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charts/chart3.xml" ContentType="application/vnd.openxmlformats-officedocument.drawingml.chart+xml"/>
  <Override PartName="/word/theme/themeOverride3.xml" ContentType="application/vnd.openxmlformats-officedocument.themeOverride+xml"/>
  <Override PartName="/word/comments.xml" ContentType="application/vnd.openxmlformats-officedocument.wordprocessingml.comments+xml"/>
  <Override PartName="/word/footer3.xml" ContentType="application/vnd.openxmlformats-officedocument.wordprocessingml.footer+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5FD61E" w14:textId="77777777" w:rsidR="003C1959" w:rsidRPr="00BD7753" w:rsidRDefault="00C70F59">
      <w:pPr>
        <w:bidi/>
        <w:rPr>
          <w:rFonts w:ascii="B Lotus" w:hAnsi="B Lotus" w:cs="B Nazanin"/>
          <w:b/>
          <w:bCs/>
          <w:sz w:val="28"/>
          <w:szCs w:val="28"/>
          <w:rtl/>
          <w:lang w:bidi="fa-IR"/>
        </w:rPr>
        <w:pPrChange w:id="2" w:author="Mehrnazi Boojari" w:date="2019-01-09T22:55:00Z">
          <w:pPr>
            <w:bidi/>
            <w:jc w:val="both"/>
          </w:pPr>
        </w:pPrChange>
      </w:pPr>
      <w:r w:rsidRPr="00BD7753">
        <w:rPr>
          <w:rFonts w:ascii="B Lotus" w:hAnsi="B Lotus" w:cs="B Nazanin" w:hint="cs"/>
          <w:b/>
          <w:bCs/>
          <w:sz w:val="28"/>
          <w:szCs w:val="28"/>
          <w:rtl/>
          <w:lang w:bidi="fa-IR"/>
        </w:rPr>
        <w:t xml:space="preserve">فهرست اجمالی </w:t>
      </w:r>
    </w:p>
    <w:p w14:paraId="4EA6171D" w14:textId="77777777" w:rsidR="006D250F" w:rsidRPr="00A663B2" w:rsidRDefault="006D250F" w:rsidP="006D250F">
      <w:pPr>
        <w:bidi/>
        <w:ind w:firstLine="227"/>
        <w:jc w:val="both"/>
        <w:rPr>
          <w:noProof/>
        </w:rPr>
      </w:pPr>
    </w:p>
    <w:p w14:paraId="54D181AF" w14:textId="77777777" w:rsidR="006D250F" w:rsidRPr="00BF4CE5" w:rsidRDefault="006D250F">
      <w:pPr>
        <w:pStyle w:val="TOC1"/>
        <w:rPr>
          <w:rFonts w:eastAsiaTheme="minorEastAsia"/>
        </w:rPr>
        <w:pPrChange w:id="3" w:author="Mehrnazi Boojari" w:date="2019-01-15T22:32:00Z">
          <w:pPr>
            <w:pStyle w:val="TOC1"/>
            <w:tabs>
              <w:tab w:val="left" w:pos="5122"/>
              <w:tab w:val="right" w:leader="dot" w:pos="8898"/>
            </w:tabs>
            <w:spacing w:before="0" w:line="240" w:lineRule="auto"/>
          </w:pPr>
        </w:pPrChange>
      </w:pPr>
      <w:r w:rsidRPr="00A663B2">
        <w:rPr>
          <w:b/>
          <w:sz w:val="22"/>
          <w:rtl/>
        </w:rPr>
        <w:fldChar w:fldCharType="begin"/>
      </w:r>
      <w:r w:rsidRPr="00A663B2">
        <w:rPr>
          <w:rtl/>
        </w:rPr>
        <w:instrText xml:space="preserve"> </w:instrText>
      </w:r>
      <w:r w:rsidRPr="00A663B2">
        <w:instrText xml:space="preserve">TOC </w:instrText>
      </w:r>
      <w:r w:rsidRPr="00A663B2">
        <w:rPr>
          <w:rtl/>
        </w:rPr>
        <w:instrText>\</w:instrText>
      </w:r>
      <w:r w:rsidRPr="00A663B2">
        <w:instrText>o "1-2" \u</w:instrText>
      </w:r>
      <w:r w:rsidRPr="00A663B2">
        <w:rPr>
          <w:rtl/>
        </w:rPr>
        <w:instrText xml:space="preserve"> </w:instrText>
      </w:r>
      <w:r w:rsidRPr="00A663B2">
        <w:rPr>
          <w:b/>
          <w:sz w:val="22"/>
          <w:rtl/>
        </w:rPr>
        <w:fldChar w:fldCharType="separate"/>
      </w:r>
      <w:r w:rsidRPr="00BF4CE5">
        <w:rPr>
          <w:rtl/>
        </w:rPr>
        <w:t>1</w:t>
      </w:r>
      <w:del w:id="4" w:author="Mehrnazi Boojari" w:date="2019-01-07T12:17:00Z">
        <w:r w:rsidRPr="00BF4CE5" w:rsidDel="002F77AF">
          <w:rPr>
            <w:rtl/>
          </w:rPr>
          <w:delText>.ف</w:delText>
        </w:r>
      </w:del>
      <w:ins w:id="5" w:author="Mehrnazi Boojari" w:date="2019-01-08T23:44:00Z">
        <w:r w:rsidR="00144BA7">
          <w:rPr>
            <w:rFonts w:hint="cs"/>
            <w:rtl/>
          </w:rPr>
          <w:t>-</w:t>
        </w:r>
      </w:ins>
      <w:ins w:id="6" w:author="Mehrnazi Boojari" w:date="2019-01-07T12:17:00Z">
        <w:r w:rsidR="002F77AF" w:rsidRPr="00BF4CE5">
          <w:rPr>
            <w:rtl/>
          </w:rPr>
          <w:t xml:space="preserve"> ف</w:t>
        </w:r>
      </w:ins>
      <w:r w:rsidRPr="00BF4CE5">
        <w:rPr>
          <w:rtl/>
        </w:rPr>
        <w:t>صل اول</w:t>
      </w:r>
      <w:del w:id="7" w:author="Mehrnazi Boojari" w:date="2019-01-07T10:35:00Z">
        <w:r w:rsidRPr="00BF4CE5" w:rsidDel="006C73A5">
          <w:rPr>
            <w:rtl/>
          </w:rPr>
          <w:delText xml:space="preserve"> : </w:delText>
        </w:r>
      </w:del>
      <w:ins w:id="8" w:author="Mehrnazi Boojari" w:date="2019-01-07T10:35:00Z">
        <w:r w:rsidR="006C73A5" w:rsidRPr="00BF4CE5">
          <w:rPr>
            <w:rtl/>
          </w:rPr>
          <w:t xml:space="preserve">: </w:t>
        </w:r>
      </w:ins>
      <w:r w:rsidRPr="00BF4CE5">
        <w:rPr>
          <w:rtl/>
        </w:rPr>
        <w:t>افق نما</w:t>
      </w:r>
      <w:r w:rsidRPr="00BF4CE5">
        <w:rPr>
          <w:rFonts w:hint="cs"/>
          <w:rtl/>
        </w:rPr>
        <w:t>یی</w:t>
      </w:r>
      <w:r w:rsidRPr="00BF4CE5">
        <w:rPr>
          <w:rtl/>
        </w:rPr>
        <w:t xml:space="preserve"> گزارش راهبرد</w:t>
      </w:r>
      <w:r w:rsidRPr="00BF4CE5">
        <w:rPr>
          <w:rFonts w:hint="cs"/>
          <w:rtl/>
        </w:rPr>
        <w:t>ی</w:t>
      </w:r>
      <w:r w:rsidRPr="00BF4CE5">
        <w:rPr>
          <w:rtl/>
        </w:rPr>
        <w:t xml:space="preserve"> مسکن روستا</w:t>
      </w:r>
      <w:r w:rsidRPr="00BF4CE5">
        <w:rPr>
          <w:rFonts w:hint="cs"/>
          <w:rtl/>
        </w:rPr>
        <w:t>یی</w:t>
      </w:r>
      <w:r w:rsidRPr="00BF4CE5">
        <w:t>.</w:t>
      </w:r>
      <w:r w:rsidRPr="00BF4CE5">
        <w:tab/>
      </w:r>
      <w:r w:rsidRPr="00BF4CE5">
        <w:fldChar w:fldCharType="begin"/>
      </w:r>
      <w:r w:rsidRPr="00BF4CE5">
        <w:instrText xml:space="preserve"> PAGEREF _Toc533781785 \h </w:instrText>
      </w:r>
      <w:r w:rsidRPr="00BF4CE5">
        <w:fldChar w:fldCharType="separate"/>
      </w:r>
      <w:r w:rsidRPr="00BF4CE5">
        <w:rPr>
          <w:rtl/>
        </w:rPr>
        <w:t>4</w:t>
      </w:r>
      <w:r w:rsidRPr="00BF4CE5">
        <w:fldChar w:fldCharType="end"/>
      </w:r>
    </w:p>
    <w:p w14:paraId="046901BA" w14:textId="77777777" w:rsidR="006D250F" w:rsidRPr="00A663B2" w:rsidRDefault="006D250F" w:rsidP="004745DB">
      <w:pPr>
        <w:pStyle w:val="TOC2"/>
        <w:tabs>
          <w:tab w:val="left" w:pos="4967"/>
          <w:tab w:val="right" w:leader="dot" w:pos="8898"/>
        </w:tabs>
        <w:bidi/>
        <w:spacing w:before="0" w:line="240" w:lineRule="auto"/>
        <w:rPr>
          <w:rFonts w:ascii="B Lotus" w:eastAsiaTheme="minorEastAsia" w:hAnsi="B Lotus" w:cs="B Lotus"/>
          <w:b w:val="0"/>
          <w:bCs w:val="0"/>
          <w:noProof/>
          <w:szCs w:val="22"/>
        </w:rPr>
      </w:pPr>
      <w:r w:rsidRPr="00A663B2">
        <w:rPr>
          <w:rFonts w:ascii="B Lotus" w:hAnsi="B Lotus" w:cs="B Lotus"/>
          <w:noProof/>
          <w:rtl/>
          <w:lang w:bidi="fa-IR"/>
        </w:rPr>
        <w:t>1</w:t>
      </w:r>
      <w:del w:id="9" w:author="Mehrnazi Boojari" w:date="2019-01-09T22:58:00Z">
        <w:r w:rsidRPr="00A663B2" w:rsidDel="004745DB">
          <w:rPr>
            <w:rFonts w:ascii="B Lotus" w:hAnsi="B Lotus" w:cs="B Lotus"/>
            <w:noProof/>
            <w:rtl/>
            <w:lang w:bidi="fa-IR"/>
          </w:rPr>
          <w:delText>.</w:delText>
        </w:r>
      </w:del>
      <w:ins w:id="10" w:author="Mehrnazi Boojari" w:date="2019-01-09T22:58:00Z">
        <w:r w:rsidR="004745DB">
          <w:rPr>
            <w:rFonts w:ascii="B Lotus" w:hAnsi="B Lotus" w:cs="B Lotus" w:hint="cs"/>
            <w:noProof/>
            <w:rtl/>
            <w:lang w:bidi="fa-IR"/>
          </w:rPr>
          <w:t>-</w:t>
        </w:r>
      </w:ins>
      <w:r w:rsidRPr="00A663B2">
        <w:rPr>
          <w:rFonts w:ascii="B Lotus" w:hAnsi="B Lotus" w:cs="B Lotus"/>
          <w:noProof/>
          <w:rtl/>
          <w:lang w:bidi="fa-IR"/>
        </w:rPr>
        <w:t>1</w:t>
      </w:r>
      <w:del w:id="11" w:author="Mehrnazi Boojari" w:date="2019-01-07T10:50:00Z">
        <w:r w:rsidRPr="00A663B2" w:rsidDel="006A1F1D">
          <w:rPr>
            <w:rFonts w:ascii="B Lotus" w:hAnsi="B Lotus" w:cs="B Lotus"/>
            <w:noProof/>
            <w:rtl/>
            <w:lang w:bidi="fa-IR"/>
          </w:rPr>
          <w:delText>.ا</w:delText>
        </w:r>
      </w:del>
      <w:ins w:id="12" w:author="Mehrnazi Boojari" w:date="2019-01-07T10:50:00Z">
        <w:r w:rsidR="006A1F1D">
          <w:rPr>
            <w:rFonts w:ascii="B Lotus" w:hAnsi="B Lotus" w:cs="B Lotus"/>
            <w:noProof/>
            <w:rtl/>
            <w:lang w:bidi="fa-IR"/>
          </w:rPr>
          <w:t xml:space="preserve"> ا</w:t>
        </w:r>
      </w:ins>
      <w:r w:rsidRPr="00A663B2">
        <w:rPr>
          <w:rFonts w:ascii="B Lotus" w:hAnsi="B Lotus" w:cs="B Lotus"/>
          <w:noProof/>
          <w:rtl/>
          <w:lang w:bidi="fa-IR"/>
        </w:rPr>
        <w:t>فق نما</w:t>
      </w:r>
      <w:r w:rsidRPr="00A663B2">
        <w:rPr>
          <w:rFonts w:ascii="B Lotus" w:hAnsi="B Lotus" w:cs="B Lotus" w:hint="cs"/>
          <w:noProof/>
          <w:rtl/>
          <w:lang w:bidi="fa-IR"/>
        </w:rPr>
        <w:t>یی</w:t>
      </w:r>
      <w:r w:rsidRPr="00A663B2">
        <w:rPr>
          <w:rFonts w:ascii="B Lotus" w:hAnsi="B Lotus" w:cs="B Lotus"/>
          <w:noProof/>
          <w:rtl/>
          <w:lang w:bidi="fa-IR"/>
        </w:rPr>
        <w:t xml:space="preserve"> انقلاب اسلام</w:t>
      </w:r>
      <w:r w:rsidRPr="00A663B2">
        <w:rPr>
          <w:rFonts w:ascii="B Lotus" w:hAnsi="B Lotus" w:cs="B Lotus" w:hint="cs"/>
          <w:noProof/>
          <w:rtl/>
          <w:lang w:bidi="fa-IR"/>
        </w:rPr>
        <w:t>ی</w:t>
      </w:r>
      <w:del w:id="13" w:author="Mehrnazi Boojari" w:date="2019-01-07T09:47:00Z">
        <w:r w:rsidRPr="00A663B2" w:rsidDel="006F7CCF">
          <w:rPr>
            <w:rFonts w:ascii="B Lotus" w:hAnsi="B Lotus" w:cs="B Lotus"/>
            <w:noProof/>
            <w:rtl/>
            <w:lang w:bidi="fa-IR"/>
          </w:rPr>
          <w:delText xml:space="preserve"> ؛</w:delText>
        </w:r>
      </w:del>
      <w:ins w:id="14" w:author="Mehrnazi Boojari" w:date="2019-01-07T09:47:00Z">
        <w:r w:rsidR="006F7CCF">
          <w:rPr>
            <w:rFonts w:ascii="B Lotus" w:hAnsi="B Lotus" w:cs="B Lotus"/>
            <w:noProof/>
            <w:rtl/>
            <w:lang w:bidi="fa-IR"/>
          </w:rPr>
          <w:t>؛</w:t>
        </w:r>
      </w:ins>
      <w:r w:rsidRPr="00A663B2">
        <w:rPr>
          <w:rFonts w:ascii="B Lotus" w:hAnsi="B Lotus" w:cs="B Lotus"/>
          <w:noProof/>
          <w:rtl/>
          <w:lang w:bidi="fa-IR"/>
        </w:rPr>
        <w:t xml:space="preserve"> تشک</w:t>
      </w:r>
      <w:r w:rsidRPr="00A663B2">
        <w:rPr>
          <w:rFonts w:ascii="B Lotus" w:hAnsi="B Lotus" w:cs="B Lotus" w:hint="cs"/>
          <w:noProof/>
          <w:rtl/>
          <w:lang w:bidi="fa-IR"/>
        </w:rPr>
        <w:t>ی</w:t>
      </w:r>
      <w:r w:rsidRPr="00A663B2">
        <w:rPr>
          <w:rFonts w:ascii="B Lotus" w:hAnsi="B Lotus" w:cs="B Lotus" w:hint="eastAsia"/>
          <w:noProof/>
          <w:rtl/>
          <w:lang w:bidi="fa-IR"/>
        </w:rPr>
        <w:t>ل</w:t>
      </w:r>
      <w:r w:rsidRPr="00A663B2">
        <w:rPr>
          <w:rFonts w:ascii="B Lotus" w:hAnsi="B Lotus" w:cs="B Lotus"/>
          <w:noProof/>
          <w:rtl/>
          <w:lang w:bidi="fa-IR"/>
        </w:rPr>
        <w:t xml:space="preserve"> تمدن نو</w:t>
      </w:r>
      <w:r w:rsidRPr="00A663B2">
        <w:rPr>
          <w:rFonts w:ascii="B Lotus" w:hAnsi="B Lotus" w:cs="B Lotus" w:hint="cs"/>
          <w:noProof/>
          <w:rtl/>
          <w:lang w:bidi="fa-IR"/>
        </w:rPr>
        <w:t>ی</w:t>
      </w:r>
      <w:r w:rsidRPr="00A663B2">
        <w:rPr>
          <w:rFonts w:ascii="B Lotus" w:hAnsi="B Lotus" w:cs="B Lotus" w:hint="eastAsia"/>
          <w:noProof/>
          <w:rtl/>
          <w:lang w:bidi="fa-IR"/>
        </w:rPr>
        <w:t>ن</w:t>
      </w:r>
      <w:r w:rsidRPr="00A663B2">
        <w:rPr>
          <w:rFonts w:ascii="B Lotus" w:hAnsi="B Lotus" w:cs="B Lotus"/>
          <w:noProof/>
          <w:rtl/>
          <w:lang w:bidi="fa-IR"/>
        </w:rPr>
        <w:t xml:space="preserve"> اسلام</w:t>
      </w:r>
      <w:r w:rsidRPr="00A663B2">
        <w:rPr>
          <w:rFonts w:ascii="B Lotus" w:hAnsi="B Lotus" w:cs="B Lotus" w:hint="cs"/>
          <w:noProof/>
          <w:rtl/>
          <w:lang w:bidi="fa-IR"/>
        </w:rPr>
        <w:t>ی</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_Toc533781786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6</w:t>
      </w:r>
      <w:r w:rsidRPr="00A663B2">
        <w:rPr>
          <w:rFonts w:ascii="B Lotus" w:hAnsi="B Lotus" w:cs="B Lotus"/>
          <w:noProof/>
        </w:rPr>
        <w:fldChar w:fldCharType="end"/>
      </w:r>
    </w:p>
    <w:p w14:paraId="4B73E64E" w14:textId="77777777" w:rsidR="006D250F" w:rsidRPr="00A663B2" w:rsidRDefault="006D250F" w:rsidP="00144BA7">
      <w:pPr>
        <w:pStyle w:val="TOC2"/>
        <w:tabs>
          <w:tab w:val="left" w:pos="5233"/>
          <w:tab w:val="right" w:leader="dot" w:pos="8898"/>
        </w:tabs>
        <w:bidi/>
        <w:spacing w:before="0" w:line="240" w:lineRule="auto"/>
        <w:rPr>
          <w:rFonts w:ascii="B Lotus" w:eastAsiaTheme="minorEastAsia" w:hAnsi="B Lotus" w:cs="B Lotus"/>
          <w:b w:val="0"/>
          <w:bCs w:val="0"/>
          <w:noProof/>
          <w:szCs w:val="22"/>
        </w:rPr>
      </w:pPr>
      <w:del w:id="15" w:author="Mehrnazi Boojari" w:date="2019-01-07T22:51:00Z">
        <w:r w:rsidRPr="00A663B2" w:rsidDel="005504DB">
          <w:rPr>
            <w:rFonts w:ascii="B Lotus" w:hAnsi="B Lotus" w:cs="B Lotus"/>
            <w:noProof/>
            <w:rtl/>
            <w:lang w:bidi="fa-IR"/>
          </w:rPr>
          <w:delText>1</w:delText>
        </w:r>
      </w:del>
      <w:ins w:id="16" w:author="Mehrnazi Boojari" w:date="2019-01-09T22:58:00Z">
        <w:r w:rsidR="004745DB">
          <w:rPr>
            <w:rFonts w:ascii="B Lotus" w:hAnsi="B Lotus" w:cs="B Lotus" w:hint="cs"/>
            <w:noProof/>
            <w:rtl/>
            <w:lang w:bidi="fa-IR"/>
          </w:rPr>
          <w:t>1-2</w:t>
        </w:r>
      </w:ins>
      <w:del w:id="17" w:author="Mehrnazi Boojari" w:date="2019-01-09T22:58:00Z">
        <w:r w:rsidRPr="00A663B2" w:rsidDel="004745DB">
          <w:rPr>
            <w:rFonts w:ascii="B Lotus" w:hAnsi="B Lotus" w:cs="B Lotus"/>
            <w:noProof/>
            <w:rtl/>
            <w:lang w:bidi="fa-IR"/>
          </w:rPr>
          <w:delText>.</w:delText>
        </w:r>
      </w:del>
      <w:del w:id="18" w:author="Mehrnazi Boojari" w:date="2019-01-07T22:51:00Z">
        <w:r w:rsidRPr="00A663B2" w:rsidDel="005504DB">
          <w:rPr>
            <w:rFonts w:ascii="B Lotus" w:hAnsi="B Lotus" w:cs="B Lotus"/>
            <w:noProof/>
            <w:rtl/>
            <w:lang w:bidi="fa-IR"/>
          </w:rPr>
          <w:delText>2</w:delText>
        </w:r>
      </w:del>
      <w:del w:id="19" w:author="Mehrnazi Boojari" w:date="2019-01-07T12:17:00Z">
        <w:r w:rsidRPr="00A663B2" w:rsidDel="002F77AF">
          <w:rPr>
            <w:rFonts w:ascii="B Lotus" w:hAnsi="B Lotus" w:cs="B Lotus"/>
            <w:noProof/>
            <w:rtl/>
            <w:lang w:bidi="fa-IR"/>
          </w:rPr>
          <w:delText>.م</w:delText>
        </w:r>
      </w:del>
      <w:ins w:id="20" w:author="Mehrnazi Boojari" w:date="2019-01-07T12:17:00Z">
        <w:r w:rsidR="002F77AF">
          <w:rPr>
            <w:rFonts w:ascii="B Lotus" w:hAnsi="B Lotus" w:cs="B Lotus"/>
            <w:noProof/>
            <w:rtl/>
            <w:lang w:bidi="fa-IR"/>
          </w:rPr>
          <w:t xml:space="preserve"> م</w:t>
        </w:r>
      </w:ins>
      <w:r w:rsidRPr="00A663B2">
        <w:rPr>
          <w:rFonts w:ascii="B Lotus" w:hAnsi="B Lotus" w:cs="B Lotus"/>
          <w:noProof/>
          <w:rtl/>
          <w:lang w:bidi="fa-IR"/>
        </w:rPr>
        <w:t>رحله دولت اسلام</w:t>
      </w:r>
      <w:r w:rsidRPr="00A663B2">
        <w:rPr>
          <w:rFonts w:ascii="B Lotus" w:hAnsi="B Lotus" w:cs="B Lotus" w:hint="cs"/>
          <w:noProof/>
          <w:rtl/>
          <w:lang w:bidi="fa-IR"/>
        </w:rPr>
        <w:t>ی</w:t>
      </w:r>
      <w:r w:rsidRPr="00A663B2">
        <w:rPr>
          <w:rFonts w:ascii="B Lotus" w:hAnsi="B Lotus" w:cs="B Lotus"/>
          <w:noProof/>
          <w:rtl/>
          <w:lang w:bidi="fa-IR"/>
        </w:rPr>
        <w:t xml:space="preserve"> و چالش</w:t>
      </w:r>
      <w:del w:id="21" w:author="Mehrnazi Boojari" w:date="2019-01-07T09:46:00Z">
        <w:r w:rsidRPr="00A663B2" w:rsidDel="006F7CCF">
          <w:rPr>
            <w:rFonts w:ascii="B Lotus" w:hAnsi="B Lotus" w:cs="B Lotus"/>
            <w:noProof/>
            <w:rtl/>
            <w:lang w:bidi="fa-IR"/>
          </w:rPr>
          <w:delText xml:space="preserve"> ها</w:delText>
        </w:r>
        <w:r w:rsidRPr="00A663B2" w:rsidDel="006F7CCF">
          <w:rPr>
            <w:rFonts w:ascii="B Lotus" w:hAnsi="B Lotus" w:cs="B Lotus" w:hint="cs"/>
            <w:noProof/>
            <w:rtl/>
            <w:lang w:bidi="fa-IR"/>
          </w:rPr>
          <w:delText>ی</w:delText>
        </w:r>
        <w:r w:rsidRPr="00A663B2" w:rsidDel="006F7CCF">
          <w:rPr>
            <w:rFonts w:ascii="B Lotus" w:hAnsi="B Lotus" w:cs="B Lotus"/>
            <w:noProof/>
            <w:rtl/>
            <w:lang w:bidi="fa-IR"/>
          </w:rPr>
          <w:delText xml:space="preserve"> </w:delText>
        </w:r>
      </w:del>
      <w:ins w:id="22" w:author="Mehrnazi Boojari" w:date="2019-01-07T09:46:00Z">
        <w:r w:rsidR="006F7CCF">
          <w:rPr>
            <w:rFonts w:ascii="B Lotus" w:hAnsi="B Lotus" w:cs="B Lotus" w:hint="cs"/>
            <w:noProof/>
            <w:rtl/>
            <w:lang w:bidi="fa-IR"/>
          </w:rPr>
          <w:t>‌</w:t>
        </w:r>
        <w:r w:rsidR="006F7CCF">
          <w:rPr>
            <w:rFonts w:ascii="B Lotus" w:hAnsi="B Lotus" w:cs="B Lotus"/>
            <w:noProof/>
            <w:rtl/>
            <w:lang w:bidi="fa-IR"/>
          </w:rPr>
          <w:t xml:space="preserve">های </w:t>
        </w:r>
      </w:ins>
      <w:r w:rsidRPr="00A663B2">
        <w:rPr>
          <w:rFonts w:ascii="B Lotus" w:hAnsi="B Lotus" w:cs="B Lotus"/>
          <w:noProof/>
          <w:rtl/>
          <w:lang w:bidi="fa-IR"/>
        </w:rPr>
        <w:t>پ</w:t>
      </w:r>
      <w:r w:rsidRPr="00A663B2">
        <w:rPr>
          <w:rFonts w:ascii="B Lotus" w:hAnsi="B Lotus" w:cs="B Lotus" w:hint="cs"/>
          <w:noProof/>
          <w:rtl/>
          <w:lang w:bidi="fa-IR"/>
        </w:rPr>
        <w:t>ی</w:t>
      </w:r>
      <w:r w:rsidRPr="00A663B2">
        <w:rPr>
          <w:rFonts w:ascii="B Lotus" w:hAnsi="B Lotus" w:cs="B Lotus" w:hint="eastAsia"/>
          <w:noProof/>
          <w:rtl/>
          <w:lang w:bidi="fa-IR"/>
        </w:rPr>
        <w:t>ش</w:t>
      </w:r>
      <w:ins w:id="23" w:author="Mehrnazi Boojari" w:date="2019-01-07T23:25:00Z">
        <w:r w:rsidR="00397B9A">
          <w:rPr>
            <w:rFonts w:ascii="B Lotus" w:hAnsi="B Lotus" w:cs="B Nazanin" w:hint="cs"/>
            <w:noProof/>
            <w:rtl/>
            <w:lang w:bidi="fa-IR"/>
          </w:rPr>
          <w:t>‌</w:t>
        </w:r>
      </w:ins>
      <w:del w:id="24" w:author="Mehrnazi Boojari" w:date="2019-01-07T23:25:00Z">
        <w:r w:rsidRPr="00A663B2" w:rsidDel="00397B9A">
          <w:rPr>
            <w:rFonts w:ascii="B Lotus" w:hAnsi="B Lotus" w:cs="B Lotus"/>
            <w:noProof/>
            <w:rtl/>
            <w:lang w:bidi="fa-IR"/>
          </w:rPr>
          <w:delText xml:space="preserve"> </w:delText>
        </w:r>
      </w:del>
      <w:r w:rsidRPr="00A663B2">
        <w:rPr>
          <w:rFonts w:ascii="B Lotus" w:hAnsi="B Lotus" w:cs="B Lotus"/>
          <w:noProof/>
          <w:rtl/>
          <w:lang w:bidi="fa-IR"/>
        </w:rPr>
        <w:t>رو</w:t>
      </w:r>
      <w:r w:rsidRPr="00A663B2">
        <w:rPr>
          <w:rFonts w:ascii="B Lotus" w:hAnsi="B Lotus" w:cs="B Lotus" w:hint="cs"/>
          <w:noProof/>
          <w:rtl/>
          <w:lang w:bidi="fa-IR"/>
        </w:rPr>
        <w:t>ی</w:t>
      </w:r>
      <w:r w:rsidRPr="00A663B2">
        <w:rPr>
          <w:rFonts w:ascii="B Lotus" w:hAnsi="B Lotus" w:cs="B Lotus"/>
          <w:noProof/>
          <w:rtl/>
          <w:lang w:bidi="fa-IR"/>
        </w:rPr>
        <w:t xml:space="preserve"> ا</w:t>
      </w:r>
      <w:r w:rsidRPr="00A663B2">
        <w:rPr>
          <w:rFonts w:ascii="B Lotus" w:hAnsi="B Lotus" w:cs="B Lotus" w:hint="cs"/>
          <w:noProof/>
          <w:rtl/>
          <w:lang w:bidi="fa-IR"/>
        </w:rPr>
        <w:t>ی</w:t>
      </w:r>
      <w:r w:rsidRPr="00A663B2">
        <w:rPr>
          <w:rFonts w:ascii="B Lotus" w:hAnsi="B Lotus" w:cs="B Lotus" w:hint="eastAsia"/>
          <w:noProof/>
          <w:rtl/>
          <w:lang w:bidi="fa-IR"/>
        </w:rPr>
        <w:t>ن</w:t>
      </w:r>
      <w:r w:rsidRPr="00A663B2">
        <w:rPr>
          <w:rFonts w:ascii="B Lotus" w:hAnsi="B Lotus" w:cs="B Lotus"/>
          <w:noProof/>
          <w:rtl/>
          <w:lang w:bidi="fa-IR"/>
        </w:rPr>
        <w:t xml:space="preserve"> مرحله</w:t>
      </w:r>
      <w:del w:id="25" w:author="Mehrnazi Boojari" w:date="2019-01-07T23:25:00Z">
        <w:r w:rsidRPr="00A663B2" w:rsidDel="00397B9A">
          <w:rPr>
            <w:rFonts w:ascii="B Lotus" w:hAnsi="B Lotus" w:cs="B Lotus"/>
            <w:noProof/>
            <w:lang w:bidi="fa-IR"/>
          </w:rPr>
          <w:delText>.</w:delText>
        </w:r>
      </w:del>
      <w:ins w:id="26" w:author="Mehrnazi Boojari" w:date="2019-01-07T23:25:00Z">
        <w:r w:rsidR="00397B9A">
          <w:rPr>
            <w:rFonts w:ascii="B Lotus" w:hAnsi="B Lotus" w:cs="B Lotus" w:hint="cs"/>
            <w:noProof/>
            <w:rtl/>
            <w:lang w:bidi="fa-IR"/>
          </w:rPr>
          <w:t>....</w:t>
        </w:r>
      </w:ins>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_Toc533781787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10</w:t>
      </w:r>
      <w:r w:rsidRPr="00A663B2">
        <w:rPr>
          <w:rFonts w:ascii="B Lotus" w:hAnsi="B Lotus" w:cs="B Lotus"/>
          <w:noProof/>
        </w:rPr>
        <w:fldChar w:fldCharType="end"/>
      </w:r>
    </w:p>
    <w:p w14:paraId="38571ED8" w14:textId="77777777" w:rsidR="006D250F" w:rsidRPr="00A663B2" w:rsidRDefault="006D250F" w:rsidP="00144BA7">
      <w:pPr>
        <w:pStyle w:val="TOC2"/>
        <w:tabs>
          <w:tab w:val="left" w:pos="8564"/>
          <w:tab w:val="right" w:leader="dot" w:pos="8898"/>
        </w:tabs>
        <w:bidi/>
        <w:spacing w:before="0" w:line="240" w:lineRule="auto"/>
        <w:rPr>
          <w:rFonts w:ascii="B Lotus" w:eastAsiaTheme="minorEastAsia" w:hAnsi="B Lotus" w:cs="B Lotus"/>
          <w:b w:val="0"/>
          <w:bCs w:val="0"/>
          <w:noProof/>
          <w:szCs w:val="22"/>
        </w:rPr>
      </w:pPr>
      <w:del w:id="27" w:author="Mehrnazi Boojari" w:date="2019-01-07T22:51:00Z">
        <w:r w:rsidRPr="00A663B2" w:rsidDel="005504DB">
          <w:rPr>
            <w:rFonts w:ascii="B Lotus" w:hAnsi="B Lotus" w:cs="B Lotus"/>
            <w:noProof/>
            <w:rtl/>
            <w:lang w:bidi="fa-IR"/>
          </w:rPr>
          <w:delText>1</w:delText>
        </w:r>
      </w:del>
      <w:ins w:id="28" w:author="Mehrnazi Boojari" w:date="2019-01-09T22:59:00Z">
        <w:r w:rsidR="004745DB">
          <w:rPr>
            <w:rFonts w:ascii="B Lotus" w:hAnsi="B Lotus" w:cs="B Lotus" w:hint="cs"/>
            <w:noProof/>
            <w:rtl/>
            <w:lang w:bidi="fa-IR"/>
          </w:rPr>
          <w:t>1-3</w:t>
        </w:r>
      </w:ins>
      <w:del w:id="29" w:author="Mehrnazi Boojari" w:date="2019-01-09T22:59:00Z">
        <w:r w:rsidRPr="00A663B2" w:rsidDel="004745DB">
          <w:rPr>
            <w:rFonts w:ascii="B Lotus" w:hAnsi="B Lotus" w:cs="B Lotus"/>
            <w:noProof/>
            <w:rtl/>
            <w:lang w:bidi="fa-IR"/>
          </w:rPr>
          <w:delText>.</w:delText>
        </w:r>
      </w:del>
      <w:del w:id="30" w:author="Mehrnazi Boojari" w:date="2019-01-07T22:51:00Z">
        <w:r w:rsidRPr="00A663B2" w:rsidDel="005504DB">
          <w:rPr>
            <w:rFonts w:ascii="B Lotus" w:hAnsi="B Lotus" w:cs="B Lotus"/>
            <w:noProof/>
            <w:rtl/>
            <w:lang w:bidi="fa-IR"/>
          </w:rPr>
          <w:delText>3</w:delText>
        </w:r>
      </w:del>
      <w:del w:id="31" w:author="Mehrnazi Boojari" w:date="2019-01-07T12:17:00Z">
        <w:r w:rsidRPr="00A663B2" w:rsidDel="002F77AF">
          <w:rPr>
            <w:rFonts w:ascii="B Lotus" w:hAnsi="B Lotus" w:cs="B Lotus"/>
            <w:noProof/>
            <w:rtl/>
            <w:lang w:bidi="fa-IR"/>
          </w:rPr>
          <w:delText>.م</w:delText>
        </w:r>
      </w:del>
      <w:ins w:id="32" w:author="Mehrnazi Boojari" w:date="2019-01-07T12:17:00Z">
        <w:r w:rsidR="002F77AF">
          <w:rPr>
            <w:rFonts w:ascii="B Lotus" w:hAnsi="B Lotus" w:cs="B Lotus"/>
            <w:noProof/>
            <w:rtl/>
            <w:lang w:bidi="fa-IR"/>
          </w:rPr>
          <w:t xml:space="preserve"> م</w:t>
        </w:r>
      </w:ins>
      <w:r w:rsidRPr="00A663B2">
        <w:rPr>
          <w:rFonts w:ascii="B Lotus" w:hAnsi="B Lotus" w:cs="B Lotus"/>
          <w:noProof/>
          <w:rtl/>
          <w:lang w:bidi="fa-IR"/>
        </w:rPr>
        <w:t>د</w:t>
      </w:r>
      <w:r w:rsidRPr="00A663B2">
        <w:rPr>
          <w:rFonts w:ascii="B Lotus" w:hAnsi="B Lotus" w:cs="B Lotus" w:hint="cs"/>
          <w:noProof/>
          <w:rtl/>
          <w:lang w:bidi="fa-IR"/>
        </w:rPr>
        <w:t>ی</w:t>
      </w:r>
      <w:r w:rsidRPr="00A663B2">
        <w:rPr>
          <w:rFonts w:ascii="B Lotus" w:hAnsi="B Lotus" w:cs="B Lotus" w:hint="eastAsia"/>
          <w:noProof/>
          <w:rtl/>
          <w:lang w:bidi="fa-IR"/>
        </w:rPr>
        <w:t>ر</w:t>
      </w:r>
      <w:r w:rsidRPr="00A663B2">
        <w:rPr>
          <w:rFonts w:ascii="B Lotus" w:hAnsi="B Lotus" w:cs="B Lotus" w:hint="cs"/>
          <w:noProof/>
          <w:rtl/>
          <w:lang w:bidi="fa-IR"/>
        </w:rPr>
        <w:t>ی</w:t>
      </w:r>
      <w:r w:rsidRPr="00A663B2">
        <w:rPr>
          <w:rFonts w:ascii="B Lotus" w:hAnsi="B Lotus" w:cs="B Lotus" w:hint="eastAsia"/>
          <w:noProof/>
          <w:rtl/>
          <w:lang w:bidi="fa-IR"/>
        </w:rPr>
        <w:t>ت</w:t>
      </w:r>
      <w:r w:rsidRPr="00A663B2">
        <w:rPr>
          <w:rFonts w:ascii="B Lotus" w:hAnsi="B Lotus" w:cs="B Lotus"/>
          <w:noProof/>
          <w:rtl/>
          <w:lang w:bidi="fa-IR"/>
        </w:rPr>
        <w:t xml:space="preserve"> تحولات؛ لازمه گفتمان‌ساز</w:t>
      </w:r>
      <w:r w:rsidRPr="00A663B2">
        <w:rPr>
          <w:rFonts w:ascii="B Lotus" w:hAnsi="B Lotus" w:cs="B Lotus" w:hint="cs"/>
          <w:noProof/>
          <w:rtl/>
          <w:lang w:bidi="fa-IR"/>
        </w:rPr>
        <w:t>ی</w:t>
      </w:r>
      <w:r w:rsidRPr="00A663B2">
        <w:rPr>
          <w:rFonts w:ascii="B Lotus" w:hAnsi="B Lotus" w:cs="B Lotus"/>
          <w:noProof/>
          <w:rtl/>
          <w:lang w:bidi="fa-IR"/>
        </w:rPr>
        <w:t xml:space="preserve"> در جامعه به غرض حل چالش‌ها</w:t>
      </w:r>
      <w:r w:rsidRPr="00A663B2">
        <w:rPr>
          <w:rFonts w:ascii="B Lotus" w:hAnsi="B Lotus" w:cs="B Lotus" w:hint="cs"/>
          <w:noProof/>
          <w:rtl/>
          <w:lang w:bidi="fa-IR"/>
        </w:rPr>
        <w:t>ی</w:t>
      </w:r>
      <w:r w:rsidRPr="00A663B2">
        <w:rPr>
          <w:rFonts w:ascii="B Lotus" w:hAnsi="B Lotus" w:cs="B Lotus"/>
          <w:noProof/>
          <w:rtl/>
          <w:lang w:bidi="fa-IR"/>
        </w:rPr>
        <w:t xml:space="preserve"> مرحله دولت اسلام</w:t>
      </w:r>
      <w:r w:rsidRPr="00A663B2">
        <w:rPr>
          <w:rFonts w:ascii="B Lotus" w:hAnsi="B Lotus" w:cs="B Lotus" w:hint="cs"/>
          <w:noProof/>
          <w:rtl/>
          <w:lang w:bidi="fa-IR"/>
        </w:rPr>
        <w:t>ی</w:t>
      </w:r>
      <w:r w:rsidR="00A663B2">
        <w:rPr>
          <w:rFonts w:ascii="Times New Roman" w:hAnsi="Times New Roman" w:cs="Times New Roman"/>
          <w:b w:val="0"/>
          <w:bCs w:val="0"/>
          <w:noProof/>
          <w:lang w:bidi="fa-IR"/>
        </w:rPr>
        <w:t>.</w:t>
      </w:r>
      <w:del w:id="33" w:author="Mehrnazi Boojari" w:date="2019-01-09T22:59:00Z">
        <w:r w:rsidR="00A663B2" w:rsidDel="004745DB">
          <w:rPr>
            <w:rFonts w:ascii="Times New Roman" w:hAnsi="Times New Roman" w:cs="Times New Roman"/>
            <w:b w:val="0"/>
            <w:bCs w:val="0"/>
            <w:noProof/>
            <w:lang w:bidi="fa-IR"/>
          </w:rPr>
          <w:delText>.</w:delText>
        </w:r>
      </w:del>
      <w:r w:rsidRPr="00A663B2">
        <w:rPr>
          <w:rFonts w:ascii="Times New Roman" w:hAnsi="Times New Roman" w:cs="Times New Roman"/>
          <w:b w:val="0"/>
          <w:bCs w:val="0"/>
          <w:noProof/>
          <w:lang w:bidi="fa-IR"/>
        </w:rPr>
        <w:t>…</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_Toc533781788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11</w:t>
      </w:r>
      <w:r w:rsidRPr="00A663B2">
        <w:rPr>
          <w:rFonts w:ascii="B Lotus" w:hAnsi="B Lotus" w:cs="B Lotus"/>
          <w:noProof/>
        </w:rPr>
        <w:fldChar w:fldCharType="end"/>
      </w:r>
    </w:p>
    <w:p w14:paraId="01471C83" w14:textId="77777777" w:rsidR="006D250F" w:rsidRPr="00A663B2" w:rsidRDefault="006D250F" w:rsidP="00144BA7">
      <w:pPr>
        <w:pStyle w:val="TOC2"/>
        <w:tabs>
          <w:tab w:val="left" w:pos="7387"/>
          <w:tab w:val="right" w:leader="dot" w:pos="8898"/>
        </w:tabs>
        <w:bidi/>
        <w:spacing w:before="0" w:line="240" w:lineRule="auto"/>
        <w:rPr>
          <w:rFonts w:ascii="B Lotus" w:eastAsiaTheme="minorEastAsia" w:hAnsi="B Lotus" w:cs="B Lotus"/>
          <w:b w:val="0"/>
          <w:bCs w:val="0"/>
          <w:noProof/>
          <w:szCs w:val="22"/>
        </w:rPr>
      </w:pPr>
      <w:del w:id="34" w:author="Mehrnazi Boojari" w:date="2019-01-07T22:51:00Z">
        <w:r w:rsidRPr="00A663B2" w:rsidDel="005504DB">
          <w:rPr>
            <w:rFonts w:ascii="B Lotus" w:hAnsi="B Lotus" w:cs="B Lotus"/>
            <w:noProof/>
            <w:rtl/>
            <w:lang w:bidi="fa-IR"/>
          </w:rPr>
          <w:delText>1</w:delText>
        </w:r>
      </w:del>
      <w:ins w:id="35" w:author="Mehrnazi Boojari" w:date="2019-01-09T22:59:00Z">
        <w:r w:rsidR="004745DB">
          <w:rPr>
            <w:rFonts w:ascii="B Lotus" w:hAnsi="B Lotus" w:cs="B Lotus" w:hint="cs"/>
            <w:noProof/>
            <w:rtl/>
            <w:lang w:bidi="fa-IR"/>
          </w:rPr>
          <w:t>1-4</w:t>
        </w:r>
      </w:ins>
      <w:del w:id="36" w:author="Mehrnazi Boojari" w:date="2019-01-09T22:59:00Z">
        <w:r w:rsidRPr="00A663B2" w:rsidDel="004745DB">
          <w:rPr>
            <w:rFonts w:ascii="B Lotus" w:hAnsi="B Lotus" w:cs="B Lotus"/>
            <w:noProof/>
            <w:rtl/>
            <w:lang w:bidi="fa-IR"/>
          </w:rPr>
          <w:delText>.</w:delText>
        </w:r>
      </w:del>
      <w:del w:id="37" w:author="Mehrnazi Boojari" w:date="2019-01-07T22:51:00Z">
        <w:r w:rsidRPr="00A663B2" w:rsidDel="005504DB">
          <w:rPr>
            <w:rFonts w:ascii="B Lotus" w:hAnsi="B Lotus" w:cs="B Lotus"/>
            <w:noProof/>
            <w:rtl/>
            <w:lang w:bidi="fa-IR"/>
          </w:rPr>
          <w:delText>4</w:delText>
        </w:r>
      </w:del>
      <w:del w:id="38" w:author="Mehrnazi Boojari" w:date="2019-01-07T12:18:00Z">
        <w:r w:rsidRPr="00A663B2" w:rsidDel="002F77AF">
          <w:rPr>
            <w:rFonts w:ascii="B Lotus" w:hAnsi="B Lotus" w:cs="B Lotus"/>
            <w:noProof/>
            <w:rtl/>
            <w:lang w:bidi="fa-IR"/>
          </w:rPr>
          <w:delText>.گ</w:delText>
        </w:r>
      </w:del>
      <w:ins w:id="39" w:author="Mehrnazi Boojari" w:date="2019-01-07T12:18:00Z">
        <w:r w:rsidR="002F77AF">
          <w:rPr>
            <w:rFonts w:ascii="B Lotus" w:hAnsi="B Lotus" w:cs="B Lotus"/>
            <w:noProof/>
            <w:rtl/>
            <w:lang w:bidi="fa-IR"/>
          </w:rPr>
          <w:t xml:space="preserve"> گ</w:t>
        </w:r>
      </w:ins>
      <w:r w:rsidRPr="00A663B2">
        <w:rPr>
          <w:rFonts w:ascii="B Lotus" w:hAnsi="B Lotus" w:cs="B Lotus"/>
          <w:noProof/>
          <w:rtl/>
          <w:lang w:bidi="fa-IR"/>
        </w:rPr>
        <w:t>زارش راهبرد</w:t>
      </w:r>
      <w:r w:rsidRPr="00A663B2">
        <w:rPr>
          <w:rFonts w:ascii="B Lotus" w:hAnsi="B Lotus" w:cs="B Lotus" w:hint="cs"/>
          <w:noProof/>
          <w:rtl/>
          <w:lang w:bidi="fa-IR"/>
        </w:rPr>
        <w:t>ی</w:t>
      </w:r>
      <w:del w:id="40" w:author="Mehrnazi Boojari" w:date="2019-01-07T09:47:00Z">
        <w:r w:rsidRPr="00A663B2" w:rsidDel="006F7CCF">
          <w:rPr>
            <w:rFonts w:ascii="B Lotus" w:hAnsi="B Lotus" w:cs="B Lotus"/>
            <w:noProof/>
            <w:rtl/>
            <w:lang w:bidi="fa-IR"/>
          </w:rPr>
          <w:delText xml:space="preserve"> ؛</w:delText>
        </w:r>
      </w:del>
      <w:ins w:id="41" w:author="Mehrnazi Boojari" w:date="2019-01-07T09:47:00Z">
        <w:r w:rsidR="006F7CCF">
          <w:rPr>
            <w:rFonts w:ascii="B Lotus" w:hAnsi="B Lotus" w:cs="B Lotus"/>
            <w:noProof/>
            <w:rtl/>
            <w:lang w:bidi="fa-IR"/>
          </w:rPr>
          <w:t>؛</w:t>
        </w:r>
      </w:ins>
      <w:r w:rsidRPr="00A663B2">
        <w:rPr>
          <w:rFonts w:ascii="B Lotus" w:hAnsi="B Lotus" w:cs="B Lotus"/>
          <w:noProof/>
          <w:rtl/>
          <w:lang w:bidi="fa-IR"/>
        </w:rPr>
        <w:t xml:space="preserve"> ابزار به</w:t>
      </w:r>
      <w:r w:rsidRPr="00A663B2">
        <w:rPr>
          <w:rFonts w:ascii="B Lotus" w:hAnsi="B Lotus" w:cs="B Lotus" w:hint="cs"/>
          <w:noProof/>
          <w:rtl/>
          <w:lang w:bidi="fa-IR"/>
        </w:rPr>
        <w:t>ی</w:t>
      </w:r>
      <w:r w:rsidRPr="00A663B2">
        <w:rPr>
          <w:rFonts w:ascii="B Lotus" w:hAnsi="B Lotus" w:cs="B Lotus" w:hint="eastAsia"/>
          <w:noProof/>
          <w:rtl/>
          <w:lang w:bidi="fa-IR"/>
        </w:rPr>
        <w:t>نه</w:t>
      </w:r>
      <w:del w:id="42" w:author="Mehrnazi Boojari" w:date="2019-01-07T09:52:00Z">
        <w:r w:rsidRPr="00A663B2" w:rsidDel="006F7CCF">
          <w:rPr>
            <w:rFonts w:ascii="B Lotus" w:hAnsi="B Lotus" w:cs="B Lotus"/>
            <w:noProof/>
            <w:rtl/>
            <w:lang w:bidi="fa-IR"/>
          </w:rPr>
          <w:delText xml:space="preserve"> ساز</w:delText>
        </w:r>
        <w:r w:rsidRPr="00A663B2" w:rsidDel="006F7CCF">
          <w:rPr>
            <w:rFonts w:ascii="B Lotus" w:hAnsi="B Lotus" w:cs="B Lotus" w:hint="cs"/>
            <w:noProof/>
            <w:rtl/>
            <w:lang w:bidi="fa-IR"/>
          </w:rPr>
          <w:delText>ی</w:delText>
        </w:r>
        <w:r w:rsidRPr="00A663B2" w:rsidDel="006F7CCF">
          <w:rPr>
            <w:rFonts w:ascii="B Lotus" w:hAnsi="B Lotus" w:cs="B Lotus"/>
            <w:noProof/>
            <w:rtl/>
            <w:lang w:bidi="fa-IR"/>
          </w:rPr>
          <w:delText xml:space="preserve"> </w:delText>
        </w:r>
      </w:del>
      <w:ins w:id="43" w:author="Mehrnazi Boojari" w:date="2019-01-07T09:52:00Z">
        <w:r w:rsidR="006F7CCF">
          <w:rPr>
            <w:rFonts w:ascii="B Lotus" w:hAnsi="B Lotus" w:cs="B Lotus" w:hint="cs"/>
            <w:noProof/>
            <w:rtl/>
            <w:lang w:bidi="fa-IR"/>
          </w:rPr>
          <w:t>‌</w:t>
        </w:r>
        <w:r w:rsidR="006F7CCF">
          <w:rPr>
            <w:rFonts w:ascii="B Lotus" w:hAnsi="B Lotus" w:cs="B Lotus"/>
            <w:noProof/>
            <w:rtl/>
            <w:lang w:bidi="fa-IR"/>
          </w:rPr>
          <w:t xml:space="preserve">سازی </w:t>
        </w:r>
      </w:ins>
      <w:r w:rsidRPr="00A663B2">
        <w:rPr>
          <w:rFonts w:ascii="B Lotus" w:hAnsi="B Lotus" w:cs="B Lotus"/>
          <w:noProof/>
          <w:rtl/>
          <w:lang w:bidi="fa-IR"/>
        </w:rPr>
        <w:t>تصم</w:t>
      </w:r>
      <w:r w:rsidRPr="00A663B2">
        <w:rPr>
          <w:rFonts w:ascii="B Lotus" w:hAnsi="B Lotus" w:cs="B Lotus" w:hint="cs"/>
          <w:noProof/>
          <w:rtl/>
          <w:lang w:bidi="fa-IR"/>
        </w:rPr>
        <w:t>ی</w:t>
      </w:r>
      <w:r w:rsidRPr="00A663B2">
        <w:rPr>
          <w:rFonts w:ascii="B Lotus" w:hAnsi="B Lotus" w:cs="B Lotus" w:hint="eastAsia"/>
          <w:noProof/>
          <w:rtl/>
          <w:lang w:bidi="fa-IR"/>
        </w:rPr>
        <w:t>مات</w:t>
      </w:r>
      <w:r w:rsidRPr="00A663B2">
        <w:rPr>
          <w:rFonts w:ascii="B Lotus" w:hAnsi="B Lotus" w:cs="B Lotus"/>
          <w:noProof/>
          <w:rtl/>
          <w:lang w:bidi="fa-IR"/>
        </w:rPr>
        <w:t xml:space="preserve"> </w:t>
      </w:r>
      <w:del w:id="44" w:author="Mehrnazi Boojari" w:date="2019-01-07T10:39:00Z">
        <w:r w:rsidRPr="00A663B2" w:rsidDel="006A1F1D">
          <w:rPr>
            <w:rFonts w:ascii="B Lotus" w:hAnsi="B Lotus" w:cs="B Lotus"/>
            <w:noProof/>
            <w:rtl/>
            <w:lang w:bidi="fa-IR"/>
          </w:rPr>
          <w:delText>مسئول</w:delText>
        </w:r>
        <w:r w:rsidRPr="00A663B2" w:rsidDel="006A1F1D">
          <w:rPr>
            <w:rFonts w:ascii="B Lotus" w:hAnsi="B Lotus" w:cs="B Lotus" w:hint="cs"/>
            <w:noProof/>
            <w:rtl/>
            <w:lang w:bidi="fa-IR"/>
          </w:rPr>
          <w:delText>ی</w:delText>
        </w:r>
        <w:r w:rsidRPr="00A663B2" w:rsidDel="006A1F1D">
          <w:rPr>
            <w:rFonts w:ascii="B Lotus" w:hAnsi="B Lotus" w:cs="B Lotus" w:hint="eastAsia"/>
            <w:noProof/>
            <w:rtl/>
            <w:lang w:bidi="fa-IR"/>
          </w:rPr>
          <w:delText>ن</w:delText>
        </w:r>
      </w:del>
      <w:ins w:id="45" w:author="Mehrnazi Boojari" w:date="2019-01-07T10:39:00Z">
        <w:r w:rsidR="006A1F1D">
          <w:rPr>
            <w:rFonts w:ascii="B Lotus" w:hAnsi="B Lotus" w:cs="B Lotus"/>
            <w:noProof/>
            <w:rtl/>
            <w:lang w:bidi="fa-IR"/>
          </w:rPr>
          <w:t>مسئولان</w:t>
        </w:r>
      </w:ins>
      <w:r w:rsidRPr="00A663B2">
        <w:rPr>
          <w:rFonts w:ascii="B Lotus" w:hAnsi="B Lotus" w:cs="B Lotus"/>
          <w:noProof/>
          <w:rtl/>
          <w:lang w:bidi="fa-IR"/>
        </w:rPr>
        <w:t xml:space="preserve"> در م</w:t>
      </w:r>
      <w:r w:rsidRPr="00397B9A">
        <w:rPr>
          <w:rFonts w:ascii="B Lotus" w:hAnsi="B Lotus" w:cs="B Lotus"/>
          <w:noProof/>
          <w:rtl/>
          <w:lang w:bidi="fa-IR"/>
        </w:rPr>
        <w:t>وضوعا</w:t>
      </w:r>
      <w:r w:rsidRPr="00397B9A">
        <w:rPr>
          <w:rFonts w:ascii="B Lotus" w:hAnsi="B Lotus" w:cs="B Lotus"/>
          <w:noProof/>
          <w:sz w:val="26"/>
          <w:rtl/>
          <w:lang w:bidi="fa-IR"/>
          <w:rPrChange w:id="46" w:author="Mehrnazi Boojari" w:date="2019-01-07T23:26:00Z">
            <w:rPr>
              <w:rFonts w:ascii="B Lotus" w:hAnsi="B Lotus" w:cs="B Lotus"/>
              <w:b w:val="0"/>
              <w:noProof/>
              <w:sz w:val="20"/>
              <w:szCs w:val="22"/>
              <w:rtl/>
              <w:lang w:bidi="fa-IR"/>
            </w:rPr>
          </w:rPrChange>
        </w:rPr>
        <w:t>ت جهت</w:t>
      </w:r>
      <w:ins w:id="47" w:author="Mehrnazi Boojari" w:date="2019-01-07T10:39:00Z">
        <w:r w:rsidR="006A1F1D" w:rsidRPr="00397B9A">
          <w:rPr>
            <w:rFonts w:ascii="B Lotus" w:hAnsi="B Lotus" w:cs="B Lotus" w:hint="cs"/>
            <w:noProof/>
            <w:sz w:val="26"/>
            <w:lang w:bidi="fa-IR"/>
            <w:rPrChange w:id="48" w:author="Mehrnazi Boojari" w:date="2019-01-07T23:26:00Z">
              <w:rPr>
                <w:rFonts w:ascii="B Lotus" w:hAnsi="B Lotus" w:cs="B Nazanin" w:hint="cs"/>
                <w:b w:val="0"/>
                <w:noProof/>
                <w:sz w:val="20"/>
                <w:szCs w:val="22"/>
                <w:lang w:bidi="fa-IR"/>
              </w:rPr>
            </w:rPrChange>
          </w:rPr>
          <w:t>‌</w:t>
        </w:r>
      </w:ins>
      <w:del w:id="49" w:author="Mehrnazi Boojari" w:date="2019-01-07T10:39:00Z">
        <w:r w:rsidRPr="00397B9A" w:rsidDel="006A1F1D">
          <w:rPr>
            <w:rFonts w:ascii="B Lotus" w:hAnsi="B Lotus" w:cs="B Lotus"/>
            <w:noProof/>
            <w:sz w:val="26"/>
            <w:rtl/>
            <w:lang w:bidi="fa-IR"/>
            <w:rPrChange w:id="50" w:author="Mehrnazi Boojari" w:date="2019-01-07T23:26:00Z">
              <w:rPr>
                <w:rFonts w:ascii="B Lotus" w:hAnsi="B Lotus" w:cs="B Lotus"/>
                <w:b w:val="0"/>
                <w:noProof/>
                <w:sz w:val="20"/>
                <w:szCs w:val="22"/>
                <w:rtl/>
                <w:lang w:bidi="fa-IR"/>
              </w:rPr>
            </w:rPrChange>
          </w:rPr>
          <w:delText xml:space="preserve"> </w:delText>
        </w:r>
      </w:del>
      <w:r w:rsidRPr="00397B9A">
        <w:rPr>
          <w:rFonts w:ascii="B Lotus" w:hAnsi="B Lotus" w:cs="B Lotus"/>
          <w:noProof/>
          <w:sz w:val="26"/>
          <w:rtl/>
          <w:lang w:bidi="fa-IR"/>
          <w:rPrChange w:id="51" w:author="Mehrnazi Boojari" w:date="2019-01-07T23:26:00Z">
            <w:rPr>
              <w:rFonts w:ascii="B Lotus" w:hAnsi="B Lotus" w:cs="B Lotus"/>
              <w:b w:val="0"/>
              <w:noProof/>
              <w:sz w:val="20"/>
              <w:szCs w:val="22"/>
              <w:rtl/>
              <w:lang w:bidi="fa-IR"/>
            </w:rPr>
          </w:rPrChange>
        </w:rPr>
        <w:t>ساز</w:t>
      </w:r>
      <w:del w:id="52" w:author="Mehrnazi Boojari" w:date="2019-01-07T23:25:00Z">
        <w:r w:rsidRPr="00397B9A" w:rsidDel="00397B9A">
          <w:rPr>
            <w:rFonts w:ascii="Times New Roman" w:hAnsi="Times New Roman" w:cs="B Lotus"/>
            <w:noProof/>
            <w:sz w:val="26"/>
            <w:lang w:bidi="fa-IR"/>
            <w:rPrChange w:id="53" w:author="Mehrnazi Boojari" w:date="2019-01-07T23:26:00Z">
              <w:rPr>
                <w:rFonts w:ascii="Times New Roman" w:hAnsi="Times New Roman" w:cs="Times New Roman"/>
                <w:b w:val="0"/>
                <w:noProof/>
                <w:sz w:val="20"/>
                <w:szCs w:val="22"/>
                <w:lang w:bidi="fa-IR"/>
              </w:rPr>
            </w:rPrChange>
          </w:rPr>
          <w:delText>…</w:delText>
        </w:r>
        <w:r w:rsidRPr="00397B9A" w:rsidDel="00397B9A">
          <w:rPr>
            <w:rFonts w:ascii="B Lotus" w:hAnsi="B Lotus" w:cs="B Lotus"/>
            <w:noProof/>
            <w:sz w:val="26"/>
            <w:lang w:bidi="fa-IR"/>
            <w:rPrChange w:id="54" w:author="Mehrnazi Boojari" w:date="2019-01-07T23:26:00Z">
              <w:rPr>
                <w:rFonts w:ascii="B Lotus" w:hAnsi="B Lotus" w:cs="B Lotus"/>
                <w:b w:val="0"/>
                <w:noProof/>
                <w:sz w:val="20"/>
                <w:szCs w:val="22"/>
                <w:lang w:bidi="fa-IR"/>
              </w:rPr>
            </w:rPrChange>
          </w:rPr>
          <w:delText>.</w:delText>
        </w:r>
      </w:del>
      <w:ins w:id="55" w:author="Mehrnazi Boojari" w:date="2019-01-07T23:26:00Z">
        <w:r w:rsidR="00397B9A">
          <w:rPr>
            <w:rFonts w:ascii="Times New Roman" w:hAnsi="Times New Roman" w:cs="B Lotus" w:hint="cs"/>
            <w:noProof/>
            <w:sz w:val="26"/>
            <w:rtl/>
            <w:lang w:bidi="fa-IR"/>
          </w:rPr>
          <w:t>.....</w:t>
        </w:r>
      </w:ins>
      <w:ins w:id="56" w:author="Mehrnazi Boojari" w:date="2019-01-07T23:25:00Z">
        <w:r w:rsidR="00397B9A" w:rsidRPr="00397B9A">
          <w:rPr>
            <w:rFonts w:ascii="Times New Roman" w:hAnsi="Times New Roman" w:cs="B Lotus"/>
            <w:noProof/>
            <w:sz w:val="26"/>
            <w:rtl/>
            <w:lang w:bidi="fa-IR"/>
            <w:rPrChange w:id="57" w:author="Mehrnazi Boojari" w:date="2019-01-07T23:26:00Z">
              <w:rPr>
                <w:rFonts w:ascii="Times New Roman" w:hAnsi="Times New Roman" w:cs="Times New Roman"/>
                <w:b w:val="0"/>
                <w:noProof/>
                <w:sz w:val="20"/>
                <w:szCs w:val="22"/>
                <w:rtl/>
                <w:lang w:bidi="fa-IR"/>
              </w:rPr>
            </w:rPrChange>
          </w:rPr>
          <w:t>..</w:t>
        </w:r>
        <w:r w:rsidR="00397B9A" w:rsidRPr="00397B9A">
          <w:rPr>
            <w:rFonts w:ascii="B Lotus" w:hAnsi="B Lotus" w:cs="B Lotus"/>
            <w:noProof/>
            <w:sz w:val="26"/>
            <w:rtl/>
            <w:lang w:bidi="fa-IR"/>
            <w:rPrChange w:id="58" w:author="Mehrnazi Boojari" w:date="2019-01-07T23:26:00Z">
              <w:rPr>
                <w:rFonts w:ascii="B Lotus" w:hAnsi="B Lotus" w:cs="B Lotus"/>
                <w:b w:val="0"/>
                <w:noProof/>
                <w:sz w:val="20"/>
                <w:szCs w:val="22"/>
                <w:rtl/>
                <w:lang w:bidi="fa-IR"/>
              </w:rPr>
            </w:rPrChange>
          </w:rPr>
          <w:t>.</w:t>
        </w:r>
      </w:ins>
      <w:r w:rsidRPr="00397B9A">
        <w:rPr>
          <w:rFonts w:ascii="B Lotus" w:hAnsi="B Lotus" w:cs="B Lotus"/>
          <w:noProof/>
          <w:sz w:val="26"/>
          <w:rPrChange w:id="59" w:author="Mehrnazi Boojari" w:date="2019-01-07T23:26:00Z">
            <w:rPr>
              <w:rFonts w:ascii="B Lotus" w:hAnsi="B Lotus" w:cs="B Lotus"/>
              <w:b w:val="0"/>
              <w:noProof/>
              <w:sz w:val="20"/>
              <w:szCs w:val="22"/>
              <w:lang w:bidi="fa-IR"/>
            </w:rPr>
          </w:rPrChange>
        </w:rPr>
        <w:tab/>
      </w:r>
      <w:r w:rsidRPr="00A663B2">
        <w:rPr>
          <w:rFonts w:ascii="B Lotus" w:hAnsi="B Lotus" w:cs="B Lotus"/>
          <w:noProof/>
        </w:rPr>
        <w:fldChar w:fldCharType="begin"/>
      </w:r>
      <w:r w:rsidRPr="00A663B2">
        <w:rPr>
          <w:rFonts w:ascii="B Lotus" w:hAnsi="B Lotus" w:cs="B Lotus"/>
          <w:noProof/>
        </w:rPr>
        <w:instrText xml:space="preserve"> PAGEREF _Toc533781789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13</w:t>
      </w:r>
      <w:r w:rsidRPr="00A663B2">
        <w:rPr>
          <w:rFonts w:ascii="B Lotus" w:hAnsi="B Lotus" w:cs="B Lotus"/>
          <w:noProof/>
        </w:rPr>
        <w:fldChar w:fldCharType="end"/>
      </w:r>
    </w:p>
    <w:p w14:paraId="201D917A" w14:textId="77777777" w:rsidR="006D250F" w:rsidRPr="00A663B2" w:rsidRDefault="006D250F" w:rsidP="00144BA7">
      <w:pPr>
        <w:pStyle w:val="TOC2"/>
        <w:tabs>
          <w:tab w:val="left" w:pos="7296"/>
          <w:tab w:val="right" w:leader="dot" w:pos="8898"/>
        </w:tabs>
        <w:bidi/>
        <w:spacing w:before="0" w:line="240" w:lineRule="auto"/>
        <w:rPr>
          <w:rFonts w:ascii="B Lotus" w:eastAsiaTheme="minorEastAsia" w:hAnsi="B Lotus" w:cs="B Lotus"/>
          <w:b w:val="0"/>
          <w:bCs w:val="0"/>
          <w:noProof/>
          <w:szCs w:val="22"/>
        </w:rPr>
      </w:pPr>
      <w:del w:id="60" w:author="Mehrnazi Boojari" w:date="2019-01-07T22:51:00Z">
        <w:r w:rsidRPr="00A663B2" w:rsidDel="005504DB">
          <w:rPr>
            <w:rFonts w:ascii="B Lotus" w:hAnsi="B Lotus" w:cs="B Lotus"/>
            <w:noProof/>
            <w:rtl/>
            <w:lang w:bidi="fa-IR"/>
          </w:rPr>
          <w:delText>1</w:delText>
        </w:r>
      </w:del>
      <w:ins w:id="61" w:author="Mehrnazi Boojari" w:date="2019-01-09T22:59:00Z">
        <w:r w:rsidR="004745DB">
          <w:rPr>
            <w:rFonts w:ascii="B Lotus" w:hAnsi="B Lotus" w:cs="B Lotus" w:hint="cs"/>
            <w:noProof/>
            <w:rtl/>
            <w:lang w:bidi="fa-IR"/>
          </w:rPr>
          <w:t>1-5</w:t>
        </w:r>
      </w:ins>
      <w:del w:id="62" w:author="Mehrnazi Boojari" w:date="2019-01-09T22:59:00Z">
        <w:r w:rsidRPr="00A663B2" w:rsidDel="004745DB">
          <w:rPr>
            <w:rFonts w:ascii="B Lotus" w:hAnsi="B Lotus" w:cs="B Lotus"/>
            <w:noProof/>
            <w:rtl/>
            <w:lang w:bidi="fa-IR"/>
          </w:rPr>
          <w:delText>.</w:delText>
        </w:r>
      </w:del>
      <w:del w:id="63" w:author="Mehrnazi Boojari" w:date="2019-01-07T22:51:00Z">
        <w:r w:rsidRPr="00A663B2" w:rsidDel="005504DB">
          <w:rPr>
            <w:rFonts w:ascii="B Lotus" w:hAnsi="B Lotus" w:cs="B Lotus"/>
            <w:noProof/>
            <w:rtl/>
            <w:lang w:bidi="fa-IR"/>
          </w:rPr>
          <w:delText>5</w:delText>
        </w:r>
      </w:del>
      <w:del w:id="64" w:author="Mehrnazi Boojari" w:date="2019-01-07T12:17:00Z">
        <w:r w:rsidRPr="00A663B2" w:rsidDel="002F77AF">
          <w:rPr>
            <w:rFonts w:ascii="B Lotus" w:hAnsi="B Lotus" w:cs="B Lotus"/>
            <w:noProof/>
            <w:rtl/>
            <w:lang w:bidi="fa-IR"/>
          </w:rPr>
          <w:delText>.م</w:delText>
        </w:r>
      </w:del>
      <w:ins w:id="65" w:author="Mehrnazi Boojari" w:date="2019-01-07T12:17:00Z">
        <w:r w:rsidR="002F77AF">
          <w:rPr>
            <w:rFonts w:ascii="B Lotus" w:hAnsi="B Lotus" w:cs="B Lotus"/>
            <w:noProof/>
            <w:rtl/>
            <w:lang w:bidi="fa-IR"/>
          </w:rPr>
          <w:t xml:space="preserve"> م</w:t>
        </w:r>
      </w:ins>
      <w:r w:rsidRPr="00A663B2">
        <w:rPr>
          <w:rFonts w:ascii="B Lotus" w:hAnsi="B Lotus" w:cs="B Lotus"/>
          <w:noProof/>
          <w:rtl/>
          <w:lang w:bidi="fa-IR"/>
        </w:rPr>
        <w:t>حروم</w:t>
      </w:r>
      <w:r w:rsidRPr="00A663B2">
        <w:rPr>
          <w:rFonts w:ascii="B Lotus" w:hAnsi="B Lotus" w:cs="B Lotus" w:hint="cs"/>
          <w:noProof/>
          <w:rtl/>
          <w:lang w:bidi="fa-IR"/>
        </w:rPr>
        <w:t>ی</w:t>
      </w:r>
      <w:r w:rsidRPr="00A663B2">
        <w:rPr>
          <w:rFonts w:ascii="B Lotus" w:hAnsi="B Lotus" w:cs="B Lotus" w:hint="eastAsia"/>
          <w:noProof/>
          <w:rtl/>
          <w:lang w:bidi="fa-IR"/>
        </w:rPr>
        <w:t>ت</w:t>
      </w:r>
      <w:del w:id="66" w:author="Mehrnazi Boojari" w:date="2019-01-07T22:42:00Z">
        <w:r w:rsidRPr="00A663B2" w:rsidDel="00BF4CE5">
          <w:rPr>
            <w:rFonts w:ascii="B Lotus" w:hAnsi="B Lotus" w:cs="B Lotus"/>
            <w:noProof/>
            <w:rtl/>
            <w:lang w:bidi="fa-IR"/>
          </w:rPr>
          <w:delText xml:space="preserve"> زدا</w:delText>
        </w:r>
        <w:r w:rsidRPr="00A663B2" w:rsidDel="00BF4CE5">
          <w:rPr>
            <w:rFonts w:ascii="B Lotus" w:hAnsi="B Lotus" w:cs="B Lotus" w:hint="cs"/>
            <w:noProof/>
            <w:rtl/>
            <w:lang w:bidi="fa-IR"/>
          </w:rPr>
          <w:delText>یی</w:delText>
        </w:r>
      </w:del>
      <w:ins w:id="67" w:author="Mehrnazi Boojari" w:date="2019-01-07T22:42:00Z">
        <w:r w:rsidR="00BF4CE5">
          <w:rPr>
            <w:rFonts w:ascii="B Lotus" w:hAnsi="B Lotus" w:cs="B Lotus" w:hint="cs"/>
            <w:noProof/>
            <w:rtl/>
            <w:lang w:bidi="fa-IR"/>
          </w:rPr>
          <w:t>‌</w:t>
        </w:r>
        <w:r w:rsidR="00BF4CE5">
          <w:rPr>
            <w:rFonts w:ascii="B Lotus" w:hAnsi="B Lotus" w:cs="B Lotus"/>
            <w:noProof/>
            <w:rtl/>
            <w:lang w:bidi="fa-IR"/>
          </w:rPr>
          <w:t>زدایی</w:t>
        </w:r>
      </w:ins>
      <w:r w:rsidRPr="00A663B2">
        <w:rPr>
          <w:rFonts w:ascii="B Lotus" w:hAnsi="B Lotus" w:cs="B Lotus"/>
          <w:noProof/>
          <w:rtl/>
          <w:lang w:bidi="fa-IR"/>
        </w:rPr>
        <w:t xml:space="preserve"> جزو موضوعات</w:t>
      </w:r>
      <w:del w:id="68" w:author="Mehrnazi Boojari" w:date="2019-01-07T09:53:00Z">
        <w:r w:rsidRPr="00A663B2" w:rsidDel="00572891">
          <w:rPr>
            <w:rFonts w:ascii="B Lotus" w:hAnsi="B Lotus" w:cs="B Lotus"/>
            <w:noProof/>
            <w:rtl/>
            <w:lang w:bidi="fa-IR"/>
          </w:rPr>
          <w:delText xml:space="preserve"> جهت ساز </w:delText>
        </w:r>
      </w:del>
      <w:ins w:id="69" w:author="Mehrnazi Boojari" w:date="2019-01-07T09:53:00Z">
        <w:r w:rsidR="00572891">
          <w:rPr>
            <w:rFonts w:ascii="B Lotus" w:hAnsi="B Lotus" w:cs="B Lotus"/>
            <w:noProof/>
            <w:rtl/>
            <w:lang w:bidi="fa-IR"/>
          </w:rPr>
          <w:t xml:space="preserve"> جهت</w:t>
        </w:r>
        <w:r w:rsidR="00572891">
          <w:rPr>
            <w:rFonts w:ascii="B Lotus" w:hAnsi="B Lotus" w:cs="B Lotus" w:hint="cs"/>
            <w:noProof/>
            <w:rtl/>
            <w:lang w:bidi="fa-IR"/>
          </w:rPr>
          <w:t>‌</w:t>
        </w:r>
        <w:r w:rsidR="00572891">
          <w:rPr>
            <w:rFonts w:ascii="B Lotus" w:hAnsi="B Lotus" w:cs="B Lotus"/>
            <w:noProof/>
            <w:rtl/>
            <w:lang w:bidi="fa-IR"/>
          </w:rPr>
          <w:t xml:space="preserve">ساز </w:t>
        </w:r>
      </w:ins>
      <w:r w:rsidRPr="00A663B2">
        <w:rPr>
          <w:rFonts w:ascii="B Lotus" w:hAnsi="B Lotus" w:cs="B Lotus"/>
          <w:noProof/>
          <w:rtl/>
          <w:lang w:bidi="fa-IR"/>
        </w:rPr>
        <w:t>و جزو اصول اساس</w:t>
      </w:r>
      <w:r w:rsidRPr="00A663B2">
        <w:rPr>
          <w:rFonts w:ascii="B Lotus" w:hAnsi="B Lotus" w:cs="B Lotus" w:hint="cs"/>
          <w:noProof/>
          <w:rtl/>
          <w:lang w:bidi="fa-IR"/>
        </w:rPr>
        <w:t>ی</w:t>
      </w:r>
      <w:r w:rsidRPr="00A663B2">
        <w:rPr>
          <w:rFonts w:ascii="B Lotus" w:hAnsi="B Lotus" w:cs="B Lotus"/>
          <w:noProof/>
          <w:rtl/>
          <w:lang w:bidi="fa-IR"/>
        </w:rPr>
        <w:t xml:space="preserve"> انقلاب اسلام</w:t>
      </w:r>
      <w:r w:rsidRPr="00A663B2">
        <w:rPr>
          <w:rFonts w:ascii="B Lotus" w:hAnsi="B Lotus" w:cs="B Lotus" w:hint="cs"/>
          <w:noProof/>
          <w:rtl/>
          <w:lang w:bidi="fa-IR"/>
        </w:rPr>
        <w:t>ی</w:t>
      </w:r>
      <w:del w:id="70" w:author="Mehrnazi Boojari" w:date="2019-01-07T23:26:00Z">
        <w:r w:rsidRPr="00A663B2" w:rsidDel="00397B9A">
          <w:rPr>
            <w:rFonts w:ascii="B Lotus" w:hAnsi="B Lotus" w:cs="B Lotus"/>
            <w:noProof/>
            <w:lang w:bidi="fa-IR"/>
          </w:rPr>
          <w:delText>..</w:delText>
        </w:r>
      </w:del>
      <w:ins w:id="71" w:author="Mehrnazi Boojari" w:date="2019-01-07T23:26:00Z">
        <w:r w:rsidR="00397B9A">
          <w:rPr>
            <w:rFonts w:ascii="B Lotus" w:hAnsi="B Lotus" w:cs="B Lotus" w:hint="cs"/>
            <w:noProof/>
            <w:rtl/>
            <w:lang w:bidi="fa-IR"/>
          </w:rPr>
          <w:t>...</w:t>
        </w:r>
      </w:ins>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_Toc533781790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14</w:t>
      </w:r>
      <w:r w:rsidRPr="00A663B2">
        <w:rPr>
          <w:rFonts w:ascii="B Lotus" w:hAnsi="B Lotus" w:cs="B Lotus"/>
          <w:noProof/>
        </w:rPr>
        <w:fldChar w:fldCharType="end"/>
      </w:r>
    </w:p>
    <w:p w14:paraId="2962BE87" w14:textId="77777777" w:rsidR="006D250F" w:rsidRPr="00A663B2" w:rsidRDefault="006D250F">
      <w:pPr>
        <w:pStyle w:val="TOC1"/>
        <w:rPr>
          <w:rFonts w:eastAsiaTheme="minorEastAsia"/>
        </w:rPr>
        <w:pPrChange w:id="72" w:author="Mehrnazi Boojari" w:date="2019-01-15T22:32:00Z">
          <w:pPr>
            <w:pStyle w:val="TOC1"/>
            <w:tabs>
              <w:tab w:val="left" w:pos="6124"/>
              <w:tab w:val="right" w:leader="dot" w:pos="8898"/>
            </w:tabs>
            <w:spacing w:before="0" w:line="240" w:lineRule="auto"/>
          </w:pPr>
        </w:pPrChange>
      </w:pPr>
      <w:r w:rsidRPr="00A663B2">
        <w:rPr>
          <w:rtl/>
        </w:rPr>
        <w:t>2</w:t>
      </w:r>
      <w:del w:id="73" w:author="Mehrnazi Boojari" w:date="2019-01-07T12:17:00Z">
        <w:r w:rsidRPr="00A663B2" w:rsidDel="002F77AF">
          <w:rPr>
            <w:rtl/>
          </w:rPr>
          <w:delText>.ف</w:delText>
        </w:r>
      </w:del>
      <w:ins w:id="74" w:author="Mehrnazi Boojari" w:date="2019-01-08T23:45:00Z">
        <w:r w:rsidR="00144BA7">
          <w:rPr>
            <w:rFonts w:hint="cs"/>
            <w:rtl/>
          </w:rPr>
          <w:t>-</w:t>
        </w:r>
      </w:ins>
      <w:ins w:id="75" w:author="Mehrnazi Boojari" w:date="2019-01-07T12:17:00Z">
        <w:r w:rsidR="002F77AF">
          <w:rPr>
            <w:rtl/>
          </w:rPr>
          <w:t xml:space="preserve"> ف</w:t>
        </w:r>
      </w:ins>
      <w:r w:rsidRPr="00A663B2">
        <w:rPr>
          <w:rtl/>
        </w:rPr>
        <w:t>صل دوم</w:t>
      </w:r>
      <w:del w:id="76" w:author="Mehrnazi Boojari" w:date="2019-01-07T10:35:00Z">
        <w:r w:rsidRPr="00A663B2" w:rsidDel="006C73A5">
          <w:rPr>
            <w:rtl/>
          </w:rPr>
          <w:delText xml:space="preserve"> : </w:delText>
        </w:r>
      </w:del>
      <w:ins w:id="77" w:author="Mehrnazi Boojari" w:date="2019-01-07T10:35:00Z">
        <w:r w:rsidR="006C73A5">
          <w:rPr>
            <w:rtl/>
          </w:rPr>
          <w:t xml:space="preserve">: </w:t>
        </w:r>
      </w:ins>
      <w:r w:rsidRPr="00A663B2">
        <w:rPr>
          <w:rtl/>
        </w:rPr>
        <w:t>ادب</w:t>
      </w:r>
      <w:r w:rsidRPr="00A663B2">
        <w:rPr>
          <w:rFonts w:hint="cs"/>
          <w:rtl/>
        </w:rPr>
        <w:t>ی</w:t>
      </w:r>
      <w:r w:rsidRPr="00A663B2">
        <w:rPr>
          <w:rFonts w:hint="eastAsia"/>
          <w:rtl/>
        </w:rPr>
        <w:t>ات</w:t>
      </w:r>
      <w:r w:rsidRPr="00A663B2">
        <w:rPr>
          <w:rtl/>
        </w:rPr>
        <w:t xml:space="preserve"> پشت</w:t>
      </w:r>
      <w:r w:rsidRPr="00A663B2">
        <w:rPr>
          <w:rFonts w:hint="cs"/>
          <w:rtl/>
        </w:rPr>
        <w:t>ی</w:t>
      </w:r>
      <w:r w:rsidRPr="00A663B2">
        <w:rPr>
          <w:rFonts w:hint="eastAsia"/>
          <w:rtl/>
        </w:rPr>
        <w:t>بان</w:t>
      </w:r>
      <w:r w:rsidRPr="00A663B2">
        <w:rPr>
          <w:rtl/>
        </w:rPr>
        <w:t xml:space="preserve"> و شناخت وضع</w:t>
      </w:r>
      <w:r w:rsidRPr="00A663B2">
        <w:rPr>
          <w:rFonts w:hint="cs"/>
          <w:rtl/>
        </w:rPr>
        <w:t>ی</w:t>
      </w:r>
      <w:r w:rsidRPr="00A663B2">
        <w:rPr>
          <w:rFonts w:hint="eastAsia"/>
          <w:rtl/>
        </w:rPr>
        <w:t>ت</w:t>
      </w:r>
      <w:r w:rsidRPr="00A663B2">
        <w:rPr>
          <w:rtl/>
        </w:rPr>
        <w:t xml:space="preserve"> مسکن روستا</w:t>
      </w:r>
      <w:r w:rsidRPr="00A663B2">
        <w:rPr>
          <w:rFonts w:hint="cs"/>
          <w:rtl/>
        </w:rPr>
        <w:t>یی</w:t>
      </w:r>
      <w:r w:rsidRPr="00A663B2">
        <w:rPr>
          <w:rFonts w:ascii="Times New Roman" w:hAnsi="Times New Roman" w:cs="Times New Roman"/>
        </w:rPr>
        <w:t>……</w:t>
      </w:r>
      <w:r w:rsidRPr="00A663B2">
        <w:tab/>
      </w:r>
      <w:r w:rsidRPr="00A663B2">
        <w:fldChar w:fldCharType="begin"/>
      </w:r>
      <w:r w:rsidRPr="00A663B2">
        <w:instrText xml:space="preserve"> PAGEREF _Toc533781791 \h </w:instrText>
      </w:r>
      <w:r w:rsidRPr="00A663B2">
        <w:fldChar w:fldCharType="separate"/>
      </w:r>
      <w:r w:rsidRPr="00A663B2">
        <w:rPr>
          <w:rtl/>
        </w:rPr>
        <w:t>16</w:t>
      </w:r>
      <w:r w:rsidRPr="00A663B2">
        <w:fldChar w:fldCharType="end"/>
      </w:r>
    </w:p>
    <w:p w14:paraId="4C3411C7" w14:textId="77777777" w:rsidR="006D250F" w:rsidRPr="00A663B2" w:rsidRDefault="006D250F" w:rsidP="00144BA7">
      <w:pPr>
        <w:pStyle w:val="TOC2"/>
        <w:tabs>
          <w:tab w:val="left" w:pos="3155"/>
          <w:tab w:val="right" w:leader="dot" w:pos="8898"/>
        </w:tabs>
        <w:bidi/>
        <w:spacing w:before="0" w:line="240" w:lineRule="auto"/>
        <w:rPr>
          <w:rFonts w:ascii="B Lotus" w:eastAsiaTheme="minorEastAsia" w:hAnsi="B Lotus" w:cs="B Lotus"/>
          <w:b w:val="0"/>
          <w:bCs w:val="0"/>
          <w:noProof/>
          <w:szCs w:val="22"/>
        </w:rPr>
      </w:pPr>
      <w:del w:id="78" w:author="Mehrnazi Boojari" w:date="2019-01-07T22:51:00Z">
        <w:r w:rsidRPr="00A663B2" w:rsidDel="005504DB">
          <w:rPr>
            <w:rFonts w:ascii="B Lotus" w:hAnsi="B Lotus" w:cs="B Lotus"/>
            <w:noProof/>
            <w:rtl/>
            <w:lang w:bidi="fa-IR"/>
          </w:rPr>
          <w:delText>2</w:delText>
        </w:r>
      </w:del>
      <w:ins w:id="79" w:author="Mehrnazi Boojari" w:date="2019-01-09T22:59:00Z">
        <w:r w:rsidR="004745DB">
          <w:rPr>
            <w:rFonts w:ascii="B Lotus" w:hAnsi="B Lotus" w:cs="B Lotus" w:hint="cs"/>
            <w:noProof/>
            <w:rtl/>
            <w:lang w:bidi="fa-IR"/>
          </w:rPr>
          <w:t>2-1</w:t>
        </w:r>
      </w:ins>
      <w:del w:id="80" w:author="Mehrnazi Boojari" w:date="2019-01-09T22:59:00Z">
        <w:r w:rsidRPr="00A663B2" w:rsidDel="004745DB">
          <w:rPr>
            <w:rFonts w:ascii="B Lotus" w:hAnsi="B Lotus" w:cs="B Lotus"/>
            <w:noProof/>
            <w:rtl/>
            <w:lang w:bidi="fa-IR"/>
          </w:rPr>
          <w:delText>.</w:delText>
        </w:r>
      </w:del>
      <w:del w:id="81" w:author="Mehrnazi Boojari" w:date="2019-01-07T22:51:00Z">
        <w:r w:rsidRPr="00A663B2" w:rsidDel="005504DB">
          <w:rPr>
            <w:rFonts w:ascii="B Lotus" w:hAnsi="B Lotus" w:cs="B Lotus"/>
            <w:noProof/>
            <w:rtl/>
            <w:lang w:bidi="fa-IR"/>
          </w:rPr>
          <w:delText>1</w:delText>
        </w:r>
      </w:del>
      <w:del w:id="82" w:author="Mehrnazi Boojari" w:date="2019-01-07T10:50:00Z">
        <w:r w:rsidRPr="00A663B2" w:rsidDel="006A1F1D">
          <w:rPr>
            <w:rFonts w:ascii="B Lotus" w:hAnsi="B Lotus" w:cs="B Lotus"/>
            <w:noProof/>
            <w:rtl/>
            <w:lang w:bidi="fa-IR"/>
          </w:rPr>
          <w:delText>.ا</w:delText>
        </w:r>
      </w:del>
      <w:ins w:id="83" w:author="Mehrnazi Boojari" w:date="2019-01-07T10:50:00Z">
        <w:r w:rsidR="006A1F1D">
          <w:rPr>
            <w:rFonts w:ascii="B Lotus" w:hAnsi="B Lotus" w:cs="B Lotus"/>
            <w:noProof/>
            <w:rtl/>
            <w:lang w:bidi="fa-IR"/>
          </w:rPr>
          <w:t xml:space="preserve"> ا</w:t>
        </w:r>
      </w:ins>
      <w:r w:rsidRPr="00A663B2">
        <w:rPr>
          <w:rFonts w:ascii="B Lotus" w:hAnsi="B Lotus" w:cs="B Lotus"/>
          <w:noProof/>
          <w:rtl/>
          <w:lang w:bidi="fa-IR"/>
        </w:rPr>
        <w:t>دب</w:t>
      </w:r>
      <w:r w:rsidRPr="00A663B2">
        <w:rPr>
          <w:rFonts w:ascii="B Lotus" w:hAnsi="B Lotus" w:cs="B Lotus" w:hint="cs"/>
          <w:noProof/>
          <w:rtl/>
          <w:lang w:bidi="fa-IR"/>
        </w:rPr>
        <w:t>ی</w:t>
      </w:r>
      <w:r w:rsidRPr="00A663B2">
        <w:rPr>
          <w:rFonts w:ascii="B Lotus" w:hAnsi="B Lotus" w:cs="B Lotus" w:hint="eastAsia"/>
          <w:noProof/>
          <w:rtl/>
          <w:lang w:bidi="fa-IR"/>
        </w:rPr>
        <w:t>ات</w:t>
      </w:r>
      <w:r w:rsidRPr="00A663B2">
        <w:rPr>
          <w:rFonts w:ascii="B Lotus" w:hAnsi="B Lotus" w:cs="B Lotus"/>
          <w:noProof/>
          <w:rtl/>
          <w:lang w:bidi="fa-IR"/>
        </w:rPr>
        <w:t xml:space="preserve"> پشت</w:t>
      </w:r>
      <w:r w:rsidRPr="00A663B2">
        <w:rPr>
          <w:rFonts w:ascii="B Lotus" w:hAnsi="B Lotus" w:cs="B Lotus" w:hint="cs"/>
          <w:noProof/>
          <w:rtl/>
          <w:lang w:bidi="fa-IR"/>
        </w:rPr>
        <w:t>ی</w:t>
      </w:r>
      <w:r w:rsidRPr="00A663B2">
        <w:rPr>
          <w:rFonts w:ascii="B Lotus" w:hAnsi="B Lotus" w:cs="B Lotus" w:hint="eastAsia"/>
          <w:noProof/>
          <w:rtl/>
          <w:lang w:bidi="fa-IR"/>
        </w:rPr>
        <w:t>بان</w:t>
      </w:r>
      <w:r w:rsidRPr="00A663B2">
        <w:rPr>
          <w:rFonts w:ascii="B Lotus" w:hAnsi="B Lotus" w:cs="B Lotus"/>
          <w:noProof/>
          <w:rtl/>
          <w:lang w:bidi="fa-IR"/>
        </w:rPr>
        <w:t xml:space="preserve"> مسکن روستا</w:t>
      </w:r>
      <w:r w:rsidRPr="00A663B2">
        <w:rPr>
          <w:rFonts w:ascii="B Lotus" w:hAnsi="B Lotus" w:cs="B Lotus" w:hint="cs"/>
          <w:noProof/>
          <w:rtl/>
          <w:lang w:bidi="fa-IR"/>
        </w:rPr>
        <w:t>یی</w:t>
      </w:r>
      <w:r w:rsidRPr="00A663B2">
        <w:rPr>
          <w:rFonts w:ascii="B Lotus" w:hAnsi="B Lotus" w:cs="B Lotus"/>
          <w:noProof/>
          <w:lang w:bidi="fa-IR"/>
        </w:rPr>
        <w:t>..</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_Toc533781792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18</w:t>
      </w:r>
      <w:r w:rsidRPr="00A663B2">
        <w:rPr>
          <w:rFonts w:ascii="B Lotus" w:hAnsi="B Lotus" w:cs="B Lotus"/>
          <w:noProof/>
        </w:rPr>
        <w:fldChar w:fldCharType="end"/>
      </w:r>
    </w:p>
    <w:p w14:paraId="049AE17E" w14:textId="77777777" w:rsidR="006D250F" w:rsidRPr="00A663B2" w:rsidRDefault="006D250F" w:rsidP="004745DB">
      <w:pPr>
        <w:pStyle w:val="TOC2"/>
        <w:tabs>
          <w:tab w:val="left" w:pos="2556"/>
          <w:tab w:val="right" w:leader="dot" w:pos="8898"/>
        </w:tabs>
        <w:bidi/>
        <w:spacing w:before="0" w:line="240" w:lineRule="auto"/>
        <w:rPr>
          <w:rFonts w:ascii="B Lotus" w:eastAsiaTheme="minorEastAsia" w:hAnsi="B Lotus" w:cs="B Lotus"/>
          <w:b w:val="0"/>
          <w:bCs w:val="0"/>
          <w:noProof/>
          <w:szCs w:val="22"/>
        </w:rPr>
      </w:pPr>
      <w:r w:rsidRPr="00A663B2">
        <w:rPr>
          <w:rFonts w:ascii="B Lotus" w:hAnsi="B Lotus" w:cs="B Lotus"/>
          <w:noProof/>
          <w:rtl/>
          <w:lang w:bidi="fa-IR"/>
        </w:rPr>
        <w:t>2</w:t>
      </w:r>
      <w:del w:id="84" w:author="Mehrnazi Boojari" w:date="2019-01-09T22:59:00Z">
        <w:r w:rsidRPr="00A663B2" w:rsidDel="004745DB">
          <w:rPr>
            <w:rFonts w:ascii="B Lotus" w:hAnsi="B Lotus" w:cs="B Lotus"/>
            <w:noProof/>
            <w:rtl/>
            <w:lang w:bidi="fa-IR"/>
          </w:rPr>
          <w:delText>.</w:delText>
        </w:r>
      </w:del>
      <w:ins w:id="85" w:author="Mehrnazi Boojari" w:date="2019-01-09T22:59:00Z">
        <w:r w:rsidR="004745DB">
          <w:rPr>
            <w:rFonts w:ascii="B Lotus" w:hAnsi="B Lotus" w:cs="B Lotus" w:hint="cs"/>
            <w:noProof/>
            <w:rtl/>
            <w:lang w:bidi="fa-IR"/>
          </w:rPr>
          <w:t>-</w:t>
        </w:r>
      </w:ins>
      <w:r w:rsidRPr="00A663B2">
        <w:rPr>
          <w:rFonts w:ascii="B Lotus" w:hAnsi="B Lotus" w:cs="B Lotus"/>
          <w:noProof/>
          <w:rtl/>
          <w:lang w:bidi="fa-IR"/>
        </w:rPr>
        <w:t>2</w:t>
      </w:r>
      <w:del w:id="86" w:author="Mehrnazi Boojari" w:date="2019-01-07T22:38:00Z">
        <w:r w:rsidRPr="00A663B2" w:rsidDel="00BF4CE5">
          <w:rPr>
            <w:rFonts w:ascii="B Lotus" w:hAnsi="B Lotus" w:cs="B Lotus"/>
            <w:noProof/>
            <w:rtl/>
            <w:lang w:bidi="fa-IR"/>
          </w:rPr>
          <w:delText>.و</w:delText>
        </w:r>
      </w:del>
      <w:ins w:id="87" w:author="Mehrnazi Boojari" w:date="2019-01-07T22:38:00Z">
        <w:r w:rsidR="00BF4CE5">
          <w:rPr>
            <w:rFonts w:ascii="B Lotus" w:hAnsi="B Lotus" w:cs="B Lotus"/>
            <w:noProof/>
            <w:rtl/>
            <w:lang w:bidi="fa-IR"/>
          </w:rPr>
          <w:t xml:space="preserve"> و</w:t>
        </w:r>
      </w:ins>
      <w:r w:rsidRPr="00A663B2">
        <w:rPr>
          <w:rFonts w:ascii="B Lotus" w:hAnsi="B Lotus" w:cs="B Lotus"/>
          <w:noProof/>
          <w:rtl/>
          <w:lang w:bidi="fa-IR"/>
        </w:rPr>
        <w:t>ضع</w:t>
      </w:r>
      <w:r w:rsidRPr="00A663B2">
        <w:rPr>
          <w:rFonts w:ascii="B Lotus" w:hAnsi="B Lotus" w:cs="B Lotus" w:hint="cs"/>
          <w:noProof/>
          <w:rtl/>
          <w:lang w:bidi="fa-IR"/>
        </w:rPr>
        <w:t>ی</w:t>
      </w:r>
      <w:r w:rsidRPr="00A663B2">
        <w:rPr>
          <w:rFonts w:ascii="B Lotus" w:hAnsi="B Lotus" w:cs="B Lotus" w:hint="eastAsia"/>
          <w:noProof/>
          <w:rtl/>
          <w:lang w:bidi="fa-IR"/>
        </w:rPr>
        <w:t>ت</w:t>
      </w:r>
      <w:r w:rsidRPr="00A663B2">
        <w:rPr>
          <w:rFonts w:ascii="B Lotus" w:hAnsi="B Lotus" w:cs="B Lotus"/>
          <w:noProof/>
          <w:rtl/>
          <w:lang w:bidi="fa-IR"/>
        </w:rPr>
        <w:t xml:space="preserve"> مسکن </w:t>
      </w:r>
      <w:del w:id="88" w:author="Mehrnazi Boojari" w:date="2019-01-07T10:03:00Z">
        <w:r w:rsidRPr="00A663B2" w:rsidDel="00A31D6F">
          <w:rPr>
            <w:rFonts w:ascii="B Lotus" w:hAnsi="B Lotus" w:cs="B Lotus"/>
            <w:noProof/>
            <w:rtl/>
            <w:lang w:bidi="fa-IR"/>
          </w:rPr>
          <w:delText>روستائ</w:delText>
        </w:r>
        <w:r w:rsidRPr="00A663B2" w:rsidDel="00A31D6F">
          <w:rPr>
            <w:rFonts w:ascii="B Lotus" w:hAnsi="B Lotus" w:cs="B Lotus" w:hint="cs"/>
            <w:noProof/>
            <w:rtl/>
            <w:lang w:bidi="fa-IR"/>
          </w:rPr>
          <w:delText>ی</w:delText>
        </w:r>
      </w:del>
      <w:ins w:id="89" w:author="Mehrnazi Boojari" w:date="2019-01-07T10:03:00Z">
        <w:r w:rsidR="00A31D6F">
          <w:rPr>
            <w:rFonts w:ascii="B Lotus" w:hAnsi="B Lotus" w:cs="B Lotus"/>
            <w:noProof/>
            <w:rtl/>
            <w:lang w:bidi="fa-IR"/>
          </w:rPr>
          <w:t>روستایی</w:t>
        </w:r>
      </w:ins>
      <w:r w:rsidRPr="00A663B2">
        <w:rPr>
          <w:rFonts w:ascii="B Lotus" w:hAnsi="B Lotus" w:cs="B Lotus"/>
          <w:noProof/>
          <w:lang w:bidi="fa-IR"/>
        </w:rPr>
        <w:t>.</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_Toc533781793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51</w:t>
      </w:r>
      <w:r w:rsidRPr="00A663B2">
        <w:rPr>
          <w:rFonts w:ascii="B Lotus" w:hAnsi="B Lotus" w:cs="B Lotus"/>
          <w:noProof/>
        </w:rPr>
        <w:fldChar w:fldCharType="end"/>
      </w:r>
    </w:p>
    <w:p w14:paraId="44C940A4" w14:textId="77777777" w:rsidR="006D250F" w:rsidRPr="005504DB" w:rsidRDefault="006D250F">
      <w:pPr>
        <w:pStyle w:val="TOC1"/>
        <w:rPr>
          <w:rFonts w:eastAsiaTheme="minorEastAsia"/>
        </w:rPr>
        <w:pPrChange w:id="90" w:author="Mehrnazi Boojari" w:date="2019-01-15T22:32:00Z">
          <w:pPr>
            <w:pStyle w:val="TOC1"/>
            <w:tabs>
              <w:tab w:val="right" w:leader="dot" w:pos="8898"/>
            </w:tabs>
            <w:spacing w:before="0" w:line="240" w:lineRule="auto"/>
          </w:pPr>
        </w:pPrChange>
      </w:pPr>
      <w:r w:rsidRPr="005504DB">
        <w:rPr>
          <w:rtl/>
        </w:rPr>
        <w:t>3</w:t>
      </w:r>
      <w:del w:id="91" w:author="Mehrnazi Boojari" w:date="2019-01-07T12:17:00Z">
        <w:r w:rsidRPr="005504DB" w:rsidDel="002F77AF">
          <w:rPr>
            <w:rtl/>
          </w:rPr>
          <w:delText>.چ</w:delText>
        </w:r>
      </w:del>
      <w:ins w:id="92" w:author="Mehrnazi Boojari" w:date="2019-01-08T23:45:00Z">
        <w:r w:rsidR="00144BA7">
          <w:rPr>
            <w:rFonts w:hint="cs"/>
            <w:rtl/>
          </w:rPr>
          <w:t>-</w:t>
        </w:r>
      </w:ins>
      <w:ins w:id="93" w:author="Mehrnazi Boojari" w:date="2019-01-07T12:17:00Z">
        <w:r w:rsidR="002F77AF" w:rsidRPr="005504DB">
          <w:rPr>
            <w:rtl/>
          </w:rPr>
          <w:t xml:space="preserve"> چ</w:t>
        </w:r>
      </w:ins>
      <w:r w:rsidRPr="005504DB">
        <w:rPr>
          <w:rtl/>
        </w:rPr>
        <w:t>الش</w:t>
      </w:r>
      <w:del w:id="94" w:author="Mehrnazi Boojari" w:date="2019-01-07T09:46:00Z">
        <w:r w:rsidRPr="005504DB" w:rsidDel="006F7CCF">
          <w:rPr>
            <w:rtl/>
          </w:rPr>
          <w:delText xml:space="preserve"> ها</w:delText>
        </w:r>
        <w:r w:rsidRPr="005504DB" w:rsidDel="006F7CCF">
          <w:rPr>
            <w:rFonts w:hint="cs"/>
            <w:rtl/>
          </w:rPr>
          <w:delText>ی</w:delText>
        </w:r>
        <w:r w:rsidRPr="005504DB" w:rsidDel="006F7CCF">
          <w:rPr>
            <w:rtl/>
          </w:rPr>
          <w:delText xml:space="preserve"> </w:delText>
        </w:r>
      </w:del>
      <w:ins w:id="95" w:author="Mehrnazi Boojari" w:date="2019-01-07T09:46:00Z">
        <w:r w:rsidR="006F7CCF" w:rsidRPr="005504DB">
          <w:rPr>
            <w:rFonts w:hint="cs"/>
            <w:rtl/>
          </w:rPr>
          <w:t>‌</w:t>
        </w:r>
        <w:r w:rsidR="006F7CCF" w:rsidRPr="005504DB">
          <w:rPr>
            <w:rtl/>
          </w:rPr>
          <w:t>های</w:t>
        </w:r>
      </w:ins>
      <w:del w:id="96" w:author="Mehrnazi Boojari" w:date="2019-01-07T09:57:00Z">
        <w:r w:rsidRPr="005504DB" w:rsidDel="00A31D6F">
          <w:rPr>
            <w:rtl/>
          </w:rPr>
          <w:delText xml:space="preserve"> </w:delText>
        </w:r>
      </w:del>
      <w:ins w:id="97" w:author="Mehrnazi Boojari" w:date="2019-01-07T09:57:00Z">
        <w:r w:rsidR="00A31D6F" w:rsidRPr="005504DB">
          <w:rPr>
            <w:rtl/>
          </w:rPr>
          <w:t xml:space="preserve"> </w:t>
        </w:r>
      </w:ins>
      <w:r w:rsidRPr="005504DB">
        <w:rPr>
          <w:rtl/>
        </w:rPr>
        <w:t>مسکن روستا</w:t>
      </w:r>
      <w:r w:rsidRPr="005504DB">
        <w:rPr>
          <w:rFonts w:hint="cs"/>
          <w:rtl/>
        </w:rPr>
        <w:t>یی</w:t>
      </w:r>
      <w:r w:rsidRPr="005504DB">
        <w:rPr>
          <w:rFonts w:ascii="Times New Roman" w:hAnsi="Times New Roman" w:cs="Times New Roman"/>
        </w:rPr>
        <w:t>…</w:t>
      </w:r>
      <w:r w:rsidRPr="005504DB">
        <w:tab/>
      </w:r>
      <w:r w:rsidRPr="005504DB">
        <w:fldChar w:fldCharType="begin"/>
      </w:r>
      <w:r w:rsidRPr="005504DB">
        <w:instrText xml:space="preserve"> PAGEREF _Toc533781794 \h </w:instrText>
      </w:r>
      <w:r w:rsidRPr="005504DB">
        <w:fldChar w:fldCharType="separate"/>
      </w:r>
      <w:r w:rsidRPr="005504DB">
        <w:rPr>
          <w:rtl/>
        </w:rPr>
        <w:t>60</w:t>
      </w:r>
      <w:r w:rsidRPr="005504DB">
        <w:fldChar w:fldCharType="end"/>
      </w:r>
    </w:p>
    <w:p w14:paraId="77C1B14F" w14:textId="77777777" w:rsidR="006D250F" w:rsidRPr="00A663B2" w:rsidRDefault="006D250F" w:rsidP="00144BA7">
      <w:pPr>
        <w:pStyle w:val="TOC2"/>
        <w:tabs>
          <w:tab w:val="left" w:pos="3634"/>
          <w:tab w:val="right" w:leader="dot" w:pos="8898"/>
        </w:tabs>
        <w:bidi/>
        <w:spacing w:before="0" w:line="240" w:lineRule="auto"/>
        <w:rPr>
          <w:rFonts w:ascii="B Lotus" w:eastAsiaTheme="minorEastAsia" w:hAnsi="B Lotus" w:cs="B Lotus"/>
          <w:b w:val="0"/>
          <w:bCs w:val="0"/>
          <w:noProof/>
          <w:szCs w:val="22"/>
        </w:rPr>
      </w:pPr>
      <w:del w:id="98" w:author="Mehrnazi Boojari" w:date="2019-01-07T22:52:00Z">
        <w:r w:rsidRPr="00A663B2" w:rsidDel="005504DB">
          <w:rPr>
            <w:rFonts w:ascii="B Lotus" w:hAnsi="B Lotus" w:cs="B Lotus"/>
            <w:noProof/>
            <w:rtl/>
            <w:lang w:bidi="fa-IR"/>
          </w:rPr>
          <w:delText>3</w:delText>
        </w:r>
      </w:del>
      <w:ins w:id="99" w:author="Mehrnazi Boojari" w:date="2019-01-09T22:59:00Z">
        <w:r w:rsidR="004745DB">
          <w:rPr>
            <w:rFonts w:ascii="B Lotus" w:hAnsi="B Lotus" w:cs="B Lotus" w:hint="cs"/>
            <w:noProof/>
            <w:rtl/>
            <w:lang w:bidi="fa-IR"/>
          </w:rPr>
          <w:t>3-1</w:t>
        </w:r>
      </w:ins>
      <w:del w:id="100" w:author="Mehrnazi Boojari" w:date="2019-01-09T22:59:00Z">
        <w:r w:rsidRPr="00A663B2" w:rsidDel="004745DB">
          <w:rPr>
            <w:rFonts w:ascii="B Lotus" w:hAnsi="B Lotus" w:cs="B Lotus"/>
            <w:noProof/>
            <w:rtl/>
            <w:lang w:bidi="fa-IR"/>
          </w:rPr>
          <w:delText>.</w:delText>
        </w:r>
      </w:del>
      <w:del w:id="101" w:author="Mehrnazi Boojari" w:date="2019-01-07T22:52:00Z">
        <w:r w:rsidRPr="00A663B2" w:rsidDel="005504DB">
          <w:rPr>
            <w:rFonts w:ascii="B Lotus" w:hAnsi="B Lotus" w:cs="B Lotus"/>
            <w:noProof/>
            <w:rtl/>
            <w:lang w:bidi="fa-IR"/>
          </w:rPr>
          <w:delText>1</w:delText>
        </w:r>
      </w:del>
      <w:del w:id="102" w:author="Mehrnazi Boojari" w:date="2019-01-07T12:17:00Z">
        <w:r w:rsidRPr="00A663B2" w:rsidDel="002F77AF">
          <w:rPr>
            <w:rFonts w:ascii="B Lotus" w:hAnsi="B Lotus" w:cs="B Lotus"/>
            <w:noProof/>
            <w:rtl/>
            <w:lang w:bidi="fa-IR"/>
          </w:rPr>
          <w:delText>.چ</w:delText>
        </w:r>
      </w:del>
      <w:ins w:id="103" w:author="Mehrnazi Boojari" w:date="2019-01-07T12:17:00Z">
        <w:r w:rsidR="002F77AF">
          <w:rPr>
            <w:rFonts w:ascii="B Lotus" w:hAnsi="B Lotus" w:cs="B Lotus"/>
            <w:noProof/>
            <w:rtl/>
            <w:lang w:bidi="fa-IR"/>
          </w:rPr>
          <w:t xml:space="preserve"> چ</w:t>
        </w:r>
      </w:ins>
      <w:r w:rsidRPr="00A663B2">
        <w:rPr>
          <w:rFonts w:ascii="B Lotus" w:hAnsi="B Lotus" w:cs="B Lotus"/>
          <w:noProof/>
          <w:rtl/>
          <w:lang w:bidi="fa-IR"/>
        </w:rPr>
        <w:t>الش</w:t>
      </w:r>
      <w:del w:id="104" w:author="Mehrnazi Boojari" w:date="2019-01-07T09:46:00Z">
        <w:r w:rsidRPr="00A663B2" w:rsidDel="006F7CCF">
          <w:rPr>
            <w:rFonts w:ascii="B Lotus" w:hAnsi="B Lotus" w:cs="B Lotus"/>
            <w:noProof/>
            <w:rtl/>
            <w:lang w:bidi="fa-IR"/>
          </w:rPr>
          <w:delText xml:space="preserve"> ها</w:delText>
        </w:r>
        <w:r w:rsidRPr="00A663B2" w:rsidDel="006F7CCF">
          <w:rPr>
            <w:rFonts w:ascii="B Lotus" w:hAnsi="B Lotus" w:cs="B Lotus" w:hint="cs"/>
            <w:noProof/>
            <w:rtl/>
            <w:lang w:bidi="fa-IR"/>
          </w:rPr>
          <w:delText>ی</w:delText>
        </w:r>
        <w:r w:rsidRPr="00A663B2" w:rsidDel="006F7CCF">
          <w:rPr>
            <w:rFonts w:ascii="B Lotus" w:hAnsi="B Lotus" w:cs="B Lotus"/>
            <w:noProof/>
            <w:rtl/>
            <w:lang w:bidi="fa-IR"/>
          </w:rPr>
          <w:delText xml:space="preserve"> </w:delText>
        </w:r>
      </w:del>
      <w:ins w:id="105" w:author="Mehrnazi Boojari" w:date="2019-01-07T09:46:00Z">
        <w:r w:rsidR="006F7CCF">
          <w:rPr>
            <w:rFonts w:ascii="B Lotus" w:hAnsi="B Lotus" w:cs="B Lotus" w:hint="cs"/>
            <w:noProof/>
            <w:rtl/>
            <w:lang w:bidi="fa-IR"/>
          </w:rPr>
          <w:t>‌</w:t>
        </w:r>
        <w:r w:rsidR="006F7CCF">
          <w:rPr>
            <w:rFonts w:ascii="B Lotus" w:hAnsi="B Lotus" w:cs="B Lotus"/>
            <w:noProof/>
            <w:rtl/>
            <w:lang w:bidi="fa-IR"/>
          </w:rPr>
          <w:t xml:space="preserve">های </w:t>
        </w:r>
      </w:ins>
      <w:r w:rsidRPr="00A663B2">
        <w:rPr>
          <w:rFonts w:ascii="B Lotus" w:hAnsi="B Lotus" w:cs="B Lotus"/>
          <w:noProof/>
          <w:rtl/>
          <w:lang w:bidi="fa-IR"/>
        </w:rPr>
        <w:t>مسکن روستا</w:t>
      </w:r>
      <w:r w:rsidRPr="00A663B2">
        <w:rPr>
          <w:rFonts w:ascii="B Lotus" w:hAnsi="B Lotus" w:cs="B Lotus" w:hint="cs"/>
          <w:noProof/>
          <w:rtl/>
          <w:lang w:bidi="fa-IR"/>
        </w:rPr>
        <w:t>یی</w:t>
      </w:r>
      <w:r w:rsidRPr="00A663B2">
        <w:rPr>
          <w:rFonts w:ascii="B Lotus" w:hAnsi="B Lotus" w:cs="B Lotus"/>
          <w:noProof/>
          <w:rtl/>
          <w:lang w:bidi="fa-IR"/>
        </w:rPr>
        <w:t xml:space="preserve"> در کشور</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_Toc533781795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62</w:t>
      </w:r>
      <w:r w:rsidRPr="00A663B2">
        <w:rPr>
          <w:rFonts w:ascii="B Lotus" w:hAnsi="B Lotus" w:cs="B Lotus"/>
          <w:noProof/>
        </w:rPr>
        <w:fldChar w:fldCharType="end"/>
      </w:r>
    </w:p>
    <w:p w14:paraId="5CBC2CD1" w14:textId="77777777" w:rsidR="006D250F" w:rsidRPr="00A663B2" w:rsidRDefault="006D250F" w:rsidP="00144BA7">
      <w:pPr>
        <w:pStyle w:val="TOC2"/>
        <w:tabs>
          <w:tab w:val="left" w:pos="3968"/>
          <w:tab w:val="right" w:leader="dot" w:pos="8898"/>
        </w:tabs>
        <w:bidi/>
        <w:spacing w:before="0" w:line="240" w:lineRule="auto"/>
        <w:rPr>
          <w:rFonts w:ascii="B Lotus" w:eastAsiaTheme="minorEastAsia" w:hAnsi="B Lotus" w:cs="B Lotus"/>
          <w:b w:val="0"/>
          <w:bCs w:val="0"/>
          <w:noProof/>
          <w:szCs w:val="22"/>
        </w:rPr>
      </w:pPr>
      <w:del w:id="106" w:author="Mehrnazi Boojari" w:date="2019-01-07T22:52:00Z">
        <w:r w:rsidRPr="00A663B2" w:rsidDel="005504DB">
          <w:rPr>
            <w:rFonts w:ascii="B Lotus" w:hAnsi="B Lotus" w:cs="B Lotus"/>
            <w:noProof/>
            <w:rtl/>
            <w:lang w:bidi="fa-IR"/>
          </w:rPr>
          <w:delText>3</w:delText>
        </w:r>
      </w:del>
      <w:ins w:id="107" w:author="Mehrnazi Boojari" w:date="2019-01-09T22:59:00Z">
        <w:r w:rsidR="004745DB">
          <w:rPr>
            <w:rFonts w:ascii="B Lotus" w:hAnsi="B Lotus" w:cs="B Lotus" w:hint="cs"/>
            <w:noProof/>
            <w:rtl/>
            <w:lang w:bidi="fa-IR"/>
          </w:rPr>
          <w:t>3-2</w:t>
        </w:r>
      </w:ins>
      <w:del w:id="108" w:author="Mehrnazi Boojari" w:date="2019-01-09T22:59:00Z">
        <w:r w:rsidRPr="00A663B2" w:rsidDel="004745DB">
          <w:rPr>
            <w:rFonts w:ascii="B Lotus" w:hAnsi="B Lotus" w:cs="B Lotus"/>
            <w:noProof/>
            <w:rtl/>
            <w:lang w:bidi="fa-IR"/>
          </w:rPr>
          <w:delText>.</w:delText>
        </w:r>
      </w:del>
      <w:del w:id="109" w:author="Mehrnazi Boojari" w:date="2019-01-07T22:52:00Z">
        <w:r w:rsidRPr="00A663B2" w:rsidDel="005504DB">
          <w:rPr>
            <w:rFonts w:ascii="B Lotus" w:hAnsi="B Lotus" w:cs="B Lotus"/>
            <w:noProof/>
            <w:rtl/>
            <w:lang w:bidi="fa-IR"/>
          </w:rPr>
          <w:delText>2</w:delText>
        </w:r>
      </w:del>
      <w:del w:id="110" w:author="Mehrnazi Boojari" w:date="2019-01-07T12:16:00Z">
        <w:r w:rsidRPr="00A663B2" w:rsidDel="002F77AF">
          <w:rPr>
            <w:rFonts w:ascii="B Lotus" w:hAnsi="B Lotus" w:cs="B Lotus"/>
            <w:noProof/>
            <w:rtl/>
            <w:lang w:bidi="fa-IR"/>
          </w:rPr>
          <w:delText>.ن</w:delText>
        </w:r>
      </w:del>
      <w:ins w:id="111" w:author="Mehrnazi Boojari" w:date="2019-01-07T12:16:00Z">
        <w:r w:rsidR="002F77AF">
          <w:rPr>
            <w:rFonts w:ascii="B Lotus" w:hAnsi="B Lotus" w:cs="B Lotus"/>
            <w:noProof/>
            <w:rtl/>
            <w:lang w:bidi="fa-IR"/>
          </w:rPr>
          <w:t xml:space="preserve"> ن</w:t>
        </w:r>
      </w:ins>
      <w:r w:rsidRPr="00A663B2">
        <w:rPr>
          <w:rFonts w:ascii="B Lotus" w:hAnsi="B Lotus" w:cs="B Lotus"/>
          <w:noProof/>
          <w:rtl/>
          <w:lang w:bidi="fa-IR"/>
        </w:rPr>
        <w:t>سبت مسکن روستا</w:t>
      </w:r>
      <w:r w:rsidRPr="00A663B2">
        <w:rPr>
          <w:rFonts w:ascii="B Lotus" w:hAnsi="B Lotus" w:cs="B Lotus" w:hint="cs"/>
          <w:noProof/>
          <w:rtl/>
          <w:lang w:bidi="fa-IR"/>
        </w:rPr>
        <w:t>یی</w:t>
      </w:r>
      <w:r w:rsidRPr="00A663B2">
        <w:rPr>
          <w:rFonts w:ascii="B Lotus" w:hAnsi="B Lotus" w:cs="B Lotus"/>
          <w:noProof/>
          <w:rtl/>
          <w:lang w:bidi="fa-IR"/>
        </w:rPr>
        <w:t xml:space="preserve"> و اسناد </w:t>
      </w:r>
      <w:del w:id="112" w:author="Mehrnazi Boojari" w:date="2019-01-07T09:48:00Z">
        <w:r w:rsidRPr="00A663B2" w:rsidDel="006F7CCF">
          <w:rPr>
            <w:rFonts w:ascii="B Lotus" w:hAnsi="B Lotus" w:cs="B Lotus"/>
            <w:noProof/>
            <w:rtl/>
            <w:lang w:bidi="fa-IR"/>
          </w:rPr>
          <w:delText>ب</w:delText>
        </w:r>
        <w:r w:rsidRPr="00A663B2" w:rsidDel="006F7CCF">
          <w:rPr>
            <w:rFonts w:ascii="B Lotus" w:hAnsi="B Lotus" w:cs="B Lotus" w:hint="cs"/>
            <w:noProof/>
            <w:rtl/>
            <w:lang w:bidi="fa-IR"/>
          </w:rPr>
          <w:delText>ی</w:delText>
        </w:r>
        <w:r w:rsidRPr="00A663B2" w:rsidDel="006F7CCF">
          <w:rPr>
            <w:rFonts w:ascii="B Lotus" w:hAnsi="B Lotus" w:cs="B Lotus" w:hint="eastAsia"/>
            <w:noProof/>
            <w:rtl/>
            <w:lang w:bidi="fa-IR"/>
          </w:rPr>
          <w:delText>ن</w:delText>
        </w:r>
        <w:r w:rsidRPr="00A663B2" w:rsidDel="006F7CCF">
          <w:rPr>
            <w:rFonts w:ascii="B Lotus" w:hAnsi="B Lotus" w:cs="B Lotus"/>
            <w:noProof/>
            <w:rtl/>
            <w:lang w:bidi="fa-IR"/>
          </w:rPr>
          <w:delText xml:space="preserve"> الملل</w:delText>
        </w:r>
      </w:del>
      <w:ins w:id="113" w:author="Mehrnazi Boojari" w:date="2019-01-07T09:48:00Z">
        <w:r w:rsidR="006F7CCF">
          <w:rPr>
            <w:rFonts w:ascii="B Lotus" w:hAnsi="B Lotus" w:cs="B Lotus"/>
            <w:noProof/>
            <w:rtl/>
            <w:lang w:bidi="fa-IR"/>
          </w:rPr>
          <w:t>بین</w:t>
        </w:r>
        <w:r w:rsidR="006F7CCF">
          <w:rPr>
            <w:rFonts w:ascii="B Lotus" w:hAnsi="B Lotus" w:cs="B Lotus" w:hint="cs"/>
            <w:noProof/>
            <w:rtl/>
            <w:lang w:bidi="fa-IR"/>
          </w:rPr>
          <w:t>‌</w:t>
        </w:r>
        <w:r w:rsidR="006F7CCF">
          <w:rPr>
            <w:rFonts w:ascii="B Lotus" w:hAnsi="B Lotus" w:cs="B Lotus"/>
            <w:noProof/>
            <w:rtl/>
            <w:lang w:bidi="fa-IR"/>
          </w:rPr>
          <w:t>الملل</w:t>
        </w:r>
      </w:ins>
      <w:r w:rsidRPr="00A663B2">
        <w:rPr>
          <w:rFonts w:ascii="B Lotus" w:hAnsi="B Lotus" w:cs="B Lotus" w:hint="cs"/>
          <w:noProof/>
          <w:rtl/>
          <w:lang w:bidi="fa-IR"/>
        </w:rPr>
        <w:t>ی</w:t>
      </w:r>
      <w:r w:rsidRPr="00A663B2">
        <w:rPr>
          <w:rFonts w:ascii="B Lotus" w:hAnsi="B Lotus" w:cs="B Lotus"/>
          <w:noProof/>
          <w:lang w:bidi="fa-IR"/>
        </w:rPr>
        <w:t>.</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_Toc533781796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75</w:t>
      </w:r>
      <w:r w:rsidRPr="00A663B2">
        <w:rPr>
          <w:rFonts w:ascii="B Lotus" w:hAnsi="B Lotus" w:cs="B Lotus"/>
          <w:noProof/>
        </w:rPr>
        <w:fldChar w:fldCharType="end"/>
      </w:r>
    </w:p>
    <w:p w14:paraId="3A10375A" w14:textId="77777777" w:rsidR="006D250F" w:rsidRPr="00A663B2" w:rsidRDefault="006D250F" w:rsidP="004745DB">
      <w:pPr>
        <w:pStyle w:val="TOC2"/>
        <w:tabs>
          <w:tab w:val="left" w:pos="3232"/>
          <w:tab w:val="right" w:leader="dot" w:pos="8898"/>
        </w:tabs>
        <w:bidi/>
        <w:spacing w:before="0" w:line="240" w:lineRule="auto"/>
        <w:rPr>
          <w:rFonts w:ascii="B Lotus" w:eastAsiaTheme="minorEastAsia" w:hAnsi="B Lotus" w:cs="B Lotus"/>
          <w:b w:val="0"/>
          <w:bCs w:val="0"/>
          <w:noProof/>
          <w:szCs w:val="22"/>
        </w:rPr>
      </w:pPr>
      <w:r w:rsidRPr="00A663B2">
        <w:rPr>
          <w:rFonts w:ascii="B Lotus" w:hAnsi="B Lotus" w:cs="B Lotus"/>
          <w:noProof/>
          <w:rtl/>
          <w:lang w:bidi="fa-IR"/>
        </w:rPr>
        <w:t>3</w:t>
      </w:r>
      <w:del w:id="114" w:author="Mehrnazi Boojari" w:date="2019-01-09T22:59:00Z">
        <w:r w:rsidRPr="00A663B2" w:rsidDel="004745DB">
          <w:rPr>
            <w:rFonts w:ascii="B Lotus" w:hAnsi="B Lotus" w:cs="B Lotus"/>
            <w:noProof/>
            <w:rtl/>
            <w:lang w:bidi="fa-IR"/>
          </w:rPr>
          <w:delText>.</w:delText>
        </w:r>
      </w:del>
      <w:ins w:id="115" w:author="Mehrnazi Boojari" w:date="2019-01-09T22:59:00Z">
        <w:r w:rsidR="004745DB">
          <w:rPr>
            <w:rFonts w:ascii="B Lotus" w:hAnsi="B Lotus" w:cs="B Lotus" w:hint="cs"/>
            <w:noProof/>
            <w:rtl/>
            <w:lang w:bidi="fa-IR"/>
          </w:rPr>
          <w:t>-</w:t>
        </w:r>
      </w:ins>
      <w:r w:rsidRPr="00A663B2">
        <w:rPr>
          <w:rFonts w:ascii="B Lotus" w:hAnsi="B Lotus" w:cs="B Lotus"/>
          <w:noProof/>
          <w:rtl/>
          <w:lang w:bidi="fa-IR"/>
        </w:rPr>
        <w:t>3</w:t>
      </w:r>
      <w:del w:id="116" w:author="Mehrnazi Boojari" w:date="2019-01-07T22:34:00Z">
        <w:r w:rsidRPr="00A663B2" w:rsidDel="00051F26">
          <w:rPr>
            <w:rFonts w:ascii="B Lotus" w:hAnsi="B Lotus" w:cs="B Lotus"/>
            <w:noProof/>
            <w:rtl/>
            <w:lang w:bidi="fa-IR"/>
          </w:rPr>
          <w:delText>.ت</w:delText>
        </w:r>
      </w:del>
      <w:ins w:id="117" w:author="Mehrnazi Boojari" w:date="2019-01-07T22:34:00Z">
        <w:r w:rsidR="00051F26">
          <w:rPr>
            <w:rFonts w:ascii="B Lotus" w:hAnsi="B Lotus" w:cs="B Lotus"/>
            <w:noProof/>
            <w:rtl/>
            <w:lang w:bidi="fa-IR"/>
          </w:rPr>
          <w:t xml:space="preserve"> ت</w:t>
        </w:r>
      </w:ins>
      <w:r w:rsidRPr="00A663B2">
        <w:rPr>
          <w:rFonts w:ascii="B Lotus" w:hAnsi="B Lotus" w:cs="B Lotus"/>
          <w:noProof/>
          <w:rtl/>
          <w:lang w:bidi="fa-IR"/>
        </w:rPr>
        <w:t>ب</w:t>
      </w:r>
      <w:r w:rsidRPr="00A663B2">
        <w:rPr>
          <w:rFonts w:ascii="B Lotus" w:hAnsi="B Lotus" w:cs="B Lotus" w:hint="cs"/>
          <w:noProof/>
          <w:rtl/>
          <w:lang w:bidi="fa-IR"/>
        </w:rPr>
        <w:t>یی</w:t>
      </w:r>
      <w:r w:rsidRPr="00A663B2">
        <w:rPr>
          <w:rFonts w:ascii="B Lotus" w:hAnsi="B Lotus" w:cs="B Lotus" w:hint="eastAsia"/>
          <w:noProof/>
          <w:rtl/>
          <w:lang w:bidi="fa-IR"/>
        </w:rPr>
        <w:t>ن</w:t>
      </w:r>
      <w:r w:rsidRPr="00A663B2">
        <w:rPr>
          <w:rFonts w:ascii="B Lotus" w:hAnsi="B Lotus" w:cs="B Lotus"/>
          <w:noProof/>
          <w:rtl/>
          <w:lang w:bidi="fa-IR"/>
        </w:rPr>
        <w:t xml:space="preserve"> عمل</w:t>
      </w:r>
      <w:r w:rsidRPr="00A663B2">
        <w:rPr>
          <w:rFonts w:ascii="B Lotus" w:hAnsi="B Lotus" w:cs="B Lotus" w:hint="cs"/>
          <w:noProof/>
          <w:rtl/>
          <w:lang w:bidi="fa-IR"/>
        </w:rPr>
        <w:t>ی</w:t>
      </w:r>
      <w:r w:rsidRPr="00A663B2">
        <w:rPr>
          <w:rFonts w:ascii="B Lotus" w:hAnsi="B Lotus" w:cs="B Lotus" w:hint="eastAsia"/>
          <w:noProof/>
          <w:rtl/>
          <w:lang w:bidi="fa-IR"/>
        </w:rPr>
        <w:t>ات</w:t>
      </w:r>
      <w:r w:rsidRPr="00A663B2">
        <w:rPr>
          <w:rFonts w:ascii="B Lotus" w:hAnsi="B Lotus" w:cs="B Lotus" w:hint="cs"/>
          <w:noProof/>
          <w:rtl/>
          <w:lang w:bidi="fa-IR"/>
        </w:rPr>
        <w:t>ی</w:t>
      </w:r>
      <w:r w:rsidRPr="00A663B2">
        <w:rPr>
          <w:rFonts w:ascii="B Lotus" w:hAnsi="B Lotus" w:cs="B Lotus"/>
          <w:noProof/>
          <w:rtl/>
          <w:lang w:bidi="fa-IR"/>
        </w:rPr>
        <w:t xml:space="preserve"> چالش</w:t>
      </w:r>
      <w:del w:id="118" w:author="Mehrnazi Boojari" w:date="2019-01-07T09:46:00Z">
        <w:r w:rsidRPr="00A663B2" w:rsidDel="006F7CCF">
          <w:rPr>
            <w:rFonts w:ascii="B Lotus" w:hAnsi="B Lotus" w:cs="B Lotus"/>
            <w:noProof/>
            <w:rtl/>
            <w:lang w:bidi="fa-IR"/>
          </w:rPr>
          <w:delText xml:space="preserve"> ها</w:delText>
        </w:r>
        <w:r w:rsidRPr="00A663B2" w:rsidDel="006F7CCF">
          <w:rPr>
            <w:rFonts w:ascii="B Lotus" w:hAnsi="B Lotus" w:cs="B Lotus" w:hint="cs"/>
            <w:noProof/>
            <w:rtl/>
            <w:lang w:bidi="fa-IR"/>
          </w:rPr>
          <w:delText>ی</w:delText>
        </w:r>
        <w:r w:rsidRPr="00A663B2" w:rsidDel="006F7CCF">
          <w:rPr>
            <w:rFonts w:ascii="B Lotus" w:hAnsi="B Lotus" w:cs="B Lotus"/>
            <w:noProof/>
            <w:rtl/>
            <w:lang w:bidi="fa-IR"/>
          </w:rPr>
          <w:delText xml:space="preserve"> </w:delText>
        </w:r>
      </w:del>
      <w:ins w:id="119" w:author="Mehrnazi Boojari" w:date="2019-01-07T09:46:00Z">
        <w:r w:rsidR="006F7CCF">
          <w:rPr>
            <w:rFonts w:ascii="B Lotus" w:hAnsi="B Lotus" w:cs="B Lotus" w:hint="cs"/>
            <w:noProof/>
            <w:rtl/>
            <w:lang w:bidi="fa-IR"/>
          </w:rPr>
          <w:t>‌</w:t>
        </w:r>
        <w:r w:rsidR="006F7CCF">
          <w:rPr>
            <w:rFonts w:ascii="B Lotus" w:hAnsi="B Lotus" w:cs="B Lotus"/>
            <w:noProof/>
            <w:rtl/>
            <w:lang w:bidi="fa-IR"/>
          </w:rPr>
          <w:t xml:space="preserve">های </w:t>
        </w:r>
      </w:ins>
      <w:r w:rsidRPr="00A663B2">
        <w:rPr>
          <w:rFonts w:ascii="B Lotus" w:hAnsi="B Lotus" w:cs="B Lotus"/>
          <w:noProof/>
          <w:rtl/>
          <w:lang w:bidi="fa-IR"/>
        </w:rPr>
        <w:t>مسکن</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_Toc533781797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77</w:t>
      </w:r>
      <w:r w:rsidRPr="00A663B2">
        <w:rPr>
          <w:rFonts w:ascii="B Lotus" w:hAnsi="B Lotus" w:cs="B Lotus"/>
          <w:noProof/>
        </w:rPr>
        <w:fldChar w:fldCharType="end"/>
      </w:r>
    </w:p>
    <w:p w14:paraId="1B2840FA" w14:textId="77777777" w:rsidR="006D250F" w:rsidRPr="00A663B2" w:rsidRDefault="006D250F" w:rsidP="00144BA7">
      <w:pPr>
        <w:pStyle w:val="TOC2"/>
        <w:tabs>
          <w:tab w:val="left" w:pos="3293"/>
          <w:tab w:val="right" w:leader="dot" w:pos="8898"/>
        </w:tabs>
        <w:bidi/>
        <w:spacing w:before="0" w:line="240" w:lineRule="auto"/>
        <w:rPr>
          <w:rFonts w:ascii="B Lotus" w:eastAsiaTheme="minorEastAsia" w:hAnsi="B Lotus" w:cs="B Lotus"/>
          <w:b w:val="0"/>
          <w:bCs w:val="0"/>
          <w:noProof/>
          <w:szCs w:val="22"/>
        </w:rPr>
      </w:pPr>
      <w:del w:id="120" w:author="Mehrnazi Boojari" w:date="2019-01-07T22:52:00Z">
        <w:r w:rsidRPr="00A663B2" w:rsidDel="005504DB">
          <w:rPr>
            <w:rFonts w:ascii="B Lotus" w:hAnsi="B Lotus" w:cs="B Lotus"/>
            <w:noProof/>
            <w:rtl/>
            <w:lang w:bidi="fa-IR"/>
          </w:rPr>
          <w:delText>3</w:delText>
        </w:r>
      </w:del>
      <w:ins w:id="121" w:author="Mehrnazi Boojari" w:date="2019-01-09T22:59:00Z">
        <w:r w:rsidR="004745DB">
          <w:rPr>
            <w:rFonts w:ascii="B Lotus" w:hAnsi="B Lotus" w:cs="B Lotus" w:hint="cs"/>
            <w:noProof/>
            <w:rtl/>
            <w:lang w:bidi="fa-IR"/>
          </w:rPr>
          <w:t>3-4</w:t>
        </w:r>
      </w:ins>
      <w:del w:id="122" w:author="Mehrnazi Boojari" w:date="2019-01-09T22:59:00Z">
        <w:r w:rsidRPr="00A663B2" w:rsidDel="004745DB">
          <w:rPr>
            <w:rFonts w:ascii="B Lotus" w:hAnsi="B Lotus" w:cs="B Lotus"/>
            <w:noProof/>
            <w:rtl/>
            <w:lang w:bidi="fa-IR"/>
          </w:rPr>
          <w:delText>.</w:delText>
        </w:r>
      </w:del>
      <w:del w:id="123" w:author="Mehrnazi Boojari" w:date="2019-01-07T22:52:00Z">
        <w:r w:rsidRPr="00A663B2" w:rsidDel="005504DB">
          <w:rPr>
            <w:rFonts w:ascii="B Lotus" w:hAnsi="B Lotus" w:cs="B Lotus"/>
            <w:noProof/>
            <w:rtl/>
            <w:lang w:bidi="fa-IR"/>
          </w:rPr>
          <w:delText>4</w:delText>
        </w:r>
      </w:del>
      <w:del w:id="124" w:author="Mehrnazi Boojari" w:date="2019-01-07T12:16:00Z">
        <w:r w:rsidRPr="00A663B2" w:rsidDel="002F77AF">
          <w:rPr>
            <w:rFonts w:ascii="B Lotus" w:hAnsi="B Lotus" w:cs="B Lotus"/>
            <w:noProof/>
            <w:rtl/>
            <w:lang w:bidi="fa-IR"/>
          </w:rPr>
          <w:delText>.ن</w:delText>
        </w:r>
      </w:del>
      <w:ins w:id="125" w:author="Mehrnazi Boojari" w:date="2019-01-07T12:16:00Z">
        <w:r w:rsidR="002F77AF">
          <w:rPr>
            <w:rFonts w:ascii="B Lotus" w:hAnsi="B Lotus" w:cs="B Lotus"/>
            <w:noProof/>
            <w:rtl/>
            <w:lang w:bidi="fa-IR"/>
          </w:rPr>
          <w:t xml:space="preserve"> ن</w:t>
        </w:r>
      </w:ins>
      <w:r w:rsidRPr="00A663B2">
        <w:rPr>
          <w:rFonts w:ascii="B Lotus" w:hAnsi="B Lotus" w:cs="B Lotus"/>
          <w:noProof/>
          <w:rtl/>
          <w:lang w:bidi="fa-IR"/>
        </w:rPr>
        <w:t>ما</w:t>
      </w:r>
      <w:r w:rsidRPr="00A663B2">
        <w:rPr>
          <w:rFonts w:ascii="B Lotus" w:hAnsi="B Lotus" w:cs="B Lotus" w:hint="cs"/>
          <w:noProof/>
          <w:rtl/>
          <w:lang w:bidi="fa-IR"/>
        </w:rPr>
        <w:t>ی</w:t>
      </w:r>
      <w:r w:rsidRPr="00A663B2">
        <w:rPr>
          <w:rFonts w:ascii="B Lotus" w:hAnsi="B Lotus" w:cs="B Lotus" w:hint="eastAsia"/>
          <w:noProof/>
          <w:rtl/>
          <w:lang w:bidi="fa-IR"/>
        </w:rPr>
        <w:t>ه</w:t>
      </w:r>
      <w:r w:rsidRPr="00A663B2">
        <w:rPr>
          <w:rFonts w:ascii="B Lotus" w:hAnsi="B Lotus" w:cs="B Lotus"/>
          <w:noProof/>
          <w:rtl/>
          <w:lang w:bidi="fa-IR"/>
        </w:rPr>
        <w:t xml:space="preserve"> چالش</w:t>
      </w:r>
      <w:del w:id="126" w:author="Mehrnazi Boojari" w:date="2019-01-07T09:46:00Z">
        <w:r w:rsidRPr="00A663B2" w:rsidDel="006F7CCF">
          <w:rPr>
            <w:rFonts w:ascii="B Lotus" w:hAnsi="B Lotus" w:cs="B Lotus"/>
            <w:noProof/>
            <w:rtl/>
            <w:lang w:bidi="fa-IR"/>
          </w:rPr>
          <w:delText xml:space="preserve"> ها</w:delText>
        </w:r>
        <w:r w:rsidRPr="00A663B2" w:rsidDel="006F7CCF">
          <w:rPr>
            <w:rFonts w:ascii="B Lotus" w:hAnsi="B Lotus" w:cs="B Lotus" w:hint="cs"/>
            <w:noProof/>
            <w:rtl/>
            <w:lang w:bidi="fa-IR"/>
          </w:rPr>
          <w:delText>ی</w:delText>
        </w:r>
        <w:r w:rsidRPr="00A663B2" w:rsidDel="006F7CCF">
          <w:rPr>
            <w:rFonts w:ascii="B Lotus" w:hAnsi="B Lotus" w:cs="B Lotus"/>
            <w:noProof/>
            <w:rtl/>
            <w:lang w:bidi="fa-IR"/>
          </w:rPr>
          <w:delText xml:space="preserve"> </w:delText>
        </w:r>
      </w:del>
      <w:ins w:id="127" w:author="Mehrnazi Boojari" w:date="2019-01-07T09:46:00Z">
        <w:r w:rsidR="006F7CCF">
          <w:rPr>
            <w:rFonts w:ascii="B Lotus" w:hAnsi="B Lotus" w:cs="B Lotus" w:hint="cs"/>
            <w:noProof/>
            <w:rtl/>
            <w:lang w:bidi="fa-IR"/>
          </w:rPr>
          <w:t>‌</w:t>
        </w:r>
        <w:r w:rsidR="006F7CCF">
          <w:rPr>
            <w:rFonts w:ascii="B Lotus" w:hAnsi="B Lotus" w:cs="B Lotus"/>
            <w:noProof/>
            <w:rtl/>
            <w:lang w:bidi="fa-IR"/>
          </w:rPr>
          <w:t xml:space="preserve">های </w:t>
        </w:r>
      </w:ins>
      <w:r w:rsidRPr="00A663B2">
        <w:rPr>
          <w:rFonts w:ascii="B Lotus" w:hAnsi="B Lotus" w:cs="B Lotus"/>
          <w:noProof/>
          <w:rtl/>
          <w:lang w:bidi="fa-IR"/>
        </w:rPr>
        <w:t>مسکن روستا</w:t>
      </w:r>
      <w:r w:rsidRPr="00A663B2">
        <w:rPr>
          <w:rFonts w:ascii="B Lotus" w:hAnsi="B Lotus" w:cs="B Lotus" w:hint="cs"/>
          <w:noProof/>
          <w:rtl/>
          <w:lang w:bidi="fa-IR"/>
        </w:rPr>
        <w:t>یی</w:t>
      </w:r>
      <w:r w:rsidRPr="00A663B2">
        <w:rPr>
          <w:rFonts w:ascii="B Lotus" w:hAnsi="B Lotus" w:cs="B Lotus"/>
          <w:noProof/>
          <w:lang w:bidi="fa-IR"/>
        </w:rPr>
        <w:t>.</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_Toc533781798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88</w:t>
      </w:r>
      <w:r w:rsidRPr="00A663B2">
        <w:rPr>
          <w:rFonts w:ascii="B Lotus" w:hAnsi="B Lotus" w:cs="B Lotus"/>
          <w:noProof/>
        </w:rPr>
        <w:fldChar w:fldCharType="end"/>
      </w:r>
    </w:p>
    <w:p w14:paraId="72518305" w14:textId="77777777" w:rsidR="006D250F" w:rsidRPr="005504DB" w:rsidRDefault="006D250F">
      <w:pPr>
        <w:pStyle w:val="TOC1"/>
        <w:rPr>
          <w:rFonts w:eastAsiaTheme="minorEastAsia"/>
        </w:rPr>
        <w:pPrChange w:id="128" w:author="Mehrnazi Boojari" w:date="2019-01-15T22:32:00Z">
          <w:pPr>
            <w:pStyle w:val="TOC1"/>
            <w:tabs>
              <w:tab w:val="left" w:pos="6370"/>
              <w:tab w:val="right" w:leader="dot" w:pos="8898"/>
            </w:tabs>
            <w:spacing w:before="0" w:line="240" w:lineRule="auto"/>
          </w:pPr>
        </w:pPrChange>
      </w:pPr>
      <w:r w:rsidRPr="005504DB">
        <w:rPr>
          <w:rtl/>
        </w:rPr>
        <w:t>4</w:t>
      </w:r>
      <w:del w:id="129" w:author="Mehrnazi Boojari" w:date="2019-01-07T12:17:00Z">
        <w:r w:rsidRPr="005504DB" w:rsidDel="002F77AF">
          <w:rPr>
            <w:rtl/>
          </w:rPr>
          <w:delText>.ف</w:delText>
        </w:r>
      </w:del>
      <w:ins w:id="130" w:author="Mehrnazi Boojari" w:date="2019-01-08T23:45:00Z">
        <w:r w:rsidR="00144BA7">
          <w:rPr>
            <w:rFonts w:hint="cs"/>
            <w:rtl/>
          </w:rPr>
          <w:t>-</w:t>
        </w:r>
      </w:ins>
      <w:ins w:id="131" w:author="Mehrnazi Boojari" w:date="2019-01-07T12:17:00Z">
        <w:r w:rsidR="002F77AF" w:rsidRPr="005504DB">
          <w:rPr>
            <w:rtl/>
          </w:rPr>
          <w:t xml:space="preserve"> ف</w:t>
        </w:r>
      </w:ins>
      <w:r w:rsidRPr="005504DB">
        <w:rPr>
          <w:rtl/>
        </w:rPr>
        <w:t>صل چهارم</w:t>
      </w:r>
      <w:del w:id="132" w:author="Mehrnazi Boojari" w:date="2019-01-07T10:35:00Z">
        <w:r w:rsidRPr="005504DB" w:rsidDel="006C73A5">
          <w:rPr>
            <w:rtl/>
          </w:rPr>
          <w:delText xml:space="preserve"> : </w:delText>
        </w:r>
      </w:del>
      <w:ins w:id="133" w:author="Mehrnazi Boojari" w:date="2019-01-07T10:35:00Z">
        <w:r w:rsidR="006C73A5" w:rsidRPr="005504DB">
          <w:rPr>
            <w:rtl/>
          </w:rPr>
          <w:t xml:space="preserve">: </w:t>
        </w:r>
      </w:ins>
      <w:r w:rsidRPr="005504DB">
        <w:rPr>
          <w:rtl/>
        </w:rPr>
        <w:t xml:space="preserve">شبکه </w:t>
      </w:r>
      <w:del w:id="134" w:author="Mehrnazi Boojari" w:date="2019-01-07T09:46:00Z">
        <w:r w:rsidRPr="005504DB" w:rsidDel="006F7CCF">
          <w:rPr>
            <w:rtl/>
          </w:rPr>
          <w:delText>راه حل</w:delText>
        </w:r>
      </w:del>
      <w:ins w:id="135" w:author="Mehrnazi Boojari" w:date="2019-01-07T09:46:00Z">
        <w:r w:rsidR="006F7CCF" w:rsidRPr="005504DB">
          <w:rPr>
            <w:rtl/>
          </w:rPr>
          <w:t>راه</w:t>
        </w:r>
        <w:r w:rsidR="006F7CCF" w:rsidRPr="005504DB">
          <w:rPr>
            <w:rFonts w:hint="cs"/>
            <w:rtl/>
          </w:rPr>
          <w:t>‌</w:t>
        </w:r>
        <w:r w:rsidR="006F7CCF" w:rsidRPr="005504DB">
          <w:rPr>
            <w:rtl/>
          </w:rPr>
          <w:t>حل</w:t>
        </w:r>
      </w:ins>
      <w:del w:id="136" w:author="Mehrnazi Boojari" w:date="2019-01-07T09:46:00Z">
        <w:r w:rsidRPr="005504DB" w:rsidDel="006F7CCF">
          <w:rPr>
            <w:rtl/>
          </w:rPr>
          <w:delText xml:space="preserve"> ها</w:delText>
        </w:r>
        <w:r w:rsidRPr="005504DB" w:rsidDel="006F7CCF">
          <w:rPr>
            <w:rFonts w:hint="cs"/>
            <w:rtl/>
          </w:rPr>
          <w:delText>ی</w:delText>
        </w:r>
        <w:r w:rsidRPr="005504DB" w:rsidDel="006F7CCF">
          <w:rPr>
            <w:rtl/>
          </w:rPr>
          <w:delText xml:space="preserve"> </w:delText>
        </w:r>
      </w:del>
      <w:ins w:id="137" w:author="Mehrnazi Boojari" w:date="2019-01-07T09:46:00Z">
        <w:r w:rsidR="006F7CCF" w:rsidRPr="005504DB">
          <w:rPr>
            <w:rFonts w:hint="cs"/>
            <w:rtl/>
          </w:rPr>
          <w:t>‌</w:t>
        </w:r>
        <w:r w:rsidR="006F7CCF" w:rsidRPr="005504DB">
          <w:rPr>
            <w:rtl/>
          </w:rPr>
          <w:t xml:space="preserve">های </w:t>
        </w:r>
      </w:ins>
      <w:r w:rsidRPr="005504DB">
        <w:rPr>
          <w:rtl/>
        </w:rPr>
        <w:t>نظام چالش</w:t>
      </w:r>
      <w:del w:id="138" w:author="Mehrnazi Boojari" w:date="2019-01-07T09:46:00Z">
        <w:r w:rsidRPr="005504DB" w:rsidDel="006F7CCF">
          <w:rPr>
            <w:rtl/>
          </w:rPr>
          <w:delText xml:space="preserve"> ها</w:delText>
        </w:r>
        <w:r w:rsidRPr="005504DB" w:rsidDel="006F7CCF">
          <w:rPr>
            <w:rFonts w:hint="cs"/>
            <w:rtl/>
          </w:rPr>
          <w:delText>ی</w:delText>
        </w:r>
        <w:r w:rsidRPr="005504DB" w:rsidDel="006F7CCF">
          <w:rPr>
            <w:rtl/>
          </w:rPr>
          <w:delText xml:space="preserve"> </w:delText>
        </w:r>
      </w:del>
      <w:ins w:id="139" w:author="Mehrnazi Boojari" w:date="2019-01-07T09:46:00Z">
        <w:r w:rsidR="006F7CCF" w:rsidRPr="005504DB">
          <w:rPr>
            <w:rFonts w:hint="cs"/>
            <w:rtl/>
          </w:rPr>
          <w:t>‌</w:t>
        </w:r>
        <w:r w:rsidR="006F7CCF" w:rsidRPr="005504DB">
          <w:rPr>
            <w:rtl/>
          </w:rPr>
          <w:t xml:space="preserve">های </w:t>
        </w:r>
      </w:ins>
      <w:r w:rsidRPr="005504DB">
        <w:rPr>
          <w:rtl/>
        </w:rPr>
        <w:t>مسکن روستا</w:t>
      </w:r>
      <w:r w:rsidRPr="005504DB">
        <w:rPr>
          <w:rFonts w:hint="cs"/>
          <w:rtl/>
        </w:rPr>
        <w:t>یی</w:t>
      </w:r>
      <w:r w:rsidRPr="005504DB">
        <w:rPr>
          <w:rFonts w:ascii="Times New Roman" w:hAnsi="Times New Roman" w:cs="Times New Roman"/>
        </w:rPr>
        <w:t>…</w:t>
      </w:r>
      <w:r w:rsidRPr="005504DB">
        <w:t>..</w:t>
      </w:r>
      <w:r w:rsidRPr="005504DB">
        <w:tab/>
      </w:r>
      <w:r w:rsidRPr="005504DB">
        <w:fldChar w:fldCharType="begin"/>
      </w:r>
      <w:r w:rsidRPr="005504DB">
        <w:instrText xml:space="preserve"> PAGEREF _Toc533781799 \h </w:instrText>
      </w:r>
      <w:r w:rsidRPr="005504DB">
        <w:fldChar w:fldCharType="separate"/>
      </w:r>
      <w:r w:rsidRPr="005504DB">
        <w:rPr>
          <w:rtl/>
        </w:rPr>
        <w:t>93</w:t>
      </w:r>
      <w:r w:rsidRPr="005504DB">
        <w:fldChar w:fldCharType="end"/>
      </w:r>
    </w:p>
    <w:p w14:paraId="3C1C4C9B" w14:textId="77777777" w:rsidR="006D250F" w:rsidRPr="00A663B2" w:rsidRDefault="006D250F" w:rsidP="00144BA7">
      <w:pPr>
        <w:pStyle w:val="TOC2"/>
        <w:tabs>
          <w:tab w:val="left" w:pos="5294"/>
          <w:tab w:val="right" w:leader="dot" w:pos="8898"/>
        </w:tabs>
        <w:bidi/>
        <w:spacing w:before="0" w:line="240" w:lineRule="auto"/>
        <w:rPr>
          <w:rFonts w:ascii="B Lotus" w:eastAsiaTheme="minorEastAsia" w:hAnsi="B Lotus" w:cs="B Lotus"/>
          <w:b w:val="0"/>
          <w:bCs w:val="0"/>
          <w:noProof/>
          <w:szCs w:val="22"/>
        </w:rPr>
      </w:pPr>
      <w:del w:id="140" w:author="Mehrnazi Boojari" w:date="2019-01-07T22:53:00Z">
        <w:r w:rsidRPr="00A663B2" w:rsidDel="005504DB">
          <w:rPr>
            <w:rFonts w:ascii="B Lotus" w:hAnsi="B Lotus" w:cs="B Lotus"/>
            <w:noProof/>
            <w:rtl/>
            <w:lang w:bidi="fa-IR"/>
          </w:rPr>
          <w:delText>4</w:delText>
        </w:r>
      </w:del>
      <w:ins w:id="141" w:author="Mehrnazi Boojari" w:date="2019-01-09T23:00:00Z">
        <w:r w:rsidR="004745DB">
          <w:rPr>
            <w:rFonts w:ascii="B Lotus" w:hAnsi="B Lotus" w:cs="B Lotus" w:hint="cs"/>
            <w:noProof/>
            <w:rtl/>
            <w:lang w:bidi="fa-IR"/>
          </w:rPr>
          <w:t>4-1</w:t>
        </w:r>
      </w:ins>
      <w:del w:id="142" w:author="Mehrnazi Boojari" w:date="2019-01-09T23:00:00Z">
        <w:r w:rsidRPr="00A663B2" w:rsidDel="004745DB">
          <w:rPr>
            <w:rFonts w:ascii="B Lotus" w:hAnsi="B Lotus" w:cs="B Lotus"/>
            <w:noProof/>
            <w:rtl/>
            <w:lang w:bidi="fa-IR"/>
          </w:rPr>
          <w:delText>.</w:delText>
        </w:r>
      </w:del>
      <w:del w:id="143" w:author="Mehrnazi Boojari" w:date="2019-01-07T22:53:00Z">
        <w:r w:rsidRPr="00A663B2" w:rsidDel="005504DB">
          <w:rPr>
            <w:rFonts w:ascii="B Lotus" w:hAnsi="B Lotus" w:cs="B Lotus"/>
            <w:noProof/>
            <w:rtl/>
            <w:lang w:bidi="fa-IR"/>
          </w:rPr>
          <w:delText>1</w:delText>
        </w:r>
      </w:del>
      <w:del w:id="144" w:author="Mehrnazi Boojari" w:date="2019-01-07T10:50:00Z">
        <w:r w:rsidRPr="00A663B2" w:rsidDel="006A1F1D">
          <w:rPr>
            <w:rFonts w:ascii="B Lotus" w:hAnsi="B Lotus" w:cs="B Lotus"/>
            <w:noProof/>
            <w:rtl/>
            <w:lang w:bidi="fa-IR"/>
          </w:rPr>
          <w:delText>.ا</w:delText>
        </w:r>
      </w:del>
      <w:ins w:id="145" w:author="Mehrnazi Boojari" w:date="2019-01-07T10:50:00Z">
        <w:r w:rsidR="006A1F1D">
          <w:rPr>
            <w:rFonts w:ascii="B Lotus" w:hAnsi="B Lotus" w:cs="B Lotus"/>
            <w:noProof/>
            <w:rtl/>
            <w:lang w:bidi="fa-IR"/>
          </w:rPr>
          <w:t xml:space="preserve"> ا</w:t>
        </w:r>
      </w:ins>
      <w:r w:rsidRPr="00A663B2">
        <w:rPr>
          <w:rFonts w:ascii="B Lotus" w:hAnsi="B Lotus" w:cs="B Lotus"/>
          <w:noProof/>
          <w:rtl/>
          <w:lang w:bidi="fa-IR"/>
        </w:rPr>
        <w:t>نتخاب چالش</w:t>
      </w:r>
      <w:del w:id="146" w:author="Mehrnazi Boojari" w:date="2019-01-07T09:45:00Z">
        <w:r w:rsidRPr="00A663B2" w:rsidDel="006F7CCF">
          <w:rPr>
            <w:rFonts w:ascii="B Lotus" w:hAnsi="B Lotus" w:cs="B Lotus"/>
            <w:noProof/>
            <w:rtl/>
            <w:lang w:bidi="fa-IR"/>
          </w:rPr>
          <w:delText xml:space="preserve"> ها </w:delText>
        </w:r>
      </w:del>
      <w:ins w:id="147" w:author="Mehrnazi Boojari" w:date="2019-01-07T09:45:00Z">
        <w:r w:rsidR="006F7CCF">
          <w:rPr>
            <w:rFonts w:ascii="B Lotus" w:hAnsi="B Lotus" w:cs="B Lotus" w:hint="cs"/>
            <w:noProof/>
            <w:rtl/>
            <w:lang w:bidi="fa-IR"/>
          </w:rPr>
          <w:t>‌</w:t>
        </w:r>
        <w:r w:rsidR="006F7CCF">
          <w:rPr>
            <w:rFonts w:ascii="B Lotus" w:hAnsi="B Lotus" w:cs="B Lotus"/>
            <w:noProof/>
            <w:rtl/>
            <w:lang w:bidi="fa-IR"/>
          </w:rPr>
          <w:t xml:space="preserve">ها </w:t>
        </w:r>
      </w:ins>
      <w:r w:rsidRPr="00A663B2">
        <w:rPr>
          <w:rFonts w:ascii="B Lotus" w:hAnsi="B Lotus" w:cs="B Lotus"/>
          <w:noProof/>
          <w:rtl/>
          <w:lang w:bidi="fa-IR"/>
        </w:rPr>
        <w:t>و عوامل دارا</w:t>
      </w:r>
      <w:r w:rsidRPr="00A663B2">
        <w:rPr>
          <w:rFonts w:ascii="B Lotus" w:hAnsi="B Lotus" w:cs="B Lotus" w:hint="cs"/>
          <w:noProof/>
          <w:rtl/>
          <w:lang w:bidi="fa-IR"/>
        </w:rPr>
        <w:t>ی</w:t>
      </w:r>
      <w:r w:rsidRPr="00A663B2">
        <w:rPr>
          <w:rFonts w:ascii="B Lotus" w:hAnsi="B Lotus" w:cs="B Lotus"/>
          <w:noProof/>
          <w:rtl/>
          <w:lang w:bidi="fa-IR"/>
        </w:rPr>
        <w:t xml:space="preserve"> اولو</w:t>
      </w:r>
      <w:r w:rsidRPr="00A663B2">
        <w:rPr>
          <w:rFonts w:ascii="B Lotus" w:hAnsi="B Lotus" w:cs="B Lotus" w:hint="cs"/>
          <w:noProof/>
          <w:rtl/>
          <w:lang w:bidi="fa-IR"/>
        </w:rPr>
        <w:t>ی</w:t>
      </w:r>
      <w:r w:rsidRPr="00A663B2">
        <w:rPr>
          <w:rFonts w:ascii="B Lotus" w:hAnsi="B Lotus" w:cs="B Lotus" w:hint="eastAsia"/>
          <w:noProof/>
          <w:rtl/>
          <w:lang w:bidi="fa-IR"/>
        </w:rPr>
        <w:t>ت</w:t>
      </w:r>
      <w:r w:rsidRPr="00A663B2">
        <w:rPr>
          <w:rFonts w:ascii="B Lotus" w:hAnsi="B Lotus" w:cs="B Lotus"/>
          <w:noProof/>
          <w:rtl/>
          <w:lang w:bidi="fa-IR"/>
        </w:rPr>
        <w:t xml:space="preserve"> مسکن روستا</w:t>
      </w:r>
      <w:r w:rsidRPr="00A663B2">
        <w:rPr>
          <w:rFonts w:ascii="B Lotus" w:hAnsi="B Lotus" w:cs="B Lotus" w:hint="cs"/>
          <w:noProof/>
          <w:rtl/>
          <w:lang w:bidi="fa-IR"/>
        </w:rPr>
        <w:t>یی</w:t>
      </w:r>
      <w:r w:rsidRPr="00A663B2">
        <w:rPr>
          <w:rFonts w:ascii="B Lotus" w:hAnsi="B Lotus" w:cs="B Lotus"/>
          <w:noProof/>
          <w:lang w:bidi="fa-IR"/>
        </w:rPr>
        <w:t>.</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_Toc533781800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95</w:t>
      </w:r>
      <w:r w:rsidRPr="00A663B2">
        <w:rPr>
          <w:rFonts w:ascii="B Lotus" w:hAnsi="B Lotus" w:cs="B Lotus"/>
          <w:noProof/>
        </w:rPr>
        <w:fldChar w:fldCharType="end"/>
      </w:r>
    </w:p>
    <w:p w14:paraId="24B39E77" w14:textId="77777777" w:rsidR="006D250F" w:rsidRPr="00A663B2" w:rsidRDefault="006D250F" w:rsidP="00144BA7">
      <w:pPr>
        <w:pStyle w:val="TOC2"/>
        <w:tabs>
          <w:tab w:val="left" w:pos="4570"/>
          <w:tab w:val="right" w:leader="dot" w:pos="8898"/>
        </w:tabs>
        <w:bidi/>
        <w:spacing w:before="0" w:line="240" w:lineRule="auto"/>
        <w:rPr>
          <w:rFonts w:ascii="B Lotus" w:eastAsiaTheme="minorEastAsia" w:hAnsi="B Lotus" w:cs="B Lotus"/>
          <w:b w:val="0"/>
          <w:bCs w:val="0"/>
          <w:noProof/>
          <w:szCs w:val="22"/>
        </w:rPr>
      </w:pPr>
      <w:del w:id="148" w:author="Mehrnazi Boojari" w:date="2019-01-07T22:53:00Z">
        <w:r w:rsidRPr="00A663B2" w:rsidDel="005504DB">
          <w:rPr>
            <w:rFonts w:ascii="B Lotus" w:hAnsi="B Lotus" w:cs="B Lotus"/>
            <w:noProof/>
            <w:rtl/>
            <w:lang w:bidi="fa-IR"/>
          </w:rPr>
          <w:delText>4</w:delText>
        </w:r>
      </w:del>
      <w:ins w:id="149" w:author="Mehrnazi Boojari" w:date="2019-01-09T23:00:00Z">
        <w:r w:rsidR="004745DB">
          <w:rPr>
            <w:rFonts w:ascii="B Lotus" w:hAnsi="B Lotus" w:cs="B Lotus" w:hint="cs"/>
            <w:noProof/>
            <w:rtl/>
            <w:lang w:bidi="fa-IR"/>
          </w:rPr>
          <w:t>4-2</w:t>
        </w:r>
      </w:ins>
      <w:del w:id="150" w:author="Mehrnazi Boojari" w:date="2019-01-09T23:00:00Z">
        <w:r w:rsidRPr="00A663B2" w:rsidDel="004745DB">
          <w:rPr>
            <w:rFonts w:ascii="B Lotus" w:hAnsi="B Lotus" w:cs="B Lotus"/>
            <w:noProof/>
            <w:rtl/>
            <w:lang w:bidi="fa-IR"/>
          </w:rPr>
          <w:delText>.</w:delText>
        </w:r>
      </w:del>
      <w:del w:id="151" w:author="Mehrnazi Boojari" w:date="2019-01-07T22:53:00Z">
        <w:r w:rsidRPr="00A663B2" w:rsidDel="005504DB">
          <w:rPr>
            <w:rFonts w:ascii="B Lotus" w:hAnsi="B Lotus" w:cs="B Lotus"/>
            <w:noProof/>
            <w:rtl/>
            <w:lang w:bidi="fa-IR"/>
          </w:rPr>
          <w:delText>2</w:delText>
        </w:r>
      </w:del>
      <w:del w:id="152" w:author="Mehrnazi Boojari" w:date="2019-01-07T12:16:00Z">
        <w:r w:rsidRPr="00A663B2" w:rsidDel="002F77AF">
          <w:rPr>
            <w:rFonts w:ascii="B Lotus" w:hAnsi="B Lotus" w:cs="B Lotus"/>
            <w:noProof/>
            <w:rtl/>
            <w:lang w:bidi="fa-IR"/>
          </w:rPr>
          <w:delText>.ن</w:delText>
        </w:r>
      </w:del>
      <w:ins w:id="153" w:author="Mehrnazi Boojari" w:date="2019-01-07T12:16:00Z">
        <w:r w:rsidR="002F77AF">
          <w:rPr>
            <w:rFonts w:ascii="B Lotus" w:hAnsi="B Lotus" w:cs="B Lotus"/>
            <w:noProof/>
            <w:rtl/>
            <w:lang w:bidi="fa-IR"/>
          </w:rPr>
          <w:t xml:space="preserve"> ن</w:t>
        </w:r>
      </w:ins>
      <w:r w:rsidRPr="00A663B2">
        <w:rPr>
          <w:rFonts w:ascii="B Lotus" w:hAnsi="B Lotus" w:cs="B Lotus"/>
          <w:noProof/>
          <w:rtl/>
          <w:lang w:bidi="fa-IR"/>
        </w:rPr>
        <w:t xml:space="preserve">ظام </w:t>
      </w:r>
      <w:del w:id="154" w:author="Mehrnazi Boojari" w:date="2019-01-07T09:45:00Z">
        <w:r w:rsidRPr="00A663B2" w:rsidDel="006F7CCF">
          <w:rPr>
            <w:rFonts w:ascii="B Lotus" w:hAnsi="B Lotus" w:cs="B Lotus"/>
            <w:noProof/>
            <w:rtl/>
            <w:lang w:bidi="fa-IR"/>
          </w:rPr>
          <w:delText>راه حل</w:delText>
        </w:r>
      </w:del>
      <w:ins w:id="155" w:author="Mehrnazi Boojari" w:date="2019-01-07T09:45:00Z">
        <w:r w:rsidR="006F7CCF">
          <w:rPr>
            <w:rFonts w:ascii="B Lotus" w:hAnsi="B Lotus" w:cs="B Lotus"/>
            <w:noProof/>
            <w:rtl/>
            <w:lang w:bidi="fa-IR"/>
          </w:rPr>
          <w:t>راه</w:t>
        </w:r>
        <w:r w:rsidR="006F7CCF">
          <w:rPr>
            <w:rFonts w:ascii="B Lotus" w:hAnsi="B Lotus" w:cs="B Lotus" w:hint="cs"/>
            <w:noProof/>
            <w:rtl/>
            <w:lang w:bidi="fa-IR"/>
          </w:rPr>
          <w:t>‌</w:t>
        </w:r>
        <w:r w:rsidR="006F7CCF">
          <w:rPr>
            <w:rFonts w:ascii="B Lotus" w:hAnsi="B Lotus" w:cs="B Lotus"/>
            <w:noProof/>
            <w:rtl/>
            <w:lang w:bidi="fa-IR"/>
          </w:rPr>
          <w:t>حل</w:t>
        </w:r>
      </w:ins>
      <w:del w:id="156" w:author="Mehrnazi Boojari" w:date="2019-01-07T09:57:00Z">
        <w:r w:rsidRPr="00A663B2" w:rsidDel="00A31D6F">
          <w:rPr>
            <w:rFonts w:ascii="B Lotus" w:hAnsi="B Lotus" w:cs="B Lotus"/>
            <w:noProof/>
            <w:rtl/>
            <w:lang w:bidi="fa-IR"/>
          </w:rPr>
          <w:delText xml:space="preserve">  </w:delText>
        </w:r>
      </w:del>
      <w:ins w:id="157" w:author="Mehrnazi Boojari" w:date="2019-01-07T09:57:00Z">
        <w:r w:rsidR="00A31D6F">
          <w:rPr>
            <w:rFonts w:ascii="B Lotus" w:hAnsi="B Lotus" w:cs="B Lotus"/>
            <w:noProof/>
            <w:rtl/>
            <w:lang w:bidi="fa-IR"/>
          </w:rPr>
          <w:t xml:space="preserve"> </w:t>
        </w:r>
      </w:ins>
      <w:r w:rsidRPr="00A663B2">
        <w:rPr>
          <w:rFonts w:ascii="B Lotus" w:hAnsi="B Lotus" w:cs="B Lotus"/>
          <w:noProof/>
          <w:rtl/>
          <w:lang w:bidi="fa-IR"/>
        </w:rPr>
        <w:t>چالش</w:t>
      </w:r>
      <w:del w:id="158" w:author="Mehrnazi Boojari" w:date="2019-01-07T09:45:00Z">
        <w:r w:rsidRPr="00A663B2" w:rsidDel="006F7CCF">
          <w:rPr>
            <w:rFonts w:ascii="B Lotus" w:hAnsi="B Lotus" w:cs="B Lotus"/>
            <w:noProof/>
            <w:rtl/>
            <w:lang w:bidi="fa-IR"/>
          </w:rPr>
          <w:delText xml:space="preserve"> ها </w:delText>
        </w:r>
      </w:del>
      <w:ins w:id="159" w:author="Mehrnazi Boojari" w:date="2019-01-07T09:45:00Z">
        <w:r w:rsidR="006F7CCF">
          <w:rPr>
            <w:rFonts w:ascii="B Lotus" w:hAnsi="B Lotus" w:cs="B Lotus" w:hint="cs"/>
            <w:noProof/>
            <w:rtl/>
            <w:lang w:bidi="fa-IR"/>
          </w:rPr>
          <w:t>‌</w:t>
        </w:r>
        <w:r w:rsidR="006F7CCF">
          <w:rPr>
            <w:rFonts w:ascii="B Lotus" w:hAnsi="B Lotus" w:cs="B Lotus"/>
            <w:noProof/>
            <w:rtl/>
            <w:lang w:bidi="fa-IR"/>
          </w:rPr>
          <w:t xml:space="preserve">ها </w:t>
        </w:r>
      </w:ins>
      <w:r w:rsidRPr="00A663B2">
        <w:rPr>
          <w:rFonts w:ascii="B Lotus" w:hAnsi="B Lotus" w:cs="B Lotus"/>
          <w:noProof/>
          <w:rtl/>
          <w:lang w:bidi="fa-IR"/>
        </w:rPr>
        <w:t>و عوامل مسکن روستا</w:t>
      </w:r>
      <w:r w:rsidRPr="00A663B2">
        <w:rPr>
          <w:rFonts w:ascii="B Lotus" w:hAnsi="B Lotus" w:cs="B Lotus" w:hint="cs"/>
          <w:noProof/>
          <w:rtl/>
          <w:lang w:bidi="fa-IR"/>
        </w:rPr>
        <w:t>یی</w:t>
      </w:r>
      <w:del w:id="160" w:author="Mehrnazi Boojari" w:date="2019-01-07T23:31:00Z">
        <w:r w:rsidRPr="00A663B2" w:rsidDel="00A26EBB">
          <w:rPr>
            <w:rFonts w:ascii="B Lotus" w:hAnsi="B Lotus" w:cs="B Lotus"/>
            <w:noProof/>
            <w:lang w:bidi="fa-IR"/>
          </w:rPr>
          <w:delText>.</w:delText>
        </w:r>
      </w:del>
      <w:ins w:id="161" w:author="Mehrnazi Boojari" w:date="2019-01-07T12:15:00Z">
        <w:r w:rsidR="002F77AF" w:rsidRPr="00A663B2">
          <w:rPr>
            <w:rFonts w:ascii="B Lotus" w:hAnsi="B Lotus" w:cs="B Lotus"/>
            <w:noProof/>
          </w:rPr>
          <w:tab/>
        </w:r>
      </w:ins>
      <w:ins w:id="162" w:author="Mehrnazi Boojari" w:date="2019-01-07T23:32:00Z">
        <w:r w:rsidR="00A26EBB">
          <w:rPr>
            <w:rFonts w:ascii="B Lotus" w:hAnsi="B Lotus" w:cs="B Lotus" w:hint="cs"/>
            <w:noProof/>
            <w:rtl/>
          </w:rPr>
          <w:t>...</w:t>
        </w:r>
      </w:ins>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_Toc533781801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97</w:t>
      </w:r>
      <w:r w:rsidRPr="00A663B2">
        <w:rPr>
          <w:rFonts w:ascii="B Lotus" w:hAnsi="B Lotus" w:cs="B Lotus"/>
          <w:noProof/>
        </w:rPr>
        <w:fldChar w:fldCharType="end"/>
      </w:r>
    </w:p>
    <w:p w14:paraId="19D31200" w14:textId="77777777" w:rsidR="006D250F" w:rsidRPr="00A663B2" w:rsidRDefault="006D250F" w:rsidP="00144BA7">
      <w:pPr>
        <w:pStyle w:val="TOC2"/>
        <w:tabs>
          <w:tab w:val="left" w:pos="4531"/>
          <w:tab w:val="right" w:leader="dot" w:pos="8898"/>
        </w:tabs>
        <w:bidi/>
        <w:spacing w:before="0" w:line="240" w:lineRule="auto"/>
        <w:rPr>
          <w:rFonts w:ascii="B Lotus" w:eastAsiaTheme="minorEastAsia" w:hAnsi="B Lotus" w:cs="B Lotus"/>
          <w:b w:val="0"/>
          <w:bCs w:val="0"/>
          <w:noProof/>
          <w:szCs w:val="22"/>
        </w:rPr>
      </w:pPr>
      <w:del w:id="163" w:author="Mehrnazi Boojari" w:date="2019-01-07T22:53:00Z">
        <w:r w:rsidRPr="00A663B2" w:rsidDel="005504DB">
          <w:rPr>
            <w:rFonts w:ascii="B Lotus" w:hAnsi="B Lotus" w:cs="B Lotus"/>
            <w:noProof/>
            <w:rtl/>
            <w:lang w:bidi="fa-IR"/>
          </w:rPr>
          <w:delText>4</w:delText>
        </w:r>
      </w:del>
      <w:ins w:id="164" w:author="Mehrnazi Boojari" w:date="2019-01-09T23:00:00Z">
        <w:r w:rsidR="004745DB">
          <w:rPr>
            <w:rFonts w:ascii="B Lotus" w:hAnsi="B Lotus" w:cs="B Lotus" w:hint="cs"/>
            <w:noProof/>
            <w:rtl/>
            <w:lang w:bidi="fa-IR"/>
          </w:rPr>
          <w:t>4-3</w:t>
        </w:r>
      </w:ins>
      <w:del w:id="165" w:author="Mehrnazi Boojari" w:date="2019-01-09T23:00:00Z">
        <w:r w:rsidRPr="00A663B2" w:rsidDel="004745DB">
          <w:rPr>
            <w:rFonts w:ascii="B Lotus" w:hAnsi="B Lotus" w:cs="B Lotus"/>
            <w:noProof/>
            <w:rtl/>
            <w:lang w:bidi="fa-IR"/>
          </w:rPr>
          <w:delText>.</w:delText>
        </w:r>
      </w:del>
      <w:del w:id="166" w:author="Mehrnazi Boojari" w:date="2019-01-07T22:53:00Z">
        <w:r w:rsidRPr="00A663B2" w:rsidDel="005504DB">
          <w:rPr>
            <w:rFonts w:ascii="B Lotus" w:hAnsi="B Lotus" w:cs="B Lotus"/>
            <w:noProof/>
            <w:rtl/>
            <w:lang w:bidi="fa-IR"/>
          </w:rPr>
          <w:delText>3</w:delText>
        </w:r>
      </w:del>
      <w:del w:id="167" w:author="Mehrnazi Boojari" w:date="2019-01-07T12:16:00Z">
        <w:r w:rsidRPr="00A663B2" w:rsidDel="002F77AF">
          <w:rPr>
            <w:rFonts w:ascii="B Lotus" w:hAnsi="B Lotus" w:cs="B Lotus"/>
            <w:noProof/>
            <w:rtl/>
            <w:lang w:bidi="fa-IR"/>
          </w:rPr>
          <w:delText>.ج</w:delText>
        </w:r>
      </w:del>
      <w:ins w:id="168" w:author="Mehrnazi Boojari" w:date="2019-01-07T12:16:00Z">
        <w:r w:rsidR="002F77AF">
          <w:rPr>
            <w:rFonts w:ascii="B Lotus" w:hAnsi="B Lotus" w:cs="B Lotus"/>
            <w:noProof/>
            <w:rtl/>
            <w:lang w:bidi="fa-IR"/>
          </w:rPr>
          <w:t xml:space="preserve"> ج</w:t>
        </w:r>
      </w:ins>
      <w:r w:rsidRPr="00A663B2">
        <w:rPr>
          <w:rFonts w:ascii="B Lotus" w:hAnsi="B Lotus" w:cs="B Lotus"/>
          <w:noProof/>
          <w:rtl/>
          <w:lang w:bidi="fa-IR"/>
        </w:rPr>
        <w:t>مع</w:t>
      </w:r>
      <w:del w:id="169" w:author="Mehrnazi Boojari" w:date="2019-01-07T10:01:00Z">
        <w:r w:rsidRPr="00A663B2" w:rsidDel="00A31D6F">
          <w:rPr>
            <w:rFonts w:ascii="B Lotus" w:hAnsi="B Lotus" w:cs="B Lotus"/>
            <w:noProof/>
            <w:rtl/>
            <w:lang w:bidi="fa-IR"/>
          </w:rPr>
          <w:delText xml:space="preserve"> بند</w:delText>
        </w:r>
        <w:r w:rsidRPr="00A663B2" w:rsidDel="00A31D6F">
          <w:rPr>
            <w:rFonts w:ascii="B Lotus" w:hAnsi="B Lotus" w:cs="B Lotus" w:hint="cs"/>
            <w:noProof/>
            <w:rtl/>
            <w:lang w:bidi="fa-IR"/>
          </w:rPr>
          <w:delText>ی</w:delText>
        </w:r>
        <w:r w:rsidRPr="00A663B2" w:rsidDel="00A31D6F">
          <w:rPr>
            <w:rFonts w:ascii="B Lotus" w:hAnsi="B Lotus" w:cs="B Lotus"/>
            <w:noProof/>
            <w:rtl/>
            <w:lang w:bidi="fa-IR"/>
          </w:rPr>
          <w:delText xml:space="preserve"> </w:delText>
        </w:r>
      </w:del>
      <w:ins w:id="170" w:author="Mehrnazi Boojari" w:date="2019-01-07T10:01:00Z">
        <w:r w:rsidR="00A31D6F">
          <w:rPr>
            <w:rFonts w:ascii="B Lotus" w:hAnsi="B Lotus" w:cs="B Lotus" w:hint="cs"/>
            <w:noProof/>
            <w:rtl/>
            <w:lang w:bidi="fa-IR"/>
          </w:rPr>
          <w:t>‌</w:t>
        </w:r>
        <w:r w:rsidR="00A31D6F">
          <w:rPr>
            <w:rFonts w:ascii="B Lotus" w:hAnsi="B Lotus" w:cs="B Lotus"/>
            <w:noProof/>
            <w:rtl/>
            <w:lang w:bidi="fa-IR"/>
          </w:rPr>
          <w:t xml:space="preserve">بندی </w:t>
        </w:r>
      </w:ins>
      <w:r w:rsidRPr="00A663B2">
        <w:rPr>
          <w:rFonts w:ascii="B Lotus" w:hAnsi="B Lotus" w:cs="B Lotus"/>
          <w:noProof/>
          <w:rtl/>
          <w:lang w:bidi="fa-IR"/>
        </w:rPr>
        <w:t>و ارائه جدول نما</w:t>
      </w:r>
      <w:r w:rsidRPr="00A663B2">
        <w:rPr>
          <w:rFonts w:ascii="B Lotus" w:hAnsi="B Lotus" w:cs="B Lotus" w:hint="cs"/>
          <w:noProof/>
          <w:rtl/>
          <w:lang w:bidi="fa-IR"/>
        </w:rPr>
        <w:t>ی</w:t>
      </w:r>
      <w:r w:rsidRPr="00A663B2">
        <w:rPr>
          <w:rFonts w:ascii="B Lotus" w:hAnsi="B Lotus" w:cs="B Lotus" w:hint="eastAsia"/>
          <w:noProof/>
          <w:rtl/>
          <w:lang w:bidi="fa-IR"/>
        </w:rPr>
        <w:t>ه</w:t>
      </w:r>
      <w:r w:rsidRPr="00A663B2">
        <w:rPr>
          <w:rFonts w:ascii="B Lotus" w:hAnsi="B Lotus" w:cs="B Lotus"/>
          <w:noProof/>
          <w:rtl/>
          <w:lang w:bidi="fa-IR"/>
        </w:rPr>
        <w:t xml:space="preserve"> شبکه </w:t>
      </w:r>
      <w:del w:id="171" w:author="Mehrnazi Boojari" w:date="2019-01-07T09:45:00Z">
        <w:r w:rsidRPr="00A663B2" w:rsidDel="006F7CCF">
          <w:rPr>
            <w:rFonts w:ascii="B Lotus" w:hAnsi="B Lotus" w:cs="B Lotus"/>
            <w:noProof/>
            <w:rtl/>
            <w:lang w:bidi="fa-IR"/>
          </w:rPr>
          <w:delText>راه حل</w:delText>
        </w:r>
      </w:del>
      <w:ins w:id="172" w:author="Mehrnazi Boojari" w:date="2019-01-07T09:45:00Z">
        <w:r w:rsidR="006F7CCF">
          <w:rPr>
            <w:rFonts w:ascii="B Lotus" w:hAnsi="B Lotus" w:cs="B Lotus"/>
            <w:noProof/>
            <w:rtl/>
            <w:lang w:bidi="fa-IR"/>
          </w:rPr>
          <w:t>راه</w:t>
        </w:r>
        <w:r w:rsidR="006F7CCF">
          <w:rPr>
            <w:rFonts w:ascii="B Lotus" w:hAnsi="B Lotus" w:cs="B Lotus" w:hint="cs"/>
            <w:noProof/>
            <w:rtl/>
            <w:lang w:bidi="fa-IR"/>
          </w:rPr>
          <w:t>‌</w:t>
        </w:r>
        <w:r w:rsidR="006F7CCF">
          <w:rPr>
            <w:rFonts w:ascii="B Lotus" w:hAnsi="B Lotus" w:cs="B Lotus"/>
            <w:noProof/>
            <w:rtl/>
            <w:lang w:bidi="fa-IR"/>
          </w:rPr>
          <w:t>حل</w:t>
        </w:r>
      </w:ins>
      <w:ins w:id="173" w:author="Mehrnazi Boojari" w:date="2019-01-07T12:15:00Z">
        <w:r w:rsidR="002F77AF">
          <w:rPr>
            <w:rFonts w:ascii="B Lotus" w:hAnsi="B Lotus" w:cs="B Nazanin" w:hint="cs"/>
            <w:noProof/>
            <w:rtl/>
            <w:lang w:bidi="fa-IR"/>
          </w:rPr>
          <w:t>‌</w:t>
        </w:r>
      </w:ins>
      <w:del w:id="174" w:author="Mehrnazi Boojari" w:date="2019-01-07T12:15:00Z">
        <w:r w:rsidRPr="00A663B2" w:rsidDel="002F77AF">
          <w:rPr>
            <w:rFonts w:ascii="B Lotus" w:hAnsi="B Lotus" w:cs="B Lotus"/>
            <w:noProof/>
            <w:rtl/>
            <w:lang w:bidi="fa-IR"/>
          </w:rPr>
          <w:delText xml:space="preserve"> </w:delText>
        </w:r>
      </w:del>
      <w:r w:rsidRPr="00A663B2">
        <w:rPr>
          <w:rFonts w:ascii="B Lotus" w:hAnsi="B Lotus" w:cs="B Lotus"/>
          <w:noProof/>
          <w:rtl/>
          <w:lang w:bidi="fa-IR"/>
        </w:rPr>
        <w:t>ها</w:t>
      </w:r>
      <w:ins w:id="175" w:author="Mehrnazi Boojari" w:date="2019-01-07T23:31:00Z">
        <w:r w:rsidR="00A26EBB">
          <w:rPr>
            <w:rFonts w:ascii="B Lotus" w:hAnsi="B Lotus" w:cs="B Lotus" w:hint="cs"/>
            <w:noProof/>
            <w:rtl/>
            <w:lang w:bidi="fa-IR"/>
          </w:rPr>
          <w:t>...</w:t>
        </w:r>
      </w:ins>
      <w:r w:rsidRPr="00A663B2">
        <w:rPr>
          <w:rFonts w:ascii="B Lotus" w:hAnsi="B Lotus" w:cs="B Lotus"/>
          <w:noProof/>
          <w:lang w:bidi="fa-IR"/>
        </w:rPr>
        <w:t>..</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_Toc533781802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108</w:t>
      </w:r>
      <w:r w:rsidRPr="00A663B2">
        <w:rPr>
          <w:rFonts w:ascii="B Lotus" w:hAnsi="B Lotus" w:cs="B Lotus"/>
          <w:noProof/>
        </w:rPr>
        <w:fldChar w:fldCharType="end"/>
      </w:r>
    </w:p>
    <w:p w14:paraId="51664A83" w14:textId="77777777" w:rsidR="006D250F" w:rsidRPr="00A663B2" w:rsidRDefault="006D250F">
      <w:pPr>
        <w:pStyle w:val="TOC1"/>
        <w:rPr>
          <w:rFonts w:eastAsiaTheme="minorEastAsia"/>
        </w:rPr>
        <w:pPrChange w:id="176" w:author="Mehrnazi Boojari" w:date="2019-01-15T22:32:00Z">
          <w:pPr>
            <w:pStyle w:val="TOC1"/>
            <w:tabs>
              <w:tab w:val="left" w:pos="4742"/>
              <w:tab w:val="right" w:leader="dot" w:pos="8898"/>
            </w:tabs>
            <w:spacing w:before="0" w:line="240" w:lineRule="auto"/>
          </w:pPr>
        </w:pPrChange>
      </w:pPr>
      <w:r w:rsidRPr="00A663B2">
        <w:rPr>
          <w:rtl/>
        </w:rPr>
        <w:t>5</w:t>
      </w:r>
      <w:del w:id="177" w:author="Mehrnazi Boojari" w:date="2019-01-07T12:17:00Z">
        <w:r w:rsidRPr="00A663B2" w:rsidDel="002F77AF">
          <w:rPr>
            <w:rtl/>
          </w:rPr>
          <w:delText>.ف</w:delText>
        </w:r>
      </w:del>
      <w:ins w:id="178" w:author="Mehrnazi Boojari" w:date="2019-01-08T23:46:00Z">
        <w:r w:rsidR="00144BA7">
          <w:rPr>
            <w:rFonts w:hint="cs"/>
            <w:rtl/>
          </w:rPr>
          <w:t>-</w:t>
        </w:r>
      </w:ins>
      <w:ins w:id="179" w:author="Mehrnazi Boojari" w:date="2019-01-07T12:17:00Z">
        <w:r w:rsidR="002F77AF">
          <w:rPr>
            <w:rtl/>
          </w:rPr>
          <w:t xml:space="preserve"> ف</w:t>
        </w:r>
      </w:ins>
      <w:r w:rsidRPr="00A663B2">
        <w:rPr>
          <w:rtl/>
        </w:rPr>
        <w:t xml:space="preserve">صل پنجم: </w:t>
      </w:r>
      <w:del w:id="180" w:author="Mehrnazi Boojari" w:date="2019-01-07T09:45:00Z">
        <w:r w:rsidRPr="00A663B2" w:rsidDel="006F7CCF">
          <w:rPr>
            <w:rtl/>
          </w:rPr>
          <w:delText>راه حل</w:delText>
        </w:r>
      </w:del>
      <w:ins w:id="181" w:author="Mehrnazi Boojari" w:date="2019-01-07T09:45:00Z">
        <w:r w:rsidR="006F7CCF">
          <w:rPr>
            <w:rtl/>
          </w:rPr>
          <w:t>راه</w:t>
        </w:r>
        <w:r w:rsidR="006F7CCF">
          <w:rPr>
            <w:rFonts w:hint="cs"/>
            <w:rtl/>
          </w:rPr>
          <w:t>‌</w:t>
        </w:r>
        <w:r w:rsidR="006F7CCF">
          <w:rPr>
            <w:rtl/>
          </w:rPr>
          <w:t>حل</w:t>
        </w:r>
      </w:ins>
      <w:r w:rsidRPr="00A663B2">
        <w:rPr>
          <w:rtl/>
        </w:rPr>
        <w:t xml:space="preserve"> محور</w:t>
      </w:r>
      <w:r w:rsidRPr="00A663B2">
        <w:rPr>
          <w:rFonts w:hint="cs"/>
          <w:rtl/>
        </w:rPr>
        <w:t>ی</w:t>
      </w:r>
      <w:r w:rsidRPr="00A663B2">
        <w:rPr>
          <w:rtl/>
        </w:rPr>
        <w:t xml:space="preserve"> و ابعاد تعر</w:t>
      </w:r>
      <w:r w:rsidRPr="00A663B2">
        <w:rPr>
          <w:rFonts w:hint="cs"/>
          <w:rtl/>
        </w:rPr>
        <w:t>ی</w:t>
      </w:r>
      <w:r w:rsidRPr="00A663B2">
        <w:rPr>
          <w:rFonts w:hint="eastAsia"/>
          <w:rtl/>
        </w:rPr>
        <w:t>ف</w:t>
      </w:r>
      <w:r w:rsidRPr="00A663B2">
        <w:rPr>
          <w:rtl/>
        </w:rPr>
        <w:t xml:space="preserve"> پروژه</w:t>
      </w:r>
      <w:r w:rsidRPr="00A663B2">
        <w:rPr>
          <w:rFonts w:ascii="Times New Roman" w:hAnsi="Times New Roman" w:cs="Times New Roman"/>
        </w:rPr>
        <w:t>…</w:t>
      </w:r>
      <w:r w:rsidRPr="00A663B2">
        <w:t>.</w:t>
      </w:r>
      <w:r w:rsidRPr="00A663B2">
        <w:tab/>
      </w:r>
      <w:r w:rsidRPr="00A663B2">
        <w:fldChar w:fldCharType="begin"/>
      </w:r>
      <w:r w:rsidRPr="00A663B2">
        <w:instrText xml:space="preserve"> PAGEREF _Toc533781803 \h </w:instrText>
      </w:r>
      <w:r w:rsidRPr="00A663B2">
        <w:fldChar w:fldCharType="separate"/>
      </w:r>
      <w:r w:rsidRPr="00A663B2">
        <w:rPr>
          <w:rtl/>
        </w:rPr>
        <w:t>111</w:t>
      </w:r>
      <w:r w:rsidRPr="00A663B2">
        <w:fldChar w:fldCharType="end"/>
      </w:r>
    </w:p>
    <w:p w14:paraId="5C456C7D" w14:textId="77777777" w:rsidR="006D250F" w:rsidRPr="00A663B2" w:rsidRDefault="006D250F" w:rsidP="00144BA7">
      <w:pPr>
        <w:pStyle w:val="TOC2"/>
        <w:tabs>
          <w:tab w:val="left" w:pos="2453"/>
          <w:tab w:val="right" w:leader="dot" w:pos="8898"/>
        </w:tabs>
        <w:bidi/>
        <w:spacing w:before="0" w:line="240" w:lineRule="auto"/>
        <w:rPr>
          <w:rFonts w:ascii="B Lotus" w:eastAsiaTheme="minorEastAsia" w:hAnsi="B Lotus" w:cs="B Lotus"/>
          <w:b w:val="0"/>
          <w:bCs w:val="0"/>
          <w:noProof/>
          <w:szCs w:val="22"/>
        </w:rPr>
      </w:pPr>
      <w:del w:id="182" w:author="Mehrnazi Boojari" w:date="2019-01-07T22:53:00Z">
        <w:r w:rsidRPr="00A663B2" w:rsidDel="00837410">
          <w:rPr>
            <w:rFonts w:ascii="B Lotus" w:hAnsi="B Lotus" w:cs="B Lotus"/>
            <w:noProof/>
            <w:rtl/>
            <w:lang w:bidi="fa-IR"/>
          </w:rPr>
          <w:delText>5</w:delText>
        </w:r>
      </w:del>
      <w:ins w:id="183" w:author="Mehrnazi Boojari" w:date="2019-01-09T23:00:00Z">
        <w:r w:rsidR="004745DB">
          <w:rPr>
            <w:rFonts w:ascii="B Lotus" w:hAnsi="B Lotus" w:cs="B Lotus" w:hint="cs"/>
            <w:noProof/>
            <w:rtl/>
            <w:lang w:bidi="fa-IR"/>
          </w:rPr>
          <w:t>5-1</w:t>
        </w:r>
      </w:ins>
      <w:del w:id="184" w:author="Mehrnazi Boojari" w:date="2019-01-09T23:00:00Z">
        <w:r w:rsidRPr="00A663B2" w:rsidDel="004745DB">
          <w:rPr>
            <w:rFonts w:ascii="B Lotus" w:hAnsi="B Lotus" w:cs="B Lotus"/>
            <w:noProof/>
            <w:rtl/>
            <w:lang w:bidi="fa-IR"/>
          </w:rPr>
          <w:delText>.</w:delText>
        </w:r>
      </w:del>
      <w:del w:id="185" w:author="Mehrnazi Boojari" w:date="2019-01-07T22:53:00Z">
        <w:r w:rsidRPr="00A663B2" w:rsidDel="00837410">
          <w:rPr>
            <w:rFonts w:ascii="B Lotus" w:hAnsi="B Lotus" w:cs="B Lotus"/>
            <w:noProof/>
            <w:rtl/>
            <w:lang w:bidi="fa-IR"/>
          </w:rPr>
          <w:delText>1</w:delText>
        </w:r>
      </w:del>
      <w:del w:id="186" w:author="Mehrnazi Boojari" w:date="2019-01-07T10:50:00Z">
        <w:r w:rsidRPr="00A663B2" w:rsidDel="006A1F1D">
          <w:rPr>
            <w:rFonts w:ascii="B Lotus" w:hAnsi="B Lotus" w:cs="B Lotus"/>
            <w:noProof/>
            <w:rtl/>
            <w:lang w:bidi="fa-IR"/>
          </w:rPr>
          <w:delText>.ا</w:delText>
        </w:r>
      </w:del>
      <w:ins w:id="187" w:author="Mehrnazi Boojari" w:date="2019-01-07T10:50:00Z">
        <w:r w:rsidR="006A1F1D">
          <w:rPr>
            <w:rFonts w:ascii="B Lotus" w:hAnsi="B Lotus" w:cs="B Lotus"/>
            <w:noProof/>
            <w:rtl/>
            <w:lang w:bidi="fa-IR"/>
          </w:rPr>
          <w:t xml:space="preserve"> ا</w:t>
        </w:r>
      </w:ins>
      <w:r w:rsidRPr="00A663B2">
        <w:rPr>
          <w:rFonts w:ascii="B Lotus" w:hAnsi="B Lotus" w:cs="B Lotus"/>
          <w:noProof/>
          <w:rtl/>
          <w:lang w:bidi="fa-IR"/>
        </w:rPr>
        <w:t xml:space="preserve">نتخاب </w:t>
      </w:r>
      <w:del w:id="188" w:author="Mehrnazi Boojari" w:date="2019-01-07T09:45:00Z">
        <w:r w:rsidRPr="00A663B2" w:rsidDel="006F7CCF">
          <w:rPr>
            <w:rFonts w:ascii="B Lotus" w:hAnsi="B Lotus" w:cs="B Lotus"/>
            <w:noProof/>
            <w:rtl/>
            <w:lang w:bidi="fa-IR"/>
          </w:rPr>
          <w:delText>راه حل</w:delText>
        </w:r>
      </w:del>
      <w:ins w:id="189" w:author="Mehrnazi Boojari" w:date="2019-01-07T09:45:00Z">
        <w:r w:rsidR="006F7CCF">
          <w:rPr>
            <w:rFonts w:ascii="B Lotus" w:hAnsi="B Lotus" w:cs="B Lotus"/>
            <w:noProof/>
            <w:rtl/>
            <w:lang w:bidi="fa-IR"/>
          </w:rPr>
          <w:t>راه</w:t>
        </w:r>
        <w:r w:rsidR="006F7CCF">
          <w:rPr>
            <w:rFonts w:ascii="B Lotus" w:hAnsi="B Lotus" w:cs="B Lotus" w:hint="cs"/>
            <w:noProof/>
            <w:rtl/>
            <w:lang w:bidi="fa-IR"/>
          </w:rPr>
          <w:t>‌</w:t>
        </w:r>
        <w:r w:rsidR="006F7CCF">
          <w:rPr>
            <w:rFonts w:ascii="B Lotus" w:hAnsi="B Lotus" w:cs="B Lotus"/>
            <w:noProof/>
            <w:rtl/>
            <w:lang w:bidi="fa-IR"/>
          </w:rPr>
          <w:t>حل</w:t>
        </w:r>
      </w:ins>
      <w:r w:rsidRPr="00A663B2">
        <w:rPr>
          <w:rFonts w:ascii="B Lotus" w:hAnsi="B Lotus" w:cs="B Lotus"/>
          <w:noProof/>
          <w:rtl/>
          <w:lang w:bidi="fa-IR"/>
        </w:rPr>
        <w:t xml:space="preserve"> محور</w:t>
      </w:r>
      <w:r w:rsidRPr="00A663B2">
        <w:rPr>
          <w:rFonts w:ascii="B Lotus" w:hAnsi="B Lotus" w:cs="B Lotus" w:hint="cs"/>
          <w:noProof/>
          <w:rtl/>
          <w:lang w:bidi="fa-IR"/>
        </w:rPr>
        <w:t>ی</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_Toc533781804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113</w:t>
      </w:r>
      <w:r w:rsidRPr="00A663B2">
        <w:rPr>
          <w:rFonts w:ascii="B Lotus" w:hAnsi="B Lotus" w:cs="B Lotus"/>
          <w:noProof/>
        </w:rPr>
        <w:fldChar w:fldCharType="end"/>
      </w:r>
    </w:p>
    <w:p w14:paraId="6E5FDCA3" w14:textId="77777777" w:rsidR="006D250F" w:rsidRPr="00A663B2" w:rsidRDefault="006D250F" w:rsidP="00144BA7">
      <w:pPr>
        <w:pStyle w:val="TOC2"/>
        <w:tabs>
          <w:tab w:val="left" w:pos="3808"/>
          <w:tab w:val="right" w:leader="dot" w:pos="8898"/>
        </w:tabs>
        <w:bidi/>
        <w:spacing w:before="0" w:line="240" w:lineRule="auto"/>
        <w:rPr>
          <w:rFonts w:ascii="B Lotus" w:eastAsiaTheme="minorEastAsia" w:hAnsi="B Lotus" w:cs="B Lotus"/>
          <w:b w:val="0"/>
          <w:bCs w:val="0"/>
          <w:noProof/>
          <w:szCs w:val="22"/>
        </w:rPr>
      </w:pPr>
      <w:del w:id="190" w:author="Mehrnazi Boojari" w:date="2019-01-07T22:53:00Z">
        <w:r w:rsidRPr="00A663B2" w:rsidDel="00837410">
          <w:rPr>
            <w:rFonts w:ascii="B Lotus" w:hAnsi="B Lotus" w:cs="B Lotus"/>
            <w:noProof/>
            <w:rtl/>
            <w:lang w:bidi="fa-IR"/>
          </w:rPr>
          <w:delText>5</w:delText>
        </w:r>
      </w:del>
      <w:ins w:id="191" w:author="Mehrnazi Boojari" w:date="2019-01-09T23:00:00Z">
        <w:r w:rsidR="004745DB">
          <w:rPr>
            <w:rFonts w:ascii="B Lotus" w:hAnsi="B Lotus" w:cs="B Lotus" w:hint="cs"/>
            <w:noProof/>
            <w:rtl/>
            <w:lang w:bidi="fa-IR"/>
          </w:rPr>
          <w:t>5-2</w:t>
        </w:r>
      </w:ins>
      <w:del w:id="192" w:author="Mehrnazi Boojari" w:date="2019-01-09T23:00:00Z">
        <w:r w:rsidRPr="00A663B2" w:rsidDel="004745DB">
          <w:rPr>
            <w:rFonts w:ascii="B Lotus" w:hAnsi="B Lotus" w:cs="B Lotus"/>
            <w:noProof/>
            <w:rtl/>
            <w:lang w:bidi="fa-IR"/>
          </w:rPr>
          <w:delText>.</w:delText>
        </w:r>
      </w:del>
      <w:del w:id="193" w:author="Mehrnazi Boojari" w:date="2019-01-07T22:53:00Z">
        <w:r w:rsidRPr="00A663B2" w:rsidDel="00837410">
          <w:rPr>
            <w:rFonts w:ascii="B Lotus" w:hAnsi="B Lotus" w:cs="B Lotus"/>
            <w:noProof/>
            <w:rtl/>
            <w:lang w:bidi="fa-IR"/>
          </w:rPr>
          <w:delText>2</w:delText>
        </w:r>
      </w:del>
      <w:del w:id="194" w:author="Mehrnazi Boojari" w:date="2019-01-07T10:50:00Z">
        <w:r w:rsidRPr="00A663B2" w:rsidDel="006A1F1D">
          <w:rPr>
            <w:rFonts w:ascii="B Lotus" w:hAnsi="B Lotus" w:cs="B Lotus"/>
            <w:noProof/>
            <w:rtl/>
            <w:lang w:bidi="fa-IR"/>
          </w:rPr>
          <w:delText>.ا</w:delText>
        </w:r>
      </w:del>
      <w:ins w:id="195" w:author="Mehrnazi Boojari" w:date="2019-01-07T10:50:00Z">
        <w:r w:rsidR="006A1F1D">
          <w:rPr>
            <w:rFonts w:ascii="B Lotus" w:hAnsi="B Lotus" w:cs="B Lotus"/>
            <w:noProof/>
            <w:rtl/>
            <w:lang w:bidi="fa-IR"/>
          </w:rPr>
          <w:t xml:space="preserve"> ا</w:t>
        </w:r>
      </w:ins>
      <w:r w:rsidRPr="00A663B2">
        <w:rPr>
          <w:rFonts w:ascii="B Lotus" w:hAnsi="B Lotus" w:cs="B Lotus"/>
          <w:noProof/>
          <w:rtl/>
          <w:lang w:bidi="fa-IR"/>
        </w:rPr>
        <w:t>بعاد تعر</w:t>
      </w:r>
      <w:r w:rsidRPr="00A663B2">
        <w:rPr>
          <w:rFonts w:ascii="B Lotus" w:hAnsi="B Lotus" w:cs="B Lotus" w:hint="cs"/>
          <w:noProof/>
          <w:rtl/>
          <w:lang w:bidi="fa-IR"/>
        </w:rPr>
        <w:t>ی</w:t>
      </w:r>
      <w:r w:rsidRPr="00A663B2">
        <w:rPr>
          <w:rFonts w:ascii="B Lotus" w:hAnsi="B Lotus" w:cs="B Lotus" w:hint="eastAsia"/>
          <w:noProof/>
          <w:rtl/>
          <w:lang w:bidi="fa-IR"/>
        </w:rPr>
        <w:t>ف</w:t>
      </w:r>
      <w:r w:rsidRPr="00A663B2">
        <w:rPr>
          <w:rFonts w:ascii="B Lotus" w:hAnsi="B Lotus" w:cs="B Lotus"/>
          <w:noProof/>
          <w:rtl/>
          <w:lang w:bidi="fa-IR"/>
        </w:rPr>
        <w:t xml:space="preserve"> پروژه برا</w:t>
      </w:r>
      <w:r w:rsidRPr="00A663B2">
        <w:rPr>
          <w:rFonts w:ascii="B Lotus" w:hAnsi="B Lotus" w:cs="B Lotus" w:hint="cs"/>
          <w:noProof/>
          <w:rtl/>
          <w:lang w:bidi="fa-IR"/>
        </w:rPr>
        <w:t>ی</w:t>
      </w:r>
      <w:r w:rsidRPr="00A663B2">
        <w:rPr>
          <w:rFonts w:ascii="B Lotus" w:hAnsi="B Lotus" w:cs="B Lotus"/>
          <w:noProof/>
          <w:rtl/>
          <w:lang w:bidi="fa-IR"/>
        </w:rPr>
        <w:t xml:space="preserve"> </w:t>
      </w:r>
      <w:del w:id="196" w:author="Mehrnazi Boojari" w:date="2019-01-07T09:45:00Z">
        <w:r w:rsidRPr="00A663B2" w:rsidDel="006F7CCF">
          <w:rPr>
            <w:rFonts w:ascii="B Lotus" w:hAnsi="B Lotus" w:cs="B Lotus"/>
            <w:noProof/>
            <w:rtl/>
            <w:lang w:bidi="fa-IR"/>
          </w:rPr>
          <w:delText>راه حل</w:delText>
        </w:r>
      </w:del>
      <w:ins w:id="197" w:author="Mehrnazi Boojari" w:date="2019-01-07T09:45:00Z">
        <w:r w:rsidR="006F7CCF">
          <w:rPr>
            <w:rFonts w:ascii="B Lotus" w:hAnsi="B Lotus" w:cs="B Lotus"/>
            <w:noProof/>
            <w:rtl/>
            <w:lang w:bidi="fa-IR"/>
          </w:rPr>
          <w:t>راه</w:t>
        </w:r>
        <w:r w:rsidR="006F7CCF">
          <w:rPr>
            <w:rFonts w:ascii="B Lotus" w:hAnsi="B Lotus" w:cs="B Lotus" w:hint="cs"/>
            <w:noProof/>
            <w:rtl/>
            <w:lang w:bidi="fa-IR"/>
          </w:rPr>
          <w:t>‌</w:t>
        </w:r>
        <w:r w:rsidR="006F7CCF">
          <w:rPr>
            <w:rFonts w:ascii="B Lotus" w:hAnsi="B Lotus" w:cs="B Lotus"/>
            <w:noProof/>
            <w:rtl/>
            <w:lang w:bidi="fa-IR"/>
          </w:rPr>
          <w:t>حل</w:t>
        </w:r>
      </w:ins>
      <w:r w:rsidRPr="00A663B2">
        <w:rPr>
          <w:rFonts w:ascii="B Lotus" w:hAnsi="B Lotus" w:cs="B Lotus"/>
          <w:noProof/>
          <w:rtl/>
          <w:lang w:bidi="fa-IR"/>
        </w:rPr>
        <w:t xml:space="preserve"> محور</w:t>
      </w:r>
      <w:r w:rsidRPr="00A663B2">
        <w:rPr>
          <w:rFonts w:ascii="B Lotus" w:hAnsi="B Lotus" w:cs="B Lotus" w:hint="cs"/>
          <w:noProof/>
          <w:rtl/>
          <w:lang w:bidi="fa-IR"/>
        </w:rPr>
        <w:t>ی</w:t>
      </w:r>
      <w:r w:rsidRPr="00A663B2">
        <w:rPr>
          <w:rFonts w:ascii="B Lotus" w:hAnsi="B Lotus" w:cs="B Lotus"/>
          <w:noProof/>
        </w:rPr>
        <w:tab/>
      </w:r>
      <w:r w:rsidRPr="00A663B2">
        <w:rPr>
          <w:rFonts w:ascii="B Lotus" w:hAnsi="B Lotus" w:cs="B Lotus"/>
          <w:noProof/>
        </w:rPr>
        <w:fldChar w:fldCharType="begin"/>
      </w:r>
      <w:r w:rsidRPr="00A663B2">
        <w:rPr>
          <w:rFonts w:ascii="B Lotus" w:hAnsi="B Lotus" w:cs="B Lotus"/>
          <w:noProof/>
        </w:rPr>
        <w:instrText xml:space="preserve"> PAGEREF _Toc533781805 \h </w:instrText>
      </w:r>
      <w:r w:rsidRPr="00A663B2">
        <w:rPr>
          <w:rFonts w:ascii="B Lotus" w:hAnsi="B Lotus" w:cs="B Lotus"/>
          <w:noProof/>
        </w:rPr>
      </w:r>
      <w:r w:rsidRPr="00A663B2">
        <w:rPr>
          <w:rFonts w:ascii="B Lotus" w:hAnsi="B Lotus" w:cs="B Lotus"/>
          <w:noProof/>
        </w:rPr>
        <w:fldChar w:fldCharType="separate"/>
      </w:r>
      <w:r w:rsidRPr="00A663B2">
        <w:rPr>
          <w:rFonts w:ascii="B Lotus" w:hAnsi="B Lotus" w:cs="B Lotus"/>
          <w:noProof/>
          <w:rtl/>
        </w:rPr>
        <w:t>119</w:t>
      </w:r>
      <w:r w:rsidRPr="00A663B2">
        <w:rPr>
          <w:rFonts w:ascii="B Lotus" w:hAnsi="B Lotus" w:cs="B Lotus"/>
          <w:noProof/>
        </w:rPr>
        <w:fldChar w:fldCharType="end"/>
      </w:r>
    </w:p>
    <w:p w14:paraId="6EA04243" w14:textId="77777777" w:rsidR="003C1959" w:rsidRPr="006D250F" w:rsidRDefault="006D250F" w:rsidP="006D250F">
      <w:pPr>
        <w:bidi/>
        <w:spacing w:line="240" w:lineRule="auto"/>
        <w:ind w:firstLine="227"/>
        <w:jc w:val="both"/>
        <w:rPr>
          <w:rFonts w:ascii="B Lotus" w:hAnsi="B Lotus" w:cs="B Lotus"/>
          <w:sz w:val="24"/>
          <w:szCs w:val="24"/>
          <w:rtl/>
          <w:lang w:bidi="fa-IR"/>
        </w:rPr>
      </w:pPr>
      <w:r w:rsidRPr="00A663B2">
        <w:rPr>
          <w:rFonts w:ascii="B Lotus" w:hAnsi="B Lotus" w:cs="B Lotus"/>
          <w:sz w:val="24"/>
          <w:szCs w:val="24"/>
          <w:rtl/>
          <w:lang w:bidi="fa-IR"/>
        </w:rPr>
        <w:fldChar w:fldCharType="end"/>
      </w:r>
    </w:p>
    <w:p w14:paraId="151AF7A8" w14:textId="77777777" w:rsidR="003C1959" w:rsidRPr="006D250F" w:rsidRDefault="003C1959" w:rsidP="006D250F">
      <w:pPr>
        <w:bidi/>
        <w:spacing w:line="240" w:lineRule="auto"/>
        <w:ind w:firstLine="227"/>
        <w:jc w:val="both"/>
        <w:rPr>
          <w:rFonts w:ascii="B Lotus" w:hAnsi="B Lotus" w:cs="B Lotus"/>
          <w:sz w:val="24"/>
          <w:szCs w:val="24"/>
          <w:rtl/>
          <w:lang w:bidi="fa-IR"/>
        </w:rPr>
      </w:pPr>
    </w:p>
    <w:p w14:paraId="469BB07D" w14:textId="77777777" w:rsidR="003C1959" w:rsidRPr="006D250F" w:rsidRDefault="003C1959" w:rsidP="006D250F">
      <w:pPr>
        <w:bidi/>
        <w:spacing w:line="240" w:lineRule="auto"/>
        <w:jc w:val="both"/>
        <w:rPr>
          <w:rFonts w:ascii="B Lotus" w:hAnsi="B Lotus" w:cs="B Lotus"/>
          <w:sz w:val="24"/>
          <w:szCs w:val="24"/>
          <w:rtl/>
          <w:lang w:bidi="fa-IR"/>
        </w:rPr>
      </w:pPr>
    </w:p>
    <w:p w14:paraId="5DCE77B0" w14:textId="77777777" w:rsidR="00B62363" w:rsidRPr="00471054" w:rsidRDefault="00B62363" w:rsidP="0097763A">
      <w:pPr>
        <w:bidi/>
        <w:jc w:val="both"/>
        <w:rPr>
          <w:rFonts w:ascii="B Lotus" w:hAnsi="B Lotus" w:cs="B Lotus"/>
          <w:sz w:val="24"/>
          <w:szCs w:val="24"/>
          <w:rtl/>
          <w:lang w:bidi="fa-IR"/>
        </w:rPr>
      </w:pPr>
    </w:p>
    <w:p w14:paraId="54D27154" w14:textId="77777777" w:rsidR="00A06196" w:rsidRDefault="00A06196" w:rsidP="00A663B2">
      <w:pPr>
        <w:bidi/>
        <w:jc w:val="both"/>
        <w:rPr>
          <w:rFonts w:ascii="B Lotus" w:hAnsi="B Lotus" w:cs="B Nazanin"/>
          <w:b/>
          <w:bCs/>
          <w:sz w:val="28"/>
          <w:szCs w:val="28"/>
          <w:rtl/>
          <w:lang w:bidi="fa-IR"/>
        </w:rPr>
      </w:pPr>
    </w:p>
    <w:p w14:paraId="28528DEA" w14:textId="77777777" w:rsidR="00C70F59" w:rsidRDefault="00C70F59" w:rsidP="00A06196">
      <w:pPr>
        <w:bidi/>
        <w:ind w:firstLine="227"/>
        <w:jc w:val="both"/>
        <w:rPr>
          <w:rFonts w:ascii="B Lotus" w:hAnsi="B Lotus" w:cs="B Nazanin"/>
          <w:b/>
          <w:bCs/>
          <w:sz w:val="28"/>
          <w:szCs w:val="28"/>
          <w:rtl/>
          <w:lang w:bidi="fa-IR"/>
        </w:rPr>
      </w:pPr>
      <w:r>
        <w:rPr>
          <w:rFonts w:ascii="B Lotus" w:hAnsi="B Lotus" w:cs="B Nazanin" w:hint="cs"/>
          <w:b/>
          <w:bCs/>
          <w:sz w:val="28"/>
          <w:szCs w:val="28"/>
          <w:rtl/>
          <w:lang w:bidi="fa-IR"/>
        </w:rPr>
        <w:lastRenderedPageBreak/>
        <w:t xml:space="preserve">نمودار کل </w:t>
      </w:r>
    </w:p>
    <w:p w14:paraId="021B2127" w14:textId="77777777" w:rsidR="00C70F59" w:rsidRDefault="00C70F59" w:rsidP="00C70F59">
      <w:pPr>
        <w:bidi/>
        <w:ind w:firstLine="227"/>
        <w:jc w:val="both"/>
        <w:rPr>
          <w:rFonts w:ascii="B Lotus" w:hAnsi="B Lotus" w:cs="B Nazanin"/>
          <w:b/>
          <w:bCs/>
          <w:sz w:val="28"/>
          <w:szCs w:val="28"/>
          <w:rtl/>
          <w:lang w:bidi="fa-IR"/>
        </w:rPr>
      </w:pPr>
    </w:p>
    <w:p w14:paraId="65D39228" w14:textId="77777777" w:rsidR="00C70F59" w:rsidRDefault="00C70F59" w:rsidP="00C70F59">
      <w:pPr>
        <w:bidi/>
        <w:ind w:firstLine="227"/>
        <w:jc w:val="both"/>
        <w:rPr>
          <w:rFonts w:ascii="B Lotus" w:hAnsi="B Lotus" w:cs="B Nazanin"/>
          <w:b/>
          <w:bCs/>
          <w:sz w:val="28"/>
          <w:szCs w:val="28"/>
          <w:rtl/>
          <w:lang w:bidi="fa-IR"/>
        </w:rPr>
      </w:pPr>
    </w:p>
    <w:p w14:paraId="009B0332" w14:textId="77777777" w:rsidR="00C70F59" w:rsidRDefault="00C70F59" w:rsidP="00C70F59">
      <w:pPr>
        <w:bidi/>
        <w:ind w:firstLine="227"/>
        <w:jc w:val="both"/>
        <w:rPr>
          <w:rFonts w:ascii="B Lotus" w:hAnsi="B Lotus" w:cs="B Nazanin"/>
          <w:b/>
          <w:bCs/>
          <w:sz w:val="28"/>
          <w:szCs w:val="28"/>
          <w:rtl/>
          <w:lang w:bidi="fa-IR"/>
        </w:rPr>
      </w:pPr>
    </w:p>
    <w:p w14:paraId="55D6468A" w14:textId="77777777" w:rsidR="00A06196" w:rsidRDefault="00A06196" w:rsidP="00A06196">
      <w:pPr>
        <w:bidi/>
        <w:ind w:firstLine="227"/>
        <w:jc w:val="both"/>
        <w:rPr>
          <w:rFonts w:ascii="B Lotus" w:hAnsi="B Lotus" w:cs="B Nazanin"/>
          <w:b/>
          <w:bCs/>
          <w:sz w:val="28"/>
          <w:szCs w:val="28"/>
          <w:rtl/>
          <w:lang w:bidi="fa-IR"/>
        </w:rPr>
      </w:pPr>
    </w:p>
    <w:p w14:paraId="185D10E0" w14:textId="77777777" w:rsidR="00A06196" w:rsidRDefault="00A06196" w:rsidP="00A06196">
      <w:pPr>
        <w:bidi/>
        <w:ind w:firstLine="227"/>
        <w:jc w:val="both"/>
        <w:rPr>
          <w:rFonts w:ascii="B Lotus" w:hAnsi="B Lotus" w:cs="B Nazanin"/>
          <w:b/>
          <w:bCs/>
          <w:sz w:val="28"/>
          <w:szCs w:val="28"/>
          <w:rtl/>
          <w:lang w:bidi="fa-IR"/>
        </w:rPr>
      </w:pPr>
    </w:p>
    <w:p w14:paraId="455D202A" w14:textId="77777777" w:rsidR="00A06196" w:rsidRDefault="00A06196" w:rsidP="00A06196">
      <w:pPr>
        <w:bidi/>
        <w:ind w:firstLine="227"/>
        <w:jc w:val="both"/>
        <w:rPr>
          <w:rFonts w:ascii="B Lotus" w:hAnsi="B Lotus" w:cs="B Nazanin"/>
          <w:b/>
          <w:bCs/>
          <w:sz w:val="28"/>
          <w:szCs w:val="28"/>
          <w:rtl/>
          <w:lang w:bidi="fa-IR"/>
        </w:rPr>
      </w:pPr>
    </w:p>
    <w:p w14:paraId="20A7CD57" w14:textId="77777777" w:rsidR="00A06196" w:rsidRDefault="00A06196" w:rsidP="00A06196">
      <w:pPr>
        <w:bidi/>
        <w:ind w:firstLine="227"/>
        <w:jc w:val="both"/>
        <w:rPr>
          <w:rFonts w:ascii="B Lotus" w:hAnsi="B Lotus" w:cs="B Nazanin"/>
          <w:b/>
          <w:bCs/>
          <w:sz w:val="28"/>
          <w:szCs w:val="28"/>
          <w:rtl/>
          <w:lang w:bidi="fa-IR"/>
        </w:rPr>
      </w:pPr>
    </w:p>
    <w:p w14:paraId="607D5387" w14:textId="77777777" w:rsidR="00A06196" w:rsidRDefault="00A06196" w:rsidP="00A06196">
      <w:pPr>
        <w:bidi/>
        <w:ind w:firstLine="227"/>
        <w:jc w:val="both"/>
        <w:rPr>
          <w:rFonts w:ascii="B Lotus" w:hAnsi="B Lotus" w:cs="B Nazanin"/>
          <w:b/>
          <w:bCs/>
          <w:sz w:val="28"/>
          <w:szCs w:val="28"/>
          <w:rtl/>
          <w:lang w:bidi="fa-IR"/>
        </w:rPr>
      </w:pPr>
    </w:p>
    <w:p w14:paraId="42FA427A" w14:textId="77777777" w:rsidR="00A06196" w:rsidRDefault="00A06196" w:rsidP="00A06196">
      <w:pPr>
        <w:bidi/>
        <w:ind w:firstLine="227"/>
        <w:jc w:val="both"/>
        <w:rPr>
          <w:rFonts w:ascii="B Lotus" w:hAnsi="B Lotus" w:cs="B Nazanin"/>
          <w:b/>
          <w:bCs/>
          <w:sz w:val="28"/>
          <w:szCs w:val="28"/>
          <w:rtl/>
          <w:lang w:bidi="fa-IR"/>
        </w:rPr>
      </w:pPr>
    </w:p>
    <w:p w14:paraId="15D51365" w14:textId="77777777" w:rsidR="00A06196" w:rsidRDefault="00A06196" w:rsidP="00A06196">
      <w:pPr>
        <w:bidi/>
        <w:ind w:firstLine="227"/>
        <w:jc w:val="both"/>
        <w:rPr>
          <w:rFonts w:ascii="B Lotus" w:hAnsi="B Lotus" w:cs="B Nazanin"/>
          <w:b/>
          <w:bCs/>
          <w:sz w:val="28"/>
          <w:szCs w:val="28"/>
          <w:rtl/>
          <w:lang w:bidi="fa-IR"/>
        </w:rPr>
      </w:pPr>
    </w:p>
    <w:p w14:paraId="2A55D1B3" w14:textId="77777777" w:rsidR="00A06196" w:rsidRDefault="00A06196" w:rsidP="00A06196">
      <w:pPr>
        <w:bidi/>
        <w:ind w:firstLine="227"/>
        <w:jc w:val="both"/>
        <w:rPr>
          <w:rFonts w:ascii="B Lotus" w:hAnsi="B Lotus" w:cs="B Nazanin"/>
          <w:b/>
          <w:bCs/>
          <w:sz w:val="28"/>
          <w:szCs w:val="28"/>
          <w:rtl/>
          <w:lang w:bidi="fa-IR"/>
        </w:rPr>
      </w:pPr>
    </w:p>
    <w:p w14:paraId="395A88DC" w14:textId="77777777" w:rsidR="00A06196" w:rsidRDefault="00A06196" w:rsidP="00A06196">
      <w:pPr>
        <w:bidi/>
        <w:ind w:firstLine="227"/>
        <w:jc w:val="both"/>
        <w:rPr>
          <w:rFonts w:ascii="B Lotus" w:hAnsi="B Lotus" w:cs="B Nazanin"/>
          <w:b/>
          <w:bCs/>
          <w:sz w:val="28"/>
          <w:szCs w:val="28"/>
          <w:rtl/>
          <w:lang w:bidi="fa-IR"/>
        </w:rPr>
      </w:pPr>
    </w:p>
    <w:p w14:paraId="614128AD" w14:textId="77777777" w:rsidR="00A06196" w:rsidRDefault="00A06196" w:rsidP="00A06196">
      <w:pPr>
        <w:bidi/>
        <w:ind w:firstLine="227"/>
        <w:jc w:val="both"/>
        <w:rPr>
          <w:rFonts w:ascii="B Lotus" w:hAnsi="B Lotus" w:cs="B Nazanin"/>
          <w:b/>
          <w:bCs/>
          <w:sz w:val="28"/>
          <w:szCs w:val="28"/>
          <w:rtl/>
          <w:lang w:bidi="fa-IR"/>
        </w:rPr>
      </w:pPr>
    </w:p>
    <w:p w14:paraId="1BC25D00" w14:textId="77777777" w:rsidR="00A06196" w:rsidRDefault="00A06196" w:rsidP="00A06196">
      <w:pPr>
        <w:bidi/>
        <w:ind w:firstLine="227"/>
        <w:jc w:val="both"/>
        <w:rPr>
          <w:rFonts w:ascii="B Lotus" w:hAnsi="B Lotus" w:cs="B Nazanin"/>
          <w:b/>
          <w:bCs/>
          <w:sz w:val="28"/>
          <w:szCs w:val="28"/>
          <w:rtl/>
          <w:lang w:bidi="fa-IR"/>
        </w:rPr>
      </w:pPr>
    </w:p>
    <w:p w14:paraId="0A768EE9" w14:textId="77777777" w:rsidR="00A06196" w:rsidRDefault="00A06196" w:rsidP="00A06196">
      <w:pPr>
        <w:bidi/>
        <w:ind w:firstLine="227"/>
        <w:jc w:val="both"/>
        <w:rPr>
          <w:rFonts w:ascii="B Lotus" w:hAnsi="B Lotus" w:cs="B Nazanin"/>
          <w:b/>
          <w:bCs/>
          <w:sz w:val="28"/>
          <w:szCs w:val="28"/>
          <w:rtl/>
          <w:lang w:bidi="fa-IR"/>
        </w:rPr>
      </w:pPr>
    </w:p>
    <w:p w14:paraId="0155462F" w14:textId="77777777" w:rsidR="00A06196" w:rsidRDefault="00A06196" w:rsidP="00A06196">
      <w:pPr>
        <w:bidi/>
        <w:ind w:firstLine="227"/>
        <w:jc w:val="both"/>
        <w:rPr>
          <w:rFonts w:ascii="B Lotus" w:hAnsi="B Lotus" w:cs="B Nazanin"/>
          <w:b/>
          <w:bCs/>
          <w:sz w:val="28"/>
          <w:szCs w:val="28"/>
          <w:rtl/>
          <w:lang w:bidi="fa-IR"/>
        </w:rPr>
      </w:pPr>
    </w:p>
    <w:p w14:paraId="3F721BC4" w14:textId="77777777" w:rsidR="00A06196" w:rsidRDefault="00A06196" w:rsidP="00A06196">
      <w:pPr>
        <w:bidi/>
        <w:ind w:firstLine="227"/>
        <w:jc w:val="both"/>
        <w:rPr>
          <w:rFonts w:ascii="B Lotus" w:hAnsi="B Lotus" w:cs="B Nazanin"/>
          <w:b/>
          <w:bCs/>
          <w:sz w:val="28"/>
          <w:szCs w:val="28"/>
          <w:rtl/>
          <w:lang w:bidi="fa-IR"/>
        </w:rPr>
      </w:pPr>
    </w:p>
    <w:p w14:paraId="17A00BDE" w14:textId="77777777" w:rsidR="00A06196" w:rsidRDefault="00A06196" w:rsidP="00A06196">
      <w:pPr>
        <w:bidi/>
        <w:ind w:firstLine="227"/>
        <w:jc w:val="both"/>
        <w:rPr>
          <w:rFonts w:ascii="B Lotus" w:hAnsi="B Lotus" w:cs="B Nazanin"/>
          <w:b/>
          <w:bCs/>
          <w:sz w:val="28"/>
          <w:szCs w:val="28"/>
          <w:rtl/>
          <w:lang w:bidi="fa-IR"/>
        </w:rPr>
      </w:pPr>
    </w:p>
    <w:p w14:paraId="71F40489" w14:textId="77777777" w:rsidR="00A06196" w:rsidRDefault="00A06196" w:rsidP="00A06196">
      <w:pPr>
        <w:bidi/>
        <w:ind w:firstLine="227"/>
        <w:jc w:val="both"/>
        <w:rPr>
          <w:rFonts w:ascii="B Lotus" w:hAnsi="B Lotus" w:cs="B Nazanin"/>
          <w:b/>
          <w:bCs/>
          <w:sz w:val="28"/>
          <w:szCs w:val="28"/>
          <w:rtl/>
          <w:lang w:bidi="fa-IR"/>
        </w:rPr>
      </w:pPr>
    </w:p>
    <w:p w14:paraId="395EE126" w14:textId="77777777" w:rsidR="00A06196" w:rsidRDefault="00A06196" w:rsidP="00A06196">
      <w:pPr>
        <w:bidi/>
        <w:ind w:firstLine="227"/>
        <w:jc w:val="both"/>
        <w:rPr>
          <w:rFonts w:ascii="B Lotus" w:hAnsi="B Lotus" w:cs="B Nazanin"/>
          <w:b/>
          <w:bCs/>
          <w:sz w:val="28"/>
          <w:szCs w:val="28"/>
          <w:rtl/>
          <w:lang w:bidi="fa-IR"/>
        </w:rPr>
      </w:pPr>
    </w:p>
    <w:p w14:paraId="07F03F82" w14:textId="77777777" w:rsidR="00B07651" w:rsidRPr="00B07651" w:rsidRDefault="00B07651" w:rsidP="007A5F8B">
      <w:pPr>
        <w:pStyle w:val="Heading1"/>
        <w:rPr>
          <w:rtl/>
        </w:rPr>
      </w:pPr>
      <w:bookmarkStart w:id="198" w:name="_Toc533781147"/>
      <w:bookmarkStart w:id="199" w:name="_Toc533781484"/>
      <w:bookmarkStart w:id="200" w:name="_Toc533781599"/>
      <w:bookmarkStart w:id="201" w:name="_Toc533781785"/>
      <w:bookmarkStart w:id="202" w:name="_Toc533782103"/>
      <w:r w:rsidRPr="00B07651">
        <w:rPr>
          <w:rFonts w:hint="cs"/>
          <w:rtl/>
        </w:rPr>
        <w:lastRenderedPageBreak/>
        <w:t>فصل اول</w:t>
      </w:r>
      <w:del w:id="203" w:author="Mehrnazi Boojari" w:date="2019-01-07T10:35:00Z">
        <w:r w:rsidRPr="00B07651" w:rsidDel="006C73A5">
          <w:rPr>
            <w:rFonts w:hint="cs"/>
            <w:rtl/>
          </w:rPr>
          <w:delText xml:space="preserve"> : </w:delText>
        </w:r>
      </w:del>
      <w:ins w:id="204" w:author="Mehrnazi Boojari" w:date="2019-01-07T10:35:00Z">
        <w:r w:rsidR="006C73A5">
          <w:rPr>
            <w:rFonts w:hint="cs"/>
            <w:rtl/>
          </w:rPr>
          <w:t xml:space="preserve">: </w:t>
        </w:r>
      </w:ins>
      <w:r w:rsidRPr="00B07651">
        <w:rPr>
          <w:rFonts w:hint="cs"/>
          <w:rtl/>
        </w:rPr>
        <w:t>افق نمایی گزارش راهبردی مسکن روستایی</w:t>
      </w:r>
      <w:bookmarkEnd w:id="198"/>
      <w:bookmarkEnd w:id="199"/>
      <w:bookmarkEnd w:id="200"/>
      <w:bookmarkEnd w:id="201"/>
      <w:bookmarkEnd w:id="202"/>
    </w:p>
    <w:p w14:paraId="26C10365" w14:textId="77777777" w:rsidR="00B07651" w:rsidRPr="00B07651" w:rsidRDefault="00B07651" w:rsidP="00B07651">
      <w:pPr>
        <w:tabs>
          <w:tab w:val="left" w:pos="3950"/>
          <w:tab w:val="right" w:leader="dot" w:pos="9521"/>
        </w:tabs>
        <w:bidi/>
        <w:spacing w:after="100"/>
        <w:rPr>
          <w:rFonts w:ascii="B Lotus" w:eastAsia="Times New Roman" w:hAnsi="B Lotus" w:cs="B Lotus"/>
          <w:noProof/>
        </w:rPr>
      </w:pPr>
      <w:r w:rsidRPr="00B07651">
        <w:rPr>
          <w:rFonts w:ascii="B Lotus" w:eastAsia="Calibri" w:hAnsi="B Lotus" w:cs="B Lotus"/>
          <w:sz w:val="24"/>
          <w:szCs w:val="24"/>
        </w:rPr>
        <w:fldChar w:fldCharType="begin"/>
      </w:r>
      <w:r w:rsidRPr="00B07651">
        <w:rPr>
          <w:rFonts w:ascii="B Lotus" w:eastAsia="Calibri" w:hAnsi="B Lotus" w:cs="B Lotus"/>
          <w:sz w:val="24"/>
          <w:szCs w:val="24"/>
        </w:rPr>
        <w:instrText xml:space="preserve"> TOC \o "1-4" \h \z \u </w:instrText>
      </w:r>
      <w:r w:rsidRPr="00B07651">
        <w:rPr>
          <w:rFonts w:ascii="B Lotus" w:eastAsia="Calibri" w:hAnsi="B Lotus" w:cs="B Lotus"/>
          <w:sz w:val="24"/>
          <w:szCs w:val="24"/>
        </w:rPr>
        <w:fldChar w:fldCharType="separate"/>
      </w:r>
    </w:p>
    <w:p w14:paraId="55ABF0C3" w14:textId="77777777" w:rsidR="00B07651" w:rsidRDefault="00B07651" w:rsidP="00B07651">
      <w:pPr>
        <w:bidi/>
        <w:rPr>
          <w:rFonts w:ascii="B Lotus" w:eastAsia="Calibri" w:hAnsi="B Lotus" w:cs="B Lotus"/>
          <w:sz w:val="24"/>
          <w:szCs w:val="24"/>
          <w:rtl/>
        </w:rPr>
      </w:pPr>
      <w:r w:rsidRPr="00B07651">
        <w:rPr>
          <w:rFonts w:ascii="B Lotus" w:eastAsia="Calibri" w:hAnsi="B Lotus" w:cs="B Lotus"/>
          <w:sz w:val="24"/>
          <w:szCs w:val="24"/>
        </w:rPr>
        <w:fldChar w:fldCharType="end"/>
      </w:r>
    </w:p>
    <w:p w14:paraId="40405616" w14:textId="77777777" w:rsidR="00184C12" w:rsidRDefault="00184C12" w:rsidP="00184C12">
      <w:pPr>
        <w:bidi/>
        <w:rPr>
          <w:rFonts w:ascii="B Lotus" w:eastAsia="Calibri" w:hAnsi="B Lotus" w:cs="B Lotus"/>
          <w:sz w:val="24"/>
          <w:szCs w:val="24"/>
          <w:rtl/>
        </w:rPr>
      </w:pPr>
    </w:p>
    <w:p w14:paraId="7F335D62" w14:textId="77777777" w:rsidR="00184C12" w:rsidRDefault="00184C12" w:rsidP="00184C12">
      <w:pPr>
        <w:bidi/>
        <w:rPr>
          <w:rFonts w:ascii="B Lotus" w:eastAsia="Calibri" w:hAnsi="B Lotus" w:cs="B Lotus"/>
          <w:sz w:val="24"/>
          <w:szCs w:val="24"/>
          <w:rtl/>
        </w:rPr>
      </w:pPr>
    </w:p>
    <w:p w14:paraId="70927F2C" w14:textId="77777777" w:rsidR="00184C12" w:rsidRDefault="00184C12" w:rsidP="00184C12">
      <w:pPr>
        <w:bidi/>
        <w:rPr>
          <w:rFonts w:ascii="B Lotus" w:eastAsia="Calibri" w:hAnsi="B Lotus" w:cs="B Lotus"/>
          <w:sz w:val="24"/>
          <w:szCs w:val="24"/>
          <w:rtl/>
        </w:rPr>
      </w:pPr>
    </w:p>
    <w:p w14:paraId="3F259D84" w14:textId="77777777" w:rsidR="00184C12" w:rsidRDefault="00184C12" w:rsidP="00184C12">
      <w:pPr>
        <w:bidi/>
        <w:rPr>
          <w:rFonts w:ascii="B Lotus" w:eastAsia="Calibri" w:hAnsi="B Lotus" w:cs="B Lotus"/>
          <w:sz w:val="24"/>
          <w:szCs w:val="24"/>
          <w:rtl/>
        </w:rPr>
      </w:pPr>
    </w:p>
    <w:p w14:paraId="2118A566" w14:textId="77777777" w:rsidR="00184C12" w:rsidRDefault="00184C12" w:rsidP="00184C12">
      <w:pPr>
        <w:bidi/>
        <w:rPr>
          <w:rFonts w:ascii="B Lotus" w:eastAsia="Calibri" w:hAnsi="B Lotus" w:cs="B Lotus"/>
          <w:sz w:val="24"/>
          <w:szCs w:val="24"/>
          <w:rtl/>
        </w:rPr>
      </w:pPr>
    </w:p>
    <w:p w14:paraId="498E08BB" w14:textId="77777777" w:rsidR="00184C12" w:rsidRDefault="00184C12" w:rsidP="00184C12">
      <w:pPr>
        <w:bidi/>
        <w:rPr>
          <w:rFonts w:ascii="B Lotus" w:eastAsia="Calibri" w:hAnsi="B Lotus" w:cs="B Lotus"/>
          <w:sz w:val="24"/>
          <w:szCs w:val="24"/>
          <w:rtl/>
        </w:rPr>
      </w:pPr>
    </w:p>
    <w:p w14:paraId="68F1BD21" w14:textId="77777777" w:rsidR="00184C12" w:rsidRDefault="00184C12" w:rsidP="00184C12">
      <w:pPr>
        <w:bidi/>
        <w:rPr>
          <w:rFonts w:ascii="B Lotus" w:eastAsia="Calibri" w:hAnsi="B Lotus" w:cs="B Lotus"/>
          <w:sz w:val="24"/>
          <w:szCs w:val="24"/>
          <w:rtl/>
        </w:rPr>
      </w:pPr>
    </w:p>
    <w:p w14:paraId="1CF19AF8" w14:textId="77777777" w:rsidR="00184C12" w:rsidRDefault="00184C12" w:rsidP="00184C12">
      <w:pPr>
        <w:bidi/>
        <w:rPr>
          <w:rFonts w:ascii="B Lotus" w:eastAsia="Calibri" w:hAnsi="B Lotus" w:cs="B Lotus"/>
          <w:sz w:val="24"/>
          <w:szCs w:val="24"/>
          <w:rtl/>
        </w:rPr>
      </w:pPr>
    </w:p>
    <w:p w14:paraId="7BD2D8DB" w14:textId="77777777" w:rsidR="00184C12" w:rsidRDefault="00184C12" w:rsidP="00184C12">
      <w:pPr>
        <w:bidi/>
        <w:rPr>
          <w:rFonts w:ascii="B Lotus" w:eastAsia="Calibri" w:hAnsi="B Lotus" w:cs="B Lotus"/>
          <w:sz w:val="24"/>
          <w:szCs w:val="24"/>
          <w:rtl/>
        </w:rPr>
      </w:pPr>
    </w:p>
    <w:p w14:paraId="62D655AC" w14:textId="77777777" w:rsidR="00184C12" w:rsidRDefault="00184C12" w:rsidP="00184C12">
      <w:pPr>
        <w:bidi/>
        <w:rPr>
          <w:rFonts w:ascii="B Lotus" w:eastAsia="Calibri" w:hAnsi="B Lotus" w:cs="B Lotus"/>
          <w:sz w:val="24"/>
          <w:szCs w:val="24"/>
          <w:rtl/>
        </w:rPr>
      </w:pPr>
    </w:p>
    <w:p w14:paraId="53A19B19" w14:textId="77777777" w:rsidR="00184C12" w:rsidRDefault="00184C12" w:rsidP="00184C12">
      <w:pPr>
        <w:bidi/>
        <w:rPr>
          <w:rFonts w:ascii="B Lotus" w:eastAsia="Calibri" w:hAnsi="B Lotus" w:cs="B Lotus"/>
          <w:sz w:val="24"/>
          <w:szCs w:val="24"/>
          <w:rtl/>
        </w:rPr>
      </w:pPr>
    </w:p>
    <w:p w14:paraId="79C7F255" w14:textId="77777777" w:rsidR="00184C12" w:rsidRDefault="00184C12" w:rsidP="00184C12">
      <w:pPr>
        <w:bidi/>
        <w:rPr>
          <w:rFonts w:ascii="B Lotus" w:eastAsia="Calibri" w:hAnsi="B Lotus" w:cs="B Lotus"/>
          <w:sz w:val="24"/>
          <w:szCs w:val="24"/>
          <w:rtl/>
        </w:rPr>
      </w:pPr>
    </w:p>
    <w:p w14:paraId="06A8A86F" w14:textId="77777777" w:rsidR="00184C12" w:rsidRDefault="00184C12" w:rsidP="00184C12">
      <w:pPr>
        <w:bidi/>
        <w:rPr>
          <w:rFonts w:ascii="B Lotus" w:eastAsia="Calibri" w:hAnsi="B Lotus" w:cs="B Lotus"/>
          <w:sz w:val="24"/>
          <w:szCs w:val="24"/>
          <w:rtl/>
        </w:rPr>
      </w:pPr>
    </w:p>
    <w:p w14:paraId="0F52600D" w14:textId="77777777" w:rsidR="00184C12" w:rsidRDefault="00184C12" w:rsidP="00184C12">
      <w:pPr>
        <w:bidi/>
        <w:rPr>
          <w:rFonts w:ascii="B Lotus" w:eastAsia="Calibri" w:hAnsi="B Lotus" w:cs="B Lotus"/>
          <w:sz w:val="24"/>
          <w:szCs w:val="24"/>
          <w:rtl/>
        </w:rPr>
      </w:pPr>
    </w:p>
    <w:p w14:paraId="663B8F43" w14:textId="77777777" w:rsidR="00184C12" w:rsidRDefault="00184C12" w:rsidP="00184C12">
      <w:pPr>
        <w:bidi/>
        <w:rPr>
          <w:rFonts w:ascii="B Lotus" w:eastAsia="Calibri" w:hAnsi="B Lotus" w:cs="B Lotus"/>
          <w:sz w:val="24"/>
          <w:szCs w:val="24"/>
          <w:rtl/>
        </w:rPr>
      </w:pPr>
    </w:p>
    <w:p w14:paraId="15F3F48E" w14:textId="77777777" w:rsidR="00184C12" w:rsidRDefault="00184C12" w:rsidP="00184C12">
      <w:pPr>
        <w:bidi/>
        <w:rPr>
          <w:rFonts w:ascii="B Lotus" w:eastAsia="Calibri" w:hAnsi="B Lotus" w:cs="B Lotus"/>
          <w:sz w:val="24"/>
          <w:szCs w:val="24"/>
          <w:rtl/>
        </w:rPr>
      </w:pPr>
    </w:p>
    <w:p w14:paraId="4AF99EB0" w14:textId="77777777" w:rsidR="00A06196" w:rsidRDefault="00A06196" w:rsidP="00A06196">
      <w:pPr>
        <w:bidi/>
        <w:rPr>
          <w:rFonts w:ascii="B Lotus" w:eastAsia="Calibri" w:hAnsi="B Lotus" w:cs="B Lotus"/>
          <w:sz w:val="24"/>
          <w:szCs w:val="24"/>
          <w:rtl/>
        </w:rPr>
      </w:pPr>
    </w:p>
    <w:p w14:paraId="65499B21" w14:textId="77777777" w:rsidR="00A06196" w:rsidRDefault="00A06196" w:rsidP="00A06196">
      <w:pPr>
        <w:bidi/>
        <w:rPr>
          <w:rFonts w:ascii="B Lotus" w:eastAsia="Calibri" w:hAnsi="B Lotus" w:cs="B Lotus"/>
          <w:sz w:val="24"/>
          <w:szCs w:val="24"/>
          <w:rtl/>
        </w:rPr>
      </w:pPr>
    </w:p>
    <w:p w14:paraId="53D12EFB" w14:textId="77777777" w:rsidR="00A06196" w:rsidRDefault="00A06196" w:rsidP="00A06196">
      <w:pPr>
        <w:bidi/>
        <w:rPr>
          <w:rFonts w:ascii="B Lotus" w:eastAsia="Calibri" w:hAnsi="B Lotus" w:cs="B Lotus"/>
          <w:sz w:val="24"/>
          <w:szCs w:val="24"/>
          <w:rtl/>
        </w:rPr>
      </w:pPr>
    </w:p>
    <w:p w14:paraId="1B0445E7" w14:textId="77777777" w:rsidR="00A06196" w:rsidRDefault="00A06196" w:rsidP="00A06196">
      <w:pPr>
        <w:bidi/>
        <w:rPr>
          <w:rFonts w:ascii="B Lotus" w:eastAsia="Calibri" w:hAnsi="B Lotus" w:cs="B Lotus"/>
          <w:sz w:val="24"/>
          <w:szCs w:val="24"/>
          <w:rtl/>
        </w:rPr>
      </w:pPr>
    </w:p>
    <w:p w14:paraId="0DFA65EB" w14:textId="77777777" w:rsidR="00A06196" w:rsidRDefault="00A06196" w:rsidP="00A06196">
      <w:pPr>
        <w:bidi/>
        <w:rPr>
          <w:rFonts w:ascii="B Lotus" w:eastAsia="Calibri" w:hAnsi="B Lotus" w:cs="B Lotus"/>
          <w:sz w:val="24"/>
          <w:szCs w:val="24"/>
          <w:rtl/>
        </w:rPr>
      </w:pPr>
    </w:p>
    <w:p w14:paraId="5A24A849" w14:textId="77777777" w:rsidR="00A06196" w:rsidRDefault="00A06196" w:rsidP="00A06196">
      <w:pPr>
        <w:bidi/>
        <w:rPr>
          <w:rFonts w:ascii="B Lotus" w:eastAsia="Calibri" w:hAnsi="B Lotus" w:cs="B Lotus"/>
          <w:sz w:val="24"/>
          <w:szCs w:val="24"/>
          <w:rtl/>
        </w:rPr>
      </w:pPr>
      <w:r>
        <w:rPr>
          <w:rFonts w:ascii="B Lotus" w:eastAsia="Calibri" w:hAnsi="B Lotus" w:cs="B Lotus" w:hint="cs"/>
          <w:sz w:val="24"/>
          <w:szCs w:val="24"/>
          <w:rtl/>
        </w:rPr>
        <w:lastRenderedPageBreak/>
        <w:t xml:space="preserve">نمودار فصل اول </w:t>
      </w:r>
    </w:p>
    <w:p w14:paraId="4B58D009" w14:textId="77777777" w:rsidR="00A06196" w:rsidRDefault="00A06196" w:rsidP="00A06196">
      <w:pPr>
        <w:bidi/>
        <w:rPr>
          <w:rFonts w:ascii="B Lotus" w:eastAsia="Calibri" w:hAnsi="B Lotus" w:cs="B Lotus"/>
          <w:sz w:val="24"/>
          <w:szCs w:val="24"/>
          <w:rtl/>
        </w:rPr>
      </w:pPr>
    </w:p>
    <w:p w14:paraId="2931C91B" w14:textId="77777777" w:rsidR="00A06196" w:rsidRDefault="00A06196" w:rsidP="00A06196">
      <w:pPr>
        <w:bidi/>
        <w:rPr>
          <w:rFonts w:ascii="B Lotus" w:eastAsia="Calibri" w:hAnsi="B Lotus" w:cs="B Lotus"/>
          <w:sz w:val="24"/>
          <w:szCs w:val="24"/>
          <w:rtl/>
        </w:rPr>
      </w:pPr>
    </w:p>
    <w:p w14:paraId="75FCD07F" w14:textId="77777777" w:rsidR="00A06196" w:rsidRDefault="00A06196" w:rsidP="00A06196">
      <w:pPr>
        <w:bidi/>
        <w:rPr>
          <w:rFonts w:ascii="B Lotus" w:eastAsia="Calibri" w:hAnsi="B Lotus" w:cs="B Lotus"/>
          <w:sz w:val="24"/>
          <w:szCs w:val="24"/>
          <w:rtl/>
        </w:rPr>
      </w:pPr>
    </w:p>
    <w:p w14:paraId="7ED7811C" w14:textId="77777777" w:rsidR="00A06196" w:rsidRDefault="00A06196" w:rsidP="00A06196">
      <w:pPr>
        <w:bidi/>
        <w:rPr>
          <w:rFonts w:ascii="B Lotus" w:eastAsia="Calibri" w:hAnsi="B Lotus" w:cs="B Lotus"/>
          <w:sz w:val="24"/>
          <w:szCs w:val="24"/>
          <w:rtl/>
        </w:rPr>
      </w:pPr>
    </w:p>
    <w:p w14:paraId="2C80FB72" w14:textId="77777777" w:rsidR="00A06196" w:rsidRDefault="00A06196" w:rsidP="00A06196">
      <w:pPr>
        <w:bidi/>
        <w:rPr>
          <w:rFonts w:ascii="B Lotus" w:eastAsia="Calibri" w:hAnsi="B Lotus" w:cs="B Lotus"/>
          <w:sz w:val="24"/>
          <w:szCs w:val="24"/>
          <w:rtl/>
        </w:rPr>
      </w:pPr>
    </w:p>
    <w:p w14:paraId="6B3B0A05" w14:textId="77777777" w:rsidR="00A06196" w:rsidRDefault="00A06196" w:rsidP="00A06196">
      <w:pPr>
        <w:bidi/>
        <w:rPr>
          <w:rFonts w:ascii="B Lotus" w:eastAsia="Calibri" w:hAnsi="B Lotus" w:cs="B Lotus"/>
          <w:sz w:val="24"/>
          <w:szCs w:val="24"/>
          <w:rtl/>
        </w:rPr>
      </w:pPr>
    </w:p>
    <w:p w14:paraId="52FC5834" w14:textId="77777777" w:rsidR="00A06196" w:rsidRDefault="00A06196" w:rsidP="00A06196">
      <w:pPr>
        <w:bidi/>
        <w:rPr>
          <w:rFonts w:ascii="B Lotus" w:eastAsia="Calibri" w:hAnsi="B Lotus" w:cs="B Lotus"/>
          <w:sz w:val="24"/>
          <w:szCs w:val="24"/>
          <w:rtl/>
        </w:rPr>
      </w:pPr>
    </w:p>
    <w:p w14:paraId="35D09C6E" w14:textId="77777777" w:rsidR="00A06196" w:rsidRDefault="00A06196" w:rsidP="00A06196">
      <w:pPr>
        <w:bidi/>
        <w:rPr>
          <w:rFonts w:ascii="B Lotus" w:eastAsia="Calibri" w:hAnsi="B Lotus" w:cs="B Lotus"/>
          <w:sz w:val="24"/>
          <w:szCs w:val="24"/>
          <w:rtl/>
        </w:rPr>
      </w:pPr>
    </w:p>
    <w:p w14:paraId="1F0E0420" w14:textId="77777777" w:rsidR="00A06196" w:rsidRDefault="00A06196" w:rsidP="00A06196">
      <w:pPr>
        <w:bidi/>
        <w:rPr>
          <w:rFonts w:ascii="B Lotus" w:eastAsia="Calibri" w:hAnsi="B Lotus" w:cs="B Lotus"/>
          <w:sz w:val="24"/>
          <w:szCs w:val="24"/>
          <w:rtl/>
        </w:rPr>
      </w:pPr>
    </w:p>
    <w:p w14:paraId="77C10322" w14:textId="77777777" w:rsidR="00A06196" w:rsidRDefault="00A06196" w:rsidP="00A06196">
      <w:pPr>
        <w:bidi/>
        <w:rPr>
          <w:rFonts w:ascii="B Lotus" w:eastAsia="Calibri" w:hAnsi="B Lotus" w:cs="B Lotus"/>
          <w:sz w:val="24"/>
          <w:szCs w:val="24"/>
          <w:rtl/>
        </w:rPr>
      </w:pPr>
    </w:p>
    <w:p w14:paraId="42A22271" w14:textId="77777777" w:rsidR="00A06196" w:rsidRDefault="00A06196" w:rsidP="00A06196">
      <w:pPr>
        <w:bidi/>
        <w:rPr>
          <w:rFonts w:ascii="B Lotus" w:eastAsia="Calibri" w:hAnsi="B Lotus" w:cs="B Lotus"/>
          <w:sz w:val="24"/>
          <w:szCs w:val="24"/>
          <w:rtl/>
        </w:rPr>
      </w:pPr>
    </w:p>
    <w:p w14:paraId="611022E3" w14:textId="77777777" w:rsidR="00A06196" w:rsidRDefault="00A06196" w:rsidP="00A06196">
      <w:pPr>
        <w:bidi/>
        <w:rPr>
          <w:rFonts w:ascii="B Lotus" w:eastAsia="Calibri" w:hAnsi="B Lotus" w:cs="B Lotus"/>
          <w:sz w:val="24"/>
          <w:szCs w:val="24"/>
          <w:rtl/>
        </w:rPr>
      </w:pPr>
    </w:p>
    <w:p w14:paraId="43175680" w14:textId="77777777" w:rsidR="00A06196" w:rsidRDefault="00A06196" w:rsidP="00A06196">
      <w:pPr>
        <w:bidi/>
        <w:rPr>
          <w:rFonts w:ascii="B Lotus" w:eastAsia="Calibri" w:hAnsi="B Lotus" w:cs="B Lotus"/>
          <w:sz w:val="24"/>
          <w:szCs w:val="24"/>
          <w:rtl/>
        </w:rPr>
      </w:pPr>
    </w:p>
    <w:p w14:paraId="715E45E3" w14:textId="77777777" w:rsidR="00A06196" w:rsidRDefault="00A06196" w:rsidP="00A06196">
      <w:pPr>
        <w:bidi/>
        <w:rPr>
          <w:rFonts w:ascii="B Lotus" w:eastAsia="Calibri" w:hAnsi="B Lotus" w:cs="B Lotus"/>
          <w:sz w:val="24"/>
          <w:szCs w:val="24"/>
          <w:rtl/>
        </w:rPr>
      </w:pPr>
    </w:p>
    <w:p w14:paraId="48AC0A0E" w14:textId="77777777" w:rsidR="00A06196" w:rsidRDefault="00A06196" w:rsidP="00A06196">
      <w:pPr>
        <w:bidi/>
        <w:rPr>
          <w:rFonts w:ascii="B Lotus" w:eastAsia="Calibri" w:hAnsi="B Lotus" w:cs="B Lotus"/>
          <w:sz w:val="24"/>
          <w:szCs w:val="24"/>
          <w:rtl/>
        </w:rPr>
      </w:pPr>
    </w:p>
    <w:p w14:paraId="0B0A86D8" w14:textId="77777777" w:rsidR="00A06196" w:rsidRDefault="00A06196" w:rsidP="00A06196">
      <w:pPr>
        <w:bidi/>
        <w:rPr>
          <w:rFonts w:ascii="B Lotus" w:eastAsia="Calibri" w:hAnsi="B Lotus" w:cs="B Lotus"/>
          <w:sz w:val="24"/>
          <w:szCs w:val="24"/>
          <w:rtl/>
        </w:rPr>
      </w:pPr>
    </w:p>
    <w:p w14:paraId="2DE3B216" w14:textId="77777777" w:rsidR="00A06196" w:rsidRDefault="00A06196" w:rsidP="00A06196">
      <w:pPr>
        <w:bidi/>
        <w:rPr>
          <w:rFonts w:ascii="B Lotus" w:eastAsia="Calibri" w:hAnsi="B Lotus" w:cs="B Lotus"/>
          <w:sz w:val="24"/>
          <w:szCs w:val="24"/>
          <w:rtl/>
        </w:rPr>
      </w:pPr>
    </w:p>
    <w:p w14:paraId="1333B084" w14:textId="77777777" w:rsidR="00A06196" w:rsidRDefault="00A06196" w:rsidP="00A06196">
      <w:pPr>
        <w:bidi/>
        <w:rPr>
          <w:rFonts w:ascii="B Lotus" w:eastAsia="Calibri" w:hAnsi="B Lotus" w:cs="B Lotus"/>
          <w:sz w:val="24"/>
          <w:szCs w:val="24"/>
          <w:rtl/>
        </w:rPr>
      </w:pPr>
    </w:p>
    <w:p w14:paraId="4107661C" w14:textId="77777777" w:rsidR="00A06196" w:rsidRDefault="00A06196" w:rsidP="00A06196">
      <w:pPr>
        <w:bidi/>
        <w:rPr>
          <w:rFonts w:ascii="B Lotus" w:eastAsia="Calibri" w:hAnsi="B Lotus" w:cs="B Lotus"/>
          <w:sz w:val="24"/>
          <w:szCs w:val="24"/>
          <w:rtl/>
        </w:rPr>
      </w:pPr>
    </w:p>
    <w:p w14:paraId="53E515D0" w14:textId="77777777" w:rsidR="00A06196" w:rsidRDefault="00A06196" w:rsidP="00A06196">
      <w:pPr>
        <w:bidi/>
        <w:rPr>
          <w:rFonts w:ascii="B Lotus" w:eastAsia="Calibri" w:hAnsi="B Lotus" w:cs="B Lotus"/>
          <w:sz w:val="24"/>
          <w:szCs w:val="24"/>
          <w:rtl/>
        </w:rPr>
      </w:pPr>
    </w:p>
    <w:p w14:paraId="1682BE02" w14:textId="77777777" w:rsidR="00184C12" w:rsidRPr="00B07651" w:rsidRDefault="00184C12" w:rsidP="00184C12">
      <w:pPr>
        <w:bidi/>
        <w:jc w:val="center"/>
        <w:rPr>
          <w:rFonts w:ascii="B Lotus" w:eastAsia="Calibri" w:hAnsi="B Lotus" w:cs="B Lotus"/>
          <w:sz w:val="24"/>
          <w:szCs w:val="24"/>
        </w:rPr>
      </w:pPr>
    </w:p>
    <w:p w14:paraId="30C0065A" w14:textId="77777777" w:rsidR="00B07651" w:rsidRPr="00B07651" w:rsidRDefault="00B07651" w:rsidP="00417494">
      <w:pPr>
        <w:pStyle w:val="Heading2"/>
        <w:rPr>
          <w:rtl/>
        </w:rPr>
      </w:pPr>
      <w:bookmarkStart w:id="205" w:name="_Toc533259362"/>
      <w:bookmarkStart w:id="206" w:name="_Toc533781148"/>
      <w:bookmarkStart w:id="207" w:name="_Toc533781485"/>
      <w:bookmarkStart w:id="208" w:name="_Toc533781600"/>
      <w:bookmarkStart w:id="209" w:name="_Toc533781786"/>
      <w:bookmarkStart w:id="210" w:name="_Toc533782104"/>
      <w:r w:rsidRPr="00B07651">
        <w:rPr>
          <w:rFonts w:hint="cs"/>
          <w:rtl/>
        </w:rPr>
        <w:lastRenderedPageBreak/>
        <w:t>افق نمایی انقلاب اسلامی</w:t>
      </w:r>
      <w:del w:id="211" w:author="Mehrnazi Boojari" w:date="2019-01-07T09:47:00Z">
        <w:r w:rsidRPr="00B07651" w:rsidDel="006F7CCF">
          <w:rPr>
            <w:rFonts w:hint="cs"/>
            <w:rtl/>
          </w:rPr>
          <w:delText xml:space="preserve"> ؛</w:delText>
        </w:r>
      </w:del>
      <w:ins w:id="212" w:author="Mehrnazi Boojari" w:date="2019-01-07T09:47:00Z">
        <w:r w:rsidR="006F7CCF">
          <w:rPr>
            <w:rFonts w:hint="cs"/>
            <w:rtl/>
          </w:rPr>
          <w:t>؛</w:t>
        </w:r>
      </w:ins>
      <w:r w:rsidRPr="00B07651">
        <w:rPr>
          <w:rFonts w:hint="cs"/>
          <w:rtl/>
        </w:rPr>
        <w:t xml:space="preserve"> تشکیل تمدن نوین اسلامی</w:t>
      </w:r>
      <w:bookmarkEnd w:id="205"/>
      <w:bookmarkEnd w:id="206"/>
      <w:bookmarkEnd w:id="207"/>
      <w:bookmarkEnd w:id="208"/>
      <w:bookmarkEnd w:id="209"/>
      <w:bookmarkEnd w:id="210"/>
      <w:r w:rsidRPr="00B07651">
        <w:rPr>
          <w:rFonts w:hint="cs"/>
          <w:rtl/>
        </w:rPr>
        <w:t xml:space="preserve"> </w:t>
      </w:r>
    </w:p>
    <w:p w14:paraId="51C08A4E" w14:textId="6BD0DE2F" w:rsidR="00B07651" w:rsidRPr="00B07651" w:rsidRDefault="00B07651" w:rsidP="003D0DDD">
      <w:pPr>
        <w:bidi/>
        <w:ind w:firstLine="227"/>
        <w:jc w:val="both"/>
        <w:rPr>
          <w:rFonts w:ascii="B Lotus" w:eastAsia="Calibri" w:hAnsi="B Lotus" w:cs="B Lotus"/>
          <w:sz w:val="24"/>
          <w:szCs w:val="24"/>
          <w:rtl/>
        </w:rPr>
      </w:pPr>
      <w:r w:rsidRPr="00B07651">
        <w:rPr>
          <w:rFonts w:ascii="B Lotus" w:eastAsia="Calibri" w:hAnsi="B Lotus" w:cs="B Lotus"/>
          <w:sz w:val="24"/>
          <w:szCs w:val="24"/>
          <w:rtl/>
        </w:rPr>
        <w:t>تشکیل امت واحد</w:t>
      </w:r>
      <w:del w:id="213" w:author="Mehrnazi Boojari" w:date="2019-01-07T22:49:00Z">
        <w:r w:rsidRPr="00B07651" w:rsidDel="00BF4CE5">
          <w:rPr>
            <w:rFonts w:ascii="B Lotus" w:eastAsia="Calibri" w:hAnsi="B Lotus" w:cs="B Lotus"/>
            <w:sz w:val="24"/>
            <w:szCs w:val="24"/>
            <w:rtl/>
          </w:rPr>
          <w:delText xml:space="preserve">ه‌ی </w:delText>
        </w:r>
      </w:del>
      <w:ins w:id="214"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 xml:space="preserve">اسلامی و تمدن نوین اسلامی </w:t>
      </w:r>
      <w:del w:id="215" w:author="Mehrnazi Boojari" w:date="2019-01-07T23:30:00Z">
        <w:r w:rsidRPr="00B07651" w:rsidDel="00FB0B67">
          <w:rPr>
            <w:rFonts w:ascii="B Lotus" w:eastAsia="Calibri" w:hAnsi="B Lotus" w:cs="B Lotus"/>
            <w:sz w:val="24"/>
            <w:szCs w:val="24"/>
            <w:rtl/>
          </w:rPr>
          <w:delText>به‌عنوان</w:delText>
        </w:r>
      </w:del>
      <w:ins w:id="216" w:author="Mehrnazi Boojari" w:date="2019-01-07T23:30:00Z">
        <w:r w:rsidR="00FB0B67">
          <w:rPr>
            <w:rFonts w:ascii="B Lotus" w:eastAsia="Calibri" w:hAnsi="B Lotus" w:cs="B Lotus"/>
            <w:sz w:val="24"/>
            <w:szCs w:val="24"/>
            <w:rtl/>
          </w:rPr>
          <w:t>به</w:t>
        </w:r>
        <w:r w:rsidR="00FB0B67">
          <w:rPr>
            <w:rFonts w:ascii="B Lotus" w:eastAsia="Calibri" w:hAnsi="B Lotus" w:cs="B Lotus" w:hint="cs"/>
            <w:sz w:val="24"/>
            <w:szCs w:val="24"/>
            <w:rtl/>
          </w:rPr>
          <w:t>‌</w:t>
        </w:r>
        <w:r w:rsidR="00FB0B67">
          <w:rPr>
            <w:rFonts w:ascii="B Lotus" w:eastAsia="Calibri" w:hAnsi="B Lotus" w:cs="B Lotus"/>
            <w:sz w:val="24"/>
            <w:szCs w:val="24"/>
            <w:rtl/>
          </w:rPr>
          <w:t>منزلۀ</w:t>
        </w:r>
      </w:ins>
      <w:r w:rsidRPr="00B07651">
        <w:rPr>
          <w:rFonts w:ascii="B Lotus" w:eastAsia="Calibri" w:hAnsi="B Lotus" w:cs="B Lotus"/>
          <w:sz w:val="24"/>
          <w:szCs w:val="24"/>
          <w:rtl/>
        </w:rPr>
        <w:t xml:space="preserve"> یک آرمان و هدف عالی</w:t>
      </w:r>
      <w:r w:rsidRPr="00B07651">
        <w:rPr>
          <w:rFonts w:ascii="B Lotus" w:eastAsia="Calibri" w:hAnsi="B Lotus" w:cs="B Lotus" w:hint="cs"/>
          <w:sz w:val="24"/>
          <w:szCs w:val="24"/>
          <w:rtl/>
        </w:rPr>
        <w:t xml:space="preserve"> از ابتدای پیدایش اسلام مطرح بوده </w:t>
      </w:r>
      <w:del w:id="217" w:author="Mehrnazi Boojari" w:date="2019-01-09T23:03:00Z">
        <w:r w:rsidRPr="00B07651" w:rsidDel="00C75FB0">
          <w:rPr>
            <w:rFonts w:ascii="B Lotus" w:eastAsia="Calibri" w:hAnsi="B Lotus" w:cs="B Lotus" w:hint="cs"/>
            <w:sz w:val="24"/>
            <w:szCs w:val="24"/>
            <w:rtl/>
          </w:rPr>
          <w:delText xml:space="preserve">و </w:delText>
        </w:r>
      </w:del>
      <w:r w:rsidRPr="00B07651">
        <w:rPr>
          <w:rFonts w:ascii="B Lotus" w:eastAsia="Calibri" w:hAnsi="B Lotus" w:cs="B Lotus" w:hint="cs"/>
          <w:sz w:val="24"/>
          <w:szCs w:val="24"/>
          <w:rtl/>
        </w:rPr>
        <w:t>است. تلاش</w:t>
      </w:r>
      <w:del w:id="218" w:author="Mehrnazi Boojari" w:date="2019-01-07T10:43:00Z">
        <w:r w:rsidRPr="00B07651" w:rsidDel="006A1F1D">
          <w:rPr>
            <w:rFonts w:ascii="B Lotus" w:eastAsia="Calibri" w:hAnsi="B Lotus" w:cs="B Lotus" w:hint="cs"/>
            <w:sz w:val="24"/>
            <w:szCs w:val="24"/>
            <w:rtl/>
          </w:rPr>
          <w:delText xml:space="preserve"> هایی </w:delText>
        </w:r>
      </w:del>
      <w:ins w:id="219" w:author="Mehrnazi Boojari" w:date="2019-01-07T10:43:00Z">
        <w:r w:rsidR="006A1F1D">
          <w:rPr>
            <w:rFonts w:ascii="B Lotus" w:eastAsia="Calibri" w:hAnsi="B Lotus" w:cs="B Lotus" w:hint="cs"/>
            <w:sz w:val="24"/>
            <w:szCs w:val="24"/>
            <w:rtl/>
          </w:rPr>
          <w:t xml:space="preserve">‌هایی </w:t>
        </w:r>
      </w:ins>
      <w:r w:rsidRPr="00B07651">
        <w:rPr>
          <w:rFonts w:ascii="B Lotus" w:eastAsia="Calibri" w:hAnsi="B Lotus" w:cs="B Lotus" w:hint="cs"/>
          <w:sz w:val="24"/>
          <w:szCs w:val="24"/>
          <w:rtl/>
        </w:rPr>
        <w:t xml:space="preserve">که در این موضوع ابتدا امامان شیعی و بعدها توسط فقهای شیعه صورت گرفته امروزه </w:t>
      </w:r>
      <w:r w:rsidR="003D0DDD">
        <w:rPr>
          <w:rFonts w:ascii="B Lotus" w:eastAsia="Calibri" w:hAnsi="B Lotus" w:cs="B Lotus" w:hint="cs"/>
          <w:sz w:val="24"/>
          <w:szCs w:val="24"/>
          <w:rtl/>
        </w:rPr>
        <w:t>بسیار زیاد حائزاهمیت است</w:t>
      </w:r>
      <w:r w:rsidRPr="00B07651">
        <w:rPr>
          <w:rFonts w:ascii="B Lotus" w:eastAsia="Calibri" w:hAnsi="B Lotus" w:cs="B Lotus" w:hint="cs"/>
          <w:sz w:val="24"/>
          <w:szCs w:val="24"/>
          <w:rtl/>
        </w:rPr>
        <w:t>. پ</w:t>
      </w:r>
      <w:r w:rsidRPr="00B07651">
        <w:rPr>
          <w:rFonts w:ascii="B Lotus" w:eastAsia="Calibri" w:hAnsi="B Lotus" w:cs="B Lotus"/>
          <w:sz w:val="24"/>
          <w:szCs w:val="24"/>
          <w:rtl/>
        </w:rPr>
        <w:t>یدایش انقلاب اسلامی در ایران</w:t>
      </w:r>
      <w:r w:rsidRPr="00B07651">
        <w:rPr>
          <w:rFonts w:ascii="B Lotus" w:eastAsia="Calibri" w:hAnsi="B Lotus" w:cs="B Lotus" w:hint="cs"/>
          <w:sz w:val="24"/>
          <w:szCs w:val="24"/>
          <w:rtl/>
        </w:rPr>
        <w:t xml:space="preserve"> توسط یک فقیه شیعی یکی </w:t>
      </w:r>
      <w:r w:rsidRPr="00B07651">
        <w:rPr>
          <w:rFonts w:ascii="B Lotus" w:eastAsia="Calibri" w:hAnsi="B Lotus" w:cs="B Lotus"/>
          <w:sz w:val="24"/>
          <w:szCs w:val="24"/>
          <w:rtl/>
        </w:rPr>
        <w:t>از عظیم</w:t>
      </w:r>
      <w:del w:id="220" w:author="Mehrnazi Boojari" w:date="2019-01-07T10:56:00Z">
        <w:r w:rsidRPr="00B07651" w:rsidDel="006A1F1D">
          <w:rPr>
            <w:rFonts w:ascii="B Lotus" w:eastAsia="Calibri" w:hAnsi="B Lotus" w:cs="B Lotus"/>
            <w:sz w:val="24"/>
            <w:szCs w:val="24"/>
            <w:rtl/>
          </w:rPr>
          <w:delText xml:space="preserve"> ترین </w:delText>
        </w:r>
      </w:del>
      <w:ins w:id="221" w:author="Mehrnazi Boojari" w:date="2019-01-07T10:56: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ترین </w:t>
        </w:r>
      </w:ins>
      <w:r w:rsidRPr="00B07651">
        <w:rPr>
          <w:rFonts w:ascii="B Lotus" w:eastAsia="Calibri" w:hAnsi="B Lotus" w:cs="B Lotus"/>
          <w:sz w:val="24"/>
          <w:szCs w:val="24"/>
          <w:rtl/>
        </w:rPr>
        <w:t xml:space="preserve">و </w:t>
      </w:r>
      <w:del w:id="222" w:author="Mehrnazi Boojari" w:date="2019-01-07T10:04:00Z">
        <w:r w:rsidRPr="00B07651" w:rsidDel="00A31D6F">
          <w:rPr>
            <w:rFonts w:ascii="B Lotus" w:eastAsia="Calibri" w:hAnsi="B Lotus" w:cs="B Lotus"/>
            <w:sz w:val="24"/>
            <w:szCs w:val="24"/>
            <w:rtl/>
          </w:rPr>
          <w:delText>تأثیر</w:delText>
        </w:r>
      </w:del>
      <w:ins w:id="223" w:author="Mehrnazi Boojari" w:date="2019-01-07T10:04:00Z">
        <w:r w:rsidR="00A31D6F">
          <w:rPr>
            <w:rFonts w:ascii="B Lotus" w:eastAsia="Calibri" w:hAnsi="B Lotus" w:cs="B Lotus"/>
            <w:sz w:val="24"/>
            <w:szCs w:val="24"/>
            <w:rtl/>
          </w:rPr>
          <w:t>تأثیر</w:t>
        </w:r>
      </w:ins>
      <w:r w:rsidRPr="00B07651">
        <w:rPr>
          <w:rFonts w:ascii="B Lotus" w:eastAsia="Calibri" w:hAnsi="B Lotus" w:cs="B Lotus"/>
          <w:sz w:val="24"/>
          <w:szCs w:val="24"/>
          <w:rtl/>
        </w:rPr>
        <w:t>گذارترین پدیده</w:t>
      </w:r>
      <w:del w:id="224" w:author="Mehrnazi Boojari" w:date="2019-01-07T09:46:00Z">
        <w:r w:rsidRPr="00B07651" w:rsidDel="006F7CCF">
          <w:rPr>
            <w:rFonts w:ascii="B Lotus" w:eastAsia="Calibri" w:hAnsi="B Lotus" w:cs="B Lotus"/>
            <w:sz w:val="24"/>
            <w:szCs w:val="24"/>
            <w:rtl/>
          </w:rPr>
          <w:delText xml:space="preserve"> های </w:delText>
        </w:r>
      </w:del>
      <w:ins w:id="225"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B07651">
        <w:rPr>
          <w:rFonts w:ascii="B Lotus" w:eastAsia="Calibri" w:hAnsi="B Lotus" w:cs="B Lotus"/>
          <w:sz w:val="24"/>
          <w:szCs w:val="24"/>
          <w:rtl/>
        </w:rPr>
        <w:t xml:space="preserve">سیاسی، اجتماعی و فرهنگی عصر حاضر </w:t>
      </w:r>
      <w:r w:rsidRPr="00B07651">
        <w:rPr>
          <w:rFonts w:ascii="B Lotus" w:eastAsia="Calibri" w:hAnsi="B Lotus" w:cs="B Lotus" w:hint="cs"/>
          <w:sz w:val="24"/>
          <w:szCs w:val="24"/>
          <w:rtl/>
        </w:rPr>
        <w:t>در این زمینه محسوب</w:t>
      </w:r>
      <w:del w:id="226" w:author="Mehrnazi Boojari" w:date="2019-01-07T09:49:00Z">
        <w:r w:rsidRPr="00B07651" w:rsidDel="006F7CCF">
          <w:rPr>
            <w:rFonts w:ascii="B Lotus" w:eastAsia="Calibri" w:hAnsi="B Lotus" w:cs="B Lotus" w:hint="cs"/>
            <w:sz w:val="24"/>
            <w:szCs w:val="24"/>
            <w:rtl/>
          </w:rPr>
          <w:delText xml:space="preserve"> می </w:delText>
        </w:r>
      </w:del>
      <w:ins w:id="227" w:author="Mehrnazi Boojari" w:date="2019-01-07T09:49:00Z">
        <w:r w:rsidR="006F7CCF">
          <w:rPr>
            <w:rFonts w:ascii="B Lotus" w:eastAsia="Calibri" w:hAnsi="B Lotus" w:cs="B Lotus" w:hint="cs"/>
            <w:sz w:val="24"/>
            <w:szCs w:val="24"/>
            <w:rtl/>
          </w:rPr>
          <w:t xml:space="preserve"> می‌</w:t>
        </w:r>
      </w:ins>
      <w:r w:rsidRPr="00B07651">
        <w:rPr>
          <w:rFonts w:ascii="B Lotus" w:eastAsia="Calibri" w:hAnsi="B Lotus" w:cs="B Lotus" w:hint="cs"/>
          <w:sz w:val="24"/>
          <w:szCs w:val="24"/>
          <w:rtl/>
        </w:rPr>
        <w:t>شود</w:t>
      </w:r>
      <w:ins w:id="228" w:author="Mehrnazi Boojari" w:date="2019-01-07T23:29:00Z">
        <w:r w:rsidR="00FB0B67">
          <w:rPr>
            <w:rFonts w:ascii="B Lotus" w:eastAsia="Calibri" w:hAnsi="B Lotus" w:cs="B Lotus" w:hint="cs"/>
            <w:sz w:val="24"/>
            <w:szCs w:val="24"/>
            <w:rtl/>
          </w:rPr>
          <w:t>،</w:t>
        </w:r>
      </w:ins>
      <w:r w:rsidRPr="00B07651">
        <w:rPr>
          <w:rFonts w:ascii="B Lotus" w:eastAsia="Calibri" w:hAnsi="B Lotus" w:cs="B Lotus" w:hint="cs"/>
          <w:sz w:val="24"/>
          <w:szCs w:val="24"/>
          <w:rtl/>
        </w:rPr>
        <w:t xml:space="preserve"> که از همان ابتدا </w:t>
      </w:r>
      <w:del w:id="229" w:author="Mehrnazi Boojari" w:date="2019-01-07T10:24:00Z">
        <w:r w:rsidRPr="00B07651" w:rsidDel="0028073B">
          <w:rPr>
            <w:rFonts w:ascii="B Lotus" w:eastAsia="Calibri" w:hAnsi="B Lotus" w:cs="B Lotus" w:hint="cs"/>
            <w:sz w:val="24"/>
            <w:szCs w:val="24"/>
            <w:rtl/>
          </w:rPr>
          <w:delText xml:space="preserve">به دنبال </w:delText>
        </w:r>
      </w:del>
      <w:ins w:id="230" w:author="Mehrnazi Boojari" w:date="2019-01-07T10:24:00Z">
        <w:r w:rsidR="0028073B">
          <w:rPr>
            <w:rFonts w:ascii="B Lotus" w:eastAsia="Calibri" w:hAnsi="B Lotus" w:cs="B Lotus" w:hint="cs"/>
            <w:sz w:val="24"/>
            <w:szCs w:val="24"/>
            <w:rtl/>
          </w:rPr>
          <w:t xml:space="preserve">به‌دنبال </w:t>
        </w:r>
      </w:ins>
      <w:r w:rsidRPr="00B07651">
        <w:rPr>
          <w:rFonts w:ascii="B Lotus" w:eastAsia="Calibri" w:hAnsi="B Lotus" w:cs="B Lotus" w:hint="cs"/>
          <w:sz w:val="24"/>
          <w:szCs w:val="24"/>
          <w:rtl/>
        </w:rPr>
        <w:t>به</w:t>
      </w:r>
      <w:ins w:id="231" w:author="Mehrnazi Boojari" w:date="2019-01-08T03:18:00Z">
        <w:r w:rsidR="006770E1">
          <w:rPr>
            <w:rFonts w:ascii="B Lotus" w:eastAsia="Calibri" w:hAnsi="B Lotus" w:cs="B Nazanin" w:hint="cs"/>
            <w:sz w:val="24"/>
            <w:szCs w:val="24"/>
            <w:rtl/>
          </w:rPr>
          <w:t>‌</w:t>
        </w:r>
      </w:ins>
      <w:del w:id="232" w:author="Mehrnazi Boojari" w:date="2019-01-08T03:18:00Z">
        <w:r w:rsidRPr="00B07651" w:rsidDel="006770E1">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چالش</w:t>
      </w:r>
      <w:ins w:id="233" w:author="Mehrnazi Boojari" w:date="2019-01-08T03:18:00Z">
        <w:r w:rsidR="006770E1">
          <w:rPr>
            <w:rFonts w:ascii="B Lotus" w:eastAsia="Calibri" w:hAnsi="B Lotus" w:cs="B Nazanin" w:hint="cs"/>
            <w:sz w:val="24"/>
            <w:szCs w:val="24"/>
            <w:rtl/>
          </w:rPr>
          <w:t>‌</w:t>
        </w:r>
      </w:ins>
      <w:del w:id="234" w:author="Mehrnazi Boojari" w:date="2019-01-08T03:18:00Z">
        <w:r w:rsidRPr="00B07651" w:rsidDel="006770E1">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 xml:space="preserve">کشیدن معادلات سیاسی جهانی و مبانی نظری و فکری حاکم بر جوامع </w:t>
      </w:r>
      <w:del w:id="235" w:author="Mehrnazi Boojari" w:date="2019-01-07T09:48:00Z">
        <w:r w:rsidRPr="00B07651" w:rsidDel="006F7CCF">
          <w:rPr>
            <w:rFonts w:ascii="B Lotus" w:eastAsia="Calibri" w:hAnsi="B Lotus" w:cs="B Lotus" w:hint="cs"/>
            <w:sz w:val="24"/>
            <w:szCs w:val="24"/>
            <w:rtl/>
          </w:rPr>
          <w:delText>بین الملل</w:delText>
        </w:r>
      </w:del>
      <w:ins w:id="236" w:author="Mehrnazi Boojari" w:date="2019-01-07T09:48:00Z">
        <w:r w:rsidR="006F7CCF">
          <w:rPr>
            <w:rFonts w:ascii="B Lotus" w:eastAsia="Calibri" w:hAnsi="B Lotus" w:cs="B Lotus" w:hint="cs"/>
            <w:sz w:val="24"/>
            <w:szCs w:val="24"/>
            <w:rtl/>
          </w:rPr>
          <w:t>بین‌الملل</w:t>
        </w:r>
      </w:ins>
      <w:r w:rsidRPr="00B07651">
        <w:rPr>
          <w:rFonts w:ascii="B Lotus" w:eastAsia="Calibri" w:hAnsi="B Lotus" w:cs="B Lotus" w:hint="cs"/>
          <w:sz w:val="24"/>
          <w:szCs w:val="24"/>
          <w:rtl/>
        </w:rPr>
        <w:t xml:space="preserve">ی بوده است. </w:t>
      </w:r>
    </w:p>
    <w:p w14:paraId="6286A37B" w14:textId="77777777" w:rsidR="00B07651" w:rsidRPr="00B07651" w:rsidRDefault="00B07651" w:rsidP="009C7AC7">
      <w:pPr>
        <w:bidi/>
        <w:ind w:firstLine="227"/>
        <w:jc w:val="both"/>
        <w:rPr>
          <w:rFonts w:ascii="B Lotus" w:eastAsia="Calibri" w:hAnsi="B Lotus" w:cs="B Lotus"/>
          <w:sz w:val="24"/>
          <w:szCs w:val="24"/>
          <w:rtl/>
        </w:rPr>
      </w:pPr>
      <w:r w:rsidRPr="00B07651">
        <w:rPr>
          <w:rFonts w:ascii="B Lotus" w:eastAsia="Calibri" w:hAnsi="B Lotus" w:cs="B Lotus" w:hint="cs"/>
          <w:sz w:val="24"/>
          <w:szCs w:val="24"/>
          <w:rtl/>
        </w:rPr>
        <w:t xml:space="preserve">انقلاب اسلامی هدف خود را </w:t>
      </w:r>
      <w:ins w:id="237" w:author="Mehrnazi Boojari" w:date="2019-01-07T11:03:00Z">
        <w:r w:rsidR="00DB081F">
          <w:rPr>
            <w:rFonts w:ascii="B Lotus" w:eastAsia="Calibri" w:hAnsi="B Lotus" w:cs="B Lotus" w:hint="cs"/>
            <w:sz w:val="24"/>
            <w:szCs w:val="24"/>
            <w:rtl/>
          </w:rPr>
          <w:t xml:space="preserve">در </w:t>
        </w:r>
      </w:ins>
      <w:r w:rsidRPr="00B07651">
        <w:rPr>
          <w:rFonts w:ascii="B Lotus" w:eastAsia="Calibri" w:hAnsi="B Lotus" w:cs="B Lotus" w:hint="cs"/>
          <w:sz w:val="24"/>
          <w:szCs w:val="24"/>
          <w:rtl/>
        </w:rPr>
        <w:t>ابتدا</w:t>
      </w:r>
      <w:del w:id="238" w:author="Mehrnazi Boojari" w:date="2019-01-07T11:03:00Z">
        <w:r w:rsidRPr="00B07651" w:rsidDel="00DB081F">
          <w:rPr>
            <w:rFonts w:ascii="B Lotus" w:eastAsia="Calibri" w:hAnsi="B Lotus" w:cs="B Lotus" w:hint="cs"/>
            <w:sz w:val="24"/>
            <w:szCs w:val="24"/>
            <w:rtl/>
          </w:rPr>
          <w:delText>ئا</w:delText>
        </w:r>
      </w:del>
      <w:r w:rsidRPr="00B07651">
        <w:rPr>
          <w:rFonts w:ascii="B Lotus" w:eastAsia="Calibri" w:hAnsi="B Lotus" w:cs="B Lotus" w:hint="cs"/>
          <w:sz w:val="24"/>
          <w:szCs w:val="24"/>
          <w:rtl/>
        </w:rPr>
        <w:t xml:space="preserve"> </w:t>
      </w:r>
      <w:del w:id="239" w:author="Mehrnazi Boojari" w:date="2019-01-07T11:04:00Z">
        <w:r w:rsidRPr="00B07651" w:rsidDel="00DB081F">
          <w:rPr>
            <w:rFonts w:ascii="B Lotus" w:eastAsia="Calibri" w:hAnsi="B Lotus" w:cs="B Lotus" w:hint="cs"/>
            <w:sz w:val="24"/>
            <w:szCs w:val="24"/>
            <w:rtl/>
          </w:rPr>
          <w:delText xml:space="preserve">" </w:delText>
        </w:r>
      </w:del>
      <w:ins w:id="240" w:author="Mehrnazi Boojari" w:date="2019-01-07T11:04:00Z">
        <w:r w:rsidR="00DB081F">
          <w:rPr>
            <w:rFonts w:ascii="B Lotus" w:eastAsia="Calibri" w:hAnsi="B Lotus" w:cs="B Lotus" w:hint="cs"/>
            <w:sz w:val="24"/>
            <w:szCs w:val="24"/>
            <w:rtl/>
          </w:rPr>
          <w:t>«</w:t>
        </w:r>
      </w:ins>
      <w:r w:rsidRPr="00B07651">
        <w:rPr>
          <w:rFonts w:ascii="B Lotus" w:eastAsia="Calibri" w:hAnsi="B Lotus" w:cs="B Lotus" w:hint="cs"/>
          <w:sz w:val="24"/>
          <w:szCs w:val="24"/>
          <w:rtl/>
        </w:rPr>
        <w:t>ساخت ایرانی مستقل</w:t>
      </w:r>
      <w:del w:id="241" w:author="Mehrnazi Boojari" w:date="2019-01-07T09:47:00Z">
        <w:r w:rsidRPr="00B07651" w:rsidDel="006F7CCF">
          <w:rPr>
            <w:rFonts w:ascii="B Lotus" w:eastAsia="Calibri" w:hAnsi="B Lotus" w:cs="B Lotus" w:hint="cs"/>
            <w:sz w:val="24"/>
            <w:szCs w:val="24"/>
            <w:rtl/>
          </w:rPr>
          <w:delText xml:space="preserve"> ،</w:delText>
        </w:r>
      </w:del>
      <w:ins w:id="242" w:author="Mehrnazi Boojari" w:date="2019-01-07T09:47:00Z">
        <w:r w:rsidR="006F7CCF">
          <w:rPr>
            <w:rFonts w:ascii="B Lotus" w:eastAsia="Calibri" w:hAnsi="B Lotus" w:cs="B Lotus" w:hint="cs"/>
            <w:sz w:val="24"/>
            <w:szCs w:val="24"/>
            <w:rtl/>
          </w:rPr>
          <w:t>،</w:t>
        </w:r>
      </w:ins>
      <w:r w:rsidRPr="00B07651">
        <w:rPr>
          <w:rFonts w:ascii="B Lotus" w:eastAsia="Calibri" w:hAnsi="B Lotus" w:cs="B Lotus" w:hint="cs"/>
          <w:sz w:val="24"/>
          <w:szCs w:val="24"/>
          <w:rtl/>
        </w:rPr>
        <w:t xml:space="preserve"> </w:t>
      </w:r>
      <w:r w:rsidRPr="00B07651">
        <w:rPr>
          <w:rFonts w:ascii="B Lotus" w:eastAsia="Calibri" w:hAnsi="B Lotus" w:cs="B Lotus"/>
          <w:sz w:val="24"/>
          <w:szCs w:val="24"/>
          <w:rtl/>
        </w:rPr>
        <w:t>آزاد، برخوردار از ثروت و امنیت، متدین و بهره</w:t>
      </w:r>
      <w:ins w:id="243" w:author="Mehrnazi Boojari" w:date="2019-01-07T23:29:00Z">
        <w:r w:rsidR="00FB0B67">
          <w:rPr>
            <w:rFonts w:ascii="B Lotus" w:eastAsia="Calibri" w:hAnsi="B Lotus" w:cs="B Nazanin" w:hint="cs"/>
            <w:sz w:val="24"/>
            <w:szCs w:val="24"/>
            <w:rtl/>
          </w:rPr>
          <w:t>‌</w:t>
        </w:r>
      </w:ins>
      <w:del w:id="244" w:author="Mehrnazi Boojari" w:date="2019-01-07T23:29:00Z">
        <w:r w:rsidRPr="00B07651" w:rsidDel="00FB0B67">
          <w:rPr>
            <w:rFonts w:ascii="B Lotus" w:eastAsia="Calibri" w:hAnsi="B Lotus" w:cs="B Lotus"/>
            <w:sz w:val="24"/>
            <w:szCs w:val="24"/>
            <w:rtl/>
          </w:rPr>
          <w:delText>‌</w:delText>
        </w:r>
      </w:del>
      <w:r w:rsidRPr="00B07651">
        <w:rPr>
          <w:rFonts w:ascii="B Lotus" w:eastAsia="Calibri" w:hAnsi="B Lotus" w:cs="B Lotus"/>
          <w:sz w:val="24"/>
          <w:szCs w:val="24"/>
          <w:rtl/>
        </w:rPr>
        <w:t>مند از معنویت و اخلاق</w:t>
      </w:r>
      <w:del w:id="245" w:author="Mehrnazi Boojari" w:date="2019-01-09T23:04:00Z">
        <w:r w:rsidRPr="00B07651" w:rsidDel="00B82693">
          <w:rPr>
            <w:rFonts w:ascii="B Lotus" w:eastAsia="Calibri" w:hAnsi="B Lotus" w:cs="B Lotus"/>
            <w:sz w:val="24"/>
            <w:szCs w:val="24"/>
            <w:rtl/>
          </w:rPr>
          <w:delText xml:space="preserve">، </w:delText>
        </w:r>
      </w:del>
      <w:ins w:id="246" w:author="Mehrnazi Boojari" w:date="2019-01-09T23:04:00Z">
        <w:r w:rsidR="00B82693">
          <w:rPr>
            <w:rFonts w:ascii="B Lotus" w:eastAsia="Calibri" w:hAnsi="B Lotus" w:cs="B Lotus" w:hint="cs"/>
            <w:sz w:val="24"/>
            <w:szCs w:val="24"/>
            <w:rtl/>
          </w:rPr>
          <w:t xml:space="preserve"> و</w:t>
        </w:r>
        <w:r w:rsidR="00B82693" w:rsidRPr="00B07651">
          <w:rPr>
            <w:rFonts w:ascii="B Lotus" w:eastAsia="Calibri" w:hAnsi="B Lotus" w:cs="B Lotus"/>
            <w:sz w:val="24"/>
            <w:szCs w:val="24"/>
            <w:rtl/>
          </w:rPr>
          <w:t xml:space="preserve"> </w:t>
        </w:r>
      </w:ins>
      <w:r w:rsidRPr="00B07651">
        <w:rPr>
          <w:rFonts w:ascii="B Lotus" w:eastAsia="Calibri" w:hAnsi="B Lotus" w:cs="B Lotus"/>
          <w:sz w:val="24"/>
          <w:szCs w:val="24"/>
          <w:rtl/>
        </w:rPr>
        <w:t>پیشرو در مسابق</w:t>
      </w:r>
      <w:del w:id="247" w:author="Mehrnazi Boojari" w:date="2019-01-07T22:49:00Z">
        <w:r w:rsidRPr="00B07651" w:rsidDel="00BF4CE5">
          <w:rPr>
            <w:rFonts w:ascii="B Lotus" w:eastAsia="Calibri" w:hAnsi="B Lotus" w:cs="B Lotus"/>
            <w:sz w:val="24"/>
            <w:szCs w:val="24"/>
            <w:rtl/>
          </w:rPr>
          <w:delText xml:space="preserve">ه‌ی </w:delText>
        </w:r>
      </w:del>
      <w:ins w:id="248"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جامع</w:t>
      </w:r>
      <w:del w:id="249" w:author="Mehrnazi Boojari" w:date="2019-01-07T22:49:00Z">
        <w:r w:rsidRPr="00B07651" w:rsidDel="00BF4CE5">
          <w:rPr>
            <w:rFonts w:ascii="B Lotus" w:eastAsia="Calibri" w:hAnsi="B Lotus" w:cs="B Lotus"/>
            <w:sz w:val="24"/>
            <w:szCs w:val="24"/>
            <w:rtl/>
          </w:rPr>
          <w:delText xml:space="preserve">ه‌ی </w:delText>
        </w:r>
      </w:del>
      <w:ins w:id="250"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عظیم بشری در علم و بقی</w:t>
      </w:r>
      <w:del w:id="251" w:author="Mehrnazi Boojari" w:date="2019-01-07T22:49:00Z">
        <w:r w:rsidRPr="00B07651" w:rsidDel="00BF4CE5">
          <w:rPr>
            <w:rFonts w:ascii="B Lotus" w:eastAsia="Calibri" w:hAnsi="B Lotus" w:cs="B Lotus"/>
            <w:sz w:val="24"/>
            <w:szCs w:val="24"/>
            <w:rtl/>
          </w:rPr>
          <w:delText xml:space="preserve">ه‌ی </w:delText>
        </w:r>
      </w:del>
      <w:ins w:id="252" w:author="Mehrnazi Boojari" w:date="2019-01-07T22:49:00Z">
        <w:r w:rsidR="00BF4CE5">
          <w:rPr>
            <w:rFonts w:ascii="B Lotus" w:eastAsia="Calibri" w:hAnsi="B Lotus" w:cs="B Lotus"/>
            <w:sz w:val="24"/>
            <w:szCs w:val="24"/>
            <w:rtl/>
          </w:rPr>
          <w:t xml:space="preserve">ۀ </w:t>
        </w:r>
      </w:ins>
      <w:r w:rsidRPr="008E30E0">
        <w:rPr>
          <w:rFonts w:ascii="B Lotus" w:eastAsia="Calibri" w:hAnsi="B Lotus" w:cs="B Lotus"/>
          <w:sz w:val="24"/>
          <w:szCs w:val="24"/>
          <w:rtl/>
        </w:rPr>
        <w:t>دستاوردها</w:t>
      </w:r>
      <w:r w:rsidRPr="008E30E0">
        <w:rPr>
          <w:rFonts w:ascii="B Lotus" w:eastAsia="Calibri" w:hAnsi="B Lotus" w:cs="B Lotus" w:hint="cs"/>
          <w:sz w:val="24"/>
          <w:szCs w:val="24"/>
          <w:rtl/>
        </w:rPr>
        <w:t xml:space="preserve"> </w:t>
      </w:r>
      <w:ins w:id="253" w:author="Mehrnazi Boojari" w:date="2019-01-09T23:05:00Z">
        <w:r w:rsidR="00B82693" w:rsidRPr="008E30E0">
          <w:rPr>
            <w:rFonts w:ascii="B Lotus" w:eastAsia="Calibri" w:hAnsi="B Lotus" w:cs="B Lotus" w:hint="cs"/>
            <w:sz w:val="24"/>
            <w:szCs w:val="24"/>
            <w:rtl/>
          </w:rPr>
          <w:t>می</w:t>
        </w:r>
        <w:r w:rsidR="00B82693" w:rsidRPr="008E30E0">
          <w:rPr>
            <w:rFonts w:ascii="B Lotus" w:eastAsia="Calibri" w:hAnsi="B Lotus" w:cs="B Nazanin" w:hint="cs"/>
            <w:sz w:val="24"/>
            <w:szCs w:val="24"/>
            <w:rtl/>
          </w:rPr>
          <w:t>‌</w:t>
        </w:r>
      </w:ins>
      <w:del w:id="254" w:author="Mehrnazi Boojari" w:date="2019-01-09T23:05:00Z">
        <w:r w:rsidRPr="008E30E0" w:rsidDel="00B82693">
          <w:rPr>
            <w:rFonts w:ascii="B Lotus" w:eastAsia="Calibri" w:hAnsi="B Lotus" w:cs="B Lotus" w:hint="cs"/>
            <w:sz w:val="24"/>
            <w:szCs w:val="24"/>
            <w:rtl/>
          </w:rPr>
          <w:delText xml:space="preserve">دانسته </w:delText>
        </w:r>
      </w:del>
      <w:ins w:id="255" w:author="Mehrnazi Boojari" w:date="2019-01-09T23:05:00Z">
        <w:r w:rsidR="00B82693" w:rsidRPr="008E30E0">
          <w:rPr>
            <w:rFonts w:ascii="B Lotus" w:eastAsia="Calibri" w:hAnsi="B Lotus" w:cs="B Lotus" w:hint="cs"/>
            <w:sz w:val="24"/>
            <w:szCs w:val="24"/>
            <w:rtl/>
          </w:rPr>
          <w:t>داند</w:t>
        </w:r>
      </w:ins>
      <w:ins w:id="256" w:author="Mehrnazi Boojari" w:date="2019-01-10T03:18:00Z">
        <w:r w:rsidR="007B10C4" w:rsidRPr="008E30E0">
          <w:rPr>
            <w:rFonts w:ascii="B Lotus" w:eastAsia="Calibri" w:hAnsi="B Lotus" w:cs="B Lotus" w:hint="cs"/>
            <w:sz w:val="24"/>
            <w:szCs w:val="24"/>
            <w:rtl/>
          </w:rPr>
          <w:t>؛</w:t>
        </w:r>
      </w:ins>
      <w:ins w:id="257" w:author="Mehrnazi Boojari" w:date="2019-01-09T23:05:00Z">
        <w:r w:rsidR="00B82693" w:rsidRPr="008E30E0">
          <w:rPr>
            <w:rFonts w:ascii="B Lotus" w:eastAsia="Calibri" w:hAnsi="B Lotus" w:cs="B Lotus" w:hint="cs"/>
            <w:sz w:val="24"/>
            <w:szCs w:val="24"/>
            <w:rtl/>
          </w:rPr>
          <w:t xml:space="preserve"> </w:t>
        </w:r>
      </w:ins>
      <w:r w:rsidRPr="008E30E0">
        <w:rPr>
          <w:rFonts w:ascii="B Lotus" w:eastAsia="Calibri" w:hAnsi="B Lotus" w:cs="B Lotus" w:hint="cs"/>
          <w:sz w:val="24"/>
          <w:szCs w:val="24"/>
          <w:rtl/>
          <w:rPrChange w:id="258" w:author="Mehrnazi Boojari" w:date="2019-01-10T03:18:00Z">
            <w:rPr>
              <w:rFonts w:ascii="B Lotus" w:eastAsia="Calibri" w:hAnsi="B Lotus" w:cs="B Lotus" w:hint="cs"/>
              <w:b/>
              <w:bCs/>
              <w:noProof/>
              <w:sz w:val="24"/>
              <w:szCs w:val="24"/>
              <w:rtl/>
              <w:lang w:bidi="fa-IR"/>
            </w:rPr>
          </w:rPrChange>
        </w:rPr>
        <w:t>و</w:t>
      </w:r>
      <w:r w:rsidRPr="008E30E0">
        <w:rPr>
          <w:rFonts w:ascii="B Lotus" w:eastAsia="Calibri" w:hAnsi="B Lotus" w:cs="B Lotus"/>
          <w:sz w:val="24"/>
          <w:szCs w:val="24"/>
          <w:rtl/>
          <w:rPrChange w:id="259" w:author="Mehrnazi Boojari" w:date="2019-01-10T03:18:00Z">
            <w:rPr>
              <w:rFonts w:ascii="B Lotus" w:eastAsia="Calibri" w:hAnsi="B Lotus" w:cs="B Lotus"/>
              <w:b/>
              <w:bCs/>
              <w:noProof/>
              <w:sz w:val="24"/>
              <w:szCs w:val="24"/>
              <w:rtl/>
              <w:lang w:bidi="fa-IR"/>
            </w:rPr>
          </w:rPrChange>
        </w:rPr>
        <w:t xml:space="preserve"> </w:t>
      </w:r>
      <w:r w:rsidRPr="008E30E0">
        <w:rPr>
          <w:rFonts w:ascii="B Lotus" w:eastAsia="Calibri" w:hAnsi="B Lotus" w:cs="B Lotus" w:hint="cs"/>
          <w:sz w:val="24"/>
          <w:szCs w:val="24"/>
          <w:rtl/>
          <w:rPrChange w:id="260" w:author="Mehrnazi Boojari" w:date="2019-01-10T03:18:00Z">
            <w:rPr>
              <w:rFonts w:ascii="B Lotus" w:eastAsia="Calibri" w:hAnsi="B Lotus" w:cs="B Lotus" w:hint="cs"/>
              <w:b/>
              <w:bCs/>
              <w:noProof/>
              <w:sz w:val="24"/>
              <w:szCs w:val="24"/>
              <w:rtl/>
              <w:lang w:bidi="fa-IR"/>
            </w:rPr>
          </w:rPrChange>
        </w:rPr>
        <w:t>در</w:t>
      </w:r>
      <w:r w:rsidRPr="008E30E0">
        <w:rPr>
          <w:rFonts w:ascii="B Lotus" w:eastAsia="Calibri" w:hAnsi="B Lotus" w:cs="B Lotus"/>
          <w:sz w:val="24"/>
          <w:szCs w:val="24"/>
          <w:rtl/>
          <w:rPrChange w:id="261" w:author="Mehrnazi Boojari" w:date="2019-01-10T03:18:00Z">
            <w:rPr>
              <w:rFonts w:ascii="B Lotus" w:eastAsia="Calibri" w:hAnsi="B Lotus" w:cs="B Lotus"/>
              <w:b/>
              <w:bCs/>
              <w:noProof/>
              <w:sz w:val="24"/>
              <w:szCs w:val="24"/>
              <w:rtl/>
              <w:lang w:bidi="fa-IR"/>
            </w:rPr>
          </w:rPrChange>
        </w:rPr>
        <w:t xml:space="preserve"> </w:t>
      </w:r>
      <w:r w:rsidRPr="008E30E0">
        <w:rPr>
          <w:rFonts w:ascii="B Lotus" w:eastAsia="Calibri" w:hAnsi="B Lotus" w:cs="B Lotus" w:hint="cs"/>
          <w:sz w:val="24"/>
          <w:szCs w:val="24"/>
          <w:rtl/>
          <w:rPrChange w:id="262" w:author="Mehrnazi Boojari" w:date="2019-01-10T03:18:00Z">
            <w:rPr>
              <w:rFonts w:ascii="B Lotus" w:eastAsia="Calibri" w:hAnsi="B Lotus" w:cs="B Lotus" w:hint="cs"/>
              <w:b/>
              <w:bCs/>
              <w:noProof/>
              <w:sz w:val="24"/>
              <w:szCs w:val="24"/>
              <w:rtl/>
              <w:lang w:bidi="fa-IR"/>
            </w:rPr>
          </w:rPrChange>
        </w:rPr>
        <w:t>ادامه</w:t>
      </w:r>
      <w:ins w:id="263" w:author="Mehrnazi Boojari" w:date="2019-01-09T23:06:00Z">
        <w:r w:rsidR="009C7AC7" w:rsidRPr="008E30E0">
          <w:rPr>
            <w:rFonts w:ascii="B Lotus" w:eastAsia="Calibri" w:hAnsi="B Lotus" w:cs="B Lotus" w:hint="cs"/>
            <w:sz w:val="24"/>
            <w:szCs w:val="24"/>
            <w:rtl/>
            <w:rPrChange w:id="264" w:author="Mehrnazi Boojari" w:date="2019-01-10T03:18:00Z">
              <w:rPr>
                <w:rFonts w:ascii="B Lotus" w:eastAsia="Calibri" w:hAnsi="B Lotus" w:cs="B Lotus" w:hint="cs"/>
                <w:b/>
                <w:bCs/>
                <w:noProof/>
                <w:sz w:val="24"/>
                <w:szCs w:val="24"/>
                <w:rtl/>
                <w:lang w:bidi="fa-IR"/>
              </w:rPr>
            </w:rPrChange>
          </w:rPr>
          <w:t>،</w:t>
        </w:r>
        <w:r w:rsidR="009C7AC7" w:rsidRPr="008E30E0">
          <w:rPr>
            <w:rFonts w:ascii="B Lotus" w:eastAsia="Calibri" w:hAnsi="B Lotus" w:cs="B Lotus"/>
            <w:sz w:val="24"/>
            <w:szCs w:val="24"/>
            <w:rtl/>
            <w:rPrChange w:id="265" w:author="Mehrnazi Boojari" w:date="2019-01-10T03:18:00Z">
              <w:rPr>
                <w:rFonts w:ascii="B Lotus" w:eastAsia="Calibri" w:hAnsi="B Lotus" w:cs="B Lotus"/>
                <w:b/>
                <w:bCs/>
                <w:noProof/>
                <w:sz w:val="24"/>
                <w:szCs w:val="24"/>
                <w:rtl/>
                <w:lang w:bidi="fa-IR"/>
              </w:rPr>
            </w:rPrChange>
          </w:rPr>
          <w:t xml:space="preserve"> </w:t>
        </w:r>
        <w:r w:rsidR="009C7AC7" w:rsidRPr="008E30E0">
          <w:rPr>
            <w:rFonts w:ascii="B Lotus" w:eastAsia="Calibri" w:hAnsi="B Lotus" w:cs="B Lotus" w:hint="cs"/>
            <w:sz w:val="24"/>
            <w:szCs w:val="24"/>
            <w:rtl/>
            <w:rPrChange w:id="266" w:author="Mehrnazi Boojari" w:date="2019-01-10T03:18:00Z">
              <w:rPr>
                <w:rFonts w:ascii="B Lotus" w:eastAsia="Calibri" w:hAnsi="B Lotus" w:cs="B Lotus" w:hint="cs"/>
                <w:b/>
                <w:bCs/>
                <w:noProof/>
                <w:sz w:val="24"/>
                <w:szCs w:val="24"/>
                <w:rtl/>
                <w:lang w:bidi="fa-IR"/>
              </w:rPr>
            </w:rPrChange>
          </w:rPr>
          <w:t>اول</w:t>
        </w:r>
      </w:ins>
      <w:r w:rsidRPr="008E30E0">
        <w:rPr>
          <w:rFonts w:ascii="B Lotus" w:eastAsia="Calibri" w:hAnsi="B Lotus" w:cs="B Lotus"/>
          <w:sz w:val="24"/>
          <w:szCs w:val="24"/>
          <w:rtl/>
          <w:rPrChange w:id="267" w:author="Mehrnazi Boojari" w:date="2019-01-10T03:18:00Z">
            <w:rPr>
              <w:rFonts w:ascii="B Lotus" w:eastAsia="Calibri" w:hAnsi="B Lotus" w:cs="B Lotus"/>
              <w:b/>
              <w:bCs/>
              <w:noProof/>
              <w:sz w:val="24"/>
              <w:szCs w:val="24"/>
              <w:rtl/>
              <w:lang w:bidi="fa-IR"/>
            </w:rPr>
          </w:rPrChange>
        </w:rPr>
        <w:t xml:space="preserve"> </w:t>
      </w:r>
      <w:del w:id="268" w:author="Mehrnazi Boojari" w:date="2019-01-07T10:24:00Z">
        <w:r w:rsidRPr="008E30E0" w:rsidDel="0028073B">
          <w:rPr>
            <w:rFonts w:ascii="B Lotus" w:eastAsia="Calibri" w:hAnsi="B Lotus" w:cs="B Lotus" w:hint="cs"/>
            <w:sz w:val="24"/>
            <w:szCs w:val="24"/>
            <w:rtl/>
            <w:rPrChange w:id="269" w:author="Mehrnazi Boojari" w:date="2019-01-10T03:18:00Z">
              <w:rPr>
                <w:rFonts w:ascii="B Lotus" w:eastAsia="Calibri" w:hAnsi="B Lotus" w:cs="B Lotus" w:hint="cs"/>
                <w:b/>
                <w:bCs/>
                <w:noProof/>
                <w:sz w:val="24"/>
                <w:szCs w:val="24"/>
                <w:rtl/>
                <w:lang w:bidi="fa-IR"/>
              </w:rPr>
            </w:rPrChange>
          </w:rPr>
          <w:delText>به</w:delText>
        </w:r>
        <w:r w:rsidRPr="008E30E0" w:rsidDel="0028073B">
          <w:rPr>
            <w:rFonts w:ascii="B Lotus" w:eastAsia="Calibri" w:hAnsi="B Lotus" w:cs="B Lotus"/>
            <w:sz w:val="24"/>
            <w:szCs w:val="24"/>
            <w:rtl/>
            <w:rPrChange w:id="270" w:author="Mehrnazi Boojari" w:date="2019-01-10T03:18:00Z">
              <w:rPr>
                <w:rFonts w:ascii="B Lotus" w:eastAsia="Calibri" w:hAnsi="B Lotus" w:cs="B Lotus"/>
                <w:b/>
                <w:bCs/>
                <w:noProof/>
                <w:sz w:val="24"/>
                <w:szCs w:val="24"/>
                <w:rtl/>
                <w:lang w:bidi="fa-IR"/>
              </w:rPr>
            </w:rPrChange>
          </w:rPr>
          <w:delText xml:space="preserve"> دنبال </w:delText>
        </w:r>
      </w:del>
      <w:ins w:id="271" w:author="Mehrnazi Boojari" w:date="2019-01-07T10:24:00Z">
        <w:r w:rsidR="0028073B" w:rsidRPr="008E30E0">
          <w:rPr>
            <w:rFonts w:ascii="B Lotus" w:eastAsia="Calibri" w:hAnsi="B Lotus" w:cs="B Lotus" w:hint="cs"/>
            <w:sz w:val="24"/>
            <w:szCs w:val="24"/>
            <w:rtl/>
            <w:rPrChange w:id="272" w:author="Mehrnazi Boojari" w:date="2019-01-10T03:18:00Z">
              <w:rPr>
                <w:rFonts w:ascii="B Lotus" w:eastAsia="Calibri" w:hAnsi="B Lotus" w:cs="B Lotus" w:hint="cs"/>
                <w:b/>
                <w:bCs/>
                <w:noProof/>
                <w:sz w:val="24"/>
                <w:szCs w:val="24"/>
                <w:rtl/>
                <w:lang w:bidi="fa-IR"/>
              </w:rPr>
            </w:rPrChange>
          </w:rPr>
          <w:t>به‌دنبال</w:t>
        </w:r>
        <w:r w:rsidR="0028073B" w:rsidRPr="008E30E0">
          <w:rPr>
            <w:rFonts w:ascii="B Lotus" w:eastAsia="Calibri" w:hAnsi="B Lotus" w:cs="B Lotus"/>
            <w:sz w:val="24"/>
            <w:szCs w:val="24"/>
            <w:rtl/>
            <w:rPrChange w:id="273" w:author="Mehrnazi Boojari" w:date="2019-01-10T03:18:00Z">
              <w:rPr>
                <w:rFonts w:ascii="B Lotus" w:eastAsia="Calibri" w:hAnsi="B Lotus" w:cs="B Lotus"/>
                <w:b/>
                <w:bCs/>
                <w:noProof/>
                <w:sz w:val="24"/>
                <w:szCs w:val="24"/>
                <w:rtl/>
                <w:lang w:bidi="fa-IR"/>
              </w:rPr>
            </w:rPrChange>
          </w:rPr>
          <w:t xml:space="preserve"> </w:t>
        </w:r>
      </w:ins>
      <w:r w:rsidRPr="008E30E0">
        <w:rPr>
          <w:rFonts w:ascii="B Lotus" w:eastAsia="Calibri" w:hAnsi="B Lotus" w:cs="B Lotus" w:hint="cs"/>
          <w:sz w:val="24"/>
          <w:szCs w:val="24"/>
          <w:rtl/>
          <w:rPrChange w:id="274" w:author="Mehrnazi Boojari" w:date="2019-01-10T03:18:00Z">
            <w:rPr>
              <w:rFonts w:ascii="B Lotus" w:eastAsia="Calibri" w:hAnsi="B Lotus" w:cs="B Lotus" w:hint="cs"/>
              <w:b/>
              <w:bCs/>
              <w:noProof/>
              <w:sz w:val="24"/>
              <w:szCs w:val="24"/>
              <w:rtl/>
              <w:lang w:bidi="fa-IR"/>
            </w:rPr>
          </w:rPrChange>
        </w:rPr>
        <w:t>ایجاد</w:t>
      </w:r>
      <w:r w:rsidRPr="008E30E0">
        <w:rPr>
          <w:rFonts w:ascii="B Lotus" w:eastAsia="Calibri" w:hAnsi="B Lotus" w:cs="B Lotus"/>
          <w:sz w:val="24"/>
          <w:szCs w:val="24"/>
          <w:rtl/>
          <w:rPrChange w:id="275" w:author="Mehrnazi Boojari" w:date="2019-01-10T03:18:00Z">
            <w:rPr>
              <w:rFonts w:ascii="B Lotus" w:eastAsia="Calibri" w:hAnsi="B Lotus" w:cs="B Lotus"/>
              <w:b/>
              <w:bCs/>
              <w:noProof/>
              <w:sz w:val="24"/>
              <w:szCs w:val="24"/>
              <w:rtl/>
              <w:lang w:bidi="fa-IR"/>
            </w:rPr>
          </w:rPrChange>
        </w:rPr>
        <w:t xml:space="preserve"> </w:t>
      </w:r>
      <w:del w:id="276" w:author="Mehrnazi Boojari" w:date="2019-01-09T23:05:00Z">
        <w:r w:rsidRPr="008E30E0" w:rsidDel="00B82693">
          <w:rPr>
            <w:rFonts w:ascii="B Lotus" w:eastAsia="Calibri" w:hAnsi="B Lotus" w:cs="B Lotus" w:hint="cs"/>
            <w:sz w:val="24"/>
            <w:szCs w:val="24"/>
            <w:rtl/>
            <w:rPrChange w:id="277" w:author="Mehrnazi Boojari" w:date="2019-01-10T03:18:00Z">
              <w:rPr>
                <w:rFonts w:ascii="B Lotus" w:eastAsia="Calibri" w:hAnsi="B Lotus" w:cs="B Lotus" w:hint="cs"/>
                <w:b/>
                <w:bCs/>
                <w:noProof/>
                <w:sz w:val="24"/>
                <w:szCs w:val="24"/>
                <w:rtl/>
                <w:lang w:bidi="fa-IR"/>
              </w:rPr>
            </w:rPrChange>
          </w:rPr>
          <w:delText>یک</w:delText>
        </w:r>
        <w:r w:rsidRPr="008E30E0" w:rsidDel="00B82693">
          <w:rPr>
            <w:rFonts w:ascii="B Lotus" w:eastAsia="Calibri" w:hAnsi="B Lotus" w:cs="B Lotus"/>
            <w:sz w:val="24"/>
            <w:szCs w:val="24"/>
            <w:rtl/>
            <w:rPrChange w:id="278" w:author="Mehrnazi Boojari" w:date="2019-01-10T03:18:00Z">
              <w:rPr>
                <w:rFonts w:ascii="B Lotus" w:eastAsia="Calibri" w:hAnsi="B Lotus" w:cs="B Lotus"/>
                <w:b/>
                <w:bCs/>
                <w:noProof/>
                <w:sz w:val="24"/>
                <w:szCs w:val="24"/>
                <w:rtl/>
                <w:lang w:bidi="fa-IR"/>
              </w:rPr>
            </w:rPrChange>
          </w:rPr>
          <w:delText xml:space="preserve"> </w:delText>
        </w:r>
      </w:del>
      <w:r w:rsidRPr="008E30E0">
        <w:rPr>
          <w:rFonts w:ascii="B Lotus" w:eastAsia="Calibri" w:hAnsi="B Lotus" w:cs="B Lotus" w:hint="cs"/>
          <w:sz w:val="24"/>
          <w:szCs w:val="24"/>
          <w:rtl/>
          <w:rPrChange w:id="279" w:author="Mehrnazi Boojari" w:date="2019-01-10T03:18:00Z">
            <w:rPr>
              <w:rFonts w:ascii="B Lotus" w:eastAsia="Calibri" w:hAnsi="B Lotus" w:cs="B Lotus" w:hint="cs"/>
              <w:b/>
              <w:bCs/>
              <w:noProof/>
              <w:sz w:val="24"/>
              <w:szCs w:val="24"/>
              <w:rtl/>
              <w:lang w:bidi="fa-IR"/>
            </w:rPr>
          </w:rPrChange>
        </w:rPr>
        <w:t>الگو</w:t>
      </w:r>
      <w:ins w:id="280" w:author="Mehrnazi Boojari" w:date="2019-01-09T23:05:00Z">
        <w:r w:rsidR="00B82693" w:rsidRPr="008E30E0">
          <w:rPr>
            <w:rFonts w:ascii="B Lotus" w:eastAsia="Calibri" w:hAnsi="B Lotus" w:cs="B Lotus" w:hint="cs"/>
            <w:sz w:val="24"/>
            <w:szCs w:val="24"/>
            <w:rtl/>
            <w:rPrChange w:id="281" w:author="Mehrnazi Boojari" w:date="2019-01-10T03:18:00Z">
              <w:rPr>
                <w:rFonts w:ascii="B Lotus" w:eastAsia="Calibri" w:hAnsi="B Lotus" w:cs="B Lotus" w:hint="cs"/>
                <w:b/>
                <w:bCs/>
                <w:noProof/>
                <w:sz w:val="24"/>
                <w:szCs w:val="24"/>
                <w:rtl/>
                <w:lang w:bidi="fa-IR"/>
              </w:rPr>
            </w:rPrChange>
          </w:rPr>
          <w:t>یی</w:t>
        </w:r>
        <w:r w:rsidR="00B82693" w:rsidRPr="008E30E0">
          <w:rPr>
            <w:rFonts w:ascii="B Lotus" w:eastAsia="Calibri" w:hAnsi="B Lotus" w:cs="B Lotus"/>
            <w:sz w:val="24"/>
            <w:szCs w:val="24"/>
            <w:rtl/>
            <w:rPrChange w:id="282" w:author="Mehrnazi Boojari" w:date="2019-01-10T03:18:00Z">
              <w:rPr>
                <w:rFonts w:ascii="B Lotus" w:eastAsia="Calibri" w:hAnsi="B Lotus" w:cs="B Lotus"/>
                <w:b/>
                <w:bCs/>
                <w:noProof/>
                <w:sz w:val="24"/>
                <w:szCs w:val="24"/>
                <w:rtl/>
                <w:lang w:bidi="fa-IR"/>
              </w:rPr>
            </w:rPrChange>
          </w:rPr>
          <w:t xml:space="preserve"> </w:t>
        </w:r>
        <w:r w:rsidR="00B82693" w:rsidRPr="008E30E0">
          <w:rPr>
            <w:rFonts w:ascii="B Lotus" w:eastAsia="Calibri" w:hAnsi="B Lotus" w:cs="B Lotus" w:hint="cs"/>
            <w:sz w:val="24"/>
            <w:szCs w:val="24"/>
            <w:rtl/>
            <w:rPrChange w:id="283" w:author="Mehrnazi Boojari" w:date="2019-01-10T03:18:00Z">
              <w:rPr>
                <w:rFonts w:ascii="B Lotus" w:eastAsia="Calibri" w:hAnsi="B Lotus" w:cs="B Lotus" w:hint="cs"/>
                <w:b/>
                <w:bCs/>
                <w:noProof/>
                <w:sz w:val="24"/>
                <w:szCs w:val="24"/>
                <w:rtl/>
                <w:lang w:bidi="fa-IR"/>
              </w:rPr>
            </w:rPrChange>
          </w:rPr>
          <w:t>مناسب</w:t>
        </w:r>
      </w:ins>
      <w:r w:rsidRPr="008E30E0">
        <w:rPr>
          <w:rFonts w:ascii="B Lotus" w:eastAsia="Calibri" w:hAnsi="B Lotus" w:cs="B Lotus"/>
          <w:sz w:val="24"/>
          <w:szCs w:val="24"/>
          <w:rtl/>
          <w:rPrChange w:id="284" w:author="Mehrnazi Boojari" w:date="2019-01-10T03:18:00Z">
            <w:rPr>
              <w:rFonts w:ascii="B Lotus" w:eastAsia="Calibri" w:hAnsi="B Lotus" w:cs="B Lotus"/>
              <w:b/>
              <w:bCs/>
              <w:noProof/>
              <w:sz w:val="24"/>
              <w:szCs w:val="24"/>
              <w:rtl/>
              <w:lang w:bidi="fa-IR"/>
            </w:rPr>
          </w:rPrChange>
        </w:rPr>
        <w:t xml:space="preserve"> برا</w:t>
      </w:r>
      <w:r w:rsidRPr="008E30E0">
        <w:rPr>
          <w:rFonts w:ascii="B Lotus" w:eastAsia="Calibri" w:hAnsi="B Lotus" w:cs="B Lotus" w:hint="cs"/>
          <w:sz w:val="24"/>
          <w:szCs w:val="24"/>
          <w:rtl/>
          <w:rPrChange w:id="285" w:author="Mehrnazi Boojari" w:date="2019-01-10T03:18:00Z">
            <w:rPr>
              <w:rFonts w:ascii="B Lotus" w:eastAsia="Calibri" w:hAnsi="B Lotus" w:cs="B Lotus" w:hint="cs"/>
              <w:b/>
              <w:bCs/>
              <w:noProof/>
              <w:sz w:val="24"/>
              <w:szCs w:val="24"/>
              <w:rtl/>
              <w:lang w:bidi="fa-IR"/>
            </w:rPr>
          </w:rPrChange>
        </w:rPr>
        <w:t>ی</w:t>
      </w:r>
      <w:r w:rsidRPr="008E30E0">
        <w:rPr>
          <w:rFonts w:ascii="B Lotus" w:eastAsia="Calibri" w:hAnsi="B Lotus" w:cs="B Lotus"/>
          <w:sz w:val="24"/>
          <w:szCs w:val="24"/>
          <w:rtl/>
          <w:rPrChange w:id="286" w:author="Mehrnazi Boojari" w:date="2019-01-10T03:18:00Z">
            <w:rPr>
              <w:rFonts w:ascii="B Lotus" w:eastAsia="Calibri" w:hAnsi="B Lotus" w:cs="B Lotus"/>
              <w:b/>
              <w:bCs/>
              <w:noProof/>
              <w:sz w:val="24"/>
              <w:szCs w:val="24"/>
              <w:rtl/>
              <w:lang w:bidi="fa-IR"/>
            </w:rPr>
          </w:rPrChange>
        </w:rPr>
        <w:t xml:space="preserve"> جوامع اسلام</w:t>
      </w:r>
      <w:r w:rsidRPr="008E30E0">
        <w:rPr>
          <w:rFonts w:ascii="B Lotus" w:eastAsia="Calibri" w:hAnsi="B Lotus" w:cs="B Lotus" w:hint="cs"/>
          <w:sz w:val="24"/>
          <w:szCs w:val="24"/>
          <w:rtl/>
          <w:rPrChange w:id="287" w:author="Mehrnazi Boojari" w:date="2019-01-10T03:18:00Z">
            <w:rPr>
              <w:rFonts w:ascii="B Lotus" w:eastAsia="Calibri" w:hAnsi="B Lotus" w:cs="B Lotus" w:hint="cs"/>
              <w:b/>
              <w:bCs/>
              <w:noProof/>
              <w:sz w:val="24"/>
              <w:szCs w:val="24"/>
              <w:rtl/>
              <w:lang w:bidi="fa-IR"/>
            </w:rPr>
          </w:rPrChange>
        </w:rPr>
        <w:t>ی</w:t>
      </w:r>
      <w:r w:rsidRPr="008E30E0">
        <w:rPr>
          <w:rFonts w:ascii="B Lotus" w:eastAsia="Calibri" w:hAnsi="B Lotus" w:cs="B Lotus"/>
          <w:sz w:val="24"/>
          <w:szCs w:val="24"/>
          <w:rtl/>
          <w:rPrChange w:id="288" w:author="Mehrnazi Boojari" w:date="2019-01-10T03:18:00Z">
            <w:rPr>
              <w:rFonts w:ascii="B Lotus" w:eastAsia="Calibri" w:hAnsi="B Lotus" w:cs="B Lotus"/>
              <w:b/>
              <w:bCs/>
              <w:noProof/>
              <w:sz w:val="24"/>
              <w:szCs w:val="24"/>
              <w:rtl/>
              <w:lang w:bidi="fa-IR"/>
            </w:rPr>
          </w:rPrChange>
        </w:rPr>
        <w:t xml:space="preserve"> </w:t>
      </w:r>
      <w:del w:id="289" w:author="Mehrnazi Boojari" w:date="2019-01-09T23:06:00Z">
        <w:r w:rsidRPr="008E30E0" w:rsidDel="009C7AC7">
          <w:rPr>
            <w:rFonts w:ascii="B Lotus" w:eastAsia="Calibri" w:hAnsi="B Lotus" w:cs="B Lotus"/>
            <w:sz w:val="24"/>
            <w:szCs w:val="24"/>
            <w:rtl/>
            <w:rPrChange w:id="290" w:author="Mehrnazi Boojari" w:date="2019-01-10T03:18:00Z">
              <w:rPr>
                <w:rFonts w:ascii="B Lotus" w:eastAsia="Calibri" w:hAnsi="B Lotus" w:cs="B Lotus"/>
                <w:b/>
                <w:bCs/>
                <w:noProof/>
                <w:sz w:val="24"/>
                <w:szCs w:val="24"/>
                <w:rtl/>
                <w:lang w:bidi="fa-IR"/>
              </w:rPr>
            </w:rPrChange>
          </w:rPr>
          <w:delText>در درج</w:delText>
        </w:r>
      </w:del>
      <w:del w:id="291" w:author="Mehrnazi Boojari" w:date="2019-01-07T22:49:00Z">
        <w:r w:rsidRPr="008E30E0" w:rsidDel="00BF4CE5">
          <w:rPr>
            <w:rFonts w:ascii="B Lotus" w:eastAsia="Calibri" w:hAnsi="B Lotus" w:cs="B Lotus"/>
            <w:sz w:val="24"/>
            <w:szCs w:val="24"/>
            <w:rtl/>
            <w:rPrChange w:id="292" w:author="Mehrnazi Boojari" w:date="2019-01-10T03:18:00Z">
              <w:rPr>
                <w:rFonts w:ascii="B Lotus" w:eastAsia="Calibri" w:hAnsi="B Lotus" w:cs="B Lotus"/>
                <w:b/>
                <w:bCs/>
                <w:noProof/>
                <w:sz w:val="24"/>
                <w:szCs w:val="24"/>
                <w:rtl/>
                <w:lang w:bidi="fa-IR"/>
              </w:rPr>
            </w:rPrChange>
          </w:rPr>
          <w:delText>ه‌</w:delText>
        </w:r>
        <w:r w:rsidRPr="008E30E0" w:rsidDel="00BF4CE5">
          <w:rPr>
            <w:rFonts w:ascii="B Lotus" w:eastAsia="Calibri" w:hAnsi="B Lotus" w:cs="B Lotus" w:hint="cs"/>
            <w:sz w:val="24"/>
            <w:szCs w:val="24"/>
            <w:rtl/>
            <w:rPrChange w:id="293" w:author="Mehrnazi Boojari" w:date="2019-01-10T03:18:00Z">
              <w:rPr>
                <w:rFonts w:ascii="B Lotus" w:eastAsia="Calibri" w:hAnsi="B Lotus" w:cs="B Lotus" w:hint="cs"/>
                <w:b/>
                <w:bCs/>
                <w:noProof/>
                <w:sz w:val="24"/>
                <w:szCs w:val="24"/>
                <w:rtl/>
                <w:lang w:bidi="fa-IR"/>
              </w:rPr>
            </w:rPrChange>
          </w:rPr>
          <w:delText>ی</w:delText>
        </w:r>
        <w:r w:rsidRPr="008E30E0" w:rsidDel="00BF4CE5">
          <w:rPr>
            <w:rFonts w:ascii="B Lotus" w:eastAsia="Calibri" w:hAnsi="B Lotus" w:cs="B Lotus"/>
            <w:sz w:val="24"/>
            <w:szCs w:val="24"/>
            <w:rtl/>
            <w:rPrChange w:id="294" w:author="Mehrnazi Boojari" w:date="2019-01-10T03:18:00Z">
              <w:rPr>
                <w:rFonts w:ascii="B Lotus" w:eastAsia="Calibri" w:hAnsi="B Lotus" w:cs="B Lotus"/>
                <w:b/>
                <w:bCs/>
                <w:noProof/>
                <w:sz w:val="24"/>
                <w:szCs w:val="24"/>
                <w:rtl/>
                <w:lang w:bidi="fa-IR"/>
              </w:rPr>
            </w:rPrChange>
          </w:rPr>
          <w:delText xml:space="preserve"> </w:delText>
        </w:r>
      </w:del>
      <w:del w:id="295" w:author="Mehrnazi Boojari" w:date="2019-01-09T23:06:00Z">
        <w:r w:rsidRPr="008E30E0" w:rsidDel="009C7AC7">
          <w:rPr>
            <w:rFonts w:ascii="B Lotus" w:eastAsia="Calibri" w:hAnsi="B Lotus" w:cs="B Lotus"/>
            <w:sz w:val="24"/>
            <w:szCs w:val="24"/>
            <w:rtl/>
            <w:rPrChange w:id="296" w:author="Mehrnazi Boojari" w:date="2019-01-10T03:18:00Z">
              <w:rPr>
                <w:rFonts w:ascii="B Lotus" w:eastAsia="Calibri" w:hAnsi="B Lotus" w:cs="B Lotus"/>
                <w:b/>
                <w:bCs/>
                <w:noProof/>
                <w:sz w:val="24"/>
                <w:szCs w:val="24"/>
                <w:rtl/>
                <w:lang w:bidi="fa-IR"/>
              </w:rPr>
            </w:rPrChange>
          </w:rPr>
          <w:delText xml:space="preserve">اول </w:delText>
        </w:r>
      </w:del>
      <w:r w:rsidRPr="008E30E0">
        <w:rPr>
          <w:rFonts w:ascii="B Lotus" w:eastAsia="Calibri" w:hAnsi="B Lotus" w:cs="B Lotus"/>
          <w:sz w:val="24"/>
          <w:szCs w:val="24"/>
          <w:rtl/>
          <w:rPrChange w:id="297" w:author="Mehrnazi Boojari" w:date="2019-01-10T03:18:00Z">
            <w:rPr>
              <w:rFonts w:ascii="B Lotus" w:eastAsia="Calibri" w:hAnsi="B Lotus" w:cs="B Lotus"/>
              <w:b/>
              <w:bCs/>
              <w:noProof/>
              <w:sz w:val="24"/>
              <w:szCs w:val="24"/>
              <w:rtl/>
              <w:lang w:bidi="fa-IR"/>
            </w:rPr>
          </w:rPrChange>
        </w:rPr>
        <w:t>و</w:t>
      </w:r>
      <w:ins w:id="298" w:author="Mehrnazi Boojari" w:date="2019-01-09T23:07:00Z">
        <w:r w:rsidR="009C7AC7" w:rsidRPr="008E30E0">
          <w:rPr>
            <w:rFonts w:ascii="B Lotus" w:eastAsia="Calibri" w:hAnsi="B Lotus" w:cs="B Lotus"/>
            <w:sz w:val="24"/>
            <w:szCs w:val="24"/>
            <w:rtl/>
            <w:rPrChange w:id="299" w:author="Mehrnazi Boojari" w:date="2019-01-10T03:18:00Z">
              <w:rPr>
                <w:rFonts w:ascii="B Lotus" w:eastAsia="Calibri" w:hAnsi="B Lotus" w:cs="B Lotus"/>
                <w:b/>
                <w:bCs/>
                <w:noProof/>
                <w:sz w:val="24"/>
                <w:szCs w:val="24"/>
                <w:rtl/>
                <w:lang w:bidi="fa-IR"/>
              </w:rPr>
            </w:rPrChange>
          </w:rPr>
          <w:t xml:space="preserve"> بعد از آن برا</w:t>
        </w:r>
        <w:r w:rsidR="009C7AC7" w:rsidRPr="008E30E0">
          <w:rPr>
            <w:rFonts w:ascii="B Lotus" w:eastAsia="Calibri" w:hAnsi="B Lotus" w:cs="B Lotus" w:hint="cs"/>
            <w:sz w:val="24"/>
            <w:szCs w:val="24"/>
            <w:rtl/>
            <w:rPrChange w:id="300" w:author="Mehrnazi Boojari" w:date="2019-01-10T03:18:00Z">
              <w:rPr>
                <w:rFonts w:ascii="B Lotus" w:eastAsia="Calibri" w:hAnsi="B Lotus" w:cs="B Lotus" w:hint="cs"/>
                <w:b/>
                <w:bCs/>
                <w:noProof/>
                <w:sz w:val="24"/>
                <w:szCs w:val="24"/>
                <w:rtl/>
                <w:lang w:bidi="fa-IR"/>
              </w:rPr>
            </w:rPrChange>
          </w:rPr>
          <w:t>ی</w:t>
        </w:r>
      </w:ins>
      <w:r w:rsidRPr="008E30E0">
        <w:rPr>
          <w:rFonts w:ascii="B Lotus" w:eastAsia="Calibri" w:hAnsi="B Lotus" w:cs="B Lotus"/>
          <w:sz w:val="24"/>
          <w:szCs w:val="24"/>
          <w:rtl/>
          <w:rPrChange w:id="301" w:author="Mehrnazi Boojari" w:date="2019-01-10T03:18:00Z">
            <w:rPr>
              <w:rFonts w:ascii="B Lotus" w:eastAsia="Calibri" w:hAnsi="B Lotus" w:cs="B Lotus"/>
              <w:b/>
              <w:bCs/>
              <w:noProof/>
              <w:sz w:val="24"/>
              <w:szCs w:val="24"/>
              <w:rtl/>
              <w:lang w:bidi="fa-IR"/>
            </w:rPr>
          </w:rPrChange>
        </w:rPr>
        <w:t xml:space="preserve"> </w:t>
      </w:r>
      <w:del w:id="302" w:author="Mehrnazi Boojari" w:date="2019-01-09T23:06:00Z">
        <w:r w:rsidRPr="008E30E0" w:rsidDel="00B82693">
          <w:rPr>
            <w:rFonts w:ascii="B Lotus" w:eastAsia="Calibri" w:hAnsi="B Lotus" w:cs="B Lotus"/>
            <w:sz w:val="24"/>
            <w:szCs w:val="24"/>
            <w:rtl/>
            <w:rPrChange w:id="303" w:author="Mehrnazi Boojari" w:date="2019-01-10T03:18:00Z">
              <w:rPr>
                <w:rFonts w:ascii="B Lotus" w:eastAsia="Calibri" w:hAnsi="B Lotus" w:cs="B Lotus"/>
                <w:b/>
                <w:bCs/>
                <w:noProof/>
                <w:sz w:val="24"/>
                <w:szCs w:val="24"/>
                <w:rtl/>
                <w:lang w:bidi="fa-IR"/>
              </w:rPr>
            </w:rPrChange>
          </w:rPr>
          <w:delText>هم</w:delText>
        </w:r>
      </w:del>
      <w:del w:id="304" w:author="Mehrnazi Boojari" w:date="2019-01-07T22:49:00Z">
        <w:r w:rsidRPr="008E30E0" w:rsidDel="00BF4CE5">
          <w:rPr>
            <w:rFonts w:ascii="B Lotus" w:eastAsia="Calibri" w:hAnsi="B Lotus" w:cs="B Lotus"/>
            <w:sz w:val="24"/>
            <w:szCs w:val="24"/>
            <w:rtl/>
            <w:rPrChange w:id="305" w:author="Mehrnazi Boojari" w:date="2019-01-10T03:18:00Z">
              <w:rPr>
                <w:rFonts w:ascii="B Lotus" w:eastAsia="Calibri" w:hAnsi="B Lotus" w:cs="B Lotus"/>
                <w:b/>
                <w:bCs/>
                <w:noProof/>
                <w:sz w:val="24"/>
                <w:szCs w:val="24"/>
                <w:rtl/>
                <w:lang w:bidi="fa-IR"/>
              </w:rPr>
            </w:rPrChange>
          </w:rPr>
          <w:delText>ه‌</w:delText>
        </w:r>
        <w:r w:rsidRPr="008E30E0" w:rsidDel="00BF4CE5">
          <w:rPr>
            <w:rFonts w:ascii="B Lotus" w:eastAsia="Calibri" w:hAnsi="B Lotus" w:cs="B Lotus" w:hint="cs"/>
            <w:sz w:val="24"/>
            <w:szCs w:val="24"/>
            <w:rtl/>
            <w:rPrChange w:id="306" w:author="Mehrnazi Boojari" w:date="2019-01-10T03:18:00Z">
              <w:rPr>
                <w:rFonts w:ascii="B Lotus" w:eastAsia="Calibri" w:hAnsi="B Lotus" w:cs="B Lotus" w:hint="cs"/>
                <w:b/>
                <w:bCs/>
                <w:noProof/>
                <w:sz w:val="24"/>
                <w:szCs w:val="24"/>
                <w:rtl/>
                <w:lang w:bidi="fa-IR"/>
              </w:rPr>
            </w:rPrChange>
          </w:rPr>
          <w:delText>ی</w:delText>
        </w:r>
        <w:r w:rsidRPr="008E30E0" w:rsidDel="00BF4CE5">
          <w:rPr>
            <w:rFonts w:ascii="B Lotus" w:eastAsia="Calibri" w:hAnsi="B Lotus" w:cs="B Lotus"/>
            <w:sz w:val="24"/>
            <w:szCs w:val="24"/>
            <w:rtl/>
            <w:rPrChange w:id="307" w:author="Mehrnazi Boojari" w:date="2019-01-10T03:18:00Z">
              <w:rPr>
                <w:rFonts w:ascii="B Lotus" w:eastAsia="Calibri" w:hAnsi="B Lotus" w:cs="B Lotus"/>
                <w:b/>
                <w:bCs/>
                <w:noProof/>
                <w:sz w:val="24"/>
                <w:szCs w:val="24"/>
                <w:rtl/>
                <w:lang w:bidi="fa-IR"/>
              </w:rPr>
            </w:rPrChange>
          </w:rPr>
          <w:delText xml:space="preserve"> </w:delText>
        </w:r>
      </w:del>
      <w:ins w:id="308" w:author="Mehrnazi Boojari" w:date="2019-01-09T23:06:00Z">
        <w:r w:rsidR="00B82693" w:rsidRPr="008E30E0">
          <w:rPr>
            <w:rFonts w:ascii="B Lotus" w:eastAsia="Calibri" w:hAnsi="B Lotus" w:cs="B Lotus" w:hint="cs"/>
            <w:sz w:val="24"/>
            <w:szCs w:val="24"/>
            <w:rtl/>
            <w:rPrChange w:id="309" w:author="Mehrnazi Boojari" w:date="2019-01-10T03:18:00Z">
              <w:rPr>
                <w:rFonts w:ascii="B Lotus" w:eastAsia="Calibri" w:hAnsi="B Lotus" w:cs="B Lotus" w:hint="cs"/>
                <w:b/>
                <w:bCs/>
                <w:noProof/>
                <w:sz w:val="24"/>
                <w:szCs w:val="24"/>
                <w:rtl/>
                <w:lang w:bidi="fa-IR"/>
              </w:rPr>
            </w:rPrChange>
          </w:rPr>
          <w:t>دیگر</w:t>
        </w:r>
      </w:ins>
      <w:ins w:id="310" w:author="Mehrnazi Boojari" w:date="2019-01-07T22:49:00Z">
        <w:r w:rsidR="00BF4CE5" w:rsidRPr="008E30E0">
          <w:rPr>
            <w:rFonts w:ascii="B Lotus" w:eastAsia="Calibri" w:hAnsi="B Lotus" w:cs="B Lotus"/>
            <w:sz w:val="24"/>
            <w:szCs w:val="24"/>
            <w:rtl/>
            <w:rPrChange w:id="311" w:author="Mehrnazi Boojari" w:date="2019-01-10T03:18:00Z">
              <w:rPr>
                <w:rFonts w:ascii="B Lotus" w:eastAsia="Calibri" w:hAnsi="B Lotus" w:cs="B Lotus"/>
                <w:b/>
                <w:bCs/>
                <w:noProof/>
                <w:sz w:val="24"/>
                <w:szCs w:val="24"/>
                <w:rtl/>
                <w:lang w:bidi="fa-IR"/>
              </w:rPr>
            </w:rPrChange>
          </w:rPr>
          <w:t xml:space="preserve"> </w:t>
        </w:r>
      </w:ins>
      <w:r w:rsidRPr="008E30E0">
        <w:rPr>
          <w:rFonts w:ascii="B Lotus" w:eastAsia="Calibri" w:hAnsi="B Lotus" w:cs="B Lotus"/>
          <w:sz w:val="24"/>
          <w:szCs w:val="24"/>
          <w:rtl/>
          <w:rPrChange w:id="312" w:author="Mehrnazi Boojari" w:date="2019-01-10T03:18:00Z">
            <w:rPr>
              <w:rFonts w:ascii="B Lotus" w:eastAsia="Calibri" w:hAnsi="B Lotus" w:cs="B Lotus"/>
              <w:b/>
              <w:bCs/>
              <w:noProof/>
              <w:sz w:val="24"/>
              <w:szCs w:val="24"/>
              <w:rtl/>
              <w:lang w:bidi="fa-IR"/>
            </w:rPr>
          </w:rPrChange>
        </w:rPr>
        <w:t>جوامع بشر</w:t>
      </w:r>
      <w:r w:rsidRPr="008E30E0">
        <w:rPr>
          <w:rFonts w:ascii="B Lotus" w:eastAsia="Calibri" w:hAnsi="B Lotus" w:cs="B Lotus" w:hint="cs"/>
          <w:sz w:val="24"/>
          <w:szCs w:val="24"/>
          <w:rtl/>
          <w:rPrChange w:id="313" w:author="Mehrnazi Boojari" w:date="2019-01-10T03:18:00Z">
            <w:rPr>
              <w:rFonts w:ascii="B Lotus" w:eastAsia="Calibri" w:hAnsi="B Lotus" w:cs="B Lotus" w:hint="cs"/>
              <w:b/>
              <w:bCs/>
              <w:noProof/>
              <w:sz w:val="24"/>
              <w:szCs w:val="24"/>
              <w:rtl/>
              <w:lang w:bidi="fa-IR"/>
            </w:rPr>
          </w:rPrChange>
        </w:rPr>
        <w:t>ی</w:t>
      </w:r>
      <w:r w:rsidRPr="008E30E0">
        <w:rPr>
          <w:rFonts w:ascii="B Lotus" w:eastAsia="Calibri" w:hAnsi="B Lotus" w:cs="B Lotus"/>
          <w:sz w:val="24"/>
          <w:szCs w:val="24"/>
          <w:rtl/>
          <w:rPrChange w:id="314" w:author="Mehrnazi Boojari" w:date="2019-01-10T03:18:00Z">
            <w:rPr>
              <w:rFonts w:ascii="B Lotus" w:eastAsia="Calibri" w:hAnsi="B Lotus" w:cs="B Lotus"/>
              <w:b/>
              <w:bCs/>
              <w:noProof/>
              <w:sz w:val="24"/>
              <w:szCs w:val="24"/>
              <w:rtl/>
              <w:lang w:bidi="fa-IR"/>
            </w:rPr>
          </w:rPrChange>
        </w:rPr>
        <w:t xml:space="preserve"> </w:t>
      </w:r>
      <w:del w:id="315" w:author="Mehrnazi Boojari" w:date="2019-01-09T23:07:00Z">
        <w:r w:rsidRPr="008E30E0" w:rsidDel="009C7AC7">
          <w:rPr>
            <w:rFonts w:ascii="B Lotus" w:eastAsia="Calibri" w:hAnsi="B Lotus" w:cs="B Lotus"/>
            <w:sz w:val="24"/>
            <w:szCs w:val="24"/>
            <w:rtl/>
            <w:rPrChange w:id="316" w:author="Mehrnazi Boojari" w:date="2019-01-10T03:18:00Z">
              <w:rPr>
                <w:rFonts w:ascii="B Lotus" w:eastAsia="Calibri" w:hAnsi="B Lotus" w:cs="B Lotus"/>
                <w:b/>
                <w:bCs/>
                <w:noProof/>
                <w:sz w:val="24"/>
                <w:szCs w:val="24"/>
                <w:rtl/>
                <w:lang w:bidi="fa-IR"/>
              </w:rPr>
            </w:rPrChange>
          </w:rPr>
          <w:delText>در درج</w:delText>
        </w:r>
      </w:del>
      <w:del w:id="317" w:author="Mehrnazi Boojari" w:date="2019-01-07T22:49:00Z">
        <w:r w:rsidRPr="008E30E0" w:rsidDel="00BF4CE5">
          <w:rPr>
            <w:rFonts w:ascii="B Lotus" w:eastAsia="Calibri" w:hAnsi="B Lotus" w:cs="B Lotus"/>
            <w:sz w:val="24"/>
            <w:szCs w:val="24"/>
            <w:rtl/>
            <w:rPrChange w:id="318" w:author="Mehrnazi Boojari" w:date="2019-01-10T03:18:00Z">
              <w:rPr>
                <w:rFonts w:ascii="B Lotus" w:eastAsia="Calibri" w:hAnsi="B Lotus" w:cs="B Lotus"/>
                <w:b/>
                <w:bCs/>
                <w:noProof/>
                <w:sz w:val="24"/>
                <w:szCs w:val="24"/>
                <w:rtl/>
                <w:lang w:bidi="fa-IR"/>
              </w:rPr>
            </w:rPrChange>
          </w:rPr>
          <w:delText>ه‌</w:delText>
        </w:r>
        <w:r w:rsidRPr="008E30E0" w:rsidDel="00BF4CE5">
          <w:rPr>
            <w:rFonts w:ascii="B Lotus" w:eastAsia="Calibri" w:hAnsi="B Lotus" w:cs="B Lotus" w:hint="cs"/>
            <w:sz w:val="24"/>
            <w:szCs w:val="24"/>
            <w:rtl/>
            <w:rPrChange w:id="319" w:author="Mehrnazi Boojari" w:date="2019-01-10T03:18:00Z">
              <w:rPr>
                <w:rFonts w:ascii="B Lotus" w:eastAsia="Calibri" w:hAnsi="B Lotus" w:cs="B Lotus" w:hint="cs"/>
                <w:b/>
                <w:bCs/>
                <w:noProof/>
                <w:sz w:val="24"/>
                <w:szCs w:val="24"/>
                <w:rtl/>
                <w:lang w:bidi="fa-IR"/>
              </w:rPr>
            </w:rPrChange>
          </w:rPr>
          <w:delText>ی</w:delText>
        </w:r>
        <w:r w:rsidRPr="008E30E0" w:rsidDel="00BF4CE5">
          <w:rPr>
            <w:rFonts w:ascii="B Lotus" w:eastAsia="Calibri" w:hAnsi="B Lotus" w:cs="B Lotus"/>
            <w:sz w:val="24"/>
            <w:szCs w:val="24"/>
            <w:rtl/>
            <w:rPrChange w:id="320" w:author="Mehrnazi Boojari" w:date="2019-01-10T03:18:00Z">
              <w:rPr>
                <w:rFonts w:ascii="B Lotus" w:eastAsia="Calibri" w:hAnsi="B Lotus" w:cs="B Lotus"/>
                <w:b/>
                <w:bCs/>
                <w:noProof/>
                <w:sz w:val="24"/>
                <w:szCs w:val="24"/>
                <w:rtl/>
                <w:lang w:bidi="fa-IR"/>
              </w:rPr>
            </w:rPrChange>
          </w:rPr>
          <w:delText xml:space="preserve"> </w:delText>
        </w:r>
      </w:del>
      <w:del w:id="321" w:author="Mehrnazi Boojari" w:date="2019-01-09T23:06:00Z">
        <w:r w:rsidRPr="008E30E0" w:rsidDel="00B82693">
          <w:rPr>
            <w:rFonts w:ascii="B Lotus" w:eastAsia="Calibri" w:hAnsi="B Lotus" w:cs="B Lotus"/>
            <w:sz w:val="24"/>
            <w:szCs w:val="24"/>
            <w:rtl/>
            <w:rPrChange w:id="322" w:author="Mehrnazi Boojari" w:date="2019-01-10T03:18:00Z">
              <w:rPr>
                <w:rFonts w:ascii="B Lotus" w:eastAsia="Calibri" w:hAnsi="B Lotus" w:cs="B Lotus"/>
                <w:b/>
                <w:bCs/>
                <w:noProof/>
                <w:sz w:val="24"/>
                <w:szCs w:val="24"/>
                <w:rtl/>
                <w:lang w:bidi="fa-IR"/>
              </w:rPr>
            </w:rPrChange>
          </w:rPr>
          <w:delText>بعد</w:delText>
        </w:r>
        <w:r w:rsidRPr="008E30E0" w:rsidDel="00B82693">
          <w:rPr>
            <w:rFonts w:ascii="B Lotus" w:eastAsia="Calibri" w:hAnsi="B Lotus" w:cs="B Lotus" w:hint="cs"/>
            <w:sz w:val="24"/>
            <w:szCs w:val="24"/>
            <w:rtl/>
            <w:rPrChange w:id="323" w:author="Mehrnazi Boojari" w:date="2019-01-10T03:18:00Z">
              <w:rPr>
                <w:rFonts w:ascii="B Lotus" w:eastAsia="Calibri" w:hAnsi="B Lotus" w:cs="B Lotus" w:hint="cs"/>
                <w:b/>
                <w:bCs/>
                <w:noProof/>
                <w:sz w:val="24"/>
                <w:szCs w:val="24"/>
                <w:rtl/>
                <w:lang w:bidi="fa-IR"/>
              </w:rPr>
            </w:rPrChange>
          </w:rPr>
          <w:delText>ی</w:delText>
        </w:r>
        <w:r w:rsidRPr="008E30E0" w:rsidDel="00B82693">
          <w:rPr>
            <w:rFonts w:ascii="B Lotus" w:eastAsia="Calibri" w:hAnsi="B Lotus" w:cs="B Lotus"/>
            <w:sz w:val="24"/>
            <w:szCs w:val="24"/>
            <w:rtl/>
            <w:rPrChange w:id="324" w:author="Mehrnazi Boojari" w:date="2019-01-10T03:18:00Z">
              <w:rPr>
                <w:rFonts w:ascii="B Lotus" w:eastAsia="Calibri" w:hAnsi="B Lotus" w:cs="B Lotus"/>
                <w:b/>
                <w:bCs/>
                <w:noProof/>
                <w:sz w:val="24"/>
                <w:szCs w:val="24"/>
                <w:rtl/>
                <w:lang w:bidi="fa-IR"/>
              </w:rPr>
            </w:rPrChange>
          </w:rPr>
          <w:delText xml:space="preserve"> </w:delText>
        </w:r>
      </w:del>
      <w:r w:rsidRPr="008E30E0">
        <w:rPr>
          <w:rFonts w:ascii="B Lotus" w:eastAsia="Calibri" w:hAnsi="B Lotus" w:cs="B Lotus" w:hint="cs"/>
          <w:sz w:val="24"/>
          <w:szCs w:val="24"/>
          <w:rtl/>
          <w:rPrChange w:id="325" w:author="Mehrnazi Boojari" w:date="2019-01-10T03:18:00Z">
            <w:rPr>
              <w:rFonts w:ascii="B Lotus" w:eastAsia="Calibri" w:hAnsi="B Lotus" w:cs="B Lotus" w:hint="cs"/>
              <w:b/>
              <w:bCs/>
              <w:noProof/>
              <w:sz w:val="24"/>
              <w:szCs w:val="24"/>
              <w:rtl/>
              <w:lang w:bidi="fa-IR"/>
            </w:rPr>
          </w:rPrChange>
        </w:rPr>
        <w:t>است</w:t>
      </w:r>
      <w:ins w:id="326" w:author="Mehrnazi Boojari" w:date="2019-01-07T11:04:00Z">
        <w:r w:rsidR="00DB081F" w:rsidRPr="008E30E0">
          <w:rPr>
            <w:rFonts w:ascii="B Lotus" w:eastAsia="Calibri" w:hAnsi="B Lotus" w:cs="B Lotus" w:hint="cs"/>
            <w:sz w:val="24"/>
            <w:szCs w:val="24"/>
            <w:rtl/>
          </w:rPr>
          <w:t>»</w:t>
        </w:r>
      </w:ins>
      <w:del w:id="327" w:author="Mehrnazi Boojari" w:date="2019-01-07T11:04:00Z">
        <w:r w:rsidRPr="008E30E0" w:rsidDel="00DB081F">
          <w:rPr>
            <w:rFonts w:ascii="B Lotus" w:eastAsia="Calibri" w:hAnsi="B Lotus" w:cs="B Lotus" w:hint="cs"/>
            <w:sz w:val="24"/>
            <w:szCs w:val="24"/>
            <w:rtl/>
          </w:rPr>
          <w:delText xml:space="preserve"> "</w:delText>
        </w:r>
      </w:del>
      <w:r w:rsidRPr="008E30E0">
        <w:rPr>
          <w:rFonts w:ascii="B Lotus" w:eastAsia="Calibri" w:hAnsi="B Lotus" w:cs="B Lotus"/>
          <w:sz w:val="24"/>
          <w:szCs w:val="24"/>
          <w:vertAlign w:val="superscript"/>
          <w:rtl/>
        </w:rPr>
        <w:footnoteReference w:id="1"/>
      </w:r>
      <w:del w:id="331" w:author="Mehrnazi Boojari" w:date="2019-01-07T11:04:00Z">
        <w:r w:rsidRPr="008E30E0" w:rsidDel="00DB081F">
          <w:rPr>
            <w:rFonts w:ascii="B Lotus" w:eastAsia="Calibri" w:hAnsi="B Lotus" w:cs="B Lotus" w:hint="cs"/>
            <w:sz w:val="24"/>
            <w:szCs w:val="24"/>
            <w:rtl/>
          </w:rPr>
          <w:delText>.</w:delText>
        </w:r>
        <w:r w:rsidR="00FC733D" w:rsidRPr="008E30E0" w:rsidDel="00DB081F">
          <w:rPr>
            <w:rFonts w:ascii="B Lotus" w:eastAsia="Calibri" w:hAnsi="B Lotus" w:cs="B Lotus" w:hint="cs"/>
            <w:sz w:val="24"/>
            <w:szCs w:val="24"/>
            <w:rtl/>
          </w:rPr>
          <w:delText xml:space="preserve"> </w:delText>
        </w:r>
        <w:r w:rsidRPr="008E30E0" w:rsidDel="00DB081F">
          <w:rPr>
            <w:rFonts w:ascii="B Lotus" w:eastAsia="Calibri" w:hAnsi="B Lotus" w:cs="B Lotus" w:hint="cs"/>
            <w:sz w:val="24"/>
            <w:szCs w:val="24"/>
            <w:rtl/>
          </w:rPr>
          <w:delText xml:space="preserve">لذا </w:delText>
        </w:r>
      </w:del>
      <w:ins w:id="332" w:author="Mehrnazi Boojari" w:date="2019-01-07T11:04:00Z">
        <w:r w:rsidR="00DB081F" w:rsidRPr="008E30E0">
          <w:rPr>
            <w:rFonts w:ascii="B Lotus" w:eastAsia="Calibri" w:hAnsi="B Lotus" w:cs="B Lotus" w:hint="cs"/>
            <w:sz w:val="24"/>
            <w:szCs w:val="24"/>
            <w:rtl/>
          </w:rPr>
          <w:t>.</w:t>
        </w:r>
        <w:r w:rsidR="00DB081F">
          <w:rPr>
            <w:rFonts w:ascii="B Lotus" w:eastAsia="Calibri" w:hAnsi="B Lotus" w:cs="B Lotus" w:hint="cs"/>
            <w:sz w:val="24"/>
            <w:szCs w:val="24"/>
            <w:rtl/>
          </w:rPr>
          <w:t xml:space="preserve"> لذا، </w:t>
        </w:r>
      </w:ins>
      <w:r w:rsidRPr="00B07651">
        <w:rPr>
          <w:rFonts w:ascii="B Lotus" w:eastAsia="Calibri" w:hAnsi="B Lotus" w:cs="B Lotus" w:hint="cs"/>
          <w:sz w:val="24"/>
          <w:szCs w:val="24"/>
          <w:rtl/>
        </w:rPr>
        <w:t xml:space="preserve">از </w:t>
      </w:r>
      <w:del w:id="333" w:author="Mehrnazi Boojari" w:date="2019-01-09T23:07:00Z">
        <w:r w:rsidRPr="00B07651" w:rsidDel="009C7AC7">
          <w:rPr>
            <w:rFonts w:ascii="B Lotus" w:eastAsia="Calibri" w:hAnsi="B Lotus" w:cs="B Lotus"/>
            <w:sz w:val="24"/>
            <w:szCs w:val="24"/>
            <w:rtl/>
          </w:rPr>
          <w:delText>از نقطه</w:delText>
        </w:r>
      </w:del>
      <w:r w:rsidRPr="00B07651">
        <w:rPr>
          <w:rFonts w:ascii="B Lotus" w:eastAsia="Calibri" w:hAnsi="B Lotus" w:cs="B Lotus"/>
          <w:sz w:val="24"/>
          <w:szCs w:val="24"/>
          <w:rtl/>
        </w:rPr>
        <w:t>‌نظر فلسف</w:t>
      </w:r>
      <w:del w:id="334" w:author="Mehrnazi Boojari" w:date="2019-01-07T22:49:00Z">
        <w:r w:rsidRPr="00B07651" w:rsidDel="00BF4CE5">
          <w:rPr>
            <w:rFonts w:ascii="B Lotus" w:eastAsia="Calibri" w:hAnsi="B Lotus" w:cs="B Lotus"/>
            <w:sz w:val="24"/>
            <w:szCs w:val="24"/>
            <w:rtl/>
          </w:rPr>
          <w:delText xml:space="preserve">ه‌ی </w:delText>
        </w:r>
      </w:del>
      <w:ins w:id="335"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 xml:space="preserve">تاریخی، انقلاب اسلامی مأموریت تاریخی خود را </w:t>
      </w:r>
      <w:del w:id="336" w:author="Mehrnazi Boojari" w:date="2019-01-07T10:04:00Z">
        <w:r w:rsidRPr="00B07651" w:rsidDel="00A31D6F">
          <w:rPr>
            <w:rFonts w:ascii="B Lotus" w:eastAsia="Calibri" w:hAnsi="B Lotus" w:cs="B Lotus"/>
            <w:sz w:val="24"/>
            <w:szCs w:val="24"/>
            <w:rtl/>
          </w:rPr>
          <w:delText>تأسیس</w:delText>
        </w:r>
      </w:del>
      <w:ins w:id="337" w:author="Mehrnazi Boojari" w:date="2019-01-07T10:04:00Z">
        <w:r w:rsidR="00A31D6F">
          <w:rPr>
            <w:rFonts w:ascii="B Lotus" w:eastAsia="Calibri" w:hAnsi="B Lotus" w:cs="B Lotus"/>
            <w:sz w:val="24"/>
            <w:szCs w:val="24"/>
            <w:rtl/>
          </w:rPr>
          <w:t>تأسیس</w:t>
        </w:r>
      </w:ins>
      <w:r w:rsidRPr="00B07651">
        <w:rPr>
          <w:rFonts w:ascii="B Lotus" w:eastAsia="Calibri" w:hAnsi="B Lotus" w:cs="B Lotus"/>
          <w:sz w:val="24"/>
          <w:szCs w:val="24"/>
          <w:rtl/>
        </w:rPr>
        <w:t xml:space="preserve"> این تمدن نوین </w:t>
      </w:r>
      <w:del w:id="338" w:author="Mehrnazi Boojari" w:date="2019-01-09T23:08:00Z">
        <w:r w:rsidRPr="00B07651" w:rsidDel="009C7AC7">
          <w:rPr>
            <w:rFonts w:ascii="B Lotus" w:eastAsia="Calibri" w:hAnsi="B Lotus" w:cs="B Lotus" w:hint="cs"/>
            <w:sz w:val="24"/>
            <w:szCs w:val="24"/>
            <w:rtl/>
          </w:rPr>
          <w:delText>دانسته</w:delText>
        </w:r>
        <w:r w:rsidRPr="00B07651" w:rsidDel="009C7AC7">
          <w:rPr>
            <w:rFonts w:ascii="B Lotus" w:eastAsia="Calibri" w:hAnsi="B Lotus" w:cs="B Lotus"/>
            <w:sz w:val="24"/>
            <w:szCs w:val="24"/>
            <w:rtl/>
          </w:rPr>
          <w:delText xml:space="preserve"> </w:delText>
        </w:r>
      </w:del>
      <w:r w:rsidRPr="00B07651">
        <w:rPr>
          <w:rFonts w:ascii="B Lotus" w:eastAsia="Calibri" w:hAnsi="B Lotus" w:cs="B Lotus"/>
          <w:sz w:val="24"/>
          <w:szCs w:val="24"/>
          <w:rtl/>
        </w:rPr>
        <w:t xml:space="preserve">و </w:t>
      </w:r>
      <w:del w:id="339" w:author="Mehrnazi Boojari" w:date="2019-01-09T23:08:00Z">
        <w:r w:rsidRPr="00B07651" w:rsidDel="009C7AC7">
          <w:rPr>
            <w:rFonts w:ascii="B Lotus" w:eastAsia="Calibri" w:hAnsi="B Lotus" w:cs="B Lotus"/>
            <w:sz w:val="24"/>
            <w:szCs w:val="24"/>
            <w:rtl/>
          </w:rPr>
          <w:delText xml:space="preserve">این تمدن نوین اسلامی </w:delText>
        </w:r>
        <w:r w:rsidRPr="00B07651" w:rsidDel="009C7AC7">
          <w:rPr>
            <w:rFonts w:ascii="B Lotus" w:eastAsia="Calibri" w:hAnsi="B Lotus" w:cs="B Lotus" w:hint="cs"/>
            <w:sz w:val="24"/>
            <w:szCs w:val="24"/>
            <w:rtl/>
          </w:rPr>
          <w:delText>را</w:delText>
        </w:r>
        <w:r w:rsidRPr="00B07651" w:rsidDel="009C7AC7">
          <w:rPr>
            <w:rFonts w:ascii="B Lotus" w:eastAsia="Calibri" w:hAnsi="B Lotus" w:cs="B Lotus"/>
            <w:sz w:val="24"/>
            <w:szCs w:val="24"/>
            <w:rtl/>
          </w:rPr>
          <w:delText xml:space="preserve"> </w:delText>
        </w:r>
      </w:del>
      <w:r w:rsidRPr="00B07651">
        <w:rPr>
          <w:rFonts w:ascii="B Lotus" w:eastAsia="Calibri" w:hAnsi="B Lotus" w:cs="B Lotus"/>
          <w:sz w:val="24"/>
          <w:szCs w:val="24"/>
          <w:rtl/>
        </w:rPr>
        <w:t xml:space="preserve">زمینه‌ساز ظهور حضرت حجت‌ابن‌الحسن (عج) </w:t>
      </w:r>
      <w:r w:rsidRPr="00B07651">
        <w:rPr>
          <w:rFonts w:ascii="B Lotus" w:eastAsia="Calibri" w:hAnsi="B Lotus" w:cs="B Lotus" w:hint="cs"/>
          <w:sz w:val="24"/>
          <w:szCs w:val="24"/>
          <w:rtl/>
        </w:rPr>
        <w:t>تلقی</w:t>
      </w:r>
      <w:del w:id="340" w:author="Mehrnazi Boojari" w:date="2019-01-07T09:49:00Z">
        <w:r w:rsidRPr="00B07651" w:rsidDel="006F7CCF">
          <w:rPr>
            <w:rFonts w:ascii="B Lotus" w:eastAsia="Calibri" w:hAnsi="B Lotus" w:cs="B Lotus" w:hint="cs"/>
            <w:sz w:val="24"/>
            <w:szCs w:val="24"/>
            <w:rtl/>
          </w:rPr>
          <w:delText xml:space="preserve"> می </w:delText>
        </w:r>
      </w:del>
      <w:ins w:id="341" w:author="Mehrnazi Boojari" w:date="2019-01-07T09:49:00Z">
        <w:r w:rsidR="006F7CCF">
          <w:rPr>
            <w:rFonts w:ascii="B Lotus" w:eastAsia="Calibri" w:hAnsi="B Lotus" w:cs="B Lotus" w:hint="cs"/>
            <w:sz w:val="24"/>
            <w:szCs w:val="24"/>
            <w:rtl/>
          </w:rPr>
          <w:t xml:space="preserve"> </w:t>
        </w:r>
      </w:ins>
      <w:del w:id="342" w:author="Mehrnazi Boojari" w:date="2019-01-07T10:53:00Z">
        <w:r w:rsidRPr="00B07651" w:rsidDel="006A1F1D">
          <w:rPr>
            <w:rFonts w:ascii="B Lotus" w:eastAsia="Calibri" w:hAnsi="B Lotus" w:cs="B Lotus" w:hint="cs"/>
            <w:sz w:val="24"/>
            <w:szCs w:val="24"/>
            <w:rtl/>
          </w:rPr>
          <w:delText>کند</w:delText>
        </w:r>
      </w:del>
      <w:ins w:id="343" w:author="Mehrnazi Boojari" w:date="2019-01-07T10:53:00Z">
        <w:r w:rsidR="006A1F1D">
          <w:rPr>
            <w:rFonts w:ascii="B Lotus" w:eastAsia="Calibri" w:hAnsi="B Lotus" w:cs="B Lotus" w:hint="cs"/>
            <w:sz w:val="24"/>
            <w:szCs w:val="24"/>
            <w:rtl/>
          </w:rPr>
          <w:t>می‌کند</w:t>
        </w:r>
      </w:ins>
      <w:r w:rsidRPr="00B07651">
        <w:rPr>
          <w:rFonts w:ascii="B Lotus" w:eastAsia="Calibri" w:hAnsi="B Lotus" w:cs="B Lotus"/>
          <w:sz w:val="24"/>
          <w:szCs w:val="24"/>
          <w:vertAlign w:val="superscript"/>
          <w:rtl/>
        </w:rPr>
        <w:footnoteReference w:id="2"/>
      </w:r>
      <w:r w:rsidRPr="00B07651">
        <w:rPr>
          <w:rFonts w:ascii="B Lotus" w:eastAsia="Calibri" w:hAnsi="B Lotus" w:cs="B Lotus" w:hint="cs"/>
          <w:sz w:val="24"/>
          <w:szCs w:val="24"/>
          <w:rtl/>
        </w:rPr>
        <w:t xml:space="preserve">. </w:t>
      </w:r>
    </w:p>
    <w:p w14:paraId="623A9B05" w14:textId="77777777" w:rsidR="00B07651" w:rsidRPr="00B07651" w:rsidRDefault="00B07651">
      <w:pPr>
        <w:pStyle w:val="Heading3"/>
        <w:rPr>
          <w:rtl/>
        </w:rPr>
        <w:pPrChange w:id="352" w:author="Mehrnazi Boojari" w:date="2019-01-08T22:43:00Z">
          <w:pPr>
            <w:pStyle w:val="Heading3"/>
            <w:jc w:val="both"/>
          </w:pPr>
        </w:pPrChange>
      </w:pPr>
      <w:bookmarkStart w:id="353" w:name="_Toc533259363"/>
      <w:bookmarkStart w:id="354" w:name="_Toc533781149"/>
      <w:bookmarkStart w:id="355" w:name="_Toc533782105"/>
      <w:r w:rsidRPr="00B07651">
        <w:rPr>
          <w:rFonts w:hint="cs"/>
          <w:rtl/>
        </w:rPr>
        <w:t>محدودن</w:t>
      </w:r>
      <w:del w:id="356" w:author="Mehrnazi Boojari" w:date="2019-01-08T23:47:00Z">
        <w:r w:rsidRPr="00B07651" w:rsidDel="00144BA7">
          <w:rPr>
            <w:rFonts w:hint="cs"/>
            <w:rtl/>
          </w:rPr>
          <w:delText xml:space="preserve"> نبودن </w:delText>
        </w:r>
      </w:del>
      <w:ins w:id="357" w:author="Mehrnazi Boojari" w:date="2019-01-08T23:47:00Z">
        <w:r w:rsidR="00144BA7">
          <w:rPr>
            <w:rFonts w:hint="cs"/>
            <w:rtl/>
          </w:rPr>
          <w:t xml:space="preserve">‌نبودن </w:t>
        </w:r>
      </w:ins>
      <w:r w:rsidRPr="00B07651">
        <w:rPr>
          <w:rFonts w:hint="cs"/>
          <w:rtl/>
        </w:rPr>
        <w:t>به مکان و زمان و قابلی</w:t>
      </w:r>
      <w:r w:rsidR="00550EF3">
        <w:rPr>
          <w:rFonts w:hint="cs"/>
          <w:rtl/>
        </w:rPr>
        <w:t xml:space="preserve">ت ترجمه به تمامی بخش‌های اداره جامعه؛ </w:t>
      </w:r>
      <w:del w:id="358" w:author="Mehrnazi Boojari" w:date="2019-01-08T01:29:00Z">
        <w:r w:rsidR="00550EF3" w:rsidDel="00952B49">
          <w:rPr>
            <w:rFonts w:hint="cs"/>
            <w:rtl/>
          </w:rPr>
          <w:delText>ویژگی‌</w:delText>
        </w:r>
        <w:r w:rsidRPr="00B07651" w:rsidDel="00952B49">
          <w:rPr>
            <w:rFonts w:hint="cs"/>
            <w:rtl/>
          </w:rPr>
          <w:delText>ها</w:delText>
        </w:r>
      </w:del>
      <w:ins w:id="359" w:author="Mehrnazi Boojari" w:date="2019-01-08T01:29:00Z">
        <w:r w:rsidR="00952B49">
          <w:rPr>
            <w:rFonts w:hint="cs"/>
            <w:rtl/>
          </w:rPr>
          <w:t>ویژگی‌ها</w:t>
        </w:r>
      </w:ins>
      <w:r w:rsidRPr="00B07651">
        <w:rPr>
          <w:rFonts w:hint="cs"/>
          <w:rtl/>
        </w:rPr>
        <w:t>ی اصلی مبنای فکری انقلاب اسلامی</w:t>
      </w:r>
      <w:bookmarkEnd w:id="353"/>
      <w:bookmarkEnd w:id="354"/>
      <w:bookmarkEnd w:id="355"/>
      <w:r w:rsidRPr="00B07651">
        <w:rPr>
          <w:rFonts w:hint="cs"/>
          <w:rtl/>
        </w:rPr>
        <w:t xml:space="preserve"> </w:t>
      </w:r>
    </w:p>
    <w:p w14:paraId="7D59F9E3" w14:textId="77777777" w:rsidR="00B07651" w:rsidRPr="005A0AF7" w:rsidRDefault="00B07651" w:rsidP="002D7FCC">
      <w:pPr>
        <w:bidi/>
        <w:ind w:firstLine="227"/>
        <w:jc w:val="both"/>
        <w:rPr>
          <w:rFonts w:ascii="B Lotus" w:eastAsia="Calibri" w:hAnsi="B Lotus" w:cs="B Lotus"/>
          <w:sz w:val="24"/>
          <w:szCs w:val="24"/>
          <w:rtl/>
        </w:rPr>
      </w:pPr>
      <w:r w:rsidRPr="005A0AF7">
        <w:rPr>
          <w:rFonts w:ascii="B Lotus" w:eastAsia="Calibri" w:hAnsi="B Lotus" w:cs="B Lotus" w:hint="cs"/>
          <w:sz w:val="24"/>
          <w:szCs w:val="24"/>
          <w:rtl/>
        </w:rPr>
        <w:t xml:space="preserve">رسیدن به چنین مقصودی </w:t>
      </w:r>
      <w:del w:id="360" w:author="Mehrnazi Boojari" w:date="2019-01-07T10:04:00Z">
        <w:r w:rsidRPr="005A0AF7" w:rsidDel="00A31D6F">
          <w:rPr>
            <w:rFonts w:ascii="B Lotus" w:eastAsia="Calibri" w:hAnsi="B Lotus" w:cs="B Lotus" w:hint="cs"/>
            <w:sz w:val="24"/>
            <w:szCs w:val="24"/>
            <w:rtl/>
          </w:rPr>
          <w:delText xml:space="preserve">نیازمند </w:delText>
        </w:r>
      </w:del>
      <w:ins w:id="361" w:author="Mehrnazi Boojari" w:date="2019-01-07T10:04:00Z">
        <w:r w:rsidR="00A31D6F" w:rsidRPr="005A0AF7">
          <w:rPr>
            <w:rFonts w:ascii="B Lotus" w:eastAsia="Calibri" w:hAnsi="B Lotus" w:cs="B Lotus" w:hint="cs"/>
            <w:sz w:val="24"/>
            <w:szCs w:val="24"/>
            <w:rtl/>
          </w:rPr>
          <w:t>نیازمند</w:t>
        </w:r>
        <w:r w:rsidR="00A31D6F">
          <w:rPr>
            <w:rFonts w:ascii="B Lotus" w:eastAsia="Calibri" w:hAnsi="B Lotus" w:cs="B Lotus" w:hint="cs"/>
            <w:sz w:val="24"/>
            <w:szCs w:val="24"/>
            <w:rtl/>
          </w:rPr>
          <w:t xml:space="preserve"> </w:t>
        </w:r>
      </w:ins>
      <w:r w:rsidRPr="005A0AF7">
        <w:rPr>
          <w:rFonts w:ascii="B Lotus" w:eastAsia="Calibri" w:hAnsi="B Lotus" w:cs="B Lotus" w:hint="cs"/>
          <w:sz w:val="24"/>
          <w:szCs w:val="24"/>
          <w:rtl/>
        </w:rPr>
        <w:t>فکر مبنایی</w:t>
      </w:r>
      <w:r w:rsidRPr="005A0AF7">
        <w:rPr>
          <w:rFonts w:ascii="B Lotus" w:eastAsia="Calibri" w:hAnsi="B Lotus" w:cs="B Lotus"/>
          <w:sz w:val="24"/>
          <w:szCs w:val="24"/>
          <w:vertAlign w:val="superscript"/>
          <w:rtl/>
        </w:rPr>
        <w:footnoteReference w:id="3"/>
      </w:r>
      <w:r w:rsidRPr="005A0AF7">
        <w:rPr>
          <w:rFonts w:ascii="B Lotus" w:eastAsia="Calibri" w:hAnsi="B Lotus" w:cs="B Lotus" w:hint="cs"/>
          <w:sz w:val="24"/>
          <w:szCs w:val="24"/>
          <w:rtl/>
        </w:rPr>
        <w:t xml:space="preserve"> و پایه</w:t>
      </w:r>
      <w:del w:id="372" w:author="Mehrnazi Boojari" w:date="2019-01-07T10:40:00Z">
        <w:r w:rsidRPr="005A0AF7" w:rsidDel="006A1F1D">
          <w:rPr>
            <w:rFonts w:ascii="B Lotus" w:eastAsia="Calibri" w:hAnsi="B Lotus" w:cs="B Lotus" w:hint="cs"/>
            <w:sz w:val="24"/>
            <w:szCs w:val="24"/>
            <w:rtl/>
          </w:rPr>
          <w:delText xml:space="preserve"> ای </w:delText>
        </w:r>
      </w:del>
      <w:ins w:id="373" w:author="Mehrnazi Boojari" w:date="2019-01-07T10:40:00Z">
        <w:r w:rsidR="006A1F1D">
          <w:rPr>
            <w:rFonts w:ascii="B Lotus" w:eastAsia="Calibri" w:hAnsi="B Lotus" w:cs="B Lotus" w:hint="cs"/>
            <w:sz w:val="24"/>
            <w:szCs w:val="24"/>
            <w:rtl/>
          </w:rPr>
          <w:t xml:space="preserve">‌ای </w:t>
        </w:r>
      </w:ins>
      <w:r w:rsidRPr="005A0AF7">
        <w:rPr>
          <w:rFonts w:ascii="B Lotus" w:eastAsia="Calibri" w:hAnsi="B Lotus" w:cs="B Lotus" w:hint="cs"/>
          <w:sz w:val="24"/>
          <w:szCs w:val="24"/>
          <w:rtl/>
        </w:rPr>
        <w:t xml:space="preserve">است که انقلاب بتواند ساختار و برنامه خود را بر آن </w:t>
      </w:r>
      <w:ins w:id="374" w:author="Mehrnazi Boojari" w:date="2019-01-09T23:09:00Z">
        <w:r w:rsidR="009C7AC7">
          <w:rPr>
            <w:rFonts w:ascii="B Lotus" w:eastAsia="Calibri" w:hAnsi="B Lotus" w:cs="B Lotus" w:hint="cs"/>
            <w:sz w:val="24"/>
            <w:szCs w:val="24"/>
            <w:rtl/>
          </w:rPr>
          <w:t>ا</w:t>
        </w:r>
      </w:ins>
      <w:r w:rsidRPr="005A0AF7">
        <w:rPr>
          <w:rFonts w:ascii="B Lotus" w:eastAsia="Calibri" w:hAnsi="B Lotus" w:cs="B Lotus" w:hint="cs"/>
          <w:sz w:val="24"/>
          <w:szCs w:val="24"/>
          <w:rtl/>
        </w:rPr>
        <w:t>س</w:t>
      </w:r>
      <w:ins w:id="375" w:author="Mehrnazi Boojari" w:date="2019-01-09T23:09:00Z">
        <w:r w:rsidR="009C7AC7">
          <w:rPr>
            <w:rFonts w:ascii="B Lotus" w:eastAsia="Calibri" w:hAnsi="B Lotus" w:cs="B Lotus" w:hint="cs"/>
            <w:sz w:val="24"/>
            <w:szCs w:val="24"/>
            <w:rtl/>
          </w:rPr>
          <w:t>ت</w:t>
        </w:r>
      </w:ins>
      <w:r w:rsidRPr="005A0AF7">
        <w:rPr>
          <w:rFonts w:ascii="B Lotus" w:eastAsia="Calibri" w:hAnsi="B Lotus" w:cs="B Lotus" w:hint="cs"/>
          <w:sz w:val="24"/>
          <w:szCs w:val="24"/>
          <w:rtl/>
        </w:rPr>
        <w:t>وار کند</w:t>
      </w:r>
      <w:del w:id="376" w:author="Mehrnazi Boojari" w:date="2019-01-09T23:10:00Z">
        <w:r w:rsidRPr="005A0AF7" w:rsidDel="00776C0E">
          <w:rPr>
            <w:rFonts w:ascii="B Lotus" w:eastAsia="Calibri" w:hAnsi="B Lotus" w:cs="B Lotus" w:hint="cs"/>
            <w:sz w:val="24"/>
            <w:szCs w:val="24"/>
            <w:rtl/>
          </w:rPr>
          <w:delText xml:space="preserve">. </w:delText>
        </w:r>
      </w:del>
      <w:ins w:id="377" w:author="Mehrnazi Boojari" w:date="2019-01-09T23:10:00Z">
        <w:r w:rsidR="00776C0E">
          <w:rPr>
            <w:rFonts w:ascii="B Lotus" w:eastAsia="Calibri" w:hAnsi="B Lotus" w:cs="B Lotus" w:hint="cs"/>
            <w:sz w:val="24"/>
            <w:szCs w:val="24"/>
            <w:rtl/>
          </w:rPr>
          <w:t>؛</w:t>
        </w:r>
        <w:r w:rsidR="00776C0E"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 xml:space="preserve">مبنایی که </w:t>
      </w:r>
      <w:del w:id="378" w:author="Mehrnazi Boojari" w:date="2019-01-07T23:27:00Z">
        <w:r w:rsidRPr="005A0AF7" w:rsidDel="00FB0B67">
          <w:rPr>
            <w:rFonts w:ascii="B Lotus" w:eastAsia="Calibri" w:hAnsi="B Lotus" w:cs="B Lotus" w:hint="cs"/>
            <w:sz w:val="24"/>
            <w:szCs w:val="24"/>
            <w:rtl/>
          </w:rPr>
          <w:delText>نرم افزار</w:delText>
        </w:r>
      </w:del>
      <w:ins w:id="379" w:author="Mehrnazi Boojari" w:date="2019-01-09T23:10:00Z">
        <w:r w:rsidR="00776C0E">
          <w:rPr>
            <w:rFonts w:ascii="B Lotus" w:eastAsia="Calibri" w:hAnsi="B Lotus" w:cs="B Lotus" w:hint="cs"/>
            <w:sz w:val="24"/>
            <w:szCs w:val="24"/>
            <w:rtl/>
          </w:rPr>
          <w:t>موجب</w:t>
        </w:r>
      </w:ins>
      <w:r w:rsidRPr="005A0AF7">
        <w:rPr>
          <w:rFonts w:ascii="B Lotus" w:eastAsia="Calibri" w:hAnsi="B Lotus" w:cs="B Lotus" w:hint="cs"/>
          <w:sz w:val="24"/>
          <w:szCs w:val="24"/>
          <w:rtl/>
        </w:rPr>
        <w:t xml:space="preserve"> تحقق اهداف انقلاب اسلامی باشد. مبنایی که </w:t>
      </w:r>
      <w:del w:id="380" w:author="Mehrnazi Boojari" w:date="2019-01-07T23:28:00Z">
        <w:r w:rsidRPr="005A0AF7" w:rsidDel="00FB0B67">
          <w:rPr>
            <w:rFonts w:ascii="B Lotus" w:eastAsia="Calibri" w:hAnsi="B Lotus" w:cs="B Lotus" w:hint="cs"/>
            <w:sz w:val="24"/>
            <w:szCs w:val="24"/>
            <w:rtl/>
          </w:rPr>
          <w:delText>به عنوان</w:delText>
        </w:r>
      </w:del>
      <w:ins w:id="381" w:author="Mehrnazi Boojari" w:date="2019-01-07T23:28:00Z">
        <w:r w:rsidR="00FB0B67">
          <w:rPr>
            <w:rFonts w:ascii="B Lotus" w:eastAsia="Calibri" w:hAnsi="B Lotus" w:cs="B Lotus" w:hint="cs"/>
            <w:sz w:val="24"/>
            <w:szCs w:val="24"/>
            <w:rtl/>
          </w:rPr>
          <w:t>به‌مثابۀ</w:t>
        </w:r>
      </w:ins>
      <w:r w:rsidRPr="005A0AF7">
        <w:rPr>
          <w:rFonts w:ascii="B Lotus" w:eastAsia="Calibri" w:hAnsi="B Lotus" w:cs="B Lotus" w:hint="cs"/>
          <w:sz w:val="24"/>
          <w:szCs w:val="24"/>
          <w:rtl/>
        </w:rPr>
        <w:t xml:space="preserve"> تفکر محوری انقلاب اسلامی تعریف</w:t>
      </w:r>
      <w:del w:id="382" w:author="Mehrnazi Boojari" w:date="2019-01-07T09:49:00Z">
        <w:r w:rsidRPr="005A0AF7" w:rsidDel="006F7CCF">
          <w:rPr>
            <w:rFonts w:ascii="B Lotus" w:eastAsia="Calibri" w:hAnsi="B Lotus" w:cs="B Lotus" w:hint="cs"/>
            <w:sz w:val="24"/>
            <w:szCs w:val="24"/>
            <w:rtl/>
          </w:rPr>
          <w:delText xml:space="preserve"> می </w:delText>
        </w:r>
      </w:del>
      <w:ins w:id="383" w:author="Mehrnazi Boojari" w:date="2019-01-07T09:49:00Z">
        <w:r w:rsidR="006F7CCF">
          <w:rPr>
            <w:rFonts w:ascii="B Lotus" w:eastAsia="Calibri" w:hAnsi="B Lotus" w:cs="B Lotus" w:hint="cs"/>
            <w:sz w:val="24"/>
            <w:szCs w:val="24"/>
            <w:rtl/>
          </w:rPr>
          <w:t xml:space="preserve"> می‌</w:t>
        </w:r>
      </w:ins>
      <w:r w:rsidRPr="005A0AF7">
        <w:rPr>
          <w:rFonts w:ascii="B Lotus" w:eastAsia="Calibri" w:hAnsi="B Lotus" w:cs="B Lotus" w:hint="cs"/>
          <w:sz w:val="24"/>
          <w:szCs w:val="24"/>
          <w:rtl/>
        </w:rPr>
        <w:t xml:space="preserve">شود باید </w:t>
      </w:r>
      <w:del w:id="384" w:author="Mehrnazi Boojari" w:date="2019-01-09T23:11:00Z">
        <w:r w:rsidRPr="005A0AF7" w:rsidDel="00776C0E">
          <w:rPr>
            <w:rFonts w:ascii="B Lotus" w:eastAsia="Calibri" w:hAnsi="B Lotus" w:cs="B Lotus" w:hint="cs"/>
            <w:sz w:val="24"/>
            <w:szCs w:val="24"/>
            <w:rtl/>
          </w:rPr>
          <w:delText xml:space="preserve">دارای </w:delText>
        </w:r>
      </w:del>
      <w:r w:rsidRPr="005A0AF7">
        <w:rPr>
          <w:rFonts w:ascii="B Lotus" w:eastAsia="Calibri" w:hAnsi="B Lotus" w:cs="B Lotus" w:hint="cs"/>
          <w:sz w:val="24"/>
          <w:szCs w:val="24"/>
          <w:rtl/>
        </w:rPr>
        <w:t>ویژگی</w:t>
      </w:r>
      <w:del w:id="385" w:author="Mehrnazi Boojari" w:date="2019-01-07T09:46:00Z">
        <w:r w:rsidRPr="005A0AF7" w:rsidDel="006F7CCF">
          <w:rPr>
            <w:rFonts w:ascii="B Lotus" w:eastAsia="Calibri" w:hAnsi="B Lotus" w:cs="B Lotus" w:hint="cs"/>
            <w:sz w:val="24"/>
            <w:szCs w:val="24"/>
            <w:rtl/>
          </w:rPr>
          <w:delText xml:space="preserve"> های </w:delText>
        </w:r>
      </w:del>
      <w:ins w:id="386" w:author="Mehrnazi Boojari" w:date="2019-01-07T09:46:00Z">
        <w:r w:rsidR="006F7CCF">
          <w:rPr>
            <w:rFonts w:ascii="B Lotus" w:eastAsia="Calibri" w:hAnsi="B Lotus" w:cs="B Lotus" w:hint="cs"/>
            <w:sz w:val="24"/>
            <w:szCs w:val="24"/>
            <w:rtl/>
          </w:rPr>
          <w:t xml:space="preserve">‌های </w:t>
        </w:r>
      </w:ins>
      <w:r w:rsidRPr="005A0AF7">
        <w:rPr>
          <w:rFonts w:ascii="B Lotus" w:eastAsia="Calibri" w:hAnsi="B Lotus" w:cs="B Lotus" w:hint="cs"/>
          <w:sz w:val="24"/>
          <w:szCs w:val="24"/>
          <w:rtl/>
        </w:rPr>
        <w:t>منحصر</w:t>
      </w:r>
      <w:ins w:id="387" w:author="Mehrnazi Boojari" w:date="2019-01-07T23:28:00Z">
        <w:r w:rsidR="00FB0B67">
          <w:rPr>
            <w:rFonts w:ascii="B Lotus" w:eastAsia="Calibri" w:hAnsi="B Lotus" w:cs="B Nazanin" w:hint="cs"/>
            <w:sz w:val="24"/>
            <w:szCs w:val="24"/>
            <w:rtl/>
          </w:rPr>
          <w:t>‌</w:t>
        </w:r>
      </w:ins>
      <w:del w:id="388" w:author="Mehrnazi Boojari" w:date="2019-01-07T23:28:00Z">
        <w:r w:rsidRPr="005A0AF7" w:rsidDel="00FB0B67">
          <w:rPr>
            <w:rFonts w:ascii="B Lotus" w:eastAsia="Calibri" w:hAnsi="B Lotus" w:cs="B Lotus" w:hint="cs"/>
            <w:sz w:val="24"/>
            <w:szCs w:val="24"/>
            <w:rtl/>
          </w:rPr>
          <w:delText xml:space="preserve"> </w:delText>
        </w:r>
      </w:del>
      <w:r w:rsidRPr="005A0AF7">
        <w:rPr>
          <w:rFonts w:ascii="B Lotus" w:eastAsia="Calibri" w:hAnsi="B Lotus" w:cs="B Lotus" w:hint="cs"/>
          <w:sz w:val="24"/>
          <w:szCs w:val="24"/>
          <w:rtl/>
        </w:rPr>
        <w:t>ب</w:t>
      </w:r>
      <w:ins w:id="389" w:author="Mehrnazi Boojari" w:date="2019-01-07T23:28:00Z">
        <w:r w:rsidR="00FB0B67">
          <w:rPr>
            <w:rFonts w:ascii="B Lotus" w:eastAsia="Calibri" w:hAnsi="B Lotus" w:cs="B Lotus" w:hint="cs"/>
            <w:sz w:val="24"/>
            <w:szCs w:val="24"/>
            <w:rtl/>
          </w:rPr>
          <w:t>ه</w:t>
        </w:r>
        <w:r w:rsidR="00FB0B67">
          <w:rPr>
            <w:rFonts w:ascii="B Lotus" w:eastAsia="Calibri" w:hAnsi="B Lotus" w:cs="B Nazanin" w:hint="cs"/>
            <w:sz w:val="24"/>
            <w:szCs w:val="24"/>
            <w:rtl/>
          </w:rPr>
          <w:t>‌</w:t>
        </w:r>
      </w:ins>
      <w:r w:rsidRPr="005A0AF7">
        <w:rPr>
          <w:rFonts w:ascii="B Lotus" w:eastAsia="Calibri" w:hAnsi="B Lotus" w:cs="B Lotus" w:hint="cs"/>
          <w:sz w:val="24"/>
          <w:szCs w:val="24"/>
          <w:rtl/>
        </w:rPr>
        <w:t>فردی</w:t>
      </w:r>
      <w:ins w:id="390" w:author="Mehrnazi Boojari" w:date="2019-01-09T23:11:00Z">
        <w:r w:rsidR="00776C0E">
          <w:rPr>
            <w:rFonts w:ascii="B Lotus" w:eastAsia="Calibri" w:hAnsi="B Lotus" w:cs="B Lotus" w:hint="cs"/>
            <w:sz w:val="24"/>
            <w:szCs w:val="24"/>
            <w:rtl/>
          </w:rPr>
          <w:t xml:space="preserve"> داشته</w:t>
        </w:r>
      </w:ins>
      <w:r w:rsidRPr="005A0AF7">
        <w:rPr>
          <w:rFonts w:ascii="B Lotus" w:eastAsia="Calibri" w:hAnsi="B Lotus" w:cs="B Lotus" w:hint="cs"/>
          <w:sz w:val="24"/>
          <w:szCs w:val="24"/>
          <w:rtl/>
        </w:rPr>
        <w:t xml:space="preserve"> باشد که بتواند اهداف انقلاب اسلامی را محقق </w:t>
      </w:r>
      <w:del w:id="391" w:author="Mehrnazi Boojari" w:date="2019-01-08T01:30:00Z">
        <w:r w:rsidRPr="005A0AF7" w:rsidDel="00952B49">
          <w:rPr>
            <w:rFonts w:ascii="B Lotus" w:eastAsia="Calibri" w:hAnsi="B Lotus" w:cs="B Lotus" w:hint="cs"/>
            <w:sz w:val="24"/>
            <w:szCs w:val="24"/>
            <w:rtl/>
          </w:rPr>
          <w:delText>نماید</w:delText>
        </w:r>
      </w:del>
      <w:ins w:id="392" w:author="Mehrnazi Boojari" w:date="2019-01-08T01:30:00Z">
        <w:r w:rsidR="00952B49">
          <w:rPr>
            <w:rFonts w:ascii="B Lotus" w:eastAsia="Calibri" w:hAnsi="B Lotus" w:cs="B Lotus" w:hint="cs"/>
            <w:sz w:val="24"/>
            <w:szCs w:val="24"/>
            <w:rtl/>
          </w:rPr>
          <w:t>کن</w:t>
        </w:r>
        <w:r w:rsidR="00952B49" w:rsidRPr="005A0AF7">
          <w:rPr>
            <w:rFonts w:ascii="B Lotus" w:eastAsia="Calibri" w:hAnsi="B Lotus" w:cs="B Lotus" w:hint="cs"/>
            <w:sz w:val="24"/>
            <w:szCs w:val="24"/>
            <w:rtl/>
          </w:rPr>
          <w:t>د</w:t>
        </w:r>
      </w:ins>
      <w:r w:rsidRPr="005A0AF7">
        <w:rPr>
          <w:rFonts w:ascii="B Lotus" w:eastAsia="Calibri" w:hAnsi="B Lotus" w:cs="B Lotus" w:hint="cs"/>
          <w:sz w:val="24"/>
          <w:szCs w:val="24"/>
          <w:rtl/>
        </w:rPr>
        <w:t>. اولین ویژگی تفکر محوری انقلاب این است که باید فارغ از مرزها و مکان</w:t>
      </w:r>
      <w:del w:id="393" w:author="Mehrnazi Boojari" w:date="2019-01-07T09:45:00Z">
        <w:r w:rsidRPr="005A0AF7" w:rsidDel="006F7CCF">
          <w:rPr>
            <w:rFonts w:ascii="B Lotus" w:eastAsia="Calibri" w:hAnsi="B Lotus" w:cs="B Lotus" w:hint="cs"/>
            <w:sz w:val="24"/>
            <w:szCs w:val="24"/>
            <w:rtl/>
          </w:rPr>
          <w:delText xml:space="preserve"> ها </w:delText>
        </w:r>
      </w:del>
      <w:ins w:id="394" w:author="Mehrnazi Boojari" w:date="2019-01-07T09:45:00Z">
        <w:r w:rsidR="006F7CCF">
          <w:rPr>
            <w:rFonts w:ascii="B Lotus" w:eastAsia="Calibri" w:hAnsi="B Lotus" w:cs="B Lotus" w:hint="cs"/>
            <w:sz w:val="24"/>
            <w:szCs w:val="24"/>
            <w:rtl/>
          </w:rPr>
          <w:t xml:space="preserve">‌ها </w:t>
        </w:r>
      </w:ins>
      <w:r w:rsidRPr="005A0AF7">
        <w:rPr>
          <w:rFonts w:ascii="B Lotus" w:eastAsia="Calibri" w:hAnsi="B Lotus" w:cs="B Lotus" w:hint="cs"/>
          <w:sz w:val="24"/>
          <w:szCs w:val="24"/>
          <w:rtl/>
        </w:rPr>
        <w:t>قابلیت اجرا داشته باشد. چون تشکیل یک تمدن منحصر در یک مرز جغرافیایی مشخص</w:t>
      </w:r>
      <w:del w:id="395" w:author="Mehrnazi Boojari" w:date="2019-01-07T09:49:00Z">
        <w:r w:rsidRPr="005A0AF7" w:rsidDel="006F7CCF">
          <w:rPr>
            <w:rFonts w:ascii="B Lotus" w:eastAsia="Calibri" w:hAnsi="B Lotus" w:cs="B Lotus" w:hint="cs"/>
            <w:sz w:val="24"/>
            <w:szCs w:val="24"/>
            <w:rtl/>
          </w:rPr>
          <w:delText xml:space="preserve"> نمی </w:delText>
        </w:r>
      </w:del>
      <w:ins w:id="396" w:author="Mehrnazi Boojari" w:date="2019-01-07T09:49:00Z">
        <w:r w:rsidR="006F7CCF">
          <w:rPr>
            <w:rFonts w:ascii="B Lotus" w:eastAsia="Calibri" w:hAnsi="B Lotus" w:cs="B Lotus" w:hint="cs"/>
            <w:sz w:val="24"/>
            <w:szCs w:val="24"/>
            <w:rtl/>
          </w:rPr>
          <w:t xml:space="preserve"> </w:t>
        </w:r>
      </w:ins>
      <w:del w:id="397" w:author="Mehrnazi Boojari" w:date="2019-01-07T23:27:00Z">
        <w:r w:rsidRPr="005A0AF7" w:rsidDel="00FB0B67">
          <w:rPr>
            <w:rFonts w:ascii="B Lotus" w:eastAsia="Calibri" w:hAnsi="B Lotus" w:cs="B Lotus" w:hint="cs"/>
            <w:sz w:val="24"/>
            <w:szCs w:val="24"/>
            <w:rtl/>
          </w:rPr>
          <w:delText>گردد</w:delText>
        </w:r>
      </w:del>
      <w:ins w:id="398" w:author="Mehrnazi Boojari" w:date="2019-01-07T23:27:00Z">
        <w:r w:rsidR="00FB0B67">
          <w:rPr>
            <w:rFonts w:ascii="B Lotus" w:eastAsia="Calibri" w:hAnsi="B Lotus" w:cs="B Lotus" w:hint="cs"/>
            <w:sz w:val="24"/>
            <w:szCs w:val="24"/>
            <w:rtl/>
          </w:rPr>
          <w:t>نمی‌شو</w:t>
        </w:r>
        <w:r w:rsidR="00FB0B67" w:rsidRPr="005A0AF7">
          <w:rPr>
            <w:rFonts w:ascii="B Lotus" w:eastAsia="Calibri" w:hAnsi="B Lotus" w:cs="B Lotus" w:hint="cs"/>
            <w:sz w:val="24"/>
            <w:szCs w:val="24"/>
            <w:rtl/>
          </w:rPr>
          <w:t>د</w:t>
        </w:r>
      </w:ins>
      <w:del w:id="399" w:author="Mehrnazi Boojari" w:date="2019-01-07T09:53:00Z">
        <w:r w:rsidRPr="005A0AF7" w:rsidDel="006F7CCF">
          <w:rPr>
            <w:rFonts w:ascii="B Lotus" w:eastAsia="Calibri" w:hAnsi="B Lotus" w:cs="B Lotus" w:hint="cs"/>
            <w:sz w:val="24"/>
            <w:szCs w:val="24"/>
            <w:rtl/>
          </w:rPr>
          <w:delText xml:space="preserve"> . </w:delText>
        </w:r>
      </w:del>
      <w:ins w:id="400" w:author="Mehrnazi Boojari" w:date="2019-01-07T09:53:00Z">
        <w:r w:rsidR="006F7CCF">
          <w:rPr>
            <w:rFonts w:ascii="B Lotus" w:eastAsia="Calibri" w:hAnsi="B Lotus" w:cs="B Lotus" w:hint="cs"/>
            <w:sz w:val="24"/>
            <w:szCs w:val="24"/>
            <w:rtl/>
          </w:rPr>
          <w:t xml:space="preserve">. </w:t>
        </w:r>
      </w:ins>
      <w:r w:rsidRPr="005A0AF7">
        <w:rPr>
          <w:rFonts w:ascii="B Lotus" w:eastAsia="Calibri" w:hAnsi="B Lotus" w:cs="B Lotus" w:hint="cs"/>
          <w:sz w:val="24"/>
          <w:szCs w:val="24"/>
          <w:rtl/>
        </w:rPr>
        <w:t xml:space="preserve">دومین ویژگی </w:t>
      </w:r>
      <w:del w:id="401" w:author="Mehrnazi Boojari" w:date="2019-01-09T23:12:00Z">
        <w:r w:rsidRPr="005A0AF7" w:rsidDel="002D7FCC">
          <w:rPr>
            <w:rFonts w:ascii="B Lotus" w:eastAsia="Calibri" w:hAnsi="B Lotus" w:cs="B Lotus" w:hint="cs"/>
            <w:sz w:val="24"/>
            <w:szCs w:val="24"/>
            <w:rtl/>
          </w:rPr>
          <w:delText xml:space="preserve">این مبنا </w:delText>
        </w:r>
      </w:del>
      <w:r w:rsidRPr="005A0AF7">
        <w:rPr>
          <w:rFonts w:ascii="B Lotus" w:eastAsia="Calibri" w:hAnsi="B Lotus" w:cs="B Lotus" w:hint="cs"/>
          <w:sz w:val="24"/>
          <w:szCs w:val="24"/>
          <w:rtl/>
        </w:rPr>
        <w:t xml:space="preserve">باید این باشد که بتواند در </w:t>
      </w:r>
      <w:del w:id="402" w:author="Mehrnazi Boojari" w:date="2019-01-07T23:29:00Z">
        <w:r w:rsidRPr="005A0AF7" w:rsidDel="00FB0B67">
          <w:rPr>
            <w:rFonts w:ascii="B Lotus" w:eastAsia="Calibri" w:hAnsi="B Lotus" w:cs="B Lotus" w:hint="cs"/>
            <w:sz w:val="24"/>
            <w:szCs w:val="24"/>
            <w:rtl/>
          </w:rPr>
          <w:delText xml:space="preserve">تمامی </w:delText>
        </w:r>
      </w:del>
      <w:ins w:id="403" w:author="Mehrnazi Boojari" w:date="2019-01-07T23:29:00Z">
        <w:r w:rsidR="00FB0B67">
          <w:rPr>
            <w:rFonts w:ascii="B Lotus" w:eastAsia="Calibri" w:hAnsi="B Lotus" w:cs="B Lotus" w:hint="cs"/>
            <w:sz w:val="24"/>
            <w:szCs w:val="24"/>
            <w:rtl/>
          </w:rPr>
          <w:t>همۀ</w:t>
        </w:r>
        <w:r w:rsidR="00FB0B67"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زمان</w:t>
      </w:r>
      <w:del w:id="404" w:author="Mehrnazi Boojari" w:date="2019-01-07T09:45:00Z">
        <w:r w:rsidRPr="005A0AF7" w:rsidDel="006F7CCF">
          <w:rPr>
            <w:rFonts w:ascii="B Lotus" w:eastAsia="Calibri" w:hAnsi="B Lotus" w:cs="B Lotus" w:hint="cs"/>
            <w:sz w:val="24"/>
            <w:szCs w:val="24"/>
            <w:rtl/>
          </w:rPr>
          <w:delText xml:space="preserve"> ها </w:delText>
        </w:r>
      </w:del>
      <w:ins w:id="405" w:author="Mehrnazi Boojari" w:date="2019-01-07T09:45:00Z">
        <w:r w:rsidR="006F7CCF">
          <w:rPr>
            <w:rFonts w:ascii="B Lotus" w:eastAsia="Calibri" w:hAnsi="B Lotus" w:cs="B Lotus" w:hint="cs"/>
            <w:sz w:val="24"/>
            <w:szCs w:val="24"/>
            <w:rtl/>
          </w:rPr>
          <w:t xml:space="preserve">‌ها </w:t>
        </w:r>
      </w:ins>
      <w:del w:id="406" w:author="Mehrnazi Boojari" w:date="2019-01-07T23:29:00Z">
        <w:r w:rsidRPr="005A0AF7" w:rsidDel="00FB0B67">
          <w:rPr>
            <w:rFonts w:ascii="B Lotus" w:eastAsia="Calibri" w:hAnsi="B Lotus" w:cs="B Lotus" w:hint="cs"/>
            <w:sz w:val="24"/>
            <w:szCs w:val="24"/>
            <w:rtl/>
          </w:rPr>
          <w:delText xml:space="preserve">قابل </w:delText>
        </w:r>
      </w:del>
      <w:r w:rsidRPr="005A0AF7">
        <w:rPr>
          <w:rFonts w:ascii="B Lotus" w:eastAsia="Calibri" w:hAnsi="B Lotus" w:cs="B Lotus" w:hint="cs"/>
          <w:sz w:val="24"/>
          <w:szCs w:val="24"/>
          <w:rtl/>
        </w:rPr>
        <w:t>اجرا</w:t>
      </w:r>
      <w:ins w:id="407" w:author="Mehrnazi Boojari" w:date="2019-01-07T23:29:00Z">
        <w:r w:rsidR="00FB0B67">
          <w:rPr>
            <w:rFonts w:ascii="B Lotus" w:eastAsia="Calibri" w:hAnsi="B Lotus" w:cs="B Lotus" w:hint="cs"/>
            <w:sz w:val="24"/>
            <w:szCs w:val="24"/>
            <w:rtl/>
          </w:rPr>
          <w:t>شدنی</w:t>
        </w:r>
      </w:ins>
      <w:r w:rsidRPr="005A0AF7">
        <w:rPr>
          <w:rFonts w:ascii="B Lotus" w:eastAsia="Calibri" w:hAnsi="B Lotus" w:cs="B Lotus" w:hint="cs"/>
          <w:sz w:val="24"/>
          <w:szCs w:val="24"/>
          <w:rtl/>
        </w:rPr>
        <w:t xml:space="preserve"> باشد</w:t>
      </w:r>
      <w:ins w:id="408" w:author="Mehrnazi Boojari" w:date="2019-01-09T23:11:00Z">
        <w:r w:rsidR="00776C0E">
          <w:rPr>
            <w:rFonts w:ascii="B Lotus" w:eastAsia="Calibri" w:hAnsi="B Lotus" w:cs="B Lotus" w:hint="cs"/>
            <w:sz w:val="24"/>
            <w:szCs w:val="24"/>
            <w:rtl/>
          </w:rPr>
          <w:t>؛</w:t>
        </w:r>
      </w:ins>
      <w:r w:rsidRPr="005A0AF7">
        <w:rPr>
          <w:rFonts w:ascii="B Lotus" w:eastAsia="Calibri" w:hAnsi="B Lotus" w:cs="B Lotus" w:hint="cs"/>
          <w:sz w:val="24"/>
          <w:szCs w:val="24"/>
          <w:rtl/>
        </w:rPr>
        <w:t xml:space="preserve"> مبنایی که محدود به زمان خاصی باشد تاریخ انقضا</w:t>
      </w:r>
      <w:del w:id="409" w:author="Mehrnazi Boojari" w:date="2019-01-09T23:12:00Z">
        <w:r w:rsidRPr="005A0AF7" w:rsidDel="00776C0E">
          <w:rPr>
            <w:rFonts w:ascii="B Lotus" w:eastAsia="Calibri" w:hAnsi="B Lotus" w:cs="B Lotus" w:hint="cs"/>
            <w:sz w:val="24"/>
            <w:szCs w:val="24"/>
            <w:rtl/>
          </w:rPr>
          <w:delText>یی</w:delText>
        </w:r>
      </w:del>
      <w:r w:rsidRPr="005A0AF7">
        <w:rPr>
          <w:rFonts w:ascii="B Lotus" w:eastAsia="Calibri" w:hAnsi="B Lotus" w:cs="B Lotus" w:hint="cs"/>
          <w:sz w:val="24"/>
          <w:szCs w:val="24"/>
          <w:rtl/>
        </w:rPr>
        <w:t xml:space="preserve"> </w:t>
      </w:r>
      <w:del w:id="410" w:author="Mehrnazi Boojari" w:date="2019-01-09T23:12:00Z">
        <w:r w:rsidRPr="005A0AF7" w:rsidDel="00776C0E">
          <w:rPr>
            <w:rFonts w:ascii="B Lotus" w:eastAsia="Calibri" w:hAnsi="B Lotus" w:cs="B Lotus" w:hint="cs"/>
            <w:sz w:val="24"/>
            <w:szCs w:val="24"/>
            <w:rtl/>
          </w:rPr>
          <w:delText xml:space="preserve">داشته </w:delText>
        </w:r>
      </w:del>
      <w:ins w:id="411" w:author="Mehrnazi Boojari" w:date="2019-01-09T23:12:00Z">
        <w:r w:rsidR="00776C0E" w:rsidRPr="005A0AF7">
          <w:rPr>
            <w:rFonts w:ascii="B Lotus" w:eastAsia="Calibri" w:hAnsi="B Lotus" w:cs="B Lotus" w:hint="cs"/>
            <w:sz w:val="24"/>
            <w:szCs w:val="24"/>
            <w:rtl/>
          </w:rPr>
          <w:t>دا</w:t>
        </w:r>
        <w:r w:rsidR="00776C0E">
          <w:rPr>
            <w:rFonts w:ascii="B Lotus" w:eastAsia="Calibri" w:hAnsi="B Lotus" w:cs="B Lotus" w:hint="cs"/>
            <w:sz w:val="24"/>
            <w:szCs w:val="24"/>
            <w:rtl/>
          </w:rPr>
          <w:t>رد</w:t>
        </w:r>
        <w:r w:rsidR="00776C0E"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 xml:space="preserve">و از بین </w:t>
      </w:r>
      <w:del w:id="412" w:author="Mehrnazi Boojari" w:date="2019-01-09T23:12:00Z">
        <w:r w:rsidRPr="005A0AF7" w:rsidDel="00776C0E">
          <w:rPr>
            <w:rFonts w:ascii="B Lotus" w:eastAsia="Calibri" w:hAnsi="B Lotus" w:cs="B Lotus" w:hint="cs"/>
            <w:sz w:val="24"/>
            <w:szCs w:val="24"/>
            <w:rtl/>
          </w:rPr>
          <w:delText>خواهد رفت</w:delText>
        </w:r>
      </w:del>
      <w:ins w:id="413" w:author="Mehrnazi Boojari" w:date="2019-01-09T23:12:00Z">
        <w:r w:rsidR="00776C0E">
          <w:rPr>
            <w:rFonts w:ascii="B Lotus" w:eastAsia="Calibri" w:hAnsi="B Lotus" w:cs="B Lotus" w:hint="cs"/>
            <w:sz w:val="24"/>
            <w:szCs w:val="24"/>
            <w:rtl/>
          </w:rPr>
          <w:t>می</w:t>
        </w:r>
        <w:r w:rsidR="00776C0E">
          <w:rPr>
            <w:rFonts w:ascii="B Lotus" w:eastAsia="Calibri" w:hAnsi="B Lotus" w:cs="B Nazanin" w:hint="cs"/>
            <w:sz w:val="24"/>
            <w:szCs w:val="24"/>
            <w:rtl/>
          </w:rPr>
          <w:t>‌</w:t>
        </w:r>
        <w:r w:rsidR="00776C0E">
          <w:rPr>
            <w:rFonts w:ascii="B Lotus" w:eastAsia="Calibri" w:hAnsi="B Lotus" w:cs="B Lotus" w:hint="cs"/>
            <w:sz w:val="24"/>
            <w:szCs w:val="24"/>
            <w:rtl/>
          </w:rPr>
          <w:t>رود</w:t>
        </w:r>
      </w:ins>
      <w:r w:rsidRPr="005A0AF7">
        <w:rPr>
          <w:rFonts w:ascii="B Lotus" w:eastAsia="Calibri" w:hAnsi="B Lotus" w:cs="B Lotus" w:hint="cs"/>
          <w:sz w:val="24"/>
          <w:szCs w:val="24"/>
          <w:rtl/>
        </w:rPr>
        <w:t xml:space="preserve">. </w:t>
      </w:r>
      <w:del w:id="414" w:author="Mehrnazi Boojari" w:date="2019-01-09T23:13:00Z">
        <w:r w:rsidRPr="005A0AF7" w:rsidDel="002D7FCC">
          <w:rPr>
            <w:rFonts w:ascii="B Lotus" w:eastAsia="Calibri" w:hAnsi="B Lotus" w:cs="B Lotus" w:hint="cs"/>
            <w:sz w:val="24"/>
            <w:szCs w:val="24"/>
            <w:rtl/>
          </w:rPr>
          <w:delText xml:space="preserve">و </w:delText>
        </w:r>
      </w:del>
      <w:r w:rsidRPr="005A0AF7">
        <w:rPr>
          <w:rFonts w:ascii="B Lotus" w:eastAsia="Calibri" w:hAnsi="B Lotus" w:cs="B Lotus" w:hint="cs"/>
          <w:sz w:val="24"/>
          <w:szCs w:val="24"/>
          <w:rtl/>
        </w:rPr>
        <w:t xml:space="preserve">ویژگی سوم این است که بتواند در تمامی شئونات اداره و مدیریت جامعه ترجمه </w:t>
      </w:r>
      <w:del w:id="415" w:author="Mehrnazi Boojari" w:date="2019-01-08T01:14:00Z">
        <w:r w:rsidRPr="005A0AF7" w:rsidDel="00632EB0">
          <w:rPr>
            <w:rFonts w:ascii="B Lotus" w:eastAsia="Calibri" w:hAnsi="B Lotus" w:cs="B Lotus" w:hint="cs"/>
            <w:sz w:val="24"/>
            <w:szCs w:val="24"/>
            <w:rtl/>
          </w:rPr>
          <w:delText>گردد</w:delText>
        </w:r>
      </w:del>
      <w:ins w:id="416" w:author="Mehrnazi Boojari" w:date="2019-01-08T01:14:00Z">
        <w:r w:rsidR="00632EB0">
          <w:rPr>
            <w:rFonts w:ascii="B Lotus" w:eastAsia="Calibri" w:hAnsi="B Lotus" w:cs="B Lotus" w:hint="cs"/>
            <w:sz w:val="24"/>
            <w:szCs w:val="24"/>
            <w:rtl/>
          </w:rPr>
          <w:t>شود</w:t>
        </w:r>
      </w:ins>
      <w:del w:id="417" w:author="Mehrnazi Boojari" w:date="2019-01-07T09:50:00Z">
        <w:r w:rsidRPr="005A0AF7" w:rsidDel="006F7CCF">
          <w:rPr>
            <w:rFonts w:ascii="B Lotus" w:eastAsia="Calibri" w:hAnsi="B Lotus" w:cs="B Lotus" w:hint="cs"/>
            <w:sz w:val="24"/>
            <w:szCs w:val="24"/>
            <w:rtl/>
          </w:rPr>
          <w:delText>.ب</w:delText>
        </w:r>
      </w:del>
      <w:ins w:id="418" w:author="Mehrnazi Boojari" w:date="2019-01-07T09:50:00Z">
        <w:r w:rsidR="006F7CCF">
          <w:rPr>
            <w:rFonts w:ascii="B Lotus" w:eastAsia="Calibri" w:hAnsi="B Lotus" w:cs="B Lotus" w:hint="cs"/>
            <w:sz w:val="24"/>
            <w:szCs w:val="24"/>
            <w:rtl/>
          </w:rPr>
          <w:t>. ب</w:t>
        </w:r>
      </w:ins>
      <w:r w:rsidRPr="005A0AF7">
        <w:rPr>
          <w:rFonts w:ascii="B Lotus" w:eastAsia="Calibri" w:hAnsi="B Lotus" w:cs="B Lotus" w:hint="cs"/>
          <w:sz w:val="24"/>
          <w:szCs w:val="24"/>
          <w:rtl/>
        </w:rPr>
        <w:t>ه عبارت بهتر</w:t>
      </w:r>
      <w:ins w:id="419" w:author="Mehrnazi Boojari" w:date="2019-01-09T23:13:00Z">
        <w:r w:rsidR="002D7FCC">
          <w:rPr>
            <w:rFonts w:ascii="B Lotus" w:eastAsia="Calibri" w:hAnsi="B Lotus" w:cs="B Lotus" w:hint="cs"/>
            <w:sz w:val="24"/>
            <w:szCs w:val="24"/>
            <w:rtl/>
          </w:rPr>
          <w:t>،</w:t>
        </w:r>
      </w:ins>
      <w:r w:rsidRPr="005A0AF7">
        <w:rPr>
          <w:rFonts w:ascii="B Lotus" w:eastAsia="Calibri" w:hAnsi="B Lotus" w:cs="B Lotus" w:hint="cs"/>
          <w:sz w:val="24"/>
          <w:szCs w:val="24"/>
          <w:rtl/>
        </w:rPr>
        <w:t xml:space="preserve"> تفکر محوری جامعه باید بتواند </w:t>
      </w:r>
      <w:del w:id="420" w:author="Mehrnazi Boojari" w:date="2019-01-09T23:13:00Z">
        <w:r w:rsidRPr="005A0AF7" w:rsidDel="002D7FCC">
          <w:rPr>
            <w:rFonts w:ascii="B Lotus" w:eastAsia="Calibri" w:hAnsi="B Lotus" w:cs="B Lotus" w:hint="cs"/>
            <w:sz w:val="24"/>
            <w:szCs w:val="24"/>
            <w:rtl/>
          </w:rPr>
          <w:delText xml:space="preserve">همه </w:delText>
        </w:r>
      </w:del>
      <w:ins w:id="421" w:author="Mehrnazi Boojari" w:date="2019-01-09T23:13:00Z">
        <w:r w:rsidR="002D7FCC" w:rsidRPr="005A0AF7">
          <w:rPr>
            <w:rFonts w:ascii="B Lotus" w:eastAsia="Calibri" w:hAnsi="B Lotus" w:cs="B Lotus" w:hint="cs"/>
            <w:sz w:val="24"/>
            <w:szCs w:val="24"/>
            <w:rtl/>
          </w:rPr>
          <w:t>هم</w:t>
        </w:r>
        <w:r w:rsidR="002D7FCC">
          <w:rPr>
            <w:rFonts w:ascii="B Lotus" w:eastAsia="Calibri" w:hAnsi="B Lotus" w:cs="B Lotus" w:hint="cs"/>
            <w:sz w:val="24"/>
            <w:szCs w:val="24"/>
            <w:rtl/>
          </w:rPr>
          <w:t>ۀ</w:t>
        </w:r>
        <w:r w:rsidR="002D7FCC"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 xml:space="preserve">ارکان جامعه را در یک نظام کلی </w:t>
      </w:r>
      <w:del w:id="422" w:author="Mehrnazi Boojari" w:date="2019-01-09T23:13:00Z">
        <w:r w:rsidRPr="005A0AF7" w:rsidDel="002D7FCC">
          <w:rPr>
            <w:rFonts w:ascii="B Lotus" w:eastAsia="Calibri" w:hAnsi="B Lotus" w:cs="B Lotus" w:hint="cs"/>
            <w:sz w:val="24"/>
            <w:szCs w:val="24"/>
            <w:rtl/>
          </w:rPr>
          <w:delText xml:space="preserve">دیده </w:delText>
        </w:r>
      </w:del>
      <w:ins w:id="423" w:author="Mehrnazi Boojari" w:date="2019-01-09T23:13:00Z">
        <w:r w:rsidR="002D7FCC">
          <w:rPr>
            <w:rFonts w:ascii="B Lotus" w:eastAsia="Calibri" w:hAnsi="B Lotus" w:cs="B Lotus" w:hint="cs"/>
            <w:sz w:val="24"/>
            <w:szCs w:val="24"/>
            <w:rtl/>
          </w:rPr>
          <w:t>ببیند</w:t>
        </w:r>
        <w:r w:rsidR="002D7FCC"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و از پرداخت بخشی به متغیر</w:t>
      </w:r>
      <w:r w:rsidR="00A06196" w:rsidRPr="005A0AF7">
        <w:rPr>
          <w:rFonts w:ascii="B Lotus" w:eastAsia="Calibri" w:hAnsi="B Lotus" w:cs="B Lotus" w:hint="cs"/>
          <w:sz w:val="24"/>
          <w:szCs w:val="24"/>
          <w:rtl/>
        </w:rPr>
        <w:t>های اداره</w:t>
      </w:r>
      <w:ins w:id="424" w:author="Mehrnazi Boojari" w:date="2019-01-08T03:30:00Z">
        <w:r w:rsidR="00666313">
          <w:rPr>
            <w:rFonts w:ascii="B Lotus" w:eastAsia="Calibri" w:hAnsi="B Lotus" w:cs="B Nazanin" w:hint="cs"/>
            <w:sz w:val="24"/>
            <w:szCs w:val="24"/>
            <w:rtl/>
          </w:rPr>
          <w:t>‌</w:t>
        </w:r>
      </w:ins>
      <w:del w:id="425" w:author="Mehrnazi Boojari" w:date="2019-01-07T10:41:00Z">
        <w:r w:rsidR="00A06196" w:rsidRPr="005A0AF7" w:rsidDel="006A1F1D">
          <w:rPr>
            <w:rFonts w:ascii="B Lotus" w:eastAsia="Calibri" w:hAnsi="B Lotus" w:cs="B Lotus" w:hint="cs"/>
            <w:sz w:val="24"/>
            <w:szCs w:val="24"/>
            <w:rtl/>
          </w:rPr>
          <w:delText xml:space="preserve"> کننده </w:delText>
        </w:r>
      </w:del>
      <w:ins w:id="426" w:author="Mehrnazi Boojari" w:date="2019-01-07T10:41:00Z">
        <w:r w:rsidR="006A1F1D">
          <w:rPr>
            <w:rFonts w:ascii="B Lotus" w:eastAsia="Calibri" w:hAnsi="B Lotus" w:cs="B Lotus" w:hint="cs"/>
            <w:sz w:val="24"/>
            <w:szCs w:val="24"/>
            <w:rtl/>
          </w:rPr>
          <w:t xml:space="preserve">‌کننده </w:t>
        </w:r>
      </w:ins>
      <w:r w:rsidR="00A06196" w:rsidRPr="005A0AF7">
        <w:rPr>
          <w:rFonts w:ascii="B Lotus" w:eastAsia="Calibri" w:hAnsi="B Lotus" w:cs="B Lotus" w:hint="cs"/>
          <w:sz w:val="24"/>
          <w:szCs w:val="24"/>
          <w:rtl/>
        </w:rPr>
        <w:t>جامعه ب</w:t>
      </w:r>
      <w:ins w:id="427" w:author="Mehrnazi Boojari" w:date="2019-01-08T03:30:00Z">
        <w:r w:rsidR="00666313">
          <w:rPr>
            <w:rFonts w:ascii="B Lotus" w:eastAsia="Calibri" w:hAnsi="B Lotus" w:cs="B Lotus" w:hint="cs"/>
            <w:sz w:val="24"/>
            <w:szCs w:val="24"/>
            <w:rtl/>
          </w:rPr>
          <w:t>ه</w:t>
        </w:r>
        <w:r w:rsidR="00666313">
          <w:rPr>
            <w:rFonts w:ascii="B Lotus" w:eastAsia="Calibri" w:hAnsi="B Lotus" w:cs="B Nazanin" w:hint="cs"/>
            <w:sz w:val="24"/>
            <w:szCs w:val="24"/>
            <w:rtl/>
          </w:rPr>
          <w:t>‌</w:t>
        </w:r>
      </w:ins>
      <w:r w:rsidR="00A06196" w:rsidRPr="005A0AF7">
        <w:rPr>
          <w:rFonts w:ascii="B Lotus" w:eastAsia="Calibri" w:hAnsi="B Lotus" w:cs="B Lotus" w:hint="cs"/>
          <w:sz w:val="24"/>
          <w:szCs w:val="24"/>
          <w:rtl/>
        </w:rPr>
        <w:t>دور باشد</w:t>
      </w:r>
      <w:r w:rsidRPr="005A0AF7">
        <w:rPr>
          <w:rFonts w:ascii="B Lotus" w:eastAsia="Calibri" w:hAnsi="B Lotus" w:cs="B Lotus" w:hint="cs"/>
          <w:sz w:val="24"/>
          <w:szCs w:val="24"/>
          <w:rtl/>
        </w:rPr>
        <w:t>.</w:t>
      </w:r>
    </w:p>
    <w:p w14:paraId="7FD468F4" w14:textId="77777777" w:rsidR="00B07651" w:rsidRPr="005A0AF7" w:rsidRDefault="00550EF3" w:rsidP="00D774BA">
      <w:pPr>
        <w:pStyle w:val="Heading3"/>
        <w:jc w:val="both"/>
        <w:rPr>
          <w:rtl/>
        </w:rPr>
      </w:pPr>
      <w:bookmarkStart w:id="428" w:name="_Toc533259364"/>
      <w:bookmarkStart w:id="429" w:name="_Toc533781150"/>
      <w:bookmarkStart w:id="430" w:name="_Toc533782106"/>
      <w:r w:rsidRPr="005A0AF7">
        <w:rPr>
          <w:rFonts w:hint="cs"/>
          <w:rtl/>
        </w:rPr>
        <w:t>سه جریان اصلی مدعی نظریه‌پردازی در مبنای فکری انقلاب</w:t>
      </w:r>
      <w:r w:rsidR="00B07651" w:rsidRPr="005A0AF7">
        <w:rPr>
          <w:rFonts w:hint="cs"/>
          <w:rtl/>
        </w:rPr>
        <w:t xml:space="preserve">؛ </w:t>
      </w:r>
      <w:ins w:id="431" w:author="Mehrnazi Boojari" w:date="2019-01-09T23:14:00Z">
        <w:r w:rsidR="002D7FCC">
          <w:rPr>
            <w:rFonts w:hint="cs"/>
            <w:rtl/>
          </w:rPr>
          <w:t>(</w:t>
        </w:r>
      </w:ins>
      <w:r w:rsidR="00B07651" w:rsidRPr="005A0AF7">
        <w:rPr>
          <w:rFonts w:hint="cs"/>
          <w:rtl/>
        </w:rPr>
        <w:t>جریان روشنفکری</w:t>
      </w:r>
      <w:del w:id="432" w:author="Mehrnazi Boojari" w:date="2019-01-15T22:54:00Z">
        <w:r w:rsidR="00B07651" w:rsidRPr="005A0AF7" w:rsidDel="00D774BA">
          <w:rPr>
            <w:rFonts w:hint="cs"/>
            <w:rtl/>
          </w:rPr>
          <w:delText xml:space="preserve">، </w:delText>
        </w:r>
      </w:del>
      <w:ins w:id="433" w:author="Mehrnazi Boojari" w:date="2019-01-15T22:54:00Z">
        <w:r w:rsidR="00D774BA">
          <w:rPr>
            <w:rFonts w:hint="cs"/>
            <w:rtl/>
          </w:rPr>
          <w:t xml:space="preserve"> و</w:t>
        </w:r>
        <w:r w:rsidR="00D774BA" w:rsidRPr="005A0AF7">
          <w:rPr>
            <w:rFonts w:hint="cs"/>
            <w:rtl/>
          </w:rPr>
          <w:t xml:space="preserve"> </w:t>
        </w:r>
      </w:ins>
      <w:r w:rsidR="00B07651" w:rsidRPr="005A0AF7">
        <w:rPr>
          <w:rFonts w:hint="cs"/>
          <w:rtl/>
        </w:rPr>
        <w:t>جریان اسلام سنتی و جریان اسلام ناب</w:t>
      </w:r>
      <w:bookmarkEnd w:id="428"/>
      <w:bookmarkEnd w:id="429"/>
      <w:bookmarkEnd w:id="430"/>
      <w:ins w:id="434" w:author="Mehrnazi Boojari" w:date="2019-01-09T23:15:00Z">
        <w:r w:rsidR="002D7FCC">
          <w:rPr>
            <w:rFonts w:hint="cs"/>
            <w:rtl/>
          </w:rPr>
          <w:t>)</w:t>
        </w:r>
      </w:ins>
      <w:r w:rsidR="00B07651" w:rsidRPr="005A0AF7">
        <w:rPr>
          <w:rFonts w:hint="cs"/>
          <w:rtl/>
        </w:rPr>
        <w:t xml:space="preserve"> </w:t>
      </w:r>
    </w:p>
    <w:p w14:paraId="12CB63A3" w14:textId="77777777" w:rsidR="00B07651" w:rsidRPr="005A0AF7" w:rsidRDefault="00B07651" w:rsidP="00947B53">
      <w:pPr>
        <w:bidi/>
        <w:ind w:firstLine="227"/>
        <w:jc w:val="both"/>
        <w:rPr>
          <w:rFonts w:ascii="B Lotus" w:eastAsia="Calibri" w:hAnsi="B Lotus" w:cs="B Lotus"/>
          <w:sz w:val="24"/>
          <w:szCs w:val="24"/>
          <w:rtl/>
        </w:rPr>
      </w:pPr>
      <w:r w:rsidRPr="005A0AF7">
        <w:rPr>
          <w:rFonts w:ascii="B Lotus" w:eastAsia="Calibri" w:hAnsi="B Lotus" w:cs="B Lotus" w:hint="cs"/>
          <w:sz w:val="24"/>
          <w:szCs w:val="24"/>
          <w:rtl/>
        </w:rPr>
        <w:t>با مشخص</w:t>
      </w:r>
      <w:del w:id="435" w:author="Mehrnazi Boojari" w:date="2019-01-07T10:33:00Z">
        <w:r w:rsidRPr="005A0AF7" w:rsidDel="006C73A5">
          <w:rPr>
            <w:rFonts w:ascii="B Lotus" w:eastAsia="Calibri" w:hAnsi="B Lotus" w:cs="B Lotus" w:hint="cs"/>
            <w:sz w:val="24"/>
            <w:szCs w:val="24"/>
            <w:rtl/>
          </w:rPr>
          <w:delText xml:space="preserve"> شدن </w:delText>
        </w:r>
      </w:del>
      <w:ins w:id="436" w:author="Mehrnazi Boojari" w:date="2019-01-07T10:33:00Z">
        <w:r w:rsidR="006C73A5">
          <w:rPr>
            <w:rFonts w:ascii="B Lotus" w:eastAsia="Calibri" w:hAnsi="B Lotus" w:cs="B Lotus" w:hint="cs"/>
            <w:sz w:val="24"/>
            <w:szCs w:val="24"/>
            <w:rtl/>
          </w:rPr>
          <w:t xml:space="preserve">‌شدن </w:t>
        </w:r>
      </w:ins>
      <w:del w:id="437" w:author="Mehrnazi Boojari" w:date="2019-01-09T23:25:00Z">
        <w:r w:rsidRPr="005A0AF7" w:rsidDel="00E04EC3">
          <w:rPr>
            <w:rFonts w:ascii="B Lotus" w:eastAsia="Calibri" w:hAnsi="B Lotus" w:cs="B Lotus" w:hint="cs"/>
            <w:sz w:val="24"/>
            <w:szCs w:val="24"/>
            <w:rtl/>
          </w:rPr>
          <w:delText xml:space="preserve">این </w:delText>
        </w:r>
      </w:del>
      <w:r w:rsidRPr="005A0AF7">
        <w:rPr>
          <w:rFonts w:ascii="B Lotus" w:eastAsia="Calibri" w:hAnsi="B Lotus" w:cs="B Lotus" w:hint="cs"/>
          <w:sz w:val="24"/>
          <w:szCs w:val="24"/>
          <w:rtl/>
        </w:rPr>
        <w:t>سه ویژگی</w:t>
      </w:r>
      <w:ins w:id="438" w:author="Mehrnazi Boojari" w:date="2019-01-09T23:25:00Z">
        <w:r w:rsidR="00E04EC3">
          <w:rPr>
            <w:rFonts w:ascii="B Lotus" w:eastAsia="Calibri" w:hAnsi="B Lotus" w:cs="B Lotus" w:hint="cs"/>
            <w:sz w:val="24"/>
            <w:szCs w:val="24"/>
            <w:rtl/>
          </w:rPr>
          <w:t xml:space="preserve"> گفته</w:t>
        </w:r>
        <w:r w:rsidR="00E04EC3">
          <w:rPr>
            <w:rFonts w:ascii="B Lotus" w:eastAsia="Calibri" w:hAnsi="B Lotus" w:cs="B Nazanin" w:hint="cs"/>
            <w:sz w:val="24"/>
            <w:szCs w:val="24"/>
            <w:rtl/>
          </w:rPr>
          <w:t>‌</w:t>
        </w:r>
        <w:r w:rsidR="00E04EC3">
          <w:rPr>
            <w:rFonts w:ascii="B Lotus" w:eastAsia="Calibri" w:hAnsi="B Lotus" w:cs="B Lotus" w:hint="cs"/>
            <w:sz w:val="24"/>
            <w:szCs w:val="24"/>
            <w:rtl/>
          </w:rPr>
          <w:t>شده در بالا</w:t>
        </w:r>
      </w:ins>
      <w:ins w:id="439" w:author="Mehrnazi Boojari" w:date="2019-01-09T23:24:00Z">
        <w:r w:rsidR="00E04EC3">
          <w:rPr>
            <w:rFonts w:ascii="B Lotus" w:eastAsia="Calibri" w:hAnsi="B Lotus" w:cs="B Lotus" w:hint="cs"/>
            <w:sz w:val="24"/>
            <w:szCs w:val="24"/>
            <w:rtl/>
          </w:rPr>
          <w:t>،</w:t>
        </w:r>
      </w:ins>
      <w:r w:rsidRPr="005A0AF7">
        <w:rPr>
          <w:rFonts w:ascii="B Lotus" w:eastAsia="Calibri" w:hAnsi="B Lotus" w:cs="B Lotus" w:hint="cs"/>
          <w:sz w:val="24"/>
          <w:szCs w:val="24"/>
          <w:rtl/>
        </w:rPr>
        <w:t xml:space="preserve"> جریان</w:t>
      </w:r>
      <w:del w:id="440" w:author="Mehrnazi Boojari" w:date="2019-01-07T09:46:00Z">
        <w:r w:rsidRPr="005A0AF7" w:rsidDel="006F7CCF">
          <w:rPr>
            <w:rFonts w:ascii="B Lotus" w:eastAsia="Calibri" w:hAnsi="B Lotus" w:cs="B Lotus" w:hint="cs"/>
            <w:sz w:val="24"/>
            <w:szCs w:val="24"/>
            <w:rtl/>
          </w:rPr>
          <w:delText xml:space="preserve"> های </w:delText>
        </w:r>
      </w:del>
      <w:ins w:id="441" w:author="Mehrnazi Boojari" w:date="2019-01-07T09:46:00Z">
        <w:r w:rsidR="006F7CCF">
          <w:rPr>
            <w:rFonts w:ascii="B Lotus" w:eastAsia="Calibri" w:hAnsi="B Lotus" w:cs="B Lotus" w:hint="cs"/>
            <w:sz w:val="24"/>
            <w:szCs w:val="24"/>
            <w:rtl/>
          </w:rPr>
          <w:t xml:space="preserve">‌های </w:t>
        </w:r>
      </w:ins>
      <w:r w:rsidRPr="005A0AF7">
        <w:rPr>
          <w:rFonts w:ascii="B Lotus" w:eastAsia="Calibri" w:hAnsi="B Lotus" w:cs="B Lotus" w:hint="cs"/>
          <w:sz w:val="24"/>
          <w:szCs w:val="24"/>
          <w:rtl/>
        </w:rPr>
        <w:t xml:space="preserve">مختلفی </w:t>
      </w:r>
      <w:del w:id="442" w:author="Mehrnazi Boojari" w:date="2019-01-09T23:27:00Z">
        <w:r w:rsidRPr="005A0AF7" w:rsidDel="00E12A62">
          <w:rPr>
            <w:rFonts w:ascii="B Lotus" w:eastAsia="Calibri" w:hAnsi="B Lotus" w:cs="B Lotus" w:hint="cs"/>
            <w:sz w:val="24"/>
            <w:szCs w:val="24"/>
            <w:rtl/>
          </w:rPr>
          <w:delText xml:space="preserve">برای </w:delText>
        </w:r>
      </w:del>
      <w:ins w:id="443" w:author="Mehrnazi Boojari" w:date="2019-01-09T23:27:00Z">
        <w:r w:rsidR="00E12A62">
          <w:rPr>
            <w:rFonts w:ascii="B Lotus" w:eastAsia="Calibri" w:hAnsi="B Lotus" w:cs="B Lotus" w:hint="cs"/>
            <w:sz w:val="24"/>
            <w:szCs w:val="24"/>
            <w:rtl/>
          </w:rPr>
          <w:t>به</w:t>
        </w:r>
        <w:r w:rsidR="00E12A62"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نظریه</w:t>
      </w:r>
      <w:ins w:id="444" w:author="Mehrnazi Boojari" w:date="2019-01-09T23:24:00Z">
        <w:r w:rsidR="00E04EC3">
          <w:rPr>
            <w:rFonts w:ascii="B Lotus" w:eastAsia="Calibri" w:hAnsi="B Lotus" w:cs="B Nazanin" w:hint="cs"/>
            <w:sz w:val="24"/>
            <w:szCs w:val="24"/>
            <w:rtl/>
          </w:rPr>
          <w:t>‌</w:t>
        </w:r>
      </w:ins>
      <w:del w:id="445" w:author="Mehrnazi Boojari" w:date="2019-01-09T23:24:00Z">
        <w:r w:rsidRPr="005A0AF7" w:rsidDel="00E04EC3">
          <w:rPr>
            <w:rFonts w:ascii="B Lotus" w:eastAsia="Calibri" w:hAnsi="B Lotus" w:cs="B Lotus" w:hint="cs"/>
            <w:sz w:val="24"/>
            <w:szCs w:val="24"/>
            <w:rtl/>
          </w:rPr>
          <w:delText xml:space="preserve"> </w:delText>
        </w:r>
      </w:del>
      <w:r w:rsidRPr="005A0AF7">
        <w:rPr>
          <w:rFonts w:ascii="B Lotus" w:eastAsia="Calibri" w:hAnsi="B Lotus" w:cs="B Lotus" w:hint="cs"/>
          <w:sz w:val="24"/>
          <w:szCs w:val="24"/>
          <w:rtl/>
        </w:rPr>
        <w:t>پردازی و تعریف مبنای فکری انقلاب پرداخته</w:t>
      </w:r>
      <w:del w:id="446" w:author="Mehrnazi Boojari" w:date="2019-01-07T10:35:00Z">
        <w:r w:rsidRPr="005A0AF7" w:rsidDel="006C73A5">
          <w:rPr>
            <w:rFonts w:ascii="B Lotus" w:eastAsia="Calibri" w:hAnsi="B Lotus" w:cs="B Lotus" w:hint="cs"/>
            <w:sz w:val="24"/>
            <w:szCs w:val="24"/>
            <w:rtl/>
          </w:rPr>
          <w:delText xml:space="preserve"> اند </w:delText>
        </w:r>
      </w:del>
      <w:ins w:id="447" w:author="Mehrnazi Boojari" w:date="2019-01-07T10:35:00Z">
        <w:r w:rsidR="006C73A5">
          <w:rPr>
            <w:rFonts w:ascii="B Lotus" w:eastAsia="Calibri" w:hAnsi="B Lotus" w:cs="B Lotus" w:hint="cs"/>
            <w:sz w:val="24"/>
            <w:szCs w:val="24"/>
            <w:rtl/>
          </w:rPr>
          <w:t>‌</w:t>
        </w:r>
      </w:ins>
      <w:ins w:id="448" w:author="Mehrnazi Boojari" w:date="2019-01-09T23:26:00Z">
        <w:r w:rsidR="00E04EC3">
          <w:rPr>
            <w:rFonts w:ascii="B Lotus" w:eastAsia="Calibri" w:hAnsi="B Lotus" w:cs="B Nazanin" w:hint="cs"/>
            <w:sz w:val="24"/>
            <w:szCs w:val="24"/>
            <w:rtl/>
          </w:rPr>
          <w:t>‌</w:t>
        </w:r>
      </w:ins>
      <w:ins w:id="449" w:author="Mehrnazi Boojari" w:date="2019-01-07T10:35:00Z">
        <w:r w:rsidR="006C73A5">
          <w:rPr>
            <w:rFonts w:ascii="B Lotus" w:eastAsia="Calibri" w:hAnsi="B Lotus" w:cs="B Lotus" w:hint="cs"/>
            <w:sz w:val="24"/>
            <w:szCs w:val="24"/>
            <w:rtl/>
          </w:rPr>
          <w:t>اند</w:t>
        </w:r>
      </w:ins>
      <w:ins w:id="450" w:author="Mehrnazi Boojari" w:date="2019-01-09T23:29:00Z">
        <w:r w:rsidR="00947B53">
          <w:rPr>
            <w:rFonts w:ascii="B Lotus" w:eastAsia="Calibri" w:hAnsi="B Lotus" w:cs="B Lotus" w:hint="cs"/>
            <w:sz w:val="24"/>
            <w:szCs w:val="24"/>
            <w:rtl/>
          </w:rPr>
          <w:t>،</w:t>
        </w:r>
      </w:ins>
      <w:ins w:id="451" w:author="Mehrnazi Boojari" w:date="2019-01-07T10:35:00Z">
        <w:r w:rsidR="006C73A5">
          <w:rPr>
            <w:rFonts w:ascii="B Lotus" w:eastAsia="Calibri" w:hAnsi="B Lotus" w:cs="B Lotus" w:hint="cs"/>
            <w:sz w:val="24"/>
            <w:szCs w:val="24"/>
            <w:rtl/>
          </w:rPr>
          <w:t xml:space="preserve"> </w:t>
        </w:r>
      </w:ins>
      <w:r w:rsidRPr="005A0AF7">
        <w:rPr>
          <w:rFonts w:ascii="B Lotus" w:eastAsia="Calibri" w:hAnsi="B Lotus" w:cs="B Lotus" w:hint="cs"/>
          <w:sz w:val="24"/>
          <w:szCs w:val="24"/>
          <w:rtl/>
        </w:rPr>
        <w:t xml:space="preserve">که </w:t>
      </w:r>
      <w:del w:id="452" w:author="Mehrnazi Boojari" w:date="2019-01-09T23:25:00Z">
        <w:r w:rsidRPr="005A0AF7" w:rsidDel="00E04EC3">
          <w:rPr>
            <w:rFonts w:ascii="B Lotus" w:eastAsia="Calibri" w:hAnsi="B Lotus" w:cs="B Lotus" w:hint="cs"/>
            <w:sz w:val="24"/>
            <w:szCs w:val="24"/>
            <w:rtl/>
          </w:rPr>
          <w:delText xml:space="preserve">شاید </w:delText>
        </w:r>
      </w:del>
      <w:ins w:id="453" w:author="Mehrnazi Boojari" w:date="2019-01-09T23:25:00Z">
        <w:r w:rsidR="00E04EC3">
          <w:rPr>
            <w:rFonts w:ascii="B Lotus" w:eastAsia="Calibri" w:hAnsi="B Lotus" w:cs="B Lotus" w:hint="cs"/>
            <w:sz w:val="24"/>
            <w:szCs w:val="24"/>
            <w:rtl/>
          </w:rPr>
          <w:t>می</w:t>
        </w:r>
        <w:r w:rsidR="00E04EC3">
          <w:rPr>
            <w:rFonts w:ascii="B Lotus" w:eastAsia="Calibri" w:hAnsi="B Lotus" w:cs="B Nazanin" w:hint="cs"/>
            <w:sz w:val="24"/>
            <w:szCs w:val="24"/>
            <w:rtl/>
          </w:rPr>
          <w:t>‌</w:t>
        </w:r>
      </w:ins>
      <w:del w:id="454" w:author="Mehrnazi Boojari" w:date="2019-01-09T23:25:00Z">
        <w:r w:rsidRPr="005A0AF7" w:rsidDel="00E04EC3">
          <w:rPr>
            <w:rFonts w:ascii="B Lotus" w:eastAsia="Calibri" w:hAnsi="B Lotus" w:cs="B Lotus" w:hint="cs"/>
            <w:sz w:val="24"/>
            <w:szCs w:val="24"/>
            <w:rtl/>
          </w:rPr>
          <w:delText>ب</w:delText>
        </w:r>
      </w:del>
      <w:r w:rsidRPr="005A0AF7">
        <w:rPr>
          <w:rFonts w:ascii="B Lotus" w:eastAsia="Calibri" w:hAnsi="B Lotus" w:cs="B Lotus" w:hint="cs"/>
          <w:sz w:val="24"/>
          <w:szCs w:val="24"/>
          <w:rtl/>
        </w:rPr>
        <w:t xml:space="preserve">توان </w:t>
      </w:r>
      <w:del w:id="455" w:author="Mehrnazi Boojari" w:date="2019-01-09T23:25:00Z">
        <w:r w:rsidRPr="005A0AF7" w:rsidDel="00E04EC3">
          <w:rPr>
            <w:rFonts w:ascii="B Lotus" w:eastAsia="Calibri" w:hAnsi="B Lotus" w:cs="B Lotus" w:hint="cs"/>
            <w:sz w:val="24"/>
            <w:szCs w:val="24"/>
            <w:rtl/>
          </w:rPr>
          <w:delText xml:space="preserve">در </w:delText>
        </w:r>
      </w:del>
      <w:ins w:id="456" w:author="Mehrnazi Boojari" w:date="2019-01-09T23:25:00Z">
        <w:r w:rsidR="00E04EC3">
          <w:rPr>
            <w:rFonts w:ascii="B Lotus" w:eastAsia="Calibri" w:hAnsi="B Lotus" w:cs="B Lotus" w:hint="cs"/>
            <w:sz w:val="24"/>
            <w:szCs w:val="24"/>
            <w:rtl/>
          </w:rPr>
          <w:t>به</w:t>
        </w:r>
        <w:r w:rsidR="00E04EC3" w:rsidRPr="005A0AF7">
          <w:rPr>
            <w:rFonts w:ascii="B Lotus" w:eastAsia="Calibri" w:hAnsi="B Lotus" w:cs="B Lotus" w:hint="cs"/>
            <w:sz w:val="24"/>
            <w:szCs w:val="24"/>
            <w:rtl/>
          </w:rPr>
          <w:t xml:space="preserve"> </w:t>
        </w:r>
      </w:ins>
      <w:del w:id="457" w:author="Mehrnazi Boojari" w:date="2019-01-09T23:25:00Z">
        <w:r w:rsidRPr="005A0AF7" w:rsidDel="00E04EC3">
          <w:rPr>
            <w:rFonts w:ascii="B Lotus" w:eastAsia="Calibri" w:hAnsi="B Lotus" w:cs="B Lotus" w:hint="cs"/>
            <w:sz w:val="24"/>
            <w:szCs w:val="24"/>
            <w:rtl/>
          </w:rPr>
          <w:delText xml:space="preserve">سه </w:delText>
        </w:r>
      </w:del>
      <w:ins w:id="458" w:author="Mehrnazi Boojari" w:date="2019-01-09T23:28:00Z">
        <w:r w:rsidR="00947B53">
          <w:rPr>
            <w:rFonts w:ascii="B Lotus" w:eastAsia="Calibri" w:hAnsi="B Lotus" w:cs="B Lotus" w:hint="cs"/>
            <w:sz w:val="24"/>
            <w:szCs w:val="24"/>
            <w:rtl/>
          </w:rPr>
          <w:t>س</w:t>
        </w:r>
      </w:ins>
      <w:ins w:id="459" w:author="Mehrnazi Boojari" w:date="2019-01-09T23:29:00Z">
        <w:r w:rsidR="00947B53">
          <w:rPr>
            <w:rFonts w:ascii="B Lotus" w:eastAsia="Calibri" w:hAnsi="B Lotus" w:cs="B Lotus" w:hint="cs"/>
            <w:sz w:val="24"/>
            <w:szCs w:val="24"/>
            <w:rtl/>
          </w:rPr>
          <w:t>ه</w:t>
        </w:r>
      </w:ins>
      <w:ins w:id="460" w:author="Mehrnazi Boojari" w:date="2019-01-09T23:25:00Z">
        <w:r w:rsidR="00E04EC3" w:rsidRPr="005A0AF7">
          <w:rPr>
            <w:rFonts w:ascii="B Lotus" w:eastAsia="Calibri" w:hAnsi="B Lotus" w:cs="B Lotus" w:hint="cs"/>
            <w:sz w:val="24"/>
            <w:szCs w:val="24"/>
            <w:rtl/>
          </w:rPr>
          <w:t xml:space="preserve"> </w:t>
        </w:r>
      </w:ins>
      <w:del w:id="461" w:author="Mehrnazi Boojari" w:date="2019-01-09T23:25:00Z">
        <w:r w:rsidRPr="005A0AF7" w:rsidDel="00E04EC3">
          <w:rPr>
            <w:rFonts w:ascii="B Lotus" w:eastAsia="Calibri" w:hAnsi="B Lotus" w:cs="B Lotus" w:hint="cs"/>
            <w:sz w:val="24"/>
            <w:szCs w:val="24"/>
            <w:rtl/>
          </w:rPr>
          <w:delText xml:space="preserve">دسته </w:delText>
        </w:r>
      </w:del>
      <w:ins w:id="462" w:author="Mehrnazi Boojari" w:date="2019-01-09T23:25:00Z">
        <w:r w:rsidR="00E04EC3">
          <w:rPr>
            <w:rFonts w:ascii="B Lotus" w:eastAsia="Calibri" w:hAnsi="B Lotus" w:cs="B Lotus" w:hint="cs"/>
            <w:sz w:val="24"/>
            <w:szCs w:val="24"/>
            <w:rtl/>
          </w:rPr>
          <w:t>عنوان</w:t>
        </w:r>
        <w:r w:rsidR="00E04EC3" w:rsidRPr="005A0AF7">
          <w:rPr>
            <w:rFonts w:ascii="B Lotus" w:eastAsia="Calibri" w:hAnsi="B Lotus" w:cs="B Lotus" w:hint="cs"/>
            <w:sz w:val="24"/>
            <w:szCs w:val="24"/>
            <w:rtl/>
          </w:rPr>
          <w:t xml:space="preserve"> </w:t>
        </w:r>
      </w:ins>
      <w:del w:id="463" w:author="Mehrnazi Boojari" w:date="2019-01-09T23:25:00Z">
        <w:r w:rsidRPr="005A0AF7" w:rsidDel="00E04EC3">
          <w:rPr>
            <w:rFonts w:ascii="B Lotus" w:eastAsia="Calibri" w:hAnsi="B Lotus" w:cs="B Lotus" w:hint="cs"/>
            <w:sz w:val="24"/>
            <w:szCs w:val="24"/>
            <w:rtl/>
          </w:rPr>
          <w:delText xml:space="preserve">این جریانات را </w:delText>
        </w:r>
      </w:del>
      <w:r w:rsidRPr="005A0AF7">
        <w:rPr>
          <w:rFonts w:ascii="B Lotus" w:eastAsia="Calibri" w:hAnsi="B Lotus" w:cs="B Lotus" w:hint="cs"/>
          <w:sz w:val="24"/>
          <w:szCs w:val="24"/>
          <w:rtl/>
        </w:rPr>
        <w:t>دسته</w:t>
      </w:r>
      <w:del w:id="464" w:author="Mehrnazi Boojari" w:date="2019-01-07T10:01:00Z">
        <w:r w:rsidRPr="005A0AF7" w:rsidDel="00A31D6F">
          <w:rPr>
            <w:rFonts w:ascii="B Lotus" w:eastAsia="Calibri" w:hAnsi="B Lotus" w:cs="B Lotus" w:hint="cs"/>
            <w:sz w:val="24"/>
            <w:szCs w:val="24"/>
            <w:rtl/>
          </w:rPr>
          <w:delText xml:space="preserve"> بندی </w:delText>
        </w:r>
      </w:del>
      <w:ins w:id="465" w:author="Mehrnazi Boojari" w:date="2019-01-07T10:01:00Z">
        <w:r w:rsidR="00A31D6F">
          <w:rPr>
            <w:rFonts w:ascii="B Lotus" w:eastAsia="Calibri" w:hAnsi="B Lotus" w:cs="B Lotus" w:hint="cs"/>
            <w:sz w:val="24"/>
            <w:szCs w:val="24"/>
            <w:rtl/>
          </w:rPr>
          <w:t>‌</w:t>
        </w:r>
      </w:ins>
      <w:ins w:id="466" w:author="Mehrnazi Boojari" w:date="2019-01-08T03:30:00Z">
        <w:r w:rsidR="00666313">
          <w:rPr>
            <w:rFonts w:ascii="B Lotus" w:eastAsia="Calibri" w:hAnsi="B Lotus" w:cs="B Nazanin" w:hint="cs"/>
            <w:sz w:val="24"/>
            <w:szCs w:val="24"/>
            <w:rtl/>
          </w:rPr>
          <w:t>‌</w:t>
        </w:r>
      </w:ins>
      <w:ins w:id="467" w:author="Mehrnazi Boojari" w:date="2019-01-07T10:01:00Z">
        <w:r w:rsidR="00A31D6F">
          <w:rPr>
            <w:rFonts w:ascii="B Lotus" w:eastAsia="Calibri" w:hAnsi="B Lotus" w:cs="B Lotus" w:hint="cs"/>
            <w:sz w:val="24"/>
            <w:szCs w:val="24"/>
            <w:rtl/>
          </w:rPr>
          <w:t>بندی</w:t>
        </w:r>
      </w:ins>
      <w:ins w:id="468" w:author="Mehrnazi Boojari" w:date="2019-01-09T23:25:00Z">
        <w:r w:rsidR="00E04EC3">
          <w:rPr>
            <w:rFonts w:ascii="B Lotus" w:eastAsia="Calibri" w:hAnsi="B Lotus" w:cs="B Lotus" w:hint="cs"/>
            <w:sz w:val="24"/>
            <w:szCs w:val="24"/>
            <w:rtl/>
          </w:rPr>
          <w:t xml:space="preserve"> کرد</w:t>
        </w:r>
      </w:ins>
      <w:ins w:id="469" w:author="Mehrnazi Boojari" w:date="2019-01-07T10:01:00Z">
        <w:r w:rsidR="00A31D6F">
          <w:rPr>
            <w:rFonts w:ascii="B Lotus" w:eastAsia="Calibri" w:hAnsi="B Lotus" w:cs="B Lotus" w:hint="cs"/>
            <w:sz w:val="24"/>
            <w:szCs w:val="24"/>
            <w:rtl/>
          </w:rPr>
          <w:t xml:space="preserve"> </w:t>
        </w:r>
      </w:ins>
      <w:del w:id="470" w:author="Mehrnazi Boojari" w:date="2019-01-08T03:31:00Z">
        <w:r w:rsidRPr="005A0AF7" w:rsidDel="00666313">
          <w:rPr>
            <w:rFonts w:ascii="B Lotus" w:eastAsia="Calibri" w:hAnsi="B Lotus" w:cs="B Lotus" w:hint="cs"/>
            <w:sz w:val="24"/>
            <w:szCs w:val="24"/>
            <w:rtl/>
          </w:rPr>
          <w:delText xml:space="preserve">کرده </w:delText>
        </w:r>
      </w:del>
      <w:r w:rsidRPr="005A0AF7">
        <w:rPr>
          <w:rFonts w:ascii="B Lotus" w:eastAsia="Calibri" w:hAnsi="B Lotus" w:cs="B Lotus" w:hint="cs"/>
          <w:sz w:val="24"/>
          <w:szCs w:val="24"/>
          <w:rtl/>
        </w:rPr>
        <w:t xml:space="preserve">و خصوصیات هر یک را تشریح کرد. </w:t>
      </w:r>
    </w:p>
    <w:p w14:paraId="1FBA1598" w14:textId="77777777" w:rsidR="00B07651" w:rsidRPr="00C17C93" w:rsidDel="00C17C93" w:rsidRDefault="00B07651" w:rsidP="004B3E2E">
      <w:pPr>
        <w:bidi/>
        <w:ind w:firstLine="227"/>
        <w:jc w:val="both"/>
        <w:rPr>
          <w:del w:id="471" w:author="Mehrnazi Boojari" w:date="2019-01-10T00:19:00Z"/>
          <w:rFonts w:ascii="B Lotus" w:eastAsia="Calibri" w:hAnsi="B Lotus" w:cs="B Lotus"/>
          <w:sz w:val="24"/>
          <w:szCs w:val="24"/>
          <w:rtl/>
          <w:lang w:bidi="fa-IR"/>
        </w:rPr>
      </w:pPr>
      <w:r w:rsidRPr="005B3D03">
        <w:rPr>
          <w:rFonts w:ascii="B Lotus" w:eastAsia="Calibri" w:hAnsi="B Lotus" w:cs="B Lotus" w:hint="cs"/>
          <w:sz w:val="24"/>
          <w:szCs w:val="24"/>
          <w:rtl/>
        </w:rPr>
        <w:lastRenderedPageBreak/>
        <w:t xml:space="preserve">جریان </w:t>
      </w:r>
      <w:r w:rsidRPr="005A0AF7">
        <w:rPr>
          <w:rFonts w:ascii="B Lotus" w:eastAsia="Calibri" w:hAnsi="B Lotus" w:cs="B Lotus" w:hint="cs"/>
          <w:sz w:val="24"/>
          <w:szCs w:val="24"/>
          <w:rtl/>
        </w:rPr>
        <w:t>نخست</w:t>
      </w:r>
      <w:ins w:id="472" w:author="Mehrnazi Boojari" w:date="2019-01-10T00:02:00Z">
        <w:r w:rsidR="005B3D03">
          <w:rPr>
            <w:rFonts w:ascii="B Lotus" w:eastAsia="Calibri" w:hAnsi="B Lotus" w:cs="B Lotus" w:hint="cs"/>
            <w:sz w:val="24"/>
            <w:szCs w:val="24"/>
            <w:rtl/>
          </w:rPr>
          <w:t>،</w:t>
        </w:r>
      </w:ins>
      <w:r w:rsidRPr="005A0AF7">
        <w:rPr>
          <w:rFonts w:ascii="B Lotus" w:eastAsia="Calibri" w:hAnsi="B Lotus" w:cs="B Lotus" w:hint="cs"/>
          <w:sz w:val="24"/>
          <w:szCs w:val="24"/>
          <w:rtl/>
        </w:rPr>
        <w:t xml:space="preserve"> </w:t>
      </w:r>
      <w:del w:id="473" w:author="Mehrnazi Boojari" w:date="2019-01-10T00:02:00Z">
        <w:r w:rsidRPr="005A0AF7" w:rsidDel="003C1F88">
          <w:rPr>
            <w:rFonts w:ascii="B Lotus" w:eastAsia="Calibri" w:hAnsi="B Lotus" w:cs="B Lotus" w:hint="cs"/>
            <w:sz w:val="24"/>
            <w:szCs w:val="24"/>
            <w:rtl/>
          </w:rPr>
          <w:delText xml:space="preserve">متعلق به جریانی است که </w:delText>
        </w:r>
      </w:del>
      <w:r w:rsidRPr="005A0AF7">
        <w:rPr>
          <w:rFonts w:ascii="B Lotus" w:eastAsia="Calibri" w:hAnsi="B Lotus" w:cs="B Lotus" w:hint="cs"/>
          <w:sz w:val="24"/>
          <w:szCs w:val="24"/>
          <w:rtl/>
        </w:rPr>
        <w:t>در ادبیات جامعه</w:t>
      </w:r>
      <w:ins w:id="474" w:author="Mehrnazi Boojari" w:date="2019-01-07T10:50:00Z">
        <w:r w:rsidR="006A1F1D">
          <w:rPr>
            <w:rFonts w:ascii="B Lotus" w:eastAsia="Calibri" w:hAnsi="B Lotus" w:cs="B Nazanin" w:hint="cs"/>
            <w:sz w:val="24"/>
            <w:szCs w:val="24"/>
            <w:rtl/>
          </w:rPr>
          <w:t>‌</w:t>
        </w:r>
      </w:ins>
      <w:del w:id="475" w:author="Mehrnazi Boojari" w:date="2019-01-07T10:50:00Z">
        <w:r w:rsidRPr="005A0AF7" w:rsidDel="006A1F1D">
          <w:rPr>
            <w:rFonts w:ascii="B Lotus" w:eastAsia="Calibri" w:hAnsi="B Lotus" w:cs="B Lotus" w:hint="cs"/>
            <w:sz w:val="24"/>
            <w:szCs w:val="24"/>
            <w:rtl/>
          </w:rPr>
          <w:delText xml:space="preserve"> </w:delText>
        </w:r>
      </w:del>
      <w:r w:rsidRPr="005A0AF7">
        <w:rPr>
          <w:rFonts w:ascii="B Lotus" w:eastAsia="Calibri" w:hAnsi="B Lotus" w:cs="B Lotus" w:hint="cs"/>
          <w:sz w:val="24"/>
          <w:szCs w:val="24"/>
          <w:rtl/>
        </w:rPr>
        <w:t xml:space="preserve">شناسی و تاریخ معاصر </w:t>
      </w:r>
      <w:del w:id="476" w:author="Mehrnazi Boojari" w:date="2019-01-10T00:03:00Z">
        <w:r w:rsidRPr="005A0AF7" w:rsidDel="008C7A85">
          <w:rPr>
            <w:rFonts w:ascii="B Lotus" w:eastAsia="Calibri" w:hAnsi="B Lotus" w:cs="B Lotus" w:hint="cs"/>
            <w:sz w:val="24"/>
            <w:szCs w:val="24"/>
            <w:rtl/>
          </w:rPr>
          <w:delText>از</w:delText>
        </w:r>
      </w:del>
      <w:del w:id="477" w:author="Mehrnazi Boojari" w:date="2019-01-07T09:51:00Z">
        <w:r w:rsidRPr="005A0AF7" w:rsidDel="006F7CCF">
          <w:rPr>
            <w:rFonts w:ascii="B Lotus" w:eastAsia="Calibri" w:hAnsi="B Lotus" w:cs="B Lotus" w:hint="cs"/>
            <w:sz w:val="24"/>
            <w:szCs w:val="24"/>
            <w:rtl/>
          </w:rPr>
          <w:delText xml:space="preserve"> آنها </w:delText>
        </w:r>
      </w:del>
      <w:del w:id="478" w:author="Mehrnazi Boojari" w:date="2019-01-07T23:28:00Z">
        <w:r w:rsidRPr="005A0AF7" w:rsidDel="00FB0B67">
          <w:rPr>
            <w:rFonts w:ascii="B Lotus" w:eastAsia="Calibri" w:hAnsi="B Lotus" w:cs="B Lotus" w:hint="cs"/>
            <w:sz w:val="24"/>
            <w:szCs w:val="24"/>
            <w:rtl/>
          </w:rPr>
          <w:delText>به عنوان</w:delText>
        </w:r>
      </w:del>
      <w:ins w:id="479" w:author="Mehrnazi Boojari" w:date="2019-01-07T23:28:00Z">
        <w:r w:rsidR="00FB0B67">
          <w:rPr>
            <w:rFonts w:ascii="B Lotus" w:eastAsia="Calibri" w:hAnsi="B Lotus" w:cs="B Lotus" w:hint="cs"/>
            <w:sz w:val="24"/>
            <w:szCs w:val="24"/>
            <w:rtl/>
          </w:rPr>
          <w:t>به‌مثابۀ</w:t>
        </w:r>
      </w:ins>
      <w:r w:rsidRPr="005A0AF7">
        <w:rPr>
          <w:rFonts w:ascii="B Lotus" w:eastAsia="Calibri" w:hAnsi="B Lotus" w:cs="B Lotus" w:hint="cs"/>
          <w:sz w:val="24"/>
          <w:szCs w:val="24"/>
          <w:rtl/>
        </w:rPr>
        <w:t xml:space="preserve"> </w:t>
      </w:r>
      <w:ins w:id="480" w:author="Mehrnazi Boojari" w:date="2019-01-10T00:04:00Z">
        <w:r w:rsidR="008C7A85">
          <w:rPr>
            <w:rFonts w:ascii="B Lotus" w:eastAsia="Calibri" w:hAnsi="B Lotus" w:cs="B Lotus" w:hint="cs"/>
            <w:sz w:val="24"/>
            <w:szCs w:val="24"/>
            <w:rtl/>
          </w:rPr>
          <w:t>«</w:t>
        </w:r>
      </w:ins>
      <w:r w:rsidRPr="008C7A85">
        <w:rPr>
          <w:rFonts w:ascii="B Lotus" w:eastAsia="Calibri" w:hAnsi="B Lotus" w:cs="B Lotus" w:hint="cs"/>
          <w:sz w:val="24"/>
          <w:szCs w:val="24"/>
          <w:rtl/>
          <w:rPrChange w:id="481" w:author="Mehrnazi Boojari" w:date="2019-01-10T00:04:00Z">
            <w:rPr>
              <w:rFonts w:ascii="B Lotus" w:eastAsia="Calibri" w:hAnsi="B Lotus" w:cs="B Lotus" w:hint="cs"/>
              <w:b/>
              <w:bCs/>
              <w:color w:val="000000" w:themeColor="text1"/>
              <w:sz w:val="24"/>
              <w:szCs w:val="24"/>
              <w:rtl/>
              <w:lang w:bidi="fa-IR"/>
            </w:rPr>
          </w:rPrChange>
        </w:rPr>
        <w:t>جریان</w:t>
      </w:r>
      <w:r w:rsidRPr="008C7A85">
        <w:rPr>
          <w:rFonts w:ascii="B Lotus" w:eastAsia="Calibri" w:hAnsi="B Lotus" w:cs="B Lotus"/>
          <w:sz w:val="24"/>
          <w:szCs w:val="24"/>
          <w:rtl/>
          <w:rPrChange w:id="482" w:author="Mehrnazi Boojari" w:date="2019-01-10T00:04:00Z">
            <w:rPr>
              <w:rFonts w:ascii="B Lotus" w:eastAsia="Calibri" w:hAnsi="B Lotus" w:cs="B Lotus"/>
              <w:b/>
              <w:bCs/>
              <w:color w:val="000000" w:themeColor="text1"/>
              <w:sz w:val="24"/>
              <w:szCs w:val="24"/>
              <w:rtl/>
              <w:lang w:bidi="fa-IR"/>
            </w:rPr>
          </w:rPrChange>
        </w:rPr>
        <w:t xml:space="preserve"> </w:t>
      </w:r>
      <w:r w:rsidRPr="008C7A85">
        <w:rPr>
          <w:rFonts w:ascii="B Lotus" w:eastAsia="Calibri" w:hAnsi="B Lotus" w:cs="B Lotus" w:hint="cs"/>
          <w:sz w:val="24"/>
          <w:szCs w:val="24"/>
          <w:rtl/>
          <w:rPrChange w:id="483" w:author="Mehrnazi Boojari" w:date="2019-01-10T00:04:00Z">
            <w:rPr>
              <w:rFonts w:ascii="B Lotus" w:eastAsia="Calibri" w:hAnsi="B Lotus" w:cs="B Lotus" w:hint="cs"/>
              <w:b/>
              <w:bCs/>
              <w:color w:val="000000" w:themeColor="text1"/>
              <w:sz w:val="24"/>
              <w:szCs w:val="24"/>
              <w:rtl/>
              <w:lang w:bidi="fa-IR"/>
            </w:rPr>
          </w:rPrChange>
        </w:rPr>
        <w:t>روشنفکری</w:t>
      </w:r>
      <w:ins w:id="484" w:author="Mehrnazi Boojari" w:date="2019-01-10T00:04:00Z">
        <w:r w:rsidR="008C7A85">
          <w:rPr>
            <w:rFonts w:ascii="B Lotus" w:eastAsia="Calibri" w:hAnsi="B Lotus" w:cs="B Lotus" w:hint="cs"/>
            <w:b/>
            <w:bCs/>
            <w:sz w:val="24"/>
            <w:szCs w:val="24"/>
            <w:rtl/>
          </w:rPr>
          <w:t>»</w:t>
        </w:r>
      </w:ins>
      <w:r w:rsidR="00550EF3" w:rsidRPr="005A0AF7">
        <w:rPr>
          <w:rFonts w:ascii="B Lotus" w:eastAsia="Calibri" w:hAnsi="B Lotus" w:cs="B Lotus" w:hint="cs"/>
          <w:sz w:val="24"/>
          <w:szCs w:val="24"/>
          <w:rtl/>
        </w:rPr>
        <w:t xml:space="preserve"> یاد می‌</w:t>
      </w:r>
      <w:r w:rsidRPr="005A0AF7">
        <w:rPr>
          <w:rFonts w:ascii="B Lotus" w:eastAsia="Calibri" w:hAnsi="B Lotus" w:cs="B Lotus" w:hint="cs"/>
          <w:sz w:val="24"/>
          <w:szCs w:val="24"/>
          <w:rtl/>
        </w:rPr>
        <w:t xml:space="preserve">شود. این جریان مبنای تحقق اهداف انقلاب را در </w:t>
      </w:r>
      <w:ins w:id="485" w:author="Mehrnazi Boojari" w:date="2019-01-10T00:04:00Z">
        <w:r w:rsidR="008C7A85">
          <w:rPr>
            <w:rFonts w:ascii="B Lotus" w:eastAsia="Calibri" w:hAnsi="B Lotus" w:cs="B Lotus" w:hint="cs"/>
            <w:sz w:val="24"/>
            <w:szCs w:val="24"/>
            <w:rtl/>
          </w:rPr>
          <w:t>«</w:t>
        </w:r>
      </w:ins>
      <w:r w:rsidRPr="008C7A85">
        <w:rPr>
          <w:rFonts w:ascii="B Lotus" w:eastAsia="Calibri" w:hAnsi="B Lotus" w:cs="B Lotus" w:hint="cs"/>
          <w:sz w:val="24"/>
          <w:szCs w:val="24"/>
          <w:rtl/>
          <w:rPrChange w:id="486" w:author="Mehrnazi Boojari" w:date="2019-01-10T00:04:00Z">
            <w:rPr>
              <w:rFonts w:ascii="B Lotus" w:eastAsia="Calibri" w:hAnsi="B Lotus" w:cs="B Lotus" w:hint="cs"/>
              <w:b/>
              <w:bCs/>
              <w:color w:val="000000" w:themeColor="text1"/>
              <w:sz w:val="24"/>
              <w:szCs w:val="24"/>
              <w:rtl/>
              <w:lang w:bidi="fa-IR"/>
            </w:rPr>
          </w:rPrChange>
        </w:rPr>
        <w:t>اصلاح</w:t>
      </w:r>
      <w:r w:rsidRPr="008C7A85">
        <w:rPr>
          <w:rFonts w:ascii="B Lotus" w:eastAsia="Calibri" w:hAnsi="B Lotus" w:cs="B Lotus"/>
          <w:sz w:val="24"/>
          <w:szCs w:val="24"/>
          <w:rtl/>
          <w:rPrChange w:id="487" w:author="Mehrnazi Boojari" w:date="2019-01-10T00:04:00Z">
            <w:rPr>
              <w:rFonts w:ascii="B Lotus" w:eastAsia="Calibri" w:hAnsi="B Lotus" w:cs="B Lotus"/>
              <w:b/>
              <w:bCs/>
              <w:color w:val="000000" w:themeColor="text1"/>
              <w:sz w:val="24"/>
              <w:szCs w:val="24"/>
              <w:rtl/>
              <w:lang w:bidi="fa-IR"/>
            </w:rPr>
          </w:rPrChange>
        </w:rPr>
        <w:t xml:space="preserve"> </w:t>
      </w:r>
      <w:r w:rsidRPr="008C7A85">
        <w:rPr>
          <w:rFonts w:ascii="B Lotus" w:eastAsia="Calibri" w:hAnsi="B Lotus" w:cs="B Lotus" w:hint="cs"/>
          <w:sz w:val="24"/>
          <w:szCs w:val="24"/>
          <w:rtl/>
          <w:rPrChange w:id="488" w:author="Mehrnazi Boojari" w:date="2019-01-10T00:04:00Z">
            <w:rPr>
              <w:rFonts w:ascii="B Lotus" w:eastAsia="Calibri" w:hAnsi="B Lotus" w:cs="B Lotus" w:hint="cs"/>
              <w:b/>
              <w:bCs/>
              <w:color w:val="000000" w:themeColor="text1"/>
              <w:sz w:val="24"/>
              <w:szCs w:val="24"/>
              <w:rtl/>
              <w:lang w:bidi="fa-IR"/>
            </w:rPr>
          </w:rPrChange>
        </w:rPr>
        <w:t>هویت</w:t>
      </w:r>
      <w:r w:rsidRPr="008C7A85">
        <w:rPr>
          <w:rFonts w:ascii="B Lotus" w:eastAsia="Calibri" w:hAnsi="B Lotus" w:cs="B Lotus"/>
          <w:sz w:val="24"/>
          <w:szCs w:val="24"/>
          <w:rtl/>
          <w:rPrChange w:id="489" w:author="Mehrnazi Boojari" w:date="2019-01-10T00:04:00Z">
            <w:rPr>
              <w:rFonts w:ascii="B Lotus" w:eastAsia="Calibri" w:hAnsi="B Lotus" w:cs="B Lotus"/>
              <w:b/>
              <w:bCs/>
              <w:color w:val="000000" w:themeColor="text1"/>
              <w:sz w:val="24"/>
              <w:szCs w:val="24"/>
              <w:rtl/>
              <w:lang w:bidi="fa-IR"/>
            </w:rPr>
          </w:rPrChange>
        </w:rPr>
        <w:t xml:space="preserve"> </w:t>
      </w:r>
      <w:r w:rsidRPr="008C7A85">
        <w:rPr>
          <w:rFonts w:ascii="B Lotus" w:eastAsia="Calibri" w:hAnsi="B Lotus" w:cs="B Lotus" w:hint="cs"/>
          <w:sz w:val="24"/>
          <w:szCs w:val="24"/>
          <w:rtl/>
          <w:rPrChange w:id="490" w:author="Mehrnazi Boojari" w:date="2019-01-10T00:04:00Z">
            <w:rPr>
              <w:rFonts w:ascii="B Lotus" w:eastAsia="Calibri" w:hAnsi="B Lotus" w:cs="B Lotus" w:hint="cs"/>
              <w:b/>
              <w:bCs/>
              <w:color w:val="000000" w:themeColor="text1"/>
              <w:sz w:val="24"/>
              <w:szCs w:val="24"/>
              <w:rtl/>
              <w:lang w:bidi="fa-IR"/>
            </w:rPr>
          </w:rPrChange>
        </w:rPr>
        <w:t>اسلامی</w:t>
      </w:r>
      <w:ins w:id="491" w:author="Mehrnazi Boojari" w:date="2019-01-10T00:04:00Z">
        <w:r w:rsidR="008C7A85">
          <w:rPr>
            <w:rFonts w:ascii="B Lotus" w:eastAsia="Calibri" w:hAnsi="B Lotus" w:cs="B Lotus" w:hint="cs"/>
            <w:b/>
            <w:bCs/>
            <w:sz w:val="24"/>
            <w:szCs w:val="24"/>
            <w:rtl/>
          </w:rPr>
          <w:t>»</w:t>
        </w:r>
      </w:ins>
      <w:r w:rsidRPr="005A0AF7">
        <w:rPr>
          <w:rFonts w:ascii="B Lotus" w:eastAsia="Calibri" w:hAnsi="B Lotus" w:cs="B Lotus" w:hint="cs"/>
          <w:sz w:val="24"/>
          <w:szCs w:val="24"/>
          <w:rtl/>
        </w:rPr>
        <w:t xml:space="preserve"> تعریف </w:t>
      </w:r>
      <w:del w:id="492" w:author="Mehrnazi Boojari" w:date="2019-01-07T10:52:00Z">
        <w:r w:rsidRPr="005A0AF7" w:rsidDel="006A1F1D">
          <w:rPr>
            <w:rFonts w:ascii="B Lotus" w:eastAsia="Calibri" w:hAnsi="B Lotus" w:cs="B Lotus" w:hint="cs"/>
            <w:sz w:val="24"/>
            <w:szCs w:val="24"/>
            <w:rtl/>
          </w:rPr>
          <w:delText>میکند</w:delText>
        </w:r>
      </w:del>
      <w:ins w:id="493" w:author="Mehrnazi Boojari" w:date="2019-01-07T10:52:00Z">
        <w:r w:rsidR="006A1F1D">
          <w:rPr>
            <w:rFonts w:ascii="B Lotus" w:eastAsia="Calibri" w:hAnsi="B Lotus" w:cs="B Lotus" w:hint="cs"/>
            <w:sz w:val="24"/>
            <w:szCs w:val="24"/>
            <w:rtl/>
          </w:rPr>
          <w:t>می‌کند</w:t>
        </w:r>
      </w:ins>
      <w:r w:rsidRPr="005A0AF7">
        <w:rPr>
          <w:rFonts w:ascii="B Lotus" w:eastAsia="Calibri" w:hAnsi="B Lotus" w:cs="B Lotus" w:hint="cs"/>
          <w:sz w:val="24"/>
          <w:szCs w:val="24"/>
          <w:rtl/>
        </w:rPr>
        <w:t xml:space="preserve">. </w:t>
      </w:r>
      <w:r w:rsidRPr="005A0AF7">
        <w:rPr>
          <w:rFonts w:ascii="B Lotus" w:eastAsia="Calibri" w:hAnsi="B Lotus" w:cs="B Lotus" w:hint="cs"/>
          <w:sz w:val="24"/>
          <w:szCs w:val="24"/>
          <w:rtl/>
          <w:lang w:bidi="fa-IR"/>
        </w:rPr>
        <w:t>مبنای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جریان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روشنفکری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برای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تحقق</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اهداف</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del w:id="494" w:author="Mehrnazi Boojari" w:date="2019-01-07T10:19:00Z">
        <w:r w:rsidRPr="005A0AF7" w:rsidDel="0028073B">
          <w:rPr>
            <w:rFonts w:ascii="B Lotus" w:eastAsia="Calibri" w:hAnsi="B Lotus" w:cs="B Lotus" w:hint="cs"/>
            <w:sz w:val="24"/>
            <w:szCs w:val="24"/>
            <w:rtl/>
            <w:lang w:bidi="fa-IR"/>
          </w:rPr>
          <w:delText>شاخص‌ها</w:delText>
        </w:r>
      </w:del>
      <w:ins w:id="495"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اسلامی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آن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که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با</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توجه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شرایط</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امروز</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جامعه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جهان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بسط</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سیطره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تمدن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مدرن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بر</w:t>
      </w:r>
      <w:r w:rsidRPr="005A0AF7">
        <w:rPr>
          <w:rFonts w:ascii="B Lotus" w:eastAsia="Calibri" w:hAnsi="B Lotus" w:cs="B Lotus"/>
          <w:sz w:val="24"/>
          <w:szCs w:val="24"/>
          <w:rtl/>
          <w:lang w:bidi="fa-IR"/>
        </w:rPr>
        <w:t xml:space="preserve"> </w:t>
      </w:r>
      <w:del w:id="496" w:author="Mehrnazi Boojari" w:date="2019-01-08T03:31:00Z">
        <w:r w:rsidRPr="005A0AF7" w:rsidDel="00666313">
          <w:rPr>
            <w:rFonts w:ascii="B Lotus" w:eastAsia="Calibri" w:hAnsi="B Lotus" w:cs="B Lotus" w:hint="cs"/>
            <w:sz w:val="24"/>
            <w:szCs w:val="24"/>
            <w:rtl/>
            <w:lang w:bidi="fa-IR"/>
          </w:rPr>
          <w:delText>تمامی</w:delText>
        </w:r>
        <w:r w:rsidRPr="005A0AF7" w:rsidDel="00666313">
          <w:rPr>
            <w:rFonts w:ascii="B Lotus" w:eastAsia="Calibri" w:hAnsi="B Lotus" w:cs="B Lotus"/>
            <w:sz w:val="24"/>
            <w:szCs w:val="24"/>
            <w:rtl/>
            <w:lang w:bidi="fa-IR"/>
          </w:rPr>
          <w:delText xml:space="preserve"> </w:delText>
        </w:r>
      </w:del>
      <w:ins w:id="497" w:author="Mehrnazi Boojari" w:date="2019-01-08T03:31:00Z">
        <w:r w:rsidR="00666313">
          <w:rPr>
            <w:rFonts w:ascii="B Lotus" w:eastAsia="Calibri" w:hAnsi="B Lotus" w:cs="B Lotus" w:hint="cs"/>
            <w:sz w:val="24"/>
            <w:szCs w:val="24"/>
            <w:rtl/>
            <w:lang w:bidi="fa-IR"/>
          </w:rPr>
          <w:t>هم</w:t>
        </w:r>
      </w:ins>
      <w:ins w:id="498" w:author="Mehrnazi Boojari" w:date="2019-01-10T00:04:00Z">
        <w:r w:rsidR="008C7A85">
          <w:rPr>
            <w:rFonts w:ascii="B Lotus" w:eastAsia="Calibri" w:hAnsi="B Lotus" w:cs="B Lotus" w:hint="cs"/>
            <w:sz w:val="24"/>
            <w:szCs w:val="24"/>
            <w:rtl/>
            <w:lang w:bidi="fa-IR"/>
          </w:rPr>
          <w:t>ۀ</w:t>
        </w:r>
      </w:ins>
      <w:ins w:id="499" w:author="Mehrnazi Boojari" w:date="2019-01-08T03:31:00Z">
        <w:r w:rsidR="00666313" w:rsidRPr="005A0AF7">
          <w:rPr>
            <w:rFonts w:ascii="B Lotus" w:eastAsia="Calibri" w:hAnsi="B Lotus" w:cs="B Lotus"/>
            <w:sz w:val="24"/>
            <w:szCs w:val="24"/>
            <w:rtl/>
            <w:lang w:bidi="fa-IR"/>
          </w:rPr>
          <w:t xml:space="preserve"> </w:t>
        </w:r>
      </w:ins>
      <w:r w:rsidRPr="005A0AF7">
        <w:rPr>
          <w:rFonts w:ascii="B Lotus" w:eastAsia="Calibri" w:hAnsi="B Lotus" w:cs="B Lotus" w:hint="cs"/>
          <w:sz w:val="24"/>
          <w:szCs w:val="24"/>
          <w:rtl/>
          <w:lang w:bidi="fa-IR"/>
        </w:rPr>
        <w:t>شئون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متغیرهای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اداره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جامعه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تبعیت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تمام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ساختارهای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اداره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جامعه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در</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سطح</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کلان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از</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این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تمدن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del w:id="500" w:author="Mehrnazi Boojari" w:date="2019-01-08T03:36:00Z">
        <w:r w:rsidRPr="005A0AF7" w:rsidDel="00666313">
          <w:rPr>
            <w:rFonts w:ascii="B Lotus" w:eastAsia="Calibri" w:hAnsi="B Lotus" w:cs="B Lotus" w:hint="cs"/>
            <w:sz w:val="24"/>
            <w:szCs w:val="24"/>
            <w:rtl/>
            <w:lang w:bidi="fa-IR"/>
          </w:rPr>
          <w:delText>در</w:delText>
        </w:r>
        <w:r w:rsidRPr="005A0AF7" w:rsidDel="00666313">
          <w:rPr>
            <w:rFonts w:ascii="B Lotus" w:eastAsia="Calibri" w:hAnsi="B Lotus" w:cs="B Lotus"/>
            <w:sz w:val="24"/>
            <w:szCs w:val="24"/>
            <w:rtl/>
            <w:lang w:bidi="fa-IR"/>
          </w:rPr>
          <w:delText xml:space="preserve"> </w:delText>
        </w:r>
        <w:r w:rsidRPr="005A0AF7" w:rsidDel="00666313">
          <w:rPr>
            <w:rFonts w:ascii="B Lotus" w:eastAsia="Calibri" w:hAnsi="B Lotus" w:cs="B Lotus" w:hint="cs"/>
            <w:sz w:val="24"/>
            <w:szCs w:val="24"/>
            <w:rtl/>
            <w:lang w:bidi="fa-IR"/>
          </w:rPr>
          <w:delText>نهایت</w:delText>
        </w:r>
      </w:del>
      <w:ins w:id="501" w:author="Mehrnazi Boojari" w:date="2019-01-08T03:36:00Z">
        <w:r w:rsidR="00666313">
          <w:rPr>
            <w:rFonts w:ascii="B Lotus" w:eastAsia="Calibri" w:hAnsi="B Lotus"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B Lotus" w:eastAsia="Calibri" w:hAnsi="B Lotus" w:cs="B Lotus" w:hint="cs"/>
            <w:sz w:val="24"/>
            <w:szCs w:val="24"/>
            <w:rtl/>
            <w:lang w:bidi="fa-IR"/>
          </w:rPr>
          <w:t>نهایت</w:t>
        </w:r>
      </w:ins>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تعارض</w:t>
      </w:r>
      <w:ins w:id="502" w:author="Mehrnazi Boojari" w:date="2019-01-10T00:04:00Z">
        <w:r w:rsidR="008C7A85">
          <w:rPr>
            <w:rFonts w:ascii="B Lotus" w:eastAsia="Calibri" w:hAnsi="B Lotus" w:cs="B Nazanin" w:hint="cs"/>
            <w:sz w:val="24"/>
            <w:szCs w:val="24"/>
            <w:rtl/>
            <w:lang w:bidi="fa-IR"/>
          </w:rPr>
          <w:t>‌</w:t>
        </w:r>
      </w:ins>
      <w:del w:id="503" w:author="Mehrnazi Boojari" w:date="2019-01-10T00:04:00Z">
        <w:r w:rsidRPr="005A0AF7" w:rsidDel="008C7A85">
          <w:rPr>
            <w:rFonts w:ascii="B Lotus" w:eastAsia="Calibri" w:hAnsi="B Lotus" w:cs="B Lotus"/>
            <w:sz w:val="24"/>
            <w:szCs w:val="24"/>
            <w:rtl/>
            <w:lang w:bidi="fa-IR"/>
          </w:rPr>
          <w:delText xml:space="preserve"> </w:delText>
        </w:r>
      </w:del>
      <w:r w:rsidRPr="005A0AF7">
        <w:rPr>
          <w:rFonts w:ascii="B Lotus" w:eastAsia="Calibri" w:hAnsi="B Lotus" w:cs="B Lotus" w:hint="cs"/>
          <w:sz w:val="24"/>
          <w:szCs w:val="24"/>
          <w:rtl/>
          <w:lang w:bidi="fa-IR"/>
        </w:rPr>
        <w:t>بخشی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از</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احکام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del w:id="504" w:author="Mehrnazi Boojari" w:date="2019-01-07T10:19:00Z">
        <w:r w:rsidRPr="005A0AF7" w:rsidDel="0028073B">
          <w:rPr>
            <w:rFonts w:ascii="B Lotus" w:eastAsia="Calibri" w:hAnsi="B Lotus" w:cs="B Lotus" w:hint="cs"/>
            <w:sz w:val="24"/>
            <w:szCs w:val="24"/>
            <w:rtl/>
            <w:lang w:bidi="fa-IR"/>
          </w:rPr>
          <w:delText>شاخص‌ها</w:delText>
        </w:r>
      </w:del>
      <w:ins w:id="505"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اسلامی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با</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متغیرهای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این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تمدن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مدرن،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بستر</w:t>
      </w:r>
      <w:r w:rsidRPr="005A0AF7">
        <w:rPr>
          <w:rFonts w:ascii="B Lotus" w:eastAsia="Calibri" w:hAnsi="B Lotus" w:cs="B Lotus"/>
          <w:sz w:val="24"/>
          <w:szCs w:val="24"/>
          <w:rtl/>
          <w:lang w:bidi="fa-IR"/>
        </w:rPr>
        <w:t xml:space="preserve"> </w:t>
      </w:r>
      <w:del w:id="506" w:author="Mehrnazi Boojari" w:date="2019-01-10T00:16:00Z">
        <w:r w:rsidRPr="005A0AF7" w:rsidDel="000A3EC2">
          <w:rPr>
            <w:rFonts w:ascii="B Lotus" w:eastAsia="Calibri" w:hAnsi="B Lotus" w:cs="B Lotus" w:hint="cs"/>
            <w:sz w:val="24"/>
            <w:szCs w:val="24"/>
            <w:rtl/>
            <w:lang w:bidi="fa-IR"/>
          </w:rPr>
          <w:delText>پیاده‌سازی</w:delText>
        </w:r>
        <w:r w:rsidRPr="005A0AF7" w:rsidDel="000A3EC2">
          <w:rPr>
            <w:rFonts w:ascii="B Lotus" w:eastAsia="Calibri" w:hAnsi="B Lotus" w:cs="B Lotus"/>
            <w:sz w:val="24"/>
            <w:szCs w:val="24"/>
            <w:rtl/>
            <w:lang w:bidi="fa-IR"/>
          </w:rPr>
          <w:delText xml:space="preserve"> </w:delText>
        </w:r>
        <w:r w:rsidRPr="005A0AF7" w:rsidDel="000A3EC2">
          <w:rPr>
            <w:rFonts w:ascii="B Lotus" w:eastAsia="Calibri" w:hAnsi="B Lotus" w:cs="B Lotus" w:hint="cs"/>
            <w:sz w:val="24"/>
            <w:szCs w:val="24"/>
            <w:rtl/>
            <w:lang w:bidi="fa-IR"/>
          </w:rPr>
          <w:delText>و</w:delText>
        </w:r>
        <w:r w:rsidRPr="005A0AF7" w:rsidDel="000A3EC2">
          <w:rPr>
            <w:rFonts w:ascii="B Lotus" w:eastAsia="Calibri" w:hAnsi="B Lotus" w:cs="B Lotus"/>
            <w:sz w:val="24"/>
            <w:szCs w:val="24"/>
            <w:rtl/>
            <w:lang w:bidi="fa-IR"/>
          </w:rPr>
          <w:delText xml:space="preserve"> </w:delText>
        </w:r>
      </w:del>
      <w:r w:rsidRPr="005A0AF7">
        <w:rPr>
          <w:rFonts w:ascii="B Lotus" w:eastAsia="Calibri" w:hAnsi="B Lotus" w:cs="B Lotus" w:hint="cs"/>
          <w:sz w:val="24"/>
          <w:szCs w:val="24"/>
          <w:rtl/>
          <w:lang w:bidi="fa-IR"/>
        </w:rPr>
        <w:t>اجرای</w:t>
      </w:r>
      <w:r w:rsidRPr="005A0AF7">
        <w:rPr>
          <w:rFonts w:ascii="B Lotus" w:eastAsia="Calibri" w:hAnsi="B Lotus" w:cs="B Lotus"/>
          <w:sz w:val="24"/>
          <w:szCs w:val="24"/>
          <w:rtl/>
          <w:lang w:bidi="fa-IR"/>
        </w:rPr>
        <w:t xml:space="preserve"> </w:t>
      </w:r>
      <w:del w:id="507" w:author="Mehrnazi Boojari" w:date="2019-01-07T10:19:00Z">
        <w:r w:rsidRPr="005A0AF7" w:rsidDel="0028073B">
          <w:rPr>
            <w:rFonts w:ascii="B Lotus" w:eastAsia="Calibri" w:hAnsi="B Lotus" w:cs="B Lotus" w:hint="cs"/>
            <w:sz w:val="24"/>
            <w:szCs w:val="24"/>
            <w:rtl/>
            <w:lang w:bidi="fa-IR"/>
          </w:rPr>
          <w:delText>شاخص‌ها</w:delText>
        </w:r>
      </w:del>
      <w:ins w:id="508"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هویت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دینی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وجود</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نداشته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در</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نتیجه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باید</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بتوان</w:t>
      </w:r>
      <w:r w:rsidRPr="005A0AF7">
        <w:rPr>
          <w:rFonts w:ascii="B Lotus" w:eastAsia="Calibri" w:hAnsi="B Lotus" w:cs="B Lotus"/>
          <w:sz w:val="24"/>
          <w:szCs w:val="24"/>
          <w:rtl/>
          <w:lang w:bidi="fa-IR"/>
        </w:rPr>
        <w:t xml:space="preserve"> </w:t>
      </w:r>
      <w:del w:id="509" w:author="Mehrnazi Boojari" w:date="2019-01-10T00:17:00Z">
        <w:r w:rsidRPr="005A0AF7" w:rsidDel="000A3EC2">
          <w:rPr>
            <w:rFonts w:ascii="B Lotus" w:eastAsia="Calibri" w:hAnsi="B Lotus" w:cs="B Lotus" w:hint="cs"/>
            <w:sz w:val="24"/>
            <w:szCs w:val="24"/>
            <w:rtl/>
            <w:lang w:bidi="fa-IR"/>
          </w:rPr>
          <w:delText>از</w:delText>
        </w:r>
        <w:r w:rsidRPr="005A0AF7" w:rsidDel="000A3EC2">
          <w:rPr>
            <w:rFonts w:ascii="B Lotus" w:eastAsia="Calibri" w:hAnsi="B Lotus" w:cs="B Lotus"/>
            <w:sz w:val="24"/>
            <w:szCs w:val="24"/>
            <w:rtl/>
            <w:lang w:bidi="fa-IR"/>
          </w:rPr>
          <w:delText xml:space="preserve"> </w:delText>
        </w:r>
        <w:r w:rsidRPr="005A0AF7" w:rsidDel="000A3EC2">
          <w:rPr>
            <w:rFonts w:ascii="B Lotus" w:eastAsia="Calibri" w:hAnsi="B Lotus" w:cs="B Lotus" w:hint="cs"/>
            <w:sz w:val="24"/>
            <w:szCs w:val="24"/>
            <w:rtl/>
            <w:lang w:bidi="fa-IR"/>
          </w:rPr>
          <w:delText>طریق</w:delText>
        </w:r>
      </w:del>
      <w:ins w:id="510" w:author="Mehrnazi Boojari" w:date="2019-01-10T00:17:00Z">
        <w:r w:rsidR="000A3EC2">
          <w:rPr>
            <w:rFonts w:ascii="B Lotus" w:eastAsia="Calibri" w:hAnsi="B Lotus" w:cs="B Lotus" w:hint="cs"/>
            <w:sz w:val="24"/>
            <w:szCs w:val="24"/>
            <w:rtl/>
            <w:lang w:bidi="fa-IR"/>
          </w:rPr>
          <w:t>از</w:t>
        </w:r>
        <w:r w:rsidR="000A3EC2">
          <w:rPr>
            <w:rFonts w:ascii="Times New Roman" w:eastAsia="Calibri" w:hAnsi="Times New Roman" w:cs="Times New Roman" w:hint="cs"/>
            <w:sz w:val="24"/>
            <w:szCs w:val="24"/>
            <w:rtl/>
            <w:lang w:bidi="fa-IR"/>
          </w:rPr>
          <w:t> </w:t>
        </w:r>
        <w:r w:rsidR="000A3EC2">
          <w:rPr>
            <w:rFonts w:ascii="B Lotus" w:eastAsia="Calibri" w:hAnsi="B Lotus" w:cs="B Lotus" w:hint="cs"/>
            <w:sz w:val="24"/>
            <w:szCs w:val="24"/>
            <w:rtl/>
            <w:lang w:bidi="fa-IR"/>
          </w:rPr>
          <w:t>طریق</w:t>
        </w:r>
      </w:ins>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حذف</w:t>
      </w:r>
      <w:r w:rsidRPr="005A0AF7">
        <w:rPr>
          <w:rFonts w:ascii="B Lotus" w:eastAsia="Calibri" w:hAnsi="B Lotus" w:cs="B Lotus"/>
          <w:sz w:val="24"/>
          <w:szCs w:val="24"/>
          <w:rtl/>
          <w:lang w:bidi="fa-IR"/>
        </w:rPr>
        <w:t xml:space="preserve"> </w:t>
      </w:r>
      <w:del w:id="511" w:author="Mehrnazi Boojari" w:date="2019-01-07T10:19:00Z">
        <w:r w:rsidRPr="005A0AF7" w:rsidDel="0028073B">
          <w:rPr>
            <w:rFonts w:ascii="B Lotus" w:eastAsia="Calibri" w:hAnsi="B Lotus" w:cs="B Lotus" w:hint="cs"/>
            <w:sz w:val="24"/>
            <w:szCs w:val="24"/>
            <w:rtl/>
            <w:lang w:bidi="fa-IR"/>
          </w:rPr>
          <w:delText>شاخص‌ها</w:delText>
        </w:r>
      </w:del>
      <w:ins w:id="512"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احکام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دینیِ</w:t>
      </w:r>
      <w:r w:rsidRPr="005A0AF7">
        <w:rPr>
          <w:rFonts w:ascii="B Lotus" w:eastAsia="Calibri" w:hAnsi="B Lotus" w:cs="B Lotus"/>
          <w:sz w:val="24"/>
          <w:szCs w:val="24"/>
          <w:rtl/>
          <w:lang w:bidi="fa-IR"/>
        </w:rPr>
        <w:t xml:space="preserve"> </w:t>
      </w:r>
      <w:del w:id="513" w:author="Mehrnazi Boojari" w:date="2019-01-10T00:05:00Z">
        <w:r w:rsidRPr="005A0AF7" w:rsidDel="008C7A85">
          <w:rPr>
            <w:rFonts w:ascii="B Lotus" w:eastAsia="Calibri" w:hAnsi="B Lotus" w:cs="B Lotus" w:hint="cs"/>
            <w:sz w:val="24"/>
            <w:szCs w:val="24"/>
            <w:rtl/>
            <w:lang w:bidi="fa-IR"/>
          </w:rPr>
          <w:delText>غیر</w:delText>
        </w:r>
        <w:r w:rsidRPr="005A0AF7" w:rsidDel="008C7A85">
          <w:rPr>
            <w:rFonts w:ascii="B Lotus" w:eastAsia="Calibri" w:hAnsi="B Lotus" w:cs="B Lotus"/>
            <w:sz w:val="24"/>
            <w:szCs w:val="24"/>
            <w:rtl/>
            <w:lang w:bidi="fa-IR"/>
          </w:rPr>
          <w:delText xml:space="preserve"> </w:delText>
        </w:r>
        <w:r w:rsidRPr="005A0AF7" w:rsidDel="008C7A85">
          <w:rPr>
            <w:rFonts w:ascii="B Lotus" w:eastAsia="Calibri" w:hAnsi="B Lotus" w:cs="B Lotus" w:hint="cs"/>
            <w:sz w:val="24"/>
            <w:szCs w:val="24"/>
            <w:rtl/>
            <w:lang w:bidi="fa-IR"/>
          </w:rPr>
          <w:delText>قابل</w:delText>
        </w:r>
        <w:r w:rsidRPr="005A0AF7" w:rsidDel="008C7A85">
          <w:rPr>
            <w:rFonts w:ascii="B Lotus" w:eastAsia="Calibri" w:hAnsi="B Lotus" w:cs="B Lotus"/>
            <w:sz w:val="24"/>
            <w:szCs w:val="24"/>
            <w:rtl/>
            <w:lang w:bidi="fa-IR"/>
          </w:rPr>
          <w:delText xml:space="preserve"> </w:delText>
        </w:r>
      </w:del>
      <w:r w:rsidRPr="005A0AF7">
        <w:rPr>
          <w:rFonts w:ascii="B Lotus" w:eastAsia="Calibri" w:hAnsi="B Lotus" w:cs="B Lotus" w:hint="cs"/>
          <w:sz w:val="24"/>
          <w:szCs w:val="24"/>
          <w:rtl/>
          <w:lang w:bidi="fa-IR"/>
        </w:rPr>
        <w:t>اجرا</w:t>
      </w:r>
      <w:ins w:id="514" w:author="Mehrnazi Boojari" w:date="2019-01-10T00:05:00Z">
        <w:r w:rsidR="008C7A85">
          <w:rPr>
            <w:rFonts w:ascii="B Lotus" w:eastAsia="Calibri" w:hAnsi="B Lotus" w:cs="B Lotus" w:hint="cs"/>
            <w:sz w:val="24"/>
            <w:szCs w:val="24"/>
            <w:rtl/>
            <w:lang w:bidi="fa-IR"/>
          </w:rPr>
          <w:t>نشدنی</w:t>
        </w:r>
      </w:ins>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تطبیق</w:t>
      </w:r>
      <w:r w:rsidRPr="005A0AF7">
        <w:rPr>
          <w:rFonts w:ascii="B Lotus" w:eastAsia="Calibri" w:hAnsi="B Lotus" w:cs="B Lotus"/>
          <w:sz w:val="24"/>
          <w:szCs w:val="24"/>
          <w:rtl/>
          <w:lang w:bidi="fa-IR"/>
        </w:rPr>
        <w:t xml:space="preserve"> </w:t>
      </w:r>
      <w:del w:id="515" w:author="Mehrnazi Boojari" w:date="2019-01-07T10:19:00Z">
        <w:r w:rsidRPr="005A0AF7" w:rsidDel="0028073B">
          <w:rPr>
            <w:rFonts w:ascii="B Lotus" w:eastAsia="Calibri" w:hAnsi="B Lotus" w:cs="B Lotus" w:hint="cs"/>
            <w:sz w:val="24"/>
            <w:szCs w:val="24"/>
            <w:rtl/>
            <w:lang w:bidi="fa-IR"/>
          </w:rPr>
          <w:delText>شاخص‌ها</w:delText>
        </w:r>
      </w:del>
      <w:ins w:id="516"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باقی</w:t>
      </w:r>
      <w:ins w:id="517" w:author="Mehrnazi Boojari" w:date="2019-01-10T00:05:00Z">
        <w:r w:rsidR="008C7A85">
          <w:rPr>
            <w:rFonts w:ascii="B Lotus" w:eastAsia="Calibri" w:hAnsi="B Lotus" w:cs="B Nazanin" w:hint="cs"/>
            <w:sz w:val="24"/>
            <w:szCs w:val="24"/>
            <w:rtl/>
            <w:lang w:bidi="fa-IR"/>
          </w:rPr>
          <w:t>‌</w:t>
        </w:r>
      </w:ins>
      <w:del w:id="518" w:author="Mehrnazi Boojari" w:date="2019-01-10T00:05:00Z">
        <w:r w:rsidRPr="005A0AF7" w:rsidDel="008C7A85">
          <w:rPr>
            <w:rFonts w:ascii="B Lotus" w:eastAsia="Calibri" w:hAnsi="B Lotus" w:cs="B Lotus"/>
            <w:sz w:val="24"/>
            <w:szCs w:val="24"/>
            <w:rtl/>
            <w:lang w:bidi="fa-IR"/>
          </w:rPr>
          <w:delText xml:space="preserve"> </w:delText>
        </w:r>
      </w:del>
      <w:r w:rsidRPr="005A0AF7">
        <w:rPr>
          <w:rFonts w:ascii="B Lotus" w:eastAsia="Calibri" w:hAnsi="B Lotus" w:cs="B Lotus" w:hint="cs"/>
          <w:sz w:val="24"/>
          <w:szCs w:val="24"/>
          <w:rtl/>
          <w:lang w:bidi="fa-IR"/>
        </w:rPr>
        <w:t>مانده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با</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موازین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تمدن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مدرن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اقدام</w:t>
      </w:r>
      <w:ins w:id="519" w:author="Mehrnazi Boojari" w:date="2019-01-10T00:17:00Z">
        <w:r w:rsidR="000A3EC2">
          <w:rPr>
            <w:rFonts w:ascii="B Lotus" w:eastAsia="Calibri" w:hAnsi="B Lotus" w:cs="B Lotus" w:hint="cs"/>
            <w:sz w:val="24"/>
            <w:szCs w:val="24"/>
            <w:rtl/>
            <w:lang w:bidi="fa-IR"/>
          </w:rPr>
          <w:t xml:space="preserve"> کرد</w:t>
        </w:r>
      </w:ins>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اصلاح</w:t>
      </w:r>
      <w:r w:rsidRPr="005A0AF7">
        <w:rPr>
          <w:rFonts w:ascii="B Lotus" w:eastAsia="Calibri" w:hAnsi="B Lotus" w:cs="B Lotus"/>
          <w:sz w:val="24"/>
          <w:szCs w:val="24"/>
          <w:rtl/>
          <w:lang w:bidi="fa-IR"/>
        </w:rPr>
        <w:t xml:space="preserve"> </w:t>
      </w:r>
      <w:del w:id="520" w:author="Mehrnazi Boojari" w:date="2019-01-07T10:19:00Z">
        <w:r w:rsidRPr="005A0AF7" w:rsidDel="0028073B">
          <w:rPr>
            <w:rFonts w:ascii="B Lotus" w:eastAsia="Calibri" w:hAnsi="B Lotus" w:cs="B Lotus" w:hint="cs"/>
            <w:sz w:val="24"/>
            <w:szCs w:val="24"/>
            <w:rtl/>
            <w:lang w:bidi="fa-IR"/>
          </w:rPr>
          <w:delText>شاخص‌ها</w:delText>
        </w:r>
      </w:del>
      <w:ins w:id="521"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هویت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اسلامی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محوریت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تمدن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غرب</w:t>
      </w:r>
      <w:del w:id="522" w:author="Mehrnazi Boojari" w:date="2019-01-10T00:17:00Z">
        <w:r w:rsidRPr="005A0AF7" w:rsidDel="000A3EC2">
          <w:rPr>
            <w:rFonts w:ascii="B Lotus" w:eastAsia="Calibri" w:hAnsi="B Lotus" w:cs="B Lotus"/>
            <w:sz w:val="24"/>
            <w:szCs w:val="24"/>
            <w:rtl/>
            <w:lang w:bidi="fa-IR"/>
          </w:rPr>
          <w:delText xml:space="preserve"> </w:delText>
        </w:r>
        <w:r w:rsidRPr="005A0AF7" w:rsidDel="000A3EC2">
          <w:rPr>
            <w:rFonts w:ascii="B Lotus" w:eastAsia="Calibri" w:hAnsi="B Lotus" w:cs="B Lotus" w:hint="cs"/>
            <w:sz w:val="24"/>
            <w:szCs w:val="24"/>
            <w:rtl/>
            <w:lang w:bidi="fa-IR"/>
          </w:rPr>
          <w:delText>نمود</w:delText>
        </w:r>
      </w:del>
      <w:ins w:id="523" w:author="Mehrnazi Boojari" w:date="2019-01-10T00:17:00Z">
        <w:r w:rsidR="000A3EC2">
          <w:rPr>
            <w:rFonts w:ascii="B Lotus" w:eastAsia="Calibri" w:hAnsi="B Lotus" w:cs="B Lotus" w:hint="cs"/>
            <w:sz w:val="24"/>
            <w:szCs w:val="24"/>
            <w:rtl/>
            <w:lang w:bidi="fa-IR"/>
          </w:rPr>
          <w:t>،</w:t>
        </w:r>
      </w:ins>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تا</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بتوان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با</w:t>
      </w:r>
      <w:r w:rsidRPr="005A0AF7">
        <w:rPr>
          <w:rFonts w:ascii="B Lotus" w:eastAsia="Calibri" w:hAnsi="B Lotus" w:cs="B Lotus"/>
          <w:sz w:val="24"/>
          <w:szCs w:val="24"/>
          <w:rtl/>
          <w:lang w:bidi="fa-IR"/>
        </w:rPr>
        <w:t xml:space="preserve"> </w:t>
      </w:r>
      <w:r w:rsidRPr="00C17C93">
        <w:rPr>
          <w:rFonts w:ascii="B Lotus" w:eastAsia="Calibri" w:hAnsi="B Lotus" w:cs="B Lotus" w:hint="cs"/>
          <w:sz w:val="24"/>
          <w:szCs w:val="24"/>
          <w:rtl/>
          <w:lang w:bidi="fa-IR"/>
        </w:rPr>
        <w:t>برنامه‌ریزی‌های</w:t>
      </w:r>
      <w:r w:rsidRPr="00C17C93">
        <w:rPr>
          <w:rFonts w:ascii="B Lotus" w:eastAsia="Calibri" w:hAnsi="B Lotus" w:cs="B Lotus"/>
          <w:sz w:val="24"/>
          <w:szCs w:val="24"/>
          <w:rtl/>
          <w:lang w:bidi="fa-IR"/>
        </w:rPr>
        <w:t xml:space="preserve"> </w:t>
      </w:r>
      <w:r w:rsidRPr="00C17C93">
        <w:rPr>
          <w:rFonts w:ascii="B Lotus" w:eastAsia="Calibri" w:hAnsi="B Lotus" w:cs="B Lotus" w:hint="cs"/>
          <w:sz w:val="24"/>
          <w:szCs w:val="24"/>
          <w:rtl/>
          <w:lang w:bidi="fa-IR"/>
        </w:rPr>
        <w:t>تمدن</w:t>
      </w:r>
      <w:r w:rsidRPr="00C17C93">
        <w:rPr>
          <w:rFonts w:ascii="B Lotus" w:eastAsia="Calibri" w:hAnsi="B Lotus" w:cs="B Lotus"/>
          <w:sz w:val="24"/>
          <w:szCs w:val="24"/>
          <w:rtl/>
          <w:lang w:bidi="fa-IR"/>
        </w:rPr>
        <w:t xml:space="preserve"> </w:t>
      </w:r>
      <w:r w:rsidRPr="00C17C93">
        <w:rPr>
          <w:rFonts w:ascii="B Lotus" w:eastAsia="Calibri" w:hAnsi="B Lotus" w:cs="B Lotus" w:hint="cs"/>
          <w:sz w:val="24"/>
          <w:szCs w:val="24"/>
          <w:rtl/>
          <w:lang w:bidi="fa-IR"/>
        </w:rPr>
        <w:t>مدرن</w:t>
      </w:r>
      <w:r w:rsidRPr="00C17C93">
        <w:rPr>
          <w:rFonts w:ascii="B Lotus" w:eastAsia="Calibri" w:hAnsi="B Lotus" w:cs="B Lotus"/>
          <w:sz w:val="24"/>
          <w:szCs w:val="24"/>
          <w:rtl/>
          <w:lang w:bidi="fa-IR"/>
        </w:rPr>
        <w:t xml:space="preserve"> </w:t>
      </w:r>
      <w:del w:id="524" w:author="Mehrnazi Boojari" w:date="2019-01-10T00:18:00Z">
        <w:r w:rsidRPr="00C17C93" w:rsidDel="000A3EC2">
          <w:rPr>
            <w:rFonts w:ascii="B Lotus" w:eastAsia="Calibri" w:hAnsi="B Lotus" w:cs="B Lotus" w:hint="cs"/>
            <w:sz w:val="24"/>
            <w:szCs w:val="24"/>
            <w:rtl/>
            <w:lang w:bidi="fa-IR"/>
          </w:rPr>
          <w:delText>هم‌راستا</w:delText>
        </w:r>
        <w:r w:rsidRPr="00C17C93" w:rsidDel="000A3EC2">
          <w:rPr>
            <w:rFonts w:ascii="B Lotus" w:eastAsia="Calibri" w:hAnsi="B Lotus" w:cs="B Lotus"/>
            <w:sz w:val="24"/>
            <w:szCs w:val="24"/>
            <w:rtl/>
            <w:lang w:bidi="fa-IR"/>
          </w:rPr>
          <w:delText xml:space="preserve"> </w:delText>
        </w:r>
      </w:del>
      <w:ins w:id="525" w:author="Mehrnazi Boojari" w:date="2019-01-10T00:18:00Z">
        <w:r w:rsidR="000A3EC2" w:rsidRPr="00C17C93">
          <w:rPr>
            <w:rFonts w:ascii="B Lotus" w:eastAsia="Calibri" w:hAnsi="B Lotus" w:cs="B Lotus" w:hint="cs"/>
            <w:sz w:val="24"/>
            <w:szCs w:val="24"/>
            <w:rtl/>
            <w:lang w:bidi="fa-IR"/>
          </w:rPr>
          <w:t>هم‌جهت</w:t>
        </w:r>
        <w:r w:rsidR="000A3EC2" w:rsidRPr="00C17C93">
          <w:rPr>
            <w:rFonts w:ascii="B Lotus" w:eastAsia="Calibri" w:hAnsi="B Lotus" w:cs="B Lotus"/>
            <w:sz w:val="24"/>
            <w:szCs w:val="24"/>
            <w:rtl/>
            <w:lang w:bidi="fa-IR"/>
          </w:rPr>
          <w:t xml:space="preserve"> </w:t>
        </w:r>
      </w:ins>
      <w:r w:rsidRPr="00C17C93">
        <w:rPr>
          <w:rFonts w:ascii="B Lotus" w:eastAsia="Calibri" w:hAnsi="B Lotus" w:cs="B Lotus" w:hint="cs"/>
          <w:sz w:val="24"/>
          <w:szCs w:val="24"/>
          <w:rtl/>
          <w:lang w:bidi="fa-IR"/>
        </w:rPr>
        <w:t>و</w:t>
      </w:r>
      <w:r w:rsidRPr="00C17C93">
        <w:rPr>
          <w:rFonts w:ascii="B Lotus" w:eastAsia="Calibri" w:hAnsi="B Lotus" w:cs="B Lotus"/>
          <w:sz w:val="24"/>
          <w:szCs w:val="24"/>
          <w:rtl/>
          <w:lang w:bidi="fa-IR"/>
        </w:rPr>
        <w:t xml:space="preserve"> </w:t>
      </w:r>
      <w:r w:rsidRPr="00C17C93">
        <w:rPr>
          <w:rFonts w:ascii="B Lotus" w:eastAsia="Calibri" w:hAnsi="B Lotus" w:cs="B Lotus" w:hint="cs"/>
          <w:sz w:val="24"/>
          <w:szCs w:val="24"/>
          <w:rtl/>
          <w:lang w:bidi="fa-IR"/>
        </w:rPr>
        <w:t>هماهنگ</w:t>
      </w:r>
      <w:r w:rsidRPr="00C17C93">
        <w:rPr>
          <w:rFonts w:ascii="B Lotus" w:eastAsia="Calibri" w:hAnsi="B Lotus" w:cs="B Lotus"/>
          <w:sz w:val="24"/>
          <w:szCs w:val="24"/>
          <w:rtl/>
          <w:lang w:bidi="fa-IR"/>
        </w:rPr>
        <w:t xml:space="preserve"> </w:t>
      </w:r>
      <w:r w:rsidRPr="00C17C93">
        <w:rPr>
          <w:rFonts w:ascii="B Lotus" w:eastAsia="Calibri" w:hAnsi="B Lotus" w:cs="B Lotus" w:hint="cs"/>
          <w:sz w:val="24"/>
          <w:szCs w:val="24"/>
          <w:rtl/>
          <w:lang w:bidi="fa-IR"/>
        </w:rPr>
        <w:t>شد</w:t>
      </w:r>
      <w:r w:rsidRPr="00C17C93">
        <w:rPr>
          <w:rFonts w:ascii="B Lotus" w:eastAsia="Calibri" w:hAnsi="B Lotus" w:cs="B Lotus"/>
          <w:sz w:val="24"/>
          <w:szCs w:val="24"/>
          <w:rtl/>
          <w:lang w:bidi="fa-IR"/>
        </w:rPr>
        <w:t>.</w:t>
      </w:r>
      <w:r w:rsidRPr="00C17C93">
        <w:rPr>
          <w:rFonts w:ascii="B Lotus" w:eastAsia="Calibri" w:hAnsi="B Lotus" w:cs="B Lotus"/>
          <w:sz w:val="24"/>
          <w:szCs w:val="24"/>
          <w:vertAlign w:val="superscript"/>
          <w:rtl/>
          <w:lang w:bidi="fa-IR"/>
        </w:rPr>
        <w:footnoteReference w:id="4"/>
      </w:r>
      <w:r w:rsidRPr="00C17C93">
        <w:rPr>
          <w:rFonts w:ascii="B Lotus" w:eastAsia="Calibri" w:hAnsi="B Lotus" w:cs="B Lotus"/>
          <w:sz w:val="24"/>
          <w:szCs w:val="24"/>
          <w:rtl/>
          <w:lang w:bidi="fa-IR"/>
        </w:rPr>
        <w:t xml:space="preserve"> سه اصل</w:t>
      </w:r>
      <w:del w:id="528" w:author="Mehrnazi Boojari" w:date="2019-01-10T00:18:00Z">
        <w:r w:rsidRPr="00C17C93" w:rsidDel="000A3EC2">
          <w:rPr>
            <w:rFonts w:ascii="B Lotus" w:eastAsia="Calibri" w:hAnsi="B Lotus" w:cs="B Lotus" w:hint="cs"/>
            <w:sz w:val="24"/>
            <w:szCs w:val="24"/>
            <w:rtl/>
            <w:lang w:bidi="fa-IR"/>
          </w:rPr>
          <w:delText>ی</w:delText>
        </w:r>
      </w:del>
      <w:r w:rsidRPr="00C17C93">
        <w:rPr>
          <w:rFonts w:ascii="B Lotus" w:eastAsia="Calibri" w:hAnsi="B Lotus" w:cs="B Lotus"/>
          <w:sz w:val="24"/>
          <w:szCs w:val="24"/>
          <w:rtl/>
          <w:lang w:bidi="fa-IR"/>
        </w:rPr>
        <w:t xml:space="preserve"> اساس</w:t>
      </w:r>
      <w:r w:rsidRPr="00C17C93">
        <w:rPr>
          <w:rFonts w:ascii="B Lotus" w:eastAsia="Calibri" w:hAnsi="B Lotus" w:cs="B Lotus" w:hint="cs"/>
          <w:sz w:val="24"/>
          <w:szCs w:val="24"/>
          <w:rtl/>
          <w:lang w:bidi="fa-IR"/>
        </w:rPr>
        <w:t>ی</w:t>
      </w:r>
      <w:r w:rsidRPr="00C17C93">
        <w:rPr>
          <w:rFonts w:ascii="B Lotus" w:eastAsia="Calibri" w:hAnsi="B Lotus" w:cs="B Lotus"/>
          <w:sz w:val="24"/>
          <w:szCs w:val="24"/>
          <w:rtl/>
          <w:lang w:bidi="fa-IR"/>
        </w:rPr>
        <w:t xml:space="preserve"> ا</w:t>
      </w:r>
      <w:r w:rsidRPr="00C17C93">
        <w:rPr>
          <w:rFonts w:ascii="B Lotus" w:eastAsia="Calibri" w:hAnsi="B Lotus" w:cs="B Lotus" w:hint="cs"/>
          <w:sz w:val="24"/>
          <w:szCs w:val="24"/>
          <w:rtl/>
          <w:lang w:bidi="fa-IR"/>
        </w:rPr>
        <w:t>ین</w:t>
      </w:r>
      <w:r w:rsidRPr="00C17C93">
        <w:rPr>
          <w:rFonts w:ascii="B Lotus" w:eastAsia="Calibri" w:hAnsi="B Lotus" w:cs="B Lotus"/>
          <w:sz w:val="24"/>
          <w:szCs w:val="24"/>
          <w:rtl/>
          <w:lang w:bidi="fa-IR"/>
        </w:rPr>
        <w:t xml:space="preserve"> جر</w:t>
      </w:r>
      <w:r w:rsidRPr="00C17C93">
        <w:rPr>
          <w:rFonts w:ascii="B Lotus" w:eastAsia="Calibri" w:hAnsi="B Lotus" w:cs="B Lotus" w:hint="cs"/>
          <w:sz w:val="24"/>
          <w:szCs w:val="24"/>
          <w:rtl/>
          <w:lang w:bidi="fa-IR"/>
        </w:rPr>
        <w:t>یان</w:t>
      </w:r>
      <w:r w:rsidRPr="00C17C93">
        <w:rPr>
          <w:rFonts w:ascii="B Lotus" w:eastAsia="Calibri" w:hAnsi="B Lotus" w:cs="B Lotus"/>
          <w:sz w:val="24"/>
          <w:szCs w:val="24"/>
          <w:rtl/>
          <w:lang w:bidi="fa-IR"/>
        </w:rPr>
        <w:t xml:space="preserve"> </w:t>
      </w:r>
      <w:del w:id="529" w:author="Mehrnazi Boojari" w:date="2019-01-07T10:53:00Z">
        <w:r w:rsidRPr="00C17C93" w:rsidDel="006A1F1D">
          <w:rPr>
            <w:rFonts w:ascii="B Lotus" w:eastAsia="Calibri" w:hAnsi="B Lotus" w:cs="B Lotus" w:hint="cs"/>
            <w:sz w:val="24"/>
            <w:szCs w:val="24"/>
            <w:rtl/>
            <w:lang w:bidi="fa-IR"/>
          </w:rPr>
          <w:delText>عبارتند</w:delText>
        </w:r>
        <w:r w:rsidRPr="00C17C93" w:rsidDel="006A1F1D">
          <w:rPr>
            <w:rFonts w:ascii="B Lotus" w:eastAsia="Calibri" w:hAnsi="B Lotus" w:cs="B Lotus"/>
            <w:sz w:val="24"/>
            <w:szCs w:val="24"/>
            <w:rtl/>
            <w:lang w:bidi="fa-IR"/>
          </w:rPr>
          <w:delText xml:space="preserve"> </w:delText>
        </w:r>
        <w:r w:rsidRPr="00C17C93" w:rsidDel="006A1F1D">
          <w:rPr>
            <w:rFonts w:ascii="B Lotus" w:eastAsia="Calibri" w:hAnsi="B Lotus" w:cs="B Lotus" w:hint="cs"/>
            <w:sz w:val="24"/>
            <w:szCs w:val="24"/>
            <w:rtl/>
            <w:lang w:bidi="fa-IR"/>
          </w:rPr>
          <w:delText>از</w:delText>
        </w:r>
        <w:r w:rsidRPr="00C17C93" w:rsidDel="006A1F1D">
          <w:rPr>
            <w:rFonts w:ascii="B Lotus" w:eastAsia="Calibri" w:hAnsi="B Lotus" w:cs="B Lotus"/>
            <w:sz w:val="24"/>
            <w:szCs w:val="24"/>
            <w:rtl/>
            <w:lang w:bidi="fa-IR"/>
          </w:rPr>
          <w:delText xml:space="preserve"> :</w:delText>
        </w:r>
      </w:del>
      <w:ins w:id="530" w:author="Mehrnazi Boojari" w:date="2019-01-07T10:53:00Z">
        <w:r w:rsidR="006A1F1D" w:rsidRPr="00C17C93">
          <w:rPr>
            <w:rFonts w:ascii="B Lotus" w:eastAsia="Calibri" w:hAnsi="B Lotus" w:cs="B Lotus" w:hint="cs"/>
            <w:sz w:val="24"/>
            <w:szCs w:val="24"/>
            <w:rtl/>
            <w:lang w:bidi="fa-IR"/>
          </w:rPr>
          <w:t>عبارت‌اند</w:t>
        </w:r>
        <w:r w:rsidR="006A1F1D" w:rsidRPr="00C17C93">
          <w:rPr>
            <w:rFonts w:ascii="Times New Roman" w:eastAsia="Calibri" w:hAnsi="Times New Roman" w:cs="Times New Roman" w:hint="eastAsia"/>
            <w:sz w:val="24"/>
            <w:szCs w:val="24"/>
            <w:rtl/>
            <w:lang w:bidi="fa-IR"/>
          </w:rPr>
          <w:t> </w:t>
        </w:r>
        <w:r w:rsidR="006A1F1D" w:rsidRPr="00C17C93">
          <w:rPr>
            <w:rFonts w:ascii="B Lotus" w:eastAsia="Calibri" w:hAnsi="B Lotus" w:cs="B Lotus" w:hint="cs"/>
            <w:sz w:val="24"/>
            <w:szCs w:val="24"/>
            <w:rtl/>
            <w:lang w:bidi="fa-IR"/>
          </w:rPr>
          <w:t>از</w:t>
        </w:r>
      </w:ins>
      <w:ins w:id="531" w:author="Mehrnazi Boojari" w:date="2019-01-10T00:19:00Z">
        <w:r w:rsidR="00C17C93" w:rsidRPr="00C17C93">
          <w:rPr>
            <w:rFonts w:ascii="B Lotus" w:eastAsia="Calibri" w:hAnsi="B Lotus" w:cs="B Lotus"/>
            <w:sz w:val="24"/>
            <w:szCs w:val="24"/>
            <w:rtl/>
            <w:lang w:bidi="fa-IR"/>
          </w:rPr>
          <w:t xml:space="preserve"> </w:t>
        </w:r>
      </w:ins>
    </w:p>
    <w:p w14:paraId="40DB3698" w14:textId="77777777" w:rsidR="00B07651" w:rsidRPr="00D84CF1" w:rsidDel="00C17C93" w:rsidRDefault="00B07651">
      <w:pPr>
        <w:bidi/>
        <w:ind w:firstLine="227"/>
        <w:jc w:val="both"/>
        <w:rPr>
          <w:del w:id="532" w:author="Mehrnazi Boojari" w:date="2019-01-10T00:19:00Z"/>
          <w:rtl/>
          <w:lang w:bidi="fa-IR"/>
        </w:rPr>
        <w:pPrChange w:id="533" w:author="Mehrnazi Boojari" w:date="2019-01-10T00:19:00Z">
          <w:pPr>
            <w:pStyle w:val="ListParagraph"/>
            <w:numPr>
              <w:numId w:val="62"/>
            </w:numPr>
            <w:bidi/>
            <w:spacing w:after="200" w:line="276" w:lineRule="auto"/>
            <w:ind w:left="524" w:hanging="284"/>
            <w:jc w:val="both"/>
          </w:pPr>
        </w:pPrChange>
      </w:pPr>
      <w:r w:rsidRPr="00C17C93">
        <w:rPr>
          <w:rFonts w:cs="B Lotus" w:hint="eastAsia"/>
          <w:sz w:val="24"/>
          <w:szCs w:val="24"/>
          <w:rtl/>
          <w:lang w:bidi="fa-IR"/>
          <w:rPrChange w:id="534" w:author="Mehrnazi Boojari" w:date="2019-01-10T00:20:00Z">
            <w:rPr>
              <w:rFonts w:hint="eastAsia"/>
              <w:rtl/>
              <w:lang w:bidi="fa-IR"/>
            </w:rPr>
          </w:rPrChange>
        </w:rPr>
        <w:t>لزوم</w:t>
      </w:r>
      <w:r w:rsidRPr="00C17C93">
        <w:rPr>
          <w:rFonts w:cs="B Lotus"/>
          <w:sz w:val="24"/>
          <w:szCs w:val="24"/>
          <w:rtl/>
          <w:lang w:bidi="fa-IR"/>
          <w:rPrChange w:id="535" w:author="Mehrnazi Boojari" w:date="2019-01-10T00:20:00Z">
            <w:rPr>
              <w:rtl/>
              <w:lang w:bidi="fa-IR"/>
            </w:rPr>
          </w:rPrChange>
        </w:rPr>
        <w:t xml:space="preserve"> </w:t>
      </w:r>
      <w:r w:rsidRPr="00C17C93">
        <w:rPr>
          <w:rFonts w:cs="B Lotus" w:hint="eastAsia"/>
          <w:sz w:val="24"/>
          <w:szCs w:val="24"/>
          <w:rtl/>
          <w:lang w:bidi="fa-IR"/>
          <w:rPrChange w:id="536" w:author="Mehrnazi Boojari" w:date="2019-01-10T00:20:00Z">
            <w:rPr>
              <w:rFonts w:hint="eastAsia"/>
              <w:rtl/>
              <w:lang w:bidi="fa-IR"/>
            </w:rPr>
          </w:rPrChange>
        </w:rPr>
        <w:t>پذ</w:t>
      </w:r>
      <w:r w:rsidRPr="00C17C93">
        <w:rPr>
          <w:rFonts w:cs="B Lotus" w:hint="cs"/>
          <w:sz w:val="24"/>
          <w:szCs w:val="24"/>
          <w:rtl/>
          <w:lang w:bidi="fa-IR"/>
          <w:rPrChange w:id="537" w:author="Mehrnazi Boojari" w:date="2019-01-10T00:20:00Z">
            <w:rPr>
              <w:rFonts w:hint="cs"/>
              <w:rtl/>
              <w:lang w:bidi="fa-IR"/>
            </w:rPr>
          </w:rPrChange>
        </w:rPr>
        <w:t>ی</w:t>
      </w:r>
      <w:r w:rsidRPr="00C17C93">
        <w:rPr>
          <w:rFonts w:cs="B Lotus" w:hint="eastAsia"/>
          <w:sz w:val="24"/>
          <w:szCs w:val="24"/>
          <w:rtl/>
          <w:lang w:bidi="fa-IR"/>
          <w:rPrChange w:id="538" w:author="Mehrnazi Boojari" w:date="2019-01-10T00:20:00Z">
            <w:rPr>
              <w:rFonts w:hint="eastAsia"/>
              <w:rtl/>
              <w:lang w:bidi="fa-IR"/>
            </w:rPr>
          </w:rPrChange>
        </w:rPr>
        <w:t>رش</w:t>
      </w:r>
      <w:r w:rsidRPr="00C17C93">
        <w:rPr>
          <w:rFonts w:cs="B Lotus"/>
          <w:sz w:val="24"/>
          <w:szCs w:val="24"/>
          <w:rtl/>
          <w:lang w:bidi="fa-IR"/>
          <w:rPrChange w:id="539" w:author="Mehrnazi Boojari" w:date="2019-01-10T00:20:00Z">
            <w:rPr>
              <w:rtl/>
              <w:lang w:bidi="fa-IR"/>
            </w:rPr>
          </w:rPrChange>
        </w:rPr>
        <w:t xml:space="preserve"> </w:t>
      </w:r>
      <w:r w:rsidRPr="00C17C93">
        <w:rPr>
          <w:rFonts w:cs="B Lotus" w:hint="eastAsia"/>
          <w:sz w:val="24"/>
          <w:szCs w:val="24"/>
          <w:rtl/>
          <w:lang w:bidi="fa-IR"/>
          <w:rPrChange w:id="540" w:author="Mehrnazi Boojari" w:date="2019-01-10T00:20:00Z">
            <w:rPr>
              <w:rFonts w:hint="eastAsia"/>
              <w:rtl/>
              <w:lang w:bidi="fa-IR"/>
            </w:rPr>
          </w:rPrChange>
        </w:rPr>
        <w:t>مفاه</w:t>
      </w:r>
      <w:r w:rsidRPr="00C17C93">
        <w:rPr>
          <w:rFonts w:cs="B Lotus" w:hint="cs"/>
          <w:sz w:val="24"/>
          <w:szCs w:val="24"/>
          <w:rtl/>
          <w:lang w:bidi="fa-IR"/>
          <w:rPrChange w:id="541" w:author="Mehrnazi Boojari" w:date="2019-01-10T00:20:00Z">
            <w:rPr>
              <w:rFonts w:hint="cs"/>
              <w:rtl/>
              <w:lang w:bidi="fa-IR"/>
            </w:rPr>
          </w:rPrChange>
        </w:rPr>
        <w:t>ی</w:t>
      </w:r>
      <w:r w:rsidRPr="00C17C93">
        <w:rPr>
          <w:rFonts w:cs="B Lotus" w:hint="eastAsia"/>
          <w:sz w:val="24"/>
          <w:szCs w:val="24"/>
          <w:rtl/>
          <w:lang w:bidi="fa-IR"/>
          <w:rPrChange w:id="542" w:author="Mehrnazi Boojari" w:date="2019-01-10T00:20:00Z">
            <w:rPr>
              <w:rFonts w:hint="eastAsia"/>
              <w:rtl/>
              <w:lang w:bidi="fa-IR"/>
            </w:rPr>
          </w:rPrChange>
        </w:rPr>
        <w:t>م</w:t>
      </w:r>
      <w:r w:rsidRPr="00C17C93">
        <w:rPr>
          <w:rFonts w:cs="B Lotus"/>
          <w:sz w:val="24"/>
          <w:szCs w:val="24"/>
          <w:rtl/>
          <w:lang w:bidi="fa-IR"/>
          <w:rPrChange w:id="543" w:author="Mehrnazi Boojari" w:date="2019-01-10T00:20:00Z">
            <w:rPr>
              <w:rtl/>
              <w:lang w:bidi="fa-IR"/>
            </w:rPr>
          </w:rPrChange>
        </w:rPr>
        <w:t xml:space="preserve"> </w:t>
      </w:r>
      <w:r w:rsidRPr="00C17C93">
        <w:rPr>
          <w:rFonts w:cs="B Lotus" w:hint="eastAsia"/>
          <w:sz w:val="24"/>
          <w:szCs w:val="24"/>
          <w:rtl/>
          <w:lang w:bidi="fa-IR"/>
          <w:rPrChange w:id="544" w:author="Mehrnazi Boojari" w:date="2019-01-10T00:20:00Z">
            <w:rPr>
              <w:rFonts w:hint="eastAsia"/>
              <w:rtl/>
              <w:lang w:bidi="fa-IR"/>
            </w:rPr>
          </w:rPrChange>
        </w:rPr>
        <w:t>تمدن</w:t>
      </w:r>
      <w:r w:rsidRPr="00C17C93">
        <w:rPr>
          <w:rFonts w:cs="B Lotus"/>
          <w:sz w:val="24"/>
          <w:szCs w:val="24"/>
          <w:rtl/>
          <w:lang w:bidi="fa-IR"/>
          <w:rPrChange w:id="545" w:author="Mehrnazi Boojari" w:date="2019-01-10T00:20:00Z">
            <w:rPr>
              <w:rtl/>
              <w:lang w:bidi="fa-IR"/>
            </w:rPr>
          </w:rPrChange>
        </w:rPr>
        <w:t xml:space="preserve"> </w:t>
      </w:r>
      <w:r w:rsidRPr="00C17C93">
        <w:rPr>
          <w:rFonts w:cs="B Lotus" w:hint="eastAsia"/>
          <w:sz w:val="24"/>
          <w:szCs w:val="24"/>
          <w:rtl/>
          <w:lang w:bidi="fa-IR"/>
          <w:rPrChange w:id="546" w:author="Mehrnazi Boojari" w:date="2019-01-10T00:20:00Z">
            <w:rPr>
              <w:rFonts w:hint="eastAsia"/>
              <w:rtl/>
              <w:lang w:bidi="fa-IR"/>
            </w:rPr>
          </w:rPrChange>
        </w:rPr>
        <w:t>مدرن</w:t>
      </w:r>
      <w:ins w:id="547" w:author="Mehrnazi Boojari" w:date="2019-01-10T00:19:00Z">
        <w:r w:rsidR="00C17C93" w:rsidRPr="00C17C93">
          <w:rPr>
            <w:rFonts w:cs="B Lotus" w:hint="eastAsia"/>
            <w:sz w:val="24"/>
            <w:szCs w:val="24"/>
            <w:rtl/>
            <w:lang w:bidi="fa-IR"/>
            <w:rPrChange w:id="548" w:author="Mehrnazi Boojari" w:date="2019-01-10T00:20:00Z">
              <w:rPr>
                <w:rFonts w:hint="eastAsia"/>
                <w:rtl/>
                <w:lang w:bidi="fa-IR"/>
              </w:rPr>
            </w:rPrChange>
          </w:rPr>
          <w:t>،</w:t>
        </w:r>
        <w:r w:rsidR="00C17C93" w:rsidRPr="00C17C93">
          <w:rPr>
            <w:rFonts w:cs="B Lotus"/>
            <w:sz w:val="24"/>
            <w:szCs w:val="24"/>
            <w:rtl/>
            <w:lang w:bidi="fa-IR"/>
            <w:rPrChange w:id="549" w:author="Mehrnazi Boojari" w:date="2019-01-10T00:20:00Z">
              <w:rPr>
                <w:rtl/>
                <w:lang w:bidi="fa-IR"/>
              </w:rPr>
            </w:rPrChange>
          </w:rPr>
          <w:t xml:space="preserve"> </w:t>
        </w:r>
      </w:ins>
    </w:p>
    <w:p w14:paraId="34CA3EE9" w14:textId="77777777" w:rsidR="00B07651" w:rsidRPr="00D84CF1" w:rsidDel="00C17C93" w:rsidRDefault="00B07651">
      <w:pPr>
        <w:bidi/>
        <w:ind w:firstLine="227"/>
        <w:jc w:val="both"/>
        <w:rPr>
          <w:del w:id="550" w:author="Mehrnazi Boojari" w:date="2019-01-10T00:19:00Z"/>
          <w:rtl/>
          <w:lang w:bidi="fa-IR"/>
        </w:rPr>
        <w:pPrChange w:id="551" w:author="Mehrnazi Boojari" w:date="2019-01-10T00:20:00Z">
          <w:pPr>
            <w:pStyle w:val="ListParagraph"/>
            <w:numPr>
              <w:numId w:val="62"/>
            </w:numPr>
            <w:bidi/>
            <w:spacing w:after="200" w:line="276" w:lineRule="auto"/>
            <w:ind w:left="524" w:hanging="284"/>
            <w:jc w:val="both"/>
          </w:pPr>
        </w:pPrChange>
      </w:pPr>
      <w:r w:rsidRPr="00C17C93">
        <w:rPr>
          <w:rFonts w:cs="B Lotus" w:hint="eastAsia"/>
          <w:sz w:val="24"/>
          <w:szCs w:val="24"/>
          <w:rtl/>
          <w:lang w:bidi="fa-IR"/>
          <w:rPrChange w:id="552" w:author="Mehrnazi Boojari" w:date="2019-01-10T00:20:00Z">
            <w:rPr>
              <w:rFonts w:hint="eastAsia"/>
              <w:rtl/>
              <w:lang w:bidi="fa-IR"/>
            </w:rPr>
          </w:rPrChange>
        </w:rPr>
        <w:t>مدرن</w:t>
      </w:r>
      <w:r w:rsidRPr="00C17C93">
        <w:rPr>
          <w:rFonts w:cs="B Lotus" w:hint="cs"/>
          <w:sz w:val="24"/>
          <w:szCs w:val="24"/>
          <w:rtl/>
          <w:lang w:bidi="fa-IR"/>
          <w:rPrChange w:id="553" w:author="Mehrnazi Boojari" w:date="2019-01-10T00:20:00Z">
            <w:rPr>
              <w:rFonts w:hint="cs"/>
              <w:rtl/>
              <w:lang w:bidi="fa-IR"/>
            </w:rPr>
          </w:rPrChange>
        </w:rPr>
        <w:t>ی</w:t>
      </w:r>
      <w:r w:rsidRPr="00C17C93">
        <w:rPr>
          <w:rFonts w:cs="B Lotus" w:hint="eastAsia"/>
          <w:sz w:val="24"/>
          <w:szCs w:val="24"/>
          <w:rtl/>
          <w:lang w:bidi="fa-IR"/>
          <w:rPrChange w:id="554" w:author="Mehrnazi Boojari" w:date="2019-01-10T00:20:00Z">
            <w:rPr>
              <w:rFonts w:hint="eastAsia"/>
              <w:rtl/>
              <w:lang w:bidi="fa-IR"/>
            </w:rPr>
          </w:rPrChange>
        </w:rPr>
        <w:t>زاس</w:t>
      </w:r>
      <w:r w:rsidRPr="00C17C93">
        <w:rPr>
          <w:rFonts w:cs="B Lotus" w:hint="cs"/>
          <w:sz w:val="24"/>
          <w:szCs w:val="24"/>
          <w:rtl/>
          <w:lang w:bidi="fa-IR"/>
          <w:rPrChange w:id="555" w:author="Mehrnazi Boojari" w:date="2019-01-10T00:20:00Z">
            <w:rPr>
              <w:rFonts w:hint="cs"/>
              <w:rtl/>
              <w:lang w:bidi="fa-IR"/>
            </w:rPr>
          </w:rPrChange>
        </w:rPr>
        <w:t>ی</w:t>
      </w:r>
      <w:r w:rsidRPr="00C17C93">
        <w:rPr>
          <w:rFonts w:cs="B Lotus" w:hint="eastAsia"/>
          <w:sz w:val="24"/>
          <w:szCs w:val="24"/>
          <w:rtl/>
          <w:lang w:bidi="fa-IR"/>
          <w:rPrChange w:id="556" w:author="Mehrnazi Boojari" w:date="2019-01-10T00:20:00Z">
            <w:rPr>
              <w:rFonts w:hint="eastAsia"/>
              <w:rtl/>
              <w:lang w:bidi="fa-IR"/>
            </w:rPr>
          </w:rPrChange>
        </w:rPr>
        <w:t>ون</w:t>
      </w:r>
      <w:ins w:id="557" w:author="Mehrnazi Boojari" w:date="2019-01-10T00:20:00Z">
        <w:r w:rsidR="00C17C93">
          <w:rPr>
            <w:rFonts w:cs="B Nazanin" w:hint="cs"/>
            <w:sz w:val="24"/>
            <w:szCs w:val="24"/>
            <w:rtl/>
            <w:lang w:bidi="fa-IR"/>
          </w:rPr>
          <w:t>‌</w:t>
        </w:r>
      </w:ins>
      <w:del w:id="558" w:author="Mehrnazi Boojari" w:date="2019-01-10T00:20:00Z">
        <w:r w:rsidRPr="00C17C93" w:rsidDel="00C17C93">
          <w:rPr>
            <w:rFonts w:cs="B Lotus"/>
            <w:sz w:val="24"/>
            <w:szCs w:val="24"/>
            <w:rtl/>
            <w:lang w:bidi="fa-IR"/>
            <w:rPrChange w:id="559" w:author="Mehrnazi Boojari" w:date="2019-01-10T00:20:00Z">
              <w:rPr>
                <w:rtl/>
                <w:lang w:bidi="fa-IR"/>
              </w:rPr>
            </w:rPrChange>
          </w:rPr>
          <w:delText xml:space="preserve"> </w:delText>
        </w:r>
      </w:del>
      <w:ins w:id="560" w:author="Mehrnazi Boojari" w:date="2019-01-10T00:19:00Z">
        <w:r w:rsidR="00C17C93" w:rsidRPr="00C17C93">
          <w:rPr>
            <w:rFonts w:cs="B Lotus" w:hint="eastAsia"/>
            <w:sz w:val="24"/>
            <w:szCs w:val="24"/>
            <w:rtl/>
            <w:lang w:bidi="fa-IR"/>
            <w:rPrChange w:id="561" w:author="Mehrnazi Boojari" w:date="2019-01-10T00:20:00Z">
              <w:rPr>
                <w:rFonts w:hint="eastAsia"/>
                <w:rtl/>
                <w:lang w:bidi="fa-IR"/>
              </w:rPr>
            </w:rPrChange>
          </w:rPr>
          <w:t>،</w:t>
        </w:r>
        <w:r w:rsidR="00C17C93" w:rsidRPr="00C17C93">
          <w:rPr>
            <w:rFonts w:cs="B Lotus"/>
            <w:sz w:val="24"/>
            <w:szCs w:val="24"/>
            <w:rtl/>
            <w:lang w:bidi="fa-IR"/>
            <w:rPrChange w:id="562" w:author="Mehrnazi Boojari" w:date="2019-01-10T00:20:00Z">
              <w:rPr>
                <w:rtl/>
                <w:lang w:bidi="fa-IR"/>
              </w:rPr>
            </w:rPrChange>
          </w:rPr>
          <w:t xml:space="preserve"> </w:t>
        </w:r>
      </w:ins>
    </w:p>
    <w:p w14:paraId="4DDC3461" w14:textId="77777777" w:rsidR="00B07651" w:rsidRPr="00D84CF1" w:rsidRDefault="00B07651">
      <w:pPr>
        <w:bidi/>
        <w:ind w:firstLine="227"/>
        <w:jc w:val="both"/>
        <w:rPr>
          <w:rtl/>
        </w:rPr>
        <w:pPrChange w:id="563" w:author="Mehrnazi Boojari" w:date="2019-01-10T00:20:00Z">
          <w:pPr>
            <w:pStyle w:val="ListParagraph"/>
            <w:numPr>
              <w:numId w:val="62"/>
            </w:numPr>
            <w:bidi/>
            <w:spacing w:after="200" w:line="276" w:lineRule="auto"/>
            <w:ind w:left="524" w:hanging="284"/>
            <w:jc w:val="both"/>
          </w:pPr>
        </w:pPrChange>
      </w:pPr>
      <w:r w:rsidRPr="00C17C93">
        <w:rPr>
          <w:rFonts w:cs="B Lotus" w:hint="eastAsia"/>
          <w:sz w:val="24"/>
          <w:szCs w:val="24"/>
          <w:rtl/>
          <w:lang w:bidi="fa-IR"/>
          <w:rPrChange w:id="564" w:author="Mehrnazi Boojari" w:date="2019-01-10T00:20:00Z">
            <w:rPr>
              <w:rFonts w:hint="eastAsia"/>
              <w:rtl/>
              <w:lang w:bidi="fa-IR"/>
            </w:rPr>
          </w:rPrChange>
        </w:rPr>
        <w:t>و</w:t>
      </w:r>
      <w:r w:rsidRPr="00C17C93">
        <w:rPr>
          <w:rFonts w:cs="B Lotus"/>
          <w:sz w:val="24"/>
          <w:szCs w:val="24"/>
          <w:rtl/>
          <w:lang w:bidi="fa-IR"/>
          <w:rPrChange w:id="565" w:author="Mehrnazi Boojari" w:date="2019-01-10T00:20:00Z">
            <w:rPr>
              <w:rtl/>
              <w:lang w:bidi="fa-IR"/>
            </w:rPr>
          </w:rPrChange>
        </w:rPr>
        <w:t xml:space="preserve"> </w:t>
      </w:r>
      <w:r w:rsidRPr="00C17C93">
        <w:rPr>
          <w:rFonts w:cs="B Lotus" w:hint="eastAsia"/>
          <w:sz w:val="24"/>
          <w:szCs w:val="24"/>
          <w:rtl/>
          <w:rPrChange w:id="566" w:author="Mehrnazi Boojari" w:date="2019-01-10T00:20:00Z">
            <w:rPr>
              <w:rFonts w:hint="eastAsia"/>
              <w:rtl/>
            </w:rPr>
          </w:rPrChange>
        </w:rPr>
        <w:t>اصل</w:t>
      </w:r>
      <w:r w:rsidRPr="00C17C93">
        <w:rPr>
          <w:rFonts w:cs="B Lotus" w:hint="cs"/>
          <w:sz w:val="24"/>
          <w:szCs w:val="24"/>
          <w:rtl/>
          <w:rPrChange w:id="567" w:author="Mehrnazi Boojari" w:date="2019-01-10T00:20:00Z">
            <w:rPr>
              <w:rFonts w:hint="cs"/>
              <w:rtl/>
            </w:rPr>
          </w:rPrChange>
        </w:rPr>
        <w:t>ی‌</w:t>
      </w:r>
      <w:r w:rsidRPr="00C17C93">
        <w:rPr>
          <w:rFonts w:cs="B Lotus" w:hint="eastAsia"/>
          <w:sz w:val="24"/>
          <w:szCs w:val="24"/>
          <w:rtl/>
          <w:rPrChange w:id="568" w:author="Mehrnazi Boojari" w:date="2019-01-10T00:20:00Z">
            <w:rPr>
              <w:rFonts w:hint="eastAsia"/>
              <w:rtl/>
            </w:rPr>
          </w:rPrChange>
        </w:rPr>
        <w:t>تر</w:t>
      </w:r>
      <w:r w:rsidRPr="00C17C93">
        <w:rPr>
          <w:rFonts w:cs="B Lotus" w:hint="cs"/>
          <w:sz w:val="24"/>
          <w:szCs w:val="24"/>
          <w:rtl/>
          <w:rPrChange w:id="569" w:author="Mehrnazi Boojari" w:date="2019-01-10T00:20:00Z">
            <w:rPr>
              <w:rFonts w:hint="cs"/>
              <w:rtl/>
            </w:rPr>
          </w:rPrChange>
        </w:rPr>
        <w:t>ی</w:t>
      </w:r>
      <w:r w:rsidRPr="00C17C93">
        <w:rPr>
          <w:rFonts w:cs="B Lotus" w:hint="eastAsia"/>
          <w:sz w:val="24"/>
          <w:szCs w:val="24"/>
          <w:rtl/>
          <w:rPrChange w:id="570" w:author="Mehrnazi Boojari" w:date="2019-01-10T00:20:00Z">
            <w:rPr>
              <w:rFonts w:hint="eastAsia"/>
              <w:rtl/>
            </w:rPr>
          </w:rPrChange>
        </w:rPr>
        <w:t>ن</w:t>
      </w:r>
      <w:r w:rsidRPr="00C17C93">
        <w:rPr>
          <w:rFonts w:cs="B Lotus"/>
          <w:sz w:val="24"/>
          <w:szCs w:val="24"/>
          <w:rtl/>
          <w:rPrChange w:id="571" w:author="Mehrnazi Boojari" w:date="2019-01-10T00:20:00Z">
            <w:rPr>
              <w:rtl/>
            </w:rPr>
          </w:rPrChange>
        </w:rPr>
        <w:t xml:space="preserve"> </w:t>
      </w:r>
      <w:r w:rsidRPr="00C17C93">
        <w:rPr>
          <w:rFonts w:cs="B Lotus" w:hint="eastAsia"/>
          <w:sz w:val="24"/>
          <w:szCs w:val="24"/>
          <w:rtl/>
          <w:rPrChange w:id="572" w:author="Mehrnazi Boojari" w:date="2019-01-10T00:20:00Z">
            <w:rPr>
              <w:rFonts w:hint="eastAsia"/>
              <w:rtl/>
            </w:rPr>
          </w:rPrChange>
        </w:rPr>
        <w:t>لازمه</w:t>
      </w:r>
      <w:r w:rsidRPr="00C17C93">
        <w:rPr>
          <w:rFonts w:cs="B Lotus"/>
          <w:sz w:val="24"/>
          <w:szCs w:val="24"/>
          <w:rtl/>
          <w:rPrChange w:id="573" w:author="Mehrnazi Boojari" w:date="2019-01-10T00:20:00Z">
            <w:rPr>
              <w:rtl/>
            </w:rPr>
          </w:rPrChange>
        </w:rPr>
        <w:t xml:space="preserve"> </w:t>
      </w:r>
      <w:r w:rsidRPr="00C17C93">
        <w:rPr>
          <w:rFonts w:cs="B Lotus" w:hint="eastAsia"/>
          <w:sz w:val="24"/>
          <w:szCs w:val="24"/>
          <w:rtl/>
          <w:rPrChange w:id="574" w:author="Mehrnazi Boojari" w:date="2019-01-10T00:20:00Z">
            <w:rPr>
              <w:rFonts w:hint="eastAsia"/>
              <w:rtl/>
            </w:rPr>
          </w:rPrChange>
        </w:rPr>
        <w:t>برنامه‌ر</w:t>
      </w:r>
      <w:r w:rsidRPr="00C17C93">
        <w:rPr>
          <w:rFonts w:cs="B Lotus" w:hint="cs"/>
          <w:sz w:val="24"/>
          <w:szCs w:val="24"/>
          <w:rtl/>
          <w:rPrChange w:id="575" w:author="Mehrnazi Boojari" w:date="2019-01-10T00:20:00Z">
            <w:rPr>
              <w:rFonts w:hint="cs"/>
              <w:rtl/>
            </w:rPr>
          </w:rPrChange>
        </w:rPr>
        <w:t>ی</w:t>
      </w:r>
      <w:r w:rsidRPr="00C17C93">
        <w:rPr>
          <w:rFonts w:cs="B Lotus" w:hint="eastAsia"/>
          <w:sz w:val="24"/>
          <w:szCs w:val="24"/>
          <w:rtl/>
          <w:rPrChange w:id="576" w:author="Mehrnazi Boojari" w:date="2019-01-10T00:20:00Z">
            <w:rPr>
              <w:rFonts w:hint="eastAsia"/>
              <w:rtl/>
            </w:rPr>
          </w:rPrChange>
        </w:rPr>
        <w:t>ز</w:t>
      </w:r>
      <w:r w:rsidRPr="00C17C93">
        <w:rPr>
          <w:rFonts w:cs="B Lotus" w:hint="cs"/>
          <w:sz w:val="24"/>
          <w:szCs w:val="24"/>
          <w:rtl/>
          <w:rPrChange w:id="577" w:author="Mehrnazi Boojari" w:date="2019-01-10T00:20:00Z">
            <w:rPr>
              <w:rFonts w:hint="cs"/>
              <w:rtl/>
            </w:rPr>
          </w:rPrChange>
        </w:rPr>
        <w:t>ی</w:t>
      </w:r>
      <w:r w:rsidRPr="00C17C93">
        <w:rPr>
          <w:rFonts w:cs="B Lotus"/>
          <w:sz w:val="24"/>
          <w:szCs w:val="24"/>
          <w:rtl/>
          <w:rPrChange w:id="578" w:author="Mehrnazi Boojari" w:date="2019-01-10T00:20:00Z">
            <w:rPr>
              <w:rtl/>
            </w:rPr>
          </w:rPrChange>
        </w:rPr>
        <w:t xml:space="preserve"> </w:t>
      </w:r>
      <w:r w:rsidRPr="00C17C93">
        <w:rPr>
          <w:rFonts w:cs="B Lotus" w:hint="eastAsia"/>
          <w:sz w:val="24"/>
          <w:szCs w:val="24"/>
          <w:rtl/>
          <w:rPrChange w:id="579" w:author="Mehrnazi Boojari" w:date="2019-01-10T00:20:00Z">
            <w:rPr>
              <w:rFonts w:hint="eastAsia"/>
              <w:rtl/>
            </w:rPr>
          </w:rPrChange>
        </w:rPr>
        <w:t>علم</w:t>
      </w:r>
      <w:r w:rsidRPr="00C17C93">
        <w:rPr>
          <w:rFonts w:cs="B Lotus" w:hint="cs"/>
          <w:sz w:val="24"/>
          <w:szCs w:val="24"/>
          <w:rtl/>
          <w:rPrChange w:id="580" w:author="Mehrnazi Boojari" w:date="2019-01-10T00:20:00Z">
            <w:rPr>
              <w:rFonts w:hint="cs"/>
              <w:rtl/>
            </w:rPr>
          </w:rPrChange>
        </w:rPr>
        <w:t>ی</w:t>
      </w:r>
      <w:r w:rsidRPr="00C17C93">
        <w:rPr>
          <w:rFonts w:cs="B Lotus"/>
          <w:sz w:val="24"/>
          <w:szCs w:val="24"/>
          <w:rtl/>
          <w:rPrChange w:id="581" w:author="Mehrnazi Boojari" w:date="2019-01-10T00:20:00Z">
            <w:rPr>
              <w:rtl/>
            </w:rPr>
          </w:rPrChange>
        </w:rPr>
        <w:t xml:space="preserve"> </w:t>
      </w:r>
      <w:r w:rsidRPr="00C17C93">
        <w:rPr>
          <w:rFonts w:cs="B Lotus" w:hint="eastAsia"/>
          <w:sz w:val="24"/>
          <w:szCs w:val="24"/>
          <w:rtl/>
          <w:rPrChange w:id="582" w:author="Mehrnazi Boojari" w:date="2019-01-10T00:20:00Z">
            <w:rPr>
              <w:rFonts w:hint="eastAsia"/>
              <w:rtl/>
            </w:rPr>
          </w:rPrChange>
        </w:rPr>
        <w:t>و</w:t>
      </w:r>
      <w:r w:rsidRPr="00C17C93">
        <w:rPr>
          <w:rFonts w:cs="B Lotus"/>
          <w:sz w:val="24"/>
          <w:szCs w:val="24"/>
          <w:rtl/>
          <w:rPrChange w:id="583" w:author="Mehrnazi Boojari" w:date="2019-01-10T00:20:00Z">
            <w:rPr>
              <w:rtl/>
            </w:rPr>
          </w:rPrChange>
        </w:rPr>
        <w:t xml:space="preserve"> </w:t>
      </w:r>
      <w:r w:rsidRPr="00C17C93">
        <w:rPr>
          <w:rFonts w:cs="B Lotus" w:hint="eastAsia"/>
          <w:sz w:val="24"/>
          <w:szCs w:val="24"/>
          <w:rtl/>
          <w:rPrChange w:id="584" w:author="Mehrnazi Boojari" w:date="2019-01-10T00:20:00Z">
            <w:rPr>
              <w:rFonts w:hint="eastAsia"/>
              <w:rtl/>
            </w:rPr>
          </w:rPrChange>
        </w:rPr>
        <w:t>دق</w:t>
      </w:r>
      <w:r w:rsidRPr="00C17C93">
        <w:rPr>
          <w:rFonts w:cs="B Lotus" w:hint="cs"/>
          <w:sz w:val="24"/>
          <w:szCs w:val="24"/>
          <w:rtl/>
          <w:rPrChange w:id="585" w:author="Mehrnazi Boojari" w:date="2019-01-10T00:20:00Z">
            <w:rPr>
              <w:rFonts w:hint="cs"/>
              <w:rtl/>
            </w:rPr>
          </w:rPrChange>
        </w:rPr>
        <w:t>ی</w:t>
      </w:r>
      <w:r w:rsidRPr="00C17C93">
        <w:rPr>
          <w:rFonts w:cs="B Lotus" w:hint="eastAsia"/>
          <w:sz w:val="24"/>
          <w:szCs w:val="24"/>
          <w:rtl/>
          <w:rPrChange w:id="586" w:author="Mehrnazi Boojari" w:date="2019-01-10T00:20:00Z">
            <w:rPr>
              <w:rFonts w:hint="eastAsia"/>
              <w:rtl/>
            </w:rPr>
          </w:rPrChange>
        </w:rPr>
        <w:t>ق</w:t>
      </w:r>
      <w:r w:rsidRPr="00C17C93">
        <w:rPr>
          <w:rFonts w:cs="B Lotus"/>
          <w:sz w:val="24"/>
          <w:szCs w:val="24"/>
          <w:rtl/>
          <w:rPrChange w:id="587" w:author="Mehrnazi Boojari" w:date="2019-01-10T00:20:00Z">
            <w:rPr>
              <w:rtl/>
            </w:rPr>
          </w:rPrChange>
        </w:rPr>
        <w:t xml:space="preserve"> </w:t>
      </w:r>
      <w:r w:rsidRPr="00C17C93">
        <w:rPr>
          <w:rFonts w:cs="B Lotus" w:hint="eastAsia"/>
          <w:sz w:val="24"/>
          <w:szCs w:val="24"/>
          <w:rtl/>
          <w:rPrChange w:id="588" w:author="Mehrnazi Boojari" w:date="2019-01-10T00:20:00Z">
            <w:rPr>
              <w:rFonts w:hint="eastAsia"/>
              <w:rtl/>
            </w:rPr>
          </w:rPrChange>
        </w:rPr>
        <w:t>برا</w:t>
      </w:r>
      <w:r w:rsidRPr="00C17C93">
        <w:rPr>
          <w:rFonts w:cs="B Lotus" w:hint="cs"/>
          <w:sz w:val="24"/>
          <w:szCs w:val="24"/>
          <w:rtl/>
          <w:rPrChange w:id="589" w:author="Mehrnazi Boojari" w:date="2019-01-10T00:20:00Z">
            <w:rPr>
              <w:rFonts w:hint="cs"/>
              <w:rtl/>
            </w:rPr>
          </w:rPrChange>
        </w:rPr>
        <w:t>ی</w:t>
      </w:r>
      <w:r w:rsidRPr="00C17C93">
        <w:rPr>
          <w:rFonts w:cs="B Lotus"/>
          <w:sz w:val="24"/>
          <w:szCs w:val="24"/>
          <w:rtl/>
          <w:rPrChange w:id="590" w:author="Mehrnazi Boojari" w:date="2019-01-10T00:20:00Z">
            <w:rPr>
              <w:rtl/>
            </w:rPr>
          </w:rPrChange>
        </w:rPr>
        <w:t xml:space="preserve"> </w:t>
      </w:r>
      <w:r w:rsidRPr="00C17C93">
        <w:rPr>
          <w:rFonts w:cs="B Lotus" w:hint="eastAsia"/>
          <w:sz w:val="24"/>
          <w:szCs w:val="24"/>
          <w:rtl/>
          <w:rPrChange w:id="591" w:author="Mehrnazi Boojari" w:date="2019-01-10T00:20:00Z">
            <w:rPr>
              <w:rFonts w:hint="eastAsia"/>
              <w:rtl/>
            </w:rPr>
          </w:rPrChange>
        </w:rPr>
        <w:t>دست</w:t>
      </w:r>
      <w:r w:rsidRPr="00C17C93">
        <w:rPr>
          <w:rFonts w:cs="B Lotus" w:hint="cs"/>
          <w:sz w:val="24"/>
          <w:szCs w:val="24"/>
          <w:rtl/>
          <w:rPrChange w:id="592" w:author="Mehrnazi Boojari" w:date="2019-01-10T00:20:00Z">
            <w:rPr>
              <w:rFonts w:hint="cs"/>
              <w:rtl/>
            </w:rPr>
          </w:rPrChange>
        </w:rPr>
        <w:t>ی</w:t>
      </w:r>
      <w:r w:rsidRPr="00C17C93">
        <w:rPr>
          <w:rFonts w:cs="B Lotus" w:hint="eastAsia"/>
          <w:sz w:val="24"/>
          <w:szCs w:val="24"/>
          <w:rtl/>
          <w:rPrChange w:id="593" w:author="Mehrnazi Boojari" w:date="2019-01-10T00:20:00Z">
            <w:rPr>
              <w:rFonts w:hint="eastAsia"/>
              <w:rtl/>
            </w:rPr>
          </w:rPrChange>
        </w:rPr>
        <w:t>اب</w:t>
      </w:r>
      <w:r w:rsidRPr="00C17C93">
        <w:rPr>
          <w:rFonts w:cs="B Lotus" w:hint="cs"/>
          <w:sz w:val="24"/>
          <w:szCs w:val="24"/>
          <w:rtl/>
          <w:rPrChange w:id="594" w:author="Mehrnazi Boojari" w:date="2019-01-10T00:20:00Z">
            <w:rPr>
              <w:rFonts w:hint="cs"/>
              <w:rtl/>
            </w:rPr>
          </w:rPrChange>
        </w:rPr>
        <w:t>ی</w:t>
      </w:r>
      <w:r w:rsidRPr="00C17C93">
        <w:rPr>
          <w:rFonts w:cs="B Lotus"/>
          <w:sz w:val="24"/>
          <w:szCs w:val="24"/>
          <w:rtl/>
          <w:rPrChange w:id="595" w:author="Mehrnazi Boojari" w:date="2019-01-10T00:20:00Z">
            <w:rPr>
              <w:rtl/>
            </w:rPr>
          </w:rPrChange>
        </w:rPr>
        <w:t xml:space="preserve"> </w:t>
      </w:r>
      <w:r w:rsidRPr="00C17C93">
        <w:rPr>
          <w:rFonts w:cs="B Lotus" w:hint="eastAsia"/>
          <w:sz w:val="24"/>
          <w:szCs w:val="24"/>
          <w:rtl/>
          <w:rPrChange w:id="596" w:author="Mehrnazi Boojari" w:date="2019-01-10T00:20:00Z">
            <w:rPr>
              <w:rFonts w:hint="eastAsia"/>
              <w:rtl/>
            </w:rPr>
          </w:rPrChange>
        </w:rPr>
        <w:t>به</w:t>
      </w:r>
      <w:r w:rsidRPr="00C17C93">
        <w:rPr>
          <w:rFonts w:cs="B Lotus"/>
          <w:sz w:val="24"/>
          <w:szCs w:val="24"/>
          <w:rtl/>
          <w:rPrChange w:id="597" w:author="Mehrnazi Boojari" w:date="2019-01-10T00:20:00Z">
            <w:rPr>
              <w:rtl/>
            </w:rPr>
          </w:rPrChange>
        </w:rPr>
        <w:t xml:space="preserve"> </w:t>
      </w:r>
      <w:del w:id="598" w:author="Mehrnazi Boojari" w:date="2019-01-10T00:21:00Z">
        <w:r w:rsidRPr="00C17C93" w:rsidDel="002E20FF">
          <w:rPr>
            <w:rFonts w:cs="B Lotus" w:hint="eastAsia"/>
            <w:sz w:val="24"/>
            <w:szCs w:val="24"/>
            <w:rtl/>
            <w:rPrChange w:id="599" w:author="Mehrnazi Boojari" w:date="2019-01-10T00:20:00Z">
              <w:rPr>
                <w:rFonts w:hint="eastAsia"/>
                <w:rtl/>
              </w:rPr>
            </w:rPrChange>
          </w:rPr>
          <w:delText>فرا</w:delText>
        </w:r>
        <w:r w:rsidRPr="00C17C93" w:rsidDel="002E20FF">
          <w:rPr>
            <w:rFonts w:cs="B Lotus" w:hint="cs"/>
            <w:sz w:val="24"/>
            <w:szCs w:val="24"/>
            <w:rtl/>
            <w:rPrChange w:id="600" w:author="Mehrnazi Boojari" w:date="2019-01-10T00:20:00Z">
              <w:rPr>
                <w:rFonts w:hint="cs"/>
                <w:rtl/>
              </w:rPr>
            </w:rPrChange>
          </w:rPr>
          <w:delText>ی</w:delText>
        </w:r>
        <w:r w:rsidRPr="00C17C93" w:rsidDel="002E20FF">
          <w:rPr>
            <w:rFonts w:cs="B Lotus" w:hint="eastAsia"/>
            <w:sz w:val="24"/>
            <w:szCs w:val="24"/>
            <w:rtl/>
            <w:rPrChange w:id="601" w:author="Mehrnazi Boojari" w:date="2019-01-10T00:20:00Z">
              <w:rPr>
                <w:rFonts w:hint="eastAsia"/>
                <w:rtl/>
              </w:rPr>
            </w:rPrChange>
          </w:rPr>
          <w:delText>ند</w:delText>
        </w:r>
      </w:del>
      <w:ins w:id="602" w:author="Mehrnazi Boojari" w:date="2019-01-10T00:21:00Z">
        <w:r w:rsidR="002E20FF">
          <w:rPr>
            <w:rFonts w:cs="B Lotus" w:hint="cs"/>
            <w:sz w:val="24"/>
            <w:szCs w:val="24"/>
            <w:rtl/>
          </w:rPr>
          <w:t>فرآیند</w:t>
        </w:r>
      </w:ins>
      <w:r w:rsidRPr="00C17C93">
        <w:rPr>
          <w:rFonts w:cs="B Lotus"/>
          <w:sz w:val="24"/>
          <w:szCs w:val="24"/>
          <w:rtl/>
          <w:rPrChange w:id="603" w:author="Mehrnazi Boojari" w:date="2019-01-10T00:20:00Z">
            <w:rPr>
              <w:rtl/>
            </w:rPr>
          </w:rPrChange>
        </w:rPr>
        <w:t xml:space="preserve"> </w:t>
      </w:r>
      <w:r w:rsidRPr="00C17C93">
        <w:rPr>
          <w:rFonts w:cs="B Lotus" w:hint="eastAsia"/>
          <w:sz w:val="24"/>
          <w:szCs w:val="24"/>
          <w:rtl/>
          <w:rPrChange w:id="604" w:author="Mehrnazi Boojari" w:date="2019-01-10T00:20:00Z">
            <w:rPr>
              <w:rFonts w:hint="eastAsia"/>
              <w:rtl/>
            </w:rPr>
          </w:rPrChange>
        </w:rPr>
        <w:t>مدرن</w:t>
      </w:r>
      <w:r w:rsidRPr="00C17C93">
        <w:rPr>
          <w:rFonts w:cs="B Lotus" w:hint="cs"/>
          <w:sz w:val="24"/>
          <w:szCs w:val="24"/>
          <w:rtl/>
          <w:rPrChange w:id="605" w:author="Mehrnazi Boojari" w:date="2019-01-10T00:20:00Z">
            <w:rPr>
              <w:rFonts w:hint="cs"/>
              <w:rtl/>
            </w:rPr>
          </w:rPrChange>
        </w:rPr>
        <w:t>ی</w:t>
      </w:r>
      <w:r w:rsidRPr="00C17C93">
        <w:rPr>
          <w:rFonts w:cs="B Lotus" w:hint="eastAsia"/>
          <w:sz w:val="24"/>
          <w:szCs w:val="24"/>
          <w:rtl/>
          <w:rPrChange w:id="606" w:author="Mehrnazi Boojari" w:date="2019-01-10T00:20:00Z">
            <w:rPr>
              <w:rFonts w:hint="eastAsia"/>
              <w:rtl/>
            </w:rPr>
          </w:rPrChange>
        </w:rPr>
        <w:t>زاس</w:t>
      </w:r>
      <w:r w:rsidRPr="00C17C93">
        <w:rPr>
          <w:rFonts w:cs="B Lotus" w:hint="cs"/>
          <w:sz w:val="24"/>
          <w:szCs w:val="24"/>
          <w:rtl/>
          <w:rPrChange w:id="607" w:author="Mehrnazi Boojari" w:date="2019-01-10T00:20:00Z">
            <w:rPr>
              <w:rFonts w:hint="cs"/>
              <w:rtl/>
            </w:rPr>
          </w:rPrChange>
        </w:rPr>
        <w:t>ی</w:t>
      </w:r>
      <w:r w:rsidRPr="00C17C93">
        <w:rPr>
          <w:rFonts w:cs="B Lotus" w:hint="eastAsia"/>
          <w:sz w:val="24"/>
          <w:szCs w:val="24"/>
          <w:rtl/>
          <w:rPrChange w:id="608" w:author="Mehrnazi Boojari" w:date="2019-01-10T00:20:00Z">
            <w:rPr>
              <w:rFonts w:hint="eastAsia"/>
              <w:rtl/>
            </w:rPr>
          </w:rPrChange>
        </w:rPr>
        <w:t>ون</w:t>
      </w:r>
      <w:r w:rsidRPr="00C17C93">
        <w:rPr>
          <w:rFonts w:cs="B Lotus"/>
          <w:sz w:val="24"/>
          <w:szCs w:val="24"/>
          <w:rtl/>
          <w:rPrChange w:id="609" w:author="Mehrnazi Boojari" w:date="2019-01-10T00:20:00Z">
            <w:rPr>
              <w:rtl/>
            </w:rPr>
          </w:rPrChange>
        </w:rPr>
        <w:t xml:space="preserve"> </w:t>
      </w:r>
      <w:ins w:id="610" w:author="Mehrnazi Boojari" w:date="2019-01-10T00:20:00Z">
        <w:r w:rsidR="00C17C93">
          <w:rPr>
            <w:rFonts w:cs="B Lotus" w:hint="cs"/>
            <w:sz w:val="24"/>
            <w:szCs w:val="24"/>
            <w:rtl/>
          </w:rPr>
          <w:t>«</w:t>
        </w:r>
      </w:ins>
      <w:r w:rsidRPr="00C17C93">
        <w:rPr>
          <w:rFonts w:cs="B Lotus" w:hint="eastAsia"/>
          <w:sz w:val="24"/>
          <w:szCs w:val="24"/>
          <w:rtl/>
          <w:rPrChange w:id="611" w:author="Mehrnazi Boojari" w:date="2019-01-10T00:20:00Z">
            <w:rPr>
              <w:rFonts w:hint="eastAsia"/>
              <w:b/>
              <w:bCs/>
              <w:rtl/>
            </w:rPr>
          </w:rPrChange>
        </w:rPr>
        <w:t>تغ</w:t>
      </w:r>
      <w:r w:rsidRPr="00C17C93">
        <w:rPr>
          <w:rFonts w:cs="B Lotus" w:hint="cs"/>
          <w:sz w:val="24"/>
          <w:szCs w:val="24"/>
          <w:rtl/>
          <w:rPrChange w:id="612" w:author="Mehrnazi Boojari" w:date="2019-01-10T00:20:00Z">
            <w:rPr>
              <w:rFonts w:hint="cs"/>
              <w:b/>
              <w:bCs/>
              <w:rtl/>
            </w:rPr>
          </w:rPrChange>
        </w:rPr>
        <w:t>یی</w:t>
      </w:r>
      <w:r w:rsidRPr="00C17C93">
        <w:rPr>
          <w:rFonts w:cs="B Lotus" w:hint="eastAsia"/>
          <w:sz w:val="24"/>
          <w:szCs w:val="24"/>
          <w:rtl/>
          <w:rPrChange w:id="613" w:author="Mehrnazi Boojari" w:date="2019-01-10T00:20:00Z">
            <w:rPr>
              <w:rFonts w:hint="eastAsia"/>
              <w:b/>
              <w:bCs/>
              <w:rtl/>
            </w:rPr>
          </w:rPrChange>
        </w:rPr>
        <w:t>ر</w:t>
      </w:r>
      <w:r w:rsidRPr="00C17C93">
        <w:rPr>
          <w:rFonts w:cs="B Lotus"/>
          <w:sz w:val="24"/>
          <w:szCs w:val="24"/>
          <w:rtl/>
          <w:rPrChange w:id="614" w:author="Mehrnazi Boojari" w:date="2019-01-10T00:20:00Z">
            <w:rPr>
              <w:b/>
              <w:bCs/>
              <w:rtl/>
            </w:rPr>
          </w:rPrChange>
        </w:rPr>
        <w:t xml:space="preserve"> </w:t>
      </w:r>
      <w:r w:rsidRPr="00C17C93">
        <w:rPr>
          <w:rFonts w:cs="B Lotus" w:hint="eastAsia"/>
          <w:sz w:val="24"/>
          <w:szCs w:val="24"/>
          <w:rtl/>
          <w:rPrChange w:id="615" w:author="Mehrnazi Boojari" w:date="2019-01-10T00:20:00Z">
            <w:rPr>
              <w:rFonts w:hint="eastAsia"/>
              <w:b/>
              <w:bCs/>
              <w:rtl/>
            </w:rPr>
          </w:rPrChange>
        </w:rPr>
        <w:t>فرهنگ</w:t>
      </w:r>
      <w:r w:rsidRPr="00C17C93">
        <w:rPr>
          <w:rFonts w:cs="B Lotus"/>
          <w:sz w:val="24"/>
          <w:szCs w:val="24"/>
          <w:rtl/>
          <w:rPrChange w:id="616" w:author="Mehrnazi Boojari" w:date="2019-01-10T00:20:00Z">
            <w:rPr>
              <w:b/>
              <w:bCs/>
              <w:rtl/>
            </w:rPr>
          </w:rPrChange>
        </w:rPr>
        <w:t xml:space="preserve"> </w:t>
      </w:r>
      <w:r w:rsidRPr="00C17C93">
        <w:rPr>
          <w:rFonts w:cs="B Lotus" w:hint="eastAsia"/>
          <w:sz w:val="24"/>
          <w:szCs w:val="24"/>
          <w:rtl/>
          <w:rPrChange w:id="617" w:author="Mehrnazi Boojari" w:date="2019-01-10T00:20:00Z">
            <w:rPr>
              <w:rFonts w:hint="eastAsia"/>
              <w:b/>
              <w:bCs/>
              <w:rtl/>
            </w:rPr>
          </w:rPrChange>
        </w:rPr>
        <w:t>فعل</w:t>
      </w:r>
      <w:r w:rsidRPr="00C17C93">
        <w:rPr>
          <w:rFonts w:cs="B Lotus" w:hint="cs"/>
          <w:sz w:val="24"/>
          <w:szCs w:val="24"/>
          <w:rtl/>
          <w:rPrChange w:id="618" w:author="Mehrnazi Boojari" w:date="2019-01-10T00:20:00Z">
            <w:rPr>
              <w:rFonts w:hint="cs"/>
              <w:b/>
              <w:bCs/>
              <w:rtl/>
            </w:rPr>
          </w:rPrChange>
        </w:rPr>
        <w:t>ی</w:t>
      </w:r>
      <w:r w:rsidRPr="00C17C93">
        <w:rPr>
          <w:rFonts w:cs="B Lotus"/>
          <w:sz w:val="24"/>
          <w:szCs w:val="24"/>
          <w:rtl/>
          <w:rPrChange w:id="619" w:author="Mehrnazi Boojari" w:date="2019-01-10T00:20:00Z">
            <w:rPr>
              <w:b/>
              <w:bCs/>
              <w:rtl/>
            </w:rPr>
          </w:rPrChange>
        </w:rPr>
        <w:t xml:space="preserve"> </w:t>
      </w:r>
      <w:r w:rsidRPr="00C17C93">
        <w:rPr>
          <w:rFonts w:cs="B Lotus" w:hint="eastAsia"/>
          <w:sz w:val="24"/>
          <w:szCs w:val="24"/>
          <w:rtl/>
          <w:rPrChange w:id="620" w:author="Mehrnazi Boojari" w:date="2019-01-10T00:20:00Z">
            <w:rPr>
              <w:rFonts w:hint="eastAsia"/>
              <w:b/>
              <w:bCs/>
              <w:rtl/>
            </w:rPr>
          </w:rPrChange>
        </w:rPr>
        <w:t>جوامع</w:t>
      </w:r>
      <w:ins w:id="621" w:author="Mehrnazi Boojari" w:date="2019-01-10T00:20:00Z">
        <w:r w:rsidR="00C17C93">
          <w:rPr>
            <w:rFonts w:cs="B Lotus" w:hint="cs"/>
            <w:b/>
            <w:bCs/>
            <w:sz w:val="24"/>
            <w:szCs w:val="24"/>
            <w:rtl/>
          </w:rPr>
          <w:t>»</w:t>
        </w:r>
      </w:ins>
      <w:r w:rsidRPr="00C17C93">
        <w:rPr>
          <w:rFonts w:cs="B Lotus"/>
          <w:sz w:val="24"/>
          <w:szCs w:val="24"/>
          <w:rtl/>
          <w:rPrChange w:id="622" w:author="Mehrnazi Boojari" w:date="2019-01-10T00:20:00Z">
            <w:rPr>
              <w:rtl/>
            </w:rPr>
          </w:rPrChange>
        </w:rPr>
        <w:t xml:space="preserve"> </w:t>
      </w:r>
      <w:r w:rsidRPr="00C17C93">
        <w:rPr>
          <w:rFonts w:cs="B Lotus" w:hint="eastAsia"/>
          <w:sz w:val="24"/>
          <w:szCs w:val="24"/>
          <w:rtl/>
          <w:rPrChange w:id="623" w:author="Mehrnazi Boojari" w:date="2019-01-10T00:20:00Z">
            <w:rPr>
              <w:rFonts w:hint="eastAsia"/>
              <w:rtl/>
            </w:rPr>
          </w:rPrChange>
        </w:rPr>
        <w:t>به</w:t>
      </w:r>
      <w:r w:rsidRPr="00C17C93">
        <w:rPr>
          <w:rFonts w:cs="B Lotus"/>
          <w:sz w:val="24"/>
          <w:szCs w:val="24"/>
          <w:rtl/>
          <w:rPrChange w:id="624" w:author="Mehrnazi Boojari" w:date="2019-01-10T00:20:00Z">
            <w:rPr>
              <w:rtl/>
            </w:rPr>
          </w:rPrChange>
        </w:rPr>
        <w:t xml:space="preserve"> </w:t>
      </w:r>
      <w:r w:rsidRPr="00C17C93">
        <w:rPr>
          <w:rFonts w:cs="B Lotus" w:hint="eastAsia"/>
          <w:sz w:val="24"/>
          <w:szCs w:val="24"/>
          <w:rtl/>
          <w:rPrChange w:id="625" w:author="Mehrnazi Boojari" w:date="2019-01-10T00:20:00Z">
            <w:rPr>
              <w:rFonts w:hint="eastAsia"/>
              <w:rtl/>
            </w:rPr>
          </w:rPrChange>
        </w:rPr>
        <w:t>محور</w:t>
      </w:r>
      <w:r w:rsidRPr="00C17C93">
        <w:rPr>
          <w:rFonts w:cs="B Lotus" w:hint="cs"/>
          <w:sz w:val="24"/>
          <w:szCs w:val="24"/>
          <w:rtl/>
          <w:rPrChange w:id="626" w:author="Mehrnazi Boojari" w:date="2019-01-10T00:20:00Z">
            <w:rPr>
              <w:rFonts w:hint="cs"/>
              <w:rtl/>
            </w:rPr>
          </w:rPrChange>
        </w:rPr>
        <w:t>ی</w:t>
      </w:r>
      <w:r w:rsidRPr="00C17C93">
        <w:rPr>
          <w:rFonts w:cs="B Lotus" w:hint="eastAsia"/>
          <w:sz w:val="24"/>
          <w:szCs w:val="24"/>
          <w:rtl/>
          <w:rPrChange w:id="627" w:author="Mehrnazi Boojari" w:date="2019-01-10T00:20:00Z">
            <w:rPr>
              <w:rFonts w:hint="eastAsia"/>
              <w:rtl/>
            </w:rPr>
          </w:rPrChange>
        </w:rPr>
        <w:t>ت</w:t>
      </w:r>
      <w:r w:rsidRPr="00C17C93">
        <w:rPr>
          <w:rFonts w:cs="B Lotus"/>
          <w:sz w:val="24"/>
          <w:szCs w:val="24"/>
          <w:rtl/>
          <w:rPrChange w:id="628" w:author="Mehrnazi Boojari" w:date="2019-01-10T00:20:00Z">
            <w:rPr>
              <w:rtl/>
            </w:rPr>
          </w:rPrChange>
        </w:rPr>
        <w:t xml:space="preserve"> </w:t>
      </w:r>
      <w:r w:rsidRPr="00C17C93">
        <w:rPr>
          <w:rFonts w:cs="B Lotus" w:hint="eastAsia"/>
          <w:sz w:val="24"/>
          <w:szCs w:val="24"/>
          <w:rtl/>
          <w:rPrChange w:id="629" w:author="Mehrnazi Boojari" w:date="2019-01-10T00:20:00Z">
            <w:rPr>
              <w:rFonts w:hint="eastAsia"/>
              <w:rtl/>
            </w:rPr>
          </w:rPrChange>
        </w:rPr>
        <w:t>مفاه</w:t>
      </w:r>
      <w:r w:rsidRPr="00C17C93">
        <w:rPr>
          <w:rFonts w:cs="B Lotus" w:hint="cs"/>
          <w:sz w:val="24"/>
          <w:szCs w:val="24"/>
          <w:rtl/>
          <w:rPrChange w:id="630" w:author="Mehrnazi Boojari" w:date="2019-01-10T00:20:00Z">
            <w:rPr>
              <w:rFonts w:hint="cs"/>
              <w:rtl/>
            </w:rPr>
          </w:rPrChange>
        </w:rPr>
        <w:t>ی</w:t>
      </w:r>
      <w:r w:rsidRPr="00C17C93">
        <w:rPr>
          <w:rFonts w:cs="B Lotus" w:hint="eastAsia"/>
          <w:sz w:val="24"/>
          <w:szCs w:val="24"/>
          <w:rtl/>
          <w:rPrChange w:id="631" w:author="Mehrnazi Boojari" w:date="2019-01-10T00:20:00Z">
            <w:rPr>
              <w:rFonts w:hint="eastAsia"/>
              <w:rtl/>
            </w:rPr>
          </w:rPrChange>
        </w:rPr>
        <w:t>م</w:t>
      </w:r>
      <w:r w:rsidRPr="00C17C93">
        <w:rPr>
          <w:rFonts w:cs="B Lotus"/>
          <w:sz w:val="24"/>
          <w:szCs w:val="24"/>
          <w:rtl/>
          <w:rPrChange w:id="632" w:author="Mehrnazi Boojari" w:date="2019-01-10T00:20:00Z">
            <w:rPr>
              <w:rtl/>
            </w:rPr>
          </w:rPrChange>
        </w:rPr>
        <w:t xml:space="preserve"> </w:t>
      </w:r>
      <w:r w:rsidRPr="00C17C93">
        <w:rPr>
          <w:rFonts w:cs="B Lotus" w:hint="eastAsia"/>
          <w:sz w:val="24"/>
          <w:szCs w:val="24"/>
          <w:rtl/>
          <w:rPrChange w:id="633" w:author="Mehrnazi Boojari" w:date="2019-01-10T00:20:00Z">
            <w:rPr>
              <w:rFonts w:hint="eastAsia"/>
              <w:rtl/>
            </w:rPr>
          </w:rPrChange>
        </w:rPr>
        <w:t>مدرن</w:t>
      </w:r>
      <w:del w:id="634" w:author="Mehrnazi Boojari" w:date="2019-01-07T09:47:00Z">
        <w:r w:rsidRPr="00C17C93" w:rsidDel="006F7CCF">
          <w:rPr>
            <w:rFonts w:cs="B Lotus"/>
            <w:sz w:val="24"/>
            <w:szCs w:val="24"/>
            <w:rtl/>
            <w:rPrChange w:id="635" w:author="Mehrnazi Boojari" w:date="2019-01-10T00:20:00Z">
              <w:rPr>
                <w:rtl/>
              </w:rPr>
            </w:rPrChange>
          </w:rPr>
          <w:delText xml:space="preserve"> ؛</w:delText>
        </w:r>
      </w:del>
      <w:ins w:id="636" w:author="Mehrnazi Boojari" w:date="2019-01-07T09:47:00Z">
        <w:r w:rsidR="006F7CCF" w:rsidRPr="00C17C93">
          <w:rPr>
            <w:rFonts w:cs="B Lotus" w:hint="eastAsia"/>
            <w:sz w:val="24"/>
            <w:szCs w:val="24"/>
            <w:rtl/>
            <w:rPrChange w:id="637" w:author="Mehrnazi Boojari" w:date="2019-01-10T00:20:00Z">
              <w:rPr>
                <w:rFonts w:hint="eastAsia"/>
                <w:rtl/>
              </w:rPr>
            </w:rPrChange>
          </w:rPr>
          <w:t>؛</w:t>
        </w:r>
      </w:ins>
      <w:r w:rsidRPr="00C17C93">
        <w:rPr>
          <w:rFonts w:cs="B Lotus"/>
          <w:sz w:val="24"/>
          <w:szCs w:val="24"/>
          <w:rtl/>
          <w:rPrChange w:id="638" w:author="Mehrnazi Boojari" w:date="2019-01-10T00:20:00Z">
            <w:rPr>
              <w:rtl/>
            </w:rPr>
          </w:rPrChange>
        </w:rPr>
        <w:t xml:space="preserve"> ز</w:t>
      </w:r>
      <w:r w:rsidRPr="00C17C93">
        <w:rPr>
          <w:rFonts w:cs="B Lotus" w:hint="cs"/>
          <w:sz w:val="24"/>
          <w:szCs w:val="24"/>
          <w:rtl/>
          <w:rPrChange w:id="639" w:author="Mehrnazi Boojari" w:date="2019-01-10T00:20:00Z">
            <w:rPr>
              <w:rFonts w:hint="cs"/>
              <w:rtl/>
            </w:rPr>
          </w:rPrChange>
        </w:rPr>
        <w:t>ی</w:t>
      </w:r>
      <w:r w:rsidRPr="00C17C93">
        <w:rPr>
          <w:rFonts w:cs="B Lotus" w:hint="eastAsia"/>
          <w:sz w:val="24"/>
          <w:szCs w:val="24"/>
          <w:rtl/>
          <w:rPrChange w:id="640" w:author="Mehrnazi Boojari" w:date="2019-01-10T00:20:00Z">
            <w:rPr>
              <w:rFonts w:hint="eastAsia"/>
              <w:rtl/>
            </w:rPr>
          </w:rPrChange>
        </w:rPr>
        <w:t>را</w:t>
      </w:r>
      <w:r w:rsidRPr="00C17C93">
        <w:rPr>
          <w:rFonts w:cs="B Lotus"/>
          <w:sz w:val="24"/>
          <w:szCs w:val="24"/>
          <w:rtl/>
          <w:rPrChange w:id="641" w:author="Mehrnazi Boojari" w:date="2019-01-10T00:20:00Z">
            <w:rPr>
              <w:rtl/>
            </w:rPr>
          </w:rPrChange>
        </w:rPr>
        <w:t xml:space="preserve"> </w:t>
      </w:r>
      <w:r w:rsidRPr="00C17C93">
        <w:rPr>
          <w:rFonts w:cs="B Lotus" w:hint="eastAsia"/>
          <w:sz w:val="24"/>
          <w:szCs w:val="24"/>
          <w:rtl/>
          <w:rPrChange w:id="642" w:author="Mehrnazi Boojari" w:date="2019-01-10T00:20:00Z">
            <w:rPr>
              <w:rFonts w:hint="eastAsia"/>
              <w:rtl/>
            </w:rPr>
          </w:rPrChange>
        </w:rPr>
        <w:t>اصل</w:t>
      </w:r>
      <w:r w:rsidRPr="00C17C93">
        <w:rPr>
          <w:rFonts w:cs="B Lotus" w:hint="cs"/>
          <w:sz w:val="24"/>
          <w:szCs w:val="24"/>
          <w:rtl/>
          <w:rPrChange w:id="643" w:author="Mehrnazi Boojari" w:date="2019-01-10T00:20:00Z">
            <w:rPr>
              <w:rFonts w:hint="cs"/>
              <w:rtl/>
            </w:rPr>
          </w:rPrChange>
        </w:rPr>
        <w:t>ی‌</w:t>
      </w:r>
      <w:r w:rsidRPr="00C17C93">
        <w:rPr>
          <w:rFonts w:cs="B Lotus" w:hint="eastAsia"/>
          <w:sz w:val="24"/>
          <w:szCs w:val="24"/>
          <w:rtl/>
          <w:rPrChange w:id="644" w:author="Mehrnazi Boojari" w:date="2019-01-10T00:20:00Z">
            <w:rPr>
              <w:rFonts w:hint="eastAsia"/>
              <w:rtl/>
            </w:rPr>
          </w:rPrChange>
        </w:rPr>
        <w:t>تر</w:t>
      </w:r>
      <w:r w:rsidRPr="00C17C93">
        <w:rPr>
          <w:rFonts w:cs="B Lotus" w:hint="cs"/>
          <w:sz w:val="24"/>
          <w:szCs w:val="24"/>
          <w:rtl/>
          <w:rPrChange w:id="645" w:author="Mehrnazi Boojari" w:date="2019-01-10T00:20:00Z">
            <w:rPr>
              <w:rFonts w:hint="cs"/>
              <w:rtl/>
            </w:rPr>
          </w:rPrChange>
        </w:rPr>
        <w:t>ی</w:t>
      </w:r>
      <w:r w:rsidRPr="00C17C93">
        <w:rPr>
          <w:rFonts w:cs="B Lotus" w:hint="eastAsia"/>
          <w:sz w:val="24"/>
          <w:szCs w:val="24"/>
          <w:rtl/>
          <w:rPrChange w:id="646" w:author="Mehrnazi Boojari" w:date="2019-01-10T00:20:00Z">
            <w:rPr>
              <w:rFonts w:hint="eastAsia"/>
              <w:rtl/>
            </w:rPr>
          </w:rPrChange>
        </w:rPr>
        <w:t>ن</w:t>
      </w:r>
      <w:r w:rsidRPr="00C17C93">
        <w:rPr>
          <w:rFonts w:cs="B Lotus"/>
          <w:sz w:val="24"/>
          <w:szCs w:val="24"/>
          <w:rtl/>
          <w:rPrChange w:id="647" w:author="Mehrnazi Boojari" w:date="2019-01-10T00:20:00Z">
            <w:rPr>
              <w:rtl/>
            </w:rPr>
          </w:rPrChange>
        </w:rPr>
        <w:t xml:space="preserve"> </w:t>
      </w:r>
      <w:r w:rsidRPr="00C17C93">
        <w:rPr>
          <w:rFonts w:cs="B Lotus" w:hint="eastAsia"/>
          <w:sz w:val="24"/>
          <w:szCs w:val="24"/>
          <w:rtl/>
          <w:rPrChange w:id="648" w:author="Mehrnazi Boojari" w:date="2019-01-10T00:20:00Z">
            <w:rPr>
              <w:rFonts w:hint="eastAsia"/>
              <w:rtl/>
            </w:rPr>
          </w:rPrChange>
        </w:rPr>
        <w:t>مانع</w:t>
      </w:r>
      <w:r w:rsidRPr="00C17C93">
        <w:rPr>
          <w:rFonts w:cs="B Lotus"/>
          <w:sz w:val="24"/>
          <w:szCs w:val="24"/>
          <w:rtl/>
          <w:rPrChange w:id="649" w:author="Mehrnazi Boojari" w:date="2019-01-10T00:20:00Z">
            <w:rPr>
              <w:rtl/>
            </w:rPr>
          </w:rPrChange>
        </w:rPr>
        <w:t xml:space="preserve"> </w:t>
      </w:r>
      <w:del w:id="650" w:author="Mehrnazi Boojari" w:date="2019-01-10T00:20:00Z">
        <w:r w:rsidRPr="00C17C93" w:rsidDel="00C17C93">
          <w:rPr>
            <w:rFonts w:cs="B Lotus" w:hint="eastAsia"/>
            <w:sz w:val="24"/>
            <w:szCs w:val="24"/>
            <w:rtl/>
            <w:rPrChange w:id="651" w:author="Mehrnazi Boojari" w:date="2019-01-10T00:20:00Z">
              <w:rPr>
                <w:rFonts w:hint="eastAsia"/>
                <w:rtl/>
              </w:rPr>
            </w:rPrChange>
          </w:rPr>
          <w:delText>پ</w:delText>
        </w:r>
        <w:r w:rsidRPr="00C17C93" w:rsidDel="00C17C93">
          <w:rPr>
            <w:rFonts w:cs="B Lotus" w:hint="cs"/>
            <w:sz w:val="24"/>
            <w:szCs w:val="24"/>
            <w:rtl/>
            <w:rPrChange w:id="652" w:author="Mehrnazi Boojari" w:date="2019-01-10T00:20:00Z">
              <w:rPr>
                <w:rFonts w:hint="cs"/>
                <w:rtl/>
              </w:rPr>
            </w:rPrChange>
          </w:rPr>
          <w:delText>ی</w:delText>
        </w:r>
        <w:r w:rsidRPr="00C17C93" w:rsidDel="00C17C93">
          <w:rPr>
            <w:rFonts w:cs="B Lotus" w:hint="eastAsia"/>
            <w:sz w:val="24"/>
            <w:szCs w:val="24"/>
            <w:rtl/>
            <w:rPrChange w:id="653" w:author="Mehrnazi Boojari" w:date="2019-01-10T00:20:00Z">
              <w:rPr>
                <w:rFonts w:hint="eastAsia"/>
                <w:rtl/>
              </w:rPr>
            </w:rPrChange>
          </w:rPr>
          <w:delText>اده‌ساز</w:delText>
        </w:r>
        <w:r w:rsidRPr="00C17C93" w:rsidDel="00C17C93">
          <w:rPr>
            <w:rFonts w:cs="B Lotus" w:hint="cs"/>
            <w:sz w:val="24"/>
            <w:szCs w:val="24"/>
            <w:rtl/>
            <w:rPrChange w:id="654" w:author="Mehrnazi Boojari" w:date="2019-01-10T00:20:00Z">
              <w:rPr>
                <w:rFonts w:hint="cs"/>
                <w:rtl/>
              </w:rPr>
            </w:rPrChange>
          </w:rPr>
          <w:delText>ی</w:delText>
        </w:r>
        <w:r w:rsidRPr="00C17C93" w:rsidDel="00C17C93">
          <w:rPr>
            <w:rFonts w:cs="B Lotus"/>
            <w:sz w:val="24"/>
            <w:szCs w:val="24"/>
            <w:rtl/>
            <w:rPrChange w:id="655" w:author="Mehrnazi Boojari" w:date="2019-01-10T00:20:00Z">
              <w:rPr>
                <w:rtl/>
              </w:rPr>
            </w:rPrChange>
          </w:rPr>
          <w:delText xml:space="preserve"> </w:delText>
        </w:r>
      </w:del>
      <w:ins w:id="656" w:author="Mehrnazi Boojari" w:date="2019-01-10T00:20:00Z">
        <w:r w:rsidR="00C17C93">
          <w:rPr>
            <w:rFonts w:cs="B Lotus" w:hint="cs"/>
            <w:sz w:val="24"/>
            <w:szCs w:val="24"/>
            <w:rtl/>
          </w:rPr>
          <w:t>اجرای</w:t>
        </w:r>
        <w:r w:rsidR="00C17C93" w:rsidRPr="00C17C93">
          <w:rPr>
            <w:rFonts w:cs="B Lotus"/>
            <w:sz w:val="24"/>
            <w:szCs w:val="24"/>
            <w:rtl/>
            <w:rPrChange w:id="657" w:author="Mehrnazi Boojari" w:date="2019-01-10T00:20:00Z">
              <w:rPr>
                <w:rtl/>
              </w:rPr>
            </w:rPrChange>
          </w:rPr>
          <w:t xml:space="preserve"> </w:t>
        </w:r>
      </w:ins>
      <w:r w:rsidRPr="00C17C93">
        <w:rPr>
          <w:rFonts w:cs="B Lotus" w:hint="eastAsia"/>
          <w:sz w:val="24"/>
          <w:szCs w:val="24"/>
          <w:rtl/>
          <w:rPrChange w:id="658" w:author="Mehrnazi Boojari" w:date="2019-01-10T00:20:00Z">
            <w:rPr>
              <w:rFonts w:hint="eastAsia"/>
              <w:rtl/>
            </w:rPr>
          </w:rPrChange>
        </w:rPr>
        <w:t>مفاه</w:t>
      </w:r>
      <w:r w:rsidRPr="00C17C93">
        <w:rPr>
          <w:rFonts w:cs="B Lotus" w:hint="cs"/>
          <w:sz w:val="24"/>
          <w:szCs w:val="24"/>
          <w:rtl/>
          <w:rPrChange w:id="659" w:author="Mehrnazi Boojari" w:date="2019-01-10T00:20:00Z">
            <w:rPr>
              <w:rFonts w:hint="cs"/>
              <w:rtl/>
            </w:rPr>
          </w:rPrChange>
        </w:rPr>
        <w:t>ی</w:t>
      </w:r>
      <w:r w:rsidRPr="00C17C93">
        <w:rPr>
          <w:rFonts w:cs="B Lotus" w:hint="eastAsia"/>
          <w:sz w:val="24"/>
          <w:szCs w:val="24"/>
          <w:rtl/>
          <w:rPrChange w:id="660" w:author="Mehrnazi Boojari" w:date="2019-01-10T00:20:00Z">
            <w:rPr>
              <w:rFonts w:hint="eastAsia"/>
              <w:rtl/>
            </w:rPr>
          </w:rPrChange>
        </w:rPr>
        <w:t>م</w:t>
      </w:r>
      <w:r w:rsidRPr="00C17C93">
        <w:rPr>
          <w:rFonts w:cs="B Lotus"/>
          <w:sz w:val="24"/>
          <w:szCs w:val="24"/>
          <w:rtl/>
          <w:rPrChange w:id="661" w:author="Mehrnazi Boojari" w:date="2019-01-10T00:20:00Z">
            <w:rPr>
              <w:rtl/>
            </w:rPr>
          </w:rPrChange>
        </w:rPr>
        <w:t xml:space="preserve"> </w:t>
      </w:r>
      <w:r w:rsidRPr="00C17C93">
        <w:rPr>
          <w:rFonts w:cs="B Lotus" w:hint="eastAsia"/>
          <w:sz w:val="24"/>
          <w:szCs w:val="24"/>
          <w:rtl/>
          <w:rPrChange w:id="662" w:author="Mehrnazi Boojari" w:date="2019-01-10T00:20:00Z">
            <w:rPr>
              <w:rFonts w:hint="eastAsia"/>
              <w:rtl/>
            </w:rPr>
          </w:rPrChange>
        </w:rPr>
        <w:t>مدرن،</w:t>
      </w:r>
      <w:r w:rsidRPr="00C17C93">
        <w:rPr>
          <w:rFonts w:cs="B Lotus"/>
          <w:sz w:val="24"/>
          <w:szCs w:val="24"/>
          <w:rtl/>
          <w:rPrChange w:id="663" w:author="Mehrnazi Boojari" w:date="2019-01-10T00:20:00Z">
            <w:rPr>
              <w:rtl/>
            </w:rPr>
          </w:rPrChange>
        </w:rPr>
        <w:t xml:space="preserve"> </w:t>
      </w:r>
      <w:r w:rsidRPr="00C17C93">
        <w:rPr>
          <w:rFonts w:cs="B Lotus" w:hint="eastAsia"/>
          <w:sz w:val="24"/>
          <w:szCs w:val="24"/>
          <w:rtl/>
          <w:rPrChange w:id="664" w:author="Mehrnazi Boojari" w:date="2019-01-10T00:20:00Z">
            <w:rPr>
              <w:rFonts w:hint="eastAsia"/>
              <w:rtl/>
            </w:rPr>
          </w:rPrChange>
        </w:rPr>
        <w:t>وجود</w:t>
      </w:r>
      <w:r w:rsidRPr="00C17C93">
        <w:rPr>
          <w:rFonts w:cs="B Lotus"/>
          <w:sz w:val="24"/>
          <w:szCs w:val="24"/>
          <w:rtl/>
          <w:rPrChange w:id="665" w:author="Mehrnazi Boojari" w:date="2019-01-10T00:20:00Z">
            <w:rPr>
              <w:rtl/>
            </w:rPr>
          </w:rPrChange>
        </w:rPr>
        <w:t xml:space="preserve"> </w:t>
      </w:r>
      <w:r w:rsidRPr="00C17C93">
        <w:rPr>
          <w:rFonts w:cs="B Lotus" w:hint="eastAsia"/>
          <w:sz w:val="24"/>
          <w:szCs w:val="24"/>
          <w:rtl/>
          <w:rPrChange w:id="666" w:author="Mehrnazi Boojari" w:date="2019-01-10T00:20:00Z">
            <w:rPr>
              <w:rFonts w:hint="eastAsia"/>
              <w:rtl/>
            </w:rPr>
          </w:rPrChange>
        </w:rPr>
        <w:t>فرهنگ</w:t>
      </w:r>
      <w:r w:rsidRPr="00C17C93">
        <w:rPr>
          <w:rFonts w:cs="B Lotus"/>
          <w:sz w:val="24"/>
          <w:szCs w:val="24"/>
          <w:rtl/>
          <w:rPrChange w:id="667" w:author="Mehrnazi Boojari" w:date="2019-01-10T00:20:00Z">
            <w:rPr>
              <w:rtl/>
            </w:rPr>
          </w:rPrChange>
        </w:rPr>
        <w:t xml:space="preserve"> </w:t>
      </w:r>
      <w:r w:rsidRPr="00C17C93">
        <w:rPr>
          <w:rFonts w:cs="B Lotus" w:hint="eastAsia"/>
          <w:sz w:val="24"/>
          <w:szCs w:val="24"/>
          <w:rtl/>
          <w:rPrChange w:id="668" w:author="Mehrnazi Boojari" w:date="2019-01-10T00:20:00Z">
            <w:rPr>
              <w:rFonts w:hint="eastAsia"/>
              <w:rtl/>
            </w:rPr>
          </w:rPrChange>
        </w:rPr>
        <w:t>فعل</w:t>
      </w:r>
      <w:r w:rsidRPr="00C17C93">
        <w:rPr>
          <w:rFonts w:cs="B Lotus" w:hint="cs"/>
          <w:sz w:val="24"/>
          <w:szCs w:val="24"/>
          <w:rtl/>
          <w:rPrChange w:id="669" w:author="Mehrnazi Boojari" w:date="2019-01-10T00:20:00Z">
            <w:rPr>
              <w:rFonts w:hint="cs"/>
              <w:rtl/>
            </w:rPr>
          </w:rPrChange>
        </w:rPr>
        <w:t>ی</w:t>
      </w:r>
      <w:r w:rsidRPr="00C17C93">
        <w:rPr>
          <w:rFonts w:cs="B Lotus"/>
          <w:sz w:val="24"/>
          <w:szCs w:val="24"/>
          <w:rtl/>
          <w:rPrChange w:id="670" w:author="Mehrnazi Boojari" w:date="2019-01-10T00:20:00Z">
            <w:rPr>
              <w:rtl/>
            </w:rPr>
          </w:rPrChange>
        </w:rPr>
        <w:t xml:space="preserve"> </w:t>
      </w:r>
      <w:r w:rsidRPr="00C17C93">
        <w:rPr>
          <w:rFonts w:cs="B Lotus" w:hint="eastAsia"/>
          <w:sz w:val="24"/>
          <w:szCs w:val="24"/>
          <w:rtl/>
          <w:rPrChange w:id="671" w:author="Mehrnazi Boojari" w:date="2019-01-10T00:20:00Z">
            <w:rPr>
              <w:rFonts w:hint="eastAsia"/>
              <w:rtl/>
            </w:rPr>
          </w:rPrChange>
        </w:rPr>
        <w:t>جوامع</w:t>
      </w:r>
      <w:r w:rsidRPr="00C17C93">
        <w:rPr>
          <w:rFonts w:cs="B Lotus"/>
          <w:sz w:val="24"/>
          <w:szCs w:val="24"/>
          <w:rtl/>
          <w:rPrChange w:id="672" w:author="Mehrnazi Boojari" w:date="2019-01-10T00:20:00Z">
            <w:rPr>
              <w:rtl/>
            </w:rPr>
          </w:rPrChange>
        </w:rPr>
        <w:t xml:space="preserve"> </w:t>
      </w:r>
      <w:r w:rsidRPr="00C17C93">
        <w:rPr>
          <w:rFonts w:cs="B Lotus" w:hint="eastAsia"/>
          <w:sz w:val="24"/>
          <w:szCs w:val="24"/>
          <w:rtl/>
          <w:rPrChange w:id="673" w:author="Mehrnazi Boojari" w:date="2019-01-10T00:20:00Z">
            <w:rPr>
              <w:rFonts w:hint="eastAsia"/>
              <w:rtl/>
            </w:rPr>
          </w:rPrChange>
        </w:rPr>
        <w:t>است</w:t>
      </w:r>
      <w:r w:rsidRPr="00C17C93">
        <w:rPr>
          <w:rFonts w:cs="B Lotus"/>
          <w:sz w:val="24"/>
          <w:szCs w:val="24"/>
          <w:rtl/>
          <w:rPrChange w:id="674" w:author="Mehrnazi Boojari" w:date="2019-01-10T00:20:00Z">
            <w:rPr>
              <w:rtl/>
            </w:rPr>
          </w:rPrChange>
        </w:rPr>
        <w:t>.</w:t>
      </w:r>
    </w:p>
    <w:p w14:paraId="13D24EDF" w14:textId="77777777" w:rsidR="00B07651" w:rsidRPr="005A0AF7" w:rsidRDefault="00B07651" w:rsidP="00312BFD">
      <w:pPr>
        <w:bidi/>
        <w:ind w:firstLine="227"/>
        <w:jc w:val="both"/>
        <w:rPr>
          <w:rFonts w:ascii="B Lotus" w:eastAsia="Calibri" w:hAnsi="B Lotus" w:cs="B Lotus"/>
          <w:sz w:val="24"/>
          <w:szCs w:val="24"/>
          <w:rtl/>
          <w:lang w:bidi="fa-IR"/>
        </w:rPr>
      </w:pPr>
      <w:r w:rsidRPr="005A0AF7">
        <w:rPr>
          <w:rFonts w:ascii="B Lotus" w:eastAsia="Calibri" w:hAnsi="B Lotus" w:cs="B Lotus" w:hint="cs"/>
          <w:sz w:val="24"/>
          <w:szCs w:val="24"/>
          <w:rtl/>
        </w:rPr>
        <w:t>جریان دوم برای تعریف مبنای تحقق اهداف انقلاب</w:t>
      </w:r>
      <w:del w:id="675" w:author="Mehrnazi Boojari" w:date="2019-01-10T00:21:00Z">
        <w:r w:rsidRPr="005A0AF7" w:rsidDel="002E20FF">
          <w:rPr>
            <w:rFonts w:ascii="B Lotus" w:eastAsia="Calibri" w:hAnsi="B Lotus" w:cs="B Lotus" w:hint="cs"/>
            <w:sz w:val="24"/>
            <w:szCs w:val="24"/>
            <w:rtl/>
          </w:rPr>
          <w:delText>؛</w:delText>
        </w:r>
      </w:del>
      <w:r w:rsidRPr="005A0AF7">
        <w:rPr>
          <w:rFonts w:ascii="B Lotus" w:eastAsia="Calibri" w:hAnsi="B Lotus" w:cs="B Lotus" w:hint="cs"/>
          <w:sz w:val="24"/>
          <w:szCs w:val="24"/>
          <w:rtl/>
        </w:rPr>
        <w:t xml:space="preserve"> </w:t>
      </w:r>
      <w:ins w:id="676" w:author="Mehrnazi Boojari" w:date="2019-01-10T00:21:00Z">
        <w:r w:rsidR="002E20FF">
          <w:rPr>
            <w:rFonts w:ascii="B Lotus" w:eastAsia="Calibri" w:hAnsi="B Lotus" w:cs="B Lotus" w:hint="cs"/>
            <w:sz w:val="24"/>
            <w:szCs w:val="24"/>
            <w:rtl/>
          </w:rPr>
          <w:t>«</w:t>
        </w:r>
      </w:ins>
      <w:r w:rsidRPr="002E20FF">
        <w:rPr>
          <w:rFonts w:ascii="B Lotus" w:eastAsia="Calibri" w:hAnsi="B Lotus" w:cs="B Lotus" w:hint="cs"/>
          <w:sz w:val="24"/>
          <w:szCs w:val="24"/>
          <w:rtl/>
          <w:rPrChange w:id="677" w:author="Mehrnazi Boojari" w:date="2019-01-10T00:21:00Z">
            <w:rPr>
              <w:rFonts w:ascii="B Lotus" w:eastAsia="Calibri" w:hAnsi="B Lotus" w:cs="B Lotus" w:hint="cs"/>
              <w:b/>
              <w:bCs/>
              <w:sz w:val="24"/>
              <w:szCs w:val="24"/>
              <w:rtl/>
            </w:rPr>
          </w:rPrChange>
        </w:rPr>
        <w:t>جریان</w:t>
      </w:r>
      <w:r w:rsidRPr="002E20FF">
        <w:rPr>
          <w:rFonts w:ascii="B Lotus" w:eastAsia="Calibri" w:hAnsi="B Lotus" w:cs="B Lotus"/>
          <w:sz w:val="24"/>
          <w:szCs w:val="24"/>
          <w:rtl/>
          <w:rPrChange w:id="678" w:author="Mehrnazi Boojari" w:date="2019-01-10T00:21:00Z">
            <w:rPr>
              <w:rFonts w:ascii="B Lotus" w:eastAsia="Calibri" w:hAnsi="B Lotus" w:cs="B Lotus"/>
              <w:b/>
              <w:bCs/>
              <w:sz w:val="24"/>
              <w:szCs w:val="24"/>
              <w:rtl/>
            </w:rPr>
          </w:rPrChange>
        </w:rPr>
        <w:t xml:space="preserve"> </w:t>
      </w:r>
      <w:r w:rsidRPr="002E20FF">
        <w:rPr>
          <w:rFonts w:ascii="B Lotus" w:eastAsia="Calibri" w:hAnsi="B Lotus" w:cs="B Lotus" w:hint="cs"/>
          <w:sz w:val="24"/>
          <w:szCs w:val="24"/>
          <w:rtl/>
          <w:rPrChange w:id="679" w:author="Mehrnazi Boojari" w:date="2019-01-10T00:21:00Z">
            <w:rPr>
              <w:rFonts w:ascii="B Lotus" w:eastAsia="Calibri" w:hAnsi="B Lotus" w:cs="B Lotus" w:hint="cs"/>
              <w:b/>
              <w:bCs/>
              <w:sz w:val="24"/>
              <w:szCs w:val="24"/>
              <w:rtl/>
            </w:rPr>
          </w:rPrChange>
        </w:rPr>
        <w:t>فهم</w:t>
      </w:r>
      <w:r w:rsidRPr="002E20FF">
        <w:rPr>
          <w:rFonts w:ascii="B Lotus" w:eastAsia="Calibri" w:hAnsi="B Lotus" w:cs="B Lotus"/>
          <w:sz w:val="24"/>
          <w:szCs w:val="24"/>
          <w:rtl/>
          <w:rPrChange w:id="680" w:author="Mehrnazi Boojari" w:date="2019-01-10T00:21:00Z">
            <w:rPr>
              <w:rFonts w:ascii="B Lotus" w:eastAsia="Calibri" w:hAnsi="B Lotus" w:cs="B Lotus"/>
              <w:b/>
              <w:bCs/>
              <w:sz w:val="24"/>
              <w:szCs w:val="24"/>
              <w:rtl/>
            </w:rPr>
          </w:rPrChange>
        </w:rPr>
        <w:t xml:space="preserve"> </w:t>
      </w:r>
      <w:r w:rsidRPr="002E20FF">
        <w:rPr>
          <w:rFonts w:ascii="B Lotus" w:eastAsia="Calibri" w:hAnsi="B Lotus" w:cs="B Lotus" w:hint="cs"/>
          <w:sz w:val="24"/>
          <w:szCs w:val="24"/>
          <w:rtl/>
          <w:rPrChange w:id="681" w:author="Mehrnazi Boojari" w:date="2019-01-10T00:21:00Z">
            <w:rPr>
              <w:rFonts w:ascii="B Lotus" w:eastAsia="Calibri" w:hAnsi="B Lotus" w:cs="B Lotus" w:hint="cs"/>
              <w:b/>
              <w:bCs/>
              <w:sz w:val="24"/>
              <w:szCs w:val="24"/>
              <w:rtl/>
            </w:rPr>
          </w:rPrChange>
        </w:rPr>
        <w:t>سنتی</w:t>
      </w:r>
      <w:ins w:id="682" w:author="Mehrnazi Boojari" w:date="2019-01-10T00:21:00Z">
        <w:r w:rsidR="002E20FF">
          <w:rPr>
            <w:rFonts w:ascii="B Lotus" w:eastAsia="Calibri" w:hAnsi="B Lotus" w:cs="B Lotus" w:hint="cs"/>
            <w:b/>
            <w:bCs/>
            <w:sz w:val="24"/>
            <w:szCs w:val="24"/>
            <w:rtl/>
          </w:rPr>
          <w:t>»</w:t>
        </w:r>
      </w:ins>
      <w:r w:rsidRPr="005A0AF7">
        <w:rPr>
          <w:rFonts w:ascii="B Lotus" w:eastAsia="Calibri" w:hAnsi="B Lotus" w:cs="B Lotus" w:hint="cs"/>
          <w:sz w:val="24"/>
          <w:szCs w:val="24"/>
          <w:rtl/>
        </w:rPr>
        <w:t xml:space="preserve"> از اسلام است</w:t>
      </w:r>
      <w:del w:id="683" w:author="Mehrnazi Boojari" w:date="2019-01-10T00:24:00Z">
        <w:r w:rsidRPr="005A0AF7" w:rsidDel="00AC481C">
          <w:rPr>
            <w:rFonts w:ascii="B Lotus" w:eastAsia="Calibri" w:hAnsi="B Lotus" w:cs="B Lotus" w:hint="cs"/>
            <w:sz w:val="24"/>
            <w:szCs w:val="24"/>
            <w:rtl/>
          </w:rPr>
          <w:delText xml:space="preserve">. </w:delText>
        </w:r>
      </w:del>
      <w:ins w:id="684" w:author="Mehrnazi Boojari" w:date="2019-01-10T00:24:00Z">
        <w:r w:rsidR="00AC481C">
          <w:rPr>
            <w:rFonts w:ascii="B Lotus" w:eastAsia="Calibri" w:hAnsi="B Lotus" w:cs="B Lotus" w:hint="cs"/>
            <w:sz w:val="24"/>
            <w:szCs w:val="24"/>
            <w:rtl/>
          </w:rPr>
          <w:t>، که</w:t>
        </w:r>
        <w:r w:rsidR="00AC481C"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 xml:space="preserve">مبنای </w:t>
      </w:r>
      <w:del w:id="685" w:author="Mehrnazi Boojari" w:date="2019-01-10T00:24:00Z">
        <w:r w:rsidRPr="005A0AF7" w:rsidDel="00AC481C">
          <w:rPr>
            <w:rFonts w:ascii="B Lotus" w:eastAsia="Calibri" w:hAnsi="B Lotus" w:cs="B Lotus" w:hint="cs"/>
            <w:sz w:val="24"/>
            <w:szCs w:val="24"/>
            <w:rtl/>
          </w:rPr>
          <w:delText xml:space="preserve">این جریان </w:delText>
        </w:r>
      </w:del>
      <w:ins w:id="686" w:author="Mehrnazi Boojari" w:date="2019-01-10T00:24:00Z">
        <w:r w:rsidR="00AC481C">
          <w:rPr>
            <w:rFonts w:ascii="B Lotus" w:eastAsia="Calibri" w:hAnsi="B Lotus" w:cs="B Lotus" w:hint="cs"/>
            <w:sz w:val="24"/>
            <w:szCs w:val="24"/>
            <w:rtl/>
          </w:rPr>
          <w:t xml:space="preserve">آن </w:t>
        </w:r>
      </w:ins>
      <w:del w:id="687" w:author="Mehrnazi Boojari" w:date="2019-01-08T03:31:00Z">
        <w:r w:rsidRPr="005A0AF7" w:rsidDel="00666313">
          <w:rPr>
            <w:rFonts w:ascii="B Lotus" w:eastAsia="Calibri" w:hAnsi="B Lotus" w:cs="B Lotus"/>
            <w:sz w:val="24"/>
            <w:szCs w:val="24"/>
            <w:rtl/>
            <w:lang w:bidi="fa-IR"/>
          </w:rPr>
          <w:delText>"</w:delText>
        </w:r>
      </w:del>
      <w:ins w:id="688" w:author="Mehrnazi Boojari" w:date="2019-01-08T03:31:00Z">
        <w:r w:rsidR="00666313">
          <w:rPr>
            <w:rFonts w:ascii="B Lotus" w:eastAsia="Calibri" w:hAnsi="B Lotus" w:cs="B Lotus" w:hint="cs"/>
            <w:sz w:val="24"/>
            <w:szCs w:val="24"/>
            <w:rtl/>
            <w:lang w:bidi="fa-IR"/>
          </w:rPr>
          <w:t>«</w:t>
        </w:r>
      </w:ins>
      <w:r w:rsidRPr="002E20FF">
        <w:rPr>
          <w:rFonts w:ascii="B Lotus" w:eastAsia="Calibri" w:hAnsi="B Lotus" w:cs="B Lotus" w:hint="cs"/>
          <w:sz w:val="24"/>
          <w:szCs w:val="24"/>
          <w:rtl/>
          <w:lang w:bidi="fa-IR"/>
          <w:rPrChange w:id="689" w:author="Mehrnazi Boojari" w:date="2019-01-10T00:21:00Z">
            <w:rPr>
              <w:rFonts w:ascii="B Lotus" w:eastAsia="Calibri" w:hAnsi="B Lotus" w:cs="B Lotus" w:hint="cs"/>
              <w:b/>
              <w:bCs/>
              <w:sz w:val="24"/>
              <w:szCs w:val="24"/>
              <w:rtl/>
              <w:lang w:bidi="fa-IR"/>
            </w:rPr>
          </w:rPrChange>
        </w:rPr>
        <w:t>تبلیغ</w:t>
      </w:r>
      <w:r w:rsidRPr="002E20FF">
        <w:rPr>
          <w:rFonts w:ascii="B Lotus" w:eastAsia="Calibri" w:hAnsi="B Lotus" w:cs="B Lotus"/>
          <w:sz w:val="24"/>
          <w:szCs w:val="24"/>
          <w:rtl/>
          <w:lang w:bidi="fa-IR"/>
          <w:rPrChange w:id="690" w:author="Mehrnazi Boojari" w:date="2019-01-10T00:21:00Z">
            <w:rPr>
              <w:rFonts w:ascii="B Lotus" w:eastAsia="Calibri" w:hAnsi="B Lotus" w:cs="B Lotus"/>
              <w:b/>
              <w:bCs/>
              <w:sz w:val="24"/>
              <w:szCs w:val="24"/>
              <w:rtl/>
              <w:lang w:bidi="fa-IR"/>
            </w:rPr>
          </w:rPrChange>
        </w:rPr>
        <w:t xml:space="preserve"> </w:t>
      </w:r>
      <w:r w:rsidRPr="002E20FF">
        <w:rPr>
          <w:rFonts w:ascii="B Lotus" w:eastAsia="Calibri" w:hAnsi="B Lotus" w:cs="B Lotus" w:hint="cs"/>
          <w:sz w:val="24"/>
          <w:szCs w:val="24"/>
          <w:rtl/>
          <w:lang w:bidi="fa-IR"/>
          <w:rPrChange w:id="691" w:author="Mehrnazi Boojari" w:date="2019-01-10T00:21:00Z">
            <w:rPr>
              <w:rFonts w:ascii="B Lotus" w:eastAsia="Calibri" w:hAnsi="B Lotus" w:cs="B Lotus" w:hint="cs"/>
              <w:b/>
              <w:bCs/>
              <w:sz w:val="24"/>
              <w:szCs w:val="24"/>
              <w:rtl/>
              <w:lang w:bidi="fa-IR"/>
            </w:rPr>
          </w:rPrChange>
        </w:rPr>
        <w:t>هویت</w:t>
      </w:r>
      <w:r w:rsidRPr="002E20FF">
        <w:rPr>
          <w:rFonts w:ascii="B Lotus" w:eastAsia="Calibri" w:hAnsi="B Lotus" w:cs="B Lotus"/>
          <w:sz w:val="24"/>
          <w:szCs w:val="24"/>
          <w:rtl/>
          <w:lang w:bidi="fa-IR"/>
          <w:rPrChange w:id="692" w:author="Mehrnazi Boojari" w:date="2019-01-10T00:21:00Z">
            <w:rPr>
              <w:rFonts w:ascii="B Lotus" w:eastAsia="Calibri" w:hAnsi="B Lotus" w:cs="B Lotus"/>
              <w:b/>
              <w:bCs/>
              <w:sz w:val="24"/>
              <w:szCs w:val="24"/>
              <w:rtl/>
              <w:lang w:bidi="fa-IR"/>
            </w:rPr>
          </w:rPrChange>
        </w:rPr>
        <w:t xml:space="preserve"> </w:t>
      </w:r>
      <w:r w:rsidRPr="002E20FF">
        <w:rPr>
          <w:rFonts w:ascii="B Lotus" w:eastAsia="Calibri" w:hAnsi="B Lotus" w:cs="B Lotus" w:hint="cs"/>
          <w:sz w:val="24"/>
          <w:szCs w:val="24"/>
          <w:rtl/>
          <w:lang w:bidi="fa-IR"/>
          <w:rPrChange w:id="693" w:author="Mehrnazi Boojari" w:date="2019-01-10T00:21:00Z">
            <w:rPr>
              <w:rFonts w:ascii="B Lotus" w:eastAsia="Calibri" w:hAnsi="B Lotus" w:cs="B Lotus" w:hint="cs"/>
              <w:b/>
              <w:bCs/>
              <w:sz w:val="24"/>
              <w:szCs w:val="24"/>
              <w:rtl/>
              <w:lang w:bidi="fa-IR"/>
            </w:rPr>
          </w:rPrChange>
        </w:rPr>
        <w:t>اسلامی</w:t>
      </w:r>
      <w:del w:id="694" w:author="Mehrnazi Boojari" w:date="2019-01-08T03:31:00Z">
        <w:r w:rsidRPr="005A0AF7" w:rsidDel="00666313">
          <w:rPr>
            <w:rFonts w:ascii="B Lotus" w:eastAsia="Calibri" w:hAnsi="B Lotus" w:cs="B Lotus"/>
            <w:sz w:val="24"/>
            <w:szCs w:val="24"/>
            <w:rtl/>
            <w:lang w:bidi="fa-IR"/>
          </w:rPr>
          <w:delText>"</w:delText>
        </w:r>
      </w:del>
      <w:ins w:id="695" w:author="Mehrnazi Boojari" w:date="2019-01-08T03:31:00Z">
        <w:r w:rsidR="00666313">
          <w:rPr>
            <w:rFonts w:ascii="B Lotus" w:eastAsia="Calibri" w:hAnsi="B Lotus" w:cs="B Lotus" w:hint="cs"/>
            <w:sz w:val="24"/>
            <w:szCs w:val="24"/>
            <w:rtl/>
            <w:lang w:bidi="fa-IR"/>
          </w:rPr>
          <w:t>»</w:t>
        </w:r>
      </w:ins>
      <w:del w:id="696" w:author="Mehrnazi Boojari" w:date="2019-01-07T10:29:00Z">
        <w:r w:rsidRPr="005A0AF7" w:rsidDel="006C73A5">
          <w:rPr>
            <w:rFonts w:ascii="B Lotus" w:eastAsia="Calibri" w:hAnsi="B Lotus" w:cs="B Lotus"/>
            <w:sz w:val="24"/>
            <w:szCs w:val="24"/>
            <w:rtl/>
            <w:lang w:bidi="fa-IR"/>
          </w:rPr>
          <w:delText xml:space="preserve"> </w:delText>
        </w:r>
        <w:r w:rsidRPr="005A0AF7" w:rsidDel="006C73A5">
          <w:rPr>
            <w:rFonts w:ascii="B Lotus" w:eastAsia="Calibri" w:hAnsi="B Lotus" w:cs="B Lotus" w:hint="cs"/>
            <w:sz w:val="24"/>
            <w:szCs w:val="24"/>
            <w:rtl/>
            <w:lang w:bidi="fa-IR"/>
          </w:rPr>
          <w:delText>می‌باشد</w:delText>
        </w:r>
      </w:del>
      <w:ins w:id="697" w:author="Mehrnazi Boojari" w:date="2019-01-07T10:29:00Z">
        <w:r w:rsidR="006C73A5">
          <w:rPr>
            <w:rFonts w:ascii="B Lotus" w:eastAsia="Calibri" w:hAnsi="B Lotus" w:cs="B Lotus"/>
            <w:sz w:val="24"/>
            <w:szCs w:val="24"/>
            <w:rtl/>
            <w:lang w:bidi="fa-IR"/>
          </w:rPr>
          <w:t xml:space="preserve"> است</w:t>
        </w:r>
      </w:ins>
      <w:r w:rsidRPr="005A0AF7">
        <w:rPr>
          <w:rFonts w:ascii="B Lotus" w:eastAsia="Calibri" w:hAnsi="B Lotus" w:cs="B Lotus"/>
          <w:sz w:val="24"/>
          <w:szCs w:val="24"/>
          <w:rtl/>
          <w:lang w:bidi="fa-IR"/>
        </w:rPr>
        <w:t xml:space="preserve">. </w:t>
      </w:r>
      <w:del w:id="698" w:author="Mehrnazi Boojari" w:date="2019-01-10T00:25:00Z">
        <w:r w:rsidRPr="005A0AF7" w:rsidDel="00850420">
          <w:rPr>
            <w:rFonts w:ascii="B Lotus" w:eastAsia="Calibri" w:hAnsi="B Lotus" w:cs="B Lotus" w:hint="cs"/>
            <w:sz w:val="24"/>
            <w:szCs w:val="24"/>
            <w:rtl/>
            <w:lang w:bidi="fa-IR"/>
          </w:rPr>
          <w:delText>این</w:delText>
        </w:r>
        <w:r w:rsidRPr="005A0AF7" w:rsidDel="00850420">
          <w:rPr>
            <w:rFonts w:ascii="B Lotus" w:eastAsia="Calibri" w:hAnsi="B Lotus" w:cs="B Lotus"/>
            <w:sz w:val="24"/>
            <w:szCs w:val="24"/>
            <w:rtl/>
            <w:lang w:bidi="fa-IR"/>
          </w:rPr>
          <w:delText xml:space="preserve"> </w:delText>
        </w:r>
      </w:del>
      <w:r w:rsidRPr="005A0AF7">
        <w:rPr>
          <w:rFonts w:ascii="B Lotus" w:eastAsia="Calibri" w:hAnsi="B Lotus" w:cs="B Lotus" w:hint="cs"/>
          <w:sz w:val="24"/>
          <w:szCs w:val="24"/>
          <w:rtl/>
          <w:lang w:bidi="fa-IR"/>
        </w:rPr>
        <w:t>جریان</w:t>
      </w:r>
      <w:r w:rsidRPr="005A0AF7">
        <w:rPr>
          <w:rFonts w:ascii="B Lotus" w:eastAsia="Calibri" w:hAnsi="B Lotus" w:cs="B Lotus"/>
          <w:sz w:val="24"/>
          <w:szCs w:val="24"/>
          <w:rtl/>
          <w:lang w:bidi="fa-IR"/>
        </w:rPr>
        <w:t xml:space="preserve"> </w:t>
      </w:r>
      <w:ins w:id="699" w:author="Mehrnazi Boojari" w:date="2019-01-10T00:25:00Z">
        <w:r w:rsidR="00850420" w:rsidRPr="00BC6A3E">
          <w:rPr>
            <w:rFonts w:ascii="B Lotus" w:eastAsia="Calibri" w:hAnsi="B Lotus" w:cs="B Lotus" w:hint="cs"/>
            <w:sz w:val="24"/>
            <w:szCs w:val="24"/>
            <w:rtl/>
          </w:rPr>
          <w:t>فهم سنتی</w:t>
        </w:r>
        <w:r w:rsidR="00850420" w:rsidRPr="005A0AF7">
          <w:rPr>
            <w:rFonts w:ascii="B Lotus" w:eastAsia="Calibri" w:hAnsi="B Lotus" w:cs="B Lotus" w:hint="cs"/>
            <w:sz w:val="24"/>
            <w:szCs w:val="24"/>
            <w:rtl/>
            <w:lang w:bidi="fa-IR"/>
          </w:rPr>
          <w:t xml:space="preserve"> </w:t>
        </w:r>
      </w:ins>
      <w:del w:id="700" w:author="Mehrnazi Boojari" w:date="2019-01-10T00:29:00Z">
        <w:r w:rsidRPr="005A0AF7" w:rsidDel="00312BFD">
          <w:rPr>
            <w:rFonts w:ascii="B Lotus" w:eastAsia="Calibri" w:hAnsi="B Lotus" w:cs="B Lotus" w:hint="cs"/>
            <w:sz w:val="24"/>
            <w:szCs w:val="24"/>
            <w:rtl/>
            <w:lang w:bidi="fa-IR"/>
          </w:rPr>
          <w:delText>معتقد</w:delText>
        </w:r>
        <w:r w:rsidRPr="005A0AF7" w:rsidDel="00312BFD">
          <w:rPr>
            <w:rFonts w:ascii="B Lotus" w:eastAsia="Calibri" w:hAnsi="B Lotus" w:cs="B Lotus"/>
            <w:sz w:val="24"/>
            <w:szCs w:val="24"/>
            <w:rtl/>
            <w:lang w:bidi="fa-IR"/>
          </w:rPr>
          <w:delText xml:space="preserve"> </w:delText>
        </w:r>
      </w:del>
      <w:ins w:id="701" w:author="Mehrnazi Boojari" w:date="2019-01-10T00:29:00Z">
        <w:r w:rsidR="00312BFD">
          <w:rPr>
            <w:rFonts w:ascii="B Lotus" w:eastAsia="Calibri" w:hAnsi="B Lotus" w:cs="B Lotus" w:hint="cs"/>
            <w:sz w:val="24"/>
            <w:szCs w:val="24"/>
            <w:rtl/>
            <w:lang w:bidi="fa-IR"/>
          </w:rPr>
          <w:t>بر این تفکر</w:t>
        </w:r>
        <w:r w:rsidR="00312BFD" w:rsidRPr="005A0AF7">
          <w:rPr>
            <w:rFonts w:ascii="B Lotus" w:eastAsia="Calibri" w:hAnsi="B Lotus" w:cs="B Lotus"/>
            <w:sz w:val="24"/>
            <w:szCs w:val="24"/>
            <w:rtl/>
            <w:lang w:bidi="fa-IR"/>
          </w:rPr>
          <w:t xml:space="preserve"> </w:t>
        </w:r>
      </w:ins>
      <w:r w:rsidRPr="005A0AF7">
        <w:rPr>
          <w:rFonts w:ascii="B Lotus" w:eastAsia="Calibri" w:hAnsi="B Lotus" w:cs="B Lotus" w:hint="cs"/>
          <w:sz w:val="24"/>
          <w:szCs w:val="24"/>
          <w:rtl/>
          <w:lang w:bidi="fa-IR"/>
        </w:rPr>
        <w:t>است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که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برای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تحقق</w:t>
      </w:r>
      <w:r w:rsidRPr="005A0AF7">
        <w:rPr>
          <w:rFonts w:ascii="B Lotus" w:eastAsia="Calibri" w:hAnsi="B Lotus" w:cs="B Lotus"/>
          <w:sz w:val="24"/>
          <w:szCs w:val="24"/>
          <w:rtl/>
          <w:lang w:bidi="fa-IR"/>
        </w:rPr>
        <w:t xml:space="preserve"> </w:t>
      </w:r>
      <w:del w:id="702" w:author="Mehrnazi Boojari" w:date="2019-01-07T10:19:00Z">
        <w:r w:rsidRPr="005A0AF7" w:rsidDel="0028073B">
          <w:rPr>
            <w:rFonts w:ascii="B Lotus" w:eastAsia="Calibri" w:hAnsi="B Lotus" w:cs="B Lotus" w:hint="cs"/>
            <w:sz w:val="24"/>
            <w:szCs w:val="24"/>
            <w:rtl/>
            <w:lang w:bidi="fa-IR"/>
          </w:rPr>
          <w:delText>شاخص‌ها</w:delText>
        </w:r>
      </w:del>
      <w:ins w:id="703"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هویت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اسلامی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باید</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تبلیغ</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هویت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اسلامی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را</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بسط</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داد</w:t>
      </w:r>
      <w:del w:id="704" w:author="Mehrnazi Boojari" w:date="2019-01-10T00:26:00Z">
        <w:r w:rsidRPr="005A0AF7" w:rsidDel="00850420">
          <w:rPr>
            <w:rFonts w:ascii="B Lotus" w:eastAsia="Calibri" w:hAnsi="B Lotus" w:cs="B Lotus"/>
            <w:sz w:val="24"/>
            <w:szCs w:val="24"/>
            <w:rtl/>
            <w:lang w:bidi="fa-IR"/>
          </w:rPr>
          <w:delText xml:space="preserve">. </w:delText>
        </w:r>
      </w:del>
      <w:ins w:id="705" w:author="Mehrnazi Boojari" w:date="2019-01-10T00:26:00Z">
        <w:r w:rsidR="00850420">
          <w:rPr>
            <w:rFonts w:ascii="B Lotus" w:eastAsia="Calibri" w:hAnsi="B Lotus" w:cs="B Lotus" w:hint="cs"/>
            <w:sz w:val="24"/>
            <w:szCs w:val="24"/>
            <w:rtl/>
            <w:lang w:bidi="fa-IR"/>
          </w:rPr>
          <w:t>، و</w:t>
        </w:r>
        <w:r w:rsidR="00850420" w:rsidRPr="005A0AF7">
          <w:rPr>
            <w:rFonts w:ascii="B Lotus" w:eastAsia="Calibri" w:hAnsi="B Lotus" w:cs="B Lotus"/>
            <w:sz w:val="24"/>
            <w:szCs w:val="24"/>
            <w:rtl/>
            <w:lang w:bidi="fa-IR"/>
          </w:rPr>
          <w:t xml:space="preserve"> </w:t>
        </w:r>
      </w:ins>
      <w:r w:rsidRPr="005A0AF7">
        <w:rPr>
          <w:rFonts w:ascii="B Lotus" w:eastAsia="Calibri" w:hAnsi="B Lotus" w:cs="B Lotus" w:hint="cs"/>
          <w:sz w:val="24"/>
          <w:szCs w:val="24"/>
          <w:rtl/>
          <w:lang w:bidi="fa-IR"/>
        </w:rPr>
        <w:t>پاسخ</w:t>
      </w:r>
      <w:r w:rsidRPr="005A0AF7">
        <w:rPr>
          <w:rFonts w:ascii="B Lotus" w:eastAsia="Calibri" w:hAnsi="B Lotus" w:cs="B Lotus"/>
          <w:sz w:val="24"/>
          <w:szCs w:val="24"/>
          <w:rtl/>
          <w:lang w:bidi="fa-IR"/>
        </w:rPr>
        <w:t xml:space="preserve"> </w:t>
      </w:r>
      <w:del w:id="706" w:author="Mehrnazi Boojari" w:date="2019-01-10T00:26:00Z">
        <w:r w:rsidRPr="005A0AF7" w:rsidDel="00850420">
          <w:rPr>
            <w:rFonts w:ascii="B Lotus" w:eastAsia="Calibri" w:hAnsi="B Lotus" w:cs="B Lotus" w:hint="cs"/>
            <w:sz w:val="24"/>
            <w:szCs w:val="24"/>
            <w:rtl/>
            <w:lang w:bidi="fa-IR"/>
          </w:rPr>
          <w:delText>این</w:delText>
        </w:r>
        <w:r w:rsidRPr="005A0AF7" w:rsidDel="00850420">
          <w:rPr>
            <w:rFonts w:ascii="B Lotus" w:eastAsia="Calibri" w:hAnsi="B Lotus" w:cs="B Lotus"/>
            <w:sz w:val="24"/>
            <w:szCs w:val="24"/>
            <w:rtl/>
            <w:lang w:bidi="fa-IR"/>
          </w:rPr>
          <w:delText xml:space="preserve"> </w:delText>
        </w:r>
        <w:r w:rsidRPr="005A0AF7" w:rsidDel="00850420">
          <w:rPr>
            <w:rFonts w:ascii="B Lotus" w:eastAsia="Calibri" w:hAnsi="B Lotus" w:cs="B Lotus" w:hint="cs"/>
            <w:sz w:val="24"/>
            <w:szCs w:val="24"/>
            <w:rtl/>
            <w:lang w:bidi="fa-IR"/>
          </w:rPr>
          <w:delText>جریان</w:delText>
        </w:r>
      </w:del>
      <w:ins w:id="707" w:author="Mehrnazi Boojari" w:date="2019-01-10T00:26:00Z">
        <w:r w:rsidR="00850420">
          <w:rPr>
            <w:rFonts w:ascii="B Lotus" w:eastAsia="Calibri" w:hAnsi="B Lotus" w:cs="B Lotus" w:hint="cs"/>
            <w:sz w:val="24"/>
            <w:szCs w:val="24"/>
            <w:rtl/>
            <w:lang w:bidi="fa-IR"/>
          </w:rPr>
          <w:t>آن</w:t>
        </w:r>
      </w:ins>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ناهماهنگی‌ها</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نوسانات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موجود</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در</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اداره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جامعه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اعم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از</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حوزه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فرهنگ،</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سیاست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اقتصاد</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عدم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تبیین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مفاهیم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دینی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در</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آن</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 xml:space="preserve">حوزه‌هاست. </w:t>
      </w:r>
      <w:del w:id="708" w:author="Mehrnazi Boojari" w:date="2019-01-10T00:26:00Z">
        <w:r w:rsidRPr="005A0AF7" w:rsidDel="00850420">
          <w:rPr>
            <w:rFonts w:ascii="B Lotus" w:eastAsia="Calibri" w:hAnsi="B Lotus" w:cs="B Lotus" w:hint="cs"/>
            <w:sz w:val="24"/>
            <w:szCs w:val="24"/>
            <w:rtl/>
            <w:lang w:bidi="fa-IR"/>
          </w:rPr>
          <w:delText xml:space="preserve">سه اصلی اساسی این </w:delText>
        </w:r>
      </w:del>
      <w:r w:rsidRPr="005A0AF7">
        <w:rPr>
          <w:rFonts w:ascii="B Lotus" w:eastAsia="Calibri" w:hAnsi="B Lotus" w:cs="B Lotus" w:hint="cs"/>
          <w:sz w:val="24"/>
          <w:szCs w:val="24"/>
          <w:rtl/>
          <w:lang w:bidi="fa-IR"/>
        </w:rPr>
        <w:t>جریان</w:t>
      </w:r>
      <w:ins w:id="709" w:author="Mehrnazi Boojari" w:date="2019-01-10T00:26:00Z">
        <w:r w:rsidR="00850420" w:rsidRPr="00850420">
          <w:rPr>
            <w:rFonts w:ascii="B Lotus" w:eastAsia="Calibri" w:hAnsi="B Lotus" w:cs="B Lotus" w:hint="cs"/>
            <w:sz w:val="24"/>
            <w:szCs w:val="24"/>
            <w:rtl/>
          </w:rPr>
          <w:t xml:space="preserve"> </w:t>
        </w:r>
        <w:r w:rsidR="00850420" w:rsidRPr="00BC6A3E">
          <w:rPr>
            <w:rFonts w:ascii="B Lotus" w:eastAsia="Calibri" w:hAnsi="B Lotus" w:cs="B Lotus" w:hint="cs"/>
            <w:sz w:val="24"/>
            <w:szCs w:val="24"/>
            <w:rtl/>
          </w:rPr>
          <w:t>فهم سنتی</w:t>
        </w:r>
      </w:ins>
      <w:r w:rsidRPr="005A0AF7">
        <w:rPr>
          <w:rFonts w:ascii="B Lotus" w:eastAsia="Calibri" w:hAnsi="B Lotus" w:cs="B Lotus" w:hint="cs"/>
          <w:sz w:val="24"/>
          <w:szCs w:val="24"/>
          <w:rtl/>
          <w:lang w:bidi="fa-IR"/>
        </w:rPr>
        <w:t xml:space="preserve"> </w:t>
      </w:r>
      <w:ins w:id="710" w:author="Mehrnazi Boojari" w:date="2019-01-10T00:26:00Z">
        <w:r w:rsidR="00850420">
          <w:rPr>
            <w:rFonts w:ascii="B Lotus" w:eastAsia="Calibri" w:hAnsi="B Lotus" w:cs="B Lotus" w:hint="cs"/>
            <w:sz w:val="24"/>
            <w:szCs w:val="24"/>
            <w:rtl/>
            <w:lang w:bidi="fa-IR"/>
          </w:rPr>
          <w:t xml:space="preserve">بر </w:t>
        </w:r>
        <w:r w:rsidR="00850420" w:rsidRPr="005A0AF7">
          <w:rPr>
            <w:rFonts w:ascii="B Lotus" w:eastAsia="Calibri" w:hAnsi="B Lotus" w:cs="B Lotus" w:hint="cs"/>
            <w:sz w:val="24"/>
            <w:szCs w:val="24"/>
            <w:rtl/>
            <w:lang w:bidi="fa-IR"/>
          </w:rPr>
          <w:t>سه اصل</w:t>
        </w:r>
        <w:r w:rsidR="00850420">
          <w:rPr>
            <w:rFonts w:ascii="B Lotus" w:eastAsia="Calibri" w:hAnsi="B Lotus" w:cs="B Lotus" w:hint="cs"/>
            <w:sz w:val="24"/>
            <w:szCs w:val="24"/>
            <w:rtl/>
            <w:lang w:bidi="fa-IR"/>
          </w:rPr>
          <w:t>ِ</w:t>
        </w:r>
        <w:r w:rsidR="00850420" w:rsidRPr="005A0AF7">
          <w:rPr>
            <w:rFonts w:ascii="B Lotus" w:eastAsia="Calibri" w:hAnsi="B Lotus" w:cs="B Lotus" w:hint="cs"/>
            <w:sz w:val="24"/>
            <w:szCs w:val="24"/>
            <w:rtl/>
            <w:lang w:bidi="fa-IR"/>
          </w:rPr>
          <w:t xml:space="preserve"> اساسی </w:t>
        </w:r>
      </w:ins>
      <w:del w:id="711" w:author="Mehrnazi Boojari" w:date="2019-01-07T10:53:00Z">
        <w:r w:rsidRPr="005A0AF7" w:rsidDel="006A1F1D">
          <w:rPr>
            <w:rFonts w:ascii="B Lotus" w:eastAsia="Calibri" w:hAnsi="B Lotus" w:cs="B Lotus" w:hint="cs"/>
            <w:sz w:val="24"/>
            <w:szCs w:val="24"/>
            <w:rtl/>
            <w:lang w:bidi="fa-IR"/>
          </w:rPr>
          <w:delText>عبارتند از :</w:delText>
        </w:r>
      </w:del>
      <w:ins w:id="712" w:author="Mehrnazi Boojari" w:date="2019-01-10T00:27:00Z">
        <w:r w:rsidR="00850420">
          <w:rPr>
            <w:rFonts w:ascii="B Lotus" w:eastAsia="Calibri" w:hAnsi="B Lotus" w:cs="B Lotus" w:hint="cs"/>
            <w:sz w:val="24"/>
            <w:szCs w:val="24"/>
            <w:rtl/>
            <w:lang w:bidi="fa-IR"/>
          </w:rPr>
          <w:t>مشتمل</w:t>
        </w:r>
      </w:ins>
      <w:ins w:id="713" w:author="Mehrnazi Boojari" w:date="2019-01-10T00:26:00Z">
        <w:r w:rsidR="00850420">
          <w:rPr>
            <w:rFonts w:ascii="B Lotus" w:eastAsia="Calibri" w:hAnsi="B Lotus" w:cs="B Lotus" w:hint="cs"/>
            <w:sz w:val="24"/>
            <w:szCs w:val="24"/>
            <w:rtl/>
            <w:lang w:bidi="fa-IR"/>
          </w:rPr>
          <w:t xml:space="preserve"> است</w:t>
        </w:r>
      </w:ins>
      <w:ins w:id="714" w:author="Mehrnazi Boojari" w:date="2019-01-10T00:27:00Z">
        <w:r w:rsidR="00850420">
          <w:rPr>
            <w:rFonts w:ascii="Times New Roman" w:eastAsia="Calibri" w:hAnsi="Times New Roman" w:cs="B Nazanin" w:hint="cs"/>
            <w:sz w:val="24"/>
            <w:szCs w:val="24"/>
            <w:rtl/>
            <w:lang w:bidi="fa-IR"/>
          </w:rPr>
          <w:t>‌</w:t>
        </w:r>
        <w:r w:rsidR="00850420">
          <w:rPr>
            <w:rFonts w:ascii="B Lotus" w:eastAsia="Calibri" w:hAnsi="B Lotus" w:cs="B Lotus" w:hint="cs"/>
            <w:sz w:val="24"/>
            <w:szCs w:val="24"/>
            <w:rtl/>
            <w:lang w:bidi="fa-IR"/>
          </w:rPr>
          <w:t>:</w:t>
        </w:r>
      </w:ins>
    </w:p>
    <w:p w14:paraId="06288E7E" w14:textId="77777777" w:rsidR="00B07651" w:rsidRPr="005A0AF7" w:rsidRDefault="00B07651" w:rsidP="00666313">
      <w:pPr>
        <w:numPr>
          <w:ilvl w:val="0"/>
          <w:numId w:val="8"/>
        </w:numPr>
        <w:bidi/>
        <w:spacing w:after="200" w:line="276" w:lineRule="auto"/>
        <w:ind w:left="524" w:hanging="284"/>
        <w:contextualSpacing/>
        <w:jc w:val="both"/>
        <w:rPr>
          <w:rFonts w:ascii="B Lotus" w:eastAsia="Calibri" w:hAnsi="B Lotus" w:cs="B Lotus"/>
          <w:sz w:val="24"/>
          <w:szCs w:val="24"/>
          <w:rtl/>
          <w:lang w:bidi="fa-IR"/>
        </w:rPr>
      </w:pPr>
      <w:r w:rsidRPr="005A0AF7">
        <w:rPr>
          <w:rFonts w:ascii="B Lotus" w:eastAsia="Calibri" w:hAnsi="B Lotus" w:cs="B Lotus" w:hint="cs"/>
          <w:sz w:val="24"/>
          <w:szCs w:val="24"/>
          <w:rtl/>
          <w:lang w:bidi="fa-IR"/>
        </w:rPr>
        <w:t>دست</w:t>
      </w:r>
      <w:ins w:id="715" w:author="Mehrnazi Boojari" w:date="2019-01-08T03:31:00Z">
        <w:r w:rsidR="00666313">
          <w:rPr>
            <w:rFonts w:ascii="B Lotus" w:eastAsia="Calibri" w:hAnsi="B Lotus" w:cs="B Nazanin" w:hint="cs"/>
            <w:sz w:val="24"/>
            <w:szCs w:val="24"/>
            <w:rtl/>
            <w:lang w:bidi="fa-IR"/>
          </w:rPr>
          <w:t>‌</w:t>
        </w:r>
      </w:ins>
      <w:del w:id="716" w:author="Mehrnazi Boojari" w:date="2019-01-08T03:31:00Z">
        <w:r w:rsidRPr="005A0AF7" w:rsidDel="00666313">
          <w:rPr>
            <w:rFonts w:ascii="B Lotus" w:eastAsia="Calibri" w:hAnsi="B Lotus" w:cs="B Lotus" w:hint="cs"/>
            <w:sz w:val="24"/>
            <w:szCs w:val="24"/>
            <w:rtl/>
            <w:lang w:bidi="fa-IR"/>
          </w:rPr>
          <w:delText xml:space="preserve"> </w:delText>
        </w:r>
      </w:del>
      <w:r w:rsidRPr="005A0AF7">
        <w:rPr>
          <w:rFonts w:ascii="B Lotus" w:eastAsia="Calibri" w:hAnsi="B Lotus" w:cs="B Lotus" w:hint="cs"/>
          <w:sz w:val="24"/>
          <w:szCs w:val="24"/>
          <w:rtl/>
          <w:lang w:bidi="fa-IR"/>
        </w:rPr>
        <w:t>یافتن به شاخص</w:t>
      </w:r>
      <w:del w:id="717" w:author="Mehrnazi Boojari" w:date="2019-01-07T09:45:00Z">
        <w:r w:rsidRPr="005A0AF7" w:rsidDel="006F7CCF">
          <w:rPr>
            <w:rFonts w:ascii="B Lotus" w:eastAsia="Calibri" w:hAnsi="B Lotus" w:cs="B Lotus" w:hint="cs"/>
            <w:sz w:val="24"/>
            <w:szCs w:val="24"/>
            <w:rtl/>
            <w:lang w:bidi="fa-IR"/>
          </w:rPr>
          <w:delText xml:space="preserve"> ها </w:delText>
        </w:r>
      </w:del>
      <w:ins w:id="718" w:author="Mehrnazi Boojari" w:date="2019-01-07T09:45:00Z">
        <w:r w:rsidR="006F7CCF">
          <w:rPr>
            <w:rFonts w:ascii="B Lotus" w:eastAsia="Calibri" w:hAnsi="B Lotus" w:cs="B Lotus" w:hint="cs"/>
            <w:sz w:val="24"/>
            <w:szCs w:val="24"/>
            <w:rtl/>
            <w:lang w:bidi="fa-IR"/>
          </w:rPr>
          <w:t>‌</w:t>
        </w:r>
      </w:ins>
      <w:ins w:id="719" w:author="Mehrnazi Boojari" w:date="2019-01-08T03:31:00Z">
        <w:r w:rsidR="00666313">
          <w:rPr>
            <w:rFonts w:ascii="B Lotus" w:eastAsia="Calibri" w:hAnsi="B Lotus" w:cs="B Nazanin" w:hint="cs"/>
            <w:sz w:val="24"/>
            <w:szCs w:val="24"/>
            <w:rtl/>
            <w:lang w:bidi="fa-IR"/>
          </w:rPr>
          <w:t>‌</w:t>
        </w:r>
      </w:ins>
      <w:ins w:id="720" w:author="Mehrnazi Boojari" w:date="2019-01-07T09:45:00Z">
        <w:r w:rsidR="006F7CCF">
          <w:rPr>
            <w:rFonts w:ascii="B Lotus" w:eastAsia="Calibri" w:hAnsi="B Lotus" w:cs="B Lotus" w:hint="cs"/>
            <w:sz w:val="24"/>
            <w:szCs w:val="24"/>
            <w:rtl/>
            <w:lang w:bidi="fa-IR"/>
          </w:rPr>
          <w:t xml:space="preserve">ها </w:t>
        </w:r>
      </w:ins>
      <w:r w:rsidRPr="005A0AF7">
        <w:rPr>
          <w:rFonts w:ascii="B Lotus" w:eastAsia="Calibri" w:hAnsi="B Lotus" w:cs="B Lotus" w:hint="cs"/>
          <w:sz w:val="24"/>
          <w:szCs w:val="24"/>
          <w:rtl/>
          <w:lang w:bidi="fa-IR"/>
        </w:rPr>
        <w:t>و ارزش</w:t>
      </w:r>
      <w:del w:id="721" w:author="Mehrnazi Boojari" w:date="2019-01-07T09:46:00Z">
        <w:r w:rsidRPr="005A0AF7" w:rsidDel="006F7CCF">
          <w:rPr>
            <w:rFonts w:ascii="B Lotus" w:eastAsia="Calibri" w:hAnsi="B Lotus" w:cs="B Lotus" w:hint="cs"/>
            <w:sz w:val="24"/>
            <w:szCs w:val="24"/>
            <w:rtl/>
            <w:lang w:bidi="fa-IR"/>
          </w:rPr>
          <w:delText xml:space="preserve"> های </w:delText>
        </w:r>
      </w:del>
      <w:ins w:id="722" w:author="Mehrnazi Boojari" w:date="2019-01-07T09:46:00Z">
        <w:r w:rsidR="006F7CCF">
          <w:rPr>
            <w:rFonts w:ascii="B Lotus" w:eastAsia="Calibri" w:hAnsi="B Lotus" w:cs="B Lotus" w:hint="cs"/>
            <w:sz w:val="24"/>
            <w:szCs w:val="24"/>
            <w:rtl/>
            <w:lang w:bidi="fa-IR"/>
          </w:rPr>
          <w:t xml:space="preserve">‌های </w:t>
        </w:r>
      </w:ins>
      <w:r w:rsidRPr="005A0AF7">
        <w:rPr>
          <w:rFonts w:ascii="B Lotus" w:eastAsia="Calibri" w:hAnsi="B Lotus" w:cs="B Lotus" w:hint="cs"/>
          <w:sz w:val="24"/>
          <w:szCs w:val="24"/>
          <w:rtl/>
          <w:lang w:bidi="fa-IR"/>
        </w:rPr>
        <w:t>دینی و هویت اسلامی (رعایت احکام اسلامی)</w:t>
      </w:r>
      <w:ins w:id="723" w:author="Mehrnazi Boojari" w:date="2019-01-10T00:27:00Z">
        <w:r w:rsidR="00312BFD">
          <w:rPr>
            <w:rFonts w:ascii="B Lotus" w:eastAsia="Calibri" w:hAnsi="B Lotus" w:cs="B Lotus" w:hint="cs"/>
            <w:sz w:val="24"/>
            <w:szCs w:val="24"/>
            <w:rtl/>
            <w:lang w:bidi="fa-IR"/>
          </w:rPr>
          <w:t>.</w:t>
        </w:r>
      </w:ins>
    </w:p>
    <w:p w14:paraId="5CEF2434" w14:textId="77777777" w:rsidR="00B07651" w:rsidRPr="005A0AF7" w:rsidRDefault="00B07651" w:rsidP="00A25B54">
      <w:pPr>
        <w:numPr>
          <w:ilvl w:val="0"/>
          <w:numId w:val="8"/>
        </w:numPr>
        <w:bidi/>
        <w:spacing w:after="200" w:line="276" w:lineRule="auto"/>
        <w:ind w:left="524" w:hanging="284"/>
        <w:contextualSpacing/>
        <w:jc w:val="both"/>
        <w:rPr>
          <w:rFonts w:ascii="B Lotus" w:eastAsia="Calibri" w:hAnsi="B Lotus" w:cs="B Lotus"/>
          <w:sz w:val="24"/>
          <w:szCs w:val="24"/>
          <w:rtl/>
          <w:lang w:bidi="fa-IR"/>
        </w:rPr>
      </w:pPr>
      <w:r w:rsidRPr="005A0AF7">
        <w:rPr>
          <w:rFonts w:ascii="B Lotus" w:eastAsia="Calibri" w:hAnsi="B Lotus" w:cs="B Lotus" w:hint="cs"/>
          <w:sz w:val="24"/>
          <w:szCs w:val="24"/>
          <w:rtl/>
          <w:lang w:bidi="fa-IR"/>
        </w:rPr>
        <w:t>تکامل معنوی جامعه توسط حوزه و توسعه مادی توسط نهادهای علمی همانند دانشگا</w:t>
      </w:r>
      <w:del w:id="724" w:author="Mehrnazi Boojari" w:date="2019-01-09T22:35:00Z">
        <w:r w:rsidRPr="005A0AF7" w:rsidDel="00417494">
          <w:rPr>
            <w:rFonts w:ascii="B Lotus" w:eastAsia="Calibri" w:hAnsi="B Lotus" w:cs="B Lotus" w:hint="cs"/>
            <w:sz w:val="24"/>
            <w:szCs w:val="24"/>
            <w:rtl/>
            <w:lang w:bidi="fa-IR"/>
          </w:rPr>
          <w:delText>ه(</w:delText>
        </w:r>
      </w:del>
      <w:ins w:id="725" w:author="Mehrnazi Boojari" w:date="2019-01-09T22:35:00Z">
        <w:r w:rsidR="00417494">
          <w:rPr>
            <w:rFonts w:ascii="B Lotus" w:eastAsia="Calibri" w:hAnsi="B Lotus" w:cs="B Lotus" w:hint="cs"/>
            <w:sz w:val="24"/>
            <w:szCs w:val="24"/>
            <w:rtl/>
            <w:lang w:bidi="fa-IR"/>
          </w:rPr>
          <w:t>ه (</w:t>
        </w:r>
      </w:ins>
      <w:del w:id="726" w:author="Mehrnazi Boojari" w:date="2019-01-08T03:32:00Z">
        <w:r w:rsidRPr="005A0AF7" w:rsidDel="00666313">
          <w:rPr>
            <w:rFonts w:ascii="B Lotus" w:eastAsia="Calibri" w:hAnsi="B Lotus" w:cs="B Lotus" w:hint="cs"/>
            <w:sz w:val="24"/>
            <w:szCs w:val="24"/>
            <w:rtl/>
            <w:lang w:bidi="fa-IR"/>
          </w:rPr>
          <w:delText>مساله</w:delText>
        </w:r>
      </w:del>
      <w:ins w:id="727" w:author="Mehrnazi Boojari" w:date="2019-01-08T03:32:00Z">
        <w:r w:rsidR="00666313">
          <w:rPr>
            <w:rFonts w:ascii="B Lotus" w:eastAsia="Calibri" w:hAnsi="B Lotus" w:cs="B Lotus" w:hint="cs"/>
            <w:sz w:val="24"/>
            <w:szCs w:val="24"/>
            <w:rtl/>
            <w:lang w:bidi="fa-IR"/>
          </w:rPr>
          <w:t>مسئله</w:t>
        </w:r>
      </w:ins>
      <w:r w:rsidRPr="005A0AF7">
        <w:rPr>
          <w:rFonts w:ascii="B Lotus" w:eastAsia="Calibri" w:hAnsi="B Lotus" w:cs="B Lotus" w:hint="cs"/>
          <w:sz w:val="24"/>
          <w:szCs w:val="24"/>
          <w:rtl/>
          <w:lang w:bidi="fa-IR"/>
        </w:rPr>
        <w:t xml:space="preserve"> معنویت و برنامه</w:t>
      </w:r>
      <w:ins w:id="728" w:author="Mehrnazi Boojari" w:date="2019-01-08T03:31:00Z">
        <w:r w:rsidR="00666313">
          <w:rPr>
            <w:rFonts w:ascii="B Lotus" w:eastAsia="Calibri" w:hAnsi="B Lotus" w:cs="B Nazanin" w:hint="cs"/>
            <w:sz w:val="24"/>
            <w:szCs w:val="24"/>
            <w:rtl/>
            <w:lang w:bidi="fa-IR"/>
          </w:rPr>
          <w:t>‌</w:t>
        </w:r>
      </w:ins>
      <w:del w:id="729" w:author="Mehrnazi Boojari" w:date="2019-01-07T10:05:00Z">
        <w:r w:rsidRPr="005A0AF7" w:rsidDel="00A31D6F">
          <w:rPr>
            <w:rFonts w:ascii="B Lotus" w:eastAsia="Calibri" w:hAnsi="B Lotus" w:cs="B Lotus" w:hint="cs"/>
            <w:sz w:val="24"/>
            <w:szCs w:val="24"/>
            <w:rtl/>
            <w:lang w:bidi="fa-IR"/>
          </w:rPr>
          <w:delText xml:space="preserve"> ریزی </w:delText>
        </w:r>
      </w:del>
      <w:ins w:id="730" w:author="Mehrnazi Boojari" w:date="2019-01-07T10:05:00Z">
        <w:r w:rsidR="00A31D6F">
          <w:rPr>
            <w:rFonts w:ascii="B Lotus" w:eastAsia="Calibri" w:hAnsi="B Lotus" w:cs="B Lotus" w:hint="cs"/>
            <w:sz w:val="24"/>
            <w:szCs w:val="24"/>
            <w:rtl/>
            <w:lang w:bidi="fa-IR"/>
          </w:rPr>
          <w:t xml:space="preserve">‌ریزی </w:t>
        </w:r>
      </w:ins>
      <w:r w:rsidRPr="005A0AF7">
        <w:rPr>
          <w:rFonts w:ascii="B Lotus" w:eastAsia="Calibri" w:hAnsi="B Lotus" w:cs="B Lotus" w:hint="cs"/>
          <w:sz w:val="24"/>
          <w:szCs w:val="24"/>
          <w:rtl/>
          <w:lang w:bidi="fa-IR"/>
        </w:rPr>
        <w:t>جدا از یکدیگر است)</w:t>
      </w:r>
      <w:ins w:id="731" w:author="Mehrnazi Boojari" w:date="2019-01-10T00:28:00Z">
        <w:r w:rsidR="00312BFD">
          <w:rPr>
            <w:rFonts w:ascii="B Lotus" w:eastAsia="Calibri" w:hAnsi="B Lotus" w:cs="B Lotus" w:hint="cs"/>
            <w:sz w:val="24"/>
            <w:szCs w:val="24"/>
            <w:rtl/>
            <w:lang w:bidi="fa-IR"/>
          </w:rPr>
          <w:t>.</w:t>
        </w:r>
      </w:ins>
    </w:p>
    <w:p w14:paraId="5D4CD414" w14:textId="77777777" w:rsidR="00B07651" w:rsidRPr="005A0AF7" w:rsidRDefault="00B07651" w:rsidP="00A25B54">
      <w:pPr>
        <w:numPr>
          <w:ilvl w:val="0"/>
          <w:numId w:val="8"/>
        </w:numPr>
        <w:bidi/>
        <w:spacing w:after="200" w:line="276" w:lineRule="auto"/>
        <w:ind w:left="524" w:hanging="284"/>
        <w:contextualSpacing/>
        <w:jc w:val="both"/>
        <w:rPr>
          <w:rFonts w:ascii="B Lotus" w:eastAsia="Calibri" w:hAnsi="B Lotus" w:cs="B Lotus"/>
          <w:sz w:val="24"/>
          <w:szCs w:val="24"/>
          <w:rtl/>
          <w:lang w:bidi="fa-IR"/>
        </w:rPr>
      </w:pPr>
      <w:r w:rsidRPr="005A0AF7">
        <w:rPr>
          <w:rFonts w:ascii="B Lotus" w:eastAsia="Calibri" w:hAnsi="B Lotus" w:cs="B Lotus" w:hint="cs"/>
          <w:sz w:val="24"/>
          <w:szCs w:val="24"/>
          <w:rtl/>
          <w:lang w:bidi="fa-IR"/>
        </w:rPr>
        <w:t>حفظ خط تبلیغ هویت اسلامی در تحولات اجتماعی</w:t>
      </w:r>
      <w:ins w:id="732" w:author="Mehrnazi Boojari" w:date="2019-01-10T00:28:00Z">
        <w:r w:rsidR="00312BFD">
          <w:rPr>
            <w:rFonts w:ascii="B Lotus" w:eastAsia="Calibri" w:hAnsi="B Lotus" w:cs="B Lotus" w:hint="cs"/>
            <w:sz w:val="24"/>
            <w:szCs w:val="24"/>
            <w:rtl/>
            <w:lang w:bidi="fa-IR"/>
          </w:rPr>
          <w:t>.</w:t>
        </w:r>
      </w:ins>
      <w:del w:id="733" w:author="Mehrnazi Boojari" w:date="2019-01-10T00:28:00Z">
        <w:r w:rsidRPr="005A0AF7" w:rsidDel="00312BFD">
          <w:rPr>
            <w:rFonts w:ascii="B Lotus" w:eastAsia="Calibri" w:hAnsi="B Lotus" w:cs="B Lotus" w:hint="cs"/>
            <w:sz w:val="24"/>
            <w:szCs w:val="24"/>
            <w:rtl/>
            <w:lang w:bidi="fa-IR"/>
          </w:rPr>
          <w:delText xml:space="preserve"> </w:delText>
        </w:r>
      </w:del>
    </w:p>
    <w:p w14:paraId="6770E066" w14:textId="77777777" w:rsidR="00B07651" w:rsidRPr="005A0AF7" w:rsidRDefault="00B07651" w:rsidP="00312BFD">
      <w:pPr>
        <w:bidi/>
        <w:ind w:firstLine="227"/>
        <w:jc w:val="both"/>
        <w:rPr>
          <w:rFonts w:ascii="B Lotus" w:eastAsia="Calibri" w:hAnsi="B Lotus" w:cs="B Lotus"/>
          <w:sz w:val="24"/>
          <w:szCs w:val="24"/>
          <w:rtl/>
          <w:lang w:bidi="fa-IR"/>
        </w:rPr>
      </w:pPr>
      <w:r w:rsidRPr="005A0AF7">
        <w:rPr>
          <w:rFonts w:ascii="B Lotus" w:eastAsia="Calibri" w:hAnsi="B Lotus" w:cs="B Lotus" w:hint="cs"/>
          <w:sz w:val="24"/>
          <w:szCs w:val="24"/>
          <w:rtl/>
          <w:lang w:bidi="fa-IR"/>
        </w:rPr>
        <w:t xml:space="preserve"> </w:t>
      </w:r>
      <w:del w:id="734" w:author="Mehrnazi Boojari" w:date="2019-01-10T00:28:00Z">
        <w:r w:rsidRPr="00A66B9C" w:rsidDel="00312BFD">
          <w:rPr>
            <w:rFonts w:ascii="B Lotus" w:eastAsia="Calibri" w:hAnsi="B Lotus" w:cs="B Lotus" w:hint="cs"/>
            <w:sz w:val="24"/>
            <w:szCs w:val="24"/>
            <w:highlight w:val="lightGray"/>
            <w:rtl/>
            <w:lang w:bidi="fa-IR"/>
            <w:rPrChange w:id="735" w:author="Mehrnazi Boojari" w:date="2019-01-10T03:20:00Z">
              <w:rPr>
                <w:rFonts w:ascii="B Lotus" w:eastAsia="Calibri" w:hAnsi="B Lotus" w:cs="B Lotus" w:hint="cs"/>
                <w:sz w:val="24"/>
                <w:szCs w:val="24"/>
                <w:rtl/>
                <w:lang w:bidi="fa-IR"/>
              </w:rPr>
            </w:rPrChange>
          </w:rPr>
          <w:delText>این</w:delText>
        </w:r>
        <w:r w:rsidRPr="00A66B9C" w:rsidDel="00312BFD">
          <w:rPr>
            <w:rFonts w:ascii="B Lotus" w:eastAsia="Calibri" w:hAnsi="B Lotus" w:cs="B Lotus"/>
            <w:sz w:val="24"/>
            <w:szCs w:val="24"/>
            <w:highlight w:val="lightGray"/>
            <w:rtl/>
            <w:lang w:bidi="fa-IR"/>
            <w:rPrChange w:id="736" w:author="Mehrnazi Boojari" w:date="2019-01-10T03:20:00Z">
              <w:rPr>
                <w:rFonts w:ascii="B Lotus" w:eastAsia="Calibri" w:hAnsi="B Lotus" w:cs="B Lotus"/>
                <w:sz w:val="24"/>
                <w:szCs w:val="24"/>
                <w:rtl/>
                <w:lang w:bidi="fa-IR"/>
              </w:rPr>
            </w:rPrChange>
          </w:rPr>
          <w:delText xml:space="preserve"> </w:delText>
        </w:r>
      </w:del>
      <w:r w:rsidRPr="00A66B9C">
        <w:rPr>
          <w:rFonts w:ascii="B Lotus" w:eastAsia="Calibri" w:hAnsi="B Lotus" w:cs="B Lotus" w:hint="cs"/>
          <w:sz w:val="24"/>
          <w:szCs w:val="24"/>
          <w:highlight w:val="lightGray"/>
          <w:rtl/>
          <w:lang w:bidi="fa-IR"/>
          <w:rPrChange w:id="737" w:author="Mehrnazi Boojari" w:date="2019-01-10T03:20:00Z">
            <w:rPr>
              <w:rFonts w:ascii="B Lotus" w:eastAsia="Calibri" w:hAnsi="B Lotus" w:cs="B Lotus" w:hint="cs"/>
              <w:sz w:val="24"/>
              <w:szCs w:val="24"/>
              <w:rtl/>
              <w:lang w:bidi="fa-IR"/>
            </w:rPr>
          </w:rPrChange>
        </w:rPr>
        <w:t>جریان</w:t>
      </w:r>
      <w:r w:rsidRPr="00A66B9C">
        <w:rPr>
          <w:rFonts w:ascii="B Lotus" w:eastAsia="Calibri" w:hAnsi="B Lotus" w:cs="B Lotus"/>
          <w:sz w:val="24"/>
          <w:szCs w:val="24"/>
          <w:highlight w:val="lightGray"/>
          <w:rtl/>
          <w:lang w:bidi="fa-IR"/>
          <w:rPrChange w:id="738" w:author="Mehrnazi Boojari" w:date="2019-01-10T03:20:00Z">
            <w:rPr>
              <w:rFonts w:ascii="B Lotus" w:eastAsia="Calibri" w:hAnsi="B Lotus" w:cs="B Lotus"/>
              <w:sz w:val="24"/>
              <w:szCs w:val="24"/>
              <w:rtl/>
              <w:lang w:bidi="fa-IR"/>
            </w:rPr>
          </w:rPrChange>
        </w:rPr>
        <w:t xml:space="preserve"> </w:t>
      </w:r>
      <w:ins w:id="739" w:author="Mehrnazi Boojari" w:date="2019-01-10T00:29:00Z">
        <w:r w:rsidR="00312BFD" w:rsidRPr="00A66B9C">
          <w:rPr>
            <w:rFonts w:ascii="B Lotus" w:eastAsia="Calibri" w:hAnsi="B Lotus" w:cs="B Lotus" w:hint="cs"/>
            <w:sz w:val="24"/>
            <w:szCs w:val="24"/>
            <w:highlight w:val="lightGray"/>
            <w:rtl/>
            <w:rPrChange w:id="740" w:author="Mehrnazi Boojari" w:date="2019-01-10T03:20:00Z">
              <w:rPr>
                <w:rFonts w:ascii="B Lotus" w:eastAsia="Calibri" w:hAnsi="B Lotus" w:cs="B Lotus" w:hint="cs"/>
                <w:sz w:val="24"/>
                <w:szCs w:val="24"/>
                <w:rtl/>
              </w:rPr>
            </w:rPrChange>
          </w:rPr>
          <w:t>فهم</w:t>
        </w:r>
        <w:r w:rsidR="00312BFD" w:rsidRPr="00A66B9C">
          <w:rPr>
            <w:rFonts w:ascii="B Lotus" w:eastAsia="Calibri" w:hAnsi="B Lotus" w:cs="B Lotus"/>
            <w:sz w:val="24"/>
            <w:szCs w:val="24"/>
            <w:highlight w:val="lightGray"/>
            <w:rtl/>
            <w:rPrChange w:id="741" w:author="Mehrnazi Boojari" w:date="2019-01-10T03:20:00Z">
              <w:rPr>
                <w:rFonts w:ascii="B Lotus" w:eastAsia="Calibri" w:hAnsi="B Lotus" w:cs="B Lotus"/>
                <w:sz w:val="24"/>
                <w:szCs w:val="24"/>
                <w:rtl/>
              </w:rPr>
            </w:rPrChange>
          </w:rPr>
          <w:t xml:space="preserve"> </w:t>
        </w:r>
        <w:r w:rsidR="00312BFD" w:rsidRPr="00A66B9C">
          <w:rPr>
            <w:rFonts w:ascii="B Lotus" w:eastAsia="Calibri" w:hAnsi="B Lotus" w:cs="B Lotus" w:hint="cs"/>
            <w:sz w:val="24"/>
            <w:szCs w:val="24"/>
            <w:highlight w:val="lightGray"/>
            <w:rtl/>
            <w:rPrChange w:id="742" w:author="Mehrnazi Boojari" w:date="2019-01-10T03:20:00Z">
              <w:rPr>
                <w:rFonts w:ascii="B Lotus" w:eastAsia="Calibri" w:hAnsi="B Lotus" w:cs="B Lotus" w:hint="cs"/>
                <w:sz w:val="24"/>
                <w:szCs w:val="24"/>
                <w:rtl/>
              </w:rPr>
            </w:rPrChange>
          </w:rPr>
          <w:t>سنتی</w:t>
        </w:r>
        <w:r w:rsidR="00312BFD" w:rsidRPr="00A66B9C">
          <w:rPr>
            <w:rFonts w:ascii="B Lotus" w:eastAsia="Calibri" w:hAnsi="B Lotus" w:cs="B Lotus"/>
            <w:sz w:val="24"/>
            <w:szCs w:val="24"/>
            <w:highlight w:val="lightGray"/>
            <w:rtl/>
            <w:lang w:bidi="fa-IR"/>
            <w:rPrChange w:id="743" w:author="Mehrnazi Boojari" w:date="2019-01-10T03:20:00Z">
              <w:rPr>
                <w:rFonts w:ascii="B Lotus" w:eastAsia="Calibri" w:hAnsi="B Lotus" w:cs="B Lotus"/>
                <w:sz w:val="24"/>
                <w:szCs w:val="24"/>
                <w:rtl/>
                <w:lang w:bidi="fa-IR"/>
              </w:rPr>
            </w:rPrChange>
          </w:rPr>
          <w:t xml:space="preserve"> </w:t>
        </w:r>
      </w:ins>
      <w:r w:rsidRPr="00A66B9C">
        <w:rPr>
          <w:rFonts w:ascii="B Lotus" w:eastAsia="Calibri" w:hAnsi="B Lotus" w:cs="B Lotus" w:hint="cs"/>
          <w:sz w:val="24"/>
          <w:szCs w:val="24"/>
          <w:highlight w:val="lightGray"/>
          <w:rtl/>
          <w:lang w:bidi="fa-IR"/>
          <w:rPrChange w:id="744" w:author="Mehrnazi Boojari" w:date="2019-01-10T03:20:00Z">
            <w:rPr>
              <w:rFonts w:ascii="B Lotus" w:eastAsia="Calibri" w:hAnsi="B Lotus" w:cs="B Lotus" w:hint="cs"/>
              <w:sz w:val="24"/>
              <w:szCs w:val="24"/>
              <w:rtl/>
              <w:lang w:bidi="fa-IR"/>
            </w:rPr>
          </w:rPrChange>
        </w:rPr>
        <w:t>ضعف</w:t>
      </w:r>
      <w:del w:id="745" w:author="Mehrnazi Boojari" w:date="2019-01-07T09:46:00Z">
        <w:r w:rsidRPr="00A66B9C" w:rsidDel="006F7CCF">
          <w:rPr>
            <w:rFonts w:ascii="B Lotus" w:eastAsia="Calibri" w:hAnsi="B Lotus" w:cs="B Lotus"/>
            <w:sz w:val="24"/>
            <w:szCs w:val="24"/>
            <w:highlight w:val="lightGray"/>
            <w:rtl/>
            <w:lang w:bidi="fa-IR"/>
            <w:rPrChange w:id="746" w:author="Mehrnazi Boojari" w:date="2019-01-10T03:20:00Z">
              <w:rPr>
                <w:rFonts w:ascii="B Lotus" w:eastAsia="Calibri" w:hAnsi="B Lotus" w:cs="B Lotus"/>
                <w:sz w:val="24"/>
                <w:szCs w:val="24"/>
                <w:rtl/>
                <w:lang w:bidi="fa-IR"/>
              </w:rPr>
            </w:rPrChange>
          </w:rPr>
          <w:delText xml:space="preserve"> ها</w:delText>
        </w:r>
        <w:r w:rsidRPr="00A66B9C" w:rsidDel="006F7CCF">
          <w:rPr>
            <w:rFonts w:ascii="B Lotus" w:eastAsia="Calibri" w:hAnsi="B Lotus" w:cs="B Lotus" w:hint="cs"/>
            <w:sz w:val="24"/>
            <w:szCs w:val="24"/>
            <w:highlight w:val="lightGray"/>
            <w:rtl/>
            <w:lang w:bidi="fa-IR"/>
            <w:rPrChange w:id="747" w:author="Mehrnazi Boojari" w:date="2019-01-10T03:20:00Z">
              <w:rPr>
                <w:rFonts w:ascii="B Lotus" w:eastAsia="Calibri" w:hAnsi="B Lotus" w:cs="B Lotus" w:hint="cs"/>
                <w:sz w:val="24"/>
                <w:szCs w:val="24"/>
                <w:rtl/>
                <w:lang w:bidi="fa-IR"/>
              </w:rPr>
            </w:rPrChange>
          </w:rPr>
          <w:delText>ی</w:delText>
        </w:r>
        <w:r w:rsidRPr="00A66B9C" w:rsidDel="006F7CCF">
          <w:rPr>
            <w:rFonts w:ascii="B Lotus" w:eastAsia="Calibri" w:hAnsi="B Lotus" w:cs="B Lotus"/>
            <w:sz w:val="24"/>
            <w:szCs w:val="24"/>
            <w:highlight w:val="lightGray"/>
            <w:rtl/>
            <w:lang w:bidi="fa-IR"/>
            <w:rPrChange w:id="748" w:author="Mehrnazi Boojari" w:date="2019-01-10T03:20:00Z">
              <w:rPr>
                <w:rFonts w:ascii="B Lotus" w:eastAsia="Calibri" w:hAnsi="B Lotus" w:cs="B Lotus"/>
                <w:sz w:val="24"/>
                <w:szCs w:val="24"/>
                <w:rtl/>
                <w:lang w:bidi="fa-IR"/>
              </w:rPr>
            </w:rPrChange>
          </w:rPr>
          <w:delText xml:space="preserve"> </w:delText>
        </w:r>
      </w:del>
      <w:ins w:id="749" w:author="Mehrnazi Boojari" w:date="2019-01-07T09:46:00Z">
        <w:r w:rsidR="006F7CCF" w:rsidRPr="00A66B9C">
          <w:rPr>
            <w:rFonts w:ascii="B Lotus" w:eastAsia="Calibri" w:hAnsi="B Lotus" w:cs="B Lotus" w:hint="cs"/>
            <w:sz w:val="24"/>
            <w:szCs w:val="24"/>
            <w:highlight w:val="lightGray"/>
            <w:rtl/>
            <w:lang w:bidi="fa-IR"/>
            <w:rPrChange w:id="750" w:author="Mehrnazi Boojari" w:date="2019-01-10T03:20:00Z">
              <w:rPr>
                <w:rFonts w:ascii="B Lotus" w:eastAsia="Calibri" w:hAnsi="B Lotus" w:cs="B Lotus" w:hint="cs"/>
                <w:sz w:val="24"/>
                <w:szCs w:val="24"/>
                <w:rtl/>
                <w:lang w:bidi="fa-IR"/>
              </w:rPr>
            </w:rPrChange>
          </w:rPr>
          <w:t>‌های</w:t>
        </w:r>
        <w:r w:rsidR="006F7CCF" w:rsidRPr="00A66B9C">
          <w:rPr>
            <w:rFonts w:ascii="B Lotus" w:eastAsia="Calibri" w:hAnsi="B Lotus" w:cs="B Lotus"/>
            <w:sz w:val="24"/>
            <w:szCs w:val="24"/>
            <w:highlight w:val="lightGray"/>
            <w:rtl/>
            <w:lang w:bidi="fa-IR"/>
            <w:rPrChange w:id="751" w:author="Mehrnazi Boojari" w:date="2019-01-10T03:20:00Z">
              <w:rPr>
                <w:rFonts w:ascii="B Lotus" w:eastAsia="Calibri" w:hAnsi="B Lotus" w:cs="B Lotus"/>
                <w:sz w:val="24"/>
                <w:szCs w:val="24"/>
                <w:rtl/>
                <w:lang w:bidi="fa-IR"/>
              </w:rPr>
            </w:rPrChange>
          </w:rPr>
          <w:t xml:space="preserve"> </w:t>
        </w:r>
      </w:ins>
      <w:r w:rsidRPr="00A66B9C">
        <w:rPr>
          <w:rFonts w:ascii="B Lotus" w:eastAsia="Calibri" w:hAnsi="B Lotus" w:cs="B Lotus" w:hint="cs"/>
          <w:sz w:val="24"/>
          <w:szCs w:val="24"/>
          <w:highlight w:val="lightGray"/>
          <w:rtl/>
          <w:lang w:bidi="fa-IR"/>
          <w:rPrChange w:id="752" w:author="Mehrnazi Boojari" w:date="2019-01-10T03:20:00Z">
            <w:rPr>
              <w:rFonts w:ascii="B Lotus" w:eastAsia="Calibri" w:hAnsi="B Lotus" w:cs="B Lotus" w:hint="cs"/>
              <w:sz w:val="24"/>
              <w:szCs w:val="24"/>
              <w:rtl/>
              <w:lang w:bidi="fa-IR"/>
            </w:rPr>
          </w:rPrChange>
        </w:rPr>
        <w:t>موجود</w:t>
      </w:r>
      <w:r w:rsidRPr="00A66B9C">
        <w:rPr>
          <w:rFonts w:ascii="B Lotus" w:eastAsia="Calibri" w:hAnsi="B Lotus" w:cs="B Lotus"/>
          <w:sz w:val="24"/>
          <w:szCs w:val="24"/>
          <w:highlight w:val="lightGray"/>
          <w:rtl/>
          <w:lang w:bidi="fa-IR"/>
          <w:rPrChange w:id="753" w:author="Mehrnazi Boojari" w:date="2019-01-10T03:20:00Z">
            <w:rPr>
              <w:rFonts w:ascii="B Lotus" w:eastAsia="Calibri" w:hAnsi="B Lotus" w:cs="B Lotus"/>
              <w:sz w:val="24"/>
              <w:szCs w:val="24"/>
              <w:rtl/>
              <w:lang w:bidi="fa-IR"/>
            </w:rPr>
          </w:rPrChange>
        </w:rPr>
        <w:t xml:space="preserve"> </w:t>
      </w:r>
      <w:r w:rsidRPr="00A66B9C">
        <w:rPr>
          <w:rFonts w:ascii="B Lotus" w:eastAsia="Calibri" w:hAnsi="B Lotus" w:cs="B Lotus" w:hint="cs"/>
          <w:sz w:val="24"/>
          <w:szCs w:val="24"/>
          <w:highlight w:val="lightGray"/>
          <w:rtl/>
          <w:lang w:bidi="fa-IR"/>
          <w:rPrChange w:id="754" w:author="Mehrnazi Boojari" w:date="2019-01-10T03:20:00Z">
            <w:rPr>
              <w:rFonts w:ascii="B Lotus" w:eastAsia="Calibri" w:hAnsi="B Lotus" w:cs="B Lotus" w:hint="cs"/>
              <w:sz w:val="24"/>
              <w:szCs w:val="24"/>
              <w:rtl/>
              <w:lang w:bidi="fa-IR"/>
            </w:rPr>
          </w:rPrChange>
        </w:rPr>
        <w:t>در</w:t>
      </w:r>
      <w:r w:rsidRPr="00A66B9C">
        <w:rPr>
          <w:rFonts w:ascii="B Lotus" w:eastAsia="Calibri" w:hAnsi="B Lotus" w:cs="B Lotus"/>
          <w:sz w:val="24"/>
          <w:szCs w:val="24"/>
          <w:highlight w:val="lightGray"/>
          <w:rtl/>
          <w:lang w:bidi="fa-IR"/>
          <w:rPrChange w:id="755" w:author="Mehrnazi Boojari" w:date="2019-01-10T03:20:00Z">
            <w:rPr>
              <w:rFonts w:ascii="B Lotus" w:eastAsia="Calibri" w:hAnsi="B Lotus" w:cs="B Lotus"/>
              <w:sz w:val="24"/>
              <w:szCs w:val="24"/>
              <w:rtl/>
              <w:lang w:bidi="fa-IR"/>
            </w:rPr>
          </w:rPrChange>
        </w:rPr>
        <w:t xml:space="preserve"> </w:t>
      </w:r>
      <w:r w:rsidRPr="00A66B9C">
        <w:rPr>
          <w:rFonts w:ascii="B Lotus" w:eastAsia="Calibri" w:hAnsi="B Lotus" w:cs="B Lotus" w:hint="cs"/>
          <w:sz w:val="24"/>
          <w:szCs w:val="24"/>
          <w:highlight w:val="lightGray"/>
          <w:rtl/>
          <w:lang w:bidi="fa-IR"/>
          <w:rPrChange w:id="756" w:author="Mehrnazi Boojari" w:date="2019-01-10T03:20:00Z">
            <w:rPr>
              <w:rFonts w:ascii="B Lotus" w:eastAsia="Calibri" w:hAnsi="B Lotus" w:cs="B Lotus" w:hint="cs"/>
              <w:sz w:val="24"/>
              <w:szCs w:val="24"/>
              <w:rtl/>
              <w:lang w:bidi="fa-IR"/>
            </w:rPr>
          </w:rPrChange>
        </w:rPr>
        <w:t>جامعه</w:t>
      </w:r>
      <w:r w:rsidRPr="00A66B9C">
        <w:rPr>
          <w:rFonts w:ascii="B Lotus" w:eastAsia="Calibri" w:hAnsi="B Lotus" w:cs="B Lotus"/>
          <w:sz w:val="24"/>
          <w:szCs w:val="24"/>
          <w:highlight w:val="lightGray"/>
          <w:rtl/>
          <w:lang w:bidi="fa-IR"/>
          <w:rPrChange w:id="757" w:author="Mehrnazi Boojari" w:date="2019-01-10T03:20:00Z">
            <w:rPr>
              <w:rFonts w:ascii="B Lotus" w:eastAsia="Calibri" w:hAnsi="B Lotus" w:cs="B Lotus"/>
              <w:sz w:val="24"/>
              <w:szCs w:val="24"/>
              <w:rtl/>
              <w:lang w:bidi="fa-IR"/>
            </w:rPr>
          </w:rPrChange>
        </w:rPr>
        <w:t xml:space="preserve"> </w:t>
      </w:r>
      <w:r w:rsidRPr="00A66B9C">
        <w:rPr>
          <w:rFonts w:ascii="B Lotus" w:eastAsia="Calibri" w:hAnsi="B Lotus" w:cs="B Lotus" w:hint="cs"/>
          <w:sz w:val="24"/>
          <w:szCs w:val="24"/>
          <w:highlight w:val="lightGray"/>
          <w:rtl/>
          <w:lang w:bidi="fa-IR"/>
          <w:rPrChange w:id="758" w:author="Mehrnazi Boojari" w:date="2019-01-10T03:20:00Z">
            <w:rPr>
              <w:rFonts w:ascii="B Lotus" w:eastAsia="Calibri" w:hAnsi="B Lotus" w:cs="B Lotus" w:hint="cs"/>
              <w:sz w:val="24"/>
              <w:szCs w:val="24"/>
              <w:rtl/>
              <w:lang w:bidi="fa-IR"/>
            </w:rPr>
          </w:rPrChange>
        </w:rPr>
        <w:t>را</w:t>
      </w:r>
      <w:r w:rsidRPr="00A66B9C">
        <w:rPr>
          <w:rFonts w:ascii="B Lotus" w:eastAsia="Calibri" w:hAnsi="B Lotus" w:cs="B Lotus"/>
          <w:sz w:val="24"/>
          <w:szCs w:val="24"/>
          <w:highlight w:val="lightGray"/>
          <w:rtl/>
          <w:lang w:bidi="fa-IR"/>
          <w:rPrChange w:id="759" w:author="Mehrnazi Boojari" w:date="2019-01-10T03:20:00Z">
            <w:rPr>
              <w:rFonts w:ascii="B Lotus" w:eastAsia="Calibri" w:hAnsi="B Lotus" w:cs="B Lotus"/>
              <w:sz w:val="24"/>
              <w:szCs w:val="24"/>
              <w:rtl/>
              <w:lang w:bidi="fa-IR"/>
            </w:rPr>
          </w:rPrChange>
        </w:rPr>
        <w:t xml:space="preserve"> </w:t>
      </w:r>
      <w:r w:rsidRPr="00A66B9C">
        <w:rPr>
          <w:rFonts w:ascii="B Lotus" w:eastAsia="Calibri" w:hAnsi="B Lotus" w:cs="B Lotus" w:hint="cs"/>
          <w:sz w:val="24"/>
          <w:szCs w:val="24"/>
          <w:highlight w:val="lightGray"/>
          <w:rtl/>
          <w:lang w:bidi="fa-IR"/>
          <w:rPrChange w:id="760" w:author="Mehrnazi Boojari" w:date="2019-01-10T03:20:00Z">
            <w:rPr>
              <w:rFonts w:ascii="B Lotus" w:eastAsia="Calibri" w:hAnsi="B Lotus" w:cs="B Lotus" w:hint="cs"/>
              <w:sz w:val="24"/>
              <w:szCs w:val="24"/>
              <w:rtl/>
              <w:lang w:bidi="fa-IR"/>
            </w:rPr>
          </w:rPrChange>
        </w:rPr>
        <w:t>ناشی</w:t>
      </w:r>
      <w:r w:rsidRPr="00A66B9C">
        <w:rPr>
          <w:rFonts w:ascii="B Lotus" w:eastAsia="Calibri" w:hAnsi="B Lotus" w:cs="B Lotus"/>
          <w:sz w:val="24"/>
          <w:szCs w:val="24"/>
          <w:highlight w:val="lightGray"/>
          <w:rtl/>
          <w:lang w:bidi="fa-IR"/>
          <w:rPrChange w:id="761" w:author="Mehrnazi Boojari" w:date="2019-01-10T03:20:00Z">
            <w:rPr>
              <w:rFonts w:ascii="B Lotus" w:eastAsia="Calibri" w:hAnsi="B Lotus" w:cs="B Lotus"/>
              <w:sz w:val="24"/>
              <w:szCs w:val="24"/>
              <w:rtl/>
              <w:lang w:bidi="fa-IR"/>
            </w:rPr>
          </w:rPrChange>
        </w:rPr>
        <w:t xml:space="preserve"> </w:t>
      </w:r>
      <w:r w:rsidRPr="00A66B9C">
        <w:rPr>
          <w:rFonts w:ascii="B Lotus" w:eastAsia="Calibri" w:hAnsi="B Lotus" w:cs="B Lotus" w:hint="cs"/>
          <w:sz w:val="24"/>
          <w:szCs w:val="24"/>
          <w:highlight w:val="lightGray"/>
          <w:rtl/>
          <w:lang w:bidi="fa-IR"/>
          <w:rPrChange w:id="762" w:author="Mehrnazi Boojari" w:date="2019-01-10T03:20:00Z">
            <w:rPr>
              <w:rFonts w:ascii="B Lotus" w:eastAsia="Calibri" w:hAnsi="B Lotus" w:cs="B Lotus" w:hint="cs"/>
              <w:sz w:val="24"/>
              <w:szCs w:val="24"/>
              <w:rtl/>
              <w:lang w:bidi="fa-IR"/>
            </w:rPr>
          </w:rPrChange>
        </w:rPr>
        <w:t>از</w:t>
      </w:r>
      <w:r w:rsidRPr="00A66B9C">
        <w:rPr>
          <w:rFonts w:ascii="B Lotus" w:eastAsia="Calibri" w:hAnsi="B Lotus" w:cs="B Lotus"/>
          <w:sz w:val="24"/>
          <w:szCs w:val="24"/>
          <w:highlight w:val="lightGray"/>
          <w:rtl/>
          <w:lang w:bidi="fa-IR"/>
          <w:rPrChange w:id="763" w:author="Mehrnazi Boojari" w:date="2019-01-10T03:20:00Z">
            <w:rPr>
              <w:rFonts w:ascii="B Lotus" w:eastAsia="Calibri" w:hAnsi="B Lotus" w:cs="B Lotus"/>
              <w:sz w:val="24"/>
              <w:szCs w:val="24"/>
              <w:rtl/>
              <w:lang w:bidi="fa-IR"/>
            </w:rPr>
          </w:rPrChange>
        </w:rPr>
        <w:t xml:space="preserve"> </w:t>
      </w:r>
      <w:r w:rsidRPr="00A66B9C">
        <w:rPr>
          <w:rFonts w:ascii="B Lotus" w:eastAsia="Calibri" w:hAnsi="B Lotus" w:cs="B Lotus" w:hint="cs"/>
          <w:sz w:val="24"/>
          <w:szCs w:val="24"/>
          <w:highlight w:val="lightGray"/>
          <w:rtl/>
          <w:lang w:bidi="fa-IR"/>
          <w:rPrChange w:id="764" w:author="Mehrnazi Boojari" w:date="2019-01-10T03:20:00Z">
            <w:rPr>
              <w:rFonts w:ascii="B Lotus" w:eastAsia="Calibri" w:hAnsi="B Lotus" w:cs="B Lotus" w:hint="cs"/>
              <w:sz w:val="24"/>
              <w:szCs w:val="24"/>
              <w:rtl/>
              <w:lang w:bidi="fa-IR"/>
            </w:rPr>
          </w:rPrChange>
        </w:rPr>
        <w:t>ضعف</w:t>
      </w:r>
      <w:r w:rsidRPr="00A66B9C">
        <w:rPr>
          <w:rFonts w:ascii="B Lotus" w:eastAsia="Calibri" w:hAnsi="B Lotus" w:cs="B Lotus"/>
          <w:sz w:val="24"/>
          <w:szCs w:val="24"/>
          <w:highlight w:val="lightGray"/>
          <w:rtl/>
          <w:lang w:bidi="fa-IR"/>
          <w:rPrChange w:id="765" w:author="Mehrnazi Boojari" w:date="2019-01-10T03:20:00Z">
            <w:rPr>
              <w:rFonts w:ascii="B Lotus" w:eastAsia="Calibri" w:hAnsi="B Lotus" w:cs="B Lotus"/>
              <w:sz w:val="24"/>
              <w:szCs w:val="24"/>
              <w:rtl/>
              <w:lang w:bidi="fa-IR"/>
            </w:rPr>
          </w:rPrChange>
        </w:rPr>
        <w:t xml:space="preserve"> </w:t>
      </w:r>
      <w:r w:rsidRPr="00A66B9C">
        <w:rPr>
          <w:rFonts w:ascii="B Lotus" w:eastAsia="Calibri" w:hAnsi="B Lotus" w:cs="B Lotus" w:hint="cs"/>
          <w:sz w:val="24"/>
          <w:szCs w:val="24"/>
          <w:highlight w:val="lightGray"/>
          <w:rtl/>
          <w:lang w:bidi="fa-IR"/>
          <w:rPrChange w:id="766" w:author="Mehrnazi Boojari" w:date="2019-01-10T03:20:00Z">
            <w:rPr>
              <w:rFonts w:ascii="B Lotus" w:eastAsia="Calibri" w:hAnsi="B Lotus" w:cs="B Lotus" w:hint="cs"/>
              <w:sz w:val="24"/>
              <w:szCs w:val="24"/>
              <w:rtl/>
              <w:lang w:bidi="fa-IR"/>
            </w:rPr>
          </w:rPrChange>
        </w:rPr>
        <w:t>در</w:t>
      </w:r>
      <w:r w:rsidRPr="00A66B9C">
        <w:rPr>
          <w:rFonts w:ascii="B Lotus" w:eastAsia="Calibri" w:hAnsi="B Lotus" w:cs="B Lotus"/>
          <w:sz w:val="24"/>
          <w:szCs w:val="24"/>
          <w:highlight w:val="lightGray"/>
          <w:rtl/>
          <w:lang w:bidi="fa-IR"/>
          <w:rPrChange w:id="767" w:author="Mehrnazi Boojari" w:date="2019-01-10T03:20:00Z">
            <w:rPr>
              <w:rFonts w:ascii="B Lotus" w:eastAsia="Calibri" w:hAnsi="B Lotus" w:cs="B Lotus"/>
              <w:sz w:val="24"/>
              <w:szCs w:val="24"/>
              <w:rtl/>
              <w:lang w:bidi="fa-IR"/>
            </w:rPr>
          </w:rPrChange>
        </w:rPr>
        <w:t xml:space="preserve"> </w:t>
      </w:r>
      <w:r w:rsidRPr="00A66B9C">
        <w:rPr>
          <w:rFonts w:ascii="B Lotus" w:eastAsia="Calibri" w:hAnsi="B Lotus" w:cs="B Lotus" w:hint="cs"/>
          <w:sz w:val="24"/>
          <w:szCs w:val="24"/>
          <w:highlight w:val="lightGray"/>
          <w:rtl/>
          <w:lang w:bidi="fa-IR"/>
          <w:rPrChange w:id="768" w:author="Mehrnazi Boojari" w:date="2019-01-10T03:20:00Z">
            <w:rPr>
              <w:rFonts w:ascii="B Lotus" w:eastAsia="Calibri" w:hAnsi="B Lotus" w:cs="B Lotus" w:hint="cs"/>
              <w:sz w:val="24"/>
              <w:szCs w:val="24"/>
              <w:rtl/>
              <w:lang w:bidi="fa-IR"/>
            </w:rPr>
          </w:rPrChange>
        </w:rPr>
        <w:t>محتوا</w:t>
      </w:r>
      <w:ins w:id="769" w:author="Mehrnazi Boojari" w:date="2019-01-10T00:30:00Z">
        <w:r w:rsidR="00312BFD" w:rsidRPr="00A66B9C">
          <w:rPr>
            <w:rFonts w:ascii="B Lotus" w:eastAsia="Calibri" w:hAnsi="B Lotus" w:cs="B Lotus" w:hint="cs"/>
            <w:sz w:val="24"/>
            <w:szCs w:val="24"/>
            <w:highlight w:val="lightGray"/>
            <w:rtl/>
            <w:lang w:bidi="fa-IR"/>
            <w:rPrChange w:id="770" w:author="Mehrnazi Boojari" w:date="2019-01-10T03:20:00Z">
              <w:rPr>
                <w:rFonts w:ascii="B Lotus" w:eastAsia="Calibri" w:hAnsi="B Lotus" w:cs="B Lotus" w:hint="cs"/>
                <w:sz w:val="24"/>
                <w:szCs w:val="24"/>
                <w:rtl/>
                <w:lang w:bidi="fa-IR"/>
              </w:rPr>
            </w:rPrChange>
          </w:rPr>
          <w:t>ی</w:t>
        </w:r>
      </w:ins>
      <w:r w:rsidRPr="00A66B9C">
        <w:rPr>
          <w:rFonts w:ascii="B Lotus" w:eastAsia="Calibri" w:hAnsi="B Lotus" w:cs="B Lotus"/>
          <w:sz w:val="24"/>
          <w:szCs w:val="24"/>
          <w:highlight w:val="lightGray"/>
          <w:rtl/>
          <w:lang w:bidi="fa-IR"/>
          <w:rPrChange w:id="771" w:author="Mehrnazi Boojari" w:date="2019-01-10T03:20:00Z">
            <w:rPr>
              <w:rFonts w:ascii="B Lotus" w:eastAsia="Calibri" w:hAnsi="B Lotus" w:cs="B Lotus"/>
              <w:sz w:val="24"/>
              <w:szCs w:val="24"/>
              <w:rtl/>
              <w:lang w:bidi="fa-IR"/>
            </w:rPr>
          </w:rPrChange>
        </w:rPr>
        <w:t xml:space="preserve"> روش</w:t>
      </w:r>
      <w:del w:id="772" w:author="Mehrnazi Boojari" w:date="2019-01-07T09:46:00Z">
        <w:r w:rsidRPr="00A66B9C" w:rsidDel="006F7CCF">
          <w:rPr>
            <w:rFonts w:ascii="B Lotus" w:eastAsia="Calibri" w:hAnsi="B Lotus" w:cs="B Lotus"/>
            <w:sz w:val="24"/>
            <w:szCs w:val="24"/>
            <w:highlight w:val="lightGray"/>
            <w:rtl/>
            <w:lang w:bidi="fa-IR"/>
            <w:rPrChange w:id="773" w:author="Mehrnazi Boojari" w:date="2019-01-10T03:20:00Z">
              <w:rPr>
                <w:rFonts w:ascii="B Lotus" w:eastAsia="Calibri" w:hAnsi="B Lotus" w:cs="B Lotus"/>
                <w:sz w:val="24"/>
                <w:szCs w:val="24"/>
                <w:rtl/>
                <w:lang w:bidi="fa-IR"/>
              </w:rPr>
            </w:rPrChange>
          </w:rPr>
          <w:delText xml:space="preserve"> ها</w:delText>
        </w:r>
        <w:r w:rsidRPr="00A66B9C" w:rsidDel="006F7CCF">
          <w:rPr>
            <w:rFonts w:ascii="B Lotus" w:eastAsia="Calibri" w:hAnsi="B Lotus" w:cs="B Lotus" w:hint="cs"/>
            <w:sz w:val="24"/>
            <w:szCs w:val="24"/>
            <w:highlight w:val="lightGray"/>
            <w:rtl/>
            <w:lang w:bidi="fa-IR"/>
            <w:rPrChange w:id="774" w:author="Mehrnazi Boojari" w:date="2019-01-10T03:20:00Z">
              <w:rPr>
                <w:rFonts w:ascii="B Lotus" w:eastAsia="Calibri" w:hAnsi="B Lotus" w:cs="B Lotus" w:hint="cs"/>
                <w:sz w:val="24"/>
                <w:szCs w:val="24"/>
                <w:rtl/>
                <w:lang w:bidi="fa-IR"/>
              </w:rPr>
            </w:rPrChange>
          </w:rPr>
          <w:delText>ی</w:delText>
        </w:r>
        <w:r w:rsidRPr="00A66B9C" w:rsidDel="006F7CCF">
          <w:rPr>
            <w:rFonts w:ascii="B Lotus" w:eastAsia="Calibri" w:hAnsi="B Lotus" w:cs="B Lotus"/>
            <w:sz w:val="24"/>
            <w:szCs w:val="24"/>
            <w:highlight w:val="lightGray"/>
            <w:rtl/>
            <w:lang w:bidi="fa-IR"/>
            <w:rPrChange w:id="775" w:author="Mehrnazi Boojari" w:date="2019-01-10T03:20:00Z">
              <w:rPr>
                <w:rFonts w:ascii="B Lotus" w:eastAsia="Calibri" w:hAnsi="B Lotus" w:cs="B Lotus"/>
                <w:sz w:val="24"/>
                <w:szCs w:val="24"/>
                <w:rtl/>
                <w:lang w:bidi="fa-IR"/>
              </w:rPr>
            </w:rPrChange>
          </w:rPr>
          <w:delText xml:space="preserve"> </w:delText>
        </w:r>
      </w:del>
      <w:ins w:id="776" w:author="Mehrnazi Boojari" w:date="2019-01-07T09:46:00Z">
        <w:r w:rsidR="006F7CCF" w:rsidRPr="00A66B9C">
          <w:rPr>
            <w:rFonts w:ascii="B Lotus" w:eastAsia="Calibri" w:hAnsi="B Lotus" w:cs="B Lotus" w:hint="cs"/>
            <w:sz w:val="24"/>
            <w:szCs w:val="24"/>
            <w:highlight w:val="lightGray"/>
            <w:rtl/>
            <w:lang w:bidi="fa-IR"/>
            <w:rPrChange w:id="777" w:author="Mehrnazi Boojari" w:date="2019-01-10T03:20:00Z">
              <w:rPr>
                <w:rFonts w:ascii="B Lotus" w:eastAsia="Calibri" w:hAnsi="B Lotus" w:cs="B Lotus" w:hint="cs"/>
                <w:sz w:val="24"/>
                <w:szCs w:val="24"/>
                <w:rtl/>
                <w:lang w:bidi="fa-IR"/>
              </w:rPr>
            </w:rPrChange>
          </w:rPr>
          <w:t>‌های</w:t>
        </w:r>
        <w:r w:rsidR="006F7CCF" w:rsidRPr="00A66B9C">
          <w:rPr>
            <w:rFonts w:ascii="B Lotus" w:eastAsia="Calibri" w:hAnsi="B Lotus" w:cs="B Lotus"/>
            <w:sz w:val="24"/>
            <w:szCs w:val="24"/>
            <w:highlight w:val="lightGray"/>
            <w:rtl/>
            <w:lang w:bidi="fa-IR"/>
            <w:rPrChange w:id="778" w:author="Mehrnazi Boojari" w:date="2019-01-10T03:20:00Z">
              <w:rPr>
                <w:rFonts w:ascii="B Lotus" w:eastAsia="Calibri" w:hAnsi="B Lotus" w:cs="B Lotus"/>
                <w:sz w:val="24"/>
                <w:szCs w:val="24"/>
                <w:rtl/>
                <w:lang w:bidi="fa-IR"/>
              </w:rPr>
            </w:rPrChange>
          </w:rPr>
          <w:t xml:space="preserve"> </w:t>
        </w:r>
      </w:ins>
      <w:r w:rsidRPr="00A66B9C">
        <w:rPr>
          <w:rFonts w:ascii="B Lotus" w:eastAsia="Calibri" w:hAnsi="B Lotus" w:cs="B Lotus" w:hint="cs"/>
          <w:sz w:val="24"/>
          <w:szCs w:val="24"/>
          <w:highlight w:val="lightGray"/>
          <w:rtl/>
          <w:lang w:bidi="fa-IR"/>
          <w:rPrChange w:id="779" w:author="Mehrnazi Boojari" w:date="2019-01-10T03:20:00Z">
            <w:rPr>
              <w:rFonts w:ascii="B Lotus" w:eastAsia="Calibri" w:hAnsi="B Lotus" w:cs="B Lotus" w:hint="cs"/>
              <w:sz w:val="24"/>
              <w:szCs w:val="24"/>
              <w:rtl/>
              <w:lang w:bidi="fa-IR"/>
            </w:rPr>
          </w:rPrChange>
        </w:rPr>
        <w:t>تبلیغ</w:t>
      </w:r>
      <w:del w:id="780" w:author="Mehrnazi Boojari" w:date="2019-01-10T00:31:00Z">
        <w:r w:rsidRPr="00A66B9C" w:rsidDel="00312BFD">
          <w:rPr>
            <w:rFonts w:ascii="B Lotus" w:eastAsia="Calibri" w:hAnsi="B Lotus" w:cs="B Lotus" w:hint="cs"/>
            <w:sz w:val="24"/>
            <w:szCs w:val="24"/>
            <w:highlight w:val="lightGray"/>
            <w:rtl/>
            <w:lang w:bidi="fa-IR"/>
            <w:rPrChange w:id="781" w:author="Mehrnazi Boojari" w:date="2019-01-10T03:20:00Z">
              <w:rPr>
                <w:rFonts w:ascii="B Lotus" w:eastAsia="Calibri" w:hAnsi="B Lotus" w:cs="B Lotus" w:hint="cs"/>
                <w:sz w:val="24"/>
                <w:szCs w:val="24"/>
                <w:rtl/>
                <w:lang w:bidi="fa-IR"/>
              </w:rPr>
            </w:rPrChange>
          </w:rPr>
          <w:delText>ی</w:delText>
        </w:r>
      </w:del>
      <w:del w:id="782" w:author="Mehrnazi Boojari" w:date="2019-01-07T09:49:00Z">
        <w:r w:rsidRPr="00A66B9C" w:rsidDel="006F7CCF">
          <w:rPr>
            <w:rFonts w:ascii="B Lotus" w:eastAsia="Calibri" w:hAnsi="B Lotus" w:cs="B Lotus"/>
            <w:sz w:val="24"/>
            <w:szCs w:val="24"/>
            <w:highlight w:val="lightGray"/>
            <w:rtl/>
            <w:lang w:bidi="fa-IR"/>
            <w:rPrChange w:id="783" w:author="Mehrnazi Boojari" w:date="2019-01-10T03:20:00Z">
              <w:rPr>
                <w:rFonts w:ascii="B Lotus" w:eastAsia="Calibri" w:hAnsi="B Lotus" w:cs="B Lotus"/>
                <w:sz w:val="24"/>
                <w:szCs w:val="24"/>
                <w:rtl/>
                <w:lang w:bidi="fa-IR"/>
              </w:rPr>
            </w:rPrChange>
          </w:rPr>
          <w:delText xml:space="preserve"> م</w:delText>
        </w:r>
        <w:r w:rsidRPr="00A66B9C" w:rsidDel="006F7CCF">
          <w:rPr>
            <w:rFonts w:ascii="B Lotus" w:eastAsia="Calibri" w:hAnsi="B Lotus" w:cs="B Lotus" w:hint="cs"/>
            <w:sz w:val="24"/>
            <w:szCs w:val="24"/>
            <w:highlight w:val="lightGray"/>
            <w:rtl/>
            <w:lang w:bidi="fa-IR"/>
            <w:rPrChange w:id="784" w:author="Mehrnazi Boojari" w:date="2019-01-10T03:20:00Z">
              <w:rPr>
                <w:rFonts w:ascii="B Lotus" w:eastAsia="Calibri" w:hAnsi="B Lotus" w:cs="B Lotus" w:hint="cs"/>
                <w:sz w:val="24"/>
                <w:szCs w:val="24"/>
                <w:rtl/>
                <w:lang w:bidi="fa-IR"/>
              </w:rPr>
            </w:rPrChange>
          </w:rPr>
          <w:delText>ی</w:delText>
        </w:r>
        <w:r w:rsidRPr="00A66B9C" w:rsidDel="006F7CCF">
          <w:rPr>
            <w:rFonts w:ascii="B Lotus" w:eastAsia="Calibri" w:hAnsi="B Lotus" w:cs="B Lotus"/>
            <w:sz w:val="24"/>
            <w:szCs w:val="24"/>
            <w:highlight w:val="lightGray"/>
            <w:rtl/>
            <w:lang w:bidi="fa-IR"/>
            <w:rPrChange w:id="785" w:author="Mehrnazi Boojari" w:date="2019-01-10T03:20:00Z">
              <w:rPr>
                <w:rFonts w:ascii="B Lotus" w:eastAsia="Calibri" w:hAnsi="B Lotus" w:cs="B Lotus"/>
                <w:sz w:val="24"/>
                <w:szCs w:val="24"/>
                <w:rtl/>
                <w:lang w:bidi="fa-IR"/>
              </w:rPr>
            </w:rPrChange>
          </w:rPr>
          <w:delText xml:space="preserve"> </w:delText>
        </w:r>
      </w:del>
      <w:ins w:id="786" w:author="Mehrnazi Boojari" w:date="2019-01-07T09:49:00Z">
        <w:r w:rsidR="006F7CCF" w:rsidRPr="00A66B9C">
          <w:rPr>
            <w:rFonts w:ascii="B Lotus" w:eastAsia="Calibri" w:hAnsi="B Lotus" w:cs="B Lotus"/>
            <w:sz w:val="24"/>
            <w:szCs w:val="24"/>
            <w:highlight w:val="lightGray"/>
            <w:rtl/>
            <w:lang w:bidi="fa-IR"/>
            <w:rPrChange w:id="787" w:author="Mehrnazi Boojari" w:date="2019-01-10T03:20:00Z">
              <w:rPr>
                <w:rFonts w:ascii="B Lotus" w:eastAsia="Calibri" w:hAnsi="B Lotus" w:cs="B Lotus"/>
                <w:sz w:val="24"/>
                <w:szCs w:val="24"/>
                <w:rtl/>
                <w:lang w:bidi="fa-IR"/>
              </w:rPr>
            </w:rPrChange>
          </w:rPr>
          <w:t xml:space="preserve"> م</w:t>
        </w:r>
        <w:r w:rsidR="006F7CCF" w:rsidRPr="00A66B9C">
          <w:rPr>
            <w:rFonts w:ascii="B Lotus" w:eastAsia="Calibri" w:hAnsi="B Lotus" w:cs="B Lotus" w:hint="cs"/>
            <w:sz w:val="24"/>
            <w:szCs w:val="24"/>
            <w:highlight w:val="lightGray"/>
            <w:rtl/>
            <w:lang w:bidi="fa-IR"/>
            <w:rPrChange w:id="788" w:author="Mehrnazi Boojari" w:date="2019-01-10T03:20:00Z">
              <w:rPr>
                <w:rFonts w:ascii="B Lotus" w:eastAsia="Calibri" w:hAnsi="B Lotus" w:cs="B Lotus" w:hint="cs"/>
                <w:sz w:val="24"/>
                <w:szCs w:val="24"/>
                <w:rtl/>
                <w:lang w:bidi="fa-IR"/>
              </w:rPr>
            </w:rPrChange>
          </w:rPr>
          <w:t>ی‌</w:t>
        </w:r>
      </w:ins>
      <w:r w:rsidRPr="00A66B9C">
        <w:rPr>
          <w:rFonts w:ascii="B Lotus" w:eastAsia="Calibri" w:hAnsi="B Lotus" w:cs="B Lotus" w:hint="cs"/>
          <w:sz w:val="24"/>
          <w:szCs w:val="24"/>
          <w:highlight w:val="lightGray"/>
          <w:rtl/>
          <w:lang w:bidi="fa-IR"/>
          <w:rPrChange w:id="789" w:author="Mehrnazi Boojari" w:date="2019-01-10T03:20:00Z">
            <w:rPr>
              <w:rFonts w:ascii="B Lotus" w:eastAsia="Calibri" w:hAnsi="B Lotus" w:cs="B Lotus" w:hint="cs"/>
              <w:sz w:val="24"/>
              <w:szCs w:val="24"/>
              <w:rtl/>
              <w:lang w:bidi="fa-IR"/>
            </w:rPr>
          </w:rPrChange>
        </w:rPr>
        <w:t>داند</w:t>
      </w:r>
      <w:r w:rsidRPr="00A66B9C">
        <w:rPr>
          <w:rFonts w:ascii="B Lotus" w:eastAsia="Calibri" w:hAnsi="B Lotus" w:cs="B Lotus"/>
          <w:sz w:val="24"/>
          <w:szCs w:val="24"/>
          <w:highlight w:val="lightGray"/>
          <w:rtl/>
          <w:lang w:bidi="fa-IR"/>
          <w:rPrChange w:id="790" w:author="Mehrnazi Boojari" w:date="2019-01-10T03:20:00Z">
            <w:rPr>
              <w:rFonts w:ascii="B Lotus" w:eastAsia="Calibri" w:hAnsi="B Lotus" w:cs="B Lotus"/>
              <w:sz w:val="24"/>
              <w:szCs w:val="24"/>
              <w:rtl/>
              <w:lang w:bidi="fa-IR"/>
            </w:rPr>
          </w:rPrChange>
        </w:rPr>
        <w:t xml:space="preserve"> و </w:t>
      </w:r>
      <w:del w:id="791" w:author="Mehrnazi Boojari" w:date="2019-01-10T00:30:00Z">
        <w:r w:rsidRPr="00A66B9C" w:rsidDel="00312BFD">
          <w:rPr>
            <w:rFonts w:ascii="B Lotus" w:eastAsia="Calibri" w:hAnsi="B Lotus" w:cs="B Lotus" w:hint="cs"/>
            <w:sz w:val="24"/>
            <w:szCs w:val="24"/>
            <w:highlight w:val="lightGray"/>
            <w:rtl/>
            <w:lang w:bidi="fa-IR"/>
            <w:rPrChange w:id="792" w:author="Mehrnazi Boojari" w:date="2019-01-10T03:20:00Z">
              <w:rPr>
                <w:rFonts w:ascii="B Lotus" w:eastAsia="Calibri" w:hAnsi="B Lotus" w:cs="B Lotus" w:hint="cs"/>
                <w:sz w:val="24"/>
                <w:szCs w:val="24"/>
                <w:rtl/>
                <w:lang w:bidi="fa-IR"/>
              </w:rPr>
            </w:rPrChange>
          </w:rPr>
          <w:delText>سعی</w:delText>
        </w:r>
        <w:r w:rsidRPr="00A66B9C" w:rsidDel="00312BFD">
          <w:rPr>
            <w:rFonts w:ascii="B Lotus" w:eastAsia="Calibri" w:hAnsi="B Lotus" w:cs="B Lotus"/>
            <w:sz w:val="24"/>
            <w:szCs w:val="24"/>
            <w:highlight w:val="lightGray"/>
            <w:rtl/>
            <w:lang w:bidi="fa-IR"/>
            <w:rPrChange w:id="793" w:author="Mehrnazi Boojari" w:date="2019-01-10T03:20:00Z">
              <w:rPr>
                <w:rFonts w:ascii="B Lotus" w:eastAsia="Calibri" w:hAnsi="B Lotus" w:cs="B Lotus"/>
                <w:sz w:val="24"/>
                <w:szCs w:val="24"/>
                <w:rtl/>
                <w:lang w:bidi="fa-IR"/>
              </w:rPr>
            </w:rPrChange>
          </w:rPr>
          <w:delText xml:space="preserve"> </w:delText>
        </w:r>
        <w:r w:rsidRPr="00A66B9C" w:rsidDel="00312BFD">
          <w:rPr>
            <w:rFonts w:ascii="B Lotus" w:eastAsia="Calibri" w:hAnsi="B Lotus" w:cs="B Lotus" w:hint="cs"/>
            <w:sz w:val="24"/>
            <w:szCs w:val="24"/>
            <w:highlight w:val="lightGray"/>
            <w:rtl/>
            <w:lang w:bidi="fa-IR"/>
            <w:rPrChange w:id="794" w:author="Mehrnazi Boojari" w:date="2019-01-10T03:20:00Z">
              <w:rPr>
                <w:rFonts w:ascii="B Lotus" w:eastAsia="Calibri" w:hAnsi="B Lotus" w:cs="B Lotus" w:hint="cs"/>
                <w:sz w:val="24"/>
                <w:szCs w:val="24"/>
                <w:rtl/>
                <w:lang w:bidi="fa-IR"/>
              </w:rPr>
            </w:rPrChange>
          </w:rPr>
          <w:delText>خود</w:delText>
        </w:r>
        <w:r w:rsidRPr="00A66B9C" w:rsidDel="00312BFD">
          <w:rPr>
            <w:rFonts w:ascii="B Lotus" w:eastAsia="Calibri" w:hAnsi="B Lotus" w:cs="B Lotus"/>
            <w:sz w:val="24"/>
            <w:szCs w:val="24"/>
            <w:highlight w:val="lightGray"/>
            <w:rtl/>
            <w:lang w:bidi="fa-IR"/>
            <w:rPrChange w:id="795" w:author="Mehrnazi Boojari" w:date="2019-01-10T03:20:00Z">
              <w:rPr>
                <w:rFonts w:ascii="B Lotus" w:eastAsia="Calibri" w:hAnsi="B Lotus" w:cs="B Lotus"/>
                <w:sz w:val="24"/>
                <w:szCs w:val="24"/>
                <w:rtl/>
                <w:lang w:bidi="fa-IR"/>
              </w:rPr>
            </w:rPrChange>
          </w:rPr>
          <w:delText xml:space="preserve"> </w:delText>
        </w:r>
        <w:r w:rsidRPr="00A66B9C" w:rsidDel="00312BFD">
          <w:rPr>
            <w:rFonts w:ascii="B Lotus" w:eastAsia="Calibri" w:hAnsi="B Lotus" w:cs="B Lotus" w:hint="cs"/>
            <w:sz w:val="24"/>
            <w:szCs w:val="24"/>
            <w:highlight w:val="lightGray"/>
            <w:rtl/>
            <w:lang w:bidi="fa-IR"/>
            <w:rPrChange w:id="796" w:author="Mehrnazi Boojari" w:date="2019-01-10T03:20:00Z">
              <w:rPr>
                <w:rFonts w:ascii="B Lotus" w:eastAsia="Calibri" w:hAnsi="B Lotus" w:cs="B Lotus" w:hint="cs"/>
                <w:sz w:val="24"/>
                <w:szCs w:val="24"/>
                <w:rtl/>
                <w:lang w:bidi="fa-IR"/>
              </w:rPr>
            </w:rPrChange>
          </w:rPr>
          <w:delText>را</w:delText>
        </w:r>
      </w:del>
      <w:ins w:id="797" w:author="Mehrnazi Boojari" w:date="2019-01-10T00:32:00Z">
        <w:r w:rsidR="00312BFD" w:rsidRPr="00A66B9C">
          <w:rPr>
            <w:rFonts w:ascii="B Lotus" w:eastAsia="Calibri" w:hAnsi="B Lotus" w:cs="B Lotus" w:hint="cs"/>
            <w:sz w:val="24"/>
            <w:szCs w:val="24"/>
            <w:highlight w:val="lightGray"/>
            <w:rtl/>
            <w:lang w:bidi="fa-IR"/>
            <w:rPrChange w:id="798" w:author="Mehrnazi Boojari" w:date="2019-01-10T03:20:00Z">
              <w:rPr>
                <w:rFonts w:ascii="B Lotus" w:eastAsia="Calibri" w:hAnsi="B Lotus" w:cs="B Lotus" w:hint="cs"/>
                <w:sz w:val="24"/>
                <w:szCs w:val="24"/>
                <w:rtl/>
                <w:lang w:bidi="fa-IR"/>
              </w:rPr>
            </w:rPrChange>
          </w:rPr>
          <w:t>در</w:t>
        </w:r>
        <w:r w:rsidR="00312BFD" w:rsidRPr="00A66B9C">
          <w:rPr>
            <w:rFonts w:ascii="B Lotus" w:eastAsia="Calibri" w:hAnsi="B Lotus" w:cs="B Lotus"/>
            <w:sz w:val="24"/>
            <w:szCs w:val="24"/>
            <w:highlight w:val="lightGray"/>
            <w:rtl/>
            <w:lang w:bidi="fa-IR"/>
            <w:rPrChange w:id="799" w:author="Mehrnazi Boojari" w:date="2019-01-10T03:20:00Z">
              <w:rPr>
                <w:rFonts w:ascii="B Lotus" w:eastAsia="Calibri" w:hAnsi="B Lotus" w:cs="B Lotus"/>
                <w:sz w:val="24"/>
                <w:szCs w:val="24"/>
                <w:rtl/>
                <w:lang w:bidi="fa-IR"/>
              </w:rPr>
            </w:rPrChange>
          </w:rPr>
          <w:t xml:space="preserve"> </w:t>
        </w:r>
        <w:r w:rsidR="00312BFD" w:rsidRPr="00A66B9C">
          <w:rPr>
            <w:rFonts w:ascii="B Lotus" w:eastAsia="Calibri" w:hAnsi="B Lotus" w:cs="B Lotus" w:hint="cs"/>
            <w:sz w:val="24"/>
            <w:szCs w:val="24"/>
            <w:highlight w:val="lightGray"/>
            <w:rtl/>
            <w:lang w:bidi="fa-IR"/>
            <w:rPrChange w:id="800" w:author="Mehrnazi Boojari" w:date="2019-01-10T03:20:00Z">
              <w:rPr>
                <w:rFonts w:ascii="B Lotus" w:eastAsia="Calibri" w:hAnsi="B Lotus" w:cs="B Lotus" w:hint="cs"/>
                <w:sz w:val="24"/>
                <w:szCs w:val="24"/>
                <w:rtl/>
                <w:lang w:bidi="fa-IR"/>
              </w:rPr>
            </w:rPrChange>
          </w:rPr>
          <w:t>تلاش</w:t>
        </w:r>
      </w:ins>
      <w:ins w:id="801" w:author="Mehrnazi Boojari" w:date="2019-01-10T00:30:00Z">
        <w:r w:rsidR="00312BFD" w:rsidRPr="00A66B9C">
          <w:rPr>
            <w:rFonts w:ascii="B Lotus" w:eastAsia="Calibri" w:hAnsi="B Lotus" w:cs="B Lotus"/>
            <w:sz w:val="24"/>
            <w:szCs w:val="24"/>
            <w:highlight w:val="lightGray"/>
            <w:rtl/>
            <w:lang w:bidi="fa-IR"/>
            <w:rPrChange w:id="802" w:author="Mehrnazi Boojari" w:date="2019-01-10T03:20:00Z">
              <w:rPr>
                <w:rFonts w:ascii="B Lotus" w:eastAsia="Calibri" w:hAnsi="B Lotus" w:cs="B Lotus"/>
                <w:sz w:val="24"/>
                <w:szCs w:val="24"/>
                <w:rtl/>
                <w:lang w:bidi="fa-IR"/>
              </w:rPr>
            </w:rPrChange>
          </w:rPr>
          <w:t xml:space="preserve"> است که</w:t>
        </w:r>
      </w:ins>
      <w:r w:rsidRPr="00A66B9C">
        <w:rPr>
          <w:rFonts w:ascii="B Lotus" w:eastAsia="Calibri" w:hAnsi="B Lotus" w:cs="B Lotus"/>
          <w:sz w:val="24"/>
          <w:szCs w:val="24"/>
          <w:highlight w:val="lightGray"/>
          <w:rtl/>
          <w:lang w:bidi="fa-IR"/>
          <w:rPrChange w:id="803" w:author="Mehrnazi Boojari" w:date="2019-01-10T03:20:00Z">
            <w:rPr>
              <w:rFonts w:ascii="B Lotus" w:eastAsia="Calibri" w:hAnsi="B Lotus" w:cs="B Lotus"/>
              <w:sz w:val="24"/>
              <w:szCs w:val="24"/>
              <w:rtl/>
              <w:lang w:bidi="fa-IR"/>
            </w:rPr>
          </w:rPrChange>
        </w:rPr>
        <w:t xml:space="preserve"> </w:t>
      </w:r>
      <w:del w:id="804" w:author="Mehrnazi Boojari" w:date="2019-01-10T00:30:00Z">
        <w:r w:rsidRPr="00A66B9C" w:rsidDel="00312BFD">
          <w:rPr>
            <w:rFonts w:ascii="B Lotus" w:eastAsia="Calibri" w:hAnsi="B Lotus" w:cs="B Lotus" w:hint="cs"/>
            <w:sz w:val="24"/>
            <w:szCs w:val="24"/>
            <w:highlight w:val="lightGray"/>
            <w:rtl/>
            <w:lang w:bidi="fa-IR"/>
            <w:rPrChange w:id="805" w:author="Mehrnazi Boojari" w:date="2019-01-10T03:20:00Z">
              <w:rPr>
                <w:rFonts w:ascii="B Lotus" w:eastAsia="Calibri" w:hAnsi="B Lotus" w:cs="B Lotus" w:hint="cs"/>
                <w:sz w:val="24"/>
                <w:szCs w:val="24"/>
                <w:rtl/>
                <w:lang w:bidi="fa-IR"/>
              </w:rPr>
            </w:rPrChange>
          </w:rPr>
          <w:delText>بهبود</w:delText>
        </w:r>
        <w:r w:rsidRPr="00A66B9C" w:rsidDel="00312BFD">
          <w:rPr>
            <w:rFonts w:ascii="B Lotus" w:eastAsia="Calibri" w:hAnsi="B Lotus" w:cs="B Lotus"/>
            <w:sz w:val="24"/>
            <w:szCs w:val="24"/>
            <w:highlight w:val="lightGray"/>
            <w:rtl/>
            <w:lang w:bidi="fa-IR"/>
            <w:rPrChange w:id="806" w:author="Mehrnazi Boojari" w:date="2019-01-10T03:20:00Z">
              <w:rPr>
                <w:rFonts w:ascii="B Lotus" w:eastAsia="Calibri" w:hAnsi="B Lotus" w:cs="B Lotus"/>
                <w:sz w:val="24"/>
                <w:szCs w:val="24"/>
                <w:rtl/>
                <w:lang w:bidi="fa-IR"/>
              </w:rPr>
            </w:rPrChange>
          </w:rPr>
          <w:delText xml:space="preserve"> </w:delText>
        </w:r>
      </w:del>
      <w:del w:id="807" w:author="Mehrnazi Boojari" w:date="2019-01-10T00:32:00Z">
        <w:r w:rsidRPr="00A66B9C" w:rsidDel="00312BFD">
          <w:rPr>
            <w:rFonts w:ascii="B Lotus" w:eastAsia="Calibri" w:hAnsi="B Lotus" w:cs="B Lotus" w:hint="cs"/>
            <w:sz w:val="24"/>
            <w:szCs w:val="24"/>
            <w:highlight w:val="lightGray"/>
            <w:rtl/>
            <w:lang w:bidi="fa-IR"/>
            <w:rPrChange w:id="808" w:author="Mehrnazi Boojari" w:date="2019-01-10T03:20:00Z">
              <w:rPr>
                <w:rFonts w:ascii="B Lotus" w:eastAsia="Calibri" w:hAnsi="B Lotus" w:cs="B Lotus" w:hint="cs"/>
                <w:sz w:val="24"/>
                <w:szCs w:val="24"/>
                <w:rtl/>
                <w:lang w:bidi="fa-IR"/>
              </w:rPr>
            </w:rPrChange>
          </w:rPr>
          <w:delText>روش</w:delText>
        </w:r>
      </w:del>
      <w:del w:id="809" w:author="Mehrnazi Boojari" w:date="2019-01-07T09:46:00Z">
        <w:r w:rsidRPr="00A66B9C" w:rsidDel="006F7CCF">
          <w:rPr>
            <w:rFonts w:ascii="B Lotus" w:eastAsia="Calibri" w:hAnsi="B Lotus" w:cs="B Lotus"/>
            <w:sz w:val="24"/>
            <w:szCs w:val="24"/>
            <w:highlight w:val="lightGray"/>
            <w:rtl/>
            <w:lang w:bidi="fa-IR"/>
            <w:rPrChange w:id="810" w:author="Mehrnazi Boojari" w:date="2019-01-10T03:20:00Z">
              <w:rPr>
                <w:rFonts w:ascii="B Lotus" w:eastAsia="Calibri" w:hAnsi="B Lotus" w:cs="B Lotus"/>
                <w:sz w:val="24"/>
                <w:szCs w:val="24"/>
                <w:rtl/>
                <w:lang w:bidi="fa-IR"/>
              </w:rPr>
            </w:rPrChange>
          </w:rPr>
          <w:delText xml:space="preserve"> ها</w:delText>
        </w:r>
        <w:r w:rsidRPr="00A66B9C" w:rsidDel="006F7CCF">
          <w:rPr>
            <w:rFonts w:ascii="B Lotus" w:eastAsia="Calibri" w:hAnsi="B Lotus" w:cs="B Lotus" w:hint="cs"/>
            <w:sz w:val="24"/>
            <w:szCs w:val="24"/>
            <w:highlight w:val="lightGray"/>
            <w:rtl/>
            <w:lang w:bidi="fa-IR"/>
            <w:rPrChange w:id="811" w:author="Mehrnazi Boojari" w:date="2019-01-10T03:20:00Z">
              <w:rPr>
                <w:rFonts w:ascii="B Lotus" w:eastAsia="Calibri" w:hAnsi="B Lotus" w:cs="B Lotus" w:hint="cs"/>
                <w:sz w:val="24"/>
                <w:szCs w:val="24"/>
                <w:rtl/>
                <w:lang w:bidi="fa-IR"/>
              </w:rPr>
            </w:rPrChange>
          </w:rPr>
          <w:delText>ی</w:delText>
        </w:r>
        <w:r w:rsidRPr="00A66B9C" w:rsidDel="006F7CCF">
          <w:rPr>
            <w:rFonts w:ascii="B Lotus" w:eastAsia="Calibri" w:hAnsi="B Lotus" w:cs="B Lotus"/>
            <w:sz w:val="24"/>
            <w:szCs w:val="24"/>
            <w:highlight w:val="lightGray"/>
            <w:rtl/>
            <w:lang w:bidi="fa-IR"/>
            <w:rPrChange w:id="812" w:author="Mehrnazi Boojari" w:date="2019-01-10T03:20:00Z">
              <w:rPr>
                <w:rFonts w:ascii="B Lotus" w:eastAsia="Calibri" w:hAnsi="B Lotus" w:cs="B Lotus"/>
                <w:sz w:val="24"/>
                <w:szCs w:val="24"/>
                <w:rtl/>
                <w:lang w:bidi="fa-IR"/>
              </w:rPr>
            </w:rPrChange>
          </w:rPr>
          <w:delText xml:space="preserve"> </w:delText>
        </w:r>
      </w:del>
      <w:del w:id="813" w:author="Mehrnazi Boojari" w:date="2019-01-10T00:32:00Z">
        <w:r w:rsidRPr="00A66B9C" w:rsidDel="00312BFD">
          <w:rPr>
            <w:rFonts w:ascii="B Lotus" w:eastAsia="Calibri" w:hAnsi="B Lotus" w:cs="B Lotus" w:hint="cs"/>
            <w:sz w:val="24"/>
            <w:szCs w:val="24"/>
            <w:highlight w:val="lightGray"/>
            <w:rtl/>
            <w:lang w:bidi="fa-IR"/>
            <w:rPrChange w:id="814" w:author="Mehrnazi Boojari" w:date="2019-01-10T03:20:00Z">
              <w:rPr>
                <w:rFonts w:ascii="B Lotus" w:eastAsia="Calibri" w:hAnsi="B Lotus" w:cs="B Lotus" w:hint="cs"/>
                <w:sz w:val="24"/>
                <w:szCs w:val="24"/>
                <w:rtl/>
                <w:lang w:bidi="fa-IR"/>
              </w:rPr>
            </w:rPrChange>
          </w:rPr>
          <w:delText>تبلیغ</w:delText>
        </w:r>
      </w:del>
      <w:ins w:id="815" w:author="Mehrnazi Boojari" w:date="2019-01-10T00:32:00Z">
        <w:r w:rsidR="00312BFD" w:rsidRPr="00A66B9C">
          <w:rPr>
            <w:rFonts w:ascii="B Lotus" w:eastAsia="Calibri" w:hAnsi="B Lotus" w:cs="B Lotus" w:hint="cs"/>
            <w:sz w:val="24"/>
            <w:szCs w:val="24"/>
            <w:highlight w:val="lightGray"/>
            <w:rtl/>
            <w:lang w:bidi="fa-IR"/>
            <w:rPrChange w:id="816" w:author="Mehrnazi Boojari" w:date="2019-01-10T03:20:00Z">
              <w:rPr>
                <w:rFonts w:ascii="B Lotus" w:eastAsia="Calibri" w:hAnsi="B Lotus" w:cs="B Lotus" w:hint="cs"/>
                <w:sz w:val="24"/>
                <w:szCs w:val="24"/>
                <w:rtl/>
                <w:lang w:bidi="fa-IR"/>
              </w:rPr>
            </w:rPrChange>
          </w:rPr>
          <w:t>آن</w:t>
        </w:r>
      </w:ins>
      <w:r w:rsidRPr="00A66B9C">
        <w:rPr>
          <w:rFonts w:ascii="B Lotus" w:eastAsia="Calibri" w:hAnsi="B Lotus" w:cs="B Lotus"/>
          <w:sz w:val="24"/>
          <w:szCs w:val="24"/>
          <w:highlight w:val="lightGray"/>
          <w:rtl/>
          <w:lang w:bidi="fa-IR"/>
          <w:rPrChange w:id="817" w:author="Mehrnazi Boojari" w:date="2019-01-10T03:20:00Z">
            <w:rPr>
              <w:rFonts w:ascii="B Lotus" w:eastAsia="Calibri" w:hAnsi="B Lotus" w:cs="B Lotus"/>
              <w:sz w:val="24"/>
              <w:szCs w:val="24"/>
              <w:rtl/>
              <w:lang w:bidi="fa-IR"/>
            </w:rPr>
          </w:rPrChange>
        </w:rPr>
        <w:t xml:space="preserve"> </w:t>
      </w:r>
      <w:del w:id="818" w:author="Mehrnazi Boojari" w:date="2019-01-10T00:30:00Z">
        <w:r w:rsidRPr="00A66B9C" w:rsidDel="00312BFD">
          <w:rPr>
            <w:rFonts w:ascii="B Lotus" w:eastAsia="Calibri" w:hAnsi="B Lotus" w:cs="B Lotus" w:hint="cs"/>
            <w:sz w:val="24"/>
            <w:szCs w:val="24"/>
            <w:highlight w:val="lightGray"/>
            <w:rtl/>
            <w:lang w:bidi="fa-IR"/>
            <w:rPrChange w:id="819" w:author="Mehrnazi Boojari" w:date="2019-01-10T03:20:00Z">
              <w:rPr>
                <w:rFonts w:ascii="B Lotus" w:eastAsia="Calibri" w:hAnsi="B Lotus" w:cs="B Lotus" w:hint="cs"/>
                <w:sz w:val="24"/>
                <w:szCs w:val="24"/>
                <w:rtl/>
                <w:lang w:bidi="fa-IR"/>
              </w:rPr>
            </w:rPrChange>
          </w:rPr>
          <w:delText>تمرکز</w:delText>
        </w:r>
      </w:del>
      <w:del w:id="820" w:author="Mehrnazi Boojari" w:date="2019-01-07T09:49:00Z">
        <w:r w:rsidRPr="00A66B9C" w:rsidDel="006F7CCF">
          <w:rPr>
            <w:rFonts w:ascii="B Lotus" w:eastAsia="Calibri" w:hAnsi="B Lotus" w:cs="B Lotus"/>
            <w:sz w:val="24"/>
            <w:szCs w:val="24"/>
            <w:highlight w:val="lightGray"/>
            <w:rtl/>
            <w:lang w:bidi="fa-IR"/>
            <w:rPrChange w:id="821" w:author="Mehrnazi Boojari" w:date="2019-01-10T03:20:00Z">
              <w:rPr>
                <w:rFonts w:ascii="B Lotus" w:eastAsia="Calibri" w:hAnsi="B Lotus" w:cs="B Lotus"/>
                <w:sz w:val="24"/>
                <w:szCs w:val="24"/>
                <w:rtl/>
                <w:lang w:bidi="fa-IR"/>
              </w:rPr>
            </w:rPrChange>
          </w:rPr>
          <w:delText xml:space="preserve"> م</w:delText>
        </w:r>
        <w:r w:rsidRPr="00A66B9C" w:rsidDel="006F7CCF">
          <w:rPr>
            <w:rFonts w:ascii="B Lotus" w:eastAsia="Calibri" w:hAnsi="B Lotus" w:cs="B Lotus" w:hint="cs"/>
            <w:sz w:val="24"/>
            <w:szCs w:val="24"/>
            <w:highlight w:val="lightGray"/>
            <w:rtl/>
            <w:lang w:bidi="fa-IR"/>
            <w:rPrChange w:id="822" w:author="Mehrnazi Boojari" w:date="2019-01-10T03:20:00Z">
              <w:rPr>
                <w:rFonts w:ascii="B Lotus" w:eastAsia="Calibri" w:hAnsi="B Lotus" w:cs="B Lotus" w:hint="cs"/>
                <w:sz w:val="24"/>
                <w:szCs w:val="24"/>
                <w:rtl/>
                <w:lang w:bidi="fa-IR"/>
              </w:rPr>
            </w:rPrChange>
          </w:rPr>
          <w:delText>ی</w:delText>
        </w:r>
        <w:r w:rsidRPr="00A66B9C" w:rsidDel="006F7CCF">
          <w:rPr>
            <w:rFonts w:ascii="B Lotus" w:eastAsia="Calibri" w:hAnsi="B Lotus" w:cs="B Lotus"/>
            <w:sz w:val="24"/>
            <w:szCs w:val="24"/>
            <w:highlight w:val="lightGray"/>
            <w:rtl/>
            <w:lang w:bidi="fa-IR"/>
            <w:rPrChange w:id="823" w:author="Mehrnazi Boojari" w:date="2019-01-10T03:20:00Z">
              <w:rPr>
                <w:rFonts w:ascii="B Lotus" w:eastAsia="Calibri" w:hAnsi="B Lotus" w:cs="B Lotus"/>
                <w:sz w:val="24"/>
                <w:szCs w:val="24"/>
                <w:rtl/>
                <w:lang w:bidi="fa-IR"/>
              </w:rPr>
            </w:rPrChange>
          </w:rPr>
          <w:delText xml:space="preserve"> </w:delText>
        </w:r>
      </w:del>
      <w:del w:id="824" w:author="Mehrnazi Boojari" w:date="2019-01-07T10:52:00Z">
        <w:r w:rsidRPr="00A66B9C" w:rsidDel="006A1F1D">
          <w:rPr>
            <w:rFonts w:ascii="B Lotus" w:eastAsia="Calibri" w:hAnsi="B Lotus" w:cs="B Lotus" w:hint="cs"/>
            <w:sz w:val="24"/>
            <w:szCs w:val="24"/>
            <w:highlight w:val="lightGray"/>
            <w:rtl/>
            <w:lang w:bidi="fa-IR"/>
            <w:rPrChange w:id="825" w:author="Mehrnazi Boojari" w:date="2019-01-10T03:20:00Z">
              <w:rPr>
                <w:rFonts w:ascii="B Lotus" w:eastAsia="Calibri" w:hAnsi="B Lotus" w:cs="B Lotus" w:hint="cs"/>
                <w:sz w:val="24"/>
                <w:szCs w:val="24"/>
                <w:rtl/>
                <w:lang w:bidi="fa-IR"/>
              </w:rPr>
            </w:rPrChange>
          </w:rPr>
          <w:delText>کند</w:delText>
        </w:r>
      </w:del>
      <w:ins w:id="826" w:author="Mehrnazi Boojari" w:date="2019-01-10T00:30:00Z">
        <w:r w:rsidR="00312BFD" w:rsidRPr="00A66B9C">
          <w:rPr>
            <w:rFonts w:ascii="B Lotus" w:eastAsia="Calibri" w:hAnsi="B Lotus" w:cs="B Lotus" w:hint="cs"/>
            <w:sz w:val="24"/>
            <w:szCs w:val="24"/>
            <w:highlight w:val="lightGray"/>
            <w:rtl/>
            <w:lang w:bidi="fa-IR"/>
            <w:rPrChange w:id="827" w:author="Mehrnazi Boojari" w:date="2019-01-10T03:20:00Z">
              <w:rPr>
                <w:rFonts w:ascii="B Lotus" w:eastAsia="Calibri" w:hAnsi="B Lotus" w:cs="B Lotus" w:hint="cs"/>
                <w:sz w:val="24"/>
                <w:szCs w:val="24"/>
                <w:rtl/>
                <w:lang w:bidi="fa-IR"/>
              </w:rPr>
            </w:rPrChange>
          </w:rPr>
          <w:t>را</w:t>
        </w:r>
        <w:r w:rsidR="00312BFD" w:rsidRPr="00A66B9C">
          <w:rPr>
            <w:rFonts w:ascii="B Lotus" w:eastAsia="Calibri" w:hAnsi="B Lotus" w:cs="B Lotus"/>
            <w:sz w:val="24"/>
            <w:szCs w:val="24"/>
            <w:highlight w:val="lightGray"/>
            <w:rtl/>
            <w:lang w:bidi="fa-IR"/>
            <w:rPrChange w:id="828" w:author="Mehrnazi Boojari" w:date="2019-01-10T03:20:00Z">
              <w:rPr>
                <w:rFonts w:ascii="B Lotus" w:eastAsia="Calibri" w:hAnsi="B Lotus" w:cs="B Lotus"/>
                <w:sz w:val="24"/>
                <w:szCs w:val="24"/>
                <w:rtl/>
                <w:lang w:bidi="fa-IR"/>
              </w:rPr>
            </w:rPrChange>
          </w:rPr>
          <w:t xml:space="preserve"> </w:t>
        </w:r>
        <w:r w:rsidR="00312BFD" w:rsidRPr="00A66B9C">
          <w:rPr>
            <w:rFonts w:ascii="B Lotus" w:eastAsia="Calibri" w:hAnsi="B Lotus" w:cs="B Lotus" w:hint="cs"/>
            <w:sz w:val="24"/>
            <w:szCs w:val="24"/>
            <w:highlight w:val="lightGray"/>
            <w:rtl/>
            <w:lang w:bidi="fa-IR"/>
            <w:rPrChange w:id="829" w:author="Mehrnazi Boojari" w:date="2019-01-10T03:20:00Z">
              <w:rPr>
                <w:rFonts w:ascii="B Lotus" w:eastAsia="Calibri" w:hAnsi="B Lotus" w:cs="B Lotus" w:hint="cs"/>
                <w:sz w:val="24"/>
                <w:szCs w:val="24"/>
                <w:rtl/>
                <w:lang w:bidi="fa-IR"/>
              </w:rPr>
            </w:rPrChange>
          </w:rPr>
          <w:t>بهبود</w:t>
        </w:r>
        <w:r w:rsidR="00312BFD" w:rsidRPr="00A66B9C">
          <w:rPr>
            <w:rFonts w:ascii="B Lotus" w:eastAsia="Calibri" w:hAnsi="B Lotus" w:cs="B Lotus"/>
            <w:sz w:val="24"/>
            <w:szCs w:val="24"/>
            <w:highlight w:val="lightGray"/>
            <w:rtl/>
            <w:lang w:bidi="fa-IR"/>
            <w:rPrChange w:id="830" w:author="Mehrnazi Boojari" w:date="2019-01-10T03:20:00Z">
              <w:rPr>
                <w:rFonts w:ascii="B Lotus" w:eastAsia="Calibri" w:hAnsi="B Lotus" w:cs="B Lotus"/>
                <w:sz w:val="24"/>
                <w:szCs w:val="24"/>
                <w:rtl/>
                <w:lang w:bidi="fa-IR"/>
              </w:rPr>
            </w:rPrChange>
          </w:rPr>
          <w:t xml:space="preserve"> </w:t>
        </w:r>
        <w:r w:rsidR="00312BFD" w:rsidRPr="00A66B9C">
          <w:rPr>
            <w:rFonts w:ascii="B Lotus" w:eastAsia="Calibri" w:hAnsi="B Lotus" w:cs="B Lotus" w:hint="cs"/>
            <w:sz w:val="24"/>
            <w:szCs w:val="24"/>
            <w:highlight w:val="lightGray"/>
            <w:rtl/>
            <w:lang w:bidi="fa-IR"/>
            <w:rPrChange w:id="831" w:author="Mehrnazi Boojari" w:date="2019-01-10T03:20:00Z">
              <w:rPr>
                <w:rFonts w:ascii="B Lotus" w:eastAsia="Calibri" w:hAnsi="B Lotus" w:cs="B Lotus" w:hint="cs"/>
                <w:sz w:val="24"/>
                <w:szCs w:val="24"/>
                <w:rtl/>
                <w:lang w:bidi="fa-IR"/>
              </w:rPr>
            </w:rPrChange>
          </w:rPr>
          <w:t>بخشد</w:t>
        </w:r>
      </w:ins>
      <w:r w:rsidRPr="00A66B9C">
        <w:rPr>
          <w:rFonts w:ascii="B Lotus" w:eastAsia="Calibri" w:hAnsi="B Lotus" w:cs="B Lotus"/>
          <w:sz w:val="24"/>
          <w:szCs w:val="24"/>
          <w:highlight w:val="lightGray"/>
          <w:rtl/>
          <w:lang w:bidi="fa-IR"/>
          <w:rPrChange w:id="832" w:author="Mehrnazi Boojari" w:date="2019-01-10T03:20:00Z">
            <w:rPr>
              <w:rFonts w:ascii="B Lotus" w:eastAsia="Calibri" w:hAnsi="B Lotus" w:cs="B Lotus"/>
              <w:sz w:val="24"/>
              <w:szCs w:val="24"/>
              <w:rtl/>
              <w:lang w:bidi="fa-IR"/>
            </w:rPr>
          </w:rPrChange>
        </w:rPr>
        <w:t>.</w:t>
      </w:r>
    </w:p>
    <w:p w14:paraId="705DA0CA" w14:textId="77777777" w:rsidR="00B07651" w:rsidRPr="005A0AF7" w:rsidRDefault="00B07651" w:rsidP="00312BFD">
      <w:pPr>
        <w:bidi/>
        <w:ind w:firstLine="227"/>
        <w:jc w:val="both"/>
        <w:rPr>
          <w:rFonts w:ascii="B Lotus" w:eastAsia="Calibri" w:hAnsi="B Lotus" w:cs="B Lotus"/>
          <w:sz w:val="24"/>
          <w:szCs w:val="24"/>
          <w:rtl/>
          <w:lang w:bidi="fa-IR"/>
        </w:rPr>
      </w:pPr>
      <w:r w:rsidRPr="005A0AF7">
        <w:rPr>
          <w:rFonts w:ascii="B Lotus" w:eastAsia="Calibri" w:hAnsi="B Lotus" w:cs="B Lotus" w:hint="cs"/>
          <w:sz w:val="24"/>
          <w:szCs w:val="24"/>
          <w:rtl/>
          <w:lang w:bidi="fa-IR"/>
        </w:rPr>
        <w:t xml:space="preserve">سومین مبنا برای تحقق </w:t>
      </w:r>
      <w:del w:id="833" w:author="Mehrnazi Boojari" w:date="2019-01-07T10:19:00Z">
        <w:r w:rsidRPr="005A0AF7" w:rsidDel="0028073B">
          <w:rPr>
            <w:rFonts w:ascii="B Lotus" w:eastAsia="Calibri" w:hAnsi="B Lotus" w:cs="B Lotus" w:hint="cs"/>
            <w:sz w:val="24"/>
            <w:szCs w:val="24"/>
            <w:rtl/>
            <w:lang w:bidi="fa-IR"/>
          </w:rPr>
          <w:delText>شاخص‌ها</w:delText>
        </w:r>
      </w:del>
      <w:ins w:id="834"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hint="cs"/>
          <w:sz w:val="24"/>
          <w:szCs w:val="24"/>
          <w:rtl/>
          <w:lang w:bidi="fa-IR"/>
        </w:rPr>
        <w:t xml:space="preserve">ی هویت اسلامی متعلق به </w:t>
      </w:r>
      <w:ins w:id="835" w:author="Mehrnazi Boojari" w:date="2019-01-10T00:32:00Z">
        <w:r w:rsidR="00312BFD">
          <w:rPr>
            <w:rFonts w:ascii="B Lotus" w:eastAsia="Calibri" w:hAnsi="B Lotus" w:cs="B Lotus" w:hint="cs"/>
            <w:sz w:val="24"/>
            <w:szCs w:val="24"/>
            <w:rtl/>
            <w:lang w:bidi="fa-IR"/>
          </w:rPr>
          <w:t>«</w:t>
        </w:r>
      </w:ins>
      <w:r w:rsidRPr="00312BFD">
        <w:rPr>
          <w:rFonts w:ascii="B Lotus" w:eastAsia="Calibri" w:hAnsi="B Lotus" w:cs="B Lotus" w:hint="cs"/>
          <w:sz w:val="24"/>
          <w:szCs w:val="24"/>
          <w:rtl/>
          <w:lang w:bidi="fa-IR"/>
          <w:rPrChange w:id="836" w:author="Mehrnazi Boojari" w:date="2019-01-10T00:32:00Z">
            <w:rPr>
              <w:rFonts w:ascii="B Lotus" w:eastAsia="Calibri" w:hAnsi="B Lotus" w:cs="B Lotus" w:hint="cs"/>
              <w:b/>
              <w:bCs/>
              <w:sz w:val="24"/>
              <w:szCs w:val="24"/>
              <w:rtl/>
              <w:lang w:bidi="fa-IR"/>
            </w:rPr>
          </w:rPrChange>
        </w:rPr>
        <w:t>جریان</w:t>
      </w:r>
      <w:r w:rsidRPr="00312BFD">
        <w:rPr>
          <w:rFonts w:ascii="B Lotus" w:eastAsia="Calibri" w:hAnsi="B Lotus" w:cs="B Lotus"/>
          <w:sz w:val="24"/>
          <w:szCs w:val="24"/>
          <w:rtl/>
          <w:lang w:bidi="fa-IR"/>
          <w:rPrChange w:id="837" w:author="Mehrnazi Boojari" w:date="2019-01-10T00:32: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838" w:author="Mehrnazi Boojari" w:date="2019-01-10T00:32:00Z">
            <w:rPr>
              <w:rFonts w:ascii="B Lotus" w:eastAsia="Calibri" w:hAnsi="B Lotus" w:cs="B Lotus" w:hint="cs"/>
              <w:b/>
              <w:bCs/>
              <w:sz w:val="24"/>
              <w:szCs w:val="24"/>
              <w:rtl/>
              <w:lang w:bidi="fa-IR"/>
            </w:rPr>
          </w:rPrChange>
        </w:rPr>
        <w:t>اسلام</w:t>
      </w:r>
      <w:r w:rsidRPr="00312BFD">
        <w:rPr>
          <w:rFonts w:ascii="B Lotus" w:eastAsia="Calibri" w:hAnsi="B Lotus" w:cs="B Lotus"/>
          <w:sz w:val="24"/>
          <w:szCs w:val="24"/>
          <w:rtl/>
          <w:lang w:bidi="fa-IR"/>
          <w:rPrChange w:id="839" w:author="Mehrnazi Boojari" w:date="2019-01-10T00:32: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840" w:author="Mehrnazi Boojari" w:date="2019-01-10T00:32:00Z">
            <w:rPr>
              <w:rFonts w:ascii="B Lotus" w:eastAsia="Calibri" w:hAnsi="B Lotus" w:cs="B Lotus" w:hint="cs"/>
              <w:b/>
              <w:bCs/>
              <w:sz w:val="24"/>
              <w:szCs w:val="24"/>
              <w:rtl/>
              <w:lang w:bidi="fa-IR"/>
            </w:rPr>
          </w:rPrChange>
        </w:rPr>
        <w:t>ناب</w:t>
      </w:r>
      <w:ins w:id="841" w:author="Mehrnazi Boojari" w:date="2019-01-10T00:32:00Z">
        <w:r w:rsidR="00312BFD">
          <w:rPr>
            <w:rFonts w:ascii="B Lotus" w:eastAsia="Calibri" w:hAnsi="B Lotus" w:cs="B Lotus" w:hint="cs"/>
            <w:b/>
            <w:bCs/>
            <w:sz w:val="24"/>
            <w:szCs w:val="24"/>
            <w:rtl/>
            <w:lang w:bidi="fa-IR"/>
          </w:rPr>
          <w:t>»</w:t>
        </w:r>
      </w:ins>
      <w:r w:rsidRPr="005A0AF7">
        <w:rPr>
          <w:rFonts w:ascii="B Lotus" w:eastAsia="Calibri" w:hAnsi="B Lotus" w:cs="B Lotus" w:hint="cs"/>
          <w:sz w:val="24"/>
          <w:szCs w:val="24"/>
          <w:rtl/>
          <w:lang w:bidi="fa-IR"/>
        </w:rPr>
        <w:t xml:space="preserve"> یا همان </w:t>
      </w:r>
      <w:ins w:id="842" w:author="Mehrnazi Boojari" w:date="2019-01-10T00:32:00Z">
        <w:r w:rsidR="00312BFD">
          <w:rPr>
            <w:rFonts w:ascii="B Lotus" w:eastAsia="Calibri" w:hAnsi="B Lotus" w:cs="B Lotus" w:hint="cs"/>
            <w:sz w:val="24"/>
            <w:szCs w:val="24"/>
            <w:rtl/>
            <w:lang w:bidi="fa-IR"/>
          </w:rPr>
          <w:t>«</w:t>
        </w:r>
      </w:ins>
      <w:r w:rsidRPr="005A0AF7">
        <w:rPr>
          <w:rFonts w:ascii="B Lotus" w:eastAsia="Calibri" w:hAnsi="B Lotus" w:cs="B Lotus" w:hint="cs"/>
          <w:sz w:val="24"/>
          <w:szCs w:val="24"/>
          <w:rtl/>
          <w:lang w:bidi="fa-IR"/>
        </w:rPr>
        <w:t>جریان انقلاب</w:t>
      </w:r>
      <w:ins w:id="843" w:author="Mehrnazi Boojari" w:date="2019-01-10T00:32:00Z">
        <w:r w:rsidR="00312BFD">
          <w:rPr>
            <w:rFonts w:ascii="B Lotus" w:eastAsia="Calibri" w:hAnsi="B Lotus" w:cs="B Lotus" w:hint="cs"/>
            <w:sz w:val="24"/>
            <w:szCs w:val="24"/>
            <w:rtl/>
            <w:lang w:bidi="fa-IR"/>
          </w:rPr>
          <w:t>»</w:t>
        </w:r>
      </w:ins>
      <w:del w:id="844" w:author="Mehrnazi Boojari" w:date="2019-01-07T10:29:00Z">
        <w:r w:rsidRPr="005A0AF7" w:rsidDel="006C73A5">
          <w:rPr>
            <w:rFonts w:ascii="B Lotus" w:eastAsia="Calibri" w:hAnsi="B Lotus" w:cs="B Lotus" w:hint="cs"/>
            <w:sz w:val="24"/>
            <w:szCs w:val="24"/>
            <w:rtl/>
            <w:lang w:bidi="fa-IR"/>
          </w:rPr>
          <w:delText xml:space="preserve"> می‌باشد</w:delText>
        </w:r>
      </w:del>
      <w:ins w:id="845" w:author="Mehrnazi Boojari" w:date="2019-01-07T10:29:00Z">
        <w:r w:rsidR="006C73A5">
          <w:rPr>
            <w:rFonts w:ascii="B Lotus" w:eastAsia="Calibri" w:hAnsi="B Lotus" w:cs="B Lotus" w:hint="cs"/>
            <w:sz w:val="24"/>
            <w:szCs w:val="24"/>
            <w:rtl/>
            <w:lang w:bidi="fa-IR"/>
          </w:rPr>
          <w:t xml:space="preserve"> است</w:t>
        </w:r>
      </w:ins>
      <w:r w:rsidRPr="005A0AF7">
        <w:rPr>
          <w:rFonts w:ascii="B Lotus" w:eastAsia="Calibri" w:hAnsi="B Lotus" w:cs="B Lotus" w:hint="cs"/>
          <w:sz w:val="24"/>
          <w:szCs w:val="24"/>
          <w:rtl/>
          <w:lang w:bidi="fa-IR"/>
        </w:rPr>
        <w:t>.</w:t>
      </w:r>
      <w:r w:rsidRPr="005A0AF7">
        <w:rPr>
          <w:rFonts w:ascii="B Lotus" w:eastAsia="Calibri" w:hAnsi="B Lotus" w:cs="B Lotus"/>
          <w:sz w:val="24"/>
          <w:szCs w:val="24"/>
          <w:rtl/>
        </w:rPr>
        <w:t xml:space="preserve"> </w:t>
      </w:r>
      <w:r w:rsidRPr="005A0AF7">
        <w:rPr>
          <w:rFonts w:ascii="B Lotus" w:eastAsia="Calibri" w:hAnsi="B Lotus" w:cs="B Lotus" w:hint="cs"/>
          <w:sz w:val="24"/>
          <w:szCs w:val="24"/>
          <w:rtl/>
        </w:rPr>
        <w:t xml:space="preserve">مبنای متخذ جریان اسلام ناب برای تحقق اهداف انقلاب </w:t>
      </w:r>
      <w:del w:id="846" w:author="Mehrnazi Boojari" w:date="2019-01-07T11:05:00Z">
        <w:r w:rsidRPr="005A0AF7" w:rsidDel="00DB081F">
          <w:rPr>
            <w:rFonts w:ascii="B Lotus" w:eastAsia="Calibri" w:hAnsi="B Lotus" w:cs="B Lotus" w:hint="cs"/>
            <w:sz w:val="24"/>
            <w:szCs w:val="24"/>
            <w:rtl/>
          </w:rPr>
          <w:delText>"</w:delText>
        </w:r>
      </w:del>
      <w:ins w:id="847" w:author="Mehrnazi Boojari" w:date="2019-01-07T11:05:00Z">
        <w:r w:rsidR="00DB081F">
          <w:rPr>
            <w:rFonts w:ascii="B Lotus" w:eastAsia="Calibri" w:hAnsi="B Lotus" w:cs="B Lotus" w:hint="cs"/>
            <w:sz w:val="24"/>
            <w:szCs w:val="24"/>
            <w:rtl/>
          </w:rPr>
          <w:t>«</w:t>
        </w:r>
      </w:ins>
      <w:r w:rsidRPr="00312BFD">
        <w:rPr>
          <w:rFonts w:ascii="B Lotus" w:eastAsia="Calibri" w:hAnsi="B Lotus" w:cs="B Lotus" w:hint="cs"/>
          <w:sz w:val="24"/>
          <w:szCs w:val="24"/>
          <w:rtl/>
          <w:rPrChange w:id="848" w:author="Mehrnazi Boojari" w:date="2019-01-10T00:32:00Z">
            <w:rPr>
              <w:rFonts w:ascii="B Lotus" w:eastAsia="Calibri" w:hAnsi="B Lotus" w:cs="B Lotus" w:hint="cs"/>
              <w:b/>
              <w:bCs/>
              <w:sz w:val="24"/>
              <w:szCs w:val="24"/>
              <w:rtl/>
            </w:rPr>
          </w:rPrChange>
        </w:rPr>
        <w:t>نظام‌سازی</w:t>
      </w:r>
      <w:r w:rsidRPr="00312BFD">
        <w:rPr>
          <w:rFonts w:ascii="B Lotus" w:eastAsia="Calibri" w:hAnsi="B Lotus" w:cs="B Lotus"/>
          <w:sz w:val="24"/>
          <w:szCs w:val="24"/>
          <w:rtl/>
          <w:rPrChange w:id="849" w:author="Mehrnazi Boojari" w:date="2019-01-10T00:32:00Z">
            <w:rPr>
              <w:rFonts w:ascii="B Lotus" w:eastAsia="Calibri" w:hAnsi="B Lotus" w:cs="B Lotus"/>
              <w:b/>
              <w:bCs/>
              <w:sz w:val="24"/>
              <w:szCs w:val="24"/>
              <w:rtl/>
            </w:rPr>
          </w:rPrChange>
        </w:rPr>
        <w:t xml:space="preserve"> </w:t>
      </w:r>
      <w:r w:rsidRPr="00312BFD">
        <w:rPr>
          <w:rFonts w:ascii="B Lotus" w:eastAsia="Calibri" w:hAnsi="B Lotus" w:cs="B Lotus" w:hint="cs"/>
          <w:sz w:val="24"/>
          <w:szCs w:val="24"/>
          <w:rtl/>
          <w:rPrChange w:id="850" w:author="Mehrnazi Boojari" w:date="2019-01-10T00:32:00Z">
            <w:rPr>
              <w:rFonts w:ascii="B Lotus" w:eastAsia="Calibri" w:hAnsi="B Lotus" w:cs="B Lotus" w:hint="cs"/>
              <w:b/>
              <w:bCs/>
              <w:sz w:val="24"/>
              <w:szCs w:val="24"/>
              <w:rtl/>
            </w:rPr>
          </w:rPrChange>
        </w:rPr>
        <w:t>اسلامی</w:t>
      </w:r>
      <w:del w:id="851" w:author="Mehrnazi Boojari" w:date="2019-01-07T11:05:00Z">
        <w:r w:rsidRPr="005A0AF7" w:rsidDel="00DB081F">
          <w:rPr>
            <w:rFonts w:ascii="B Lotus" w:eastAsia="Calibri" w:hAnsi="B Lotus" w:cs="B Lotus" w:hint="cs"/>
            <w:sz w:val="24"/>
            <w:szCs w:val="24"/>
            <w:rtl/>
          </w:rPr>
          <w:delText xml:space="preserve">" </w:delText>
        </w:r>
      </w:del>
      <w:ins w:id="852" w:author="Mehrnazi Boojari" w:date="2019-01-07T11:05:00Z">
        <w:r w:rsidR="00DB081F">
          <w:rPr>
            <w:rFonts w:ascii="B Lotus" w:eastAsia="Calibri" w:hAnsi="B Lotus" w:cs="B Lotus" w:hint="cs"/>
            <w:sz w:val="24"/>
            <w:szCs w:val="24"/>
            <w:rtl/>
          </w:rPr>
          <w:t>»</w:t>
        </w:r>
        <w:r w:rsidR="00DB081F"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است</w:t>
      </w:r>
      <w:r w:rsidRPr="005A0AF7">
        <w:rPr>
          <w:rFonts w:ascii="B Lotus" w:eastAsia="Calibri" w:hAnsi="B Lotus" w:cs="B Lotus"/>
          <w:sz w:val="24"/>
          <w:szCs w:val="24"/>
          <w:rtl/>
        </w:rPr>
        <w:t>.</w:t>
      </w:r>
      <w:r w:rsidRPr="005A0AF7">
        <w:rPr>
          <w:rFonts w:ascii="B Lotus" w:eastAsia="Calibri" w:hAnsi="B Lotus" w:cs="B Lotus"/>
          <w:sz w:val="24"/>
          <w:szCs w:val="24"/>
          <w:vertAlign w:val="superscript"/>
          <w:rtl/>
        </w:rPr>
        <w:footnoteReference w:id="5"/>
      </w:r>
      <w:r w:rsidRPr="005A0AF7">
        <w:rPr>
          <w:rFonts w:ascii="Times New Roman" w:eastAsia="Calibri" w:hAnsi="Times New Roman" w:cs="B Lotus" w:hint="cs"/>
          <w:color w:val="000000"/>
          <w:sz w:val="24"/>
          <w:szCs w:val="24"/>
          <w:rtl/>
        </w:rPr>
        <w:t xml:space="preserve"> </w:t>
      </w:r>
      <w:r w:rsidRPr="005A0AF7">
        <w:rPr>
          <w:rFonts w:ascii="B Lotus" w:eastAsia="Calibri" w:hAnsi="B Lotus" w:cs="B Lotus" w:hint="cs"/>
          <w:sz w:val="24"/>
          <w:szCs w:val="24"/>
          <w:rtl/>
        </w:rPr>
        <w:t>به عبارت بهتر</w:t>
      </w:r>
      <w:ins w:id="857" w:author="Mehrnazi Boojari" w:date="2019-01-08T03:32:00Z">
        <w:r w:rsidR="00666313">
          <w:rPr>
            <w:rFonts w:ascii="B Lotus" w:eastAsia="Calibri" w:hAnsi="B Lotus" w:cs="B Lotus" w:hint="cs"/>
            <w:sz w:val="24"/>
            <w:szCs w:val="24"/>
            <w:rtl/>
          </w:rPr>
          <w:t>،</w:t>
        </w:r>
      </w:ins>
      <w:r w:rsidRPr="005A0AF7">
        <w:rPr>
          <w:rFonts w:ascii="B Lotus" w:eastAsia="Calibri" w:hAnsi="B Lotus" w:cs="B Lotus" w:hint="cs"/>
          <w:sz w:val="24"/>
          <w:szCs w:val="24"/>
          <w:rtl/>
        </w:rPr>
        <w:t xml:space="preserve"> </w:t>
      </w:r>
      <w:r w:rsidRPr="005A0AF7">
        <w:rPr>
          <w:rFonts w:ascii="B Lotus" w:eastAsia="Calibri" w:hAnsi="B Lotus" w:cs="B Lotus" w:hint="cs"/>
          <w:sz w:val="24"/>
          <w:szCs w:val="24"/>
          <w:rtl/>
          <w:lang w:bidi="fa-IR"/>
        </w:rPr>
        <w:t xml:space="preserve">اهداف و </w:t>
      </w:r>
      <w:del w:id="858" w:author="Mehrnazi Boojari" w:date="2019-01-07T10:19:00Z">
        <w:r w:rsidRPr="005A0AF7" w:rsidDel="0028073B">
          <w:rPr>
            <w:rFonts w:ascii="B Lotus" w:eastAsia="Calibri" w:hAnsi="B Lotus" w:cs="B Lotus" w:hint="cs"/>
            <w:sz w:val="24"/>
            <w:szCs w:val="24"/>
            <w:rtl/>
            <w:lang w:bidi="fa-IR"/>
          </w:rPr>
          <w:delText>شاخص‌ها</w:delText>
        </w:r>
      </w:del>
      <w:ins w:id="859"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hint="cs"/>
          <w:sz w:val="24"/>
          <w:szCs w:val="24"/>
          <w:rtl/>
          <w:lang w:bidi="fa-IR"/>
        </w:rPr>
        <w:t xml:space="preserve">ی اسلامی از پیش در حوزه‌های علمیه </w:t>
      </w:r>
      <w:del w:id="860" w:author="Mehrnazi Boojari" w:date="2019-01-07T10:21:00Z">
        <w:r w:rsidRPr="005A0AF7" w:rsidDel="0028073B">
          <w:rPr>
            <w:rFonts w:ascii="B Lotus" w:eastAsia="Calibri" w:hAnsi="B Lotus" w:cs="B Lotus" w:hint="cs"/>
            <w:sz w:val="24"/>
            <w:szCs w:val="24"/>
            <w:rtl/>
            <w:lang w:bidi="fa-IR"/>
          </w:rPr>
          <w:delText xml:space="preserve">به صورت </w:delText>
        </w:r>
      </w:del>
      <w:ins w:id="861" w:author="Mehrnazi Boojari" w:date="2019-01-07T10:21:00Z">
        <w:r w:rsidR="0028073B">
          <w:rPr>
            <w:rFonts w:ascii="B Lotus" w:eastAsia="Calibri" w:hAnsi="B Lotus" w:cs="B Lotus" w:hint="cs"/>
            <w:sz w:val="24"/>
            <w:szCs w:val="24"/>
            <w:rtl/>
            <w:lang w:bidi="fa-IR"/>
          </w:rPr>
          <w:t xml:space="preserve">به‌صورت </w:t>
        </w:r>
      </w:ins>
      <w:r w:rsidRPr="005A0AF7">
        <w:rPr>
          <w:rFonts w:ascii="B Lotus" w:eastAsia="Calibri" w:hAnsi="B Lotus" w:cs="B Lotus" w:hint="cs"/>
          <w:sz w:val="24"/>
          <w:szCs w:val="24"/>
          <w:rtl/>
          <w:lang w:bidi="fa-IR"/>
        </w:rPr>
        <w:t>مبسوط مورد بحث قرار گرفته و مشخص شده بود. تفاوت</w:t>
      </w:r>
      <w:del w:id="862" w:author="Mehrnazi Boojari" w:date="2019-01-09T23:33:00Z">
        <w:r w:rsidRPr="005A0AF7" w:rsidDel="00947B53">
          <w:rPr>
            <w:rFonts w:ascii="B Lotus" w:eastAsia="Calibri" w:hAnsi="B Lotus" w:cs="B Lotus" w:hint="cs"/>
            <w:sz w:val="24"/>
            <w:szCs w:val="24"/>
            <w:rtl/>
            <w:lang w:bidi="fa-IR"/>
          </w:rPr>
          <w:delText xml:space="preserve"> امام </w:delText>
        </w:r>
      </w:del>
      <w:ins w:id="863" w:author="Mehrnazi Boojari" w:date="2019-01-09T23:33:00Z">
        <w:r w:rsidR="00947B53">
          <w:rPr>
            <w:rFonts w:ascii="B Lotus" w:eastAsia="Calibri" w:hAnsi="B Lotus" w:cs="B Lotus" w:hint="cs"/>
            <w:sz w:val="24"/>
            <w:szCs w:val="24"/>
            <w:rtl/>
            <w:lang w:bidi="fa-IR"/>
          </w:rPr>
          <w:t xml:space="preserve"> امام</w:t>
        </w:r>
        <w:r w:rsidR="00947B53">
          <w:rPr>
            <w:rFonts w:ascii="Times New Roman" w:eastAsia="Calibri" w:hAnsi="Times New Roman" w:cs="Times New Roman" w:hint="cs"/>
            <w:sz w:val="24"/>
            <w:szCs w:val="24"/>
            <w:rtl/>
            <w:lang w:bidi="fa-IR"/>
          </w:rPr>
          <w:t> </w:t>
        </w:r>
      </w:ins>
      <w:r w:rsidRPr="005A0AF7">
        <w:rPr>
          <w:rFonts w:ascii="B Lotus" w:eastAsia="Calibri" w:hAnsi="B Lotus" w:cs="B Lotus" w:hint="cs"/>
          <w:sz w:val="24"/>
          <w:szCs w:val="24"/>
          <w:rtl/>
          <w:lang w:bidi="fa-IR"/>
        </w:rPr>
        <w:t xml:space="preserve">خمینی </w:t>
      </w:r>
      <w:ins w:id="864" w:author="Mehrnazi Boojari" w:date="2019-01-10T00:33:00Z">
        <w:r w:rsidR="00312BFD">
          <w:rPr>
            <w:rFonts w:ascii="B Lotus" w:eastAsia="Calibri" w:hAnsi="B Lotus" w:cs="B Lotus" w:hint="cs"/>
            <w:sz w:val="24"/>
            <w:szCs w:val="24"/>
            <w:rtl/>
            <w:lang w:bidi="fa-IR"/>
          </w:rPr>
          <w:t>(</w:t>
        </w:r>
      </w:ins>
      <w:r w:rsidRPr="005A0AF7">
        <w:rPr>
          <w:rFonts w:ascii="B Lotus" w:eastAsia="Calibri" w:hAnsi="B Lotus" w:cs="B Lotus" w:hint="cs"/>
          <w:sz w:val="24"/>
          <w:szCs w:val="24"/>
          <w:rtl/>
          <w:lang w:bidi="fa-IR"/>
        </w:rPr>
        <w:t>قدس سره</w:t>
      </w:r>
      <w:ins w:id="865" w:author="Mehrnazi Boojari" w:date="2019-01-10T00:33:00Z">
        <w:r w:rsidR="00312BFD">
          <w:rPr>
            <w:rFonts w:ascii="B Lotus" w:eastAsia="Calibri" w:hAnsi="B Lotus" w:cs="B Lotus" w:hint="cs"/>
            <w:sz w:val="24"/>
            <w:szCs w:val="24"/>
            <w:rtl/>
            <w:lang w:bidi="fa-IR"/>
          </w:rPr>
          <w:t>)</w:t>
        </w:r>
      </w:ins>
      <w:r w:rsidRPr="005A0AF7">
        <w:rPr>
          <w:rFonts w:ascii="B Lotus" w:eastAsia="Calibri" w:hAnsi="B Lotus" w:cs="B Lotus" w:hint="cs"/>
          <w:sz w:val="24"/>
          <w:szCs w:val="24"/>
          <w:rtl/>
          <w:lang w:bidi="fa-IR"/>
        </w:rPr>
        <w:t xml:space="preserve"> با دیگر فقها و نوآوری ایشان در این بود که روش دیگری </w:t>
      </w:r>
      <w:del w:id="866" w:author="Mehrnazi Boojari" w:date="2019-01-10T00:33:00Z">
        <w:r w:rsidRPr="005A0AF7" w:rsidDel="00312BFD">
          <w:rPr>
            <w:rFonts w:ascii="B Lotus" w:eastAsia="Calibri" w:hAnsi="B Lotus" w:cs="B Lotus" w:hint="cs"/>
            <w:sz w:val="24"/>
            <w:szCs w:val="24"/>
            <w:rtl/>
            <w:lang w:bidi="fa-IR"/>
          </w:rPr>
          <w:delText xml:space="preserve">را </w:delText>
        </w:r>
      </w:del>
      <w:r w:rsidRPr="005A0AF7">
        <w:rPr>
          <w:rFonts w:ascii="B Lotus" w:eastAsia="Calibri" w:hAnsi="B Lotus" w:cs="B Lotus" w:hint="cs"/>
          <w:sz w:val="24"/>
          <w:szCs w:val="24"/>
          <w:rtl/>
          <w:lang w:bidi="fa-IR"/>
        </w:rPr>
        <w:t xml:space="preserve">برای تحقق </w:t>
      </w:r>
      <w:del w:id="867" w:author="Mehrnazi Boojari" w:date="2019-01-07T10:19:00Z">
        <w:r w:rsidRPr="005A0AF7" w:rsidDel="0028073B">
          <w:rPr>
            <w:rFonts w:ascii="B Lotus" w:eastAsia="Calibri" w:hAnsi="B Lotus" w:cs="B Lotus" w:hint="cs"/>
            <w:sz w:val="24"/>
            <w:szCs w:val="24"/>
            <w:rtl/>
            <w:lang w:bidi="fa-IR"/>
          </w:rPr>
          <w:delText>شاخص‌ها</w:delText>
        </w:r>
      </w:del>
      <w:ins w:id="868" w:author="Mehrnazi Boojari" w:date="2019-01-07T10:19:00Z">
        <w:r w:rsidR="0028073B">
          <w:rPr>
            <w:rFonts w:ascii="B Lotus" w:eastAsia="Calibri" w:hAnsi="B Lotus" w:cs="B Lotus" w:hint="cs"/>
            <w:sz w:val="24"/>
            <w:szCs w:val="24"/>
            <w:rtl/>
            <w:lang w:bidi="fa-IR"/>
          </w:rPr>
          <w:t>شاخص‌ها</w:t>
        </w:r>
      </w:ins>
      <w:r w:rsidRPr="005A0AF7">
        <w:rPr>
          <w:rFonts w:ascii="B Lotus" w:eastAsia="Calibri" w:hAnsi="B Lotus" w:cs="B Lotus" w:hint="cs"/>
          <w:sz w:val="24"/>
          <w:szCs w:val="24"/>
          <w:rtl/>
          <w:lang w:bidi="fa-IR"/>
        </w:rPr>
        <w:t xml:space="preserve">ی هویت اسلامی مطرح کردند. ایشان در عمل </w:t>
      </w:r>
      <w:del w:id="869" w:author="Mehrnazi Boojari" w:date="2019-01-09T23:38:00Z">
        <w:r w:rsidRPr="005A0AF7" w:rsidDel="00947B53">
          <w:rPr>
            <w:rFonts w:ascii="B Lotus" w:eastAsia="Calibri" w:hAnsi="B Lotus" w:cs="B Lotus" w:hint="cs"/>
            <w:sz w:val="24"/>
            <w:szCs w:val="24"/>
            <w:rtl/>
            <w:lang w:bidi="fa-IR"/>
          </w:rPr>
          <w:delText>بر اساس</w:delText>
        </w:r>
      </w:del>
      <w:ins w:id="870" w:author="Mehrnazi Boojari" w:date="2019-01-09T23:38:00Z">
        <w:r w:rsidR="00947B53">
          <w:rPr>
            <w:rFonts w:ascii="B Lotus" w:eastAsia="Calibri" w:hAnsi="B Lotus" w:cs="B Lotus" w:hint="cs"/>
            <w:sz w:val="24"/>
            <w:szCs w:val="24"/>
            <w:rtl/>
            <w:lang w:bidi="fa-IR"/>
          </w:rPr>
          <w:t>بر</w:t>
        </w:r>
        <w:r w:rsidR="00947B53">
          <w:rPr>
            <w:rFonts w:ascii="Times New Roman" w:eastAsia="Calibri" w:hAnsi="Times New Roman" w:cs="Times New Roman" w:hint="cs"/>
            <w:sz w:val="24"/>
            <w:szCs w:val="24"/>
            <w:rtl/>
            <w:lang w:bidi="fa-IR"/>
          </w:rPr>
          <w:t> </w:t>
        </w:r>
        <w:r w:rsidR="00947B53">
          <w:rPr>
            <w:rFonts w:ascii="B Lotus" w:eastAsia="Calibri" w:hAnsi="B Lotus" w:cs="B Lotus" w:hint="cs"/>
            <w:sz w:val="24"/>
            <w:szCs w:val="24"/>
            <w:rtl/>
            <w:lang w:bidi="fa-IR"/>
          </w:rPr>
          <w:t>اساس</w:t>
        </w:r>
      </w:ins>
      <w:r w:rsidRPr="005A0AF7">
        <w:rPr>
          <w:rFonts w:ascii="B Lotus" w:eastAsia="Calibri" w:hAnsi="B Lotus" w:cs="B Lotus" w:hint="cs"/>
          <w:sz w:val="24"/>
          <w:szCs w:val="24"/>
          <w:rtl/>
          <w:lang w:bidi="fa-IR"/>
        </w:rPr>
        <w:t xml:space="preserve"> فقه شیعه به نظام‌سازی پرداختند؛</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یعنی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نهاد‌های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اجتماعی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را</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به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شکلی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تنظیم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ایجاد</w:t>
      </w:r>
      <w:r w:rsidRPr="005A0AF7">
        <w:rPr>
          <w:rFonts w:ascii="B Lotus" w:eastAsia="Calibri" w:hAnsi="B Lotus" w:cs="B Lotus"/>
          <w:sz w:val="24"/>
          <w:szCs w:val="24"/>
          <w:rtl/>
          <w:lang w:bidi="fa-IR"/>
        </w:rPr>
        <w:t xml:space="preserve"> </w:t>
      </w:r>
      <w:del w:id="871" w:author="Mehrnazi Boojari" w:date="2019-01-10T00:33:00Z">
        <w:r w:rsidRPr="005A0AF7" w:rsidDel="00312BFD">
          <w:rPr>
            <w:rFonts w:ascii="B Lotus" w:eastAsia="Calibri" w:hAnsi="B Lotus" w:cs="B Lotus" w:hint="cs"/>
            <w:sz w:val="24"/>
            <w:szCs w:val="24"/>
            <w:rtl/>
            <w:lang w:bidi="fa-IR"/>
          </w:rPr>
          <w:delText xml:space="preserve">نمودند </w:delText>
        </w:r>
      </w:del>
      <w:ins w:id="872" w:author="Mehrnazi Boojari" w:date="2019-01-10T00:33:00Z">
        <w:r w:rsidR="00312BFD">
          <w:rPr>
            <w:rFonts w:ascii="B Lotus" w:eastAsia="Calibri" w:hAnsi="B Lotus" w:cs="B Lotus" w:hint="cs"/>
            <w:sz w:val="24"/>
            <w:szCs w:val="24"/>
            <w:rtl/>
            <w:lang w:bidi="fa-IR"/>
          </w:rPr>
          <w:t>کر</w:t>
        </w:r>
        <w:r w:rsidR="00312BFD" w:rsidRPr="005A0AF7">
          <w:rPr>
            <w:rFonts w:ascii="B Lotus" w:eastAsia="Calibri" w:hAnsi="B Lotus" w:cs="B Lotus" w:hint="cs"/>
            <w:sz w:val="24"/>
            <w:szCs w:val="24"/>
            <w:rtl/>
            <w:lang w:bidi="fa-IR"/>
          </w:rPr>
          <w:t xml:space="preserve">دند </w:t>
        </w:r>
      </w:ins>
      <w:r w:rsidRPr="005A0AF7">
        <w:rPr>
          <w:rFonts w:ascii="B Lotus" w:eastAsia="Calibri" w:hAnsi="B Lotus" w:cs="B Lotus" w:hint="cs"/>
          <w:sz w:val="24"/>
          <w:szCs w:val="24"/>
          <w:rtl/>
          <w:lang w:bidi="fa-IR"/>
        </w:rPr>
        <w:t>تا هدف‌گذاری‌ها و برنامه‌ریزی‌های</w:t>
      </w:r>
      <w:del w:id="873" w:author="Mehrnazi Boojari" w:date="2019-01-07T09:51:00Z">
        <w:r w:rsidRPr="005A0AF7" w:rsidDel="006F7CCF">
          <w:rPr>
            <w:rFonts w:ascii="B Lotus" w:eastAsia="Calibri" w:hAnsi="B Lotus" w:cs="B Lotus" w:hint="cs"/>
            <w:sz w:val="24"/>
            <w:szCs w:val="24"/>
            <w:rtl/>
            <w:lang w:bidi="fa-IR"/>
          </w:rPr>
          <w:delText xml:space="preserve"> آنها </w:delText>
        </w:r>
      </w:del>
      <w:ins w:id="874" w:author="Mehrnazi Boojari" w:date="2019-01-07T09:51:00Z">
        <w:r w:rsidR="006F7CCF">
          <w:rPr>
            <w:rFonts w:ascii="B Lotus" w:eastAsia="Calibri" w:hAnsi="B Lotus" w:cs="B Lotus" w:hint="cs"/>
            <w:sz w:val="24"/>
            <w:szCs w:val="24"/>
            <w:rtl/>
            <w:lang w:bidi="fa-IR"/>
          </w:rPr>
          <w:t xml:space="preserve"> آن‌ها </w:t>
        </w:r>
      </w:ins>
      <w:del w:id="875" w:author="Mehrnazi Boojari" w:date="2019-01-09T23:38:00Z">
        <w:r w:rsidRPr="005A0AF7" w:rsidDel="00947B53">
          <w:rPr>
            <w:rFonts w:ascii="B Lotus" w:eastAsia="Calibri" w:hAnsi="B Lotus" w:cs="B Lotus" w:hint="cs"/>
            <w:sz w:val="24"/>
            <w:szCs w:val="24"/>
            <w:rtl/>
            <w:lang w:bidi="fa-IR"/>
          </w:rPr>
          <w:delText>بر اساس</w:delText>
        </w:r>
      </w:del>
      <w:ins w:id="876" w:author="Mehrnazi Boojari" w:date="2019-01-09T23:38:00Z">
        <w:r w:rsidR="00947B53">
          <w:rPr>
            <w:rFonts w:ascii="B Lotus" w:eastAsia="Calibri" w:hAnsi="B Lotus" w:cs="B Lotus" w:hint="cs"/>
            <w:sz w:val="24"/>
            <w:szCs w:val="24"/>
            <w:rtl/>
            <w:lang w:bidi="fa-IR"/>
          </w:rPr>
          <w:t>بر</w:t>
        </w:r>
        <w:r w:rsidR="00947B53">
          <w:rPr>
            <w:rFonts w:ascii="Times New Roman" w:eastAsia="Calibri" w:hAnsi="Times New Roman" w:cs="Times New Roman" w:hint="cs"/>
            <w:sz w:val="24"/>
            <w:szCs w:val="24"/>
            <w:rtl/>
            <w:lang w:bidi="fa-IR"/>
          </w:rPr>
          <w:t> </w:t>
        </w:r>
        <w:r w:rsidR="00947B53">
          <w:rPr>
            <w:rFonts w:ascii="B Lotus" w:eastAsia="Calibri" w:hAnsi="B Lotus" w:cs="B Lotus" w:hint="cs"/>
            <w:sz w:val="24"/>
            <w:szCs w:val="24"/>
            <w:rtl/>
            <w:lang w:bidi="fa-IR"/>
          </w:rPr>
          <w:t>اساس</w:t>
        </w:r>
      </w:ins>
      <w:r w:rsidRPr="005A0AF7">
        <w:rPr>
          <w:rFonts w:ascii="B Lotus" w:eastAsia="Calibri" w:hAnsi="B Lotus" w:cs="B Lotus" w:hint="cs"/>
          <w:sz w:val="24"/>
          <w:szCs w:val="24"/>
          <w:rtl/>
          <w:lang w:bidi="fa-IR"/>
        </w:rPr>
        <w:t xml:space="preserve"> فقه شیعه و اسلام باشد</w:t>
      </w:r>
      <w:r w:rsidRPr="005A0AF7">
        <w:rPr>
          <w:rFonts w:ascii="B Lotus" w:eastAsia="Calibri" w:hAnsi="B Lotus" w:cs="B Lotus"/>
          <w:sz w:val="24"/>
          <w:szCs w:val="24"/>
          <w:rtl/>
          <w:lang w:bidi="fa-IR"/>
        </w:rPr>
        <w:t>.</w:t>
      </w:r>
      <w:r w:rsidRPr="005A0AF7">
        <w:rPr>
          <w:rFonts w:ascii="B Lotus" w:eastAsia="Calibri" w:hAnsi="B Lotus" w:cs="B Lotus"/>
          <w:sz w:val="24"/>
          <w:szCs w:val="24"/>
          <w:vertAlign w:val="superscript"/>
          <w:rtl/>
          <w:lang w:bidi="fa-IR"/>
        </w:rPr>
        <w:footnoteReference w:id="6"/>
      </w:r>
    </w:p>
    <w:p w14:paraId="52EE4943" w14:textId="77777777" w:rsidR="00B07651" w:rsidRPr="005A0AF7" w:rsidRDefault="00B07651" w:rsidP="00312BFD">
      <w:pPr>
        <w:bidi/>
        <w:ind w:firstLine="227"/>
        <w:jc w:val="both"/>
        <w:rPr>
          <w:rFonts w:ascii="B Lotus" w:eastAsia="Calibri" w:hAnsi="B Lotus" w:cs="B Lotus"/>
          <w:sz w:val="24"/>
          <w:szCs w:val="24"/>
          <w:rtl/>
        </w:rPr>
      </w:pPr>
      <w:r w:rsidRPr="005A0AF7">
        <w:rPr>
          <w:rFonts w:ascii="B Lotus" w:eastAsia="Calibri" w:hAnsi="B Lotus" w:cs="B Lotus" w:hint="cs"/>
          <w:sz w:val="24"/>
          <w:szCs w:val="24"/>
          <w:rtl/>
        </w:rPr>
        <w:lastRenderedPageBreak/>
        <w:t xml:space="preserve"> جریان اسلام ناب نیز مانند دو جریان دیگر برای مبنای خود سه اصل اجتناب‌ناپذیر را عرضه </w:t>
      </w:r>
      <w:del w:id="883" w:author="Mehrnazi Boojari" w:date="2019-01-07T10:52:00Z">
        <w:r w:rsidRPr="005A0AF7" w:rsidDel="006A1F1D">
          <w:rPr>
            <w:rFonts w:ascii="B Lotus" w:eastAsia="Calibri" w:hAnsi="B Lotus" w:cs="B Lotus" w:hint="cs"/>
            <w:sz w:val="24"/>
            <w:szCs w:val="24"/>
            <w:rtl/>
          </w:rPr>
          <w:delText>می‌کند</w:delText>
        </w:r>
      </w:del>
      <w:ins w:id="884" w:author="Mehrnazi Boojari" w:date="2019-01-07T10:52:00Z">
        <w:r w:rsidR="006A1F1D">
          <w:rPr>
            <w:rFonts w:ascii="B Lotus" w:eastAsia="Calibri" w:hAnsi="B Lotus" w:cs="B Lotus" w:hint="cs"/>
            <w:sz w:val="24"/>
            <w:szCs w:val="24"/>
            <w:rtl/>
          </w:rPr>
          <w:t>می‌کند</w:t>
        </w:r>
      </w:ins>
      <w:r w:rsidRPr="005A0AF7">
        <w:rPr>
          <w:rFonts w:ascii="B Lotus" w:eastAsia="Calibri" w:hAnsi="B Lotus" w:cs="B Lotus" w:hint="cs"/>
          <w:sz w:val="24"/>
          <w:szCs w:val="24"/>
          <w:rtl/>
        </w:rPr>
        <w:t>.</w:t>
      </w:r>
      <w:r w:rsidRPr="005A0AF7">
        <w:rPr>
          <w:rFonts w:ascii="B Lotus" w:eastAsia="Calibri" w:hAnsi="B Lotus" w:cs="B Lotus"/>
          <w:sz w:val="24"/>
          <w:szCs w:val="24"/>
          <w:rtl/>
        </w:rPr>
        <w:t xml:space="preserve"> </w:t>
      </w:r>
      <w:del w:id="885" w:author="Mehrnazi Boojari" w:date="2019-01-09T23:31:00Z">
        <w:r w:rsidRPr="005A0AF7" w:rsidDel="00947B53">
          <w:rPr>
            <w:rFonts w:ascii="B Lotus" w:eastAsia="Calibri" w:hAnsi="B Lotus" w:cs="B Lotus" w:hint="cs"/>
            <w:sz w:val="24"/>
            <w:szCs w:val="24"/>
            <w:rtl/>
            <w:lang w:bidi="fa-IR"/>
          </w:rPr>
          <w:delText xml:space="preserve">ابتدائی‌ترین </w:delText>
        </w:r>
      </w:del>
      <w:ins w:id="886" w:author="Mehrnazi Boojari" w:date="2019-01-09T23:31:00Z">
        <w:r w:rsidR="00947B53" w:rsidRPr="005A0AF7">
          <w:rPr>
            <w:rFonts w:ascii="B Lotus" w:eastAsia="Calibri" w:hAnsi="B Lotus" w:cs="B Lotus" w:hint="cs"/>
            <w:sz w:val="24"/>
            <w:szCs w:val="24"/>
            <w:rtl/>
            <w:lang w:bidi="fa-IR"/>
          </w:rPr>
          <w:t>ابتدا</w:t>
        </w:r>
        <w:r w:rsidR="00947B53">
          <w:rPr>
            <w:rFonts w:ascii="B Lotus" w:eastAsia="Calibri" w:hAnsi="B Lotus" w:cs="B Lotus" w:hint="cs"/>
            <w:sz w:val="24"/>
            <w:szCs w:val="24"/>
            <w:rtl/>
            <w:lang w:bidi="fa-IR"/>
          </w:rPr>
          <w:t>ی</w:t>
        </w:r>
        <w:r w:rsidR="00947B53" w:rsidRPr="005A0AF7">
          <w:rPr>
            <w:rFonts w:ascii="B Lotus" w:eastAsia="Calibri" w:hAnsi="B Lotus" w:cs="B Lotus" w:hint="cs"/>
            <w:sz w:val="24"/>
            <w:szCs w:val="24"/>
            <w:rtl/>
            <w:lang w:bidi="fa-IR"/>
          </w:rPr>
          <w:t xml:space="preserve">ی‌ترین </w:t>
        </w:r>
      </w:ins>
      <w:r w:rsidRPr="005A0AF7">
        <w:rPr>
          <w:rFonts w:ascii="B Lotus" w:eastAsia="Calibri" w:hAnsi="B Lotus" w:cs="B Lotus" w:hint="cs"/>
          <w:sz w:val="24"/>
          <w:szCs w:val="24"/>
          <w:rtl/>
          <w:lang w:bidi="fa-IR"/>
        </w:rPr>
        <w:t>اصل</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اجتناب</w:t>
      </w:r>
      <w:ins w:id="887" w:author="Mehrnazi Boojari" w:date="2019-01-09T23:31:00Z">
        <w:r w:rsidR="00947B53">
          <w:rPr>
            <w:rFonts w:ascii="B Lotus" w:eastAsia="Calibri" w:hAnsi="B Lotus" w:cs="B Nazanin" w:hint="cs"/>
            <w:sz w:val="24"/>
            <w:szCs w:val="24"/>
            <w:rtl/>
            <w:lang w:bidi="fa-IR"/>
          </w:rPr>
          <w:t>‌</w:t>
        </w:r>
      </w:ins>
      <w:del w:id="888" w:author="Mehrnazi Boojari" w:date="2019-01-09T23:31:00Z">
        <w:r w:rsidRPr="005A0AF7" w:rsidDel="00947B53">
          <w:rPr>
            <w:rFonts w:ascii="B Lotus" w:eastAsia="Calibri" w:hAnsi="B Lotus" w:cs="B Lotus" w:hint="cs"/>
            <w:sz w:val="24"/>
            <w:szCs w:val="24"/>
            <w:rtl/>
            <w:lang w:bidi="fa-IR"/>
          </w:rPr>
          <w:delText>‌</w:delText>
        </w:r>
      </w:del>
      <w:r w:rsidRPr="005A0AF7">
        <w:rPr>
          <w:rFonts w:ascii="B Lotus" w:eastAsia="Calibri" w:hAnsi="B Lotus" w:cs="B Lotus" w:hint="cs"/>
          <w:sz w:val="24"/>
          <w:szCs w:val="24"/>
          <w:rtl/>
          <w:lang w:bidi="fa-IR"/>
        </w:rPr>
        <w:t>ناپذیر مبنای جریان اسلام ناب</w:t>
      </w:r>
      <w:del w:id="889" w:author="Mehrnazi Boojari" w:date="2019-01-10T00:34:00Z">
        <w:r w:rsidRPr="005A0AF7" w:rsidDel="00312BFD">
          <w:rPr>
            <w:rFonts w:ascii="B Lotus" w:eastAsia="Calibri" w:hAnsi="B Lotus" w:cs="B Lotus" w:hint="cs"/>
            <w:sz w:val="24"/>
            <w:szCs w:val="24"/>
            <w:rtl/>
            <w:lang w:bidi="fa-IR"/>
          </w:rPr>
          <w:delText>،</w:delText>
        </w:r>
      </w:del>
      <w:r w:rsidRPr="005A0AF7">
        <w:rPr>
          <w:rFonts w:ascii="B Lotus" w:eastAsia="Calibri" w:hAnsi="B Lotus" w:cs="B Lotus" w:hint="cs"/>
          <w:sz w:val="24"/>
          <w:szCs w:val="24"/>
          <w:rtl/>
          <w:lang w:bidi="fa-IR"/>
        </w:rPr>
        <w:t xml:space="preserve"> </w:t>
      </w:r>
      <w:ins w:id="890" w:author="Mehrnazi Boojari" w:date="2019-01-10T00:34:00Z">
        <w:r w:rsidR="00312BFD">
          <w:rPr>
            <w:rFonts w:ascii="B Lotus" w:eastAsia="Calibri" w:hAnsi="B Lotus" w:cs="B Lotus" w:hint="cs"/>
            <w:sz w:val="24"/>
            <w:szCs w:val="24"/>
            <w:rtl/>
            <w:lang w:bidi="fa-IR"/>
          </w:rPr>
          <w:t>«</w:t>
        </w:r>
      </w:ins>
      <w:r w:rsidRPr="00312BFD">
        <w:rPr>
          <w:rFonts w:ascii="B Lotus" w:eastAsia="Calibri" w:hAnsi="B Lotus" w:cs="B Lotus" w:hint="cs"/>
          <w:sz w:val="24"/>
          <w:szCs w:val="24"/>
          <w:rtl/>
          <w:lang w:bidi="fa-IR"/>
          <w:rPrChange w:id="891" w:author="Mehrnazi Boojari" w:date="2019-01-10T00:34:00Z">
            <w:rPr>
              <w:rFonts w:ascii="B Lotus" w:eastAsia="Calibri" w:hAnsi="B Lotus" w:cs="B Lotus" w:hint="cs"/>
              <w:b/>
              <w:bCs/>
              <w:sz w:val="24"/>
              <w:szCs w:val="24"/>
              <w:rtl/>
              <w:lang w:bidi="fa-IR"/>
            </w:rPr>
          </w:rPrChange>
        </w:rPr>
        <w:t>لزوم</w:t>
      </w:r>
      <w:r w:rsidRPr="00312BFD">
        <w:rPr>
          <w:rFonts w:ascii="B Lotus" w:eastAsia="Calibri" w:hAnsi="B Lotus" w:cs="B Lotus"/>
          <w:sz w:val="24"/>
          <w:szCs w:val="24"/>
          <w:rtl/>
          <w:lang w:bidi="fa-IR"/>
        </w:rPr>
        <w:t xml:space="preserve"> </w:t>
      </w:r>
      <w:r w:rsidRPr="00312BFD">
        <w:rPr>
          <w:rFonts w:ascii="B Lotus" w:eastAsia="Calibri" w:hAnsi="B Lotus" w:cs="B Lotus" w:hint="cs"/>
          <w:sz w:val="24"/>
          <w:szCs w:val="24"/>
          <w:rtl/>
          <w:lang w:bidi="fa-IR"/>
          <w:rPrChange w:id="892" w:author="Mehrnazi Boojari" w:date="2019-01-10T00:34:00Z">
            <w:rPr>
              <w:rFonts w:ascii="B Lotus" w:eastAsia="Calibri" w:hAnsi="B Lotus" w:cs="B Lotus" w:hint="cs"/>
              <w:b/>
              <w:bCs/>
              <w:sz w:val="24"/>
              <w:szCs w:val="24"/>
              <w:rtl/>
              <w:lang w:bidi="fa-IR"/>
            </w:rPr>
          </w:rPrChange>
        </w:rPr>
        <w:t>تحقق</w:t>
      </w:r>
      <w:r w:rsidRPr="00312BFD">
        <w:rPr>
          <w:rFonts w:ascii="B Lotus" w:eastAsia="Calibri" w:hAnsi="B Lotus" w:cs="B Lotus"/>
          <w:sz w:val="24"/>
          <w:szCs w:val="24"/>
          <w:rtl/>
          <w:lang w:bidi="fa-IR"/>
          <w:rPrChange w:id="893" w:author="Mehrnazi Boojari" w:date="2019-01-10T00:34: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894" w:author="Mehrnazi Boojari" w:date="2019-01-10T00:34:00Z">
            <w:rPr>
              <w:rFonts w:ascii="B Lotus" w:eastAsia="Calibri" w:hAnsi="B Lotus" w:cs="B Lotus" w:hint="cs"/>
              <w:b/>
              <w:bCs/>
              <w:sz w:val="24"/>
              <w:szCs w:val="24"/>
              <w:rtl/>
              <w:lang w:bidi="fa-IR"/>
            </w:rPr>
          </w:rPrChange>
        </w:rPr>
        <w:t>هویت</w:t>
      </w:r>
      <w:r w:rsidRPr="00312BFD">
        <w:rPr>
          <w:rFonts w:ascii="B Lotus" w:eastAsia="Calibri" w:hAnsi="B Lotus" w:cs="B Lotus"/>
          <w:sz w:val="24"/>
          <w:szCs w:val="24"/>
          <w:rtl/>
          <w:lang w:bidi="fa-IR"/>
          <w:rPrChange w:id="895" w:author="Mehrnazi Boojari" w:date="2019-01-10T00:34: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896" w:author="Mehrnazi Boojari" w:date="2019-01-10T00:34:00Z">
            <w:rPr>
              <w:rFonts w:ascii="B Lotus" w:eastAsia="Calibri" w:hAnsi="B Lotus" w:cs="B Lotus" w:hint="cs"/>
              <w:b/>
              <w:bCs/>
              <w:sz w:val="24"/>
              <w:szCs w:val="24"/>
              <w:rtl/>
              <w:lang w:bidi="fa-IR"/>
            </w:rPr>
          </w:rPrChange>
        </w:rPr>
        <w:t>اسلامی</w:t>
      </w:r>
      <w:r w:rsidRPr="00312BFD">
        <w:rPr>
          <w:rFonts w:ascii="B Lotus" w:eastAsia="Calibri" w:hAnsi="B Lotus" w:cs="B Lotus"/>
          <w:sz w:val="24"/>
          <w:szCs w:val="24"/>
          <w:rtl/>
          <w:lang w:bidi="fa-IR"/>
          <w:rPrChange w:id="897" w:author="Mehrnazi Boojari" w:date="2019-01-10T00:34: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898" w:author="Mehrnazi Boojari" w:date="2019-01-10T00:34:00Z">
            <w:rPr>
              <w:rFonts w:ascii="B Lotus" w:eastAsia="Calibri" w:hAnsi="B Lotus" w:cs="B Lotus" w:hint="cs"/>
              <w:b/>
              <w:bCs/>
              <w:sz w:val="24"/>
              <w:szCs w:val="24"/>
              <w:rtl/>
              <w:lang w:bidi="fa-IR"/>
            </w:rPr>
          </w:rPrChange>
        </w:rPr>
        <w:t>برای</w:t>
      </w:r>
      <w:r w:rsidRPr="00312BFD">
        <w:rPr>
          <w:rFonts w:ascii="B Lotus" w:eastAsia="Calibri" w:hAnsi="B Lotus" w:cs="B Lotus"/>
          <w:sz w:val="24"/>
          <w:szCs w:val="24"/>
          <w:rtl/>
          <w:lang w:bidi="fa-IR"/>
          <w:rPrChange w:id="899" w:author="Mehrnazi Boojari" w:date="2019-01-10T00:34: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00" w:author="Mehrnazi Boojari" w:date="2019-01-10T00:34:00Z">
            <w:rPr>
              <w:rFonts w:ascii="B Lotus" w:eastAsia="Calibri" w:hAnsi="B Lotus" w:cs="B Lotus" w:hint="cs"/>
              <w:b/>
              <w:bCs/>
              <w:sz w:val="24"/>
              <w:szCs w:val="24"/>
              <w:rtl/>
              <w:lang w:bidi="fa-IR"/>
            </w:rPr>
          </w:rPrChange>
        </w:rPr>
        <w:t>دستیابی</w:t>
      </w:r>
      <w:r w:rsidRPr="00312BFD">
        <w:rPr>
          <w:rFonts w:ascii="B Lotus" w:eastAsia="Calibri" w:hAnsi="B Lotus" w:cs="B Lotus"/>
          <w:sz w:val="24"/>
          <w:szCs w:val="24"/>
          <w:rtl/>
          <w:lang w:bidi="fa-IR"/>
          <w:rPrChange w:id="901" w:author="Mehrnazi Boojari" w:date="2019-01-10T00:34: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02" w:author="Mehrnazi Boojari" w:date="2019-01-10T00:34:00Z">
            <w:rPr>
              <w:rFonts w:ascii="B Lotus" w:eastAsia="Calibri" w:hAnsi="B Lotus" w:cs="B Lotus" w:hint="cs"/>
              <w:b/>
              <w:bCs/>
              <w:sz w:val="24"/>
              <w:szCs w:val="24"/>
              <w:rtl/>
              <w:lang w:bidi="fa-IR"/>
            </w:rPr>
          </w:rPrChange>
        </w:rPr>
        <w:t>به</w:t>
      </w:r>
      <w:r w:rsidRPr="00312BFD">
        <w:rPr>
          <w:rFonts w:ascii="B Lotus" w:eastAsia="Calibri" w:hAnsi="B Lotus" w:cs="B Lotus"/>
          <w:sz w:val="24"/>
          <w:szCs w:val="24"/>
          <w:rtl/>
          <w:lang w:bidi="fa-IR"/>
          <w:rPrChange w:id="903" w:author="Mehrnazi Boojari" w:date="2019-01-10T00:34: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04" w:author="Mehrnazi Boojari" w:date="2019-01-10T00:34:00Z">
            <w:rPr>
              <w:rFonts w:ascii="B Lotus" w:eastAsia="Calibri" w:hAnsi="B Lotus" w:cs="B Lotus" w:hint="cs"/>
              <w:b/>
              <w:bCs/>
              <w:sz w:val="24"/>
              <w:szCs w:val="24"/>
              <w:rtl/>
              <w:lang w:bidi="fa-IR"/>
            </w:rPr>
          </w:rPrChange>
        </w:rPr>
        <w:t>زندگی</w:t>
      </w:r>
      <w:r w:rsidRPr="00312BFD">
        <w:rPr>
          <w:rFonts w:ascii="B Lotus" w:eastAsia="Calibri" w:hAnsi="B Lotus" w:cs="B Lotus"/>
          <w:sz w:val="24"/>
          <w:szCs w:val="24"/>
          <w:rtl/>
          <w:lang w:bidi="fa-IR"/>
          <w:rPrChange w:id="905" w:author="Mehrnazi Boojari" w:date="2019-01-10T00:34: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06" w:author="Mehrnazi Boojari" w:date="2019-01-10T00:34:00Z">
            <w:rPr>
              <w:rFonts w:ascii="B Lotus" w:eastAsia="Calibri" w:hAnsi="B Lotus" w:cs="B Lotus" w:hint="cs"/>
              <w:b/>
              <w:bCs/>
              <w:sz w:val="24"/>
              <w:szCs w:val="24"/>
              <w:rtl/>
              <w:lang w:bidi="fa-IR"/>
            </w:rPr>
          </w:rPrChange>
        </w:rPr>
        <w:t>بهتر</w:t>
      </w:r>
      <w:ins w:id="907" w:author="Mehrnazi Boojari" w:date="2019-01-10T00:34:00Z">
        <w:r w:rsidR="00312BFD">
          <w:rPr>
            <w:rFonts w:ascii="B Lotus" w:eastAsia="Calibri" w:hAnsi="B Lotus" w:cs="B Lotus" w:hint="cs"/>
            <w:b/>
            <w:bCs/>
            <w:sz w:val="24"/>
            <w:szCs w:val="24"/>
            <w:rtl/>
            <w:lang w:bidi="fa-IR"/>
          </w:rPr>
          <w:t>»</w:t>
        </w:r>
      </w:ins>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است</w:t>
      </w:r>
      <w:r w:rsidRPr="005A0AF7">
        <w:rPr>
          <w:rFonts w:ascii="B Lotus" w:eastAsia="Calibri" w:hAnsi="B Lotus" w:cs="B Lotus"/>
          <w:sz w:val="24"/>
          <w:szCs w:val="24"/>
          <w:rtl/>
          <w:lang w:bidi="fa-IR"/>
        </w:rPr>
        <w:t>.</w:t>
      </w:r>
      <w:r w:rsidRPr="005A0AF7">
        <w:rPr>
          <w:rFonts w:ascii="B Lotus" w:eastAsia="Calibri" w:hAnsi="B Lotus" w:cs="B Lotus" w:hint="cs"/>
          <w:sz w:val="24"/>
          <w:szCs w:val="24"/>
          <w:rtl/>
          <w:lang w:bidi="fa-IR"/>
        </w:rPr>
        <w:t xml:space="preserve"> </w:t>
      </w:r>
      <w:del w:id="908" w:author="Mehrnazi Boojari" w:date="2019-01-08T03:28:00Z">
        <w:r w:rsidRPr="005A0AF7" w:rsidDel="00666313">
          <w:rPr>
            <w:rFonts w:ascii="B Lotus" w:eastAsia="Calibri" w:hAnsi="B Lotus" w:cs="B Lotus" w:hint="cs"/>
            <w:sz w:val="24"/>
            <w:szCs w:val="24"/>
            <w:rtl/>
            <w:lang w:bidi="fa-IR"/>
          </w:rPr>
          <w:delText>همانطور</w:delText>
        </w:r>
      </w:del>
      <w:ins w:id="909" w:author="Mehrnazi Boojari" w:date="2019-01-08T03:28:00Z">
        <w:r w:rsidR="00666313">
          <w:rPr>
            <w:rFonts w:ascii="B Lotus" w:eastAsia="Calibri" w:hAnsi="B Lotus" w:cs="B Lotus" w:hint="cs"/>
            <w:sz w:val="24"/>
            <w:szCs w:val="24"/>
            <w:rtl/>
            <w:lang w:bidi="fa-IR"/>
          </w:rPr>
          <w:t>همان‌طور</w:t>
        </w:r>
      </w:ins>
      <w:r w:rsidRPr="005A0AF7">
        <w:rPr>
          <w:rFonts w:ascii="B Lotus" w:eastAsia="Calibri" w:hAnsi="B Lotus" w:cs="B Lotus" w:hint="cs"/>
          <w:sz w:val="24"/>
          <w:szCs w:val="24"/>
          <w:rtl/>
          <w:lang w:bidi="fa-IR"/>
        </w:rPr>
        <w:t xml:space="preserve"> که واضح است</w:t>
      </w:r>
      <w:ins w:id="910" w:author="Mehrnazi Boojari" w:date="2019-01-09T23:32:00Z">
        <w:r w:rsidR="00947B53">
          <w:rPr>
            <w:rFonts w:ascii="B Lotus" w:eastAsia="Calibri" w:hAnsi="B Lotus" w:cs="B Lotus" w:hint="cs"/>
            <w:sz w:val="24"/>
            <w:szCs w:val="24"/>
            <w:rtl/>
            <w:lang w:bidi="fa-IR"/>
          </w:rPr>
          <w:t>،</w:t>
        </w:r>
      </w:ins>
      <w:r w:rsidRPr="005A0AF7">
        <w:rPr>
          <w:rFonts w:ascii="B Lotus" w:eastAsia="Calibri" w:hAnsi="B Lotus" w:cs="B Lotus" w:hint="cs"/>
          <w:sz w:val="24"/>
          <w:szCs w:val="24"/>
          <w:rtl/>
          <w:lang w:bidi="fa-IR"/>
        </w:rPr>
        <w:t xml:space="preserve"> جریان اسلام ناب و فهم سنتی از اسلام در اصل اول اشتراک‌نظر </w:t>
      </w:r>
      <w:del w:id="911" w:author="Mehrnazi Boojari" w:date="2019-01-10T00:34:00Z">
        <w:r w:rsidRPr="005A0AF7" w:rsidDel="00312BFD">
          <w:rPr>
            <w:rFonts w:ascii="B Lotus" w:eastAsia="Calibri" w:hAnsi="B Lotus" w:cs="B Lotus" w:hint="cs"/>
            <w:sz w:val="24"/>
            <w:szCs w:val="24"/>
            <w:rtl/>
            <w:lang w:bidi="fa-IR"/>
          </w:rPr>
          <w:delText xml:space="preserve">داشته </w:delText>
        </w:r>
      </w:del>
      <w:ins w:id="912" w:author="Mehrnazi Boojari" w:date="2019-01-10T00:34:00Z">
        <w:r w:rsidR="00312BFD" w:rsidRPr="005A0AF7">
          <w:rPr>
            <w:rFonts w:ascii="B Lotus" w:eastAsia="Calibri" w:hAnsi="B Lotus" w:cs="B Lotus" w:hint="cs"/>
            <w:sz w:val="24"/>
            <w:szCs w:val="24"/>
            <w:rtl/>
            <w:lang w:bidi="fa-IR"/>
          </w:rPr>
          <w:t>دا</w:t>
        </w:r>
        <w:r w:rsidR="00312BFD">
          <w:rPr>
            <w:rFonts w:ascii="B Lotus" w:eastAsia="Calibri" w:hAnsi="B Lotus" w:cs="B Lotus" w:hint="cs"/>
            <w:sz w:val="24"/>
            <w:szCs w:val="24"/>
            <w:rtl/>
            <w:lang w:bidi="fa-IR"/>
          </w:rPr>
          <w:t>رند</w:t>
        </w:r>
        <w:r w:rsidR="00312BFD" w:rsidRPr="005A0AF7">
          <w:rPr>
            <w:rFonts w:ascii="B Lotus" w:eastAsia="Calibri" w:hAnsi="B Lotus" w:cs="B Lotus" w:hint="cs"/>
            <w:sz w:val="24"/>
            <w:szCs w:val="24"/>
            <w:rtl/>
            <w:lang w:bidi="fa-IR"/>
          </w:rPr>
          <w:t xml:space="preserve"> </w:t>
        </w:r>
      </w:ins>
      <w:r w:rsidRPr="005A0AF7">
        <w:rPr>
          <w:rFonts w:ascii="B Lotus" w:eastAsia="Calibri" w:hAnsi="B Lotus" w:cs="B Lotus" w:hint="cs"/>
          <w:sz w:val="24"/>
          <w:szCs w:val="24"/>
          <w:rtl/>
          <w:lang w:bidi="fa-IR"/>
        </w:rPr>
        <w:t>و هر دو در مقابل جریان روشنفکری قرار دارند.</w:t>
      </w:r>
      <w:r w:rsidRPr="005A0AF7">
        <w:rPr>
          <w:rFonts w:ascii="B Lotus" w:eastAsia="Calibri" w:hAnsi="B Lotus" w:cs="B Lotus"/>
          <w:sz w:val="24"/>
          <w:szCs w:val="24"/>
          <w:vertAlign w:val="superscript"/>
          <w:rtl/>
          <w:lang w:bidi="fa-IR"/>
        </w:rPr>
        <w:footnoteReference w:id="7"/>
      </w:r>
      <w:r w:rsidRPr="005A0AF7">
        <w:rPr>
          <w:rFonts w:ascii="B Lotus" w:eastAsia="Calibri" w:hAnsi="B Lotus" w:cs="B Lotus" w:hint="cs"/>
          <w:sz w:val="24"/>
          <w:szCs w:val="24"/>
          <w:rtl/>
          <w:lang w:bidi="fa-IR"/>
        </w:rPr>
        <w:t xml:space="preserve"> اصل دوم جریان اسلام ناب این است که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حتماً</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لاجرم</w:t>
      </w:r>
      <w:r w:rsidRPr="005A0AF7">
        <w:rPr>
          <w:rFonts w:ascii="B Lotus" w:eastAsia="Calibri" w:hAnsi="B Lotus" w:cs="B Lotus"/>
          <w:sz w:val="24"/>
          <w:szCs w:val="24"/>
          <w:rtl/>
          <w:lang w:bidi="fa-IR"/>
        </w:rPr>
        <w:t xml:space="preserve"> </w:t>
      </w:r>
      <w:del w:id="917" w:author="Mehrnazi Boojari" w:date="2019-01-07T10:04:00Z">
        <w:r w:rsidRPr="00312BFD" w:rsidDel="00A31D6F">
          <w:rPr>
            <w:rFonts w:ascii="B Lotus" w:eastAsia="Calibri" w:hAnsi="B Lotus" w:cs="B Lotus" w:hint="cs"/>
            <w:sz w:val="24"/>
            <w:szCs w:val="24"/>
            <w:rtl/>
            <w:lang w:bidi="fa-IR"/>
            <w:rPrChange w:id="918" w:author="Mehrnazi Boojari" w:date="2019-01-10T00:35:00Z">
              <w:rPr>
                <w:rFonts w:ascii="B Lotus" w:eastAsia="Calibri" w:hAnsi="B Lotus" w:cs="B Lotus" w:hint="cs"/>
                <w:b/>
                <w:bCs/>
                <w:sz w:val="24"/>
                <w:szCs w:val="24"/>
                <w:rtl/>
                <w:lang w:bidi="fa-IR"/>
              </w:rPr>
            </w:rPrChange>
          </w:rPr>
          <w:delText>تأثیر</w:delText>
        </w:r>
      </w:del>
      <w:ins w:id="919" w:author="Mehrnazi Boojari" w:date="2019-01-07T10:04:00Z">
        <w:r w:rsidR="00A31D6F" w:rsidRPr="00312BFD">
          <w:rPr>
            <w:rFonts w:ascii="B Lotus" w:eastAsia="Calibri" w:hAnsi="B Lotus" w:cs="B Lotus" w:hint="cs"/>
            <w:sz w:val="24"/>
            <w:szCs w:val="24"/>
            <w:rtl/>
            <w:lang w:bidi="fa-IR"/>
            <w:rPrChange w:id="920" w:author="Mehrnazi Boojari" w:date="2019-01-10T00:35:00Z">
              <w:rPr>
                <w:rFonts w:ascii="B Lotus" w:eastAsia="Calibri" w:hAnsi="B Lotus" w:cs="B Lotus" w:hint="cs"/>
                <w:b/>
                <w:bCs/>
                <w:sz w:val="24"/>
                <w:szCs w:val="24"/>
                <w:rtl/>
                <w:lang w:bidi="fa-IR"/>
              </w:rPr>
            </w:rPrChange>
          </w:rPr>
          <w:t>تأثیر</w:t>
        </w:r>
      </w:ins>
      <w:r w:rsidRPr="00312BFD">
        <w:rPr>
          <w:rFonts w:ascii="B Lotus" w:eastAsia="Calibri" w:hAnsi="B Lotus" w:cs="B Lotus" w:hint="cs"/>
          <w:sz w:val="24"/>
          <w:szCs w:val="24"/>
          <w:rtl/>
          <w:lang w:bidi="fa-IR"/>
          <w:rPrChange w:id="921" w:author="Mehrnazi Boojari" w:date="2019-01-10T00:35:00Z">
            <w:rPr>
              <w:rFonts w:ascii="B Lotus" w:eastAsia="Calibri" w:hAnsi="B Lotus" w:cs="B Lotus" w:hint="cs"/>
              <w:b/>
              <w:bCs/>
              <w:sz w:val="24"/>
              <w:szCs w:val="24"/>
              <w:rtl/>
              <w:lang w:bidi="fa-IR"/>
            </w:rPr>
          </w:rPrChange>
        </w:rPr>
        <w:t>ات</w:t>
      </w:r>
      <w:r w:rsidRPr="00312BFD">
        <w:rPr>
          <w:rFonts w:ascii="B Lotus" w:eastAsia="Calibri" w:hAnsi="B Lotus" w:cs="B Lotus"/>
          <w:sz w:val="24"/>
          <w:szCs w:val="24"/>
          <w:rtl/>
          <w:lang w:bidi="fa-IR"/>
          <w:rPrChange w:id="922"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23" w:author="Mehrnazi Boojari" w:date="2019-01-10T00:35:00Z">
            <w:rPr>
              <w:rFonts w:ascii="B Lotus" w:eastAsia="Calibri" w:hAnsi="B Lotus" w:cs="B Lotus" w:hint="cs"/>
              <w:b/>
              <w:bCs/>
              <w:sz w:val="24"/>
              <w:szCs w:val="24"/>
              <w:rtl/>
              <w:lang w:bidi="fa-IR"/>
            </w:rPr>
          </w:rPrChange>
        </w:rPr>
        <w:t>توسعه</w:t>
      </w:r>
      <w:r w:rsidRPr="00312BFD">
        <w:rPr>
          <w:rFonts w:ascii="B Lotus" w:eastAsia="Calibri" w:hAnsi="B Lotus" w:cs="B Lotus"/>
          <w:sz w:val="24"/>
          <w:szCs w:val="24"/>
          <w:rtl/>
          <w:lang w:bidi="fa-IR"/>
          <w:rPrChange w:id="924"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25" w:author="Mehrnazi Boojari" w:date="2019-01-10T00:35:00Z">
            <w:rPr>
              <w:rFonts w:ascii="B Lotus" w:eastAsia="Calibri" w:hAnsi="B Lotus" w:cs="B Lotus" w:hint="cs"/>
              <w:b/>
              <w:bCs/>
              <w:sz w:val="24"/>
              <w:szCs w:val="24"/>
              <w:rtl/>
              <w:lang w:bidi="fa-IR"/>
            </w:rPr>
          </w:rPrChange>
        </w:rPr>
        <w:t>مادی</w:t>
      </w:r>
      <w:r w:rsidRPr="00312BFD">
        <w:rPr>
          <w:rFonts w:ascii="B Lotus" w:eastAsia="Calibri" w:hAnsi="B Lotus" w:cs="B Lotus"/>
          <w:sz w:val="24"/>
          <w:szCs w:val="24"/>
          <w:rtl/>
          <w:lang w:bidi="fa-IR"/>
          <w:rPrChange w:id="926"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27" w:author="Mehrnazi Boojari" w:date="2019-01-10T00:35:00Z">
            <w:rPr>
              <w:rFonts w:ascii="B Lotus" w:eastAsia="Calibri" w:hAnsi="B Lotus" w:cs="B Lotus" w:hint="cs"/>
              <w:b/>
              <w:bCs/>
              <w:sz w:val="24"/>
              <w:szCs w:val="24"/>
              <w:rtl/>
              <w:lang w:bidi="fa-IR"/>
            </w:rPr>
          </w:rPrChange>
        </w:rPr>
        <w:t>بر</w:t>
      </w:r>
      <w:r w:rsidRPr="00312BFD">
        <w:rPr>
          <w:rFonts w:ascii="B Lotus" w:eastAsia="Calibri" w:hAnsi="B Lotus" w:cs="B Lotus"/>
          <w:sz w:val="24"/>
          <w:szCs w:val="24"/>
          <w:rtl/>
          <w:lang w:bidi="fa-IR"/>
          <w:rPrChange w:id="928"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29" w:author="Mehrnazi Boojari" w:date="2019-01-10T00:35:00Z">
            <w:rPr>
              <w:rFonts w:ascii="B Lotus" w:eastAsia="Calibri" w:hAnsi="B Lotus" w:cs="B Lotus" w:hint="cs"/>
              <w:b/>
              <w:bCs/>
              <w:sz w:val="24"/>
              <w:szCs w:val="24"/>
              <w:rtl/>
              <w:lang w:bidi="fa-IR"/>
            </w:rPr>
          </w:rPrChange>
        </w:rPr>
        <w:t>تکامل</w:t>
      </w:r>
      <w:r w:rsidRPr="00312BFD">
        <w:rPr>
          <w:rFonts w:ascii="B Lotus" w:eastAsia="Calibri" w:hAnsi="B Lotus" w:cs="B Lotus"/>
          <w:sz w:val="24"/>
          <w:szCs w:val="24"/>
          <w:rtl/>
          <w:lang w:bidi="fa-IR"/>
          <w:rPrChange w:id="930"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31" w:author="Mehrnazi Boojari" w:date="2019-01-10T00:35:00Z">
            <w:rPr>
              <w:rFonts w:ascii="B Lotus" w:eastAsia="Calibri" w:hAnsi="B Lotus" w:cs="B Lotus" w:hint="cs"/>
              <w:b/>
              <w:bCs/>
              <w:sz w:val="24"/>
              <w:szCs w:val="24"/>
              <w:rtl/>
              <w:lang w:bidi="fa-IR"/>
            </w:rPr>
          </w:rPrChange>
        </w:rPr>
        <w:t>معنوی</w:t>
      </w:r>
      <w:r w:rsidRPr="00312BFD">
        <w:rPr>
          <w:rFonts w:ascii="B Lotus" w:eastAsia="Calibri" w:hAnsi="B Lotus" w:cs="B Lotus"/>
          <w:sz w:val="24"/>
          <w:szCs w:val="24"/>
          <w:rtl/>
          <w:lang w:bidi="fa-IR"/>
          <w:rPrChange w:id="932"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33" w:author="Mehrnazi Boojari" w:date="2019-01-10T00:35:00Z">
            <w:rPr>
              <w:rFonts w:ascii="B Lotus" w:eastAsia="Calibri" w:hAnsi="B Lotus" w:cs="B Lotus" w:hint="cs"/>
              <w:b/>
              <w:bCs/>
              <w:sz w:val="24"/>
              <w:szCs w:val="24"/>
              <w:rtl/>
              <w:lang w:bidi="fa-IR"/>
            </w:rPr>
          </w:rPrChange>
        </w:rPr>
        <w:t>باید</w:t>
      </w:r>
      <w:r w:rsidRPr="00312BFD">
        <w:rPr>
          <w:rFonts w:ascii="B Lotus" w:eastAsia="Calibri" w:hAnsi="B Lotus" w:cs="B Lotus"/>
          <w:sz w:val="24"/>
          <w:szCs w:val="24"/>
          <w:rtl/>
          <w:lang w:bidi="fa-IR"/>
          <w:rPrChange w:id="934"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35" w:author="Mehrnazi Boojari" w:date="2019-01-10T00:35:00Z">
            <w:rPr>
              <w:rFonts w:ascii="B Lotus" w:eastAsia="Calibri" w:hAnsi="B Lotus" w:cs="B Lotus" w:hint="cs"/>
              <w:b/>
              <w:bCs/>
              <w:sz w:val="24"/>
              <w:szCs w:val="24"/>
              <w:rtl/>
              <w:lang w:bidi="fa-IR"/>
            </w:rPr>
          </w:rPrChange>
        </w:rPr>
        <w:t>مورد</w:t>
      </w:r>
      <w:r w:rsidRPr="00312BFD">
        <w:rPr>
          <w:rFonts w:ascii="B Lotus" w:eastAsia="Calibri" w:hAnsi="B Lotus" w:cs="B Lotus"/>
          <w:sz w:val="24"/>
          <w:szCs w:val="24"/>
          <w:rtl/>
          <w:lang w:bidi="fa-IR"/>
          <w:rPrChange w:id="936"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37" w:author="Mehrnazi Boojari" w:date="2019-01-10T00:35:00Z">
            <w:rPr>
              <w:rFonts w:ascii="B Lotus" w:eastAsia="Calibri" w:hAnsi="B Lotus" w:cs="B Lotus" w:hint="cs"/>
              <w:b/>
              <w:bCs/>
              <w:sz w:val="24"/>
              <w:szCs w:val="24"/>
              <w:rtl/>
              <w:lang w:bidi="fa-IR"/>
            </w:rPr>
          </w:rPrChange>
        </w:rPr>
        <w:t>بررسی</w:t>
      </w:r>
      <w:r w:rsidRPr="00312BFD">
        <w:rPr>
          <w:rFonts w:ascii="B Lotus" w:eastAsia="Calibri" w:hAnsi="B Lotus" w:cs="B Lotus"/>
          <w:sz w:val="24"/>
          <w:szCs w:val="24"/>
          <w:rtl/>
          <w:lang w:bidi="fa-IR"/>
          <w:rPrChange w:id="938"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39" w:author="Mehrnazi Boojari" w:date="2019-01-10T00:35:00Z">
            <w:rPr>
              <w:rFonts w:ascii="B Lotus" w:eastAsia="Calibri" w:hAnsi="B Lotus" w:cs="B Lotus" w:hint="cs"/>
              <w:b/>
              <w:bCs/>
              <w:sz w:val="24"/>
              <w:szCs w:val="24"/>
              <w:rtl/>
              <w:lang w:bidi="fa-IR"/>
            </w:rPr>
          </w:rPrChange>
        </w:rPr>
        <w:t>قرار</w:t>
      </w:r>
      <w:r w:rsidRPr="00312BFD">
        <w:rPr>
          <w:rFonts w:ascii="B Lotus" w:eastAsia="Calibri" w:hAnsi="B Lotus" w:cs="B Lotus"/>
          <w:sz w:val="24"/>
          <w:szCs w:val="24"/>
          <w:rtl/>
          <w:lang w:bidi="fa-IR"/>
          <w:rPrChange w:id="940"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41" w:author="Mehrnazi Boojari" w:date="2019-01-10T00:35:00Z">
            <w:rPr>
              <w:rFonts w:ascii="B Lotus" w:eastAsia="Calibri" w:hAnsi="B Lotus" w:cs="B Lotus" w:hint="cs"/>
              <w:b/>
              <w:bCs/>
              <w:sz w:val="24"/>
              <w:szCs w:val="24"/>
              <w:rtl/>
              <w:lang w:bidi="fa-IR"/>
            </w:rPr>
          </w:rPrChange>
        </w:rPr>
        <w:t>گیرد</w:t>
      </w:r>
      <w:r w:rsidRPr="005A0AF7">
        <w:rPr>
          <w:rFonts w:ascii="B Lotus" w:eastAsia="Calibri" w:hAnsi="B Lotus" w:cs="B Lotus"/>
          <w:b/>
          <w:bCs/>
          <w:sz w:val="24"/>
          <w:szCs w:val="24"/>
          <w:rtl/>
          <w:lang w:bidi="fa-IR"/>
        </w:rPr>
        <w:t>.</w:t>
      </w:r>
      <w:r w:rsidRPr="00312BFD">
        <w:rPr>
          <w:rFonts w:ascii="B Lotus" w:eastAsia="Calibri" w:hAnsi="B Lotus" w:cs="B Lotus"/>
          <w:sz w:val="24"/>
          <w:szCs w:val="24"/>
          <w:rtl/>
          <w:lang w:bidi="fa-IR"/>
          <w:rPrChange w:id="942"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43" w:author="Mehrnazi Boojari" w:date="2019-01-10T00:35:00Z">
            <w:rPr>
              <w:rFonts w:ascii="B Lotus" w:eastAsia="Calibri" w:hAnsi="B Lotus" w:cs="B Lotus" w:hint="cs"/>
              <w:b/>
              <w:bCs/>
              <w:sz w:val="24"/>
              <w:szCs w:val="24"/>
              <w:rtl/>
              <w:lang w:bidi="fa-IR"/>
            </w:rPr>
          </w:rPrChange>
        </w:rPr>
        <w:t>به</w:t>
      </w:r>
      <w:r w:rsidRPr="00312BFD">
        <w:rPr>
          <w:rFonts w:ascii="B Lotus" w:eastAsia="Calibri" w:hAnsi="B Lotus" w:cs="B Lotus"/>
          <w:sz w:val="24"/>
          <w:szCs w:val="24"/>
          <w:rtl/>
          <w:lang w:bidi="fa-IR"/>
          <w:rPrChange w:id="944"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45" w:author="Mehrnazi Boojari" w:date="2019-01-10T00:35:00Z">
            <w:rPr>
              <w:rFonts w:ascii="B Lotus" w:eastAsia="Calibri" w:hAnsi="B Lotus" w:cs="B Lotus" w:hint="cs"/>
              <w:b/>
              <w:bCs/>
              <w:sz w:val="24"/>
              <w:szCs w:val="24"/>
              <w:rtl/>
              <w:lang w:bidi="fa-IR"/>
            </w:rPr>
          </w:rPrChange>
        </w:rPr>
        <w:t>عبارت</w:t>
      </w:r>
      <w:r w:rsidRPr="00312BFD">
        <w:rPr>
          <w:rFonts w:ascii="B Lotus" w:eastAsia="Calibri" w:hAnsi="B Lotus" w:cs="B Lotus"/>
          <w:sz w:val="24"/>
          <w:szCs w:val="24"/>
          <w:rtl/>
          <w:lang w:bidi="fa-IR"/>
          <w:rPrChange w:id="946"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47" w:author="Mehrnazi Boojari" w:date="2019-01-10T00:35:00Z">
            <w:rPr>
              <w:rFonts w:ascii="B Lotus" w:eastAsia="Calibri" w:hAnsi="B Lotus" w:cs="B Lotus" w:hint="cs"/>
              <w:b/>
              <w:bCs/>
              <w:sz w:val="24"/>
              <w:szCs w:val="24"/>
              <w:rtl/>
              <w:lang w:bidi="fa-IR"/>
            </w:rPr>
          </w:rPrChange>
        </w:rPr>
        <w:t>بهتر</w:t>
      </w:r>
      <w:ins w:id="948" w:author="Mehrnazi Boojari" w:date="2019-01-10T00:35:00Z">
        <w:r w:rsidR="00312BFD" w:rsidRPr="00312BFD">
          <w:rPr>
            <w:rFonts w:ascii="B Lotus" w:eastAsia="Calibri" w:hAnsi="B Lotus" w:cs="B Lotus" w:hint="cs"/>
            <w:sz w:val="24"/>
            <w:szCs w:val="24"/>
            <w:rtl/>
            <w:lang w:bidi="fa-IR"/>
            <w:rPrChange w:id="949" w:author="Mehrnazi Boojari" w:date="2019-01-10T00:35:00Z">
              <w:rPr>
                <w:rFonts w:ascii="B Lotus" w:eastAsia="Calibri" w:hAnsi="B Lotus" w:cs="B Lotus" w:hint="cs"/>
                <w:b/>
                <w:bCs/>
                <w:sz w:val="24"/>
                <w:szCs w:val="24"/>
                <w:rtl/>
                <w:lang w:bidi="fa-IR"/>
              </w:rPr>
            </w:rPrChange>
          </w:rPr>
          <w:t>،</w:t>
        </w:r>
      </w:ins>
      <w:r w:rsidRPr="00312BFD">
        <w:rPr>
          <w:rFonts w:ascii="B Lotus" w:eastAsia="Calibri" w:hAnsi="B Lotus" w:cs="B Lotus"/>
          <w:sz w:val="24"/>
          <w:szCs w:val="24"/>
          <w:rtl/>
          <w:lang w:bidi="fa-IR"/>
          <w:rPrChange w:id="950"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51" w:author="Mehrnazi Boojari" w:date="2019-01-10T00:35:00Z">
            <w:rPr>
              <w:rFonts w:ascii="B Lotus" w:eastAsia="Calibri" w:hAnsi="B Lotus" w:cs="B Lotus" w:hint="cs"/>
              <w:b/>
              <w:bCs/>
              <w:sz w:val="24"/>
              <w:szCs w:val="24"/>
              <w:rtl/>
              <w:lang w:bidi="fa-IR"/>
            </w:rPr>
          </w:rPrChange>
        </w:rPr>
        <w:t>بررسی</w:t>
      </w:r>
      <w:r w:rsidRPr="00312BFD">
        <w:rPr>
          <w:rFonts w:ascii="B Lotus" w:eastAsia="Calibri" w:hAnsi="B Lotus" w:cs="B Lotus"/>
          <w:sz w:val="24"/>
          <w:szCs w:val="24"/>
          <w:rtl/>
          <w:lang w:bidi="fa-IR"/>
          <w:rPrChange w:id="952" w:author="Mehrnazi Boojari" w:date="2019-01-10T00:35:00Z">
            <w:rPr>
              <w:rFonts w:ascii="B Lotus" w:eastAsia="Calibri" w:hAnsi="B Lotus" w:cs="B Lotus"/>
              <w:b/>
              <w:bCs/>
              <w:sz w:val="24"/>
              <w:szCs w:val="24"/>
              <w:rtl/>
              <w:lang w:bidi="fa-IR"/>
            </w:rPr>
          </w:rPrChange>
        </w:rPr>
        <w:t xml:space="preserve"> </w:t>
      </w:r>
      <w:del w:id="953" w:author="Mehrnazi Boojari" w:date="2019-01-07T10:04:00Z">
        <w:r w:rsidRPr="00312BFD" w:rsidDel="00A31D6F">
          <w:rPr>
            <w:rFonts w:ascii="B Lotus" w:eastAsia="Calibri" w:hAnsi="B Lotus" w:cs="B Lotus" w:hint="cs"/>
            <w:sz w:val="24"/>
            <w:szCs w:val="24"/>
            <w:rtl/>
            <w:lang w:bidi="fa-IR"/>
            <w:rPrChange w:id="954" w:author="Mehrnazi Boojari" w:date="2019-01-10T00:35:00Z">
              <w:rPr>
                <w:rFonts w:ascii="B Lotus" w:eastAsia="Calibri" w:hAnsi="B Lotus" w:cs="B Lotus" w:hint="cs"/>
                <w:b/>
                <w:bCs/>
                <w:sz w:val="24"/>
                <w:szCs w:val="24"/>
                <w:rtl/>
                <w:lang w:bidi="fa-IR"/>
              </w:rPr>
            </w:rPrChange>
          </w:rPr>
          <w:delText>تأثیر</w:delText>
        </w:r>
      </w:del>
      <w:ins w:id="955" w:author="Mehrnazi Boojari" w:date="2019-01-07T10:04:00Z">
        <w:r w:rsidR="00A31D6F" w:rsidRPr="00312BFD">
          <w:rPr>
            <w:rFonts w:ascii="B Lotus" w:eastAsia="Calibri" w:hAnsi="B Lotus" w:cs="B Lotus" w:hint="cs"/>
            <w:sz w:val="24"/>
            <w:szCs w:val="24"/>
            <w:rtl/>
            <w:lang w:bidi="fa-IR"/>
            <w:rPrChange w:id="956" w:author="Mehrnazi Boojari" w:date="2019-01-10T00:35:00Z">
              <w:rPr>
                <w:rFonts w:ascii="B Lotus" w:eastAsia="Calibri" w:hAnsi="B Lotus" w:cs="B Lotus" w:hint="cs"/>
                <w:b/>
                <w:bCs/>
                <w:sz w:val="24"/>
                <w:szCs w:val="24"/>
                <w:rtl/>
                <w:lang w:bidi="fa-IR"/>
              </w:rPr>
            </w:rPrChange>
          </w:rPr>
          <w:t>تأثیر</w:t>
        </w:r>
      </w:ins>
      <w:r w:rsidRPr="00312BFD">
        <w:rPr>
          <w:rFonts w:ascii="B Lotus" w:eastAsia="Calibri" w:hAnsi="B Lotus" w:cs="B Lotus" w:hint="cs"/>
          <w:sz w:val="24"/>
          <w:szCs w:val="24"/>
          <w:rtl/>
          <w:lang w:bidi="fa-IR"/>
          <w:rPrChange w:id="957" w:author="Mehrnazi Boojari" w:date="2019-01-10T00:35:00Z">
            <w:rPr>
              <w:rFonts w:ascii="B Lotus" w:eastAsia="Calibri" w:hAnsi="B Lotus" w:cs="B Lotus" w:hint="cs"/>
              <w:b/>
              <w:bCs/>
              <w:sz w:val="24"/>
              <w:szCs w:val="24"/>
              <w:rtl/>
              <w:lang w:bidi="fa-IR"/>
            </w:rPr>
          </w:rPrChange>
        </w:rPr>
        <w:t>ات</w:t>
      </w:r>
      <w:r w:rsidRPr="00312BFD">
        <w:rPr>
          <w:rFonts w:ascii="B Lotus" w:eastAsia="Calibri" w:hAnsi="B Lotus" w:cs="B Lotus"/>
          <w:sz w:val="24"/>
          <w:szCs w:val="24"/>
          <w:rtl/>
          <w:lang w:bidi="fa-IR"/>
          <w:rPrChange w:id="958"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59" w:author="Mehrnazi Boojari" w:date="2019-01-10T00:35:00Z">
            <w:rPr>
              <w:rFonts w:ascii="B Lotus" w:eastAsia="Calibri" w:hAnsi="B Lotus" w:cs="B Lotus" w:hint="cs"/>
              <w:b/>
              <w:bCs/>
              <w:sz w:val="24"/>
              <w:szCs w:val="24"/>
              <w:rtl/>
              <w:lang w:bidi="fa-IR"/>
            </w:rPr>
          </w:rPrChange>
        </w:rPr>
        <w:t>توسعه</w:t>
      </w:r>
      <w:r w:rsidRPr="00312BFD">
        <w:rPr>
          <w:rFonts w:ascii="B Lotus" w:eastAsia="Calibri" w:hAnsi="B Lotus" w:cs="B Lotus"/>
          <w:sz w:val="24"/>
          <w:szCs w:val="24"/>
          <w:rtl/>
          <w:lang w:bidi="fa-IR"/>
          <w:rPrChange w:id="960"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61" w:author="Mehrnazi Boojari" w:date="2019-01-10T00:35:00Z">
            <w:rPr>
              <w:rFonts w:ascii="B Lotus" w:eastAsia="Calibri" w:hAnsi="B Lotus" w:cs="B Lotus" w:hint="cs"/>
              <w:b/>
              <w:bCs/>
              <w:sz w:val="24"/>
              <w:szCs w:val="24"/>
              <w:rtl/>
              <w:lang w:bidi="fa-IR"/>
            </w:rPr>
          </w:rPrChange>
        </w:rPr>
        <w:t>مادی</w:t>
      </w:r>
      <w:r w:rsidRPr="00312BFD">
        <w:rPr>
          <w:rFonts w:ascii="B Lotus" w:eastAsia="Calibri" w:hAnsi="B Lotus" w:cs="B Lotus"/>
          <w:sz w:val="24"/>
          <w:szCs w:val="24"/>
          <w:rtl/>
          <w:lang w:bidi="fa-IR"/>
          <w:rPrChange w:id="962"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63" w:author="Mehrnazi Boojari" w:date="2019-01-10T00:35:00Z">
            <w:rPr>
              <w:rFonts w:ascii="B Lotus" w:eastAsia="Calibri" w:hAnsi="B Lotus" w:cs="B Lotus" w:hint="cs"/>
              <w:b/>
              <w:bCs/>
              <w:sz w:val="24"/>
              <w:szCs w:val="24"/>
              <w:rtl/>
              <w:lang w:bidi="fa-IR"/>
            </w:rPr>
          </w:rPrChange>
        </w:rPr>
        <w:t>بر</w:t>
      </w:r>
      <w:r w:rsidRPr="00312BFD">
        <w:rPr>
          <w:rFonts w:ascii="B Lotus" w:eastAsia="Calibri" w:hAnsi="B Lotus" w:cs="B Lotus"/>
          <w:sz w:val="24"/>
          <w:szCs w:val="24"/>
          <w:rtl/>
          <w:lang w:bidi="fa-IR"/>
          <w:rPrChange w:id="964"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65" w:author="Mehrnazi Boojari" w:date="2019-01-10T00:35:00Z">
            <w:rPr>
              <w:rFonts w:ascii="B Lotus" w:eastAsia="Calibri" w:hAnsi="B Lotus" w:cs="B Lotus" w:hint="cs"/>
              <w:b/>
              <w:bCs/>
              <w:sz w:val="24"/>
              <w:szCs w:val="24"/>
              <w:rtl/>
              <w:lang w:bidi="fa-IR"/>
            </w:rPr>
          </w:rPrChange>
        </w:rPr>
        <w:t>تکامل</w:t>
      </w:r>
      <w:r w:rsidRPr="00312BFD">
        <w:rPr>
          <w:rFonts w:ascii="B Lotus" w:eastAsia="Calibri" w:hAnsi="B Lotus" w:cs="B Lotus"/>
          <w:sz w:val="24"/>
          <w:szCs w:val="24"/>
          <w:rtl/>
          <w:lang w:bidi="fa-IR"/>
          <w:rPrChange w:id="966"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67" w:author="Mehrnazi Boojari" w:date="2019-01-10T00:35:00Z">
            <w:rPr>
              <w:rFonts w:ascii="B Lotus" w:eastAsia="Calibri" w:hAnsi="B Lotus" w:cs="B Lotus" w:hint="cs"/>
              <w:b/>
              <w:bCs/>
              <w:sz w:val="24"/>
              <w:szCs w:val="24"/>
              <w:rtl/>
              <w:lang w:bidi="fa-IR"/>
            </w:rPr>
          </w:rPrChange>
        </w:rPr>
        <w:t>معنوی</w:t>
      </w:r>
      <w:r w:rsidRPr="00312BFD">
        <w:rPr>
          <w:rFonts w:ascii="B Lotus" w:eastAsia="Calibri" w:hAnsi="B Lotus" w:cs="B Lotus"/>
          <w:sz w:val="24"/>
          <w:szCs w:val="24"/>
          <w:rtl/>
          <w:lang w:bidi="fa-IR"/>
          <w:rPrChange w:id="968"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69" w:author="Mehrnazi Boojari" w:date="2019-01-10T00:35:00Z">
            <w:rPr>
              <w:rFonts w:ascii="B Lotus" w:eastAsia="Calibri" w:hAnsi="B Lotus" w:cs="B Lotus" w:hint="cs"/>
              <w:b/>
              <w:bCs/>
              <w:sz w:val="24"/>
              <w:szCs w:val="24"/>
              <w:rtl/>
              <w:lang w:bidi="fa-IR"/>
            </w:rPr>
          </w:rPrChange>
        </w:rPr>
        <w:t>امری</w:t>
      </w:r>
      <w:r w:rsidRPr="00312BFD">
        <w:rPr>
          <w:rFonts w:ascii="B Lotus" w:eastAsia="Calibri" w:hAnsi="B Lotus" w:cs="B Lotus"/>
          <w:sz w:val="24"/>
          <w:szCs w:val="24"/>
          <w:rtl/>
          <w:lang w:bidi="fa-IR"/>
          <w:rPrChange w:id="970" w:author="Mehrnazi Boojari" w:date="2019-01-10T00:35: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71" w:author="Mehrnazi Boojari" w:date="2019-01-10T00:35:00Z">
            <w:rPr>
              <w:rFonts w:ascii="B Lotus" w:eastAsia="Calibri" w:hAnsi="B Lotus" w:cs="B Lotus" w:hint="cs"/>
              <w:b/>
              <w:bCs/>
              <w:sz w:val="24"/>
              <w:szCs w:val="24"/>
              <w:rtl/>
              <w:lang w:bidi="fa-IR"/>
            </w:rPr>
          </w:rPrChange>
        </w:rPr>
        <w:t>اجتناب‌ناپذیر</w:t>
      </w:r>
      <w:r w:rsidRPr="00312BFD">
        <w:rPr>
          <w:rFonts w:ascii="B Lotus" w:eastAsia="Calibri" w:hAnsi="B Lotus" w:cs="B Lotus"/>
          <w:sz w:val="24"/>
          <w:szCs w:val="24"/>
          <w:rtl/>
          <w:lang w:bidi="fa-IR"/>
          <w:rPrChange w:id="972" w:author="Mehrnazi Boojari" w:date="2019-01-10T00:35:00Z">
            <w:rPr>
              <w:rFonts w:ascii="B Lotus" w:eastAsia="Calibri" w:hAnsi="B Lotus" w:cs="B Lotus"/>
              <w:b/>
              <w:bCs/>
              <w:sz w:val="24"/>
              <w:szCs w:val="24"/>
              <w:rtl/>
              <w:lang w:bidi="fa-IR"/>
            </w:rPr>
          </w:rPrChange>
        </w:rPr>
        <w:t xml:space="preserve"> </w:t>
      </w:r>
      <w:del w:id="973" w:author="Mehrnazi Boojari" w:date="2019-01-10T00:35:00Z">
        <w:r w:rsidRPr="00312BFD" w:rsidDel="00312BFD">
          <w:rPr>
            <w:rFonts w:ascii="B Lotus" w:eastAsia="Calibri" w:hAnsi="B Lotus" w:cs="B Lotus" w:hint="cs"/>
            <w:sz w:val="24"/>
            <w:szCs w:val="24"/>
            <w:rtl/>
            <w:lang w:bidi="fa-IR"/>
            <w:rPrChange w:id="974" w:author="Mehrnazi Boojari" w:date="2019-01-10T00:35:00Z">
              <w:rPr>
                <w:rFonts w:ascii="B Lotus" w:eastAsia="Calibri" w:hAnsi="B Lotus" w:cs="B Lotus" w:hint="cs"/>
                <w:b/>
                <w:bCs/>
                <w:sz w:val="24"/>
                <w:szCs w:val="24"/>
                <w:rtl/>
                <w:lang w:bidi="fa-IR"/>
              </w:rPr>
            </w:rPrChange>
          </w:rPr>
          <w:delText>می‌</w:delText>
        </w:r>
      </w:del>
      <w:del w:id="975" w:author="Mehrnazi Boojari" w:date="2019-01-08T01:30:00Z">
        <w:r w:rsidRPr="00312BFD" w:rsidDel="00952B49">
          <w:rPr>
            <w:rFonts w:ascii="B Lotus" w:eastAsia="Calibri" w:hAnsi="B Lotus" w:cs="B Lotus" w:hint="cs"/>
            <w:sz w:val="24"/>
            <w:szCs w:val="24"/>
            <w:rtl/>
            <w:lang w:bidi="fa-IR"/>
            <w:rPrChange w:id="976" w:author="Mehrnazi Boojari" w:date="2019-01-10T00:35:00Z">
              <w:rPr>
                <w:rFonts w:ascii="B Lotus" w:eastAsia="Calibri" w:hAnsi="B Lotus" w:cs="B Lotus" w:hint="cs"/>
                <w:b/>
                <w:bCs/>
                <w:sz w:val="24"/>
                <w:szCs w:val="24"/>
                <w:rtl/>
                <w:lang w:bidi="fa-IR"/>
              </w:rPr>
            </w:rPrChange>
          </w:rPr>
          <w:delText>نماید</w:delText>
        </w:r>
      </w:del>
      <w:ins w:id="977" w:author="Mehrnazi Boojari" w:date="2019-01-10T00:35:00Z">
        <w:r w:rsidR="00312BFD">
          <w:rPr>
            <w:rFonts w:ascii="B Lotus" w:eastAsia="Calibri" w:hAnsi="B Lotus" w:cs="B Lotus" w:hint="cs"/>
            <w:sz w:val="24"/>
            <w:szCs w:val="24"/>
            <w:rtl/>
            <w:lang w:bidi="fa-IR"/>
          </w:rPr>
          <w:t>است</w:t>
        </w:r>
      </w:ins>
      <w:r w:rsidRPr="005A0AF7">
        <w:rPr>
          <w:rFonts w:ascii="B Lotus" w:eastAsia="Calibri" w:hAnsi="B Lotus" w:cs="B Lotus"/>
          <w:sz w:val="24"/>
          <w:szCs w:val="24"/>
          <w:rtl/>
          <w:lang w:bidi="fa-IR"/>
        </w:rPr>
        <w:t>.</w:t>
      </w:r>
      <w:r w:rsidRPr="005A0AF7">
        <w:rPr>
          <w:rFonts w:ascii="B Lotus" w:eastAsia="Calibri" w:hAnsi="B Lotus" w:cs="B Lotus"/>
          <w:sz w:val="24"/>
          <w:szCs w:val="24"/>
          <w:vertAlign w:val="superscript"/>
          <w:rtl/>
          <w:lang w:bidi="fa-IR"/>
        </w:rPr>
        <w:footnoteReference w:id="8"/>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rPr>
        <w:t>جریان</w:t>
      </w:r>
      <w:r w:rsidRPr="005A0AF7">
        <w:rPr>
          <w:rFonts w:ascii="B Lotus" w:eastAsia="Calibri" w:hAnsi="B Lotus" w:cs="B Lotus"/>
          <w:sz w:val="24"/>
          <w:szCs w:val="24"/>
          <w:rtl/>
        </w:rPr>
        <w:t xml:space="preserve"> </w:t>
      </w:r>
      <w:r w:rsidRPr="005A0AF7">
        <w:rPr>
          <w:rFonts w:ascii="B Lotus" w:eastAsia="Calibri" w:hAnsi="B Lotus" w:cs="B Lotus" w:hint="cs"/>
          <w:sz w:val="24"/>
          <w:szCs w:val="24"/>
          <w:rtl/>
        </w:rPr>
        <w:t>اسلام</w:t>
      </w:r>
      <w:r w:rsidRPr="005A0AF7">
        <w:rPr>
          <w:rFonts w:ascii="B Lotus" w:eastAsia="Calibri" w:hAnsi="B Lotus" w:cs="B Lotus"/>
          <w:sz w:val="24"/>
          <w:szCs w:val="24"/>
          <w:rtl/>
        </w:rPr>
        <w:t xml:space="preserve"> </w:t>
      </w:r>
      <w:r w:rsidRPr="005A0AF7">
        <w:rPr>
          <w:rFonts w:ascii="B Lotus" w:eastAsia="Calibri" w:hAnsi="B Lotus" w:cs="B Lotus" w:hint="cs"/>
          <w:sz w:val="24"/>
          <w:szCs w:val="24"/>
          <w:rtl/>
        </w:rPr>
        <w:t>ناب</w:t>
      </w:r>
      <w:r w:rsidRPr="005A0AF7">
        <w:rPr>
          <w:rFonts w:ascii="B Lotus" w:eastAsia="Calibri" w:hAnsi="B Lotus" w:cs="B Lotus"/>
          <w:sz w:val="24"/>
          <w:szCs w:val="24"/>
          <w:rtl/>
        </w:rPr>
        <w:t xml:space="preserve"> </w:t>
      </w:r>
      <w:r w:rsidRPr="005A0AF7">
        <w:rPr>
          <w:rFonts w:ascii="B Lotus" w:eastAsia="Calibri" w:hAnsi="B Lotus" w:cs="B Lotus" w:hint="cs"/>
          <w:sz w:val="24"/>
          <w:szCs w:val="24"/>
          <w:rtl/>
        </w:rPr>
        <w:t>بر این باور</w:t>
      </w:r>
      <w:r w:rsidRPr="005A0AF7">
        <w:rPr>
          <w:rFonts w:ascii="B Lotus" w:eastAsia="Calibri" w:hAnsi="B Lotus" w:cs="B Lotus"/>
          <w:sz w:val="24"/>
          <w:szCs w:val="24"/>
          <w:rtl/>
        </w:rPr>
        <w:t xml:space="preserve"> </w:t>
      </w:r>
      <w:r w:rsidRPr="005A0AF7">
        <w:rPr>
          <w:rFonts w:ascii="B Lotus" w:eastAsia="Calibri" w:hAnsi="B Lotus" w:cs="B Lotus" w:hint="cs"/>
          <w:sz w:val="24"/>
          <w:szCs w:val="24"/>
          <w:rtl/>
        </w:rPr>
        <w:t>است که</w:t>
      </w:r>
      <w:r w:rsidRPr="005A0AF7">
        <w:rPr>
          <w:rFonts w:ascii="B Lotus" w:eastAsia="Calibri" w:hAnsi="B Lotus" w:cs="B Lotus"/>
          <w:sz w:val="24"/>
          <w:szCs w:val="24"/>
          <w:rtl/>
        </w:rPr>
        <w:t xml:space="preserve"> </w:t>
      </w:r>
      <w:r w:rsidRPr="005A0AF7">
        <w:rPr>
          <w:rFonts w:ascii="B Lotus" w:eastAsia="Calibri" w:hAnsi="B Lotus" w:cs="B Lotus" w:hint="cs"/>
          <w:sz w:val="24"/>
          <w:szCs w:val="24"/>
          <w:rtl/>
        </w:rPr>
        <w:t>فراهم‌آوردن زمینه تکامل معنوی در صورت غفلت از توسعه مادی امری بس دشوار و صعب است.</w:t>
      </w:r>
      <w:r w:rsidRPr="00312BFD">
        <w:rPr>
          <w:rFonts w:ascii="Calibri" w:eastAsia="Calibri" w:hAnsi="Calibri" w:cs="B Lotus"/>
          <w:color w:val="000000"/>
          <w:sz w:val="24"/>
          <w:szCs w:val="24"/>
          <w:rtl/>
          <w:lang w:bidi="fa-IR"/>
          <w:rPrChange w:id="982" w:author="Mehrnazi Boojari" w:date="2019-01-10T00:36:00Z">
            <w:rPr>
              <w:rFonts w:ascii="Calibri" w:eastAsia="Calibri" w:hAnsi="Calibri" w:cs="B Lotus"/>
              <w:b/>
              <w:bCs/>
              <w:color w:val="000000"/>
              <w:sz w:val="24"/>
              <w:szCs w:val="24"/>
              <w:rtl/>
              <w:lang w:bidi="fa-IR"/>
            </w:rPr>
          </w:rPrChange>
        </w:rPr>
        <w:t xml:space="preserve"> </w:t>
      </w:r>
      <w:r w:rsidRPr="00312BFD">
        <w:rPr>
          <w:rFonts w:ascii="B Lotus" w:eastAsia="Calibri" w:hAnsi="B Lotus" w:cs="B Lotus" w:hint="cs"/>
          <w:sz w:val="24"/>
          <w:szCs w:val="24"/>
          <w:rtl/>
          <w:lang w:bidi="fa-IR"/>
          <w:rPrChange w:id="983" w:author="Mehrnazi Boojari" w:date="2019-01-10T00:36:00Z">
            <w:rPr>
              <w:rFonts w:ascii="B Lotus" w:eastAsia="Calibri" w:hAnsi="B Lotus" w:cs="B Lotus" w:hint="cs"/>
              <w:b/>
              <w:bCs/>
              <w:sz w:val="24"/>
              <w:szCs w:val="24"/>
              <w:rtl/>
              <w:lang w:bidi="fa-IR"/>
            </w:rPr>
          </w:rPrChange>
        </w:rPr>
        <w:t>اصل</w:t>
      </w:r>
      <w:r w:rsidRPr="00312BFD">
        <w:rPr>
          <w:rFonts w:ascii="B Lotus" w:eastAsia="Calibri" w:hAnsi="B Lotus" w:cs="B Lotus"/>
          <w:sz w:val="24"/>
          <w:szCs w:val="24"/>
          <w:rtl/>
          <w:lang w:bidi="fa-IR"/>
          <w:rPrChange w:id="984" w:author="Mehrnazi Boojari" w:date="2019-01-10T00:36: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85" w:author="Mehrnazi Boojari" w:date="2019-01-10T00:36:00Z">
            <w:rPr>
              <w:rFonts w:ascii="B Lotus" w:eastAsia="Calibri" w:hAnsi="B Lotus" w:cs="B Lotus" w:hint="cs"/>
              <w:b/>
              <w:bCs/>
              <w:sz w:val="24"/>
              <w:szCs w:val="24"/>
              <w:rtl/>
              <w:lang w:bidi="fa-IR"/>
            </w:rPr>
          </w:rPrChange>
        </w:rPr>
        <w:t>سوم</w:t>
      </w:r>
      <w:r w:rsidRPr="00312BFD">
        <w:rPr>
          <w:rFonts w:ascii="B Lotus" w:eastAsia="Calibri" w:hAnsi="B Lotus" w:cs="B Lotus"/>
          <w:sz w:val="24"/>
          <w:szCs w:val="24"/>
          <w:rtl/>
          <w:lang w:bidi="fa-IR"/>
          <w:rPrChange w:id="986" w:author="Mehrnazi Boojari" w:date="2019-01-10T00:36: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87" w:author="Mehrnazi Boojari" w:date="2019-01-10T00:36:00Z">
            <w:rPr>
              <w:rFonts w:ascii="B Lotus" w:eastAsia="Calibri" w:hAnsi="B Lotus" w:cs="B Lotus" w:hint="cs"/>
              <w:b/>
              <w:bCs/>
              <w:sz w:val="24"/>
              <w:szCs w:val="24"/>
              <w:rtl/>
              <w:lang w:bidi="fa-IR"/>
            </w:rPr>
          </w:rPrChange>
        </w:rPr>
        <w:t>مبنای</w:t>
      </w:r>
      <w:r w:rsidRPr="00312BFD">
        <w:rPr>
          <w:rFonts w:ascii="B Lotus" w:eastAsia="Calibri" w:hAnsi="B Lotus" w:cs="B Lotus"/>
          <w:sz w:val="24"/>
          <w:szCs w:val="24"/>
          <w:rtl/>
          <w:lang w:bidi="fa-IR"/>
          <w:rPrChange w:id="988" w:author="Mehrnazi Boojari" w:date="2019-01-10T00:36: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989" w:author="Mehrnazi Boojari" w:date="2019-01-10T00:36:00Z">
            <w:rPr>
              <w:rFonts w:ascii="B Lotus" w:eastAsia="Calibri" w:hAnsi="B Lotus" w:cs="B Lotus" w:hint="cs"/>
              <w:b/>
              <w:bCs/>
              <w:sz w:val="24"/>
              <w:szCs w:val="24"/>
              <w:rtl/>
              <w:lang w:bidi="fa-IR"/>
            </w:rPr>
          </w:rPrChange>
        </w:rPr>
        <w:t>جریان</w:t>
      </w:r>
      <w:r w:rsidRPr="00312BFD">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اسلام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ناب،</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اجتناب‌ناپذیری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استنباط</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نظامات</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اجتماعی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اسلام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 xml:space="preserve">است. </w:t>
      </w:r>
      <w:del w:id="990" w:author="Mehrnazi Boojari" w:date="2019-01-10T00:36:00Z">
        <w:r w:rsidRPr="005A0AF7" w:rsidDel="00312BFD">
          <w:rPr>
            <w:rFonts w:ascii="B Lotus" w:eastAsia="Calibri" w:hAnsi="B Lotus" w:cs="B Lotus" w:hint="cs"/>
            <w:sz w:val="24"/>
            <w:szCs w:val="24"/>
            <w:rtl/>
            <w:lang w:bidi="fa-IR"/>
          </w:rPr>
          <w:delText>به عبارت بهتر</w:delText>
        </w:r>
      </w:del>
      <w:ins w:id="991" w:author="Mehrnazi Boojari" w:date="2019-01-10T00:36:00Z">
        <w:r w:rsidR="00312BFD">
          <w:rPr>
            <w:rFonts w:ascii="B Lotus" w:eastAsia="Calibri" w:hAnsi="B Lotus" w:cs="B Lotus" w:hint="cs"/>
            <w:sz w:val="24"/>
            <w:szCs w:val="24"/>
            <w:rtl/>
            <w:lang w:bidi="fa-IR"/>
          </w:rPr>
          <w:t>از این رو،</w:t>
        </w:r>
      </w:ins>
      <w:r w:rsidRPr="005A0AF7">
        <w:rPr>
          <w:rFonts w:ascii="B Lotus" w:eastAsia="Calibri" w:hAnsi="B Lotus" w:cs="B Lotus" w:hint="cs"/>
          <w:sz w:val="24"/>
          <w:szCs w:val="24"/>
          <w:rtl/>
          <w:lang w:bidi="fa-IR"/>
        </w:rPr>
        <w:t xml:space="preserve"> با توجه به </w:t>
      </w:r>
      <w:del w:id="992" w:author="Mehrnazi Boojari" w:date="2019-01-07T10:04:00Z">
        <w:r w:rsidRPr="005A0AF7" w:rsidDel="00A31D6F">
          <w:rPr>
            <w:rFonts w:ascii="B Lotus" w:eastAsia="Calibri" w:hAnsi="B Lotus" w:cs="B Lotus" w:hint="cs"/>
            <w:sz w:val="24"/>
            <w:szCs w:val="24"/>
            <w:rtl/>
            <w:lang w:bidi="fa-IR"/>
          </w:rPr>
          <w:delText>تأثیر</w:delText>
        </w:r>
      </w:del>
      <w:ins w:id="993" w:author="Mehrnazi Boojari" w:date="2019-01-07T10:04:00Z">
        <w:r w:rsidR="00A31D6F">
          <w:rPr>
            <w:rFonts w:ascii="B Lotus" w:eastAsia="Calibri" w:hAnsi="B Lotus" w:cs="B Lotus" w:hint="cs"/>
            <w:sz w:val="24"/>
            <w:szCs w:val="24"/>
            <w:rtl/>
            <w:lang w:bidi="fa-IR"/>
          </w:rPr>
          <w:t>تأثیر</w:t>
        </w:r>
      </w:ins>
      <w:r w:rsidRPr="005A0AF7">
        <w:rPr>
          <w:rFonts w:ascii="B Lotus" w:eastAsia="Calibri" w:hAnsi="B Lotus" w:cs="B Lotus" w:hint="cs"/>
          <w:sz w:val="24"/>
          <w:szCs w:val="24"/>
          <w:rtl/>
          <w:lang w:bidi="fa-IR"/>
        </w:rPr>
        <w:t xml:space="preserve"> مستقیم و بسیار بالای توسعه مادی بر تکامل معنوی و همچنین با عنایت به غربی‌بودن الگوهای توسعه مادی در حال حاضر و سیطره</w:t>
      </w:r>
      <w:del w:id="994" w:author="Mehrnazi Boojari" w:date="2019-01-07T09:51:00Z">
        <w:r w:rsidRPr="005A0AF7" w:rsidDel="006F7CCF">
          <w:rPr>
            <w:rFonts w:ascii="B Lotus" w:eastAsia="Calibri" w:hAnsi="B Lotus" w:cs="B Lotus" w:hint="cs"/>
            <w:sz w:val="24"/>
            <w:szCs w:val="24"/>
            <w:rtl/>
            <w:lang w:bidi="fa-IR"/>
          </w:rPr>
          <w:delText xml:space="preserve"> آنها </w:delText>
        </w:r>
      </w:del>
      <w:ins w:id="995" w:author="Mehrnazi Boojari" w:date="2019-01-07T09:51:00Z">
        <w:r w:rsidR="006F7CCF">
          <w:rPr>
            <w:rFonts w:ascii="B Lotus" w:eastAsia="Calibri" w:hAnsi="B Lotus" w:cs="B Lotus" w:hint="cs"/>
            <w:sz w:val="24"/>
            <w:szCs w:val="24"/>
            <w:rtl/>
            <w:lang w:bidi="fa-IR"/>
          </w:rPr>
          <w:t xml:space="preserve"> آن‌ها </w:t>
        </w:r>
      </w:ins>
      <w:r w:rsidRPr="005A0AF7">
        <w:rPr>
          <w:rFonts w:ascii="B Lotus" w:eastAsia="Calibri" w:hAnsi="B Lotus" w:cs="B Lotus" w:hint="cs"/>
          <w:sz w:val="24"/>
          <w:szCs w:val="24"/>
          <w:rtl/>
          <w:lang w:bidi="fa-IR"/>
        </w:rPr>
        <w:t>بر نظام برنامه‌ریزی کشور ایران باید نظامات اجتماعی اسلام در عرصه توسعه مادی استخراج شوند تا توسعه مادی نه</w:t>
      </w:r>
      <w:ins w:id="996" w:author="Mehrnazi Boojari" w:date="2019-01-09T23:32:00Z">
        <w:r w:rsidR="00947B53">
          <w:rPr>
            <w:rFonts w:ascii="B Lotus" w:eastAsia="Calibri" w:hAnsi="B Lotus" w:cs="B Nazanin" w:hint="cs"/>
            <w:sz w:val="24"/>
            <w:szCs w:val="24"/>
            <w:rtl/>
            <w:lang w:bidi="fa-IR"/>
          </w:rPr>
          <w:t>‌</w:t>
        </w:r>
      </w:ins>
      <w:del w:id="997" w:author="Mehrnazi Boojari" w:date="2019-01-09T23:32:00Z">
        <w:r w:rsidRPr="005A0AF7" w:rsidDel="00947B53">
          <w:rPr>
            <w:rFonts w:ascii="B Lotus" w:eastAsia="Calibri" w:hAnsi="B Lotus" w:cs="B Lotus" w:hint="cs"/>
            <w:sz w:val="24"/>
            <w:szCs w:val="24"/>
            <w:rtl/>
            <w:lang w:bidi="fa-IR"/>
          </w:rPr>
          <w:delText xml:space="preserve"> </w:delText>
        </w:r>
      </w:del>
      <w:r w:rsidRPr="005A0AF7">
        <w:rPr>
          <w:rFonts w:ascii="B Lotus" w:eastAsia="Calibri" w:hAnsi="B Lotus" w:cs="B Lotus" w:hint="cs"/>
          <w:sz w:val="24"/>
          <w:szCs w:val="24"/>
          <w:rtl/>
          <w:lang w:bidi="fa-IR"/>
        </w:rPr>
        <w:t xml:space="preserve">تنها ضرری </w:t>
      </w:r>
      <w:del w:id="998" w:author="Mehrnazi Boojari" w:date="2019-01-10T00:36:00Z">
        <w:r w:rsidRPr="005A0AF7" w:rsidDel="00312BFD">
          <w:rPr>
            <w:rFonts w:ascii="B Lotus" w:eastAsia="Calibri" w:hAnsi="B Lotus" w:cs="B Lotus" w:hint="cs"/>
            <w:sz w:val="24"/>
            <w:szCs w:val="24"/>
            <w:rtl/>
            <w:lang w:bidi="fa-IR"/>
          </w:rPr>
          <w:delText xml:space="preserve">را </w:delText>
        </w:r>
      </w:del>
      <w:r w:rsidRPr="005A0AF7">
        <w:rPr>
          <w:rFonts w:ascii="B Lotus" w:eastAsia="Calibri" w:hAnsi="B Lotus" w:cs="B Lotus" w:hint="cs"/>
          <w:sz w:val="24"/>
          <w:szCs w:val="24"/>
          <w:rtl/>
          <w:lang w:bidi="fa-IR"/>
        </w:rPr>
        <w:t>متوجه تکامل معنوی نکند</w:t>
      </w:r>
      <w:del w:id="999" w:author="Mehrnazi Boojari" w:date="2019-01-08T23:59:00Z">
        <w:r w:rsidRPr="005A0AF7" w:rsidDel="00756134">
          <w:rPr>
            <w:rFonts w:ascii="B Lotus" w:eastAsia="Calibri" w:hAnsi="B Lotus" w:cs="B Lotus" w:hint="cs"/>
            <w:sz w:val="24"/>
            <w:szCs w:val="24"/>
            <w:rtl/>
            <w:lang w:bidi="fa-IR"/>
          </w:rPr>
          <w:delText xml:space="preserve"> بلکه</w:delText>
        </w:r>
      </w:del>
      <w:ins w:id="1000" w:author="Mehrnazi Boojari" w:date="2019-01-08T23:59:00Z">
        <w:r w:rsidR="00756134">
          <w:rPr>
            <w:rFonts w:ascii="B Lotus" w:eastAsia="Calibri" w:hAnsi="B Lotus" w:cs="B Lotus" w:hint="cs"/>
            <w:sz w:val="24"/>
            <w:szCs w:val="24"/>
            <w:rtl/>
            <w:lang w:bidi="fa-IR"/>
          </w:rPr>
          <w:t>، بلکه</w:t>
        </w:r>
      </w:ins>
      <w:r w:rsidRPr="005A0AF7">
        <w:rPr>
          <w:rFonts w:ascii="B Lotus" w:eastAsia="Calibri" w:hAnsi="B Lotus" w:cs="B Lotus" w:hint="cs"/>
          <w:sz w:val="24"/>
          <w:szCs w:val="24"/>
          <w:rtl/>
          <w:lang w:bidi="fa-IR"/>
        </w:rPr>
        <w:t xml:space="preserve"> راه رسیدن به این هدف را هموار </w:t>
      </w:r>
      <w:del w:id="1001" w:author="Mehrnazi Boojari" w:date="2019-01-10T00:36:00Z">
        <w:r w:rsidRPr="005A0AF7" w:rsidDel="00312BFD">
          <w:rPr>
            <w:rFonts w:ascii="B Lotus" w:eastAsia="Calibri" w:hAnsi="B Lotus" w:cs="B Lotus" w:hint="cs"/>
            <w:sz w:val="24"/>
            <w:szCs w:val="24"/>
            <w:rtl/>
            <w:lang w:bidi="fa-IR"/>
          </w:rPr>
          <w:delText>سازد</w:delText>
        </w:r>
      </w:del>
      <w:ins w:id="1002" w:author="Mehrnazi Boojari" w:date="2019-01-10T00:36:00Z">
        <w:r w:rsidR="00312BFD">
          <w:rPr>
            <w:rFonts w:ascii="B Lotus" w:eastAsia="Calibri" w:hAnsi="B Lotus" w:cs="B Lotus" w:hint="cs"/>
            <w:sz w:val="24"/>
            <w:szCs w:val="24"/>
            <w:rtl/>
            <w:lang w:bidi="fa-IR"/>
          </w:rPr>
          <w:t>کن</w:t>
        </w:r>
        <w:r w:rsidR="00312BFD" w:rsidRPr="005A0AF7">
          <w:rPr>
            <w:rFonts w:ascii="B Lotus" w:eastAsia="Calibri" w:hAnsi="B Lotus" w:cs="B Lotus" w:hint="cs"/>
            <w:sz w:val="24"/>
            <w:szCs w:val="24"/>
            <w:rtl/>
            <w:lang w:bidi="fa-IR"/>
          </w:rPr>
          <w:t>د</w:t>
        </w:r>
      </w:ins>
      <w:r w:rsidRPr="005A0AF7">
        <w:rPr>
          <w:rFonts w:ascii="B Lotus" w:eastAsia="Calibri" w:hAnsi="B Lotus" w:cs="B Lotus" w:hint="cs"/>
          <w:sz w:val="24"/>
          <w:szCs w:val="24"/>
          <w:rtl/>
          <w:lang w:bidi="fa-IR"/>
        </w:rPr>
        <w:t>. بنابراین</w:t>
      </w:r>
      <w:ins w:id="1003" w:author="Mehrnazi Boojari" w:date="2019-01-10T00:37:00Z">
        <w:r w:rsidR="00312BFD">
          <w:rPr>
            <w:rFonts w:ascii="B Lotus" w:eastAsia="Calibri" w:hAnsi="B Lotus" w:cs="B Lotus" w:hint="cs"/>
            <w:sz w:val="24"/>
            <w:szCs w:val="24"/>
            <w:rtl/>
            <w:lang w:bidi="fa-IR"/>
          </w:rPr>
          <w:t>،</w:t>
        </w:r>
      </w:ins>
      <w:r w:rsidRPr="005A0AF7">
        <w:rPr>
          <w:rFonts w:ascii="B Lotus" w:eastAsia="Calibri" w:hAnsi="B Lotus" w:cs="B Lotus" w:hint="cs"/>
          <w:sz w:val="24"/>
          <w:szCs w:val="24"/>
          <w:rtl/>
          <w:lang w:bidi="fa-IR"/>
        </w:rPr>
        <w:t xml:space="preserve"> در</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مقام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تفقّه باید</w:t>
      </w:r>
      <w:r w:rsidRPr="00312BFD">
        <w:rPr>
          <w:rFonts w:ascii="B Lotus" w:eastAsia="Calibri" w:hAnsi="B Lotus" w:cs="B Lotus"/>
          <w:sz w:val="24"/>
          <w:szCs w:val="24"/>
          <w:rtl/>
          <w:lang w:bidi="fa-IR"/>
        </w:rPr>
        <w:t xml:space="preserve"> </w:t>
      </w:r>
      <w:r w:rsidRPr="00312BFD">
        <w:rPr>
          <w:rFonts w:ascii="B Lotus" w:eastAsia="Calibri" w:hAnsi="B Lotus" w:cs="B Lotus" w:hint="cs"/>
          <w:sz w:val="24"/>
          <w:szCs w:val="24"/>
          <w:rtl/>
          <w:lang w:bidi="fa-IR"/>
          <w:rPrChange w:id="1004" w:author="Mehrnazi Boojari" w:date="2019-01-10T00:37:00Z">
            <w:rPr>
              <w:rFonts w:ascii="B Lotus" w:eastAsia="Calibri" w:hAnsi="B Lotus" w:cs="B Lotus" w:hint="cs"/>
              <w:b/>
              <w:bCs/>
              <w:sz w:val="24"/>
              <w:szCs w:val="24"/>
              <w:rtl/>
              <w:lang w:bidi="fa-IR"/>
            </w:rPr>
          </w:rPrChange>
        </w:rPr>
        <w:t>نظام‌سازی</w:t>
      </w:r>
      <w:r w:rsidRPr="00312BFD">
        <w:rPr>
          <w:rFonts w:ascii="B Lotus" w:eastAsia="Calibri" w:hAnsi="B Lotus" w:cs="B Lotus"/>
          <w:sz w:val="24"/>
          <w:szCs w:val="24"/>
          <w:rtl/>
          <w:lang w:bidi="fa-IR"/>
          <w:rPrChange w:id="1005" w:author="Mehrnazi Boojari" w:date="2019-01-10T00:37:00Z">
            <w:rPr>
              <w:rFonts w:ascii="B Lotus" w:eastAsia="Calibri" w:hAnsi="B Lotus" w:cs="B Lotus"/>
              <w:b/>
              <w:bCs/>
              <w:sz w:val="24"/>
              <w:szCs w:val="24"/>
              <w:rtl/>
              <w:lang w:bidi="fa-IR"/>
            </w:rPr>
          </w:rPrChange>
        </w:rPr>
        <w:t xml:space="preserve"> </w:t>
      </w:r>
      <w:r w:rsidRPr="00312BFD">
        <w:rPr>
          <w:rFonts w:ascii="B Lotus" w:eastAsia="Calibri" w:hAnsi="B Lotus" w:cs="B Lotus" w:hint="cs"/>
          <w:sz w:val="24"/>
          <w:szCs w:val="24"/>
          <w:rtl/>
          <w:lang w:bidi="fa-IR"/>
          <w:rPrChange w:id="1006" w:author="Mehrnazi Boojari" w:date="2019-01-10T00:37:00Z">
            <w:rPr>
              <w:rFonts w:ascii="B Lotus" w:eastAsia="Calibri" w:hAnsi="B Lotus" w:cs="B Lotus" w:hint="cs"/>
              <w:b/>
              <w:bCs/>
              <w:sz w:val="24"/>
              <w:szCs w:val="24"/>
              <w:rtl/>
              <w:lang w:bidi="fa-IR"/>
            </w:rPr>
          </w:rPrChange>
        </w:rPr>
        <w:t>اسلامی</w:t>
      </w:r>
      <w:r w:rsidRPr="00312BFD">
        <w:rPr>
          <w:rFonts w:ascii="B Lotus" w:eastAsia="Calibri" w:hAnsi="B Lotus" w:cs="B Lotus"/>
          <w:sz w:val="24"/>
          <w:szCs w:val="24"/>
          <w:rtl/>
          <w:lang w:bidi="fa-IR"/>
        </w:rPr>
        <w:t xml:space="preserve"> </w:t>
      </w:r>
      <w:del w:id="1007" w:author="Mehrnazi Boojari" w:date="2019-01-07T23:28:00Z">
        <w:r w:rsidRPr="005A0AF7" w:rsidDel="00FB0B67">
          <w:rPr>
            <w:rFonts w:ascii="B Lotus" w:eastAsia="Calibri" w:hAnsi="B Lotus" w:cs="B Lotus" w:hint="cs"/>
            <w:sz w:val="24"/>
            <w:szCs w:val="24"/>
            <w:rtl/>
            <w:lang w:bidi="fa-IR"/>
          </w:rPr>
          <w:delText>به عنوان</w:delText>
        </w:r>
      </w:del>
      <w:ins w:id="1008" w:author="Mehrnazi Boojari" w:date="2019-01-07T23:28:00Z">
        <w:r w:rsidR="00FB0B67">
          <w:rPr>
            <w:rFonts w:ascii="B Lotus" w:eastAsia="Calibri" w:hAnsi="B Lotus" w:cs="B Lotus" w:hint="cs"/>
            <w:sz w:val="24"/>
            <w:szCs w:val="24"/>
            <w:rtl/>
            <w:lang w:bidi="fa-IR"/>
          </w:rPr>
          <w:t>به‌مثابۀ</w:t>
        </w:r>
      </w:ins>
      <w:r w:rsidRPr="005A0AF7">
        <w:rPr>
          <w:rFonts w:ascii="B Lotus" w:eastAsia="Calibri" w:hAnsi="B Lotus" w:cs="B Lotus" w:hint="cs"/>
          <w:sz w:val="24"/>
          <w:szCs w:val="24"/>
          <w:rtl/>
          <w:lang w:bidi="fa-IR"/>
        </w:rPr>
        <w:t xml:space="preserve"> اصل و پایه کارها قرار داده </w:t>
      </w:r>
      <w:ins w:id="1009" w:author="Mehrnazi Boojari" w:date="2019-01-10T00:37:00Z">
        <w:r w:rsidR="00312BFD">
          <w:rPr>
            <w:rFonts w:ascii="B Lotus" w:eastAsia="Calibri" w:hAnsi="B Lotus" w:cs="B Lotus" w:hint="cs"/>
            <w:sz w:val="24"/>
            <w:szCs w:val="24"/>
            <w:rtl/>
            <w:lang w:bidi="fa-IR"/>
          </w:rPr>
          <w:t xml:space="preserve">شود </w:t>
        </w:r>
      </w:ins>
      <w:del w:id="1010" w:author="Mehrnazi Boojari" w:date="2019-01-10T00:37:00Z">
        <w:r w:rsidRPr="005A0AF7" w:rsidDel="00312BFD">
          <w:rPr>
            <w:rFonts w:ascii="B Lotus" w:eastAsia="Calibri" w:hAnsi="B Lotus" w:cs="B Lotus" w:hint="cs"/>
            <w:sz w:val="24"/>
            <w:szCs w:val="24"/>
            <w:rtl/>
            <w:lang w:bidi="fa-IR"/>
          </w:rPr>
          <w:delText xml:space="preserve">شده </w:delText>
        </w:r>
      </w:del>
      <w:r w:rsidRPr="005A0AF7">
        <w:rPr>
          <w:rFonts w:ascii="B Lotus" w:eastAsia="Calibri" w:hAnsi="B Lotus" w:cs="B Lotus" w:hint="cs"/>
          <w:sz w:val="24"/>
          <w:szCs w:val="24"/>
          <w:rtl/>
          <w:lang w:bidi="fa-IR"/>
        </w:rPr>
        <w:t xml:space="preserve">و مشخص </w:t>
      </w:r>
      <w:del w:id="1011" w:author="Mehrnazi Boojari" w:date="2019-01-08T01:14:00Z">
        <w:r w:rsidRPr="005A0AF7" w:rsidDel="00632EB0">
          <w:rPr>
            <w:rFonts w:ascii="B Lotus" w:eastAsia="Calibri" w:hAnsi="B Lotus" w:cs="B Lotus" w:hint="cs"/>
            <w:sz w:val="24"/>
            <w:szCs w:val="24"/>
            <w:rtl/>
            <w:lang w:bidi="fa-IR"/>
          </w:rPr>
          <w:delText>گردد</w:delText>
        </w:r>
      </w:del>
      <w:ins w:id="1012" w:author="Mehrnazi Boojari" w:date="2019-01-08T01:14:00Z">
        <w:r w:rsidR="00632EB0">
          <w:rPr>
            <w:rFonts w:ascii="B Lotus" w:eastAsia="Calibri" w:hAnsi="B Lotus" w:cs="B Lotus" w:hint="cs"/>
            <w:sz w:val="24"/>
            <w:szCs w:val="24"/>
            <w:rtl/>
            <w:lang w:bidi="fa-IR"/>
          </w:rPr>
          <w:t>شود</w:t>
        </w:r>
      </w:ins>
      <w:r w:rsidRPr="005A0AF7">
        <w:rPr>
          <w:rFonts w:ascii="B Lotus" w:eastAsia="Calibri" w:hAnsi="B Lotus" w:cs="B Lotus" w:hint="cs"/>
          <w:sz w:val="24"/>
          <w:szCs w:val="24"/>
          <w:rtl/>
          <w:lang w:bidi="fa-IR"/>
        </w:rPr>
        <w:t xml:space="preserve"> که نظامات اسلام برای بخش‌های مختلف جامعه اعم از اقتصاد، فرهنگ و سیاست چیست.</w:t>
      </w:r>
    </w:p>
    <w:p w14:paraId="1A7D6E20" w14:textId="77777777" w:rsidR="00B07651" w:rsidRPr="005A0AF7" w:rsidRDefault="00B07651" w:rsidP="00184C12">
      <w:pPr>
        <w:pStyle w:val="Heading3"/>
        <w:rPr>
          <w:rtl/>
        </w:rPr>
      </w:pPr>
      <w:bookmarkStart w:id="1013" w:name="_Toc533259365"/>
      <w:bookmarkStart w:id="1014" w:name="_Toc533781151"/>
      <w:bookmarkStart w:id="1015" w:name="_Toc533782107"/>
      <w:r w:rsidRPr="005A0AF7">
        <w:rPr>
          <w:rFonts w:hint="cs"/>
          <w:rtl/>
        </w:rPr>
        <w:t>نظام</w:t>
      </w:r>
      <w:del w:id="1016" w:author="Mehrnazi Boojari" w:date="2019-01-07T09:52:00Z">
        <w:r w:rsidRPr="005A0AF7" w:rsidDel="006F7CCF">
          <w:rPr>
            <w:rFonts w:hint="cs"/>
            <w:rtl/>
          </w:rPr>
          <w:delText xml:space="preserve"> سازی </w:delText>
        </w:r>
      </w:del>
      <w:ins w:id="1017" w:author="Mehrnazi Boojari" w:date="2019-01-07T09:52:00Z">
        <w:r w:rsidR="006F7CCF">
          <w:rPr>
            <w:rFonts w:hint="cs"/>
            <w:rtl/>
          </w:rPr>
          <w:t xml:space="preserve">‌سازی </w:t>
        </w:r>
      </w:ins>
      <w:r w:rsidRPr="005A0AF7">
        <w:rPr>
          <w:rFonts w:hint="cs"/>
          <w:rtl/>
        </w:rPr>
        <w:t>اسلامی</w:t>
      </w:r>
      <w:del w:id="1018" w:author="Mehrnazi Boojari" w:date="2019-01-07T09:47:00Z">
        <w:r w:rsidRPr="005A0AF7" w:rsidDel="006F7CCF">
          <w:rPr>
            <w:rFonts w:hint="cs"/>
            <w:rtl/>
          </w:rPr>
          <w:delText xml:space="preserve"> ؛</w:delText>
        </w:r>
      </w:del>
      <w:ins w:id="1019" w:author="Mehrnazi Boojari" w:date="2019-01-07T09:47:00Z">
        <w:r w:rsidR="006F7CCF">
          <w:rPr>
            <w:rFonts w:hint="cs"/>
            <w:rtl/>
          </w:rPr>
          <w:t>؛</w:t>
        </w:r>
      </w:ins>
      <w:r w:rsidRPr="005A0AF7">
        <w:rPr>
          <w:rFonts w:hint="cs"/>
          <w:rtl/>
        </w:rPr>
        <w:t xml:space="preserve"> مبنای انقلاب اسلامی برای تحقق اهداف و </w:t>
      </w:r>
      <w:del w:id="1020" w:author="Mehrnazi Boojari" w:date="2019-01-07T10:18:00Z">
        <w:r w:rsidRPr="005A0AF7" w:rsidDel="0028073B">
          <w:rPr>
            <w:rFonts w:hint="cs"/>
            <w:rtl/>
          </w:rPr>
          <w:delText>آرمانها</w:delText>
        </w:r>
      </w:del>
      <w:ins w:id="1021" w:author="Mehrnazi Boojari" w:date="2019-01-07T10:18:00Z">
        <w:r w:rsidR="0028073B">
          <w:rPr>
            <w:rFonts w:hint="cs"/>
            <w:rtl/>
          </w:rPr>
          <w:t>آرمان‌ها</w:t>
        </w:r>
      </w:ins>
      <w:r w:rsidRPr="005A0AF7">
        <w:rPr>
          <w:rFonts w:hint="cs"/>
          <w:rtl/>
        </w:rPr>
        <w:t xml:space="preserve"> و </w:t>
      </w:r>
      <w:del w:id="1022" w:author="Mehrnazi Boojari" w:date="2019-01-08T03:36:00Z">
        <w:r w:rsidRPr="005A0AF7" w:rsidDel="00666313">
          <w:rPr>
            <w:rFonts w:hint="cs"/>
            <w:rtl/>
          </w:rPr>
          <w:delText>در نهایت</w:delText>
        </w:r>
      </w:del>
      <w:ins w:id="1023" w:author="Mehrnazi Boojari" w:date="2019-01-08T03:36:00Z">
        <w:r w:rsidR="00666313">
          <w:rPr>
            <w:rFonts w:hint="cs"/>
            <w:rtl/>
          </w:rPr>
          <w:t>در</w:t>
        </w:r>
        <w:r w:rsidR="00666313">
          <w:rPr>
            <w:rFonts w:ascii="Times New Roman" w:hAnsi="Times New Roman" w:cs="Times New Roman" w:hint="cs"/>
            <w:rtl/>
          </w:rPr>
          <w:t> </w:t>
        </w:r>
        <w:r w:rsidR="00666313">
          <w:rPr>
            <w:rFonts w:hint="cs"/>
            <w:rtl/>
          </w:rPr>
          <w:t>نهایت</w:t>
        </w:r>
      </w:ins>
      <w:r w:rsidRPr="005A0AF7">
        <w:rPr>
          <w:rFonts w:hint="cs"/>
          <w:rtl/>
        </w:rPr>
        <w:t xml:space="preserve"> رسیدن به تمدن نوین اسلامی</w:t>
      </w:r>
      <w:bookmarkEnd w:id="1013"/>
      <w:bookmarkEnd w:id="1014"/>
      <w:bookmarkEnd w:id="1015"/>
      <w:r w:rsidRPr="005A0AF7">
        <w:rPr>
          <w:rFonts w:hint="cs"/>
          <w:rtl/>
        </w:rPr>
        <w:t xml:space="preserve"> </w:t>
      </w:r>
    </w:p>
    <w:p w14:paraId="58F692D9" w14:textId="77736A0E" w:rsidR="00B07651" w:rsidRPr="005A0AF7" w:rsidRDefault="00B07651" w:rsidP="008E30E0">
      <w:pPr>
        <w:bidi/>
        <w:ind w:firstLine="227"/>
        <w:jc w:val="both"/>
        <w:rPr>
          <w:rFonts w:ascii="B Lotus" w:eastAsia="Calibri" w:hAnsi="B Lotus" w:cs="B Lotus"/>
          <w:sz w:val="24"/>
          <w:szCs w:val="24"/>
          <w:rtl/>
        </w:rPr>
      </w:pPr>
      <w:r w:rsidRPr="005A0AF7">
        <w:rPr>
          <w:rFonts w:ascii="B Lotus" w:eastAsia="Calibri" w:hAnsi="B Lotus" w:cs="B Lotus" w:hint="cs"/>
          <w:sz w:val="24"/>
          <w:szCs w:val="24"/>
          <w:rtl/>
        </w:rPr>
        <w:t>با مرور سه جریان مشخص</w:t>
      </w:r>
      <w:del w:id="1024" w:author="Mehrnazi Boojari" w:date="2019-01-07T09:49:00Z">
        <w:r w:rsidRPr="005A0AF7" w:rsidDel="006F7CCF">
          <w:rPr>
            <w:rFonts w:ascii="B Lotus" w:eastAsia="Calibri" w:hAnsi="B Lotus" w:cs="B Lotus" w:hint="cs"/>
            <w:sz w:val="24"/>
            <w:szCs w:val="24"/>
            <w:rtl/>
          </w:rPr>
          <w:delText xml:space="preserve"> می </w:delText>
        </w:r>
      </w:del>
      <w:ins w:id="1025" w:author="Mehrnazi Boojari" w:date="2019-01-07T09:49:00Z">
        <w:r w:rsidR="006F7CCF">
          <w:rPr>
            <w:rFonts w:ascii="B Lotus" w:eastAsia="Calibri" w:hAnsi="B Lotus" w:cs="B Lotus" w:hint="cs"/>
            <w:sz w:val="24"/>
            <w:szCs w:val="24"/>
            <w:rtl/>
          </w:rPr>
          <w:t xml:space="preserve"> می‌</w:t>
        </w:r>
      </w:ins>
      <w:del w:id="1026" w:author="Mehrnazi Boojari" w:date="2019-01-08T01:14:00Z">
        <w:r w:rsidRPr="005A0AF7" w:rsidDel="00632EB0">
          <w:rPr>
            <w:rFonts w:ascii="B Lotus" w:eastAsia="Calibri" w:hAnsi="B Lotus" w:cs="B Lotus" w:hint="cs"/>
            <w:sz w:val="24"/>
            <w:szCs w:val="24"/>
            <w:rtl/>
          </w:rPr>
          <w:delText>گردد</w:delText>
        </w:r>
      </w:del>
      <w:ins w:id="1027" w:author="Mehrnazi Boojari" w:date="2019-01-08T01:14:00Z">
        <w:r w:rsidR="00632EB0">
          <w:rPr>
            <w:rFonts w:ascii="B Lotus" w:eastAsia="Calibri" w:hAnsi="B Lotus" w:cs="B Lotus" w:hint="cs"/>
            <w:sz w:val="24"/>
            <w:szCs w:val="24"/>
            <w:rtl/>
          </w:rPr>
          <w:t>شود</w:t>
        </w:r>
      </w:ins>
      <w:r w:rsidRPr="005A0AF7">
        <w:rPr>
          <w:rFonts w:ascii="B Lotus" w:eastAsia="Calibri" w:hAnsi="B Lotus" w:cs="B Lotus" w:hint="cs"/>
          <w:sz w:val="24"/>
          <w:szCs w:val="24"/>
          <w:rtl/>
        </w:rPr>
        <w:t xml:space="preserve"> </w:t>
      </w:r>
      <w:del w:id="1028" w:author="Mehrnazi Boojari" w:date="2019-01-10T00:37:00Z">
        <w:r w:rsidRPr="005A0AF7" w:rsidDel="00312BFD">
          <w:rPr>
            <w:rFonts w:ascii="B Lotus" w:eastAsia="Calibri" w:hAnsi="B Lotus" w:cs="B Lotus" w:hint="cs"/>
            <w:sz w:val="24"/>
            <w:szCs w:val="24"/>
            <w:rtl/>
          </w:rPr>
          <w:delText xml:space="preserve">که </w:delText>
        </w:r>
      </w:del>
      <w:r w:rsidRPr="005A0AF7">
        <w:rPr>
          <w:rFonts w:ascii="B Lotus" w:eastAsia="Calibri" w:hAnsi="B Lotus" w:cs="B Lotus" w:hint="cs"/>
          <w:sz w:val="24"/>
          <w:szCs w:val="24"/>
          <w:rtl/>
        </w:rPr>
        <w:t xml:space="preserve">آنچه مد نظر </w:t>
      </w:r>
      <w:del w:id="1029" w:author="Mehrnazi Boojari" w:date="2019-01-10T00:37:00Z">
        <w:r w:rsidRPr="005A0AF7" w:rsidDel="00312BFD">
          <w:rPr>
            <w:rFonts w:ascii="B Lotus" w:eastAsia="Calibri" w:hAnsi="B Lotus" w:cs="B Lotus" w:hint="cs"/>
            <w:sz w:val="24"/>
            <w:szCs w:val="24"/>
            <w:rtl/>
          </w:rPr>
          <w:delText xml:space="preserve">امامین </w:delText>
        </w:r>
      </w:del>
      <w:ins w:id="1030" w:author="Mehrnazi Boojari" w:date="2019-01-10T00:37:00Z">
        <w:r w:rsidR="00312BFD" w:rsidRPr="005A0AF7">
          <w:rPr>
            <w:rFonts w:ascii="B Lotus" w:eastAsia="Calibri" w:hAnsi="B Lotus" w:cs="B Lotus" w:hint="cs"/>
            <w:sz w:val="24"/>
            <w:szCs w:val="24"/>
            <w:rtl/>
          </w:rPr>
          <w:t>امام</w:t>
        </w:r>
        <w:r w:rsidR="00312BFD">
          <w:rPr>
            <w:rFonts w:ascii="B Lotus" w:eastAsia="Calibri" w:hAnsi="B Lotus" w:cs="B Lotus" w:hint="cs"/>
            <w:sz w:val="24"/>
            <w:szCs w:val="24"/>
            <w:rtl/>
          </w:rPr>
          <w:t>ا</w:t>
        </w:r>
        <w:r w:rsidR="00312BFD" w:rsidRPr="005A0AF7">
          <w:rPr>
            <w:rFonts w:ascii="B Lotus" w:eastAsia="Calibri" w:hAnsi="B Lotus" w:cs="B Lotus" w:hint="cs"/>
            <w:sz w:val="24"/>
            <w:szCs w:val="24"/>
            <w:rtl/>
          </w:rPr>
          <w:t xml:space="preserve">ن </w:t>
        </w:r>
      </w:ins>
      <w:r w:rsidRPr="005A0AF7">
        <w:rPr>
          <w:rFonts w:ascii="B Lotus" w:eastAsia="Calibri" w:hAnsi="B Lotus" w:cs="B Lotus" w:hint="cs"/>
          <w:sz w:val="24"/>
          <w:szCs w:val="24"/>
          <w:rtl/>
        </w:rPr>
        <w:t>انقلاب برای تحقق تمدن نوین اسلامی است جریان اسلام ناب است که به کرار در صحبت</w:t>
      </w:r>
      <w:del w:id="1031" w:author="Mehrnazi Boojari" w:date="2019-01-07T09:45:00Z">
        <w:r w:rsidRPr="005A0AF7" w:rsidDel="006F7CCF">
          <w:rPr>
            <w:rFonts w:ascii="B Lotus" w:eastAsia="Calibri" w:hAnsi="B Lotus" w:cs="B Lotus" w:hint="cs"/>
            <w:sz w:val="24"/>
            <w:szCs w:val="24"/>
            <w:rtl/>
          </w:rPr>
          <w:delText xml:space="preserve"> ها </w:delText>
        </w:r>
      </w:del>
      <w:ins w:id="1032" w:author="Mehrnazi Boojari" w:date="2019-01-07T09:45:00Z">
        <w:r w:rsidR="006F7CCF">
          <w:rPr>
            <w:rFonts w:ascii="B Lotus" w:eastAsia="Calibri" w:hAnsi="B Lotus" w:cs="B Lotus" w:hint="cs"/>
            <w:sz w:val="24"/>
            <w:szCs w:val="24"/>
            <w:rtl/>
          </w:rPr>
          <w:t xml:space="preserve">‌ها </w:t>
        </w:r>
      </w:ins>
      <w:r w:rsidRPr="005A0AF7">
        <w:rPr>
          <w:rFonts w:ascii="B Lotus" w:eastAsia="Calibri" w:hAnsi="B Lotus" w:cs="B Lotus" w:hint="cs"/>
          <w:sz w:val="24"/>
          <w:szCs w:val="24"/>
          <w:rtl/>
        </w:rPr>
        <w:t>و نوشته</w:t>
      </w:r>
      <w:del w:id="1033" w:author="Mehrnazi Boojari" w:date="2019-01-07T09:46:00Z">
        <w:r w:rsidRPr="005A0AF7" w:rsidDel="006F7CCF">
          <w:rPr>
            <w:rFonts w:ascii="B Lotus" w:eastAsia="Calibri" w:hAnsi="B Lotus" w:cs="B Lotus" w:hint="cs"/>
            <w:sz w:val="24"/>
            <w:szCs w:val="24"/>
            <w:rtl/>
          </w:rPr>
          <w:delText xml:space="preserve"> های </w:delText>
        </w:r>
      </w:del>
      <w:ins w:id="1034" w:author="Mehrnazi Boojari" w:date="2019-01-07T09:46:00Z">
        <w:r w:rsidR="006F7CCF">
          <w:rPr>
            <w:rFonts w:ascii="B Lotus" w:eastAsia="Calibri" w:hAnsi="B Lotus" w:cs="B Lotus" w:hint="cs"/>
            <w:sz w:val="24"/>
            <w:szCs w:val="24"/>
            <w:rtl/>
          </w:rPr>
          <w:t xml:space="preserve">‌های </w:t>
        </w:r>
      </w:ins>
      <w:r w:rsidRPr="005A0AF7">
        <w:rPr>
          <w:rFonts w:ascii="B Lotus" w:eastAsia="Calibri" w:hAnsi="B Lotus" w:cs="B Lotus" w:hint="cs"/>
          <w:sz w:val="24"/>
          <w:szCs w:val="24"/>
          <w:rtl/>
        </w:rPr>
        <w:t>ایشان مرور شده است</w:t>
      </w:r>
      <w:del w:id="1035" w:author="Mehrnazi Boojari" w:date="2019-01-07T09:53:00Z">
        <w:r w:rsidRPr="005A0AF7" w:rsidDel="006F7CCF">
          <w:rPr>
            <w:rFonts w:ascii="B Lotus" w:eastAsia="Calibri" w:hAnsi="B Lotus" w:cs="B Lotus" w:hint="cs"/>
            <w:sz w:val="24"/>
            <w:szCs w:val="24"/>
            <w:rtl/>
          </w:rPr>
          <w:delText xml:space="preserve"> . </w:delText>
        </w:r>
      </w:del>
      <w:ins w:id="1036" w:author="Mehrnazi Boojari" w:date="2019-01-07T09:53:00Z">
        <w:r w:rsidR="006F7CCF">
          <w:rPr>
            <w:rFonts w:ascii="B Lotus" w:eastAsia="Calibri" w:hAnsi="B Lotus" w:cs="B Lotus" w:hint="cs"/>
            <w:sz w:val="24"/>
            <w:szCs w:val="24"/>
            <w:rtl/>
          </w:rPr>
          <w:t xml:space="preserve">. </w:t>
        </w:r>
      </w:ins>
      <w:r w:rsidRPr="005A0AF7">
        <w:rPr>
          <w:rFonts w:ascii="B Lotus" w:eastAsia="Calibri" w:hAnsi="B Lotus" w:cs="B Lotus" w:hint="cs"/>
          <w:sz w:val="24"/>
          <w:szCs w:val="24"/>
          <w:rtl/>
        </w:rPr>
        <w:t xml:space="preserve">اما قدر مسلم </w:t>
      </w:r>
      <w:del w:id="1037" w:author="Mehrnazi Boojari" w:date="2019-01-10T00:38:00Z">
        <w:r w:rsidRPr="005A0AF7" w:rsidDel="00312BFD">
          <w:rPr>
            <w:rFonts w:ascii="B Lotus" w:eastAsia="Calibri" w:hAnsi="B Lotus" w:cs="B Lotus" w:hint="cs"/>
            <w:sz w:val="24"/>
            <w:szCs w:val="24"/>
            <w:rtl/>
          </w:rPr>
          <w:delText>پیاده</w:delText>
        </w:r>
      </w:del>
      <w:ins w:id="1038" w:author="Mehrnazi Boojari" w:date="2019-01-10T00:38:00Z">
        <w:r w:rsidR="00312BFD">
          <w:rPr>
            <w:rFonts w:ascii="B Lotus" w:eastAsia="Calibri" w:hAnsi="B Lotus" w:cs="B Lotus" w:hint="cs"/>
            <w:sz w:val="24"/>
            <w:szCs w:val="24"/>
            <w:rtl/>
          </w:rPr>
          <w:t>اجرا</w:t>
        </w:r>
      </w:ins>
      <w:del w:id="1039" w:author="Mehrnazi Boojari" w:date="2019-01-07T10:01:00Z">
        <w:r w:rsidRPr="005A0AF7" w:rsidDel="00A31D6F">
          <w:rPr>
            <w:rFonts w:ascii="B Lotus" w:eastAsia="Calibri" w:hAnsi="B Lotus" w:cs="B Lotus" w:hint="cs"/>
            <w:sz w:val="24"/>
            <w:szCs w:val="24"/>
            <w:rtl/>
          </w:rPr>
          <w:delText xml:space="preserve"> کردن </w:delText>
        </w:r>
      </w:del>
      <w:ins w:id="1040" w:author="Mehrnazi Boojari" w:date="2019-01-07T10:01:00Z">
        <w:r w:rsidR="00A31D6F">
          <w:rPr>
            <w:rFonts w:ascii="B Lotus" w:eastAsia="Calibri" w:hAnsi="B Lotus" w:cs="B Lotus" w:hint="cs"/>
            <w:sz w:val="24"/>
            <w:szCs w:val="24"/>
            <w:rtl/>
          </w:rPr>
          <w:t xml:space="preserve">‌کردن </w:t>
        </w:r>
      </w:ins>
      <w:r w:rsidRPr="005A0AF7">
        <w:rPr>
          <w:rFonts w:ascii="B Lotus" w:eastAsia="Calibri" w:hAnsi="B Lotus" w:cs="B Lotus" w:hint="cs"/>
          <w:sz w:val="24"/>
          <w:szCs w:val="24"/>
          <w:rtl/>
        </w:rPr>
        <w:t>تمدن نوین اسلامی به مضموم آرمان</w:t>
      </w:r>
      <w:del w:id="1041" w:author="Mehrnazi Boojari" w:date="2019-01-07T09:45:00Z">
        <w:r w:rsidRPr="005A0AF7" w:rsidDel="006F7CCF">
          <w:rPr>
            <w:rFonts w:ascii="B Lotus" w:eastAsia="Calibri" w:hAnsi="B Lotus" w:cs="B Lotus" w:hint="cs"/>
            <w:sz w:val="24"/>
            <w:szCs w:val="24"/>
            <w:rtl/>
          </w:rPr>
          <w:delText xml:space="preserve"> ها </w:delText>
        </w:r>
      </w:del>
      <w:ins w:id="1042" w:author="Mehrnazi Boojari" w:date="2019-01-07T09:45:00Z">
        <w:r w:rsidR="006F7CCF">
          <w:rPr>
            <w:rFonts w:ascii="B Lotus" w:eastAsia="Calibri" w:hAnsi="B Lotus" w:cs="B Lotus" w:hint="cs"/>
            <w:sz w:val="24"/>
            <w:szCs w:val="24"/>
            <w:rtl/>
          </w:rPr>
          <w:t xml:space="preserve">‌ها </w:t>
        </w:r>
      </w:ins>
      <w:r w:rsidRPr="005A0AF7">
        <w:rPr>
          <w:rFonts w:ascii="B Lotus" w:eastAsia="Calibri" w:hAnsi="B Lotus" w:cs="B Lotus" w:hint="cs"/>
          <w:sz w:val="24"/>
          <w:szCs w:val="24"/>
          <w:rtl/>
        </w:rPr>
        <w:t>وهدف</w:t>
      </w:r>
      <w:del w:id="1043" w:author="Mehrnazi Boojari" w:date="2019-01-07T10:43:00Z">
        <w:r w:rsidRPr="005A0AF7" w:rsidDel="006A1F1D">
          <w:rPr>
            <w:rFonts w:ascii="B Lotus" w:eastAsia="Calibri" w:hAnsi="B Lotus" w:cs="B Lotus" w:hint="cs"/>
            <w:sz w:val="24"/>
            <w:szCs w:val="24"/>
            <w:rtl/>
          </w:rPr>
          <w:delText xml:space="preserve"> هایی </w:delText>
        </w:r>
      </w:del>
      <w:ins w:id="1044" w:author="Mehrnazi Boojari" w:date="2019-01-07T10:43:00Z">
        <w:r w:rsidR="006A1F1D">
          <w:rPr>
            <w:rFonts w:ascii="B Lotus" w:eastAsia="Calibri" w:hAnsi="B Lotus" w:cs="B Lotus" w:hint="cs"/>
            <w:sz w:val="24"/>
            <w:szCs w:val="24"/>
            <w:rtl/>
          </w:rPr>
          <w:t xml:space="preserve">‌هایی </w:t>
        </w:r>
      </w:ins>
      <w:r w:rsidRPr="005A0AF7">
        <w:rPr>
          <w:rFonts w:ascii="B Lotus" w:eastAsia="Calibri" w:hAnsi="B Lotus" w:cs="B Lotus" w:hint="cs"/>
          <w:sz w:val="24"/>
          <w:szCs w:val="24"/>
          <w:rtl/>
        </w:rPr>
        <w:t xml:space="preserve">که در دل آن نهفته است دارای </w:t>
      </w:r>
      <w:del w:id="1045" w:author="Mehrnazi Boojari" w:date="2019-01-10T00:38:00Z">
        <w:r w:rsidRPr="005A0AF7" w:rsidDel="00312BFD">
          <w:rPr>
            <w:rFonts w:ascii="B Lotus" w:eastAsia="Calibri" w:hAnsi="B Lotus" w:cs="B Lotus" w:hint="cs"/>
            <w:sz w:val="24"/>
            <w:szCs w:val="24"/>
            <w:rtl/>
          </w:rPr>
          <w:delText>یک</w:delText>
        </w:r>
        <w:r w:rsidRPr="005A0AF7" w:rsidDel="00312BFD">
          <w:rPr>
            <w:rFonts w:ascii="B Lotus" w:eastAsia="Calibri" w:hAnsi="B Lotus" w:cs="B Lotus"/>
            <w:sz w:val="24"/>
            <w:szCs w:val="24"/>
            <w:rtl/>
          </w:rPr>
          <w:delText xml:space="preserve"> </w:delText>
        </w:r>
      </w:del>
      <w:r w:rsidRPr="005A0AF7">
        <w:rPr>
          <w:rFonts w:ascii="B Lotus" w:eastAsia="Calibri" w:hAnsi="B Lotus" w:cs="B Lotus"/>
          <w:sz w:val="24"/>
          <w:szCs w:val="24"/>
          <w:rtl/>
        </w:rPr>
        <w:t>فرآيند</w:t>
      </w:r>
      <w:ins w:id="1046" w:author="Mehrnazi Boojari" w:date="2019-01-10T00:38:00Z">
        <w:r w:rsidR="00312BFD">
          <w:rPr>
            <w:rFonts w:ascii="B Lotus" w:eastAsia="Calibri" w:hAnsi="B Lotus" w:cs="B Lotus" w:hint="cs"/>
            <w:sz w:val="24"/>
            <w:szCs w:val="24"/>
            <w:rtl/>
          </w:rPr>
          <w:t>ی</w:t>
        </w:r>
      </w:ins>
      <w:r w:rsidRPr="005A0AF7">
        <w:rPr>
          <w:rFonts w:ascii="B Lotus" w:eastAsia="Calibri" w:hAnsi="B Lotus" w:cs="B Lotus"/>
          <w:sz w:val="24"/>
          <w:szCs w:val="24"/>
          <w:rtl/>
        </w:rPr>
        <w:t xml:space="preserve"> طولانى و البته دشوارى است</w:t>
      </w:r>
      <w:r w:rsidRPr="005A0AF7">
        <w:rPr>
          <w:rFonts w:ascii="B Lotus" w:eastAsia="Calibri" w:hAnsi="B Lotus" w:cs="B Lotus"/>
          <w:sz w:val="24"/>
          <w:szCs w:val="24"/>
          <w:vertAlign w:val="superscript"/>
          <w:rtl/>
        </w:rPr>
        <w:footnoteReference w:id="9"/>
      </w:r>
      <w:del w:id="1055" w:author="Mehrnazi Boojari" w:date="2019-01-08T03:34:00Z">
        <w:r w:rsidRPr="005A0AF7" w:rsidDel="00666313">
          <w:rPr>
            <w:rFonts w:ascii="B Lotus" w:eastAsia="Calibri" w:hAnsi="B Lotus" w:cs="B Lotus" w:hint="cs"/>
            <w:sz w:val="24"/>
            <w:szCs w:val="24"/>
            <w:rtl/>
          </w:rPr>
          <w:delText xml:space="preserve">. پس </w:delText>
        </w:r>
      </w:del>
      <w:ins w:id="1056" w:author="Mehrnazi Boojari" w:date="2019-01-08T03:34:00Z">
        <w:r w:rsidR="00666313">
          <w:rPr>
            <w:rFonts w:ascii="B Lotus" w:eastAsia="Calibri" w:hAnsi="B Lotus" w:cs="B Lotus" w:hint="cs"/>
            <w:sz w:val="24"/>
            <w:szCs w:val="24"/>
            <w:rtl/>
          </w:rPr>
          <w:t xml:space="preserve">. بنابراین، </w:t>
        </w:r>
      </w:ins>
      <w:r w:rsidRPr="005A0AF7">
        <w:rPr>
          <w:rFonts w:ascii="B Lotus" w:eastAsia="Calibri" w:hAnsi="B Lotus" w:cs="B Lotus" w:hint="cs"/>
          <w:sz w:val="24"/>
          <w:szCs w:val="24"/>
          <w:rtl/>
        </w:rPr>
        <w:t xml:space="preserve">لازمه </w:t>
      </w:r>
      <w:del w:id="1057" w:author="Mehrnazi Boojari" w:date="2019-01-10T00:38:00Z">
        <w:r w:rsidRPr="005A0AF7" w:rsidDel="00312BFD">
          <w:rPr>
            <w:rFonts w:ascii="B Lotus" w:eastAsia="Calibri" w:hAnsi="B Lotus" w:cs="B Lotus" w:hint="cs"/>
            <w:sz w:val="24"/>
            <w:szCs w:val="24"/>
            <w:rtl/>
          </w:rPr>
          <w:delText>پیاده</w:delText>
        </w:r>
      </w:del>
      <w:del w:id="1058" w:author="Mehrnazi Boojari" w:date="2019-01-07T09:52:00Z">
        <w:r w:rsidRPr="005A0AF7" w:rsidDel="006F7CCF">
          <w:rPr>
            <w:rFonts w:ascii="B Lotus" w:eastAsia="Calibri" w:hAnsi="B Lotus" w:cs="B Lotus" w:hint="cs"/>
            <w:sz w:val="24"/>
            <w:szCs w:val="24"/>
            <w:rtl/>
          </w:rPr>
          <w:delText xml:space="preserve"> سازی </w:delText>
        </w:r>
      </w:del>
      <w:ins w:id="1059" w:author="Mehrnazi Boojari" w:date="2019-01-10T00:38:00Z">
        <w:r w:rsidR="00312BFD">
          <w:rPr>
            <w:rFonts w:ascii="B Lotus" w:eastAsia="Calibri" w:hAnsi="B Lotus" w:cs="B Lotus" w:hint="cs"/>
            <w:sz w:val="24"/>
            <w:szCs w:val="24"/>
            <w:rtl/>
          </w:rPr>
          <w:t>اجرای</w:t>
        </w:r>
      </w:ins>
      <w:ins w:id="1060" w:author="Mehrnazi Boojari" w:date="2019-01-07T09:52:00Z">
        <w:r w:rsidR="006F7CCF">
          <w:rPr>
            <w:rFonts w:ascii="B Lotus" w:eastAsia="Calibri" w:hAnsi="B Lotus" w:cs="B Lotus" w:hint="cs"/>
            <w:sz w:val="24"/>
            <w:szCs w:val="24"/>
            <w:rtl/>
          </w:rPr>
          <w:t xml:space="preserve"> </w:t>
        </w:r>
      </w:ins>
      <w:r w:rsidRPr="005A0AF7">
        <w:rPr>
          <w:rFonts w:ascii="B Lotus" w:eastAsia="Calibri" w:hAnsi="B Lotus" w:cs="B Lotus" w:hint="cs"/>
          <w:sz w:val="24"/>
          <w:szCs w:val="24"/>
          <w:rtl/>
        </w:rPr>
        <w:t>این هدف عالی، دو اصل اساسی است که این دو اصل</w:t>
      </w:r>
      <w:del w:id="1061" w:author="Mehrnazi Boojari" w:date="2019-01-07T09:49:00Z">
        <w:r w:rsidRPr="005A0AF7" w:rsidDel="006F7CCF">
          <w:rPr>
            <w:rFonts w:ascii="B Lotus" w:eastAsia="Calibri" w:hAnsi="B Lotus" w:cs="B Lotus" w:hint="cs"/>
            <w:sz w:val="24"/>
            <w:szCs w:val="24"/>
            <w:rtl/>
          </w:rPr>
          <w:delText xml:space="preserve"> می </w:delText>
        </w:r>
      </w:del>
      <w:ins w:id="1062" w:author="Mehrnazi Boojari" w:date="2019-01-07T09:49:00Z">
        <w:r w:rsidR="006F7CCF">
          <w:rPr>
            <w:rFonts w:ascii="B Lotus" w:eastAsia="Calibri" w:hAnsi="B Lotus" w:cs="B Lotus" w:hint="cs"/>
            <w:sz w:val="24"/>
            <w:szCs w:val="24"/>
            <w:rtl/>
          </w:rPr>
          <w:t xml:space="preserve"> می‌</w:t>
        </w:r>
      </w:ins>
      <w:r w:rsidRPr="005A0AF7">
        <w:rPr>
          <w:rFonts w:ascii="B Lotus" w:eastAsia="Calibri" w:hAnsi="B Lotus" w:cs="B Lotus" w:hint="cs"/>
          <w:sz w:val="24"/>
          <w:szCs w:val="24"/>
          <w:rtl/>
        </w:rPr>
        <w:t xml:space="preserve">بایست همیشه </w:t>
      </w:r>
      <w:del w:id="1063" w:author="Mehrnazi Boojari" w:date="2019-01-07T23:28:00Z">
        <w:r w:rsidRPr="005A0AF7" w:rsidDel="00FB0B67">
          <w:rPr>
            <w:rFonts w:ascii="B Lotus" w:eastAsia="Calibri" w:hAnsi="B Lotus" w:cs="B Lotus" w:hint="cs"/>
            <w:sz w:val="24"/>
            <w:szCs w:val="24"/>
            <w:rtl/>
          </w:rPr>
          <w:delText>به عنوان</w:delText>
        </w:r>
      </w:del>
      <w:ins w:id="1064" w:author="Mehrnazi Boojari" w:date="2019-01-07T23:28:00Z">
        <w:r w:rsidR="00FB0B67">
          <w:rPr>
            <w:rFonts w:ascii="B Lotus" w:eastAsia="Calibri" w:hAnsi="B Lotus" w:cs="B Lotus" w:hint="cs"/>
            <w:sz w:val="24"/>
            <w:szCs w:val="24"/>
            <w:rtl/>
          </w:rPr>
          <w:t>به‌مثابۀ</w:t>
        </w:r>
      </w:ins>
      <w:r w:rsidRPr="005A0AF7">
        <w:rPr>
          <w:rFonts w:ascii="B Lotus" w:eastAsia="Calibri" w:hAnsi="B Lotus" w:cs="B Lotus" w:hint="cs"/>
          <w:sz w:val="24"/>
          <w:szCs w:val="24"/>
          <w:rtl/>
        </w:rPr>
        <w:t xml:space="preserve"> پایه برای مرور و بازخوانی مفاهیم اصلی انقلاب</w:t>
      </w:r>
      <w:r w:rsidRPr="005A0AF7">
        <w:rPr>
          <w:rFonts w:ascii="B Lotus" w:eastAsia="Calibri" w:hAnsi="B Lotus" w:cs="B Lotus"/>
          <w:sz w:val="24"/>
          <w:szCs w:val="24"/>
          <w:vertAlign w:val="superscript"/>
          <w:rtl/>
        </w:rPr>
        <w:footnoteReference w:id="10"/>
      </w:r>
      <w:r w:rsidRPr="005A0AF7">
        <w:rPr>
          <w:rFonts w:ascii="B Lotus" w:eastAsia="Calibri" w:hAnsi="B Lotus" w:cs="B Lotus" w:hint="cs"/>
          <w:sz w:val="24"/>
          <w:szCs w:val="24"/>
          <w:rtl/>
        </w:rPr>
        <w:t xml:space="preserve"> مد نظر قرار گیرد</w:t>
      </w:r>
      <w:del w:id="1074" w:author="Mehrnazi Boojari" w:date="2019-01-07T10:09:00Z">
        <w:r w:rsidRPr="005A0AF7" w:rsidDel="00A31D6F">
          <w:rPr>
            <w:rFonts w:ascii="B Lotus" w:eastAsia="Calibri" w:hAnsi="B Lotus" w:cs="B Lotus" w:hint="cs"/>
            <w:sz w:val="24"/>
            <w:szCs w:val="24"/>
            <w:rtl/>
          </w:rPr>
          <w:delText xml:space="preserve"> .</w:delText>
        </w:r>
      </w:del>
      <w:del w:id="1075" w:author="Mehrnazi Boojari" w:date="2019-01-07T10:50:00Z">
        <w:r w:rsidRPr="005A0AF7" w:rsidDel="006A1F1D">
          <w:rPr>
            <w:rFonts w:ascii="B Lotus" w:eastAsia="Calibri" w:hAnsi="B Lotus" w:cs="B Lotus" w:hint="cs"/>
            <w:sz w:val="24"/>
            <w:szCs w:val="24"/>
            <w:rtl/>
          </w:rPr>
          <w:delText>ا</w:delText>
        </w:r>
      </w:del>
      <w:ins w:id="1076" w:author="Mehrnazi Boojari" w:date="2019-01-07T10:50:00Z">
        <w:r w:rsidR="006A1F1D">
          <w:rPr>
            <w:rFonts w:ascii="B Lotus" w:eastAsia="Calibri" w:hAnsi="B Lotus" w:cs="B Lotus" w:hint="cs"/>
            <w:sz w:val="24"/>
            <w:szCs w:val="24"/>
            <w:rtl/>
          </w:rPr>
          <w:t>. ا</w:t>
        </w:r>
      </w:ins>
      <w:r w:rsidRPr="005A0AF7">
        <w:rPr>
          <w:rFonts w:ascii="B Lotus" w:eastAsia="Calibri" w:hAnsi="B Lotus" w:cs="B Lotus" w:hint="cs"/>
          <w:sz w:val="24"/>
          <w:szCs w:val="24"/>
          <w:rtl/>
        </w:rPr>
        <w:t>صل اول این است که</w:t>
      </w:r>
      <w:del w:id="1077" w:author="Mehrnazi Boojari" w:date="2019-01-07T09:47:00Z">
        <w:r w:rsidRPr="005A0AF7" w:rsidDel="006F7CCF">
          <w:rPr>
            <w:rFonts w:ascii="B Lotus" w:eastAsia="Calibri" w:hAnsi="B Lotus" w:cs="B Lotus" w:hint="cs"/>
            <w:sz w:val="24"/>
            <w:szCs w:val="24"/>
            <w:rtl/>
          </w:rPr>
          <w:delText xml:space="preserve"> ؛</w:delText>
        </w:r>
      </w:del>
      <w:r w:rsidRPr="005A0AF7">
        <w:rPr>
          <w:rFonts w:ascii="B Lotus" w:eastAsia="Calibri" w:hAnsi="B Lotus" w:cs="B Lotus" w:hint="cs"/>
          <w:sz w:val="24"/>
          <w:szCs w:val="24"/>
          <w:rtl/>
        </w:rPr>
        <w:t xml:space="preserve"> مبنای انقلاب اسلامی </w:t>
      </w:r>
      <w:r w:rsidRPr="005A0AF7">
        <w:rPr>
          <w:rFonts w:ascii="B Lotus" w:eastAsia="Calibri" w:hAnsi="B Lotus" w:cs="B Lotus" w:hint="cs"/>
          <w:sz w:val="24"/>
          <w:szCs w:val="24"/>
          <w:rtl/>
          <w:lang w:bidi="fa-IR"/>
        </w:rPr>
        <w:t>مفهوم «نظام‌سازی اسلامی» است</w:t>
      </w:r>
      <w:ins w:id="1078" w:author="Mehrnazi Boojari" w:date="2019-01-10T00:39:00Z">
        <w:r w:rsidR="00312BFD">
          <w:rPr>
            <w:rFonts w:ascii="B Lotus" w:eastAsia="Calibri" w:hAnsi="B Lotus" w:cs="B Lotus" w:hint="cs"/>
            <w:sz w:val="24"/>
            <w:szCs w:val="24"/>
            <w:rtl/>
            <w:lang w:bidi="fa-IR"/>
          </w:rPr>
          <w:t>،</w:t>
        </w:r>
      </w:ins>
      <w:r w:rsidRPr="005A0AF7">
        <w:rPr>
          <w:rFonts w:ascii="B Lotus" w:eastAsia="Calibri" w:hAnsi="B Lotus" w:cs="B Lotus" w:hint="cs"/>
          <w:sz w:val="24"/>
          <w:szCs w:val="24"/>
          <w:rtl/>
        </w:rPr>
        <w:t xml:space="preserve"> به این معنا که یعنی </w:t>
      </w:r>
      <w:r w:rsidRPr="005A0AF7">
        <w:rPr>
          <w:rFonts w:ascii="B Lotus" w:eastAsia="Calibri" w:hAnsi="B Lotus" w:cs="B Lotus" w:hint="cs"/>
          <w:sz w:val="24"/>
          <w:szCs w:val="24"/>
          <w:rtl/>
          <w:lang w:bidi="fa-IR"/>
        </w:rPr>
        <w:t>نهاد‌های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اجتماعی به</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شکلی</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تنظیم</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و</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ایجاد</w:t>
      </w:r>
      <w:r w:rsidRPr="005A0AF7">
        <w:rPr>
          <w:rFonts w:ascii="B Lotus" w:eastAsia="Calibri" w:hAnsi="B Lotus" w:cs="B Lotus"/>
          <w:sz w:val="24"/>
          <w:szCs w:val="24"/>
          <w:rtl/>
          <w:lang w:bidi="fa-IR"/>
        </w:rPr>
        <w:t xml:space="preserve"> </w:t>
      </w:r>
      <w:r w:rsidRPr="005A0AF7">
        <w:rPr>
          <w:rFonts w:ascii="B Lotus" w:eastAsia="Calibri" w:hAnsi="B Lotus" w:cs="B Lotus" w:hint="cs"/>
          <w:sz w:val="24"/>
          <w:szCs w:val="24"/>
          <w:rtl/>
          <w:lang w:bidi="fa-IR"/>
        </w:rPr>
        <w:t>شوند تا هدف‌گذاری‌ها و برنامه‌ریزی‌های</w:t>
      </w:r>
      <w:del w:id="1079" w:author="Mehrnazi Boojari" w:date="2019-01-07T09:51:00Z">
        <w:r w:rsidRPr="005A0AF7" w:rsidDel="006F7CCF">
          <w:rPr>
            <w:rFonts w:ascii="B Lotus" w:eastAsia="Calibri" w:hAnsi="B Lotus" w:cs="B Lotus" w:hint="cs"/>
            <w:sz w:val="24"/>
            <w:szCs w:val="24"/>
            <w:rtl/>
            <w:lang w:bidi="fa-IR"/>
          </w:rPr>
          <w:delText xml:space="preserve"> آنها </w:delText>
        </w:r>
      </w:del>
      <w:ins w:id="1080" w:author="Mehrnazi Boojari" w:date="2019-01-07T09:51:00Z">
        <w:r w:rsidR="006F7CCF">
          <w:rPr>
            <w:rFonts w:ascii="B Lotus" w:eastAsia="Calibri" w:hAnsi="B Lotus" w:cs="B Lotus" w:hint="cs"/>
            <w:sz w:val="24"/>
            <w:szCs w:val="24"/>
            <w:rtl/>
            <w:lang w:bidi="fa-IR"/>
          </w:rPr>
          <w:t xml:space="preserve"> آن‌ها </w:t>
        </w:r>
      </w:ins>
      <w:del w:id="1081" w:author="Mehrnazi Boojari" w:date="2019-01-09T23:38:00Z">
        <w:r w:rsidRPr="005A0AF7" w:rsidDel="00947B53">
          <w:rPr>
            <w:rFonts w:ascii="B Lotus" w:eastAsia="Calibri" w:hAnsi="B Lotus" w:cs="B Lotus" w:hint="cs"/>
            <w:sz w:val="24"/>
            <w:szCs w:val="24"/>
            <w:rtl/>
            <w:lang w:bidi="fa-IR"/>
          </w:rPr>
          <w:delText>بر اساس</w:delText>
        </w:r>
      </w:del>
      <w:ins w:id="1082" w:author="Mehrnazi Boojari" w:date="2019-01-09T23:38:00Z">
        <w:r w:rsidR="00947B53">
          <w:rPr>
            <w:rFonts w:ascii="B Lotus" w:eastAsia="Calibri" w:hAnsi="B Lotus" w:cs="B Lotus" w:hint="cs"/>
            <w:sz w:val="24"/>
            <w:szCs w:val="24"/>
            <w:rtl/>
            <w:lang w:bidi="fa-IR"/>
          </w:rPr>
          <w:t>بر</w:t>
        </w:r>
        <w:r w:rsidR="00947B53">
          <w:rPr>
            <w:rFonts w:ascii="Times New Roman" w:eastAsia="Calibri" w:hAnsi="Times New Roman" w:cs="Times New Roman" w:hint="cs"/>
            <w:sz w:val="24"/>
            <w:szCs w:val="24"/>
            <w:rtl/>
            <w:lang w:bidi="fa-IR"/>
          </w:rPr>
          <w:t> </w:t>
        </w:r>
        <w:r w:rsidR="00947B53">
          <w:rPr>
            <w:rFonts w:ascii="B Lotus" w:eastAsia="Calibri" w:hAnsi="B Lotus" w:cs="B Lotus" w:hint="cs"/>
            <w:sz w:val="24"/>
            <w:szCs w:val="24"/>
            <w:rtl/>
            <w:lang w:bidi="fa-IR"/>
          </w:rPr>
          <w:t>اساس</w:t>
        </w:r>
      </w:ins>
      <w:r w:rsidRPr="005A0AF7">
        <w:rPr>
          <w:rFonts w:ascii="B Lotus" w:eastAsia="Calibri" w:hAnsi="B Lotus" w:cs="B Lotus" w:hint="cs"/>
          <w:sz w:val="24"/>
          <w:szCs w:val="24"/>
          <w:rtl/>
          <w:lang w:bidi="fa-IR"/>
        </w:rPr>
        <w:t xml:space="preserve"> فقه شیعه و اسلام باشد</w:t>
      </w:r>
      <w:r w:rsidRPr="005A0AF7">
        <w:rPr>
          <w:rFonts w:ascii="B Lotus" w:eastAsia="Calibri" w:hAnsi="B Lotus" w:cs="B Lotus" w:hint="cs"/>
          <w:sz w:val="24"/>
          <w:szCs w:val="24"/>
          <w:rtl/>
        </w:rPr>
        <w:t xml:space="preserve"> و اصل دوم اینکه</w:t>
      </w:r>
      <w:del w:id="1083" w:author="Mehrnazi Boojari" w:date="2019-01-10T00:39:00Z">
        <w:r w:rsidRPr="005A0AF7" w:rsidDel="00312BFD">
          <w:rPr>
            <w:rFonts w:ascii="B Lotus" w:eastAsia="Calibri" w:hAnsi="B Lotus" w:cs="B Lotus" w:hint="cs"/>
            <w:sz w:val="24"/>
            <w:szCs w:val="24"/>
            <w:rtl/>
          </w:rPr>
          <w:delText>؛</w:delText>
        </w:r>
      </w:del>
      <w:r w:rsidRPr="005A0AF7">
        <w:rPr>
          <w:rFonts w:ascii="B Lotus" w:eastAsia="Calibri" w:hAnsi="B Lotus" w:cs="B Lotus" w:hint="cs"/>
          <w:sz w:val="24"/>
          <w:szCs w:val="24"/>
          <w:rtl/>
        </w:rPr>
        <w:t xml:space="preserve"> </w:t>
      </w:r>
      <w:r w:rsidRPr="005A0AF7">
        <w:rPr>
          <w:rFonts w:ascii="B Lotus" w:eastAsia="Calibri" w:hAnsi="B Lotus" w:cs="B Lotus" w:hint="cs"/>
          <w:sz w:val="24"/>
          <w:szCs w:val="24"/>
          <w:rtl/>
          <w:lang w:bidi="fa-IR"/>
        </w:rPr>
        <w:t>تحقق</w:t>
      </w:r>
      <w:ins w:id="1084" w:author="Mehrnazi Boojari" w:date="2019-01-10T00:39:00Z">
        <w:r w:rsidR="00312BFD">
          <w:rPr>
            <w:rFonts w:ascii="B Lotus" w:eastAsia="Calibri" w:hAnsi="B Lotus" w:cs="B Lotus" w:hint="cs"/>
            <w:sz w:val="24"/>
            <w:szCs w:val="24"/>
            <w:rtl/>
            <w:lang w:bidi="fa-IR"/>
          </w:rPr>
          <w:t xml:space="preserve"> </w:t>
        </w:r>
      </w:ins>
      <w:r w:rsidRPr="005A0AF7">
        <w:rPr>
          <w:rFonts w:ascii="B Lotus" w:eastAsia="Calibri" w:hAnsi="B Lotus" w:cs="B Lotus" w:hint="cs"/>
          <w:sz w:val="24"/>
          <w:szCs w:val="24"/>
          <w:rtl/>
          <w:lang w:bidi="fa-IR"/>
        </w:rPr>
        <w:t>«نظام‌سازی اسلامی» امری تدریجی و متناسب با تحولات جامعه است و مفروض</w:t>
      </w:r>
      <w:ins w:id="1085" w:author="Mehrnazi Boojari" w:date="2019-01-10T00:39:00Z">
        <w:r w:rsidR="00312BFD">
          <w:rPr>
            <w:rFonts w:ascii="B Lotus" w:eastAsia="Calibri" w:hAnsi="B Lotus" w:cs="B Nazanin" w:hint="cs"/>
            <w:sz w:val="24"/>
            <w:szCs w:val="24"/>
            <w:rtl/>
            <w:lang w:bidi="fa-IR"/>
          </w:rPr>
          <w:t>‌</w:t>
        </w:r>
      </w:ins>
      <w:del w:id="1086" w:author="Mehrnazi Boojari" w:date="2019-01-10T00:39:00Z">
        <w:r w:rsidRPr="005A0AF7" w:rsidDel="00312BFD">
          <w:rPr>
            <w:rFonts w:ascii="B Lotus" w:eastAsia="Calibri" w:hAnsi="B Lotus" w:cs="B Lotus" w:hint="cs"/>
            <w:sz w:val="24"/>
            <w:szCs w:val="24"/>
            <w:rtl/>
            <w:lang w:bidi="fa-IR"/>
          </w:rPr>
          <w:delText xml:space="preserve"> </w:delText>
        </w:r>
      </w:del>
      <w:r w:rsidRPr="005A0AF7">
        <w:rPr>
          <w:rFonts w:ascii="B Lotus" w:eastAsia="Calibri" w:hAnsi="B Lotus" w:cs="B Lotus" w:hint="cs"/>
          <w:sz w:val="24"/>
          <w:szCs w:val="24"/>
          <w:rtl/>
          <w:lang w:bidi="fa-IR"/>
        </w:rPr>
        <w:t>دانستن این موضوع که نظام</w:t>
      </w:r>
      <w:ins w:id="1087" w:author="Mehrnazi Boojari" w:date="2019-01-10T00:39:00Z">
        <w:r w:rsidR="00312BFD">
          <w:rPr>
            <w:rFonts w:ascii="B Lotus" w:eastAsia="Calibri" w:hAnsi="B Lotus" w:cs="B Nazanin" w:hint="cs"/>
            <w:sz w:val="24"/>
            <w:szCs w:val="24"/>
            <w:rtl/>
            <w:lang w:bidi="fa-IR"/>
          </w:rPr>
          <w:t>‌</w:t>
        </w:r>
      </w:ins>
      <w:del w:id="1088" w:author="Mehrnazi Boojari" w:date="2019-01-10T00:39:00Z">
        <w:r w:rsidRPr="005A0AF7" w:rsidDel="00312BFD">
          <w:rPr>
            <w:rFonts w:ascii="B Lotus" w:eastAsia="Calibri" w:hAnsi="B Lotus" w:cs="B Lotus" w:hint="cs"/>
            <w:sz w:val="24"/>
            <w:szCs w:val="24"/>
            <w:rtl/>
            <w:lang w:bidi="fa-IR"/>
          </w:rPr>
          <w:delText xml:space="preserve"> </w:delText>
        </w:r>
      </w:del>
      <w:r w:rsidRPr="005A0AF7">
        <w:rPr>
          <w:rFonts w:ascii="B Lotus" w:eastAsia="Calibri" w:hAnsi="B Lotus" w:cs="B Lotus" w:hint="cs"/>
          <w:sz w:val="24"/>
          <w:szCs w:val="24"/>
          <w:rtl/>
          <w:lang w:bidi="fa-IR"/>
        </w:rPr>
        <w:t>سازی</w:t>
      </w:r>
      <w:del w:id="1089" w:author="Mehrnazi Boojari" w:date="2019-01-10T00:39:00Z">
        <w:r w:rsidRPr="005A0AF7" w:rsidDel="00312BFD">
          <w:rPr>
            <w:rFonts w:ascii="B Lotus" w:eastAsia="Calibri" w:hAnsi="B Lotus" w:cs="B Lotus" w:hint="cs"/>
            <w:sz w:val="24"/>
            <w:szCs w:val="24"/>
            <w:rtl/>
            <w:lang w:bidi="fa-IR"/>
          </w:rPr>
          <w:delText>،</w:delText>
        </w:r>
      </w:del>
      <w:r w:rsidRPr="005A0AF7">
        <w:rPr>
          <w:rFonts w:ascii="B Lotus" w:eastAsia="Calibri" w:hAnsi="B Lotus" w:cs="B Lotus" w:hint="cs"/>
          <w:sz w:val="24"/>
          <w:szCs w:val="24"/>
          <w:rtl/>
          <w:lang w:bidi="fa-IR"/>
        </w:rPr>
        <w:t xml:space="preserve"> به یکباره و </w:t>
      </w:r>
      <w:ins w:id="1090" w:author="Mehrnazi Boojari" w:date="2019-01-10T00:39:00Z">
        <w:r w:rsidR="00312BFD">
          <w:rPr>
            <w:rFonts w:ascii="B Lotus" w:eastAsia="Calibri" w:hAnsi="B Lotus" w:cs="B Lotus" w:hint="cs"/>
            <w:sz w:val="24"/>
            <w:szCs w:val="24"/>
            <w:rtl/>
            <w:lang w:bidi="fa-IR"/>
          </w:rPr>
          <w:t>در</w:t>
        </w:r>
        <w:r w:rsidR="00312BFD">
          <w:rPr>
            <w:rFonts w:ascii="B Lotus" w:eastAsia="Calibri" w:hAnsi="B Lotus" w:cs="Times New Roman" w:hint="eastAsia"/>
            <w:sz w:val="24"/>
            <w:szCs w:val="24"/>
            <w:rtl/>
            <w:lang w:bidi="fa-IR"/>
          </w:rPr>
          <w:t> </w:t>
        </w:r>
      </w:ins>
      <w:r w:rsidRPr="005A0AF7">
        <w:rPr>
          <w:rFonts w:ascii="B Lotus" w:eastAsia="Calibri" w:hAnsi="B Lotus" w:cs="B Lotus" w:hint="cs"/>
          <w:sz w:val="24"/>
          <w:szCs w:val="24"/>
          <w:rtl/>
          <w:lang w:bidi="fa-IR"/>
        </w:rPr>
        <w:t xml:space="preserve">طی </w:t>
      </w:r>
      <w:del w:id="1091" w:author="Mehrnazi Boojari" w:date="2019-01-10T00:39:00Z">
        <w:r w:rsidRPr="005A0AF7" w:rsidDel="00312BFD">
          <w:rPr>
            <w:rFonts w:ascii="B Lotus" w:eastAsia="Calibri" w:hAnsi="B Lotus" w:cs="B Lotus" w:hint="cs"/>
            <w:sz w:val="24"/>
            <w:szCs w:val="24"/>
            <w:rtl/>
            <w:lang w:bidi="fa-IR"/>
          </w:rPr>
          <w:delText>پیاده</w:delText>
        </w:r>
      </w:del>
      <w:del w:id="1092" w:author="Mehrnazi Boojari" w:date="2019-01-07T09:52:00Z">
        <w:r w:rsidRPr="005A0AF7" w:rsidDel="006F7CCF">
          <w:rPr>
            <w:rFonts w:ascii="B Lotus" w:eastAsia="Calibri" w:hAnsi="B Lotus" w:cs="B Lotus" w:hint="cs"/>
            <w:sz w:val="24"/>
            <w:szCs w:val="24"/>
            <w:rtl/>
            <w:lang w:bidi="fa-IR"/>
          </w:rPr>
          <w:delText xml:space="preserve"> سازی </w:delText>
        </w:r>
      </w:del>
      <w:ins w:id="1093" w:author="Mehrnazi Boojari" w:date="2019-01-10T00:39:00Z">
        <w:r w:rsidR="00312BFD">
          <w:rPr>
            <w:rFonts w:ascii="B Lotus" w:eastAsia="Calibri" w:hAnsi="B Lotus" w:cs="B Lotus" w:hint="cs"/>
            <w:sz w:val="24"/>
            <w:szCs w:val="24"/>
            <w:rtl/>
            <w:lang w:bidi="fa-IR"/>
          </w:rPr>
          <w:t>اجرای</w:t>
        </w:r>
      </w:ins>
      <w:ins w:id="1094" w:author="Mehrnazi Boojari" w:date="2019-01-07T09:52:00Z">
        <w:r w:rsidR="006F7CCF">
          <w:rPr>
            <w:rFonts w:ascii="B Lotus" w:eastAsia="Calibri" w:hAnsi="B Lotus" w:cs="B Lotus" w:hint="cs"/>
            <w:sz w:val="24"/>
            <w:szCs w:val="24"/>
            <w:rtl/>
            <w:lang w:bidi="fa-IR"/>
          </w:rPr>
          <w:t xml:space="preserve"> </w:t>
        </w:r>
      </w:ins>
      <w:r w:rsidRPr="005A0AF7">
        <w:rPr>
          <w:rFonts w:ascii="B Lotus" w:eastAsia="Calibri" w:hAnsi="B Lotus" w:cs="B Lotus" w:hint="cs"/>
          <w:sz w:val="24"/>
          <w:szCs w:val="24"/>
          <w:rtl/>
          <w:lang w:bidi="fa-IR"/>
        </w:rPr>
        <w:t>یک پروژه اجتماعی محقق خواهد شد</w:t>
      </w:r>
      <w:del w:id="1095" w:author="Mehrnazi Boojari" w:date="2019-01-10T00:39:00Z">
        <w:r w:rsidRPr="005A0AF7" w:rsidDel="00312BFD">
          <w:rPr>
            <w:rFonts w:ascii="B Lotus" w:eastAsia="Calibri" w:hAnsi="B Lotus" w:cs="B Lotus" w:hint="cs"/>
            <w:sz w:val="24"/>
            <w:szCs w:val="24"/>
            <w:rtl/>
            <w:lang w:bidi="fa-IR"/>
          </w:rPr>
          <w:delText>،</w:delText>
        </w:r>
      </w:del>
      <w:r w:rsidRPr="005A0AF7">
        <w:rPr>
          <w:rFonts w:ascii="B Lotus" w:eastAsia="Calibri" w:hAnsi="B Lotus" w:cs="B Lotus" w:hint="cs"/>
          <w:sz w:val="24"/>
          <w:szCs w:val="24"/>
          <w:rtl/>
          <w:lang w:bidi="fa-IR"/>
        </w:rPr>
        <w:t xml:space="preserve"> یک خطای راهبردی است</w:t>
      </w:r>
      <w:r w:rsidRPr="005A0AF7">
        <w:rPr>
          <w:rFonts w:ascii="B Lotus" w:eastAsia="Calibri" w:hAnsi="B Lotus" w:cs="B Lotus"/>
          <w:sz w:val="24"/>
          <w:szCs w:val="24"/>
          <w:vertAlign w:val="superscript"/>
          <w:rtl/>
          <w:lang w:bidi="fa-IR"/>
        </w:rPr>
        <w:footnoteReference w:id="11"/>
      </w:r>
      <w:r w:rsidRPr="005A0AF7">
        <w:rPr>
          <w:rFonts w:ascii="B Lotus" w:eastAsia="Calibri" w:hAnsi="B Lotus" w:cs="B Lotus" w:hint="cs"/>
          <w:sz w:val="24"/>
          <w:szCs w:val="24"/>
          <w:rtl/>
          <w:lang w:bidi="fa-IR"/>
        </w:rPr>
        <w:t xml:space="preserve">. </w:t>
      </w:r>
      <w:r w:rsidRPr="005A0AF7">
        <w:rPr>
          <w:rFonts w:ascii="B Lotus" w:eastAsia="Calibri" w:hAnsi="B Lotus" w:cs="B Lotus"/>
          <w:sz w:val="24"/>
          <w:szCs w:val="24"/>
          <w:rtl/>
          <w:lang w:bidi="fa-IR"/>
        </w:rPr>
        <w:t>با</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د</w:t>
      </w:r>
      <w:r w:rsidRPr="005A0AF7">
        <w:rPr>
          <w:rFonts w:ascii="B Lotus" w:eastAsia="Calibri" w:hAnsi="B Lotus" w:cs="B Lotus"/>
          <w:sz w:val="24"/>
          <w:szCs w:val="24"/>
          <w:rtl/>
          <w:lang w:bidi="fa-IR"/>
        </w:rPr>
        <w:t xml:space="preserve"> شرا</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ط</w:t>
      </w:r>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از جمله زم</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نه‌ساز</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ها</w:t>
      </w:r>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فکر</w:t>
      </w:r>
      <w:r w:rsidRPr="005A0AF7">
        <w:rPr>
          <w:rFonts w:ascii="B Lotus" w:eastAsia="Calibri" w:hAnsi="B Lotus" w:cs="B Lotus" w:hint="cs"/>
          <w:sz w:val="24"/>
          <w:szCs w:val="24"/>
          <w:rtl/>
          <w:lang w:bidi="fa-IR"/>
        </w:rPr>
        <w:t>ی</w:t>
      </w:r>
      <w:del w:id="1101" w:author="Mehrnazi Boojari" w:date="2019-01-10T00:39:00Z">
        <w:r w:rsidRPr="005A0AF7" w:rsidDel="00312BFD">
          <w:rPr>
            <w:rFonts w:ascii="B Lotus" w:eastAsia="Calibri" w:hAnsi="B Lotus" w:cs="B Lotus" w:hint="eastAsia"/>
            <w:sz w:val="24"/>
            <w:szCs w:val="24"/>
            <w:rtl/>
            <w:lang w:bidi="fa-IR"/>
          </w:rPr>
          <w:delText>،</w:delText>
        </w:r>
        <w:r w:rsidRPr="005A0AF7" w:rsidDel="00312BFD">
          <w:rPr>
            <w:rFonts w:ascii="B Lotus" w:eastAsia="Calibri" w:hAnsi="B Lotus" w:cs="B Lotus"/>
            <w:sz w:val="24"/>
            <w:szCs w:val="24"/>
            <w:rtl/>
            <w:lang w:bidi="fa-IR"/>
          </w:rPr>
          <w:delText xml:space="preserve"> </w:delText>
        </w:r>
      </w:del>
      <w:ins w:id="1102" w:author="Mehrnazi Boojari" w:date="2019-01-10T00:39:00Z">
        <w:r w:rsidR="00312BFD">
          <w:rPr>
            <w:rFonts w:ascii="B Lotus" w:eastAsia="Calibri" w:hAnsi="B Lotus" w:cs="B Lotus" w:hint="cs"/>
            <w:sz w:val="24"/>
            <w:szCs w:val="24"/>
            <w:rtl/>
            <w:lang w:bidi="fa-IR"/>
          </w:rPr>
          <w:t xml:space="preserve"> و</w:t>
        </w:r>
        <w:r w:rsidR="00312BFD" w:rsidRPr="005A0AF7">
          <w:rPr>
            <w:rFonts w:ascii="B Lotus" w:eastAsia="Calibri" w:hAnsi="B Lotus" w:cs="B Lotus"/>
            <w:sz w:val="24"/>
            <w:szCs w:val="24"/>
            <w:rtl/>
            <w:lang w:bidi="fa-IR"/>
          </w:rPr>
          <w:t xml:space="preserve"> </w:t>
        </w:r>
      </w:ins>
      <w:r w:rsidRPr="005A0AF7">
        <w:rPr>
          <w:rFonts w:ascii="B Lotus" w:eastAsia="Calibri" w:hAnsi="B Lotus" w:cs="B Lotus"/>
          <w:sz w:val="24"/>
          <w:szCs w:val="24"/>
          <w:rtl/>
          <w:lang w:bidi="fa-IR"/>
        </w:rPr>
        <w:t>س</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اس</w:t>
      </w:r>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را برا</w:t>
      </w:r>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تحقق نظام‌ساز</w:t>
      </w:r>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ا</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جاد</w:t>
      </w:r>
      <w:r w:rsidRPr="005A0AF7">
        <w:rPr>
          <w:rFonts w:ascii="B Lotus" w:eastAsia="Calibri" w:hAnsi="B Lotus" w:cs="B Lotus"/>
          <w:sz w:val="24"/>
          <w:szCs w:val="24"/>
          <w:rtl/>
          <w:lang w:bidi="fa-IR"/>
        </w:rPr>
        <w:t xml:space="preserve"> </w:t>
      </w:r>
      <w:del w:id="1103" w:author="Mehrnazi Boojari" w:date="2019-01-10T00:40:00Z">
        <w:r w:rsidRPr="005A0AF7" w:rsidDel="00312BFD">
          <w:rPr>
            <w:rFonts w:ascii="B Lotus" w:eastAsia="Calibri" w:hAnsi="B Lotus" w:cs="B Lotus"/>
            <w:sz w:val="24"/>
            <w:szCs w:val="24"/>
            <w:rtl/>
            <w:lang w:bidi="fa-IR"/>
          </w:rPr>
          <w:delText xml:space="preserve">نمود </w:delText>
        </w:r>
      </w:del>
      <w:ins w:id="1104" w:author="Mehrnazi Boojari" w:date="2019-01-10T00:40:00Z">
        <w:r w:rsidR="00312BFD">
          <w:rPr>
            <w:rFonts w:ascii="B Lotus" w:eastAsia="Calibri" w:hAnsi="B Lotus" w:cs="B Lotus" w:hint="cs"/>
            <w:sz w:val="24"/>
            <w:szCs w:val="24"/>
            <w:rtl/>
            <w:lang w:bidi="fa-IR"/>
          </w:rPr>
          <w:t>کر</w:t>
        </w:r>
        <w:r w:rsidR="00312BFD" w:rsidRPr="005A0AF7">
          <w:rPr>
            <w:rFonts w:ascii="B Lotus" w:eastAsia="Calibri" w:hAnsi="B Lotus" w:cs="B Lotus"/>
            <w:sz w:val="24"/>
            <w:szCs w:val="24"/>
            <w:rtl/>
            <w:lang w:bidi="fa-IR"/>
          </w:rPr>
          <w:t xml:space="preserve">د </w:t>
        </w:r>
      </w:ins>
      <w:r w:rsidRPr="005A0AF7">
        <w:rPr>
          <w:rFonts w:ascii="B Lotus" w:eastAsia="Calibri" w:hAnsi="B Lotus" w:cs="B Lotus"/>
          <w:sz w:val="24"/>
          <w:szCs w:val="24"/>
          <w:rtl/>
          <w:lang w:bidi="fa-IR"/>
        </w:rPr>
        <w:t>و روند ا</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جاد</w:t>
      </w:r>
      <w:r w:rsidRPr="005A0AF7">
        <w:rPr>
          <w:rFonts w:ascii="B Lotus" w:eastAsia="Calibri" w:hAnsi="B Lotus" w:cs="B Lotus"/>
          <w:sz w:val="24"/>
          <w:szCs w:val="24"/>
          <w:rtl/>
          <w:lang w:bidi="fa-IR"/>
        </w:rPr>
        <w:t xml:space="preserve"> ا</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ن</w:t>
      </w:r>
      <w:r w:rsidRPr="005A0AF7">
        <w:rPr>
          <w:rFonts w:ascii="B Lotus" w:eastAsia="Calibri" w:hAnsi="B Lotus" w:cs="B Lotus"/>
          <w:sz w:val="24"/>
          <w:szCs w:val="24"/>
          <w:rtl/>
          <w:lang w:bidi="fa-IR"/>
        </w:rPr>
        <w:t xml:space="preserve"> پ</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ش</w:t>
      </w:r>
      <w:ins w:id="1105" w:author="Mehrnazi Boojari" w:date="2019-01-10T00:40:00Z">
        <w:r w:rsidR="00312BFD">
          <w:rPr>
            <w:rFonts w:ascii="B Lotus" w:eastAsia="Calibri" w:hAnsi="B Lotus" w:cs="B Nazanin" w:hint="cs"/>
            <w:sz w:val="24"/>
            <w:szCs w:val="24"/>
            <w:rtl/>
            <w:lang w:bidi="fa-IR"/>
          </w:rPr>
          <w:t>‌</w:t>
        </w:r>
      </w:ins>
      <w:del w:id="1106" w:author="Mehrnazi Boojari" w:date="2019-01-10T00:40:00Z">
        <w:r w:rsidRPr="005A0AF7" w:rsidDel="00312BFD">
          <w:rPr>
            <w:rFonts w:ascii="B Lotus" w:eastAsia="Calibri" w:hAnsi="B Lotus" w:cs="B Lotus"/>
            <w:sz w:val="24"/>
            <w:szCs w:val="24"/>
            <w:rtl/>
            <w:lang w:bidi="fa-IR"/>
          </w:rPr>
          <w:delText xml:space="preserve"> </w:delText>
        </w:r>
      </w:del>
      <w:r w:rsidRPr="005A0AF7">
        <w:rPr>
          <w:rFonts w:ascii="B Lotus" w:eastAsia="Calibri" w:hAnsi="B Lotus" w:cs="B Lotus"/>
          <w:sz w:val="24"/>
          <w:szCs w:val="24"/>
          <w:rtl/>
          <w:lang w:bidi="fa-IR"/>
        </w:rPr>
        <w:t>زم</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نه</w:t>
      </w:r>
      <w:del w:id="1107" w:author="Mehrnazi Boojari" w:date="2019-01-07T09:45:00Z">
        <w:r w:rsidRPr="005A0AF7" w:rsidDel="006F7CCF">
          <w:rPr>
            <w:rFonts w:ascii="B Lotus" w:eastAsia="Calibri" w:hAnsi="B Lotus" w:cs="B Lotus"/>
            <w:sz w:val="24"/>
            <w:szCs w:val="24"/>
            <w:rtl/>
            <w:lang w:bidi="fa-IR"/>
          </w:rPr>
          <w:delText xml:space="preserve"> ها </w:delText>
        </w:r>
      </w:del>
      <w:ins w:id="1108" w:author="Mehrnazi Boojari" w:date="2019-01-07T09:45: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 </w:t>
        </w:r>
      </w:ins>
      <w:r w:rsidRPr="005A0AF7">
        <w:rPr>
          <w:rFonts w:ascii="B Lotus" w:eastAsia="Calibri" w:hAnsi="B Lotus" w:cs="B Lotus"/>
          <w:sz w:val="24"/>
          <w:szCs w:val="24"/>
          <w:rtl/>
          <w:lang w:bidi="fa-IR"/>
        </w:rPr>
        <w:t xml:space="preserve">منتج به حرکت گام به گام </w:t>
      </w:r>
      <w:del w:id="1109" w:author="Mehrnazi Boojari" w:date="2019-01-08T02:07:00Z">
        <w:r w:rsidRPr="005A0AF7" w:rsidDel="00310BDA">
          <w:rPr>
            <w:rFonts w:ascii="B Lotus" w:eastAsia="Calibri" w:hAnsi="B Lotus" w:cs="B Lotus"/>
            <w:sz w:val="24"/>
            <w:szCs w:val="24"/>
            <w:rtl/>
            <w:lang w:bidi="fa-IR"/>
          </w:rPr>
          <w:delText>در جهت</w:delText>
        </w:r>
      </w:del>
      <w:ins w:id="1110" w:author="Mehrnazi Boojari" w:date="2019-01-08T02:07:00Z">
        <w:r w:rsidR="00310BDA">
          <w:rPr>
            <w:rFonts w:ascii="B Lotus" w:eastAsia="Calibri" w:hAnsi="B Lotus" w:cs="B Lotus"/>
            <w:sz w:val="24"/>
            <w:szCs w:val="24"/>
            <w:rtl/>
            <w:lang w:bidi="fa-IR"/>
          </w:rPr>
          <w:t>به</w:t>
        </w:r>
        <w:r w:rsidR="00310BDA">
          <w:rPr>
            <w:rFonts w:ascii="B Lotus" w:eastAsia="Calibri" w:hAnsi="B Lotus" w:cs="B Lotus" w:hint="cs"/>
            <w:sz w:val="24"/>
            <w:szCs w:val="24"/>
            <w:rtl/>
            <w:lang w:bidi="fa-IR"/>
          </w:rPr>
          <w:t>‌</w:t>
        </w:r>
        <w:r w:rsidR="00310BDA">
          <w:rPr>
            <w:rFonts w:ascii="B Lotus" w:eastAsia="Calibri" w:hAnsi="B Lotus" w:cs="B Lotus"/>
            <w:sz w:val="24"/>
            <w:szCs w:val="24"/>
            <w:rtl/>
            <w:lang w:bidi="fa-IR"/>
          </w:rPr>
          <w:t>منظور</w:t>
        </w:r>
      </w:ins>
      <w:r w:rsidRPr="005A0AF7">
        <w:rPr>
          <w:rFonts w:ascii="B Lotus" w:eastAsia="Calibri" w:hAnsi="B Lotus" w:cs="B Lotus"/>
          <w:sz w:val="24"/>
          <w:szCs w:val="24"/>
          <w:rtl/>
          <w:lang w:bidi="fa-IR"/>
        </w:rPr>
        <w:t xml:space="preserve"> ن</w:t>
      </w:r>
      <w:r w:rsidRPr="005A0AF7">
        <w:rPr>
          <w:rFonts w:ascii="B Lotus" w:eastAsia="Calibri" w:hAnsi="B Lotus" w:cs="B Lotus" w:hint="cs"/>
          <w:sz w:val="24"/>
          <w:szCs w:val="24"/>
          <w:rtl/>
          <w:lang w:bidi="fa-IR"/>
        </w:rPr>
        <w:t>ی</w:t>
      </w:r>
      <w:r w:rsidRPr="005A0AF7">
        <w:rPr>
          <w:rFonts w:ascii="B Lotus" w:eastAsia="Calibri" w:hAnsi="B Lotus" w:cs="B Lotus" w:hint="eastAsia"/>
          <w:sz w:val="24"/>
          <w:szCs w:val="24"/>
          <w:rtl/>
          <w:lang w:bidi="fa-IR"/>
        </w:rPr>
        <w:t>ل</w:t>
      </w:r>
      <w:r w:rsidRPr="005A0AF7">
        <w:rPr>
          <w:rFonts w:ascii="B Lotus" w:eastAsia="Calibri" w:hAnsi="B Lotus" w:cs="B Lotus"/>
          <w:sz w:val="24"/>
          <w:szCs w:val="24"/>
          <w:rtl/>
          <w:lang w:bidi="fa-IR"/>
        </w:rPr>
        <w:t xml:space="preserve"> به مقصد غا</w:t>
      </w:r>
      <w:r w:rsidRPr="005A0AF7">
        <w:rPr>
          <w:rFonts w:ascii="B Lotus" w:eastAsia="Calibri" w:hAnsi="B Lotus" w:cs="B Lotus" w:hint="cs"/>
          <w:sz w:val="24"/>
          <w:szCs w:val="24"/>
          <w:rtl/>
          <w:lang w:bidi="fa-IR"/>
        </w:rPr>
        <w:t>یی</w:t>
      </w:r>
      <w:r w:rsidRPr="005A0AF7">
        <w:rPr>
          <w:rFonts w:ascii="B Lotus" w:eastAsia="Calibri" w:hAnsi="B Lotus" w:cs="B Lotus"/>
          <w:sz w:val="24"/>
          <w:szCs w:val="24"/>
          <w:rtl/>
          <w:lang w:bidi="fa-IR"/>
        </w:rPr>
        <w:t xml:space="preserve"> انقلاب اسلام</w:t>
      </w:r>
      <w:r w:rsidRPr="005A0AF7">
        <w:rPr>
          <w:rFonts w:ascii="B Lotus" w:eastAsia="Calibri" w:hAnsi="B Lotus" w:cs="B Lotus" w:hint="cs"/>
          <w:sz w:val="24"/>
          <w:szCs w:val="24"/>
          <w:rtl/>
          <w:lang w:bidi="fa-IR"/>
        </w:rPr>
        <w:t>ی</w:t>
      </w:r>
      <w:r w:rsidRPr="005A0AF7">
        <w:rPr>
          <w:rFonts w:ascii="B Lotus" w:eastAsia="Calibri" w:hAnsi="B Lotus" w:cs="B Lotus"/>
          <w:sz w:val="24"/>
          <w:szCs w:val="24"/>
          <w:rtl/>
          <w:lang w:bidi="fa-IR"/>
        </w:rPr>
        <w:t xml:space="preserve"> است</w:t>
      </w:r>
      <w:r w:rsidRPr="005A0AF7">
        <w:rPr>
          <w:rFonts w:ascii="B Lotus" w:eastAsia="Calibri" w:hAnsi="B Lotus" w:cs="B Lotus" w:hint="cs"/>
          <w:sz w:val="24"/>
          <w:szCs w:val="24"/>
          <w:rtl/>
        </w:rPr>
        <w:t>.</w:t>
      </w:r>
    </w:p>
    <w:p w14:paraId="066C64C7" w14:textId="77777777" w:rsidR="00B07651" w:rsidRPr="005A0AF7" w:rsidRDefault="00B07651" w:rsidP="00312BFD">
      <w:pPr>
        <w:pStyle w:val="Heading3"/>
        <w:rPr>
          <w:rtl/>
        </w:rPr>
      </w:pPr>
      <w:bookmarkStart w:id="1111" w:name="_Toc533259366"/>
      <w:bookmarkStart w:id="1112" w:name="_Toc533781152"/>
      <w:bookmarkStart w:id="1113" w:name="_Toc533782108"/>
      <w:del w:id="1114" w:author="Mehrnazi Boojari" w:date="2019-01-10T00:40:00Z">
        <w:r w:rsidRPr="005A0AF7" w:rsidDel="00312BFD">
          <w:rPr>
            <w:rFonts w:hint="cs"/>
            <w:rtl/>
          </w:rPr>
          <w:lastRenderedPageBreak/>
          <w:delText xml:space="preserve">زنجیره </w:delText>
        </w:r>
      </w:del>
      <w:ins w:id="1115" w:author="Mehrnazi Boojari" w:date="2019-01-10T00:40:00Z">
        <w:r w:rsidR="00312BFD" w:rsidRPr="005A0AF7">
          <w:rPr>
            <w:rFonts w:hint="cs"/>
            <w:rtl/>
          </w:rPr>
          <w:t>زنجیر</w:t>
        </w:r>
        <w:r w:rsidR="00312BFD">
          <w:rPr>
            <w:rFonts w:hint="cs"/>
            <w:rtl/>
          </w:rPr>
          <w:t>ۀ</w:t>
        </w:r>
        <w:r w:rsidR="00312BFD" w:rsidRPr="005A0AF7">
          <w:rPr>
            <w:rFonts w:hint="cs"/>
            <w:rtl/>
          </w:rPr>
          <w:t xml:space="preserve"> </w:t>
        </w:r>
      </w:ins>
      <w:r w:rsidRPr="005A0AF7">
        <w:rPr>
          <w:rFonts w:hint="cs"/>
          <w:rtl/>
        </w:rPr>
        <w:t>پنج</w:t>
      </w:r>
      <w:ins w:id="1116" w:author="Mehrnazi Boojari" w:date="2019-01-07T22:48:00Z">
        <w:r w:rsidR="00BF4CE5">
          <w:rPr>
            <w:rFonts w:hint="cs"/>
            <w:rtl/>
          </w:rPr>
          <w:t>‌</w:t>
        </w:r>
      </w:ins>
      <w:r w:rsidRPr="005A0AF7">
        <w:rPr>
          <w:rFonts w:hint="cs"/>
          <w:rtl/>
        </w:rPr>
        <w:t>گانه تحقق انقلاب اسلامی</w:t>
      </w:r>
      <w:del w:id="1117" w:author="Mehrnazi Boojari" w:date="2019-01-07T09:47:00Z">
        <w:r w:rsidRPr="005A0AF7" w:rsidDel="006F7CCF">
          <w:rPr>
            <w:rFonts w:hint="cs"/>
            <w:rtl/>
          </w:rPr>
          <w:delText xml:space="preserve"> ؛</w:delText>
        </w:r>
      </w:del>
      <w:ins w:id="1118" w:author="Mehrnazi Boojari" w:date="2019-01-07T09:47:00Z">
        <w:r w:rsidR="006F7CCF">
          <w:rPr>
            <w:rFonts w:hint="cs"/>
            <w:rtl/>
          </w:rPr>
          <w:t>؛</w:t>
        </w:r>
      </w:ins>
      <w:r w:rsidRPr="005A0AF7">
        <w:rPr>
          <w:rFonts w:hint="cs"/>
          <w:rtl/>
        </w:rPr>
        <w:t xml:space="preserve"> </w:t>
      </w:r>
      <w:ins w:id="1119" w:author="Mehrnazi Boojari" w:date="2019-01-10T00:40:00Z">
        <w:r w:rsidR="00312BFD">
          <w:rPr>
            <w:rFonts w:hint="cs"/>
            <w:rtl/>
          </w:rPr>
          <w:t>(</w:t>
        </w:r>
      </w:ins>
      <w:r w:rsidRPr="005A0AF7">
        <w:rPr>
          <w:rtl/>
        </w:rPr>
        <w:t>انقلاب اسلامی</w:t>
      </w:r>
      <w:del w:id="1120" w:author="Mehrnazi Boojari" w:date="2019-01-07T09:47:00Z">
        <w:r w:rsidRPr="005A0AF7" w:rsidDel="006F7CCF">
          <w:rPr>
            <w:rtl/>
          </w:rPr>
          <w:delText xml:space="preserve"> ،</w:delText>
        </w:r>
      </w:del>
      <w:ins w:id="1121" w:author="Mehrnazi Boojari" w:date="2019-01-07T09:47:00Z">
        <w:r w:rsidR="006F7CCF">
          <w:rPr>
            <w:rtl/>
          </w:rPr>
          <w:t>،</w:t>
        </w:r>
      </w:ins>
      <w:r w:rsidRPr="005A0AF7">
        <w:rPr>
          <w:rtl/>
        </w:rPr>
        <w:t xml:space="preserve"> نظام اسلامی</w:t>
      </w:r>
      <w:del w:id="1122" w:author="Mehrnazi Boojari" w:date="2019-01-07T09:47:00Z">
        <w:r w:rsidRPr="005A0AF7" w:rsidDel="006F7CCF">
          <w:rPr>
            <w:rtl/>
          </w:rPr>
          <w:delText xml:space="preserve"> ،</w:delText>
        </w:r>
      </w:del>
      <w:ins w:id="1123" w:author="Mehrnazi Boojari" w:date="2019-01-07T09:47:00Z">
        <w:r w:rsidR="006F7CCF">
          <w:rPr>
            <w:rtl/>
          </w:rPr>
          <w:t>،</w:t>
        </w:r>
      </w:ins>
      <w:r w:rsidRPr="005A0AF7">
        <w:rPr>
          <w:rtl/>
        </w:rPr>
        <w:t xml:space="preserve"> دولت اسلامی</w:t>
      </w:r>
      <w:del w:id="1124" w:author="Mehrnazi Boojari" w:date="2019-01-07T09:47:00Z">
        <w:r w:rsidRPr="005A0AF7" w:rsidDel="006F7CCF">
          <w:rPr>
            <w:rtl/>
          </w:rPr>
          <w:delText xml:space="preserve"> ،</w:delText>
        </w:r>
      </w:del>
      <w:ins w:id="1125" w:author="Mehrnazi Boojari" w:date="2019-01-07T09:47:00Z">
        <w:r w:rsidR="006F7CCF">
          <w:rPr>
            <w:rtl/>
          </w:rPr>
          <w:t>،</w:t>
        </w:r>
      </w:ins>
      <w:r w:rsidRPr="005A0AF7">
        <w:rPr>
          <w:rtl/>
        </w:rPr>
        <w:t xml:space="preserve"> جامع</w:t>
      </w:r>
      <w:del w:id="1126" w:author="Mehrnazi Boojari" w:date="2019-01-07T22:49:00Z">
        <w:r w:rsidRPr="005A0AF7" w:rsidDel="00BF4CE5">
          <w:rPr>
            <w:rtl/>
          </w:rPr>
          <w:delText xml:space="preserve">ه‌ی </w:delText>
        </w:r>
      </w:del>
      <w:ins w:id="1127" w:author="Mehrnazi Boojari" w:date="2019-01-07T22:49:00Z">
        <w:r w:rsidR="00BF4CE5">
          <w:rPr>
            <w:rtl/>
          </w:rPr>
          <w:t xml:space="preserve">ۀ </w:t>
        </w:r>
      </w:ins>
      <w:r w:rsidRPr="005A0AF7">
        <w:rPr>
          <w:rtl/>
        </w:rPr>
        <w:t>اسلامی</w:t>
      </w:r>
      <w:del w:id="1128" w:author="Mehrnazi Boojari" w:date="2019-01-07T09:47:00Z">
        <w:r w:rsidRPr="005A0AF7" w:rsidDel="006F7CCF">
          <w:rPr>
            <w:rtl/>
          </w:rPr>
          <w:delText xml:space="preserve"> ،</w:delText>
        </w:r>
      </w:del>
      <w:ins w:id="1129" w:author="Mehrnazi Boojari" w:date="2019-01-07T09:47:00Z">
        <w:r w:rsidR="006F7CCF">
          <w:rPr>
            <w:rtl/>
          </w:rPr>
          <w:t>،</w:t>
        </w:r>
      </w:ins>
      <w:r w:rsidRPr="005A0AF7">
        <w:rPr>
          <w:rtl/>
        </w:rPr>
        <w:t xml:space="preserve"> </w:t>
      </w:r>
      <w:r w:rsidRPr="005A0AF7">
        <w:rPr>
          <w:rFonts w:hint="cs"/>
          <w:rtl/>
        </w:rPr>
        <w:t xml:space="preserve">تمدن </w:t>
      </w:r>
      <w:r w:rsidRPr="005A0AF7">
        <w:rPr>
          <w:rtl/>
        </w:rPr>
        <w:t>اسلامی</w:t>
      </w:r>
      <w:bookmarkEnd w:id="1111"/>
      <w:bookmarkEnd w:id="1112"/>
      <w:bookmarkEnd w:id="1113"/>
      <w:ins w:id="1130" w:author="Mehrnazi Boojari" w:date="2019-01-10T00:40:00Z">
        <w:r w:rsidR="00312BFD">
          <w:rPr>
            <w:rFonts w:hint="cs"/>
            <w:rtl/>
          </w:rPr>
          <w:t>)</w:t>
        </w:r>
      </w:ins>
    </w:p>
    <w:p w14:paraId="0762E6E3" w14:textId="77777777" w:rsidR="00B07651" w:rsidRPr="005A0AF7" w:rsidRDefault="00B07651" w:rsidP="003A07E5">
      <w:pPr>
        <w:bidi/>
        <w:ind w:firstLine="227"/>
        <w:jc w:val="both"/>
        <w:rPr>
          <w:rFonts w:ascii="B Lotus" w:eastAsia="Calibri" w:hAnsi="B Lotus" w:cs="B Lotus"/>
          <w:sz w:val="24"/>
          <w:szCs w:val="24"/>
          <w:rtl/>
        </w:rPr>
      </w:pPr>
      <w:r w:rsidRPr="005A0AF7">
        <w:rPr>
          <w:rFonts w:ascii="B Lotus" w:eastAsia="Calibri" w:hAnsi="B Lotus" w:cs="B Lotus" w:hint="cs"/>
          <w:sz w:val="24"/>
          <w:szCs w:val="24"/>
          <w:rtl/>
        </w:rPr>
        <w:t xml:space="preserve"> از این حرکت گام به گام</w:t>
      </w:r>
      <w:del w:id="1131" w:author="Mehrnazi Boojari" w:date="2019-01-07T09:57:00Z">
        <w:r w:rsidRPr="005A0AF7" w:rsidDel="00A31D6F">
          <w:rPr>
            <w:rFonts w:ascii="B Lotus" w:eastAsia="Calibri" w:hAnsi="B Lotus" w:cs="B Lotus" w:hint="cs"/>
            <w:sz w:val="24"/>
            <w:szCs w:val="24"/>
            <w:rtl/>
          </w:rPr>
          <w:delText xml:space="preserve">  </w:delText>
        </w:r>
      </w:del>
      <w:ins w:id="1132" w:author="Mehrnazi Boojari" w:date="2019-01-07T09:57:00Z">
        <w:r w:rsidR="00A31D6F">
          <w:rPr>
            <w:rFonts w:ascii="B Lotus" w:eastAsia="Calibri" w:hAnsi="B Lotus" w:cs="B Lotus" w:hint="cs"/>
            <w:sz w:val="24"/>
            <w:szCs w:val="24"/>
            <w:rtl/>
          </w:rPr>
          <w:t xml:space="preserve"> </w:t>
        </w:r>
      </w:ins>
      <w:del w:id="1133" w:author="Mehrnazi Boojari" w:date="2019-01-07T23:28:00Z">
        <w:r w:rsidRPr="005A0AF7" w:rsidDel="00FB0B67">
          <w:rPr>
            <w:rFonts w:ascii="B Lotus" w:eastAsia="Calibri" w:hAnsi="B Lotus" w:cs="B Lotus" w:hint="cs"/>
            <w:sz w:val="24"/>
            <w:szCs w:val="24"/>
            <w:rtl/>
          </w:rPr>
          <w:delText>به عنوان</w:delText>
        </w:r>
      </w:del>
      <w:ins w:id="1134" w:author="Mehrnazi Boojari" w:date="2019-01-07T23:28:00Z">
        <w:r w:rsidR="00FB0B67">
          <w:rPr>
            <w:rFonts w:ascii="B Lotus" w:eastAsia="Calibri" w:hAnsi="B Lotus" w:cs="B Lotus" w:hint="cs"/>
            <w:sz w:val="24"/>
            <w:szCs w:val="24"/>
            <w:rtl/>
          </w:rPr>
          <w:t>به‌مثابۀ</w:t>
        </w:r>
      </w:ins>
      <w:r w:rsidRPr="005A0AF7">
        <w:rPr>
          <w:rFonts w:ascii="B Lotus" w:eastAsia="Calibri" w:hAnsi="B Lotus" w:cs="B Lotus" w:hint="cs"/>
          <w:sz w:val="24"/>
          <w:szCs w:val="24"/>
          <w:rtl/>
        </w:rPr>
        <w:t xml:space="preserve"> </w:t>
      </w:r>
      <w:del w:id="1135" w:author="Mehrnazi Boojari" w:date="2019-01-07T22:48:00Z">
        <w:r w:rsidRPr="005A0AF7" w:rsidDel="00BF4CE5">
          <w:rPr>
            <w:rFonts w:ascii="B Lotus" w:eastAsia="Calibri" w:hAnsi="B Lotus" w:cs="B Lotus"/>
            <w:sz w:val="24"/>
            <w:szCs w:val="24"/>
            <w:rtl/>
          </w:rPr>
          <w:delText xml:space="preserve">زنجیره‌ی </w:delText>
        </w:r>
      </w:del>
      <w:ins w:id="1136" w:author="Mehrnazi Boojari" w:date="2019-01-07T22:48:00Z">
        <w:r w:rsidR="00BF4CE5" w:rsidRPr="005A0AF7">
          <w:rPr>
            <w:rFonts w:ascii="B Lotus" w:eastAsia="Calibri" w:hAnsi="B Lotus" w:cs="B Lotus"/>
            <w:sz w:val="24"/>
            <w:szCs w:val="24"/>
            <w:rtl/>
          </w:rPr>
          <w:t>زنجیر</w:t>
        </w:r>
        <w:r w:rsidR="00BF4CE5">
          <w:rPr>
            <w:rFonts w:ascii="B Lotus" w:eastAsia="Calibri" w:hAnsi="B Lotus" w:cs="B Lotus" w:hint="cs"/>
            <w:sz w:val="24"/>
            <w:szCs w:val="24"/>
            <w:rtl/>
          </w:rPr>
          <w:t>ۀ</w:t>
        </w:r>
        <w:r w:rsidR="00BF4CE5" w:rsidRPr="005A0AF7">
          <w:rPr>
            <w:rFonts w:ascii="B Lotus" w:eastAsia="Calibri" w:hAnsi="B Lotus" w:cs="B Lotus"/>
            <w:sz w:val="24"/>
            <w:szCs w:val="24"/>
            <w:rtl/>
          </w:rPr>
          <w:t xml:space="preserve"> </w:t>
        </w:r>
      </w:ins>
      <w:del w:id="1137" w:author="Mehrnazi Boojari" w:date="2019-01-07T22:48:00Z">
        <w:r w:rsidRPr="005A0AF7" w:rsidDel="00BF4CE5">
          <w:rPr>
            <w:rFonts w:ascii="B Lotus" w:eastAsia="Calibri" w:hAnsi="B Lotus" w:cs="B Lotus"/>
            <w:sz w:val="24"/>
            <w:szCs w:val="24"/>
            <w:rtl/>
          </w:rPr>
          <w:delText xml:space="preserve">پنج‌گانه‌ی </w:delText>
        </w:r>
      </w:del>
      <w:ins w:id="1138" w:author="Mehrnazi Boojari" w:date="2019-01-07T22:48:00Z">
        <w:r w:rsidR="00BF4CE5" w:rsidRPr="005A0AF7">
          <w:rPr>
            <w:rFonts w:ascii="B Lotus" w:eastAsia="Calibri" w:hAnsi="B Lotus" w:cs="B Lotus"/>
            <w:sz w:val="24"/>
            <w:szCs w:val="24"/>
            <w:rtl/>
          </w:rPr>
          <w:t>پنج‌گان</w:t>
        </w:r>
        <w:r w:rsidR="00BF4CE5">
          <w:rPr>
            <w:rFonts w:ascii="B Lotus" w:eastAsia="Calibri" w:hAnsi="B Lotus" w:cs="B Lotus" w:hint="cs"/>
            <w:sz w:val="24"/>
            <w:szCs w:val="24"/>
            <w:rtl/>
          </w:rPr>
          <w:t>ۀ</w:t>
        </w:r>
        <w:r w:rsidR="00BF4CE5" w:rsidRPr="005A0AF7">
          <w:rPr>
            <w:rFonts w:ascii="B Lotus" w:eastAsia="Calibri" w:hAnsi="B Lotus" w:cs="B Lotus"/>
            <w:sz w:val="24"/>
            <w:szCs w:val="24"/>
            <w:rtl/>
          </w:rPr>
          <w:t xml:space="preserve"> </w:t>
        </w:r>
      </w:ins>
      <w:r w:rsidRPr="005A0AF7">
        <w:rPr>
          <w:rFonts w:ascii="B Lotus" w:eastAsia="Calibri" w:hAnsi="B Lotus" w:cs="B Lotus"/>
          <w:sz w:val="24"/>
          <w:szCs w:val="24"/>
          <w:rtl/>
        </w:rPr>
        <w:t xml:space="preserve">تحقق اهداف </w:t>
      </w:r>
      <w:r w:rsidRPr="005A0AF7">
        <w:rPr>
          <w:rFonts w:ascii="B Lotus" w:eastAsia="Calibri" w:hAnsi="B Lotus" w:cs="B Lotus" w:hint="cs"/>
          <w:sz w:val="24"/>
          <w:szCs w:val="24"/>
          <w:rtl/>
        </w:rPr>
        <w:t>نام برده</w:t>
      </w:r>
      <w:del w:id="1139" w:author="Mehrnazi Boojari" w:date="2019-01-07T09:49:00Z">
        <w:r w:rsidRPr="005A0AF7" w:rsidDel="006F7CCF">
          <w:rPr>
            <w:rFonts w:ascii="B Lotus" w:eastAsia="Calibri" w:hAnsi="B Lotus" w:cs="B Lotus" w:hint="cs"/>
            <w:sz w:val="24"/>
            <w:szCs w:val="24"/>
            <w:rtl/>
          </w:rPr>
          <w:delText xml:space="preserve"> می </w:delText>
        </w:r>
      </w:del>
      <w:ins w:id="1140" w:author="Mehrnazi Boojari" w:date="2019-01-07T09:49:00Z">
        <w:r w:rsidR="006F7CCF">
          <w:rPr>
            <w:rFonts w:ascii="B Lotus" w:eastAsia="Calibri" w:hAnsi="B Lotus" w:cs="B Lotus" w:hint="cs"/>
            <w:sz w:val="24"/>
            <w:szCs w:val="24"/>
            <w:rtl/>
          </w:rPr>
          <w:t xml:space="preserve"> می‌</w:t>
        </w:r>
      </w:ins>
      <w:r w:rsidRPr="005A0AF7">
        <w:rPr>
          <w:rFonts w:ascii="B Lotus" w:eastAsia="Calibri" w:hAnsi="B Lotus" w:cs="B Lotus" w:hint="cs"/>
          <w:sz w:val="24"/>
          <w:szCs w:val="24"/>
          <w:rtl/>
        </w:rPr>
        <w:t xml:space="preserve">شود؛ </w:t>
      </w:r>
      <w:del w:id="1141" w:author="Mehrnazi Boojari" w:date="2019-01-10T00:41:00Z">
        <w:r w:rsidRPr="005A0AF7" w:rsidDel="003A07E5">
          <w:rPr>
            <w:rFonts w:ascii="B Lotus" w:eastAsia="Calibri" w:hAnsi="B Lotus" w:cs="B Lotus" w:hint="cs"/>
            <w:sz w:val="24"/>
            <w:szCs w:val="24"/>
            <w:rtl/>
          </w:rPr>
          <w:delText>"</w:delText>
        </w:r>
      </w:del>
      <w:ins w:id="1142" w:author="Mehrnazi Boojari" w:date="2019-01-10T00:41:00Z">
        <w:r w:rsidR="003A07E5">
          <w:rPr>
            <w:rFonts w:ascii="B Lotus" w:eastAsia="Calibri" w:hAnsi="B Lotus" w:cs="B Lotus" w:hint="cs"/>
            <w:sz w:val="24"/>
            <w:szCs w:val="24"/>
            <w:rtl/>
          </w:rPr>
          <w:t>«</w:t>
        </w:r>
      </w:ins>
      <w:r w:rsidRPr="005A0AF7">
        <w:rPr>
          <w:rFonts w:ascii="B Lotus" w:eastAsia="Calibri" w:hAnsi="B Lotus" w:cs="B Lotus"/>
          <w:sz w:val="24"/>
          <w:szCs w:val="24"/>
          <w:rtl/>
        </w:rPr>
        <w:t xml:space="preserve">یک </w:t>
      </w:r>
      <w:del w:id="1143" w:author="Mehrnazi Boojari" w:date="2019-01-07T22:48:00Z">
        <w:r w:rsidRPr="005A0AF7" w:rsidDel="00BF4CE5">
          <w:rPr>
            <w:rFonts w:ascii="B Lotus" w:eastAsia="Calibri" w:hAnsi="B Lotus" w:cs="B Lotus"/>
            <w:sz w:val="24"/>
            <w:szCs w:val="24"/>
            <w:rtl/>
          </w:rPr>
          <w:delText xml:space="preserve">زنجیره‌ی </w:delText>
        </w:r>
      </w:del>
      <w:ins w:id="1144" w:author="Mehrnazi Boojari" w:date="2019-01-07T22:48:00Z">
        <w:r w:rsidR="00BF4CE5" w:rsidRPr="005A0AF7">
          <w:rPr>
            <w:rFonts w:ascii="B Lotus" w:eastAsia="Calibri" w:hAnsi="B Lotus" w:cs="B Lotus"/>
            <w:sz w:val="24"/>
            <w:szCs w:val="24"/>
            <w:rtl/>
          </w:rPr>
          <w:t>زنجیر</w:t>
        </w:r>
        <w:r w:rsidR="00BF4CE5">
          <w:rPr>
            <w:rFonts w:ascii="B Lotus" w:eastAsia="Calibri" w:hAnsi="B Lotus" w:cs="B Lotus" w:hint="cs"/>
            <w:sz w:val="24"/>
            <w:szCs w:val="24"/>
            <w:rtl/>
          </w:rPr>
          <w:t>ۀ</w:t>
        </w:r>
        <w:r w:rsidR="00BF4CE5" w:rsidRPr="005A0AF7">
          <w:rPr>
            <w:rFonts w:ascii="B Lotus" w:eastAsia="Calibri" w:hAnsi="B Lotus" w:cs="B Lotus"/>
            <w:sz w:val="24"/>
            <w:szCs w:val="24"/>
            <w:rtl/>
          </w:rPr>
          <w:t xml:space="preserve"> </w:t>
        </w:r>
      </w:ins>
      <w:r w:rsidRPr="005A0AF7">
        <w:rPr>
          <w:rFonts w:ascii="B Lotus" w:eastAsia="Calibri" w:hAnsi="B Lotus" w:cs="B Lotus"/>
          <w:sz w:val="24"/>
          <w:szCs w:val="24"/>
          <w:rtl/>
        </w:rPr>
        <w:t xml:space="preserve">منطقی </w:t>
      </w:r>
      <w:r w:rsidRPr="005A0AF7">
        <w:rPr>
          <w:rFonts w:ascii="B Lotus" w:eastAsia="Calibri" w:hAnsi="B Lotus" w:cs="B Lotus" w:hint="cs"/>
          <w:sz w:val="24"/>
          <w:szCs w:val="24"/>
          <w:rtl/>
        </w:rPr>
        <w:t>که</w:t>
      </w:r>
      <w:r w:rsidRPr="005A0AF7">
        <w:rPr>
          <w:rFonts w:ascii="B Lotus" w:eastAsia="Calibri" w:hAnsi="B Lotus" w:cs="B Lotus"/>
          <w:sz w:val="24"/>
          <w:szCs w:val="24"/>
          <w:rtl/>
        </w:rPr>
        <w:t xml:space="preserve"> حلق</w:t>
      </w:r>
      <w:del w:id="1145" w:author="Mehrnazi Boojari" w:date="2019-01-07T22:49:00Z">
        <w:r w:rsidRPr="005A0AF7" w:rsidDel="00BF4CE5">
          <w:rPr>
            <w:rFonts w:ascii="B Lotus" w:eastAsia="Calibri" w:hAnsi="B Lotus" w:cs="B Lotus"/>
            <w:sz w:val="24"/>
            <w:szCs w:val="24"/>
            <w:rtl/>
          </w:rPr>
          <w:delText xml:space="preserve">ه‌ی </w:delText>
        </w:r>
      </w:del>
      <w:ins w:id="1146" w:author="Mehrnazi Boojari" w:date="2019-01-07T22:49:00Z">
        <w:r w:rsidR="00BF4CE5">
          <w:rPr>
            <w:rFonts w:ascii="B Lotus" w:eastAsia="Calibri" w:hAnsi="B Lotus" w:cs="B Lotus"/>
            <w:sz w:val="24"/>
            <w:szCs w:val="24"/>
            <w:rtl/>
          </w:rPr>
          <w:t xml:space="preserve">ۀ </w:t>
        </w:r>
      </w:ins>
      <w:r w:rsidRPr="005A0AF7">
        <w:rPr>
          <w:rFonts w:ascii="B Lotus" w:eastAsia="Calibri" w:hAnsi="B Lotus" w:cs="B Lotus"/>
          <w:sz w:val="24"/>
          <w:szCs w:val="24"/>
          <w:rtl/>
        </w:rPr>
        <w:t>اول</w:t>
      </w:r>
      <w:del w:id="1147" w:author="Mehrnazi Boojari" w:date="2019-01-10T00:42:00Z">
        <w:r w:rsidRPr="005A0AF7" w:rsidDel="003A07E5">
          <w:rPr>
            <w:rFonts w:ascii="B Lotus" w:eastAsia="Calibri" w:hAnsi="B Lotus" w:cs="B Lotus"/>
            <w:sz w:val="24"/>
            <w:szCs w:val="24"/>
            <w:rtl/>
          </w:rPr>
          <w:delText xml:space="preserve">، </w:delText>
        </w:r>
      </w:del>
      <w:ins w:id="1148" w:author="Mehrnazi Boojari" w:date="2019-01-10T00:42:00Z">
        <w:r w:rsidR="003A07E5">
          <w:rPr>
            <w:rFonts w:ascii="B Lotus" w:eastAsia="Calibri" w:hAnsi="B Lotus" w:cs="B Lotus" w:hint="cs"/>
            <w:sz w:val="24"/>
            <w:szCs w:val="24"/>
            <w:rtl/>
          </w:rPr>
          <w:t xml:space="preserve"> آن</w:t>
        </w:r>
        <w:r w:rsidR="003A07E5" w:rsidRPr="005A0AF7">
          <w:rPr>
            <w:rFonts w:ascii="B Lotus" w:eastAsia="Calibri" w:hAnsi="B Lotus" w:cs="B Lotus"/>
            <w:sz w:val="24"/>
            <w:szCs w:val="24"/>
            <w:rtl/>
          </w:rPr>
          <w:t xml:space="preserve"> </w:t>
        </w:r>
      </w:ins>
      <w:r w:rsidRPr="005A0AF7">
        <w:rPr>
          <w:rFonts w:ascii="B Lotus" w:eastAsia="Calibri" w:hAnsi="B Lotus" w:cs="B Lotus"/>
          <w:sz w:val="24"/>
          <w:szCs w:val="24"/>
          <w:rtl/>
        </w:rPr>
        <w:t>انقلاب اسلامی</w:t>
      </w:r>
      <w:del w:id="1149" w:author="Mehrnazi Boojari" w:date="2019-01-07T09:47:00Z">
        <w:r w:rsidRPr="005A0AF7" w:rsidDel="006F7CCF">
          <w:rPr>
            <w:rFonts w:ascii="B Lotus" w:eastAsia="Calibri" w:hAnsi="B Lotus" w:cs="B Lotus"/>
            <w:sz w:val="24"/>
            <w:szCs w:val="24"/>
            <w:rtl/>
          </w:rPr>
          <w:delText xml:space="preserve"> ،</w:delText>
        </w:r>
      </w:del>
      <w:ins w:id="1150" w:author="Mehrnazi Boojari" w:date="2019-01-07T09:47:00Z">
        <w:r w:rsidR="006F7CCF">
          <w:rPr>
            <w:rFonts w:ascii="B Lotus" w:eastAsia="Calibri" w:hAnsi="B Lotus" w:cs="B Lotus"/>
            <w:sz w:val="24"/>
            <w:szCs w:val="24"/>
            <w:rtl/>
          </w:rPr>
          <w:t>،</w:t>
        </w:r>
      </w:ins>
      <w:r w:rsidRPr="005A0AF7">
        <w:rPr>
          <w:rFonts w:ascii="B Lotus" w:eastAsia="Calibri" w:hAnsi="B Lotus" w:cs="B Lotus"/>
          <w:sz w:val="24"/>
          <w:szCs w:val="24"/>
          <w:rtl/>
        </w:rPr>
        <w:t xml:space="preserve"> </w:t>
      </w:r>
      <w:del w:id="1151" w:author="Mehrnazi Boojari" w:date="2019-01-10T00:42:00Z">
        <w:r w:rsidRPr="005A0AF7" w:rsidDel="003A07E5">
          <w:rPr>
            <w:rFonts w:ascii="B Lotus" w:eastAsia="Calibri" w:hAnsi="B Lotus" w:cs="B Lotus"/>
            <w:sz w:val="24"/>
            <w:szCs w:val="24"/>
            <w:rtl/>
          </w:rPr>
          <w:delText xml:space="preserve">بعد </w:delText>
        </w:r>
      </w:del>
      <w:ins w:id="1152" w:author="Mehrnazi Boojari" w:date="2019-01-10T00:42:00Z">
        <w:r w:rsidR="003A07E5">
          <w:rPr>
            <w:rFonts w:ascii="B Lotus" w:eastAsia="Calibri" w:hAnsi="B Lotus" w:cs="B Lotus" w:hint="cs"/>
            <w:sz w:val="24"/>
            <w:szCs w:val="24"/>
            <w:rtl/>
          </w:rPr>
          <w:t>دوم</w:t>
        </w:r>
        <w:r w:rsidR="003A07E5" w:rsidRPr="005A0AF7">
          <w:rPr>
            <w:rFonts w:ascii="B Lotus" w:eastAsia="Calibri" w:hAnsi="B Lotus" w:cs="B Lotus"/>
            <w:sz w:val="24"/>
            <w:szCs w:val="24"/>
            <w:rtl/>
          </w:rPr>
          <w:t xml:space="preserve"> </w:t>
        </w:r>
      </w:ins>
      <w:r w:rsidRPr="005A0AF7">
        <w:rPr>
          <w:rFonts w:ascii="B Lotus" w:eastAsia="Calibri" w:hAnsi="B Lotus" w:cs="B Lotus"/>
          <w:sz w:val="24"/>
          <w:szCs w:val="24"/>
          <w:rtl/>
        </w:rPr>
        <w:t>تشکیل نظام اسلامی</w:t>
      </w:r>
      <w:del w:id="1153" w:author="Mehrnazi Boojari" w:date="2019-01-07T09:47:00Z">
        <w:r w:rsidRPr="005A0AF7" w:rsidDel="006F7CCF">
          <w:rPr>
            <w:rFonts w:ascii="B Lotus" w:eastAsia="Calibri" w:hAnsi="B Lotus" w:cs="B Lotus"/>
            <w:sz w:val="24"/>
            <w:szCs w:val="24"/>
            <w:rtl/>
          </w:rPr>
          <w:delText xml:space="preserve"> ،</w:delText>
        </w:r>
      </w:del>
      <w:ins w:id="1154" w:author="Mehrnazi Boojari" w:date="2019-01-07T09:47:00Z">
        <w:r w:rsidR="006F7CCF">
          <w:rPr>
            <w:rFonts w:ascii="B Lotus" w:eastAsia="Calibri" w:hAnsi="B Lotus" w:cs="B Lotus"/>
            <w:sz w:val="24"/>
            <w:szCs w:val="24"/>
            <w:rtl/>
          </w:rPr>
          <w:t>،</w:t>
        </w:r>
      </w:ins>
      <w:r w:rsidRPr="005A0AF7">
        <w:rPr>
          <w:rFonts w:ascii="B Lotus" w:eastAsia="Calibri" w:hAnsi="B Lotus" w:cs="B Lotus"/>
          <w:sz w:val="24"/>
          <w:szCs w:val="24"/>
          <w:rtl/>
        </w:rPr>
        <w:t xml:space="preserve"> </w:t>
      </w:r>
      <w:del w:id="1155" w:author="Mehrnazi Boojari" w:date="2019-01-10T00:42:00Z">
        <w:r w:rsidRPr="005A0AF7" w:rsidDel="003A07E5">
          <w:rPr>
            <w:rFonts w:ascii="B Lotus" w:eastAsia="Calibri" w:hAnsi="B Lotus" w:cs="B Lotus"/>
            <w:sz w:val="24"/>
            <w:szCs w:val="24"/>
            <w:rtl/>
          </w:rPr>
          <w:delText xml:space="preserve">بعد </w:delText>
        </w:r>
      </w:del>
      <w:ins w:id="1156" w:author="Mehrnazi Boojari" w:date="2019-01-10T00:42:00Z">
        <w:r w:rsidR="003A07E5">
          <w:rPr>
            <w:rFonts w:ascii="B Lotus" w:eastAsia="Calibri" w:hAnsi="B Lotus" w:cs="B Lotus" w:hint="cs"/>
            <w:sz w:val="24"/>
            <w:szCs w:val="24"/>
            <w:rtl/>
          </w:rPr>
          <w:t>سوم</w:t>
        </w:r>
        <w:r w:rsidR="003A07E5" w:rsidRPr="005A0AF7">
          <w:rPr>
            <w:rFonts w:ascii="B Lotus" w:eastAsia="Calibri" w:hAnsi="B Lotus" w:cs="B Lotus"/>
            <w:sz w:val="24"/>
            <w:szCs w:val="24"/>
            <w:rtl/>
          </w:rPr>
          <w:t xml:space="preserve"> </w:t>
        </w:r>
      </w:ins>
      <w:r w:rsidRPr="005A0AF7">
        <w:rPr>
          <w:rFonts w:ascii="B Lotus" w:eastAsia="Calibri" w:hAnsi="B Lotus" w:cs="B Lotus"/>
          <w:sz w:val="24"/>
          <w:szCs w:val="24"/>
          <w:rtl/>
        </w:rPr>
        <w:t>تشکیل دولت اسلامی</w:t>
      </w:r>
      <w:del w:id="1157" w:author="Mehrnazi Boojari" w:date="2019-01-07T09:47:00Z">
        <w:r w:rsidRPr="005A0AF7" w:rsidDel="006F7CCF">
          <w:rPr>
            <w:rFonts w:ascii="B Lotus" w:eastAsia="Calibri" w:hAnsi="B Lotus" w:cs="B Lotus"/>
            <w:sz w:val="24"/>
            <w:szCs w:val="24"/>
            <w:rtl/>
          </w:rPr>
          <w:delText xml:space="preserve"> ،</w:delText>
        </w:r>
      </w:del>
      <w:ins w:id="1158" w:author="Mehrnazi Boojari" w:date="2019-01-07T09:47:00Z">
        <w:r w:rsidR="006F7CCF">
          <w:rPr>
            <w:rFonts w:ascii="B Lotus" w:eastAsia="Calibri" w:hAnsi="B Lotus" w:cs="B Lotus"/>
            <w:sz w:val="24"/>
            <w:szCs w:val="24"/>
            <w:rtl/>
          </w:rPr>
          <w:t>،</w:t>
        </w:r>
      </w:ins>
      <w:r w:rsidRPr="005A0AF7">
        <w:rPr>
          <w:rFonts w:ascii="B Lotus" w:eastAsia="Calibri" w:hAnsi="B Lotus" w:cs="B Lotus"/>
          <w:sz w:val="24"/>
          <w:szCs w:val="24"/>
          <w:rtl/>
        </w:rPr>
        <w:t xml:space="preserve"> </w:t>
      </w:r>
      <w:del w:id="1159" w:author="Mehrnazi Boojari" w:date="2019-01-10T00:42:00Z">
        <w:r w:rsidRPr="005A0AF7" w:rsidDel="003A07E5">
          <w:rPr>
            <w:rFonts w:ascii="B Lotus" w:eastAsia="Calibri" w:hAnsi="B Lotus" w:cs="B Lotus"/>
            <w:sz w:val="24"/>
            <w:szCs w:val="24"/>
            <w:rtl/>
          </w:rPr>
          <w:delText xml:space="preserve">بعد </w:delText>
        </w:r>
      </w:del>
      <w:ins w:id="1160" w:author="Mehrnazi Boojari" w:date="2019-01-10T00:42:00Z">
        <w:r w:rsidR="003A07E5">
          <w:rPr>
            <w:rFonts w:ascii="B Lotus" w:eastAsia="Calibri" w:hAnsi="B Lotus" w:cs="B Lotus" w:hint="cs"/>
            <w:sz w:val="24"/>
            <w:szCs w:val="24"/>
            <w:rtl/>
          </w:rPr>
          <w:t>چهارم</w:t>
        </w:r>
        <w:r w:rsidR="003A07E5" w:rsidRPr="005A0AF7">
          <w:rPr>
            <w:rFonts w:ascii="B Lotus" w:eastAsia="Calibri" w:hAnsi="B Lotus" w:cs="B Lotus"/>
            <w:sz w:val="24"/>
            <w:szCs w:val="24"/>
            <w:rtl/>
          </w:rPr>
          <w:t xml:space="preserve"> </w:t>
        </w:r>
      </w:ins>
      <w:r w:rsidRPr="005A0AF7">
        <w:rPr>
          <w:rFonts w:ascii="B Lotus" w:eastAsia="Calibri" w:hAnsi="B Lotus" w:cs="B Lotus"/>
          <w:sz w:val="24"/>
          <w:szCs w:val="24"/>
          <w:rtl/>
        </w:rPr>
        <w:t>تشکیل جامع</w:t>
      </w:r>
      <w:del w:id="1161" w:author="Mehrnazi Boojari" w:date="2019-01-07T22:49:00Z">
        <w:r w:rsidRPr="005A0AF7" w:rsidDel="00BF4CE5">
          <w:rPr>
            <w:rFonts w:ascii="B Lotus" w:eastAsia="Calibri" w:hAnsi="B Lotus" w:cs="B Lotus"/>
            <w:sz w:val="24"/>
            <w:szCs w:val="24"/>
            <w:rtl/>
          </w:rPr>
          <w:delText xml:space="preserve">ه‌ی </w:delText>
        </w:r>
      </w:del>
      <w:ins w:id="1162" w:author="Mehrnazi Boojari" w:date="2019-01-07T22:49:00Z">
        <w:r w:rsidR="00BF4CE5">
          <w:rPr>
            <w:rFonts w:ascii="B Lotus" w:eastAsia="Calibri" w:hAnsi="B Lotus" w:cs="B Lotus"/>
            <w:sz w:val="24"/>
            <w:szCs w:val="24"/>
            <w:rtl/>
          </w:rPr>
          <w:t xml:space="preserve">ۀ </w:t>
        </w:r>
      </w:ins>
      <w:r w:rsidRPr="005A0AF7">
        <w:rPr>
          <w:rFonts w:ascii="B Lotus" w:eastAsia="Calibri" w:hAnsi="B Lotus" w:cs="B Lotus"/>
          <w:sz w:val="24"/>
          <w:szCs w:val="24"/>
          <w:rtl/>
        </w:rPr>
        <w:t>اسلامی</w:t>
      </w:r>
      <w:del w:id="1163" w:author="Mehrnazi Boojari" w:date="2019-01-07T09:47:00Z">
        <w:r w:rsidRPr="005A0AF7" w:rsidDel="006F7CCF">
          <w:rPr>
            <w:rFonts w:ascii="B Lotus" w:eastAsia="Calibri" w:hAnsi="B Lotus" w:cs="B Lotus"/>
            <w:sz w:val="24"/>
            <w:szCs w:val="24"/>
            <w:rtl/>
          </w:rPr>
          <w:delText xml:space="preserve"> ،</w:delText>
        </w:r>
      </w:del>
      <w:ins w:id="1164" w:author="Mehrnazi Boojari" w:date="2019-01-07T09:47:00Z">
        <w:r w:rsidR="006F7CCF">
          <w:rPr>
            <w:rFonts w:ascii="B Lotus" w:eastAsia="Calibri" w:hAnsi="B Lotus" w:cs="B Lotus"/>
            <w:sz w:val="24"/>
            <w:szCs w:val="24"/>
            <w:rtl/>
          </w:rPr>
          <w:t>،</w:t>
        </w:r>
      </w:ins>
      <w:r w:rsidRPr="005A0AF7">
        <w:rPr>
          <w:rFonts w:ascii="B Lotus" w:eastAsia="Calibri" w:hAnsi="B Lotus" w:cs="B Lotus"/>
          <w:sz w:val="24"/>
          <w:szCs w:val="24"/>
          <w:rtl/>
        </w:rPr>
        <w:t xml:space="preserve"> </w:t>
      </w:r>
      <w:del w:id="1165" w:author="Mehrnazi Boojari" w:date="2019-01-10T00:42:00Z">
        <w:r w:rsidRPr="005A0AF7" w:rsidDel="003A07E5">
          <w:rPr>
            <w:rFonts w:ascii="B Lotus" w:eastAsia="Calibri" w:hAnsi="B Lotus" w:cs="B Lotus"/>
            <w:sz w:val="24"/>
            <w:szCs w:val="24"/>
            <w:rtl/>
          </w:rPr>
          <w:delText xml:space="preserve">بعد </w:delText>
        </w:r>
      </w:del>
      <w:ins w:id="1166" w:author="Mehrnazi Boojari" w:date="2019-01-10T00:42:00Z">
        <w:r w:rsidR="003A07E5">
          <w:rPr>
            <w:rFonts w:ascii="B Lotus" w:eastAsia="Calibri" w:hAnsi="B Lotus" w:cs="B Lotus" w:hint="cs"/>
            <w:sz w:val="24"/>
            <w:szCs w:val="24"/>
            <w:rtl/>
          </w:rPr>
          <w:t>پنجم</w:t>
        </w:r>
        <w:r w:rsidR="003A07E5" w:rsidRPr="005A0AF7">
          <w:rPr>
            <w:rFonts w:ascii="B Lotus" w:eastAsia="Calibri" w:hAnsi="B Lotus" w:cs="B Lotus"/>
            <w:sz w:val="24"/>
            <w:szCs w:val="24"/>
            <w:rtl/>
          </w:rPr>
          <w:t xml:space="preserve"> </w:t>
        </w:r>
      </w:ins>
      <w:r w:rsidRPr="005A0AF7">
        <w:rPr>
          <w:rFonts w:ascii="B Lotus" w:eastAsia="Calibri" w:hAnsi="B Lotus" w:cs="B Lotus"/>
          <w:sz w:val="24"/>
          <w:szCs w:val="24"/>
          <w:rtl/>
        </w:rPr>
        <w:t>تشکیل امت اسلامی</w:t>
      </w:r>
      <w:ins w:id="1167" w:author="Mehrnazi Boojari" w:date="2019-01-10T00:42:00Z">
        <w:r w:rsidR="003A07E5">
          <w:rPr>
            <w:rFonts w:ascii="B Lotus" w:eastAsia="Calibri" w:hAnsi="B Lotus" w:cs="B Lotus" w:hint="cs"/>
            <w:sz w:val="24"/>
            <w:szCs w:val="24"/>
            <w:rtl/>
          </w:rPr>
          <w:t xml:space="preserve"> </w:t>
        </w:r>
      </w:ins>
      <w:r w:rsidRPr="005A0AF7">
        <w:rPr>
          <w:rFonts w:ascii="B Lotus" w:eastAsia="Calibri" w:hAnsi="B Lotus" w:cs="B Lotus" w:hint="cs"/>
          <w:sz w:val="24"/>
          <w:szCs w:val="24"/>
          <w:rtl/>
        </w:rPr>
        <w:t>[تمدن اسلامی]</w:t>
      </w:r>
      <w:r w:rsidRPr="005A0AF7">
        <w:rPr>
          <w:rFonts w:ascii="B Lotus" w:eastAsia="Calibri" w:hAnsi="B Lotus" w:cs="B Lotus"/>
          <w:sz w:val="24"/>
          <w:szCs w:val="24"/>
          <w:rtl/>
        </w:rPr>
        <w:t xml:space="preserve"> است. این یک </w:t>
      </w:r>
      <w:del w:id="1168" w:author="Mehrnazi Boojari" w:date="2019-01-07T22:48:00Z">
        <w:r w:rsidRPr="005A0AF7" w:rsidDel="00BF4CE5">
          <w:rPr>
            <w:rFonts w:ascii="B Lotus" w:eastAsia="Calibri" w:hAnsi="B Lotus" w:cs="B Lotus"/>
            <w:sz w:val="24"/>
            <w:szCs w:val="24"/>
            <w:rtl/>
          </w:rPr>
          <w:delText xml:space="preserve">زنجیره‌ی </w:delText>
        </w:r>
      </w:del>
      <w:ins w:id="1169" w:author="Mehrnazi Boojari" w:date="2019-01-07T22:48:00Z">
        <w:r w:rsidR="00BF4CE5" w:rsidRPr="005A0AF7">
          <w:rPr>
            <w:rFonts w:ascii="B Lotus" w:eastAsia="Calibri" w:hAnsi="B Lotus" w:cs="B Lotus"/>
            <w:sz w:val="24"/>
            <w:szCs w:val="24"/>
            <w:rtl/>
          </w:rPr>
          <w:t>زنجیر</w:t>
        </w:r>
        <w:r w:rsidR="00BF4CE5">
          <w:rPr>
            <w:rFonts w:ascii="B Lotus" w:eastAsia="Calibri" w:hAnsi="B Lotus" w:cs="B Lotus" w:hint="cs"/>
            <w:sz w:val="24"/>
            <w:szCs w:val="24"/>
            <w:rtl/>
          </w:rPr>
          <w:t>ۀ</w:t>
        </w:r>
        <w:r w:rsidR="00BF4CE5" w:rsidRPr="005A0AF7">
          <w:rPr>
            <w:rFonts w:ascii="B Lotus" w:eastAsia="Calibri" w:hAnsi="B Lotus" w:cs="B Lotus"/>
            <w:sz w:val="24"/>
            <w:szCs w:val="24"/>
            <w:rtl/>
          </w:rPr>
          <w:t xml:space="preserve"> </w:t>
        </w:r>
      </w:ins>
      <w:r w:rsidRPr="005A0AF7">
        <w:rPr>
          <w:rFonts w:ascii="B Lotus" w:eastAsia="Calibri" w:hAnsi="B Lotus" w:cs="B Lotus"/>
          <w:sz w:val="24"/>
          <w:szCs w:val="24"/>
          <w:rtl/>
        </w:rPr>
        <w:t>مستمری است که به هم مرتبط است</w:t>
      </w:r>
      <w:ins w:id="1170" w:author="Mehrnazi Boojari" w:date="2019-01-10T00:41:00Z">
        <w:r w:rsidR="003A07E5">
          <w:rPr>
            <w:rFonts w:ascii="B Lotus" w:eastAsia="Calibri" w:hAnsi="B Lotus" w:cs="B Lotus" w:hint="cs"/>
            <w:sz w:val="24"/>
            <w:szCs w:val="24"/>
            <w:rtl/>
          </w:rPr>
          <w:t>»</w:t>
        </w:r>
      </w:ins>
      <w:del w:id="1171" w:author="Mehrnazi Boojari" w:date="2019-01-10T00:41:00Z">
        <w:r w:rsidRPr="005A0AF7" w:rsidDel="003A07E5">
          <w:rPr>
            <w:rFonts w:ascii="B Lotus" w:eastAsia="Calibri" w:hAnsi="B Lotus" w:cs="B Lotus" w:hint="cs"/>
            <w:sz w:val="24"/>
            <w:szCs w:val="24"/>
            <w:rtl/>
          </w:rPr>
          <w:delText>"</w:delText>
        </w:r>
      </w:del>
      <w:r w:rsidRPr="005A0AF7">
        <w:rPr>
          <w:rFonts w:ascii="B Lotus" w:eastAsia="Calibri" w:hAnsi="B Lotus" w:cs="B Lotus"/>
          <w:sz w:val="24"/>
          <w:szCs w:val="24"/>
          <w:vertAlign w:val="superscript"/>
          <w:rtl/>
        </w:rPr>
        <w:footnoteReference w:id="12"/>
      </w:r>
      <w:r w:rsidRPr="005A0AF7">
        <w:rPr>
          <w:rFonts w:ascii="B Lotus" w:eastAsia="Calibri" w:hAnsi="B Lotus" w:cs="B Lotus" w:hint="cs"/>
          <w:sz w:val="24"/>
          <w:szCs w:val="24"/>
          <w:rtl/>
        </w:rPr>
        <w:t>.</w:t>
      </w:r>
    </w:p>
    <w:p w14:paraId="7840359A" w14:textId="77777777" w:rsidR="00B07651" w:rsidRPr="005A0AF7" w:rsidRDefault="00B07651" w:rsidP="00184C12">
      <w:pPr>
        <w:pStyle w:val="Heading4"/>
        <w:rPr>
          <w:rtl/>
        </w:rPr>
      </w:pPr>
      <w:bookmarkStart w:id="1176" w:name="_Toc533259367"/>
      <w:bookmarkStart w:id="1177" w:name="_Toc533781153"/>
      <w:bookmarkStart w:id="1178" w:name="_Toc533782109"/>
      <w:r w:rsidRPr="005A0AF7">
        <w:rPr>
          <w:rFonts w:hint="cs"/>
          <w:rtl/>
        </w:rPr>
        <w:t>مرحله انقلاب اسلامی</w:t>
      </w:r>
      <w:del w:id="1179" w:author="Mehrnazi Boojari" w:date="2019-01-07T09:47:00Z">
        <w:r w:rsidRPr="005A0AF7" w:rsidDel="006F7CCF">
          <w:rPr>
            <w:rFonts w:hint="cs"/>
            <w:rtl/>
          </w:rPr>
          <w:delText xml:space="preserve"> ؛</w:delText>
        </w:r>
      </w:del>
      <w:ins w:id="1180" w:author="Mehrnazi Boojari" w:date="2019-01-07T09:47:00Z">
        <w:r w:rsidR="006F7CCF">
          <w:rPr>
            <w:rFonts w:hint="cs"/>
            <w:rtl/>
          </w:rPr>
          <w:t>؛</w:t>
        </w:r>
      </w:ins>
      <w:r w:rsidRPr="005A0AF7">
        <w:rPr>
          <w:rFonts w:hint="cs"/>
          <w:rtl/>
        </w:rPr>
        <w:t xml:space="preserve"> کسب اختیارات لازم جهت نظام</w:t>
      </w:r>
      <w:del w:id="1181" w:author="Mehrnazi Boojari" w:date="2019-01-07T09:52:00Z">
        <w:r w:rsidRPr="005A0AF7" w:rsidDel="006F7CCF">
          <w:rPr>
            <w:rFonts w:hint="cs"/>
            <w:rtl/>
          </w:rPr>
          <w:delText xml:space="preserve"> سازی </w:delText>
        </w:r>
      </w:del>
      <w:ins w:id="1182" w:author="Mehrnazi Boojari" w:date="2019-01-07T09:52:00Z">
        <w:r w:rsidR="006F7CCF">
          <w:rPr>
            <w:rFonts w:hint="cs"/>
            <w:rtl/>
          </w:rPr>
          <w:t xml:space="preserve">‌سازی </w:t>
        </w:r>
      </w:ins>
      <w:r w:rsidRPr="005A0AF7">
        <w:rPr>
          <w:rFonts w:hint="cs"/>
          <w:rtl/>
        </w:rPr>
        <w:t>اسلامی توسط فقیه شیعه</w:t>
      </w:r>
      <w:bookmarkEnd w:id="1176"/>
      <w:bookmarkEnd w:id="1177"/>
      <w:bookmarkEnd w:id="1178"/>
      <w:r w:rsidRPr="005A0AF7">
        <w:rPr>
          <w:rFonts w:hint="cs"/>
          <w:rtl/>
        </w:rPr>
        <w:t xml:space="preserve"> </w:t>
      </w:r>
    </w:p>
    <w:p w14:paraId="52555C6A" w14:textId="77777777" w:rsidR="00B07651" w:rsidRPr="00B07651" w:rsidRDefault="00B07651" w:rsidP="00A90460">
      <w:pPr>
        <w:bidi/>
        <w:ind w:firstLine="227"/>
        <w:jc w:val="both"/>
        <w:rPr>
          <w:rFonts w:ascii="B Lotus" w:eastAsia="Calibri" w:hAnsi="B Lotus" w:cs="B Lotus"/>
          <w:sz w:val="24"/>
          <w:szCs w:val="24"/>
          <w:rtl/>
          <w:lang w:bidi="fa-IR"/>
        </w:rPr>
      </w:pPr>
      <w:r w:rsidRPr="005A0AF7">
        <w:rPr>
          <w:rFonts w:ascii="B Lotus" w:eastAsia="Calibri" w:hAnsi="B Lotus" w:cs="B Lotus" w:hint="cs"/>
          <w:sz w:val="24"/>
          <w:szCs w:val="24"/>
          <w:rtl/>
        </w:rPr>
        <w:t>برای نظام</w:t>
      </w:r>
      <w:del w:id="1183" w:author="Mehrnazi Boojari" w:date="2019-01-07T09:52:00Z">
        <w:r w:rsidRPr="005A0AF7" w:rsidDel="006F7CCF">
          <w:rPr>
            <w:rFonts w:ascii="B Lotus" w:eastAsia="Calibri" w:hAnsi="B Lotus" w:cs="B Lotus" w:hint="cs"/>
            <w:sz w:val="24"/>
            <w:szCs w:val="24"/>
            <w:rtl/>
          </w:rPr>
          <w:delText xml:space="preserve"> سازی </w:delText>
        </w:r>
      </w:del>
      <w:ins w:id="1184" w:author="Mehrnazi Boojari" w:date="2019-01-07T09:52:00Z">
        <w:r w:rsidR="006F7CCF">
          <w:rPr>
            <w:rFonts w:ascii="B Lotus" w:eastAsia="Calibri" w:hAnsi="B Lotus" w:cs="B Lotus" w:hint="cs"/>
            <w:sz w:val="24"/>
            <w:szCs w:val="24"/>
            <w:rtl/>
          </w:rPr>
          <w:t xml:space="preserve">‌سازی </w:t>
        </w:r>
      </w:ins>
      <w:r w:rsidRPr="005A0AF7">
        <w:rPr>
          <w:rFonts w:ascii="B Lotus" w:eastAsia="Calibri" w:hAnsi="B Lotus" w:cs="B Lotus" w:hint="cs"/>
          <w:sz w:val="24"/>
          <w:szCs w:val="24"/>
          <w:rtl/>
        </w:rPr>
        <w:t>اسلامی ابتدا باید اختیارات لازم کسب شود تا بتواند همه شرایط لازم برای اجرای احکام اسلامی را</w:t>
      </w:r>
      <w:del w:id="1185" w:author="Mehrnazi Boojari" w:date="2019-01-07T10:51:00Z">
        <w:r w:rsidRPr="005A0AF7" w:rsidDel="006A1F1D">
          <w:rPr>
            <w:rFonts w:ascii="B Lotus" w:eastAsia="Calibri" w:hAnsi="B Lotus" w:cs="B Lotus" w:hint="cs"/>
            <w:sz w:val="24"/>
            <w:szCs w:val="24"/>
            <w:rtl/>
          </w:rPr>
          <w:delText xml:space="preserve"> تامین </w:delText>
        </w:r>
      </w:del>
      <w:ins w:id="1186" w:author="Mehrnazi Boojari" w:date="2019-01-07T10:51:00Z">
        <w:r w:rsidR="006A1F1D">
          <w:rPr>
            <w:rFonts w:ascii="B Lotus" w:eastAsia="Calibri" w:hAnsi="B Lotus" w:cs="B Lotus" w:hint="cs"/>
            <w:sz w:val="24"/>
            <w:szCs w:val="24"/>
            <w:rtl/>
          </w:rPr>
          <w:t xml:space="preserve"> تأمین </w:t>
        </w:r>
      </w:ins>
      <w:r w:rsidRPr="005A0AF7">
        <w:rPr>
          <w:rFonts w:ascii="B Lotus" w:eastAsia="Calibri" w:hAnsi="B Lotus" w:cs="B Lotus" w:hint="cs"/>
          <w:sz w:val="24"/>
          <w:szCs w:val="24"/>
          <w:rtl/>
        </w:rPr>
        <w:t xml:space="preserve">کند. </w:t>
      </w:r>
      <w:del w:id="1187" w:author="Mehrnazi Boojari" w:date="2019-01-07T22:48:00Z">
        <w:r w:rsidRPr="005A0AF7" w:rsidDel="00BF4CE5">
          <w:rPr>
            <w:rFonts w:ascii="B Lotus" w:eastAsia="Calibri" w:hAnsi="B Lotus" w:cs="B Lotus" w:hint="cs"/>
            <w:sz w:val="24"/>
            <w:szCs w:val="24"/>
            <w:rtl/>
          </w:rPr>
          <w:delText>"</w:delText>
        </w:r>
      </w:del>
      <w:ins w:id="1188" w:author="Mehrnazi Boojari" w:date="2019-01-07T22:48:00Z">
        <w:r w:rsidR="00BF4CE5">
          <w:rPr>
            <w:rFonts w:ascii="B Lotus" w:eastAsia="Calibri" w:hAnsi="B Lotus" w:cs="B Lotus" w:hint="cs"/>
            <w:sz w:val="24"/>
            <w:szCs w:val="24"/>
            <w:rtl/>
          </w:rPr>
          <w:t>«</w:t>
        </w:r>
      </w:ins>
      <w:r w:rsidRPr="005A0AF7">
        <w:rPr>
          <w:rFonts w:ascii="B Lotus" w:eastAsia="Calibri" w:hAnsi="B Lotus" w:cs="B Lotus" w:hint="cs"/>
          <w:sz w:val="24"/>
          <w:szCs w:val="24"/>
          <w:rtl/>
        </w:rPr>
        <w:t xml:space="preserve">مرحله </w:t>
      </w:r>
      <w:r w:rsidRPr="005A0AF7">
        <w:rPr>
          <w:rFonts w:ascii="B Lotus" w:eastAsia="Calibri" w:hAnsi="B Lotus" w:cs="B Lotus"/>
          <w:sz w:val="24"/>
          <w:szCs w:val="24"/>
          <w:rtl/>
        </w:rPr>
        <w:t>انقلاب اسلامی</w:t>
      </w:r>
      <w:ins w:id="1189" w:author="Mehrnazi Boojari" w:date="2019-01-10T00:43:00Z">
        <w:r w:rsidR="00B564D8">
          <w:rPr>
            <w:rFonts w:ascii="B Lotus" w:eastAsia="Calibri" w:hAnsi="B Lotus" w:cs="B Nazanin" w:hint="cs"/>
            <w:sz w:val="24"/>
            <w:szCs w:val="24"/>
            <w:rtl/>
          </w:rPr>
          <w:t>‌</w:t>
        </w:r>
      </w:ins>
      <w:del w:id="1190" w:author="Mehrnazi Boojari" w:date="2019-01-10T00:43:00Z">
        <w:r w:rsidRPr="005A0AF7" w:rsidDel="00B564D8">
          <w:rPr>
            <w:rFonts w:ascii="B Lotus" w:eastAsia="Calibri" w:hAnsi="B Lotus" w:cs="B Lotus"/>
            <w:sz w:val="24"/>
            <w:szCs w:val="24"/>
            <w:rtl/>
          </w:rPr>
          <w:delText>،</w:delText>
        </w:r>
      </w:del>
      <w:r w:rsidRPr="005A0AF7">
        <w:rPr>
          <w:rFonts w:ascii="B Lotus" w:eastAsia="Calibri" w:hAnsi="B Lotus" w:cs="B Lotus"/>
          <w:sz w:val="24"/>
          <w:szCs w:val="24"/>
          <w:rtl/>
        </w:rPr>
        <w:t xml:space="preserve"> یعنی همان حرکت </w:t>
      </w:r>
      <w:del w:id="1191" w:author="Mehrnazi Boojari" w:date="2019-01-10T00:45:00Z">
        <w:r w:rsidRPr="005A0AF7" w:rsidDel="00A90460">
          <w:rPr>
            <w:rFonts w:ascii="B Lotus" w:eastAsia="Calibri" w:hAnsi="B Lotus" w:cs="B Lotus"/>
            <w:sz w:val="24"/>
            <w:szCs w:val="24"/>
            <w:rtl/>
          </w:rPr>
          <w:delText xml:space="preserve">انقلابی </w:delText>
        </w:r>
      </w:del>
      <w:r w:rsidRPr="005A0AF7">
        <w:rPr>
          <w:rFonts w:ascii="B Lotus" w:eastAsia="Calibri" w:hAnsi="B Lotus" w:cs="B Lotus"/>
          <w:sz w:val="24"/>
          <w:szCs w:val="24"/>
          <w:rtl/>
        </w:rPr>
        <w:t xml:space="preserve">و جنبش انقلابی که نظام مرتجع </w:t>
      </w:r>
      <w:del w:id="1192" w:author="Mehrnazi Boojari" w:date="2019-01-10T00:43:00Z">
        <w:r w:rsidRPr="005A0AF7" w:rsidDel="00B564D8">
          <w:rPr>
            <w:rFonts w:ascii="B Lotus" w:eastAsia="Calibri" w:hAnsi="B Lotus" w:cs="B Lotus"/>
            <w:sz w:val="24"/>
            <w:szCs w:val="24"/>
            <w:rtl/>
          </w:rPr>
          <w:delText>را، نظام</w:delText>
        </w:r>
      </w:del>
      <w:ins w:id="1193" w:author="Mehrnazi Boojari" w:date="2019-01-10T00:43:00Z">
        <w:r w:rsidR="00B564D8">
          <w:rPr>
            <w:rFonts w:ascii="B Lotus" w:eastAsia="Calibri" w:hAnsi="B Lotus" w:cs="B Lotus" w:hint="cs"/>
            <w:sz w:val="24"/>
            <w:szCs w:val="24"/>
            <w:rtl/>
          </w:rPr>
          <w:t>و</w:t>
        </w:r>
      </w:ins>
      <w:r w:rsidRPr="005A0AF7">
        <w:rPr>
          <w:rFonts w:ascii="B Lotus" w:eastAsia="Calibri" w:hAnsi="B Lotus" w:cs="B Lotus"/>
          <w:sz w:val="24"/>
          <w:szCs w:val="24"/>
          <w:rtl/>
        </w:rPr>
        <w:t xml:space="preserve"> قدیمی </w:t>
      </w:r>
      <w:del w:id="1194" w:author="Mehrnazi Boojari" w:date="2019-01-10T00:43:00Z">
        <w:r w:rsidRPr="005A0AF7" w:rsidDel="00B564D8">
          <w:rPr>
            <w:rFonts w:ascii="B Lotus" w:eastAsia="Calibri" w:hAnsi="B Lotus" w:cs="B Lotus"/>
            <w:sz w:val="24"/>
            <w:szCs w:val="24"/>
            <w:rtl/>
          </w:rPr>
          <w:delText xml:space="preserve">را، نظام </w:delText>
        </w:r>
      </w:del>
      <w:ins w:id="1195" w:author="Mehrnazi Boojari" w:date="2019-01-10T00:43:00Z">
        <w:r w:rsidR="00B564D8">
          <w:rPr>
            <w:rFonts w:ascii="B Lotus" w:eastAsia="Calibri" w:hAnsi="B Lotus" w:cs="B Lotus" w:hint="cs"/>
            <w:sz w:val="24"/>
            <w:szCs w:val="24"/>
            <w:rtl/>
          </w:rPr>
          <w:t xml:space="preserve">و </w:t>
        </w:r>
      </w:ins>
      <w:r w:rsidRPr="005A0AF7">
        <w:rPr>
          <w:rFonts w:ascii="B Lotus" w:eastAsia="Calibri" w:hAnsi="B Lotus" w:cs="B Lotus"/>
          <w:sz w:val="24"/>
          <w:szCs w:val="24"/>
          <w:rtl/>
        </w:rPr>
        <w:t xml:space="preserve">وابسته و فاسد را سرنگون </w:t>
      </w:r>
      <w:del w:id="1196" w:author="Mehrnazi Boojari" w:date="2019-01-07T10:52:00Z">
        <w:r w:rsidRPr="005A0AF7" w:rsidDel="006A1F1D">
          <w:rPr>
            <w:rFonts w:ascii="B Lotus" w:eastAsia="Calibri" w:hAnsi="B Lotus" w:cs="B Lotus"/>
            <w:sz w:val="24"/>
            <w:szCs w:val="24"/>
            <w:rtl/>
          </w:rPr>
          <w:delText>میکند</w:delText>
        </w:r>
      </w:del>
      <w:ins w:id="1197"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r w:rsidRPr="005A0AF7">
        <w:rPr>
          <w:rFonts w:ascii="B Lotus" w:eastAsia="Calibri" w:hAnsi="B Lotus" w:cs="B Lotus"/>
          <w:sz w:val="24"/>
          <w:szCs w:val="24"/>
          <w:rtl/>
        </w:rPr>
        <w:t xml:space="preserve"> و زمینه را برای ایجاد نظ</w:t>
      </w:r>
      <w:r w:rsidRPr="00B07651">
        <w:rPr>
          <w:rFonts w:ascii="B Lotus" w:eastAsia="Calibri" w:hAnsi="B Lotus" w:cs="B Lotus"/>
          <w:sz w:val="24"/>
          <w:szCs w:val="24"/>
          <w:rtl/>
        </w:rPr>
        <w:t xml:space="preserve">ام جدید آماده </w:t>
      </w:r>
      <w:del w:id="1198" w:author="Mehrnazi Boojari" w:date="2019-01-07T10:52:00Z">
        <w:r w:rsidRPr="00B07651" w:rsidDel="006A1F1D">
          <w:rPr>
            <w:rFonts w:ascii="B Lotus" w:eastAsia="Calibri" w:hAnsi="B Lotus" w:cs="B Lotus"/>
            <w:sz w:val="24"/>
            <w:szCs w:val="24"/>
            <w:rtl/>
          </w:rPr>
          <w:delText>میک</w:delText>
        </w:r>
        <w:r w:rsidRPr="00B07651" w:rsidDel="006A1F1D">
          <w:rPr>
            <w:rFonts w:ascii="B Lotus" w:eastAsia="Calibri" w:hAnsi="B Lotus" w:cs="B Lotus" w:hint="cs"/>
            <w:sz w:val="24"/>
            <w:szCs w:val="24"/>
            <w:rtl/>
          </w:rPr>
          <w:delText>ند</w:delText>
        </w:r>
      </w:del>
      <w:ins w:id="1199"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ins w:id="1200" w:author="Mehrnazi Boojari" w:date="2019-01-07T22:48:00Z">
        <w:r w:rsidR="00BF4CE5">
          <w:rPr>
            <w:rFonts w:ascii="B Lotus" w:eastAsia="Calibri" w:hAnsi="B Lotus" w:cs="B Lotus" w:hint="cs"/>
            <w:sz w:val="24"/>
            <w:szCs w:val="24"/>
            <w:rtl/>
          </w:rPr>
          <w:t>»</w:t>
        </w:r>
      </w:ins>
      <w:del w:id="1201" w:author="Mehrnazi Boojari" w:date="2019-01-07T22:48:00Z">
        <w:r w:rsidRPr="00B07651" w:rsidDel="00BF4CE5">
          <w:rPr>
            <w:rFonts w:ascii="B Lotus" w:eastAsia="Calibri" w:hAnsi="B Lotus" w:cs="B Lotus" w:hint="cs"/>
            <w:sz w:val="24"/>
            <w:szCs w:val="24"/>
            <w:rtl/>
          </w:rPr>
          <w:delText>"</w:delText>
        </w:r>
      </w:del>
      <w:r w:rsidRPr="00B07651">
        <w:rPr>
          <w:rFonts w:ascii="B Lotus" w:eastAsia="Calibri" w:hAnsi="B Lotus" w:cs="B Lotus"/>
          <w:sz w:val="24"/>
          <w:szCs w:val="24"/>
          <w:vertAlign w:val="superscript"/>
          <w:rtl/>
        </w:rPr>
        <w:footnoteReference w:id="13"/>
      </w:r>
      <w:del w:id="1205" w:author="Mehrnazi Boojari" w:date="2019-01-07T09:53:00Z">
        <w:r w:rsidRPr="00B07651" w:rsidDel="006F7CCF">
          <w:rPr>
            <w:rFonts w:ascii="B Lotus" w:eastAsia="Calibri" w:hAnsi="B Lotus" w:cs="B Lotus" w:hint="cs"/>
            <w:sz w:val="24"/>
            <w:szCs w:val="24"/>
            <w:rtl/>
          </w:rPr>
          <w:delText xml:space="preserve"> . </w:delText>
        </w:r>
      </w:del>
      <w:del w:id="1206" w:author="Mehrnazi Boojari" w:date="2019-01-07T11:04:00Z">
        <w:r w:rsidRPr="00B07651" w:rsidDel="00DB081F">
          <w:rPr>
            <w:rFonts w:ascii="B Lotus" w:eastAsia="Calibri" w:hAnsi="B Lotus" w:cs="B Lotus" w:hint="cs"/>
            <w:sz w:val="24"/>
            <w:szCs w:val="24"/>
            <w:rtl/>
            <w:lang w:bidi="fa-IR"/>
          </w:rPr>
          <w:delText xml:space="preserve">لذا </w:delText>
        </w:r>
      </w:del>
      <w:ins w:id="1207" w:author="Mehrnazi Boojari" w:date="2019-01-07T11:04:00Z">
        <w:r w:rsidR="00DB081F">
          <w:rPr>
            <w:rFonts w:ascii="B Lotus" w:eastAsia="Calibri" w:hAnsi="B Lotus" w:cs="B Lotus" w:hint="cs"/>
            <w:sz w:val="24"/>
            <w:szCs w:val="24"/>
            <w:rtl/>
          </w:rPr>
          <w:t xml:space="preserve">. لذا، </w:t>
        </w:r>
      </w:ins>
      <w:del w:id="1208" w:author="Mehrnazi Boojari" w:date="2019-01-10T00:46:00Z">
        <w:r w:rsidRPr="00B07651" w:rsidDel="00A90460">
          <w:rPr>
            <w:rFonts w:ascii="B Lotus" w:eastAsia="Calibri" w:hAnsi="B Lotus" w:cs="B Lotus" w:hint="cs"/>
            <w:sz w:val="24"/>
            <w:szCs w:val="24"/>
            <w:rtl/>
            <w:lang w:bidi="fa-IR"/>
          </w:rPr>
          <w:delText xml:space="preserve">در </w:delText>
        </w:r>
      </w:del>
      <w:r w:rsidRPr="00B07651">
        <w:rPr>
          <w:rFonts w:ascii="B Lotus" w:eastAsia="Calibri" w:hAnsi="B Lotus" w:cs="B Lotus" w:hint="cs"/>
          <w:sz w:val="24"/>
          <w:szCs w:val="24"/>
          <w:rtl/>
          <w:lang w:bidi="fa-IR"/>
        </w:rPr>
        <w:t xml:space="preserve">حلقه اول این زنجیره </w:t>
      </w:r>
      <w:del w:id="1209" w:author="Mehrnazi Boojari" w:date="2019-01-07T23:28:00Z">
        <w:r w:rsidRPr="00B07651" w:rsidDel="00FB0B67">
          <w:rPr>
            <w:rFonts w:ascii="B Lotus" w:eastAsia="Calibri" w:hAnsi="B Lotus" w:cs="B Lotus" w:hint="cs"/>
            <w:sz w:val="24"/>
            <w:szCs w:val="24"/>
            <w:rtl/>
            <w:lang w:bidi="fa-IR"/>
          </w:rPr>
          <w:delText>به عنوان</w:delText>
        </w:r>
      </w:del>
      <w:ins w:id="1210" w:author="Mehrnazi Boojari" w:date="2019-01-07T23:28:00Z">
        <w:r w:rsidR="00FB0B67">
          <w:rPr>
            <w:rFonts w:ascii="B Lotus" w:eastAsia="Calibri" w:hAnsi="B Lotus" w:cs="B Lotus" w:hint="cs"/>
            <w:sz w:val="24"/>
            <w:szCs w:val="24"/>
            <w:rtl/>
            <w:lang w:bidi="fa-IR"/>
          </w:rPr>
          <w:t>به‌مثابۀ</w:t>
        </w:r>
      </w:ins>
      <w:r w:rsidRPr="00B07651">
        <w:rPr>
          <w:rFonts w:ascii="B Lotus" w:eastAsia="Calibri" w:hAnsi="B Lotus" w:cs="B Lotus" w:hint="cs"/>
          <w:sz w:val="24"/>
          <w:szCs w:val="24"/>
          <w:rtl/>
          <w:lang w:bidi="fa-IR"/>
        </w:rPr>
        <w:t xml:space="preserve"> انقلاب اسلامی در سال</w:t>
      </w:r>
      <w:ins w:id="1211" w:author="Mehrnazi Boojari" w:date="2019-01-10T00:45:00Z">
        <w:r w:rsidR="00A90460">
          <w:rPr>
            <w:rFonts w:ascii="B Lotus" w:eastAsia="Calibri" w:hAnsi="B Lotus" w:cs="Times New Roman" w:hint="eastAsia"/>
            <w:sz w:val="24"/>
            <w:szCs w:val="24"/>
            <w:rtl/>
            <w:lang w:bidi="fa-IR"/>
          </w:rPr>
          <w:t> </w:t>
        </w:r>
      </w:ins>
      <w:r w:rsidRPr="00B07651">
        <w:rPr>
          <w:rFonts w:ascii="B Lotus" w:eastAsia="Calibri" w:hAnsi="B Lotus" w:cs="B Lotus" w:hint="cs"/>
          <w:sz w:val="24"/>
          <w:szCs w:val="24"/>
          <w:rtl/>
          <w:lang w:bidi="fa-IR"/>
        </w:rPr>
        <w:t>1357 محقق شد</w:t>
      </w:r>
      <w:del w:id="1212" w:author="Mehrnazi Boojari" w:date="2019-01-10T00:46:00Z">
        <w:r w:rsidRPr="00B07651" w:rsidDel="00A90460">
          <w:rPr>
            <w:rFonts w:ascii="B Lotus" w:eastAsia="Calibri" w:hAnsi="B Lotus" w:cs="B Lotus" w:hint="cs"/>
            <w:sz w:val="24"/>
            <w:szCs w:val="24"/>
            <w:rtl/>
            <w:lang w:bidi="fa-IR"/>
          </w:rPr>
          <w:delText>ه</w:delText>
        </w:r>
      </w:del>
      <w:r w:rsidRPr="00B07651">
        <w:rPr>
          <w:rFonts w:ascii="B Lotus" w:eastAsia="Calibri" w:hAnsi="B Lotus" w:cs="B Lotus" w:hint="cs"/>
          <w:sz w:val="24"/>
          <w:szCs w:val="24"/>
          <w:rtl/>
          <w:lang w:bidi="fa-IR"/>
        </w:rPr>
        <w:t xml:space="preserve"> و اختیارات اجتماعی و حکومتی برای تحقق مبنای انقلاب از </w:t>
      </w:r>
      <w:del w:id="1213" w:author="Mehrnazi Boojari" w:date="2019-01-10T00:46:00Z">
        <w:r w:rsidRPr="00B07651" w:rsidDel="00A90460">
          <w:rPr>
            <w:rFonts w:ascii="B Lotus" w:eastAsia="Calibri" w:hAnsi="B Lotus" w:cs="B Lotus" w:hint="cs"/>
            <w:sz w:val="24"/>
            <w:szCs w:val="24"/>
            <w:rtl/>
            <w:lang w:bidi="fa-IR"/>
          </w:rPr>
          <w:delText xml:space="preserve">غیرمعتقدین </w:delText>
        </w:r>
      </w:del>
      <w:ins w:id="1214" w:author="Mehrnazi Boojari" w:date="2019-01-10T00:46:00Z">
        <w:r w:rsidR="00A90460" w:rsidRPr="00B07651">
          <w:rPr>
            <w:rFonts w:ascii="B Lotus" w:eastAsia="Calibri" w:hAnsi="B Lotus" w:cs="B Lotus" w:hint="cs"/>
            <w:sz w:val="24"/>
            <w:szCs w:val="24"/>
            <w:rtl/>
            <w:lang w:bidi="fa-IR"/>
          </w:rPr>
          <w:t>غیرمعتقد</w:t>
        </w:r>
        <w:r w:rsidR="00A90460">
          <w:rPr>
            <w:rFonts w:ascii="B Lotus" w:eastAsia="Calibri" w:hAnsi="B Lotus" w:cs="B Lotus" w:hint="cs"/>
            <w:sz w:val="24"/>
            <w:szCs w:val="24"/>
            <w:rtl/>
            <w:lang w:bidi="fa-IR"/>
          </w:rPr>
          <w:t>ا</w:t>
        </w:r>
        <w:r w:rsidR="00A90460" w:rsidRPr="00B07651">
          <w:rPr>
            <w:rFonts w:ascii="B Lotus" w:eastAsia="Calibri" w:hAnsi="B Lotus" w:cs="B Lotus" w:hint="cs"/>
            <w:sz w:val="24"/>
            <w:szCs w:val="24"/>
            <w:rtl/>
            <w:lang w:bidi="fa-IR"/>
          </w:rPr>
          <w:t xml:space="preserve">ن </w:t>
        </w:r>
      </w:ins>
      <w:r w:rsidRPr="00B07651">
        <w:rPr>
          <w:rFonts w:ascii="B Lotus" w:eastAsia="Calibri" w:hAnsi="B Lotus" w:cs="B Lotus" w:hint="cs"/>
          <w:sz w:val="24"/>
          <w:szCs w:val="24"/>
          <w:rtl/>
          <w:lang w:bidi="fa-IR"/>
        </w:rPr>
        <w:t xml:space="preserve">به اسلام گرفته شد و در اختیار </w:t>
      </w:r>
      <w:del w:id="1215" w:author="Mehrnazi Boojari" w:date="2019-01-10T00:46:00Z">
        <w:r w:rsidRPr="00B07651" w:rsidDel="00A90460">
          <w:rPr>
            <w:rFonts w:ascii="B Lotus" w:eastAsia="Calibri" w:hAnsi="B Lotus" w:cs="B Lotus" w:hint="cs"/>
            <w:sz w:val="24"/>
            <w:szCs w:val="24"/>
            <w:rtl/>
            <w:lang w:bidi="fa-IR"/>
          </w:rPr>
          <w:delText xml:space="preserve">معتقدین </w:delText>
        </w:r>
      </w:del>
      <w:ins w:id="1216" w:author="Mehrnazi Boojari" w:date="2019-01-10T00:46:00Z">
        <w:r w:rsidR="00A90460" w:rsidRPr="00B07651">
          <w:rPr>
            <w:rFonts w:ascii="B Lotus" w:eastAsia="Calibri" w:hAnsi="B Lotus" w:cs="B Lotus" w:hint="cs"/>
            <w:sz w:val="24"/>
            <w:szCs w:val="24"/>
            <w:rtl/>
            <w:lang w:bidi="fa-IR"/>
          </w:rPr>
          <w:t>معتقد</w:t>
        </w:r>
        <w:r w:rsidR="00A90460">
          <w:rPr>
            <w:rFonts w:ascii="B Lotus" w:eastAsia="Calibri" w:hAnsi="B Lotus" w:cs="B Lotus" w:hint="cs"/>
            <w:sz w:val="24"/>
            <w:szCs w:val="24"/>
            <w:rtl/>
            <w:lang w:bidi="fa-IR"/>
          </w:rPr>
          <w:t>ا</w:t>
        </w:r>
        <w:r w:rsidR="00A90460" w:rsidRPr="00B07651">
          <w:rPr>
            <w:rFonts w:ascii="B Lotus" w:eastAsia="Calibri" w:hAnsi="B Lotus" w:cs="B Lotus" w:hint="cs"/>
            <w:sz w:val="24"/>
            <w:szCs w:val="24"/>
            <w:rtl/>
            <w:lang w:bidi="fa-IR"/>
          </w:rPr>
          <w:t xml:space="preserve">ن </w:t>
        </w:r>
      </w:ins>
      <w:r w:rsidRPr="00B07651">
        <w:rPr>
          <w:rFonts w:ascii="B Lotus" w:eastAsia="Calibri" w:hAnsi="B Lotus" w:cs="B Lotus" w:hint="cs"/>
          <w:sz w:val="24"/>
          <w:szCs w:val="24"/>
          <w:rtl/>
          <w:lang w:bidi="fa-IR"/>
        </w:rPr>
        <w:t xml:space="preserve">به اسلام ناب قرار گرفت. </w:t>
      </w:r>
    </w:p>
    <w:p w14:paraId="2FC737EF" w14:textId="77777777" w:rsidR="00B07651" w:rsidRPr="00B07651" w:rsidRDefault="00B07651" w:rsidP="003B6E94">
      <w:pPr>
        <w:pStyle w:val="Heading4"/>
        <w:rPr>
          <w:rtl/>
        </w:rPr>
      </w:pPr>
      <w:bookmarkStart w:id="1217" w:name="_Toc533259368"/>
      <w:bookmarkStart w:id="1218" w:name="_Toc533781154"/>
      <w:bookmarkStart w:id="1219" w:name="_Toc533782110"/>
      <w:r w:rsidRPr="00B07651">
        <w:rPr>
          <w:rFonts w:hint="cs"/>
          <w:rtl/>
        </w:rPr>
        <w:t>مرحله نظام اسلامی</w:t>
      </w:r>
      <w:del w:id="1220" w:author="Mehrnazi Boojari" w:date="2019-01-07T09:47:00Z">
        <w:r w:rsidRPr="00B07651" w:rsidDel="006F7CCF">
          <w:rPr>
            <w:rFonts w:hint="cs"/>
            <w:rtl/>
          </w:rPr>
          <w:delText xml:space="preserve"> ؛</w:delText>
        </w:r>
      </w:del>
      <w:ins w:id="1221" w:author="Mehrnazi Boojari" w:date="2019-01-07T09:47:00Z">
        <w:r w:rsidR="006F7CCF">
          <w:rPr>
            <w:rFonts w:hint="cs"/>
            <w:rtl/>
          </w:rPr>
          <w:t>؛</w:t>
        </w:r>
      </w:ins>
      <w:r w:rsidRPr="00B07651">
        <w:rPr>
          <w:rFonts w:hint="cs"/>
          <w:rtl/>
        </w:rPr>
        <w:t xml:space="preserve"> هویت</w:t>
      </w:r>
      <w:ins w:id="1222" w:author="Mehrnazi Boojari" w:date="2019-01-10T00:51:00Z">
        <w:r w:rsidR="003B6E94">
          <w:rPr>
            <w:rFonts w:hint="cs"/>
            <w:rtl/>
          </w:rPr>
          <w:t>‌</w:t>
        </w:r>
      </w:ins>
      <w:del w:id="1223" w:author="Mehrnazi Boojari" w:date="2019-01-10T00:51:00Z">
        <w:r w:rsidRPr="00B07651" w:rsidDel="003B6E94">
          <w:rPr>
            <w:rFonts w:hint="cs"/>
            <w:rtl/>
          </w:rPr>
          <w:delText xml:space="preserve"> </w:delText>
        </w:r>
      </w:del>
      <w:r w:rsidRPr="00B07651">
        <w:rPr>
          <w:rFonts w:hint="cs"/>
          <w:rtl/>
        </w:rPr>
        <w:t>بخشیدن به انقلاب اسلامی با تعریف مردم</w:t>
      </w:r>
      <w:ins w:id="1224" w:author="Mehrnazi Boojari" w:date="2019-01-10T00:52:00Z">
        <w:r w:rsidR="003B6E94">
          <w:rPr>
            <w:rFonts w:hint="cs"/>
            <w:rtl/>
          </w:rPr>
          <w:t>‌</w:t>
        </w:r>
      </w:ins>
      <w:del w:id="1225" w:author="Mehrnazi Boojari" w:date="2019-01-10T00:52:00Z">
        <w:r w:rsidRPr="00B07651" w:rsidDel="003B6E94">
          <w:rPr>
            <w:rFonts w:hint="cs"/>
            <w:rtl/>
          </w:rPr>
          <w:delText xml:space="preserve"> </w:delText>
        </w:r>
      </w:del>
      <w:r w:rsidRPr="00B07651">
        <w:rPr>
          <w:rFonts w:hint="cs"/>
          <w:rtl/>
        </w:rPr>
        <w:t>سالاری دینی در حاکمیت و قانون اساسی</w:t>
      </w:r>
      <w:bookmarkEnd w:id="1217"/>
      <w:bookmarkEnd w:id="1218"/>
      <w:bookmarkEnd w:id="1219"/>
    </w:p>
    <w:p w14:paraId="08B9951C" w14:textId="77777777" w:rsidR="00B07651" w:rsidRPr="00B07651" w:rsidRDefault="00B07651" w:rsidP="003B6E94">
      <w:pPr>
        <w:bidi/>
        <w:ind w:firstLine="227"/>
        <w:jc w:val="both"/>
        <w:rPr>
          <w:rFonts w:ascii="B Lotus" w:eastAsia="Calibri" w:hAnsi="B Lotus" w:cs="B Lotus"/>
          <w:sz w:val="24"/>
          <w:szCs w:val="24"/>
          <w:rtl/>
        </w:rPr>
      </w:pPr>
      <w:r w:rsidRPr="00B07651">
        <w:rPr>
          <w:rFonts w:ascii="B Lotus" w:eastAsia="Calibri" w:hAnsi="B Lotus" w:cs="B Lotus" w:hint="cs"/>
          <w:sz w:val="24"/>
          <w:szCs w:val="24"/>
          <w:rtl/>
          <w:lang w:bidi="fa-IR"/>
        </w:rPr>
        <w:t>مهمترین موضوع در ابتدای هر انقلابی</w:t>
      </w:r>
      <w:ins w:id="1226" w:author="Mehrnazi Boojari" w:date="2019-01-10T00:52:00Z">
        <w:r w:rsidR="003B6E94">
          <w:rPr>
            <w:rFonts w:ascii="B Lotus" w:eastAsia="Calibri" w:hAnsi="B Lotus" w:cs="B Nazanin" w:hint="cs"/>
            <w:sz w:val="24"/>
            <w:szCs w:val="24"/>
            <w:rtl/>
            <w:lang w:bidi="fa-IR"/>
          </w:rPr>
          <w:t>‌</w:t>
        </w:r>
      </w:ins>
      <w:del w:id="1227" w:author="Mehrnazi Boojari" w:date="2019-01-10T00:52:00Z">
        <w:r w:rsidRPr="00B07651" w:rsidDel="003B6E94">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چگونگی هویت</w:t>
      </w:r>
      <w:ins w:id="1228" w:author="Mehrnazi Boojari" w:date="2019-01-07T22:48:00Z">
        <w:r w:rsidR="00BF4CE5">
          <w:rPr>
            <w:rFonts w:ascii="B Lotus" w:eastAsia="Calibri" w:hAnsi="B Lotus" w:cs="B Nazanin" w:hint="cs"/>
            <w:sz w:val="24"/>
            <w:szCs w:val="24"/>
            <w:rtl/>
            <w:lang w:bidi="fa-IR"/>
          </w:rPr>
          <w:t>‌</w:t>
        </w:r>
      </w:ins>
      <w:del w:id="1229" w:author="Mehrnazi Boojari" w:date="2019-01-07T22:48:00Z">
        <w:r w:rsidRPr="00B07651" w:rsidDel="00BF4CE5">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بخشیدن و تثبیت آن نظام است</w:t>
      </w:r>
      <w:r w:rsidR="00BE7AD6">
        <w:rPr>
          <w:rStyle w:val="FootnoteReference"/>
          <w:rFonts w:ascii="B Lotus" w:eastAsia="Calibri" w:hAnsi="B Lotus" w:cs="B Lotus"/>
          <w:sz w:val="24"/>
          <w:szCs w:val="24"/>
          <w:rtl/>
          <w:lang w:bidi="fa-IR"/>
        </w:rPr>
        <w:footnoteReference w:id="14"/>
      </w:r>
      <w:r w:rsidRPr="00B07651">
        <w:rPr>
          <w:rFonts w:ascii="B Lotus" w:eastAsia="Calibri" w:hAnsi="B Lotus" w:cs="B Lotus" w:hint="cs"/>
          <w:sz w:val="24"/>
          <w:szCs w:val="24"/>
          <w:rtl/>
          <w:lang w:bidi="fa-IR"/>
        </w:rPr>
        <w:t xml:space="preserve">. </w:t>
      </w:r>
      <w:r w:rsidRPr="00B07651">
        <w:rPr>
          <w:rFonts w:ascii="B Lotus" w:eastAsia="Calibri" w:hAnsi="B Lotus" w:cs="B Lotus"/>
          <w:sz w:val="24"/>
          <w:szCs w:val="24"/>
          <w:rtl/>
        </w:rPr>
        <w:t xml:space="preserve">يعنى </w:t>
      </w:r>
      <w:del w:id="1236" w:author="Mehrnazi Boojari" w:date="2019-01-07T22:47:00Z">
        <w:r w:rsidRPr="00B07651" w:rsidDel="00BF4CE5">
          <w:rPr>
            <w:rFonts w:ascii="B Lotus" w:eastAsia="Calibri" w:hAnsi="B Lotus" w:cs="B Lotus" w:hint="cs"/>
            <w:sz w:val="24"/>
            <w:szCs w:val="24"/>
            <w:rtl/>
          </w:rPr>
          <w:delText>"</w:delText>
        </w:r>
      </w:del>
      <w:ins w:id="1237" w:author="Mehrnazi Boojari" w:date="2019-01-07T22:47:00Z">
        <w:r w:rsidR="00BF4CE5">
          <w:rPr>
            <w:rFonts w:ascii="B Lotus" w:eastAsia="Calibri" w:hAnsi="B Lotus" w:cs="B Lotus" w:hint="cs"/>
            <w:sz w:val="24"/>
            <w:szCs w:val="24"/>
            <w:rtl/>
          </w:rPr>
          <w:t>«</w:t>
        </w:r>
      </w:ins>
      <w:r w:rsidRPr="00B07651">
        <w:rPr>
          <w:rFonts w:ascii="B Lotus" w:eastAsia="Calibri" w:hAnsi="B Lotus" w:cs="B Lotus"/>
          <w:sz w:val="24"/>
          <w:szCs w:val="24"/>
          <w:rtl/>
        </w:rPr>
        <w:t>منبع تقنين و معيار و ملاك اجرا و اركان تصميم‏</w:t>
      </w:r>
      <w:ins w:id="1238" w:author="Mehrnazi Boojari" w:date="2019-01-07T22:48:00Z">
        <w:r w:rsidR="00BF4CE5">
          <w:rPr>
            <w:rFonts w:ascii="B Lotus" w:eastAsia="Calibri" w:hAnsi="B Lotus" w:cs="B Nazanin" w:hint="cs"/>
            <w:sz w:val="24"/>
            <w:szCs w:val="24"/>
            <w:rtl/>
          </w:rPr>
          <w:t>‌</w:t>
        </w:r>
      </w:ins>
      <w:del w:id="1239" w:author="Mehrnazi Boojari" w:date="2019-01-07T22:48:00Z">
        <w:r w:rsidRPr="00B07651" w:rsidDel="00BF4CE5">
          <w:rPr>
            <w:rFonts w:ascii="B Lotus" w:eastAsia="Calibri" w:hAnsi="B Lotus" w:cs="B Lotus"/>
            <w:sz w:val="24"/>
            <w:szCs w:val="24"/>
            <w:rtl/>
          </w:rPr>
          <w:delText xml:space="preserve"> </w:delText>
        </w:r>
      </w:del>
      <w:r w:rsidRPr="00B07651">
        <w:rPr>
          <w:rFonts w:ascii="B Lotus" w:eastAsia="Calibri" w:hAnsi="B Lotus" w:cs="B Lotus"/>
          <w:sz w:val="24"/>
          <w:szCs w:val="24"/>
          <w:rtl/>
        </w:rPr>
        <w:t>گيرى در كشور معلوم</w:t>
      </w:r>
      <w:r w:rsidRPr="00B07651">
        <w:rPr>
          <w:rFonts w:ascii="B Lotus" w:eastAsia="Calibri" w:hAnsi="B Lotus" w:cs="B Lotus" w:hint="cs"/>
          <w:sz w:val="24"/>
          <w:szCs w:val="24"/>
          <w:rtl/>
          <w:lang w:bidi="fa-IR"/>
        </w:rPr>
        <w:t xml:space="preserve"> شود</w:t>
      </w:r>
      <w:ins w:id="1240" w:author="Mehrnazi Boojari" w:date="2019-01-10T00:52:00Z">
        <w:r w:rsidR="003B6E94">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در این مرحله</w:t>
      </w:r>
      <w:ins w:id="1241" w:author="Mehrnazi Boojari" w:date="2019-01-10T00:52:00Z">
        <w:r w:rsidR="003B6E94">
          <w:rPr>
            <w:rFonts w:ascii="B Lotus" w:eastAsia="Calibri" w:hAnsi="B Lotus" w:cs="B Lotus" w:hint="cs"/>
            <w:sz w:val="24"/>
            <w:szCs w:val="24"/>
            <w:rtl/>
            <w:lang w:bidi="fa-IR"/>
          </w:rPr>
          <w:t>،</w:t>
        </w:r>
      </w:ins>
      <w:r w:rsidRPr="00B07651">
        <w:rPr>
          <w:rFonts w:ascii="B Lotus" w:eastAsia="Calibri" w:hAnsi="B Lotus" w:cs="B Lotus"/>
          <w:sz w:val="24"/>
          <w:szCs w:val="24"/>
          <w:rtl/>
        </w:rPr>
        <w:t xml:space="preserve"> اركان حكومت</w:t>
      </w:r>
      <w:del w:id="1242" w:author="Mehrnazi Boojari" w:date="2019-01-10T00:52:00Z">
        <w:r w:rsidRPr="00B07651" w:rsidDel="003B6E94">
          <w:rPr>
            <w:rFonts w:ascii="B Lotus" w:eastAsia="Calibri" w:hAnsi="B Lotus" w:cs="B Lotus"/>
            <w:sz w:val="24"/>
            <w:szCs w:val="24"/>
            <w:rtl/>
          </w:rPr>
          <w:delText xml:space="preserve">- </w:delText>
        </w:r>
      </w:del>
      <w:ins w:id="1243" w:author="Mehrnazi Boojari" w:date="2019-01-10T00:52:00Z">
        <w:r w:rsidR="003B6E94">
          <w:rPr>
            <w:rFonts w:ascii="B Lotus" w:eastAsia="Calibri" w:hAnsi="B Lotus" w:cs="B Lotus" w:hint="cs"/>
            <w:sz w:val="24"/>
            <w:szCs w:val="24"/>
            <w:rtl/>
          </w:rPr>
          <w:t xml:space="preserve"> (</w:t>
        </w:r>
      </w:ins>
      <w:r w:rsidRPr="00B07651">
        <w:rPr>
          <w:rFonts w:ascii="B Lotus" w:eastAsia="Calibri" w:hAnsi="B Lotus" w:cs="B Lotus"/>
          <w:sz w:val="24"/>
          <w:szCs w:val="24"/>
          <w:rtl/>
        </w:rPr>
        <w:t>قو</w:t>
      </w:r>
      <w:del w:id="1244" w:author="Mehrnazi Boojari" w:date="2019-01-07T22:47:00Z">
        <w:r w:rsidRPr="00B07651" w:rsidDel="00BF4CE5">
          <w:rPr>
            <w:rFonts w:ascii="B Lotus" w:eastAsia="Calibri" w:hAnsi="B Lotus" w:cs="B Lotus"/>
            <w:sz w:val="24"/>
            <w:szCs w:val="24"/>
            <w:rtl/>
          </w:rPr>
          <w:delText>ه ‏ى</w:delText>
        </w:r>
      </w:del>
      <w:ins w:id="1245" w:author="Mehrnazi Boojari" w:date="2019-01-07T22:47:00Z">
        <w:r w:rsidR="00BF4CE5">
          <w:rPr>
            <w:rFonts w:ascii="B Lotus" w:eastAsia="Calibri" w:hAnsi="B Lotus" w:cs="B Lotus" w:hint="cs"/>
            <w:sz w:val="24"/>
            <w:szCs w:val="24"/>
            <w:rtl/>
          </w:rPr>
          <w:t>ۀ</w:t>
        </w:r>
      </w:ins>
      <w:r w:rsidRPr="00B07651">
        <w:rPr>
          <w:rFonts w:ascii="B Lotus" w:eastAsia="Calibri" w:hAnsi="B Lotus" w:cs="B Lotus"/>
          <w:sz w:val="24"/>
          <w:szCs w:val="24"/>
          <w:rtl/>
        </w:rPr>
        <w:t xml:space="preserve"> مجريه، قو</w:t>
      </w:r>
      <w:del w:id="1246" w:author="Mehrnazi Boojari" w:date="2019-01-07T22:47:00Z">
        <w:r w:rsidRPr="00B07651" w:rsidDel="00BF4CE5">
          <w:rPr>
            <w:rFonts w:ascii="B Lotus" w:eastAsia="Calibri" w:hAnsi="B Lotus" w:cs="B Lotus"/>
            <w:sz w:val="24"/>
            <w:szCs w:val="24"/>
            <w:rtl/>
          </w:rPr>
          <w:delText>ه‏ى</w:delText>
        </w:r>
      </w:del>
      <w:ins w:id="1247" w:author="Mehrnazi Boojari" w:date="2019-01-07T22:47:00Z">
        <w:r w:rsidR="00BF4CE5">
          <w:rPr>
            <w:rFonts w:ascii="B Lotus" w:eastAsia="Calibri" w:hAnsi="B Lotus" w:cs="B Lotus" w:hint="cs"/>
            <w:sz w:val="24"/>
            <w:szCs w:val="24"/>
            <w:rtl/>
          </w:rPr>
          <w:t>ۀ</w:t>
        </w:r>
      </w:ins>
      <w:r w:rsidRPr="00B07651">
        <w:rPr>
          <w:rFonts w:ascii="B Lotus" w:eastAsia="Calibri" w:hAnsi="B Lotus" w:cs="B Lotus"/>
          <w:sz w:val="24"/>
          <w:szCs w:val="24"/>
          <w:rtl/>
        </w:rPr>
        <w:t xml:space="preserve"> مقننه، رهبرى، قو</w:t>
      </w:r>
      <w:del w:id="1248" w:author="Mehrnazi Boojari" w:date="2019-01-10T00:53:00Z">
        <w:r w:rsidRPr="00B07651" w:rsidDel="003B6E94">
          <w:rPr>
            <w:rFonts w:ascii="B Lotus" w:eastAsia="Calibri" w:hAnsi="B Lotus" w:cs="B Lotus"/>
            <w:sz w:val="24"/>
            <w:szCs w:val="24"/>
            <w:rtl/>
          </w:rPr>
          <w:delText xml:space="preserve">ه‏ى </w:delText>
        </w:r>
      </w:del>
      <w:ins w:id="1249" w:author="Mehrnazi Boojari" w:date="2019-01-10T00:53:00Z">
        <w:r w:rsidR="003B6E94">
          <w:rPr>
            <w:rFonts w:ascii="B Lotus" w:eastAsia="Calibri" w:hAnsi="B Lotus" w:cs="B Lotus" w:hint="cs"/>
            <w:sz w:val="24"/>
            <w:szCs w:val="24"/>
            <w:rtl/>
          </w:rPr>
          <w:t>ۀ</w:t>
        </w:r>
        <w:r w:rsidR="003B6E94">
          <w:rPr>
            <w:rFonts w:ascii="B Lotus" w:eastAsia="Calibri" w:hAnsi="B Lotus" w:cs="Times New Roman" w:hint="eastAsia"/>
            <w:sz w:val="24"/>
            <w:szCs w:val="24"/>
            <w:rtl/>
          </w:rPr>
          <w:t> </w:t>
        </w:r>
      </w:ins>
      <w:r w:rsidRPr="00B07651">
        <w:rPr>
          <w:rFonts w:ascii="B Lotus" w:eastAsia="Calibri" w:hAnsi="B Lotus" w:cs="B Lotus"/>
          <w:sz w:val="24"/>
          <w:szCs w:val="24"/>
          <w:rtl/>
        </w:rPr>
        <w:t>قضاييه و ديگر اركان</w:t>
      </w:r>
      <w:del w:id="1250" w:author="Mehrnazi Boojari" w:date="2019-01-10T00:52:00Z">
        <w:r w:rsidRPr="00B07651" w:rsidDel="003B6E94">
          <w:rPr>
            <w:rFonts w:ascii="B Lotus" w:eastAsia="Calibri" w:hAnsi="B Lotus" w:cs="B Lotus"/>
            <w:sz w:val="24"/>
            <w:szCs w:val="24"/>
            <w:rtl/>
          </w:rPr>
          <w:delText xml:space="preserve">- </w:delText>
        </w:r>
      </w:del>
      <w:ins w:id="1251" w:author="Mehrnazi Boojari" w:date="2019-01-10T00:52:00Z">
        <w:r w:rsidR="003B6E94">
          <w:rPr>
            <w:rFonts w:ascii="B Lotus" w:eastAsia="Calibri" w:hAnsi="B Lotus" w:cs="B Lotus" w:hint="cs"/>
            <w:sz w:val="24"/>
            <w:szCs w:val="24"/>
            <w:rtl/>
          </w:rPr>
          <w:t>)</w:t>
        </w:r>
        <w:r w:rsidR="003B6E94" w:rsidRPr="00B07651">
          <w:rPr>
            <w:rFonts w:ascii="B Lotus" w:eastAsia="Calibri" w:hAnsi="B Lotus" w:cs="B Lotus"/>
            <w:sz w:val="24"/>
            <w:szCs w:val="24"/>
            <w:rtl/>
          </w:rPr>
          <w:t xml:space="preserve"> </w:t>
        </w:r>
      </w:ins>
      <w:r w:rsidRPr="00B07651">
        <w:rPr>
          <w:rFonts w:ascii="B Lotus" w:eastAsia="Calibri" w:hAnsi="B Lotus" w:cs="B Lotus"/>
          <w:sz w:val="24"/>
          <w:szCs w:val="24"/>
          <w:rtl/>
        </w:rPr>
        <w:t>چيده شد و قانون اساسى هم</w:t>
      </w:r>
      <w:del w:id="1252" w:author="Mehrnazi Boojari" w:date="2019-01-10T00:52:00Z">
        <w:r w:rsidRPr="00B07651" w:rsidDel="003B6E94">
          <w:rPr>
            <w:rFonts w:ascii="B Lotus" w:eastAsia="Calibri" w:hAnsi="B Lotus" w:cs="B Lotus"/>
            <w:sz w:val="24"/>
            <w:szCs w:val="24"/>
            <w:rtl/>
          </w:rPr>
          <w:delText xml:space="preserve">ه‏ ى </w:delText>
        </w:r>
      </w:del>
      <w:ins w:id="1253" w:author="Mehrnazi Boojari" w:date="2019-01-10T00:52:00Z">
        <w:r w:rsidR="003B6E94">
          <w:rPr>
            <w:rFonts w:ascii="B Lotus" w:eastAsia="Calibri" w:hAnsi="B Lotus" w:cs="B Lotus" w:hint="cs"/>
            <w:sz w:val="24"/>
            <w:szCs w:val="24"/>
            <w:rtl/>
          </w:rPr>
          <w:t xml:space="preserve">ۀ </w:t>
        </w:r>
      </w:ins>
      <w:r w:rsidRPr="00B07651">
        <w:rPr>
          <w:rFonts w:ascii="B Lotus" w:eastAsia="Calibri" w:hAnsi="B Lotus" w:cs="B Lotus"/>
          <w:sz w:val="24"/>
          <w:szCs w:val="24"/>
          <w:rtl/>
        </w:rPr>
        <w:t>اين</w:t>
      </w:r>
      <w:ins w:id="1254" w:author="Mehrnazi Boojari" w:date="2019-01-10T00:52:00Z">
        <w:r w:rsidR="003B6E94">
          <w:rPr>
            <w:rFonts w:ascii="B Lotus" w:eastAsia="Calibri" w:hAnsi="B Lotus" w:cs="B Nazanin" w:hint="cs"/>
            <w:sz w:val="24"/>
            <w:szCs w:val="24"/>
            <w:rtl/>
          </w:rPr>
          <w:t>‌</w:t>
        </w:r>
      </w:ins>
      <w:r w:rsidRPr="00B07651">
        <w:rPr>
          <w:rFonts w:ascii="B Lotus" w:eastAsia="Calibri" w:hAnsi="B Lotus" w:cs="B Lotus"/>
          <w:sz w:val="24"/>
          <w:szCs w:val="24"/>
          <w:rtl/>
        </w:rPr>
        <w:t>ها را تثبيت كرد؛ لذا</w:t>
      </w:r>
      <w:r w:rsidRPr="00B07651">
        <w:rPr>
          <w:rFonts w:ascii="Cambria" w:eastAsia="Calibri" w:hAnsi="Cambria" w:cs="Cambria" w:hint="cs"/>
          <w:sz w:val="24"/>
          <w:szCs w:val="24"/>
          <w:rtl/>
        </w:rPr>
        <w:t> </w:t>
      </w:r>
      <w:r w:rsidRPr="003B6E94">
        <w:rPr>
          <w:rFonts w:ascii="B Lotus" w:eastAsia="Calibri" w:hAnsi="B Lotus" w:cs="B Lotus"/>
          <w:sz w:val="24"/>
          <w:szCs w:val="24"/>
          <w:rtl/>
          <w:rPrChange w:id="1255" w:author="Mehrnazi Boojari" w:date="2019-01-10T00:52:00Z">
            <w:rPr>
              <w:rFonts w:ascii="B Lotus" w:eastAsia="Calibri" w:hAnsi="B Lotus" w:cs="B Lotus"/>
              <w:b/>
              <w:bCs/>
              <w:sz w:val="24"/>
              <w:szCs w:val="24"/>
              <w:rtl/>
            </w:rPr>
          </w:rPrChange>
        </w:rPr>
        <w:t>پايه</w:t>
      </w:r>
      <w:ins w:id="1256" w:author="Mehrnazi Boojari" w:date="2019-01-07T22:47:00Z">
        <w:r w:rsidR="00BF4CE5" w:rsidRPr="003B6E94">
          <w:rPr>
            <w:rFonts w:ascii="B Lotus" w:eastAsia="Calibri" w:hAnsi="B Lotus" w:cs="B Nazanin" w:hint="cs"/>
            <w:sz w:val="24"/>
            <w:szCs w:val="24"/>
            <w:rPrChange w:id="1257" w:author="Mehrnazi Boojari" w:date="2019-01-10T00:52:00Z">
              <w:rPr>
                <w:rFonts w:ascii="B Lotus" w:eastAsia="Calibri" w:hAnsi="B Lotus" w:cs="B Nazanin" w:hint="cs"/>
                <w:b/>
                <w:bCs/>
                <w:sz w:val="24"/>
                <w:szCs w:val="24"/>
              </w:rPr>
            </w:rPrChange>
          </w:rPr>
          <w:t>‌</w:t>
        </w:r>
      </w:ins>
      <w:del w:id="1258" w:author="Mehrnazi Boojari" w:date="2019-01-07T22:47:00Z">
        <w:r w:rsidRPr="003B6E94" w:rsidDel="00BF4CE5">
          <w:rPr>
            <w:rFonts w:ascii="B Lotus" w:eastAsia="Calibri" w:hAnsi="B Lotus" w:cs="B Lotus"/>
            <w:sz w:val="24"/>
            <w:szCs w:val="24"/>
            <w:rtl/>
            <w:rPrChange w:id="1259" w:author="Mehrnazi Boojari" w:date="2019-01-10T00:52:00Z">
              <w:rPr>
                <w:rFonts w:ascii="B Lotus" w:eastAsia="Calibri" w:hAnsi="B Lotus" w:cs="B Lotus"/>
                <w:b/>
                <w:bCs/>
                <w:sz w:val="24"/>
                <w:szCs w:val="24"/>
                <w:rtl/>
              </w:rPr>
            </w:rPrChange>
          </w:rPr>
          <w:delText xml:space="preserve">‏ </w:delText>
        </w:r>
      </w:del>
      <w:r w:rsidRPr="003B6E94">
        <w:rPr>
          <w:rFonts w:ascii="B Lotus" w:eastAsia="Calibri" w:hAnsi="B Lotus" w:cs="B Lotus"/>
          <w:sz w:val="24"/>
          <w:szCs w:val="24"/>
          <w:rtl/>
          <w:rPrChange w:id="1260" w:author="Mehrnazi Boojari" w:date="2019-01-10T00:52:00Z">
            <w:rPr>
              <w:rFonts w:ascii="B Lotus" w:eastAsia="Calibri" w:hAnsi="B Lotus" w:cs="B Lotus"/>
              <w:b/>
              <w:bCs/>
              <w:sz w:val="24"/>
              <w:szCs w:val="24"/>
              <w:rtl/>
            </w:rPr>
          </w:rPrChange>
        </w:rPr>
        <w:t>گذارى‏</w:t>
      </w:r>
      <w:ins w:id="1261" w:author="Mehrnazi Boojari" w:date="2019-01-07T22:47:00Z">
        <w:r w:rsidR="00BF4CE5" w:rsidRPr="003B6E94">
          <w:rPr>
            <w:rFonts w:ascii="B Lotus" w:eastAsia="Calibri" w:hAnsi="B Lotus" w:cs="B Nazanin" w:hint="cs"/>
            <w:sz w:val="24"/>
            <w:szCs w:val="24"/>
            <w:rPrChange w:id="1262" w:author="Mehrnazi Boojari" w:date="2019-01-10T00:52:00Z">
              <w:rPr>
                <w:rFonts w:ascii="B Lotus" w:eastAsia="Calibri" w:hAnsi="B Lotus" w:cs="B Nazanin" w:hint="cs"/>
                <w:b/>
                <w:bCs/>
                <w:sz w:val="24"/>
                <w:szCs w:val="24"/>
              </w:rPr>
            </w:rPrChange>
          </w:rPr>
          <w:t>‌</w:t>
        </w:r>
      </w:ins>
      <w:del w:id="1263" w:author="Mehrnazi Boojari" w:date="2019-01-07T22:47:00Z">
        <w:r w:rsidRPr="003B6E94" w:rsidDel="00BF4CE5">
          <w:rPr>
            <w:rFonts w:ascii="B Lotus" w:eastAsia="Calibri" w:hAnsi="B Lotus" w:cs="B Lotus"/>
            <w:sz w:val="24"/>
            <w:szCs w:val="24"/>
            <w:rtl/>
            <w:rPrChange w:id="1264" w:author="Mehrnazi Boojari" w:date="2019-01-10T00:52:00Z">
              <w:rPr>
                <w:rFonts w:ascii="B Lotus" w:eastAsia="Calibri" w:hAnsi="B Lotus" w:cs="B Lotus"/>
                <w:b/>
                <w:bCs/>
                <w:sz w:val="24"/>
                <w:szCs w:val="24"/>
                <w:rtl/>
              </w:rPr>
            </w:rPrChange>
          </w:rPr>
          <w:delText xml:space="preserve"> </w:delText>
        </w:r>
      </w:del>
      <w:r w:rsidRPr="003B6E94">
        <w:rPr>
          <w:rFonts w:ascii="B Lotus" w:eastAsia="Calibri" w:hAnsi="B Lotus" w:cs="B Lotus"/>
          <w:sz w:val="24"/>
          <w:szCs w:val="24"/>
          <w:rtl/>
          <w:rPrChange w:id="1265" w:author="Mehrnazi Boojari" w:date="2019-01-10T00:52:00Z">
            <w:rPr>
              <w:rFonts w:ascii="B Lotus" w:eastAsia="Calibri" w:hAnsi="B Lotus" w:cs="B Lotus"/>
              <w:b/>
              <w:bCs/>
              <w:sz w:val="24"/>
              <w:szCs w:val="24"/>
              <w:rtl/>
            </w:rPr>
          </w:rPrChange>
        </w:rPr>
        <w:t>هاى اصولى</w:t>
      </w:r>
      <w:r w:rsidRPr="00B07651">
        <w:rPr>
          <w:rFonts w:ascii="Cambria" w:eastAsia="Calibri" w:hAnsi="Cambria" w:cs="Cambria" w:hint="cs"/>
          <w:sz w:val="24"/>
          <w:szCs w:val="24"/>
          <w:rtl/>
        </w:rPr>
        <w:t> </w:t>
      </w:r>
      <w:r w:rsidRPr="00B07651">
        <w:rPr>
          <w:rFonts w:ascii="B Lotus" w:eastAsia="Calibri" w:hAnsi="B Lotus" w:cs="B Lotus"/>
          <w:sz w:val="24"/>
          <w:szCs w:val="24"/>
          <w:rtl/>
        </w:rPr>
        <w:t>انجام گرفت</w:t>
      </w:r>
      <w:ins w:id="1266" w:author="Mehrnazi Boojari" w:date="2019-01-07T22:47:00Z">
        <w:r w:rsidR="00BF4CE5">
          <w:rPr>
            <w:rFonts w:ascii="B Lotus" w:eastAsia="Calibri" w:hAnsi="B Lotus" w:cs="B Lotus" w:hint="cs"/>
            <w:sz w:val="24"/>
            <w:szCs w:val="24"/>
            <w:rtl/>
          </w:rPr>
          <w:t>»</w:t>
        </w:r>
      </w:ins>
      <w:del w:id="1267" w:author="Mehrnazi Boojari" w:date="2019-01-07T22:47:00Z">
        <w:r w:rsidRPr="00B07651" w:rsidDel="00BF4CE5">
          <w:rPr>
            <w:rFonts w:ascii="B Lotus" w:eastAsia="Calibri" w:hAnsi="B Lotus" w:cs="B Lotus" w:hint="cs"/>
            <w:sz w:val="24"/>
            <w:szCs w:val="24"/>
            <w:rtl/>
          </w:rPr>
          <w:delText>"</w:delText>
        </w:r>
      </w:del>
      <w:r w:rsidRPr="00B07651">
        <w:rPr>
          <w:rFonts w:ascii="B Lotus" w:eastAsia="Calibri" w:hAnsi="B Lotus" w:cs="B Lotus"/>
          <w:sz w:val="24"/>
          <w:szCs w:val="24"/>
          <w:vertAlign w:val="superscript"/>
          <w:rtl/>
        </w:rPr>
        <w:footnoteReference w:id="15"/>
      </w:r>
      <w:r w:rsidRPr="00B07651">
        <w:rPr>
          <w:rFonts w:ascii="B Lotus" w:eastAsia="Calibri" w:hAnsi="B Lotus" w:cs="B Lotus" w:hint="cs"/>
          <w:sz w:val="24"/>
          <w:szCs w:val="24"/>
          <w:rtl/>
        </w:rPr>
        <w:t xml:space="preserve">. </w:t>
      </w:r>
      <w:r w:rsidRPr="00B07651">
        <w:rPr>
          <w:rFonts w:ascii="B Lotus" w:eastAsia="Calibri" w:hAnsi="B Lotus" w:cs="B Lotus" w:hint="cs"/>
          <w:sz w:val="24"/>
          <w:szCs w:val="24"/>
          <w:rtl/>
          <w:lang w:bidi="fa-IR"/>
        </w:rPr>
        <w:t xml:space="preserve">مسئله </w:t>
      </w:r>
      <w:ins w:id="1277" w:author="Mehrnazi Boojari" w:date="2019-01-10T00:53:00Z">
        <w:r w:rsidR="003B6E94">
          <w:rPr>
            <w:rFonts w:ascii="B Lotus" w:eastAsia="Calibri" w:hAnsi="B Lotus" w:cs="B Lotus" w:hint="cs"/>
            <w:sz w:val="24"/>
            <w:szCs w:val="24"/>
            <w:rtl/>
            <w:lang w:bidi="fa-IR"/>
          </w:rPr>
          <w:t>«</w:t>
        </w:r>
      </w:ins>
      <w:r w:rsidRPr="003B6E94">
        <w:rPr>
          <w:rFonts w:ascii="B Lotus" w:eastAsia="Calibri" w:hAnsi="B Lotus" w:cs="B Lotus" w:hint="cs"/>
          <w:sz w:val="24"/>
          <w:szCs w:val="24"/>
          <w:rtl/>
          <w:lang w:bidi="fa-IR"/>
          <w:rPrChange w:id="1278" w:author="Mehrnazi Boojari" w:date="2019-01-10T00:53:00Z">
            <w:rPr>
              <w:rFonts w:ascii="B Lotus" w:eastAsia="Calibri" w:hAnsi="B Lotus" w:cs="B Lotus" w:hint="cs"/>
              <w:b/>
              <w:bCs/>
              <w:sz w:val="24"/>
              <w:szCs w:val="24"/>
              <w:rtl/>
              <w:lang w:bidi="fa-IR"/>
            </w:rPr>
          </w:rPrChange>
        </w:rPr>
        <w:t>ولایت</w:t>
      </w:r>
      <w:r w:rsidRPr="003B6E94">
        <w:rPr>
          <w:rFonts w:ascii="B Lotus" w:eastAsia="Calibri" w:hAnsi="B Lotus" w:cs="B Lotus"/>
          <w:sz w:val="24"/>
          <w:szCs w:val="24"/>
          <w:rtl/>
          <w:lang w:bidi="fa-IR"/>
          <w:rPrChange w:id="1279" w:author="Mehrnazi Boojari" w:date="2019-01-10T00:53:00Z">
            <w:rPr>
              <w:rFonts w:ascii="B Lotus" w:eastAsia="Calibri" w:hAnsi="B Lotus" w:cs="B Lotus"/>
              <w:b/>
              <w:bCs/>
              <w:sz w:val="24"/>
              <w:szCs w:val="24"/>
              <w:rtl/>
              <w:lang w:bidi="fa-IR"/>
            </w:rPr>
          </w:rPrChange>
        </w:rPr>
        <w:t xml:space="preserve"> </w:t>
      </w:r>
      <w:r w:rsidRPr="003B6E94">
        <w:rPr>
          <w:rFonts w:ascii="B Lotus" w:eastAsia="Calibri" w:hAnsi="B Lotus" w:cs="B Lotus" w:hint="cs"/>
          <w:sz w:val="24"/>
          <w:szCs w:val="24"/>
          <w:rtl/>
          <w:lang w:bidi="fa-IR"/>
          <w:rPrChange w:id="1280" w:author="Mehrnazi Boojari" w:date="2019-01-10T00:53:00Z">
            <w:rPr>
              <w:rFonts w:ascii="B Lotus" w:eastAsia="Calibri" w:hAnsi="B Lotus" w:cs="B Lotus" w:hint="cs"/>
              <w:b/>
              <w:bCs/>
              <w:sz w:val="24"/>
              <w:szCs w:val="24"/>
              <w:rtl/>
              <w:lang w:bidi="fa-IR"/>
            </w:rPr>
          </w:rPrChange>
        </w:rPr>
        <w:t>فقیه</w:t>
      </w:r>
      <w:ins w:id="1281" w:author="Mehrnazi Boojari" w:date="2019-01-10T00:53:00Z">
        <w:r w:rsidR="003B6E94" w:rsidRPr="003B6E94">
          <w:rPr>
            <w:rFonts w:ascii="B Lotus" w:eastAsia="Calibri" w:hAnsi="B Lotus" w:cs="B Lotus" w:hint="eastAsia"/>
            <w:sz w:val="24"/>
            <w:szCs w:val="24"/>
            <w:rtl/>
            <w:lang w:bidi="fa-IR"/>
            <w:rPrChange w:id="1282" w:author="Mehrnazi Boojari" w:date="2019-01-10T00:53:00Z">
              <w:rPr>
                <w:rFonts w:ascii="B Lotus" w:eastAsia="Calibri" w:hAnsi="B Lotus" w:cs="B Lotus" w:hint="eastAsia"/>
                <w:b/>
                <w:bCs/>
                <w:sz w:val="24"/>
                <w:szCs w:val="24"/>
                <w:rtl/>
                <w:lang w:bidi="fa-IR"/>
              </w:rPr>
            </w:rPrChange>
          </w:rPr>
          <w:t>»</w:t>
        </w:r>
      </w:ins>
      <w:r w:rsidRPr="003B6E94">
        <w:rPr>
          <w:rFonts w:ascii="B Lotus" w:eastAsia="Calibri" w:hAnsi="B Lotus" w:cs="B Lotus" w:hint="cs"/>
          <w:sz w:val="24"/>
          <w:szCs w:val="24"/>
          <w:rtl/>
          <w:lang w:bidi="fa-IR"/>
        </w:rPr>
        <w:t xml:space="preserve"> و </w:t>
      </w:r>
      <w:ins w:id="1283" w:author="Mehrnazi Boojari" w:date="2019-01-10T00:53:00Z">
        <w:r w:rsidR="003B6E94" w:rsidRPr="003B6E94">
          <w:rPr>
            <w:rFonts w:ascii="B Lotus" w:eastAsia="Calibri" w:hAnsi="B Lotus" w:cs="B Lotus" w:hint="cs"/>
            <w:sz w:val="24"/>
            <w:szCs w:val="24"/>
            <w:rtl/>
            <w:lang w:bidi="fa-IR"/>
          </w:rPr>
          <w:t>«</w:t>
        </w:r>
      </w:ins>
      <w:r w:rsidRPr="003B6E94">
        <w:rPr>
          <w:rFonts w:ascii="B Lotus" w:eastAsia="Calibri" w:hAnsi="B Lotus" w:cs="B Lotus" w:hint="cs"/>
          <w:sz w:val="24"/>
          <w:szCs w:val="24"/>
          <w:rtl/>
          <w:lang w:bidi="fa-IR"/>
          <w:rPrChange w:id="1284" w:author="Mehrnazi Boojari" w:date="2019-01-10T00:53:00Z">
            <w:rPr>
              <w:rFonts w:ascii="B Lotus" w:eastAsia="Calibri" w:hAnsi="B Lotus" w:cs="B Lotus" w:hint="cs"/>
              <w:b/>
              <w:bCs/>
              <w:sz w:val="24"/>
              <w:szCs w:val="24"/>
              <w:rtl/>
              <w:lang w:bidi="fa-IR"/>
            </w:rPr>
          </w:rPrChange>
        </w:rPr>
        <w:t>حضور</w:t>
      </w:r>
      <w:r w:rsidRPr="003B6E94">
        <w:rPr>
          <w:rFonts w:ascii="B Lotus" w:eastAsia="Calibri" w:hAnsi="B Lotus" w:cs="B Lotus"/>
          <w:sz w:val="24"/>
          <w:szCs w:val="24"/>
          <w:rtl/>
          <w:lang w:bidi="fa-IR"/>
          <w:rPrChange w:id="1285" w:author="Mehrnazi Boojari" w:date="2019-01-10T00:53:00Z">
            <w:rPr>
              <w:rFonts w:ascii="B Lotus" w:eastAsia="Calibri" w:hAnsi="B Lotus" w:cs="B Lotus"/>
              <w:b/>
              <w:bCs/>
              <w:sz w:val="24"/>
              <w:szCs w:val="24"/>
              <w:rtl/>
              <w:lang w:bidi="fa-IR"/>
            </w:rPr>
          </w:rPrChange>
        </w:rPr>
        <w:t xml:space="preserve"> </w:t>
      </w:r>
      <w:r w:rsidRPr="003B6E94">
        <w:rPr>
          <w:rFonts w:ascii="B Lotus" w:eastAsia="Calibri" w:hAnsi="B Lotus" w:cs="B Lotus" w:hint="cs"/>
          <w:sz w:val="24"/>
          <w:szCs w:val="24"/>
          <w:rtl/>
          <w:lang w:bidi="fa-IR"/>
          <w:rPrChange w:id="1286" w:author="Mehrnazi Boojari" w:date="2019-01-10T00:53:00Z">
            <w:rPr>
              <w:rFonts w:ascii="B Lotus" w:eastAsia="Calibri" w:hAnsi="B Lotus" w:cs="B Lotus" w:hint="cs"/>
              <w:b/>
              <w:bCs/>
              <w:sz w:val="24"/>
              <w:szCs w:val="24"/>
              <w:rtl/>
              <w:lang w:bidi="fa-IR"/>
            </w:rPr>
          </w:rPrChange>
        </w:rPr>
        <w:t>مردم</w:t>
      </w:r>
      <w:ins w:id="1287" w:author="Mehrnazi Boojari" w:date="2019-01-10T00:53:00Z">
        <w:r w:rsidR="003B6E94" w:rsidRPr="003B6E94">
          <w:rPr>
            <w:rFonts w:ascii="B Lotus" w:eastAsia="Calibri" w:hAnsi="B Lotus" w:cs="B Lotus" w:hint="eastAsia"/>
            <w:sz w:val="24"/>
            <w:szCs w:val="24"/>
            <w:rtl/>
            <w:lang w:bidi="fa-IR"/>
            <w:rPrChange w:id="1288" w:author="Mehrnazi Boojari" w:date="2019-01-10T00:53:00Z">
              <w:rPr>
                <w:rFonts w:ascii="B Lotus" w:eastAsia="Calibri" w:hAnsi="B Lotus" w:cs="B Lotus" w:hint="eastAsia"/>
                <w:b/>
                <w:bCs/>
                <w:sz w:val="24"/>
                <w:szCs w:val="24"/>
                <w:rtl/>
                <w:lang w:bidi="fa-IR"/>
              </w:rPr>
            </w:rPrChange>
          </w:rPr>
          <w:t>»</w:t>
        </w:r>
      </w:ins>
      <w:r w:rsidRPr="00B07651">
        <w:rPr>
          <w:rFonts w:ascii="B Lotus" w:eastAsia="Calibri" w:hAnsi="B Lotus" w:cs="B Lotus" w:hint="cs"/>
          <w:sz w:val="24"/>
          <w:szCs w:val="24"/>
          <w:rtl/>
          <w:lang w:bidi="fa-IR"/>
        </w:rPr>
        <w:t xml:space="preserve"> در تمام صحنه</w:t>
      </w:r>
      <w:r w:rsidRPr="00B07651">
        <w:rPr>
          <w:rFonts w:ascii="B Lotus" w:eastAsia="Calibri" w:hAnsi="B Lotus" w:cs="B Lotus" w:hint="cs"/>
          <w:sz w:val="24"/>
          <w:szCs w:val="24"/>
          <w:rtl/>
          <w:lang w:bidi="fa-IR"/>
        </w:rPr>
        <w:softHyphen/>
        <w:t>ها</w:t>
      </w:r>
      <w:r w:rsidRPr="00B07651">
        <w:rPr>
          <w:rFonts w:ascii="B Lotus" w:eastAsia="Calibri" w:hAnsi="B Lotus" w:cs="B Lotus"/>
          <w:sz w:val="24"/>
          <w:szCs w:val="24"/>
          <w:vertAlign w:val="superscript"/>
          <w:rtl/>
          <w:lang w:bidi="fa-IR"/>
        </w:rPr>
        <w:footnoteReference w:id="16"/>
      </w:r>
      <w:r w:rsidRPr="00B07651">
        <w:rPr>
          <w:rFonts w:ascii="B Lotus" w:eastAsia="Calibri" w:hAnsi="B Lotus" w:cs="B Lotus" w:hint="cs"/>
          <w:sz w:val="24"/>
          <w:szCs w:val="24"/>
          <w:rtl/>
          <w:lang w:bidi="fa-IR"/>
        </w:rPr>
        <w:t xml:space="preserve"> دو اصل اساسی هندسه کلی نظام</w:t>
      </w:r>
      <w:del w:id="1295" w:author="Mehrnazi Boojari" w:date="2019-01-07T09:52:00Z">
        <w:r w:rsidRPr="00B07651" w:rsidDel="006F7CCF">
          <w:rPr>
            <w:rFonts w:ascii="B Lotus" w:eastAsia="Calibri" w:hAnsi="B Lotus" w:cs="B Lotus" w:hint="cs"/>
            <w:sz w:val="24"/>
            <w:szCs w:val="24"/>
            <w:rtl/>
            <w:lang w:bidi="fa-IR"/>
          </w:rPr>
          <w:delText xml:space="preserve"> سازی </w:delText>
        </w:r>
      </w:del>
      <w:ins w:id="1296" w:author="Mehrnazi Boojari" w:date="2019-01-07T09:52:00Z">
        <w:r w:rsidR="006F7CCF">
          <w:rPr>
            <w:rFonts w:ascii="B Lotus" w:eastAsia="Calibri" w:hAnsi="B Lotus" w:cs="B Lotus" w:hint="cs"/>
            <w:sz w:val="24"/>
            <w:szCs w:val="24"/>
            <w:rtl/>
            <w:lang w:bidi="fa-IR"/>
          </w:rPr>
          <w:t xml:space="preserve">‌سازی </w:t>
        </w:r>
      </w:ins>
      <w:r w:rsidRPr="00B07651">
        <w:rPr>
          <w:rFonts w:ascii="B Lotus" w:eastAsia="Calibri" w:hAnsi="B Lotus" w:cs="B Lotus" w:hint="cs"/>
          <w:sz w:val="24"/>
          <w:szCs w:val="24"/>
          <w:rtl/>
          <w:lang w:bidi="fa-IR"/>
        </w:rPr>
        <w:t>اسلامی در مرحله دوم انقلاب است</w:t>
      </w:r>
      <w:del w:id="1297" w:author="Mehrnazi Boojari" w:date="2019-01-07T09:53:00Z">
        <w:r w:rsidRPr="00B07651" w:rsidDel="006F7CCF">
          <w:rPr>
            <w:rFonts w:ascii="B Lotus" w:eastAsia="Calibri" w:hAnsi="B Lotus" w:cs="B Lotus" w:hint="cs"/>
            <w:sz w:val="24"/>
            <w:szCs w:val="24"/>
            <w:rtl/>
            <w:lang w:bidi="fa-IR"/>
          </w:rPr>
          <w:delText xml:space="preserve"> . </w:delText>
        </w:r>
      </w:del>
      <w:ins w:id="1298" w:author="Mehrnazi Boojari" w:date="2019-01-07T09:53:00Z">
        <w:r w:rsidR="006F7CCF">
          <w:rPr>
            <w:rFonts w:ascii="B Lotus" w:eastAsia="Calibri" w:hAnsi="B Lotus" w:cs="B Lotus" w:hint="cs"/>
            <w:sz w:val="24"/>
            <w:szCs w:val="24"/>
            <w:rtl/>
            <w:lang w:bidi="fa-IR"/>
          </w:rPr>
          <w:t>.</w:t>
        </w:r>
      </w:ins>
      <w:del w:id="1299" w:author="Mehrnazi Boojari" w:date="2019-01-07T09:57:00Z">
        <w:r w:rsidRPr="00B07651" w:rsidDel="00A31D6F">
          <w:rPr>
            <w:rFonts w:ascii="B Lotus" w:eastAsia="Calibri" w:hAnsi="B Lotus" w:cs="B Lotus" w:hint="cs"/>
            <w:sz w:val="24"/>
            <w:szCs w:val="24"/>
            <w:rtl/>
            <w:lang w:bidi="fa-IR"/>
          </w:rPr>
          <w:delText xml:space="preserve"> </w:delText>
        </w:r>
      </w:del>
      <w:ins w:id="1300" w:author="Mehrnazi Boojari" w:date="2019-01-07T09:57:00Z">
        <w:r w:rsidR="00A31D6F">
          <w:rPr>
            <w:rFonts w:ascii="B Lotus" w:eastAsia="Calibri" w:hAnsi="B Lotus" w:cs="B Lotus" w:hint="cs"/>
            <w:sz w:val="24"/>
            <w:szCs w:val="24"/>
            <w:rtl/>
            <w:lang w:bidi="fa-IR"/>
          </w:rPr>
          <w:t xml:space="preserve"> </w:t>
        </w:r>
      </w:ins>
    </w:p>
    <w:p w14:paraId="5299F903" w14:textId="77777777" w:rsidR="00B07651" w:rsidRPr="00B07651" w:rsidRDefault="00B07651" w:rsidP="00184C12">
      <w:pPr>
        <w:pStyle w:val="Heading4"/>
        <w:rPr>
          <w:rtl/>
        </w:rPr>
      </w:pPr>
      <w:bookmarkStart w:id="1301" w:name="_Toc533259369"/>
      <w:bookmarkStart w:id="1302" w:name="_Toc533781155"/>
      <w:bookmarkStart w:id="1303" w:name="_Toc533782111"/>
      <w:r w:rsidRPr="00B07651">
        <w:rPr>
          <w:rFonts w:hint="cs"/>
          <w:rtl/>
        </w:rPr>
        <w:t xml:space="preserve">مرحله </w:t>
      </w:r>
      <w:r w:rsidRPr="00B07651">
        <w:rPr>
          <w:rtl/>
        </w:rPr>
        <w:t>دولت اسلام</w:t>
      </w:r>
      <w:r w:rsidRPr="00B07651">
        <w:rPr>
          <w:rFonts w:hint="cs"/>
          <w:rtl/>
        </w:rPr>
        <w:t>ی؛</w:t>
      </w:r>
      <w:r w:rsidRPr="00B07651">
        <w:rPr>
          <w:rtl/>
        </w:rPr>
        <w:t xml:space="preserve"> تغ</w:t>
      </w:r>
      <w:r w:rsidRPr="00B07651">
        <w:rPr>
          <w:rFonts w:hint="cs"/>
          <w:rtl/>
        </w:rPr>
        <w:t>یی</w:t>
      </w:r>
      <w:r w:rsidRPr="00B07651">
        <w:rPr>
          <w:rFonts w:hint="eastAsia"/>
          <w:rtl/>
        </w:rPr>
        <w:t>ر</w:t>
      </w:r>
      <w:r w:rsidRPr="00B07651">
        <w:rPr>
          <w:rtl/>
        </w:rPr>
        <w:t xml:space="preserve"> ساختارها</w:t>
      </w:r>
      <w:r w:rsidRPr="00B07651">
        <w:rPr>
          <w:rFonts w:hint="cs"/>
          <w:rtl/>
        </w:rPr>
        <w:t>ی</w:t>
      </w:r>
      <w:r w:rsidRPr="00B07651">
        <w:rPr>
          <w:rtl/>
        </w:rPr>
        <w:t xml:space="preserve"> اداره جامعه</w:t>
      </w:r>
      <w:r w:rsidRPr="00B07651">
        <w:rPr>
          <w:rFonts w:hint="cs"/>
          <w:rtl/>
        </w:rPr>
        <w:t xml:space="preserve"> </w:t>
      </w:r>
      <w:del w:id="1304" w:author="Mehrnazi Boojari" w:date="2019-01-07T10:21:00Z">
        <w:r w:rsidRPr="00B07651" w:rsidDel="0028073B">
          <w:rPr>
            <w:rFonts w:hint="cs"/>
            <w:rtl/>
          </w:rPr>
          <w:delText xml:space="preserve">به صورت </w:delText>
        </w:r>
      </w:del>
      <w:ins w:id="1305" w:author="Mehrnazi Boojari" w:date="2019-01-07T10:21:00Z">
        <w:r w:rsidR="0028073B">
          <w:rPr>
            <w:rFonts w:hint="cs"/>
            <w:rtl/>
          </w:rPr>
          <w:t xml:space="preserve">به‌صورت </w:t>
        </w:r>
      </w:ins>
      <w:r w:rsidRPr="00B07651">
        <w:rPr>
          <w:rFonts w:hint="cs"/>
          <w:rtl/>
        </w:rPr>
        <w:t>تفصیلی</w:t>
      </w:r>
      <w:r w:rsidRPr="00B07651">
        <w:rPr>
          <w:rtl/>
        </w:rPr>
        <w:t xml:space="preserve"> بر مبنا</w:t>
      </w:r>
      <w:r w:rsidRPr="00B07651">
        <w:rPr>
          <w:rFonts w:hint="cs"/>
          <w:rtl/>
        </w:rPr>
        <w:t>ی مفاهیم</w:t>
      </w:r>
      <w:r w:rsidRPr="00B07651">
        <w:rPr>
          <w:rtl/>
        </w:rPr>
        <w:t xml:space="preserve"> د</w:t>
      </w:r>
      <w:r w:rsidRPr="00B07651">
        <w:rPr>
          <w:rFonts w:hint="cs"/>
          <w:rtl/>
        </w:rPr>
        <w:t>ی</w:t>
      </w:r>
      <w:r w:rsidRPr="00B07651">
        <w:rPr>
          <w:rFonts w:hint="eastAsia"/>
          <w:rtl/>
        </w:rPr>
        <w:t>ن</w:t>
      </w:r>
      <w:r w:rsidRPr="00B07651">
        <w:rPr>
          <w:rFonts w:hint="cs"/>
          <w:rtl/>
        </w:rPr>
        <w:t>ی</w:t>
      </w:r>
      <w:bookmarkEnd w:id="1301"/>
      <w:bookmarkEnd w:id="1302"/>
      <w:bookmarkEnd w:id="1303"/>
      <w:r w:rsidRPr="00B07651">
        <w:rPr>
          <w:rFonts w:hint="cs"/>
          <w:rtl/>
        </w:rPr>
        <w:t xml:space="preserve"> </w:t>
      </w:r>
    </w:p>
    <w:p w14:paraId="77F2B783" w14:textId="77777777" w:rsidR="00B07651" w:rsidRPr="00B07651" w:rsidRDefault="00B07651" w:rsidP="003B6E94">
      <w:pPr>
        <w:bidi/>
        <w:ind w:firstLine="227"/>
        <w:jc w:val="both"/>
        <w:rPr>
          <w:rFonts w:ascii="B Lotus" w:eastAsia="Calibri" w:hAnsi="B Lotus" w:cs="B Lotus"/>
          <w:sz w:val="24"/>
          <w:szCs w:val="24"/>
          <w:rtl/>
          <w:lang w:bidi="fa-IR"/>
        </w:rPr>
      </w:pPr>
      <w:r w:rsidRPr="00B07651">
        <w:rPr>
          <w:rFonts w:ascii="B Lotus" w:eastAsia="Calibri" w:hAnsi="B Lotus" w:cs="B Lotus" w:hint="cs"/>
          <w:sz w:val="24"/>
          <w:szCs w:val="24"/>
          <w:rtl/>
          <w:lang w:bidi="fa-IR"/>
        </w:rPr>
        <w:t>تفاوت مرحل</w:t>
      </w:r>
      <w:del w:id="1306" w:author="Mehrnazi Boojari" w:date="2019-01-07T22:49:00Z">
        <w:r w:rsidRPr="00B07651" w:rsidDel="00BF4CE5">
          <w:rPr>
            <w:rFonts w:ascii="B Lotus" w:eastAsia="Calibri" w:hAnsi="B Lotus" w:cs="B Lotus" w:hint="cs"/>
            <w:sz w:val="24"/>
            <w:szCs w:val="24"/>
            <w:rtl/>
            <w:lang w:bidi="fa-IR"/>
          </w:rPr>
          <w:delText xml:space="preserve">ه‌ی </w:delText>
        </w:r>
      </w:del>
      <w:ins w:id="1307" w:author="Mehrnazi Boojari" w:date="2019-01-07T22:49:00Z">
        <w:r w:rsidR="00BF4CE5">
          <w:rPr>
            <w:rFonts w:ascii="B Lotus" w:eastAsia="Calibri" w:hAnsi="B Lotus" w:cs="B Lotus" w:hint="cs"/>
            <w:sz w:val="24"/>
            <w:szCs w:val="24"/>
            <w:rtl/>
            <w:lang w:bidi="fa-IR"/>
          </w:rPr>
          <w:t xml:space="preserve">ۀ </w:t>
        </w:r>
      </w:ins>
      <w:r w:rsidRPr="00B07651">
        <w:rPr>
          <w:rFonts w:ascii="B Lotus" w:eastAsia="Calibri" w:hAnsi="B Lotus" w:cs="B Lotus" w:hint="cs"/>
          <w:sz w:val="24"/>
          <w:szCs w:val="24"/>
          <w:rtl/>
          <w:lang w:bidi="fa-IR"/>
        </w:rPr>
        <w:t xml:space="preserve">دولت اسلامی و نظام اسلامی در بسط مفهوم نظام‌سازی </w:t>
      </w:r>
      <w:del w:id="1308" w:author="Mehrnazi Boojari" w:date="2019-01-07T10:22:00Z">
        <w:r w:rsidRPr="00B07651" w:rsidDel="0028073B">
          <w:rPr>
            <w:rFonts w:ascii="B Lotus" w:eastAsia="Calibri" w:hAnsi="B Lotus" w:cs="B Lotus" w:hint="cs"/>
            <w:sz w:val="24"/>
            <w:szCs w:val="24"/>
            <w:rtl/>
            <w:lang w:bidi="fa-IR"/>
          </w:rPr>
          <w:delText>بصورت</w:delText>
        </w:r>
      </w:del>
      <w:ins w:id="1309" w:author="Mehrnazi Boojari" w:date="2019-01-07T10:22:00Z">
        <w:r w:rsidR="0028073B">
          <w:rPr>
            <w:rFonts w:ascii="B Lotus" w:eastAsia="Calibri" w:hAnsi="B Lotus" w:cs="B Lotus" w:hint="cs"/>
            <w:sz w:val="24"/>
            <w:szCs w:val="24"/>
            <w:rtl/>
            <w:lang w:bidi="fa-IR"/>
          </w:rPr>
          <w:t>به‌صورت</w:t>
        </w:r>
      </w:ins>
      <w:r w:rsidRPr="00B07651">
        <w:rPr>
          <w:rFonts w:ascii="B Lotus" w:eastAsia="Calibri" w:hAnsi="B Lotus" w:cs="B Lotus" w:hint="cs"/>
          <w:sz w:val="24"/>
          <w:szCs w:val="24"/>
          <w:rtl/>
          <w:lang w:bidi="fa-IR"/>
        </w:rPr>
        <w:t xml:space="preserve"> اجمالی و تفصیلی است؛ به این معنا که در آغاز انقلاب اسلامی</w:t>
      </w:r>
      <w:del w:id="1310" w:author="Mehrnazi Boojari" w:date="2019-01-10T00:53:00Z">
        <w:r w:rsidRPr="00B07651" w:rsidDel="003B6E94">
          <w:rPr>
            <w:rFonts w:ascii="B Lotus" w:eastAsia="Calibri" w:hAnsi="B Lotus" w:cs="B Lotus" w:hint="cs"/>
            <w:sz w:val="24"/>
            <w:szCs w:val="24"/>
            <w:rtl/>
            <w:lang w:bidi="fa-IR"/>
          </w:rPr>
          <w:delText>،</w:delText>
        </w:r>
      </w:del>
      <w:del w:id="1311" w:author="Mehrnazi Boojari" w:date="2019-01-07T22:43:00Z">
        <w:r w:rsidRPr="00B07651" w:rsidDel="00BF4CE5">
          <w:rPr>
            <w:rFonts w:ascii="B Lotus" w:eastAsia="Calibri" w:hAnsi="B Lotus" w:cs="B Lotus" w:hint="cs"/>
            <w:sz w:val="24"/>
            <w:szCs w:val="24"/>
            <w:rtl/>
            <w:lang w:bidi="fa-IR"/>
          </w:rPr>
          <w:delText xml:space="preserve"> به دلیل </w:delText>
        </w:r>
      </w:del>
      <w:ins w:id="1312" w:author="Mehrnazi Boojari" w:date="2019-01-07T22:43:00Z">
        <w:r w:rsidR="00BF4CE5">
          <w:rPr>
            <w:rFonts w:ascii="B Lotus" w:eastAsia="Calibri" w:hAnsi="B Lotus" w:cs="B Lotus" w:hint="cs"/>
            <w:sz w:val="24"/>
            <w:szCs w:val="24"/>
            <w:rtl/>
            <w:lang w:bidi="fa-IR"/>
          </w:rPr>
          <w:t xml:space="preserve"> به‌دلیل </w:t>
        </w:r>
      </w:ins>
      <w:r w:rsidRPr="00B07651">
        <w:rPr>
          <w:rFonts w:ascii="B Lotus" w:eastAsia="Calibri" w:hAnsi="B Lotus" w:cs="B Lotus" w:hint="cs"/>
          <w:sz w:val="24"/>
          <w:szCs w:val="24"/>
          <w:rtl/>
          <w:lang w:bidi="fa-IR"/>
        </w:rPr>
        <w:t xml:space="preserve">محدودیت در ظرفیت‌ها و شرایط </w:t>
      </w:r>
      <w:del w:id="1313" w:author="Mehrnazi Boojari" w:date="2019-01-10T00:54:00Z">
        <w:r w:rsidRPr="00B07651" w:rsidDel="003B6E94">
          <w:rPr>
            <w:rFonts w:ascii="B Lotus" w:eastAsia="Calibri" w:hAnsi="B Lotus" w:cs="B Lotus" w:hint="cs"/>
            <w:sz w:val="24"/>
            <w:szCs w:val="24"/>
            <w:rtl/>
            <w:lang w:bidi="fa-IR"/>
          </w:rPr>
          <w:delText>-</w:delText>
        </w:r>
      </w:del>
      <w:ins w:id="1314" w:author="Mehrnazi Boojari" w:date="2019-01-10T00:54:00Z">
        <w:r w:rsidR="003B6E94">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مانند تهدیدهای بالفعل و بالقوه و یا عدم تثبیت انقلاب اسلامی در فضای </w:t>
      </w:r>
      <w:del w:id="1315" w:author="Mehrnazi Boojari" w:date="2019-01-07T09:48:00Z">
        <w:r w:rsidRPr="00B07651" w:rsidDel="006F7CCF">
          <w:rPr>
            <w:rFonts w:ascii="B Lotus" w:eastAsia="Calibri" w:hAnsi="B Lotus" w:cs="B Lotus" w:hint="cs"/>
            <w:sz w:val="24"/>
            <w:szCs w:val="24"/>
            <w:rtl/>
            <w:lang w:bidi="fa-IR"/>
          </w:rPr>
          <w:delText>بین الملل</w:delText>
        </w:r>
      </w:del>
      <w:ins w:id="1316" w:author="Mehrnazi Boojari" w:date="2019-01-07T09:48:00Z">
        <w:r w:rsidR="006F7CCF">
          <w:rPr>
            <w:rFonts w:ascii="B Lotus" w:eastAsia="Calibri" w:hAnsi="B Lotus" w:cs="B Lotus" w:hint="cs"/>
            <w:sz w:val="24"/>
            <w:szCs w:val="24"/>
            <w:rtl/>
            <w:lang w:bidi="fa-IR"/>
          </w:rPr>
          <w:t>بین‌الملل</w:t>
        </w:r>
      </w:ins>
      <w:r w:rsidRPr="00B07651">
        <w:rPr>
          <w:rFonts w:ascii="B Lotus" w:eastAsia="Calibri" w:hAnsi="B Lotus" w:cs="B Lotus" w:hint="cs"/>
          <w:sz w:val="24"/>
          <w:szCs w:val="24"/>
          <w:rtl/>
          <w:lang w:bidi="fa-IR"/>
        </w:rPr>
        <w:t>ی</w:t>
      </w:r>
      <w:del w:id="1317" w:author="Mehrnazi Boojari" w:date="2019-01-10T00:54:00Z">
        <w:r w:rsidRPr="00B07651" w:rsidDel="003B6E94">
          <w:rPr>
            <w:rFonts w:ascii="B Lotus" w:eastAsia="Calibri" w:hAnsi="B Lotus" w:cs="B Lotus" w:hint="cs"/>
            <w:sz w:val="24"/>
            <w:szCs w:val="24"/>
            <w:rtl/>
            <w:lang w:bidi="fa-IR"/>
          </w:rPr>
          <w:delText xml:space="preserve">- </w:delText>
        </w:r>
      </w:del>
      <w:ins w:id="1318" w:author="Mehrnazi Boojari" w:date="2019-01-10T00:54:00Z">
        <w:r w:rsidR="003B6E94">
          <w:rPr>
            <w:rFonts w:ascii="B Lotus" w:eastAsia="Calibri" w:hAnsi="B Lotus" w:cs="B Lotus" w:hint="cs"/>
            <w:sz w:val="24"/>
            <w:szCs w:val="24"/>
            <w:rtl/>
            <w:lang w:bidi="fa-IR"/>
          </w:rPr>
          <w:t>)</w:t>
        </w:r>
        <w:r w:rsidR="003B6E94"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و همچنین با توجه به ظرفیت‌های محدود فکری، «نظام‌سازی اسلامی» در عمل</w:t>
      </w:r>
      <w:del w:id="1319" w:author="Mehrnazi Boojari" w:date="2019-01-10T00:54:00Z">
        <w:r w:rsidRPr="00B07651" w:rsidDel="003B6E94">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w:t>
      </w:r>
      <w:del w:id="1320" w:author="Mehrnazi Boojari" w:date="2019-01-07T10:21:00Z">
        <w:r w:rsidRPr="00B07651" w:rsidDel="0028073B">
          <w:rPr>
            <w:rFonts w:ascii="B Lotus" w:eastAsia="Calibri" w:hAnsi="B Lotus" w:cs="B Lotus" w:hint="cs"/>
            <w:sz w:val="24"/>
            <w:szCs w:val="24"/>
            <w:rtl/>
            <w:lang w:bidi="fa-IR"/>
          </w:rPr>
          <w:delText xml:space="preserve">به صورت </w:delText>
        </w:r>
      </w:del>
      <w:ins w:id="1321" w:author="Mehrnazi Boojari" w:date="2019-01-07T10:21:00Z">
        <w:r w:rsidR="0028073B">
          <w:rPr>
            <w:rFonts w:ascii="B Lotus" w:eastAsia="Calibri" w:hAnsi="B Lotus" w:cs="B Lotus" w:hint="cs"/>
            <w:sz w:val="24"/>
            <w:szCs w:val="24"/>
            <w:rtl/>
            <w:lang w:bidi="fa-IR"/>
          </w:rPr>
          <w:t xml:space="preserve">به‌صورت </w:t>
        </w:r>
      </w:ins>
      <w:r w:rsidRPr="00B07651">
        <w:rPr>
          <w:rFonts w:ascii="B Lotus" w:eastAsia="Calibri" w:hAnsi="B Lotus" w:cs="B Lotus" w:hint="cs"/>
          <w:sz w:val="24"/>
          <w:szCs w:val="24"/>
          <w:rtl/>
          <w:lang w:bidi="fa-IR"/>
        </w:rPr>
        <w:t>اجمالی محقق شد</w:t>
      </w:r>
      <w:del w:id="1322" w:author="Mehrnazi Boojari" w:date="2019-01-08T03:34:00Z">
        <w:r w:rsidRPr="00B07651" w:rsidDel="00666313">
          <w:rPr>
            <w:rFonts w:ascii="B Lotus" w:eastAsia="Calibri" w:hAnsi="B Lotus" w:cs="B Lotus" w:hint="cs"/>
            <w:sz w:val="24"/>
            <w:szCs w:val="24"/>
            <w:rtl/>
            <w:lang w:bidi="fa-IR"/>
          </w:rPr>
          <w:delText xml:space="preserve">. پس </w:delText>
        </w:r>
      </w:del>
      <w:ins w:id="1323" w:author="Mehrnazi Boojari" w:date="2019-01-08T03:34:00Z">
        <w:r w:rsidR="00666313">
          <w:rPr>
            <w:rFonts w:ascii="B Lotus" w:eastAsia="Calibri" w:hAnsi="B Lotus" w:cs="B Lotus" w:hint="cs"/>
            <w:sz w:val="24"/>
            <w:szCs w:val="24"/>
            <w:rtl/>
            <w:lang w:bidi="fa-IR"/>
          </w:rPr>
          <w:t xml:space="preserve">. بنابراین، </w:t>
        </w:r>
      </w:ins>
      <w:r w:rsidRPr="00B07651">
        <w:rPr>
          <w:rFonts w:ascii="B Lotus" w:eastAsia="Calibri" w:hAnsi="B Lotus" w:cs="B Lotus" w:hint="cs"/>
          <w:sz w:val="24"/>
          <w:szCs w:val="24"/>
          <w:rtl/>
          <w:lang w:bidi="fa-IR"/>
        </w:rPr>
        <w:t>از تثبیت نظام اسلامی</w:t>
      </w:r>
      <w:ins w:id="1324" w:author="Mehrnazi Boojari" w:date="2019-01-10T00:54:00Z">
        <w:r w:rsidR="003B6E94">
          <w:rPr>
            <w:rFonts w:ascii="B Lotus" w:eastAsia="Calibri" w:hAnsi="B Lotus" w:cs="B Lotus" w:hint="cs"/>
            <w:sz w:val="24"/>
            <w:szCs w:val="24"/>
            <w:rtl/>
            <w:lang w:bidi="fa-IR"/>
          </w:rPr>
          <w:t>،</w:t>
        </w:r>
      </w:ins>
      <w:del w:id="1325" w:author="Mehrnazi Boojari" w:date="2019-01-10T00:54:00Z">
        <w:r w:rsidRPr="00B07651" w:rsidDel="003B6E94">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w:t>
      </w:r>
      <w:del w:id="1326" w:author="Mehrnazi Boojari" w:date="2019-01-10T00:54:00Z">
        <w:r w:rsidRPr="00B07651" w:rsidDel="003B6E94">
          <w:rPr>
            <w:rFonts w:ascii="B Lotus" w:eastAsia="Calibri" w:hAnsi="B Lotus" w:cs="B Lotus" w:hint="cs"/>
            <w:sz w:val="24"/>
            <w:szCs w:val="24"/>
            <w:rtl/>
            <w:lang w:bidi="fa-IR"/>
          </w:rPr>
          <w:delText xml:space="preserve">طبیعتاً </w:delText>
        </w:r>
      </w:del>
      <w:r w:rsidRPr="00B07651">
        <w:rPr>
          <w:rFonts w:ascii="B Lotus" w:eastAsia="Calibri" w:hAnsi="B Lotus" w:cs="B Lotus" w:hint="cs"/>
          <w:sz w:val="24"/>
          <w:szCs w:val="24"/>
          <w:rtl/>
          <w:lang w:bidi="fa-IR"/>
        </w:rPr>
        <w:t>مفهوم «نظام‌سازی اسلامی» را باید به بخش‌های مختلف جامعه بسط داد و بخش</w:t>
      </w:r>
      <w:ins w:id="1327" w:author="Mehrnazi Boojari" w:date="2019-01-10T00:54:00Z">
        <w:r w:rsidR="003B6E94">
          <w:rPr>
            <w:rFonts w:ascii="B Lotus" w:eastAsia="Calibri" w:hAnsi="B Lotus" w:cs="B Nazanin" w:hint="cs"/>
            <w:sz w:val="24"/>
            <w:szCs w:val="24"/>
            <w:rtl/>
            <w:lang w:bidi="fa-IR"/>
          </w:rPr>
          <w:t>‌</w:t>
        </w:r>
      </w:ins>
      <w:del w:id="1328" w:author="Mehrnazi Boojari" w:date="2019-01-10T00:54:00Z">
        <w:r w:rsidRPr="00B07651" w:rsidDel="003B6E94">
          <w:rPr>
            <w:rFonts w:ascii="B Lotus" w:eastAsia="Calibri" w:hAnsi="B Lotus" w:cs="B Lotus" w:hint="cs"/>
            <w:sz w:val="24"/>
            <w:szCs w:val="24"/>
            <w:rtl/>
            <w:lang w:bidi="fa-IR"/>
          </w:rPr>
          <w:softHyphen/>
        </w:r>
      </w:del>
      <w:r w:rsidRPr="00B07651">
        <w:rPr>
          <w:rFonts w:ascii="B Lotus" w:eastAsia="Calibri" w:hAnsi="B Lotus" w:cs="B Lotus" w:hint="cs"/>
          <w:sz w:val="24"/>
          <w:szCs w:val="24"/>
          <w:rtl/>
          <w:lang w:bidi="fa-IR"/>
        </w:rPr>
        <w:t>های محقق</w:t>
      </w:r>
      <w:ins w:id="1329" w:author="Mehrnazi Boojari" w:date="2019-01-10T00:54:00Z">
        <w:r w:rsidR="003B6E94">
          <w:rPr>
            <w:rFonts w:ascii="B Lotus" w:eastAsia="Calibri" w:hAnsi="B Lotus" w:cs="B Nazanin" w:hint="cs"/>
            <w:sz w:val="24"/>
            <w:szCs w:val="24"/>
            <w:rtl/>
            <w:lang w:bidi="fa-IR"/>
          </w:rPr>
          <w:t>‌</w:t>
        </w:r>
      </w:ins>
      <w:del w:id="1330" w:author="Mehrnazi Boojari" w:date="2019-01-10T00:54:00Z">
        <w:r w:rsidRPr="00B07651" w:rsidDel="003B6E94">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شده را نیز باید از اجمال خارج و ب</w:t>
      </w:r>
      <w:ins w:id="1331" w:author="Mehrnazi Boojari" w:date="2019-01-10T00:54:00Z">
        <w:r w:rsidR="003B6E94">
          <w:rPr>
            <w:rFonts w:ascii="B Lotus" w:eastAsia="Calibri" w:hAnsi="B Lotus" w:cs="B Lotus" w:hint="cs"/>
            <w:sz w:val="24"/>
            <w:szCs w:val="24"/>
            <w:rtl/>
            <w:lang w:bidi="fa-IR"/>
          </w:rPr>
          <w:t>ه</w:t>
        </w:r>
        <w:r w:rsidR="003B6E94">
          <w:rPr>
            <w:rFonts w:ascii="B Lotus" w:eastAsia="Calibri" w:hAnsi="B Lotus" w:cs="B Nazanin" w:hint="cs"/>
            <w:sz w:val="24"/>
            <w:szCs w:val="24"/>
            <w:rtl/>
            <w:lang w:bidi="fa-IR"/>
          </w:rPr>
          <w:t>‌</w:t>
        </w:r>
      </w:ins>
      <w:r w:rsidRPr="00B07651">
        <w:rPr>
          <w:rFonts w:ascii="B Lotus" w:eastAsia="Calibri" w:hAnsi="B Lotus" w:cs="B Lotus" w:hint="cs"/>
          <w:sz w:val="24"/>
          <w:szCs w:val="24"/>
          <w:rtl/>
          <w:lang w:bidi="fa-IR"/>
        </w:rPr>
        <w:t xml:space="preserve">طور تفصیلی محقق </w:t>
      </w:r>
      <w:del w:id="1332" w:author="Mehrnazi Boojari" w:date="2019-01-10T00:55:00Z">
        <w:r w:rsidRPr="00B07651" w:rsidDel="003B6E94">
          <w:rPr>
            <w:rFonts w:ascii="B Lotus" w:eastAsia="Calibri" w:hAnsi="B Lotus" w:cs="B Lotus" w:hint="cs"/>
            <w:sz w:val="24"/>
            <w:szCs w:val="24"/>
            <w:rtl/>
            <w:lang w:bidi="fa-IR"/>
          </w:rPr>
          <w:delText>نمود</w:delText>
        </w:r>
      </w:del>
      <w:ins w:id="1333" w:author="Mehrnazi Boojari" w:date="2019-01-10T00:55:00Z">
        <w:r w:rsidR="003B6E94">
          <w:rPr>
            <w:rFonts w:ascii="B Lotus" w:eastAsia="Calibri" w:hAnsi="B Lotus" w:cs="B Lotus" w:hint="cs"/>
            <w:sz w:val="24"/>
            <w:szCs w:val="24"/>
            <w:rtl/>
            <w:lang w:bidi="fa-IR"/>
          </w:rPr>
          <w:t>کر</w:t>
        </w:r>
        <w:r w:rsidR="003B6E94" w:rsidRPr="00B07651">
          <w:rPr>
            <w:rFonts w:ascii="B Lotus" w:eastAsia="Calibri" w:hAnsi="B Lotus" w:cs="B Lotus" w:hint="cs"/>
            <w:sz w:val="24"/>
            <w:szCs w:val="24"/>
            <w:rtl/>
            <w:lang w:bidi="fa-IR"/>
          </w:rPr>
          <w:t>د</w:t>
        </w:r>
      </w:ins>
      <w:r w:rsidRPr="00B07651">
        <w:rPr>
          <w:rFonts w:ascii="B Lotus" w:eastAsia="Calibri" w:hAnsi="B Lotus" w:cs="B Lotus" w:hint="cs"/>
          <w:sz w:val="24"/>
          <w:szCs w:val="24"/>
          <w:rtl/>
          <w:lang w:bidi="fa-IR"/>
        </w:rPr>
        <w:t xml:space="preserve">. دولت اسلامی به معنای ایجاد ساختارهای لازم و ضروری برای </w:t>
      </w:r>
      <w:del w:id="1334" w:author="Mehrnazi Boojari" w:date="2019-01-07T10:19:00Z">
        <w:r w:rsidRPr="00B07651" w:rsidDel="0028073B">
          <w:rPr>
            <w:rFonts w:ascii="B Lotus" w:eastAsia="Calibri" w:hAnsi="B Lotus" w:cs="B Lotus" w:hint="cs"/>
            <w:sz w:val="24"/>
            <w:szCs w:val="24"/>
            <w:rtl/>
            <w:lang w:bidi="fa-IR"/>
          </w:rPr>
          <w:delText>ارتقاء سطح</w:delText>
        </w:r>
      </w:del>
      <w:ins w:id="1335" w:author="Mehrnazi Boojari" w:date="2019-01-07T10:19:00Z">
        <w:r w:rsidR="0028073B">
          <w:rPr>
            <w:rFonts w:ascii="B Lotus" w:eastAsia="Calibri" w:hAnsi="B Lotus" w:cs="B Lotus" w:hint="cs"/>
            <w:sz w:val="24"/>
            <w:szCs w:val="24"/>
            <w:rtl/>
            <w:lang w:bidi="fa-IR"/>
          </w:rPr>
          <w:t>ارتقای سطح</w:t>
        </w:r>
      </w:ins>
      <w:r w:rsidRPr="00B07651">
        <w:rPr>
          <w:rFonts w:ascii="B Lotus" w:eastAsia="Calibri" w:hAnsi="B Lotus" w:cs="B Lotus" w:hint="cs"/>
          <w:sz w:val="24"/>
          <w:szCs w:val="24"/>
          <w:rtl/>
          <w:lang w:bidi="fa-IR"/>
        </w:rPr>
        <w:t xml:space="preserve"> جامعه اسلامی در </w:t>
      </w:r>
      <w:del w:id="1336" w:author="Mehrnazi Boojari" w:date="2019-01-10T00:55:00Z">
        <w:r w:rsidRPr="00B07651" w:rsidDel="003B6E94">
          <w:rPr>
            <w:rFonts w:ascii="B Lotus" w:eastAsia="Calibri" w:hAnsi="B Lotus" w:cs="B Lotus" w:hint="cs"/>
            <w:sz w:val="24"/>
            <w:szCs w:val="24"/>
            <w:rtl/>
            <w:lang w:bidi="fa-IR"/>
          </w:rPr>
          <w:delText xml:space="preserve">همه </w:delText>
        </w:r>
      </w:del>
      <w:ins w:id="1337" w:author="Mehrnazi Boojari" w:date="2019-01-10T00:55:00Z">
        <w:r w:rsidR="003B6E94" w:rsidRPr="00B07651">
          <w:rPr>
            <w:rFonts w:ascii="B Lotus" w:eastAsia="Calibri" w:hAnsi="B Lotus" w:cs="B Lotus" w:hint="cs"/>
            <w:sz w:val="24"/>
            <w:szCs w:val="24"/>
            <w:rtl/>
            <w:lang w:bidi="fa-IR"/>
          </w:rPr>
          <w:t>هم</w:t>
        </w:r>
        <w:r w:rsidR="003B6E94">
          <w:rPr>
            <w:rFonts w:ascii="B Lotus" w:eastAsia="Calibri" w:hAnsi="B Lotus" w:cs="B Lotus" w:hint="cs"/>
            <w:sz w:val="24"/>
            <w:szCs w:val="24"/>
            <w:rtl/>
            <w:lang w:bidi="fa-IR"/>
          </w:rPr>
          <w:t>ۀ</w:t>
        </w:r>
        <w:r w:rsidR="003B6E94"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جوانب</w:t>
      </w:r>
      <w:r w:rsidRPr="00B07651">
        <w:rPr>
          <w:rFonts w:ascii="B Lotus" w:eastAsia="Calibri" w:hAnsi="B Lotus" w:cs="B Lotus"/>
          <w:sz w:val="24"/>
          <w:szCs w:val="24"/>
          <w:vertAlign w:val="superscript"/>
          <w:rtl/>
          <w:lang w:bidi="fa-IR"/>
        </w:rPr>
        <w:footnoteReference w:id="17"/>
      </w:r>
      <w:r w:rsidRPr="00B07651">
        <w:rPr>
          <w:rFonts w:ascii="B Lotus" w:eastAsia="Calibri" w:hAnsi="B Lotus" w:cs="B Lotus" w:hint="cs"/>
          <w:sz w:val="24"/>
          <w:szCs w:val="24"/>
          <w:rtl/>
          <w:lang w:bidi="fa-IR"/>
        </w:rPr>
        <w:t xml:space="preserve"> است. به عبارت دیگر</w:t>
      </w:r>
      <w:ins w:id="1343" w:author="Mehrnazi Boojari" w:date="2019-01-07T10:22:00Z">
        <w:r w:rsidR="0028073B">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در</w:t>
      </w:r>
      <w:ins w:id="1344" w:author="Mehrnazi Boojari" w:date="2019-01-10T00:55:00Z">
        <w:r w:rsidR="003B6E94">
          <w:rPr>
            <w:rFonts w:ascii="B Lotus" w:eastAsia="Calibri" w:hAnsi="B Lotus" w:cs="Times New Roman" w:hint="eastAsia"/>
            <w:sz w:val="24"/>
            <w:szCs w:val="24"/>
            <w:rtl/>
            <w:lang w:bidi="fa-IR"/>
          </w:rPr>
          <w:t> </w:t>
        </w:r>
      </w:ins>
      <w:r w:rsidRPr="00B07651">
        <w:rPr>
          <w:rFonts w:ascii="B Lotus" w:eastAsia="Calibri" w:hAnsi="B Lotus" w:cs="B Lotus" w:hint="cs"/>
          <w:sz w:val="24"/>
          <w:szCs w:val="24"/>
          <w:rtl/>
          <w:lang w:bidi="fa-IR"/>
        </w:rPr>
        <w:t xml:space="preserve">صورتی که در مرحله نظام اسلامی ساختارها </w:t>
      </w:r>
      <w:del w:id="1345" w:author="Mehrnazi Boojari" w:date="2019-01-07T10:22:00Z">
        <w:r w:rsidRPr="00B07651" w:rsidDel="0028073B">
          <w:rPr>
            <w:rFonts w:ascii="B Lotus" w:eastAsia="Calibri" w:hAnsi="B Lotus" w:cs="B Lotus" w:hint="cs"/>
            <w:sz w:val="24"/>
            <w:szCs w:val="24"/>
            <w:rtl/>
            <w:lang w:bidi="fa-IR"/>
          </w:rPr>
          <w:delText>بصورت</w:delText>
        </w:r>
      </w:del>
      <w:ins w:id="1346" w:author="Mehrnazi Boojari" w:date="2019-01-07T10:22:00Z">
        <w:r w:rsidR="0028073B">
          <w:rPr>
            <w:rFonts w:ascii="B Lotus" w:eastAsia="Calibri" w:hAnsi="B Lotus" w:cs="B Lotus" w:hint="cs"/>
            <w:sz w:val="24"/>
            <w:szCs w:val="24"/>
            <w:rtl/>
            <w:lang w:bidi="fa-IR"/>
          </w:rPr>
          <w:t>به‌صورت</w:t>
        </w:r>
      </w:ins>
      <w:r w:rsidRPr="00B07651">
        <w:rPr>
          <w:rFonts w:ascii="B Lotus" w:eastAsia="Calibri" w:hAnsi="B Lotus" w:cs="B Lotus" w:hint="cs"/>
          <w:sz w:val="24"/>
          <w:szCs w:val="24"/>
          <w:rtl/>
          <w:lang w:bidi="fa-IR"/>
        </w:rPr>
        <w:t xml:space="preserve"> اجمالی برای تثبیت حرکت انقلاب شکل گرفت</w:t>
      </w:r>
      <w:ins w:id="1347" w:author="Mehrnazi Boojari" w:date="2019-01-10T00:55:00Z">
        <w:r w:rsidR="003B6E94">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با حرکت رو به رشد جامعه و تغییر و </w:t>
      </w:r>
      <w:r w:rsidRPr="00B07651">
        <w:rPr>
          <w:rFonts w:ascii="B Lotus" w:eastAsia="Calibri" w:hAnsi="B Lotus" w:cs="B Lotus" w:hint="cs"/>
          <w:sz w:val="24"/>
          <w:szCs w:val="24"/>
          <w:rtl/>
          <w:lang w:bidi="fa-IR"/>
        </w:rPr>
        <w:lastRenderedPageBreak/>
        <w:t>تحولات شکل</w:t>
      </w:r>
      <w:ins w:id="1348" w:author="Mehrnazi Boojari" w:date="2019-01-07T10:22:00Z">
        <w:r w:rsidR="0028073B">
          <w:rPr>
            <w:rFonts w:ascii="B Lotus" w:eastAsia="Calibri" w:hAnsi="B Lotus" w:cs="B Nazanin" w:hint="cs"/>
            <w:sz w:val="24"/>
            <w:szCs w:val="24"/>
            <w:rtl/>
            <w:lang w:bidi="fa-IR"/>
          </w:rPr>
          <w:t>‌</w:t>
        </w:r>
      </w:ins>
      <w:del w:id="1349" w:author="Mehrnazi Boojari" w:date="2019-01-07T10:22:00Z">
        <w:r w:rsidRPr="00B07651" w:rsidDel="0028073B">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 xml:space="preserve">گرفته در آن، قوانین متناسب با نیازها و امکانات جامعه باید تغییر و تحول </w:t>
      </w:r>
      <w:del w:id="1350" w:author="Mehrnazi Boojari" w:date="2019-01-10T00:55:00Z">
        <w:r w:rsidRPr="00B07651" w:rsidDel="003B6E94">
          <w:rPr>
            <w:rFonts w:ascii="B Lotus" w:eastAsia="Calibri" w:hAnsi="B Lotus" w:cs="B Lotus" w:hint="cs"/>
            <w:sz w:val="24"/>
            <w:szCs w:val="24"/>
            <w:rtl/>
            <w:lang w:bidi="fa-IR"/>
          </w:rPr>
          <w:delText xml:space="preserve">یافته </w:delText>
        </w:r>
      </w:del>
      <w:ins w:id="1351" w:author="Mehrnazi Boojari" w:date="2019-01-10T00:55:00Z">
        <w:r w:rsidR="003B6E94" w:rsidRPr="00B07651">
          <w:rPr>
            <w:rFonts w:ascii="B Lotus" w:eastAsia="Calibri" w:hAnsi="B Lotus" w:cs="B Lotus" w:hint="cs"/>
            <w:sz w:val="24"/>
            <w:szCs w:val="24"/>
            <w:rtl/>
            <w:lang w:bidi="fa-IR"/>
          </w:rPr>
          <w:t>یا</w:t>
        </w:r>
        <w:r w:rsidR="003B6E94">
          <w:rPr>
            <w:rFonts w:ascii="B Lotus" w:eastAsia="Calibri" w:hAnsi="B Lotus" w:cs="B Lotus" w:hint="cs"/>
            <w:sz w:val="24"/>
            <w:szCs w:val="24"/>
            <w:rtl/>
            <w:lang w:bidi="fa-IR"/>
          </w:rPr>
          <w:t>بد</w:t>
        </w:r>
        <w:r w:rsidR="003B6E94"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و سطح اسلامیت جامعه در ساختارها و برنامه</w:t>
      </w:r>
      <w:r w:rsidRPr="00B07651">
        <w:rPr>
          <w:rFonts w:ascii="B Lotus" w:eastAsia="Calibri" w:hAnsi="B Lotus" w:cs="B Lotus" w:hint="cs"/>
          <w:sz w:val="24"/>
          <w:szCs w:val="24"/>
          <w:rtl/>
          <w:lang w:bidi="fa-IR"/>
        </w:rPr>
        <w:softHyphen/>
        <w:t xml:space="preserve">های کلان جامعه حضور بهتری پیدا کند. موضوع اصلی در این مرحله از انقلاب برای تحقق </w:t>
      </w:r>
      <w:del w:id="1352" w:author="Mehrnazi Boojari" w:date="2019-01-07T10:18:00Z">
        <w:r w:rsidRPr="00B07651" w:rsidDel="0028073B">
          <w:rPr>
            <w:rFonts w:ascii="B Lotus" w:eastAsia="Calibri" w:hAnsi="B Lotus" w:cs="B Lotus" w:hint="cs"/>
            <w:sz w:val="24"/>
            <w:szCs w:val="24"/>
            <w:rtl/>
            <w:lang w:bidi="fa-IR"/>
          </w:rPr>
          <w:delText>شاخص</w:delText>
        </w:r>
        <w:r w:rsidRPr="00B07651" w:rsidDel="0028073B">
          <w:rPr>
            <w:rFonts w:ascii="B Lotus" w:eastAsia="Calibri" w:hAnsi="B Lotus" w:cs="B Lotus" w:hint="cs"/>
            <w:sz w:val="24"/>
            <w:szCs w:val="24"/>
            <w:rtl/>
            <w:lang w:bidi="fa-IR"/>
          </w:rPr>
          <w:softHyphen/>
          <w:delText>ها</w:delText>
        </w:r>
      </w:del>
      <w:ins w:id="1353" w:author="Mehrnazi Boojari" w:date="2019-01-07T10:18:00Z">
        <w:r w:rsidR="0028073B">
          <w:rPr>
            <w:rFonts w:ascii="B Lotus" w:eastAsia="Calibri" w:hAnsi="B Lotus" w:cs="B Lotus" w:hint="cs"/>
            <w:sz w:val="24"/>
            <w:szCs w:val="24"/>
            <w:rtl/>
            <w:lang w:bidi="fa-IR"/>
          </w:rPr>
          <w:t>شاخص‌ها</w:t>
        </w:r>
      </w:ins>
      <w:r w:rsidRPr="00B07651">
        <w:rPr>
          <w:rFonts w:ascii="B Lotus" w:eastAsia="Calibri" w:hAnsi="B Lotus" w:cs="B Lotus" w:hint="cs"/>
          <w:sz w:val="24"/>
          <w:szCs w:val="24"/>
          <w:rtl/>
          <w:lang w:bidi="fa-IR"/>
        </w:rPr>
        <w:t xml:space="preserve">ی هویت اسلامی، قدرت برنامه‌ریزی ساختارها </w:t>
      </w:r>
      <w:del w:id="1354" w:author="Mehrnazi Boojari" w:date="2019-01-08T02:08:00Z">
        <w:r w:rsidRPr="00B07651" w:rsidDel="00310BDA">
          <w:rPr>
            <w:rFonts w:ascii="B Lotus" w:eastAsia="Calibri" w:hAnsi="B Lotus" w:cs="B Lotus" w:hint="cs"/>
            <w:sz w:val="24"/>
            <w:szCs w:val="24"/>
            <w:rtl/>
            <w:lang w:bidi="fa-IR"/>
          </w:rPr>
          <w:delText>در جهت</w:delText>
        </w:r>
      </w:del>
      <w:ins w:id="1355" w:author="Mehrnazi Boojari" w:date="2019-01-08T02:08:00Z">
        <w:r w:rsidR="00310BDA">
          <w:rPr>
            <w:rFonts w:ascii="B Lotus" w:eastAsia="Calibri" w:hAnsi="B Lotus" w:cs="B Lotus" w:hint="cs"/>
            <w:sz w:val="24"/>
            <w:szCs w:val="24"/>
            <w:rtl/>
            <w:lang w:bidi="fa-IR"/>
          </w:rPr>
          <w:t>به‌منظور</w:t>
        </w:r>
      </w:ins>
      <w:r w:rsidRPr="00B07651">
        <w:rPr>
          <w:rFonts w:ascii="B Lotus" w:eastAsia="Calibri" w:hAnsi="B Lotus" w:cs="B Lotus" w:hint="cs"/>
          <w:sz w:val="24"/>
          <w:szCs w:val="24"/>
          <w:rtl/>
          <w:lang w:bidi="fa-IR"/>
        </w:rPr>
        <w:t xml:space="preserve"> تحقق تام انقلاب اسلامی است. </w:t>
      </w:r>
      <w:del w:id="1356" w:author="Mehrnazi Boojari" w:date="2019-01-10T00:56:00Z">
        <w:r w:rsidRPr="00B07651" w:rsidDel="003B6E94">
          <w:rPr>
            <w:rFonts w:ascii="B Lotus" w:eastAsia="Calibri" w:hAnsi="B Lotus" w:cs="B Lotus" w:hint="cs"/>
            <w:sz w:val="24"/>
            <w:szCs w:val="24"/>
            <w:rtl/>
            <w:lang w:bidi="fa-IR"/>
          </w:rPr>
          <w:delText xml:space="preserve">طبیعتاً </w:delText>
        </w:r>
      </w:del>
      <w:ins w:id="1357" w:author="Mehrnazi Boojari" w:date="2019-01-10T00:56:00Z">
        <w:r w:rsidR="003B6E94">
          <w:rPr>
            <w:rFonts w:ascii="B Lotus" w:eastAsia="Calibri" w:hAnsi="B Lotus" w:cs="B Lotus" w:hint="cs"/>
            <w:sz w:val="24"/>
            <w:szCs w:val="24"/>
            <w:rtl/>
            <w:lang w:bidi="fa-IR"/>
          </w:rPr>
          <w:t>در</w:t>
        </w:r>
        <w:r w:rsidR="003B6E94">
          <w:rPr>
            <w:rFonts w:ascii="B Lotus" w:eastAsia="Calibri" w:hAnsi="B Lotus" w:cs="Times New Roman" w:hint="eastAsia"/>
            <w:sz w:val="24"/>
            <w:szCs w:val="24"/>
            <w:rtl/>
            <w:lang w:bidi="fa-IR"/>
          </w:rPr>
          <w:t> </w:t>
        </w:r>
        <w:r w:rsidR="003B6E94">
          <w:rPr>
            <w:rFonts w:ascii="B Lotus" w:eastAsia="Calibri" w:hAnsi="B Lotus" w:cs="B Lotus" w:hint="cs"/>
            <w:sz w:val="24"/>
            <w:szCs w:val="24"/>
            <w:rtl/>
            <w:lang w:bidi="fa-IR"/>
          </w:rPr>
          <w:t>حقیقت،</w:t>
        </w:r>
        <w:r w:rsidR="003B6E94"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عبور از مرحله دولت اسلامی منجر به رسیدن به مرحله جامعه اسلامی خواهد شد</w:t>
      </w:r>
      <w:r w:rsidRPr="00B07651">
        <w:rPr>
          <w:rFonts w:ascii="B Lotus" w:eastAsia="Calibri" w:hAnsi="B Lotus" w:cs="B Lotus"/>
          <w:sz w:val="24"/>
          <w:szCs w:val="24"/>
          <w:vertAlign w:val="superscript"/>
          <w:rtl/>
          <w:lang w:bidi="fa-IR"/>
        </w:rPr>
        <w:footnoteReference w:id="18"/>
      </w:r>
      <w:del w:id="1365" w:author="Mehrnazi Boojari" w:date="2019-01-07T09:53:00Z">
        <w:r w:rsidRPr="00B07651" w:rsidDel="006F7CCF">
          <w:rPr>
            <w:rFonts w:ascii="B Lotus" w:eastAsia="Calibri" w:hAnsi="B Lotus" w:cs="B Lotus" w:hint="cs"/>
            <w:sz w:val="24"/>
            <w:szCs w:val="24"/>
            <w:rtl/>
            <w:lang w:bidi="fa-IR"/>
          </w:rPr>
          <w:delText xml:space="preserve"> . </w:delText>
        </w:r>
      </w:del>
      <w:ins w:id="1366" w:author="Mehrnazi Boojari" w:date="2019-01-07T09:53:00Z">
        <w:r w:rsidR="006F7CCF">
          <w:rPr>
            <w:rFonts w:ascii="B Lotus" w:eastAsia="Calibri" w:hAnsi="B Lotus" w:cs="B Lotus" w:hint="cs"/>
            <w:sz w:val="24"/>
            <w:szCs w:val="24"/>
            <w:rtl/>
            <w:lang w:bidi="fa-IR"/>
          </w:rPr>
          <w:t xml:space="preserve">. </w:t>
        </w:r>
      </w:ins>
    </w:p>
    <w:p w14:paraId="35770B1C" w14:textId="77777777" w:rsidR="00B07651" w:rsidRPr="00B07651" w:rsidRDefault="00B07651" w:rsidP="00184C12">
      <w:pPr>
        <w:pStyle w:val="Heading4"/>
        <w:rPr>
          <w:rtl/>
        </w:rPr>
      </w:pPr>
      <w:bookmarkStart w:id="1367" w:name="_Toc533259370"/>
      <w:bookmarkStart w:id="1368" w:name="_Toc533781156"/>
      <w:bookmarkStart w:id="1369" w:name="_Toc533782112"/>
      <w:r w:rsidRPr="00B07651">
        <w:rPr>
          <w:rFonts w:hint="cs"/>
          <w:rtl/>
        </w:rPr>
        <w:t>مرحله جامعه اسلامی</w:t>
      </w:r>
      <w:del w:id="1370" w:author="Mehrnazi Boojari" w:date="2019-01-07T09:47:00Z">
        <w:r w:rsidRPr="00B07651" w:rsidDel="006F7CCF">
          <w:rPr>
            <w:rFonts w:hint="cs"/>
            <w:rtl/>
          </w:rPr>
          <w:delText xml:space="preserve"> ؛</w:delText>
        </w:r>
      </w:del>
      <w:ins w:id="1371" w:author="Mehrnazi Boojari" w:date="2019-01-07T09:47:00Z">
        <w:r w:rsidR="006F7CCF">
          <w:rPr>
            <w:rFonts w:hint="cs"/>
            <w:rtl/>
          </w:rPr>
          <w:t>؛</w:t>
        </w:r>
      </w:ins>
      <w:r w:rsidRPr="00B07651">
        <w:rPr>
          <w:rFonts w:hint="cs"/>
          <w:rtl/>
        </w:rPr>
        <w:t xml:space="preserve"> تشکیل جامعه</w:t>
      </w:r>
      <w:r w:rsidRPr="00B07651">
        <w:rPr>
          <w:rFonts w:hint="cs"/>
          <w:rtl/>
        </w:rPr>
        <w:softHyphen/>
        <w:t>ای بر مبنای اسلام</w:t>
      </w:r>
      <w:bookmarkEnd w:id="1367"/>
      <w:bookmarkEnd w:id="1368"/>
      <w:bookmarkEnd w:id="1369"/>
    </w:p>
    <w:p w14:paraId="32F20804" w14:textId="77777777" w:rsidR="00B07651" w:rsidRPr="00B07651" w:rsidRDefault="00B07651" w:rsidP="00C330EC">
      <w:pPr>
        <w:bidi/>
        <w:ind w:firstLine="227"/>
        <w:jc w:val="both"/>
        <w:rPr>
          <w:rFonts w:ascii="B Lotus" w:eastAsia="Calibri" w:hAnsi="B Lotus" w:cs="B Lotus"/>
          <w:sz w:val="24"/>
          <w:szCs w:val="24"/>
          <w:rtl/>
        </w:rPr>
      </w:pPr>
      <w:r w:rsidRPr="00B07651">
        <w:rPr>
          <w:rFonts w:ascii="B Lotus" w:eastAsia="Calibri" w:hAnsi="B Lotus" w:cs="B Lotus" w:hint="cs"/>
          <w:sz w:val="24"/>
          <w:szCs w:val="24"/>
          <w:rtl/>
          <w:lang w:bidi="fa-IR"/>
        </w:rPr>
        <w:t>با اسلامی</w:t>
      </w:r>
      <w:del w:id="1372" w:author="Mehrnazi Boojari" w:date="2019-01-07T10:33:00Z">
        <w:r w:rsidRPr="00B07651" w:rsidDel="006C73A5">
          <w:rPr>
            <w:rFonts w:ascii="B Lotus" w:eastAsia="Calibri" w:hAnsi="B Lotus" w:cs="B Lotus" w:hint="cs"/>
            <w:sz w:val="24"/>
            <w:szCs w:val="24"/>
            <w:rtl/>
            <w:lang w:bidi="fa-IR"/>
          </w:rPr>
          <w:delText xml:space="preserve"> شدن </w:delText>
        </w:r>
      </w:del>
      <w:ins w:id="1373" w:author="Mehrnazi Boojari" w:date="2019-01-07T10:33:00Z">
        <w:r w:rsidR="006C73A5">
          <w:rPr>
            <w:rFonts w:ascii="B Lotus" w:eastAsia="Calibri" w:hAnsi="B Lotus" w:cs="B Lotus" w:hint="cs"/>
            <w:sz w:val="24"/>
            <w:szCs w:val="24"/>
            <w:rtl/>
            <w:lang w:bidi="fa-IR"/>
          </w:rPr>
          <w:t xml:space="preserve">‌شدن </w:t>
        </w:r>
      </w:ins>
      <w:r w:rsidRPr="00B07651">
        <w:rPr>
          <w:rFonts w:ascii="B Lotus" w:eastAsia="Calibri" w:hAnsi="B Lotus" w:cs="B Lotus" w:hint="cs"/>
          <w:sz w:val="24"/>
          <w:szCs w:val="24"/>
          <w:rtl/>
          <w:lang w:bidi="fa-IR"/>
        </w:rPr>
        <w:t>دول</w:t>
      </w:r>
      <w:del w:id="1374" w:author="Mehrnazi Boojari" w:date="2019-01-07T10:16:00Z">
        <w:r w:rsidRPr="00B07651" w:rsidDel="000A654C">
          <w:rPr>
            <w:rFonts w:ascii="B Lotus" w:eastAsia="Calibri" w:hAnsi="B Lotus" w:cs="B Lotus" w:hint="cs"/>
            <w:sz w:val="24"/>
            <w:szCs w:val="24"/>
            <w:rtl/>
            <w:lang w:bidi="fa-IR"/>
          </w:rPr>
          <w:delText>ت(</w:delText>
        </w:r>
      </w:del>
      <w:ins w:id="1375" w:author="Mehrnazi Boojari" w:date="2019-01-07T10:16:00Z">
        <w:r w:rsidR="000A654C">
          <w:rPr>
            <w:rFonts w:ascii="B Lotus" w:eastAsia="Calibri" w:hAnsi="B Lotus" w:cs="B Lotus" w:hint="cs"/>
            <w:sz w:val="24"/>
            <w:szCs w:val="24"/>
            <w:rtl/>
            <w:lang w:bidi="fa-IR"/>
          </w:rPr>
          <w:t>ت (</w:t>
        </w:r>
      </w:ins>
      <w:r w:rsidRPr="00B07651">
        <w:rPr>
          <w:rFonts w:ascii="B Lotus" w:eastAsia="Calibri" w:hAnsi="B Lotus" w:cs="B Lotus" w:hint="cs"/>
          <w:sz w:val="24"/>
          <w:szCs w:val="24"/>
          <w:rtl/>
          <w:lang w:bidi="fa-IR"/>
        </w:rPr>
        <w:t>ساختارهای کشور) به معنای واقعی</w:t>
      </w:r>
      <w:ins w:id="1376" w:author="Mehrnazi Boojari" w:date="2019-01-10T00:57:00Z">
        <w:r w:rsidR="00C64DBD">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w:t>
      </w:r>
      <w:del w:id="1377" w:author="Mehrnazi Boojari" w:date="2019-01-10T00:57:00Z">
        <w:r w:rsidRPr="00B07651" w:rsidDel="00C64DBD">
          <w:rPr>
            <w:rFonts w:ascii="B Lotus" w:eastAsia="Calibri" w:hAnsi="B Lotus" w:cs="B Lotus" w:hint="cs"/>
            <w:sz w:val="24"/>
            <w:szCs w:val="24"/>
            <w:rtl/>
            <w:lang w:bidi="fa-IR"/>
          </w:rPr>
          <w:delText xml:space="preserve">کلمه </w:delText>
        </w:r>
      </w:del>
      <w:r w:rsidRPr="00B07651">
        <w:rPr>
          <w:rFonts w:ascii="B Lotus" w:eastAsia="Calibri" w:hAnsi="B Lotus" w:cs="B Lotus" w:hint="cs"/>
          <w:sz w:val="24"/>
          <w:szCs w:val="24"/>
          <w:rtl/>
          <w:lang w:bidi="fa-IR"/>
        </w:rPr>
        <w:t>آن</w:t>
      </w:r>
      <w:del w:id="1378" w:author="Mehrnazi Boojari" w:date="2019-01-10T00:56:00Z">
        <w:r w:rsidRPr="00B07651" w:rsidDel="003B6E94">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گاه</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 xml:space="preserve">برونداد این موضوع در جامعه خود را نشان </w:t>
      </w:r>
      <w:del w:id="1379" w:author="Mehrnazi Boojari" w:date="2019-01-10T00:57:00Z">
        <w:r w:rsidRPr="00B07651" w:rsidDel="00C64DBD">
          <w:rPr>
            <w:rFonts w:ascii="B Lotus" w:eastAsia="Calibri" w:hAnsi="B Lotus" w:cs="B Lotus" w:hint="cs"/>
            <w:sz w:val="24"/>
            <w:szCs w:val="24"/>
            <w:rtl/>
            <w:lang w:bidi="fa-IR"/>
          </w:rPr>
          <w:delText xml:space="preserve">خواهد </w:delText>
        </w:r>
      </w:del>
      <w:ins w:id="1380" w:author="Mehrnazi Boojari" w:date="2019-01-10T00:57:00Z">
        <w:r w:rsidR="00C64DBD">
          <w:rPr>
            <w:rFonts w:ascii="B Lotus" w:eastAsia="Calibri" w:hAnsi="B Lotus" w:cs="B Lotus" w:hint="cs"/>
            <w:sz w:val="24"/>
            <w:szCs w:val="24"/>
            <w:rtl/>
            <w:lang w:bidi="fa-IR"/>
          </w:rPr>
          <w:t>می</w:t>
        </w:r>
        <w:r w:rsidR="00C64DBD">
          <w:rPr>
            <w:rFonts w:ascii="B Lotus" w:eastAsia="Calibri" w:hAnsi="B Lotus" w:cs="B Nazanin" w:hint="cs"/>
            <w:sz w:val="24"/>
            <w:szCs w:val="24"/>
            <w:rtl/>
            <w:lang w:bidi="fa-IR"/>
          </w:rPr>
          <w:t>‌</w:t>
        </w:r>
        <w:r w:rsidR="00C64DBD">
          <w:rPr>
            <w:rFonts w:ascii="B Lotus" w:eastAsia="Calibri" w:hAnsi="B Lotus" w:cs="B Lotus" w:hint="cs"/>
            <w:sz w:val="24"/>
            <w:szCs w:val="24"/>
            <w:rtl/>
            <w:lang w:bidi="fa-IR"/>
          </w:rPr>
          <w:t xml:space="preserve">دهد </w:t>
        </w:r>
      </w:ins>
      <w:r w:rsidRPr="00B07651">
        <w:rPr>
          <w:rFonts w:ascii="B Lotus" w:eastAsia="Calibri" w:hAnsi="B Lotus" w:cs="B Lotus" w:hint="cs"/>
          <w:sz w:val="24"/>
          <w:szCs w:val="24"/>
          <w:rtl/>
          <w:lang w:bidi="fa-IR"/>
        </w:rPr>
        <w:t xml:space="preserve">و جامعه اسلامی در معنای خودش شکل </w:t>
      </w:r>
      <w:del w:id="1381" w:author="Mehrnazi Boojari" w:date="2019-01-10T00:58:00Z">
        <w:r w:rsidRPr="00B07651" w:rsidDel="00C64DBD">
          <w:rPr>
            <w:rFonts w:ascii="B Lotus" w:eastAsia="Calibri" w:hAnsi="B Lotus" w:cs="B Lotus" w:hint="cs"/>
            <w:sz w:val="24"/>
            <w:szCs w:val="24"/>
            <w:rtl/>
            <w:lang w:bidi="fa-IR"/>
          </w:rPr>
          <w:delText>خواهد گرفت</w:delText>
        </w:r>
      </w:del>
      <w:ins w:id="1382" w:author="Mehrnazi Boojari" w:date="2019-01-10T00:58:00Z">
        <w:r w:rsidR="00C64DBD">
          <w:rPr>
            <w:rFonts w:ascii="B Lotus" w:eastAsia="Calibri" w:hAnsi="B Lotus" w:cs="B Lotus" w:hint="cs"/>
            <w:sz w:val="24"/>
            <w:szCs w:val="24"/>
            <w:rtl/>
            <w:lang w:bidi="fa-IR"/>
          </w:rPr>
          <w:t>می</w:t>
        </w:r>
        <w:r w:rsidR="00C64DBD">
          <w:rPr>
            <w:rFonts w:ascii="B Lotus" w:eastAsia="Calibri" w:hAnsi="B Lotus" w:cs="B Nazanin" w:hint="cs"/>
            <w:sz w:val="24"/>
            <w:szCs w:val="24"/>
            <w:rtl/>
            <w:lang w:bidi="fa-IR"/>
          </w:rPr>
          <w:t>‌</w:t>
        </w:r>
        <w:r w:rsidR="00C64DBD">
          <w:rPr>
            <w:rFonts w:ascii="B Lotus" w:eastAsia="Calibri" w:hAnsi="B Lotus" w:cs="B Lotus" w:hint="cs"/>
            <w:sz w:val="24"/>
            <w:szCs w:val="24"/>
            <w:rtl/>
            <w:lang w:bidi="fa-IR"/>
          </w:rPr>
          <w:t>گیرد</w:t>
        </w:r>
      </w:ins>
      <w:r w:rsidRPr="00B07651">
        <w:rPr>
          <w:rFonts w:ascii="B Lotus" w:eastAsia="Calibri" w:hAnsi="B Lotus" w:cs="B Lotus" w:hint="cs"/>
          <w:sz w:val="24"/>
          <w:szCs w:val="24"/>
          <w:rtl/>
          <w:lang w:bidi="fa-IR"/>
        </w:rPr>
        <w:t xml:space="preserve">. </w:t>
      </w:r>
      <w:del w:id="1383" w:author="Mehrnazi Boojari" w:date="2019-01-10T00:59:00Z">
        <w:r w:rsidRPr="00B07651" w:rsidDel="00C64DBD">
          <w:rPr>
            <w:rFonts w:ascii="B Lotus" w:eastAsia="Calibri" w:hAnsi="B Lotus" w:cs="B Lotus"/>
            <w:sz w:val="24"/>
            <w:szCs w:val="24"/>
            <w:rtl/>
          </w:rPr>
          <w:delText>جامعه‌ای</w:delText>
        </w:r>
      </w:del>
      <w:ins w:id="1384" w:author="Mehrnazi Boojari" w:date="2019-01-10T00:59:00Z">
        <w:r w:rsidR="00C64DBD">
          <w:rPr>
            <w:rFonts w:ascii="B Lotus" w:eastAsia="Calibri" w:hAnsi="B Lotus" w:cs="B Lotus"/>
            <w:sz w:val="24"/>
            <w:szCs w:val="24"/>
            <w:rtl/>
          </w:rPr>
          <w:t>جامعه</w:t>
        </w:r>
        <w:r w:rsidR="00C64DBD">
          <w:rPr>
            <w:rFonts w:ascii="B Lotus" w:eastAsia="Calibri" w:hAnsi="B Lotus" w:cs="B Lotus" w:hint="cs"/>
            <w:sz w:val="24"/>
            <w:szCs w:val="24"/>
            <w:rtl/>
          </w:rPr>
          <w:t>‌</w:t>
        </w:r>
        <w:r w:rsidR="00C64DBD">
          <w:rPr>
            <w:rFonts w:ascii="B Lotus" w:eastAsia="Calibri" w:hAnsi="B Lotus" w:cs="B Lotus"/>
            <w:sz w:val="24"/>
            <w:szCs w:val="24"/>
            <w:rtl/>
          </w:rPr>
          <w:t>ای</w:t>
        </w:r>
      </w:ins>
      <w:r w:rsidRPr="00B07651">
        <w:rPr>
          <w:rFonts w:ascii="B Lotus" w:eastAsia="Calibri" w:hAnsi="B Lotus" w:cs="B Lotus"/>
          <w:sz w:val="24"/>
          <w:szCs w:val="24"/>
          <w:rtl/>
        </w:rPr>
        <w:t xml:space="preserve"> که در آن</w:t>
      </w:r>
      <w:del w:id="1385" w:author="Mehrnazi Boojari" w:date="2019-01-10T00:58:00Z">
        <w:r w:rsidRPr="00B07651" w:rsidDel="00C64DBD">
          <w:rPr>
            <w:rFonts w:ascii="B Lotus" w:eastAsia="Calibri" w:hAnsi="B Lotus" w:cs="B Lotus"/>
            <w:sz w:val="24"/>
            <w:szCs w:val="24"/>
            <w:rtl/>
          </w:rPr>
          <w:delText>،</w:delText>
        </w:r>
      </w:del>
      <w:r w:rsidRPr="00B07651">
        <w:rPr>
          <w:rFonts w:ascii="B Lotus" w:eastAsia="Calibri" w:hAnsi="B Lotus" w:cs="B Lotus"/>
          <w:sz w:val="24"/>
          <w:szCs w:val="24"/>
          <w:rtl/>
        </w:rPr>
        <w:t xml:space="preserve"> </w:t>
      </w:r>
      <w:del w:id="1386" w:author="Mehrnazi Boojari" w:date="2019-01-07T10:17:00Z">
        <w:r w:rsidRPr="00B07651" w:rsidDel="0028073B">
          <w:rPr>
            <w:rFonts w:ascii="B Lotus" w:eastAsia="Calibri" w:hAnsi="B Lotus" w:cs="B Lotus"/>
            <w:sz w:val="24"/>
            <w:szCs w:val="24"/>
            <w:rtl/>
          </w:rPr>
          <w:delText>آرمانها</w:delText>
        </w:r>
      </w:del>
      <w:ins w:id="1387" w:author="Mehrnazi Boojari" w:date="2019-01-07T10:17:00Z">
        <w:r w:rsidR="0028073B">
          <w:rPr>
            <w:rFonts w:ascii="B Lotus" w:eastAsia="Calibri" w:hAnsi="B Lotus" w:cs="B Lotus"/>
            <w:sz w:val="24"/>
            <w:szCs w:val="24"/>
            <w:rtl/>
          </w:rPr>
          <w:t>آرمان</w:t>
        </w:r>
        <w:r w:rsidR="0028073B">
          <w:rPr>
            <w:rFonts w:ascii="B Lotus" w:eastAsia="Calibri" w:hAnsi="B Lotus" w:cs="B Lotus" w:hint="cs"/>
            <w:sz w:val="24"/>
            <w:szCs w:val="24"/>
            <w:rtl/>
          </w:rPr>
          <w:t>‌</w:t>
        </w:r>
        <w:r w:rsidR="0028073B">
          <w:rPr>
            <w:rFonts w:ascii="B Lotus" w:eastAsia="Calibri" w:hAnsi="B Lotus" w:cs="B Lotus"/>
            <w:sz w:val="24"/>
            <w:szCs w:val="24"/>
            <w:rtl/>
          </w:rPr>
          <w:t>ها</w:t>
        </w:r>
      </w:ins>
      <w:r w:rsidRPr="00B07651">
        <w:rPr>
          <w:rFonts w:ascii="B Lotus" w:eastAsia="Calibri" w:hAnsi="B Lotus" w:cs="B Lotus"/>
          <w:sz w:val="24"/>
          <w:szCs w:val="24"/>
          <w:rtl/>
        </w:rPr>
        <w:t>ی اسلامی، اهداف اسلامی، آرزوهای بزرگی که اسلام برای بشر ترسیم کرده است</w:t>
      </w:r>
      <w:del w:id="1388" w:author="Mehrnazi Boojari" w:date="2019-01-10T00:58:00Z">
        <w:r w:rsidRPr="00B07651" w:rsidDel="00C64DBD">
          <w:rPr>
            <w:rFonts w:ascii="B Lotus" w:eastAsia="Calibri" w:hAnsi="B Lotus" w:cs="B Lotus"/>
            <w:sz w:val="24"/>
            <w:szCs w:val="24"/>
            <w:rtl/>
          </w:rPr>
          <w:delText>،</w:delText>
        </w:r>
      </w:del>
      <w:r w:rsidRPr="00B07651">
        <w:rPr>
          <w:rFonts w:ascii="B Lotus" w:eastAsia="Calibri" w:hAnsi="B Lotus" w:cs="B Lotus"/>
          <w:sz w:val="24"/>
          <w:szCs w:val="24"/>
          <w:rtl/>
        </w:rPr>
        <w:t xml:space="preserve"> تحقق پیدا کند. </w:t>
      </w:r>
      <w:del w:id="1389" w:author="Mehrnazi Boojari" w:date="2019-01-10T00:58:00Z">
        <w:r w:rsidRPr="00B07651" w:rsidDel="00C64DBD">
          <w:rPr>
            <w:rFonts w:ascii="B Lotus" w:eastAsia="Calibri" w:hAnsi="B Lotus" w:cs="B Lotus" w:hint="cs"/>
            <w:sz w:val="24"/>
            <w:szCs w:val="24"/>
            <w:rtl/>
          </w:rPr>
          <w:delText>"</w:delText>
        </w:r>
      </w:del>
      <w:ins w:id="1390" w:author="Mehrnazi Boojari" w:date="2019-01-10T00:58:00Z">
        <w:r w:rsidR="00C64DBD">
          <w:rPr>
            <w:rFonts w:ascii="B Lotus" w:eastAsia="Calibri" w:hAnsi="B Lotus" w:cs="B Lotus" w:hint="cs"/>
            <w:sz w:val="24"/>
            <w:szCs w:val="24"/>
            <w:rtl/>
          </w:rPr>
          <w:t>«</w:t>
        </w:r>
      </w:ins>
      <w:r w:rsidRPr="00B07651">
        <w:rPr>
          <w:rFonts w:ascii="B Lotus" w:eastAsia="Calibri" w:hAnsi="B Lotus" w:cs="B Lotus"/>
          <w:sz w:val="24"/>
          <w:szCs w:val="24"/>
          <w:rtl/>
        </w:rPr>
        <w:t>جامع</w:t>
      </w:r>
      <w:del w:id="1391" w:author="Mehrnazi Boojari" w:date="2019-01-07T22:49:00Z">
        <w:r w:rsidRPr="00B07651" w:rsidDel="00BF4CE5">
          <w:rPr>
            <w:rFonts w:ascii="B Lotus" w:eastAsia="Calibri" w:hAnsi="B Lotus" w:cs="B Lotus"/>
            <w:sz w:val="24"/>
            <w:szCs w:val="24"/>
            <w:rtl/>
          </w:rPr>
          <w:delText xml:space="preserve">ه‌ی </w:delText>
        </w:r>
      </w:del>
      <w:ins w:id="1392" w:author="Mehrnazi Boojari" w:date="2019-01-10T01:00:00Z">
        <w:r w:rsidR="00C330EC">
          <w:rPr>
            <w:rFonts w:ascii="B Lotus" w:eastAsia="Calibri" w:hAnsi="B Lotus" w:cs="B Lotus" w:hint="cs"/>
            <w:sz w:val="24"/>
            <w:szCs w:val="24"/>
            <w:rtl/>
          </w:rPr>
          <w:t>ه</w:t>
        </w:r>
        <w:r w:rsidR="00C330EC">
          <w:rPr>
            <w:rFonts w:ascii="B Lotus" w:eastAsia="Calibri" w:hAnsi="B Lotus" w:cs="B Nazanin" w:hint="cs"/>
            <w:sz w:val="24"/>
            <w:szCs w:val="24"/>
            <w:rtl/>
          </w:rPr>
          <w:t>‌</w:t>
        </w:r>
        <w:r w:rsidR="00C330EC">
          <w:rPr>
            <w:rFonts w:ascii="B Lotus" w:eastAsia="Calibri" w:hAnsi="B Lotus" w:cs="B Lotus" w:hint="cs"/>
            <w:sz w:val="24"/>
            <w:szCs w:val="24"/>
            <w:rtl/>
          </w:rPr>
          <w:t>ای</w:t>
        </w:r>
      </w:ins>
      <w:ins w:id="1393" w:author="Mehrnazi Boojari" w:date="2019-01-07T22:49:00Z">
        <w:r w:rsidR="00BF4CE5">
          <w:rPr>
            <w:rFonts w:ascii="B Lotus" w:eastAsia="Calibri" w:hAnsi="B Lotus" w:cs="B Lotus"/>
            <w:sz w:val="24"/>
            <w:szCs w:val="24"/>
            <w:rtl/>
          </w:rPr>
          <w:t xml:space="preserve"> </w:t>
        </w:r>
      </w:ins>
      <w:r w:rsidRPr="00B07651">
        <w:rPr>
          <w:rFonts w:ascii="B Lotus" w:eastAsia="Calibri" w:hAnsi="B Lotus" w:cs="B Lotus"/>
          <w:sz w:val="24"/>
          <w:szCs w:val="24"/>
          <w:rtl/>
        </w:rPr>
        <w:t>عادل</w:t>
      </w:r>
      <w:del w:id="1394" w:author="Mehrnazi Boojari" w:date="2019-01-10T01:00:00Z">
        <w:r w:rsidRPr="00B07651" w:rsidDel="00C330EC">
          <w:rPr>
            <w:rFonts w:ascii="B Lotus" w:eastAsia="Calibri" w:hAnsi="B Lotus" w:cs="B Lotus"/>
            <w:sz w:val="24"/>
            <w:szCs w:val="24"/>
            <w:rtl/>
          </w:rPr>
          <w:delText xml:space="preserve">، </w:delText>
        </w:r>
      </w:del>
      <w:ins w:id="1395" w:author="Mehrnazi Boojari" w:date="2019-01-10T01:00:00Z">
        <w:r w:rsidR="00C330EC">
          <w:rPr>
            <w:rFonts w:ascii="B Lotus" w:eastAsia="Calibri" w:hAnsi="B Lotus" w:cs="B Lotus" w:hint="cs"/>
            <w:sz w:val="24"/>
            <w:szCs w:val="24"/>
            <w:rtl/>
          </w:rPr>
          <w:t xml:space="preserve"> و</w:t>
        </w:r>
        <w:r w:rsidR="00C330EC" w:rsidRPr="00B07651">
          <w:rPr>
            <w:rFonts w:ascii="B Lotus" w:eastAsia="Calibri" w:hAnsi="B Lotus" w:cs="B Lotus"/>
            <w:sz w:val="24"/>
            <w:szCs w:val="24"/>
            <w:rtl/>
          </w:rPr>
          <w:t xml:space="preserve"> </w:t>
        </w:r>
      </w:ins>
      <w:r w:rsidRPr="00B07651">
        <w:rPr>
          <w:rFonts w:ascii="B Lotus" w:eastAsia="Calibri" w:hAnsi="B Lotus" w:cs="B Lotus"/>
          <w:sz w:val="24"/>
          <w:szCs w:val="24"/>
          <w:rtl/>
        </w:rPr>
        <w:t>برخوردار از عدالت، جامع</w:t>
      </w:r>
      <w:del w:id="1396" w:author="Mehrnazi Boojari" w:date="2019-01-07T22:49:00Z">
        <w:r w:rsidRPr="00B07651" w:rsidDel="00BF4CE5">
          <w:rPr>
            <w:rFonts w:ascii="B Lotus" w:eastAsia="Calibri" w:hAnsi="B Lotus" w:cs="B Lotus"/>
            <w:sz w:val="24"/>
            <w:szCs w:val="24"/>
            <w:rtl/>
          </w:rPr>
          <w:delText xml:space="preserve">ه‌ی </w:delText>
        </w:r>
      </w:del>
      <w:ins w:id="1397" w:author="Mehrnazi Boojari" w:date="2019-01-10T01:00:00Z">
        <w:r w:rsidR="00C330EC">
          <w:rPr>
            <w:rFonts w:ascii="B Lotus" w:eastAsia="Calibri" w:hAnsi="B Lotus" w:cs="B Lotus" w:hint="cs"/>
            <w:sz w:val="24"/>
            <w:szCs w:val="24"/>
            <w:rtl/>
          </w:rPr>
          <w:t>ه</w:t>
        </w:r>
        <w:r w:rsidR="00C330EC">
          <w:rPr>
            <w:rFonts w:ascii="B Lotus" w:eastAsia="Calibri" w:hAnsi="B Lotus" w:cs="B Nazanin" w:hint="cs"/>
            <w:sz w:val="24"/>
            <w:szCs w:val="24"/>
            <w:rtl/>
          </w:rPr>
          <w:t>‌</w:t>
        </w:r>
        <w:r w:rsidR="00C330EC">
          <w:rPr>
            <w:rFonts w:ascii="B Lotus" w:eastAsia="Calibri" w:hAnsi="B Lotus" w:cs="B Lotus" w:hint="cs"/>
            <w:sz w:val="24"/>
            <w:szCs w:val="24"/>
            <w:rtl/>
          </w:rPr>
          <w:t>ای</w:t>
        </w:r>
      </w:ins>
      <w:ins w:id="1398" w:author="Mehrnazi Boojari" w:date="2019-01-07T22:49:00Z">
        <w:r w:rsidR="00BF4CE5">
          <w:rPr>
            <w:rFonts w:ascii="B Lotus" w:eastAsia="Calibri" w:hAnsi="B Lotus" w:cs="B Lotus"/>
            <w:sz w:val="24"/>
            <w:szCs w:val="24"/>
            <w:rtl/>
          </w:rPr>
          <w:t xml:space="preserve"> </w:t>
        </w:r>
      </w:ins>
      <w:r w:rsidRPr="00B07651">
        <w:rPr>
          <w:rFonts w:ascii="B Lotus" w:eastAsia="Calibri" w:hAnsi="B Lotus" w:cs="B Lotus"/>
          <w:sz w:val="24"/>
          <w:szCs w:val="24"/>
          <w:rtl/>
        </w:rPr>
        <w:t xml:space="preserve">آزاد، </w:t>
      </w:r>
      <w:del w:id="1399" w:author="Mehrnazi Boojari" w:date="2019-01-10T00:59:00Z">
        <w:r w:rsidRPr="00B07651" w:rsidDel="00C64DBD">
          <w:rPr>
            <w:rFonts w:ascii="B Lotus" w:eastAsia="Calibri" w:hAnsi="B Lotus" w:cs="B Lotus"/>
            <w:sz w:val="24"/>
            <w:szCs w:val="24"/>
            <w:rtl/>
          </w:rPr>
          <w:delText>جامعه‌ای</w:delText>
        </w:r>
      </w:del>
      <w:ins w:id="1400" w:author="Mehrnazi Boojari" w:date="2019-01-10T00:59:00Z">
        <w:r w:rsidR="00C64DBD">
          <w:rPr>
            <w:rFonts w:ascii="B Lotus" w:eastAsia="Calibri" w:hAnsi="B Lotus" w:cs="B Lotus"/>
            <w:sz w:val="24"/>
            <w:szCs w:val="24"/>
            <w:rtl/>
          </w:rPr>
          <w:t>جامعه</w:t>
        </w:r>
        <w:r w:rsidR="00C64DBD">
          <w:rPr>
            <w:rFonts w:ascii="B Lotus" w:eastAsia="Calibri" w:hAnsi="B Lotus" w:cs="B Lotus" w:hint="cs"/>
            <w:sz w:val="24"/>
            <w:szCs w:val="24"/>
            <w:rtl/>
          </w:rPr>
          <w:t>‌</w:t>
        </w:r>
        <w:r w:rsidR="00C64DBD">
          <w:rPr>
            <w:rFonts w:ascii="B Lotus" w:eastAsia="Calibri" w:hAnsi="B Lotus" w:cs="B Lotus"/>
            <w:sz w:val="24"/>
            <w:szCs w:val="24"/>
            <w:rtl/>
          </w:rPr>
          <w:t>ای</w:t>
        </w:r>
      </w:ins>
      <w:r w:rsidRPr="00B07651">
        <w:rPr>
          <w:rFonts w:ascii="B Lotus" w:eastAsia="Calibri" w:hAnsi="B Lotus" w:cs="B Lotus"/>
          <w:sz w:val="24"/>
          <w:szCs w:val="24"/>
          <w:rtl/>
        </w:rPr>
        <w:t xml:space="preserve"> که مردم در آن</w:t>
      </w:r>
      <w:ins w:id="1401" w:author="Mehrnazi Boojari" w:date="2019-01-10T01:01:00Z">
        <w:r w:rsidR="00C330EC">
          <w:rPr>
            <w:rFonts w:ascii="B Lotus" w:eastAsia="Calibri" w:hAnsi="B Lotus" w:cs="B Lotus" w:hint="cs"/>
            <w:sz w:val="24"/>
            <w:szCs w:val="24"/>
            <w:rtl/>
          </w:rPr>
          <w:t>،</w:t>
        </w:r>
      </w:ins>
      <w:del w:id="1402" w:author="Mehrnazi Boojari" w:date="2019-01-10T00:58:00Z">
        <w:r w:rsidRPr="00B07651" w:rsidDel="00C64DBD">
          <w:rPr>
            <w:rFonts w:ascii="B Lotus" w:eastAsia="Calibri" w:hAnsi="B Lotus" w:cs="B Lotus"/>
            <w:sz w:val="24"/>
            <w:szCs w:val="24"/>
            <w:rtl/>
          </w:rPr>
          <w:delText>،</w:delText>
        </w:r>
      </w:del>
      <w:r w:rsidRPr="00B07651">
        <w:rPr>
          <w:rFonts w:ascii="B Lotus" w:eastAsia="Calibri" w:hAnsi="B Lotus" w:cs="B Lotus"/>
          <w:sz w:val="24"/>
          <w:szCs w:val="24"/>
          <w:rtl/>
        </w:rPr>
        <w:t xml:space="preserve"> در ادار</w:t>
      </w:r>
      <w:del w:id="1403" w:author="Mehrnazi Boojari" w:date="2019-01-07T22:49:00Z">
        <w:r w:rsidRPr="00B07651" w:rsidDel="00BF4CE5">
          <w:rPr>
            <w:rFonts w:ascii="B Lotus" w:eastAsia="Calibri" w:hAnsi="B Lotus" w:cs="B Lotus"/>
            <w:sz w:val="24"/>
            <w:szCs w:val="24"/>
            <w:rtl/>
          </w:rPr>
          <w:delText xml:space="preserve">ه‌ی </w:delText>
        </w:r>
      </w:del>
      <w:ins w:id="1404"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کشور، در آیند</w:t>
      </w:r>
      <w:del w:id="1405" w:author="Mehrnazi Boojari" w:date="2019-01-07T22:49:00Z">
        <w:r w:rsidRPr="00B07651" w:rsidDel="00BF4CE5">
          <w:rPr>
            <w:rFonts w:ascii="B Lotus" w:eastAsia="Calibri" w:hAnsi="B Lotus" w:cs="B Lotus"/>
            <w:sz w:val="24"/>
            <w:szCs w:val="24"/>
            <w:rtl/>
          </w:rPr>
          <w:delText xml:space="preserve">ه‌ی </w:delText>
        </w:r>
      </w:del>
      <w:ins w:id="1406"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 xml:space="preserve">خود، در پیشرفت خود </w:t>
      </w:r>
      <w:del w:id="1407" w:author="Mehrnazi Boojari" w:date="2019-01-10T00:58:00Z">
        <w:r w:rsidRPr="00B07651" w:rsidDel="00C64DBD">
          <w:rPr>
            <w:rFonts w:ascii="B Lotus" w:eastAsia="Calibri" w:hAnsi="B Lotus" w:cs="B Lotus"/>
            <w:sz w:val="24"/>
            <w:szCs w:val="24"/>
            <w:rtl/>
          </w:rPr>
          <w:delText xml:space="preserve">دارای </w:delText>
        </w:r>
      </w:del>
      <w:r w:rsidRPr="00B07651">
        <w:rPr>
          <w:rFonts w:ascii="B Lotus" w:eastAsia="Calibri" w:hAnsi="B Lotus" w:cs="B Lotus"/>
          <w:sz w:val="24"/>
          <w:szCs w:val="24"/>
          <w:rtl/>
        </w:rPr>
        <w:t>نقش</w:t>
      </w:r>
      <w:ins w:id="1408" w:author="Mehrnazi Boojari" w:date="2019-01-10T00:58:00Z">
        <w:r w:rsidR="00C64DBD">
          <w:rPr>
            <w:rFonts w:ascii="B Lotus" w:eastAsia="Calibri" w:hAnsi="B Lotus" w:cs="B Lotus" w:hint="cs"/>
            <w:sz w:val="24"/>
            <w:szCs w:val="24"/>
            <w:rtl/>
          </w:rPr>
          <w:t xml:space="preserve"> دار</w:t>
        </w:r>
      </w:ins>
      <w:r w:rsidRPr="00B07651">
        <w:rPr>
          <w:rFonts w:ascii="B Lotus" w:eastAsia="Calibri" w:hAnsi="B Lotus" w:cs="B Lotus"/>
          <w:sz w:val="24"/>
          <w:szCs w:val="24"/>
          <w:rtl/>
        </w:rPr>
        <w:t>ند</w:t>
      </w:r>
      <w:del w:id="1409" w:author="Mehrnazi Boojari" w:date="2019-01-10T00:58:00Z">
        <w:r w:rsidRPr="00B07651" w:rsidDel="00C64DBD">
          <w:rPr>
            <w:rFonts w:ascii="B Lotus" w:eastAsia="Calibri" w:hAnsi="B Lotus" w:cs="B Lotus"/>
            <w:sz w:val="24"/>
            <w:szCs w:val="24"/>
            <w:rtl/>
          </w:rPr>
          <w:delText xml:space="preserve">، دارای </w:delText>
        </w:r>
      </w:del>
      <w:del w:id="1410" w:author="Mehrnazi Boojari" w:date="2019-01-07T10:04:00Z">
        <w:r w:rsidRPr="00B07651" w:rsidDel="00A31D6F">
          <w:rPr>
            <w:rFonts w:ascii="B Lotus" w:eastAsia="Calibri" w:hAnsi="B Lotus" w:cs="B Lotus"/>
            <w:sz w:val="24"/>
            <w:szCs w:val="24"/>
            <w:rtl/>
          </w:rPr>
          <w:delText>تأثیر</w:delText>
        </w:r>
      </w:del>
      <w:del w:id="1411" w:author="Mehrnazi Boojari" w:date="2019-01-10T00:58:00Z">
        <w:r w:rsidRPr="00B07651" w:rsidDel="00C64DBD">
          <w:rPr>
            <w:rFonts w:ascii="B Lotus" w:eastAsia="Calibri" w:hAnsi="B Lotus" w:cs="B Lotus"/>
            <w:sz w:val="24"/>
            <w:szCs w:val="24"/>
            <w:rtl/>
          </w:rPr>
          <w:delText>ند</w:delText>
        </w:r>
      </w:del>
      <w:ins w:id="1412" w:author="Mehrnazi Boojari" w:date="2019-01-10T00:58:00Z">
        <w:r w:rsidR="00C64DBD">
          <w:rPr>
            <w:rFonts w:ascii="B Lotus" w:eastAsia="Calibri" w:hAnsi="B Lotus" w:cs="B Lotus" w:hint="cs"/>
            <w:sz w:val="24"/>
            <w:szCs w:val="24"/>
            <w:rtl/>
          </w:rPr>
          <w:t xml:space="preserve"> </w:t>
        </w:r>
      </w:ins>
      <w:ins w:id="1413" w:author="Mehrnazi Boojari" w:date="2019-01-10T00:59:00Z">
        <w:r w:rsidR="00C64DBD">
          <w:rPr>
            <w:rFonts w:ascii="B Lotus" w:eastAsia="Calibri" w:hAnsi="B Lotus" w:cs="B Lotus" w:hint="cs"/>
            <w:sz w:val="24"/>
            <w:szCs w:val="24"/>
            <w:rtl/>
          </w:rPr>
          <w:t>و مؤثرند</w:t>
        </w:r>
      </w:ins>
      <w:r w:rsidRPr="00B07651">
        <w:rPr>
          <w:rFonts w:ascii="B Lotus" w:eastAsia="Calibri" w:hAnsi="B Lotus" w:cs="B Lotus"/>
          <w:sz w:val="24"/>
          <w:szCs w:val="24"/>
          <w:rtl/>
        </w:rPr>
        <w:t xml:space="preserve">، </w:t>
      </w:r>
      <w:del w:id="1414" w:author="Mehrnazi Boojari" w:date="2019-01-10T00:59:00Z">
        <w:r w:rsidRPr="00B07651" w:rsidDel="00C64DBD">
          <w:rPr>
            <w:rFonts w:ascii="B Lotus" w:eastAsia="Calibri" w:hAnsi="B Lotus" w:cs="B Lotus"/>
            <w:sz w:val="24"/>
            <w:szCs w:val="24"/>
            <w:rtl/>
          </w:rPr>
          <w:delText>جامعه‌ای</w:delText>
        </w:r>
      </w:del>
      <w:ins w:id="1415" w:author="Mehrnazi Boojari" w:date="2019-01-10T00:59:00Z">
        <w:r w:rsidR="00C64DBD">
          <w:rPr>
            <w:rFonts w:ascii="B Lotus" w:eastAsia="Calibri" w:hAnsi="B Lotus" w:cs="B Lotus"/>
            <w:sz w:val="24"/>
            <w:szCs w:val="24"/>
            <w:rtl/>
          </w:rPr>
          <w:t>جامعه</w:t>
        </w:r>
        <w:r w:rsidR="00C64DBD">
          <w:rPr>
            <w:rFonts w:ascii="B Lotus" w:eastAsia="Calibri" w:hAnsi="B Lotus" w:cs="B Lotus" w:hint="cs"/>
            <w:sz w:val="24"/>
            <w:szCs w:val="24"/>
            <w:rtl/>
          </w:rPr>
          <w:t>‌</w:t>
        </w:r>
        <w:r w:rsidR="00C64DBD">
          <w:rPr>
            <w:rFonts w:ascii="B Lotus" w:eastAsia="Calibri" w:hAnsi="B Lotus" w:cs="B Lotus"/>
            <w:sz w:val="24"/>
            <w:szCs w:val="24"/>
            <w:rtl/>
          </w:rPr>
          <w:t>ای</w:t>
        </w:r>
      </w:ins>
      <w:r w:rsidRPr="00B07651">
        <w:rPr>
          <w:rFonts w:ascii="B Lotus" w:eastAsia="Calibri" w:hAnsi="B Lotus" w:cs="B Lotus"/>
          <w:sz w:val="24"/>
          <w:szCs w:val="24"/>
          <w:rtl/>
        </w:rPr>
        <w:t xml:space="preserve"> دارای عزت ملی و استغنای ملی، </w:t>
      </w:r>
      <w:del w:id="1416" w:author="Mehrnazi Boojari" w:date="2019-01-10T00:59:00Z">
        <w:r w:rsidRPr="00B07651" w:rsidDel="00C64DBD">
          <w:rPr>
            <w:rFonts w:ascii="B Lotus" w:eastAsia="Calibri" w:hAnsi="B Lotus" w:cs="B Lotus"/>
            <w:sz w:val="24"/>
            <w:szCs w:val="24"/>
            <w:rtl/>
          </w:rPr>
          <w:delText>جامعه‌ای</w:delText>
        </w:r>
      </w:del>
      <w:ins w:id="1417" w:author="Mehrnazi Boojari" w:date="2019-01-10T00:59:00Z">
        <w:r w:rsidR="00C64DBD">
          <w:rPr>
            <w:rFonts w:ascii="B Lotus" w:eastAsia="Calibri" w:hAnsi="B Lotus" w:cs="B Lotus"/>
            <w:sz w:val="24"/>
            <w:szCs w:val="24"/>
            <w:rtl/>
          </w:rPr>
          <w:t>جامعه</w:t>
        </w:r>
        <w:r w:rsidR="00C64DBD">
          <w:rPr>
            <w:rFonts w:ascii="B Lotus" w:eastAsia="Calibri" w:hAnsi="B Lotus" w:cs="B Lotus" w:hint="cs"/>
            <w:sz w:val="24"/>
            <w:szCs w:val="24"/>
            <w:rtl/>
          </w:rPr>
          <w:t>‌</w:t>
        </w:r>
        <w:r w:rsidR="00C64DBD">
          <w:rPr>
            <w:rFonts w:ascii="B Lotus" w:eastAsia="Calibri" w:hAnsi="B Lotus" w:cs="B Lotus"/>
            <w:sz w:val="24"/>
            <w:szCs w:val="24"/>
            <w:rtl/>
          </w:rPr>
          <w:t>ای</w:t>
        </w:r>
      </w:ins>
      <w:r w:rsidRPr="00B07651">
        <w:rPr>
          <w:rFonts w:ascii="B Lotus" w:eastAsia="Calibri" w:hAnsi="B Lotus" w:cs="B Lotus"/>
          <w:sz w:val="24"/>
          <w:szCs w:val="24"/>
          <w:rtl/>
        </w:rPr>
        <w:t xml:space="preserve"> برخوردار از رفاه و مبرای از فقر و گرسنگی، </w:t>
      </w:r>
      <w:del w:id="1418" w:author="Mehrnazi Boojari" w:date="2019-01-10T00:59:00Z">
        <w:r w:rsidRPr="00B07651" w:rsidDel="00C64DBD">
          <w:rPr>
            <w:rFonts w:ascii="B Lotus" w:eastAsia="Calibri" w:hAnsi="B Lotus" w:cs="B Lotus"/>
            <w:sz w:val="24"/>
            <w:szCs w:val="24"/>
            <w:rtl/>
          </w:rPr>
          <w:delText>جامعه‌ای</w:delText>
        </w:r>
      </w:del>
      <w:ins w:id="1419" w:author="Mehrnazi Boojari" w:date="2019-01-10T00:59:00Z">
        <w:r w:rsidR="00C64DBD">
          <w:rPr>
            <w:rFonts w:ascii="B Lotus" w:eastAsia="Calibri" w:hAnsi="B Lotus" w:cs="B Lotus"/>
            <w:sz w:val="24"/>
            <w:szCs w:val="24"/>
            <w:rtl/>
          </w:rPr>
          <w:t>جامعه</w:t>
        </w:r>
        <w:r w:rsidR="00C64DBD">
          <w:rPr>
            <w:rFonts w:ascii="B Lotus" w:eastAsia="Calibri" w:hAnsi="B Lotus" w:cs="B Lotus" w:hint="cs"/>
            <w:sz w:val="24"/>
            <w:szCs w:val="24"/>
            <w:rtl/>
          </w:rPr>
          <w:t>‌</w:t>
        </w:r>
        <w:r w:rsidR="00C64DBD">
          <w:rPr>
            <w:rFonts w:ascii="B Lotus" w:eastAsia="Calibri" w:hAnsi="B Lotus" w:cs="B Lotus"/>
            <w:sz w:val="24"/>
            <w:szCs w:val="24"/>
            <w:rtl/>
          </w:rPr>
          <w:t>ای</w:t>
        </w:r>
      </w:ins>
      <w:r w:rsidRPr="00B07651">
        <w:rPr>
          <w:rFonts w:ascii="B Lotus" w:eastAsia="Calibri" w:hAnsi="B Lotus" w:cs="B Lotus"/>
          <w:sz w:val="24"/>
          <w:szCs w:val="24"/>
          <w:rtl/>
        </w:rPr>
        <w:t xml:space="preserve"> دارای پیشرفت</w:t>
      </w:r>
      <w:ins w:id="1420" w:author="Mehrnazi Boojari" w:date="2019-01-10T00:59:00Z">
        <w:r w:rsidR="00C64DBD">
          <w:rPr>
            <w:rFonts w:ascii="B Lotus" w:eastAsia="Calibri" w:hAnsi="B Lotus" w:cs="B Nazanin" w:hint="cs"/>
            <w:sz w:val="24"/>
            <w:szCs w:val="24"/>
            <w:rtl/>
          </w:rPr>
          <w:t>‌</w:t>
        </w:r>
      </w:ins>
      <w:r w:rsidRPr="00B07651">
        <w:rPr>
          <w:rFonts w:ascii="B Lotus" w:eastAsia="Calibri" w:hAnsi="B Lotus" w:cs="B Lotus"/>
          <w:sz w:val="24"/>
          <w:szCs w:val="24"/>
          <w:rtl/>
        </w:rPr>
        <w:t xml:space="preserve">های </w:t>
      </w:r>
      <w:del w:id="1421" w:author="Mehrnazi Boojari" w:date="2019-01-10T00:59:00Z">
        <w:r w:rsidRPr="00B07651" w:rsidDel="00C64DBD">
          <w:rPr>
            <w:rFonts w:ascii="B Lotus" w:eastAsia="Calibri" w:hAnsi="B Lotus" w:cs="B Lotus"/>
            <w:sz w:val="24"/>
            <w:szCs w:val="24"/>
            <w:rtl/>
          </w:rPr>
          <w:delText xml:space="preserve">همه‌جانبه </w:delText>
        </w:r>
      </w:del>
      <w:ins w:id="1422" w:author="Mehrnazi Boojari" w:date="2019-01-10T00:59:00Z">
        <w:r w:rsidR="00C64DBD" w:rsidRPr="00B07651">
          <w:rPr>
            <w:rFonts w:ascii="B Lotus" w:eastAsia="Calibri" w:hAnsi="B Lotus" w:cs="B Lotus"/>
            <w:sz w:val="24"/>
            <w:szCs w:val="24"/>
            <w:rtl/>
          </w:rPr>
          <w:t>همه‌جانب</w:t>
        </w:r>
        <w:r w:rsidR="00C64DBD">
          <w:rPr>
            <w:rFonts w:ascii="B Lotus" w:eastAsia="Calibri" w:hAnsi="B Lotus" w:cs="B Lotus" w:hint="cs"/>
            <w:sz w:val="24"/>
            <w:szCs w:val="24"/>
            <w:rtl/>
          </w:rPr>
          <w:t>ۀ</w:t>
        </w:r>
        <w:r w:rsidR="00C64DBD" w:rsidRPr="00B07651">
          <w:rPr>
            <w:rFonts w:ascii="B Lotus" w:eastAsia="Calibri" w:hAnsi="B Lotus" w:cs="B Lotus"/>
            <w:sz w:val="24"/>
            <w:szCs w:val="24"/>
            <w:rtl/>
          </w:rPr>
          <w:t xml:space="preserve"> </w:t>
        </w:r>
      </w:ins>
      <w:del w:id="1423" w:author="Mehrnazi Boojari" w:date="2019-01-10T00:59:00Z">
        <w:r w:rsidRPr="00B07651" w:rsidDel="00C64DBD">
          <w:rPr>
            <w:rFonts w:ascii="B Lotus" w:eastAsia="Calibri" w:hAnsi="B Lotus" w:cs="B Lotus"/>
            <w:sz w:val="24"/>
            <w:szCs w:val="24"/>
            <w:rtl/>
          </w:rPr>
          <w:delText>-</w:delText>
        </w:r>
      </w:del>
      <w:r w:rsidRPr="00B07651">
        <w:rPr>
          <w:rFonts w:ascii="B Lotus" w:eastAsia="Calibri" w:hAnsi="B Lotus" w:cs="B Lotus"/>
          <w:sz w:val="24"/>
          <w:szCs w:val="24"/>
          <w:rtl/>
        </w:rPr>
        <w:t xml:space="preserve"> </w:t>
      </w:r>
      <w:del w:id="1424" w:author="Mehrnazi Boojari" w:date="2019-01-10T00:59:00Z">
        <w:r w:rsidRPr="00B07651" w:rsidDel="00C64DBD">
          <w:rPr>
            <w:rFonts w:ascii="B Lotus" w:eastAsia="Calibri" w:hAnsi="B Lotus" w:cs="B Lotus"/>
            <w:sz w:val="24"/>
            <w:szCs w:val="24"/>
            <w:rtl/>
          </w:rPr>
          <w:delText xml:space="preserve">پیشرفت </w:delText>
        </w:r>
      </w:del>
      <w:r w:rsidRPr="00B07651">
        <w:rPr>
          <w:rFonts w:ascii="B Lotus" w:eastAsia="Calibri" w:hAnsi="B Lotus" w:cs="B Lotus"/>
          <w:sz w:val="24"/>
          <w:szCs w:val="24"/>
          <w:rtl/>
        </w:rPr>
        <w:t>علمی</w:t>
      </w:r>
      <w:del w:id="1425" w:author="Mehrnazi Boojari" w:date="2019-01-10T00:59:00Z">
        <w:r w:rsidRPr="00B07651" w:rsidDel="00C64DBD">
          <w:rPr>
            <w:rFonts w:ascii="B Lotus" w:eastAsia="Calibri" w:hAnsi="B Lotus" w:cs="B Lotus"/>
            <w:sz w:val="24"/>
            <w:szCs w:val="24"/>
            <w:rtl/>
          </w:rPr>
          <w:delText xml:space="preserve">، </w:delText>
        </w:r>
      </w:del>
      <w:ins w:id="1426" w:author="Mehrnazi Boojari" w:date="2019-01-10T00:59:00Z">
        <w:r w:rsidR="00C64DBD">
          <w:rPr>
            <w:rFonts w:ascii="B Lotus" w:eastAsia="Calibri" w:hAnsi="B Lotus" w:cs="B Lotus" w:hint="cs"/>
            <w:sz w:val="24"/>
            <w:szCs w:val="24"/>
            <w:rtl/>
          </w:rPr>
          <w:t xml:space="preserve"> و</w:t>
        </w:r>
        <w:r w:rsidR="00C64DBD" w:rsidRPr="00B07651">
          <w:rPr>
            <w:rFonts w:ascii="B Lotus" w:eastAsia="Calibri" w:hAnsi="B Lotus" w:cs="B Lotus"/>
            <w:sz w:val="24"/>
            <w:szCs w:val="24"/>
            <w:rtl/>
          </w:rPr>
          <w:t xml:space="preserve"> </w:t>
        </w:r>
      </w:ins>
      <w:del w:id="1427" w:author="Mehrnazi Boojari" w:date="2019-01-10T00:59:00Z">
        <w:r w:rsidRPr="00B07651" w:rsidDel="00C64DBD">
          <w:rPr>
            <w:rFonts w:ascii="B Lotus" w:eastAsia="Calibri" w:hAnsi="B Lotus" w:cs="B Lotus"/>
            <w:sz w:val="24"/>
            <w:szCs w:val="24"/>
            <w:rtl/>
          </w:rPr>
          <w:delText xml:space="preserve">پیشرفت </w:delText>
        </w:r>
      </w:del>
      <w:r w:rsidRPr="00B07651">
        <w:rPr>
          <w:rFonts w:ascii="B Lotus" w:eastAsia="Calibri" w:hAnsi="B Lotus" w:cs="B Lotus"/>
          <w:sz w:val="24"/>
          <w:szCs w:val="24"/>
          <w:rtl/>
        </w:rPr>
        <w:t>اقتصادی</w:t>
      </w:r>
      <w:del w:id="1428" w:author="Mehrnazi Boojari" w:date="2019-01-10T00:59:00Z">
        <w:r w:rsidRPr="00B07651" w:rsidDel="00C64DBD">
          <w:rPr>
            <w:rFonts w:ascii="B Lotus" w:eastAsia="Calibri" w:hAnsi="B Lotus" w:cs="B Lotus"/>
            <w:sz w:val="24"/>
            <w:szCs w:val="24"/>
            <w:rtl/>
          </w:rPr>
          <w:delText xml:space="preserve">، </w:delText>
        </w:r>
      </w:del>
      <w:ins w:id="1429" w:author="Mehrnazi Boojari" w:date="2019-01-10T00:59:00Z">
        <w:r w:rsidR="00C64DBD">
          <w:rPr>
            <w:rFonts w:ascii="B Lotus" w:eastAsia="Calibri" w:hAnsi="B Lotus" w:cs="B Lotus" w:hint="cs"/>
            <w:sz w:val="24"/>
            <w:szCs w:val="24"/>
            <w:rtl/>
          </w:rPr>
          <w:t xml:space="preserve"> و</w:t>
        </w:r>
        <w:r w:rsidR="00C64DBD" w:rsidRPr="00B07651">
          <w:rPr>
            <w:rFonts w:ascii="B Lotus" w:eastAsia="Calibri" w:hAnsi="B Lotus" w:cs="B Lotus"/>
            <w:sz w:val="24"/>
            <w:szCs w:val="24"/>
            <w:rtl/>
          </w:rPr>
          <w:t xml:space="preserve"> </w:t>
        </w:r>
      </w:ins>
      <w:del w:id="1430" w:author="Mehrnazi Boojari" w:date="2019-01-10T00:59:00Z">
        <w:r w:rsidRPr="00B07651" w:rsidDel="00C64DBD">
          <w:rPr>
            <w:rFonts w:ascii="B Lotus" w:eastAsia="Calibri" w:hAnsi="B Lotus" w:cs="B Lotus"/>
            <w:sz w:val="24"/>
            <w:szCs w:val="24"/>
            <w:rtl/>
          </w:rPr>
          <w:delText xml:space="preserve">پیشرفت </w:delText>
        </w:r>
      </w:del>
      <w:r w:rsidRPr="00B07651">
        <w:rPr>
          <w:rFonts w:ascii="B Lotus" w:eastAsia="Calibri" w:hAnsi="B Lotus" w:cs="B Lotus"/>
          <w:sz w:val="24"/>
          <w:szCs w:val="24"/>
          <w:rtl/>
        </w:rPr>
        <w:t>سیاسی</w:t>
      </w:r>
      <w:del w:id="1431" w:author="Mehrnazi Boojari" w:date="2019-01-10T00:59:00Z">
        <w:r w:rsidRPr="00B07651" w:rsidDel="00C64DBD">
          <w:rPr>
            <w:rFonts w:ascii="B Lotus" w:eastAsia="Calibri" w:hAnsi="B Lotus" w:cs="B Lotus"/>
            <w:sz w:val="24"/>
            <w:szCs w:val="24"/>
            <w:rtl/>
          </w:rPr>
          <w:delText xml:space="preserve"> -</w:delText>
        </w:r>
      </w:del>
      <w:ins w:id="1432" w:author="Mehrnazi Boojari" w:date="2019-01-10T00:59:00Z">
        <w:r w:rsidR="00C64DBD">
          <w:rPr>
            <w:rFonts w:ascii="B Lotus" w:eastAsia="Calibri" w:hAnsi="B Lotus" w:cs="B Lotus" w:hint="cs"/>
            <w:sz w:val="24"/>
            <w:szCs w:val="24"/>
            <w:rtl/>
          </w:rPr>
          <w:t>،</w:t>
        </w:r>
      </w:ins>
      <w:r w:rsidRPr="00B07651">
        <w:rPr>
          <w:rFonts w:ascii="B Lotus" w:eastAsia="Calibri" w:hAnsi="B Lotus" w:cs="B Lotus"/>
          <w:sz w:val="24"/>
          <w:szCs w:val="24"/>
          <w:rtl/>
        </w:rPr>
        <w:t xml:space="preserve"> و </w:t>
      </w:r>
      <w:del w:id="1433" w:author="Mehrnazi Boojari" w:date="2019-01-10T01:00:00Z">
        <w:r w:rsidRPr="00B07651" w:rsidDel="00C64DBD">
          <w:rPr>
            <w:rFonts w:ascii="B Lotus" w:eastAsia="Calibri" w:hAnsi="B Lotus" w:cs="B Lotus"/>
            <w:sz w:val="24"/>
            <w:szCs w:val="24"/>
            <w:rtl/>
          </w:rPr>
          <w:delText xml:space="preserve">بالاخره </w:delText>
        </w:r>
      </w:del>
      <w:ins w:id="1434" w:author="Mehrnazi Boojari" w:date="2019-01-10T01:00:00Z">
        <w:r w:rsidR="00C64DBD">
          <w:rPr>
            <w:rFonts w:ascii="B Lotus" w:eastAsia="Calibri" w:hAnsi="B Lotus" w:cs="B Lotus" w:hint="cs"/>
            <w:sz w:val="24"/>
            <w:szCs w:val="24"/>
            <w:rtl/>
          </w:rPr>
          <w:t>در</w:t>
        </w:r>
        <w:r w:rsidR="00C64DBD">
          <w:rPr>
            <w:rFonts w:ascii="B Lotus" w:eastAsia="Calibri" w:hAnsi="B Lotus" w:cs="Times New Roman" w:hint="eastAsia"/>
            <w:sz w:val="24"/>
            <w:szCs w:val="24"/>
            <w:rtl/>
          </w:rPr>
          <w:t> </w:t>
        </w:r>
        <w:r w:rsidR="00C64DBD">
          <w:rPr>
            <w:rFonts w:ascii="B Lotus" w:eastAsia="Calibri" w:hAnsi="B Lotus" w:cs="B Lotus" w:hint="cs"/>
            <w:sz w:val="24"/>
            <w:szCs w:val="24"/>
            <w:rtl/>
          </w:rPr>
          <w:t>نهایت</w:t>
        </w:r>
        <w:r w:rsidR="00C64DBD" w:rsidRPr="00B07651">
          <w:rPr>
            <w:rFonts w:ascii="B Lotus" w:eastAsia="Calibri" w:hAnsi="B Lotus" w:cs="B Lotus"/>
            <w:sz w:val="24"/>
            <w:szCs w:val="24"/>
            <w:rtl/>
          </w:rPr>
          <w:t xml:space="preserve"> </w:t>
        </w:r>
      </w:ins>
      <w:del w:id="1435" w:author="Mehrnazi Boojari" w:date="2019-01-10T00:59:00Z">
        <w:r w:rsidRPr="00B07651" w:rsidDel="00C64DBD">
          <w:rPr>
            <w:rFonts w:ascii="B Lotus" w:eastAsia="Calibri" w:hAnsi="B Lotus" w:cs="B Lotus"/>
            <w:sz w:val="24"/>
            <w:szCs w:val="24"/>
            <w:rtl/>
          </w:rPr>
          <w:delText>جامعه‌ای</w:delText>
        </w:r>
      </w:del>
      <w:ins w:id="1436" w:author="Mehrnazi Boojari" w:date="2019-01-10T00:59:00Z">
        <w:r w:rsidR="00C64DBD">
          <w:rPr>
            <w:rFonts w:ascii="B Lotus" w:eastAsia="Calibri" w:hAnsi="B Lotus" w:cs="B Lotus"/>
            <w:sz w:val="24"/>
            <w:szCs w:val="24"/>
            <w:rtl/>
          </w:rPr>
          <w:t>جامعه</w:t>
        </w:r>
        <w:r w:rsidR="00C64DBD">
          <w:rPr>
            <w:rFonts w:ascii="B Lotus" w:eastAsia="Calibri" w:hAnsi="B Lotus" w:cs="B Lotus" w:hint="cs"/>
            <w:sz w:val="24"/>
            <w:szCs w:val="24"/>
            <w:rtl/>
          </w:rPr>
          <w:t>‌</w:t>
        </w:r>
        <w:r w:rsidR="00C64DBD">
          <w:rPr>
            <w:rFonts w:ascii="B Lotus" w:eastAsia="Calibri" w:hAnsi="B Lotus" w:cs="B Lotus"/>
            <w:sz w:val="24"/>
            <w:szCs w:val="24"/>
            <w:rtl/>
          </w:rPr>
          <w:t>ای</w:t>
        </w:r>
      </w:ins>
      <w:r w:rsidRPr="00B07651">
        <w:rPr>
          <w:rFonts w:ascii="B Lotus" w:eastAsia="Calibri" w:hAnsi="B Lotus" w:cs="B Lotus"/>
          <w:sz w:val="24"/>
          <w:szCs w:val="24"/>
          <w:rtl/>
        </w:rPr>
        <w:t xml:space="preserve"> بدون سکون، بدون رکود، بدون توقف و در حال پیشروی دائم</w:t>
      </w:r>
      <w:ins w:id="1437" w:author="Mehrnazi Boojari" w:date="2019-01-10T00:58:00Z">
        <w:r w:rsidR="00C64DBD">
          <w:rPr>
            <w:rFonts w:ascii="B Lotus" w:eastAsia="Calibri" w:hAnsi="B Lotus" w:cs="B Lotus" w:hint="cs"/>
            <w:sz w:val="24"/>
            <w:szCs w:val="24"/>
            <w:rtl/>
          </w:rPr>
          <w:t>»</w:t>
        </w:r>
      </w:ins>
      <w:del w:id="1438" w:author="Mehrnazi Boojari" w:date="2019-01-10T00:58:00Z">
        <w:r w:rsidRPr="00B07651" w:rsidDel="00C64DBD">
          <w:rPr>
            <w:rFonts w:ascii="B Lotus" w:eastAsia="Calibri" w:hAnsi="B Lotus" w:cs="B Lotus" w:hint="cs"/>
            <w:sz w:val="24"/>
            <w:szCs w:val="24"/>
            <w:rtl/>
          </w:rPr>
          <w:delText>"</w:delText>
        </w:r>
      </w:del>
      <w:r w:rsidRPr="00B07651">
        <w:rPr>
          <w:rFonts w:ascii="B Lotus" w:eastAsia="Calibri" w:hAnsi="B Lotus" w:cs="B Lotus"/>
          <w:sz w:val="24"/>
          <w:szCs w:val="24"/>
          <w:vertAlign w:val="superscript"/>
          <w:rtl/>
        </w:rPr>
        <w:footnoteReference w:id="19"/>
      </w:r>
      <w:del w:id="1444" w:author="Mehrnazi Boojari" w:date="2019-01-07T09:53:00Z">
        <w:r w:rsidRPr="00B07651" w:rsidDel="006F7CCF">
          <w:rPr>
            <w:rFonts w:ascii="B Lotus" w:eastAsia="Calibri" w:hAnsi="B Lotus" w:cs="B Lotus" w:hint="cs"/>
            <w:sz w:val="24"/>
            <w:szCs w:val="24"/>
            <w:rtl/>
          </w:rPr>
          <w:delText xml:space="preserve"> . </w:delText>
        </w:r>
      </w:del>
      <w:ins w:id="1445" w:author="Mehrnazi Boojari" w:date="2019-01-07T09:53:00Z">
        <w:r w:rsidR="006F7CCF">
          <w:rPr>
            <w:rFonts w:ascii="B Lotus" w:eastAsia="Calibri" w:hAnsi="B Lotus" w:cs="B Lotus" w:hint="cs"/>
            <w:sz w:val="24"/>
            <w:szCs w:val="24"/>
            <w:rtl/>
          </w:rPr>
          <w:t xml:space="preserve">. </w:t>
        </w:r>
      </w:ins>
    </w:p>
    <w:p w14:paraId="0A2A48F0" w14:textId="77777777" w:rsidR="00B07651" w:rsidRPr="00B07651" w:rsidRDefault="00B07651" w:rsidP="00184C12">
      <w:pPr>
        <w:pStyle w:val="Heading4"/>
        <w:rPr>
          <w:rtl/>
        </w:rPr>
      </w:pPr>
      <w:bookmarkStart w:id="1446" w:name="_Toc533781157"/>
      <w:bookmarkStart w:id="1447" w:name="_Toc533782113"/>
      <w:r w:rsidRPr="00B07651">
        <w:rPr>
          <w:rFonts w:hint="cs"/>
          <w:rtl/>
        </w:rPr>
        <w:t>مرحله تمدن اسلامی</w:t>
      </w:r>
      <w:del w:id="1448" w:author="Mehrnazi Boojari" w:date="2019-01-07T09:47:00Z">
        <w:r w:rsidRPr="00B07651" w:rsidDel="006F7CCF">
          <w:rPr>
            <w:rFonts w:hint="cs"/>
            <w:rtl/>
          </w:rPr>
          <w:delText xml:space="preserve"> ؛</w:delText>
        </w:r>
      </w:del>
      <w:ins w:id="1449" w:author="Mehrnazi Boojari" w:date="2019-01-07T09:47:00Z">
        <w:r w:rsidR="006F7CCF">
          <w:rPr>
            <w:rFonts w:hint="cs"/>
            <w:rtl/>
          </w:rPr>
          <w:t>؛</w:t>
        </w:r>
      </w:ins>
      <w:r w:rsidRPr="00B07651">
        <w:rPr>
          <w:rFonts w:hint="cs"/>
          <w:rtl/>
        </w:rPr>
        <w:t xml:space="preserve"> نمایش کارآمدی الگوی اسلامی اداره جامعه در جهان و تکثیر این الگو در دنیا</w:t>
      </w:r>
      <w:bookmarkEnd w:id="1446"/>
      <w:bookmarkEnd w:id="1447"/>
      <w:r w:rsidRPr="00B07651">
        <w:rPr>
          <w:rFonts w:hint="cs"/>
          <w:rtl/>
        </w:rPr>
        <w:t xml:space="preserve"> </w:t>
      </w:r>
    </w:p>
    <w:p w14:paraId="133CDD9B" w14:textId="77777777" w:rsidR="00B07651" w:rsidRPr="00B07651" w:rsidRDefault="00B07651" w:rsidP="00C330EC">
      <w:pPr>
        <w:bidi/>
        <w:ind w:firstLine="227"/>
        <w:jc w:val="both"/>
        <w:rPr>
          <w:rFonts w:ascii="B Lotus" w:eastAsia="Calibri" w:hAnsi="B Lotus" w:cs="B Lotus"/>
          <w:sz w:val="24"/>
          <w:szCs w:val="24"/>
          <w:rtl/>
          <w:lang w:bidi="fa-IR"/>
        </w:rPr>
      </w:pPr>
      <w:r w:rsidRPr="00B07651">
        <w:rPr>
          <w:rFonts w:ascii="B Lotus" w:eastAsia="Calibri" w:hAnsi="B Lotus" w:cs="B Lotus" w:hint="cs"/>
          <w:sz w:val="24"/>
          <w:szCs w:val="24"/>
          <w:rtl/>
          <w:lang w:bidi="fa-IR"/>
        </w:rPr>
        <w:t xml:space="preserve">مرحله تمدن نوین اسلامی زمانی محقق </w:t>
      </w:r>
      <w:del w:id="1450" w:author="Mehrnazi Boojari" w:date="2019-01-10T01:01:00Z">
        <w:r w:rsidRPr="00B07651" w:rsidDel="00C330EC">
          <w:rPr>
            <w:rFonts w:ascii="B Lotus" w:eastAsia="Calibri" w:hAnsi="B Lotus" w:cs="B Lotus" w:hint="cs"/>
            <w:sz w:val="24"/>
            <w:szCs w:val="24"/>
            <w:rtl/>
            <w:lang w:bidi="fa-IR"/>
          </w:rPr>
          <w:delText>خواهد شد</w:delText>
        </w:r>
      </w:del>
      <w:ins w:id="1451" w:author="Mehrnazi Boojari" w:date="2019-01-10T01:01:00Z">
        <w:r w:rsidR="00C330EC">
          <w:rPr>
            <w:rFonts w:ascii="B Lotus" w:eastAsia="Calibri" w:hAnsi="B Lotus" w:cs="B Lotus" w:hint="cs"/>
            <w:sz w:val="24"/>
            <w:szCs w:val="24"/>
            <w:rtl/>
            <w:lang w:bidi="fa-IR"/>
          </w:rPr>
          <w:t>می</w:t>
        </w:r>
        <w:r w:rsidR="00C330EC">
          <w:rPr>
            <w:rFonts w:ascii="B Lotus" w:eastAsia="Calibri" w:hAnsi="B Lotus" w:cs="B Nazanin" w:hint="cs"/>
            <w:sz w:val="24"/>
            <w:szCs w:val="24"/>
            <w:rtl/>
            <w:lang w:bidi="fa-IR"/>
          </w:rPr>
          <w:t>‌</w:t>
        </w:r>
        <w:r w:rsidR="00C330EC">
          <w:rPr>
            <w:rFonts w:ascii="B Lotus" w:eastAsia="Calibri" w:hAnsi="B Lotus" w:cs="B Lotus" w:hint="cs"/>
            <w:sz w:val="24"/>
            <w:szCs w:val="24"/>
            <w:rtl/>
            <w:lang w:bidi="fa-IR"/>
          </w:rPr>
          <w:t>شود</w:t>
        </w:r>
      </w:ins>
      <w:r w:rsidRPr="00B07651">
        <w:rPr>
          <w:rFonts w:ascii="B Lotus" w:eastAsia="Calibri" w:hAnsi="B Lotus" w:cs="B Lotus" w:hint="cs"/>
          <w:sz w:val="24"/>
          <w:szCs w:val="24"/>
          <w:rtl/>
          <w:lang w:bidi="fa-IR"/>
        </w:rPr>
        <w:t xml:space="preserve"> که کارآمدی الگوی پیشرفت اسلامی به عینیت رسیده باشد. یکی از مهمترین وجوه این کارآمدی</w:t>
      </w:r>
      <w:del w:id="1452" w:author="Mehrnazi Boojari" w:date="2019-01-10T01:02:00Z">
        <w:r w:rsidRPr="00B07651" w:rsidDel="00C330EC">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w:t>
      </w:r>
      <w:del w:id="1453" w:author="Mehrnazi Boojari" w:date="2019-01-07T10:04:00Z">
        <w:r w:rsidRPr="00B07651" w:rsidDel="00A31D6F">
          <w:rPr>
            <w:rFonts w:ascii="B Lotus" w:eastAsia="Calibri" w:hAnsi="B Lotus" w:cs="B Lotus" w:hint="cs"/>
            <w:sz w:val="24"/>
            <w:szCs w:val="24"/>
            <w:rtl/>
            <w:lang w:bidi="fa-IR"/>
          </w:rPr>
          <w:delText>تأثیر</w:delText>
        </w:r>
      </w:del>
      <w:ins w:id="1454" w:author="Mehrnazi Boojari" w:date="2019-01-07T10:04:00Z">
        <w:r w:rsidR="00A31D6F">
          <w:rPr>
            <w:rFonts w:ascii="B Lotus" w:eastAsia="Calibri" w:hAnsi="B Lotus" w:cs="B Lotus" w:hint="cs"/>
            <w:sz w:val="24"/>
            <w:szCs w:val="24"/>
            <w:rtl/>
            <w:lang w:bidi="fa-IR"/>
          </w:rPr>
          <w:t>تأثیر</w:t>
        </w:r>
      </w:ins>
      <w:r w:rsidRPr="00B07651">
        <w:rPr>
          <w:rFonts w:ascii="B Lotus" w:eastAsia="Calibri" w:hAnsi="B Lotus" w:cs="B Lotus" w:hint="cs"/>
          <w:sz w:val="24"/>
          <w:szCs w:val="24"/>
          <w:rtl/>
          <w:lang w:bidi="fa-IR"/>
        </w:rPr>
        <w:t xml:space="preserve"> آن بر دیگر جوامع در دنیا و ایجاد انگیزه </w:t>
      </w:r>
      <w:del w:id="1455" w:author="Mehrnazi Boojari" w:date="2019-01-08T02:08:00Z">
        <w:r w:rsidRPr="00B07651" w:rsidDel="00310BDA">
          <w:rPr>
            <w:rFonts w:ascii="B Lotus" w:eastAsia="Calibri" w:hAnsi="B Lotus" w:cs="B Lotus" w:hint="cs"/>
            <w:sz w:val="24"/>
            <w:szCs w:val="24"/>
            <w:rtl/>
            <w:lang w:bidi="fa-IR"/>
          </w:rPr>
          <w:delText>در جهت</w:delText>
        </w:r>
      </w:del>
      <w:ins w:id="1456" w:author="Mehrnazi Boojari" w:date="2019-01-08T02:08:00Z">
        <w:r w:rsidR="00310BDA">
          <w:rPr>
            <w:rFonts w:ascii="B Lotus" w:eastAsia="Calibri" w:hAnsi="B Lotus" w:cs="B Lotus" w:hint="cs"/>
            <w:sz w:val="24"/>
            <w:szCs w:val="24"/>
            <w:rtl/>
            <w:lang w:bidi="fa-IR"/>
          </w:rPr>
          <w:t>به‌منظور</w:t>
        </w:r>
      </w:ins>
      <w:r w:rsidRPr="00B07651">
        <w:rPr>
          <w:rFonts w:ascii="B Lotus" w:eastAsia="Calibri" w:hAnsi="B Lotus" w:cs="B Lotus" w:hint="cs"/>
          <w:sz w:val="24"/>
          <w:szCs w:val="24"/>
          <w:rtl/>
          <w:lang w:bidi="fa-IR"/>
        </w:rPr>
        <w:t xml:space="preserve"> بومی</w:t>
      </w:r>
      <w:del w:id="1457" w:author="Mehrnazi Boojari" w:date="2019-01-07T09:52:00Z">
        <w:r w:rsidRPr="00B07651" w:rsidDel="006F7CCF">
          <w:rPr>
            <w:rFonts w:ascii="B Lotus" w:eastAsia="Calibri" w:hAnsi="B Lotus" w:cs="B Lotus" w:hint="cs"/>
            <w:sz w:val="24"/>
            <w:szCs w:val="24"/>
            <w:rtl/>
            <w:lang w:bidi="fa-IR"/>
          </w:rPr>
          <w:delText xml:space="preserve"> سازی </w:delText>
        </w:r>
      </w:del>
      <w:ins w:id="1458" w:author="Mehrnazi Boojari" w:date="2019-01-07T09:52:00Z">
        <w:r w:rsidR="006F7CCF">
          <w:rPr>
            <w:rFonts w:ascii="B Lotus" w:eastAsia="Calibri" w:hAnsi="B Lotus" w:cs="B Lotus" w:hint="cs"/>
            <w:sz w:val="24"/>
            <w:szCs w:val="24"/>
            <w:rtl/>
            <w:lang w:bidi="fa-IR"/>
          </w:rPr>
          <w:t xml:space="preserve">‌سازی </w:t>
        </w:r>
      </w:ins>
      <w:r w:rsidRPr="00B07651">
        <w:rPr>
          <w:rFonts w:ascii="B Lotus" w:eastAsia="Calibri" w:hAnsi="B Lotus" w:cs="B Lotus" w:hint="cs"/>
          <w:sz w:val="24"/>
          <w:szCs w:val="24"/>
          <w:rtl/>
          <w:lang w:bidi="fa-IR"/>
        </w:rPr>
        <w:t>و به</w:t>
      </w:r>
      <w:ins w:id="1459" w:author="Mehrnazi Boojari" w:date="2019-01-10T01:02:00Z">
        <w:r w:rsidR="00C330EC">
          <w:rPr>
            <w:rFonts w:ascii="B Lotus" w:eastAsia="Calibri" w:hAnsi="B Lotus" w:cs="B Nazanin" w:hint="cs"/>
            <w:sz w:val="24"/>
            <w:szCs w:val="24"/>
            <w:rtl/>
            <w:lang w:bidi="fa-IR"/>
          </w:rPr>
          <w:t>‌</w:t>
        </w:r>
      </w:ins>
      <w:del w:id="1460" w:author="Mehrnazi Boojari" w:date="2019-01-10T01:02:00Z">
        <w:r w:rsidRPr="00B07651" w:rsidDel="00C330EC">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کارگیری این الگو است. چنانچه این اتفاق بیفتد</w:t>
      </w:r>
      <w:r w:rsidRPr="00B07651">
        <w:rPr>
          <w:rFonts w:ascii="Cambria" w:eastAsia="Calibri" w:hAnsi="Cambria" w:cs="Cambria" w:hint="cs"/>
          <w:sz w:val="24"/>
          <w:szCs w:val="24"/>
          <w:rtl/>
          <w:lang w:bidi="fa-IR"/>
        </w:rPr>
        <w:t> </w:t>
      </w:r>
      <w:r w:rsidRPr="00B07651">
        <w:rPr>
          <w:rFonts w:ascii="B Lotus" w:eastAsia="Calibri" w:hAnsi="B Lotus" w:cs="B Lotus"/>
          <w:sz w:val="24"/>
          <w:szCs w:val="24"/>
          <w:rtl/>
          <w:lang w:bidi="fa-IR"/>
        </w:rPr>
        <w:t>آن</w:t>
      </w:r>
      <w:ins w:id="1461" w:author="Mehrnazi Boojari" w:date="2019-01-10T01:02:00Z">
        <w:r w:rsidR="00C330EC">
          <w:rPr>
            <w:rFonts w:ascii="B Lotus" w:eastAsia="Calibri" w:hAnsi="B Lotus" w:cs="B Nazanin" w:hint="cs"/>
            <w:sz w:val="24"/>
            <w:szCs w:val="24"/>
            <w:rtl/>
            <w:lang w:bidi="fa-IR"/>
          </w:rPr>
          <w:t>‌</w:t>
        </w:r>
      </w:ins>
      <w:del w:id="1462" w:author="Mehrnazi Boojari" w:date="2019-01-10T01:02:00Z">
        <w:r w:rsidRPr="00B07651" w:rsidDel="00C330EC">
          <w:rPr>
            <w:rFonts w:ascii="B Lotus" w:eastAsia="Calibri" w:hAnsi="B Lotus" w:cs="B Lotus"/>
            <w:sz w:val="24"/>
            <w:szCs w:val="24"/>
            <w:rtl/>
            <w:lang w:bidi="fa-IR"/>
          </w:rPr>
          <w:delText xml:space="preserve"> </w:delText>
        </w:r>
      </w:del>
      <w:r w:rsidRPr="00B07651">
        <w:rPr>
          <w:rFonts w:ascii="B Lotus" w:eastAsia="Calibri" w:hAnsi="B Lotus" w:cs="B Lotus"/>
          <w:sz w:val="24"/>
          <w:szCs w:val="24"/>
          <w:rtl/>
          <w:lang w:bidi="fa-IR"/>
        </w:rPr>
        <w:t>وقت</w:t>
      </w:r>
      <w:r w:rsidRPr="00B07651">
        <w:rPr>
          <w:rFonts w:ascii="Cambria" w:eastAsia="Calibri" w:hAnsi="Cambria" w:cs="Cambria" w:hint="cs"/>
          <w:sz w:val="24"/>
          <w:szCs w:val="24"/>
          <w:rtl/>
          <w:lang w:bidi="fa-IR"/>
        </w:rPr>
        <w:t> </w:t>
      </w:r>
      <w:del w:id="1463" w:author="Mehrnazi Boojari" w:date="2019-01-10T01:02:00Z">
        <w:r w:rsidRPr="00B07651" w:rsidDel="00C330EC">
          <w:rPr>
            <w:rFonts w:ascii="B Lotus" w:eastAsia="Calibri" w:hAnsi="B Lotus" w:cs="B Lotus" w:hint="cs"/>
            <w:sz w:val="24"/>
            <w:szCs w:val="24"/>
            <w:rtl/>
            <w:lang w:bidi="fa-IR"/>
          </w:rPr>
          <w:delText>"</w:delText>
        </w:r>
      </w:del>
      <w:r w:rsidRPr="00C330EC">
        <w:rPr>
          <w:rFonts w:ascii="B Lotus" w:eastAsia="Calibri" w:hAnsi="B Lotus" w:cs="B Lotus"/>
          <w:sz w:val="24"/>
          <w:szCs w:val="24"/>
          <w:rtl/>
          <w:lang w:bidi="fa-IR"/>
          <w:rPrChange w:id="1464" w:author="Mehrnazi Boojari" w:date="2019-01-10T01:02:00Z">
            <w:rPr>
              <w:rFonts w:ascii="B Lotus" w:eastAsia="Calibri" w:hAnsi="B Lotus" w:cs="B Lotus"/>
              <w:b/>
              <w:bCs/>
              <w:sz w:val="24"/>
              <w:szCs w:val="24"/>
              <w:rtl/>
              <w:lang w:bidi="fa-IR"/>
            </w:rPr>
          </w:rPrChange>
        </w:rPr>
        <w:t>فرهنگ اسلامى</w:t>
      </w:r>
      <w:r w:rsidRPr="00B07651">
        <w:rPr>
          <w:rFonts w:ascii="B Lotus" w:eastAsia="Calibri" w:hAnsi="B Lotus" w:cs="B Lotus" w:hint="cs"/>
          <w:b/>
          <w:bCs/>
          <w:sz w:val="24"/>
          <w:szCs w:val="24"/>
          <w:rtl/>
          <w:lang w:bidi="fa-IR"/>
        </w:rPr>
        <w:t xml:space="preserve"> </w:t>
      </w:r>
      <w:r w:rsidRPr="00B07651">
        <w:rPr>
          <w:rFonts w:ascii="B Lotus" w:eastAsia="Calibri" w:hAnsi="B Lotus" w:cs="B Lotus"/>
          <w:sz w:val="24"/>
          <w:szCs w:val="24"/>
          <w:rtl/>
          <w:lang w:bidi="fa-IR"/>
        </w:rPr>
        <w:t>فضاى عمومى بشريت را فرا</w:t>
      </w:r>
      <w:ins w:id="1465" w:author="Mehrnazi Boojari" w:date="2019-01-10T01:02:00Z">
        <w:r w:rsidR="00C330EC">
          <w:rPr>
            <w:rFonts w:ascii="B Lotus" w:eastAsia="Calibri" w:hAnsi="B Lotus" w:cs="B Lotus" w:hint="cs"/>
            <w:sz w:val="24"/>
            <w:szCs w:val="24"/>
            <w:rtl/>
            <w:lang w:bidi="fa-IR"/>
          </w:rPr>
          <w:t>می</w:t>
        </w:r>
        <w:r w:rsidR="00C330EC">
          <w:rPr>
            <w:rFonts w:ascii="B Lotus" w:eastAsia="Calibri" w:hAnsi="B Lotus" w:cs="B Nazanin" w:hint="cs"/>
            <w:sz w:val="24"/>
            <w:szCs w:val="24"/>
            <w:rtl/>
            <w:lang w:bidi="fa-IR"/>
          </w:rPr>
          <w:t>‌</w:t>
        </w:r>
        <w:r w:rsidR="00C330EC">
          <w:rPr>
            <w:rFonts w:ascii="B Lotus" w:eastAsia="Calibri" w:hAnsi="B Lotus" w:cs="B Lotus" w:hint="cs"/>
            <w:sz w:val="24"/>
            <w:szCs w:val="24"/>
            <w:rtl/>
            <w:lang w:bidi="fa-IR"/>
          </w:rPr>
          <w:t>گیرد</w:t>
        </w:r>
      </w:ins>
      <w:del w:id="1466" w:author="Mehrnazi Boojari" w:date="2019-01-10T01:02:00Z">
        <w:r w:rsidRPr="00B07651" w:rsidDel="00C330EC">
          <w:rPr>
            <w:rFonts w:ascii="B Lotus" w:eastAsia="Calibri" w:hAnsi="B Lotus" w:cs="B Lotus"/>
            <w:sz w:val="24"/>
            <w:szCs w:val="24"/>
            <w:rtl/>
            <w:lang w:bidi="fa-IR"/>
          </w:rPr>
          <w:delText xml:space="preserve"> خواهد گرف</w:delText>
        </w:r>
        <w:r w:rsidRPr="00B07651" w:rsidDel="00C330EC">
          <w:rPr>
            <w:rFonts w:ascii="B Lotus" w:eastAsia="Calibri" w:hAnsi="B Lotus" w:cs="B Lotus" w:hint="cs"/>
            <w:sz w:val="24"/>
            <w:szCs w:val="24"/>
            <w:rtl/>
            <w:lang w:bidi="fa-IR"/>
          </w:rPr>
          <w:delText>ت "</w:delText>
        </w:r>
      </w:del>
      <w:r w:rsidRPr="00B07651">
        <w:rPr>
          <w:rFonts w:ascii="B Lotus" w:eastAsia="Calibri" w:hAnsi="B Lotus" w:cs="B Lotus"/>
          <w:sz w:val="24"/>
          <w:szCs w:val="24"/>
          <w:vertAlign w:val="superscript"/>
        </w:rPr>
        <w:footnoteReference w:id="20"/>
      </w:r>
      <w:del w:id="1474" w:author="Mehrnazi Boojari" w:date="2019-01-07T09:53:00Z">
        <w:r w:rsidRPr="00B07651" w:rsidDel="006F7CCF">
          <w:rPr>
            <w:rFonts w:ascii="B Lotus" w:eastAsia="Calibri" w:hAnsi="B Lotus" w:cs="B Lotus" w:hint="cs"/>
            <w:sz w:val="24"/>
            <w:szCs w:val="24"/>
            <w:rtl/>
            <w:lang w:bidi="fa-IR"/>
          </w:rPr>
          <w:delText xml:space="preserve"> . </w:delText>
        </w:r>
      </w:del>
      <w:ins w:id="1475" w:author="Mehrnazi Boojari" w:date="2019-01-07T09:53:00Z">
        <w:r w:rsidR="006F7CCF">
          <w:rPr>
            <w:rFonts w:ascii="B Lotus" w:eastAsia="Calibri" w:hAnsi="B Lotus" w:cs="B Lotus" w:hint="cs"/>
            <w:sz w:val="24"/>
            <w:szCs w:val="24"/>
            <w:rtl/>
            <w:lang w:bidi="fa-IR"/>
          </w:rPr>
          <w:t xml:space="preserve">. </w:t>
        </w:r>
      </w:ins>
    </w:p>
    <w:p w14:paraId="210E428D" w14:textId="77777777" w:rsidR="00B07651" w:rsidRPr="00B07651" w:rsidRDefault="00C330EC" w:rsidP="00C330EC">
      <w:pPr>
        <w:bidi/>
        <w:ind w:firstLine="227"/>
        <w:jc w:val="both"/>
        <w:rPr>
          <w:rFonts w:ascii="B Lotus" w:eastAsia="Calibri" w:hAnsi="B Lotus" w:cs="B Lotus"/>
          <w:sz w:val="24"/>
          <w:szCs w:val="24"/>
          <w:rtl/>
          <w:lang w:bidi="fa-IR"/>
        </w:rPr>
      </w:pPr>
      <w:ins w:id="1476" w:author="Mehrnazi Boojari" w:date="2019-01-10T01:02:00Z">
        <w:r w:rsidRPr="00B07651">
          <w:rPr>
            <w:rFonts w:ascii="B Lotus" w:eastAsia="Calibri" w:hAnsi="B Lotus" w:cs="B Lotus" w:hint="cs"/>
            <w:sz w:val="24"/>
            <w:szCs w:val="24"/>
            <w:rtl/>
            <w:lang w:bidi="fa-IR"/>
          </w:rPr>
          <w:t>در حقیقت</w:t>
        </w:r>
        <w:r>
          <w:rPr>
            <w:rFonts w:ascii="B Lotus" w:eastAsia="Calibri" w:hAnsi="B Lotus" w:cs="B Lotus" w:hint="cs"/>
            <w:sz w:val="24"/>
            <w:szCs w:val="24"/>
            <w:rtl/>
            <w:lang w:bidi="fa-IR"/>
          </w:rPr>
          <w:t>،</w:t>
        </w:r>
        <w:r w:rsidRPr="00B07651">
          <w:rPr>
            <w:rFonts w:ascii="B Lotus" w:eastAsia="Calibri" w:hAnsi="B Lotus" w:cs="B Lotus" w:hint="cs"/>
            <w:sz w:val="24"/>
            <w:szCs w:val="24"/>
            <w:rtl/>
            <w:lang w:bidi="fa-IR"/>
          </w:rPr>
          <w:t xml:space="preserve"> </w:t>
        </w:r>
      </w:ins>
      <w:r w:rsidR="00B07651" w:rsidRPr="00B07651">
        <w:rPr>
          <w:rFonts w:ascii="B Lotus" w:eastAsia="Calibri" w:hAnsi="B Lotus" w:cs="B Lotus" w:hint="cs"/>
          <w:sz w:val="24"/>
          <w:szCs w:val="24"/>
          <w:rtl/>
          <w:lang w:bidi="fa-IR"/>
        </w:rPr>
        <w:t>مرحل</w:t>
      </w:r>
      <w:del w:id="1477" w:author="Mehrnazi Boojari" w:date="2019-01-07T22:49:00Z">
        <w:r w:rsidR="00B07651" w:rsidRPr="00B07651" w:rsidDel="00BF4CE5">
          <w:rPr>
            <w:rFonts w:ascii="B Lotus" w:eastAsia="Calibri" w:hAnsi="B Lotus" w:cs="B Lotus" w:hint="cs"/>
            <w:sz w:val="24"/>
            <w:szCs w:val="24"/>
            <w:rtl/>
            <w:lang w:bidi="fa-IR"/>
          </w:rPr>
          <w:delText xml:space="preserve">ه‌ی </w:delText>
        </w:r>
      </w:del>
      <w:ins w:id="1478" w:author="Mehrnazi Boojari" w:date="2019-01-07T22:49:00Z">
        <w:r w:rsidR="00BF4CE5">
          <w:rPr>
            <w:rFonts w:ascii="B Lotus" w:eastAsia="Calibri" w:hAnsi="B Lotus" w:cs="B Lotus" w:hint="cs"/>
            <w:sz w:val="24"/>
            <w:szCs w:val="24"/>
            <w:rtl/>
            <w:lang w:bidi="fa-IR"/>
          </w:rPr>
          <w:t xml:space="preserve">ۀ </w:t>
        </w:r>
      </w:ins>
      <w:r w:rsidR="00B07651" w:rsidRPr="00B07651">
        <w:rPr>
          <w:rFonts w:ascii="B Lotus" w:eastAsia="Calibri" w:hAnsi="B Lotus" w:cs="B Lotus" w:hint="cs"/>
          <w:sz w:val="24"/>
          <w:szCs w:val="24"/>
          <w:rtl/>
          <w:lang w:bidi="fa-IR"/>
        </w:rPr>
        <w:t xml:space="preserve">تمدن نوین اسلامی </w:t>
      </w:r>
      <w:del w:id="1479" w:author="Mehrnazi Boojari" w:date="2019-01-10T01:02:00Z">
        <w:r w:rsidR="00B07651" w:rsidRPr="00B07651" w:rsidDel="00C330EC">
          <w:rPr>
            <w:rFonts w:ascii="B Lotus" w:eastAsia="Calibri" w:hAnsi="B Lotus" w:cs="B Lotus" w:hint="cs"/>
            <w:sz w:val="24"/>
            <w:szCs w:val="24"/>
            <w:rtl/>
            <w:lang w:bidi="fa-IR"/>
          </w:rPr>
          <w:delText xml:space="preserve">در حقیقت </w:delText>
        </w:r>
      </w:del>
      <w:r w:rsidR="00B07651" w:rsidRPr="00B07651">
        <w:rPr>
          <w:rFonts w:ascii="B Lotus" w:eastAsia="Calibri" w:hAnsi="B Lotus" w:cs="B Lotus" w:hint="cs"/>
          <w:sz w:val="24"/>
          <w:szCs w:val="24"/>
          <w:rtl/>
          <w:lang w:bidi="fa-IR"/>
        </w:rPr>
        <w:t>عینیت‌یافت</w:t>
      </w:r>
      <w:del w:id="1480" w:author="Mehrnazi Boojari" w:date="2019-01-07T22:49:00Z">
        <w:r w:rsidR="00B07651" w:rsidRPr="00B07651" w:rsidDel="00BF4CE5">
          <w:rPr>
            <w:rFonts w:ascii="B Lotus" w:eastAsia="Calibri" w:hAnsi="B Lotus" w:cs="B Lotus" w:hint="cs"/>
            <w:sz w:val="24"/>
            <w:szCs w:val="24"/>
            <w:rtl/>
            <w:lang w:bidi="fa-IR"/>
          </w:rPr>
          <w:delText xml:space="preserve">ه‌ی </w:delText>
        </w:r>
      </w:del>
      <w:ins w:id="1481" w:author="Mehrnazi Boojari" w:date="2019-01-07T22:49:00Z">
        <w:r w:rsidR="00BF4CE5">
          <w:rPr>
            <w:rFonts w:ascii="B Lotus" w:eastAsia="Calibri" w:hAnsi="B Lotus" w:cs="B Lotus" w:hint="cs"/>
            <w:sz w:val="24"/>
            <w:szCs w:val="24"/>
            <w:rtl/>
            <w:lang w:bidi="fa-IR"/>
          </w:rPr>
          <w:t xml:space="preserve">ۀ </w:t>
        </w:r>
      </w:ins>
      <w:r w:rsidR="00B07651" w:rsidRPr="00B07651">
        <w:rPr>
          <w:rFonts w:ascii="B Lotus" w:eastAsia="Calibri" w:hAnsi="B Lotus" w:cs="B Lotus" w:hint="cs"/>
          <w:sz w:val="24"/>
          <w:szCs w:val="24"/>
          <w:rtl/>
          <w:lang w:bidi="fa-IR"/>
        </w:rPr>
        <w:t xml:space="preserve">کامل «نظام‌سازی اسلامی» است. این الگو </w:t>
      </w:r>
      <w:del w:id="1482" w:author="Mehrnazi Boojari" w:date="2019-01-10T01:06:00Z">
        <w:r w:rsidR="00B07651" w:rsidRPr="00B07651" w:rsidDel="00647583">
          <w:rPr>
            <w:rFonts w:ascii="B Lotus" w:eastAsia="Calibri" w:hAnsi="B Lotus" w:cs="B Lotus" w:hint="cs"/>
            <w:sz w:val="24"/>
            <w:szCs w:val="24"/>
            <w:rtl/>
            <w:lang w:bidi="fa-IR"/>
          </w:rPr>
          <w:delText>مبتنی بر</w:delText>
        </w:r>
      </w:del>
      <w:ins w:id="1483"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00B07651" w:rsidRPr="00B07651">
        <w:rPr>
          <w:rFonts w:ascii="B Lotus" w:eastAsia="Calibri" w:hAnsi="B Lotus" w:cs="B Lotus" w:hint="cs"/>
          <w:sz w:val="24"/>
          <w:szCs w:val="24"/>
          <w:rtl/>
          <w:lang w:bidi="fa-IR"/>
        </w:rPr>
        <w:t xml:space="preserve"> شاخص</w:t>
      </w:r>
      <w:del w:id="1484" w:author="Mehrnazi Boojari" w:date="2019-01-07T09:46:00Z">
        <w:r w:rsidR="00B07651" w:rsidRPr="00B07651" w:rsidDel="006F7CCF">
          <w:rPr>
            <w:rFonts w:ascii="B Lotus" w:eastAsia="Calibri" w:hAnsi="B Lotus" w:cs="B Lotus" w:hint="cs"/>
            <w:sz w:val="24"/>
            <w:szCs w:val="24"/>
            <w:rtl/>
            <w:lang w:bidi="fa-IR"/>
          </w:rPr>
          <w:delText xml:space="preserve"> های </w:delText>
        </w:r>
      </w:del>
      <w:ins w:id="1485" w:author="Mehrnazi Boojari" w:date="2019-01-07T09:46:00Z">
        <w:r w:rsidR="006F7CCF">
          <w:rPr>
            <w:rFonts w:ascii="B Lotus" w:eastAsia="Calibri" w:hAnsi="B Lotus" w:cs="B Lotus" w:hint="cs"/>
            <w:sz w:val="24"/>
            <w:szCs w:val="24"/>
            <w:rtl/>
            <w:lang w:bidi="fa-IR"/>
          </w:rPr>
          <w:t xml:space="preserve">‌های </w:t>
        </w:r>
      </w:ins>
      <w:r w:rsidR="00B07651" w:rsidRPr="00B07651">
        <w:rPr>
          <w:rFonts w:ascii="B Lotus" w:eastAsia="Calibri" w:hAnsi="B Lotus" w:cs="B Lotus" w:hint="cs"/>
          <w:sz w:val="24"/>
          <w:szCs w:val="24"/>
          <w:rtl/>
          <w:lang w:bidi="fa-IR"/>
        </w:rPr>
        <w:t>هویت اسلامی است و این شاخص</w:t>
      </w:r>
      <w:del w:id="1486" w:author="Mehrnazi Boojari" w:date="2019-01-07T09:45:00Z">
        <w:r w:rsidR="00B07651" w:rsidRPr="00B07651" w:rsidDel="006F7CCF">
          <w:rPr>
            <w:rFonts w:ascii="B Lotus" w:eastAsia="Calibri" w:hAnsi="B Lotus" w:cs="B Lotus" w:hint="cs"/>
            <w:sz w:val="24"/>
            <w:szCs w:val="24"/>
            <w:rtl/>
            <w:lang w:bidi="fa-IR"/>
          </w:rPr>
          <w:delText xml:space="preserve"> ها </w:delText>
        </w:r>
      </w:del>
      <w:ins w:id="1487" w:author="Mehrnazi Boojari" w:date="2019-01-07T09:45:00Z">
        <w:r w:rsidR="006F7CCF">
          <w:rPr>
            <w:rFonts w:ascii="B Lotus" w:eastAsia="Calibri" w:hAnsi="B Lotus" w:cs="B Lotus" w:hint="cs"/>
            <w:sz w:val="24"/>
            <w:szCs w:val="24"/>
            <w:rtl/>
            <w:lang w:bidi="fa-IR"/>
          </w:rPr>
          <w:t xml:space="preserve">‌ها </w:t>
        </w:r>
      </w:ins>
      <w:r w:rsidR="00B07651" w:rsidRPr="00B07651">
        <w:rPr>
          <w:rFonts w:ascii="B Lotus" w:eastAsia="Calibri" w:hAnsi="B Lotus" w:cs="B Lotus" w:hint="cs"/>
          <w:sz w:val="24"/>
          <w:szCs w:val="24"/>
          <w:rtl/>
          <w:lang w:bidi="fa-IR"/>
        </w:rPr>
        <w:t>بر پایه فطرت انسان شکل گرفته</w:t>
      </w:r>
      <w:del w:id="1488" w:author="Mehrnazi Boojari" w:date="2019-01-07T10:34:00Z">
        <w:r w:rsidR="00B07651" w:rsidRPr="00B07651" w:rsidDel="006C73A5">
          <w:rPr>
            <w:rFonts w:ascii="B Lotus" w:eastAsia="Calibri" w:hAnsi="B Lotus" w:cs="B Lotus" w:hint="cs"/>
            <w:sz w:val="24"/>
            <w:szCs w:val="24"/>
            <w:rtl/>
            <w:lang w:bidi="fa-IR"/>
          </w:rPr>
          <w:delText xml:space="preserve"> اند.</w:delText>
        </w:r>
      </w:del>
      <w:ins w:id="1489" w:author="Mehrnazi Boojari" w:date="2019-01-07T10:34:00Z">
        <w:r w:rsidR="006C73A5">
          <w:rPr>
            <w:rFonts w:ascii="B Lotus" w:eastAsia="Calibri" w:hAnsi="B Lotus" w:cs="B Lotus" w:hint="cs"/>
            <w:sz w:val="24"/>
            <w:szCs w:val="24"/>
            <w:rtl/>
            <w:lang w:bidi="fa-IR"/>
          </w:rPr>
          <w:t>‌اند.</w:t>
        </w:r>
      </w:ins>
      <w:r w:rsidR="00B07651" w:rsidRPr="00B07651">
        <w:rPr>
          <w:rFonts w:ascii="B Lotus" w:eastAsia="Calibri" w:hAnsi="B Lotus" w:cs="B Lotus" w:hint="cs"/>
          <w:sz w:val="24"/>
          <w:szCs w:val="24"/>
          <w:rtl/>
          <w:lang w:bidi="fa-IR"/>
        </w:rPr>
        <w:t xml:space="preserve"> یکی از علل جذابیت شاخص</w:t>
      </w:r>
      <w:del w:id="1490" w:author="Mehrnazi Boojari" w:date="2019-01-07T09:46:00Z">
        <w:r w:rsidR="00B07651" w:rsidRPr="00B07651" w:rsidDel="006F7CCF">
          <w:rPr>
            <w:rFonts w:ascii="B Lotus" w:eastAsia="Calibri" w:hAnsi="B Lotus" w:cs="B Lotus" w:hint="cs"/>
            <w:sz w:val="24"/>
            <w:szCs w:val="24"/>
            <w:rtl/>
            <w:lang w:bidi="fa-IR"/>
          </w:rPr>
          <w:delText xml:space="preserve"> های </w:delText>
        </w:r>
      </w:del>
      <w:ins w:id="1491" w:author="Mehrnazi Boojari" w:date="2019-01-07T09:46:00Z">
        <w:r w:rsidR="006F7CCF">
          <w:rPr>
            <w:rFonts w:ascii="B Lotus" w:eastAsia="Calibri" w:hAnsi="B Lotus" w:cs="B Lotus" w:hint="cs"/>
            <w:sz w:val="24"/>
            <w:szCs w:val="24"/>
            <w:rtl/>
            <w:lang w:bidi="fa-IR"/>
          </w:rPr>
          <w:t xml:space="preserve">‌های </w:t>
        </w:r>
      </w:ins>
      <w:r w:rsidR="00B07651" w:rsidRPr="00B07651">
        <w:rPr>
          <w:rFonts w:ascii="B Lotus" w:eastAsia="Calibri" w:hAnsi="B Lotus" w:cs="B Lotus" w:hint="cs"/>
          <w:sz w:val="24"/>
          <w:szCs w:val="24"/>
          <w:rtl/>
          <w:lang w:bidi="fa-IR"/>
        </w:rPr>
        <w:t>هویت اسلامی</w:t>
      </w:r>
      <w:ins w:id="1492" w:author="Mehrnazi Boojari" w:date="2019-01-10T01:03:00Z">
        <w:r>
          <w:rPr>
            <w:rFonts w:ascii="B Lotus" w:eastAsia="Calibri" w:hAnsi="B Lotus" w:cs="B Nazanin" w:hint="cs"/>
            <w:sz w:val="24"/>
            <w:szCs w:val="24"/>
            <w:rtl/>
            <w:lang w:bidi="fa-IR"/>
          </w:rPr>
          <w:t>‌</w:t>
        </w:r>
      </w:ins>
      <w:del w:id="1493" w:author="Mehrnazi Boojari" w:date="2019-01-10T01:03:00Z">
        <w:r w:rsidR="00B07651" w:rsidRPr="00B07651" w:rsidDel="00C330EC">
          <w:rPr>
            <w:rFonts w:ascii="B Lotus" w:eastAsia="Calibri" w:hAnsi="B Lotus" w:cs="B Lotus" w:hint="cs"/>
            <w:sz w:val="24"/>
            <w:szCs w:val="24"/>
            <w:rtl/>
            <w:lang w:bidi="fa-IR"/>
          </w:rPr>
          <w:delText>،</w:delText>
        </w:r>
      </w:del>
      <w:r w:rsidR="00B07651" w:rsidRPr="00B07651">
        <w:rPr>
          <w:rFonts w:ascii="B Lotus" w:eastAsia="Calibri" w:hAnsi="B Lotus" w:cs="B Lotus" w:hint="cs"/>
          <w:sz w:val="24"/>
          <w:szCs w:val="24"/>
          <w:rtl/>
          <w:lang w:bidi="fa-IR"/>
        </w:rPr>
        <w:t xml:space="preserve"> توجه ویژه به فطرت انسان </w:t>
      </w:r>
      <w:del w:id="1494" w:author="Mehrnazi Boojari" w:date="2019-01-07T23:28:00Z">
        <w:r w:rsidR="00B07651" w:rsidRPr="00B07651" w:rsidDel="00FB0B67">
          <w:rPr>
            <w:rFonts w:ascii="B Lotus" w:eastAsia="Calibri" w:hAnsi="B Lotus" w:cs="B Lotus" w:hint="cs"/>
            <w:sz w:val="24"/>
            <w:szCs w:val="24"/>
            <w:rtl/>
            <w:lang w:bidi="fa-IR"/>
          </w:rPr>
          <w:delText>به عنوان</w:delText>
        </w:r>
      </w:del>
      <w:ins w:id="1495" w:author="Mehrnazi Boojari" w:date="2019-01-07T23:28:00Z">
        <w:r w:rsidR="00FB0B67">
          <w:rPr>
            <w:rFonts w:ascii="B Lotus" w:eastAsia="Calibri" w:hAnsi="B Lotus" w:cs="B Lotus" w:hint="cs"/>
            <w:sz w:val="24"/>
            <w:szCs w:val="24"/>
            <w:rtl/>
            <w:lang w:bidi="fa-IR"/>
          </w:rPr>
          <w:t>به‌مثابۀ</w:t>
        </w:r>
      </w:ins>
      <w:r w:rsidR="00B07651" w:rsidRPr="00B07651">
        <w:rPr>
          <w:rFonts w:ascii="B Lotus" w:eastAsia="Calibri" w:hAnsi="B Lotus" w:cs="B Lotus" w:hint="cs"/>
          <w:sz w:val="24"/>
          <w:szCs w:val="24"/>
          <w:rtl/>
          <w:lang w:bidi="fa-IR"/>
        </w:rPr>
        <w:t xml:space="preserve"> </w:t>
      </w:r>
      <w:del w:id="1496" w:author="Mehrnazi Boojari" w:date="2019-01-08T02:20:00Z">
        <w:r w:rsidR="00B07651" w:rsidRPr="00B07651" w:rsidDel="00011A5C">
          <w:rPr>
            <w:rFonts w:ascii="B Lotus" w:eastAsia="Calibri" w:hAnsi="B Lotus" w:cs="B Lotus" w:hint="cs"/>
            <w:sz w:val="24"/>
            <w:szCs w:val="24"/>
            <w:rtl/>
            <w:lang w:bidi="fa-IR"/>
          </w:rPr>
          <w:delText xml:space="preserve">یک </w:delText>
        </w:r>
      </w:del>
      <w:r w:rsidR="00B07651" w:rsidRPr="00B07651">
        <w:rPr>
          <w:rFonts w:ascii="B Lotus" w:eastAsia="Calibri" w:hAnsi="B Lotus" w:cs="B Lotus" w:hint="cs"/>
          <w:sz w:val="24"/>
          <w:szCs w:val="24"/>
          <w:rtl/>
          <w:lang w:bidi="fa-IR"/>
        </w:rPr>
        <w:t>عامل</w:t>
      </w:r>
      <w:ins w:id="1497" w:author="Mehrnazi Boojari" w:date="2019-01-08T02:20:00Z">
        <w:r w:rsidR="00011A5C">
          <w:rPr>
            <w:rFonts w:ascii="B Lotus" w:eastAsia="Calibri" w:hAnsi="B Lotus" w:cs="B Lotus" w:hint="cs"/>
            <w:sz w:val="24"/>
            <w:szCs w:val="24"/>
            <w:rtl/>
            <w:lang w:bidi="fa-IR"/>
          </w:rPr>
          <w:t>ی</w:t>
        </w:r>
      </w:ins>
      <w:r w:rsidR="00B07651" w:rsidRPr="00B07651">
        <w:rPr>
          <w:rFonts w:ascii="B Lotus" w:eastAsia="Calibri" w:hAnsi="B Lotus" w:cs="B Lotus" w:hint="cs"/>
          <w:sz w:val="24"/>
          <w:szCs w:val="24"/>
          <w:rtl/>
          <w:lang w:bidi="fa-IR"/>
        </w:rPr>
        <w:t xml:space="preserve"> </w:t>
      </w:r>
      <w:del w:id="1498" w:author="Mehrnazi Boojari" w:date="2019-01-08T02:20:00Z">
        <w:r w:rsidR="00B07651" w:rsidRPr="00B07651" w:rsidDel="00011A5C">
          <w:rPr>
            <w:rFonts w:ascii="B Lotus" w:eastAsia="Calibri" w:hAnsi="B Lotus" w:cs="B Lotus" w:hint="cs"/>
            <w:sz w:val="24"/>
            <w:szCs w:val="24"/>
            <w:rtl/>
            <w:lang w:bidi="fa-IR"/>
          </w:rPr>
          <w:delText xml:space="preserve">غیر قابل </w:delText>
        </w:r>
      </w:del>
      <w:r w:rsidR="00B07651" w:rsidRPr="00B07651">
        <w:rPr>
          <w:rFonts w:ascii="B Lotus" w:eastAsia="Calibri" w:hAnsi="B Lotus" w:cs="B Lotus" w:hint="cs"/>
          <w:sz w:val="24"/>
          <w:szCs w:val="24"/>
          <w:rtl/>
          <w:lang w:bidi="fa-IR"/>
        </w:rPr>
        <w:t>انکار</w:t>
      </w:r>
      <w:ins w:id="1499" w:author="Mehrnazi Boojari" w:date="2019-01-08T02:20:00Z">
        <w:r w:rsidR="00011A5C">
          <w:rPr>
            <w:rFonts w:ascii="B Lotus" w:eastAsia="Calibri" w:hAnsi="B Lotus" w:cs="B Lotus" w:hint="cs"/>
            <w:sz w:val="24"/>
            <w:szCs w:val="24"/>
            <w:rtl/>
            <w:lang w:bidi="fa-IR"/>
          </w:rPr>
          <w:t>ناپذیر</w:t>
        </w:r>
      </w:ins>
      <w:r w:rsidR="00B07651" w:rsidRPr="00B07651">
        <w:rPr>
          <w:rFonts w:ascii="B Lotus" w:eastAsia="Calibri" w:hAnsi="B Lotus" w:cs="B Lotus" w:hint="cs"/>
          <w:sz w:val="24"/>
          <w:szCs w:val="24"/>
          <w:rtl/>
          <w:lang w:bidi="fa-IR"/>
        </w:rPr>
        <w:t xml:space="preserve"> در انعکاس رفتارهای </w:t>
      </w:r>
      <w:ins w:id="1500" w:author="Mehrnazi Boojari" w:date="2019-01-08T02:20:00Z">
        <w:r w:rsidR="00011A5C">
          <w:rPr>
            <w:rFonts w:ascii="B Lotus" w:eastAsia="Calibri" w:hAnsi="B Lotus" w:cs="B Lotus" w:hint="cs"/>
            <w:sz w:val="24"/>
            <w:szCs w:val="24"/>
            <w:rtl/>
            <w:lang w:bidi="fa-IR"/>
          </w:rPr>
          <w:t>ا</w:t>
        </w:r>
      </w:ins>
      <w:r w:rsidR="00B07651" w:rsidRPr="00B07651">
        <w:rPr>
          <w:rFonts w:ascii="B Lotus" w:eastAsia="Calibri" w:hAnsi="B Lotus" w:cs="B Lotus" w:hint="cs"/>
          <w:sz w:val="24"/>
          <w:szCs w:val="24"/>
          <w:rtl/>
          <w:lang w:bidi="fa-IR"/>
        </w:rPr>
        <w:t>و</w:t>
      </w:r>
      <w:del w:id="1501" w:author="Mehrnazi Boojari" w:date="2019-01-08T02:20:00Z">
        <w:r w:rsidR="00B07651" w:rsidRPr="00B07651" w:rsidDel="00011A5C">
          <w:rPr>
            <w:rFonts w:ascii="B Lotus" w:eastAsia="Calibri" w:hAnsi="B Lotus" w:cs="B Lotus" w:hint="cs"/>
            <w:sz w:val="24"/>
            <w:szCs w:val="24"/>
            <w:rtl/>
            <w:lang w:bidi="fa-IR"/>
          </w:rPr>
          <w:delText>ی ا</w:delText>
        </w:r>
      </w:del>
      <w:r w:rsidR="00B07651" w:rsidRPr="00B07651">
        <w:rPr>
          <w:rFonts w:ascii="B Lotus" w:eastAsia="Calibri" w:hAnsi="B Lotus" w:cs="B Lotus" w:hint="cs"/>
          <w:sz w:val="24"/>
          <w:szCs w:val="24"/>
          <w:rtl/>
          <w:lang w:bidi="fa-IR"/>
        </w:rPr>
        <w:t xml:space="preserve">ست. </w:t>
      </w:r>
      <w:del w:id="1502" w:author="Mehrnazi Boojari" w:date="2019-01-08T23:50:00Z">
        <w:r w:rsidR="00B07651" w:rsidRPr="00B07651" w:rsidDel="00EE38C5">
          <w:rPr>
            <w:rFonts w:ascii="B Lotus" w:eastAsia="Calibri" w:hAnsi="B Lotus" w:cs="B Lotus" w:hint="cs"/>
            <w:sz w:val="24"/>
            <w:szCs w:val="24"/>
            <w:rtl/>
            <w:lang w:bidi="fa-IR"/>
          </w:rPr>
          <w:delText>از سوی</w:delText>
        </w:r>
      </w:del>
      <w:ins w:id="1503" w:author="Mehrnazi Boojari" w:date="2019-01-08T23:50:00Z">
        <w:r w:rsidR="00EE38C5">
          <w:rPr>
            <w:rFonts w:ascii="B Lotus" w:eastAsia="Calibri" w:hAnsi="B Lotus" w:cs="B Lotus" w:hint="cs"/>
            <w:sz w:val="24"/>
            <w:szCs w:val="24"/>
            <w:rtl/>
            <w:lang w:bidi="fa-IR"/>
          </w:rPr>
          <w:t>از</w:t>
        </w:r>
        <w:r w:rsidR="00EE38C5">
          <w:rPr>
            <w:rFonts w:ascii="Times New Roman" w:eastAsia="Calibri" w:hAnsi="Times New Roman" w:cs="Times New Roman" w:hint="cs"/>
            <w:sz w:val="24"/>
            <w:szCs w:val="24"/>
            <w:rtl/>
            <w:lang w:bidi="fa-IR"/>
          </w:rPr>
          <w:t> </w:t>
        </w:r>
        <w:r w:rsidR="00EE38C5">
          <w:rPr>
            <w:rFonts w:ascii="B Lotus" w:eastAsia="Calibri" w:hAnsi="B Lotus" w:cs="B Lotus" w:hint="cs"/>
            <w:sz w:val="24"/>
            <w:szCs w:val="24"/>
            <w:rtl/>
            <w:lang w:bidi="fa-IR"/>
          </w:rPr>
          <w:t>سوی</w:t>
        </w:r>
      </w:ins>
      <w:r w:rsidR="00B07651" w:rsidRPr="00B07651">
        <w:rPr>
          <w:rFonts w:ascii="B Lotus" w:eastAsia="Calibri" w:hAnsi="B Lotus" w:cs="B Lotus" w:hint="cs"/>
          <w:sz w:val="24"/>
          <w:szCs w:val="24"/>
          <w:rtl/>
          <w:lang w:bidi="fa-IR"/>
        </w:rPr>
        <w:t xml:space="preserve"> دیگر</w:t>
      </w:r>
      <w:ins w:id="1504" w:author="Mehrnazi Boojari" w:date="2019-01-10T01:03:00Z">
        <w:r>
          <w:rPr>
            <w:rFonts w:ascii="B Lotus" w:eastAsia="Calibri" w:hAnsi="B Lotus" w:cs="B Lotus" w:hint="cs"/>
            <w:sz w:val="24"/>
            <w:szCs w:val="24"/>
            <w:rtl/>
            <w:lang w:bidi="fa-IR"/>
          </w:rPr>
          <w:t>،</w:t>
        </w:r>
      </w:ins>
      <w:r w:rsidR="00B07651" w:rsidRPr="00B07651">
        <w:rPr>
          <w:rFonts w:ascii="B Lotus" w:eastAsia="Calibri" w:hAnsi="B Lotus" w:cs="B Lotus" w:hint="cs"/>
          <w:sz w:val="24"/>
          <w:szCs w:val="24"/>
          <w:rtl/>
          <w:lang w:bidi="fa-IR"/>
        </w:rPr>
        <w:t xml:space="preserve"> این الگو برآمده از وحی و </w:t>
      </w:r>
      <w:del w:id="1505" w:author="Mehrnazi Boojari" w:date="2019-01-10T01:06:00Z">
        <w:r w:rsidR="00B07651" w:rsidRPr="00B07651" w:rsidDel="00647583">
          <w:rPr>
            <w:rFonts w:ascii="B Lotus" w:eastAsia="Calibri" w:hAnsi="B Lotus" w:cs="B Lotus" w:hint="cs"/>
            <w:sz w:val="24"/>
            <w:szCs w:val="24"/>
            <w:rtl/>
            <w:lang w:bidi="fa-IR"/>
          </w:rPr>
          <w:delText>مبتنی بر</w:delText>
        </w:r>
      </w:del>
      <w:ins w:id="1506"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00B07651" w:rsidRPr="00B07651">
        <w:rPr>
          <w:rFonts w:ascii="B Lotus" w:eastAsia="Calibri" w:hAnsi="B Lotus" w:cs="B Lotus" w:hint="cs"/>
          <w:sz w:val="24"/>
          <w:szCs w:val="24"/>
          <w:rtl/>
          <w:lang w:bidi="fa-IR"/>
        </w:rPr>
        <w:t xml:space="preserve"> آرا</w:t>
      </w:r>
      <w:del w:id="1507" w:author="Mehrnazi Boojari" w:date="2019-01-10T01:03:00Z">
        <w:r w:rsidR="00B07651" w:rsidRPr="00B07651" w:rsidDel="00C330EC">
          <w:rPr>
            <w:rFonts w:ascii="B Lotus" w:eastAsia="Calibri" w:hAnsi="B Lotus" w:cs="B Lotus" w:hint="cs"/>
            <w:sz w:val="24"/>
            <w:szCs w:val="24"/>
            <w:rtl/>
            <w:lang w:bidi="fa-IR"/>
          </w:rPr>
          <w:delText>ء</w:delText>
        </w:r>
      </w:del>
      <w:r w:rsidR="00B07651" w:rsidRPr="00B07651">
        <w:rPr>
          <w:rFonts w:ascii="B Lotus" w:eastAsia="Calibri" w:hAnsi="B Lotus" w:cs="B Lotus" w:hint="cs"/>
          <w:sz w:val="24"/>
          <w:szCs w:val="24"/>
          <w:rtl/>
          <w:lang w:bidi="fa-IR"/>
        </w:rPr>
        <w:t xml:space="preserve"> و روایات منسوب به اهل بیت </w:t>
      </w:r>
      <w:del w:id="1508" w:author="Mehrnazi Boojari" w:date="2019-01-08T02:20:00Z">
        <w:r w:rsidR="00B07651" w:rsidRPr="00B07651" w:rsidDel="00011A5C">
          <w:rPr>
            <w:rFonts w:ascii="B Lotus" w:eastAsia="Calibri" w:hAnsi="B Lotus" w:cs="B Lotus" w:hint="cs"/>
            <w:sz w:val="24"/>
            <w:szCs w:val="24"/>
            <w:rtl/>
            <w:lang w:bidi="fa-IR"/>
          </w:rPr>
          <w:delText xml:space="preserve">- </w:delText>
        </w:r>
      </w:del>
      <w:ins w:id="1509" w:author="Mehrnazi Boojari" w:date="2019-01-08T02:20:00Z">
        <w:r w:rsidR="00011A5C">
          <w:rPr>
            <w:rFonts w:ascii="B Lotus" w:eastAsia="Calibri" w:hAnsi="B Lotus" w:cs="B Lotus" w:hint="cs"/>
            <w:sz w:val="24"/>
            <w:szCs w:val="24"/>
            <w:rtl/>
            <w:lang w:bidi="fa-IR"/>
          </w:rPr>
          <w:t>(</w:t>
        </w:r>
      </w:ins>
      <w:r w:rsidR="00B07651" w:rsidRPr="00B07651">
        <w:rPr>
          <w:rFonts w:ascii="B Lotus" w:eastAsia="Calibri" w:hAnsi="B Lotus" w:cs="B Lotus" w:hint="cs"/>
          <w:sz w:val="24"/>
          <w:szCs w:val="24"/>
          <w:rtl/>
          <w:lang w:bidi="fa-IR"/>
        </w:rPr>
        <w:t>علیهم السلام</w:t>
      </w:r>
      <w:del w:id="1510" w:author="Mehrnazi Boojari" w:date="2019-01-08T02:20:00Z">
        <w:r w:rsidR="00B07651" w:rsidRPr="00B07651" w:rsidDel="00011A5C">
          <w:rPr>
            <w:rFonts w:ascii="B Lotus" w:eastAsia="Calibri" w:hAnsi="B Lotus" w:cs="B Lotus" w:hint="cs"/>
            <w:sz w:val="24"/>
            <w:szCs w:val="24"/>
            <w:rtl/>
            <w:lang w:bidi="fa-IR"/>
          </w:rPr>
          <w:delText xml:space="preserve">- </w:delText>
        </w:r>
      </w:del>
      <w:ins w:id="1511" w:author="Mehrnazi Boojari" w:date="2019-01-08T02:20:00Z">
        <w:r w:rsidR="00011A5C">
          <w:rPr>
            <w:rFonts w:ascii="B Lotus" w:eastAsia="Calibri" w:hAnsi="B Lotus" w:cs="B Lotus" w:hint="cs"/>
            <w:sz w:val="24"/>
            <w:szCs w:val="24"/>
            <w:rtl/>
            <w:lang w:bidi="fa-IR"/>
          </w:rPr>
          <w:t>)</w:t>
        </w:r>
        <w:r w:rsidR="00011A5C" w:rsidRPr="00B07651">
          <w:rPr>
            <w:rFonts w:ascii="B Lotus" w:eastAsia="Calibri" w:hAnsi="B Lotus" w:cs="B Lotus" w:hint="cs"/>
            <w:sz w:val="24"/>
            <w:szCs w:val="24"/>
            <w:rtl/>
            <w:lang w:bidi="fa-IR"/>
          </w:rPr>
          <w:t xml:space="preserve"> </w:t>
        </w:r>
      </w:ins>
      <w:r w:rsidR="00B07651" w:rsidRPr="00B07651">
        <w:rPr>
          <w:rFonts w:ascii="B Lotus" w:eastAsia="Calibri" w:hAnsi="B Lotus" w:cs="B Lotus" w:hint="cs"/>
          <w:sz w:val="24"/>
          <w:szCs w:val="24"/>
          <w:rtl/>
          <w:lang w:bidi="fa-IR"/>
        </w:rPr>
        <w:t>است</w:t>
      </w:r>
      <w:del w:id="1512" w:author="Mehrnazi Boojari" w:date="2019-01-07T22:32:00Z">
        <w:r w:rsidR="00B07651" w:rsidRPr="00B07651" w:rsidDel="00051F26">
          <w:rPr>
            <w:rFonts w:ascii="B Lotus" w:eastAsia="Calibri" w:hAnsi="B Lotus" w:cs="B Lotus" w:hint="cs"/>
            <w:sz w:val="24"/>
            <w:szCs w:val="24"/>
            <w:rtl/>
            <w:lang w:bidi="fa-IR"/>
          </w:rPr>
          <w:delText>.د</w:delText>
        </w:r>
      </w:del>
      <w:ins w:id="1513" w:author="Mehrnazi Boojari" w:date="2019-01-07T22:32:00Z">
        <w:r w:rsidR="00051F26">
          <w:rPr>
            <w:rFonts w:ascii="B Lotus" w:eastAsia="Calibri" w:hAnsi="B Lotus" w:cs="B Lotus" w:hint="cs"/>
            <w:sz w:val="24"/>
            <w:szCs w:val="24"/>
            <w:rtl/>
            <w:lang w:bidi="fa-IR"/>
          </w:rPr>
          <w:t>. د</w:t>
        </w:r>
      </w:ins>
      <w:r w:rsidR="00B07651" w:rsidRPr="00B07651">
        <w:rPr>
          <w:rFonts w:ascii="B Lotus" w:eastAsia="Calibri" w:hAnsi="B Lotus" w:cs="B Lotus" w:hint="cs"/>
          <w:sz w:val="24"/>
          <w:szCs w:val="24"/>
          <w:rtl/>
          <w:lang w:bidi="fa-IR"/>
        </w:rPr>
        <w:t>ر نتیجه</w:t>
      </w:r>
      <w:ins w:id="1514" w:author="Mehrnazi Boojari" w:date="2019-01-10T01:03:00Z">
        <w:r>
          <w:rPr>
            <w:rFonts w:ascii="B Lotus" w:eastAsia="Calibri" w:hAnsi="B Lotus" w:cs="B Lotus" w:hint="cs"/>
            <w:sz w:val="24"/>
            <w:szCs w:val="24"/>
            <w:rtl/>
            <w:lang w:bidi="fa-IR"/>
          </w:rPr>
          <w:t>،</w:t>
        </w:r>
      </w:ins>
      <w:del w:id="1515" w:author="Mehrnazi Boojari" w:date="2019-01-07T09:49:00Z">
        <w:r w:rsidR="00B07651" w:rsidRPr="00B07651" w:rsidDel="006F7CCF">
          <w:rPr>
            <w:rFonts w:ascii="B Lotus" w:eastAsia="Calibri" w:hAnsi="B Lotus" w:cs="B Lotus" w:hint="cs"/>
            <w:sz w:val="24"/>
            <w:szCs w:val="24"/>
            <w:rtl/>
            <w:lang w:bidi="fa-IR"/>
          </w:rPr>
          <w:delText xml:space="preserve"> می </w:delText>
        </w:r>
      </w:del>
      <w:ins w:id="1516" w:author="Mehrnazi Boojari" w:date="2019-01-07T09:49:00Z">
        <w:r w:rsidR="006F7CCF">
          <w:rPr>
            <w:rFonts w:ascii="B Lotus" w:eastAsia="Calibri" w:hAnsi="B Lotus" w:cs="B Lotus" w:hint="cs"/>
            <w:sz w:val="24"/>
            <w:szCs w:val="24"/>
            <w:rtl/>
            <w:lang w:bidi="fa-IR"/>
          </w:rPr>
          <w:t xml:space="preserve"> می‌</w:t>
        </w:r>
      </w:ins>
      <w:r w:rsidR="00B07651" w:rsidRPr="00B07651">
        <w:rPr>
          <w:rFonts w:ascii="B Lotus" w:eastAsia="Calibri" w:hAnsi="B Lotus" w:cs="B Lotus" w:hint="cs"/>
          <w:sz w:val="24"/>
          <w:szCs w:val="24"/>
          <w:rtl/>
          <w:lang w:bidi="fa-IR"/>
        </w:rPr>
        <w:t xml:space="preserve">توان ادعا </w:t>
      </w:r>
      <w:del w:id="1517" w:author="Mehrnazi Boojari" w:date="2019-01-10T01:03:00Z">
        <w:r w:rsidR="00B07651" w:rsidRPr="00B07651" w:rsidDel="00C330EC">
          <w:rPr>
            <w:rFonts w:ascii="B Lotus" w:eastAsia="Calibri" w:hAnsi="B Lotus" w:cs="B Lotus" w:hint="cs"/>
            <w:sz w:val="24"/>
            <w:szCs w:val="24"/>
            <w:rtl/>
            <w:lang w:bidi="fa-IR"/>
          </w:rPr>
          <w:delText xml:space="preserve">نمود </w:delText>
        </w:r>
      </w:del>
      <w:ins w:id="1518" w:author="Mehrnazi Boojari" w:date="2019-01-10T01:03:00Z">
        <w:r>
          <w:rPr>
            <w:rFonts w:ascii="B Lotus" w:eastAsia="Calibri" w:hAnsi="B Lotus" w:cs="B Lotus" w:hint="cs"/>
            <w:sz w:val="24"/>
            <w:szCs w:val="24"/>
            <w:rtl/>
            <w:lang w:bidi="fa-IR"/>
          </w:rPr>
          <w:t>کر</w:t>
        </w:r>
        <w:r w:rsidRPr="00B07651">
          <w:rPr>
            <w:rFonts w:ascii="B Lotus" w:eastAsia="Calibri" w:hAnsi="B Lotus" w:cs="B Lotus" w:hint="cs"/>
            <w:sz w:val="24"/>
            <w:szCs w:val="24"/>
            <w:rtl/>
            <w:lang w:bidi="fa-IR"/>
          </w:rPr>
          <w:t xml:space="preserve">د </w:t>
        </w:r>
      </w:ins>
      <w:r w:rsidR="00B07651" w:rsidRPr="00B07651">
        <w:rPr>
          <w:rFonts w:ascii="B Lotus" w:eastAsia="Calibri" w:hAnsi="B Lotus" w:cs="B Lotus" w:hint="cs"/>
          <w:sz w:val="24"/>
          <w:szCs w:val="24"/>
          <w:rtl/>
          <w:lang w:bidi="fa-IR"/>
        </w:rPr>
        <w:t xml:space="preserve">که در مرحله تمدن اسلامی، نظام فکری اهل‌بیت </w:t>
      </w:r>
      <w:del w:id="1519" w:author="Mehrnazi Boojari" w:date="2019-01-08T02:20:00Z">
        <w:r w:rsidR="00B07651" w:rsidRPr="00B07651" w:rsidDel="00011A5C">
          <w:rPr>
            <w:rFonts w:ascii="B Lotus" w:eastAsia="Calibri" w:hAnsi="B Lotus" w:cs="B Lotus" w:hint="cs"/>
            <w:sz w:val="24"/>
            <w:szCs w:val="24"/>
            <w:rtl/>
            <w:lang w:bidi="fa-IR"/>
          </w:rPr>
          <w:delText xml:space="preserve">- </w:delText>
        </w:r>
      </w:del>
      <w:ins w:id="1520" w:author="Mehrnazi Boojari" w:date="2019-01-08T02:20:00Z">
        <w:r w:rsidR="00011A5C">
          <w:rPr>
            <w:rFonts w:ascii="B Lotus" w:eastAsia="Calibri" w:hAnsi="B Lotus" w:cs="B Lotus" w:hint="cs"/>
            <w:sz w:val="24"/>
            <w:szCs w:val="24"/>
            <w:rtl/>
            <w:lang w:bidi="fa-IR"/>
          </w:rPr>
          <w:t>(</w:t>
        </w:r>
      </w:ins>
      <w:r w:rsidR="00B07651" w:rsidRPr="00B07651">
        <w:rPr>
          <w:rFonts w:ascii="B Lotus" w:eastAsia="Calibri" w:hAnsi="B Lotus" w:cs="B Lotus" w:hint="cs"/>
          <w:sz w:val="24"/>
          <w:szCs w:val="24"/>
          <w:rtl/>
          <w:lang w:bidi="fa-IR"/>
        </w:rPr>
        <w:t>علیهم السلام</w:t>
      </w:r>
      <w:del w:id="1521" w:author="Mehrnazi Boojari" w:date="2019-01-08T02:21:00Z">
        <w:r w:rsidR="00B07651" w:rsidRPr="00B07651" w:rsidDel="00011A5C">
          <w:rPr>
            <w:rFonts w:ascii="B Lotus" w:eastAsia="Calibri" w:hAnsi="B Lotus" w:cs="B Lotus" w:hint="cs"/>
            <w:sz w:val="24"/>
            <w:szCs w:val="24"/>
            <w:rtl/>
            <w:lang w:bidi="fa-IR"/>
          </w:rPr>
          <w:delText xml:space="preserve"> -</w:delText>
        </w:r>
      </w:del>
      <w:ins w:id="1522" w:author="Mehrnazi Boojari" w:date="2019-01-08T02:21:00Z">
        <w:r w:rsidR="00011A5C">
          <w:rPr>
            <w:rFonts w:ascii="B Lotus" w:eastAsia="Calibri" w:hAnsi="B Lotus" w:cs="B Lotus" w:hint="cs"/>
            <w:sz w:val="24"/>
            <w:szCs w:val="24"/>
            <w:rtl/>
            <w:lang w:bidi="fa-IR"/>
          </w:rPr>
          <w:t>)</w:t>
        </w:r>
      </w:ins>
      <w:r w:rsidR="00B07651" w:rsidRPr="00B07651">
        <w:rPr>
          <w:rFonts w:ascii="B Lotus" w:eastAsia="Calibri" w:hAnsi="B Lotus" w:cs="B Lotus" w:hint="cs"/>
          <w:sz w:val="24"/>
          <w:szCs w:val="24"/>
          <w:rtl/>
          <w:lang w:bidi="fa-IR"/>
        </w:rPr>
        <w:t xml:space="preserve"> زمین</w:t>
      </w:r>
      <w:del w:id="1523" w:author="Mehrnazi Boojari" w:date="2019-01-07T22:49:00Z">
        <w:r w:rsidR="00B07651" w:rsidRPr="00B07651" w:rsidDel="00BF4CE5">
          <w:rPr>
            <w:rFonts w:ascii="B Lotus" w:eastAsia="Calibri" w:hAnsi="B Lotus" w:cs="B Lotus" w:hint="cs"/>
            <w:sz w:val="24"/>
            <w:szCs w:val="24"/>
            <w:rtl/>
            <w:lang w:bidi="fa-IR"/>
          </w:rPr>
          <w:delText xml:space="preserve">ه‌ی </w:delText>
        </w:r>
      </w:del>
      <w:ins w:id="1524" w:author="Mehrnazi Boojari" w:date="2019-01-07T22:49:00Z">
        <w:r w:rsidR="00BF4CE5">
          <w:rPr>
            <w:rFonts w:ascii="B Lotus" w:eastAsia="Calibri" w:hAnsi="B Lotus" w:cs="B Lotus" w:hint="cs"/>
            <w:sz w:val="24"/>
            <w:szCs w:val="24"/>
            <w:rtl/>
            <w:lang w:bidi="fa-IR"/>
          </w:rPr>
          <w:t xml:space="preserve">ۀ </w:t>
        </w:r>
      </w:ins>
      <w:r w:rsidR="00B07651" w:rsidRPr="00B07651">
        <w:rPr>
          <w:rFonts w:ascii="B Lotus" w:eastAsia="Calibri" w:hAnsi="B Lotus" w:cs="B Lotus" w:hint="cs"/>
          <w:sz w:val="24"/>
          <w:szCs w:val="24"/>
          <w:rtl/>
          <w:lang w:bidi="fa-IR"/>
        </w:rPr>
        <w:t xml:space="preserve">تکثیر در جهان </w:t>
      </w:r>
      <w:del w:id="1525" w:author="Mehrnazi Boojari" w:date="2019-01-08T02:21:00Z">
        <w:r w:rsidR="00B07651" w:rsidRPr="00B07651" w:rsidDel="00011A5C">
          <w:rPr>
            <w:rFonts w:ascii="B Lotus" w:eastAsia="Calibri" w:hAnsi="B Lotus" w:cs="B Lotus" w:hint="cs"/>
            <w:sz w:val="24"/>
            <w:szCs w:val="24"/>
            <w:rtl/>
            <w:lang w:bidi="fa-IR"/>
          </w:rPr>
          <w:delText xml:space="preserve">مستضعفین </w:delText>
        </w:r>
      </w:del>
      <w:ins w:id="1526" w:author="Mehrnazi Boojari" w:date="2019-01-08T02:21:00Z">
        <w:r w:rsidR="00011A5C" w:rsidRPr="00B07651">
          <w:rPr>
            <w:rFonts w:ascii="B Lotus" w:eastAsia="Calibri" w:hAnsi="B Lotus" w:cs="B Lotus" w:hint="cs"/>
            <w:sz w:val="24"/>
            <w:szCs w:val="24"/>
            <w:rtl/>
            <w:lang w:bidi="fa-IR"/>
          </w:rPr>
          <w:t>مستضعف</w:t>
        </w:r>
        <w:r w:rsidR="00011A5C">
          <w:rPr>
            <w:rFonts w:ascii="B Lotus" w:eastAsia="Calibri" w:hAnsi="B Lotus" w:cs="B Lotus" w:hint="cs"/>
            <w:sz w:val="24"/>
            <w:szCs w:val="24"/>
            <w:rtl/>
            <w:lang w:bidi="fa-IR"/>
          </w:rPr>
          <w:t>ا</w:t>
        </w:r>
        <w:r w:rsidR="00011A5C" w:rsidRPr="00B07651">
          <w:rPr>
            <w:rFonts w:ascii="B Lotus" w:eastAsia="Calibri" w:hAnsi="B Lotus" w:cs="B Lotus" w:hint="cs"/>
            <w:sz w:val="24"/>
            <w:szCs w:val="24"/>
            <w:rtl/>
            <w:lang w:bidi="fa-IR"/>
          </w:rPr>
          <w:t xml:space="preserve">ن </w:t>
        </w:r>
      </w:ins>
      <w:r w:rsidR="00B07651" w:rsidRPr="00B07651">
        <w:rPr>
          <w:rFonts w:ascii="B Lotus" w:eastAsia="Calibri" w:hAnsi="B Lotus" w:cs="B Lotus" w:hint="cs"/>
          <w:sz w:val="24"/>
          <w:szCs w:val="24"/>
          <w:rtl/>
          <w:lang w:bidi="fa-IR"/>
        </w:rPr>
        <w:t>و دنیای اسلام را فراهم می‌آورد. به همین دلیل نام دیگر مرحل</w:t>
      </w:r>
      <w:del w:id="1527" w:author="Mehrnazi Boojari" w:date="2019-01-07T22:49:00Z">
        <w:r w:rsidR="00B07651" w:rsidRPr="00B07651" w:rsidDel="00BF4CE5">
          <w:rPr>
            <w:rFonts w:ascii="B Lotus" w:eastAsia="Calibri" w:hAnsi="B Lotus" w:cs="B Lotus" w:hint="cs"/>
            <w:sz w:val="24"/>
            <w:szCs w:val="24"/>
            <w:rtl/>
            <w:lang w:bidi="fa-IR"/>
          </w:rPr>
          <w:delText xml:space="preserve">ه‌ی </w:delText>
        </w:r>
      </w:del>
      <w:ins w:id="1528" w:author="Mehrnazi Boojari" w:date="2019-01-07T22:49:00Z">
        <w:r w:rsidR="00BF4CE5">
          <w:rPr>
            <w:rFonts w:ascii="B Lotus" w:eastAsia="Calibri" w:hAnsi="B Lotus" w:cs="B Lotus" w:hint="cs"/>
            <w:sz w:val="24"/>
            <w:szCs w:val="24"/>
            <w:rtl/>
            <w:lang w:bidi="fa-IR"/>
          </w:rPr>
          <w:t xml:space="preserve">ۀ </w:t>
        </w:r>
      </w:ins>
      <w:r w:rsidR="00B07651" w:rsidRPr="00B07651">
        <w:rPr>
          <w:rFonts w:ascii="B Lotus" w:eastAsia="Calibri" w:hAnsi="B Lotus" w:cs="B Lotus" w:hint="cs"/>
          <w:sz w:val="24"/>
          <w:szCs w:val="24"/>
          <w:rtl/>
          <w:lang w:bidi="fa-IR"/>
        </w:rPr>
        <w:t>تمدن اسلامی</w:t>
      </w:r>
      <w:ins w:id="1529" w:author="Mehrnazi Boojari" w:date="2019-01-10T01:03:00Z">
        <w:r>
          <w:rPr>
            <w:rFonts w:ascii="B Lotus" w:eastAsia="Calibri" w:hAnsi="B Lotus" w:cs="B Nazanin" w:hint="cs"/>
            <w:sz w:val="24"/>
            <w:szCs w:val="24"/>
            <w:rtl/>
            <w:lang w:bidi="fa-IR"/>
          </w:rPr>
          <w:t>‌</w:t>
        </w:r>
      </w:ins>
      <w:del w:id="1530" w:author="Mehrnazi Boojari" w:date="2019-01-10T01:03:00Z">
        <w:r w:rsidR="00B07651" w:rsidRPr="00B07651" w:rsidDel="00C330EC">
          <w:rPr>
            <w:rFonts w:ascii="B Lotus" w:eastAsia="Calibri" w:hAnsi="B Lotus" w:cs="B Lotus" w:hint="cs"/>
            <w:sz w:val="24"/>
            <w:szCs w:val="24"/>
            <w:rtl/>
            <w:lang w:bidi="fa-IR"/>
          </w:rPr>
          <w:delText>،</w:delText>
        </w:r>
      </w:del>
      <w:r w:rsidR="00B07651" w:rsidRPr="00B07651">
        <w:rPr>
          <w:rFonts w:ascii="B Lotus" w:eastAsia="Calibri" w:hAnsi="B Lotus" w:cs="B Lotus" w:hint="cs"/>
          <w:sz w:val="24"/>
          <w:szCs w:val="24"/>
          <w:rtl/>
          <w:lang w:bidi="fa-IR"/>
        </w:rPr>
        <w:t xml:space="preserve"> </w:t>
      </w:r>
      <w:ins w:id="1531" w:author="Mehrnazi Boojari" w:date="2019-01-10T01:03:00Z">
        <w:r>
          <w:rPr>
            <w:rFonts w:ascii="B Lotus" w:eastAsia="Calibri" w:hAnsi="B Lotus" w:cs="B Lotus" w:hint="cs"/>
            <w:sz w:val="24"/>
            <w:szCs w:val="24"/>
            <w:rtl/>
            <w:lang w:bidi="fa-IR"/>
          </w:rPr>
          <w:t>«</w:t>
        </w:r>
      </w:ins>
      <w:r w:rsidR="00B07651" w:rsidRPr="00B07651">
        <w:rPr>
          <w:rFonts w:ascii="B Lotus" w:eastAsia="Calibri" w:hAnsi="B Lotus" w:cs="B Lotus" w:hint="cs"/>
          <w:sz w:val="24"/>
          <w:szCs w:val="24"/>
          <w:rtl/>
          <w:lang w:bidi="fa-IR"/>
        </w:rPr>
        <w:t>امت اسلامی</w:t>
      </w:r>
      <w:ins w:id="1532" w:author="Mehrnazi Boojari" w:date="2019-01-10T01:03:00Z">
        <w:r>
          <w:rPr>
            <w:rFonts w:ascii="B Lotus" w:eastAsia="Calibri" w:hAnsi="B Lotus" w:cs="B Lotus" w:hint="cs"/>
            <w:sz w:val="24"/>
            <w:szCs w:val="24"/>
            <w:rtl/>
            <w:lang w:bidi="fa-IR"/>
          </w:rPr>
          <w:t>»</w:t>
        </w:r>
      </w:ins>
      <w:r w:rsidR="00B07651" w:rsidRPr="00B07651">
        <w:rPr>
          <w:rFonts w:ascii="B Lotus" w:eastAsia="Calibri" w:hAnsi="B Lotus" w:cs="B Lotus" w:hint="cs"/>
          <w:sz w:val="24"/>
          <w:szCs w:val="24"/>
          <w:rtl/>
          <w:lang w:bidi="fa-IR"/>
        </w:rPr>
        <w:t xml:space="preserve"> است. </w:t>
      </w:r>
    </w:p>
    <w:p w14:paraId="3B1BDA63" w14:textId="77777777" w:rsidR="00B07651" w:rsidRPr="00B07651" w:rsidRDefault="00B07651" w:rsidP="00647583">
      <w:pPr>
        <w:pStyle w:val="Heading2"/>
        <w:rPr>
          <w:rtl/>
        </w:rPr>
      </w:pPr>
      <w:bookmarkStart w:id="1533" w:name="_Toc533259371"/>
      <w:bookmarkStart w:id="1534" w:name="_Toc533781158"/>
      <w:bookmarkStart w:id="1535" w:name="_Toc533781486"/>
      <w:bookmarkStart w:id="1536" w:name="_Toc533781601"/>
      <w:bookmarkStart w:id="1537" w:name="_Toc533781787"/>
      <w:bookmarkStart w:id="1538" w:name="_Toc533782114"/>
      <w:r w:rsidRPr="00B07651">
        <w:rPr>
          <w:rFonts w:hint="cs"/>
          <w:rtl/>
        </w:rPr>
        <w:t>مرحله دولت اسلامی و چال</w:t>
      </w:r>
      <w:del w:id="1539" w:author="Mehrnazi Boojari" w:date="2019-01-10T01:04:00Z">
        <w:r w:rsidRPr="00B07651" w:rsidDel="00C330EC">
          <w:rPr>
            <w:rFonts w:hint="cs"/>
            <w:rtl/>
          </w:rPr>
          <w:delText>ش</w:delText>
        </w:r>
      </w:del>
      <w:ins w:id="1540" w:author="Mehrnazi Boojari" w:date="2019-01-10T01:04:00Z">
        <w:r w:rsidR="00C330EC">
          <w:rPr>
            <w:rFonts w:hint="cs"/>
            <w:rtl/>
          </w:rPr>
          <w:t>ش</w:t>
        </w:r>
      </w:ins>
      <w:del w:id="1541" w:author="Mehrnazi Boojari" w:date="2019-01-07T09:46:00Z">
        <w:r w:rsidRPr="00B07651" w:rsidDel="006F7CCF">
          <w:rPr>
            <w:rFonts w:hint="cs"/>
            <w:rtl/>
          </w:rPr>
          <w:delText xml:space="preserve"> های </w:delText>
        </w:r>
      </w:del>
      <w:ins w:id="1542" w:author="Mehrnazi Boojari" w:date="2019-01-07T09:46:00Z">
        <w:r w:rsidR="006F7CCF">
          <w:rPr>
            <w:rFonts w:hint="cs"/>
            <w:rtl/>
          </w:rPr>
          <w:t>‌</w:t>
        </w:r>
      </w:ins>
      <w:ins w:id="1543" w:author="Mehrnazi Boojari" w:date="2019-01-10T01:04:00Z">
        <w:r w:rsidR="00C330EC">
          <w:rPr>
            <w:rFonts w:hint="cs"/>
            <w:rtl/>
          </w:rPr>
          <w:t>‌</w:t>
        </w:r>
      </w:ins>
      <w:ins w:id="1544" w:author="Mehrnazi Boojari" w:date="2019-01-07T09:46:00Z">
        <w:r w:rsidR="006F7CCF">
          <w:rPr>
            <w:rFonts w:hint="cs"/>
            <w:rtl/>
          </w:rPr>
          <w:t xml:space="preserve">های </w:t>
        </w:r>
      </w:ins>
      <w:r w:rsidRPr="00B07651">
        <w:rPr>
          <w:rFonts w:hint="cs"/>
          <w:rtl/>
        </w:rPr>
        <w:t>پیش</w:t>
      </w:r>
      <w:ins w:id="1545" w:author="Mehrnazi Boojari" w:date="2019-01-10T01:05:00Z">
        <w:r w:rsidR="00647583">
          <w:rPr>
            <w:rFonts w:hint="cs"/>
            <w:rtl/>
          </w:rPr>
          <w:t>‌</w:t>
        </w:r>
      </w:ins>
      <w:del w:id="1546" w:author="Mehrnazi Boojari" w:date="2019-01-10T01:05:00Z">
        <w:r w:rsidRPr="00B07651" w:rsidDel="00647583">
          <w:rPr>
            <w:rFonts w:hint="cs"/>
            <w:rtl/>
          </w:rPr>
          <w:delText xml:space="preserve"> </w:delText>
        </w:r>
      </w:del>
      <w:r w:rsidRPr="00B07651">
        <w:rPr>
          <w:rFonts w:hint="cs"/>
          <w:rtl/>
        </w:rPr>
        <w:t>روی این مرحله</w:t>
      </w:r>
      <w:bookmarkEnd w:id="1533"/>
      <w:bookmarkEnd w:id="1534"/>
      <w:bookmarkEnd w:id="1535"/>
      <w:bookmarkEnd w:id="1536"/>
      <w:bookmarkEnd w:id="1537"/>
      <w:bookmarkEnd w:id="1538"/>
      <w:r w:rsidRPr="00B07651">
        <w:rPr>
          <w:rFonts w:hint="cs"/>
          <w:rtl/>
        </w:rPr>
        <w:t xml:space="preserve"> </w:t>
      </w:r>
    </w:p>
    <w:p w14:paraId="3695E686" w14:textId="77777777" w:rsidR="00B07651" w:rsidRPr="00B07651" w:rsidRDefault="00B07651" w:rsidP="00647583">
      <w:pPr>
        <w:bidi/>
        <w:ind w:firstLine="227"/>
        <w:jc w:val="both"/>
        <w:rPr>
          <w:rFonts w:ascii="B Lotus" w:eastAsia="Calibri" w:hAnsi="B Lotus" w:cs="B Lotus"/>
          <w:sz w:val="24"/>
          <w:szCs w:val="24"/>
          <w:rtl/>
        </w:rPr>
      </w:pPr>
      <w:r w:rsidRPr="00B07651">
        <w:rPr>
          <w:rFonts w:ascii="B Lotus" w:eastAsia="Calibri" w:hAnsi="B Lotus" w:cs="B Lotus" w:hint="cs"/>
          <w:sz w:val="24"/>
          <w:szCs w:val="24"/>
          <w:rtl/>
          <w:lang w:bidi="fa-IR"/>
        </w:rPr>
        <w:t>از نظر رهبر انقلاب</w:t>
      </w:r>
      <w:del w:id="1547" w:author="Mehrnazi Boojari" w:date="2019-01-07T09:47:00Z">
        <w:r w:rsidRPr="00B07651" w:rsidDel="006F7CCF">
          <w:rPr>
            <w:rFonts w:ascii="B Lotus" w:eastAsia="Calibri" w:hAnsi="B Lotus" w:cs="B Lotus" w:hint="cs"/>
            <w:sz w:val="24"/>
            <w:szCs w:val="24"/>
            <w:rtl/>
            <w:lang w:bidi="fa-IR"/>
          </w:rPr>
          <w:delText xml:space="preserve"> ،</w:delText>
        </w:r>
      </w:del>
      <w:ins w:id="1548" w:author="Mehrnazi Boojari" w:date="2019-01-07T09:47:00Z">
        <w:r w:rsidR="006F7CCF">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جمهوری اسلامی ایران در مرحله دولت اسلامی</w:t>
      </w:r>
      <w:del w:id="1549" w:author="Mehrnazi Boojari" w:date="2019-01-07T09:57:00Z">
        <w:r w:rsidRPr="00B07651" w:rsidDel="00A31D6F">
          <w:rPr>
            <w:rFonts w:ascii="B Lotus" w:eastAsia="Calibri" w:hAnsi="B Lotus" w:cs="B Lotus" w:hint="cs"/>
            <w:sz w:val="24"/>
            <w:szCs w:val="24"/>
            <w:rtl/>
            <w:lang w:bidi="fa-IR"/>
          </w:rPr>
          <w:delText xml:space="preserve">  </w:delText>
        </w:r>
      </w:del>
      <w:ins w:id="1550" w:author="Mehrnazi Boojari" w:date="2019-01-07T09:57:00Z">
        <w:r w:rsidR="00A31D6F">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قرار دارد و هنوز به جامعه اسلامی نرسیده است</w:t>
      </w:r>
      <w:r w:rsidRPr="00B07651">
        <w:rPr>
          <w:rFonts w:ascii="B Lotus" w:eastAsia="Calibri" w:hAnsi="B Lotus" w:cs="B Lotus"/>
          <w:sz w:val="24"/>
          <w:szCs w:val="24"/>
          <w:vertAlign w:val="superscript"/>
          <w:rtl/>
          <w:lang w:bidi="fa-IR"/>
        </w:rPr>
        <w:footnoteReference w:id="21"/>
      </w:r>
      <w:r w:rsidRPr="00B07651">
        <w:rPr>
          <w:rFonts w:ascii="B Lotus" w:eastAsia="Calibri" w:hAnsi="B Lotus" w:cs="B Lotus" w:hint="cs"/>
          <w:sz w:val="24"/>
          <w:szCs w:val="24"/>
          <w:rtl/>
          <w:lang w:bidi="fa-IR"/>
        </w:rPr>
        <w:t xml:space="preserve">. </w:t>
      </w:r>
      <w:del w:id="1555" w:author="Mehrnazi Boojari" w:date="2019-01-08T03:28:00Z">
        <w:r w:rsidRPr="00B07651" w:rsidDel="00666313">
          <w:rPr>
            <w:rFonts w:ascii="B Lotus" w:eastAsia="Calibri" w:hAnsi="B Lotus" w:cs="B Lotus" w:hint="cs"/>
            <w:sz w:val="24"/>
            <w:szCs w:val="24"/>
            <w:rtl/>
            <w:lang w:bidi="fa-IR"/>
          </w:rPr>
          <w:delText>همانطور</w:delText>
        </w:r>
      </w:del>
      <w:ins w:id="1556" w:author="Mehrnazi Boojari" w:date="2019-01-08T03:28:00Z">
        <w:r w:rsidR="00666313">
          <w:rPr>
            <w:rFonts w:ascii="B Lotus" w:eastAsia="Calibri" w:hAnsi="B Lotus" w:cs="B Lotus" w:hint="cs"/>
            <w:sz w:val="24"/>
            <w:szCs w:val="24"/>
            <w:rtl/>
            <w:lang w:bidi="fa-IR"/>
          </w:rPr>
          <w:t>همان‌طور</w:t>
        </w:r>
      </w:ins>
      <w:r w:rsidRPr="00B07651">
        <w:rPr>
          <w:rFonts w:ascii="B Lotus" w:eastAsia="Calibri" w:hAnsi="B Lotus" w:cs="B Lotus" w:hint="cs"/>
          <w:sz w:val="24"/>
          <w:szCs w:val="24"/>
          <w:rtl/>
          <w:lang w:bidi="fa-IR"/>
        </w:rPr>
        <w:t xml:space="preserve"> که پیشتر عنوان شد</w:t>
      </w:r>
      <w:ins w:id="1557" w:author="Mehrnazi Boojari" w:date="2019-01-10T01:05:00Z">
        <w:r w:rsidR="00647583">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منظور از دولت اسلامی یعنی </w:t>
      </w:r>
      <w:r w:rsidRPr="00B07651">
        <w:rPr>
          <w:rFonts w:ascii="B Lotus" w:eastAsia="Calibri" w:hAnsi="B Lotus" w:cs="B Lotus"/>
          <w:sz w:val="24"/>
          <w:szCs w:val="24"/>
          <w:rtl/>
        </w:rPr>
        <w:t>سازوکارها و نهادسازی‌های لازم برای ایجاد جامعه‌</w:t>
      </w:r>
      <w:ins w:id="1558" w:author="Mehrnazi Boojari" w:date="2019-01-10T01:06:00Z">
        <w:r w:rsidR="00647583">
          <w:rPr>
            <w:rFonts w:ascii="B Lotus" w:eastAsia="Calibri" w:hAnsi="B Lotus" w:cs="B Lotus" w:hint="cs"/>
            <w:sz w:val="24"/>
            <w:szCs w:val="24"/>
            <w:rtl/>
          </w:rPr>
          <w:t>ْ</w:t>
        </w:r>
      </w:ins>
      <w:del w:id="1559" w:author="Mehrnazi Boojari" w:date="2019-01-10T01:05:00Z">
        <w:r w:rsidRPr="00B07651" w:rsidDel="00647583">
          <w:rPr>
            <w:rFonts w:ascii="B Lotus" w:eastAsia="Calibri" w:hAnsi="B Lotus" w:cs="B Lotus" w:hint="cs"/>
            <w:sz w:val="24"/>
            <w:szCs w:val="24"/>
            <w:rtl/>
          </w:rPr>
          <w:delText>،</w:delText>
        </w:r>
      </w:del>
      <w:r w:rsidRPr="00B07651">
        <w:rPr>
          <w:rFonts w:ascii="B Lotus" w:eastAsia="Calibri" w:hAnsi="B Lotus" w:cs="B Lotus"/>
          <w:sz w:val="24"/>
          <w:szCs w:val="24"/>
          <w:rtl/>
        </w:rPr>
        <w:t xml:space="preserve"> اسلامی</w:t>
      </w:r>
      <w:r w:rsidRPr="00B07651">
        <w:rPr>
          <w:rFonts w:ascii="B Lotus" w:eastAsia="Calibri" w:hAnsi="B Lotus" w:cs="B Lotus"/>
          <w:sz w:val="24"/>
          <w:szCs w:val="24"/>
          <w:vertAlign w:val="superscript"/>
          <w:rtl/>
        </w:rPr>
        <w:footnoteReference w:id="22"/>
      </w:r>
      <w:r w:rsidR="002C6FC8">
        <w:rPr>
          <w:rFonts w:ascii="B Lotus" w:eastAsia="Calibri" w:hAnsi="B Lotus" w:cs="B Lotus" w:hint="cs"/>
          <w:sz w:val="24"/>
          <w:szCs w:val="24"/>
          <w:rtl/>
        </w:rPr>
        <w:t xml:space="preserve"> است</w:t>
      </w:r>
      <w:del w:id="1565" w:author="Mehrnazi Boojari" w:date="2019-01-07T11:04:00Z">
        <w:r w:rsidRPr="00B07651" w:rsidDel="00DB081F">
          <w:rPr>
            <w:rFonts w:ascii="B Lotus" w:eastAsia="Calibri" w:hAnsi="B Lotus" w:cs="B Lotus" w:hint="cs"/>
            <w:sz w:val="24"/>
            <w:szCs w:val="24"/>
            <w:rtl/>
          </w:rPr>
          <w:delText xml:space="preserve">. لذا </w:delText>
        </w:r>
      </w:del>
      <w:ins w:id="1566" w:author="Mehrnazi Boojari" w:date="2019-01-07T11:04:00Z">
        <w:r w:rsidR="00DB081F">
          <w:rPr>
            <w:rFonts w:ascii="B Lotus" w:eastAsia="Calibri" w:hAnsi="B Lotus" w:cs="B Lotus" w:hint="cs"/>
            <w:sz w:val="24"/>
            <w:szCs w:val="24"/>
            <w:rtl/>
          </w:rPr>
          <w:t xml:space="preserve">. لذا، </w:t>
        </w:r>
      </w:ins>
      <w:r w:rsidRPr="00B07651">
        <w:rPr>
          <w:rFonts w:ascii="B Lotus" w:eastAsia="Calibri" w:hAnsi="B Lotus" w:cs="B Lotus" w:hint="cs"/>
          <w:sz w:val="24"/>
          <w:szCs w:val="24"/>
          <w:rtl/>
        </w:rPr>
        <w:t>اگر جمهوری اسلامی در این مرحله توقف کرده است این بدان معناست که نظام نتوانسته است به</w:t>
      </w:r>
      <w:ins w:id="1567" w:author="Mehrnazi Boojari" w:date="2019-01-08T23:52:00Z">
        <w:r w:rsidR="00990020">
          <w:rPr>
            <w:rFonts w:ascii="B Lotus" w:eastAsia="Calibri" w:hAnsi="B Lotus" w:cs="B Nazanin" w:hint="cs"/>
            <w:sz w:val="24"/>
            <w:szCs w:val="24"/>
            <w:rtl/>
          </w:rPr>
          <w:t>‌</w:t>
        </w:r>
      </w:ins>
      <w:del w:id="1568" w:author="Mehrnazi Boojari" w:date="2019-01-08T23:52:00Z">
        <w:r w:rsidRPr="00B07651" w:rsidDel="00990020">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طور</w:t>
      </w:r>
      <w:del w:id="1569" w:author="Mehrnazi Boojari" w:date="2019-01-10T01:07:00Z">
        <w:r w:rsidRPr="00B07651" w:rsidDel="00647583">
          <w:rPr>
            <w:rFonts w:ascii="B Lotus" w:eastAsia="Calibri" w:hAnsi="B Lotus" w:cs="B Lotus" w:hint="cs"/>
            <w:sz w:val="24"/>
            <w:szCs w:val="24"/>
            <w:rtl/>
          </w:rPr>
          <w:delText xml:space="preserve"> </w:delText>
        </w:r>
      </w:del>
      <w:ins w:id="1570" w:author="Mehrnazi Boojari" w:date="2019-01-10T01:07:00Z">
        <w:r w:rsidR="00647583">
          <w:rPr>
            <w:rFonts w:ascii="B Lotus" w:eastAsia="Calibri" w:hAnsi="B Lotus" w:cs="Times New Roman" w:hint="eastAsia"/>
            <w:sz w:val="24"/>
            <w:szCs w:val="24"/>
            <w:rtl/>
          </w:rPr>
          <w:t> </w:t>
        </w:r>
      </w:ins>
      <w:r w:rsidRPr="00B07651">
        <w:rPr>
          <w:rFonts w:ascii="B Lotus" w:eastAsia="Calibri" w:hAnsi="B Lotus" w:cs="B Lotus" w:hint="cs"/>
          <w:sz w:val="24"/>
          <w:szCs w:val="24"/>
          <w:rtl/>
        </w:rPr>
        <w:t>کامل</w:t>
      </w:r>
      <w:del w:id="1571" w:author="Mehrnazi Boojari" w:date="2019-01-07T09:57:00Z">
        <w:r w:rsidRPr="00B07651" w:rsidDel="00A31D6F">
          <w:rPr>
            <w:rFonts w:ascii="B Lotus" w:eastAsia="Calibri" w:hAnsi="B Lotus" w:cs="B Lotus" w:hint="cs"/>
            <w:sz w:val="24"/>
            <w:szCs w:val="24"/>
            <w:rtl/>
          </w:rPr>
          <w:delText xml:space="preserve">  </w:delText>
        </w:r>
      </w:del>
      <w:ins w:id="1572" w:author="Mehrnazi Boojari" w:date="2019-01-07T09:57:00Z">
        <w:r w:rsidR="00A31D6F">
          <w:rPr>
            <w:rFonts w:ascii="B Lotus" w:eastAsia="Calibri" w:hAnsi="B Lotus" w:cs="B Lotus" w:hint="cs"/>
            <w:sz w:val="24"/>
            <w:szCs w:val="24"/>
            <w:rtl/>
          </w:rPr>
          <w:t xml:space="preserve"> </w:t>
        </w:r>
      </w:ins>
      <w:r w:rsidRPr="00B07651">
        <w:rPr>
          <w:rFonts w:ascii="B Lotus" w:eastAsia="Calibri" w:hAnsi="B Lotus" w:cs="B Lotus" w:hint="cs"/>
          <w:sz w:val="24"/>
          <w:szCs w:val="24"/>
          <w:rtl/>
        </w:rPr>
        <w:lastRenderedPageBreak/>
        <w:t xml:space="preserve">ساختارهای خود را توانمند </w:t>
      </w:r>
      <w:del w:id="1573" w:author="Mehrnazi Boojari" w:date="2019-01-10T01:06:00Z">
        <w:r w:rsidRPr="00B07651" w:rsidDel="00647583">
          <w:rPr>
            <w:rFonts w:ascii="B Lotus" w:eastAsia="Calibri" w:hAnsi="B Lotus" w:cs="B Lotus" w:hint="cs"/>
            <w:sz w:val="24"/>
            <w:szCs w:val="24"/>
            <w:rtl/>
          </w:rPr>
          <w:delText xml:space="preserve">کرده </w:delText>
        </w:r>
      </w:del>
      <w:ins w:id="1574" w:author="Mehrnazi Boojari" w:date="2019-01-10T01:06:00Z">
        <w:r w:rsidR="00647583" w:rsidRPr="00B07651">
          <w:rPr>
            <w:rFonts w:ascii="B Lotus" w:eastAsia="Calibri" w:hAnsi="B Lotus" w:cs="B Lotus" w:hint="cs"/>
            <w:sz w:val="24"/>
            <w:szCs w:val="24"/>
            <w:rtl/>
          </w:rPr>
          <w:t>ک</w:t>
        </w:r>
        <w:r w:rsidR="00647583">
          <w:rPr>
            <w:rFonts w:ascii="B Lotus" w:eastAsia="Calibri" w:hAnsi="B Lotus" w:cs="B Lotus" w:hint="cs"/>
            <w:sz w:val="24"/>
            <w:szCs w:val="24"/>
            <w:rtl/>
          </w:rPr>
          <w:t>ند</w:t>
        </w:r>
        <w:r w:rsidR="00647583"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 xml:space="preserve">و </w:t>
      </w:r>
      <w:del w:id="1575" w:author="Mehrnazi Boojari" w:date="2019-01-10T01:06:00Z">
        <w:r w:rsidRPr="00B07651" w:rsidDel="00647583">
          <w:rPr>
            <w:rFonts w:ascii="B Lotus" w:eastAsia="Calibri" w:hAnsi="B Lotus" w:cs="B Lotus" w:hint="cs"/>
            <w:sz w:val="24"/>
            <w:szCs w:val="24"/>
            <w:rtl/>
          </w:rPr>
          <w:delText>مبتنی بر</w:delText>
        </w:r>
      </w:del>
      <w:ins w:id="1576" w:author="Mehrnazi Boojari" w:date="2019-01-10T01:06:00Z">
        <w:r w:rsidR="00647583">
          <w:rPr>
            <w:rFonts w:ascii="B Lotus" w:eastAsia="Calibri" w:hAnsi="B Lotus" w:cs="B Lotus" w:hint="cs"/>
            <w:sz w:val="24"/>
            <w:szCs w:val="24"/>
            <w:rtl/>
          </w:rPr>
          <w:t>مبتنی</w:t>
        </w:r>
        <w:r w:rsidR="00647583">
          <w:rPr>
            <w:rFonts w:ascii="Times New Roman" w:eastAsia="Calibri" w:hAnsi="Times New Roman" w:cs="Times New Roman" w:hint="cs"/>
            <w:sz w:val="24"/>
            <w:szCs w:val="24"/>
            <w:rtl/>
          </w:rPr>
          <w:t> </w:t>
        </w:r>
        <w:r w:rsidR="00647583">
          <w:rPr>
            <w:rFonts w:ascii="B Lotus" w:eastAsia="Calibri" w:hAnsi="B Lotus" w:cs="B Lotus" w:hint="cs"/>
            <w:sz w:val="24"/>
            <w:szCs w:val="24"/>
            <w:rtl/>
          </w:rPr>
          <w:t>بر</w:t>
        </w:r>
      </w:ins>
      <w:r w:rsidRPr="00B07651">
        <w:rPr>
          <w:rFonts w:ascii="B Lotus" w:eastAsia="Calibri" w:hAnsi="B Lotus" w:cs="B Lotus" w:hint="cs"/>
          <w:sz w:val="24"/>
          <w:szCs w:val="24"/>
          <w:rtl/>
        </w:rPr>
        <w:t xml:space="preserve"> مفاهیم اسلامی نظام</w:t>
      </w:r>
      <w:del w:id="1577" w:author="Mehrnazi Boojari" w:date="2019-01-07T09:52:00Z">
        <w:r w:rsidRPr="00B07651" w:rsidDel="006F7CCF">
          <w:rPr>
            <w:rFonts w:ascii="B Lotus" w:eastAsia="Calibri" w:hAnsi="B Lotus" w:cs="B Lotus" w:hint="cs"/>
            <w:sz w:val="24"/>
            <w:szCs w:val="24"/>
            <w:rtl/>
          </w:rPr>
          <w:delText xml:space="preserve"> سازی </w:delText>
        </w:r>
      </w:del>
      <w:ins w:id="1578" w:author="Mehrnazi Boojari" w:date="2019-01-07T09:52:00Z">
        <w:r w:rsidR="006F7CCF">
          <w:rPr>
            <w:rFonts w:ascii="B Lotus" w:eastAsia="Calibri" w:hAnsi="B Lotus" w:cs="B Lotus" w:hint="cs"/>
            <w:sz w:val="24"/>
            <w:szCs w:val="24"/>
            <w:rtl/>
          </w:rPr>
          <w:t xml:space="preserve">‌سازی </w:t>
        </w:r>
      </w:ins>
      <w:r w:rsidRPr="00B07651">
        <w:rPr>
          <w:rFonts w:ascii="B Lotus" w:eastAsia="Calibri" w:hAnsi="B Lotus" w:cs="B Lotus" w:hint="cs"/>
          <w:sz w:val="24"/>
          <w:szCs w:val="24"/>
          <w:rtl/>
        </w:rPr>
        <w:t>اسلامی</w:t>
      </w:r>
      <w:ins w:id="1579" w:author="Mehrnazi Boojari" w:date="2019-01-10T01:06:00Z">
        <w:r w:rsidR="00647583">
          <w:rPr>
            <w:rFonts w:ascii="B Lotus" w:eastAsia="Calibri" w:hAnsi="B Lotus" w:cs="B Lotus" w:hint="cs"/>
            <w:sz w:val="24"/>
            <w:szCs w:val="24"/>
            <w:rtl/>
          </w:rPr>
          <w:t xml:space="preserve"> را</w:t>
        </w:r>
      </w:ins>
      <w:r w:rsidRPr="00B07651">
        <w:rPr>
          <w:rFonts w:ascii="B Lotus" w:eastAsia="Calibri" w:hAnsi="B Lotus" w:cs="B Lotus" w:hint="cs"/>
          <w:sz w:val="24"/>
          <w:szCs w:val="24"/>
          <w:rtl/>
        </w:rPr>
        <w:t xml:space="preserve"> انجام دهد. برخی از چالش</w:t>
      </w:r>
      <w:del w:id="1580" w:author="Mehrnazi Boojari" w:date="2019-01-07T09:46:00Z">
        <w:r w:rsidRPr="00B07651" w:rsidDel="006F7CCF">
          <w:rPr>
            <w:rFonts w:ascii="B Lotus" w:eastAsia="Calibri" w:hAnsi="B Lotus" w:cs="B Lotus" w:hint="cs"/>
            <w:sz w:val="24"/>
            <w:szCs w:val="24"/>
            <w:rtl/>
          </w:rPr>
          <w:delText xml:space="preserve"> های </w:delText>
        </w:r>
      </w:del>
      <w:ins w:id="1581"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دولت اسلامی را</w:t>
      </w:r>
      <w:del w:id="1582" w:author="Mehrnazi Boojari" w:date="2019-01-07T09:49:00Z">
        <w:r w:rsidRPr="00B07651" w:rsidDel="006F7CCF">
          <w:rPr>
            <w:rFonts w:ascii="B Lotus" w:eastAsia="Calibri" w:hAnsi="B Lotus" w:cs="B Lotus" w:hint="cs"/>
            <w:sz w:val="24"/>
            <w:szCs w:val="24"/>
            <w:rtl/>
          </w:rPr>
          <w:delText xml:space="preserve"> می </w:delText>
        </w:r>
      </w:del>
      <w:ins w:id="1583" w:author="Mehrnazi Boojari" w:date="2019-01-07T09:49:00Z">
        <w:r w:rsidR="006F7CCF">
          <w:rPr>
            <w:rFonts w:ascii="B Lotus" w:eastAsia="Calibri" w:hAnsi="B Lotus" w:cs="B Lotus" w:hint="cs"/>
            <w:sz w:val="24"/>
            <w:szCs w:val="24"/>
            <w:rtl/>
          </w:rPr>
          <w:t xml:space="preserve"> می‌</w:t>
        </w:r>
      </w:ins>
      <w:r w:rsidRPr="00B07651">
        <w:rPr>
          <w:rFonts w:ascii="B Lotus" w:eastAsia="Calibri" w:hAnsi="B Lotus" w:cs="B Lotus" w:hint="cs"/>
          <w:sz w:val="24"/>
          <w:szCs w:val="24"/>
          <w:rtl/>
        </w:rPr>
        <w:t xml:space="preserve">توان </w:t>
      </w:r>
      <w:del w:id="1584" w:author="Mehrnazi Boojari" w:date="2019-01-10T01:07:00Z">
        <w:r w:rsidRPr="00B07651" w:rsidDel="00647583">
          <w:rPr>
            <w:rFonts w:ascii="B Lotus" w:eastAsia="Calibri" w:hAnsi="B Lotus" w:cs="B Lotus" w:hint="cs"/>
            <w:sz w:val="24"/>
            <w:szCs w:val="24"/>
            <w:rtl/>
          </w:rPr>
          <w:delText>به قرار زیر</w:delText>
        </w:r>
      </w:del>
      <w:ins w:id="1585" w:author="Mehrnazi Boojari" w:date="2019-01-10T01:07:00Z">
        <w:r w:rsidR="00647583">
          <w:rPr>
            <w:rFonts w:ascii="B Lotus" w:eastAsia="Calibri" w:hAnsi="B Lotus" w:cs="B Lotus" w:hint="cs"/>
            <w:sz w:val="24"/>
            <w:szCs w:val="24"/>
            <w:rtl/>
          </w:rPr>
          <w:t>این موارد</w:t>
        </w:r>
      </w:ins>
      <w:r w:rsidRPr="00B07651">
        <w:rPr>
          <w:rFonts w:ascii="B Lotus" w:eastAsia="Calibri" w:hAnsi="B Lotus" w:cs="B Lotus" w:hint="cs"/>
          <w:sz w:val="24"/>
          <w:szCs w:val="24"/>
          <w:rtl/>
        </w:rPr>
        <w:t xml:space="preserve"> بیان کرد</w:t>
      </w:r>
      <w:del w:id="1586" w:author="Mehrnazi Boojari" w:date="2019-01-07T10:35:00Z">
        <w:r w:rsidRPr="00B07651" w:rsidDel="006C73A5">
          <w:rPr>
            <w:rFonts w:ascii="B Lotus" w:eastAsia="Calibri" w:hAnsi="B Lotus" w:cs="B Lotus" w:hint="cs"/>
            <w:sz w:val="24"/>
            <w:szCs w:val="24"/>
            <w:rtl/>
          </w:rPr>
          <w:delText xml:space="preserve"> : </w:delText>
        </w:r>
      </w:del>
      <w:ins w:id="1587" w:author="Mehrnazi Boojari" w:date="2019-01-07T10:35:00Z">
        <w:r w:rsidR="006C73A5">
          <w:rPr>
            <w:rFonts w:ascii="B Lotus" w:eastAsia="Calibri" w:hAnsi="B Lotus" w:cs="B Lotus" w:hint="cs"/>
            <w:sz w:val="24"/>
            <w:szCs w:val="24"/>
            <w:rtl/>
          </w:rPr>
          <w:t xml:space="preserve">: </w:t>
        </w:r>
      </w:ins>
    </w:p>
    <w:p w14:paraId="2FB9855D" w14:textId="77777777" w:rsidR="00B07651" w:rsidRPr="00B07651" w:rsidRDefault="00B07651" w:rsidP="00184C12">
      <w:pPr>
        <w:pStyle w:val="Heading3"/>
        <w:rPr>
          <w:rtl/>
        </w:rPr>
      </w:pPr>
      <w:bookmarkStart w:id="1588" w:name="_Toc533259372"/>
      <w:bookmarkStart w:id="1589" w:name="_Toc533781159"/>
      <w:bookmarkStart w:id="1590" w:name="_Toc533782115"/>
      <w:r w:rsidRPr="00B07651">
        <w:rPr>
          <w:rFonts w:hint="cs"/>
          <w:rtl/>
        </w:rPr>
        <w:t>اولین چالش مرحله دولت اسلامی</w:t>
      </w:r>
      <w:del w:id="1591" w:author="Mehrnazi Boojari" w:date="2019-01-07T09:47:00Z">
        <w:r w:rsidRPr="00B07651" w:rsidDel="006F7CCF">
          <w:rPr>
            <w:rFonts w:hint="cs"/>
            <w:rtl/>
          </w:rPr>
          <w:delText xml:space="preserve"> ؛</w:delText>
        </w:r>
      </w:del>
      <w:ins w:id="1592" w:author="Mehrnazi Boojari" w:date="2019-01-07T09:47:00Z">
        <w:r w:rsidR="006F7CCF">
          <w:rPr>
            <w:rFonts w:hint="cs"/>
            <w:rtl/>
          </w:rPr>
          <w:t>؛</w:t>
        </w:r>
      </w:ins>
      <w:r w:rsidRPr="00B07651">
        <w:rPr>
          <w:rFonts w:hint="cs"/>
          <w:rtl/>
        </w:rPr>
        <w:t xml:space="preserve"> تولید فکر و نظریه پشتیبان</w:t>
      </w:r>
      <w:bookmarkEnd w:id="1588"/>
      <w:bookmarkEnd w:id="1589"/>
      <w:bookmarkEnd w:id="1590"/>
      <w:r w:rsidRPr="00B07651">
        <w:rPr>
          <w:rFonts w:hint="cs"/>
          <w:rtl/>
        </w:rPr>
        <w:t xml:space="preserve"> </w:t>
      </w:r>
    </w:p>
    <w:p w14:paraId="7B3DFCB9" w14:textId="77777777" w:rsidR="00B07651" w:rsidRPr="00B07651" w:rsidRDefault="00B07651" w:rsidP="004957EA">
      <w:pPr>
        <w:bidi/>
        <w:ind w:firstLine="227"/>
        <w:jc w:val="both"/>
        <w:rPr>
          <w:rFonts w:ascii="B Lotus" w:eastAsia="Calibri" w:hAnsi="B Lotus" w:cs="B Lotus"/>
          <w:sz w:val="24"/>
          <w:szCs w:val="24"/>
          <w:rtl/>
        </w:rPr>
      </w:pPr>
      <w:r w:rsidRPr="00B07651">
        <w:rPr>
          <w:rFonts w:ascii="B Lotus" w:eastAsia="Calibri" w:hAnsi="B Lotus" w:cs="B Lotus" w:hint="cs"/>
          <w:sz w:val="24"/>
          <w:szCs w:val="24"/>
          <w:rtl/>
        </w:rPr>
        <w:t>برای اینکه جمهوری اسلامی ایران بتواند مرحله دولت اسلامی را محقق</w:t>
      </w:r>
      <w:ins w:id="1593" w:author="Mehrnazi Boojari" w:date="2019-01-10T01:09:00Z">
        <w:r w:rsidR="004957EA">
          <w:rPr>
            <w:rFonts w:ascii="B Lotus" w:eastAsia="Calibri" w:hAnsi="B Lotus" w:cs="B Lotus" w:hint="cs"/>
            <w:sz w:val="24"/>
            <w:szCs w:val="24"/>
            <w:rtl/>
          </w:rPr>
          <w:t xml:space="preserve"> کند</w:t>
        </w:r>
      </w:ins>
      <w:r w:rsidRPr="00B07651">
        <w:rPr>
          <w:rFonts w:ascii="B Lotus" w:eastAsia="Calibri" w:hAnsi="B Lotus" w:cs="B Lotus" w:hint="cs"/>
          <w:sz w:val="24"/>
          <w:szCs w:val="24"/>
          <w:rtl/>
        </w:rPr>
        <w:t xml:space="preserve"> و وارد مرحله جامعه اسلامی شود</w:t>
      </w:r>
      <w:del w:id="1594" w:author="Mehrnazi Boojari" w:date="2019-01-10T01:09:00Z">
        <w:r w:rsidRPr="00B07651" w:rsidDel="004957EA">
          <w:rPr>
            <w:rFonts w:ascii="B Lotus" w:eastAsia="Calibri" w:hAnsi="B Lotus" w:cs="B Lotus" w:hint="cs"/>
            <w:sz w:val="24"/>
            <w:szCs w:val="24"/>
            <w:rtl/>
          </w:rPr>
          <w:delText>؛</w:delText>
        </w:r>
      </w:del>
      <w:r w:rsidRPr="00B07651">
        <w:rPr>
          <w:rFonts w:ascii="B Lotus" w:eastAsia="Calibri" w:hAnsi="B Lotus" w:cs="B Lotus" w:hint="cs"/>
          <w:sz w:val="24"/>
          <w:szCs w:val="24"/>
          <w:rtl/>
        </w:rPr>
        <w:t xml:space="preserve"> بایستی شاخص</w:t>
      </w:r>
      <w:del w:id="1595" w:author="Mehrnazi Boojari" w:date="2019-01-07T09:46:00Z">
        <w:r w:rsidRPr="00B07651" w:rsidDel="006F7CCF">
          <w:rPr>
            <w:rFonts w:ascii="B Lotus" w:eastAsia="Calibri" w:hAnsi="B Lotus" w:cs="B Lotus" w:hint="cs"/>
            <w:sz w:val="24"/>
            <w:szCs w:val="24"/>
            <w:rtl/>
          </w:rPr>
          <w:delText xml:space="preserve"> های </w:delText>
        </w:r>
      </w:del>
      <w:ins w:id="1596"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 xml:space="preserve">اسلامی و مفاهیم دینی را به </w:t>
      </w:r>
      <w:del w:id="1597" w:author="Mehrnazi Boojari" w:date="2019-01-10T01:09:00Z">
        <w:r w:rsidRPr="00B07651" w:rsidDel="004957EA">
          <w:rPr>
            <w:rFonts w:ascii="B Lotus" w:eastAsia="Calibri" w:hAnsi="B Lotus" w:cs="B Lotus" w:hint="cs"/>
            <w:sz w:val="24"/>
            <w:szCs w:val="24"/>
            <w:rtl/>
          </w:rPr>
          <w:delText xml:space="preserve">تمامی </w:delText>
        </w:r>
      </w:del>
      <w:ins w:id="1598" w:author="Mehrnazi Boojari" w:date="2019-01-10T01:09:00Z">
        <w:r w:rsidR="004957EA">
          <w:rPr>
            <w:rFonts w:ascii="B Lotus" w:eastAsia="Calibri" w:hAnsi="B Lotus" w:cs="B Lotus" w:hint="cs"/>
            <w:sz w:val="24"/>
            <w:szCs w:val="24"/>
            <w:rtl/>
          </w:rPr>
          <w:t>همۀ</w:t>
        </w:r>
        <w:r w:rsidR="004957EA"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بخش</w:t>
      </w:r>
      <w:del w:id="1599" w:author="Mehrnazi Boojari" w:date="2019-01-07T09:45:00Z">
        <w:r w:rsidRPr="00B07651" w:rsidDel="006F7CCF">
          <w:rPr>
            <w:rFonts w:ascii="B Lotus" w:eastAsia="Calibri" w:hAnsi="B Lotus" w:cs="B Lotus" w:hint="cs"/>
            <w:sz w:val="24"/>
            <w:szCs w:val="24"/>
            <w:rtl/>
          </w:rPr>
          <w:delText xml:space="preserve"> ها </w:delText>
        </w:r>
      </w:del>
      <w:ins w:id="1600" w:author="Mehrnazi Boojari" w:date="2019-01-07T09:45:00Z">
        <w:r w:rsidR="006F7CCF">
          <w:rPr>
            <w:rFonts w:ascii="B Lotus" w:eastAsia="Calibri" w:hAnsi="B Lotus" w:cs="B Lotus" w:hint="cs"/>
            <w:sz w:val="24"/>
            <w:szCs w:val="24"/>
            <w:rtl/>
          </w:rPr>
          <w:t xml:space="preserve">‌ها </w:t>
        </w:r>
      </w:ins>
      <w:r w:rsidRPr="00B07651">
        <w:rPr>
          <w:rFonts w:ascii="B Lotus" w:eastAsia="Calibri" w:hAnsi="B Lotus" w:cs="B Lotus" w:hint="cs"/>
          <w:sz w:val="24"/>
          <w:szCs w:val="24"/>
          <w:rtl/>
        </w:rPr>
        <w:t xml:space="preserve">و ساختارهای جامعه </w:t>
      </w:r>
      <w:del w:id="1601" w:author="Mehrnazi Boojari" w:date="2019-01-10T01:09:00Z">
        <w:r w:rsidRPr="00A66B9C" w:rsidDel="004957EA">
          <w:rPr>
            <w:rFonts w:ascii="B Lotus" w:eastAsia="Calibri" w:hAnsi="B Lotus" w:cs="B Lotus" w:hint="cs"/>
            <w:sz w:val="24"/>
            <w:szCs w:val="24"/>
            <w:highlight w:val="lightGray"/>
            <w:rtl/>
            <w:rPrChange w:id="1602" w:author="Mehrnazi Boojari" w:date="2019-01-10T03:21:00Z">
              <w:rPr>
                <w:rFonts w:ascii="B Lotus" w:eastAsia="Calibri" w:hAnsi="B Lotus" w:cs="B Lotus" w:hint="cs"/>
                <w:sz w:val="24"/>
                <w:szCs w:val="24"/>
                <w:rtl/>
              </w:rPr>
            </w:rPrChange>
          </w:rPr>
          <w:delText>ترجمه</w:delText>
        </w:r>
        <w:r w:rsidRPr="00A66B9C" w:rsidDel="004957EA">
          <w:rPr>
            <w:rFonts w:ascii="B Lotus" w:eastAsia="Calibri" w:hAnsi="B Lotus" w:cs="B Lotus"/>
            <w:sz w:val="24"/>
            <w:szCs w:val="24"/>
            <w:highlight w:val="lightGray"/>
            <w:rtl/>
            <w:rPrChange w:id="1603" w:author="Mehrnazi Boojari" w:date="2019-01-10T03:21:00Z">
              <w:rPr>
                <w:rFonts w:ascii="B Lotus" w:eastAsia="Calibri" w:hAnsi="B Lotus" w:cs="B Lotus"/>
                <w:sz w:val="24"/>
                <w:szCs w:val="24"/>
                <w:rtl/>
              </w:rPr>
            </w:rPrChange>
          </w:rPr>
          <w:delText xml:space="preserve"> </w:delText>
        </w:r>
      </w:del>
      <w:ins w:id="1604" w:author="Mehrnazi Boojari" w:date="2019-01-10T01:10:00Z">
        <w:r w:rsidR="004957EA" w:rsidRPr="00A66B9C">
          <w:rPr>
            <w:rFonts w:ascii="B Lotus" w:eastAsia="Calibri" w:hAnsi="B Lotus" w:cs="B Lotus" w:hint="cs"/>
            <w:sz w:val="24"/>
            <w:szCs w:val="24"/>
            <w:highlight w:val="lightGray"/>
            <w:rtl/>
            <w:rPrChange w:id="1605" w:author="Mehrnazi Boojari" w:date="2019-01-10T03:21:00Z">
              <w:rPr>
                <w:rFonts w:ascii="B Lotus" w:eastAsia="Calibri" w:hAnsi="B Lotus" w:cs="B Lotus" w:hint="cs"/>
                <w:sz w:val="24"/>
                <w:szCs w:val="24"/>
                <w:rtl/>
              </w:rPr>
            </w:rPrChange>
          </w:rPr>
          <w:t>بسط</w:t>
        </w:r>
        <w:r w:rsidR="004957EA" w:rsidRPr="00A66B9C">
          <w:rPr>
            <w:rFonts w:ascii="B Lotus" w:eastAsia="Calibri" w:hAnsi="B Lotus" w:cs="B Lotus"/>
            <w:sz w:val="24"/>
            <w:szCs w:val="24"/>
            <w:highlight w:val="lightGray"/>
            <w:rtl/>
            <w:rPrChange w:id="1606" w:author="Mehrnazi Boojari" w:date="2019-01-10T03:21:00Z">
              <w:rPr>
                <w:rFonts w:ascii="B Lotus" w:eastAsia="Calibri" w:hAnsi="B Lotus" w:cs="B Lotus"/>
                <w:sz w:val="24"/>
                <w:szCs w:val="24"/>
                <w:rtl/>
              </w:rPr>
            </w:rPrChange>
          </w:rPr>
          <w:t xml:space="preserve"> </w:t>
        </w:r>
        <w:r w:rsidR="004957EA" w:rsidRPr="00A66B9C">
          <w:rPr>
            <w:rFonts w:ascii="B Lotus" w:eastAsia="Calibri" w:hAnsi="B Lotus" w:cs="B Lotus" w:hint="cs"/>
            <w:sz w:val="24"/>
            <w:szCs w:val="24"/>
            <w:highlight w:val="lightGray"/>
            <w:rtl/>
            <w:rPrChange w:id="1607" w:author="Mehrnazi Boojari" w:date="2019-01-10T03:21:00Z">
              <w:rPr>
                <w:rFonts w:ascii="B Lotus" w:eastAsia="Calibri" w:hAnsi="B Lotus" w:cs="B Lotus" w:hint="cs"/>
                <w:sz w:val="24"/>
                <w:szCs w:val="24"/>
                <w:rtl/>
              </w:rPr>
            </w:rPrChange>
          </w:rPr>
          <w:t>دهد</w:t>
        </w:r>
      </w:ins>
      <w:del w:id="1608" w:author="Mehrnazi Boojari" w:date="2019-01-10T01:10:00Z">
        <w:r w:rsidRPr="00B07651" w:rsidDel="004957EA">
          <w:rPr>
            <w:rFonts w:ascii="B Lotus" w:eastAsia="Calibri" w:hAnsi="B Lotus" w:cs="B Lotus" w:hint="cs"/>
            <w:sz w:val="24"/>
            <w:szCs w:val="24"/>
            <w:rtl/>
          </w:rPr>
          <w:delText>کند</w:delText>
        </w:r>
      </w:del>
      <w:r w:rsidRPr="00B07651">
        <w:rPr>
          <w:rFonts w:ascii="B Lotus" w:eastAsia="Calibri" w:hAnsi="B Lotus" w:cs="B Lotus" w:hint="cs"/>
          <w:sz w:val="24"/>
          <w:szCs w:val="24"/>
          <w:rtl/>
        </w:rPr>
        <w:t>.</w:t>
      </w:r>
      <w:del w:id="1609" w:author="Mehrnazi Boojari" w:date="2019-01-07T09:57:00Z">
        <w:r w:rsidRPr="00B07651" w:rsidDel="00A31D6F">
          <w:rPr>
            <w:rFonts w:ascii="B Lotus" w:eastAsia="Calibri" w:hAnsi="B Lotus" w:cs="B Lotus" w:hint="cs"/>
            <w:sz w:val="24"/>
            <w:szCs w:val="24"/>
            <w:rtl/>
          </w:rPr>
          <w:delText xml:space="preserve">  </w:delText>
        </w:r>
      </w:del>
      <w:ins w:id="1610" w:author="Mehrnazi Boojari" w:date="2019-01-07T09:57:00Z">
        <w:r w:rsidR="00A31D6F">
          <w:rPr>
            <w:rFonts w:ascii="B Lotus" w:eastAsia="Calibri" w:hAnsi="B Lotus" w:cs="B Lotus" w:hint="cs"/>
            <w:sz w:val="24"/>
            <w:szCs w:val="24"/>
            <w:rtl/>
          </w:rPr>
          <w:t xml:space="preserve"> </w:t>
        </w:r>
      </w:ins>
      <w:r w:rsidRPr="00B07651">
        <w:rPr>
          <w:rFonts w:ascii="B Lotus" w:eastAsia="Calibri" w:hAnsi="B Lotus" w:cs="B Lotus" w:hint="cs"/>
          <w:sz w:val="24"/>
          <w:szCs w:val="24"/>
          <w:rtl/>
        </w:rPr>
        <w:t xml:space="preserve">از این </w:t>
      </w:r>
      <w:ins w:id="1611" w:author="Mehrnazi Boojari" w:date="2019-01-10T01:10:00Z">
        <w:r w:rsidR="004957EA">
          <w:rPr>
            <w:rFonts w:ascii="B Lotus" w:eastAsia="Calibri" w:hAnsi="B Lotus" w:cs="B Lotus" w:hint="cs"/>
            <w:sz w:val="24"/>
            <w:szCs w:val="24"/>
            <w:rtl/>
          </w:rPr>
          <w:t>رو</w:t>
        </w:r>
      </w:ins>
      <w:del w:id="1612" w:author="Mehrnazi Boojari" w:date="2019-01-10T01:10:00Z">
        <w:r w:rsidRPr="00B07651" w:rsidDel="004957EA">
          <w:rPr>
            <w:rFonts w:ascii="B Lotus" w:eastAsia="Calibri" w:hAnsi="B Lotus" w:cs="B Lotus" w:hint="cs"/>
            <w:sz w:val="24"/>
            <w:szCs w:val="24"/>
            <w:rtl/>
          </w:rPr>
          <w:delText>حین ا</w:delText>
        </w:r>
      </w:del>
      <w:r w:rsidRPr="00B07651">
        <w:rPr>
          <w:rFonts w:ascii="B Lotus" w:eastAsia="Calibri" w:hAnsi="B Lotus" w:cs="B Lotus" w:hint="cs"/>
          <w:sz w:val="24"/>
          <w:szCs w:val="24"/>
          <w:rtl/>
        </w:rPr>
        <w:t>ست که رهبر انقلاب از اوایل دهه هشتاد بحث الگوی اسلامی ایرانی پیشرفت را مطرح کرده و نخبگان کشور را به طراحی این الگو فراخوانده است</w:t>
      </w:r>
      <w:del w:id="1613" w:author="Mehrnazi Boojari" w:date="2019-01-10T01:10:00Z">
        <w:r w:rsidRPr="00B07651" w:rsidDel="004957EA">
          <w:rPr>
            <w:rFonts w:ascii="B Lotus" w:eastAsia="Calibri" w:hAnsi="B Lotus" w:cs="B Lotus" w:hint="cs"/>
            <w:sz w:val="24"/>
            <w:szCs w:val="24"/>
            <w:rtl/>
          </w:rPr>
          <w:delText xml:space="preserve">، </w:delText>
        </w:r>
      </w:del>
      <w:ins w:id="1614" w:author="Mehrnazi Boojari" w:date="2019-01-10T01:10:00Z">
        <w:r w:rsidR="004957EA">
          <w:rPr>
            <w:rFonts w:ascii="B Lotus" w:eastAsia="Calibri" w:hAnsi="B Lotus" w:cs="B Lotus" w:hint="cs"/>
            <w:sz w:val="24"/>
            <w:szCs w:val="24"/>
            <w:rtl/>
          </w:rPr>
          <w:t>.</w:t>
        </w:r>
        <w:r w:rsidR="004957EA"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 xml:space="preserve">یعنی باید تولید فکر صورت گیرد و نقشه راهی تهیه شود تا </w:t>
      </w:r>
      <w:del w:id="1615" w:author="Mehrnazi Boojari" w:date="2019-01-09T23:38:00Z">
        <w:r w:rsidRPr="00B07651" w:rsidDel="00947B53">
          <w:rPr>
            <w:rFonts w:ascii="B Lotus" w:eastAsia="Calibri" w:hAnsi="B Lotus" w:cs="B Lotus" w:hint="cs"/>
            <w:sz w:val="24"/>
            <w:szCs w:val="24"/>
            <w:rtl/>
          </w:rPr>
          <w:delText>بر اساس</w:delText>
        </w:r>
      </w:del>
      <w:ins w:id="1616" w:author="Mehrnazi Boojari" w:date="2019-01-09T23:38:00Z">
        <w:r w:rsidR="00947B53">
          <w:rPr>
            <w:rFonts w:ascii="B Lotus" w:eastAsia="Calibri" w:hAnsi="B Lotus" w:cs="B Lotus" w:hint="cs"/>
            <w:sz w:val="24"/>
            <w:szCs w:val="24"/>
            <w:rtl/>
          </w:rPr>
          <w:t>بر</w:t>
        </w:r>
        <w:r w:rsidR="00947B53">
          <w:rPr>
            <w:rFonts w:ascii="Times New Roman" w:eastAsia="Calibri" w:hAnsi="Times New Roman" w:cs="Times New Roman" w:hint="cs"/>
            <w:sz w:val="24"/>
            <w:szCs w:val="24"/>
            <w:rtl/>
          </w:rPr>
          <w:t> </w:t>
        </w:r>
        <w:r w:rsidR="00947B53">
          <w:rPr>
            <w:rFonts w:ascii="B Lotus" w:eastAsia="Calibri" w:hAnsi="B Lotus" w:cs="B Lotus" w:hint="cs"/>
            <w:sz w:val="24"/>
            <w:szCs w:val="24"/>
            <w:rtl/>
          </w:rPr>
          <w:t>اساس</w:t>
        </w:r>
      </w:ins>
      <w:r w:rsidRPr="00B07651">
        <w:rPr>
          <w:rFonts w:ascii="B Lotus" w:eastAsia="Calibri" w:hAnsi="B Lotus" w:cs="B Lotus" w:hint="cs"/>
          <w:sz w:val="24"/>
          <w:szCs w:val="24"/>
          <w:rtl/>
        </w:rPr>
        <w:t xml:space="preserve"> این نقشه راه</w:t>
      </w:r>
      <w:del w:id="1617" w:author="Mehrnazi Boojari" w:date="2019-01-07T09:57:00Z">
        <w:r w:rsidRPr="00B07651" w:rsidDel="00A31D6F">
          <w:rPr>
            <w:rFonts w:ascii="B Lotus" w:eastAsia="Calibri" w:hAnsi="B Lotus" w:cs="B Lotus" w:hint="cs"/>
            <w:sz w:val="24"/>
            <w:szCs w:val="24"/>
            <w:rtl/>
          </w:rPr>
          <w:delText xml:space="preserve">  </w:delText>
        </w:r>
      </w:del>
      <w:ins w:id="1618" w:author="Mehrnazi Boojari" w:date="2019-01-07T09:57:00Z">
        <w:r w:rsidR="00A31D6F">
          <w:rPr>
            <w:rFonts w:ascii="B Lotus" w:eastAsia="Calibri" w:hAnsi="B Lotus" w:cs="B Lotus" w:hint="cs"/>
            <w:sz w:val="24"/>
            <w:szCs w:val="24"/>
            <w:rtl/>
          </w:rPr>
          <w:t xml:space="preserve"> </w:t>
        </w:r>
      </w:ins>
      <w:r w:rsidRPr="00B07651">
        <w:rPr>
          <w:rFonts w:ascii="B Lotus" w:eastAsia="Calibri" w:hAnsi="B Lotus" w:cs="B Lotus" w:hint="cs"/>
          <w:sz w:val="24"/>
          <w:szCs w:val="24"/>
          <w:rtl/>
        </w:rPr>
        <w:t xml:space="preserve">ساختارها بتوانند خود را با مفاهیم اسلامی تطبیق </w:t>
      </w:r>
      <w:del w:id="1619" w:author="Mehrnazi Boojari" w:date="2019-01-10T01:10:00Z">
        <w:r w:rsidRPr="00B07651" w:rsidDel="004957EA">
          <w:rPr>
            <w:rFonts w:ascii="B Lotus" w:eastAsia="Calibri" w:hAnsi="B Lotus" w:cs="B Lotus" w:hint="cs"/>
            <w:sz w:val="24"/>
            <w:szCs w:val="24"/>
            <w:rtl/>
          </w:rPr>
          <w:delText xml:space="preserve">داده </w:delText>
        </w:r>
      </w:del>
      <w:ins w:id="1620" w:author="Mehrnazi Boojari" w:date="2019-01-10T01:10:00Z">
        <w:r w:rsidR="004957EA" w:rsidRPr="00B07651">
          <w:rPr>
            <w:rFonts w:ascii="B Lotus" w:eastAsia="Calibri" w:hAnsi="B Lotus" w:cs="B Lotus" w:hint="cs"/>
            <w:sz w:val="24"/>
            <w:szCs w:val="24"/>
            <w:rtl/>
          </w:rPr>
          <w:t>د</w:t>
        </w:r>
        <w:r w:rsidR="004957EA">
          <w:rPr>
            <w:rFonts w:ascii="B Lotus" w:eastAsia="Calibri" w:hAnsi="B Lotus" w:cs="B Lotus" w:hint="cs"/>
            <w:sz w:val="24"/>
            <w:szCs w:val="24"/>
            <w:rtl/>
          </w:rPr>
          <w:t>ه</w:t>
        </w:r>
      </w:ins>
      <w:ins w:id="1621" w:author="Mehrnazi Boojari" w:date="2019-01-10T01:11:00Z">
        <w:r w:rsidR="004957EA">
          <w:rPr>
            <w:rFonts w:ascii="B Lotus" w:eastAsia="Calibri" w:hAnsi="B Lotus" w:cs="B Lotus" w:hint="cs"/>
            <w:sz w:val="24"/>
            <w:szCs w:val="24"/>
            <w:rtl/>
          </w:rPr>
          <w:t>ن</w:t>
        </w:r>
      </w:ins>
      <w:ins w:id="1622" w:author="Mehrnazi Boojari" w:date="2019-01-10T01:10:00Z">
        <w:r w:rsidR="004957EA">
          <w:rPr>
            <w:rFonts w:ascii="B Lotus" w:eastAsia="Calibri" w:hAnsi="B Lotus" w:cs="B Lotus" w:hint="cs"/>
            <w:sz w:val="24"/>
            <w:szCs w:val="24"/>
            <w:rtl/>
          </w:rPr>
          <w:t>د</w:t>
        </w:r>
        <w:r w:rsidR="004957EA"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 xml:space="preserve">و بازتعریف کنند. </w:t>
      </w:r>
    </w:p>
    <w:p w14:paraId="14155167" w14:textId="77777777" w:rsidR="00B07651" w:rsidRPr="00B07651" w:rsidRDefault="00B07651" w:rsidP="00184C12">
      <w:pPr>
        <w:pStyle w:val="Heading3"/>
        <w:rPr>
          <w:rtl/>
        </w:rPr>
      </w:pPr>
      <w:bookmarkStart w:id="1623" w:name="_Toc533259373"/>
      <w:bookmarkStart w:id="1624" w:name="_Toc533781160"/>
      <w:bookmarkStart w:id="1625" w:name="_Toc533782116"/>
      <w:r w:rsidRPr="00B07651">
        <w:rPr>
          <w:rFonts w:hint="cs"/>
          <w:rtl/>
        </w:rPr>
        <w:t>دومین چالش مرحله دولت اسلامی</w:t>
      </w:r>
      <w:del w:id="1626" w:author="Mehrnazi Boojari" w:date="2019-01-07T09:47:00Z">
        <w:r w:rsidRPr="00B07651" w:rsidDel="006F7CCF">
          <w:rPr>
            <w:rFonts w:hint="cs"/>
            <w:rtl/>
          </w:rPr>
          <w:delText xml:space="preserve"> ؛</w:delText>
        </w:r>
      </w:del>
      <w:ins w:id="1627" w:author="Mehrnazi Boojari" w:date="2019-01-07T09:47:00Z">
        <w:r w:rsidR="006F7CCF">
          <w:rPr>
            <w:rFonts w:hint="cs"/>
            <w:rtl/>
          </w:rPr>
          <w:t>؛</w:t>
        </w:r>
      </w:ins>
      <w:r w:rsidRPr="00B07651">
        <w:rPr>
          <w:rFonts w:hint="cs"/>
          <w:rtl/>
        </w:rPr>
        <w:t xml:space="preserve"> تربیت نیروی انسانی متعهد و متخصص به مفاهیم دینی</w:t>
      </w:r>
      <w:bookmarkEnd w:id="1623"/>
      <w:bookmarkEnd w:id="1624"/>
      <w:bookmarkEnd w:id="1625"/>
      <w:r w:rsidRPr="00B07651">
        <w:rPr>
          <w:rFonts w:hint="cs"/>
          <w:rtl/>
        </w:rPr>
        <w:t xml:space="preserve"> </w:t>
      </w:r>
    </w:p>
    <w:p w14:paraId="10E08A34" w14:textId="77777777" w:rsidR="00B07651" w:rsidRPr="00B07651" w:rsidRDefault="00B07651" w:rsidP="001707C5">
      <w:pPr>
        <w:bidi/>
        <w:ind w:firstLine="227"/>
        <w:jc w:val="both"/>
        <w:rPr>
          <w:rFonts w:ascii="B Lotus" w:eastAsia="Calibri" w:hAnsi="B Lotus" w:cs="B Lotus"/>
          <w:sz w:val="24"/>
          <w:szCs w:val="24"/>
          <w:rtl/>
        </w:rPr>
      </w:pPr>
      <w:r w:rsidRPr="00B07651">
        <w:rPr>
          <w:rFonts w:ascii="B Lotus" w:eastAsia="Calibri" w:hAnsi="B Lotus" w:cs="B Lotus" w:hint="cs"/>
          <w:sz w:val="24"/>
          <w:szCs w:val="24"/>
          <w:rtl/>
        </w:rPr>
        <w:t xml:space="preserve">عنصر دومی که لازم است در مرحله دولت اسلامی در نظر گرفته شود تربیت مدیرانی همتراز با دولت اسلامی است؛ مدیرانی که </w:t>
      </w:r>
      <w:del w:id="1628" w:author="Mehrnazi Boojari" w:date="2019-01-10T01:06:00Z">
        <w:r w:rsidRPr="00B07651" w:rsidDel="00647583">
          <w:rPr>
            <w:rFonts w:ascii="B Lotus" w:eastAsia="Calibri" w:hAnsi="B Lotus" w:cs="B Lotus" w:hint="cs"/>
            <w:sz w:val="24"/>
            <w:szCs w:val="24"/>
            <w:rtl/>
          </w:rPr>
          <w:delText>مبتنی بر</w:delText>
        </w:r>
      </w:del>
      <w:ins w:id="1629" w:author="Mehrnazi Boojari" w:date="2019-01-10T01:06:00Z">
        <w:r w:rsidR="00647583">
          <w:rPr>
            <w:rFonts w:ascii="B Lotus" w:eastAsia="Calibri" w:hAnsi="B Lotus" w:cs="B Lotus" w:hint="cs"/>
            <w:sz w:val="24"/>
            <w:szCs w:val="24"/>
            <w:rtl/>
          </w:rPr>
          <w:t>مبتنی</w:t>
        </w:r>
        <w:r w:rsidR="00647583">
          <w:rPr>
            <w:rFonts w:ascii="Times New Roman" w:eastAsia="Calibri" w:hAnsi="Times New Roman" w:cs="Times New Roman" w:hint="cs"/>
            <w:sz w:val="24"/>
            <w:szCs w:val="24"/>
            <w:rtl/>
          </w:rPr>
          <w:t> </w:t>
        </w:r>
        <w:r w:rsidR="00647583">
          <w:rPr>
            <w:rFonts w:ascii="B Lotus" w:eastAsia="Calibri" w:hAnsi="B Lotus" w:cs="B Lotus" w:hint="cs"/>
            <w:sz w:val="24"/>
            <w:szCs w:val="24"/>
            <w:rtl/>
          </w:rPr>
          <w:t>بر</w:t>
        </w:r>
      </w:ins>
      <w:r w:rsidRPr="00B07651">
        <w:rPr>
          <w:rFonts w:ascii="B Lotus" w:eastAsia="Calibri" w:hAnsi="B Lotus" w:cs="B Lotus" w:hint="cs"/>
          <w:sz w:val="24"/>
          <w:szCs w:val="24"/>
          <w:rtl/>
        </w:rPr>
        <w:t xml:space="preserve"> شاخص</w:t>
      </w:r>
      <w:del w:id="1630" w:author="Mehrnazi Boojari" w:date="2019-01-07T09:45:00Z">
        <w:r w:rsidRPr="00B07651" w:rsidDel="006F7CCF">
          <w:rPr>
            <w:rFonts w:ascii="B Lotus" w:eastAsia="Calibri" w:hAnsi="B Lotus" w:cs="B Lotus" w:hint="cs"/>
            <w:sz w:val="24"/>
            <w:szCs w:val="24"/>
            <w:rtl/>
          </w:rPr>
          <w:delText xml:space="preserve"> ها </w:delText>
        </w:r>
      </w:del>
      <w:ins w:id="1631" w:author="Mehrnazi Boojari" w:date="2019-01-07T09:45:00Z">
        <w:r w:rsidR="006F7CCF">
          <w:rPr>
            <w:rFonts w:ascii="B Lotus" w:eastAsia="Calibri" w:hAnsi="B Lotus" w:cs="B Lotus" w:hint="cs"/>
            <w:sz w:val="24"/>
            <w:szCs w:val="24"/>
            <w:rtl/>
          </w:rPr>
          <w:t xml:space="preserve">‌ها </w:t>
        </w:r>
      </w:ins>
      <w:r w:rsidRPr="00B07651">
        <w:rPr>
          <w:rFonts w:ascii="B Lotus" w:eastAsia="Calibri" w:hAnsi="B Lotus" w:cs="B Lotus" w:hint="cs"/>
          <w:sz w:val="24"/>
          <w:szCs w:val="24"/>
          <w:rtl/>
        </w:rPr>
        <w:t xml:space="preserve">و مفاهیم دینی تربیت شده و استاندارهای لازم در این حوزه را داشته باشند. کارگزارانی که </w:t>
      </w:r>
      <w:del w:id="1632" w:author="Mehrnazi Boojari" w:date="2019-01-10T01:11:00Z">
        <w:r w:rsidRPr="00B07651" w:rsidDel="004957EA">
          <w:rPr>
            <w:rFonts w:ascii="B Lotus" w:eastAsia="Calibri" w:hAnsi="B Lotus" w:cs="B Lotus" w:hint="cs"/>
            <w:sz w:val="24"/>
            <w:szCs w:val="24"/>
            <w:rtl/>
          </w:rPr>
          <w:delText>نسبت به</w:delText>
        </w:r>
      </w:del>
      <w:ins w:id="1633" w:author="Mehrnazi Boojari" w:date="2019-01-10T01:11:00Z">
        <w:r w:rsidR="004957EA">
          <w:rPr>
            <w:rFonts w:ascii="B Lotus" w:eastAsia="Calibri" w:hAnsi="B Lotus" w:cs="B Lotus" w:hint="cs"/>
            <w:sz w:val="24"/>
            <w:szCs w:val="24"/>
            <w:rtl/>
          </w:rPr>
          <w:t>در برابر</w:t>
        </w:r>
      </w:ins>
      <w:r w:rsidRPr="00B07651">
        <w:rPr>
          <w:rFonts w:ascii="B Lotus" w:eastAsia="Calibri" w:hAnsi="B Lotus" w:cs="B Lotus" w:hint="cs"/>
          <w:sz w:val="24"/>
          <w:szCs w:val="24"/>
          <w:rtl/>
        </w:rPr>
        <w:t xml:space="preserve"> بیت</w:t>
      </w:r>
      <w:ins w:id="1634" w:author="Mehrnazi Boojari" w:date="2019-01-10T01:11:00Z">
        <w:r w:rsidR="004957EA">
          <w:rPr>
            <w:rFonts w:ascii="B Lotus" w:eastAsia="Calibri" w:hAnsi="B Lotus" w:cs="B Nazanin" w:hint="cs"/>
            <w:sz w:val="24"/>
            <w:szCs w:val="24"/>
            <w:rtl/>
          </w:rPr>
          <w:t>‌</w:t>
        </w:r>
      </w:ins>
      <w:del w:id="1635" w:author="Mehrnazi Boojari" w:date="2019-01-10T01:11:00Z">
        <w:r w:rsidRPr="00B07651" w:rsidDel="004957EA">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المال</w:t>
      </w:r>
      <w:del w:id="1636" w:author="Mehrnazi Boojari" w:date="2019-01-10T01:12:00Z">
        <w:r w:rsidRPr="00B07651" w:rsidDel="004957EA">
          <w:rPr>
            <w:rFonts w:ascii="B Lotus" w:eastAsia="Calibri" w:hAnsi="B Lotus" w:cs="B Lotus" w:hint="cs"/>
            <w:sz w:val="24"/>
            <w:szCs w:val="24"/>
            <w:rtl/>
          </w:rPr>
          <w:delText>، نسبت به</w:delText>
        </w:r>
      </w:del>
      <w:ins w:id="1637" w:author="Mehrnazi Boojari" w:date="2019-01-10T01:12:00Z">
        <w:r w:rsidR="004957EA">
          <w:rPr>
            <w:rFonts w:ascii="B Lotus" w:eastAsia="Calibri" w:hAnsi="B Lotus" w:cs="B Lotus" w:hint="cs"/>
            <w:sz w:val="24"/>
            <w:szCs w:val="24"/>
            <w:rtl/>
          </w:rPr>
          <w:t xml:space="preserve"> و قوانین</w:t>
        </w:r>
      </w:ins>
      <w:r w:rsidRPr="00B07651">
        <w:rPr>
          <w:rFonts w:ascii="B Lotus" w:eastAsia="Calibri" w:hAnsi="B Lotus" w:cs="B Lotus" w:hint="cs"/>
          <w:sz w:val="24"/>
          <w:szCs w:val="24"/>
          <w:rtl/>
        </w:rPr>
        <w:t xml:space="preserve"> شرع تقوا را رعایت </w:t>
      </w:r>
      <w:del w:id="1638" w:author="Mehrnazi Boojari" w:date="2019-01-10T01:12:00Z">
        <w:r w:rsidRPr="00B07651" w:rsidDel="004957EA">
          <w:rPr>
            <w:rFonts w:ascii="B Lotus" w:eastAsia="Calibri" w:hAnsi="B Lotus" w:cs="B Lotus" w:hint="cs"/>
            <w:sz w:val="24"/>
            <w:szCs w:val="24"/>
            <w:rtl/>
          </w:rPr>
          <w:delText xml:space="preserve">کرده </w:delText>
        </w:r>
      </w:del>
      <w:ins w:id="1639" w:author="Mehrnazi Boojari" w:date="2019-01-10T01:12:00Z">
        <w:r w:rsidR="004957EA" w:rsidRPr="00B07651">
          <w:rPr>
            <w:rFonts w:ascii="B Lotus" w:eastAsia="Calibri" w:hAnsi="B Lotus" w:cs="B Lotus" w:hint="cs"/>
            <w:sz w:val="24"/>
            <w:szCs w:val="24"/>
            <w:rtl/>
          </w:rPr>
          <w:t>ک</w:t>
        </w:r>
        <w:r w:rsidR="004957EA">
          <w:rPr>
            <w:rFonts w:ascii="B Lotus" w:eastAsia="Calibri" w:hAnsi="B Lotus" w:cs="B Lotus" w:hint="cs"/>
            <w:sz w:val="24"/>
            <w:szCs w:val="24"/>
            <w:rtl/>
          </w:rPr>
          <w:t>نند</w:t>
        </w:r>
        <w:r w:rsidR="004957EA"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و خود را از خودخواهي</w:t>
      </w:r>
      <w:ins w:id="1640" w:author="Mehrnazi Boojari" w:date="2019-01-10T01:12:00Z">
        <w:r w:rsidR="004957EA">
          <w:rPr>
            <w:rFonts w:ascii="B Lotus" w:eastAsia="Calibri" w:hAnsi="B Lotus" w:cs="B Nazanin" w:hint="cs"/>
            <w:sz w:val="24"/>
            <w:szCs w:val="24"/>
            <w:rtl/>
          </w:rPr>
          <w:t>‌</w:t>
        </w:r>
      </w:ins>
      <w:r w:rsidRPr="00B07651">
        <w:rPr>
          <w:rFonts w:ascii="B Lotus" w:eastAsia="Calibri" w:hAnsi="B Lotus" w:cs="B Lotus" w:hint="cs"/>
          <w:sz w:val="24"/>
          <w:szCs w:val="24"/>
          <w:rtl/>
        </w:rPr>
        <w:t>ها</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و</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خودپرستي</w:t>
      </w:r>
      <w:ins w:id="1641" w:author="Mehrnazi Boojari" w:date="2019-01-10T01:12:00Z">
        <w:r w:rsidR="004957EA">
          <w:rPr>
            <w:rFonts w:ascii="B Lotus" w:eastAsia="Calibri" w:hAnsi="B Lotus" w:cs="B Nazanin" w:hint="cs"/>
            <w:sz w:val="24"/>
            <w:szCs w:val="24"/>
            <w:rtl/>
          </w:rPr>
          <w:t>‌</w:t>
        </w:r>
      </w:ins>
      <w:r w:rsidRPr="00B07651">
        <w:rPr>
          <w:rFonts w:ascii="B Lotus" w:eastAsia="Calibri" w:hAnsi="B Lotus" w:cs="B Lotus" w:hint="cs"/>
          <w:sz w:val="24"/>
          <w:szCs w:val="24"/>
          <w:rtl/>
        </w:rPr>
        <w:t>ها</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و</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رفيق‌بازي</w:t>
      </w:r>
      <w:ins w:id="1642" w:author="Mehrnazi Boojari" w:date="2019-01-10T01:12:00Z">
        <w:r w:rsidR="004957EA">
          <w:rPr>
            <w:rFonts w:ascii="B Lotus" w:eastAsia="Calibri" w:hAnsi="B Lotus" w:cs="B Nazanin" w:hint="cs"/>
            <w:sz w:val="24"/>
            <w:szCs w:val="24"/>
            <w:rtl/>
          </w:rPr>
          <w:t>‌</w:t>
        </w:r>
      </w:ins>
      <w:r w:rsidRPr="00B07651">
        <w:rPr>
          <w:rFonts w:ascii="B Lotus" w:eastAsia="Calibri" w:hAnsi="B Lotus" w:cs="B Lotus" w:hint="cs"/>
          <w:sz w:val="24"/>
          <w:szCs w:val="24"/>
          <w:rtl/>
        </w:rPr>
        <w:t>ها</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و</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قوم‌وخويش‌پرستي</w:t>
      </w:r>
      <w:ins w:id="1643" w:author="Mehrnazi Boojari" w:date="2019-01-10T01:12:00Z">
        <w:r w:rsidR="004957EA">
          <w:rPr>
            <w:rFonts w:ascii="B Lotus" w:eastAsia="Calibri" w:hAnsi="B Lotus" w:cs="B Nazanin" w:hint="cs"/>
            <w:sz w:val="24"/>
            <w:szCs w:val="24"/>
            <w:rtl/>
          </w:rPr>
          <w:t>‌</w:t>
        </w:r>
      </w:ins>
      <w:r w:rsidRPr="00B07651">
        <w:rPr>
          <w:rFonts w:ascii="B Lotus" w:eastAsia="Calibri" w:hAnsi="B Lotus" w:cs="B Lotus" w:hint="cs"/>
          <w:sz w:val="24"/>
          <w:szCs w:val="24"/>
          <w:rtl/>
        </w:rPr>
        <w:t>ها</w:t>
      </w:r>
      <w:del w:id="1644" w:author="Mehrnazi Boojari" w:date="2019-01-07T09:57:00Z">
        <w:r w:rsidRPr="00B07651" w:rsidDel="00A31D6F">
          <w:rPr>
            <w:rFonts w:ascii="B Lotus" w:eastAsia="Calibri" w:hAnsi="B Lotus" w:cs="B Lotus"/>
            <w:sz w:val="24"/>
            <w:szCs w:val="24"/>
            <w:rtl/>
          </w:rPr>
          <w:delText xml:space="preserve"> </w:delText>
        </w:r>
        <w:r w:rsidRPr="00B07651" w:rsidDel="00A31D6F">
          <w:rPr>
            <w:rFonts w:ascii="B Lotus" w:eastAsia="Calibri" w:hAnsi="B Lotus" w:cs="B Lotus" w:hint="cs"/>
            <w:sz w:val="24"/>
            <w:szCs w:val="24"/>
            <w:rtl/>
          </w:rPr>
          <w:delText xml:space="preserve"> </w:delText>
        </w:r>
      </w:del>
      <w:ins w:id="1645" w:author="Mehrnazi Boojari" w:date="2019-01-07T09:57:00Z">
        <w:r w:rsidR="00A31D6F">
          <w:rPr>
            <w:rFonts w:ascii="B Lotus" w:eastAsia="Calibri" w:hAnsi="B Lotus" w:cs="B Lotus"/>
            <w:sz w:val="24"/>
            <w:szCs w:val="24"/>
            <w:rtl/>
          </w:rPr>
          <w:t xml:space="preserve"> </w:t>
        </w:r>
      </w:ins>
      <w:del w:id="1646" w:author="Mehrnazi Boojari" w:date="2019-01-10T01:13:00Z">
        <w:r w:rsidRPr="00B07651" w:rsidDel="001707C5">
          <w:rPr>
            <w:rFonts w:ascii="B Lotus" w:eastAsia="Calibri" w:hAnsi="B Lotus" w:cs="B Lotus" w:hint="cs"/>
            <w:sz w:val="24"/>
            <w:szCs w:val="24"/>
            <w:rtl/>
          </w:rPr>
          <w:delText>ب</w:delText>
        </w:r>
      </w:del>
      <w:r w:rsidRPr="00B07651">
        <w:rPr>
          <w:rFonts w:ascii="B Lotus" w:eastAsia="Calibri" w:hAnsi="B Lotus" w:cs="B Lotus" w:hint="cs"/>
          <w:sz w:val="24"/>
          <w:szCs w:val="24"/>
          <w:rtl/>
        </w:rPr>
        <w:t>دور کنند و</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از</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تنبلى</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و</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بيكارگى</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و</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بى‌عملى</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و</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هوى‌</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و</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هوس</w:t>
      </w:r>
      <w:r w:rsidRPr="00B07651">
        <w:rPr>
          <w:rFonts w:ascii="B Lotus" w:eastAsia="Calibri" w:hAnsi="B Lotus" w:cs="B Lotus"/>
          <w:sz w:val="24"/>
          <w:szCs w:val="24"/>
          <w:rtl/>
        </w:rPr>
        <w:t xml:space="preserve"> </w:t>
      </w:r>
      <w:del w:id="1647" w:author="Mehrnazi Boojari" w:date="2019-01-10T01:12:00Z">
        <w:r w:rsidRPr="00B07651" w:rsidDel="004957EA">
          <w:rPr>
            <w:rFonts w:ascii="B Lotus" w:eastAsia="Calibri" w:hAnsi="B Lotus" w:cs="B Lotus" w:hint="cs"/>
            <w:sz w:val="24"/>
            <w:szCs w:val="24"/>
            <w:rtl/>
          </w:rPr>
          <w:delText>و</w:delText>
        </w:r>
        <w:r w:rsidRPr="00B07651" w:rsidDel="004957EA">
          <w:rPr>
            <w:rFonts w:ascii="B Lotus" w:eastAsia="Calibri" w:hAnsi="B Lotus" w:cs="B Lotus"/>
            <w:sz w:val="24"/>
            <w:szCs w:val="24"/>
            <w:rtl/>
          </w:rPr>
          <w:delText xml:space="preserve"> </w:delText>
        </w:r>
        <w:r w:rsidRPr="00B07651" w:rsidDel="004957EA">
          <w:rPr>
            <w:rFonts w:ascii="B Lotus" w:eastAsia="Calibri" w:hAnsi="B Lotus" w:cs="B Lotus" w:hint="cs"/>
            <w:sz w:val="24"/>
            <w:szCs w:val="24"/>
            <w:rtl/>
          </w:rPr>
          <w:delText>اين</w:delText>
        </w:r>
        <w:r w:rsidRPr="00B07651" w:rsidDel="004957EA">
          <w:rPr>
            <w:rFonts w:ascii="B Lotus" w:eastAsia="Calibri" w:hAnsi="B Lotus" w:cs="B Lotus"/>
            <w:sz w:val="24"/>
            <w:szCs w:val="24"/>
            <w:rtl/>
          </w:rPr>
          <w:delText xml:space="preserve"> </w:delText>
        </w:r>
        <w:r w:rsidRPr="00B07651" w:rsidDel="004957EA">
          <w:rPr>
            <w:rFonts w:ascii="B Lotus" w:eastAsia="Calibri" w:hAnsi="B Lotus" w:cs="B Lotus" w:hint="cs"/>
            <w:sz w:val="24"/>
            <w:szCs w:val="24"/>
            <w:rtl/>
          </w:rPr>
          <w:delText>چيزها،</w:delText>
        </w:r>
        <w:r w:rsidRPr="00B07651" w:rsidDel="004957EA">
          <w:rPr>
            <w:rFonts w:ascii="B Lotus" w:eastAsia="Calibri" w:hAnsi="B Lotus" w:cs="B Lotus"/>
            <w:sz w:val="24"/>
            <w:szCs w:val="24"/>
            <w:rtl/>
          </w:rPr>
          <w:delText xml:space="preserve"> </w:delText>
        </w:r>
      </w:del>
      <w:r w:rsidRPr="00B07651">
        <w:rPr>
          <w:rFonts w:ascii="B Lotus" w:eastAsia="Calibri" w:hAnsi="B Lotus" w:cs="B Lotus" w:hint="cs"/>
          <w:sz w:val="24"/>
          <w:szCs w:val="24"/>
          <w:rtl/>
        </w:rPr>
        <w:t>برحذر باشند</w:t>
      </w:r>
      <w:r w:rsidRPr="00B07651">
        <w:rPr>
          <w:rFonts w:ascii="B Lotus" w:eastAsia="Calibri" w:hAnsi="B Lotus" w:cs="B Lotus"/>
          <w:sz w:val="24"/>
          <w:szCs w:val="24"/>
          <w:vertAlign w:val="superscript"/>
          <w:rtl/>
        </w:rPr>
        <w:footnoteReference w:id="23"/>
      </w:r>
      <w:del w:id="1653" w:author="Mehrnazi Boojari" w:date="2019-01-07T10:09:00Z">
        <w:r w:rsidRPr="00B07651" w:rsidDel="00A31D6F">
          <w:rPr>
            <w:rFonts w:ascii="B Lotus" w:eastAsia="Calibri" w:hAnsi="B Lotus" w:cs="B Lotus" w:hint="cs"/>
            <w:sz w:val="24"/>
            <w:szCs w:val="24"/>
            <w:rtl/>
          </w:rPr>
          <w:delText xml:space="preserve"> .</w:delText>
        </w:r>
      </w:del>
      <w:ins w:id="1654" w:author="Mehrnazi Boojari" w:date="2019-01-07T10:09:00Z">
        <w:r w:rsidR="00A31D6F">
          <w:rPr>
            <w:rFonts w:ascii="B Lotus" w:eastAsia="Calibri" w:hAnsi="B Lotus" w:cs="B Lotus" w:hint="cs"/>
            <w:sz w:val="24"/>
            <w:szCs w:val="24"/>
            <w:rtl/>
          </w:rPr>
          <w:t>.</w:t>
        </w:r>
      </w:ins>
    </w:p>
    <w:p w14:paraId="11229FB2" w14:textId="77777777" w:rsidR="00B07651" w:rsidRPr="00B07651" w:rsidRDefault="00B07651" w:rsidP="00184C12">
      <w:pPr>
        <w:pStyle w:val="Heading3"/>
        <w:rPr>
          <w:rtl/>
        </w:rPr>
      </w:pPr>
      <w:bookmarkStart w:id="1655" w:name="_Toc533259374"/>
      <w:bookmarkStart w:id="1656" w:name="_Toc533781161"/>
      <w:bookmarkStart w:id="1657" w:name="_Toc533782117"/>
      <w:r w:rsidRPr="00B07651">
        <w:rPr>
          <w:rFonts w:hint="cs"/>
          <w:rtl/>
        </w:rPr>
        <w:t>سومین چالش مرحله دولت اسلامی</w:t>
      </w:r>
      <w:del w:id="1658" w:author="Mehrnazi Boojari" w:date="2019-01-07T09:47:00Z">
        <w:r w:rsidRPr="00B07651" w:rsidDel="006F7CCF">
          <w:rPr>
            <w:rFonts w:hint="cs"/>
            <w:rtl/>
          </w:rPr>
          <w:delText xml:space="preserve"> ؛</w:delText>
        </w:r>
      </w:del>
      <w:ins w:id="1659" w:author="Mehrnazi Boojari" w:date="2019-01-07T09:47:00Z">
        <w:r w:rsidR="006F7CCF">
          <w:rPr>
            <w:rFonts w:hint="cs"/>
            <w:rtl/>
          </w:rPr>
          <w:t>؛</w:t>
        </w:r>
      </w:ins>
      <w:r w:rsidRPr="00B07651">
        <w:rPr>
          <w:rFonts w:hint="cs"/>
          <w:rtl/>
        </w:rPr>
        <w:t xml:space="preserve"> گفتمان</w:t>
      </w:r>
      <w:del w:id="1660" w:author="Mehrnazi Boojari" w:date="2019-01-07T09:52:00Z">
        <w:r w:rsidRPr="00B07651" w:rsidDel="006F7CCF">
          <w:rPr>
            <w:rFonts w:hint="cs"/>
            <w:rtl/>
          </w:rPr>
          <w:delText xml:space="preserve"> سازی </w:delText>
        </w:r>
      </w:del>
      <w:ins w:id="1661" w:author="Mehrnazi Boojari" w:date="2019-01-07T09:52:00Z">
        <w:r w:rsidR="006F7CCF">
          <w:rPr>
            <w:rFonts w:hint="cs"/>
            <w:rtl/>
          </w:rPr>
          <w:t xml:space="preserve">‌سازی </w:t>
        </w:r>
      </w:ins>
      <w:r w:rsidRPr="00B07651">
        <w:rPr>
          <w:rFonts w:hint="cs"/>
          <w:rtl/>
        </w:rPr>
        <w:t>الگوی اسلامی ایرانی پیشرفت</w:t>
      </w:r>
      <w:bookmarkEnd w:id="1655"/>
      <w:bookmarkEnd w:id="1656"/>
      <w:bookmarkEnd w:id="1657"/>
      <w:r w:rsidRPr="00B07651">
        <w:rPr>
          <w:rFonts w:hint="cs"/>
          <w:rtl/>
        </w:rPr>
        <w:t xml:space="preserve"> </w:t>
      </w:r>
    </w:p>
    <w:p w14:paraId="785528FB" w14:textId="77777777" w:rsidR="00B07651" w:rsidRPr="00B07651" w:rsidRDefault="00B07651" w:rsidP="000A7EDC">
      <w:pPr>
        <w:bidi/>
        <w:ind w:firstLine="227"/>
        <w:jc w:val="both"/>
        <w:rPr>
          <w:rFonts w:ascii="B Lotus" w:eastAsia="Calibri" w:hAnsi="B Lotus" w:cs="B Lotus"/>
          <w:sz w:val="24"/>
          <w:szCs w:val="24"/>
          <w:rtl/>
        </w:rPr>
      </w:pPr>
      <w:r w:rsidRPr="00B07651">
        <w:rPr>
          <w:rFonts w:ascii="B Lotus" w:eastAsia="Calibri" w:hAnsi="B Lotus" w:cs="B Lotus"/>
          <w:sz w:val="24"/>
          <w:szCs w:val="24"/>
          <w:rtl/>
        </w:rPr>
        <w:t>مفهوم</w:t>
      </w:r>
      <w:del w:id="1662" w:author="Mehrnazi Boojari" w:date="2019-01-10T01:14:00Z">
        <w:r w:rsidRPr="00B07651" w:rsidDel="001707C5">
          <w:rPr>
            <w:rFonts w:ascii="B Lotus" w:eastAsia="Calibri" w:hAnsi="B Lotus" w:cs="B Lotus"/>
            <w:sz w:val="24"/>
            <w:szCs w:val="24"/>
            <w:rtl/>
          </w:rPr>
          <w:delText>ی</w:delText>
        </w:r>
      </w:del>
      <w:r w:rsidRPr="00B07651">
        <w:rPr>
          <w:rFonts w:ascii="B Lotus" w:eastAsia="Calibri" w:hAnsi="B Lotus" w:cs="B Lotus"/>
          <w:sz w:val="24"/>
          <w:szCs w:val="24"/>
          <w:rtl/>
        </w:rPr>
        <w:t xml:space="preserve"> دیگر</w:t>
      </w:r>
      <w:r w:rsidRPr="00B07651">
        <w:rPr>
          <w:rFonts w:ascii="B Lotus" w:eastAsia="Calibri" w:hAnsi="B Lotus" w:cs="B Lotus" w:hint="cs"/>
          <w:sz w:val="24"/>
          <w:szCs w:val="24"/>
          <w:rtl/>
        </w:rPr>
        <w:t>ی</w:t>
      </w:r>
      <w:del w:id="1663" w:author="Mehrnazi Boojari" w:date="2019-01-07T09:57:00Z">
        <w:r w:rsidRPr="00B07651" w:rsidDel="00A31D6F">
          <w:rPr>
            <w:rFonts w:ascii="B Lotus" w:eastAsia="Calibri" w:hAnsi="B Lotus" w:cs="B Lotus" w:hint="cs"/>
            <w:sz w:val="24"/>
            <w:szCs w:val="24"/>
            <w:rtl/>
          </w:rPr>
          <w:delText xml:space="preserve"> </w:delText>
        </w:r>
        <w:r w:rsidRPr="00B07651" w:rsidDel="00A31D6F">
          <w:rPr>
            <w:rFonts w:ascii="B Lotus" w:eastAsia="Calibri" w:hAnsi="B Lotus" w:cs="B Lotus"/>
            <w:sz w:val="24"/>
            <w:szCs w:val="24"/>
            <w:rtl/>
          </w:rPr>
          <w:delText xml:space="preserve"> </w:delText>
        </w:r>
      </w:del>
      <w:ins w:id="1664" w:author="Mehrnazi Boojari" w:date="2019-01-07T09:57:00Z">
        <w:r w:rsidR="00A31D6F">
          <w:rPr>
            <w:rFonts w:ascii="B Lotus" w:eastAsia="Calibri" w:hAnsi="B Lotus" w:cs="B Lotus" w:hint="cs"/>
            <w:sz w:val="24"/>
            <w:szCs w:val="24"/>
            <w:rtl/>
          </w:rPr>
          <w:t xml:space="preserve"> </w:t>
        </w:r>
      </w:ins>
      <w:r w:rsidRPr="00B07651">
        <w:rPr>
          <w:rFonts w:ascii="B Lotus" w:eastAsia="Calibri" w:hAnsi="B Lotus" w:cs="B Lotus"/>
          <w:sz w:val="24"/>
          <w:szCs w:val="24"/>
          <w:rtl/>
        </w:rPr>
        <w:t>که در کنار تولید فکر و تربیت نیروی انسانی، تسهیل‌کننده و پیش‌برند</w:t>
      </w:r>
      <w:del w:id="1665" w:author="Mehrnazi Boojari" w:date="2019-01-07T22:49:00Z">
        <w:r w:rsidRPr="00B07651" w:rsidDel="00BF4CE5">
          <w:rPr>
            <w:rFonts w:ascii="B Lotus" w:eastAsia="Calibri" w:hAnsi="B Lotus" w:cs="B Lotus"/>
            <w:sz w:val="24"/>
            <w:szCs w:val="24"/>
            <w:rtl/>
          </w:rPr>
          <w:delText xml:space="preserve">ه‌ی </w:delText>
        </w:r>
      </w:del>
      <w:ins w:id="1666"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پروژ</w:t>
      </w:r>
      <w:del w:id="1667" w:author="Mehrnazi Boojari" w:date="2019-01-07T22:49:00Z">
        <w:r w:rsidRPr="00B07651" w:rsidDel="00BF4CE5">
          <w:rPr>
            <w:rFonts w:ascii="B Lotus" w:eastAsia="Calibri" w:hAnsi="B Lotus" w:cs="B Lotus"/>
            <w:sz w:val="24"/>
            <w:szCs w:val="24"/>
            <w:rtl/>
          </w:rPr>
          <w:delText xml:space="preserve">ه‌ی </w:delText>
        </w:r>
      </w:del>
      <w:ins w:id="1668"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 xml:space="preserve">تشکیل دولت اسلامی </w:t>
      </w:r>
      <w:r w:rsidRPr="00B07651">
        <w:rPr>
          <w:rFonts w:ascii="B Lotus" w:eastAsia="Calibri" w:hAnsi="B Lotus" w:cs="B Lotus" w:hint="cs"/>
          <w:sz w:val="24"/>
          <w:szCs w:val="24"/>
          <w:rtl/>
        </w:rPr>
        <w:t>مطرح است</w:t>
      </w:r>
      <w:r w:rsidRPr="00B07651">
        <w:rPr>
          <w:rFonts w:ascii="B Lotus" w:eastAsia="Calibri" w:hAnsi="B Lotus" w:cs="B Lotus"/>
          <w:sz w:val="24"/>
          <w:szCs w:val="24"/>
          <w:rtl/>
        </w:rPr>
        <w:t xml:space="preserve"> </w:t>
      </w:r>
      <w:ins w:id="1669" w:author="Mehrnazi Boojari" w:date="2019-01-10T01:14:00Z">
        <w:r w:rsidR="001707C5">
          <w:rPr>
            <w:rFonts w:ascii="B Lotus" w:eastAsia="Calibri" w:hAnsi="B Lotus" w:cs="B Lotus" w:hint="cs"/>
            <w:sz w:val="24"/>
            <w:szCs w:val="24"/>
            <w:rtl/>
          </w:rPr>
          <w:t>«</w:t>
        </w:r>
      </w:ins>
      <w:r w:rsidRPr="001707C5">
        <w:rPr>
          <w:rFonts w:ascii="B Lotus" w:eastAsia="Calibri" w:hAnsi="B Lotus" w:cs="B Lotus" w:hint="cs"/>
          <w:sz w:val="24"/>
          <w:szCs w:val="24"/>
          <w:rtl/>
          <w:rPrChange w:id="1670" w:author="Mehrnazi Boojari" w:date="2019-01-10T01:14:00Z">
            <w:rPr>
              <w:rFonts w:ascii="B Lotus" w:eastAsia="Calibri" w:hAnsi="B Lotus" w:cs="B Lotus" w:hint="cs"/>
              <w:b/>
              <w:bCs/>
              <w:sz w:val="24"/>
              <w:szCs w:val="24"/>
              <w:rtl/>
            </w:rPr>
          </w:rPrChange>
        </w:rPr>
        <w:t>گفتمان</w:t>
      </w:r>
      <w:del w:id="1671" w:author="Mehrnazi Boojari" w:date="2019-01-07T09:52:00Z">
        <w:r w:rsidRPr="001707C5" w:rsidDel="006F7CCF">
          <w:rPr>
            <w:rFonts w:ascii="B Lotus" w:eastAsia="Calibri" w:hAnsi="B Lotus" w:cs="B Lotus"/>
            <w:sz w:val="24"/>
            <w:szCs w:val="24"/>
            <w:rtl/>
            <w:rPrChange w:id="1672" w:author="Mehrnazi Boojari" w:date="2019-01-10T01:14:00Z">
              <w:rPr>
                <w:rFonts w:ascii="B Lotus" w:eastAsia="Calibri" w:hAnsi="B Lotus" w:cs="B Lotus"/>
                <w:b/>
                <w:bCs/>
                <w:sz w:val="24"/>
                <w:szCs w:val="24"/>
                <w:rtl/>
              </w:rPr>
            </w:rPrChange>
          </w:rPr>
          <w:delText xml:space="preserve"> ساز</w:delText>
        </w:r>
        <w:r w:rsidRPr="001707C5" w:rsidDel="006F7CCF">
          <w:rPr>
            <w:rFonts w:ascii="B Lotus" w:eastAsia="Calibri" w:hAnsi="B Lotus" w:cs="B Lotus" w:hint="cs"/>
            <w:sz w:val="24"/>
            <w:szCs w:val="24"/>
            <w:rtl/>
            <w:rPrChange w:id="1673" w:author="Mehrnazi Boojari" w:date="2019-01-10T01:14:00Z">
              <w:rPr>
                <w:rFonts w:ascii="B Lotus" w:eastAsia="Calibri" w:hAnsi="B Lotus" w:cs="B Lotus" w:hint="cs"/>
                <w:b/>
                <w:bCs/>
                <w:sz w:val="24"/>
                <w:szCs w:val="24"/>
                <w:rtl/>
              </w:rPr>
            </w:rPrChange>
          </w:rPr>
          <w:delText>ی</w:delText>
        </w:r>
        <w:r w:rsidRPr="001707C5" w:rsidDel="006F7CCF">
          <w:rPr>
            <w:rFonts w:ascii="B Lotus" w:eastAsia="Calibri" w:hAnsi="B Lotus" w:cs="B Lotus" w:hint="cs"/>
            <w:sz w:val="24"/>
            <w:szCs w:val="24"/>
            <w:rtl/>
          </w:rPr>
          <w:delText xml:space="preserve"> </w:delText>
        </w:r>
      </w:del>
      <w:ins w:id="1674" w:author="Mehrnazi Boojari" w:date="2019-01-07T09:52:00Z">
        <w:r w:rsidR="006F7CCF" w:rsidRPr="001707C5">
          <w:rPr>
            <w:rFonts w:ascii="B Lotus" w:eastAsia="Calibri" w:hAnsi="B Lotus" w:cs="B Lotus" w:hint="cs"/>
            <w:sz w:val="24"/>
            <w:szCs w:val="24"/>
            <w:rtl/>
            <w:rPrChange w:id="1675" w:author="Mehrnazi Boojari" w:date="2019-01-10T01:14:00Z">
              <w:rPr>
                <w:rFonts w:ascii="B Lotus" w:eastAsia="Calibri" w:hAnsi="B Lotus" w:cs="B Lotus" w:hint="cs"/>
                <w:b/>
                <w:bCs/>
                <w:sz w:val="24"/>
                <w:szCs w:val="24"/>
                <w:rtl/>
              </w:rPr>
            </w:rPrChange>
          </w:rPr>
          <w:t>‌سازی</w:t>
        </w:r>
      </w:ins>
      <w:ins w:id="1676" w:author="Mehrnazi Boojari" w:date="2019-01-10T01:14:00Z">
        <w:r w:rsidR="001707C5">
          <w:rPr>
            <w:rFonts w:ascii="B Lotus" w:eastAsia="Calibri" w:hAnsi="B Lotus" w:cs="B Lotus" w:hint="cs"/>
            <w:sz w:val="24"/>
            <w:szCs w:val="24"/>
            <w:rtl/>
          </w:rPr>
          <w:t>»</w:t>
        </w:r>
      </w:ins>
      <w:ins w:id="1677" w:author="Mehrnazi Boojari" w:date="2019-01-07T09:52:00Z">
        <w:r w:rsidR="006F7CCF">
          <w:rPr>
            <w:rFonts w:ascii="B Lotus" w:eastAsia="Calibri" w:hAnsi="B Lotus" w:cs="B Lotus" w:hint="cs"/>
            <w:b/>
            <w:bCs/>
            <w:sz w:val="24"/>
            <w:szCs w:val="24"/>
            <w:rtl/>
          </w:rPr>
          <w:t xml:space="preserve"> </w:t>
        </w:r>
      </w:ins>
      <w:r w:rsidRPr="00B07651">
        <w:rPr>
          <w:rFonts w:ascii="B Lotus" w:eastAsia="Calibri" w:hAnsi="B Lotus" w:cs="B Lotus" w:hint="cs"/>
          <w:sz w:val="24"/>
          <w:szCs w:val="24"/>
          <w:rtl/>
        </w:rPr>
        <w:t xml:space="preserve">است که </w:t>
      </w:r>
      <w:r w:rsidRPr="00B07651">
        <w:rPr>
          <w:rFonts w:ascii="B Lotus" w:eastAsia="Calibri" w:hAnsi="B Lotus" w:cs="B Lotus"/>
          <w:sz w:val="24"/>
          <w:szCs w:val="24"/>
          <w:rtl/>
        </w:rPr>
        <w:t>از نظر رهبر انقلاب، گفتمان‌سازی شرط اصلی تحقق الگوی اسلامی</w:t>
      </w:r>
      <w:r w:rsidRPr="00B07651">
        <w:rPr>
          <w:rFonts w:ascii="B Lotus" w:eastAsia="Calibri" w:hAnsi="B Lotus" w:cs="B Lotus" w:hint="cs"/>
          <w:sz w:val="24"/>
          <w:szCs w:val="24"/>
          <w:rtl/>
        </w:rPr>
        <w:t xml:space="preserve"> ایرانی</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پیشرفت</w:t>
      </w:r>
      <w:r w:rsidRPr="00B07651">
        <w:rPr>
          <w:rFonts w:ascii="B Lotus" w:eastAsia="Calibri" w:hAnsi="B Lotus" w:cs="B Lotus"/>
          <w:sz w:val="24"/>
          <w:szCs w:val="24"/>
          <w:rtl/>
        </w:rPr>
        <w:t xml:space="preserve"> </w:t>
      </w:r>
      <w:r w:rsidRPr="00B07651">
        <w:rPr>
          <w:rFonts w:ascii="B Lotus" w:eastAsia="Calibri" w:hAnsi="B Lotus" w:cs="B Lotus" w:hint="cs"/>
          <w:sz w:val="24"/>
          <w:szCs w:val="24"/>
          <w:rtl/>
        </w:rPr>
        <w:t>است</w:t>
      </w:r>
      <w:r w:rsidRPr="00B07651">
        <w:rPr>
          <w:rFonts w:ascii="B Lotus" w:eastAsia="Calibri" w:hAnsi="B Lotus" w:cs="B Lotus"/>
          <w:sz w:val="24"/>
          <w:szCs w:val="24"/>
          <w:vertAlign w:val="superscript"/>
          <w:rtl/>
        </w:rPr>
        <w:footnoteReference w:id="24"/>
      </w:r>
      <w:del w:id="1684" w:author="Mehrnazi Boojari" w:date="2019-01-07T11:04:00Z">
        <w:r w:rsidRPr="00B07651" w:rsidDel="00DB081F">
          <w:rPr>
            <w:rFonts w:ascii="B Lotus" w:eastAsia="Calibri" w:hAnsi="B Lotus" w:cs="B Lotus"/>
            <w:sz w:val="24"/>
            <w:szCs w:val="24"/>
            <w:rtl/>
          </w:rPr>
          <w:delText xml:space="preserve">. </w:delText>
        </w:r>
        <w:r w:rsidRPr="00B07651" w:rsidDel="00DB081F">
          <w:rPr>
            <w:rFonts w:ascii="B Lotus" w:eastAsia="Calibri" w:hAnsi="B Lotus" w:cs="B Lotus" w:hint="cs"/>
            <w:sz w:val="24"/>
            <w:szCs w:val="24"/>
            <w:rtl/>
          </w:rPr>
          <w:delText xml:space="preserve">لذا </w:delText>
        </w:r>
      </w:del>
      <w:ins w:id="1685" w:author="Mehrnazi Boojari" w:date="2019-01-07T11:04:00Z">
        <w:r w:rsidR="00DB081F">
          <w:rPr>
            <w:rFonts w:ascii="B Lotus" w:eastAsia="Calibri" w:hAnsi="B Lotus" w:cs="B Lotus"/>
            <w:sz w:val="24"/>
            <w:szCs w:val="24"/>
            <w:rtl/>
          </w:rPr>
          <w:t xml:space="preserve">. لذا، </w:t>
        </w:r>
      </w:ins>
      <w:r w:rsidRPr="00B07651">
        <w:rPr>
          <w:rFonts w:ascii="B Lotus" w:eastAsia="Calibri" w:hAnsi="B Lotus" w:cs="B Lotus"/>
          <w:sz w:val="24"/>
          <w:szCs w:val="24"/>
          <w:rtl/>
        </w:rPr>
        <w:t>دولت اسلامی</w:t>
      </w:r>
      <w:r w:rsidRPr="00B07651">
        <w:rPr>
          <w:rFonts w:ascii="B Lotus" w:eastAsia="Calibri" w:hAnsi="B Lotus" w:cs="B Lotus" w:hint="cs"/>
          <w:sz w:val="24"/>
          <w:szCs w:val="24"/>
          <w:rtl/>
        </w:rPr>
        <w:t xml:space="preserve"> نیازمند</w:t>
      </w:r>
      <w:r w:rsidRPr="00B07651">
        <w:rPr>
          <w:rFonts w:ascii="B Lotus" w:eastAsia="Calibri" w:hAnsi="B Lotus" w:cs="B Lotus"/>
          <w:sz w:val="24"/>
          <w:szCs w:val="24"/>
          <w:rtl/>
        </w:rPr>
        <w:t xml:space="preserve"> یک گفتمان جدی، عمیق و فراگیر است که فارغ از </w:t>
      </w:r>
      <w:r w:rsidRPr="00A66B9C">
        <w:rPr>
          <w:rFonts w:ascii="B Lotus" w:eastAsia="Calibri" w:hAnsi="B Lotus" w:cs="B Lotus"/>
          <w:sz w:val="24"/>
          <w:szCs w:val="24"/>
          <w:highlight w:val="lightGray"/>
          <w:rtl/>
          <w:rPrChange w:id="1686" w:author="Mehrnazi Boojari" w:date="2019-01-10T03:22:00Z">
            <w:rPr>
              <w:rFonts w:ascii="B Lotus" w:eastAsia="Calibri" w:hAnsi="B Lotus" w:cs="B Lotus"/>
              <w:sz w:val="24"/>
              <w:szCs w:val="24"/>
              <w:rtl/>
            </w:rPr>
          </w:rPrChange>
        </w:rPr>
        <w:t>شعارزدگ</w:t>
      </w:r>
      <w:r w:rsidRPr="00A66B9C">
        <w:rPr>
          <w:rFonts w:ascii="B Lotus" w:eastAsia="Calibri" w:hAnsi="B Lotus" w:cs="B Lotus" w:hint="cs"/>
          <w:sz w:val="24"/>
          <w:szCs w:val="24"/>
          <w:highlight w:val="lightGray"/>
          <w:rtl/>
          <w:rPrChange w:id="1687" w:author="Mehrnazi Boojari" w:date="2019-01-10T03:22:00Z">
            <w:rPr>
              <w:rFonts w:ascii="B Lotus" w:eastAsia="Calibri" w:hAnsi="B Lotus" w:cs="B Lotus" w:hint="cs"/>
              <w:sz w:val="24"/>
              <w:szCs w:val="24"/>
              <w:rtl/>
            </w:rPr>
          </w:rPrChange>
        </w:rPr>
        <w:t>ی‌های</w:t>
      </w:r>
      <w:r w:rsidRPr="00A66B9C">
        <w:rPr>
          <w:rFonts w:ascii="B Lotus" w:eastAsia="Calibri" w:hAnsi="B Lotus" w:cs="B Lotus"/>
          <w:sz w:val="24"/>
          <w:szCs w:val="24"/>
          <w:highlight w:val="lightGray"/>
          <w:rtl/>
          <w:rPrChange w:id="1688" w:author="Mehrnazi Boojari" w:date="2019-01-10T03:22:00Z">
            <w:rPr>
              <w:rFonts w:ascii="B Lotus" w:eastAsia="Calibri" w:hAnsi="B Lotus" w:cs="B Lotus"/>
              <w:sz w:val="24"/>
              <w:szCs w:val="24"/>
              <w:rtl/>
            </w:rPr>
          </w:rPrChange>
        </w:rPr>
        <w:t xml:space="preserve"> س</w:t>
      </w:r>
      <w:r w:rsidRPr="00A66B9C">
        <w:rPr>
          <w:rFonts w:ascii="B Lotus" w:eastAsia="Calibri" w:hAnsi="B Lotus" w:cs="B Lotus" w:hint="cs"/>
          <w:sz w:val="24"/>
          <w:szCs w:val="24"/>
          <w:highlight w:val="lightGray"/>
          <w:rtl/>
          <w:rPrChange w:id="1689" w:author="Mehrnazi Boojari" w:date="2019-01-10T03:22:00Z">
            <w:rPr>
              <w:rFonts w:ascii="B Lotus" w:eastAsia="Calibri" w:hAnsi="B Lotus" w:cs="B Lotus" w:hint="cs"/>
              <w:sz w:val="24"/>
              <w:szCs w:val="24"/>
              <w:rtl/>
            </w:rPr>
          </w:rPrChange>
        </w:rPr>
        <w:t>یاسی</w:t>
      </w:r>
      <w:r w:rsidRPr="00A66B9C">
        <w:rPr>
          <w:rFonts w:ascii="B Lotus" w:eastAsia="Calibri" w:hAnsi="B Lotus" w:cs="B Lotus"/>
          <w:sz w:val="24"/>
          <w:szCs w:val="24"/>
          <w:highlight w:val="lightGray"/>
          <w:rtl/>
          <w:rPrChange w:id="1690" w:author="Mehrnazi Boojari" w:date="2019-01-10T03:22:00Z">
            <w:rPr>
              <w:rFonts w:ascii="B Lotus" w:eastAsia="Calibri" w:hAnsi="B Lotus" w:cs="B Lotus"/>
              <w:sz w:val="24"/>
              <w:szCs w:val="24"/>
              <w:rtl/>
            </w:rPr>
          </w:rPrChange>
        </w:rPr>
        <w:t xml:space="preserve"> و تبل</w:t>
      </w:r>
      <w:r w:rsidRPr="00A66B9C">
        <w:rPr>
          <w:rFonts w:ascii="B Lotus" w:eastAsia="Calibri" w:hAnsi="B Lotus" w:cs="B Lotus" w:hint="cs"/>
          <w:sz w:val="24"/>
          <w:szCs w:val="24"/>
          <w:highlight w:val="lightGray"/>
          <w:rtl/>
          <w:rPrChange w:id="1691" w:author="Mehrnazi Boojari" w:date="2019-01-10T03:22:00Z">
            <w:rPr>
              <w:rFonts w:ascii="B Lotus" w:eastAsia="Calibri" w:hAnsi="B Lotus" w:cs="B Lotus" w:hint="cs"/>
              <w:sz w:val="24"/>
              <w:szCs w:val="24"/>
              <w:rtl/>
            </w:rPr>
          </w:rPrChange>
        </w:rPr>
        <w:t>یغاتی</w:t>
      </w:r>
      <w:del w:id="1692" w:author="Mehrnazi Boojari" w:date="2019-01-10T01:14:00Z">
        <w:r w:rsidRPr="00A66B9C" w:rsidDel="001707C5">
          <w:rPr>
            <w:rFonts w:ascii="B Lotus" w:eastAsia="Calibri" w:hAnsi="B Lotus" w:cs="B Lotus"/>
            <w:sz w:val="24"/>
            <w:szCs w:val="24"/>
            <w:highlight w:val="lightGray"/>
            <w:rtl/>
            <w:rPrChange w:id="1693" w:author="Mehrnazi Boojari" w:date="2019-01-10T03:22:00Z">
              <w:rPr>
                <w:rFonts w:ascii="B Lotus" w:eastAsia="Calibri" w:hAnsi="B Lotus" w:cs="B Lotus"/>
                <w:sz w:val="24"/>
                <w:szCs w:val="24"/>
                <w:rtl/>
              </w:rPr>
            </w:rPrChange>
          </w:rPr>
          <w:delText xml:space="preserve">، </w:delText>
        </w:r>
      </w:del>
      <w:ins w:id="1694" w:author="Mehrnazi Boojari" w:date="2019-01-10T01:14:00Z">
        <w:r w:rsidR="001707C5" w:rsidRPr="00A66B9C">
          <w:rPr>
            <w:rFonts w:ascii="B Lotus" w:eastAsia="Calibri" w:hAnsi="B Lotus" w:cs="B Lotus"/>
            <w:sz w:val="24"/>
            <w:szCs w:val="24"/>
            <w:highlight w:val="lightGray"/>
            <w:rtl/>
            <w:rPrChange w:id="1695" w:author="Mehrnazi Boojari" w:date="2019-01-10T03:22:00Z">
              <w:rPr>
                <w:rFonts w:ascii="B Lotus" w:eastAsia="Calibri" w:hAnsi="B Lotus" w:cs="B Lotus"/>
                <w:sz w:val="24"/>
                <w:szCs w:val="24"/>
                <w:rtl/>
              </w:rPr>
            </w:rPrChange>
          </w:rPr>
          <w:t xml:space="preserve"> </w:t>
        </w:r>
      </w:ins>
      <w:r w:rsidRPr="00A66B9C">
        <w:rPr>
          <w:rFonts w:ascii="B Lotus" w:eastAsia="Calibri" w:hAnsi="B Lotus" w:cs="B Lotus"/>
          <w:sz w:val="24"/>
          <w:szCs w:val="24"/>
          <w:highlight w:val="lightGray"/>
          <w:rtl/>
          <w:rPrChange w:id="1696" w:author="Mehrnazi Boojari" w:date="2019-01-10T03:22:00Z">
            <w:rPr>
              <w:rFonts w:ascii="B Lotus" w:eastAsia="Calibri" w:hAnsi="B Lotus" w:cs="B Lotus"/>
              <w:sz w:val="24"/>
              <w:szCs w:val="24"/>
              <w:rtl/>
            </w:rPr>
          </w:rPrChange>
        </w:rPr>
        <w:t>بتواند انگ</w:t>
      </w:r>
      <w:r w:rsidRPr="00A66B9C">
        <w:rPr>
          <w:rFonts w:ascii="B Lotus" w:eastAsia="Calibri" w:hAnsi="B Lotus" w:cs="B Lotus" w:hint="cs"/>
          <w:sz w:val="24"/>
          <w:szCs w:val="24"/>
          <w:highlight w:val="lightGray"/>
          <w:rtl/>
          <w:rPrChange w:id="1697" w:author="Mehrnazi Boojari" w:date="2019-01-10T03:22:00Z">
            <w:rPr>
              <w:rFonts w:ascii="B Lotus" w:eastAsia="Calibri" w:hAnsi="B Lotus" w:cs="B Lotus" w:hint="cs"/>
              <w:sz w:val="24"/>
              <w:szCs w:val="24"/>
              <w:rtl/>
            </w:rPr>
          </w:rPrChange>
        </w:rPr>
        <w:t>یزه‌ها،</w:t>
      </w:r>
      <w:r w:rsidRPr="00A66B9C">
        <w:rPr>
          <w:rFonts w:ascii="B Lotus" w:eastAsia="Calibri" w:hAnsi="B Lotus" w:cs="B Lotus"/>
          <w:sz w:val="24"/>
          <w:szCs w:val="24"/>
          <w:highlight w:val="lightGray"/>
          <w:rtl/>
          <w:rPrChange w:id="1698" w:author="Mehrnazi Boojari" w:date="2019-01-10T03:22:00Z">
            <w:rPr>
              <w:rFonts w:ascii="B Lotus" w:eastAsia="Calibri" w:hAnsi="B Lotus" w:cs="B Lotus"/>
              <w:sz w:val="24"/>
              <w:szCs w:val="24"/>
              <w:rtl/>
            </w:rPr>
          </w:rPrChange>
        </w:rPr>
        <w:t xml:space="preserve"> افکار و ن</w:t>
      </w:r>
      <w:r w:rsidRPr="00A66B9C">
        <w:rPr>
          <w:rFonts w:ascii="B Lotus" w:eastAsia="Calibri" w:hAnsi="B Lotus" w:cs="B Lotus" w:hint="cs"/>
          <w:sz w:val="24"/>
          <w:szCs w:val="24"/>
          <w:highlight w:val="lightGray"/>
          <w:rtl/>
          <w:rPrChange w:id="1699" w:author="Mehrnazi Boojari" w:date="2019-01-10T03:22:00Z">
            <w:rPr>
              <w:rFonts w:ascii="B Lotus" w:eastAsia="Calibri" w:hAnsi="B Lotus" w:cs="B Lotus" w:hint="cs"/>
              <w:sz w:val="24"/>
              <w:szCs w:val="24"/>
              <w:rtl/>
            </w:rPr>
          </w:rPrChange>
        </w:rPr>
        <w:t>یروهای</w:t>
      </w:r>
      <w:r w:rsidRPr="00A66B9C">
        <w:rPr>
          <w:rFonts w:ascii="B Lotus" w:eastAsia="Calibri" w:hAnsi="B Lotus" w:cs="B Lotus"/>
          <w:sz w:val="24"/>
          <w:szCs w:val="24"/>
          <w:highlight w:val="lightGray"/>
          <w:rtl/>
          <w:rPrChange w:id="1700" w:author="Mehrnazi Boojari" w:date="2019-01-10T03:22:00Z">
            <w:rPr>
              <w:rFonts w:ascii="B Lotus" w:eastAsia="Calibri" w:hAnsi="B Lotus" w:cs="B Lotus"/>
              <w:sz w:val="24"/>
              <w:szCs w:val="24"/>
              <w:rtl/>
            </w:rPr>
          </w:rPrChange>
        </w:rPr>
        <w:t xml:space="preserve"> اجتماع</w:t>
      </w:r>
      <w:r w:rsidRPr="00A66B9C">
        <w:rPr>
          <w:rFonts w:ascii="B Lotus" w:eastAsia="Calibri" w:hAnsi="B Lotus" w:cs="B Lotus" w:hint="cs"/>
          <w:sz w:val="24"/>
          <w:szCs w:val="24"/>
          <w:highlight w:val="lightGray"/>
          <w:rtl/>
          <w:rPrChange w:id="1701" w:author="Mehrnazi Boojari" w:date="2019-01-10T03:22:00Z">
            <w:rPr>
              <w:rFonts w:ascii="B Lotus" w:eastAsia="Calibri" w:hAnsi="B Lotus" w:cs="B Lotus" w:hint="cs"/>
              <w:sz w:val="24"/>
              <w:szCs w:val="24"/>
              <w:rtl/>
            </w:rPr>
          </w:rPrChange>
        </w:rPr>
        <w:t>ی</w:t>
      </w:r>
      <w:r w:rsidRPr="00A66B9C">
        <w:rPr>
          <w:rFonts w:ascii="B Lotus" w:eastAsia="Calibri" w:hAnsi="B Lotus" w:cs="B Lotus"/>
          <w:sz w:val="24"/>
          <w:szCs w:val="24"/>
          <w:highlight w:val="lightGray"/>
          <w:rtl/>
          <w:rPrChange w:id="1702" w:author="Mehrnazi Boojari" w:date="2019-01-10T03:22:00Z">
            <w:rPr>
              <w:rFonts w:ascii="B Lotus" w:eastAsia="Calibri" w:hAnsi="B Lotus" w:cs="B Lotus"/>
              <w:sz w:val="24"/>
              <w:szCs w:val="24"/>
              <w:rtl/>
            </w:rPr>
          </w:rPrChange>
        </w:rPr>
        <w:t xml:space="preserve"> را </w:t>
      </w:r>
      <w:del w:id="1703" w:author="Mehrnazi Boojari" w:date="2019-01-10T01:15:00Z">
        <w:r w:rsidRPr="00A66B9C" w:rsidDel="001707C5">
          <w:rPr>
            <w:rFonts w:ascii="B Lotus" w:eastAsia="Calibri" w:hAnsi="B Lotus" w:cs="B Lotus"/>
            <w:sz w:val="24"/>
            <w:szCs w:val="24"/>
            <w:highlight w:val="lightGray"/>
            <w:rtl/>
            <w:rPrChange w:id="1704" w:author="Mehrnazi Boojari" w:date="2019-01-10T03:22:00Z">
              <w:rPr>
                <w:rFonts w:ascii="B Lotus" w:eastAsia="Calibri" w:hAnsi="B Lotus" w:cs="B Lotus"/>
                <w:sz w:val="24"/>
                <w:szCs w:val="24"/>
                <w:rtl/>
              </w:rPr>
            </w:rPrChange>
          </w:rPr>
          <w:delText>در راستا</w:delText>
        </w:r>
        <w:r w:rsidRPr="00A66B9C" w:rsidDel="001707C5">
          <w:rPr>
            <w:rFonts w:ascii="B Lotus" w:eastAsia="Calibri" w:hAnsi="B Lotus" w:cs="B Lotus" w:hint="cs"/>
            <w:sz w:val="24"/>
            <w:szCs w:val="24"/>
            <w:highlight w:val="lightGray"/>
            <w:rtl/>
            <w:rPrChange w:id="1705" w:author="Mehrnazi Boojari" w:date="2019-01-10T03:22:00Z">
              <w:rPr>
                <w:rFonts w:ascii="B Lotus" w:eastAsia="Calibri" w:hAnsi="B Lotus" w:cs="B Lotus" w:hint="cs"/>
                <w:sz w:val="24"/>
                <w:szCs w:val="24"/>
                <w:rtl/>
              </w:rPr>
            </w:rPrChange>
          </w:rPr>
          <w:delText>ی</w:delText>
        </w:r>
      </w:del>
      <w:ins w:id="1706" w:author="Mehrnazi Boojari" w:date="2019-01-10T01:15:00Z">
        <w:r w:rsidR="001707C5" w:rsidRPr="00A66B9C">
          <w:rPr>
            <w:rFonts w:ascii="B Lotus" w:eastAsia="Calibri" w:hAnsi="B Lotus" w:cs="B Lotus" w:hint="cs"/>
            <w:sz w:val="24"/>
            <w:szCs w:val="24"/>
            <w:highlight w:val="lightGray"/>
            <w:rtl/>
            <w:rPrChange w:id="1707" w:author="Mehrnazi Boojari" w:date="2019-01-10T03:22:00Z">
              <w:rPr>
                <w:rFonts w:ascii="B Lotus" w:eastAsia="Calibri" w:hAnsi="B Lotus" w:cs="B Lotus" w:hint="cs"/>
                <w:sz w:val="24"/>
                <w:szCs w:val="24"/>
                <w:rtl/>
              </w:rPr>
            </w:rPrChange>
          </w:rPr>
          <w:t>به</w:t>
        </w:r>
        <w:r w:rsidR="001707C5" w:rsidRPr="00A66B9C">
          <w:rPr>
            <w:rFonts w:ascii="B Lotus" w:eastAsia="Calibri" w:hAnsi="B Lotus" w:cs="B Nazanin" w:hint="cs"/>
            <w:sz w:val="24"/>
            <w:szCs w:val="24"/>
            <w:highlight w:val="lightGray"/>
            <w:rPrChange w:id="1708" w:author="Mehrnazi Boojari" w:date="2019-01-10T03:22:00Z">
              <w:rPr>
                <w:rFonts w:ascii="B Lotus" w:eastAsia="Calibri" w:hAnsi="B Lotus" w:cs="B Nazanin" w:hint="cs"/>
                <w:sz w:val="24"/>
                <w:szCs w:val="24"/>
              </w:rPr>
            </w:rPrChange>
          </w:rPr>
          <w:t>‌</w:t>
        </w:r>
        <w:r w:rsidR="001707C5" w:rsidRPr="00A66B9C">
          <w:rPr>
            <w:rFonts w:ascii="B Lotus" w:eastAsia="Calibri" w:hAnsi="B Lotus" w:cs="B Lotus" w:hint="cs"/>
            <w:sz w:val="24"/>
            <w:szCs w:val="24"/>
            <w:highlight w:val="lightGray"/>
            <w:rtl/>
            <w:rPrChange w:id="1709" w:author="Mehrnazi Boojari" w:date="2019-01-10T03:22:00Z">
              <w:rPr>
                <w:rFonts w:ascii="B Lotus" w:eastAsia="Calibri" w:hAnsi="B Lotus" w:cs="B Lotus" w:hint="cs"/>
                <w:sz w:val="24"/>
                <w:szCs w:val="24"/>
                <w:rtl/>
              </w:rPr>
            </w:rPrChange>
          </w:rPr>
          <w:t>منظور</w:t>
        </w:r>
        <w:r w:rsidR="001707C5" w:rsidRPr="00A66B9C">
          <w:rPr>
            <w:rFonts w:ascii="B Lotus" w:eastAsia="Calibri" w:hAnsi="B Lotus" w:cs="B Lotus"/>
            <w:sz w:val="24"/>
            <w:szCs w:val="24"/>
            <w:highlight w:val="lightGray"/>
            <w:rtl/>
            <w:rPrChange w:id="1710" w:author="Mehrnazi Boojari" w:date="2019-01-10T03:22:00Z">
              <w:rPr>
                <w:rFonts w:ascii="B Lotus" w:eastAsia="Calibri" w:hAnsi="B Lotus" w:cs="B Lotus"/>
                <w:sz w:val="24"/>
                <w:szCs w:val="24"/>
                <w:rtl/>
              </w:rPr>
            </w:rPrChange>
          </w:rPr>
          <w:t xml:space="preserve"> </w:t>
        </w:r>
        <w:r w:rsidR="001707C5" w:rsidRPr="00A66B9C">
          <w:rPr>
            <w:rFonts w:ascii="B Lotus" w:eastAsia="Calibri" w:hAnsi="B Lotus" w:cs="B Lotus" w:hint="cs"/>
            <w:sz w:val="24"/>
            <w:szCs w:val="24"/>
            <w:highlight w:val="lightGray"/>
            <w:rtl/>
            <w:rPrChange w:id="1711" w:author="Mehrnazi Boojari" w:date="2019-01-10T03:22:00Z">
              <w:rPr>
                <w:rFonts w:ascii="B Lotus" w:eastAsia="Calibri" w:hAnsi="B Lotus" w:cs="B Lotus" w:hint="cs"/>
                <w:sz w:val="24"/>
                <w:szCs w:val="24"/>
                <w:rtl/>
              </w:rPr>
            </w:rPrChange>
          </w:rPr>
          <w:t>رسیدن</w:t>
        </w:r>
      </w:ins>
      <w:r w:rsidRPr="00A66B9C">
        <w:rPr>
          <w:rFonts w:ascii="B Lotus" w:eastAsia="Calibri" w:hAnsi="B Lotus" w:cs="B Lotus"/>
          <w:sz w:val="24"/>
          <w:szCs w:val="24"/>
          <w:highlight w:val="lightGray"/>
          <w:rtl/>
          <w:rPrChange w:id="1712" w:author="Mehrnazi Boojari" w:date="2019-01-10T03:22:00Z">
            <w:rPr>
              <w:rFonts w:ascii="B Lotus" w:eastAsia="Calibri" w:hAnsi="B Lotus" w:cs="B Lotus"/>
              <w:sz w:val="24"/>
              <w:szCs w:val="24"/>
              <w:rtl/>
            </w:rPr>
          </w:rPrChange>
        </w:rPr>
        <w:t xml:space="preserve"> ا</w:t>
      </w:r>
      <w:r w:rsidRPr="00A66B9C">
        <w:rPr>
          <w:rFonts w:ascii="B Lotus" w:eastAsia="Calibri" w:hAnsi="B Lotus" w:cs="B Lotus" w:hint="cs"/>
          <w:sz w:val="24"/>
          <w:szCs w:val="24"/>
          <w:highlight w:val="lightGray"/>
          <w:rtl/>
          <w:rPrChange w:id="1713" w:author="Mehrnazi Boojari" w:date="2019-01-10T03:22:00Z">
            <w:rPr>
              <w:rFonts w:ascii="B Lotus" w:eastAsia="Calibri" w:hAnsi="B Lotus" w:cs="B Lotus" w:hint="cs"/>
              <w:sz w:val="24"/>
              <w:szCs w:val="24"/>
              <w:rtl/>
            </w:rPr>
          </w:rPrChange>
        </w:rPr>
        <w:t>ین</w:t>
      </w:r>
      <w:r w:rsidRPr="00A66B9C">
        <w:rPr>
          <w:rFonts w:ascii="B Lotus" w:eastAsia="Calibri" w:hAnsi="B Lotus" w:cs="B Lotus"/>
          <w:sz w:val="24"/>
          <w:szCs w:val="24"/>
          <w:highlight w:val="lightGray"/>
          <w:rtl/>
          <w:rPrChange w:id="1714" w:author="Mehrnazi Boojari" w:date="2019-01-10T03:22:00Z">
            <w:rPr>
              <w:rFonts w:ascii="B Lotus" w:eastAsia="Calibri" w:hAnsi="B Lotus" w:cs="B Lotus"/>
              <w:sz w:val="24"/>
              <w:szCs w:val="24"/>
              <w:rtl/>
            </w:rPr>
          </w:rPrChange>
        </w:rPr>
        <w:t xml:space="preserve"> هدف مقدس </w:t>
      </w:r>
      <w:del w:id="1715" w:author="Mehrnazi Boojari" w:date="2019-01-10T01:15:00Z">
        <w:r w:rsidRPr="00A66B9C" w:rsidDel="001707C5">
          <w:rPr>
            <w:rFonts w:ascii="B Lotus" w:eastAsia="Calibri" w:hAnsi="B Lotus" w:cs="B Lotus"/>
            <w:sz w:val="24"/>
            <w:szCs w:val="24"/>
            <w:highlight w:val="lightGray"/>
            <w:rtl/>
            <w:rPrChange w:id="1716" w:author="Mehrnazi Boojari" w:date="2019-01-10T03:22:00Z">
              <w:rPr>
                <w:rFonts w:ascii="B Lotus" w:eastAsia="Calibri" w:hAnsi="B Lotus" w:cs="B Lotus"/>
                <w:sz w:val="24"/>
                <w:szCs w:val="24"/>
                <w:rtl/>
              </w:rPr>
            </w:rPrChange>
          </w:rPr>
          <w:delText>بس</w:delText>
        </w:r>
        <w:r w:rsidRPr="00A66B9C" w:rsidDel="001707C5">
          <w:rPr>
            <w:rFonts w:ascii="B Lotus" w:eastAsia="Calibri" w:hAnsi="B Lotus" w:cs="B Lotus" w:hint="cs"/>
            <w:sz w:val="24"/>
            <w:szCs w:val="24"/>
            <w:highlight w:val="lightGray"/>
            <w:rtl/>
            <w:rPrChange w:id="1717" w:author="Mehrnazi Boojari" w:date="2019-01-10T03:22:00Z">
              <w:rPr>
                <w:rFonts w:ascii="B Lotus" w:eastAsia="Calibri" w:hAnsi="B Lotus" w:cs="B Lotus" w:hint="cs"/>
                <w:sz w:val="24"/>
                <w:szCs w:val="24"/>
                <w:rtl/>
              </w:rPr>
            </w:rPrChange>
          </w:rPr>
          <w:delText>یج</w:delText>
        </w:r>
        <w:r w:rsidRPr="00A66B9C" w:rsidDel="001707C5">
          <w:rPr>
            <w:rFonts w:ascii="B Lotus" w:eastAsia="Calibri" w:hAnsi="B Lotus" w:cs="B Lotus"/>
            <w:sz w:val="24"/>
            <w:szCs w:val="24"/>
            <w:highlight w:val="lightGray"/>
            <w:rtl/>
            <w:rPrChange w:id="1718" w:author="Mehrnazi Boojari" w:date="2019-01-10T03:22:00Z">
              <w:rPr>
                <w:rFonts w:ascii="B Lotus" w:eastAsia="Calibri" w:hAnsi="B Lotus" w:cs="B Lotus"/>
                <w:sz w:val="24"/>
                <w:szCs w:val="24"/>
                <w:rtl/>
              </w:rPr>
            </w:rPrChange>
          </w:rPr>
          <w:delText xml:space="preserve"> </w:delText>
        </w:r>
      </w:del>
      <w:ins w:id="1719" w:author="Mehrnazi Boojari" w:date="2019-01-10T01:15:00Z">
        <w:r w:rsidR="001707C5" w:rsidRPr="00A66B9C">
          <w:rPr>
            <w:rFonts w:ascii="B Lotus" w:eastAsia="Calibri" w:hAnsi="B Lotus" w:cs="B Lotus" w:hint="cs"/>
            <w:sz w:val="24"/>
            <w:szCs w:val="24"/>
            <w:highlight w:val="lightGray"/>
            <w:rtl/>
            <w:rPrChange w:id="1720" w:author="Mehrnazi Boojari" w:date="2019-01-10T03:22:00Z">
              <w:rPr>
                <w:rFonts w:ascii="B Lotus" w:eastAsia="Calibri" w:hAnsi="B Lotus" w:cs="B Lotus" w:hint="cs"/>
                <w:sz w:val="24"/>
                <w:szCs w:val="24"/>
                <w:rtl/>
              </w:rPr>
            </w:rPrChange>
          </w:rPr>
          <w:t>گردآوری</w:t>
        </w:r>
        <w:r w:rsidR="001707C5" w:rsidRPr="00A66B9C">
          <w:rPr>
            <w:rFonts w:ascii="B Lotus" w:eastAsia="Calibri" w:hAnsi="B Lotus" w:cs="B Lotus"/>
            <w:sz w:val="24"/>
            <w:szCs w:val="24"/>
            <w:highlight w:val="lightGray"/>
            <w:rtl/>
            <w:rPrChange w:id="1721" w:author="Mehrnazi Boojari" w:date="2019-01-10T03:22:00Z">
              <w:rPr>
                <w:rFonts w:ascii="B Lotus" w:eastAsia="Calibri" w:hAnsi="B Lotus" w:cs="B Lotus"/>
                <w:sz w:val="24"/>
                <w:szCs w:val="24"/>
                <w:rtl/>
              </w:rPr>
            </w:rPrChange>
          </w:rPr>
          <w:t xml:space="preserve"> </w:t>
        </w:r>
      </w:ins>
      <w:del w:id="1722" w:author="Mehrnazi Boojari" w:date="2019-01-08T01:30:00Z">
        <w:r w:rsidRPr="00A66B9C" w:rsidDel="00952B49">
          <w:rPr>
            <w:rFonts w:ascii="B Lotus" w:eastAsia="Calibri" w:hAnsi="B Lotus" w:cs="B Lotus"/>
            <w:sz w:val="24"/>
            <w:szCs w:val="24"/>
            <w:highlight w:val="lightGray"/>
            <w:rtl/>
            <w:rPrChange w:id="1723" w:author="Mehrnazi Boojari" w:date="2019-01-10T03:22:00Z">
              <w:rPr>
                <w:rFonts w:ascii="B Lotus" w:eastAsia="Calibri" w:hAnsi="B Lotus" w:cs="B Lotus"/>
                <w:sz w:val="24"/>
                <w:szCs w:val="24"/>
                <w:rtl/>
              </w:rPr>
            </w:rPrChange>
          </w:rPr>
          <w:delText>نما</w:delText>
        </w:r>
        <w:r w:rsidRPr="00A66B9C" w:rsidDel="00952B49">
          <w:rPr>
            <w:rFonts w:ascii="B Lotus" w:eastAsia="Calibri" w:hAnsi="B Lotus" w:cs="B Lotus" w:hint="cs"/>
            <w:sz w:val="24"/>
            <w:szCs w:val="24"/>
            <w:highlight w:val="lightGray"/>
            <w:rtl/>
            <w:rPrChange w:id="1724" w:author="Mehrnazi Boojari" w:date="2019-01-10T03:22:00Z">
              <w:rPr>
                <w:rFonts w:ascii="B Lotus" w:eastAsia="Calibri" w:hAnsi="B Lotus" w:cs="B Lotus" w:hint="cs"/>
                <w:sz w:val="24"/>
                <w:szCs w:val="24"/>
                <w:rtl/>
              </w:rPr>
            </w:rPrChange>
          </w:rPr>
          <w:delText>ید</w:delText>
        </w:r>
      </w:del>
      <w:ins w:id="1725" w:author="Mehrnazi Boojari" w:date="2019-01-08T01:30:00Z">
        <w:r w:rsidR="00952B49" w:rsidRPr="00A66B9C">
          <w:rPr>
            <w:rFonts w:ascii="B Lotus" w:eastAsia="Calibri" w:hAnsi="B Lotus" w:cs="B Lotus"/>
            <w:sz w:val="24"/>
            <w:szCs w:val="24"/>
            <w:highlight w:val="lightGray"/>
            <w:rtl/>
            <w:rPrChange w:id="1726" w:author="Mehrnazi Boojari" w:date="2019-01-10T03:22:00Z">
              <w:rPr>
                <w:rFonts w:ascii="B Lotus" w:eastAsia="Calibri" w:hAnsi="B Lotus" w:cs="B Lotus"/>
                <w:sz w:val="24"/>
                <w:szCs w:val="24"/>
                <w:rtl/>
              </w:rPr>
            </w:rPrChange>
          </w:rPr>
          <w:t>کند</w:t>
        </w:r>
      </w:ins>
      <w:r w:rsidRPr="00B07651">
        <w:rPr>
          <w:rFonts w:ascii="B Lotus" w:eastAsia="Calibri" w:hAnsi="B Lotus" w:cs="B Lotus"/>
          <w:sz w:val="24"/>
          <w:szCs w:val="24"/>
          <w:rtl/>
        </w:rPr>
        <w:t>. لازم</w:t>
      </w:r>
      <w:del w:id="1727" w:author="Mehrnazi Boojari" w:date="2019-01-07T22:49:00Z">
        <w:r w:rsidRPr="00B07651" w:rsidDel="00BF4CE5">
          <w:rPr>
            <w:rFonts w:ascii="B Lotus" w:eastAsia="Calibri" w:hAnsi="B Lotus" w:cs="B Lotus"/>
            <w:sz w:val="24"/>
            <w:szCs w:val="24"/>
            <w:rtl/>
          </w:rPr>
          <w:delText xml:space="preserve">ه‌ی </w:delText>
        </w:r>
      </w:del>
      <w:ins w:id="1728"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 xml:space="preserve">این امر، تبیین و ترویج مفهوم دولت اسلامی و مزیت‌های آن </w:t>
      </w:r>
      <w:del w:id="1729" w:author="Mehrnazi Boojari" w:date="2019-01-10T01:16:00Z">
        <w:r w:rsidRPr="00B07651" w:rsidDel="000A7EDC">
          <w:rPr>
            <w:rFonts w:ascii="B Lotus" w:eastAsia="Calibri" w:hAnsi="B Lotus" w:cs="B Lotus"/>
            <w:sz w:val="24"/>
            <w:szCs w:val="24"/>
            <w:rtl/>
          </w:rPr>
          <w:delText>نسبت به</w:delText>
        </w:r>
      </w:del>
      <w:ins w:id="1730" w:author="Mehrnazi Boojari" w:date="2019-01-10T01:16:00Z">
        <w:r w:rsidR="000A7EDC">
          <w:rPr>
            <w:rFonts w:ascii="B Lotus" w:eastAsia="Calibri" w:hAnsi="B Lotus" w:cs="B Lotus" w:hint="cs"/>
            <w:sz w:val="24"/>
            <w:szCs w:val="24"/>
            <w:rtl/>
          </w:rPr>
          <w:t>در مقایسه با</w:t>
        </w:r>
      </w:ins>
      <w:r w:rsidRPr="00B07651">
        <w:rPr>
          <w:rFonts w:ascii="B Lotus" w:eastAsia="Calibri" w:hAnsi="B Lotus" w:cs="B Lotus"/>
          <w:sz w:val="24"/>
          <w:szCs w:val="24"/>
          <w:rtl/>
        </w:rPr>
        <w:t xml:space="preserve"> مدل‌ها و الگوهای غربی از یک طرف و نقد و تحلیل الگوهای ادار</w:t>
      </w:r>
      <w:del w:id="1731" w:author="Mehrnazi Boojari" w:date="2019-01-07T22:49:00Z">
        <w:r w:rsidRPr="00B07651" w:rsidDel="00BF4CE5">
          <w:rPr>
            <w:rFonts w:ascii="B Lotus" w:eastAsia="Calibri" w:hAnsi="B Lotus" w:cs="B Lotus"/>
            <w:sz w:val="24"/>
            <w:szCs w:val="24"/>
            <w:rtl/>
          </w:rPr>
          <w:delText xml:space="preserve">ه‌ی </w:delText>
        </w:r>
      </w:del>
      <w:ins w:id="1732" w:author="Mehrnazi Boojari" w:date="2019-01-07T22:49:00Z">
        <w:r w:rsidR="00BF4CE5">
          <w:rPr>
            <w:rFonts w:ascii="B Lotus" w:eastAsia="Calibri" w:hAnsi="B Lotus" w:cs="B Lotus"/>
            <w:sz w:val="24"/>
            <w:szCs w:val="24"/>
            <w:rtl/>
          </w:rPr>
          <w:t xml:space="preserve">ۀ </w:t>
        </w:r>
      </w:ins>
      <w:r w:rsidRPr="00B07651">
        <w:rPr>
          <w:rFonts w:ascii="B Lotus" w:eastAsia="Calibri" w:hAnsi="B Lotus" w:cs="B Lotus"/>
          <w:sz w:val="24"/>
          <w:szCs w:val="24"/>
          <w:rtl/>
        </w:rPr>
        <w:t xml:space="preserve">غربی </w:t>
      </w:r>
      <w:del w:id="1733" w:author="Mehrnazi Boojari" w:date="2019-01-08T23:50:00Z">
        <w:r w:rsidRPr="00B07651" w:rsidDel="00EE38C5">
          <w:rPr>
            <w:rFonts w:ascii="B Lotus" w:eastAsia="Calibri" w:hAnsi="B Lotus" w:cs="B Lotus"/>
            <w:sz w:val="24"/>
            <w:szCs w:val="24"/>
            <w:rtl/>
          </w:rPr>
          <w:delText>از سوی</w:delText>
        </w:r>
      </w:del>
      <w:ins w:id="1734" w:author="Mehrnazi Boojari" w:date="2019-01-08T23:50:00Z">
        <w:r w:rsidR="00EE38C5">
          <w:rPr>
            <w:rFonts w:ascii="B Lotus" w:eastAsia="Calibri" w:hAnsi="B Lotus" w:cs="B Lotus"/>
            <w:sz w:val="24"/>
            <w:szCs w:val="24"/>
            <w:rtl/>
          </w:rPr>
          <w:t>از</w:t>
        </w:r>
        <w:r w:rsidR="00EE38C5">
          <w:rPr>
            <w:rFonts w:ascii="Times New Roman" w:eastAsia="Calibri" w:hAnsi="Times New Roman" w:cs="Times New Roman" w:hint="cs"/>
            <w:sz w:val="24"/>
            <w:szCs w:val="24"/>
            <w:rtl/>
          </w:rPr>
          <w:t> </w:t>
        </w:r>
        <w:r w:rsidR="00EE38C5">
          <w:rPr>
            <w:rFonts w:ascii="B Lotus" w:eastAsia="Calibri" w:hAnsi="B Lotus" w:cs="B Lotus"/>
            <w:sz w:val="24"/>
            <w:szCs w:val="24"/>
            <w:rtl/>
          </w:rPr>
          <w:t>سوی</w:t>
        </w:r>
      </w:ins>
      <w:r w:rsidRPr="00B07651">
        <w:rPr>
          <w:rFonts w:ascii="B Lotus" w:eastAsia="Calibri" w:hAnsi="B Lotus" w:cs="B Lotus"/>
          <w:sz w:val="24"/>
          <w:szCs w:val="24"/>
          <w:rtl/>
        </w:rPr>
        <w:t xml:space="preserve"> دیگر است. به هر میزان که در گفتمان‌سازی دولت اسلامی موفق باشیم، راه برای نظریه‌پردازی و تربیت نسل انقلابی و کارآمد و متخصص برای تصدی مسئولیت‌های نظام اسلامی فراهم </w:t>
      </w:r>
      <w:ins w:id="1735" w:author="Mehrnazi Boojari" w:date="2019-01-10T01:16:00Z">
        <w:r w:rsidR="000A7EDC">
          <w:rPr>
            <w:rFonts w:ascii="B Lotus" w:eastAsia="Calibri" w:hAnsi="B Lotus" w:cs="B Lotus" w:hint="cs"/>
            <w:sz w:val="24"/>
            <w:szCs w:val="24"/>
            <w:rtl/>
          </w:rPr>
          <w:t>می</w:t>
        </w:r>
        <w:r w:rsidR="000A7EDC">
          <w:rPr>
            <w:rFonts w:ascii="B Lotus" w:eastAsia="Calibri" w:hAnsi="B Lotus" w:cs="B Nazanin" w:hint="cs"/>
            <w:sz w:val="24"/>
            <w:szCs w:val="24"/>
            <w:rtl/>
          </w:rPr>
          <w:t>‌</w:t>
        </w:r>
        <w:r w:rsidR="000A7EDC">
          <w:rPr>
            <w:rFonts w:ascii="B Lotus" w:eastAsia="Calibri" w:hAnsi="B Lotus" w:cs="B Lotus" w:hint="cs"/>
            <w:sz w:val="24"/>
            <w:szCs w:val="24"/>
            <w:rtl/>
          </w:rPr>
          <w:t xml:space="preserve">آید </w:t>
        </w:r>
      </w:ins>
      <w:r w:rsidRPr="00B07651">
        <w:rPr>
          <w:rFonts w:ascii="B Lotus" w:eastAsia="Calibri" w:hAnsi="B Lotus" w:cs="B Lotus"/>
          <w:sz w:val="24"/>
          <w:szCs w:val="24"/>
          <w:rtl/>
        </w:rPr>
        <w:t xml:space="preserve">و تولد تمدن نوین اسلامی روزبه‌روز نزدیک‌تر </w:t>
      </w:r>
      <w:del w:id="1736" w:author="Mehrnazi Boojari" w:date="2019-01-10T01:16:00Z">
        <w:r w:rsidRPr="00B07651" w:rsidDel="000A7EDC">
          <w:rPr>
            <w:rFonts w:ascii="B Lotus" w:eastAsia="Calibri" w:hAnsi="B Lotus" w:cs="B Lotus"/>
            <w:sz w:val="24"/>
            <w:szCs w:val="24"/>
            <w:rtl/>
          </w:rPr>
          <w:delText>خواهد شد</w:delText>
        </w:r>
      </w:del>
      <w:ins w:id="1737" w:author="Mehrnazi Boojari" w:date="2019-01-10T01:16:00Z">
        <w:r w:rsidR="000A7EDC">
          <w:rPr>
            <w:rFonts w:ascii="B Lotus" w:eastAsia="Calibri" w:hAnsi="B Lotus" w:cs="B Lotus" w:hint="cs"/>
            <w:sz w:val="24"/>
            <w:szCs w:val="24"/>
            <w:rtl/>
          </w:rPr>
          <w:t>می</w:t>
        </w:r>
        <w:r w:rsidR="000A7EDC">
          <w:rPr>
            <w:rFonts w:ascii="B Lotus" w:eastAsia="Calibri" w:hAnsi="B Lotus" w:cs="B Nazanin" w:hint="cs"/>
            <w:sz w:val="24"/>
            <w:szCs w:val="24"/>
            <w:rtl/>
          </w:rPr>
          <w:t>‌</w:t>
        </w:r>
        <w:r w:rsidR="000A7EDC">
          <w:rPr>
            <w:rFonts w:ascii="B Lotus" w:eastAsia="Calibri" w:hAnsi="B Lotus" w:cs="B Lotus" w:hint="cs"/>
            <w:sz w:val="24"/>
            <w:szCs w:val="24"/>
            <w:rtl/>
          </w:rPr>
          <w:t>شود</w:t>
        </w:r>
      </w:ins>
      <w:r w:rsidRPr="00B07651">
        <w:rPr>
          <w:rFonts w:ascii="B Lotus" w:eastAsia="Calibri" w:hAnsi="B Lotus" w:cs="B Lotus"/>
          <w:sz w:val="24"/>
          <w:szCs w:val="24"/>
        </w:rPr>
        <w:t>.</w:t>
      </w:r>
    </w:p>
    <w:p w14:paraId="761223A9" w14:textId="77777777" w:rsidR="00B07651" w:rsidRPr="00B07651" w:rsidRDefault="002C6FC8" w:rsidP="00913D28">
      <w:pPr>
        <w:pStyle w:val="Heading2"/>
        <w:rPr>
          <w:rtl/>
        </w:rPr>
      </w:pPr>
      <w:bookmarkStart w:id="1738" w:name="_Toc533259375"/>
      <w:bookmarkStart w:id="1739" w:name="_Toc533781162"/>
      <w:bookmarkStart w:id="1740" w:name="_Toc533781487"/>
      <w:bookmarkStart w:id="1741" w:name="_Toc533781602"/>
      <w:bookmarkStart w:id="1742" w:name="_Toc533781788"/>
      <w:bookmarkStart w:id="1743" w:name="_Toc533782118"/>
      <w:r>
        <w:rPr>
          <w:rFonts w:hint="cs"/>
          <w:rtl/>
        </w:rPr>
        <w:t>مدیریت تحولات؛ لازمه گفتمان‌سازی در جامعه به غرض حل چالش‌</w:t>
      </w:r>
      <w:r w:rsidR="00B07651" w:rsidRPr="00B07651">
        <w:rPr>
          <w:rFonts w:hint="cs"/>
          <w:rtl/>
        </w:rPr>
        <w:t>های مرحله دولت اسلامی</w:t>
      </w:r>
      <w:bookmarkEnd w:id="1738"/>
      <w:bookmarkEnd w:id="1739"/>
      <w:bookmarkEnd w:id="1740"/>
      <w:bookmarkEnd w:id="1741"/>
      <w:bookmarkEnd w:id="1742"/>
      <w:bookmarkEnd w:id="1743"/>
      <w:r w:rsidR="00B07651" w:rsidRPr="00B07651">
        <w:rPr>
          <w:rFonts w:hint="cs"/>
          <w:rtl/>
        </w:rPr>
        <w:t xml:space="preserve"> </w:t>
      </w:r>
    </w:p>
    <w:p w14:paraId="30EEFB9D" w14:textId="77777777" w:rsidR="00B07651" w:rsidRPr="00B07651" w:rsidRDefault="00B07651" w:rsidP="001D716E">
      <w:pPr>
        <w:bidi/>
        <w:ind w:firstLine="227"/>
        <w:jc w:val="both"/>
        <w:rPr>
          <w:rFonts w:ascii="B Lotus" w:eastAsia="Calibri" w:hAnsi="B Lotus" w:cs="B Lotus"/>
          <w:sz w:val="24"/>
          <w:szCs w:val="24"/>
          <w:rtl/>
          <w:lang w:bidi="fa-IR"/>
        </w:rPr>
      </w:pPr>
      <w:del w:id="1744" w:author="Mehrnazi Boojari" w:date="2019-01-08T23:56:00Z">
        <w:r w:rsidRPr="00B07651" w:rsidDel="00756134">
          <w:rPr>
            <w:rFonts w:ascii="B Lotus" w:eastAsia="Calibri" w:hAnsi="B Lotus" w:cs="B Lotus" w:hint="cs"/>
            <w:sz w:val="24"/>
            <w:szCs w:val="24"/>
            <w:rtl/>
          </w:rPr>
          <w:delText>آنچه که</w:delText>
        </w:r>
      </w:del>
      <w:ins w:id="1745" w:author="Mehrnazi Boojari" w:date="2019-01-08T23:56:00Z">
        <w:r w:rsidR="00756134">
          <w:rPr>
            <w:rFonts w:ascii="B Lotus" w:eastAsia="Calibri" w:hAnsi="B Lotus" w:cs="B Lotus" w:hint="cs"/>
            <w:sz w:val="24"/>
            <w:szCs w:val="24"/>
            <w:rtl/>
          </w:rPr>
          <w:t>آنچه</w:t>
        </w:r>
      </w:ins>
      <w:r w:rsidRPr="00B07651">
        <w:rPr>
          <w:rFonts w:ascii="B Lotus" w:eastAsia="Calibri" w:hAnsi="B Lotus" w:cs="B Lotus" w:hint="cs"/>
          <w:sz w:val="24"/>
          <w:szCs w:val="24"/>
          <w:rtl/>
        </w:rPr>
        <w:t xml:space="preserve"> در گفتمان</w:t>
      </w:r>
      <w:del w:id="1746" w:author="Mehrnazi Boojari" w:date="2019-01-07T09:52:00Z">
        <w:r w:rsidRPr="00B07651" w:rsidDel="006F7CCF">
          <w:rPr>
            <w:rFonts w:ascii="B Lotus" w:eastAsia="Calibri" w:hAnsi="B Lotus" w:cs="B Lotus" w:hint="cs"/>
            <w:sz w:val="24"/>
            <w:szCs w:val="24"/>
            <w:rtl/>
          </w:rPr>
          <w:delText xml:space="preserve"> سازی </w:delText>
        </w:r>
      </w:del>
      <w:ins w:id="1747" w:author="Mehrnazi Boojari" w:date="2019-01-07T09:52:00Z">
        <w:r w:rsidR="006F7CCF">
          <w:rPr>
            <w:rFonts w:ascii="B Lotus" w:eastAsia="Calibri" w:hAnsi="B Lotus" w:cs="B Lotus" w:hint="cs"/>
            <w:sz w:val="24"/>
            <w:szCs w:val="24"/>
            <w:rtl/>
          </w:rPr>
          <w:t xml:space="preserve">‌سازی </w:t>
        </w:r>
      </w:ins>
      <w:r w:rsidRPr="00B07651">
        <w:rPr>
          <w:rFonts w:ascii="B Lotus" w:eastAsia="Calibri" w:hAnsi="B Lotus" w:cs="B Lotus" w:hint="cs"/>
          <w:sz w:val="24"/>
          <w:szCs w:val="24"/>
          <w:rtl/>
        </w:rPr>
        <w:t xml:space="preserve">بسیار </w:t>
      </w:r>
      <w:del w:id="1748" w:author="Mehrnazi Boojari" w:date="2019-01-07T09:55:00Z">
        <w:r w:rsidRPr="00B07651" w:rsidDel="00A31D6F">
          <w:rPr>
            <w:rFonts w:ascii="B Lotus" w:eastAsia="Calibri" w:hAnsi="B Lotus" w:cs="B Lotus" w:hint="cs"/>
            <w:sz w:val="24"/>
            <w:szCs w:val="24"/>
            <w:rtl/>
          </w:rPr>
          <w:delText>حائز اهمیت</w:delText>
        </w:r>
      </w:del>
      <w:ins w:id="1749" w:author="Mehrnazi Boojari" w:date="2019-01-07T09:55:00Z">
        <w:r w:rsidR="00A31D6F">
          <w:rPr>
            <w:rFonts w:ascii="B Lotus" w:eastAsia="Calibri" w:hAnsi="B Lotus" w:cs="B Lotus" w:hint="cs"/>
            <w:sz w:val="24"/>
            <w:szCs w:val="24"/>
            <w:rtl/>
          </w:rPr>
          <w:t>حائزاهمیت</w:t>
        </w:r>
      </w:ins>
      <w:r w:rsidRPr="00B07651">
        <w:rPr>
          <w:rFonts w:ascii="B Lotus" w:eastAsia="Calibri" w:hAnsi="B Lotus" w:cs="B Lotus" w:hint="cs"/>
          <w:sz w:val="24"/>
          <w:szCs w:val="24"/>
          <w:rtl/>
        </w:rPr>
        <w:t xml:space="preserve"> است</w:t>
      </w:r>
      <w:del w:id="1750" w:author="Mehrnazi Boojari" w:date="2019-01-10T01:22:00Z">
        <w:r w:rsidRPr="00B07651" w:rsidDel="001D716E">
          <w:rPr>
            <w:rFonts w:ascii="B Lotus" w:eastAsia="Calibri" w:hAnsi="B Lotus" w:cs="B Lotus" w:hint="cs"/>
            <w:sz w:val="24"/>
            <w:szCs w:val="24"/>
            <w:rtl/>
          </w:rPr>
          <w:delText>؛</w:delText>
        </w:r>
      </w:del>
      <w:r w:rsidRPr="00B07651">
        <w:rPr>
          <w:rFonts w:ascii="B Lotus" w:eastAsia="Calibri" w:hAnsi="B Lotus" w:cs="B Lotus" w:hint="cs"/>
          <w:sz w:val="24"/>
          <w:szCs w:val="24"/>
          <w:rtl/>
        </w:rPr>
        <w:t xml:space="preserve"> </w:t>
      </w:r>
      <w:del w:id="1751" w:author="Mehrnazi Boojari" w:date="2019-01-10T01:22:00Z">
        <w:r w:rsidRPr="00B07651" w:rsidDel="001D716E">
          <w:rPr>
            <w:rFonts w:ascii="B Lotus" w:eastAsia="Calibri" w:hAnsi="B Lotus" w:cs="B Lotus" w:hint="cs"/>
            <w:sz w:val="24"/>
            <w:szCs w:val="24"/>
            <w:rtl/>
          </w:rPr>
          <w:delText xml:space="preserve">این </w:delText>
        </w:r>
      </w:del>
      <w:ins w:id="1752" w:author="Mehrnazi Boojari" w:date="2019-01-10T01:22:00Z">
        <w:r w:rsidR="001D716E">
          <w:rPr>
            <w:rFonts w:ascii="B Lotus" w:eastAsia="Calibri" w:hAnsi="B Lotus" w:cs="B Lotus" w:hint="cs"/>
            <w:sz w:val="24"/>
            <w:szCs w:val="24"/>
            <w:rtl/>
          </w:rPr>
          <w:t>آن</w:t>
        </w:r>
        <w:r w:rsidR="001D716E"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است که نظام به چه میزان</w:t>
      </w:r>
      <w:del w:id="1753" w:author="Mehrnazi Boojari" w:date="2019-01-07T09:49:00Z">
        <w:r w:rsidRPr="00B07651" w:rsidDel="006F7CCF">
          <w:rPr>
            <w:rFonts w:ascii="B Lotus" w:eastAsia="Calibri" w:hAnsi="B Lotus" w:cs="B Lotus" w:hint="cs"/>
            <w:sz w:val="24"/>
            <w:szCs w:val="24"/>
            <w:rtl/>
          </w:rPr>
          <w:delText xml:space="preserve"> می </w:delText>
        </w:r>
      </w:del>
      <w:ins w:id="1754" w:author="Mehrnazi Boojari" w:date="2019-01-07T09:49:00Z">
        <w:r w:rsidR="006F7CCF">
          <w:rPr>
            <w:rFonts w:ascii="B Lotus" w:eastAsia="Calibri" w:hAnsi="B Lotus" w:cs="B Lotus" w:hint="cs"/>
            <w:sz w:val="24"/>
            <w:szCs w:val="24"/>
            <w:rtl/>
          </w:rPr>
          <w:t xml:space="preserve"> می‌</w:t>
        </w:r>
      </w:ins>
      <w:r w:rsidRPr="00B07651">
        <w:rPr>
          <w:rFonts w:ascii="B Lotus" w:eastAsia="Calibri" w:hAnsi="B Lotus" w:cs="B Lotus" w:hint="cs"/>
          <w:sz w:val="24"/>
          <w:szCs w:val="24"/>
          <w:rtl/>
        </w:rPr>
        <w:t>تواند تحولات اجتماعی جامعه را با مفاهیم و شاخص</w:t>
      </w:r>
      <w:del w:id="1755" w:author="Mehrnazi Boojari" w:date="2019-01-07T09:46:00Z">
        <w:r w:rsidRPr="00B07651" w:rsidDel="006F7CCF">
          <w:rPr>
            <w:rFonts w:ascii="B Lotus" w:eastAsia="Calibri" w:hAnsi="B Lotus" w:cs="B Lotus" w:hint="cs"/>
            <w:sz w:val="24"/>
            <w:szCs w:val="24"/>
            <w:rtl/>
          </w:rPr>
          <w:delText xml:space="preserve"> های </w:delText>
        </w:r>
      </w:del>
      <w:ins w:id="1756"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خود مدیریت کند</w:t>
      </w:r>
      <w:del w:id="1757" w:author="Mehrnazi Boojari" w:date="2019-01-10T01:24:00Z">
        <w:r w:rsidRPr="00B07651" w:rsidDel="001D716E">
          <w:rPr>
            <w:rFonts w:ascii="B Lotus" w:eastAsia="Calibri" w:hAnsi="B Lotus" w:cs="B Lotus" w:hint="cs"/>
            <w:sz w:val="24"/>
            <w:szCs w:val="24"/>
            <w:rtl/>
          </w:rPr>
          <w:delText xml:space="preserve">. </w:delText>
        </w:r>
      </w:del>
      <w:ins w:id="1758" w:author="Mehrnazi Boojari" w:date="2019-01-10T01:24:00Z">
        <w:r w:rsidR="001D716E">
          <w:rPr>
            <w:rFonts w:ascii="B Lotus" w:eastAsia="Calibri" w:hAnsi="B Lotus" w:cs="B Lotus" w:hint="cs"/>
            <w:sz w:val="24"/>
            <w:szCs w:val="24"/>
            <w:rtl/>
          </w:rPr>
          <w:t>؛</w:t>
        </w:r>
        <w:r w:rsidR="001D716E" w:rsidRPr="00B07651">
          <w:rPr>
            <w:rFonts w:ascii="B Lotus" w:eastAsia="Calibri" w:hAnsi="B Lotus" w:cs="B Lotus" w:hint="cs"/>
            <w:sz w:val="24"/>
            <w:szCs w:val="24"/>
            <w:rtl/>
          </w:rPr>
          <w:t xml:space="preserve"> </w:t>
        </w:r>
      </w:ins>
      <w:del w:id="1759" w:author="Mehrnazi Boojari" w:date="2019-01-08T00:21:00Z">
        <w:r w:rsidRPr="00B07651" w:rsidDel="007934C7">
          <w:rPr>
            <w:rFonts w:ascii="B Lotus" w:eastAsia="Calibri" w:hAnsi="B Lotus" w:cs="B Lotus" w:hint="cs"/>
            <w:sz w:val="24"/>
            <w:szCs w:val="24"/>
            <w:rtl/>
          </w:rPr>
          <w:delText>چرا که</w:delText>
        </w:r>
      </w:del>
      <w:ins w:id="1760" w:author="Mehrnazi Boojari" w:date="2019-01-08T00:21:00Z">
        <w:r w:rsidR="007934C7">
          <w:rPr>
            <w:rFonts w:ascii="B Lotus" w:eastAsia="Calibri" w:hAnsi="B Lotus" w:cs="B Lotus" w:hint="cs"/>
            <w:sz w:val="24"/>
            <w:szCs w:val="24"/>
            <w:rtl/>
          </w:rPr>
          <w:t>زیرا</w:t>
        </w:r>
      </w:ins>
      <w:del w:id="1761" w:author="Mehrnazi Boojari" w:date="2019-01-07T09:57:00Z">
        <w:r w:rsidRPr="00B07651" w:rsidDel="00A31D6F">
          <w:rPr>
            <w:rFonts w:ascii="B Lotus" w:eastAsia="Calibri" w:hAnsi="B Lotus" w:cs="B Lotus" w:hint="cs"/>
            <w:sz w:val="24"/>
            <w:szCs w:val="24"/>
            <w:rtl/>
          </w:rPr>
          <w:delText xml:space="preserve">  </w:delText>
        </w:r>
      </w:del>
      <w:ins w:id="1762" w:author="Mehrnazi Boojari" w:date="2019-01-07T09:57:00Z">
        <w:r w:rsidR="00A31D6F">
          <w:rPr>
            <w:rFonts w:ascii="B Lotus" w:eastAsia="Calibri" w:hAnsi="B Lotus" w:cs="B Lotus" w:hint="cs"/>
            <w:sz w:val="24"/>
            <w:szCs w:val="24"/>
            <w:rtl/>
          </w:rPr>
          <w:t xml:space="preserve"> </w:t>
        </w:r>
      </w:ins>
      <w:r w:rsidRPr="00B07651">
        <w:rPr>
          <w:rFonts w:ascii="B Lotus" w:eastAsia="Calibri" w:hAnsi="B Lotus" w:cs="B Lotus" w:hint="cs"/>
          <w:sz w:val="24"/>
          <w:szCs w:val="24"/>
          <w:rtl/>
        </w:rPr>
        <w:t xml:space="preserve">با این کار به نوعی عوامل بقای خود را </w:t>
      </w:r>
      <w:del w:id="1763" w:author="Mehrnazi Boojari" w:date="2019-01-10T01:22:00Z">
        <w:r w:rsidRPr="00A66B9C" w:rsidDel="001D716E">
          <w:rPr>
            <w:rFonts w:ascii="B Lotus" w:eastAsia="Calibri" w:hAnsi="B Lotus" w:cs="B Lotus" w:hint="cs"/>
            <w:sz w:val="24"/>
            <w:szCs w:val="24"/>
            <w:highlight w:val="lightGray"/>
            <w:rtl/>
            <w:rPrChange w:id="1764" w:author="Mehrnazi Boojari" w:date="2019-01-10T03:22:00Z">
              <w:rPr>
                <w:rFonts w:ascii="B Lotus" w:eastAsia="Calibri" w:hAnsi="B Lotus" w:cs="B Lotus" w:hint="cs"/>
                <w:sz w:val="24"/>
                <w:szCs w:val="24"/>
                <w:rtl/>
              </w:rPr>
            </w:rPrChange>
          </w:rPr>
          <w:delText>سنجش</w:delText>
        </w:r>
        <w:r w:rsidRPr="00A66B9C" w:rsidDel="001D716E">
          <w:rPr>
            <w:rFonts w:ascii="B Lotus" w:eastAsia="Calibri" w:hAnsi="B Lotus" w:cs="B Lotus"/>
            <w:sz w:val="24"/>
            <w:szCs w:val="24"/>
            <w:highlight w:val="lightGray"/>
            <w:rtl/>
            <w:rPrChange w:id="1765" w:author="Mehrnazi Boojari" w:date="2019-01-10T03:22:00Z">
              <w:rPr>
                <w:rFonts w:ascii="B Lotus" w:eastAsia="Calibri" w:hAnsi="B Lotus" w:cs="B Lotus"/>
                <w:sz w:val="24"/>
                <w:szCs w:val="24"/>
                <w:rtl/>
              </w:rPr>
            </w:rPrChange>
          </w:rPr>
          <w:delText xml:space="preserve"> </w:delText>
        </w:r>
      </w:del>
      <w:ins w:id="1766" w:author="Mehrnazi Boojari" w:date="2019-01-10T01:22:00Z">
        <w:r w:rsidR="001D716E" w:rsidRPr="00A66B9C">
          <w:rPr>
            <w:rFonts w:ascii="B Lotus" w:eastAsia="Calibri" w:hAnsi="B Lotus" w:cs="B Lotus" w:hint="cs"/>
            <w:sz w:val="24"/>
            <w:szCs w:val="24"/>
            <w:highlight w:val="lightGray"/>
            <w:rtl/>
            <w:rPrChange w:id="1767" w:author="Mehrnazi Boojari" w:date="2019-01-10T03:22:00Z">
              <w:rPr>
                <w:rFonts w:ascii="B Lotus" w:eastAsia="Calibri" w:hAnsi="B Lotus" w:cs="B Lotus" w:hint="cs"/>
                <w:sz w:val="24"/>
                <w:szCs w:val="24"/>
                <w:rtl/>
              </w:rPr>
            </w:rPrChange>
          </w:rPr>
          <w:t>می</w:t>
        </w:r>
        <w:r w:rsidR="001D716E" w:rsidRPr="00A66B9C">
          <w:rPr>
            <w:rFonts w:ascii="B Lotus" w:eastAsia="Calibri" w:hAnsi="B Lotus" w:cs="B Nazanin" w:hint="cs"/>
            <w:sz w:val="24"/>
            <w:szCs w:val="24"/>
            <w:highlight w:val="lightGray"/>
            <w:rPrChange w:id="1768" w:author="Mehrnazi Boojari" w:date="2019-01-10T03:22:00Z">
              <w:rPr>
                <w:rFonts w:ascii="B Lotus" w:eastAsia="Calibri" w:hAnsi="B Lotus" w:cs="B Nazanin" w:hint="cs"/>
                <w:sz w:val="24"/>
                <w:szCs w:val="24"/>
              </w:rPr>
            </w:rPrChange>
          </w:rPr>
          <w:t>‌</w:t>
        </w:r>
        <w:r w:rsidR="001D716E" w:rsidRPr="00A66B9C">
          <w:rPr>
            <w:rFonts w:ascii="B Lotus" w:eastAsia="Calibri" w:hAnsi="B Lotus" w:cs="B Lotus" w:hint="cs"/>
            <w:sz w:val="24"/>
            <w:szCs w:val="24"/>
            <w:highlight w:val="lightGray"/>
            <w:rtl/>
            <w:rPrChange w:id="1769" w:author="Mehrnazi Boojari" w:date="2019-01-10T03:22:00Z">
              <w:rPr>
                <w:rFonts w:ascii="B Lotus" w:eastAsia="Calibri" w:hAnsi="B Lotus" w:cs="B Lotus" w:hint="cs"/>
                <w:sz w:val="24"/>
                <w:szCs w:val="24"/>
                <w:rtl/>
              </w:rPr>
            </w:rPrChange>
          </w:rPr>
          <w:t>سنجد</w:t>
        </w:r>
        <w:r w:rsidR="001D716E" w:rsidRPr="00A66B9C">
          <w:rPr>
            <w:rFonts w:ascii="B Lotus" w:eastAsia="Calibri" w:hAnsi="B Lotus" w:cs="B Lotus"/>
            <w:sz w:val="24"/>
            <w:szCs w:val="24"/>
            <w:highlight w:val="lightGray"/>
            <w:rtl/>
            <w:rPrChange w:id="1770" w:author="Mehrnazi Boojari" w:date="2019-01-10T03:22:00Z">
              <w:rPr>
                <w:rFonts w:ascii="B Lotus" w:eastAsia="Calibri" w:hAnsi="B Lotus" w:cs="B Lotus"/>
                <w:sz w:val="24"/>
                <w:szCs w:val="24"/>
                <w:rtl/>
              </w:rPr>
            </w:rPrChange>
          </w:rPr>
          <w:t xml:space="preserve"> </w:t>
        </w:r>
      </w:ins>
      <w:r w:rsidRPr="00A66B9C">
        <w:rPr>
          <w:rFonts w:ascii="B Lotus" w:eastAsia="Calibri" w:hAnsi="B Lotus" w:cs="B Lotus" w:hint="cs"/>
          <w:sz w:val="24"/>
          <w:szCs w:val="24"/>
          <w:highlight w:val="lightGray"/>
          <w:rtl/>
          <w:rPrChange w:id="1771" w:author="Mehrnazi Boojari" w:date="2019-01-10T03:22:00Z">
            <w:rPr>
              <w:rFonts w:ascii="B Lotus" w:eastAsia="Calibri" w:hAnsi="B Lotus" w:cs="B Lotus" w:hint="cs"/>
              <w:sz w:val="24"/>
              <w:szCs w:val="24"/>
              <w:rtl/>
            </w:rPr>
          </w:rPrChange>
        </w:rPr>
        <w:t>و</w:t>
      </w:r>
      <w:r w:rsidRPr="00A66B9C">
        <w:rPr>
          <w:rFonts w:ascii="B Lotus" w:eastAsia="Calibri" w:hAnsi="B Lotus" w:cs="B Lotus"/>
          <w:sz w:val="24"/>
          <w:szCs w:val="24"/>
          <w:highlight w:val="lightGray"/>
          <w:rtl/>
          <w:rPrChange w:id="1772" w:author="Mehrnazi Boojari" w:date="2019-01-10T03:22:00Z">
            <w:rPr>
              <w:rFonts w:ascii="B Lotus" w:eastAsia="Calibri" w:hAnsi="B Lotus" w:cs="B Lotus"/>
              <w:sz w:val="24"/>
              <w:szCs w:val="24"/>
              <w:rtl/>
            </w:rPr>
          </w:rPrChange>
        </w:rPr>
        <w:t xml:space="preserve"> مبنا</w:t>
      </w:r>
      <w:r w:rsidRPr="00A66B9C">
        <w:rPr>
          <w:rFonts w:ascii="B Lotus" w:eastAsia="Calibri" w:hAnsi="B Lotus" w:cs="B Lotus" w:hint="cs"/>
          <w:sz w:val="24"/>
          <w:szCs w:val="24"/>
          <w:highlight w:val="lightGray"/>
          <w:rtl/>
          <w:rPrChange w:id="1773" w:author="Mehrnazi Boojari" w:date="2019-01-10T03:22:00Z">
            <w:rPr>
              <w:rFonts w:ascii="B Lotus" w:eastAsia="Calibri" w:hAnsi="B Lotus" w:cs="B Lotus" w:hint="cs"/>
              <w:sz w:val="24"/>
              <w:szCs w:val="24"/>
              <w:rtl/>
            </w:rPr>
          </w:rPrChange>
        </w:rPr>
        <w:t>ی</w:t>
      </w:r>
      <w:r w:rsidRPr="00A66B9C">
        <w:rPr>
          <w:rFonts w:ascii="B Lotus" w:eastAsia="Calibri" w:hAnsi="B Lotus" w:cs="B Lotus"/>
          <w:sz w:val="24"/>
          <w:szCs w:val="24"/>
          <w:highlight w:val="lightGray"/>
          <w:rtl/>
          <w:rPrChange w:id="1774" w:author="Mehrnazi Boojari" w:date="2019-01-10T03:22:00Z">
            <w:rPr>
              <w:rFonts w:ascii="B Lotus" w:eastAsia="Calibri" w:hAnsi="B Lotus" w:cs="B Lotus"/>
              <w:sz w:val="24"/>
              <w:szCs w:val="24"/>
              <w:rtl/>
            </w:rPr>
          </w:rPrChange>
        </w:rPr>
        <w:t xml:space="preserve"> اصل</w:t>
      </w:r>
      <w:r w:rsidRPr="00A66B9C">
        <w:rPr>
          <w:rFonts w:ascii="B Lotus" w:eastAsia="Calibri" w:hAnsi="B Lotus" w:cs="B Lotus" w:hint="cs"/>
          <w:sz w:val="24"/>
          <w:szCs w:val="24"/>
          <w:highlight w:val="lightGray"/>
          <w:rtl/>
          <w:rPrChange w:id="1775" w:author="Mehrnazi Boojari" w:date="2019-01-10T03:22:00Z">
            <w:rPr>
              <w:rFonts w:ascii="B Lotus" w:eastAsia="Calibri" w:hAnsi="B Lotus" w:cs="B Lotus" w:hint="cs"/>
              <w:sz w:val="24"/>
              <w:szCs w:val="24"/>
              <w:rtl/>
            </w:rPr>
          </w:rPrChange>
        </w:rPr>
        <w:t>ی</w:t>
      </w:r>
      <w:r w:rsidRPr="00A66B9C">
        <w:rPr>
          <w:rFonts w:ascii="B Lotus" w:eastAsia="Calibri" w:hAnsi="B Lotus" w:cs="B Lotus"/>
          <w:sz w:val="24"/>
          <w:szCs w:val="24"/>
          <w:highlight w:val="lightGray"/>
          <w:rtl/>
          <w:rPrChange w:id="1776" w:author="Mehrnazi Boojari" w:date="2019-01-10T03:22:00Z">
            <w:rPr>
              <w:rFonts w:ascii="B Lotus" w:eastAsia="Calibri" w:hAnsi="B Lotus" w:cs="B Lotus"/>
              <w:sz w:val="24"/>
              <w:szCs w:val="24"/>
              <w:rtl/>
            </w:rPr>
          </w:rPrChange>
        </w:rPr>
        <w:t xml:space="preserve"> خود را حفظ </w:t>
      </w:r>
      <w:del w:id="1777" w:author="Mehrnazi Boojari" w:date="2019-01-10T01:22:00Z">
        <w:r w:rsidRPr="00A66B9C" w:rsidDel="001D716E">
          <w:rPr>
            <w:rFonts w:ascii="B Lotus" w:eastAsia="Calibri" w:hAnsi="B Lotus" w:cs="B Lotus" w:hint="cs"/>
            <w:sz w:val="24"/>
            <w:szCs w:val="24"/>
            <w:highlight w:val="lightGray"/>
            <w:rtl/>
            <w:rPrChange w:id="1778" w:author="Mehrnazi Boojari" w:date="2019-01-10T03:22:00Z">
              <w:rPr>
                <w:rFonts w:ascii="B Lotus" w:eastAsia="Calibri" w:hAnsi="B Lotus" w:cs="B Lotus" w:hint="cs"/>
                <w:sz w:val="24"/>
                <w:szCs w:val="24"/>
                <w:rtl/>
              </w:rPr>
            </w:rPrChange>
          </w:rPr>
          <w:delText>خواهد</w:delText>
        </w:r>
        <w:r w:rsidRPr="00A66B9C" w:rsidDel="001D716E">
          <w:rPr>
            <w:rFonts w:ascii="B Lotus" w:eastAsia="Calibri" w:hAnsi="B Lotus" w:cs="B Lotus"/>
            <w:sz w:val="24"/>
            <w:szCs w:val="24"/>
            <w:highlight w:val="lightGray"/>
            <w:rtl/>
            <w:rPrChange w:id="1779" w:author="Mehrnazi Boojari" w:date="2019-01-10T03:22:00Z">
              <w:rPr>
                <w:rFonts w:ascii="B Lotus" w:eastAsia="Calibri" w:hAnsi="B Lotus" w:cs="B Lotus"/>
                <w:sz w:val="24"/>
                <w:szCs w:val="24"/>
                <w:rtl/>
              </w:rPr>
            </w:rPrChange>
          </w:rPr>
          <w:delText xml:space="preserve"> </w:delText>
        </w:r>
        <w:r w:rsidRPr="00A66B9C" w:rsidDel="001D716E">
          <w:rPr>
            <w:rFonts w:ascii="B Lotus" w:eastAsia="Calibri" w:hAnsi="B Lotus" w:cs="B Lotus" w:hint="cs"/>
            <w:sz w:val="24"/>
            <w:szCs w:val="24"/>
            <w:highlight w:val="lightGray"/>
            <w:rtl/>
            <w:rPrChange w:id="1780" w:author="Mehrnazi Boojari" w:date="2019-01-10T03:22:00Z">
              <w:rPr>
                <w:rFonts w:ascii="B Lotus" w:eastAsia="Calibri" w:hAnsi="B Lotus" w:cs="B Lotus" w:hint="cs"/>
                <w:sz w:val="24"/>
                <w:szCs w:val="24"/>
                <w:rtl/>
              </w:rPr>
            </w:rPrChange>
          </w:rPr>
          <w:delText>کرد</w:delText>
        </w:r>
      </w:del>
      <w:ins w:id="1781" w:author="Mehrnazi Boojari" w:date="2019-01-10T01:22:00Z">
        <w:r w:rsidR="001D716E" w:rsidRPr="00A66B9C">
          <w:rPr>
            <w:rFonts w:ascii="B Lotus" w:eastAsia="Calibri" w:hAnsi="B Lotus" w:cs="B Lotus" w:hint="cs"/>
            <w:sz w:val="24"/>
            <w:szCs w:val="24"/>
            <w:highlight w:val="lightGray"/>
            <w:rtl/>
            <w:rPrChange w:id="1782" w:author="Mehrnazi Boojari" w:date="2019-01-10T03:22:00Z">
              <w:rPr>
                <w:rFonts w:ascii="B Lotus" w:eastAsia="Calibri" w:hAnsi="B Lotus" w:cs="B Lotus" w:hint="cs"/>
                <w:sz w:val="24"/>
                <w:szCs w:val="24"/>
                <w:rtl/>
              </w:rPr>
            </w:rPrChange>
          </w:rPr>
          <w:t>می</w:t>
        </w:r>
        <w:r w:rsidR="001D716E" w:rsidRPr="00A66B9C">
          <w:rPr>
            <w:rFonts w:ascii="B Lotus" w:eastAsia="Calibri" w:hAnsi="B Lotus" w:cs="B Nazanin" w:hint="cs"/>
            <w:sz w:val="24"/>
            <w:szCs w:val="24"/>
            <w:highlight w:val="lightGray"/>
            <w:rPrChange w:id="1783" w:author="Mehrnazi Boojari" w:date="2019-01-10T03:22:00Z">
              <w:rPr>
                <w:rFonts w:ascii="B Lotus" w:eastAsia="Calibri" w:hAnsi="B Lotus" w:cs="B Nazanin" w:hint="cs"/>
                <w:sz w:val="24"/>
                <w:szCs w:val="24"/>
              </w:rPr>
            </w:rPrChange>
          </w:rPr>
          <w:t>‌</w:t>
        </w:r>
        <w:r w:rsidR="001D716E" w:rsidRPr="00A66B9C">
          <w:rPr>
            <w:rFonts w:ascii="B Lotus" w:eastAsia="Calibri" w:hAnsi="B Lotus" w:cs="B Lotus" w:hint="cs"/>
            <w:sz w:val="24"/>
            <w:szCs w:val="24"/>
            <w:highlight w:val="lightGray"/>
            <w:rtl/>
            <w:rPrChange w:id="1784" w:author="Mehrnazi Boojari" w:date="2019-01-10T03:22:00Z">
              <w:rPr>
                <w:rFonts w:ascii="B Lotus" w:eastAsia="Calibri" w:hAnsi="B Lotus" w:cs="B Lotus" w:hint="cs"/>
                <w:sz w:val="24"/>
                <w:szCs w:val="24"/>
                <w:rtl/>
              </w:rPr>
            </w:rPrChange>
          </w:rPr>
          <w:t>کند</w:t>
        </w:r>
      </w:ins>
      <w:r w:rsidRPr="00B07651">
        <w:rPr>
          <w:rFonts w:ascii="B Lotus" w:eastAsia="Calibri" w:hAnsi="B Lotus" w:cs="B Lotus" w:hint="cs"/>
          <w:sz w:val="24"/>
          <w:szCs w:val="24"/>
          <w:rtl/>
        </w:rPr>
        <w:t xml:space="preserve">. </w:t>
      </w:r>
      <w:r w:rsidRPr="00B07651">
        <w:rPr>
          <w:rFonts w:ascii="B Lotus" w:eastAsia="Calibri" w:hAnsi="B Lotus" w:cs="B Lotus" w:hint="cs"/>
          <w:sz w:val="24"/>
          <w:szCs w:val="24"/>
          <w:rtl/>
          <w:lang w:bidi="fa-IR"/>
        </w:rPr>
        <w:t>مدیریت تحولات به معنای جهت</w:t>
      </w:r>
      <w:ins w:id="1785" w:author="Mehrnazi Boojari" w:date="2019-01-10T01:23:00Z">
        <w:r w:rsidR="001D716E">
          <w:rPr>
            <w:rFonts w:ascii="B Lotus" w:eastAsia="Calibri" w:hAnsi="B Lotus" w:cs="B Nazanin" w:hint="cs"/>
            <w:sz w:val="24"/>
            <w:szCs w:val="24"/>
            <w:rtl/>
            <w:lang w:bidi="fa-IR"/>
          </w:rPr>
          <w:t>‌</w:t>
        </w:r>
      </w:ins>
      <w:del w:id="1786" w:author="Mehrnazi Boojari" w:date="2019-01-10T01:23:00Z">
        <w:r w:rsidRPr="00B07651" w:rsidDel="001D716E">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دادن به خیزش</w:t>
      </w:r>
      <w:del w:id="1787" w:author="Mehrnazi Boojari" w:date="2019-01-07T09:46:00Z">
        <w:r w:rsidRPr="00B07651" w:rsidDel="006F7CCF">
          <w:rPr>
            <w:rFonts w:ascii="B Lotus" w:eastAsia="Calibri" w:hAnsi="B Lotus" w:cs="B Lotus" w:hint="cs"/>
            <w:sz w:val="24"/>
            <w:szCs w:val="24"/>
            <w:rtl/>
            <w:lang w:bidi="fa-IR"/>
          </w:rPr>
          <w:delText xml:space="preserve"> های </w:delText>
        </w:r>
      </w:del>
      <w:ins w:id="1788"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 xml:space="preserve">مردمی است. </w:t>
      </w:r>
      <w:r w:rsidRPr="001D716E">
        <w:rPr>
          <w:rFonts w:ascii="B Lotus" w:eastAsia="Calibri" w:hAnsi="B Lotus" w:cs="B Lotus" w:hint="cs"/>
          <w:sz w:val="24"/>
          <w:szCs w:val="24"/>
          <w:highlight w:val="lightGray"/>
          <w:rtl/>
          <w:lang w:bidi="fa-IR"/>
          <w:rPrChange w:id="1789" w:author="Mehrnazi Boojari" w:date="2019-01-10T01:25:00Z">
            <w:rPr>
              <w:rFonts w:ascii="B Lotus" w:eastAsia="Calibri" w:hAnsi="B Lotus" w:cs="B Lotus" w:hint="cs"/>
              <w:sz w:val="24"/>
              <w:szCs w:val="24"/>
              <w:rtl/>
              <w:lang w:bidi="fa-IR"/>
            </w:rPr>
          </w:rPrChange>
        </w:rPr>
        <w:t>در</w:t>
      </w:r>
      <w:r w:rsidRPr="001D716E">
        <w:rPr>
          <w:rFonts w:ascii="B Lotus" w:eastAsia="Calibri" w:hAnsi="B Lotus" w:cs="B Lotus"/>
          <w:sz w:val="24"/>
          <w:szCs w:val="24"/>
          <w:highlight w:val="lightGray"/>
          <w:rtl/>
          <w:lang w:bidi="fa-IR"/>
          <w:rPrChange w:id="1790" w:author="Mehrnazi Boojari" w:date="2019-01-10T01:25:00Z">
            <w:rPr>
              <w:rFonts w:ascii="B Lotus" w:eastAsia="Calibri" w:hAnsi="B Lotus" w:cs="B Lotus"/>
              <w:sz w:val="24"/>
              <w:szCs w:val="24"/>
              <w:rtl/>
              <w:lang w:bidi="fa-IR"/>
            </w:rPr>
          </w:rPrChange>
        </w:rPr>
        <w:t xml:space="preserve"> </w:t>
      </w:r>
      <w:r w:rsidRPr="001D716E">
        <w:rPr>
          <w:rFonts w:ascii="B Lotus" w:eastAsia="Calibri" w:hAnsi="B Lotus" w:cs="B Lotus" w:hint="cs"/>
          <w:sz w:val="24"/>
          <w:szCs w:val="24"/>
          <w:highlight w:val="lightGray"/>
          <w:rtl/>
          <w:lang w:bidi="fa-IR"/>
          <w:rPrChange w:id="1791" w:author="Mehrnazi Boojari" w:date="2019-01-10T01:25:00Z">
            <w:rPr>
              <w:rFonts w:ascii="B Lotus" w:eastAsia="Calibri" w:hAnsi="B Lotus" w:cs="B Lotus" w:hint="cs"/>
              <w:sz w:val="24"/>
              <w:szCs w:val="24"/>
              <w:rtl/>
              <w:lang w:bidi="fa-IR"/>
            </w:rPr>
          </w:rPrChange>
        </w:rPr>
        <w:t>مدیریت</w:t>
      </w:r>
      <w:r w:rsidRPr="001D716E">
        <w:rPr>
          <w:rFonts w:ascii="B Lotus" w:eastAsia="Calibri" w:hAnsi="B Lotus" w:cs="B Lotus"/>
          <w:sz w:val="24"/>
          <w:szCs w:val="24"/>
          <w:highlight w:val="lightGray"/>
          <w:rtl/>
          <w:lang w:bidi="fa-IR"/>
          <w:rPrChange w:id="1792" w:author="Mehrnazi Boojari" w:date="2019-01-10T01:25:00Z">
            <w:rPr>
              <w:rFonts w:ascii="B Lotus" w:eastAsia="Calibri" w:hAnsi="B Lotus" w:cs="B Lotus"/>
              <w:sz w:val="24"/>
              <w:szCs w:val="24"/>
              <w:rtl/>
              <w:lang w:bidi="fa-IR"/>
            </w:rPr>
          </w:rPrChange>
        </w:rPr>
        <w:t xml:space="preserve"> </w:t>
      </w:r>
      <w:r w:rsidRPr="001D716E">
        <w:rPr>
          <w:rFonts w:ascii="B Lotus" w:eastAsia="Calibri" w:hAnsi="B Lotus" w:cs="B Lotus" w:hint="cs"/>
          <w:sz w:val="24"/>
          <w:szCs w:val="24"/>
          <w:highlight w:val="lightGray"/>
          <w:rtl/>
          <w:lang w:bidi="fa-IR"/>
          <w:rPrChange w:id="1793" w:author="Mehrnazi Boojari" w:date="2019-01-10T01:25:00Z">
            <w:rPr>
              <w:rFonts w:ascii="B Lotus" w:eastAsia="Calibri" w:hAnsi="B Lotus" w:cs="B Lotus" w:hint="cs"/>
              <w:sz w:val="24"/>
              <w:szCs w:val="24"/>
              <w:rtl/>
              <w:lang w:bidi="fa-IR"/>
            </w:rPr>
          </w:rPrChange>
        </w:rPr>
        <w:t>تحولات</w:t>
      </w:r>
      <w:ins w:id="1794" w:author="Mehrnazi Boojari" w:date="2019-01-10T01:25:00Z">
        <w:r w:rsidR="001D716E" w:rsidRPr="001D716E">
          <w:rPr>
            <w:rFonts w:ascii="B Lotus" w:eastAsia="Calibri" w:hAnsi="B Lotus" w:cs="B Lotus" w:hint="cs"/>
            <w:sz w:val="24"/>
            <w:szCs w:val="24"/>
            <w:highlight w:val="lightGray"/>
            <w:rtl/>
            <w:lang w:bidi="fa-IR"/>
            <w:rPrChange w:id="1795" w:author="Mehrnazi Boojari" w:date="2019-01-10T01:25:00Z">
              <w:rPr>
                <w:rFonts w:ascii="B Lotus" w:eastAsia="Calibri" w:hAnsi="B Lotus" w:cs="B Lotus" w:hint="cs"/>
                <w:sz w:val="24"/>
                <w:szCs w:val="24"/>
                <w:rtl/>
                <w:lang w:bidi="fa-IR"/>
              </w:rPr>
            </w:rPrChange>
          </w:rPr>
          <w:t>،</w:t>
        </w:r>
      </w:ins>
      <w:r w:rsidRPr="00B07651">
        <w:rPr>
          <w:rFonts w:ascii="B Lotus" w:eastAsia="Calibri" w:hAnsi="B Lotus" w:cs="B Lotus" w:hint="cs"/>
          <w:sz w:val="24"/>
          <w:szCs w:val="24"/>
          <w:rtl/>
          <w:lang w:bidi="fa-IR"/>
        </w:rPr>
        <w:t xml:space="preserve"> اختیارات و قدرت</w:t>
      </w:r>
      <w:ins w:id="1796" w:author="Mehrnazi Boojari" w:date="2019-01-10T01:24:00Z">
        <w:r w:rsidR="001D716E">
          <w:rPr>
            <w:rFonts w:ascii="B Lotus" w:eastAsia="Calibri" w:hAnsi="B Lotus" w:cs="B Nazanin" w:hint="cs"/>
            <w:sz w:val="24"/>
            <w:szCs w:val="24"/>
            <w:rtl/>
            <w:lang w:bidi="fa-IR"/>
          </w:rPr>
          <w:t>‌</w:t>
        </w:r>
      </w:ins>
      <w:r w:rsidRPr="00B07651">
        <w:rPr>
          <w:rFonts w:ascii="B Lotus" w:eastAsia="Calibri" w:hAnsi="B Lotus" w:cs="B Lotus" w:hint="cs"/>
          <w:sz w:val="24"/>
          <w:szCs w:val="24"/>
          <w:rtl/>
          <w:lang w:bidi="fa-IR"/>
        </w:rPr>
        <w:t xml:space="preserve">های </w:t>
      </w:r>
      <w:r w:rsidRPr="001D716E">
        <w:rPr>
          <w:rFonts w:ascii="B Lotus" w:eastAsia="Calibri" w:hAnsi="B Lotus" w:cs="B Lotus" w:hint="cs"/>
          <w:sz w:val="24"/>
          <w:szCs w:val="24"/>
          <w:highlight w:val="lightGray"/>
          <w:rtl/>
          <w:lang w:bidi="fa-IR"/>
          <w:rPrChange w:id="1797" w:author="Mehrnazi Boojari" w:date="2019-01-10T01:25:00Z">
            <w:rPr>
              <w:rFonts w:ascii="B Lotus" w:eastAsia="Calibri" w:hAnsi="B Lotus" w:cs="B Lotus" w:hint="cs"/>
              <w:sz w:val="24"/>
              <w:szCs w:val="24"/>
              <w:rtl/>
              <w:lang w:bidi="fa-IR"/>
            </w:rPr>
          </w:rPrChange>
        </w:rPr>
        <w:lastRenderedPageBreak/>
        <w:t>اجتماعی</w:t>
      </w:r>
      <w:r w:rsidRPr="001D716E">
        <w:rPr>
          <w:rFonts w:ascii="B Lotus" w:eastAsia="Calibri" w:hAnsi="B Lotus" w:cs="B Lotus"/>
          <w:sz w:val="24"/>
          <w:szCs w:val="24"/>
          <w:highlight w:val="lightGray"/>
          <w:rtl/>
          <w:lang w:bidi="fa-IR"/>
          <w:rPrChange w:id="1798" w:author="Mehrnazi Boojari" w:date="2019-01-10T01:25:00Z">
            <w:rPr>
              <w:rFonts w:ascii="B Lotus" w:eastAsia="Calibri" w:hAnsi="B Lotus" w:cs="B Lotus"/>
              <w:sz w:val="24"/>
              <w:szCs w:val="24"/>
              <w:rtl/>
              <w:lang w:bidi="fa-IR"/>
            </w:rPr>
          </w:rPrChange>
        </w:rPr>
        <w:t xml:space="preserve"> </w:t>
      </w:r>
      <w:del w:id="1799" w:author="Mehrnazi Boojari" w:date="2019-01-10T01:25:00Z">
        <w:r w:rsidRPr="001D716E" w:rsidDel="001D716E">
          <w:rPr>
            <w:rFonts w:ascii="B Lotus" w:eastAsia="Calibri" w:hAnsi="B Lotus" w:cs="B Lotus" w:hint="cs"/>
            <w:sz w:val="24"/>
            <w:szCs w:val="24"/>
            <w:highlight w:val="lightGray"/>
            <w:rtl/>
            <w:lang w:bidi="fa-IR"/>
            <w:rPrChange w:id="1800" w:author="Mehrnazi Boojari" w:date="2019-01-10T01:25:00Z">
              <w:rPr>
                <w:rFonts w:ascii="B Lotus" w:eastAsia="Calibri" w:hAnsi="B Lotus" w:cs="B Lotus" w:hint="cs"/>
                <w:sz w:val="24"/>
                <w:szCs w:val="24"/>
                <w:rtl/>
                <w:lang w:bidi="fa-IR"/>
              </w:rPr>
            </w:rPrChange>
          </w:rPr>
          <w:delText>هستند</w:delText>
        </w:r>
        <w:r w:rsidRPr="001D716E" w:rsidDel="001D716E">
          <w:rPr>
            <w:rFonts w:ascii="B Lotus" w:eastAsia="Calibri" w:hAnsi="B Lotus" w:cs="B Lotus"/>
            <w:sz w:val="24"/>
            <w:szCs w:val="24"/>
            <w:highlight w:val="lightGray"/>
            <w:rtl/>
            <w:lang w:bidi="fa-IR"/>
            <w:rPrChange w:id="1801" w:author="Mehrnazi Boojari" w:date="2019-01-10T01:25:00Z">
              <w:rPr>
                <w:rFonts w:ascii="B Lotus" w:eastAsia="Calibri" w:hAnsi="B Lotus" w:cs="B Lotus"/>
                <w:sz w:val="24"/>
                <w:szCs w:val="24"/>
                <w:rtl/>
                <w:lang w:bidi="fa-IR"/>
              </w:rPr>
            </w:rPrChange>
          </w:rPr>
          <w:delText xml:space="preserve"> که </w:delText>
        </w:r>
      </w:del>
      <w:r w:rsidRPr="001D716E">
        <w:rPr>
          <w:rFonts w:ascii="B Lotus" w:eastAsia="Calibri" w:hAnsi="B Lotus" w:cs="B Lotus" w:hint="cs"/>
          <w:sz w:val="24"/>
          <w:szCs w:val="24"/>
          <w:highlight w:val="lightGray"/>
          <w:rtl/>
          <w:lang w:bidi="fa-IR"/>
          <w:rPrChange w:id="1802" w:author="Mehrnazi Boojari" w:date="2019-01-10T01:25:00Z">
            <w:rPr>
              <w:rFonts w:ascii="B Lotus" w:eastAsia="Calibri" w:hAnsi="B Lotus" w:cs="B Lotus" w:hint="cs"/>
              <w:sz w:val="24"/>
              <w:szCs w:val="24"/>
              <w:rtl/>
              <w:lang w:bidi="fa-IR"/>
            </w:rPr>
          </w:rPrChange>
        </w:rPr>
        <w:t>بازیگر</w:t>
      </w:r>
      <w:ins w:id="1803" w:author="Mehrnazi Boojari" w:date="2019-01-10T01:25:00Z">
        <w:r w:rsidR="001D716E" w:rsidRPr="001D716E">
          <w:rPr>
            <w:rFonts w:ascii="B Lotus" w:eastAsia="Calibri" w:hAnsi="B Lotus" w:cs="B Lotus" w:hint="cs"/>
            <w:sz w:val="24"/>
            <w:szCs w:val="24"/>
            <w:highlight w:val="lightGray"/>
            <w:rtl/>
            <w:lang w:bidi="fa-IR"/>
            <w:rPrChange w:id="1804" w:author="Mehrnazi Boojari" w:date="2019-01-10T01:25:00Z">
              <w:rPr>
                <w:rFonts w:ascii="B Lotus" w:eastAsia="Calibri" w:hAnsi="B Lotus" w:cs="B Lotus" w:hint="cs"/>
                <w:sz w:val="24"/>
                <w:szCs w:val="24"/>
                <w:rtl/>
                <w:lang w:bidi="fa-IR"/>
              </w:rPr>
            </w:rPrChange>
          </w:rPr>
          <w:t>ان</w:t>
        </w:r>
      </w:ins>
      <w:r w:rsidRPr="001D716E">
        <w:rPr>
          <w:rFonts w:ascii="B Lotus" w:eastAsia="Calibri" w:hAnsi="B Lotus" w:cs="B Lotus"/>
          <w:sz w:val="24"/>
          <w:szCs w:val="24"/>
          <w:highlight w:val="lightGray"/>
          <w:rtl/>
          <w:lang w:bidi="fa-IR"/>
          <w:rPrChange w:id="1805" w:author="Mehrnazi Boojari" w:date="2019-01-10T01:25:00Z">
            <w:rPr>
              <w:rFonts w:ascii="B Lotus" w:eastAsia="Calibri" w:hAnsi="B Lotus" w:cs="B Lotus"/>
              <w:sz w:val="24"/>
              <w:szCs w:val="24"/>
              <w:rtl/>
              <w:lang w:bidi="fa-IR"/>
            </w:rPr>
          </w:rPrChange>
        </w:rPr>
        <w:t xml:space="preserve"> اصل</w:t>
      </w:r>
      <w:r w:rsidRPr="001D716E">
        <w:rPr>
          <w:rFonts w:ascii="B Lotus" w:eastAsia="Calibri" w:hAnsi="B Lotus" w:cs="B Lotus" w:hint="cs"/>
          <w:sz w:val="24"/>
          <w:szCs w:val="24"/>
          <w:highlight w:val="lightGray"/>
          <w:rtl/>
          <w:lang w:bidi="fa-IR"/>
          <w:rPrChange w:id="1806" w:author="Mehrnazi Boojari" w:date="2019-01-10T01:25:00Z">
            <w:rPr>
              <w:rFonts w:ascii="B Lotus" w:eastAsia="Calibri" w:hAnsi="B Lotus" w:cs="B Lotus" w:hint="cs"/>
              <w:sz w:val="24"/>
              <w:szCs w:val="24"/>
              <w:rtl/>
              <w:lang w:bidi="fa-IR"/>
            </w:rPr>
          </w:rPrChange>
        </w:rPr>
        <w:t>ی</w:t>
      </w:r>
      <w:r w:rsidRPr="001D716E">
        <w:rPr>
          <w:rFonts w:ascii="B Lotus" w:eastAsia="Calibri" w:hAnsi="B Lotus" w:cs="B Lotus"/>
          <w:sz w:val="24"/>
          <w:szCs w:val="24"/>
          <w:highlight w:val="lightGray"/>
          <w:rtl/>
          <w:lang w:bidi="fa-IR"/>
          <w:rPrChange w:id="1807" w:author="Mehrnazi Boojari" w:date="2019-01-10T01:25:00Z">
            <w:rPr>
              <w:rFonts w:ascii="B Lotus" w:eastAsia="Calibri" w:hAnsi="B Lotus" w:cs="B Lotus"/>
              <w:sz w:val="24"/>
              <w:szCs w:val="24"/>
              <w:rtl/>
              <w:lang w:bidi="fa-IR"/>
            </w:rPr>
          </w:rPrChange>
        </w:rPr>
        <w:t xml:space="preserve"> </w:t>
      </w:r>
      <w:del w:id="1808" w:author="Mehrnazi Boojari" w:date="2019-01-10T01:25:00Z">
        <w:r w:rsidRPr="001D716E" w:rsidDel="001D716E">
          <w:rPr>
            <w:rFonts w:ascii="B Lotus" w:eastAsia="Calibri" w:hAnsi="B Lotus" w:cs="B Lotus" w:hint="cs"/>
            <w:sz w:val="24"/>
            <w:szCs w:val="24"/>
            <w:highlight w:val="lightGray"/>
            <w:rtl/>
            <w:lang w:bidi="fa-IR"/>
            <w:rPrChange w:id="1809" w:author="Mehrnazi Boojari" w:date="2019-01-10T01:25:00Z">
              <w:rPr>
                <w:rFonts w:ascii="B Lotus" w:eastAsia="Calibri" w:hAnsi="B Lotus" w:cs="B Lotus" w:hint="cs"/>
                <w:sz w:val="24"/>
                <w:szCs w:val="24"/>
                <w:rtl/>
                <w:lang w:bidi="fa-IR"/>
              </w:rPr>
            </w:rPrChange>
          </w:rPr>
          <w:delText>بوده</w:delText>
        </w:r>
        <w:r w:rsidRPr="001D716E" w:rsidDel="001D716E">
          <w:rPr>
            <w:rFonts w:ascii="B Lotus" w:eastAsia="Calibri" w:hAnsi="B Lotus" w:cs="B Lotus"/>
            <w:sz w:val="24"/>
            <w:szCs w:val="24"/>
            <w:highlight w:val="lightGray"/>
            <w:rtl/>
            <w:lang w:bidi="fa-IR"/>
            <w:rPrChange w:id="1810" w:author="Mehrnazi Boojari" w:date="2019-01-10T01:25:00Z">
              <w:rPr>
                <w:rFonts w:ascii="B Lotus" w:eastAsia="Calibri" w:hAnsi="B Lotus" w:cs="B Lotus"/>
                <w:sz w:val="24"/>
                <w:szCs w:val="24"/>
                <w:rtl/>
                <w:lang w:bidi="fa-IR"/>
              </w:rPr>
            </w:rPrChange>
          </w:rPr>
          <w:delText xml:space="preserve"> </w:delText>
        </w:r>
      </w:del>
      <w:ins w:id="1811" w:author="Mehrnazi Boojari" w:date="2019-01-10T01:25:00Z">
        <w:r w:rsidR="001D716E" w:rsidRPr="001D716E">
          <w:rPr>
            <w:rFonts w:ascii="B Lotus" w:eastAsia="Calibri" w:hAnsi="B Lotus" w:cs="B Lotus" w:hint="cs"/>
            <w:sz w:val="24"/>
            <w:szCs w:val="24"/>
            <w:highlight w:val="lightGray"/>
            <w:rtl/>
            <w:lang w:bidi="fa-IR"/>
            <w:rPrChange w:id="1812" w:author="Mehrnazi Boojari" w:date="2019-01-10T01:25:00Z">
              <w:rPr>
                <w:rFonts w:ascii="B Lotus" w:eastAsia="Calibri" w:hAnsi="B Lotus" w:cs="B Lotus" w:hint="cs"/>
                <w:sz w:val="24"/>
                <w:szCs w:val="24"/>
                <w:rtl/>
                <w:lang w:bidi="fa-IR"/>
              </w:rPr>
            </w:rPrChange>
          </w:rPr>
          <w:t>هستند</w:t>
        </w:r>
        <w:r w:rsidR="001D716E" w:rsidRPr="001D716E">
          <w:rPr>
            <w:rFonts w:ascii="B Lotus" w:eastAsia="Calibri" w:hAnsi="B Lotus" w:cs="B Lotus"/>
            <w:sz w:val="24"/>
            <w:szCs w:val="24"/>
            <w:highlight w:val="lightGray"/>
            <w:rtl/>
            <w:lang w:bidi="fa-IR"/>
            <w:rPrChange w:id="1813" w:author="Mehrnazi Boojari" w:date="2019-01-10T01:25:00Z">
              <w:rPr>
                <w:rFonts w:ascii="B Lotus" w:eastAsia="Calibri" w:hAnsi="B Lotus" w:cs="B Lotus"/>
                <w:sz w:val="24"/>
                <w:szCs w:val="24"/>
                <w:rtl/>
                <w:lang w:bidi="fa-IR"/>
              </w:rPr>
            </w:rPrChange>
          </w:rPr>
          <w:t xml:space="preserve"> </w:t>
        </w:r>
      </w:ins>
      <w:r w:rsidRPr="001D716E">
        <w:rPr>
          <w:rFonts w:ascii="B Lotus" w:eastAsia="Calibri" w:hAnsi="B Lotus" w:cs="B Lotus" w:hint="cs"/>
          <w:sz w:val="24"/>
          <w:szCs w:val="24"/>
          <w:highlight w:val="lightGray"/>
          <w:rtl/>
          <w:lang w:bidi="fa-IR"/>
          <w:rPrChange w:id="1814" w:author="Mehrnazi Boojari" w:date="2019-01-10T01:25:00Z">
            <w:rPr>
              <w:rFonts w:ascii="B Lotus" w:eastAsia="Calibri" w:hAnsi="B Lotus" w:cs="B Lotus" w:hint="cs"/>
              <w:sz w:val="24"/>
              <w:szCs w:val="24"/>
              <w:rtl/>
              <w:lang w:bidi="fa-IR"/>
            </w:rPr>
          </w:rPrChange>
        </w:rPr>
        <w:t>و</w:t>
      </w:r>
      <w:r w:rsidRPr="001D716E">
        <w:rPr>
          <w:rFonts w:ascii="B Lotus" w:eastAsia="Calibri" w:hAnsi="B Lotus" w:cs="B Lotus"/>
          <w:sz w:val="24"/>
          <w:szCs w:val="24"/>
          <w:highlight w:val="lightGray"/>
          <w:rtl/>
          <w:lang w:bidi="fa-IR"/>
          <w:rPrChange w:id="1815" w:author="Mehrnazi Boojari" w:date="2019-01-10T01:25:00Z">
            <w:rPr>
              <w:rFonts w:ascii="B Lotus" w:eastAsia="Calibri" w:hAnsi="B Lotus" w:cs="B Lotus"/>
              <w:sz w:val="24"/>
              <w:szCs w:val="24"/>
              <w:rtl/>
              <w:lang w:bidi="fa-IR"/>
            </w:rPr>
          </w:rPrChange>
        </w:rPr>
        <w:t xml:space="preserve"> </w:t>
      </w:r>
      <w:r w:rsidRPr="001D716E">
        <w:rPr>
          <w:rFonts w:ascii="B Lotus" w:eastAsia="Calibri" w:hAnsi="B Lotus" w:cs="B Lotus" w:hint="cs"/>
          <w:sz w:val="24"/>
          <w:szCs w:val="24"/>
          <w:highlight w:val="lightGray"/>
          <w:rtl/>
          <w:lang w:bidi="fa-IR"/>
          <w:rPrChange w:id="1816" w:author="Mehrnazi Boojari" w:date="2019-01-10T01:25:00Z">
            <w:rPr>
              <w:rFonts w:ascii="B Lotus" w:eastAsia="Calibri" w:hAnsi="B Lotus" w:cs="B Lotus" w:hint="cs"/>
              <w:sz w:val="24"/>
              <w:szCs w:val="24"/>
              <w:rtl/>
              <w:lang w:bidi="fa-IR"/>
            </w:rPr>
          </w:rPrChange>
        </w:rPr>
        <w:t>هر</w:t>
      </w:r>
      <w:ins w:id="1817" w:author="Mehrnazi Boojari" w:date="2019-01-10T01:27:00Z">
        <w:r w:rsidR="00B625B3">
          <w:rPr>
            <w:rFonts w:ascii="B Lotus" w:eastAsia="Calibri" w:hAnsi="B Lotus" w:cs="Times New Roman" w:hint="eastAsia"/>
            <w:sz w:val="24"/>
            <w:szCs w:val="24"/>
            <w:highlight w:val="lightGray"/>
            <w:rtl/>
            <w:lang w:bidi="fa-IR"/>
          </w:rPr>
          <w:t> </w:t>
        </w:r>
      </w:ins>
      <w:r w:rsidRPr="001D716E">
        <w:rPr>
          <w:rFonts w:ascii="B Lotus" w:eastAsia="Calibri" w:hAnsi="B Lotus" w:cs="B Lotus" w:hint="cs"/>
          <w:sz w:val="24"/>
          <w:szCs w:val="24"/>
          <w:highlight w:val="lightGray"/>
          <w:rtl/>
          <w:lang w:bidi="fa-IR"/>
          <w:rPrChange w:id="1818" w:author="Mehrnazi Boojari" w:date="2019-01-10T01:25:00Z">
            <w:rPr>
              <w:rFonts w:ascii="B Lotus" w:eastAsia="Calibri" w:hAnsi="B Lotus" w:cs="B Lotus" w:hint="cs"/>
              <w:sz w:val="24"/>
              <w:szCs w:val="24"/>
              <w:rtl/>
              <w:lang w:bidi="fa-IR"/>
            </w:rPr>
          </w:rPrChange>
        </w:rPr>
        <w:t>کسی</w:t>
      </w:r>
      <w:r w:rsidRPr="001D716E">
        <w:rPr>
          <w:rFonts w:ascii="B Lotus" w:eastAsia="Calibri" w:hAnsi="B Lotus" w:cs="B Lotus"/>
          <w:sz w:val="24"/>
          <w:szCs w:val="24"/>
          <w:highlight w:val="lightGray"/>
          <w:rtl/>
          <w:lang w:bidi="fa-IR"/>
          <w:rPrChange w:id="1819" w:author="Mehrnazi Boojari" w:date="2019-01-10T01:25:00Z">
            <w:rPr>
              <w:rFonts w:ascii="B Lotus" w:eastAsia="Calibri" w:hAnsi="B Lotus" w:cs="B Lotus"/>
              <w:sz w:val="24"/>
              <w:szCs w:val="24"/>
              <w:rtl/>
              <w:lang w:bidi="fa-IR"/>
            </w:rPr>
          </w:rPrChange>
        </w:rPr>
        <w:t xml:space="preserve"> </w:t>
      </w:r>
      <w:r w:rsidRPr="001D716E">
        <w:rPr>
          <w:rFonts w:ascii="B Lotus" w:eastAsia="Calibri" w:hAnsi="B Lotus" w:cs="B Lotus" w:hint="cs"/>
          <w:sz w:val="24"/>
          <w:szCs w:val="24"/>
          <w:highlight w:val="lightGray"/>
          <w:rtl/>
          <w:lang w:bidi="fa-IR"/>
          <w:rPrChange w:id="1820" w:author="Mehrnazi Boojari" w:date="2019-01-10T01:25:00Z">
            <w:rPr>
              <w:rFonts w:ascii="B Lotus" w:eastAsia="Calibri" w:hAnsi="B Lotus" w:cs="B Lotus" w:hint="cs"/>
              <w:sz w:val="24"/>
              <w:szCs w:val="24"/>
              <w:rtl/>
              <w:lang w:bidi="fa-IR"/>
            </w:rPr>
          </w:rPrChange>
        </w:rPr>
        <w:t>که</w:t>
      </w:r>
      <w:r w:rsidRPr="001D716E">
        <w:rPr>
          <w:rFonts w:ascii="B Lotus" w:eastAsia="Calibri" w:hAnsi="B Lotus" w:cs="B Lotus"/>
          <w:sz w:val="24"/>
          <w:szCs w:val="24"/>
          <w:highlight w:val="lightGray"/>
          <w:rtl/>
          <w:lang w:bidi="fa-IR"/>
          <w:rPrChange w:id="1821" w:author="Mehrnazi Boojari" w:date="2019-01-10T01:25:00Z">
            <w:rPr>
              <w:rFonts w:ascii="B Lotus" w:eastAsia="Calibri" w:hAnsi="B Lotus" w:cs="B Lotus"/>
              <w:sz w:val="24"/>
              <w:szCs w:val="24"/>
              <w:rtl/>
              <w:lang w:bidi="fa-IR"/>
            </w:rPr>
          </w:rPrChange>
        </w:rPr>
        <w:t xml:space="preserve"> </w:t>
      </w:r>
      <w:r w:rsidRPr="001D716E">
        <w:rPr>
          <w:rFonts w:ascii="B Lotus" w:eastAsia="Calibri" w:hAnsi="B Lotus" w:cs="B Lotus" w:hint="cs"/>
          <w:sz w:val="24"/>
          <w:szCs w:val="24"/>
          <w:highlight w:val="lightGray"/>
          <w:rtl/>
          <w:lang w:bidi="fa-IR"/>
          <w:rPrChange w:id="1822" w:author="Mehrnazi Boojari" w:date="2019-01-10T01:25:00Z">
            <w:rPr>
              <w:rFonts w:ascii="B Lotus" w:eastAsia="Calibri" w:hAnsi="B Lotus" w:cs="B Lotus" w:hint="cs"/>
              <w:sz w:val="24"/>
              <w:szCs w:val="24"/>
              <w:rtl/>
              <w:lang w:bidi="fa-IR"/>
            </w:rPr>
          </w:rPrChange>
        </w:rPr>
        <w:t>بتواند</w:t>
      </w:r>
      <w:r w:rsidRPr="001D716E">
        <w:rPr>
          <w:rFonts w:ascii="B Lotus" w:eastAsia="Calibri" w:hAnsi="B Lotus" w:cs="B Lotus"/>
          <w:sz w:val="24"/>
          <w:szCs w:val="24"/>
          <w:highlight w:val="lightGray"/>
          <w:rtl/>
          <w:lang w:bidi="fa-IR"/>
          <w:rPrChange w:id="1823" w:author="Mehrnazi Boojari" w:date="2019-01-10T01:25:00Z">
            <w:rPr>
              <w:rFonts w:ascii="B Lotus" w:eastAsia="Calibri" w:hAnsi="B Lotus" w:cs="B Lotus"/>
              <w:sz w:val="24"/>
              <w:szCs w:val="24"/>
              <w:rtl/>
              <w:lang w:bidi="fa-IR"/>
            </w:rPr>
          </w:rPrChange>
        </w:rPr>
        <w:t xml:space="preserve"> </w:t>
      </w:r>
      <w:r w:rsidRPr="001D716E">
        <w:rPr>
          <w:rFonts w:ascii="B Lotus" w:eastAsia="Calibri" w:hAnsi="B Lotus" w:cs="B Lotus" w:hint="cs"/>
          <w:sz w:val="24"/>
          <w:szCs w:val="24"/>
          <w:highlight w:val="lightGray"/>
          <w:rtl/>
          <w:lang w:bidi="fa-IR"/>
          <w:rPrChange w:id="1824" w:author="Mehrnazi Boojari" w:date="2019-01-10T01:25:00Z">
            <w:rPr>
              <w:rFonts w:ascii="B Lotus" w:eastAsia="Calibri" w:hAnsi="B Lotus" w:cs="B Lotus" w:hint="cs"/>
              <w:sz w:val="24"/>
              <w:szCs w:val="24"/>
              <w:rtl/>
              <w:lang w:bidi="fa-IR"/>
            </w:rPr>
          </w:rPrChange>
        </w:rPr>
        <w:t>این</w:t>
      </w:r>
      <w:r w:rsidRPr="001D716E">
        <w:rPr>
          <w:rFonts w:ascii="B Lotus" w:eastAsia="Calibri" w:hAnsi="B Lotus" w:cs="B Lotus"/>
          <w:sz w:val="24"/>
          <w:szCs w:val="24"/>
          <w:highlight w:val="lightGray"/>
          <w:rtl/>
          <w:lang w:bidi="fa-IR"/>
          <w:rPrChange w:id="1825" w:author="Mehrnazi Boojari" w:date="2019-01-10T01:25:00Z">
            <w:rPr>
              <w:rFonts w:ascii="B Lotus" w:eastAsia="Calibri" w:hAnsi="B Lotus" w:cs="B Lotus"/>
              <w:sz w:val="24"/>
              <w:szCs w:val="24"/>
              <w:rtl/>
              <w:lang w:bidi="fa-IR"/>
            </w:rPr>
          </w:rPrChange>
        </w:rPr>
        <w:t xml:space="preserve"> </w:t>
      </w:r>
      <w:r w:rsidRPr="001D716E">
        <w:rPr>
          <w:rFonts w:ascii="B Lotus" w:eastAsia="Calibri" w:hAnsi="B Lotus" w:cs="B Lotus" w:hint="cs"/>
          <w:sz w:val="24"/>
          <w:szCs w:val="24"/>
          <w:highlight w:val="lightGray"/>
          <w:rtl/>
          <w:lang w:bidi="fa-IR"/>
          <w:rPrChange w:id="1826" w:author="Mehrnazi Boojari" w:date="2019-01-10T01:25:00Z">
            <w:rPr>
              <w:rFonts w:ascii="B Lotus" w:eastAsia="Calibri" w:hAnsi="B Lotus" w:cs="B Lotus" w:hint="cs"/>
              <w:sz w:val="24"/>
              <w:szCs w:val="24"/>
              <w:rtl/>
              <w:lang w:bidi="fa-IR"/>
            </w:rPr>
          </w:rPrChange>
        </w:rPr>
        <w:t>مدیریت</w:t>
      </w:r>
      <w:r w:rsidRPr="001D716E">
        <w:rPr>
          <w:rFonts w:ascii="B Lotus" w:eastAsia="Calibri" w:hAnsi="B Lotus" w:cs="B Lotus"/>
          <w:sz w:val="24"/>
          <w:szCs w:val="24"/>
          <w:highlight w:val="lightGray"/>
          <w:rtl/>
          <w:lang w:bidi="fa-IR"/>
          <w:rPrChange w:id="1827" w:author="Mehrnazi Boojari" w:date="2019-01-10T01:25:00Z">
            <w:rPr>
              <w:rFonts w:ascii="B Lotus" w:eastAsia="Calibri" w:hAnsi="B Lotus" w:cs="B Lotus"/>
              <w:sz w:val="24"/>
              <w:szCs w:val="24"/>
              <w:rtl/>
              <w:lang w:bidi="fa-IR"/>
            </w:rPr>
          </w:rPrChange>
        </w:rPr>
        <w:t xml:space="preserve"> </w:t>
      </w:r>
      <w:r w:rsidRPr="001D716E">
        <w:rPr>
          <w:rFonts w:ascii="B Lotus" w:eastAsia="Calibri" w:hAnsi="B Lotus" w:cs="B Lotus" w:hint="cs"/>
          <w:sz w:val="24"/>
          <w:szCs w:val="24"/>
          <w:highlight w:val="lightGray"/>
          <w:rtl/>
          <w:lang w:bidi="fa-IR"/>
          <w:rPrChange w:id="1828" w:author="Mehrnazi Boojari" w:date="2019-01-10T01:25:00Z">
            <w:rPr>
              <w:rFonts w:ascii="B Lotus" w:eastAsia="Calibri" w:hAnsi="B Lotus" w:cs="B Lotus" w:hint="cs"/>
              <w:sz w:val="24"/>
              <w:szCs w:val="24"/>
              <w:rtl/>
              <w:lang w:bidi="fa-IR"/>
            </w:rPr>
          </w:rPrChange>
        </w:rPr>
        <w:t>را</w:t>
      </w:r>
      <w:ins w:id="1829" w:author="Mehrnazi Boojari" w:date="2019-01-10T01:27:00Z">
        <w:r w:rsidR="00B625B3">
          <w:rPr>
            <w:rFonts w:ascii="B Lotus" w:eastAsia="Calibri" w:hAnsi="B Lotus" w:cs="B Lotus" w:hint="cs"/>
            <w:sz w:val="24"/>
            <w:szCs w:val="24"/>
            <w:highlight w:val="lightGray"/>
            <w:rtl/>
            <w:lang w:bidi="fa-IR"/>
          </w:rPr>
          <w:t xml:space="preserve"> به</w:t>
        </w:r>
        <w:r w:rsidR="00B625B3">
          <w:rPr>
            <w:rFonts w:ascii="B Lotus" w:eastAsia="Calibri" w:hAnsi="B Lotus" w:cs="B Nazanin" w:hint="cs"/>
            <w:sz w:val="24"/>
            <w:szCs w:val="24"/>
            <w:highlight w:val="lightGray"/>
            <w:rtl/>
            <w:lang w:bidi="fa-IR"/>
          </w:rPr>
          <w:t>‌</w:t>
        </w:r>
        <w:r w:rsidR="00B625B3">
          <w:rPr>
            <w:rFonts w:ascii="B Lotus" w:eastAsia="Calibri" w:hAnsi="B Lotus" w:cs="B Lotus" w:hint="cs"/>
            <w:sz w:val="24"/>
            <w:szCs w:val="24"/>
            <w:highlight w:val="lightGray"/>
            <w:rtl/>
            <w:lang w:bidi="fa-IR"/>
          </w:rPr>
          <w:t>خوبی</w:t>
        </w:r>
      </w:ins>
      <w:r w:rsidRPr="001D716E">
        <w:rPr>
          <w:rFonts w:ascii="B Lotus" w:eastAsia="Calibri" w:hAnsi="B Lotus" w:cs="B Lotus"/>
          <w:sz w:val="24"/>
          <w:szCs w:val="24"/>
          <w:highlight w:val="lightGray"/>
          <w:rtl/>
          <w:lang w:bidi="fa-IR"/>
          <w:rPrChange w:id="1830" w:author="Mehrnazi Boojari" w:date="2019-01-10T01:25:00Z">
            <w:rPr>
              <w:rFonts w:ascii="B Lotus" w:eastAsia="Calibri" w:hAnsi="B Lotus" w:cs="B Lotus"/>
              <w:sz w:val="24"/>
              <w:szCs w:val="24"/>
              <w:rtl/>
              <w:lang w:bidi="fa-IR"/>
            </w:rPr>
          </w:rPrChange>
        </w:rPr>
        <w:t xml:space="preserve"> انجام دهد در واقع توانسته است نقش برتر</w:t>
      </w:r>
      <w:ins w:id="1831" w:author="Mehrnazi Boojari" w:date="2019-01-10T01:25:00Z">
        <w:r w:rsidR="001D716E" w:rsidRPr="001D716E">
          <w:rPr>
            <w:rFonts w:ascii="B Lotus" w:eastAsia="Calibri" w:hAnsi="B Lotus" w:cs="B Lotus" w:hint="cs"/>
            <w:sz w:val="24"/>
            <w:szCs w:val="24"/>
            <w:highlight w:val="lightGray"/>
            <w:rtl/>
            <w:lang w:bidi="fa-IR"/>
            <w:rPrChange w:id="1832" w:author="Mehrnazi Boojari" w:date="2019-01-10T01:25:00Z">
              <w:rPr>
                <w:rFonts w:ascii="B Lotus" w:eastAsia="Calibri" w:hAnsi="B Lotus" w:cs="B Lotus" w:hint="cs"/>
                <w:sz w:val="24"/>
                <w:szCs w:val="24"/>
                <w:rtl/>
                <w:lang w:bidi="fa-IR"/>
              </w:rPr>
            </w:rPrChange>
          </w:rPr>
          <w:t>ی</w:t>
        </w:r>
      </w:ins>
      <w:r w:rsidRPr="001D716E">
        <w:rPr>
          <w:rFonts w:ascii="B Lotus" w:eastAsia="Calibri" w:hAnsi="B Lotus" w:cs="B Lotus"/>
          <w:sz w:val="24"/>
          <w:szCs w:val="24"/>
          <w:highlight w:val="lightGray"/>
          <w:rtl/>
          <w:lang w:bidi="fa-IR"/>
          <w:rPrChange w:id="1833" w:author="Mehrnazi Boojari" w:date="2019-01-10T01:25:00Z">
            <w:rPr>
              <w:rFonts w:ascii="B Lotus" w:eastAsia="Calibri" w:hAnsi="B Lotus" w:cs="B Lotus"/>
              <w:sz w:val="24"/>
              <w:szCs w:val="24"/>
              <w:rtl/>
              <w:lang w:bidi="fa-IR"/>
            </w:rPr>
          </w:rPrChange>
        </w:rPr>
        <w:t xml:space="preserve"> </w:t>
      </w:r>
      <w:del w:id="1834" w:author="Mehrnazi Boojari" w:date="2019-01-10T01:25:00Z">
        <w:r w:rsidRPr="001D716E" w:rsidDel="001D716E">
          <w:rPr>
            <w:rFonts w:ascii="B Lotus" w:eastAsia="Calibri" w:hAnsi="B Lotus" w:cs="B Lotus" w:hint="cs"/>
            <w:sz w:val="24"/>
            <w:szCs w:val="24"/>
            <w:highlight w:val="lightGray"/>
            <w:rtl/>
            <w:lang w:bidi="fa-IR"/>
            <w:rPrChange w:id="1835" w:author="Mehrnazi Boojari" w:date="2019-01-10T01:25:00Z">
              <w:rPr>
                <w:rFonts w:ascii="B Lotus" w:eastAsia="Calibri" w:hAnsi="B Lotus" w:cs="B Lotus" w:hint="cs"/>
                <w:sz w:val="24"/>
                <w:szCs w:val="24"/>
                <w:rtl/>
                <w:lang w:bidi="fa-IR"/>
              </w:rPr>
            </w:rPrChange>
          </w:rPr>
          <w:delText>را</w:delText>
        </w:r>
        <w:r w:rsidRPr="001D716E" w:rsidDel="001D716E">
          <w:rPr>
            <w:rFonts w:ascii="B Lotus" w:eastAsia="Calibri" w:hAnsi="B Lotus" w:cs="B Lotus"/>
            <w:sz w:val="24"/>
            <w:szCs w:val="24"/>
            <w:highlight w:val="lightGray"/>
            <w:rtl/>
            <w:lang w:bidi="fa-IR"/>
            <w:rPrChange w:id="1836" w:author="Mehrnazi Boojari" w:date="2019-01-10T01:25:00Z">
              <w:rPr>
                <w:rFonts w:ascii="B Lotus" w:eastAsia="Calibri" w:hAnsi="B Lotus" w:cs="B Lotus"/>
                <w:sz w:val="24"/>
                <w:szCs w:val="24"/>
                <w:rtl/>
                <w:lang w:bidi="fa-IR"/>
              </w:rPr>
            </w:rPrChange>
          </w:rPr>
          <w:delText xml:space="preserve"> </w:delText>
        </w:r>
      </w:del>
      <w:r w:rsidRPr="001D716E">
        <w:rPr>
          <w:rFonts w:ascii="B Lotus" w:eastAsia="Calibri" w:hAnsi="B Lotus" w:cs="B Lotus" w:hint="cs"/>
          <w:sz w:val="24"/>
          <w:szCs w:val="24"/>
          <w:highlight w:val="lightGray"/>
          <w:rtl/>
          <w:lang w:bidi="fa-IR"/>
          <w:rPrChange w:id="1837" w:author="Mehrnazi Boojari" w:date="2019-01-10T01:25:00Z">
            <w:rPr>
              <w:rFonts w:ascii="B Lotus" w:eastAsia="Calibri" w:hAnsi="B Lotus" w:cs="B Lotus" w:hint="cs"/>
              <w:sz w:val="24"/>
              <w:szCs w:val="24"/>
              <w:rtl/>
              <w:lang w:bidi="fa-IR"/>
            </w:rPr>
          </w:rPrChange>
        </w:rPr>
        <w:t>بازی</w:t>
      </w:r>
      <w:r w:rsidRPr="001D716E">
        <w:rPr>
          <w:rFonts w:ascii="B Lotus" w:eastAsia="Calibri" w:hAnsi="B Lotus" w:cs="B Lotus"/>
          <w:sz w:val="24"/>
          <w:szCs w:val="24"/>
          <w:highlight w:val="lightGray"/>
          <w:rtl/>
          <w:lang w:bidi="fa-IR"/>
          <w:rPrChange w:id="1838" w:author="Mehrnazi Boojari" w:date="2019-01-10T01:25:00Z">
            <w:rPr>
              <w:rFonts w:ascii="B Lotus" w:eastAsia="Calibri" w:hAnsi="B Lotus" w:cs="B Lotus"/>
              <w:sz w:val="24"/>
              <w:szCs w:val="24"/>
              <w:rtl/>
              <w:lang w:bidi="fa-IR"/>
            </w:rPr>
          </w:rPrChange>
        </w:rPr>
        <w:t xml:space="preserve"> </w:t>
      </w:r>
      <w:r w:rsidRPr="001D716E">
        <w:rPr>
          <w:rFonts w:ascii="B Lotus" w:eastAsia="Calibri" w:hAnsi="B Lotus" w:cs="B Lotus" w:hint="cs"/>
          <w:sz w:val="24"/>
          <w:szCs w:val="24"/>
          <w:highlight w:val="lightGray"/>
          <w:rtl/>
          <w:lang w:bidi="fa-IR"/>
          <w:rPrChange w:id="1839" w:author="Mehrnazi Boojari" w:date="2019-01-10T01:25:00Z">
            <w:rPr>
              <w:rFonts w:ascii="B Lotus" w:eastAsia="Calibri" w:hAnsi="B Lotus" w:cs="B Lotus" w:hint="cs"/>
              <w:sz w:val="24"/>
              <w:szCs w:val="24"/>
              <w:rtl/>
              <w:lang w:bidi="fa-IR"/>
            </w:rPr>
          </w:rPrChange>
        </w:rPr>
        <w:t>کند</w:t>
      </w:r>
      <w:r w:rsidRPr="00B07651">
        <w:rPr>
          <w:rFonts w:ascii="B Lotus" w:eastAsia="Calibri" w:hAnsi="B Lotus" w:cs="B Lotus" w:hint="cs"/>
          <w:sz w:val="24"/>
          <w:szCs w:val="24"/>
          <w:rtl/>
          <w:lang w:bidi="fa-IR"/>
        </w:rPr>
        <w:t>.</w:t>
      </w:r>
    </w:p>
    <w:p w14:paraId="5B377B31" w14:textId="77777777" w:rsidR="00B07651" w:rsidRPr="00B07651" w:rsidRDefault="00B07651" w:rsidP="00913D28">
      <w:pPr>
        <w:pStyle w:val="Heading3"/>
        <w:rPr>
          <w:rtl/>
        </w:rPr>
      </w:pPr>
      <w:bookmarkStart w:id="1840" w:name="_Toc533259376"/>
      <w:bookmarkStart w:id="1841" w:name="_Toc533781163"/>
      <w:bookmarkStart w:id="1842" w:name="_Toc533782119"/>
      <w:del w:id="1843" w:author="Mehrnazi Boojari" w:date="2019-01-10T01:29:00Z">
        <w:r w:rsidRPr="00B07651" w:rsidDel="00DC5325">
          <w:rPr>
            <w:rFonts w:hint="cs"/>
            <w:rtl/>
          </w:rPr>
          <w:delText>راهبران</w:delText>
        </w:r>
      </w:del>
      <w:ins w:id="1844" w:author="Mehrnazi Boojari" w:date="2019-01-10T01:29:00Z">
        <w:r w:rsidR="00DC5325">
          <w:rPr>
            <w:rFonts w:hint="cs"/>
            <w:rtl/>
          </w:rPr>
          <w:t>رهبران</w:t>
        </w:r>
      </w:ins>
      <w:r w:rsidRPr="00B07651">
        <w:rPr>
          <w:rFonts w:hint="cs"/>
          <w:rtl/>
        </w:rPr>
        <w:t xml:space="preserve"> ذهنی جامعه</w:t>
      </w:r>
      <w:del w:id="1845" w:author="Mehrnazi Boojari" w:date="2019-01-07T09:47:00Z">
        <w:r w:rsidRPr="00B07651" w:rsidDel="006F7CCF">
          <w:rPr>
            <w:rFonts w:hint="cs"/>
            <w:rtl/>
          </w:rPr>
          <w:delText xml:space="preserve"> ؛</w:delText>
        </w:r>
      </w:del>
      <w:ins w:id="1846" w:author="Mehrnazi Boojari" w:date="2019-01-07T09:47:00Z">
        <w:r w:rsidR="006F7CCF">
          <w:rPr>
            <w:rFonts w:hint="cs"/>
            <w:rtl/>
          </w:rPr>
          <w:t>؛</w:t>
        </w:r>
      </w:ins>
      <w:r w:rsidRPr="00B07651">
        <w:rPr>
          <w:rFonts w:hint="cs"/>
          <w:rtl/>
        </w:rPr>
        <w:t xml:space="preserve"> ایفا</w:t>
      </w:r>
      <w:del w:id="1847" w:author="Mehrnazi Boojari" w:date="2019-01-10T01:29:00Z">
        <w:r w:rsidRPr="00B07651" w:rsidDel="00DC5325">
          <w:rPr>
            <w:rFonts w:hint="cs"/>
            <w:rtl/>
          </w:rPr>
          <w:delText xml:space="preserve"> </w:delText>
        </w:r>
      </w:del>
      <w:r w:rsidRPr="00B07651">
        <w:rPr>
          <w:rFonts w:hint="cs"/>
          <w:rtl/>
        </w:rPr>
        <w:t>کنندگان نقش اصلی در مدیریت تحولات</w:t>
      </w:r>
      <w:bookmarkEnd w:id="1840"/>
      <w:bookmarkEnd w:id="1841"/>
      <w:bookmarkEnd w:id="1842"/>
      <w:r w:rsidRPr="00B07651">
        <w:rPr>
          <w:rFonts w:hint="cs"/>
          <w:rtl/>
        </w:rPr>
        <w:t xml:space="preserve"> </w:t>
      </w:r>
    </w:p>
    <w:p w14:paraId="7A7DF9BD" w14:textId="77777777" w:rsidR="00B07651" w:rsidRPr="00B07651" w:rsidRDefault="00B07651" w:rsidP="00DC5325">
      <w:pPr>
        <w:bidi/>
        <w:ind w:firstLine="227"/>
        <w:jc w:val="both"/>
        <w:rPr>
          <w:rFonts w:ascii="B Lotus" w:eastAsia="Calibri" w:hAnsi="B Lotus" w:cs="B Lotus"/>
          <w:sz w:val="24"/>
          <w:szCs w:val="24"/>
          <w:rtl/>
        </w:rPr>
      </w:pPr>
      <w:del w:id="1848" w:author="Mehrnazi Boojari" w:date="2019-01-08T03:28:00Z">
        <w:r w:rsidRPr="00B07651" w:rsidDel="00666313">
          <w:rPr>
            <w:rFonts w:ascii="B Lotus" w:eastAsia="Calibri" w:hAnsi="B Lotus" w:cs="B Lotus" w:hint="cs"/>
            <w:sz w:val="24"/>
            <w:szCs w:val="24"/>
            <w:rtl/>
          </w:rPr>
          <w:delText>همانطور</w:delText>
        </w:r>
      </w:del>
      <w:ins w:id="1849" w:author="Mehrnazi Boojari" w:date="2019-01-08T03:28:00Z">
        <w:r w:rsidR="00666313">
          <w:rPr>
            <w:rFonts w:ascii="B Lotus" w:eastAsia="Calibri" w:hAnsi="B Lotus" w:cs="B Lotus" w:hint="cs"/>
            <w:sz w:val="24"/>
            <w:szCs w:val="24"/>
            <w:rtl/>
          </w:rPr>
          <w:t>همان‌طور</w:t>
        </w:r>
      </w:ins>
      <w:r w:rsidRPr="00B07651">
        <w:rPr>
          <w:rFonts w:ascii="B Lotus" w:eastAsia="Calibri" w:hAnsi="B Lotus" w:cs="B Lotus" w:hint="cs"/>
          <w:sz w:val="24"/>
          <w:szCs w:val="24"/>
          <w:rtl/>
        </w:rPr>
        <w:t xml:space="preserve"> که پیشتر گفته شد</w:t>
      </w:r>
      <w:ins w:id="1850" w:author="Mehrnazi Boojari" w:date="2019-01-10T01:29:00Z">
        <w:r w:rsidR="00DC5325">
          <w:rPr>
            <w:rFonts w:ascii="B Lotus" w:eastAsia="Calibri" w:hAnsi="B Lotus" w:cs="B Lotus" w:hint="cs"/>
            <w:sz w:val="24"/>
            <w:szCs w:val="24"/>
            <w:rtl/>
          </w:rPr>
          <w:t>،</w:t>
        </w:r>
      </w:ins>
      <w:r w:rsidRPr="00B07651">
        <w:rPr>
          <w:rFonts w:ascii="B Lotus" w:eastAsia="Calibri" w:hAnsi="B Lotus" w:cs="B Lotus" w:hint="cs"/>
          <w:sz w:val="24"/>
          <w:szCs w:val="24"/>
          <w:rtl/>
        </w:rPr>
        <w:t xml:space="preserve"> یکی از اصول انقلاب اسلامی ایران بر پایه مشارکت و مردم</w:t>
      </w:r>
      <w:ins w:id="1851" w:author="Mehrnazi Boojari" w:date="2019-01-10T01:29:00Z">
        <w:r w:rsidR="00DC5325">
          <w:rPr>
            <w:rFonts w:ascii="B Lotus" w:eastAsia="Calibri" w:hAnsi="B Lotus" w:cs="B Nazanin" w:hint="cs"/>
            <w:sz w:val="24"/>
            <w:szCs w:val="24"/>
            <w:rtl/>
          </w:rPr>
          <w:t>‌</w:t>
        </w:r>
      </w:ins>
      <w:del w:id="1852" w:author="Mehrnazi Boojari" w:date="2019-01-10T01:29:00Z">
        <w:r w:rsidRPr="00B07651" w:rsidDel="00DC5325">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 xml:space="preserve">سالاری بنا نهاده شده است و این بدین معناست که نظامی که خود توسط مشارکت مردم </w:t>
      </w:r>
      <w:del w:id="1853" w:author="Mehrnazi Boojari" w:date="2019-01-07T11:01:00Z">
        <w:r w:rsidRPr="00B07651" w:rsidDel="00DB081F">
          <w:rPr>
            <w:rFonts w:ascii="B Lotus" w:eastAsia="Calibri" w:hAnsi="B Lotus" w:cs="B Lotus" w:hint="cs"/>
            <w:sz w:val="24"/>
            <w:szCs w:val="24"/>
            <w:rtl/>
          </w:rPr>
          <w:delText>بوجود</w:delText>
        </w:r>
      </w:del>
      <w:ins w:id="1854" w:author="Mehrnazi Boojari" w:date="2019-01-07T11:01:00Z">
        <w:r w:rsidR="00DB081F">
          <w:rPr>
            <w:rFonts w:ascii="B Lotus" w:eastAsia="Calibri" w:hAnsi="B Lotus" w:cs="B Lotus" w:hint="cs"/>
            <w:sz w:val="24"/>
            <w:szCs w:val="24"/>
            <w:rtl/>
          </w:rPr>
          <w:t>به‌وجود</w:t>
        </w:r>
      </w:ins>
      <w:r w:rsidRPr="00B07651">
        <w:rPr>
          <w:rFonts w:ascii="B Lotus" w:eastAsia="Calibri" w:hAnsi="B Lotus" w:cs="B Lotus" w:hint="cs"/>
          <w:sz w:val="24"/>
          <w:szCs w:val="24"/>
          <w:rtl/>
        </w:rPr>
        <w:t xml:space="preserve"> آمده باید برای حفظ خود مشارکت مردم را همراه داشته باشد</w:t>
      </w:r>
      <w:del w:id="1855" w:author="Mehrnazi Boojari" w:date="2019-01-07T11:04:00Z">
        <w:r w:rsidRPr="00B07651" w:rsidDel="00DB081F">
          <w:rPr>
            <w:rFonts w:ascii="B Lotus" w:eastAsia="Calibri" w:hAnsi="B Lotus" w:cs="B Lotus" w:hint="cs"/>
            <w:sz w:val="24"/>
            <w:szCs w:val="24"/>
            <w:rtl/>
          </w:rPr>
          <w:delText xml:space="preserve">. لذا </w:delText>
        </w:r>
      </w:del>
      <w:ins w:id="1856" w:author="Mehrnazi Boojari" w:date="2019-01-07T11:04:00Z">
        <w:r w:rsidR="00DB081F">
          <w:rPr>
            <w:rFonts w:ascii="B Lotus" w:eastAsia="Calibri" w:hAnsi="B Lotus" w:cs="B Lotus" w:hint="cs"/>
            <w:sz w:val="24"/>
            <w:szCs w:val="24"/>
            <w:rtl/>
          </w:rPr>
          <w:t xml:space="preserve">. لذا، </w:t>
        </w:r>
      </w:ins>
      <w:r w:rsidRPr="00B07651">
        <w:rPr>
          <w:rFonts w:ascii="B Lotus" w:eastAsia="Calibri" w:hAnsi="B Lotus" w:cs="B Lotus" w:hint="cs"/>
          <w:sz w:val="24"/>
          <w:szCs w:val="24"/>
          <w:rtl/>
        </w:rPr>
        <w:t>در تحولات اجتماعی باید به این نکته بسیار</w:t>
      </w:r>
      <w:ins w:id="1857" w:author="Mehrnazi Boojari" w:date="2019-01-10T01:30:00Z">
        <w:r w:rsidR="00DC5325">
          <w:rPr>
            <w:rFonts w:ascii="B Lotus" w:eastAsia="Calibri" w:hAnsi="B Lotus" w:cs="B Lotus" w:hint="cs"/>
            <w:sz w:val="24"/>
            <w:szCs w:val="24"/>
            <w:rtl/>
          </w:rPr>
          <w:t xml:space="preserve"> زیاد </w:t>
        </w:r>
      </w:ins>
      <w:r w:rsidRPr="00B07651">
        <w:rPr>
          <w:rFonts w:ascii="B Lotus" w:eastAsia="Calibri" w:hAnsi="B Lotus" w:cs="B Lotus" w:hint="cs"/>
          <w:sz w:val="24"/>
          <w:szCs w:val="24"/>
          <w:rtl/>
        </w:rPr>
        <w:t>توجه کرد که مسئله اصلی مدیریت تحولات اجتماعی ایجاد مشارکت عمومی و در کنار آن ایجاد انگیزه</w:t>
      </w:r>
      <w:del w:id="1858" w:author="Mehrnazi Boojari" w:date="2019-01-07T09:46:00Z">
        <w:r w:rsidRPr="00B07651" w:rsidDel="006F7CCF">
          <w:rPr>
            <w:rFonts w:ascii="B Lotus" w:eastAsia="Calibri" w:hAnsi="B Lotus" w:cs="B Lotus" w:hint="cs"/>
            <w:sz w:val="24"/>
            <w:szCs w:val="24"/>
            <w:rtl/>
          </w:rPr>
          <w:delText xml:space="preserve"> های </w:delText>
        </w:r>
      </w:del>
      <w:ins w:id="1859" w:author="Mehrnazi Boojari" w:date="2019-01-07T09:46:00Z">
        <w:r w:rsidR="006F7CCF">
          <w:rPr>
            <w:rFonts w:ascii="B Lotus" w:eastAsia="Calibri" w:hAnsi="B Lotus" w:cs="B Lotus" w:hint="cs"/>
            <w:sz w:val="24"/>
            <w:szCs w:val="24"/>
            <w:rtl/>
          </w:rPr>
          <w:t>‌</w:t>
        </w:r>
      </w:ins>
      <w:ins w:id="1860" w:author="Mehrnazi Boojari" w:date="2019-01-10T01:29:00Z">
        <w:r w:rsidR="00DC5325">
          <w:rPr>
            <w:rFonts w:ascii="B Lotus" w:eastAsia="Calibri" w:hAnsi="B Lotus" w:cs="B Nazanin" w:hint="cs"/>
            <w:sz w:val="24"/>
            <w:szCs w:val="24"/>
            <w:rtl/>
          </w:rPr>
          <w:t>‌</w:t>
        </w:r>
      </w:ins>
      <w:ins w:id="1861"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لازم در طبقه فکور جامعه برای ارتقا</w:t>
      </w:r>
      <w:ins w:id="1862" w:author="Mehrnazi Boojari" w:date="2019-01-10T01:29:00Z">
        <w:r w:rsidR="00DC5325">
          <w:rPr>
            <w:rFonts w:ascii="B Lotus" w:eastAsia="Calibri" w:hAnsi="B Lotus" w:cs="B Lotus" w:hint="cs"/>
            <w:sz w:val="24"/>
            <w:szCs w:val="24"/>
            <w:rtl/>
          </w:rPr>
          <w:t>ی</w:t>
        </w:r>
      </w:ins>
      <w:r w:rsidRPr="00B07651">
        <w:rPr>
          <w:rFonts w:ascii="B Lotus" w:eastAsia="Calibri" w:hAnsi="B Lotus" w:cs="B Lotus" w:hint="cs"/>
          <w:sz w:val="24"/>
          <w:szCs w:val="24"/>
          <w:rtl/>
        </w:rPr>
        <w:t xml:space="preserve"> شاخص</w:t>
      </w:r>
      <w:del w:id="1863" w:author="Mehrnazi Boojari" w:date="2019-01-07T09:45:00Z">
        <w:r w:rsidRPr="00B07651" w:rsidDel="006F7CCF">
          <w:rPr>
            <w:rFonts w:ascii="B Lotus" w:eastAsia="Calibri" w:hAnsi="B Lotus" w:cs="B Lotus" w:hint="cs"/>
            <w:sz w:val="24"/>
            <w:szCs w:val="24"/>
            <w:rtl/>
          </w:rPr>
          <w:delText xml:space="preserve"> ها </w:delText>
        </w:r>
      </w:del>
      <w:ins w:id="1864" w:author="Mehrnazi Boojari" w:date="2019-01-07T09:45:00Z">
        <w:r w:rsidR="006F7CCF">
          <w:rPr>
            <w:rFonts w:ascii="B Lotus" w:eastAsia="Calibri" w:hAnsi="B Lotus" w:cs="B Lotus" w:hint="cs"/>
            <w:sz w:val="24"/>
            <w:szCs w:val="24"/>
            <w:rtl/>
          </w:rPr>
          <w:t xml:space="preserve">‌ها </w:t>
        </w:r>
      </w:ins>
      <w:r w:rsidRPr="00B07651">
        <w:rPr>
          <w:rFonts w:ascii="B Lotus" w:eastAsia="Calibri" w:hAnsi="B Lotus" w:cs="B Lotus" w:hint="cs"/>
          <w:sz w:val="24"/>
          <w:szCs w:val="24"/>
          <w:rtl/>
        </w:rPr>
        <w:t>و آرمان</w:t>
      </w:r>
      <w:ins w:id="1865" w:author="Mehrnazi Boojari" w:date="2019-01-10T01:29:00Z">
        <w:r w:rsidR="00DC5325">
          <w:rPr>
            <w:rFonts w:ascii="B Lotus" w:eastAsia="Calibri" w:hAnsi="B Lotus" w:cs="B Nazanin" w:hint="cs"/>
            <w:sz w:val="24"/>
            <w:szCs w:val="24"/>
            <w:rtl/>
          </w:rPr>
          <w:t>‌</w:t>
        </w:r>
      </w:ins>
      <w:del w:id="1866" w:author="Mehrnazi Boojari" w:date="2019-01-10T01:29:00Z">
        <w:r w:rsidRPr="00B07651" w:rsidDel="00DC5325">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هاست</w:t>
      </w:r>
      <w:del w:id="1867" w:author="Mehrnazi Boojari" w:date="2019-01-07T10:09:00Z">
        <w:r w:rsidRPr="00B07651" w:rsidDel="00A31D6F">
          <w:rPr>
            <w:rFonts w:ascii="B Lotus" w:eastAsia="Calibri" w:hAnsi="B Lotus" w:cs="B Lotus" w:hint="cs"/>
            <w:sz w:val="24"/>
            <w:szCs w:val="24"/>
            <w:rtl/>
          </w:rPr>
          <w:delText xml:space="preserve"> .</w:delText>
        </w:r>
      </w:del>
      <w:ins w:id="1868" w:author="Mehrnazi Boojari" w:date="2019-01-07T10:09:00Z">
        <w:r w:rsidR="00A31D6F">
          <w:rPr>
            <w:rFonts w:ascii="B Lotus" w:eastAsia="Calibri" w:hAnsi="B Lotus" w:cs="B Lotus" w:hint="cs"/>
            <w:sz w:val="24"/>
            <w:szCs w:val="24"/>
            <w:rtl/>
          </w:rPr>
          <w:t>.</w:t>
        </w:r>
      </w:ins>
    </w:p>
    <w:p w14:paraId="4DE2B9ED" w14:textId="77777777" w:rsidR="00B07651" w:rsidRPr="00B07651" w:rsidRDefault="00B07651" w:rsidP="000F1177">
      <w:pPr>
        <w:bidi/>
        <w:ind w:firstLine="227"/>
        <w:jc w:val="both"/>
        <w:rPr>
          <w:rFonts w:ascii="B Lotus" w:eastAsia="Calibri" w:hAnsi="B Lotus" w:cs="B Lotus"/>
          <w:sz w:val="24"/>
          <w:szCs w:val="24"/>
          <w:rtl/>
        </w:rPr>
      </w:pPr>
      <w:r w:rsidRPr="00B07651">
        <w:rPr>
          <w:rFonts w:ascii="B Lotus" w:eastAsia="Calibri" w:hAnsi="B Lotus" w:cs="B Lotus" w:hint="cs"/>
          <w:sz w:val="24"/>
          <w:szCs w:val="24"/>
          <w:rtl/>
        </w:rPr>
        <w:t>بخشی که در هر جامعه نقش اصلی در مدیریت تحولات را بازی</w:t>
      </w:r>
      <w:del w:id="1869" w:author="Mehrnazi Boojari" w:date="2019-01-07T09:49:00Z">
        <w:r w:rsidRPr="00B07651" w:rsidDel="006F7CCF">
          <w:rPr>
            <w:rFonts w:ascii="B Lotus" w:eastAsia="Calibri" w:hAnsi="B Lotus" w:cs="B Lotus" w:hint="cs"/>
            <w:sz w:val="24"/>
            <w:szCs w:val="24"/>
            <w:rtl/>
          </w:rPr>
          <w:delText xml:space="preserve"> می </w:delText>
        </w:r>
      </w:del>
      <w:ins w:id="1870" w:author="Mehrnazi Boojari" w:date="2019-01-07T09:49:00Z">
        <w:r w:rsidR="006F7CCF">
          <w:rPr>
            <w:rFonts w:ascii="B Lotus" w:eastAsia="Calibri" w:hAnsi="B Lotus" w:cs="B Lotus" w:hint="cs"/>
            <w:sz w:val="24"/>
            <w:szCs w:val="24"/>
            <w:rtl/>
          </w:rPr>
          <w:t xml:space="preserve"> </w:t>
        </w:r>
      </w:ins>
      <w:del w:id="1871" w:author="Mehrnazi Boojari" w:date="2019-01-07T10:52:00Z">
        <w:r w:rsidRPr="00B07651" w:rsidDel="006A1F1D">
          <w:rPr>
            <w:rFonts w:ascii="B Lotus" w:eastAsia="Calibri" w:hAnsi="B Lotus" w:cs="B Lotus" w:hint="cs"/>
            <w:sz w:val="24"/>
            <w:szCs w:val="24"/>
            <w:rtl/>
          </w:rPr>
          <w:delText>کند</w:delText>
        </w:r>
      </w:del>
      <w:ins w:id="1872" w:author="Mehrnazi Boojari" w:date="2019-01-07T10:52:00Z">
        <w:r w:rsidR="006A1F1D">
          <w:rPr>
            <w:rFonts w:ascii="B Lotus" w:eastAsia="Calibri" w:hAnsi="B Lotus" w:cs="B Lotus" w:hint="cs"/>
            <w:sz w:val="24"/>
            <w:szCs w:val="24"/>
            <w:rtl/>
          </w:rPr>
          <w:t>می‌کند</w:t>
        </w:r>
      </w:ins>
      <w:r w:rsidRPr="00B07651">
        <w:rPr>
          <w:rFonts w:ascii="B Lotus" w:eastAsia="Calibri" w:hAnsi="B Lotus" w:cs="B Lotus" w:hint="cs"/>
          <w:sz w:val="24"/>
          <w:szCs w:val="24"/>
          <w:rtl/>
        </w:rPr>
        <w:t xml:space="preserve"> </w:t>
      </w:r>
      <w:del w:id="1873" w:author="Mehrnazi Boojari" w:date="2019-01-10T01:29:00Z">
        <w:r w:rsidRPr="00B07651" w:rsidDel="00DC5325">
          <w:rPr>
            <w:rFonts w:ascii="B Lotus" w:eastAsia="Calibri" w:hAnsi="B Lotus" w:cs="B Lotus" w:hint="cs"/>
            <w:sz w:val="24"/>
            <w:szCs w:val="24"/>
            <w:rtl/>
          </w:rPr>
          <w:delText>راهبران</w:delText>
        </w:r>
      </w:del>
      <w:ins w:id="1874" w:author="Mehrnazi Boojari" w:date="2019-01-10T01:29:00Z">
        <w:r w:rsidR="00DC5325">
          <w:rPr>
            <w:rFonts w:ascii="B Lotus" w:eastAsia="Calibri" w:hAnsi="B Lotus" w:cs="B Lotus" w:hint="cs"/>
            <w:sz w:val="24"/>
            <w:szCs w:val="24"/>
            <w:rtl/>
          </w:rPr>
          <w:t>رهبران</w:t>
        </w:r>
      </w:ins>
      <w:r w:rsidRPr="00B07651">
        <w:rPr>
          <w:rFonts w:ascii="B Lotus" w:eastAsia="Calibri" w:hAnsi="B Lotus" w:cs="B Lotus" w:hint="cs"/>
          <w:sz w:val="24"/>
          <w:szCs w:val="24"/>
          <w:rtl/>
        </w:rPr>
        <w:t xml:space="preserve"> ذهنی آن جامعه هستند. یعنی بخش</w:t>
      </w:r>
      <w:del w:id="1875" w:author="Mehrnazi Boojari" w:date="2019-01-07T10:43:00Z">
        <w:r w:rsidRPr="00B07651" w:rsidDel="006A1F1D">
          <w:rPr>
            <w:rFonts w:ascii="B Lotus" w:eastAsia="Calibri" w:hAnsi="B Lotus" w:cs="B Lotus" w:hint="cs"/>
            <w:sz w:val="24"/>
            <w:szCs w:val="24"/>
            <w:rtl/>
          </w:rPr>
          <w:delText xml:space="preserve"> هایی </w:delText>
        </w:r>
      </w:del>
      <w:ins w:id="1876" w:author="Mehrnazi Boojari" w:date="2019-01-07T10:43:00Z">
        <w:r w:rsidR="006A1F1D">
          <w:rPr>
            <w:rFonts w:ascii="B Lotus" w:eastAsia="Calibri" w:hAnsi="B Lotus" w:cs="B Lotus" w:hint="cs"/>
            <w:sz w:val="24"/>
            <w:szCs w:val="24"/>
            <w:rtl/>
          </w:rPr>
          <w:t xml:space="preserve">‌هایی </w:t>
        </w:r>
      </w:ins>
      <w:r w:rsidRPr="00B07651">
        <w:rPr>
          <w:rFonts w:ascii="B Lotus" w:eastAsia="Calibri" w:hAnsi="B Lotus" w:cs="B Lotus" w:hint="cs"/>
          <w:sz w:val="24"/>
          <w:szCs w:val="24"/>
          <w:rtl/>
        </w:rPr>
        <w:t>که توانایی هدایت ذهنی افراد جامعه را دارند</w:t>
      </w:r>
      <w:del w:id="1877" w:author="Mehrnazi Boojari" w:date="2019-01-07T09:53:00Z">
        <w:r w:rsidRPr="00B07651" w:rsidDel="006F7CCF">
          <w:rPr>
            <w:rFonts w:ascii="B Lotus" w:eastAsia="Calibri" w:hAnsi="B Lotus" w:cs="B Lotus" w:hint="cs"/>
            <w:sz w:val="24"/>
            <w:szCs w:val="24"/>
            <w:rtl/>
          </w:rPr>
          <w:delText xml:space="preserve"> . </w:delText>
        </w:r>
      </w:del>
      <w:ins w:id="1878" w:author="Mehrnazi Boojari" w:date="2019-01-07T09:53:00Z">
        <w:r w:rsidR="006F7CCF">
          <w:rPr>
            <w:rFonts w:ascii="B Lotus" w:eastAsia="Calibri" w:hAnsi="B Lotus" w:cs="B Lotus" w:hint="cs"/>
            <w:sz w:val="24"/>
            <w:szCs w:val="24"/>
            <w:rtl/>
          </w:rPr>
          <w:t xml:space="preserve">. </w:t>
        </w:r>
      </w:ins>
      <w:r w:rsidRPr="00DC5325">
        <w:rPr>
          <w:rFonts w:ascii="B Lotus" w:eastAsia="Calibri" w:hAnsi="B Lotus" w:cs="B Lotus" w:hint="cs"/>
          <w:sz w:val="24"/>
          <w:szCs w:val="24"/>
          <w:highlight w:val="lightGray"/>
          <w:rtl/>
          <w:rPrChange w:id="1879" w:author="Mehrnazi Boojari" w:date="2019-01-10T01:32:00Z">
            <w:rPr>
              <w:rFonts w:ascii="B Lotus" w:eastAsia="Calibri" w:hAnsi="B Lotus" w:cs="B Lotus" w:hint="cs"/>
              <w:sz w:val="24"/>
              <w:szCs w:val="24"/>
              <w:rtl/>
            </w:rPr>
          </w:rPrChange>
        </w:rPr>
        <w:t>در</w:t>
      </w:r>
      <w:r w:rsidRPr="00DC5325">
        <w:rPr>
          <w:rFonts w:ascii="B Lotus" w:eastAsia="Calibri" w:hAnsi="B Lotus" w:cs="B Lotus"/>
          <w:sz w:val="24"/>
          <w:szCs w:val="24"/>
          <w:highlight w:val="lightGray"/>
          <w:rtl/>
          <w:rPrChange w:id="1880" w:author="Mehrnazi Boojari" w:date="2019-01-10T01:32:00Z">
            <w:rPr>
              <w:rFonts w:ascii="B Lotus" w:eastAsia="Calibri" w:hAnsi="B Lotus" w:cs="B Lotus"/>
              <w:sz w:val="24"/>
              <w:szCs w:val="24"/>
              <w:rtl/>
            </w:rPr>
          </w:rPrChange>
        </w:rPr>
        <w:t xml:space="preserve"> </w:t>
      </w:r>
      <w:r w:rsidRPr="00DC5325">
        <w:rPr>
          <w:rFonts w:ascii="B Lotus" w:eastAsia="Calibri" w:hAnsi="B Lotus" w:cs="B Lotus" w:hint="cs"/>
          <w:sz w:val="24"/>
          <w:szCs w:val="24"/>
          <w:highlight w:val="lightGray"/>
          <w:rtl/>
          <w:rPrChange w:id="1881" w:author="Mehrnazi Boojari" w:date="2019-01-10T01:32:00Z">
            <w:rPr>
              <w:rFonts w:ascii="B Lotus" w:eastAsia="Calibri" w:hAnsi="B Lotus" w:cs="B Lotus" w:hint="cs"/>
              <w:sz w:val="24"/>
              <w:szCs w:val="24"/>
              <w:rtl/>
            </w:rPr>
          </w:rPrChange>
        </w:rPr>
        <w:t>جمهوری</w:t>
      </w:r>
      <w:r w:rsidRPr="00DC5325">
        <w:rPr>
          <w:rFonts w:ascii="B Lotus" w:eastAsia="Calibri" w:hAnsi="B Lotus" w:cs="B Lotus"/>
          <w:sz w:val="24"/>
          <w:szCs w:val="24"/>
          <w:highlight w:val="lightGray"/>
          <w:rtl/>
          <w:rPrChange w:id="1882" w:author="Mehrnazi Boojari" w:date="2019-01-10T01:32:00Z">
            <w:rPr>
              <w:rFonts w:ascii="B Lotus" w:eastAsia="Calibri" w:hAnsi="B Lotus" w:cs="B Lotus"/>
              <w:sz w:val="24"/>
              <w:szCs w:val="24"/>
              <w:rtl/>
            </w:rPr>
          </w:rPrChange>
        </w:rPr>
        <w:t xml:space="preserve"> </w:t>
      </w:r>
      <w:r w:rsidRPr="00DC5325">
        <w:rPr>
          <w:rFonts w:ascii="B Lotus" w:eastAsia="Calibri" w:hAnsi="B Lotus" w:cs="B Lotus" w:hint="cs"/>
          <w:sz w:val="24"/>
          <w:szCs w:val="24"/>
          <w:highlight w:val="lightGray"/>
          <w:rtl/>
          <w:rPrChange w:id="1883" w:author="Mehrnazi Boojari" w:date="2019-01-10T01:32:00Z">
            <w:rPr>
              <w:rFonts w:ascii="B Lotus" w:eastAsia="Calibri" w:hAnsi="B Lotus" w:cs="B Lotus" w:hint="cs"/>
              <w:sz w:val="24"/>
              <w:szCs w:val="24"/>
              <w:rtl/>
            </w:rPr>
          </w:rPrChange>
        </w:rPr>
        <w:t>اسلامی</w:t>
      </w:r>
      <w:ins w:id="1884" w:author="Mehrnazi Boojari" w:date="2019-01-10T01:31:00Z">
        <w:r w:rsidR="00DC5325" w:rsidRPr="00DC5325">
          <w:rPr>
            <w:rFonts w:ascii="B Lotus" w:eastAsia="Calibri" w:hAnsi="B Lotus" w:cs="B Lotus" w:hint="cs"/>
            <w:sz w:val="24"/>
            <w:szCs w:val="24"/>
            <w:highlight w:val="lightGray"/>
            <w:rtl/>
            <w:rPrChange w:id="1885" w:author="Mehrnazi Boojari" w:date="2019-01-10T01:32:00Z">
              <w:rPr>
                <w:rFonts w:ascii="B Lotus" w:eastAsia="Calibri" w:hAnsi="B Lotus" w:cs="B Lotus" w:hint="cs"/>
                <w:sz w:val="24"/>
                <w:szCs w:val="24"/>
                <w:rtl/>
              </w:rPr>
            </w:rPrChange>
          </w:rPr>
          <w:t>،</w:t>
        </w:r>
      </w:ins>
      <w:r w:rsidRPr="00DC5325">
        <w:rPr>
          <w:rFonts w:ascii="B Lotus" w:eastAsia="Calibri" w:hAnsi="B Lotus" w:cs="B Lotus"/>
          <w:sz w:val="24"/>
          <w:szCs w:val="24"/>
          <w:highlight w:val="lightGray"/>
          <w:rtl/>
          <w:rPrChange w:id="1886" w:author="Mehrnazi Boojari" w:date="2019-01-10T01:32:00Z">
            <w:rPr>
              <w:rFonts w:ascii="B Lotus" w:eastAsia="Calibri" w:hAnsi="B Lotus" w:cs="B Lotus"/>
              <w:sz w:val="24"/>
              <w:szCs w:val="24"/>
              <w:rtl/>
            </w:rPr>
          </w:rPrChange>
        </w:rPr>
        <w:t xml:space="preserve"> از جمله </w:t>
      </w:r>
      <w:del w:id="1887" w:author="Mehrnazi Boojari" w:date="2019-01-10T01:29:00Z">
        <w:r w:rsidRPr="00DC5325" w:rsidDel="00DC5325">
          <w:rPr>
            <w:rFonts w:ascii="B Lotus" w:eastAsia="Calibri" w:hAnsi="B Lotus" w:cs="B Lotus" w:hint="cs"/>
            <w:sz w:val="24"/>
            <w:szCs w:val="24"/>
            <w:highlight w:val="lightGray"/>
            <w:rtl/>
            <w:rPrChange w:id="1888" w:author="Mehrnazi Boojari" w:date="2019-01-10T01:32:00Z">
              <w:rPr>
                <w:rFonts w:ascii="B Lotus" w:eastAsia="Calibri" w:hAnsi="B Lotus" w:cs="B Lotus" w:hint="cs"/>
                <w:sz w:val="24"/>
                <w:szCs w:val="24"/>
                <w:rtl/>
              </w:rPr>
            </w:rPrChange>
          </w:rPr>
          <w:delText>راهبران</w:delText>
        </w:r>
      </w:del>
      <w:ins w:id="1889" w:author="Mehrnazi Boojari" w:date="2019-01-10T01:29:00Z">
        <w:r w:rsidR="00DC5325" w:rsidRPr="00DC5325">
          <w:rPr>
            <w:rFonts w:ascii="B Lotus" w:eastAsia="Calibri" w:hAnsi="B Lotus" w:cs="B Lotus" w:hint="cs"/>
            <w:sz w:val="24"/>
            <w:szCs w:val="24"/>
            <w:highlight w:val="lightGray"/>
            <w:rtl/>
            <w:rPrChange w:id="1890" w:author="Mehrnazi Boojari" w:date="2019-01-10T01:32:00Z">
              <w:rPr>
                <w:rFonts w:ascii="B Lotus" w:eastAsia="Calibri" w:hAnsi="B Lotus" w:cs="B Lotus" w:hint="cs"/>
                <w:sz w:val="24"/>
                <w:szCs w:val="24"/>
                <w:rtl/>
              </w:rPr>
            </w:rPrChange>
          </w:rPr>
          <w:t>رهبران</w:t>
        </w:r>
      </w:ins>
      <w:r w:rsidRPr="00DC5325">
        <w:rPr>
          <w:rFonts w:ascii="B Lotus" w:eastAsia="Calibri" w:hAnsi="B Lotus" w:cs="B Lotus"/>
          <w:sz w:val="24"/>
          <w:szCs w:val="24"/>
          <w:highlight w:val="lightGray"/>
          <w:rtl/>
          <w:rPrChange w:id="1891" w:author="Mehrnazi Boojari" w:date="2019-01-10T01:32:00Z">
            <w:rPr>
              <w:rFonts w:ascii="B Lotus" w:eastAsia="Calibri" w:hAnsi="B Lotus" w:cs="B Lotus"/>
              <w:sz w:val="24"/>
              <w:szCs w:val="24"/>
              <w:rtl/>
            </w:rPr>
          </w:rPrChange>
        </w:rPr>
        <w:t xml:space="preserve"> ذهن</w:t>
      </w:r>
      <w:r w:rsidRPr="00DC5325">
        <w:rPr>
          <w:rFonts w:ascii="B Lotus" w:eastAsia="Calibri" w:hAnsi="B Lotus" w:cs="B Lotus" w:hint="cs"/>
          <w:sz w:val="24"/>
          <w:szCs w:val="24"/>
          <w:highlight w:val="lightGray"/>
          <w:rtl/>
          <w:rPrChange w:id="1892" w:author="Mehrnazi Boojari" w:date="2019-01-10T01:32:00Z">
            <w:rPr>
              <w:rFonts w:ascii="B Lotus" w:eastAsia="Calibri" w:hAnsi="B Lotus" w:cs="B Lotus" w:hint="cs"/>
              <w:sz w:val="24"/>
              <w:szCs w:val="24"/>
              <w:rtl/>
            </w:rPr>
          </w:rPrChange>
        </w:rPr>
        <w:t>ی</w:t>
      </w:r>
      <w:del w:id="1893" w:author="Mehrnazi Boojari" w:date="2019-01-07T09:49:00Z">
        <w:r w:rsidRPr="00DC5325" w:rsidDel="006F7CCF">
          <w:rPr>
            <w:rFonts w:ascii="B Lotus" w:eastAsia="Calibri" w:hAnsi="B Lotus" w:cs="B Lotus"/>
            <w:sz w:val="24"/>
            <w:szCs w:val="24"/>
            <w:highlight w:val="lightGray"/>
            <w:rtl/>
            <w:rPrChange w:id="1894" w:author="Mehrnazi Boojari" w:date="2019-01-10T01:32:00Z">
              <w:rPr>
                <w:rFonts w:ascii="B Lotus" w:eastAsia="Calibri" w:hAnsi="B Lotus" w:cs="B Lotus"/>
                <w:sz w:val="24"/>
                <w:szCs w:val="24"/>
                <w:rtl/>
              </w:rPr>
            </w:rPrChange>
          </w:rPr>
          <w:delText xml:space="preserve"> م</w:delText>
        </w:r>
        <w:r w:rsidRPr="00DC5325" w:rsidDel="006F7CCF">
          <w:rPr>
            <w:rFonts w:ascii="B Lotus" w:eastAsia="Calibri" w:hAnsi="B Lotus" w:cs="B Lotus" w:hint="cs"/>
            <w:sz w:val="24"/>
            <w:szCs w:val="24"/>
            <w:highlight w:val="lightGray"/>
            <w:rtl/>
            <w:rPrChange w:id="1895" w:author="Mehrnazi Boojari" w:date="2019-01-10T01:32:00Z">
              <w:rPr>
                <w:rFonts w:ascii="B Lotus" w:eastAsia="Calibri" w:hAnsi="B Lotus" w:cs="B Lotus" w:hint="cs"/>
                <w:sz w:val="24"/>
                <w:szCs w:val="24"/>
                <w:rtl/>
              </w:rPr>
            </w:rPrChange>
          </w:rPr>
          <w:delText>ی</w:delText>
        </w:r>
        <w:r w:rsidRPr="00DC5325" w:rsidDel="006F7CCF">
          <w:rPr>
            <w:rFonts w:ascii="B Lotus" w:eastAsia="Calibri" w:hAnsi="B Lotus" w:cs="B Lotus"/>
            <w:sz w:val="24"/>
            <w:szCs w:val="24"/>
            <w:highlight w:val="lightGray"/>
            <w:rtl/>
            <w:rPrChange w:id="1896" w:author="Mehrnazi Boojari" w:date="2019-01-10T01:32:00Z">
              <w:rPr>
                <w:rFonts w:ascii="B Lotus" w:eastAsia="Calibri" w:hAnsi="B Lotus" w:cs="B Lotus"/>
                <w:sz w:val="24"/>
                <w:szCs w:val="24"/>
                <w:rtl/>
              </w:rPr>
            </w:rPrChange>
          </w:rPr>
          <w:delText xml:space="preserve"> </w:delText>
        </w:r>
      </w:del>
      <w:ins w:id="1897" w:author="Mehrnazi Boojari" w:date="2019-01-07T09:49:00Z">
        <w:r w:rsidR="006F7CCF" w:rsidRPr="00DC5325">
          <w:rPr>
            <w:rFonts w:ascii="B Lotus" w:eastAsia="Calibri" w:hAnsi="B Lotus" w:cs="B Lotus"/>
            <w:sz w:val="24"/>
            <w:szCs w:val="24"/>
            <w:highlight w:val="lightGray"/>
            <w:rtl/>
            <w:rPrChange w:id="1898" w:author="Mehrnazi Boojari" w:date="2019-01-10T01:32:00Z">
              <w:rPr>
                <w:rFonts w:ascii="B Lotus" w:eastAsia="Calibri" w:hAnsi="B Lotus" w:cs="B Lotus"/>
                <w:sz w:val="24"/>
                <w:szCs w:val="24"/>
                <w:rtl/>
              </w:rPr>
            </w:rPrChange>
          </w:rPr>
          <w:t xml:space="preserve"> </w:t>
        </w:r>
      </w:ins>
      <w:ins w:id="1899" w:author="Mehrnazi Boojari" w:date="2019-01-10T01:31:00Z">
        <w:r w:rsidR="00DC5325" w:rsidRPr="00DC5325">
          <w:rPr>
            <w:rFonts w:ascii="B Lotus" w:eastAsia="Calibri" w:hAnsi="B Lotus" w:cs="B Lotus" w:hint="cs"/>
            <w:sz w:val="24"/>
            <w:szCs w:val="24"/>
            <w:highlight w:val="lightGray"/>
            <w:rtl/>
            <w:rPrChange w:id="1900" w:author="Mehrnazi Boojari" w:date="2019-01-10T01:32:00Z">
              <w:rPr>
                <w:rFonts w:ascii="B Lotus" w:eastAsia="Calibri" w:hAnsi="B Lotus" w:cs="B Lotus" w:hint="cs"/>
                <w:sz w:val="24"/>
                <w:szCs w:val="24"/>
                <w:rtl/>
              </w:rPr>
            </w:rPrChange>
          </w:rPr>
          <w:t>را</w:t>
        </w:r>
        <w:r w:rsidR="00DC5325" w:rsidRPr="00DC5325">
          <w:rPr>
            <w:rFonts w:ascii="B Lotus" w:eastAsia="Calibri" w:hAnsi="B Lotus" w:cs="B Lotus"/>
            <w:sz w:val="24"/>
            <w:szCs w:val="24"/>
            <w:highlight w:val="lightGray"/>
            <w:rtl/>
            <w:rPrChange w:id="1901" w:author="Mehrnazi Boojari" w:date="2019-01-10T01:32:00Z">
              <w:rPr>
                <w:rFonts w:ascii="B Lotus" w:eastAsia="Calibri" w:hAnsi="B Lotus" w:cs="B Lotus"/>
                <w:sz w:val="24"/>
                <w:szCs w:val="24"/>
                <w:rtl/>
              </w:rPr>
            </w:rPrChange>
          </w:rPr>
          <w:t xml:space="preserve"> </w:t>
        </w:r>
      </w:ins>
      <w:ins w:id="1902" w:author="Mehrnazi Boojari" w:date="2019-01-07T09:49:00Z">
        <w:r w:rsidR="006F7CCF" w:rsidRPr="00DC5325">
          <w:rPr>
            <w:rFonts w:ascii="B Lotus" w:eastAsia="Calibri" w:hAnsi="B Lotus" w:cs="B Lotus" w:hint="cs"/>
            <w:sz w:val="24"/>
            <w:szCs w:val="24"/>
            <w:highlight w:val="lightGray"/>
            <w:rtl/>
            <w:rPrChange w:id="1903" w:author="Mehrnazi Boojari" w:date="2019-01-10T01:32:00Z">
              <w:rPr>
                <w:rFonts w:ascii="B Lotus" w:eastAsia="Calibri" w:hAnsi="B Lotus" w:cs="B Lotus" w:hint="cs"/>
                <w:sz w:val="24"/>
                <w:szCs w:val="24"/>
                <w:rtl/>
              </w:rPr>
            </w:rPrChange>
          </w:rPr>
          <w:t>می‌</w:t>
        </w:r>
      </w:ins>
      <w:r w:rsidRPr="00DC5325">
        <w:rPr>
          <w:rFonts w:ascii="B Lotus" w:eastAsia="Calibri" w:hAnsi="B Lotus" w:cs="B Lotus" w:hint="cs"/>
          <w:sz w:val="24"/>
          <w:szCs w:val="24"/>
          <w:highlight w:val="lightGray"/>
          <w:rtl/>
          <w:rPrChange w:id="1904" w:author="Mehrnazi Boojari" w:date="2019-01-10T01:32:00Z">
            <w:rPr>
              <w:rFonts w:ascii="B Lotus" w:eastAsia="Calibri" w:hAnsi="B Lotus" w:cs="B Lotus" w:hint="cs"/>
              <w:sz w:val="24"/>
              <w:szCs w:val="24"/>
              <w:rtl/>
            </w:rPr>
          </w:rPrChange>
        </w:rPr>
        <w:t>توان</w:t>
      </w:r>
      <w:r w:rsidRPr="00DC5325">
        <w:rPr>
          <w:rFonts w:ascii="B Lotus" w:eastAsia="Calibri" w:hAnsi="B Lotus" w:cs="B Lotus"/>
          <w:sz w:val="24"/>
          <w:szCs w:val="24"/>
          <w:highlight w:val="lightGray"/>
          <w:rtl/>
          <w:rPrChange w:id="1905" w:author="Mehrnazi Boojari" w:date="2019-01-10T01:32:00Z">
            <w:rPr>
              <w:rFonts w:ascii="B Lotus" w:eastAsia="Calibri" w:hAnsi="B Lotus" w:cs="B Lotus"/>
              <w:sz w:val="24"/>
              <w:szCs w:val="24"/>
              <w:rtl/>
            </w:rPr>
          </w:rPrChange>
        </w:rPr>
        <w:t xml:space="preserve"> رهبر</w:t>
      </w:r>
      <w:r w:rsidRPr="00DC5325">
        <w:rPr>
          <w:rFonts w:ascii="B Lotus" w:eastAsia="Calibri" w:hAnsi="B Lotus" w:cs="B Lotus" w:hint="cs"/>
          <w:sz w:val="24"/>
          <w:szCs w:val="24"/>
          <w:highlight w:val="lightGray"/>
          <w:rtl/>
          <w:rPrChange w:id="1906" w:author="Mehrnazi Boojari" w:date="2019-01-10T01:32:00Z">
            <w:rPr>
              <w:rFonts w:ascii="B Lotus" w:eastAsia="Calibri" w:hAnsi="B Lotus" w:cs="B Lotus" w:hint="cs"/>
              <w:sz w:val="24"/>
              <w:szCs w:val="24"/>
              <w:rtl/>
            </w:rPr>
          </w:rPrChange>
        </w:rPr>
        <w:t>ی</w:t>
      </w:r>
      <w:r w:rsidRPr="00DC5325">
        <w:rPr>
          <w:rFonts w:ascii="B Lotus" w:eastAsia="Calibri" w:hAnsi="B Lotus" w:cs="B Lotus"/>
          <w:sz w:val="24"/>
          <w:szCs w:val="24"/>
          <w:highlight w:val="lightGray"/>
          <w:rtl/>
          <w:rPrChange w:id="1907" w:author="Mehrnazi Boojari" w:date="2019-01-10T01:32:00Z">
            <w:rPr>
              <w:rFonts w:ascii="B Lotus" w:eastAsia="Calibri" w:hAnsi="B Lotus" w:cs="B Lotus"/>
              <w:sz w:val="24"/>
              <w:szCs w:val="24"/>
              <w:rtl/>
            </w:rPr>
          </w:rPrChange>
        </w:rPr>
        <w:t xml:space="preserve"> در </w:t>
      </w:r>
      <w:del w:id="1908" w:author="Mehrnazi Boojari" w:date="2019-01-10T01:30:00Z">
        <w:r w:rsidRPr="00DC5325" w:rsidDel="00DC5325">
          <w:rPr>
            <w:rFonts w:ascii="B Lotus" w:eastAsia="Calibri" w:hAnsi="B Lotus" w:cs="B Lotus" w:hint="cs"/>
            <w:sz w:val="24"/>
            <w:szCs w:val="24"/>
            <w:highlight w:val="lightGray"/>
            <w:rtl/>
            <w:rPrChange w:id="1909" w:author="Mehrnazi Boojari" w:date="2019-01-10T01:32:00Z">
              <w:rPr>
                <w:rFonts w:ascii="B Lotus" w:eastAsia="Calibri" w:hAnsi="B Lotus" w:cs="B Lotus" w:hint="cs"/>
                <w:sz w:val="24"/>
                <w:szCs w:val="24"/>
                <w:rtl/>
              </w:rPr>
            </w:rPrChange>
          </w:rPr>
          <w:delText>راس</w:delText>
        </w:r>
        <w:r w:rsidRPr="00DC5325" w:rsidDel="00DC5325">
          <w:rPr>
            <w:rFonts w:ascii="B Lotus" w:eastAsia="Calibri" w:hAnsi="B Lotus" w:cs="B Lotus"/>
            <w:sz w:val="24"/>
            <w:szCs w:val="24"/>
            <w:highlight w:val="lightGray"/>
            <w:rtl/>
            <w:rPrChange w:id="1910" w:author="Mehrnazi Boojari" w:date="2019-01-10T01:32:00Z">
              <w:rPr>
                <w:rFonts w:ascii="B Lotus" w:eastAsia="Calibri" w:hAnsi="B Lotus" w:cs="B Lotus"/>
                <w:sz w:val="24"/>
                <w:szCs w:val="24"/>
                <w:rtl/>
              </w:rPr>
            </w:rPrChange>
          </w:rPr>
          <w:delText xml:space="preserve"> </w:delText>
        </w:r>
      </w:del>
      <w:ins w:id="1911" w:author="Mehrnazi Boojari" w:date="2019-01-10T01:30:00Z">
        <w:r w:rsidR="00DC5325" w:rsidRPr="00DC5325">
          <w:rPr>
            <w:rFonts w:ascii="B Lotus" w:eastAsia="Calibri" w:hAnsi="B Lotus" w:cs="B Lotus" w:hint="cs"/>
            <w:sz w:val="24"/>
            <w:szCs w:val="24"/>
            <w:highlight w:val="lightGray"/>
            <w:rtl/>
            <w:rPrChange w:id="1912" w:author="Mehrnazi Boojari" w:date="2019-01-10T01:32:00Z">
              <w:rPr>
                <w:rFonts w:ascii="B Lotus" w:eastAsia="Calibri" w:hAnsi="B Lotus" w:cs="B Lotus" w:hint="cs"/>
                <w:sz w:val="24"/>
                <w:szCs w:val="24"/>
                <w:rtl/>
              </w:rPr>
            </w:rPrChange>
          </w:rPr>
          <w:t>رأس</w:t>
        </w:r>
        <w:r w:rsidR="00DC5325" w:rsidRPr="00DC5325">
          <w:rPr>
            <w:rFonts w:ascii="B Lotus" w:eastAsia="Calibri" w:hAnsi="B Lotus" w:cs="B Lotus"/>
            <w:sz w:val="24"/>
            <w:szCs w:val="24"/>
            <w:highlight w:val="lightGray"/>
            <w:rtl/>
            <w:rPrChange w:id="1913" w:author="Mehrnazi Boojari" w:date="2019-01-10T01:32:00Z">
              <w:rPr>
                <w:rFonts w:ascii="B Lotus" w:eastAsia="Calibri" w:hAnsi="B Lotus" w:cs="B Lotus"/>
                <w:sz w:val="24"/>
                <w:szCs w:val="24"/>
                <w:rtl/>
              </w:rPr>
            </w:rPrChange>
          </w:rPr>
          <w:t xml:space="preserve"> </w:t>
        </w:r>
      </w:ins>
      <w:r w:rsidRPr="00DC5325">
        <w:rPr>
          <w:rFonts w:ascii="B Lotus" w:eastAsia="Calibri" w:hAnsi="B Lotus" w:cs="B Lotus" w:hint="cs"/>
          <w:sz w:val="24"/>
          <w:szCs w:val="24"/>
          <w:highlight w:val="lightGray"/>
          <w:rtl/>
          <w:rPrChange w:id="1914" w:author="Mehrnazi Boojari" w:date="2019-01-10T01:32:00Z">
            <w:rPr>
              <w:rFonts w:ascii="B Lotus" w:eastAsia="Calibri" w:hAnsi="B Lotus" w:cs="B Lotus" w:hint="cs"/>
              <w:sz w:val="24"/>
              <w:szCs w:val="24"/>
              <w:rtl/>
            </w:rPr>
          </w:rPrChange>
        </w:rPr>
        <w:t>جامعه</w:t>
      </w:r>
      <w:r w:rsidRPr="00DC5325">
        <w:rPr>
          <w:rFonts w:ascii="B Lotus" w:eastAsia="Calibri" w:hAnsi="B Lotus" w:cs="B Lotus"/>
          <w:sz w:val="24"/>
          <w:szCs w:val="24"/>
          <w:highlight w:val="lightGray"/>
          <w:rtl/>
          <w:rPrChange w:id="1915" w:author="Mehrnazi Boojari" w:date="2019-01-10T01:32:00Z">
            <w:rPr>
              <w:rFonts w:ascii="B Lotus" w:eastAsia="Calibri" w:hAnsi="B Lotus" w:cs="B Lotus"/>
              <w:sz w:val="24"/>
              <w:szCs w:val="24"/>
              <w:rtl/>
            </w:rPr>
          </w:rPrChange>
        </w:rPr>
        <w:t xml:space="preserve"> </w:t>
      </w:r>
      <w:r w:rsidRPr="00DC5325">
        <w:rPr>
          <w:rFonts w:ascii="B Lotus" w:eastAsia="Calibri" w:hAnsi="B Lotus" w:cs="B Lotus" w:hint="cs"/>
          <w:sz w:val="24"/>
          <w:szCs w:val="24"/>
          <w:highlight w:val="lightGray"/>
          <w:rtl/>
          <w:rPrChange w:id="1916" w:author="Mehrnazi Boojari" w:date="2019-01-10T01:32:00Z">
            <w:rPr>
              <w:rFonts w:ascii="B Lotus" w:eastAsia="Calibri" w:hAnsi="B Lotus" w:cs="B Lotus" w:hint="cs"/>
              <w:sz w:val="24"/>
              <w:szCs w:val="24"/>
              <w:rtl/>
            </w:rPr>
          </w:rPrChange>
        </w:rPr>
        <w:t>و</w:t>
      </w:r>
      <w:r w:rsidRPr="00DC5325">
        <w:rPr>
          <w:rFonts w:ascii="B Lotus" w:eastAsia="Calibri" w:hAnsi="B Lotus" w:cs="B Lotus"/>
          <w:sz w:val="24"/>
          <w:szCs w:val="24"/>
          <w:highlight w:val="lightGray"/>
          <w:rtl/>
          <w:rPrChange w:id="1917" w:author="Mehrnazi Boojari" w:date="2019-01-10T01:32:00Z">
            <w:rPr>
              <w:rFonts w:ascii="B Lotus" w:eastAsia="Calibri" w:hAnsi="B Lotus" w:cs="B Lotus"/>
              <w:sz w:val="24"/>
              <w:szCs w:val="24"/>
              <w:rtl/>
            </w:rPr>
          </w:rPrChange>
        </w:rPr>
        <w:t xml:space="preserve"> </w:t>
      </w:r>
      <w:r w:rsidRPr="00DC5325">
        <w:rPr>
          <w:rFonts w:ascii="B Lotus" w:eastAsia="Calibri" w:hAnsi="B Lotus" w:cs="B Lotus" w:hint="cs"/>
          <w:sz w:val="24"/>
          <w:szCs w:val="24"/>
          <w:highlight w:val="lightGray"/>
          <w:rtl/>
          <w:rPrChange w:id="1918" w:author="Mehrnazi Boojari" w:date="2019-01-10T01:32:00Z">
            <w:rPr>
              <w:rFonts w:ascii="B Lotus" w:eastAsia="Calibri" w:hAnsi="B Lotus" w:cs="B Lotus" w:hint="cs"/>
              <w:sz w:val="24"/>
              <w:szCs w:val="24"/>
              <w:rtl/>
            </w:rPr>
          </w:rPrChange>
        </w:rPr>
        <w:t>نهادها</w:t>
      </w:r>
      <w:r w:rsidRPr="00DC5325">
        <w:rPr>
          <w:rFonts w:ascii="B Lotus" w:eastAsia="Calibri" w:hAnsi="B Lotus" w:cs="B Lotus"/>
          <w:sz w:val="24"/>
          <w:szCs w:val="24"/>
          <w:highlight w:val="lightGray"/>
          <w:rtl/>
          <w:rPrChange w:id="1919" w:author="Mehrnazi Boojari" w:date="2019-01-10T01:32:00Z">
            <w:rPr>
              <w:rFonts w:ascii="B Lotus" w:eastAsia="Calibri" w:hAnsi="B Lotus" w:cs="B Lotus"/>
              <w:sz w:val="24"/>
              <w:szCs w:val="24"/>
              <w:rtl/>
            </w:rPr>
          </w:rPrChange>
        </w:rPr>
        <w:t xml:space="preserve"> </w:t>
      </w:r>
      <w:r w:rsidRPr="00DC5325">
        <w:rPr>
          <w:rFonts w:ascii="B Lotus" w:eastAsia="Calibri" w:hAnsi="B Lotus" w:cs="B Lotus" w:hint="cs"/>
          <w:sz w:val="24"/>
          <w:szCs w:val="24"/>
          <w:highlight w:val="lightGray"/>
          <w:rtl/>
          <w:rPrChange w:id="1920" w:author="Mehrnazi Boojari" w:date="2019-01-10T01:32:00Z">
            <w:rPr>
              <w:rFonts w:ascii="B Lotus" w:eastAsia="Calibri" w:hAnsi="B Lotus" w:cs="B Lotus" w:hint="cs"/>
              <w:sz w:val="24"/>
              <w:szCs w:val="24"/>
              <w:rtl/>
            </w:rPr>
          </w:rPrChange>
        </w:rPr>
        <w:t>و</w:t>
      </w:r>
      <w:r w:rsidRPr="00DC5325">
        <w:rPr>
          <w:rFonts w:ascii="B Lotus" w:eastAsia="Calibri" w:hAnsi="B Lotus" w:cs="B Lotus"/>
          <w:sz w:val="24"/>
          <w:szCs w:val="24"/>
          <w:highlight w:val="lightGray"/>
          <w:rtl/>
          <w:rPrChange w:id="1921" w:author="Mehrnazi Boojari" w:date="2019-01-10T01:32:00Z">
            <w:rPr>
              <w:rFonts w:ascii="B Lotus" w:eastAsia="Calibri" w:hAnsi="B Lotus" w:cs="B Lotus"/>
              <w:sz w:val="24"/>
              <w:szCs w:val="24"/>
              <w:rtl/>
            </w:rPr>
          </w:rPrChange>
        </w:rPr>
        <w:t xml:space="preserve"> </w:t>
      </w:r>
      <w:r w:rsidRPr="00DC5325">
        <w:rPr>
          <w:rFonts w:ascii="B Lotus" w:eastAsia="Calibri" w:hAnsi="B Lotus" w:cs="B Lotus" w:hint="cs"/>
          <w:sz w:val="24"/>
          <w:szCs w:val="24"/>
          <w:highlight w:val="lightGray"/>
          <w:rtl/>
          <w:rPrChange w:id="1922" w:author="Mehrnazi Boojari" w:date="2019-01-10T01:32:00Z">
            <w:rPr>
              <w:rFonts w:ascii="B Lotus" w:eastAsia="Calibri" w:hAnsi="B Lotus" w:cs="B Lotus" w:hint="cs"/>
              <w:sz w:val="24"/>
              <w:szCs w:val="24"/>
              <w:rtl/>
            </w:rPr>
          </w:rPrChange>
        </w:rPr>
        <w:t>بخش</w:t>
      </w:r>
      <w:del w:id="1923" w:author="Mehrnazi Boojari" w:date="2019-01-07T10:43:00Z">
        <w:r w:rsidRPr="00DC5325" w:rsidDel="006A1F1D">
          <w:rPr>
            <w:rFonts w:ascii="B Lotus" w:eastAsia="Calibri" w:hAnsi="B Lotus" w:cs="B Lotus"/>
            <w:sz w:val="24"/>
            <w:szCs w:val="24"/>
            <w:highlight w:val="lightGray"/>
            <w:rtl/>
            <w:rPrChange w:id="1924" w:author="Mehrnazi Boojari" w:date="2019-01-10T01:32:00Z">
              <w:rPr>
                <w:rFonts w:ascii="B Lotus" w:eastAsia="Calibri" w:hAnsi="B Lotus" w:cs="B Lotus"/>
                <w:sz w:val="24"/>
                <w:szCs w:val="24"/>
                <w:rtl/>
              </w:rPr>
            </w:rPrChange>
          </w:rPr>
          <w:delText xml:space="preserve"> ها</w:delText>
        </w:r>
        <w:r w:rsidRPr="00DC5325" w:rsidDel="006A1F1D">
          <w:rPr>
            <w:rFonts w:ascii="B Lotus" w:eastAsia="Calibri" w:hAnsi="B Lotus" w:cs="B Lotus" w:hint="cs"/>
            <w:sz w:val="24"/>
            <w:szCs w:val="24"/>
            <w:highlight w:val="lightGray"/>
            <w:rtl/>
            <w:rPrChange w:id="1925" w:author="Mehrnazi Boojari" w:date="2019-01-10T01:32:00Z">
              <w:rPr>
                <w:rFonts w:ascii="B Lotus" w:eastAsia="Calibri" w:hAnsi="B Lotus" w:cs="B Lotus" w:hint="cs"/>
                <w:sz w:val="24"/>
                <w:szCs w:val="24"/>
                <w:rtl/>
              </w:rPr>
            </w:rPrChange>
          </w:rPr>
          <w:delText>یی</w:delText>
        </w:r>
        <w:r w:rsidRPr="00DC5325" w:rsidDel="006A1F1D">
          <w:rPr>
            <w:rFonts w:ascii="B Lotus" w:eastAsia="Calibri" w:hAnsi="B Lotus" w:cs="B Lotus"/>
            <w:sz w:val="24"/>
            <w:szCs w:val="24"/>
            <w:highlight w:val="lightGray"/>
            <w:rtl/>
            <w:rPrChange w:id="1926" w:author="Mehrnazi Boojari" w:date="2019-01-10T01:32:00Z">
              <w:rPr>
                <w:rFonts w:ascii="B Lotus" w:eastAsia="Calibri" w:hAnsi="B Lotus" w:cs="B Lotus"/>
                <w:sz w:val="24"/>
                <w:szCs w:val="24"/>
                <w:rtl/>
              </w:rPr>
            </w:rPrChange>
          </w:rPr>
          <w:delText xml:space="preserve"> </w:delText>
        </w:r>
      </w:del>
      <w:ins w:id="1927" w:author="Mehrnazi Boojari" w:date="2019-01-07T10:43:00Z">
        <w:r w:rsidR="006A1F1D" w:rsidRPr="00DC5325">
          <w:rPr>
            <w:rFonts w:ascii="B Lotus" w:eastAsia="Calibri" w:hAnsi="B Lotus" w:cs="B Lotus" w:hint="cs"/>
            <w:sz w:val="24"/>
            <w:szCs w:val="24"/>
            <w:highlight w:val="lightGray"/>
            <w:rtl/>
            <w:rPrChange w:id="1928" w:author="Mehrnazi Boojari" w:date="2019-01-10T01:32:00Z">
              <w:rPr>
                <w:rFonts w:ascii="B Lotus" w:eastAsia="Calibri" w:hAnsi="B Lotus" w:cs="B Lotus" w:hint="cs"/>
                <w:sz w:val="24"/>
                <w:szCs w:val="24"/>
                <w:rtl/>
              </w:rPr>
            </w:rPrChange>
          </w:rPr>
          <w:t>‌هایی</w:t>
        </w:r>
        <w:r w:rsidR="006A1F1D" w:rsidRPr="00DC5325">
          <w:rPr>
            <w:rFonts w:ascii="B Lotus" w:eastAsia="Calibri" w:hAnsi="B Lotus" w:cs="B Lotus"/>
            <w:sz w:val="24"/>
            <w:szCs w:val="24"/>
            <w:highlight w:val="lightGray"/>
            <w:rtl/>
            <w:rPrChange w:id="1929" w:author="Mehrnazi Boojari" w:date="2019-01-10T01:32:00Z">
              <w:rPr>
                <w:rFonts w:ascii="B Lotus" w:eastAsia="Calibri" w:hAnsi="B Lotus" w:cs="B Lotus"/>
                <w:sz w:val="24"/>
                <w:szCs w:val="24"/>
                <w:rtl/>
              </w:rPr>
            </w:rPrChange>
          </w:rPr>
          <w:t xml:space="preserve"> </w:t>
        </w:r>
      </w:ins>
      <w:r w:rsidRPr="00DC5325">
        <w:rPr>
          <w:rFonts w:ascii="B Lotus" w:eastAsia="Calibri" w:hAnsi="B Lotus" w:cs="B Lotus" w:hint="cs"/>
          <w:sz w:val="24"/>
          <w:szCs w:val="24"/>
          <w:highlight w:val="lightGray"/>
          <w:rtl/>
          <w:rPrChange w:id="1930" w:author="Mehrnazi Boojari" w:date="2019-01-10T01:32:00Z">
            <w:rPr>
              <w:rFonts w:ascii="B Lotus" w:eastAsia="Calibri" w:hAnsi="B Lotus" w:cs="B Lotus" w:hint="cs"/>
              <w:sz w:val="24"/>
              <w:szCs w:val="24"/>
              <w:rtl/>
            </w:rPr>
          </w:rPrChange>
        </w:rPr>
        <w:t>همچون</w:t>
      </w:r>
      <w:r w:rsidRPr="00DC5325">
        <w:rPr>
          <w:rFonts w:ascii="B Lotus" w:eastAsia="Calibri" w:hAnsi="B Lotus" w:cs="B Lotus"/>
          <w:sz w:val="24"/>
          <w:szCs w:val="24"/>
          <w:highlight w:val="lightGray"/>
          <w:rtl/>
          <w:rPrChange w:id="1931" w:author="Mehrnazi Boojari" w:date="2019-01-10T01:32:00Z">
            <w:rPr>
              <w:rFonts w:ascii="B Lotus" w:eastAsia="Calibri" w:hAnsi="B Lotus" w:cs="B Lotus"/>
              <w:sz w:val="24"/>
              <w:szCs w:val="24"/>
              <w:rtl/>
            </w:rPr>
          </w:rPrChange>
        </w:rPr>
        <w:t xml:space="preserve"> </w:t>
      </w:r>
      <w:r w:rsidRPr="00DC5325">
        <w:rPr>
          <w:rFonts w:ascii="B Lotus" w:eastAsia="Calibri" w:hAnsi="B Lotus" w:cs="B Lotus" w:hint="cs"/>
          <w:sz w:val="24"/>
          <w:szCs w:val="24"/>
          <w:highlight w:val="lightGray"/>
          <w:rtl/>
          <w:rPrChange w:id="1932" w:author="Mehrnazi Boojari" w:date="2019-01-10T01:32:00Z">
            <w:rPr>
              <w:rFonts w:ascii="B Lotus" w:eastAsia="Calibri" w:hAnsi="B Lotus" w:cs="B Lotus" w:hint="cs"/>
              <w:sz w:val="24"/>
              <w:szCs w:val="24"/>
              <w:rtl/>
            </w:rPr>
          </w:rPrChange>
        </w:rPr>
        <w:t>احزاب</w:t>
      </w:r>
      <w:del w:id="1933" w:author="Mehrnazi Boojari" w:date="2019-01-07T09:47:00Z">
        <w:r w:rsidRPr="00DC5325" w:rsidDel="006F7CCF">
          <w:rPr>
            <w:rFonts w:ascii="B Lotus" w:eastAsia="Calibri" w:hAnsi="B Lotus" w:cs="B Lotus"/>
            <w:sz w:val="24"/>
            <w:szCs w:val="24"/>
            <w:highlight w:val="lightGray"/>
            <w:rtl/>
            <w:rPrChange w:id="1934" w:author="Mehrnazi Boojari" w:date="2019-01-10T01:32:00Z">
              <w:rPr>
                <w:rFonts w:ascii="B Lotus" w:eastAsia="Calibri" w:hAnsi="B Lotus" w:cs="B Lotus"/>
                <w:sz w:val="24"/>
                <w:szCs w:val="24"/>
                <w:rtl/>
              </w:rPr>
            </w:rPrChange>
          </w:rPr>
          <w:delText xml:space="preserve"> ،</w:delText>
        </w:r>
      </w:del>
      <w:ins w:id="1935" w:author="Mehrnazi Boojari" w:date="2019-01-07T09:47:00Z">
        <w:r w:rsidR="006F7CCF" w:rsidRPr="00DC5325">
          <w:rPr>
            <w:rFonts w:ascii="B Lotus" w:eastAsia="Calibri" w:hAnsi="B Lotus" w:cs="B Lotus" w:hint="cs"/>
            <w:sz w:val="24"/>
            <w:szCs w:val="24"/>
            <w:highlight w:val="lightGray"/>
            <w:rtl/>
            <w:rPrChange w:id="1936" w:author="Mehrnazi Boojari" w:date="2019-01-10T01:32:00Z">
              <w:rPr>
                <w:rFonts w:ascii="B Lotus" w:eastAsia="Calibri" w:hAnsi="B Lotus" w:cs="B Lotus" w:hint="cs"/>
                <w:sz w:val="24"/>
                <w:szCs w:val="24"/>
                <w:rtl/>
              </w:rPr>
            </w:rPrChange>
          </w:rPr>
          <w:t>،</w:t>
        </w:r>
      </w:ins>
      <w:r w:rsidRPr="00DC5325">
        <w:rPr>
          <w:rFonts w:ascii="B Lotus" w:eastAsia="Calibri" w:hAnsi="B Lotus" w:cs="B Lotus"/>
          <w:sz w:val="24"/>
          <w:szCs w:val="24"/>
          <w:highlight w:val="lightGray"/>
          <w:rtl/>
          <w:rPrChange w:id="1937" w:author="Mehrnazi Boojari" w:date="2019-01-10T01:32:00Z">
            <w:rPr>
              <w:rFonts w:ascii="B Lotus" w:eastAsia="Calibri" w:hAnsi="B Lotus" w:cs="B Lotus"/>
              <w:sz w:val="24"/>
              <w:szCs w:val="24"/>
              <w:rtl/>
            </w:rPr>
          </w:rPrChange>
        </w:rPr>
        <w:t xml:space="preserve"> رسانه</w:t>
      </w:r>
      <w:ins w:id="1938" w:author="Mehrnazi Boojari" w:date="2019-01-10T01:31:00Z">
        <w:r w:rsidR="00DC5325" w:rsidRPr="00DC5325">
          <w:rPr>
            <w:rFonts w:ascii="B Lotus" w:eastAsia="Calibri" w:hAnsi="B Lotus" w:cs="B Nazanin" w:hint="cs"/>
            <w:sz w:val="24"/>
            <w:szCs w:val="24"/>
            <w:highlight w:val="lightGray"/>
            <w:rPrChange w:id="1939" w:author="Mehrnazi Boojari" w:date="2019-01-10T01:32:00Z">
              <w:rPr>
                <w:rFonts w:ascii="B Lotus" w:eastAsia="Calibri" w:hAnsi="B Lotus" w:cs="B Nazanin" w:hint="cs"/>
                <w:sz w:val="24"/>
                <w:szCs w:val="24"/>
              </w:rPr>
            </w:rPrChange>
          </w:rPr>
          <w:t>‌</w:t>
        </w:r>
      </w:ins>
      <w:del w:id="1940" w:author="Mehrnazi Boojari" w:date="2019-01-10T01:31:00Z">
        <w:r w:rsidRPr="00DC5325" w:rsidDel="00DC5325">
          <w:rPr>
            <w:rFonts w:ascii="B Lotus" w:eastAsia="Calibri" w:hAnsi="B Lotus" w:cs="B Lotus"/>
            <w:sz w:val="24"/>
            <w:szCs w:val="24"/>
            <w:highlight w:val="lightGray"/>
            <w:rtl/>
            <w:rPrChange w:id="1941" w:author="Mehrnazi Boojari" w:date="2019-01-10T01:32:00Z">
              <w:rPr>
                <w:rFonts w:ascii="B Lotus" w:eastAsia="Calibri" w:hAnsi="B Lotus" w:cs="B Lotus"/>
                <w:sz w:val="24"/>
                <w:szCs w:val="24"/>
                <w:rtl/>
              </w:rPr>
            </w:rPrChange>
          </w:rPr>
          <w:delText xml:space="preserve"> </w:delText>
        </w:r>
      </w:del>
      <w:r w:rsidRPr="00DC5325">
        <w:rPr>
          <w:rFonts w:ascii="B Lotus" w:eastAsia="Calibri" w:hAnsi="B Lotus" w:cs="B Lotus" w:hint="cs"/>
          <w:sz w:val="24"/>
          <w:szCs w:val="24"/>
          <w:highlight w:val="lightGray"/>
          <w:rtl/>
          <w:rPrChange w:id="1942" w:author="Mehrnazi Boojari" w:date="2019-01-10T01:32:00Z">
            <w:rPr>
              <w:rFonts w:ascii="B Lotus" w:eastAsia="Calibri" w:hAnsi="B Lotus" w:cs="B Lotus" w:hint="cs"/>
              <w:sz w:val="24"/>
              <w:szCs w:val="24"/>
              <w:rtl/>
            </w:rPr>
          </w:rPrChange>
        </w:rPr>
        <w:t>ها،</w:t>
      </w:r>
      <w:r w:rsidRPr="00DC5325">
        <w:rPr>
          <w:rFonts w:ascii="B Lotus" w:eastAsia="Calibri" w:hAnsi="B Lotus" w:cs="B Lotus"/>
          <w:sz w:val="24"/>
          <w:szCs w:val="24"/>
          <w:highlight w:val="lightGray"/>
          <w:rtl/>
          <w:rPrChange w:id="1943" w:author="Mehrnazi Boojari" w:date="2019-01-10T01:32:00Z">
            <w:rPr>
              <w:rFonts w:ascii="B Lotus" w:eastAsia="Calibri" w:hAnsi="B Lotus" w:cs="B Lotus"/>
              <w:sz w:val="24"/>
              <w:szCs w:val="24"/>
              <w:rtl/>
            </w:rPr>
          </w:rPrChange>
        </w:rPr>
        <w:t xml:space="preserve"> </w:t>
      </w:r>
      <w:r w:rsidRPr="00DC5325">
        <w:rPr>
          <w:rFonts w:ascii="B Lotus" w:eastAsia="Calibri" w:hAnsi="B Lotus" w:cs="B Lotus" w:hint="cs"/>
          <w:sz w:val="24"/>
          <w:szCs w:val="24"/>
          <w:highlight w:val="lightGray"/>
          <w:rtl/>
          <w:rPrChange w:id="1944" w:author="Mehrnazi Boojari" w:date="2019-01-10T01:32:00Z">
            <w:rPr>
              <w:rFonts w:ascii="B Lotus" w:eastAsia="Calibri" w:hAnsi="B Lotus" w:cs="B Lotus" w:hint="cs"/>
              <w:sz w:val="24"/>
              <w:szCs w:val="24"/>
              <w:rtl/>
            </w:rPr>
          </w:rPrChange>
        </w:rPr>
        <w:t>انجمن</w:t>
      </w:r>
      <w:del w:id="1945" w:author="Mehrnazi Boojari" w:date="2019-01-07T09:45:00Z">
        <w:r w:rsidRPr="00DC5325" w:rsidDel="006F7CCF">
          <w:rPr>
            <w:rFonts w:ascii="B Lotus" w:eastAsia="Calibri" w:hAnsi="B Lotus" w:cs="B Lotus"/>
            <w:sz w:val="24"/>
            <w:szCs w:val="24"/>
            <w:highlight w:val="lightGray"/>
            <w:rtl/>
            <w:rPrChange w:id="1946" w:author="Mehrnazi Boojari" w:date="2019-01-10T01:32:00Z">
              <w:rPr>
                <w:rFonts w:ascii="B Lotus" w:eastAsia="Calibri" w:hAnsi="B Lotus" w:cs="B Lotus"/>
                <w:sz w:val="24"/>
                <w:szCs w:val="24"/>
                <w:rtl/>
              </w:rPr>
            </w:rPrChange>
          </w:rPr>
          <w:delText xml:space="preserve"> ها </w:delText>
        </w:r>
      </w:del>
      <w:ins w:id="1947" w:author="Mehrnazi Boojari" w:date="2019-01-07T09:45:00Z">
        <w:r w:rsidR="006F7CCF" w:rsidRPr="00DC5325">
          <w:rPr>
            <w:rFonts w:ascii="B Lotus" w:eastAsia="Calibri" w:hAnsi="B Lotus" w:cs="B Lotus" w:hint="cs"/>
            <w:sz w:val="24"/>
            <w:szCs w:val="24"/>
            <w:highlight w:val="lightGray"/>
            <w:rtl/>
            <w:rPrChange w:id="1948" w:author="Mehrnazi Boojari" w:date="2019-01-10T01:32:00Z">
              <w:rPr>
                <w:rFonts w:ascii="B Lotus" w:eastAsia="Calibri" w:hAnsi="B Lotus" w:cs="B Lotus" w:hint="cs"/>
                <w:sz w:val="24"/>
                <w:szCs w:val="24"/>
                <w:rtl/>
              </w:rPr>
            </w:rPrChange>
          </w:rPr>
          <w:t>‌ها</w:t>
        </w:r>
      </w:ins>
      <w:del w:id="1949" w:author="Mehrnazi Boojari" w:date="2019-01-07T09:47:00Z">
        <w:r w:rsidRPr="00DC5325" w:rsidDel="006F7CCF">
          <w:rPr>
            <w:rFonts w:ascii="B Lotus" w:eastAsia="Calibri" w:hAnsi="B Lotus" w:cs="B Lotus" w:hint="cs"/>
            <w:sz w:val="24"/>
            <w:szCs w:val="24"/>
            <w:highlight w:val="lightGray"/>
            <w:rtl/>
            <w:rPrChange w:id="1950" w:author="Mehrnazi Boojari" w:date="2019-01-10T01:32:00Z">
              <w:rPr>
                <w:rFonts w:ascii="B Lotus" w:eastAsia="Calibri" w:hAnsi="B Lotus" w:cs="B Lotus" w:hint="cs"/>
                <w:sz w:val="24"/>
                <w:szCs w:val="24"/>
                <w:rtl/>
              </w:rPr>
            </w:rPrChange>
          </w:rPr>
          <w:delText>،</w:delText>
        </w:r>
      </w:del>
      <w:ins w:id="1951" w:author="Mehrnazi Boojari" w:date="2019-01-07T09:47:00Z">
        <w:r w:rsidR="006F7CCF" w:rsidRPr="00DC5325">
          <w:rPr>
            <w:rFonts w:ascii="B Lotus" w:eastAsia="Calibri" w:hAnsi="B Lotus" w:cs="B Lotus" w:hint="cs"/>
            <w:sz w:val="24"/>
            <w:szCs w:val="24"/>
            <w:highlight w:val="lightGray"/>
            <w:rtl/>
            <w:rPrChange w:id="1952" w:author="Mehrnazi Boojari" w:date="2019-01-10T01:32:00Z">
              <w:rPr>
                <w:rFonts w:ascii="B Lotus" w:eastAsia="Calibri" w:hAnsi="B Lotus" w:cs="B Lotus" w:hint="cs"/>
                <w:sz w:val="24"/>
                <w:szCs w:val="24"/>
                <w:rtl/>
              </w:rPr>
            </w:rPrChange>
          </w:rPr>
          <w:t>،</w:t>
        </w:r>
      </w:ins>
      <w:r w:rsidRPr="00DC5325">
        <w:rPr>
          <w:rFonts w:ascii="B Lotus" w:eastAsia="Calibri" w:hAnsi="B Lotus" w:cs="B Lotus"/>
          <w:sz w:val="24"/>
          <w:szCs w:val="24"/>
          <w:highlight w:val="lightGray"/>
          <w:rtl/>
          <w:rPrChange w:id="1953" w:author="Mehrnazi Boojari" w:date="2019-01-10T01:32:00Z">
            <w:rPr>
              <w:rFonts w:ascii="B Lotus" w:eastAsia="Calibri" w:hAnsi="B Lotus" w:cs="B Lotus"/>
              <w:sz w:val="24"/>
              <w:szCs w:val="24"/>
              <w:rtl/>
            </w:rPr>
          </w:rPrChange>
        </w:rPr>
        <w:t xml:space="preserve"> ه</w:t>
      </w:r>
      <w:r w:rsidRPr="00DC5325">
        <w:rPr>
          <w:rFonts w:ascii="B Lotus" w:eastAsia="Calibri" w:hAnsi="B Lotus" w:cs="B Lotus" w:hint="cs"/>
          <w:sz w:val="24"/>
          <w:szCs w:val="24"/>
          <w:highlight w:val="lightGray"/>
          <w:rtl/>
          <w:rPrChange w:id="1954" w:author="Mehrnazi Boojari" w:date="2019-01-10T01:32:00Z">
            <w:rPr>
              <w:rFonts w:ascii="B Lotus" w:eastAsia="Calibri" w:hAnsi="B Lotus" w:cs="B Lotus" w:hint="cs"/>
              <w:sz w:val="24"/>
              <w:szCs w:val="24"/>
              <w:rtl/>
            </w:rPr>
          </w:rPrChange>
        </w:rPr>
        <w:t>یئت</w:t>
      </w:r>
      <w:del w:id="1955" w:author="Mehrnazi Boojari" w:date="2019-01-07T09:45:00Z">
        <w:r w:rsidRPr="00DC5325" w:rsidDel="006F7CCF">
          <w:rPr>
            <w:rFonts w:ascii="B Lotus" w:eastAsia="Calibri" w:hAnsi="B Lotus" w:cs="B Lotus"/>
            <w:sz w:val="24"/>
            <w:szCs w:val="24"/>
            <w:highlight w:val="lightGray"/>
            <w:rtl/>
            <w:rPrChange w:id="1956" w:author="Mehrnazi Boojari" w:date="2019-01-10T01:32:00Z">
              <w:rPr>
                <w:rFonts w:ascii="B Lotus" w:eastAsia="Calibri" w:hAnsi="B Lotus" w:cs="B Lotus"/>
                <w:sz w:val="24"/>
                <w:szCs w:val="24"/>
                <w:rtl/>
              </w:rPr>
            </w:rPrChange>
          </w:rPr>
          <w:delText xml:space="preserve"> ها </w:delText>
        </w:r>
      </w:del>
      <w:ins w:id="1957" w:author="Mehrnazi Boojari" w:date="2019-01-07T09:45:00Z">
        <w:r w:rsidR="006F7CCF" w:rsidRPr="00DC5325">
          <w:rPr>
            <w:rFonts w:ascii="B Lotus" w:eastAsia="Calibri" w:hAnsi="B Lotus" w:cs="B Lotus" w:hint="cs"/>
            <w:sz w:val="24"/>
            <w:szCs w:val="24"/>
            <w:highlight w:val="lightGray"/>
            <w:rtl/>
            <w:rPrChange w:id="1958" w:author="Mehrnazi Boojari" w:date="2019-01-10T01:32:00Z">
              <w:rPr>
                <w:rFonts w:ascii="B Lotus" w:eastAsia="Calibri" w:hAnsi="B Lotus" w:cs="B Lotus" w:hint="cs"/>
                <w:sz w:val="24"/>
                <w:szCs w:val="24"/>
                <w:rtl/>
              </w:rPr>
            </w:rPrChange>
          </w:rPr>
          <w:t>‌ها</w:t>
        </w:r>
      </w:ins>
      <w:del w:id="1959" w:author="Mehrnazi Boojari" w:date="2019-01-07T09:47:00Z">
        <w:r w:rsidRPr="00DC5325" w:rsidDel="006F7CCF">
          <w:rPr>
            <w:rFonts w:ascii="B Lotus" w:eastAsia="Calibri" w:hAnsi="B Lotus" w:cs="B Lotus" w:hint="cs"/>
            <w:sz w:val="24"/>
            <w:szCs w:val="24"/>
            <w:highlight w:val="lightGray"/>
            <w:rtl/>
            <w:rPrChange w:id="1960" w:author="Mehrnazi Boojari" w:date="2019-01-10T01:32:00Z">
              <w:rPr>
                <w:rFonts w:ascii="B Lotus" w:eastAsia="Calibri" w:hAnsi="B Lotus" w:cs="B Lotus" w:hint="cs"/>
                <w:sz w:val="24"/>
                <w:szCs w:val="24"/>
                <w:rtl/>
              </w:rPr>
            </w:rPrChange>
          </w:rPr>
          <w:delText>،</w:delText>
        </w:r>
      </w:del>
      <w:ins w:id="1961" w:author="Mehrnazi Boojari" w:date="2019-01-07T09:47:00Z">
        <w:r w:rsidR="006F7CCF" w:rsidRPr="00DC5325">
          <w:rPr>
            <w:rFonts w:ascii="B Lotus" w:eastAsia="Calibri" w:hAnsi="B Lotus" w:cs="B Lotus" w:hint="cs"/>
            <w:sz w:val="24"/>
            <w:szCs w:val="24"/>
            <w:highlight w:val="lightGray"/>
            <w:rtl/>
            <w:rPrChange w:id="1962" w:author="Mehrnazi Boojari" w:date="2019-01-10T01:32:00Z">
              <w:rPr>
                <w:rFonts w:ascii="B Lotus" w:eastAsia="Calibri" w:hAnsi="B Lotus" w:cs="B Lotus" w:hint="cs"/>
                <w:sz w:val="24"/>
                <w:szCs w:val="24"/>
                <w:rtl/>
              </w:rPr>
            </w:rPrChange>
          </w:rPr>
          <w:t>،</w:t>
        </w:r>
      </w:ins>
      <w:r w:rsidRPr="00DC5325">
        <w:rPr>
          <w:rFonts w:ascii="B Lotus" w:eastAsia="Calibri" w:hAnsi="B Lotus" w:cs="B Lotus"/>
          <w:sz w:val="24"/>
          <w:szCs w:val="24"/>
          <w:highlight w:val="lightGray"/>
          <w:rtl/>
          <w:rPrChange w:id="1963" w:author="Mehrnazi Boojari" w:date="2019-01-10T01:32:00Z">
            <w:rPr>
              <w:rFonts w:ascii="B Lotus" w:eastAsia="Calibri" w:hAnsi="B Lotus" w:cs="B Lotus"/>
              <w:sz w:val="24"/>
              <w:szCs w:val="24"/>
              <w:rtl/>
            </w:rPr>
          </w:rPrChange>
        </w:rPr>
        <w:t xml:space="preserve"> مساجد</w:t>
      </w:r>
      <w:del w:id="1964" w:author="Mehrnazi Boojari" w:date="2019-01-07T09:47:00Z">
        <w:r w:rsidRPr="00DC5325" w:rsidDel="006F7CCF">
          <w:rPr>
            <w:rFonts w:ascii="B Lotus" w:eastAsia="Calibri" w:hAnsi="B Lotus" w:cs="B Lotus"/>
            <w:sz w:val="24"/>
            <w:szCs w:val="24"/>
            <w:highlight w:val="lightGray"/>
            <w:rtl/>
            <w:rPrChange w:id="1965" w:author="Mehrnazi Boojari" w:date="2019-01-10T01:32:00Z">
              <w:rPr>
                <w:rFonts w:ascii="B Lotus" w:eastAsia="Calibri" w:hAnsi="B Lotus" w:cs="B Lotus"/>
                <w:sz w:val="24"/>
                <w:szCs w:val="24"/>
                <w:rtl/>
              </w:rPr>
            </w:rPrChange>
          </w:rPr>
          <w:delText xml:space="preserve"> ،</w:delText>
        </w:r>
      </w:del>
      <w:ins w:id="1966" w:author="Mehrnazi Boojari" w:date="2019-01-07T09:47:00Z">
        <w:r w:rsidR="006F7CCF" w:rsidRPr="00DC5325">
          <w:rPr>
            <w:rFonts w:ascii="B Lotus" w:eastAsia="Calibri" w:hAnsi="B Lotus" w:cs="B Lotus" w:hint="cs"/>
            <w:sz w:val="24"/>
            <w:szCs w:val="24"/>
            <w:highlight w:val="lightGray"/>
            <w:rtl/>
            <w:rPrChange w:id="1967" w:author="Mehrnazi Boojari" w:date="2019-01-10T01:32:00Z">
              <w:rPr>
                <w:rFonts w:ascii="B Lotus" w:eastAsia="Calibri" w:hAnsi="B Lotus" w:cs="B Lotus" w:hint="cs"/>
                <w:sz w:val="24"/>
                <w:szCs w:val="24"/>
                <w:rtl/>
              </w:rPr>
            </w:rPrChange>
          </w:rPr>
          <w:t>،</w:t>
        </w:r>
      </w:ins>
      <w:r w:rsidRPr="00DC5325">
        <w:rPr>
          <w:rFonts w:ascii="B Lotus" w:eastAsia="Calibri" w:hAnsi="B Lotus" w:cs="B Lotus"/>
          <w:sz w:val="24"/>
          <w:szCs w:val="24"/>
          <w:highlight w:val="lightGray"/>
          <w:rtl/>
          <w:rPrChange w:id="1968" w:author="Mehrnazi Boojari" w:date="2019-01-10T01:32:00Z">
            <w:rPr>
              <w:rFonts w:ascii="B Lotus" w:eastAsia="Calibri" w:hAnsi="B Lotus" w:cs="B Lotus"/>
              <w:sz w:val="24"/>
              <w:szCs w:val="24"/>
              <w:rtl/>
            </w:rPr>
          </w:rPrChange>
        </w:rPr>
        <w:t xml:space="preserve"> شبکه</w:t>
      </w:r>
      <w:del w:id="1969" w:author="Mehrnazi Boojari" w:date="2019-01-07T09:46:00Z">
        <w:r w:rsidRPr="00DC5325" w:rsidDel="006F7CCF">
          <w:rPr>
            <w:rFonts w:ascii="B Lotus" w:eastAsia="Calibri" w:hAnsi="B Lotus" w:cs="B Lotus"/>
            <w:sz w:val="24"/>
            <w:szCs w:val="24"/>
            <w:highlight w:val="lightGray"/>
            <w:rtl/>
            <w:rPrChange w:id="1970" w:author="Mehrnazi Boojari" w:date="2019-01-10T01:32:00Z">
              <w:rPr>
                <w:rFonts w:ascii="B Lotus" w:eastAsia="Calibri" w:hAnsi="B Lotus" w:cs="B Lotus"/>
                <w:sz w:val="24"/>
                <w:szCs w:val="24"/>
                <w:rtl/>
              </w:rPr>
            </w:rPrChange>
          </w:rPr>
          <w:delText xml:space="preserve"> ها</w:delText>
        </w:r>
        <w:r w:rsidRPr="00DC5325" w:rsidDel="006F7CCF">
          <w:rPr>
            <w:rFonts w:ascii="B Lotus" w:eastAsia="Calibri" w:hAnsi="B Lotus" w:cs="B Lotus" w:hint="cs"/>
            <w:sz w:val="24"/>
            <w:szCs w:val="24"/>
            <w:highlight w:val="lightGray"/>
            <w:rtl/>
            <w:rPrChange w:id="1971" w:author="Mehrnazi Boojari" w:date="2019-01-10T01:32:00Z">
              <w:rPr>
                <w:rFonts w:ascii="B Lotus" w:eastAsia="Calibri" w:hAnsi="B Lotus" w:cs="B Lotus" w:hint="cs"/>
                <w:sz w:val="24"/>
                <w:szCs w:val="24"/>
                <w:rtl/>
              </w:rPr>
            </w:rPrChange>
          </w:rPr>
          <w:delText>ی</w:delText>
        </w:r>
        <w:r w:rsidRPr="00DC5325" w:rsidDel="006F7CCF">
          <w:rPr>
            <w:rFonts w:ascii="B Lotus" w:eastAsia="Calibri" w:hAnsi="B Lotus" w:cs="B Lotus"/>
            <w:sz w:val="24"/>
            <w:szCs w:val="24"/>
            <w:highlight w:val="lightGray"/>
            <w:rtl/>
            <w:rPrChange w:id="1972" w:author="Mehrnazi Boojari" w:date="2019-01-10T01:32:00Z">
              <w:rPr>
                <w:rFonts w:ascii="B Lotus" w:eastAsia="Calibri" w:hAnsi="B Lotus" w:cs="B Lotus"/>
                <w:sz w:val="24"/>
                <w:szCs w:val="24"/>
                <w:rtl/>
              </w:rPr>
            </w:rPrChange>
          </w:rPr>
          <w:delText xml:space="preserve"> </w:delText>
        </w:r>
      </w:del>
      <w:ins w:id="1973" w:author="Mehrnazi Boojari" w:date="2019-01-07T09:46:00Z">
        <w:r w:rsidR="006F7CCF" w:rsidRPr="00DC5325">
          <w:rPr>
            <w:rFonts w:ascii="B Lotus" w:eastAsia="Calibri" w:hAnsi="B Lotus" w:cs="B Lotus" w:hint="cs"/>
            <w:sz w:val="24"/>
            <w:szCs w:val="24"/>
            <w:highlight w:val="lightGray"/>
            <w:rtl/>
            <w:rPrChange w:id="1974" w:author="Mehrnazi Boojari" w:date="2019-01-10T01:32:00Z">
              <w:rPr>
                <w:rFonts w:ascii="B Lotus" w:eastAsia="Calibri" w:hAnsi="B Lotus" w:cs="B Lotus" w:hint="cs"/>
                <w:sz w:val="24"/>
                <w:szCs w:val="24"/>
                <w:rtl/>
              </w:rPr>
            </w:rPrChange>
          </w:rPr>
          <w:t>‌های</w:t>
        </w:r>
        <w:r w:rsidR="006F7CCF" w:rsidRPr="00DC5325">
          <w:rPr>
            <w:rFonts w:ascii="B Lotus" w:eastAsia="Calibri" w:hAnsi="B Lotus" w:cs="B Lotus"/>
            <w:sz w:val="24"/>
            <w:szCs w:val="24"/>
            <w:highlight w:val="lightGray"/>
            <w:rtl/>
            <w:rPrChange w:id="1975" w:author="Mehrnazi Boojari" w:date="2019-01-10T01:32:00Z">
              <w:rPr>
                <w:rFonts w:ascii="B Lotus" w:eastAsia="Calibri" w:hAnsi="B Lotus" w:cs="B Lotus"/>
                <w:sz w:val="24"/>
                <w:szCs w:val="24"/>
                <w:rtl/>
              </w:rPr>
            </w:rPrChange>
          </w:rPr>
          <w:t xml:space="preserve"> </w:t>
        </w:r>
      </w:ins>
      <w:r w:rsidRPr="00DC5325">
        <w:rPr>
          <w:rFonts w:ascii="B Lotus" w:eastAsia="Calibri" w:hAnsi="B Lotus" w:cs="B Lotus" w:hint="cs"/>
          <w:sz w:val="24"/>
          <w:szCs w:val="24"/>
          <w:highlight w:val="lightGray"/>
          <w:rtl/>
          <w:rPrChange w:id="1976" w:author="Mehrnazi Boojari" w:date="2019-01-10T01:32:00Z">
            <w:rPr>
              <w:rFonts w:ascii="B Lotus" w:eastAsia="Calibri" w:hAnsi="B Lotus" w:cs="B Lotus" w:hint="cs"/>
              <w:sz w:val="24"/>
              <w:szCs w:val="24"/>
              <w:rtl/>
            </w:rPr>
          </w:rPrChange>
        </w:rPr>
        <w:t>اجتماعی</w:t>
      </w:r>
      <w:r w:rsidRPr="00DC5325">
        <w:rPr>
          <w:rFonts w:ascii="B Lotus" w:eastAsia="Calibri" w:hAnsi="B Lotus" w:cs="B Lotus"/>
          <w:sz w:val="24"/>
          <w:szCs w:val="24"/>
          <w:highlight w:val="lightGray"/>
          <w:rtl/>
          <w:rPrChange w:id="1977" w:author="Mehrnazi Boojari" w:date="2019-01-10T01:32:00Z">
            <w:rPr>
              <w:rFonts w:ascii="B Lotus" w:eastAsia="Calibri" w:hAnsi="B Lotus" w:cs="B Lotus"/>
              <w:sz w:val="24"/>
              <w:szCs w:val="24"/>
              <w:rtl/>
            </w:rPr>
          </w:rPrChange>
        </w:rPr>
        <w:t xml:space="preserve"> و </w:t>
      </w:r>
      <w:ins w:id="1978" w:author="Mehrnazi Boojari" w:date="2019-01-10T01:31:00Z">
        <w:r w:rsidR="00DC5325" w:rsidRPr="00DC5325">
          <w:rPr>
            <w:rFonts w:ascii="B Lotus" w:eastAsia="Calibri" w:hAnsi="B Lotus" w:cs="B Lotus"/>
            <w:sz w:val="24"/>
            <w:szCs w:val="24"/>
            <w:highlight w:val="lightGray"/>
            <w:rtl/>
            <w:rPrChange w:id="1979" w:author="Mehrnazi Boojari" w:date="2019-01-10T01:32:00Z">
              <w:rPr>
                <w:rFonts w:ascii="B Lotus" w:eastAsia="Calibri" w:hAnsi="B Lotus" w:cs="B Lotus"/>
                <w:sz w:val="24"/>
                <w:szCs w:val="24"/>
                <w:rtl/>
              </w:rPr>
            </w:rPrChange>
          </w:rPr>
          <w:t>.</w:t>
        </w:r>
      </w:ins>
      <w:r w:rsidRPr="00DC5325">
        <w:rPr>
          <w:rFonts w:ascii="B Lotus" w:eastAsia="Calibri" w:hAnsi="B Lotus" w:cs="B Lotus"/>
          <w:sz w:val="24"/>
          <w:szCs w:val="24"/>
          <w:highlight w:val="lightGray"/>
          <w:rtl/>
          <w:rPrChange w:id="1980" w:author="Mehrnazi Boojari" w:date="2019-01-10T01:32:00Z">
            <w:rPr>
              <w:rFonts w:ascii="B Lotus" w:eastAsia="Calibri" w:hAnsi="B Lotus" w:cs="B Lotus"/>
              <w:sz w:val="24"/>
              <w:szCs w:val="24"/>
              <w:rtl/>
            </w:rPr>
          </w:rPrChange>
        </w:rPr>
        <w:t xml:space="preserve">.. </w:t>
      </w:r>
      <w:del w:id="1981" w:author="Mehrnazi Boojari" w:date="2019-01-10T01:31:00Z">
        <w:r w:rsidRPr="00DC5325" w:rsidDel="00DC5325">
          <w:rPr>
            <w:rFonts w:ascii="B Lotus" w:eastAsia="Calibri" w:hAnsi="B Lotus" w:cs="B Lotus" w:hint="cs"/>
            <w:sz w:val="24"/>
            <w:szCs w:val="24"/>
            <w:highlight w:val="lightGray"/>
            <w:rtl/>
            <w:rPrChange w:id="1982" w:author="Mehrnazi Boojari" w:date="2019-01-10T01:32:00Z">
              <w:rPr>
                <w:rFonts w:ascii="B Lotus" w:eastAsia="Calibri" w:hAnsi="B Lotus" w:cs="B Lotus" w:hint="cs"/>
                <w:sz w:val="24"/>
                <w:szCs w:val="24"/>
                <w:rtl/>
              </w:rPr>
            </w:rPrChange>
          </w:rPr>
          <w:delText>را</w:delText>
        </w:r>
        <w:r w:rsidRPr="00DC5325" w:rsidDel="00DC5325">
          <w:rPr>
            <w:rFonts w:ascii="B Lotus" w:eastAsia="Calibri" w:hAnsi="B Lotus" w:cs="B Lotus"/>
            <w:sz w:val="24"/>
            <w:szCs w:val="24"/>
            <w:highlight w:val="lightGray"/>
            <w:rtl/>
            <w:rPrChange w:id="1983" w:author="Mehrnazi Boojari" w:date="2019-01-10T01:32:00Z">
              <w:rPr>
                <w:rFonts w:ascii="B Lotus" w:eastAsia="Calibri" w:hAnsi="B Lotus" w:cs="B Lotus"/>
                <w:sz w:val="24"/>
                <w:szCs w:val="24"/>
                <w:rtl/>
              </w:rPr>
            </w:rPrChange>
          </w:rPr>
          <w:delText xml:space="preserve"> </w:delText>
        </w:r>
      </w:del>
      <w:r w:rsidRPr="00DC5325">
        <w:rPr>
          <w:rFonts w:ascii="B Lotus" w:eastAsia="Calibri" w:hAnsi="B Lotus" w:cs="B Lotus" w:hint="cs"/>
          <w:sz w:val="24"/>
          <w:szCs w:val="24"/>
          <w:highlight w:val="lightGray"/>
          <w:rtl/>
          <w:rPrChange w:id="1984" w:author="Mehrnazi Boojari" w:date="2019-01-10T01:32:00Z">
            <w:rPr>
              <w:rFonts w:ascii="B Lotus" w:eastAsia="Calibri" w:hAnsi="B Lotus" w:cs="B Lotus" w:hint="cs"/>
              <w:sz w:val="24"/>
              <w:szCs w:val="24"/>
              <w:rtl/>
            </w:rPr>
          </w:rPrChange>
        </w:rPr>
        <w:t>نام</w:t>
      </w:r>
      <w:r w:rsidRPr="00B07651">
        <w:rPr>
          <w:rFonts w:ascii="B Lotus" w:eastAsia="Calibri" w:hAnsi="B Lotus" w:cs="B Lotus" w:hint="cs"/>
          <w:sz w:val="24"/>
          <w:szCs w:val="24"/>
          <w:rtl/>
        </w:rPr>
        <w:t xml:space="preserve"> برد. این بخش</w:t>
      </w:r>
      <w:del w:id="1985" w:author="Mehrnazi Boojari" w:date="2019-01-07T09:45:00Z">
        <w:r w:rsidRPr="00B07651" w:rsidDel="006F7CCF">
          <w:rPr>
            <w:rFonts w:ascii="B Lotus" w:eastAsia="Calibri" w:hAnsi="B Lotus" w:cs="B Lotus" w:hint="cs"/>
            <w:sz w:val="24"/>
            <w:szCs w:val="24"/>
            <w:rtl/>
          </w:rPr>
          <w:delText xml:space="preserve"> ها </w:delText>
        </w:r>
      </w:del>
      <w:ins w:id="1986" w:author="Mehrnazi Boojari" w:date="2019-01-07T09:45:00Z">
        <w:r w:rsidR="006F7CCF">
          <w:rPr>
            <w:rFonts w:ascii="B Lotus" w:eastAsia="Calibri" w:hAnsi="B Lotus" w:cs="B Lotus" w:hint="cs"/>
            <w:sz w:val="24"/>
            <w:szCs w:val="24"/>
            <w:rtl/>
          </w:rPr>
          <w:t xml:space="preserve">‌ها </w:t>
        </w:r>
      </w:ins>
      <w:r w:rsidRPr="00B07651">
        <w:rPr>
          <w:rFonts w:ascii="B Lotus" w:eastAsia="Calibri" w:hAnsi="B Lotus" w:cs="B Lotus" w:hint="cs"/>
          <w:sz w:val="24"/>
          <w:szCs w:val="24"/>
          <w:rtl/>
        </w:rPr>
        <w:t xml:space="preserve">از آن </w:t>
      </w:r>
      <w:del w:id="1987" w:author="Mehrnazi Boojari" w:date="2019-01-10T01:32:00Z">
        <w:r w:rsidRPr="00B07651" w:rsidDel="00DC5325">
          <w:rPr>
            <w:rFonts w:ascii="B Lotus" w:eastAsia="Calibri" w:hAnsi="B Lotus" w:cs="B Lotus" w:hint="cs"/>
            <w:sz w:val="24"/>
            <w:szCs w:val="24"/>
            <w:rtl/>
          </w:rPr>
          <w:delText>جهت</w:delText>
        </w:r>
      </w:del>
      <w:del w:id="1988" w:author="Mehrnazi Boojari" w:date="2019-01-07T09:49:00Z">
        <w:r w:rsidRPr="00B07651" w:rsidDel="006F7CCF">
          <w:rPr>
            <w:rFonts w:ascii="B Lotus" w:eastAsia="Calibri" w:hAnsi="B Lotus" w:cs="B Lotus" w:hint="cs"/>
            <w:sz w:val="24"/>
            <w:szCs w:val="24"/>
            <w:rtl/>
          </w:rPr>
          <w:delText xml:space="preserve"> می </w:delText>
        </w:r>
      </w:del>
      <w:ins w:id="1989" w:author="Mehrnazi Boojari" w:date="2019-01-10T01:32:00Z">
        <w:r w:rsidR="00DC5325">
          <w:rPr>
            <w:rFonts w:ascii="B Lotus" w:eastAsia="Calibri" w:hAnsi="B Lotus" w:cs="B Lotus" w:hint="cs"/>
            <w:sz w:val="24"/>
            <w:szCs w:val="24"/>
            <w:rtl/>
          </w:rPr>
          <w:t>رو</w:t>
        </w:r>
      </w:ins>
      <w:ins w:id="1990" w:author="Mehrnazi Boojari" w:date="2019-01-07T09:49:00Z">
        <w:r w:rsidR="006F7CCF">
          <w:rPr>
            <w:rFonts w:ascii="B Lotus" w:eastAsia="Calibri" w:hAnsi="B Lotus" w:cs="B Lotus" w:hint="cs"/>
            <w:sz w:val="24"/>
            <w:szCs w:val="24"/>
            <w:rtl/>
          </w:rPr>
          <w:t xml:space="preserve"> می‌</w:t>
        </w:r>
      </w:ins>
      <w:r w:rsidRPr="00B07651">
        <w:rPr>
          <w:rFonts w:ascii="B Lotus" w:eastAsia="Calibri" w:hAnsi="B Lotus" w:cs="B Lotus" w:hint="cs"/>
          <w:sz w:val="24"/>
          <w:szCs w:val="24"/>
          <w:rtl/>
        </w:rPr>
        <w:t>توانند تحولات اجتماعی را مدیریت کنند که اولا</w:t>
      </w:r>
      <w:ins w:id="1991" w:author="Mehrnazi Boojari" w:date="2019-01-10T01:32:00Z">
        <w:r w:rsidR="00DC5325">
          <w:rPr>
            <w:rFonts w:ascii="B Lotus" w:eastAsia="Calibri" w:hAnsi="B Lotus" w:cs="B Lotus" w:hint="cs"/>
            <w:sz w:val="24"/>
            <w:szCs w:val="24"/>
            <w:rtl/>
          </w:rPr>
          <w:t>ً</w:t>
        </w:r>
      </w:ins>
      <w:r w:rsidRPr="00B07651">
        <w:rPr>
          <w:rFonts w:ascii="B Lotus" w:eastAsia="Calibri" w:hAnsi="B Lotus" w:cs="B Lotus" w:hint="cs"/>
          <w:sz w:val="24"/>
          <w:szCs w:val="24"/>
          <w:rtl/>
        </w:rPr>
        <w:t xml:space="preserve"> در دل جامعه </w:t>
      </w:r>
      <w:del w:id="1992" w:author="Mehrnazi Boojari" w:date="2019-01-10T01:32:00Z">
        <w:r w:rsidRPr="00B07651" w:rsidDel="00DC5325">
          <w:rPr>
            <w:rFonts w:ascii="B Lotus" w:eastAsia="Calibri" w:hAnsi="B Lotus" w:cs="B Lotus" w:hint="cs"/>
            <w:sz w:val="24"/>
            <w:szCs w:val="24"/>
            <w:rtl/>
          </w:rPr>
          <w:delText xml:space="preserve">بوده </w:delText>
        </w:r>
      </w:del>
      <w:ins w:id="1993" w:author="Mehrnazi Boojari" w:date="2019-01-10T01:32:00Z">
        <w:r w:rsidR="00DC5325">
          <w:rPr>
            <w:rFonts w:ascii="B Lotus" w:eastAsia="Calibri" w:hAnsi="B Lotus" w:cs="B Lotus" w:hint="cs"/>
            <w:sz w:val="24"/>
            <w:szCs w:val="24"/>
            <w:rtl/>
          </w:rPr>
          <w:t>هستند</w:t>
        </w:r>
        <w:r w:rsidR="00DC5325"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و از تحولات جامعه هیچ</w:t>
      </w:r>
      <w:ins w:id="1994" w:author="Mehrnazi Boojari" w:date="2019-01-10T01:32:00Z">
        <w:r w:rsidR="00DC5325">
          <w:rPr>
            <w:rFonts w:ascii="B Lotus" w:eastAsia="Calibri" w:hAnsi="B Lotus" w:cs="B Nazanin" w:hint="cs"/>
            <w:sz w:val="24"/>
            <w:szCs w:val="24"/>
            <w:rtl/>
          </w:rPr>
          <w:t>‌</w:t>
        </w:r>
        <w:r w:rsidR="00DC5325">
          <w:rPr>
            <w:rFonts w:ascii="B Lotus" w:eastAsia="Calibri" w:hAnsi="B Lotus" w:cs="B Lotus" w:hint="cs"/>
            <w:sz w:val="24"/>
            <w:szCs w:val="24"/>
            <w:rtl/>
          </w:rPr>
          <w:t>وقت</w:t>
        </w:r>
      </w:ins>
      <w:r w:rsidRPr="00B07651">
        <w:rPr>
          <w:rFonts w:ascii="B Lotus" w:eastAsia="Calibri" w:hAnsi="B Lotus" w:cs="B Lotus" w:hint="cs"/>
          <w:sz w:val="24"/>
          <w:szCs w:val="24"/>
          <w:rtl/>
        </w:rPr>
        <w:t xml:space="preserve"> </w:t>
      </w:r>
      <w:del w:id="1995" w:author="Mehrnazi Boojari" w:date="2019-01-10T01:32:00Z">
        <w:r w:rsidRPr="00B07651" w:rsidDel="00DC5325">
          <w:rPr>
            <w:rFonts w:ascii="B Lotus" w:eastAsia="Calibri" w:hAnsi="B Lotus" w:cs="B Lotus" w:hint="cs"/>
            <w:sz w:val="24"/>
            <w:szCs w:val="24"/>
            <w:rtl/>
          </w:rPr>
          <w:delText xml:space="preserve">موقع </w:delText>
        </w:r>
      </w:del>
      <w:r w:rsidRPr="00B07651">
        <w:rPr>
          <w:rFonts w:ascii="B Lotus" w:eastAsia="Calibri" w:hAnsi="B Lotus" w:cs="B Lotus" w:hint="cs"/>
          <w:sz w:val="24"/>
          <w:szCs w:val="24"/>
          <w:rtl/>
        </w:rPr>
        <w:t>عقب</w:t>
      </w:r>
      <w:del w:id="1996" w:author="Mehrnazi Boojari" w:date="2019-01-07T09:49:00Z">
        <w:r w:rsidRPr="00B07651" w:rsidDel="006F7CCF">
          <w:rPr>
            <w:rFonts w:ascii="B Lotus" w:eastAsia="Calibri" w:hAnsi="B Lotus" w:cs="B Lotus" w:hint="cs"/>
            <w:sz w:val="24"/>
            <w:szCs w:val="24"/>
            <w:rtl/>
          </w:rPr>
          <w:delText xml:space="preserve"> نمی </w:delText>
        </w:r>
      </w:del>
      <w:ins w:id="1997" w:author="Mehrnazi Boojari" w:date="2019-01-07T09:49:00Z">
        <w:r w:rsidR="006F7CCF">
          <w:rPr>
            <w:rFonts w:ascii="B Lotus" w:eastAsia="Calibri" w:hAnsi="B Lotus" w:cs="B Lotus" w:hint="cs"/>
            <w:sz w:val="24"/>
            <w:szCs w:val="24"/>
            <w:rtl/>
          </w:rPr>
          <w:t xml:space="preserve"> نمی‌</w:t>
        </w:r>
      </w:ins>
      <w:r w:rsidRPr="00B07651">
        <w:rPr>
          <w:rFonts w:ascii="B Lotus" w:eastAsia="Calibri" w:hAnsi="B Lotus" w:cs="B Lotus" w:hint="cs"/>
          <w:sz w:val="24"/>
          <w:szCs w:val="24"/>
          <w:rtl/>
        </w:rPr>
        <w:t>افتند و همیشه به</w:t>
      </w:r>
      <w:ins w:id="1998" w:author="Mehrnazi Boojari" w:date="2019-01-10T01:32:00Z">
        <w:r w:rsidR="00DC5325">
          <w:rPr>
            <w:rFonts w:ascii="B Lotus" w:eastAsia="Calibri" w:hAnsi="B Lotus" w:cs="B Nazanin" w:hint="cs"/>
            <w:sz w:val="24"/>
            <w:szCs w:val="24"/>
            <w:rtl/>
          </w:rPr>
          <w:t>‌</w:t>
        </w:r>
      </w:ins>
      <w:del w:id="1999" w:author="Mehrnazi Boojari" w:date="2019-01-10T01:32:00Z">
        <w:r w:rsidRPr="00B07651" w:rsidDel="00DC5325">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موقع تحولات اجتماعی را درک</w:t>
      </w:r>
      <w:del w:id="2000" w:author="Mehrnazi Boojari" w:date="2019-01-07T09:49:00Z">
        <w:r w:rsidRPr="00B07651" w:rsidDel="006F7CCF">
          <w:rPr>
            <w:rFonts w:ascii="B Lotus" w:eastAsia="Calibri" w:hAnsi="B Lotus" w:cs="B Lotus" w:hint="cs"/>
            <w:sz w:val="24"/>
            <w:szCs w:val="24"/>
            <w:rtl/>
          </w:rPr>
          <w:delText xml:space="preserve"> می </w:delText>
        </w:r>
      </w:del>
      <w:ins w:id="2001" w:author="Mehrnazi Boojari" w:date="2019-01-07T09:49:00Z">
        <w:r w:rsidR="006F7CCF">
          <w:rPr>
            <w:rFonts w:ascii="B Lotus" w:eastAsia="Calibri" w:hAnsi="B Lotus" w:cs="B Lotus" w:hint="cs"/>
            <w:sz w:val="24"/>
            <w:szCs w:val="24"/>
            <w:rtl/>
          </w:rPr>
          <w:t xml:space="preserve"> می‌</w:t>
        </w:r>
      </w:ins>
      <w:r w:rsidRPr="00B07651">
        <w:rPr>
          <w:rFonts w:ascii="B Lotus" w:eastAsia="Calibri" w:hAnsi="B Lotus" w:cs="B Lotus" w:hint="cs"/>
          <w:sz w:val="24"/>
          <w:szCs w:val="24"/>
          <w:rtl/>
        </w:rPr>
        <w:t>کنند</w:t>
      </w:r>
      <w:del w:id="2002" w:author="Mehrnazi Boojari" w:date="2019-01-10T01:36:00Z">
        <w:r w:rsidRPr="00B07651" w:rsidDel="000F1177">
          <w:rPr>
            <w:rFonts w:ascii="B Lotus" w:eastAsia="Calibri" w:hAnsi="B Lotus" w:cs="B Lotus" w:hint="cs"/>
            <w:sz w:val="24"/>
            <w:szCs w:val="24"/>
            <w:rtl/>
          </w:rPr>
          <w:delText xml:space="preserve">. </w:delText>
        </w:r>
      </w:del>
      <w:ins w:id="2003" w:author="Mehrnazi Boojari" w:date="2019-01-10T01:36:00Z">
        <w:r w:rsidR="000F1177">
          <w:rPr>
            <w:rFonts w:ascii="B Lotus" w:eastAsia="Calibri" w:hAnsi="B Lotus" w:cs="B Lotus" w:hint="cs"/>
            <w:sz w:val="24"/>
            <w:szCs w:val="24"/>
            <w:rtl/>
          </w:rPr>
          <w:t>؛</w:t>
        </w:r>
        <w:r w:rsidR="000F1177"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ثانیا</w:t>
      </w:r>
      <w:ins w:id="2004" w:author="Mehrnazi Boojari" w:date="2019-01-10T01:32:00Z">
        <w:r w:rsidR="00DC5325">
          <w:rPr>
            <w:rFonts w:ascii="B Lotus" w:eastAsia="Calibri" w:hAnsi="B Lotus" w:cs="B Lotus" w:hint="cs"/>
            <w:sz w:val="24"/>
            <w:szCs w:val="24"/>
            <w:rtl/>
          </w:rPr>
          <w:t>ً</w:t>
        </w:r>
      </w:ins>
      <w:del w:id="2005" w:author="Mehrnazi Boojari" w:date="2019-01-07T09:49:00Z">
        <w:r w:rsidRPr="00B07651" w:rsidDel="006F7CCF">
          <w:rPr>
            <w:rFonts w:ascii="B Lotus" w:eastAsia="Calibri" w:hAnsi="B Lotus" w:cs="B Lotus" w:hint="cs"/>
            <w:sz w:val="24"/>
            <w:szCs w:val="24"/>
            <w:rtl/>
          </w:rPr>
          <w:delText xml:space="preserve"> می </w:delText>
        </w:r>
      </w:del>
      <w:ins w:id="2006" w:author="Mehrnazi Boojari" w:date="2019-01-07T09:49:00Z">
        <w:r w:rsidR="006F7CCF">
          <w:rPr>
            <w:rFonts w:ascii="B Lotus" w:eastAsia="Calibri" w:hAnsi="B Lotus" w:cs="B Lotus" w:hint="cs"/>
            <w:sz w:val="24"/>
            <w:szCs w:val="24"/>
            <w:rtl/>
          </w:rPr>
          <w:t xml:space="preserve"> می‌</w:t>
        </w:r>
      </w:ins>
      <w:r w:rsidRPr="00B07651">
        <w:rPr>
          <w:rFonts w:ascii="B Lotus" w:eastAsia="Calibri" w:hAnsi="B Lotus" w:cs="B Lotus" w:hint="cs"/>
          <w:sz w:val="24"/>
          <w:szCs w:val="24"/>
          <w:rtl/>
        </w:rPr>
        <w:t xml:space="preserve">توانند با </w:t>
      </w:r>
      <w:del w:id="2007" w:author="Mehrnazi Boojari" w:date="2019-01-08T03:35:00Z">
        <w:r w:rsidRPr="00B07651" w:rsidDel="00666313">
          <w:rPr>
            <w:rFonts w:ascii="B Lotus" w:eastAsia="Calibri" w:hAnsi="B Lotus" w:cs="B Lotus" w:hint="cs"/>
            <w:sz w:val="24"/>
            <w:szCs w:val="24"/>
            <w:rtl/>
          </w:rPr>
          <w:delText>مطالبه گری</w:delText>
        </w:r>
      </w:del>
      <w:ins w:id="2008" w:author="Mehrnazi Boojari" w:date="2019-01-08T03:35:00Z">
        <w:r w:rsidR="00666313">
          <w:rPr>
            <w:rFonts w:ascii="B Lotus" w:eastAsia="Calibri" w:hAnsi="B Lotus" w:cs="B Lotus" w:hint="cs"/>
            <w:sz w:val="24"/>
            <w:szCs w:val="24"/>
            <w:rtl/>
          </w:rPr>
          <w:t>مطالبه‌گری</w:t>
        </w:r>
      </w:ins>
      <w:r w:rsidRPr="00B07651">
        <w:rPr>
          <w:rFonts w:ascii="B Lotus" w:eastAsia="Calibri" w:hAnsi="B Lotus" w:cs="B Lotus" w:hint="cs"/>
          <w:sz w:val="24"/>
          <w:szCs w:val="24"/>
          <w:rtl/>
        </w:rPr>
        <w:t xml:space="preserve"> از دستگاه</w:t>
      </w:r>
      <w:del w:id="2009" w:author="Mehrnazi Boojari" w:date="2019-01-07T09:46:00Z">
        <w:r w:rsidRPr="00B07651" w:rsidDel="006F7CCF">
          <w:rPr>
            <w:rFonts w:ascii="B Lotus" w:eastAsia="Calibri" w:hAnsi="B Lotus" w:cs="B Lotus" w:hint="cs"/>
            <w:sz w:val="24"/>
            <w:szCs w:val="24"/>
            <w:rtl/>
          </w:rPr>
          <w:delText xml:space="preserve"> های </w:delText>
        </w:r>
      </w:del>
      <w:ins w:id="2010"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عینی (</w:t>
      </w:r>
      <w:del w:id="2011" w:author="Mehrnazi Boojari" w:date="2019-01-07T10:46:00Z">
        <w:r w:rsidRPr="00B07651" w:rsidDel="006A1F1D">
          <w:rPr>
            <w:rFonts w:ascii="B Lotus" w:eastAsia="Calibri" w:hAnsi="B Lotus" w:cs="B Lotus" w:hint="cs"/>
            <w:sz w:val="24"/>
            <w:szCs w:val="24"/>
            <w:rtl/>
          </w:rPr>
          <w:delText>اجرائی</w:delText>
        </w:r>
      </w:del>
      <w:ins w:id="2012" w:author="Mehrnazi Boojari" w:date="2019-01-07T10:46:00Z">
        <w:r w:rsidR="006A1F1D">
          <w:rPr>
            <w:rFonts w:ascii="B Lotus" w:eastAsia="Calibri" w:hAnsi="B Lotus" w:cs="B Lotus" w:hint="cs"/>
            <w:sz w:val="24"/>
            <w:szCs w:val="24"/>
            <w:rtl/>
          </w:rPr>
          <w:t>اجرایی</w:t>
        </w:r>
      </w:ins>
      <w:r w:rsidRPr="00B07651">
        <w:rPr>
          <w:rFonts w:ascii="B Lotus" w:eastAsia="Calibri" w:hAnsi="B Lotus" w:cs="B Lotus" w:hint="cs"/>
          <w:sz w:val="24"/>
          <w:szCs w:val="24"/>
          <w:rtl/>
        </w:rPr>
        <w:t>) تحرک کافی را در</w:t>
      </w:r>
      <w:del w:id="2013" w:author="Mehrnazi Boojari" w:date="2019-01-07T09:51:00Z">
        <w:r w:rsidRPr="00B07651" w:rsidDel="006F7CCF">
          <w:rPr>
            <w:rFonts w:ascii="B Lotus" w:eastAsia="Calibri" w:hAnsi="B Lotus" w:cs="B Lotus" w:hint="cs"/>
            <w:sz w:val="24"/>
            <w:szCs w:val="24"/>
            <w:rtl/>
          </w:rPr>
          <w:delText xml:space="preserve"> آنها </w:delText>
        </w:r>
      </w:del>
      <w:ins w:id="2014" w:author="Mehrnazi Boojari" w:date="2019-01-07T09:51:00Z">
        <w:r w:rsidR="006F7CCF">
          <w:rPr>
            <w:rFonts w:ascii="B Lotus" w:eastAsia="Calibri" w:hAnsi="B Lotus" w:cs="B Lotus" w:hint="cs"/>
            <w:sz w:val="24"/>
            <w:szCs w:val="24"/>
            <w:rtl/>
          </w:rPr>
          <w:t xml:space="preserve"> آن‌ها </w:t>
        </w:r>
      </w:ins>
      <w:del w:id="2015" w:author="Mehrnazi Boojari" w:date="2019-01-07T11:01:00Z">
        <w:r w:rsidRPr="00B07651" w:rsidDel="00DB081F">
          <w:rPr>
            <w:rFonts w:ascii="B Lotus" w:eastAsia="Calibri" w:hAnsi="B Lotus" w:cs="B Lotus" w:hint="cs"/>
            <w:sz w:val="24"/>
            <w:szCs w:val="24"/>
            <w:rtl/>
          </w:rPr>
          <w:delText>بوجود</w:delText>
        </w:r>
      </w:del>
      <w:ins w:id="2016" w:author="Mehrnazi Boojari" w:date="2019-01-07T11:01:00Z">
        <w:r w:rsidR="00DB081F">
          <w:rPr>
            <w:rFonts w:ascii="B Lotus" w:eastAsia="Calibri" w:hAnsi="B Lotus" w:cs="B Lotus" w:hint="cs"/>
            <w:sz w:val="24"/>
            <w:szCs w:val="24"/>
            <w:rtl/>
          </w:rPr>
          <w:t>به‌وجود</w:t>
        </w:r>
      </w:ins>
      <w:r w:rsidRPr="00B07651">
        <w:rPr>
          <w:rFonts w:ascii="B Lotus" w:eastAsia="Calibri" w:hAnsi="B Lotus" w:cs="B Lotus" w:hint="cs"/>
          <w:sz w:val="24"/>
          <w:szCs w:val="24"/>
          <w:rtl/>
        </w:rPr>
        <w:t xml:space="preserve"> آور</w:t>
      </w:r>
      <w:ins w:id="2017" w:author="Mehrnazi Boojari" w:date="2019-01-10T01:33:00Z">
        <w:r w:rsidR="00DC5325">
          <w:rPr>
            <w:rFonts w:ascii="B Lotus" w:eastAsia="Calibri" w:hAnsi="B Lotus" w:cs="B Lotus" w:hint="cs"/>
            <w:sz w:val="24"/>
            <w:szCs w:val="24"/>
            <w:rtl/>
          </w:rPr>
          <w:t>ن</w:t>
        </w:r>
      </w:ins>
      <w:r w:rsidRPr="00B07651">
        <w:rPr>
          <w:rFonts w:ascii="B Lotus" w:eastAsia="Calibri" w:hAnsi="B Lotus" w:cs="B Lotus" w:hint="cs"/>
          <w:sz w:val="24"/>
          <w:szCs w:val="24"/>
          <w:rtl/>
        </w:rPr>
        <w:t>د</w:t>
      </w:r>
      <w:del w:id="2018" w:author="Mehrnazi Boojari" w:date="2019-01-10T01:33:00Z">
        <w:r w:rsidRPr="00B07651" w:rsidDel="00DC5325">
          <w:rPr>
            <w:rFonts w:ascii="B Lotus" w:eastAsia="Calibri" w:hAnsi="B Lotus" w:cs="B Lotus" w:hint="cs"/>
            <w:sz w:val="24"/>
            <w:szCs w:val="24"/>
            <w:rtl/>
          </w:rPr>
          <w:delText>ه</w:delText>
        </w:r>
      </w:del>
      <w:r w:rsidRPr="00B07651">
        <w:rPr>
          <w:rFonts w:ascii="B Lotus" w:eastAsia="Calibri" w:hAnsi="B Lotus" w:cs="B Lotus" w:hint="cs"/>
          <w:sz w:val="24"/>
          <w:szCs w:val="24"/>
          <w:rtl/>
        </w:rPr>
        <w:t xml:space="preserve"> و از ظرفیت</w:t>
      </w:r>
      <w:del w:id="2019" w:author="Mehrnazi Boojari" w:date="2019-01-07T09:51:00Z">
        <w:r w:rsidRPr="00B07651" w:rsidDel="006F7CCF">
          <w:rPr>
            <w:rFonts w:ascii="B Lotus" w:eastAsia="Calibri" w:hAnsi="B Lotus" w:cs="B Lotus" w:hint="cs"/>
            <w:sz w:val="24"/>
            <w:szCs w:val="24"/>
            <w:rtl/>
          </w:rPr>
          <w:delText xml:space="preserve"> آنها </w:delText>
        </w:r>
      </w:del>
      <w:ins w:id="2020" w:author="Mehrnazi Boojari" w:date="2019-01-07T09:51:00Z">
        <w:r w:rsidR="006F7CCF">
          <w:rPr>
            <w:rFonts w:ascii="B Lotus" w:eastAsia="Calibri" w:hAnsi="B Lotus" w:cs="B Lotus" w:hint="cs"/>
            <w:sz w:val="24"/>
            <w:szCs w:val="24"/>
            <w:rtl/>
          </w:rPr>
          <w:t xml:space="preserve"> آن‌ها </w:t>
        </w:r>
      </w:ins>
      <w:r w:rsidRPr="00B07651">
        <w:rPr>
          <w:rFonts w:ascii="B Lotus" w:eastAsia="Calibri" w:hAnsi="B Lotus" w:cs="B Lotus" w:hint="cs"/>
          <w:sz w:val="24"/>
          <w:szCs w:val="24"/>
          <w:rtl/>
        </w:rPr>
        <w:t xml:space="preserve">برای حل تحولات استفاده </w:t>
      </w:r>
      <w:del w:id="2021" w:author="Mehrnazi Boojari" w:date="2019-01-10T01:36:00Z">
        <w:r w:rsidRPr="00B07651" w:rsidDel="000F1177">
          <w:rPr>
            <w:rFonts w:ascii="B Lotus" w:eastAsia="Calibri" w:hAnsi="B Lotus" w:cs="B Lotus" w:hint="cs"/>
            <w:sz w:val="24"/>
            <w:szCs w:val="24"/>
            <w:rtl/>
          </w:rPr>
          <w:delText xml:space="preserve">نمایند </w:delText>
        </w:r>
      </w:del>
      <w:ins w:id="2022" w:author="Mehrnazi Boojari" w:date="2019-01-10T01:36:00Z">
        <w:r w:rsidR="000F1177">
          <w:rPr>
            <w:rFonts w:ascii="B Lotus" w:eastAsia="Calibri" w:hAnsi="B Lotus" w:cs="B Lotus" w:hint="cs"/>
            <w:sz w:val="24"/>
            <w:szCs w:val="24"/>
            <w:rtl/>
          </w:rPr>
          <w:t>کن</w:t>
        </w:r>
        <w:r w:rsidR="000F1177" w:rsidRPr="00B07651">
          <w:rPr>
            <w:rFonts w:ascii="B Lotus" w:eastAsia="Calibri" w:hAnsi="B Lotus" w:cs="B Lotus" w:hint="cs"/>
            <w:sz w:val="24"/>
            <w:szCs w:val="24"/>
            <w:rtl/>
          </w:rPr>
          <w:t>ند</w:t>
        </w:r>
        <w:r w:rsidR="000F1177">
          <w:rPr>
            <w:rFonts w:ascii="B Lotus" w:eastAsia="Calibri" w:hAnsi="B Lotus" w:cs="B Lotus" w:hint="cs"/>
            <w:sz w:val="24"/>
            <w:szCs w:val="24"/>
            <w:rtl/>
          </w:rPr>
          <w:t>؛</w:t>
        </w:r>
        <w:r w:rsidR="000F1177"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و ثالثا</w:t>
      </w:r>
      <w:ins w:id="2023" w:author="Mehrnazi Boojari" w:date="2019-01-10T01:36:00Z">
        <w:r w:rsidR="000F1177">
          <w:rPr>
            <w:rFonts w:ascii="B Lotus" w:eastAsia="Calibri" w:hAnsi="B Lotus" w:cs="B Lotus" w:hint="cs"/>
            <w:sz w:val="24"/>
            <w:szCs w:val="24"/>
            <w:rtl/>
          </w:rPr>
          <w:t>ً</w:t>
        </w:r>
      </w:ins>
      <w:r w:rsidRPr="00B07651">
        <w:rPr>
          <w:rFonts w:ascii="B Lotus" w:eastAsia="Calibri" w:hAnsi="B Lotus" w:cs="B Lotus" w:hint="cs"/>
          <w:sz w:val="24"/>
          <w:szCs w:val="24"/>
          <w:rtl/>
        </w:rPr>
        <w:t xml:space="preserve"> با خرید زمان در جامعه، این فرصت را برای بخش</w:t>
      </w:r>
      <w:del w:id="2024" w:author="Mehrnazi Boojari" w:date="2019-01-07T09:46:00Z">
        <w:r w:rsidRPr="00B07651" w:rsidDel="006F7CCF">
          <w:rPr>
            <w:rFonts w:ascii="B Lotus" w:eastAsia="Calibri" w:hAnsi="B Lotus" w:cs="B Lotus" w:hint="cs"/>
            <w:sz w:val="24"/>
            <w:szCs w:val="24"/>
            <w:rtl/>
          </w:rPr>
          <w:delText xml:space="preserve"> های </w:delText>
        </w:r>
      </w:del>
      <w:ins w:id="2025"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 xml:space="preserve">علمی جامعه </w:t>
      </w:r>
      <w:del w:id="2026" w:author="Mehrnazi Boojari" w:date="2019-01-07T11:01:00Z">
        <w:r w:rsidRPr="00B07651" w:rsidDel="00DB081F">
          <w:rPr>
            <w:rFonts w:ascii="B Lotus" w:eastAsia="Calibri" w:hAnsi="B Lotus" w:cs="B Lotus" w:hint="cs"/>
            <w:sz w:val="24"/>
            <w:szCs w:val="24"/>
            <w:rtl/>
          </w:rPr>
          <w:delText>بوجود</w:delText>
        </w:r>
      </w:del>
      <w:ins w:id="2027" w:author="Mehrnazi Boojari" w:date="2019-01-07T11:01:00Z">
        <w:r w:rsidR="00DB081F">
          <w:rPr>
            <w:rFonts w:ascii="B Lotus" w:eastAsia="Calibri" w:hAnsi="B Lotus" w:cs="B Lotus" w:hint="cs"/>
            <w:sz w:val="24"/>
            <w:szCs w:val="24"/>
            <w:rtl/>
          </w:rPr>
          <w:t>به‌وجود</w:t>
        </w:r>
      </w:ins>
      <w:r w:rsidRPr="00B07651">
        <w:rPr>
          <w:rFonts w:ascii="B Lotus" w:eastAsia="Calibri" w:hAnsi="B Lotus" w:cs="B Lotus" w:hint="cs"/>
          <w:sz w:val="24"/>
          <w:szCs w:val="24"/>
          <w:rtl/>
        </w:rPr>
        <w:t xml:space="preserve"> آورند</w:t>
      </w:r>
      <w:del w:id="2028" w:author="Mehrnazi Boojari" w:date="2019-01-10T01:36:00Z">
        <w:r w:rsidRPr="00B07651" w:rsidDel="000F1177">
          <w:rPr>
            <w:rFonts w:ascii="B Lotus" w:eastAsia="Calibri" w:hAnsi="B Lotus" w:cs="B Lotus" w:hint="cs"/>
            <w:sz w:val="24"/>
            <w:szCs w:val="24"/>
            <w:rtl/>
          </w:rPr>
          <w:delText xml:space="preserve">؛ </w:delText>
        </w:r>
      </w:del>
      <w:ins w:id="2029" w:author="Mehrnazi Boojari" w:date="2019-01-10T01:36:00Z">
        <w:r w:rsidR="000F1177">
          <w:rPr>
            <w:rFonts w:ascii="B Lotus" w:eastAsia="Calibri" w:hAnsi="B Lotus" w:cs="B Lotus" w:hint="cs"/>
            <w:sz w:val="24"/>
            <w:szCs w:val="24"/>
            <w:rtl/>
          </w:rPr>
          <w:t>،</w:t>
        </w:r>
        <w:r w:rsidR="000F1177"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که بخش</w:t>
      </w:r>
      <w:del w:id="2030" w:author="Mehrnazi Boojari" w:date="2019-01-07T09:46:00Z">
        <w:r w:rsidRPr="00B07651" w:rsidDel="006F7CCF">
          <w:rPr>
            <w:rFonts w:ascii="B Lotus" w:eastAsia="Calibri" w:hAnsi="B Lotus" w:cs="B Lotus" w:hint="cs"/>
            <w:sz w:val="24"/>
            <w:szCs w:val="24"/>
            <w:rtl/>
          </w:rPr>
          <w:delText xml:space="preserve"> های </w:delText>
        </w:r>
      </w:del>
      <w:ins w:id="2031"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علمی و نظریه</w:t>
      </w:r>
      <w:ins w:id="2032" w:author="Mehrnazi Boojari" w:date="2019-01-07T09:51:00Z">
        <w:r w:rsidR="006F7CCF">
          <w:rPr>
            <w:rFonts w:ascii="B Lotus" w:eastAsia="Calibri" w:hAnsi="B Lotus" w:cs="B Nazanin" w:hint="cs"/>
            <w:sz w:val="24"/>
            <w:szCs w:val="24"/>
            <w:rtl/>
          </w:rPr>
          <w:t>‌</w:t>
        </w:r>
      </w:ins>
      <w:del w:id="2033" w:author="Mehrnazi Boojari" w:date="2019-01-07T09:51:00Z">
        <w:r w:rsidRPr="00B07651" w:rsidDel="006F7CCF">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پرداز بتوانند برای مدیریت تحولات نظریه</w:t>
      </w:r>
      <w:ins w:id="2034" w:author="Mehrnazi Boojari" w:date="2019-01-07T09:50:00Z">
        <w:r w:rsidR="006F7CCF">
          <w:rPr>
            <w:rFonts w:ascii="B Lotus" w:eastAsia="Calibri" w:hAnsi="B Lotus" w:cs="B Nazanin" w:hint="cs"/>
            <w:sz w:val="24"/>
            <w:szCs w:val="24"/>
            <w:rtl/>
          </w:rPr>
          <w:t>‌</w:t>
        </w:r>
      </w:ins>
      <w:del w:id="2035" w:author="Mehrnazi Boojari" w:date="2019-01-07T09:50:00Z">
        <w:r w:rsidRPr="00B07651" w:rsidDel="006F7CCF">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پردازی کنند</w:t>
      </w:r>
      <w:ins w:id="2036" w:author="Mehrnazi Boojari" w:date="2019-01-10T01:36:00Z">
        <w:r w:rsidR="000F1177">
          <w:rPr>
            <w:rFonts w:ascii="B Lotus" w:eastAsia="Calibri" w:hAnsi="B Lotus" w:cs="B Lotus" w:hint="cs"/>
            <w:sz w:val="24"/>
            <w:szCs w:val="24"/>
            <w:rtl/>
          </w:rPr>
          <w:t>؛</w:t>
        </w:r>
      </w:ins>
      <w:r w:rsidRPr="00B07651">
        <w:rPr>
          <w:rFonts w:ascii="B Lotus" w:eastAsia="Calibri" w:hAnsi="B Lotus" w:cs="B Lotus" w:hint="cs"/>
          <w:sz w:val="24"/>
          <w:szCs w:val="24"/>
          <w:rtl/>
        </w:rPr>
        <w:t xml:space="preserve"> </w:t>
      </w:r>
      <w:del w:id="2037" w:author="Mehrnazi Boojari" w:date="2019-01-08T00:21:00Z">
        <w:r w:rsidRPr="00B07651" w:rsidDel="007934C7">
          <w:rPr>
            <w:rFonts w:ascii="B Lotus" w:eastAsia="Calibri" w:hAnsi="B Lotus" w:cs="B Lotus" w:hint="cs"/>
            <w:sz w:val="24"/>
            <w:szCs w:val="24"/>
            <w:rtl/>
          </w:rPr>
          <w:delText>چرا که</w:delText>
        </w:r>
      </w:del>
      <w:ins w:id="2038" w:author="Mehrnazi Boojari" w:date="2019-01-08T00:21:00Z">
        <w:r w:rsidR="007934C7">
          <w:rPr>
            <w:rFonts w:ascii="B Lotus" w:eastAsia="Calibri" w:hAnsi="B Lotus" w:cs="B Lotus" w:hint="cs"/>
            <w:sz w:val="24"/>
            <w:szCs w:val="24"/>
            <w:rtl/>
          </w:rPr>
          <w:t>زیرا</w:t>
        </w:r>
      </w:ins>
      <w:del w:id="2039" w:author="Mehrnazi Boojari" w:date="2019-01-10T01:36:00Z">
        <w:r w:rsidRPr="00B07651" w:rsidDel="000F1177">
          <w:rPr>
            <w:rFonts w:ascii="B Lotus" w:eastAsia="Calibri" w:hAnsi="B Lotus" w:cs="B Lotus" w:hint="cs"/>
            <w:sz w:val="24"/>
            <w:szCs w:val="24"/>
            <w:rtl/>
          </w:rPr>
          <w:delText xml:space="preserve"> اساسا</w:delText>
        </w:r>
      </w:del>
      <w:r w:rsidRPr="00B07651">
        <w:rPr>
          <w:rFonts w:ascii="B Lotus" w:eastAsia="Calibri" w:hAnsi="B Lotus" w:cs="B Lotus" w:hint="cs"/>
          <w:sz w:val="24"/>
          <w:szCs w:val="24"/>
          <w:rtl/>
        </w:rPr>
        <w:t xml:space="preserve"> نظریه</w:t>
      </w:r>
      <w:ins w:id="2040" w:author="Mehrnazi Boojari" w:date="2019-01-07T09:50:00Z">
        <w:r w:rsidR="006F7CCF">
          <w:rPr>
            <w:rFonts w:ascii="B Lotus" w:eastAsia="Calibri" w:hAnsi="B Lotus" w:cs="B Nazanin" w:hint="cs"/>
            <w:sz w:val="24"/>
            <w:szCs w:val="24"/>
            <w:rtl/>
          </w:rPr>
          <w:t>‌</w:t>
        </w:r>
      </w:ins>
      <w:del w:id="2041" w:author="Mehrnazi Boojari" w:date="2019-01-07T09:50:00Z">
        <w:r w:rsidRPr="00B07651" w:rsidDel="006F7CCF">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 xml:space="preserve">پردازی کاری </w:t>
      </w:r>
      <w:del w:id="2042" w:author="Mehrnazi Boojari" w:date="2019-01-10T01:36:00Z">
        <w:r w:rsidRPr="00B07651" w:rsidDel="000F1177">
          <w:rPr>
            <w:rFonts w:ascii="B Lotus" w:eastAsia="Calibri" w:hAnsi="B Lotus" w:cs="B Lotus" w:hint="cs"/>
            <w:sz w:val="24"/>
            <w:szCs w:val="24"/>
            <w:rtl/>
          </w:rPr>
          <w:delText>به شدت</w:delText>
        </w:r>
      </w:del>
      <w:ins w:id="2043" w:author="Mehrnazi Boojari" w:date="2019-01-10T01:36:00Z">
        <w:r w:rsidR="000F1177">
          <w:rPr>
            <w:rFonts w:ascii="B Lotus" w:eastAsia="Calibri" w:hAnsi="B Lotus" w:cs="B Lotus" w:hint="cs"/>
            <w:sz w:val="24"/>
            <w:szCs w:val="24"/>
            <w:rtl/>
          </w:rPr>
          <w:t>بسیار زیاد</w:t>
        </w:r>
      </w:ins>
      <w:r w:rsidRPr="00B07651">
        <w:rPr>
          <w:rFonts w:ascii="B Lotus" w:eastAsia="Calibri" w:hAnsi="B Lotus" w:cs="B Lotus" w:hint="cs"/>
          <w:sz w:val="24"/>
          <w:szCs w:val="24"/>
          <w:rtl/>
        </w:rPr>
        <w:t xml:space="preserve"> زمان</w:t>
      </w:r>
      <w:ins w:id="2044" w:author="Mehrnazi Boojari" w:date="2019-01-10T01:37:00Z">
        <w:r w:rsidR="000F1177">
          <w:rPr>
            <w:rFonts w:ascii="B Lotus" w:eastAsia="Calibri" w:hAnsi="B Lotus" w:cs="B Nazanin" w:hint="cs"/>
            <w:sz w:val="24"/>
            <w:szCs w:val="24"/>
            <w:rtl/>
          </w:rPr>
          <w:t>‌</w:t>
        </w:r>
      </w:ins>
      <w:del w:id="2045" w:author="Mehrnazi Boojari" w:date="2019-01-10T01:37:00Z">
        <w:r w:rsidRPr="00B07651" w:rsidDel="000F1177">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بر است</w:t>
      </w:r>
      <w:del w:id="2046" w:author="Mehrnazi Boojari" w:date="2019-01-07T09:53:00Z">
        <w:r w:rsidRPr="00B07651" w:rsidDel="006F7CCF">
          <w:rPr>
            <w:rFonts w:ascii="B Lotus" w:eastAsia="Calibri" w:hAnsi="B Lotus" w:cs="B Lotus" w:hint="cs"/>
            <w:sz w:val="24"/>
            <w:szCs w:val="24"/>
            <w:rtl/>
          </w:rPr>
          <w:delText xml:space="preserve"> . </w:delText>
        </w:r>
      </w:del>
      <w:ins w:id="2047" w:author="Mehrnazi Boojari" w:date="2019-01-07T09:53:00Z">
        <w:r w:rsidR="006F7CCF">
          <w:rPr>
            <w:rFonts w:ascii="B Lotus" w:eastAsia="Calibri" w:hAnsi="B Lotus" w:cs="B Lotus" w:hint="cs"/>
            <w:sz w:val="24"/>
            <w:szCs w:val="24"/>
            <w:rtl/>
          </w:rPr>
          <w:t xml:space="preserve">. </w:t>
        </w:r>
      </w:ins>
    </w:p>
    <w:p w14:paraId="0E039317" w14:textId="77777777" w:rsidR="00B07651" w:rsidRPr="00B07651" w:rsidRDefault="00B07651" w:rsidP="00913D28">
      <w:pPr>
        <w:pStyle w:val="Heading3"/>
        <w:rPr>
          <w:rtl/>
        </w:rPr>
      </w:pPr>
      <w:bookmarkStart w:id="2048" w:name="_Toc533259377"/>
      <w:bookmarkStart w:id="2049" w:name="_Toc533781164"/>
      <w:bookmarkStart w:id="2050" w:name="_Toc533782120"/>
      <w:r w:rsidRPr="00B07651">
        <w:rPr>
          <w:rFonts w:hint="cs"/>
          <w:rtl/>
        </w:rPr>
        <w:t>تغییر در نگرش افراد به غرض ایجاد مشارکت اجتماعی لازمه مدیریت تحولات</w:t>
      </w:r>
      <w:bookmarkEnd w:id="2048"/>
      <w:bookmarkEnd w:id="2049"/>
      <w:bookmarkEnd w:id="2050"/>
      <w:r w:rsidRPr="00B07651">
        <w:rPr>
          <w:rFonts w:hint="cs"/>
          <w:rtl/>
        </w:rPr>
        <w:t xml:space="preserve"> </w:t>
      </w:r>
    </w:p>
    <w:p w14:paraId="3A2E929A" w14:textId="77777777" w:rsidR="00B07651" w:rsidRPr="00B07651" w:rsidRDefault="00B07651" w:rsidP="00EE7CC2">
      <w:pPr>
        <w:bidi/>
        <w:ind w:firstLine="227"/>
        <w:jc w:val="both"/>
        <w:rPr>
          <w:rFonts w:ascii="B Lotus" w:eastAsia="Calibri" w:hAnsi="B Lotus" w:cs="B Lotus"/>
          <w:sz w:val="24"/>
          <w:szCs w:val="24"/>
          <w:rtl/>
          <w:lang w:bidi="fa-IR"/>
        </w:rPr>
      </w:pPr>
      <w:r w:rsidRPr="00B07651">
        <w:rPr>
          <w:rFonts w:ascii="B Lotus" w:eastAsia="Calibri" w:hAnsi="B Lotus" w:cs="B Lotus" w:hint="cs"/>
          <w:sz w:val="24"/>
          <w:szCs w:val="24"/>
          <w:rtl/>
        </w:rPr>
        <w:t xml:space="preserve">نقش اساسی در مدیریت تحولات ایجاد مشارکت است و مشارکت </w:t>
      </w:r>
      <w:r w:rsidRPr="00B07651">
        <w:rPr>
          <w:rFonts w:ascii="B Lotus" w:eastAsia="Calibri" w:hAnsi="B Lotus" w:cs="B Lotus" w:hint="cs"/>
          <w:sz w:val="24"/>
          <w:szCs w:val="24"/>
          <w:rtl/>
          <w:lang w:bidi="fa-IR"/>
        </w:rPr>
        <w:t>ذیل وجود یک سری انگیزه</w:t>
      </w:r>
      <w:del w:id="2051" w:author="Mehrnazi Boojari" w:date="2019-01-07T09:45:00Z">
        <w:r w:rsidRPr="00B07651" w:rsidDel="006F7CCF">
          <w:rPr>
            <w:rFonts w:ascii="B Lotus" w:eastAsia="Calibri" w:hAnsi="B Lotus" w:cs="B Lotus" w:hint="cs"/>
            <w:sz w:val="24"/>
            <w:szCs w:val="24"/>
            <w:rtl/>
            <w:lang w:bidi="fa-IR"/>
          </w:rPr>
          <w:delText xml:space="preserve"> ها </w:delText>
        </w:r>
      </w:del>
      <w:ins w:id="2052" w:author="Mehrnazi Boojari" w:date="2019-01-07T09:45:00Z">
        <w:r w:rsidR="006F7CCF">
          <w:rPr>
            <w:rFonts w:ascii="B Lotus" w:eastAsia="Calibri" w:hAnsi="B Lotus" w:cs="B Lotus" w:hint="cs"/>
            <w:sz w:val="24"/>
            <w:szCs w:val="24"/>
            <w:rtl/>
            <w:lang w:bidi="fa-IR"/>
          </w:rPr>
          <w:t xml:space="preserve">‌ها </w:t>
        </w:r>
      </w:ins>
      <w:r w:rsidRPr="00B07651">
        <w:rPr>
          <w:rFonts w:ascii="B Lotus" w:eastAsia="Calibri" w:hAnsi="B Lotus" w:cs="B Lotus" w:hint="cs"/>
          <w:sz w:val="24"/>
          <w:szCs w:val="24"/>
          <w:rtl/>
          <w:lang w:bidi="fa-IR"/>
        </w:rPr>
        <w:t>اتفاق</w:t>
      </w:r>
      <w:del w:id="2053" w:author="Mehrnazi Boojari" w:date="2019-01-07T09:49:00Z">
        <w:r w:rsidRPr="00B07651" w:rsidDel="006F7CCF">
          <w:rPr>
            <w:rFonts w:ascii="B Lotus" w:eastAsia="Calibri" w:hAnsi="B Lotus" w:cs="B Lotus" w:hint="cs"/>
            <w:sz w:val="24"/>
            <w:szCs w:val="24"/>
            <w:rtl/>
            <w:lang w:bidi="fa-IR"/>
          </w:rPr>
          <w:delText xml:space="preserve"> می </w:delText>
        </w:r>
      </w:del>
      <w:ins w:id="2054" w:author="Mehrnazi Boojari" w:date="2019-01-07T09:49:00Z">
        <w:r w:rsidR="006F7CCF">
          <w:rPr>
            <w:rFonts w:ascii="B Lotus" w:eastAsia="Calibri" w:hAnsi="B Lotus" w:cs="B Lotus" w:hint="cs"/>
            <w:sz w:val="24"/>
            <w:szCs w:val="24"/>
            <w:rtl/>
            <w:lang w:bidi="fa-IR"/>
          </w:rPr>
          <w:t xml:space="preserve"> می‌</w:t>
        </w:r>
      </w:ins>
      <w:r w:rsidRPr="00B07651">
        <w:rPr>
          <w:rFonts w:ascii="B Lotus" w:eastAsia="Calibri" w:hAnsi="B Lotus" w:cs="B Lotus" w:hint="cs"/>
          <w:sz w:val="24"/>
          <w:szCs w:val="24"/>
          <w:rtl/>
          <w:lang w:bidi="fa-IR"/>
        </w:rPr>
        <w:t>افتد</w:t>
      </w:r>
      <w:del w:id="2055" w:author="Mehrnazi Boojari" w:date="2019-01-10T02:11:00Z">
        <w:r w:rsidRPr="00B07651" w:rsidDel="00EE7CC2">
          <w:rPr>
            <w:rFonts w:ascii="B Lotus" w:eastAsia="Calibri" w:hAnsi="B Lotus" w:cs="B Lotus" w:hint="cs"/>
            <w:sz w:val="24"/>
            <w:szCs w:val="24"/>
            <w:rtl/>
            <w:lang w:bidi="fa-IR"/>
          </w:rPr>
          <w:delText xml:space="preserve">. </w:delText>
        </w:r>
      </w:del>
      <w:ins w:id="2056" w:author="Mehrnazi Boojari" w:date="2019-01-10T02:11:00Z">
        <w:r w:rsidR="00EE7CC2">
          <w:rPr>
            <w:rFonts w:ascii="B Lotus" w:eastAsia="Calibri" w:hAnsi="B Lotus" w:cs="B Lotus" w:hint="cs"/>
            <w:sz w:val="24"/>
            <w:szCs w:val="24"/>
            <w:rtl/>
            <w:lang w:bidi="fa-IR"/>
          </w:rPr>
          <w:t>،</w:t>
        </w:r>
        <w:r w:rsidR="00EE7CC2"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و</w:t>
      </w:r>
      <w:ins w:id="2057" w:author="Mehrnazi Boojari" w:date="2019-01-10T02:11:00Z">
        <w:r w:rsidR="00EE7CC2">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انگیزه</w:t>
      </w:r>
      <w:del w:id="2058" w:author="Mehrnazi Boojari" w:date="2019-01-07T09:46:00Z">
        <w:r w:rsidRPr="00B07651" w:rsidDel="006F7CCF">
          <w:rPr>
            <w:rFonts w:ascii="B Lotus" w:eastAsia="Calibri" w:hAnsi="B Lotus" w:cs="B Lotus" w:hint="cs"/>
            <w:sz w:val="24"/>
            <w:szCs w:val="24"/>
            <w:rtl/>
            <w:lang w:bidi="fa-IR"/>
          </w:rPr>
          <w:delText xml:space="preserve"> های </w:delText>
        </w:r>
      </w:del>
      <w:ins w:id="2059"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افراد ناشی از منافع</w:t>
      </w:r>
      <w:del w:id="2060" w:author="Mehrnazi Boojari" w:date="2019-01-07T23:33:00Z">
        <w:r w:rsidRPr="00B07651" w:rsidDel="00A26EBB">
          <w:rPr>
            <w:rFonts w:ascii="B Lotus" w:eastAsia="Calibri" w:hAnsi="B Lotus" w:cs="B Lotus" w:hint="cs"/>
            <w:sz w:val="24"/>
            <w:szCs w:val="24"/>
            <w:rtl/>
            <w:lang w:bidi="fa-IR"/>
          </w:rPr>
          <w:delText xml:space="preserve"> آنهاست</w:delText>
        </w:r>
      </w:del>
      <w:ins w:id="2061" w:author="Mehrnazi Boojari" w:date="2019-01-07T23:33:00Z">
        <w:r w:rsidR="00A26EBB">
          <w:rPr>
            <w:rFonts w:ascii="B Lotus" w:eastAsia="Calibri" w:hAnsi="B Lotus" w:cs="B Lotus" w:hint="cs"/>
            <w:sz w:val="24"/>
            <w:szCs w:val="24"/>
            <w:rtl/>
            <w:lang w:bidi="fa-IR"/>
          </w:rPr>
          <w:t xml:space="preserve"> آن‌هاست</w:t>
        </w:r>
      </w:ins>
      <w:r w:rsidRPr="00B07651">
        <w:rPr>
          <w:rFonts w:ascii="B Lotus" w:eastAsia="Calibri" w:hAnsi="B Lotus" w:cs="B Lotus" w:hint="cs"/>
          <w:sz w:val="24"/>
          <w:szCs w:val="24"/>
          <w:rtl/>
          <w:lang w:bidi="fa-IR"/>
        </w:rPr>
        <w:t xml:space="preserve"> و منافع</w:t>
      </w:r>
      <w:del w:id="2062" w:author="Mehrnazi Boojari" w:date="2019-01-07T09:51:00Z">
        <w:r w:rsidRPr="00B07651" w:rsidDel="006F7CCF">
          <w:rPr>
            <w:rFonts w:ascii="B Lotus" w:eastAsia="Calibri" w:hAnsi="B Lotus" w:cs="B Lotus" w:hint="cs"/>
            <w:sz w:val="24"/>
            <w:szCs w:val="24"/>
            <w:rtl/>
            <w:lang w:bidi="fa-IR"/>
          </w:rPr>
          <w:delText xml:space="preserve"> آنها </w:delText>
        </w:r>
      </w:del>
      <w:ins w:id="2063" w:author="Mehrnazi Boojari" w:date="2019-01-07T09:51:00Z">
        <w:r w:rsidR="006F7CCF">
          <w:rPr>
            <w:rFonts w:ascii="B Lotus" w:eastAsia="Calibri" w:hAnsi="B Lotus" w:cs="B Lotus" w:hint="cs"/>
            <w:sz w:val="24"/>
            <w:szCs w:val="24"/>
            <w:rtl/>
            <w:lang w:bidi="fa-IR"/>
          </w:rPr>
          <w:t xml:space="preserve"> آن‌ها </w:t>
        </w:r>
      </w:ins>
      <w:r w:rsidRPr="00B07651">
        <w:rPr>
          <w:rFonts w:ascii="B Lotus" w:eastAsia="Calibri" w:hAnsi="B Lotus" w:cs="B Lotus" w:hint="cs"/>
          <w:sz w:val="24"/>
          <w:szCs w:val="24"/>
          <w:rtl/>
          <w:lang w:bidi="fa-IR"/>
        </w:rPr>
        <w:t>نیز از نیازهای</w:t>
      </w:r>
      <w:del w:id="2064" w:author="Mehrnazi Boojari" w:date="2019-01-07T09:51:00Z">
        <w:r w:rsidRPr="00B07651" w:rsidDel="006F7CCF">
          <w:rPr>
            <w:rFonts w:ascii="B Lotus" w:eastAsia="Calibri" w:hAnsi="B Lotus" w:cs="B Lotus" w:hint="cs"/>
            <w:sz w:val="24"/>
            <w:szCs w:val="24"/>
            <w:rtl/>
            <w:lang w:bidi="fa-IR"/>
          </w:rPr>
          <w:delText xml:space="preserve"> آنها </w:delText>
        </w:r>
      </w:del>
      <w:ins w:id="2065" w:author="Mehrnazi Boojari" w:date="2019-01-07T09:51:00Z">
        <w:r w:rsidR="006F7CCF">
          <w:rPr>
            <w:rFonts w:ascii="B Lotus" w:eastAsia="Calibri" w:hAnsi="B Lotus" w:cs="B Lotus" w:hint="cs"/>
            <w:sz w:val="24"/>
            <w:szCs w:val="24"/>
            <w:rtl/>
            <w:lang w:bidi="fa-IR"/>
          </w:rPr>
          <w:t xml:space="preserve"> آن‌ها </w:t>
        </w:r>
      </w:ins>
      <w:r w:rsidRPr="00B07651">
        <w:rPr>
          <w:rFonts w:ascii="B Lotus" w:eastAsia="Calibri" w:hAnsi="B Lotus" w:cs="B Lotus" w:hint="cs"/>
          <w:sz w:val="24"/>
          <w:szCs w:val="24"/>
          <w:rtl/>
          <w:lang w:bidi="fa-IR"/>
        </w:rPr>
        <w:t>سرچشمه</w:t>
      </w:r>
      <w:del w:id="2066" w:author="Mehrnazi Boojari" w:date="2019-01-07T09:49:00Z">
        <w:r w:rsidRPr="00B07651" w:rsidDel="006F7CCF">
          <w:rPr>
            <w:rFonts w:ascii="B Lotus" w:eastAsia="Calibri" w:hAnsi="B Lotus" w:cs="B Lotus" w:hint="cs"/>
            <w:sz w:val="24"/>
            <w:szCs w:val="24"/>
            <w:rtl/>
            <w:lang w:bidi="fa-IR"/>
          </w:rPr>
          <w:delText xml:space="preserve"> می </w:delText>
        </w:r>
      </w:del>
      <w:ins w:id="2067" w:author="Mehrnazi Boojari" w:date="2019-01-07T09:49:00Z">
        <w:r w:rsidR="006F7CCF">
          <w:rPr>
            <w:rFonts w:ascii="B Lotus" w:eastAsia="Calibri" w:hAnsi="B Lotus" w:cs="B Lotus" w:hint="cs"/>
            <w:sz w:val="24"/>
            <w:szCs w:val="24"/>
            <w:rtl/>
            <w:lang w:bidi="fa-IR"/>
          </w:rPr>
          <w:t xml:space="preserve"> می‌</w:t>
        </w:r>
      </w:ins>
      <w:r w:rsidRPr="00B07651">
        <w:rPr>
          <w:rFonts w:ascii="B Lotus" w:eastAsia="Calibri" w:hAnsi="B Lotus" w:cs="B Lotus" w:hint="cs"/>
          <w:sz w:val="24"/>
          <w:szCs w:val="24"/>
          <w:rtl/>
          <w:lang w:bidi="fa-IR"/>
        </w:rPr>
        <w:t>گیرد و خواستگاه نیاز افراد نگرش</w:t>
      </w:r>
      <w:del w:id="2068" w:author="Mehrnazi Boojari" w:date="2019-01-07T09:46:00Z">
        <w:r w:rsidRPr="00B07651" w:rsidDel="006F7CCF">
          <w:rPr>
            <w:rFonts w:ascii="B Lotus" w:eastAsia="Calibri" w:hAnsi="B Lotus" w:cs="B Lotus" w:hint="cs"/>
            <w:sz w:val="24"/>
            <w:szCs w:val="24"/>
            <w:rtl/>
            <w:lang w:bidi="fa-IR"/>
          </w:rPr>
          <w:delText xml:space="preserve"> های </w:delText>
        </w:r>
      </w:del>
      <w:ins w:id="2069" w:author="Mehrnazi Boojari" w:date="2019-01-07T09:46:00Z">
        <w:r w:rsidR="006F7CCF">
          <w:rPr>
            <w:rFonts w:ascii="B Lotus" w:eastAsia="Calibri" w:hAnsi="B Lotus" w:cs="B Lotus" w:hint="cs"/>
            <w:sz w:val="24"/>
            <w:szCs w:val="24"/>
            <w:rtl/>
            <w:lang w:bidi="fa-IR"/>
          </w:rPr>
          <w:t>‌های</w:t>
        </w:r>
      </w:ins>
      <w:del w:id="2070" w:author="Mehrnazi Boojari" w:date="2019-01-07T23:33:00Z">
        <w:r w:rsidRPr="00B07651" w:rsidDel="00A26EBB">
          <w:rPr>
            <w:rFonts w:ascii="B Lotus" w:eastAsia="Calibri" w:hAnsi="B Lotus" w:cs="B Lotus" w:hint="cs"/>
            <w:sz w:val="24"/>
            <w:szCs w:val="24"/>
            <w:rtl/>
            <w:lang w:bidi="fa-IR"/>
          </w:rPr>
          <w:delText>آنهاست</w:delText>
        </w:r>
      </w:del>
      <w:ins w:id="2071" w:author="Mehrnazi Boojari" w:date="2019-01-07T23:33:00Z">
        <w:r w:rsidR="00A26EBB">
          <w:rPr>
            <w:rFonts w:ascii="B Lotus" w:eastAsia="Calibri" w:hAnsi="B Lotus" w:cs="B Lotus" w:hint="cs"/>
            <w:sz w:val="24"/>
            <w:szCs w:val="24"/>
            <w:rtl/>
            <w:lang w:bidi="fa-IR"/>
          </w:rPr>
          <w:t xml:space="preserve"> آن‌هاست</w:t>
        </w:r>
      </w:ins>
      <w:r w:rsidRPr="00B07651">
        <w:rPr>
          <w:rFonts w:ascii="B Lotus" w:eastAsia="Calibri" w:hAnsi="B Lotus" w:cs="B Lotus" w:hint="cs"/>
          <w:sz w:val="24"/>
          <w:szCs w:val="24"/>
          <w:rtl/>
          <w:lang w:bidi="fa-IR"/>
        </w:rPr>
        <w:t>.</w:t>
      </w:r>
      <w:del w:id="2072" w:author="Mehrnazi Boojari" w:date="2019-01-07T09:57:00Z">
        <w:r w:rsidRPr="00B07651" w:rsidDel="00A31D6F">
          <w:rPr>
            <w:rFonts w:ascii="B Lotus" w:eastAsia="Calibri" w:hAnsi="B Lotus" w:cs="B Lotus" w:hint="cs"/>
            <w:sz w:val="24"/>
            <w:szCs w:val="24"/>
            <w:rtl/>
            <w:lang w:bidi="fa-IR"/>
          </w:rPr>
          <w:delText xml:space="preserve">  </w:delText>
        </w:r>
      </w:del>
      <w:ins w:id="2073" w:author="Mehrnazi Boojari" w:date="2019-01-07T09:57:00Z">
        <w:r w:rsidR="00A31D6F">
          <w:rPr>
            <w:rFonts w:ascii="B Lotus" w:eastAsia="Calibri" w:hAnsi="B Lotus" w:cs="B Lotus" w:hint="cs"/>
            <w:sz w:val="24"/>
            <w:szCs w:val="24"/>
            <w:rtl/>
            <w:lang w:bidi="fa-IR"/>
          </w:rPr>
          <w:t xml:space="preserve"> </w:t>
        </w:r>
      </w:ins>
      <w:del w:id="2074" w:author="Mehrnazi Boojari" w:date="2019-01-10T02:11:00Z">
        <w:r w:rsidRPr="00B07651" w:rsidDel="00EE7CC2">
          <w:rPr>
            <w:rFonts w:ascii="B Lotus" w:eastAsia="Calibri" w:hAnsi="B Lotus" w:cs="B Lotus" w:hint="cs"/>
            <w:sz w:val="24"/>
            <w:szCs w:val="24"/>
            <w:rtl/>
            <w:lang w:bidi="fa-IR"/>
          </w:rPr>
          <w:delText>پس</w:delText>
        </w:r>
      </w:del>
      <w:ins w:id="2075" w:author="Mehrnazi Boojari" w:date="2019-01-10T02:11:00Z">
        <w:r w:rsidR="00EE7CC2">
          <w:rPr>
            <w:rFonts w:ascii="B Lotus" w:eastAsia="Calibri" w:hAnsi="B Lotus" w:cs="B Lotus" w:hint="cs"/>
            <w:sz w:val="24"/>
            <w:szCs w:val="24"/>
            <w:rtl/>
            <w:lang w:bidi="fa-IR"/>
          </w:rPr>
          <w:t>بنابراین،</w:t>
        </w:r>
      </w:ins>
      <w:r w:rsidRPr="00B07651">
        <w:rPr>
          <w:rFonts w:ascii="B Lotus" w:eastAsia="Calibri" w:hAnsi="B Lotus" w:cs="B Lotus" w:hint="cs"/>
          <w:sz w:val="24"/>
          <w:szCs w:val="24"/>
          <w:rtl/>
          <w:lang w:bidi="fa-IR"/>
        </w:rPr>
        <w:t xml:space="preserve"> به تعبیری اگر </w:t>
      </w:r>
      <w:del w:id="2076" w:author="Mehrnazi Boojari" w:date="2019-01-10T01:29:00Z">
        <w:r w:rsidRPr="00B07651" w:rsidDel="00DC5325">
          <w:rPr>
            <w:rFonts w:ascii="B Lotus" w:eastAsia="Calibri" w:hAnsi="B Lotus" w:cs="B Lotus" w:hint="cs"/>
            <w:sz w:val="24"/>
            <w:szCs w:val="24"/>
            <w:rtl/>
            <w:lang w:bidi="fa-IR"/>
          </w:rPr>
          <w:delText>راهبران</w:delText>
        </w:r>
      </w:del>
      <w:ins w:id="2077" w:author="Mehrnazi Boojari" w:date="2019-01-10T01:29:00Z">
        <w:r w:rsidR="00DC5325">
          <w:rPr>
            <w:rFonts w:ascii="B Lotus" w:eastAsia="Calibri" w:hAnsi="B Lotus" w:cs="B Lotus" w:hint="cs"/>
            <w:sz w:val="24"/>
            <w:szCs w:val="24"/>
            <w:rtl/>
            <w:lang w:bidi="fa-IR"/>
          </w:rPr>
          <w:t>رهبران</w:t>
        </w:r>
      </w:ins>
      <w:r w:rsidRPr="00B07651">
        <w:rPr>
          <w:rFonts w:ascii="B Lotus" w:eastAsia="Calibri" w:hAnsi="B Lotus" w:cs="B Lotus" w:hint="cs"/>
          <w:sz w:val="24"/>
          <w:szCs w:val="24"/>
          <w:rtl/>
          <w:lang w:bidi="fa-IR"/>
        </w:rPr>
        <w:t xml:space="preserve"> ذهنی بخواهند مدیریت تحولات را </w:t>
      </w:r>
      <w:del w:id="2078" w:author="Mehrnazi Boojari" w:date="2019-01-10T00:17:00Z">
        <w:r w:rsidRPr="00B07651" w:rsidDel="000A3EC2">
          <w:rPr>
            <w:rFonts w:ascii="B Lotus" w:eastAsia="Calibri" w:hAnsi="B Lotus" w:cs="B Lotus" w:hint="cs"/>
            <w:sz w:val="24"/>
            <w:szCs w:val="24"/>
            <w:rtl/>
            <w:lang w:bidi="fa-IR"/>
          </w:rPr>
          <w:delText>از طریق</w:delText>
        </w:r>
      </w:del>
      <w:ins w:id="2079" w:author="Mehrnazi Boojari" w:date="2019-01-10T00:17:00Z">
        <w:r w:rsidR="000A3EC2">
          <w:rPr>
            <w:rFonts w:ascii="B Lotus" w:eastAsia="Calibri" w:hAnsi="B Lotus" w:cs="B Lotus" w:hint="cs"/>
            <w:sz w:val="24"/>
            <w:szCs w:val="24"/>
            <w:rtl/>
            <w:lang w:bidi="fa-IR"/>
          </w:rPr>
          <w:t>از</w:t>
        </w:r>
        <w:r w:rsidR="000A3EC2">
          <w:rPr>
            <w:rFonts w:ascii="Times New Roman" w:eastAsia="Calibri" w:hAnsi="Times New Roman" w:cs="Times New Roman" w:hint="cs"/>
            <w:sz w:val="24"/>
            <w:szCs w:val="24"/>
            <w:rtl/>
            <w:lang w:bidi="fa-IR"/>
          </w:rPr>
          <w:t> </w:t>
        </w:r>
        <w:r w:rsidR="000A3EC2">
          <w:rPr>
            <w:rFonts w:ascii="B Lotus" w:eastAsia="Calibri" w:hAnsi="B Lotus" w:cs="B Lotus" w:hint="cs"/>
            <w:sz w:val="24"/>
            <w:szCs w:val="24"/>
            <w:rtl/>
            <w:lang w:bidi="fa-IR"/>
          </w:rPr>
          <w:t>طریق</w:t>
        </w:r>
      </w:ins>
      <w:r w:rsidRPr="00B07651">
        <w:rPr>
          <w:rFonts w:ascii="B Lotus" w:eastAsia="Calibri" w:hAnsi="B Lotus" w:cs="B Lotus" w:hint="cs"/>
          <w:sz w:val="24"/>
          <w:szCs w:val="24"/>
          <w:rtl/>
          <w:lang w:bidi="fa-IR"/>
        </w:rPr>
        <w:t xml:space="preserve"> مشارکت</w:t>
      </w:r>
      <w:del w:id="2080" w:author="Mehrnazi Boojari" w:date="2019-01-07T09:46:00Z">
        <w:r w:rsidRPr="00B07651" w:rsidDel="006F7CCF">
          <w:rPr>
            <w:rFonts w:ascii="B Lotus" w:eastAsia="Calibri" w:hAnsi="B Lotus" w:cs="B Lotus" w:hint="cs"/>
            <w:sz w:val="24"/>
            <w:szCs w:val="24"/>
            <w:rtl/>
            <w:lang w:bidi="fa-IR"/>
          </w:rPr>
          <w:delText xml:space="preserve"> های </w:delText>
        </w:r>
      </w:del>
      <w:ins w:id="2081"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اجتماعی به</w:t>
      </w:r>
      <w:ins w:id="2082" w:author="Mehrnazi Boojari" w:date="2019-01-10T02:11:00Z">
        <w:r w:rsidR="00EE7CC2">
          <w:rPr>
            <w:rFonts w:ascii="B Lotus" w:eastAsia="Calibri" w:hAnsi="B Lotus" w:cs="B Nazanin" w:hint="cs"/>
            <w:sz w:val="24"/>
            <w:szCs w:val="24"/>
            <w:rtl/>
            <w:lang w:bidi="fa-IR"/>
          </w:rPr>
          <w:t>‌</w:t>
        </w:r>
      </w:ins>
      <w:del w:id="2083" w:author="Mehrnazi Boojari" w:date="2019-01-10T02:11:00Z">
        <w:r w:rsidRPr="00B07651" w:rsidDel="00EE7CC2">
          <w:rPr>
            <w:rFonts w:ascii="B Lotus" w:eastAsia="Calibri" w:hAnsi="B Lotus" w:cs="B Lotus" w:hint="cs"/>
            <w:sz w:val="24"/>
            <w:szCs w:val="24"/>
            <w:rtl/>
            <w:lang w:bidi="fa-IR"/>
          </w:rPr>
          <w:delText xml:space="preserve"> جهت</w:delText>
        </w:r>
      </w:del>
      <w:ins w:id="2084" w:author="Mehrnazi Boojari" w:date="2019-01-10T02:11:00Z">
        <w:r w:rsidR="00EE7CC2">
          <w:rPr>
            <w:rFonts w:ascii="B Lotus" w:eastAsia="Calibri" w:hAnsi="B Lotus" w:cs="B Lotus" w:hint="cs"/>
            <w:sz w:val="24"/>
            <w:szCs w:val="24"/>
            <w:rtl/>
            <w:lang w:bidi="fa-IR"/>
          </w:rPr>
          <w:t>منظور</w:t>
        </w:r>
      </w:ins>
      <w:r w:rsidRPr="00B07651">
        <w:rPr>
          <w:rFonts w:ascii="B Lotus" w:eastAsia="Calibri" w:hAnsi="B Lotus" w:cs="B Lotus" w:hint="cs"/>
          <w:sz w:val="24"/>
          <w:szCs w:val="24"/>
          <w:rtl/>
          <w:lang w:bidi="fa-IR"/>
        </w:rPr>
        <w:t xml:space="preserve"> بقا و حفظ آرمان</w:t>
      </w:r>
      <w:ins w:id="2085" w:author="Mehrnazi Boojari" w:date="2019-01-10T02:12:00Z">
        <w:r w:rsidR="00EE7CC2">
          <w:rPr>
            <w:rFonts w:ascii="B Lotus" w:eastAsia="Calibri" w:hAnsi="B Lotus" w:cs="B Nazanin" w:hint="cs"/>
            <w:sz w:val="24"/>
            <w:szCs w:val="24"/>
            <w:rtl/>
            <w:lang w:bidi="fa-IR"/>
          </w:rPr>
          <w:t>‌</w:t>
        </w:r>
      </w:ins>
      <w:del w:id="2086" w:author="Mehrnazi Boojari" w:date="2019-01-10T02:12:00Z">
        <w:r w:rsidRPr="00B07651" w:rsidDel="00EE7CC2">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ها</w:t>
      </w:r>
      <w:ins w:id="2087" w:author="Mehrnazi Boojari" w:date="2019-01-10T02:12:00Z">
        <w:r w:rsidR="00EE7CC2">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انجام دهند باید به نحوه نگرش</w:t>
      </w:r>
      <w:del w:id="2088" w:author="Mehrnazi Boojari" w:date="2019-01-07T09:46:00Z">
        <w:r w:rsidRPr="00B07651" w:rsidDel="006F7CCF">
          <w:rPr>
            <w:rFonts w:ascii="B Lotus" w:eastAsia="Calibri" w:hAnsi="B Lotus" w:cs="B Lotus" w:hint="cs"/>
            <w:sz w:val="24"/>
            <w:szCs w:val="24"/>
            <w:rtl/>
            <w:lang w:bidi="fa-IR"/>
          </w:rPr>
          <w:delText xml:space="preserve"> های </w:delText>
        </w:r>
      </w:del>
      <w:ins w:id="2089"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 xml:space="preserve">افراد جامعه رجوع </w:t>
      </w:r>
      <w:del w:id="2090" w:author="Mehrnazi Boojari" w:date="2019-01-10T02:12:00Z">
        <w:r w:rsidRPr="00B07651" w:rsidDel="00EE7CC2">
          <w:rPr>
            <w:rFonts w:ascii="B Lotus" w:eastAsia="Calibri" w:hAnsi="B Lotus" w:cs="B Lotus" w:hint="cs"/>
            <w:sz w:val="24"/>
            <w:szCs w:val="24"/>
            <w:rtl/>
            <w:lang w:bidi="fa-IR"/>
          </w:rPr>
          <w:delText xml:space="preserve">کرده </w:delText>
        </w:r>
      </w:del>
      <w:ins w:id="2091" w:author="Mehrnazi Boojari" w:date="2019-01-10T02:12:00Z">
        <w:r w:rsidR="00EE7CC2" w:rsidRPr="00B07651">
          <w:rPr>
            <w:rFonts w:ascii="B Lotus" w:eastAsia="Calibri" w:hAnsi="B Lotus" w:cs="B Lotus" w:hint="cs"/>
            <w:sz w:val="24"/>
            <w:szCs w:val="24"/>
            <w:rtl/>
            <w:lang w:bidi="fa-IR"/>
          </w:rPr>
          <w:t>ک</w:t>
        </w:r>
        <w:r w:rsidR="00EE7CC2">
          <w:rPr>
            <w:rFonts w:ascii="B Lotus" w:eastAsia="Calibri" w:hAnsi="B Lotus" w:cs="B Lotus" w:hint="cs"/>
            <w:sz w:val="24"/>
            <w:szCs w:val="24"/>
            <w:rtl/>
            <w:lang w:bidi="fa-IR"/>
          </w:rPr>
          <w:t>نند</w:t>
        </w:r>
        <w:r w:rsidR="00EE7CC2"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و</w:t>
      </w:r>
      <w:del w:id="2092" w:author="Mehrnazi Boojari" w:date="2019-01-07T09:51:00Z">
        <w:r w:rsidRPr="00B07651" w:rsidDel="006F7CCF">
          <w:rPr>
            <w:rFonts w:ascii="B Lotus" w:eastAsia="Calibri" w:hAnsi="B Lotus" w:cs="B Lotus" w:hint="cs"/>
            <w:sz w:val="24"/>
            <w:szCs w:val="24"/>
            <w:rtl/>
            <w:lang w:bidi="fa-IR"/>
          </w:rPr>
          <w:delText xml:space="preserve"> آنها </w:delText>
        </w:r>
      </w:del>
      <w:ins w:id="2093" w:author="Mehrnazi Boojari" w:date="2019-01-07T09:51:00Z">
        <w:r w:rsidR="006F7CCF">
          <w:rPr>
            <w:rFonts w:ascii="B Lotus" w:eastAsia="Calibri" w:hAnsi="B Lotus" w:cs="B Lotus" w:hint="cs"/>
            <w:sz w:val="24"/>
            <w:szCs w:val="24"/>
            <w:rtl/>
            <w:lang w:bidi="fa-IR"/>
          </w:rPr>
          <w:t xml:space="preserve"> آن‌ها </w:t>
        </w:r>
      </w:ins>
      <w:r w:rsidRPr="00B07651">
        <w:rPr>
          <w:rFonts w:ascii="B Lotus" w:eastAsia="Calibri" w:hAnsi="B Lotus" w:cs="B Lotus" w:hint="cs"/>
          <w:sz w:val="24"/>
          <w:szCs w:val="24"/>
          <w:rtl/>
          <w:lang w:bidi="fa-IR"/>
        </w:rPr>
        <w:t>را هدایت کنند</w:t>
      </w:r>
      <w:del w:id="2094" w:author="Mehrnazi Boojari" w:date="2019-01-07T09:53:00Z">
        <w:r w:rsidRPr="00B07651" w:rsidDel="006F7CCF">
          <w:rPr>
            <w:rFonts w:ascii="B Lotus" w:eastAsia="Calibri" w:hAnsi="B Lotus" w:cs="B Lotus" w:hint="cs"/>
            <w:sz w:val="24"/>
            <w:szCs w:val="24"/>
            <w:rtl/>
            <w:lang w:bidi="fa-IR"/>
          </w:rPr>
          <w:delText xml:space="preserve"> . </w:delText>
        </w:r>
      </w:del>
      <w:ins w:id="2095" w:author="Mehrnazi Boojari" w:date="2019-01-07T09:53:00Z">
        <w:r w:rsidR="006F7CCF">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نگرش</w:t>
      </w:r>
      <w:del w:id="2096" w:author="Mehrnazi Boojari" w:date="2019-01-07T09:46:00Z">
        <w:r w:rsidRPr="00B07651" w:rsidDel="006F7CCF">
          <w:rPr>
            <w:rFonts w:ascii="B Lotus" w:eastAsia="Calibri" w:hAnsi="B Lotus" w:cs="B Lotus" w:hint="cs"/>
            <w:sz w:val="24"/>
            <w:szCs w:val="24"/>
            <w:rtl/>
            <w:lang w:bidi="fa-IR"/>
          </w:rPr>
          <w:delText xml:space="preserve"> های </w:delText>
        </w:r>
      </w:del>
      <w:ins w:id="2097"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انسان شامل نگرش</w:t>
      </w:r>
      <w:del w:id="2098" w:author="Mehrnazi Boojari" w:date="2019-01-07T09:46:00Z">
        <w:r w:rsidRPr="00B07651" w:rsidDel="006F7CCF">
          <w:rPr>
            <w:rFonts w:ascii="B Lotus" w:eastAsia="Calibri" w:hAnsi="B Lotus" w:cs="B Lotus" w:hint="cs"/>
            <w:sz w:val="24"/>
            <w:szCs w:val="24"/>
            <w:rtl/>
            <w:lang w:bidi="fa-IR"/>
          </w:rPr>
          <w:delText xml:space="preserve"> های</w:delText>
        </w:r>
        <w:r w:rsidR="0045375F" w:rsidDel="006F7CCF">
          <w:rPr>
            <w:rFonts w:ascii="B Lotus" w:eastAsia="Calibri" w:hAnsi="B Lotus" w:cs="B Lotus" w:hint="cs"/>
            <w:sz w:val="24"/>
            <w:szCs w:val="24"/>
            <w:rtl/>
            <w:lang w:bidi="fa-IR"/>
          </w:rPr>
          <w:delText xml:space="preserve"> </w:delText>
        </w:r>
      </w:del>
      <w:ins w:id="2099"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اجتماعی و فردی و تاریخی اوست</w:t>
      </w:r>
      <w:r w:rsidRPr="00B07651">
        <w:rPr>
          <w:rFonts w:ascii="B Lotus" w:eastAsia="Calibri" w:hAnsi="B Lotus" w:cs="B Lotus"/>
          <w:sz w:val="24"/>
          <w:szCs w:val="24"/>
          <w:vertAlign w:val="superscript"/>
          <w:rtl/>
          <w:lang w:bidi="fa-IR"/>
        </w:rPr>
        <w:footnoteReference w:id="25"/>
      </w:r>
      <w:ins w:id="2120" w:author="Mehrnazi Boojari" w:date="2019-01-10T02:12:00Z">
        <w:r w:rsidR="00EE7CC2">
          <w:rPr>
            <w:rFonts w:ascii="B Lotus" w:eastAsia="Calibri" w:hAnsi="B Lotus" w:cs="B Lotus" w:hint="cs"/>
            <w:sz w:val="24"/>
            <w:szCs w:val="24"/>
            <w:rtl/>
            <w:lang w:bidi="fa-IR"/>
          </w:rPr>
          <w:t>،</w:t>
        </w:r>
      </w:ins>
      <w:del w:id="2121" w:author="Mehrnazi Boojari" w:date="2019-01-10T02:12:00Z">
        <w:r w:rsidRPr="00B07651" w:rsidDel="00EE7CC2">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و </w:t>
      </w:r>
      <w:del w:id="2122" w:author="Mehrnazi Boojari" w:date="2019-01-10T02:12:00Z">
        <w:r w:rsidRPr="00B07651" w:rsidDel="00EE7CC2">
          <w:rPr>
            <w:rFonts w:ascii="B Lotus" w:eastAsia="Calibri" w:hAnsi="B Lotus" w:cs="B Lotus" w:hint="cs"/>
            <w:sz w:val="24"/>
            <w:szCs w:val="24"/>
            <w:rtl/>
            <w:lang w:bidi="fa-IR"/>
          </w:rPr>
          <w:delText xml:space="preserve">اساسا </w:delText>
        </w:r>
      </w:del>
      <w:r w:rsidRPr="00B07651">
        <w:rPr>
          <w:rFonts w:ascii="B Lotus" w:eastAsia="Calibri" w:hAnsi="B Lotus" w:cs="B Lotus" w:hint="cs"/>
          <w:sz w:val="24"/>
          <w:szCs w:val="24"/>
          <w:rtl/>
          <w:lang w:bidi="fa-IR"/>
        </w:rPr>
        <w:t>منشأ تصمیم‌گیری فرد در جامعه ناشی از همین نگرش</w:t>
      </w:r>
      <w:ins w:id="2123" w:author="Mehrnazi Boojari" w:date="2019-01-10T02:12:00Z">
        <w:r w:rsidR="00EE7CC2">
          <w:rPr>
            <w:rFonts w:ascii="B Lotus" w:eastAsia="Calibri" w:hAnsi="B Lotus" w:cs="B Nazanin" w:hint="cs"/>
            <w:sz w:val="24"/>
            <w:szCs w:val="24"/>
            <w:rtl/>
            <w:lang w:bidi="fa-IR"/>
          </w:rPr>
          <w:t>‌</w:t>
        </w:r>
      </w:ins>
      <w:del w:id="2124" w:author="Mehrnazi Boojari" w:date="2019-01-10T02:12:00Z">
        <w:r w:rsidRPr="00B07651" w:rsidDel="00EE7CC2">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هاست</w:t>
      </w:r>
      <w:del w:id="2125" w:author="Mehrnazi Boojari" w:date="2019-01-07T09:53:00Z">
        <w:r w:rsidRPr="00B07651" w:rsidDel="006F7CCF">
          <w:rPr>
            <w:rFonts w:ascii="B Lotus" w:eastAsia="Calibri" w:hAnsi="B Lotus" w:cs="B Lotus" w:hint="cs"/>
            <w:sz w:val="24"/>
            <w:szCs w:val="24"/>
            <w:rtl/>
            <w:lang w:bidi="fa-IR"/>
          </w:rPr>
          <w:delText xml:space="preserve"> . </w:delText>
        </w:r>
      </w:del>
      <w:del w:id="2126" w:author="Mehrnazi Boojari" w:date="2019-01-07T11:04:00Z">
        <w:r w:rsidRPr="00B07651" w:rsidDel="00DB081F">
          <w:rPr>
            <w:rFonts w:ascii="B Lotus" w:eastAsia="Calibri" w:hAnsi="B Lotus" w:cs="B Lotus" w:hint="cs"/>
            <w:sz w:val="24"/>
            <w:szCs w:val="24"/>
            <w:rtl/>
            <w:lang w:bidi="fa-IR"/>
          </w:rPr>
          <w:delText xml:space="preserve">لذا </w:delText>
        </w:r>
      </w:del>
      <w:ins w:id="2127" w:author="Mehrnazi Boojari" w:date="2019-01-07T11:04:00Z">
        <w:r w:rsidR="00DB081F">
          <w:rPr>
            <w:rFonts w:ascii="B Lotus" w:eastAsia="Calibri" w:hAnsi="B Lotus" w:cs="B Lotus" w:hint="cs"/>
            <w:sz w:val="24"/>
            <w:szCs w:val="24"/>
            <w:rtl/>
            <w:lang w:bidi="fa-IR"/>
          </w:rPr>
          <w:t xml:space="preserve">. لذا، </w:t>
        </w:r>
      </w:ins>
      <w:r w:rsidRPr="00B07651">
        <w:rPr>
          <w:rFonts w:ascii="B Lotus" w:eastAsia="Calibri" w:hAnsi="B Lotus" w:cs="B Lotus" w:hint="cs"/>
          <w:sz w:val="24"/>
          <w:szCs w:val="24"/>
          <w:rtl/>
          <w:lang w:bidi="fa-IR"/>
        </w:rPr>
        <w:t>برای اینکه بتوان تصمیمات افراد را</w:t>
      </w:r>
      <w:del w:id="2128" w:author="Mehrnazi Boojari" w:date="2019-01-10T02:12:00Z">
        <w:r w:rsidRPr="00B07651" w:rsidDel="00EE7CC2">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هدایت و بهینه</w:t>
      </w:r>
      <w:del w:id="2129" w:author="Mehrnazi Boojari" w:date="2019-01-07T09:52:00Z">
        <w:r w:rsidRPr="00B07651" w:rsidDel="006F7CCF">
          <w:rPr>
            <w:rFonts w:ascii="B Lotus" w:eastAsia="Calibri" w:hAnsi="B Lotus" w:cs="B Lotus" w:hint="cs"/>
            <w:sz w:val="24"/>
            <w:szCs w:val="24"/>
            <w:rtl/>
            <w:lang w:bidi="fa-IR"/>
          </w:rPr>
          <w:delText xml:space="preserve"> سازی </w:delText>
        </w:r>
      </w:del>
      <w:ins w:id="2130" w:author="Mehrnazi Boojari" w:date="2019-01-07T09:52:00Z">
        <w:r w:rsidR="006F7CCF">
          <w:rPr>
            <w:rFonts w:ascii="B Lotus" w:eastAsia="Calibri" w:hAnsi="B Lotus" w:cs="B Lotus" w:hint="cs"/>
            <w:sz w:val="24"/>
            <w:szCs w:val="24"/>
            <w:rtl/>
            <w:lang w:bidi="fa-IR"/>
          </w:rPr>
          <w:t xml:space="preserve">‌سازی </w:t>
        </w:r>
      </w:ins>
      <w:r w:rsidRPr="00B07651">
        <w:rPr>
          <w:rFonts w:ascii="B Lotus" w:eastAsia="Calibri" w:hAnsi="B Lotus" w:cs="B Lotus" w:hint="cs"/>
          <w:sz w:val="24"/>
          <w:szCs w:val="24"/>
          <w:rtl/>
          <w:lang w:bidi="fa-IR"/>
        </w:rPr>
        <w:t>کرد باید نگرش</w:t>
      </w:r>
      <w:del w:id="2131" w:author="Mehrnazi Boojari" w:date="2019-01-07T09:46:00Z">
        <w:r w:rsidRPr="00B07651" w:rsidDel="006F7CCF">
          <w:rPr>
            <w:rFonts w:ascii="B Lotus" w:eastAsia="Calibri" w:hAnsi="B Lotus" w:cs="B Lotus" w:hint="cs"/>
            <w:sz w:val="24"/>
            <w:szCs w:val="24"/>
            <w:rtl/>
            <w:lang w:bidi="fa-IR"/>
          </w:rPr>
          <w:delText xml:space="preserve"> های </w:delText>
        </w:r>
      </w:del>
      <w:ins w:id="2132" w:author="Mehrnazi Boojari" w:date="2019-01-07T09:46:00Z">
        <w:r w:rsidR="006F7CCF">
          <w:rPr>
            <w:rFonts w:ascii="B Lotus" w:eastAsia="Calibri" w:hAnsi="B Lotus" w:cs="B Lotus" w:hint="cs"/>
            <w:sz w:val="24"/>
            <w:szCs w:val="24"/>
            <w:rtl/>
            <w:lang w:bidi="fa-IR"/>
          </w:rPr>
          <w:t>‌های</w:t>
        </w:r>
      </w:ins>
      <w:del w:id="2133" w:author="Mehrnazi Boojari" w:date="2019-01-07T09:51:00Z">
        <w:r w:rsidRPr="00B07651" w:rsidDel="006F7CCF">
          <w:rPr>
            <w:rFonts w:ascii="B Lotus" w:eastAsia="Calibri" w:hAnsi="B Lotus" w:cs="B Lotus" w:hint="cs"/>
            <w:sz w:val="24"/>
            <w:szCs w:val="24"/>
            <w:rtl/>
            <w:lang w:bidi="fa-IR"/>
          </w:rPr>
          <w:delText xml:space="preserve">آنها </w:delText>
        </w:r>
      </w:del>
      <w:ins w:id="2134" w:author="Mehrnazi Boojari" w:date="2019-01-07T09:51:00Z">
        <w:r w:rsidR="006F7CCF">
          <w:rPr>
            <w:rFonts w:ascii="B Lotus" w:eastAsia="Calibri" w:hAnsi="B Lotus" w:cs="B Lotus" w:hint="cs"/>
            <w:sz w:val="24"/>
            <w:szCs w:val="24"/>
            <w:rtl/>
            <w:lang w:bidi="fa-IR"/>
          </w:rPr>
          <w:t xml:space="preserve"> آن‌ها </w:t>
        </w:r>
      </w:ins>
      <w:r w:rsidRPr="00B07651">
        <w:rPr>
          <w:rFonts w:ascii="B Lotus" w:eastAsia="Calibri" w:hAnsi="B Lotus" w:cs="B Lotus" w:hint="cs"/>
          <w:sz w:val="24"/>
          <w:szCs w:val="24"/>
          <w:rtl/>
          <w:lang w:bidi="fa-IR"/>
        </w:rPr>
        <w:t>را دستخوش هدایت قرار داد</w:t>
      </w:r>
      <w:del w:id="2135" w:author="Mehrnazi Boojari" w:date="2019-01-10T02:12:00Z">
        <w:r w:rsidRPr="00B07651" w:rsidDel="00EE7CC2">
          <w:rPr>
            <w:rFonts w:ascii="B Lotus" w:eastAsia="Calibri" w:hAnsi="B Lotus" w:cs="B Lotus" w:hint="cs"/>
            <w:sz w:val="24"/>
            <w:szCs w:val="24"/>
            <w:rtl/>
            <w:lang w:bidi="fa-IR"/>
          </w:rPr>
          <w:delText>ه</w:delText>
        </w:r>
      </w:del>
      <w:r w:rsidRPr="00B07651">
        <w:rPr>
          <w:rFonts w:ascii="B Lotus" w:eastAsia="Calibri" w:hAnsi="B Lotus" w:cs="B Lotus" w:hint="cs"/>
          <w:sz w:val="24"/>
          <w:szCs w:val="24"/>
          <w:rtl/>
          <w:lang w:bidi="fa-IR"/>
        </w:rPr>
        <w:t xml:space="preserve"> و به این ترتیب که توضیح داده شد مشارکت اجتماعی را به نفع خود تمام کرد</w:t>
      </w:r>
      <w:del w:id="2136" w:author="Mehrnazi Boojari" w:date="2019-01-07T09:53:00Z">
        <w:r w:rsidRPr="00B07651" w:rsidDel="006F7CCF">
          <w:rPr>
            <w:rFonts w:ascii="B Lotus" w:eastAsia="Calibri" w:hAnsi="B Lotus" w:cs="B Lotus" w:hint="cs"/>
            <w:sz w:val="24"/>
            <w:szCs w:val="24"/>
            <w:rtl/>
            <w:lang w:bidi="fa-IR"/>
          </w:rPr>
          <w:delText xml:space="preserve"> . </w:delText>
        </w:r>
      </w:del>
      <w:ins w:id="2137" w:author="Mehrnazi Boojari" w:date="2019-01-07T09:53:00Z">
        <w:r w:rsidR="006F7CCF">
          <w:rPr>
            <w:rFonts w:ascii="B Lotus" w:eastAsia="Calibri" w:hAnsi="B Lotus" w:cs="B Lotus" w:hint="cs"/>
            <w:sz w:val="24"/>
            <w:szCs w:val="24"/>
            <w:rtl/>
            <w:lang w:bidi="fa-IR"/>
          </w:rPr>
          <w:t xml:space="preserve">. </w:t>
        </w:r>
      </w:ins>
    </w:p>
    <w:p w14:paraId="27BAEF18" w14:textId="77777777" w:rsidR="00B07651" w:rsidRDefault="00B07651" w:rsidP="00913D28">
      <w:pPr>
        <w:pStyle w:val="Heading4"/>
        <w:rPr>
          <w:rtl/>
        </w:rPr>
      </w:pPr>
      <w:bookmarkStart w:id="2138" w:name="_Toc533259378"/>
      <w:bookmarkStart w:id="2139" w:name="_Toc533781165"/>
      <w:bookmarkStart w:id="2140" w:name="_Toc533782121"/>
      <w:r w:rsidRPr="00B07651">
        <w:rPr>
          <w:rFonts w:hint="cs"/>
          <w:rtl/>
        </w:rPr>
        <w:t>یافتن موضوعات</w:t>
      </w:r>
      <w:del w:id="2141" w:author="Mehrnazi Boojari" w:date="2019-01-07T09:53:00Z">
        <w:r w:rsidRPr="00B07651" w:rsidDel="00572891">
          <w:rPr>
            <w:rFonts w:hint="cs"/>
            <w:rtl/>
          </w:rPr>
          <w:delText xml:space="preserve"> جهت ساز </w:delText>
        </w:r>
      </w:del>
      <w:ins w:id="2142" w:author="Mehrnazi Boojari" w:date="2019-01-07T09:53:00Z">
        <w:r w:rsidR="00572891">
          <w:rPr>
            <w:rFonts w:hint="cs"/>
            <w:rtl/>
          </w:rPr>
          <w:t xml:space="preserve"> جهت‌ساز </w:t>
        </w:r>
      </w:ins>
      <w:r w:rsidRPr="00B07651">
        <w:rPr>
          <w:rFonts w:hint="cs"/>
          <w:rtl/>
        </w:rPr>
        <w:t>و تغییر</w:t>
      </w:r>
      <w:del w:id="2143" w:author="Mehrnazi Boojari" w:date="2019-01-07T09:51:00Z">
        <w:r w:rsidRPr="00B07651" w:rsidDel="006F7CCF">
          <w:rPr>
            <w:rFonts w:hint="cs"/>
            <w:rtl/>
          </w:rPr>
          <w:delText xml:space="preserve"> آنها </w:delText>
        </w:r>
      </w:del>
      <w:ins w:id="2144" w:author="Mehrnazi Boojari" w:date="2019-01-07T09:51:00Z">
        <w:r w:rsidR="006F7CCF">
          <w:rPr>
            <w:rFonts w:hint="cs"/>
            <w:rtl/>
          </w:rPr>
          <w:t xml:space="preserve"> آن‌ها </w:t>
        </w:r>
      </w:ins>
      <w:r w:rsidRPr="00B07651">
        <w:rPr>
          <w:rFonts w:hint="cs"/>
          <w:rtl/>
        </w:rPr>
        <w:t>راه تغییر نگرش افراد</w:t>
      </w:r>
      <w:bookmarkEnd w:id="2138"/>
      <w:bookmarkEnd w:id="2139"/>
      <w:bookmarkEnd w:id="2140"/>
      <w:r w:rsidRPr="00B07651">
        <w:rPr>
          <w:rFonts w:hint="cs"/>
          <w:rtl/>
        </w:rPr>
        <w:t xml:space="preserve"> </w:t>
      </w:r>
    </w:p>
    <w:p w14:paraId="49733AB1" w14:textId="5E88120D" w:rsidR="00B07651" w:rsidRPr="00B07651" w:rsidRDefault="00B07651" w:rsidP="00BA647A">
      <w:pPr>
        <w:bidi/>
        <w:ind w:firstLine="227"/>
        <w:jc w:val="both"/>
        <w:rPr>
          <w:rFonts w:ascii="B Lotus" w:eastAsia="Calibri" w:hAnsi="B Lotus" w:cs="B Lotus"/>
          <w:sz w:val="24"/>
          <w:szCs w:val="24"/>
          <w:rtl/>
          <w:lang w:bidi="fa-IR"/>
        </w:rPr>
      </w:pPr>
      <w:r w:rsidRPr="00B07651">
        <w:rPr>
          <w:rFonts w:ascii="B Lotus" w:eastAsia="Calibri" w:hAnsi="B Lotus" w:cs="B Lotus" w:hint="cs"/>
          <w:sz w:val="24"/>
          <w:szCs w:val="24"/>
          <w:rtl/>
          <w:lang w:bidi="fa-IR"/>
        </w:rPr>
        <w:t xml:space="preserve">با توجه </w:t>
      </w:r>
      <w:r w:rsidR="005B6B25">
        <w:rPr>
          <w:rFonts w:ascii="B Lotus" w:eastAsia="Calibri" w:hAnsi="B Lotus" w:cs="B Lotus" w:hint="cs"/>
          <w:sz w:val="24"/>
          <w:szCs w:val="24"/>
          <w:rtl/>
          <w:lang w:bidi="fa-IR"/>
        </w:rPr>
        <w:t xml:space="preserve">به </w:t>
      </w:r>
      <w:r w:rsidRPr="00B07651">
        <w:rPr>
          <w:rFonts w:ascii="B Lotus" w:eastAsia="Calibri" w:hAnsi="B Lotus" w:cs="B Lotus" w:hint="cs"/>
          <w:sz w:val="24"/>
          <w:szCs w:val="24"/>
          <w:rtl/>
          <w:lang w:bidi="fa-IR"/>
        </w:rPr>
        <w:t xml:space="preserve">ابواب روایی و روش </w:t>
      </w:r>
      <w:r w:rsidRPr="004B627A">
        <w:rPr>
          <w:rFonts w:ascii="B Lotus" w:eastAsia="Calibri" w:hAnsi="B Lotus" w:cs="B Lotus" w:hint="cs"/>
          <w:sz w:val="24"/>
          <w:szCs w:val="24"/>
          <w:rtl/>
          <w:lang w:bidi="fa-IR"/>
        </w:rPr>
        <w:t>جامعه</w:t>
      </w:r>
      <w:ins w:id="2145" w:author="Mehrnazi Boojari" w:date="2019-01-10T02:19:00Z">
        <w:r w:rsidR="000F48CD" w:rsidRPr="004B627A">
          <w:rPr>
            <w:rFonts w:ascii="B Lotus" w:eastAsia="Calibri" w:hAnsi="B Lotus" w:cs="B Lotus" w:hint="cs"/>
            <w:sz w:val="24"/>
            <w:szCs w:val="24"/>
            <w:rtl/>
            <w:lang w:bidi="fa-IR"/>
          </w:rPr>
          <w:t>‌</w:t>
        </w:r>
      </w:ins>
      <w:del w:id="2146" w:author="Mehrnazi Boojari" w:date="2019-01-10T02:19:00Z">
        <w:r w:rsidRPr="004B627A" w:rsidDel="000F48CD">
          <w:rPr>
            <w:rFonts w:ascii="B Lotus" w:eastAsia="Calibri" w:hAnsi="B Lotus" w:cs="B Lotus" w:hint="cs"/>
            <w:sz w:val="24"/>
            <w:szCs w:val="24"/>
            <w:rtl/>
            <w:lang w:bidi="fa-IR"/>
          </w:rPr>
          <w:delText xml:space="preserve"> </w:delText>
        </w:r>
      </w:del>
      <w:r w:rsidRPr="004B627A">
        <w:rPr>
          <w:rFonts w:ascii="B Lotus" w:eastAsia="Calibri" w:hAnsi="B Lotus" w:cs="B Lotus" w:hint="cs"/>
          <w:sz w:val="24"/>
          <w:szCs w:val="24"/>
          <w:rtl/>
          <w:lang w:bidi="fa-IR"/>
        </w:rPr>
        <w:t>شناسانه مشخص</w:t>
      </w:r>
      <w:del w:id="2147" w:author="Mehrnazi Boojari" w:date="2019-01-07T09:49:00Z">
        <w:r w:rsidRPr="004B627A" w:rsidDel="006F7CCF">
          <w:rPr>
            <w:rFonts w:ascii="B Lotus" w:eastAsia="Calibri" w:hAnsi="B Lotus" w:cs="B Lotus" w:hint="cs"/>
            <w:sz w:val="24"/>
            <w:szCs w:val="24"/>
            <w:rtl/>
            <w:lang w:bidi="fa-IR"/>
          </w:rPr>
          <w:delText xml:space="preserve"> می </w:delText>
        </w:r>
      </w:del>
      <w:ins w:id="2148" w:author="Mehrnazi Boojari" w:date="2019-01-07T09:49:00Z">
        <w:r w:rsidR="006F7CCF" w:rsidRPr="004B627A">
          <w:rPr>
            <w:rFonts w:ascii="B Lotus" w:eastAsia="Calibri" w:hAnsi="B Lotus" w:cs="B Lotus" w:hint="cs"/>
            <w:sz w:val="24"/>
            <w:szCs w:val="24"/>
            <w:rtl/>
            <w:lang w:bidi="fa-IR"/>
          </w:rPr>
          <w:t xml:space="preserve"> می‌</w:t>
        </w:r>
      </w:ins>
      <w:r w:rsidRPr="004B627A">
        <w:rPr>
          <w:rFonts w:ascii="B Lotus" w:eastAsia="Calibri" w:hAnsi="B Lotus" w:cs="B Lotus" w:hint="cs"/>
          <w:sz w:val="24"/>
          <w:szCs w:val="24"/>
          <w:rtl/>
          <w:lang w:bidi="fa-IR"/>
        </w:rPr>
        <w:t>شود</w:t>
      </w:r>
      <w:r w:rsidR="004B627A" w:rsidRPr="004B627A">
        <w:rPr>
          <w:rFonts w:cs="B Lotus" w:hint="cs"/>
          <w:sz w:val="24"/>
          <w:szCs w:val="24"/>
          <w:rtl/>
        </w:rPr>
        <w:t xml:space="preserve"> که برای تغییر در نگرش</w:t>
      </w:r>
      <w:r w:rsidRPr="004B627A">
        <w:rPr>
          <w:rFonts w:ascii="B Lotus" w:eastAsia="Calibri" w:hAnsi="B Lotus" w:cs="B Lotus" w:hint="cs"/>
          <w:sz w:val="24"/>
          <w:szCs w:val="24"/>
          <w:rtl/>
          <w:lang w:bidi="fa-IR"/>
        </w:rPr>
        <w:t xml:space="preserve"> موضوعات</w:t>
      </w:r>
      <w:r w:rsidRPr="00B07651">
        <w:rPr>
          <w:rFonts w:ascii="B Lotus" w:eastAsia="Calibri" w:hAnsi="B Lotus" w:cs="B Lotus" w:hint="cs"/>
          <w:sz w:val="24"/>
          <w:szCs w:val="24"/>
          <w:rtl/>
          <w:lang w:bidi="fa-IR"/>
        </w:rPr>
        <w:t xml:space="preserve"> فردی و اجتماعی و تاریخی افراد مؤثرند که در صورت یافتن و تغییر آن</w:t>
      </w:r>
      <w:ins w:id="2149" w:author="Mehrnazi Boojari" w:date="2019-01-07T10:23:00Z">
        <w:r w:rsidR="0028073B">
          <w:rPr>
            <w:rFonts w:ascii="B Lotus" w:eastAsia="Calibri" w:hAnsi="B Lotus" w:cs="B Nazanin" w:hint="cs"/>
            <w:sz w:val="24"/>
            <w:szCs w:val="24"/>
            <w:rtl/>
            <w:lang w:bidi="fa-IR"/>
          </w:rPr>
          <w:t>‌</w:t>
        </w:r>
      </w:ins>
      <w:r w:rsidRPr="00B07651">
        <w:rPr>
          <w:rFonts w:ascii="B Lotus" w:eastAsia="Calibri" w:hAnsi="B Lotus" w:cs="B Lotus" w:hint="cs"/>
          <w:sz w:val="24"/>
          <w:szCs w:val="24"/>
          <w:rtl/>
          <w:lang w:bidi="fa-IR"/>
        </w:rPr>
        <w:t>ها</w:t>
      </w:r>
      <w:del w:id="2150" w:author="Mehrnazi Boojari" w:date="2019-01-10T02:21:00Z">
        <w:r w:rsidRPr="00B07651" w:rsidDel="00E077D3">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افراد </w:t>
      </w:r>
      <w:del w:id="2151" w:author="Mehrnazi Boojari" w:date="2019-01-07T10:21:00Z">
        <w:r w:rsidRPr="00B07651" w:rsidDel="0028073B">
          <w:rPr>
            <w:rFonts w:ascii="B Lotus" w:eastAsia="Calibri" w:hAnsi="B Lotus" w:cs="B Lotus" w:hint="cs"/>
            <w:sz w:val="24"/>
            <w:szCs w:val="24"/>
            <w:rtl/>
            <w:lang w:bidi="fa-IR"/>
          </w:rPr>
          <w:delText xml:space="preserve">به صورت </w:delText>
        </w:r>
      </w:del>
      <w:ins w:id="2152" w:author="Mehrnazi Boojari" w:date="2019-01-07T10:21:00Z">
        <w:r w:rsidR="0028073B">
          <w:rPr>
            <w:rFonts w:ascii="B Lotus" w:eastAsia="Calibri" w:hAnsi="B Lotus" w:cs="B Lotus" w:hint="cs"/>
            <w:sz w:val="24"/>
            <w:szCs w:val="24"/>
            <w:rtl/>
            <w:lang w:bidi="fa-IR"/>
          </w:rPr>
          <w:t xml:space="preserve">به‌صورت </w:t>
        </w:r>
      </w:ins>
      <w:r w:rsidRPr="00B07651">
        <w:rPr>
          <w:rFonts w:ascii="B Lotus" w:eastAsia="Calibri" w:hAnsi="B Lotus" w:cs="B Lotus" w:hint="cs"/>
          <w:sz w:val="24"/>
          <w:szCs w:val="24"/>
          <w:rtl/>
          <w:lang w:bidi="fa-IR"/>
        </w:rPr>
        <w:t>خودجوش وارد مرحله تغییر نگرش</w:t>
      </w:r>
      <w:del w:id="2153" w:author="Mehrnazi Boojari" w:date="2019-01-07T09:49:00Z">
        <w:r w:rsidRPr="00B07651" w:rsidDel="006F7CCF">
          <w:rPr>
            <w:rFonts w:ascii="B Lotus" w:eastAsia="Calibri" w:hAnsi="B Lotus" w:cs="B Lotus" w:hint="cs"/>
            <w:sz w:val="24"/>
            <w:szCs w:val="24"/>
            <w:rtl/>
            <w:lang w:bidi="fa-IR"/>
          </w:rPr>
          <w:delText xml:space="preserve"> می </w:delText>
        </w:r>
      </w:del>
      <w:ins w:id="2154" w:author="Mehrnazi Boojari" w:date="2019-01-07T09:49:00Z">
        <w:r w:rsidR="006F7CCF">
          <w:rPr>
            <w:rFonts w:ascii="B Lotus" w:eastAsia="Calibri" w:hAnsi="B Lotus" w:cs="B Lotus" w:hint="cs"/>
            <w:sz w:val="24"/>
            <w:szCs w:val="24"/>
            <w:rtl/>
            <w:lang w:bidi="fa-IR"/>
          </w:rPr>
          <w:t xml:space="preserve"> </w:t>
        </w:r>
      </w:ins>
      <w:del w:id="2155" w:author="Mehrnazi Boojari" w:date="2019-01-07T22:44:00Z">
        <w:r w:rsidRPr="00B07651" w:rsidDel="00BF4CE5">
          <w:rPr>
            <w:rFonts w:ascii="B Lotus" w:eastAsia="Calibri" w:hAnsi="B Lotus" w:cs="B Lotus" w:hint="cs"/>
            <w:sz w:val="24"/>
            <w:szCs w:val="24"/>
            <w:rtl/>
            <w:lang w:bidi="fa-IR"/>
          </w:rPr>
          <w:delText>شوند</w:delText>
        </w:r>
      </w:del>
      <w:ins w:id="2156" w:author="Mehrnazi Boojari" w:date="2019-01-07T22:44:00Z">
        <w:r w:rsidR="00BF4CE5">
          <w:rPr>
            <w:rFonts w:ascii="B Lotus" w:eastAsia="Calibri" w:hAnsi="B Lotus" w:cs="B Lotus" w:hint="cs"/>
            <w:sz w:val="24"/>
            <w:szCs w:val="24"/>
            <w:rtl/>
            <w:lang w:bidi="fa-IR"/>
          </w:rPr>
          <w:t>می‌شوند</w:t>
        </w:r>
      </w:ins>
      <w:r w:rsidRPr="00B07651">
        <w:rPr>
          <w:rFonts w:ascii="B Lotus" w:eastAsia="Calibri" w:hAnsi="B Lotus" w:cs="B Lotus" w:hint="cs"/>
          <w:sz w:val="24"/>
          <w:szCs w:val="24"/>
          <w:rtl/>
          <w:lang w:bidi="fa-IR"/>
        </w:rPr>
        <w:t>. به عبارت دیگر</w:t>
      </w:r>
      <w:ins w:id="2157" w:author="Mehrnazi Boojari" w:date="2019-01-07T10:22:00Z">
        <w:r w:rsidR="0028073B">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تغییر موضوعات و مفاهیم مؤثر بر نگرش</w:t>
      </w:r>
      <w:del w:id="2158" w:author="Mehrnazi Boojari" w:date="2019-01-07T09:51:00Z">
        <w:r w:rsidRPr="00B07651" w:rsidDel="006F7CCF">
          <w:rPr>
            <w:rFonts w:ascii="B Lotus" w:eastAsia="Calibri" w:hAnsi="B Lotus" w:cs="B Lotus" w:hint="cs"/>
            <w:sz w:val="24"/>
            <w:szCs w:val="24"/>
            <w:rtl/>
            <w:lang w:bidi="fa-IR"/>
          </w:rPr>
          <w:delText xml:space="preserve"> سازی </w:delText>
        </w:r>
      </w:del>
      <w:ins w:id="2159" w:author="Mehrnazi Boojari" w:date="2019-01-07T09:51:00Z">
        <w:r w:rsidR="006F7CCF">
          <w:rPr>
            <w:rFonts w:ascii="B Lotus" w:eastAsia="Calibri" w:hAnsi="B Lotus" w:cs="B Lotus" w:hint="cs"/>
            <w:sz w:val="24"/>
            <w:szCs w:val="24"/>
            <w:rtl/>
            <w:lang w:bidi="fa-IR"/>
          </w:rPr>
          <w:t xml:space="preserve">‌سازی </w:t>
        </w:r>
      </w:ins>
      <w:r w:rsidRPr="00B07651">
        <w:rPr>
          <w:rFonts w:ascii="B Lotus" w:eastAsia="Calibri" w:hAnsi="B Lotus" w:cs="B Lotus" w:hint="cs"/>
          <w:sz w:val="24"/>
          <w:szCs w:val="24"/>
          <w:rtl/>
          <w:lang w:bidi="fa-IR"/>
        </w:rPr>
        <w:t>افراد جامعه</w:t>
      </w:r>
      <w:del w:id="2160" w:author="Mehrnazi Boojari" w:date="2019-01-10T02:22:00Z">
        <w:r w:rsidRPr="00B07651" w:rsidDel="0093341E">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موجب تغییر </w:t>
      </w:r>
      <w:del w:id="2161" w:author="Mehrnazi Boojari" w:date="2019-01-10T02:22:00Z">
        <w:r w:rsidRPr="00B07651" w:rsidDel="0093341E">
          <w:rPr>
            <w:rFonts w:ascii="B Lotus" w:eastAsia="Calibri" w:hAnsi="B Lotus" w:cs="B Lotus" w:hint="cs"/>
            <w:sz w:val="24"/>
            <w:szCs w:val="24"/>
            <w:rtl/>
            <w:lang w:bidi="fa-IR"/>
          </w:rPr>
          <w:delText xml:space="preserve">جهت </w:delText>
        </w:r>
      </w:del>
      <w:r w:rsidRPr="00B07651">
        <w:rPr>
          <w:rFonts w:ascii="B Lotus" w:eastAsia="Calibri" w:hAnsi="B Lotus" w:cs="B Lotus" w:hint="cs"/>
          <w:sz w:val="24"/>
          <w:szCs w:val="24"/>
          <w:rtl/>
          <w:lang w:bidi="fa-IR"/>
        </w:rPr>
        <w:t>نگرش</w:t>
      </w:r>
      <w:del w:id="2162" w:author="Mehrnazi Boojari" w:date="2019-01-07T09:51:00Z">
        <w:r w:rsidRPr="00B07651" w:rsidDel="006F7CCF">
          <w:rPr>
            <w:rFonts w:ascii="B Lotus" w:eastAsia="Calibri" w:hAnsi="B Lotus" w:cs="B Lotus" w:hint="cs"/>
            <w:sz w:val="24"/>
            <w:szCs w:val="24"/>
            <w:rtl/>
            <w:lang w:bidi="fa-IR"/>
          </w:rPr>
          <w:delText xml:space="preserve"> آنها </w:delText>
        </w:r>
      </w:del>
      <w:ins w:id="2163" w:author="Mehrnazi Boojari" w:date="2019-01-07T09:51:00Z">
        <w:r w:rsidR="006F7CCF">
          <w:rPr>
            <w:rFonts w:ascii="B Lotus" w:eastAsia="Calibri" w:hAnsi="B Lotus" w:cs="B Lotus" w:hint="cs"/>
            <w:sz w:val="24"/>
            <w:szCs w:val="24"/>
            <w:rtl/>
            <w:lang w:bidi="fa-IR"/>
          </w:rPr>
          <w:t xml:space="preserve"> آن‌ها </w:t>
        </w:r>
      </w:ins>
      <w:r w:rsidRPr="00B07651">
        <w:rPr>
          <w:rFonts w:ascii="B Lotus" w:eastAsia="Calibri" w:hAnsi="B Lotus" w:cs="B Lotus" w:hint="cs"/>
          <w:sz w:val="24"/>
          <w:szCs w:val="24"/>
          <w:rtl/>
          <w:lang w:bidi="fa-IR"/>
        </w:rPr>
        <w:t>خواهد شد. این موضوعات</w:t>
      </w:r>
      <w:ins w:id="2164" w:author="Mehrnazi Boojari" w:date="2019-01-08T00:17:00Z">
        <w:r w:rsidR="000358B4">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که از</w:t>
      </w:r>
      <w:del w:id="2165" w:author="Mehrnazi Boojari" w:date="2019-01-07T09:51:00Z">
        <w:r w:rsidRPr="00B07651" w:rsidDel="006F7CCF">
          <w:rPr>
            <w:rFonts w:ascii="B Lotus" w:eastAsia="Calibri" w:hAnsi="B Lotus" w:cs="B Lotus" w:hint="cs"/>
            <w:sz w:val="24"/>
            <w:szCs w:val="24"/>
            <w:rtl/>
            <w:lang w:bidi="fa-IR"/>
          </w:rPr>
          <w:delText xml:space="preserve"> آنها </w:delText>
        </w:r>
      </w:del>
      <w:ins w:id="2166" w:author="Mehrnazi Boojari" w:date="2019-01-07T09:51:00Z">
        <w:r w:rsidR="006F7CCF">
          <w:rPr>
            <w:rFonts w:ascii="B Lotus" w:eastAsia="Calibri" w:hAnsi="B Lotus" w:cs="B Lotus" w:hint="cs"/>
            <w:sz w:val="24"/>
            <w:szCs w:val="24"/>
            <w:rtl/>
            <w:lang w:bidi="fa-IR"/>
          </w:rPr>
          <w:t xml:space="preserve"> آن‌ها </w:t>
        </w:r>
      </w:ins>
      <w:r w:rsidRPr="00B07651">
        <w:rPr>
          <w:rFonts w:ascii="B Lotus" w:eastAsia="Calibri" w:hAnsi="B Lotus" w:cs="B Lotus" w:hint="cs"/>
          <w:sz w:val="24"/>
          <w:szCs w:val="24"/>
          <w:rtl/>
          <w:lang w:bidi="fa-IR"/>
        </w:rPr>
        <w:t>به موضوعات</w:t>
      </w:r>
      <w:del w:id="2167" w:author="Mehrnazi Boojari" w:date="2019-01-07T09:53:00Z">
        <w:r w:rsidRPr="00B07651" w:rsidDel="00572891">
          <w:rPr>
            <w:rFonts w:ascii="B Lotus" w:eastAsia="Calibri" w:hAnsi="B Lotus" w:cs="B Lotus" w:hint="cs"/>
            <w:sz w:val="24"/>
            <w:szCs w:val="24"/>
            <w:rtl/>
            <w:lang w:bidi="fa-IR"/>
          </w:rPr>
          <w:delText xml:space="preserve"> جهت ساز </w:delText>
        </w:r>
      </w:del>
      <w:ins w:id="2168" w:author="Mehrnazi Boojari" w:date="2019-01-07T09:53:00Z">
        <w:r w:rsidR="00572891">
          <w:rPr>
            <w:rFonts w:ascii="B Lotus" w:eastAsia="Calibri" w:hAnsi="B Lotus" w:cs="B Lotus" w:hint="cs"/>
            <w:sz w:val="24"/>
            <w:szCs w:val="24"/>
            <w:rtl/>
            <w:lang w:bidi="fa-IR"/>
          </w:rPr>
          <w:t xml:space="preserve"> جهت‌ساز </w:t>
        </w:r>
      </w:ins>
      <w:r w:rsidRPr="00B07651">
        <w:rPr>
          <w:rFonts w:ascii="B Lotus" w:eastAsia="Calibri" w:hAnsi="B Lotus" w:cs="B Lotus" w:hint="cs"/>
          <w:sz w:val="24"/>
          <w:szCs w:val="24"/>
          <w:rtl/>
          <w:lang w:bidi="fa-IR"/>
        </w:rPr>
        <w:t>یاد</w:t>
      </w:r>
      <w:del w:id="2169" w:author="Mehrnazi Boojari" w:date="2019-01-07T09:49:00Z">
        <w:r w:rsidRPr="00B07651" w:rsidDel="006F7CCF">
          <w:rPr>
            <w:rFonts w:ascii="B Lotus" w:eastAsia="Calibri" w:hAnsi="B Lotus" w:cs="B Lotus" w:hint="cs"/>
            <w:sz w:val="24"/>
            <w:szCs w:val="24"/>
            <w:rtl/>
            <w:lang w:bidi="fa-IR"/>
          </w:rPr>
          <w:delText xml:space="preserve"> می </w:delText>
        </w:r>
      </w:del>
      <w:ins w:id="2170" w:author="Mehrnazi Boojari" w:date="2019-01-07T09:49:00Z">
        <w:r w:rsidR="006F7CCF">
          <w:rPr>
            <w:rFonts w:ascii="B Lotus" w:eastAsia="Calibri" w:hAnsi="B Lotus" w:cs="B Lotus" w:hint="cs"/>
            <w:sz w:val="24"/>
            <w:szCs w:val="24"/>
            <w:rtl/>
            <w:lang w:bidi="fa-IR"/>
          </w:rPr>
          <w:t xml:space="preserve"> می‌</w:t>
        </w:r>
      </w:ins>
      <w:r w:rsidRPr="00B07651">
        <w:rPr>
          <w:rFonts w:ascii="B Lotus" w:eastAsia="Calibri" w:hAnsi="B Lotus" w:cs="B Lotus" w:hint="cs"/>
          <w:sz w:val="24"/>
          <w:szCs w:val="24"/>
          <w:rtl/>
          <w:lang w:bidi="fa-IR"/>
        </w:rPr>
        <w:t>شود</w:t>
      </w:r>
      <w:ins w:id="2171" w:author="Mehrnazi Boojari" w:date="2019-01-08T00:17:00Z">
        <w:r w:rsidR="000358B4">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w:t>
      </w:r>
      <w:ins w:id="2172" w:author="Mehrnazi Boojari" w:date="2019-01-08T00:17:00Z">
        <w:r w:rsidR="000358B4">
          <w:rPr>
            <w:rFonts w:ascii="B Lotus" w:eastAsia="Calibri" w:hAnsi="B Lotus" w:cs="B Lotus" w:hint="cs"/>
            <w:sz w:val="24"/>
            <w:szCs w:val="24"/>
            <w:rtl/>
            <w:lang w:bidi="fa-IR"/>
          </w:rPr>
          <w:t xml:space="preserve">در </w:t>
        </w:r>
      </w:ins>
      <w:r w:rsidRPr="00B07651">
        <w:rPr>
          <w:rFonts w:ascii="B Lotus" w:eastAsia="Calibri" w:hAnsi="B Lotus" w:cs="B Lotus" w:hint="cs"/>
          <w:sz w:val="24"/>
          <w:szCs w:val="24"/>
          <w:rtl/>
          <w:lang w:bidi="fa-IR"/>
        </w:rPr>
        <w:t>اساس</w:t>
      </w:r>
      <w:del w:id="2173" w:author="Mehrnazi Boojari" w:date="2019-01-08T00:17:00Z">
        <w:r w:rsidRPr="00B07651" w:rsidDel="000358B4">
          <w:rPr>
            <w:rFonts w:ascii="B Lotus" w:eastAsia="Calibri" w:hAnsi="B Lotus" w:cs="B Lotus" w:hint="cs"/>
            <w:sz w:val="24"/>
            <w:szCs w:val="24"/>
            <w:rtl/>
            <w:lang w:bidi="fa-IR"/>
          </w:rPr>
          <w:delText>ا</w:delText>
        </w:r>
      </w:del>
      <w:r w:rsidRPr="00B07651">
        <w:rPr>
          <w:rFonts w:ascii="B Lotus" w:eastAsia="Calibri" w:hAnsi="B Lotus" w:cs="B Lotus" w:hint="cs"/>
          <w:sz w:val="24"/>
          <w:szCs w:val="24"/>
          <w:rtl/>
          <w:lang w:bidi="fa-IR"/>
        </w:rPr>
        <w:t xml:space="preserve"> </w:t>
      </w:r>
      <w:del w:id="2174" w:author="Mehrnazi Boojari" w:date="2019-01-08T00:18:00Z">
        <w:r w:rsidRPr="00B07651" w:rsidDel="007934C7">
          <w:rPr>
            <w:rFonts w:ascii="B Lotus" w:eastAsia="Calibri" w:hAnsi="B Lotus" w:cs="B Lotus" w:hint="cs"/>
            <w:sz w:val="24"/>
            <w:szCs w:val="24"/>
            <w:rtl/>
            <w:lang w:bidi="fa-IR"/>
          </w:rPr>
          <w:delText xml:space="preserve">سه </w:delText>
        </w:r>
      </w:del>
      <w:ins w:id="2175" w:author="Mehrnazi Boojari" w:date="2019-01-08T00:18:00Z">
        <w:r w:rsidR="007934C7">
          <w:rPr>
            <w:rFonts w:ascii="B Lotus" w:eastAsia="Calibri" w:hAnsi="B Lotus" w:cs="B Lotus" w:hint="cs"/>
            <w:sz w:val="24"/>
            <w:szCs w:val="24"/>
            <w:rtl/>
            <w:lang w:bidi="fa-IR"/>
          </w:rPr>
          <w:t>3</w:t>
        </w:r>
        <w:r w:rsidR="007934C7"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 xml:space="preserve">ویژگی </w:t>
      </w:r>
      <w:del w:id="2176" w:author="Mehrnazi Boojari" w:date="2019-01-08T00:17:00Z">
        <w:r w:rsidRPr="00B07651" w:rsidDel="000358B4">
          <w:rPr>
            <w:rFonts w:ascii="B Lotus" w:eastAsia="Calibri" w:hAnsi="B Lotus" w:cs="B Lotus" w:hint="cs"/>
            <w:sz w:val="24"/>
            <w:szCs w:val="24"/>
            <w:rtl/>
            <w:lang w:bidi="fa-IR"/>
          </w:rPr>
          <w:delText>را دارا هستند</w:delText>
        </w:r>
      </w:del>
      <w:ins w:id="2177" w:author="Mehrnazi Boojari" w:date="2019-01-08T00:17:00Z">
        <w:r w:rsidR="000358B4">
          <w:rPr>
            <w:rFonts w:ascii="B Lotus" w:eastAsia="Calibri" w:hAnsi="B Lotus" w:cs="B Lotus" w:hint="cs"/>
            <w:sz w:val="24"/>
            <w:szCs w:val="24"/>
            <w:rtl/>
            <w:lang w:bidi="fa-IR"/>
          </w:rPr>
          <w:t>دارند</w:t>
        </w:r>
      </w:ins>
      <w:del w:id="2178" w:author="Mehrnazi Boojari" w:date="2019-01-07T10:35:00Z">
        <w:r w:rsidRPr="00B07651" w:rsidDel="006C73A5">
          <w:rPr>
            <w:rFonts w:ascii="B Lotus" w:eastAsia="Calibri" w:hAnsi="B Lotus" w:cs="B Lotus" w:hint="cs"/>
            <w:sz w:val="24"/>
            <w:szCs w:val="24"/>
            <w:rtl/>
            <w:lang w:bidi="fa-IR"/>
          </w:rPr>
          <w:delText xml:space="preserve"> : </w:delText>
        </w:r>
      </w:del>
      <w:ins w:id="2179" w:author="Mehrnazi Boojari" w:date="2019-01-07T10:35:00Z">
        <w:r w:rsidR="006C73A5">
          <w:rPr>
            <w:rFonts w:ascii="B Lotus" w:eastAsia="Calibri" w:hAnsi="B Lotus" w:cs="B Lotus" w:hint="cs"/>
            <w:sz w:val="24"/>
            <w:szCs w:val="24"/>
            <w:rtl/>
            <w:lang w:bidi="fa-IR"/>
          </w:rPr>
          <w:t xml:space="preserve">: </w:t>
        </w:r>
      </w:ins>
      <w:del w:id="2180" w:author="Mehrnazi Boojari" w:date="2019-01-08T00:18:00Z">
        <w:r w:rsidRPr="00B07651" w:rsidDel="007934C7">
          <w:rPr>
            <w:rFonts w:ascii="B Lotus" w:eastAsia="Calibri" w:hAnsi="B Lotus" w:cs="B Lotus" w:hint="cs"/>
            <w:b/>
            <w:bCs/>
            <w:sz w:val="24"/>
            <w:szCs w:val="24"/>
            <w:rtl/>
            <w:lang w:bidi="fa-IR"/>
          </w:rPr>
          <w:delText>نخست اینکه</w:delText>
        </w:r>
      </w:del>
      <w:del w:id="2181" w:author="Mehrnazi Boojari" w:date="2019-01-07T09:47:00Z">
        <w:r w:rsidRPr="00B07651" w:rsidDel="006F7CCF">
          <w:rPr>
            <w:rFonts w:ascii="B Lotus" w:eastAsia="Calibri" w:hAnsi="B Lotus" w:cs="B Lotus" w:hint="cs"/>
            <w:b/>
            <w:bCs/>
            <w:sz w:val="24"/>
            <w:szCs w:val="24"/>
            <w:rtl/>
            <w:lang w:bidi="fa-IR"/>
          </w:rPr>
          <w:delText xml:space="preserve"> </w:delText>
        </w:r>
        <w:r w:rsidRPr="00B07651" w:rsidDel="006F7CCF">
          <w:rPr>
            <w:rFonts w:ascii="B Lotus" w:eastAsia="Calibri" w:hAnsi="B Lotus" w:cs="B Lotus" w:hint="cs"/>
            <w:sz w:val="24"/>
            <w:szCs w:val="24"/>
            <w:rtl/>
            <w:lang w:bidi="fa-IR"/>
          </w:rPr>
          <w:delText>،</w:delText>
        </w:r>
      </w:del>
      <w:ins w:id="2182" w:author="Mehrnazi Boojari" w:date="2019-01-08T00:18:00Z">
        <w:r w:rsidR="007934C7">
          <w:rPr>
            <w:rFonts w:ascii="B Lotus" w:eastAsia="Calibri" w:hAnsi="B Lotus" w:cs="B Lotus" w:hint="cs"/>
            <w:b/>
            <w:bCs/>
            <w:sz w:val="24"/>
            <w:szCs w:val="24"/>
            <w:rtl/>
            <w:lang w:bidi="fa-IR"/>
          </w:rPr>
          <w:t>1)</w:t>
        </w:r>
      </w:ins>
      <w:ins w:id="2183" w:author="Mehrnazi Boojari" w:date="2019-01-08T00:19:00Z">
        <w:r w:rsidR="007934C7">
          <w:rPr>
            <w:rFonts w:ascii="B Lotus" w:eastAsia="Calibri" w:hAnsi="B Lotus" w:cs="Times New Roman" w:hint="eastAsia"/>
            <w:b/>
            <w:bCs/>
            <w:sz w:val="24"/>
            <w:szCs w:val="24"/>
            <w:rtl/>
            <w:lang w:bidi="fa-IR"/>
          </w:rPr>
          <w:t> </w:t>
        </w:r>
      </w:ins>
      <w:del w:id="2184" w:author="Mehrnazi Boojari" w:date="2019-01-08T00:19:00Z">
        <w:r w:rsidRPr="00B07651" w:rsidDel="007934C7">
          <w:rPr>
            <w:rFonts w:ascii="B Lotus" w:eastAsia="Calibri" w:hAnsi="B Lotus" w:cs="B Lotus" w:hint="cs"/>
            <w:sz w:val="24"/>
            <w:szCs w:val="24"/>
            <w:rtl/>
            <w:lang w:bidi="fa-IR"/>
          </w:rPr>
          <w:delText xml:space="preserve"> </w:delText>
        </w:r>
      </w:del>
      <w:del w:id="2185" w:author="Mehrnazi Boojari" w:date="2019-01-08T00:18:00Z">
        <w:r w:rsidRPr="00B07651" w:rsidDel="007934C7">
          <w:rPr>
            <w:rFonts w:ascii="B Lotus" w:eastAsia="Calibri" w:hAnsi="B Lotus" w:cs="B Lotus" w:hint="cs"/>
            <w:sz w:val="24"/>
            <w:szCs w:val="24"/>
            <w:rtl/>
            <w:lang w:bidi="fa-IR"/>
          </w:rPr>
          <w:delText xml:space="preserve">غیر قابل </w:delText>
        </w:r>
      </w:del>
      <w:r w:rsidRPr="00B07651">
        <w:rPr>
          <w:rFonts w:ascii="B Lotus" w:eastAsia="Calibri" w:hAnsi="B Lotus" w:cs="B Lotus" w:hint="cs"/>
          <w:sz w:val="24"/>
          <w:szCs w:val="24"/>
          <w:rtl/>
          <w:lang w:bidi="fa-IR"/>
        </w:rPr>
        <w:t>انکار</w:t>
      </w:r>
      <w:ins w:id="2186" w:author="Mehrnazi Boojari" w:date="2019-01-08T00:19:00Z">
        <w:r w:rsidR="007934C7">
          <w:rPr>
            <w:rFonts w:ascii="B Lotus" w:eastAsia="Calibri" w:hAnsi="B Lotus" w:cs="B Lotus" w:hint="cs"/>
            <w:sz w:val="24"/>
            <w:szCs w:val="24"/>
            <w:rtl/>
            <w:lang w:bidi="fa-IR"/>
          </w:rPr>
          <w:t>ناپذیر</w:t>
        </w:r>
      </w:ins>
      <w:del w:id="2187" w:author="Mehrnazi Boojari" w:date="2019-01-08T00:19:00Z">
        <w:r w:rsidRPr="00B07651" w:rsidDel="007934C7">
          <w:rPr>
            <w:rFonts w:ascii="B Lotus" w:eastAsia="Calibri" w:hAnsi="B Lotus" w:cs="B Lotus" w:hint="cs"/>
            <w:sz w:val="24"/>
            <w:szCs w:val="24"/>
            <w:rtl/>
            <w:lang w:bidi="fa-IR"/>
          </w:rPr>
          <w:delText xml:space="preserve"> هست</w:delText>
        </w:r>
      </w:del>
      <w:r w:rsidRPr="00B07651">
        <w:rPr>
          <w:rFonts w:ascii="B Lotus" w:eastAsia="Calibri" w:hAnsi="B Lotus" w:cs="B Lotus" w:hint="cs"/>
          <w:sz w:val="24"/>
          <w:szCs w:val="24"/>
          <w:rtl/>
          <w:lang w:bidi="fa-IR"/>
        </w:rPr>
        <w:t>ند</w:t>
      </w:r>
      <w:ins w:id="2188" w:author="Mehrnazi Boojari" w:date="2019-01-08T00:19:00Z">
        <w:r w:rsidR="007934C7">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بدان معنا</w:t>
      </w:r>
      <w:del w:id="2189" w:author="Mehrnazi Boojari" w:date="2019-01-10T02:22:00Z">
        <w:r w:rsidRPr="00B07651" w:rsidDel="0093341E">
          <w:rPr>
            <w:rFonts w:ascii="B Lotus" w:eastAsia="Calibri" w:hAnsi="B Lotus" w:cs="B Lotus" w:hint="cs"/>
            <w:sz w:val="24"/>
            <w:szCs w:val="24"/>
            <w:rtl/>
            <w:lang w:bidi="fa-IR"/>
          </w:rPr>
          <w:delText>ست</w:delText>
        </w:r>
      </w:del>
      <w:r w:rsidRPr="00B07651">
        <w:rPr>
          <w:rFonts w:ascii="B Lotus" w:eastAsia="Calibri" w:hAnsi="B Lotus" w:cs="B Lotus" w:hint="cs"/>
          <w:sz w:val="24"/>
          <w:szCs w:val="24"/>
          <w:rtl/>
          <w:lang w:bidi="fa-IR"/>
        </w:rPr>
        <w:t xml:space="preserve"> که عموم </w:t>
      </w:r>
      <w:r w:rsidRPr="00B07651">
        <w:rPr>
          <w:rFonts w:ascii="B Lotus" w:eastAsia="Calibri" w:hAnsi="B Lotus" w:cs="B Lotus" w:hint="cs"/>
          <w:sz w:val="24"/>
          <w:szCs w:val="24"/>
          <w:rtl/>
          <w:lang w:bidi="fa-IR"/>
        </w:rPr>
        <w:lastRenderedPageBreak/>
        <w:t xml:space="preserve">جامعه </w:t>
      </w:r>
      <w:r w:rsidRPr="0093341E">
        <w:rPr>
          <w:rFonts w:ascii="B Lotus" w:eastAsia="Calibri" w:hAnsi="B Lotus" w:cs="B Lotus" w:hint="cs"/>
          <w:sz w:val="24"/>
          <w:szCs w:val="24"/>
          <w:rtl/>
          <w:lang w:bidi="fa-IR"/>
          <w:rPrChange w:id="2190" w:author="Mehrnazi Boojari" w:date="2019-01-10T02:22:00Z">
            <w:rPr>
              <w:rFonts w:ascii="B Lotus" w:eastAsia="Calibri" w:hAnsi="B Lotus" w:cs="B Lotus" w:hint="cs"/>
              <w:b/>
              <w:bCs/>
              <w:sz w:val="24"/>
              <w:szCs w:val="24"/>
              <w:rtl/>
              <w:lang w:bidi="fa-IR"/>
            </w:rPr>
          </w:rPrChange>
        </w:rPr>
        <w:t>ضرورت</w:t>
      </w:r>
      <w:r w:rsidRPr="0093341E">
        <w:rPr>
          <w:rFonts w:ascii="B Lotus" w:eastAsia="Calibri" w:hAnsi="B Lotus" w:cs="B Lotus"/>
          <w:sz w:val="24"/>
          <w:szCs w:val="24"/>
          <w:rtl/>
          <w:lang w:bidi="fa-IR"/>
          <w:rPrChange w:id="2191" w:author="Mehrnazi Boojari" w:date="2019-01-10T02:22:00Z">
            <w:rPr>
              <w:rFonts w:ascii="B Lotus" w:eastAsia="Calibri" w:hAnsi="B Lotus" w:cs="B Lotus"/>
              <w:b/>
              <w:bCs/>
              <w:sz w:val="24"/>
              <w:szCs w:val="24"/>
              <w:rtl/>
              <w:lang w:bidi="fa-IR"/>
            </w:rPr>
          </w:rPrChange>
        </w:rPr>
        <w:t xml:space="preserve"> </w:t>
      </w:r>
      <w:r w:rsidRPr="0093341E">
        <w:rPr>
          <w:rFonts w:ascii="B Lotus" w:eastAsia="Calibri" w:hAnsi="B Lotus" w:cs="B Lotus" w:hint="cs"/>
          <w:sz w:val="24"/>
          <w:szCs w:val="24"/>
          <w:rtl/>
          <w:lang w:bidi="fa-IR"/>
          <w:rPrChange w:id="2192" w:author="Mehrnazi Boojari" w:date="2019-01-10T02:22:00Z">
            <w:rPr>
              <w:rFonts w:ascii="B Lotus" w:eastAsia="Calibri" w:hAnsi="B Lotus" w:cs="B Lotus" w:hint="cs"/>
              <w:b/>
              <w:bCs/>
              <w:sz w:val="24"/>
              <w:szCs w:val="24"/>
              <w:rtl/>
              <w:lang w:bidi="fa-IR"/>
            </w:rPr>
          </w:rPrChange>
        </w:rPr>
        <w:t>و</w:t>
      </w:r>
      <w:r w:rsidRPr="0093341E">
        <w:rPr>
          <w:rFonts w:ascii="B Lotus" w:eastAsia="Calibri" w:hAnsi="B Lotus" w:cs="B Lotus"/>
          <w:sz w:val="24"/>
          <w:szCs w:val="24"/>
          <w:rtl/>
          <w:lang w:bidi="fa-IR"/>
          <w:rPrChange w:id="2193" w:author="Mehrnazi Boojari" w:date="2019-01-10T02:22:00Z">
            <w:rPr>
              <w:rFonts w:ascii="B Lotus" w:eastAsia="Calibri" w:hAnsi="B Lotus" w:cs="B Lotus"/>
              <w:b/>
              <w:bCs/>
              <w:sz w:val="24"/>
              <w:szCs w:val="24"/>
              <w:rtl/>
              <w:lang w:bidi="fa-IR"/>
            </w:rPr>
          </w:rPrChange>
        </w:rPr>
        <w:t xml:space="preserve"> </w:t>
      </w:r>
      <w:r w:rsidRPr="0093341E">
        <w:rPr>
          <w:rFonts w:ascii="B Lotus" w:eastAsia="Calibri" w:hAnsi="B Lotus" w:cs="B Lotus" w:hint="cs"/>
          <w:sz w:val="24"/>
          <w:szCs w:val="24"/>
          <w:rtl/>
          <w:lang w:bidi="fa-IR"/>
          <w:rPrChange w:id="2194" w:author="Mehrnazi Boojari" w:date="2019-01-10T02:22:00Z">
            <w:rPr>
              <w:rFonts w:ascii="B Lotus" w:eastAsia="Calibri" w:hAnsi="B Lotus" w:cs="B Lotus" w:hint="cs"/>
              <w:b/>
              <w:bCs/>
              <w:sz w:val="24"/>
              <w:szCs w:val="24"/>
              <w:rtl/>
              <w:lang w:bidi="fa-IR"/>
            </w:rPr>
          </w:rPrChange>
        </w:rPr>
        <w:t>اولویت</w:t>
      </w:r>
      <w:r w:rsidRPr="00B07651">
        <w:rPr>
          <w:rFonts w:ascii="B Lotus" w:eastAsia="Calibri" w:hAnsi="B Lotus" w:cs="B Lotus" w:hint="cs"/>
          <w:sz w:val="24"/>
          <w:szCs w:val="24"/>
          <w:rtl/>
          <w:lang w:bidi="fa-IR"/>
        </w:rPr>
        <w:t xml:space="preserve"> پرداختن به این موضوعات را انکار نکنند</w:t>
      </w:r>
      <w:ins w:id="2195" w:author="Mehrnazi Boojari" w:date="2019-01-08T00:19:00Z">
        <w:r w:rsidR="007934C7">
          <w:rPr>
            <w:rFonts w:ascii="B Lotus" w:eastAsia="Calibri" w:hAnsi="B Lotus" w:cs="B Nazanin" w:hint="cs"/>
            <w:sz w:val="24"/>
            <w:szCs w:val="24"/>
            <w:rtl/>
            <w:lang w:bidi="fa-IR"/>
          </w:rPr>
          <w:t>‌</w:t>
        </w:r>
      </w:ins>
      <w:del w:id="2196" w:author="Mehrnazi Boojari" w:date="2019-01-08T00:19:00Z">
        <w:r w:rsidRPr="00B07651" w:rsidDel="007934C7">
          <w:rPr>
            <w:rFonts w:ascii="B Lotus" w:eastAsia="Calibri" w:hAnsi="B Lotus" w:cs="B Lotus" w:hint="cs"/>
            <w:sz w:val="24"/>
            <w:szCs w:val="24"/>
            <w:rtl/>
            <w:lang w:bidi="fa-IR"/>
          </w:rPr>
          <w:delText xml:space="preserve">. </w:delText>
        </w:r>
        <w:r w:rsidRPr="00B07651" w:rsidDel="007934C7">
          <w:rPr>
            <w:rFonts w:ascii="B Lotus" w:eastAsia="Calibri" w:hAnsi="B Lotus" w:cs="B Lotus" w:hint="cs"/>
            <w:b/>
            <w:bCs/>
            <w:sz w:val="24"/>
            <w:szCs w:val="24"/>
            <w:rtl/>
            <w:lang w:bidi="fa-IR"/>
          </w:rPr>
          <w:delText>دوم اینکه</w:delText>
        </w:r>
      </w:del>
      <w:del w:id="2197" w:author="Mehrnazi Boojari" w:date="2019-01-07T09:47:00Z">
        <w:r w:rsidRPr="00B07651" w:rsidDel="006F7CCF">
          <w:rPr>
            <w:rFonts w:ascii="B Lotus" w:eastAsia="Calibri" w:hAnsi="B Lotus" w:cs="B Lotus" w:hint="cs"/>
            <w:sz w:val="24"/>
            <w:szCs w:val="24"/>
            <w:rtl/>
            <w:lang w:bidi="fa-IR"/>
          </w:rPr>
          <w:delText xml:space="preserve"> ؛</w:delText>
        </w:r>
      </w:del>
      <w:ins w:id="2198" w:author="Mehrnazi Boojari" w:date="2019-01-07T09:47:00Z">
        <w:r w:rsidR="006F7CCF">
          <w:rPr>
            <w:rFonts w:ascii="B Lotus" w:eastAsia="Calibri" w:hAnsi="B Lotus" w:cs="B Lotus" w:hint="cs"/>
            <w:sz w:val="24"/>
            <w:szCs w:val="24"/>
            <w:rtl/>
            <w:lang w:bidi="fa-IR"/>
          </w:rPr>
          <w:t>؛</w:t>
        </w:r>
      </w:ins>
      <w:ins w:id="2199" w:author="Mehrnazi Boojari" w:date="2019-01-08T00:19:00Z">
        <w:r w:rsidR="007934C7">
          <w:rPr>
            <w:rFonts w:ascii="B Lotus" w:eastAsia="Calibri" w:hAnsi="B Lotus" w:cs="B Lotus" w:hint="cs"/>
            <w:sz w:val="24"/>
            <w:szCs w:val="24"/>
            <w:rtl/>
            <w:lang w:bidi="fa-IR"/>
          </w:rPr>
          <w:t xml:space="preserve"> 2)</w:t>
        </w:r>
      </w:ins>
      <w:r w:rsidRPr="00B07651">
        <w:rPr>
          <w:rFonts w:ascii="B Lotus" w:eastAsia="Calibri" w:hAnsi="B Lotus" w:cs="B Lotus" w:hint="cs"/>
          <w:sz w:val="24"/>
          <w:szCs w:val="24"/>
          <w:rtl/>
          <w:lang w:bidi="fa-IR"/>
        </w:rPr>
        <w:t xml:space="preserve"> به</w:t>
      </w:r>
      <w:ins w:id="2200" w:author="Mehrnazi Boojari" w:date="2019-01-08T00:19:00Z">
        <w:r w:rsidR="007934C7">
          <w:rPr>
            <w:rFonts w:ascii="B Lotus" w:eastAsia="Calibri" w:hAnsi="B Lotus" w:cs="B Nazanin" w:hint="cs"/>
            <w:sz w:val="24"/>
            <w:szCs w:val="24"/>
            <w:rtl/>
            <w:lang w:bidi="fa-IR"/>
          </w:rPr>
          <w:t>‌</w:t>
        </w:r>
      </w:ins>
      <w:del w:id="2201" w:author="Mehrnazi Boojari" w:date="2019-01-08T00:19:00Z">
        <w:r w:rsidRPr="00B07651" w:rsidDel="007934C7">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 xml:space="preserve">راحتی قابل ترجمه به اصول و </w:t>
      </w:r>
      <w:del w:id="2202" w:author="Mehrnazi Boojari" w:date="2019-01-07T10:17:00Z">
        <w:r w:rsidRPr="00B07651" w:rsidDel="0028073B">
          <w:rPr>
            <w:rFonts w:ascii="B Lotus" w:eastAsia="Calibri" w:hAnsi="B Lotus" w:cs="B Lotus" w:hint="cs"/>
            <w:sz w:val="24"/>
            <w:szCs w:val="24"/>
            <w:rtl/>
            <w:lang w:bidi="fa-IR"/>
          </w:rPr>
          <w:delText>آرمانها</w:delText>
        </w:r>
      </w:del>
      <w:ins w:id="2203" w:author="Mehrnazi Boojari" w:date="2019-01-07T10:17:00Z">
        <w:r w:rsidR="0028073B">
          <w:rPr>
            <w:rFonts w:ascii="B Lotus" w:eastAsia="Calibri" w:hAnsi="B Lotus" w:cs="B Lotus" w:hint="cs"/>
            <w:sz w:val="24"/>
            <w:szCs w:val="24"/>
            <w:rtl/>
            <w:lang w:bidi="fa-IR"/>
          </w:rPr>
          <w:t>آرمان‌ها</w:t>
        </w:r>
      </w:ins>
      <w:r w:rsidRPr="00B07651">
        <w:rPr>
          <w:rFonts w:ascii="B Lotus" w:eastAsia="Calibri" w:hAnsi="B Lotus" w:cs="B Lotus" w:hint="cs"/>
          <w:sz w:val="24"/>
          <w:szCs w:val="24"/>
          <w:rtl/>
          <w:lang w:bidi="fa-IR"/>
        </w:rPr>
        <w:t xml:space="preserve"> هستند</w:t>
      </w:r>
      <w:ins w:id="2204" w:author="Mehrnazi Boojari" w:date="2019-01-08T00:19:00Z">
        <w:r w:rsidR="007934C7">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w:t>
      </w:r>
      <w:del w:id="2205" w:author="Mehrnazi Boojari" w:date="2019-01-08T00:20:00Z">
        <w:r w:rsidRPr="00B07651" w:rsidDel="007934C7">
          <w:rPr>
            <w:rFonts w:ascii="B Lotus" w:eastAsia="Calibri" w:hAnsi="B Lotus" w:cs="B Lotus" w:hint="cs"/>
            <w:sz w:val="24"/>
            <w:szCs w:val="24"/>
            <w:rtl/>
            <w:lang w:bidi="fa-IR"/>
          </w:rPr>
          <w:delText xml:space="preserve">و </w:delText>
        </w:r>
        <w:r w:rsidRPr="00B07651" w:rsidDel="007934C7">
          <w:rPr>
            <w:rFonts w:ascii="B Lotus" w:eastAsia="Calibri" w:hAnsi="B Lotus" w:cs="B Lotus" w:hint="cs"/>
            <w:b/>
            <w:bCs/>
            <w:sz w:val="24"/>
            <w:szCs w:val="24"/>
            <w:rtl/>
            <w:lang w:bidi="fa-IR"/>
          </w:rPr>
          <w:delText>وصف سوم اینکه</w:delText>
        </w:r>
      </w:del>
      <w:ins w:id="2206" w:author="Mehrnazi Boojari" w:date="2019-01-08T00:20:00Z">
        <w:r w:rsidR="007934C7">
          <w:rPr>
            <w:rFonts w:ascii="B Lotus" w:eastAsia="Calibri" w:hAnsi="B Lotus" w:cs="B Lotus" w:hint="cs"/>
            <w:sz w:val="24"/>
            <w:szCs w:val="24"/>
            <w:rtl/>
            <w:lang w:bidi="fa-IR"/>
          </w:rPr>
          <w:t>3)</w:t>
        </w:r>
      </w:ins>
      <w:del w:id="2207" w:author="Mehrnazi Boojari" w:date="2019-01-08T00:20:00Z">
        <w:r w:rsidRPr="00B07651" w:rsidDel="007934C7">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امکان مشارکت‌پذیری در این موضوعات </w:t>
      </w:r>
      <w:del w:id="2208" w:author="Mehrnazi Boojari" w:date="2019-01-08T23:50:00Z">
        <w:r w:rsidRPr="00B07651" w:rsidDel="00EE38C5">
          <w:rPr>
            <w:rFonts w:ascii="B Lotus" w:eastAsia="Calibri" w:hAnsi="B Lotus" w:cs="B Lotus" w:hint="cs"/>
            <w:sz w:val="24"/>
            <w:szCs w:val="24"/>
            <w:rtl/>
            <w:lang w:bidi="fa-IR"/>
          </w:rPr>
          <w:delText>از سوی</w:delText>
        </w:r>
      </w:del>
      <w:ins w:id="2209" w:author="Mehrnazi Boojari" w:date="2019-01-08T23:50:00Z">
        <w:r w:rsidR="00EE38C5">
          <w:rPr>
            <w:rFonts w:ascii="B Lotus" w:eastAsia="Calibri" w:hAnsi="B Lotus" w:cs="B Lotus" w:hint="cs"/>
            <w:sz w:val="24"/>
            <w:szCs w:val="24"/>
            <w:rtl/>
            <w:lang w:bidi="fa-IR"/>
          </w:rPr>
          <w:t>از</w:t>
        </w:r>
        <w:r w:rsidR="00EE38C5">
          <w:rPr>
            <w:rFonts w:ascii="Times New Roman" w:eastAsia="Calibri" w:hAnsi="Times New Roman" w:cs="Times New Roman" w:hint="cs"/>
            <w:sz w:val="24"/>
            <w:szCs w:val="24"/>
            <w:rtl/>
            <w:lang w:bidi="fa-IR"/>
          </w:rPr>
          <w:t> </w:t>
        </w:r>
        <w:r w:rsidR="00EE38C5">
          <w:rPr>
            <w:rFonts w:ascii="B Lotus" w:eastAsia="Calibri" w:hAnsi="B Lotus" w:cs="B Lotus" w:hint="cs"/>
            <w:sz w:val="24"/>
            <w:szCs w:val="24"/>
            <w:rtl/>
            <w:lang w:bidi="fa-IR"/>
          </w:rPr>
          <w:t>سوی</w:t>
        </w:r>
      </w:ins>
      <w:r w:rsidRPr="00B07651">
        <w:rPr>
          <w:rFonts w:ascii="B Lotus" w:eastAsia="Calibri" w:hAnsi="B Lotus" w:cs="B Lotus" w:hint="cs"/>
          <w:sz w:val="24"/>
          <w:szCs w:val="24"/>
          <w:rtl/>
          <w:lang w:bidi="fa-IR"/>
        </w:rPr>
        <w:t xml:space="preserve"> افراد فراهم است</w:t>
      </w:r>
      <w:ins w:id="2210" w:author="Mehrnazi Boojari" w:date="2019-01-08T00:20:00Z">
        <w:r w:rsidR="007934C7">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به نحوی که میل به مشارکت </w:t>
      </w:r>
      <w:del w:id="2211" w:author="Mehrnazi Boojari" w:date="2019-01-08T00:20:00Z">
        <w:r w:rsidRPr="00B07651" w:rsidDel="007934C7">
          <w:rPr>
            <w:rFonts w:ascii="B Lotus" w:eastAsia="Calibri" w:hAnsi="B Lotus" w:cs="B Lotus" w:hint="cs"/>
            <w:sz w:val="24"/>
            <w:szCs w:val="24"/>
            <w:rtl/>
            <w:lang w:bidi="fa-IR"/>
          </w:rPr>
          <w:delText>در جهت</w:delText>
        </w:r>
      </w:del>
      <w:ins w:id="2212" w:author="Mehrnazi Boojari" w:date="2019-01-08T00:20:00Z">
        <w:r w:rsidR="007934C7">
          <w:rPr>
            <w:rFonts w:ascii="B Lotus" w:eastAsia="Calibri" w:hAnsi="B Lotus" w:cs="B Lotus" w:hint="cs"/>
            <w:sz w:val="24"/>
            <w:szCs w:val="24"/>
            <w:rtl/>
            <w:lang w:bidi="fa-IR"/>
          </w:rPr>
          <w:t>به</w:t>
        </w:r>
        <w:r w:rsidR="007934C7">
          <w:rPr>
            <w:rFonts w:ascii="B Lotus" w:eastAsia="Calibri" w:hAnsi="B Lotus" w:cs="B Nazanin" w:hint="cs"/>
            <w:sz w:val="24"/>
            <w:szCs w:val="24"/>
            <w:rtl/>
            <w:lang w:bidi="fa-IR"/>
          </w:rPr>
          <w:t>‌</w:t>
        </w:r>
        <w:r w:rsidR="007934C7">
          <w:rPr>
            <w:rFonts w:ascii="B Lotus" w:eastAsia="Calibri" w:hAnsi="B Lotus" w:cs="B Lotus" w:hint="cs"/>
            <w:sz w:val="24"/>
            <w:szCs w:val="24"/>
            <w:rtl/>
            <w:lang w:bidi="fa-IR"/>
          </w:rPr>
          <w:t>منظور</w:t>
        </w:r>
      </w:ins>
      <w:r w:rsidRPr="00B07651">
        <w:rPr>
          <w:rFonts w:ascii="B Lotus" w:eastAsia="Calibri" w:hAnsi="B Lotus" w:cs="B Lotus" w:hint="cs"/>
          <w:sz w:val="24"/>
          <w:szCs w:val="24"/>
          <w:rtl/>
          <w:lang w:bidi="fa-IR"/>
        </w:rPr>
        <w:t xml:space="preserve"> موضوع</w:t>
      </w:r>
      <w:del w:id="2213" w:author="Mehrnazi Boojari" w:date="2019-01-07T09:53:00Z">
        <w:r w:rsidRPr="00B07651" w:rsidDel="00572891">
          <w:rPr>
            <w:rFonts w:ascii="B Lotus" w:eastAsia="Calibri" w:hAnsi="B Lotus" w:cs="B Lotus" w:hint="cs"/>
            <w:sz w:val="24"/>
            <w:szCs w:val="24"/>
            <w:rtl/>
            <w:lang w:bidi="fa-IR"/>
          </w:rPr>
          <w:delText xml:space="preserve"> جهت ساز </w:delText>
        </w:r>
      </w:del>
      <w:ins w:id="2214" w:author="Mehrnazi Boojari" w:date="2019-01-07T09:53:00Z">
        <w:r w:rsidR="00572891">
          <w:rPr>
            <w:rFonts w:ascii="B Lotus" w:eastAsia="Calibri" w:hAnsi="B Lotus" w:cs="B Lotus" w:hint="cs"/>
            <w:sz w:val="24"/>
            <w:szCs w:val="24"/>
            <w:rtl/>
            <w:lang w:bidi="fa-IR"/>
          </w:rPr>
          <w:t xml:space="preserve"> جهت‌ساز </w:t>
        </w:r>
      </w:ins>
      <w:del w:id="2215" w:author="Mehrnazi Boojari" w:date="2019-01-07T10:21:00Z">
        <w:r w:rsidRPr="00B07651" w:rsidDel="0028073B">
          <w:rPr>
            <w:rFonts w:ascii="B Lotus" w:eastAsia="Calibri" w:hAnsi="B Lotus" w:cs="B Lotus" w:hint="cs"/>
            <w:sz w:val="24"/>
            <w:szCs w:val="24"/>
            <w:rtl/>
            <w:lang w:bidi="fa-IR"/>
          </w:rPr>
          <w:delText xml:space="preserve">به صورت </w:delText>
        </w:r>
      </w:del>
      <w:ins w:id="2216" w:author="Mehrnazi Boojari" w:date="2019-01-07T10:21:00Z">
        <w:r w:rsidR="0028073B">
          <w:rPr>
            <w:rFonts w:ascii="B Lotus" w:eastAsia="Calibri" w:hAnsi="B Lotus" w:cs="B Lotus" w:hint="cs"/>
            <w:sz w:val="24"/>
            <w:szCs w:val="24"/>
            <w:rtl/>
            <w:lang w:bidi="fa-IR"/>
          </w:rPr>
          <w:t xml:space="preserve">به‌صورت </w:t>
        </w:r>
      </w:ins>
      <w:r w:rsidRPr="00B07651">
        <w:rPr>
          <w:rFonts w:ascii="B Lotus" w:eastAsia="Calibri" w:hAnsi="B Lotus" w:cs="B Lotus" w:hint="cs"/>
          <w:sz w:val="24"/>
          <w:szCs w:val="24"/>
          <w:rtl/>
          <w:lang w:bidi="fa-IR"/>
        </w:rPr>
        <w:t>بالفعل در افراد جامعه وجود دارد</w:t>
      </w:r>
      <w:del w:id="2217" w:author="Mehrnazi Boojari" w:date="2019-01-08T00:20:00Z">
        <w:r w:rsidRPr="00B07651" w:rsidDel="007934C7">
          <w:rPr>
            <w:rFonts w:ascii="B Lotus" w:eastAsia="Calibri" w:hAnsi="B Lotus" w:cs="B Lotus" w:hint="cs"/>
            <w:sz w:val="24"/>
            <w:szCs w:val="24"/>
            <w:rtl/>
            <w:lang w:bidi="fa-IR"/>
          </w:rPr>
          <w:delText xml:space="preserve">. برای مثال </w:delText>
        </w:r>
      </w:del>
      <w:ins w:id="2218" w:author="Mehrnazi Boojari" w:date="2019-01-08T00:20:00Z">
        <w:r w:rsidR="007934C7">
          <w:rPr>
            <w:rFonts w:ascii="B Lotus" w:eastAsia="Calibri" w:hAnsi="B Lotus" w:cs="B Lotus" w:hint="cs"/>
            <w:sz w:val="24"/>
            <w:szCs w:val="24"/>
            <w:rtl/>
            <w:lang w:bidi="fa-IR"/>
          </w:rPr>
          <w:t xml:space="preserve">. برای مثال، </w:t>
        </w:r>
      </w:ins>
      <w:del w:id="2219" w:author="Mehrnazi Boojari" w:date="2019-01-10T02:27:00Z">
        <w:r w:rsidRPr="00B07651" w:rsidDel="00F567E6">
          <w:rPr>
            <w:rFonts w:ascii="B Lotus" w:eastAsia="Calibri" w:hAnsi="B Lotus" w:cs="B Lotus" w:hint="cs"/>
            <w:sz w:val="24"/>
            <w:szCs w:val="24"/>
            <w:rtl/>
            <w:lang w:bidi="fa-IR"/>
          </w:rPr>
          <w:delText>موضوع</w:delText>
        </w:r>
      </w:del>
      <w:del w:id="2220" w:author="Mehrnazi Boojari" w:date="2019-01-07T10:51:00Z">
        <w:r w:rsidRPr="00B07651" w:rsidDel="006A1F1D">
          <w:rPr>
            <w:rFonts w:ascii="B Lotus" w:eastAsia="Calibri" w:hAnsi="B Lotus" w:cs="B Lotus" w:hint="cs"/>
            <w:sz w:val="24"/>
            <w:szCs w:val="24"/>
            <w:rtl/>
            <w:lang w:bidi="fa-IR"/>
          </w:rPr>
          <w:delText xml:space="preserve"> تامین </w:delText>
        </w:r>
      </w:del>
      <w:ins w:id="2221" w:author="Mehrnazi Boojari" w:date="2019-01-07T10:51:00Z">
        <w:r w:rsidR="006A1F1D">
          <w:rPr>
            <w:rFonts w:ascii="B Lotus" w:eastAsia="Calibri" w:hAnsi="B Lotus" w:cs="B Lotus" w:hint="cs"/>
            <w:sz w:val="24"/>
            <w:szCs w:val="24"/>
            <w:rtl/>
            <w:lang w:bidi="fa-IR"/>
          </w:rPr>
          <w:t xml:space="preserve">تأمین </w:t>
        </w:r>
      </w:ins>
      <w:r w:rsidRPr="00B07651">
        <w:rPr>
          <w:rFonts w:ascii="B Lotus" w:eastAsia="Calibri" w:hAnsi="B Lotus" w:cs="B Lotus" w:hint="cs"/>
          <w:sz w:val="24"/>
          <w:szCs w:val="24"/>
          <w:rtl/>
          <w:lang w:bidi="fa-IR"/>
        </w:rPr>
        <w:t>معیشت و رفع فقر موضوعی است که عموم جامعه ضرورت آن را درک</w:t>
      </w:r>
      <w:del w:id="2222" w:author="Mehrnazi Boojari" w:date="2019-01-07T09:49:00Z">
        <w:r w:rsidRPr="00B07651" w:rsidDel="006F7CCF">
          <w:rPr>
            <w:rFonts w:ascii="B Lotus" w:eastAsia="Calibri" w:hAnsi="B Lotus" w:cs="B Lotus" w:hint="cs"/>
            <w:sz w:val="24"/>
            <w:szCs w:val="24"/>
            <w:rtl/>
            <w:lang w:bidi="fa-IR"/>
          </w:rPr>
          <w:delText xml:space="preserve"> می </w:delText>
        </w:r>
      </w:del>
      <w:ins w:id="2223" w:author="Mehrnazi Boojari" w:date="2019-01-07T09:49:00Z">
        <w:r w:rsidR="006F7CCF">
          <w:rPr>
            <w:rFonts w:ascii="B Lotus" w:eastAsia="Calibri" w:hAnsi="B Lotus" w:cs="B Lotus" w:hint="cs"/>
            <w:sz w:val="24"/>
            <w:szCs w:val="24"/>
            <w:rtl/>
            <w:lang w:bidi="fa-IR"/>
          </w:rPr>
          <w:t xml:space="preserve"> می‌</w:t>
        </w:r>
      </w:ins>
      <w:r w:rsidRPr="00B07651">
        <w:rPr>
          <w:rFonts w:ascii="B Lotus" w:eastAsia="Calibri" w:hAnsi="B Lotus" w:cs="B Lotus" w:hint="cs"/>
          <w:sz w:val="24"/>
          <w:szCs w:val="24"/>
          <w:rtl/>
          <w:lang w:bidi="fa-IR"/>
        </w:rPr>
        <w:t>کنند و بالفعل آماده مشارکت در رفع آن هستند و به</w:t>
      </w:r>
      <w:ins w:id="2224" w:author="Mehrnazi Boojari" w:date="2019-01-08T00:21:00Z">
        <w:r w:rsidR="007934C7">
          <w:rPr>
            <w:rFonts w:ascii="B Lotus" w:eastAsia="Calibri" w:hAnsi="B Lotus" w:cs="B Nazanin" w:hint="cs"/>
            <w:sz w:val="24"/>
            <w:szCs w:val="24"/>
            <w:rtl/>
            <w:lang w:bidi="fa-IR"/>
          </w:rPr>
          <w:t>‌</w:t>
        </w:r>
      </w:ins>
      <w:del w:id="2225" w:author="Mehrnazi Boojari" w:date="2019-01-08T00:21:00Z">
        <w:r w:rsidRPr="00B07651" w:rsidDel="007934C7">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راحتی با آرمان</w:t>
      </w:r>
      <w:del w:id="2226" w:author="Mehrnazi Boojari" w:date="2019-01-07T09:45:00Z">
        <w:r w:rsidRPr="00B07651" w:rsidDel="006F7CCF">
          <w:rPr>
            <w:rFonts w:ascii="B Lotus" w:eastAsia="Calibri" w:hAnsi="B Lotus" w:cs="B Lotus" w:hint="cs"/>
            <w:sz w:val="24"/>
            <w:szCs w:val="24"/>
            <w:rtl/>
            <w:lang w:bidi="fa-IR"/>
          </w:rPr>
          <w:delText xml:space="preserve"> ها </w:delText>
        </w:r>
      </w:del>
      <w:ins w:id="2227" w:author="Mehrnazi Boojari" w:date="2019-01-07T09:45:00Z">
        <w:r w:rsidR="006F7CCF">
          <w:rPr>
            <w:rFonts w:ascii="B Lotus" w:eastAsia="Calibri" w:hAnsi="B Lotus" w:cs="B Lotus" w:hint="cs"/>
            <w:sz w:val="24"/>
            <w:szCs w:val="24"/>
            <w:rtl/>
            <w:lang w:bidi="fa-IR"/>
          </w:rPr>
          <w:t xml:space="preserve">‌ها </w:t>
        </w:r>
      </w:ins>
      <w:r w:rsidRPr="00B07651">
        <w:rPr>
          <w:rFonts w:ascii="B Lotus" w:eastAsia="Calibri" w:hAnsi="B Lotus" w:cs="B Lotus" w:hint="cs"/>
          <w:sz w:val="24"/>
          <w:szCs w:val="24"/>
          <w:rtl/>
          <w:lang w:bidi="fa-IR"/>
        </w:rPr>
        <w:t>و اصول انقلاب هم</w:t>
      </w:r>
      <w:ins w:id="2228" w:author="Mehrnazi Boojari" w:date="2019-01-08T00:21:00Z">
        <w:r w:rsidR="007934C7">
          <w:rPr>
            <w:rFonts w:ascii="B Lotus" w:eastAsia="Calibri" w:hAnsi="B Lotus" w:cs="B Nazanin" w:hint="cs"/>
            <w:sz w:val="24"/>
            <w:szCs w:val="24"/>
            <w:rtl/>
            <w:lang w:bidi="fa-IR"/>
          </w:rPr>
          <w:t>‌</w:t>
        </w:r>
      </w:ins>
      <w:del w:id="2229" w:author="Mehrnazi Boojari" w:date="2019-01-08T00:21:00Z">
        <w:r w:rsidRPr="00B07651" w:rsidDel="007934C7">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خوانی دارد</w:t>
      </w:r>
      <w:ins w:id="2230" w:author="Mehrnazi Boojari" w:date="2019-01-08T00:21:00Z">
        <w:r w:rsidR="007934C7">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w:t>
      </w:r>
      <w:del w:id="2231" w:author="Mehrnazi Boojari" w:date="2019-01-08T00:21:00Z">
        <w:r w:rsidRPr="00B07651" w:rsidDel="007934C7">
          <w:rPr>
            <w:rFonts w:ascii="B Lotus" w:eastAsia="Calibri" w:hAnsi="B Lotus" w:cs="B Lotus" w:hint="cs"/>
            <w:sz w:val="24"/>
            <w:szCs w:val="24"/>
            <w:rtl/>
            <w:lang w:bidi="fa-IR"/>
          </w:rPr>
          <w:delText>چرا که</w:delText>
        </w:r>
      </w:del>
      <w:ins w:id="2232" w:author="Mehrnazi Boojari" w:date="2019-01-08T00:21:00Z">
        <w:r w:rsidR="007934C7">
          <w:rPr>
            <w:rFonts w:ascii="B Lotus" w:eastAsia="Calibri" w:hAnsi="B Lotus" w:cs="B Lotus" w:hint="cs"/>
            <w:sz w:val="24"/>
            <w:szCs w:val="24"/>
            <w:rtl/>
            <w:lang w:bidi="fa-IR"/>
          </w:rPr>
          <w:t>زیرا</w:t>
        </w:r>
      </w:ins>
      <w:r w:rsidRPr="00B07651">
        <w:rPr>
          <w:rFonts w:ascii="B Lotus" w:eastAsia="Calibri" w:hAnsi="B Lotus" w:cs="B Lotus" w:hint="cs"/>
          <w:sz w:val="24"/>
          <w:szCs w:val="24"/>
          <w:rtl/>
          <w:lang w:bidi="fa-IR"/>
        </w:rPr>
        <w:t xml:space="preserve"> این موضوع </w:t>
      </w:r>
      <w:del w:id="2233" w:author="Mehrnazi Boojari" w:date="2019-01-10T02:31:00Z">
        <w:r w:rsidRPr="00B07651" w:rsidDel="00435347">
          <w:rPr>
            <w:rFonts w:ascii="B Lotus" w:eastAsia="Calibri" w:hAnsi="B Lotus" w:cs="B Lotus" w:hint="cs"/>
            <w:sz w:val="24"/>
            <w:szCs w:val="24"/>
            <w:rtl/>
            <w:lang w:bidi="fa-IR"/>
          </w:rPr>
          <w:delText xml:space="preserve">اساسا </w:delText>
        </w:r>
      </w:del>
      <w:r w:rsidRPr="00B07651">
        <w:rPr>
          <w:rFonts w:ascii="B Lotus" w:eastAsia="Calibri" w:hAnsi="B Lotus" w:cs="B Lotus" w:hint="cs"/>
          <w:sz w:val="24"/>
          <w:szCs w:val="24"/>
          <w:rtl/>
          <w:lang w:bidi="fa-IR"/>
        </w:rPr>
        <w:t>جزو آرمان</w:t>
      </w:r>
      <w:del w:id="2234" w:author="Mehrnazi Boojari" w:date="2019-01-07T09:46:00Z">
        <w:r w:rsidRPr="00B07651" w:rsidDel="006F7CCF">
          <w:rPr>
            <w:rFonts w:ascii="B Lotus" w:eastAsia="Calibri" w:hAnsi="B Lotus" w:cs="B Lotus" w:hint="cs"/>
            <w:sz w:val="24"/>
            <w:szCs w:val="24"/>
            <w:rtl/>
            <w:lang w:bidi="fa-IR"/>
          </w:rPr>
          <w:delText xml:space="preserve"> های </w:delText>
        </w:r>
      </w:del>
      <w:ins w:id="2235" w:author="Mehrnazi Boojari" w:date="2019-01-07T09:46:00Z">
        <w:r w:rsidR="006F7CCF">
          <w:rPr>
            <w:rFonts w:ascii="B Lotus" w:eastAsia="Calibri" w:hAnsi="B Lotus" w:cs="B Lotus" w:hint="cs"/>
            <w:sz w:val="24"/>
            <w:szCs w:val="24"/>
            <w:rtl/>
            <w:lang w:bidi="fa-IR"/>
          </w:rPr>
          <w:t xml:space="preserve">‌های </w:t>
        </w:r>
      </w:ins>
      <w:ins w:id="2236" w:author="Mehrnazi Boojari" w:date="2019-01-10T02:31:00Z">
        <w:r w:rsidR="00435347">
          <w:rPr>
            <w:rFonts w:ascii="B Lotus" w:eastAsia="Calibri" w:hAnsi="B Lotus" w:cs="B Lotus" w:hint="cs"/>
            <w:sz w:val="24"/>
            <w:szCs w:val="24"/>
            <w:rtl/>
            <w:lang w:bidi="fa-IR"/>
          </w:rPr>
          <w:t xml:space="preserve">اساسی </w:t>
        </w:r>
      </w:ins>
      <w:r w:rsidRPr="00B07651">
        <w:rPr>
          <w:rFonts w:ascii="B Lotus" w:eastAsia="Calibri" w:hAnsi="B Lotus" w:cs="B Lotus" w:hint="cs"/>
          <w:sz w:val="24"/>
          <w:szCs w:val="24"/>
          <w:rtl/>
          <w:lang w:bidi="fa-IR"/>
        </w:rPr>
        <w:t>انقلاب محسوب</w:t>
      </w:r>
      <w:del w:id="2237" w:author="Mehrnazi Boojari" w:date="2019-01-07T09:49:00Z">
        <w:r w:rsidRPr="00B07651" w:rsidDel="006F7CCF">
          <w:rPr>
            <w:rFonts w:ascii="B Lotus" w:eastAsia="Calibri" w:hAnsi="B Lotus" w:cs="B Lotus" w:hint="cs"/>
            <w:sz w:val="24"/>
            <w:szCs w:val="24"/>
            <w:rtl/>
            <w:lang w:bidi="fa-IR"/>
          </w:rPr>
          <w:delText xml:space="preserve"> می </w:delText>
        </w:r>
      </w:del>
      <w:ins w:id="2238" w:author="Mehrnazi Boojari" w:date="2019-01-07T09:49:00Z">
        <w:r w:rsidR="006F7CCF">
          <w:rPr>
            <w:rFonts w:ascii="B Lotus" w:eastAsia="Calibri" w:hAnsi="B Lotus" w:cs="B Lotus" w:hint="cs"/>
            <w:sz w:val="24"/>
            <w:szCs w:val="24"/>
            <w:rtl/>
            <w:lang w:bidi="fa-IR"/>
          </w:rPr>
          <w:t xml:space="preserve"> می‌</w:t>
        </w:r>
      </w:ins>
      <w:r w:rsidRPr="00B07651">
        <w:rPr>
          <w:rFonts w:ascii="B Lotus" w:eastAsia="Calibri" w:hAnsi="B Lotus" w:cs="B Lotus" w:hint="cs"/>
          <w:sz w:val="24"/>
          <w:szCs w:val="24"/>
          <w:rtl/>
          <w:lang w:bidi="fa-IR"/>
        </w:rPr>
        <w:t xml:space="preserve">شود. </w:t>
      </w:r>
    </w:p>
    <w:p w14:paraId="649F835F" w14:textId="77777777" w:rsidR="00B07651" w:rsidRPr="00B07651" w:rsidRDefault="00B07651" w:rsidP="00913D28">
      <w:pPr>
        <w:pStyle w:val="Heading3"/>
        <w:rPr>
          <w:rtl/>
        </w:rPr>
      </w:pPr>
      <w:bookmarkStart w:id="2239" w:name="_Toc533259379"/>
      <w:bookmarkStart w:id="2240" w:name="_Toc533781166"/>
      <w:bookmarkStart w:id="2241" w:name="_Toc533782122"/>
      <w:del w:id="2242" w:author="Mehrnazi Boojari" w:date="2019-01-08T03:35:00Z">
        <w:r w:rsidRPr="00B07651" w:rsidDel="00666313">
          <w:rPr>
            <w:rFonts w:hint="cs"/>
            <w:rtl/>
          </w:rPr>
          <w:delText>مطالبه گری</w:delText>
        </w:r>
      </w:del>
      <w:ins w:id="2243" w:author="Mehrnazi Boojari" w:date="2019-01-08T03:35:00Z">
        <w:r w:rsidR="00666313">
          <w:rPr>
            <w:rFonts w:hint="cs"/>
            <w:rtl/>
          </w:rPr>
          <w:t>مطالبه‌گری</w:t>
        </w:r>
      </w:ins>
      <w:r w:rsidRPr="00B07651">
        <w:rPr>
          <w:rFonts w:hint="cs"/>
          <w:rtl/>
        </w:rPr>
        <w:t xml:space="preserve"> موضوعات</w:t>
      </w:r>
      <w:del w:id="2244" w:author="Mehrnazi Boojari" w:date="2019-01-07T09:53:00Z">
        <w:r w:rsidRPr="00B07651" w:rsidDel="00572891">
          <w:rPr>
            <w:rFonts w:hint="cs"/>
            <w:rtl/>
          </w:rPr>
          <w:delText xml:space="preserve"> جهت ساز </w:delText>
        </w:r>
      </w:del>
      <w:ins w:id="2245" w:author="Mehrnazi Boojari" w:date="2019-01-07T09:53:00Z">
        <w:r w:rsidR="00572891">
          <w:rPr>
            <w:rFonts w:hint="cs"/>
            <w:rtl/>
          </w:rPr>
          <w:t xml:space="preserve"> جهت‌ساز </w:t>
        </w:r>
      </w:ins>
      <w:r w:rsidRPr="00B07651">
        <w:rPr>
          <w:rFonts w:hint="cs"/>
          <w:rtl/>
        </w:rPr>
        <w:t>در جامعه</w:t>
      </w:r>
      <w:del w:id="2246" w:author="Mehrnazi Boojari" w:date="2019-01-07T09:47:00Z">
        <w:r w:rsidRPr="00B07651" w:rsidDel="006F7CCF">
          <w:rPr>
            <w:rFonts w:hint="cs"/>
            <w:rtl/>
          </w:rPr>
          <w:delText xml:space="preserve"> ؛</w:delText>
        </w:r>
      </w:del>
      <w:ins w:id="2247" w:author="Mehrnazi Boojari" w:date="2019-01-07T09:47:00Z">
        <w:r w:rsidR="006F7CCF">
          <w:rPr>
            <w:rFonts w:hint="cs"/>
            <w:rtl/>
          </w:rPr>
          <w:t>؛</w:t>
        </w:r>
      </w:ins>
      <w:r w:rsidRPr="00B07651">
        <w:rPr>
          <w:rFonts w:hint="cs"/>
          <w:rtl/>
        </w:rPr>
        <w:t xml:space="preserve"> لازمه حفظ اصول و آرمان</w:t>
      </w:r>
      <w:del w:id="2248" w:author="Mehrnazi Boojari" w:date="2019-01-07T09:45:00Z">
        <w:r w:rsidRPr="00B07651" w:rsidDel="006F7CCF">
          <w:rPr>
            <w:rFonts w:hint="cs"/>
            <w:rtl/>
          </w:rPr>
          <w:delText xml:space="preserve"> ها</w:delText>
        </w:r>
        <w:bookmarkEnd w:id="2239"/>
        <w:bookmarkEnd w:id="2240"/>
        <w:bookmarkEnd w:id="2241"/>
        <w:r w:rsidRPr="00B07651" w:rsidDel="006F7CCF">
          <w:rPr>
            <w:rFonts w:hint="cs"/>
            <w:rtl/>
          </w:rPr>
          <w:delText xml:space="preserve"> </w:delText>
        </w:r>
      </w:del>
      <w:ins w:id="2249" w:author="Mehrnazi Boojari" w:date="2019-01-07T09:45:00Z">
        <w:r w:rsidR="006F7CCF">
          <w:rPr>
            <w:rFonts w:hint="cs"/>
            <w:rtl/>
          </w:rPr>
          <w:t xml:space="preserve">‌ها </w:t>
        </w:r>
      </w:ins>
    </w:p>
    <w:p w14:paraId="567FC301" w14:textId="77777777" w:rsidR="00B07651" w:rsidRPr="00B07651" w:rsidRDefault="00B07651" w:rsidP="00A00490">
      <w:pPr>
        <w:bidi/>
        <w:ind w:firstLine="227"/>
        <w:jc w:val="both"/>
        <w:rPr>
          <w:rFonts w:ascii="B Lotus" w:eastAsia="Calibri" w:hAnsi="B Lotus" w:cs="B Lotus"/>
          <w:sz w:val="24"/>
          <w:szCs w:val="24"/>
          <w:rtl/>
          <w:lang w:bidi="fa-IR"/>
        </w:rPr>
      </w:pPr>
      <w:r w:rsidRPr="00B07651">
        <w:rPr>
          <w:rFonts w:ascii="B Lotus" w:eastAsia="Calibri" w:hAnsi="B Lotus" w:cs="B Lotus" w:hint="cs"/>
          <w:sz w:val="24"/>
          <w:szCs w:val="24"/>
          <w:rtl/>
          <w:lang w:bidi="fa-IR"/>
        </w:rPr>
        <w:t>با فهم تحولات اجتماعی در جامعه</w:t>
      </w:r>
      <w:del w:id="2250" w:author="Mehrnazi Boojari" w:date="2019-01-07T09:47:00Z">
        <w:r w:rsidRPr="00B07651" w:rsidDel="006F7CCF">
          <w:rPr>
            <w:rFonts w:ascii="B Lotus" w:eastAsia="Calibri" w:hAnsi="B Lotus" w:cs="B Lotus" w:hint="cs"/>
            <w:sz w:val="24"/>
            <w:szCs w:val="24"/>
            <w:rtl/>
            <w:lang w:bidi="fa-IR"/>
          </w:rPr>
          <w:delText xml:space="preserve"> ،</w:delText>
        </w:r>
      </w:del>
      <w:ins w:id="2251" w:author="Mehrnazi Boojari" w:date="2019-01-07T09:47:00Z">
        <w:r w:rsidR="006F7CCF">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جریان</w:t>
      </w:r>
      <w:del w:id="2252" w:author="Mehrnazi Boojari" w:date="2019-01-07T10:43:00Z">
        <w:r w:rsidRPr="00B07651" w:rsidDel="006A1F1D">
          <w:rPr>
            <w:rFonts w:ascii="B Lotus" w:eastAsia="Calibri" w:hAnsi="B Lotus" w:cs="B Lotus" w:hint="cs"/>
            <w:sz w:val="24"/>
            <w:szCs w:val="24"/>
            <w:rtl/>
            <w:lang w:bidi="fa-IR"/>
          </w:rPr>
          <w:delText xml:space="preserve"> هایی </w:delText>
        </w:r>
      </w:del>
      <w:ins w:id="2253" w:author="Mehrnazi Boojari" w:date="2019-01-07T10:43:00Z">
        <w:r w:rsidR="006A1F1D">
          <w:rPr>
            <w:rFonts w:ascii="B Lotus" w:eastAsia="Calibri" w:hAnsi="B Lotus" w:cs="B Lotus" w:hint="cs"/>
            <w:sz w:val="24"/>
            <w:szCs w:val="24"/>
            <w:rtl/>
            <w:lang w:bidi="fa-IR"/>
          </w:rPr>
          <w:t xml:space="preserve">‌هایی </w:t>
        </w:r>
      </w:ins>
      <w:r w:rsidRPr="00B07651">
        <w:rPr>
          <w:rFonts w:ascii="B Lotus" w:eastAsia="Calibri" w:hAnsi="B Lotus" w:cs="B Lotus" w:hint="cs"/>
          <w:sz w:val="24"/>
          <w:szCs w:val="24"/>
          <w:rtl/>
          <w:lang w:bidi="fa-IR"/>
        </w:rPr>
        <w:t xml:space="preserve">که </w:t>
      </w:r>
      <w:del w:id="2254" w:author="Mehrnazi Boojari" w:date="2019-01-07T10:24:00Z">
        <w:r w:rsidRPr="00B07651" w:rsidDel="0028073B">
          <w:rPr>
            <w:rFonts w:ascii="B Lotus" w:eastAsia="Calibri" w:hAnsi="B Lotus" w:cs="B Lotus" w:hint="cs"/>
            <w:sz w:val="24"/>
            <w:szCs w:val="24"/>
            <w:rtl/>
            <w:lang w:bidi="fa-IR"/>
          </w:rPr>
          <w:delText xml:space="preserve">به دنبال </w:delText>
        </w:r>
      </w:del>
      <w:ins w:id="2255" w:author="Mehrnazi Boojari" w:date="2019-01-07T10:24:00Z">
        <w:r w:rsidR="0028073B">
          <w:rPr>
            <w:rFonts w:ascii="B Lotus" w:eastAsia="Calibri" w:hAnsi="B Lotus" w:cs="B Lotus" w:hint="cs"/>
            <w:sz w:val="24"/>
            <w:szCs w:val="24"/>
            <w:rtl/>
            <w:lang w:bidi="fa-IR"/>
          </w:rPr>
          <w:t xml:space="preserve">به‌دنبال </w:t>
        </w:r>
      </w:ins>
      <w:r w:rsidRPr="00B07651">
        <w:rPr>
          <w:rFonts w:ascii="B Lotus" w:eastAsia="Calibri" w:hAnsi="B Lotus" w:cs="B Lotus" w:hint="cs"/>
          <w:sz w:val="24"/>
          <w:szCs w:val="24"/>
          <w:rtl/>
          <w:lang w:bidi="fa-IR"/>
        </w:rPr>
        <w:t>حفظ آرمان</w:t>
      </w:r>
      <w:del w:id="2256" w:author="Mehrnazi Boojari" w:date="2019-01-07T09:46:00Z">
        <w:r w:rsidRPr="00B07651" w:rsidDel="006F7CCF">
          <w:rPr>
            <w:rFonts w:ascii="B Lotus" w:eastAsia="Calibri" w:hAnsi="B Lotus" w:cs="B Lotus" w:hint="cs"/>
            <w:sz w:val="24"/>
            <w:szCs w:val="24"/>
            <w:rtl/>
            <w:lang w:bidi="fa-IR"/>
          </w:rPr>
          <w:delText xml:space="preserve"> های </w:delText>
        </w:r>
      </w:del>
      <w:ins w:id="2257"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انقلاب اسلامی و خواستار رسیدن به این آرمان</w:t>
      </w:r>
      <w:del w:id="2258" w:author="Mehrnazi Boojari" w:date="2019-01-07T09:45:00Z">
        <w:r w:rsidRPr="00B07651" w:rsidDel="006F7CCF">
          <w:rPr>
            <w:rFonts w:ascii="B Lotus" w:eastAsia="Calibri" w:hAnsi="B Lotus" w:cs="B Lotus" w:hint="cs"/>
            <w:sz w:val="24"/>
            <w:szCs w:val="24"/>
            <w:rtl/>
            <w:lang w:bidi="fa-IR"/>
          </w:rPr>
          <w:delText xml:space="preserve"> ها </w:delText>
        </w:r>
      </w:del>
      <w:ins w:id="2259" w:author="Mehrnazi Boojari" w:date="2019-01-07T09:45:00Z">
        <w:r w:rsidR="006F7CCF">
          <w:rPr>
            <w:rFonts w:ascii="B Lotus" w:eastAsia="Calibri" w:hAnsi="B Lotus" w:cs="B Lotus" w:hint="cs"/>
            <w:sz w:val="24"/>
            <w:szCs w:val="24"/>
            <w:rtl/>
            <w:lang w:bidi="fa-IR"/>
          </w:rPr>
          <w:t xml:space="preserve">‌ها </w:t>
        </w:r>
      </w:ins>
      <w:r w:rsidRPr="00B07651">
        <w:rPr>
          <w:rFonts w:ascii="B Lotus" w:eastAsia="Calibri" w:hAnsi="B Lotus" w:cs="B Lotus" w:hint="cs"/>
          <w:sz w:val="24"/>
          <w:szCs w:val="24"/>
          <w:rtl/>
          <w:lang w:bidi="fa-IR"/>
        </w:rPr>
        <w:t xml:space="preserve">هستند لازم است </w:t>
      </w:r>
      <w:del w:id="2260" w:author="Mehrnazi Boojari" w:date="2019-01-08T00:23:00Z">
        <w:r w:rsidRPr="00B07651" w:rsidDel="00444564">
          <w:rPr>
            <w:rFonts w:ascii="B Lotus" w:eastAsia="Calibri" w:hAnsi="B Lotus" w:cs="B Lotus" w:hint="cs"/>
            <w:sz w:val="24"/>
            <w:szCs w:val="24"/>
            <w:rtl/>
            <w:lang w:bidi="fa-IR"/>
          </w:rPr>
          <w:delText xml:space="preserve">که </w:delText>
        </w:r>
      </w:del>
      <w:r w:rsidRPr="00B07651">
        <w:rPr>
          <w:rFonts w:ascii="B Lotus" w:eastAsia="Calibri" w:hAnsi="B Lotus" w:cs="B Lotus" w:hint="cs"/>
          <w:sz w:val="24"/>
          <w:szCs w:val="24"/>
          <w:rtl/>
          <w:lang w:bidi="fa-IR"/>
        </w:rPr>
        <w:t>موضوعات</w:t>
      </w:r>
      <w:del w:id="2261" w:author="Mehrnazi Boojari" w:date="2019-01-07T09:53:00Z">
        <w:r w:rsidRPr="00B07651" w:rsidDel="00572891">
          <w:rPr>
            <w:rFonts w:ascii="B Lotus" w:eastAsia="Calibri" w:hAnsi="B Lotus" w:cs="B Lotus" w:hint="cs"/>
            <w:sz w:val="24"/>
            <w:szCs w:val="24"/>
            <w:rtl/>
            <w:lang w:bidi="fa-IR"/>
          </w:rPr>
          <w:delText xml:space="preserve"> جهت ساز </w:delText>
        </w:r>
      </w:del>
      <w:ins w:id="2262" w:author="Mehrnazi Boojari" w:date="2019-01-07T09:53:00Z">
        <w:r w:rsidR="00572891">
          <w:rPr>
            <w:rFonts w:ascii="B Lotus" w:eastAsia="Calibri" w:hAnsi="B Lotus" w:cs="B Lotus" w:hint="cs"/>
            <w:sz w:val="24"/>
            <w:szCs w:val="24"/>
            <w:rtl/>
            <w:lang w:bidi="fa-IR"/>
          </w:rPr>
          <w:t xml:space="preserve"> جهت‌ساز </w:t>
        </w:r>
      </w:ins>
      <w:r w:rsidRPr="00B07651">
        <w:rPr>
          <w:rFonts w:ascii="B Lotus" w:eastAsia="Calibri" w:hAnsi="B Lotus" w:cs="B Lotus" w:hint="cs"/>
          <w:sz w:val="24"/>
          <w:szCs w:val="24"/>
          <w:rtl/>
          <w:lang w:bidi="fa-IR"/>
        </w:rPr>
        <w:t xml:space="preserve">جامعه را شناسایی </w:t>
      </w:r>
      <w:del w:id="2263" w:author="Mehrnazi Boojari" w:date="2019-01-08T00:23:00Z">
        <w:r w:rsidRPr="00B07651" w:rsidDel="00444564">
          <w:rPr>
            <w:rFonts w:ascii="B Lotus" w:eastAsia="Calibri" w:hAnsi="B Lotus" w:cs="B Lotus" w:hint="cs"/>
            <w:sz w:val="24"/>
            <w:szCs w:val="24"/>
            <w:rtl/>
            <w:lang w:bidi="fa-IR"/>
          </w:rPr>
          <w:delText xml:space="preserve">کرده </w:delText>
        </w:r>
      </w:del>
      <w:ins w:id="2264" w:author="Mehrnazi Boojari" w:date="2019-01-08T00:23:00Z">
        <w:r w:rsidR="00444564" w:rsidRPr="00B07651">
          <w:rPr>
            <w:rFonts w:ascii="B Lotus" w:eastAsia="Calibri" w:hAnsi="B Lotus" w:cs="B Lotus" w:hint="cs"/>
            <w:sz w:val="24"/>
            <w:szCs w:val="24"/>
            <w:rtl/>
            <w:lang w:bidi="fa-IR"/>
          </w:rPr>
          <w:t>ک</w:t>
        </w:r>
        <w:r w:rsidR="00444564">
          <w:rPr>
            <w:rFonts w:ascii="B Lotus" w:eastAsia="Calibri" w:hAnsi="B Lotus" w:cs="B Lotus" w:hint="cs"/>
            <w:sz w:val="24"/>
            <w:szCs w:val="24"/>
            <w:rtl/>
            <w:lang w:bidi="fa-IR"/>
          </w:rPr>
          <w:t>نند</w:t>
        </w:r>
        <w:r w:rsidR="00444564"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 xml:space="preserve">و </w:t>
      </w:r>
      <w:del w:id="2265" w:author="Mehrnazi Boojari" w:date="2019-01-07T10:24:00Z">
        <w:r w:rsidRPr="00B07651" w:rsidDel="0028073B">
          <w:rPr>
            <w:rFonts w:ascii="B Lotus" w:eastAsia="Calibri" w:hAnsi="B Lotus" w:cs="B Lotus" w:hint="cs"/>
            <w:sz w:val="24"/>
            <w:szCs w:val="24"/>
            <w:rtl/>
            <w:lang w:bidi="fa-IR"/>
          </w:rPr>
          <w:delText xml:space="preserve">به دنبال </w:delText>
        </w:r>
      </w:del>
      <w:ins w:id="2266" w:author="Mehrnazi Boojari" w:date="2019-01-07T10:24:00Z">
        <w:r w:rsidR="0028073B">
          <w:rPr>
            <w:rFonts w:ascii="B Lotus" w:eastAsia="Calibri" w:hAnsi="B Lotus" w:cs="B Lotus" w:hint="cs"/>
            <w:sz w:val="24"/>
            <w:szCs w:val="24"/>
            <w:rtl/>
            <w:lang w:bidi="fa-IR"/>
          </w:rPr>
          <w:t xml:space="preserve">به‌دنبال </w:t>
        </w:r>
      </w:ins>
      <w:r w:rsidRPr="00B07651">
        <w:rPr>
          <w:rFonts w:ascii="B Lotus" w:eastAsia="Calibri" w:hAnsi="B Lotus" w:cs="B Lotus" w:hint="cs"/>
          <w:sz w:val="24"/>
          <w:szCs w:val="24"/>
          <w:rtl/>
          <w:lang w:bidi="fa-IR"/>
        </w:rPr>
        <w:t>مطالبه</w:t>
      </w:r>
      <w:ins w:id="2267" w:author="Mehrnazi Boojari" w:date="2019-01-07T12:21:00Z">
        <w:r w:rsidR="002F77AF">
          <w:rPr>
            <w:rFonts w:ascii="B Lotus" w:eastAsia="Calibri" w:hAnsi="B Lotus" w:cs="B Nazanin" w:hint="cs"/>
            <w:sz w:val="24"/>
            <w:szCs w:val="24"/>
            <w:rtl/>
            <w:lang w:bidi="fa-IR"/>
          </w:rPr>
          <w:t>‌</w:t>
        </w:r>
      </w:ins>
      <w:del w:id="2268" w:author="Mehrnazi Boojari" w:date="2019-01-07T12:21:00Z">
        <w:r w:rsidRPr="00B07651" w:rsidDel="002F77AF">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گری این موضوعات باشند</w:t>
      </w:r>
      <w:del w:id="2269" w:author="Mehrnazi Boojari" w:date="2019-01-07T09:53:00Z">
        <w:r w:rsidRPr="00B07651" w:rsidDel="006F7CCF">
          <w:rPr>
            <w:rFonts w:ascii="B Lotus" w:eastAsia="Calibri" w:hAnsi="B Lotus" w:cs="B Lotus" w:hint="cs"/>
            <w:sz w:val="24"/>
            <w:szCs w:val="24"/>
            <w:rtl/>
            <w:lang w:bidi="fa-IR"/>
          </w:rPr>
          <w:delText xml:space="preserve"> . </w:delText>
        </w:r>
      </w:del>
      <w:ins w:id="2270" w:author="Mehrnazi Boojari" w:date="2019-01-07T09:53:00Z">
        <w:r w:rsidR="006F7CCF">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مطالبه</w:t>
      </w:r>
      <w:ins w:id="2271" w:author="Mehrnazi Boojari" w:date="2019-01-08T00:17:00Z">
        <w:r w:rsidR="000358B4">
          <w:rPr>
            <w:rFonts w:ascii="B Lotus" w:eastAsia="Calibri" w:hAnsi="B Lotus" w:cs="B Nazanin" w:hint="cs"/>
            <w:sz w:val="24"/>
            <w:szCs w:val="24"/>
            <w:rtl/>
            <w:lang w:bidi="fa-IR"/>
          </w:rPr>
          <w:t>‌</w:t>
        </w:r>
      </w:ins>
      <w:del w:id="2272" w:author="Mehrnazi Boojari" w:date="2019-01-08T00:17:00Z">
        <w:r w:rsidRPr="00B07651" w:rsidDel="000358B4">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گری خود انواع مختلفی دارد که متناسب با تحولات اجتماعی جامعه باید نوع بهینه را انتخاب کرد</w:t>
      </w:r>
      <w:del w:id="2273" w:author="Mehrnazi Boojari" w:date="2019-01-10T02:32:00Z">
        <w:r w:rsidRPr="00B07651" w:rsidDel="00A00490">
          <w:rPr>
            <w:rFonts w:ascii="B Lotus" w:eastAsia="Calibri" w:hAnsi="B Lotus" w:cs="B Lotus" w:hint="cs"/>
            <w:sz w:val="24"/>
            <w:szCs w:val="24"/>
            <w:rtl/>
            <w:lang w:bidi="fa-IR"/>
          </w:rPr>
          <w:delText>ه</w:delText>
        </w:r>
      </w:del>
      <w:r w:rsidRPr="00B07651">
        <w:rPr>
          <w:rFonts w:ascii="B Lotus" w:eastAsia="Calibri" w:hAnsi="B Lotus" w:cs="B Lotus" w:hint="cs"/>
          <w:sz w:val="24"/>
          <w:szCs w:val="24"/>
          <w:rtl/>
          <w:lang w:bidi="fa-IR"/>
        </w:rPr>
        <w:t xml:space="preserve"> و با </w:t>
      </w:r>
      <w:del w:id="2274" w:author="Mehrnazi Boojari" w:date="2019-01-10T02:32:00Z">
        <w:r w:rsidRPr="00B07651" w:rsidDel="00A00490">
          <w:rPr>
            <w:rFonts w:ascii="B Lotus" w:eastAsia="Calibri" w:hAnsi="B Lotus" w:cs="B Lotus" w:hint="cs"/>
            <w:sz w:val="24"/>
            <w:szCs w:val="24"/>
            <w:rtl/>
            <w:lang w:bidi="fa-IR"/>
          </w:rPr>
          <w:delText>بکارگیری</w:delText>
        </w:r>
      </w:del>
      <w:ins w:id="2275" w:author="Mehrnazi Boojari" w:date="2019-01-10T02:32:00Z">
        <w:r w:rsidR="00A00490">
          <w:rPr>
            <w:rFonts w:ascii="B Lotus" w:eastAsia="Calibri" w:hAnsi="B Lotus" w:cs="B Lotus" w:hint="cs"/>
            <w:sz w:val="24"/>
            <w:szCs w:val="24"/>
            <w:rtl/>
            <w:lang w:bidi="fa-IR"/>
          </w:rPr>
          <w:t>به‌کارگیری</w:t>
        </w:r>
      </w:ins>
      <w:r w:rsidRPr="00B07651">
        <w:rPr>
          <w:rFonts w:ascii="B Lotus" w:eastAsia="Calibri" w:hAnsi="B Lotus" w:cs="B Lotus" w:hint="cs"/>
          <w:sz w:val="24"/>
          <w:szCs w:val="24"/>
          <w:rtl/>
          <w:lang w:bidi="fa-IR"/>
        </w:rPr>
        <w:t xml:space="preserve"> روش کارآمد آن سطح از </w:t>
      </w:r>
      <w:del w:id="2276" w:author="Mehrnazi Boojari" w:date="2019-01-08T03:35:00Z">
        <w:r w:rsidRPr="00B07651" w:rsidDel="00666313">
          <w:rPr>
            <w:rFonts w:ascii="B Lotus" w:eastAsia="Calibri" w:hAnsi="B Lotus" w:cs="B Lotus" w:hint="cs"/>
            <w:sz w:val="24"/>
            <w:szCs w:val="24"/>
            <w:rtl/>
            <w:lang w:bidi="fa-IR"/>
          </w:rPr>
          <w:delText>مطالبه گری</w:delText>
        </w:r>
      </w:del>
      <w:ins w:id="2277" w:author="Mehrnazi Boojari" w:date="2019-01-08T03:35:00Z">
        <w:r w:rsidR="00666313">
          <w:rPr>
            <w:rFonts w:ascii="B Lotus" w:eastAsia="Calibri" w:hAnsi="B Lotus" w:cs="B Lotus" w:hint="cs"/>
            <w:sz w:val="24"/>
            <w:szCs w:val="24"/>
            <w:rtl/>
            <w:lang w:bidi="fa-IR"/>
          </w:rPr>
          <w:t>مطالبه‌گری</w:t>
        </w:r>
      </w:ins>
      <w:r w:rsidRPr="00B07651">
        <w:rPr>
          <w:rFonts w:ascii="B Lotus" w:eastAsia="Calibri" w:hAnsi="B Lotus" w:cs="B Lotus" w:hint="cs"/>
          <w:sz w:val="24"/>
          <w:szCs w:val="24"/>
          <w:rtl/>
          <w:lang w:bidi="fa-IR"/>
        </w:rPr>
        <w:t xml:space="preserve"> دست به مطالبه</w:t>
      </w:r>
      <w:ins w:id="2278" w:author="Mehrnazi Boojari" w:date="2019-01-08T00:17:00Z">
        <w:r w:rsidR="000358B4">
          <w:rPr>
            <w:rFonts w:ascii="B Lotus" w:eastAsia="Calibri" w:hAnsi="B Lotus" w:cs="B Nazanin" w:hint="cs"/>
            <w:sz w:val="24"/>
            <w:szCs w:val="24"/>
            <w:rtl/>
            <w:lang w:bidi="fa-IR"/>
          </w:rPr>
          <w:t>‌</w:t>
        </w:r>
      </w:ins>
      <w:del w:id="2279" w:author="Mehrnazi Boojari" w:date="2019-01-08T00:17:00Z">
        <w:r w:rsidRPr="00B07651" w:rsidDel="000358B4">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گری احسن زد.</w:t>
      </w:r>
    </w:p>
    <w:p w14:paraId="7E68E1FD" w14:textId="77777777" w:rsidR="00B07651" w:rsidRPr="00B07651" w:rsidRDefault="00B07651" w:rsidP="00EF51DE">
      <w:pPr>
        <w:bidi/>
        <w:ind w:firstLine="227"/>
        <w:jc w:val="both"/>
        <w:rPr>
          <w:rFonts w:ascii="B Lotus" w:eastAsia="Calibri" w:hAnsi="B Lotus" w:cs="B Lotus"/>
          <w:sz w:val="24"/>
          <w:szCs w:val="24"/>
          <w:rtl/>
          <w:lang w:bidi="fa-IR"/>
        </w:rPr>
      </w:pPr>
      <w:r w:rsidRPr="00EF51DE">
        <w:rPr>
          <w:rFonts w:ascii="B Lotus" w:eastAsia="Calibri" w:hAnsi="B Lotus" w:cs="B Lotus" w:hint="cs"/>
          <w:sz w:val="24"/>
          <w:szCs w:val="24"/>
          <w:rtl/>
          <w:lang w:bidi="fa-IR"/>
          <w:rPrChange w:id="2280" w:author="Mehrnazi Boojari" w:date="2019-01-10T02:34:00Z">
            <w:rPr>
              <w:rFonts w:ascii="B Lotus" w:eastAsia="Calibri" w:hAnsi="B Lotus" w:cs="B Lotus" w:hint="cs"/>
              <w:b/>
              <w:bCs/>
              <w:sz w:val="24"/>
              <w:szCs w:val="24"/>
              <w:rtl/>
              <w:lang w:bidi="fa-IR"/>
            </w:rPr>
          </w:rPrChange>
        </w:rPr>
        <w:t>نوع</w:t>
      </w:r>
      <w:r w:rsidRPr="00EF51DE">
        <w:rPr>
          <w:rFonts w:ascii="B Lotus" w:eastAsia="Calibri" w:hAnsi="B Lotus" w:cs="B Lotus"/>
          <w:sz w:val="24"/>
          <w:szCs w:val="24"/>
          <w:rtl/>
          <w:lang w:bidi="fa-IR"/>
          <w:rPrChange w:id="2281" w:author="Mehrnazi Boojari" w:date="2019-01-10T02:34:00Z">
            <w:rPr>
              <w:rFonts w:ascii="B Lotus" w:eastAsia="Calibri" w:hAnsi="B Lotus" w:cs="B Lotus"/>
              <w:b/>
              <w:bCs/>
              <w:sz w:val="24"/>
              <w:szCs w:val="24"/>
              <w:rtl/>
              <w:lang w:bidi="fa-IR"/>
            </w:rPr>
          </w:rPrChange>
        </w:rPr>
        <w:t xml:space="preserve"> </w:t>
      </w:r>
      <w:r w:rsidRPr="00EF51DE">
        <w:rPr>
          <w:rFonts w:ascii="B Lotus" w:eastAsia="Calibri" w:hAnsi="B Lotus" w:cs="B Lotus" w:hint="cs"/>
          <w:sz w:val="24"/>
          <w:szCs w:val="24"/>
          <w:rtl/>
          <w:lang w:bidi="fa-IR"/>
          <w:rPrChange w:id="2282" w:author="Mehrnazi Boojari" w:date="2019-01-10T02:34:00Z">
            <w:rPr>
              <w:rFonts w:ascii="B Lotus" w:eastAsia="Calibri" w:hAnsi="B Lotus" w:cs="B Lotus" w:hint="cs"/>
              <w:b/>
              <w:bCs/>
              <w:sz w:val="24"/>
              <w:szCs w:val="24"/>
              <w:rtl/>
              <w:lang w:bidi="fa-IR"/>
            </w:rPr>
          </w:rPrChange>
        </w:rPr>
        <w:t>اول</w:t>
      </w:r>
      <w:r w:rsidRPr="00B07651">
        <w:rPr>
          <w:rFonts w:ascii="B Lotus" w:eastAsia="Calibri" w:hAnsi="B Lotus" w:cs="B Lotus" w:hint="cs"/>
          <w:sz w:val="24"/>
          <w:szCs w:val="24"/>
          <w:rtl/>
          <w:lang w:bidi="fa-IR"/>
        </w:rPr>
        <w:t xml:space="preserve"> </w:t>
      </w:r>
      <w:del w:id="2283" w:author="Mehrnazi Boojari" w:date="2019-01-08T03:35:00Z">
        <w:r w:rsidRPr="00B07651" w:rsidDel="00666313">
          <w:rPr>
            <w:rFonts w:ascii="B Lotus" w:eastAsia="Calibri" w:hAnsi="B Lotus" w:cs="B Lotus" w:hint="cs"/>
            <w:sz w:val="24"/>
            <w:szCs w:val="24"/>
            <w:rtl/>
            <w:lang w:bidi="fa-IR"/>
          </w:rPr>
          <w:delText>مطالبه گری</w:delText>
        </w:r>
      </w:del>
      <w:ins w:id="2284" w:author="Mehrnazi Boojari" w:date="2019-01-08T03:35:00Z">
        <w:r w:rsidR="00666313">
          <w:rPr>
            <w:rFonts w:ascii="B Lotus" w:eastAsia="Calibri" w:hAnsi="B Lotus" w:cs="B Lotus" w:hint="cs"/>
            <w:sz w:val="24"/>
            <w:szCs w:val="24"/>
            <w:rtl/>
            <w:lang w:bidi="fa-IR"/>
          </w:rPr>
          <w:t>مطالبه‌گری</w:t>
        </w:r>
      </w:ins>
      <w:r w:rsidRPr="00B07651">
        <w:rPr>
          <w:rFonts w:ascii="B Lotus" w:eastAsia="Calibri" w:hAnsi="B Lotus" w:cs="B Lotus" w:hint="cs"/>
          <w:sz w:val="24"/>
          <w:szCs w:val="24"/>
          <w:rtl/>
          <w:lang w:bidi="fa-IR"/>
        </w:rPr>
        <w:t xml:space="preserve"> این است که با رصد جریان رقیب</w:t>
      </w:r>
      <w:del w:id="2285" w:author="Mehrnazi Boojari" w:date="2019-01-10T02:34:00Z">
        <w:r w:rsidRPr="00B07651" w:rsidDel="00EF51DE">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اگر نظریه</w:t>
      </w:r>
      <w:del w:id="2286" w:author="Mehrnazi Boojari" w:date="2019-01-07T10:40:00Z">
        <w:r w:rsidRPr="00B07651" w:rsidDel="006A1F1D">
          <w:rPr>
            <w:rFonts w:ascii="B Lotus" w:eastAsia="Calibri" w:hAnsi="B Lotus" w:cs="B Lotus" w:hint="cs"/>
            <w:sz w:val="24"/>
            <w:szCs w:val="24"/>
            <w:rtl/>
            <w:lang w:bidi="fa-IR"/>
          </w:rPr>
          <w:delText xml:space="preserve"> ای </w:delText>
        </w:r>
      </w:del>
      <w:ins w:id="2287" w:author="Mehrnazi Boojari" w:date="2019-01-07T10:40:00Z">
        <w:r w:rsidR="006A1F1D">
          <w:rPr>
            <w:rFonts w:ascii="B Lotus" w:eastAsia="Calibri" w:hAnsi="B Lotus" w:cs="B Lotus" w:hint="cs"/>
            <w:sz w:val="24"/>
            <w:szCs w:val="24"/>
            <w:rtl/>
            <w:lang w:bidi="fa-IR"/>
          </w:rPr>
          <w:t xml:space="preserve">‌ای </w:t>
        </w:r>
      </w:ins>
      <w:r w:rsidRPr="00B07651">
        <w:rPr>
          <w:rFonts w:ascii="B Lotus" w:eastAsia="Calibri" w:hAnsi="B Lotus" w:cs="B Lotus" w:hint="cs"/>
          <w:sz w:val="24"/>
          <w:szCs w:val="24"/>
          <w:rtl/>
          <w:lang w:bidi="fa-IR"/>
        </w:rPr>
        <w:t>در حال تولید و</w:t>
      </w:r>
      <w:ins w:id="2288" w:author="Mehrnazi Boojari" w:date="2019-01-10T02:34:00Z">
        <w:r w:rsidR="00EF51DE">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شکل</w:t>
      </w:r>
      <w:del w:id="2289" w:author="Mehrnazi Boojari" w:date="2019-01-07T09:52:00Z">
        <w:r w:rsidRPr="00B07651" w:rsidDel="006F7CCF">
          <w:rPr>
            <w:rFonts w:ascii="B Lotus" w:eastAsia="Calibri" w:hAnsi="B Lotus" w:cs="B Lotus" w:hint="cs"/>
            <w:sz w:val="24"/>
            <w:szCs w:val="24"/>
            <w:rtl/>
            <w:lang w:bidi="fa-IR"/>
          </w:rPr>
          <w:delText xml:space="preserve"> گیری </w:delText>
        </w:r>
      </w:del>
      <w:ins w:id="2290" w:author="Mehrnazi Boojari" w:date="2019-01-07T09:52:00Z">
        <w:r w:rsidR="006F7CCF">
          <w:rPr>
            <w:rFonts w:ascii="B Lotus" w:eastAsia="Calibri" w:hAnsi="B Lotus" w:cs="B Lotus" w:hint="cs"/>
            <w:sz w:val="24"/>
            <w:szCs w:val="24"/>
            <w:rtl/>
            <w:lang w:bidi="fa-IR"/>
          </w:rPr>
          <w:t xml:space="preserve">‌گیری </w:t>
        </w:r>
      </w:ins>
      <w:r w:rsidRPr="00B07651">
        <w:rPr>
          <w:rFonts w:ascii="B Lotus" w:eastAsia="Calibri" w:hAnsi="B Lotus" w:cs="B Lotus" w:hint="cs"/>
          <w:sz w:val="24"/>
          <w:szCs w:val="24"/>
          <w:rtl/>
          <w:lang w:bidi="fa-IR"/>
        </w:rPr>
        <w:t>است که آن نظریه</w:t>
      </w:r>
      <w:del w:id="2291" w:author="Mehrnazi Boojari" w:date="2019-01-10T02:34:00Z">
        <w:r w:rsidRPr="00B07651" w:rsidDel="00EF51DE">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آرمان</w:t>
      </w:r>
      <w:del w:id="2292" w:author="Mehrnazi Boojari" w:date="2019-01-07T09:45:00Z">
        <w:r w:rsidRPr="00B07651" w:rsidDel="006F7CCF">
          <w:rPr>
            <w:rFonts w:ascii="B Lotus" w:eastAsia="Calibri" w:hAnsi="B Lotus" w:cs="B Lotus" w:hint="cs"/>
            <w:sz w:val="24"/>
            <w:szCs w:val="24"/>
            <w:rtl/>
            <w:lang w:bidi="fa-IR"/>
          </w:rPr>
          <w:delText xml:space="preserve"> ها </w:delText>
        </w:r>
      </w:del>
      <w:ins w:id="2293" w:author="Mehrnazi Boojari" w:date="2019-01-07T09:45:00Z">
        <w:r w:rsidR="006F7CCF">
          <w:rPr>
            <w:rFonts w:ascii="B Lotus" w:eastAsia="Calibri" w:hAnsi="B Lotus" w:cs="B Lotus" w:hint="cs"/>
            <w:sz w:val="24"/>
            <w:szCs w:val="24"/>
            <w:rtl/>
            <w:lang w:bidi="fa-IR"/>
          </w:rPr>
          <w:t xml:space="preserve">‌ها </w:t>
        </w:r>
      </w:ins>
      <w:r w:rsidRPr="00B07651">
        <w:rPr>
          <w:rFonts w:ascii="B Lotus" w:eastAsia="Calibri" w:hAnsi="B Lotus" w:cs="B Lotus" w:hint="cs"/>
          <w:sz w:val="24"/>
          <w:szCs w:val="24"/>
          <w:rtl/>
          <w:lang w:bidi="fa-IR"/>
        </w:rPr>
        <w:t>و اصول را به انحراف خواهد کشاند باید در</w:t>
      </w:r>
      <w:del w:id="2294" w:author="Mehrnazi Boojari" w:date="2019-01-07T12:21:00Z">
        <w:r w:rsidRPr="00B07651" w:rsidDel="002F77AF">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صدد تولید عدل نظریه رقیب برآید</w:t>
      </w:r>
      <w:del w:id="2295" w:author="Mehrnazi Boojari" w:date="2019-01-07T09:53:00Z">
        <w:r w:rsidRPr="00B07651" w:rsidDel="006F7CCF">
          <w:rPr>
            <w:rFonts w:ascii="B Lotus" w:eastAsia="Calibri" w:hAnsi="B Lotus" w:cs="B Lotus" w:hint="cs"/>
            <w:sz w:val="24"/>
            <w:szCs w:val="24"/>
            <w:rtl/>
            <w:lang w:bidi="fa-IR"/>
          </w:rPr>
          <w:delText xml:space="preserve"> . </w:delText>
        </w:r>
      </w:del>
      <w:ins w:id="2296" w:author="Mehrnazi Boojari" w:date="2019-01-07T09:53:00Z">
        <w:r w:rsidR="006F7CCF">
          <w:rPr>
            <w:rFonts w:ascii="B Lotus" w:eastAsia="Calibri" w:hAnsi="B Lotus" w:cs="B Lotus" w:hint="cs"/>
            <w:sz w:val="24"/>
            <w:szCs w:val="24"/>
            <w:rtl/>
            <w:lang w:bidi="fa-IR"/>
          </w:rPr>
          <w:t xml:space="preserve">. </w:t>
        </w:r>
      </w:ins>
      <w:r w:rsidRPr="00EF51DE">
        <w:rPr>
          <w:rFonts w:ascii="B Lotus" w:eastAsia="Calibri" w:hAnsi="B Lotus" w:cs="B Lotus" w:hint="cs"/>
          <w:sz w:val="24"/>
          <w:szCs w:val="24"/>
          <w:rtl/>
          <w:lang w:bidi="fa-IR"/>
          <w:rPrChange w:id="2297" w:author="Mehrnazi Boojari" w:date="2019-01-10T02:35:00Z">
            <w:rPr>
              <w:rFonts w:ascii="B Lotus" w:eastAsia="Calibri" w:hAnsi="B Lotus" w:cs="B Lotus" w:hint="cs"/>
              <w:b/>
              <w:bCs/>
              <w:sz w:val="24"/>
              <w:szCs w:val="24"/>
              <w:rtl/>
              <w:lang w:bidi="fa-IR"/>
            </w:rPr>
          </w:rPrChange>
        </w:rPr>
        <w:t>نوع</w:t>
      </w:r>
      <w:r w:rsidRPr="00EF51DE">
        <w:rPr>
          <w:rFonts w:ascii="B Lotus" w:eastAsia="Calibri" w:hAnsi="B Lotus" w:cs="B Lotus"/>
          <w:sz w:val="24"/>
          <w:szCs w:val="24"/>
          <w:rtl/>
          <w:lang w:bidi="fa-IR"/>
          <w:rPrChange w:id="2298" w:author="Mehrnazi Boojari" w:date="2019-01-10T02:35:00Z">
            <w:rPr>
              <w:rFonts w:ascii="B Lotus" w:eastAsia="Calibri" w:hAnsi="B Lotus" w:cs="B Lotus"/>
              <w:b/>
              <w:bCs/>
              <w:sz w:val="24"/>
              <w:szCs w:val="24"/>
              <w:rtl/>
              <w:lang w:bidi="fa-IR"/>
            </w:rPr>
          </w:rPrChange>
        </w:rPr>
        <w:t xml:space="preserve"> </w:t>
      </w:r>
      <w:r w:rsidRPr="00EF51DE">
        <w:rPr>
          <w:rFonts w:ascii="B Lotus" w:eastAsia="Calibri" w:hAnsi="B Lotus" w:cs="B Lotus" w:hint="cs"/>
          <w:sz w:val="24"/>
          <w:szCs w:val="24"/>
          <w:rtl/>
          <w:lang w:bidi="fa-IR"/>
          <w:rPrChange w:id="2299" w:author="Mehrnazi Boojari" w:date="2019-01-10T02:35:00Z">
            <w:rPr>
              <w:rFonts w:ascii="B Lotus" w:eastAsia="Calibri" w:hAnsi="B Lotus" w:cs="B Lotus" w:hint="cs"/>
              <w:b/>
              <w:bCs/>
              <w:sz w:val="24"/>
              <w:szCs w:val="24"/>
              <w:rtl/>
              <w:lang w:bidi="fa-IR"/>
            </w:rPr>
          </w:rPrChange>
        </w:rPr>
        <w:t>دوم</w:t>
      </w:r>
      <w:r w:rsidRPr="00B07651">
        <w:rPr>
          <w:rFonts w:ascii="B Lotus" w:eastAsia="Calibri" w:hAnsi="B Lotus" w:cs="B Lotus" w:hint="cs"/>
          <w:sz w:val="24"/>
          <w:szCs w:val="24"/>
          <w:rtl/>
          <w:lang w:bidi="fa-IR"/>
        </w:rPr>
        <w:t xml:space="preserve"> </w:t>
      </w:r>
      <w:del w:id="2300" w:author="Mehrnazi Boojari" w:date="2019-01-08T03:35:00Z">
        <w:r w:rsidRPr="00B07651" w:rsidDel="00666313">
          <w:rPr>
            <w:rFonts w:ascii="B Lotus" w:eastAsia="Calibri" w:hAnsi="B Lotus" w:cs="B Lotus" w:hint="cs"/>
            <w:sz w:val="24"/>
            <w:szCs w:val="24"/>
            <w:rtl/>
            <w:lang w:bidi="fa-IR"/>
          </w:rPr>
          <w:delText>مطالبه گری</w:delText>
        </w:r>
      </w:del>
      <w:ins w:id="2301" w:author="Mehrnazi Boojari" w:date="2019-01-08T03:35:00Z">
        <w:r w:rsidR="00666313">
          <w:rPr>
            <w:rFonts w:ascii="B Lotus" w:eastAsia="Calibri" w:hAnsi="B Lotus" w:cs="B Lotus" w:hint="cs"/>
            <w:sz w:val="24"/>
            <w:szCs w:val="24"/>
            <w:rtl/>
            <w:lang w:bidi="fa-IR"/>
          </w:rPr>
          <w:t>مطالبه‌گری</w:t>
        </w:r>
      </w:ins>
      <w:r w:rsidRPr="00B07651">
        <w:rPr>
          <w:rFonts w:ascii="B Lotus" w:eastAsia="Calibri" w:hAnsi="B Lotus" w:cs="B Lotus" w:hint="cs"/>
          <w:sz w:val="24"/>
          <w:szCs w:val="24"/>
          <w:rtl/>
          <w:lang w:bidi="fa-IR"/>
        </w:rPr>
        <w:t xml:space="preserve"> در زمان انتخاب </w:t>
      </w:r>
      <w:del w:id="2302" w:author="Mehrnazi Boojari" w:date="2019-01-07T10:39:00Z">
        <w:r w:rsidRPr="00B07651" w:rsidDel="006A1F1D">
          <w:rPr>
            <w:rFonts w:ascii="B Lotus" w:eastAsia="Calibri" w:hAnsi="B Lotus" w:cs="B Lotus" w:hint="cs"/>
            <w:sz w:val="24"/>
            <w:szCs w:val="24"/>
            <w:rtl/>
            <w:lang w:bidi="fa-IR"/>
          </w:rPr>
          <w:delText>مسئولین</w:delText>
        </w:r>
      </w:del>
      <w:ins w:id="2303" w:author="Mehrnazi Boojari" w:date="2019-01-07T10:39:00Z">
        <w:r w:rsidR="006A1F1D">
          <w:rPr>
            <w:rFonts w:ascii="B Lotus" w:eastAsia="Calibri" w:hAnsi="B Lotus" w:cs="B Lotus" w:hint="cs"/>
            <w:sz w:val="24"/>
            <w:szCs w:val="24"/>
            <w:rtl/>
            <w:lang w:bidi="fa-IR"/>
          </w:rPr>
          <w:t>مسئولان</w:t>
        </w:r>
      </w:ins>
      <w:r w:rsidRPr="00B07651">
        <w:rPr>
          <w:rFonts w:ascii="B Lotus" w:eastAsia="Calibri" w:hAnsi="B Lotus" w:cs="B Lotus" w:hint="cs"/>
          <w:sz w:val="24"/>
          <w:szCs w:val="24"/>
          <w:rtl/>
          <w:lang w:bidi="fa-IR"/>
        </w:rPr>
        <w:t xml:space="preserve"> و مجریان است که این نوع </w:t>
      </w:r>
      <w:del w:id="2304" w:author="Mehrnazi Boojari" w:date="2019-01-08T03:35:00Z">
        <w:r w:rsidRPr="00B07651" w:rsidDel="00666313">
          <w:rPr>
            <w:rFonts w:ascii="B Lotus" w:eastAsia="Calibri" w:hAnsi="B Lotus" w:cs="B Lotus" w:hint="cs"/>
            <w:sz w:val="24"/>
            <w:szCs w:val="24"/>
            <w:rtl/>
            <w:lang w:bidi="fa-IR"/>
          </w:rPr>
          <w:delText>مطالبه گری</w:delText>
        </w:r>
      </w:del>
      <w:ins w:id="2305" w:author="Mehrnazi Boojari" w:date="2019-01-08T03:35:00Z">
        <w:r w:rsidR="00666313">
          <w:rPr>
            <w:rFonts w:ascii="B Lotus" w:eastAsia="Calibri" w:hAnsi="B Lotus" w:cs="B Lotus" w:hint="cs"/>
            <w:sz w:val="24"/>
            <w:szCs w:val="24"/>
            <w:rtl/>
            <w:lang w:bidi="fa-IR"/>
          </w:rPr>
          <w:t>مطالبه‌گری</w:t>
        </w:r>
      </w:ins>
      <w:r w:rsidRPr="00B07651">
        <w:rPr>
          <w:rFonts w:ascii="B Lotus" w:eastAsia="Calibri" w:hAnsi="B Lotus" w:cs="B Lotus" w:hint="cs"/>
          <w:sz w:val="24"/>
          <w:szCs w:val="24"/>
          <w:rtl/>
          <w:lang w:bidi="fa-IR"/>
        </w:rPr>
        <w:t xml:space="preserve"> به معنای سنجش فرد کاندید با موضوعات</w:t>
      </w:r>
      <w:del w:id="2306" w:author="Mehrnazi Boojari" w:date="2019-01-07T09:53:00Z">
        <w:r w:rsidRPr="00B07651" w:rsidDel="00572891">
          <w:rPr>
            <w:rFonts w:ascii="B Lotus" w:eastAsia="Calibri" w:hAnsi="B Lotus" w:cs="B Lotus" w:hint="cs"/>
            <w:sz w:val="24"/>
            <w:szCs w:val="24"/>
            <w:rtl/>
            <w:lang w:bidi="fa-IR"/>
          </w:rPr>
          <w:delText xml:space="preserve"> جهت ساز </w:delText>
        </w:r>
      </w:del>
      <w:ins w:id="2307" w:author="Mehrnazi Boojari" w:date="2019-01-07T09:53:00Z">
        <w:r w:rsidR="00572891">
          <w:rPr>
            <w:rFonts w:ascii="B Lotus" w:eastAsia="Calibri" w:hAnsi="B Lotus" w:cs="B Lotus" w:hint="cs"/>
            <w:sz w:val="24"/>
            <w:szCs w:val="24"/>
            <w:rtl/>
            <w:lang w:bidi="fa-IR"/>
          </w:rPr>
          <w:t xml:space="preserve"> جهت‌ساز</w:t>
        </w:r>
      </w:ins>
      <w:del w:id="2308" w:author="Mehrnazi Boojari" w:date="2019-01-07T09:57:00Z">
        <w:r w:rsidRPr="00B07651" w:rsidDel="00A31D6F">
          <w:rPr>
            <w:rFonts w:ascii="B Lotus" w:eastAsia="Calibri" w:hAnsi="B Lotus" w:cs="B Lotus" w:hint="cs"/>
            <w:sz w:val="24"/>
            <w:szCs w:val="24"/>
            <w:rtl/>
            <w:lang w:bidi="fa-IR"/>
          </w:rPr>
          <w:delText xml:space="preserve"> </w:delText>
        </w:r>
      </w:del>
      <w:ins w:id="2309" w:author="Mehrnazi Boojari" w:date="2019-01-07T09:57:00Z">
        <w:r w:rsidR="00A31D6F">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 xml:space="preserve">در جامعه </w:t>
      </w:r>
      <w:del w:id="2310" w:author="Mehrnazi Boojari" w:date="2019-01-10T02:35:00Z">
        <w:r w:rsidRPr="00B07651" w:rsidDel="00EF51DE">
          <w:rPr>
            <w:rFonts w:ascii="B Lotus" w:eastAsia="Calibri" w:hAnsi="B Lotus" w:cs="B Lotus" w:hint="cs"/>
            <w:sz w:val="24"/>
            <w:szCs w:val="24"/>
            <w:rtl/>
            <w:lang w:bidi="fa-IR"/>
          </w:rPr>
          <w:delText xml:space="preserve">بوده </w:delText>
        </w:r>
      </w:del>
      <w:ins w:id="2311" w:author="Mehrnazi Boojari" w:date="2019-01-10T02:35:00Z">
        <w:r w:rsidR="00EF51DE">
          <w:rPr>
            <w:rFonts w:ascii="B Lotus" w:eastAsia="Calibri" w:hAnsi="B Lotus" w:cs="B Lotus" w:hint="cs"/>
            <w:sz w:val="24"/>
            <w:szCs w:val="24"/>
            <w:rtl/>
            <w:lang w:bidi="fa-IR"/>
          </w:rPr>
          <w:t>است</w:t>
        </w:r>
        <w:r w:rsidR="00EF51DE"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 xml:space="preserve">که </w:t>
      </w:r>
      <w:del w:id="2312" w:author="Mehrnazi Boojari" w:date="2019-01-10T00:17:00Z">
        <w:r w:rsidRPr="00B07651" w:rsidDel="000A3EC2">
          <w:rPr>
            <w:rFonts w:ascii="B Lotus" w:eastAsia="Calibri" w:hAnsi="B Lotus" w:cs="B Lotus" w:hint="cs"/>
            <w:sz w:val="24"/>
            <w:szCs w:val="24"/>
            <w:rtl/>
            <w:lang w:bidi="fa-IR"/>
          </w:rPr>
          <w:delText>از طریق</w:delText>
        </w:r>
      </w:del>
      <w:ins w:id="2313" w:author="Mehrnazi Boojari" w:date="2019-01-10T00:17:00Z">
        <w:r w:rsidR="000A3EC2">
          <w:rPr>
            <w:rFonts w:ascii="B Lotus" w:eastAsia="Calibri" w:hAnsi="B Lotus" w:cs="B Lotus" w:hint="cs"/>
            <w:sz w:val="24"/>
            <w:szCs w:val="24"/>
            <w:rtl/>
            <w:lang w:bidi="fa-IR"/>
          </w:rPr>
          <w:t>از</w:t>
        </w:r>
        <w:r w:rsidR="000A3EC2">
          <w:rPr>
            <w:rFonts w:ascii="Times New Roman" w:eastAsia="Calibri" w:hAnsi="Times New Roman" w:cs="Times New Roman" w:hint="cs"/>
            <w:sz w:val="24"/>
            <w:szCs w:val="24"/>
            <w:rtl/>
            <w:lang w:bidi="fa-IR"/>
          </w:rPr>
          <w:t> </w:t>
        </w:r>
        <w:r w:rsidR="000A3EC2">
          <w:rPr>
            <w:rFonts w:ascii="B Lotus" w:eastAsia="Calibri" w:hAnsi="B Lotus" w:cs="B Lotus" w:hint="cs"/>
            <w:sz w:val="24"/>
            <w:szCs w:val="24"/>
            <w:rtl/>
            <w:lang w:bidi="fa-IR"/>
          </w:rPr>
          <w:t>طریق</w:t>
        </w:r>
      </w:ins>
      <w:r w:rsidRPr="00B07651">
        <w:rPr>
          <w:rFonts w:ascii="B Lotus" w:eastAsia="Calibri" w:hAnsi="B Lotus" w:cs="B Lotus" w:hint="cs"/>
          <w:sz w:val="24"/>
          <w:szCs w:val="24"/>
          <w:rtl/>
          <w:lang w:bidi="fa-IR"/>
        </w:rPr>
        <w:t xml:space="preserve"> کارنامه</w:t>
      </w:r>
      <w:ins w:id="2314" w:author="Mehrnazi Boojari" w:date="2019-01-10T02:35:00Z">
        <w:r w:rsidR="00EF51DE">
          <w:rPr>
            <w:rFonts w:ascii="B Lotus" w:eastAsia="Calibri" w:hAnsi="B Lotus" w:cs="B Nazanin" w:hint="cs"/>
            <w:sz w:val="24"/>
            <w:szCs w:val="24"/>
            <w:rtl/>
            <w:lang w:bidi="fa-IR"/>
          </w:rPr>
          <w:t>‌</w:t>
        </w:r>
      </w:ins>
      <w:del w:id="2315" w:author="Mehrnazi Boojari" w:date="2019-01-10T02:35:00Z">
        <w:r w:rsidRPr="00B07651" w:rsidDel="00EF51DE">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خوانی او به معنای ارزیابی کیفیت عملکرد او اتفاق</w:t>
      </w:r>
      <w:del w:id="2316" w:author="Mehrnazi Boojari" w:date="2019-01-07T09:49:00Z">
        <w:r w:rsidRPr="00B07651" w:rsidDel="006F7CCF">
          <w:rPr>
            <w:rFonts w:ascii="B Lotus" w:eastAsia="Calibri" w:hAnsi="B Lotus" w:cs="B Lotus" w:hint="cs"/>
            <w:sz w:val="24"/>
            <w:szCs w:val="24"/>
            <w:rtl/>
            <w:lang w:bidi="fa-IR"/>
          </w:rPr>
          <w:delText xml:space="preserve"> می </w:delText>
        </w:r>
      </w:del>
      <w:ins w:id="2317" w:author="Mehrnazi Boojari" w:date="2019-01-07T09:49:00Z">
        <w:r w:rsidR="006F7CCF">
          <w:rPr>
            <w:rFonts w:ascii="B Lotus" w:eastAsia="Calibri" w:hAnsi="B Lotus" w:cs="B Lotus" w:hint="cs"/>
            <w:sz w:val="24"/>
            <w:szCs w:val="24"/>
            <w:rtl/>
            <w:lang w:bidi="fa-IR"/>
          </w:rPr>
          <w:t xml:space="preserve"> می‌</w:t>
        </w:r>
      </w:ins>
      <w:r w:rsidRPr="00B07651">
        <w:rPr>
          <w:rFonts w:ascii="B Lotus" w:eastAsia="Calibri" w:hAnsi="B Lotus" w:cs="B Lotus" w:hint="cs"/>
          <w:sz w:val="24"/>
          <w:szCs w:val="24"/>
          <w:rtl/>
          <w:lang w:bidi="fa-IR"/>
        </w:rPr>
        <w:t>افتد</w:t>
      </w:r>
      <w:del w:id="2318" w:author="Mehrnazi Boojari" w:date="2019-01-07T09:53:00Z">
        <w:r w:rsidRPr="00B07651" w:rsidDel="006F7CCF">
          <w:rPr>
            <w:rFonts w:ascii="B Lotus" w:eastAsia="Calibri" w:hAnsi="B Lotus" w:cs="B Lotus" w:hint="cs"/>
            <w:sz w:val="24"/>
            <w:szCs w:val="24"/>
            <w:rtl/>
            <w:lang w:bidi="fa-IR"/>
          </w:rPr>
          <w:delText xml:space="preserve"> . </w:delText>
        </w:r>
      </w:del>
      <w:ins w:id="2319" w:author="Mehrnazi Boojari" w:date="2019-01-07T09:53:00Z">
        <w:r w:rsidR="006F7CCF">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 xml:space="preserve">اما </w:t>
      </w:r>
      <w:r w:rsidRPr="00EF51DE">
        <w:rPr>
          <w:rFonts w:ascii="B Lotus" w:eastAsia="Calibri" w:hAnsi="B Lotus" w:cs="B Lotus" w:hint="cs"/>
          <w:sz w:val="24"/>
          <w:szCs w:val="24"/>
          <w:rtl/>
          <w:lang w:bidi="fa-IR"/>
          <w:rPrChange w:id="2320" w:author="Mehrnazi Boojari" w:date="2019-01-10T02:35:00Z">
            <w:rPr>
              <w:rFonts w:ascii="B Lotus" w:eastAsia="Calibri" w:hAnsi="B Lotus" w:cs="B Lotus" w:hint="cs"/>
              <w:b/>
              <w:bCs/>
              <w:sz w:val="24"/>
              <w:szCs w:val="24"/>
              <w:rtl/>
              <w:lang w:bidi="fa-IR"/>
            </w:rPr>
          </w:rPrChange>
        </w:rPr>
        <w:t>نوع</w:t>
      </w:r>
      <w:r w:rsidRPr="00EF51DE">
        <w:rPr>
          <w:rFonts w:ascii="B Lotus" w:eastAsia="Calibri" w:hAnsi="B Lotus" w:cs="B Lotus"/>
          <w:sz w:val="24"/>
          <w:szCs w:val="24"/>
          <w:rtl/>
          <w:lang w:bidi="fa-IR"/>
          <w:rPrChange w:id="2321" w:author="Mehrnazi Boojari" w:date="2019-01-10T02:35:00Z">
            <w:rPr>
              <w:rFonts w:ascii="B Lotus" w:eastAsia="Calibri" w:hAnsi="B Lotus" w:cs="B Lotus"/>
              <w:b/>
              <w:bCs/>
              <w:sz w:val="24"/>
              <w:szCs w:val="24"/>
              <w:rtl/>
              <w:lang w:bidi="fa-IR"/>
            </w:rPr>
          </w:rPrChange>
        </w:rPr>
        <w:t xml:space="preserve"> </w:t>
      </w:r>
      <w:r w:rsidRPr="00EF51DE">
        <w:rPr>
          <w:rFonts w:ascii="B Lotus" w:eastAsia="Calibri" w:hAnsi="B Lotus" w:cs="B Lotus" w:hint="cs"/>
          <w:sz w:val="24"/>
          <w:szCs w:val="24"/>
          <w:rtl/>
          <w:lang w:bidi="fa-IR"/>
          <w:rPrChange w:id="2322" w:author="Mehrnazi Boojari" w:date="2019-01-10T02:35:00Z">
            <w:rPr>
              <w:rFonts w:ascii="B Lotus" w:eastAsia="Calibri" w:hAnsi="B Lotus" w:cs="B Lotus" w:hint="cs"/>
              <w:b/>
              <w:bCs/>
              <w:sz w:val="24"/>
              <w:szCs w:val="24"/>
              <w:rtl/>
              <w:lang w:bidi="fa-IR"/>
            </w:rPr>
          </w:rPrChange>
        </w:rPr>
        <w:t>سوم</w:t>
      </w:r>
      <w:r w:rsidRPr="00B07651">
        <w:rPr>
          <w:rFonts w:ascii="B Lotus" w:eastAsia="Calibri" w:hAnsi="B Lotus" w:cs="B Lotus" w:hint="cs"/>
          <w:b/>
          <w:bCs/>
          <w:sz w:val="24"/>
          <w:szCs w:val="24"/>
          <w:rtl/>
          <w:lang w:bidi="fa-IR"/>
        </w:rPr>
        <w:t xml:space="preserve"> </w:t>
      </w:r>
      <w:r w:rsidRPr="00B07651">
        <w:rPr>
          <w:rFonts w:ascii="B Lotus" w:eastAsia="Calibri" w:hAnsi="B Lotus" w:cs="B Lotus" w:hint="cs"/>
          <w:sz w:val="24"/>
          <w:szCs w:val="24"/>
          <w:rtl/>
          <w:lang w:bidi="fa-IR"/>
        </w:rPr>
        <w:t xml:space="preserve">از </w:t>
      </w:r>
      <w:del w:id="2323" w:author="Mehrnazi Boojari" w:date="2019-01-08T03:35:00Z">
        <w:r w:rsidRPr="00B07651" w:rsidDel="00666313">
          <w:rPr>
            <w:rFonts w:ascii="B Lotus" w:eastAsia="Calibri" w:hAnsi="B Lotus" w:cs="B Lotus" w:hint="cs"/>
            <w:sz w:val="24"/>
            <w:szCs w:val="24"/>
            <w:rtl/>
            <w:lang w:bidi="fa-IR"/>
          </w:rPr>
          <w:delText>مطالبه گری</w:delText>
        </w:r>
      </w:del>
      <w:ins w:id="2324" w:author="Mehrnazi Boojari" w:date="2019-01-08T03:35:00Z">
        <w:r w:rsidR="00666313">
          <w:rPr>
            <w:rFonts w:ascii="B Lotus" w:eastAsia="Calibri" w:hAnsi="B Lotus" w:cs="B Lotus" w:hint="cs"/>
            <w:sz w:val="24"/>
            <w:szCs w:val="24"/>
            <w:rtl/>
            <w:lang w:bidi="fa-IR"/>
          </w:rPr>
          <w:t>مطالبه‌گری</w:t>
        </w:r>
      </w:ins>
      <w:del w:id="2325" w:author="Mehrnazi Boojari" w:date="2019-01-07T09:47:00Z">
        <w:r w:rsidRPr="00B07651" w:rsidDel="006F7CCF">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 xml:space="preserve"> برای بهینه</w:t>
      </w:r>
      <w:del w:id="2326" w:author="Mehrnazi Boojari" w:date="2019-01-07T09:51:00Z">
        <w:r w:rsidRPr="00B07651" w:rsidDel="006F7CCF">
          <w:rPr>
            <w:rFonts w:ascii="B Lotus" w:eastAsia="Calibri" w:hAnsi="B Lotus" w:cs="B Lotus" w:hint="cs"/>
            <w:sz w:val="24"/>
            <w:szCs w:val="24"/>
            <w:rtl/>
            <w:lang w:bidi="fa-IR"/>
          </w:rPr>
          <w:delText xml:space="preserve"> سازی </w:delText>
        </w:r>
      </w:del>
      <w:ins w:id="2327" w:author="Mehrnazi Boojari" w:date="2019-01-07T09:51:00Z">
        <w:r w:rsidR="006F7CCF">
          <w:rPr>
            <w:rFonts w:ascii="B Lotus" w:eastAsia="Calibri" w:hAnsi="B Lotus" w:cs="B Lotus" w:hint="cs"/>
            <w:sz w:val="24"/>
            <w:szCs w:val="24"/>
            <w:rtl/>
            <w:lang w:bidi="fa-IR"/>
          </w:rPr>
          <w:t xml:space="preserve">‌سازی </w:t>
        </w:r>
      </w:ins>
      <w:r w:rsidRPr="00B07651">
        <w:rPr>
          <w:rFonts w:ascii="B Lotus" w:eastAsia="Calibri" w:hAnsi="B Lotus" w:cs="B Lotus" w:hint="cs"/>
          <w:sz w:val="24"/>
          <w:szCs w:val="24"/>
          <w:rtl/>
          <w:lang w:bidi="fa-IR"/>
        </w:rPr>
        <w:t xml:space="preserve">تصمیمات </w:t>
      </w:r>
      <w:del w:id="2328" w:author="Mehrnazi Boojari" w:date="2019-01-07T10:39:00Z">
        <w:r w:rsidRPr="00B07651" w:rsidDel="006A1F1D">
          <w:rPr>
            <w:rFonts w:ascii="B Lotus" w:eastAsia="Calibri" w:hAnsi="B Lotus" w:cs="B Lotus" w:hint="cs"/>
            <w:sz w:val="24"/>
            <w:szCs w:val="24"/>
            <w:rtl/>
            <w:lang w:bidi="fa-IR"/>
          </w:rPr>
          <w:delText>مسئولین</w:delText>
        </w:r>
      </w:del>
      <w:ins w:id="2329" w:author="Mehrnazi Boojari" w:date="2019-01-07T10:39:00Z">
        <w:r w:rsidR="006A1F1D">
          <w:rPr>
            <w:rFonts w:ascii="B Lotus" w:eastAsia="Calibri" w:hAnsi="B Lotus" w:cs="B Lotus" w:hint="cs"/>
            <w:sz w:val="24"/>
            <w:szCs w:val="24"/>
            <w:rtl/>
            <w:lang w:bidi="fa-IR"/>
          </w:rPr>
          <w:t>مسئولان</w:t>
        </w:r>
      </w:ins>
      <w:r w:rsidRPr="00B07651">
        <w:rPr>
          <w:rFonts w:ascii="B Lotus" w:eastAsia="Calibri" w:hAnsi="B Lotus" w:cs="B Lotus"/>
          <w:sz w:val="24"/>
          <w:szCs w:val="24"/>
          <w:vertAlign w:val="superscript"/>
          <w:rtl/>
          <w:lang w:bidi="fa-IR"/>
        </w:rPr>
        <w:footnoteReference w:id="26"/>
      </w:r>
      <w:r w:rsidRPr="00B07651">
        <w:rPr>
          <w:rFonts w:ascii="B Lotus" w:eastAsia="Calibri" w:hAnsi="B Lotus" w:cs="B Lotus" w:hint="cs"/>
          <w:sz w:val="24"/>
          <w:szCs w:val="24"/>
          <w:rtl/>
          <w:lang w:bidi="fa-IR"/>
        </w:rPr>
        <w:t xml:space="preserve"> است</w:t>
      </w:r>
      <w:del w:id="2344" w:author="Mehrnazi Boojari" w:date="2019-01-07T09:53:00Z">
        <w:r w:rsidRPr="00B07651" w:rsidDel="006F7CCF">
          <w:rPr>
            <w:rFonts w:ascii="B Lotus" w:eastAsia="Calibri" w:hAnsi="B Lotus" w:cs="B Lotus" w:hint="cs"/>
            <w:sz w:val="24"/>
            <w:szCs w:val="24"/>
            <w:rtl/>
            <w:lang w:bidi="fa-IR"/>
          </w:rPr>
          <w:delText xml:space="preserve"> . </w:delText>
        </w:r>
      </w:del>
      <w:ins w:id="2345" w:author="Mehrnazi Boojari" w:date="2019-01-07T09:53:00Z">
        <w:r w:rsidR="006F7CCF">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بدین صورت که جریان مطالبه</w:t>
      </w:r>
      <w:ins w:id="2346" w:author="Mehrnazi Boojari" w:date="2019-01-08T03:35:00Z">
        <w:r w:rsidR="00666313">
          <w:rPr>
            <w:rFonts w:ascii="B Lotus" w:eastAsia="Calibri" w:hAnsi="B Lotus" w:cs="B Nazanin" w:hint="cs"/>
            <w:sz w:val="24"/>
            <w:szCs w:val="24"/>
            <w:rtl/>
            <w:lang w:bidi="fa-IR"/>
          </w:rPr>
          <w:t>‌</w:t>
        </w:r>
      </w:ins>
      <w:del w:id="2347" w:author="Mehrnazi Boojari" w:date="2019-01-08T03:35:00Z">
        <w:r w:rsidRPr="00B07651" w:rsidDel="00666313">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گر با فهم تحولات اجتماعی در جامعه و با یافتن موضوعات</w:t>
      </w:r>
      <w:del w:id="2348" w:author="Mehrnazi Boojari" w:date="2019-01-07T09:53:00Z">
        <w:r w:rsidRPr="00B07651" w:rsidDel="00572891">
          <w:rPr>
            <w:rFonts w:ascii="B Lotus" w:eastAsia="Calibri" w:hAnsi="B Lotus" w:cs="B Lotus" w:hint="cs"/>
            <w:sz w:val="24"/>
            <w:szCs w:val="24"/>
            <w:rtl/>
            <w:lang w:bidi="fa-IR"/>
          </w:rPr>
          <w:delText xml:space="preserve"> جهت ساز </w:delText>
        </w:r>
      </w:del>
      <w:ins w:id="2349" w:author="Mehrnazi Boojari" w:date="2019-01-07T09:53:00Z">
        <w:r w:rsidR="00572891">
          <w:rPr>
            <w:rFonts w:ascii="B Lotus" w:eastAsia="Calibri" w:hAnsi="B Lotus" w:cs="B Lotus" w:hint="cs"/>
            <w:sz w:val="24"/>
            <w:szCs w:val="24"/>
            <w:rtl/>
            <w:lang w:bidi="fa-IR"/>
          </w:rPr>
          <w:t xml:space="preserve"> جهت‌ساز </w:t>
        </w:r>
      </w:ins>
      <w:r w:rsidRPr="00B07651">
        <w:rPr>
          <w:rFonts w:ascii="B Lotus" w:eastAsia="Calibri" w:hAnsi="B Lotus" w:cs="B Lotus" w:hint="cs"/>
          <w:sz w:val="24"/>
          <w:szCs w:val="24"/>
          <w:rtl/>
          <w:lang w:bidi="fa-IR"/>
        </w:rPr>
        <w:t>در این تحولات</w:t>
      </w:r>
      <w:del w:id="2350" w:author="Mehrnazi Boojari" w:date="2019-01-10T02:35:00Z">
        <w:r w:rsidRPr="00B07651" w:rsidDel="00EF51DE">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بتواند تصمیمات </w:t>
      </w:r>
      <w:del w:id="2351" w:author="Mehrnazi Boojari" w:date="2019-01-07T10:39:00Z">
        <w:r w:rsidRPr="00B07651" w:rsidDel="006A1F1D">
          <w:rPr>
            <w:rFonts w:ascii="B Lotus" w:eastAsia="Calibri" w:hAnsi="B Lotus" w:cs="B Lotus" w:hint="cs"/>
            <w:sz w:val="24"/>
            <w:szCs w:val="24"/>
            <w:rtl/>
            <w:lang w:bidi="fa-IR"/>
          </w:rPr>
          <w:delText>مسئولین</w:delText>
        </w:r>
      </w:del>
      <w:ins w:id="2352" w:author="Mehrnazi Boojari" w:date="2019-01-07T10:39:00Z">
        <w:r w:rsidR="006A1F1D">
          <w:rPr>
            <w:rFonts w:ascii="B Lotus" w:eastAsia="Calibri" w:hAnsi="B Lotus" w:cs="B Lotus" w:hint="cs"/>
            <w:sz w:val="24"/>
            <w:szCs w:val="24"/>
            <w:rtl/>
            <w:lang w:bidi="fa-IR"/>
          </w:rPr>
          <w:t>مسئولان</w:t>
        </w:r>
      </w:ins>
      <w:r w:rsidRPr="00B07651">
        <w:rPr>
          <w:rFonts w:ascii="B Lotus" w:eastAsia="Calibri" w:hAnsi="B Lotus" w:cs="B Lotus" w:hint="cs"/>
          <w:sz w:val="24"/>
          <w:szCs w:val="24"/>
          <w:rtl/>
          <w:lang w:bidi="fa-IR"/>
        </w:rPr>
        <w:t xml:space="preserve"> را برای حال و</w:t>
      </w:r>
      <w:ins w:id="2353" w:author="Mehrnazi Boojari" w:date="2019-01-08T03:35:00Z">
        <w:r w:rsidR="00666313">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آینده بهینه</w:t>
      </w:r>
      <w:del w:id="2354" w:author="Mehrnazi Boojari" w:date="2019-01-07T09:51:00Z">
        <w:r w:rsidRPr="00B07651" w:rsidDel="006F7CCF">
          <w:rPr>
            <w:rFonts w:ascii="B Lotus" w:eastAsia="Calibri" w:hAnsi="B Lotus" w:cs="B Lotus" w:hint="cs"/>
            <w:sz w:val="24"/>
            <w:szCs w:val="24"/>
            <w:rtl/>
            <w:lang w:bidi="fa-IR"/>
          </w:rPr>
          <w:delText xml:space="preserve"> سازی </w:delText>
        </w:r>
      </w:del>
      <w:ins w:id="2355" w:author="Mehrnazi Boojari" w:date="2019-01-07T09:51:00Z">
        <w:r w:rsidR="006F7CCF">
          <w:rPr>
            <w:rFonts w:ascii="B Lotus" w:eastAsia="Calibri" w:hAnsi="B Lotus" w:cs="B Lotus" w:hint="cs"/>
            <w:sz w:val="24"/>
            <w:szCs w:val="24"/>
            <w:rtl/>
            <w:lang w:bidi="fa-IR"/>
          </w:rPr>
          <w:t xml:space="preserve">‌سازی </w:t>
        </w:r>
      </w:ins>
      <w:r w:rsidRPr="00B07651">
        <w:rPr>
          <w:rFonts w:ascii="B Lotus" w:eastAsia="Calibri" w:hAnsi="B Lotus" w:cs="B Lotus" w:hint="cs"/>
          <w:sz w:val="24"/>
          <w:szCs w:val="24"/>
          <w:rtl/>
          <w:lang w:bidi="fa-IR"/>
        </w:rPr>
        <w:t>کند</w:t>
      </w:r>
      <w:del w:id="2356" w:author="Mehrnazi Boojari" w:date="2019-01-07T09:53:00Z">
        <w:r w:rsidRPr="00B07651" w:rsidDel="006F7CCF">
          <w:rPr>
            <w:rFonts w:ascii="B Lotus" w:eastAsia="Calibri" w:hAnsi="B Lotus" w:cs="B Lotus" w:hint="cs"/>
            <w:sz w:val="24"/>
            <w:szCs w:val="24"/>
            <w:rtl/>
            <w:lang w:bidi="fa-IR"/>
          </w:rPr>
          <w:delText xml:space="preserve"> . </w:delText>
        </w:r>
      </w:del>
      <w:ins w:id="2357" w:author="Mehrnazi Boojari" w:date="2019-01-07T09:53:00Z">
        <w:r w:rsidR="006F7CCF">
          <w:rPr>
            <w:rFonts w:ascii="B Lotus" w:eastAsia="Calibri" w:hAnsi="B Lotus" w:cs="B Lotus" w:hint="cs"/>
            <w:sz w:val="24"/>
            <w:szCs w:val="24"/>
            <w:rtl/>
            <w:lang w:bidi="fa-IR"/>
          </w:rPr>
          <w:t xml:space="preserve">. </w:t>
        </w:r>
      </w:ins>
    </w:p>
    <w:p w14:paraId="18B2A4F1" w14:textId="77777777" w:rsidR="00B07651" w:rsidRPr="00B07651" w:rsidRDefault="00B07651" w:rsidP="00913D28">
      <w:pPr>
        <w:pStyle w:val="Heading2"/>
        <w:rPr>
          <w:rtl/>
        </w:rPr>
      </w:pPr>
      <w:bookmarkStart w:id="2358" w:name="_Toc533259380"/>
      <w:bookmarkStart w:id="2359" w:name="_Toc533781167"/>
      <w:bookmarkStart w:id="2360" w:name="_Toc533781488"/>
      <w:bookmarkStart w:id="2361" w:name="_Toc533781603"/>
      <w:bookmarkStart w:id="2362" w:name="_Toc533781789"/>
      <w:bookmarkStart w:id="2363" w:name="_Toc533782123"/>
      <w:r w:rsidRPr="00B07651">
        <w:rPr>
          <w:rFonts w:hint="cs"/>
          <w:rtl/>
        </w:rPr>
        <w:t>گزارش راهبردی</w:t>
      </w:r>
      <w:del w:id="2364" w:author="Mehrnazi Boojari" w:date="2019-01-07T09:47:00Z">
        <w:r w:rsidRPr="00B07651" w:rsidDel="006F7CCF">
          <w:rPr>
            <w:rFonts w:hint="cs"/>
            <w:rtl/>
          </w:rPr>
          <w:delText xml:space="preserve"> ؛</w:delText>
        </w:r>
      </w:del>
      <w:ins w:id="2365" w:author="Mehrnazi Boojari" w:date="2019-01-07T09:47:00Z">
        <w:r w:rsidR="006F7CCF">
          <w:rPr>
            <w:rFonts w:hint="cs"/>
            <w:rtl/>
          </w:rPr>
          <w:t>؛</w:t>
        </w:r>
      </w:ins>
      <w:r w:rsidRPr="00B07651">
        <w:rPr>
          <w:rFonts w:hint="cs"/>
          <w:rtl/>
        </w:rPr>
        <w:t xml:space="preserve"> ابزار بهینه</w:t>
      </w:r>
      <w:del w:id="2366" w:author="Mehrnazi Boojari" w:date="2019-01-07T09:51:00Z">
        <w:r w:rsidRPr="00B07651" w:rsidDel="006F7CCF">
          <w:rPr>
            <w:rFonts w:hint="cs"/>
            <w:rtl/>
          </w:rPr>
          <w:delText xml:space="preserve"> سازی </w:delText>
        </w:r>
      </w:del>
      <w:ins w:id="2367" w:author="Mehrnazi Boojari" w:date="2019-01-07T09:51:00Z">
        <w:r w:rsidR="006F7CCF">
          <w:rPr>
            <w:rFonts w:hint="cs"/>
            <w:rtl/>
          </w:rPr>
          <w:t xml:space="preserve">‌سازی </w:t>
        </w:r>
      </w:ins>
      <w:r w:rsidRPr="00B07651">
        <w:rPr>
          <w:rFonts w:hint="cs"/>
          <w:rtl/>
        </w:rPr>
        <w:t xml:space="preserve">تصمیمات </w:t>
      </w:r>
      <w:del w:id="2368" w:author="Mehrnazi Boojari" w:date="2019-01-07T10:39:00Z">
        <w:r w:rsidRPr="00B07651" w:rsidDel="006A1F1D">
          <w:rPr>
            <w:rFonts w:hint="cs"/>
            <w:rtl/>
          </w:rPr>
          <w:delText>مسئولین</w:delText>
        </w:r>
      </w:del>
      <w:ins w:id="2369" w:author="Mehrnazi Boojari" w:date="2019-01-07T10:39:00Z">
        <w:r w:rsidR="006A1F1D">
          <w:rPr>
            <w:rFonts w:hint="cs"/>
            <w:rtl/>
          </w:rPr>
          <w:t>مسئولان</w:t>
        </w:r>
      </w:ins>
      <w:r w:rsidRPr="00B07651">
        <w:rPr>
          <w:rFonts w:hint="cs"/>
          <w:rtl/>
        </w:rPr>
        <w:t xml:space="preserve"> در موضوعات</w:t>
      </w:r>
      <w:del w:id="2370" w:author="Mehrnazi Boojari" w:date="2019-01-07T09:53:00Z">
        <w:r w:rsidRPr="00B07651" w:rsidDel="00572891">
          <w:rPr>
            <w:rFonts w:hint="cs"/>
            <w:rtl/>
          </w:rPr>
          <w:delText xml:space="preserve"> جهت ساز</w:delText>
        </w:r>
        <w:bookmarkEnd w:id="2358"/>
        <w:bookmarkEnd w:id="2359"/>
        <w:bookmarkEnd w:id="2360"/>
        <w:bookmarkEnd w:id="2361"/>
        <w:bookmarkEnd w:id="2362"/>
        <w:bookmarkEnd w:id="2363"/>
        <w:r w:rsidRPr="00B07651" w:rsidDel="00572891">
          <w:rPr>
            <w:rFonts w:hint="cs"/>
            <w:rtl/>
          </w:rPr>
          <w:delText xml:space="preserve"> </w:delText>
        </w:r>
      </w:del>
      <w:ins w:id="2371" w:author="Mehrnazi Boojari" w:date="2019-01-07T09:53:00Z">
        <w:r w:rsidR="00572891">
          <w:rPr>
            <w:rFonts w:hint="cs"/>
            <w:rtl/>
          </w:rPr>
          <w:t xml:space="preserve"> جهت‌ساز </w:t>
        </w:r>
      </w:ins>
    </w:p>
    <w:p w14:paraId="186E791C" w14:textId="77777777" w:rsidR="00B07651" w:rsidRPr="00B07651" w:rsidRDefault="00B07651" w:rsidP="00EF51DE">
      <w:pPr>
        <w:bidi/>
        <w:ind w:firstLine="227"/>
        <w:jc w:val="both"/>
        <w:rPr>
          <w:rFonts w:ascii="B Lotus" w:eastAsia="Calibri" w:hAnsi="B Lotus" w:cs="B Lotus"/>
          <w:sz w:val="24"/>
          <w:szCs w:val="24"/>
          <w:rtl/>
          <w:lang w:bidi="fa-IR"/>
        </w:rPr>
      </w:pPr>
      <w:r w:rsidRPr="00B07651">
        <w:rPr>
          <w:rFonts w:ascii="B Lotus" w:eastAsia="Calibri" w:hAnsi="B Lotus" w:cs="B Lotus" w:hint="cs"/>
          <w:sz w:val="24"/>
          <w:szCs w:val="24"/>
          <w:rtl/>
          <w:lang w:bidi="fa-IR"/>
        </w:rPr>
        <w:t>ابزار بهینه</w:t>
      </w:r>
      <w:del w:id="2372" w:author="Mehrnazi Boojari" w:date="2019-01-07T09:51:00Z">
        <w:r w:rsidRPr="00B07651" w:rsidDel="006F7CCF">
          <w:rPr>
            <w:rFonts w:ascii="B Lotus" w:eastAsia="Calibri" w:hAnsi="B Lotus" w:cs="B Lotus" w:hint="cs"/>
            <w:sz w:val="24"/>
            <w:szCs w:val="24"/>
            <w:rtl/>
            <w:lang w:bidi="fa-IR"/>
          </w:rPr>
          <w:delText xml:space="preserve"> سازی </w:delText>
        </w:r>
      </w:del>
      <w:ins w:id="2373" w:author="Mehrnazi Boojari" w:date="2019-01-07T09:51:00Z">
        <w:r w:rsidR="006F7CCF">
          <w:rPr>
            <w:rFonts w:ascii="B Lotus" w:eastAsia="Calibri" w:hAnsi="B Lotus" w:cs="B Lotus" w:hint="cs"/>
            <w:sz w:val="24"/>
            <w:szCs w:val="24"/>
            <w:rtl/>
            <w:lang w:bidi="fa-IR"/>
          </w:rPr>
          <w:t xml:space="preserve">‌سازی </w:t>
        </w:r>
      </w:ins>
      <w:r w:rsidRPr="00B07651">
        <w:rPr>
          <w:rFonts w:ascii="B Lotus" w:eastAsia="Calibri" w:hAnsi="B Lotus" w:cs="B Lotus" w:hint="cs"/>
          <w:sz w:val="24"/>
          <w:szCs w:val="24"/>
          <w:rtl/>
          <w:lang w:bidi="fa-IR"/>
        </w:rPr>
        <w:t xml:space="preserve">تصمیمات </w:t>
      </w:r>
      <w:del w:id="2374" w:author="Mehrnazi Boojari" w:date="2019-01-07T10:39:00Z">
        <w:r w:rsidRPr="00B07651" w:rsidDel="006A1F1D">
          <w:rPr>
            <w:rFonts w:ascii="B Lotus" w:eastAsia="Calibri" w:hAnsi="B Lotus" w:cs="B Lotus" w:hint="cs"/>
            <w:sz w:val="24"/>
            <w:szCs w:val="24"/>
            <w:rtl/>
            <w:lang w:bidi="fa-IR"/>
          </w:rPr>
          <w:delText>مسئولین</w:delText>
        </w:r>
      </w:del>
      <w:ins w:id="2375" w:author="Mehrnazi Boojari" w:date="2019-01-07T10:39:00Z">
        <w:r w:rsidR="006A1F1D">
          <w:rPr>
            <w:rFonts w:ascii="B Lotus" w:eastAsia="Calibri" w:hAnsi="B Lotus" w:cs="B Lotus" w:hint="cs"/>
            <w:sz w:val="24"/>
            <w:szCs w:val="24"/>
            <w:rtl/>
            <w:lang w:bidi="fa-IR"/>
          </w:rPr>
          <w:t>مسئولان</w:t>
        </w:r>
      </w:ins>
      <w:r w:rsidRPr="00B07651">
        <w:rPr>
          <w:rFonts w:ascii="B Lotus" w:eastAsia="Calibri" w:hAnsi="B Lotus" w:cs="B Lotus" w:hint="cs"/>
          <w:sz w:val="24"/>
          <w:szCs w:val="24"/>
          <w:rtl/>
          <w:lang w:bidi="fa-IR"/>
        </w:rPr>
        <w:t xml:space="preserve"> در موضوعات جهت</w:t>
      </w:r>
      <w:ins w:id="2376" w:author="Mehrnazi Boojari" w:date="2019-01-10T02:36:00Z">
        <w:r w:rsidR="00EF51DE">
          <w:rPr>
            <w:rFonts w:ascii="B Lotus" w:eastAsia="Calibri" w:hAnsi="B Lotus" w:cs="B Nazanin" w:hint="cs"/>
            <w:sz w:val="24"/>
            <w:szCs w:val="24"/>
            <w:rtl/>
            <w:lang w:bidi="fa-IR"/>
          </w:rPr>
          <w:t>‌</w:t>
        </w:r>
      </w:ins>
      <w:del w:id="2377" w:author="Mehrnazi Boojari" w:date="2019-01-10T02:36:00Z">
        <w:r w:rsidRPr="00B07651" w:rsidDel="00EF51DE">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ساز</w:t>
      </w:r>
      <w:del w:id="2378" w:author="Mehrnazi Boojari" w:date="2019-01-07T09:47:00Z">
        <w:r w:rsidRPr="00B07651" w:rsidDel="006F7CCF">
          <w:rPr>
            <w:rFonts w:ascii="B Lotus" w:eastAsia="Calibri" w:hAnsi="B Lotus" w:cs="B Lotus" w:hint="cs"/>
            <w:sz w:val="24"/>
            <w:szCs w:val="24"/>
            <w:rtl/>
            <w:lang w:bidi="fa-IR"/>
          </w:rPr>
          <w:delText xml:space="preserve"> ،</w:delText>
        </w:r>
      </w:del>
      <w:ins w:id="2379" w:author="Mehrnazi Boojari" w:date="2019-01-10T02:36:00Z">
        <w:r w:rsidR="00EF51DE">
          <w:rPr>
            <w:rFonts w:ascii="B Lotus" w:eastAsia="Calibri" w:hAnsi="B Lotus" w:cs="B Nazanin" w:hint="cs"/>
            <w:sz w:val="24"/>
            <w:szCs w:val="24"/>
            <w:rtl/>
            <w:lang w:bidi="fa-IR"/>
          </w:rPr>
          <w:t>‌</w:t>
        </w:r>
      </w:ins>
      <w:r w:rsidRPr="00B07651">
        <w:rPr>
          <w:rFonts w:ascii="B Lotus" w:eastAsia="Calibri" w:hAnsi="B Lotus" w:cs="B Lotus" w:hint="cs"/>
          <w:sz w:val="24"/>
          <w:szCs w:val="24"/>
          <w:rtl/>
          <w:lang w:bidi="fa-IR"/>
        </w:rPr>
        <w:t xml:space="preserve"> ارائه یکسری گزارشات راهبردی است که از یک سو اگر تصمیمی گرفته نشده بتواند برای گرفتن آن تصمیم جهت</w:t>
      </w:r>
      <w:ins w:id="2380" w:author="Mehrnazi Boojari" w:date="2019-01-10T02:36:00Z">
        <w:r w:rsidR="00EF51DE">
          <w:rPr>
            <w:rFonts w:ascii="B Lotus" w:eastAsia="Calibri" w:hAnsi="B Lotus" w:cs="B Nazanin" w:hint="cs"/>
            <w:sz w:val="24"/>
            <w:szCs w:val="24"/>
            <w:rtl/>
            <w:lang w:bidi="fa-IR"/>
          </w:rPr>
          <w:t>‌</w:t>
        </w:r>
      </w:ins>
      <w:del w:id="2381" w:author="Mehrnazi Boojari" w:date="2019-01-10T02:36:00Z">
        <w:r w:rsidRPr="00B07651" w:rsidDel="00EF51DE">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دهی و بهینه</w:t>
      </w:r>
      <w:del w:id="2382" w:author="Mehrnazi Boojari" w:date="2019-01-07T09:51:00Z">
        <w:r w:rsidRPr="00B07651" w:rsidDel="006F7CCF">
          <w:rPr>
            <w:rFonts w:ascii="B Lotus" w:eastAsia="Calibri" w:hAnsi="B Lotus" w:cs="B Lotus" w:hint="cs"/>
            <w:sz w:val="24"/>
            <w:szCs w:val="24"/>
            <w:rtl/>
            <w:lang w:bidi="fa-IR"/>
          </w:rPr>
          <w:delText xml:space="preserve"> سازی </w:delText>
        </w:r>
      </w:del>
      <w:ins w:id="2383" w:author="Mehrnazi Boojari" w:date="2019-01-07T09:51:00Z">
        <w:r w:rsidR="006F7CCF">
          <w:rPr>
            <w:rFonts w:ascii="B Lotus" w:eastAsia="Calibri" w:hAnsi="B Lotus" w:cs="B Lotus" w:hint="cs"/>
            <w:sz w:val="24"/>
            <w:szCs w:val="24"/>
            <w:rtl/>
            <w:lang w:bidi="fa-IR"/>
          </w:rPr>
          <w:t xml:space="preserve">‌سازی </w:t>
        </w:r>
      </w:ins>
      <w:r w:rsidRPr="00B07651">
        <w:rPr>
          <w:rFonts w:ascii="B Lotus" w:eastAsia="Calibri" w:hAnsi="B Lotus" w:cs="B Lotus" w:hint="cs"/>
          <w:sz w:val="24"/>
          <w:szCs w:val="24"/>
          <w:rtl/>
          <w:lang w:bidi="fa-IR"/>
        </w:rPr>
        <w:t xml:space="preserve">انجام دهد و اگر تصمیمی گرفته شده بتواند آن را آنالیز </w:t>
      </w:r>
      <w:del w:id="2384" w:author="Mehrnazi Boojari" w:date="2019-01-10T02:36:00Z">
        <w:r w:rsidRPr="00B07651" w:rsidDel="00EF51DE">
          <w:rPr>
            <w:rFonts w:ascii="B Lotus" w:eastAsia="Calibri" w:hAnsi="B Lotus" w:cs="B Lotus" w:hint="cs"/>
            <w:sz w:val="24"/>
            <w:szCs w:val="24"/>
            <w:rtl/>
            <w:lang w:bidi="fa-IR"/>
          </w:rPr>
          <w:delText xml:space="preserve">کرده </w:delText>
        </w:r>
      </w:del>
      <w:ins w:id="2385" w:author="Mehrnazi Boojari" w:date="2019-01-10T02:36:00Z">
        <w:r w:rsidR="00EF51DE" w:rsidRPr="00B07651">
          <w:rPr>
            <w:rFonts w:ascii="B Lotus" w:eastAsia="Calibri" w:hAnsi="B Lotus" w:cs="B Lotus" w:hint="cs"/>
            <w:sz w:val="24"/>
            <w:szCs w:val="24"/>
            <w:rtl/>
            <w:lang w:bidi="fa-IR"/>
          </w:rPr>
          <w:t>ک</w:t>
        </w:r>
        <w:r w:rsidR="00EF51DE">
          <w:rPr>
            <w:rFonts w:ascii="B Lotus" w:eastAsia="Calibri" w:hAnsi="B Lotus" w:cs="B Lotus" w:hint="cs"/>
            <w:sz w:val="24"/>
            <w:szCs w:val="24"/>
            <w:rtl/>
            <w:lang w:bidi="fa-IR"/>
          </w:rPr>
          <w:t>ند</w:t>
        </w:r>
        <w:r w:rsidR="00EF51DE"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 xml:space="preserve">و با جهتی که خود دارد مسئول را از تصمیم آگاه </w:t>
      </w:r>
      <w:del w:id="2386" w:author="Mehrnazi Boojari" w:date="2019-01-10T02:36:00Z">
        <w:r w:rsidRPr="00B07651" w:rsidDel="00EF51DE">
          <w:rPr>
            <w:rFonts w:ascii="B Lotus" w:eastAsia="Calibri" w:hAnsi="B Lotus" w:cs="B Lotus" w:hint="cs"/>
            <w:sz w:val="24"/>
            <w:szCs w:val="24"/>
            <w:rtl/>
            <w:lang w:bidi="fa-IR"/>
          </w:rPr>
          <w:delText xml:space="preserve">کرده </w:delText>
        </w:r>
      </w:del>
      <w:ins w:id="2387" w:author="Mehrnazi Boojari" w:date="2019-01-10T02:36:00Z">
        <w:r w:rsidR="00EF51DE" w:rsidRPr="00B07651">
          <w:rPr>
            <w:rFonts w:ascii="B Lotus" w:eastAsia="Calibri" w:hAnsi="B Lotus" w:cs="B Lotus" w:hint="cs"/>
            <w:sz w:val="24"/>
            <w:szCs w:val="24"/>
            <w:rtl/>
            <w:lang w:bidi="fa-IR"/>
          </w:rPr>
          <w:t>ک</w:t>
        </w:r>
        <w:r w:rsidR="00EF51DE">
          <w:rPr>
            <w:rFonts w:ascii="B Lotus" w:eastAsia="Calibri" w:hAnsi="B Lotus" w:cs="B Lotus" w:hint="cs"/>
            <w:sz w:val="24"/>
            <w:szCs w:val="24"/>
            <w:rtl/>
            <w:lang w:bidi="fa-IR"/>
          </w:rPr>
          <w:t>ند</w:t>
        </w:r>
        <w:r w:rsidR="00EF51DE"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 xml:space="preserve">و فضای تنبه برای او </w:t>
      </w:r>
      <w:del w:id="2388" w:author="Mehrnazi Boojari" w:date="2019-01-07T11:01:00Z">
        <w:r w:rsidRPr="00B07651" w:rsidDel="00DB081F">
          <w:rPr>
            <w:rFonts w:ascii="B Lotus" w:eastAsia="Calibri" w:hAnsi="B Lotus" w:cs="B Lotus" w:hint="cs"/>
            <w:sz w:val="24"/>
            <w:szCs w:val="24"/>
            <w:rtl/>
            <w:lang w:bidi="fa-IR"/>
          </w:rPr>
          <w:delText>بوجود</w:delText>
        </w:r>
      </w:del>
      <w:ins w:id="2389" w:author="Mehrnazi Boojari" w:date="2019-01-07T11:01:00Z">
        <w:r w:rsidR="00DB081F">
          <w:rPr>
            <w:rFonts w:ascii="B Lotus" w:eastAsia="Calibri" w:hAnsi="B Lotus" w:cs="B Lotus" w:hint="cs"/>
            <w:sz w:val="24"/>
            <w:szCs w:val="24"/>
            <w:rtl/>
            <w:lang w:bidi="fa-IR"/>
          </w:rPr>
          <w:t>به‌وجود</w:t>
        </w:r>
      </w:ins>
      <w:r w:rsidRPr="00B07651">
        <w:rPr>
          <w:rFonts w:ascii="B Lotus" w:eastAsia="Calibri" w:hAnsi="B Lotus" w:cs="B Lotus" w:hint="cs"/>
          <w:sz w:val="24"/>
          <w:szCs w:val="24"/>
          <w:rtl/>
          <w:lang w:bidi="fa-IR"/>
        </w:rPr>
        <w:t xml:space="preserve"> بیاورد</w:t>
      </w:r>
      <w:del w:id="2390" w:author="Mehrnazi Boojari" w:date="2019-01-07T09:53:00Z">
        <w:r w:rsidRPr="00B07651" w:rsidDel="006F7CCF">
          <w:rPr>
            <w:rFonts w:ascii="B Lotus" w:eastAsia="Calibri" w:hAnsi="B Lotus" w:cs="B Lotus" w:hint="cs"/>
            <w:sz w:val="24"/>
            <w:szCs w:val="24"/>
            <w:rtl/>
            <w:lang w:bidi="fa-IR"/>
          </w:rPr>
          <w:delText xml:space="preserve"> . </w:delText>
        </w:r>
      </w:del>
      <w:ins w:id="2391" w:author="Mehrnazi Boojari" w:date="2019-01-07T09:53:00Z">
        <w:r w:rsidR="006F7CCF">
          <w:rPr>
            <w:rFonts w:ascii="B Lotus" w:eastAsia="Calibri" w:hAnsi="B Lotus" w:cs="B Lotus" w:hint="cs"/>
            <w:sz w:val="24"/>
            <w:szCs w:val="24"/>
            <w:rtl/>
            <w:lang w:bidi="fa-IR"/>
          </w:rPr>
          <w:t xml:space="preserve">. </w:t>
        </w:r>
      </w:ins>
    </w:p>
    <w:p w14:paraId="6128EC8E" w14:textId="77777777" w:rsidR="00B07651" w:rsidRPr="00B07651" w:rsidRDefault="00B07651" w:rsidP="004851C6">
      <w:pPr>
        <w:bidi/>
        <w:ind w:firstLine="227"/>
        <w:jc w:val="both"/>
        <w:rPr>
          <w:rFonts w:ascii="B Lotus" w:eastAsia="Calibri" w:hAnsi="B Lotus" w:cs="B Lotus"/>
          <w:sz w:val="24"/>
          <w:szCs w:val="24"/>
          <w:rtl/>
          <w:lang w:bidi="fa-IR"/>
        </w:rPr>
      </w:pPr>
      <w:r w:rsidRPr="00B07651">
        <w:rPr>
          <w:rFonts w:ascii="B Lotus" w:eastAsia="Calibri" w:hAnsi="B Lotus" w:cs="B Lotus" w:hint="cs"/>
          <w:sz w:val="24"/>
          <w:szCs w:val="24"/>
          <w:rtl/>
          <w:lang w:bidi="fa-IR"/>
        </w:rPr>
        <w:t>گزارشات راهبردی با گزارشات معمولی تفاوت</w:t>
      </w:r>
      <w:del w:id="2392" w:author="Mehrnazi Boojari" w:date="2019-01-07T10:43:00Z">
        <w:r w:rsidRPr="00B07651" w:rsidDel="006A1F1D">
          <w:rPr>
            <w:rFonts w:ascii="B Lotus" w:eastAsia="Calibri" w:hAnsi="B Lotus" w:cs="B Lotus" w:hint="cs"/>
            <w:sz w:val="24"/>
            <w:szCs w:val="24"/>
            <w:rtl/>
            <w:lang w:bidi="fa-IR"/>
          </w:rPr>
          <w:delText xml:space="preserve"> هایی </w:delText>
        </w:r>
      </w:del>
      <w:ins w:id="2393" w:author="Mehrnazi Boojari" w:date="2019-01-07T10:43:00Z">
        <w:r w:rsidR="00AB6077">
          <w:rPr>
            <w:rFonts w:ascii="B Lotus" w:eastAsia="Calibri" w:hAnsi="B Lotus" w:cs="B Lotus" w:hint="cs"/>
            <w:sz w:val="24"/>
            <w:szCs w:val="24"/>
            <w:rtl/>
            <w:lang w:bidi="fa-IR"/>
          </w:rPr>
          <w:t>‌ها</w:t>
        </w:r>
        <w:r w:rsidR="006A1F1D">
          <w:rPr>
            <w:rFonts w:ascii="B Lotus" w:eastAsia="Calibri" w:hAnsi="B Lotus" w:cs="B Lotus" w:hint="cs"/>
            <w:sz w:val="24"/>
            <w:szCs w:val="24"/>
            <w:rtl/>
            <w:lang w:bidi="fa-IR"/>
          </w:rPr>
          <w:t xml:space="preserve">ی </w:t>
        </w:r>
      </w:ins>
      <w:r w:rsidRPr="00B07651">
        <w:rPr>
          <w:rFonts w:ascii="B Lotus" w:eastAsia="Calibri" w:hAnsi="B Lotus" w:cs="B Lotus" w:hint="cs"/>
          <w:sz w:val="24"/>
          <w:szCs w:val="24"/>
          <w:rtl/>
          <w:lang w:bidi="fa-IR"/>
        </w:rPr>
        <w:t>اساسی دارد</w:t>
      </w:r>
      <w:ins w:id="2394" w:author="Mehrnazi Boojari" w:date="2019-01-10T02:37:00Z">
        <w:r w:rsidR="00AB6077">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یکی از اصلی</w:t>
      </w:r>
      <w:del w:id="2395" w:author="Mehrnazi Boojari" w:date="2019-01-07T10:56:00Z">
        <w:r w:rsidRPr="00B07651" w:rsidDel="006A1F1D">
          <w:rPr>
            <w:rFonts w:ascii="B Lotus" w:eastAsia="Calibri" w:hAnsi="B Lotus" w:cs="B Lotus" w:hint="cs"/>
            <w:sz w:val="24"/>
            <w:szCs w:val="24"/>
            <w:rtl/>
            <w:lang w:bidi="fa-IR"/>
          </w:rPr>
          <w:delText xml:space="preserve"> ترین </w:delText>
        </w:r>
      </w:del>
      <w:ins w:id="2396" w:author="Mehrnazi Boojari" w:date="2019-01-07T10:56:00Z">
        <w:r w:rsidR="006A1F1D">
          <w:rPr>
            <w:rFonts w:ascii="B Lotus" w:eastAsia="Calibri" w:hAnsi="B Lotus" w:cs="B Lotus" w:hint="cs"/>
            <w:sz w:val="24"/>
            <w:szCs w:val="24"/>
            <w:rtl/>
            <w:lang w:bidi="fa-IR"/>
          </w:rPr>
          <w:t xml:space="preserve">‌ترین </w:t>
        </w:r>
      </w:ins>
      <w:r w:rsidRPr="00B07651">
        <w:rPr>
          <w:rFonts w:ascii="B Lotus" w:eastAsia="Calibri" w:hAnsi="B Lotus" w:cs="B Lotus" w:hint="cs"/>
          <w:sz w:val="24"/>
          <w:szCs w:val="24"/>
          <w:rtl/>
          <w:lang w:bidi="fa-IR"/>
        </w:rPr>
        <w:t>تفاوت</w:t>
      </w:r>
      <w:del w:id="2397" w:author="Mehrnazi Boojari" w:date="2019-01-07T09:45:00Z">
        <w:r w:rsidRPr="00B07651" w:rsidDel="006F7CCF">
          <w:rPr>
            <w:rFonts w:ascii="B Lotus" w:eastAsia="Calibri" w:hAnsi="B Lotus" w:cs="B Lotus" w:hint="cs"/>
            <w:sz w:val="24"/>
            <w:szCs w:val="24"/>
            <w:rtl/>
            <w:lang w:bidi="fa-IR"/>
          </w:rPr>
          <w:delText xml:space="preserve"> ها </w:delText>
        </w:r>
      </w:del>
      <w:ins w:id="2398" w:author="Mehrnazi Boojari" w:date="2019-01-07T09:45:00Z">
        <w:r w:rsidR="006F7CCF">
          <w:rPr>
            <w:rFonts w:ascii="B Lotus" w:eastAsia="Calibri" w:hAnsi="B Lotus" w:cs="B Lotus" w:hint="cs"/>
            <w:sz w:val="24"/>
            <w:szCs w:val="24"/>
            <w:rtl/>
            <w:lang w:bidi="fa-IR"/>
          </w:rPr>
          <w:t xml:space="preserve">‌ها </w:t>
        </w:r>
      </w:ins>
      <w:r w:rsidRPr="00B07651">
        <w:rPr>
          <w:rFonts w:ascii="B Lotus" w:eastAsia="Calibri" w:hAnsi="B Lotus" w:cs="B Lotus" w:hint="cs"/>
          <w:sz w:val="24"/>
          <w:szCs w:val="24"/>
          <w:rtl/>
          <w:lang w:bidi="fa-IR"/>
        </w:rPr>
        <w:t xml:space="preserve">این است که این گزارش </w:t>
      </w:r>
      <w:del w:id="2399" w:author="Mehrnazi Boojari" w:date="2019-01-07T10:24:00Z">
        <w:r w:rsidRPr="00B07651" w:rsidDel="0028073B">
          <w:rPr>
            <w:rFonts w:ascii="B Lotus" w:eastAsia="Calibri" w:hAnsi="B Lotus" w:cs="B Lotus" w:hint="cs"/>
            <w:sz w:val="24"/>
            <w:szCs w:val="24"/>
            <w:rtl/>
            <w:lang w:bidi="fa-IR"/>
          </w:rPr>
          <w:delText xml:space="preserve">به دنبال </w:delText>
        </w:r>
      </w:del>
      <w:ins w:id="2400" w:author="Mehrnazi Boojari" w:date="2019-01-07T10:24:00Z">
        <w:r w:rsidR="0028073B">
          <w:rPr>
            <w:rFonts w:ascii="B Lotus" w:eastAsia="Calibri" w:hAnsi="B Lotus" w:cs="B Lotus" w:hint="cs"/>
            <w:sz w:val="24"/>
            <w:szCs w:val="24"/>
            <w:rtl/>
            <w:lang w:bidi="fa-IR"/>
          </w:rPr>
          <w:t xml:space="preserve">به‌دنبال </w:t>
        </w:r>
      </w:ins>
      <w:r w:rsidRPr="00B07651">
        <w:rPr>
          <w:rFonts w:ascii="B Lotus" w:eastAsia="Calibri" w:hAnsi="B Lotus" w:cs="B Lotus" w:hint="cs"/>
          <w:sz w:val="24"/>
          <w:szCs w:val="24"/>
          <w:rtl/>
          <w:lang w:bidi="fa-IR"/>
        </w:rPr>
        <w:t>ایجاد مفاهمه و رسیدن از فضای مکتوب به فضای تصمیم است</w:t>
      </w:r>
      <w:del w:id="2401" w:author="Mehrnazi Boojari" w:date="2019-01-07T09:53:00Z">
        <w:r w:rsidRPr="00B07651" w:rsidDel="006F7CCF">
          <w:rPr>
            <w:rFonts w:ascii="B Lotus" w:eastAsia="Calibri" w:hAnsi="B Lotus" w:cs="B Lotus" w:hint="cs"/>
            <w:sz w:val="24"/>
            <w:szCs w:val="24"/>
            <w:rtl/>
            <w:lang w:bidi="fa-IR"/>
          </w:rPr>
          <w:delText xml:space="preserve"> . </w:delText>
        </w:r>
      </w:del>
      <w:del w:id="2402" w:author="Mehrnazi Boojari" w:date="2019-01-07T11:04:00Z">
        <w:r w:rsidRPr="00B07651" w:rsidDel="00DB081F">
          <w:rPr>
            <w:rFonts w:ascii="B Lotus" w:eastAsia="Calibri" w:hAnsi="B Lotus" w:cs="B Lotus" w:hint="cs"/>
            <w:sz w:val="24"/>
            <w:szCs w:val="24"/>
            <w:rtl/>
            <w:lang w:bidi="fa-IR"/>
          </w:rPr>
          <w:delText xml:space="preserve">لذا </w:delText>
        </w:r>
      </w:del>
      <w:ins w:id="2403" w:author="Mehrnazi Boojari" w:date="2019-01-07T11:04:00Z">
        <w:r w:rsidR="00DB081F">
          <w:rPr>
            <w:rFonts w:ascii="B Lotus" w:eastAsia="Calibri" w:hAnsi="B Lotus" w:cs="B Lotus" w:hint="cs"/>
            <w:sz w:val="24"/>
            <w:szCs w:val="24"/>
            <w:rtl/>
            <w:lang w:bidi="fa-IR"/>
          </w:rPr>
          <w:t xml:space="preserve">. لذا، </w:t>
        </w:r>
      </w:ins>
      <w:r w:rsidRPr="00B07651">
        <w:rPr>
          <w:rFonts w:ascii="B Lotus" w:eastAsia="Calibri" w:hAnsi="B Lotus" w:cs="B Lotus" w:hint="cs"/>
          <w:sz w:val="24"/>
          <w:szCs w:val="24"/>
          <w:rtl/>
          <w:lang w:bidi="fa-IR"/>
        </w:rPr>
        <w:t xml:space="preserve">بسیار </w:t>
      </w:r>
      <w:del w:id="2404" w:author="Mehrnazi Boojari" w:date="2019-01-07T09:55:00Z">
        <w:r w:rsidRPr="00B07651" w:rsidDel="00A31D6F">
          <w:rPr>
            <w:rFonts w:ascii="B Lotus" w:eastAsia="Calibri" w:hAnsi="B Lotus" w:cs="B Lotus" w:hint="cs"/>
            <w:sz w:val="24"/>
            <w:szCs w:val="24"/>
            <w:rtl/>
            <w:lang w:bidi="fa-IR"/>
          </w:rPr>
          <w:delText>حائز اهمیت</w:delText>
        </w:r>
      </w:del>
      <w:ins w:id="2405" w:author="Mehrnazi Boojari" w:date="2019-01-07T09:55:00Z">
        <w:r w:rsidR="00A31D6F">
          <w:rPr>
            <w:rFonts w:ascii="B Lotus" w:eastAsia="Calibri" w:hAnsi="B Lotus" w:cs="B Lotus" w:hint="cs"/>
            <w:sz w:val="24"/>
            <w:szCs w:val="24"/>
            <w:rtl/>
            <w:lang w:bidi="fa-IR"/>
          </w:rPr>
          <w:t>حائزاهمیت</w:t>
        </w:r>
      </w:ins>
      <w:r w:rsidRPr="00B07651">
        <w:rPr>
          <w:rFonts w:ascii="B Lotus" w:eastAsia="Calibri" w:hAnsi="B Lotus" w:cs="B Lotus" w:hint="cs"/>
          <w:sz w:val="24"/>
          <w:szCs w:val="24"/>
          <w:rtl/>
          <w:lang w:bidi="fa-IR"/>
        </w:rPr>
        <w:t xml:space="preserve"> است که گزارش راهبردی در موضوعات</w:t>
      </w:r>
      <w:del w:id="2406" w:author="Mehrnazi Boojari" w:date="2019-01-07T09:53:00Z">
        <w:r w:rsidRPr="00B07651" w:rsidDel="00572891">
          <w:rPr>
            <w:rFonts w:ascii="B Lotus" w:eastAsia="Calibri" w:hAnsi="B Lotus" w:cs="B Lotus" w:hint="cs"/>
            <w:sz w:val="24"/>
            <w:szCs w:val="24"/>
            <w:rtl/>
            <w:lang w:bidi="fa-IR"/>
          </w:rPr>
          <w:delText xml:space="preserve"> جهت ساز </w:delText>
        </w:r>
      </w:del>
      <w:ins w:id="2407" w:author="Mehrnazi Boojari" w:date="2019-01-07T09:53:00Z">
        <w:r w:rsidR="00572891">
          <w:rPr>
            <w:rFonts w:ascii="B Lotus" w:eastAsia="Calibri" w:hAnsi="B Lotus" w:cs="B Lotus" w:hint="cs"/>
            <w:sz w:val="24"/>
            <w:szCs w:val="24"/>
            <w:rtl/>
            <w:lang w:bidi="fa-IR"/>
          </w:rPr>
          <w:t xml:space="preserve"> جهت‌ساز </w:t>
        </w:r>
      </w:ins>
      <w:r w:rsidRPr="00B07651">
        <w:rPr>
          <w:rFonts w:ascii="B Lotus" w:eastAsia="Calibri" w:hAnsi="B Lotus" w:cs="B Lotus" w:hint="cs"/>
          <w:sz w:val="24"/>
          <w:szCs w:val="24"/>
          <w:rtl/>
          <w:lang w:bidi="fa-IR"/>
        </w:rPr>
        <w:t xml:space="preserve">بتواند سطح تفکر فرد را </w:t>
      </w:r>
      <w:del w:id="2408" w:author="Mehrnazi Boojari" w:date="2019-01-07T09:55:00Z">
        <w:r w:rsidRPr="00B07651" w:rsidDel="00A31D6F">
          <w:rPr>
            <w:rFonts w:ascii="B Lotus" w:eastAsia="Calibri" w:hAnsi="B Lotus" w:cs="B Lotus" w:hint="cs"/>
            <w:sz w:val="24"/>
            <w:szCs w:val="24"/>
            <w:rtl/>
            <w:lang w:bidi="fa-IR"/>
          </w:rPr>
          <w:delText>به خوبی</w:delText>
        </w:r>
      </w:del>
      <w:ins w:id="2409" w:author="Mehrnazi Boojari" w:date="2019-01-07T09:55:00Z">
        <w:r w:rsidR="00A31D6F">
          <w:rPr>
            <w:rFonts w:ascii="B Lotus" w:eastAsia="Calibri" w:hAnsi="B Lotus" w:cs="B Lotus" w:hint="cs"/>
            <w:sz w:val="24"/>
            <w:szCs w:val="24"/>
            <w:rtl/>
            <w:lang w:bidi="fa-IR"/>
          </w:rPr>
          <w:t>به‌خوبی</w:t>
        </w:r>
      </w:ins>
      <w:r w:rsidRPr="00B07651">
        <w:rPr>
          <w:rFonts w:ascii="B Lotus" w:eastAsia="Calibri" w:hAnsi="B Lotus" w:cs="B Lotus" w:hint="cs"/>
          <w:sz w:val="24"/>
          <w:szCs w:val="24"/>
          <w:rtl/>
          <w:lang w:bidi="fa-IR"/>
        </w:rPr>
        <w:t xml:space="preserve"> شناسایی </w:t>
      </w:r>
      <w:del w:id="2410" w:author="Mehrnazi Boojari" w:date="2019-01-10T02:38:00Z">
        <w:r w:rsidRPr="00B07651" w:rsidDel="004851C6">
          <w:rPr>
            <w:rFonts w:ascii="B Lotus" w:eastAsia="Calibri" w:hAnsi="B Lotus" w:cs="B Lotus" w:hint="cs"/>
            <w:sz w:val="24"/>
            <w:szCs w:val="24"/>
            <w:rtl/>
            <w:lang w:bidi="fa-IR"/>
          </w:rPr>
          <w:delText xml:space="preserve">کرده </w:delText>
        </w:r>
      </w:del>
      <w:ins w:id="2411" w:author="Mehrnazi Boojari" w:date="2019-01-10T02:38:00Z">
        <w:r w:rsidR="004851C6" w:rsidRPr="00B07651">
          <w:rPr>
            <w:rFonts w:ascii="B Lotus" w:eastAsia="Calibri" w:hAnsi="B Lotus" w:cs="B Lotus" w:hint="cs"/>
            <w:sz w:val="24"/>
            <w:szCs w:val="24"/>
            <w:rtl/>
            <w:lang w:bidi="fa-IR"/>
          </w:rPr>
          <w:t>ک</w:t>
        </w:r>
        <w:r w:rsidR="004851C6">
          <w:rPr>
            <w:rFonts w:ascii="B Lotus" w:eastAsia="Calibri" w:hAnsi="B Lotus" w:cs="B Lotus" w:hint="cs"/>
            <w:sz w:val="24"/>
            <w:szCs w:val="24"/>
            <w:rtl/>
            <w:lang w:bidi="fa-IR"/>
          </w:rPr>
          <w:t>ند</w:t>
        </w:r>
        <w:r w:rsidR="004851C6"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و متناسب با سطح تفکر او به یک فضای تفاهم برسد</w:t>
      </w:r>
      <w:del w:id="2412" w:author="Mehrnazi Boojari" w:date="2019-01-07T09:53:00Z">
        <w:r w:rsidRPr="00B07651" w:rsidDel="006F7CCF">
          <w:rPr>
            <w:rFonts w:ascii="B Lotus" w:eastAsia="Calibri" w:hAnsi="B Lotus" w:cs="B Lotus" w:hint="cs"/>
            <w:sz w:val="24"/>
            <w:szCs w:val="24"/>
            <w:rtl/>
            <w:lang w:bidi="fa-IR"/>
          </w:rPr>
          <w:delText xml:space="preserve"> . </w:delText>
        </w:r>
      </w:del>
      <w:del w:id="2413" w:author="Mehrnazi Boojari" w:date="2019-01-07T11:04:00Z">
        <w:r w:rsidRPr="00B07651" w:rsidDel="00DB081F">
          <w:rPr>
            <w:rFonts w:ascii="B Lotus" w:eastAsia="Calibri" w:hAnsi="B Lotus" w:cs="B Lotus" w:hint="cs"/>
            <w:sz w:val="24"/>
            <w:szCs w:val="24"/>
            <w:rtl/>
            <w:lang w:bidi="fa-IR"/>
          </w:rPr>
          <w:delText xml:space="preserve">لذا </w:delText>
        </w:r>
      </w:del>
      <w:ins w:id="2414" w:author="Mehrnazi Boojari" w:date="2019-01-07T11:04:00Z">
        <w:r w:rsidR="00DB081F">
          <w:rPr>
            <w:rFonts w:ascii="B Lotus" w:eastAsia="Calibri" w:hAnsi="B Lotus" w:cs="B Lotus" w:hint="cs"/>
            <w:sz w:val="24"/>
            <w:szCs w:val="24"/>
            <w:rtl/>
            <w:lang w:bidi="fa-IR"/>
          </w:rPr>
          <w:t xml:space="preserve">. لذا، </w:t>
        </w:r>
      </w:ins>
      <w:r w:rsidRPr="00B07651">
        <w:rPr>
          <w:rFonts w:ascii="B Lotus" w:eastAsia="Calibri" w:hAnsi="B Lotus" w:cs="B Lotus" w:hint="cs"/>
          <w:sz w:val="24"/>
          <w:szCs w:val="24"/>
          <w:rtl/>
          <w:lang w:bidi="fa-IR"/>
        </w:rPr>
        <w:t>در این مسئله گزارش راهبردی</w:t>
      </w:r>
      <w:del w:id="2415" w:author="Mehrnazi Boojari" w:date="2019-01-07T09:57:00Z">
        <w:r w:rsidRPr="00B07651" w:rsidDel="00A31D6F">
          <w:rPr>
            <w:rFonts w:ascii="B Lotus" w:eastAsia="Calibri" w:hAnsi="B Lotus" w:cs="B Lotus" w:hint="cs"/>
            <w:sz w:val="24"/>
            <w:szCs w:val="24"/>
            <w:rtl/>
            <w:lang w:bidi="fa-IR"/>
          </w:rPr>
          <w:delText xml:space="preserve">  </w:delText>
        </w:r>
      </w:del>
      <w:ins w:id="2416" w:author="Mehrnazi Boojari" w:date="2019-01-07T09:57:00Z">
        <w:r w:rsidR="00A31D6F">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باید بتواند عاقبت تصمیمات گرفته</w:t>
      </w:r>
      <w:ins w:id="2417" w:author="Mehrnazi Boojari" w:date="2019-01-08T03:36:00Z">
        <w:r w:rsidR="00666313">
          <w:rPr>
            <w:rFonts w:ascii="B Lotus" w:eastAsia="Calibri" w:hAnsi="B Lotus" w:cs="B Nazanin" w:hint="cs"/>
            <w:sz w:val="24"/>
            <w:szCs w:val="24"/>
            <w:rtl/>
            <w:lang w:bidi="fa-IR"/>
          </w:rPr>
          <w:t>‌</w:t>
        </w:r>
      </w:ins>
      <w:del w:id="2418" w:author="Mehrnazi Boojari" w:date="2019-01-08T03:36:00Z">
        <w:r w:rsidRPr="00B07651" w:rsidDel="00666313">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 xml:space="preserve">شده را </w:t>
      </w:r>
      <w:del w:id="2419" w:author="Mehrnazi Boojari" w:date="2019-01-07T09:55:00Z">
        <w:r w:rsidRPr="00B07651" w:rsidDel="00A31D6F">
          <w:rPr>
            <w:rFonts w:ascii="B Lotus" w:eastAsia="Calibri" w:hAnsi="B Lotus" w:cs="B Lotus" w:hint="cs"/>
            <w:sz w:val="24"/>
            <w:szCs w:val="24"/>
            <w:rtl/>
            <w:lang w:bidi="fa-IR"/>
          </w:rPr>
          <w:delText>به خوبی</w:delText>
        </w:r>
      </w:del>
      <w:ins w:id="2420" w:author="Mehrnazi Boojari" w:date="2019-01-07T09:55:00Z">
        <w:r w:rsidR="00A31D6F">
          <w:rPr>
            <w:rFonts w:ascii="B Lotus" w:eastAsia="Calibri" w:hAnsi="B Lotus" w:cs="B Lotus" w:hint="cs"/>
            <w:sz w:val="24"/>
            <w:szCs w:val="24"/>
            <w:rtl/>
            <w:lang w:bidi="fa-IR"/>
          </w:rPr>
          <w:t>به‌خوبی</w:t>
        </w:r>
      </w:ins>
      <w:r w:rsidRPr="00B07651">
        <w:rPr>
          <w:rFonts w:ascii="B Lotus" w:eastAsia="Calibri" w:hAnsi="B Lotus" w:cs="B Lotus" w:hint="cs"/>
          <w:sz w:val="24"/>
          <w:szCs w:val="24"/>
          <w:rtl/>
          <w:lang w:bidi="fa-IR"/>
        </w:rPr>
        <w:t xml:space="preserve"> برای مجری نشان دهد. بنابراین</w:t>
      </w:r>
      <w:ins w:id="2421" w:author="Mehrnazi Boojari" w:date="2019-01-10T02:38:00Z">
        <w:r w:rsidR="004851C6">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برای رسیدن به یک تفاهم مناسب نخست باید پایه</w:t>
      </w:r>
      <w:del w:id="2422" w:author="Mehrnazi Boojari" w:date="2019-01-07T09:45:00Z">
        <w:r w:rsidRPr="00B07651" w:rsidDel="006F7CCF">
          <w:rPr>
            <w:rFonts w:ascii="B Lotus" w:eastAsia="Calibri" w:hAnsi="B Lotus" w:cs="B Lotus"/>
            <w:sz w:val="24"/>
            <w:szCs w:val="24"/>
            <w:rtl/>
            <w:lang w:bidi="fa-IR"/>
          </w:rPr>
          <w:delText xml:space="preserve"> </w:delText>
        </w:r>
        <w:r w:rsidRPr="00B07651" w:rsidDel="006F7CCF">
          <w:rPr>
            <w:rFonts w:ascii="B Lotus" w:eastAsia="Calibri" w:hAnsi="B Lotus" w:cs="B Lotus" w:hint="cs"/>
            <w:sz w:val="24"/>
            <w:szCs w:val="24"/>
            <w:rtl/>
            <w:lang w:bidi="fa-IR"/>
          </w:rPr>
          <w:delText>ها</w:delText>
        </w:r>
        <w:r w:rsidRPr="00B07651" w:rsidDel="006F7CCF">
          <w:rPr>
            <w:rFonts w:ascii="B Lotus" w:eastAsia="Calibri" w:hAnsi="B Lotus" w:cs="B Lotus"/>
            <w:sz w:val="24"/>
            <w:szCs w:val="24"/>
            <w:rtl/>
            <w:lang w:bidi="fa-IR"/>
          </w:rPr>
          <w:delText xml:space="preserve"> </w:delText>
        </w:r>
      </w:del>
      <w:ins w:id="2423" w:author="Mehrnazi Boojari" w:date="2019-01-07T09:45: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 </w:t>
        </w:r>
      </w:ins>
      <w:r w:rsidRPr="00B07651">
        <w:rPr>
          <w:rFonts w:ascii="B Lotus" w:eastAsia="Calibri" w:hAnsi="B Lotus" w:cs="B Lotus" w:hint="cs"/>
          <w:sz w:val="24"/>
          <w:szCs w:val="24"/>
          <w:rtl/>
          <w:lang w:bidi="fa-IR"/>
        </w:rPr>
        <w:t>و</w:t>
      </w:r>
      <w:r w:rsidRPr="00B07651">
        <w:rPr>
          <w:rFonts w:ascii="B Lotus" w:eastAsia="Calibri" w:hAnsi="B Lotus" w:cs="B Lotus"/>
          <w:sz w:val="24"/>
          <w:szCs w:val="24"/>
          <w:rtl/>
          <w:lang w:bidi="fa-IR"/>
        </w:rPr>
        <w:t xml:space="preserve"> </w:t>
      </w:r>
      <w:del w:id="2424" w:author="Mehrnazi Boojari" w:date="2019-01-07T09:56:00Z">
        <w:r w:rsidRPr="00B07651" w:rsidDel="00A31D6F">
          <w:rPr>
            <w:rFonts w:ascii="B Lotus" w:eastAsia="Calibri" w:hAnsi="B Lotus" w:cs="B Lotus" w:hint="cs"/>
            <w:sz w:val="24"/>
            <w:szCs w:val="24"/>
            <w:rtl/>
            <w:lang w:bidi="fa-IR"/>
          </w:rPr>
          <w:delText>عوامل</w:delText>
        </w:r>
        <w:r w:rsidRPr="00B07651" w:rsidDel="00A31D6F">
          <w:rPr>
            <w:rFonts w:ascii="B Lotus" w:eastAsia="Calibri" w:hAnsi="B Lotus" w:cs="B Lotus"/>
            <w:sz w:val="24"/>
            <w:szCs w:val="24"/>
            <w:rtl/>
            <w:lang w:bidi="fa-IR"/>
          </w:rPr>
          <w:delText xml:space="preserve">  </w:delText>
        </w:r>
      </w:del>
      <w:ins w:id="2425" w:author="Mehrnazi Boojari" w:date="2019-01-07T09:56:00Z">
        <w:r w:rsidR="00A31D6F" w:rsidRPr="00B07651">
          <w:rPr>
            <w:rFonts w:ascii="B Lotus" w:eastAsia="Calibri" w:hAnsi="B Lotus" w:cs="B Lotus" w:hint="cs"/>
            <w:sz w:val="24"/>
            <w:szCs w:val="24"/>
            <w:rtl/>
            <w:lang w:bidi="fa-IR"/>
          </w:rPr>
          <w:t>عوامل</w:t>
        </w:r>
        <w:r w:rsidR="00A31D6F">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شکل</w:t>
      </w:r>
      <w:del w:id="2426" w:author="Mehrnazi Boojari" w:date="2019-01-07T09:52:00Z">
        <w:r w:rsidRPr="00B07651" w:rsidDel="006F7CCF">
          <w:rPr>
            <w:rFonts w:ascii="B Lotus" w:eastAsia="Calibri" w:hAnsi="B Lotus" w:cs="B Lotus"/>
            <w:sz w:val="24"/>
            <w:szCs w:val="24"/>
            <w:rtl/>
            <w:lang w:bidi="fa-IR"/>
          </w:rPr>
          <w:delText xml:space="preserve"> </w:delText>
        </w:r>
        <w:r w:rsidRPr="00B07651" w:rsidDel="006F7CCF">
          <w:rPr>
            <w:rFonts w:ascii="B Lotus" w:eastAsia="Calibri" w:hAnsi="B Lotus" w:cs="B Lotus" w:hint="cs"/>
            <w:sz w:val="24"/>
            <w:szCs w:val="24"/>
            <w:rtl/>
            <w:lang w:bidi="fa-IR"/>
          </w:rPr>
          <w:delText>گیری</w:delText>
        </w:r>
        <w:r w:rsidRPr="00B07651" w:rsidDel="006F7CCF">
          <w:rPr>
            <w:rFonts w:ascii="B Lotus" w:eastAsia="Calibri" w:hAnsi="B Lotus" w:cs="B Lotus"/>
            <w:sz w:val="24"/>
            <w:szCs w:val="24"/>
            <w:rtl/>
            <w:lang w:bidi="fa-IR"/>
          </w:rPr>
          <w:delText xml:space="preserve"> </w:delText>
        </w:r>
      </w:del>
      <w:ins w:id="2427" w:author="Mehrnazi Boojari" w:date="2019-01-07T09:52: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گیری </w:t>
        </w:r>
      </w:ins>
      <w:r w:rsidRPr="00B07651">
        <w:rPr>
          <w:rFonts w:ascii="B Lotus" w:eastAsia="Calibri" w:hAnsi="B Lotus" w:cs="B Lotus" w:hint="cs"/>
          <w:sz w:val="24"/>
          <w:szCs w:val="24"/>
          <w:rtl/>
          <w:lang w:bidi="fa-IR"/>
        </w:rPr>
        <w:t>جهت</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ذهنی</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مخاطب</w:t>
      </w:r>
      <w:r w:rsidRPr="00B07651">
        <w:rPr>
          <w:rFonts w:ascii="B Lotus" w:eastAsia="Calibri" w:hAnsi="B Lotus" w:cs="B Lotus"/>
          <w:sz w:val="24"/>
          <w:szCs w:val="24"/>
        </w:rPr>
        <w:t xml:space="preserve"> </w:t>
      </w:r>
      <w:r w:rsidRPr="00B07651">
        <w:rPr>
          <w:rFonts w:ascii="B Lotus" w:eastAsia="Calibri" w:hAnsi="B Lotus" w:cs="B Lotus" w:hint="cs"/>
          <w:sz w:val="24"/>
          <w:szCs w:val="24"/>
          <w:rtl/>
          <w:lang w:bidi="fa-IR"/>
        </w:rPr>
        <w:t>شناسایی شود</w:t>
      </w:r>
      <w:del w:id="2428" w:author="Mehrnazi Boojari" w:date="2019-01-07T09:47:00Z">
        <w:r w:rsidRPr="00B07651" w:rsidDel="006F7CCF">
          <w:rPr>
            <w:rFonts w:ascii="B Lotus" w:eastAsia="Calibri" w:hAnsi="B Lotus" w:cs="B Lotus" w:hint="cs"/>
            <w:sz w:val="24"/>
            <w:szCs w:val="24"/>
            <w:rtl/>
            <w:lang w:bidi="fa-IR"/>
          </w:rPr>
          <w:delText xml:space="preserve"> ؛</w:delText>
        </w:r>
      </w:del>
      <w:ins w:id="2429" w:author="Mehrnazi Boojari" w:date="2019-01-07T09:47:00Z">
        <w:r w:rsidR="006F7CCF">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سپس پایه</w:t>
      </w:r>
      <w:del w:id="2430" w:author="Mehrnazi Boojari" w:date="2019-01-07T09:46:00Z">
        <w:r w:rsidRPr="00B07651" w:rsidDel="006F7CCF">
          <w:rPr>
            <w:rFonts w:ascii="B Lotus" w:eastAsia="Calibri" w:hAnsi="B Lotus" w:cs="B Lotus"/>
            <w:sz w:val="24"/>
            <w:szCs w:val="24"/>
            <w:rtl/>
            <w:lang w:bidi="fa-IR"/>
          </w:rPr>
          <w:delText xml:space="preserve"> </w:delText>
        </w:r>
        <w:r w:rsidRPr="00B07651" w:rsidDel="006F7CCF">
          <w:rPr>
            <w:rFonts w:ascii="B Lotus" w:eastAsia="Calibri" w:hAnsi="B Lotus" w:cs="B Lotus" w:hint="cs"/>
            <w:sz w:val="24"/>
            <w:szCs w:val="24"/>
            <w:rtl/>
            <w:lang w:bidi="fa-IR"/>
          </w:rPr>
          <w:delText>های</w:delText>
        </w:r>
        <w:r w:rsidRPr="00B07651" w:rsidDel="006F7CCF">
          <w:rPr>
            <w:rFonts w:ascii="B Lotus" w:eastAsia="Calibri" w:hAnsi="B Lotus" w:cs="B Lotus"/>
            <w:sz w:val="24"/>
            <w:szCs w:val="24"/>
            <w:rtl/>
            <w:lang w:bidi="fa-IR"/>
          </w:rPr>
          <w:delText xml:space="preserve"> </w:delText>
        </w:r>
      </w:del>
      <w:ins w:id="2431"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B07651">
        <w:rPr>
          <w:rFonts w:ascii="B Lotus" w:eastAsia="Calibri" w:hAnsi="B Lotus" w:cs="B Lotus" w:hint="cs"/>
          <w:sz w:val="24"/>
          <w:szCs w:val="24"/>
          <w:rtl/>
          <w:lang w:bidi="fa-IR"/>
        </w:rPr>
        <w:t>جهت</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ذهنی</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مخاطب</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با مبنا و مفاهیم فکری خود بازشناسی</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و</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بازتعریف</w:t>
      </w:r>
      <w:r w:rsidRPr="00B07651">
        <w:rPr>
          <w:rFonts w:ascii="B Lotus" w:eastAsia="Calibri" w:hAnsi="B Lotus" w:cs="B Lotus"/>
          <w:sz w:val="24"/>
          <w:szCs w:val="24"/>
          <w:rtl/>
          <w:lang w:bidi="fa-IR"/>
        </w:rPr>
        <w:t xml:space="preserve"> </w:t>
      </w:r>
      <w:del w:id="2432" w:author="Mehrnazi Boojari" w:date="2019-01-08T01:14:00Z">
        <w:r w:rsidRPr="00B07651" w:rsidDel="00632EB0">
          <w:rPr>
            <w:rFonts w:ascii="B Lotus" w:eastAsia="Calibri" w:hAnsi="B Lotus" w:cs="B Lotus" w:hint="cs"/>
            <w:sz w:val="24"/>
            <w:szCs w:val="24"/>
            <w:rtl/>
            <w:lang w:bidi="fa-IR"/>
          </w:rPr>
          <w:delText>گردد</w:delText>
        </w:r>
      </w:del>
      <w:ins w:id="2433" w:author="Mehrnazi Boojari" w:date="2019-01-08T01:14:00Z">
        <w:r w:rsidR="00632EB0">
          <w:rPr>
            <w:rFonts w:ascii="B Lotus" w:eastAsia="Calibri" w:hAnsi="B Lotus" w:cs="B Lotus" w:hint="cs"/>
            <w:sz w:val="24"/>
            <w:szCs w:val="24"/>
            <w:rtl/>
            <w:lang w:bidi="fa-IR"/>
          </w:rPr>
          <w:t>شود</w:t>
        </w:r>
      </w:ins>
      <w:r w:rsidRPr="00B07651">
        <w:rPr>
          <w:rFonts w:ascii="B Lotus" w:eastAsia="Calibri" w:hAnsi="B Lotus" w:cs="B Lotus" w:hint="cs"/>
          <w:sz w:val="24"/>
          <w:szCs w:val="24"/>
          <w:rtl/>
          <w:lang w:bidi="fa-IR"/>
        </w:rPr>
        <w:t xml:space="preserve"> و </w:t>
      </w:r>
      <w:del w:id="2434" w:author="Mehrnazi Boojari" w:date="2019-01-08T03:36:00Z">
        <w:r w:rsidRPr="00B07651" w:rsidDel="00666313">
          <w:rPr>
            <w:rFonts w:ascii="B Lotus" w:eastAsia="Calibri" w:hAnsi="B Lotus" w:cs="B Lotus" w:hint="cs"/>
            <w:sz w:val="24"/>
            <w:szCs w:val="24"/>
            <w:rtl/>
            <w:lang w:bidi="fa-IR"/>
          </w:rPr>
          <w:delText>در نهایت</w:delText>
        </w:r>
      </w:del>
      <w:ins w:id="2435" w:author="Mehrnazi Boojari" w:date="2019-01-08T03:36:00Z">
        <w:r w:rsidR="00666313">
          <w:rPr>
            <w:rFonts w:ascii="B Lotus" w:eastAsia="Calibri" w:hAnsi="B Lotus"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B Lotus" w:eastAsia="Calibri" w:hAnsi="B Lotus" w:cs="B Lotus" w:hint="cs"/>
            <w:sz w:val="24"/>
            <w:szCs w:val="24"/>
            <w:rtl/>
            <w:lang w:bidi="fa-IR"/>
          </w:rPr>
          <w:t>نهایت</w:t>
        </w:r>
      </w:ins>
      <w:r w:rsidRPr="00B07651">
        <w:rPr>
          <w:rFonts w:ascii="B Lotus" w:eastAsia="Calibri" w:hAnsi="B Lotus" w:cs="B Lotus" w:hint="cs"/>
          <w:sz w:val="24"/>
          <w:szCs w:val="24"/>
          <w:rtl/>
          <w:lang w:bidi="fa-IR"/>
        </w:rPr>
        <w:t xml:space="preserve"> بتواند بازتعریف</w:t>
      </w:r>
      <w:del w:id="2436" w:author="Mehrnazi Boojari" w:date="2019-01-07T09:46:00Z">
        <w:r w:rsidRPr="00B07651" w:rsidDel="006F7CCF">
          <w:rPr>
            <w:rFonts w:ascii="B Lotus" w:eastAsia="Calibri" w:hAnsi="B Lotus" w:cs="B Lotus"/>
            <w:sz w:val="24"/>
            <w:szCs w:val="24"/>
            <w:rtl/>
            <w:lang w:bidi="fa-IR"/>
          </w:rPr>
          <w:delText xml:space="preserve"> </w:delText>
        </w:r>
        <w:r w:rsidRPr="00B07651" w:rsidDel="006F7CCF">
          <w:rPr>
            <w:rFonts w:ascii="B Lotus" w:eastAsia="Calibri" w:hAnsi="B Lotus" w:cs="B Lotus" w:hint="cs"/>
            <w:sz w:val="24"/>
            <w:szCs w:val="24"/>
            <w:rtl/>
            <w:lang w:bidi="fa-IR"/>
          </w:rPr>
          <w:delText>های</w:delText>
        </w:r>
        <w:r w:rsidRPr="00B07651" w:rsidDel="006F7CCF">
          <w:rPr>
            <w:rFonts w:ascii="B Lotus" w:eastAsia="Calibri" w:hAnsi="B Lotus" w:cs="B Lotus"/>
            <w:sz w:val="24"/>
            <w:szCs w:val="24"/>
            <w:rtl/>
            <w:lang w:bidi="fa-IR"/>
          </w:rPr>
          <w:delText xml:space="preserve"> </w:delText>
        </w:r>
      </w:del>
      <w:ins w:id="2437"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B07651">
        <w:rPr>
          <w:rFonts w:ascii="B Lotus" w:eastAsia="Calibri" w:hAnsi="B Lotus" w:cs="B Lotus" w:hint="cs"/>
          <w:sz w:val="24"/>
          <w:szCs w:val="24"/>
          <w:rtl/>
          <w:lang w:bidi="fa-IR"/>
        </w:rPr>
        <w:t>پایه</w:t>
      </w:r>
      <w:del w:id="2438" w:author="Mehrnazi Boojari" w:date="2019-01-07T09:46:00Z">
        <w:r w:rsidRPr="00B07651" w:rsidDel="006F7CCF">
          <w:rPr>
            <w:rFonts w:ascii="B Lotus" w:eastAsia="Calibri" w:hAnsi="B Lotus" w:cs="B Lotus"/>
            <w:sz w:val="24"/>
            <w:szCs w:val="24"/>
            <w:rtl/>
            <w:lang w:bidi="fa-IR"/>
          </w:rPr>
          <w:delText xml:space="preserve"> </w:delText>
        </w:r>
        <w:r w:rsidRPr="00B07651" w:rsidDel="006F7CCF">
          <w:rPr>
            <w:rFonts w:ascii="B Lotus" w:eastAsia="Calibri" w:hAnsi="B Lotus" w:cs="B Lotus" w:hint="cs"/>
            <w:sz w:val="24"/>
            <w:szCs w:val="24"/>
            <w:rtl/>
            <w:lang w:bidi="fa-IR"/>
          </w:rPr>
          <w:delText>های</w:delText>
        </w:r>
        <w:r w:rsidRPr="00B07651" w:rsidDel="006F7CCF">
          <w:rPr>
            <w:rFonts w:ascii="B Lotus" w:eastAsia="Calibri" w:hAnsi="B Lotus" w:cs="B Lotus"/>
            <w:sz w:val="24"/>
            <w:szCs w:val="24"/>
            <w:rtl/>
            <w:lang w:bidi="fa-IR"/>
          </w:rPr>
          <w:delText xml:space="preserve"> </w:delText>
        </w:r>
      </w:del>
      <w:ins w:id="2439"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B07651">
        <w:rPr>
          <w:rFonts w:ascii="B Lotus" w:eastAsia="Calibri" w:hAnsi="B Lotus" w:cs="B Lotus" w:hint="cs"/>
          <w:sz w:val="24"/>
          <w:szCs w:val="24"/>
          <w:rtl/>
          <w:lang w:bidi="fa-IR"/>
        </w:rPr>
        <w:t>ذهنی</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طرف</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مقابل</w:t>
      </w:r>
      <w:r w:rsidRPr="00B07651">
        <w:rPr>
          <w:rFonts w:ascii="B Lotus" w:eastAsia="Calibri" w:hAnsi="B Lotus" w:cs="B Lotus"/>
          <w:sz w:val="24"/>
          <w:szCs w:val="24"/>
          <w:rtl/>
          <w:lang w:bidi="fa-IR"/>
        </w:rPr>
        <w:t xml:space="preserve"> </w:t>
      </w:r>
      <w:r w:rsidRPr="00B07651">
        <w:rPr>
          <w:rFonts w:ascii="B Lotus" w:eastAsia="Calibri" w:hAnsi="B Lotus" w:cs="B Lotus" w:hint="cs"/>
          <w:sz w:val="24"/>
          <w:szCs w:val="24"/>
          <w:rtl/>
          <w:lang w:bidi="fa-IR"/>
        </w:rPr>
        <w:t>را به پایه</w:t>
      </w:r>
      <w:del w:id="2440" w:author="Mehrnazi Boojari" w:date="2019-01-07T09:46:00Z">
        <w:r w:rsidRPr="00B07651" w:rsidDel="006F7CCF">
          <w:rPr>
            <w:rFonts w:ascii="B Lotus" w:eastAsia="Calibri" w:hAnsi="B Lotus" w:cs="B Lotus" w:hint="cs"/>
            <w:sz w:val="24"/>
            <w:szCs w:val="24"/>
            <w:rtl/>
            <w:lang w:bidi="fa-IR"/>
          </w:rPr>
          <w:delText xml:space="preserve"> های </w:delText>
        </w:r>
      </w:del>
      <w:ins w:id="2441"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 xml:space="preserve">ذهنی خود نزدیک </w:t>
      </w:r>
      <w:del w:id="2442" w:author="Mehrnazi Boojari" w:date="2019-01-08T01:30:00Z">
        <w:r w:rsidRPr="00B07651" w:rsidDel="00952B49">
          <w:rPr>
            <w:rFonts w:ascii="B Lotus" w:eastAsia="Calibri" w:hAnsi="B Lotus" w:cs="B Lotus" w:hint="cs"/>
            <w:sz w:val="24"/>
            <w:szCs w:val="24"/>
            <w:rtl/>
            <w:lang w:bidi="fa-IR"/>
          </w:rPr>
          <w:delText>نماید</w:delText>
        </w:r>
      </w:del>
      <w:ins w:id="2443" w:author="Mehrnazi Boojari" w:date="2019-01-08T01:30:00Z">
        <w:r w:rsidR="00952B49">
          <w:rPr>
            <w:rFonts w:ascii="B Lotus" w:eastAsia="Calibri" w:hAnsi="B Lotus" w:cs="B Lotus" w:hint="cs"/>
            <w:sz w:val="24"/>
            <w:szCs w:val="24"/>
            <w:rtl/>
            <w:lang w:bidi="fa-IR"/>
          </w:rPr>
          <w:t>کند</w:t>
        </w:r>
      </w:ins>
      <w:r w:rsidRPr="00B07651">
        <w:rPr>
          <w:rFonts w:ascii="B Lotus" w:eastAsia="Calibri" w:hAnsi="B Lotus" w:cs="B Lotus" w:hint="cs"/>
          <w:sz w:val="24"/>
          <w:szCs w:val="24"/>
          <w:rtl/>
          <w:lang w:bidi="fa-IR"/>
        </w:rPr>
        <w:t>.</w:t>
      </w:r>
    </w:p>
    <w:p w14:paraId="7A07E510" w14:textId="77777777" w:rsidR="00B07651" w:rsidRPr="00B07651" w:rsidRDefault="00B07651" w:rsidP="004851C6">
      <w:pPr>
        <w:bidi/>
        <w:ind w:firstLine="227"/>
        <w:jc w:val="both"/>
        <w:rPr>
          <w:rFonts w:ascii="B Lotus" w:eastAsia="Calibri" w:hAnsi="B Lotus" w:cs="B Lotus"/>
          <w:sz w:val="24"/>
          <w:szCs w:val="24"/>
          <w:rtl/>
          <w:lang w:bidi="fa-IR"/>
        </w:rPr>
      </w:pPr>
      <w:r w:rsidRPr="00B07651">
        <w:rPr>
          <w:rFonts w:ascii="B Lotus" w:eastAsia="Calibri" w:hAnsi="B Lotus" w:cs="B Lotus" w:hint="cs"/>
          <w:sz w:val="24"/>
          <w:szCs w:val="24"/>
          <w:rtl/>
          <w:lang w:bidi="fa-IR"/>
        </w:rPr>
        <w:t xml:space="preserve"> </w:t>
      </w:r>
      <w:del w:id="2444" w:author="Mehrnazi Boojari" w:date="2019-01-10T02:38:00Z">
        <w:r w:rsidRPr="00B07651" w:rsidDel="004851C6">
          <w:rPr>
            <w:rFonts w:ascii="B Lotus" w:eastAsia="Calibri" w:hAnsi="B Lotus" w:cs="B Lotus" w:hint="cs"/>
            <w:sz w:val="24"/>
            <w:szCs w:val="24"/>
            <w:rtl/>
            <w:lang w:bidi="fa-IR"/>
          </w:rPr>
          <w:delText>مضافا اینکه</w:delText>
        </w:r>
      </w:del>
      <w:ins w:id="2445" w:author="Mehrnazi Boojari" w:date="2019-01-10T02:38:00Z">
        <w:r w:rsidR="004851C6">
          <w:rPr>
            <w:rFonts w:ascii="B Lotus" w:eastAsia="Calibri" w:hAnsi="B Lotus" w:cs="B Lotus" w:hint="cs"/>
            <w:sz w:val="24"/>
            <w:szCs w:val="24"/>
            <w:rtl/>
            <w:lang w:bidi="fa-IR"/>
          </w:rPr>
          <w:t>همچنین،</w:t>
        </w:r>
      </w:ins>
      <w:r w:rsidRPr="00B07651">
        <w:rPr>
          <w:rFonts w:ascii="B Lotus" w:eastAsia="Calibri" w:hAnsi="B Lotus" w:cs="B Lotus" w:hint="cs"/>
          <w:sz w:val="24"/>
          <w:szCs w:val="24"/>
          <w:rtl/>
          <w:lang w:bidi="fa-IR"/>
        </w:rPr>
        <w:t xml:space="preserve"> در گزارش راهبردی باید به این نکته توجه کند که </w:t>
      </w:r>
      <w:ins w:id="2446" w:author="Mehrnazi Boojari" w:date="2019-01-10T02:39:00Z">
        <w:r w:rsidR="004851C6">
          <w:rPr>
            <w:rFonts w:ascii="B Lotus" w:eastAsia="Calibri" w:hAnsi="B Lotus" w:cs="B Lotus" w:hint="cs"/>
            <w:sz w:val="24"/>
            <w:szCs w:val="24"/>
            <w:rtl/>
            <w:lang w:bidi="fa-IR"/>
          </w:rPr>
          <w:t>به</w:t>
        </w:r>
        <w:r w:rsidR="004851C6">
          <w:rPr>
            <w:rFonts w:ascii="B Lotus" w:eastAsia="Calibri" w:hAnsi="B Lotus" w:cs="B Nazanin" w:hint="cs"/>
            <w:sz w:val="24"/>
            <w:szCs w:val="24"/>
            <w:rtl/>
            <w:lang w:bidi="fa-IR"/>
          </w:rPr>
          <w:t>‌</w:t>
        </w:r>
        <w:r w:rsidR="004851C6">
          <w:rPr>
            <w:rFonts w:ascii="B Lotus" w:eastAsia="Calibri" w:hAnsi="B Lotus" w:cs="B Lotus" w:hint="cs"/>
            <w:sz w:val="24"/>
            <w:szCs w:val="24"/>
            <w:rtl/>
            <w:lang w:bidi="fa-IR"/>
          </w:rPr>
          <w:t>طور</w:t>
        </w:r>
        <w:r w:rsidR="004851C6">
          <w:rPr>
            <w:rFonts w:ascii="B Lotus" w:eastAsia="Calibri" w:hAnsi="B Lotus" w:cs="Times New Roman" w:hint="eastAsia"/>
            <w:sz w:val="24"/>
            <w:szCs w:val="24"/>
            <w:rtl/>
            <w:lang w:bidi="fa-IR"/>
          </w:rPr>
          <w:t> </w:t>
        </w:r>
      </w:ins>
      <w:r w:rsidRPr="00B07651">
        <w:rPr>
          <w:rFonts w:ascii="B Lotus" w:eastAsia="Calibri" w:hAnsi="B Lotus" w:cs="B Lotus" w:hint="cs"/>
          <w:sz w:val="24"/>
          <w:szCs w:val="24"/>
          <w:rtl/>
          <w:lang w:bidi="fa-IR"/>
        </w:rPr>
        <w:t>حتم</w:t>
      </w:r>
      <w:ins w:id="2447" w:author="Mehrnazi Boojari" w:date="2019-01-10T02:39:00Z">
        <w:r w:rsidR="004851C6">
          <w:rPr>
            <w:rFonts w:ascii="B Lotus" w:eastAsia="Calibri" w:hAnsi="B Lotus" w:cs="B Lotus" w:hint="cs"/>
            <w:sz w:val="24"/>
            <w:szCs w:val="24"/>
            <w:rtl/>
            <w:lang w:bidi="fa-IR"/>
          </w:rPr>
          <w:t>ی</w:t>
        </w:r>
      </w:ins>
      <w:del w:id="2448" w:author="Mehrnazi Boojari" w:date="2019-01-10T02:39:00Z">
        <w:r w:rsidRPr="00B07651" w:rsidDel="004851C6">
          <w:rPr>
            <w:rFonts w:ascii="B Lotus" w:eastAsia="Calibri" w:hAnsi="B Lotus" w:cs="B Lotus" w:hint="cs"/>
            <w:sz w:val="24"/>
            <w:szCs w:val="24"/>
            <w:rtl/>
            <w:lang w:bidi="fa-IR"/>
          </w:rPr>
          <w:delText>ا</w:delText>
        </w:r>
      </w:del>
      <w:r w:rsidRPr="00B07651">
        <w:rPr>
          <w:rFonts w:ascii="B Lotus" w:eastAsia="Calibri" w:hAnsi="B Lotus" w:cs="B Lotus" w:hint="cs"/>
          <w:sz w:val="24"/>
          <w:szCs w:val="24"/>
          <w:rtl/>
          <w:lang w:bidi="fa-IR"/>
        </w:rPr>
        <w:t xml:space="preserve"> شرایط مجری را</w:t>
      </w:r>
      <w:ins w:id="2449" w:author="Mehrnazi Boojari" w:date="2019-01-10T02:39:00Z">
        <w:r w:rsidR="004851C6">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 xml:space="preserve">در ساختار خود لحاظ </w:t>
      </w:r>
      <w:del w:id="2450" w:author="Mehrnazi Boojari" w:date="2019-01-08T01:30:00Z">
        <w:r w:rsidRPr="00B07651" w:rsidDel="00952B49">
          <w:rPr>
            <w:rFonts w:ascii="B Lotus" w:eastAsia="Calibri" w:hAnsi="B Lotus" w:cs="B Lotus" w:hint="cs"/>
            <w:sz w:val="24"/>
            <w:szCs w:val="24"/>
            <w:rtl/>
            <w:lang w:bidi="fa-IR"/>
          </w:rPr>
          <w:delText>نماید</w:delText>
        </w:r>
      </w:del>
      <w:ins w:id="2451" w:author="Mehrnazi Boojari" w:date="2019-01-08T01:30:00Z">
        <w:r w:rsidR="00952B49">
          <w:rPr>
            <w:rFonts w:ascii="B Lotus" w:eastAsia="Calibri" w:hAnsi="B Lotus" w:cs="B Lotus" w:hint="cs"/>
            <w:sz w:val="24"/>
            <w:szCs w:val="24"/>
            <w:rtl/>
            <w:lang w:bidi="fa-IR"/>
          </w:rPr>
          <w:t>کند</w:t>
        </w:r>
      </w:ins>
      <w:r w:rsidRPr="00B07651">
        <w:rPr>
          <w:rFonts w:ascii="B Lotus" w:eastAsia="Calibri" w:hAnsi="B Lotus" w:cs="B Lotus" w:hint="cs"/>
          <w:sz w:val="24"/>
          <w:szCs w:val="24"/>
          <w:rtl/>
          <w:lang w:bidi="fa-IR"/>
        </w:rPr>
        <w:t>؛ بدین صورت که شرایط مجری یا تصمیم</w:t>
      </w:r>
      <w:ins w:id="2452" w:author="Mehrnazi Boojari" w:date="2019-01-08T00:17:00Z">
        <w:r w:rsidR="000358B4">
          <w:rPr>
            <w:rFonts w:ascii="B Lotus" w:eastAsia="Calibri" w:hAnsi="B Lotus" w:cs="B Nazanin" w:hint="cs"/>
            <w:sz w:val="24"/>
            <w:szCs w:val="24"/>
            <w:rtl/>
            <w:lang w:bidi="fa-IR"/>
          </w:rPr>
          <w:t>‌</w:t>
        </w:r>
      </w:ins>
      <w:del w:id="2453" w:author="Mehrnazi Boojari" w:date="2019-01-08T00:17:00Z">
        <w:r w:rsidRPr="00B07651" w:rsidDel="000358B4">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 xml:space="preserve">گیر را </w:t>
      </w:r>
      <w:del w:id="2454" w:author="Mehrnazi Boojari" w:date="2019-01-07T09:55:00Z">
        <w:r w:rsidRPr="00B07651" w:rsidDel="00A31D6F">
          <w:rPr>
            <w:rFonts w:ascii="B Lotus" w:eastAsia="Calibri" w:hAnsi="B Lotus" w:cs="B Lotus" w:hint="cs"/>
            <w:sz w:val="24"/>
            <w:szCs w:val="24"/>
            <w:rtl/>
            <w:lang w:bidi="fa-IR"/>
          </w:rPr>
          <w:delText>به خوبی</w:delText>
        </w:r>
      </w:del>
      <w:ins w:id="2455" w:author="Mehrnazi Boojari" w:date="2019-01-07T09:55:00Z">
        <w:r w:rsidR="00A31D6F">
          <w:rPr>
            <w:rFonts w:ascii="B Lotus" w:eastAsia="Calibri" w:hAnsi="B Lotus" w:cs="B Lotus" w:hint="cs"/>
            <w:sz w:val="24"/>
            <w:szCs w:val="24"/>
            <w:rtl/>
            <w:lang w:bidi="fa-IR"/>
          </w:rPr>
          <w:t>به‌خوبی</w:t>
        </w:r>
      </w:ins>
      <w:r w:rsidRPr="00B07651">
        <w:rPr>
          <w:rFonts w:ascii="B Lotus" w:eastAsia="Calibri" w:hAnsi="B Lotus" w:cs="B Lotus" w:hint="cs"/>
          <w:sz w:val="24"/>
          <w:szCs w:val="24"/>
          <w:rtl/>
          <w:lang w:bidi="fa-IR"/>
        </w:rPr>
        <w:t xml:space="preserve"> فهم </w:t>
      </w:r>
      <w:del w:id="2456" w:author="Mehrnazi Boojari" w:date="2019-01-10T02:39:00Z">
        <w:r w:rsidRPr="00B07651" w:rsidDel="004851C6">
          <w:rPr>
            <w:rFonts w:ascii="B Lotus" w:eastAsia="Calibri" w:hAnsi="B Lotus" w:cs="B Lotus" w:hint="cs"/>
            <w:sz w:val="24"/>
            <w:szCs w:val="24"/>
            <w:rtl/>
            <w:lang w:bidi="fa-IR"/>
          </w:rPr>
          <w:delText xml:space="preserve">کرده </w:delText>
        </w:r>
      </w:del>
      <w:ins w:id="2457" w:author="Mehrnazi Boojari" w:date="2019-01-10T02:39:00Z">
        <w:r w:rsidR="004851C6" w:rsidRPr="00B07651">
          <w:rPr>
            <w:rFonts w:ascii="B Lotus" w:eastAsia="Calibri" w:hAnsi="B Lotus" w:cs="B Lotus" w:hint="cs"/>
            <w:sz w:val="24"/>
            <w:szCs w:val="24"/>
            <w:rtl/>
            <w:lang w:bidi="fa-IR"/>
          </w:rPr>
          <w:t>ک</w:t>
        </w:r>
        <w:r w:rsidR="004851C6">
          <w:rPr>
            <w:rFonts w:ascii="B Lotus" w:eastAsia="Calibri" w:hAnsi="B Lotus" w:cs="B Lotus" w:hint="cs"/>
            <w:sz w:val="24"/>
            <w:szCs w:val="24"/>
            <w:rtl/>
            <w:lang w:bidi="fa-IR"/>
          </w:rPr>
          <w:t>ند</w:t>
        </w:r>
        <w:r w:rsidR="004851C6"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و متناسب با شرایط، چالش</w:t>
      </w:r>
      <w:del w:id="2458" w:author="Mehrnazi Boojari" w:date="2019-01-07T09:45:00Z">
        <w:r w:rsidRPr="00B07651" w:rsidDel="006F7CCF">
          <w:rPr>
            <w:rFonts w:ascii="B Lotus" w:eastAsia="Calibri" w:hAnsi="B Lotus" w:cs="B Lotus" w:hint="cs"/>
            <w:sz w:val="24"/>
            <w:szCs w:val="24"/>
            <w:rtl/>
            <w:lang w:bidi="fa-IR"/>
          </w:rPr>
          <w:delText xml:space="preserve"> ها </w:delText>
        </w:r>
      </w:del>
      <w:ins w:id="2459" w:author="Mehrnazi Boojari" w:date="2019-01-07T09:45:00Z">
        <w:r w:rsidR="006F7CCF">
          <w:rPr>
            <w:rFonts w:ascii="B Lotus" w:eastAsia="Calibri" w:hAnsi="B Lotus" w:cs="B Lotus" w:hint="cs"/>
            <w:sz w:val="24"/>
            <w:szCs w:val="24"/>
            <w:rtl/>
            <w:lang w:bidi="fa-IR"/>
          </w:rPr>
          <w:t xml:space="preserve">‌ها </w:t>
        </w:r>
      </w:ins>
      <w:r w:rsidRPr="00B07651">
        <w:rPr>
          <w:rFonts w:ascii="B Lotus" w:eastAsia="Calibri" w:hAnsi="B Lotus" w:cs="B Lotus" w:hint="cs"/>
          <w:sz w:val="24"/>
          <w:szCs w:val="24"/>
          <w:rtl/>
          <w:lang w:bidi="fa-IR"/>
        </w:rPr>
        <w:t>و محدودیت</w:t>
      </w:r>
      <w:del w:id="2460" w:author="Mehrnazi Boojari" w:date="2019-01-07T09:46:00Z">
        <w:r w:rsidRPr="00B07651" w:rsidDel="006F7CCF">
          <w:rPr>
            <w:rFonts w:ascii="B Lotus" w:eastAsia="Calibri" w:hAnsi="B Lotus" w:cs="B Lotus" w:hint="cs"/>
            <w:sz w:val="24"/>
            <w:szCs w:val="24"/>
            <w:rtl/>
            <w:lang w:bidi="fa-IR"/>
          </w:rPr>
          <w:delText xml:space="preserve"> های </w:delText>
        </w:r>
      </w:del>
      <w:ins w:id="2461"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 xml:space="preserve">او بتواند </w:t>
      </w:r>
      <w:r w:rsidRPr="00B07651">
        <w:rPr>
          <w:rFonts w:ascii="B Lotus" w:eastAsia="Calibri" w:hAnsi="B Lotus" w:cs="B Lotus" w:hint="cs"/>
          <w:sz w:val="24"/>
          <w:szCs w:val="24"/>
          <w:rtl/>
          <w:lang w:bidi="fa-IR"/>
        </w:rPr>
        <w:lastRenderedPageBreak/>
        <w:t>ساختاری بچیند که سریع</w:t>
      </w:r>
      <w:ins w:id="2462" w:author="Mehrnazi Boojari" w:date="2019-01-10T02:39:00Z">
        <w:r w:rsidR="004851C6">
          <w:rPr>
            <w:rFonts w:ascii="B Lotus" w:eastAsia="Calibri" w:hAnsi="B Lotus" w:cs="B Nazanin" w:hint="cs"/>
            <w:sz w:val="24"/>
            <w:szCs w:val="24"/>
            <w:rtl/>
            <w:lang w:bidi="fa-IR"/>
          </w:rPr>
          <w:t>‌</w:t>
        </w:r>
      </w:ins>
      <w:r w:rsidRPr="00B07651">
        <w:rPr>
          <w:rFonts w:ascii="B Lotus" w:eastAsia="Calibri" w:hAnsi="B Lotus" w:cs="B Lotus" w:hint="cs"/>
          <w:sz w:val="24"/>
          <w:szCs w:val="24"/>
          <w:rtl/>
          <w:lang w:bidi="fa-IR"/>
        </w:rPr>
        <w:t>تر و بدون اصطکاک زیاد موضوع را به</w:t>
      </w:r>
      <w:ins w:id="2463" w:author="Mehrnazi Boojari" w:date="2019-01-10T02:39:00Z">
        <w:r w:rsidR="004851C6">
          <w:rPr>
            <w:rFonts w:ascii="B Lotus" w:eastAsia="Calibri" w:hAnsi="B Lotus" w:cs="B Nazanin" w:hint="cs"/>
            <w:sz w:val="24"/>
            <w:szCs w:val="24"/>
            <w:rtl/>
            <w:lang w:bidi="fa-IR"/>
          </w:rPr>
          <w:t>‌</w:t>
        </w:r>
      </w:ins>
      <w:del w:id="2464" w:author="Mehrnazi Boojari" w:date="2019-01-10T02:39:00Z">
        <w:r w:rsidRPr="00B07651" w:rsidDel="004851C6">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تفاهم برساند</w:t>
      </w:r>
      <w:del w:id="2465" w:author="Mehrnazi Boojari" w:date="2019-01-07T09:53:00Z">
        <w:r w:rsidRPr="00B07651" w:rsidDel="006F7CCF">
          <w:rPr>
            <w:rFonts w:ascii="B Lotus" w:eastAsia="Calibri" w:hAnsi="B Lotus" w:cs="B Lotus" w:hint="cs"/>
            <w:sz w:val="24"/>
            <w:szCs w:val="24"/>
            <w:rtl/>
            <w:lang w:bidi="fa-IR"/>
          </w:rPr>
          <w:delText xml:space="preserve"> . </w:delText>
        </w:r>
      </w:del>
      <w:ins w:id="2466" w:author="Mehrnazi Boojari" w:date="2019-01-07T09:53:00Z">
        <w:r w:rsidR="006F7CCF">
          <w:rPr>
            <w:rFonts w:ascii="B Lotus" w:eastAsia="Calibri" w:hAnsi="B Lotus" w:cs="B Lotus" w:hint="cs"/>
            <w:sz w:val="24"/>
            <w:szCs w:val="24"/>
            <w:rtl/>
            <w:lang w:bidi="fa-IR"/>
          </w:rPr>
          <w:t xml:space="preserve">. </w:t>
        </w:r>
      </w:ins>
      <w:del w:id="2467" w:author="Mehrnazi Boojari" w:date="2019-01-07T22:30:00Z">
        <w:r w:rsidRPr="00B07651" w:rsidDel="00051F26">
          <w:rPr>
            <w:rFonts w:ascii="B Lotus" w:eastAsia="Calibri" w:hAnsi="B Lotus" w:cs="B Lotus" w:hint="cs"/>
            <w:sz w:val="24"/>
            <w:szCs w:val="24"/>
            <w:rtl/>
            <w:lang w:bidi="fa-IR"/>
          </w:rPr>
          <w:delText>در نظر گرفتن</w:delText>
        </w:r>
      </w:del>
      <w:ins w:id="2468" w:author="Mehrnazi Boojari" w:date="2019-01-07T22:30:00Z">
        <w:r w:rsidR="00051F26">
          <w:rPr>
            <w:rFonts w:ascii="B Lotus" w:eastAsia="Calibri" w:hAnsi="B Lotus"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گرفتن</w:t>
        </w:r>
      </w:ins>
      <w:r w:rsidRPr="00B07651">
        <w:rPr>
          <w:rFonts w:ascii="B Lotus" w:eastAsia="Calibri" w:hAnsi="B Lotus" w:cs="B Lotus" w:hint="cs"/>
          <w:sz w:val="24"/>
          <w:szCs w:val="24"/>
          <w:rtl/>
          <w:lang w:bidi="fa-IR"/>
        </w:rPr>
        <w:t xml:space="preserve"> محدودیت</w:t>
      </w:r>
      <w:del w:id="2469" w:author="Mehrnazi Boojari" w:date="2019-01-07T10:43:00Z">
        <w:r w:rsidRPr="00B07651" w:rsidDel="006A1F1D">
          <w:rPr>
            <w:rFonts w:ascii="B Lotus" w:eastAsia="Calibri" w:hAnsi="B Lotus" w:cs="B Lotus" w:hint="cs"/>
            <w:sz w:val="24"/>
            <w:szCs w:val="24"/>
            <w:rtl/>
            <w:lang w:bidi="fa-IR"/>
          </w:rPr>
          <w:delText xml:space="preserve"> هایی </w:delText>
        </w:r>
      </w:del>
      <w:ins w:id="2470" w:author="Mehrnazi Boojari" w:date="2019-01-07T10:43:00Z">
        <w:r w:rsidR="006A1F1D">
          <w:rPr>
            <w:rFonts w:ascii="B Lotus" w:eastAsia="Calibri" w:hAnsi="B Lotus" w:cs="B Lotus" w:hint="cs"/>
            <w:sz w:val="24"/>
            <w:szCs w:val="24"/>
            <w:rtl/>
            <w:lang w:bidi="fa-IR"/>
          </w:rPr>
          <w:t xml:space="preserve">‌هایی </w:t>
        </w:r>
      </w:ins>
      <w:r w:rsidRPr="00B07651">
        <w:rPr>
          <w:rFonts w:ascii="B Lotus" w:eastAsia="Calibri" w:hAnsi="B Lotus" w:cs="B Lotus" w:hint="cs"/>
          <w:sz w:val="24"/>
          <w:szCs w:val="24"/>
          <w:rtl/>
          <w:lang w:bidi="fa-IR"/>
        </w:rPr>
        <w:t>همچون</w:t>
      </w:r>
      <w:del w:id="2471" w:author="Mehrnazi Boojari" w:date="2019-01-10T02:39:00Z">
        <w:r w:rsidRPr="00B07651" w:rsidDel="004851C6">
          <w:rPr>
            <w:rFonts w:ascii="B Lotus" w:eastAsia="Calibri" w:hAnsi="B Lotus" w:cs="B Lotus" w:hint="cs"/>
            <w:sz w:val="24"/>
            <w:szCs w:val="24"/>
            <w:rtl/>
            <w:lang w:bidi="fa-IR"/>
          </w:rPr>
          <w:delText>؛</w:delText>
        </w:r>
      </w:del>
      <w:r w:rsidRPr="00B07651">
        <w:rPr>
          <w:rFonts w:ascii="B Lotus" w:eastAsia="Calibri" w:hAnsi="B Lotus" w:cs="B Lotus" w:hint="cs"/>
          <w:sz w:val="24"/>
          <w:szCs w:val="24"/>
          <w:rtl/>
          <w:lang w:bidi="fa-IR"/>
        </w:rPr>
        <w:t xml:space="preserve"> نداشتن وقت و زمان کافی در فصل تصمیم</w:t>
      </w:r>
      <w:del w:id="2472" w:author="Mehrnazi Boojari" w:date="2019-01-07T09:52:00Z">
        <w:r w:rsidRPr="00B07651" w:rsidDel="006F7CCF">
          <w:rPr>
            <w:rFonts w:ascii="B Lotus" w:eastAsia="Calibri" w:hAnsi="B Lotus" w:cs="B Lotus" w:hint="cs"/>
            <w:sz w:val="24"/>
            <w:szCs w:val="24"/>
            <w:rtl/>
            <w:lang w:bidi="fa-IR"/>
          </w:rPr>
          <w:delText xml:space="preserve"> گیری </w:delText>
        </w:r>
      </w:del>
      <w:ins w:id="2473" w:author="Mehrnazi Boojari" w:date="2019-01-07T09:52:00Z">
        <w:r w:rsidR="006F7CCF">
          <w:rPr>
            <w:rFonts w:ascii="B Lotus" w:eastAsia="Calibri" w:hAnsi="B Lotus" w:cs="B Lotus" w:hint="cs"/>
            <w:sz w:val="24"/>
            <w:szCs w:val="24"/>
            <w:rtl/>
            <w:lang w:bidi="fa-IR"/>
          </w:rPr>
          <w:t xml:space="preserve">‌گیری </w:t>
        </w:r>
      </w:ins>
      <w:r w:rsidRPr="00B07651">
        <w:rPr>
          <w:rFonts w:ascii="B Lotus" w:eastAsia="Calibri" w:hAnsi="B Lotus" w:cs="B Lotus" w:hint="cs"/>
          <w:sz w:val="24"/>
          <w:szCs w:val="24"/>
          <w:rtl/>
          <w:lang w:bidi="fa-IR"/>
        </w:rPr>
        <w:t>و نداشتن حس به موضوع در فصل غیر</w:t>
      </w:r>
      <w:ins w:id="2474" w:author="Mehrnazi Boojari" w:date="2019-01-07T12:21:00Z">
        <w:r w:rsidR="002F77AF">
          <w:rPr>
            <w:rFonts w:ascii="B Lotus" w:eastAsia="Calibri" w:hAnsi="B Lotus" w:cs="B Nazanin" w:hint="cs"/>
            <w:sz w:val="24"/>
            <w:szCs w:val="24"/>
            <w:rtl/>
            <w:lang w:bidi="fa-IR"/>
          </w:rPr>
          <w:t>‌</w:t>
        </w:r>
      </w:ins>
      <w:del w:id="2475" w:author="Mehrnazi Boojari" w:date="2019-01-07T12:21:00Z">
        <w:r w:rsidRPr="00B07651" w:rsidDel="002F77AF">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تصمیم</w:t>
      </w:r>
      <w:ins w:id="2476" w:author="Mehrnazi Boojari" w:date="2019-01-07T12:20:00Z">
        <w:r w:rsidR="002F77AF">
          <w:rPr>
            <w:rFonts w:ascii="B Lotus" w:eastAsia="Calibri" w:hAnsi="B Lotus" w:cs="B Nazanin" w:hint="cs"/>
            <w:sz w:val="24"/>
            <w:szCs w:val="24"/>
            <w:rtl/>
            <w:lang w:bidi="fa-IR"/>
          </w:rPr>
          <w:t>‌</w:t>
        </w:r>
      </w:ins>
      <w:del w:id="2477" w:author="Mehrnazi Boojari" w:date="2019-01-07T12:20:00Z">
        <w:r w:rsidRPr="00B07651" w:rsidDel="002F77AF">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گیری.</w:t>
      </w:r>
      <w:del w:id="2478" w:author="Mehrnazi Boojari" w:date="2019-01-07T09:57:00Z">
        <w:r w:rsidRPr="00B07651" w:rsidDel="00A31D6F">
          <w:rPr>
            <w:rFonts w:ascii="B Lotus" w:eastAsia="Calibri" w:hAnsi="B Lotus" w:cs="B Lotus" w:hint="cs"/>
            <w:sz w:val="24"/>
            <w:szCs w:val="24"/>
            <w:rtl/>
            <w:lang w:bidi="fa-IR"/>
          </w:rPr>
          <w:delText xml:space="preserve">  </w:delText>
        </w:r>
      </w:del>
      <w:ins w:id="2479" w:author="Mehrnazi Boojari" w:date="2019-01-07T09:57:00Z">
        <w:r w:rsidR="00A31D6F">
          <w:rPr>
            <w:rFonts w:ascii="B Lotus" w:eastAsia="Calibri" w:hAnsi="B Lotus" w:cs="B Lotus" w:hint="cs"/>
            <w:sz w:val="24"/>
            <w:szCs w:val="24"/>
            <w:rtl/>
            <w:lang w:bidi="fa-IR"/>
          </w:rPr>
          <w:t xml:space="preserve"> </w:t>
        </w:r>
      </w:ins>
    </w:p>
    <w:p w14:paraId="1BEBA315" w14:textId="77777777" w:rsidR="00B07651" w:rsidRPr="00B07651" w:rsidRDefault="00B07651" w:rsidP="00BA4409">
      <w:pPr>
        <w:bidi/>
        <w:ind w:firstLine="227"/>
        <w:jc w:val="both"/>
        <w:rPr>
          <w:rFonts w:ascii="B Lotus" w:eastAsia="Calibri" w:hAnsi="B Lotus" w:cs="B Lotus"/>
          <w:sz w:val="24"/>
          <w:szCs w:val="24"/>
          <w:rtl/>
          <w:lang w:bidi="fa-IR"/>
        </w:rPr>
      </w:pPr>
      <w:r w:rsidRPr="00B07651">
        <w:rPr>
          <w:rFonts w:ascii="B Lotus" w:eastAsia="Calibri" w:hAnsi="B Lotus" w:cs="B Lotus" w:hint="cs"/>
          <w:sz w:val="24"/>
          <w:szCs w:val="24"/>
          <w:rtl/>
          <w:lang w:bidi="fa-IR"/>
        </w:rPr>
        <w:t>همچنین</w:t>
      </w:r>
      <w:ins w:id="2480" w:author="Mehrnazi Boojari" w:date="2019-01-10T02:40:00Z">
        <w:r w:rsidR="00BA4409">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الگوی گزارش راهبردی با کلید واژه س</w:t>
      </w:r>
      <w:del w:id="2481" w:author="Mehrnazi Boojari" w:date="2019-01-07T12:20:00Z">
        <w:r w:rsidRPr="00B07651" w:rsidDel="002F77AF">
          <w:rPr>
            <w:rFonts w:ascii="B Lotus" w:eastAsia="Calibri" w:hAnsi="B Lotus" w:cs="B Lotus" w:hint="cs"/>
            <w:sz w:val="24"/>
            <w:szCs w:val="24"/>
            <w:rtl/>
            <w:lang w:bidi="fa-IR"/>
          </w:rPr>
          <w:delText>و</w:delText>
        </w:r>
      </w:del>
      <w:ins w:id="2482" w:author="Mehrnazi Boojari" w:date="2019-01-07T12:20:00Z">
        <w:r w:rsidR="002F77AF">
          <w:rPr>
            <w:rFonts w:ascii="B Lotus" w:eastAsia="Calibri" w:hAnsi="B Lotus" w:cs="B Lotus" w:hint="cs"/>
            <w:sz w:val="24"/>
            <w:szCs w:val="24"/>
            <w:rtl/>
            <w:lang w:bidi="fa-IR"/>
          </w:rPr>
          <w:t>ؤ</w:t>
        </w:r>
      </w:ins>
      <w:r w:rsidRPr="00B07651">
        <w:rPr>
          <w:rFonts w:ascii="B Lotus" w:eastAsia="Calibri" w:hAnsi="B Lotus" w:cs="B Lotus" w:hint="cs"/>
          <w:sz w:val="24"/>
          <w:szCs w:val="24"/>
          <w:rtl/>
          <w:lang w:bidi="fa-IR"/>
        </w:rPr>
        <w:t>الات</w:t>
      </w:r>
      <w:del w:id="2483" w:author="Mehrnazi Boojari" w:date="2019-01-07T09:53:00Z">
        <w:r w:rsidRPr="00B07651" w:rsidDel="00572891">
          <w:rPr>
            <w:rFonts w:ascii="B Lotus" w:eastAsia="Calibri" w:hAnsi="B Lotus" w:cs="B Lotus" w:hint="cs"/>
            <w:sz w:val="24"/>
            <w:szCs w:val="24"/>
            <w:rtl/>
            <w:lang w:bidi="fa-IR"/>
          </w:rPr>
          <w:delText xml:space="preserve"> جهت ساز </w:delText>
        </w:r>
      </w:del>
      <w:ins w:id="2484" w:author="Mehrnazi Boojari" w:date="2019-01-07T09:53:00Z">
        <w:r w:rsidR="00572891">
          <w:rPr>
            <w:rFonts w:ascii="B Lotus" w:eastAsia="Calibri" w:hAnsi="B Lotus" w:cs="B Lotus" w:hint="cs"/>
            <w:sz w:val="24"/>
            <w:szCs w:val="24"/>
            <w:rtl/>
            <w:lang w:bidi="fa-IR"/>
          </w:rPr>
          <w:t xml:space="preserve"> جهت‌ساز </w:t>
        </w:r>
      </w:ins>
      <w:r w:rsidRPr="00B07651">
        <w:rPr>
          <w:rFonts w:ascii="B Lotus" w:eastAsia="Calibri" w:hAnsi="B Lotus" w:cs="B Lotus" w:hint="cs"/>
          <w:sz w:val="24"/>
          <w:szCs w:val="24"/>
          <w:rtl/>
          <w:lang w:bidi="fa-IR"/>
        </w:rPr>
        <w:t>شکل</w:t>
      </w:r>
      <w:del w:id="2485" w:author="Mehrnazi Boojari" w:date="2019-01-07T09:49:00Z">
        <w:r w:rsidRPr="00B07651" w:rsidDel="006F7CCF">
          <w:rPr>
            <w:rFonts w:ascii="B Lotus" w:eastAsia="Calibri" w:hAnsi="B Lotus" w:cs="B Lotus" w:hint="cs"/>
            <w:sz w:val="24"/>
            <w:szCs w:val="24"/>
            <w:rtl/>
            <w:lang w:bidi="fa-IR"/>
          </w:rPr>
          <w:delText xml:space="preserve"> می </w:delText>
        </w:r>
      </w:del>
      <w:ins w:id="2486" w:author="Mehrnazi Boojari" w:date="2019-01-07T09:49:00Z">
        <w:r w:rsidR="006F7CCF">
          <w:rPr>
            <w:rFonts w:ascii="B Lotus" w:eastAsia="Calibri" w:hAnsi="B Lotus" w:cs="B Lotus" w:hint="cs"/>
            <w:sz w:val="24"/>
            <w:szCs w:val="24"/>
            <w:rtl/>
            <w:lang w:bidi="fa-IR"/>
          </w:rPr>
          <w:t xml:space="preserve"> می‌</w:t>
        </w:r>
      </w:ins>
      <w:r w:rsidRPr="00B07651">
        <w:rPr>
          <w:rFonts w:ascii="B Lotus" w:eastAsia="Calibri" w:hAnsi="B Lotus" w:cs="B Lotus" w:hint="cs"/>
          <w:sz w:val="24"/>
          <w:szCs w:val="24"/>
          <w:rtl/>
          <w:lang w:bidi="fa-IR"/>
        </w:rPr>
        <w:t>گیرد</w:t>
      </w:r>
      <w:ins w:id="2487" w:author="Mehrnazi Boojari" w:date="2019-01-10T02:41:00Z">
        <w:r w:rsidR="00BA4409">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بدین معنا که با طرح یک سری س</w:t>
      </w:r>
      <w:del w:id="2488" w:author="Mehrnazi Boojari" w:date="2019-01-07T12:20:00Z">
        <w:r w:rsidRPr="00B07651" w:rsidDel="002F77AF">
          <w:rPr>
            <w:rFonts w:ascii="B Lotus" w:eastAsia="Calibri" w:hAnsi="B Lotus" w:cs="B Lotus" w:hint="cs"/>
            <w:sz w:val="24"/>
            <w:szCs w:val="24"/>
            <w:rtl/>
            <w:lang w:bidi="fa-IR"/>
          </w:rPr>
          <w:delText>و</w:delText>
        </w:r>
      </w:del>
      <w:ins w:id="2489" w:author="Mehrnazi Boojari" w:date="2019-01-07T12:20:00Z">
        <w:r w:rsidR="002F77AF">
          <w:rPr>
            <w:rFonts w:ascii="B Lotus" w:eastAsia="Calibri" w:hAnsi="B Lotus" w:cs="B Lotus" w:hint="cs"/>
            <w:sz w:val="24"/>
            <w:szCs w:val="24"/>
            <w:rtl/>
            <w:lang w:bidi="fa-IR"/>
          </w:rPr>
          <w:t>ؤ</w:t>
        </w:r>
      </w:ins>
      <w:r w:rsidRPr="00B07651">
        <w:rPr>
          <w:rFonts w:ascii="B Lotus" w:eastAsia="Calibri" w:hAnsi="B Lotus" w:cs="B Lotus" w:hint="cs"/>
          <w:sz w:val="24"/>
          <w:szCs w:val="24"/>
          <w:rtl/>
          <w:lang w:bidi="fa-IR"/>
        </w:rPr>
        <w:t>ال</w:t>
      </w:r>
      <w:del w:id="2490" w:author="Mehrnazi Boojari" w:date="2019-01-07T09:53:00Z">
        <w:r w:rsidRPr="00B07651" w:rsidDel="00572891">
          <w:rPr>
            <w:rFonts w:ascii="B Lotus" w:eastAsia="Calibri" w:hAnsi="B Lotus" w:cs="B Lotus" w:hint="cs"/>
            <w:sz w:val="24"/>
            <w:szCs w:val="24"/>
            <w:rtl/>
            <w:lang w:bidi="fa-IR"/>
          </w:rPr>
          <w:delText xml:space="preserve"> جهت ساز </w:delText>
        </w:r>
      </w:del>
      <w:ins w:id="2491" w:author="Mehrnazi Boojari" w:date="2019-01-07T09:53:00Z">
        <w:r w:rsidR="00572891">
          <w:rPr>
            <w:rFonts w:ascii="B Lotus" w:eastAsia="Calibri" w:hAnsi="B Lotus" w:cs="B Lotus" w:hint="cs"/>
            <w:sz w:val="24"/>
            <w:szCs w:val="24"/>
            <w:rtl/>
            <w:lang w:bidi="fa-IR"/>
          </w:rPr>
          <w:t xml:space="preserve"> جهت‌ساز </w:t>
        </w:r>
      </w:ins>
      <w:r w:rsidRPr="00B07651">
        <w:rPr>
          <w:rFonts w:ascii="B Lotus" w:eastAsia="Calibri" w:hAnsi="B Lotus" w:cs="B Lotus" w:hint="cs"/>
          <w:sz w:val="24"/>
          <w:szCs w:val="24"/>
          <w:rtl/>
          <w:lang w:bidi="fa-IR"/>
        </w:rPr>
        <w:t>در فضای تصمیم</w:t>
      </w:r>
      <w:ins w:id="2492" w:author="Mehrnazi Boojari" w:date="2019-01-07T12:20:00Z">
        <w:r w:rsidR="002F77AF">
          <w:rPr>
            <w:rFonts w:ascii="B Lotus" w:eastAsia="Calibri" w:hAnsi="B Lotus" w:cs="B Nazanin" w:hint="cs"/>
            <w:sz w:val="24"/>
            <w:szCs w:val="24"/>
            <w:rtl/>
            <w:lang w:bidi="fa-IR"/>
          </w:rPr>
          <w:t>‌</w:t>
        </w:r>
      </w:ins>
      <w:del w:id="2493" w:author="Mehrnazi Boojari" w:date="2019-01-07T12:20:00Z">
        <w:r w:rsidRPr="00B07651" w:rsidDel="002F77AF">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گیری</w:t>
      </w:r>
      <w:del w:id="2494" w:author="Mehrnazi Boojari" w:date="2019-01-07T09:47:00Z">
        <w:r w:rsidRPr="00B07651" w:rsidDel="006F7CCF">
          <w:rPr>
            <w:rFonts w:ascii="B Lotus" w:eastAsia="Calibri" w:hAnsi="B Lotus" w:cs="B Lotus" w:hint="cs"/>
            <w:sz w:val="24"/>
            <w:szCs w:val="24"/>
            <w:rtl/>
            <w:lang w:bidi="fa-IR"/>
          </w:rPr>
          <w:delText xml:space="preserve"> ،</w:delText>
        </w:r>
      </w:del>
      <w:ins w:id="2495" w:author="Mehrnazi Boojari" w:date="2019-01-07T09:47:00Z">
        <w:r w:rsidR="006F7CCF">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مجری را به چالش </w:t>
      </w:r>
      <w:del w:id="2496" w:author="Mehrnazi Boojari" w:date="2019-01-10T02:41:00Z">
        <w:r w:rsidRPr="00B07651" w:rsidDel="00BA4409">
          <w:rPr>
            <w:rFonts w:ascii="B Lotus" w:eastAsia="Calibri" w:hAnsi="B Lotus" w:cs="B Lotus" w:hint="cs"/>
            <w:sz w:val="24"/>
            <w:szCs w:val="24"/>
            <w:rtl/>
            <w:lang w:bidi="fa-IR"/>
          </w:rPr>
          <w:delText xml:space="preserve">کشیده </w:delText>
        </w:r>
      </w:del>
      <w:ins w:id="2497" w:author="Mehrnazi Boojari" w:date="2019-01-10T02:41:00Z">
        <w:r w:rsidR="00BA4409">
          <w:rPr>
            <w:rFonts w:ascii="B Lotus" w:eastAsia="Calibri" w:hAnsi="B Lotus" w:cs="B Nazanin" w:hint="cs"/>
            <w:sz w:val="24"/>
            <w:szCs w:val="24"/>
            <w:rtl/>
            <w:lang w:bidi="fa-IR"/>
          </w:rPr>
          <w:t>‌</w:t>
        </w:r>
        <w:r w:rsidR="00BA4409">
          <w:rPr>
            <w:rFonts w:ascii="B Lotus" w:eastAsia="Calibri" w:hAnsi="B Lotus" w:cs="B Lotus" w:hint="cs"/>
            <w:sz w:val="24"/>
            <w:szCs w:val="24"/>
            <w:rtl/>
            <w:lang w:bidi="fa-IR"/>
          </w:rPr>
          <w:t>کشد</w:t>
        </w:r>
        <w:r w:rsidR="00BA4409"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 xml:space="preserve">و با فضای تفاهمی که گفته شد به </w:t>
      </w:r>
      <w:r w:rsidR="0045375F">
        <w:rPr>
          <w:rFonts w:ascii="B Lotus" w:eastAsia="Calibri" w:hAnsi="B Lotus" w:cs="B Lotus" w:hint="cs"/>
          <w:sz w:val="24"/>
          <w:szCs w:val="24"/>
          <w:rtl/>
          <w:lang w:bidi="fa-IR"/>
        </w:rPr>
        <w:t>بهینه</w:t>
      </w:r>
      <w:del w:id="2498" w:author="Mehrnazi Boojari" w:date="2019-01-07T09:51:00Z">
        <w:r w:rsidR="0045375F" w:rsidDel="006F7CCF">
          <w:rPr>
            <w:rFonts w:ascii="B Lotus" w:eastAsia="Calibri" w:hAnsi="B Lotus" w:cs="B Lotus" w:hint="cs"/>
            <w:sz w:val="24"/>
            <w:szCs w:val="24"/>
            <w:rtl/>
            <w:lang w:bidi="fa-IR"/>
          </w:rPr>
          <w:delText xml:space="preserve"> سازی </w:delText>
        </w:r>
      </w:del>
      <w:ins w:id="2499" w:author="Mehrnazi Boojari" w:date="2019-01-07T09:51:00Z">
        <w:r w:rsidR="006F7CCF">
          <w:rPr>
            <w:rFonts w:ascii="B Lotus" w:eastAsia="Calibri" w:hAnsi="B Lotus" w:cs="B Lotus" w:hint="cs"/>
            <w:sz w:val="24"/>
            <w:szCs w:val="24"/>
            <w:rtl/>
            <w:lang w:bidi="fa-IR"/>
          </w:rPr>
          <w:t xml:space="preserve">‌سازی </w:t>
        </w:r>
      </w:ins>
      <w:r w:rsidR="0045375F">
        <w:rPr>
          <w:rFonts w:ascii="B Lotus" w:eastAsia="Calibri" w:hAnsi="B Lotus" w:cs="B Lotus" w:hint="cs"/>
          <w:sz w:val="24"/>
          <w:szCs w:val="24"/>
          <w:rtl/>
          <w:lang w:bidi="fa-IR"/>
        </w:rPr>
        <w:t xml:space="preserve">تصمیمات او نایل </w:t>
      </w:r>
      <w:del w:id="2500" w:author="Mehrnazi Boojari" w:date="2019-01-08T01:14:00Z">
        <w:r w:rsidR="0045375F" w:rsidDel="00632EB0">
          <w:rPr>
            <w:rFonts w:ascii="B Lotus" w:eastAsia="Calibri" w:hAnsi="B Lotus" w:cs="B Lotus" w:hint="cs"/>
            <w:sz w:val="24"/>
            <w:szCs w:val="24"/>
            <w:rtl/>
            <w:lang w:bidi="fa-IR"/>
          </w:rPr>
          <w:delText>گردد</w:delText>
        </w:r>
      </w:del>
      <w:ins w:id="2501" w:author="Mehrnazi Boojari" w:date="2019-01-08T01:14:00Z">
        <w:r w:rsidR="00632EB0">
          <w:rPr>
            <w:rFonts w:ascii="B Lotus" w:eastAsia="Calibri" w:hAnsi="B Lotus" w:cs="B Lotus" w:hint="cs"/>
            <w:sz w:val="24"/>
            <w:szCs w:val="24"/>
            <w:rtl/>
            <w:lang w:bidi="fa-IR"/>
          </w:rPr>
          <w:t>شود</w:t>
        </w:r>
      </w:ins>
      <w:r w:rsidRPr="00B07651">
        <w:rPr>
          <w:rFonts w:ascii="B Lotus" w:eastAsia="Calibri" w:hAnsi="B Lotus" w:cs="B Lotus" w:hint="cs"/>
          <w:sz w:val="24"/>
          <w:szCs w:val="24"/>
          <w:rtl/>
          <w:lang w:bidi="fa-IR"/>
        </w:rPr>
        <w:t xml:space="preserve">. </w:t>
      </w:r>
    </w:p>
    <w:p w14:paraId="39DC114E" w14:textId="77777777" w:rsidR="00B07651" w:rsidRPr="00B07651" w:rsidRDefault="00B07651" w:rsidP="00913D28">
      <w:pPr>
        <w:pStyle w:val="Heading2"/>
        <w:rPr>
          <w:rtl/>
        </w:rPr>
      </w:pPr>
      <w:bookmarkStart w:id="2502" w:name="_Toc533259381"/>
      <w:bookmarkStart w:id="2503" w:name="_Toc533781168"/>
      <w:bookmarkStart w:id="2504" w:name="_Toc533781489"/>
      <w:bookmarkStart w:id="2505" w:name="_Toc533781604"/>
      <w:bookmarkStart w:id="2506" w:name="_Toc533781790"/>
      <w:bookmarkStart w:id="2507" w:name="_Toc533782124"/>
      <w:r w:rsidRPr="00B07651">
        <w:rPr>
          <w:rFonts w:hint="cs"/>
          <w:rtl/>
        </w:rPr>
        <w:t>محرومیت</w:t>
      </w:r>
      <w:ins w:id="2508" w:author="Mehrnazi Boojari" w:date="2019-01-08T03:36:00Z">
        <w:r w:rsidR="00666313">
          <w:rPr>
            <w:rFonts w:hint="cs"/>
            <w:rtl/>
          </w:rPr>
          <w:t>‌</w:t>
        </w:r>
      </w:ins>
      <w:del w:id="2509" w:author="Mehrnazi Boojari" w:date="2019-01-07T22:42:00Z">
        <w:r w:rsidRPr="00B07651" w:rsidDel="00BF4CE5">
          <w:rPr>
            <w:rFonts w:hint="cs"/>
            <w:rtl/>
          </w:rPr>
          <w:delText xml:space="preserve"> زدایی</w:delText>
        </w:r>
      </w:del>
      <w:ins w:id="2510" w:author="Mehrnazi Boojari" w:date="2019-01-07T22:42:00Z">
        <w:r w:rsidR="00BF4CE5">
          <w:rPr>
            <w:rFonts w:hint="cs"/>
            <w:rtl/>
          </w:rPr>
          <w:t>‌زدایی</w:t>
        </w:r>
      </w:ins>
      <w:r w:rsidRPr="00B07651">
        <w:rPr>
          <w:rFonts w:hint="cs"/>
          <w:rtl/>
        </w:rPr>
        <w:t xml:space="preserve"> جزو موضوعات</w:t>
      </w:r>
      <w:del w:id="2511" w:author="Mehrnazi Boojari" w:date="2019-01-07T09:53:00Z">
        <w:r w:rsidRPr="00B07651" w:rsidDel="00572891">
          <w:rPr>
            <w:rFonts w:hint="cs"/>
            <w:rtl/>
          </w:rPr>
          <w:delText xml:space="preserve"> جهت ساز </w:delText>
        </w:r>
      </w:del>
      <w:ins w:id="2512" w:author="Mehrnazi Boojari" w:date="2019-01-07T09:53:00Z">
        <w:r w:rsidR="00572891">
          <w:rPr>
            <w:rFonts w:hint="cs"/>
            <w:rtl/>
          </w:rPr>
          <w:t xml:space="preserve"> جهت‌ساز </w:t>
        </w:r>
      </w:ins>
      <w:r w:rsidRPr="00B07651">
        <w:rPr>
          <w:rFonts w:hint="cs"/>
          <w:rtl/>
        </w:rPr>
        <w:t>و جزو اصول اساسی انقلاب اسلامی</w:t>
      </w:r>
      <w:bookmarkEnd w:id="2502"/>
      <w:bookmarkEnd w:id="2503"/>
      <w:bookmarkEnd w:id="2504"/>
      <w:bookmarkEnd w:id="2505"/>
      <w:bookmarkEnd w:id="2506"/>
      <w:bookmarkEnd w:id="2507"/>
      <w:r w:rsidRPr="00B07651">
        <w:rPr>
          <w:rFonts w:hint="cs"/>
          <w:rtl/>
        </w:rPr>
        <w:t xml:space="preserve"> </w:t>
      </w:r>
    </w:p>
    <w:p w14:paraId="5CEFCB4C" w14:textId="2A97035F" w:rsidR="00AE7DF6" w:rsidRPr="00AE7DF6" w:rsidRDefault="00B07651" w:rsidP="00AE7DF6">
      <w:pPr>
        <w:pStyle w:val="CommentText"/>
        <w:bidi/>
        <w:rPr>
          <w:rFonts w:cs="B Lotus"/>
          <w:sz w:val="24"/>
          <w:szCs w:val="24"/>
        </w:rPr>
      </w:pPr>
      <w:r w:rsidRPr="00B07651">
        <w:rPr>
          <w:rFonts w:ascii="B Lotus" w:eastAsia="Calibri" w:hAnsi="B Lotus" w:cs="B Lotus" w:hint="cs"/>
          <w:sz w:val="24"/>
          <w:szCs w:val="24"/>
          <w:rtl/>
          <w:lang w:bidi="fa-IR"/>
        </w:rPr>
        <w:t>یکی از موضوعاتی که در فضای فعلی کشور به</w:t>
      </w:r>
      <w:ins w:id="2513" w:author="Mehrnazi Boojari" w:date="2019-01-10T02:42:00Z">
        <w:r w:rsidR="00B04AA2">
          <w:rPr>
            <w:rFonts w:ascii="B Lotus" w:eastAsia="Calibri" w:hAnsi="B Lotus" w:cs="B Nazanin" w:hint="cs"/>
            <w:sz w:val="24"/>
            <w:szCs w:val="24"/>
            <w:rtl/>
            <w:lang w:bidi="fa-IR"/>
          </w:rPr>
          <w:t>‌</w:t>
        </w:r>
      </w:ins>
      <w:del w:id="2514" w:author="Mehrnazi Boojari" w:date="2019-01-10T02:42:00Z">
        <w:r w:rsidRPr="00B07651" w:rsidDel="00B04AA2">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وضوح در تحولات اجتماعی نقش</w:t>
      </w:r>
      <w:ins w:id="2515" w:author="Mehrnazi Boojari" w:date="2019-01-10T02:42:00Z">
        <w:r w:rsidR="00B04AA2">
          <w:rPr>
            <w:rFonts w:ascii="B Lotus" w:eastAsia="Calibri" w:hAnsi="B Lotus" w:cs="B Lotus" w:hint="cs"/>
            <w:sz w:val="24"/>
            <w:szCs w:val="24"/>
            <w:rtl/>
            <w:lang w:bidi="fa-IR"/>
          </w:rPr>
          <w:t>ی</w:t>
        </w:r>
      </w:ins>
      <w:r w:rsidRPr="00B07651">
        <w:rPr>
          <w:rFonts w:ascii="B Lotus" w:eastAsia="Calibri" w:hAnsi="B Lotus" w:cs="B Lotus" w:hint="cs"/>
          <w:sz w:val="24"/>
          <w:szCs w:val="24"/>
          <w:rtl/>
          <w:lang w:bidi="fa-IR"/>
        </w:rPr>
        <w:t xml:space="preserve"> اساسی </w:t>
      </w:r>
      <w:ins w:id="2516" w:author="Mehrnazi Boojari" w:date="2019-01-10T02:42:00Z">
        <w:r w:rsidR="00B04AA2">
          <w:rPr>
            <w:rFonts w:ascii="B Lotus" w:eastAsia="Calibri" w:hAnsi="B Lotus" w:cs="B Nazanin" w:hint="cs"/>
            <w:sz w:val="24"/>
            <w:szCs w:val="24"/>
            <w:rtl/>
            <w:lang w:bidi="fa-IR"/>
          </w:rPr>
          <w:t>‌</w:t>
        </w:r>
      </w:ins>
      <w:del w:id="2517" w:author="Mehrnazi Boojari" w:date="2019-01-10T02:42:00Z">
        <w:r w:rsidRPr="00B07651" w:rsidDel="00B04AA2">
          <w:rPr>
            <w:rFonts w:ascii="B Lotus" w:eastAsia="Calibri" w:hAnsi="B Lotus" w:cs="B Lotus" w:hint="cs"/>
            <w:sz w:val="24"/>
            <w:szCs w:val="24"/>
            <w:rtl/>
            <w:lang w:bidi="fa-IR"/>
          </w:rPr>
          <w:delText xml:space="preserve">را </w:delText>
        </w:r>
      </w:del>
      <w:r w:rsidRPr="00B07651">
        <w:rPr>
          <w:rFonts w:ascii="B Lotus" w:eastAsia="Calibri" w:hAnsi="B Lotus" w:cs="B Lotus" w:hint="cs"/>
          <w:sz w:val="24"/>
          <w:szCs w:val="24"/>
          <w:rtl/>
          <w:lang w:bidi="fa-IR"/>
        </w:rPr>
        <w:t>بازی</w:t>
      </w:r>
      <w:del w:id="2518" w:author="Mehrnazi Boojari" w:date="2019-01-07T09:49:00Z">
        <w:r w:rsidRPr="00B07651" w:rsidDel="006F7CCF">
          <w:rPr>
            <w:rFonts w:ascii="B Lotus" w:eastAsia="Calibri" w:hAnsi="B Lotus" w:cs="B Lotus" w:hint="cs"/>
            <w:sz w:val="24"/>
            <w:szCs w:val="24"/>
            <w:rtl/>
            <w:lang w:bidi="fa-IR"/>
          </w:rPr>
          <w:delText xml:space="preserve"> می </w:delText>
        </w:r>
      </w:del>
      <w:ins w:id="2519" w:author="Mehrnazi Boojari" w:date="2019-01-07T09:49:00Z">
        <w:r w:rsidR="006F7CCF">
          <w:rPr>
            <w:rFonts w:ascii="B Lotus" w:eastAsia="Calibri" w:hAnsi="B Lotus" w:cs="B Lotus" w:hint="cs"/>
            <w:sz w:val="24"/>
            <w:szCs w:val="24"/>
            <w:rtl/>
            <w:lang w:bidi="fa-IR"/>
          </w:rPr>
          <w:t xml:space="preserve"> </w:t>
        </w:r>
      </w:ins>
      <w:del w:id="2520" w:author="Mehrnazi Boojari" w:date="2019-01-07T10:52:00Z">
        <w:r w:rsidRPr="00B07651" w:rsidDel="006A1F1D">
          <w:rPr>
            <w:rFonts w:ascii="B Lotus" w:eastAsia="Calibri" w:hAnsi="B Lotus" w:cs="B Lotus" w:hint="cs"/>
            <w:sz w:val="24"/>
            <w:szCs w:val="24"/>
            <w:rtl/>
            <w:lang w:bidi="fa-IR"/>
          </w:rPr>
          <w:delText>کند</w:delText>
        </w:r>
      </w:del>
      <w:ins w:id="2521" w:author="Mehrnazi Boojari" w:date="2019-01-07T10:52:00Z">
        <w:r w:rsidR="006A1F1D">
          <w:rPr>
            <w:rFonts w:ascii="B Lotus" w:eastAsia="Calibri" w:hAnsi="B Lotus" w:cs="B Lotus" w:hint="cs"/>
            <w:sz w:val="24"/>
            <w:szCs w:val="24"/>
            <w:rtl/>
            <w:lang w:bidi="fa-IR"/>
          </w:rPr>
          <w:t>می‌کند</w:t>
        </w:r>
      </w:ins>
      <w:r w:rsidRPr="00B07651">
        <w:rPr>
          <w:rFonts w:ascii="B Lotus" w:eastAsia="Calibri" w:hAnsi="B Lotus" w:cs="B Lotus" w:hint="cs"/>
          <w:sz w:val="24"/>
          <w:szCs w:val="24"/>
          <w:rtl/>
          <w:lang w:bidi="fa-IR"/>
        </w:rPr>
        <w:t xml:space="preserve"> موضوع رفع فقر و محرومیت است</w:t>
      </w:r>
      <w:ins w:id="2522" w:author="Mehrnazi Boojari" w:date="2019-01-10T02:42:00Z">
        <w:r w:rsidR="00B04AA2">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این موضوع از دیرباز جزو موضوعات</w:t>
      </w:r>
      <w:del w:id="2523" w:author="Mehrnazi Boojari" w:date="2019-01-07T09:53:00Z">
        <w:r w:rsidRPr="00B07651" w:rsidDel="00572891">
          <w:rPr>
            <w:rFonts w:ascii="B Lotus" w:eastAsia="Calibri" w:hAnsi="B Lotus" w:cs="B Lotus" w:hint="cs"/>
            <w:sz w:val="24"/>
            <w:szCs w:val="24"/>
            <w:rtl/>
            <w:lang w:bidi="fa-IR"/>
          </w:rPr>
          <w:delText xml:space="preserve"> جهت ساز </w:delText>
        </w:r>
      </w:del>
      <w:ins w:id="2524" w:author="Mehrnazi Boojari" w:date="2019-01-07T09:53:00Z">
        <w:r w:rsidR="00572891">
          <w:rPr>
            <w:rFonts w:ascii="B Lotus" w:eastAsia="Calibri" w:hAnsi="B Lotus" w:cs="B Lotus" w:hint="cs"/>
            <w:sz w:val="24"/>
            <w:szCs w:val="24"/>
            <w:rtl/>
            <w:lang w:bidi="fa-IR"/>
          </w:rPr>
          <w:t xml:space="preserve"> جهت‌ساز </w:t>
        </w:r>
      </w:ins>
      <w:r w:rsidRPr="00B07651">
        <w:rPr>
          <w:rFonts w:ascii="B Lotus" w:eastAsia="Calibri" w:hAnsi="B Lotus" w:cs="B Lotus" w:hint="cs"/>
          <w:sz w:val="24"/>
          <w:szCs w:val="24"/>
          <w:rtl/>
          <w:lang w:bidi="fa-IR"/>
        </w:rPr>
        <w:t>بوده و با توجه به سه ویژگی ذکر</w:t>
      </w:r>
      <w:ins w:id="2525" w:author="Mehrnazi Boojari" w:date="2019-01-08T03:36:00Z">
        <w:r w:rsidR="00666313">
          <w:rPr>
            <w:rFonts w:ascii="B Lotus" w:eastAsia="Calibri" w:hAnsi="B Lotus" w:cs="B Nazanin" w:hint="cs"/>
            <w:sz w:val="24"/>
            <w:szCs w:val="24"/>
            <w:rtl/>
            <w:lang w:bidi="fa-IR"/>
          </w:rPr>
          <w:t>‌</w:t>
        </w:r>
      </w:ins>
      <w:del w:id="2526" w:author="Mehrnazi Boojari" w:date="2019-01-08T03:36:00Z">
        <w:r w:rsidRPr="00B07651" w:rsidDel="00666313">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شده برای موضوعات جهت</w:t>
      </w:r>
      <w:ins w:id="2527" w:author="Mehrnazi Boojari" w:date="2019-01-08T03:36:00Z">
        <w:r w:rsidR="00666313">
          <w:rPr>
            <w:rFonts w:ascii="B Lotus" w:eastAsia="Calibri" w:hAnsi="B Lotus" w:cs="B Nazanin" w:hint="cs"/>
            <w:sz w:val="24"/>
            <w:szCs w:val="24"/>
            <w:rtl/>
            <w:lang w:bidi="fa-IR"/>
          </w:rPr>
          <w:t>‌</w:t>
        </w:r>
      </w:ins>
      <w:del w:id="2528" w:author="Mehrnazi Boojari" w:date="2019-01-08T03:36:00Z">
        <w:r w:rsidRPr="00B07651" w:rsidDel="00666313">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ساز</w:t>
      </w:r>
      <w:del w:id="2529" w:author="Mehrnazi Boojari" w:date="2019-01-07T09:47:00Z">
        <w:r w:rsidRPr="00B07651" w:rsidDel="006F7CCF">
          <w:rPr>
            <w:rFonts w:ascii="B Lotus" w:eastAsia="Calibri" w:hAnsi="B Lotus" w:cs="B Lotus" w:hint="cs"/>
            <w:sz w:val="24"/>
            <w:szCs w:val="24"/>
            <w:rtl/>
            <w:lang w:bidi="fa-IR"/>
          </w:rPr>
          <w:delText xml:space="preserve"> ،</w:delText>
        </w:r>
      </w:del>
      <w:ins w:id="2530" w:author="Mehrnazi Boojari" w:date="2019-01-07T09:47:00Z">
        <w:r w:rsidR="006F7CCF">
          <w:rPr>
            <w:rFonts w:ascii="B Lotus" w:eastAsia="Calibri" w:hAnsi="B Lotus" w:cs="B Lotus" w:hint="cs"/>
            <w:sz w:val="24"/>
            <w:szCs w:val="24"/>
            <w:rtl/>
            <w:lang w:bidi="fa-IR"/>
          </w:rPr>
          <w:t>،</w:t>
        </w:r>
      </w:ins>
      <w:r w:rsidR="00AE7DF6">
        <w:rPr>
          <w:rFonts w:ascii="B Lotus" w:eastAsia="Calibri" w:hAnsi="B Lotus" w:cs="B Lotus" w:hint="cs"/>
          <w:sz w:val="24"/>
          <w:szCs w:val="24"/>
          <w:rtl/>
          <w:lang w:bidi="fa-IR"/>
        </w:rPr>
        <w:t xml:space="preserve"> </w:t>
      </w:r>
      <w:r w:rsidR="00AE7DF6" w:rsidRPr="00AE7DF6">
        <w:rPr>
          <w:rFonts w:ascii="B Lotus" w:eastAsia="Calibri" w:hAnsi="B Lotus" w:cs="B Lotus" w:hint="cs"/>
          <w:sz w:val="24"/>
          <w:szCs w:val="24"/>
          <w:rtl/>
          <w:lang w:bidi="fa-IR"/>
        </w:rPr>
        <w:t xml:space="preserve">امروزه </w:t>
      </w:r>
      <w:r w:rsidR="00AE7DF6" w:rsidRPr="00AE7DF6">
        <w:rPr>
          <w:rFonts w:cs="B Lotus" w:hint="cs"/>
          <w:sz w:val="24"/>
          <w:szCs w:val="24"/>
          <w:rtl/>
        </w:rPr>
        <w:t>نیازی به اثبات آن وجود ندارد.</w:t>
      </w:r>
    </w:p>
    <w:p w14:paraId="4A90AB69" w14:textId="77777777" w:rsidR="00B07651" w:rsidRPr="00AE7DF6" w:rsidRDefault="00B07651" w:rsidP="00AE7DF6">
      <w:pPr>
        <w:bidi/>
        <w:ind w:firstLine="227"/>
        <w:rPr>
          <w:rFonts w:ascii="B Lotus" w:eastAsia="Calibri" w:hAnsi="B Lotus" w:cs="B Lotus"/>
          <w:sz w:val="24"/>
          <w:szCs w:val="24"/>
          <w:rtl/>
          <w:lang w:bidi="fa-IR"/>
        </w:rPr>
      </w:pPr>
    </w:p>
    <w:p w14:paraId="2B0CBF53" w14:textId="77777777" w:rsidR="00B07651" w:rsidRPr="00B07651" w:rsidRDefault="00B07651" w:rsidP="00513E11">
      <w:pPr>
        <w:bidi/>
        <w:ind w:firstLine="227"/>
        <w:jc w:val="both"/>
        <w:rPr>
          <w:rFonts w:ascii="B Lotus" w:eastAsia="Calibri" w:hAnsi="B Lotus" w:cs="B Lotus"/>
          <w:sz w:val="24"/>
          <w:szCs w:val="24"/>
        </w:rPr>
      </w:pPr>
      <w:r w:rsidRPr="00B07651">
        <w:rPr>
          <w:rFonts w:ascii="B Lotus" w:eastAsia="Calibri" w:hAnsi="B Lotus" w:cs="B Lotus" w:hint="cs"/>
          <w:sz w:val="24"/>
          <w:szCs w:val="24"/>
          <w:rtl/>
          <w:lang w:bidi="fa-IR"/>
        </w:rPr>
        <w:t xml:space="preserve">این موضوع آنچنان در انقلاب اسلامی و مبنای انقلاب مهم بوده که </w:t>
      </w:r>
      <w:r w:rsidRPr="00B07651">
        <w:rPr>
          <w:rFonts w:ascii="B Lotus" w:eastAsia="Calibri" w:hAnsi="B Lotus" w:cs="B Lotus"/>
          <w:sz w:val="24"/>
          <w:szCs w:val="24"/>
          <w:rtl/>
        </w:rPr>
        <w:t>با تولد نظام جمهوری اسلامی به رهبری</w:t>
      </w:r>
      <w:del w:id="2531" w:author="Mehrnazi Boojari" w:date="2019-01-09T23:33:00Z">
        <w:r w:rsidRPr="00B07651" w:rsidDel="00947B53">
          <w:rPr>
            <w:rFonts w:ascii="B Lotus" w:eastAsia="Calibri" w:hAnsi="B Lotus" w:cs="B Lotus"/>
            <w:sz w:val="24"/>
            <w:szCs w:val="24"/>
            <w:rtl/>
          </w:rPr>
          <w:delText xml:space="preserve"> امام </w:delText>
        </w:r>
      </w:del>
      <w:ins w:id="2532" w:author="Mehrnazi Boojari" w:date="2019-01-09T23:33:00Z">
        <w:r w:rsidR="00947B53">
          <w:rPr>
            <w:rFonts w:ascii="B Lotus" w:eastAsia="Calibri" w:hAnsi="B Lotus" w:cs="B Lotus"/>
            <w:sz w:val="24"/>
            <w:szCs w:val="24"/>
            <w:rtl/>
          </w:rPr>
          <w:t xml:space="preserve"> امام</w:t>
        </w:r>
        <w:r w:rsidR="00947B53">
          <w:rPr>
            <w:rFonts w:ascii="Times New Roman" w:eastAsia="Calibri" w:hAnsi="Times New Roman" w:cs="Times New Roman" w:hint="cs"/>
            <w:sz w:val="24"/>
            <w:szCs w:val="24"/>
            <w:rtl/>
          </w:rPr>
          <w:t> </w:t>
        </w:r>
      </w:ins>
      <w:r w:rsidRPr="00B07651">
        <w:rPr>
          <w:rFonts w:ascii="B Lotus" w:eastAsia="Calibri" w:hAnsi="B Lotus" w:cs="B Lotus"/>
          <w:sz w:val="24"/>
          <w:szCs w:val="24"/>
          <w:rtl/>
        </w:rPr>
        <w:t>خمینی (ره) و به فرمان ایشان</w:t>
      </w:r>
      <w:del w:id="2533" w:author="Mehrnazi Boojari" w:date="2019-01-10T02:50:00Z">
        <w:r w:rsidRPr="00B07651" w:rsidDel="00513E11">
          <w:rPr>
            <w:rFonts w:ascii="B Lotus" w:eastAsia="Calibri" w:hAnsi="B Lotus" w:cs="B Lotus"/>
            <w:sz w:val="24"/>
            <w:szCs w:val="24"/>
            <w:rtl/>
          </w:rPr>
          <w:delText>،</w:delText>
        </w:r>
      </w:del>
      <w:r w:rsidRPr="00B07651">
        <w:rPr>
          <w:rFonts w:ascii="B Lotus" w:eastAsia="Calibri" w:hAnsi="B Lotus" w:cs="B Lotus"/>
          <w:sz w:val="24"/>
          <w:szCs w:val="24"/>
          <w:rtl/>
        </w:rPr>
        <w:t xml:space="preserve"> در همان بدو پیروزی انقلاب</w:t>
      </w:r>
      <w:r w:rsidRPr="00B07651">
        <w:rPr>
          <w:rFonts w:ascii="B Lotus" w:eastAsia="Calibri" w:hAnsi="B Lotus" w:cs="B Lotus" w:hint="cs"/>
          <w:sz w:val="24"/>
          <w:szCs w:val="24"/>
          <w:rtl/>
        </w:rPr>
        <w:t>،</w:t>
      </w:r>
      <w:r w:rsidRPr="00B07651">
        <w:rPr>
          <w:rFonts w:ascii="B Lotus" w:eastAsia="Calibri" w:hAnsi="B Lotus" w:cs="B Lotus"/>
          <w:sz w:val="24"/>
          <w:szCs w:val="24"/>
          <w:rtl/>
        </w:rPr>
        <w:t xml:space="preserve"> نهضت خدمات</w:t>
      </w:r>
      <w:ins w:id="2534" w:author="Mehrnazi Boojari" w:date="2019-01-07T09:56:00Z">
        <w:r w:rsidR="00A31D6F">
          <w:rPr>
            <w:rFonts w:ascii="B Lotus" w:eastAsia="Calibri" w:hAnsi="B Lotus" w:cs="B Nazanin" w:hint="cs"/>
            <w:sz w:val="24"/>
            <w:szCs w:val="24"/>
            <w:rtl/>
          </w:rPr>
          <w:t>‌</w:t>
        </w:r>
      </w:ins>
      <w:del w:id="2535" w:author="Mehrnazi Boojari" w:date="2019-01-07T09:56:00Z">
        <w:r w:rsidRPr="00B07651" w:rsidDel="00A31D6F">
          <w:rPr>
            <w:rFonts w:ascii="B Lotus" w:eastAsia="Calibri" w:hAnsi="B Lotus" w:cs="B Lotus"/>
            <w:sz w:val="24"/>
            <w:szCs w:val="24"/>
            <w:rtl/>
          </w:rPr>
          <w:delText xml:space="preserve"> </w:delText>
        </w:r>
      </w:del>
      <w:r w:rsidRPr="00B07651">
        <w:rPr>
          <w:rFonts w:ascii="B Lotus" w:eastAsia="Calibri" w:hAnsi="B Lotus" w:cs="B Lotus"/>
          <w:sz w:val="24"/>
          <w:szCs w:val="24"/>
          <w:rtl/>
        </w:rPr>
        <w:t>رسانی و جهاد همه</w:t>
      </w:r>
      <w:ins w:id="2536" w:author="Mehrnazi Boojari" w:date="2019-01-10T02:50:00Z">
        <w:r w:rsidR="00513E11">
          <w:rPr>
            <w:rFonts w:ascii="B Lotus" w:eastAsia="Calibri" w:hAnsi="B Lotus" w:cs="B Nazanin" w:hint="cs"/>
            <w:sz w:val="24"/>
            <w:szCs w:val="24"/>
            <w:rtl/>
          </w:rPr>
          <w:t>‌‌‌‌‌‌‌‌‌‌‌‌‌‌‌</w:t>
        </w:r>
      </w:ins>
      <w:del w:id="2537" w:author="Mehrnazi Boojari" w:date="2019-01-10T02:50:00Z">
        <w:r w:rsidRPr="00B07651" w:rsidDel="00513E11">
          <w:rPr>
            <w:rFonts w:ascii="B Lotus" w:eastAsia="Calibri" w:hAnsi="B Lotus" w:cs="B Lotus"/>
            <w:sz w:val="24"/>
            <w:szCs w:val="24"/>
            <w:rtl/>
          </w:rPr>
          <w:delText xml:space="preserve"> </w:delText>
        </w:r>
      </w:del>
      <w:r w:rsidRPr="00B07651">
        <w:rPr>
          <w:rFonts w:ascii="B Lotus" w:eastAsia="Calibri" w:hAnsi="B Lotus" w:cs="B Lotus"/>
          <w:sz w:val="24"/>
          <w:szCs w:val="24"/>
          <w:rtl/>
        </w:rPr>
        <w:t xml:space="preserve">جانبه برای تحول کمی و کیفی در سطوح مختلف زندگی مردم </w:t>
      </w:r>
      <w:del w:id="2538" w:author="Mehrnazi Boojari" w:date="2019-01-08T03:37:00Z">
        <w:r w:rsidRPr="00B07651" w:rsidDel="003B3F3D">
          <w:rPr>
            <w:rFonts w:ascii="B Lotus" w:eastAsia="Calibri" w:hAnsi="B Lotus" w:cs="B Lotus"/>
            <w:sz w:val="24"/>
            <w:szCs w:val="24"/>
            <w:rtl/>
          </w:rPr>
          <w:delText>به ویژه</w:delText>
        </w:r>
      </w:del>
      <w:ins w:id="2539" w:author="Mehrnazi Boojari" w:date="2019-01-08T03:37:00Z">
        <w:r w:rsidR="003B3F3D">
          <w:rPr>
            <w:rFonts w:ascii="B Lotus" w:eastAsia="Calibri" w:hAnsi="B Lotus" w:cs="B Lotus"/>
            <w:sz w:val="24"/>
            <w:szCs w:val="24"/>
            <w:rtl/>
          </w:rPr>
          <w:t>به</w:t>
        </w:r>
        <w:r w:rsidR="003B3F3D">
          <w:rPr>
            <w:rFonts w:ascii="B Lotus" w:eastAsia="Calibri" w:hAnsi="B Lotus" w:cs="B Lotus" w:hint="cs"/>
            <w:sz w:val="24"/>
            <w:szCs w:val="24"/>
            <w:rtl/>
          </w:rPr>
          <w:t>‌</w:t>
        </w:r>
        <w:r w:rsidR="003B3F3D">
          <w:rPr>
            <w:rFonts w:ascii="B Lotus" w:eastAsia="Calibri" w:hAnsi="B Lotus" w:cs="B Lotus"/>
            <w:sz w:val="24"/>
            <w:szCs w:val="24"/>
            <w:rtl/>
          </w:rPr>
          <w:t>ویژه</w:t>
        </w:r>
      </w:ins>
      <w:r w:rsidRPr="00B07651">
        <w:rPr>
          <w:rFonts w:ascii="B Lotus" w:eastAsia="Calibri" w:hAnsi="B Lotus" w:cs="B Lotus"/>
          <w:sz w:val="24"/>
          <w:szCs w:val="24"/>
          <w:rtl/>
        </w:rPr>
        <w:t xml:space="preserve"> مناطق محروم و نیازمندان جامعه </w:t>
      </w:r>
      <w:del w:id="2540" w:author="Mehrnazi Boojari" w:date="2019-01-07T23:28:00Z">
        <w:r w:rsidRPr="00B07651" w:rsidDel="00FB0B67">
          <w:rPr>
            <w:rFonts w:ascii="B Lotus" w:eastAsia="Calibri" w:hAnsi="B Lotus" w:cs="B Lotus"/>
            <w:sz w:val="24"/>
            <w:szCs w:val="24"/>
            <w:rtl/>
          </w:rPr>
          <w:delText>به عنوان</w:delText>
        </w:r>
      </w:del>
      <w:ins w:id="2541" w:author="Mehrnazi Boojari" w:date="2019-01-07T23:28:00Z">
        <w:r w:rsidR="00FB0B67">
          <w:rPr>
            <w:rFonts w:ascii="B Lotus" w:eastAsia="Calibri" w:hAnsi="B Lotus" w:cs="B Lotus"/>
            <w:sz w:val="24"/>
            <w:szCs w:val="24"/>
            <w:rtl/>
          </w:rPr>
          <w:t>به</w:t>
        </w:r>
        <w:r w:rsidR="00FB0B67">
          <w:rPr>
            <w:rFonts w:ascii="B Lotus" w:eastAsia="Calibri" w:hAnsi="B Lotus" w:cs="B Lotus" w:hint="cs"/>
            <w:sz w:val="24"/>
            <w:szCs w:val="24"/>
            <w:rtl/>
          </w:rPr>
          <w:t>‌</w:t>
        </w:r>
        <w:r w:rsidR="00FB0B67">
          <w:rPr>
            <w:rFonts w:ascii="B Lotus" w:eastAsia="Calibri" w:hAnsi="B Lotus" w:cs="B Lotus"/>
            <w:sz w:val="24"/>
            <w:szCs w:val="24"/>
            <w:rtl/>
          </w:rPr>
          <w:t>مثابۀ</w:t>
        </w:r>
      </w:ins>
      <w:r w:rsidRPr="00B07651">
        <w:rPr>
          <w:rFonts w:ascii="B Lotus" w:eastAsia="Calibri" w:hAnsi="B Lotus" w:cs="B Lotus"/>
          <w:sz w:val="24"/>
          <w:szCs w:val="24"/>
          <w:rtl/>
        </w:rPr>
        <w:t xml:space="preserve"> ولی</w:t>
      </w:r>
      <w:ins w:id="2542" w:author="Mehrnazi Boojari" w:date="2019-01-08T02:07:00Z">
        <w:r w:rsidR="00310BDA">
          <w:rPr>
            <w:rFonts w:ascii="B Lotus" w:eastAsia="Calibri" w:hAnsi="B Lotus" w:cs="B Nazanin" w:hint="cs"/>
            <w:sz w:val="24"/>
            <w:szCs w:val="24"/>
            <w:rtl/>
          </w:rPr>
          <w:t>‌</w:t>
        </w:r>
      </w:ins>
      <w:del w:id="2543" w:author="Mehrnazi Boojari" w:date="2019-01-08T02:07:00Z">
        <w:r w:rsidRPr="00B07651" w:rsidDel="00310BDA">
          <w:rPr>
            <w:rFonts w:ascii="B Lotus" w:eastAsia="Calibri" w:hAnsi="B Lotus" w:cs="B Lotus"/>
            <w:sz w:val="24"/>
            <w:szCs w:val="24"/>
            <w:rtl/>
          </w:rPr>
          <w:delText xml:space="preserve"> </w:delText>
        </w:r>
      </w:del>
      <w:r w:rsidRPr="00B07651">
        <w:rPr>
          <w:rFonts w:ascii="B Lotus" w:eastAsia="Calibri" w:hAnsi="B Lotus" w:cs="B Lotus"/>
          <w:sz w:val="24"/>
          <w:szCs w:val="24"/>
          <w:rtl/>
        </w:rPr>
        <w:t>نعمتان انقلاب اسلامی آغاز شد</w:t>
      </w:r>
      <w:r w:rsidRPr="00B07651">
        <w:rPr>
          <w:rFonts w:ascii="B Lotus" w:eastAsia="Calibri" w:hAnsi="B Lotus" w:cs="B Lotus"/>
          <w:sz w:val="24"/>
          <w:szCs w:val="24"/>
        </w:rPr>
        <w:t>.</w:t>
      </w:r>
    </w:p>
    <w:p w14:paraId="2314A760" w14:textId="48A5F7E3" w:rsidR="00B07651" w:rsidRPr="00B07651" w:rsidRDefault="00B07651" w:rsidP="002E594A">
      <w:pPr>
        <w:bidi/>
        <w:ind w:firstLine="227"/>
        <w:jc w:val="both"/>
        <w:rPr>
          <w:rFonts w:ascii="B Lotus" w:eastAsia="Calibri" w:hAnsi="B Lotus" w:cs="B Lotus"/>
          <w:sz w:val="24"/>
          <w:szCs w:val="24"/>
        </w:rPr>
      </w:pPr>
      <w:r w:rsidRPr="00B07651">
        <w:rPr>
          <w:rFonts w:ascii="B Lotus" w:eastAsia="Calibri" w:hAnsi="B Lotus" w:cs="B Lotus"/>
          <w:sz w:val="24"/>
          <w:szCs w:val="24"/>
          <w:rtl/>
        </w:rPr>
        <w:t>در همان روزهای پیروزی انقلاب اسلامی</w:t>
      </w:r>
      <w:del w:id="2544" w:author="Mehrnazi Boojari" w:date="2019-01-09T23:33:00Z">
        <w:r w:rsidRPr="00B07651" w:rsidDel="00947B53">
          <w:rPr>
            <w:rFonts w:ascii="B Lotus" w:eastAsia="Calibri" w:hAnsi="B Lotus" w:cs="B Lotus"/>
            <w:sz w:val="24"/>
            <w:szCs w:val="24"/>
            <w:rtl/>
          </w:rPr>
          <w:delText xml:space="preserve"> امام </w:delText>
        </w:r>
      </w:del>
      <w:ins w:id="2545" w:author="Mehrnazi Boojari" w:date="2019-01-09T23:33:00Z">
        <w:r w:rsidR="00947B53">
          <w:rPr>
            <w:rFonts w:ascii="B Lotus" w:eastAsia="Calibri" w:hAnsi="B Lotus" w:cs="B Lotus"/>
            <w:sz w:val="24"/>
            <w:szCs w:val="24"/>
            <w:rtl/>
          </w:rPr>
          <w:t xml:space="preserve"> امام</w:t>
        </w:r>
        <w:r w:rsidR="00947B53">
          <w:rPr>
            <w:rFonts w:ascii="Times New Roman" w:eastAsia="Calibri" w:hAnsi="Times New Roman" w:cs="Times New Roman" w:hint="cs"/>
            <w:sz w:val="24"/>
            <w:szCs w:val="24"/>
            <w:rtl/>
          </w:rPr>
          <w:t> </w:t>
        </w:r>
      </w:ins>
      <w:r w:rsidRPr="00B07651">
        <w:rPr>
          <w:rFonts w:ascii="B Lotus" w:eastAsia="Calibri" w:hAnsi="B Lotus" w:cs="B Lotus"/>
          <w:sz w:val="24"/>
          <w:szCs w:val="24"/>
          <w:rtl/>
        </w:rPr>
        <w:t>خمینی (ره) با دور</w:t>
      </w:r>
      <w:del w:id="2546" w:author="Mehrnazi Boojari" w:date="2019-01-07T09:56:00Z">
        <w:r w:rsidRPr="00B07651" w:rsidDel="00A31D6F">
          <w:rPr>
            <w:rFonts w:ascii="B Lotus" w:eastAsia="Calibri" w:hAnsi="B Lotus" w:cs="B Lotus"/>
            <w:sz w:val="24"/>
            <w:szCs w:val="24"/>
            <w:rtl/>
          </w:rPr>
          <w:delText xml:space="preserve"> </w:delText>
        </w:r>
      </w:del>
      <w:r w:rsidRPr="00B07651">
        <w:rPr>
          <w:rFonts w:ascii="B Lotus" w:eastAsia="Calibri" w:hAnsi="B Lotus" w:cs="B Lotus"/>
          <w:sz w:val="24"/>
          <w:szCs w:val="24"/>
          <w:rtl/>
        </w:rPr>
        <w:t>اندیشی خود نهاد</w:t>
      </w:r>
      <w:r w:rsidR="00F61B11">
        <w:rPr>
          <w:rFonts w:ascii="B Lotus" w:eastAsia="Calibri" w:hAnsi="B Lotus" w:cs="B Lotus" w:hint="cs"/>
          <w:sz w:val="24"/>
          <w:szCs w:val="24"/>
          <w:rtl/>
        </w:rPr>
        <w:t>ها</w:t>
      </w:r>
      <w:r w:rsidR="003338D6">
        <w:rPr>
          <w:rFonts w:ascii="B Lotus" w:eastAsia="Calibri" w:hAnsi="B Lotus" w:cs="B Lotus" w:hint="cs"/>
          <w:sz w:val="24"/>
          <w:szCs w:val="24"/>
          <w:rtl/>
        </w:rPr>
        <w:t>یی</w:t>
      </w:r>
      <w:r w:rsidRPr="00B07651">
        <w:rPr>
          <w:rFonts w:ascii="B Lotus" w:eastAsia="Calibri" w:hAnsi="B Lotus" w:cs="B Lotus"/>
          <w:sz w:val="24"/>
          <w:szCs w:val="24"/>
          <w:rtl/>
        </w:rPr>
        <w:t xml:space="preserve"> حمایتی </w:t>
      </w:r>
      <w:del w:id="2547" w:author="Mehrnazi Boojari" w:date="2019-01-08T02:08:00Z">
        <w:r w:rsidRPr="00B07651" w:rsidDel="00310BDA">
          <w:rPr>
            <w:rFonts w:ascii="B Lotus" w:eastAsia="Calibri" w:hAnsi="B Lotus" w:cs="B Lotus"/>
            <w:sz w:val="24"/>
            <w:szCs w:val="24"/>
            <w:rtl/>
          </w:rPr>
          <w:delText>در جهت</w:delText>
        </w:r>
      </w:del>
      <w:ins w:id="2548" w:author="Mehrnazi Boojari" w:date="2019-01-08T02:08:00Z">
        <w:r w:rsidR="00310BDA">
          <w:rPr>
            <w:rFonts w:ascii="B Lotus" w:eastAsia="Calibri" w:hAnsi="B Lotus" w:cs="B Lotus"/>
            <w:sz w:val="24"/>
            <w:szCs w:val="24"/>
            <w:rtl/>
          </w:rPr>
          <w:t>به</w:t>
        </w:r>
        <w:r w:rsidR="00310BDA">
          <w:rPr>
            <w:rFonts w:ascii="B Lotus" w:eastAsia="Calibri" w:hAnsi="B Lotus" w:cs="B Lotus" w:hint="cs"/>
            <w:sz w:val="24"/>
            <w:szCs w:val="24"/>
            <w:rtl/>
          </w:rPr>
          <w:t>‌</w:t>
        </w:r>
        <w:r w:rsidR="00310BDA">
          <w:rPr>
            <w:rFonts w:ascii="B Lotus" w:eastAsia="Calibri" w:hAnsi="B Lotus" w:cs="B Lotus"/>
            <w:sz w:val="24"/>
            <w:szCs w:val="24"/>
            <w:rtl/>
          </w:rPr>
          <w:t>منظور</w:t>
        </w:r>
      </w:ins>
      <w:r w:rsidRPr="00B07651">
        <w:rPr>
          <w:rFonts w:ascii="B Lotus" w:eastAsia="Calibri" w:hAnsi="B Lotus" w:cs="B Lotus"/>
          <w:sz w:val="24"/>
          <w:szCs w:val="24"/>
          <w:rtl/>
        </w:rPr>
        <w:t xml:space="preserve"> گسترش خدمات و حمایت از اقشار آسیب‌پذیر جامعه تشکیل داد</w:t>
      </w:r>
      <w:del w:id="2549" w:author="Mehrnazi Boojari" w:date="2019-01-10T02:52:00Z">
        <w:r w:rsidRPr="002B1315" w:rsidDel="00182A69">
          <w:rPr>
            <w:rFonts w:ascii="B Lotus" w:eastAsia="Calibri" w:hAnsi="B Lotus" w:cs="B Lotus"/>
            <w:sz w:val="24"/>
            <w:szCs w:val="24"/>
            <w:rtl/>
          </w:rPr>
          <w:delText xml:space="preserve"> که </w:delText>
        </w:r>
        <w:r w:rsidRPr="002B1315" w:rsidDel="00182A69">
          <w:rPr>
            <w:rFonts w:ascii="B Lotus" w:eastAsia="Calibri" w:hAnsi="B Lotus" w:cs="B Lotus" w:hint="cs"/>
            <w:sz w:val="24"/>
            <w:szCs w:val="24"/>
            <w:rtl/>
          </w:rPr>
          <w:delText>از جمله این</w:delText>
        </w:r>
        <w:r w:rsidRPr="002B1315" w:rsidDel="00182A69">
          <w:rPr>
            <w:rFonts w:ascii="B Lotus" w:eastAsia="Calibri" w:hAnsi="B Lotus" w:cs="B Lotus"/>
            <w:sz w:val="24"/>
            <w:szCs w:val="24"/>
            <w:rtl/>
          </w:rPr>
          <w:delText xml:space="preserve"> نهادها</w:delText>
        </w:r>
      </w:del>
      <w:del w:id="2550" w:author="Mehrnazi Boojari" w:date="2019-01-07T09:49:00Z">
        <w:r w:rsidRPr="002B1315" w:rsidDel="006F7CCF">
          <w:rPr>
            <w:rFonts w:ascii="B Lotus" w:eastAsia="Calibri" w:hAnsi="B Lotus" w:cs="B Lotus"/>
            <w:sz w:val="24"/>
            <w:szCs w:val="24"/>
            <w:rtl/>
          </w:rPr>
          <w:delText xml:space="preserve"> </w:delText>
        </w:r>
        <w:r w:rsidRPr="002B1315" w:rsidDel="006F7CCF">
          <w:rPr>
            <w:rFonts w:ascii="B Lotus" w:eastAsia="Calibri" w:hAnsi="B Lotus" w:cs="B Lotus" w:hint="cs"/>
            <w:sz w:val="24"/>
            <w:szCs w:val="24"/>
            <w:rtl/>
          </w:rPr>
          <w:delText xml:space="preserve">می </w:delText>
        </w:r>
      </w:del>
      <w:del w:id="2551" w:author="Mehrnazi Boojari" w:date="2019-01-10T02:52:00Z">
        <w:r w:rsidRPr="002B1315" w:rsidDel="00182A69">
          <w:rPr>
            <w:rFonts w:ascii="B Lotus" w:eastAsia="Calibri" w:hAnsi="B Lotus" w:cs="B Lotus" w:hint="cs"/>
            <w:sz w:val="24"/>
            <w:szCs w:val="24"/>
            <w:rtl/>
          </w:rPr>
          <w:delText>توان</w:delText>
        </w:r>
      </w:del>
      <w:del w:id="2552" w:author="Mehrnazi Boojari" w:date="2019-01-07T10:35:00Z">
        <w:r w:rsidRPr="002B1315" w:rsidDel="006C73A5">
          <w:rPr>
            <w:rFonts w:ascii="B Lotus" w:eastAsia="Calibri" w:hAnsi="B Lotus" w:cs="B Lotus" w:hint="cs"/>
            <w:sz w:val="24"/>
            <w:szCs w:val="24"/>
            <w:rtl/>
          </w:rPr>
          <w:delText xml:space="preserve"> : </w:delText>
        </w:r>
      </w:del>
      <w:ins w:id="2553" w:author="Mehrnazi Boojari" w:date="2019-01-07T10:35:00Z">
        <w:r w:rsidR="006C73A5" w:rsidRPr="002B1315">
          <w:rPr>
            <w:rFonts w:ascii="B Lotus" w:eastAsia="Calibri" w:hAnsi="B Lotus" w:cs="B Lotus" w:hint="cs"/>
            <w:sz w:val="24"/>
            <w:szCs w:val="24"/>
            <w:rtl/>
          </w:rPr>
          <w:t xml:space="preserve">: </w:t>
        </w:r>
      </w:ins>
      <w:ins w:id="2554" w:author="Mehrnazi Boojari" w:date="2019-01-10T02:53:00Z">
        <w:r w:rsidR="00FC6F2F" w:rsidRPr="002B1315">
          <w:rPr>
            <w:rFonts w:ascii="B Lotus" w:eastAsia="Calibri" w:hAnsi="B Lotus" w:cs="B Lotus" w:hint="cs"/>
            <w:sz w:val="24"/>
            <w:szCs w:val="24"/>
            <w:rtl/>
          </w:rPr>
          <w:t xml:space="preserve">1) </w:t>
        </w:r>
      </w:ins>
      <w:r w:rsidRPr="002B1315">
        <w:rPr>
          <w:rFonts w:ascii="B Lotus" w:eastAsia="Calibri" w:hAnsi="B Lotus" w:cs="B Lotus"/>
          <w:sz w:val="24"/>
          <w:szCs w:val="24"/>
          <w:rtl/>
          <w:rPrChange w:id="2555" w:author="Mehrnazi Boojari" w:date="2019-01-10T02:54:00Z">
            <w:rPr>
              <w:rFonts w:ascii="B Lotus" w:eastAsia="Calibri" w:hAnsi="B Lotus" w:cs="B Lotus"/>
              <w:b/>
              <w:bCs/>
              <w:sz w:val="24"/>
              <w:szCs w:val="24"/>
              <w:rtl/>
            </w:rPr>
          </w:rPrChange>
        </w:rPr>
        <w:t>کم</w:t>
      </w:r>
      <w:r w:rsidRPr="002B1315">
        <w:rPr>
          <w:rFonts w:ascii="B Lotus" w:eastAsia="Calibri" w:hAnsi="B Lotus" w:cs="B Lotus" w:hint="cs"/>
          <w:sz w:val="24"/>
          <w:szCs w:val="24"/>
          <w:rtl/>
          <w:rPrChange w:id="2556" w:author="Mehrnazi Boojari" w:date="2019-01-10T02:54:00Z">
            <w:rPr>
              <w:rFonts w:ascii="B Lotus" w:eastAsia="Calibri" w:hAnsi="B Lotus" w:cs="B Lotus" w:hint="cs"/>
              <w:b/>
              <w:bCs/>
              <w:sz w:val="24"/>
              <w:szCs w:val="24"/>
              <w:rtl/>
            </w:rPr>
          </w:rPrChange>
        </w:rPr>
        <w:t>یته</w:t>
      </w:r>
      <w:r w:rsidRPr="002B1315">
        <w:rPr>
          <w:rFonts w:ascii="B Lotus" w:eastAsia="Calibri" w:hAnsi="B Lotus" w:cs="B Lotus"/>
          <w:sz w:val="24"/>
          <w:szCs w:val="24"/>
          <w:rtl/>
          <w:rPrChange w:id="2557" w:author="Mehrnazi Boojari" w:date="2019-01-10T02:54:00Z">
            <w:rPr>
              <w:rFonts w:ascii="B Lotus" w:eastAsia="Calibri" w:hAnsi="B Lotus" w:cs="B Lotus"/>
              <w:b/>
              <w:bCs/>
              <w:sz w:val="24"/>
              <w:szCs w:val="24"/>
              <w:rtl/>
            </w:rPr>
          </w:rPrChange>
        </w:rPr>
        <w:t xml:space="preserve"> امداد</w:t>
      </w:r>
      <w:del w:id="2558" w:author="Mehrnazi Boojari" w:date="2019-01-09T23:33:00Z">
        <w:r w:rsidRPr="002B1315" w:rsidDel="00947B53">
          <w:rPr>
            <w:rFonts w:ascii="B Lotus" w:eastAsia="Calibri" w:hAnsi="B Lotus" w:cs="B Lotus"/>
            <w:sz w:val="24"/>
            <w:szCs w:val="24"/>
            <w:rtl/>
            <w:rPrChange w:id="2559" w:author="Mehrnazi Boojari" w:date="2019-01-10T02:54:00Z">
              <w:rPr>
                <w:rFonts w:ascii="B Lotus" w:eastAsia="Calibri" w:hAnsi="B Lotus" w:cs="B Lotus"/>
                <w:b/>
                <w:bCs/>
                <w:sz w:val="24"/>
                <w:szCs w:val="24"/>
                <w:rtl/>
              </w:rPr>
            </w:rPrChange>
          </w:rPr>
          <w:delText xml:space="preserve"> امام </w:delText>
        </w:r>
      </w:del>
      <w:ins w:id="2560" w:author="Mehrnazi Boojari" w:date="2019-01-09T23:33:00Z">
        <w:r w:rsidR="00947B53" w:rsidRPr="002B1315">
          <w:rPr>
            <w:rFonts w:ascii="B Lotus" w:eastAsia="Calibri" w:hAnsi="B Lotus" w:cs="B Lotus"/>
            <w:sz w:val="24"/>
            <w:szCs w:val="24"/>
            <w:rtl/>
            <w:rPrChange w:id="2561" w:author="Mehrnazi Boojari" w:date="2019-01-10T02:54:00Z">
              <w:rPr>
                <w:rFonts w:ascii="B Lotus" w:eastAsia="Calibri" w:hAnsi="B Lotus" w:cs="B Lotus"/>
                <w:b/>
                <w:bCs/>
                <w:sz w:val="24"/>
                <w:szCs w:val="24"/>
                <w:rtl/>
              </w:rPr>
            </w:rPrChange>
          </w:rPr>
          <w:t xml:space="preserve"> امام</w:t>
        </w:r>
        <w:r w:rsidR="00947B53" w:rsidRPr="002B1315">
          <w:rPr>
            <w:rFonts w:ascii="Times New Roman" w:eastAsia="Calibri" w:hAnsi="Times New Roman" w:cs="Times New Roman" w:hint="eastAsia"/>
            <w:sz w:val="24"/>
            <w:szCs w:val="24"/>
            <w:rtl/>
            <w:rPrChange w:id="2562" w:author="Mehrnazi Boojari" w:date="2019-01-10T02:54:00Z">
              <w:rPr>
                <w:rFonts w:ascii="Times New Roman" w:eastAsia="Calibri" w:hAnsi="Times New Roman" w:cs="Times New Roman" w:hint="eastAsia"/>
                <w:b/>
                <w:bCs/>
                <w:sz w:val="24"/>
                <w:szCs w:val="24"/>
                <w:rtl/>
              </w:rPr>
            </w:rPrChange>
          </w:rPr>
          <w:t> </w:t>
        </w:r>
      </w:ins>
      <w:r w:rsidRPr="002B1315">
        <w:rPr>
          <w:rFonts w:ascii="B Lotus" w:eastAsia="Calibri" w:hAnsi="B Lotus" w:cs="B Lotus"/>
          <w:sz w:val="24"/>
          <w:szCs w:val="24"/>
          <w:rtl/>
          <w:rPrChange w:id="2563" w:author="Mehrnazi Boojari" w:date="2019-01-10T02:54:00Z">
            <w:rPr>
              <w:rFonts w:ascii="B Lotus" w:eastAsia="Calibri" w:hAnsi="B Lotus" w:cs="B Lotus"/>
              <w:b/>
              <w:bCs/>
              <w:sz w:val="24"/>
              <w:szCs w:val="24"/>
              <w:rtl/>
            </w:rPr>
          </w:rPrChange>
        </w:rPr>
        <w:t>خم</w:t>
      </w:r>
      <w:r w:rsidRPr="002B1315">
        <w:rPr>
          <w:rFonts w:ascii="B Lotus" w:eastAsia="Calibri" w:hAnsi="B Lotus" w:cs="B Lotus" w:hint="cs"/>
          <w:sz w:val="24"/>
          <w:szCs w:val="24"/>
          <w:rtl/>
          <w:rPrChange w:id="2564" w:author="Mehrnazi Boojari" w:date="2019-01-10T02:54:00Z">
            <w:rPr>
              <w:rFonts w:ascii="B Lotus" w:eastAsia="Calibri" w:hAnsi="B Lotus" w:cs="B Lotus" w:hint="cs"/>
              <w:b/>
              <w:bCs/>
              <w:sz w:val="24"/>
              <w:szCs w:val="24"/>
              <w:rtl/>
            </w:rPr>
          </w:rPrChange>
        </w:rPr>
        <w:t>ینی</w:t>
      </w:r>
      <w:r w:rsidRPr="002B1315">
        <w:rPr>
          <w:rFonts w:ascii="B Lotus" w:eastAsia="Calibri" w:hAnsi="B Lotus" w:cs="B Lotus"/>
          <w:sz w:val="24"/>
          <w:szCs w:val="24"/>
          <w:rtl/>
          <w:rPrChange w:id="2565" w:author="Mehrnazi Boojari" w:date="2019-01-10T02:54:00Z">
            <w:rPr>
              <w:rFonts w:ascii="B Lotus" w:eastAsia="Calibri" w:hAnsi="B Lotus" w:cs="B Lotus"/>
              <w:b/>
              <w:bCs/>
              <w:sz w:val="24"/>
              <w:szCs w:val="24"/>
              <w:rtl/>
            </w:rPr>
          </w:rPrChange>
        </w:rPr>
        <w:t xml:space="preserve"> (ره</w:t>
      </w:r>
      <w:del w:id="2566" w:author="Mehrnazi Boojari" w:date="2019-01-10T02:54:00Z">
        <w:r w:rsidRPr="002B1315" w:rsidDel="002B1315">
          <w:rPr>
            <w:rFonts w:ascii="B Lotus" w:eastAsia="Calibri" w:hAnsi="B Lotus" w:cs="B Lotus"/>
            <w:sz w:val="24"/>
            <w:szCs w:val="24"/>
            <w:rtl/>
            <w:rPrChange w:id="2567" w:author="Mehrnazi Boojari" w:date="2019-01-10T02:54:00Z">
              <w:rPr>
                <w:rFonts w:ascii="B Lotus" w:eastAsia="Calibri" w:hAnsi="B Lotus" w:cs="B Lotus"/>
                <w:b/>
                <w:bCs/>
                <w:sz w:val="24"/>
                <w:szCs w:val="24"/>
                <w:rtl/>
              </w:rPr>
            </w:rPrChange>
          </w:rPr>
          <w:delText xml:space="preserve">)، </w:delText>
        </w:r>
      </w:del>
      <w:ins w:id="2568" w:author="Mehrnazi Boojari" w:date="2019-01-10T02:54:00Z">
        <w:r w:rsidR="002B1315" w:rsidRPr="002B1315">
          <w:rPr>
            <w:rFonts w:ascii="B Lotus" w:eastAsia="Calibri" w:hAnsi="B Lotus" w:cs="B Lotus"/>
            <w:sz w:val="24"/>
            <w:szCs w:val="24"/>
            <w:rtl/>
            <w:rPrChange w:id="2569" w:author="Mehrnazi Boojari" w:date="2019-01-10T02:54:00Z">
              <w:rPr>
                <w:rFonts w:ascii="B Lotus" w:eastAsia="Calibri" w:hAnsi="B Lotus" w:cs="B Lotus"/>
                <w:b/>
                <w:bCs/>
                <w:sz w:val="24"/>
                <w:szCs w:val="24"/>
                <w:rtl/>
              </w:rPr>
            </w:rPrChange>
          </w:rPr>
          <w:t>)</w:t>
        </w:r>
        <w:r w:rsidR="002B1315" w:rsidRPr="002B1315">
          <w:rPr>
            <w:rFonts w:ascii="B Lotus" w:eastAsia="Calibri" w:hAnsi="B Lotus" w:cs="B Lotus" w:hint="cs"/>
            <w:sz w:val="24"/>
            <w:szCs w:val="24"/>
            <w:rtl/>
            <w:rPrChange w:id="2570" w:author="Mehrnazi Boojari" w:date="2019-01-10T02:54:00Z">
              <w:rPr>
                <w:rFonts w:ascii="B Lotus" w:eastAsia="Calibri" w:hAnsi="B Lotus" w:cs="B Lotus" w:hint="cs"/>
                <w:b/>
                <w:bCs/>
                <w:sz w:val="24"/>
                <w:szCs w:val="24"/>
                <w:rtl/>
              </w:rPr>
            </w:rPrChange>
          </w:rPr>
          <w:t>؛</w:t>
        </w:r>
        <w:r w:rsidR="002B1315" w:rsidRPr="002B1315">
          <w:rPr>
            <w:rFonts w:ascii="B Lotus" w:eastAsia="Calibri" w:hAnsi="B Lotus" w:cs="B Lotus"/>
            <w:sz w:val="24"/>
            <w:szCs w:val="24"/>
            <w:rtl/>
            <w:rPrChange w:id="2571" w:author="Mehrnazi Boojari" w:date="2019-01-10T02:54:00Z">
              <w:rPr>
                <w:rFonts w:ascii="B Lotus" w:eastAsia="Calibri" w:hAnsi="B Lotus" w:cs="B Lotus"/>
                <w:b/>
                <w:bCs/>
                <w:sz w:val="24"/>
                <w:szCs w:val="24"/>
                <w:rtl/>
              </w:rPr>
            </w:rPrChange>
          </w:rPr>
          <w:t xml:space="preserve"> </w:t>
        </w:r>
      </w:ins>
      <w:ins w:id="2572" w:author="Mehrnazi Boojari" w:date="2019-01-10T02:53:00Z">
        <w:r w:rsidR="00FC6F2F" w:rsidRPr="002B1315">
          <w:rPr>
            <w:rFonts w:ascii="B Lotus" w:eastAsia="Calibri" w:hAnsi="B Lotus" w:cs="B Lotus"/>
            <w:sz w:val="24"/>
            <w:szCs w:val="24"/>
            <w:rtl/>
            <w:rPrChange w:id="2573" w:author="Mehrnazi Boojari" w:date="2019-01-10T02:54:00Z">
              <w:rPr>
                <w:rFonts w:ascii="B Lotus" w:eastAsia="Calibri" w:hAnsi="B Lotus" w:cs="B Lotus"/>
                <w:b/>
                <w:bCs/>
                <w:sz w:val="24"/>
                <w:szCs w:val="24"/>
                <w:rtl/>
              </w:rPr>
            </w:rPrChange>
          </w:rPr>
          <w:t xml:space="preserve">2) </w:t>
        </w:r>
      </w:ins>
      <w:r w:rsidRPr="002B1315">
        <w:rPr>
          <w:rFonts w:ascii="B Lotus" w:eastAsia="Calibri" w:hAnsi="B Lotus" w:cs="B Lotus"/>
          <w:sz w:val="24"/>
          <w:szCs w:val="24"/>
          <w:rtl/>
          <w:rPrChange w:id="2574" w:author="Mehrnazi Boojari" w:date="2019-01-10T02:54:00Z">
            <w:rPr>
              <w:rFonts w:ascii="B Lotus" w:eastAsia="Calibri" w:hAnsi="B Lotus" w:cs="B Lotus"/>
              <w:b/>
              <w:bCs/>
              <w:sz w:val="24"/>
              <w:szCs w:val="24"/>
              <w:rtl/>
            </w:rPr>
          </w:rPrChange>
        </w:rPr>
        <w:t>بن</w:t>
      </w:r>
      <w:r w:rsidRPr="002B1315">
        <w:rPr>
          <w:rFonts w:ascii="B Lotus" w:eastAsia="Calibri" w:hAnsi="B Lotus" w:cs="B Lotus" w:hint="cs"/>
          <w:sz w:val="24"/>
          <w:szCs w:val="24"/>
          <w:rtl/>
          <w:rPrChange w:id="2575" w:author="Mehrnazi Boojari" w:date="2019-01-10T02:54:00Z">
            <w:rPr>
              <w:rFonts w:ascii="B Lotus" w:eastAsia="Calibri" w:hAnsi="B Lotus" w:cs="B Lotus" w:hint="cs"/>
              <w:b/>
              <w:bCs/>
              <w:sz w:val="24"/>
              <w:szCs w:val="24"/>
              <w:rtl/>
            </w:rPr>
          </w:rPrChange>
        </w:rPr>
        <w:t>یاد</w:t>
      </w:r>
      <w:r w:rsidRPr="002B1315">
        <w:rPr>
          <w:rFonts w:ascii="B Lotus" w:eastAsia="Calibri" w:hAnsi="B Lotus" w:cs="B Lotus"/>
          <w:sz w:val="24"/>
          <w:szCs w:val="24"/>
          <w:rtl/>
          <w:rPrChange w:id="2576" w:author="Mehrnazi Boojari" w:date="2019-01-10T02:54:00Z">
            <w:rPr>
              <w:rFonts w:ascii="B Lotus" w:eastAsia="Calibri" w:hAnsi="B Lotus" w:cs="B Lotus"/>
              <w:b/>
              <w:bCs/>
              <w:sz w:val="24"/>
              <w:szCs w:val="24"/>
              <w:rtl/>
            </w:rPr>
          </w:rPrChange>
        </w:rPr>
        <w:t xml:space="preserve"> مستضعفان انقلاب اسلام</w:t>
      </w:r>
      <w:r w:rsidRPr="002B1315">
        <w:rPr>
          <w:rFonts w:ascii="B Lotus" w:eastAsia="Calibri" w:hAnsi="B Lotus" w:cs="B Lotus" w:hint="cs"/>
          <w:sz w:val="24"/>
          <w:szCs w:val="24"/>
          <w:rtl/>
          <w:rPrChange w:id="2577" w:author="Mehrnazi Boojari" w:date="2019-01-10T02:54:00Z">
            <w:rPr>
              <w:rFonts w:ascii="B Lotus" w:eastAsia="Calibri" w:hAnsi="B Lotus" w:cs="B Lotus" w:hint="cs"/>
              <w:b/>
              <w:bCs/>
              <w:sz w:val="24"/>
              <w:szCs w:val="24"/>
              <w:rtl/>
            </w:rPr>
          </w:rPrChange>
        </w:rPr>
        <w:t>ی</w:t>
      </w:r>
      <w:del w:id="2578" w:author="Mehrnazi Boojari" w:date="2019-01-10T02:54:00Z">
        <w:r w:rsidRPr="002B1315" w:rsidDel="002B1315">
          <w:rPr>
            <w:rFonts w:ascii="B Lotus" w:eastAsia="Calibri" w:hAnsi="B Lotus" w:cs="B Lotus"/>
            <w:sz w:val="24"/>
            <w:szCs w:val="24"/>
            <w:rtl/>
            <w:rPrChange w:id="2579" w:author="Mehrnazi Boojari" w:date="2019-01-10T02:54:00Z">
              <w:rPr>
                <w:rFonts w:ascii="B Lotus" w:eastAsia="Calibri" w:hAnsi="B Lotus" w:cs="B Lotus"/>
                <w:b/>
                <w:bCs/>
                <w:sz w:val="24"/>
                <w:szCs w:val="24"/>
                <w:rtl/>
              </w:rPr>
            </w:rPrChange>
          </w:rPr>
          <w:delText xml:space="preserve">، </w:delText>
        </w:r>
      </w:del>
      <w:ins w:id="2580" w:author="Mehrnazi Boojari" w:date="2019-01-10T02:54:00Z">
        <w:r w:rsidR="002B1315" w:rsidRPr="002B1315">
          <w:rPr>
            <w:rFonts w:ascii="B Lotus" w:eastAsia="Calibri" w:hAnsi="B Lotus" w:cs="B Lotus" w:hint="cs"/>
            <w:sz w:val="24"/>
            <w:szCs w:val="24"/>
            <w:rtl/>
            <w:rPrChange w:id="2581" w:author="Mehrnazi Boojari" w:date="2019-01-10T02:54:00Z">
              <w:rPr>
                <w:rFonts w:ascii="B Lotus" w:eastAsia="Calibri" w:hAnsi="B Lotus" w:cs="B Lotus" w:hint="cs"/>
                <w:b/>
                <w:bCs/>
                <w:sz w:val="24"/>
                <w:szCs w:val="24"/>
                <w:rtl/>
              </w:rPr>
            </w:rPrChange>
          </w:rPr>
          <w:t>؛</w:t>
        </w:r>
        <w:r w:rsidR="002B1315" w:rsidRPr="002B1315">
          <w:rPr>
            <w:rFonts w:ascii="B Lotus" w:eastAsia="Calibri" w:hAnsi="B Lotus" w:cs="B Lotus"/>
            <w:sz w:val="24"/>
            <w:szCs w:val="24"/>
            <w:rtl/>
            <w:rPrChange w:id="2582" w:author="Mehrnazi Boojari" w:date="2019-01-10T02:54:00Z">
              <w:rPr>
                <w:rFonts w:ascii="B Lotus" w:eastAsia="Calibri" w:hAnsi="B Lotus" w:cs="B Lotus"/>
                <w:b/>
                <w:bCs/>
                <w:sz w:val="24"/>
                <w:szCs w:val="24"/>
                <w:rtl/>
              </w:rPr>
            </w:rPrChange>
          </w:rPr>
          <w:t xml:space="preserve"> </w:t>
        </w:r>
      </w:ins>
      <w:ins w:id="2583" w:author="Mehrnazi Boojari" w:date="2019-01-10T02:53:00Z">
        <w:r w:rsidR="00FC6F2F" w:rsidRPr="002B1315">
          <w:rPr>
            <w:rFonts w:ascii="B Lotus" w:eastAsia="Calibri" w:hAnsi="B Lotus" w:cs="B Lotus"/>
            <w:sz w:val="24"/>
            <w:szCs w:val="24"/>
            <w:rtl/>
            <w:rPrChange w:id="2584" w:author="Mehrnazi Boojari" w:date="2019-01-10T02:54:00Z">
              <w:rPr>
                <w:rFonts w:ascii="B Lotus" w:eastAsia="Calibri" w:hAnsi="B Lotus" w:cs="B Lotus"/>
                <w:b/>
                <w:bCs/>
                <w:sz w:val="24"/>
                <w:szCs w:val="24"/>
                <w:rtl/>
              </w:rPr>
            </w:rPrChange>
          </w:rPr>
          <w:t>3)</w:t>
        </w:r>
      </w:ins>
      <w:r w:rsidR="003338D6">
        <w:rPr>
          <w:rFonts w:ascii="B Lotus" w:eastAsia="Calibri" w:hAnsi="B Lotus" w:cs="Times New Roman" w:hint="cs"/>
          <w:sz w:val="24"/>
          <w:szCs w:val="24"/>
          <w:rtl/>
        </w:rPr>
        <w:t> </w:t>
      </w:r>
      <w:r w:rsidRPr="002B1315">
        <w:rPr>
          <w:rFonts w:ascii="B Lotus" w:eastAsia="Calibri" w:hAnsi="B Lotus" w:cs="B Lotus"/>
          <w:sz w:val="24"/>
          <w:szCs w:val="24"/>
          <w:rtl/>
          <w:rPrChange w:id="2585" w:author="Mehrnazi Boojari" w:date="2019-01-10T02:54:00Z">
            <w:rPr>
              <w:rFonts w:ascii="B Lotus" w:eastAsia="Calibri" w:hAnsi="B Lotus" w:cs="B Lotus"/>
              <w:b/>
              <w:bCs/>
              <w:sz w:val="24"/>
              <w:szCs w:val="24"/>
              <w:rtl/>
            </w:rPr>
          </w:rPrChange>
        </w:rPr>
        <w:t>بن</w:t>
      </w:r>
      <w:r w:rsidRPr="002B1315">
        <w:rPr>
          <w:rFonts w:ascii="B Lotus" w:eastAsia="Calibri" w:hAnsi="B Lotus" w:cs="B Lotus" w:hint="cs"/>
          <w:sz w:val="24"/>
          <w:szCs w:val="24"/>
          <w:rtl/>
          <w:rPrChange w:id="2586" w:author="Mehrnazi Boojari" w:date="2019-01-10T02:54:00Z">
            <w:rPr>
              <w:rFonts w:ascii="B Lotus" w:eastAsia="Calibri" w:hAnsi="B Lotus" w:cs="B Lotus" w:hint="cs"/>
              <w:b/>
              <w:bCs/>
              <w:sz w:val="24"/>
              <w:szCs w:val="24"/>
              <w:rtl/>
            </w:rPr>
          </w:rPrChange>
        </w:rPr>
        <w:t>یاد</w:t>
      </w:r>
      <w:r w:rsidRPr="002B1315">
        <w:rPr>
          <w:rFonts w:ascii="B Lotus" w:eastAsia="Calibri" w:hAnsi="B Lotus" w:cs="B Lotus"/>
          <w:sz w:val="24"/>
          <w:szCs w:val="24"/>
          <w:rtl/>
          <w:rPrChange w:id="2587" w:author="Mehrnazi Boojari" w:date="2019-01-10T02:54:00Z">
            <w:rPr>
              <w:rFonts w:ascii="B Lotus" w:eastAsia="Calibri" w:hAnsi="B Lotus" w:cs="B Lotus"/>
              <w:b/>
              <w:bCs/>
              <w:sz w:val="24"/>
              <w:szCs w:val="24"/>
              <w:rtl/>
            </w:rPr>
          </w:rPrChange>
        </w:rPr>
        <w:t xml:space="preserve"> مسکن انقلاب اسلام</w:t>
      </w:r>
      <w:r w:rsidRPr="002B1315">
        <w:rPr>
          <w:rFonts w:ascii="B Lotus" w:eastAsia="Calibri" w:hAnsi="B Lotus" w:cs="B Lotus" w:hint="cs"/>
          <w:sz w:val="24"/>
          <w:szCs w:val="24"/>
          <w:rtl/>
          <w:rPrChange w:id="2588" w:author="Mehrnazi Boojari" w:date="2019-01-10T02:54:00Z">
            <w:rPr>
              <w:rFonts w:ascii="B Lotus" w:eastAsia="Calibri" w:hAnsi="B Lotus" w:cs="B Lotus" w:hint="cs"/>
              <w:b/>
              <w:bCs/>
              <w:sz w:val="24"/>
              <w:szCs w:val="24"/>
              <w:rtl/>
            </w:rPr>
          </w:rPrChange>
        </w:rPr>
        <w:t>ی</w:t>
      </w:r>
      <w:del w:id="2589" w:author="Mehrnazi Boojari" w:date="2019-01-10T02:54:00Z">
        <w:r w:rsidRPr="002B1315" w:rsidDel="002B1315">
          <w:rPr>
            <w:rFonts w:ascii="B Lotus" w:eastAsia="Calibri" w:hAnsi="B Lotus" w:cs="B Lotus"/>
            <w:sz w:val="24"/>
            <w:szCs w:val="24"/>
            <w:rtl/>
            <w:rPrChange w:id="2590" w:author="Mehrnazi Boojari" w:date="2019-01-10T02:54:00Z">
              <w:rPr>
                <w:rFonts w:ascii="B Lotus" w:eastAsia="Calibri" w:hAnsi="B Lotus" w:cs="B Lotus"/>
                <w:b/>
                <w:bCs/>
                <w:sz w:val="24"/>
                <w:szCs w:val="24"/>
                <w:rtl/>
              </w:rPr>
            </w:rPrChange>
          </w:rPr>
          <w:delText>،</w:delText>
        </w:r>
      </w:del>
      <w:ins w:id="2591" w:author="Mehrnazi Boojari" w:date="2019-01-10T02:54:00Z">
        <w:r w:rsidR="002B1315" w:rsidRPr="002B1315">
          <w:rPr>
            <w:rFonts w:ascii="B Lotus" w:eastAsia="Calibri" w:hAnsi="B Lotus" w:cs="B Lotus" w:hint="cs"/>
            <w:sz w:val="24"/>
            <w:szCs w:val="24"/>
            <w:rtl/>
            <w:rPrChange w:id="2592" w:author="Mehrnazi Boojari" w:date="2019-01-10T02:54:00Z">
              <w:rPr>
                <w:rFonts w:ascii="B Lotus" w:eastAsia="Calibri" w:hAnsi="B Lotus" w:cs="B Lotus" w:hint="cs"/>
                <w:b/>
                <w:bCs/>
                <w:sz w:val="24"/>
                <w:szCs w:val="24"/>
                <w:rtl/>
              </w:rPr>
            </w:rPrChange>
          </w:rPr>
          <w:t>؛</w:t>
        </w:r>
        <w:r w:rsidR="002B1315" w:rsidRPr="002B1315">
          <w:rPr>
            <w:rFonts w:ascii="B Lotus" w:eastAsia="Calibri" w:hAnsi="B Lotus" w:cs="B Lotus"/>
            <w:sz w:val="24"/>
            <w:szCs w:val="24"/>
            <w:rtl/>
            <w:rPrChange w:id="2593" w:author="Mehrnazi Boojari" w:date="2019-01-10T02:54:00Z">
              <w:rPr>
                <w:rFonts w:ascii="B Lotus" w:eastAsia="Calibri" w:hAnsi="B Lotus" w:cs="B Lotus"/>
                <w:b/>
                <w:bCs/>
                <w:sz w:val="24"/>
                <w:szCs w:val="24"/>
                <w:rtl/>
              </w:rPr>
            </w:rPrChange>
          </w:rPr>
          <w:t xml:space="preserve"> </w:t>
        </w:r>
      </w:ins>
      <w:ins w:id="2594" w:author="Mehrnazi Boojari" w:date="2019-01-10T02:53:00Z">
        <w:r w:rsidR="00FC6F2F" w:rsidRPr="002B1315">
          <w:rPr>
            <w:rFonts w:ascii="B Lotus" w:eastAsia="Calibri" w:hAnsi="B Lotus" w:cs="B Lotus"/>
            <w:sz w:val="24"/>
            <w:szCs w:val="24"/>
            <w:rtl/>
            <w:rPrChange w:id="2595" w:author="Mehrnazi Boojari" w:date="2019-01-10T02:54:00Z">
              <w:rPr>
                <w:rFonts w:ascii="B Lotus" w:eastAsia="Calibri" w:hAnsi="B Lotus" w:cs="B Lotus"/>
                <w:b/>
                <w:bCs/>
                <w:sz w:val="24"/>
                <w:szCs w:val="24"/>
                <w:rtl/>
              </w:rPr>
            </w:rPrChange>
          </w:rPr>
          <w:t xml:space="preserve">4) </w:t>
        </w:r>
      </w:ins>
      <w:r w:rsidRPr="002B1315">
        <w:rPr>
          <w:rFonts w:ascii="B Lotus" w:eastAsia="Calibri" w:hAnsi="B Lotus" w:cs="B Lotus"/>
          <w:sz w:val="24"/>
          <w:szCs w:val="24"/>
          <w:rtl/>
          <w:rPrChange w:id="2596" w:author="Mehrnazi Boojari" w:date="2019-01-10T02:54:00Z">
            <w:rPr>
              <w:rFonts w:ascii="B Lotus" w:eastAsia="Calibri" w:hAnsi="B Lotus" w:cs="B Lotus"/>
              <w:b/>
              <w:bCs/>
              <w:sz w:val="24"/>
              <w:szCs w:val="24"/>
              <w:rtl/>
            </w:rPr>
          </w:rPrChange>
        </w:rPr>
        <w:t>جهاد سازندگ</w:t>
      </w:r>
      <w:r w:rsidRPr="002B1315">
        <w:rPr>
          <w:rFonts w:ascii="B Lotus" w:eastAsia="Calibri" w:hAnsi="B Lotus" w:cs="B Lotus" w:hint="cs"/>
          <w:sz w:val="24"/>
          <w:szCs w:val="24"/>
          <w:rtl/>
          <w:rPrChange w:id="2597" w:author="Mehrnazi Boojari" w:date="2019-01-10T02:54:00Z">
            <w:rPr>
              <w:rFonts w:ascii="B Lotus" w:eastAsia="Calibri" w:hAnsi="B Lotus" w:cs="B Lotus" w:hint="cs"/>
              <w:b/>
              <w:bCs/>
              <w:sz w:val="24"/>
              <w:szCs w:val="24"/>
              <w:rtl/>
            </w:rPr>
          </w:rPrChange>
        </w:rPr>
        <w:t>ی</w:t>
      </w:r>
      <w:del w:id="2598" w:author="Mehrnazi Boojari" w:date="2019-01-10T02:54:00Z">
        <w:r w:rsidRPr="002B1315" w:rsidDel="002B1315">
          <w:rPr>
            <w:rFonts w:ascii="B Lotus" w:eastAsia="Calibri" w:hAnsi="B Lotus" w:cs="B Lotus"/>
            <w:sz w:val="24"/>
            <w:szCs w:val="24"/>
            <w:rtl/>
            <w:rPrChange w:id="2599" w:author="Mehrnazi Boojari" w:date="2019-01-10T02:54:00Z">
              <w:rPr>
                <w:rFonts w:ascii="B Lotus" w:eastAsia="Calibri" w:hAnsi="B Lotus" w:cs="B Lotus"/>
                <w:b/>
                <w:bCs/>
                <w:sz w:val="24"/>
                <w:szCs w:val="24"/>
                <w:rtl/>
              </w:rPr>
            </w:rPrChange>
          </w:rPr>
          <w:delText>،</w:delText>
        </w:r>
      </w:del>
      <w:ins w:id="2600" w:author="Mehrnazi Boojari" w:date="2019-01-10T02:54:00Z">
        <w:r w:rsidR="002B1315" w:rsidRPr="002B1315">
          <w:rPr>
            <w:rFonts w:ascii="B Lotus" w:eastAsia="Calibri" w:hAnsi="B Lotus" w:cs="B Lotus" w:hint="cs"/>
            <w:sz w:val="24"/>
            <w:szCs w:val="24"/>
            <w:rtl/>
            <w:rPrChange w:id="2601" w:author="Mehrnazi Boojari" w:date="2019-01-10T02:54:00Z">
              <w:rPr>
                <w:rFonts w:ascii="B Lotus" w:eastAsia="Calibri" w:hAnsi="B Lotus" w:cs="B Lotus" w:hint="cs"/>
                <w:b/>
                <w:bCs/>
                <w:sz w:val="24"/>
                <w:szCs w:val="24"/>
                <w:rtl/>
              </w:rPr>
            </w:rPrChange>
          </w:rPr>
          <w:t>؛</w:t>
        </w:r>
        <w:r w:rsidR="002B1315" w:rsidRPr="002B1315">
          <w:rPr>
            <w:rFonts w:ascii="B Lotus" w:eastAsia="Calibri" w:hAnsi="B Lotus" w:cs="B Lotus"/>
            <w:sz w:val="24"/>
            <w:szCs w:val="24"/>
            <w:rtl/>
            <w:rPrChange w:id="2602" w:author="Mehrnazi Boojari" w:date="2019-01-10T02:54:00Z">
              <w:rPr>
                <w:rFonts w:ascii="B Lotus" w:eastAsia="Calibri" w:hAnsi="B Lotus" w:cs="B Lotus"/>
                <w:b/>
                <w:bCs/>
                <w:sz w:val="24"/>
                <w:szCs w:val="24"/>
                <w:rtl/>
              </w:rPr>
            </w:rPrChange>
          </w:rPr>
          <w:t xml:space="preserve"> </w:t>
        </w:r>
      </w:ins>
      <w:ins w:id="2603" w:author="Mehrnazi Boojari" w:date="2019-01-10T02:53:00Z">
        <w:r w:rsidR="00FC6F2F" w:rsidRPr="002B1315">
          <w:rPr>
            <w:rFonts w:ascii="B Lotus" w:eastAsia="Calibri" w:hAnsi="B Lotus" w:cs="B Lotus"/>
            <w:sz w:val="24"/>
            <w:szCs w:val="24"/>
            <w:rtl/>
            <w:rPrChange w:id="2604" w:author="Mehrnazi Boojari" w:date="2019-01-10T02:54:00Z">
              <w:rPr>
                <w:rFonts w:ascii="B Lotus" w:eastAsia="Calibri" w:hAnsi="B Lotus" w:cs="B Lotus"/>
                <w:b/>
                <w:bCs/>
                <w:sz w:val="24"/>
                <w:szCs w:val="24"/>
                <w:rtl/>
              </w:rPr>
            </w:rPrChange>
          </w:rPr>
          <w:t xml:space="preserve">5) </w:t>
        </w:r>
      </w:ins>
      <w:r w:rsidRPr="002B1315">
        <w:rPr>
          <w:rFonts w:ascii="B Lotus" w:eastAsia="Calibri" w:hAnsi="B Lotus" w:cs="B Lotus"/>
          <w:sz w:val="24"/>
          <w:szCs w:val="24"/>
          <w:rtl/>
          <w:rPrChange w:id="2605" w:author="Mehrnazi Boojari" w:date="2019-01-10T02:54:00Z">
            <w:rPr>
              <w:rFonts w:ascii="B Lotus" w:eastAsia="Calibri" w:hAnsi="B Lotus" w:cs="B Lotus"/>
              <w:b/>
              <w:bCs/>
              <w:sz w:val="24"/>
              <w:szCs w:val="24"/>
              <w:rtl/>
            </w:rPr>
          </w:rPrChange>
        </w:rPr>
        <w:t>سازمان بهز</w:t>
      </w:r>
      <w:r w:rsidRPr="002B1315">
        <w:rPr>
          <w:rFonts w:ascii="B Lotus" w:eastAsia="Calibri" w:hAnsi="B Lotus" w:cs="B Lotus" w:hint="cs"/>
          <w:sz w:val="24"/>
          <w:szCs w:val="24"/>
          <w:rtl/>
          <w:rPrChange w:id="2606" w:author="Mehrnazi Boojari" w:date="2019-01-10T02:54:00Z">
            <w:rPr>
              <w:rFonts w:ascii="B Lotus" w:eastAsia="Calibri" w:hAnsi="B Lotus" w:cs="B Lotus" w:hint="cs"/>
              <w:b/>
              <w:bCs/>
              <w:sz w:val="24"/>
              <w:szCs w:val="24"/>
              <w:rtl/>
            </w:rPr>
          </w:rPrChange>
        </w:rPr>
        <w:t>یستی</w:t>
      </w:r>
      <w:r w:rsidRPr="002B1315">
        <w:rPr>
          <w:rFonts w:ascii="B Lotus" w:eastAsia="Calibri" w:hAnsi="B Lotus" w:cs="B Lotus"/>
          <w:sz w:val="24"/>
          <w:szCs w:val="24"/>
          <w:rtl/>
          <w:rPrChange w:id="2607" w:author="Mehrnazi Boojari" w:date="2019-01-10T02:54:00Z">
            <w:rPr>
              <w:rFonts w:ascii="B Lotus" w:eastAsia="Calibri" w:hAnsi="B Lotus" w:cs="B Lotus"/>
              <w:b/>
              <w:bCs/>
              <w:sz w:val="24"/>
              <w:szCs w:val="24"/>
              <w:rtl/>
            </w:rPr>
          </w:rPrChange>
        </w:rPr>
        <w:t xml:space="preserve"> کشور</w:t>
      </w:r>
      <w:del w:id="2608" w:author="Mehrnazi Boojari" w:date="2019-01-10T02:54:00Z">
        <w:r w:rsidRPr="002B1315" w:rsidDel="002B1315">
          <w:rPr>
            <w:rFonts w:ascii="B Lotus" w:eastAsia="Calibri" w:hAnsi="B Lotus" w:cs="B Lotus"/>
            <w:sz w:val="24"/>
            <w:szCs w:val="24"/>
            <w:rtl/>
            <w:rPrChange w:id="2609" w:author="Mehrnazi Boojari" w:date="2019-01-10T02:54:00Z">
              <w:rPr>
                <w:rFonts w:ascii="B Lotus" w:eastAsia="Calibri" w:hAnsi="B Lotus" w:cs="B Lotus"/>
                <w:b/>
                <w:bCs/>
                <w:sz w:val="24"/>
                <w:szCs w:val="24"/>
                <w:rtl/>
              </w:rPr>
            </w:rPrChange>
          </w:rPr>
          <w:delText xml:space="preserve">، </w:delText>
        </w:r>
      </w:del>
      <w:ins w:id="2610" w:author="Mehrnazi Boojari" w:date="2019-01-10T02:54:00Z">
        <w:r w:rsidR="002B1315" w:rsidRPr="002B1315">
          <w:rPr>
            <w:rFonts w:ascii="B Lotus" w:eastAsia="Calibri" w:hAnsi="B Lotus" w:cs="B Lotus" w:hint="cs"/>
            <w:sz w:val="24"/>
            <w:szCs w:val="24"/>
            <w:rtl/>
            <w:rPrChange w:id="2611" w:author="Mehrnazi Boojari" w:date="2019-01-10T02:54:00Z">
              <w:rPr>
                <w:rFonts w:ascii="B Lotus" w:eastAsia="Calibri" w:hAnsi="B Lotus" w:cs="B Lotus" w:hint="cs"/>
                <w:b/>
                <w:bCs/>
                <w:sz w:val="24"/>
                <w:szCs w:val="24"/>
                <w:rtl/>
              </w:rPr>
            </w:rPrChange>
          </w:rPr>
          <w:t>؛</w:t>
        </w:r>
        <w:r w:rsidR="002B1315" w:rsidRPr="002B1315">
          <w:rPr>
            <w:rFonts w:ascii="B Lotus" w:eastAsia="Calibri" w:hAnsi="B Lotus" w:cs="B Lotus"/>
            <w:sz w:val="24"/>
            <w:szCs w:val="24"/>
            <w:rtl/>
            <w:rPrChange w:id="2612" w:author="Mehrnazi Boojari" w:date="2019-01-10T02:54:00Z">
              <w:rPr>
                <w:rFonts w:ascii="B Lotus" w:eastAsia="Calibri" w:hAnsi="B Lotus" w:cs="B Lotus"/>
                <w:b/>
                <w:bCs/>
                <w:sz w:val="24"/>
                <w:szCs w:val="24"/>
                <w:rtl/>
              </w:rPr>
            </w:rPrChange>
          </w:rPr>
          <w:t xml:space="preserve"> </w:t>
        </w:r>
      </w:ins>
      <w:ins w:id="2613" w:author="Mehrnazi Boojari" w:date="2019-01-10T02:53:00Z">
        <w:r w:rsidR="00FC6F2F" w:rsidRPr="002B1315">
          <w:rPr>
            <w:rFonts w:ascii="B Lotus" w:eastAsia="Calibri" w:hAnsi="B Lotus" w:cs="B Lotus"/>
            <w:sz w:val="24"/>
            <w:szCs w:val="24"/>
            <w:rtl/>
            <w:rPrChange w:id="2614" w:author="Mehrnazi Boojari" w:date="2019-01-10T02:54:00Z">
              <w:rPr>
                <w:rFonts w:ascii="B Lotus" w:eastAsia="Calibri" w:hAnsi="B Lotus" w:cs="B Lotus"/>
                <w:b/>
                <w:bCs/>
                <w:sz w:val="24"/>
                <w:szCs w:val="24"/>
                <w:rtl/>
              </w:rPr>
            </w:rPrChange>
          </w:rPr>
          <w:t xml:space="preserve">6) </w:t>
        </w:r>
      </w:ins>
      <w:r w:rsidRPr="002B1315">
        <w:rPr>
          <w:rFonts w:ascii="B Lotus" w:eastAsia="Calibri" w:hAnsi="B Lotus" w:cs="B Lotus"/>
          <w:sz w:val="24"/>
          <w:szCs w:val="24"/>
          <w:rtl/>
          <w:rPrChange w:id="2615" w:author="Mehrnazi Boojari" w:date="2019-01-10T02:54:00Z">
            <w:rPr>
              <w:rFonts w:ascii="B Lotus" w:eastAsia="Calibri" w:hAnsi="B Lotus" w:cs="B Lotus"/>
              <w:b/>
              <w:bCs/>
              <w:sz w:val="24"/>
              <w:szCs w:val="24"/>
              <w:rtl/>
            </w:rPr>
          </w:rPrChange>
        </w:rPr>
        <w:t>بن</w:t>
      </w:r>
      <w:r w:rsidRPr="002B1315">
        <w:rPr>
          <w:rFonts w:ascii="B Lotus" w:eastAsia="Calibri" w:hAnsi="B Lotus" w:cs="B Lotus" w:hint="cs"/>
          <w:sz w:val="24"/>
          <w:szCs w:val="24"/>
          <w:rtl/>
          <w:rPrChange w:id="2616" w:author="Mehrnazi Boojari" w:date="2019-01-10T02:54:00Z">
            <w:rPr>
              <w:rFonts w:ascii="B Lotus" w:eastAsia="Calibri" w:hAnsi="B Lotus" w:cs="B Lotus" w:hint="cs"/>
              <w:b/>
              <w:bCs/>
              <w:sz w:val="24"/>
              <w:szCs w:val="24"/>
              <w:rtl/>
            </w:rPr>
          </w:rPrChange>
        </w:rPr>
        <w:t>یاد</w:t>
      </w:r>
      <w:r w:rsidRPr="002B1315">
        <w:rPr>
          <w:rFonts w:ascii="B Lotus" w:eastAsia="Calibri" w:hAnsi="B Lotus" w:cs="B Lotus"/>
          <w:sz w:val="24"/>
          <w:szCs w:val="24"/>
          <w:rtl/>
          <w:rPrChange w:id="2617" w:author="Mehrnazi Boojari" w:date="2019-01-10T02:54:00Z">
            <w:rPr>
              <w:rFonts w:ascii="B Lotus" w:eastAsia="Calibri" w:hAnsi="B Lotus" w:cs="B Lotus"/>
              <w:b/>
              <w:bCs/>
              <w:sz w:val="24"/>
              <w:szCs w:val="24"/>
              <w:rtl/>
            </w:rPr>
          </w:rPrChange>
        </w:rPr>
        <w:t xml:space="preserve"> 15 خرداد </w:t>
      </w:r>
      <w:r w:rsidRPr="002B1315">
        <w:rPr>
          <w:rFonts w:ascii="B Lotus" w:eastAsia="Calibri" w:hAnsi="B Lotus" w:cs="B Lotus"/>
          <w:sz w:val="24"/>
          <w:szCs w:val="24"/>
          <w:rtl/>
        </w:rPr>
        <w:t xml:space="preserve">و </w:t>
      </w:r>
      <w:r w:rsidR="002E594A">
        <w:rPr>
          <w:rFonts w:ascii="B Lotus" w:eastAsia="Calibri" w:hAnsi="B Lotus" w:cs="B Lotus" w:hint="cs"/>
          <w:sz w:val="24"/>
          <w:szCs w:val="24"/>
          <w:rtl/>
        </w:rPr>
        <w:t>....</w:t>
      </w:r>
      <w:del w:id="2618" w:author="Mehrnazi Boojari" w:date="2019-01-10T02:52:00Z">
        <w:r w:rsidRPr="002B1315" w:rsidDel="00182A69">
          <w:rPr>
            <w:rFonts w:ascii="B Lotus" w:eastAsia="Calibri" w:hAnsi="B Lotus" w:cs="B Lotus" w:hint="cs"/>
            <w:sz w:val="24"/>
            <w:szCs w:val="24"/>
            <w:rtl/>
          </w:rPr>
          <w:delText>را</w:delText>
        </w:r>
      </w:del>
      <w:del w:id="2619" w:author="Mehrnazi Boojari" w:date="2019-01-07T09:49:00Z">
        <w:r w:rsidRPr="002B1315" w:rsidDel="006F7CCF">
          <w:rPr>
            <w:rFonts w:ascii="B Lotus" w:eastAsia="Calibri" w:hAnsi="B Lotus" w:cs="B Lotus" w:hint="cs"/>
            <w:sz w:val="24"/>
            <w:szCs w:val="24"/>
            <w:rtl/>
          </w:rPr>
          <w:delText xml:space="preserve"> می </w:delText>
        </w:r>
      </w:del>
      <w:del w:id="2620" w:author="Mehrnazi Boojari" w:date="2019-01-10T02:52:00Z">
        <w:r w:rsidRPr="002B1315" w:rsidDel="00182A69">
          <w:rPr>
            <w:rFonts w:ascii="B Lotus" w:eastAsia="Calibri" w:hAnsi="B Lotus" w:cs="B Lotus" w:hint="cs"/>
            <w:sz w:val="24"/>
            <w:szCs w:val="24"/>
            <w:rtl/>
          </w:rPr>
          <w:delText>توان نام برد</w:delText>
        </w:r>
      </w:del>
      <w:del w:id="2621" w:author="Mehrnazi Boojari" w:date="2019-01-07T09:53:00Z">
        <w:r w:rsidRPr="002B1315" w:rsidDel="006F7CCF">
          <w:rPr>
            <w:rFonts w:ascii="B Lotus" w:eastAsia="Calibri" w:hAnsi="B Lotus" w:cs="B Lotus" w:hint="cs"/>
            <w:sz w:val="24"/>
            <w:szCs w:val="24"/>
            <w:rtl/>
          </w:rPr>
          <w:delText xml:space="preserve"> </w:delText>
        </w:r>
      </w:del>
    </w:p>
    <w:p w14:paraId="6A65C7A4" w14:textId="77777777" w:rsidR="00B07651" w:rsidRPr="00B07651" w:rsidRDefault="00B07651" w:rsidP="002B1315">
      <w:pPr>
        <w:pStyle w:val="Heading3"/>
        <w:rPr>
          <w:rtl/>
        </w:rPr>
      </w:pPr>
      <w:bookmarkStart w:id="2622" w:name="_Toc533259382"/>
      <w:bookmarkStart w:id="2623" w:name="_Toc533781169"/>
      <w:bookmarkStart w:id="2624" w:name="_Toc533782125"/>
      <w:r w:rsidRPr="00B07651">
        <w:rPr>
          <w:rFonts w:hint="cs"/>
          <w:rtl/>
        </w:rPr>
        <w:t>محرومی</w:t>
      </w:r>
      <w:del w:id="2625" w:author="Mehrnazi Boojari" w:date="2019-01-10T02:55:00Z">
        <w:r w:rsidRPr="00B07651" w:rsidDel="002B1315">
          <w:rPr>
            <w:rFonts w:hint="cs"/>
            <w:rtl/>
          </w:rPr>
          <w:delText>ت</w:delText>
        </w:r>
      </w:del>
      <w:ins w:id="2626" w:author="Mehrnazi Boojari" w:date="2019-01-10T02:55:00Z">
        <w:r w:rsidR="002B1315">
          <w:rPr>
            <w:rFonts w:hint="cs"/>
            <w:rtl/>
          </w:rPr>
          <w:t>ت</w:t>
        </w:r>
      </w:ins>
      <w:del w:id="2627" w:author="Mehrnazi Boojari" w:date="2019-01-07T22:42:00Z">
        <w:r w:rsidRPr="00B07651" w:rsidDel="00BF4CE5">
          <w:rPr>
            <w:rFonts w:hint="cs"/>
            <w:rtl/>
          </w:rPr>
          <w:delText xml:space="preserve"> زدایی</w:delText>
        </w:r>
      </w:del>
      <w:ins w:id="2628" w:author="Mehrnazi Boojari" w:date="2019-01-07T22:42:00Z">
        <w:r w:rsidR="00BF4CE5">
          <w:rPr>
            <w:rFonts w:hint="cs"/>
            <w:rtl/>
          </w:rPr>
          <w:t>‌</w:t>
        </w:r>
      </w:ins>
      <w:ins w:id="2629" w:author="Mehrnazi Boojari" w:date="2019-01-10T02:55:00Z">
        <w:r w:rsidR="002B1315">
          <w:rPr>
            <w:rFonts w:hint="cs"/>
            <w:rtl/>
          </w:rPr>
          <w:t>‌</w:t>
        </w:r>
      </w:ins>
      <w:ins w:id="2630" w:author="Mehrnazi Boojari" w:date="2019-01-07T22:42:00Z">
        <w:r w:rsidR="00BF4CE5">
          <w:rPr>
            <w:rFonts w:hint="cs"/>
            <w:rtl/>
          </w:rPr>
          <w:t>زدایی</w:t>
        </w:r>
      </w:ins>
      <w:r w:rsidRPr="00B07651">
        <w:rPr>
          <w:rFonts w:hint="cs"/>
          <w:rtl/>
        </w:rPr>
        <w:t xml:space="preserve"> از روستا</w:t>
      </w:r>
      <w:del w:id="2631" w:author="Mehrnazi Boojari" w:date="2019-01-07T09:47:00Z">
        <w:r w:rsidRPr="00B07651" w:rsidDel="006F7CCF">
          <w:rPr>
            <w:rFonts w:hint="cs"/>
            <w:rtl/>
          </w:rPr>
          <w:delText xml:space="preserve"> ؛</w:delText>
        </w:r>
      </w:del>
      <w:ins w:id="2632" w:author="Mehrnazi Boojari" w:date="2019-01-07T09:47:00Z">
        <w:r w:rsidR="006F7CCF">
          <w:rPr>
            <w:rFonts w:hint="cs"/>
            <w:rtl/>
          </w:rPr>
          <w:t>؛</w:t>
        </w:r>
      </w:ins>
      <w:del w:id="2633" w:author="Mehrnazi Boojari" w:date="2019-01-07T22:43:00Z">
        <w:r w:rsidRPr="00B07651" w:rsidDel="00BF4CE5">
          <w:rPr>
            <w:rFonts w:hint="cs"/>
            <w:rtl/>
          </w:rPr>
          <w:delText xml:space="preserve"> به دلیل </w:delText>
        </w:r>
      </w:del>
      <w:ins w:id="2634" w:author="Mehrnazi Boojari" w:date="2019-01-07T22:43:00Z">
        <w:r w:rsidR="00BF4CE5">
          <w:rPr>
            <w:rFonts w:hint="cs"/>
            <w:rtl/>
          </w:rPr>
          <w:t xml:space="preserve"> به‌دلیل </w:t>
        </w:r>
      </w:ins>
      <w:r w:rsidRPr="00B07651">
        <w:rPr>
          <w:rFonts w:hint="cs"/>
          <w:rtl/>
        </w:rPr>
        <w:t>اهمیت روستا</w:t>
      </w:r>
      <w:bookmarkEnd w:id="2622"/>
      <w:bookmarkEnd w:id="2623"/>
      <w:bookmarkEnd w:id="2624"/>
      <w:r w:rsidRPr="00B07651">
        <w:rPr>
          <w:rFonts w:hint="cs"/>
          <w:rtl/>
        </w:rPr>
        <w:t xml:space="preserve"> </w:t>
      </w:r>
    </w:p>
    <w:p w14:paraId="5DA8E081" w14:textId="77777777" w:rsidR="00B07651" w:rsidRPr="00B07651" w:rsidRDefault="00B07651" w:rsidP="00FE4C7F">
      <w:pPr>
        <w:bidi/>
        <w:ind w:firstLine="227"/>
        <w:jc w:val="both"/>
        <w:rPr>
          <w:rFonts w:ascii="B Lotus" w:eastAsia="Calibri" w:hAnsi="B Lotus" w:cs="B Lotus"/>
          <w:sz w:val="24"/>
          <w:szCs w:val="24"/>
          <w:rtl/>
        </w:rPr>
      </w:pPr>
      <w:del w:id="2635" w:author="Mehrnazi Boojari" w:date="2019-01-08T23:50:00Z">
        <w:r w:rsidRPr="00B07651" w:rsidDel="00EE38C5">
          <w:rPr>
            <w:rFonts w:ascii="B Lotus" w:eastAsia="Calibri" w:hAnsi="B Lotus" w:cs="B Lotus" w:hint="cs"/>
            <w:sz w:val="24"/>
            <w:szCs w:val="24"/>
            <w:rtl/>
            <w:lang w:bidi="fa-IR"/>
          </w:rPr>
          <w:delText>از سوی</w:delText>
        </w:r>
      </w:del>
      <w:ins w:id="2636" w:author="Mehrnazi Boojari" w:date="2019-01-08T23:50:00Z">
        <w:r w:rsidR="00EE38C5">
          <w:rPr>
            <w:rFonts w:ascii="B Lotus" w:eastAsia="Calibri" w:hAnsi="B Lotus" w:cs="B Lotus" w:hint="cs"/>
            <w:sz w:val="24"/>
            <w:szCs w:val="24"/>
            <w:rtl/>
            <w:lang w:bidi="fa-IR"/>
          </w:rPr>
          <w:t>از</w:t>
        </w:r>
        <w:r w:rsidR="00EE38C5">
          <w:rPr>
            <w:rFonts w:ascii="Times New Roman" w:eastAsia="Calibri" w:hAnsi="Times New Roman" w:cs="Times New Roman" w:hint="cs"/>
            <w:sz w:val="24"/>
            <w:szCs w:val="24"/>
            <w:rtl/>
            <w:lang w:bidi="fa-IR"/>
          </w:rPr>
          <w:t> </w:t>
        </w:r>
        <w:r w:rsidR="00EE38C5">
          <w:rPr>
            <w:rFonts w:ascii="B Lotus" w:eastAsia="Calibri" w:hAnsi="B Lotus" w:cs="B Lotus" w:hint="cs"/>
            <w:sz w:val="24"/>
            <w:szCs w:val="24"/>
            <w:rtl/>
            <w:lang w:bidi="fa-IR"/>
          </w:rPr>
          <w:t>سوی</w:t>
        </w:r>
      </w:ins>
      <w:del w:id="2637" w:author="Mehrnazi Boojari" w:date="2019-01-10T02:57:00Z">
        <w:r w:rsidRPr="00B07651" w:rsidDel="00A15481">
          <w:rPr>
            <w:rFonts w:ascii="B Lotus" w:eastAsia="Calibri" w:hAnsi="B Lotus" w:cs="B Lotus" w:hint="cs"/>
            <w:sz w:val="24"/>
            <w:szCs w:val="24"/>
            <w:rtl/>
            <w:lang w:bidi="fa-IR"/>
          </w:rPr>
          <w:delText>ی</w:delText>
        </w:r>
      </w:del>
      <w:r w:rsidRPr="00B07651">
        <w:rPr>
          <w:rFonts w:ascii="B Lotus" w:eastAsia="Calibri" w:hAnsi="B Lotus" w:cs="B Lotus" w:hint="cs"/>
          <w:sz w:val="24"/>
          <w:szCs w:val="24"/>
          <w:rtl/>
          <w:lang w:bidi="fa-IR"/>
        </w:rPr>
        <w:t xml:space="preserve"> دیگر</w:t>
      </w:r>
      <w:ins w:id="2638" w:author="Mehrnazi Boojari" w:date="2019-01-10T02:57:00Z">
        <w:r w:rsidR="00A15481">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محرومیت</w:t>
      </w:r>
      <w:del w:id="2639" w:author="Mehrnazi Boojari" w:date="2019-01-07T22:42:00Z">
        <w:r w:rsidRPr="00B07651" w:rsidDel="00BF4CE5">
          <w:rPr>
            <w:rFonts w:ascii="B Lotus" w:eastAsia="Calibri" w:hAnsi="B Lotus" w:cs="B Lotus" w:hint="cs"/>
            <w:sz w:val="24"/>
            <w:szCs w:val="24"/>
            <w:rtl/>
            <w:lang w:bidi="fa-IR"/>
          </w:rPr>
          <w:delText xml:space="preserve"> زدایی</w:delText>
        </w:r>
      </w:del>
      <w:ins w:id="2640" w:author="Mehrnazi Boojari" w:date="2019-01-07T22:42:00Z">
        <w:r w:rsidR="00BF4CE5">
          <w:rPr>
            <w:rFonts w:ascii="B Lotus" w:eastAsia="Calibri" w:hAnsi="B Lotus" w:cs="B Lotus" w:hint="cs"/>
            <w:sz w:val="24"/>
            <w:szCs w:val="24"/>
            <w:rtl/>
            <w:lang w:bidi="fa-IR"/>
          </w:rPr>
          <w:t>‌زدایی</w:t>
        </w:r>
      </w:ins>
      <w:r w:rsidRPr="00B07651">
        <w:rPr>
          <w:rFonts w:ascii="B Lotus" w:eastAsia="Calibri" w:hAnsi="B Lotus" w:cs="B Lotus" w:hint="cs"/>
          <w:sz w:val="24"/>
          <w:szCs w:val="24"/>
          <w:rtl/>
          <w:lang w:bidi="fa-IR"/>
        </w:rPr>
        <w:t xml:space="preserve"> در روستا </w:t>
      </w:r>
      <w:del w:id="2641" w:author="Mehrnazi Boojari" w:date="2019-01-10T02:57:00Z">
        <w:r w:rsidRPr="00B07651" w:rsidDel="00A15481">
          <w:rPr>
            <w:rFonts w:ascii="B Lotus" w:eastAsia="Calibri" w:hAnsi="B Lotus" w:cs="B Lotus" w:hint="cs"/>
            <w:sz w:val="24"/>
            <w:szCs w:val="24"/>
            <w:rtl/>
            <w:lang w:bidi="fa-IR"/>
          </w:rPr>
          <w:delText xml:space="preserve">از </w:delText>
        </w:r>
      </w:del>
      <w:r w:rsidRPr="00B07651">
        <w:rPr>
          <w:rFonts w:ascii="B Lotus" w:eastAsia="Calibri" w:hAnsi="B Lotus" w:cs="B Lotus" w:hint="cs"/>
          <w:sz w:val="24"/>
          <w:szCs w:val="24"/>
          <w:rtl/>
          <w:lang w:bidi="fa-IR"/>
        </w:rPr>
        <w:t xml:space="preserve">اهمیت خاصی </w:t>
      </w:r>
      <w:del w:id="2642" w:author="Mehrnazi Boojari" w:date="2019-01-10T02:57:00Z">
        <w:r w:rsidRPr="00B07651" w:rsidDel="00A15481">
          <w:rPr>
            <w:rFonts w:ascii="B Lotus" w:eastAsia="Calibri" w:hAnsi="B Lotus" w:cs="B Lotus" w:hint="cs"/>
            <w:sz w:val="24"/>
            <w:szCs w:val="24"/>
            <w:rtl/>
            <w:lang w:bidi="fa-IR"/>
          </w:rPr>
          <w:delText>برخوردار است</w:delText>
        </w:r>
      </w:del>
      <w:ins w:id="2643" w:author="Mehrnazi Boojari" w:date="2019-01-10T02:57:00Z">
        <w:r w:rsidR="00A15481">
          <w:rPr>
            <w:rFonts w:ascii="B Lotus" w:eastAsia="Calibri" w:hAnsi="B Lotus" w:cs="B Lotus" w:hint="cs"/>
            <w:sz w:val="24"/>
            <w:szCs w:val="24"/>
            <w:rtl/>
            <w:lang w:bidi="fa-IR"/>
          </w:rPr>
          <w:t>دارد؛</w:t>
        </w:r>
      </w:ins>
      <w:r w:rsidRPr="00B07651">
        <w:rPr>
          <w:rFonts w:ascii="B Lotus" w:eastAsia="Calibri" w:hAnsi="B Lotus" w:cs="B Lotus" w:hint="cs"/>
          <w:sz w:val="24"/>
          <w:szCs w:val="24"/>
          <w:rtl/>
          <w:lang w:bidi="fa-IR"/>
        </w:rPr>
        <w:t xml:space="preserve"> </w:t>
      </w:r>
      <w:del w:id="2644" w:author="Mehrnazi Boojari" w:date="2019-01-08T00:21:00Z">
        <w:r w:rsidRPr="00B07651" w:rsidDel="007934C7">
          <w:rPr>
            <w:rFonts w:ascii="B Lotus" w:eastAsia="Calibri" w:hAnsi="B Lotus" w:cs="B Lotus" w:hint="cs"/>
            <w:sz w:val="24"/>
            <w:szCs w:val="24"/>
            <w:rtl/>
            <w:lang w:bidi="fa-IR"/>
          </w:rPr>
          <w:delText>چرا که</w:delText>
        </w:r>
      </w:del>
      <w:ins w:id="2645" w:author="Mehrnazi Boojari" w:date="2019-01-08T00:21:00Z">
        <w:r w:rsidR="007934C7">
          <w:rPr>
            <w:rFonts w:ascii="B Lotus" w:eastAsia="Calibri" w:hAnsi="B Lotus" w:cs="B Lotus" w:hint="cs"/>
            <w:sz w:val="24"/>
            <w:szCs w:val="24"/>
            <w:rtl/>
            <w:lang w:bidi="fa-IR"/>
          </w:rPr>
          <w:t>زیرا</w:t>
        </w:r>
      </w:ins>
      <w:r w:rsidRPr="00B07651">
        <w:rPr>
          <w:rFonts w:ascii="B Lotus" w:eastAsia="Calibri" w:hAnsi="B Lotus" w:cs="B Lotus" w:hint="cs"/>
          <w:sz w:val="24"/>
          <w:szCs w:val="24"/>
          <w:rtl/>
          <w:lang w:bidi="fa-IR"/>
        </w:rPr>
        <w:t xml:space="preserve"> روستا به نوعی مادر</w:t>
      </w:r>
      <w:ins w:id="2646" w:author="Mehrnazi Boojari" w:date="2019-01-10T02:57:00Z">
        <w:r w:rsidR="00A15481">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شهر محسوب</w:t>
      </w:r>
      <w:del w:id="2647" w:author="Mehrnazi Boojari" w:date="2019-01-07T09:49:00Z">
        <w:r w:rsidRPr="00B07651" w:rsidDel="006F7CCF">
          <w:rPr>
            <w:rFonts w:ascii="B Lotus" w:eastAsia="Calibri" w:hAnsi="B Lotus" w:cs="B Lotus" w:hint="cs"/>
            <w:sz w:val="24"/>
            <w:szCs w:val="24"/>
            <w:rtl/>
            <w:lang w:bidi="fa-IR"/>
          </w:rPr>
          <w:delText xml:space="preserve"> می </w:delText>
        </w:r>
      </w:del>
      <w:ins w:id="2648" w:author="Mehrnazi Boojari" w:date="2019-01-07T09:49:00Z">
        <w:r w:rsidR="006F7CCF">
          <w:rPr>
            <w:rFonts w:ascii="B Lotus" w:eastAsia="Calibri" w:hAnsi="B Lotus" w:cs="B Lotus" w:hint="cs"/>
            <w:sz w:val="24"/>
            <w:szCs w:val="24"/>
            <w:rtl/>
            <w:lang w:bidi="fa-IR"/>
          </w:rPr>
          <w:t xml:space="preserve"> می‌</w:t>
        </w:r>
      </w:ins>
      <w:r w:rsidRPr="00B07651">
        <w:rPr>
          <w:rFonts w:ascii="B Lotus" w:eastAsia="Calibri" w:hAnsi="B Lotus" w:cs="B Lotus" w:hint="cs"/>
          <w:sz w:val="24"/>
          <w:szCs w:val="24"/>
          <w:rtl/>
          <w:lang w:bidi="fa-IR"/>
        </w:rPr>
        <w:t>شود</w:t>
      </w:r>
      <w:ins w:id="2649" w:author="Mehrnazi Boojari" w:date="2019-01-10T02:57:00Z">
        <w:r w:rsidR="00A15481">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بدان علت که </w:t>
      </w:r>
      <w:del w:id="2650" w:author="Mehrnazi Boojari" w:date="2019-01-10T02:57:00Z">
        <w:r w:rsidRPr="00B07651" w:rsidDel="00A15481">
          <w:rPr>
            <w:rFonts w:ascii="B Lotus" w:eastAsia="Calibri" w:hAnsi="B Lotus" w:cs="B Lotus" w:hint="cs"/>
            <w:sz w:val="24"/>
            <w:szCs w:val="24"/>
            <w:rtl/>
            <w:lang w:bidi="fa-IR"/>
          </w:rPr>
          <w:delText xml:space="preserve">مبدا </w:delText>
        </w:r>
      </w:del>
      <w:ins w:id="2651" w:author="Mehrnazi Boojari" w:date="2019-01-10T02:57:00Z">
        <w:r w:rsidR="00A15481" w:rsidRPr="00B07651">
          <w:rPr>
            <w:rFonts w:ascii="B Lotus" w:eastAsia="Calibri" w:hAnsi="B Lotus" w:cs="B Lotus" w:hint="cs"/>
            <w:sz w:val="24"/>
            <w:szCs w:val="24"/>
            <w:rtl/>
            <w:lang w:bidi="fa-IR"/>
          </w:rPr>
          <w:t>مبد</w:t>
        </w:r>
        <w:r w:rsidR="00A15481">
          <w:rPr>
            <w:rFonts w:ascii="B Lotus" w:eastAsia="Calibri" w:hAnsi="B Lotus" w:cs="B Lotus" w:hint="cs"/>
            <w:sz w:val="24"/>
            <w:szCs w:val="24"/>
            <w:rtl/>
            <w:lang w:bidi="fa-IR"/>
          </w:rPr>
          <w:t>أ</w:t>
        </w:r>
        <w:r w:rsidR="00A15481" w:rsidRPr="00B07651">
          <w:rPr>
            <w:rFonts w:ascii="B Lotus" w:eastAsia="Calibri" w:hAnsi="B Lotus" w:cs="B Lotus" w:hint="cs"/>
            <w:sz w:val="24"/>
            <w:szCs w:val="24"/>
            <w:rtl/>
            <w:lang w:bidi="fa-IR"/>
          </w:rPr>
          <w:t xml:space="preserve"> </w:t>
        </w:r>
      </w:ins>
      <w:r w:rsidRPr="00B07651">
        <w:rPr>
          <w:rFonts w:ascii="B Lotus" w:eastAsia="Calibri" w:hAnsi="B Lotus" w:cs="B Lotus" w:hint="cs"/>
          <w:sz w:val="24"/>
          <w:szCs w:val="24"/>
          <w:rtl/>
          <w:lang w:bidi="fa-IR"/>
        </w:rPr>
        <w:t>شکل</w:t>
      </w:r>
      <w:del w:id="2652" w:author="Mehrnazi Boojari" w:date="2019-01-07T09:52:00Z">
        <w:r w:rsidRPr="00B07651" w:rsidDel="006F7CCF">
          <w:rPr>
            <w:rFonts w:ascii="B Lotus" w:eastAsia="Calibri" w:hAnsi="B Lotus" w:cs="B Lotus" w:hint="cs"/>
            <w:sz w:val="24"/>
            <w:szCs w:val="24"/>
            <w:rtl/>
            <w:lang w:bidi="fa-IR"/>
          </w:rPr>
          <w:delText xml:space="preserve"> گیری </w:delText>
        </w:r>
      </w:del>
      <w:ins w:id="2653" w:author="Mehrnazi Boojari" w:date="2019-01-07T09:52:00Z">
        <w:r w:rsidR="006F7CCF">
          <w:rPr>
            <w:rFonts w:ascii="B Lotus" w:eastAsia="Calibri" w:hAnsi="B Lotus" w:cs="B Lotus" w:hint="cs"/>
            <w:sz w:val="24"/>
            <w:szCs w:val="24"/>
            <w:rtl/>
            <w:lang w:bidi="fa-IR"/>
          </w:rPr>
          <w:t xml:space="preserve">‌گیری </w:t>
        </w:r>
      </w:ins>
      <w:r w:rsidRPr="00B07651">
        <w:rPr>
          <w:rFonts w:ascii="B Lotus" w:eastAsia="Calibri" w:hAnsi="B Lotus" w:cs="B Lotus" w:hint="cs"/>
          <w:sz w:val="24"/>
          <w:szCs w:val="24"/>
          <w:rtl/>
          <w:lang w:bidi="fa-IR"/>
        </w:rPr>
        <w:t>سکونت</w:t>
      </w:r>
      <w:ins w:id="2654" w:author="Mehrnazi Boojari" w:date="2019-01-10T02:58:00Z">
        <w:r w:rsidR="00A15481">
          <w:rPr>
            <w:rFonts w:ascii="B Lotus" w:eastAsia="Calibri" w:hAnsi="B Lotus" w:cs="B Nazanin" w:hint="cs"/>
            <w:sz w:val="24"/>
            <w:szCs w:val="24"/>
            <w:rtl/>
            <w:lang w:bidi="fa-IR"/>
          </w:rPr>
          <w:t>‌</w:t>
        </w:r>
      </w:ins>
      <w:del w:id="2655" w:author="Mehrnazi Boojari" w:date="2019-01-10T02:58:00Z">
        <w:r w:rsidRPr="00B07651" w:rsidDel="00A15481">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گاه</w:t>
      </w:r>
      <w:del w:id="2656" w:author="Mehrnazi Boojari" w:date="2019-01-07T09:46:00Z">
        <w:r w:rsidRPr="00B07651" w:rsidDel="006F7CCF">
          <w:rPr>
            <w:rFonts w:ascii="B Lotus" w:eastAsia="Calibri" w:hAnsi="B Lotus" w:cs="B Lotus" w:hint="cs"/>
            <w:sz w:val="24"/>
            <w:szCs w:val="24"/>
            <w:rtl/>
            <w:lang w:bidi="fa-IR"/>
          </w:rPr>
          <w:delText xml:space="preserve"> های </w:delText>
        </w:r>
      </w:del>
      <w:ins w:id="2657" w:author="Mehrnazi Boojari" w:date="2019-01-07T09:46:00Z">
        <w:r w:rsidR="006F7CCF">
          <w:rPr>
            <w:rFonts w:ascii="B Lotus" w:eastAsia="Calibri" w:hAnsi="B Lotus" w:cs="B Lotus" w:hint="cs"/>
            <w:sz w:val="24"/>
            <w:szCs w:val="24"/>
            <w:rtl/>
            <w:lang w:bidi="fa-IR"/>
          </w:rPr>
          <w:t xml:space="preserve">‌های </w:t>
        </w:r>
      </w:ins>
      <w:r w:rsidRPr="00B07651">
        <w:rPr>
          <w:rFonts w:ascii="B Lotus" w:eastAsia="Calibri" w:hAnsi="B Lotus" w:cs="B Lotus" w:hint="cs"/>
          <w:sz w:val="24"/>
          <w:szCs w:val="24"/>
          <w:rtl/>
          <w:lang w:bidi="fa-IR"/>
        </w:rPr>
        <w:t>انسان روستا بوده و با گسترش</w:t>
      </w:r>
      <w:del w:id="2658" w:author="Mehrnazi Boojari" w:date="2019-01-07T09:51:00Z">
        <w:r w:rsidRPr="00B07651" w:rsidDel="006F7CCF">
          <w:rPr>
            <w:rFonts w:ascii="B Lotus" w:eastAsia="Calibri" w:hAnsi="B Lotus" w:cs="B Lotus" w:hint="cs"/>
            <w:sz w:val="24"/>
            <w:szCs w:val="24"/>
            <w:rtl/>
            <w:lang w:bidi="fa-IR"/>
          </w:rPr>
          <w:delText xml:space="preserve"> آنها </w:delText>
        </w:r>
      </w:del>
      <w:ins w:id="2659" w:author="Mehrnazi Boojari" w:date="2019-01-07T09:51:00Z">
        <w:r w:rsidR="006F7CCF">
          <w:rPr>
            <w:rFonts w:ascii="B Lotus" w:eastAsia="Calibri" w:hAnsi="B Lotus" w:cs="B Lotus" w:hint="cs"/>
            <w:sz w:val="24"/>
            <w:szCs w:val="24"/>
            <w:rtl/>
            <w:lang w:bidi="fa-IR"/>
          </w:rPr>
          <w:t xml:space="preserve"> آن‌ها </w:t>
        </w:r>
      </w:ins>
      <w:r w:rsidRPr="00B07651">
        <w:rPr>
          <w:rFonts w:ascii="B Lotus" w:eastAsia="Calibri" w:hAnsi="B Lotus" w:cs="B Lotus" w:hint="cs"/>
          <w:sz w:val="24"/>
          <w:szCs w:val="24"/>
          <w:rtl/>
          <w:lang w:bidi="fa-IR"/>
        </w:rPr>
        <w:t xml:space="preserve">شهرها </w:t>
      </w:r>
      <w:del w:id="2660" w:author="Mehrnazi Boojari" w:date="2019-01-07T11:01:00Z">
        <w:r w:rsidRPr="00B07651" w:rsidDel="00DB081F">
          <w:rPr>
            <w:rFonts w:ascii="B Lotus" w:eastAsia="Calibri" w:hAnsi="B Lotus" w:cs="B Lotus" w:hint="cs"/>
            <w:sz w:val="24"/>
            <w:szCs w:val="24"/>
            <w:rtl/>
            <w:lang w:bidi="fa-IR"/>
          </w:rPr>
          <w:delText>بوجود</w:delText>
        </w:r>
      </w:del>
      <w:ins w:id="2661" w:author="Mehrnazi Boojari" w:date="2019-01-07T11:01:00Z">
        <w:r w:rsidR="00DB081F">
          <w:rPr>
            <w:rFonts w:ascii="B Lotus" w:eastAsia="Calibri" w:hAnsi="B Lotus" w:cs="B Lotus" w:hint="cs"/>
            <w:sz w:val="24"/>
            <w:szCs w:val="24"/>
            <w:rtl/>
            <w:lang w:bidi="fa-IR"/>
          </w:rPr>
          <w:t>به‌وجود</w:t>
        </w:r>
      </w:ins>
      <w:r w:rsidRPr="00B07651">
        <w:rPr>
          <w:rFonts w:ascii="B Lotus" w:eastAsia="Calibri" w:hAnsi="B Lotus" w:cs="B Lotus" w:hint="cs"/>
          <w:sz w:val="24"/>
          <w:szCs w:val="24"/>
          <w:rtl/>
          <w:lang w:bidi="fa-IR"/>
        </w:rPr>
        <w:t xml:space="preserve"> آمدند و جوامع تمدنی شکل گرفته</w:t>
      </w:r>
      <w:del w:id="2662" w:author="Mehrnazi Boojari" w:date="2019-01-07T10:34:00Z">
        <w:r w:rsidRPr="00B07651" w:rsidDel="006C73A5">
          <w:rPr>
            <w:rFonts w:ascii="B Lotus" w:eastAsia="Calibri" w:hAnsi="B Lotus" w:cs="B Lotus" w:hint="cs"/>
            <w:sz w:val="24"/>
            <w:szCs w:val="24"/>
            <w:rtl/>
            <w:lang w:bidi="fa-IR"/>
          </w:rPr>
          <w:delText xml:space="preserve"> اند.</w:delText>
        </w:r>
      </w:del>
      <w:ins w:id="2663" w:author="Mehrnazi Boojari" w:date="2019-01-07T10:34:00Z">
        <w:r w:rsidR="006C73A5">
          <w:rPr>
            <w:rFonts w:ascii="B Lotus" w:eastAsia="Calibri" w:hAnsi="B Lotus" w:cs="B Lotus" w:hint="cs"/>
            <w:sz w:val="24"/>
            <w:szCs w:val="24"/>
            <w:rtl/>
            <w:lang w:bidi="fa-IR"/>
          </w:rPr>
          <w:t>‌اند.</w:t>
        </w:r>
      </w:ins>
      <w:del w:id="2664" w:author="Mehrnazi Boojari" w:date="2019-01-07T09:57:00Z">
        <w:r w:rsidRPr="00B07651" w:rsidDel="00A31D6F">
          <w:rPr>
            <w:rFonts w:ascii="B Lotus" w:eastAsia="Calibri" w:hAnsi="B Lotus" w:cs="B Lotus" w:hint="cs"/>
            <w:sz w:val="24"/>
            <w:szCs w:val="24"/>
            <w:rtl/>
            <w:lang w:bidi="fa-IR"/>
          </w:rPr>
          <w:delText xml:space="preserve">  </w:delText>
        </w:r>
      </w:del>
      <w:ins w:id="2665" w:author="Mehrnazi Boojari" w:date="2019-01-07T09:57:00Z">
        <w:r w:rsidR="00A31D6F">
          <w:rPr>
            <w:rFonts w:ascii="B Lotus" w:eastAsia="Calibri" w:hAnsi="B Lotus" w:cs="B Lotus" w:hint="cs"/>
            <w:sz w:val="24"/>
            <w:szCs w:val="24"/>
            <w:rtl/>
            <w:lang w:bidi="fa-IR"/>
          </w:rPr>
          <w:t xml:space="preserve"> </w:t>
        </w:r>
      </w:ins>
      <w:del w:id="2666" w:author="Mehrnazi Boojari" w:date="2019-01-10T02:58:00Z">
        <w:r w:rsidRPr="00B07651" w:rsidDel="00A15481">
          <w:rPr>
            <w:rFonts w:ascii="B Lotus" w:eastAsia="Calibri" w:hAnsi="B Lotus" w:cs="B Lotus" w:hint="cs"/>
            <w:sz w:val="24"/>
            <w:szCs w:val="24"/>
            <w:rtl/>
            <w:lang w:bidi="fa-IR"/>
          </w:rPr>
          <w:delText>پس</w:delText>
        </w:r>
      </w:del>
      <w:ins w:id="2667" w:author="Mehrnazi Boojari" w:date="2019-01-10T02:58:00Z">
        <w:r w:rsidR="00A15481">
          <w:rPr>
            <w:rFonts w:ascii="B Lotus" w:eastAsia="Calibri" w:hAnsi="B Lotus" w:cs="B Lotus" w:hint="cs"/>
            <w:sz w:val="24"/>
            <w:szCs w:val="24"/>
            <w:rtl/>
            <w:lang w:bidi="fa-IR"/>
          </w:rPr>
          <w:t>بنابراین،</w:t>
        </w:r>
      </w:ins>
      <w:r w:rsidRPr="00B07651">
        <w:rPr>
          <w:rFonts w:ascii="B Lotus" w:eastAsia="Calibri" w:hAnsi="B Lotus" w:cs="B Lotus" w:hint="cs"/>
          <w:sz w:val="24"/>
          <w:szCs w:val="24"/>
          <w:rtl/>
          <w:lang w:bidi="fa-IR"/>
        </w:rPr>
        <w:t xml:space="preserve"> محل شکل</w:t>
      </w:r>
      <w:del w:id="2668" w:author="Mehrnazi Boojari" w:date="2019-01-07T09:52:00Z">
        <w:r w:rsidRPr="00B07651" w:rsidDel="006F7CCF">
          <w:rPr>
            <w:rFonts w:ascii="B Lotus" w:eastAsia="Calibri" w:hAnsi="B Lotus" w:cs="B Lotus" w:hint="cs"/>
            <w:sz w:val="24"/>
            <w:szCs w:val="24"/>
            <w:rtl/>
            <w:lang w:bidi="fa-IR"/>
          </w:rPr>
          <w:delText xml:space="preserve"> گیری </w:delText>
        </w:r>
      </w:del>
      <w:ins w:id="2669" w:author="Mehrnazi Boojari" w:date="2019-01-07T09:52:00Z">
        <w:r w:rsidR="006F7CCF">
          <w:rPr>
            <w:rFonts w:ascii="B Lotus" w:eastAsia="Calibri" w:hAnsi="B Lotus" w:cs="B Lotus" w:hint="cs"/>
            <w:sz w:val="24"/>
            <w:szCs w:val="24"/>
            <w:rtl/>
            <w:lang w:bidi="fa-IR"/>
          </w:rPr>
          <w:t xml:space="preserve">‌گیری </w:t>
        </w:r>
      </w:ins>
      <w:r w:rsidRPr="00B07651">
        <w:rPr>
          <w:rFonts w:ascii="B Lotus" w:eastAsia="Calibri" w:hAnsi="B Lotus" w:cs="B Lotus" w:hint="cs"/>
          <w:sz w:val="24"/>
          <w:szCs w:val="24"/>
          <w:rtl/>
          <w:lang w:bidi="fa-IR"/>
        </w:rPr>
        <w:t>جوامع تمدن</w:t>
      </w:r>
      <w:ins w:id="2670" w:author="Mehrnazi Boojari" w:date="2019-01-10T02:58:00Z">
        <w:r w:rsidR="00A15481">
          <w:rPr>
            <w:rFonts w:ascii="B Lotus" w:eastAsia="Calibri" w:hAnsi="B Lotus" w:cs="B Nazanin" w:hint="cs"/>
            <w:sz w:val="24"/>
            <w:szCs w:val="24"/>
            <w:rtl/>
            <w:lang w:bidi="fa-IR"/>
          </w:rPr>
          <w:t>‌</w:t>
        </w:r>
      </w:ins>
      <w:del w:id="2671" w:author="Mehrnazi Boojari" w:date="2019-01-10T02:58:00Z">
        <w:r w:rsidRPr="00B07651" w:rsidDel="00A15481">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ساز از روستا حاصل</w:t>
      </w:r>
      <w:del w:id="2672" w:author="Mehrnazi Boojari" w:date="2019-01-07T09:49:00Z">
        <w:r w:rsidRPr="00B07651" w:rsidDel="006F7CCF">
          <w:rPr>
            <w:rFonts w:ascii="B Lotus" w:eastAsia="Calibri" w:hAnsi="B Lotus" w:cs="B Lotus" w:hint="cs"/>
            <w:sz w:val="24"/>
            <w:szCs w:val="24"/>
            <w:rtl/>
            <w:lang w:bidi="fa-IR"/>
          </w:rPr>
          <w:delText xml:space="preserve"> می </w:delText>
        </w:r>
      </w:del>
      <w:ins w:id="2673" w:author="Mehrnazi Boojari" w:date="2019-01-07T09:49:00Z">
        <w:r w:rsidR="006F7CCF">
          <w:rPr>
            <w:rFonts w:ascii="B Lotus" w:eastAsia="Calibri" w:hAnsi="B Lotus" w:cs="B Lotus" w:hint="cs"/>
            <w:sz w:val="24"/>
            <w:szCs w:val="24"/>
            <w:rtl/>
            <w:lang w:bidi="fa-IR"/>
          </w:rPr>
          <w:t xml:space="preserve"> می‌</w:t>
        </w:r>
      </w:ins>
      <w:r w:rsidRPr="00B07651">
        <w:rPr>
          <w:rFonts w:ascii="B Lotus" w:eastAsia="Calibri" w:hAnsi="B Lotus" w:cs="B Lotus" w:hint="cs"/>
          <w:sz w:val="24"/>
          <w:szCs w:val="24"/>
          <w:rtl/>
          <w:lang w:bidi="fa-IR"/>
        </w:rPr>
        <w:t>شود</w:t>
      </w:r>
      <w:ins w:id="2674" w:author="Mehrnazi Boojari" w:date="2019-01-10T02:58:00Z">
        <w:r w:rsidR="00A15481">
          <w:rPr>
            <w:rFonts w:ascii="B Lotus" w:eastAsia="Calibri" w:hAnsi="B Lotus" w:cs="B Lotus" w:hint="cs"/>
            <w:sz w:val="24"/>
            <w:szCs w:val="24"/>
            <w:rtl/>
            <w:lang w:bidi="fa-IR"/>
          </w:rPr>
          <w:t>؛</w:t>
        </w:r>
      </w:ins>
      <w:r w:rsidRPr="00B07651">
        <w:rPr>
          <w:rFonts w:ascii="B Lotus" w:eastAsia="Calibri" w:hAnsi="B Lotus" w:cs="B Lotus" w:hint="cs"/>
          <w:sz w:val="24"/>
          <w:szCs w:val="24"/>
          <w:rtl/>
          <w:lang w:bidi="fa-IR"/>
        </w:rPr>
        <w:t xml:space="preserve"> </w:t>
      </w:r>
      <w:del w:id="2675" w:author="Mehrnazi Boojari" w:date="2019-01-08T00:21:00Z">
        <w:r w:rsidRPr="00B07651" w:rsidDel="007934C7">
          <w:rPr>
            <w:rFonts w:ascii="B Lotus" w:eastAsia="Calibri" w:hAnsi="B Lotus" w:cs="B Lotus" w:hint="cs"/>
            <w:sz w:val="24"/>
            <w:szCs w:val="24"/>
            <w:rtl/>
            <w:lang w:bidi="fa-IR"/>
          </w:rPr>
          <w:delText>چرا که</w:delText>
        </w:r>
      </w:del>
      <w:ins w:id="2676" w:author="Mehrnazi Boojari" w:date="2019-01-08T00:21:00Z">
        <w:r w:rsidR="007934C7">
          <w:rPr>
            <w:rFonts w:ascii="B Lotus" w:eastAsia="Calibri" w:hAnsi="B Lotus" w:cs="B Lotus" w:hint="cs"/>
            <w:sz w:val="24"/>
            <w:szCs w:val="24"/>
            <w:rtl/>
            <w:lang w:bidi="fa-IR"/>
          </w:rPr>
          <w:t>زیرا</w:t>
        </w:r>
      </w:ins>
      <w:r w:rsidRPr="00B07651">
        <w:rPr>
          <w:rFonts w:ascii="B Lotus" w:eastAsia="Calibri" w:hAnsi="B Lotus" w:cs="B Lotus" w:hint="cs"/>
          <w:sz w:val="24"/>
          <w:szCs w:val="24"/>
          <w:rtl/>
          <w:lang w:bidi="fa-IR"/>
        </w:rPr>
        <w:t xml:space="preserve"> روستا</w:t>
      </w:r>
      <w:del w:id="2677" w:author="Mehrnazi Boojari" w:date="2019-01-07T22:43:00Z">
        <w:r w:rsidRPr="00B07651" w:rsidDel="00BF4CE5">
          <w:rPr>
            <w:rFonts w:ascii="B Lotus" w:eastAsia="Calibri" w:hAnsi="B Lotus" w:cs="B Lotus" w:hint="cs"/>
            <w:sz w:val="24"/>
            <w:szCs w:val="24"/>
            <w:rtl/>
            <w:lang w:bidi="fa-IR"/>
          </w:rPr>
          <w:delText xml:space="preserve"> به دلیل </w:delText>
        </w:r>
      </w:del>
      <w:ins w:id="2678" w:author="Mehrnazi Boojari" w:date="2019-01-07T22:43:00Z">
        <w:r w:rsidR="00BF4CE5">
          <w:rPr>
            <w:rFonts w:ascii="B Lotus" w:eastAsia="Calibri" w:hAnsi="B Lotus" w:cs="B Lotus" w:hint="cs"/>
            <w:sz w:val="24"/>
            <w:szCs w:val="24"/>
            <w:rtl/>
            <w:lang w:bidi="fa-IR"/>
          </w:rPr>
          <w:t xml:space="preserve"> به‌دلیل </w:t>
        </w:r>
      </w:ins>
      <w:r w:rsidRPr="00B07651">
        <w:rPr>
          <w:rFonts w:ascii="B Lotus" w:eastAsia="Calibri" w:hAnsi="B Lotus" w:cs="B Lotus" w:hint="cs"/>
          <w:sz w:val="24"/>
          <w:szCs w:val="24"/>
          <w:rtl/>
          <w:lang w:bidi="fa-IR"/>
        </w:rPr>
        <w:t>دور</w:t>
      </w:r>
      <w:ins w:id="2679" w:author="Mehrnazi Boojari" w:date="2019-01-10T02:58:00Z">
        <w:r w:rsidR="00A15481">
          <w:rPr>
            <w:rFonts w:ascii="B Lotus" w:eastAsia="Calibri" w:hAnsi="B Lotus" w:cs="B Nazanin" w:hint="cs"/>
            <w:sz w:val="24"/>
            <w:szCs w:val="24"/>
            <w:rtl/>
            <w:lang w:bidi="fa-IR"/>
          </w:rPr>
          <w:t>‌</w:t>
        </w:r>
      </w:ins>
      <w:del w:id="2680" w:author="Mehrnazi Boojari" w:date="2019-01-10T02:58:00Z">
        <w:r w:rsidRPr="00B07651" w:rsidDel="00A15481">
          <w:rPr>
            <w:rFonts w:ascii="B Lotus" w:eastAsia="Calibri" w:hAnsi="B Lotus" w:cs="B Lotus" w:hint="cs"/>
            <w:sz w:val="24"/>
            <w:szCs w:val="24"/>
            <w:rtl/>
            <w:lang w:bidi="fa-IR"/>
          </w:rPr>
          <w:delText xml:space="preserve"> </w:delText>
        </w:r>
      </w:del>
      <w:r w:rsidRPr="00B07651">
        <w:rPr>
          <w:rFonts w:ascii="B Lotus" w:eastAsia="Calibri" w:hAnsi="B Lotus" w:cs="B Lotus" w:hint="cs"/>
          <w:sz w:val="24"/>
          <w:szCs w:val="24"/>
          <w:rtl/>
          <w:lang w:bidi="fa-IR"/>
        </w:rPr>
        <w:t xml:space="preserve">ماندن از </w:t>
      </w:r>
      <w:del w:id="2681" w:author="Mehrnazi Boojari" w:date="2019-01-10T00:21:00Z">
        <w:r w:rsidRPr="00B07651" w:rsidDel="002E20FF">
          <w:rPr>
            <w:rFonts w:ascii="B Lotus" w:eastAsia="Calibri" w:hAnsi="B Lotus" w:cs="B Lotus" w:hint="cs"/>
            <w:sz w:val="24"/>
            <w:szCs w:val="24"/>
            <w:rtl/>
            <w:lang w:bidi="fa-IR"/>
          </w:rPr>
          <w:delText>فرآیند</w:delText>
        </w:r>
      </w:del>
      <w:ins w:id="2682" w:author="Mehrnazi Boojari" w:date="2019-01-10T00:21:00Z">
        <w:r w:rsidR="002E20FF">
          <w:rPr>
            <w:rFonts w:ascii="B Lotus" w:eastAsia="Calibri" w:hAnsi="B Lotus" w:cs="B Lotus" w:hint="cs"/>
            <w:sz w:val="24"/>
            <w:szCs w:val="24"/>
            <w:rtl/>
            <w:lang w:bidi="fa-IR"/>
          </w:rPr>
          <w:t>فرآیند</w:t>
        </w:r>
      </w:ins>
      <w:r w:rsidRPr="00B07651">
        <w:rPr>
          <w:rFonts w:ascii="B Lotus" w:eastAsia="Calibri" w:hAnsi="B Lotus" w:cs="B Lotus" w:hint="cs"/>
          <w:sz w:val="24"/>
          <w:szCs w:val="24"/>
          <w:rtl/>
          <w:lang w:bidi="fa-IR"/>
        </w:rPr>
        <w:t xml:space="preserve"> مدرنیزاسیون هنوز که هنوزه محل </w:t>
      </w:r>
      <w:r w:rsidRPr="00B07651">
        <w:rPr>
          <w:rFonts w:ascii="B Lotus" w:eastAsia="Calibri" w:hAnsi="B Lotus" w:cs="B Lotus" w:hint="cs"/>
          <w:sz w:val="24"/>
          <w:szCs w:val="24"/>
          <w:rtl/>
        </w:rPr>
        <w:t xml:space="preserve">تولید اخلاق و پیوندهای اجتماعی </w:t>
      </w:r>
      <w:del w:id="2683" w:author="Mehrnazi Boojari" w:date="2019-01-10T02:58:00Z">
        <w:r w:rsidRPr="00B07651" w:rsidDel="00A15481">
          <w:rPr>
            <w:rFonts w:ascii="B Lotus" w:eastAsia="Calibri" w:hAnsi="B Lotus" w:cs="B Lotus" w:hint="cs"/>
            <w:sz w:val="24"/>
            <w:szCs w:val="24"/>
            <w:rtl/>
          </w:rPr>
          <w:delText xml:space="preserve">بوده </w:delText>
        </w:r>
      </w:del>
      <w:ins w:id="2684" w:author="Mehrnazi Boojari" w:date="2019-01-10T02:58:00Z">
        <w:r w:rsidR="00A15481">
          <w:rPr>
            <w:rFonts w:ascii="B Lotus" w:eastAsia="Calibri" w:hAnsi="B Lotus" w:cs="B Lotus" w:hint="cs"/>
            <w:sz w:val="24"/>
            <w:szCs w:val="24"/>
            <w:rtl/>
          </w:rPr>
          <w:t>اس</w:t>
        </w:r>
      </w:ins>
      <w:ins w:id="2685" w:author="Mehrnazi Boojari" w:date="2019-01-10T02:59:00Z">
        <w:r w:rsidR="00A15481">
          <w:rPr>
            <w:rFonts w:ascii="B Lotus" w:eastAsia="Calibri" w:hAnsi="B Lotus" w:cs="B Lotus" w:hint="cs"/>
            <w:sz w:val="24"/>
            <w:szCs w:val="24"/>
            <w:rtl/>
          </w:rPr>
          <w:t>ت</w:t>
        </w:r>
      </w:ins>
      <w:ins w:id="2686" w:author="Mehrnazi Boojari" w:date="2019-01-10T02:58:00Z">
        <w:r w:rsidR="00A15481"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و در واقع این پیوندهای اجتماعی است که</w:t>
      </w:r>
      <w:del w:id="2687" w:author="Mehrnazi Boojari" w:date="2019-01-07T09:49:00Z">
        <w:r w:rsidRPr="00B07651" w:rsidDel="006F7CCF">
          <w:rPr>
            <w:rFonts w:ascii="B Lotus" w:eastAsia="Calibri" w:hAnsi="B Lotus" w:cs="B Lotus" w:hint="cs"/>
            <w:sz w:val="24"/>
            <w:szCs w:val="24"/>
            <w:rtl/>
          </w:rPr>
          <w:delText xml:space="preserve"> می </w:delText>
        </w:r>
      </w:del>
      <w:ins w:id="2688" w:author="Mehrnazi Boojari" w:date="2019-01-07T09:49:00Z">
        <w:r w:rsidR="006F7CCF">
          <w:rPr>
            <w:rFonts w:ascii="B Lotus" w:eastAsia="Calibri" w:hAnsi="B Lotus" w:cs="B Lotus" w:hint="cs"/>
            <w:sz w:val="24"/>
            <w:szCs w:val="24"/>
            <w:rtl/>
          </w:rPr>
          <w:t xml:space="preserve"> می‌</w:t>
        </w:r>
      </w:ins>
      <w:r w:rsidRPr="00B07651">
        <w:rPr>
          <w:rFonts w:ascii="B Lotus" w:eastAsia="Calibri" w:hAnsi="B Lotus" w:cs="B Lotus" w:hint="cs"/>
          <w:sz w:val="24"/>
          <w:szCs w:val="24"/>
          <w:rtl/>
        </w:rPr>
        <w:t xml:space="preserve">تواند </w:t>
      </w:r>
      <w:del w:id="2689" w:author="Mehrnazi Boojari" w:date="2019-01-07T11:02:00Z">
        <w:r w:rsidRPr="00B07651" w:rsidDel="00DB081F">
          <w:rPr>
            <w:rFonts w:ascii="B Lotus" w:eastAsia="Calibri" w:hAnsi="B Lotus" w:cs="B Lotus" w:hint="cs"/>
            <w:sz w:val="24"/>
            <w:szCs w:val="24"/>
            <w:rtl/>
          </w:rPr>
          <w:delText>باعث</w:delText>
        </w:r>
      </w:del>
      <w:ins w:id="2690" w:author="Mehrnazi Boojari" w:date="2019-01-07T11:02:00Z">
        <w:r w:rsidR="00DB081F">
          <w:rPr>
            <w:rFonts w:ascii="B Lotus" w:eastAsia="Calibri" w:hAnsi="B Lotus" w:cs="B Lotus" w:hint="cs"/>
            <w:sz w:val="24"/>
            <w:szCs w:val="24"/>
            <w:rtl/>
          </w:rPr>
          <w:t>سبب</w:t>
        </w:r>
      </w:ins>
      <w:r w:rsidRPr="00B07651">
        <w:rPr>
          <w:rFonts w:ascii="B Lotus" w:eastAsia="Calibri" w:hAnsi="B Lotus" w:cs="B Lotus" w:hint="cs"/>
          <w:sz w:val="24"/>
          <w:szCs w:val="24"/>
          <w:rtl/>
        </w:rPr>
        <w:t xml:space="preserve"> تغییر در تحولات اجتماعی </w:t>
      </w:r>
      <w:del w:id="2691" w:author="Mehrnazi Boojari" w:date="2019-01-08T01:14:00Z">
        <w:r w:rsidRPr="00B07651" w:rsidDel="00632EB0">
          <w:rPr>
            <w:rFonts w:ascii="B Lotus" w:eastAsia="Calibri" w:hAnsi="B Lotus" w:cs="B Lotus" w:hint="cs"/>
            <w:sz w:val="24"/>
            <w:szCs w:val="24"/>
            <w:rtl/>
          </w:rPr>
          <w:delText>گردد</w:delText>
        </w:r>
      </w:del>
      <w:ins w:id="2692" w:author="Mehrnazi Boojari" w:date="2019-01-08T01:14:00Z">
        <w:r w:rsidR="00632EB0">
          <w:rPr>
            <w:rFonts w:ascii="B Lotus" w:eastAsia="Calibri" w:hAnsi="B Lotus" w:cs="B Lotus" w:hint="cs"/>
            <w:sz w:val="24"/>
            <w:szCs w:val="24"/>
            <w:rtl/>
          </w:rPr>
          <w:t>شود</w:t>
        </w:r>
      </w:ins>
      <w:del w:id="2693" w:author="Mehrnazi Boojari" w:date="2019-01-07T09:53:00Z">
        <w:r w:rsidRPr="00B07651" w:rsidDel="006F7CCF">
          <w:rPr>
            <w:rFonts w:ascii="B Lotus" w:eastAsia="Calibri" w:hAnsi="B Lotus" w:cs="B Lotus" w:hint="cs"/>
            <w:sz w:val="24"/>
            <w:szCs w:val="24"/>
            <w:rtl/>
          </w:rPr>
          <w:delText xml:space="preserve"> . </w:delText>
        </w:r>
      </w:del>
      <w:ins w:id="2694" w:author="Mehrnazi Boojari" w:date="2019-01-07T09:53:00Z">
        <w:r w:rsidR="006F7CCF">
          <w:rPr>
            <w:rFonts w:ascii="B Lotus" w:eastAsia="Calibri" w:hAnsi="B Lotus" w:cs="B Lotus" w:hint="cs"/>
            <w:sz w:val="24"/>
            <w:szCs w:val="24"/>
            <w:rtl/>
          </w:rPr>
          <w:t xml:space="preserve">. </w:t>
        </w:r>
      </w:ins>
      <w:del w:id="2695" w:author="Mehrnazi Boojari" w:date="2019-01-08T23:50:00Z">
        <w:r w:rsidRPr="00B07651" w:rsidDel="00EE38C5">
          <w:rPr>
            <w:rFonts w:ascii="B Lotus" w:eastAsia="Calibri" w:hAnsi="B Lotus" w:cs="B Lotus" w:hint="cs"/>
            <w:sz w:val="24"/>
            <w:szCs w:val="24"/>
            <w:rtl/>
          </w:rPr>
          <w:delText>از سوی</w:delText>
        </w:r>
      </w:del>
      <w:ins w:id="2696" w:author="Mehrnazi Boojari" w:date="2019-01-10T02:59:00Z">
        <w:r w:rsidR="00A15481">
          <w:rPr>
            <w:rFonts w:ascii="B Lotus" w:eastAsia="Calibri" w:hAnsi="B Lotus" w:cs="B Lotus" w:hint="cs"/>
            <w:sz w:val="24"/>
            <w:szCs w:val="24"/>
            <w:rtl/>
          </w:rPr>
          <w:t>همچنین،</w:t>
        </w:r>
      </w:ins>
      <w:del w:id="2697" w:author="Mehrnazi Boojari" w:date="2019-01-10T02:59:00Z">
        <w:r w:rsidRPr="00B07651" w:rsidDel="00A15481">
          <w:rPr>
            <w:rFonts w:ascii="B Lotus" w:eastAsia="Calibri" w:hAnsi="B Lotus" w:cs="B Lotus" w:hint="cs"/>
            <w:sz w:val="24"/>
            <w:szCs w:val="24"/>
            <w:rtl/>
          </w:rPr>
          <w:delText>ی دیگر</w:delText>
        </w:r>
      </w:del>
      <w:r w:rsidRPr="00B07651">
        <w:rPr>
          <w:rFonts w:ascii="B Lotus" w:eastAsia="Calibri" w:hAnsi="B Lotus" w:cs="B Lotus" w:hint="cs"/>
          <w:sz w:val="24"/>
          <w:szCs w:val="24"/>
          <w:rtl/>
        </w:rPr>
        <w:t xml:space="preserve"> روستا محل تولید معیشت جامعه محسوب</w:t>
      </w:r>
      <w:del w:id="2698" w:author="Mehrnazi Boojari" w:date="2019-01-07T09:49:00Z">
        <w:r w:rsidRPr="00B07651" w:rsidDel="006F7CCF">
          <w:rPr>
            <w:rFonts w:ascii="B Lotus" w:eastAsia="Calibri" w:hAnsi="B Lotus" w:cs="B Lotus" w:hint="cs"/>
            <w:sz w:val="24"/>
            <w:szCs w:val="24"/>
            <w:rtl/>
          </w:rPr>
          <w:delText xml:space="preserve"> می </w:delText>
        </w:r>
      </w:del>
      <w:ins w:id="2699" w:author="Mehrnazi Boojari" w:date="2019-01-07T09:49:00Z">
        <w:r w:rsidR="006F7CCF">
          <w:rPr>
            <w:rFonts w:ascii="B Lotus" w:eastAsia="Calibri" w:hAnsi="B Lotus" w:cs="B Lotus" w:hint="cs"/>
            <w:sz w:val="24"/>
            <w:szCs w:val="24"/>
            <w:rtl/>
          </w:rPr>
          <w:t xml:space="preserve"> می‌</w:t>
        </w:r>
      </w:ins>
      <w:r w:rsidRPr="00B07651">
        <w:rPr>
          <w:rFonts w:ascii="B Lotus" w:eastAsia="Calibri" w:hAnsi="B Lotus" w:cs="B Lotus" w:hint="cs"/>
          <w:sz w:val="24"/>
          <w:szCs w:val="24"/>
          <w:rtl/>
        </w:rPr>
        <w:t>شود و اگر این محل تولید</w:t>
      </w:r>
      <w:del w:id="2700" w:author="Mehrnazi Boojari" w:date="2019-01-10T02:59:00Z">
        <w:r w:rsidRPr="00B07651" w:rsidDel="00A15481">
          <w:rPr>
            <w:rFonts w:ascii="B Lotus" w:eastAsia="Calibri" w:hAnsi="B Lotus" w:cs="B Lotus" w:hint="cs"/>
            <w:sz w:val="24"/>
            <w:szCs w:val="24"/>
            <w:rtl/>
          </w:rPr>
          <w:delText>،</w:delText>
        </w:r>
      </w:del>
      <w:r w:rsidRPr="00B07651">
        <w:rPr>
          <w:rFonts w:ascii="B Lotus" w:eastAsia="Calibri" w:hAnsi="B Lotus" w:cs="B Lotus" w:hint="cs"/>
          <w:sz w:val="24"/>
          <w:szCs w:val="24"/>
          <w:rtl/>
        </w:rPr>
        <w:t xml:space="preserve"> دچار اخلال و یا کم</w:t>
      </w:r>
      <w:ins w:id="2701" w:author="Mehrnazi Boojari" w:date="2019-01-10T02:59:00Z">
        <w:r w:rsidR="00A15481">
          <w:rPr>
            <w:rFonts w:ascii="B Lotus" w:eastAsia="Calibri" w:hAnsi="B Lotus" w:cs="B Nazanin" w:hint="cs"/>
            <w:sz w:val="24"/>
            <w:szCs w:val="24"/>
            <w:rtl/>
          </w:rPr>
          <w:t>‌</w:t>
        </w:r>
      </w:ins>
      <w:del w:id="2702" w:author="Mehrnazi Boojari" w:date="2019-01-10T02:59:00Z">
        <w:r w:rsidRPr="00B07651" w:rsidDel="00A15481">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 xml:space="preserve">کاری </w:t>
      </w:r>
      <w:del w:id="2703" w:author="Mehrnazi Boojari" w:date="2019-01-08T01:14:00Z">
        <w:r w:rsidRPr="00B07651" w:rsidDel="00632EB0">
          <w:rPr>
            <w:rFonts w:ascii="B Lotus" w:eastAsia="Calibri" w:hAnsi="B Lotus" w:cs="B Lotus" w:hint="cs"/>
            <w:sz w:val="24"/>
            <w:szCs w:val="24"/>
            <w:rtl/>
          </w:rPr>
          <w:delText>گردد</w:delText>
        </w:r>
      </w:del>
      <w:ins w:id="2704" w:author="Mehrnazi Boojari" w:date="2019-01-08T01:14:00Z">
        <w:r w:rsidR="00632EB0">
          <w:rPr>
            <w:rFonts w:ascii="B Lotus" w:eastAsia="Calibri" w:hAnsi="B Lotus" w:cs="B Lotus" w:hint="cs"/>
            <w:sz w:val="24"/>
            <w:szCs w:val="24"/>
            <w:rtl/>
          </w:rPr>
          <w:t>شود</w:t>
        </w:r>
      </w:ins>
      <w:r w:rsidRPr="00B07651">
        <w:rPr>
          <w:rFonts w:ascii="B Lotus" w:eastAsia="Calibri" w:hAnsi="B Lotus" w:cs="B Lotus" w:hint="cs"/>
          <w:sz w:val="24"/>
          <w:szCs w:val="24"/>
          <w:rtl/>
        </w:rPr>
        <w:t xml:space="preserve"> </w:t>
      </w:r>
      <w:del w:id="2705" w:author="Mehrnazi Boojari" w:date="2019-01-07T11:02:00Z">
        <w:r w:rsidRPr="00B07651" w:rsidDel="00DB081F">
          <w:rPr>
            <w:rFonts w:ascii="B Lotus" w:eastAsia="Calibri" w:hAnsi="B Lotus" w:cs="B Lotus" w:hint="cs"/>
            <w:sz w:val="24"/>
            <w:szCs w:val="24"/>
            <w:rtl/>
          </w:rPr>
          <w:delText>باعث</w:delText>
        </w:r>
      </w:del>
      <w:ins w:id="2706" w:author="Mehrnazi Boojari" w:date="2019-01-07T11:02:00Z">
        <w:r w:rsidR="00DB081F">
          <w:rPr>
            <w:rFonts w:ascii="B Lotus" w:eastAsia="Calibri" w:hAnsi="B Lotus" w:cs="B Lotus" w:hint="cs"/>
            <w:sz w:val="24"/>
            <w:szCs w:val="24"/>
            <w:rtl/>
          </w:rPr>
          <w:t>سبب</w:t>
        </w:r>
      </w:ins>
      <w:r w:rsidRPr="00B07651">
        <w:rPr>
          <w:rFonts w:ascii="B Lotus" w:eastAsia="Calibri" w:hAnsi="B Lotus" w:cs="B Lotus" w:hint="cs"/>
          <w:sz w:val="24"/>
          <w:szCs w:val="24"/>
          <w:rtl/>
        </w:rPr>
        <w:t xml:space="preserve"> به</w:t>
      </w:r>
      <w:ins w:id="2707" w:author="Mehrnazi Boojari" w:date="2019-01-10T02:59:00Z">
        <w:r w:rsidR="00A15481">
          <w:rPr>
            <w:rFonts w:ascii="B Lotus" w:eastAsia="Calibri" w:hAnsi="B Lotus" w:cs="B Nazanin" w:hint="cs"/>
            <w:sz w:val="24"/>
            <w:szCs w:val="24"/>
            <w:rtl/>
          </w:rPr>
          <w:t>‌</w:t>
        </w:r>
      </w:ins>
      <w:del w:id="2708" w:author="Mehrnazi Boojari" w:date="2019-01-10T02:59:00Z">
        <w:r w:rsidRPr="00B07651" w:rsidDel="00A15481">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چالش کشیده</w:t>
      </w:r>
      <w:del w:id="2709" w:author="Mehrnazi Boojari" w:date="2019-01-07T10:33:00Z">
        <w:r w:rsidRPr="00B07651" w:rsidDel="006C73A5">
          <w:rPr>
            <w:rFonts w:ascii="B Lotus" w:eastAsia="Calibri" w:hAnsi="B Lotus" w:cs="B Lotus" w:hint="cs"/>
            <w:sz w:val="24"/>
            <w:szCs w:val="24"/>
            <w:rtl/>
          </w:rPr>
          <w:delText xml:space="preserve"> شدن </w:delText>
        </w:r>
      </w:del>
      <w:ins w:id="2710" w:author="Mehrnazi Boojari" w:date="2019-01-07T10:33:00Z">
        <w:r w:rsidR="006C73A5">
          <w:rPr>
            <w:rFonts w:ascii="B Lotus" w:eastAsia="Calibri" w:hAnsi="B Lotus" w:cs="B Lotus" w:hint="cs"/>
            <w:sz w:val="24"/>
            <w:szCs w:val="24"/>
            <w:rtl/>
          </w:rPr>
          <w:t xml:space="preserve">‌شدن </w:t>
        </w:r>
      </w:ins>
      <w:r w:rsidRPr="00B07651">
        <w:rPr>
          <w:rFonts w:ascii="B Lotus" w:eastAsia="Calibri" w:hAnsi="B Lotus" w:cs="B Lotus" w:hint="cs"/>
          <w:sz w:val="24"/>
          <w:szCs w:val="24"/>
          <w:rtl/>
        </w:rPr>
        <w:t xml:space="preserve">کل معیشت جامعه </w:t>
      </w:r>
      <w:del w:id="2711" w:author="Mehrnazi Boojari" w:date="2019-01-10T02:59:00Z">
        <w:r w:rsidRPr="00B07651" w:rsidDel="00A15481">
          <w:rPr>
            <w:rFonts w:ascii="B Lotus" w:eastAsia="Calibri" w:hAnsi="B Lotus" w:cs="B Lotus" w:hint="cs"/>
            <w:sz w:val="24"/>
            <w:szCs w:val="24"/>
            <w:rtl/>
          </w:rPr>
          <w:delText>خواهد گشت</w:delText>
        </w:r>
      </w:del>
      <w:ins w:id="2712" w:author="Mehrnazi Boojari" w:date="2019-01-10T02:59:00Z">
        <w:r w:rsidR="00A15481">
          <w:rPr>
            <w:rFonts w:ascii="B Lotus" w:eastAsia="Calibri" w:hAnsi="B Lotus" w:cs="B Lotus" w:hint="cs"/>
            <w:sz w:val="24"/>
            <w:szCs w:val="24"/>
            <w:rtl/>
          </w:rPr>
          <w:t>می</w:t>
        </w:r>
        <w:r w:rsidR="00A15481">
          <w:rPr>
            <w:rFonts w:ascii="B Lotus" w:eastAsia="Calibri" w:hAnsi="B Lotus" w:cs="B Nazanin" w:hint="cs"/>
            <w:sz w:val="24"/>
            <w:szCs w:val="24"/>
            <w:rtl/>
          </w:rPr>
          <w:t>‌</w:t>
        </w:r>
        <w:r w:rsidR="00A15481">
          <w:rPr>
            <w:rFonts w:ascii="B Lotus" w:eastAsia="Calibri" w:hAnsi="B Lotus" w:cs="B Lotus" w:hint="cs"/>
            <w:sz w:val="24"/>
            <w:szCs w:val="24"/>
            <w:rtl/>
          </w:rPr>
          <w:t>شود.</w:t>
        </w:r>
      </w:ins>
      <w:r w:rsidRPr="00B07651">
        <w:rPr>
          <w:rFonts w:ascii="B Lotus" w:eastAsia="Calibri" w:hAnsi="B Lotus" w:cs="B Lotus" w:hint="cs"/>
          <w:sz w:val="24"/>
          <w:szCs w:val="24"/>
          <w:rtl/>
        </w:rPr>
        <w:t xml:space="preserve"> پس</w:t>
      </w:r>
      <w:ins w:id="2713" w:author="Mehrnazi Boojari" w:date="2019-01-10T02:59:00Z">
        <w:r w:rsidR="00A15481">
          <w:rPr>
            <w:rFonts w:ascii="B Lotus" w:eastAsia="Calibri" w:hAnsi="B Lotus" w:cs="B Lotus" w:hint="cs"/>
            <w:sz w:val="24"/>
            <w:szCs w:val="24"/>
            <w:rtl/>
          </w:rPr>
          <w:t>،</w:t>
        </w:r>
      </w:ins>
      <w:r w:rsidRPr="00B07651">
        <w:rPr>
          <w:rFonts w:ascii="B Lotus" w:eastAsia="Calibri" w:hAnsi="B Lotus" w:cs="B Lotus" w:hint="cs"/>
          <w:sz w:val="24"/>
          <w:szCs w:val="24"/>
          <w:rtl/>
        </w:rPr>
        <w:t xml:space="preserve"> به تعبیری اگر تحولات اجتماعی در روستا در موضوع جهت</w:t>
      </w:r>
      <w:del w:id="2714" w:author="Mehrnazi Boojari" w:date="2019-01-07T09:51:00Z">
        <w:r w:rsidRPr="00B07651" w:rsidDel="006F7CCF">
          <w:rPr>
            <w:rFonts w:ascii="B Lotus" w:eastAsia="Calibri" w:hAnsi="B Lotus" w:cs="B Lotus" w:hint="cs"/>
            <w:sz w:val="24"/>
            <w:szCs w:val="24"/>
            <w:rtl/>
          </w:rPr>
          <w:delText xml:space="preserve"> سازی </w:delText>
        </w:r>
      </w:del>
      <w:ins w:id="2715" w:author="Mehrnazi Boojari" w:date="2019-01-07T09:51:00Z">
        <w:r w:rsidR="006F7CCF">
          <w:rPr>
            <w:rFonts w:ascii="B Lotus" w:eastAsia="Calibri" w:hAnsi="B Lotus" w:cs="B Lotus" w:hint="cs"/>
            <w:sz w:val="24"/>
            <w:szCs w:val="24"/>
            <w:rtl/>
          </w:rPr>
          <w:t xml:space="preserve">‌سازی </w:t>
        </w:r>
      </w:ins>
      <w:r w:rsidRPr="00B07651">
        <w:rPr>
          <w:rFonts w:ascii="B Lotus" w:eastAsia="Calibri" w:hAnsi="B Lotus" w:cs="B Lotus" w:hint="cs"/>
          <w:sz w:val="24"/>
          <w:szCs w:val="24"/>
          <w:rtl/>
        </w:rPr>
        <w:t xml:space="preserve">مثل </w:t>
      </w:r>
      <w:del w:id="2716" w:author="Mehrnazi Boojari" w:date="2019-01-10T03:02:00Z">
        <w:r w:rsidRPr="00B07651" w:rsidDel="00FE4C7F">
          <w:rPr>
            <w:rFonts w:ascii="B Lotus" w:eastAsia="Calibri" w:hAnsi="B Lotus" w:cs="B Lotus" w:hint="cs"/>
            <w:sz w:val="24"/>
            <w:szCs w:val="24"/>
            <w:rtl/>
          </w:rPr>
          <w:delText xml:space="preserve">موضوع </w:delText>
        </w:r>
      </w:del>
      <w:r w:rsidRPr="00B07651">
        <w:rPr>
          <w:rFonts w:ascii="B Lotus" w:eastAsia="Calibri" w:hAnsi="B Lotus" w:cs="B Lotus" w:hint="cs"/>
          <w:sz w:val="24"/>
          <w:szCs w:val="24"/>
          <w:rtl/>
        </w:rPr>
        <w:t xml:space="preserve">رفع فقر و محرومیت </w:t>
      </w:r>
      <w:del w:id="2717" w:author="Mehrnazi Boojari" w:date="2019-01-07T09:55:00Z">
        <w:r w:rsidRPr="00390686" w:rsidDel="00A31D6F">
          <w:rPr>
            <w:rFonts w:ascii="B Lotus" w:eastAsia="Calibri" w:hAnsi="B Lotus" w:cs="B Lotus" w:hint="cs"/>
            <w:sz w:val="24"/>
            <w:szCs w:val="24"/>
            <w:rtl/>
          </w:rPr>
          <w:delText>به</w:delText>
        </w:r>
        <w:r w:rsidRPr="00390686" w:rsidDel="00A31D6F">
          <w:rPr>
            <w:rFonts w:ascii="B Lotus" w:eastAsia="Calibri" w:hAnsi="B Lotus" w:cs="B Lotus"/>
            <w:sz w:val="24"/>
            <w:szCs w:val="24"/>
            <w:rtl/>
          </w:rPr>
          <w:delText xml:space="preserve"> </w:delText>
        </w:r>
        <w:r w:rsidRPr="00390686" w:rsidDel="00A31D6F">
          <w:rPr>
            <w:rFonts w:ascii="B Lotus" w:eastAsia="Calibri" w:hAnsi="B Lotus" w:cs="B Lotus" w:hint="cs"/>
            <w:sz w:val="24"/>
            <w:szCs w:val="24"/>
            <w:rtl/>
          </w:rPr>
          <w:delText>خوبی</w:delText>
        </w:r>
      </w:del>
      <w:ins w:id="2718" w:author="Mehrnazi Boojari" w:date="2019-01-07T09:55:00Z">
        <w:r w:rsidR="00A31D6F" w:rsidRPr="00390686">
          <w:rPr>
            <w:rFonts w:ascii="B Lotus" w:eastAsia="Calibri" w:hAnsi="B Lotus" w:cs="B Lotus" w:hint="cs"/>
            <w:sz w:val="24"/>
            <w:szCs w:val="24"/>
            <w:rtl/>
          </w:rPr>
          <w:t>به‌خوبی</w:t>
        </w:r>
      </w:ins>
      <w:r w:rsidRPr="00390686">
        <w:rPr>
          <w:rFonts w:ascii="B Lotus" w:eastAsia="Calibri" w:hAnsi="B Lotus" w:cs="B Lotus"/>
          <w:sz w:val="24"/>
          <w:szCs w:val="24"/>
          <w:rtl/>
        </w:rPr>
        <w:t xml:space="preserve"> </w:t>
      </w:r>
      <w:del w:id="2719" w:author="Mehrnazi Boojari" w:date="2019-01-10T03:01:00Z">
        <w:r w:rsidRPr="00390686" w:rsidDel="00FE4C7F">
          <w:rPr>
            <w:rFonts w:ascii="B Lotus" w:eastAsia="Calibri" w:hAnsi="B Lotus" w:cs="B Lotus" w:hint="cs"/>
            <w:sz w:val="24"/>
            <w:szCs w:val="24"/>
            <w:rtl/>
          </w:rPr>
          <w:delText>فهم</w:delText>
        </w:r>
        <w:r w:rsidRPr="00390686" w:rsidDel="00FE4C7F">
          <w:rPr>
            <w:rFonts w:ascii="B Lotus" w:eastAsia="Calibri" w:hAnsi="B Lotus" w:cs="B Lotus"/>
            <w:sz w:val="24"/>
            <w:szCs w:val="24"/>
            <w:rtl/>
          </w:rPr>
          <w:delText xml:space="preserve"> </w:delText>
        </w:r>
      </w:del>
      <w:ins w:id="2720" w:author="Mehrnazi Boojari" w:date="2019-01-10T03:01:00Z">
        <w:r w:rsidR="00FE4C7F" w:rsidRPr="00390686">
          <w:rPr>
            <w:rFonts w:ascii="B Lotus" w:eastAsia="Calibri" w:hAnsi="B Lotus" w:cs="B Lotus" w:hint="cs"/>
            <w:sz w:val="24"/>
            <w:szCs w:val="24"/>
            <w:rtl/>
          </w:rPr>
          <w:t>اجرا</w:t>
        </w:r>
        <w:r w:rsidR="00FE4C7F" w:rsidRPr="00390686">
          <w:rPr>
            <w:rFonts w:ascii="B Lotus" w:eastAsia="Calibri" w:hAnsi="B Lotus" w:cs="B Lotus"/>
            <w:sz w:val="24"/>
            <w:szCs w:val="24"/>
            <w:rtl/>
          </w:rPr>
          <w:t xml:space="preserve"> </w:t>
        </w:r>
      </w:ins>
      <w:r w:rsidRPr="00390686">
        <w:rPr>
          <w:rFonts w:ascii="B Lotus" w:eastAsia="Calibri" w:hAnsi="B Lotus" w:cs="B Lotus" w:hint="cs"/>
          <w:sz w:val="24"/>
          <w:szCs w:val="24"/>
          <w:rtl/>
        </w:rPr>
        <w:t>شود</w:t>
      </w:r>
      <w:del w:id="2721" w:author="Mehrnazi Boojari" w:date="2019-01-07T09:49:00Z">
        <w:r w:rsidRPr="00390686" w:rsidDel="006F7CCF">
          <w:rPr>
            <w:rFonts w:ascii="B Lotus" w:eastAsia="Calibri" w:hAnsi="B Lotus" w:cs="B Lotus"/>
            <w:sz w:val="24"/>
            <w:szCs w:val="24"/>
            <w:rtl/>
          </w:rPr>
          <w:delText xml:space="preserve"> م</w:delText>
        </w:r>
        <w:r w:rsidRPr="00390686" w:rsidDel="006F7CCF">
          <w:rPr>
            <w:rFonts w:ascii="B Lotus" w:eastAsia="Calibri" w:hAnsi="B Lotus" w:cs="B Lotus" w:hint="cs"/>
            <w:sz w:val="24"/>
            <w:szCs w:val="24"/>
            <w:rtl/>
          </w:rPr>
          <w:delText xml:space="preserve">ی </w:delText>
        </w:r>
      </w:del>
      <w:ins w:id="2722" w:author="Mehrnazi Boojari" w:date="2019-01-07T09:49:00Z">
        <w:r w:rsidR="006F7CCF" w:rsidRPr="00390686">
          <w:rPr>
            <w:rFonts w:ascii="B Lotus" w:eastAsia="Calibri" w:hAnsi="B Lotus" w:cs="B Lotus" w:hint="cs"/>
            <w:sz w:val="24"/>
            <w:szCs w:val="24"/>
            <w:rtl/>
          </w:rPr>
          <w:t xml:space="preserve"> می‌</w:t>
        </w:r>
      </w:ins>
      <w:r w:rsidRPr="00390686">
        <w:rPr>
          <w:rFonts w:ascii="B Lotus" w:eastAsia="Calibri" w:hAnsi="B Lotus" w:cs="B Lotus" w:hint="cs"/>
          <w:sz w:val="24"/>
          <w:szCs w:val="24"/>
          <w:rtl/>
        </w:rPr>
        <w:t>توان</w:t>
      </w:r>
      <w:r w:rsidRPr="00B07651">
        <w:rPr>
          <w:rFonts w:ascii="B Lotus" w:eastAsia="Calibri" w:hAnsi="B Lotus" w:cs="B Lotus" w:hint="cs"/>
          <w:sz w:val="24"/>
          <w:szCs w:val="24"/>
          <w:rtl/>
        </w:rPr>
        <w:t xml:space="preserve"> اثرگذاری آن را در کل جامعه دید</w:t>
      </w:r>
      <w:del w:id="2723" w:author="Mehrnazi Boojari" w:date="2019-01-07T09:53:00Z">
        <w:r w:rsidRPr="00B07651" w:rsidDel="006F7CCF">
          <w:rPr>
            <w:rFonts w:ascii="B Lotus" w:eastAsia="Calibri" w:hAnsi="B Lotus" w:cs="B Lotus" w:hint="cs"/>
            <w:sz w:val="24"/>
            <w:szCs w:val="24"/>
            <w:rtl/>
          </w:rPr>
          <w:delText xml:space="preserve"> . </w:delText>
        </w:r>
      </w:del>
      <w:ins w:id="2724" w:author="Mehrnazi Boojari" w:date="2019-01-07T09:53:00Z">
        <w:r w:rsidR="006F7CCF">
          <w:rPr>
            <w:rFonts w:ascii="B Lotus" w:eastAsia="Calibri" w:hAnsi="B Lotus" w:cs="B Lotus" w:hint="cs"/>
            <w:sz w:val="24"/>
            <w:szCs w:val="24"/>
            <w:rtl/>
          </w:rPr>
          <w:t xml:space="preserve">. </w:t>
        </w:r>
      </w:ins>
    </w:p>
    <w:p w14:paraId="32B98D5B" w14:textId="77777777" w:rsidR="001B51C1" w:rsidRDefault="00B07651" w:rsidP="001B51C1">
      <w:pPr>
        <w:bidi/>
        <w:ind w:firstLine="227"/>
        <w:jc w:val="both"/>
        <w:rPr>
          <w:ins w:id="2725" w:author="Mehrnazi Boojari" w:date="2019-01-10T03:04:00Z"/>
          <w:rFonts w:ascii="B Lotus" w:eastAsia="Calibri" w:hAnsi="B Lotus" w:cs="B Lotus"/>
          <w:sz w:val="24"/>
          <w:szCs w:val="24"/>
          <w:rtl/>
        </w:rPr>
      </w:pPr>
      <w:r w:rsidRPr="00B07651">
        <w:rPr>
          <w:rFonts w:ascii="B Lotus" w:eastAsia="Calibri" w:hAnsi="B Lotus" w:cs="B Lotus" w:hint="cs"/>
          <w:sz w:val="24"/>
          <w:szCs w:val="24"/>
          <w:rtl/>
        </w:rPr>
        <w:t xml:space="preserve">رفع فقر و محرومیت در روستاهای ایران با </w:t>
      </w:r>
      <w:del w:id="2726" w:author="Mehrnazi Boojari" w:date="2019-01-08T00:16:00Z">
        <w:r w:rsidRPr="00B07651" w:rsidDel="000358B4">
          <w:rPr>
            <w:rFonts w:ascii="B Lotus" w:eastAsia="Calibri" w:hAnsi="B Lotus" w:cs="B Lotus" w:hint="cs"/>
            <w:sz w:val="24"/>
            <w:szCs w:val="24"/>
            <w:rtl/>
          </w:rPr>
          <w:delText xml:space="preserve">وجود </w:delText>
        </w:r>
      </w:del>
      <w:r w:rsidRPr="00B07651">
        <w:rPr>
          <w:rFonts w:ascii="B Lotus" w:eastAsia="Calibri" w:hAnsi="B Lotus" w:cs="B Lotus" w:hint="cs"/>
          <w:sz w:val="24"/>
          <w:szCs w:val="24"/>
          <w:rtl/>
        </w:rPr>
        <w:t>اینکه همیشه جزو دغدغه</w:t>
      </w:r>
      <w:del w:id="2727" w:author="Mehrnazi Boojari" w:date="2019-01-07T09:46:00Z">
        <w:r w:rsidRPr="00B07651" w:rsidDel="006F7CCF">
          <w:rPr>
            <w:rFonts w:ascii="B Lotus" w:eastAsia="Calibri" w:hAnsi="B Lotus" w:cs="B Lotus" w:hint="cs"/>
            <w:sz w:val="24"/>
            <w:szCs w:val="24"/>
            <w:rtl/>
          </w:rPr>
          <w:delText xml:space="preserve"> های </w:delText>
        </w:r>
      </w:del>
      <w:ins w:id="2728"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اصلی انقلاب بوده و از همان ابتدای انقلاب حضرت</w:t>
      </w:r>
      <w:del w:id="2729" w:author="Mehrnazi Boojari" w:date="2019-01-09T23:33:00Z">
        <w:r w:rsidRPr="00B07651" w:rsidDel="00947B53">
          <w:rPr>
            <w:rFonts w:ascii="B Lotus" w:eastAsia="Calibri" w:hAnsi="B Lotus" w:cs="B Lotus" w:hint="cs"/>
            <w:sz w:val="24"/>
            <w:szCs w:val="24"/>
            <w:rtl/>
          </w:rPr>
          <w:delText xml:space="preserve"> امام </w:delText>
        </w:r>
      </w:del>
      <w:ins w:id="2730" w:author="Mehrnazi Boojari" w:date="2019-01-09T23:33:00Z">
        <w:r w:rsidR="00947B53">
          <w:rPr>
            <w:rFonts w:ascii="B Lotus" w:eastAsia="Calibri" w:hAnsi="B Lotus" w:cs="B Lotus" w:hint="cs"/>
            <w:sz w:val="24"/>
            <w:szCs w:val="24"/>
            <w:rtl/>
          </w:rPr>
          <w:t xml:space="preserve"> امام</w:t>
        </w:r>
        <w:r w:rsidR="00947B53">
          <w:rPr>
            <w:rFonts w:ascii="Times New Roman" w:eastAsia="Calibri" w:hAnsi="Times New Roman" w:cs="Times New Roman" w:hint="cs"/>
            <w:sz w:val="24"/>
            <w:szCs w:val="24"/>
            <w:rtl/>
          </w:rPr>
          <w:t> </w:t>
        </w:r>
      </w:ins>
      <w:r w:rsidRPr="00B07651">
        <w:rPr>
          <w:rFonts w:ascii="B Lotus" w:eastAsia="Calibri" w:hAnsi="B Lotus" w:cs="B Lotus" w:hint="cs"/>
          <w:sz w:val="24"/>
          <w:szCs w:val="24"/>
          <w:rtl/>
        </w:rPr>
        <w:t>تحت یک نظام</w:t>
      </w:r>
      <w:del w:id="2731" w:author="Mehrnazi Boojari" w:date="2019-01-07T09:51:00Z">
        <w:r w:rsidRPr="00B07651" w:rsidDel="006F7CCF">
          <w:rPr>
            <w:rFonts w:ascii="B Lotus" w:eastAsia="Calibri" w:hAnsi="B Lotus" w:cs="B Lotus" w:hint="cs"/>
            <w:sz w:val="24"/>
            <w:szCs w:val="24"/>
            <w:rtl/>
          </w:rPr>
          <w:delText xml:space="preserve"> سازی </w:delText>
        </w:r>
      </w:del>
      <w:ins w:id="2732" w:author="Mehrnazi Boojari" w:date="2019-01-07T09:51:00Z">
        <w:r w:rsidR="006F7CCF">
          <w:rPr>
            <w:rFonts w:ascii="B Lotus" w:eastAsia="Calibri" w:hAnsi="B Lotus" w:cs="B Lotus" w:hint="cs"/>
            <w:sz w:val="24"/>
            <w:szCs w:val="24"/>
            <w:rtl/>
          </w:rPr>
          <w:t xml:space="preserve">‌سازی </w:t>
        </w:r>
      </w:ins>
      <w:r w:rsidRPr="00B07651">
        <w:rPr>
          <w:rFonts w:ascii="B Lotus" w:eastAsia="Calibri" w:hAnsi="B Lotus" w:cs="B Lotus" w:hint="cs"/>
          <w:sz w:val="24"/>
          <w:szCs w:val="24"/>
          <w:rtl/>
        </w:rPr>
        <w:t>اسلامی</w:t>
      </w:r>
      <w:del w:id="2733" w:author="Mehrnazi Boojari" w:date="2019-01-07T09:47:00Z">
        <w:r w:rsidRPr="00B07651" w:rsidDel="006F7CCF">
          <w:rPr>
            <w:rFonts w:ascii="B Lotus" w:eastAsia="Calibri" w:hAnsi="B Lotus" w:cs="B Lotus" w:hint="cs"/>
            <w:sz w:val="24"/>
            <w:szCs w:val="24"/>
            <w:rtl/>
          </w:rPr>
          <w:delText xml:space="preserve"> ،</w:delText>
        </w:r>
      </w:del>
      <w:ins w:id="2734" w:author="Mehrnazi Boojari" w:date="2019-01-07T09:47:00Z">
        <w:r w:rsidR="006F7CCF">
          <w:rPr>
            <w:rFonts w:ascii="B Lotus" w:eastAsia="Calibri" w:hAnsi="B Lotus" w:cs="B Lotus" w:hint="cs"/>
            <w:sz w:val="24"/>
            <w:szCs w:val="24"/>
            <w:rtl/>
          </w:rPr>
          <w:t>،</w:t>
        </w:r>
      </w:ins>
      <w:r w:rsidRPr="00B07651">
        <w:rPr>
          <w:rFonts w:ascii="B Lotus" w:eastAsia="Calibri" w:hAnsi="B Lotus" w:cs="B Lotus" w:hint="cs"/>
          <w:sz w:val="24"/>
          <w:szCs w:val="24"/>
          <w:rtl/>
        </w:rPr>
        <w:t xml:space="preserve"> جهاد سازندگی را تشکیل داد تا </w:t>
      </w:r>
      <w:del w:id="2735" w:author="Mehrnazi Boojari" w:date="2019-01-07T10:21:00Z">
        <w:r w:rsidRPr="00B07651" w:rsidDel="0028073B">
          <w:rPr>
            <w:rFonts w:ascii="B Lotus" w:eastAsia="Calibri" w:hAnsi="B Lotus" w:cs="B Lotus" w:hint="cs"/>
            <w:sz w:val="24"/>
            <w:szCs w:val="24"/>
            <w:rtl/>
          </w:rPr>
          <w:delText xml:space="preserve">به صورت </w:delText>
        </w:r>
      </w:del>
      <w:ins w:id="2736" w:author="Mehrnazi Boojari" w:date="2019-01-07T10:21:00Z">
        <w:r w:rsidR="0028073B">
          <w:rPr>
            <w:rFonts w:ascii="B Lotus" w:eastAsia="Calibri" w:hAnsi="B Lotus" w:cs="B Lotus" w:hint="cs"/>
            <w:sz w:val="24"/>
            <w:szCs w:val="24"/>
            <w:rtl/>
          </w:rPr>
          <w:t xml:space="preserve">به‌صورت </w:t>
        </w:r>
      </w:ins>
      <w:r w:rsidRPr="00B07651">
        <w:rPr>
          <w:rFonts w:ascii="B Lotus" w:eastAsia="Calibri" w:hAnsi="B Lotus" w:cs="B Lotus" w:hint="cs"/>
          <w:sz w:val="24"/>
          <w:szCs w:val="24"/>
          <w:rtl/>
        </w:rPr>
        <w:t>جهادی به بحث محرومیت روستایی بپردازد</w:t>
      </w:r>
      <w:del w:id="2737" w:author="Mehrnazi Boojari" w:date="2019-01-10T03:02:00Z">
        <w:r w:rsidRPr="00B07651" w:rsidDel="00FE4C7F">
          <w:rPr>
            <w:rFonts w:ascii="B Lotus" w:eastAsia="Calibri" w:hAnsi="B Lotus" w:cs="B Lotus" w:hint="cs"/>
            <w:sz w:val="24"/>
            <w:szCs w:val="24"/>
            <w:rtl/>
          </w:rPr>
          <w:delText xml:space="preserve">. </w:delText>
        </w:r>
      </w:del>
      <w:ins w:id="2738" w:author="Mehrnazi Boojari" w:date="2019-01-10T03:02:00Z">
        <w:r w:rsidR="00FE4C7F">
          <w:rPr>
            <w:rFonts w:ascii="B Lotus" w:eastAsia="Calibri" w:hAnsi="B Lotus" w:cs="B Lotus" w:hint="cs"/>
            <w:sz w:val="24"/>
            <w:szCs w:val="24"/>
            <w:rtl/>
          </w:rPr>
          <w:t>،</w:t>
        </w:r>
        <w:r w:rsidR="00FE4C7F" w:rsidRPr="00B07651">
          <w:rPr>
            <w:rFonts w:ascii="B Lotus" w:eastAsia="Calibri" w:hAnsi="B Lotus" w:cs="B Lotus" w:hint="cs"/>
            <w:sz w:val="24"/>
            <w:szCs w:val="24"/>
            <w:rtl/>
          </w:rPr>
          <w:t xml:space="preserve"> </w:t>
        </w:r>
      </w:ins>
      <w:del w:id="2739" w:author="Mehrnazi Boojari" w:date="2019-01-10T03:02:00Z">
        <w:r w:rsidRPr="00B07651" w:rsidDel="00FE4C7F">
          <w:rPr>
            <w:rFonts w:ascii="B Lotus" w:eastAsia="Calibri" w:hAnsi="B Lotus" w:cs="B Lotus" w:hint="cs"/>
            <w:sz w:val="24"/>
            <w:szCs w:val="24"/>
            <w:rtl/>
          </w:rPr>
          <w:delText xml:space="preserve">ولی </w:delText>
        </w:r>
      </w:del>
      <w:r w:rsidRPr="00B07651">
        <w:rPr>
          <w:rFonts w:ascii="B Lotus" w:eastAsia="Calibri" w:hAnsi="B Lotus" w:cs="B Lotus" w:hint="cs"/>
          <w:sz w:val="24"/>
          <w:szCs w:val="24"/>
          <w:rtl/>
        </w:rPr>
        <w:t>با گذشت سال</w:t>
      </w:r>
      <w:del w:id="2740" w:author="Mehrnazi Boojari" w:date="2019-01-07T09:45:00Z">
        <w:r w:rsidRPr="00B07651" w:rsidDel="006F7CCF">
          <w:rPr>
            <w:rFonts w:ascii="B Lotus" w:eastAsia="Calibri" w:hAnsi="B Lotus" w:cs="B Lotus" w:hint="cs"/>
            <w:sz w:val="24"/>
            <w:szCs w:val="24"/>
            <w:rtl/>
          </w:rPr>
          <w:delText xml:space="preserve"> ها </w:delText>
        </w:r>
      </w:del>
      <w:ins w:id="2741" w:author="Mehrnazi Boojari" w:date="2019-01-07T09:45:00Z">
        <w:r w:rsidR="006F7CCF">
          <w:rPr>
            <w:rFonts w:ascii="B Lotus" w:eastAsia="Calibri" w:hAnsi="B Lotus" w:cs="B Lotus" w:hint="cs"/>
            <w:sz w:val="24"/>
            <w:szCs w:val="24"/>
            <w:rtl/>
          </w:rPr>
          <w:t xml:space="preserve">‌ها </w:t>
        </w:r>
      </w:ins>
      <w:r w:rsidRPr="00B07651">
        <w:rPr>
          <w:rFonts w:ascii="B Lotus" w:eastAsia="Calibri" w:hAnsi="B Lotus" w:cs="B Lotus" w:hint="cs"/>
          <w:sz w:val="24"/>
          <w:szCs w:val="24"/>
          <w:rtl/>
        </w:rPr>
        <w:t xml:space="preserve">با </w:t>
      </w:r>
      <w:del w:id="2742" w:author="Mehrnazi Boojari" w:date="2019-01-10T03:02:00Z">
        <w:r w:rsidRPr="00B07651" w:rsidDel="00FE4C7F">
          <w:rPr>
            <w:rFonts w:ascii="B Lotus" w:eastAsia="Calibri" w:hAnsi="B Lotus" w:cs="B Lotus" w:hint="cs"/>
            <w:sz w:val="24"/>
            <w:szCs w:val="24"/>
            <w:rtl/>
          </w:rPr>
          <w:delText xml:space="preserve">وجود </w:delText>
        </w:r>
      </w:del>
      <w:r w:rsidRPr="00B07651">
        <w:rPr>
          <w:rFonts w:ascii="B Lotus" w:eastAsia="Calibri" w:hAnsi="B Lotus" w:cs="B Lotus" w:hint="cs"/>
          <w:sz w:val="24"/>
          <w:szCs w:val="24"/>
          <w:rtl/>
        </w:rPr>
        <w:t xml:space="preserve">اینکه این نهاد کارنامه درخشانی </w:t>
      </w:r>
      <w:del w:id="2743" w:author="Mehrnazi Boojari" w:date="2019-01-10T03:02:00Z">
        <w:r w:rsidRPr="00B07651" w:rsidDel="00FE4C7F">
          <w:rPr>
            <w:rFonts w:ascii="B Lotus" w:eastAsia="Calibri" w:hAnsi="B Lotus" w:cs="B Lotus" w:hint="cs"/>
            <w:sz w:val="24"/>
            <w:szCs w:val="24"/>
            <w:rtl/>
          </w:rPr>
          <w:delText xml:space="preserve">را </w:delText>
        </w:r>
      </w:del>
      <w:r w:rsidRPr="00B07651">
        <w:rPr>
          <w:rFonts w:ascii="B Lotus" w:eastAsia="Calibri" w:hAnsi="B Lotus" w:cs="B Lotus" w:hint="cs"/>
          <w:sz w:val="24"/>
          <w:szCs w:val="24"/>
          <w:rtl/>
        </w:rPr>
        <w:t>از خود به</w:t>
      </w:r>
      <w:ins w:id="2744" w:author="Mehrnazi Boojari" w:date="2019-01-10T03:03:00Z">
        <w:r w:rsidR="00FE4C7F">
          <w:rPr>
            <w:rFonts w:ascii="B Lotus" w:eastAsia="Calibri" w:hAnsi="B Lotus" w:cs="B Nazanin" w:hint="cs"/>
            <w:sz w:val="24"/>
            <w:szCs w:val="24"/>
            <w:rtl/>
          </w:rPr>
          <w:t>‌</w:t>
        </w:r>
      </w:ins>
      <w:del w:id="2745" w:author="Mehrnazi Boojari" w:date="2019-01-10T03:03:00Z">
        <w:r w:rsidRPr="00B07651" w:rsidDel="00FE4C7F">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جا گذاشته است روستا</w:t>
      </w:r>
      <w:ins w:id="2746" w:author="Mehrnazi Boojari" w:date="2019-01-10T03:03:00Z">
        <w:r w:rsidR="00FE4C7F">
          <w:rPr>
            <w:rFonts w:ascii="B Lotus" w:eastAsia="Calibri" w:hAnsi="B Lotus" w:cs="B Lotus" w:hint="cs"/>
            <w:sz w:val="24"/>
            <w:szCs w:val="24"/>
            <w:rtl/>
          </w:rPr>
          <w:t>ها</w:t>
        </w:r>
      </w:ins>
      <w:r w:rsidRPr="00B07651">
        <w:rPr>
          <w:rFonts w:ascii="B Lotus" w:eastAsia="Calibri" w:hAnsi="B Lotus" w:cs="B Lotus" w:hint="cs"/>
          <w:sz w:val="24"/>
          <w:szCs w:val="24"/>
          <w:rtl/>
        </w:rPr>
        <w:t xml:space="preserve"> به وضع مطلوب نرسیده</w:t>
      </w:r>
      <w:del w:id="2747" w:author="Mehrnazi Boojari" w:date="2019-01-07T10:34:00Z">
        <w:r w:rsidRPr="00B07651" w:rsidDel="006C73A5">
          <w:rPr>
            <w:rFonts w:ascii="B Lotus" w:eastAsia="Calibri" w:hAnsi="B Lotus" w:cs="B Lotus" w:hint="cs"/>
            <w:sz w:val="24"/>
            <w:szCs w:val="24"/>
            <w:rtl/>
          </w:rPr>
          <w:delText xml:space="preserve"> اند.</w:delText>
        </w:r>
      </w:del>
      <w:ins w:id="2748" w:author="Mehrnazi Boojari" w:date="2019-01-07T10:34:00Z">
        <w:r w:rsidR="006C73A5">
          <w:rPr>
            <w:rFonts w:ascii="B Lotus" w:eastAsia="Calibri" w:hAnsi="B Lotus" w:cs="B Lotus" w:hint="cs"/>
            <w:sz w:val="24"/>
            <w:szCs w:val="24"/>
            <w:rtl/>
          </w:rPr>
          <w:t>‌اند.</w:t>
        </w:r>
      </w:ins>
      <w:r w:rsidRPr="00B07651">
        <w:rPr>
          <w:rFonts w:ascii="B Lotus" w:eastAsia="Calibri" w:hAnsi="B Lotus" w:cs="B Lotus" w:hint="cs"/>
          <w:sz w:val="24"/>
          <w:szCs w:val="24"/>
          <w:rtl/>
        </w:rPr>
        <w:t xml:space="preserve"> </w:t>
      </w:r>
    </w:p>
    <w:p w14:paraId="1370A365" w14:textId="77777777" w:rsidR="001B51C1" w:rsidRDefault="001B51C1" w:rsidP="001B51C1">
      <w:pPr>
        <w:bidi/>
        <w:ind w:firstLine="227"/>
        <w:jc w:val="both"/>
        <w:rPr>
          <w:ins w:id="2749" w:author="Mehrnazi Boojari" w:date="2019-01-10T03:04:00Z"/>
          <w:rFonts w:ascii="B Lotus" w:eastAsia="Calibri" w:hAnsi="B Lotus" w:cs="B Lotus"/>
          <w:sz w:val="24"/>
          <w:szCs w:val="24"/>
          <w:rtl/>
        </w:rPr>
      </w:pPr>
    </w:p>
    <w:p w14:paraId="63390A2B" w14:textId="77777777" w:rsidR="00B07651" w:rsidRPr="00B07651" w:rsidRDefault="00B07651" w:rsidP="00097BF1">
      <w:pPr>
        <w:bidi/>
        <w:ind w:firstLine="227"/>
        <w:jc w:val="both"/>
        <w:rPr>
          <w:rFonts w:ascii="B Lotus" w:eastAsia="Calibri" w:hAnsi="B Lotus" w:cs="B Lotus"/>
          <w:sz w:val="24"/>
          <w:szCs w:val="24"/>
          <w:rtl/>
        </w:rPr>
      </w:pPr>
      <w:r w:rsidRPr="00B07651">
        <w:rPr>
          <w:rFonts w:ascii="B Lotus" w:eastAsia="Calibri" w:hAnsi="B Lotus" w:cs="B Lotus" w:hint="cs"/>
          <w:sz w:val="24"/>
          <w:szCs w:val="24"/>
          <w:rtl/>
        </w:rPr>
        <w:lastRenderedPageBreak/>
        <w:t xml:space="preserve">علت این امر را شاید بتوان این موضوع </w:t>
      </w:r>
      <w:del w:id="2750" w:author="Mehrnazi Boojari" w:date="2019-01-10T03:06:00Z">
        <w:r w:rsidRPr="00B07651" w:rsidDel="00097BF1">
          <w:rPr>
            <w:rFonts w:ascii="B Lotus" w:eastAsia="Calibri" w:hAnsi="B Lotus" w:cs="B Lotus" w:hint="cs"/>
            <w:sz w:val="24"/>
            <w:szCs w:val="24"/>
            <w:rtl/>
          </w:rPr>
          <w:delText>تلقی کرد</w:delText>
        </w:r>
      </w:del>
      <w:ins w:id="2751" w:author="Mehrnazi Boojari" w:date="2019-01-10T03:06:00Z">
        <w:r w:rsidR="00097BF1">
          <w:rPr>
            <w:rFonts w:ascii="B Lotus" w:eastAsia="Calibri" w:hAnsi="B Lotus" w:cs="B Lotus" w:hint="cs"/>
            <w:sz w:val="24"/>
            <w:szCs w:val="24"/>
            <w:rtl/>
          </w:rPr>
          <w:t>دانست</w:t>
        </w:r>
      </w:ins>
      <w:r w:rsidRPr="00B07651">
        <w:rPr>
          <w:rFonts w:ascii="B Lotus" w:eastAsia="Calibri" w:hAnsi="B Lotus" w:cs="B Lotus" w:hint="cs"/>
          <w:sz w:val="24"/>
          <w:szCs w:val="24"/>
          <w:rtl/>
        </w:rPr>
        <w:t xml:space="preserve"> که چون روستاها از مراکز توسعه و توجه (شهرهای بزرگ در درجه اول و شهرهای میانی در درجه دوم) دور مانده</w:t>
      </w:r>
      <w:del w:id="2752" w:author="Mehrnazi Boojari" w:date="2019-01-07T10:35:00Z">
        <w:r w:rsidRPr="00B07651" w:rsidDel="006C73A5">
          <w:rPr>
            <w:rFonts w:ascii="B Lotus" w:eastAsia="Calibri" w:hAnsi="B Lotus" w:cs="B Lotus" w:hint="cs"/>
            <w:sz w:val="24"/>
            <w:szCs w:val="24"/>
            <w:rtl/>
          </w:rPr>
          <w:delText xml:space="preserve"> اند </w:delText>
        </w:r>
      </w:del>
      <w:ins w:id="2753" w:author="Mehrnazi Boojari" w:date="2019-01-07T10:35:00Z">
        <w:r w:rsidR="006C73A5">
          <w:rPr>
            <w:rFonts w:ascii="B Lotus" w:eastAsia="Calibri" w:hAnsi="B Lotus" w:cs="B Lotus" w:hint="cs"/>
            <w:sz w:val="24"/>
            <w:szCs w:val="24"/>
            <w:rtl/>
          </w:rPr>
          <w:t xml:space="preserve">‌اند </w:t>
        </w:r>
      </w:ins>
      <w:r w:rsidRPr="00B07651">
        <w:rPr>
          <w:rFonts w:ascii="B Lotus" w:eastAsia="Calibri" w:hAnsi="B Lotus" w:cs="B Lotus" w:hint="cs"/>
          <w:sz w:val="24"/>
          <w:szCs w:val="24"/>
          <w:rtl/>
        </w:rPr>
        <w:t>و نتوانسته</w:t>
      </w:r>
      <w:del w:id="2754" w:author="Mehrnazi Boojari" w:date="2019-01-07T10:35:00Z">
        <w:r w:rsidRPr="00B07651" w:rsidDel="006C73A5">
          <w:rPr>
            <w:rFonts w:ascii="B Lotus" w:eastAsia="Calibri" w:hAnsi="B Lotus" w:cs="B Lotus" w:hint="cs"/>
            <w:sz w:val="24"/>
            <w:szCs w:val="24"/>
            <w:rtl/>
          </w:rPr>
          <w:delText xml:space="preserve"> اند </w:delText>
        </w:r>
      </w:del>
      <w:ins w:id="2755" w:author="Mehrnazi Boojari" w:date="2019-01-07T10:35:00Z">
        <w:r w:rsidR="006C73A5">
          <w:rPr>
            <w:rFonts w:ascii="B Lotus" w:eastAsia="Calibri" w:hAnsi="B Lotus" w:cs="B Lotus" w:hint="cs"/>
            <w:sz w:val="24"/>
            <w:szCs w:val="24"/>
            <w:rtl/>
          </w:rPr>
          <w:t xml:space="preserve">‌اند </w:t>
        </w:r>
      </w:ins>
      <w:r w:rsidRPr="00B07651">
        <w:rPr>
          <w:rFonts w:ascii="B Lotus" w:eastAsia="Calibri" w:hAnsi="B Lotus" w:cs="B Lotus" w:hint="cs"/>
          <w:sz w:val="24"/>
          <w:szCs w:val="24"/>
          <w:rtl/>
        </w:rPr>
        <w:t xml:space="preserve">اعتبارات و خدمات کافی جذب کنند </w:t>
      </w:r>
      <w:ins w:id="2756" w:author="Mehrnazi Boojari" w:date="2019-01-10T03:04:00Z">
        <w:r w:rsidR="001B51C1">
          <w:rPr>
            <w:rFonts w:ascii="B Lotus" w:eastAsia="Calibri" w:hAnsi="B Lotus" w:cs="B Lotus" w:hint="cs"/>
            <w:sz w:val="24"/>
            <w:szCs w:val="24"/>
            <w:rtl/>
          </w:rPr>
          <w:t>از</w:t>
        </w:r>
        <w:r w:rsidR="001B51C1" w:rsidRPr="00B07651">
          <w:rPr>
            <w:rFonts w:ascii="B Lotus" w:eastAsia="Calibri" w:hAnsi="B Lotus" w:cs="B Lotus" w:hint="cs"/>
            <w:sz w:val="24"/>
            <w:szCs w:val="24"/>
            <w:rtl/>
          </w:rPr>
          <w:t xml:space="preserve"> لحاظ پیشرفت </w:t>
        </w:r>
      </w:ins>
      <w:del w:id="2757" w:author="Mehrnazi Boojari" w:date="2019-01-10T03:04:00Z">
        <w:r w:rsidRPr="00B07651" w:rsidDel="001B51C1">
          <w:rPr>
            <w:rFonts w:ascii="B Lotus" w:eastAsia="Calibri" w:hAnsi="B Lotus" w:cs="B Lotus" w:hint="cs"/>
            <w:sz w:val="24"/>
            <w:szCs w:val="24"/>
            <w:rtl/>
          </w:rPr>
          <w:delText>به خاطر همین</w:delText>
        </w:r>
      </w:del>
      <w:del w:id="2758" w:author="Mehrnazi Boojari" w:date="2019-01-07T09:47:00Z">
        <w:r w:rsidRPr="00B07651" w:rsidDel="006F7CCF">
          <w:rPr>
            <w:rFonts w:ascii="B Lotus" w:eastAsia="Calibri" w:hAnsi="B Lotus" w:cs="B Lotus" w:hint="cs"/>
            <w:sz w:val="24"/>
            <w:szCs w:val="24"/>
            <w:rtl/>
          </w:rPr>
          <w:delText xml:space="preserve"> ،</w:delText>
        </w:r>
      </w:del>
      <w:del w:id="2759" w:author="Mehrnazi Boojari" w:date="2019-01-10T03:04:00Z">
        <w:r w:rsidRPr="00B07651" w:rsidDel="001B51C1">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 xml:space="preserve">به یک سطح متعادلی در جامعه </w:t>
      </w:r>
      <w:del w:id="2760" w:author="Mehrnazi Boojari" w:date="2019-01-10T03:04:00Z">
        <w:r w:rsidRPr="00B07651" w:rsidDel="001B51C1">
          <w:rPr>
            <w:rFonts w:ascii="B Lotus" w:eastAsia="Calibri" w:hAnsi="B Lotus" w:cs="B Lotus" w:hint="cs"/>
            <w:sz w:val="24"/>
            <w:szCs w:val="24"/>
            <w:rtl/>
          </w:rPr>
          <w:delText xml:space="preserve">به لحاظ پیشرفت </w:delText>
        </w:r>
      </w:del>
      <w:r w:rsidRPr="00B07651">
        <w:rPr>
          <w:rFonts w:ascii="B Lotus" w:eastAsia="Calibri" w:hAnsi="B Lotus" w:cs="B Lotus" w:hint="cs"/>
          <w:sz w:val="24"/>
          <w:szCs w:val="24"/>
          <w:rtl/>
        </w:rPr>
        <w:t>نرسیده</w:t>
      </w:r>
      <w:del w:id="2761" w:author="Mehrnazi Boojari" w:date="2019-01-07T10:34:00Z">
        <w:r w:rsidRPr="00B07651" w:rsidDel="006C73A5">
          <w:rPr>
            <w:rFonts w:ascii="B Lotus" w:eastAsia="Calibri" w:hAnsi="B Lotus" w:cs="B Lotus" w:hint="cs"/>
            <w:sz w:val="24"/>
            <w:szCs w:val="24"/>
            <w:rtl/>
          </w:rPr>
          <w:delText xml:space="preserve"> اند.</w:delText>
        </w:r>
      </w:del>
      <w:ins w:id="2762" w:author="Mehrnazi Boojari" w:date="2019-01-07T10:34:00Z">
        <w:r w:rsidR="006C73A5">
          <w:rPr>
            <w:rFonts w:ascii="B Lotus" w:eastAsia="Calibri" w:hAnsi="B Lotus" w:cs="B Lotus" w:hint="cs"/>
            <w:sz w:val="24"/>
            <w:szCs w:val="24"/>
            <w:rtl/>
          </w:rPr>
          <w:t>‌اند.</w:t>
        </w:r>
      </w:ins>
      <w:r w:rsidRPr="00B07651">
        <w:rPr>
          <w:rFonts w:ascii="B Lotus" w:eastAsia="Calibri" w:hAnsi="B Lotus" w:cs="B Lotus" w:hint="cs"/>
          <w:sz w:val="24"/>
          <w:szCs w:val="24"/>
          <w:rtl/>
        </w:rPr>
        <w:t xml:space="preserve"> این عامل خود را در خالی</w:t>
      </w:r>
      <w:del w:id="2763" w:author="Mehrnazi Boojari" w:date="2019-01-07T10:33:00Z">
        <w:r w:rsidRPr="00B07651" w:rsidDel="006C73A5">
          <w:rPr>
            <w:rFonts w:ascii="B Lotus" w:eastAsia="Calibri" w:hAnsi="B Lotus" w:cs="B Lotus" w:hint="cs"/>
            <w:sz w:val="24"/>
            <w:szCs w:val="24"/>
            <w:rtl/>
          </w:rPr>
          <w:delText xml:space="preserve"> شدن </w:delText>
        </w:r>
      </w:del>
      <w:ins w:id="2764" w:author="Mehrnazi Boojari" w:date="2019-01-07T10:33:00Z">
        <w:r w:rsidR="006C73A5">
          <w:rPr>
            <w:rFonts w:ascii="B Lotus" w:eastAsia="Calibri" w:hAnsi="B Lotus" w:cs="B Lotus" w:hint="cs"/>
            <w:sz w:val="24"/>
            <w:szCs w:val="24"/>
            <w:rtl/>
          </w:rPr>
          <w:t xml:space="preserve">‌شدن </w:t>
        </w:r>
      </w:ins>
      <w:r w:rsidRPr="00B07651">
        <w:rPr>
          <w:rFonts w:ascii="B Lotus" w:eastAsia="Calibri" w:hAnsi="B Lotus" w:cs="B Lotus" w:hint="cs"/>
          <w:sz w:val="24"/>
          <w:szCs w:val="24"/>
          <w:rtl/>
        </w:rPr>
        <w:t>روستاها و منفی</w:t>
      </w:r>
      <w:del w:id="2765" w:author="Mehrnazi Boojari" w:date="2019-01-07T10:33:00Z">
        <w:r w:rsidRPr="00B07651" w:rsidDel="006C73A5">
          <w:rPr>
            <w:rFonts w:ascii="B Lotus" w:eastAsia="Calibri" w:hAnsi="B Lotus" w:cs="B Lotus" w:hint="cs"/>
            <w:sz w:val="24"/>
            <w:szCs w:val="24"/>
            <w:rtl/>
          </w:rPr>
          <w:delText xml:space="preserve"> شدن </w:delText>
        </w:r>
      </w:del>
      <w:ins w:id="2766" w:author="Mehrnazi Boojari" w:date="2019-01-07T10:33:00Z">
        <w:r w:rsidR="006C73A5">
          <w:rPr>
            <w:rFonts w:ascii="B Lotus" w:eastAsia="Calibri" w:hAnsi="B Lotus" w:cs="B Lotus" w:hint="cs"/>
            <w:sz w:val="24"/>
            <w:szCs w:val="24"/>
            <w:rtl/>
          </w:rPr>
          <w:t xml:space="preserve">‌شدن </w:t>
        </w:r>
      </w:ins>
      <w:r w:rsidRPr="00B07651">
        <w:rPr>
          <w:rFonts w:ascii="B Lotus" w:eastAsia="Calibri" w:hAnsi="B Lotus" w:cs="B Lotus" w:hint="cs"/>
          <w:sz w:val="24"/>
          <w:szCs w:val="24"/>
          <w:rtl/>
        </w:rPr>
        <w:t xml:space="preserve">نرخ رشد جمعیت روستایی </w:t>
      </w:r>
      <w:del w:id="2767" w:author="Mehrnazi Boojari" w:date="2019-01-07T09:55:00Z">
        <w:r w:rsidRPr="00B07651" w:rsidDel="00A31D6F">
          <w:rPr>
            <w:rFonts w:ascii="B Lotus" w:eastAsia="Calibri" w:hAnsi="B Lotus" w:cs="B Lotus" w:hint="cs"/>
            <w:sz w:val="24"/>
            <w:szCs w:val="24"/>
            <w:rtl/>
          </w:rPr>
          <w:delText>به خوبی</w:delText>
        </w:r>
      </w:del>
      <w:ins w:id="2768" w:author="Mehrnazi Boojari" w:date="2019-01-07T09:55:00Z">
        <w:r w:rsidR="00A31D6F">
          <w:rPr>
            <w:rFonts w:ascii="B Lotus" w:eastAsia="Calibri" w:hAnsi="B Lotus" w:cs="B Lotus" w:hint="cs"/>
            <w:sz w:val="24"/>
            <w:szCs w:val="24"/>
            <w:rtl/>
          </w:rPr>
          <w:t>به‌خوبی</w:t>
        </w:r>
      </w:ins>
      <w:r w:rsidRPr="00B07651">
        <w:rPr>
          <w:rFonts w:ascii="B Lotus" w:eastAsia="Calibri" w:hAnsi="B Lotus" w:cs="B Lotus" w:hint="cs"/>
          <w:sz w:val="24"/>
          <w:szCs w:val="24"/>
          <w:rtl/>
        </w:rPr>
        <w:t xml:space="preserve"> نشان</w:t>
      </w:r>
      <w:del w:id="2769" w:author="Mehrnazi Boojari" w:date="2019-01-07T09:49:00Z">
        <w:r w:rsidRPr="00B07651" w:rsidDel="006F7CCF">
          <w:rPr>
            <w:rFonts w:ascii="B Lotus" w:eastAsia="Calibri" w:hAnsi="B Lotus" w:cs="B Lotus" w:hint="cs"/>
            <w:sz w:val="24"/>
            <w:szCs w:val="24"/>
            <w:rtl/>
          </w:rPr>
          <w:delText xml:space="preserve"> می </w:delText>
        </w:r>
      </w:del>
      <w:ins w:id="2770" w:author="Mehrnazi Boojari" w:date="2019-01-07T09:49:00Z">
        <w:r w:rsidR="006F7CCF">
          <w:rPr>
            <w:rFonts w:ascii="B Lotus" w:eastAsia="Calibri" w:hAnsi="B Lotus" w:cs="B Lotus" w:hint="cs"/>
            <w:sz w:val="24"/>
            <w:szCs w:val="24"/>
            <w:rtl/>
          </w:rPr>
          <w:t xml:space="preserve"> می‌</w:t>
        </w:r>
      </w:ins>
      <w:r w:rsidRPr="00B07651">
        <w:rPr>
          <w:rFonts w:ascii="B Lotus" w:eastAsia="Calibri" w:hAnsi="B Lotus" w:cs="B Lotus" w:hint="cs"/>
          <w:sz w:val="24"/>
          <w:szCs w:val="24"/>
          <w:rtl/>
        </w:rPr>
        <w:t>دهد</w:t>
      </w:r>
      <w:ins w:id="2771" w:author="Mehrnazi Boojari" w:date="2019-01-10T03:06:00Z">
        <w:r w:rsidR="00097BF1">
          <w:rPr>
            <w:rFonts w:ascii="B Lotus" w:eastAsia="Calibri" w:hAnsi="B Lotus" w:cs="B Lotus" w:hint="cs"/>
            <w:sz w:val="24"/>
            <w:szCs w:val="24"/>
            <w:rtl/>
          </w:rPr>
          <w:t>؛</w:t>
        </w:r>
      </w:ins>
      <w:r w:rsidRPr="00B07651">
        <w:rPr>
          <w:rFonts w:ascii="B Lotus" w:eastAsia="Calibri" w:hAnsi="B Lotus" w:cs="B Lotus" w:hint="cs"/>
          <w:sz w:val="24"/>
          <w:szCs w:val="24"/>
          <w:rtl/>
        </w:rPr>
        <w:t xml:space="preserve"> که در فصل</w:t>
      </w:r>
      <w:del w:id="2772" w:author="Mehrnazi Boojari" w:date="2019-01-07T09:46:00Z">
        <w:r w:rsidRPr="00B07651" w:rsidDel="006F7CCF">
          <w:rPr>
            <w:rFonts w:ascii="B Lotus" w:eastAsia="Calibri" w:hAnsi="B Lotus" w:cs="B Lotus" w:hint="cs"/>
            <w:sz w:val="24"/>
            <w:szCs w:val="24"/>
            <w:rtl/>
          </w:rPr>
          <w:delText xml:space="preserve"> های </w:delText>
        </w:r>
      </w:del>
      <w:ins w:id="2773"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آتی به</w:t>
      </w:r>
      <w:ins w:id="2774" w:author="Mehrnazi Boojari" w:date="2019-01-08T23:52:00Z">
        <w:r w:rsidR="00990020">
          <w:rPr>
            <w:rFonts w:ascii="B Lotus" w:eastAsia="Calibri" w:hAnsi="B Lotus" w:cs="B Nazanin" w:hint="cs"/>
            <w:sz w:val="24"/>
            <w:szCs w:val="24"/>
            <w:rtl/>
          </w:rPr>
          <w:t>‌</w:t>
        </w:r>
      </w:ins>
      <w:del w:id="2775" w:author="Mehrnazi Boojari" w:date="2019-01-08T23:52:00Z">
        <w:r w:rsidRPr="00B07651" w:rsidDel="00990020">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طور کامل به این موضوع پرداخت</w:t>
      </w:r>
      <w:del w:id="2776" w:author="Mehrnazi Boojari" w:date="2019-01-07T09:49:00Z">
        <w:r w:rsidRPr="00B07651" w:rsidDel="006F7CCF">
          <w:rPr>
            <w:rFonts w:ascii="B Lotus" w:eastAsia="Calibri" w:hAnsi="B Lotus" w:cs="B Lotus" w:hint="cs"/>
            <w:sz w:val="24"/>
            <w:szCs w:val="24"/>
            <w:rtl/>
          </w:rPr>
          <w:delText xml:space="preserve"> می </w:delText>
        </w:r>
      </w:del>
      <w:ins w:id="2777" w:author="Mehrnazi Boojari" w:date="2019-01-10T03:06:00Z">
        <w:r w:rsidR="00097BF1">
          <w:rPr>
            <w:rFonts w:ascii="B Lotus" w:eastAsia="Calibri" w:hAnsi="B Lotus" w:cs="B Lotus" w:hint="cs"/>
            <w:sz w:val="24"/>
            <w:szCs w:val="24"/>
            <w:rtl/>
          </w:rPr>
          <w:t>ه</w:t>
        </w:r>
        <w:r w:rsidR="00097BF1">
          <w:rPr>
            <w:rFonts w:ascii="B Lotus" w:eastAsia="Calibri" w:hAnsi="B Lotus" w:cs="B Nazanin" w:hint="cs"/>
            <w:sz w:val="24"/>
            <w:szCs w:val="24"/>
            <w:rtl/>
          </w:rPr>
          <w:t>‌</w:t>
        </w:r>
        <w:r w:rsidR="00097BF1">
          <w:rPr>
            <w:rFonts w:ascii="B Lotus" w:eastAsia="Calibri" w:hAnsi="B Lotus" w:cs="B Lotus" w:hint="cs"/>
            <w:sz w:val="24"/>
            <w:szCs w:val="24"/>
            <w:rtl/>
          </w:rPr>
          <w:t>ایم</w:t>
        </w:r>
      </w:ins>
      <w:del w:id="2778" w:author="Mehrnazi Boojari" w:date="2019-01-10T03:06:00Z">
        <w:r w:rsidRPr="00B07651" w:rsidDel="00097BF1">
          <w:rPr>
            <w:rFonts w:ascii="B Lotus" w:eastAsia="Calibri" w:hAnsi="B Lotus" w:cs="B Lotus" w:hint="cs"/>
            <w:sz w:val="24"/>
            <w:szCs w:val="24"/>
            <w:rtl/>
          </w:rPr>
          <w:delText>شود</w:delText>
        </w:r>
      </w:del>
      <w:del w:id="2779" w:author="Mehrnazi Boojari" w:date="2019-01-07T09:53:00Z">
        <w:r w:rsidRPr="00B07651" w:rsidDel="006F7CCF">
          <w:rPr>
            <w:rFonts w:ascii="B Lotus" w:eastAsia="Calibri" w:hAnsi="B Lotus" w:cs="B Lotus" w:hint="cs"/>
            <w:sz w:val="24"/>
            <w:szCs w:val="24"/>
            <w:rtl/>
          </w:rPr>
          <w:delText xml:space="preserve"> . </w:delText>
        </w:r>
      </w:del>
      <w:ins w:id="2780" w:author="Mehrnazi Boojari" w:date="2019-01-07T09:53:00Z">
        <w:r w:rsidR="006F7CCF">
          <w:rPr>
            <w:rFonts w:ascii="B Lotus" w:eastAsia="Calibri" w:hAnsi="B Lotus" w:cs="B Lotus" w:hint="cs"/>
            <w:sz w:val="24"/>
            <w:szCs w:val="24"/>
            <w:rtl/>
          </w:rPr>
          <w:t xml:space="preserve">. </w:t>
        </w:r>
      </w:ins>
    </w:p>
    <w:p w14:paraId="1E480178" w14:textId="77777777" w:rsidR="00B07651" w:rsidRPr="00B07651" w:rsidRDefault="00B07651" w:rsidP="00913D28">
      <w:pPr>
        <w:pStyle w:val="Heading4"/>
        <w:rPr>
          <w:rtl/>
        </w:rPr>
      </w:pPr>
      <w:bookmarkStart w:id="2781" w:name="_Toc533259383"/>
      <w:bookmarkStart w:id="2782" w:name="_Toc533781170"/>
      <w:bookmarkStart w:id="2783" w:name="_Toc533782126"/>
      <w:r w:rsidRPr="00B07651">
        <w:rPr>
          <w:rFonts w:hint="cs"/>
          <w:rtl/>
        </w:rPr>
        <w:t>مسکن روستایی</w:t>
      </w:r>
      <w:del w:id="2784" w:author="Mehrnazi Boojari" w:date="2019-01-07T09:47:00Z">
        <w:r w:rsidRPr="00B07651" w:rsidDel="006F7CCF">
          <w:rPr>
            <w:rFonts w:hint="cs"/>
            <w:rtl/>
          </w:rPr>
          <w:delText xml:space="preserve"> ؛</w:delText>
        </w:r>
      </w:del>
      <w:ins w:id="2785" w:author="Mehrnazi Boojari" w:date="2019-01-07T09:47:00Z">
        <w:r w:rsidR="006F7CCF">
          <w:rPr>
            <w:rFonts w:hint="cs"/>
            <w:rtl/>
          </w:rPr>
          <w:t>؛</w:t>
        </w:r>
      </w:ins>
      <w:r w:rsidRPr="00B07651">
        <w:rPr>
          <w:rFonts w:hint="cs"/>
          <w:rtl/>
        </w:rPr>
        <w:t xml:space="preserve"> جزو بخش</w:t>
      </w:r>
      <w:del w:id="2786" w:author="Mehrnazi Boojari" w:date="2019-01-07T09:46:00Z">
        <w:r w:rsidRPr="00B07651" w:rsidDel="006F7CCF">
          <w:rPr>
            <w:rFonts w:hint="cs"/>
            <w:rtl/>
          </w:rPr>
          <w:delText xml:space="preserve"> های </w:delText>
        </w:r>
      </w:del>
      <w:ins w:id="2787" w:author="Mehrnazi Boojari" w:date="2019-01-07T09:46:00Z">
        <w:r w:rsidR="006F7CCF">
          <w:rPr>
            <w:rFonts w:hint="cs"/>
            <w:rtl/>
          </w:rPr>
          <w:t xml:space="preserve">‌های </w:t>
        </w:r>
      </w:ins>
      <w:r w:rsidRPr="00B07651">
        <w:rPr>
          <w:rFonts w:hint="cs"/>
          <w:rtl/>
        </w:rPr>
        <w:t>اصلی رفع محرومیت در روستا</w:t>
      </w:r>
      <w:bookmarkEnd w:id="2781"/>
      <w:bookmarkEnd w:id="2782"/>
      <w:bookmarkEnd w:id="2783"/>
      <w:r w:rsidRPr="00B07651">
        <w:rPr>
          <w:rFonts w:hint="cs"/>
          <w:rtl/>
        </w:rPr>
        <w:t xml:space="preserve"> </w:t>
      </w:r>
    </w:p>
    <w:p w14:paraId="4B6D1702" w14:textId="77777777" w:rsidR="00B07651" w:rsidRPr="00B07651" w:rsidRDefault="00B07651" w:rsidP="002542BC">
      <w:pPr>
        <w:bidi/>
        <w:ind w:firstLine="227"/>
        <w:jc w:val="both"/>
        <w:rPr>
          <w:rFonts w:ascii="B Lotus" w:eastAsia="Calibri" w:hAnsi="B Lotus" w:cs="B Lotus"/>
          <w:sz w:val="24"/>
          <w:szCs w:val="24"/>
          <w:rtl/>
        </w:rPr>
      </w:pPr>
      <w:r w:rsidRPr="00B07651">
        <w:rPr>
          <w:rFonts w:ascii="B Lotus" w:eastAsia="Calibri" w:hAnsi="B Lotus" w:cs="B Lotus" w:hint="cs"/>
          <w:sz w:val="24"/>
          <w:szCs w:val="24"/>
          <w:rtl/>
        </w:rPr>
        <w:t>اگر محرومیت را مجموعه</w:t>
      </w:r>
      <w:del w:id="2788" w:author="Mehrnazi Boojari" w:date="2019-01-07T10:40:00Z">
        <w:r w:rsidRPr="00B07651" w:rsidDel="006A1F1D">
          <w:rPr>
            <w:rFonts w:ascii="B Lotus" w:eastAsia="Calibri" w:hAnsi="B Lotus" w:cs="B Lotus" w:hint="cs"/>
            <w:sz w:val="24"/>
            <w:szCs w:val="24"/>
            <w:rtl/>
          </w:rPr>
          <w:delText xml:space="preserve"> ای </w:delText>
        </w:r>
      </w:del>
      <w:ins w:id="2789" w:author="Mehrnazi Boojari" w:date="2019-01-07T10:40:00Z">
        <w:r w:rsidR="006A1F1D">
          <w:rPr>
            <w:rFonts w:ascii="B Lotus" w:eastAsia="Calibri" w:hAnsi="B Lotus" w:cs="B Lotus" w:hint="cs"/>
            <w:sz w:val="24"/>
            <w:szCs w:val="24"/>
            <w:rtl/>
          </w:rPr>
          <w:t xml:space="preserve">‌ای </w:t>
        </w:r>
      </w:ins>
      <w:r w:rsidRPr="00B07651">
        <w:rPr>
          <w:rFonts w:ascii="B Lotus" w:eastAsia="Calibri" w:hAnsi="B Lotus" w:cs="B Lotus" w:hint="cs"/>
          <w:sz w:val="24"/>
          <w:szCs w:val="24"/>
          <w:rtl/>
        </w:rPr>
        <w:t>از عوامل ب</w:t>
      </w:r>
      <w:ins w:id="2790" w:author="Mehrnazi Boojari" w:date="2019-01-10T03:08:00Z">
        <w:r w:rsidR="002542BC">
          <w:rPr>
            <w:rFonts w:ascii="B Lotus" w:eastAsia="Calibri" w:hAnsi="B Lotus" w:cs="B Lotus" w:hint="cs"/>
            <w:sz w:val="24"/>
            <w:szCs w:val="24"/>
            <w:rtl/>
          </w:rPr>
          <w:t xml:space="preserve">ه </w:t>
        </w:r>
      </w:ins>
      <w:r w:rsidRPr="00B07651">
        <w:rPr>
          <w:rFonts w:ascii="B Lotus" w:eastAsia="Calibri" w:hAnsi="B Lotus" w:cs="B Lotus" w:hint="cs"/>
          <w:sz w:val="24"/>
          <w:szCs w:val="24"/>
          <w:rtl/>
        </w:rPr>
        <w:t>هم پیوسته دانست</w:t>
      </w:r>
      <w:ins w:id="2791" w:author="Mehrnazi Boojari" w:date="2019-01-10T03:08:00Z">
        <w:r w:rsidR="002542BC">
          <w:rPr>
            <w:rFonts w:ascii="B Lotus" w:eastAsia="Calibri" w:hAnsi="B Lotus" w:cs="B Lotus" w:hint="cs"/>
            <w:sz w:val="24"/>
            <w:szCs w:val="24"/>
            <w:rtl/>
          </w:rPr>
          <w:t>،</w:t>
        </w:r>
      </w:ins>
      <w:r w:rsidRPr="00B07651">
        <w:rPr>
          <w:rFonts w:ascii="B Lotus" w:eastAsia="Calibri" w:hAnsi="B Lotus" w:cs="B Lotus" w:hint="cs"/>
          <w:sz w:val="24"/>
          <w:szCs w:val="24"/>
          <w:rtl/>
        </w:rPr>
        <w:t xml:space="preserve"> </w:t>
      </w:r>
      <w:del w:id="2792" w:author="Mehrnazi Boojari" w:date="2019-01-10T03:08:00Z">
        <w:r w:rsidRPr="00B07651" w:rsidDel="002542BC">
          <w:rPr>
            <w:rFonts w:ascii="B Lotus" w:eastAsia="Calibri" w:hAnsi="B Lotus" w:cs="B Lotus" w:hint="cs"/>
            <w:sz w:val="24"/>
            <w:szCs w:val="24"/>
            <w:rtl/>
          </w:rPr>
          <w:delText xml:space="preserve">که </w:delText>
        </w:r>
      </w:del>
      <w:r w:rsidRPr="00B07651">
        <w:rPr>
          <w:rFonts w:ascii="B Lotus" w:eastAsia="Calibri" w:hAnsi="B Lotus" w:cs="B Lotus" w:hint="cs"/>
          <w:sz w:val="24"/>
          <w:szCs w:val="24"/>
          <w:rtl/>
        </w:rPr>
        <w:t xml:space="preserve">با محرومیت این عوامل محرومیت کلی ایجاد </w:t>
      </w:r>
      <w:del w:id="2793" w:author="Mehrnazi Boojari" w:date="2019-01-10T03:08:00Z">
        <w:r w:rsidRPr="00B07651" w:rsidDel="002542BC">
          <w:rPr>
            <w:rFonts w:ascii="B Lotus" w:eastAsia="Calibri" w:hAnsi="B Lotus" w:cs="B Lotus" w:hint="cs"/>
            <w:sz w:val="24"/>
            <w:szCs w:val="24"/>
            <w:rtl/>
          </w:rPr>
          <w:delText xml:space="preserve">شده </w:delText>
        </w:r>
      </w:del>
      <w:r w:rsidRPr="00B07651">
        <w:rPr>
          <w:rFonts w:ascii="B Lotus" w:eastAsia="Calibri" w:hAnsi="B Lotus" w:cs="B Lotus" w:hint="cs"/>
          <w:sz w:val="24"/>
          <w:szCs w:val="24"/>
          <w:rtl/>
        </w:rPr>
        <w:t>می</w:t>
      </w:r>
      <w:ins w:id="2794" w:author="Mehrnazi Boojari" w:date="2019-01-09T23:31:00Z">
        <w:r w:rsidR="00947B53">
          <w:rPr>
            <w:rFonts w:ascii="B Lotus" w:eastAsia="Calibri" w:hAnsi="B Lotus" w:cs="B Nazanin" w:hint="cs"/>
            <w:sz w:val="24"/>
            <w:szCs w:val="24"/>
            <w:rtl/>
          </w:rPr>
          <w:t>‌</w:t>
        </w:r>
      </w:ins>
      <w:r w:rsidRPr="00B07651">
        <w:rPr>
          <w:rFonts w:ascii="B Lotus" w:eastAsia="Calibri" w:hAnsi="B Lotus" w:cs="B Lotus" w:hint="cs"/>
          <w:sz w:val="24"/>
          <w:szCs w:val="24"/>
          <w:rtl/>
        </w:rPr>
        <w:t>شود</w:t>
      </w:r>
      <w:del w:id="2795" w:author="Mehrnazi Boojari" w:date="2019-01-07T09:53:00Z">
        <w:r w:rsidRPr="00B07651" w:rsidDel="006F7CCF">
          <w:rPr>
            <w:rFonts w:ascii="B Lotus" w:eastAsia="Calibri" w:hAnsi="B Lotus" w:cs="B Lotus" w:hint="cs"/>
            <w:sz w:val="24"/>
            <w:szCs w:val="24"/>
            <w:rtl/>
          </w:rPr>
          <w:delText xml:space="preserve"> . </w:delText>
        </w:r>
      </w:del>
      <w:ins w:id="2796" w:author="Mehrnazi Boojari" w:date="2019-01-07T09:53:00Z">
        <w:r w:rsidR="006F7CCF">
          <w:rPr>
            <w:rFonts w:ascii="B Lotus" w:eastAsia="Calibri" w:hAnsi="B Lotus" w:cs="B Lotus" w:hint="cs"/>
            <w:sz w:val="24"/>
            <w:szCs w:val="24"/>
            <w:rtl/>
          </w:rPr>
          <w:t>.</w:t>
        </w:r>
      </w:ins>
      <w:del w:id="2797" w:author="Mehrnazi Boojari" w:date="2019-01-07T10:02:00Z">
        <w:r w:rsidRPr="00B07651" w:rsidDel="00A31D6F">
          <w:rPr>
            <w:rFonts w:ascii="B Lotus" w:eastAsia="Calibri" w:hAnsi="B Lotus" w:cs="B Lotus" w:hint="cs"/>
            <w:sz w:val="24"/>
            <w:szCs w:val="24"/>
            <w:rtl/>
          </w:rPr>
          <w:delText xml:space="preserve">بی </w:delText>
        </w:r>
      </w:del>
      <w:ins w:id="2798" w:author="Mehrnazi Boojari" w:date="2019-01-07T10:02:00Z">
        <w:r w:rsidR="00A31D6F">
          <w:rPr>
            <w:rFonts w:ascii="B Lotus" w:eastAsia="Calibri" w:hAnsi="B Lotus" w:cs="B Lotus" w:hint="cs"/>
            <w:sz w:val="24"/>
            <w:szCs w:val="24"/>
            <w:rtl/>
          </w:rPr>
          <w:t xml:space="preserve"> بی‌</w:t>
        </w:r>
      </w:ins>
      <w:r w:rsidRPr="00B07651">
        <w:rPr>
          <w:rFonts w:ascii="B Lotus" w:eastAsia="Calibri" w:hAnsi="B Lotus" w:cs="B Lotus" w:hint="cs"/>
          <w:sz w:val="24"/>
          <w:szCs w:val="24"/>
          <w:rtl/>
        </w:rPr>
        <w:t>تردید یکی از این عوامل</w:t>
      </w:r>
      <w:del w:id="2799" w:author="Mehrnazi Boojari" w:date="2019-01-07T09:47:00Z">
        <w:r w:rsidRPr="00B07651" w:rsidDel="006F7CCF">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 xml:space="preserve"> </w:t>
      </w:r>
      <w:ins w:id="2800" w:author="Mehrnazi Boojari" w:date="2019-01-10T03:10:00Z">
        <w:r w:rsidR="002542BC">
          <w:rPr>
            <w:rFonts w:ascii="B Lotus" w:eastAsia="Calibri" w:hAnsi="B Lotus" w:cs="B Lotus" w:hint="cs"/>
            <w:sz w:val="24"/>
            <w:szCs w:val="24"/>
            <w:rtl/>
          </w:rPr>
          <w:t>«</w:t>
        </w:r>
      </w:ins>
      <w:r w:rsidRPr="00B07651">
        <w:rPr>
          <w:rFonts w:ascii="B Lotus" w:eastAsia="Calibri" w:hAnsi="B Lotus" w:cs="B Lotus" w:hint="cs"/>
          <w:sz w:val="24"/>
          <w:szCs w:val="24"/>
          <w:rtl/>
        </w:rPr>
        <w:t>مسکن</w:t>
      </w:r>
      <w:ins w:id="2801" w:author="Mehrnazi Boojari" w:date="2019-01-10T03:10:00Z">
        <w:r w:rsidR="002542BC">
          <w:rPr>
            <w:rFonts w:ascii="B Lotus" w:eastAsia="Calibri" w:hAnsi="B Lotus" w:cs="B Lotus" w:hint="cs"/>
            <w:sz w:val="24"/>
            <w:szCs w:val="24"/>
            <w:rtl/>
          </w:rPr>
          <w:t>»</w:t>
        </w:r>
      </w:ins>
      <w:r w:rsidRPr="00B07651">
        <w:rPr>
          <w:rFonts w:ascii="B Lotus" w:eastAsia="Calibri" w:hAnsi="B Lotus" w:cs="B Lotus" w:hint="cs"/>
          <w:sz w:val="24"/>
          <w:szCs w:val="24"/>
          <w:rtl/>
        </w:rPr>
        <w:t xml:space="preserve"> </w:t>
      </w:r>
      <w:del w:id="2802" w:author="Mehrnazi Boojari" w:date="2019-01-10T03:10:00Z">
        <w:r w:rsidRPr="00B07651" w:rsidDel="002542BC">
          <w:rPr>
            <w:rFonts w:ascii="B Lotus" w:eastAsia="Calibri" w:hAnsi="B Lotus" w:cs="B Lotus" w:hint="cs"/>
            <w:sz w:val="24"/>
            <w:szCs w:val="24"/>
            <w:rtl/>
          </w:rPr>
          <w:delText>خواهد بود</w:delText>
        </w:r>
      </w:del>
      <w:ins w:id="2803" w:author="Mehrnazi Boojari" w:date="2019-01-10T03:10:00Z">
        <w:r w:rsidR="002542BC">
          <w:rPr>
            <w:rFonts w:ascii="B Lotus" w:eastAsia="Calibri" w:hAnsi="B Lotus" w:cs="B Lotus" w:hint="cs"/>
            <w:sz w:val="24"/>
            <w:szCs w:val="24"/>
            <w:rtl/>
          </w:rPr>
          <w:t>است</w:t>
        </w:r>
      </w:ins>
      <w:del w:id="2804" w:author="Mehrnazi Boojari" w:date="2019-01-07T09:53:00Z">
        <w:r w:rsidRPr="00B07651" w:rsidDel="006F7CCF">
          <w:rPr>
            <w:rFonts w:ascii="B Lotus" w:eastAsia="Calibri" w:hAnsi="B Lotus" w:cs="B Lotus" w:hint="cs"/>
            <w:sz w:val="24"/>
            <w:szCs w:val="24"/>
            <w:rtl/>
          </w:rPr>
          <w:delText xml:space="preserve"> . </w:delText>
        </w:r>
      </w:del>
      <w:ins w:id="2805" w:author="Mehrnazi Boojari" w:date="2019-01-07T09:53:00Z">
        <w:r w:rsidR="006F7CCF">
          <w:rPr>
            <w:rFonts w:ascii="B Lotus" w:eastAsia="Calibri" w:hAnsi="B Lotus" w:cs="B Lotus" w:hint="cs"/>
            <w:sz w:val="24"/>
            <w:szCs w:val="24"/>
            <w:rtl/>
          </w:rPr>
          <w:t xml:space="preserve">. </w:t>
        </w:r>
      </w:ins>
      <w:r w:rsidRPr="00B07651">
        <w:rPr>
          <w:rFonts w:ascii="B Lotus" w:eastAsia="Calibri" w:hAnsi="B Lotus" w:cs="B Lotus" w:hint="cs"/>
          <w:sz w:val="24"/>
          <w:szCs w:val="24"/>
          <w:rtl/>
        </w:rPr>
        <w:t>مشکل مسکن نه</w:t>
      </w:r>
      <w:ins w:id="2806" w:author="Mehrnazi Boojari" w:date="2019-01-09T23:32:00Z">
        <w:r w:rsidR="00947B53">
          <w:rPr>
            <w:rFonts w:ascii="B Lotus" w:eastAsia="Calibri" w:hAnsi="B Lotus" w:cs="B Nazanin" w:hint="cs"/>
            <w:sz w:val="24"/>
            <w:szCs w:val="24"/>
            <w:rtl/>
          </w:rPr>
          <w:t>‌</w:t>
        </w:r>
      </w:ins>
      <w:del w:id="2807" w:author="Mehrnazi Boojari" w:date="2019-01-09T23:32:00Z">
        <w:r w:rsidRPr="00B07651" w:rsidDel="00947B53">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تنها در روستاهای ما</w:t>
      </w:r>
      <w:del w:id="2808" w:author="Mehrnazi Boojari" w:date="2019-01-08T23:59:00Z">
        <w:r w:rsidRPr="00B07651" w:rsidDel="00756134">
          <w:rPr>
            <w:rFonts w:ascii="B Lotus" w:eastAsia="Calibri" w:hAnsi="B Lotus" w:cs="B Lotus" w:hint="cs"/>
            <w:sz w:val="24"/>
            <w:szCs w:val="24"/>
            <w:rtl/>
          </w:rPr>
          <w:delText xml:space="preserve"> بلکه</w:delText>
        </w:r>
      </w:del>
      <w:ins w:id="2809" w:author="Mehrnazi Boojari" w:date="2019-01-08T23:59:00Z">
        <w:r w:rsidR="00756134">
          <w:rPr>
            <w:rFonts w:ascii="B Lotus" w:eastAsia="Calibri" w:hAnsi="B Lotus" w:cs="B Lotus" w:hint="cs"/>
            <w:sz w:val="24"/>
            <w:szCs w:val="24"/>
            <w:rtl/>
          </w:rPr>
          <w:t>، بلکه</w:t>
        </w:r>
      </w:ins>
      <w:r w:rsidRPr="00B07651">
        <w:rPr>
          <w:rFonts w:ascii="B Lotus" w:eastAsia="Calibri" w:hAnsi="B Lotus" w:cs="B Lotus" w:hint="cs"/>
          <w:sz w:val="24"/>
          <w:szCs w:val="24"/>
          <w:rtl/>
        </w:rPr>
        <w:t xml:space="preserve"> در شهرهای ما نیز به</w:t>
      </w:r>
      <w:ins w:id="2810" w:author="Mehrnazi Boojari" w:date="2019-01-10T03:10:00Z">
        <w:r w:rsidR="002542BC">
          <w:rPr>
            <w:rFonts w:ascii="B Lotus" w:eastAsia="Calibri" w:hAnsi="B Lotus" w:cs="B Nazanin" w:hint="cs"/>
            <w:sz w:val="24"/>
            <w:szCs w:val="24"/>
            <w:rtl/>
          </w:rPr>
          <w:t>‌</w:t>
        </w:r>
      </w:ins>
      <w:del w:id="2811" w:author="Mehrnazi Boojari" w:date="2019-01-10T03:10:00Z">
        <w:r w:rsidRPr="00B07651" w:rsidDel="002542BC">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تنهایی به یک موضوع</w:t>
      </w:r>
      <w:del w:id="2812" w:author="Mehrnazi Boojari" w:date="2019-01-07T09:53:00Z">
        <w:r w:rsidRPr="00B07651" w:rsidDel="00572891">
          <w:rPr>
            <w:rFonts w:ascii="B Lotus" w:eastAsia="Calibri" w:hAnsi="B Lotus" w:cs="B Lotus" w:hint="cs"/>
            <w:sz w:val="24"/>
            <w:szCs w:val="24"/>
            <w:rtl/>
          </w:rPr>
          <w:delText xml:space="preserve"> جهت ساز </w:delText>
        </w:r>
      </w:del>
      <w:ins w:id="2813" w:author="Mehrnazi Boojari" w:date="2019-01-07T09:53:00Z">
        <w:r w:rsidR="00572891">
          <w:rPr>
            <w:rFonts w:ascii="B Lotus" w:eastAsia="Calibri" w:hAnsi="B Lotus" w:cs="B Lotus" w:hint="cs"/>
            <w:sz w:val="24"/>
            <w:szCs w:val="24"/>
            <w:rtl/>
          </w:rPr>
          <w:t xml:space="preserve"> جهت‌ساز </w:t>
        </w:r>
      </w:ins>
      <w:r w:rsidRPr="00B07651">
        <w:rPr>
          <w:rFonts w:ascii="B Lotus" w:eastAsia="Calibri" w:hAnsi="B Lotus" w:cs="B Lotus" w:hint="cs"/>
          <w:sz w:val="24"/>
          <w:szCs w:val="24"/>
          <w:rtl/>
        </w:rPr>
        <w:t>تبدیل شده است</w:t>
      </w:r>
      <w:del w:id="2814" w:author="Mehrnazi Boojari" w:date="2019-01-07T09:53:00Z">
        <w:r w:rsidRPr="00B07651" w:rsidDel="006F7CCF">
          <w:rPr>
            <w:rFonts w:ascii="B Lotus" w:eastAsia="Calibri" w:hAnsi="B Lotus" w:cs="B Lotus" w:hint="cs"/>
            <w:sz w:val="24"/>
            <w:szCs w:val="24"/>
            <w:rtl/>
          </w:rPr>
          <w:delText xml:space="preserve"> . </w:delText>
        </w:r>
      </w:del>
      <w:ins w:id="2815" w:author="Mehrnazi Boojari" w:date="2019-01-07T09:53:00Z">
        <w:r w:rsidR="006F7CCF">
          <w:rPr>
            <w:rFonts w:ascii="B Lotus" w:eastAsia="Calibri" w:hAnsi="B Lotus" w:cs="B Lotus" w:hint="cs"/>
            <w:sz w:val="24"/>
            <w:szCs w:val="24"/>
            <w:rtl/>
          </w:rPr>
          <w:t xml:space="preserve">. </w:t>
        </w:r>
      </w:ins>
      <w:r w:rsidRPr="00B07651">
        <w:rPr>
          <w:rFonts w:ascii="B Lotus" w:eastAsia="Calibri" w:hAnsi="B Lotus" w:cs="B Lotus" w:hint="cs"/>
          <w:sz w:val="24"/>
          <w:szCs w:val="24"/>
          <w:rtl/>
        </w:rPr>
        <w:t xml:space="preserve">این موضوع در ابتدای انقلاب که </w:t>
      </w:r>
      <w:del w:id="2816" w:author="Mehrnazi Boojari" w:date="2019-01-07T10:21:00Z">
        <w:r w:rsidRPr="00B07651" w:rsidDel="0028073B">
          <w:rPr>
            <w:rFonts w:ascii="B Lotus" w:eastAsia="Calibri" w:hAnsi="B Lotus" w:cs="B Lotus" w:hint="cs"/>
            <w:sz w:val="24"/>
            <w:szCs w:val="24"/>
            <w:rtl/>
          </w:rPr>
          <w:delText xml:space="preserve">به صورت </w:delText>
        </w:r>
      </w:del>
      <w:ins w:id="2817" w:author="Mehrnazi Boojari" w:date="2019-01-07T10:21:00Z">
        <w:r w:rsidR="0028073B">
          <w:rPr>
            <w:rFonts w:ascii="B Lotus" w:eastAsia="Calibri" w:hAnsi="B Lotus" w:cs="B Lotus" w:hint="cs"/>
            <w:sz w:val="24"/>
            <w:szCs w:val="24"/>
            <w:rtl/>
          </w:rPr>
          <w:t xml:space="preserve">به‌صورت </w:t>
        </w:r>
      </w:ins>
      <w:r w:rsidRPr="00B07651">
        <w:rPr>
          <w:rFonts w:ascii="B Lotus" w:eastAsia="Calibri" w:hAnsi="B Lotus" w:cs="B Lotus" w:hint="cs"/>
          <w:sz w:val="24"/>
          <w:szCs w:val="24"/>
          <w:rtl/>
        </w:rPr>
        <w:t xml:space="preserve">ساخت مسکن محرومان </w:t>
      </w:r>
      <w:del w:id="2818" w:author="Mehrnazi Boojari" w:date="2019-01-08T23:50:00Z">
        <w:r w:rsidRPr="00B07651" w:rsidDel="00EE38C5">
          <w:rPr>
            <w:rFonts w:ascii="B Lotus" w:eastAsia="Calibri" w:hAnsi="B Lotus" w:cs="B Lotus" w:hint="cs"/>
            <w:sz w:val="24"/>
            <w:szCs w:val="24"/>
            <w:rtl/>
          </w:rPr>
          <w:delText>از سوی</w:delText>
        </w:r>
      </w:del>
      <w:ins w:id="2819" w:author="Mehrnazi Boojari" w:date="2019-01-08T23:50:00Z">
        <w:r w:rsidR="00EE38C5">
          <w:rPr>
            <w:rFonts w:ascii="B Lotus" w:eastAsia="Calibri" w:hAnsi="B Lotus" w:cs="B Lotus" w:hint="cs"/>
            <w:sz w:val="24"/>
            <w:szCs w:val="24"/>
            <w:rtl/>
          </w:rPr>
          <w:t>از</w:t>
        </w:r>
        <w:r w:rsidR="00EE38C5">
          <w:rPr>
            <w:rFonts w:ascii="Times New Roman" w:eastAsia="Calibri" w:hAnsi="Times New Roman" w:cs="Times New Roman" w:hint="cs"/>
            <w:sz w:val="24"/>
            <w:szCs w:val="24"/>
            <w:rtl/>
          </w:rPr>
          <w:t> </w:t>
        </w:r>
        <w:r w:rsidR="00EE38C5">
          <w:rPr>
            <w:rFonts w:ascii="B Lotus" w:eastAsia="Calibri" w:hAnsi="B Lotus" w:cs="B Lotus" w:hint="cs"/>
            <w:sz w:val="24"/>
            <w:szCs w:val="24"/>
            <w:rtl/>
          </w:rPr>
          <w:t>سوی</w:t>
        </w:r>
      </w:ins>
      <w:del w:id="2820" w:author="Mehrnazi Boojari" w:date="2019-01-09T23:33:00Z">
        <w:r w:rsidRPr="00B07651" w:rsidDel="00947B53">
          <w:rPr>
            <w:rFonts w:ascii="B Lotus" w:eastAsia="Calibri" w:hAnsi="B Lotus" w:cs="B Lotus" w:hint="cs"/>
            <w:sz w:val="24"/>
            <w:szCs w:val="24"/>
            <w:rtl/>
          </w:rPr>
          <w:delText xml:space="preserve"> امام </w:delText>
        </w:r>
      </w:del>
      <w:ins w:id="2821" w:author="Mehrnazi Boojari" w:date="2019-01-09T23:33:00Z">
        <w:r w:rsidR="00947B53">
          <w:rPr>
            <w:rFonts w:ascii="B Lotus" w:eastAsia="Calibri" w:hAnsi="B Lotus" w:cs="B Lotus" w:hint="cs"/>
            <w:sz w:val="24"/>
            <w:szCs w:val="24"/>
            <w:rtl/>
          </w:rPr>
          <w:t xml:space="preserve"> امام</w:t>
        </w:r>
        <w:r w:rsidR="00947B53">
          <w:rPr>
            <w:rFonts w:ascii="Times New Roman" w:eastAsia="Calibri" w:hAnsi="Times New Roman" w:cs="Times New Roman" w:hint="cs"/>
            <w:sz w:val="24"/>
            <w:szCs w:val="24"/>
            <w:rtl/>
          </w:rPr>
          <w:t> </w:t>
        </w:r>
      </w:ins>
      <w:r w:rsidRPr="00B07651">
        <w:rPr>
          <w:rFonts w:ascii="B Lotus" w:eastAsia="Calibri" w:hAnsi="B Lotus" w:cs="B Lotus" w:hint="cs"/>
          <w:sz w:val="24"/>
          <w:szCs w:val="24"/>
          <w:rtl/>
        </w:rPr>
        <w:t xml:space="preserve">خمینی (ره) مطرح شده بود </w:t>
      </w:r>
      <w:del w:id="2822" w:author="Mehrnazi Boojari" w:date="2019-01-07T11:02:00Z">
        <w:r w:rsidRPr="00B07651" w:rsidDel="00DB081F">
          <w:rPr>
            <w:rFonts w:ascii="B Lotus" w:eastAsia="Calibri" w:hAnsi="B Lotus" w:cs="B Lotus" w:hint="cs"/>
            <w:sz w:val="24"/>
            <w:szCs w:val="24"/>
            <w:rtl/>
          </w:rPr>
          <w:delText>باعث</w:delText>
        </w:r>
      </w:del>
      <w:ins w:id="2823" w:author="Mehrnazi Boojari" w:date="2019-01-07T11:02:00Z">
        <w:r w:rsidR="00DB081F">
          <w:rPr>
            <w:rFonts w:ascii="B Lotus" w:eastAsia="Calibri" w:hAnsi="B Lotus" w:cs="B Lotus" w:hint="cs"/>
            <w:sz w:val="24"/>
            <w:szCs w:val="24"/>
            <w:rtl/>
          </w:rPr>
          <w:t>سبب</w:t>
        </w:r>
      </w:ins>
      <w:r w:rsidRPr="00B07651">
        <w:rPr>
          <w:rFonts w:ascii="B Lotus" w:eastAsia="Calibri" w:hAnsi="B Lotus" w:cs="B Lotus" w:hint="cs"/>
          <w:sz w:val="24"/>
          <w:szCs w:val="24"/>
          <w:rtl/>
        </w:rPr>
        <w:t xml:space="preserve"> شکل</w:t>
      </w:r>
      <w:del w:id="2824" w:author="Mehrnazi Boojari" w:date="2019-01-07T09:52:00Z">
        <w:r w:rsidRPr="00B07651" w:rsidDel="006F7CCF">
          <w:rPr>
            <w:rFonts w:ascii="B Lotus" w:eastAsia="Calibri" w:hAnsi="B Lotus" w:cs="B Lotus" w:hint="cs"/>
            <w:sz w:val="24"/>
            <w:szCs w:val="24"/>
            <w:rtl/>
          </w:rPr>
          <w:delText xml:space="preserve"> گیری </w:delText>
        </w:r>
      </w:del>
      <w:ins w:id="2825" w:author="Mehrnazi Boojari" w:date="2019-01-07T09:52:00Z">
        <w:r w:rsidR="006F7CCF">
          <w:rPr>
            <w:rFonts w:ascii="B Lotus" w:eastAsia="Calibri" w:hAnsi="B Lotus" w:cs="B Lotus" w:hint="cs"/>
            <w:sz w:val="24"/>
            <w:szCs w:val="24"/>
            <w:rtl/>
          </w:rPr>
          <w:t xml:space="preserve">‌گیری </w:t>
        </w:r>
      </w:ins>
      <w:r w:rsidRPr="00B07651">
        <w:rPr>
          <w:rFonts w:ascii="B Lotus" w:eastAsia="Calibri" w:hAnsi="B Lotus" w:cs="B Lotus" w:hint="cs"/>
          <w:sz w:val="24"/>
          <w:szCs w:val="24"/>
          <w:rtl/>
        </w:rPr>
        <w:t xml:space="preserve">بنیاد مسکن انقلاب اسلامی </w:t>
      </w:r>
      <w:del w:id="2826" w:author="Mehrnazi Boojari" w:date="2019-01-10T03:11:00Z">
        <w:r w:rsidRPr="00B07651" w:rsidDel="002542BC">
          <w:rPr>
            <w:rFonts w:ascii="B Lotus" w:eastAsia="Calibri" w:hAnsi="B Lotus" w:cs="B Lotus" w:hint="cs"/>
            <w:sz w:val="24"/>
            <w:szCs w:val="24"/>
            <w:rtl/>
          </w:rPr>
          <w:delText>گردید</w:delText>
        </w:r>
      </w:del>
      <w:ins w:id="2827" w:author="Mehrnazi Boojari" w:date="2019-01-10T03:11:00Z">
        <w:r w:rsidR="002542BC">
          <w:rPr>
            <w:rFonts w:ascii="B Lotus" w:eastAsia="Calibri" w:hAnsi="B Lotus" w:cs="B Lotus" w:hint="cs"/>
            <w:sz w:val="24"/>
            <w:szCs w:val="24"/>
            <w:rtl/>
          </w:rPr>
          <w:t>ش</w:t>
        </w:r>
        <w:r w:rsidR="002542BC" w:rsidRPr="00B07651">
          <w:rPr>
            <w:rFonts w:ascii="B Lotus" w:eastAsia="Calibri" w:hAnsi="B Lotus" w:cs="B Lotus" w:hint="cs"/>
            <w:sz w:val="24"/>
            <w:szCs w:val="24"/>
            <w:rtl/>
          </w:rPr>
          <w:t>د</w:t>
        </w:r>
      </w:ins>
      <w:r w:rsidRPr="00B07651">
        <w:rPr>
          <w:rFonts w:ascii="B Lotus" w:eastAsia="Calibri" w:hAnsi="B Lotus" w:cs="B Lotus" w:hint="cs"/>
          <w:sz w:val="24"/>
          <w:szCs w:val="24"/>
          <w:rtl/>
        </w:rPr>
        <w:t>؛ که از همان ابتدا این بنیاد با توجه به نیاز روستاهای کشور به ساخت و بهسازی مسکن</w:t>
      </w:r>
      <w:del w:id="2828" w:author="Mehrnazi Boojari" w:date="2019-01-07T09:47:00Z">
        <w:r w:rsidRPr="00B07651" w:rsidDel="006F7CCF">
          <w:rPr>
            <w:rFonts w:ascii="B Lotus" w:eastAsia="Calibri" w:hAnsi="B Lotus" w:cs="B Lotus" w:hint="cs"/>
            <w:sz w:val="24"/>
            <w:szCs w:val="24"/>
            <w:rtl/>
          </w:rPr>
          <w:delText xml:space="preserve"> ،</w:delText>
        </w:r>
      </w:del>
      <w:ins w:id="2829" w:author="Mehrnazi Boojari" w:date="2019-01-07T09:47:00Z">
        <w:r w:rsidR="006F7CCF">
          <w:rPr>
            <w:rFonts w:ascii="B Lotus" w:eastAsia="Calibri" w:hAnsi="B Lotus" w:cs="B Lotus" w:hint="cs"/>
            <w:sz w:val="24"/>
            <w:szCs w:val="24"/>
            <w:rtl/>
          </w:rPr>
          <w:t>،</w:t>
        </w:r>
      </w:ins>
      <w:r w:rsidRPr="00B07651">
        <w:rPr>
          <w:rFonts w:ascii="B Lotus" w:eastAsia="Calibri" w:hAnsi="B Lotus" w:cs="B Lotus" w:hint="cs"/>
          <w:sz w:val="24"/>
          <w:szCs w:val="24"/>
          <w:rtl/>
        </w:rPr>
        <w:t xml:space="preserve"> </w:t>
      </w:r>
      <w:del w:id="2830" w:author="Mehrnazi Boojari" w:date="2019-01-08T02:17:00Z">
        <w:r w:rsidRPr="00B07651" w:rsidDel="00011A5C">
          <w:rPr>
            <w:rFonts w:ascii="B Lotus" w:eastAsia="Calibri" w:hAnsi="B Lotus" w:cs="B Lotus" w:hint="cs"/>
            <w:sz w:val="24"/>
            <w:szCs w:val="24"/>
            <w:rtl/>
          </w:rPr>
          <w:delText>علاوه بر</w:delText>
        </w:r>
      </w:del>
      <w:ins w:id="2831" w:author="Mehrnazi Boojari" w:date="2019-01-08T02:17:00Z">
        <w:r w:rsidR="00011A5C">
          <w:rPr>
            <w:rFonts w:ascii="B Lotus" w:eastAsia="Calibri" w:hAnsi="B Lotus" w:cs="B Lotus" w:hint="cs"/>
            <w:sz w:val="24"/>
            <w:szCs w:val="24"/>
            <w:rtl/>
          </w:rPr>
          <w:t>علاوه</w:t>
        </w:r>
        <w:r w:rsidR="00011A5C">
          <w:rPr>
            <w:rFonts w:ascii="Times New Roman" w:eastAsia="Calibri" w:hAnsi="Times New Roman" w:cs="Times New Roman" w:hint="cs"/>
            <w:sz w:val="24"/>
            <w:szCs w:val="24"/>
            <w:rtl/>
          </w:rPr>
          <w:t> </w:t>
        </w:r>
        <w:r w:rsidR="00011A5C">
          <w:rPr>
            <w:rFonts w:ascii="B Lotus" w:eastAsia="Calibri" w:hAnsi="B Lotus" w:cs="B Lotus" w:hint="cs"/>
            <w:sz w:val="24"/>
            <w:szCs w:val="24"/>
            <w:rtl/>
          </w:rPr>
          <w:t>بر</w:t>
        </w:r>
      </w:ins>
      <w:r w:rsidRPr="00B07651">
        <w:rPr>
          <w:rFonts w:ascii="B Lotus" w:eastAsia="Calibri" w:hAnsi="B Lotus" w:cs="B Lotus" w:hint="cs"/>
          <w:sz w:val="24"/>
          <w:szCs w:val="24"/>
          <w:rtl/>
        </w:rPr>
        <w:t xml:space="preserve"> ساخت مسکن محرومان در شهرها</w:t>
      </w:r>
      <w:del w:id="2832" w:author="Mehrnazi Boojari" w:date="2019-01-07T09:47:00Z">
        <w:r w:rsidRPr="00B07651" w:rsidDel="006F7CCF">
          <w:rPr>
            <w:rFonts w:ascii="B Lotus" w:eastAsia="Calibri" w:hAnsi="B Lotus" w:cs="B Lotus" w:hint="cs"/>
            <w:sz w:val="24"/>
            <w:szCs w:val="24"/>
            <w:rtl/>
          </w:rPr>
          <w:delText xml:space="preserve"> ،</w:delText>
        </w:r>
      </w:del>
      <w:ins w:id="2833" w:author="Mehrnazi Boojari" w:date="2019-01-07T09:47:00Z">
        <w:r w:rsidR="006F7CCF">
          <w:rPr>
            <w:rFonts w:ascii="B Lotus" w:eastAsia="Calibri" w:hAnsi="B Lotus" w:cs="B Lotus" w:hint="cs"/>
            <w:sz w:val="24"/>
            <w:szCs w:val="24"/>
            <w:rtl/>
          </w:rPr>
          <w:t>،</w:t>
        </w:r>
      </w:ins>
      <w:r w:rsidRPr="00B07651">
        <w:rPr>
          <w:rFonts w:ascii="B Lotus" w:eastAsia="Calibri" w:hAnsi="B Lotus" w:cs="B Lotus" w:hint="cs"/>
          <w:sz w:val="24"/>
          <w:szCs w:val="24"/>
          <w:rtl/>
        </w:rPr>
        <w:t xml:space="preserve"> متولی ساخت مسکن روستاها نیز</w:t>
      </w:r>
      <w:ins w:id="2834" w:author="Mehrnazi Boojari" w:date="2019-01-10T03:11:00Z">
        <w:r w:rsidR="002542BC">
          <w:rPr>
            <w:rFonts w:ascii="B Lotus" w:eastAsia="Calibri" w:hAnsi="B Lotus" w:cs="B Lotus" w:hint="cs"/>
            <w:sz w:val="24"/>
            <w:szCs w:val="24"/>
            <w:rtl/>
          </w:rPr>
          <w:t xml:space="preserve"> </w:t>
        </w:r>
      </w:ins>
      <w:del w:id="2835" w:author="Mehrnazi Boojari" w:date="2019-01-10T03:11:00Z">
        <w:r w:rsidRPr="00B07651" w:rsidDel="002542BC">
          <w:rPr>
            <w:rFonts w:ascii="B Lotus" w:eastAsia="Calibri" w:hAnsi="B Lotus" w:cs="B Lotus" w:hint="cs"/>
            <w:sz w:val="24"/>
            <w:szCs w:val="24"/>
            <w:rtl/>
          </w:rPr>
          <w:delText>گشت</w:delText>
        </w:r>
      </w:del>
      <w:ins w:id="2836" w:author="Mehrnazi Boojari" w:date="2019-01-10T03:11:00Z">
        <w:r w:rsidR="002542BC">
          <w:rPr>
            <w:rFonts w:ascii="B Lotus" w:eastAsia="Calibri" w:hAnsi="B Lotus" w:cs="B Lotus" w:hint="cs"/>
            <w:sz w:val="24"/>
            <w:szCs w:val="24"/>
            <w:rtl/>
          </w:rPr>
          <w:t>شد</w:t>
        </w:r>
      </w:ins>
      <w:del w:id="2837" w:author="Mehrnazi Boojari" w:date="2019-01-07T09:53:00Z">
        <w:r w:rsidRPr="00B07651" w:rsidDel="006F7CCF">
          <w:rPr>
            <w:rFonts w:ascii="B Lotus" w:eastAsia="Calibri" w:hAnsi="B Lotus" w:cs="B Lotus" w:hint="cs"/>
            <w:sz w:val="24"/>
            <w:szCs w:val="24"/>
            <w:rtl/>
          </w:rPr>
          <w:delText xml:space="preserve"> . </w:delText>
        </w:r>
      </w:del>
      <w:ins w:id="2838" w:author="Mehrnazi Boojari" w:date="2019-01-07T09:53:00Z">
        <w:r w:rsidR="006F7CCF">
          <w:rPr>
            <w:rFonts w:ascii="B Lotus" w:eastAsia="Calibri" w:hAnsi="B Lotus" w:cs="B Lotus" w:hint="cs"/>
            <w:sz w:val="24"/>
            <w:szCs w:val="24"/>
            <w:rtl/>
          </w:rPr>
          <w:t xml:space="preserve">. </w:t>
        </w:r>
      </w:ins>
    </w:p>
    <w:p w14:paraId="33188D55" w14:textId="77777777" w:rsidR="00B07651" w:rsidRPr="00B07651" w:rsidRDefault="00B07651" w:rsidP="008136FA">
      <w:pPr>
        <w:bidi/>
        <w:ind w:firstLine="227"/>
        <w:jc w:val="both"/>
        <w:rPr>
          <w:rFonts w:ascii="B Lotus" w:eastAsia="Calibri" w:hAnsi="B Lotus" w:cs="B Lotus"/>
          <w:sz w:val="24"/>
          <w:szCs w:val="24"/>
          <w:rtl/>
        </w:rPr>
      </w:pPr>
      <w:r w:rsidRPr="00B07651">
        <w:rPr>
          <w:rFonts w:ascii="B Lotus" w:eastAsia="Calibri" w:hAnsi="B Lotus" w:cs="B Lotus" w:hint="cs"/>
          <w:sz w:val="24"/>
          <w:szCs w:val="24"/>
          <w:rtl/>
        </w:rPr>
        <w:t>تلاش</w:t>
      </w:r>
      <w:del w:id="2839" w:author="Mehrnazi Boojari" w:date="2019-01-07T09:46:00Z">
        <w:r w:rsidRPr="00B07651" w:rsidDel="006F7CCF">
          <w:rPr>
            <w:rFonts w:ascii="B Lotus" w:eastAsia="Calibri" w:hAnsi="B Lotus" w:cs="B Lotus" w:hint="cs"/>
            <w:sz w:val="24"/>
            <w:szCs w:val="24"/>
            <w:rtl/>
          </w:rPr>
          <w:delText xml:space="preserve"> های </w:delText>
        </w:r>
      </w:del>
      <w:ins w:id="2840"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گسترده</w:t>
      </w:r>
      <w:del w:id="2841" w:author="Mehrnazi Boojari" w:date="2019-01-07T10:40:00Z">
        <w:r w:rsidRPr="00B07651" w:rsidDel="006A1F1D">
          <w:rPr>
            <w:rFonts w:ascii="B Lotus" w:eastAsia="Calibri" w:hAnsi="B Lotus" w:cs="B Lotus" w:hint="cs"/>
            <w:sz w:val="24"/>
            <w:szCs w:val="24"/>
            <w:rtl/>
          </w:rPr>
          <w:delText xml:space="preserve"> ای </w:delText>
        </w:r>
      </w:del>
      <w:ins w:id="2842" w:author="Mehrnazi Boojari" w:date="2019-01-07T10:40:00Z">
        <w:r w:rsidR="006A1F1D">
          <w:rPr>
            <w:rFonts w:ascii="B Lotus" w:eastAsia="Calibri" w:hAnsi="B Lotus" w:cs="B Lotus" w:hint="cs"/>
            <w:sz w:val="24"/>
            <w:szCs w:val="24"/>
            <w:rtl/>
          </w:rPr>
          <w:t xml:space="preserve">‌ای </w:t>
        </w:r>
      </w:ins>
      <w:r w:rsidRPr="00B07651">
        <w:rPr>
          <w:rFonts w:ascii="B Lotus" w:eastAsia="Calibri" w:hAnsi="B Lotus" w:cs="B Lotus" w:hint="cs"/>
          <w:sz w:val="24"/>
          <w:szCs w:val="24"/>
          <w:rtl/>
        </w:rPr>
        <w:t xml:space="preserve">که در این زمینه انجام شده بسیار </w:t>
      </w:r>
      <w:del w:id="2843" w:author="Mehrnazi Boojari" w:date="2019-01-10T03:11:00Z">
        <w:r w:rsidRPr="00B07651" w:rsidDel="002542BC">
          <w:rPr>
            <w:rFonts w:ascii="B Lotus" w:eastAsia="Calibri" w:hAnsi="B Lotus" w:cs="B Lotus" w:hint="cs"/>
            <w:sz w:val="24"/>
            <w:szCs w:val="24"/>
            <w:rtl/>
          </w:rPr>
          <w:delText xml:space="preserve">قابل </w:delText>
        </w:r>
      </w:del>
      <w:ins w:id="2844" w:author="Mehrnazi Boojari" w:date="2019-01-10T03:11:00Z">
        <w:r w:rsidR="002542BC">
          <w:rPr>
            <w:rFonts w:ascii="B Lotus" w:eastAsia="Calibri" w:hAnsi="B Lotus" w:cs="B Lotus" w:hint="cs"/>
            <w:sz w:val="24"/>
            <w:szCs w:val="24"/>
            <w:rtl/>
          </w:rPr>
          <w:t>درخور</w:t>
        </w:r>
        <w:r w:rsidR="002542BC" w:rsidRPr="00B07651">
          <w:rPr>
            <w:rFonts w:ascii="B Lotus" w:eastAsia="Calibri" w:hAnsi="B Lotus" w:cs="B Lotus" w:hint="cs"/>
            <w:sz w:val="24"/>
            <w:szCs w:val="24"/>
            <w:rtl/>
          </w:rPr>
          <w:t xml:space="preserve"> </w:t>
        </w:r>
      </w:ins>
      <w:del w:id="2845" w:author="Mehrnazi Boojari" w:date="2019-01-08T03:21:00Z">
        <w:r w:rsidRPr="00B07651" w:rsidDel="006770E1">
          <w:rPr>
            <w:rFonts w:ascii="B Lotus" w:eastAsia="Calibri" w:hAnsi="B Lotus" w:cs="B Lotus" w:hint="cs"/>
            <w:sz w:val="24"/>
            <w:szCs w:val="24"/>
            <w:rtl/>
          </w:rPr>
          <w:delText xml:space="preserve">تامل </w:delText>
        </w:r>
      </w:del>
      <w:ins w:id="2846" w:author="Mehrnazi Boojari" w:date="2019-01-08T03:21:00Z">
        <w:r w:rsidR="006770E1" w:rsidRPr="00B07651">
          <w:rPr>
            <w:rFonts w:ascii="B Lotus" w:eastAsia="Calibri" w:hAnsi="B Lotus" w:cs="B Lotus" w:hint="cs"/>
            <w:sz w:val="24"/>
            <w:szCs w:val="24"/>
            <w:rtl/>
          </w:rPr>
          <w:t>ت</w:t>
        </w:r>
        <w:r w:rsidR="006770E1">
          <w:rPr>
            <w:rFonts w:ascii="B Lotus" w:eastAsia="Calibri" w:hAnsi="B Lotus" w:cs="B Lotus" w:hint="cs"/>
            <w:sz w:val="24"/>
            <w:szCs w:val="24"/>
            <w:rtl/>
          </w:rPr>
          <w:t>أ</w:t>
        </w:r>
        <w:r w:rsidR="006770E1" w:rsidRPr="00B07651">
          <w:rPr>
            <w:rFonts w:ascii="B Lotus" w:eastAsia="Calibri" w:hAnsi="B Lotus" w:cs="B Lotus" w:hint="cs"/>
            <w:sz w:val="24"/>
            <w:szCs w:val="24"/>
            <w:rtl/>
          </w:rPr>
          <w:t xml:space="preserve">مل </w:t>
        </w:r>
      </w:ins>
      <w:r w:rsidRPr="00B07651">
        <w:rPr>
          <w:rFonts w:ascii="B Lotus" w:eastAsia="Calibri" w:hAnsi="B Lotus" w:cs="B Lotus" w:hint="cs"/>
          <w:sz w:val="24"/>
          <w:szCs w:val="24"/>
          <w:rtl/>
        </w:rPr>
        <w:t>است</w:t>
      </w:r>
      <w:ins w:id="2847" w:author="Mehrnazi Boojari" w:date="2019-01-10T03:12:00Z">
        <w:r w:rsidR="002542BC">
          <w:rPr>
            <w:rFonts w:ascii="B Lotus" w:eastAsia="Calibri" w:hAnsi="B Lotus" w:cs="B Lotus" w:hint="cs"/>
            <w:sz w:val="24"/>
            <w:szCs w:val="24"/>
            <w:rtl/>
          </w:rPr>
          <w:t>.</w:t>
        </w:r>
      </w:ins>
      <w:r w:rsidRPr="00B07651">
        <w:rPr>
          <w:rFonts w:ascii="B Lotus" w:eastAsia="Calibri" w:hAnsi="B Lotus" w:cs="B Lotus" w:hint="cs"/>
          <w:sz w:val="24"/>
          <w:szCs w:val="24"/>
          <w:rtl/>
        </w:rPr>
        <w:t xml:space="preserve"> این موضوع به قدری برای </w:t>
      </w:r>
      <w:del w:id="2848" w:author="Mehrnazi Boojari" w:date="2019-01-07T10:39:00Z">
        <w:r w:rsidRPr="00B07651" w:rsidDel="006A1F1D">
          <w:rPr>
            <w:rFonts w:ascii="B Lotus" w:eastAsia="Calibri" w:hAnsi="B Lotus" w:cs="B Lotus" w:hint="cs"/>
            <w:sz w:val="24"/>
            <w:szCs w:val="24"/>
            <w:rtl/>
          </w:rPr>
          <w:delText>مسئولین</w:delText>
        </w:r>
      </w:del>
      <w:ins w:id="2849" w:author="Mehrnazi Boojari" w:date="2019-01-07T10:39:00Z">
        <w:r w:rsidR="006A1F1D">
          <w:rPr>
            <w:rFonts w:ascii="B Lotus" w:eastAsia="Calibri" w:hAnsi="B Lotus" w:cs="B Lotus" w:hint="cs"/>
            <w:sz w:val="24"/>
            <w:szCs w:val="24"/>
            <w:rtl/>
          </w:rPr>
          <w:t>مسئولان</w:t>
        </w:r>
      </w:ins>
      <w:r w:rsidRPr="00B07651">
        <w:rPr>
          <w:rFonts w:ascii="B Lotus" w:eastAsia="Calibri" w:hAnsi="B Lotus" w:cs="B Lotus" w:hint="cs"/>
          <w:sz w:val="24"/>
          <w:szCs w:val="24"/>
          <w:rtl/>
        </w:rPr>
        <w:t xml:space="preserve"> نظام مهم بوده که از برنامه</w:t>
      </w:r>
      <w:del w:id="2850" w:author="Mehrnazi Boojari" w:date="2019-01-07T09:46:00Z">
        <w:r w:rsidRPr="00B07651" w:rsidDel="006F7CCF">
          <w:rPr>
            <w:rFonts w:ascii="B Lotus" w:eastAsia="Calibri" w:hAnsi="B Lotus" w:cs="B Lotus" w:hint="cs"/>
            <w:sz w:val="24"/>
            <w:szCs w:val="24"/>
            <w:rtl/>
          </w:rPr>
          <w:delText xml:space="preserve"> های </w:delText>
        </w:r>
      </w:del>
      <w:ins w:id="2851"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 xml:space="preserve">چهارم انقلاب اسلامی </w:t>
      </w:r>
      <w:ins w:id="2852" w:author="Mehrnazi Boojari" w:date="2019-01-10T03:12:00Z">
        <w:r w:rsidR="00E31064">
          <w:rPr>
            <w:rFonts w:ascii="B Lotus" w:eastAsia="Calibri" w:hAnsi="B Lotus" w:cs="B Lotus" w:hint="cs"/>
            <w:sz w:val="24"/>
            <w:szCs w:val="24"/>
            <w:rtl/>
          </w:rPr>
          <w:t>به</w:t>
        </w:r>
        <w:r w:rsidR="00E31064">
          <w:rPr>
            <w:rFonts w:ascii="B Lotus" w:eastAsia="Calibri" w:hAnsi="B Lotus" w:cs="B Nazanin" w:hint="cs"/>
            <w:sz w:val="24"/>
            <w:szCs w:val="24"/>
            <w:rtl/>
          </w:rPr>
          <w:t>‌</w:t>
        </w:r>
        <w:r w:rsidR="00E31064">
          <w:rPr>
            <w:rFonts w:ascii="B Lotus" w:eastAsia="Calibri" w:hAnsi="B Lotus" w:cs="B Lotus" w:hint="cs"/>
            <w:sz w:val="24"/>
            <w:szCs w:val="24"/>
            <w:rtl/>
          </w:rPr>
          <w:t xml:space="preserve">طور </w:t>
        </w:r>
      </w:ins>
      <w:r w:rsidRPr="00B07651">
        <w:rPr>
          <w:rFonts w:ascii="B Lotus" w:eastAsia="Calibri" w:hAnsi="B Lotus" w:cs="B Lotus" w:hint="cs"/>
          <w:sz w:val="24"/>
          <w:szCs w:val="24"/>
          <w:rtl/>
        </w:rPr>
        <w:t>صریح</w:t>
      </w:r>
      <w:del w:id="2853" w:author="Mehrnazi Boojari" w:date="2019-01-10T03:12:00Z">
        <w:r w:rsidRPr="00B07651" w:rsidDel="00E31064">
          <w:rPr>
            <w:rFonts w:ascii="B Lotus" w:eastAsia="Calibri" w:hAnsi="B Lotus" w:cs="B Lotus" w:hint="cs"/>
            <w:sz w:val="24"/>
            <w:szCs w:val="24"/>
            <w:rtl/>
          </w:rPr>
          <w:delText>ا</w:delText>
        </w:r>
      </w:del>
      <w:r w:rsidRPr="00B07651">
        <w:rPr>
          <w:rFonts w:ascii="B Lotus" w:eastAsia="Calibri" w:hAnsi="B Lotus" w:cs="B Lotus" w:hint="cs"/>
          <w:sz w:val="24"/>
          <w:szCs w:val="24"/>
          <w:rtl/>
        </w:rPr>
        <w:t xml:space="preserve"> در دستور</w:t>
      </w:r>
      <w:del w:id="2854" w:author="Mehrnazi Boojari" w:date="2019-01-08T23:50:00Z">
        <w:r w:rsidRPr="00B07651" w:rsidDel="00EE38C5">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 xml:space="preserve">کار قرار گرفته و کار ساخت سالانه هزاران مسکن روستایی کلید خورده است. </w:t>
      </w:r>
      <w:del w:id="2855" w:author="Mehrnazi Boojari" w:date="2019-01-09T23:30:00Z">
        <w:r w:rsidRPr="00B07651" w:rsidDel="00947B53">
          <w:rPr>
            <w:rFonts w:ascii="B Lotus" w:eastAsia="Calibri" w:hAnsi="B Lotus" w:cs="B Lotus" w:hint="cs"/>
            <w:sz w:val="24"/>
            <w:szCs w:val="24"/>
            <w:rtl/>
          </w:rPr>
          <w:delText xml:space="preserve">با </w:delText>
        </w:r>
      </w:del>
      <w:ins w:id="2856" w:author="Mehrnazi Boojari" w:date="2019-01-09T23:30:00Z">
        <w:r w:rsidR="00947B53">
          <w:rPr>
            <w:rFonts w:ascii="B Lotus" w:eastAsia="Calibri" w:hAnsi="B Lotus" w:cs="B Lotus" w:hint="cs"/>
            <w:sz w:val="24"/>
            <w:szCs w:val="24"/>
            <w:rtl/>
          </w:rPr>
          <w:t>از</w:t>
        </w:r>
        <w:r w:rsidR="00947B53"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 xml:space="preserve">این </w:t>
      </w:r>
      <w:del w:id="2857" w:author="Mehrnazi Boojari" w:date="2019-01-09T23:30:00Z">
        <w:r w:rsidRPr="00B07651" w:rsidDel="00947B53">
          <w:rPr>
            <w:rFonts w:ascii="B Lotus" w:eastAsia="Calibri" w:hAnsi="B Lotus" w:cs="B Lotus" w:hint="cs"/>
            <w:sz w:val="24"/>
            <w:szCs w:val="24"/>
            <w:rtl/>
          </w:rPr>
          <w:delText>وجود</w:delText>
        </w:r>
      </w:del>
      <w:ins w:id="2858" w:author="Mehrnazi Boojari" w:date="2019-01-09T23:30:00Z">
        <w:r w:rsidR="00947B53">
          <w:rPr>
            <w:rFonts w:ascii="B Lotus" w:eastAsia="Calibri" w:hAnsi="B Lotus" w:cs="B Lotus" w:hint="cs"/>
            <w:sz w:val="24"/>
            <w:szCs w:val="24"/>
            <w:rtl/>
          </w:rPr>
          <w:t>رو،</w:t>
        </w:r>
      </w:ins>
      <w:r w:rsidRPr="00B07651">
        <w:rPr>
          <w:rFonts w:ascii="B Lotus" w:eastAsia="Calibri" w:hAnsi="B Lotus" w:cs="B Lotus" w:hint="cs"/>
          <w:sz w:val="24"/>
          <w:szCs w:val="24"/>
          <w:rtl/>
        </w:rPr>
        <w:t xml:space="preserve"> طبق مطالعات انجام</w:t>
      </w:r>
      <w:ins w:id="2859" w:author="Mehrnazi Boojari" w:date="2019-01-10T03:13:00Z">
        <w:r w:rsidR="00E31064">
          <w:rPr>
            <w:rFonts w:ascii="B Lotus" w:eastAsia="Calibri" w:hAnsi="B Lotus" w:cs="B Nazanin" w:hint="cs"/>
            <w:sz w:val="24"/>
            <w:szCs w:val="24"/>
            <w:rtl/>
          </w:rPr>
          <w:t>‌</w:t>
        </w:r>
      </w:ins>
      <w:del w:id="2860" w:author="Mehrnazi Boojari" w:date="2019-01-10T03:13:00Z">
        <w:r w:rsidRPr="00B07651" w:rsidDel="00E31064">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شده</w:t>
      </w:r>
      <w:ins w:id="2861" w:author="Mehrnazi Boojari" w:date="2019-01-10T03:13:00Z">
        <w:r w:rsidR="00E31064">
          <w:rPr>
            <w:rFonts w:ascii="B Lotus" w:eastAsia="Calibri" w:hAnsi="B Lotus" w:cs="B Lotus" w:hint="cs"/>
            <w:sz w:val="24"/>
            <w:szCs w:val="24"/>
            <w:rtl/>
          </w:rPr>
          <w:t>،</w:t>
        </w:r>
      </w:ins>
      <w:r w:rsidRPr="00B07651">
        <w:rPr>
          <w:rFonts w:ascii="B Lotus" w:eastAsia="Calibri" w:hAnsi="B Lotus" w:cs="B Lotus" w:hint="cs"/>
          <w:sz w:val="24"/>
          <w:szCs w:val="24"/>
          <w:rtl/>
        </w:rPr>
        <w:t xml:space="preserve"> که در فصل</w:t>
      </w:r>
      <w:del w:id="2862" w:author="Mehrnazi Boojari" w:date="2019-01-07T09:46:00Z">
        <w:r w:rsidRPr="00B07651" w:rsidDel="006F7CCF">
          <w:rPr>
            <w:rFonts w:ascii="B Lotus" w:eastAsia="Calibri" w:hAnsi="B Lotus" w:cs="B Lotus" w:hint="cs"/>
            <w:sz w:val="24"/>
            <w:szCs w:val="24"/>
            <w:rtl/>
          </w:rPr>
          <w:delText xml:space="preserve"> های </w:delText>
        </w:r>
      </w:del>
      <w:ins w:id="2863" w:author="Mehrnazi Boojari" w:date="2019-01-07T09:46:00Z">
        <w:r w:rsidR="006F7CCF">
          <w:rPr>
            <w:rFonts w:ascii="B Lotus" w:eastAsia="Calibri" w:hAnsi="B Lotus" w:cs="B Lotus" w:hint="cs"/>
            <w:sz w:val="24"/>
            <w:szCs w:val="24"/>
            <w:rtl/>
          </w:rPr>
          <w:t xml:space="preserve">‌های </w:t>
        </w:r>
      </w:ins>
      <w:r w:rsidRPr="00B07651">
        <w:rPr>
          <w:rFonts w:ascii="B Lotus" w:eastAsia="Calibri" w:hAnsi="B Lotus" w:cs="B Lotus" w:hint="cs"/>
          <w:sz w:val="24"/>
          <w:szCs w:val="24"/>
          <w:rtl/>
        </w:rPr>
        <w:t xml:space="preserve">آتی بیشتر بدان </w:t>
      </w:r>
      <w:del w:id="2864" w:author="Mehrnazi Boojari" w:date="2019-01-10T03:13:00Z">
        <w:r w:rsidRPr="00B07651" w:rsidDel="00E31064">
          <w:rPr>
            <w:rFonts w:ascii="B Lotus" w:eastAsia="Calibri" w:hAnsi="B Lotus" w:cs="B Lotus" w:hint="cs"/>
            <w:sz w:val="24"/>
            <w:szCs w:val="24"/>
            <w:rtl/>
          </w:rPr>
          <w:delText xml:space="preserve">خواهیم </w:delText>
        </w:r>
      </w:del>
      <w:r w:rsidRPr="00B07651">
        <w:rPr>
          <w:rFonts w:ascii="B Lotus" w:eastAsia="Calibri" w:hAnsi="B Lotus" w:cs="B Lotus" w:hint="cs"/>
          <w:sz w:val="24"/>
          <w:szCs w:val="24"/>
          <w:rtl/>
        </w:rPr>
        <w:t>پرداخت</w:t>
      </w:r>
      <w:ins w:id="2865" w:author="Mehrnazi Boojari" w:date="2019-01-10T03:13:00Z">
        <w:r w:rsidR="00E31064">
          <w:rPr>
            <w:rFonts w:ascii="B Lotus" w:eastAsia="Calibri" w:hAnsi="B Lotus" w:cs="B Lotus" w:hint="cs"/>
            <w:sz w:val="24"/>
            <w:szCs w:val="24"/>
            <w:rtl/>
          </w:rPr>
          <w:t>ه</w:t>
        </w:r>
        <w:r w:rsidR="00E31064">
          <w:rPr>
            <w:rFonts w:ascii="B Lotus" w:eastAsia="Calibri" w:hAnsi="B Lotus" w:cs="B Nazanin" w:hint="cs"/>
            <w:sz w:val="24"/>
            <w:szCs w:val="24"/>
            <w:rtl/>
          </w:rPr>
          <w:t>‌</w:t>
        </w:r>
        <w:r w:rsidR="00E31064">
          <w:rPr>
            <w:rFonts w:ascii="B Lotus" w:eastAsia="Calibri" w:hAnsi="B Lotus" w:cs="B Lotus" w:hint="cs"/>
            <w:sz w:val="24"/>
            <w:szCs w:val="24"/>
            <w:rtl/>
          </w:rPr>
          <w:t>ایم،</w:t>
        </w:r>
      </w:ins>
      <w:r w:rsidRPr="00B07651">
        <w:rPr>
          <w:rFonts w:ascii="B Lotus" w:eastAsia="Calibri" w:hAnsi="B Lotus" w:cs="B Lotus" w:hint="cs"/>
          <w:sz w:val="24"/>
          <w:szCs w:val="24"/>
          <w:rtl/>
        </w:rPr>
        <w:t xml:space="preserve"> آنچنان که </w:t>
      </w:r>
      <w:del w:id="2866" w:author="Mehrnazi Boojari" w:date="2019-01-10T03:14:00Z">
        <w:r w:rsidRPr="00B07651" w:rsidDel="008136FA">
          <w:rPr>
            <w:rFonts w:ascii="B Lotus" w:eastAsia="Calibri" w:hAnsi="B Lotus" w:cs="B Lotus" w:hint="cs"/>
            <w:sz w:val="24"/>
            <w:szCs w:val="24"/>
            <w:rtl/>
          </w:rPr>
          <w:delText>شاید و باید</w:delText>
        </w:r>
      </w:del>
      <w:ins w:id="2867" w:author="Mehrnazi Boojari" w:date="2019-01-10T03:14:00Z">
        <w:r w:rsidR="008136FA">
          <w:rPr>
            <w:rFonts w:ascii="B Lotus" w:eastAsia="Calibri" w:hAnsi="B Lotus" w:cs="B Lotus" w:hint="cs"/>
            <w:sz w:val="24"/>
            <w:szCs w:val="24"/>
            <w:rtl/>
          </w:rPr>
          <w:t>می</w:t>
        </w:r>
        <w:r w:rsidR="008136FA">
          <w:rPr>
            <w:rFonts w:ascii="B Lotus" w:eastAsia="Calibri" w:hAnsi="B Lotus" w:cs="B Nazanin" w:hint="cs"/>
            <w:sz w:val="24"/>
            <w:szCs w:val="24"/>
            <w:rtl/>
          </w:rPr>
          <w:t>‌</w:t>
        </w:r>
        <w:r w:rsidR="008136FA">
          <w:rPr>
            <w:rFonts w:ascii="B Lotus" w:eastAsia="Calibri" w:hAnsi="B Lotus" w:cs="B Lotus" w:hint="cs"/>
            <w:sz w:val="24"/>
            <w:szCs w:val="24"/>
            <w:rtl/>
          </w:rPr>
          <w:t>بایست</w:t>
        </w:r>
      </w:ins>
      <w:r w:rsidRPr="00B07651">
        <w:rPr>
          <w:rFonts w:ascii="B Lotus" w:eastAsia="Calibri" w:hAnsi="B Lotus" w:cs="B Lotus" w:hint="cs"/>
          <w:sz w:val="24"/>
          <w:szCs w:val="24"/>
          <w:rtl/>
        </w:rPr>
        <w:t xml:space="preserve"> این برنامه</w:t>
      </w:r>
      <w:ins w:id="2868" w:author="Mehrnazi Boojari" w:date="2019-01-08T23:49:00Z">
        <w:r w:rsidR="00EE38C5">
          <w:rPr>
            <w:rFonts w:ascii="B Lotus" w:eastAsia="Calibri" w:hAnsi="B Lotus" w:cs="B Nazanin" w:hint="cs"/>
            <w:sz w:val="24"/>
            <w:szCs w:val="24"/>
            <w:rtl/>
          </w:rPr>
          <w:t>‌</w:t>
        </w:r>
      </w:ins>
      <w:del w:id="2869" w:author="Mehrnazi Boojari" w:date="2019-01-07T09:45:00Z">
        <w:r w:rsidRPr="00B07651" w:rsidDel="006F7CCF">
          <w:rPr>
            <w:rFonts w:ascii="B Lotus" w:eastAsia="Calibri" w:hAnsi="B Lotus" w:cs="B Lotus" w:hint="cs"/>
            <w:sz w:val="24"/>
            <w:szCs w:val="24"/>
            <w:rtl/>
          </w:rPr>
          <w:delText xml:space="preserve"> ها </w:delText>
        </w:r>
      </w:del>
      <w:ins w:id="2870" w:author="Mehrnazi Boojari" w:date="2019-01-07T09:45:00Z">
        <w:r w:rsidR="006F7CCF">
          <w:rPr>
            <w:rFonts w:ascii="B Lotus" w:eastAsia="Calibri" w:hAnsi="B Lotus" w:cs="B Lotus" w:hint="cs"/>
            <w:sz w:val="24"/>
            <w:szCs w:val="24"/>
            <w:rtl/>
          </w:rPr>
          <w:t xml:space="preserve">‌ها </w:t>
        </w:r>
      </w:ins>
      <w:r w:rsidRPr="00B07651">
        <w:rPr>
          <w:rFonts w:ascii="B Lotus" w:eastAsia="Calibri" w:hAnsi="B Lotus" w:cs="B Lotus" w:hint="cs"/>
          <w:sz w:val="24"/>
          <w:szCs w:val="24"/>
          <w:rtl/>
        </w:rPr>
        <w:t>نتوانسته با محرومیت</w:t>
      </w:r>
      <w:del w:id="2871" w:author="Mehrnazi Boojari" w:date="2019-01-07T22:42:00Z">
        <w:r w:rsidRPr="00B07651" w:rsidDel="00BF4CE5">
          <w:rPr>
            <w:rFonts w:ascii="B Lotus" w:eastAsia="Calibri" w:hAnsi="B Lotus" w:cs="B Lotus" w:hint="cs"/>
            <w:sz w:val="24"/>
            <w:szCs w:val="24"/>
            <w:rtl/>
          </w:rPr>
          <w:delText xml:space="preserve"> زدایی</w:delText>
        </w:r>
      </w:del>
      <w:ins w:id="2872" w:author="Mehrnazi Boojari" w:date="2019-01-07T22:42:00Z">
        <w:r w:rsidR="00BF4CE5">
          <w:rPr>
            <w:rFonts w:ascii="B Lotus" w:eastAsia="Calibri" w:hAnsi="B Lotus" w:cs="B Lotus" w:hint="cs"/>
            <w:sz w:val="24"/>
            <w:szCs w:val="24"/>
            <w:rtl/>
          </w:rPr>
          <w:t>‌زدایی</w:t>
        </w:r>
      </w:ins>
      <w:r w:rsidRPr="00B07651">
        <w:rPr>
          <w:rFonts w:ascii="B Lotus" w:eastAsia="Calibri" w:hAnsi="B Lotus" w:cs="B Lotus" w:hint="cs"/>
          <w:sz w:val="24"/>
          <w:szCs w:val="24"/>
          <w:rtl/>
        </w:rPr>
        <w:t xml:space="preserve"> از مسکن به محرومیت</w:t>
      </w:r>
      <w:del w:id="2873" w:author="Mehrnazi Boojari" w:date="2019-01-07T22:42:00Z">
        <w:r w:rsidRPr="00B07651" w:rsidDel="00BF4CE5">
          <w:rPr>
            <w:rFonts w:ascii="B Lotus" w:eastAsia="Calibri" w:hAnsi="B Lotus" w:cs="B Lotus" w:hint="cs"/>
            <w:sz w:val="24"/>
            <w:szCs w:val="24"/>
            <w:rtl/>
          </w:rPr>
          <w:delText xml:space="preserve"> زدایی</w:delText>
        </w:r>
      </w:del>
      <w:ins w:id="2874" w:author="Mehrnazi Boojari" w:date="2019-01-07T22:42:00Z">
        <w:r w:rsidR="00BF4CE5">
          <w:rPr>
            <w:rFonts w:ascii="B Lotus" w:eastAsia="Calibri" w:hAnsi="B Lotus" w:cs="B Lotus" w:hint="cs"/>
            <w:sz w:val="24"/>
            <w:szCs w:val="24"/>
            <w:rtl/>
          </w:rPr>
          <w:t>‌زدایی</w:t>
        </w:r>
      </w:ins>
      <w:r w:rsidRPr="00B07651">
        <w:rPr>
          <w:rFonts w:ascii="B Lotus" w:eastAsia="Calibri" w:hAnsi="B Lotus" w:cs="B Lotus" w:hint="cs"/>
          <w:sz w:val="24"/>
          <w:szCs w:val="24"/>
          <w:rtl/>
        </w:rPr>
        <w:t xml:space="preserve"> از روستا </w:t>
      </w:r>
      <w:del w:id="2875" w:author="Mehrnazi Boojari" w:date="2019-01-08T23:49:00Z">
        <w:r w:rsidRPr="00B07651" w:rsidDel="00EE38C5">
          <w:rPr>
            <w:rFonts w:ascii="B Lotus" w:eastAsia="Calibri" w:hAnsi="B Lotus" w:cs="B Lotus" w:hint="cs"/>
            <w:sz w:val="24"/>
            <w:szCs w:val="24"/>
            <w:rtl/>
          </w:rPr>
          <w:delText xml:space="preserve">نائل </w:delText>
        </w:r>
      </w:del>
      <w:ins w:id="2876" w:author="Mehrnazi Boojari" w:date="2019-01-08T23:49:00Z">
        <w:r w:rsidR="00EE38C5" w:rsidRPr="00B07651">
          <w:rPr>
            <w:rFonts w:ascii="B Lotus" w:eastAsia="Calibri" w:hAnsi="B Lotus" w:cs="B Lotus" w:hint="cs"/>
            <w:sz w:val="24"/>
            <w:szCs w:val="24"/>
            <w:rtl/>
          </w:rPr>
          <w:t>نا</w:t>
        </w:r>
        <w:r w:rsidR="00EE38C5">
          <w:rPr>
            <w:rFonts w:ascii="B Lotus" w:eastAsia="Calibri" w:hAnsi="B Lotus" w:cs="B Lotus" w:hint="cs"/>
            <w:sz w:val="24"/>
            <w:szCs w:val="24"/>
            <w:rtl/>
          </w:rPr>
          <w:t>ی</w:t>
        </w:r>
        <w:r w:rsidR="00EE38C5" w:rsidRPr="00B07651">
          <w:rPr>
            <w:rFonts w:ascii="B Lotus" w:eastAsia="Calibri" w:hAnsi="B Lotus" w:cs="B Lotus" w:hint="cs"/>
            <w:sz w:val="24"/>
            <w:szCs w:val="24"/>
            <w:rtl/>
          </w:rPr>
          <w:t xml:space="preserve">ل </w:t>
        </w:r>
      </w:ins>
      <w:del w:id="2877" w:author="Mehrnazi Boojari" w:date="2019-01-08T01:14:00Z">
        <w:r w:rsidRPr="00B07651" w:rsidDel="00632EB0">
          <w:rPr>
            <w:rFonts w:ascii="B Lotus" w:eastAsia="Calibri" w:hAnsi="B Lotus" w:cs="B Lotus" w:hint="cs"/>
            <w:sz w:val="24"/>
            <w:szCs w:val="24"/>
            <w:rtl/>
          </w:rPr>
          <w:delText>گردد</w:delText>
        </w:r>
      </w:del>
      <w:ins w:id="2878" w:author="Mehrnazi Boojari" w:date="2019-01-08T01:14:00Z">
        <w:r w:rsidR="00632EB0">
          <w:rPr>
            <w:rFonts w:ascii="B Lotus" w:eastAsia="Calibri" w:hAnsi="B Lotus" w:cs="B Lotus" w:hint="cs"/>
            <w:sz w:val="24"/>
            <w:szCs w:val="24"/>
            <w:rtl/>
          </w:rPr>
          <w:t>شود</w:t>
        </w:r>
      </w:ins>
      <w:del w:id="2879" w:author="Mehrnazi Boojari" w:date="2019-01-07T09:53:00Z">
        <w:r w:rsidRPr="00B07651" w:rsidDel="006F7CCF">
          <w:rPr>
            <w:rFonts w:ascii="B Lotus" w:eastAsia="Calibri" w:hAnsi="B Lotus" w:cs="B Lotus" w:hint="cs"/>
            <w:sz w:val="24"/>
            <w:szCs w:val="24"/>
            <w:rtl/>
          </w:rPr>
          <w:delText xml:space="preserve"> . </w:delText>
        </w:r>
      </w:del>
      <w:ins w:id="2880" w:author="Mehrnazi Boojari" w:date="2019-01-07T09:53:00Z">
        <w:r w:rsidR="006F7CCF">
          <w:rPr>
            <w:rFonts w:ascii="B Lotus" w:eastAsia="Calibri" w:hAnsi="B Lotus" w:cs="B Lotus" w:hint="cs"/>
            <w:sz w:val="24"/>
            <w:szCs w:val="24"/>
            <w:rtl/>
          </w:rPr>
          <w:t xml:space="preserve">. </w:t>
        </w:r>
      </w:ins>
    </w:p>
    <w:p w14:paraId="4FF2B50B" w14:textId="77777777" w:rsidR="00B07651" w:rsidRPr="00B07651" w:rsidRDefault="00B07651" w:rsidP="008136FA">
      <w:pPr>
        <w:bidi/>
        <w:ind w:firstLine="227"/>
        <w:jc w:val="both"/>
        <w:rPr>
          <w:rFonts w:ascii="B Lotus" w:eastAsia="Calibri" w:hAnsi="B Lotus" w:cs="B Lotus"/>
          <w:sz w:val="24"/>
          <w:szCs w:val="24"/>
          <w:rtl/>
        </w:rPr>
      </w:pPr>
      <w:r w:rsidRPr="00B07651">
        <w:rPr>
          <w:rFonts w:ascii="B Lotus" w:eastAsia="Calibri" w:hAnsi="B Lotus" w:cs="B Lotus" w:hint="cs"/>
          <w:sz w:val="24"/>
          <w:szCs w:val="24"/>
          <w:rtl/>
        </w:rPr>
        <w:t>امید است که با تهیه این گزارش گامی در بهبود وضعیت مسکن روستایی و به</w:t>
      </w:r>
      <w:ins w:id="2881" w:author="Mehrnazi Boojari" w:date="2019-01-10T03:15:00Z">
        <w:r w:rsidR="008136FA">
          <w:rPr>
            <w:rFonts w:ascii="B Lotus" w:eastAsia="Calibri" w:hAnsi="B Lotus" w:cs="B Nazanin" w:hint="cs"/>
            <w:sz w:val="24"/>
            <w:szCs w:val="24"/>
            <w:rtl/>
          </w:rPr>
          <w:t>‌</w:t>
        </w:r>
      </w:ins>
      <w:del w:id="2882" w:author="Mehrnazi Boojari" w:date="2019-01-10T03:15:00Z">
        <w:r w:rsidRPr="00B07651" w:rsidDel="008136FA">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تبع آن رفع محرومیت از روستاهای کشور برداشته شود</w:t>
      </w:r>
      <w:del w:id="2883" w:author="Mehrnazi Boojari" w:date="2019-01-10T03:15:00Z">
        <w:r w:rsidRPr="00B07651" w:rsidDel="008136FA">
          <w:rPr>
            <w:rFonts w:ascii="B Lotus" w:eastAsia="Calibri" w:hAnsi="B Lotus" w:cs="B Lotus" w:hint="cs"/>
            <w:sz w:val="24"/>
            <w:szCs w:val="24"/>
            <w:rtl/>
          </w:rPr>
          <w:delText xml:space="preserve">. </w:delText>
        </w:r>
      </w:del>
      <w:ins w:id="2884" w:author="Mehrnazi Boojari" w:date="2019-01-10T03:15:00Z">
        <w:r w:rsidR="008136FA">
          <w:rPr>
            <w:rFonts w:ascii="B Lotus" w:eastAsia="Calibri" w:hAnsi="B Lotus" w:cs="B Lotus" w:hint="cs"/>
            <w:sz w:val="24"/>
            <w:szCs w:val="24"/>
            <w:rtl/>
          </w:rPr>
          <w:t>؛</w:t>
        </w:r>
        <w:r w:rsidR="008136FA" w:rsidRPr="00B07651">
          <w:rPr>
            <w:rFonts w:ascii="B Lotus" w:eastAsia="Calibri" w:hAnsi="B Lotus" w:cs="B Lotus" w:hint="cs"/>
            <w:sz w:val="24"/>
            <w:szCs w:val="24"/>
            <w:rtl/>
          </w:rPr>
          <w:t xml:space="preserve"> </w:t>
        </w:r>
      </w:ins>
      <w:r w:rsidRPr="00B07651">
        <w:rPr>
          <w:rFonts w:ascii="B Lotus" w:eastAsia="Calibri" w:hAnsi="B Lotus" w:cs="B Lotus" w:hint="cs"/>
          <w:sz w:val="24"/>
          <w:szCs w:val="24"/>
          <w:rtl/>
        </w:rPr>
        <w:t>ان</w:t>
      </w:r>
      <w:ins w:id="2885" w:author="Mehrnazi Boojari" w:date="2019-01-10T03:15:00Z">
        <w:r w:rsidR="008136FA">
          <w:rPr>
            <w:rFonts w:ascii="B Lotus" w:eastAsia="Calibri" w:hAnsi="B Lotus" w:cs="B Nazanin" w:hint="cs"/>
            <w:sz w:val="24"/>
            <w:szCs w:val="24"/>
            <w:rtl/>
          </w:rPr>
          <w:t>‌</w:t>
        </w:r>
      </w:ins>
      <w:del w:id="2886" w:author="Mehrnazi Boojari" w:date="2019-01-10T03:15:00Z">
        <w:r w:rsidRPr="00B07651" w:rsidDel="008136FA">
          <w:rPr>
            <w:rFonts w:ascii="B Lotus" w:eastAsia="Calibri" w:hAnsi="B Lotus" w:cs="B Lotus" w:hint="cs"/>
            <w:sz w:val="24"/>
            <w:szCs w:val="24"/>
            <w:rtl/>
          </w:rPr>
          <w:delText xml:space="preserve"> </w:delText>
        </w:r>
      </w:del>
      <w:r w:rsidRPr="00B07651">
        <w:rPr>
          <w:rFonts w:ascii="B Lotus" w:eastAsia="Calibri" w:hAnsi="B Lotus" w:cs="B Lotus" w:hint="cs"/>
          <w:sz w:val="24"/>
          <w:szCs w:val="24"/>
          <w:rtl/>
        </w:rPr>
        <w:t>شاءالله</w:t>
      </w:r>
      <w:del w:id="2887" w:author="Mehrnazi Boojari" w:date="2019-01-07T09:53:00Z">
        <w:r w:rsidRPr="00B07651" w:rsidDel="006F7CCF">
          <w:rPr>
            <w:rFonts w:ascii="B Lotus" w:eastAsia="Calibri" w:hAnsi="B Lotus" w:cs="B Lotus" w:hint="cs"/>
            <w:sz w:val="24"/>
            <w:szCs w:val="24"/>
            <w:rtl/>
          </w:rPr>
          <w:delText xml:space="preserve"> . </w:delText>
        </w:r>
      </w:del>
      <w:ins w:id="2888" w:author="Mehrnazi Boojari" w:date="2019-01-07T09:53:00Z">
        <w:r w:rsidR="006F7CCF">
          <w:rPr>
            <w:rFonts w:ascii="B Lotus" w:eastAsia="Calibri" w:hAnsi="B Lotus" w:cs="B Lotus" w:hint="cs"/>
            <w:sz w:val="24"/>
            <w:szCs w:val="24"/>
            <w:rtl/>
          </w:rPr>
          <w:t xml:space="preserve">. </w:t>
        </w:r>
      </w:ins>
    </w:p>
    <w:p w14:paraId="2D18458F" w14:textId="77777777" w:rsidR="00B07651" w:rsidRPr="00B07651" w:rsidRDefault="00B07651" w:rsidP="00B07651">
      <w:pPr>
        <w:bidi/>
        <w:jc w:val="both"/>
        <w:rPr>
          <w:rFonts w:ascii="B Lotus" w:eastAsia="Calibri" w:hAnsi="B Lotus" w:cs="B Lotus"/>
          <w:sz w:val="24"/>
          <w:szCs w:val="24"/>
          <w:rtl/>
          <w:lang w:bidi="fa-IR"/>
        </w:rPr>
      </w:pPr>
    </w:p>
    <w:p w14:paraId="17313B45" w14:textId="77777777" w:rsidR="00B07651" w:rsidRPr="00B07651" w:rsidRDefault="00B07651" w:rsidP="00B07651">
      <w:pPr>
        <w:bidi/>
        <w:jc w:val="both"/>
        <w:rPr>
          <w:rFonts w:ascii="B Lotus" w:eastAsia="Calibri" w:hAnsi="B Lotus" w:cs="B Lotus"/>
          <w:sz w:val="24"/>
          <w:szCs w:val="24"/>
          <w:rtl/>
          <w:lang w:bidi="fa-IR"/>
        </w:rPr>
      </w:pPr>
      <w:r w:rsidRPr="00B07651">
        <w:rPr>
          <w:rFonts w:ascii="B Lotus" w:eastAsia="Calibri" w:hAnsi="B Lotus" w:cs="B Lotus"/>
          <w:sz w:val="24"/>
          <w:szCs w:val="24"/>
          <w:rtl/>
          <w:lang w:bidi="fa-IR"/>
        </w:rPr>
        <w:tab/>
      </w:r>
    </w:p>
    <w:p w14:paraId="56BB8202" w14:textId="77777777" w:rsidR="00B07651" w:rsidRPr="00B07651" w:rsidRDefault="00B07651" w:rsidP="00B07651">
      <w:pPr>
        <w:bidi/>
        <w:jc w:val="both"/>
        <w:rPr>
          <w:rFonts w:ascii="B Lotus" w:eastAsia="Calibri" w:hAnsi="B Lotus" w:cs="B Lotus"/>
          <w:sz w:val="24"/>
          <w:szCs w:val="24"/>
          <w:rtl/>
        </w:rPr>
      </w:pPr>
    </w:p>
    <w:p w14:paraId="72776C8D" w14:textId="77777777" w:rsidR="00C70F59" w:rsidRDefault="00C70F59" w:rsidP="00C70F59">
      <w:pPr>
        <w:bidi/>
        <w:ind w:firstLine="227"/>
        <w:jc w:val="both"/>
        <w:rPr>
          <w:rFonts w:ascii="B Lotus" w:hAnsi="B Lotus" w:cs="B Nazanin"/>
          <w:b/>
          <w:bCs/>
          <w:sz w:val="28"/>
          <w:szCs w:val="28"/>
          <w:rtl/>
          <w:lang w:bidi="fa-IR"/>
        </w:rPr>
      </w:pPr>
    </w:p>
    <w:p w14:paraId="6A8C57A7" w14:textId="77777777" w:rsidR="00B07651" w:rsidRDefault="00B07651" w:rsidP="00B07651">
      <w:pPr>
        <w:bidi/>
        <w:ind w:firstLine="227"/>
        <w:jc w:val="both"/>
        <w:rPr>
          <w:rFonts w:ascii="B Lotus" w:hAnsi="B Lotus" w:cs="B Nazanin"/>
          <w:b/>
          <w:bCs/>
          <w:sz w:val="28"/>
          <w:szCs w:val="28"/>
          <w:rtl/>
          <w:lang w:bidi="fa-IR"/>
        </w:rPr>
      </w:pPr>
    </w:p>
    <w:p w14:paraId="250B9A61" w14:textId="77777777" w:rsidR="00B07651" w:rsidRDefault="00B07651" w:rsidP="00B07651">
      <w:pPr>
        <w:bidi/>
        <w:ind w:firstLine="227"/>
        <w:jc w:val="both"/>
        <w:rPr>
          <w:ins w:id="2889" w:author="Mehrnazi Boojari" w:date="2019-01-10T00:56:00Z"/>
          <w:rFonts w:ascii="B Lotus" w:hAnsi="B Lotus" w:cs="B Nazanin"/>
          <w:b/>
          <w:bCs/>
          <w:sz w:val="28"/>
          <w:szCs w:val="28"/>
          <w:rtl/>
          <w:lang w:bidi="fa-IR"/>
        </w:rPr>
      </w:pPr>
    </w:p>
    <w:p w14:paraId="492E469E" w14:textId="77777777" w:rsidR="00C64DBD" w:rsidRDefault="00C64DBD" w:rsidP="00C64DBD">
      <w:pPr>
        <w:bidi/>
        <w:ind w:firstLine="227"/>
        <w:jc w:val="both"/>
        <w:rPr>
          <w:ins w:id="2890" w:author="Mehrnazi Boojari" w:date="2019-01-10T00:56:00Z"/>
          <w:rFonts w:ascii="B Lotus" w:hAnsi="B Lotus" w:cs="B Nazanin"/>
          <w:b/>
          <w:bCs/>
          <w:sz w:val="28"/>
          <w:szCs w:val="28"/>
          <w:rtl/>
          <w:lang w:bidi="fa-IR"/>
        </w:rPr>
      </w:pPr>
    </w:p>
    <w:p w14:paraId="0F57EAE7" w14:textId="77777777" w:rsidR="00C64DBD" w:rsidRDefault="00C64DBD" w:rsidP="00C64DBD">
      <w:pPr>
        <w:bidi/>
        <w:ind w:firstLine="227"/>
        <w:jc w:val="both"/>
        <w:rPr>
          <w:ins w:id="2891" w:author="Mehrnazi Boojari" w:date="2019-01-10T00:56:00Z"/>
          <w:rFonts w:ascii="B Lotus" w:hAnsi="B Lotus" w:cs="B Nazanin"/>
          <w:b/>
          <w:bCs/>
          <w:sz w:val="28"/>
          <w:szCs w:val="28"/>
          <w:rtl/>
          <w:lang w:bidi="fa-IR"/>
        </w:rPr>
      </w:pPr>
    </w:p>
    <w:p w14:paraId="3ADB48AE" w14:textId="77777777" w:rsidR="00C64DBD" w:rsidRDefault="00C64DBD" w:rsidP="00C64DBD">
      <w:pPr>
        <w:bidi/>
        <w:ind w:firstLine="227"/>
        <w:jc w:val="both"/>
        <w:rPr>
          <w:rFonts w:ascii="B Lotus" w:hAnsi="B Lotus" w:cs="B Nazanin"/>
          <w:b/>
          <w:bCs/>
          <w:sz w:val="28"/>
          <w:szCs w:val="28"/>
          <w:rtl/>
          <w:lang w:bidi="fa-IR"/>
        </w:rPr>
      </w:pPr>
    </w:p>
    <w:p w14:paraId="09800DDC" w14:textId="77777777" w:rsidR="00B07651" w:rsidDel="00947B53" w:rsidRDefault="00B07651" w:rsidP="00B07651">
      <w:pPr>
        <w:bidi/>
        <w:ind w:firstLine="227"/>
        <w:jc w:val="both"/>
        <w:rPr>
          <w:del w:id="2892" w:author="Mehrnazi Boojari" w:date="2019-01-09T23:30:00Z"/>
          <w:rFonts w:ascii="B Lotus" w:hAnsi="B Lotus" w:cs="B Nazanin"/>
          <w:b/>
          <w:bCs/>
          <w:sz w:val="28"/>
          <w:szCs w:val="28"/>
          <w:rtl/>
          <w:lang w:bidi="fa-IR"/>
        </w:rPr>
      </w:pPr>
    </w:p>
    <w:p w14:paraId="10A071D0" w14:textId="77777777" w:rsidR="00B07651" w:rsidDel="00947B53" w:rsidRDefault="00B07651" w:rsidP="00B07651">
      <w:pPr>
        <w:bidi/>
        <w:ind w:firstLine="227"/>
        <w:jc w:val="both"/>
        <w:rPr>
          <w:del w:id="2893" w:author="Mehrnazi Boojari" w:date="2019-01-09T23:30:00Z"/>
          <w:rFonts w:ascii="B Lotus" w:hAnsi="B Lotus" w:cs="B Nazanin"/>
          <w:b/>
          <w:bCs/>
          <w:sz w:val="28"/>
          <w:szCs w:val="28"/>
          <w:rtl/>
          <w:lang w:bidi="fa-IR"/>
        </w:rPr>
      </w:pPr>
    </w:p>
    <w:p w14:paraId="763AF793" w14:textId="77777777" w:rsidR="00B07651" w:rsidDel="00947B53" w:rsidRDefault="00B07651" w:rsidP="00B07651">
      <w:pPr>
        <w:bidi/>
        <w:ind w:firstLine="227"/>
        <w:jc w:val="both"/>
        <w:rPr>
          <w:del w:id="2894" w:author="Mehrnazi Boojari" w:date="2019-01-09T23:30:00Z"/>
          <w:rFonts w:ascii="B Lotus" w:hAnsi="B Lotus" w:cs="B Nazanin"/>
          <w:b/>
          <w:bCs/>
          <w:sz w:val="28"/>
          <w:szCs w:val="28"/>
          <w:rtl/>
          <w:lang w:bidi="fa-IR"/>
        </w:rPr>
      </w:pPr>
    </w:p>
    <w:p w14:paraId="4F38B963" w14:textId="77777777" w:rsidR="00B07651" w:rsidRDefault="00B07651" w:rsidP="00B07651">
      <w:pPr>
        <w:bidi/>
        <w:ind w:firstLine="227"/>
        <w:jc w:val="both"/>
        <w:rPr>
          <w:rFonts w:ascii="B Lotus" w:hAnsi="B Lotus" w:cs="B Nazanin"/>
          <w:b/>
          <w:bCs/>
          <w:sz w:val="28"/>
          <w:szCs w:val="28"/>
          <w:rtl/>
          <w:lang w:bidi="fa-IR"/>
        </w:rPr>
      </w:pPr>
    </w:p>
    <w:p w14:paraId="4E2CF5E3" w14:textId="77777777" w:rsidR="00A06196" w:rsidRPr="005A0AF7" w:rsidRDefault="00A06196" w:rsidP="00A06196">
      <w:pPr>
        <w:pStyle w:val="Heading1"/>
        <w:rPr>
          <w:rtl/>
        </w:rPr>
      </w:pPr>
      <w:bookmarkStart w:id="2895" w:name="_Toc533781171"/>
      <w:bookmarkStart w:id="2896" w:name="_Toc533781490"/>
      <w:bookmarkStart w:id="2897" w:name="_Toc533781605"/>
      <w:bookmarkStart w:id="2898" w:name="_Toc533781791"/>
      <w:bookmarkStart w:id="2899" w:name="_Toc533782127"/>
      <w:r w:rsidRPr="005A0AF7">
        <w:rPr>
          <w:rFonts w:hint="cs"/>
          <w:rtl/>
        </w:rPr>
        <w:lastRenderedPageBreak/>
        <w:t>فصل دوم</w:t>
      </w:r>
      <w:del w:id="2900" w:author="Mehrnazi Boojari" w:date="2019-01-07T10:35:00Z">
        <w:r w:rsidRPr="005A0AF7" w:rsidDel="006C73A5">
          <w:rPr>
            <w:rFonts w:hint="cs"/>
            <w:rtl/>
          </w:rPr>
          <w:delText xml:space="preserve"> : </w:delText>
        </w:r>
      </w:del>
      <w:ins w:id="2901" w:author="Mehrnazi Boojari" w:date="2019-01-07T10:35:00Z">
        <w:r w:rsidR="006C73A5">
          <w:rPr>
            <w:rFonts w:hint="cs"/>
            <w:rtl/>
          </w:rPr>
          <w:t xml:space="preserve">: </w:t>
        </w:r>
      </w:ins>
      <w:r w:rsidRPr="005A0AF7">
        <w:rPr>
          <w:rFonts w:hint="cs"/>
          <w:rtl/>
        </w:rPr>
        <w:t>ادبیات پشتیبان و شناخت وضعیت مسکن روستایی</w:t>
      </w:r>
      <w:bookmarkEnd w:id="2895"/>
      <w:bookmarkEnd w:id="2896"/>
      <w:bookmarkEnd w:id="2897"/>
      <w:bookmarkEnd w:id="2898"/>
      <w:bookmarkEnd w:id="2899"/>
      <w:r w:rsidRPr="005A0AF7">
        <w:rPr>
          <w:rFonts w:hint="cs"/>
          <w:rtl/>
        </w:rPr>
        <w:t xml:space="preserve"> </w:t>
      </w:r>
    </w:p>
    <w:p w14:paraId="2DE1E706" w14:textId="77777777" w:rsidR="00A06196" w:rsidRDefault="00A06196" w:rsidP="00A06196">
      <w:pPr>
        <w:bidi/>
        <w:jc w:val="both"/>
        <w:rPr>
          <w:rFonts w:ascii="B Lotus" w:eastAsia="Calibri" w:hAnsi="B Lotus" w:cs="B Lotus"/>
          <w:b/>
          <w:bCs/>
          <w:sz w:val="24"/>
          <w:szCs w:val="24"/>
          <w:highlight w:val="yellow"/>
          <w:rtl/>
        </w:rPr>
      </w:pPr>
    </w:p>
    <w:p w14:paraId="4E6897B0" w14:textId="77777777" w:rsidR="00A06196" w:rsidRDefault="00A06196" w:rsidP="00A06196">
      <w:pPr>
        <w:bidi/>
        <w:jc w:val="both"/>
        <w:rPr>
          <w:rFonts w:ascii="B Lotus" w:eastAsia="Calibri" w:hAnsi="B Lotus" w:cs="B Lotus"/>
          <w:b/>
          <w:bCs/>
          <w:sz w:val="24"/>
          <w:szCs w:val="24"/>
          <w:highlight w:val="yellow"/>
          <w:rtl/>
        </w:rPr>
      </w:pPr>
    </w:p>
    <w:p w14:paraId="1D9011DB" w14:textId="77777777" w:rsidR="00A06196" w:rsidRDefault="00A06196" w:rsidP="00A06196">
      <w:pPr>
        <w:bidi/>
        <w:jc w:val="both"/>
        <w:rPr>
          <w:rFonts w:ascii="B Lotus" w:eastAsia="Calibri" w:hAnsi="B Lotus" w:cs="B Lotus"/>
          <w:b/>
          <w:bCs/>
          <w:sz w:val="24"/>
          <w:szCs w:val="24"/>
          <w:highlight w:val="yellow"/>
          <w:rtl/>
        </w:rPr>
      </w:pPr>
    </w:p>
    <w:p w14:paraId="3B09CD02" w14:textId="77777777" w:rsidR="00A06196" w:rsidRDefault="00A06196" w:rsidP="00A06196">
      <w:pPr>
        <w:bidi/>
        <w:jc w:val="both"/>
        <w:rPr>
          <w:rFonts w:ascii="B Lotus" w:eastAsia="Calibri" w:hAnsi="B Lotus" w:cs="B Lotus"/>
          <w:b/>
          <w:bCs/>
          <w:sz w:val="24"/>
          <w:szCs w:val="24"/>
          <w:highlight w:val="yellow"/>
          <w:rtl/>
        </w:rPr>
      </w:pPr>
    </w:p>
    <w:p w14:paraId="020AA663" w14:textId="77777777" w:rsidR="00A06196" w:rsidRDefault="00A06196" w:rsidP="00A06196">
      <w:pPr>
        <w:bidi/>
        <w:jc w:val="both"/>
        <w:rPr>
          <w:rFonts w:ascii="B Lotus" w:eastAsia="Calibri" w:hAnsi="B Lotus" w:cs="B Lotus"/>
          <w:b/>
          <w:bCs/>
          <w:sz w:val="24"/>
          <w:szCs w:val="24"/>
          <w:highlight w:val="yellow"/>
          <w:rtl/>
        </w:rPr>
      </w:pPr>
    </w:p>
    <w:p w14:paraId="6D9DE394" w14:textId="77777777" w:rsidR="00A06196" w:rsidRDefault="00A06196" w:rsidP="00A06196">
      <w:pPr>
        <w:bidi/>
        <w:jc w:val="both"/>
        <w:rPr>
          <w:rFonts w:ascii="B Lotus" w:eastAsia="Calibri" w:hAnsi="B Lotus" w:cs="B Lotus"/>
          <w:b/>
          <w:bCs/>
          <w:sz w:val="24"/>
          <w:szCs w:val="24"/>
          <w:highlight w:val="yellow"/>
          <w:rtl/>
        </w:rPr>
      </w:pPr>
    </w:p>
    <w:p w14:paraId="5D3086C6" w14:textId="77777777" w:rsidR="00A06196" w:rsidRDefault="00A06196" w:rsidP="00A06196">
      <w:pPr>
        <w:bidi/>
        <w:jc w:val="both"/>
        <w:rPr>
          <w:rFonts w:ascii="B Lotus" w:eastAsia="Calibri" w:hAnsi="B Lotus" w:cs="B Lotus"/>
          <w:b/>
          <w:bCs/>
          <w:sz w:val="24"/>
          <w:szCs w:val="24"/>
          <w:highlight w:val="yellow"/>
          <w:rtl/>
        </w:rPr>
      </w:pPr>
    </w:p>
    <w:p w14:paraId="29AF3AF7" w14:textId="77777777" w:rsidR="00A06196" w:rsidRDefault="00A06196" w:rsidP="00A06196">
      <w:pPr>
        <w:bidi/>
        <w:jc w:val="both"/>
        <w:rPr>
          <w:rFonts w:ascii="B Lotus" w:eastAsia="Calibri" w:hAnsi="B Lotus" w:cs="B Lotus"/>
          <w:b/>
          <w:bCs/>
          <w:sz w:val="24"/>
          <w:szCs w:val="24"/>
          <w:highlight w:val="yellow"/>
          <w:rtl/>
        </w:rPr>
      </w:pPr>
    </w:p>
    <w:p w14:paraId="4275D1D3" w14:textId="77777777" w:rsidR="00A06196" w:rsidRDefault="00A06196" w:rsidP="00A06196">
      <w:pPr>
        <w:bidi/>
        <w:jc w:val="both"/>
        <w:rPr>
          <w:rFonts w:ascii="B Lotus" w:eastAsia="Calibri" w:hAnsi="B Lotus" w:cs="B Lotus"/>
          <w:b/>
          <w:bCs/>
          <w:sz w:val="24"/>
          <w:szCs w:val="24"/>
          <w:highlight w:val="yellow"/>
          <w:rtl/>
        </w:rPr>
      </w:pPr>
    </w:p>
    <w:p w14:paraId="3CFF590E" w14:textId="77777777" w:rsidR="00A06196" w:rsidRDefault="00A06196" w:rsidP="00A06196">
      <w:pPr>
        <w:bidi/>
        <w:jc w:val="both"/>
        <w:rPr>
          <w:rFonts w:ascii="B Lotus" w:eastAsia="Calibri" w:hAnsi="B Lotus" w:cs="B Lotus"/>
          <w:b/>
          <w:bCs/>
          <w:sz w:val="24"/>
          <w:szCs w:val="24"/>
          <w:highlight w:val="yellow"/>
          <w:rtl/>
        </w:rPr>
      </w:pPr>
    </w:p>
    <w:p w14:paraId="2B0839EA" w14:textId="77777777" w:rsidR="00A06196" w:rsidRDefault="00A06196" w:rsidP="00A06196">
      <w:pPr>
        <w:bidi/>
        <w:jc w:val="both"/>
        <w:rPr>
          <w:rFonts w:ascii="B Lotus" w:eastAsia="Calibri" w:hAnsi="B Lotus" w:cs="B Lotus"/>
          <w:b/>
          <w:bCs/>
          <w:sz w:val="24"/>
          <w:szCs w:val="24"/>
          <w:highlight w:val="yellow"/>
          <w:rtl/>
        </w:rPr>
      </w:pPr>
    </w:p>
    <w:p w14:paraId="75A298F3" w14:textId="77777777" w:rsidR="00A06196" w:rsidRDefault="00A06196" w:rsidP="00A06196">
      <w:pPr>
        <w:bidi/>
        <w:jc w:val="both"/>
        <w:rPr>
          <w:rFonts w:ascii="B Lotus" w:eastAsia="Calibri" w:hAnsi="B Lotus" w:cs="B Lotus"/>
          <w:b/>
          <w:bCs/>
          <w:sz w:val="24"/>
          <w:szCs w:val="24"/>
          <w:highlight w:val="yellow"/>
          <w:rtl/>
        </w:rPr>
      </w:pPr>
    </w:p>
    <w:p w14:paraId="79D2A566" w14:textId="77777777" w:rsidR="00A06196" w:rsidRDefault="00A06196" w:rsidP="00A06196">
      <w:pPr>
        <w:bidi/>
        <w:jc w:val="both"/>
        <w:rPr>
          <w:rFonts w:ascii="B Lotus" w:eastAsia="Calibri" w:hAnsi="B Lotus" w:cs="B Lotus"/>
          <w:b/>
          <w:bCs/>
          <w:sz w:val="24"/>
          <w:szCs w:val="24"/>
          <w:highlight w:val="yellow"/>
          <w:rtl/>
        </w:rPr>
      </w:pPr>
    </w:p>
    <w:p w14:paraId="21203577" w14:textId="77777777" w:rsidR="00A06196" w:rsidRDefault="00A06196" w:rsidP="00A06196">
      <w:pPr>
        <w:bidi/>
        <w:jc w:val="both"/>
        <w:rPr>
          <w:rFonts w:ascii="B Lotus" w:eastAsia="Calibri" w:hAnsi="B Lotus" w:cs="B Lotus"/>
          <w:b/>
          <w:bCs/>
          <w:sz w:val="24"/>
          <w:szCs w:val="24"/>
          <w:highlight w:val="yellow"/>
          <w:rtl/>
        </w:rPr>
      </w:pPr>
    </w:p>
    <w:p w14:paraId="6BAFCFFF" w14:textId="77777777" w:rsidR="00A06196" w:rsidRDefault="00A06196" w:rsidP="00A06196">
      <w:pPr>
        <w:bidi/>
        <w:jc w:val="both"/>
        <w:rPr>
          <w:rFonts w:ascii="B Lotus" w:eastAsia="Calibri" w:hAnsi="B Lotus" w:cs="B Lotus"/>
          <w:b/>
          <w:bCs/>
          <w:sz w:val="24"/>
          <w:szCs w:val="24"/>
          <w:highlight w:val="yellow"/>
          <w:rtl/>
        </w:rPr>
      </w:pPr>
    </w:p>
    <w:p w14:paraId="52CB6B90" w14:textId="77777777" w:rsidR="00A06196" w:rsidRDefault="00A06196" w:rsidP="00A06196">
      <w:pPr>
        <w:bidi/>
        <w:jc w:val="both"/>
        <w:rPr>
          <w:rFonts w:ascii="B Lotus" w:eastAsia="Calibri" w:hAnsi="B Lotus" w:cs="B Lotus"/>
          <w:b/>
          <w:bCs/>
          <w:sz w:val="24"/>
          <w:szCs w:val="24"/>
          <w:highlight w:val="yellow"/>
          <w:rtl/>
        </w:rPr>
      </w:pPr>
    </w:p>
    <w:p w14:paraId="60EA4BF3" w14:textId="77777777" w:rsidR="00A06196" w:rsidRDefault="00A06196" w:rsidP="00A06196">
      <w:pPr>
        <w:bidi/>
        <w:jc w:val="both"/>
        <w:rPr>
          <w:rFonts w:ascii="B Lotus" w:eastAsia="Calibri" w:hAnsi="B Lotus" w:cs="B Lotus"/>
          <w:b/>
          <w:bCs/>
          <w:sz w:val="24"/>
          <w:szCs w:val="24"/>
          <w:highlight w:val="yellow"/>
          <w:rtl/>
        </w:rPr>
      </w:pPr>
    </w:p>
    <w:p w14:paraId="1770A4E9" w14:textId="77777777" w:rsidR="00A06196" w:rsidRDefault="00A06196" w:rsidP="00A06196">
      <w:pPr>
        <w:bidi/>
        <w:jc w:val="both"/>
        <w:rPr>
          <w:rFonts w:ascii="B Lotus" w:eastAsia="Calibri" w:hAnsi="B Lotus" w:cs="B Lotus"/>
          <w:b/>
          <w:bCs/>
          <w:sz w:val="24"/>
          <w:szCs w:val="24"/>
          <w:highlight w:val="yellow"/>
          <w:rtl/>
        </w:rPr>
      </w:pPr>
    </w:p>
    <w:p w14:paraId="57734D3E" w14:textId="77777777" w:rsidR="00A06196" w:rsidRDefault="00A06196" w:rsidP="00A06196">
      <w:pPr>
        <w:bidi/>
        <w:jc w:val="both"/>
        <w:rPr>
          <w:rFonts w:ascii="B Lotus" w:eastAsia="Calibri" w:hAnsi="B Lotus" w:cs="B Lotus"/>
          <w:b/>
          <w:bCs/>
          <w:sz w:val="24"/>
          <w:szCs w:val="24"/>
          <w:highlight w:val="yellow"/>
          <w:rtl/>
        </w:rPr>
      </w:pPr>
    </w:p>
    <w:p w14:paraId="7D67321D" w14:textId="77777777" w:rsidR="00A06196" w:rsidRDefault="00A06196" w:rsidP="00A06196">
      <w:pPr>
        <w:bidi/>
        <w:jc w:val="both"/>
        <w:rPr>
          <w:rFonts w:ascii="B Lotus" w:eastAsia="Calibri" w:hAnsi="B Lotus" w:cs="B Lotus"/>
          <w:b/>
          <w:bCs/>
          <w:sz w:val="24"/>
          <w:szCs w:val="24"/>
          <w:highlight w:val="yellow"/>
          <w:rtl/>
        </w:rPr>
      </w:pPr>
    </w:p>
    <w:p w14:paraId="7AFA86A1" w14:textId="77777777" w:rsidR="00A06196" w:rsidRDefault="00A06196" w:rsidP="00A06196">
      <w:pPr>
        <w:bidi/>
        <w:jc w:val="both"/>
        <w:rPr>
          <w:rFonts w:ascii="B Lotus" w:eastAsia="Calibri" w:hAnsi="B Lotus" w:cs="B Lotus"/>
          <w:b/>
          <w:bCs/>
          <w:sz w:val="24"/>
          <w:szCs w:val="24"/>
          <w:highlight w:val="yellow"/>
          <w:rtl/>
        </w:rPr>
      </w:pPr>
    </w:p>
    <w:p w14:paraId="780BD7AE" w14:textId="77777777" w:rsidR="00A06196" w:rsidRDefault="00A06196" w:rsidP="00A06196">
      <w:pPr>
        <w:bidi/>
        <w:jc w:val="both"/>
        <w:rPr>
          <w:rFonts w:ascii="B Lotus" w:eastAsia="Calibri" w:hAnsi="B Lotus" w:cs="B Lotus"/>
          <w:b/>
          <w:bCs/>
          <w:sz w:val="24"/>
          <w:szCs w:val="24"/>
          <w:highlight w:val="yellow"/>
          <w:rtl/>
        </w:rPr>
      </w:pPr>
      <w:r>
        <w:rPr>
          <w:rFonts w:ascii="B Lotus" w:eastAsia="Calibri" w:hAnsi="B Lotus" w:cs="B Lotus" w:hint="cs"/>
          <w:b/>
          <w:bCs/>
          <w:sz w:val="24"/>
          <w:szCs w:val="24"/>
          <w:highlight w:val="yellow"/>
          <w:rtl/>
        </w:rPr>
        <w:t>نمودار فصل دوم</w:t>
      </w:r>
    </w:p>
    <w:p w14:paraId="795E1E86" w14:textId="77777777" w:rsidR="00A06196" w:rsidRDefault="00A06196" w:rsidP="00A06196">
      <w:pPr>
        <w:bidi/>
        <w:jc w:val="both"/>
        <w:rPr>
          <w:rFonts w:ascii="B Lotus" w:eastAsia="Calibri" w:hAnsi="B Lotus" w:cs="B Lotus"/>
          <w:b/>
          <w:bCs/>
          <w:sz w:val="24"/>
          <w:szCs w:val="24"/>
          <w:highlight w:val="yellow"/>
          <w:rtl/>
        </w:rPr>
      </w:pPr>
    </w:p>
    <w:p w14:paraId="2AC605AC" w14:textId="77777777" w:rsidR="00A06196" w:rsidRDefault="00A06196" w:rsidP="00A06196">
      <w:pPr>
        <w:bidi/>
        <w:jc w:val="both"/>
        <w:rPr>
          <w:rFonts w:ascii="B Lotus" w:eastAsia="Calibri" w:hAnsi="B Lotus" w:cs="B Lotus"/>
          <w:b/>
          <w:bCs/>
          <w:sz w:val="24"/>
          <w:szCs w:val="24"/>
          <w:highlight w:val="yellow"/>
          <w:rtl/>
        </w:rPr>
      </w:pPr>
    </w:p>
    <w:p w14:paraId="09D46F3B" w14:textId="77777777" w:rsidR="00A06196" w:rsidRDefault="00A06196" w:rsidP="00A06196">
      <w:pPr>
        <w:bidi/>
        <w:jc w:val="both"/>
        <w:rPr>
          <w:rFonts w:ascii="B Lotus" w:eastAsia="Calibri" w:hAnsi="B Lotus" w:cs="B Lotus"/>
          <w:b/>
          <w:bCs/>
          <w:sz w:val="24"/>
          <w:szCs w:val="24"/>
          <w:highlight w:val="yellow"/>
          <w:rtl/>
        </w:rPr>
      </w:pPr>
    </w:p>
    <w:p w14:paraId="35BBD272" w14:textId="77777777" w:rsidR="00A06196" w:rsidRDefault="00A06196" w:rsidP="00A06196">
      <w:pPr>
        <w:bidi/>
        <w:jc w:val="both"/>
        <w:rPr>
          <w:rFonts w:ascii="B Lotus" w:eastAsia="Calibri" w:hAnsi="B Lotus" w:cs="B Lotus"/>
          <w:b/>
          <w:bCs/>
          <w:sz w:val="24"/>
          <w:szCs w:val="24"/>
          <w:highlight w:val="yellow"/>
          <w:rtl/>
        </w:rPr>
      </w:pPr>
    </w:p>
    <w:p w14:paraId="0185391B" w14:textId="77777777" w:rsidR="00A06196" w:rsidRDefault="00A06196" w:rsidP="00A06196">
      <w:pPr>
        <w:bidi/>
        <w:jc w:val="both"/>
        <w:rPr>
          <w:rFonts w:ascii="B Lotus" w:eastAsia="Calibri" w:hAnsi="B Lotus" w:cs="B Lotus"/>
          <w:b/>
          <w:bCs/>
          <w:sz w:val="24"/>
          <w:szCs w:val="24"/>
          <w:highlight w:val="yellow"/>
          <w:rtl/>
        </w:rPr>
      </w:pPr>
    </w:p>
    <w:p w14:paraId="6EEC848B" w14:textId="77777777" w:rsidR="00A06196" w:rsidRDefault="00A06196" w:rsidP="00A06196">
      <w:pPr>
        <w:bidi/>
        <w:jc w:val="both"/>
        <w:rPr>
          <w:rFonts w:ascii="B Lotus" w:eastAsia="Calibri" w:hAnsi="B Lotus" w:cs="B Lotus"/>
          <w:b/>
          <w:bCs/>
          <w:sz w:val="24"/>
          <w:szCs w:val="24"/>
          <w:highlight w:val="yellow"/>
          <w:rtl/>
        </w:rPr>
      </w:pPr>
    </w:p>
    <w:p w14:paraId="02A5AA22" w14:textId="77777777" w:rsidR="00A06196" w:rsidRDefault="00A06196" w:rsidP="00A06196">
      <w:pPr>
        <w:bidi/>
        <w:jc w:val="both"/>
        <w:rPr>
          <w:rFonts w:ascii="B Lotus" w:eastAsia="Calibri" w:hAnsi="B Lotus" w:cs="B Lotus"/>
          <w:b/>
          <w:bCs/>
          <w:sz w:val="24"/>
          <w:szCs w:val="24"/>
          <w:highlight w:val="yellow"/>
          <w:rtl/>
        </w:rPr>
      </w:pPr>
    </w:p>
    <w:p w14:paraId="287C8D14" w14:textId="77777777" w:rsidR="00A06196" w:rsidRDefault="00A06196" w:rsidP="00A06196">
      <w:pPr>
        <w:bidi/>
        <w:jc w:val="both"/>
        <w:rPr>
          <w:rFonts w:ascii="B Lotus" w:eastAsia="Calibri" w:hAnsi="B Lotus" w:cs="B Lotus"/>
          <w:b/>
          <w:bCs/>
          <w:sz w:val="24"/>
          <w:szCs w:val="24"/>
          <w:highlight w:val="yellow"/>
          <w:rtl/>
        </w:rPr>
      </w:pPr>
    </w:p>
    <w:p w14:paraId="4D3D10FC" w14:textId="77777777" w:rsidR="00A06196" w:rsidRDefault="00A06196" w:rsidP="00A06196">
      <w:pPr>
        <w:bidi/>
        <w:jc w:val="both"/>
        <w:rPr>
          <w:rFonts w:ascii="B Lotus" w:eastAsia="Calibri" w:hAnsi="B Lotus" w:cs="B Lotus"/>
          <w:b/>
          <w:bCs/>
          <w:sz w:val="24"/>
          <w:szCs w:val="24"/>
          <w:highlight w:val="yellow"/>
          <w:rtl/>
        </w:rPr>
      </w:pPr>
    </w:p>
    <w:p w14:paraId="3AC1606D" w14:textId="77777777" w:rsidR="00A06196" w:rsidRDefault="00A06196" w:rsidP="00A06196">
      <w:pPr>
        <w:bidi/>
        <w:jc w:val="both"/>
        <w:rPr>
          <w:rFonts w:ascii="B Lotus" w:eastAsia="Calibri" w:hAnsi="B Lotus" w:cs="B Lotus"/>
          <w:b/>
          <w:bCs/>
          <w:sz w:val="24"/>
          <w:szCs w:val="24"/>
          <w:highlight w:val="yellow"/>
          <w:rtl/>
        </w:rPr>
      </w:pPr>
    </w:p>
    <w:p w14:paraId="279CF703" w14:textId="77777777" w:rsidR="00A06196" w:rsidRDefault="00A06196" w:rsidP="00A06196">
      <w:pPr>
        <w:bidi/>
        <w:jc w:val="both"/>
        <w:rPr>
          <w:rFonts w:ascii="B Lotus" w:eastAsia="Calibri" w:hAnsi="B Lotus" w:cs="B Lotus"/>
          <w:b/>
          <w:bCs/>
          <w:sz w:val="24"/>
          <w:szCs w:val="24"/>
          <w:highlight w:val="yellow"/>
          <w:rtl/>
        </w:rPr>
      </w:pPr>
    </w:p>
    <w:p w14:paraId="4BBCF785" w14:textId="77777777" w:rsidR="00A06196" w:rsidRDefault="00A06196" w:rsidP="00A06196">
      <w:pPr>
        <w:bidi/>
        <w:jc w:val="both"/>
        <w:rPr>
          <w:rFonts w:ascii="B Lotus" w:eastAsia="Calibri" w:hAnsi="B Lotus" w:cs="B Lotus"/>
          <w:b/>
          <w:bCs/>
          <w:sz w:val="24"/>
          <w:szCs w:val="24"/>
          <w:highlight w:val="yellow"/>
          <w:rtl/>
        </w:rPr>
      </w:pPr>
    </w:p>
    <w:p w14:paraId="2B708375" w14:textId="77777777" w:rsidR="00A06196" w:rsidRDefault="00A06196" w:rsidP="00A06196">
      <w:pPr>
        <w:bidi/>
        <w:jc w:val="both"/>
        <w:rPr>
          <w:rFonts w:ascii="B Lotus" w:eastAsia="Calibri" w:hAnsi="B Lotus" w:cs="B Lotus"/>
          <w:b/>
          <w:bCs/>
          <w:sz w:val="24"/>
          <w:szCs w:val="24"/>
          <w:highlight w:val="yellow"/>
          <w:rtl/>
        </w:rPr>
      </w:pPr>
    </w:p>
    <w:p w14:paraId="166FE6B0" w14:textId="77777777" w:rsidR="00A06196" w:rsidRDefault="00A06196" w:rsidP="00A06196">
      <w:pPr>
        <w:bidi/>
        <w:jc w:val="both"/>
        <w:rPr>
          <w:rFonts w:ascii="B Lotus" w:eastAsia="Calibri" w:hAnsi="B Lotus" w:cs="B Lotus"/>
          <w:b/>
          <w:bCs/>
          <w:sz w:val="24"/>
          <w:szCs w:val="24"/>
          <w:highlight w:val="yellow"/>
          <w:rtl/>
        </w:rPr>
      </w:pPr>
    </w:p>
    <w:p w14:paraId="5DF1B6D7" w14:textId="77777777" w:rsidR="00A06196" w:rsidRDefault="00A06196" w:rsidP="00A06196">
      <w:pPr>
        <w:bidi/>
        <w:jc w:val="both"/>
        <w:rPr>
          <w:rFonts w:ascii="B Lotus" w:eastAsia="Calibri" w:hAnsi="B Lotus" w:cs="B Lotus"/>
          <w:b/>
          <w:bCs/>
          <w:sz w:val="24"/>
          <w:szCs w:val="24"/>
          <w:highlight w:val="yellow"/>
          <w:rtl/>
        </w:rPr>
      </w:pPr>
    </w:p>
    <w:p w14:paraId="1D004C32" w14:textId="77777777" w:rsidR="00A06196" w:rsidRDefault="00A06196" w:rsidP="00A06196">
      <w:pPr>
        <w:bidi/>
        <w:jc w:val="both"/>
        <w:rPr>
          <w:rFonts w:ascii="B Lotus" w:eastAsia="Calibri" w:hAnsi="B Lotus" w:cs="B Lotus"/>
          <w:b/>
          <w:bCs/>
          <w:sz w:val="24"/>
          <w:szCs w:val="24"/>
          <w:highlight w:val="yellow"/>
          <w:rtl/>
        </w:rPr>
      </w:pPr>
    </w:p>
    <w:p w14:paraId="2F77D7D5" w14:textId="77777777" w:rsidR="00A06196" w:rsidRDefault="00A06196" w:rsidP="00A06196">
      <w:pPr>
        <w:bidi/>
        <w:jc w:val="both"/>
        <w:rPr>
          <w:rFonts w:ascii="B Lotus" w:eastAsia="Calibri" w:hAnsi="B Lotus" w:cs="B Lotus"/>
          <w:b/>
          <w:bCs/>
          <w:sz w:val="24"/>
          <w:szCs w:val="24"/>
          <w:highlight w:val="yellow"/>
          <w:rtl/>
        </w:rPr>
      </w:pPr>
    </w:p>
    <w:p w14:paraId="239FCCAA" w14:textId="77777777" w:rsidR="00A06196" w:rsidRDefault="00A06196" w:rsidP="00A06196">
      <w:pPr>
        <w:bidi/>
        <w:jc w:val="both"/>
        <w:rPr>
          <w:rFonts w:ascii="B Lotus" w:eastAsia="Calibri" w:hAnsi="B Lotus" w:cs="B Lotus"/>
          <w:b/>
          <w:bCs/>
          <w:sz w:val="24"/>
          <w:szCs w:val="24"/>
          <w:highlight w:val="yellow"/>
          <w:rtl/>
        </w:rPr>
      </w:pPr>
    </w:p>
    <w:p w14:paraId="447B57C5" w14:textId="77777777" w:rsidR="00A06196" w:rsidRDefault="00A06196" w:rsidP="00A06196">
      <w:pPr>
        <w:bidi/>
        <w:jc w:val="both"/>
        <w:rPr>
          <w:rFonts w:ascii="B Lotus" w:eastAsia="Calibri" w:hAnsi="B Lotus" w:cs="B Lotus"/>
          <w:b/>
          <w:bCs/>
          <w:sz w:val="24"/>
          <w:szCs w:val="24"/>
          <w:highlight w:val="yellow"/>
          <w:rtl/>
        </w:rPr>
      </w:pPr>
    </w:p>
    <w:p w14:paraId="4AE2FB61" w14:textId="77777777" w:rsidR="00A06196" w:rsidRDefault="00A06196" w:rsidP="00A06196">
      <w:pPr>
        <w:bidi/>
        <w:jc w:val="both"/>
        <w:rPr>
          <w:rFonts w:ascii="B Lotus" w:eastAsia="Calibri" w:hAnsi="B Lotus" w:cs="B Lotus"/>
          <w:b/>
          <w:bCs/>
          <w:sz w:val="24"/>
          <w:szCs w:val="24"/>
          <w:highlight w:val="yellow"/>
          <w:rtl/>
        </w:rPr>
      </w:pPr>
    </w:p>
    <w:p w14:paraId="00D297C7" w14:textId="77777777" w:rsidR="000E7BB7" w:rsidRDefault="000E7BB7" w:rsidP="000E7BB7">
      <w:pPr>
        <w:bidi/>
        <w:jc w:val="both"/>
        <w:rPr>
          <w:rFonts w:ascii="B Lotus" w:eastAsia="Calibri" w:hAnsi="B Lotus" w:cs="B Lotus"/>
          <w:b/>
          <w:bCs/>
          <w:sz w:val="24"/>
          <w:szCs w:val="24"/>
          <w:highlight w:val="yellow"/>
          <w:rtl/>
        </w:rPr>
      </w:pPr>
    </w:p>
    <w:p w14:paraId="2A15511C" w14:textId="77777777" w:rsidR="00A06196" w:rsidRDefault="00A06196" w:rsidP="00A06196">
      <w:pPr>
        <w:bidi/>
        <w:jc w:val="both"/>
        <w:rPr>
          <w:rFonts w:ascii="B Lotus" w:eastAsia="Calibri" w:hAnsi="B Lotus" w:cs="B Lotus"/>
          <w:b/>
          <w:bCs/>
          <w:sz w:val="24"/>
          <w:szCs w:val="24"/>
          <w:highlight w:val="yellow"/>
          <w:rtl/>
        </w:rPr>
      </w:pPr>
    </w:p>
    <w:p w14:paraId="0ED57246" w14:textId="77777777" w:rsidR="00A06196" w:rsidRPr="005A0AF7" w:rsidRDefault="00A06196" w:rsidP="00A06196">
      <w:pPr>
        <w:bidi/>
        <w:jc w:val="both"/>
        <w:rPr>
          <w:rFonts w:ascii="B Lotus" w:eastAsia="Calibri" w:hAnsi="B Lotus" w:cs="B Nazanin"/>
          <w:b/>
          <w:bCs/>
          <w:sz w:val="28"/>
          <w:szCs w:val="28"/>
          <w:rtl/>
        </w:rPr>
      </w:pPr>
      <w:r w:rsidRPr="005A0AF7">
        <w:rPr>
          <w:rFonts w:ascii="B Lotus" w:eastAsia="Calibri" w:hAnsi="B Lotus" w:cs="B Nazanin" w:hint="cs"/>
          <w:b/>
          <w:bCs/>
          <w:sz w:val="28"/>
          <w:szCs w:val="28"/>
          <w:rtl/>
        </w:rPr>
        <w:t xml:space="preserve">مقدمه </w:t>
      </w:r>
    </w:p>
    <w:p w14:paraId="2D8D90E7" w14:textId="77777777" w:rsidR="00A06196" w:rsidRPr="005A0AF7" w:rsidRDefault="00A06196" w:rsidP="00D84CF1">
      <w:pPr>
        <w:bidi/>
        <w:ind w:firstLine="227"/>
        <w:jc w:val="both"/>
        <w:rPr>
          <w:rFonts w:ascii="B Lotus" w:eastAsia="Calibri" w:hAnsi="B Lotus" w:cs="B Lotus"/>
          <w:sz w:val="24"/>
          <w:szCs w:val="24"/>
          <w:rtl/>
          <w:lang w:bidi="fa-IR"/>
        </w:rPr>
      </w:pPr>
      <w:r w:rsidRPr="005A0AF7">
        <w:rPr>
          <w:rFonts w:ascii="B Lotus" w:eastAsia="Calibri" w:hAnsi="B Lotus" w:cs="B Lotus" w:hint="cs"/>
          <w:sz w:val="24"/>
          <w:szCs w:val="24"/>
          <w:rtl/>
          <w:lang w:bidi="fa-IR"/>
        </w:rPr>
        <w:lastRenderedPageBreak/>
        <w:t>دومین گام در گزارش راهبردی فهم دقیق از موضوع مورد بررسی است. بدون فهم دقیق از موضوع مورد نظر، چندین آفت گریبان</w:t>
      </w:r>
      <w:ins w:id="2902" w:author="Mehrnazi Boojari" w:date="2019-01-08T02:14:00Z">
        <w:r w:rsidR="00175889">
          <w:rPr>
            <w:rFonts w:ascii="B Lotus" w:eastAsia="Calibri" w:hAnsi="B Lotus" w:cs="B Nazanin" w:hint="cs"/>
            <w:sz w:val="24"/>
            <w:szCs w:val="24"/>
            <w:rtl/>
            <w:lang w:bidi="fa-IR"/>
          </w:rPr>
          <w:t>‌</w:t>
        </w:r>
      </w:ins>
      <w:del w:id="2903" w:author="Mehrnazi Boojari" w:date="2019-01-08T02:14:00Z">
        <w:r w:rsidRPr="005A0AF7" w:rsidDel="00175889">
          <w:rPr>
            <w:rFonts w:ascii="B Lotus" w:eastAsia="Calibri" w:hAnsi="B Lotus" w:cs="B Lotus" w:hint="cs"/>
            <w:sz w:val="24"/>
            <w:szCs w:val="24"/>
            <w:rtl/>
            <w:lang w:bidi="fa-IR"/>
          </w:rPr>
          <w:delText xml:space="preserve"> </w:delText>
        </w:r>
      </w:del>
      <w:r w:rsidRPr="005A0AF7">
        <w:rPr>
          <w:rFonts w:ascii="B Lotus" w:eastAsia="Calibri" w:hAnsi="B Lotus" w:cs="B Lotus" w:hint="cs"/>
          <w:sz w:val="24"/>
          <w:szCs w:val="24"/>
          <w:rtl/>
          <w:lang w:bidi="fa-IR"/>
        </w:rPr>
        <w:t>گیر گزارش راهبردی خواهد شد</w:t>
      </w:r>
      <w:del w:id="2904" w:author="Mehrnazi Boojari" w:date="2019-01-08T02:15:00Z">
        <w:r w:rsidRPr="005A0AF7" w:rsidDel="00011A5C">
          <w:rPr>
            <w:rFonts w:ascii="B Lotus" w:eastAsia="Calibri" w:hAnsi="B Lotus" w:cs="B Lotus" w:hint="cs"/>
            <w:sz w:val="24"/>
            <w:szCs w:val="24"/>
            <w:rtl/>
            <w:lang w:bidi="fa-IR"/>
          </w:rPr>
          <w:delText xml:space="preserve">. </w:delText>
        </w:r>
      </w:del>
      <w:ins w:id="2905" w:author="Mehrnazi Boojari" w:date="2019-01-10T06:14:00Z">
        <w:r w:rsidR="00D84CF1">
          <w:rPr>
            <w:rFonts w:ascii="B Lotus" w:eastAsia="Calibri" w:hAnsi="B Lotus" w:cs="B Lotus" w:hint="cs"/>
            <w:sz w:val="24"/>
            <w:szCs w:val="24"/>
            <w:rtl/>
            <w:lang w:bidi="fa-IR"/>
          </w:rPr>
          <w:t>؛</w:t>
        </w:r>
      </w:ins>
      <w:ins w:id="2906" w:author="Mehrnazi Boojari" w:date="2019-01-08T02:15:00Z">
        <w:r w:rsidR="00011A5C" w:rsidRPr="005A0AF7">
          <w:rPr>
            <w:rFonts w:ascii="B Lotus" w:eastAsia="Calibri" w:hAnsi="B Lotus" w:cs="B Lotus" w:hint="cs"/>
            <w:sz w:val="24"/>
            <w:szCs w:val="24"/>
            <w:rtl/>
            <w:lang w:bidi="fa-IR"/>
          </w:rPr>
          <w:t xml:space="preserve"> </w:t>
        </w:r>
      </w:ins>
      <w:ins w:id="2907" w:author="Mehrnazi Boojari" w:date="2019-01-10T06:15:00Z">
        <w:r w:rsidR="00D84CF1">
          <w:rPr>
            <w:rFonts w:ascii="B Lotus" w:eastAsia="Calibri" w:hAnsi="B Lotus" w:cs="B Nazanin" w:hint="cs"/>
            <w:sz w:val="24"/>
            <w:szCs w:val="24"/>
            <w:rtl/>
            <w:lang w:bidi="fa-IR"/>
          </w:rPr>
          <w:t>‌</w:t>
        </w:r>
      </w:ins>
      <w:del w:id="2908" w:author="Mehrnazi Boojari" w:date="2019-01-10T06:15:00Z">
        <w:r w:rsidRPr="005A0AF7" w:rsidDel="00D84CF1">
          <w:rPr>
            <w:rFonts w:ascii="B Lotus" w:eastAsia="Calibri" w:hAnsi="B Lotus" w:cs="B Lotus" w:hint="cs"/>
            <w:sz w:val="24"/>
            <w:szCs w:val="24"/>
            <w:rtl/>
            <w:lang w:bidi="fa-IR"/>
          </w:rPr>
          <w:delText xml:space="preserve">که </w:delText>
        </w:r>
      </w:del>
      <w:r w:rsidRPr="005A0AF7">
        <w:rPr>
          <w:rFonts w:ascii="B Lotus" w:eastAsia="Calibri" w:hAnsi="B Lotus" w:cs="B Lotus" w:hint="cs"/>
          <w:sz w:val="24"/>
          <w:szCs w:val="24"/>
          <w:rtl/>
          <w:lang w:bidi="fa-IR"/>
        </w:rPr>
        <w:t>از جمله</w:t>
      </w:r>
      <w:ins w:id="2909" w:author="Mehrnazi Boojari" w:date="2019-01-10T06:15:00Z">
        <w:r w:rsidR="00D84CF1">
          <w:rPr>
            <w:rFonts w:ascii="B Lotus" w:eastAsia="Calibri" w:hAnsi="B Lotus" w:cs="B Nazanin" w:hint="cs"/>
            <w:sz w:val="24"/>
            <w:szCs w:val="24"/>
            <w:rtl/>
            <w:lang w:bidi="fa-IR"/>
          </w:rPr>
          <w:t>‌</w:t>
        </w:r>
      </w:ins>
      <w:del w:id="2910" w:author="Mehrnazi Boojari" w:date="2019-01-10T06:15:00Z">
        <w:r w:rsidRPr="005A0AF7" w:rsidDel="00D84CF1">
          <w:rPr>
            <w:rFonts w:ascii="B Lotus" w:eastAsia="Calibri" w:hAnsi="B Lotus" w:cs="B Lotus" w:hint="cs"/>
            <w:sz w:val="24"/>
            <w:szCs w:val="24"/>
            <w:rtl/>
            <w:lang w:bidi="fa-IR"/>
          </w:rPr>
          <w:delText xml:space="preserve"> این آفت</w:delText>
        </w:r>
      </w:del>
      <w:del w:id="2911" w:author="Mehrnazi Boojari" w:date="2019-01-07T09:45:00Z">
        <w:r w:rsidRPr="005A0AF7" w:rsidDel="006F7CCF">
          <w:rPr>
            <w:rFonts w:ascii="B Lotus" w:eastAsia="Calibri" w:hAnsi="B Lotus" w:cs="B Lotus" w:hint="cs"/>
            <w:sz w:val="24"/>
            <w:szCs w:val="24"/>
            <w:rtl/>
            <w:lang w:bidi="fa-IR"/>
          </w:rPr>
          <w:delText xml:space="preserve"> ها </w:delText>
        </w:r>
      </w:del>
      <w:del w:id="2912" w:author="Mehrnazi Boojari" w:date="2019-01-07T10:53:00Z">
        <w:r w:rsidRPr="005A0AF7" w:rsidDel="006A1F1D">
          <w:rPr>
            <w:rFonts w:ascii="B Lotus" w:eastAsia="Calibri" w:hAnsi="B Lotus" w:cs="B Lotus" w:hint="cs"/>
            <w:sz w:val="24"/>
            <w:szCs w:val="24"/>
            <w:rtl/>
            <w:lang w:bidi="fa-IR"/>
          </w:rPr>
          <w:delText>عبارتند از :</w:delText>
        </w:r>
      </w:del>
      <w:ins w:id="2913" w:author="Mehrnazi Boojari" w:date="2019-01-07T10:53:00Z">
        <w:r w:rsidR="006A1F1D">
          <w:rPr>
            <w:rFonts w:ascii="B Lotus" w:eastAsia="Calibri" w:hAnsi="B Lotus" w:cs="B Lotus" w:hint="cs"/>
            <w:sz w:val="24"/>
            <w:szCs w:val="24"/>
            <w:rtl/>
            <w:lang w:bidi="fa-IR"/>
          </w:rPr>
          <w:t>:</w:t>
        </w:r>
      </w:ins>
    </w:p>
    <w:p w14:paraId="2AFCC938" w14:textId="77777777" w:rsidR="00A06196" w:rsidRPr="005A0AF7" w:rsidRDefault="00A06196" w:rsidP="00D84CF1">
      <w:pPr>
        <w:numPr>
          <w:ilvl w:val="0"/>
          <w:numId w:val="47"/>
        </w:numPr>
        <w:bidi/>
        <w:spacing w:after="200" w:line="276" w:lineRule="auto"/>
        <w:ind w:left="524" w:hanging="284"/>
        <w:contextualSpacing/>
        <w:jc w:val="both"/>
        <w:rPr>
          <w:rFonts w:ascii="B Lotus" w:eastAsia="Calibri" w:hAnsi="B Lotus" w:cs="B Lotus"/>
          <w:sz w:val="24"/>
          <w:szCs w:val="24"/>
          <w:rtl/>
          <w:lang w:bidi="fa-IR"/>
        </w:rPr>
      </w:pPr>
      <w:r w:rsidRPr="005A0AF7">
        <w:rPr>
          <w:rFonts w:ascii="B Lotus" w:eastAsia="Calibri" w:hAnsi="B Lotus" w:cs="B Lotus" w:hint="cs"/>
          <w:b/>
          <w:bCs/>
          <w:sz w:val="24"/>
          <w:szCs w:val="24"/>
          <w:rtl/>
          <w:lang w:bidi="fa-IR"/>
        </w:rPr>
        <w:t>فاصله</w:t>
      </w:r>
      <w:ins w:id="2914" w:author="Mehrnazi Boojari" w:date="2019-01-10T06:15:00Z">
        <w:r w:rsidR="00D84CF1">
          <w:rPr>
            <w:rFonts w:ascii="B Lotus" w:eastAsia="Calibri" w:hAnsi="B Lotus" w:cs="B Nazanin" w:hint="cs"/>
            <w:b/>
            <w:bCs/>
            <w:sz w:val="24"/>
            <w:szCs w:val="24"/>
            <w:rtl/>
            <w:lang w:bidi="fa-IR"/>
          </w:rPr>
          <w:t>‌</w:t>
        </w:r>
      </w:ins>
      <w:del w:id="2915" w:author="Mehrnazi Boojari" w:date="2019-01-10T06:15:00Z">
        <w:r w:rsidRPr="005A0AF7" w:rsidDel="00D84CF1">
          <w:rPr>
            <w:rFonts w:ascii="B Lotus" w:eastAsia="Calibri" w:hAnsi="B Lotus" w:cs="B Lotus" w:hint="cs"/>
            <w:b/>
            <w:bCs/>
            <w:sz w:val="24"/>
            <w:szCs w:val="24"/>
            <w:rtl/>
            <w:lang w:bidi="fa-IR"/>
          </w:rPr>
          <w:delText xml:space="preserve"> </w:delText>
        </w:r>
      </w:del>
      <w:r w:rsidRPr="005A0AF7">
        <w:rPr>
          <w:rFonts w:ascii="B Lotus" w:eastAsia="Calibri" w:hAnsi="B Lotus" w:cs="B Lotus" w:hint="cs"/>
          <w:b/>
          <w:bCs/>
          <w:sz w:val="24"/>
          <w:szCs w:val="24"/>
          <w:rtl/>
          <w:lang w:bidi="fa-IR"/>
        </w:rPr>
        <w:t>گرفتن از هدف اصلی</w:t>
      </w:r>
      <w:del w:id="2916" w:author="Mehrnazi Boojari" w:date="2019-01-08T02:15:00Z">
        <w:r w:rsidRPr="005A0AF7" w:rsidDel="00011A5C">
          <w:rPr>
            <w:rFonts w:ascii="B Lotus" w:eastAsia="Calibri" w:hAnsi="B Lotus" w:cs="B Lotus" w:hint="cs"/>
            <w:b/>
            <w:bCs/>
            <w:sz w:val="24"/>
            <w:szCs w:val="24"/>
            <w:rtl/>
            <w:lang w:bidi="fa-IR"/>
          </w:rPr>
          <w:delText>؛</w:delText>
        </w:r>
      </w:del>
      <w:ins w:id="2917" w:author="Mehrnazi Boojari" w:date="2019-01-08T02:15:00Z">
        <w:r w:rsidR="00011A5C">
          <w:rPr>
            <w:rFonts w:ascii="B Lotus" w:eastAsia="Calibri" w:hAnsi="B Lotus" w:cs="B Lotus" w:hint="cs"/>
            <w:b/>
            <w:bCs/>
            <w:sz w:val="24"/>
            <w:szCs w:val="24"/>
            <w:rtl/>
            <w:lang w:bidi="fa-IR"/>
          </w:rPr>
          <w:t xml:space="preserve">؛ </w:t>
        </w:r>
      </w:ins>
      <w:r w:rsidRPr="005A0AF7">
        <w:rPr>
          <w:rFonts w:ascii="B Lotus" w:eastAsia="Calibri" w:hAnsi="B Lotus" w:cs="B Lotus" w:hint="cs"/>
          <w:sz w:val="24"/>
          <w:szCs w:val="24"/>
          <w:rtl/>
          <w:lang w:bidi="fa-IR"/>
        </w:rPr>
        <w:t>بدون فهم دقیق موضوع این امکان وجود دارد که در روند گزارش هدف اصلی فراموش ش</w:t>
      </w:r>
      <w:ins w:id="2918" w:author="Mehrnazi Boojari" w:date="2019-01-10T06:15:00Z">
        <w:r w:rsidR="00D84CF1">
          <w:rPr>
            <w:rFonts w:ascii="B Lotus" w:eastAsia="Calibri" w:hAnsi="B Lotus" w:cs="B Lotus" w:hint="cs"/>
            <w:sz w:val="24"/>
            <w:szCs w:val="24"/>
            <w:rtl/>
            <w:lang w:bidi="fa-IR"/>
          </w:rPr>
          <w:t>و</w:t>
        </w:r>
      </w:ins>
      <w:r w:rsidRPr="005A0AF7">
        <w:rPr>
          <w:rFonts w:ascii="B Lotus" w:eastAsia="Calibri" w:hAnsi="B Lotus" w:cs="B Lotus" w:hint="cs"/>
          <w:sz w:val="24"/>
          <w:szCs w:val="24"/>
          <w:rtl/>
          <w:lang w:bidi="fa-IR"/>
        </w:rPr>
        <w:t>د</w:t>
      </w:r>
      <w:del w:id="2919" w:author="Mehrnazi Boojari" w:date="2019-01-10T06:15:00Z">
        <w:r w:rsidRPr="005A0AF7" w:rsidDel="00D84CF1">
          <w:rPr>
            <w:rFonts w:ascii="B Lotus" w:eastAsia="Calibri" w:hAnsi="B Lotus" w:cs="B Lotus" w:hint="cs"/>
            <w:sz w:val="24"/>
            <w:szCs w:val="24"/>
            <w:rtl/>
            <w:lang w:bidi="fa-IR"/>
          </w:rPr>
          <w:delText>ه</w:delText>
        </w:r>
      </w:del>
      <w:r w:rsidRPr="005A0AF7">
        <w:rPr>
          <w:rFonts w:ascii="B Lotus" w:eastAsia="Calibri" w:hAnsi="B Lotus" w:cs="B Lotus" w:hint="cs"/>
          <w:sz w:val="24"/>
          <w:szCs w:val="24"/>
          <w:rtl/>
          <w:lang w:bidi="fa-IR"/>
        </w:rPr>
        <w:t xml:space="preserve"> و به انحراف رود.</w:t>
      </w:r>
    </w:p>
    <w:p w14:paraId="3EC03CA0" w14:textId="77777777" w:rsidR="00A06196" w:rsidRPr="005A0AF7" w:rsidRDefault="00A06196" w:rsidP="00011A5C">
      <w:pPr>
        <w:numPr>
          <w:ilvl w:val="0"/>
          <w:numId w:val="47"/>
        </w:numPr>
        <w:bidi/>
        <w:spacing w:after="200" w:line="276" w:lineRule="auto"/>
        <w:ind w:left="524" w:hanging="284"/>
        <w:contextualSpacing/>
        <w:jc w:val="both"/>
        <w:rPr>
          <w:rFonts w:ascii="B Lotus" w:eastAsia="Calibri" w:hAnsi="B Lotus" w:cs="B Lotus"/>
          <w:sz w:val="24"/>
          <w:szCs w:val="24"/>
          <w:rtl/>
          <w:lang w:bidi="fa-IR"/>
        </w:rPr>
      </w:pPr>
      <w:r w:rsidRPr="005A0AF7">
        <w:rPr>
          <w:rFonts w:ascii="B Lotus" w:eastAsia="Calibri" w:hAnsi="B Lotus" w:cs="B Lotus" w:hint="cs"/>
          <w:b/>
          <w:bCs/>
          <w:sz w:val="24"/>
          <w:szCs w:val="24"/>
          <w:rtl/>
          <w:lang w:bidi="fa-IR"/>
        </w:rPr>
        <w:t>عدم شناسایی چالش</w:t>
      </w:r>
      <w:del w:id="2920" w:author="Mehrnazi Boojari" w:date="2019-01-07T09:45:00Z">
        <w:r w:rsidRPr="005A0AF7" w:rsidDel="006F7CCF">
          <w:rPr>
            <w:rFonts w:ascii="B Lotus" w:eastAsia="Calibri" w:hAnsi="B Lotus" w:cs="B Lotus" w:hint="cs"/>
            <w:b/>
            <w:bCs/>
            <w:sz w:val="24"/>
            <w:szCs w:val="24"/>
            <w:rtl/>
            <w:lang w:bidi="fa-IR"/>
          </w:rPr>
          <w:delText xml:space="preserve"> ها </w:delText>
        </w:r>
      </w:del>
      <w:ins w:id="2921" w:author="Mehrnazi Boojari" w:date="2019-01-07T09:45:00Z">
        <w:r w:rsidR="006F7CCF">
          <w:rPr>
            <w:rFonts w:ascii="B Lotus" w:eastAsia="Calibri" w:hAnsi="B Lotus" w:cs="B Lotus" w:hint="cs"/>
            <w:b/>
            <w:bCs/>
            <w:sz w:val="24"/>
            <w:szCs w:val="24"/>
            <w:rtl/>
            <w:lang w:bidi="fa-IR"/>
          </w:rPr>
          <w:t xml:space="preserve">‌ها </w:t>
        </w:r>
      </w:ins>
      <w:r w:rsidRPr="005A0AF7">
        <w:rPr>
          <w:rFonts w:ascii="B Lotus" w:eastAsia="Calibri" w:hAnsi="B Lotus" w:cs="B Lotus" w:hint="cs"/>
          <w:b/>
          <w:bCs/>
          <w:sz w:val="24"/>
          <w:szCs w:val="24"/>
          <w:rtl/>
          <w:lang w:bidi="fa-IR"/>
        </w:rPr>
        <w:t>و مسائل اصلی موضوع</w:t>
      </w:r>
      <w:r w:rsidRPr="005A0AF7">
        <w:rPr>
          <w:rFonts w:ascii="B Lotus" w:eastAsia="Calibri" w:hAnsi="B Lotus" w:cs="B Lotus" w:hint="cs"/>
          <w:sz w:val="24"/>
          <w:szCs w:val="24"/>
          <w:rtl/>
          <w:lang w:bidi="fa-IR"/>
        </w:rPr>
        <w:t>؛ زمانی که فهم دقیقی از موضوع مورد نظر وجود نداشته باشد</w:t>
      </w:r>
      <w:ins w:id="2922" w:author="Mehrnazi Boojari" w:date="2019-01-08T03:20:00Z">
        <w:r w:rsidR="006770E1">
          <w:rPr>
            <w:rFonts w:ascii="B Lotus" w:eastAsia="Calibri" w:hAnsi="B Lotus" w:cs="B Lotus" w:hint="cs"/>
            <w:sz w:val="24"/>
            <w:szCs w:val="24"/>
            <w:rtl/>
            <w:lang w:bidi="fa-IR"/>
          </w:rPr>
          <w:t>،</w:t>
        </w:r>
      </w:ins>
      <w:r w:rsidRPr="005A0AF7">
        <w:rPr>
          <w:rFonts w:ascii="B Lotus" w:eastAsia="Calibri" w:hAnsi="B Lotus" w:cs="B Lotus" w:hint="cs"/>
          <w:sz w:val="24"/>
          <w:szCs w:val="24"/>
          <w:rtl/>
          <w:lang w:bidi="fa-IR"/>
        </w:rPr>
        <w:t xml:space="preserve"> </w:t>
      </w:r>
      <w:ins w:id="2923" w:author="Mehrnazi Boojari" w:date="2019-01-10T06:15:00Z">
        <w:r w:rsidR="00D84CF1">
          <w:rPr>
            <w:rFonts w:ascii="B Lotus" w:eastAsia="Calibri" w:hAnsi="B Lotus" w:cs="B Lotus" w:hint="cs"/>
            <w:sz w:val="24"/>
            <w:szCs w:val="24"/>
            <w:rtl/>
            <w:lang w:bidi="fa-IR"/>
          </w:rPr>
          <w:t>به</w:t>
        </w:r>
        <w:r w:rsidR="00D84CF1">
          <w:rPr>
            <w:rFonts w:ascii="B Lotus" w:eastAsia="Calibri" w:hAnsi="B Lotus" w:cs="B Nazanin" w:hint="cs"/>
            <w:sz w:val="24"/>
            <w:szCs w:val="24"/>
            <w:rtl/>
            <w:lang w:bidi="fa-IR"/>
          </w:rPr>
          <w:t>‌</w:t>
        </w:r>
        <w:r w:rsidR="00D84CF1">
          <w:rPr>
            <w:rFonts w:ascii="B Lotus" w:eastAsia="Calibri" w:hAnsi="B Lotus" w:cs="B Lotus" w:hint="cs"/>
            <w:sz w:val="24"/>
            <w:szCs w:val="24"/>
            <w:rtl/>
            <w:lang w:bidi="fa-IR"/>
          </w:rPr>
          <w:t xml:space="preserve">طور </w:t>
        </w:r>
      </w:ins>
      <w:r w:rsidRPr="005A0AF7">
        <w:rPr>
          <w:rFonts w:ascii="B Lotus" w:eastAsia="Calibri" w:hAnsi="B Lotus" w:cs="B Lotus" w:hint="cs"/>
          <w:sz w:val="24"/>
          <w:szCs w:val="24"/>
          <w:rtl/>
          <w:lang w:bidi="fa-IR"/>
        </w:rPr>
        <w:t>یقین</w:t>
      </w:r>
      <w:del w:id="2924" w:author="Mehrnazi Boojari" w:date="2019-01-10T06:15:00Z">
        <w:r w:rsidRPr="005A0AF7" w:rsidDel="00D84CF1">
          <w:rPr>
            <w:rFonts w:ascii="B Lotus" w:eastAsia="Calibri" w:hAnsi="B Lotus" w:cs="B Lotus" w:hint="cs"/>
            <w:sz w:val="24"/>
            <w:szCs w:val="24"/>
            <w:rtl/>
            <w:lang w:bidi="fa-IR"/>
          </w:rPr>
          <w:delText>ا</w:delText>
        </w:r>
      </w:del>
      <w:r w:rsidRPr="005A0AF7">
        <w:rPr>
          <w:rFonts w:ascii="B Lotus" w:eastAsia="Calibri" w:hAnsi="B Lotus" w:cs="B Lotus" w:hint="cs"/>
          <w:sz w:val="24"/>
          <w:szCs w:val="24"/>
          <w:rtl/>
          <w:lang w:bidi="fa-IR"/>
        </w:rPr>
        <w:t xml:space="preserve"> فهم چالش</w:t>
      </w:r>
      <w:del w:id="2925" w:author="Mehrnazi Boojari" w:date="2019-01-07T09:45:00Z">
        <w:r w:rsidRPr="005A0AF7" w:rsidDel="006F7CCF">
          <w:rPr>
            <w:rFonts w:ascii="B Lotus" w:eastAsia="Calibri" w:hAnsi="B Lotus" w:cs="B Lotus" w:hint="cs"/>
            <w:sz w:val="24"/>
            <w:szCs w:val="24"/>
            <w:rtl/>
            <w:lang w:bidi="fa-IR"/>
          </w:rPr>
          <w:delText xml:space="preserve"> ها </w:delText>
        </w:r>
      </w:del>
      <w:ins w:id="2926" w:author="Mehrnazi Boojari" w:date="2019-01-07T09:45:00Z">
        <w:r w:rsidR="006F7CCF">
          <w:rPr>
            <w:rFonts w:ascii="B Lotus" w:eastAsia="Calibri" w:hAnsi="B Lotus" w:cs="B Lotus" w:hint="cs"/>
            <w:sz w:val="24"/>
            <w:szCs w:val="24"/>
            <w:rtl/>
            <w:lang w:bidi="fa-IR"/>
          </w:rPr>
          <w:t xml:space="preserve">‌ها </w:t>
        </w:r>
      </w:ins>
      <w:r w:rsidRPr="005A0AF7">
        <w:rPr>
          <w:rFonts w:ascii="B Lotus" w:eastAsia="Calibri" w:hAnsi="B Lotus" w:cs="B Lotus" w:hint="cs"/>
          <w:sz w:val="24"/>
          <w:szCs w:val="24"/>
          <w:rtl/>
          <w:lang w:bidi="fa-IR"/>
        </w:rPr>
        <w:t>و مسائل اصلی موضوع نیز به</w:t>
      </w:r>
      <w:ins w:id="2927" w:author="Mehrnazi Boojari" w:date="2019-01-08T02:15:00Z">
        <w:r w:rsidR="00011A5C">
          <w:rPr>
            <w:rFonts w:ascii="B Lotus" w:eastAsia="Calibri" w:hAnsi="B Lotus" w:cs="B Nazanin" w:hint="cs"/>
            <w:sz w:val="24"/>
            <w:szCs w:val="24"/>
            <w:rtl/>
            <w:lang w:bidi="fa-IR"/>
          </w:rPr>
          <w:t>‌</w:t>
        </w:r>
      </w:ins>
      <w:del w:id="2928" w:author="Mehrnazi Boojari" w:date="2019-01-08T02:15:00Z">
        <w:r w:rsidRPr="005A0AF7" w:rsidDel="00011A5C">
          <w:rPr>
            <w:rFonts w:ascii="B Lotus" w:eastAsia="Calibri" w:hAnsi="B Lotus" w:cs="B Lotus" w:hint="cs"/>
            <w:sz w:val="24"/>
            <w:szCs w:val="24"/>
            <w:rtl/>
            <w:lang w:bidi="fa-IR"/>
          </w:rPr>
          <w:delText xml:space="preserve"> </w:delText>
        </w:r>
      </w:del>
      <w:r w:rsidRPr="005A0AF7">
        <w:rPr>
          <w:rFonts w:ascii="B Lotus" w:eastAsia="Calibri" w:hAnsi="B Lotus" w:cs="B Lotus" w:hint="cs"/>
          <w:sz w:val="24"/>
          <w:szCs w:val="24"/>
          <w:rtl/>
          <w:lang w:bidi="fa-IR"/>
        </w:rPr>
        <w:t>درستی شناسایی</w:t>
      </w:r>
      <w:del w:id="2929" w:author="Mehrnazi Boojari" w:date="2019-01-07T09:49:00Z">
        <w:r w:rsidRPr="005A0AF7" w:rsidDel="006F7CCF">
          <w:rPr>
            <w:rFonts w:ascii="B Lotus" w:eastAsia="Calibri" w:hAnsi="B Lotus" w:cs="B Lotus" w:hint="cs"/>
            <w:sz w:val="24"/>
            <w:szCs w:val="24"/>
            <w:rtl/>
            <w:lang w:bidi="fa-IR"/>
          </w:rPr>
          <w:delText xml:space="preserve"> نمی </w:delText>
        </w:r>
      </w:del>
      <w:ins w:id="2930" w:author="Mehrnazi Boojari" w:date="2019-01-07T09:49:00Z">
        <w:r w:rsidR="006F7CCF">
          <w:rPr>
            <w:rFonts w:ascii="B Lotus" w:eastAsia="Calibri" w:hAnsi="B Lotus" w:cs="B Lotus" w:hint="cs"/>
            <w:sz w:val="24"/>
            <w:szCs w:val="24"/>
            <w:rtl/>
            <w:lang w:bidi="fa-IR"/>
          </w:rPr>
          <w:t xml:space="preserve"> نمی</w:t>
        </w:r>
      </w:ins>
      <w:ins w:id="2931" w:author="Mehrnazi Boojari" w:date="2019-01-08T02:15:00Z">
        <w:r w:rsidR="00011A5C">
          <w:rPr>
            <w:rFonts w:ascii="B Lotus" w:eastAsia="Calibri" w:hAnsi="B Lotus" w:cs="B Nazanin" w:hint="cs"/>
            <w:sz w:val="24"/>
            <w:szCs w:val="24"/>
            <w:rtl/>
            <w:lang w:bidi="fa-IR"/>
          </w:rPr>
          <w:t>‌</w:t>
        </w:r>
        <w:r w:rsidR="00011A5C">
          <w:rPr>
            <w:rFonts w:ascii="B Lotus" w:eastAsia="Calibri" w:hAnsi="B Lotus" w:cs="B Lotus" w:hint="cs"/>
            <w:sz w:val="24"/>
            <w:szCs w:val="24"/>
            <w:rtl/>
            <w:lang w:bidi="fa-IR"/>
          </w:rPr>
          <w:t>شو</w:t>
        </w:r>
      </w:ins>
      <w:del w:id="2932" w:author="Mehrnazi Boojari" w:date="2019-01-08T02:15:00Z">
        <w:r w:rsidRPr="005A0AF7" w:rsidDel="00011A5C">
          <w:rPr>
            <w:rFonts w:ascii="B Lotus" w:eastAsia="Calibri" w:hAnsi="B Lotus" w:cs="B Lotus" w:hint="cs"/>
            <w:sz w:val="24"/>
            <w:szCs w:val="24"/>
            <w:rtl/>
            <w:lang w:bidi="fa-IR"/>
          </w:rPr>
          <w:delText>گرد</w:delText>
        </w:r>
      </w:del>
      <w:r w:rsidRPr="005A0AF7">
        <w:rPr>
          <w:rFonts w:ascii="B Lotus" w:eastAsia="Calibri" w:hAnsi="B Lotus" w:cs="B Lotus" w:hint="cs"/>
          <w:sz w:val="24"/>
          <w:szCs w:val="24"/>
          <w:rtl/>
          <w:lang w:bidi="fa-IR"/>
        </w:rPr>
        <w:t>ند.</w:t>
      </w:r>
    </w:p>
    <w:p w14:paraId="6FE2AF0F" w14:textId="77777777" w:rsidR="00A06196" w:rsidRPr="005A0AF7" w:rsidRDefault="00A06196" w:rsidP="00D84CF1">
      <w:pPr>
        <w:numPr>
          <w:ilvl w:val="0"/>
          <w:numId w:val="47"/>
        </w:numPr>
        <w:bidi/>
        <w:spacing w:after="200" w:line="276" w:lineRule="auto"/>
        <w:ind w:left="524" w:hanging="284"/>
        <w:contextualSpacing/>
        <w:jc w:val="both"/>
        <w:rPr>
          <w:rFonts w:ascii="B Lotus" w:eastAsia="Calibri" w:hAnsi="B Lotus" w:cs="B Lotus"/>
          <w:sz w:val="24"/>
          <w:szCs w:val="24"/>
          <w:rtl/>
          <w:lang w:bidi="fa-IR"/>
        </w:rPr>
      </w:pPr>
      <w:r w:rsidRPr="005A0AF7">
        <w:rPr>
          <w:rFonts w:ascii="B Lotus" w:eastAsia="Calibri" w:hAnsi="B Lotus" w:cs="B Lotus" w:hint="cs"/>
          <w:b/>
          <w:bCs/>
          <w:sz w:val="24"/>
          <w:szCs w:val="24"/>
          <w:rtl/>
          <w:lang w:bidi="fa-IR"/>
        </w:rPr>
        <w:t xml:space="preserve">عدم تحلیل صحیح و ارائه </w:t>
      </w:r>
      <w:del w:id="2933" w:author="Mehrnazi Boojari" w:date="2019-01-07T09:45:00Z">
        <w:r w:rsidRPr="005A0AF7" w:rsidDel="006F7CCF">
          <w:rPr>
            <w:rFonts w:ascii="B Lotus" w:eastAsia="Calibri" w:hAnsi="B Lotus" w:cs="B Lotus" w:hint="cs"/>
            <w:b/>
            <w:bCs/>
            <w:sz w:val="24"/>
            <w:szCs w:val="24"/>
            <w:rtl/>
            <w:lang w:bidi="fa-IR"/>
          </w:rPr>
          <w:delText>راه حل</w:delText>
        </w:r>
      </w:del>
      <w:ins w:id="2934" w:author="Mehrnazi Boojari" w:date="2019-01-07T09:45:00Z">
        <w:r w:rsidR="006F7CCF">
          <w:rPr>
            <w:rFonts w:ascii="B Lotus" w:eastAsia="Calibri" w:hAnsi="B Lotus" w:cs="B Lotus" w:hint="cs"/>
            <w:b/>
            <w:bCs/>
            <w:sz w:val="24"/>
            <w:szCs w:val="24"/>
            <w:rtl/>
            <w:lang w:bidi="fa-IR"/>
          </w:rPr>
          <w:t>راه‌حل</w:t>
        </w:r>
      </w:ins>
      <w:del w:id="2935" w:author="Mehrnazi Boojari" w:date="2019-01-07T09:46:00Z">
        <w:r w:rsidRPr="005A0AF7" w:rsidDel="006F7CCF">
          <w:rPr>
            <w:rFonts w:ascii="B Lotus" w:eastAsia="Calibri" w:hAnsi="B Lotus" w:cs="B Lotus" w:hint="cs"/>
            <w:b/>
            <w:bCs/>
            <w:sz w:val="24"/>
            <w:szCs w:val="24"/>
            <w:rtl/>
            <w:lang w:bidi="fa-IR"/>
          </w:rPr>
          <w:delText xml:space="preserve"> های </w:delText>
        </w:r>
      </w:del>
      <w:ins w:id="2936" w:author="Mehrnazi Boojari" w:date="2019-01-07T09:46:00Z">
        <w:r w:rsidR="006F7CCF">
          <w:rPr>
            <w:rFonts w:ascii="B Lotus" w:eastAsia="Calibri" w:hAnsi="B Lotus" w:cs="B Lotus" w:hint="cs"/>
            <w:b/>
            <w:bCs/>
            <w:sz w:val="24"/>
            <w:szCs w:val="24"/>
            <w:rtl/>
            <w:lang w:bidi="fa-IR"/>
          </w:rPr>
          <w:t xml:space="preserve">‌های </w:t>
        </w:r>
      </w:ins>
      <w:r w:rsidRPr="005A0AF7">
        <w:rPr>
          <w:rFonts w:ascii="B Lotus" w:eastAsia="Calibri" w:hAnsi="B Lotus" w:cs="B Lotus" w:hint="cs"/>
          <w:b/>
          <w:bCs/>
          <w:sz w:val="24"/>
          <w:szCs w:val="24"/>
          <w:rtl/>
          <w:lang w:bidi="fa-IR"/>
        </w:rPr>
        <w:t>بدون پشتوانه و غیر</w:t>
      </w:r>
      <w:ins w:id="2937" w:author="Mehrnazi Boojari" w:date="2019-01-08T02:15:00Z">
        <w:r w:rsidR="00011A5C">
          <w:rPr>
            <w:rFonts w:ascii="B Lotus" w:eastAsia="Calibri" w:hAnsi="B Lotus" w:cs="B Nazanin" w:hint="cs"/>
            <w:b/>
            <w:bCs/>
            <w:sz w:val="24"/>
            <w:szCs w:val="24"/>
            <w:rtl/>
            <w:lang w:bidi="fa-IR"/>
          </w:rPr>
          <w:t>‌</w:t>
        </w:r>
      </w:ins>
      <w:del w:id="2938" w:author="Mehrnazi Boojari" w:date="2019-01-08T02:15:00Z">
        <w:r w:rsidRPr="005A0AF7" w:rsidDel="00011A5C">
          <w:rPr>
            <w:rFonts w:ascii="B Lotus" w:eastAsia="Calibri" w:hAnsi="B Lotus" w:cs="B Lotus" w:hint="cs"/>
            <w:b/>
            <w:bCs/>
            <w:sz w:val="24"/>
            <w:szCs w:val="24"/>
            <w:rtl/>
            <w:lang w:bidi="fa-IR"/>
          </w:rPr>
          <w:delText xml:space="preserve"> </w:delText>
        </w:r>
      </w:del>
      <w:r w:rsidRPr="005A0AF7">
        <w:rPr>
          <w:rFonts w:ascii="B Lotus" w:eastAsia="Calibri" w:hAnsi="B Lotus" w:cs="B Lotus" w:hint="cs"/>
          <w:b/>
          <w:bCs/>
          <w:sz w:val="24"/>
          <w:szCs w:val="24"/>
          <w:rtl/>
          <w:lang w:bidi="fa-IR"/>
        </w:rPr>
        <w:t>عملیاتی؛</w:t>
      </w:r>
      <w:r w:rsidRPr="005A0AF7">
        <w:rPr>
          <w:rFonts w:ascii="B Lotus" w:eastAsia="Calibri" w:hAnsi="B Lotus" w:cs="B Lotus" w:hint="cs"/>
          <w:sz w:val="24"/>
          <w:szCs w:val="24"/>
          <w:rtl/>
          <w:lang w:bidi="fa-IR"/>
        </w:rPr>
        <w:t xml:space="preserve"> </w:t>
      </w:r>
      <w:del w:id="2939" w:author="Mehrnazi Boojari" w:date="2019-01-08T02:15:00Z">
        <w:r w:rsidRPr="005A0AF7" w:rsidDel="00011A5C">
          <w:rPr>
            <w:rFonts w:ascii="B Lotus" w:eastAsia="Calibri" w:hAnsi="B Lotus" w:cs="B Lotus" w:hint="cs"/>
            <w:sz w:val="24"/>
            <w:szCs w:val="24"/>
            <w:rtl/>
            <w:lang w:bidi="fa-IR"/>
          </w:rPr>
          <w:delText>طبیعتا</w:delText>
        </w:r>
      </w:del>
      <w:ins w:id="2940" w:author="Mehrnazi Boojari" w:date="2019-01-08T02:15:00Z">
        <w:r w:rsidR="00011A5C">
          <w:rPr>
            <w:rFonts w:ascii="B Lotus" w:eastAsia="Calibri" w:hAnsi="B Lotus" w:cs="B Lotus" w:hint="cs"/>
            <w:sz w:val="24"/>
            <w:szCs w:val="24"/>
            <w:rtl/>
            <w:lang w:bidi="fa-IR"/>
          </w:rPr>
          <w:t>در</w:t>
        </w:r>
        <w:r w:rsidR="00011A5C">
          <w:rPr>
            <w:rFonts w:ascii="B Lotus" w:eastAsia="Calibri" w:hAnsi="B Lotus" w:cs="Times New Roman" w:hint="eastAsia"/>
            <w:sz w:val="24"/>
            <w:szCs w:val="24"/>
            <w:rtl/>
            <w:lang w:bidi="fa-IR"/>
          </w:rPr>
          <w:t> </w:t>
        </w:r>
        <w:r w:rsidR="00011A5C">
          <w:rPr>
            <w:rFonts w:ascii="B Lotus" w:eastAsia="Calibri" w:hAnsi="B Lotus" w:cs="B Lotus" w:hint="cs"/>
            <w:sz w:val="24"/>
            <w:szCs w:val="24"/>
            <w:rtl/>
            <w:lang w:bidi="fa-IR"/>
          </w:rPr>
          <w:t>حقیقت</w:t>
        </w:r>
      </w:ins>
      <w:r w:rsidRPr="005A0AF7">
        <w:rPr>
          <w:rFonts w:ascii="B Lotus" w:eastAsia="Calibri" w:hAnsi="B Lotus" w:cs="B Lotus" w:hint="cs"/>
          <w:sz w:val="24"/>
          <w:szCs w:val="24"/>
          <w:rtl/>
          <w:lang w:bidi="fa-IR"/>
        </w:rPr>
        <w:t xml:space="preserve"> وقتی موضوع خوب فهم نشود </w:t>
      </w:r>
      <w:r w:rsidRPr="00D84CF1">
        <w:rPr>
          <w:rFonts w:ascii="B Lotus" w:eastAsia="Calibri" w:hAnsi="B Lotus" w:cs="B Lotus" w:hint="cs"/>
          <w:sz w:val="24"/>
          <w:szCs w:val="24"/>
          <w:highlight w:val="lightGray"/>
          <w:rtl/>
          <w:lang w:bidi="fa-IR"/>
          <w:rPrChange w:id="2941" w:author="Mehrnazi Boojari" w:date="2019-01-10T06:16:00Z">
            <w:rPr>
              <w:rFonts w:ascii="B Lotus" w:eastAsia="Calibri" w:hAnsi="B Lotus" w:cs="B Lotus" w:hint="cs"/>
              <w:sz w:val="24"/>
              <w:szCs w:val="24"/>
              <w:rtl/>
              <w:lang w:bidi="fa-IR"/>
            </w:rPr>
          </w:rPrChange>
        </w:rPr>
        <w:t>تحلیل</w:t>
      </w:r>
      <w:del w:id="2942" w:author="Mehrnazi Boojari" w:date="2019-01-07T09:45:00Z">
        <w:r w:rsidRPr="00D84CF1" w:rsidDel="006F7CCF">
          <w:rPr>
            <w:rFonts w:ascii="B Lotus" w:eastAsia="Calibri" w:hAnsi="B Lotus" w:cs="B Lotus"/>
            <w:sz w:val="24"/>
            <w:szCs w:val="24"/>
            <w:highlight w:val="lightGray"/>
            <w:rtl/>
            <w:lang w:bidi="fa-IR"/>
            <w:rPrChange w:id="2943" w:author="Mehrnazi Boojari" w:date="2019-01-10T06:16:00Z">
              <w:rPr>
                <w:rFonts w:ascii="B Lotus" w:eastAsia="Calibri" w:hAnsi="B Lotus" w:cs="B Lotus"/>
                <w:sz w:val="24"/>
                <w:szCs w:val="24"/>
                <w:rtl/>
                <w:lang w:bidi="fa-IR"/>
              </w:rPr>
            </w:rPrChange>
          </w:rPr>
          <w:delText xml:space="preserve"> ها </w:delText>
        </w:r>
      </w:del>
      <w:ins w:id="2944" w:author="Mehrnazi Boojari" w:date="2019-01-07T09:45:00Z">
        <w:r w:rsidR="006F7CCF" w:rsidRPr="00D84CF1">
          <w:rPr>
            <w:rFonts w:ascii="B Lotus" w:eastAsia="Calibri" w:hAnsi="B Lotus" w:cs="B Lotus" w:hint="cs"/>
            <w:sz w:val="24"/>
            <w:szCs w:val="24"/>
            <w:highlight w:val="lightGray"/>
            <w:lang w:bidi="fa-IR"/>
            <w:rPrChange w:id="2945" w:author="Mehrnazi Boojari" w:date="2019-01-10T06:16:00Z">
              <w:rPr>
                <w:rFonts w:ascii="B Lotus" w:eastAsia="Calibri" w:hAnsi="B Lotus" w:cs="B Lotus" w:hint="cs"/>
                <w:sz w:val="24"/>
                <w:szCs w:val="24"/>
                <w:lang w:bidi="fa-IR"/>
              </w:rPr>
            </w:rPrChange>
          </w:rPr>
          <w:t>‌</w:t>
        </w:r>
      </w:ins>
      <w:ins w:id="2946" w:author="Mehrnazi Boojari" w:date="2019-01-08T02:16:00Z">
        <w:r w:rsidR="00011A5C" w:rsidRPr="00D84CF1">
          <w:rPr>
            <w:rFonts w:ascii="B Lotus" w:eastAsia="Calibri" w:hAnsi="B Lotus" w:cs="B Nazanin" w:hint="cs"/>
            <w:sz w:val="24"/>
            <w:szCs w:val="24"/>
            <w:highlight w:val="lightGray"/>
            <w:lang w:bidi="fa-IR"/>
            <w:rPrChange w:id="2947" w:author="Mehrnazi Boojari" w:date="2019-01-10T06:16:00Z">
              <w:rPr>
                <w:rFonts w:ascii="B Lotus" w:eastAsia="Calibri" w:hAnsi="B Lotus" w:cs="B Nazanin" w:hint="cs"/>
                <w:sz w:val="24"/>
                <w:szCs w:val="24"/>
                <w:lang w:bidi="fa-IR"/>
              </w:rPr>
            </w:rPrChange>
          </w:rPr>
          <w:t>‌</w:t>
        </w:r>
      </w:ins>
      <w:ins w:id="2948" w:author="Mehrnazi Boojari" w:date="2019-01-07T09:45:00Z">
        <w:r w:rsidR="006F7CCF" w:rsidRPr="00D84CF1">
          <w:rPr>
            <w:rFonts w:ascii="B Lotus" w:eastAsia="Calibri" w:hAnsi="B Lotus" w:cs="B Lotus" w:hint="cs"/>
            <w:sz w:val="24"/>
            <w:szCs w:val="24"/>
            <w:highlight w:val="lightGray"/>
            <w:rtl/>
            <w:lang w:bidi="fa-IR"/>
            <w:rPrChange w:id="2949" w:author="Mehrnazi Boojari" w:date="2019-01-10T06:16:00Z">
              <w:rPr>
                <w:rFonts w:ascii="B Lotus" w:eastAsia="Calibri" w:hAnsi="B Lotus" w:cs="B Lotus" w:hint="cs"/>
                <w:sz w:val="24"/>
                <w:szCs w:val="24"/>
                <w:rtl/>
                <w:lang w:bidi="fa-IR"/>
              </w:rPr>
            </w:rPrChange>
          </w:rPr>
          <w:t>ها</w:t>
        </w:r>
        <w:r w:rsidR="006F7CCF" w:rsidRPr="00D84CF1">
          <w:rPr>
            <w:rFonts w:ascii="B Lotus" w:eastAsia="Calibri" w:hAnsi="B Lotus" w:cs="B Lotus"/>
            <w:sz w:val="24"/>
            <w:szCs w:val="24"/>
            <w:highlight w:val="lightGray"/>
            <w:rtl/>
            <w:lang w:bidi="fa-IR"/>
            <w:rPrChange w:id="2950" w:author="Mehrnazi Boojari" w:date="2019-01-10T06:16:00Z">
              <w:rPr>
                <w:rFonts w:ascii="B Lotus" w:eastAsia="Calibri" w:hAnsi="B Lotus" w:cs="B Lotus"/>
                <w:sz w:val="24"/>
                <w:szCs w:val="24"/>
                <w:rtl/>
                <w:lang w:bidi="fa-IR"/>
              </w:rPr>
            </w:rPrChange>
          </w:rPr>
          <w:t xml:space="preserve"> </w:t>
        </w:r>
      </w:ins>
      <w:r w:rsidRPr="00D84CF1">
        <w:rPr>
          <w:rFonts w:ascii="B Lotus" w:eastAsia="Calibri" w:hAnsi="B Lotus" w:cs="B Lotus" w:hint="cs"/>
          <w:sz w:val="24"/>
          <w:szCs w:val="24"/>
          <w:highlight w:val="lightGray"/>
          <w:rtl/>
          <w:lang w:bidi="fa-IR"/>
          <w:rPrChange w:id="2951" w:author="Mehrnazi Boojari" w:date="2019-01-10T06:16:00Z">
            <w:rPr>
              <w:rFonts w:ascii="B Lotus" w:eastAsia="Calibri" w:hAnsi="B Lotus" w:cs="B Lotus" w:hint="cs"/>
              <w:sz w:val="24"/>
              <w:szCs w:val="24"/>
              <w:rtl/>
              <w:lang w:bidi="fa-IR"/>
            </w:rPr>
          </w:rPrChange>
        </w:rPr>
        <w:t>نادرست</w:t>
      </w:r>
      <w:r w:rsidRPr="00D84CF1">
        <w:rPr>
          <w:rFonts w:ascii="B Lotus" w:eastAsia="Calibri" w:hAnsi="B Lotus" w:cs="B Lotus"/>
          <w:sz w:val="24"/>
          <w:szCs w:val="24"/>
          <w:highlight w:val="lightGray"/>
          <w:rtl/>
          <w:lang w:bidi="fa-IR"/>
          <w:rPrChange w:id="2952" w:author="Mehrnazi Boojari" w:date="2019-01-10T06:16:00Z">
            <w:rPr>
              <w:rFonts w:ascii="B Lotus" w:eastAsia="Calibri" w:hAnsi="B Lotus" w:cs="B Lotus"/>
              <w:sz w:val="24"/>
              <w:szCs w:val="24"/>
              <w:rtl/>
              <w:lang w:bidi="fa-IR"/>
            </w:rPr>
          </w:rPrChange>
        </w:rPr>
        <w:t xml:space="preserve"> </w:t>
      </w:r>
      <w:ins w:id="2953" w:author="Mehrnazi Boojari" w:date="2019-01-10T06:15:00Z">
        <w:r w:rsidR="00D84CF1" w:rsidRPr="00D84CF1">
          <w:rPr>
            <w:rFonts w:ascii="B Lotus" w:eastAsia="Calibri" w:hAnsi="B Lotus" w:cs="B Lotus" w:hint="cs"/>
            <w:sz w:val="24"/>
            <w:szCs w:val="24"/>
            <w:highlight w:val="lightGray"/>
            <w:rtl/>
            <w:lang w:bidi="fa-IR"/>
            <w:rPrChange w:id="2954" w:author="Mehrnazi Boojari" w:date="2019-01-10T06:16:00Z">
              <w:rPr>
                <w:rFonts w:ascii="B Lotus" w:eastAsia="Calibri" w:hAnsi="B Lotus" w:cs="B Lotus" w:hint="cs"/>
                <w:sz w:val="24"/>
                <w:szCs w:val="24"/>
                <w:rtl/>
                <w:lang w:bidi="fa-IR"/>
              </w:rPr>
            </w:rPrChange>
          </w:rPr>
          <w:t>است</w:t>
        </w:r>
        <w:r w:rsidR="00D84CF1">
          <w:rPr>
            <w:rFonts w:ascii="B Lotus" w:eastAsia="Calibri" w:hAnsi="B Lotus" w:cs="B Lotus" w:hint="cs"/>
            <w:sz w:val="24"/>
            <w:szCs w:val="24"/>
            <w:rtl/>
            <w:lang w:bidi="fa-IR"/>
          </w:rPr>
          <w:t xml:space="preserve"> </w:t>
        </w:r>
      </w:ins>
      <w:r w:rsidRPr="005A0AF7">
        <w:rPr>
          <w:rFonts w:ascii="B Lotus" w:eastAsia="Calibri" w:hAnsi="B Lotus" w:cs="B Lotus" w:hint="cs"/>
          <w:sz w:val="24"/>
          <w:szCs w:val="24"/>
          <w:rtl/>
          <w:lang w:bidi="fa-IR"/>
        </w:rPr>
        <w:t xml:space="preserve">و </w:t>
      </w:r>
      <w:del w:id="2955" w:author="Mehrnazi Boojari" w:date="2019-01-07T09:45:00Z">
        <w:r w:rsidRPr="005A0AF7" w:rsidDel="006F7CCF">
          <w:rPr>
            <w:rFonts w:ascii="B Lotus" w:eastAsia="Calibri" w:hAnsi="B Lotus" w:cs="B Lotus" w:hint="cs"/>
            <w:sz w:val="24"/>
            <w:szCs w:val="24"/>
            <w:rtl/>
            <w:lang w:bidi="fa-IR"/>
          </w:rPr>
          <w:delText>راه حل</w:delText>
        </w:r>
      </w:del>
      <w:ins w:id="2956" w:author="Mehrnazi Boojari" w:date="2019-01-07T09:45:00Z">
        <w:r w:rsidR="006F7CCF">
          <w:rPr>
            <w:rFonts w:ascii="B Lotus" w:eastAsia="Calibri" w:hAnsi="B Lotus" w:cs="B Lotus" w:hint="cs"/>
            <w:sz w:val="24"/>
            <w:szCs w:val="24"/>
            <w:rtl/>
            <w:lang w:bidi="fa-IR"/>
          </w:rPr>
          <w:t>راه‌حل</w:t>
        </w:r>
      </w:ins>
      <w:del w:id="2957" w:author="Mehrnazi Boojari" w:date="2019-01-07T09:45:00Z">
        <w:r w:rsidRPr="005A0AF7" w:rsidDel="006F7CCF">
          <w:rPr>
            <w:rFonts w:ascii="B Lotus" w:eastAsia="Calibri" w:hAnsi="B Lotus" w:cs="B Lotus" w:hint="cs"/>
            <w:sz w:val="24"/>
            <w:szCs w:val="24"/>
            <w:rtl/>
            <w:lang w:bidi="fa-IR"/>
          </w:rPr>
          <w:delText xml:space="preserve"> ها </w:delText>
        </w:r>
      </w:del>
      <w:ins w:id="2958" w:author="Mehrnazi Boojari" w:date="2019-01-07T09:45:00Z">
        <w:r w:rsidR="006F7CCF">
          <w:rPr>
            <w:rFonts w:ascii="B Lotus" w:eastAsia="Calibri" w:hAnsi="B Lotus" w:cs="B Lotus" w:hint="cs"/>
            <w:sz w:val="24"/>
            <w:szCs w:val="24"/>
            <w:rtl/>
            <w:lang w:bidi="fa-IR"/>
          </w:rPr>
          <w:t xml:space="preserve">‌ها </w:t>
        </w:r>
      </w:ins>
      <w:r w:rsidRPr="005A0AF7">
        <w:rPr>
          <w:rFonts w:ascii="B Lotus" w:eastAsia="Calibri" w:hAnsi="B Lotus" w:cs="B Lotus" w:hint="cs"/>
          <w:sz w:val="24"/>
          <w:szCs w:val="24"/>
          <w:rtl/>
          <w:lang w:bidi="fa-IR"/>
        </w:rPr>
        <w:t>مناسب ن</w:t>
      </w:r>
      <w:del w:id="2959" w:author="Mehrnazi Boojari" w:date="2019-01-10T06:16:00Z">
        <w:r w:rsidRPr="005A0AF7" w:rsidDel="00D84CF1">
          <w:rPr>
            <w:rFonts w:ascii="B Lotus" w:eastAsia="Calibri" w:hAnsi="B Lotus" w:cs="B Lotus" w:hint="cs"/>
            <w:sz w:val="24"/>
            <w:szCs w:val="24"/>
            <w:rtl/>
            <w:lang w:bidi="fa-IR"/>
          </w:rPr>
          <w:delText>خواهد بود</w:delText>
        </w:r>
      </w:del>
      <w:ins w:id="2960" w:author="Mehrnazi Boojari" w:date="2019-01-10T06:16:00Z">
        <w:r w:rsidR="00D84CF1">
          <w:rPr>
            <w:rFonts w:ascii="B Lotus" w:eastAsia="Calibri" w:hAnsi="B Lotus" w:cs="B Lotus" w:hint="cs"/>
            <w:sz w:val="24"/>
            <w:szCs w:val="24"/>
            <w:rtl/>
            <w:lang w:bidi="fa-IR"/>
          </w:rPr>
          <w:t>یست</w:t>
        </w:r>
      </w:ins>
      <w:r w:rsidRPr="005A0AF7">
        <w:rPr>
          <w:rFonts w:ascii="B Lotus" w:eastAsia="Calibri" w:hAnsi="B Lotus" w:cs="B Lotus" w:hint="cs"/>
          <w:sz w:val="24"/>
          <w:szCs w:val="24"/>
          <w:rtl/>
          <w:lang w:bidi="fa-IR"/>
        </w:rPr>
        <w:t xml:space="preserve">. </w:t>
      </w:r>
    </w:p>
    <w:p w14:paraId="6662CE61" w14:textId="77777777" w:rsidR="00A06196" w:rsidRPr="005A0AF7" w:rsidRDefault="00A06196" w:rsidP="0029709A">
      <w:pPr>
        <w:bidi/>
        <w:ind w:firstLine="227"/>
        <w:jc w:val="both"/>
        <w:rPr>
          <w:rFonts w:ascii="B Lotus" w:eastAsia="Calibri" w:hAnsi="B Lotus" w:cs="B Lotus"/>
          <w:sz w:val="24"/>
          <w:szCs w:val="24"/>
          <w:rtl/>
          <w:lang w:bidi="fa-IR"/>
        </w:rPr>
      </w:pPr>
      <w:r w:rsidRPr="005A0AF7">
        <w:rPr>
          <w:rFonts w:ascii="B Lotus" w:eastAsia="Calibri" w:hAnsi="B Lotus" w:cs="B Lotus" w:hint="cs"/>
          <w:sz w:val="24"/>
          <w:szCs w:val="24"/>
          <w:rtl/>
          <w:lang w:bidi="fa-IR"/>
        </w:rPr>
        <w:t>برای دوری از این سه آفت اصلی</w:t>
      </w:r>
      <w:ins w:id="2961" w:author="Mehrnazi Boojari" w:date="2019-01-10T06:16:00Z">
        <w:r w:rsidR="0029709A">
          <w:rPr>
            <w:rFonts w:ascii="B Lotus" w:eastAsia="Calibri" w:hAnsi="B Lotus" w:cs="B Nazanin" w:hint="cs"/>
            <w:sz w:val="24"/>
            <w:szCs w:val="24"/>
            <w:rtl/>
            <w:lang w:bidi="fa-IR"/>
          </w:rPr>
          <w:t>‌</w:t>
        </w:r>
      </w:ins>
      <w:del w:id="2962" w:author="Mehrnazi Boojari" w:date="2019-01-10T06:16:00Z">
        <w:r w:rsidRPr="005A0AF7" w:rsidDel="0029709A">
          <w:rPr>
            <w:rFonts w:ascii="B Lotus" w:eastAsia="Calibri" w:hAnsi="B Lotus" w:cs="B Lotus" w:hint="cs"/>
            <w:sz w:val="24"/>
            <w:szCs w:val="24"/>
            <w:rtl/>
            <w:lang w:bidi="fa-IR"/>
          </w:rPr>
          <w:delText>،</w:delText>
        </w:r>
      </w:del>
      <w:r w:rsidRPr="005A0AF7">
        <w:rPr>
          <w:rFonts w:ascii="B Lotus" w:eastAsia="Calibri" w:hAnsi="B Lotus" w:cs="B Lotus" w:hint="cs"/>
          <w:sz w:val="24"/>
          <w:szCs w:val="24"/>
          <w:rtl/>
          <w:lang w:bidi="fa-IR"/>
        </w:rPr>
        <w:t xml:space="preserve"> در فصل دوم گزارش راهبردی دو بخش اصلی مورد بررسی قرار</w:t>
      </w:r>
      <w:del w:id="2963" w:author="Mehrnazi Boojari" w:date="2019-01-07T09:49:00Z">
        <w:r w:rsidRPr="005A0AF7" w:rsidDel="006F7CCF">
          <w:rPr>
            <w:rFonts w:ascii="B Lotus" w:eastAsia="Calibri" w:hAnsi="B Lotus" w:cs="B Lotus" w:hint="cs"/>
            <w:sz w:val="24"/>
            <w:szCs w:val="24"/>
            <w:rtl/>
            <w:lang w:bidi="fa-IR"/>
          </w:rPr>
          <w:delText xml:space="preserve"> می </w:delText>
        </w:r>
      </w:del>
      <w:ins w:id="2964" w:author="Mehrnazi Boojari" w:date="2019-01-07T09:49:00Z">
        <w:r w:rsidR="006F7CCF">
          <w:rPr>
            <w:rFonts w:ascii="B Lotus" w:eastAsia="Calibri" w:hAnsi="B Lotus" w:cs="B Lotus" w:hint="cs"/>
            <w:sz w:val="24"/>
            <w:szCs w:val="24"/>
            <w:rtl/>
            <w:lang w:bidi="fa-IR"/>
          </w:rPr>
          <w:t xml:space="preserve"> می‌</w:t>
        </w:r>
      </w:ins>
      <w:r w:rsidRPr="005A0AF7">
        <w:rPr>
          <w:rFonts w:ascii="B Lotus" w:eastAsia="Calibri" w:hAnsi="B Lotus" w:cs="B Lotus" w:hint="cs"/>
          <w:sz w:val="24"/>
          <w:szCs w:val="24"/>
          <w:rtl/>
          <w:lang w:bidi="fa-IR"/>
        </w:rPr>
        <w:t>گیرد</w:t>
      </w:r>
      <w:del w:id="2965" w:author="Mehrnazi Boojari" w:date="2019-01-07T09:53:00Z">
        <w:r w:rsidRPr="005A0AF7" w:rsidDel="006F7CCF">
          <w:rPr>
            <w:rFonts w:ascii="B Lotus" w:eastAsia="Calibri" w:hAnsi="B Lotus" w:cs="B Lotus" w:hint="cs"/>
            <w:sz w:val="24"/>
            <w:szCs w:val="24"/>
            <w:rtl/>
            <w:lang w:bidi="fa-IR"/>
          </w:rPr>
          <w:delText xml:space="preserve"> . </w:delText>
        </w:r>
      </w:del>
      <w:ins w:id="2966" w:author="Mehrnazi Boojari" w:date="2019-01-07T09:53:00Z">
        <w:r w:rsidR="006F7CCF">
          <w:rPr>
            <w:rFonts w:ascii="B Lotus" w:eastAsia="Calibri" w:hAnsi="B Lotus" w:cs="B Lotus" w:hint="cs"/>
            <w:sz w:val="24"/>
            <w:szCs w:val="24"/>
            <w:rtl/>
            <w:lang w:bidi="fa-IR"/>
          </w:rPr>
          <w:t xml:space="preserve">. </w:t>
        </w:r>
      </w:ins>
      <w:r w:rsidRPr="005A0AF7">
        <w:rPr>
          <w:rFonts w:ascii="B Lotus" w:eastAsia="Calibri" w:hAnsi="B Lotus" w:cs="B Lotus" w:hint="cs"/>
          <w:sz w:val="24"/>
          <w:szCs w:val="24"/>
          <w:rtl/>
          <w:lang w:bidi="fa-IR"/>
        </w:rPr>
        <w:t>بخش اول ادبیات پشتیبان مسکن روستایی است. در ادبیات پشتیبان مسکن روستایی</w:t>
      </w:r>
      <w:del w:id="2967" w:author="Mehrnazi Boojari" w:date="2019-01-07T09:47:00Z">
        <w:r w:rsidRPr="005A0AF7" w:rsidDel="006F7CCF">
          <w:rPr>
            <w:rFonts w:ascii="B Lotus" w:eastAsia="Calibri" w:hAnsi="B Lotus" w:cs="B Lotus" w:hint="cs"/>
            <w:sz w:val="24"/>
            <w:szCs w:val="24"/>
            <w:rtl/>
            <w:lang w:bidi="fa-IR"/>
          </w:rPr>
          <w:delText xml:space="preserve"> ؛</w:delText>
        </w:r>
      </w:del>
      <w:ins w:id="2968" w:author="Mehrnazi Boojari" w:date="2019-01-07T09:47:00Z">
        <w:r w:rsidR="006F7CCF">
          <w:rPr>
            <w:rFonts w:ascii="B Lotus" w:eastAsia="Calibri" w:hAnsi="B Lotus" w:cs="B Lotus" w:hint="cs"/>
            <w:sz w:val="24"/>
            <w:szCs w:val="24"/>
            <w:rtl/>
            <w:lang w:bidi="fa-IR"/>
          </w:rPr>
          <w:t>؛</w:t>
        </w:r>
      </w:ins>
      <w:ins w:id="2969" w:author="Mehrnazi Boojari" w:date="2019-01-08T02:16:00Z">
        <w:r w:rsidR="00011A5C">
          <w:rPr>
            <w:rFonts w:ascii="B Lotus" w:eastAsia="Calibri" w:hAnsi="B Lotus" w:cs="B Lotus" w:hint="cs"/>
            <w:sz w:val="24"/>
            <w:szCs w:val="24"/>
            <w:rtl/>
            <w:lang w:bidi="fa-IR"/>
          </w:rPr>
          <w:t xml:space="preserve"> </w:t>
        </w:r>
      </w:ins>
      <w:r w:rsidRPr="005A0AF7">
        <w:rPr>
          <w:rFonts w:ascii="B Lotus" w:eastAsia="Calibri" w:hAnsi="B Lotus" w:cs="B Lotus" w:hint="cs"/>
          <w:sz w:val="24"/>
          <w:szCs w:val="24"/>
          <w:rtl/>
          <w:lang w:bidi="fa-IR"/>
        </w:rPr>
        <w:t>تعاریف و مفاهیم مسکن روستایی،</w:t>
      </w:r>
      <w:ins w:id="2970" w:author="Mehrnazi Boojari" w:date="2019-01-10T06:16:00Z">
        <w:r w:rsidR="0029709A">
          <w:rPr>
            <w:rFonts w:ascii="B Lotus" w:eastAsia="Calibri" w:hAnsi="B Lotus" w:cs="B Lotus" w:hint="cs"/>
            <w:sz w:val="24"/>
            <w:szCs w:val="24"/>
            <w:rtl/>
            <w:lang w:bidi="fa-IR"/>
          </w:rPr>
          <w:t xml:space="preserve"> </w:t>
        </w:r>
      </w:ins>
      <w:r w:rsidRPr="005A0AF7">
        <w:rPr>
          <w:rFonts w:ascii="B Lotus" w:eastAsia="Calibri" w:hAnsi="B Lotus" w:cs="B Lotus" w:hint="cs"/>
          <w:sz w:val="24"/>
          <w:szCs w:val="24"/>
          <w:rtl/>
          <w:lang w:bidi="fa-IR"/>
        </w:rPr>
        <w:t>اهمیت مسکن روستایی</w:t>
      </w:r>
      <w:del w:id="2971" w:author="Mehrnazi Boojari" w:date="2019-01-07T09:47:00Z">
        <w:r w:rsidRPr="005A0AF7" w:rsidDel="006F7CCF">
          <w:rPr>
            <w:rFonts w:ascii="B Lotus" w:eastAsia="Calibri" w:hAnsi="B Lotus" w:cs="B Lotus" w:hint="cs"/>
            <w:sz w:val="24"/>
            <w:szCs w:val="24"/>
            <w:rtl/>
            <w:lang w:bidi="fa-IR"/>
          </w:rPr>
          <w:delText xml:space="preserve"> ،</w:delText>
        </w:r>
      </w:del>
      <w:ins w:id="2972" w:author="Mehrnazi Boojari" w:date="2019-01-07T09:47:00Z">
        <w:r w:rsidR="006F7CCF">
          <w:rPr>
            <w:rFonts w:ascii="B Lotus" w:eastAsia="Calibri" w:hAnsi="B Lotus" w:cs="B Lotus" w:hint="cs"/>
            <w:sz w:val="24"/>
            <w:szCs w:val="24"/>
            <w:rtl/>
            <w:lang w:bidi="fa-IR"/>
          </w:rPr>
          <w:t>،</w:t>
        </w:r>
      </w:ins>
      <w:r w:rsidRPr="005A0AF7">
        <w:rPr>
          <w:rFonts w:ascii="B Lotus" w:eastAsia="Calibri" w:hAnsi="B Lotus" w:cs="B Lotus" w:hint="cs"/>
          <w:sz w:val="24"/>
          <w:szCs w:val="24"/>
          <w:rtl/>
          <w:lang w:bidi="fa-IR"/>
        </w:rPr>
        <w:t xml:space="preserve"> شاخص</w:t>
      </w:r>
      <w:del w:id="2973" w:author="Mehrnazi Boojari" w:date="2019-01-07T09:46:00Z">
        <w:r w:rsidRPr="005A0AF7" w:rsidDel="006F7CCF">
          <w:rPr>
            <w:rFonts w:ascii="B Lotus" w:eastAsia="Calibri" w:hAnsi="B Lotus" w:cs="B Lotus" w:hint="cs"/>
            <w:sz w:val="24"/>
            <w:szCs w:val="24"/>
            <w:rtl/>
            <w:lang w:bidi="fa-IR"/>
          </w:rPr>
          <w:delText xml:space="preserve"> های </w:delText>
        </w:r>
      </w:del>
      <w:ins w:id="2974" w:author="Mehrnazi Boojari" w:date="2019-01-07T09:46:00Z">
        <w:r w:rsidR="006F7CCF">
          <w:rPr>
            <w:rFonts w:ascii="B Lotus" w:eastAsia="Calibri" w:hAnsi="B Lotus" w:cs="B Lotus" w:hint="cs"/>
            <w:sz w:val="24"/>
            <w:szCs w:val="24"/>
            <w:rtl/>
            <w:lang w:bidi="fa-IR"/>
          </w:rPr>
          <w:t xml:space="preserve">‌های </w:t>
        </w:r>
      </w:ins>
      <w:r w:rsidRPr="005A0AF7">
        <w:rPr>
          <w:rFonts w:ascii="B Lotus" w:eastAsia="Calibri" w:hAnsi="B Lotus" w:cs="B Lotus" w:hint="cs"/>
          <w:sz w:val="24"/>
          <w:szCs w:val="24"/>
          <w:rtl/>
          <w:lang w:bidi="fa-IR"/>
        </w:rPr>
        <w:t>مسکن روستایی</w:t>
      </w:r>
      <w:del w:id="2975" w:author="Mehrnazi Boojari" w:date="2019-01-07T09:47:00Z">
        <w:r w:rsidRPr="005A0AF7" w:rsidDel="006F7CCF">
          <w:rPr>
            <w:rFonts w:ascii="B Lotus" w:eastAsia="Calibri" w:hAnsi="B Lotus" w:cs="B Lotus" w:hint="cs"/>
            <w:sz w:val="24"/>
            <w:szCs w:val="24"/>
            <w:rtl/>
            <w:lang w:bidi="fa-IR"/>
          </w:rPr>
          <w:delText xml:space="preserve"> ،</w:delText>
        </w:r>
      </w:del>
      <w:ins w:id="2976" w:author="Mehrnazi Boojari" w:date="2019-01-07T09:47:00Z">
        <w:r w:rsidR="006F7CCF">
          <w:rPr>
            <w:rFonts w:ascii="B Lotus" w:eastAsia="Calibri" w:hAnsi="B Lotus" w:cs="B Lotus" w:hint="cs"/>
            <w:sz w:val="24"/>
            <w:szCs w:val="24"/>
            <w:rtl/>
            <w:lang w:bidi="fa-IR"/>
          </w:rPr>
          <w:t>،</w:t>
        </w:r>
      </w:ins>
      <w:r w:rsidRPr="005A0AF7">
        <w:rPr>
          <w:rFonts w:ascii="B Lotus" w:eastAsia="Calibri" w:hAnsi="B Lotus" w:cs="B Lotus" w:hint="cs"/>
          <w:sz w:val="24"/>
          <w:szCs w:val="24"/>
          <w:rtl/>
          <w:lang w:bidi="fa-IR"/>
        </w:rPr>
        <w:t xml:space="preserve"> خصوصیات و ملاحظات مسکن روستایی در کشور ایران، متولیان مسکن روستایی، نظام قوانین بالادستی و موضوعی و </w:t>
      </w:r>
      <w:del w:id="2977" w:author="Mehrnazi Boojari" w:date="2019-01-08T03:36:00Z">
        <w:r w:rsidRPr="005A0AF7" w:rsidDel="00666313">
          <w:rPr>
            <w:rFonts w:ascii="B Lotus" w:eastAsia="Calibri" w:hAnsi="B Lotus" w:cs="B Lotus" w:hint="cs"/>
            <w:sz w:val="24"/>
            <w:szCs w:val="24"/>
            <w:rtl/>
            <w:lang w:bidi="fa-IR"/>
          </w:rPr>
          <w:delText>در نهایت</w:delText>
        </w:r>
      </w:del>
      <w:ins w:id="2978" w:author="Mehrnazi Boojari" w:date="2019-01-08T03:36:00Z">
        <w:r w:rsidR="00666313">
          <w:rPr>
            <w:rFonts w:ascii="B Lotus" w:eastAsia="Calibri" w:hAnsi="B Lotus"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B Lotus" w:eastAsia="Calibri" w:hAnsi="B Lotus" w:cs="B Lotus" w:hint="cs"/>
            <w:sz w:val="24"/>
            <w:szCs w:val="24"/>
            <w:rtl/>
            <w:lang w:bidi="fa-IR"/>
          </w:rPr>
          <w:t>نهایت</w:t>
        </w:r>
      </w:ins>
      <w:r w:rsidRPr="005A0AF7">
        <w:rPr>
          <w:rFonts w:ascii="B Lotus" w:eastAsia="Calibri" w:hAnsi="B Lotus" w:cs="B Lotus" w:hint="cs"/>
          <w:sz w:val="24"/>
          <w:szCs w:val="24"/>
          <w:rtl/>
          <w:lang w:bidi="fa-IR"/>
        </w:rPr>
        <w:t xml:space="preserve"> نظام کارشناسان مسکن روستایی مورد مطالعه قرار</w:t>
      </w:r>
      <w:del w:id="2979" w:author="Mehrnazi Boojari" w:date="2019-01-07T09:49:00Z">
        <w:r w:rsidRPr="005A0AF7" w:rsidDel="006F7CCF">
          <w:rPr>
            <w:rFonts w:ascii="B Lotus" w:eastAsia="Calibri" w:hAnsi="B Lotus" w:cs="B Lotus" w:hint="cs"/>
            <w:sz w:val="24"/>
            <w:szCs w:val="24"/>
            <w:rtl/>
            <w:lang w:bidi="fa-IR"/>
          </w:rPr>
          <w:delText xml:space="preserve"> می </w:delText>
        </w:r>
      </w:del>
      <w:ins w:id="2980" w:author="Mehrnazi Boojari" w:date="2019-01-07T09:49:00Z">
        <w:r w:rsidR="006F7CCF">
          <w:rPr>
            <w:rFonts w:ascii="B Lotus" w:eastAsia="Calibri" w:hAnsi="B Lotus" w:cs="B Lotus" w:hint="cs"/>
            <w:sz w:val="24"/>
            <w:szCs w:val="24"/>
            <w:rtl/>
            <w:lang w:bidi="fa-IR"/>
          </w:rPr>
          <w:t xml:space="preserve"> می‌</w:t>
        </w:r>
      </w:ins>
      <w:r w:rsidRPr="005A0AF7">
        <w:rPr>
          <w:rFonts w:ascii="B Lotus" w:eastAsia="Calibri" w:hAnsi="B Lotus" w:cs="B Lotus" w:hint="cs"/>
          <w:sz w:val="24"/>
          <w:szCs w:val="24"/>
          <w:rtl/>
          <w:lang w:bidi="fa-IR"/>
        </w:rPr>
        <w:t>گیرند.</w:t>
      </w:r>
    </w:p>
    <w:p w14:paraId="779449DC" w14:textId="77777777" w:rsidR="00A06196" w:rsidRPr="005A0AF7" w:rsidRDefault="00A06196" w:rsidP="000E7BB7">
      <w:pPr>
        <w:bidi/>
        <w:ind w:firstLine="227"/>
        <w:jc w:val="both"/>
        <w:rPr>
          <w:rFonts w:ascii="B Lotus" w:eastAsia="Calibri" w:hAnsi="B Lotus" w:cs="B Lotus"/>
          <w:sz w:val="24"/>
          <w:szCs w:val="24"/>
          <w:rtl/>
          <w:lang w:bidi="fa-IR"/>
        </w:rPr>
      </w:pPr>
      <w:r w:rsidRPr="005A0AF7">
        <w:rPr>
          <w:rFonts w:ascii="B Lotus" w:eastAsia="Calibri" w:hAnsi="B Lotus" w:cs="B Lotus" w:hint="cs"/>
          <w:sz w:val="24"/>
          <w:szCs w:val="24"/>
          <w:rtl/>
          <w:lang w:bidi="fa-IR"/>
        </w:rPr>
        <w:t>بخش دوم مسکن روستایی به شناخت از وضعیت فعلی مسکن روستایی</w:t>
      </w:r>
      <w:del w:id="2981" w:author="Mehrnazi Boojari" w:date="2019-01-07T09:49:00Z">
        <w:r w:rsidRPr="005A0AF7" w:rsidDel="006F7CCF">
          <w:rPr>
            <w:rFonts w:ascii="B Lotus" w:eastAsia="Calibri" w:hAnsi="B Lotus" w:cs="B Lotus" w:hint="cs"/>
            <w:sz w:val="24"/>
            <w:szCs w:val="24"/>
            <w:rtl/>
            <w:lang w:bidi="fa-IR"/>
          </w:rPr>
          <w:delText xml:space="preserve"> می </w:delText>
        </w:r>
      </w:del>
      <w:ins w:id="2982" w:author="Mehrnazi Boojari" w:date="2019-01-07T09:49:00Z">
        <w:r w:rsidR="006F7CCF">
          <w:rPr>
            <w:rFonts w:ascii="B Lotus" w:eastAsia="Calibri" w:hAnsi="B Lotus" w:cs="B Lotus" w:hint="cs"/>
            <w:sz w:val="24"/>
            <w:szCs w:val="24"/>
            <w:rtl/>
            <w:lang w:bidi="fa-IR"/>
          </w:rPr>
          <w:t xml:space="preserve"> می‌</w:t>
        </w:r>
      </w:ins>
      <w:r w:rsidRPr="005A0AF7">
        <w:rPr>
          <w:rFonts w:ascii="B Lotus" w:eastAsia="Calibri" w:hAnsi="B Lotus" w:cs="B Lotus" w:hint="cs"/>
          <w:sz w:val="24"/>
          <w:szCs w:val="24"/>
          <w:rtl/>
          <w:lang w:bidi="fa-IR"/>
        </w:rPr>
        <w:t>پردازد</w:t>
      </w:r>
      <w:ins w:id="2983" w:author="Mehrnazi Boojari" w:date="2019-01-10T06:16:00Z">
        <w:r w:rsidR="0029709A">
          <w:rPr>
            <w:rFonts w:ascii="B Lotus" w:eastAsia="Calibri" w:hAnsi="B Lotus" w:cs="B Lotus" w:hint="cs"/>
            <w:sz w:val="24"/>
            <w:szCs w:val="24"/>
            <w:rtl/>
            <w:lang w:bidi="fa-IR"/>
          </w:rPr>
          <w:t>.</w:t>
        </w:r>
      </w:ins>
      <w:r w:rsidRPr="005A0AF7">
        <w:rPr>
          <w:rFonts w:ascii="B Lotus" w:eastAsia="Calibri" w:hAnsi="B Lotus" w:cs="B Lotus" w:hint="cs"/>
          <w:sz w:val="24"/>
          <w:szCs w:val="24"/>
          <w:rtl/>
          <w:lang w:bidi="fa-IR"/>
        </w:rPr>
        <w:t xml:space="preserve"> در این بخش با توجه به شاخص</w:t>
      </w:r>
      <w:del w:id="2984" w:author="Mehrnazi Boojari" w:date="2019-01-07T09:46:00Z">
        <w:r w:rsidRPr="005A0AF7" w:rsidDel="006F7CCF">
          <w:rPr>
            <w:rFonts w:ascii="B Lotus" w:eastAsia="Calibri" w:hAnsi="B Lotus" w:cs="B Lotus" w:hint="cs"/>
            <w:sz w:val="24"/>
            <w:szCs w:val="24"/>
            <w:rtl/>
            <w:lang w:bidi="fa-IR"/>
          </w:rPr>
          <w:delText xml:space="preserve"> های </w:delText>
        </w:r>
      </w:del>
      <w:ins w:id="2985" w:author="Mehrnazi Boojari" w:date="2019-01-07T09:46:00Z">
        <w:r w:rsidR="006F7CCF">
          <w:rPr>
            <w:rFonts w:ascii="B Lotus" w:eastAsia="Calibri" w:hAnsi="B Lotus" w:cs="B Lotus" w:hint="cs"/>
            <w:sz w:val="24"/>
            <w:szCs w:val="24"/>
            <w:rtl/>
            <w:lang w:bidi="fa-IR"/>
          </w:rPr>
          <w:t xml:space="preserve">‌های </w:t>
        </w:r>
      </w:ins>
      <w:r w:rsidRPr="005A0AF7">
        <w:rPr>
          <w:rFonts w:ascii="B Lotus" w:eastAsia="Calibri" w:hAnsi="B Lotus" w:cs="B Lotus" w:hint="cs"/>
          <w:sz w:val="24"/>
          <w:szCs w:val="24"/>
          <w:rtl/>
          <w:lang w:bidi="fa-IR"/>
        </w:rPr>
        <w:t>مسکن روستایی وضعیت و روند آن مورد بررسی و تحلیل قرار</w:t>
      </w:r>
      <w:del w:id="2986" w:author="Mehrnazi Boojari" w:date="2019-01-07T09:49:00Z">
        <w:r w:rsidRPr="005A0AF7" w:rsidDel="006F7CCF">
          <w:rPr>
            <w:rFonts w:ascii="B Lotus" w:eastAsia="Calibri" w:hAnsi="B Lotus" w:cs="B Lotus" w:hint="cs"/>
            <w:sz w:val="24"/>
            <w:szCs w:val="24"/>
            <w:rtl/>
            <w:lang w:bidi="fa-IR"/>
          </w:rPr>
          <w:delText xml:space="preserve"> می </w:delText>
        </w:r>
      </w:del>
      <w:ins w:id="2987" w:author="Mehrnazi Boojari" w:date="2019-01-07T09:49:00Z">
        <w:r w:rsidR="006F7CCF">
          <w:rPr>
            <w:rFonts w:ascii="B Lotus" w:eastAsia="Calibri" w:hAnsi="B Lotus" w:cs="B Lotus" w:hint="cs"/>
            <w:sz w:val="24"/>
            <w:szCs w:val="24"/>
            <w:rtl/>
            <w:lang w:bidi="fa-IR"/>
          </w:rPr>
          <w:t xml:space="preserve"> می‌</w:t>
        </w:r>
      </w:ins>
      <w:r w:rsidRPr="005A0AF7">
        <w:rPr>
          <w:rFonts w:ascii="B Lotus" w:eastAsia="Calibri" w:hAnsi="B Lotus" w:cs="B Lotus" w:hint="cs"/>
          <w:sz w:val="24"/>
          <w:szCs w:val="24"/>
          <w:rtl/>
          <w:lang w:bidi="fa-IR"/>
        </w:rPr>
        <w:t>گیرد</w:t>
      </w:r>
      <w:del w:id="2988" w:author="Mehrnazi Boojari" w:date="2019-01-07T09:53:00Z">
        <w:r w:rsidRPr="005A0AF7" w:rsidDel="006F7CCF">
          <w:rPr>
            <w:rFonts w:ascii="B Lotus" w:eastAsia="Calibri" w:hAnsi="B Lotus" w:cs="B Lotus" w:hint="cs"/>
            <w:sz w:val="24"/>
            <w:szCs w:val="24"/>
            <w:rtl/>
            <w:lang w:bidi="fa-IR"/>
          </w:rPr>
          <w:delText xml:space="preserve"> . </w:delText>
        </w:r>
      </w:del>
      <w:ins w:id="2989" w:author="Mehrnazi Boojari" w:date="2019-01-07T09:53:00Z">
        <w:r w:rsidR="006F7CCF">
          <w:rPr>
            <w:rFonts w:ascii="B Lotus" w:eastAsia="Calibri" w:hAnsi="B Lotus" w:cs="B Lotus" w:hint="cs"/>
            <w:sz w:val="24"/>
            <w:szCs w:val="24"/>
            <w:rtl/>
            <w:lang w:bidi="fa-IR"/>
          </w:rPr>
          <w:t>.</w:t>
        </w:r>
      </w:ins>
      <w:del w:id="2990" w:author="Mehrnazi Boojari" w:date="2019-01-07T09:57:00Z">
        <w:r w:rsidRPr="005A0AF7" w:rsidDel="00A31D6F">
          <w:rPr>
            <w:rFonts w:ascii="B Lotus" w:eastAsia="Calibri" w:hAnsi="B Lotus" w:cs="B Lotus" w:hint="cs"/>
            <w:sz w:val="24"/>
            <w:szCs w:val="24"/>
            <w:rtl/>
            <w:lang w:bidi="fa-IR"/>
          </w:rPr>
          <w:delText xml:space="preserve"> </w:delText>
        </w:r>
      </w:del>
      <w:ins w:id="2991" w:author="Mehrnazi Boojari" w:date="2019-01-07T09:57:00Z">
        <w:r w:rsidR="00A31D6F">
          <w:rPr>
            <w:rFonts w:ascii="B Lotus" w:eastAsia="Calibri" w:hAnsi="B Lotus" w:cs="B Lotus" w:hint="cs"/>
            <w:sz w:val="24"/>
            <w:szCs w:val="24"/>
            <w:rtl/>
            <w:lang w:bidi="fa-IR"/>
          </w:rPr>
          <w:t xml:space="preserve"> </w:t>
        </w:r>
      </w:ins>
    </w:p>
    <w:p w14:paraId="0EE268F9" w14:textId="77777777" w:rsidR="00A06196" w:rsidRPr="005A0AF7" w:rsidRDefault="00A06196" w:rsidP="0029709A">
      <w:pPr>
        <w:bidi/>
        <w:ind w:firstLine="227"/>
        <w:jc w:val="both"/>
        <w:rPr>
          <w:rFonts w:ascii="B Lotus" w:eastAsia="Calibri" w:hAnsi="B Lotus" w:cs="B Lotus"/>
          <w:sz w:val="24"/>
          <w:szCs w:val="24"/>
          <w:rtl/>
          <w:lang w:bidi="fa-IR"/>
        </w:rPr>
      </w:pPr>
      <w:r w:rsidRPr="005A0AF7">
        <w:rPr>
          <w:rFonts w:ascii="B Lotus" w:eastAsia="Calibri" w:hAnsi="B Lotus" w:cs="B Lotus" w:hint="cs"/>
          <w:sz w:val="24"/>
          <w:szCs w:val="24"/>
          <w:rtl/>
          <w:lang w:bidi="fa-IR"/>
        </w:rPr>
        <w:t xml:space="preserve">با مطالعه این دو بخش فهم موضوع مسکن روستایی حاصل </w:t>
      </w:r>
      <w:ins w:id="2992" w:author="Mehrnazi Boojari" w:date="2019-01-10T06:17:00Z">
        <w:r w:rsidR="0029709A">
          <w:rPr>
            <w:rFonts w:ascii="B Lotus" w:eastAsia="Calibri" w:hAnsi="B Lotus" w:cs="B Lotus" w:hint="cs"/>
            <w:sz w:val="24"/>
            <w:szCs w:val="24"/>
            <w:rtl/>
            <w:lang w:bidi="fa-IR"/>
          </w:rPr>
          <w:t>می‌شود</w:t>
        </w:r>
        <w:r w:rsidR="0029709A" w:rsidRPr="005A0AF7" w:rsidDel="0029709A">
          <w:rPr>
            <w:rFonts w:ascii="B Lotus" w:eastAsia="Calibri" w:hAnsi="B Lotus" w:cs="B Lotus" w:hint="cs"/>
            <w:sz w:val="24"/>
            <w:szCs w:val="24"/>
            <w:rtl/>
            <w:lang w:bidi="fa-IR"/>
          </w:rPr>
          <w:t xml:space="preserve"> </w:t>
        </w:r>
      </w:ins>
      <w:del w:id="2993" w:author="Mehrnazi Boojari" w:date="2019-01-10T06:17:00Z">
        <w:r w:rsidRPr="005A0AF7" w:rsidDel="0029709A">
          <w:rPr>
            <w:rFonts w:ascii="B Lotus" w:eastAsia="Calibri" w:hAnsi="B Lotus" w:cs="B Lotus" w:hint="cs"/>
            <w:sz w:val="24"/>
            <w:szCs w:val="24"/>
            <w:rtl/>
            <w:lang w:bidi="fa-IR"/>
          </w:rPr>
          <w:delText xml:space="preserve">شده </w:delText>
        </w:r>
      </w:del>
      <w:r w:rsidRPr="005A0AF7">
        <w:rPr>
          <w:rFonts w:ascii="B Lotus" w:eastAsia="Calibri" w:hAnsi="B Lotus" w:cs="B Lotus" w:hint="cs"/>
          <w:sz w:val="24"/>
          <w:szCs w:val="24"/>
          <w:rtl/>
          <w:lang w:bidi="fa-IR"/>
        </w:rPr>
        <w:t>و فضا برای برداشتن گام سوم (استخراج چالش</w:t>
      </w:r>
      <w:ins w:id="2994" w:author="Mehrnazi Boojari" w:date="2019-01-08T02:16:00Z">
        <w:r w:rsidR="00011A5C">
          <w:rPr>
            <w:rFonts w:ascii="B Lotus" w:eastAsia="Calibri" w:hAnsi="B Lotus" w:cs="B Nazanin" w:hint="cs"/>
            <w:sz w:val="24"/>
            <w:szCs w:val="24"/>
            <w:rtl/>
            <w:lang w:bidi="fa-IR"/>
          </w:rPr>
          <w:t>‌</w:t>
        </w:r>
      </w:ins>
      <w:del w:id="2995" w:author="Mehrnazi Boojari" w:date="2019-01-07T09:46:00Z">
        <w:r w:rsidRPr="005A0AF7" w:rsidDel="006F7CCF">
          <w:rPr>
            <w:rFonts w:ascii="B Lotus" w:eastAsia="Calibri" w:hAnsi="B Lotus" w:cs="B Lotus" w:hint="cs"/>
            <w:sz w:val="24"/>
            <w:szCs w:val="24"/>
            <w:rtl/>
            <w:lang w:bidi="fa-IR"/>
          </w:rPr>
          <w:delText xml:space="preserve"> های </w:delText>
        </w:r>
      </w:del>
      <w:ins w:id="2996" w:author="Mehrnazi Boojari" w:date="2019-01-07T09:46:00Z">
        <w:r w:rsidR="006F7CCF">
          <w:rPr>
            <w:rFonts w:ascii="B Lotus" w:eastAsia="Calibri" w:hAnsi="B Lotus" w:cs="B Lotus" w:hint="cs"/>
            <w:sz w:val="24"/>
            <w:szCs w:val="24"/>
            <w:rtl/>
            <w:lang w:bidi="fa-IR"/>
          </w:rPr>
          <w:t xml:space="preserve">‌های </w:t>
        </w:r>
      </w:ins>
      <w:r w:rsidRPr="005A0AF7">
        <w:rPr>
          <w:rFonts w:ascii="B Lotus" w:eastAsia="Calibri" w:hAnsi="B Lotus" w:cs="B Lotus" w:hint="cs"/>
          <w:sz w:val="24"/>
          <w:szCs w:val="24"/>
          <w:rtl/>
          <w:lang w:bidi="fa-IR"/>
        </w:rPr>
        <w:t>مسکن روستایی) هموارتر</w:t>
      </w:r>
      <w:del w:id="2997" w:author="Mehrnazi Boojari" w:date="2019-01-07T09:49:00Z">
        <w:r w:rsidRPr="005A0AF7" w:rsidDel="006F7CCF">
          <w:rPr>
            <w:rFonts w:ascii="B Lotus" w:eastAsia="Calibri" w:hAnsi="B Lotus" w:cs="B Lotus" w:hint="cs"/>
            <w:sz w:val="24"/>
            <w:szCs w:val="24"/>
            <w:rtl/>
            <w:lang w:bidi="fa-IR"/>
          </w:rPr>
          <w:delText xml:space="preserve"> می </w:delText>
        </w:r>
      </w:del>
      <w:ins w:id="2998" w:author="Mehrnazi Boojari" w:date="2019-01-07T09:49:00Z">
        <w:r w:rsidR="006F7CCF">
          <w:rPr>
            <w:rFonts w:ascii="B Lotus" w:eastAsia="Calibri" w:hAnsi="B Lotus" w:cs="B Lotus" w:hint="cs"/>
            <w:sz w:val="24"/>
            <w:szCs w:val="24"/>
            <w:rtl/>
            <w:lang w:bidi="fa-IR"/>
          </w:rPr>
          <w:t xml:space="preserve"> می‌</w:t>
        </w:r>
      </w:ins>
      <w:del w:id="2999" w:author="Mehrnazi Boojari" w:date="2019-01-08T01:14:00Z">
        <w:r w:rsidRPr="005A0AF7" w:rsidDel="00632EB0">
          <w:rPr>
            <w:rFonts w:ascii="B Lotus" w:eastAsia="Calibri" w:hAnsi="B Lotus" w:cs="B Lotus" w:hint="cs"/>
            <w:sz w:val="24"/>
            <w:szCs w:val="24"/>
            <w:rtl/>
            <w:lang w:bidi="fa-IR"/>
          </w:rPr>
          <w:delText>گردد</w:delText>
        </w:r>
      </w:del>
      <w:ins w:id="3000" w:author="Mehrnazi Boojari" w:date="2019-01-08T01:14:00Z">
        <w:r w:rsidR="00632EB0">
          <w:rPr>
            <w:rFonts w:ascii="B Lotus" w:eastAsia="Calibri" w:hAnsi="B Lotus" w:cs="B Lotus" w:hint="cs"/>
            <w:sz w:val="24"/>
            <w:szCs w:val="24"/>
            <w:rtl/>
            <w:lang w:bidi="fa-IR"/>
          </w:rPr>
          <w:t>شود</w:t>
        </w:r>
      </w:ins>
      <w:r w:rsidRPr="005A0AF7">
        <w:rPr>
          <w:rFonts w:ascii="B Lotus" w:eastAsia="Calibri" w:hAnsi="B Lotus" w:cs="B Lotus" w:hint="cs"/>
          <w:sz w:val="24"/>
          <w:szCs w:val="24"/>
          <w:rtl/>
          <w:lang w:bidi="fa-IR"/>
        </w:rPr>
        <w:t xml:space="preserve">. </w:t>
      </w:r>
    </w:p>
    <w:p w14:paraId="1EE1C93D" w14:textId="77777777" w:rsidR="00A06196" w:rsidRPr="005A0AF7" w:rsidRDefault="00A06196" w:rsidP="000E7BB7">
      <w:pPr>
        <w:pStyle w:val="Heading2"/>
        <w:ind w:left="284" w:firstLine="0"/>
        <w:rPr>
          <w:rtl/>
        </w:rPr>
      </w:pPr>
      <w:bookmarkStart w:id="3001" w:name="_Toc533781172"/>
      <w:bookmarkStart w:id="3002" w:name="_Toc533781491"/>
      <w:bookmarkStart w:id="3003" w:name="_Toc533781606"/>
      <w:bookmarkStart w:id="3004" w:name="_Toc533781792"/>
      <w:bookmarkStart w:id="3005" w:name="_Toc533782128"/>
      <w:r w:rsidRPr="005A0AF7">
        <w:rPr>
          <w:rFonts w:hint="cs"/>
          <w:rtl/>
        </w:rPr>
        <w:t>ادبیات پشتیبان مسکن روستایی</w:t>
      </w:r>
      <w:bookmarkEnd w:id="3001"/>
      <w:bookmarkEnd w:id="3002"/>
      <w:bookmarkEnd w:id="3003"/>
      <w:bookmarkEnd w:id="3004"/>
      <w:bookmarkEnd w:id="3005"/>
      <w:r w:rsidRPr="005A0AF7">
        <w:rPr>
          <w:rFonts w:hint="cs"/>
          <w:rtl/>
        </w:rPr>
        <w:t xml:space="preserve"> </w:t>
      </w:r>
    </w:p>
    <w:p w14:paraId="56F1E627" w14:textId="77777777" w:rsidR="00A06196" w:rsidRPr="005A0AF7" w:rsidRDefault="00A06196" w:rsidP="00A06196">
      <w:pPr>
        <w:pStyle w:val="Heading3"/>
        <w:rPr>
          <w:rtl/>
        </w:rPr>
      </w:pPr>
      <w:bookmarkStart w:id="3006" w:name="_Toc533781173"/>
      <w:bookmarkStart w:id="3007" w:name="_Toc533782129"/>
      <w:r w:rsidRPr="005A0AF7">
        <w:rPr>
          <w:rtl/>
        </w:rPr>
        <w:t>تعریف و مفهوم مسکن</w:t>
      </w:r>
      <w:bookmarkEnd w:id="3006"/>
      <w:bookmarkEnd w:id="3007"/>
      <w:r w:rsidRPr="005A0AF7">
        <w:rPr>
          <w:rtl/>
        </w:rPr>
        <w:t xml:space="preserve"> </w:t>
      </w:r>
    </w:p>
    <w:p w14:paraId="19173A77" w14:textId="77777777" w:rsidR="00A06196" w:rsidRPr="00F90D80" w:rsidRDefault="00A06196" w:rsidP="00C56E00">
      <w:pPr>
        <w:bidi/>
        <w:ind w:firstLine="288"/>
        <w:jc w:val="both"/>
        <w:rPr>
          <w:rFonts w:ascii="B Lotus" w:eastAsia="Calibri" w:hAnsi="B Lotus" w:cs="B Lotus"/>
          <w:sz w:val="24"/>
          <w:szCs w:val="24"/>
          <w:rtl/>
          <w:lang w:bidi="fa-IR"/>
        </w:rPr>
      </w:pPr>
      <w:r w:rsidRPr="00F90D80">
        <w:rPr>
          <w:rFonts w:ascii="B Lotus" w:eastAsia="Calibri" w:hAnsi="B Lotus" w:cs="B Lotus"/>
          <w:sz w:val="24"/>
          <w:szCs w:val="24"/>
          <w:rtl/>
          <w:lang w:bidi="fa-IR"/>
        </w:rPr>
        <w:t>مقوله مسکن دارای مفهومی گسترده و پیچیده است</w:t>
      </w:r>
      <w:del w:id="3008" w:author="Mehrnazi Boojari" w:date="2019-01-07T09:53:00Z">
        <w:r w:rsidRPr="00F90D80" w:rsidDel="006F7CCF">
          <w:rPr>
            <w:rFonts w:ascii="B Lotus" w:eastAsia="Calibri" w:hAnsi="B Lotus" w:cs="B Lotus"/>
            <w:sz w:val="24"/>
            <w:szCs w:val="24"/>
            <w:rtl/>
            <w:lang w:bidi="fa-IR"/>
          </w:rPr>
          <w:delText xml:space="preserve"> . </w:delText>
        </w:r>
      </w:del>
      <w:ins w:id="3009" w:author="Mehrnazi Boojari" w:date="2019-01-07T09:53:00Z">
        <w:r w:rsidR="006F7CCF">
          <w:rPr>
            <w:rFonts w:ascii="B Lotus" w:eastAsia="Calibri" w:hAnsi="B Lotus" w:cs="B Lotus"/>
            <w:sz w:val="24"/>
            <w:szCs w:val="24"/>
            <w:rtl/>
            <w:lang w:bidi="fa-IR"/>
          </w:rPr>
          <w:t xml:space="preserve">. </w:t>
        </w:r>
      </w:ins>
      <w:r w:rsidRPr="00F90D80">
        <w:rPr>
          <w:rFonts w:ascii="B Lotus" w:eastAsia="Calibri" w:hAnsi="B Lotus" w:cs="B Lotus"/>
          <w:sz w:val="24"/>
          <w:szCs w:val="24"/>
          <w:rtl/>
          <w:lang w:bidi="fa-IR"/>
        </w:rPr>
        <w:t>درک مفهوم آن با استفاده از یک تعریف جامع بسیار مشکل است</w:t>
      </w:r>
      <w:del w:id="3010" w:author="Mehrnazi Boojari" w:date="2019-01-10T06:18:00Z">
        <w:r w:rsidRPr="00F90D80" w:rsidDel="00C56E00">
          <w:rPr>
            <w:rFonts w:ascii="B Lotus" w:eastAsia="Calibri" w:hAnsi="B Lotus" w:cs="B Lotus"/>
            <w:sz w:val="24"/>
            <w:szCs w:val="24"/>
            <w:rtl/>
            <w:lang w:bidi="fa-IR"/>
          </w:rPr>
          <w:delText xml:space="preserve">، </w:delText>
        </w:r>
      </w:del>
      <w:ins w:id="3011" w:author="Mehrnazi Boojari" w:date="2019-01-10T06:18:00Z">
        <w:r w:rsidR="00C56E00">
          <w:rPr>
            <w:rFonts w:ascii="B Lotus" w:eastAsia="Calibri" w:hAnsi="B Lotus" w:cs="B Lotus" w:hint="cs"/>
            <w:sz w:val="24"/>
            <w:szCs w:val="24"/>
            <w:rtl/>
            <w:lang w:bidi="fa-IR"/>
          </w:rPr>
          <w:t>؛</w:t>
        </w:r>
        <w:r w:rsidR="00C56E00" w:rsidRPr="00F90D80">
          <w:rPr>
            <w:rFonts w:ascii="B Lotus" w:eastAsia="Calibri" w:hAnsi="B Lotus" w:cs="B Lotus"/>
            <w:sz w:val="24"/>
            <w:szCs w:val="24"/>
            <w:rtl/>
            <w:lang w:bidi="fa-IR"/>
          </w:rPr>
          <w:t xml:space="preserve"> </w:t>
        </w:r>
      </w:ins>
      <w:del w:id="3012" w:author="Mehrnazi Boojari" w:date="2019-01-08T00:21:00Z">
        <w:r w:rsidRPr="00F90D80" w:rsidDel="007934C7">
          <w:rPr>
            <w:rFonts w:ascii="B Lotus" w:eastAsia="Calibri" w:hAnsi="B Lotus" w:cs="B Lotus"/>
            <w:sz w:val="24"/>
            <w:szCs w:val="24"/>
            <w:rtl/>
            <w:lang w:bidi="fa-IR"/>
          </w:rPr>
          <w:delText>چرا که</w:delText>
        </w:r>
      </w:del>
      <w:ins w:id="3013" w:author="Mehrnazi Boojari" w:date="2019-01-08T00:21:00Z">
        <w:r w:rsidR="007934C7">
          <w:rPr>
            <w:rFonts w:ascii="B Lotus" w:eastAsia="Calibri" w:hAnsi="B Lotus" w:cs="B Lotus"/>
            <w:sz w:val="24"/>
            <w:szCs w:val="24"/>
            <w:rtl/>
            <w:lang w:bidi="fa-IR"/>
          </w:rPr>
          <w:t>زیرا</w:t>
        </w:r>
      </w:ins>
      <w:r w:rsidRPr="00F90D80">
        <w:rPr>
          <w:rFonts w:ascii="B Lotus" w:eastAsia="Calibri" w:hAnsi="B Lotus" w:cs="B Lotus"/>
          <w:sz w:val="24"/>
          <w:szCs w:val="24"/>
          <w:rtl/>
          <w:lang w:bidi="fa-IR"/>
        </w:rPr>
        <w:t xml:space="preserve"> در عرصه مسکن</w:t>
      </w:r>
      <w:del w:id="3014" w:author="Mehrnazi Boojari" w:date="2019-01-07T09:51:00Z">
        <w:r w:rsidRPr="00F90D80" w:rsidDel="006F7CCF">
          <w:rPr>
            <w:rFonts w:ascii="B Lotus" w:eastAsia="Calibri" w:hAnsi="B Lotus" w:cs="B Lotus"/>
            <w:sz w:val="24"/>
            <w:szCs w:val="24"/>
            <w:rtl/>
            <w:lang w:bidi="fa-IR"/>
          </w:rPr>
          <w:delText xml:space="preserve"> سازی </w:delText>
        </w:r>
      </w:del>
      <w:ins w:id="3015" w:author="Mehrnazi Boojari" w:date="2019-01-07T09:51: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سازی </w:t>
        </w:r>
      </w:ins>
      <w:r w:rsidRPr="00F90D80">
        <w:rPr>
          <w:rFonts w:ascii="B Lotus" w:eastAsia="Calibri" w:hAnsi="B Lotus" w:cs="B Lotus"/>
          <w:sz w:val="24"/>
          <w:szCs w:val="24"/>
          <w:rtl/>
          <w:lang w:bidi="fa-IR"/>
        </w:rPr>
        <w:t>با توجه محیط اجتماعی و فضایی خاص هر جامعه اشکال مختلف، سبک</w:t>
      </w:r>
      <w:del w:id="3016" w:author="Mehrnazi Boojari" w:date="2019-01-07T09:45:00Z">
        <w:r w:rsidRPr="00F90D80" w:rsidDel="006F7CCF">
          <w:rPr>
            <w:rFonts w:ascii="B Lotus" w:eastAsia="Calibri" w:hAnsi="B Lotus" w:cs="B Lotus"/>
            <w:sz w:val="24"/>
            <w:szCs w:val="24"/>
            <w:rtl/>
            <w:lang w:bidi="fa-IR"/>
          </w:rPr>
          <w:delText xml:space="preserve"> ها </w:delText>
        </w:r>
      </w:del>
      <w:ins w:id="3017" w:author="Mehrnazi Boojari" w:date="2019-01-07T09:45: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 </w:t>
        </w:r>
      </w:ins>
      <w:r w:rsidRPr="00F90D80">
        <w:rPr>
          <w:rFonts w:ascii="B Lotus" w:eastAsia="Calibri" w:hAnsi="B Lotus" w:cs="B Lotus"/>
          <w:sz w:val="24"/>
          <w:szCs w:val="24"/>
          <w:rtl/>
          <w:lang w:bidi="fa-IR"/>
        </w:rPr>
        <w:t>و طرح</w:t>
      </w:r>
      <w:del w:id="3018" w:author="Mehrnazi Boojari" w:date="2019-01-07T09:46:00Z">
        <w:r w:rsidRPr="00F90D80" w:rsidDel="006F7CCF">
          <w:rPr>
            <w:rFonts w:ascii="B Lotus" w:eastAsia="Calibri" w:hAnsi="B Lotus" w:cs="B Lotus"/>
            <w:sz w:val="24"/>
            <w:szCs w:val="24"/>
            <w:rtl/>
            <w:lang w:bidi="fa-IR"/>
          </w:rPr>
          <w:delText xml:space="preserve"> های </w:delText>
        </w:r>
      </w:del>
      <w:ins w:id="3019"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F90D80">
        <w:rPr>
          <w:rFonts w:ascii="B Lotus" w:eastAsia="Calibri" w:hAnsi="B Lotus" w:cs="B Lotus"/>
          <w:sz w:val="24"/>
          <w:szCs w:val="24"/>
          <w:rtl/>
          <w:lang w:bidi="fa-IR"/>
        </w:rPr>
        <w:t xml:space="preserve">متفاوت معماری وجود دارد. در فرهنگ لغات فارسی مسکن به معنی </w:t>
      </w:r>
      <w:del w:id="3020" w:author="Mehrnazi Boojari" w:date="2019-01-08T02:16:00Z">
        <w:r w:rsidRPr="00F90D80" w:rsidDel="00011A5C">
          <w:rPr>
            <w:rFonts w:ascii="B Lotus" w:eastAsia="Calibri" w:hAnsi="B Lotus" w:cs="B Lotus"/>
            <w:sz w:val="24"/>
            <w:szCs w:val="24"/>
            <w:rtl/>
            <w:lang w:bidi="fa-IR"/>
          </w:rPr>
          <w:delText xml:space="preserve">" </w:delText>
        </w:r>
      </w:del>
      <w:ins w:id="3021" w:author="Mehrnazi Boojari" w:date="2019-01-08T02:16:00Z">
        <w:r w:rsidR="00011A5C">
          <w:rPr>
            <w:rFonts w:ascii="B Lotus" w:eastAsia="Calibri" w:hAnsi="B Lotus" w:cs="B Lotus" w:hint="cs"/>
            <w:sz w:val="24"/>
            <w:szCs w:val="24"/>
            <w:rtl/>
            <w:lang w:bidi="fa-IR"/>
          </w:rPr>
          <w:t>«</w:t>
        </w:r>
      </w:ins>
      <w:r w:rsidRPr="00F90D80">
        <w:rPr>
          <w:rFonts w:ascii="B Lotus" w:eastAsia="Calibri" w:hAnsi="B Lotus" w:cs="B Lotus"/>
          <w:sz w:val="24"/>
          <w:szCs w:val="24"/>
          <w:rtl/>
          <w:lang w:bidi="fa-IR"/>
        </w:rPr>
        <w:t>محل سکون و آرامش</w:t>
      </w:r>
      <w:del w:id="3022" w:author="Mehrnazi Boojari" w:date="2019-01-08T02:16:00Z">
        <w:r w:rsidRPr="00F90D80" w:rsidDel="00011A5C">
          <w:rPr>
            <w:rFonts w:ascii="B Lotus" w:eastAsia="Calibri" w:hAnsi="B Lotus" w:cs="B Lotus"/>
            <w:sz w:val="24"/>
            <w:szCs w:val="24"/>
            <w:rtl/>
            <w:lang w:bidi="fa-IR"/>
          </w:rPr>
          <w:delText xml:space="preserve"> "</w:delText>
        </w:r>
      </w:del>
      <w:ins w:id="3023" w:author="Mehrnazi Boojari" w:date="2019-01-08T02:16:00Z">
        <w:r w:rsidR="00011A5C">
          <w:rPr>
            <w:rFonts w:ascii="B Lotus" w:eastAsia="Calibri" w:hAnsi="B Lotus" w:cs="B Lotus" w:hint="cs"/>
            <w:sz w:val="24"/>
            <w:szCs w:val="24"/>
            <w:rtl/>
            <w:lang w:bidi="fa-IR"/>
          </w:rPr>
          <w:t>»</w:t>
        </w:r>
      </w:ins>
      <w:r w:rsidRPr="00F90D80">
        <w:rPr>
          <w:rFonts w:ascii="B Lotus" w:eastAsia="Calibri" w:hAnsi="B Lotus" w:cs="B Lotus"/>
          <w:sz w:val="24"/>
          <w:szCs w:val="24"/>
          <w:rtl/>
          <w:lang w:bidi="fa-IR"/>
        </w:rPr>
        <w:t xml:space="preserve"> تعریف شده است</w:t>
      </w:r>
      <w:r w:rsidRPr="00F90D80">
        <w:rPr>
          <w:rFonts w:ascii="B Lotus" w:eastAsia="Calibri" w:hAnsi="B Lotus" w:cs="B Lotus"/>
          <w:sz w:val="24"/>
          <w:szCs w:val="24"/>
          <w:vertAlign w:val="superscript"/>
          <w:rtl/>
          <w:lang w:bidi="fa-IR"/>
        </w:rPr>
        <w:footnoteReference w:id="27"/>
      </w:r>
      <w:del w:id="3031" w:author="Mehrnazi Boojari" w:date="2019-01-07T09:53:00Z">
        <w:r w:rsidRPr="00F90D80" w:rsidDel="006F7CCF">
          <w:rPr>
            <w:rFonts w:ascii="B Lotus" w:eastAsia="Calibri" w:hAnsi="B Lotus" w:cs="B Lotus"/>
            <w:sz w:val="24"/>
            <w:szCs w:val="24"/>
            <w:rtl/>
            <w:lang w:bidi="fa-IR"/>
          </w:rPr>
          <w:delText xml:space="preserve"> . </w:delText>
        </w:r>
      </w:del>
      <w:ins w:id="3032" w:author="Mehrnazi Boojari" w:date="2019-01-07T09:53:00Z">
        <w:r w:rsidR="006F7CCF">
          <w:rPr>
            <w:rFonts w:ascii="B Lotus" w:eastAsia="Calibri" w:hAnsi="B Lotus" w:cs="B Lotus"/>
            <w:sz w:val="24"/>
            <w:szCs w:val="24"/>
            <w:rtl/>
            <w:lang w:bidi="fa-IR"/>
          </w:rPr>
          <w:t xml:space="preserve">. </w:t>
        </w:r>
      </w:ins>
      <w:del w:id="3033" w:author="Mehrnazi Boojari" w:date="2019-01-08T02:17:00Z">
        <w:r w:rsidRPr="00F90D80" w:rsidDel="00011A5C">
          <w:rPr>
            <w:rFonts w:ascii="B Lotus" w:eastAsia="Calibri" w:hAnsi="B Lotus" w:cs="B Lotus"/>
            <w:sz w:val="24"/>
            <w:szCs w:val="24"/>
            <w:rtl/>
            <w:lang w:bidi="fa-IR"/>
          </w:rPr>
          <w:delText xml:space="preserve">از </w:delText>
        </w:r>
      </w:del>
      <w:ins w:id="3034" w:author="Mehrnazi Boojari" w:date="2019-01-08T02:17:00Z">
        <w:r w:rsidR="00011A5C" w:rsidRPr="00F90D80">
          <w:rPr>
            <w:rFonts w:ascii="B Lotus" w:eastAsia="Calibri" w:hAnsi="B Lotus" w:cs="B Lotus"/>
            <w:sz w:val="24"/>
            <w:szCs w:val="24"/>
            <w:rtl/>
            <w:lang w:bidi="fa-IR"/>
          </w:rPr>
          <w:t>از</w:t>
        </w:r>
        <w:r w:rsidR="00011A5C">
          <w:rPr>
            <w:rFonts w:ascii="B Lotus" w:eastAsia="Calibri" w:hAnsi="B Lotus" w:cs="Times New Roman" w:hint="cs"/>
            <w:sz w:val="24"/>
            <w:szCs w:val="24"/>
            <w:rtl/>
            <w:lang w:bidi="fa-IR"/>
          </w:rPr>
          <w:t> </w:t>
        </w:r>
      </w:ins>
      <w:del w:id="3035" w:author="Mehrnazi Boojari" w:date="2019-01-08T02:16:00Z">
        <w:r w:rsidRPr="00F90D80" w:rsidDel="00011A5C">
          <w:rPr>
            <w:rFonts w:ascii="B Lotus" w:eastAsia="Calibri" w:hAnsi="B Lotus" w:cs="B Lotus"/>
            <w:sz w:val="24"/>
            <w:szCs w:val="24"/>
            <w:rtl/>
            <w:lang w:bidi="fa-IR"/>
          </w:rPr>
          <w:delText xml:space="preserve">همین </w:delText>
        </w:r>
      </w:del>
      <w:ins w:id="3036" w:author="Mehrnazi Boojari" w:date="2019-01-08T02:16:00Z">
        <w:r w:rsidR="00011A5C">
          <w:rPr>
            <w:rFonts w:ascii="B Lotus" w:eastAsia="Calibri" w:hAnsi="B Lotus" w:cs="B Lotus" w:hint="cs"/>
            <w:sz w:val="24"/>
            <w:szCs w:val="24"/>
            <w:rtl/>
            <w:lang w:bidi="fa-IR"/>
          </w:rPr>
          <w:t>ا</w:t>
        </w:r>
        <w:r w:rsidR="00011A5C" w:rsidRPr="00F90D80">
          <w:rPr>
            <w:rFonts w:ascii="B Lotus" w:eastAsia="Calibri" w:hAnsi="B Lotus" w:cs="B Lotus"/>
            <w:sz w:val="24"/>
            <w:szCs w:val="24"/>
            <w:rtl/>
            <w:lang w:bidi="fa-IR"/>
          </w:rPr>
          <w:t>ین</w:t>
        </w:r>
      </w:ins>
      <w:ins w:id="3037" w:author="Mehrnazi Boojari" w:date="2019-01-08T02:17:00Z">
        <w:r w:rsidR="00011A5C">
          <w:rPr>
            <w:rFonts w:ascii="B Lotus" w:eastAsia="Calibri" w:hAnsi="B Lotus" w:cs="Times New Roman" w:hint="cs"/>
            <w:sz w:val="24"/>
            <w:szCs w:val="24"/>
            <w:rtl/>
            <w:lang w:bidi="fa-IR"/>
          </w:rPr>
          <w:t> </w:t>
        </w:r>
      </w:ins>
      <w:r w:rsidRPr="00F90D80">
        <w:rPr>
          <w:rFonts w:ascii="B Lotus" w:eastAsia="Calibri" w:hAnsi="B Lotus" w:cs="B Lotus"/>
          <w:sz w:val="24"/>
          <w:szCs w:val="24"/>
          <w:rtl/>
          <w:lang w:bidi="fa-IR"/>
        </w:rPr>
        <w:t>رو</w:t>
      </w:r>
      <w:ins w:id="3038" w:author="Mehrnazi Boojari" w:date="2019-01-08T02:16:00Z">
        <w:r w:rsidR="00011A5C">
          <w:rPr>
            <w:rFonts w:ascii="B Lotus" w:eastAsia="Calibri" w:hAnsi="B Lotus" w:cs="B Lotus" w:hint="cs"/>
            <w:sz w:val="24"/>
            <w:szCs w:val="24"/>
            <w:rtl/>
            <w:lang w:bidi="fa-IR"/>
          </w:rPr>
          <w:t>،</w:t>
        </w:r>
      </w:ins>
      <w:r w:rsidRPr="00F90D80">
        <w:rPr>
          <w:rFonts w:ascii="B Lotus" w:eastAsia="Calibri" w:hAnsi="B Lotus" w:cs="B Lotus"/>
          <w:sz w:val="24"/>
          <w:szCs w:val="24"/>
          <w:rtl/>
          <w:lang w:bidi="fa-IR"/>
        </w:rPr>
        <w:t xml:space="preserve"> بررسی مسائل اجتماعی در کنار سایر مسائل در برنامه</w:t>
      </w:r>
      <w:del w:id="3039" w:author="Mehrnazi Boojari" w:date="2019-01-07T10:05:00Z">
        <w:r w:rsidRPr="00F90D80" w:rsidDel="00A31D6F">
          <w:rPr>
            <w:rFonts w:ascii="B Lotus" w:eastAsia="Calibri" w:hAnsi="B Lotus" w:cs="B Lotus"/>
            <w:sz w:val="24"/>
            <w:szCs w:val="24"/>
            <w:rtl/>
            <w:lang w:bidi="fa-IR"/>
          </w:rPr>
          <w:delText xml:space="preserve"> ریزی </w:delText>
        </w:r>
      </w:del>
      <w:ins w:id="3040" w:author="Mehrnazi Boojari" w:date="2019-01-07T10:05:00Z">
        <w:r w:rsidR="00A31D6F">
          <w:rPr>
            <w:rFonts w:ascii="B Lotus" w:eastAsia="Calibri" w:hAnsi="B Lotus" w:cs="B Lotus" w:hint="cs"/>
            <w:sz w:val="24"/>
            <w:szCs w:val="24"/>
            <w:rtl/>
            <w:lang w:bidi="fa-IR"/>
          </w:rPr>
          <w:t>‌</w:t>
        </w:r>
      </w:ins>
      <w:ins w:id="3041" w:author="Mehrnazi Boojari" w:date="2019-01-08T03:19:00Z">
        <w:r w:rsidR="006770E1">
          <w:rPr>
            <w:rFonts w:ascii="B Lotus" w:eastAsia="Calibri" w:hAnsi="B Lotus" w:cs="B Nazanin" w:hint="cs"/>
            <w:sz w:val="24"/>
            <w:szCs w:val="24"/>
            <w:rtl/>
            <w:lang w:bidi="fa-IR"/>
          </w:rPr>
          <w:t>‌</w:t>
        </w:r>
      </w:ins>
      <w:ins w:id="3042" w:author="Mehrnazi Boojari" w:date="2019-01-07T10:05:00Z">
        <w:r w:rsidR="00A31D6F">
          <w:rPr>
            <w:rFonts w:ascii="B Lotus" w:eastAsia="Calibri" w:hAnsi="B Lotus" w:cs="B Lotus"/>
            <w:sz w:val="24"/>
            <w:szCs w:val="24"/>
            <w:rtl/>
            <w:lang w:bidi="fa-IR"/>
          </w:rPr>
          <w:t xml:space="preserve">ریزی </w:t>
        </w:r>
      </w:ins>
      <w:r w:rsidRPr="00F90D80">
        <w:rPr>
          <w:rFonts w:ascii="B Lotus" w:eastAsia="Calibri" w:hAnsi="B Lotus" w:cs="B Lotus"/>
          <w:sz w:val="24"/>
          <w:szCs w:val="24"/>
          <w:rtl/>
          <w:lang w:bidi="fa-IR"/>
        </w:rPr>
        <w:t>مسکن لازم و ضروری است</w:t>
      </w:r>
      <w:del w:id="3043" w:author="Mehrnazi Boojari" w:date="2019-01-07T09:53:00Z">
        <w:r w:rsidRPr="00F90D80" w:rsidDel="006F7CCF">
          <w:rPr>
            <w:rFonts w:ascii="B Lotus" w:eastAsia="Calibri" w:hAnsi="B Lotus" w:cs="B Lotus"/>
            <w:sz w:val="24"/>
            <w:szCs w:val="24"/>
            <w:rtl/>
            <w:lang w:bidi="fa-IR"/>
          </w:rPr>
          <w:delText xml:space="preserve"> . </w:delText>
        </w:r>
      </w:del>
      <w:ins w:id="3044" w:author="Mehrnazi Boojari" w:date="2019-01-07T09:53:00Z">
        <w:r w:rsidR="006F7CCF">
          <w:rPr>
            <w:rFonts w:ascii="B Lotus" w:eastAsia="Calibri" w:hAnsi="B Lotus" w:cs="B Lotus"/>
            <w:sz w:val="24"/>
            <w:szCs w:val="24"/>
            <w:rtl/>
            <w:lang w:bidi="fa-IR"/>
          </w:rPr>
          <w:t xml:space="preserve">. </w:t>
        </w:r>
      </w:ins>
    </w:p>
    <w:p w14:paraId="2B2AA7F8" w14:textId="77777777" w:rsidR="00A06196" w:rsidRPr="005A0AF7" w:rsidRDefault="00A06196" w:rsidP="00292B1F">
      <w:pPr>
        <w:bidi/>
        <w:ind w:firstLine="288"/>
        <w:jc w:val="both"/>
        <w:rPr>
          <w:rFonts w:ascii="B Lotus" w:eastAsia="Calibri" w:hAnsi="B Lotus" w:cs="B Lotus"/>
          <w:sz w:val="24"/>
          <w:szCs w:val="24"/>
          <w:rtl/>
          <w:lang w:bidi="fa-IR"/>
        </w:rPr>
      </w:pPr>
      <w:r w:rsidRPr="00F90D80">
        <w:rPr>
          <w:rFonts w:ascii="B Lotus" w:eastAsia="Calibri" w:hAnsi="B Lotus" w:cs="B Lotus"/>
          <w:sz w:val="24"/>
          <w:szCs w:val="24"/>
          <w:rtl/>
          <w:lang w:bidi="fa-IR"/>
        </w:rPr>
        <w:t xml:space="preserve">مفهوم مسکن </w:t>
      </w:r>
      <w:del w:id="3045" w:author="Mehrnazi Boojari" w:date="2019-01-08T02:17:00Z">
        <w:r w:rsidRPr="00F90D80" w:rsidDel="00011A5C">
          <w:rPr>
            <w:rFonts w:ascii="B Lotus" w:eastAsia="Calibri" w:hAnsi="B Lotus" w:cs="B Lotus"/>
            <w:sz w:val="24"/>
            <w:szCs w:val="24"/>
            <w:rtl/>
            <w:lang w:bidi="fa-IR"/>
          </w:rPr>
          <w:delText>علاوه بر</w:delText>
        </w:r>
      </w:del>
      <w:ins w:id="3046" w:author="Mehrnazi Boojari" w:date="2019-01-08T02:17:00Z">
        <w:r w:rsidR="00011A5C">
          <w:rPr>
            <w:rFonts w:ascii="B Lotus" w:eastAsia="Calibri" w:hAnsi="B Lotus" w:cs="B Lotus"/>
            <w:sz w:val="24"/>
            <w:szCs w:val="24"/>
            <w:rtl/>
            <w:lang w:bidi="fa-IR"/>
          </w:rPr>
          <w:t>علاوه</w:t>
        </w:r>
        <w:r w:rsidR="00011A5C">
          <w:rPr>
            <w:rFonts w:ascii="Times New Roman" w:eastAsia="Calibri" w:hAnsi="Times New Roman" w:cs="Times New Roman" w:hint="cs"/>
            <w:sz w:val="24"/>
            <w:szCs w:val="24"/>
            <w:rtl/>
            <w:lang w:bidi="fa-IR"/>
          </w:rPr>
          <w:t> </w:t>
        </w:r>
        <w:r w:rsidR="00011A5C">
          <w:rPr>
            <w:rFonts w:ascii="B Lotus" w:eastAsia="Calibri" w:hAnsi="B Lotus" w:cs="B Lotus"/>
            <w:sz w:val="24"/>
            <w:szCs w:val="24"/>
            <w:rtl/>
            <w:lang w:bidi="fa-IR"/>
          </w:rPr>
          <w:t>بر</w:t>
        </w:r>
      </w:ins>
      <w:r w:rsidRPr="00F90D80">
        <w:rPr>
          <w:rFonts w:ascii="B Lotus" w:eastAsia="Calibri" w:hAnsi="B Lotus" w:cs="B Lotus"/>
          <w:sz w:val="24"/>
          <w:szCs w:val="24"/>
          <w:rtl/>
          <w:lang w:bidi="fa-IR"/>
        </w:rPr>
        <w:t xml:space="preserve"> مکان فیزیکی</w:t>
      </w:r>
      <w:del w:id="3047" w:author="Mehrnazi Boojari" w:date="2019-01-07T09:47:00Z">
        <w:r w:rsidRPr="00F90D80" w:rsidDel="006F7CCF">
          <w:rPr>
            <w:rFonts w:ascii="B Lotus" w:eastAsia="Calibri" w:hAnsi="B Lotus" w:cs="B Lotus"/>
            <w:sz w:val="24"/>
            <w:szCs w:val="24"/>
            <w:rtl/>
            <w:lang w:bidi="fa-IR"/>
          </w:rPr>
          <w:delText xml:space="preserve"> ،</w:delText>
        </w:r>
      </w:del>
      <w:ins w:id="3048" w:author="Mehrnazi Boojari" w:date="2019-01-07T09:47:00Z">
        <w:r w:rsidR="006F7CCF">
          <w:rPr>
            <w:rFonts w:ascii="B Lotus" w:eastAsia="Calibri" w:hAnsi="B Lotus" w:cs="B Lotus"/>
            <w:sz w:val="24"/>
            <w:szCs w:val="24"/>
            <w:rtl/>
            <w:lang w:bidi="fa-IR"/>
          </w:rPr>
          <w:t>،</w:t>
        </w:r>
      </w:ins>
      <w:r w:rsidRPr="00F90D80">
        <w:rPr>
          <w:rFonts w:ascii="B Lotus" w:eastAsia="Calibri" w:hAnsi="B Lotus" w:cs="B Lotus"/>
          <w:sz w:val="24"/>
          <w:szCs w:val="24"/>
          <w:rtl/>
          <w:lang w:bidi="fa-IR"/>
        </w:rPr>
        <w:t xml:space="preserve"> کل محیط مسکونی را نیز در</w:t>
      </w:r>
      <w:ins w:id="3049" w:author="Mehrnazi Boojari" w:date="2019-01-08T02:17:00Z">
        <w:r w:rsidR="00011A5C">
          <w:rPr>
            <w:rFonts w:ascii="B Lotus" w:eastAsia="Calibri" w:hAnsi="B Lotus" w:cs="B Nazanin" w:hint="cs"/>
            <w:sz w:val="24"/>
            <w:szCs w:val="24"/>
            <w:rtl/>
            <w:lang w:bidi="fa-IR"/>
          </w:rPr>
          <w:t>‌</w:t>
        </w:r>
      </w:ins>
      <w:del w:id="3050" w:author="Mehrnazi Boojari" w:date="2019-01-08T02:17:00Z">
        <w:r w:rsidRPr="00F90D80" w:rsidDel="00011A5C">
          <w:rPr>
            <w:rFonts w:ascii="B Lotus" w:eastAsia="Calibri" w:hAnsi="B Lotus" w:cs="B Lotus"/>
            <w:sz w:val="24"/>
            <w:szCs w:val="24"/>
            <w:rtl/>
            <w:lang w:bidi="fa-IR"/>
          </w:rPr>
          <w:delText xml:space="preserve"> </w:delText>
        </w:r>
      </w:del>
      <w:r w:rsidRPr="00F90D80">
        <w:rPr>
          <w:rFonts w:ascii="B Lotus" w:eastAsia="Calibri" w:hAnsi="B Lotus" w:cs="B Lotus"/>
          <w:sz w:val="24"/>
          <w:szCs w:val="24"/>
          <w:rtl/>
          <w:lang w:bidi="fa-IR"/>
        </w:rPr>
        <w:t>بر</w:t>
      </w:r>
      <w:del w:id="3051" w:author="Mehrnazi Boojari" w:date="2019-01-07T09:49:00Z">
        <w:r w:rsidRPr="00F90D80" w:rsidDel="006F7CCF">
          <w:rPr>
            <w:rFonts w:ascii="B Lotus" w:eastAsia="Calibri" w:hAnsi="B Lotus" w:cs="B Lotus"/>
            <w:sz w:val="24"/>
            <w:szCs w:val="24"/>
            <w:rtl/>
            <w:lang w:bidi="fa-IR"/>
          </w:rPr>
          <w:delText xml:space="preserve"> می </w:delText>
        </w:r>
      </w:del>
      <w:ins w:id="3052"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F90D80">
        <w:rPr>
          <w:rFonts w:ascii="B Lotus" w:eastAsia="Calibri" w:hAnsi="B Lotus" w:cs="B Lotus"/>
          <w:sz w:val="24"/>
          <w:szCs w:val="24"/>
          <w:rtl/>
          <w:lang w:bidi="fa-IR"/>
        </w:rPr>
        <w:t xml:space="preserve">گیرد که شامل </w:t>
      </w:r>
      <w:del w:id="3053" w:author="Mehrnazi Boojari" w:date="2019-01-08T02:18:00Z">
        <w:r w:rsidRPr="00F90D80" w:rsidDel="00011A5C">
          <w:rPr>
            <w:rFonts w:ascii="B Lotus" w:eastAsia="Calibri" w:hAnsi="B Lotus" w:cs="B Lotus"/>
            <w:sz w:val="24"/>
            <w:szCs w:val="24"/>
            <w:rtl/>
            <w:lang w:bidi="fa-IR"/>
          </w:rPr>
          <w:delText>کلیه</w:delText>
        </w:r>
      </w:del>
      <w:ins w:id="3054" w:author="Mehrnazi Boojari" w:date="2019-01-08T02:18:00Z">
        <w:r w:rsidR="00011A5C">
          <w:rPr>
            <w:rFonts w:ascii="B Lotus" w:eastAsia="Calibri" w:hAnsi="B Lotus" w:cs="B Lotus"/>
            <w:sz w:val="24"/>
            <w:szCs w:val="24"/>
            <w:rtl/>
            <w:lang w:bidi="fa-IR"/>
          </w:rPr>
          <w:t>همه</w:t>
        </w:r>
      </w:ins>
      <w:r w:rsidRPr="00F90D80">
        <w:rPr>
          <w:rFonts w:ascii="B Lotus" w:eastAsia="Calibri" w:hAnsi="B Lotus" w:cs="B Lotus"/>
          <w:sz w:val="24"/>
          <w:szCs w:val="24"/>
          <w:rtl/>
          <w:lang w:bidi="fa-IR"/>
        </w:rPr>
        <w:t xml:space="preserve"> خدمات و تسهیلات ضروری مورد نیاز بر</w:t>
      </w:r>
      <w:ins w:id="3055" w:author="Mehrnazi Boojari" w:date="2019-01-10T06:20:00Z">
        <w:r w:rsidR="00C56E00">
          <w:rPr>
            <w:rFonts w:ascii="B Lotus" w:eastAsia="Calibri" w:hAnsi="B Lotus" w:cs="B Lotus" w:hint="cs"/>
            <w:sz w:val="24"/>
            <w:szCs w:val="24"/>
            <w:rtl/>
            <w:lang w:bidi="fa-IR"/>
          </w:rPr>
          <w:t>ا</w:t>
        </w:r>
      </w:ins>
      <w:r w:rsidRPr="00F90D80">
        <w:rPr>
          <w:rFonts w:ascii="B Lotus" w:eastAsia="Calibri" w:hAnsi="B Lotus" w:cs="B Lotus"/>
          <w:sz w:val="24"/>
          <w:szCs w:val="24"/>
          <w:rtl/>
          <w:lang w:bidi="fa-IR"/>
        </w:rPr>
        <w:t>ی به</w:t>
      </w:r>
      <w:ins w:id="3056" w:author="Mehrnazi Boojari" w:date="2019-01-10T06:20:00Z">
        <w:r w:rsidR="00C56E00">
          <w:rPr>
            <w:rFonts w:ascii="B Lotus" w:eastAsia="Calibri" w:hAnsi="B Lotus" w:cs="B Lotus" w:hint="cs"/>
            <w:sz w:val="24"/>
            <w:szCs w:val="24"/>
            <w:rtl/>
            <w:lang w:bidi="fa-IR"/>
          </w:rPr>
          <w:t>تر</w:t>
        </w:r>
      </w:ins>
      <w:ins w:id="3057" w:author="Mehrnazi Boojari" w:date="2019-01-10T06:19:00Z">
        <w:r w:rsidR="00C56E00">
          <w:rPr>
            <w:rFonts w:ascii="B Lotus" w:eastAsia="Calibri" w:hAnsi="B Lotus" w:cs="B Nazanin" w:hint="cs"/>
            <w:sz w:val="24"/>
            <w:szCs w:val="24"/>
            <w:rtl/>
            <w:lang w:bidi="fa-IR"/>
          </w:rPr>
          <w:t>‌</w:t>
        </w:r>
      </w:ins>
      <w:r w:rsidRPr="00F90D80">
        <w:rPr>
          <w:rFonts w:ascii="B Lotus" w:eastAsia="Calibri" w:hAnsi="B Lotus" w:cs="B Lotus"/>
          <w:sz w:val="24"/>
          <w:szCs w:val="24"/>
          <w:rtl/>
          <w:lang w:bidi="fa-IR"/>
        </w:rPr>
        <w:t>زیستن خانواده و طرح</w:t>
      </w:r>
      <w:ins w:id="3058" w:author="Mehrnazi Boojari" w:date="2019-01-08T02:17:00Z">
        <w:r w:rsidR="00011A5C">
          <w:rPr>
            <w:rFonts w:ascii="B Lotus" w:eastAsia="Calibri" w:hAnsi="B Lotus" w:cs="B Nazanin" w:hint="cs"/>
            <w:sz w:val="24"/>
            <w:szCs w:val="24"/>
            <w:rtl/>
            <w:lang w:bidi="fa-IR"/>
          </w:rPr>
          <w:t>‌</w:t>
        </w:r>
      </w:ins>
      <w:del w:id="3059" w:author="Mehrnazi Boojari" w:date="2019-01-07T09:46:00Z">
        <w:r w:rsidRPr="00F90D80" w:rsidDel="006F7CCF">
          <w:rPr>
            <w:rFonts w:ascii="B Lotus" w:eastAsia="Calibri" w:hAnsi="B Lotus" w:cs="B Lotus"/>
            <w:sz w:val="24"/>
            <w:szCs w:val="24"/>
            <w:rtl/>
            <w:lang w:bidi="fa-IR"/>
          </w:rPr>
          <w:delText xml:space="preserve"> های </w:delText>
        </w:r>
      </w:del>
      <w:ins w:id="3060"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F90D80">
        <w:rPr>
          <w:rFonts w:ascii="B Lotus" w:eastAsia="Calibri" w:hAnsi="B Lotus" w:cs="B Lotus"/>
          <w:sz w:val="24"/>
          <w:szCs w:val="24"/>
          <w:rtl/>
          <w:lang w:bidi="fa-IR"/>
        </w:rPr>
        <w:t>اشتغال</w:t>
      </w:r>
      <w:del w:id="3061" w:author="Mehrnazi Boojari" w:date="2019-01-07T09:47:00Z">
        <w:r w:rsidRPr="00F90D80" w:rsidDel="006F7CCF">
          <w:rPr>
            <w:rFonts w:ascii="B Lotus" w:eastAsia="Calibri" w:hAnsi="B Lotus" w:cs="B Lotus"/>
            <w:sz w:val="24"/>
            <w:szCs w:val="24"/>
            <w:rtl/>
            <w:lang w:bidi="fa-IR"/>
          </w:rPr>
          <w:delText xml:space="preserve"> ،</w:delText>
        </w:r>
      </w:del>
      <w:ins w:id="3062" w:author="Mehrnazi Boojari" w:date="2019-01-07T09:47:00Z">
        <w:r w:rsidR="006F7CCF">
          <w:rPr>
            <w:rFonts w:ascii="B Lotus" w:eastAsia="Calibri" w:hAnsi="B Lotus" w:cs="B Lotus"/>
            <w:sz w:val="24"/>
            <w:szCs w:val="24"/>
            <w:rtl/>
            <w:lang w:bidi="fa-IR"/>
          </w:rPr>
          <w:t>،</w:t>
        </w:r>
      </w:ins>
      <w:r w:rsidRPr="00F90D80">
        <w:rPr>
          <w:rFonts w:ascii="B Lotus" w:eastAsia="Calibri" w:hAnsi="B Lotus" w:cs="B Lotus"/>
          <w:sz w:val="24"/>
          <w:szCs w:val="24"/>
          <w:rtl/>
          <w:lang w:bidi="fa-IR"/>
        </w:rPr>
        <w:t xml:space="preserve"> آموزش و بهداشت افراد اس</w:t>
      </w:r>
      <w:del w:id="3063" w:author="Mehrnazi Boojari" w:date="2019-01-07T10:16:00Z">
        <w:r w:rsidRPr="00F90D80" w:rsidDel="000A654C">
          <w:rPr>
            <w:rFonts w:ascii="B Lotus" w:eastAsia="Calibri" w:hAnsi="B Lotus" w:cs="B Lotus"/>
            <w:sz w:val="24"/>
            <w:szCs w:val="24"/>
            <w:rtl/>
            <w:lang w:bidi="fa-IR"/>
          </w:rPr>
          <w:delText>ت</w:delText>
        </w:r>
        <w:r w:rsidR="00B40D2B" w:rsidDel="000A654C">
          <w:rPr>
            <w:rFonts w:ascii="B Lotus" w:eastAsia="Calibri" w:hAnsi="B Lotus" w:cs="B Lotus" w:hint="cs"/>
            <w:sz w:val="24"/>
            <w:szCs w:val="24"/>
            <w:rtl/>
            <w:lang w:bidi="fa-IR"/>
          </w:rPr>
          <w:delText>(</w:delText>
        </w:r>
      </w:del>
      <w:ins w:id="3064" w:author="Mehrnazi Boojari" w:date="2019-01-07T10:16:00Z">
        <w:r w:rsidR="000A654C">
          <w:rPr>
            <w:rFonts w:ascii="B Lotus" w:eastAsia="Calibri" w:hAnsi="B Lotus" w:cs="B Lotus"/>
            <w:sz w:val="24"/>
            <w:szCs w:val="24"/>
            <w:rtl/>
            <w:lang w:bidi="fa-IR"/>
          </w:rPr>
          <w:t>ت (</w:t>
        </w:r>
      </w:ins>
      <w:r w:rsidR="00B40D2B">
        <w:rPr>
          <w:rFonts w:ascii="B Lotus" w:eastAsia="Calibri" w:hAnsi="B Lotus" w:cs="B Lotus" w:hint="cs"/>
          <w:sz w:val="24"/>
          <w:szCs w:val="24"/>
          <w:rtl/>
          <w:lang w:bidi="fa-IR"/>
        </w:rPr>
        <w:t>مخبر</w:t>
      </w:r>
      <w:r w:rsidR="005A0AF7">
        <w:rPr>
          <w:rFonts w:ascii="B Lotus" w:eastAsia="Calibri" w:hAnsi="B Lotus" w:cs="B Lotus" w:hint="cs"/>
          <w:sz w:val="24"/>
          <w:szCs w:val="24"/>
          <w:rtl/>
          <w:lang w:bidi="fa-IR"/>
        </w:rPr>
        <w:t>،</w:t>
      </w:r>
      <w:ins w:id="3065" w:author="Mehrnazi Boojari" w:date="2019-01-08T02:17:00Z">
        <w:r w:rsidR="00011A5C">
          <w:rPr>
            <w:rFonts w:ascii="B Lotus" w:eastAsia="Calibri" w:hAnsi="B Lotus" w:cs="B Lotus" w:hint="cs"/>
            <w:sz w:val="24"/>
            <w:szCs w:val="24"/>
            <w:rtl/>
            <w:lang w:bidi="fa-IR"/>
          </w:rPr>
          <w:t xml:space="preserve"> </w:t>
        </w:r>
      </w:ins>
      <w:r w:rsidR="00B40D2B">
        <w:rPr>
          <w:rFonts w:ascii="B Lotus" w:eastAsia="Calibri" w:hAnsi="B Lotus" w:cs="B Lotus" w:hint="cs"/>
          <w:sz w:val="24"/>
          <w:szCs w:val="24"/>
          <w:rtl/>
          <w:lang w:bidi="fa-IR"/>
        </w:rPr>
        <w:t>1363)</w:t>
      </w:r>
      <w:r w:rsidRPr="00F90D80">
        <w:rPr>
          <w:rFonts w:ascii="B Lotus" w:eastAsia="Calibri" w:hAnsi="B Lotus" w:cs="B Lotus"/>
          <w:sz w:val="24"/>
          <w:szCs w:val="24"/>
          <w:rtl/>
          <w:lang w:bidi="fa-IR"/>
        </w:rPr>
        <w:t xml:space="preserve">. </w:t>
      </w:r>
      <w:del w:id="3066" w:author="Mehrnazi Boojari" w:date="2019-01-09T23:38:00Z">
        <w:r w:rsidRPr="00F90D80" w:rsidDel="00947B53">
          <w:rPr>
            <w:rFonts w:ascii="B Lotus" w:eastAsia="Calibri" w:hAnsi="B Lotus" w:cs="B Lotus"/>
            <w:sz w:val="24"/>
            <w:szCs w:val="24"/>
            <w:rtl/>
            <w:lang w:bidi="fa-IR"/>
          </w:rPr>
          <w:delText>بر اساس</w:delText>
        </w:r>
      </w:del>
      <w:ins w:id="3067" w:author="Mehrnazi Boojari" w:date="2019-01-09T23:38:00Z">
        <w:r w:rsidR="00947B53">
          <w:rPr>
            <w:rFonts w:ascii="B Lotus" w:eastAsia="Calibri" w:hAnsi="B Lotus" w:cs="B Lotus"/>
            <w:sz w:val="24"/>
            <w:szCs w:val="24"/>
            <w:rtl/>
            <w:lang w:bidi="fa-IR"/>
          </w:rPr>
          <w:t>بر</w:t>
        </w:r>
        <w:r w:rsidR="00947B53">
          <w:rPr>
            <w:rFonts w:ascii="Times New Roman" w:eastAsia="Calibri" w:hAnsi="Times New Roman" w:cs="Times New Roman" w:hint="cs"/>
            <w:sz w:val="24"/>
            <w:szCs w:val="24"/>
            <w:rtl/>
            <w:lang w:bidi="fa-IR"/>
          </w:rPr>
          <w:t> </w:t>
        </w:r>
        <w:r w:rsidR="00947B53">
          <w:rPr>
            <w:rFonts w:ascii="B Lotus" w:eastAsia="Calibri" w:hAnsi="B Lotus" w:cs="B Lotus"/>
            <w:sz w:val="24"/>
            <w:szCs w:val="24"/>
            <w:rtl/>
            <w:lang w:bidi="fa-IR"/>
          </w:rPr>
          <w:t>اساس</w:t>
        </w:r>
      </w:ins>
      <w:r w:rsidRPr="00F90D80">
        <w:rPr>
          <w:rFonts w:ascii="B Lotus" w:eastAsia="Calibri" w:hAnsi="B Lotus" w:cs="B Lotus"/>
          <w:sz w:val="24"/>
          <w:szCs w:val="24"/>
          <w:rtl/>
          <w:lang w:bidi="fa-IR"/>
        </w:rPr>
        <w:t xml:space="preserve"> این تعریف</w:t>
      </w:r>
      <w:del w:id="3068" w:author="Mehrnazi Boojari" w:date="2019-01-07T09:47:00Z">
        <w:r w:rsidRPr="00F90D80" w:rsidDel="006F7CCF">
          <w:rPr>
            <w:rFonts w:ascii="B Lotus" w:eastAsia="Calibri" w:hAnsi="B Lotus" w:cs="B Lotus"/>
            <w:sz w:val="24"/>
            <w:szCs w:val="24"/>
            <w:rtl/>
            <w:lang w:bidi="fa-IR"/>
          </w:rPr>
          <w:delText xml:space="preserve"> ،</w:delText>
        </w:r>
      </w:del>
      <w:ins w:id="3069" w:author="Mehrnazi Boojari" w:date="2019-01-07T09:47:00Z">
        <w:r w:rsidR="006F7CCF">
          <w:rPr>
            <w:rFonts w:ascii="B Lotus" w:eastAsia="Calibri" w:hAnsi="B Lotus" w:cs="B Lotus"/>
            <w:sz w:val="24"/>
            <w:szCs w:val="24"/>
            <w:rtl/>
            <w:lang w:bidi="fa-IR"/>
          </w:rPr>
          <w:t>،</w:t>
        </w:r>
      </w:ins>
      <w:r w:rsidRPr="00F90D80">
        <w:rPr>
          <w:rFonts w:ascii="B Lotus" w:eastAsia="Calibri" w:hAnsi="B Lotus" w:cs="B Lotus"/>
          <w:sz w:val="24"/>
          <w:szCs w:val="24"/>
          <w:rtl/>
          <w:lang w:bidi="fa-IR"/>
        </w:rPr>
        <w:t xml:space="preserve"> </w:t>
      </w:r>
      <w:del w:id="3070" w:author="Mehrnazi Boojari" w:date="2019-01-10T06:19:00Z">
        <w:r w:rsidRPr="00C56E00" w:rsidDel="00C56E00">
          <w:rPr>
            <w:rFonts w:ascii="B Lotus" w:eastAsia="Calibri" w:hAnsi="B Lotus" w:cs="B Lotus"/>
            <w:sz w:val="24"/>
            <w:szCs w:val="24"/>
            <w:highlight w:val="lightGray"/>
            <w:rtl/>
            <w:lang w:bidi="fa-IR"/>
            <w:rPrChange w:id="3071" w:author="Mehrnazi Boojari" w:date="2019-01-10T06:19:00Z">
              <w:rPr>
                <w:rFonts w:ascii="B Lotus" w:eastAsia="Calibri" w:hAnsi="B Lotus" w:cs="B Lotus"/>
                <w:sz w:val="24"/>
                <w:szCs w:val="24"/>
                <w:rtl/>
                <w:lang w:bidi="fa-IR"/>
              </w:rPr>
            </w:rPrChange>
          </w:rPr>
          <w:delText xml:space="preserve">مسکن </w:delText>
        </w:r>
      </w:del>
      <w:r w:rsidRPr="00C56E00">
        <w:rPr>
          <w:rFonts w:ascii="B Lotus" w:eastAsia="Calibri" w:hAnsi="B Lotus" w:cs="B Lotus"/>
          <w:sz w:val="24"/>
          <w:szCs w:val="24"/>
          <w:highlight w:val="lightGray"/>
          <w:rtl/>
          <w:lang w:bidi="fa-IR"/>
          <w:rPrChange w:id="3072" w:author="Mehrnazi Boojari" w:date="2019-01-10T06:19:00Z">
            <w:rPr>
              <w:rFonts w:ascii="B Lotus" w:eastAsia="Calibri" w:hAnsi="B Lotus" w:cs="B Lotus"/>
              <w:sz w:val="24"/>
              <w:szCs w:val="24"/>
              <w:rtl/>
              <w:lang w:bidi="fa-IR"/>
            </w:rPr>
          </w:rPrChange>
        </w:rPr>
        <w:t xml:space="preserve">مفهوم </w:t>
      </w:r>
      <w:ins w:id="3073" w:author="Mehrnazi Boojari" w:date="2019-01-10T06:19:00Z">
        <w:r w:rsidR="00C56E00" w:rsidRPr="00C56E00">
          <w:rPr>
            <w:rFonts w:ascii="B Lotus" w:eastAsia="Calibri" w:hAnsi="B Lotus" w:cs="B Lotus"/>
            <w:sz w:val="24"/>
            <w:szCs w:val="24"/>
            <w:highlight w:val="lightGray"/>
            <w:rtl/>
            <w:lang w:bidi="fa-IR"/>
            <w:rPrChange w:id="3074" w:author="Mehrnazi Boojari" w:date="2019-01-10T06:19:00Z">
              <w:rPr>
                <w:rFonts w:ascii="B Lotus" w:eastAsia="Calibri" w:hAnsi="B Lotus" w:cs="B Lotus"/>
                <w:sz w:val="24"/>
                <w:szCs w:val="24"/>
                <w:rtl/>
                <w:lang w:bidi="fa-IR"/>
              </w:rPr>
            </w:rPrChange>
          </w:rPr>
          <w:t>مسکن</w:t>
        </w:r>
        <w:r w:rsidR="00C56E00" w:rsidRPr="00F90D80">
          <w:rPr>
            <w:rFonts w:ascii="B Lotus" w:eastAsia="Calibri" w:hAnsi="B Lotus" w:cs="B Lotus"/>
            <w:sz w:val="24"/>
            <w:szCs w:val="24"/>
            <w:rtl/>
            <w:lang w:bidi="fa-IR"/>
          </w:rPr>
          <w:t xml:space="preserve"> </w:t>
        </w:r>
      </w:ins>
      <w:r w:rsidRPr="00F90D80">
        <w:rPr>
          <w:rFonts w:ascii="B Lotus" w:eastAsia="Calibri" w:hAnsi="B Lotus" w:cs="B Lotus"/>
          <w:sz w:val="24"/>
          <w:szCs w:val="24"/>
          <w:rtl/>
          <w:lang w:bidi="fa-IR"/>
        </w:rPr>
        <w:t xml:space="preserve">بیش از یک سرپناه فیزیکی است و </w:t>
      </w:r>
      <w:del w:id="3075" w:author="Mehrnazi Boojari" w:date="2019-01-08T02:17:00Z">
        <w:r w:rsidRPr="00F90D80" w:rsidDel="00011A5C">
          <w:rPr>
            <w:rFonts w:ascii="B Lotus" w:eastAsia="Calibri" w:hAnsi="B Lotus" w:cs="B Lotus"/>
            <w:sz w:val="24"/>
            <w:szCs w:val="24"/>
            <w:rtl/>
            <w:lang w:bidi="fa-IR"/>
          </w:rPr>
          <w:delText>علاوه بر</w:delText>
        </w:r>
      </w:del>
      <w:ins w:id="3076" w:author="Mehrnazi Boojari" w:date="2019-01-08T02:17:00Z">
        <w:r w:rsidR="00011A5C">
          <w:rPr>
            <w:rFonts w:ascii="B Lotus" w:eastAsia="Calibri" w:hAnsi="B Lotus" w:cs="B Lotus"/>
            <w:sz w:val="24"/>
            <w:szCs w:val="24"/>
            <w:rtl/>
            <w:lang w:bidi="fa-IR"/>
          </w:rPr>
          <w:t>علاوه</w:t>
        </w:r>
        <w:r w:rsidR="00011A5C">
          <w:rPr>
            <w:rFonts w:ascii="Times New Roman" w:eastAsia="Calibri" w:hAnsi="Times New Roman" w:cs="Times New Roman" w:hint="cs"/>
            <w:sz w:val="24"/>
            <w:szCs w:val="24"/>
            <w:rtl/>
            <w:lang w:bidi="fa-IR"/>
          </w:rPr>
          <w:t> </w:t>
        </w:r>
        <w:r w:rsidR="00011A5C">
          <w:rPr>
            <w:rFonts w:ascii="B Lotus" w:eastAsia="Calibri" w:hAnsi="B Lotus" w:cs="B Lotus"/>
            <w:sz w:val="24"/>
            <w:szCs w:val="24"/>
            <w:rtl/>
            <w:lang w:bidi="fa-IR"/>
          </w:rPr>
          <w:t>بر</w:t>
        </w:r>
      </w:ins>
      <w:r w:rsidRPr="00F90D80">
        <w:rPr>
          <w:rFonts w:ascii="B Lotus" w:eastAsia="Calibri" w:hAnsi="B Lotus" w:cs="B Lotus"/>
          <w:sz w:val="24"/>
          <w:szCs w:val="24"/>
          <w:rtl/>
          <w:lang w:bidi="fa-IR"/>
        </w:rPr>
        <w:t xml:space="preserve"> ساختار فیزیکی شامل برخورداری از انواع خدمات و تسهیلات ضروری برای بهتر</w:t>
      </w:r>
      <w:del w:id="3077" w:author="Mehrnazi Boojari" w:date="2019-01-08T03:18:00Z">
        <w:r w:rsidRPr="00F90D80" w:rsidDel="006770E1">
          <w:rPr>
            <w:rFonts w:ascii="B Lotus" w:eastAsia="Calibri" w:hAnsi="B Lotus" w:cs="B Lotus"/>
            <w:sz w:val="24"/>
            <w:szCs w:val="24"/>
            <w:rtl/>
            <w:lang w:bidi="fa-IR"/>
          </w:rPr>
          <w:delText xml:space="preserve"> </w:delText>
        </w:r>
      </w:del>
      <w:r w:rsidRPr="00F90D80">
        <w:rPr>
          <w:rFonts w:ascii="B Lotus" w:eastAsia="Calibri" w:hAnsi="B Lotus" w:cs="B Lotus"/>
          <w:sz w:val="24"/>
          <w:szCs w:val="24"/>
          <w:rtl/>
          <w:lang w:bidi="fa-IR"/>
        </w:rPr>
        <w:t xml:space="preserve">زیستن خانواده و </w:t>
      </w:r>
      <w:del w:id="3078" w:author="Mehrnazi Boojari" w:date="2019-01-08T03:18:00Z">
        <w:r w:rsidRPr="00F90D80" w:rsidDel="006770E1">
          <w:rPr>
            <w:rFonts w:ascii="B Lotus" w:eastAsia="Calibri" w:hAnsi="B Lotus" w:cs="B Lotus"/>
            <w:sz w:val="24"/>
            <w:szCs w:val="24"/>
            <w:rtl/>
            <w:lang w:bidi="fa-IR"/>
          </w:rPr>
          <w:delText xml:space="preserve">و </w:delText>
        </w:r>
      </w:del>
      <w:r w:rsidRPr="00F90D80">
        <w:rPr>
          <w:rFonts w:ascii="B Lotus" w:eastAsia="Calibri" w:hAnsi="B Lotus" w:cs="B Lotus"/>
          <w:sz w:val="24"/>
          <w:szCs w:val="24"/>
          <w:rtl/>
          <w:lang w:bidi="fa-IR"/>
        </w:rPr>
        <w:t xml:space="preserve">حق تصرف </w:t>
      </w:r>
      <w:del w:id="3079" w:author="Mehrnazi Boojari" w:date="2019-01-10T06:20:00Z">
        <w:r w:rsidRPr="00F90D80" w:rsidDel="00C56E00">
          <w:rPr>
            <w:rFonts w:ascii="B Lotus" w:eastAsia="Calibri" w:hAnsi="B Lotus" w:cs="B Lotus"/>
            <w:sz w:val="24"/>
            <w:szCs w:val="24"/>
            <w:rtl/>
            <w:lang w:bidi="fa-IR"/>
          </w:rPr>
          <w:delText xml:space="preserve">نسبتا </w:delText>
        </w:r>
      </w:del>
      <w:ins w:id="3080" w:author="Mehrnazi Boojari" w:date="2019-01-10T06:20:00Z">
        <w:r w:rsidR="00C56E00">
          <w:rPr>
            <w:rFonts w:ascii="B Lotus" w:eastAsia="Calibri" w:hAnsi="B Lotus" w:cs="B Lotus" w:hint="cs"/>
            <w:sz w:val="24"/>
            <w:szCs w:val="24"/>
            <w:rtl/>
            <w:lang w:bidi="fa-IR"/>
          </w:rPr>
          <w:t>تقریب</w:t>
        </w:r>
        <w:r w:rsidR="00C56E00" w:rsidRPr="00F90D80">
          <w:rPr>
            <w:rFonts w:ascii="B Lotus" w:eastAsia="Calibri" w:hAnsi="B Lotus" w:cs="B Lotus"/>
            <w:sz w:val="24"/>
            <w:szCs w:val="24"/>
            <w:rtl/>
            <w:lang w:bidi="fa-IR"/>
          </w:rPr>
          <w:t>ا</w:t>
        </w:r>
        <w:r w:rsidR="00C56E00">
          <w:rPr>
            <w:rFonts w:ascii="B Lotus" w:eastAsia="Calibri" w:hAnsi="B Lotus" w:cs="B Lotus" w:hint="cs"/>
            <w:sz w:val="24"/>
            <w:szCs w:val="24"/>
            <w:rtl/>
            <w:lang w:bidi="fa-IR"/>
          </w:rPr>
          <w:t>ً</w:t>
        </w:r>
        <w:r w:rsidR="00C56E00" w:rsidRPr="00F90D80">
          <w:rPr>
            <w:rFonts w:ascii="B Lotus" w:eastAsia="Calibri" w:hAnsi="B Lotus" w:cs="B Lotus"/>
            <w:sz w:val="24"/>
            <w:szCs w:val="24"/>
            <w:rtl/>
            <w:lang w:bidi="fa-IR"/>
          </w:rPr>
          <w:t xml:space="preserve"> </w:t>
        </w:r>
      </w:ins>
      <w:r w:rsidRPr="00F90D80">
        <w:rPr>
          <w:rFonts w:ascii="B Lotus" w:eastAsia="Calibri" w:hAnsi="B Lotus" w:cs="B Lotus"/>
          <w:sz w:val="24"/>
          <w:szCs w:val="24"/>
          <w:rtl/>
          <w:lang w:bidi="fa-IR"/>
        </w:rPr>
        <w:t>طولانی و مطمئن برای استفاده</w:t>
      </w:r>
      <w:del w:id="3081" w:author="Mehrnazi Boojari" w:date="2019-01-07T10:41:00Z">
        <w:r w:rsidRPr="00F90D80" w:rsidDel="006A1F1D">
          <w:rPr>
            <w:rFonts w:ascii="B Lotus" w:eastAsia="Calibri" w:hAnsi="B Lotus" w:cs="B Lotus"/>
            <w:sz w:val="24"/>
            <w:szCs w:val="24"/>
            <w:rtl/>
            <w:lang w:bidi="fa-IR"/>
          </w:rPr>
          <w:delText xml:space="preserve"> کننده </w:delText>
        </w:r>
      </w:del>
      <w:ins w:id="3082" w:author="Mehrnazi Boojari" w:date="2019-01-07T10:41: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کننده </w:t>
        </w:r>
      </w:ins>
      <w:r w:rsidRPr="00F90D80">
        <w:rPr>
          <w:rFonts w:ascii="B Lotus" w:eastAsia="Calibri" w:hAnsi="B Lotus" w:cs="B Lotus"/>
          <w:sz w:val="24"/>
          <w:szCs w:val="24"/>
          <w:rtl/>
          <w:lang w:bidi="fa-IR"/>
        </w:rPr>
        <w:t>آن است</w:t>
      </w:r>
      <w:del w:id="3083" w:author="Mehrnazi Boojari" w:date="2019-01-07T09:53:00Z">
        <w:r w:rsidRPr="00F90D80" w:rsidDel="006F7CCF">
          <w:rPr>
            <w:rFonts w:ascii="B Lotus" w:eastAsia="Calibri" w:hAnsi="B Lotus" w:cs="B Lotus"/>
            <w:sz w:val="24"/>
            <w:szCs w:val="24"/>
            <w:rtl/>
            <w:lang w:bidi="fa-IR"/>
          </w:rPr>
          <w:delText xml:space="preserve"> . </w:delText>
        </w:r>
      </w:del>
      <w:ins w:id="3084" w:author="Mehrnazi Boojari" w:date="2019-01-07T09:53:00Z">
        <w:r w:rsidR="006F7CCF">
          <w:rPr>
            <w:rFonts w:ascii="B Lotus" w:eastAsia="Calibri" w:hAnsi="B Lotus" w:cs="B Lotus"/>
            <w:sz w:val="24"/>
            <w:szCs w:val="24"/>
            <w:rtl/>
            <w:lang w:bidi="fa-IR"/>
          </w:rPr>
          <w:t xml:space="preserve">. </w:t>
        </w:r>
      </w:ins>
      <w:r w:rsidRPr="00F90D80">
        <w:rPr>
          <w:rFonts w:ascii="B Lotus" w:eastAsia="Calibri" w:hAnsi="B Lotus" w:cs="B Lotus"/>
          <w:sz w:val="24"/>
          <w:szCs w:val="24"/>
          <w:rtl/>
          <w:lang w:bidi="fa-IR"/>
        </w:rPr>
        <w:t>مساکن روستایی</w:t>
      </w:r>
      <w:del w:id="3085" w:author="Mehrnazi Boojari" w:date="2019-01-07T09:47:00Z">
        <w:r w:rsidRPr="00F90D80" w:rsidDel="006F7CCF">
          <w:rPr>
            <w:rFonts w:ascii="B Lotus" w:eastAsia="Calibri" w:hAnsi="B Lotus" w:cs="B Lotus"/>
            <w:sz w:val="24"/>
            <w:szCs w:val="24"/>
            <w:rtl/>
            <w:lang w:bidi="fa-IR"/>
          </w:rPr>
          <w:delText xml:space="preserve"> ،</w:delText>
        </w:r>
      </w:del>
      <w:ins w:id="3086" w:author="Mehrnazi Boojari" w:date="2019-01-07T09:47:00Z">
        <w:r w:rsidR="006F7CCF">
          <w:rPr>
            <w:rFonts w:ascii="B Lotus" w:eastAsia="Calibri" w:hAnsi="B Lotus" w:cs="B Lotus"/>
            <w:sz w:val="24"/>
            <w:szCs w:val="24"/>
            <w:rtl/>
            <w:lang w:bidi="fa-IR"/>
          </w:rPr>
          <w:t>،</w:t>
        </w:r>
      </w:ins>
      <w:r w:rsidRPr="00F90D80">
        <w:rPr>
          <w:rFonts w:ascii="B Lotus" w:eastAsia="Calibri" w:hAnsi="B Lotus" w:cs="B Lotus"/>
          <w:sz w:val="24"/>
          <w:szCs w:val="24"/>
          <w:rtl/>
          <w:lang w:bidi="fa-IR"/>
        </w:rPr>
        <w:t xml:space="preserve"> تجلی</w:t>
      </w:r>
      <w:ins w:id="3087" w:author="Mehrnazi Boojari" w:date="2019-01-10T06:21:00Z">
        <w:r w:rsidR="00292B1F">
          <w:rPr>
            <w:rFonts w:ascii="B Lotus" w:eastAsia="Calibri" w:hAnsi="B Lotus" w:cs="B Nazanin" w:hint="cs"/>
            <w:sz w:val="24"/>
            <w:szCs w:val="24"/>
            <w:rtl/>
            <w:lang w:bidi="fa-IR"/>
          </w:rPr>
          <w:t>‌</w:t>
        </w:r>
      </w:ins>
      <w:del w:id="3088" w:author="Mehrnazi Boojari" w:date="2019-01-10T06:21:00Z">
        <w:r w:rsidRPr="00F90D80" w:rsidDel="00292B1F">
          <w:rPr>
            <w:rFonts w:ascii="B Lotus" w:eastAsia="Calibri" w:hAnsi="B Lotus" w:cs="B Lotus"/>
            <w:sz w:val="24"/>
            <w:szCs w:val="24"/>
            <w:rtl/>
            <w:lang w:bidi="fa-IR"/>
          </w:rPr>
          <w:delText xml:space="preserve"> </w:delText>
        </w:r>
      </w:del>
      <w:r w:rsidRPr="00F90D80">
        <w:rPr>
          <w:rFonts w:ascii="B Lotus" w:eastAsia="Calibri" w:hAnsi="B Lotus" w:cs="B Lotus"/>
          <w:sz w:val="24"/>
          <w:szCs w:val="24"/>
          <w:rtl/>
          <w:lang w:bidi="fa-IR"/>
        </w:rPr>
        <w:t>گاه شیوه</w:t>
      </w:r>
      <w:del w:id="3089" w:author="Mehrnazi Boojari" w:date="2019-01-07T09:46:00Z">
        <w:r w:rsidRPr="00F90D80" w:rsidDel="006F7CCF">
          <w:rPr>
            <w:rFonts w:ascii="B Lotus" w:eastAsia="Calibri" w:hAnsi="B Lotus" w:cs="B Lotus"/>
            <w:sz w:val="24"/>
            <w:szCs w:val="24"/>
            <w:rtl/>
            <w:lang w:bidi="fa-IR"/>
          </w:rPr>
          <w:delText xml:space="preserve"> های </w:delText>
        </w:r>
      </w:del>
      <w:ins w:id="3090"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F90D80">
        <w:rPr>
          <w:rFonts w:ascii="B Lotus" w:eastAsia="Calibri" w:hAnsi="B Lotus" w:cs="B Lotus"/>
          <w:sz w:val="24"/>
          <w:szCs w:val="24"/>
          <w:rtl/>
          <w:lang w:bidi="fa-IR"/>
        </w:rPr>
        <w:t>زیستی</w:t>
      </w:r>
      <w:del w:id="3091" w:author="Mehrnazi Boojari" w:date="2019-01-07T09:47:00Z">
        <w:r w:rsidRPr="00F90D80" w:rsidDel="006F7CCF">
          <w:rPr>
            <w:rFonts w:ascii="B Lotus" w:eastAsia="Calibri" w:hAnsi="B Lotus" w:cs="B Lotus"/>
            <w:sz w:val="24"/>
            <w:szCs w:val="24"/>
            <w:rtl/>
            <w:lang w:bidi="fa-IR"/>
          </w:rPr>
          <w:delText xml:space="preserve"> ،</w:delText>
        </w:r>
      </w:del>
      <w:ins w:id="3092" w:author="Mehrnazi Boojari" w:date="2019-01-07T09:47:00Z">
        <w:r w:rsidR="006F7CCF">
          <w:rPr>
            <w:rFonts w:ascii="B Lotus" w:eastAsia="Calibri" w:hAnsi="B Lotus" w:cs="B Lotus"/>
            <w:sz w:val="24"/>
            <w:szCs w:val="24"/>
            <w:rtl/>
            <w:lang w:bidi="fa-IR"/>
          </w:rPr>
          <w:t>،</w:t>
        </w:r>
      </w:ins>
      <w:r w:rsidRPr="00F90D80">
        <w:rPr>
          <w:rFonts w:ascii="B Lotus" w:eastAsia="Calibri" w:hAnsi="B Lotus" w:cs="B Lotus"/>
          <w:sz w:val="24"/>
          <w:szCs w:val="24"/>
          <w:rtl/>
          <w:lang w:bidi="fa-IR"/>
        </w:rPr>
        <w:t xml:space="preserve"> معیشتی و </w:t>
      </w:r>
      <w:del w:id="3093" w:author="Mehrnazi Boojari" w:date="2019-01-08T03:36:00Z">
        <w:r w:rsidRPr="00F90D80" w:rsidDel="00666313">
          <w:rPr>
            <w:rFonts w:ascii="B Lotus" w:eastAsia="Calibri" w:hAnsi="B Lotus" w:cs="B Lotus"/>
            <w:sz w:val="24"/>
            <w:szCs w:val="24"/>
            <w:rtl/>
            <w:lang w:bidi="fa-IR"/>
          </w:rPr>
          <w:delText>در نهایت</w:delText>
        </w:r>
      </w:del>
      <w:ins w:id="3094" w:author="Mehrnazi Boojari" w:date="2019-01-08T03:36:00Z">
        <w:r w:rsidR="00666313">
          <w:rPr>
            <w:rFonts w:ascii="B Lotus" w:eastAsia="Calibri" w:hAnsi="B Lotus" w:cs="B Lotus"/>
            <w:sz w:val="24"/>
            <w:szCs w:val="24"/>
            <w:rtl/>
            <w:lang w:bidi="fa-IR"/>
          </w:rPr>
          <w:t>در</w:t>
        </w:r>
        <w:r w:rsidR="00666313">
          <w:rPr>
            <w:rFonts w:ascii="Times New Roman" w:eastAsia="Calibri" w:hAnsi="Times New Roman" w:cs="Times New Roman" w:hint="cs"/>
            <w:sz w:val="24"/>
            <w:szCs w:val="24"/>
            <w:rtl/>
            <w:lang w:bidi="fa-IR"/>
          </w:rPr>
          <w:t> </w:t>
        </w:r>
        <w:r w:rsidR="00666313">
          <w:rPr>
            <w:rFonts w:ascii="B Lotus" w:eastAsia="Calibri" w:hAnsi="B Lotus" w:cs="B Lotus"/>
            <w:sz w:val="24"/>
            <w:szCs w:val="24"/>
            <w:rtl/>
            <w:lang w:bidi="fa-IR"/>
          </w:rPr>
          <w:t>نهایت</w:t>
        </w:r>
      </w:ins>
      <w:r w:rsidRPr="00F90D80">
        <w:rPr>
          <w:rFonts w:ascii="B Lotus" w:eastAsia="Calibri" w:hAnsi="B Lotus" w:cs="B Lotus"/>
          <w:sz w:val="24"/>
          <w:szCs w:val="24"/>
          <w:rtl/>
          <w:lang w:bidi="fa-IR"/>
        </w:rPr>
        <w:t xml:space="preserve"> نیروها و عوامل </w:t>
      </w:r>
      <w:del w:id="3095" w:author="Mehrnazi Boojari" w:date="2019-01-08T03:19:00Z">
        <w:r w:rsidRPr="00F90D80" w:rsidDel="006770E1">
          <w:rPr>
            <w:rFonts w:ascii="B Lotus" w:eastAsia="Calibri" w:hAnsi="B Lotus" w:cs="B Lotus"/>
            <w:sz w:val="24"/>
            <w:szCs w:val="24"/>
            <w:rtl/>
            <w:lang w:bidi="fa-IR"/>
          </w:rPr>
          <w:delText>موثر</w:delText>
        </w:r>
      </w:del>
      <w:ins w:id="3096" w:author="Mehrnazi Boojari" w:date="2019-01-08T03:19:00Z">
        <w:r w:rsidR="006770E1">
          <w:rPr>
            <w:rFonts w:ascii="B Lotus" w:eastAsia="Calibri" w:hAnsi="B Lotus" w:cs="B Lotus"/>
            <w:sz w:val="24"/>
            <w:szCs w:val="24"/>
            <w:rtl/>
            <w:lang w:bidi="fa-IR"/>
          </w:rPr>
          <w:t>مؤثر</w:t>
        </w:r>
      </w:ins>
      <w:r w:rsidRPr="00F90D80">
        <w:rPr>
          <w:rFonts w:ascii="B Lotus" w:eastAsia="Calibri" w:hAnsi="B Lotus" w:cs="B Lotus"/>
          <w:sz w:val="24"/>
          <w:szCs w:val="24"/>
          <w:rtl/>
          <w:lang w:bidi="fa-IR"/>
        </w:rPr>
        <w:t xml:space="preserve"> محیطی و روندهای </w:t>
      </w:r>
      <w:r w:rsidRPr="006770E1">
        <w:rPr>
          <w:rFonts w:ascii="B Lotus" w:eastAsia="Calibri" w:hAnsi="B Lotus" w:cs="B Lotus"/>
          <w:sz w:val="24"/>
          <w:szCs w:val="24"/>
          <w:rtl/>
          <w:lang w:bidi="fa-IR"/>
        </w:rPr>
        <w:t xml:space="preserve">اجتماعی </w:t>
      </w:r>
      <w:del w:id="3097" w:author="Mehrnazi Boojari" w:date="2019-01-08T03:19:00Z">
        <w:r w:rsidRPr="006770E1" w:rsidDel="006770E1">
          <w:rPr>
            <w:rFonts w:ascii="Times New Roman" w:eastAsia="Calibri" w:hAnsi="Times New Roman" w:cs="Times New Roman" w:hint="cs"/>
            <w:sz w:val="24"/>
            <w:szCs w:val="24"/>
            <w:rtl/>
            <w:lang w:bidi="fa-IR"/>
          </w:rPr>
          <w:delText>–</w:delText>
        </w:r>
        <w:r w:rsidRPr="006770E1" w:rsidDel="006770E1">
          <w:rPr>
            <w:rFonts w:ascii="B Lotus" w:eastAsia="Calibri" w:hAnsi="B Lotus" w:cs="B Lotus"/>
            <w:sz w:val="24"/>
            <w:szCs w:val="24"/>
            <w:rtl/>
            <w:lang w:bidi="fa-IR"/>
          </w:rPr>
          <w:delText xml:space="preserve"> </w:delText>
        </w:r>
      </w:del>
      <w:ins w:id="3098" w:author="Mehrnazi Boojari" w:date="2019-01-08T03:19:00Z">
        <w:r w:rsidR="006770E1" w:rsidRPr="006770E1">
          <w:rPr>
            <w:rFonts w:ascii="Times New Roman" w:eastAsia="Calibri" w:hAnsi="Times New Roman" w:cs="B Lotus" w:hint="cs"/>
            <w:sz w:val="24"/>
            <w:szCs w:val="24"/>
            <w:rtl/>
            <w:lang w:bidi="fa-IR"/>
            <w:rPrChange w:id="3099" w:author="Mehrnazi Boojari" w:date="2019-01-08T03:19:00Z">
              <w:rPr>
                <w:rFonts w:ascii="Times New Roman" w:eastAsia="Calibri" w:hAnsi="Times New Roman" w:cs="Times New Roman" w:hint="cs"/>
                <w:b/>
                <w:bCs/>
                <w:noProof/>
                <w:color w:val="000000" w:themeColor="text1"/>
                <w:sz w:val="24"/>
                <w:szCs w:val="24"/>
                <w:rtl/>
                <w:lang w:bidi="fa-IR"/>
              </w:rPr>
            </w:rPrChange>
          </w:rPr>
          <w:t>ـ</w:t>
        </w:r>
        <w:r w:rsidR="006770E1" w:rsidRPr="006770E1">
          <w:rPr>
            <w:rFonts w:ascii="B Lotus" w:eastAsia="Calibri" w:hAnsi="B Lotus" w:cs="B Lotus"/>
            <w:sz w:val="24"/>
            <w:szCs w:val="24"/>
            <w:rtl/>
            <w:lang w:bidi="fa-IR"/>
          </w:rPr>
          <w:t xml:space="preserve"> </w:t>
        </w:r>
      </w:ins>
      <w:r w:rsidRPr="006770E1">
        <w:rPr>
          <w:rFonts w:ascii="B Lotus" w:eastAsia="Calibri" w:hAnsi="B Lotus" w:cs="B Lotus" w:hint="cs"/>
          <w:sz w:val="24"/>
          <w:szCs w:val="24"/>
          <w:rtl/>
          <w:lang w:bidi="fa-IR"/>
        </w:rPr>
        <w:t>اقتصادی</w:t>
      </w:r>
      <w:r w:rsidRPr="00F90D80">
        <w:rPr>
          <w:rFonts w:ascii="B Lotus" w:eastAsia="Calibri" w:hAnsi="B Lotus" w:cs="B Lotus"/>
          <w:sz w:val="24"/>
          <w:szCs w:val="24"/>
          <w:rtl/>
          <w:lang w:bidi="fa-IR"/>
        </w:rPr>
        <w:t xml:space="preserve"> </w:t>
      </w:r>
      <w:del w:id="3100" w:author="Mehrnazi Boojari" w:date="2019-01-07T10:04:00Z">
        <w:r w:rsidRPr="00F90D80" w:rsidDel="00A31D6F">
          <w:rPr>
            <w:rFonts w:ascii="B Lotus" w:eastAsia="Calibri" w:hAnsi="B Lotus" w:cs="B Lotus" w:hint="cs"/>
            <w:sz w:val="24"/>
            <w:szCs w:val="24"/>
            <w:rtl/>
            <w:lang w:bidi="fa-IR"/>
          </w:rPr>
          <w:delText>تاثیر</w:delText>
        </w:r>
      </w:del>
      <w:ins w:id="3101" w:author="Mehrnazi Boojari" w:date="2019-01-07T10:04:00Z">
        <w:r w:rsidR="00A31D6F">
          <w:rPr>
            <w:rFonts w:ascii="B Lotus" w:eastAsia="Calibri" w:hAnsi="B Lotus" w:cs="B Lotus" w:hint="cs"/>
            <w:sz w:val="24"/>
            <w:szCs w:val="24"/>
            <w:rtl/>
            <w:lang w:bidi="fa-IR"/>
          </w:rPr>
          <w:t>تأثیر</w:t>
        </w:r>
      </w:ins>
      <w:r w:rsidRPr="00F90D80">
        <w:rPr>
          <w:rFonts w:ascii="B Lotus" w:eastAsia="Calibri" w:hAnsi="B Lotus" w:cs="B Lotus" w:hint="cs"/>
          <w:sz w:val="24"/>
          <w:szCs w:val="24"/>
          <w:rtl/>
          <w:lang w:bidi="fa-IR"/>
        </w:rPr>
        <w:t>گذار</w:t>
      </w:r>
      <w:r w:rsidRPr="00F90D80">
        <w:rPr>
          <w:rFonts w:ascii="B Lotus" w:eastAsia="Calibri" w:hAnsi="B Lotus" w:cs="B Lotus"/>
          <w:sz w:val="24"/>
          <w:szCs w:val="24"/>
          <w:rtl/>
          <w:lang w:bidi="fa-IR"/>
        </w:rPr>
        <w:t xml:space="preserve"> </w:t>
      </w:r>
      <w:r w:rsidRPr="00F90D80">
        <w:rPr>
          <w:rFonts w:ascii="B Lotus" w:eastAsia="Calibri" w:hAnsi="B Lotus" w:cs="B Lotus" w:hint="cs"/>
          <w:sz w:val="24"/>
          <w:szCs w:val="24"/>
          <w:rtl/>
          <w:lang w:bidi="fa-IR"/>
        </w:rPr>
        <w:t>در</w:t>
      </w:r>
      <w:r w:rsidRPr="00F90D80">
        <w:rPr>
          <w:rFonts w:ascii="B Lotus" w:eastAsia="Calibri" w:hAnsi="B Lotus" w:cs="B Lotus"/>
          <w:sz w:val="24"/>
          <w:szCs w:val="24"/>
          <w:rtl/>
          <w:lang w:bidi="fa-IR"/>
        </w:rPr>
        <w:t xml:space="preserve"> </w:t>
      </w:r>
      <w:r w:rsidRPr="00F90D80">
        <w:rPr>
          <w:rFonts w:ascii="B Lotus" w:eastAsia="Calibri" w:hAnsi="B Lotus" w:cs="B Lotus" w:hint="cs"/>
          <w:sz w:val="24"/>
          <w:szCs w:val="24"/>
          <w:rtl/>
          <w:lang w:bidi="fa-IR"/>
        </w:rPr>
        <w:t>شکل</w:t>
      </w:r>
      <w:ins w:id="3102" w:author="Mehrnazi Boojari" w:date="2019-01-10T06:21:00Z">
        <w:r w:rsidR="00292B1F">
          <w:rPr>
            <w:rFonts w:ascii="B Lotus" w:eastAsia="Calibri" w:hAnsi="B Lotus" w:cs="B Nazanin" w:hint="cs"/>
            <w:sz w:val="24"/>
            <w:szCs w:val="24"/>
            <w:rtl/>
            <w:lang w:bidi="fa-IR"/>
          </w:rPr>
          <w:t>‌</w:t>
        </w:r>
      </w:ins>
      <w:del w:id="3103" w:author="Mehrnazi Boojari" w:date="2019-01-10T06:21:00Z">
        <w:r w:rsidRPr="00F90D80" w:rsidDel="00292B1F">
          <w:rPr>
            <w:rFonts w:ascii="B Lotus" w:eastAsia="Calibri" w:hAnsi="B Lotus" w:cs="B Lotus"/>
            <w:sz w:val="24"/>
            <w:szCs w:val="24"/>
            <w:rtl/>
            <w:lang w:bidi="fa-IR"/>
          </w:rPr>
          <w:delText xml:space="preserve"> </w:delText>
        </w:r>
      </w:del>
      <w:r w:rsidRPr="00F90D80">
        <w:rPr>
          <w:rFonts w:ascii="B Lotus" w:eastAsia="Calibri" w:hAnsi="B Lotus" w:cs="B Lotus" w:hint="cs"/>
          <w:sz w:val="24"/>
          <w:szCs w:val="24"/>
          <w:rtl/>
          <w:lang w:bidi="fa-IR"/>
        </w:rPr>
        <w:t>بخشی</w:t>
      </w:r>
      <w:r w:rsidRPr="00F90D80">
        <w:rPr>
          <w:rFonts w:ascii="B Lotus" w:eastAsia="Calibri" w:hAnsi="B Lotus" w:cs="B Lotus"/>
          <w:sz w:val="24"/>
          <w:szCs w:val="24"/>
          <w:rtl/>
          <w:lang w:bidi="fa-IR"/>
        </w:rPr>
        <w:t xml:space="preserve"> </w:t>
      </w:r>
      <w:r w:rsidRPr="00F90D80">
        <w:rPr>
          <w:rFonts w:ascii="B Lotus" w:eastAsia="Calibri" w:hAnsi="B Lotus" w:cs="B Lotus" w:hint="cs"/>
          <w:sz w:val="24"/>
          <w:szCs w:val="24"/>
          <w:rtl/>
          <w:lang w:bidi="fa-IR"/>
        </w:rPr>
        <w:t>به</w:t>
      </w:r>
      <w:r w:rsidRPr="00F90D80">
        <w:rPr>
          <w:rFonts w:ascii="B Lotus" w:eastAsia="Calibri" w:hAnsi="B Lotus" w:cs="B Lotus"/>
          <w:sz w:val="24"/>
          <w:szCs w:val="24"/>
          <w:rtl/>
          <w:lang w:bidi="fa-IR"/>
        </w:rPr>
        <w:t xml:space="preserve"> </w:t>
      </w:r>
      <w:r w:rsidRPr="00F90D80">
        <w:rPr>
          <w:rFonts w:ascii="B Lotus" w:eastAsia="Calibri" w:hAnsi="B Lotus" w:cs="B Lotus" w:hint="cs"/>
          <w:sz w:val="24"/>
          <w:szCs w:val="24"/>
          <w:rtl/>
          <w:lang w:bidi="fa-IR"/>
        </w:rPr>
        <w:t>آن</w:t>
      </w:r>
      <w:ins w:id="3104" w:author="Mehrnazi Boojari" w:date="2019-01-10T06:21:00Z">
        <w:r w:rsidR="00292B1F">
          <w:rPr>
            <w:rFonts w:ascii="B Lotus" w:eastAsia="Calibri" w:hAnsi="B Lotus" w:cs="B Nazanin" w:hint="cs"/>
            <w:sz w:val="24"/>
            <w:szCs w:val="24"/>
            <w:rtl/>
            <w:lang w:bidi="fa-IR"/>
          </w:rPr>
          <w:t>‌</w:t>
        </w:r>
      </w:ins>
      <w:r w:rsidRPr="00F90D80">
        <w:rPr>
          <w:rFonts w:ascii="B Lotus" w:eastAsia="Calibri" w:hAnsi="B Lotus" w:cs="B Lotus" w:hint="cs"/>
          <w:sz w:val="24"/>
          <w:szCs w:val="24"/>
          <w:rtl/>
          <w:lang w:bidi="fa-IR"/>
        </w:rPr>
        <w:t>هاس</w:t>
      </w:r>
      <w:del w:id="3105" w:author="Mehrnazi Boojari" w:date="2019-01-07T10:16:00Z">
        <w:r w:rsidRPr="00F90D80" w:rsidDel="000A654C">
          <w:rPr>
            <w:rFonts w:ascii="B Lotus" w:eastAsia="Calibri" w:hAnsi="B Lotus" w:cs="B Lotus" w:hint="cs"/>
            <w:sz w:val="24"/>
            <w:szCs w:val="24"/>
            <w:rtl/>
            <w:lang w:bidi="fa-IR"/>
          </w:rPr>
          <w:delText>ت</w:delText>
        </w:r>
        <w:r w:rsidR="00B40D2B" w:rsidDel="000A654C">
          <w:rPr>
            <w:rFonts w:ascii="B Lotus" w:eastAsia="Calibri" w:hAnsi="B Lotus" w:cs="B Lotus" w:hint="cs"/>
            <w:sz w:val="24"/>
            <w:szCs w:val="24"/>
            <w:rtl/>
            <w:lang w:bidi="fa-IR"/>
          </w:rPr>
          <w:delText>(</w:delText>
        </w:r>
      </w:del>
      <w:ins w:id="3106" w:author="Mehrnazi Boojari" w:date="2019-01-07T10:16:00Z">
        <w:r w:rsidR="000A654C">
          <w:rPr>
            <w:rFonts w:ascii="B Lotus" w:eastAsia="Calibri" w:hAnsi="B Lotus" w:cs="B Lotus" w:hint="cs"/>
            <w:sz w:val="24"/>
            <w:szCs w:val="24"/>
            <w:rtl/>
            <w:lang w:bidi="fa-IR"/>
          </w:rPr>
          <w:t>ت (</w:t>
        </w:r>
      </w:ins>
      <w:r w:rsidR="00B40D2B">
        <w:rPr>
          <w:rFonts w:ascii="B Lotus" w:eastAsia="Calibri" w:hAnsi="B Lotus" w:cs="B Lotus" w:hint="cs"/>
          <w:sz w:val="24"/>
          <w:szCs w:val="24"/>
          <w:rtl/>
          <w:lang w:bidi="fa-IR"/>
        </w:rPr>
        <w:t>کلاشمی و کبیری،</w:t>
      </w:r>
      <w:ins w:id="3107" w:author="Mehrnazi Boojari" w:date="2019-01-10T06:22:00Z">
        <w:r w:rsidR="00292B1F">
          <w:rPr>
            <w:rFonts w:ascii="B Lotus" w:eastAsia="Calibri" w:hAnsi="B Lotus" w:cs="B Lotus" w:hint="cs"/>
            <w:sz w:val="24"/>
            <w:szCs w:val="24"/>
            <w:rtl/>
            <w:lang w:bidi="fa-IR"/>
          </w:rPr>
          <w:t xml:space="preserve"> </w:t>
        </w:r>
      </w:ins>
      <w:r w:rsidR="00B40D2B">
        <w:rPr>
          <w:rFonts w:ascii="B Lotus" w:eastAsia="Calibri" w:hAnsi="B Lotus" w:cs="B Lotus" w:hint="cs"/>
          <w:sz w:val="24"/>
          <w:szCs w:val="24"/>
          <w:rtl/>
          <w:lang w:bidi="fa-IR"/>
        </w:rPr>
        <w:t>1395)</w:t>
      </w:r>
      <w:r w:rsidRPr="00F90D80">
        <w:rPr>
          <w:rFonts w:ascii="B Lotus" w:eastAsia="Calibri" w:hAnsi="B Lotus" w:cs="B Lotus"/>
          <w:sz w:val="24"/>
          <w:szCs w:val="24"/>
          <w:rtl/>
          <w:lang w:bidi="fa-IR"/>
        </w:rPr>
        <w:t xml:space="preserve">. </w:t>
      </w:r>
      <w:r w:rsidRPr="00F90D80">
        <w:rPr>
          <w:rFonts w:ascii="B Lotus" w:eastAsia="Calibri" w:hAnsi="B Lotus" w:cs="B Lotus"/>
          <w:sz w:val="24"/>
          <w:szCs w:val="24"/>
          <w:rtl/>
        </w:rPr>
        <w:t>در دومین اجلاس اسـکان بشـر (1996)</w:t>
      </w:r>
      <w:ins w:id="3108" w:author="Mehrnazi Boojari" w:date="2019-01-10T06:22:00Z">
        <w:r w:rsidR="00292B1F">
          <w:rPr>
            <w:rFonts w:ascii="B Lotus" w:eastAsia="Calibri" w:hAnsi="B Lotus" w:cs="B Lotus" w:hint="cs"/>
            <w:sz w:val="24"/>
            <w:szCs w:val="24"/>
            <w:rtl/>
          </w:rPr>
          <w:t xml:space="preserve"> که</w:t>
        </w:r>
      </w:ins>
      <w:r w:rsidRPr="00F90D80">
        <w:rPr>
          <w:rFonts w:ascii="B Lotus" w:eastAsia="Calibri" w:hAnsi="B Lotus" w:cs="B Lotus"/>
          <w:sz w:val="24"/>
          <w:szCs w:val="24"/>
          <w:rtl/>
        </w:rPr>
        <w:t xml:space="preserve"> در اسـتانبول </w:t>
      </w:r>
      <w:r w:rsidRPr="00F90D80">
        <w:rPr>
          <w:rFonts w:ascii="B Lotus" w:eastAsia="Calibri" w:hAnsi="B Lotus" w:cs="B Lotus"/>
          <w:sz w:val="24"/>
          <w:szCs w:val="24"/>
          <w:rtl/>
        </w:rPr>
        <w:lastRenderedPageBreak/>
        <w:t xml:space="preserve">برگـزار شـد مسـکن مناسـب چنـین تعریـف شـده است: </w:t>
      </w:r>
      <w:del w:id="3109" w:author="Mehrnazi Boojari" w:date="2019-01-08T02:18:00Z">
        <w:r w:rsidRPr="00F90D80" w:rsidDel="00011A5C">
          <w:rPr>
            <w:rFonts w:ascii="B Lotus" w:eastAsia="Calibri" w:hAnsi="B Lotus" w:cs="B Lotus"/>
            <w:sz w:val="24"/>
            <w:szCs w:val="24"/>
            <w:rtl/>
          </w:rPr>
          <w:delText xml:space="preserve">" </w:delText>
        </w:r>
      </w:del>
      <w:ins w:id="3110" w:author="Mehrnazi Boojari" w:date="2019-01-08T02:18:00Z">
        <w:r w:rsidR="00011A5C">
          <w:rPr>
            <w:rFonts w:ascii="B Lotus" w:eastAsia="Calibri" w:hAnsi="B Lotus" w:cs="B Lotus" w:hint="cs"/>
            <w:sz w:val="24"/>
            <w:szCs w:val="24"/>
            <w:rtl/>
          </w:rPr>
          <w:t>«</w:t>
        </w:r>
      </w:ins>
      <w:r w:rsidRPr="00F90D80">
        <w:rPr>
          <w:rFonts w:ascii="B Lotus" w:eastAsia="Calibri" w:hAnsi="B Lotus" w:cs="B Lotus"/>
          <w:sz w:val="24"/>
          <w:szCs w:val="24"/>
          <w:rtl/>
        </w:rPr>
        <w:t>سرپناه مناسب تنها به معنای وجود یک سـقف بـالای سـر هر</w:t>
      </w:r>
      <w:ins w:id="3111" w:author="Mehrnazi Boojari" w:date="2019-01-10T06:22:00Z">
        <w:r w:rsidR="00292B1F">
          <w:rPr>
            <w:rFonts w:ascii="B Lotus" w:eastAsia="Calibri" w:hAnsi="B Lotus" w:cs="Times New Roman" w:hint="eastAsia"/>
            <w:sz w:val="24"/>
            <w:szCs w:val="24"/>
            <w:rtl/>
          </w:rPr>
          <w:t> </w:t>
        </w:r>
      </w:ins>
      <w:del w:id="3112" w:author="Mehrnazi Boojari" w:date="2019-01-10T06:22:00Z">
        <w:r w:rsidRPr="00F90D80" w:rsidDel="00292B1F">
          <w:rPr>
            <w:rFonts w:ascii="B Lotus" w:eastAsia="Calibri" w:hAnsi="B Lotus" w:cs="B Lotus"/>
            <w:sz w:val="24"/>
            <w:szCs w:val="24"/>
            <w:rtl/>
          </w:rPr>
          <w:delText xml:space="preserve"> </w:delText>
        </w:r>
      </w:del>
      <w:r w:rsidRPr="00F90D80">
        <w:rPr>
          <w:rFonts w:ascii="B Lotus" w:eastAsia="Calibri" w:hAnsi="B Lotus" w:cs="B Lotus"/>
          <w:sz w:val="24"/>
          <w:szCs w:val="24"/>
          <w:rtl/>
        </w:rPr>
        <w:t>شخص نیست؛ یعنی آسـایش مناسـب، فضـای مناسـب، دسترســی فیزیکــی و امنیــت مناســب، امنیــت مالکیــت، پایداری و دوام سازه</w:t>
      </w:r>
      <w:ins w:id="3113" w:author="Mehrnazi Boojari" w:date="2019-01-10T06:22:00Z">
        <w:r w:rsidR="00292B1F">
          <w:rPr>
            <w:rFonts w:ascii="B Lotus" w:eastAsia="Calibri" w:hAnsi="B Lotus" w:cs="B Nazanin" w:hint="cs"/>
            <w:sz w:val="24"/>
            <w:szCs w:val="24"/>
            <w:rtl/>
          </w:rPr>
          <w:t>‌</w:t>
        </w:r>
      </w:ins>
      <w:del w:id="3114" w:author="Mehrnazi Boojari" w:date="2019-01-10T06:22:00Z">
        <w:r w:rsidRPr="00F90D80" w:rsidDel="00292B1F">
          <w:rPr>
            <w:rFonts w:ascii="B Lotus" w:eastAsia="Calibri" w:hAnsi="B Lotus" w:cs="B Lotus"/>
            <w:sz w:val="24"/>
            <w:szCs w:val="24"/>
            <w:rtl/>
          </w:rPr>
          <w:delText xml:space="preserve"> </w:delText>
        </w:r>
      </w:del>
      <w:r w:rsidRPr="00F90D80">
        <w:rPr>
          <w:rFonts w:ascii="B Lotus" w:eastAsia="Calibri" w:hAnsi="B Lotus" w:cs="B Lotus"/>
          <w:sz w:val="24"/>
          <w:szCs w:val="24"/>
          <w:rtl/>
        </w:rPr>
        <w:t>ای، روشنایی، تهویه و سیسـتم گرمـایی مناسب، زیرساخت</w:t>
      </w:r>
      <w:ins w:id="3115" w:author="Mehrnazi Boojari" w:date="2019-01-10T06:22:00Z">
        <w:r w:rsidR="00292B1F">
          <w:rPr>
            <w:rFonts w:ascii="B Lotus" w:eastAsia="Calibri" w:hAnsi="B Lotus" w:cs="B Nazanin" w:hint="cs"/>
            <w:sz w:val="24"/>
            <w:szCs w:val="24"/>
            <w:rtl/>
          </w:rPr>
          <w:t>‌</w:t>
        </w:r>
      </w:ins>
      <w:r w:rsidRPr="00F90D80">
        <w:rPr>
          <w:rFonts w:ascii="B Lotus" w:eastAsia="Calibri" w:hAnsi="B Lotus" w:cs="B Lotus"/>
          <w:sz w:val="24"/>
          <w:szCs w:val="24"/>
          <w:rtl/>
        </w:rPr>
        <w:t>های اولیـه مناسـب از قبیـل آب</w:t>
      </w:r>
      <w:ins w:id="3116" w:author="Mehrnazi Boojari" w:date="2019-01-10T06:22:00Z">
        <w:r w:rsidR="00292B1F">
          <w:rPr>
            <w:rFonts w:ascii="B Lotus" w:eastAsia="Calibri" w:hAnsi="B Lotus" w:cs="B Nazanin" w:hint="cs"/>
            <w:sz w:val="24"/>
            <w:szCs w:val="24"/>
            <w:rtl/>
          </w:rPr>
          <w:t>‌</w:t>
        </w:r>
      </w:ins>
      <w:r w:rsidRPr="00F90D80">
        <w:rPr>
          <w:rFonts w:ascii="B Lotus" w:eastAsia="Calibri" w:hAnsi="B Lotus" w:cs="B Lotus"/>
          <w:sz w:val="24"/>
          <w:szCs w:val="24"/>
          <w:rtl/>
        </w:rPr>
        <w:t>رسـانی، بهداشـت و آمـوزش،</w:t>
      </w:r>
      <w:ins w:id="3117" w:author="Mehrnazi Boojari" w:date="2019-01-10T06:23:00Z">
        <w:r w:rsidR="00292B1F">
          <w:rPr>
            <w:rFonts w:ascii="B Lotus" w:eastAsia="Calibri" w:hAnsi="B Lotus" w:cs="B Lotus" w:hint="cs"/>
            <w:sz w:val="24"/>
            <w:szCs w:val="24"/>
            <w:rtl/>
          </w:rPr>
          <w:t xml:space="preserve"> </w:t>
        </w:r>
      </w:ins>
      <w:r w:rsidRPr="00F90D80">
        <w:rPr>
          <w:rFonts w:ascii="B Lotus" w:eastAsia="Calibri" w:hAnsi="B Lotus" w:cs="B Lotus"/>
          <w:sz w:val="24"/>
          <w:szCs w:val="24"/>
          <w:rtl/>
        </w:rPr>
        <w:t>دفـع زبالـه،</w:t>
      </w:r>
      <w:ins w:id="3118" w:author="Mehrnazi Boojari" w:date="2019-01-10T06:23:00Z">
        <w:r w:rsidR="00292B1F">
          <w:rPr>
            <w:rFonts w:ascii="B Lotus" w:eastAsia="Calibri" w:hAnsi="B Lotus" w:cs="B Lotus" w:hint="cs"/>
            <w:sz w:val="24"/>
            <w:szCs w:val="24"/>
            <w:rtl/>
          </w:rPr>
          <w:t xml:space="preserve"> </w:t>
        </w:r>
      </w:ins>
      <w:r w:rsidRPr="00F90D80">
        <w:rPr>
          <w:rFonts w:ascii="B Lotus" w:eastAsia="Calibri" w:hAnsi="B Lotus" w:cs="B Lotus"/>
          <w:sz w:val="24"/>
          <w:szCs w:val="24"/>
          <w:rtl/>
        </w:rPr>
        <w:t>کیفیـت مناسـب زیســت</w:t>
      </w:r>
      <w:ins w:id="3119" w:author="Mehrnazi Boojari" w:date="2019-01-10T06:23:00Z">
        <w:r w:rsidR="00292B1F">
          <w:rPr>
            <w:rFonts w:ascii="B Lotus" w:eastAsia="Calibri" w:hAnsi="B Lotus" w:cs="B Nazanin" w:hint="cs"/>
            <w:sz w:val="24"/>
            <w:szCs w:val="24"/>
            <w:rtl/>
          </w:rPr>
          <w:t>‌</w:t>
        </w:r>
      </w:ins>
      <w:del w:id="3120" w:author="Mehrnazi Boojari" w:date="2019-01-10T06:23:00Z">
        <w:r w:rsidRPr="00F90D80" w:rsidDel="00292B1F">
          <w:rPr>
            <w:rFonts w:ascii="B Lotus" w:eastAsia="Calibri" w:hAnsi="B Lotus" w:cs="B Lotus"/>
            <w:sz w:val="24"/>
            <w:szCs w:val="24"/>
            <w:rtl/>
          </w:rPr>
          <w:delText xml:space="preserve"> </w:delText>
        </w:r>
      </w:del>
      <w:r w:rsidRPr="00F90D80">
        <w:rPr>
          <w:rFonts w:ascii="B Lotus" w:eastAsia="Calibri" w:hAnsi="B Lotus" w:cs="B Lotus"/>
          <w:sz w:val="24"/>
          <w:szCs w:val="24"/>
          <w:rtl/>
        </w:rPr>
        <w:t>محیطـی</w:t>
      </w:r>
      <w:del w:id="3121" w:author="Mehrnazi Boojari" w:date="2019-01-08T02:19:00Z">
        <w:r w:rsidRPr="00F90D80" w:rsidDel="00011A5C">
          <w:rPr>
            <w:rFonts w:ascii="B Lotus" w:eastAsia="Calibri" w:hAnsi="B Lotus" w:cs="B Lotus"/>
            <w:sz w:val="24"/>
            <w:szCs w:val="24"/>
            <w:rtl/>
          </w:rPr>
          <w:delText>،ع</w:delText>
        </w:r>
      </w:del>
      <w:ins w:id="3122" w:author="Mehrnazi Boojari" w:date="2019-01-08T02:19:00Z">
        <w:r w:rsidR="00011A5C">
          <w:rPr>
            <w:rFonts w:ascii="B Lotus" w:eastAsia="Calibri" w:hAnsi="B Lotus" w:cs="B Lotus"/>
            <w:sz w:val="24"/>
            <w:szCs w:val="24"/>
            <w:rtl/>
          </w:rPr>
          <w:t>، ع</w:t>
        </w:r>
      </w:ins>
      <w:r w:rsidRPr="00F90D80">
        <w:rPr>
          <w:rFonts w:ascii="B Lotus" w:eastAsia="Calibri" w:hAnsi="B Lotus" w:cs="B Lotus"/>
          <w:sz w:val="24"/>
          <w:szCs w:val="24"/>
          <w:rtl/>
        </w:rPr>
        <w:t>وامـل بهداشـتی مناسـب</w:t>
      </w:r>
      <w:del w:id="3123" w:author="Mehrnazi Boojari" w:date="2019-01-10T06:23:00Z">
        <w:r w:rsidRPr="00F90D80" w:rsidDel="00292B1F">
          <w:rPr>
            <w:rFonts w:ascii="B Lotus" w:eastAsia="Calibri" w:hAnsi="B Lotus" w:cs="B Lotus"/>
            <w:sz w:val="24"/>
            <w:szCs w:val="24"/>
            <w:rtl/>
          </w:rPr>
          <w:delText>،م</w:delText>
        </w:r>
      </w:del>
      <w:ins w:id="3124" w:author="Mehrnazi Boojari" w:date="2019-01-10T06:23:00Z">
        <w:r w:rsidR="00292B1F">
          <w:rPr>
            <w:rFonts w:ascii="B Lotus" w:eastAsia="Calibri" w:hAnsi="B Lotus" w:cs="B Lotus"/>
            <w:sz w:val="24"/>
            <w:szCs w:val="24"/>
            <w:rtl/>
          </w:rPr>
          <w:t>، م</w:t>
        </w:r>
      </w:ins>
      <w:r w:rsidRPr="00F90D80">
        <w:rPr>
          <w:rFonts w:ascii="B Lotus" w:eastAsia="Calibri" w:hAnsi="B Lotus" w:cs="B Lotus"/>
          <w:sz w:val="24"/>
          <w:szCs w:val="24"/>
          <w:rtl/>
        </w:rPr>
        <w:t>کـان مناسـب و قابـل دسترسی از نظر کار و تسهیلات اولیه است</w:t>
      </w:r>
      <w:ins w:id="3125" w:author="Mehrnazi Boojari" w:date="2019-01-10T06:23:00Z">
        <w:r w:rsidR="00292B1F">
          <w:rPr>
            <w:rFonts w:ascii="B Lotus" w:eastAsia="Calibri" w:hAnsi="B Lotus" w:cs="B Lotus" w:hint="cs"/>
            <w:sz w:val="24"/>
            <w:szCs w:val="24"/>
            <w:rtl/>
          </w:rPr>
          <w:t>؛</w:t>
        </w:r>
      </w:ins>
      <w:r w:rsidRPr="00F90D80">
        <w:rPr>
          <w:rFonts w:ascii="B Lotus" w:eastAsia="Calibri" w:hAnsi="B Lotus" w:cs="B Lotus"/>
          <w:sz w:val="24"/>
          <w:szCs w:val="24"/>
          <w:rtl/>
        </w:rPr>
        <w:t xml:space="preserve"> که همه این موارد باید با توجه به استطاعت مردم</w:t>
      </w:r>
      <w:del w:id="3126" w:author="Mehrnazi Boojari" w:date="2019-01-07T10:51:00Z">
        <w:r w:rsidRPr="00F90D80" w:rsidDel="006A1F1D">
          <w:rPr>
            <w:rFonts w:ascii="B Lotus" w:eastAsia="Calibri" w:hAnsi="B Lotus" w:cs="B Lotus"/>
            <w:sz w:val="24"/>
            <w:szCs w:val="24"/>
            <w:rtl/>
          </w:rPr>
          <w:delText xml:space="preserve"> تأمین </w:delText>
        </w:r>
      </w:del>
      <w:ins w:id="3127" w:author="Mehrnazi Boojari" w:date="2019-01-07T10:51:00Z">
        <w:r w:rsidR="006A1F1D">
          <w:rPr>
            <w:rFonts w:ascii="B Lotus" w:eastAsia="Calibri" w:hAnsi="B Lotus" w:cs="B Lotus"/>
            <w:sz w:val="24"/>
            <w:szCs w:val="24"/>
            <w:rtl/>
          </w:rPr>
          <w:t xml:space="preserve"> تأمین </w:t>
        </w:r>
      </w:ins>
      <w:r w:rsidRPr="00F90D80">
        <w:rPr>
          <w:rFonts w:ascii="B Lotus" w:eastAsia="Calibri" w:hAnsi="B Lotus" w:cs="B Lotus"/>
          <w:sz w:val="24"/>
          <w:szCs w:val="24"/>
          <w:rtl/>
        </w:rPr>
        <w:t>شود</w:t>
      </w:r>
      <w:ins w:id="3128" w:author="Mehrnazi Boojari" w:date="2019-01-10T06:25:00Z">
        <w:r w:rsidR="00292B1F">
          <w:rPr>
            <w:rFonts w:ascii="B Lotus" w:eastAsia="Calibri" w:hAnsi="B Lotus" w:cs="B Lotus" w:hint="cs"/>
            <w:sz w:val="24"/>
            <w:szCs w:val="24"/>
            <w:rtl/>
          </w:rPr>
          <w:t>.</w:t>
        </w:r>
      </w:ins>
      <w:ins w:id="3129" w:author="Mehrnazi Boojari" w:date="2019-01-08T02:18:00Z">
        <w:r w:rsidR="00011A5C">
          <w:rPr>
            <w:rFonts w:ascii="B Lotus" w:eastAsia="Calibri" w:hAnsi="B Lotus" w:cs="B Lotus" w:hint="cs"/>
            <w:sz w:val="24"/>
            <w:szCs w:val="24"/>
            <w:rtl/>
          </w:rPr>
          <w:t>»</w:t>
        </w:r>
      </w:ins>
      <w:r w:rsidRPr="00F90D80">
        <w:rPr>
          <w:rFonts w:ascii="B Lotus" w:eastAsia="Calibri" w:hAnsi="B Lotus" w:cs="B Lotus"/>
          <w:sz w:val="24"/>
          <w:szCs w:val="24"/>
          <w:rtl/>
        </w:rPr>
        <w:t xml:space="preserve"> </w:t>
      </w:r>
      <w:del w:id="3130" w:author="Mehrnazi Boojari" w:date="2019-01-08T02:18:00Z">
        <w:r w:rsidRPr="00F90D80" w:rsidDel="00011A5C">
          <w:rPr>
            <w:rFonts w:ascii="B Lotus" w:eastAsia="Calibri" w:hAnsi="B Lotus" w:cs="B Lotus"/>
            <w:sz w:val="24"/>
            <w:szCs w:val="24"/>
            <w:rtl/>
          </w:rPr>
          <w:delText>"</w:delText>
        </w:r>
      </w:del>
      <w:r w:rsidR="00227C3A">
        <w:rPr>
          <w:rFonts w:ascii="B Lotus" w:eastAsia="Calibri" w:hAnsi="B Lotus" w:cs="B Lotus" w:hint="cs"/>
          <w:sz w:val="24"/>
          <w:szCs w:val="24"/>
          <w:rtl/>
        </w:rPr>
        <w:t>(پورمحمدی،</w:t>
      </w:r>
      <w:ins w:id="3131" w:author="Mehrnazi Boojari" w:date="2019-01-08T02:18:00Z">
        <w:r w:rsidR="00011A5C">
          <w:rPr>
            <w:rFonts w:ascii="B Lotus" w:eastAsia="Calibri" w:hAnsi="B Lotus" w:cs="B Lotus" w:hint="cs"/>
            <w:sz w:val="24"/>
            <w:szCs w:val="24"/>
            <w:rtl/>
          </w:rPr>
          <w:t xml:space="preserve"> </w:t>
        </w:r>
      </w:ins>
      <w:r w:rsidR="00227C3A">
        <w:rPr>
          <w:rFonts w:ascii="B Lotus" w:eastAsia="Calibri" w:hAnsi="B Lotus" w:cs="B Lotus" w:hint="cs"/>
          <w:sz w:val="24"/>
          <w:szCs w:val="24"/>
          <w:rtl/>
        </w:rPr>
        <w:t>1388)</w:t>
      </w:r>
      <w:del w:id="3132" w:author="Mehrnazi Boojari" w:date="2019-01-07T12:19:00Z">
        <w:r w:rsidR="00227C3A" w:rsidDel="002F77AF">
          <w:rPr>
            <w:rFonts w:ascii="B Lotus" w:eastAsia="Calibri" w:hAnsi="B Lotus" w:cs="B Lotus" w:hint="cs"/>
            <w:sz w:val="24"/>
            <w:szCs w:val="24"/>
            <w:rtl/>
          </w:rPr>
          <w:delText>.</w:delText>
        </w:r>
        <w:r w:rsidRPr="00F90D80" w:rsidDel="002F77AF">
          <w:rPr>
            <w:rFonts w:ascii="B Lotus" w:eastAsia="Calibri" w:hAnsi="B Lotus" w:cs="B Lotus"/>
            <w:sz w:val="24"/>
            <w:szCs w:val="24"/>
            <w:rtl/>
          </w:rPr>
          <w:delText xml:space="preserve"> </w:delText>
        </w:r>
        <w:r w:rsidRPr="005A0AF7" w:rsidDel="002F77AF">
          <w:rPr>
            <w:rFonts w:ascii="B Lotus" w:eastAsia="Calibri" w:hAnsi="B Lotus" w:cs="B Lotus" w:hint="cs"/>
            <w:sz w:val="24"/>
            <w:szCs w:val="24"/>
            <w:rtl/>
          </w:rPr>
          <w:delText xml:space="preserve">همچنین </w:delText>
        </w:r>
      </w:del>
      <w:ins w:id="3133" w:author="Mehrnazi Boojari" w:date="2019-01-07T12:19:00Z">
        <w:r w:rsidR="002F77AF">
          <w:rPr>
            <w:rFonts w:ascii="B Lotus" w:eastAsia="Calibri" w:hAnsi="B Lotus" w:cs="B Lotus" w:hint="cs"/>
            <w:sz w:val="24"/>
            <w:szCs w:val="24"/>
            <w:rtl/>
          </w:rPr>
          <w:t xml:space="preserve">. همچنین، </w:t>
        </w:r>
      </w:ins>
      <w:r w:rsidRPr="005A0AF7">
        <w:rPr>
          <w:rFonts w:ascii="B Lotus" w:eastAsia="Calibri" w:hAnsi="B Lotus" w:cs="B Lotus"/>
          <w:sz w:val="24"/>
          <w:szCs w:val="24"/>
          <w:rtl/>
        </w:rPr>
        <w:t xml:space="preserve">در </w:t>
      </w:r>
      <w:del w:id="3134" w:author="Mehrnazi Boojari" w:date="2019-01-10T06:24:00Z">
        <w:r w:rsidRPr="005A0AF7" w:rsidDel="00292B1F">
          <w:rPr>
            <w:rFonts w:ascii="B Lotus" w:eastAsia="Calibri" w:hAnsi="B Lotus" w:cs="B Lotus"/>
            <w:sz w:val="24"/>
            <w:szCs w:val="24"/>
            <w:rtl/>
          </w:rPr>
          <w:delText xml:space="preserve">تعریف </w:delText>
        </w:r>
      </w:del>
      <w:r w:rsidRPr="005A0AF7">
        <w:rPr>
          <w:rFonts w:ascii="B Lotus" w:eastAsia="Calibri" w:hAnsi="B Lotus" w:cs="B Lotus"/>
          <w:sz w:val="24"/>
          <w:szCs w:val="24"/>
          <w:rtl/>
        </w:rPr>
        <w:t>مرکز آمار ایران</w:t>
      </w:r>
      <w:ins w:id="3135" w:author="Mehrnazi Boojari" w:date="2019-01-10T06:24:00Z">
        <w:r w:rsidR="00292B1F">
          <w:rPr>
            <w:rFonts w:ascii="B Lotus" w:eastAsia="Calibri" w:hAnsi="B Lotus" w:cs="B Lotus" w:hint="cs"/>
            <w:sz w:val="24"/>
            <w:szCs w:val="24"/>
            <w:rtl/>
          </w:rPr>
          <w:t>،</w:t>
        </w:r>
      </w:ins>
      <w:r w:rsidRPr="005A0AF7">
        <w:rPr>
          <w:rFonts w:ascii="B Lotus" w:eastAsia="Calibri" w:hAnsi="B Lotus" w:cs="B Lotus" w:hint="cs"/>
          <w:sz w:val="24"/>
          <w:szCs w:val="24"/>
          <w:rtl/>
        </w:rPr>
        <w:t xml:space="preserve"> مسکن </w:t>
      </w:r>
      <w:del w:id="3136" w:author="Mehrnazi Boojari" w:date="2019-01-10T06:24:00Z">
        <w:r w:rsidRPr="005A0AF7" w:rsidDel="00292B1F">
          <w:rPr>
            <w:rFonts w:ascii="B Lotus" w:eastAsia="Calibri" w:hAnsi="B Lotus" w:cs="B Lotus" w:hint="cs"/>
            <w:sz w:val="24"/>
            <w:szCs w:val="24"/>
            <w:rtl/>
          </w:rPr>
          <w:delText>بدین صورت</w:delText>
        </w:r>
      </w:del>
      <w:ins w:id="3137" w:author="Mehrnazi Boojari" w:date="2019-01-10T06:24:00Z">
        <w:r w:rsidR="00292B1F">
          <w:rPr>
            <w:rFonts w:ascii="B Lotus" w:eastAsia="Calibri" w:hAnsi="B Lotus" w:cs="B Lotus" w:hint="cs"/>
            <w:sz w:val="24"/>
            <w:szCs w:val="24"/>
            <w:rtl/>
          </w:rPr>
          <w:t>چنین</w:t>
        </w:r>
      </w:ins>
      <w:r w:rsidRPr="005A0AF7">
        <w:rPr>
          <w:rFonts w:ascii="B Lotus" w:eastAsia="Calibri" w:hAnsi="B Lotus" w:cs="B Lotus" w:hint="cs"/>
          <w:sz w:val="24"/>
          <w:szCs w:val="24"/>
          <w:rtl/>
        </w:rPr>
        <w:t xml:space="preserve"> تعریف شده است</w:t>
      </w:r>
      <w:del w:id="3138" w:author="Mehrnazi Boojari" w:date="2019-01-07T10:35:00Z">
        <w:r w:rsidRPr="005A0AF7" w:rsidDel="006C73A5">
          <w:rPr>
            <w:rFonts w:ascii="B Lotus" w:eastAsia="Calibri" w:hAnsi="B Lotus" w:cs="B Lotus" w:hint="cs"/>
            <w:sz w:val="24"/>
            <w:szCs w:val="24"/>
            <w:rtl/>
          </w:rPr>
          <w:delText xml:space="preserve"> :</w:delText>
        </w:r>
        <w:r w:rsidRPr="005A0AF7" w:rsidDel="006C73A5">
          <w:rPr>
            <w:rFonts w:ascii="B Lotus" w:eastAsia="Calibri" w:hAnsi="B Lotus" w:cs="B Lotus"/>
            <w:sz w:val="24"/>
            <w:szCs w:val="24"/>
            <w:rtl/>
          </w:rPr>
          <w:delText xml:space="preserve"> </w:delText>
        </w:r>
      </w:del>
      <w:ins w:id="3139" w:author="Mehrnazi Boojari" w:date="2019-01-07T10:35:00Z">
        <w:r w:rsidR="006C73A5">
          <w:rPr>
            <w:rFonts w:ascii="B Lotus" w:eastAsia="Calibri" w:hAnsi="B Lotus" w:cs="B Lotus" w:hint="cs"/>
            <w:sz w:val="24"/>
            <w:szCs w:val="24"/>
            <w:rtl/>
          </w:rPr>
          <w:t xml:space="preserve">: </w:t>
        </w:r>
      </w:ins>
      <w:r w:rsidRPr="005A0AF7">
        <w:rPr>
          <w:rFonts w:ascii="B Lotus" w:eastAsia="Calibri" w:hAnsi="B Lotus" w:cs="B Lotus"/>
          <w:sz w:val="24"/>
          <w:szCs w:val="24"/>
          <w:rtl/>
        </w:rPr>
        <w:t>«</w:t>
      </w:r>
      <w:del w:id="3140" w:author="Mehrnazi Boojari" w:date="2019-01-08T02:19:00Z">
        <w:r w:rsidRPr="005A0AF7" w:rsidDel="00011A5C">
          <w:rPr>
            <w:rFonts w:ascii="B Lotus" w:eastAsia="Calibri" w:hAnsi="B Lotus" w:cs="B Lotus"/>
            <w:sz w:val="24"/>
            <w:szCs w:val="24"/>
            <w:rtl/>
          </w:rPr>
          <w:delText xml:space="preserve"> </w:delText>
        </w:r>
      </w:del>
      <w:r w:rsidRPr="005A0AF7">
        <w:rPr>
          <w:rFonts w:ascii="B Lotus" w:eastAsia="Calibri" w:hAnsi="B Lotus" w:cs="B Lotus"/>
          <w:sz w:val="24"/>
          <w:szCs w:val="24"/>
          <w:rtl/>
        </w:rPr>
        <w:t>واحد مسکونی</w:t>
      </w:r>
      <w:del w:id="3141" w:author="Mehrnazi Boojari" w:date="2019-01-07T09:47:00Z">
        <w:r w:rsidRPr="005A0AF7" w:rsidDel="006F7CCF">
          <w:rPr>
            <w:rFonts w:ascii="B Lotus" w:eastAsia="Calibri" w:hAnsi="B Lotus" w:cs="B Lotus"/>
            <w:sz w:val="24"/>
            <w:szCs w:val="24"/>
            <w:rtl/>
          </w:rPr>
          <w:delText xml:space="preserve"> ،</w:delText>
        </w:r>
      </w:del>
      <w:ins w:id="3142" w:author="Mehrnazi Boojari" w:date="2019-01-07T09:47:00Z">
        <w:r w:rsidR="006F7CCF">
          <w:rPr>
            <w:rFonts w:ascii="B Lotus" w:eastAsia="Calibri" w:hAnsi="B Lotus" w:cs="B Lotus"/>
            <w:sz w:val="24"/>
            <w:szCs w:val="24"/>
            <w:rtl/>
          </w:rPr>
          <w:t>،</w:t>
        </w:r>
      </w:ins>
      <w:r w:rsidRPr="005A0AF7">
        <w:rPr>
          <w:rFonts w:ascii="B Lotus" w:eastAsia="Calibri" w:hAnsi="B Lotus" w:cs="B Lotus"/>
          <w:sz w:val="24"/>
          <w:szCs w:val="24"/>
          <w:rtl/>
        </w:rPr>
        <w:t xml:space="preserve"> مکان</w:t>
      </w:r>
      <w:del w:id="3143" w:author="Mehrnazi Boojari" w:date="2019-01-07T09:47:00Z">
        <w:r w:rsidRPr="005A0AF7" w:rsidDel="006F7CCF">
          <w:rPr>
            <w:rFonts w:ascii="B Lotus" w:eastAsia="Calibri" w:hAnsi="B Lotus" w:cs="B Lotus"/>
            <w:sz w:val="24"/>
            <w:szCs w:val="24"/>
            <w:rtl/>
          </w:rPr>
          <w:delText xml:space="preserve"> ،</w:delText>
        </w:r>
      </w:del>
      <w:ins w:id="3144" w:author="Mehrnazi Boojari" w:date="2019-01-07T09:47:00Z">
        <w:r w:rsidR="006F7CCF">
          <w:rPr>
            <w:rFonts w:ascii="B Lotus" w:eastAsia="Calibri" w:hAnsi="B Lotus" w:cs="B Lotus"/>
            <w:sz w:val="24"/>
            <w:szCs w:val="24"/>
            <w:rtl/>
          </w:rPr>
          <w:t>،</w:t>
        </w:r>
      </w:ins>
      <w:r w:rsidRPr="005A0AF7">
        <w:rPr>
          <w:rFonts w:ascii="B Lotus" w:eastAsia="Calibri" w:hAnsi="B Lotus" w:cs="B Lotus"/>
          <w:sz w:val="24"/>
          <w:szCs w:val="24"/>
          <w:rtl/>
        </w:rPr>
        <w:t xml:space="preserve"> فضا و یا محوطه‌ای است که یک یا چند خانوار در آن سکونت داشته و به یک یا چند ورودی (شارع عام یا شارع خاص) راه داشته باشد</w:t>
      </w:r>
      <w:ins w:id="3145" w:author="Mehrnazi Boojari" w:date="2019-01-10T06:25:00Z">
        <w:r w:rsidR="00292B1F">
          <w:rPr>
            <w:rFonts w:ascii="B Lotus" w:eastAsia="Calibri" w:hAnsi="B Lotus" w:cs="B Lotus" w:hint="cs"/>
            <w:sz w:val="24"/>
            <w:szCs w:val="24"/>
            <w:rtl/>
          </w:rPr>
          <w:t>.</w:t>
        </w:r>
      </w:ins>
      <w:r w:rsidRPr="005A0AF7">
        <w:rPr>
          <w:rFonts w:ascii="B Lotus" w:eastAsia="Calibri" w:hAnsi="B Lotus" w:cs="B Lotus"/>
          <w:sz w:val="24"/>
          <w:szCs w:val="24"/>
          <w:rtl/>
        </w:rPr>
        <w:t>»</w:t>
      </w:r>
      <w:del w:id="3146" w:author="Mehrnazi Boojari" w:date="2019-01-07T09:53:00Z">
        <w:r w:rsidRPr="005A0AF7" w:rsidDel="006F7CCF">
          <w:rPr>
            <w:rFonts w:ascii="B Lotus" w:eastAsia="Calibri" w:hAnsi="B Lotus" w:cs="B Lotus"/>
            <w:sz w:val="24"/>
            <w:szCs w:val="24"/>
            <w:rtl/>
          </w:rPr>
          <w:delText xml:space="preserve"> </w:delText>
        </w:r>
        <w:r w:rsidRPr="005A0AF7" w:rsidDel="006F7CCF">
          <w:rPr>
            <w:rFonts w:ascii="B Lotus" w:eastAsia="Calibri" w:hAnsi="B Lotus" w:cs="B Lotus" w:hint="cs"/>
            <w:sz w:val="24"/>
            <w:szCs w:val="24"/>
            <w:rtl/>
          </w:rPr>
          <w:delText xml:space="preserve">. </w:delText>
        </w:r>
      </w:del>
      <w:ins w:id="3147" w:author="Mehrnazi Boojari" w:date="2019-01-07T09:53:00Z">
        <w:r w:rsidR="006F7CCF">
          <w:rPr>
            <w:rFonts w:ascii="B Lotus" w:eastAsia="Calibri" w:hAnsi="B Lotus" w:cs="B Lotus"/>
            <w:sz w:val="24"/>
            <w:szCs w:val="24"/>
            <w:rtl/>
          </w:rPr>
          <w:t xml:space="preserve"> </w:t>
        </w:r>
      </w:ins>
      <w:r w:rsidRPr="005A0AF7">
        <w:rPr>
          <w:rFonts w:ascii="B Lotus" w:eastAsia="Calibri" w:hAnsi="B Lotus" w:cs="B Lotus" w:hint="cs"/>
          <w:sz w:val="24"/>
          <w:szCs w:val="24"/>
          <w:rtl/>
        </w:rPr>
        <w:t>در واژه</w:t>
      </w:r>
      <w:ins w:id="3148" w:author="Mehrnazi Boojari" w:date="2019-01-10T06:25:00Z">
        <w:r w:rsidR="00292B1F">
          <w:rPr>
            <w:rFonts w:ascii="B Lotus" w:eastAsia="Calibri" w:hAnsi="B Lotus" w:cs="B Nazanin" w:hint="cs"/>
            <w:sz w:val="24"/>
            <w:szCs w:val="24"/>
            <w:rtl/>
          </w:rPr>
          <w:t>‌</w:t>
        </w:r>
      </w:ins>
      <w:del w:id="3149" w:author="Mehrnazi Boojari" w:date="2019-01-10T06:25:00Z">
        <w:r w:rsidRPr="005A0AF7" w:rsidDel="00292B1F">
          <w:rPr>
            <w:rFonts w:ascii="B Lotus" w:eastAsia="Calibri" w:hAnsi="B Lotus" w:cs="B Lotus" w:hint="cs"/>
            <w:sz w:val="24"/>
            <w:szCs w:val="24"/>
            <w:rtl/>
          </w:rPr>
          <w:delText xml:space="preserve"> </w:delText>
        </w:r>
      </w:del>
      <w:r w:rsidRPr="005A0AF7">
        <w:rPr>
          <w:rFonts w:ascii="B Lotus" w:eastAsia="Calibri" w:hAnsi="B Lotus" w:cs="B Lotus" w:hint="cs"/>
          <w:sz w:val="24"/>
          <w:szCs w:val="24"/>
          <w:rtl/>
        </w:rPr>
        <w:t>نامه وزارت راه و شهرسازی تعریف واحد مسکونی عبارت است از</w:t>
      </w:r>
      <w:del w:id="3150" w:author="Mehrnazi Boojari" w:date="2019-01-07T10:35:00Z">
        <w:r w:rsidRPr="005A0AF7" w:rsidDel="006C73A5">
          <w:rPr>
            <w:rFonts w:ascii="B Lotus" w:eastAsia="Calibri" w:hAnsi="B Lotus" w:cs="B Lotus" w:hint="cs"/>
            <w:sz w:val="24"/>
            <w:szCs w:val="24"/>
            <w:rtl/>
          </w:rPr>
          <w:delText xml:space="preserve"> : </w:delText>
        </w:r>
      </w:del>
      <w:ins w:id="3151" w:author="Mehrnazi Boojari" w:date="2019-01-07T10:35:00Z">
        <w:r w:rsidR="006C73A5">
          <w:rPr>
            <w:rFonts w:ascii="B Lotus" w:eastAsia="Calibri" w:hAnsi="B Lotus" w:cs="B Lotus" w:hint="cs"/>
            <w:sz w:val="24"/>
            <w:szCs w:val="24"/>
            <w:rtl/>
          </w:rPr>
          <w:t xml:space="preserve">: </w:t>
        </w:r>
      </w:ins>
      <w:r w:rsidRPr="005A0AF7">
        <w:rPr>
          <w:rFonts w:ascii="B Lotus" w:eastAsia="Calibri" w:hAnsi="B Lotus" w:cs="B Lotus" w:hint="cs"/>
          <w:sz w:val="24"/>
          <w:szCs w:val="24"/>
          <w:rtl/>
        </w:rPr>
        <w:t>«</w:t>
      </w:r>
      <w:del w:id="3152" w:author="Mehrnazi Boojari" w:date="2019-01-10T06:25:00Z">
        <w:r w:rsidRPr="005A0AF7" w:rsidDel="00292B1F">
          <w:rPr>
            <w:rFonts w:ascii="B Lotus" w:eastAsia="Calibri" w:hAnsi="B Lotus" w:cs="B Lotus"/>
            <w:sz w:val="24"/>
            <w:szCs w:val="24"/>
            <w:rtl/>
          </w:rPr>
          <w:delText xml:space="preserve"> </w:delText>
        </w:r>
      </w:del>
      <w:r w:rsidRPr="005A0AF7">
        <w:rPr>
          <w:rFonts w:ascii="B Lotus" w:eastAsia="Calibri" w:hAnsi="B Lotus" w:cs="B Lotus"/>
          <w:sz w:val="24"/>
          <w:szCs w:val="24"/>
          <w:rtl/>
        </w:rPr>
        <w:t xml:space="preserve">تمام یا قسمتی از یک ساختمان </w:t>
      </w:r>
      <w:del w:id="3153" w:author="Mehrnazi Boojari" w:date="2019-01-10T06:25:00Z">
        <w:r w:rsidRPr="005A0AF7" w:rsidDel="00292B1F">
          <w:rPr>
            <w:rFonts w:ascii="B Lotus" w:eastAsia="Calibri" w:hAnsi="B Lotus" w:cs="B Lotus"/>
            <w:sz w:val="24"/>
            <w:szCs w:val="24"/>
            <w:rtl/>
          </w:rPr>
          <w:delText xml:space="preserve">است </w:delText>
        </w:r>
      </w:del>
      <w:r w:rsidRPr="005A0AF7">
        <w:rPr>
          <w:rFonts w:ascii="B Lotus" w:eastAsia="Calibri" w:hAnsi="B Lotus" w:cs="B Lotus"/>
          <w:sz w:val="24"/>
          <w:szCs w:val="24"/>
          <w:rtl/>
        </w:rPr>
        <w:t xml:space="preserve">که حداقل شامل یک اتاق و سرویس (حداقل یک توالت) مستقل </w:t>
      </w:r>
      <w:del w:id="3154" w:author="Mehrnazi Boojari" w:date="2019-01-10T06:25:00Z">
        <w:r w:rsidRPr="005A0AF7" w:rsidDel="00292B1F">
          <w:rPr>
            <w:rFonts w:ascii="B Lotus" w:eastAsia="Calibri" w:hAnsi="B Lotus" w:cs="B Lotus"/>
            <w:sz w:val="24"/>
            <w:szCs w:val="24"/>
            <w:rtl/>
          </w:rPr>
          <w:delText xml:space="preserve">بوده </w:delText>
        </w:r>
      </w:del>
      <w:ins w:id="3155" w:author="Mehrnazi Boojari" w:date="2019-01-10T06:25:00Z">
        <w:r w:rsidR="00292B1F">
          <w:rPr>
            <w:rFonts w:ascii="B Lotus" w:eastAsia="Calibri" w:hAnsi="B Lotus" w:cs="B Lotus" w:hint="cs"/>
            <w:sz w:val="24"/>
            <w:szCs w:val="24"/>
            <w:rtl/>
          </w:rPr>
          <w:t>باشد</w:t>
        </w:r>
        <w:r w:rsidR="00292B1F" w:rsidRPr="005A0AF7">
          <w:rPr>
            <w:rFonts w:ascii="B Lotus" w:eastAsia="Calibri" w:hAnsi="B Lotus" w:cs="B Lotus"/>
            <w:sz w:val="24"/>
            <w:szCs w:val="24"/>
            <w:rtl/>
          </w:rPr>
          <w:t xml:space="preserve"> </w:t>
        </w:r>
      </w:ins>
      <w:r w:rsidRPr="005A0AF7">
        <w:rPr>
          <w:rFonts w:ascii="B Lotus" w:eastAsia="Calibri" w:hAnsi="B Lotus" w:cs="B Lotus"/>
          <w:sz w:val="24"/>
          <w:szCs w:val="24"/>
          <w:rtl/>
        </w:rPr>
        <w:t>و دارای ورودی مستقیم یا غیر</w:t>
      </w:r>
      <w:ins w:id="3156" w:author="Mehrnazi Boojari" w:date="2019-01-08T02:19:00Z">
        <w:r w:rsidR="00011A5C">
          <w:rPr>
            <w:rFonts w:ascii="B Lotus" w:eastAsia="Calibri" w:hAnsi="B Lotus" w:cs="B Nazanin" w:hint="cs"/>
            <w:sz w:val="24"/>
            <w:szCs w:val="24"/>
            <w:rtl/>
          </w:rPr>
          <w:t>‌</w:t>
        </w:r>
      </w:ins>
      <w:del w:id="3157" w:author="Mehrnazi Boojari" w:date="2019-01-08T02:19:00Z">
        <w:r w:rsidRPr="005A0AF7" w:rsidDel="00011A5C">
          <w:rPr>
            <w:rFonts w:ascii="B Lotus" w:eastAsia="Calibri" w:hAnsi="B Lotus" w:cs="B Lotus"/>
            <w:sz w:val="24"/>
            <w:szCs w:val="24"/>
            <w:rtl/>
          </w:rPr>
          <w:delText xml:space="preserve"> </w:delText>
        </w:r>
      </w:del>
      <w:r w:rsidRPr="005A0AF7">
        <w:rPr>
          <w:rFonts w:ascii="B Lotus" w:eastAsia="Calibri" w:hAnsi="B Lotus" w:cs="B Lotus"/>
          <w:sz w:val="24"/>
          <w:szCs w:val="24"/>
          <w:rtl/>
        </w:rPr>
        <w:t>مستقیم از معبر عمومی باشد. شکل متعارف آن، خانه معمولی و واحد</w:t>
      </w:r>
      <w:ins w:id="3158" w:author="Mehrnazi Boojari" w:date="2019-01-10T06:25:00Z">
        <w:r w:rsidR="00292B1F">
          <w:rPr>
            <w:rFonts w:ascii="B Lotus" w:eastAsia="Calibri" w:hAnsi="B Lotus" w:cs="B Lotus" w:hint="cs"/>
            <w:sz w:val="24"/>
            <w:szCs w:val="24"/>
            <w:rtl/>
          </w:rPr>
          <w:t xml:space="preserve"> </w:t>
        </w:r>
      </w:ins>
      <w:r w:rsidRPr="005A0AF7">
        <w:rPr>
          <w:rFonts w:ascii="B Lotus" w:eastAsia="Calibri" w:hAnsi="B Lotus" w:cs="B Lotus"/>
          <w:sz w:val="24"/>
          <w:szCs w:val="24"/>
          <w:rtl/>
        </w:rPr>
        <w:t>آپارتمانی است که برای سکونت یک خانوار ساخته می‌شود</w:t>
      </w:r>
      <w:r w:rsidRPr="005A0AF7">
        <w:rPr>
          <w:rFonts w:ascii="B Lotus" w:eastAsia="Calibri" w:hAnsi="B Lotus" w:cs="B Lotus"/>
          <w:sz w:val="24"/>
          <w:szCs w:val="24"/>
        </w:rPr>
        <w:t>.</w:t>
      </w:r>
      <w:r w:rsidRPr="005A0AF7">
        <w:rPr>
          <w:rFonts w:ascii="B Lotus" w:eastAsia="Calibri" w:hAnsi="B Lotus" w:cs="B Lotus" w:hint="cs"/>
          <w:sz w:val="24"/>
          <w:szCs w:val="24"/>
          <w:rtl/>
        </w:rPr>
        <w:t>»</w:t>
      </w:r>
      <w:r w:rsidR="00227C3A" w:rsidRPr="005A0AF7">
        <w:rPr>
          <w:rStyle w:val="FootnoteReference"/>
          <w:rFonts w:ascii="B Lotus" w:eastAsia="Calibri" w:hAnsi="B Lotus" w:cs="B Lotus"/>
          <w:sz w:val="24"/>
          <w:szCs w:val="24"/>
          <w:rtl/>
        </w:rPr>
        <w:footnoteReference w:id="28"/>
      </w:r>
    </w:p>
    <w:p w14:paraId="1E7AAC8A" w14:textId="77777777" w:rsidR="00A06196" w:rsidRPr="005A0AF7" w:rsidRDefault="00A06196" w:rsidP="001F78AF">
      <w:pPr>
        <w:bidi/>
        <w:ind w:firstLine="288"/>
        <w:jc w:val="both"/>
        <w:rPr>
          <w:rFonts w:ascii="B Lotus" w:eastAsia="Calibri" w:hAnsi="B Lotus" w:cs="B Lotus"/>
          <w:sz w:val="26"/>
          <w:szCs w:val="26"/>
          <w:rtl/>
          <w:lang w:bidi="fa-IR"/>
        </w:rPr>
      </w:pPr>
      <w:r w:rsidRPr="005A0AF7">
        <w:rPr>
          <w:rFonts w:ascii="B Lotus" w:eastAsia="Calibri" w:hAnsi="B Lotus" w:cs="B Lotus" w:hint="cs"/>
          <w:sz w:val="24"/>
          <w:szCs w:val="24"/>
          <w:rtl/>
        </w:rPr>
        <w:t>با توجه به تعریف اسکان بشر از مسکن و تعاریف رسمی مسکن در داخل کشور مشخص</w:t>
      </w:r>
      <w:del w:id="3164" w:author="Mehrnazi Boojari" w:date="2019-01-07T09:49:00Z">
        <w:r w:rsidRPr="005A0AF7" w:rsidDel="006F7CCF">
          <w:rPr>
            <w:rFonts w:ascii="B Lotus" w:eastAsia="Calibri" w:hAnsi="B Lotus" w:cs="B Lotus" w:hint="cs"/>
            <w:sz w:val="24"/>
            <w:szCs w:val="24"/>
            <w:rtl/>
          </w:rPr>
          <w:delText xml:space="preserve"> می </w:delText>
        </w:r>
      </w:del>
      <w:ins w:id="3165" w:author="Mehrnazi Boojari" w:date="2019-01-07T09:49:00Z">
        <w:r w:rsidR="006F7CCF">
          <w:rPr>
            <w:rFonts w:ascii="B Lotus" w:eastAsia="Calibri" w:hAnsi="B Lotus" w:cs="B Lotus" w:hint="cs"/>
            <w:sz w:val="24"/>
            <w:szCs w:val="24"/>
            <w:rtl/>
          </w:rPr>
          <w:t xml:space="preserve"> می‌</w:t>
        </w:r>
      </w:ins>
      <w:del w:id="3166" w:author="Mehrnazi Boojari" w:date="2019-01-08T01:14:00Z">
        <w:r w:rsidRPr="005A0AF7" w:rsidDel="00632EB0">
          <w:rPr>
            <w:rFonts w:ascii="B Lotus" w:eastAsia="Calibri" w:hAnsi="B Lotus" w:cs="B Lotus" w:hint="cs"/>
            <w:sz w:val="24"/>
            <w:szCs w:val="24"/>
            <w:rtl/>
          </w:rPr>
          <w:delText>گردد</w:delText>
        </w:r>
      </w:del>
      <w:ins w:id="3167" w:author="Mehrnazi Boojari" w:date="2019-01-08T01:14:00Z">
        <w:r w:rsidR="00632EB0">
          <w:rPr>
            <w:rFonts w:ascii="B Lotus" w:eastAsia="Calibri" w:hAnsi="B Lotus" w:cs="B Lotus" w:hint="cs"/>
            <w:sz w:val="24"/>
            <w:szCs w:val="24"/>
            <w:rtl/>
          </w:rPr>
          <w:t>شود</w:t>
        </w:r>
      </w:ins>
      <w:r w:rsidRPr="005A0AF7">
        <w:rPr>
          <w:rFonts w:ascii="B Lotus" w:eastAsia="Calibri" w:hAnsi="B Lotus" w:cs="B Lotus" w:hint="cs"/>
          <w:sz w:val="24"/>
          <w:szCs w:val="24"/>
          <w:rtl/>
        </w:rPr>
        <w:t xml:space="preserve"> در ایران تعریف کاملی از مسکن وجود </w:t>
      </w:r>
      <w:del w:id="3168" w:author="Mehrnazi Boojari" w:date="2019-01-10T06:26:00Z">
        <w:r w:rsidRPr="005A0AF7" w:rsidDel="00292B1F">
          <w:rPr>
            <w:rFonts w:ascii="B Lotus" w:eastAsia="Calibri" w:hAnsi="B Lotus" w:cs="B Lotus" w:hint="cs"/>
            <w:sz w:val="24"/>
            <w:szCs w:val="24"/>
            <w:rtl/>
          </w:rPr>
          <w:delText xml:space="preserve">نداشته </w:delText>
        </w:r>
      </w:del>
      <w:ins w:id="3169" w:author="Mehrnazi Boojari" w:date="2019-01-10T06:26:00Z">
        <w:r w:rsidR="00292B1F" w:rsidRPr="005A0AF7">
          <w:rPr>
            <w:rFonts w:ascii="B Lotus" w:eastAsia="Calibri" w:hAnsi="B Lotus" w:cs="B Lotus" w:hint="cs"/>
            <w:sz w:val="24"/>
            <w:szCs w:val="24"/>
            <w:rtl/>
          </w:rPr>
          <w:t>ندا</w:t>
        </w:r>
        <w:r w:rsidR="00292B1F">
          <w:rPr>
            <w:rFonts w:ascii="B Lotus" w:eastAsia="Calibri" w:hAnsi="B Lotus" w:cs="B Lotus" w:hint="cs"/>
            <w:sz w:val="24"/>
            <w:szCs w:val="24"/>
            <w:rtl/>
          </w:rPr>
          <w:t>رد</w:t>
        </w:r>
        <w:r w:rsidR="00292B1F"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و مسکن</w:t>
      </w:r>
      <w:ins w:id="3170" w:author="Mehrnazi Boojari" w:date="2019-01-10T06:26:00Z">
        <w:r w:rsidR="00292B1F">
          <w:rPr>
            <w:rFonts w:ascii="B Lotus" w:eastAsia="Calibri" w:hAnsi="B Lotus" w:cs="B Nazanin" w:hint="cs"/>
            <w:sz w:val="24"/>
            <w:szCs w:val="24"/>
            <w:rtl/>
          </w:rPr>
          <w:t>‌</w:t>
        </w:r>
      </w:ins>
      <w:del w:id="3171" w:author="Mehrnazi Boojari" w:date="2019-01-10T06:26:00Z">
        <w:r w:rsidRPr="005A0AF7" w:rsidDel="00292B1F">
          <w:rPr>
            <w:rFonts w:ascii="B Lotus" w:eastAsia="Calibri" w:hAnsi="B Lotus" w:cs="B Lotus" w:hint="cs"/>
            <w:sz w:val="24"/>
            <w:szCs w:val="24"/>
            <w:rtl/>
          </w:rPr>
          <w:delText>،</w:delText>
        </w:r>
      </w:del>
      <w:r w:rsidRPr="005A0AF7">
        <w:rPr>
          <w:rFonts w:ascii="B Lotus" w:eastAsia="Calibri" w:hAnsi="B Lotus" w:cs="B Lotus" w:hint="cs"/>
          <w:sz w:val="24"/>
          <w:szCs w:val="24"/>
          <w:rtl/>
        </w:rPr>
        <w:t xml:space="preserve"> بدون </w:t>
      </w:r>
      <w:del w:id="3172" w:author="Mehrnazi Boojari" w:date="2019-01-07T22:30:00Z">
        <w:r w:rsidRPr="005A0AF7" w:rsidDel="00051F26">
          <w:rPr>
            <w:rFonts w:ascii="B Lotus" w:eastAsia="Calibri" w:hAnsi="B Lotus" w:cs="B Lotus" w:hint="cs"/>
            <w:sz w:val="24"/>
            <w:szCs w:val="24"/>
            <w:rtl/>
          </w:rPr>
          <w:delText>در نظر گرفتن</w:delText>
        </w:r>
      </w:del>
      <w:ins w:id="3173" w:author="Mehrnazi Boojari" w:date="2019-01-07T22:30:00Z">
        <w:r w:rsidR="00051F26">
          <w:rPr>
            <w:rFonts w:ascii="B Lotus" w:eastAsia="Calibri" w:hAnsi="B Lotus" w:cs="B Lotus" w:hint="cs"/>
            <w:sz w:val="24"/>
            <w:szCs w:val="24"/>
            <w:rtl/>
          </w:rPr>
          <w:t>در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نظر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گرفتن</w:t>
        </w:r>
      </w:ins>
      <w:r w:rsidRPr="005A0AF7">
        <w:rPr>
          <w:rFonts w:ascii="B Lotus" w:eastAsia="Calibri" w:hAnsi="B Lotus" w:cs="B Lotus" w:hint="cs"/>
          <w:sz w:val="24"/>
          <w:szCs w:val="24"/>
          <w:rtl/>
        </w:rPr>
        <w:t xml:space="preserve"> </w:t>
      </w:r>
      <w:del w:id="3174" w:author="Mehrnazi Boojari" w:date="2019-01-10T06:26:00Z">
        <w:r w:rsidRPr="005A0AF7" w:rsidDel="00292B1F">
          <w:rPr>
            <w:rFonts w:ascii="B Lotus" w:eastAsia="Calibri" w:hAnsi="B Lotus" w:cs="B Lotus" w:hint="cs"/>
            <w:sz w:val="24"/>
            <w:szCs w:val="24"/>
            <w:rtl/>
          </w:rPr>
          <w:delText xml:space="preserve">تمامی </w:delText>
        </w:r>
      </w:del>
      <w:ins w:id="3175" w:author="Mehrnazi Boojari" w:date="2019-01-10T06:26:00Z">
        <w:r w:rsidR="00292B1F">
          <w:rPr>
            <w:rFonts w:ascii="B Lotus" w:eastAsia="Calibri" w:hAnsi="B Lotus" w:cs="B Lotus" w:hint="cs"/>
            <w:sz w:val="24"/>
            <w:szCs w:val="24"/>
            <w:rtl/>
          </w:rPr>
          <w:t>همۀ</w:t>
        </w:r>
        <w:r w:rsidR="00292B1F"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 xml:space="preserve">آنچه </w:t>
      </w:r>
      <w:del w:id="3176" w:author="Mehrnazi Boojari" w:date="2019-01-07T23:28:00Z">
        <w:r w:rsidRPr="005A0AF7" w:rsidDel="00FB0B67">
          <w:rPr>
            <w:rFonts w:ascii="B Lotus" w:eastAsia="Calibri" w:hAnsi="B Lotus" w:cs="B Lotus" w:hint="cs"/>
            <w:sz w:val="24"/>
            <w:szCs w:val="24"/>
            <w:rtl/>
          </w:rPr>
          <w:delText>به عنوان</w:delText>
        </w:r>
      </w:del>
      <w:ins w:id="3177" w:author="Mehrnazi Boojari" w:date="2019-01-07T23:28:00Z">
        <w:r w:rsidR="00FB0B67">
          <w:rPr>
            <w:rFonts w:ascii="B Lotus" w:eastAsia="Calibri" w:hAnsi="B Lotus" w:cs="B Lotus" w:hint="cs"/>
            <w:sz w:val="24"/>
            <w:szCs w:val="24"/>
            <w:rtl/>
          </w:rPr>
          <w:t>به‌مثابۀ</w:t>
        </w:r>
      </w:ins>
      <w:r w:rsidRPr="005A0AF7">
        <w:rPr>
          <w:rFonts w:ascii="B Lotus" w:eastAsia="Calibri" w:hAnsi="B Lotus" w:cs="B Lotus" w:hint="cs"/>
          <w:sz w:val="24"/>
          <w:szCs w:val="24"/>
          <w:rtl/>
        </w:rPr>
        <w:t xml:space="preserve"> مکانی برای آرامش و سکون تلقی</w:t>
      </w:r>
      <w:del w:id="3178" w:author="Mehrnazi Boojari" w:date="2019-01-07T09:49:00Z">
        <w:r w:rsidRPr="005A0AF7" w:rsidDel="006F7CCF">
          <w:rPr>
            <w:rFonts w:ascii="B Lotus" w:eastAsia="Calibri" w:hAnsi="B Lotus" w:cs="B Lotus" w:hint="cs"/>
            <w:sz w:val="24"/>
            <w:szCs w:val="24"/>
            <w:rtl/>
          </w:rPr>
          <w:delText xml:space="preserve"> می </w:delText>
        </w:r>
      </w:del>
      <w:ins w:id="3179" w:author="Mehrnazi Boojari" w:date="2019-01-07T09:49:00Z">
        <w:r w:rsidR="006F7CCF">
          <w:rPr>
            <w:rFonts w:ascii="B Lotus" w:eastAsia="Calibri" w:hAnsi="B Lotus" w:cs="B Lotus" w:hint="cs"/>
            <w:sz w:val="24"/>
            <w:szCs w:val="24"/>
            <w:rtl/>
          </w:rPr>
          <w:t xml:space="preserve"> می‌</w:t>
        </w:r>
      </w:ins>
      <w:r w:rsidRPr="005A0AF7">
        <w:rPr>
          <w:rFonts w:ascii="B Lotus" w:eastAsia="Calibri" w:hAnsi="B Lotus" w:cs="B Lotus" w:hint="cs"/>
          <w:sz w:val="24"/>
          <w:szCs w:val="24"/>
          <w:rtl/>
        </w:rPr>
        <w:t>شود</w:t>
      </w:r>
      <w:ins w:id="3180" w:author="Mehrnazi Boojari" w:date="2019-01-10T06:26:00Z">
        <w:r w:rsidR="00292B1F">
          <w:rPr>
            <w:rFonts w:ascii="B Lotus" w:eastAsia="Calibri" w:hAnsi="B Lotus" w:cs="B Nazanin" w:hint="cs"/>
            <w:sz w:val="24"/>
            <w:szCs w:val="24"/>
            <w:rtl/>
          </w:rPr>
          <w:t>‌</w:t>
        </w:r>
      </w:ins>
      <w:del w:id="3181" w:author="Mehrnazi Boojari" w:date="2019-01-10T06:26:00Z">
        <w:r w:rsidRPr="005A0AF7" w:rsidDel="00292B1F">
          <w:rPr>
            <w:rFonts w:ascii="B Lotus" w:eastAsia="Calibri" w:hAnsi="B Lotus" w:cs="B Lotus" w:hint="cs"/>
            <w:sz w:val="24"/>
            <w:szCs w:val="24"/>
            <w:rtl/>
          </w:rPr>
          <w:delText>؛</w:delText>
        </w:r>
      </w:del>
      <w:r w:rsidRPr="005A0AF7">
        <w:rPr>
          <w:rFonts w:ascii="B Lotus" w:eastAsia="Calibri" w:hAnsi="B Lotus" w:cs="B Lotus" w:hint="cs"/>
          <w:sz w:val="24"/>
          <w:szCs w:val="24"/>
          <w:rtl/>
        </w:rPr>
        <w:t xml:space="preserve"> تعریف شده است. این موضوع خود گویای این مسئله است</w:t>
      </w:r>
      <w:del w:id="3182" w:author="Mehrnazi Boojari" w:date="2019-01-07T09:47:00Z">
        <w:r w:rsidRPr="005A0AF7" w:rsidDel="006F7CCF">
          <w:rPr>
            <w:rFonts w:ascii="B Lotus" w:eastAsia="Calibri" w:hAnsi="B Lotus" w:cs="B Lotus" w:hint="cs"/>
            <w:sz w:val="24"/>
            <w:szCs w:val="24"/>
            <w:rtl/>
          </w:rPr>
          <w:delText xml:space="preserve"> ؛</w:delText>
        </w:r>
      </w:del>
      <w:ins w:id="3183" w:author="Mehrnazi Boojari" w:date="2019-01-07T09:47:00Z">
        <w:r w:rsidR="006F7CCF">
          <w:rPr>
            <w:rFonts w:ascii="B Lotus" w:eastAsia="Calibri" w:hAnsi="B Lotus" w:cs="B Lotus" w:hint="cs"/>
            <w:sz w:val="24"/>
            <w:szCs w:val="24"/>
            <w:rtl/>
          </w:rPr>
          <w:t>؛</w:t>
        </w:r>
      </w:ins>
      <w:r w:rsidRPr="005A0AF7">
        <w:rPr>
          <w:rFonts w:ascii="B Lotus" w:eastAsia="Calibri" w:hAnsi="B Lotus" w:cs="B Lotus" w:hint="cs"/>
          <w:sz w:val="24"/>
          <w:szCs w:val="24"/>
          <w:rtl/>
        </w:rPr>
        <w:t xml:space="preserve"> زمانی</w:t>
      </w:r>
      <w:ins w:id="3184" w:author="Mehrnazi Boojari" w:date="2019-01-10T06:27:00Z">
        <w:r w:rsidR="001F78AF">
          <w:rPr>
            <w:rFonts w:ascii="B Lotus" w:eastAsia="Calibri" w:hAnsi="B Lotus" w:cs="Times New Roman" w:hint="eastAsia"/>
            <w:sz w:val="24"/>
            <w:szCs w:val="24"/>
            <w:rtl/>
          </w:rPr>
          <w:t> </w:t>
        </w:r>
      </w:ins>
      <w:r w:rsidRPr="005A0AF7">
        <w:rPr>
          <w:rFonts w:ascii="B Lotus" w:eastAsia="Calibri" w:hAnsi="B Lotus" w:cs="B Lotus" w:hint="cs"/>
          <w:sz w:val="24"/>
          <w:szCs w:val="24"/>
          <w:rtl/>
        </w:rPr>
        <w:t>که تعریف</w:t>
      </w:r>
      <w:del w:id="3185" w:author="Mehrnazi Boojari" w:date="2019-01-10T06:27:00Z">
        <w:r w:rsidRPr="005A0AF7" w:rsidDel="001F78AF">
          <w:rPr>
            <w:rFonts w:ascii="B Lotus" w:eastAsia="Calibri" w:hAnsi="B Lotus" w:cs="B Lotus" w:hint="cs"/>
            <w:sz w:val="24"/>
            <w:szCs w:val="24"/>
            <w:rtl/>
          </w:rPr>
          <w:delText>ی</w:delText>
        </w:r>
      </w:del>
      <w:r w:rsidRPr="005A0AF7">
        <w:rPr>
          <w:rFonts w:ascii="B Lotus" w:eastAsia="Calibri" w:hAnsi="B Lotus" w:cs="B Lotus" w:hint="cs"/>
          <w:sz w:val="24"/>
          <w:szCs w:val="24"/>
          <w:rtl/>
        </w:rPr>
        <w:t xml:space="preserve"> کاملی از مسکن وجود ندارد به طریق اولی تعریفی از مسکن روستایی با </w:t>
      </w:r>
      <w:del w:id="3186" w:author="Mehrnazi Boojari" w:date="2019-01-10T06:28:00Z">
        <w:r w:rsidRPr="005A0AF7" w:rsidDel="001F78AF">
          <w:rPr>
            <w:rFonts w:ascii="B Lotus" w:eastAsia="Calibri" w:hAnsi="B Lotus" w:cs="B Lotus" w:hint="cs"/>
            <w:sz w:val="24"/>
            <w:szCs w:val="24"/>
            <w:rtl/>
          </w:rPr>
          <w:delText xml:space="preserve">تمامی </w:delText>
        </w:r>
      </w:del>
      <w:ins w:id="3187" w:author="Mehrnazi Boojari" w:date="2019-01-10T06:28:00Z">
        <w:r w:rsidR="001F78AF">
          <w:rPr>
            <w:rFonts w:ascii="B Lotus" w:eastAsia="Calibri" w:hAnsi="B Lotus" w:cs="B Lotus" w:hint="cs"/>
            <w:sz w:val="24"/>
            <w:szCs w:val="24"/>
            <w:rtl/>
          </w:rPr>
          <w:t>همۀ</w:t>
        </w:r>
        <w:r w:rsidR="001F78AF"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خصوصیات آن نیز</w:t>
      </w:r>
      <w:del w:id="3188" w:author="Mehrnazi Boojari" w:date="2019-01-07T09:47:00Z">
        <w:r w:rsidRPr="005A0AF7" w:rsidDel="006F7CCF">
          <w:rPr>
            <w:rFonts w:ascii="B Lotus" w:eastAsia="Calibri" w:hAnsi="B Lotus" w:cs="B Lotus" w:hint="cs"/>
            <w:sz w:val="24"/>
            <w:szCs w:val="24"/>
            <w:rtl/>
          </w:rPr>
          <w:delText xml:space="preserve"> ،</w:delText>
        </w:r>
      </w:del>
      <w:ins w:id="3189" w:author="Mehrnazi Boojari" w:date="2019-01-10T06:27:00Z">
        <w:r w:rsidR="001F78AF">
          <w:rPr>
            <w:rFonts w:ascii="B Lotus" w:eastAsia="Calibri" w:hAnsi="B Lotus" w:cs="B Nazanin" w:hint="cs"/>
            <w:sz w:val="24"/>
            <w:szCs w:val="24"/>
            <w:rtl/>
          </w:rPr>
          <w:t>‌</w:t>
        </w:r>
      </w:ins>
      <w:r w:rsidRPr="005A0AF7">
        <w:rPr>
          <w:rFonts w:ascii="B Lotus" w:eastAsia="Calibri" w:hAnsi="B Lotus" w:cs="B Lotus" w:hint="cs"/>
          <w:sz w:val="24"/>
          <w:szCs w:val="24"/>
          <w:rtl/>
        </w:rPr>
        <w:t xml:space="preserve"> وجود ندارد.</w:t>
      </w:r>
    </w:p>
    <w:p w14:paraId="6339DCA2" w14:textId="77777777" w:rsidR="00A06196" w:rsidRPr="005A0AF7" w:rsidRDefault="00A06196" w:rsidP="00D04785">
      <w:pPr>
        <w:pStyle w:val="Heading3"/>
        <w:rPr>
          <w:rtl/>
        </w:rPr>
      </w:pPr>
      <w:bookmarkStart w:id="3190" w:name="_Toc533781174"/>
      <w:bookmarkStart w:id="3191" w:name="_Toc533782130"/>
      <w:r w:rsidRPr="005A0AF7">
        <w:rPr>
          <w:rtl/>
        </w:rPr>
        <w:t xml:space="preserve">اهمیت مسکن </w:t>
      </w:r>
      <w:del w:id="3192" w:author="Mehrnazi Boojari" w:date="2019-01-07T10:03:00Z">
        <w:r w:rsidRPr="005A0AF7" w:rsidDel="00A31D6F">
          <w:rPr>
            <w:rtl/>
          </w:rPr>
          <w:delText>روستائی</w:delText>
        </w:r>
      </w:del>
      <w:bookmarkEnd w:id="3190"/>
      <w:bookmarkEnd w:id="3191"/>
      <w:ins w:id="3193" w:author="Mehrnazi Boojari" w:date="2019-01-07T10:03:00Z">
        <w:r w:rsidR="00A31D6F">
          <w:rPr>
            <w:rtl/>
          </w:rPr>
          <w:t>روستایی</w:t>
        </w:r>
      </w:ins>
      <w:r w:rsidRPr="005A0AF7">
        <w:rPr>
          <w:rtl/>
        </w:rPr>
        <w:t xml:space="preserve"> </w:t>
      </w:r>
    </w:p>
    <w:p w14:paraId="46F106A2" w14:textId="77777777" w:rsidR="00EC44A3" w:rsidRPr="00EC44A3" w:rsidRDefault="00A06196" w:rsidP="000C2A38">
      <w:pPr>
        <w:bidi/>
        <w:ind w:firstLine="288"/>
        <w:jc w:val="both"/>
        <w:rPr>
          <w:rFonts w:ascii="B Lotus" w:eastAsia="Calibri" w:hAnsi="B Lotus" w:cs="B Lotus"/>
          <w:sz w:val="24"/>
          <w:szCs w:val="24"/>
          <w:rtl/>
        </w:rPr>
      </w:pPr>
      <w:r w:rsidRPr="00CA733E">
        <w:rPr>
          <w:rFonts w:ascii="B Lotus" w:eastAsia="Calibri" w:hAnsi="B Lotus" w:cs="B Lotus"/>
          <w:sz w:val="24"/>
          <w:szCs w:val="24"/>
          <w:rtl/>
        </w:rPr>
        <w:t>روستاها</w:t>
      </w:r>
      <w:del w:id="3194" w:author="Mehrnazi Boojari" w:date="2019-01-07T22:43:00Z">
        <w:r w:rsidRPr="00CA733E" w:rsidDel="00BF4CE5">
          <w:rPr>
            <w:rFonts w:ascii="B Lotus" w:eastAsia="Calibri" w:hAnsi="B Lotus" w:cs="B Lotus"/>
            <w:sz w:val="24"/>
            <w:szCs w:val="24"/>
            <w:rtl/>
          </w:rPr>
          <w:delText xml:space="preserve"> به دلیل </w:delText>
        </w:r>
      </w:del>
      <w:ins w:id="3195" w:author="Mehrnazi Boojari" w:date="2019-01-07T22:43:00Z">
        <w:r w:rsidR="00BF4CE5">
          <w:rPr>
            <w:rFonts w:ascii="B Lotus" w:eastAsia="Calibri" w:hAnsi="B Lotus" w:cs="B Lotus"/>
            <w:sz w:val="24"/>
            <w:szCs w:val="24"/>
            <w:rtl/>
          </w:rPr>
          <w:t xml:space="preserve"> به</w:t>
        </w:r>
        <w:r w:rsidR="00BF4CE5">
          <w:rPr>
            <w:rFonts w:ascii="B Lotus" w:eastAsia="Calibri" w:hAnsi="B Lotus" w:cs="B Lotus" w:hint="cs"/>
            <w:sz w:val="24"/>
            <w:szCs w:val="24"/>
            <w:rtl/>
          </w:rPr>
          <w:t>‌</w:t>
        </w:r>
        <w:r w:rsidR="00BF4CE5">
          <w:rPr>
            <w:rFonts w:ascii="B Lotus" w:eastAsia="Calibri" w:hAnsi="B Lotus" w:cs="B Lotus"/>
            <w:sz w:val="24"/>
            <w:szCs w:val="24"/>
            <w:rtl/>
          </w:rPr>
          <w:t xml:space="preserve">دلیل </w:t>
        </w:r>
      </w:ins>
      <w:r w:rsidRPr="00CA733E">
        <w:rPr>
          <w:rFonts w:ascii="B Lotus" w:eastAsia="Calibri" w:hAnsi="B Lotus" w:cs="B Lotus"/>
          <w:sz w:val="24"/>
          <w:szCs w:val="24"/>
          <w:rtl/>
        </w:rPr>
        <w:t>اینکه مرکـز تولیـدات کشـاورزی، دامـی، صنایع دسـتی و کـانون</w:t>
      </w:r>
      <w:del w:id="3196" w:author="Mehrnazi Boojari" w:date="2019-01-07T10:51:00Z">
        <w:r w:rsidRPr="00CA733E" w:rsidDel="006A1F1D">
          <w:rPr>
            <w:rFonts w:ascii="B Lotus" w:eastAsia="Calibri" w:hAnsi="B Lotus" w:cs="B Lotus"/>
            <w:sz w:val="24"/>
            <w:szCs w:val="24"/>
            <w:rtl/>
          </w:rPr>
          <w:delText xml:space="preserve"> تـأمین </w:delText>
        </w:r>
      </w:del>
      <w:ins w:id="3197" w:author="Mehrnazi Boojari" w:date="2019-01-07T10:51:00Z">
        <w:r w:rsidR="006A1F1D">
          <w:rPr>
            <w:rFonts w:ascii="B Lotus" w:eastAsia="Calibri" w:hAnsi="B Lotus" w:cs="B Lotus"/>
            <w:sz w:val="24"/>
            <w:szCs w:val="24"/>
            <w:rtl/>
          </w:rPr>
          <w:t xml:space="preserve"> تأمین </w:t>
        </w:r>
      </w:ins>
      <w:r w:rsidRPr="00CA733E">
        <w:rPr>
          <w:rFonts w:ascii="B Lotus" w:eastAsia="Calibri" w:hAnsi="B Lotus" w:cs="B Lotus"/>
          <w:sz w:val="24"/>
          <w:szCs w:val="24"/>
          <w:rtl/>
        </w:rPr>
        <w:t>مایحتـاج خـوراکی جمعیـت کشور</w:t>
      </w:r>
      <w:del w:id="3198" w:author="Mehrnazi Boojari" w:date="2019-01-07T09:49:00Z">
        <w:r w:rsidRPr="00CA733E" w:rsidDel="006F7CCF">
          <w:rPr>
            <w:rFonts w:ascii="B Lotus" w:eastAsia="Calibri" w:hAnsi="B Lotus" w:cs="B Lotus"/>
            <w:sz w:val="24"/>
            <w:szCs w:val="24"/>
            <w:rtl/>
          </w:rPr>
          <w:delText xml:space="preserve"> </w:delText>
        </w:r>
        <w:r w:rsidR="00636B58" w:rsidRPr="00CA733E" w:rsidDel="006F7CCF">
          <w:rPr>
            <w:rFonts w:ascii="B Lotus" w:eastAsia="Calibri" w:hAnsi="B Lotus" w:cs="B Lotus"/>
            <w:sz w:val="24"/>
            <w:szCs w:val="24"/>
            <w:rtl/>
          </w:rPr>
          <w:delText xml:space="preserve">می </w:delText>
        </w:r>
      </w:del>
      <w:del w:id="3199" w:author="Mehrnazi Boojari" w:date="2019-01-07T10:31:00Z">
        <w:r w:rsidR="00636B58" w:rsidRPr="00CA733E" w:rsidDel="006C73A5">
          <w:rPr>
            <w:rFonts w:ascii="B Lotus" w:eastAsia="Calibri" w:hAnsi="B Lotus" w:cs="B Lotus"/>
            <w:sz w:val="24"/>
            <w:szCs w:val="24"/>
            <w:rtl/>
          </w:rPr>
          <w:delText>باشند</w:delText>
        </w:r>
      </w:del>
      <w:ins w:id="3200" w:author="Mehrnazi Boojari" w:date="2019-01-07T10:31:00Z">
        <w:r w:rsidR="006C73A5">
          <w:rPr>
            <w:rFonts w:ascii="B Lotus" w:eastAsia="Calibri" w:hAnsi="B Lotus" w:cs="B Lotus"/>
            <w:sz w:val="24"/>
            <w:szCs w:val="24"/>
            <w:rtl/>
          </w:rPr>
          <w:t xml:space="preserve"> هستند</w:t>
        </w:r>
      </w:ins>
      <w:r w:rsidR="00636B58" w:rsidRPr="00CA733E">
        <w:rPr>
          <w:rFonts w:ascii="B Lotus" w:eastAsia="Calibri" w:hAnsi="B Lotus" w:cs="B Lotus"/>
          <w:sz w:val="24"/>
          <w:szCs w:val="24"/>
          <w:rtl/>
        </w:rPr>
        <w:t xml:space="preserve"> </w:t>
      </w:r>
      <w:del w:id="3201" w:author="Mehrnazi Boojari" w:date="2019-01-07T23:28:00Z">
        <w:r w:rsidR="00636B58" w:rsidRPr="00CA733E" w:rsidDel="00FB0B67">
          <w:rPr>
            <w:rFonts w:ascii="B Lotus" w:eastAsia="Calibri" w:hAnsi="B Lotus" w:cs="B Lotus"/>
            <w:sz w:val="24"/>
            <w:szCs w:val="24"/>
            <w:rtl/>
          </w:rPr>
          <w:delText>به عنوان</w:delText>
        </w:r>
      </w:del>
      <w:ins w:id="3202" w:author="Mehrnazi Boojari" w:date="2019-01-07T23:28:00Z">
        <w:r w:rsidR="00FB0B67">
          <w:rPr>
            <w:rFonts w:ascii="B Lotus" w:eastAsia="Calibri" w:hAnsi="B Lotus" w:cs="B Lotus"/>
            <w:sz w:val="24"/>
            <w:szCs w:val="24"/>
            <w:rtl/>
          </w:rPr>
          <w:t>به</w:t>
        </w:r>
        <w:r w:rsidR="00FB0B67">
          <w:rPr>
            <w:rFonts w:ascii="B Lotus" w:eastAsia="Calibri" w:hAnsi="B Lotus" w:cs="B Lotus" w:hint="cs"/>
            <w:sz w:val="24"/>
            <w:szCs w:val="24"/>
            <w:rtl/>
          </w:rPr>
          <w:t>‌</w:t>
        </w:r>
        <w:r w:rsidR="00FB0B67">
          <w:rPr>
            <w:rFonts w:ascii="B Lotus" w:eastAsia="Calibri" w:hAnsi="B Lotus" w:cs="B Lotus"/>
            <w:sz w:val="24"/>
            <w:szCs w:val="24"/>
            <w:rtl/>
          </w:rPr>
          <w:t>مثابۀ</w:t>
        </w:r>
      </w:ins>
      <w:r w:rsidR="00636B58" w:rsidRPr="00CA733E">
        <w:rPr>
          <w:rFonts w:ascii="B Lotus" w:eastAsia="Calibri" w:hAnsi="B Lotus" w:cs="B Lotus"/>
          <w:sz w:val="24"/>
          <w:szCs w:val="24"/>
          <w:rtl/>
        </w:rPr>
        <w:t xml:space="preserve"> مرکز تولید ث</w:t>
      </w:r>
      <w:r w:rsidRPr="00CA733E">
        <w:rPr>
          <w:rFonts w:ascii="B Lotus" w:eastAsia="Calibri" w:hAnsi="B Lotus" w:cs="B Lotus"/>
          <w:sz w:val="24"/>
          <w:szCs w:val="24"/>
          <w:rtl/>
        </w:rPr>
        <w:t xml:space="preserve">روت و </w:t>
      </w:r>
      <w:r w:rsidRPr="00EC44A3">
        <w:rPr>
          <w:rFonts w:ascii="B Lotus" w:eastAsia="Calibri" w:hAnsi="B Lotus" w:cs="B Lotus"/>
          <w:sz w:val="24"/>
          <w:szCs w:val="24"/>
          <w:rtl/>
        </w:rPr>
        <w:t>ارزش</w:t>
      </w:r>
      <w:ins w:id="3203" w:author="Mehrnazi Boojari" w:date="2019-01-10T06:28:00Z">
        <w:r w:rsidR="001F78AF" w:rsidRPr="00EC44A3">
          <w:rPr>
            <w:rFonts w:ascii="B Lotus" w:eastAsia="Calibri" w:hAnsi="B Lotus" w:cs="B Lotus" w:hint="cs"/>
            <w:sz w:val="24"/>
            <w:szCs w:val="24"/>
            <w:rtl/>
          </w:rPr>
          <w:t>‌</w:t>
        </w:r>
      </w:ins>
      <w:del w:id="3204" w:author="Mehrnazi Boojari" w:date="2019-01-10T06:28:00Z">
        <w:r w:rsidRPr="00EC44A3" w:rsidDel="001F78AF">
          <w:rPr>
            <w:rFonts w:ascii="B Lotus" w:eastAsia="Calibri" w:hAnsi="B Lotus" w:cs="B Lotus"/>
            <w:sz w:val="24"/>
            <w:szCs w:val="24"/>
            <w:rtl/>
          </w:rPr>
          <w:delText xml:space="preserve"> </w:delText>
        </w:r>
      </w:del>
      <w:r w:rsidRPr="00EC44A3">
        <w:rPr>
          <w:rFonts w:ascii="B Lotus" w:eastAsia="Calibri" w:hAnsi="B Lotus" w:cs="B Lotus"/>
          <w:sz w:val="24"/>
          <w:szCs w:val="24"/>
          <w:rtl/>
        </w:rPr>
        <w:t>افـزوده کشور محسوب می</w:t>
      </w:r>
      <w:ins w:id="3205" w:author="Mehrnazi Boojari" w:date="2019-01-10T06:28:00Z">
        <w:r w:rsidR="001F78AF" w:rsidRPr="00EC44A3">
          <w:rPr>
            <w:rFonts w:ascii="B Lotus" w:eastAsia="Calibri" w:hAnsi="B Lotus" w:cs="B Lotus" w:hint="cs"/>
            <w:sz w:val="24"/>
            <w:szCs w:val="24"/>
            <w:rtl/>
          </w:rPr>
          <w:t>‌شو</w:t>
        </w:r>
      </w:ins>
      <w:del w:id="3206" w:author="Mehrnazi Boojari" w:date="2019-01-10T06:28:00Z">
        <w:r w:rsidRPr="00EC44A3" w:rsidDel="001F78AF">
          <w:rPr>
            <w:rFonts w:ascii="B Lotus" w:eastAsia="Calibri" w:hAnsi="B Lotus" w:cs="B Lotus"/>
            <w:sz w:val="24"/>
            <w:szCs w:val="24"/>
            <w:rtl/>
          </w:rPr>
          <w:delText>گرد</w:delText>
        </w:r>
      </w:del>
      <w:r w:rsidRPr="00EC44A3">
        <w:rPr>
          <w:rFonts w:ascii="B Lotus" w:eastAsia="Calibri" w:hAnsi="B Lotus" w:cs="B Lotus"/>
          <w:sz w:val="24"/>
          <w:szCs w:val="24"/>
          <w:rtl/>
        </w:rPr>
        <w:t>ند.</w:t>
      </w:r>
    </w:p>
    <w:p w14:paraId="523D7E6A" w14:textId="0DC273C6" w:rsidR="00EC44A3" w:rsidRPr="00EC44A3" w:rsidRDefault="00EC44A3" w:rsidP="00C632DD">
      <w:pPr>
        <w:pStyle w:val="CommentText"/>
        <w:bidi/>
        <w:jc w:val="both"/>
        <w:rPr>
          <w:rFonts w:cs="B Lotus"/>
          <w:sz w:val="24"/>
          <w:szCs w:val="24"/>
          <w:rtl/>
        </w:rPr>
      </w:pPr>
      <w:r w:rsidRPr="00EC44A3">
        <w:rPr>
          <w:rFonts w:cs="B Lotus" w:hint="cs"/>
          <w:sz w:val="24"/>
          <w:szCs w:val="24"/>
          <w:rtl/>
        </w:rPr>
        <w:t>تجربه نشان می‌دهد در مناطقی که روستاها مورد غفلت و بی</w:t>
      </w:r>
      <w:ins w:id="3207" w:author="Mehrnazi Boojari" w:date="2019-01-20T23:29:00Z">
        <w:r>
          <w:rPr>
            <w:rFonts w:cs="B Nazanin" w:hint="cs"/>
            <w:sz w:val="24"/>
            <w:szCs w:val="24"/>
            <w:rtl/>
          </w:rPr>
          <w:t>‌</w:t>
        </w:r>
      </w:ins>
      <w:del w:id="3208" w:author="Mehrnazi Boojari" w:date="2019-01-20T23:29:00Z">
        <w:r w:rsidRPr="00EC44A3" w:rsidDel="00EC44A3">
          <w:rPr>
            <w:rFonts w:cs="B Lotus" w:hint="cs"/>
            <w:sz w:val="24"/>
            <w:szCs w:val="24"/>
            <w:rtl/>
          </w:rPr>
          <w:delText xml:space="preserve"> </w:delText>
        </w:r>
      </w:del>
      <w:r w:rsidRPr="00EC44A3">
        <w:rPr>
          <w:rFonts w:cs="B Lotus" w:hint="cs"/>
          <w:sz w:val="24"/>
          <w:szCs w:val="24"/>
          <w:rtl/>
        </w:rPr>
        <w:t>توجهی بوده</w:t>
      </w:r>
      <w:r>
        <w:rPr>
          <w:rFonts w:cs="B Nazanin" w:hint="cs"/>
          <w:sz w:val="24"/>
          <w:szCs w:val="24"/>
          <w:rtl/>
        </w:rPr>
        <w:t>‌</w:t>
      </w:r>
      <w:r w:rsidRPr="00EC44A3">
        <w:rPr>
          <w:rFonts w:cs="B Lotus" w:hint="cs"/>
          <w:sz w:val="24"/>
          <w:szCs w:val="24"/>
          <w:rtl/>
        </w:rPr>
        <w:t xml:space="preserve">اند مشکلات شهری </w:t>
      </w:r>
      <w:r>
        <w:rPr>
          <w:rFonts w:ascii="Times New Roman" w:hAnsi="Times New Roman" w:cs="Times New Roman" w:hint="cs"/>
          <w:sz w:val="24"/>
          <w:szCs w:val="24"/>
          <w:rtl/>
        </w:rPr>
        <w:t xml:space="preserve">ـ </w:t>
      </w:r>
      <w:r w:rsidRPr="00EC44A3">
        <w:rPr>
          <w:rFonts w:cs="B Lotus" w:hint="cs"/>
          <w:sz w:val="24"/>
          <w:szCs w:val="24"/>
          <w:rtl/>
        </w:rPr>
        <w:t>روستایی بیشتر و</w:t>
      </w:r>
      <w:ins w:id="3209" w:author="Mehrnazi Boojari" w:date="2019-01-20T23:29:00Z">
        <w:r>
          <w:rPr>
            <w:rFonts w:cs="B Lotus" w:hint="cs"/>
            <w:sz w:val="24"/>
            <w:szCs w:val="24"/>
            <w:rtl/>
          </w:rPr>
          <w:t xml:space="preserve"> </w:t>
        </w:r>
      </w:ins>
      <w:r w:rsidRPr="00EC44A3">
        <w:rPr>
          <w:rFonts w:cs="B Lotus" w:hint="cs"/>
          <w:sz w:val="24"/>
          <w:szCs w:val="24"/>
          <w:rtl/>
        </w:rPr>
        <w:t>در مناطقی که از عمران و</w:t>
      </w:r>
      <w:ins w:id="3210" w:author="Mehrnazi Boojari" w:date="2019-01-20T23:30:00Z">
        <w:r>
          <w:rPr>
            <w:rFonts w:cs="B Lotus" w:hint="cs"/>
            <w:sz w:val="24"/>
            <w:szCs w:val="24"/>
            <w:rtl/>
          </w:rPr>
          <w:t xml:space="preserve"> </w:t>
        </w:r>
      </w:ins>
      <w:r w:rsidRPr="00EC44A3">
        <w:rPr>
          <w:rFonts w:cs="B Lotus" w:hint="cs"/>
          <w:sz w:val="24"/>
          <w:szCs w:val="24"/>
          <w:rtl/>
        </w:rPr>
        <w:t>آبادانی بهتری برخوردار بوده</w:t>
      </w:r>
      <w:ins w:id="3211" w:author="Mehrnazi Boojari" w:date="2019-01-20T23:30:00Z">
        <w:r>
          <w:rPr>
            <w:rFonts w:cs="B Nazanin" w:hint="cs"/>
            <w:sz w:val="24"/>
            <w:szCs w:val="24"/>
            <w:rtl/>
          </w:rPr>
          <w:t>‌</w:t>
        </w:r>
      </w:ins>
      <w:del w:id="3212" w:author="Mehrnazi Boojari" w:date="2019-01-20T23:30:00Z">
        <w:r w:rsidRPr="00EC44A3" w:rsidDel="00EC44A3">
          <w:rPr>
            <w:rFonts w:cs="B Lotus" w:hint="cs"/>
            <w:sz w:val="24"/>
            <w:szCs w:val="24"/>
            <w:rtl/>
          </w:rPr>
          <w:delText xml:space="preserve"> </w:delText>
        </w:r>
      </w:del>
      <w:r w:rsidRPr="00EC44A3">
        <w:rPr>
          <w:rFonts w:cs="B Lotus" w:hint="cs"/>
          <w:sz w:val="24"/>
          <w:szCs w:val="24"/>
          <w:rtl/>
        </w:rPr>
        <w:t>اند نابسامانی منطقه</w:t>
      </w:r>
      <w:ins w:id="3213" w:author="Mehrnazi Boojari" w:date="2019-01-20T23:30:00Z">
        <w:r>
          <w:rPr>
            <w:rFonts w:cs="B Nazanin" w:hint="cs"/>
            <w:sz w:val="24"/>
            <w:szCs w:val="24"/>
            <w:rtl/>
          </w:rPr>
          <w:t>‌</w:t>
        </w:r>
      </w:ins>
      <w:del w:id="3214" w:author="Mehrnazi Boojari" w:date="2019-01-20T23:30:00Z">
        <w:r w:rsidRPr="00EC44A3" w:rsidDel="00EC44A3">
          <w:rPr>
            <w:rFonts w:cs="B Lotus" w:hint="cs"/>
            <w:sz w:val="24"/>
            <w:szCs w:val="24"/>
            <w:rtl/>
          </w:rPr>
          <w:delText xml:space="preserve"> </w:delText>
        </w:r>
      </w:del>
      <w:r w:rsidRPr="00EC44A3">
        <w:rPr>
          <w:rFonts w:cs="B Lotus" w:hint="cs"/>
          <w:sz w:val="24"/>
          <w:szCs w:val="24"/>
          <w:rtl/>
        </w:rPr>
        <w:t>ای کمتر بوده است</w:t>
      </w:r>
      <w:ins w:id="3215" w:author="Mehrnazi Boojari" w:date="2019-01-20T23:30:00Z">
        <w:r>
          <w:rPr>
            <w:rFonts w:cs="B Nazanin" w:hint="cs"/>
            <w:sz w:val="24"/>
            <w:szCs w:val="24"/>
            <w:rtl/>
          </w:rPr>
          <w:t>‌</w:t>
        </w:r>
      </w:ins>
      <w:del w:id="3216" w:author="Mehrnazi Boojari" w:date="2019-01-20T23:30:00Z">
        <w:r w:rsidRPr="00EC44A3" w:rsidDel="00EC44A3">
          <w:rPr>
            <w:rFonts w:cs="B Lotus" w:hint="cs"/>
            <w:sz w:val="24"/>
            <w:szCs w:val="24"/>
            <w:rtl/>
          </w:rPr>
          <w:delText xml:space="preserve"> </w:delText>
        </w:r>
      </w:del>
      <w:r w:rsidRPr="00EC44A3">
        <w:rPr>
          <w:rFonts w:cs="B Lotus" w:hint="cs"/>
          <w:sz w:val="24"/>
          <w:szCs w:val="24"/>
          <w:rtl/>
        </w:rPr>
        <w:t>. به همین دلیل نادیده</w:t>
      </w:r>
      <w:r>
        <w:rPr>
          <w:rFonts w:cs="B Nazanin" w:hint="cs"/>
          <w:sz w:val="24"/>
          <w:szCs w:val="24"/>
          <w:rtl/>
        </w:rPr>
        <w:t>‌</w:t>
      </w:r>
      <w:r w:rsidRPr="00EC44A3">
        <w:rPr>
          <w:rFonts w:cs="B Lotus" w:hint="cs"/>
          <w:sz w:val="24"/>
          <w:szCs w:val="24"/>
          <w:rtl/>
        </w:rPr>
        <w:t>گرفتن و رها</w:t>
      </w:r>
      <w:r>
        <w:rPr>
          <w:rFonts w:cs="B Nazanin" w:hint="cs"/>
          <w:sz w:val="24"/>
          <w:szCs w:val="24"/>
          <w:rtl/>
        </w:rPr>
        <w:t>‌</w:t>
      </w:r>
      <w:r>
        <w:rPr>
          <w:rFonts w:cs="B Lotus" w:hint="cs"/>
          <w:sz w:val="24"/>
          <w:szCs w:val="24"/>
          <w:rtl/>
        </w:rPr>
        <w:t>کر</w:t>
      </w:r>
      <w:r w:rsidRPr="00EC44A3">
        <w:rPr>
          <w:rFonts w:cs="B Lotus" w:hint="cs"/>
          <w:sz w:val="24"/>
          <w:szCs w:val="24"/>
          <w:rtl/>
        </w:rPr>
        <w:t>دن روستاها و بی</w:t>
      </w:r>
      <w:ins w:id="3217" w:author="Mehrnazi Boojari" w:date="2019-01-20T23:30:00Z">
        <w:r>
          <w:rPr>
            <w:rFonts w:cs="B Nazanin" w:hint="cs"/>
            <w:sz w:val="24"/>
            <w:szCs w:val="24"/>
            <w:rtl/>
          </w:rPr>
          <w:t>‌</w:t>
        </w:r>
      </w:ins>
      <w:del w:id="3218" w:author="Mehrnazi Boojari" w:date="2019-01-20T23:30:00Z">
        <w:r w:rsidRPr="00EC44A3" w:rsidDel="00EC44A3">
          <w:rPr>
            <w:rFonts w:cs="B Lotus" w:hint="cs"/>
            <w:sz w:val="24"/>
            <w:szCs w:val="24"/>
            <w:rtl/>
          </w:rPr>
          <w:delText xml:space="preserve"> </w:delText>
        </w:r>
      </w:del>
      <w:r w:rsidRPr="00EC44A3">
        <w:rPr>
          <w:rFonts w:cs="B Lotus" w:hint="cs"/>
          <w:sz w:val="24"/>
          <w:szCs w:val="24"/>
          <w:rtl/>
        </w:rPr>
        <w:t xml:space="preserve">توجهی </w:t>
      </w:r>
      <w:ins w:id="3219" w:author="Mehrnazi Boojari" w:date="2019-01-20T23:30:00Z">
        <w:r>
          <w:rPr>
            <w:rFonts w:cs="B Nazanin" w:hint="cs"/>
            <w:sz w:val="24"/>
            <w:szCs w:val="24"/>
            <w:rtl/>
          </w:rPr>
          <w:t>‌</w:t>
        </w:r>
      </w:ins>
      <w:del w:id="3220" w:author="Mehrnazi Boojari" w:date="2019-01-20T23:30:00Z">
        <w:r w:rsidRPr="00EC44A3" w:rsidDel="00EC44A3">
          <w:rPr>
            <w:rFonts w:cs="B Lotus" w:hint="cs"/>
            <w:sz w:val="24"/>
            <w:szCs w:val="24"/>
            <w:rtl/>
          </w:rPr>
          <w:delText xml:space="preserve">نسبت </w:delText>
        </w:r>
      </w:del>
      <w:r w:rsidRPr="00EC44A3">
        <w:rPr>
          <w:rFonts w:cs="B Lotus" w:hint="cs"/>
          <w:sz w:val="24"/>
          <w:szCs w:val="24"/>
          <w:rtl/>
        </w:rPr>
        <w:t>به مسکن و بافت آن</w:t>
      </w:r>
      <w:ins w:id="3221" w:author="Mehrnazi Boojari" w:date="2019-01-20T23:30:00Z">
        <w:r>
          <w:rPr>
            <w:rFonts w:cs="B Nazanin" w:hint="cs"/>
            <w:sz w:val="24"/>
            <w:szCs w:val="24"/>
            <w:rtl/>
          </w:rPr>
          <w:t>‌</w:t>
        </w:r>
      </w:ins>
      <w:r w:rsidRPr="00EC44A3">
        <w:rPr>
          <w:rFonts w:cs="B Lotus" w:hint="cs"/>
          <w:sz w:val="24"/>
          <w:szCs w:val="24"/>
          <w:rtl/>
        </w:rPr>
        <w:t>ها ضمن نادیده</w:t>
      </w:r>
      <w:ins w:id="3222" w:author="Mehrnazi Boojari" w:date="2019-01-20T23:30:00Z">
        <w:r>
          <w:rPr>
            <w:rFonts w:cs="B Nazanin" w:hint="cs"/>
            <w:sz w:val="24"/>
            <w:szCs w:val="24"/>
            <w:rtl/>
          </w:rPr>
          <w:t>‌</w:t>
        </w:r>
      </w:ins>
      <w:del w:id="3223" w:author="Mehrnazi Boojari" w:date="2019-01-20T23:30:00Z">
        <w:r w:rsidRPr="00EC44A3" w:rsidDel="00EC44A3">
          <w:rPr>
            <w:rFonts w:cs="B Lotus" w:hint="cs"/>
            <w:sz w:val="24"/>
            <w:szCs w:val="24"/>
            <w:rtl/>
          </w:rPr>
          <w:delText xml:space="preserve"> </w:delText>
        </w:r>
      </w:del>
      <w:r w:rsidRPr="00EC44A3">
        <w:rPr>
          <w:rFonts w:cs="B Lotus" w:hint="cs"/>
          <w:sz w:val="24"/>
          <w:szCs w:val="24"/>
          <w:rtl/>
        </w:rPr>
        <w:t xml:space="preserve">گرفتن شرایط آسایش برای بخش </w:t>
      </w:r>
      <w:r>
        <w:rPr>
          <w:rFonts w:cs="B Lotus" w:hint="cs"/>
          <w:sz w:val="24"/>
          <w:szCs w:val="24"/>
          <w:rtl/>
        </w:rPr>
        <w:t>درخور</w:t>
      </w:r>
      <w:r>
        <w:rPr>
          <w:rFonts w:cs="Times New Roman" w:hint="eastAsia"/>
          <w:sz w:val="24"/>
          <w:szCs w:val="24"/>
          <w:rtl/>
        </w:rPr>
        <w:t> </w:t>
      </w:r>
      <w:r w:rsidRPr="00EC44A3">
        <w:rPr>
          <w:rFonts w:cs="B Lotus" w:hint="cs"/>
          <w:sz w:val="24"/>
          <w:szCs w:val="24"/>
          <w:rtl/>
        </w:rPr>
        <w:t xml:space="preserve">توجهی از جمعیت </w:t>
      </w:r>
      <w:del w:id="3224" w:author="Mehrnazi Boojari" w:date="2019-01-20T23:31:00Z">
        <w:r w:rsidRPr="00EC44A3" w:rsidDel="002C64F2">
          <w:rPr>
            <w:rFonts w:cs="B Lotus" w:hint="cs"/>
            <w:sz w:val="24"/>
            <w:szCs w:val="24"/>
            <w:rtl/>
          </w:rPr>
          <w:delText xml:space="preserve">کشور </w:delText>
        </w:r>
      </w:del>
      <w:ins w:id="3225" w:author="Mehrnazi Boojari" w:date="2019-01-20T23:31:00Z">
        <w:r w:rsidR="002C64F2" w:rsidRPr="00EC44A3">
          <w:rPr>
            <w:rFonts w:cs="B Lotus" w:hint="cs"/>
            <w:sz w:val="24"/>
            <w:szCs w:val="24"/>
            <w:rtl/>
          </w:rPr>
          <w:t>کشور</w:t>
        </w:r>
        <w:r w:rsidR="002C64F2">
          <w:rPr>
            <w:rFonts w:cs="B Lotus" w:hint="cs"/>
            <w:sz w:val="24"/>
            <w:szCs w:val="24"/>
            <w:rtl/>
          </w:rPr>
          <w:t>،</w:t>
        </w:r>
      </w:ins>
      <w:del w:id="3226" w:author="Mehrnazi Boojari" w:date="2019-01-20T23:31:00Z">
        <w:r w:rsidRPr="00EC44A3" w:rsidDel="002C64F2">
          <w:rPr>
            <w:rFonts w:cs="B Lotus" w:hint="cs"/>
            <w:sz w:val="24"/>
            <w:szCs w:val="24"/>
            <w:rtl/>
          </w:rPr>
          <w:delText>؛</w:delText>
        </w:r>
      </w:del>
      <w:r w:rsidRPr="00EC44A3">
        <w:rPr>
          <w:rFonts w:cs="B Lotus" w:hint="cs"/>
          <w:sz w:val="24"/>
          <w:szCs w:val="24"/>
          <w:rtl/>
        </w:rPr>
        <w:t xml:space="preserve"> برهم</w:t>
      </w:r>
      <w:ins w:id="3227" w:author="Mehrnazi Boojari" w:date="2019-01-20T23:31:00Z">
        <w:r w:rsidR="002C64F2">
          <w:rPr>
            <w:rFonts w:cs="B Nazanin" w:hint="cs"/>
            <w:sz w:val="24"/>
            <w:szCs w:val="24"/>
            <w:rtl/>
          </w:rPr>
          <w:t>‌</w:t>
        </w:r>
      </w:ins>
      <w:del w:id="3228" w:author="Mehrnazi Boojari" w:date="2019-01-20T23:31:00Z">
        <w:r w:rsidRPr="00EC44A3" w:rsidDel="002C64F2">
          <w:rPr>
            <w:rFonts w:cs="B Lotus" w:hint="cs"/>
            <w:sz w:val="24"/>
            <w:szCs w:val="24"/>
            <w:rtl/>
          </w:rPr>
          <w:delText xml:space="preserve"> </w:delText>
        </w:r>
      </w:del>
      <w:r w:rsidRPr="00EC44A3">
        <w:rPr>
          <w:rFonts w:cs="B Lotus" w:hint="cs"/>
          <w:sz w:val="24"/>
          <w:szCs w:val="24"/>
          <w:rtl/>
        </w:rPr>
        <w:t>زدن تعادل اجتماعی اقتصادی کالبدی مناطق و متعاقب آن بهروز نابسامانی در نظام سکونت</w:t>
      </w:r>
      <w:ins w:id="3229" w:author="Mehrnazi Boojari" w:date="2019-01-20T23:32:00Z">
        <w:r w:rsidR="002C64F2">
          <w:rPr>
            <w:rFonts w:cs="B Nazanin" w:hint="cs"/>
            <w:sz w:val="24"/>
            <w:szCs w:val="24"/>
            <w:rtl/>
          </w:rPr>
          <w:t>‌</w:t>
        </w:r>
      </w:ins>
      <w:r w:rsidRPr="00EC44A3">
        <w:rPr>
          <w:rFonts w:cs="B Lotus" w:hint="cs"/>
          <w:sz w:val="24"/>
          <w:szCs w:val="24"/>
          <w:rtl/>
        </w:rPr>
        <w:t>گاهی کشور را به</w:t>
      </w:r>
      <w:ins w:id="3230" w:author="Mehrnazi Boojari" w:date="2019-01-20T23:32:00Z">
        <w:r w:rsidR="002C64F2">
          <w:rPr>
            <w:rFonts w:cs="B Nazanin" w:hint="cs"/>
            <w:sz w:val="24"/>
            <w:szCs w:val="24"/>
            <w:rtl/>
          </w:rPr>
          <w:t>‌</w:t>
        </w:r>
      </w:ins>
      <w:del w:id="3231" w:author="Mehrnazi Boojari" w:date="2019-01-20T23:32:00Z">
        <w:r w:rsidRPr="00EC44A3" w:rsidDel="002C64F2">
          <w:rPr>
            <w:rFonts w:cs="B Lotus" w:hint="cs"/>
            <w:sz w:val="24"/>
            <w:szCs w:val="24"/>
            <w:rtl/>
          </w:rPr>
          <w:delText xml:space="preserve"> </w:delText>
        </w:r>
      </w:del>
      <w:r w:rsidRPr="00EC44A3">
        <w:rPr>
          <w:rFonts w:cs="B Lotus" w:hint="cs"/>
          <w:sz w:val="24"/>
          <w:szCs w:val="24"/>
          <w:rtl/>
        </w:rPr>
        <w:t>دنبال خواهد داشت. با توجه به اهمیت روستاها و نقش تعیین</w:t>
      </w:r>
      <w:ins w:id="3232" w:author="Mehrnazi Boojari" w:date="2019-01-20T23:32:00Z">
        <w:r w:rsidR="002C64F2">
          <w:rPr>
            <w:rFonts w:cs="B Nazanin" w:hint="cs"/>
            <w:sz w:val="24"/>
            <w:szCs w:val="24"/>
            <w:rtl/>
          </w:rPr>
          <w:t>‌</w:t>
        </w:r>
      </w:ins>
      <w:del w:id="3233" w:author="Mehrnazi Boojari" w:date="2019-01-20T23:32:00Z">
        <w:r w:rsidRPr="00EC44A3" w:rsidDel="002C64F2">
          <w:rPr>
            <w:rFonts w:cs="B Lotus" w:hint="cs"/>
            <w:sz w:val="24"/>
            <w:szCs w:val="24"/>
            <w:rtl/>
          </w:rPr>
          <w:delText xml:space="preserve"> </w:delText>
        </w:r>
      </w:del>
      <w:r w:rsidRPr="00EC44A3">
        <w:rPr>
          <w:rFonts w:cs="B Lotus" w:hint="cs"/>
          <w:sz w:val="24"/>
          <w:szCs w:val="24"/>
          <w:rtl/>
        </w:rPr>
        <w:t>کننده</w:t>
      </w:r>
      <w:ins w:id="3234" w:author="Mehrnazi Boojari" w:date="2019-01-20T23:32:00Z">
        <w:r w:rsidR="002C64F2">
          <w:rPr>
            <w:rFonts w:cs="B Nazanin" w:hint="cs"/>
            <w:sz w:val="24"/>
            <w:szCs w:val="24"/>
            <w:rtl/>
          </w:rPr>
          <w:t>‌</w:t>
        </w:r>
      </w:ins>
      <w:del w:id="3235" w:author="Mehrnazi Boojari" w:date="2019-01-20T23:32:00Z">
        <w:r w:rsidRPr="00EC44A3" w:rsidDel="002C64F2">
          <w:rPr>
            <w:rFonts w:cs="B Lotus" w:hint="cs"/>
            <w:sz w:val="24"/>
            <w:szCs w:val="24"/>
            <w:rtl/>
          </w:rPr>
          <w:delText xml:space="preserve"> </w:delText>
        </w:r>
      </w:del>
      <w:r w:rsidRPr="00EC44A3">
        <w:rPr>
          <w:rFonts w:cs="B Lotus" w:hint="cs"/>
          <w:sz w:val="24"/>
          <w:szCs w:val="24"/>
          <w:rtl/>
        </w:rPr>
        <w:t>ای که در توسعه اقتصادی و امنیت ملی ایفا می</w:t>
      </w:r>
      <w:ins w:id="3236" w:author="Mehrnazi Boojari" w:date="2019-01-20T23:32:00Z">
        <w:r w:rsidR="002C64F2">
          <w:rPr>
            <w:rFonts w:cs="B Nazanin" w:hint="cs"/>
            <w:sz w:val="24"/>
            <w:szCs w:val="24"/>
            <w:rtl/>
          </w:rPr>
          <w:t>‌</w:t>
        </w:r>
        <w:r w:rsidR="002C64F2">
          <w:rPr>
            <w:rFonts w:cs="B Lotus" w:hint="cs"/>
            <w:sz w:val="24"/>
            <w:szCs w:val="24"/>
            <w:rtl/>
          </w:rPr>
          <w:t>کن</w:t>
        </w:r>
      </w:ins>
      <w:del w:id="3237" w:author="Mehrnazi Boojari" w:date="2019-01-20T23:32:00Z">
        <w:r w:rsidRPr="00EC44A3" w:rsidDel="002C64F2">
          <w:rPr>
            <w:rFonts w:cs="B Lotus" w:hint="cs"/>
            <w:sz w:val="24"/>
            <w:szCs w:val="24"/>
            <w:rtl/>
          </w:rPr>
          <w:delText xml:space="preserve"> نمای</w:delText>
        </w:r>
      </w:del>
      <w:r w:rsidRPr="00EC44A3">
        <w:rPr>
          <w:rFonts w:cs="B Lotus" w:hint="cs"/>
          <w:sz w:val="24"/>
          <w:szCs w:val="24"/>
          <w:rtl/>
        </w:rPr>
        <w:t xml:space="preserve">ند </w:t>
      </w:r>
      <w:del w:id="3238" w:author="Mehrnazi Boojari" w:date="2019-01-20T23:32:00Z">
        <w:r w:rsidRPr="00EC44A3" w:rsidDel="002C64F2">
          <w:rPr>
            <w:rFonts w:cs="B Lotus" w:hint="cs"/>
            <w:sz w:val="24"/>
            <w:szCs w:val="24"/>
            <w:rtl/>
          </w:rPr>
          <w:delText xml:space="preserve">تامین </w:delText>
        </w:r>
      </w:del>
      <w:ins w:id="3239" w:author="Mehrnazi Boojari" w:date="2019-01-20T23:32:00Z">
        <w:r w:rsidR="002C64F2" w:rsidRPr="00EC44A3">
          <w:rPr>
            <w:rFonts w:cs="B Lotus" w:hint="cs"/>
            <w:sz w:val="24"/>
            <w:szCs w:val="24"/>
            <w:rtl/>
          </w:rPr>
          <w:t>ت</w:t>
        </w:r>
        <w:r w:rsidR="002C64F2">
          <w:rPr>
            <w:rFonts w:cs="B Lotus" w:hint="cs"/>
            <w:sz w:val="24"/>
            <w:szCs w:val="24"/>
            <w:rtl/>
          </w:rPr>
          <w:t>أ</w:t>
        </w:r>
        <w:r w:rsidR="002C64F2" w:rsidRPr="00EC44A3">
          <w:rPr>
            <w:rFonts w:cs="B Lotus" w:hint="cs"/>
            <w:sz w:val="24"/>
            <w:szCs w:val="24"/>
            <w:rtl/>
          </w:rPr>
          <w:t xml:space="preserve">مین </w:t>
        </w:r>
      </w:ins>
      <w:r w:rsidRPr="00EC44A3">
        <w:rPr>
          <w:rFonts w:cs="B Lotus" w:hint="cs"/>
          <w:sz w:val="24"/>
          <w:szCs w:val="24"/>
          <w:rtl/>
        </w:rPr>
        <w:t>مسکن مناسب و برطرف</w:t>
      </w:r>
      <w:r>
        <w:rPr>
          <w:rFonts w:cs="B Nazanin" w:hint="cs"/>
          <w:sz w:val="24"/>
          <w:szCs w:val="24"/>
          <w:rtl/>
        </w:rPr>
        <w:t>‌</w:t>
      </w:r>
      <w:r>
        <w:rPr>
          <w:rFonts w:cs="B Lotus" w:hint="cs"/>
          <w:sz w:val="24"/>
          <w:szCs w:val="24"/>
          <w:rtl/>
        </w:rPr>
        <w:t>کر</w:t>
      </w:r>
      <w:r w:rsidRPr="00EC44A3">
        <w:rPr>
          <w:rFonts w:cs="B Lotus" w:hint="cs"/>
          <w:sz w:val="24"/>
          <w:szCs w:val="24"/>
          <w:rtl/>
        </w:rPr>
        <w:t>دن مشکلات موجود در این زمینه خصوصا</w:t>
      </w:r>
      <w:ins w:id="3240" w:author="Mehrnazi Boojari" w:date="2019-01-20T23:33:00Z">
        <w:r w:rsidR="00C632DD">
          <w:rPr>
            <w:rFonts w:cs="B Lotus" w:hint="cs"/>
            <w:sz w:val="24"/>
            <w:szCs w:val="24"/>
            <w:rtl/>
          </w:rPr>
          <w:t>ً</w:t>
        </w:r>
      </w:ins>
      <w:r w:rsidRPr="00EC44A3">
        <w:rPr>
          <w:rFonts w:cs="B Lotus" w:hint="cs"/>
          <w:sz w:val="24"/>
          <w:szCs w:val="24"/>
          <w:rtl/>
        </w:rPr>
        <w:t xml:space="preserve"> </w:t>
      </w:r>
      <w:del w:id="3241" w:author="Mehrnazi Boojari" w:date="2019-01-20T23:33:00Z">
        <w:r w:rsidRPr="00EC44A3" w:rsidDel="00C632DD">
          <w:rPr>
            <w:rFonts w:cs="B Lotus" w:hint="cs"/>
            <w:sz w:val="24"/>
            <w:szCs w:val="24"/>
            <w:rtl/>
          </w:rPr>
          <w:delText xml:space="preserve">تامین </w:delText>
        </w:r>
      </w:del>
      <w:ins w:id="3242" w:author="Mehrnazi Boojari" w:date="2019-01-20T23:33:00Z">
        <w:r w:rsidR="00C632DD" w:rsidRPr="00EC44A3">
          <w:rPr>
            <w:rFonts w:cs="B Lotus" w:hint="cs"/>
            <w:sz w:val="24"/>
            <w:szCs w:val="24"/>
            <w:rtl/>
          </w:rPr>
          <w:t>ت</w:t>
        </w:r>
        <w:r w:rsidR="00C632DD">
          <w:rPr>
            <w:rFonts w:cs="B Lotus" w:hint="cs"/>
            <w:sz w:val="24"/>
            <w:szCs w:val="24"/>
            <w:rtl/>
          </w:rPr>
          <w:t>أ</w:t>
        </w:r>
        <w:r w:rsidR="00C632DD" w:rsidRPr="00EC44A3">
          <w:rPr>
            <w:rFonts w:cs="B Lotus" w:hint="cs"/>
            <w:sz w:val="24"/>
            <w:szCs w:val="24"/>
            <w:rtl/>
          </w:rPr>
          <w:t xml:space="preserve">مین </w:t>
        </w:r>
      </w:ins>
      <w:r w:rsidRPr="00EC44A3">
        <w:rPr>
          <w:rFonts w:cs="B Lotus" w:hint="cs"/>
          <w:sz w:val="24"/>
          <w:szCs w:val="24"/>
          <w:rtl/>
        </w:rPr>
        <w:t>استحکام و رفع آسیب‌پذیری اهمیت خاصی می‌یابد (سرتیپی‌پور‌، 1385).</w:t>
      </w:r>
    </w:p>
    <w:p w14:paraId="3DD21D07" w14:textId="32D7B6F4" w:rsidR="00A06196" w:rsidRPr="005A0AF7" w:rsidRDefault="00A06196" w:rsidP="00EC44A3">
      <w:pPr>
        <w:bidi/>
        <w:ind w:firstLine="288"/>
        <w:jc w:val="both"/>
        <w:rPr>
          <w:rFonts w:ascii="B Lotus" w:eastAsia="Calibri" w:hAnsi="B Lotus" w:cs="B Lotus"/>
          <w:sz w:val="24"/>
          <w:szCs w:val="24"/>
          <w:rtl/>
        </w:rPr>
      </w:pPr>
      <w:r w:rsidRPr="00CA733E">
        <w:rPr>
          <w:rFonts w:ascii="B Lotus" w:eastAsia="Calibri" w:hAnsi="B Lotus" w:cs="B Lotus"/>
          <w:sz w:val="24"/>
          <w:szCs w:val="24"/>
          <w:rtl/>
        </w:rPr>
        <w:t xml:space="preserve"> </w:t>
      </w:r>
      <w:r w:rsidR="00CA733E" w:rsidRPr="00C632DD">
        <w:rPr>
          <w:rFonts w:ascii="B Lotus" w:eastAsia="Calibri" w:hAnsi="B Lotus" w:cs="B Lotus"/>
          <w:sz w:val="24"/>
          <w:szCs w:val="24"/>
          <w:rtl/>
        </w:rPr>
        <w:t xml:space="preserve">بافت کالبدی روستاها </w:t>
      </w:r>
      <w:del w:id="3243" w:author="Mehrnazi Boojari" w:date="2019-01-08T02:17:00Z">
        <w:r w:rsidR="00CA733E" w:rsidRPr="002677D7" w:rsidDel="00011A5C">
          <w:rPr>
            <w:rFonts w:ascii="B Lotus" w:eastAsia="Calibri" w:hAnsi="B Lotus" w:cs="B Lotus"/>
            <w:sz w:val="24"/>
            <w:szCs w:val="24"/>
            <w:rtl/>
          </w:rPr>
          <w:delText>علاوه بر</w:delText>
        </w:r>
      </w:del>
      <w:ins w:id="3244" w:author="Mehrnazi Boojari" w:date="2019-01-08T02:17:00Z">
        <w:r w:rsidR="00011A5C" w:rsidRPr="002677D7">
          <w:rPr>
            <w:rFonts w:ascii="B Lotus" w:eastAsia="Calibri" w:hAnsi="B Lotus" w:cs="B Lotus"/>
            <w:sz w:val="24"/>
            <w:szCs w:val="24"/>
            <w:rtl/>
          </w:rPr>
          <w:t>علاوه</w:t>
        </w:r>
        <w:r w:rsidR="00011A5C" w:rsidRPr="002677D7">
          <w:rPr>
            <w:rFonts w:ascii="Times New Roman" w:eastAsia="Calibri" w:hAnsi="Times New Roman" w:cs="Times New Roman" w:hint="cs"/>
            <w:sz w:val="24"/>
            <w:szCs w:val="24"/>
            <w:rtl/>
          </w:rPr>
          <w:t> </w:t>
        </w:r>
        <w:r w:rsidR="00011A5C" w:rsidRPr="00AF1727">
          <w:rPr>
            <w:rFonts w:ascii="B Lotus" w:eastAsia="Calibri" w:hAnsi="B Lotus" w:cs="B Lotus"/>
            <w:sz w:val="24"/>
            <w:szCs w:val="24"/>
            <w:rtl/>
          </w:rPr>
          <w:t>بر</w:t>
        </w:r>
      </w:ins>
      <w:ins w:id="3245" w:author="Mehrnazi Boojari" w:date="2019-01-10T06:32:00Z">
        <w:r w:rsidR="00CD4BA1" w:rsidRPr="00AF1727">
          <w:rPr>
            <w:rFonts w:ascii="B Lotus" w:eastAsia="Calibri" w:hAnsi="B Lotus" w:cs="B Lotus" w:hint="cs"/>
            <w:sz w:val="24"/>
            <w:szCs w:val="24"/>
            <w:rtl/>
          </w:rPr>
          <w:t xml:space="preserve"> </w:t>
        </w:r>
      </w:ins>
      <w:r w:rsidR="00CA733E" w:rsidRPr="00AF1727">
        <w:rPr>
          <w:rFonts w:ascii="B Lotus" w:eastAsia="Calibri" w:hAnsi="B Lotus" w:cs="B Lotus"/>
          <w:sz w:val="24"/>
          <w:szCs w:val="24"/>
          <w:rtl/>
        </w:rPr>
        <w:t>دخالت مستقیم افراد جامع</w:t>
      </w:r>
      <w:r w:rsidRPr="00BD53EE">
        <w:rPr>
          <w:rFonts w:ascii="B Lotus" w:eastAsia="Calibri" w:hAnsi="B Lotus" w:cs="B Lotus"/>
          <w:sz w:val="24"/>
          <w:szCs w:val="24"/>
          <w:rtl/>
        </w:rPr>
        <w:t xml:space="preserve">ه </w:t>
      </w:r>
      <w:del w:id="3246" w:author="Mehrnazi Boojari" w:date="2019-01-10T06:32:00Z">
        <w:r w:rsidRPr="00BD53EE" w:rsidDel="00CD4BA1">
          <w:rPr>
            <w:rFonts w:ascii="B Lotus" w:eastAsia="Calibri" w:hAnsi="B Lotus" w:cs="B Lotus"/>
            <w:sz w:val="24"/>
            <w:szCs w:val="24"/>
            <w:rtl/>
          </w:rPr>
          <w:delText xml:space="preserve">از </w:delText>
        </w:r>
      </w:del>
      <w:r w:rsidRPr="00BD53EE">
        <w:rPr>
          <w:rFonts w:ascii="B Lotus" w:eastAsia="Calibri" w:hAnsi="B Lotus" w:cs="B Lotus"/>
          <w:sz w:val="24"/>
          <w:szCs w:val="24"/>
          <w:rtl/>
        </w:rPr>
        <w:t xml:space="preserve">با </w:t>
      </w:r>
      <w:del w:id="3247" w:author="Mehrnazi Boojari" w:date="2019-01-07T23:42:00Z">
        <w:r w:rsidRPr="00BD53EE" w:rsidDel="00A26EBB">
          <w:rPr>
            <w:rFonts w:ascii="B Lotus" w:eastAsia="Calibri" w:hAnsi="B Lotus" w:cs="B Lotus"/>
            <w:sz w:val="24"/>
            <w:szCs w:val="24"/>
            <w:rtl/>
          </w:rPr>
          <w:delText xml:space="preserve">مسایل </w:delText>
        </w:r>
      </w:del>
      <w:ins w:id="3248" w:author="Mehrnazi Boojari" w:date="2019-01-07T23:42:00Z">
        <w:r w:rsidR="00A26EBB" w:rsidRPr="00BD53EE">
          <w:rPr>
            <w:rFonts w:ascii="B Lotus" w:eastAsia="Calibri" w:hAnsi="B Lotus" w:cs="B Lotus"/>
            <w:sz w:val="24"/>
            <w:szCs w:val="24"/>
            <w:rtl/>
          </w:rPr>
          <w:t>مسا</w:t>
        </w:r>
        <w:r w:rsidR="00A26EBB" w:rsidRPr="00BD53EE">
          <w:rPr>
            <w:rFonts w:ascii="B Lotus" w:eastAsia="Calibri" w:hAnsi="B Lotus" w:cs="B Lotus" w:hint="cs"/>
            <w:sz w:val="24"/>
            <w:szCs w:val="24"/>
            <w:rtl/>
          </w:rPr>
          <w:t>ئ</w:t>
        </w:r>
        <w:r w:rsidR="00A26EBB" w:rsidRPr="00BD53EE">
          <w:rPr>
            <w:rFonts w:ascii="B Lotus" w:eastAsia="Calibri" w:hAnsi="B Lotus" w:cs="B Lotus"/>
            <w:sz w:val="24"/>
            <w:szCs w:val="24"/>
            <w:rtl/>
          </w:rPr>
          <w:t xml:space="preserve">ل </w:t>
        </w:r>
      </w:ins>
      <w:r w:rsidRPr="00BD53EE">
        <w:rPr>
          <w:rFonts w:ascii="B Lotus" w:eastAsia="Calibri" w:hAnsi="B Lotus" w:cs="B Lotus"/>
          <w:sz w:val="24"/>
          <w:szCs w:val="24"/>
          <w:rtl/>
        </w:rPr>
        <w:t xml:space="preserve">مربوط به </w:t>
      </w:r>
      <w:r w:rsidRPr="00BD53EE">
        <w:rPr>
          <w:rFonts w:ascii="B Lotus" w:eastAsia="Calibri" w:hAnsi="B Lotus" w:cs="B Lotus" w:hint="cs"/>
          <w:sz w:val="24"/>
          <w:szCs w:val="24"/>
          <w:rtl/>
        </w:rPr>
        <w:t>محیط طبیعی</w:t>
      </w:r>
      <w:del w:id="3249" w:author="Mehrnazi Boojari" w:date="2019-01-10T06:33:00Z">
        <w:r w:rsidR="00636B58" w:rsidRPr="00BD53EE" w:rsidDel="00CD4BA1">
          <w:rPr>
            <w:rFonts w:ascii="B Lotus" w:eastAsia="Calibri" w:hAnsi="B Lotus" w:cs="B Lotus"/>
            <w:sz w:val="24"/>
            <w:szCs w:val="24"/>
            <w:rtl/>
          </w:rPr>
          <w:delText xml:space="preserve">، </w:delText>
        </w:r>
      </w:del>
      <w:ins w:id="3250" w:author="Mehrnazi Boojari" w:date="2019-01-10T06:33:00Z">
        <w:r w:rsidR="00CD4BA1" w:rsidRPr="00BD53EE">
          <w:rPr>
            <w:rFonts w:ascii="B Lotus" w:eastAsia="Calibri" w:hAnsi="B Lotus" w:cs="B Lotus" w:hint="cs"/>
            <w:sz w:val="24"/>
            <w:szCs w:val="24"/>
            <w:rtl/>
          </w:rPr>
          <w:t xml:space="preserve"> و</w:t>
        </w:r>
        <w:r w:rsidR="00CD4BA1" w:rsidRPr="00BD53EE">
          <w:rPr>
            <w:rFonts w:ascii="B Lotus" w:eastAsia="Calibri" w:hAnsi="B Lotus" w:cs="B Lotus"/>
            <w:sz w:val="24"/>
            <w:szCs w:val="24"/>
            <w:rtl/>
          </w:rPr>
          <w:t xml:space="preserve"> </w:t>
        </w:r>
      </w:ins>
      <w:r w:rsidR="00636B58" w:rsidRPr="00BD53EE">
        <w:rPr>
          <w:rFonts w:ascii="B Lotus" w:eastAsia="Calibri" w:hAnsi="B Lotus" w:cs="B Lotus"/>
          <w:sz w:val="24"/>
          <w:szCs w:val="24"/>
          <w:rtl/>
        </w:rPr>
        <w:t>ن</w:t>
      </w:r>
      <w:r w:rsidRPr="00BD53EE">
        <w:rPr>
          <w:rFonts w:ascii="B Lotus" w:eastAsia="Calibri" w:hAnsi="B Lotus" w:cs="B Lotus"/>
          <w:sz w:val="24"/>
          <w:szCs w:val="24"/>
          <w:rtl/>
        </w:rPr>
        <w:t>وع مع</w:t>
      </w:r>
      <w:r w:rsidRPr="00BD53EE">
        <w:rPr>
          <w:rFonts w:ascii="B Lotus" w:eastAsia="Calibri" w:hAnsi="B Lotus" w:cs="B Lotus" w:hint="cs"/>
          <w:sz w:val="24"/>
          <w:szCs w:val="24"/>
          <w:rtl/>
        </w:rPr>
        <w:t>یشت</w:t>
      </w:r>
      <w:r w:rsidR="00636B58" w:rsidRPr="00BD53EE">
        <w:rPr>
          <w:rFonts w:ascii="B Lotus" w:eastAsia="Calibri" w:hAnsi="B Lotus" w:cs="B Lotus"/>
          <w:sz w:val="24"/>
          <w:szCs w:val="24"/>
          <w:rtl/>
        </w:rPr>
        <w:t xml:space="preserve"> و ش</w:t>
      </w:r>
      <w:r w:rsidRPr="00BD53EE">
        <w:rPr>
          <w:rFonts w:ascii="B Lotus" w:eastAsia="Calibri" w:hAnsi="B Lotus" w:cs="B Lotus"/>
          <w:sz w:val="24"/>
          <w:szCs w:val="24"/>
          <w:rtl/>
        </w:rPr>
        <w:t>کل تول</w:t>
      </w:r>
      <w:r w:rsidR="00636B58" w:rsidRPr="00BD53EE">
        <w:rPr>
          <w:rFonts w:ascii="B Lotus" w:eastAsia="Calibri" w:hAnsi="B Lotus" w:cs="B Lotus" w:hint="cs"/>
          <w:sz w:val="24"/>
          <w:szCs w:val="24"/>
          <w:rtl/>
        </w:rPr>
        <w:t>ید</w:t>
      </w:r>
      <w:del w:id="3251" w:author="Mehrnazi Boojari" w:date="2019-01-10T06:33:00Z">
        <w:r w:rsidR="00636B58" w:rsidRPr="00BD53EE" w:rsidDel="00CD4BA1">
          <w:rPr>
            <w:rFonts w:ascii="B Lotus" w:eastAsia="Calibri" w:hAnsi="B Lotus" w:cs="B Lotus"/>
            <w:sz w:val="24"/>
            <w:szCs w:val="24"/>
            <w:rtl/>
          </w:rPr>
          <w:delText>،</w:delText>
        </w:r>
      </w:del>
      <w:r w:rsidR="00636B58" w:rsidRPr="00BD53EE">
        <w:rPr>
          <w:rFonts w:ascii="B Lotus" w:eastAsia="Calibri" w:hAnsi="B Lotus" w:cs="B Lotus"/>
          <w:sz w:val="24"/>
          <w:szCs w:val="24"/>
          <w:rtl/>
        </w:rPr>
        <w:t xml:space="preserve"> </w:t>
      </w:r>
      <w:ins w:id="3252" w:author="Mehrnazi Boojari" w:date="2019-01-10T06:32:00Z">
        <w:r w:rsidR="00CD4BA1" w:rsidRPr="00BD53EE">
          <w:rPr>
            <w:rFonts w:ascii="B Lotus" w:eastAsia="Calibri" w:hAnsi="B Lotus" w:cs="B Lotus" w:hint="cs"/>
            <w:sz w:val="24"/>
            <w:szCs w:val="24"/>
            <w:rtl/>
          </w:rPr>
          <w:t>با</w:t>
        </w:r>
        <w:r w:rsidR="00CD4BA1" w:rsidRPr="00BD53EE">
          <w:rPr>
            <w:rFonts w:ascii="B Lotus" w:eastAsia="Calibri" w:hAnsi="B Lotus" w:cs="B Lotus"/>
            <w:sz w:val="24"/>
            <w:szCs w:val="24"/>
            <w:rtl/>
          </w:rPr>
          <w:t xml:space="preserve"> </w:t>
        </w:r>
      </w:ins>
      <w:r w:rsidR="00636B58" w:rsidRPr="00BD53EE">
        <w:rPr>
          <w:rFonts w:ascii="B Lotus" w:eastAsia="Calibri" w:hAnsi="B Lotus" w:cs="B Lotus"/>
          <w:sz w:val="24"/>
          <w:szCs w:val="24"/>
          <w:rtl/>
        </w:rPr>
        <w:t>س</w:t>
      </w:r>
      <w:r w:rsidR="00636B58" w:rsidRPr="00BD53EE">
        <w:rPr>
          <w:rFonts w:ascii="B Lotus" w:eastAsia="Calibri" w:hAnsi="B Lotus" w:cs="B Lotus" w:hint="cs"/>
          <w:sz w:val="24"/>
          <w:szCs w:val="24"/>
          <w:rtl/>
        </w:rPr>
        <w:t>یر</w:t>
      </w:r>
      <w:ins w:id="3253" w:author="Mehrnazi Boojari" w:date="2019-01-10T06:32:00Z">
        <w:r w:rsidR="00CD4BA1" w:rsidRPr="00BD53EE">
          <w:rPr>
            <w:rFonts w:ascii="B Lotus" w:eastAsia="Calibri" w:hAnsi="B Lotus" w:cs="B Lotus"/>
            <w:sz w:val="24"/>
            <w:szCs w:val="24"/>
            <w:rtl/>
          </w:rPr>
          <w:t xml:space="preserve"> </w:t>
        </w:r>
      </w:ins>
      <w:r w:rsidR="00636B58" w:rsidRPr="00BD53EE">
        <w:rPr>
          <w:rFonts w:ascii="B Lotus" w:eastAsia="Calibri" w:hAnsi="B Lotus" w:cs="B Lotus"/>
          <w:sz w:val="24"/>
          <w:szCs w:val="24"/>
          <w:rtl/>
        </w:rPr>
        <w:t>تکو</w:t>
      </w:r>
      <w:r w:rsidR="00636B58" w:rsidRPr="00BD53EE">
        <w:rPr>
          <w:rFonts w:ascii="B Lotus" w:eastAsia="Calibri" w:hAnsi="B Lotus" w:cs="B Lotus" w:hint="cs"/>
          <w:sz w:val="24"/>
          <w:szCs w:val="24"/>
          <w:rtl/>
        </w:rPr>
        <w:t>ینی</w:t>
      </w:r>
      <w:r w:rsidR="00636B58" w:rsidRPr="00BD53EE">
        <w:rPr>
          <w:rFonts w:ascii="B Lotus" w:eastAsia="Calibri" w:hAnsi="B Lotus" w:cs="B Lotus"/>
          <w:sz w:val="24"/>
          <w:szCs w:val="24"/>
          <w:rtl/>
        </w:rPr>
        <w:t xml:space="preserve"> زندگ</w:t>
      </w:r>
      <w:r w:rsidR="00636B58" w:rsidRPr="00BD53EE">
        <w:rPr>
          <w:rFonts w:ascii="B Lotus" w:eastAsia="Calibri" w:hAnsi="B Lotus" w:cs="B Lotus" w:hint="cs"/>
          <w:sz w:val="24"/>
          <w:szCs w:val="24"/>
          <w:rtl/>
        </w:rPr>
        <w:t>ی</w:t>
      </w:r>
      <w:r w:rsidR="00636B58" w:rsidRPr="00BD53EE">
        <w:rPr>
          <w:rFonts w:ascii="B Lotus" w:eastAsia="Calibri" w:hAnsi="B Lotus" w:cs="B Lotus"/>
          <w:sz w:val="24"/>
          <w:szCs w:val="24"/>
          <w:rtl/>
        </w:rPr>
        <w:t xml:space="preserve"> اجتماع</w:t>
      </w:r>
      <w:r w:rsidR="00636B58" w:rsidRPr="00BD53EE">
        <w:rPr>
          <w:rFonts w:ascii="B Lotus" w:eastAsia="Calibri" w:hAnsi="B Lotus" w:cs="B Lotus" w:hint="cs"/>
          <w:sz w:val="24"/>
          <w:szCs w:val="24"/>
          <w:rtl/>
        </w:rPr>
        <w:t>ی</w:t>
      </w:r>
      <w:r w:rsidR="00636B58" w:rsidRPr="00BD53EE">
        <w:rPr>
          <w:rFonts w:ascii="B Lotus" w:eastAsia="Calibri" w:hAnsi="B Lotus" w:cs="B Lotus"/>
          <w:sz w:val="24"/>
          <w:szCs w:val="24"/>
          <w:rtl/>
        </w:rPr>
        <w:t xml:space="preserve"> و قدرت فن</w:t>
      </w:r>
      <w:r w:rsidR="00636B58" w:rsidRPr="00BD53EE">
        <w:rPr>
          <w:rFonts w:ascii="B Lotus" w:eastAsia="Calibri" w:hAnsi="B Lotus" w:cs="B Lotus" w:hint="cs"/>
          <w:sz w:val="24"/>
          <w:szCs w:val="24"/>
          <w:rtl/>
        </w:rPr>
        <w:t>ی</w:t>
      </w:r>
      <w:r w:rsidR="00636B58" w:rsidRPr="00BD53EE">
        <w:rPr>
          <w:rFonts w:ascii="B Lotus" w:eastAsia="Calibri" w:hAnsi="B Lotus" w:cs="B Lotus"/>
          <w:sz w:val="24"/>
          <w:szCs w:val="24"/>
          <w:rtl/>
        </w:rPr>
        <w:t xml:space="preserve"> روس</w:t>
      </w:r>
      <w:r w:rsidRPr="00BD53EE">
        <w:rPr>
          <w:rFonts w:ascii="B Lotus" w:eastAsia="Calibri" w:hAnsi="B Lotus" w:cs="B Lotus"/>
          <w:sz w:val="24"/>
          <w:szCs w:val="24"/>
          <w:rtl/>
        </w:rPr>
        <w:t>تا</w:t>
      </w:r>
      <w:r w:rsidRPr="00BD53EE">
        <w:rPr>
          <w:rFonts w:ascii="B Lotus" w:eastAsia="Calibri" w:hAnsi="B Lotus" w:cs="B Lotus" w:hint="cs"/>
          <w:sz w:val="24"/>
          <w:szCs w:val="24"/>
          <w:rtl/>
        </w:rPr>
        <w:t>یی</w:t>
      </w:r>
      <w:r w:rsidRPr="00BD53EE">
        <w:rPr>
          <w:rFonts w:ascii="B Lotus" w:eastAsia="Calibri" w:hAnsi="B Lotus" w:cs="B Lotus"/>
          <w:sz w:val="24"/>
          <w:szCs w:val="24"/>
          <w:rtl/>
        </w:rPr>
        <w:t xml:space="preserve"> </w:t>
      </w:r>
      <w:r w:rsidR="00636B58" w:rsidRPr="00BD53EE">
        <w:rPr>
          <w:rFonts w:ascii="B Lotus" w:eastAsia="Calibri" w:hAnsi="B Lotus" w:cs="B Lotus"/>
          <w:sz w:val="24"/>
          <w:szCs w:val="24"/>
          <w:rtl/>
        </w:rPr>
        <w:t>پ</w:t>
      </w:r>
      <w:r w:rsidR="00636B58" w:rsidRPr="00BD53EE">
        <w:rPr>
          <w:rFonts w:ascii="B Lotus" w:eastAsia="Calibri" w:hAnsi="B Lotus" w:cs="B Lotus" w:hint="cs"/>
          <w:sz w:val="24"/>
          <w:szCs w:val="24"/>
          <w:rtl/>
        </w:rPr>
        <w:t>یون</w:t>
      </w:r>
      <w:r w:rsidR="00227C3A" w:rsidRPr="00BD53EE">
        <w:rPr>
          <w:rFonts w:ascii="B Lotus" w:eastAsia="Calibri" w:hAnsi="B Lotus" w:cs="B Lotus"/>
          <w:sz w:val="24"/>
          <w:szCs w:val="24"/>
          <w:rtl/>
        </w:rPr>
        <w:t xml:space="preserve">د خورده و </w:t>
      </w:r>
      <w:del w:id="3254" w:author="Mehrnazi Boojari" w:date="2019-01-08T23:50:00Z">
        <w:r w:rsidR="00227C3A" w:rsidRPr="00BD53EE" w:rsidDel="00EE38C5">
          <w:rPr>
            <w:rFonts w:ascii="B Lotus" w:eastAsia="Calibri" w:hAnsi="B Lotus" w:cs="B Lotus"/>
            <w:sz w:val="24"/>
            <w:szCs w:val="24"/>
            <w:rtl/>
          </w:rPr>
          <w:delText>از سو</w:delText>
        </w:r>
        <w:r w:rsidR="00227C3A" w:rsidRPr="00BD53EE" w:rsidDel="00EE38C5">
          <w:rPr>
            <w:rFonts w:ascii="B Lotus" w:eastAsia="Calibri" w:hAnsi="B Lotus" w:cs="B Lotus" w:hint="cs"/>
            <w:sz w:val="24"/>
            <w:szCs w:val="24"/>
            <w:rtl/>
          </w:rPr>
          <w:delText>ی</w:delText>
        </w:r>
      </w:del>
      <w:ins w:id="3255" w:author="Mehrnazi Boojari" w:date="2019-01-08T23:50:00Z">
        <w:r w:rsidR="00EE38C5" w:rsidRPr="00BD53EE">
          <w:rPr>
            <w:rFonts w:ascii="B Lotus" w:eastAsia="Calibri" w:hAnsi="B Lotus" w:cs="B Lotus"/>
            <w:sz w:val="24"/>
            <w:szCs w:val="24"/>
            <w:rtl/>
          </w:rPr>
          <w:t>از</w:t>
        </w:r>
        <w:r w:rsidR="00EE38C5" w:rsidRPr="00BD53EE">
          <w:rPr>
            <w:rFonts w:ascii="Times New Roman" w:eastAsia="Calibri" w:hAnsi="Times New Roman" w:cs="Times New Roman" w:hint="eastAsia"/>
            <w:sz w:val="24"/>
            <w:szCs w:val="24"/>
            <w:rtl/>
          </w:rPr>
          <w:t> </w:t>
        </w:r>
        <w:r w:rsidR="00EE38C5" w:rsidRPr="00BD53EE">
          <w:rPr>
            <w:rFonts w:ascii="B Lotus" w:eastAsia="Calibri" w:hAnsi="B Lotus" w:cs="B Lotus"/>
            <w:sz w:val="24"/>
            <w:szCs w:val="24"/>
            <w:rtl/>
          </w:rPr>
          <w:t>سو</w:t>
        </w:r>
        <w:r w:rsidR="00EE38C5" w:rsidRPr="00BD53EE">
          <w:rPr>
            <w:rFonts w:ascii="B Lotus" w:eastAsia="Calibri" w:hAnsi="B Lotus" w:cs="B Lotus" w:hint="cs"/>
            <w:sz w:val="24"/>
            <w:szCs w:val="24"/>
            <w:rtl/>
          </w:rPr>
          <w:t>ی</w:t>
        </w:r>
      </w:ins>
      <w:r w:rsidR="00227C3A" w:rsidRPr="00BD53EE">
        <w:rPr>
          <w:rFonts w:ascii="B Lotus" w:eastAsia="Calibri" w:hAnsi="B Lotus" w:cs="B Lotus"/>
          <w:sz w:val="24"/>
          <w:szCs w:val="24"/>
          <w:rtl/>
        </w:rPr>
        <w:t xml:space="preserve"> عوام</w:t>
      </w:r>
      <w:r w:rsidRPr="00BD53EE">
        <w:rPr>
          <w:rFonts w:ascii="B Lotus" w:eastAsia="Calibri" w:hAnsi="B Lotus" w:cs="B Lotus"/>
          <w:sz w:val="24"/>
          <w:szCs w:val="24"/>
          <w:rtl/>
        </w:rPr>
        <w:t xml:space="preserve">ل </w:t>
      </w:r>
      <w:r w:rsidR="00227C3A" w:rsidRPr="00BD53EE">
        <w:rPr>
          <w:rFonts w:ascii="B Lotus" w:eastAsia="Calibri" w:hAnsi="B Lotus" w:cs="B Lotus"/>
          <w:sz w:val="24"/>
          <w:szCs w:val="24"/>
          <w:rtl/>
        </w:rPr>
        <w:t>مح</w:t>
      </w:r>
      <w:r w:rsidR="00227C3A" w:rsidRPr="00BD53EE">
        <w:rPr>
          <w:rFonts w:ascii="B Lotus" w:eastAsia="Calibri" w:hAnsi="B Lotus" w:cs="B Lotus" w:hint="cs"/>
          <w:sz w:val="24"/>
          <w:szCs w:val="24"/>
          <w:rtl/>
        </w:rPr>
        <w:t>یطی</w:t>
      </w:r>
      <w:r w:rsidR="00227C3A" w:rsidRPr="00BD53EE">
        <w:rPr>
          <w:rFonts w:ascii="B Lotus" w:eastAsia="Calibri" w:hAnsi="B Lotus" w:cs="B Lotus"/>
          <w:sz w:val="24"/>
          <w:szCs w:val="24"/>
          <w:rtl/>
        </w:rPr>
        <w:t xml:space="preserve"> ن</w:t>
      </w:r>
      <w:r w:rsidR="00227C3A" w:rsidRPr="00BD53EE">
        <w:rPr>
          <w:rFonts w:ascii="B Lotus" w:eastAsia="Calibri" w:hAnsi="B Lotus" w:cs="B Lotus" w:hint="cs"/>
          <w:sz w:val="24"/>
          <w:szCs w:val="24"/>
          <w:rtl/>
        </w:rPr>
        <w:t>یز</w:t>
      </w:r>
      <w:r w:rsidR="00227C3A" w:rsidRPr="00BD53EE">
        <w:rPr>
          <w:rFonts w:ascii="B Lotus" w:eastAsia="Calibri" w:hAnsi="B Lotus" w:cs="B Lotus"/>
          <w:sz w:val="24"/>
          <w:szCs w:val="24"/>
          <w:rtl/>
        </w:rPr>
        <w:t xml:space="preserve"> </w:t>
      </w:r>
      <w:del w:id="3256" w:author="Mehrnazi Boojari" w:date="2019-01-07T10:04:00Z">
        <w:r w:rsidR="00227C3A" w:rsidRPr="00BD53EE" w:rsidDel="00A31D6F">
          <w:rPr>
            <w:rFonts w:ascii="B Lotus" w:eastAsia="Calibri" w:hAnsi="B Lotus" w:cs="B Lotus"/>
            <w:sz w:val="24"/>
            <w:szCs w:val="24"/>
            <w:rtl/>
          </w:rPr>
          <w:delText>تأث</w:delText>
        </w:r>
        <w:r w:rsidR="00227C3A" w:rsidRPr="00BD53EE" w:rsidDel="00A31D6F">
          <w:rPr>
            <w:rFonts w:ascii="B Lotus" w:eastAsia="Calibri" w:hAnsi="B Lotus" w:cs="B Lotus" w:hint="cs"/>
            <w:sz w:val="24"/>
            <w:szCs w:val="24"/>
            <w:rtl/>
          </w:rPr>
          <w:delText>یر</w:delText>
        </w:r>
      </w:del>
      <w:ins w:id="3257" w:author="Mehrnazi Boojari" w:date="2019-01-07T10:04:00Z">
        <w:r w:rsidR="00A31D6F" w:rsidRPr="00BD53EE">
          <w:rPr>
            <w:rFonts w:ascii="B Lotus" w:eastAsia="Calibri" w:hAnsi="B Lotus" w:cs="B Lotus"/>
            <w:sz w:val="24"/>
            <w:szCs w:val="24"/>
            <w:rtl/>
          </w:rPr>
          <w:t>تأث</w:t>
        </w:r>
        <w:r w:rsidR="00A31D6F" w:rsidRPr="00BD53EE">
          <w:rPr>
            <w:rFonts w:ascii="B Lotus" w:eastAsia="Calibri" w:hAnsi="B Lotus" w:cs="B Lotus" w:hint="cs"/>
            <w:sz w:val="24"/>
            <w:szCs w:val="24"/>
            <w:rtl/>
          </w:rPr>
          <w:t>یر</w:t>
        </w:r>
      </w:ins>
      <w:ins w:id="3258" w:author="Mehrnazi Boojari" w:date="2019-01-10T06:32:00Z">
        <w:r w:rsidR="00CD4BA1" w:rsidRPr="00BD53EE">
          <w:rPr>
            <w:rFonts w:ascii="B Lotus" w:eastAsia="Calibri" w:hAnsi="B Lotus" w:cs="B Lotus"/>
            <w:sz w:val="24"/>
            <w:szCs w:val="24"/>
            <w:rtl/>
          </w:rPr>
          <w:t xml:space="preserve"> </w:t>
        </w:r>
      </w:ins>
      <w:r w:rsidR="00227C3A" w:rsidRPr="00BD53EE">
        <w:rPr>
          <w:rFonts w:ascii="B Lotus" w:eastAsia="Calibri" w:hAnsi="B Lotus" w:cs="B Lotus"/>
          <w:sz w:val="24"/>
          <w:szCs w:val="24"/>
          <w:rtl/>
        </w:rPr>
        <w:t>م</w:t>
      </w:r>
      <w:r w:rsidR="00227C3A" w:rsidRPr="00BD53EE">
        <w:rPr>
          <w:rFonts w:ascii="B Lotus" w:eastAsia="Calibri" w:hAnsi="B Lotus" w:cs="B Lotus" w:hint="cs"/>
          <w:sz w:val="24"/>
          <w:szCs w:val="24"/>
          <w:rtl/>
        </w:rPr>
        <w:t>ی</w:t>
      </w:r>
      <w:ins w:id="3259" w:author="Mehrnazi Boojari" w:date="2019-01-10T06:32:00Z">
        <w:r w:rsidR="00CD4BA1" w:rsidRPr="00BD53EE">
          <w:rPr>
            <w:rFonts w:ascii="B Lotus" w:eastAsia="Calibri" w:hAnsi="B Lotus" w:cs="B Nazanin" w:hint="cs"/>
            <w:sz w:val="24"/>
            <w:szCs w:val="24"/>
          </w:rPr>
          <w:t>‌</w:t>
        </w:r>
      </w:ins>
      <w:del w:id="3260" w:author="Mehrnazi Boojari" w:date="2019-01-10T06:32:00Z">
        <w:r w:rsidR="00227C3A" w:rsidRPr="00BD53EE" w:rsidDel="00CD4BA1">
          <w:rPr>
            <w:rFonts w:ascii="B Lotus" w:eastAsia="Calibri" w:hAnsi="B Lotus" w:cs="B Lotus"/>
            <w:sz w:val="24"/>
            <w:szCs w:val="24"/>
            <w:rtl/>
          </w:rPr>
          <w:delText xml:space="preserve"> </w:delText>
        </w:r>
      </w:del>
      <w:r w:rsidR="00227C3A" w:rsidRPr="00BD53EE">
        <w:rPr>
          <w:rFonts w:ascii="B Lotus" w:eastAsia="Calibri" w:hAnsi="B Lotus" w:cs="B Lotus"/>
          <w:sz w:val="24"/>
          <w:szCs w:val="24"/>
          <w:rtl/>
        </w:rPr>
        <w:t>پذ</w:t>
      </w:r>
      <w:r w:rsidR="00227C3A" w:rsidRPr="00BD53EE">
        <w:rPr>
          <w:rFonts w:ascii="B Lotus" w:eastAsia="Calibri" w:hAnsi="B Lotus" w:cs="B Lotus" w:hint="cs"/>
          <w:sz w:val="24"/>
          <w:szCs w:val="24"/>
          <w:rtl/>
        </w:rPr>
        <w:t>یرنـد</w:t>
      </w:r>
      <w:r w:rsidR="00227C3A" w:rsidRPr="00BD53EE">
        <w:rPr>
          <w:rFonts w:ascii="B Lotus" w:eastAsia="Calibri" w:hAnsi="B Lotus" w:cs="B Lotus"/>
          <w:sz w:val="24"/>
          <w:szCs w:val="24"/>
          <w:rtl/>
        </w:rPr>
        <w:t>. خصوصیات</w:t>
      </w:r>
      <w:r w:rsidR="00227C3A" w:rsidRPr="00CA733E">
        <w:rPr>
          <w:rFonts w:ascii="B Lotus" w:eastAsia="Calibri" w:hAnsi="B Lotus" w:cs="B Lotus"/>
          <w:sz w:val="24"/>
          <w:szCs w:val="24"/>
          <w:rtl/>
        </w:rPr>
        <w:t xml:space="preserve"> کالب</w:t>
      </w:r>
      <w:r w:rsidRPr="00CA733E">
        <w:rPr>
          <w:rFonts w:ascii="B Lotus" w:eastAsia="Calibri" w:hAnsi="B Lotus" w:cs="B Lotus"/>
          <w:sz w:val="24"/>
          <w:szCs w:val="24"/>
          <w:rtl/>
        </w:rPr>
        <w:t>دی</w:t>
      </w:r>
      <w:r w:rsidR="00227C3A" w:rsidRPr="00CA733E">
        <w:rPr>
          <w:rFonts w:ascii="B Lotus" w:eastAsia="Calibri" w:hAnsi="B Lotus" w:cs="B Lotus"/>
          <w:sz w:val="24"/>
          <w:szCs w:val="24"/>
          <w:rtl/>
        </w:rPr>
        <w:t xml:space="preserve"> روس</w:t>
      </w:r>
      <w:r w:rsidRPr="00CA733E">
        <w:rPr>
          <w:rFonts w:ascii="B Lotus" w:eastAsia="Calibri" w:hAnsi="B Lotus" w:cs="B Lotus"/>
          <w:sz w:val="24"/>
          <w:szCs w:val="24"/>
          <w:rtl/>
        </w:rPr>
        <w:t>تاها تحت</w:t>
      </w:r>
      <w:ins w:id="3261" w:author="Mehrnazi Boojari" w:date="2019-01-10T06:33:00Z">
        <w:r w:rsidR="00CD4BA1">
          <w:rPr>
            <w:rFonts w:ascii="B Lotus" w:eastAsia="Calibri" w:hAnsi="B Lotus" w:cs="B Nazanin" w:hint="cs"/>
            <w:sz w:val="24"/>
            <w:szCs w:val="24"/>
            <w:rtl/>
          </w:rPr>
          <w:t>‌</w:t>
        </w:r>
      </w:ins>
      <w:del w:id="3262" w:author="Mehrnazi Boojari" w:date="2019-01-10T06:33:00Z">
        <w:r w:rsidRPr="00CA733E" w:rsidDel="00CD4BA1">
          <w:rPr>
            <w:rFonts w:ascii="B Lotus" w:eastAsia="Calibri" w:hAnsi="B Lotus" w:cs="B Lotus"/>
            <w:sz w:val="24"/>
            <w:szCs w:val="24"/>
            <w:rtl/>
          </w:rPr>
          <w:delText xml:space="preserve"> </w:delText>
        </w:r>
      </w:del>
      <w:del w:id="3263" w:author="Mehrnazi Boojari" w:date="2019-01-07T10:04:00Z">
        <w:r w:rsidRPr="00CA733E" w:rsidDel="00A31D6F">
          <w:rPr>
            <w:rFonts w:ascii="B Lotus" w:eastAsia="Calibri" w:hAnsi="B Lotus" w:cs="B Lotus"/>
            <w:sz w:val="24"/>
            <w:szCs w:val="24"/>
            <w:rtl/>
          </w:rPr>
          <w:delText>تأثیر</w:delText>
        </w:r>
      </w:del>
      <w:ins w:id="3264" w:author="Mehrnazi Boojari" w:date="2019-01-07T10:04:00Z">
        <w:r w:rsidR="00A31D6F">
          <w:rPr>
            <w:rFonts w:ascii="B Lotus" w:eastAsia="Calibri" w:hAnsi="B Lotus" w:cs="B Lotus"/>
            <w:sz w:val="24"/>
            <w:szCs w:val="24"/>
            <w:rtl/>
          </w:rPr>
          <w:t>تأثیر</w:t>
        </w:r>
      </w:ins>
      <w:r w:rsidRPr="00CA733E">
        <w:rPr>
          <w:rFonts w:ascii="B Lotus" w:eastAsia="Calibri" w:hAnsi="B Lotus" w:cs="B Lotus"/>
          <w:sz w:val="24"/>
          <w:szCs w:val="24"/>
          <w:rtl/>
        </w:rPr>
        <w:t xml:space="preserve"> دو گروه ک</w:t>
      </w:r>
      <w:r w:rsidR="00227C3A" w:rsidRPr="00CA733E">
        <w:rPr>
          <w:rFonts w:ascii="B Lotus" w:eastAsia="Calibri" w:hAnsi="B Lotus" w:cs="B Lotus"/>
          <w:sz w:val="24"/>
          <w:szCs w:val="24"/>
          <w:rtl/>
        </w:rPr>
        <w:t>لی عوامل مرتبط با محیط یا طبیع</w:t>
      </w:r>
      <w:r w:rsidRPr="00CA733E">
        <w:rPr>
          <w:rFonts w:ascii="B Lotus" w:eastAsia="Calibri" w:hAnsi="B Lotus" w:cs="B Lotus"/>
          <w:sz w:val="24"/>
          <w:szCs w:val="24"/>
          <w:rtl/>
        </w:rPr>
        <w:t>ت و انسان شکل می</w:t>
      </w:r>
      <w:ins w:id="3265" w:author="Mehrnazi Boojari" w:date="2019-01-10T06:33:00Z">
        <w:r w:rsidR="00CD4BA1">
          <w:rPr>
            <w:rFonts w:ascii="B Lotus" w:eastAsia="Calibri" w:hAnsi="B Lotus" w:cs="B Nazanin" w:hint="cs"/>
            <w:sz w:val="24"/>
            <w:szCs w:val="24"/>
            <w:rtl/>
          </w:rPr>
          <w:t>‌</w:t>
        </w:r>
      </w:ins>
      <w:r w:rsidR="00227C3A" w:rsidRPr="00CA733E">
        <w:rPr>
          <w:rFonts w:ascii="B Lotus" w:eastAsia="Calibri" w:hAnsi="B Lotus" w:cs="B Lotus"/>
          <w:sz w:val="24"/>
          <w:szCs w:val="24"/>
          <w:rtl/>
        </w:rPr>
        <w:t>گیرد. تاروپود معماری مسکن روستایی دیگ</w:t>
      </w:r>
      <w:r w:rsidR="00636B58" w:rsidRPr="00CA733E">
        <w:rPr>
          <w:rFonts w:ascii="B Lotus" w:eastAsia="Calibri" w:hAnsi="B Lotus" w:cs="B Lotus"/>
          <w:sz w:val="24"/>
          <w:szCs w:val="24"/>
          <w:rtl/>
        </w:rPr>
        <w:t>ر ذوق</w:t>
      </w:r>
      <w:r w:rsidR="00636B58" w:rsidRPr="00CA733E">
        <w:rPr>
          <w:rFonts w:ascii="B Lotus" w:eastAsia="Calibri" w:hAnsi="B Lotus" w:cs="B Lotus" w:hint="cs"/>
          <w:sz w:val="24"/>
          <w:szCs w:val="24"/>
          <w:rtl/>
        </w:rPr>
        <w:t>‌</w:t>
      </w:r>
      <w:ins w:id="3266" w:author="Mehrnazi Boojari" w:date="2019-01-10T06:33:00Z">
        <w:r w:rsidR="00CD4BA1">
          <w:rPr>
            <w:rFonts w:ascii="B Lotus" w:eastAsia="Calibri" w:hAnsi="B Lotus" w:cs="B Lotus" w:hint="cs"/>
            <w:sz w:val="24"/>
            <w:szCs w:val="24"/>
            <w:rtl/>
          </w:rPr>
          <w:t xml:space="preserve"> </w:t>
        </w:r>
      </w:ins>
      <w:r w:rsidR="00227C3A" w:rsidRPr="00CA733E">
        <w:rPr>
          <w:rFonts w:ascii="B Lotus" w:eastAsia="Calibri" w:hAnsi="B Lotus" w:cs="B Lotus"/>
          <w:sz w:val="24"/>
          <w:szCs w:val="24"/>
          <w:rtl/>
        </w:rPr>
        <w:t>هنری، معیاره</w:t>
      </w:r>
      <w:r w:rsidRPr="00CA733E">
        <w:rPr>
          <w:rFonts w:ascii="B Lotus" w:eastAsia="Calibri" w:hAnsi="B Lotus" w:cs="B Lotus"/>
          <w:sz w:val="24"/>
          <w:szCs w:val="24"/>
          <w:rtl/>
        </w:rPr>
        <w:t>ای اجتم</w:t>
      </w:r>
      <w:r w:rsidR="00227C3A" w:rsidRPr="00CA733E">
        <w:rPr>
          <w:rFonts w:ascii="B Lotus" w:eastAsia="Calibri" w:hAnsi="B Lotus" w:cs="B Lotus"/>
          <w:sz w:val="24"/>
          <w:szCs w:val="24"/>
          <w:rtl/>
        </w:rPr>
        <w:t>اعی، بنیادهای خانوادگی وخویشاوندی، سنت</w:t>
      </w:r>
      <w:ins w:id="3267" w:author="Mehrnazi Boojari" w:date="2019-01-10T06:33:00Z">
        <w:r w:rsidR="00CD4BA1">
          <w:rPr>
            <w:rFonts w:ascii="B Lotus" w:eastAsia="Calibri" w:hAnsi="B Lotus" w:cs="B Nazanin" w:hint="cs"/>
            <w:sz w:val="24"/>
            <w:szCs w:val="24"/>
            <w:rtl/>
          </w:rPr>
          <w:t>‌</w:t>
        </w:r>
      </w:ins>
      <w:r w:rsidR="00227C3A" w:rsidRPr="00CA733E">
        <w:rPr>
          <w:rFonts w:ascii="B Lotus" w:eastAsia="Calibri" w:hAnsi="B Lotus" w:cs="B Lotus"/>
          <w:sz w:val="24"/>
          <w:szCs w:val="24"/>
          <w:rtl/>
        </w:rPr>
        <w:t>ه</w:t>
      </w:r>
      <w:r w:rsidRPr="00CA733E">
        <w:rPr>
          <w:rFonts w:ascii="B Lotus" w:eastAsia="Calibri" w:hAnsi="B Lotus" w:cs="B Lotus"/>
          <w:sz w:val="24"/>
          <w:szCs w:val="24"/>
          <w:rtl/>
        </w:rPr>
        <w:t>ا</w:t>
      </w:r>
      <w:ins w:id="3268" w:author="Mehrnazi Boojari" w:date="2019-01-10T06:33:00Z">
        <w:r w:rsidR="00CD4BA1">
          <w:rPr>
            <w:rFonts w:ascii="B Lotus" w:eastAsia="Calibri" w:hAnsi="B Lotus" w:cs="B Lotus" w:hint="cs"/>
            <w:sz w:val="24"/>
            <w:szCs w:val="24"/>
            <w:rtl/>
          </w:rPr>
          <w:t xml:space="preserve"> </w:t>
        </w:r>
      </w:ins>
      <w:r w:rsidRPr="00CA733E">
        <w:rPr>
          <w:rFonts w:ascii="B Lotus" w:eastAsia="Calibri" w:hAnsi="B Lotus" w:cs="B Lotus"/>
          <w:sz w:val="24"/>
          <w:szCs w:val="24"/>
          <w:rtl/>
        </w:rPr>
        <w:t>و عقا</w:t>
      </w:r>
      <w:r w:rsidR="00227C3A" w:rsidRPr="00CA733E">
        <w:rPr>
          <w:rFonts w:ascii="B Lotus" w:eastAsia="Calibri" w:hAnsi="B Lotus" w:cs="B Lotus"/>
          <w:sz w:val="24"/>
          <w:szCs w:val="24"/>
          <w:rtl/>
        </w:rPr>
        <w:t>ید و باورهای درونی</w:t>
      </w:r>
      <w:del w:id="3269" w:author="Mehrnazi Boojari" w:date="2019-01-07T09:51:00Z">
        <w:r w:rsidR="00227C3A" w:rsidRPr="00CA733E" w:rsidDel="006F7CCF">
          <w:rPr>
            <w:rFonts w:ascii="B Lotus" w:eastAsia="Calibri" w:hAnsi="B Lotus" w:cs="B Lotus"/>
            <w:sz w:val="24"/>
            <w:szCs w:val="24"/>
            <w:rtl/>
          </w:rPr>
          <w:delText xml:space="preserve"> آنها </w:delText>
        </w:r>
      </w:del>
      <w:ins w:id="3270" w:author="Mehrnazi Boojari" w:date="2019-01-07T09:51:00Z">
        <w:r w:rsidR="006F7CCF">
          <w:rPr>
            <w:rFonts w:ascii="B Lotus" w:eastAsia="Calibri" w:hAnsi="B Lotus" w:cs="B Lotus"/>
            <w:sz w:val="24"/>
            <w:szCs w:val="24"/>
            <w:rtl/>
          </w:rPr>
          <w:t xml:space="preserve"> آن</w:t>
        </w:r>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00227C3A" w:rsidRPr="00CA733E">
        <w:rPr>
          <w:rFonts w:ascii="B Lotus" w:eastAsia="Calibri" w:hAnsi="B Lotus" w:cs="B Lotus"/>
          <w:sz w:val="24"/>
          <w:szCs w:val="24"/>
          <w:rtl/>
        </w:rPr>
        <w:t>بر</w:t>
      </w:r>
      <w:r w:rsidR="00227C3A" w:rsidRPr="00CA733E">
        <w:rPr>
          <w:rFonts w:ascii="B Lotus" w:eastAsia="Calibri" w:hAnsi="B Lotus" w:cs="B Lotus" w:hint="cs"/>
          <w:sz w:val="24"/>
          <w:szCs w:val="24"/>
          <w:rtl/>
        </w:rPr>
        <w:t xml:space="preserve"> </w:t>
      </w:r>
      <w:r w:rsidR="00227C3A" w:rsidRPr="00CA733E">
        <w:rPr>
          <w:rFonts w:ascii="B Lotus" w:eastAsia="Calibri" w:hAnsi="B Lotus" w:cs="B Lotus"/>
          <w:sz w:val="24"/>
          <w:szCs w:val="24"/>
          <w:rtl/>
        </w:rPr>
        <w:t>معماری روس</w:t>
      </w:r>
      <w:r w:rsidRPr="00CA733E">
        <w:rPr>
          <w:rFonts w:ascii="B Lotus" w:eastAsia="Calibri" w:hAnsi="B Lotus" w:cs="B Lotus"/>
          <w:sz w:val="24"/>
          <w:szCs w:val="24"/>
          <w:rtl/>
        </w:rPr>
        <w:t>تایی طـرح خاصی بخشیده اسـت، همچنـین مسـاکن روستایی نتیجه</w:t>
      </w:r>
      <w:del w:id="3271" w:author="Mehrnazi Boojari" w:date="2019-01-07T10:40:00Z">
        <w:r w:rsidRPr="00CA733E" w:rsidDel="006A1F1D">
          <w:rPr>
            <w:rFonts w:ascii="B Lotus" w:eastAsia="Calibri" w:hAnsi="B Lotus" w:cs="B Lotus"/>
            <w:sz w:val="24"/>
            <w:szCs w:val="24"/>
            <w:rtl/>
          </w:rPr>
          <w:delText xml:space="preserve"> ای </w:delText>
        </w:r>
      </w:del>
      <w:ins w:id="3272" w:author="Mehrnazi Boojari" w:date="2019-01-07T10:40: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ای </w:t>
        </w:r>
      </w:ins>
      <w:r w:rsidRPr="00CA733E">
        <w:rPr>
          <w:rFonts w:ascii="B Lotus" w:eastAsia="Calibri" w:hAnsi="B Lotus" w:cs="B Lotus"/>
          <w:sz w:val="24"/>
          <w:szCs w:val="24"/>
          <w:rtl/>
        </w:rPr>
        <w:t xml:space="preserve">از روابـط </w:t>
      </w:r>
      <w:r w:rsidRPr="00CA733E">
        <w:rPr>
          <w:rFonts w:ascii="B Lotus" w:eastAsia="Calibri" w:hAnsi="B Lotus" w:cs="B Lotus"/>
          <w:sz w:val="24"/>
          <w:szCs w:val="24"/>
          <w:rtl/>
        </w:rPr>
        <w:lastRenderedPageBreak/>
        <w:t xml:space="preserve">پیچیـده انسـان و محـیط </w:t>
      </w:r>
      <w:r w:rsidRPr="005A0AF7">
        <w:rPr>
          <w:rFonts w:ascii="B Lotus" w:eastAsia="Calibri" w:hAnsi="B Lotus" w:cs="B Lotus"/>
          <w:sz w:val="24"/>
          <w:szCs w:val="24"/>
          <w:rtl/>
        </w:rPr>
        <w:t>تلقـی می</w:t>
      </w:r>
      <w:ins w:id="3273" w:author="Mehrnazi Boojari" w:date="2019-01-10T06:34:00Z">
        <w:r w:rsidR="00CD4BA1">
          <w:rPr>
            <w:rFonts w:ascii="B Lotus" w:eastAsia="Calibri" w:hAnsi="B Lotus" w:cs="B Nazanin" w:hint="cs"/>
            <w:sz w:val="24"/>
            <w:szCs w:val="24"/>
            <w:rtl/>
          </w:rPr>
          <w:t>‌</w:t>
        </w:r>
      </w:ins>
      <w:r w:rsidRPr="005A0AF7">
        <w:rPr>
          <w:rFonts w:ascii="B Lotus" w:eastAsia="Calibri" w:hAnsi="B Lotus" w:cs="B Lotus"/>
          <w:sz w:val="24"/>
          <w:szCs w:val="24"/>
          <w:rtl/>
        </w:rPr>
        <w:t>شـود</w:t>
      </w:r>
      <w:del w:id="3274" w:author="Mehrnazi Boojari" w:date="2019-01-10T06:34:00Z">
        <w:r w:rsidRPr="005A0AF7" w:rsidDel="00CD4BA1">
          <w:rPr>
            <w:rFonts w:ascii="B Lotus" w:eastAsia="Calibri" w:hAnsi="B Lotus" w:cs="B Lotus"/>
            <w:sz w:val="24"/>
            <w:szCs w:val="24"/>
            <w:rtl/>
          </w:rPr>
          <w:delText xml:space="preserve">، </w:delText>
        </w:r>
      </w:del>
      <w:ins w:id="3275" w:author="Mehrnazi Boojari" w:date="2019-01-10T06:34:00Z">
        <w:r w:rsidR="00CD4BA1">
          <w:rPr>
            <w:rFonts w:ascii="B Lotus" w:eastAsia="Calibri" w:hAnsi="B Lotus" w:cs="B Lotus" w:hint="cs"/>
            <w:sz w:val="24"/>
            <w:szCs w:val="24"/>
            <w:rtl/>
          </w:rPr>
          <w:t>.</w:t>
        </w:r>
        <w:r w:rsidR="00CD4BA1" w:rsidRPr="005A0AF7">
          <w:rPr>
            <w:rFonts w:ascii="B Lotus" w:eastAsia="Calibri" w:hAnsi="B Lotus" w:cs="B Lotus"/>
            <w:sz w:val="24"/>
            <w:szCs w:val="24"/>
            <w:rtl/>
          </w:rPr>
          <w:t xml:space="preserve"> </w:t>
        </w:r>
      </w:ins>
      <w:r w:rsidRPr="005A0AF7">
        <w:rPr>
          <w:rFonts w:ascii="B Lotus" w:eastAsia="Calibri" w:hAnsi="B Lotus" w:cs="B Lotus"/>
          <w:sz w:val="24"/>
          <w:szCs w:val="24"/>
          <w:rtl/>
        </w:rPr>
        <w:t xml:space="preserve">مسـکن </w:t>
      </w:r>
      <w:del w:id="3276" w:author="Mehrnazi Boojari" w:date="2019-01-07T10:03:00Z">
        <w:r w:rsidRPr="005A0AF7" w:rsidDel="00A31D6F">
          <w:rPr>
            <w:rFonts w:ascii="B Lotus" w:eastAsia="Calibri" w:hAnsi="B Lotus" w:cs="B Lotus"/>
            <w:sz w:val="24"/>
            <w:szCs w:val="24"/>
            <w:rtl/>
          </w:rPr>
          <w:delText>روسـتائی</w:delText>
        </w:r>
      </w:del>
      <w:ins w:id="3277" w:author="Mehrnazi Boojari" w:date="2019-01-07T10:03:00Z">
        <w:r w:rsidR="00A31D6F">
          <w:rPr>
            <w:rFonts w:ascii="B Lotus" w:eastAsia="Calibri" w:hAnsi="B Lotus" w:cs="B Lotus"/>
            <w:sz w:val="24"/>
            <w:szCs w:val="24"/>
            <w:rtl/>
          </w:rPr>
          <w:t>روستایی</w:t>
        </w:r>
      </w:ins>
      <w:r w:rsidRPr="005A0AF7">
        <w:rPr>
          <w:rFonts w:ascii="B Lotus" w:eastAsia="Calibri" w:hAnsi="B Lotus" w:cs="B Lotus"/>
          <w:sz w:val="24"/>
          <w:szCs w:val="24"/>
          <w:rtl/>
        </w:rPr>
        <w:t xml:space="preserve">ان </w:t>
      </w:r>
      <w:del w:id="3278" w:author="Mehrnazi Boojari" w:date="2019-01-08T01:34:00Z">
        <w:r w:rsidRPr="005A0AF7" w:rsidDel="007B349F">
          <w:rPr>
            <w:rFonts w:ascii="B Lotus" w:eastAsia="Calibri" w:hAnsi="B Lotus" w:cs="B Lotus"/>
            <w:sz w:val="24"/>
            <w:szCs w:val="24"/>
            <w:rtl/>
          </w:rPr>
          <w:delText xml:space="preserve">معمـولاً </w:delText>
        </w:r>
      </w:del>
      <w:ins w:id="3279" w:author="Mehrnazi Boojari" w:date="2019-01-08T01:34:00Z">
        <w:r w:rsidR="007B349F">
          <w:rPr>
            <w:rFonts w:ascii="B Lotus" w:eastAsia="Calibri" w:hAnsi="B Lotus" w:cs="B Lotus"/>
            <w:sz w:val="24"/>
            <w:szCs w:val="24"/>
            <w:rtl/>
          </w:rPr>
          <w:t xml:space="preserve">اغلب </w:t>
        </w:r>
      </w:ins>
      <w:r w:rsidRPr="005A0AF7">
        <w:rPr>
          <w:rFonts w:ascii="B Lotus" w:eastAsia="Calibri" w:hAnsi="B Lotus" w:cs="B Lotus"/>
          <w:sz w:val="24"/>
          <w:szCs w:val="24"/>
          <w:rtl/>
        </w:rPr>
        <w:t>اسـتراحت</w:t>
      </w:r>
      <w:ins w:id="3280" w:author="Mehrnazi Boojari" w:date="2019-01-10T06:34:00Z">
        <w:r w:rsidR="00CD4BA1">
          <w:rPr>
            <w:rFonts w:ascii="B Lotus" w:eastAsia="Calibri" w:hAnsi="B Lotus" w:cs="B Nazanin" w:hint="cs"/>
            <w:sz w:val="24"/>
            <w:szCs w:val="24"/>
            <w:rtl/>
          </w:rPr>
          <w:t>‌</w:t>
        </w:r>
      </w:ins>
      <w:r w:rsidRPr="005A0AF7">
        <w:rPr>
          <w:rFonts w:ascii="B Lotus" w:eastAsia="Calibri" w:hAnsi="B Lotus" w:cs="B Lotus"/>
          <w:sz w:val="24"/>
          <w:szCs w:val="24"/>
          <w:rtl/>
        </w:rPr>
        <w:t>گاه و محـل زندگی خانوادگی و ت</w:t>
      </w:r>
      <w:del w:id="3281" w:author="Mehrnazi Boojari" w:date="2019-01-10T06:34:00Z">
        <w:r w:rsidRPr="005A0AF7" w:rsidDel="00CD4BA1">
          <w:rPr>
            <w:rFonts w:ascii="B Lotus" w:eastAsia="Calibri" w:hAnsi="B Lotus" w:cs="B Lotus"/>
            <w:sz w:val="24"/>
            <w:szCs w:val="24"/>
            <w:rtl/>
          </w:rPr>
          <w:delText>ا</w:delText>
        </w:r>
      </w:del>
      <w:ins w:id="3282" w:author="Mehrnazi Boojari" w:date="2019-01-10T06:34:00Z">
        <w:r w:rsidR="00CD4BA1">
          <w:rPr>
            <w:rFonts w:ascii="B Lotus" w:eastAsia="Calibri" w:hAnsi="B Lotus" w:cs="B Lotus" w:hint="cs"/>
            <w:sz w:val="24"/>
            <w:szCs w:val="24"/>
            <w:rtl/>
          </w:rPr>
          <w:t>أ</w:t>
        </w:r>
      </w:ins>
      <w:r w:rsidRPr="005A0AF7">
        <w:rPr>
          <w:rFonts w:ascii="B Lotus" w:eastAsia="Calibri" w:hAnsi="B Lotus" w:cs="B Lotus"/>
          <w:sz w:val="24"/>
          <w:szCs w:val="24"/>
          <w:rtl/>
        </w:rPr>
        <w:t>مین</w:t>
      </w:r>
      <w:del w:id="3283" w:author="Mehrnazi Boojari" w:date="2019-01-07T10:41:00Z">
        <w:r w:rsidRPr="005A0AF7" w:rsidDel="006A1F1D">
          <w:rPr>
            <w:rFonts w:ascii="B Lotus" w:eastAsia="Calibri" w:hAnsi="B Lotus" w:cs="B Lotus"/>
            <w:sz w:val="24"/>
            <w:szCs w:val="24"/>
            <w:rtl/>
          </w:rPr>
          <w:delText xml:space="preserve"> کننده </w:delText>
        </w:r>
      </w:del>
      <w:ins w:id="3284" w:author="Mehrnazi Boojari" w:date="2019-01-07T10:41: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کننده </w:t>
        </w:r>
      </w:ins>
      <w:r w:rsidRPr="005A0AF7">
        <w:rPr>
          <w:rFonts w:ascii="B Lotus" w:eastAsia="Calibri" w:hAnsi="B Lotus" w:cs="B Lotus"/>
          <w:sz w:val="24"/>
          <w:szCs w:val="24"/>
          <w:rtl/>
        </w:rPr>
        <w:t>اهداف اقتصادی آنان</w:t>
      </w:r>
      <w:del w:id="3285" w:author="Mehrnazi Boojari" w:date="2019-01-07T09:49:00Z">
        <w:r w:rsidRPr="005A0AF7" w:rsidDel="006F7CCF">
          <w:rPr>
            <w:rFonts w:ascii="B Lotus" w:eastAsia="Calibri" w:hAnsi="B Lotus" w:cs="B Lotus"/>
            <w:sz w:val="24"/>
            <w:szCs w:val="24"/>
            <w:rtl/>
          </w:rPr>
          <w:delText xml:space="preserve"> می </w:delText>
        </w:r>
      </w:del>
      <w:del w:id="3286" w:author="Mehrnazi Boojari" w:date="2019-01-07T10:29:00Z">
        <w:r w:rsidRPr="005A0AF7" w:rsidDel="006C73A5">
          <w:rPr>
            <w:rFonts w:ascii="B Lotus" w:eastAsia="Calibri" w:hAnsi="B Lotus" w:cs="B Lotus"/>
            <w:sz w:val="24"/>
            <w:szCs w:val="24"/>
            <w:rtl/>
          </w:rPr>
          <w:delText>باشد</w:delText>
        </w:r>
      </w:del>
      <w:ins w:id="3287" w:author="Mehrnazi Boojari" w:date="2019-01-07T10:29:00Z">
        <w:r w:rsidR="006C73A5">
          <w:rPr>
            <w:rFonts w:ascii="B Lotus" w:eastAsia="Calibri" w:hAnsi="B Lotus" w:cs="B Lotus"/>
            <w:sz w:val="24"/>
            <w:szCs w:val="24"/>
            <w:rtl/>
          </w:rPr>
          <w:t xml:space="preserve"> است</w:t>
        </w:r>
      </w:ins>
      <w:ins w:id="3288" w:author="Mehrnazi Boojari" w:date="2019-01-10T06:34:00Z">
        <w:r w:rsidR="00CD4BA1">
          <w:rPr>
            <w:rFonts w:ascii="B Lotus" w:eastAsia="Calibri" w:hAnsi="B Lotus" w:cs="B Lotus" w:hint="cs"/>
            <w:sz w:val="24"/>
            <w:szCs w:val="24"/>
            <w:rtl/>
          </w:rPr>
          <w:t xml:space="preserve"> </w:t>
        </w:r>
      </w:ins>
      <w:r w:rsidR="00CA733E" w:rsidRPr="005A0AF7">
        <w:rPr>
          <w:rFonts w:ascii="B Lotus" w:eastAsia="Calibri" w:hAnsi="B Lotus" w:cs="B Lotus" w:hint="cs"/>
          <w:sz w:val="24"/>
          <w:szCs w:val="24"/>
          <w:rtl/>
          <w:lang w:bidi="fa-IR"/>
        </w:rPr>
        <w:t>(کلاشمی و کبیری،</w:t>
      </w:r>
      <w:ins w:id="3289" w:author="Mehrnazi Boojari" w:date="2019-01-10T06:34:00Z">
        <w:r w:rsidR="00CD4BA1">
          <w:rPr>
            <w:rFonts w:ascii="B Lotus" w:eastAsia="Calibri" w:hAnsi="B Lotus" w:cs="B Lotus" w:hint="cs"/>
            <w:sz w:val="24"/>
            <w:szCs w:val="24"/>
            <w:rtl/>
            <w:lang w:bidi="fa-IR"/>
          </w:rPr>
          <w:t xml:space="preserve"> </w:t>
        </w:r>
      </w:ins>
      <w:r w:rsidR="00CA733E" w:rsidRPr="005A0AF7">
        <w:rPr>
          <w:rFonts w:ascii="B Lotus" w:eastAsia="Calibri" w:hAnsi="B Lotus" w:cs="B Lotus" w:hint="cs"/>
          <w:sz w:val="24"/>
          <w:szCs w:val="24"/>
          <w:rtl/>
          <w:lang w:bidi="fa-IR"/>
        </w:rPr>
        <w:t>1395)</w:t>
      </w:r>
      <w:ins w:id="3290" w:author="Mehrnazi Boojari" w:date="2019-01-16T00:44:00Z">
        <w:r w:rsidR="000C2A38">
          <w:rPr>
            <w:rFonts w:ascii="B Lotus" w:eastAsia="Calibri" w:hAnsi="B Lotus" w:cs="B Lotus" w:hint="cs"/>
            <w:sz w:val="24"/>
            <w:szCs w:val="24"/>
            <w:rtl/>
            <w:lang w:bidi="fa-IR"/>
          </w:rPr>
          <w:t>.</w:t>
        </w:r>
      </w:ins>
      <w:del w:id="3291" w:author="Mehrnazi Boojari" w:date="2019-01-10T06:34:00Z">
        <w:r w:rsidR="00CA733E" w:rsidRPr="005A0AF7" w:rsidDel="00CD4BA1">
          <w:rPr>
            <w:rFonts w:ascii="B Lotus" w:eastAsia="Calibri" w:hAnsi="B Lotus" w:cs="B Lotus"/>
            <w:sz w:val="24"/>
            <w:szCs w:val="24"/>
            <w:rtl/>
            <w:lang w:bidi="fa-IR"/>
          </w:rPr>
          <w:delText>.</w:delText>
        </w:r>
      </w:del>
      <w:del w:id="3292" w:author="Mehrnazi Boojari" w:date="2019-01-07T09:57:00Z">
        <w:r w:rsidR="00CA733E" w:rsidRPr="005A0AF7" w:rsidDel="00A31D6F">
          <w:rPr>
            <w:rFonts w:ascii="B Lotus" w:eastAsia="Calibri" w:hAnsi="B Lotus" w:cs="B Lotus"/>
            <w:sz w:val="24"/>
            <w:szCs w:val="24"/>
            <w:rtl/>
            <w:lang w:bidi="fa-IR"/>
          </w:rPr>
          <w:delText xml:space="preserve"> </w:delText>
        </w:r>
        <w:r w:rsidRPr="005A0AF7" w:rsidDel="00A31D6F">
          <w:rPr>
            <w:rFonts w:ascii="B Lotus" w:eastAsia="Calibri" w:hAnsi="B Lotus" w:cs="B Lotus"/>
            <w:sz w:val="24"/>
            <w:szCs w:val="24"/>
            <w:rtl/>
            <w:lang w:bidi="fa-IR"/>
          </w:rPr>
          <w:delText xml:space="preserve"> </w:delText>
        </w:r>
      </w:del>
    </w:p>
    <w:p w14:paraId="40B057C8" w14:textId="77777777" w:rsidR="00A06196" w:rsidRPr="005A0AF7" w:rsidRDefault="00A06196" w:rsidP="00D04785">
      <w:pPr>
        <w:pStyle w:val="Heading3"/>
        <w:rPr>
          <w:rtl/>
        </w:rPr>
      </w:pPr>
      <w:bookmarkStart w:id="3293" w:name="_Toc533781175"/>
      <w:bookmarkStart w:id="3294" w:name="_Toc533782131"/>
      <w:r w:rsidRPr="005A0AF7">
        <w:rPr>
          <w:rFonts w:hint="cs"/>
          <w:rtl/>
        </w:rPr>
        <w:t>شاخص</w:t>
      </w:r>
      <w:ins w:id="3295" w:author="Mehrnazi Boojari" w:date="2019-01-10T06:34:00Z">
        <w:r w:rsidR="008A528E">
          <w:rPr>
            <w:rFonts w:hint="cs"/>
            <w:rtl/>
          </w:rPr>
          <w:t>‌</w:t>
        </w:r>
      </w:ins>
      <w:del w:id="3296" w:author="Mehrnazi Boojari" w:date="2019-01-07T09:46:00Z">
        <w:r w:rsidRPr="005A0AF7" w:rsidDel="006F7CCF">
          <w:rPr>
            <w:rFonts w:hint="cs"/>
            <w:rtl/>
          </w:rPr>
          <w:delText xml:space="preserve"> های </w:delText>
        </w:r>
      </w:del>
      <w:ins w:id="3297" w:author="Mehrnazi Boojari" w:date="2019-01-07T09:46:00Z">
        <w:r w:rsidR="006F7CCF">
          <w:rPr>
            <w:rFonts w:hint="cs"/>
            <w:rtl/>
          </w:rPr>
          <w:t xml:space="preserve">‌های </w:t>
        </w:r>
      </w:ins>
      <w:r w:rsidRPr="005A0AF7">
        <w:rPr>
          <w:rFonts w:hint="cs"/>
          <w:rtl/>
        </w:rPr>
        <w:t>مسکن روستایی با توجه به ملاحظات و شرایط روستاهای ایران</w:t>
      </w:r>
      <w:bookmarkEnd w:id="3293"/>
      <w:bookmarkEnd w:id="3294"/>
    </w:p>
    <w:p w14:paraId="48245D03" w14:textId="77777777" w:rsidR="00A06196" w:rsidRPr="00CA733E" w:rsidRDefault="00A06196" w:rsidP="008A528E">
      <w:pPr>
        <w:bidi/>
        <w:ind w:firstLine="288"/>
        <w:jc w:val="both"/>
        <w:rPr>
          <w:rFonts w:ascii="B Lotus" w:eastAsia="Calibri" w:hAnsi="B Lotus" w:cs="B Lotus"/>
          <w:sz w:val="24"/>
          <w:szCs w:val="24"/>
          <w:rtl/>
        </w:rPr>
      </w:pPr>
      <w:r w:rsidRPr="005A0AF7">
        <w:rPr>
          <w:rFonts w:ascii="B Lotus" w:eastAsia="Calibri" w:hAnsi="B Lotus" w:cs="B Lotus" w:hint="cs"/>
          <w:sz w:val="24"/>
          <w:szCs w:val="24"/>
          <w:rtl/>
        </w:rPr>
        <w:t xml:space="preserve">تدوین یک برنامه برای بخش مسکن نیازمند یک شناخت کامل و تجزیه و تحلیل عمیق ابعاد گسترده مسکن و عوامل </w:t>
      </w:r>
      <w:del w:id="3298" w:author="Mehrnazi Boojari" w:date="2019-01-08T03:19:00Z">
        <w:r w:rsidRPr="005A0AF7" w:rsidDel="006770E1">
          <w:rPr>
            <w:rFonts w:ascii="B Lotus" w:eastAsia="Calibri" w:hAnsi="B Lotus" w:cs="B Lotus" w:hint="cs"/>
            <w:sz w:val="24"/>
            <w:szCs w:val="24"/>
            <w:rtl/>
          </w:rPr>
          <w:delText>موثر</w:delText>
        </w:r>
      </w:del>
      <w:ins w:id="3299" w:author="Mehrnazi Boojari" w:date="2019-01-08T03:19:00Z">
        <w:r w:rsidR="006770E1">
          <w:rPr>
            <w:rFonts w:ascii="B Lotus" w:eastAsia="Calibri" w:hAnsi="B Lotus" w:cs="B Lotus" w:hint="cs"/>
            <w:sz w:val="24"/>
            <w:szCs w:val="24"/>
            <w:rtl/>
          </w:rPr>
          <w:t>مؤثر</w:t>
        </w:r>
      </w:ins>
      <w:r w:rsidRPr="005A0AF7">
        <w:rPr>
          <w:rFonts w:ascii="B Lotus" w:eastAsia="Calibri" w:hAnsi="B Lotus" w:cs="B Lotus" w:hint="cs"/>
          <w:sz w:val="24"/>
          <w:szCs w:val="24"/>
          <w:rtl/>
        </w:rPr>
        <w:t xml:space="preserve"> بر آن است</w:t>
      </w:r>
      <w:del w:id="3300" w:author="Mehrnazi Boojari" w:date="2019-01-07T09:53:00Z">
        <w:r w:rsidRPr="005A0AF7" w:rsidDel="006F7CCF">
          <w:rPr>
            <w:rFonts w:ascii="B Lotus" w:eastAsia="Calibri" w:hAnsi="B Lotus" w:cs="B Lotus" w:hint="cs"/>
            <w:sz w:val="24"/>
            <w:szCs w:val="24"/>
            <w:rtl/>
          </w:rPr>
          <w:delText xml:space="preserve"> . </w:delText>
        </w:r>
      </w:del>
      <w:ins w:id="3301" w:author="Mehrnazi Boojari" w:date="2019-01-07T09:53:00Z">
        <w:r w:rsidR="006F7CCF">
          <w:rPr>
            <w:rFonts w:ascii="B Lotus" w:eastAsia="Calibri" w:hAnsi="B Lotus" w:cs="B Lotus" w:hint="cs"/>
            <w:sz w:val="24"/>
            <w:szCs w:val="24"/>
            <w:rtl/>
          </w:rPr>
          <w:t xml:space="preserve">. </w:t>
        </w:r>
      </w:ins>
      <w:r w:rsidRPr="005A0AF7">
        <w:rPr>
          <w:rFonts w:ascii="B Lotus" w:eastAsia="Calibri" w:hAnsi="B Lotus" w:cs="B Lotus" w:hint="cs"/>
          <w:sz w:val="24"/>
          <w:szCs w:val="24"/>
          <w:rtl/>
        </w:rPr>
        <w:t>در این میان</w:t>
      </w:r>
      <w:ins w:id="3302" w:author="Mehrnazi Boojari" w:date="2019-01-10T06:35:00Z">
        <w:r w:rsidR="008A528E">
          <w:rPr>
            <w:rFonts w:ascii="B Lotus" w:eastAsia="Calibri" w:hAnsi="B Lotus" w:cs="B Lotus" w:hint="cs"/>
            <w:sz w:val="24"/>
            <w:szCs w:val="24"/>
            <w:rtl/>
          </w:rPr>
          <w:t>،</w:t>
        </w:r>
      </w:ins>
      <w:r w:rsidRPr="005A0AF7">
        <w:rPr>
          <w:rFonts w:ascii="B Lotus" w:eastAsia="Calibri" w:hAnsi="B Lotus" w:cs="B Lotus" w:hint="cs"/>
          <w:sz w:val="24"/>
          <w:szCs w:val="24"/>
          <w:rtl/>
        </w:rPr>
        <w:t xml:space="preserve"> پرداختن به شاخص</w:t>
      </w:r>
      <w:del w:id="3303" w:author="Mehrnazi Boojari" w:date="2019-01-07T09:46:00Z">
        <w:r w:rsidRPr="005A0AF7" w:rsidDel="006F7CCF">
          <w:rPr>
            <w:rFonts w:ascii="B Lotus" w:eastAsia="Calibri" w:hAnsi="B Lotus" w:cs="B Lotus" w:hint="cs"/>
            <w:sz w:val="24"/>
            <w:szCs w:val="24"/>
            <w:rtl/>
          </w:rPr>
          <w:delText xml:space="preserve"> های </w:delText>
        </w:r>
      </w:del>
      <w:ins w:id="3304" w:author="Mehrnazi Boojari" w:date="2019-01-07T09:46:00Z">
        <w:r w:rsidR="006F7CCF">
          <w:rPr>
            <w:rFonts w:ascii="B Lotus" w:eastAsia="Calibri" w:hAnsi="B Lotus" w:cs="B Lotus" w:hint="cs"/>
            <w:sz w:val="24"/>
            <w:szCs w:val="24"/>
            <w:rtl/>
          </w:rPr>
          <w:t xml:space="preserve">‌های </w:t>
        </w:r>
      </w:ins>
      <w:r w:rsidRPr="005A0AF7">
        <w:rPr>
          <w:rFonts w:ascii="B Lotus" w:eastAsia="Calibri" w:hAnsi="B Lotus" w:cs="B Lotus" w:hint="cs"/>
          <w:sz w:val="24"/>
          <w:szCs w:val="24"/>
          <w:rtl/>
        </w:rPr>
        <w:t xml:space="preserve">مسکن </w:t>
      </w:r>
      <w:del w:id="3305" w:author="Mehrnazi Boojari" w:date="2019-01-07T23:28:00Z">
        <w:r w:rsidRPr="005A0AF7" w:rsidDel="00FB0B67">
          <w:rPr>
            <w:rFonts w:ascii="B Lotus" w:eastAsia="Calibri" w:hAnsi="B Lotus" w:cs="B Lotus" w:hint="cs"/>
            <w:sz w:val="24"/>
            <w:szCs w:val="24"/>
            <w:rtl/>
          </w:rPr>
          <w:delText>به عنوان</w:delText>
        </w:r>
      </w:del>
      <w:ins w:id="3306" w:author="Mehrnazi Boojari" w:date="2019-01-07T23:28:00Z">
        <w:r w:rsidR="00FB0B67">
          <w:rPr>
            <w:rFonts w:ascii="B Lotus" w:eastAsia="Calibri" w:hAnsi="B Lotus" w:cs="B Lotus" w:hint="cs"/>
            <w:sz w:val="24"/>
            <w:szCs w:val="24"/>
            <w:rtl/>
          </w:rPr>
          <w:t>به‌مثابۀ</w:t>
        </w:r>
      </w:ins>
      <w:r w:rsidRPr="005A0AF7">
        <w:rPr>
          <w:rFonts w:ascii="B Lotus" w:eastAsia="Calibri" w:hAnsi="B Lotus" w:cs="B Lotus" w:hint="cs"/>
          <w:sz w:val="24"/>
          <w:szCs w:val="24"/>
          <w:rtl/>
        </w:rPr>
        <w:t xml:space="preserve"> کلیدی</w:t>
      </w:r>
      <w:del w:id="3307" w:author="Mehrnazi Boojari" w:date="2019-01-07T10:56:00Z">
        <w:r w:rsidRPr="005A0AF7" w:rsidDel="006A1F1D">
          <w:rPr>
            <w:rFonts w:ascii="B Lotus" w:eastAsia="Calibri" w:hAnsi="B Lotus" w:cs="B Lotus" w:hint="cs"/>
            <w:sz w:val="24"/>
            <w:szCs w:val="24"/>
            <w:rtl/>
          </w:rPr>
          <w:delText xml:space="preserve"> ترین </w:delText>
        </w:r>
      </w:del>
      <w:ins w:id="3308" w:author="Mehrnazi Boojari" w:date="2019-01-07T10:56:00Z">
        <w:r w:rsidR="006A1F1D">
          <w:rPr>
            <w:rFonts w:ascii="B Lotus" w:eastAsia="Calibri" w:hAnsi="B Lotus" w:cs="B Lotus" w:hint="cs"/>
            <w:sz w:val="24"/>
            <w:szCs w:val="24"/>
            <w:rtl/>
          </w:rPr>
          <w:t xml:space="preserve">‌ترین </w:t>
        </w:r>
      </w:ins>
      <w:r w:rsidRPr="005A0AF7">
        <w:rPr>
          <w:rFonts w:ascii="B Lotus" w:eastAsia="Calibri" w:hAnsi="B Lotus" w:cs="B Lotus" w:hint="cs"/>
          <w:sz w:val="24"/>
          <w:szCs w:val="24"/>
          <w:rtl/>
        </w:rPr>
        <w:t>ابزار برنامه</w:t>
      </w:r>
      <w:del w:id="3309" w:author="Mehrnazi Boojari" w:date="2019-01-07T10:05:00Z">
        <w:r w:rsidRPr="005A0AF7" w:rsidDel="00A31D6F">
          <w:rPr>
            <w:rFonts w:ascii="B Lotus" w:eastAsia="Calibri" w:hAnsi="B Lotus" w:cs="B Lotus" w:hint="cs"/>
            <w:sz w:val="24"/>
            <w:szCs w:val="24"/>
            <w:rtl/>
          </w:rPr>
          <w:delText xml:space="preserve"> ریزی </w:delText>
        </w:r>
      </w:del>
      <w:ins w:id="3310" w:author="Mehrnazi Boojari" w:date="2019-01-07T10:05:00Z">
        <w:r w:rsidR="00A31D6F">
          <w:rPr>
            <w:rFonts w:ascii="B Lotus" w:eastAsia="Calibri" w:hAnsi="B Lotus" w:cs="B Lotus" w:hint="cs"/>
            <w:sz w:val="24"/>
            <w:szCs w:val="24"/>
            <w:rtl/>
          </w:rPr>
          <w:t xml:space="preserve">‌ریزی </w:t>
        </w:r>
      </w:ins>
      <w:r w:rsidRPr="005A0AF7">
        <w:rPr>
          <w:rFonts w:ascii="B Lotus" w:eastAsia="Calibri" w:hAnsi="B Lotus" w:cs="B Lotus" w:hint="cs"/>
          <w:sz w:val="24"/>
          <w:szCs w:val="24"/>
          <w:rtl/>
        </w:rPr>
        <w:t>و تشکیل</w:t>
      </w:r>
      <w:ins w:id="3311" w:author="Mehrnazi Boojari" w:date="2019-01-08T02:04:00Z">
        <w:r w:rsidR="00310BDA">
          <w:rPr>
            <w:rFonts w:ascii="B Lotus" w:eastAsia="Calibri" w:hAnsi="B Lotus" w:cs="B Nazanin" w:hint="cs"/>
            <w:sz w:val="24"/>
            <w:szCs w:val="24"/>
            <w:rtl/>
          </w:rPr>
          <w:t>‌</w:t>
        </w:r>
      </w:ins>
      <w:del w:id="3312" w:author="Mehrnazi Boojari" w:date="2019-01-08T02:04:00Z">
        <w:r w:rsidRPr="005A0AF7" w:rsidDel="00310BDA">
          <w:rPr>
            <w:rFonts w:ascii="B Lotus" w:eastAsia="Calibri" w:hAnsi="B Lotus" w:cs="B Lotus" w:hint="cs"/>
            <w:sz w:val="24"/>
            <w:szCs w:val="24"/>
            <w:rtl/>
          </w:rPr>
          <w:delText xml:space="preserve"> </w:delText>
        </w:r>
      </w:del>
      <w:r w:rsidRPr="005A0AF7">
        <w:rPr>
          <w:rFonts w:ascii="B Lotus" w:eastAsia="Calibri" w:hAnsi="B Lotus" w:cs="B Lotus" w:hint="cs"/>
          <w:sz w:val="24"/>
          <w:szCs w:val="24"/>
          <w:rtl/>
        </w:rPr>
        <w:t>دهنده شالوده اصلی آن</w:t>
      </w:r>
      <w:del w:id="3313" w:author="Mehrnazi Boojari" w:date="2019-01-07T09:49:00Z">
        <w:r w:rsidRPr="005A0AF7" w:rsidDel="006F7CCF">
          <w:rPr>
            <w:rFonts w:ascii="B Lotus" w:eastAsia="Calibri" w:hAnsi="B Lotus" w:cs="B Lotus" w:hint="cs"/>
            <w:sz w:val="24"/>
            <w:szCs w:val="24"/>
            <w:rtl/>
          </w:rPr>
          <w:delText xml:space="preserve"> می </w:delText>
        </w:r>
      </w:del>
      <w:ins w:id="3314" w:author="Mehrnazi Boojari" w:date="2019-01-07T09:49:00Z">
        <w:r w:rsidR="006F7CCF">
          <w:rPr>
            <w:rFonts w:ascii="B Lotus" w:eastAsia="Calibri" w:hAnsi="B Lotus" w:cs="B Lotus" w:hint="cs"/>
            <w:sz w:val="24"/>
            <w:szCs w:val="24"/>
            <w:rtl/>
          </w:rPr>
          <w:t xml:space="preserve"> می‌</w:t>
        </w:r>
      </w:ins>
      <w:r w:rsidRPr="005A0AF7">
        <w:rPr>
          <w:rFonts w:ascii="B Lotus" w:eastAsia="Calibri" w:hAnsi="B Lotus" w:cs="B Lotus" w:hint="cs"/>
          <w:sz w:val="24"/>
          <w:szCs w:val="24"/>
          <w:rtl/>
        </w:rPr>
        <w:t xml:space="preserve">توان از اهمیت </w:t>
      </w:r>
      <w:del w:id="3315" w:author="Mehrnazi Boojari" w:date="2019-01-10T06:35:00Z">
        <w:r w:rsidRPr="005A0AF7" w:rsidDel="008A528E">
          <w:rPr>
            <w:rFonts w:ascii="B Lotus" w:eastAsia="Calibri" w:hAnsi="B Lotus" w:cs="B Lotus" w:hint="cs"/>
            <w:sz w:val="24"/>
            <w:szCs w:val="24"/>
            <w:rtl/>
          </w:rPr>
          <w:delText xml:space="preserve">بالایی </w:delText>
        </w:r>
      </w:del>
      <w:ins w:id="3316" w:author="Mehrnazi Boojari" w:date="2019-01-10T06:35:00Z">
        <w:r w:rsidR="008A528E">
          <w:rPr>
            <w:rFonts w:ascii="B Lotus" w:eastAsia="Calibri" w:hAnsi="B Lotus" w:cs="B Lotus" w:hint="cs"/>
            <w:sz w:val="24"/>
            <w:szCs w:val="24"/>
            <w:rtl/>
          </w:rPr>
          <w:t>زیادی</w:t>
        </w:r>
        <w:r w:rsidR="008A528E" w:rsidRPr="005A0AF7">
          <w:rPr>
            <w:rFonts w:ascii="B Lotus" w:eastAsia="Calibri" w:hAnsi="B Lotus" w:cs="B Lotus" w:hint="cs"/>
            <w:sz w:val="24"/>
            <w:szCs w:val="24"/>
            <w:rtl/>
          </w:rPr>
          <w:t xml:space="preserve"> </w:t>
        </w:r>
      </w:ins>
      <w:r w:rsidRPr="005A0AF7">
        <w:rPr>
          <w:rFonts w:ascii="B Lotus" w:eastAsia="Calibri" w:hAnsi="B Lotus" w:cs="B Lotus" w:hint="cs"/>
          <w:sz w:val="24"/>
          <w:szCs w:val="24"/>
          <w:rtl/>
        </w:rPr>
        <w:t>برخوردار باش</w:t>
      </w:r>
      <w:del w:id="3317" w:author="Mehrnazi Boojari" w:date="2019-01-07T10:31:00Z">
        <w:r w:rsidRPr="005A0AF7" w:rsidDel="006C73A5">
          <w:rPr>
            <w:rFonts w:ascii="B Lotus" w:eastAsia="Calibri" w:hAnsi="B Lotus" w:cs="B Lotus" w:hint="cs"/>
            <w:sz w:val="24"/>
            <w:szCs w:val="24"/>
            <w:rtl/>
          </w:rPr>
          <w:delText>د(</w:delText>
        </w:r>
      </w:del>
      <w:ins w:id="3318" w:author="Mehrnazi Boojari" w:date="2019-01-07T10:31:00Z">
        <w:r w:rsidR="006C73A5">
          <w:rPr>
            <w:rFonts w:ascii="B Lotus" w:eastAsia="Calibri" w:hAnsi="B Lotus" w:cs="B Lotus" w:hint="cs"/>
            <w:sz w:val="24"/>
            <w:szCs w:val="24"/>
            <w:rtl/>
          </w:rPr>
          <w:t>د (</w:t>
        </w:r>
      </w:ins>
      <w:r w:rsidRPr="005A0AF7">
        <w:rPr>
          <w:rFonts w:ascii="B Lotus" w:eastAsia="Calibri" w:hAnsi="B Lotus" w:cs="B Lotus" w:hint="cs"/>
          <w:sz w:val="24"/>
          <w:szCs w:val="24"/>
          <w:rtl/>
        </w:rPr>
        <w:t>عزیزی،</w:t>
      </w:r>
      <w:ins w:id="3319" w:author="Mehrnazi Boojari" w:date="2019-01-10T06:35:00Z">
        <w:r w:rsidR="008A528E">
          <w:rPr>
            <w:rFonts w:ascii="B Lotus" w:eastAsia="Calibri" w:hAnsi="B Lotus" w:cs="B Lotus" w:hint="cs"/>
            <w:sz w:val="24"/>
            <w:szCs w:val="24"/>
            <w:rtl/>
          </w:rPr>
          <w:t xml:space="preserve"> </w:t>
        </w:r>
      </w:ins>
      <w:r w:rsidRPr="005A0AF7">
        <w:rPr>
          <w:rFonts w:ascii="B Lotus" w:eastAsia="Calibri" w:hAnsi="B Lotus" w:cs="B Lotus" w:hint="cs"/>
          <w:sz w:val="24"/>
          <w:szCs w:val="24"/>
          <w:rtl/>
        </w:rPr>
        <w:t xml:space="preserve">1383). </w:t>
      </w:r>
      <w:r w:rsidRPr="005A0AF7">
        <w:rPr>
          <w:rFonts w:ascii="B Lotus" w:eastAsia="Calibri" w:hAnsi="B Lotus" w:cs="B Lotus"/>
          <w:sz w:val="24"/>
          <w:szCs w:val="24"/>
          <w:rtl/>
        </w:rPr>
        <w:t>مساکن روستاي</w:t>
      </w:r>
      <w:r w:rsidRPr="005A0AF7">
        <w:rPr>
          <w:rFonts w:ascii="B Lotus" w:eastAsia="Calibri" w:hAnsi="B Lotus" w:cs="B Lotus" w:hint="cs"/>
          <w:sz w:val="24"/>
          <w:szCs w:val="24"/>
          <w:rtl/>
        </w:rPr>
        <w:t>ی</w:t>
      </w:r>
      <w:r w:rsidRPr="005A0AF7">
        <w:rPr>
          <w:rFonts w:ascii="B Lotus" w:eastAsia="Calibri" w:hAnsi="B Lotus" w:cs="B Lotus"/>
          <w:sz w:val="24"/>
          <w:szCs w:val="24"/>
          <w:rtl/>
        </w:rPr>
        <w:t xml:space="preserve"> در ايران با توجه به تنوع اقل</w:t>
      </w:r>
      <w:r w:rsidRPr="005A0AF7">
        <w:rPr>
          <w:rFonts w:ascii="B Lotus" w:eastAsia="Calibri" w:hAnsi="B Lotus" w:cs="B Lotus" w:hint="cs"/>
          <w:sz w:val="24"/>
          <w:szCs w:val="24"/>
          <w:rtl/>
        </w:rPr>
        <w:t>ی</w:t>
      </w:r>
      <w:r w:rsidRPr="005A0AF7">
        <w:rPr>
          <w:rFonts w:ascii="B Lotus" w:eastAsia="Calibri" w:hAnsi="B Lotus" w:cs="B Lotus" w:hint="eastAsia"/>
          <w:sz w:val="24"/>
          <w:szCs w:val="24"/>
          <w:rtl/>
        </w:rPr>
        <w:t>م</w:t>
      </w:r>
      <w:r w:rsidRPr="005A0AF7">
        <w:rPr>
          <w:rFonts w:ascii="B Lotus" w:eastAsia="Calibri" w:hAnsi="B Lotus" w:cs="B Lotus" w:hint="cs"/>
          <w:sz w:val="24"/>
          <w:szCs w:val="24"/>
          <w:rtl/>
        </w:rPr>
        <w:t>ی</w:t>
      </w:r>
      <w:r w:rsidRPr="005A0AF7">
        <w:rPr>
          <w:rFonts w:ascii="B Lotus" w:eastAsia="Calibri" w:hAnsi="B Lotus" w:cs="B Lotus"/>
          <w:sz w:val="24"/>
          <w:szCs w:val="24"/>
          <w:rtl/>
        </w:rPr>
        <w:t xml:space="preserve"> و جغراف</w:t>
      </w:r>
      <w:r w:rsidRPr="005A0AF7">
        <w:rPr>
          <w:rFonts w:ascii="B Lotus" w:eastAsia="Calibri" w:hAnsi="B Lotus" w:cs="B Lotus" w:hint="cs"/>
          <w:sz w:val="24"/>
          <w:szCs w:val="24"/>
          <w:rtl/>
        </w:rPr>
        <w:t>ی</w:t>
      </w:r>
      <w:r w:rsidRPr="005A0AF7">
        <w:rPr>
          <w:rFonts w:ascii="B Lotus" w:eastAsia="Calibri" w:hAnsi="B Lotus" w:cs="B Lotus" w:hint="eastAsia"/>
          <w:sz w:val="24"/>
          <w:szCs w:val="24"/>
          <w:rtl/>
        </w:rPr>
        <w:t>اي</w:t>
      </w:r>
      <w:r w:rsidRPr="005A0AF7">
        <w:rPr>
          <w:rFonts w:ascii="B Lotus" w:eastAsia="Calibri" w:hAnsi="B Lotus" w:cs="B Lotus" w:hint="cs"/>
          <w:sz w:val="24"/>
          <w:szCs w:val="24"/>
          <w:rtl/>
        </w:rPr>
        <w:t>ی</w:t>
      </w:r>
      <w:r w:rsidRPr="005A0AF7">
        <w:rPr>
          <w:rFonts w:ascii="B Lotus" w:eastAsia="Calibri" w:hAnsi="B Lotus" w:cs="B Lotus"/>
          <w:sz w:val="24"/>
          <w:szCs w:val="24"/>
          <w:rtl/>
        </w:rPr>
        <w:t xml:space="preserve"> دارا</w:t>
      </w:r>
      <w:r w:rsidRPr="005A0AF7">
        <w:rPr>
          <w:rFonts w:ascii="B Lotus" w:eastAsia="Calibri" w:hAnsi="B Lotus" w:cs="B Lotus" w:hint="cs"/>
          <w:sz w:val="24"/>
          <w:szCs w:val="24"/>
          <w:rtl/>
        </w:rPr>
        <w:t>ی</w:t>
      </w:r>
      <w:r w:rsidRPr="005A0AF7">
        <w:rPr>
          <w:rFonts w:ascii="B Lotus" w:eastAsia="Calibri" w:hAnsi="B Lotus" w:cs="B Lotus"/>
          <w:sz w:val="24"/>
          <w:szCs w:val="24"/>
          <w:rtl/>
        </w:rPr>
        <w:t xml:space="preserve"> </w:t>
      </w:r>
      <w:del w:id="3320" w:author="Mehrnazi Boojari" w:date="2019-01-10T06:35:00Z">
        <w:r w:rsidRPr="005A0AF7" w:rsidDel="008A528E">
          <w:rPr>
            <w:rFonts w:ascii="B Lotus" w:eastAsia="Calibri" w:hAnsi="B Lotus" w:cs="B Lotus"/>
            <w:sz w:val="24"/>
            <w:szCs w:val="24"/>
            <w:rtl/>
          </w:rPr>
          <w:delText>ت</w:delText>
        </w:r>
        <w:r w:rsidRPr="005A0AF7" w:rsidDel="008A528E">
          <w:rPr>
            <w:rFonts w:ascii="B Lotus" w:eastAsia="Calibri" w:hAnsi="B Lotus" w:cs="B Lotus" w:hint="cs"/>
            <w:sz w:val="24"/>
            <w:szCs w:val="24"/>
            <w:rtl/>
          </w:rPr>
          <w:delText>ی</w:delText>
        </w:r>
        <w:r w:rsidRPr="005A0AF7" w:rsidDel="008A528E">
          <w:rPr>
            <w:rFonts w:ascii="B Lotus" w:eastAsia="Calibri" w:hAnsi="B Lotus" w:cs="B Lotus" w:hint="eastAsia"/>
            <w:sz w:val="24"/>
            <w:szCs w:val="24"/>
            <w:rtl/>
          </w:rPr>
          <w:delText>پها</w:delText>
        </w:r>
        <w:r w:rsidRPr="005A0AF7" w:rsidDel="008A528E">
          <w:rPr>
            <w:rFonts w:ascii="B Lotus" w:eastAsia="Calibri" w:hAnsi="B Lotus" w:cs="B Lotus" w:hint="cs"/>
            <w:sz w:val="24"/>
            <w:szCs w:val="24"/>
            <w:rtl/>
          </w:rPr>
          <w:delText>ی</w:delText>
        </w:r>
        <w:r w:rsidRPr="005A0AF7" w:rsidDel="008A528E">
          <w:rPr>
            <w:rFonts w:ascii="B Lotus" w:eastAsia="Calibri" w:hAnsi="B Lotus" w:cs="B Lotus"/>
            <w:sz w:val="24"/>
            <w:szCs w:val="24"/>
            <w:rtl/>
          </w:rPr>
          <w:delText xml:space="preserve"> </w:delText>
        </w:r>
      </w:del>
      <w:ins w:id="3321" w:author="Mehrnazi Boojari" w:date="2019-01-10T06:35:00Z">
        <w:r w:rsidR="008A528E">
          <w:rPr>
            <w:rFonts w:ascii="B Lotus" w:eastAsia="Calibri" w:hAnsi="B Lotus" w:cs="B Lotus" w:hint="cs"/>
            <w:sz w:val="24"/>
            <w:szCs w:val="24"/>
            <w:rtl/>
          </w:rPr>
          <w:t>انواع</w:t>
        </w:r>
        <w:r w:rsidR="008A528E" w:rsidRPr="005A0AF7">
          <w:rPr>
            <w:rFonts w:ascii="B Lotus" w:eastAsia="Calibri" w:hAnsi="B Lotus" w:cs="B Lotus"/>
            <w:sz w:val="24"/>
            <w:szCs w:val="24"/>
            <w:rtl/>
          </w:rPr>
          <w:t xml:space="preserve"> </w:t>
        </w:r>
      </w:ins>
      <w:r w:rsidRPr="005A0AF7">
        <w:rPr>
          <w:rFonts w:ascii="B Lotus" w:eastAsia="Calibri" w:hAnsi="B Lotus" w:cs="B Lotus"/>
          <w:sz w:val="24"/>
          <w:szCs w:val="24"/>
          <w:rtl/>
        </w:rPr>
        <w:t>مختلف</w:t>
      </w:r>
      <w:r w:rsidRPr="005A0AF7">
        <w:rPr>
          <w:rFonts w:ascii="B Lotus" w:eastAsia="Calibri" w:hAnsi="B Lotus" w:cs="B Lotus" w:hint="cs"/>
          <w:sz w:val="24"/>
          <w:szCs w:val="24"/>
          <w:rtl/>
        </w:rPr>
        <w:t>ی</w:t>
      </w:r>
      <w:r w:rsidRPr="005A0AF7">
        <w:rPr>
          <w:rFonts w:ascii="B Lotus" w:eastAsia="Calibri" w:hAnsi="B Lotus" w:cs="B Lotus"/>
          <w:sz w:val="24"/>
          <w:szCs w:val="24"/>
          <w:rtl/>
        </w:rPr>
        <w:t xml:space="preserve"> است. اين مساکن با توجه</w:t>
      </w:r>
      <w:r w:rsidRPr="005A0AF7">
        <w:rPr>
          <w:rFonts w:ascii="B Lotus" w:eastAsia="Calibri" w:hAnsi="B Lotus" w:cs="B Lotus" w:hint="cs"/>
          <w:sz w:val="24"/>
          <w:szCs w:val="24"/>
          <w:rtl/>
        </w:rPr>
        <w:t xml:space="preserve"> </w:t>
      </w:r>
      <w:r w:rsidRPr="005A0AF7">
        <w:rPr>
          <w:rFonts w:ascii="B Lotus" w:eastAsia="Calibri" w:hAnsi="B Lotus" w:cs="B Lotus" w:hint="eastAsia"/>
          <w:sz w:val="24"/>
          <w:szCs w:val="24"/>
          <w:rtl/>
        </w:rPr>
        <w:t>به</w:t>
      </w:r>
      <w:r w:rsidRPr="005A0AF7">
        <w:rPr>
          <w:rFonts w:ascii="B Lotus" w:eastAsia="Calibri" w:hAnsi="B Lotus" w:cs="B Lotus"/>
          <w:sz w:val="24"/>
          <w:szCs w:val="24"/>
          <w:rtl/>
        </w:rPr>
        <w:t xml:space="preserve"> ويژگ</w:t>
      </w:r>
      <w:r w:rsidRPr="005A0AF7">
        <w:rPr>
          <w:rFonts w:ascii="B Lotus" w:eastAsia="Calibri" w:hAnsi="B Lotus" w:cs="B Lotus" w:hint="cs"/>
          <w:sz w:val="24"/>
          <w:szCs w:val="24"/>
          <w:rtl/>
        </w:rPr>
        <w:t>ی</w:t>
      </w:r>
      <w:ins w:id="3322" w:author="Mehrnazi Boojari" w:date="2019-01-10T06:35:00Z">
        <w:r w:rsidR="008A528E">
          <w:rPr>
            <w:rFonts w:ascii="B Lotus" w:eastAsia="Calibri" w:hAnsi="B Lotus" w:cs="B Nazanin" w:hint="cs"/>
            <w:sz w:val="24"/>
            <w:szCs w:val="24"/>
            <w:rtl/>
          </w:rPr>
          <w:t>‌</w:t>
        </w:r>
      </w:ins>
      <w:r w:rsidRPr="005A0AF7">
        <w:rPr>
          <w:rFonts w:ascii="B Lotus" w:eastAsia="Calibri" w:hAnsi="B Lotus" w:cs="B Lotus" w:hint="eastAsia"/>
          <w:sz w:val="24"/>
          <w:szCs w:val="24"/>
          <w:rtl/>
        </w:rPr>
        <w:t>ها</w:t>
      </w:r>
      <w:r w:rsidRPr="005A0AF7">
        <w:rPr>
          <w:rFonts w:ascii="B Lotus" w:eastAsia="Calibri" w:hAnsi="B Lotus" w:cs="B Lotus" w:hint="cs"/>
          <w:sz w:val="24"/>
          <w:szCs w:val="24"/>
          <w:rtl/>
        </w:rPr>
        <w:t>ی</w:t>
      </w:r>
      <w:r w:rsidRPr="005A0AF7">
        <w:rPr>
          <w:rFonts w:ascii="B Lotus" w:eastAsia="Calibri" w:hAnsi="B Lotus" w:cs="B Lotus"/>
          <w:sz w:val="24"/>
          <w:szCs w:val="24"/>
          <w:rtl/>
        </w:rPr>
        <w:t xml:space="preserve"> جغراف</w:t>
      </w:r>
      <w:r w:rsidRPr="005A0AF7">
        <w:rPr>
          <w:rFonts w:ascii="B Lotus" w:eastAsia="Calibri" w:hAnsi="B Lotus" w:cs="B Lotus" w:hint="cs"/>
          <w:sz w:val="24"/>
          <w:szCs w:val="24"/>
          <w:rtl/>
        </w:rPr>
        <w:t>ی</w:t>
      </w:r>
      <w:r w:rsidRPr="005A0AF7">
        <w:rPr>
          <w:rFonts w:ascii="B Lotus" w:eastAsia="Calibri" w:hAnsi="B Lotus" w:cs="B Lotus" w:hint="eastAsia"/>
          <w:sz w:val="24"/>
          <w:szCs w:val="24"/>
          <w:rtl/>
        </w:rPr>
        <w:t>اي</w:t>
      </w:r>
      <w:r w:rsidRPr="005A0AF7">
        <w:rPr>
          <w:rFonts w:ascii="B Lotus" w:eastAsia="Calibri" w:hAnsi="B Lotus" w:cs="B Lotus" w:hint="cs"/>
          <w:sz w:val="24"/>
          <w:szCs w:val="24"/>
          <w:rtl/>
        </w:rPr>
        <w:t>ی</w:t>
      </w:r>
      <w:r w:rsidRPr="005A0AF7">
        <w:rPr>
          <w:rFonts w:ascii="B Lotus" w:eastAsia="Calibri" w:hAnsi="B Lotus" w:cs="B Lotus" w:hint="eastAsia"/>
          <w:sz w:val="24"/>
          <w:szCs w:val="24"/>
          <w:rtl/>
        </w:rPr>
        <w:t>،</w:t>
      </w:r>
      <w:r w:rsidRPr="005A0AF7">
        <w:rPr>
          <w:rFonts w:ascii="B Lotus" w:eastAsia="Calibri" w:hAnsi="B Lotus" w:cs="B Lotus"/>
          <w:sz w:val="24"/>
          <w:szCs w:val="24"/>
          <w:rtl/>
        </w:rPr>
        <w:t xml:space="preserve"> وضع</w:t>
      </w:r>
      <w:r w:rsidRPr="005A0AF7">
        <w:rPr>
          <w:rFonts w:ascii="B Lotus" w:eastAsia="Calibri" w:hAnsi="B Lotus" w:cs="B Lotus" w:hint="cs"/>
          <w:sz w:val="24"/>
          <w:szCs w:val="24"/>
          <w:rtl/>
        </w:rPr>
        <w:t>ی</w:t>
      </w:r>
      <w:r w:rsidRPr="005A0AF7">
        <w:rPr>
          <w:rFonts w:ascii="B Lotus" w:eastAsia="Calibri" w:hAnsi="B Lotus" w:cs="B Lotus" w:hint="eastAsia"/>
          <w:sz w:val="24"/>
          <w:szCs w:val="24"/>
          <w:rtl/>
        </w:rPr>
        <w:t>ت</w:t>
      </w:r>
      <w:r w:rsidRPr="005A0AF7">
        <w:rPr>
          <w:rFonts w:ascii="B Lotus" w:eastAsia="Calibri" w:hAnsi="B Lotus" w:cs="B Lotus"/>
          <w:sz w:val="24"/>
          <w:szCs w:val="24"/>
          <w:rtl/>
        </w:rPr>
        <w:t xml:space="preserve"> زم</w:t>
      </w:r>
      <w:r w:rsidRPr="005A0AF7">
        <w:rPr>
          <w:rFonts w:ascii="B Lotus" w:eastAsia="Calibri" w:hAnsi="B Lotus" w:cs="B Lotus" w:hint="cs"/>
          <w:sz w:val="24"/>
          <w:szCs w:val="24"/>
          <w:rtl/>
        </w:rPr>
        <w:t>ی</w:t>
      </w:r>
      <w:r w:rsidRPr="005A0AF7">
        <w:rPr>
          <w:rFonts w:ascii="B Lotus" w:eastAsia="Calibri" w:hAnsi="B Lotus" w:cs="B Lotus" w:hint="eastAsia"/>
          <w:sz w:val="24"/>
          <w:szCs w:val="24"/>
          <w:rtl/>
        </w:rPr>
        <w:t>ن،</w:t>
      </w:r>
      <w:r w:rsidRPr="005A0AF7">
        <w:rPr>
          <w:rFonts w:ascii="B Lotus" w:eastAsia="Calibri" w:hAnsi="B Lotus" w:cs="B Lotus"/>
          <w:sz w:val="24"/>
          <w:szCs w:val="24"/>
          <w:rtl/>
        </w:rPr>
        <w:t xml:space="preserve"> نوع مع</w:t>
      </w:r>
      <w:r w:rsidRPr="005A0AF7">
        <w:rPr>
          <w:rFonts w:ascii="B Lotus" w:eastAsia="Calibri" w:hAnsi="B Lotus" w:cs="B Lotus" w:hint="cs"/>
          <w:sz w:val="24"/>
          <w:szCs w:val="24"/>
          <w:rtl/>
        </w:rPr>
        <w:t>ی</w:t>
      </w:r>
      <w:r w:rsidRPr="005A0AF7">
        <w:rPr>
          <w:rFonts w:ascii="B Lotus" w:eastAsia="Calibri" w:hAnsi="B Lotus" w:cs="B Lotus" w:hint="eastAsia"/>
          <w:sz w:val="24"/>
          <w:szCs w:val="24"/>
          <w:rtl/>
        </w:rPr>
        <w:t>شت،</w:t>
      </w:r>
      <w:r w:rsidRPr="005A0AF7">
        <w:rPr>
          <w:rFonts w:ascii="B Lotus" w:eastAsia="Calibri" w:hAnsi="B Lotus" w:cs="B Lotus"/>
          <w:sz w:val="24"/>
          <w:szCs w:val="24"/>
          <w:rtl/>
        </w:rPr>
        <w:t xml:space="preserve"> ش</w:t>
      </w:r>
      <w:r w:rsidRPr="005A0AF7">
        <w:rPr>
          <w:rFonts w:ascii="B Lotus" w:eastAsia="Calibri" w:hAnsi="B Lotus" w:cs="B Lotus" w:hint="cs"/>
          <w:sz w:val="24"/>
          <w:szCs w:val="24"/>
          <w:rtl/>
        </w:rPr>
        <w:t>ی</w:t>
      </w:r>
      <w:r w:rsidRPr="005A0AF7">
        <w:rPr>
          <w:rFonts w:ascii="B Lotus" w:eastAsia="Calibri" w:hAnsi="B Lotus" w:cs="B Lotus" w:hint="eastAsia"/>
          <w:sz w:val="24"/>
          <w:szCs w:val="24"/>
          <w:rtl/>
        </w:rPr>
        <w:t>وه</w:t>
      </w:r>
      <w:del w:id="3323" w:author="Mehrnazi Boojari" w:date="2019-01-07T09:46:00Z">
        <w:r w:rsidRPr="005A0AF7" w:rsidDel="006F7CCF">
          <w:rPr>
            <w:rFonts w:ascii="B Lotus" w:eastAsia="Calibri" w:hAnsi="B Lotus" w:cs="B Lotus" w:hint="cs"/>
            <w:sz w:val="24"/>
            <w:szCs w:val="24"/>
            <w:rtl/>
          </w:rPr>
          <w:delText xml:space="preserve"> </w:delText>
        </w:r>
        <w:r w:rsidRPr="005A0AF7" w:rsidDel="006F7CCF">
          <w:rPr>
            <w:rFonts w:ascii="B Lotus" w:eastAsia="Calibri" w:hAnsi="B Lotus" w:cs="B Lotus" w:hint="eastAsia"/>
            <w:sz w:val="24"/>
            <w:szCs w:val="24"/>
            <w:rtl/>
          </w:rPr>
          <w:delText>ها</w:delText>
        </w:r>
        <w:r w:rsidRPr="005A0AF7" w:rsidDel="006F7CCF">
          <w:rPr>
            <w:rFonts w:ascii="B Lotus" w:eastAsia="Calibri" w:hAnsi="B Lotus" w:cs="B Lotus" w:hint="cs"/>
            <w:sz w:val="24"/>
            <w:szCs w:val="24"/>
            <w:rtl/>
          </w:rPr>
          <w:delText>ی</w:delText>
        </w:r>
        <w:r w:rsidRPr="005A0AF7" w:rsidDel="006F7CCF">
          <w:rPr>
            <w:rFonts w:ascii="B Lotus" w:eastAsia="Calibri" w:hAnsi="B Lotus" w:cs="B Lotus"/>
            <w:sz w:val="24"/>
            <w:szCs w:val="24"/>
            <w:rtl/>
          </w:rPr>
          <w:delText xml:space="preserve"> </w:delText>
        </w:r>
      </w:del>
      <w:ins w:id="3324" w:author="Mehrnazi Boojari" w:date="2019-01-07T09:46:00Z">
        <w:r w:rsidR="006F7CCF">
          <w:rPr>
            <w:rFonts w:ascii="B Lotus" w:eastAsia="Calibri" w:hAnsi="B Lotus" w:cs="B Lotus" w:hint="cs"/>
            <w:sz w:val="24"/>
            <w:szCs w:val="24"/>
            <w:rtl/>
          </w:rPr>
          <w:t xml:space="preserve">‌های </w:t>
        </w:r>
      </w:ins>
      <w:r w:rsidRPr="005A0AF7">
        <w:rPr>
          <w:rFonts w:ascii="B Lotus" w:eastAsia="Calibri" w:hAnsi="B Lotus" w:cs="B Lotus"/>
          <w:sz w:val="24"/>
          <w:szCs w:val="24"/>
          <w:rtl/>
        </w:rPr>
        <w:t>زيست</w:t>
      </w:r>
      <w:r w:rsidRPr="005A0AF7">
        <w:rPr>
          <w:rFonts w:ascii="B Lotus" w:eastAsia="Calibri" w:hAnsi="B Lotus" w:cs="B Lotus" w:hint="cs"/>
          <w:sz w:val="24"/>
          <w:szCs w:val="24"/>
          <w:rtl/>
        </w:rPr>
        <w:t>ی</w:t>
      </w:r>
      <w:r w:rsidRPr="005A0AF7">
        <w:rPr>
          <w:rFonts w:ascii="B Lotus" w:eastAsia="Calibri" w:hAnsi="B Lotus" w:cs="B Lotus"/>
          <w:sz w:val="24"/>
          <w:szCs w:val="24"/>
          <w:rtl/>
        </w:rPr>
        <w:t xml:space="preserve"> و سبك زندگ</w:t>
      </w:r>
      <w:r w:rsidRPr="005A0AF7">
        <w:rPr>
          <w:rFonts w:ascii="B Lotus" w:eastAsia="Calibri" w:hAnsi="B Lotus" w:cs="B Lotus" w:hint="cs"/>
          <w:sz w:val="24"/>
          <w:szCs w:val="24"/>
          <w:rtl/>
        </w:rPr>
        <w:t>ی</w:t>
      </w:r>
      <w:r w:rsidRPr="00CA733E">
        <w:rPr>
          <w:rFonts w:ascii="B Lotus" w:eastAsia="Calibri" w:hAnsi="B Lotus" w:cs="B Lotus"/>
          <w:sz w:val="24"/>
          <w:szCs w:val="24"/>
          <w:rtl/>
        </w:rPr>
        <w:t xml:space="preserve"> هر ناح</w:t>
      </w:r>
      <w:r w:rsidRPr="00CA733E">
        <w:rPr>
          <w:rFonts w:ascii="B Lotus" w:eastAsia="Calibri" w:hAnsi="B Lotus" w:cs="B Lotus" w:hint="cs"/>
          <w:sz w:val="24"/>
          <w:szCs w:val="24"/>
          <w:rtl/>
        </w:rPr>
        <w:t>ی</w:t>
      </w:r>
      <w:r w:rsidRPr="00CA733E">
        <w:rPr>
          <w:rFonts w:ascii="B Lotus" w:eastAsia="Calibri" w:hAnsi="B Lotus" w:cs="B Lotus" w:hint="eastAsia"/>
          <w:sz w:val="24"/>
          <w:szCs w:val="24"/>
          <w:rtl/>
        </w:rPr>
        <w:t>ه</w:t>
      </w:r>
      <w:r w:rsidRPr="00CA733E">
        <w:rPr>
          <w:rFonts w:ascii="B Lotus" w:eastAsia="Calibri" w:hAnsi="B Lotus" w:cs="B Lotus"/>
          <w:sz w:val="24"/>
          <w:szCs w:val="24"/>
          <w:rtl/>
        </w:rPr>
        <w:t xml:space="preserve"> ساخته شده</w:t>
      </w:r>
      <w:del w:id="3325" w:author="Mehrnazi Boojari" w:date="2019-01-07T10:34:00Z">
        <w:r w:rsidRPr="00CA733E" w:rsidDel="006C73A5">
          <w:rPr>
            <w:rFonts w:ascii="B Lotus" w:eastAsia="Calibri" w:hAnsi="B Lotus" w:cs="B Lotus" w:hint="cs"/>
            <w:sz w:val="24"/>
            <w:szCs w:val="24"/>
            <w:rtl/>
          </w:rPr>
          <w:delText xml:space="preserve"> </w:delText>
        </w:r>
        <w:r w:rsidRPr="00CA733E" w:rsidDel="006C73A5">
          <w:rPr>
            <w:rFonts w:ascii="B Lotus" w:eastAsia="Calibri" w:hAnsi="B Lotus" w:cs="B Lotus"/>
            <w:sz w:val="24"/>
            <w:szCs w:val="24"/>
            <w:rtl/>
          </w:rPr>
          <w:delText>اند.</w:delText>
        </w:r>
      </w:del>
      <w:ins w:id="3326" w:author="Mehrnazi Boojari" w:date="2019-01-07T10:34:00Z">
        <w:r w:rsidR="006C73A5">
          <w:rPr>
            <w:rFonts w:ascii="B Lotus" w:eastAsia="Calibri" w:hAnsi="B Lotus" w:cs="B Lotus" w:hint="cs"/>
            <w:sz w:val="24"/>
            <w:szCs w:val="24"/>
            <w:rtl/>
          </w:rPr>
          <w:t>‌اند.</w:t>
        </w:r>
      </w:ins>
      <w:r w:rsidRPr="00CA733E">
        <w:rPr>
          <w:rFonts w:ascii="B Lotus" w:eastAsia="Calibri" w:hAnsi="B Lotus" w:cs="B Lotus"/>
          <w:sz w:val="24"/>
          <w:szCs w:val="24"/>
          <w:rtl/>
        </w:rPr>
        <w:t xml:space="preserve"> مجموع</w:t>
      </w:r>
      <w:r w:rsidRPr="00CA733E">
        <w:rPr>
          <w:rFonts w:ascii="B Lotus" w:eastAsia="Calibri" w:hAnsi="B Lotus" w:cs="B Lotus" w:hint="cs"/>
          <w:sz w:val="24"/>
          <w:szCs w:val="24"/>
          <w:rtl/>
        </w:rPr>
        <w:t xml:space="preserve"> </w:t>
      </w:r>
      <w:r w:rsidRPr="00CA733E">
        <w:rPr>
          <w:rFonts w:ascii="B Lotus" w:eastAsia="Calibri" w:hAnsi="B Lotus" w:cs="B Lotus" w:hint="eastAsia"/>
          <w:sz w:val="24"/>
          <w:szCs w:val="24"/>
          <w:rtl/>
        </w:rPr>
        <w:t>عوامل</w:t>
      </w:r>
      <w:r w:rsidRPr="00CA733E">
        <w:rPr>
          <w:rFonts w:ascii="B Lotus" w:eastAsia="Calibri" w:hAnsi="B Lotus" w:cs="B Lotus"/>
          <w:sz w:val="24"/>
          <w:szCs w:val="24"/>
          <w:rtl/>
        </w:rPr>
        <w:t xml:space="preserve"> فوق سبب شده است که هر ناح</w:t>
      </w:r>
      <w:r w:rsidRPr="00CA733E">
        <w:rPr>
          <w:rFonts w:ascii="B Lotus" w:eastAsia="Calibri" w:hAnsi="B Lotus" w:cs="B Lotus" w:hint="cs"/>
          <w:sz w:val="24"/>
          <w:szCs w:val="24"/>
          <w:rtl/>
        </w:rPr>
        <w:t>ی</w:t>
      </w:r>
      <w:r w:rsidRPr="00CA733E">
        <w:rPr>
          <w:rFonts w:ascii="B Lotus" w:eastAsia="Calibri" w:hAnsi="B Lotus" w:cs="B Lotus" w:hint="eastAsia"/>
          <w:sz w:val="24"/>
          <w:szCs w:val="24"/>
          <w:rtl/>
        </w:rPr>
        <w:t>ه</w:t>
      </w:r>
      <w:r w:rsidRPr="00CA733E">
        <w:rPr>
          <w:rFonts w:ascii="B Lotus" w:eastAsia="Calibri" w:hAnsi="B Lotus" w:cs="B Lotus"/>
          <w:sz w:val="24"/>
          <w:szCs w:val="24"/>
          <w:rtl/>
        </w:rPr>
        <w:t xml:space="preserve"> جغراف</w:t>
      </w:r>
      <w:r w:rsidRPr="00CA733E">
        <w:rPr>
          <w:rFonts w:ascii="B Lotus" w:eastAsia="Calibri" w:hAnsi="B Lotus" w:cs="B Lotus" w:hint="cs"/>
          <w:sz w:val="24"/>
          <w:szCs w:val="24"/>
          <w:rtl/>
        </w:rPr>
        <w:t>ی</w:t>
      </w:r>
      <w:r w:rsidRPr="00CA733E">
        <w:rPr>
          <w:rFonts w:ascii="B Lotus" w:eastAsia="Calibri" w:hAnsi="B Lotus" w:cs="B Lotus" w:hint="eastAsia"/>
          <w:sz w:val="24"/>
          <w:szCs w:val="24"/>
          <w:rtl/>
        </w:rPr>
        <w:t>اي</w:t>
      </w:r>
      <w:r w:rsidRPr="00CA733E">
        <w:rPr>
          <w:rFonts w:ascii="B Lotus" w:eastAsia="Calibri" w:hAnsi="B Lotus" w:cs="B Lotus" w:hint="cs"/>
          <w:sz w:val="24"/>
          <w:szCs w:val="24"/>
          <w:rtl/>
        </w:rPr>
        <w:t>ی</w:t>
      </w:r>
      <w:r w:rsidRPr="00CA733E">
        <w:rPr>
          <w:rFonts w:ascii="B Lotus" w:eastAsia="Calibri" w:hAnsi="B Lotus" w:cs="B Lotus"/>
          <w:sz w:val="24"/>
          <w:szCs w:val="24"/>
          <w:rtl/>
        </w:rPr>
        <w:t xml:space="preserve"> دارا</w:t>
      </w:r>
      <w:r w:rsidRPr="00CA733E">
        <w:rPr>
          <w:rFonts w:ascii="B Lotus" w:eastAsia="Calibri" w:hAnsi="B Lotus" w:cs="B Lotus" w:hint="cs"/>
          <w:sz w:val="24"/>
          <w:szCs w:val="24"/>
          <w:rtl/>
        </w:rPr>
        <w:t>ی</w:t>
      </w:r>
      <w:r w:rsidRPr="00CA733E">
        <w:rPr>
          <w:rFonts w:ascii="B Lotus" w:eastAsia="Calibri" w:hAnsi="B Lotus" w:cs="B Lotus"/>
          <w:sz w:val="24"/>
          <w:szCs w:val="24"/>
          <w:rtl/>
        </w:rPr>
        <w:t xml:space="preserve"> خصوص</w:t>
      </w:r>
      <w:r w:rsidRPr="00CA733E">
        <w:rPr>
          <w:rFonts w:ascii="B Lotus" w:eastAsia="Calibri" w:hAnsi="B Lotus" w:cs="B Lotus" w:hint="cs"/>
          <w:sz w:val="24"/>
          <w:szCs w:val="24"/>
          <w:rtl/>
        </w:rPr>
        <w:t>ی</w:t>
      </w:r>
      <w:r w:rsidRPr="00CA733E">
        <w:rPr>
          <w:rFonts w:ascii="B Lotus" w:eastAsia="Calibri" w:hAnsi="B Lotus" w:cs="B Lotus" w:hint="eastAsia"/>
          <w:sz w:val="24"/>
          <w:szCs w:val="24"/>
          <w:rtl/>
        </w:rPr>
        <w:t>ات</w:t>
      </w:r>
      <w:r w:rsidRPr="00CA733E">
        <w:rPr>
          <w:rFonts w:ascii="B Lotus" w:eastAsia="Calibri" w:hAnsi="B Lotus" w:cs="B Lotus" w:hint="cs"/>
          <w:sz w:val="24"/>
          <w:szCs w:val="24"/>
          <w:rtl/>
        </w:rPr>
        <w:t>ی</w:t>
      </w:r>
      <w:r w:rsidRPr="00CA733E">
        <w:rPr>
          <w:rFonts w:ascii="B Lotus" w:eastAsia="Calibri" w:hAnsi="B Lotus" w:cs="B Lotus"/>
          <w:sz w:val="24"/>
          <w:szCs w:val="24"/>
          <w:rtl/>
        </w:rPr>
        <w:t xml:space="preserve"> متفاوت از ساير نواح</w:t>
      </w:r>
      <w:r w:rsidRPr="00CA733E">
        <w:rPr>
          <w:rFonts w:ascii="B Lotus" w:eastAsia="Calibri" w:hAnsi="B Lotus" w:cs="B Lotus" w:hint="cs"/>
          <w:sz w:val="24"/>
          <w:szCs w:val="24"/>
          <w:rtl/>
        </w:rPr>
        <w:t>ی</w:t>
      </w:r>
      <w:r w:rsidRPr="00CA733E">
        <w:rPr>
          <w:rFonts w:ascii="B Lotus" w:eastAsia="Calibri" w:hAnsi="B Lotus" w:cs="B Lotus"/>
          <w:sz w:val="24"/>
          <w:szCs w:val="24"/>
          <w:rtl/>
        </w:rPr>
        <w:t xml:space="preserve"> باشد</w:t>
      </w:r>
      <w:r w:rsidRPr="00CA733E">
        <w:rPr>
          <w:rFonts w:ascii="B Lotus" w:eastAsia="Calibri" w:hAnsi="B Lotus" w:cs="B Lotus" w:hint="cs"/>
          <w:sz w:val="24"/>
          <w:szCs w:val="24"/>
          <w:rtl/>
        </w:rPr>
        <w:t xml:space="preserve"> و این موضوع شاخص</w:t>
      </w:r>
      <w:ins w:id="3327" w:author="Mehrnazi Boojari" w:date="2019-01-10T06:36:00Z">
        <w:r w:rsidR="008A528E">
          <w:rPr>
            <w:rFonts w:ascii="B Lotus" w:eastAsia="Calibri" w:hAnsi="B Lotus" w:cs="B Nazanin" w:hint="cs"/>
            <w:sz w:val="24"/>
            <w:szCs w:val="24"/>
            <w:rtl/>
          </w:rPr>
          <w:t>‌</w:t>
        </w:r>
      </w:ins>
      <w:del w:id="3328" w:author="Mehrnazi Boojari" w:date="2019-01-10T06:36:00Z">
        <w:r w:rsidRPr="00CA733E" w:rsidDel="008A528E">
          <w:rPr>
            <w:rFonts w:ascii="B Lotus" w:eastAsia="Calibri" w:hAnsi="B Lotus" w:cs="B Lotus" w:hint="cs"/>
            <w:sz w:val="24"/>
            <w:szCs w:val="24"/>
            <w:rtl/>
          </w:rPr>
          <w:delText xml:space="preserve"> </w:delText>
        </w:r>
      </w:del>
      <w:r w:rsidRPr="00CA733E">
        <w:rPr>
          <w:rFonts w:ascii="B Lotus" w:eastAsia="Calibri" w:hAnsi="B Lotus" w:cs="B Lotus" w:hint="cs"/>
          <w:sz w:val="24"/>
          <w:szCs w:val="24"/>
          <w:rtl/>
        </w:rPr>
        <w:t xml:space="preserve">گزاری برای مسکن </w:t>
      </w:r>
      <w:del w:id="3329" w:author="Mehrnazi Boojari" w:date="2019-01-07T10:03:00Z">
        <w:r w:rsidRPr="00CA733E" w:rsidDel="00A31D6F">
          <w:rPr>
            <w:rFonts w:ascii="B Lotus" w:eastAsia="Calibri" w:hAnsi="B Lotus" w:cs="B Lotus" w:hint="cs"/>
            <w:sz w:val="24"/>
            <w:szCs w:val="24"/>
            <w:rtl/>
          </w:rPr>
          <w:delText>روستائی</w:delText>
        </w:r>
      </w:del>
      <w:ins w:id="3330" w:author="Mehrnazi Boojari" w:date="2019-01-07T10:03:00Z">
        <w:r w:rsidR="00A31D6F">
          <w:rPr>
            <w:rFonts w:ascii="B Lotus" w:eastAsia="Calibri" w:hAnsi="B Lotus" w:cs="B Lotus" w:hint="cs"/>
            <w:sz w:val="24"/>
            <w:szCs w:val="24"/>
            <w:rtl/>
          </w:rPr>
          <w:t>روستایی</w:t>
        </w:r>
      </w:ins>
      <w:r w:rsidRPr="00CA733E">
        <w:rPr>
          <w:rFonts w:ascii="B Lotus" w:eastAsia="Calibri" w:hAnsi="B Lotus" w:cs="B Lotus" w:hint="cs"/>
          <w:sz w:val="24"/>
          <w:szCs w:val="24"/>
          <w:rtl/>
        </w:rPr>
        <w:t xml:space="preserve"> در ایران را بسیار سخت</w:t>
      </w:r>
      <w:del w:id="3331" w:author="Mehrnazi Boojari" w:date="2019-01-07T09:49:00Z">
        <w:r w:rsidRPr="00CA733E" w:rsidDel="006F7CCF">
          <w:rPr>
            <w:rFonts w:ascii="B Lotus" w:eastAsia="Calibri" w:hAnsi="B Lotus" w:cs="B Lotus" w:hint="cs"/>
            <w:sz w:val="24"/>
            <w:szCs w:val="24"/>
            <w:rtl/>
          </w:rPr>
          <w:delText xml:space="preserve"> می </w:delText>
        </w:r>
      </w:del>
      <w:ins w:id="3332" w:author="Mehrnazi Boojari" w:date="2019-01-07T09:49:00Z">
        <w:r w:rsidR="006F7CCF">
          <w:rPr>
            <w:rFonts w:ascii="B Lotus" w:eastAsia="Calibri" w:hAnsi="B Lotus" w:cs="B Lotus" w:hint="cs"/>
            <w:sz w:val="24"/>
            <w:szCs w:val="24"/>
            <w:rtl/>
          </w:rPr>
          <w:t xml:space="preserve"> </w:t>
        </w:r>
      </w:ins>
      <w:del w:id="3333" w:author="Mehrnazi Boojari" w:date="2019-01-07T10:52:00Z">
        <w:r w:rsidRPr="00CA733E" w:rsidDel="006A1F1D">
          <w:rPr>
            <w:rFonts w:ascii="B Lotus" w:eastAsia="Calibri" w:hAnsi="B Lotus" w:cs="B Lotus" w:hint="cs"/>
            <w:sz w:val="24"/>
            <w:szCs w:val="24"/>
            <w:rtl/>
          </w:rPr>
          <w:delText>کند</w:delText>
        </w:r>
      </w:del>
      <w:ins w:id="3334" w:author="Mehrnazi Boojari" w:date="2019-01-07T10:52:00Z">
        <w:r w:rsidR="006A1F1D">
          <w:rPr>
            <w:rFonts w:ascii="B Lotus" w:eastAsia="Calibri" w:hAnsi="B Lotus" w:cs="B Lotus" w:hint="cs"/>
            <w:sz w:val="24"/>
            <w:szCs w:val="24"/>
            <w:rtl/>
          </w:rPr>
          <w:t>می‌کند</w:t>
        </w:r>
      </w:ins>
      <w:ins w:id="3335" w:author="Mehrnazi Boojari" w:date="2019-01-10T06:36:00Z">
        <w:r w:rsidR="008A528E">
          <w:rPr>
            <w:rFonts w:ascii="B Lotus" w:eastAsia="Calibri" w:hAnsi="B Lotus" w:cs="B Lotus" w:hint="cs"/>
            <w:sz w:val="24"/>
            <w:szCs w:val="24"/>
            <w:rtl/>
          </w:rPr>
          <w:t>،</w:t>
        </w:r>
      </w:ins>
      <w:r w:rsidRPr="00CA733E">
        <w:rPr>
          <w:rFonts w:ascii="B Lotus" w:eastAsia="Calibri" w:hAnsi="B Lotus" w:cs="B Lotus" w:hint="cs"/>
          <w:sz w:val="24"/>
          <w:szCs w:val="24"/>
          <w:rtl/>
        </w:rPr>
        <w:t xml:space="preserve"> لذا برای فهم بهتر از شاخص</w:t>
      </w:r>
      <w:del w:id="3336" w:author="Mehrnazi Boojari" w:date="2019-01-07T09:46:00Z">
        <w:r w:rsidRPr="00CA733E" w:rsidDel="006F7CCF">
          <w:rPr>
            <w:rFonts w:ascii="B Lotus" w:eastAsia="Calibri" w:hAnsi="B Lotus" w:cs="B Lotus" w:hint="cs"/>
            <w:sz w:val="24"/>
            <w:szCs w:val="24"/>
            <w:rtl/>
          </w:rPr>
          <w:delText xml:space="preserve"> های </w:delText>
        </w:r>
      </w:del>
      <w:ins w:id="3337" w:author="Mehrnazi Boojari" w:date="2019-01-07T09:46:00Z">
        <w:r w:rsidR="006F7CCF">
          <w:rPr>
            <w:rFonts w:ascii="B Lotus" w:eastAsia="Calibri" w:hAnsi="B Lotus" w:cs="B Lotus" w:hint="cs"/>
            <w:sz w:val="24"/>
            <w:szCs w:val="24"/>
            <w:rtl/>
          </w:rPr>
          <w:t xml:space="preserve">‌های </w:t>
        </w:r>
      </w:ins>
      <w:r w:rsidRPr="00CA733E">
        <w:rPr>
          <w:rFonts w:ascii="B Lotus" w:eastAsia="Calibri" w:hAnsi="B Lotus" w:cs="B Lotus" w:hint="cs"/>
          <w:sz w:val="24"/>
          <w:szCs w:val="24"/>
          <w:rtl/>
        </w:rPr>
        <w:t xml:space="preserve">مسکن روستایی ایرانی توجه به نکات </w:t>
      </w:r>
      <w:del w:id="3338" w:author="Mehrnazi Boojari" w:date="2019-01-10T06:36:00Z">
        <w:r w:rsidRPr="00CA733E" w:rsidDel="008A528E">
          <w:rPr>
            <w:rFonts w:ascii="B Lotus" w:eastAsia="Calibri" w:hAnsi="B Lotus" w:cs="B Lotus" w:hint="cs"/>
            <w:sz w:val="24"/>
            <w:szCs w:val="24"/>
            <w:rtl/>
          </w:rPr>
          <w:delText xml:space="preserve">زیر </w:delText>
        </w:r>
      </w:del>
      <w:ins w:id="3339" w:author="Mehrnazi Boojari" w:date="2019-01-10T06:36:00Z">
        <w:r w:rsidR="008A528E">
          <w:rPr>
            <w:rFonts w:ascii="B Lotus" w:eastAsia="Calibri" w:hAnsi="B Lotus" w:cs="B Lotus" w:hint="cs"/>
            <w:sz w:val="24"/>
            <w:szCs w:val="24"/>
            <w:rtl/>
          </w:rPr>
          <w:t>ذیل</w:t>
        </w:r>
        <w:r w:rsidR="008A528E" w:rsidRPr="00CA733E">
          <w:rPr>
            <w:rFonts w:ascii="B Lotus" w:eastAsia="Calibri" w:hAnsi="B Lotus" w:cs="B Lotus" w:hint="cs"/>
            <w:sz w:val="24"/>
            <w:szCs w:val="24"/>
            <w:rtl/>
          </w:rPr>
          <w:t xml:space="preserve"> </w:t>
        </w:r>
      </w:ins>
      <w:r w:rsidRPr="00CA733E">
        <w:rPr>
          <w:rFonts w:ascii="B Lotus" w:eastAsia="Calibri" w:hAnsi="B Lotus" w:cs="B Lotus" w:hint="cs"/>
          <w:sz w:val="24"/>
          <w:szCs w:val="24"/>
          <w:rtl/>
        </w:rPr>
        <w:t>بسیار</w:t>
      </w:r>
      <w:ins w:id="3340" w:author="Mehrnazi Boojari" w:date="2019-01-10T06:36:00Z">
        <w:r w:rsidR="008A528E">
          <w:rPr>
            <w:rFonts w:ascii="B Lotus" w:eastAsia="Calibri" w:hAnsi="B Lotus" w:cs="B Lotus" w:hint="cs"/>
            <w:sz w:val="24"/>
            <w:szCs w:val="24"/>
            <w:rtl/>
          </w:rPr>
          <w:t xml:space="preserve"> زیاد</w:t>
        </w:r>
      </w:ins>
      <w:r w:rsidRPr="00CA733E">
        <w:rPr>
          <w:rFonts w:ascii="B Lotus" w:eastAsia="Calibri" w:hAnsi="B Lotus" w:cs="B Lotus" w:hint="cs"/>
          <w:sz w:val="24"/>
          <w:szCs w:val="24"/>
          <w:rtl/>
        </w:rPr>
        <w:t xml:space="preserve"> </w:t>
      </w:r>
      <w:del w:id="3341" w:author="Mehrnazi Boojari" w:date="2019-01-07T09:55:00Z">
        <w:r w:rsidRPr="00CA733E" w:rsidDel="00A31D6F">
          <w:rPr>
            <w:rFonts w:ascii="B Lotus" w:eastAsia="Calibri" w:hAnsi="B Lotus" w:cs="B Lotus" w:hint="cs"/>
            <w:sz w:val="24"/>
            <w:szCs w:val="24"/>
            <w:rtl/>
          </w:rPr>
          <w:delText>حائز اهمیت</w:delText>
        </w:r>
      </w:del>
      <w:ins w:id="3342" w:author="Mehrnazi Boojari" w:date="2019-01-07T09:55:00Z">
        <w:r w:rsidR="00A31D6F">
          <w:rPr>
            <w:rFonts w:ascii="B Lotus" w:eastAsia="Calibri" w:hAnsi="B Lotus" w:cs="B Lotus" w:hint="cs"/>
            <w:sz w:val="24"/>
            <w:szCs w:val="24"/>
            <w:rtl/>
          </w:rPr>
          <w:t>حائزاهمیت</w:t>
        </w:r>
      </w:ins>
      <w:r w:rsidRPr="00CA733E">
        <w:rPr>
          <w:rFonts w:ascii="B Lotus" w:eastAsia="Calibri" w:hAnsi="B Lotus" w:cs="B Lotus" w:hint="cs"/>
          <w:sz w:val="24"/>
          <w:szCs w:val="24"/>
          <w:rtl/>
        </w:rPr>
        <w:t xml:space="preserve"> است</w:t>
      </w:r>
      <w:del w:id="3343" w:author="Mehrnazi Boojari" w:date="2019-01-08T01:32:00Z">
        <w:r w:rsidRPr="00CA733E" w:rsidDel="00952B49">
          <w:rPr>
            <w:rFonts w:ascii="B Lotus" w:eastAsia="Calibri" w:hAnsi="B Lotus" w:cs="B Lotus" w:hint="cs"/>
            <w:sz w:val="24"/>
            <w:szCs w:val="24"/>
            <w:rtl/>
          </w:rPr>
          <w:delText xml:space="preserve"> :</w:delText>
        </w:r>
      </w:del>
      <w:ins w:id="3344" w:author="Mehrnazi Boojari" w:date="2019-01-08T01:32:00Z">
        <w:r w:rsidR="00952B49">
          <w:rPr>
            <w:rFonts w:ascii="B Lotus" w:eastAsia="Calibri" w:hAnsi="B Lotus" w:cs="B Lotus" w:hint="cs"/>
            <w:sz w:val="24"/>
            <w:szCs w:val="24"/>
            <w:rtl/>
          </w:rPr>
          <w:t>:</w:t>
        </w:r>
      </w:ins>
    </w:p>
    <w:p w14:paraId="36110F43" w14:textId="77777777" w:rsidR="00A06196" w:rsidRPr="00CA733E" w:rsidRDefault="00A06196" w:rsidP="00A25B54">
      <w:pPr>
        <w:numPr>
          <w:ilvl w:val="0"/>
          <w:numId w:val="26"/>
        </w:numPr>
        <w:bidi/>
        <w:spacing w:after="200" w:line="276" w:lineRule="auto"/>
        <w:contextualSpacing/>
        <w:jc w:val="both"/>
        <w:rPr>
          <w:rFonts w:ascii="B Lotus" w:eastAsia="Calibri" w:hAnsi="B Lotus" w:cs="B Lotus"/>
          <w:sz w:val="24"/>
          <w:szCs w:val="24"/>
          <w:rtl/>
        </w:rPr>
      </w:pPr>
      <w:del w:id="3345" w:author="Mehrnazi Boojari" w:date="2019-01-07T22:30:00Z">
        <w:r w:rsidRPr="00CA733E" w:rsidDel="00051F26">
          <w:rPr>
            <w:rFonts w:ascii="B Lotus" w:eastAsia="Calibri" w:hAnsi="B Lotus" w:cs="B Lotus" w:hint="cs"/>
            <w:sz w:val="24"/>
            <w:szCs w:val="24"/>
            <w:rtl/>
          </w:rPr>
          <w:delText>در نظر گرفتن</w:delText>
        </w:r>
      </w:del>
      <w:ins w:id="3346" w:author="Mehrnazi Boojari" w:date="2019-01-07T22:30:00Z">
        <w:r w:rsidR="00051F26">
          <w:rPr>
            <w:rFonts w:ascii="B Lotus" w:eastAsia="Calibri" w:hAnsi="B Lotus" w:cs="B Lotus" w:hint="cs"/>
            <w:sz w:val="24"/>
            <w:szCs w:val="24"/>
            <w:rtl/>
          </w:rPr>
          <w:t>در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نظر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گرفتن</w:t>
        </w:r>
      </w:ins>
      <w:r w:rsidRPr="00CA733E">
        <w:rPr>
          <w:rFonts w:ascii="B Lotus" w:eastAsia="Calibri" w:hAnsi="B Lotus" w:cs="B Lotus" w:hint="cs"/>
          <w:sz w:val="24"/>
          <w:szCs w:val="24"/>
          <w:rtl/>
        </w:rPr>
        <w:t xml:space="preserve"> وضعیت جغرافیایی و اقلیمی کشور ایران</w:t>
      </w:r>
      <w:del w:id="3347" w:author="Mehrnazi Boojari" w:date="2019-01-07T09:57:00Z">
        <w:r w:rsidRPr="00CA733E" w:rsidDel="00A31D6F">
          <w:rPr>
            <w:rFonts w:ascii="B Lotus" w:eastAsia="Calibri" w:hAnsi="B Lotus" w:cs="B Lotus" w:hint="cs"/>
            <w:sz w:val="24"/>
            <w:szCs w:val="24"/>
            <w:rtl/>
          </w:rPr>
          <w:delText xml:space="preserve">  </w:delText>
        </w:r>
      </w:del>
      <w:ins w:id="3348" w:author="Mehrnazi Boojari" w:date="2019-01-10T06:36:00Z">
        <w:r w:rsidR="008A528E">
          <w:rPr>
            <w:rFonts w:ascii="B Lotus" w:eastAsia="Calibri" w:hAnsi="B Lotus" w:cs="B Lotus" w:hint="cs"/>
            <w:sz w:val="24"/>
            <w:szCs w:val="24"/>
            <w:rtl/>
          </w:rPr>
          <w:t>.</w:t>
        </w:r>
      </w:ins>
    </w:p>
    <w:p w14:paraId="478348A5" w14:textId="77777777" w:rsidR="00A06196" w:rsidRPr="00CA733E" w:rsidRDefault="00A06196" w:rsidP="00A25B54">
      <w:pPr>
        <w:numPr>
          <w:ilvl w:val="0"/>
          <w:numId w:val="26"/>
        </w:numPr>
        <w:bidi/>
        <w:spacing w:after="200" w:line="276" w:lineRule="auto"/>
        <w:contextualSpacing/>
        <w:jc w:val="both"/>
        <w:rPr>
          <w:rFonts w:ascii="B Lotus" w:eastAsia="Calibri" w:hAnsi="B Lotus" w:cs="B Lotus"/>
          <w:sz w:val="24"/>
          <w:szCs w:val="24"/>
          <w:rtl/>
        </w:rPr>
      </w:pPr>
      <w:del w:id="3349" w:author="Mehrnazi Boojari" w:date="2019-01-07T22:30:00Z">
        <w:r w:rsidRPr="00CA733E" w:rsidDel="00051F26">
          <w:rPr>
            <w:rFonts w:ascii="B Lotus" w:eastAsia="Calibri" w:hAnsi="B Lotus" w:cs="B Lotus" w:hint="cs"/>
            <w:sz w:val="24"/>
            <w:szCs w:val="24"/>
            <w:rtl/>
          </w:rPr>
          <w:delText>در نظر گرفتن</w:delText>
        </w:r>
      </w:del>
      <w:ins w:id="3350" w:author="Mehrnazi Boojari" w:date="2019-01-07T22:30:00Z">
        <w:r w:rsidR="00051F26">
          <w:rPr>
            <w:rFonts w:ascii="B Lotus" w:eastAsia="Calibri" w:hAnsi="B Lotus" w:cs="B Lotus" w:hint="cs"/>
            <w:sz w:val="24"/>
            <w:szCs w:val="24"/>
            <w:rtl/>
          </w:rPr>
          <w:t>در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نظر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گرفتن</w:t>
        </w:r>
      </w:ins>
      <w:r w:rsidRPr="00CA733E">
        <w:rPr>
          <w:rFonts w:ascii="B Lotus" w:eastAsia="Calibri" w:hAnsi="B Lotus" w:cs="B Lotus" w:hint="cs"/>
          <w:sz w:val="24"/>
          <w:szCs w:val="24"/>
          <w:rtl/>
        </w:rPr>
        <w:t xml:space="preserve"> فرهنگ و آداب و رسوم سنتی روستاهای ایران</w:t>
      </w:r>
      <w:ins w:id="3351" w:author="Mehrnazi Boojari" w:date="2019-01-10T06:36:00Z">
        <w:r w:rsidR="008A528E">
          <w:rPr>
            <w:rFonts w:ascii="B Lotus" w:eastAsia="Calibri" w:hAnsi="B Lotus" w:cs="B Lotus" w:hint="cs"/>
            <w:sz w:val="24"/>
            <w:szCs w:val="24"/>
            <w:rtl/>
          </w:rPr>
          <w:t>.</w:t>
        </w:r>
      </w:ins>
      <w:r w:rsidRPr="00CA733E">
        <w:rPr>
          <w:rFonts w:ascii="B Lotus" w:eastAsia="Calibri" w:hAnsi="B Lotus" w:cs="B Lotus" w:hint="cs"/>
          <w:sz w:val="24"/>
          <w:szCs w:val="24"/>
          <w:rtl/>
        </w:rPr>
        <w:t xml:space="preserve"> </w:t>
      </w:r>
    </w:p>
    <w:p w14:paraId="1286AA7A" w14:textId="77777777" w:rsidR="00A06196" w:rsidRPr="00CA733E" w:rsidRDefault="00A06196" w:rsidP="008A528E">
      <w:pPr>
        <w:numPr>
          <w:ilvl w:val="0"/>
          <w:numId w:val="26"/>
        </w:numPr>
        <w:bidi/>
        <w:spacing w:after="200" w:line="276" w:lineRule="auto"/>
        <w:contextualSpacing/>
        <w:jc w:val="both"/>
        <w:rPr>
          <w:rFonts w:ascii="B Lotus" w:eastAsia="Calibri" w:hAnsi="B Lotus" w:cs="B Lotus"/>
          <w:sz w:val="24"/>
          <w:szCs w:val="24"/>
          <w:rtl/>
        </w:rPr>
      </w:pPr>
      <w:del w:id="3352" w:author="Mehrnazi Boojari" w:date="2019-01-07T22:30:00Z">
        <w:r w:rsidRPr="00CA733E" w:rsidDel="00051F26">
          <w:rPr>
            <w:rFonts w:ascii="B Lotus" w:eastAsia="Calibri" w:hAnsi="B Lotus" w:cs="B Lotus" w:hint="cs"/>
            <w:sz w:val="24"/>
            <w:szCs w:val="24"/>
            <w:rtl/>
          </w:rPr>
          <w:delText>در نظر گرفتن</w:delText>
        </w:r>
      </w:del>
      <w:ins w:id="3353" w:author="Mehrnazi Boojari" w:date="2019-01-07T22:30:00Z">
        <w:r w:rsidR="00051F26">
          <w:rPr>
            <w:rFonts w:ascii="B Lotus" w:eastAsia="Calibri" w:hAnsi="B Lotus" w:cs="B Lotus" w:hint="cs"/>
            <w:sz w:val="24"/>
            <w:szCs w:val="24"/>
            <w:rtl/>
          </w:rPr>
          <w:t>در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نظر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گرفتن</w:t>
        </w:r>
      </w:ins>
      <w:r w:rsidRPr="00CA733E">
        <w:rPr>
          <w:rFonts w:ascii="B Lotus" w:eastAsia="Calibri" w:hAnsi="B Lotus" w:cs="B Lotus" w:hint="cs"/>
          <w:sz w:val="24"/>
          <w:szCs w:val="24"/>
          <w:rtl/>
        </w:rPr>
        <w:t xml:space="preserve"> در</w:t>
      </w:r>
      <w:ins w:id="3354" w:author="Mehrnazi Boojari" w:date="2019-01-10T06:36:00Z">
        <w:r w:rsidR="008A528E">
          <w:rPr>
            <w:rFonts w:ascii="B Lotus" w:eastAsia="Calibri" w:hAnsi="B Lotus" w:cs="B Nazanin" w:hint="cs"/>
            <w:sz w:val="24"/>
            <w:szCs w:val="24"/>
            <w:rtl/>
          </w:rPr>
          <w:t>‌</w:t>
        </w:r>
      </w:ins>
      <w:del w:id="3355" w:author="Mehrnazi Boojari" w:date="2019-01-10T06:36:00Z">
        <w:r w:rsidRPr="00CA733E" w:rsidDel="008A528E">
          <w:rPr>
            <w:rFonts w:ascii="B Lotus" w:eastAsia="Calibri" w:hAnsi="B Lotus" w:cs="B Lotus" w:hint="cs"/>
            <w:sz w:val="24"/>
            <w:szCs w:val="24"/>
            <w:rtl/>
          </w:rPr>
          <w:delText xml:space="preserve"> </w:delText>
        </w:r>
      </w:del>
      <w:r w:rsidRPr="00CA733E">
        <w:rPr>
          <w:rFonts w:ascii="B Lotus" w:eastAsia="Calibri" w:hAnsi="B Lotus" w:cs="B Lotus" w:hint="cs"/>
          <w:sz w:val="24"/>
          <w:szCs w:val="24"/>
          <w:rtl/>
        </w:rPr>
        <w:t>هم</w:t>
      </w:r>
      <w:ins w:id="3356" w:author="Mehrnazi Boojari" w:date="2019-01-10T06:36:00Z">
        <w:r w:rsidR="008A528E">
          <w:rPr>
            <w:rFonts w:ascii="B Lotus" w:eastAsia="Calibri" w:hAnsi="B Lotus" w:cs="B Nazanin" w:hint="cs"/>
            <w:sz w:val="24"/>
            <w:szCs w:val="24"/>
            <w:rtl/>
          </w:rPr>
          <w:t>‌</w:t>
        </w:r>
      </w:ins>
      <w:del w:id="3357" w:author="Mehrnazi Boojari" w:date="2019-01-10T06:36:00Z">
        <w:r w:rsidRPr="00CA733E" w:rsidDel="008A528E">
          <w:rPr>
            <w:rFonts w:ascii="B Lotus" w:eastAsia="Calibri" w:hAnsi="B Lotus" w:cs="B Lotus" w:hint="cs"/>
            <w:sz w:val="24"/>
            <w:szCs w:val="24"/>
            <w:rtl/>
          </w:rPr>
          <w:delText xml:space="preserve"> </w:delText>
        </w:r>
      </w:del>
      <w:r w:rsidRPr="00CA733E">
        <w:rPr>
          <w:rFonts w:ascii="B Lotus" w:eastAsia="Calibri" w:hAnsi="B Lotus" w:cs="B Lotus" w:hint="cs"/>
          <w:sz w:val="24"/>
          <w:szCs w:val="24"/>
          <w:rtl/>
        </w:rPr>
        <w:t>تنیدگی اشتغال روستایی و مسکن روستایی</w:t>
      </w:r>
      <w:ins w:id="3358" w:author="Mehrnazi Boojari" w:date="2019-01-10T06:36:00Z">
        <w:r w:rsidR="008A528E">
          <w:rPr>
            <w:rFonts w:ascii="B Lotus" w:eastAsia="Calibri" w:hAnsi="B Lotus" w:cs="B Lotus" w:hint="cs"/>
            <w:sz w:val="24"/>
            <w:szCs w:val="24"/>
            <w:rtl/>
          </w:rPr>
          <w:t>.</w:t>
        </w:r>
      </w:ins>
    </w:p>
    <w:p w14:paraId="5346B734" w14:textId="77777777" w:rsidR="00A06196" w:rsidRPr="00CA733E" w:rsidRDefault="00A06196" w:rsidP="008A528E">
      <w:pPr>
        <w:numPr>
          <w:ilvl w:val="0"/>
          <w:numId w:val="26"/>
        </w:numPr>
        <w:bidi/>
        <w:spacing w:after="200" w:line="276" w:lineRule="auto"/>
        <w:contextualSpacing/>
        <w:jc w:val="both"/>
        <w:rPr>
          <w:rFonts w:ascii="B Lotus" w:eastAsia="Calibri" w:hAnsi="B Lotus" w:cs="B Lotus"/>
          <w:sz w:val="24"/>
          <w:szCs w:val="24"/>
          <w:rtl/>
        </w:rPr>
      </w:pPr>
      <w:del w:id="3359" w:author="Mehrnazi Boojari" w:date="2019-01-07T22:30:00Z">
        <w:r w:rsidRPr="00CA733E" w:rsidDel="00051F26">
          <w:rPr>
            <w:rFonts w:ascii="B Lotus" w:eastAsia="Calibri" w:hAnsi="B Lotus" w:cs="B Lotus" w:hint="cs"/>
            <w:sz w:val="24"/>
            <w:szCs w:val="24"/>
            <w:rtl/>
          </w:rPr>
          <w:delText>در نظر گرفتن</w:delText>
        </w:r>
      </w:del>
      <w:ins w:id="3360" w:author="Mehrnazi Boojari" w:date="2019-01-07T22:30:00Z">
        <w:r w:rsidR="00051F26">
          <w:rPr>
            <w:rFonts w:ascii="B Lotus" w:eastAsia="Calibri" w:hAnsi="B Lotus" w:cs="B Lotus" w:hint="cs"/>
            <w:sz w:val="24"/>
            <w:szCs w:val="24"/>
            <w:rtl/>
          </w:rPr>
          <w:t>در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نظر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گرفتن</w:t>
        </w:r>
      </w:ins>
      <w:r w:rsidRPr="00CA733E">
        <w:rPr>
          <w:rFonts w:ascii="B Lotus" w:eastAsia="Calibri" w:hAnsi="B Lotus" w:cs="B Lotus" w:hint="cs"/>
          <w:sz w:val="24"/>
          <w:szCs w:val="24"/>
          <w:rtl/>
        </w:rPr>
        <w:t xml:space="preserve"> نگاه دینی به </w:t>
      </w:r>
      <w:del w:id="3361" w:author="Mehrnazi Boojari" w:date="2019-01-10T06:36:00Z">
        <w:r w:rsidRPr="00CA733E" w:rsidDel="008A528E">
          <w:rPr>
            <w:rFonts w:ascii="B Lotus" w:eastAsia="Calibri" w:hAnsi="B Lotus" w:cs="B Lotus" w:hint="cs"/>
            <w:sz w:val="24"/>
            <w:szCs w:val="24"/>
            <w:rtl/>
          </w:rPr>
          <w:delText xml:space="preserve">مسکن </w:delText>
        </w:r>
      </w:del>
      <w:ins w:id="3362" w:author="Mehrnazi Boojari" w:date="2019-01-10T06:36:00Z">
        <w:r w:rsidR="008A528E" w:rsidRPr="00CA733E">
          <w:rPr>
            <w:rFonts w:ascii="B Lotus" w:eastAsia="Calibri" w:hAnsi="B Lotus" w:cs="B Lotus" w:hint="cs"/>
            <w:sz w:val="24"/>
            <w:szCs w:val="24"/>
            <w:rtl/>
          </w:rPr>
          <w:t>مسکن</w:t>
        </w:r>
        <w:r w:rsidR="008A528E">
          <w:rPr>
            <w:rFonts w:ascii="B Lotus" w:eastAsia="Calibri" w:hAnsi="B Lotus" w:cs="B Lotus" w:hint="cs"/>
            <w:sz w:val="24"/>
            <w:szCs w:val="24"/>
            <w:rtl/>
          </w:rPr>
          <w:t>.</w:t>
        </w:r>
      </w:ins>
    </w:p>
    <w:p w14:paraId="5AEF1829" w14:textId="488CBBAF" w:rsidR="00A06196" w:rsidRPr="00BD53EE" w:rsidRDefault="00A06196">
      <w:pPr>
        <w:pStyle w:val="CommentText"/>
        <w:bidi/>
        <w:jc w:val="lowKashida"/>
        <w:rPr>
          <w:rFonts w:cs="B Lotus"/>
          <w:sz w:val="24"/>
          <w:szCs w:val="24"/>
          <w:rtl/>
          <w:rPrChange w:id="3363" w:author="Mehrnazi Boojari" w:date="2019-01-21T00:26:00Z">
            <w:rPr>
              <w:rFonts w:ascii="B Lotus" w:eastAsia="Calibri" w:hAnsi="B Lotus" w:cs="B Lotus"/>
              <w:sz w:val="24"/>
              <w:szCs w:val="24"/>
              <w:rtl/>
              <w:lang w:bidi="fa-IR"/>
            </w:rPr>
          </w:rPrChange>
        </w:rPr>
        <w:pPrChange w:id="3364" w:author="Mehrnazi Boojari" w:date="2019-01-21T00:26:00Z">
          <w:pPr>
            <w:bidi/>
            <w:ind w:firstLine="288"/>
            <w:jc w:val="both"/>
          </w:pPr>
        </w:pPrChange>
      </w:pPr>
      <w:r w:rsidRPr="00CA733E">
        <w:rPr>
          <w:rFonts w:ascii="B Lotus" w:eastAsia="Calibri" w:hAnsi="B Lotus" w:cs="B Lotus" w:hint="cs"/>
          <w:sz w:val="24"/>
          <w:szCs w:val="24"/>
          <w:rtl/>
        </w:rPr>
        <w:t xml:space="preserve">با </w:t>
      </w:r>
      <w:del w:id="3365" w:author="Mehrnazi Boojari" w:date="2019-01-07T22:30:00Z">
        <w:r w:rsidRPr="00CA733E" w:rsidDel="00051F26">
          <w:rPr>
            <w:rFonts w:ascii="B Lotus" w:eastAsia="Calibri" w:hAnsi="B Lotus" w:cs="B Lotus" w:hint="cs"/>
            <w:sz w:val="24"/>
            <w:szCs w:val="24"/>
            <w:rtl/>
          </w:rPr>
          <w:delText>در نظر گرفتن</w:delText>
        </w:r>
      </w:del>
      <w:ins w:id="3366" w:author="Mehrnazi Boojari" w:date="2019-01-07T22:30:00Z">
        <w:r w:rsidR="00051F26">
          <w:rPr>
            <w:rFonts w:ascii="B Lotus" w:eastAsia="Calibri" w:hAnsi="B Lotus" w:cs="B Lotus" w:hint="cs"/>
            <w:sz w:val="24"/>
            <w:szCs w:val="24"/>
            <w:rtl/>
          </w:rPr>
          <w:t>در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نظر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گرفتن</w:t>
        </w:r>
      </w:ins>
      <w:r w:rsidRPr="00CA733E">
        <w:rPr>
          <w:rFonts w:ascii="B Lotus" w:eastAsia="Calibri" w:hAnsi="B Lotus" w:cs="B Lotus" w:hint="cs"/>
          <w:sz w:val="24"/>
          <w:szCs w:val="24"/>
          <w:rtl/>
        </w:rPr>
        <w:t xml:space="preserve"> عوامل فوق</w:t>
      </w:r>
      <w:ins w:id="3367" w:author="Mehrnazi Boojari" w:date="2019-01-10T06:40:00Z">
        <w:r w:rsidR="002E153B">
          <w:rPr>
            <w:rFonts w:ascii="B Lotus" w:eastAsia="Calibri" w:hAnsi="B Lotus" w:cs="B Lotus" w:hint="cs"/>
            <w:sz w:val="24"/>
            <w:szCs w:val="24"/>
            <w:rtl/>
          </w:rPr>
          <w:t>،</w:t>
        </w:r>
      </w:ins>
      <w:r w:rsidRPr="00CA733E">
        <w:rPr>
          <w:rFonts w:ascii="B Lotus" w:eastAsia="Calibri" w:hAnsi="B Lotus" w:cs="B Lotus" w:hint="cs"/>
          <w:sz w:val="24"/>
          <w:szCs w:val="24"/>
          <w:rtl/>
        </w:rPr>
        <w:t xml:space="preserve"> </w:t>
      </w:r>
      <w:del w:id="3368" w:author="Mehrnazi Boojari" w:date="2019-01-10T06:40:00Z">
        <w:r w:rsidRPr="00CA733E" w:rsidDel="002E153B">
          <w:rPr>
            <w:rFonts w:ascii="B Lotus" w:eastAsia="Calibri" w:hAnsi="B Lotus" w:cs="B Lotus" w:hint="cs"/>
            <w:sz w:val="24"/>
            <w:szCs w:val="24"/>
            <w:rtl/>
          </w:rPr>
          <w:delText xml:space="preserve">نکته </w:delText>
        </w:r>
      </w:del>
      <w:ins w:id="3369" w:author="Mehrnazi Boojari" w:date="2019-01-10T06:40:00Z">
        <w:r w:rsidR="002E153B" w:rsidRPr="00CA733E">
          <w:rPr>
            <w:rFonts w:ascii="B Lotus" w:eastAsia="Calibri" w:hAnsi="B Lotus" w:cs="B Lotus" w:hint="cs"/>
            <w:sz w:val="24"/>
            <w:szCs w:val="24"/>
            <w:rtl/>
          </w:rPr>
          <w:t>نکت</w:t>
        </w:r>
        <w:r w:rsidR="002E153B">
          <w:rPr>
            <w:rFonts w:ascii="B Lotus" w:eastAsia="Calibri" w:hAnsi="B Lotus" w:cs="B Lotus" w:hint="cs"/>
            <w:sz w:val="24"/>
            <w:szCs w:val="24"/>
            <w:rtl/>
          </w:rPr>
          <w:t>ۀ</w:t>
        </w:r>
        <w:r w:rsidR="002E153B" w:rsidRPr="00CA733E">
          <w:rPr>
            <w:rFonts w:ascii="B Lotus" w:eastAsia="Calibri" w:hAnsi="B Lotus" w:cs="B Lotus" w:hint="cs"/>
            <w:sz w:val="24"/>
            <w:szCs w:val="24"/>
            <w:rtl/>
          </w:rPr>
          <w:t xml:space="preserve"> </w:t>
        </w:r>
      </w:ins>
      <w:r w:rsidRPr="00CA733E">
        <w:rPr>
          <w:rFonts w:ascii="B Lotus" w:eastAsia="Calibri" w:hAnsi="B Lotus" w:cs="B Lotus" w:hint="cs"/>
          <w:sz w:val="24"/>
          <w:szCs w:val="24"/>
          <w:rtl/>
        </w:rPr>
        <w:t>مهم نحوه دسته</w:t>
      </w:r>
      <w:del w:id="3370" w:author="Mehrnazi Boojari" w:date="2019-01-07T10:01:00Z">
        <w:r w:rsidRPr="00CA733E" w:rsidDel="00A31D6F">
          <w:rPr>
            <w:rFonts w:ascii="B Lotus" w:eastAsia="Calibri" w:hAnsi="B Lotus" w:cs="B Lotus" w:hint="cs"/>
            <w:sz w:val="24"/>
            <w:szCs w:val="24"/>
            <w:rtl/>
          </w:rPr>
          <w:delText xml:space="preserve"> بندی </w:delText>
        </w:r>
      </w:del>
      <w:ins w:id="3371" w:author="Mehrnazi Boojari" w:date="2019-01-07T10:01:00Z">
        <w:r w:rsidR="00A31D6F">
          <w:rPr>
            <w:rFonts w:ascii="B Lotus" w:eastAsia="Calibri" w:hAnsi="B Lotus" w:cs="B Lotus" w:hint="cs"/>
            <w:sz w:val="24"/>
            <w:szCs w:val="24"/>
            <w:rtl/>
          </w:rPr>
          <w:t xml:space="preserve">‌بندی </w:t>
        </w:r>
      </w:ins>
      <w:r w:rsidRPr="00CA733E">
        <w:rPr>
          <w:rFonts w:ascii="B Lotus" w:eastAsia="Calibri" w:hAnsi="B Lotus" w:cs="B Lotus" w:hint="cs"/>
          <w:sz w:val="24"/>
          <w:szCs w:val="24"/>
          <w:rtl/>
        </w:rPr>
        <w:t>شاخص</w:t>
      </w:r>
      <w:del w:id="3372" w:author="Mehrnazi Boojari" w:date="2019-01-07T09:46:00Z">
        <w:r w:rsidRPr="00CA733E" w:rsidDel="006F7CCF">
          <w:rPr>
            <w:rFonts w:ascii="B Lotus" w:eastAsia="Calibri" w:hAnsi="B Lotus" w:cs="B Lotus" w:hint="cs"/>
            <w:sz w:val="24"/>
            <w:szCs w:val="24"/>
            <w:rtl/>
          </w:rPr>
          <w:delText xml:space="preserve"> های </w:delText>
        </w:r>
      </w:del>
      <w:ins w:id="3373" w:author="Mehrnazi Boojari" w:date="2019-01-07T09:46:00Z">
        <w:r w:rsidR="006F7CCF">
          <w:rPr>
            <w:rFonts w:ascii="B Lotus" w:eastAsia="Calibri" w:hAnsi="B Lotus" w:cs="B Lotus" w:hint="cs"/>
            <w:sz w:val="24"/>
            <w:szCs w:val="24"/>
            <w:rtl/>
          </w:rPr>
          <w:t xml:space="preserve">‌های </w:t>
        </w:r>
      </w:ins>
      <w:r w:rsidRPr="00CA733E">
        <w:rPr>
          <w:rFonts w:ascii="B Lotus" w:eastAsia="Calibri" w:hAnsi="B Lotus" w:cs="B Lotus" w:hint="cs"/>
          <w:sz w:val="24"/>
          <w:szCs w:val="24"/>
          <w:rtl/>
        </w:rPr>
        <w:t>مسکن روستایی است</w:t>
      </w:r>
      <w:ins w:id="3374" w:author="Mehrnazi Boojari" w:date="2019-01-10T06:40:00Z">
        <w:r w:rsidR="002E153B">
          <w:rPr>
            <w:rFonts w:ascii="B Lotus" w:eastAsia="Calibri" w:hAnsi="B Lotus" w:cs="B Lotus" w:hint="cs"/>
            <w:sz w:val="24"/>
            <w:szCs w:val="24"/>
            <w:rtl/>
          </w:rPr>
          <w:t>.</w:t>
        </w:r>
      </w:ins>
      <w:r w:rsidRPr="00CA733E">
        <w:rPr>
          <w:rFonts w:ascii="B Lotus" w:eastAsia="Calibri" w:hAnsi="B Lotus" w:cs="B Lotus" w:hint="cs"/>
          <w:sz w:val="24"/>
          <w:szCs w:val="24"/>
          <w:rtl/>
        </w:rPr>
        <w:t xml:space="preserve"> برای این منظور</w:t>
      </w:r>
      <w:ins w:id="3375" w:author="Mehrnazi Boojari" w:date="2019-01-10T06:40:00Z">
        <w:r w:rsidR="002E153B">
          <w:rPr>
            <w:rFonts w:ascii="B Lotus" w:eastAsia="Calibri" w:hAnsi="B Lotus" w:cs="B Lotus" w:hint="cs"/>
            <w:sz w:val="24"/>
            <w:szCs w:val="24"/>
            <w:rtl/>
          </w:rPr>
          <w:t>،</w:t>
        </w:r>
      </w:ins>
      <w:r w:rsidRPr="00CA733E">
        <w:rPr>
          <w:rFonts w:ascii="B Lotus" w:eastAsia="Calibri" w:hAnsi="B Lotus" w:cs="B Lotus" w:hint="cs"/>
          <w:sz w:val="24"/>
          <w:szCs w:val="24"/>
          <w:rtl/>
        </w:rPr>
        <w:t xml:space="preserve"> روش</w:t>
      </w:r>
      <w:del w:id="3376" w:author="Mehrnazi Boojari" w:date="2019-01-07T09:46:00Z">
        <w:r w:rsidRPr="00CA733E" w:rsidDel="006F7CCF">
          <w:rPr>
            <w:rFonts w:ascii="B Lotus" w:eastAsia="Calibri" w:hAnsi="B Lotus" w:cs="B Lotus" w:hint="cs"/>
            <w:sz w:val="24"/>
            <w:szCs w:val="24"/>
            <w:rtl/>
          </w:rPr>
          <w:delText xml:space="preserve"> های </w:delText>
        </w:r>
      </w:del>
      <w:ins w:id="3377" w:author="Mehrnazi Boojari" w:date="2019-01-07T09:46:00Z">
        <w:r w:rsidR="006F7CCF">
          <w:rPr>
            <w:rFonts w:ascii="B Lotus" w:eastAsia="Calibri" w:hAnsi="B Lotus" w:cs="B Lotus" w:hint="cs"/>
            <w:sz w:val="24"/>
            <w:szCs w:val="24"/>
            <w:rtl/>
          </w:rPr>
          <w:t xml:space="preserve">‌های </w:t>
        </w:r>
      </w:ins>
      <w:r w:rsidRPr="00CA733E">
        <w:rPr>
          <w:rFonts w:ascii="B Lotus" w:eastAsia="Calibri" w:hAnsi="B Lotus" w:cs="B Lotus" w:hint="cs"/>
          <w:sz w:val="24"/>
          <w:szCs w:val="24"/>
          <w:rtl/>
        </w:rPr>
        <w:t>مختلفی وجود دارد. روش تفکیک شاخص</w:t>
      </w:r>
      <w:del w:id="3378" w:author="Mehrnazi Boojari" w:date="2019-01-07T09:45:00Z">
        <w:r w:rsidRPr="00CA733E" w:rsidDel="006F7CCF">
          <w:rPr>
            <w:rFonts w:ascii="B Lotus" w:eastAsia="Calibri" w:hAnsi="B Lotus" w:cs="B Lotus" w:hint="cs"/>
            <w:sz w:val="24"/>
            <w:szCs w:val="24"/>
            <w:rtl/>
          </w:rPr>
          <w:delText xml:space="preserve"> ها </w:delText>
        </w:r>
      </w:del>
      <w:ins w:id="3379" w:author="Mehrnazi Boojari" w:date="2019-01-07T09:45:00Z">
        <w:r w:rsidR="006F7CCF">
          <w:rPr>
            <w:rFonts w:ascii="B Lotus" w:eastAsia="Calibri" w:hAnsi="B Lotus" w:cs="B Lotus" w:hint="cs"/>
            <w:sz w:val="24"/>
            <w:szCs w:val="24"/>
            <w:rtl/>
          </w:rPr>
          <w:t xml:space="preserve">‌ها </w:t>
        </w:r>
      </w:ins>
      <w:del w:id="3380" w:author="Mehrnazi Boojari" w:date="2019-01-09T23:38:00Z">
        <w:r w:rsidRPr="00CA733E" w:rsidDel="00947B53">
          <w:rPr>
            <w:rFonts w:ascii="B Lotus" w:eastAsia="Calibri" w:hAnsi="B Lotus" w:cs="B Lotus" w:hint="cs"/>
            <w:sz w:val="24"/>
            <w:szCs w:val="24"/>
            <w:rtl/>
          </w:rPr>
          <w:delText>بر اساس</w:delText>
        </w:r>
      </w:del>
      <w:ins w:id="3381" w:author="Mehrnazi Boojari" w:date="2019-01-09T23:38:00Z">
        <w:r w:rsidR="00947B53">
          <w:rPr>
            <w:rFonts w:ascii="B Lotus" w:eastAsia="Calibri" w:hAnsi="B Lotus" w:cs="B Lotus" w:hint="cs"/>
            <w:sz w:val="24"/>
            <w:szCs w:val="24"/>
            <w:rtl/>
          </w:rPr>
          <w:t>بر</w:t>
        </w:r>
        <w:r w:rsidR="00947B53">
          <w:rPr>
            <w:rFonts w:ascii="Times New Roman" w:eastAsia="Calibri" w:hAnsi="Times New Roman" w:cs="Times New Roman" w:hint="cs"/>
            <w:sz w:val="24"/>
            <w:szCs w:val="24"/>
            <w:rtl/>
          </w:rPr>
          <w:t> </w:t>
        </w:r>
        <w:r w:rsidR="00947B53">
          <w:rPr>
            <w:rFonts w:ascii="B Lotus" w:eastAsia="Calibri" w:hAnsi="B Lotus" w:cs="B Lotus" w:hint="cs"/>
            <w:sz w:val="24"/>
            <w:szCs w:val="24"/>
            <w:rtl/>
          </w:rPr>
          <w:t>اساس</w:t>
        </w:r>
      </w:ins>
      <w:r w:rsidRPr="00CA733E">
        <w:rPr>
          <w:rFonts w:ascii="B Lotus" w:eastAsia="Calibri" w:hAnsi="B Lotus" w:cs="B Lotus" w:hint="cs"/>
          <w:sz w:val="24"/>
          <w:szCs w:val="24"/>
          <w:rtl/>
        </w:rPr>
        <w:t xml:space="preserve"> فضای سکونت</w:t>
      </w:r>
      <w:del w:id="3382" w:author="Mehrnazi Boojari" w:date="2019-01-07T09:47:00Z">
        <w:r w:rsidRPr="00CA733E" w:rsidDel="006F7CCF">
          <w:rPr>
            <w:rFonts w:ascii="B Lotus" w:eastAsia="Calibri" w:hAnsi="B Lotus" w:cs="B Lotus" w:hint="cs"/>
            <w:sz w:val="24"/>
            <w:szCs w:val="24"/>
            <w:rtl/>
          </w:rPr>
          <w:delText xml:space="preserve"> ،</w:delText>
        </w:r>
      </w:del>
      <w:ins w:id="3383" w:author="Mehrnazi Boojari" w:date="2019-01-07T09:47:00Z">
        <w:r w:rsidR="006F7CCF">
          <w:rPr>
            <w:rFonts w:ascii="B Lotus" w:eastAsia="Calibri" w:hAnsi="B Lotus" w:cs="B Lotus" w:hint="cs"/>
            <w:sz w:val="24"/>
            <w:szCs w:val="24"/>
            <w:rtl/>
          </w:rPr>
          <w:t>،</w:t>
        </w:r>
      </w:ins>
      <w:r w:rsidRPr="00CA733E">
        <w:rPr>
          <w:rFonts w:ascii="B Lotus" w:eastAsia="Calibri" w:hAnsi="B Lotus" w:cs="B Lotus" w:hint="cs"/>
          <w:sz w:val="24"/>
          <w:szCs w:val="24"/>
          <w:rtl/>
        </w:rPr>
        <w:t xml:space="preserve"> فعالیت معیشتی و خدمات درون واحد</w:t>
      </w:r>
      <w:ins w:id="3384" w:author="Mehrnazi Boojari" w:date="2019-01-10T06:40:00Z">
        <w:r w:rsidR="002E153B">
          <w:rPr>
            <w:rFonts w:ascii="B Lotus" w:eastAsia="Calibri" w:hAnsi="B Lotus" w:cs="B Lotus" w:hint="cs"/>
            <w:sz w:val="24"/>
            <w:szCs w:val="24"/>
            <w:rtl/>
          </w:rPr>
          <w:t xml:space="preserve"> </w:t>
        </w:r>
      </w:ins>
      <w:r w:rsidRPr="00CA733E">
        <w:rPr>
          <w:rFonts w:ascii="B Lotus" w:eastAsia="Calibri" w:hAnsi="B Lotus" w:cs="B Lotus" w:hint="cs"/>
          <w:sz w:val="24"/>
          <w:szCs w:val="24"/>
          <w:rtl/>
        </w:rPr>
        <w:t>مسکونی یا روش تفکیک شاخص</w:t>
      </w:r>
      <w:del w:id="3385" w:author="Mehrnazi Boojari" w:date="2019-01-07T09:45:00Z">
        <w:r w:rsidRPr="00CA733E" w:rsidDel="006F7CCF">
          <w:rPr>
            <w:rFonts w:ascii="B Lotus" w:eastAsia="Calibri" w:hAnsi="B Lotus" w:cs="B Lotus" w:hint="cs"/>
            <w:sz w:val="24"/>
            <w:szCs w:val="24"/>
            <w:rtl/>
          </w:rPr>
          <w:delText xml:space="preserve"> ها </w:delText>
        </w:r>
      </w:del>
      <w:ins w:id="3386" w:author="Mehrnazi Boojari" w:date="2019-01-07T09:45:00Z">
        <w:r w:rsidR="006F7CCF">
          <w:rPr>
            <w:rFonts w:ascii="B Lotus" w:eastAsia="Calibri" w:hAnsi="B Lotus" w:cs="B Lotus" w:hint="cs"/>
            <w:sz w:val="24"/>
            <w:szCs w:val="24"/>
            <w:rtl/>
          </w:rPr>
          <w:t xml:space="preserve">‌ها </w:t>
        </w:r>
      </w:ins>
      <w:r w:rsidRPr="00CA733E">
        <w:rPr>
          <w:rFonts w:ascii="B Lotus" w:eastAsia="Calibri" w:hAnsi="B Lotus" w:cs="B Lotus" w:hint="cs"/>
          <w:sz w:val="24"/>
          <w:szCs w:val="24"/>
          <w:rtl/>
        </w:rPr>
        <w:t>و تقسیم</w:t>
      </w:r>
      <w:del w:id="3387" w:author="Mehrnazi Boojari" w:date="2019-01-07T09:51:00Z">
        <w:r w:rsidRPr="00CA733E" w:rsidDel="006F7CCF">
          <w:rPr>
            <w:rFonts w:ascii="B Lotus" w:eastAsia="Calibri" w:hAnsi="B Lotus" w:cs="B Lotus" w:hint="cs"/>
            <w:sz w:val="24"/>
            <w:szCs w:val="24"/>
            <w:rtl/>
          </w:rPr>
          <w:delText xml:space="preserve"> آنها </w:delText>
        </w:r>
      </w:del>
      <w:ins w:id="3388" w:author="Mehrnazi Boojari" w:date="2019-01-07T09:51:00Z">
        <w:r w:rsidR="006F7CCF">
          <w:rPr>
            <w:rFonts w:ascii="B Lotus" w:eastAsia="Calibri" w:hAnsi="B Lotus" w:cs="B Lotus" w:hint="cs"/>
            <w:sz w:val="24"/>
            <w:szCs w:val="24"/>
            <w:rtl/>
          </w:rPr>
          <w:t xml:space="preserve"> آن‌ها </w:t>
        </w:r>
      </w:ins>
      <w:r w:rsidRPr="00CA733E">
        <w:rPr>
          <w:rFonts w:ascii="B Lotus" w:eastAsia="Calibri" w:hAnsi="B Lotus" w:cs="B Lotus" w:hint="cs"/>
          <w:sz w:val="24"/>
          <w:szCs w:val="24"/>
          <w:rtl/>
        </w:rPr>
        <w:t>به شاخص</w:t>
      </w:r>
      <w:del w:id="3389" w:author="Mehrnazi Boojari" w:date="2019-01-07T09:46:00Z">
        <w:r w:rsidRPr="00CA733E" w:rsidDel="006F7CCF">
          <w:rPr>
            <w:rFonts w:ascii="B Lotus" w:eastAsia="Calibri" w:hAnsi="B Lotus" w:cs="B Lotus" w:hint="cs"/>
            <w:sz w:val="24"/>
            <w:szCs w:val="24"/>
            <w:rtl/>
          </w:rPr>
          <w:delText xml:space="preserve"> های </w:delText>
        </w:r>
      </w:del>
      <w:ins w:id="3390" w:author="Mehrnazi Boojari" w:date="2019-01-07T09:46:00Z">
        <w:r w:rsidR="006F7CCF">
          <w:rPr>
            <w:rFonts w:ascii="B Lotus" w:eastAsia="Calibri" w:hAnsi="B Lotus" w:cs="B Lotus" w:hint="cs"/>
            <w:sz w:val="24"/>
            <w:szCs w:val="24"/>
            <w:rtl/>
          </w:rPr>
          <w:t xml:space="preserve">‌های </w:t>
        </w:r>
      </w:ins>
      <w:r w:rsidRPr="00BD53EE">
        <w:rPr>
          <w:rFonts w:ascii="B Lotus" w:eastAsia="Calibri" w:hAnsi="B Lotus" w:cs="B Lotus" w:hint="cs"/>
          <w:sz w:val="24"/>
          <w:szCs w:val="24"/>
          <w:rtl/>
        </w:rPr>
        <w:t>هدف</w:t>
      </w:r>
      <w:del w:id="3391" w:author="Mehrnazi Boojari" w:date="2019-01-07T09:47:00Z">
        <w:r w:rsidRPr="00BD53EE" w:rsidDel="006F7CCF">
          <w:rPr>
            <w:rFonts w:ascii="B Lotus" w:eastAsia="Calibri" w:hAnsi="B Lotus" w:cs="B Lotus" w:hint="cs"/>
            <w:sz w:val="24"/>
            <w:szCs w:val="24"/>
            <w:rtl/>
          </w:rPr>
          <w:delText xml:space="preserve"> ،</w:delText>
        </w:r>
      </w:del>
      <w:ins w:id="3392" w:author="Mehrnazi Boojari" w:date="2019-01-07T09:47:00Z">
        <w:r w:rsidR="006F7CCF" w:rsidRPr="00BD53EE">
          <w:rPr>
            <w:rFonts w:ascii="B Lotus" w:eastAsia="Calibri" w:hAnsi="B Lotus" w:cs="B Lotus" w:hint="cs"/>
            <w:sz w:val="24"/>
            <w:szCs w:val="24"/>
            <w:rtl/>
          </w:rPr>
          <w:t>،</w:t>
        </w:r>
      </w:ins>
      <w:r w:rsidRPr="00BD53EE">
        <w:rPr>
          <w:rFonts w:ascii="B Lotus" w:eastAsia="Calibri" w:hAnsi="B Lotus" w:cs="B Lotus" w:hint="cs"/>
          <w:sz w:val="24"/>
          <w:szCs w:val="24"/>
          <w:rtl/>
        </w:rPr>
        <w:t xml:space="preserve"> ارزیابی و هشداردهنده از جمله روش</w:t>
      </w:r>
      <w:del w:id="3393" w:author="Mehrnazi Boojari" w:date="2019-01-07T09:46:00Z">
        <w:r w:rsidRPr="00BD53EE" w:rsidDel="006F7CCF">
          <w:rPr>
            <w:rFonts w:ascii="B Lotus" w:eastAsia="Calibri" w:hAnsi="B Lotus" w:cs="B Lotus" w:hint="cs"/>
            <w:sz w:val="24"/>
            <w:szCs w:val="24"/>
            <w:rtl/>
          </w:rPr>
          <w:delText xml:space="preserve"> های </w:delText>
        </w:r>
      </w:del>
      <w:ins w:id="3394" w:author="Mehrnazi Boojari" w:date="2019-01-07T09:46:00Z">
        <w:r w:rsidR="006F7CCF" w:rsidRPr="00BD53EE">
          <w:rPr>
            <w:rFonts w:ascii="B Lotus" w:eastAsia="Calibri" w:hAnsi="B Lotus" w:cs="B Lotus" w:hint="cs"/>
            <w:sz w:val="24"/>
            <w:szCs w:val="24"/>
            <w:rtl/>
          </w:rPr>
          <w:t xml:space="preserve">‌های </w:t>
        </w:r>
      </w:ins>
      <w:r w:rsidRPr="00BD53EE">
        <w:rPr>
          <w:rFonts w:ascii="B Lotus" w:eastAsia="Calibri" w:hAnsi="B Lotus" w:cs="B Lotus" w:hint="cs"/>
          <w:sz w:val="24"/>
          <w:szCs w:val="24"/>
          <w:rtl/>
        </w:rPr>
        <w:t>مورد استفاده در این زمینه</w:t>
      </w:r>
      <w:ins w:id="3395" w:author="Mehrnazi Boojari" w:date="2019-01-10T06:40:00Z">
        <w:r w:rsidR="002E153B" w:rsidRPr="00BD53EE">
          <w:rPr>
            <w:rFonts w:ascii="B Lotus" w:eastAsia="Calibri" w:hAnsi="B Lotus" w:cs="B Lotus" w:hint="cs"/>
            <w:sz w:val="24"/>
            <w:szCs w:val="24"/>
            <w:rPrChange w:id="3396" w:author="Mehrnazi Boojari" w:date="2019-01-21T00:25:00Z">
              <w:rPr>
                <w:rFonts w:ascii="B Lotus" w:eastAsia="Calibri" w:hAnsi="B Lotus" w:cs="B Nazanin" w:hint="cs"/>
                <w:sz w:val="24"/>
                <w:szCs w:val="24"/>
              </w:rPr>
            </w:rPrChange>
          </w:rPr>
          <w:t>‌</w:t>
        </w:r>
      </w:ins>
      <w:del w:id="3397" w:author="Mehrnazi Boojari" w:date="2019-01-10T06:40:00Z">
        <w:r w:rsidRPr="00BD53EE" w:rsidDel="002E153B">
          <w:rPr>
            <w:rFonts w:ascii="B Lotus" w:eastAsia="Calibri" w:hAnsi="B Lotus" w:cs="B Lotus" w:hint="cs"/>
            <w:sz w:val="24"/>
            <w:szCs w:val="24"/>
            <w:rtl/>
          </w:rPr>
          <w:delText xml:space="preserve"> </w:delText>
        </w:r>
      </w:del>
      <w:r w:rsidRPr="00BD53EE">
        <w:rPr>
          <w:rFonts w:ascii="B Lotus" w:eastAsia="Calibri" w:hAnsi="B Lotus" w:cs="B Lotus" w:hint="cs"/>
          <w:sz w:val="24"/>
          <w:szCs w:val="24"/>
          <w:rtl/>
        </w:rPr>
        <w:t>اند</w:t>
      </w:r>
      <w:del w:id="3398" w:author="Mehrnazi Boojari" w:date="2019-01-07T09:53:00Z">
        <w:r w:rsidRPr="00BD53EE" w:rsidDel="006F7CCF">
          <w:rPr>
            <w:rFonts w:ascii="B Lotus" w:eastAsia="Calibri" w:hAnsi="B Lotus" w:cs="B Lotus" w:hint="cs"/>
            <w:sz w:val="24"/>
            <w:szCs w:val="24"/>
            <w:rtl/>
          </w:rPr>
          <w:delText xml:space="preserve"> . </w:delText>
        </w:r>
      </w:del>
      <w:ins w:id="3399" w:author="Mehrnazi Boojari" w:date="2019-01-07T09:53:00Z">
        <w:r w:rsidR="006F7CCF" w:rsidRPr="00BD53EE">
          <w:rPr>
            <w:rFonts w:ascii="B Lotus" w:eastAsia="Calibri" w:hAnsi="B Lotus" w:cs="B Lotus" w:hint="cs"/>
            <w:sz w:val="24"/>
            <w:szCs w:val="24"/>
            <w:rtl/>
          </w:rPr>
          <w:t>.</w:t>
        </w:r>
      </w:ins>
      <w:ins w:id="3400" w:author="Mehrnazi Boojari" w:date="2019-01-21T00:25:00Z">
        <w:r w:rsidR="00BD53EE" w:rsidRPr="00BD53EE">
          <w:rPr>
            <w:rFonts w:cs="B Lotus"/>
            <w:sz w:val="24"/>
            <w:szCs w:val="24"/>
            <w:rtl/>
            <w:rPrChange w:id="3401" w:author="Mehrnazi Boojari" w:date="2019-01-21T00:25:00Z">
              <w:rPr>
                <w:rtl/>
              </w:rPr>
            </w:rPrChange>
          </w:rPr>
          <w:t xml:space="preserve"> </w:t>
        </w:r>
        <w:r w:rsidR="00BD53EE" w:rsidRPr="00BD53EE">
          <w:rPr>
            <w:rFonts w:cs="B Lotus" w:hint="cs"/>
            <w:sz w:val="24"/>
            <w:szCs w:val="24"/>
            <w:rtl/>
            <w:rPrChange w:id="3402" w:author="Mehrnazi Boojari" w:date="2019-01-21T00:25:00Z">
              <w:rPr>
                <w:rFonts w:hint="cs"/>
                <w:rtl/>
              </w:rPr>
            </w:rPrChange>
          </w:rPr>
          <w:t>تفکیک</w:t>
        </w:r>
        <w:r w:rsidR="00BD53EE" w:rsidRPr="00BD53EE">
          <w:rPr>
            <w:rFonts w:cs="B Lotus"/>
            <w:sz w:val="24"/>
            <w:szCs w:val="24"/>
            <w:rtl/>
            <w:rPrChange w:id="3403" w:author="Mehrnazi Boojari" w:date="2019-01-21T00:25:00Z">
              <w:rPr>
                <w:rtl/>
              </w:rPr>
            </w:rPrChange>
          </w:rPr>
          <w:t xml:space="preserve"> </w:t>
        </w:r>
        <w:r w:rsidR="00BD53EE" w:rsidRPr="00BD53EE">
          <w:rPr>
            <w:rFonts w:cs="B Lotus" w:hint="cs"/>
            <w:sz w:val="24"/>
            <w:szCs w:val="24"/>
            <w:rtl/>
            <w:rPrChange w:id="3404" w:author="Mehrnazi Boojari" w:date="2019-01-21T00:25:00Z">
              <w:rPr>
                <w:rFonts w:hint="cs"/>
                <w:rtl/>
              </w:rPr>
            </w:rPrChange>
          </w:rPr>
          <w:t>شاخص</w:t>
        </w:r>
      </w:ins>
      <w:ins w:id="3405" w:author="Mehrnazi Boojari" w:date="2019-01-21T00:26:00Z">
        <w:r w:rsidR="00BD53EE">
          <w:rPr>
            <w:rFonts w:cs="B Nazanin" w:hint="cs"/>
            <w:sz w:val="24"/>
            <w:szCs w:val="24"/>
            <w:rtl/>
          </w:rPr>
          <w:t>‌</w:t>
        </w:r>
      </w:ins>
      <w:ins w:id="3406" w:author="Mehrnazi Boojari" w:date="2019-01-21T00:25:00Z">
        <w:r w:rsidR="00BD53EE" w:rsidRPr="00BD53EE">
          <w:rPr>
            <w:rFonts w:cs="B Lotus" w:hint="cs"/>
            <w:sz w:val="24"/>
            <w:szCs w:val="24"/>
            <w:rtl/>
            <w:rPrChange w:id="3407" w:author="Mehrnazi Boojari" w:date="2019-01-21T00:25:00Z">
              <w:rPr>
                <w:rFonts w:hint="cs"/>
                <w:rtl/>
              </w:rPr>
            </w:rPrChange>
          </w:rPr>
          <w:t>های</w:t>
        </w:r>
        <w:r w:rsidR="00BD53EE" w:rsidRPr="00BD53EE">
          <w:rPr>
            <w:rFonts w:cs="B Lotus"/>
            <w:sz w:val="24"/>
            <w:szCs w:val="24"/>
            <w:rtl/>
            <w:rPrChange w:id="3408" w:author="Mehrnazi Boojari" w:date="2019-01-21T00:25:00Z">
              <w:rPr>
                <w:rtl/>
              </w:rPr>
            </w:rPrChange>
          </w:rPr>
          <w:t xml:space="preserve"> </w:t>
        </w:r>
        <w:r w:rsidR="00BD53EE" w:rsidRPr="00BD53EE">
          <w:rPr>
            <w:rFonts w:cs="B Lotus" w:hint="cs"/>
            <w:sz w:val="24"/>
            <w:szCs w:val="24"/>
            <w:rtl/>
            <w:rPrChange w:id="3409" w:author="Mehrnazi Boojari" w:date="2019-01-21T00:25:00Z">
              <w:rPr>
                <w:rFonts w:hint="cs"/>
                <w:rtl/>
              </w:rPr>
            </w:rPrChange>
          </w:rPr>
          <w:t>مسکن</w:t>
        </w:r>
        <w:r w:rsidR="00BD53EE" w:rsidRPr="00BD53EE">
          <w:rPr>
            <w:rFonts w:cs="B Lotus"/>
            <w:sz w:val="24"/>
            <w:szCs w:val="24"/>
            <w:rtl/>
            <w:rPrChange w:id="3410" w:author="Mehrnazi Boojari" w:date="2019-01-21T00:25:00Z">
              <w:rPr>
                <w:rtl/>
              </w:rPr>
            </w:rPrChange>
          </w:rPr>
          <w:t xml:space="preserve"> </w:t>
        </w:r>
        <w:r w:rsidR="00BD53EE" w:rsidRPr="00BD53EE">
          <w:rPr>
            <w:rFonts w:cs="B Lotus" w:hint="cs"/>
            <w:sz w:val="24"/>
            <w:szCs w:val="24"/>
            <w:rtl/>
            <w:rPrChange w:id="3411" w:author="Mehrnazi Boojari" w:date="2019-01-21T00:25:00Z">
              <w:rPr>
                <w:rFonts w:hint="cs"/>
                <w:rtl/>
              </w:rPr>
            </w:rPrChange>
          </w:rPr>
          <w:t>به</w:t>
        </w:r>
        <w:r w:rsidR="00BD53EE" w:rsidRPr="00BD53EE">
          <w:rPr>
            <w:rFonts w:cs="B Lotus"/>
            <w:sz w:val="24"/>
            <w:szCs w:val="24"/>
            <w:rtl/>
            <w:rPrChange w:id="3412" w:author="Mehrnazi Boojari" w:date="2019-01-21T00:25:00Z">
              <w:rPr>
                <w:rtl/>
              </w:rPr>
            </w:rPrChange>
          </w:rPr>
          <w:t xml:space="preserve"> </w:t>
        </w:r>
        <w:r w:rsidR="00BD53EE" w:rsidRPr="00BD53EE">
          <w:rPr>
            <w:rFonts w:cs="B Lotus" w:hint="cs"/>
            <w:sz w:val="24"/>
            <w:szCs w:val="24"/>
            <w:rtl/>
            <w:rPrChange w:id="3413" w:author="Mehrnazi Boojari" w:date="2019-01-21T00:25:00Z">
              <w:rPr>
                <w:rFonts w:hint="cs"/>
                <w:rtl/>
              </w:rPr>
            </w:rPrChange>
          </w:rPr>
          <w:t>این</w:t>
        </w:r>
        <w:r w:rsidR="00BD53EE" w:rsidRPr="00BD53EE">
          <w:rPr>
            <w:rFonts w:cs="B Lotus"/>
            <w:sz w:val="24"/>
            <w:szCs w:val="24"/>
            <w:rtl/>
            <w:rPrChange w:id="3414" w:author="Mehrnazi Boojari" w:date="2019-01-21T00:25:00Z">
              <w:rPr>
                <w:rtl/>
              </w:rPr>
            </w:rPrChange>
          </w:rPr>
          <w:t xml:space="preserve"> </w:t>
        </w:r>
        <w:r w:rsidR="00BD53EE" w:rsidRPr="00BD53EE">
          <w:rPr>
            <w:rFonts w:cs="B Lotus" w:hint="cs"/>
            <w:sz w:val="24"/>
            <w:szCs w:val="24"/>
            <w:rtl/>
            <w:rPrChange w:id="3415" w:author="Mehrnazi Boojari" w:date="2019-01-21T00:25:00Z">
              <w:rPr>
                <w:rFonts w:hint="cs"/>
                <w:rtl/>
              </w:rPr>
            </w:rPrChange>
          </w:rPr>
          <w:t>سه</w:t>
        </w:r>
        <w:r w:rsidR="00BD53EE" w:rsidRPr="00BD53EE">
          <w:rPr>
            <w:rFonts w:cs="B Lotus"/>
            <w:sz w:val="24"/>
            <w:szCs w:val="24"/>
            <w:rtl/>
            <w:rPrChange w:id="3416" w:author="Mehrnazi Boojari" w:date="2019-01-21T00:25:00Z">
              <w:rPr>
                <w:rtl/>
              </w:rPr>
            </w:rPrChange>
          </w:rPr>
          <w:t xml:space="preserve"> </w:t>
        </w:r>
        <w:r w:rsidR="00BD53EE" w:rsidRPr="00BD53EE">
          <w:rPr>
            <w:rFonts w:cs="B Lotus" w:hint="cs"/>
            <w:sz w:val="24"/>
            <w:szCs w:val="24"/>
            <w:rtl/>
            <w:rPrChange w:id="3417" w:author="Mehrnazi Boojari" w:date="2019-01-21T00:25:00Z">
              <w:rPr>
                <w:rFonts w:hint="cs"/>
                <w:rtl/>
              </w:rPr>
            </w:rPrChange>
          </w:rPr>
          <w:t>دسته</w:t>
        </w:r>
        <w:r w:rsidR="00BD53EE">
          <w:rPr>
            <w:rFonts w:cs="B Lotus" w:hint="cs"/>
            <w:sz w:val="24"/>
            <w:szCs w:val="24"/>
            <w:rtl/>
          </w:rPr>
          <w:t xml:space="preserve"> از روش</w:t>
        </w:r>
      </w:ins>
      <w:ins w:id="3418" w:author="Mehrnazi Boojari" w:date="2019-01-21T00:26:00Z">
        <w:r w:rsidR="00BD53EE">
          <w:rPr>
            <w:rFonts w:cs="B Nazanin" w:hint="cs"/>
            <w:sz w:val="24"/>
            <w:szCs w:val="24"/>
            <w:rtl/>
          </w:rPr>
          <w:t>‌</w:t>
        </w:r>
      </w:ins>
      <w:ins w:id="3419" w:author="Mehrnazi Boojari" w:date="2019-01-21T00:25:00Z">
        <w:r w:rsidR="00BD53EE">
          <w:rPr>
            <w:rFonts w:cs="B Lotus" w:hint="cs"/>
            <w:sz w:val="24"/>
            <w:szCs w:val="24"/>
            <w:rtl/>
          </w:rPr>
          <w:t>های رایج تفکیک شاخص</w:t>
        </w:r>
        <w:r w:rsidR="00BD53EE">
          <w:rPr>
            <w:rFonts w:cs="B Nazanin" w:hint="cs"/>
            <w:sz w:val="24"/>
            <w:szCs w:val="24"/>
            <w:rtl/>
          </w:rPr>
          <w:t>‌</w:t>
        </w:r>
        <w:r w:rsidR="00BD53EE">
          <w:rPr>
            <w:rFonts w:cs="B Lotus" w:hint="cs"/>
            <w:sz w:val="24"/>
            <w:szCs w:val="24"/>
            <w:rtl/>
          </w:rPr>
          <w:t>ها</w:t>
        </w:r>
        <w:r w:rsidR="00BD53EE" w:rsidRPr="00BD53EE">
          <w:rPr>
            <w:rFonts w:cs="B Lotus" w:hint="cs"/>
            <w:sz w:val="24"/>
            <w:szCs w:val="24"/>
            <w:rtl/>
            <w:rPrChange w:id="3420" w:author="Mehrnazi Boojari" w:date="2019-01-21T00:25:00Z">
              <w:rPr>
                <w:rFonts w:hint="cs"/>
                <w:rtl/>
              </w:rPr>
            </w:rPrChange>
          </w:rPr>
          <w:t>ست</w:t>
        </w:r>
      </w:ins>
      <w:del w:id="3421" w:author="Mehrnazi Boojari" w:date="2019-01-10T06:41:00Z">
        <w:r w:rsidRPr="00BD53EE" w:rsidDel="002E153B">
          <w:rPr>
            <w:rFonts w:ascii="B Lotus" w:eastAsia="Calibri" w:hAnsi="B Lotus" w:cs="B Lotus" w:hint="cs"/>
            <w:sz w:val="24"/>
            <w:szCs w:val="24"/>
            <w:rtl/>
          </w:rPr>
          <w:delText>از شیوه</w:delText>
        </w:r>
      </w:del>
      <w:del w:id="3422" w:author="Mehrnazi Boojari" w:date="2019-01-07T09:46:00Z">
        <w:r w:rsidRPr="00BD53EE" w:rsidDel="006F7CCF">
          <w:rPr>
            <w:rFonts w:ascii="B Lotus" w:eastAsia="Calibri" w:hAnsi="B Lotus" w:cs="B Lotus" w:hint="cs"/>
            <w:sz w:val="24"/>
            <w:szCs w:val="24"/>
            <w:rtl/>
          </w:rPr>
          <w:delText xml:space="preserve"> های </w:delText>
        </w:r>
      </w:del>
      <w:del w:id="3423" w:author="Mehrnazi Boojari" w:date="2019-01-10T06:41:00Z">
        <w:r w:rsidRPr="00BD53EE" w:rsidDel="002E153B">
          <w:rPr>
            <w:rFonts w:ascii="B Lotus" w:eastAsia="Calibri" w:hAnsi="B Lotus" w:cs="B Lotus" w:hint="cs"/>
            <w:sz w:val="24"/>
            <w:szCs w:val="24"/>
            <w:rtl/>
          </w:rPr>
          <w:delText>رایج تفکیک شاخص</w:delText>
        </w:r>
      </w:del>
      <w:del w:id="3424" w:author="Mehrnazi Boojari" w:date="2019-01-07T09:45:00Z">
        <w:r w:rsidRPr="00BD53EE" w:rsidDel="006F7CCF">
          <w:rPr>
            <w:rFonts w:ascii="B Lotus" w:eastAsia="Calibri" w:hAnsi="B Lotus" w:cs="B Lotus" w:hint="cs"/>
            <w:sz w:val="24"/>
            <w:szCs w:val="24"/>
            <w:rtl/>
          </w:rPr>
          <w:delText xml:space="preserve"> ها </w:delText>
        </w:r>
      </w:del>
      <w:del w:id="3425" w:author="Mehrnazi Boojari" w:date="2019-01-10T06:41:00Z">
        <w:r w:rsidRPr="00BD53EE" w:rsidDel="002E153B">
          <w:rPr>
            <w:rFonts w:ascii="B Lotus" w:eastAsia="Calibri" w:hAnsi="B Lotus" w:cs="B Lotus" w:hint="cs"/>
            <w:sz w:val="24"/>
            <w:szCs w:val="24"/>
            <w:rtl/>
          </w:rPr>
          <w:delText xml:space="preserve">به </w:delText>
        </w:r>
      </w:del>
      <w:del w:id="3426" w:author="Mehrnazi Boojari" w:date="2019-01-21T00:26:00Z">
        <w:r w:rsidRPr="00BD53EE" w:rsidDel="00BD53EE">
          <w:rPr>
            <w:rFonts w:ascii="B Lotus" w:eastAsia="Calibri" w:hAnsi="B Lotus" w:cs="B Lotus" w:hint="cs"/>
            <w:sz w:val="24"/>
            <w:szCs w:val="24"/>
            <w:rtl/>
          </w:rPr>
          <w:delText>کالبدی</w:delText>
        </w:r>
      </w:del>
      <w:del w:id="3427" w:author="Mehrnazi Boojari" w:date="2019-01-10T06:41:00Z">
        <w:r w:rsidRPr="00BD53EE" w:rsidDel="002E153B">
          <w:rPr>
            <w:rFonts w:ascii="B Lotus" w:eastAsia="Calibri" w:hAnsi="B Lotus" w:cs="B Lotus" w:hint="cs"/>
            <w:sz w:val="24"/>
            <w:szCs w:val="24"/>
            <w:rtl/>
          </w:rPr>
          <w:delText xml:space="preserve">، </w:delText>
        </w:r>
      </w:del>
      <w:del w:id="3428" w:author="Mehrnazi Boojari" w:date="2019-01-21T00:26:00Z">
        <w:r w:rsidRPr="00BD53EE" w:rsidDel="00BD53EE">
          <w:rPr>
            <w:rFonts w:ascii="B Lotus" w:eastAsia="Calibri" w:hAnsi="B Lotus" w:cs="B Lotus" w:hint="cs"/>
            <w:sz w:val="24"/>
            <w:szCs w:val="24"/>
            <w:rtl/>
          </w:rPr>
          <w:delText>اقتصادی و اجتماعی</w:delText>
        </w:r>
      </w:del>
      <w:del w:id="3429" w:author="Mehrnazi Boojari" w:date="2019-01-10T06:41:00Z">
        <w:r w:rsidRPr="00CA733E" w:rsidDel="002E153B">
          <w:rPr>
            <w:rFonts w:ascii="B Lotus" w:eastAsia="Calibri" w:hAnsi="B Lotus" w:cs="B Lotus" w:hint="cs"/>
            <w:sz w:val="24"/>
            <w:szCs w:val="24"/>
            <w:rtl/>
          </w:rPr>
          <w:delText xml:space="preserve"> ا</w:delText>
        </w:r>
      </w:del>
      <w:del w:id="3430" w:author="Mehrnazi Boojari" w:date="2019-01-21T00:26:00Z">
        <w:r w:rsidRPr="00CA733E" w:rsidDel="00BD53EE">
          <w:rPr>
            <w:rFonts w:ascii="B Lotus" w:eastAsia="Calibri" w:hAnsi="B Lotus" w:cs="B Lotus" w:hint="cs"/>
            <w:sz w:val="24"/>
            <w:szCs w:val="24"/>
            <w:rtl/>
          </w:rPr>
          <w:delText>ست</w:delText>
        </w:r>
      </w:del>
      <w:ins w:id="3431" w:author="Mehrnazi Boojari" w:date="2019-01-10T06:41:00Z">
        <w:r w:rsidR="002E153B">
          <w:rPr>
            <w:rFonts w:ascii="B Lotus" w:eastAsia="Calibri" w:hAnsi="B Lotus" w:cs="B Lotus" w:hint="cs"/>
            <w:sz w:val="24"/>
            <w:szCs w:val="24"/>
            <w:rtl/>
          </w:rPr>
          <w:t>.</w:t>
        </w:r>
      </w:ins>
      <w:r w:rsidRPr="00CA733E">
        <w:rPr>
          <w:rFonts w:ascii="B Lotus" w:eastAsia="Calibri" w:hAnsi="B Lotus" w:cs="B Lotus" w:hint="cs"/>
          <w:sz w:val="24"/>
          <w:szCs w:val="24"/>
          <w:rtl/>
        </w:rPr>
        <w:t xml:space="preserve"> در یکی از تحقیقات و پژوهش</w:t>
      </w:r>
      <w:del w:id="3432" w:author="Mehrnazi Boojari" w:date="2019-01-07T09:46:00Z">
        <w:r w:rsidRPr="00CA733E" w:rsidDel="006F7CCF">
          <w:rPr>
            <w:rFonts w:ascii="B Lotus" w:eastAsia="Calibri" w:hAnsi="B Lotus" w:cs="B Lotus" w:hint="cs"/>
            <w:sz w:val="24"/>
            <w:szCs w:val="24"/>
            <w:rtl/>
          </w:rPr>
          <w:delText xml:space="preserve"> های </w:delText>
        </w:r>
      </w:del>
      <w:ins w:id="3433" w:author="Mehrnazi Boojari" w:date="2019-01-07T09:46:00Z">
        <w:r w:rsidR="006F7CCF">
          <w:rPr>
            <w:rFonts w:ascii="B Lotus" w:eastAsia="Calibri" w:hAnsi="B Lotus" w:cs="B Lotus" w:hint="cs"/>
            <w:sz w:val="24"/>
            <w:szCs w:val="24"/>
            <w:rtl/>
          </w:rPr>
          <w:t xml:space="preserve">‌های </w:t>
        </w:r>
      </w:ins>
      <w:r w:rsidRPr="00CA733E">
        <w:rPr>
          <w:rFonts w:ascii="B Lotus" w:eastAsia="Calibri" w:hAnsi="B Lotus" w:cs="B Lotus" w:hint="cs"/>
          <w:sz w:val="24"/>
          <w:szCs w:val="24"/>
          <w:rtl/>
        </w:rPr>
        <w:t>بنیادی در زمینه شاخص</w:t>
      </w:r>
      <w:del w:id="3434" w:author="Mehrnazi Boojari" w:date="2019-01-07T09:46:00Z">
        <w:r w:rsidRPr="00CA733E" w:rsidDel="006F7CCF">
          <w:rPr>
            <w:rFonts w:ascii="B Lotus" w:eastAsia="Calibri" w:hAnsi="B Lotus" w:cs="B Lotus" w:hint="cs"/>
            <w:sz w:val="24"/>
            <w:szCs w:val="24"/>
            <w:rtl/>
          </w:rPr>
          <w:delText xml:space="preserve"> های </w:delText>
        </w:r>
      </w:del>
      <w:ins w:id="3435" w:author="Mehrnazi Boojari" w:date="2019-01-07T09:46:00Z">
        <w:r w:rsidR="006F7CCF">
          <w:rPr>
            <w:rFonts w:ascii="B Lotus" w:eastAsia="Calibri" w:hAnsi="B Lotus" w:cs="B Lotus" w:hint="cs"/>
            <w:sz w:val="24"/>
            <w:szCs w:val="24"/>
            <w:rtl/>
          </w:rPr>
          <w:t xml:space="preserve">‌های </w:t>
        </w:r>
      </w:ins>
      <w:r w:rsidRPr="00CA733E">
        <w:rPr>
          <w:rFonts w:ascii="B Lotus" w:eastAsia="Calibri" w:hAnsi="B Lotus" w:cs="B Lotus" w:hint="cs"/>
          <w:sz w:val="24"/>
          <w:szCs w:val="24"/>
          <w:rtl/>
        </w:rPr>
        <w:t xml:space="preserve">مسکن که در دهه 1990 و در مقیاس جهانی </w:t>
      </w:r>
      <w:del w:id="3436" w:author="Mehrnazi Boojari" w:date="2019-01-07T10:22:00Z">
        <w:r w:rsidRPr="00CA733E" w:rsidDel="0028073B">
          <w:rPr>
            <w:rFonts w:ascii="B Lotus" w:eastAsia="Calibri" w:hAnsi="B Lotus" w:cs="B Lotus" w:hint="cs"/>
            <w:sz w:val="24"/>
            <w:szCs w:val="24"/>
            <w:rtl/>
          </w:rPr>
          <w:delText>بصورت</w:delText>
        </w:r>
      </w:del>
      <w:ins w:id="3437" w:author="Mehrnazi Boojari" w:date="2019-01-07T10:22:00Z">
        <w:r w:rsidR="0028073B">
          <w:rPr>
            <w:rFonts w:ascii="B Lotus" w:eastAsia="Calibri" w:hAnsi="B Lotus" w:cs="B Lotus" w:hint="cs"/>
            <w:sz w:val="24"/>
            <w:szCs w:val="24"/>
            <w:rtl/>
          </w:rPr>
          <w:t>به‌صورت</w:t>
        </w:r>
      </w:ins>
      <w:r w:rsidRPr="00CA733E">
        <w:rPr>
          <w:rFonts w:ascii="B Lotus" w:eastAsia="Calibri" w:hAnsi="B Lotus" w:cs="B Lotus" w:hint="cs"/>
          <w:sz w:val="24"/>
          <w:szCs w:val="24"/>
          <w:rtl/>
        </w:rPr>
        <w:t xml:space="preserve"> مشترک توسط اسکان بشر </w:t>
      </w:r>
      <w:del w:id="3438" w:author="Mehrnazi Boojari" w:date="2019-01-10T06:41:00Z">
        <w:r w:rsidRPr="00CA733E" w:rsidDel="002E153B">
          <w:rPr>
            <w:rFonts w:ascii="B Lotus" w:eastAsia="Calibri" w:hAnsi="B Lotus" w:cs="B Lotus" w:hint="cs"/>
            <w:sz w:val="24"/>
            <w:szCs w:val="24"/>
            <w:rtl/>
          </w:rPr>
          <w:delText xml:space="preserve">شازمان </w:delText>
        </w:r>
      </w:del>
      <w:ins w:id="3439" w:author="Mehrnazi Boojari" w:date="2019-01-10T06:41:00Z">
        <w:r w:rsidR="002E153B">
          <w:rPr>
            <w:rFonts w:ascii="B Lotus" w:eastAsia="Calibri" w:hAnsi="B Lotus" w:cs="B Lotus" w:hint="cs"/>
            <w:sz w:val="24"/>
            <w:szCs w:val="24"/>
            <w:rtl/>
          </w:rPr>
          <w:t>س</w:t>
        </w:r>
        <w:r w:rsidR="002E153B" w:rsidRPr="00CA733E">
          <w:rPr>
            <w:rFonts w:ascii="B Lotus" w:eastAsia="Calibri" w:hAnsi="B Lotus" w:cs="B Lotus" w:hint="cs"/>
            <w:sz w:val="24"/>
            <w:szCs w:val="24"/>
            <w:rtl/>
          </w:rPr>
          <w:t xml:space="preserve">ازمان </w:t>
        </w:r>
      </w:ins>
      <w:r w:rsidRPr="00CA733E">
        <w:rPr>
          <w:rFonts w:ascii="B Lotus" w:eastAsia="Calibri" w:hAnsi="B Lotus" w:cs="B Lotus" w:hint="cs"/>
          <w:sz w:val="24"/>
          <w:szCs w:val="24"/>
          <w:rtl/>
        </w:rPr>
        <w:t>ملل متحد (</w:t>
      </w:r>
      <w:r w:rsidRPr="00CA733E">
        <w:rPr>
          <w:rFonts w:asciiTheme="majorBidi" w:eastAsia="Calibri" w:hAnsiTheme="majorBidi" w:cs="B Lotus"/>
          <w:sz w:val="24"/>
          <w:szCs w:val="24"/>
        </w:rPr>
        <w:t>Habitat</w:t>
      </w:r>
      <w:r w:rsidRPr="00CA733E">
        <w:rPr>
          <w:rFonts w:ascii="B Lotus" w:eastAsia="Calibri" w:hAnsi="B Lotus" w:cs="B Lotus" w:hint="cs"/>
          <w:sz w:val="24"/>
          <w:szCs w:val="24"/>
          <w:rtl/>
        </w:rPr>
        <w:t xml:space="preserve">) و بانک جهانی انجام شد حدود 50 شاخص در 53 پایتخت جهان </w:t>
      </w:r>
      <w:del w:id="3440" w:author="Mehrnazi Boojari" w:date="2019-01-09T23:38:00Z">
        <w:r w:rsidRPr="00CA733E" w:rsidDel="00947B53">
          <w:rPr>
            <w:rFonts w:ascii="B Lotus" w:eastAsia="Calibri" w:hAnsi="B Lotus" w:cs="B Lotus" w:hint="cs"/>
            <w:sz w:val="24"/>
            <w:szCs w:val="24"/>
            <w:rtl/>
          </w:rPr>
          <w:delText>بر اساس</w:delText>
        </w:r>
      </w:del>
      <w:ins w:id="3441" w:author="Mehrnazi Boojari" w:date="2019-01-09T23:38:00Z">
        <w:r w:rsidR="00947B53">
          <w:rPr>
            <w:rFonts w:ascii="B Lotus" w:eastAsia="Calibri" w:hAnsi="B Lotus" w:cs="B Lotus" w:hint="cs"/>
            <w:sz w:val="24"/>
            <w:szCs w:val="24"/>
            <w:rtl/>
          </w:rPr>
          <w:t>بر</w:t>
        </w:r>
        <w:r w:rsidR="00947B53">
          <w:rPr>
            <w:rFonts w:ascii="Times New Roman" w:eastAsia="Calibri" w:hAnsi="Times New Roman" w:cs="Times New Roman" w:hint="cs"/>
            <w:sz w:val="24"/>
            <w:szCs w:val="24"/>
            <w:rtl/>
          </w:rPr>
          <w:t> </w:t>
        </w:r>
        <w:r w:rsidR="00947B53">
          <w:rPr>
            <w:rFonts w:ascii="B Lotus" w:eastAsia="Calibri" w:hAnsi="B Lotus" w:cs="B Lotus" w:hint="cs"/>
            <w:sz w:val="24"/>
            <w:szCs w:val="24"/>
            <w:rtl/>
          </w:rPr>
          <w:t>اساس</w:t>
        </w:r>
      </w:ins>
      <w:r w:rsidRPr="00CA733E">
        <w:rPr>
          <w:rFonts w:ascii="B Lotus" w:eastAsia="Calibri" w:hAnsi="B Lotus" w:cs="B Lotus" w:hint="cs"/>
          <w:sz w:val="24"/>
          <w:szCs w:val="24"/>
          <w:rtl/>
        </w:rPr>
        <w:t xml:space="preserve"> همین دسته</w:t>
      </w:r>
      <w:del w:id="3442" w:author="Mehrnazi Boojari" w:date="2019-01-07T10:01:00Z">
        <w:r w:rsidRPr="00CA733E" w:rsidDel="00A31D6F">
          <w:rPr>
            <w:rFonts w:ascii="B Lotus" w:eastAsia="Calibri" w:hAnsi="B Lotus" w:cs="B Lotus" w:hint="cs"/>
            <w:sz w:val="24"/>
            <w:szCs w:val="24"/>
            <w:rtl/>
          </w:rPr>
          <w:delText xml:space="preserve"> بندی </w:delText>
        </w:r>
      </w:del>
      <w:ins w:id="3443" w:author="Mehrnazi Boojari" w:date="2019-01-07T10:01:00Z">
        <w:r w:rsidR="00A31D6F">
          <w:rPr>
            <w:rFonts w:ascii="B Lotus" w:eastAsia="Calibri" w:hAnsi="B Lotus" w:cs="B Lotus" w:hint="cs"/>
            <w:sz w:val="24"/>
            <w:szCs w:val="24"/>
            <w:rtl/>
          </w:rPr>
          <w:t xml:space="preserve">‌بندی </w:t>
        </w:r>
      </w:ins>
      <w:r w:rsidRPr="00CA733E">
        <w:rPr>
          <w:rFonts w:ascii="B Lotus" w:eastAsia="Calibri" w:hAnsi="B Lotus" w:cs="B Lotus" w:hint="cs"/>
          <w:sz w:val="24"/>
          <w:szCs w:val="24"/>
          <w:rtl/>
        </w:rPr>
        <w:t>مورد ارزیابی قرار گر</w:t>
      </w:r>
      <w:r w:rsidR="00CA733E">
        <w:rPr>
          <w:rFonts w:ascii="B Lotus" w:eastAsia="Calibri" w:hAnsi="B Lotus" w:cs="B Lotus" w:hint="cs"/>
          <w:sz w:val="24"/>
          <w:szCs w:val="24"/>
          <w:rtl/>
        </w:rPr>
        <w:t>فت (</w:t>
      </w:r>
      <w:del w:id="3444" w:author="Mehrnazi Boojari" w:date="2019-01-10T06:31:00Z">
        <w:r w:rsidR="00CA733E" w:rsidDel="00CD4BA1">
          <w:rPr>
            <w:rFonts w:ascii="B Lotus" w:eastAsia="Calibri" w:hAnsi="B Lotus" w:cs="B Lotus" w:hint="cs"/>
            <w:sz w:val="24"/>
            <w:szCs w:val="24"/>
            <w:rtl/>
          </w:rPr>
          <w:delText>سرتیپی پور</w:delText>
        </w:r>
      </w:del>
      <w:ins w:id="3445" w:author="Mehrnazi Boojari" w:date="2019-01-10T06:31:00Z">
        <w:r w:rsidR="00CD4BA1">
          <w:rPr>
            <w:rFonts w:ascii="B Lotus" w:eastAsia="Calibri" w:hAnsi="B Lotus" w:cs="B Lotus" w:hint="cs"/>
            <w:sz w:val="24"/>
            <w:szCs w:val="24"/>
            <w:rtl/>
          </w:rPr>
          <w:t>سرتیپی‌پور</w:t>
        </w:r>
      </w:ins>
      <w:r w:rsidR="00CA733E">
        <w:rPr>
          <w:rFonts w:ascii="B Lotus" w:eastAsia="Calibri" w:hAnsi="B Lotus" w:cs="B Lotus" w:hint="cs"/>
          <w:sz w:val="24"/>
          <w:szCs w:val="24"/>
          <w:rtl/>
        </w:rPr>
        <w:t>، 1384)</w:t>
      </w:r>
      <w:r w:rsidRPr="00CA733E">
        <w:rPr>
          <w:rFonts w:ascii="B Lotus" w:eastAsia="Calibri" w:hAnsi="B Lotus" w:cs="B Lotus" w:hint="cs"/>
          <w:sz w:val="24"/>
          <w:szCs w:val="24"/>
          <w:rtl/>
        </w:rPr>
        <w:t xml:space="preserve">. اهمیت </w:t>
      </w:r>
      <w:del w:id="3446" w:author="Mehrnazi Boojari" w:date="2019-01-07T22:30:00Z">
        <w:r w:rsidRPr="00CA733E" w:rsidDel="00051F26">
          <w:rPr>
            <w:rFonts w:ascii="B Lotus" w:eastAsia="Calibri" w:hAnsi="B Lotus" w:cs="B Lotus" w:hint="cs"/>
            <w:sz w:val="24"/>
            <w:szCs w:val="24"/>
            <w:rtl/>
          </w:rPr>
          <w:delText>در نظر گرفتن</w:delText>
        </w:r>
      </w:del>
      <w:ins w:id="3447" w:author="Mehrnazi Boojari" w:date="2019-01-07T22:30:00Z">
        <w:r w:rsidR="00051F26">
          <w:rPr>
            <w:rFonts w:ascii="B Lotus" w:eastAsia="Calibri" w:hAnsi="B Lotus" w:cs="B Lotus" w:hint="cs"/>
            <w:sz w:val="24"/>
            <w:szCs w:val="24"/>
            <w:rtl/>
          </w:rPr>
          <w:t>در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نظر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گرفتن</w:t>
        </w:r>
      </w:ins>
      <w:r w:rsidRPr="00CA733E">
        <w:rPr>
          <w:rFonts w:ascii="B Lotus" w:eastAsia="Calibri" w:hAnsi="B Lotus" w:cs="B Lotus" w:hint="cs"/>
          <w:sz w:val="24"/>
          <w:szCs w:val="24"/>
          <w:rtl/>
        </w:rPr>
        <w:t xml:space="preserve"> شرایط فرهنگی و اجتماعی و نگاه دینی در مساکن روستایی ایرانی بسیار </w:t>
      </w:r>
      <w:ins w:id="3448" w:author="Mehrnazi Boojari" w:date="2019-01-10T06:42:00Z">
        <w:r w:rsidR="002E153B">
          <w:rPr>
            <w:rFonts w:ascii="B Lotus" w:eastAsia="Calibri" w:hAnsi="B Lotus" w:cs="B Lotus" w:hint="cs"/>
            <w:sz w:val="24"/>
            <w:szCs w:val="24"/>
            <w:rtl/>
          </w:rPr>
          <w:t xml:space="preserve">زیاد </w:t>
        </w:r>
      </w:ins>
      <w:del w:id="3449" w:author="Mehrnazi Boojari" w:date="2019-01-10T06:42:00Z">
        <w:r w:rsidRPr="00CA733E" w:rsidDel="002E153B">
          <w:rPr>
            <w:rFonts w:ascii="B Lotus" w:eastAsia="Calibri" w:hAnsi="B Lotus" w:cs="B Lotus" w:hint="cs"/>
            <w:sz w:val="24"/>
            <w:szCs w:val="24"/>
            <w:rtl/>
          </w:rPr>
          <w:delText>بال</w:delText>
        </w:r>
      </w:del>
      <w:r w:rsidRPr="00CA733E">
        <w:rPr>
          <w:rFonts w:ascii="B Lotus" w:eastAsia="Calibri" w:hAnsi="B Lotus" w:cs="B Lotus" w:hint="cs"/>
          <w:sz w:val="24"/>
          <w:szCs w:val="24"/>
          <w:rtl/>
        </w:rPr>
        <w:t>است</w:t>
      </w:r>
      <w:ins w:id="3450" w:author="Mehrnazi Boojari" w:date="2019-01-10T06:42:00Z">
        <w:r w:rsidR="002E153B">
          <w:rPr>
            <w:rFonts w:ascii="B Lotus" w:eastAsia="Calibri" w:hAnsi="B Lotus" w:cs="B Lotus" w:hint="cs"/>
            <w:sz w:val="24"/>
            <w:szCs w:val="24"/>
            <w:rtl/>
          </w:rPr>
          <w:t>؛</w:t>
        </w:r>
      </w:ins>
      <w:r w:rsidRPr="00CA733E">
        <w:rPr>
          <w:rFonts w:ascii="B Lotus" w:eastAsia="Calibri" w:hAnsi="B Lotus" w:cs="B Lotus" w:hint="cs"/>
          <w:sz w:val="24"/>
          <w:szCs w:val="24"/>
          <w:rtl/>
        </w:rPr>
        <w:t xml:space="preserve"> </w:t>
      </w:r>
      <w:del w:id="3451" w:author="Mehrnazi Boojari" w:date="2019-01-10T06:42:00Z">
        <w:r w:rsidRPr="00CA733E" w:rsidDel="002E153B">
          <w:rPr>
            <w:rFonts w:ascii="B Lotus" w:eastAsia="Calibri" w:hAnsi="B Lotus" w:cs="B Lotus" w:hint="cs"/>
            <w:sz w:val="24"/>
            <w:szCs w:val="24"/>
            <w:rtl/>
          </w:rPr>
          <w:delText xml:space="preserve">چراکه </w:delText>
        </w:r>
      </w:del>
      <w:ins w:id="3452" w:author="Mehrnazi Boojari" w:date="2019-01-10T06:42:00Z">
        <w:r w:rsidR="002E153B">
          <w:rPr>
            <w:rFonts w:ascii="B Lotus" w:eastAsia="Calibri" w:hAnsi="B Lotus" w:cs="B Lotus" w:hint="cs"/>
            <w:sz w:val="24"/>
            <w:szCs w:val="24"/>
            <w:rtl/>
          </w:rPr>
          <w:t>زیرا</w:t>
        </w:r>
        <w:r w:rsidR="002E153B" w:rsidRPr="00CA733E">
          <w:rPr>
            <w:rFonts w:ascii="B Lotus" w:eastAsia="Calibri" w:hAnsi="B Lotus" w:cs="B Lotus" w:hint="cs"/>
            <w:sz w:val="24"/>
            <w:szCs w:val="24"/>
            <w:rtl/>
          </w:rPr>
          <w:t xml:space="preserve"> </w:t>
        </w:r>
      </w:ins>
      <w:r w:rsidRPr="00CA733E">
        <w:rPr>
          <w:rFonts w:ascii="B Lotus" w:eastAsia="Calibri" w:hAnsi="B Lotus" w:cs="B Lotus" w:hint="cs"/>
          <w:sz w:val="24"/>
          <w:szCs w:val="24"/>
          <w:rtl/>
        </w:rPr>
        <w:t>روستاهای ایرانی محل تبلور فرهنگ</w:t>
      </w:r>
      <w:del w:id="3453" w:author="Mehrnazi Boojari" w:date="2019-01-07T09:46:00Z">
        <w:r w:rsidRPr="00CA733E" w:rsidDel="006F7CCF">
          <w:rPr>
            <w:rFonts w:ascii="B Lotus" w:eastAsia="Calibri" w:hAnsi="B Lotus" w:cs="B Lotus" w:hint="cs"/>
            <w:sz w:val="24"/>
            <w:szCs w:val="24"/>
            <w:rtl/>
          </w:rPr>
          <w:delText xml:space="preserve"> های </w:delText>
        </w:r>
      </w:del>
      <w:ins w:id="3454" w:author="Mehrnazi Boojari" w:date="2019-01-07T09:46:00Z">
        <w:r w:rsidR="006F7CCF">
          <w:rPr>
            <w:rFonts w:ascii="B Lotus" w:eastAsia="Calibri" w:hAnsi="B Lotus" w:cs="B Lotus" w:hint="cs"/>
            <w:sz w:val="24"/>
            <w:szCs w:val="24"/>
            <w:rtl/>
          </w:rPr>
          <w:t xml:space="preserve">‌های </w:t>
        </w:r>
      </w:ins>
      <w:r w:rsidRPr="00CA733E">
        <w:rPr>
          <w:rFonts w:ascii="B Lotus" w:eastAsia="Calibri" w:hAnsi="B Lotus" w:cs="B Lotus" w:hint="cs"/>
          <w:sz w:val="24"/>
          <w:szCs w:val="24"/>
          <w:rtl/>
        </w:rPr>
        <w:t xml:space="preserve">مختلف بومی و اصیل ایرانی است که این فرهنگ ضرب در مفاهیم دینی و نگاه مذهبی شده است و مذهب و دین در آداب و سنن مردمان روستایی </w:t>
      </w:r>
      <w:del w:id="3455" w:author="Mehrnazi Boojari" w:date="2019-01-07T10:04:00Z">
        <w:r w:rsidRPr="00CA733E" w:rsidDel="00A31D6F">
          <w:rPr>
            <w:rFonts w:ascii="B Lotus" w:eastAsia="Calibri" w:hAnsi="B Lotus" w:cs="B Lotus" w:hint="cs"/>
            <w:sz w:val="24"/>
            <w:szCs w:val="24"/>
            <w:rtl/>
          </w:rPr>
          <w:delText>تاثیر</w:delText>
        </w:r>
      </w:del>
      <w:ins w:id="3456" w:author="Mehrnazi Boojari" w:date="2019-01-07T10:04:00Z">
        <w:r w:rsidR="00A31D6F">
          <w:rPr>
            <w:rFonts w:ascii="B Lotus" w:eastAsia="Calibri" w:hAnsi="B Lotus" w:cs="B Lotus" w:hint="cs"/>
            <w:sz w:val="24"/>
            <w:szCs w:val="24"/>
            <w:rtl/>
          </w:rPr>
          <w:t>تأثیر</w:t>
        </w:r>
      </w:ins>
      <w:r w:rsidRPr="00CA733E">
        <w:rPr>
          <w:rFonts w:ascii="B Lotus" w:eastAsia="Calibri" w:hAnsi="B Lotus" w:cs="B Lotus" w:hint="cs"/>
          <w:sz w:val="24"/>
          <w:szCs w:val="24"/>
          <w:rtl/>
        </w:rPr>
        <w:t xml:space="preserve"> عمیقی گذاشته و مردمان </w:t>
      </w:r>
      <w:del w:id="3457" w:author="Mehrnazi Boojari" w:date="2019-01-10T06:43:00Z">
        <w:r w:rsidRPr="00CA733E" w:rsidDel="002E153B">
          <w:rPr>
            <w:rFonts w:ascii="B Lotus" w:eastAsia="Calibri" w:hAnsi="B Lotus" w:cs="B Lotus" w:hint="cs"/>
            <w:sz w:val="24"/>
            <w:szCs w:val="24"/>
            <w:rtl/>
          </w:rPr>
          <w:delText xml:space="preserve">روستایی </w:delText>
        </w:r>
      </w:del>
      <w:ins w:id="3458" w:author="Mehrnazi Boojari" w:date="2019-01-10T06:43:00Z">
        <w:r w:rsidR="002E153B">
          <w:rPr>
            <w:rFonts w:ascii="B Lotus" w:eastAsia="Calibri" w:hAnsi="B Lotus" w:cs="B Lotus" w:hint="cs"/>
            <w:sz w:val="24"/>
            <w:szCs w:val="24"/>
            <w:rtl/>
          </w:rPr>
          <w:t>آن</w:t>
        </w:r>
        <w:r w:rsidR="002E153B" w:rsidRPr="00CA733E">
          <w:rPr>
            <w:rFonts w:ascii="B Lotus" w:eastAsia="Calibri" w:hAnsi="B Lotus" w:cs="B Lotus" w:hint="cs"/>
            <w:sz w:val="24"/>
            <w:szCs w:val="24"/>
            <w:rtl/>
          </w:rPr>
          <w:t xml:space="preserve"> </w:t>
        </w:r>
      </w:ins>
      <w:del w:id="3459" w:author="Mehrnazi Boojari" w:date="2019-01-10T06:42:00Z">
        <w:r w:rsidRPr="00CA733E" w:rsidDel="002E153B">
          <w:rPr>
            <w:rFonts w:ascii="B Lotus" w:eastAsia="Calibri" w:hAnsi="B Lotus" w:cs="B Lotus" w:hint="cs"/>
            <w:sz w:val="24"/>
            <w:szCs w:val="24"/>
            <w:rtl/>
          </w:rPr>
          <w:delText>به شدت</w:delText>
        </w:r>
      </w:del>
      <w:ins w:id="3460" w:author="Mehrnazi Boojari" w:date="2019-01-10T06:42:00Z">
        <w:r w:rsidR="002E153B">
          <w:rPr>
            <w:rFonts w:ascii="B Lotus" w:eastAsia="Calibri" w:hAnsi="B Lotus" w:cs="B Lotus" w:hint="cs"/>
            <w:sz w:val="24"/>
            <w:szCs w:val="24"/>
            <w:rtl/>
          </w:rPr>
          <w:t>بسیار زیاد</w:t>
        </w:r>
      </w:ins>
      <w:r w:rsidRPr="00CA733E">
        <w:rPr>
          <w:rFonts w:ascii="B Lotus" w:eastAsia="Calibri" w:hAnsi="B Lotus" w:cs="B Lotus" w:hint="cs"/>
          <w:sz w:val="24"/>
          <w:szCs w:val="24"/>
          <w:rtl/>
        </w:rPr>
        <w:t xml:space="preserve"> </w:t>
      </w:r>
      <w:del w:id="3461" w:author="Mehrnazi Boojari" w:date="2019-01-10T06:42:00Z">
        <w:r w:rsidRPr="00CA733E" w:rsidDel="002E153B">
          <w:rPr>
            <w:rFonts w:ascii="B Lotus" w:eastAsia="Calibri" w:hAnsi="B Lotus" w:cs="B Lotus" w:hint="cs"/>
            <w:sz w:val="24"/>
            <w:szCs w:val="24"/>
            <w:rtl/>
          </w:rPr>
          <w:delText xml:space="preserve">دارای </w:delText>
        </w:r>
      </w:del>
      <w:r w:rsidRPr="00CA733E">
        <w:rPr>
          <w:rFonts w:ascii="B Lotus" w:eastAsia="Calibri" w:hAnsi="B Lotus" w:cs="B Lotus" w:hint="cs"/>
          <w:sz w:val="24"/>
          <w:szCs w:val="24"/>
          <w:rtl/>
        </w:rPr>
        <w:t xml:space="preserve">اعتقادات دینی و مذهبی </w:t>
      </w:r>
      <w:ins w:id="3462" w:author="Mehrnazi Boojari" w:date="2019-01-10T06:42:00Z">
        <w:r w:rsidR="002E153B">
          <w:rPr>
            <w:rFonts w:ascii="B Lotus" w:eastAsia="Calibri" w:hAnsi="B Lotus" w:cs="B Lotus" w:hint="cs"/>
            <w:sz w:val="24"/>
            <w:szCs w:val="24"/>
            <w:rtl/>
          </w:rPr>
          <w:t>دارند</w:t>
        </w:r>
      </w:ins>
      <w:del w:id="3463" w:author="Mehrnazi Boojari" w:date="2019-01-10T06:42:00Z">
        <w:r w:rsidRPr="00CA733E" w:rsidDel="002E153B">
          <w:rPr>
            <w:rFonts w:ascii="B Lotus" w:eastAsia="Calibri" w:hAnsi="B Lotus" w:cs="B Lotus" w:hint="cs"/>
            <w:sz w:val="24"/>
            <w:szCs w:val="24"/>
            <w:rtl/>
          </w:rPr>
          <w:delText>هستند</w:delText>
        </w:r>
      </w:del>
      <w:del w:id="3464" w:author="Mehrnazi Boojari" w:date="2019-01-07T09:53:00Z">
        <w:r w:rsidRPr="00CA733E" w:rsidDel="006F7CCF">
          <w:rPr>
            <w:rFonts w:ascii="B Lotus" w:eastAsia="Calibri" w:hAnsi="B Lotus" w:cs="B Lotus" w:hint="cs"/>
            <w:sz w:val="24"/>
            <w:szCs w:val="24"/>
            <w:rtl/>
          </w:rPr>
          <w:delText xml:space="preserve"> . </w:delText>
        </w:r>
      </w:del>
      <w:ins w:id="3465" w:author="Mehrnazi Boojari" w:date="2019-01-07T09:53:00Z">
        <w:r w:rsidR="006F7CCF">
          <w:rPr>
            <w:rFonts w:ascii="B Lotus" w:eastAsia="Calibri" w:hAnsi="B Lotus" w:cs="B Lotus" w:hint="cs"/>
            <w:sz w:val="24"/>
            <w:szCs w:val="24"/>
            <w:rtl/>
          </w:rPr>
          <w:t xml:space="preserve">. </w:t>
        </w:r>
      </w:ins>
      <w:del w:id="3466" w:author="Mehrnazi Boojari" w:date="2019-01-08T23:50:00Z">
        <w:r w:rsidRPr="00CA733E" w:rsidDel="00EE38C5">
          <w:rPr>
            <w:rFonts w:ascii="B Lotus" w:eastAsia="Calibri" w:hAnsi="B Lotus" w:cs="B Lotus" w:hint="cs"/>
            <w:sz w:val="24"/>
            <w:szCs w:val="24"/>
            <w:rtl/>
            <w:lang w:bidi="fa-IR"/>
          </w:rPr>
          <w:delText>از سوی</w:delText>
        </w:r>
      </w:del>
      <w:ins w:id="3467" w:author="Mehrnazi Boojari" w:date="2019-01-08T23:50:00Z">
        <w:r w:rsidR="00EE38C5">
          <w:rPr>
            <w:rFonts w:ascii="B Lotus" w:eastAsia="Calibri" w:hAnsi="B Lotus" w:cs="B Lotus" w:hint="cs"/>
            <w:sz w:val="24"/>
            <w:szCs w:val="24"/>
            <w:rtl/>
            <w:lang w:bidi="fa-IR"/>
          </w:rPr>
          <w:t>از</w:t>
        </w:r>
        <w:r w:rsidR="00EE38C5">
          <w:rPr>
            <w:rFonts w:ascii="Times New Roman" w:eastAsia="Calibri" w:hAnsi="Times New Roman" w:cs="Times New Roman" w:hint="cs"/>
            <w:sz w:val="24"/>
            <w:szCs w:val="24"/>
            <w:rtl/>
            <w:lang w:bidi="fa-IR"/>
          </w:rPr>
          <w:t> </w:t>
        </w:r>
        <w:r w:rsidR="00EE38C5">
          <w:rPr>
            <w:rFonts w:ascii="B Lotus" w:eastAsia="Calibri" w:hAnsi="B Lotus" w:cs="B Lotus" w:hint="cs"/>
            <w:sz w:val="24"/>
            <w:szCs w:val="24"/>
            <w:rtl/>
            <w:lang w:bidi="fa-IR"/>
          </w:rPr>
          <w:t>سوی</w:t>
        </w:r>
      </w:ins>
      <w:del w:id="3468" w:author="Mehrnazi Boojari" w:date="2019-01-10T06:43:00Z">
        <w:r w:rsidRPr="00CA733E" w:rsidDel="002E153B">
          <w:rPr>
            <w:rFonts w:ascii="B Lotus" w:eastAsia="Calibri" w:hAnsi="B Lotus" w:cs="B Lotus" w:hint="cs"/>
            <w:sz w:val="24"/>
            <w:szCs w:val="24"/>
            <w:rtl/>
            <w:lang w:bidi="fa-IR"/>
          </w:rPr>
          <w:delText>ی</w:delText>
        </w:r>
      </w:del>
      <w:r w:rsidRPr="00CA733E">
        <w:rPr>
          <w:rFonts w:ascii="B Lotus" w:eastAsia="Calibri" w:hAnsi="B Lotus" w:cs="B Lotus" w:hint="cs"/>
          <w:sz w:val="24"/>
          <w:szCs w:val="24"/>
          <w:rtl/>
          <w:lang w:bidi="fa-IR"/>
        </w:rPr>
        <w:t xml:space="preserve"> دیگر</w:t>
      </w:r>
      <w:ins w:id="3469" w:author="Mehrnazi Boojari" w:date="2019-01-10T06:43:00Z">
        <w:r w:rsidR="002E153B">
          <w:rPr>
            <w:rFonts w:ascii="B Lotus" w:eastAsia="Calibri" w:hAnsi="B Lotus" w:cs="B Lotus" w:hint="cs"/>
            <w:sz w:val="24"/>
            <w:szCs w:val="24"/>
            <w:rtl/>
            <w:lang w:bidi="fa-IR"/>
          </w:rPr>
          <w:t>،</w:t>
        </w:r>
      </w:ins>
      <w:r w:rsidRPr="00CA733E">
        <w:rPr>
          <w:rFonts w:ascii="B Lotus" w:eastAsia="Calibri" w:hAnsi="B Lotus" w:cs="B Lotus" w:hint="cs"/>
          <w:sz w:val="24"/>
          <w:szCs w:val="24"/>
          <w:rtl/>
          <w:lang w:bidi="fa-IR"/>
        </w:rPr>
        <w:t xml:space="preserve"> </w:t>
      </w:r>
      <w:del w:id="3470" w:author="Mehrnazi Boojari" w:date="2019-01-07T22:30:00Z">
        <w:r w:rsidRPr="00CA733E" w:rsidDel="00051F26">
          <w:rPr>
            <w:rFonts w:ascii="B Lotus" w:eastAsia="Calibri" w:hAnsi="B Lotus" w:cs="B Lotus" w:hint="cs"/>
            <w:sz w:val="24"/>
            <w:szCs w:val="24"/>
            <w:rtl/>
            <w:lang w:bidi="fa-IR"/>
          </w:rPr>
          <w:delText>در نظر گرفتن</w:delText>
        </w:r>
      </w:del>
      <w:ins w:id="3471" w:author="Mehrnazi Boojari" w:date="2019-01-07T22:30:00Z">
        <w:r w:rsidR="00051F26">
          <w:rPr>
            <w:rFonts w:ascii="B Lotus" w:eastAsia="Calibri" w:hAnsi="B Lotus"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گرفتن</w:t>
        </w:r>
      </w:ins>
      <w:r w:rsidRPr="00CA733E">
        <w:rPr>
          <w:rFonts w:ascii="B Lotus" w:eastAsia="Calibri" w:hAnsi="B Lotus" w:cs="B Lotus" w:hint="cs"/>
          <w:sz w:val="24"/>
          <w:szCs w:val="24"/>
          <w:rtl/>
          <w:lang w:bidi="fa-IR"/>
        </w:rPr>
        <w:t xml:space="preserve"> شاخص</w:t>
      </w:r>
      <w:del w:id="3472" w:author="Mehrnazi Boojari" w:date="2019-01-07T10:43:00Z">
        <w:r w:rsidRPr="00CA733E" w:rsidDel="006A1F1D">
          <w:rPr>
            <w:rFonts w:ascii="B Lotus" w:eastAsia="Calibri" w:hAnsi="B Lotus" w:cs="B Lotus" w:hint="cs"/>
            <w:sz w:val="24"/>
            <w:szCs w:val="24"/>
            <w:rtl/>
            <w:lang w:bidi="fa-IR"/>
          </w:rPr>
          <w:delText xml:space="preserve"> هایی </w:delText>
        </w:r>
      </w:del>
      <w:ins w:id="3473" w:author="Mehrnazi Boojari" w:date="2019-01-07T10:43:00Z">
        <w:r w:rsidR="006A1F1D">
          <w:rPr>
            <w:rFonts w:ascii="B Lotus" w:eastAsia="Calibri" w:hAnsi="B Lotus" w:cs="B Lotus" w:hint="cs"/>
            <w:sz w:val="24"/>
            <w:szCs w:val="24"/>
            <w:rtl/>
            <w:lang w:bidi="fa-IR"/>
          </w:rPr>
          <w:t xml:space="preserve">‌هایی </w:t>
        </w:r>
      </w:ins>
      <w:r w:rsidRPr="00CA733E">
        <w:rPr>
          <w:rFonts w:ascii="B Lotus" w:eastAsia="Calibri" w:hAnsi="B Lotus" w:cs="B Lotus" w:hint="cs"/>
          <w:sz w:val="24"/>
          <w:szCs w:val="24"/>
          <w:rtl/>
          <w:lang w:bidi="fa-IR"/>
        </w:rPr>
        <w:t>که در دستگاه</w:t>
      </w:r>
      <w:del w:id="3474" w:author="Mehrnazi Boojari" w:date="2019-01-07T09:46:00Z">
        <w:r w:rsidRPr="00CA733E" w:rsidDel="006F7CCF">
          <w:rPr>
            <w:rFonts w:ascii="B Lotus" w:eastAsia="Calibri" w:hAnsi="B Lotus" w:cs="B Lotus" w:hint="cs"/>
            <w:sz w:val="24"/>
            <w:szCs w:val="24"/>
            <w:rtl/>
            <w:lang w:bidi="fa-IR"/>
          </w:rPr>
          <w:delText xml:space="preserve"> های </w:delText>
        </w:r>
      </w:del>
      <w:ins w:id="3475" w:author="Mehrnazi Boojari" w:date="2019-01-07T09:46:00Z">
        <w:r w:rsidR="006F7CCF">
          <w:rPr>
            <w:rFonts w:ascii="B Lotus" w:eastAsia="Calibri" w:hAnsi="B Lotus" w:cs="B Lotus" w:hint="cs"/>
            <w:sz w:val="24"/>
            <w:szCs w:val="24"/>
            <w:rtl/>
            <w:lang w:bidi="fa-IR"/>
          </w:rPr>
          <w:t xml:space="preserve">‌های </w:t>
        </w:r>
      </w:ins>
      <w:r w:rsidRPr="00CA733E">
        <w:rPr>
          <w:rFonts w:ascii="B Lotus" w:eastAsia="Calibri" w:hAnsi="B Lotus" w:cs="B Lotus" w:hint="cs"/>
          <w:sz w:val="24"/>
          <w:szCs w:val="24"/>
          <w:rtl/>
          <w:lang w:bidi="fa-IR"/>
        </w:rPr>
        <w:t>متولی مسکن روستایی بدان پرداخت</w:t>
      </w:r>
      <w:ins w:id="3476" w:author="Mehrnazi Boojari" w:date="2019-01-10T06:43:00Z">
        <w:r w:rsidR="002E153B">
          <w:rPr>
            <w:rFonts w:ascii="B Lotus" w:eastAsia="Calibri" w:hAnsi="B Lotus" w:cs="B Lotus" w:hint="cs"/>
            <w:sz w:val="24"/>
            <w:szCs w:val="24"/>
            <w:rtl/>
            <w:lang w:bidi="fa-IR"/>
          </w:rPr>
          <w:t>ه</w:t>
        </w:r>
      </w:ins>
      <w:del w:id="3477" w:author="Mehrnazi Boojari" w:date="2019-01-07T09:49:00Z">
        <w:r w:rsidRPr="00CA733E" w:rsidDel="006F7CCF">
          <w:rPr>
            <w:rFonts w:ascii="B Lotus" w:eastAsia="Calibri" w:hAnsi="B Lotus" w:cs="B Lotus" w:hint="cs"/>
            <w:sz w:val="24"/>
            <w:szCs w:val="24"/>
            <w:rtl/>
            <w:lang w:bidi="fa-IR"/>
          </w:rPr>
          <w:delText xml:space="preserve"> می </w:delText>
        </w:r>
      </w:del>
      <w:ins w:id="3478" w:author="Mehrnazi Boojari" w:date="2019-01-07T09:49:00Z">
        <w:r w:rsidR="006F7CCF">
          <w:rPr>
            <w:rFonts w:ascii="B Lotus" w:eastAsia="Calibri" w:hAnsi="B Lotus" w:cs="B Lotus" w:hint="cs"/>
            <w:sz w:val="24"/>
            <w:szCs w:val="24"/>
            <w:rtl/>
            <w:lang w:bidi="fa-IR"/>
          </w:rPr>
          <w:t xml:space="preserve"> می‌</w:t>
        </w:r>
      </w:ins>
      <w:r w:rsidRPr="00CA733E">
        <w:rPr>
          <w:rFonts w:ascii="B Lotus" w:eastAsia="Calibri" w:hAnsi="B Lotus" w:cs="B Lotus" w:hint="cs"/>
          <w:sz w:val="24"/>
          <w:szCs w:val="24"/>
          <w:rtl/>
          <w:lang w:bidi="fa-IR"/>
        </w:rPr>
        <w:t>شود فهم نگاه دستگاه</w:t>
      </w:r>
      <w:del w:id="3479" w:author="Mehrnazi Boojari" w:date="2019-01-07T09:46:00Z">
        <w:r w:rsidRPr="00CA733E" w:rsidDel="006F7CCF">
          <w:rPr>
            <w:rFonts w:ascii="B Lotus" w:eastAsia="Calibri" w:hAnsi="B Lotus" w:cs="B Lotus" w:hint="cs"/>
            <w:sz w:val="24"/>
            <w:szCs w:val="24"/>
            <w:rtl/>
            <w:lang w:bidi="fa-IR"/>
          </w:rPr>
          <w:delText xml:space="preserve"> های </w:delText>
        </w:r>
      </w:del>
      <w:ins w:id="3480" w:author="Mehrnazi Boojari" w:date="2019-01-07T09:46:00Z">
        <w:r w:rsidR="006F7CCF">
          <w:rPr>
            <w:rFonts w:ascii="B Lotus" w:eastAsia="Calibri" w:hAnsi="B Lotus" w:cs="B Lotus" w:hint="cs"/>
            <w:sz w:val="24"/>
            <w:szCs w:val="24"/>
            <w:rtl/>
            <w:lang w:bidi="fa-IR"/>
          </w:rPr>
          <w:t xml:space="preserve">‌های </w:t>
        </w:r>
      </w:ins>
      <w:r w:rsidRPr="00CA733E">
        <w:rPr>
          <w:rFonts w:ascii="B Lotus" w:eastAsia="Calibri" w:hAnsi="B Lotus" w:cs="B Lotus" w:hint="cs"/>
          <w:sz w:val="24"/>
          <w:szCs w:val="24"/>
          <w:rtl/>
          <w:lang w:bidi="fa-IR"/>
        </w:rPr>
        <w:t>متولی را آسان</w:t>
      </w:r>
      <w:ins w:id="3481" w:author="Mehrnazi Boojari" w:date="2019-01-07T10:54:00Z">
        <w:r w:rsidR="006A1F1D">
          <w:rPr>
            <w:rFonts w:ascii="B Lotus" w:eastAsia="Calibri" w:hAnsi="B Lotus" w:cs="B Nazanin" w:hint="cs"/>
            <w:sz w:val="24"/>
            <w:szCs w:val="24"/>
            <w:rtl/>
            <w:lang w:bidi="fa-IR"/>
          </w:rPr>
          <w:t>‌</w:t>
        </w:r>
      </w:ins>
      <w:del w:id="3482" w:author="Mehrnazi Boojari" w:date="2019-01-07T10:54:00Z">
        <w:r w:rsidRPr="00CA733E" w:rsidDel="006A1F1D">
          <w:rPr>
            <w:rFonts w:ascii="B Lotus" w:eastAsia="Calibri" w:hAnsi="B Lotus" w:cs="B Lotus" w:hint="cs"/>
            <w:sz w:val="24"/>
            <w:szCs w:val="24"/>
            <w:rtl/>
            <w:lang w:bidi="fa-IR"/>
          </w:rPr>
          <w:delText xml:space="preserve"> </w:delText>
        </w:r>
      </w:del>
      <w:r w:rsidRPr="00CA733E">
        <w:rPr>
          <w:rFonts w:ascii="B Lotus" w:eastAsia="Calibri" w:hAnsi="B Lotus" w:cs="B Lotus" w:hint="cs"/>
          <w:sz w:val="24"/>
          <w:szCs w:val="24"/>
          <w:rtl/>
          <w:lang w:bidi="fa-IR"/>
        </w:rPr>
        <w:t>تر</w:t>
      </w:r>
      <w:del w:id="3483" w:author="Mehrnazi Boojari" w:date="2019-01-07T09:49:00Z">
        <w:r w:rsidRPr="00CA733E" w:rsidDel="006F7CCF">
          <w:rPr>
            <w:rFonts w:ascii="B Lotus" w:eastAsia="Calibri" w:hAnsi="B Lotus" w:cs="B Lotus" w:hint="cs"/>
            <w:sz w:val="24"/>
            <w:szCs w:val="24"/>
            <w:rtl/>
            <w:lang w:bidi="fa-IR"/>
          </w:rPr>
          <w:delText xml:space="preserve"> می </w:delText>
        </w:r>
      </w:del>
      <w:ins w:id="3484" w:author="Mehrnazi Boojari" w:date="2019-01-07T09:49:00Z">
        <w:r w:rsidR="006F7CCF">
          <w:rPr>
            <w:rFonts w:ascii="B Lotus" w:eastAsia="Calibri" w:hAnsi="B Lotus" w:cs="B Lotus" w:hint="cs"/>
            <w:sz w:val="24"/>
            <w:szCs w:val="24"/>
            <w:rtl/>
            <w:lang w:bidi="fa-IR"/>
          </w:rPr>
          <w:t xml:space="preserve"> </w:t>
        </w:r>
      </w:ins>
      <w:del w:id="3485" w:author="Mehrnazi Boojari" w:date="2019-01-07T10:52:00Z">
        <w:r w:rsidRPr="00CA733E" w:rsidDel="006A1F1D">
          <w:rPr>
            <w:rFonts w:ascii="B Lotus" w:eastAsia="Calibri" w:hAnsi="B Lotus" w:cs="B Lotus" w:hint="cs"/>
            <w:sz w:val="24"/>
            <w:szCs w:val="24"/>
            <w:rtl/>
            <w:lang w:bidi="fa-IR"/>
          </w:rPr>
          <w:delText>کند</w:delText>
        </w:r>
      </w:del>
      <w:ins w:id="3486" w:author="Mehrnazi Boojari" w:date="2019-01-07T10:52:00Z">
        <w:r w:rsidR="006A1F1D">
          <w:rPr>
            <w:rFonts w:ascii="B Lotus" w:eastAsia="Calibri" w:hAnsi="B Lotus" w:cs="B Lotus" w:hint="cs"/>
            <w:sz w:val="24"/>
            <w:szCs w:val="24"/>
            <w:rtl/>
            <w:lang w:bidi="fa-IR"/>
          </w:rPr>
          <w:t>می‌کند</w:t>
        </w:r>
      </w:ins>
      <w:del w:id="3487" w:author="Mehrnazi Boojari" w:date="2019-01-07T09:53:00Z">
        <w:r w:rsidRPr="00CA733E" w:rsidDel="006F7CCF">
          <w:rPr>
            <w:rFonts w:ascii="B Lotus" w:eastAsia="Calibri" w:hAnsi="B Lotus" w:cs="B Lotus" w:hint="cs"/>
            <w:sz w:val="24"/>
            <w:szCs w:val="24"/>
            <w:rtl/>
            <w:lang w:bidi="fa-IR"/>
          </w:rPr>
          <w:delText xml:space="preserve"> . </w:delText>
        </w:r>
      </w:del>
      <w:ins w:id="3488" w:author="Mehrnazi Boojari" w:date="2019-01-07T09:53:00Z">
        <w:r w:rsidR="006F7CCF">
          <w:rPr>
            <w:rFonts w:ascii="B Lotus" w:eastAsia="Calibri" w:hAnsi="B Lotus" w:cs="B Lotus" w:hint="cs"/>
            <w:sz w:val="24"/>
            <w:szCs w:val="24"/>
            <w:rtl/>
            <w:lang w:bidi="fa-IR"/>
          </w:rPr>
          <w:t xml:space="preserve">. </w:t>
        </w:r>
      </w:ins>
      <w:del w:id="3489" w:author="Mehrnazi Boojari" w:date="2019-01-07T22:30:00Z">
        <w:r w:rsidRPr="00CA733E" w:rsidDel="00051F26">
          <w:rPr>
            <w:rFonts w:ascii="B Lotus" w:eastAsia="Calibri" w:hAnsi="B Lotus" w:cs="B Lotus" w:hint="cs"/>
            <w:sz w:val="24"/>
            <w:szCs w:val="24"/>
            <w:rtl/>
            <w:lang w:bidi="fa-IR"/>
          </w:rPr>
          <w:delText>در نظر گرفتن</w:delText>
        </w:r>
      </w:del>
      <w:ins w:id="3490" w:author="Mehrnazi Boojari" w:date="2019-01-07T22:30:00Z">
        <w:r w:rsidR="00051F26">
          <w:rPr>
            <w:rFonts w:ascii="B Lotus" w:eastAsia="Calibri" w:hAnsi="B Lotus"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گرفتن</w:t>
        </w:r>
      </w:ins>
      <w:r w:rsidRPr="00CA733E">
        <w:rPr>
          <w:rFonts w:ascii="B Lotus" w:eastAsia="Calibri" w:hAnsi="B Lotus" w:cs="B Lotus" w:hint="cs"/>
          <w:sz w:val="24"/>
          <w:szCs w:val="24"/>
          <w:rtl/>
          <w:lang w:bidi="fa-IR"/>
        </w:rPr>
        <w:t xml:space="preserve"> موارد ذکر</w:t>
      </w:r>
      <w:del w:id="3491" w:author="Mehrnazi Boojari" w:date="2019-01-10T06:43:00Z">
        <w:r w:rsidRPr="00CA733E" w:rsidDel="002E153B">
          <w:rPr>
            <w:rFonts w:ascii="B Lotus" w:eastAsia="Calibri" w:hAnsi="B Lotus" w:cs="B Lotus" w:hint="cs"/>
            <w:sz w:val="24"/>
            <w:szCs w:val="24"/>
            <w:rtl/>
            <w:lang w:bidi="fa-IR"/>
          </w:rPr>
          <w:delText xml:space="preserve"> </w:delText>
        </w:r>
      </w:del>
      <w:r w:rsidRPr="00CA733E">
        <w:rPr>
          <w:rFonts w:ascii="B Lotus" w:eastAsia="Calibri" w:hAnsi="B Lotus" w:cs="B Lotus" w:hint="cs"/>
          <w:sz w:val="24"/>
          <w:szCs w:val="24"/>
          <w:rtl/>
          <w:lang w:bidi="fa-IR"/>
        </w:rPr>
        <w:t xml:space="preserve">شده </w:t>
      </w:r>
      <w:del w:id="3492" w:author="Mehrnazi Boojari" w:date="2019-01-07T11:02:00Z">
        <w:r w:rsidRPr="00CA733E" w:rsidDel="00DB081F">
          <w:rPr>
            <w:rFonts w:ascii="B Lotus" w:eastAsia="Calibri" w:hAnsi="B Lotus" w:cs="B Lotus" w:hint="cs"/>
            <w:sz w:val="24"/>
            <w:szCs w:val="24"/>
            <w:rtl/>
            <w:lang w:bidi="fa-IR"/>
          </w:rPr>
          <w:delText>باعث</w:delText>
        </w:r>
      </w:del>
      <w:ins w:id="3493" w:author="Mehrnazi Boojari" w:date="2019-01-07T11:02:00Z">
        <w:r w:rsidR="00DB081F">
          <w:rPr>
            <w:rFonts w:ascii="B Lotus" w:eastAsia="Calibri" w:hAnsi="B Lotus" w:cs="B Lotus" w:hint="cs"/>
            <w:sz w:val="24"/>
            <w:szCs w:val="24"/>
            <w:rtl/>
            <w:lang w:bidi="fa-IR"/>
          </w:rPr>
          <w:t>سبب</w:t>
        </w:r>
      </w:ins>
      <w:r w:rsidRPr="00CA733E">
        <w:rPr>
          <w:rFonts w:ascii="B Lotus" w:eastAsia="Calibri" w:hAnsi="B Lotus" w:cs="B Lotus" w:hint="cs"/>
          <w:sz w:val="24"/>
          <w:szCs w:val="24"/>
          <w:rtl/>
          <w:lang w:bidi="fa-IR"/>
        </w:rPr>
        <w:t xml:space="preserve"> سنجش بهتر وضعیت مسکن روستایی</w:t>
      </w:r>
      <w:del w:id="3494" w:author="Mehrnazi Boojari" w:date="2019-01-07T09:49:00Z">
        <w:r w:rsidRPr="00CA733E" w:rsidDel="006F7CCF">
          <w:rPr>
            <w:rFonts w:ascii="B Lotus" w:eastAsia="Calibri" w:hAnsi="B Lotus" w:cs="B Lotus" w:hint="cs"/>
            <w:sz w:val="24"/>
            <w:szCs w:val="24"/>
            <w:rtl/>
            <w:lang w:bidi="fa-IR"/>
          </w:rPr>
          <w:delText xml:space="preserve"> می </w:delText>
        </w:r>
      </w:del>
      <w:ins w:id="3495" w:author="Mehrnazi Boojari" w:date="2019-01-07T09:49:00Z">
        <w:r w:rsidR="006F7CCF">
          <w:rPr>
            <w:rFonts w:ascii="B Lotus" w:eastAsia="Calibri" w:hAnsi="B Lotus" w:cs="B Lotus" w:hint="cs"/>
            <w:sz w:val="24"/>
            <w:szCs w:val="24"/>
            <w:rtl/>
            <w:lang w:bidi="fa-IR"/>
          </w:rPr>
          <w:t xml:space="preserve"> می‌</w:t>
        </w:r>
      </w:ins>
      <w:del w:id="3496" w:author="Mehrnazi Boojari" w:date="2019-01-08T01:14:00Z">
        <w:r w:rsidRPr="00CA733E" w:rsidDel="00632EB0">
          <w:rPr>
            <w:rFonts w:ascii="B Lotus" w:eastAsia="Calibri" w:hAnsi="B Lotus" w:cs="B Lotus" w:hint="cs"/>
            <w:sz w:val="24"/>
            <w:szCs w:val="24"/>
            <w:rtl/>
            <w:lang w:bidi="fa-IR"/>
          </w:rPr>
          <w:delText>گردد</w:delText>
        </w:r>
      </w:del>
      <w:ins w:id="3497" w:author="Mehrnazi Boojari" w:date="2019-01-08T01:14:00Z">
        <w:r w:rsidR="00632EB0">
          <w:rPr>
            <w:rFonts w:ascii="B Lotus" w:eastAsia="Calibri" w:hAnsi="B Lotus" w:cs="B Lotus" w:hint="cs"/>
            <w:sz w:val="24"/>
            <w:szCs w:val="24"/>
            <w:rtl/>
            <w:lang w:bidi="fa-IR"/>
          </w:rPr>
          <w:t>شود</w:t>
        </w:r>
      </w:ins>
      <w:r w:rsidRPr="00CA733E">
        <w:rPr>
          <w:rFonts w:ascii="B Lotus" w:eastAsia="Calibri" w:hAnsi="B Lotus" w:cs="B Lotus" w:hint="cs"/>
          <w:sz w:val="24"/>
          <w:szCs w:val="24"/>
          <w:rtl/>
          <w:lang w:bidi="fa-IR"/>
        </w:rPr>
        <w:t>.</w:t>
      </w:r>
    </w:p>
    <w:p w14:paraId="217EC7AB" w14:textId="77777777" w:rsidR="00A06196" w:rsidRPr="00A06196" w:rsidRDefault="00A06196" w:rsidP="00D04785">
      <w:pPr>
        <w:pStyle w:val="Heading4"/>
        <w:rPr>
          <w:rtl/>
        </w:rPr>
      </w:pPr>
      <w:bookmarkStart w:id="3498" w:name="_Toc533781176"/>
      <w:bookmarkStart w:id="3499" w:name="_Toc533782132"/>
      <w:r w:rsidRPr="00A06196">
        <w:rPr>
          <w:rFonts w:hint="cs"/>
          <w:rtl/>
        </w:rPr>
        <w:t xml:space="preserve">وضعیت جغرافیایی و اقلیمی و </w:t>
      </w:r>
      <w:del w:id="3500" w:author="Mehrnazi Boojari" w:date="2019-01-07T10:04:00Z">
        <w:r w:rsidRPr="00A06196" w:rsidDel="00A31D6F">
          <w:rPr>
            <w:rFonts w:hint="cs"/>
            <w:rtl/>
          </w:rPr>
          <w:delText>تاثیر</w:delText>
        </w:r>
      </w:del>
      <w:ins w:id="3501" w:author="Mehrnazi Boojari" w:date="2019-01-07T10:04:00Z">
        <w:r w:rsidR="00A31D6F">
          <w:rPr>
            <w:rFonts w:hint="cs"/>
            <w:rtl/>
          </w:rPr>
          <w:t>تأثیر</w:t>
        </w:r>
      </w:ins>
      <w:r w:rsidRPr="00A06196">
        <w:rPr>
          <w:rFonts w:hint="cs"/>
          <w:rtl/>
        </w:rPr>
        <w:t xml:space="preserve"> آن بر مساکن روستایی کشور ایران</w:t>
      </w:r>
      <w:bookmarkEnd w:id="3498"/>
      <w:bookmarkEnd w:id="3499"/>
      <w:r w:rsidRPr="00A06196">
        <w:rPr>
          <w:rFonts w:hint="cs"/>
          <w:rtl/>
        </w:rPr>
        <w:t xml:space="preserve"> </w:t>
      </w:r>
    </w:p>
    <w:p w14:paraId="17BEBEBE" w14:textId="77777777" w:rsidR="00A06196" w:rsidRPr="00CA733E" w:rsidRDefault="00A06196" w:rsidP="002E153B">
      <w:pPr>
        <w:bidi/>
        <w:ind w:firstLine="288"/>
        <w:jc w:val="both"/>
        <w:rPr>
          <w:rFonts w:ascii="B Lotus" w:eastAsia="Calibri" w:hAnsi="B Lotus" w:cs="B Lotus"/>
          <w:sz w:val="24"/>
          <w:szCs w:val="24"/>
          <w:rtl/>
        </w:rPr>
      </w:pPr>
      <w:r w:rsidRPr="00CA733E">
        <w:rPr>
          <w:rFonts w:ascii="B Lotus" w:eastAsia="Calibri" w:hAnsi="B Lotus" w:cs="B Lotus"/>
          <w:sz w:val="24"/>
          <w:szCs w:val="24"/>
          <w:rtl/>
        </w:rPr>
        <w:t>طبيعت عرصه ظهور و بستر تجلی حقایق و قوانین نظام آفرینش است. از این رو، دلایل تداوم حیات و آسایش انسان</w:t>
      </w:r>
      <w:r w:rsidRPr="00CA733E">
        <w:rPr>
          <w:rFonts w:ascii="B Lotus" w:eastAsia="Calibri" w:hAnsi="B Lotus" w:cs="B Lotus" w:hint="cs"/>
          <w:sz w:val="24"/>
          <w:szCs w:val="24"/>
          <w:rtl/>
        </w:rPr>
        <w:t xml:space="preserve"> بر</w:t>
      </w:r>
      <w:r w:rsidRPr="00CA733E">
        <w:rPr>
          <w:rFonts w:ascii="B Lotus" w:eastAsia="Calibri" w:hAnsi="B Lotus" w:cs="B Lotus"/>
          <w:sz w:val="24"/>
          <w:szCs w:val="24"/>
          <w:rtl/>
        </w:rPr>
        <w:t xml:space="preserve"> زمین مشروط به شناخت ویژگی</w:t>
      </w:r>
      <w:del w:id="3502" w:author="Mehrnazi Boojari" w:date="2019-01-07T09:46:00Z">
        <w:r w:rsidRPr="00CA733E" w:rsidDel="006F7CCF">
          <w:rPr>
            <w:rFonts w:ascii="B Lotus" w:eastAsia="Calibri" w:hAnsi="B Lotus" w:cs="B Lotus"/>
            <w:sz w:val="24"/>
            <w:szCs w:val="24"/>
            <w:rtl/>
          </w:rPr>
          <w:delText xml:space="preserve"> های </w:delText>
        </w:r>
      </w:del>
      <w:ins w:id="3503"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CA733E">
        <w:rPr>
          <w:rFonts w:ascii="B Lotus" w:eastAsia="Calibri" w:hAnsi="B Lotus" w:cs="B Lotus"/>
          <w:sz w:val="24"/>
          <w:szCs w:val="24"/>
          <w:rtl/>
        </w:rPr>
        <w:t>فیزیکی طبیعت و برقراری تعادل میان فعالیت</w:t>
      </w:r>
      <w:del w:id="3504" w:author="Mehrnazi Boojari" w:date="2019-01-07T09:46:00Z">
        <w:r w:rsidRPr="00CA733E" w:rsidDel="006F7CCF">
          <w:rPr>
            <w:rFonts w:ascii="B Lotus" w:eastAsia="Calibri" w:hAnsi="B Lotus" w:cs="B Lotus"/>
            <w:sz w:val="24"/>
            <w:szCs w:val="24"/>
            <w:rtl/>
          </w:rPr>
          <w:delText xml:space="preserve"> های </w:delText>
        </w:r>
      </w:del>
      <w:ins w:id="3505"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CA733E">
        <w:rPr>
          <w:rFonts w:ascii="B Lotus" w:eastAsia="Calibri" w:hAnsi="B Lotus" w:cs="B Lotus"/>
          <w:sz w:val="24"/>
          <w:szCs w:val="24"/>
          <w:rtl/>
        </w:rPr>
        <w:t>انسانی و ارکان نظام زیست</w:t>
      </w:r>
      <w:ins w:id="3506" w:author="Mehrnazi Boojari" w:date="2019-01-10T06:44:00Z">
        <w:r w:rsidR="002E153B">
          <w:rPr>
            <w:rFonts w:ascii="B Lotus" w:eastAsia="Calibri" w:hAnsi="B Lotus" w:cs="B Nazanin" w:hint="cs"/>
            <w:sz w:val="24"/>
            <w:szCs w:val="24"/>
            <w:rtl/>
          </w:rPr>
          <w:t>‌</w:t>
        </w:r>
      </w:ins>
      <w:del w:id="3507" w:author="Mehrnazi Boojari" w:date="2019-01-10T06:44:00Z">
        <w:r w:rsidRPr="00CA733E" w:rsidDel="002E153B">
          <w:rPr>
            <w:rFonts w:ascii="B Lotus" w:eastAsia="Calibri" w:hAnsi="B Lotus" w:cs="B Lotus"/>
            <w:sz w:val="24"/>
            <w:szCs w:val="24"/>
            <w:rtl/>
          </w:rPr>
          <w:delText xml:space="preserve"> </w:delText>
        </w:r>
      </w:del>
      <w:r w:rsidRPr="00CA733E">
        <w:rPr>
          <w:rFonts w:ascii="B Lotus" w:eastAsia="Calibri" w:hAnsi="B Lotus" w:cs="B Lotus"/>
          <w:sz w:val="24"/>
          <w:szCs w:val="24"/>
          <w:rtl/>
        </w:rPr>
        <w:t>محیطی در سطوح مختلف است. نیاکان ما که ارتباط بیشتری با طبیعت داشتند و عشایر و روستاییان که عمر خود را در طبیعت و دور از محیط تصنعی</w:t>
      </w:r>
      <w:del w:id="3508" w:author="Mehrnazi Boojari" w:date="2019-01-07T09:49:00Z">
        <w:r w:rsidRPr="00CA733E" w:rsidDel="006F7CCF">
          <w:rPr>
            <w:rFonts w:ascii="B Lotus" w:eastAsia="Calibri" w:hAnsi="B Lotus" w:cs="B Lotus"/>
            <w:sz w:val="24"/>
            <w:szCs w:val="24"/>
            <w:rtl/>
          </w:rPr>
          <w:delText xml:space="preserve"> می </w:delText>
        </w:r>
      </w:del>
      <w:ins w:id="3509"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CA733E">
        <w:rPr>
          <w:rFonts w:ascii="B Lotus" w:eastAsia="Calibri" w:hAnsi="B Lotus" w:cs="B Lotus"/>
          <w:sz w:val="24"/>
          <w:szCs w:val="24"/>
          <w:rtl/>
        </w:rPr>
        <w:t>گذرانند، این نشانه</w:t>
      </w:r>
      <w:del w:id="3510" w:author="Mehrnazi Boojari" w:date="2019-01-07T09:45:00Z">
        <w:r w:rsidRPr="00CA733E" w:rsidDel="006F7CCF">
          <w:rPr>
            <w:rFonts w:ascii="B Lotus" w:eastAsia="Calibri" w:hAnsi="B Lotus" w:cs="B Lotus"/>
            <w:sz w:val="24"/>
            <w:szCs w:val="24"/>
            <w:rtl/>
          </w:rPr>
          <w:delText xml:space="preserve"> ها </w:delText>
        </w:r>
      </w:del>
      <w:ins w:id="3511" w:author="Mehrnazi Boojari" w:date="2019-01-07T09:45: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CA733E">
        <w:rPr>
          <w:rFonts w:ascii="B Lotus" w:eastAsia="Calibri" w:hAnsi="B Lotus" w:cs="B Lotus"/>
          <w:sz w:val="24"/>
          <w:szCs w:val="24"/>
          <w:rtl/>
        </w:rPr>
        <w:t>را بهتر درک کرده و فعالیت</w:t>
      </w:r>
      <w:ins w:id="3512" w:author="Mehrnazi Boojari" w:date="2019-01-10T06:44:00Z">
        <w:r w:rsidR="002E153B">
          <w:rPr>
            <w:rFonts w:ascii="B Lotus" w:eastAsia="Calibri" w:hAnsi="B Lotus" w:cs="B Nazanin" w:hint="cs"/>
            <w:sz w:val="24"/>
            <w:szCs w:val="24"/>
            <w:rtl/>
          </w:rPr>
          <w:t>‌</w:t>
        </w:r>
      </w:ins>
      <w:r w:rsidRPr="00CA733E">
        <w:rPr>
          <w:rFonts w:ascii="B Lotus" w:eastAsia="Calibri" w:hAnsi="B Lotus" w:cs="B Lotus"/>
          <w:sz w:val="24"/>
          <w:szCs w:val="24"/>
          <w:rtl/>
        </w:rPr>
        <w:t xml:space="preserve">های خود را </w:t>
      </w:r>
      <w:del w:id="3513" w:author="Mehrnazi Boojari" w:date="2019-01-08T02:08:00Z">
        <w:r w:rsidRPr="00CA733E" w:rsidDel="00310BDA">
          <w:rPr>
            <w:rFonts w:ascii="B Lotus" w:eastAsia="Calibri" w:hAnsi="B Lotus" w:cs="B Lotus"/>
            <w:sz w:val="24"/>
            <w:szCs w:val="24"/>
            <w:rtl/>
          </w:rPr>
          <w:delText>در جهت</w:delText>
        </w:r>
      </w:del>
      <w:ins w:id="3514" w:author="Mehrnazi Boojari" w:date="2019-01-08T02:08:00Z">
        <w:r w:rsidR="00310BDA">
          <w:rPr>
            <w:rFonts w:ascii="B Lotus" w:eastAsia="Calibri" w:hAnsi="B Lotus" w:cs="B Lotus"/>
            <w:sz w:val="24"/>
            <w:szCs w:val="24"/>
            <w:rtl/>
          </w:rPr>
          <w:t>به</w:t>
        </w:r>
        <w:r w:rsidR="00310BDA">
          <w:rPr>
            <w:rFonts w:ascii="B Lotus" w:eastAsia="Calibri" w:hAnsi="B Lotus" w:cs="B Lotus" w:hint="cs"/>
            <w:sz w:val="24"/>
            <w:szCs w:val="24"/>
            <w:rtl/>
          </w:rPr>
          <w:t>‌</w:t>
        </w:r>
        <w:r w:rsidR="00310BDA">
          <w:rPr>
            <w:rFonts w:ascii="B Lotus" w:eastAsia="Calibri" w:hAnsi="B Lotus" w:cs="B Lotus"/>
            <w:sz w:val="24"/>
            <w:szCs w:val="24"/>
            <w:rtl/>
          </w:rPr>
          <w:t>منظور</w:t>
        </w:r>
      </w:ins>
      <w:r w:rsidRPr="00CA733E">
        <w:rPr>
          <w:rFonts w:ascii="B Lotus" w:eastAsia="Calibri" w:hAnsi="B Lotus" w:cs="B Lotus"/>
          <w:sz w:val="24"/>
          <w:szCs w:val="24"/>
          <w:rtl/>
        </w:rPr>
        <w:t xml:space="preserve"> هماهنگی با </w:t>
      </w:r>
      <w:r w:rsidRPr="00CA733E">
        <w:rPr>
          <w:rFonts w:ascii="B Lotus" w:eastAsia="Calibri" w:hAnsi="B Lotus" w:cs="B Lotus"/>
          <w:sz w:val="24"/>
          <w:szCs w:val="24"/>
          <w:rtl/>
        </w:rPr>
        <w:lastRenderedPageBreak/>
        <w:t xml:space="preserve">محیط طبیعی شکل داده و بسیاری از اصول آن را در طرح و ساخت </w:t>
      </w:r>
      <w:del w:id="3515" w:author="Mehrnazi Boojari" w:date="2019-01-12T01:23:00Z">
        <w:r w:rsidRPr="00CA733E" w:rsidDel="00E7085F">
          <w:rPr>
            <w:rFonts w:ascii="B Lotus" w:eastAsia="Calibri" w:hAnsi="B Lotus" w:cs="B Lotus"/>
            <w:sz w:val="24"/>
            <w:szCs w:val="24"/>
            <w:rtl/>
          </w:rPr>
          <w:delText>سکونتگاه</w:delText>
        </w:r>
      </w:del>
      <w:ins w:id="3516" w:author="Mehrnazi Boojari" w:date="2019-01-12T01:23:00Z">
        <w:r w:rsidR="00E7085F">
          <w:rPr>
            <w:rFonts w:ascii="B Lotus" w:eastAsia="Calibri" w:hAnsi="B Lotus" w:cs="B Lotus"/>
            <w:sz w:val="24"/>
            <w:szCs w:val="24"/>
            <w:rtl/>
          </w:rPr>
          <w:t>سکونت</w:t>
        </w:r>
        <w:r w:rsidR="00E7085F">
          <w:rPr>
            <w:rFonts w:ascii="B Lotus" w:eastAsia="Calibri" w:hAnsi="B Lotus" w:cs="B Lotus" w:hint="cs"/>
            <w:sz w:val="24"/>
            <w:szCs w:val="24"/>
            <w:rtl/>
          </w:rPr>
          <w:t>‌</w:t>
        </w:r>
        <w:r w:rsidR="00E7085F">
          <w:rPr>
            <w:rFonts w:ascii="B Lotus" w:eastAsia="Calibri" w:hAnsi="B Lotus" w:cs="B Lotus"/>
            <w:sz w:val="24"/>
            <w:szCs w:val="24"/>
            <w:rtl/>
          </w:rPr>
          <w:t>گاه</w:t>
        </w:r>
      </w:ins>
      <w:r w:rsidRPr="00CA733E">
        <w:rPr>
          <w:rFonts w:ascii="B Lotus" w:eastAsia="Calibri" w:hAnsi="B Lotus" w:cs="B Lotus"/>
          <w:sz w:val="24"/>
          <w:szCs w:val="24"/>
          <w:rtl/>
        </w:rPr>
        <w:t xml:space="preserve"> به</w:t>
      </w:r>
      <w:ins w:id="3517" w:author="Mehrnazi Boojari" w:date="2019-01-10T06:44:00Z">
        <w:r w:rsidR="002E153B">
          <w:rPr>
            <w:rFonts w:ascii="B Lotus" w:eastAsia="Calibri" w:hAnsi="B Lotus" w:cs="B Nazanin" w:hint="cs"/>
            <w:sz w:val="24"/>
            <w:szCs w:val="24"/>
            <w:rtl/>
          </w:rPr>
          <w:t>‌</w:t>
        </w:r>
      </w:ins>
      <w:del w:id="3518" w:author="Mehrnazi Boojari" w:date="2019-01-10T06:44:00Z">
        <w:r w:rsidRPr="00CA733E" w:rsidDel="002E153B">
          <w:rPr>
            <w:rFonts w:ascii="B Lotus" w:eastAsia="Calibri" w:hAnsi="B Lotus" w:cs="B Lotus"/>
            <w:sz w:val="24"/>
            <w:szCs w:val="24"/>
            <w:rtl/>
          </w:rPr>
          <w:delText xml:space="preserve"> </w:delText>
        </w:r>
      </w:del>
      <w:r w:rsidRPr="00CA733E">
        <w:rPr>
          <w:rFonts w:ascii="B Lotus" w:eastAsia="Calibri" w:hAnsi="B Lotus" w:cs="B Lotus"/>
          <w:sz w:val="24"/>
          <w:szCs w:val="24"/>
          <w:rtl/>
        </w:rPr>
        <w:t>کار گرفته</w:t>
      </w:r>
      <w:del w:id="3519" w:author="Mehrnazi Boojari" w:date="2019-01-07T10:34:00Z">
        <w:r w:rsidRPr="00CA733E" w:rsidDel="006C73A5">
          <w:rPr>
            <w:rFonts w:ascii="B Lotus" w:eastAsia="Calibri" w:hAnsi="B Lotus" w:cs="B Lotus"/>
            <w:sz w:val="24"/>
            <w:szCs w:val="24"/>
            <w:rtl/>
          </w:rPr>
          <w:delText xml:space="preserve"> اند.</w:delText>
        </w:r>
      </w:del>
      <w:ins w:id="3520" w:author="Mehrnazi Boojari" w:date="2019-01-07T10:34:00Z">
        <w:r w:rsidR="006C73A5">
          <w:rPr>
            <w:rFonts w:ascii="B Lotus" w:eastAsia="Calibri" w:hAnsi="B Lotus" w:cs="B Lotus" w:hint="cs"/>
            <w:sz w:val="24"/>
            <w:szCs w:val="24"/>
            <w:rtl/>
          </w:rPr>
          <w:t>‌</w:t>
        </w:r>
        <w:r w:rsidR="006C73A5">
          <w:rPr>
            <w:rFonts w:ascii="B Lotus" w:eastAsia="Calibri" w:hAnsi="B Lotus" w:cs="B Lotus"/>
            <w:sz w:val="24"/>
            <w:szCs w:val="24"/>
            <w:rtl/>
          </w:rPr>
          <w:t>اند.</w:t>
        </w:r>
      </w:ins>
      <w:r w:rsidRPr="00CA733E">
        <w:rPr>
          <w:rFonts w:ascii="B Lotus" w:eastAsia="Calibri" w:hAnsi="B Lotus" w:cs="B Lotus"/>
          <w:sz w:val="24"/>
          <w:szCs w:val="24"/>
          <w:rtl/>
        </w:rPr>
        <w:t xml:space="preserve"> محیط و بناهایی که آنان با الهام از قوانین حاکم بر نظام طبيعت ساخته</w:t>
      </w:r>
      <w:ins w:id="3521" w:author="Mehrnazi Boojari" w:date="2019-01-07T22:44:00Z">
        <w:r w:rsidR="00BF4CE5">
          <w:rPr>
            <w:rFonts w:ascii="B Lotus" w:eastAsia="Calibri" w:hAnsi="B Lotus" w:cs="B Nazanin" w:hint="cs"/>
            <w:sz w:val="24"/>
            <w:szCs w:val="24"/>
            <w:rtl/>
          </w:rPr>
          <w:t>‌</w:t>
        </w:r>
      </w:ins>
      <w:del w:id="3522" w:author="Mehrnazi Boojari" w:date="2019-01-07T22:44:00Z">
        <w:r w:rsidRPr="00CA733E" w:rsidDel="00BF4CE5">
          <w:rPr>
            <w:rFonts w:ascii="B Lotus" w:eastAsia="Calibri" w:hAnsi="B Lotus" w:cs="B Lotus"/>
            <w:sz w:val="24"/>
            <w:szCs w:val="24"/>
            <w:rtl/>
          </w:rPr>
          <w:delText xml:space="preserve"> </w:delText>
        </w:r>
      </w:del>
      <w:r w:rsidRPr="00CA733E">
        <w:rPr>
          <w:rFonts w:ascii="B Lotus" w:eastAsia="Calibri" w:hAnsi="B Lotus" w:cs="B Lotus"/>
          <w:sz w:val="24"/>
          <w:szCs w:val="24"/>
          <w:rtl/>
        </w:rPr>
        <w:t>اند</w:t>
      </w:r>
      <w:del w:id="3523" w:author="Mehrnazi Boojari" w:date="2019-01-10T06:44:00Z">
        <w:r w:rsidRPr="00CA733E" w:rsidDel="002E153B">
          <w:rPr>
            <w:rFonts w:ascii="B Lotus" w:eastAsia="Calibri" w:hAnsi="B Lotus" w:cs="B Lotus"/>
            <w:sz w:val="24"/>
            <w:szCs w:val="24"/>
            <w:rtl/>
          </w:rPr>
          <w:delText>،</w:delText>
        </w:r>
      </w:del>
      <w:r w:rsidRPr="00CA733E">
        <w:rPr>
          <w:rFonts w:ascii="B Lotus" w:eastAsia="Calibri" w:hAnsi="B Lotus" w:cs="B Lotus"/>
          <w:sz w:val="24"/>
          <w:szCs w:val="24"/>
          <w:rtl/>
        </w:rPr>
        <w:t xml:space="preserve"> با توجه به شرایط و امکانات طبیعی در همزیستی، هماهنگی و </w:t>
      </w:r>
      <w:del w:id="3524" w:author="Mehrnazi Boojari" w:date="2019-01-07T22:43:00Z">
        <w:r w:rsidRPr="00CA733E" w:rsidDel="00BF4CE5">
          <w:rPr>
            <w:rFonts w:ascii="B Lotus" w:eastAsia="Calibri" w:hAnsi="B Lotus" w:cs="B Lotus"/>
            <w:sz w:val="24"/>
            <w:szCs w:val="24"/>
            <w:rtl/>
          </w:rPr>
          <w:delText>بهره وری</w:delText>
        </w:r>
      </w:del>
      <w:ins w:id="3525" w:author="Mehrnazi Boojari" w:date="2019-01-07T22:43:00Z">
        <w:r w:rsidR="00BF4CE5">
          <w:rPr>
            <w:rFonts w:ascii="B Lotus" w:eastAsia="Calibri" w:hAnsi="B Lotus" w:cs="B Lotus"/>
            <w:sz w:val="24"/>
            <w:szCs w:val="24"/>
            <w:rtl/>
          </w:rPr>
          <w:t>بهره</w:t>
        </w:r>
        <w:r w:rsidR="00BF4CE5">
          <w:rPr>
            <w:rFonts w:ascii="B Lotus" w:eastAsia="Calibri" w:hAnsi="B Lotus" w:cs="B Lotus" w:hint="cs"/>
            <w:sz w:val="24"/>
            <w:szCs w:val="24"/>
            <w:rtl/>
          </w:rPr>
          <w:t>‌</w:t>
        </w:r>
        <w:r w:rsidR="00BF4CE5">
          <w:rPr>
            <w:rFonts w:ascii="B Lotus" w:eastAsia="Calibri" w:hAnsi="B Lotus" w:cs="B Lotus"/>
            <w:sz w:val="24"/>
            <w:szCs w:val="24"/>
            <w:rtl/>
          </w:rPr>
          <w:t>وری</w:t>
        </w:r>
      </w:ins>
      <w:r w:rsidRPr="00CA733E">
        <w:rPr>
          <w:rFonts w:ascii="B Lotus" w:eastAsia="Calibri" w:hAnsi="B Lotus" w:cs="B Lotus"/>
          <w:sz w:val="24"/>
          <w:szCs w:val="24"/>
          <w:rtl/>
        </w:rPr>
        <w:t xml:space="preserve"> منطقی با آن قرار داشته است. در فرهنگ و سنت</w:t>
      </w:r>
      <w:del w:id="3526" w:author="Mehrnazi Boojari" w:date="2019-01-07T09:46:00Z">
        <w:r w:rsidRPr="00CA733E" w:rsidDel="006F7CCF">
          <w:rPr>
            <w:rFonts w:ascii="B Lotus" w:eastAsia="Calibri" w:hAnsi="B Lotus" w:cs="B Lotus"/>
            <w:sz w:val="24"/>
            <w:szCs w:val="24"/>
            <w:rtl/>
          </w:rPr>
          <w:delText xml:space="preserve"> های </w:delText>
        </w:r>
      </w:del>
      <w:ins w:id="3527"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CA733E">
        <w:rPr>
          <w:rFonts w:ascii="B Lotus" w:eastAsia="Calibri" w:hAnsi="B Lotus" w:cs="B Lotus"/>
          <w:sz w:val="24"/>
          <w:szCs w:val="24"/>
          <w:rtl/>
        </w:rPr>
        <w:t>روستایی، مصادیق فراوانی از هماهنگی با طبیعت و استفاده صحیح و آگاهانه از منابع طبیعی (انرژی</w:t>
      </w:r>
      <w:del w:id="3528" w:author="Mehrnazi Boojari" w:date="2019-01-10T06:45:00Z">
        <w:r w:rsidRPr="00CA733E" w:rsidDel="002E153B">
          <w:rPr>
            <w:rFonts w:ascii="B Lotus" w:eastAsia="Calibri" w:hAnsi="B Lotus" w:cs="B Lotus"/>
            <w:sz w:val="24"/>
            <w:szCs w:val="24"/>
            <w:rtl/>
          </w:rPr>
          <w:delText xml:space="preserve">، </w:delText>
        </w:r>
      </w:del>
      <w:ins w:id="3529" w:author="Mehrnazi Boojari" w:date="2019-01-10T06:45:00Z">
        <w:r w:rsidR="002E153B">
          <w:rPr>
            <w:rFonts w:ascii="B Lotus" w:eastAsia="Calibri" w:hAnsi="B Lotus" w:cs="B Lotus" w:hint="cs"/>
            <w:sz w:val="24"/>
            <w:szCs w:val="24"/>
            <w:rtl/>
          </w:rPr>
          <w:t xml:space="preserve"> و</w:t>
        </w:r>
        <w:r w:rsidR="002E153B" w:rsidRPr="00CA733E">
          <w:rPr>
            <w:rFonts w:ascii="B Lotus" w:eastAsia="Calibri" w:hAnsi="B Lotus" w:cs="B Lotus"/>
            <w:sz w:val="24"/>
            <w:szCs w:val="24"/>
            <w:rtl/>
          </w:rPr>
          <w:t xml:space="preserve"> </w:t>
        </w:r>
      </w:ins>
      <w:r w:rsidRPr="00CA733E">
        <w:rPr>
          <w:rFonts w:ascii="B Lotus" w:eastAsia="Calibri" w:hAnsi="B Lotus" w:cs="B Lotus"/>
          <w:sz w:val="24"/>
          <w:szCs w:val="24"/>
          <w:rtl/>
        </w:rPr>
        <w:t>آب و زمین</w:t>
      </w:r>
      <w:r w:rsidRPr="00CA733E">
        <w:rPr>
          <w:rFonts w:ascii="B Lotus" w:eastAsia="Calibri" w:hAnsi="B Lotus" w:cs="B Lotus" w:hint="cs"/>
          <w:sz w:val="24"/>
          <w:szCs w:val="24"/>
          <w:rtl/>
        </w:rPr>
        <w:t>)</w:t>
      </w:r>
      <w:r w:rsidRPr="00CA733E">
        <w:rPr>
          <w:rFonts w:ascii="B Lotus" w:eastAsia="Calibri" w:hAnsi="B Lotus" w:cs="B Lotus"/>
          <w:sz w:val="24"/>
          <w:szCs w:val="24"/>
          <w:rtl/>
        </w:rPr>
        <w:t xml:space="preserve"> وجود دارد که بازتاب آن را</w:t>
      </w:r>
      <w:del w:id="3530" w:author="Mehrnazi Boojari" w:date="2019-01-07T09:49:00Z">
        <w:r w:rsidRPr="00CA733E" w:rsidDel="006F7CCF">
          <w:rPr>
            <w:rFonts w:ascii="B Lotus" w:eastAsia="Calibri" w:hAnsi="B Lotus" w:cs="B Lotus"/>
            <w:sz w:val="24"/>
            <w:szCs w:val="24"/>
            <w:rtl/>
          </w:rPr>
          <w:delText xml:space="preserve"> می </w:delText>
        </w:r>
      </w:del>
      <w:ins w:id="3531"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CA733E">
        <w:rPr>
          <w:rFonts w:ascii="B Lotus" w:eastAsia="Calibri" w:hAnsi="B Lotus" w:cs="B Lotus"/>
          <w:sz w:val="24"/>
          <w:szCs w:val="24"/>
          <w:rtl/>
        </w:rPr>
        <w:t>توان در همزیستی پایدار با محیط، شیوه</w:t>
      </w:r>
      <w:del w:id="3532" w:author="Mehrnazi Boojari" w:date="2019-01-07T09:46:00Z">
        <w:r w:rsidRPr="00CA733E" w:rsidDel="006F7CCF">
          <w:rPr>
            <w:rFonts w:ascii="B Lotus" w:eastAsia="Calibri" w:hAnsi="B Lotus" w:cs="B Lotus"/>
            <w:sz w:val="24"/>
            <w:szCs w:val="24"/>
            <w:rtl/>
          </w:rPr>
          <w:delText xml:space="preserve"> های </w:delText>
        </w:r>
      </w:del>
      <w:ins w:id="3533"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CA733E">
        <w:rPr>
          <w:rFonts w:ascii="B Lotus" w:eastAsia="Calibri" w:hAnsi="B Lotus" w:cs="B Lotus"/>
          <w:sz w:val="24"/>
          <w:szCs w:val="24"/>
          <w:rtl/>
        </w:rPr>
        <w:t>بومی معماری و ساخت بنا در پهنه</w:t>
      </w:r>
      <w:del w:id="3534" w:author="Mehrnazi Boojari" w:date="2019-01-07T09:46:00Z">
        <w:r w:rsidRPr="00CA733E" w:rsidDel="006F7CCF">
          <w:rPr>
            <w:rFonts w:ascii="B Lotus" w:eastAsia="Calibri" w:hAnsi="B Lotus" w:cs="B Lotus"/>
            <w:sz w:val="24"/>
            <w:szCs w:val="24"/>
            <w:rtl/>
          </w:rPr>
          <w:delText xml:space="preserve"> های </w:delText>
        </w:r>
      </w:del>
      <w:ins w:id="3535" w:author="Mehrnazi Boojari" w:date="2019-01-07T09:46:00Z">
        <w:r w:rsidR="006F7CCF">
          <w:rPr>
            <w:rFonts w:ascii="B Lotus" w:eastAsia="Calibri" w:hAnsi="B Lotus" w:cs="B Lotus" w:hint="cs"/>
            <w:sz w:val="24"/>
            <w:szCs w:val="24"/>
            <w:rtl/>
          </w:rPr>
          <w:t>‌</w:t>
        </w:r>
      </w:ins>
      <w:ins w:id="3536" w:author="Mehrnazi Boojari" w:date="2019-01-10T06:45:00Z">
        <w:r w:rsidR="002E153B">
          <w:rPr>
            <w:rFonts w:ascii="B Lotus" w:eastAsia="Calibri" w:hAnsi="B Lotus" w:cs="B Nazanin" w:hint="cs"/>
            <w:sz w:val="24"/>
            <w:szCs w:val="24"/>
            <w:rtl/>
          </w:rPr>
          <w:t>‌</w:t>
        </w:r>
      </w:ins>
      <w:ins w:id="3537" w:author="Mehrnazi Boojari" w:date="2019-01-07T09:46:00Z">
        <w:r w:rsidR="006F7CCF">
          <w:rPr>
            <w:rFonts w:ascii="B Lotus" w:eastAsia="Calibri" w:hAnsi="B Lotus" w:cs="B Lotus"/>
            <w:sz w:val="24"/>
            <w:szCs w:val="24"/>
            <w:rtl/>
          </w:rPr>
          <w:t xml:space="preserve">های </w:t>
        </w:r>
      </w:ins>
      <w:r w:rsidRPr="00CA733E">
        <w:rPr>
          <w:rFonts w:ascii="B Lotus" w:eastAsia="Calibri" w:hAnsi="B Lotus" w:cs="B Lotus"/>
          <w:sz w:val="24"/>
          <w:szCs w:val="24"/>
          <w:rtl/>
        </w:rPr>
        <w:t>مختلف ایران مشاهده کر</w:t>
      </w:r>
      <w:del w:id="3538" w:author="Mehrnazi Boojari" w:date="2019-01-07T10:31:00Z">
        <w:r w:rsidRPr="00CA733E" w:rsidDel="006C73A5">
          <w:rPr>
            <w:rFonts w:ascii="B Lotus" w:eastAsia="Calibri" w:hAnsi="B Lotus" w:cs="B Lotus"/>
            <w:sz w:val="24"/>
            <w:szCs w:val="24"/>
            <w:rtl/>
          </w:rPr>
          <w:delText>د</w:delText>
        </w:r>
        <w:r w:rsidR="005A0AF7" w:rsidDel="006C73A5">
          <w:rPr>
            <w:rFonts w:ascii="B Lotus" w:eastAsia="Calibri" w:hAnsi="B Lotus" w:cs="B Lotus" w:hint="cs"/>
            <w:sz w:val="24"/>
            <w:szCs w:val="24"/>
            <w:rtl/>
          </w:rPr>
          <w:delText>(</w:delText>
        </w:r>
      </w:del>
      <w:ins w:id="3539" w:author="Mehrnazi Boojari" w:date="2019-01-07T10:31:00Z">
        <w:r w:rsidR="006C73A5">
          <w:rPr>
            <w:rFonts w:ascii="B Lotus" w:eastAsia="Calibri" w:hAnsi="B Lotus" w:cs="B Lotus"/>
            <w:sz w:val="24"/>
            <w:szCs w:val="24"/>
            <w:rtl/>
          </w:rPr>
          <w:t>د (</w:t>
        </w:r>
      </w:ins>
      <w:r w:rsidR="005A0AF7">
        <w:rPr>
          <w:rFonts w:ascii="B Lotus" w:eastAsia="Calibri" w:hAnsi="B Lotus" w:cs="B Lotus" w:hint="cs"/>
          <w:sz w:val="24"/>
          <w:szCs w:val="24"/>
          <w:rtl/>
        </w:rPr>
        <w:t>سرتیپی‌</w:t>
      </w:r>
      <w:r w:rsidRPr="00CA733E">
        <w:rPr>
          <w:rFonts w:ascii="B Lotus" w:eastAsia="Calibri" w:hAnsi="B Lotus" w:cs="B Lotus" w:hint="cs"/>
          <w:sz w:val="24"/>
          <w:szCs w:val="24"/>
          <w:rtl/>
        </w:rPr>
        <w:t>پور</w:t>
      </w:r>
      <w:r w:rsidR="00A07602">
        <w:rPr>
          <w:rFonts w:ascii="B Lotus" w:eastAsia="Calibri" w:hAnsi="B Lotus" w:cs="B Lotus" w:hint="cs"/>
          <w:sz w:val="24"/>
          <w:szCs w:val="24"/>
          <w:rtl/>
        </w:rPr>
        <w:t>،</w:t>
      </w:r>
      <w:ins w:id="3540" w:author="Mehrnazi Boojari" w:date="2019-01-10T06:45:00Z">
        <w:r w:rsidR="002E153B">
          <w:rPr>
            <w:rFonts w:ascii="B Lotus" w:eastAsia="Calibri" w:hAnsi="B Lotus" w:cs="B Lotus" w:hint="cs"/>
            <w:sz w:val="24"/>
            <w:szCs w:val="24"/>
            <w:rtl/>
          </w:rPr>
          <w:t xml:space="preserve"> </w:t>
        </w:r>
      </w:ins>
      <w:r w:rsidR="00A07602">
        <w:rPr>
          <w:rFonts w:ascii="B Lotus" w:eastAsia="Calibri" w:hAnsi="B Lotus" w:cs="B Lotus" w:hint="cs"/>
          <w:sz w:val="24"/>
          <w:szCs w:val="24"/>
          <w:rtl/>
        </w:rPr>
        <w:t>1388).</w:t>
      </w:r>
    </w:p>
    <w:p w14:paraId="0BA84DC7" w14:textId="77777777" w:rsidR="00A06196" w:rsidRPr="00CA733E" w:rsidRDefault="00A06196" w:rsidP="0036513F">
      <w:pPr>
        <w:bidi/>
        <w:ind w:firstLine="288"/>
        <w:jc w:val="both"/>
        <w:rPr>
          <w:rFonts w:ascii="B Lotus" w:eastAsia="Calibri" w:hAnsi="B Lotus" w:cs="B Lotus"/>
          <w:sz w:val="24"/>
          <w:szCs w:val="24"/>
          <w:rtl/>
        </w:rPr>
      </w:pPr>
      <w:r w:rsidRPr="00CA733E">
        <w:rPr>
          <w:rFonts w:ascii="B Lotus" w:eastAsia="Calibri" w:hAnsi="B Lotus" w:cs="B Lotus" w:hint="cs"/>
          <w:sz w:val="24"/>
          <w:szCs w:val="24"/>
          <w:rtl/>
        </w:rPr>
        <w:t>ناهموارهای جغرافیایی و شرایط اقلیمی در مکان</w:t>
      </w:r>
      <w:ins w:id="3541" w:author="Mehrnazi Boojari" w:date="2019-01-10T06:47:00Z">
        <w:r w:rsidR="0036513F">
          <w:rPr>
            <w:rFonts w:ascii="B Lotus" w:eastAsia="Calibri" w:hAnsi="B Lotus" w:cs="B Nazanin" w:hint="cs"/>
            <w:sz w:val="24"/>
            <w:szCs w:val="24"/>
            <w:rtl/>
          </w:rPr>
          <w:t>‌</w:t>
        </w:r>
      </w:ins>
      <w:r w:rsidRPr="00CA733E">
        <w:rPr>
          <w:rFonts w:ascii="B Lotus" w:eastAsia="Calibri" w:hAnsi="B Lotus" w:cs="B Lotus" w:hint="cs"/>
          <w:sz w:val="24"/>
          <w:szCs w:val="24"/>
          <w:rtl/>
        </w:rPr>
        <w:t>یابی</w:t>
      </w:r>
      <w:del w:id="3542" w:author="Mehrnazi Boojari" w:date="2019-01-07T09:47:00Z">
        <w:r w:rsidRPr="00CA733E" w:rsidDel="006F7CCF">
          <w:rPr>
            <w:rFonts w:ascii="B Lotus" w:eastAsia="Calibri" w:hAnsi="B Lotus" w:cs="B Lotus" w:hint="cs"/>
            <w:sz w:val="24"/>
            <w:szCs w:val="24"/>
            <w:rtl/>
          </w:rPr>
          <w:delText xml:space="preserve"> ،</w:delText>
        </w:r>
      </w:del>
      <w:ins w:id="3543" w:author="Mehrnazi Boojari" w:date="2019-01-07T09:47:00Z">
        <w:r w:rsidR="006F7CCF">
          <w:rPr>
            <w:rFonts w:ascii="B Lotus" w:eastAsia="Calibri" w:hAnsi="B Lotus" w:cs="B Lotus" w:hint="cs"/>
            <w:sz w:val="24"/>
            <w:szCs w:val="24"/>
            <w:rtl/>
          </w:rPr>
          <w:t>،</w:t>
        </w:r>
      </w:ins>
      <w:r w:rsidRPr="00CA733E">
        <w:rPr>
          <w:rFonts w:ascii="B Lotus" w:eastAsia="Calibri" w:hAnsi="B Lotus" w:cs="B Lotus" w:hint="cs"/>
          <w:sz w:val="24"/>
          <w:szCs w:val="24"/>
          <w:rtl/>
        </w:rPr>
        <w:t xml:space="preserve"> اسقرار</w:t>
      </w:r>
      <w:del w:id="3544" w:author="Mehrnazi Boojari" w:date="2019-01-07T09:47:00Z">
        <w:r w:rsidRPr="00CA733E" w:rsidDel="006F7CCF">
          <w:rPr>
            <w:rFonts w:ascii="B Lotus" w:eastAsia="Calibri" w:hAnsi="B Lotus" w:cs="B Lotus" w:hint="cs"/>
            <w:sz w:val="24"/>
            <w:szCs w:val="24"/>
            <w:rtl/>
          </w:rPr>
          <w:delText xml:space="preserve"> ،</w:delText>
        </w:r>
      </w:del>
      <w:ins w:id="3545" w:author="Mehrnazi Boojari" w:date="2019-01-07T09:47:00Z">
        <w:r w:rsidR="006F7CCF">
          <w:rPr>
            <w:rFonts w:ascii="B Lotus" w:eastAsia="Calibri" w:hAnsi="B Lotus" w:cs="B Lotus" w:hint="cs"/>
            <w:sz w:val="24"/>
            <w:szCs w:val="24"/>
            <w:rtl/>
          </w:rPr>
          <w:t>،</w:t>
        </w:r>
      </w:ins>
      <w:r w:rsidRPr="00CA733E">
        <w:rPr>
          <w:rFonts w:ascii="B Lotus" w:eastAsia="Calibri" w:hAnsi="B Lotus" w:cs="B Lotus" w:hint="cs"/>
          <w:sz w:val="24"/>
          <w:szCs w:val="24"/>
          <w:rtl/>
        </w:rPr>
        <w:t xml:space="preserve"> </w:t>
      </w:r>
      <w:del w:id="3546" w:author="Mehrnazi Boojari" w:date="2019-01-10T06:47:00Z">
        <w:r w:rsidRPr="00CA733E" w:rsidDel="0036513F">
          <w:rPr>
            <w:rFonts w:ascii="B Lotus" w:eastAsia="Calibri" w:hAnsi="B Lotus" w:cs="B Lotus" w:hint="cs"/>
            <w:sz w:val="24"/>
            <w:szCs w:val="24"/>
            <w:rtl/>
          </w:rPr>
          <w:delText xml:space="preserve">سیما </w:delText>
        </w:r>
      </w:del>
      <w:ins w:id="3547" w:author="Mehrnazi Boojari" w:date="2019-01-10T06:47:00Z">
        <w:r w:rsidR="0036513F">
          <w:rPr>
            <w:rFonts w:ascii="B Lotus" w:eastAsia="Calibri" w:hAnsi="B Lotus" w:cs="B Lotus" w:hint="cs"/>
            <w:sz w:val="24"/>
            <w:szCs w:val="24"/>
            <w:rtl/>
          </w:rPr>
          <w:t>ظاهر</w:t>
        </w:r>
        <w:r w:rsidR="0036513F" w:rsidRPr="00CA733E">
          <w:rPr>
            <w:rFonts w:ascii="B Lotus" w:eastAsia="Calibri" w:hAnsi="B Lotus" w:cs="B Lotus" w:hint="cs"/>
            <w:sz w:val="24"/>
            <w:szCs w:val="24"/>
            <w:rtl/>
          </w:rPr>
          <w:t xml:space="preserve"> </w:t>
        </w:r>
      </w:ins>
      <w:r w:rsidRPr="00CA733E">
        <w:rPr>
          <w:rFonts w:ascii="B Lotus" w:eastAsia="Calibri" w:hAnsi="B Lotus" w:cs="B Lotus" w:hint="cs"/>
          <w:sz w:val="24"/>
          <w:szCs w:val="24"/>
          <w:rtl/>
        </w:rPr>
        <w:t xml:space="preserve">و بافت </w:t>
      </w:r>
      <w:del w:id="3548" w:author="Mehrnazi Boojari" w:date="2019-01-12T01:23:00Z">
        <w:r w:rsidRPr="00CA733E" w:rsidDel="00E7085F">
          <w:rPr>
            <w:rFonts w:ascii="B Lotus" w:eastAsia="Calibri" w:hAnsi="B Lotus" w:cs="B Lotus" w:hint="cs"/>
            <w:sz w:val="24"/>
            <w:szCs w:val="24"/>
            <w:rtl/>
          </w:rPr>
          <w:delText>سکونتگاه</w:delText>
        </w:r>
      </w:del>
      <w:ins w:id="3549" w:author="Mehrnazi Boojari" w:date="2019-01-12T01:23:00Z">
        <w:r w:rsidR="00E7085F">
          <w:rPr>
            <w:rFonts w:ascii="B Lotus" w:eastAsia="Calibri" w:hAnsi="B Lotus" w:cs="B Lotus" w:hint="cs"/>
            <w:sz w:val="24"/>
            <w:szCs w:val="24"/>
            <w:rtl/>
          </w:rPr>
          <w:t>سکونت‌گاه</w:t>
        </w:r>
      </w:ins>
      <w:del w:id="3550" w:author="Mehrnazi Boojari" w:date="2019-01-07T09:45:00Z">
        <w:r w:rsidRPr="00CA733E" w:rsidDel="006F7CCF">
          <w:rPr>
            <w:rFonts w:ascii="B Lotus" w:eastAsia="Calibri" w:hAnsi="B Lotus" w:cs="B Lotus" w:hint="cs"/>
            <w:sz w:val="24"/>
            <w:szCs w:val="24"/>
            <w:rtl/>
          </w:rPr>
          <w:delText xml:space="preserve"> ها </w:delText>
        </w:r>
      </w:del>
      <w:ins w:id="3551" w:author="Mehrnazi Boojari" w:date="2019-01-07T09:45:00Z">
        <w:r w:rsidR="006F7CCF">
          <w:rPr>
            <w:rFonts w:ascii="B Lotus" w:eastAsia="Calibri" w:hAnsi="B Lotus" w:cs="B Lotus" w:hint="cs"/>
            <w:sz w:val="24"/>
            <w:szCs w:val="24"/>
            <w:rtl/>
          </w:rPr>
          <w:t xml:space="preserve">‌ها </w:t>
        </w:r>
      </w:ins>
      <w:del w:id="3552" w:author="Mehrnazi Boojari" w:date="2019-01-07T10:04:00Z">
        <w:r w:rsidRPr="00CA733E" w:rsidDel="00A31D6F">
          <w:rPr>
            <w:rFonts w:ascii="B Lotus" w:eastAsia="Calibri" w:hAnsi="B Lotus" w:cs="B Lotus" w:hint="cs"/>
            <w:sz w:val="24"/>
            <w:szCs w:val="24"/>
            <w:rtl/>
          </w:rPr>
          <w:delText>تاثیر</w:delText>
        </w:r>
      </w:del>
      <w:ins w:id="3553" w:author="Mehrnazi Boojari" w:date="2019-01-07T10:04:00Z">
        <w:r w:rsidR="00A31D6F">
          <w:rPr>
            <w:rFonts w:ascii="B Lotus" w:eastAsia="Calibri" w:hAnsi="B Lotus" w:cs="B Lotus" w:hint="cs"/>
            <w:sz w:val="24"/>
            <w:szCs w:val="24"/>
            <w:rtl/>
          </w:rPr>
          <w:t>تأثیر</w:t>
        </w:r>
      </w:ins>
      <w:r w:rsidRPr="00CA733E">
        <w:rPr>
          <w:rFonts w:ascii="B Lotus" w:eastAsia="Calibri" w:hAnsi="B Lotus" w:cs="B Lotus" w:hint="cs"/>
          <w:sz w:val="24"/>
          <w:szCs w:val="24"/>
          <w:rtl/>
        </w:rPr>
        <w:t>ی تعیین</w:t>
      </w:r>
      <w:del w:id="3554" w:author="Mehrnazi Boojari" w:date="2019-01-07T10:41:00Z">
        <w:r w:rsidRPr="00CA733E" w:rsidDel="006A1F1D">
          <w:rPr>
            <w:rFonts w:ascii="B Lotus" w:eastAsia="Calibri" w:hAnsi="B Lotus" w:cs="B Lotus" w:hint="cs"/>
            <w:sz w:val="24"/>
            <w:szCs w:val="24"/>
            <w:rtl/>
          </w:rPr>
          <w:delText xml:space="preserve"> کننده </w:delText>
        </w:r>
      </w:del>
      <w:ins w:id="3555" w:author="Mehrnazi Boojari" w:date="2019-01-07T10:41:00Z">
        <w:r w:rsidR="006A1F1D">
          <w:rPr>
            <w:rFonts w:ascii="B Lotus" w:eastAsia="Calibri" w:hAnsi="B Lotus" w:cs="B Lotus" w:hint="cs"/>
            <w:sz w:val="24"/>
            <w:szCs w:val="24"/>
            <w:rtl/>
          </w:rPr>
          <w:t xml:space="preserve">‌کننده </w:t>
        </w:r>
      </w:ins>
      <w:r w:rsidRPr="00CA733E">
        <w:rPr>
          <w:rFonts w:ascii="B Lotus" w:eastAsia="Calibri" w:hAnsi="B Lotus" w:cs="B Lotus" w:hint="cs"/>
          <w:sz w:val="24"/>
          <w:szCs w:val="24"/>
          <w:rtl/>
        </w:rPr>
        <w:t>دارد</w:t>
      </w:r>
      <w:del w:id="3556" w:author="Mehrnazi Boojari" w:date="2019-01-07T09:53:00Z">
        <w:r w:rsidRPr="00CA733E" w:rsidDel="006F7CCF">
          <w:rPr>
            <w:rFonts w:ascii="B Lotus" w:eastAsia="Calibri" w:hAnsi="B Lotus" w:cs="B Lotus" w:hint="cs"/>
            <w:sz w:val="24"/>
            <w:szCs w:val="24"/>
            <w:rtl/>
          </w:rPr>
          <w:delText xml:space="preserve"> . </w:delText>
        </w:r>
      </w:del>
      <w:ins w:id="3557" w:author="Mehrnazi Boojari" w:date="2019-01-07T09:53:00Z">
        <w:r w:rsidR="006F7CCF">
          <w:rPr>
            <w:rFonts w:ascii="B Lotus" w:eastAsia="Calibri" w:hAnsi="B Lotus" w:cs="B Lotus" w:hint="cs"/>
            <w:sz w:val="24"/>
            <w:szCs w:val="24"/>
            <w:rtl/>
          </w:rPr>
          <w:t xml:space="preserve">. </w:t>
        </w:r>
      </w:ins>
      <w:r w:rsidRPr="00CA733E">
        <w:rPr>
          <w:rFonts w:ascii="B Lotus" w:eastAsia="Calibri" w:hAnsi="B Lotus" w:cs="B Lotus" w:hint="cs"/>
          <w:sz w:val="24"/>
          <w:szCs w:val="24"/>
          <w:rtl/>
        </w:rPr>
        <w:t>سستی یا سختی زمین</w:t>
      </w:r>
      <w:del w:id="3558" w:author="Mehrnazi Boojari" w:date="2019-01-07T09:47:00Z">
        <w:r w:rsidRPr="00CA733E" w:rsidDel="006F7CCF">
          <w:rPr>
            <w:rFonts w:ascii="B Lotus" w:eastAsia="Calibri" w:hAnsi="B Lotus" w:cs="B Lotus" w:hint="cs"/>
            <w:sz w:val="24"/>
            <w:szCs w:val="24"/>
            <w:rtl/>
          </w:rPr>
          <w:delText xml:space="preserve"> ،</w:delText>
        </w:r>
      </w:del>
      <w:ins w:id="3559" w:author="Mehrnazi Boojari" w:date="2019-01-07T09:47:00Z">
        <w:r w:rsidR="006F7CCF">
          <w:rPr>
            <w:rFonts w:ascii="B Lotus" w:eastAsia="Calibri" w:hAnsi="B Lotus" w:cs="B Lotus" w:hint="cs"/>
            <w:sz w:val="24"/>
            <w:szCs w:val="24"/>
            <w:rtl/>
          </w:rPr>
          <w:t>،</w:t>
        </w:r>
      </w:ins>
      <w:r w:rsidRPr="00CA733E">
        <w:rPr>
          <w:rFonts w:ascii="B Lotus" w:eastAsia="Calibri" w:hAnsi="B Lotus" w:cs="B Lotus" w:hint="cs"/>
          <w:sz w:val="24"/>
          <w:szCs w:val="24"/>
          <w:rtl/>
        </w:rPr>
        <w:t xml:space="preserve"> شیبدار یا مسطح</w:t>
      </w:r>
      <w:ins w:id="3560" w:author="Mehrnazi Boojari" w:date="2019-01-10T06:47:00Z">
        <w:r w:rsidR="0036513F">
          <w:rPr>
            <w:rFonts w:ascii="B Lotus" w:eastAsia="Calibri" w:hAnsi="B Lotus" w:cs="B Lotus" w:hint="cs"/>
            <w:sz w:val="24"/>
            <w:szCs w:val="24"/>
            <w:rtl/>
          </w:rPr>
          <w:t xml:space="preserve"> </w:t>
        </w:r>
      </w:ins>
      <w:del w:id="3561" w:author="Mehrnazi Boojari" w:date="2019-01-07T10:45:00Z">
        <w:r w:rsidRPr="00CA733E" w:rsidDel="006A1F1D">
          <w:rPr>
            <w:rFonts w:ascii="B Lotus" w:eastAsia="Calibri" w:hAnsi="B Lotus" w:cs="B Lotus" w:hint="cs"/>
            <w:sz w:val="24"/>
            <w:szCs w:val="24"/>
            <w:rtl/>
          </w:rPr>
          <w:delText xml:space="preserve"> بودن </w:delText>
        </w:r>
      </w:del>
      <w:ins w:id="3562" w:author="Mehrnazi Boojari" w:date="2019-01-07T10:45:00Z">
        <w:r w:rsidR="006A1F1D">
          <w:rPr>
            <w:rFonts w:ascii="B Lotus" w:eastAsia="Calibri" w:hAnsi="B Lotus" w:cs="B Lotus" w:hint="cs"/>
            <w:sz w:val="24"/>
            <w:szCs w:val="24"/>
            <w:rtl/>
          </w:rPr>
          <w:t xml:space="preserve">‌بودن </w:t>
        </w:r>
      </w:ins>
      <w:r w:rsidRPr="00CA733E">
        <w:rPr>
          <w:rFonts w:ascii="B Lotus" w:eastAsia="Calibri" w:hAnsi="B Lotus" w:cs="B Lotus" w:hint="cs"/>
          <w:sz w:val="24"/>
          <w:szCs w:val="24"/>
          <w:rtl/>
        </w:rPr>
        <w:t>بستر روستا</w:t>
      </w:r>
      <w:del w:id="3563" w:author="Mehrnazi Boojari" w:date="2019-01-07T09:47:00Z">
        <w:r w:rsidRPr="00CA733E" w:rsidDel="006F7CCF">
          <w:rPr>
            <w:rFonts w:ascii="B Lotus" w:eastAsia="Calibri" w:hAnsi="B Lotus" w:cs="B Lotus" w:hint="cs"/>
            <w:sz w:val="24"/>
            <w:szCs w:val="24"/>
            <w:rtl/>
          </w:rPr>
          <w:delText xml:space="preserve"> ،</w:delText>
        </w:r>
      </w:del>
      <w:ins w:id="3564" w:author="Mehrnazi Boojari" w:date="2019-01-07T09:47:00Z">
        <w:r w:rsidR="006F7CCF">
          <w:rPr>
            <w:rFonts w:ascii="B Lotus" w:eastAsia="Calibri" w:hAnsi="B Lotus" w:cs="B Lotus" w:hint="cs"/>
            <w:sz w:val="24"/>
            <w:szCs w:val="24"/>
            <w:rtl/>
          </w:rPr>
          <w:t>،</w:t>
        </w:r>
      </w:ins>
      <w:r w:rsidRPr="00CA733E">
        <w:rPr>
          <w:rFonts w:ascii="B Lotus" w:eastAsia="Calibri" w:hAnsi="B Lotus" w:cs="B Lotus" w:hint="cs"/>
          <w:sz w:val="24"/>
          <w:szCs w:val="24"/>
          <w:rtl/>
        </w:rPr>
        <w:t xml:space="preserve"> وجود رود یا مسیل</w:t>
      </w:r>
      <w:del w:id="3565" w:author="Mehrnazi Boojari" w:date="2019-01-07T09:47:00Z">
        <w:r w:rsidRPr="00CA733E" w:rsidDel="006F7CCF">
          <w:rPr>
            <w:rFonts w:ascii="B Lotus" w:eastAsia="Calibri" w:hAnsi="B Lotus" w:cs="B Lotus" w:hint="cs"/>
            <w:sz w:val="24"/>
            <w:szCs w:val="24"/>
            <w:rtl/>
          </w:rPr>
          <w:delText xml:space="preserve"> ،</w:delText>
        </w:r>
      </w:del>
      <w:ins w:id="3566" w:author="Mehrnazi Boojari" w:date="2019-01-07T09:47:00Z">
        <w:r w:rsidR="006F7CCF">
          <w:rPr>
            <w:rFonts w:ascii="B Lotus" w:eastAsia="Calibri" w:hAnsi="B Lotus" w:cs="B Lotus" w:hint="cs"/>
            <w:sz w:val="24"/>
            <w:szCs w:val="24"/>
            <w:rtl/>
          </w:rPr>
          <w:t>،</w:t>
        </w:r>
      </w:ins>
      <w:r w:rsidRPr="00CA733E">
        <w:rPr>
          <w:rFonts w:ascii="B Lotus" w:eastAsia="Calibri" w:hAnsi="B Lotus" w:cs="B Lotus" w:hint="cs"/>
          <w:sz w:val="24"/>
          <w:szCs w:val="24"/>
          <w:rtl/>
        </w:rPr>
        <w:t xml:space="preserve"> قرارگیری روستا در مجاورت یا داخل جنگل و مراتع از عوامل طبیعی </w:t>
      </w:r>
      <w:del w:id="3567" w:author="Mehrnazi Boojari" w:date="2019-01-07T10:04:00Z">
        <w:r w:rsidRPr="00CA733E" w:rsidDel="00A31D6F">
          <w:rPr>
            <w:rFonts w:ascii="B Lotus" w:eastAsia="Calibri" w:hAnsi="B Lotus" w:cs="B Lotus" w:hint="cs"/>
            <w:sz w:val="24"/>
            <w:szCs w:val="24"/>
            <w:rtl/>
          </w:rPr>
          <w:delText>تاثیر</w:delText>
        </w:r>
      </w:del>
      <w:ins w:id="3568" w:author="Mehrnazi Boojari" w:date="2019-01-07T10:04:00Z">
        <w:r w:rsidR="00A31D6F">
          <w:rPr>
            <w:rFonts w:ascii="B Lotus" w:eastAsia="Calibri" w:hAnsi="B Lotus" w:cs="B Lotus" w:hint="cs"/>
            <w:sz w:val="24"/>
            <w:szCs w:val="24"/>
            <w:rtl/>
          </w:rPr>
          <w:t>تأثیر</w:t>
        </w:r>
      </w:ins>
      <w:r w:rsidRPr="00CA733E">
        <w:rPr>
          <w:rFonts w:ascii="B Lotus" w:eastAsia="Calibri" w:hAnsi="B Lotus" w:cs="B Lotus" w:hint="cs"/>
          <w:sz w:val="24"/>
          <w:szCs w:val="24"/>
          <w:rtl/>
        </w:rPr>
        <w:t>گذار بر استقرار</w:t>
      </w:r>
      <w:ins w:id="3569" w:author="Mehrnazi Boojari" w:date="2019-01-10T06:47:00Z">
        <w:r w:rsidR="0036513F">
          <w:rPr>
            <w:rFonts w:ascii="B Lotus" w:eastAsia="Calibri" w:hAnsi="B Lotus" w:cs="B Nazanin" w:hint="cs"/>
            <w:sz w:val="24"/>
            <w:szCs w:val="24"/>
            <w:rtl/>
          </w:rPr>
          <w:t>‌</w:t>
        </w:r>
      </w:ins>
      <w:del w:id="3570" w:author="Mehrnazi Boojari" w:date="2019-01-10T06:47:00Z">
        <w:r w:rsidRPr="00CA733E" w:rsidDel="0036513F">
          <w:rPr>
            <w:rFonts w:ascii="B Lotus" w:eastAsia="Calibri" w:hAnsi="B Lotus" w:cs="B Lotus" w:hint="cs"/>
            <w:sz w:val="24"/>
            <w:szCs w:val="24"/>
            <w:rtl/>
          </w:rPr>
          <w:delText>،</w:delText>
        </w:r>
      </w:del>
      <w:r w:rsidRPr="00CA733E">
        <w:rPr>
          <w:rFonts w:ascii="B Lotus" w:eastAsia="Calibri" w:hAnsi="B Lotus" w:cs="B Lotus" w:hint="cs"/>
          <w:sz w:val="24"/>
          <w:szCs w:val="24"/>
          <w:rtl/>
        </w:rPr>
        <w:t xml:space="preserve"> شکل بافت</w:t>
      </w:r>
      <w:del w:id="3571" w:author="Mehrnazi Boojari" w:date="2019-01-07T09:47:00Z">
        <w:r w:rsidRPr="00CA733E" w:rsidDel="006F7CCF">
          <w:rPr>
            <w:rFonts w:ascii="B Lotus" w:eastAsia="Calibri" w:hAnsi="B Lotus" w:cs="B Lotus" w:hint="cs"/>
            <w:sz w:val="24"/>
            <w:szCs w:val="24"/>
            <w:rtl/>
          </w:rPr>
          <w:delText xml:space="preserve"> ،</w:delText>
        </w:r>
      </w:del>
      <w:ins w:id="3572" w:author="Mehrnazi Boojari" w:date="2019-01-07T09:47:00Z">
        <w:r w:rsidR="006F7CCF">
          <w:rPr>
            <w:rFonts w:ascii="B Lotus" w:eastAsia="Calibri" w:hAnsi="B Lotus" w:cs="B Lotus" w:hint="cs"/>
            <w:sz w:val="24"/>
            <w:szCs w:val="24"/>
            <w:rtl/>
          </w:rPr>
          <w:t>،</w:t>
        </w:r>
      </w:ins>
      <w:r w:rsidRPr="00CA733E">
        <w:rPr>
          <w:rFonts w:ascii="B Lotus" w:eastAsia="Calibri" w:hAnsi="B Lotus" w:cs="B Lotus" w:hint="cs"/>
          <w:sz w:val="24"/>
          <w:szCs w:val="24"/>
          <w:rtl/>
        </w:rPr>
        <w:t xml:space="preserve"> مسکن و حدود گسترش و توسعه فیزکی روستاهاست</w:t>
      </w:r>
      <w:del w:id="3573" w:author="Mehrnazi Boojari" w:date="2019-01-07T09:53:00Z">
        <w:r w:rsidRPr="00CA733E" w:rsidDel="006F7CCF">
          <w:rPr>
            <w:rFonts w:ascii="B Lotus" w:eastAsia="Calibri" w:hAnsi="B Lotus" w:cs="B Lotus" w:hint="cs"/>
            <w:sz w:val="24"/>
            <w:szCs w:val="24"/>
            <w:rtl/>
          </w:rPr>
          <w:delText xml:space="preserve"> . </w:delText>
        </w:r>
      </w:del>
      <w:ins w:id="3574" w:author="Mehrnazi Boojari" w:date="2019-01-07T09:53:00Z">
        <w:r w:rsidR="006F7CCF">
          <w:rPr>
            <w:rFonts w:ascii="B Lotus" w:eastAsia="Calibri" w:hAnsi="B Lotus" w:cs="B Lotus" w:hint="cs"/>
            <w:sz w:val="24"/>
            <w:szCs w:val="24"/>
            <w:rtl/>
          </w:rPr>
          <w:t xml:space="preserve">. </w:t>
        </w:r>
      </w:ins>
      <w:r w:rsidRPr="00CA733E">
        <w:rPr>
          <w:rFonts w:ascii="B Lotus" w:eastAsia="Calibri" w:hAnsi="B Lotus" w:cs="B Lotus" w:hint="cs"/>
          <w:sz w:val="24"/>
          <w:szCs w:val="24"/>
          <w:rtl/>
        </w:rPr>
        <w:t>از</w:t>
      </w:r>
      <w:ins w:id="3575" w:author="Mehrnazi Boojari" w:date="2019-01-10T06:48:00Z">
        <w:r w:rsidR="0036513F">
          <w:rPr>
            <w:rFonts w:ascii="B Lotus" w:eastAsia="Calibri" w:hAnsi="B Lotus" w:cs="Times New Roman" w:hint="eastAsia"/>
            <w:sz w:val="24"/>
            <w:szCs w:val="24"/>
            <w:rtl/>
          </w:rPr>
          <w:t> </w:t>
        </w:r>
      </w:ins>
      <w:del w:id="3576" w:author="Mehrnazi Boojari" w:date="2019-01-10T06:48:00Z">
        <w:r w:rsidRPr="00CA733E" w:rsidDel="0036513F">
          <w:rPr>
            <w:rFonts w:ascii="B Lotus" w:eastAsia="Calibri" w:hAnsi="B Lotus" w:cs="B Lotus" w:hint="cs"/>
            <w:sz w:val="24"/>
            <w:szCs w:val="24"/>
            <w:rtl/>
          </w:rPr>
          <w:delText xml:space="preserve"> </w:delText>
        </w:r>
      </w:del>
      <w:r w:rsidRPr="00CA733E">
        <w:rPr>
          <w:rFonts w:ascii="B Lotus" w:eastAsia="Calibri" w:hAnsi="B Lotus" w:cs="B Lotus" w:hint="cs"/>
          <w:sz w:val="24"/>
          <w:szCs w:val="24"/>
          <w:rtl/>
        </w:rPr>
        <w:t>لحاظ استقرار روستاها</w:t>
      </w:r>
      <w:ins w:id="3577" w:author="Mehrnazi Boojari" w:date="2019-01-10T06:48:00Z">
        <w:r w:rsidR="0036513F">
          <w:rPr>
            <w:rFonts w:ascii="B Lotus" w:eastAsia="Calibri" w:hAnsi="B Lotus" w:cs="B Lotus" w:hint="cs"/>
            <w:sz w:val="24"/>
            <w:szCs w:val="24"/>
            <w:rtl/>
          </w:rPr>
          <w:t>ی</w:t>
        </w:r>
      </w:ins>
      <w:r w:rsidRPr="00CA733E">
        <w:rPr>
          <w:rFonts w:ascii="B Lotus" w:eastAsia="Calibri" w:hAnsi="B Lotus" w:cs="B Lotus" w:hint="cs"/>
          <w:sz w:val="24"/>
          <w:szCs w:val="24"/>
          <w:rtl/>
        </w:rPr>
        <w:t xml:space="preserve"> </w:t>
      </w:r>
      <w:del w:id="3578" w:author="Mehrnazi Boojari" w:date="2019-01-10T06:48:00Z">
        <w:r w:rsidRPr="00CA733E" w:rsidDel="0036513F">
          <w:rPr>
            <w:rFonts w:ascii="B Lotus" w:eastAsia="Calibri" w:hAnsi="B Lotus" w:cs="B Lotus" w:hint="cs"/>
            <w:sz w:val="24"/>
            <w:szCs w:val="24"/>
            <w:rtl/>
          </w:rPr>
          <w:delText xml:space="preserve">متاثر </w:delText>
        </w:r>
      </w:del>
      <w:ins w:id="3579" w:author="Mehrnazi Boojari" w:date="2019-01-10T06:48:00Z">
        <w:r w:rsidR="0036513F" w:rsidRPr="00CA733E">
          <w:rPr>
            <w:rFonts w:ascii="B Lotus" w:eastAsia="Calibri" w:hAnsi="B Lotus" w:cs="B Lotus" w:hint="cs"/>
            <w:sz w:val="24"/>
            <w:szCs w:val="24"/>
            <w:rtl/>
          </w:rPr>
          <w:t>مت</w:t>
        </w:r>
        <w:r w:rsidR="0036513F">
          <w:rPr>
            <w:rFonts w:ascii="B Lotus" w:eastAsia="Calibri" w:hAnsi="B Lotus" w:cs="B Lotus" w:hint="cs"/>
            <w:sz w:val="24"/>
            <w:szCs w:val="24"/>
            <w:rtl/>
          </w:rPr>
          <w:t>أ</w:t>
        </w:r>
        <w:r w:rsidR="0036513F" w:rsidRPr="00CA733E">
          <w:rPr>
            <w:rFonts w:ascii="B Lotus" w:eastAsia="Calibri" w:hAnsi="B Lotus" w:cs="B Lotus" w:hint="cs"/>
            <w:sz w:val="24"/>
            <w:szCs w:val="24"/>
            <w:rtl/>
          </w:rPr>
          <w:t xml:space="preserve">ثر </w:t>
        </w:r>
      </w:ins>
      <w:r w:rsidRPr="00CA733E">
        <w:rPr>
          <w:rFonts w:ascii="B Lotus" w:eastAsia="Calibri" w:hAnsi="B Lotus" w:cs="B Lotus" w:hint="cs"/>
          <w:sz w:val="24"/>
          <w:szCs w:val="24"/>
          <w:rtl/>
        </w:rPr>
        <w:t>از شکل زمین</w:t>
      </w:r>
      <w:ins w:id="3580" w:author="Mehrnazi Boojari" w:date="2019-01-10T06:48:00Z">
        <w:r w:rsidR="0036513F">
          <w:rPr>
            <w:rFonts w:ascii="B Lotus" w:eastAsia="Calibri" w:hAnsi="B Lotus" w:cs="B Lotus" w:hint="cs"/>
            <w:sz w:val="24"/>
            <w:szCs w:val="24"/>
            <w:rtl/>
          </w:rPr>
          <w:t>،</w:t>
        </w:r>
      </w:ins>
      <w:r w:rsidRPr="00CA733E">
        <w:rPr>
          <w:rFonts w:ascii="B Lotus" w:eastAsia="Calibri" w:hAnsi="B Lotus" w:cs="B Lotus" w:hint="cs"/>
          <w:sz w:val="24"/>
          <w:szCs w:val="24"/>
          <w:rtl/>
        </w:rPr>
        <w:t xml:space="preserve"> حدود 67 درصد مناطق روستایی کشور در کوهستان</w:t>
      </w:r>
      <w:del w:id="3581" w:author="Mehrnazi Boojari" w:date="2019-01-07T09:45:00Z">
        <w:r w:rsidRPr="00CA733E" w:rsidDel="006F7CCF">
          <w:rPr>
            <w:rFonts w:ascii="B Lotus" w:eastAsia="Calibri" w:hAnsi="B Lotus" w:cs="B Lotus" w:hint="cs"/>
            <w:sz w:val="24"/>
            <w:szCs w:val="24"/>
            <w:rtl/>
          </w:rPr>
          <w:delText xml:space="preserve"> ها </w:delText>
        </w:r>
      </w:del>
      <w:ins w:id="3582" w:author="Mehrnazi Boojari" w:date="2019-01-07T09:45:00Z">
        <w:r w:rsidR="006F7CCF">
          <w:rPr>
            <w:rFonts w:ascii="B Lotus" w:eastAsia="Calibri" w:hAnsi="B Lotus" w:cs="B Lotus" w:hint="cs"/>
            <w:sz w:val="24"/>
            <w:szCs w:val="24"/>
            <w:rtl/>
          </w:rPr>
          <w:t xml:space="preserve">‌ها </w:t>
        </w:r>
      </w:ins>
      <w:r w:rsidRPr="00CA733E">
        <w:rPr>
          <w:rFonts w:ascii="B Lotus" w:eastAsia="Calibri" w:hAnsi="B Lotus" w:cs="B Lotus" w:hint="cs"/>
          <w:sz w:val="24"/>
          <w:szCs w:val="24"/>
          <w:rtl/>
        </w:rPr>
        <w:t>و</w:t>
      </w:r>
      <w:ins w:id="3583" w:author="Mehrnazi Boojari" w:date="2019-01-10T06:48:00Z">
        <w:r w:rsidR="0036513F">
          <w:rPr>
            <w:rFonts w:ascii="B Lotus" w:eastAsia="Calibri" w:hAnsi="B Lotus" w:cs="B Lotus" w:hint="cs"/>
            <w:sz w:val="24"/>
            <w:szCs w:val="24"/>
            <w:rtl/>
          </w:rPr>
          <w:t xml:space="preserve"> </w:t>
        </w:r>
      </w:ins>
      <w:r w:rsidRPr="00CA733E">
        <w:rPr>
          <w:rFonts w:ascii="B Lotus" w:eastAsia="Calibri" w:hAnsi="B Lotus" w:cs="B Lotus" w:hint="cs"/>
          <w:sz w:val="24"/>
          <w:szCs w:val="24"/>
          <w:rtl/>
        </w:rPr>
        <w:t>کوهپایه</w:t>
      </w:r>
      <w:del w:id="3584" w:author="Mehrnazi Boojari" w:date="2019-01-07T09:45:00Z">
        <w:r w:rsidRPr="00CA733E" w:rsidDel="006F7CCF">
          <w:rPr>
            <w:rFonts w:ascii="B Lotus" w:eastAsia="Calibri" w:hAnsi="B Lotus" w:cs="B Lotus" w:hint="cs"/>
            <w:sz w:val="24"/>
            <w:szCs w:val="24"/>
            <w:rtl/>
          </w:rPr>
          <w:delText xml:space="preserve"> ها </w:delText>
        </w:r>
      </w:del>
      <w:ins w:id="3585" w:author="Mehrnazi Boojari" w:date="2019-01-07T09:45:00Z">
        <w:r w:rsidR="006F7CCF">
          <w:rPr>
            <w:rFonts w:ascii="B Lotus" w:eastAsia="Calibri" w:hAnsi="B Lotus" w:cs="B Lotus" w:hint="cs"/>
            <w:sz w:val="24"/>
            <w:szCs w:val="24"/>
            <w:rtl/>
          </w:rPr>
          <w:t>‌ها</w:t>
        </w:r>
      </w:ins>
      <w:del w:id="3586" w:author="Mehrnazi Boojari" w:date="2019-01-07T09:47:00Z">
        <w:r w:rsidRPr="00CA733E" w:rsidDel="006F7CCF">
          <w:rPr>
            <w:rFonts w:ascii="B Lotus" w:eastAsia="Calibri" w:hAnsi="B Lotus" w:cs="B Lotus" w:hint="cs"/>
            <w:sz w:val="24"/>
            <w:szCs w:val="24"/>
            <w:rtl/>
          </w:rPr>
          <w:delText>،</w:delText>
        </w:r>
      </w:del>
      <w:ins w:id="3587" w:author="Mehrnazi Boojari" w:date="2019-01-07T09:47:00Z">
        <w:r w:rsidR="006F7CCF">
          <w:rPr>
            <w:rFonts w:ascii="B Lotus" w:eastAsia="Calibri" w:hAnsi="B Lotus" w:cs="B Lotus" w:hint="cs"/>
            <w:sz w:val="24"/>
            <w:szCs w:val="24"/>
            <w:rtl/>
          </w:rPr>
          <w:t>،</w:t>
        </w:r>
      </w:ins>
      <w:r w:rsidRPr="00CA733E">
        <w:rPr>
          <w:rFonts w:ascii="B Lotus" w:eastAsia="Calibri" w:hAnsi="B Lotus" w:cs="B Lotus" w:hint="cs"/>
          <w:sz w:val="24"/>
          <w:szCs w:val="24"/>
          <w:rtl/>
        </w:rPr>
        <w:t xml:space="preserve"> 13</w:t>
      </w:r>
      <w:ins w:id="3588" w:author="Mehrnazi Boojari" w:date="2019-01-10T06:48:00Z">
        <w:r w:rsidR="0036513F">
          <w:rPr>
            <w:rFonts w:ascii="B Lotus" w:eastAsia="Calibri" w:hAnsi="B Lotus" w:cs="Times New Roman" w:hint="eastAsia"/>
            <w:sz w:val="24"/>
            <w:szCs w:val="24"/>
            <w:rtl/>
          </w:rPr>
          <w:t> </w:t>
        </w:r>
      </w:ins>
      <w:del w:id="3589" w:author="Mehrnazi Boojari" w:date="2019-01-10T06:48:00Z">
        <w:r w:rsidRPr="00CA733E" w:rsidDel="0036513F">
          <w:rPr>
            <w:rFonts w:ascii="B Lotus" w:eastAsia="Calibri" w:hAnsi="B Lotus" w:cs="B Lotus" w:hint="cs"/>
            <w:sz w:val="24"/>
            <w:szCs w:val="24"/>
            <w:rtl/>
          </w:rPr>
          <w:delText xml:space="preserve"> </w:delText>
        </w:r>
      </w:del>
      <w:r w:rsidRPr="00CA733E">
        <w:rPr>
          <w:rFonts w:ascii="B Lotus" w:eastAsia="Calibri" w:hAnsi="B Lotus" w:cs="B Lotus" w:hint="cs"/>
          <w:sz w:val="24"/>
          <w:szCs w:val="24"/>
          <w:rtl/>
        </w:rPr>
        <w:t>درصد در دشت</w:t>
      </w:r>
      <w:del w:id="3590" w:author="Mehrnazi Boojari" w:date="2019-01-07T09:46:00Z">
        <w:r w:rsidRPr="00CA733E" w:rsidDel="006F7CCF">
          <w:rPr>
            <w:rFonts w:ascii="B Lotus" w:eastAsia="Calibri" w:hAnsi="B Lotus" w:cs="B Lotus" w:hint="cs"/>
            <w:sz w:val="24"/>
            <w:szCs w:val="24"/>
            <w:rtl/>
          </w:rPr>
          <w:delText xml:space="preserve"> های </w:delText>
        </w:r>
      </w:del>
      <w:ins w:id="3591" w:author="Mehrnazi Boojari" w:date="2019-01-07T09:46:00Z">
        <w:r w:rsidR="006F7CCF">
          <w:rPr>
            <w:rFonts w:ascii="B Lotus" w:eastAsia="Calibri" w:hAnsi="B Lotus" w:cs="B Lotus" w:hint="cs"/>
            <w:sz w:val="24"/>
            <w:szCs w:val="24"/>
            <w:rtl/>
          </w:rPr>
          <w:t xml:space="preserve">‌های </w:t>
        </w:r>
      </w:ins>
      <w:r w:rsidRPr="00CA733E">
        <w:rPr>
          <w:rFonts w:ascii="B Lotus" w:eastAsia="Calibri" w:hAnsi="B Lotus" w:cs="B Lotus" w:hint="cs"/>
          <w:sz w:val="24"/>
          <w:szCs w:val="24"/>
          <w:rtl/>
        </w:rPr>
        <w:t>جلگه</w:t>
      </w:r>
      <w:del w:id="3592" w:author="Mehrnazi Boojari" w:date="2019-01-07T10:40:00Z">
        <w:r w:rsidRPr="00CA733E" w:rsidDel="006A1F1D">
          <w:rPr>
            <w:rFonts w:ascii="B Lotus" w:eastAsia="Calibri" w:hAnsi="B Lotus" w:cs="B Lotus" w:hint="cs"/>
            <w:sz w:val="24"/>
            <w:szCs w:val="24"/>
            <w:rtl/>
          </w:rPr>
          <w:delText xml:space="preserve"> ای </w:delText>
        </w:r>
      </w:del>
      <w:ins w:id="3593" w:author="Mehrnazi Boojari" w:date="2019-01-07T10:40:00Z">
        <w:r w:rsidR="006A1F1D">
          <w:rPr>
            <w:rFonts w:ascii="B Lotus" w:eastAsia="Calibri" w:hAnsi="B Lotus" w:cs="B Lotus" w:hint="cs"/>
            <w:sz w:val="24"/>
            <w:szCs w:val="24"/>
            <w:rtl/>
          </w:rPr>
          <w:t xml:space="preserve">‌ای </w:t>
        </w:r>
      </w:ins>
      <w:r w:rsidRPr="00CA733E">
        <w:rPr>
          <w:rFonts w:ascii="B Lotus" w:eastAsia="Calibri" w:hAnsi="B Lotus" w:cs="B Lotus" w:hint="cs"/>
          <w:sz w:val="24"/>
          <w:szCs w:val="24"/>
          <w:rtl/>
        </w:rPr>
        <w:t xml:space="preserve">و بقیه </w:t>
      </w:r>
      <w:del w:id="3594" w:author="Mehrnazi Boojari" w:date="2019-01-09T23:38:00Z">
        <w:r w:rsidRPr="00CA733E" w:rsidDel="00947B53">
          <w:rPr>
            <w:rFonts w:ascii="B Lotus" w:eastAsia="Calibri" w:hAnsi="B Lotus" w:cs="B Lotus" w:hint="cs"/>
            <w:sz w:val="24"/>
            <w:szCs w:val="24"/>
            <w:rtl/>
          </w:rPr>
          <w:delText>بر اساس</w:delText>
        </w:r>
      </w:del>
      <w:ins w:id="3595" w:author="Mehrnazi Boojari" w:date="2019-01-09T23:38:00Z">
        <w:r w:rsidR="00947B53">
          <w:rPr>
            <w:rFonts w:ascii="B Lotus" w:eastAsia="Calibri" w:hAnsi="B Lotus" w:cs="B Lotus" w:hint="cs"/>
            <w:sz w:val="24"/>
            <w:szCs w:val="24"/>
            <w:rtl/>
          </w:rPr>
          <w:t>بر</w:t>
        </w:r>
        <w:r w:rsidR="00947B53">
          <w:rPr>
            <w:rFonts w:ascii="Times New Roman" w:eastAsia="Calibri" w:hAnsi="Times New Roman" w:cs="Times New Roman" w:hint="cs"/>
            <w:sz w:val="24"/>
            <w:szCs w:val="24"/>
            <w:rtl/>
          </w:rPr>
          <w:t> </w:t>
        </w:r>
        <w:r w:rsidR="00947B53">
          <w:rPr>
            <w:rFonts w:ascii="B Lotus" w:eastAsia="Calibri" w:hAnsi="B Lotus" w:cs="B Lotus" w:hint="cs"/>
            <w:sz w:val="24"/>
            <w:szCs w:val="24"/>
            <w:rtl/>
          </w:rPr>
          <w:t>اساس</w:t>
        </w:r>
      </w:ins>
      <w:r w:rsidRPr="00CA733E">
        <w:rPr>
          <w:rFonts w:ascii="B Lotus" w:eastAsia="Calibri" w:hAnsi="B Lotus" w:cs="B Lotus" w:hint="cs"/>
          <w:sz w:val="24"/>
          <w:szCs w:val="24"/>
          <w:rtl/>
        </w:rPr>
        <w:t xml:space="preserve"> عوارض طبیعی در مناطق کویری و در حاشیه دریا واقع شده</w:t>
      </w:r>
      <w:ins w:id="3596" w:author="Mehrnazi Boojari" w:date="2019-01-10T06:48:00Z">
        <w:r w:rsidR="0036513F">
          <w:rPr>
            <w:rFonts w:ascii="B Lotus" w:eastAsia="Calibri" w:hAnsi="B Lotus" w:cs="B Nazanin" w:hint="cs"/>
            <w:sz w:val="24"/>
            <w:szCs w:val="24"/>
            <w:rtl/>
          </w:rPr>
          <w:t>‌</w:t>
        </w:r>
      </w:ins>
      <w:del w:id="3597" w:author="Mehrnazi Boojari" w:date="2019-01-10T06:48:00Z">
        <w:r w:rsidRPr="00CA733E" w:rsidDel="0036513F">
          <w:rPr>
            <w:rFonts w:ascii="B Lotus" w:eastAsia="Calibri" w:hAnsi="B Lotus" w:cs="B Lotus" w:hint="cs"/>
            <w:sz w:val="24"/>
            <w:szCs w:val="24"/>
            <w:rtl/>
          </w:rPr>
          <w:delText xml:space="preserve"> </w:delText>
        </w:r>
      </w:del>
      <w:r w:rsidRPr="00CA733E">
        <w:rPr>
          <w:rFonts w:ascii="B Lotus" w:eastAsia="Calibri" w:hAnsi="B Lotus" w:cs="B Lotus" w:hint="cs"/>
          <w:sz w:val="24"/>
          <w:szCs w:val="24"/>
          <w:rtl/>
        </w:rPr>
        <w:t>اند</w:t>
      </w:r>
      <w:del w:id="3598" w:author="Mehrnazi Boojari" w:date="2019-01-07T09:53:00Z">
        <w:r w:rsidRPr="00CA733E" w:rsidDel="006F7CCF">
          <w:rPr>
            <w:rFonts w:ascii="B Lotus" w:eastAsia="Calibri" w:hAnsi="B Lotus" w:cs="B Lotus" w:hint="cs"/>
            <w:sz w:val="24"/>
            <w:szCs w:val="24"/>
            <w:rtl/>
          </w:rPr>
          <w:delText xml:space="preserve"> . </w:delText>
        </w:r>
      </w:del>
      <w:ins w:id="3599" w:author="Mehrnazi Boojari" w:date="2019-01-07T09:53:00Z">
        <w:r w:rsidR="006F7CCF">
          <w:rPr>
            <w:rFonts w:ascii="B Lotus" w:eastAsia="Calibri" w:hAnsi="B Lotus" w:cs="B Lotus" w:hint="cs"/>
            <w:sz w:val="24"/>
            <w:szCs w:val="24"/>
            <w:rtl/>
          </w:rPr>
          <w:t xml:space="preserve">. </w:t>
        </w:r>
      </w:ins>
    </w:p>
    <w:p w14:paraId="52BC7B19" w14:textId="77777777" w:rsidR="00A06196" w:rsidRPr="00A06196" w:rsidRDefault="0036513F" w:rsidP="00417494">
      <w:pPr>
        <w:pStyle w:val="Heading5"/>
        <w:rPr>
          <w:rtl/>
        </w:rPr>
      </w:pPr>
      <w:bookmarkStart w:id="3600" w:name="_Toc533781177"/>
      <w:bookmarkStart w:id="3601" w:name="_Toc533782133"/>
      <w:ins w:id="3602" w:author="Mehrnazi Boojari" w:date="2019-01-10T06:49:00Z">
        <w:r>
          <w:rPr>
            <w:rFonts w:hint="cs"/>
            <w:rtl/>
          </w:rPr>
          <w:t xml:space="preserve"> </w:t>
        </w:r>
      </w:ins>
      <w:r w:rsidR="00A06196" w:rsidRPr="00A06196">
        <w:rPr>
          <w:rFonts w:hint="cs"/>
          <w:rtl/>
        </w:rPr>
        <w:t>طبق</w:t>
      </w:r>
      <w:del w:id="3603" w:author="Mehrnazi Boojari" w:date="2019-01-09T22:40:00Z">
        <w:r w:rsidR="00A06196" w:rsidRPr="00A06196" w:rsidDel="00417494">
          <w:rPr>
            <w:rFonts w:hint="cs"/>
            <w:rtl/>
          </w:rPr>
          <w:delText>ه</w:delText>
        </w:r>
      </w:del>
      <w:ins w:id="3604" w:author="Mehrnazi Boojari" w:date="2019-01-09T22:40:00Z">
        <w:r w:rsidR="00417494">
          <w:rPr>
            <w:rFonts w:hint="cs"/>
            <w:rtl/>
          </w:rPr>
          <w:t>ه</w:t>
        </w:r>
      </w:ins>
      <w:del w:id="3605" w:author="Mehrnazi Boojari" w:date="2019-01-07T10:01:00Z">
        <w:r w:rsidR="00A06196" w:rsidRPr="00A06196" w:rsidDel="00A31D6F">
          <w:rPr>
            <w:rFonts w:hint="cs"/>
            <w:rtl/>
          </w:rPr>
          <w:delText xml:space="preserve"> بندی </w:delText>
        </w:r>
      </w:del>
      <w:ins w:id="3606" w:author="Mehrnazi Boojari" w:date="2019-01-07T10:01:00Z">
        <w:r w:rsidR="00A31D6F">
          <w:rPr>
            <w:rFonts w:hint="cs"/>
            <w:rtl/>
          </w:rPr>
          <w:t>‌</w:t>
        </w:r>
      </w:ins>
      <w:ins w:id="3607" w:author="Mehrnazi Boojari" w:date="2019-01-09T22:40:00Z">
        <w:r w:rsidR="00417494">
          <w:rPr>
            <w:rFonts w:hint="cs"/>
            <w:rtl/>
          </w:rPr>
          <w:t>‌</w:t>
        </w:r>
      </w:ins>
      <w:ins w:id="3608" w:author="Mehrnazi Boojari" w:date="2019-01-07T10:01:00Z">
        <w:r w:rsidR="00A31D6F">
          <w:rPr>
            <w:rFonts w:hint="cs"/>
            <w:rtl/>
          </w:rPr>
          <w:t xml:space="preserve">بندی </w:t>
        </w:r>
      </w:ins>
      <w:r w:rsidR="00A06196" w:rsidRPr="00A06196">
        <w:rPr>
          <w:rFonts w:hint="cs"/>
          <w:rtl/>
        </w:rPr>
        <w:t>اقلیمی و ویژگی</w:t>
      </w:r>
      <w:del w:id="3609" w:author="Mehrnazi Boojari" w:date="2019-01-07T09:46:00Z">
        <w:r w:rsidR="00A06196" w:rsidRPr="00A06196" w:rsidDel="006F7CCF">
          <w:rPr>
            <w:rFonts w:hint="cs"/>
            <w:rtl/>
          </w:rPr>
          <w:delText xml:space="preserve"> های </w:delText>
        </w:r>
      </w:del>
      <w:ins w:id="3610" w:author="Mehrnazi Boojari" w:date="2019-01-07T09:46:00Z">
        <w:r w:rsidR="006F7CCF">
          <w:rPr>
            <w:rFonts w:hint="cs"/>
            <w:rtl/>
          </w:rPr>
          <w:t xml:space="preserve">‌های </w:t>
        </w:r>
      </w:ins>
      <w:r w:rsidR="00A06196" w:rsidRPr="00A06196">
        <w:rPr>
          <w:rFonts w:hint="cs"/>
          <w:rtl/>
        </w:rPr>
        <w:t>هر یک</w:t>
      </w:r>
      <w:ins w:id="3611" w:author="Mehrnazi Boojari" w:date="2019-01-10T06:49:00Z">
        <w:r>
          <w:rPr>
            <w:rFonts w:hint="cs"/>
            <w:rtl/>
          </w:rPr>
          <w:t xml:space="preserve"> از</w:t>
        </w:r>
      </w:ins>
      <w:r w:rsidR="00A06196" w:rsidRPr="00A06196">
        <w:rPr>
          <w:rFonts w:hint="cs"/>
          <w:rtl/>
        </w:rPr>
        <w:t xml:space="preserve"> اقلیم</w:t>
      </w:r>
      <w:del w:id="3612" w:author="Mehrnazi Boojari" w:date="2019-01-07T09:46:00Z">
        <w:r w:rsidR="00A06196" w:rsidRPr="00A06196" w:rsidDel="006F7CCF">
          <w:rPr>
            <w:rFonts w:hint="cs"/>
            <w:rtl/>
          </w:rPr>
          <w:delText xml:space="preserve"> های </w:delText>
        </w:r>
      </w:del>
      <w:ins w:id="3613" w:author="Mehrnazi Boojari" w:date="2019-01-07T09:46:00Z">
        <w:r w:rsidR="006F7CCF">
          <w:rPr>
            <w:rFonts w:hint="cs"/>
            <w:rtl/>
          </w:rPr>
          <w:t xml:space="preserve">‌های </w:t>
        </w:r>
      </w:ins>
      <w:r w:rsidR="00A06196" w:rsidRPr="00A06196">
        <w:rPr>
          <w:rFonts w:hint="cs"/>
          <w:rtl/>
        </w:rPr>
        <w:t>ایران</w:t>
      </w:r>
      <w:bookmarkEnd w:id="3600"/>
      <w:bookmarkEnd w:id="3601"/>
      <w:r w:rsidR="00A06196" w:rsidRPr="00A06196">
        <w:rPr>
          <w:rFonts w:hint="cs"/>
          <w:rtl/>
        </w:rPr>
        <w:t xml:space="preserve"> </w:t>
      </w:r>
    </w:p>
    <w:p w14:paraId="23CB4394" w14:textId="77777777" w:rsidR="00A06196" w:rsidRPr="00A07602" w:rsidRDefault="00A06196" w:rsidP="0087584F">
      <w:pPr>
        <w:bidi/>
        <w:ind w:firstLine="288"/>
        <w:jc w:val="both"/>
        <w:rPr>
          <w:rFonts w:ascii="B Lotus" w:eastAsia="Calibri" w:hAnsi="B Lotus" w:cs="B Lotus"/>
          <w:sz w:val="24"/>
          <w:szCs w:val="24"/>
          <w:rtl/>
        </w:rPr>
      </w:pPr>
      <w:r w:rsidRPr="00A07602">
        <w:rPr>
          <w:rFonts w:ascii="B Lotus" w:eastAsia="Calibri" w:hAnsi="B Lotus" w:cs="B Lotus" w:hint="cs"/>
          <w:sz w:val="24"/>
          <w:szCs w:val="24"/>
          <w:rtl/>
        </w:rPr>
        <w:t xml:space="preserve">اقلیم از عوامل مهم جغرافیایی است که بر طرح و شکل و نوع مصالح مورد استفاده در ابنیه روستایی و ساخت مسکن </w:t>
      </w:r>
      <w:del w:id="3614" w:author="Mehrnazi Boojari" w:date="2019-01-07T10:04:00Z">
        <w:r w:rsidRPr="00A07602" w:rsidDel="00A31D6F">
          <w:rPr>
            <w:rFonts w:ascii="B Lotus" w:eastAsia="Calibri" w:hAnsi="B Lotus" w:cs="B Lotus" w:hint="cs"/>
            <w:sz w:val="24"/>
            <w:szCs w:val="24"/>
            <w:rtl/>
          </w:rPr>
          <w:delText>تاثیر</w:delText>
        </w:r>
      </w:del>
      <w:ins w:id="3615" w:author="Mehrnazi Boojari" w:date="2019-01-07T10:04:00Z">
        <w:r w:rsidR="00A31D6F">
          <w:rPr>
            <w:rFonts w:ascii="B Lotus" w:eastAsia="Calibri" w:hAnsi="B Lotus" w:cs="B Lotus" w:hint="cs"/>
            <w:sz w:val="24"/>
            <w:szCs w:val="24"/>
            <w:rtl/>
          </w:rPr>
          <w:t>تأثیر</w:t>
        </w:r>
      </w:ins>
      <w:r w:rsidRPr="00A07602">
        <w:rPr>
          <w:rFonts w:ascii="B Lotus" w:eastAsia="Calibri" w:hAnsi="B Lotus" w:cs="B Lotus" w:hint="cs"/>
          <w:sz w:val="24"/>
          <w:szCs w:val="24"/>
          <w:rtl/>
        </w:rPr>
        <w:t xml:space="preserve"> تعیین</w:t>
      </w:r>
      <w:ins w:id="3616" w:author="Mehrnazi Boojari" w:date="2019-01-07T22:42:00Z">
        <w:r w:rsidR="00BF4CE5">
          <w:rPr>
            <w:rFonts w:ascii="B Lotus" w:eastAsia="Calibri" w:hAnsi="B Lotus" w:cs="B Nazanin" w:hint="cs"/>
            <w:sz w:val="24"/>
            <w:szCs w:val="24"/>
            <w:rtl/>
          </w:rPr>
          <w:t>‌</w:t>
        </w:r>
      </w:ins>
      <w:del w:id="3617" w:author="Mehrnazi Boojari" w:date="2019-01-07T22:42:00Z">
        <w:r w:rsidRPr="00A07602" w:rsidDel="00BF4CE5">
          <w:rPr>
            <w:rFonts w:ascii="B Lotus" w:eastAsia="Calibri" w:hAnsi="B Lotus" w:cs="B Lotus" w:hint="cs"/>
            <w:sz w:val="24"/>
            <w:szCs w:val="24"/>
            <w:rtl/>
          </w:rPr>
          <w:delText xml:space="preserve"> </w:delText>
        </w:r>
      </w:del>
      <w:r w:rsidRPr="00A07602">
        <w:rPr>
          <w:rFonts w:ascii="B Lotus" w:eastAsia="Calibri" w:hAnsi="B Lotus" w:cs="B Lotus" w:hint="cs"/>
          <w:sz w:val="24"/>
          <w:szCs w:val="24"/>
          <w:rtl/>
        </w:rPr>
        <w:t>کننده</w:t>
      </w:r>
      <w:del w:id="3618" w:author="Mehrnazi Boojari" w:date="2019-01-07T10:40:00Z">
        <w:r w:rsidRPr="00A07602" w:rsidDel="006A1F1D">
          <w:rPr>
            <w:rFonts w:ascii="B Lotus" w:eastAsia="Calibri" w:hAnsi="B Lotus" w:cs="B Lotus" w:hint="cs"/>
            <w:sz w:val="24"/>
            <w:szCs w:val="24"/>
            <w:rtl/>
          </w:rPr>
          <w:delText xml:space="preserve"> ای </w:delText>
        </w:r>
      </w:del>
      <w:ins w:id="3619" w:author="Mehrnazi Boojari" w:date="2019-01-07T10:40:00Z">
        <w:r w:rsidR="006A1F1D">
          <w:rPr>
            <w:rFonts w:ascii="B Lotus" w:eastAsia="Calibri" w:hAnsi="B Lotus" w:cs="B Lotus" w:hint="cs"/>
            <w:sz w:val="24"/>
            <w:szCs w:val="24"/>
            <w:rtl/>
          </w:rPr>
          <w:t xml:space="preserve">‌ای </w:t>
        </w:r>
      </w:ins>
      <w:r w:rsidRPr="00A07602">
        <w:rPr>
          <w:rFonts w:ascii="B Lotus" w:eastAsia="Calibri" w:hAnsi="B Lotus" w:cs="B Lotus" w:hint="cs"/>
          <w:sz w:val="24"/>
          <w:szCs w:val="24"/>
          <w:rtl/>
        </w:rPr>
        <w:t>دارد</w:t>
      </w:r>
      <w:del w:id="3620" w:author="Mehrnazi Boojari" w:date="2019-01-07T09:53:00Z">
        <w:r w:rsidRPr="00A07602" w:rsidDel="006F7CCF">
          <w:rPr>
            <w:rFonts w:ascii="B Lotus" w:eastAsia="Calibri" w:hAnsi="B Lotus" w:cs="B Lotus" w:hint="cs"/>
            <w:sz w:val="24"/>
            <w:szCs w:val="24"/>
            <w:rtl/>
          </w:rPr>
          <w:delText xml:space="preserve"> . </w:delText>
        </w:r>
      </w:del>
      <w:ins w:id="3621" w:author="Mehrnazi Boojari" w:date="2019-01-07T09:53:00Z">
        <w:r w:rsidR="006F7CCF">
          <w:rPr>
            <w:rFonts w:ascii="B Lotus" w:eastAsia="Calibri" w:hAnsi="B Lotus" w:cs="B Lotus" w:hint="cs"/>
            <w:sz w:val="24"/>
            <w:szCs w:val="24"/>
            <w:rtl/>
          </w:rPr>
          <w:t xml:space="preserve">. </w:t>
        </w:r>
      </w:ins>
      <w:r w:rsidRPr="00A07602">
        <w:rPr>
          <w:rFonts w:ascii="B Lotus" w:eastAsia="Calibri" w:hAnsi="B Lotus" w:cs="B Lotus" w:hint="cs"/>
          <w:sz w:val="24"/>
          <w:szCs w:val="24"/>
          <w:rtl/>
        </w:rPr>
        <w:t>در ایران</w:t>
      </w:r>
      <w:del w:id="3622" w:author="Mehrnazi Boojari" w:date="2019-01-07T22:43:00Z">
        <w:r w:rsidRPr="00A07602" w:rsidDel="00BF4CE5">
          <w:rPr>
            <w:rFonts w:ascii="B Lotus" w:eastAsia="Calibri" w:hAnsi="B Lotus" w:cs="B Lotus" w:hint="cs"/>
            <w:sz w:val="24"/>
            <w:szCs w:val="24"/>
            <w:rtl/>
          </w:rPr>
          <w:delText xml:space="preserve"> به دلیل </w:delText>
        </w:r>
      </w:del>
      <w:ins w:id="3623" w:author="Mehrnazi Boojari" w:date="2019-01-07T22:43:00Z">
        <w:r w:rsidR="00BF4CE5">
          <w:rPr>
            <w:rFonts w:ascii="B Lotus" w:eastAsia="Calibri" w:hAnsi="B Lotus" w:cs="B Lotus" w:hint="cs"/>
            <w:sz w:val="24"/>
            <w:szCs w:val="24"/>
            <w:rtl/>
          </w:rPr>
          <w:t xml:space="preserve"> به‌دلیل </w:t>
        </w:r>
      </w:ins>
      <w:r w:rsidRPr="00A07602">
        <w:rPr>
          <w:rFonts w:ascii="B Lotus" w:eastAsia="Calibri" w:hAnsi="B Lotus" w:cs="B Lotus" w:hint="cs"/>
          <w:sz w:val="24"/>
          <w:szCs w:val="24"/>
          <w:rtl/>
        </w:rPr>
        <w:t>شرایط جغرافیایی و ج</w:t>
      </w:r>
      <w:ins w:id="3624" w:author="Mehrnazi Boojari" w:date="2019-01-10T06:50:00Z">
        <w:r w:rsidR="002B2300">
          <w:rPr>
            <w:rFonts w:ascii="B Lotus" w:eastAsia="Calibri" w:hAnsi="B Lotus" w:cs="B Lotus" w:hint="cs"/>
            <w:sz w:val="24"/>
            <w:szCs w:val="24"/>
            <w:rtl/>
          </w:rPr>
          <w:t>َ</w:t>
        </w:r>
      </w:ins>
      <w:r w:rsidRPr="00A07602">
        <w:rPr>
          <w:rFonts w:ascii="B Lotus" w:eastAsia="Calibri" w:hAnsi="B Lotus" w:cs="B Lotus" w:hint="cs"/>
          <w:sz w:val="24"/>
          <w:szCs w:val="24"/>
          <w:rtl/>
        </w:rPr>
        <w:t>و</w:t>
      </w:r>
      <w:ins w:id="3625" w:author="Mehrnazi Boojari" w:date="2019-01-10T06:50:00Z">
        <w:r w:rsidR="002B2300">
          <w:rPr>
            <w:rFonts w:ascii="B Lotus" w:eastAsia="Calibri" w:hAnsi="B Lotus" w:cs="B Lotus" w:hint="cs"/>
            <w:sz w:val="24"/>
            <w:szCs w:val="24"/>
            <w:rtl/>
          </w:rPr>
          <w:t>یِ</w:t>
        </w:r>
      </w:ins>
      <w:r w:rsidRPr="00A07602">
        <w:rPr>
          <w:rFonts w:ascii="B Lotus" w:eastAsia="Calibri" w:hAnsi="B Lotus" w:cs="B Lotus" w:hint="cs"/>
          <w:sz w:val="24"/>
          <w:szCs w:val="24"/>
          <w:rtl/>
        </w:rPr>
        <w:t>ی مختلف اقلیم</w:t>
      </w:r>
      <w:del w:id="3626" w:author="Mehrnazi Boojari" w:date="2019-01-07T09:46:00Z">
        <w:r w:rsidRPr="00A07602" w:rsidDel="006F7CCF">
          <w:rPr>
            <w:rFonts w:ascii="B Lotus" w:eastAsia="Calibri" w:hAnsi="B Lotus" w:cs="B Lotus" w:hint="cs"/>
            <w:sz w:val="24"/>
            <w:szCs w:val="24"/>
            <w:rtl/>
          </w:rPr>
          <w:delText xml:space="preserve"> های </w:delText>
        </w:r>
      </w:del>
      <w:ins w:id="3627" w:author="Mehrnazi Boojari" w:date="2019-01-07T09:46:00Z">
        <w:r w:rsidR="006F7CCF">
          <w:rPr>
            <w:rFonts w:ascii="B Lotus" w:eastAsia="Calibri" w:hAnsi="B Lotus" w:cs="B Lotus" w:hint="cs"/>
            <w:sz w:val="24"/>
            <w:szCs w:val="24"/>
            <w:rtl/>
          </w:rPr>
          <w:t xml:space="preserve">‌های </w:t>
        </w:r>
      </w:ins>
      <w:r w:rsidRPr="00A07602">
        <w:rPr>
          <w:rFonts w:ascii="B Lotus" w:eastAsia="Calibri" w:hAnsi="B Lotus" w:cs="B Lotus" w:hint="cs"/>
          <w:sz w:val="24"/>
          <w:szCs w:val="24"/>
          <w:rtl/>
        </w:rPr>
        <w:t>متعددی شکل گرفته است</w:t>
      </w:r>
      <w:del w:id="3628" w:author="Mehrnazi Boojari" w:date="2019-01-07T09:53:00Z">
        <w:r w:rsidRPr="00A07602" w:rsidDel="006F7CCF">
          <w:rPr>
            <w:rFonts w:ascii="B Lotus" w:eastAsia="Calibri" w:hAnsi="B Lotus" w:cs="B Lotus" w:hint="cs"/>
            <w:sz w:val="24"/>
            <w:szCs w:val="24"/>
            <w:rtl/>
          </w:rPr>
          <w:delText xml:space="preserve"> . </w:delText>
        </w:r>
      </w:del>
      <w:ins w:id="3629" w:author="Mehrnazi Boojari" w:date="2019-01-07T09:53:00Z">
        <w:r w:rsidR="006F7CCF">
          <w:rPr>
            <w:rFonts w:ascii="B Lotus" w:eastAsia="Calibri" w:hAnsi="B Lotus" w:cs="B Lotus" w:hint="cs"/>
            <w:sz w:val="24"/>
            <w:szCs w:val="24"/>
            <w:rtl/>
          </w:rPr>
          <w:t xml:space="preserve">. </w:t>
        </w:r>
      </w:ins>
      <w:r w:rsidRPr="00A07602">
        <w:rPr>
          <w:rFonts w:ascii="B Lotus" w:eastAsia="Calibri" w:hAnsi="B Lotus" w:cs="B Lotus" w:hint="cs"/>
          <w:sz w:val="24"/>
          <w:szCs w:val="24"/>
          <w:rtl/>
        </w:rPr>
        <w:t>پهنه اقلی</w:t>
      </w:r>
      <w:del w:id="3630" w:author="Mehrnazi Boojari" w:date="2019-01-10T06:50:00Z">
        <w:r w:rsidRPr="00A07602" w:rsidDel="002B2300">
          <w:rPr>
            <w:rFonts w:ascii="B Lotus" w:eastAsia="Calibri" w:hAnsi="B Lotus" w:cs="B Lotus" w:hint="cs"/>
            <w:sz w:val="24"/>
            <w:szCs w:val="24"/>
            <w:rtl/>
          </w:rPr>
          <w:delText>ز</w:delText>
        </w:r>
      </w:del>
      <w:r w:rsidRPr="00A07602">
        <w:rPr>
          <w:rFonts w:ascii="B Lotus" w:eastAsia="Calibri" w:hAnsi="B Lotus" w:cs="B Lotus" w:hint="cs"/>
          <w:sz w:val="24"/>
          <w:szCs w:val="24"/>
          <w:rtl/>
        </w:rPr>
        <w:t>می منطقه</w:t>
      </w:r>
      <w:del w:id="3631" w:author="Mehrnazi Boojari" w:date="2019-01-07T10:40:00Z">
        <w:r w:rsidRPr="00A07602" w:rsidDel="006A1F1D">
          <w:rPr>
            <w:rFonts w:ascii="B Lotus" w:eastAsia="Calibri" w:hAnsi="B Lotus" w:cs="B Lotus" w:hint="cs"/>
            <w:sz w:val="24"/>
            <w:szCs w:val="24"/>
            <w:rtl/>
          </w:rPr>
          <w:delText xml:space="preserve"> ای </w:delText>
        </w:r>
      </w:del>
      <w:ins w:id="3632" w:author="Mehrnazi Boojari" w:date="2019-01-07T10:40:00Z">
        <w:r w:rsidR="006A1F1D">
          <w:rPr>
            <w:rFonts w:ascii="B Lotus" w:eastAsia="Calibri" w:hAnsi="B Lotus" w:cs="B Lotus" w:hint="cs"/>
            <w:sz w:val="24"/>
            <w:szCs w:val="24"/>
            <w:rtl/>
          </w:rPr>
          <w:t xml:space="preserve">‌ای </w:t>
        </w:r>
      </w:ins>
      <w:r w:rsidRPr="00A07602">
        <w:rPr>
          <w:rFonts w:ascii="B Lotus" w:eastAsia="Calibri" w:hAnsi="B Lotus" w:cs="B Lotus" w:hint="cs"/>
          <w:sz w:val="24"/>
          <w:szCs w:val="24"/>
          <w:rtl/>
        </w:rPr>
        <w:t>از زمین است که آثار ترکیب</w:t>
      </w:r>
      <w:ins w:id="3633" w:author="Mehrnazi Boojari" w:date="2019-01-10T06:51:00Z">
        <w:r w:rsidR="002B2300">
          <w:rPr>
            <w:rFonts w:ascii="B Lotus" w:eastAsia="Calibri" w:hAnsi="B Lotus" w:cs="B Nazanin" w:hint="cs"/>
            <w:sz w:val="24"/>
            <w:szCs w:val="24"/>
            <w:rtl/>
          </w:rPr>
          <w:t>‌</w:t>
        </w:r>
      </w:ins>
      <w:del w:id="3634" w:author="Mehrnazi Boojari" w:date="2019-01-10T06:51:00Z">
        <w:r w:rsidRPr="00A07602" w:rsidDel="002B2300">
          <w:rPr>
            <w:rFonts w:ascii="B Lotus" w:eastAsia="Calibri" w:hAnsi="B Lotus" w:cs="B Lotus" w:hint="cs"/>
            <w:sz w:val="24"/>
            <w:szCs w:val="24"/>
            <w:rtl/>
          </w:rPr>
          <w:delText xml:space="preserve"> </w:delText>
        </w:r>
      </w:del>
      <w:r w:rsidRPr="00A07602">
        <w:rPr>
          <w:rFonts w:ascii="B Lotus" w:eastAsia="Calibri" w:hAnsi="B Lotus" w:cs="B Lotus" w:hint="cs"/>
          <w:sz w:val="24"/>
          <w:szCs w:val="24"/>
          <w:rtl/>
        </w:rPr>
        <w:t xml:space="preserve">شده عوامل اقلیمی </w:t>
      </w:r>
      <w:del w:id="3635" w:author="Mehrnazi Boojari" w:date="2019-01-07T11:02:00Z">
        <w:r w:rsidRPr="00A07602" w:rsidDel="00DB081F">
          <w:rPr>
            <w:rFonts w:ascii="B Lotus" w:eastAsia="Calibri" w:hAnsi="B Lotus" w:cs="B Lotus" w:hint="cs"/>
            <w:sz w:val="24"/>
            <w:szCs w:val="24"/>
            <w:rtl/>
          </w:rPr>
          <w:delText>باعث</w:delText>
        </w:r>
      </w:del>
      <w:ins w:id="3636" w:author="Mehrnazi Boojari" w:date="2019-01-07T11:02:00Z">
        <w:r w:rsidR="00DB081F">
          <w:rPr>
            <w:rFonts w:ascii="B Lotus" w:eastAsia="Calibri" w:hAnsi="B Lotus" w:cs="B Lotus" w:hint="cs"/>
            <w:sz w:val="24"/>
            <w:szCs w:val="24"/>
            <w:rtl/>
          </w:rPr>
          <w:t>سبب</w:t>
        </w:r>
      </w:ins>
      <w:r w:rsidRPr="00A07602">
        <w:rPr>
          <w:rFonts w:ascii="B Lotus" w:eastAsia="Calibri" w:hAnsi="B Lotus" w:cs="B Lotus" w:hint="cs"/>
          <w:sz w:val="24"/>
          <w:szCs w:val="24"/>
          <w:rtl/>
        </w:rPr>
        <w:t xml:space="preserve"> برقراری شرایط اقلیمی </w:t>
      </w:r>
      <w:del w:id="3637" w:author="Mehrnazi Boojari" w:date="2019-01-10T06:51:00Z">
        <w:r w:rsidRPr="00A07602" w:rsidDel="002B2300">
          <w:rPr>
            <w:rFonts w:ascii="B Lotus" w:eastAsia="Calibri" w:hAnsi="B Lotus" w:cs="B Lotus" w:hint="cs"/>
            <w:sz w:val="24"/>
            <w:szCs w:val="24"/>
            <w:rtl/>
          </w:rPr>
          <w:delText xml:space="preserve">نسبتا </w:delText>
        </w:r>
      </w:del>
      <w:ins w:id="3638" w:author="Mehrnazi Boojari" w:date="2019-01-10T06:51:00Z">
        <w:r w:rsidR="002B2300">
          <w:rPr>
            <w:rFonts w:ascii="B Lotus" w:eastAsia="Calibri" w:hAnsi="B Lotus" w:cs="B Lotus" w:hint="cs"/>
            <w:sz w:val="24"/>
            <w:szCs w:val="24"/>
            <w:rtl/>
          </w:rPr>
          <w:t>تقریباً</w:t>
        </w:r>
        <w:r w:rsidR="002B2300" w:rsidRPr="00A07602">
          <w:rPr>
            <w:rFonts w:ascii="B Lotus" w:eastAsia="Calibri" w:hAnsi="B Lotus" w:cs="B Lotus" w:hint="cs"/>
            <w:sz w:val="24"/>
            <w:szCs w:val="24"/>
            <w:rtl/>
          </w:rPr>
          <w:t xml:space="preserve"> </w:t>
        </w:r>
      </w:ins>
      <w:r w:rsidRPr="00A07602">
        <w:rPr>
          <w:rFonts w:ascii="B Lotus" w:eastAsia="Calibri" w:hAnsi="B Lotus" w:cs="B Lotus" w:hint="cs"/>
          <w:sz w:val="24"/>
          <w:szCs w:val="24"/>
          <w:rtl/>
        </w:rPr>
        <w:t>همگنی بر آن</w:t>
      </w:r>
      <w:del w:id="3639" w:author="Mehrnazi Boojari" w:date="2019-01-07T09:49:00Z">
        <w:r w:rsidRPr="00A07602" w:rsidDel="006F7CCF">
          <w:rPr>
            <w:rFonts w:ascii="B Lotus" w:eastAsia="Calibri" w:hAnsi="B Lotus" w:cs="B Lotus" w:hint="cs"/>
            <w:sz w:val="24"/>
            <w:szCs w:val="24"/>
            <w:rtl/>
          </w:rPr>
          <w:delText xml:space="preserve"> می </w:delText>
        </w:r>
      </w:del>
      <w:ins w:id="3640" w:author="Mehrnazi Boojari" w:date="2019-01-07T09:49:00Z">
        <w:r w:rsidR="006F7CCF">
          <w:rPr>
            <w:rFonts w:ascii="B Lotus" w:eastAsia="Calibri" w:hAnsi="B Lotus" w:cs="B Lotus" w:hint="cs"/>
            <w:sz w:val="24"/>
            <w:szCs w:val="24"/>
            <w:rtl/>
          </w:rPr>
          <w:t xml:space="preserve"> می‌</w:t>
        </w:r>
      </w:ins>
      <w:r w:rsidRPr="00A07602">
        <w:rPr>
          <w:rFonts w:ascii="B Lotus" w:eastAsia="Calibri" w:hAnsi="B Lotus" w:cs="B Lotus" w:hint="cs"/>
          <w:sz w:val="24"/>
          <w:szCs w:val="24"/>
          <w:rtl/>
        </w:rPr>
        <w:t>شود</w:t>
      </w:r>
      <w:del w:id="3641" w:author="Mehrnazi Boojari" w:date="2019-01-07T09:53:00Z">
        <w:r w:rsidRPr="00A07602" w:rsidDel="006F7CCF">
          <w:rPr>
            <w:rFonts w:ascii="B Lotus" w:eastAsia="Calibri" w:hAnsi="B Lotus" w:cs="B Lotus" w:hint="cs"/>
            <w:sz w:val="24"/>
            <w:szCs w:val="24"/>
            <w:rtl/>
          </w:rPr>
          <w:delText xml:space="preserve"> . </w:delText>
        </w:r>
      </w:del>
      <w:ins w:id="3642" w:author="Mehrnazi Boojari" w:date="2019-01-07T09:53:00Z">
        <w:r w:rsidR="006F7CCF">
          <w:rPr>
            <w:rFonts w:ascii="B Lotus" w:eastAsia="Calibri" w:hAnsi="B Lotus" w:cs="B Lotus" w:hint="cs"/>
            <w:sz w:val="24"/>
            <w:szCs w:val="24"/>
            <w:rtl/>
          </w:rPr>
          <w:t xml:space="preserve">. </w:t>
        </w:r>
      </w:ins>
      <w:r w:rsidRPr="00A07602">
        <w:rPr>
          <w:rFonts w:ascii="B Lotus" w:eastAsia="Calibri" w:hAnsi="B Lotus" w:cs="B Lotus" w:hint="cs"/>
          <w:sz w:val="24"/>
          <w:szCs w:val="24"/>
          <w:rtl/>
        </w:rPr>
        <w:t>برای لحاظ</w:t>
      </w:r>
      <w:ins w:id="3643" w:author="Mehrnazi Boojari" w:date="2019-01-10T06:51:00Z">
        <w:r w:rsidR="002B2300">
          <w:rPr>
            <w:rFonts w:ascii="B Lotus" w:eastAsia="Calibri" w:hAnsi="B Lotus" w:cs="B Nazanin" w:hint="cs"/>
            <w:sz w:val="24"/>
            <w:szCs w:val="24"/>
            <w:rtl/>
          </w:rPr>
          <w:t>‌</w:t>
        </w:r>
        <w:r w:rsidR="002B2300">
          <w:rPr>
            <w:rFonts w:ascii="B Lotus" w:eastAsia="Calibri" w:hAnsi="B Lotus" w:cs="B Lotus" w:hint="cs"/>
            <w:sz w:val="24"/>
            <w:szCs w:val="24"/>
            <w:rtl/>
          </w:rPr>
          <w:t>کرد</w:t>
        </w:r>
      </w:ins>
      <w:del w:id="3644" w:author="Mehrnazi Boojari" w:date="2019-01-10T06:51:00Z">
        <w:r w:rsidRPr="00A07602" w:rsidDel="002B2300">
          <w:rPr>
            <w:rFonts w:ascii="B Lotus" w:eastAsia="Calibri" w:hAnsi="B Lotus" w:cs="B Lotus" w:hint="cs"/>
            <w:sz w:val="24"/>
            <w:szCs w:val="24"/>
            <w:rtl/>
          </w:rPr>
          <w:delText xml:space="preserve"> نمود</w:delText>
        </w:r>
      </w:del>
      <w:r w:rsidRPr="00A07602">
        <w:rPr>
          <w:rFonts w:ascii="B Lotus" w:eastAsia="Calibri" w:hAnsi="B Lotus" w:cs="B Lotus" w:hint="cs"/>
          <w:sz w:val="24"/>
          <w:szCs w:val="24"/>
          <w:rtl/>
        </w:rPr>
        <w:t xml:space="preserve">ن </w:t>
      </w:r>
      <w:del w:id="3645" w:author="Mehrnazi Boojari" w:date="2019-01-07T10:04:00Z">
        <w:r w:rsidRPr="00A07602" w:rsidDel="00A31D6F">
          <w:rPr>
            <w:rFonts w:ascii="B Lotus" w:eastAsia="Calibri" w:hAnsi="B Lotus" w:cs="B Lotus" w:hint="cs"/>
            <w:sz w:val="24"/>
            <w:szCs w:val="24"/>
            <w:rtl/>
          </w:rPr>
          <w:delText>تاثیر</w:delText>
        </w:r>
      </w:del>
      <w:ins w:id="3646" w:author="Mehrnazi Boojari" w:date="2019-01-07T10:04:00Z">
        <w:r w:rsidR="00A31D6F">
          <w:rPr>
            <w:rFonts w:ascii="B Lotus" w:eastAsia="Calibri" w:hAnsi="B Lotus" w:cs="B Lotus" w:hint="cs"/>
            <w:sz w:val="24"/>
            <w:szCs w:val="24"/>
            <w:rtl/>
          </w:rPr>
          <w:t>تأثیر</w:t>
        </w:r>
      </w:ins>
      <w:r w:rsidRPr="00A07602">
        <w:rPr>
          <w:rFonts w:ascii="B Lotus" w:eastAsia="Calibri" w:hAnsi="B Lotus" w:cs="B Lotus" w:hint="cs"/>
          <w:sz w:val="24"/>
          <w:szCs w:val="24"/>
          <w:rtl/>
        </w:rPr>
        <w:t xml:space="preserve"> بر طراحی معماری شناخت و طبقه</w:t>
      </w:r>
      <w:del w:id="3647" w:author="Mehrnazi Boojari" w:date="2019-01-07T10:01:00Z">
        <w:r w:rsidRPr="00A07602" w:rsidDel="00A31D6F">
          <w:rPr>
            <w:rFonts w:ascii="B Lotus" w:eastAsia="Calibri" w:hAnsi="B Lotus" w:cs="B Lotus" w:hint="cs"/>
            <w:sz w:val="24"/>
            <w:szCs w:val="24"/>
            <w:rtl/>
          </w:rPr>
          <w:delText xml:space="preserve"> بندی </w:delText>
        </w:r>
      </w:del>
      <w:ins w:id="3648" w:author="Mehrnazi Boojari" w:date="2019-01-07T10:01:00Z">
        <w:r w:rsidR="00A31D6F">
          <w:rPr>
            <w:rFonts w:ascii="B Lotus" w:eastAsia="Calibri" w:hAnsi="B Lotus" w:cs="B Lotus" w:hint="cs"/>
            <w:sz w:val="24"/>
            <w:szCs w:val="24"/>
            <w:rtl/>
          </w:rPr>
          <w:t xml:space="preserve">‌بندی </w:t>
        </w:r>
      </w:ins>
      <w:r w:rsidRPr="00A07602">
        <w:rPr>
          <w:rFonts w:ascii="B Lotus" w:eastAsia="Calibri" w:hAnsi="B Lotus" w:cs="B Lotus" w:hint="cs"/>
          <w:sz w:val="24"/>
          <w:szCs w:val="24"/>
          <w:rtl/>
        </w:rPr>
        <w:t>انواع اقلیم لازم است</w:t>
      </w:r>
      <w:del w:id="3649" w:author="Mehrnazi Boojari" w:date="2019-01-07T09:53:00Z">
        <w:r w:rsidRPr="00A07602" w:rsidDel="006F7CCF">
          <w:rPr>
            <w:rFonts w:ascii="B Lotus" w:eastAsia="Calibri" w:hAnsi="B Lotus" w:cs="B Lotus" w:hint="cs"/>
            <w:sz w:val="24"/>
            <w:szCs w:val="24"/>
            <w:rtl/>
          </w:rPr>
          <w:delText xml:space="preserve"> . </w:delText>
        </w:r>
      </w:del>
      <w:ins w:id="3650" w:author="Mehrnazi Boojari" w:date="2019-01-07T09:53:00Z">
        <w:r w:rsidR="006F7CCF">
          <w:rPr>
            <w:rFonts w:ascii="B Lotus" w:eastAsia="Calibri" w:hAnsi="B Lotus" w:cs="B Lotus" w:hint="cs"/>
            <w:sz w:val="24"/>
            <w:szCs w:val="24"/>
            <w:rtl/>
          </w:rPr>
          <w:t xml:space="preserve">. </w:t>
        </w:r>
      </w:ins>
      <w:r w:rsidRPr="00A07602">
        <w:rPr>
          <w:rFonts w:ascii="B Lotus" w:eastAsia="Calibri" w:hAnsi="B Lotus" w:cs="B Lotus" w:hint="cs"/>
          <w:sz w:val="24"/>
          <w:szCs w:val="24"/>
          <w:rtl/>
        </w:rPr>
        <w:t>پهنه</w:t>
      </w:r>
      <w:del w:id="3651" w:author="Mehrnazi Boojari" w:date="2019-01-07T09:46:00Z">
        <w:r w:rsidRPr="00A07602" w:rsidDel="006F7CCF">
          <w:rPr>
            <w:rFonts w:ascii="B Lotus" w:eastAsia="Calibri" w:hAnsi="B Lotus" w:cs="B Lotus" w:hint="cs"/>
            <w:sz w:val="24"/>
            <w:szCs w:val="24"/>
            <w:rtl/>
          </w:rPr>
          <w:delText xml:space="preserve"> های </w:delText>
        </w:r>
      </w:del>
      <w:ins w:id="3652" w:author="Mehrnazi Boojari" w:date="2019-01-07T09:46:00Z">
        <w:r w:rsidR="006F7CCF">
          <w:rPr>
            <w:rFonts w:ascii="B Lotus" w:eastAsia="Calibri" w:hAnsi="B Lotus" w:cs="B Lotus" w:hint="cs"/>
            <w:sz w:val="24"/>
            <w:szCs w:val="24"/>
            <w:rtl/>
          </w:rPr>
          <w:t xml:space="preserve">‌های </w:t>
        </w:r>
      </w:ins>
      <w:r w:rsidRPr="00A07602">
        <w:rPr>
          <w:rFonts w:ascii="B Lotus" w:eastAsia="Calibri" w:hAnsi="B Lotus" w:cs="B Lotus" w:hint="cs"/>
          <w:sz w:val="24"/>
          <w:szCs w:val="24"/>
          <w:rtl/>
        </w:rPr>
        <w:t xml:space="preserve">اقلیمی مختلفی </w:t>
      </w:r>
      <w:del w:id="3653" w:author="Mehrnazi Boojari" w:date="2019-01-10T06:56:00Z">
        <w:r w:rsidRPr="00A07602" w:rsidDel="0087584F">
          <w:rPr>
            <w:rFonts w:ascii="B Lotus" w:eastAsia="Calibri" w:hAnsi="B Lotus" w:cs="B Lotus" w:hint="cs"/>
            <w:sz w:val="24"/>
            <w:szCs w:val="24"/>
            <w:rtl/>
          </w:rPr>
          <w:delText xml:space="preserve">برای </w:delText>
        </w:r>
      </w:del>
      <w:ins w:id="3654" w:author="Mehrnazi Boojari" w:date="2019-01-10T06:56:00Z">
        <w:r w:rsidR="0087584F">
          <w:rPr>
            <w:rFonts w:ascii="B Lotus" w:eastAsia="Calibri" w:hAnsi="B Lotus" w:cs="B Lotus" w:hint="cs"/>
            <w:sz w:val="24"/>
            <w:szCs w:val="24"/>
            <w:rtl/>
          </w:rPr>
          <w:t>در</w:t>
        </w:r>
        <w:r w:rsidR="0087584F" w:rsidRPr="00A07602">
          <w:rPr>
            <w:rFonts w:ascii="B Lotus" w:eastAsia="Calibri" w:hAnsi="B Lotus" w:cs="B Lotus" w:hint="cs"/>
            <w:sz w:val="24"/>
            <w:szCs w:val="24"/>
            <w:rtl/>
          </w:rPr>
          <w:t xml:space="preserve"> </w:t>
        </w:r>
      </w:ins>
      <w:r w:rsidRPr="00A07602">
        <w:rPr>
          <w:rFonts w:ascii="B Lotus" w:eastAsia="Calibri" w:hAnsi="B Lotus" w:cs="B Lotus" w:hint="cs"/>
          <w:sz w:val="24"/>
          <w:szCs w:val="24"/>
          <w:rtl/>
        </w:rPr>
        <w:t xml:space="preserve">ایران </w:t>
      </w:r>
      <w:del w:id="3655" w:author="Mehrnazi Boojari" w:date="2019-01-10T06:56:00Z">
        <w:r w:rsidRPr="00A07602" w:rsidDel="0087584F">
          <w:rPr>
            <w:rFonts w:ascii="B Lotus" w:eastAsia="Calibri" w:hAnsi="B Lotus" w:cs="B Lotus" w:hint="cs"/>
            <w:sz w:val="24"/>
            <w:szCs w:val="24"/>
            <w:rtl/>
          </w:rPr>
          <w:delText>صورت گرفته</w:delText>
        </w:r>
      </w:del>
      <w:ins w:id="3656" w:author="Mehrnazi Boojari" w:date="2019-01-10T06:56:00Z">
        <w:r w:rsidR="0087584F">
          <w:rPr>
            <w:rFonts w:ascii="B Lotus" w:eastAsia="Calibri" w:hAnsi="B Lotus" w:cs="B Lotus" w:hint="cs"/>
            <w:sz w:val="24"/>
            <w:szCs w:val="24"/>
            <w:rtl/>
          </w:rPr>
          <w:t>وجود دارد</w:t>
        </w:r>
      </w:ins>
      <w:r w:rsidRPr="00A07602">
        <w:rPr>
          <w:rFonts w:ascii="B Lotus" w:eastAsia="Calibri" w:hAnsi="B Lotus" w:cs="B Lotus" w:hint="cs"/>
          <w:sz w:val="24"/>
          <w:szCs w:val="24"/>
          <w:rtl/>
        </w:rPr>
        <w:t xml:space="preserve"> که با </w:t>
      </w:r>
      <w:del w:id="3657" w:author="Mehrnazi Boojari" w:date="2019-01-07T22:30:00Z">
        <w:r w:rsidRPr="00A07602" w:rsidDel="00051F26">
          <w:rPr>
            <w:rFonts w:ascii="B Lotus" w:eastAsia="Calibri" w:hAnsi="B Lotus" w:cs="B Lotus" w:hint="cs"/>
            <w:sz w:val="24"/>
            <w:szCs w:val="24"/>
            <w:rtl/>
          </w:rPr>
          <w:delText>در نظر گرفتن</w:delText>
        </w:r>
      </w:del>
      <w:ins w:id="3658" w:author="Mehrnazi Boojari" w:date="2019-01-07T22:30:00Z">
        <w:r w:rsidR="00051F26">
          <w:rPr>
            <w:rFonts w:ascii="B Lotus" w:eastAsia="Calibri" w:hAnsi="B Lotus" w:cs="B Lotus" w:hint="cs"/>
            <w:sz w:val="24"/>
            <w:szCs w:val="24"/>
            <w:rtl/>
          </w:rPr>
          <w:t>در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نظر</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گرفتن</w:t>
        </w:r>
      </w:ins>
      <w:r w:rsidRPr="00A07602">
        <w:rPr>
          <w:rFonts w:ascii="B Lotus" w:eastAsia="Calibri" w:hAnsi="B Lotus" w:cs="B Lotus" w:hint="cs"/>
          <w:sz w:val="24"/>
          <w:szCs w:val="24"/>
          <w:rtl/>
        </w:rPr>
        <w:t xml:space="preserve"> خصوصیات مورد نیاز ساختمان برای متناسب</w:t>
      </w:r>
      <w:del w:id="3659" w:author="Mehrnazi Boojari" w:date="2019-01-07T10:01:00Z">
        <w:r w:rsidRPr="00A07602" w:rsidDel="00A31D6F">
          <w:rPr>
            <w:rFonts w:ascii="B Lotus" w:eastAsia="Calibri" w:hAnsi="B Lotus" w:cs="B Lotus" w:hint="cs"/>
            <w:sz w:val="24"/>
            <w:szCs w:val="24"/>
            <w:rtl/>
          </w:rPr>
          <w:delText xml:space="preserve"> کردن </w:delText>
        </w:r>
      </w:del>
      <w:ins w:id="3660" w:author="Mehrnazi Boojari" w:date="2019-01-07T10:01:00Z">
        <w:r w:rsidR="00A31D6F">
          <w:rPr>
            <w:rFonts w:ascii="B Lotus" w:eastAsia="Calibri" w:hAnsi="B Lotus" w:cs="B Lotus" w:hint="cs"/>
            <w:sz w:val="24"/>
            <w:szCs w:val="24"/>
            <w:rtl/>
          </w:rPr>
          <w:t xml:space="preserve">‌کردن </w:t>
        </w:r>
      </w:ins>
      <w:r w:rsidRPr="00A07602">
        <w:rPr>
          <w:rFonts w:ascii="B Lotus" w:eastAsia="Calibri" w:hAnsi="B Lotus" w:cs="B Lotus" w:hint="cs"/>
          <w:sz w:val="24"/>
          <w:szCs w:val="24"/>
          <w:rtl/>
        </w:rPr>
        <w:t>آن با شرایط محدوده آسایش</w:t>
      </w:r>
      <w:del w:id="3661" w:author="Mehrnazi Boojari" w:date="2019-01-07T09:47:00Z">
        <w:r w:rsidRPr="00A07602" w:rsidDel="006F7CCF">
          <w:rPr>
            <w:rFonts w:ascii="B Lotus" w:eastAsia="Calibri" w:hAnsi="B Lotus" w:cs="B Lotus" w:hint="cs"/>
            <w:sz w:val="24"/>
            <w:szCs w:val="24"/>
            <w:rtl/>
          </w:rPr>
          <w:delText xml:space="preserve"> ،</w:delText>
        </w:r>
      </w:del>
      <w:r w:rsidRPr="00A07602">
        <w:rPr>
          <w:rFonts w:ascii="B Lotus" w:eastAsia="Calibri" w:hAnsi="B Lotus" w:cs="B Lotus" w:hint="cs"/>
          <w:sz w:val="24"/>
          <w:szCs w:val="24"/>
          <w:rtl/>
        </w:rPr>
        <w:t xml:space="preserve"> </w:t>
      </w:r>
      <w:del w:id="3662" w:author="Mehrnazi Boojari" w:date="2019-01-10T06:56:00Z">
        <w:r w:rsidRPr="00A07602" w:rsidDel="0087584F">
          <w:rPr>
            <w:rFonts w:ascii="B Lotus" w:eastAsia="Calibri" w:hAnsi="B Lotus" w:cs="B Lotus" w:hint="cs"/>
            <w:sz w:val="24"/>
            <w:szCs w:val="24"/>
            <w:rtl/>
          </w:rPr>
          <w:delText xml:space="preserve">بطور </w:delText>
        </w:r>
      </w:del>
      <w:ins w:id="3663" w:author="Mehrnazi Boojari" w:date="2019-01-10T06:56:00Z">
        <w:r w:rsidR="0087584F" w:rsidRPr="00A07602">
          <w:rPr>
            <w:rFonts w:ascii="B Lotus" w:eastAsia="Calibri" w:hAnsi="B Lotus" w:cs="B Lotus" w:hint="cs"/>
            <w:sz w:val="24"/>
            <w:szCs w:val="24"/>
            <w:rtl/>
          </w:rPr>
          <w:t>ب</w:t>
        </w:r>
        <w:r w:rsidR="0087584F">
          <w:rPr>
            <w:rFonts w:ascii="B Lotus" w:eastAsia="Calibri" w:hAnsi="B Lotus" w:cs="B Lotus" w:hint="cs"/>
            <w:sz w:val="24"/>
            <w:szCs w:val="24"/>
            <w:rtl/>
          </w:rPr>
          <w:t>ه</w:t>
        </w:r>
        <w:r w:rsidR="0087584F">
          <w:rPr>
            <w:rFonts w:ascii="B Lotus" w:eastAsia="Calibri" w:hAnsi="B Lotus" w:cs="B Nazanin" w:hint="cs"/>
            <w:sz w:val="24"/>
            <w:szCs w:val="24"/>
            <w:rtl/>
          </w:rPr>
          <w:t>‌</w:t>
        </w:r>
        <w:r w:rsidR="0087584F" w:rsidRPr="00A07602">
          <w:rPr>
            <w:rFonts w:ascii="B Lotus" w:eastAsia="Calibri" w:hAnsi="B Lotus" w:cs="B Lotus" w:hint="cs"/>
            <w:sz w:val="24"/>
            <w:szCs w:val="24"/>
            <w:rtl/>
          </w:rPr>
          <w:t>طور</w:t>
        </w:r>
        <w:r w:rsidR="0087584F">
          <w:rPr>
            <w:rFonts w:ascii="B Lotus" w:eastAsia="Calibri" w:hAnsi="B Lotus" w:cs="Times New Roman" w:hint="eastAsia"/>
            <w:sz w:val="24"/>
            <w:szCs w:val="24"/>
            <w:rtl/>
          </w:rPr>
          <w:t> </w:t>
        </w:r>
      </w:ins>
      <w:r w:rsidRPr="00A07602">
        <w:rPr>
          <w:rFonts w:ascii="B Lotus" w:eastAsia="Calibri" w:hAnsi="B Lotus" w:cs="B Lotus" w:hint="cs"/>
          <w:sz w:val="24"/>
          <w:szCs w:val="24"/>
          <w:rtl/>
        </w:rPr>
        <w:t>کلی</w:t>
      </w:r>
      <w:del w:id="3664" w:author="Mehrnazi Boojari" w:date="2019-01-07T09:49:00Z">
        <w:r w:rsidRPr="00A07602" w:rsidDel="006F7CCF">
          <w:rPr>
            <w:rFonts w:ascii="B Lotus" w:eastAsia="Calibri" w:hAnsi="B Lotus" w:cs="B Lotus" w:hint="cs"/>
            <w:sz w:val="24"/>
            <w:szCs w:val="24"/>
            <w:rtl/>
          </w:rPr>
          <w:delText xml:space="preserve"> می </w:delText>
        </w:r>
      </w:del>
      <w:ins w:id="3665" w:author="Mehrnazi Boojari" w:date="2019-01-07T09:49:00Z">
        <w:r w:rsidR="006F7CCF">
          <w:rPr>
            <w:rFonts w:ascii="B Lotus" w:eastAsia="Calibri" w:hAnsi="B Lotus" w:cs="B Lotus" w:hint="cs"/>
            <w:sz w:val="24"/>
            <w:szCs w:val="24"/>
            <w:rtl/>
          </w:rPr>
          <w:t xml:space="preserve"> می‌</w:t>
        </w:r>
      </w:ins>
      <w:r w:rsidRPr="00A07602">
        <w:rPr>
          <w:rFonts w:ascii="B Lotus" w:eastAsia="Calibri" w:hAnsi="B Lotus" w:cs="B Lotus" w:hint="cs"/>
          <w:sz w:val="24"/>
          <w:szCs w:val="24"/>
          <w:rtl/>
        </w:rPr>
        <w:t xml:space="preserve">توان برای ایران </w:t>
      </w:r>
      <w:del w:id="3666" w:author="Mehrnazi Boojari" w:date="2019-01-10T06:56:00Z">
        <w:r w:rsidRPr="00A07602" w:rsidDel="0087584F">
          <w:rPr>
            <w:rFonts w:ascii="B Lotus" w:eastAsia="Calibri" w:hAnsi="B Lotus" w:cs="B Lotus" w:hint="cs"/>
            <w:sz w:val="24"/>
            <w:szCs w:val="24"/>
            <w:rtl/>
          </w:rPr>
          <w:delText xml:space="preserve">4 </w:delText>
        </w:r>
      </w:del>
      <w:ins w:id="3667" w:author="Mehrnazi Boojari" w:date="2019-01-10T06:56:00Z">
        <w:r w:rsidR="0087584F">
          <w:rPr>
            <w:rFonts w:ascii="B Lotus" w:eastAsia="Calibri" w:hAnsi="B Lotus" w:cs="B Lotus" w:hint="cs"/>
            <w:sz w:val="24"/>
            <w:szCs w:val="24"/>
            <w:rtl/>
          </w:rPr>
          <w:t>چهار</w:t>
        </w:r>
        <w:r w:rsidR="0087584F" w:rsidRPr="00A07602">
          <w:rPr>
            <w:rFonts w:ascii="B Lotus" w:eastAsia="Calibri" w:hAnsi="B Lotus" w:cs="B Lotus" w:hint="cs"/>
            <w:sz w:val="24"/>
            <w:szCs w:val="24"/>
            <w:rtl/>
          </w:rPr>
          <w:t xml:space="preserve"> </w:t>
        </w:r>
      </w:ins>
      <w:r w:rsidRPr="00A07602">
        <w:rPr>
          <w:rFonts w:ascii="B Lotus" w:eastAsia="Calibri" w:hAnsi="B Lotus" w:cs="B Lotus" w:hint="cs"/>
          <w:sz w:val="24"/>
          <w:szCs w:val="24"/>
          <w:rtl/>
        </w:rPr>
        <w:t xml:space="preserve">پهنه اقلیمی </w:t>
      </w:r>
      <w:del w:id="3668" w:author="Mehrnazi Boojari" w:date="2019-01-10T06:57:00Z">
        <w:r w:rsidRPr="00A07602" w:rsidDel="0087584F">
          <w:rPr>
            <w:rFonts w:ascii="B Lotus" w:eastAsia="Calibri" w:hAnsi="B Lotus" w:cs="B Lotus" w:hint="cs"/>
            <w:sz w:val="24"/>
            <w:szCs w:val="24"/>
            <w:rtl/>
          </w:rPr>
          <w:delText>در نظر گرفت</w:delText>
        </w:r>
      </w:del>
      <w:ins w:id="3669" w:author="Mehrnazi Boojari" w:date="2019-01-10T06:57:00Z">
        <w:r w:rsidR="0087584F">
          <w:rPr>
            <w:rFonts w:ascii="B Lotus" w:eastAsia="Calibri" w:hAnsi="B Lotus" w:cs="B Lotus" w:hint="cs"/>
            <w:sz w:val="24"/>
            <w:szCs w:val="24"/>
            <w:rtl/>
          </w:rPr>
          <w:t>برشمرد</w:t>
        </w:r>
      </w:ins>
      <w:del w:id="3670" w:author="Mehrnazi Boojari" w:date="2019-01-07T10:09:00Z">
        <w:r w:rsidRPr="00A07602" w:rsidDel="00A31D6F">
          <w:rPr>
            <w:rFonts w:ascii="B Lotus" w:eastAsia="Calibri" w:hAnsi="B Lotus" w:cs="B Lotus" w:hint="cs"/>
            <w:sz w:val="24"/>
            <w:szCs w:val="24"/>
            <w:rtl/>
          </w:rPr>
          <w:delText xml:space="preserve"> .</w:delText>
        </w:r>
      </w:del>
      <w:ins w:id="3671" w:author="Mehrnazi Boojari" w:date="2019-01-07T10:09:00Z">
        <w:r w:rsidR="00A31D6F">
          <w:rPr>
            <w:rFonts w:ascii="B Lotus" w:eastAsia="Calibri" w:hAnsi="B Lotus" w:cs="B Lotus" w:hint="cs"/>
            <w:sz w:val="24"/>
            <w:szCs w:val="24"/>
            <w:rtl/>
          </w:rPr>
          <w:t>.</w:t>
        </w:r>
      </w:ins>
    </w:p>
    <w:p w14:paraId="47EC41E8" w14:textId="77777777" w:rsidR="00A06196" w:rsidRPr="00A06196" w:rsidRDefault="00A06196" w:rsidP="00417494">
      <w:pPr>
        <w:pStyle w:val="Heading6"/>
        <w:bidi/>
        <w:rPr>
          <w:rtl/>
        </w:rPr>
      </w:pPr>
      <w:bookmarkStart w:id="3672" w:name="_Toc533781178"/>
      <w:bookmarkStart w:id="3673" w:name="_Toc533782134"/>
      <w:r w:rsidRPr="00A06196">
        <w:rPr>
          <w:rFonts w:hint="cs"/>
          <w:rtl/>
        </w:rPr>
        <w:t>اقلیم سرد (مناطق کوهستانی</w:t>
      </w:r>
      <w:del w:id="3674" w:author="Mehrnazi Boojari" w:date="2019-01-07T10:07:00Z">
        <w:r w:rsidRPr="00A06196" w:rsidDel="00A31D6F">
          <w:rPr>
            <w:rFonts w:hint="cs"/>
            <w:rtl/>
          </w:rPr>
          <w:delText xml:space="preserve"> )</w:delText>
        </w:r>
      </w:del>
      <w:bookmarkEnd w:id="3672"/>
      <w:bookmarkEnd w:id="3673"/>
      <w:ins w:id="3675" w:author="Mehrnazi Boojari" w:date="2019-01-07T10:07:00Z">
        <w:r w:rsidR="00A31D6F">
          <w:rPr>
            <w:rFonts w:hint="cs"/>
            <w:rtl/>
          </w:rPr>
          <w:t>)</w:t>
        </w:r>
      </w:ins>
    </w:p>
    <w:p w14:paraId="4DA94383" w14:textId="77777777" w:rsidR="00A06196" w:rsidRPr="00A07602" w:rsidRDefault="00A06196" w:rsidP="00B12299">
      <w:pPr>
        <w:bidi/>
        <w:ind w:firstLine="288"/>
        <w:jc w:val="both"/>
        <w:rPr>
          <w:rFonts w:ascii="B Lotus" w:eastAsia="Calibri" w:hAnsi="B Lotus" w:cs="B Lotus"/>
          <w:sz w:val="24"/>
          <w:szCs w:val="24"/>
          <w:rtl/>
        </w:rPr>
      </w:pPr>
      <w:r w:rsidRPr="00A07602">
        <w:rPr>
          <w:rFonts w:ascii="B Lotus" w:eastAsia="Calibri" w:hAnsi="B Lotus" w:cs="B Lotus" w:hint="cs"/>
          <w:sz w:val="24"/>
          <w:szCs w:val="24"/>
          <w:rtl/>
          <w:lang w:bidi="fa-IR"/>
        </w:rPr>
        <w:t>این پهنه با زمستان</w:t>
      </w:r>
      <w:del w:id="3676" w:author="Mehrnazi Boojari" w:date="2019-01-07T09:46:00Z">
        <w:r w:rsidRPr="00A07602" w:rsidDel="006F7CCF">
          <w:rPr>
            <w:rFonts w:ascii="B Lotus" w:eastAsia="Calibri" w:hAnsi="B Lotus" w:cs="B Lotus" w:hint="cs"/>
            <w:sz w:val="24"/>
            <w:szCs w:val="24"/>
            <w:rtl/>
            <w:lang w:bidi="fa-IR"/>
          </w:rPr>
          <w:delText xml:space="preserve"> های </w:delText>
        </w:r>
      </w:del>
      <w:ins w:id="3677" w:author="Mehrnazi Boojari" w:date="2019-01-07T09:46:00Z">
        <w:r w:rsidR="006F7CCF">
          <w:rPr>
            <w:rFonts w:ascii="B Lotus" w:eastAsia="Calibri" w:hAnsi="B Lotus" w:cs="B Lotus" w:hint="cs"/>
            <w:sz w:val="24"/>
            <w:szCs w:val="24"/>
            <w:rtl/>
            <w:lang w:bidi="fa-IR"/>
          </w:rPr>
          <w:t xml:space="preserve">‌های </w:t>
        </w:r>
      </w:ins>
      <w:r w:rsidRPr="00A07602">
        <w:rPr>
          <w:rFonts w:ascii="B Lotus" w:eastAsia="Calibri" w:hAnsi="B Lotus" w:cs="B Lotus" w:hint="cs"/>
          <w:sz w:val="24"/>
          <w:szCs w:val="24"/>
          <w:rtl/>
          <w:lang w:bidi="fa-IR"/>
        </w:rPr>
        <w:t>بسیار سرد و تابستان</w:t>
      </w:r>
      <w:del w:id="3678" w:author="Mehrnazi Boojari" w:date="2019-01-07T09:46:00Z">
        <w:r w:rsidRPr="00A07602" w:rsidDel="006F7CCF">
          <w:rPr>
            <w:rFonts w:ascii="B Lotus" w:eastAsia="Calibri" w:hAnsi="B Lotus" w:cs="B Lotus" w:hint="cs"/>
            <w:sz w:val="24"/>
            <w:szCs w:val="24"/>
            <w:rtl/>
            <w:lang w:bidi="fa-IR"/>
          </w:rPr>
          <w:delText xml:space="preserve"> های </w:delText>
        </w:r>
      </w:del>
      <w:ins w:id="3679" w:author="Mehrnazi Boojari" w:date="2019-01-07T09:46:00Z">
        <w:r w:rsidR="006F7CCF">
          <w:rPr>
            <w:rFonts w:ascii="B Lotus" w:eastAsia="Calibri" w:hAnsi="B Lotus" w:cs="B Lotus" w:hint="cs"/>
            <w:sz w:val="24"/>
            <w:szCs w:val="24"/>
            <w:rtl/>
            <w:lang w:bidi="fa-IR"/>
          </w:rPr>
          <w:t xml:space="preserve">‌های </w:t>
        </w:r>
      </w:ins>
      <w:r w:rsidRPr="00A07602">
        <w:rPr>
          <w:rFonts w:ascii="B Lotus" w:eastAsia="Calibri" w:hAnsi="B Lotus" w:cs="B Lotus" w:hint="cs"/>
          <w:sz w:val="24"/>
          <w:szCs w:val="24"/>
          <w:rtl/>
          <w:lang w:bidi="fa-IR"/>
        </w:rPr>
        <w:t>معتدل و نیمه</w:t>
      </w:r>
      <w:ins w:id="3680" w:author="Mehrnazi Boojari" w:date="2019-01-10T06:57:00Z">
        <w:r w:rsidR="00B12299">
          <w:rPr>
            <w:rFonts w:ascii="B Lotus" w:eastAsia="Calibri" w:hAnsi="B Lotus" w:cs="B Nazanin" w:hint="cs"/>
            <w:sz w:val="24"/>
            <w:szCs w:val="24"/>
            <w:rtl/>
            <w:lang w:bidi="fa-IR"/>
          </w:rPr>
          <w:t>‌</w:t>
        </w:r>
      </w:ins>
      <w:del w:id="3681" w:author="Mehrnazi Boojari" w:date="2019-01-10T06:57:00Z">
        <w:r w:rsidRPr="00A07602" w:rsidDel="00B12299">
          <w:rPr>
            <w:rFonts w:ascii="B Lotus" w:eastAsia="Calibri" w:hAnsi="B Lotus" w:cs="B Lotus" w:hint="cs"/>
            <w:sz w:val="24"/>
            <w:szCs w:val="24"/>
            <w:rtl/>
            <w:lang w:bidi="fa-IR"/>
          </w:rPr>
          <w:delText xml:space="preserve"> </w:delText>
        </w:r>
      </w:del>
      <w:r w:rsidRPr="00A07602">
        <w:rPr>
          <w:rFonts w:ascii="B Lotus" w:eastAsia="Calibri" w:hAnsi="B Lotus" w:cs="B Lotus" w:hint="cs"/>
          <w:sz w:val="24"/>
          <w:szCs w:val="24"/>
          <w:rtl/>
          <w:lang w:bidi="fa-IR"/>
        </w:rPr>
        <w:t>گرم مناطق کوهستانی ایران را در</w:t>
      </w:r>
      <w:ins w:id="3682" w:author="Mehrnazi Boojari" w:date="2019-01-10T06:57:00Z">
        <w:r w:rsidR="00B12299">
          <w:rPr>
            <w:rFonts w:ascii="B Lotus" w:eastAsia="Calibri" w:hAnsi="B Lotus" w:cs="B Nazanin" w:hint="cs"/>
            <w:sz w:val="24"/>
            <w:szCs w:val="24"/>
            <w:rtl/>
            <w:lang w:bidi="fa-IR"/>
          </w:rPr>
          <w:t>‌</w:t>
        </w:r>
      </w:ins>
      <w:del w:id="3683" w:author="Mehrnazi Boojari" w:date="2019-01-10T06:57:00Z">
        <w:r w:rsidRPr="00A07602" w:rsidDel="00B12299">
          <w:rPr>
            <w:rFonts w:ascii="B Lotus" w:eastAsia="Calibri" w:hAnsi="B Lotus" w:cs="B Lotus" w:hint="cs"/>
            <w:sz w:val="24"/>
            <w:szCs w:val="24"/>
            <w:rtl/>
            <w:lang w:bidi="fa-IR"/>
          </w:rPr>
          <w:delText xml:space="preserve"> </w:delText>
        </w:r>
      </w:del>
      <w:r w:rsidRPr="00A07602">
        <w:rPr>
          <w:rFonts w:ascii="B Lotus" w:eastAsia="Calibri" w:hAnsi="B Lotus" w:cs="B Lotus" w:hint="cs"/>
          <w:sz w:val="24"/>
          <w:szCs w:val="24"/>
          <w:rtl/>
          <w:lang w:bidi="fa-IR"/>
        </w:rPr>
        <w:t>بر گرفته است</w:t>
      </w:r>
      <w:del w:id="3684" w:author="Mehrnazi Boojari" w:date="2019-01-10T06:57:00Z">
        <w:r w:rsidRPr="00A07602" w:rsidDel="00B12299">
          <w:rPr>
            <w:rFonts w:ascii="B Lotus" w:eastAsia="Calibri" w:hAnsi="B Lotus" w:cs="B Lotus" w:hint="cs"/>
            <w:sz w:val="24"/>
            <w:szCs w:val="24"/>
            <w:rtl/>
            <w:lang w:bidi="fa-IR"/>
          </w:rPr>
          <w:delText>.</w:delText>
        </w:r>
        <w:r w:rsidRPr="00A07602" w:rsidDel="00B12299">
          <w:rPr>
            <w:rFonts w:ascii="B Lotus" w:eastAsia="Calibri" w:hAnsi="B Lotus" w:cs="B Lotus"/>
            <w:sz w:val="24"/>
            <w:szCs w:val="24"/>
            <w:rtl/>
          </w:rPr>
          <w:delText xml:space="preserve"> </w:delText>
        </w:r>
      </w:del>
      <w:ins w:id="3685" w:author="Mehrnazi Boojari" w:date="2019-01-10T06:57:00Z">
        <w:r w:rsidR="00B12299">
          <w:rPr>
            <w:rFonts w:ascii="B Lotus" w:eastAsia="Calibri" w:hAnsi="B Lotus" w:cs="B Lotus" w:hint="cs"/>
            <w:sz w:val="24"/>
            <w:szCs w:val="24"/>
            <w:rtl/>
            <w:lang w:bidi="fa-IR"/>
          </w:rPr>
          <w:t>؛</w:t>
        </w:r>
        <w:r w:rsidR="00B12299" w:rsidRPr="00A07602">
          <w:rPr>
            <w:rFonts w:ascii="B Lotus" w:eastAsia="Calibri" w:hAnsi="B Lotus" w:cs="B Lotus"/>
            <w:sz w:val="24"/>
            <w:szCs w:val="24"/>
            <w:rtl/>
          </w:rPr>
          <w:t xml:space="preserve"> </w:t>
        </w:r>
      </w:ins>
      <w:r w:rsidRPr="00A07602">
        <w:rPr>
          <w:rFonts w:ascii="B Lotus" w:eastAsia="Calibri" w:hAnsi="B Lotus" w:cs="B Lotus"/>
          <w:sz w:val="24"/>
          <w:szCs w:val="24"/>
          <w:rtl/>
        </w:rPr>
        <w:t>کوهستان</w:t>
      </w:r>
      <w:del w:id="3686" w:author="Mehrnazi Boojari" w:date="2019-01-07T09:46:00Z">
        <w:r w:rsidRPr="00A07602" w:rsidDel="006F7CCF">
          <w:rPr>
            <w:rFonts w:ascii="B Lotus" w:eastAsia="Calibri" w:hAnsi="B Lotus" w:cs="B Lotus"/>
            <w:sz w:val="24"/>
            <w:szCs w:val="24"/>
            <w:rtl/>
          </w:rPr>
          <w:delText xml:space="preserve"> های </w:delText>
        </w:r>
      </w:del>
      <w:ins w:id="3687"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A07602">
        <w:rPr>
          <w:rFonts w:ascii="B Lotus" w:eastAsia="Calibri" w:hAnsi="B Lotus" w:cs="B Lotus"/>
          <w:sz w:val="24"/>
          <w:szCs w:val="24"/>
          <w:rtl/>
        </w:rPr>
        <w:t>غربی که دامنه</w:t>
      </w:r>
      <w:del w:id="3688" w:author="Mehrnazi Boojari" w:date="2019-01-07T09:46:00Z">
        <w:r w:rsidRPr="00A07602" w:rsidDel="006F7CCF">
          <w:rPr>
            <w:rFonts w:ascii="B Lotus" w:eastAsia="Calibri" w:hAnsi="B Lotus" w:cs="B Lotus"/>
            <w:sz w:val="24"/>
            <w:szCs w:val="24"/>
            <w:rtl/>
          </w:rPr>
          <w:delText xml:space="preserve"> های </w:delText>
        </w:r>
      </w:del>
      <w:ins w:id="3689"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A07602">
        <w:rPr>
          <w:rFonts w:ascii="B Lotus" w:eastAsia="Calibri" w:hAnsi="B Lotus" w:cs="B Lotus"/>
          <w:sz w:val="24"/>
          <w:szCs w:val="24"/>
          <w:rtl/>
        </w:rPr>
        <w:t>غربی رشته</w:t>
      </w:r>
      <w:ins w:id="3690" w:author="Mehrnazi Boojari" w:date="2019-01-10T06:57:00Z">
        <w:r w:rsidR="00B12299">
          <w:rPr>
            <w:rFonts w:ascii="B Lotus" w:eastAsia="Calibri" w:hAnsi="B Lotus" w:cs="B Nazanin" w:hint="cs"/>
            <w:sz w:val="24"/>
            <w:szCs w:val="24"/>
            <w:rtl/>
          </w:rPr>
          <w:t>‌</w:t>
        </w:r>
      </w:ins>
      <w:del w:id="3691" w:author="Mehrnazi Boojari" w:date="2019-01-10T06:57:00Z">
        <w:r w:rsidRPr="00A07602" w:rsidDel="00B12299">
          <w:rPr>
            <w:rFonts w:ascii="B Lotus" w:eastAsia="Calibri" w:hAnsi="B Lotus" w:cs="B Lotus"/>
            <w:sz w:val="24"/>
            <w:szCs w:val="24"/>
            <w:rtl/>
          </w:rPr>
          <w:delText xml:space="preserve"> </w:delText>
        </w:r>
      </w:del>
      <w:r w:rsidRPr="00A07602">
        <w:rPr>
          <w:rFonts w:ascii="B Lotus" w:eastAsia="Calibri" w:hAnsi="B Lotus" w:cs="B Lotus"/>
          <w:sz w:val="24"/>
          <w:szCs w:val="24"/>
          <w:rtl/>
        </w:rPr>
        <w:t>کوه</w:t>
      </w:r>
      <w:ins w:id="3692" w:author="Mehrnazi Boojari" w:date="2019-01-10T06:57:00Z">
        <w:r w:rsidR="00B12299">
          <w:rPr>
            <w:rFonts w:ascii="B Lotus" w:eastAsia="Calibri" w:hAnsi="B Lotus" w:cs="B Nazanin" w:hint="cs"/>
            <w:sz w:val="24"/>
            <w:szCs w:val="24"/>
            <w:rtl/>
          </w:rPr>
          <w:t>‌</w:t>
        </w:r>
      </w:ins>
      <w:r w:rsidRPr="00A07602">
        <w:rPr>
          <w:rFonts w:ascii="B Lotus" w:eastAsia="Calibri" w:hAnsi="B Lotus" w:cs="B Lotus"/>
          <w:sz w:val="24"/>
          <w:szCs w:val="24"/>
          <w:rtl/>
        </w:rPr>
        <w:t>های مرکزی ایران را شامل</w:t>
      </w:r>
      <w:del w:id="3693" w:author="Mehrnazi Boojari" w:date="2019-01-07T09:49:00Z">
        <w:r w:rsidRPr="00A07602" w:rsidDel="006F7CCF">
          <w:rPr>
            <w:rFonts w:ascii="B Lotus" w:eastAsia="Calibri" w:hAnsi="B Lotus" w:cs="B Lotus"/>
            <w:sz w:val="24"/>
            <w:szCs w:val="24"/>
            <w:rtl/>
          </w:rPr>
          <w:delText xml:space="preserve"> می </w:delText>
        </w:r>
      </w:del>
      <w:ins w:id="3694" w:author="Mehrnazi Boojari" w:date="2019-01-07T09:49:00Z">
        <w:r w:rsidR="006F7CCF">
          <w:rPr>
            <w:rFonts w:ascii="B Lotus" w:eastAsia="Calibri" w:hAnsi="B Lotus" w:cs="B Lotus"/>
            <w:sz w:val="24"/>
            <w:szCs w:val="24"/>
            <w:rtl/>
          </w:rPr>
          <w:t xml:space="preserve"> </w:t>
        </w:r>
      </w:ins>
      <w:del w:id="3695" w:author="Mehrnazi Boojari" w:date="2019-01-07T22:44:00Z">
        <w:r w:rsidRPr="00A07602" w:rsidDel="00BF4CE5">
          <w:rPr>
            <w:rFonts w:ascii="B Lotus" w:eastAsia="Calibri" w:hAnsi="B Lotus" w:cs="B Lotus"/>
            <w:sz w:val="24"/>
            <w:szCs w:val="24"/>
            <w:rtl/>
          </w:rPr>
          <w:delText>شوند</w:delText>
        </w:r>
      </w:del>
      <w:ins w:id="3696" w:author="Mehrnazi Boojari" w:date="2019-01-07T22:44:00Z">
        <w:r w:rsidR="00BF4CE5">
          <w:rPr>
            <w:rFonts w:ascii="B Lotus" w:eastAsia="Calibri" w:hAnsi="B Lotus" w:cs="B Lotus"/>
            <w:sz w:val="24"/>
            <w:szCs w:val="24"/>
            <w:rtl/>
          </w:rPr>
          <w:t>می</w:t>
        </w:r>
        <w:r w:rsidR="00BF4CE5">
          <w:rPr>
            <w:rFonts w:ascii="B Lotus" w:eastAsia="Calibri" w:hAnsi="B Lotus" w:cs="B Lotus" w:hint="cs"/>
            <w:sz w:val="24"/>
            <w:szCs w:val="24"/>
            <w:rtl/>
          </w:rPr>
          <w:t>‌</w:t>
        </w:r>
        <w:r w:rsidR="00BF4CE5">
          <w:rPr>
            <w:rFonts w:ascii="B Lotus" w:eastAsia="Calibri" w:hAnsi="B Lotus" w:cs="B Lotus"/>
            <w:sz w:val="24"/>
            <w:szCs w:val="24"/>
            <w:rtl/>
          </w:rPr>
          <w:t>شوند</w:t>
        </w:r>
      </w:ins>
      <w:del w:id="3697" w:author="Mehrnazi Boojari" w:date="2019-01-07T09:53:00Z">
        <w:r w:rsidRPr="00A07602" w:rsidDel="006F7CCF">
          <w:rPr>
            <w:rFonts w:ascii="B Lotus" w:eastAsia="Calibri" w:hAnsi="B Lotus" w:cs="B Lotus" w:hint="cs"/>
            <w:sz w:val="24"/>
            <w:szCs w:val="24"/>
            <w:rtl/>
            <w:lang w:bidi="fa-IR"/>
          </w:rPr>
          <w:delText xml:space="preserve"> . </w:delText>
        </w:r>
      </w:del>
      <w:ins w:id="3698" w:author="Mehrnazi Boojari" w:date="2019-01-10T06:57:00Z">
        <w:r w:rsidR="00B12299">
          <w:rPr>
            <w:rFonts w:ascii="B Lotus" w:eastAsia="Calibri" w:hAnsi="B Lotus" w:cs="B Lotus" w:hint="cs"/>
            <w:sz w:val="24"/>
            <w:szCs w:val="24"/>
            <w:rtl/>
            <w:lang w:bidi="fa-IR"/>
          </w:rPr>
          <w:t>؛</w:t>
        </w:r>
      </w:ins>
      <w:ins w:id="3699" w:author="Mehrnazi Boojari" w:date="2019-01-07T09:53:00Z">
        <w:r w:rsidR="006F7CCF">
          <w:rPr>
            <w:rFonts w:ascii="B Lotus" w:eastAsia="Calibri" w:hAnsi="B Lotus" w:cs="B Lotus" w:hint="cs"/>
            <w:sz w:val="24"/>
            <w:szCs w:val="24"/>
            <w:rtl/>
            <w:lang w:bidi="fa-IR"/>
          </w:rPr>
          <w:t xml:space="preserve"> </w:t>
        </w:r>
      </w:ins>
      <w:r w:rsidRPr="00A07602">
        <w:rPr>
          <w:rFonts w:ascii="B Lotus" w:eastAsia="Calibri" w:hAnsi="B Lotus" w:cs="B Lotus" w:hint="cs"/>
          <w:sz w:val="24"/>
          <w:szCs w:val="24"/>
          <w:rtl/>
          <w:lang w:bidi="fa-IR"/>
        </w:rPr>
        <w:t>استان</w:t>
      </w:r>
      <w:del w:id="3700" w:author="Mehrnazi Boojari" w:date="2019-01-07T09:46:00Z">
        <w:r w:rsidRPr="00A07602" w:rsidDel="006F7CCF">
          <w:rPr>
            <w:rFonts w:ascii="B Lotus" w:eastAsia="Calibri" w:hAnsi="B Lotus" w:cs="B Lotus" w:hint="cs"/>
            <w:sz w:val="24"/>
            <w:szCs w:val="24"/>
            <w:rtl/>
            <w:lang w:bidi="fa-IR"/>
          </w:rPr>
          <w:delText xml:space="preserve"> های </w:delText>
        </w:r>
      </w:del>
      <w:ins w:id="3701" w:author="Mehrnazi Boojari" w:date="2019-01-07T09:46:00Z">
        <w:r w:rsidR="006F7CCF">
          <w:rPr>
            <w:rFonts w:ascii="B Lotus" w:eastAsia="Calibri" w:hAnsi="B Lotus" w:cs="B Lotus" w:hint="cs"/>
            <w:sz w:val="24"/>
            <w:szCs w:val="24"/>
            <w:rtl/>
            <w:lang w:bidi="fa-IR"/>
          </w:rPr>
          <w:t xml:space="preserve">‌های </w:t>
        </w:r>
      </w:ins>
      <w:r w:rsidRPr="00A07602">
        <w:rPr>
          <w:rFonts w:ascii="B Lotus" w:eastAsia="Calibri" w:hAnsi="B Lotus" w:cs="B Lotus" w:hint="cs"/>
          <w:sz w:val="24"/>
          <w:szCs w:val="24"/>
          <w:rtl/>
          <w:lang w:bidi="fa-IR"/>
        </w:rPr>
        <w:t>آذربایجان شرقی</w:t>
      </w:r>
      <w:del w:id="3702" w:author="Mehrnazi Boojari" w:date="2019-01-07T09:47:00Z">
        <w:r w:rsidRPr="00A07602" w:rsidDel="006F7CCF">
          <w:rPr>
            <w:rFonts w:ascii="B Lotus" w:eastAsia="Calibri" w:hAnsi="B Lotus" w:cs="B Lotus" w:hint="cs"/>
            <w:sz w:val="24"/>
            <w:szCs w:val="24"/>
            <w:rtl/>
            <w:lang w:bidi="fa-IR"/>
          </w:rPr>
          <w:delText xml:space="preserve"> ،</w:delText>
        </w:r>
      </w:del>
      <w:ins w:id="3703" w:author="Mehrnazi Boojari" w:date="2019-01-10T06:57:00Z">
        <w:r w:rsidR="00B12299">
          <w:rPr>
            <w:rFonts w:ascii="B Lotus" w:eastAsia="Calibri" w:hAnsi="B Lotus" w:cs="B Lotus" w:hint="cs"/>
            <w:sz w:val="24"/>
            <w:szCs w:val="24"/>
            <w:rtl/>
            <w:lang w:bidi="fa-IR"/>
          </w:rPr>
          <w:t xml:space="preserve"> و</w:t>
        </w:r>
      </w:ins>
      <w:r w:rsidRPr="00A07602">
        <w:rPr>
          <w:rFonts w:ascii="B Lotus" w:eastAsia="Calibri" w:hAnsi="B Lotus" w:cs="B Lotus" w:hint="cs"/>
          <w:sz w:val="24"/>
          <w:szCs w:val="24"/>
          <w:rtl/>
          <w:lang w:bidi="fa-IR"/>
        </w:rPr>
        <w:t xml:space="preserve"> غربی</w:t>
      </w:r>
      <w:del w:id="3704" w:author="Mehrnazi Boojari" w:date="2019-01-07T09:47:00Z">
        <w:r w:rsidRPr="00A07602" w:rsidDel="006F7CCF">
          <w:rPr>
            <w:rFonts w:ascii="B Lotus" w:eastAsia="Calibri" w:hAnsi="B Lotus" w:cs="B Lotus" w:hint="cs"/>
            <w:sz w:val="24"/>
            <w:szCs w:val="24"/>
            <w:rtl/>
            <w:lang w:bidi="fa-IR"/>
          </w:rPr>
          <w:delText xml:space="preserve"> ،</w:delText>
        </w:r>
      </w:del>
      <w:ins w:id="3705" w:author="Mehrnazi Boojari" w:date="2019-01-07T09:47:00Z">
        <w:r w:rsidR="006F7CCF">
          <w:rPr>
            <w:rFonts w:ascii="B Lotus" w:eastAsia="Calibri" w:hAnsi="B Lotus" w:cs="B Lotus" w:hint="cs"/>
            <w:sz w:val="24"/>
            <w:szCs w:val="24"/>
            <w:rtl/>
            <w:lang w:bidi="fa-IR"/>
          </w:rPr>
          <w:t>،</w:t>
        </w:r>
      </w:ins>
      <w:r w:rsidRPr="00A07602">
        <w:rPr>
          <w:rFonts w:ascii="B Lotus" w:eastAsia="Calibri" w:hAnsi="B Lotus" w:cs="B Lotus" w:hint="cs"/>
          <w:sz w:val="24"/>
          <w:szCs w:val="24"/>
          <w:rtl/>
          <w:lang w:bidi="fa-IR"/>
        </w:rPr>
        <w:t xml:space="preserve"> اردبیل</w:t>
      </w:r>
      <w:del w:id="3706" w:author="Mehrnazi Boojari" w:date="2019-01-07T09:47:00Z">
        <w:r w:rsidRPr="00A07602" w:rsidDel="006F7CCF">
          <w:rPr>
            <w:rFonts w:ascii="B Lotus" w:eastAsia="Calibri" w:hAnsi="B Lotus" w:cs="B Lotus" w:hint="cs"/>
            <w:sz w:val="24"/>
            <w:szCs w:val="24"/>
            <w:rtl/>
            <w:lang w:bidi="fa-IR"/>
          </w:rPr>
          <w:delText xml:space="preserve"> ،</w:delText>
        </w:r>
      </w:del>
      <w:ins w:id="3707" w:author="Mehrnazi Boojari" w:date="2019-01-07T09:47:00Z">
        <w:r w:rsidR="006F7CCF">
          <w:rPr>
            <w:rFonts w:ascii="B Lotus" w:eastAsia="Calibri" w:hAnsi="B Lotus" w:cs="B Lotus" w:hint="cs"/>
            <w:sz w:val="24"/>
            <w:szCs w:val="24"/>
            <w:rtl/>
            <w:lang w:bidi="fa-IR"/>
          </w:rPr>
          <w:t>،</w:t>
        </w:r>
      </w:ins>
      <w:r w:rsidRPr="00A07602">
        <w:rPr>
          <w:rFonts w:ascii="B Lotus" w:eastAsia="Calibri" w:hAnsi="B Lotus" w:cs="B Lotus" w:hint="cs"/>
          <w:sz w:val="24"/>
          <w:szCs w:val="24"/>
          <w:rtl/>
          <w:lang w:bidi="fa-IR"/>
        </w:rPr>
        <w:t xml:space="preserve"> همدان و کردستان را</w:t>
      </w:r>
      <w:del w:id="3708" w:author="Mehrnazi Boojari" w:date="2019-01-07T09:49:00Z">
        <w:r w:rsidRPr="00A07602" w:rsidDel="006F7CCF">
          <w:rPr>
            <w:rFonts w:ascii="B Lotus" w:eastAsia="Calibri" w:hAnsi="B Lotus" w:cs="B Lotus" w:hint="cs"/>
            <w:sz w:val="24"/>
            <w:szCs w:val="24"/>
            <w:rtl/>
            <w:lang w:bidi="fa-IR"/>
          </w:rPr>
          <w:delText xml:space="preserve"> </w:delText>
        </w:r>
        <w:r w:rsidRPr="00A07602" w:rsidDel="006F7CCF">
          <w:rPr>
            <w:rFonts w:ascii="B Lotus" w:eastAsia="Calibri" w:hAnsi="B Lotus" w:cs="B Lotus"/>
            <w:sz w:val="24"/>
            <w:szCs w:val="24"/>
            <w:rtl/>
          </w:rPr>
          <w:delText xml:space="preserve">می </w:delText>
        </w:r>
      </w:del>
      <w:ins w:id="3709" w:author="Mehrnazi Boojari" w:date="2019-01-07T09:49:00Z">
        <w:r w:rsidR="006F7CCF">
          <w:rPr>
            <w:rFonts w:ascii="B Lotus" w:eastAsia="Calibri" w:hAnsi="B Lotus" w:cs="B Lotus" w:hint="cs"/>
            <w:sz w:val="24"/>
            <w:szCs w:val="24"/>
            <w:rtl/>
            <w:lang w:bidi="fa-IR"/>
          </w:rPr>
          <w:t xml:space="preserve"> می‌</w:t>
        </w:r>
      </w:ins>
      <w:r w:rsidRPr="00A07602">
        <w:rPr>
          <w:rFonts w:ascii="B Lotus" w:eastAsia="Calibri" w:hAnsi="B Lotus" w:cs="B Lotus"/>
          <w:sz w:val="24"/>
          <w:szCs w:val="24"/>
          <w:rtl/>
        </w:rPr>
        <w:t>توان در این اقلیم قرار داد.</w:t>
      </w:r>
      <w:r w:rsidRPr="00A07602">
        <w:rPr>
          <w:rFonts w:ascii="B Lotus" w:eastAsia="Calibri" w:hAnsi="B Lotus" w:cs="B Lotus"/>
          <w:sz w:val="24"/>
          <w:szCs w:val="24"/>
          <w:rtl/>
          <w:lang w:bidi="fa-IR"/>
        </w:rPr>
        <w:t xml:space="preserve"> </w:t>
      </w:r>
      <w:r w:rsidRPr="00A07602">
        <w:rPr>
          <w:rFonts w:ascii="B Lotus" w:eastAsia="Calibri" w:hAnsi="B Lotus" w:cs="B Lotus"/>
          <w:sz w:val="24"/>
          <w:szCs w:val="24"/>
          <w:rtl/>
        </w:rPr>
        <w:t>در سراسر این منطقه از</w:t>
      </w:r>
      <w:ins w:id="3710" w:author="Mehrnazi Boojari" w:date="2019-01-10T06:58:00Z">
        <w:r w:rsidR="00B12299">
          <w:rPr>
            <w:rFonts w:ascii="B Lotus" w:eastAsia="Calibri" w:hAnsi="B Lotus" w:cs="B Lotus" w:hint="cs"/>
            <w:sz w:val="24"/>
            <w:szCs w:val="24"/>
            <w:rtl/>
          </w:rPr>
          <w:t xml:space="preserve"> </w:t>
        </w:r>
      </w:ins>
      <w:r w:rsidRPr="00A07602">
        <w:rPr>
          <w:rFonts w:ascii="B Lotus" w:eastAsia="Calibri" w:hAnsi="B Lotus" w:cs="B Lotus"/>
          <w:sz w:val="24"/>
          <w:szCs w:val="24"/>
          <w:rtl/>
        </w:rPr>
        <w:t>آذربايجان تا فارس زمستان</w:t>
      </w:r>
      <w:del w:id="3711" w:author="Mehrnazi Boojari" w:date="2019-01-07T09:45:00Z">
        <w:r w:rsidRPr="00A07602" w:rsidDel="006F7CCF">
          <w:rPr>
            <w:rFonts w:ascii="B Lotus" w:eastAsia="Calibri" w:hAnsi="B Lotus" w:cs="B Lotus"/>
            <w:sz w:val="24"/>
            <w:szCs w:val="24"/>
            <w:rtl/>
          </w:rPr>
          <w:delText xml:space="preserve"> ها </w:delText>
        </w:r>
      </w:del>
      <w:ins w:id="3712" w:author="Mehrnazi Boojari" w:date="2019-01-07T09:45: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del w:id="3713" w:author="Mehrnazi Boojari" w:date="2019-01-10T06:58:00Z">
        <w:r w:rsidRPr="00A07602" w:rsidDel="00B12299">
          <w:rPr>
            <w:rFonts w:ascii="B Lotus" w:eastAsia="Calibri" w:hAnsi="B Lotus" w:cs="B Lotus"/>
            <w:sz w:val="24"/>
            <w:szCs w:val="24"/>
            <w:rtl/>
          </w:rPr>
          <w:delText>به</w:delText>
        </w:r>
      </w:del>
      <w:del w:id="3714" w:author="Mehrnazi Boojari" w:date="2019-01-09T22:40:00Z">
        <w:r w:rsidRPr="00A07602" w:rsidDel="00417494">
          <w:rPr>
            <w:rFonts w:ascii="B Lotus" w:eastAsia="Calibri" w:hAnsi="B Lotus" w:cs="B Lotus"/>
            <w:sz w:val="24"/>
            <w:szCs w:val="24"/>
            <w:rtl/>
          </w:rPr>
          <w:delText xml:space="preserve"> </w:delText>
        </w:r>
      </w:del>
      <w:del w:id="3715" w:author="Mehrnazi Boojari" w:date="2019-01-10T06:58:00Z">
        <w:r w:rsidRPr="00A07602" w:rsidDel="00B12299">
          <w:rPr>
            <w:rFonts w:ascii="B Lotus" w:eastAsia="Calibri" w:hAnsi="B Lotus" w:cs="B Lotus"/>
            <w:sz w:val="24"/>
            <w:szCs w:val="24"/>
            <w:rtl/>
          </w:rPr>
          <w:delText>شدت</w:delText>
        </w:r>
      </w:del>
      <w:ins w:id="3716" w:author="Mehrnazi Boojari" w:date="2019-01-10T06:58:00Z">
        <w:r w:rsidR="00B12299">
          <w:rPr>
            <w:rFonts w:ascii="B Lotus" w:eastAsia="Calibri" w:hAnsi="B Lotus" w:cs="B Lotus" w:hint="cs"/>
            <w:sz w:val="24"/>
            <w:szCs w:val="24"/>
            <w:rtl/>
          </w:rPr>
          <w:t>بسیار زیاد</w:t>
        </w:r>
      </w:ins>
      <w:r w:rsidRPr="00A07602">
        <w:rPr>
          <w:rFonts w:ascii="B Lotus" w:eastAsia="Calibri" w:hAnsi="B Lotus" w:cs="B Lotus"/>
          <w:sz w:val="24"/>
          <w:szCs w:val="24"/>
          <w:rtl/>
        </w:rPr>
        <w:t xml:space="preserve"> سرد است</w:t>
      </w:r>
      <w:ins w:id="3717" w:author="Mehrnazi Boojari" w:date="2019-01-10T06:58:00Z">
        <w:r w:rsidR="00B12299">
          <w:rPr>
            <w:rFonts w:ascii="B Lotus" w:eastAsia="Calibri" w:hAnsi="B Lotus" w:cs="B Lotus" w:hint="cs"/>
            <w:sz w:val="24"/>
            <w:szCs w:val="24"/>
            <w:rtl/>
          </w:rPr>
          <w:t>.</w:t>
        </w:r>
      </w:ins>
      <w:r w:rsidRPr="00A07602">
        <w:rPr>
          <w:rFonts w:ascii="B Lotus" w:eastAsia="Calibri" w:hAnsi="B Lotus" w:cs="B Lotus"/>
          <w:sz w:val="24"/>
          <w:szCs w:val="24"/>
          <w:rtl/>
        </w:rPr>
        <w:t xml:space="preserve"> سرما از اوايل آذر </w:t>
      </w:r>
      <w:del w:id="3718" w:author="Mehrnazi Boojari" w:date="2019-01-10T06:58:00Z">
        <w:r w:rsidRPr="00A07602" w:rsidDel="00B12299">
          <w:rPr>
            <w:rFonts w:ascii="B Lotus" w:eastAsia="Calibri" w:hAnsi="B Lotus" w:cs="B Lotus"/>
            <w:sz w:val="24"/>
            <w:szCs w:val="24"/>
            <w:rtl/>
          </w:rPr>
          <w:delText xml:space="preserve">ماه </w:delText>
        </w:r>
      </w:del>
      <w:r w:rsidRPr="00A07602">
        <w:rPr>
          <w:rFonts w:ascii="B Lotus" w:eastAsia="Calibri" w:hAnsi="B Lotus" w:cs="B Lotus"/>
          <w:sz w:val="24"/>
          <w:szCs w:val="24"/>
          <w:rtl/>
        </w:rPr>
        <w:t>شروع مي</w:t>
      </w:r>
      <w:ins w:id="3719" w:author="Mehrnazi Boojari" w:date="2019-01-10T06:58:00Z">
        <w:r w:rsidR="00B12299">
          <w:rPr>
            <w:rFonts w:ascii="B Lotus" w:eastAsia="Calibri" w:hAnsi="B Lotus" w:cs="B Nazanin" w:hint="cs"/>
            <w:sz w:val="24"/>
            <w:szCs w:val="24"/>
            <w:rtl/>
          </w:rPr>
          <w:t>‌</w:t>
        </w:r>
      </w:ins>
      <w:del w:id="3720" w:author="Mehrnazi Boojari" w:date="2019-01-10T06:58:00Z">
        <w:r w:rsidRPr="00A07602" w:rsidDel="00B12299">
          <w:rPr>
            <w:rFonts w:ascii="B Lotus" w:eastAsia="Calibri" w:hAnsi="B Lotus" w:cs="B Lotus"/>
            <w:sz w:val="24"/>
            <w:szCs w:val="24"/>
            <w:rtl/>
          </w:rPr>
          <w:delText xml:space="preserve"> </w:delText>
        </w:r>
      </w:del>
      <w:r w:rsidRPr="00A07602">
        <w:rPr>
          <w:rFonts w:ascii="B Lotus" w:eastAsia="Calibri" w:hAnsi="B Lotus" w:cs="B Lotus"/>
          <w:sz w:val="24"/>
          <w:szCs w:val="24"/>
          <w:rtl/>
        </w:rPr>
        <w:t xml:space="preserve">شود و تا آخر فروردين </w:t>
      </w:r>
      <w:del w:id="3721" w:author="Mehrnazi Boojari" w:date="2019-01-10T06:58:00Z">
        <w:r w:rsidRPr="00A07602" w:rsidDel="00B12299">
          <w:rPr>
            <w:rFonts w:ascii="B Lotus" w:eastAsia="Calibri" w:hAnsi="B Lotus" w:cs="B Lotus"/>
            <w:sz w:val="24"/>
            <w:szCs w:val="24"/>
            <w:rtl/>
          </w:rPr>
          <w:delText xml:space="preserve">ماه </w:delText>
        </w:r>
      </w:del>
      <w:r w:rsidRPr="00A07602">
        <w:rPr>
          <w:rFonts w:ascii="B Lotus" w:eastAsia="Calibri" w:hAnsi="B Lotus" w:cs="B Lotus"/>
          <w:sz w:val="24"/>
          <w:szCs w:val="24"/>
          <w:rtl/>
        </w:rPr>
        <w:t>کم</w:t>
      </w:r>
      <w:ins w:id="3722" w:author="Mehrnazi Boojari" w:date="2019-01-10T06:58:00Z">
        <w:r w:rsidR="00B12299">
          <w:rPr>
            <w:rFonts w:ascii="B Lotus" w:eastAsia="Calibri" w:hAnsi="B Lotus" w:cs="B Nazanin" w:hint="cs"/>
            <w:sz w:val="24"/>
            <w:szCs w:val="24"/>
            <w:rtl/>
          </w:rPr>
          <w:t>‌</w:t>
        </w:r>
      </w:ins>
      <w:del w:id="3723" w:author="Mehrnazi Boojari" w:date="2019-01-10T06:58:00Z">
        <w:r w:rsidRPr="00A07602" w:rsidDel="00B12299">
          <w:rPr>
            <w:rFonts w:ascii="B Lotus" w:eastAsia="Calibri" w:hAnsi="B Lotus" w:cs="B Lotus"/>
            <w:sz w:val="24"/>
            <w:szCs w:val="24"/>
            <w:rtl/>
          </w:rPr>
          <w:delText xml:space="preserve"> </w:delText>
        </w:r>
      </w:del>
      <w:r w:rsidRPr="00A07602">
        <w:rPr>
          <w:rFonts w:ascii="B Lotus" w:eastAsia="Calibri" w:hAnsi="B Lotus" w:cs="B Lotus"/>
          <w:sz w:val="24"/>
          <w:szCs w:val="24"/>
          <w:rtl/>
        </w:rPr>
        <w:t>وبيش ادامه مي</w:t>
      </w:r>
      <w:ins w:id="3724" w:author="Mehrnazi Boojari" w:date="2019-01-09T22:40:00Z">
        <w:r w:rsidR="00417494">
          <w:rPr>
            <w:rFonts w:ascii="B Lotus" w:eastAsia="Calibri" w:hAnsi="B Lotus" w:cs="B Nazanin" w:hint="cs"/>
            <w:sz w:val="24"/>
            <w:szCs w:val="24"/>
            <w:rtl/>
          </w:rPr>
          <w:t>‌</w:t>
        </w:r>
      </w:ins>
      <w:del w:id="3725" w:author="Mehrnazi Boojari" w:date="2019-01-09T22:40:00Z">
        <w:r w:rsidRPr="00A07602" w:rsidDel="00417494">
          <w:rPr>
            <w:rFonts w:ascii="B Lotus" w:eastAsia="Calibri" w:hAnsi="B Lotus" w:cs="B Lotus"/>
            <w:sz w:val="24"/>
            <w:szCs w:val="24"/>
            <w:rtl/>
          </w:rPr>
          <w:delText xml:space="preserve"> </w:delText>
        </w:r>
      </w:del>
      <w:r w:rsidRPr="00A07602">
        <w:rPr>
          <w:rFonts w:ascii="B Lotus" w:eastAsia="Calibri" w:hAnsi="B Lotus" w:cs="B Lotus"/>
          <w:sz w:val="24"/>
          <w:szCs w:val="24"/>
          <w:rtl/>
        </w:rPr>
        <w:t>يابد</w:t>
      </w:r>
      <w:r w:rsidRPr="00A07602">
        <w:rPr>
          <w:rFonts w:ascii="B Lotus" w:eastAsia="Calibri" w:hAnsi="B Lotus" w:cs="B Lotus" w:hint="cs"/>
          <w:sz w:val="24"/>
          <w:szCs w:val="24"/>
          <w:rtl/>
        </w:rPr>
        <w:t>. ویژگی این اقلیم را</w:t>
      </w:r>
      <w:del w:id="3726" w:author="Mehrnazi Boojari" w:date="2019-01-07T09:49:00Z">
        <w:r w:rsidRPr="00A07602" w:rsidDel="006F7CCF">
          <w:rPr>
            <w:rFonts w:ascii="B Lotus" w:eastAsia="Calibri" w:hAnsi="B Lotus" w:cs="B Lotus" w:hint="cs"/>
            <w:sz w:val="24"/>
            <w:szCs w:val="24"/>
            <w:rtl/>
          </w:rPr>
          <w:delText xml:space="preserve"> می </w:delText>
        </w:r>
      </w:del>
      <w:ins w:id="3727" w:author="Mehrnazi Boojari" w:date="2019-01-07T09:49:00Z">
        <w:r w:rsidR="006F7CCF">
          <w:rPr>
            <w:rFonts w:ascii="B Lotus" w:eastAsia="Calibri" w:hAnsi="B Lotus" w:cs="B Lotus" w:hint="cs"/>
            <w:sz w:val="24"/>
            <w:szCs w:val="24"/>
            <w:rtl/>
          </w:rPr>
          <w:t xml:space="preserve"> می‌</w:t>
        </w:r>
      </w:ins>
      <w:r w:rsidRPr="00A07602">
        <w:rPr>
          <w:rFonts w:ascii="B Lotus" w:eastAsia="Calibri" w:hAnsi="B Lotus" w:cs="B Lotus" w:hint="cs"/>
          <w:sz w:val="24"/>
          <w:szCs w:val="24"/>
          <w:rtl/>
        </w:rPr>
        <w:t>توان به</w:t>
      </w:r>
      <w:ins w:id="3728" w:author="Mehrnazi Boojari" w:date="2019-01-08T23:52:00Z">
        <w:r w:rsidR="00990020">
          <w:rPr>
            <w:rFonts w:ascii="B Lotus" w:eastAsia="Calibri" w:hAnsi="B Lotus" w:cs="B Nazanin" w:hint="cs"/>
            <w:sz w:val="24"/>
            <w:szCs w:val="24"/>
            <w:rtl/>
          </w:rPr>
          <w:t>‌</w:t>
        </w:r>
      </w:ins>
      <w:del w:id="3729" w:author="Mehrnazi Boojari" w:date="2019-01-08T23:52:00Z">
        <w:r w:rsidRPr="00A07602" w:rsidDel="00990020">
          <w:rPr>
            <w:rFonts w:ascii="B Lotus" w:eastAsia="Calibri" w:hAnsi="B Lotus" w:cs="B Lotus" w:hint="cs"/>
            <w:sz w:val="24"/>
            <w:szCs w:val="24"/>
            <w:rtl/>
          </w:rPr>
          <w:delText xml:space="preserve"> </w:delText>
        </w:r>
      </w:del>
      <w:r w:rsidRPr="00A07602">
        <w:rPr>
          <w:rFonts w:ascii="B Lotus" w:eastAsia="Calibri" w:hAnsi="B Lotus" w:cs="B Lotus" w:hint="cs"/>
          <w:sz w:val="24"/>
          <w:szCs w:val="24"/>
          <w:rtl/>
        </w:rPr>
        <w:t xml:space="preserve">طور مختصر به ترتیب ذیل </w:t>
      </w:r>
      <w:del w:id="3730" w:author="Mehrnazi Boojari" w:date="2019-01-10T06:58:00Z">
        <w:r w:rsidRPr="00A07602" w:rsidDel="00B12299">
          <w:rPr>
            <w:rFonts w:ascii="B Lotus" w:eastAsia="Calibri" w:hAnsi="B Lotus" w:cs="B Lotus" w:hint="cs"/>
            <w:sz w:val="24"/>
            <w:szCs w:val="24"/>
            <w:rtl/>
          </w:rPr>
          <w:delText>اشاره کر</w:delText>
        </w:r>
      </w:del>
      <w:del w:id="3731" w:author="Mehrnazi Boojari" w:date="2019-01-07T10:31:00Z">
        <w:r w:rsidRPr="00A07602" w:rsidDel="006C73A5">
          <w:rPr>
            <w:rFonts w:ascii="B Lotus" w:eastAsia="Calibri" w:hAnsi="B Lotus" w:cs="B Lotus" w:hint="cs"/>
            <w:sz w:val="24"/>
            <w:szCs w:val="24"/>
            <w:rtl/>
          </w:rPr>
          <w:delText>د</w:delText>
        </w:r>
        <w:r w:rsidR="00A07602" w:rsidRPr="00A07602" w:rsidDel="006C73A5">
          <w:rPr>
            <w:rFonts w:ascii="B Lotus" w:eastAsia="Calibri" w:hAnsi="B Lotus" w:cs="B Lotus" w:hint="cs"/>
            <w:sz w:val="24"/>
            <w:szCs w:val="24"/>
            <w:rtl/>
          </w:rPr>
          <w:delText>(</w:delText>
        </w:r>
      </w:del>
      <w:ins w:id="3732" w:author="Mehrnazi Boojari" w:date="2019-01-10T06:58:00Z">
        <w:r w:rsidR="00B12299">
          <w:rPr>
            <w:rFonts w:ascii="B Lotus" w:eastAsia="Calibri" w:hAnsi="B Lotus" w:cs="B Lotus" w:hint="cs"/>
            <w:sz w:val="24"/>
            <w:szCs w:val="24"/>
            <w:rtl/>
          </w:rPr>
          <w:t xml:space="preserve">نام برد </w:t>
        </w:r>
      </w:ins>
      <w:ins w:id="3733" w:author="Mehrnazi Boojari" w:date="2019-01-07T10:31:00Z">
        <w:r w:rsidR="006C73A5">
          <w:rPr>
            <w:rFonts w:ascii="B Lotus" w:eastAsia="Calibri" w:hAnsi="B Lotus" w:cs="B Lotus" w:hint="cs"/>
            <w:sz w:val="24"/>
            <w:szCs w:val="24"/>
            <w:rtl/>
          </w:rPr>
          <w:t>(</w:t>
        </w:r>
      </w:ins>
      <w:r w:rsidR="00A07602" w:rsidRPr="00A07602">
        <w:rPr>
          <w:rFonts w:ascii="B Lotus" w:eastAsia="Calibri" w:hAnsi="B Lotus" w:cs="B Lotus" w:hint="cs"/>
          <w:sz w:val="24"/>
          <w:szCs w:val="24"/>
          <w:rtl/>
        </w:rPr>
        <w:t>شمس و خداکرمی،</w:t>
      </w:r>
      <w:ins w:id="3734" w:author="Mehrnazi Boojari" w:date="2019-01-08T23:52:00Z">
        <w:r w:rsidR="00990020">
          <w:rPr>
            <w:rFonts w:ascii="B Lotus" w:eastAsia="Calibri" w:hAnsi="B Lotus" w:cs="B Lotus" w:hint="cs"/>
            <w:sz w:val="24"/>
            <w:szCs w:val="24"/>
            <w:rtl/>
          </w:rPr>
          <w:t xml:space="preserve"> </w:t>
        </w:r>
      </w:ins>
      <w:r w:rsidR="00A07602" w:rsidRPr="00A07602">
        <w:rPr>
          <w:rFonts w:ascii="B Lotus" w:eastAsia="Calibri" w:hAnsi="B Lotus" w:cs="B Lotus" w:hint="cs"/>
          <w:sz w:val="24"/>
          <w:szCs w:val="24"/>
          <w:rtl/>
        </w:rPr>
        <w:t>1389)</w:t>
      </w:r>
      <w:r w:rsidRPr="00A07602">
        <w:rPr>
          <w:rFonts w:ascii="B Lotus" w:eastAsia="Calibri" w:hAnsi="B Lotus" w:cs="B Lotus" w:hint="cs"/>
          <w:sz w:val="24"/>
          <w:szCs w:val="24"/>
          <w:rtl/>
        </w:rPr>
        <w:t>:</w:t>
      </w:r>
    </w:p>
    <w:p w14:paraId="718FD772" w14:textId="77777777" w:rsidR="00A06196" w:rsidRPr="00A07602" w:rsidRDefault="00A06196" w:rsidP="00A25B54">
      <w:pPr>
        <w:numPr>
          <w:ilvl w:val="0"/>
          <w:numId w:val="27"/>
        </w:numPr>
        <w:bidi/>
        <w:spacing w:after="200" w:line="276" w:lineRule="auto"/>
        <w:ind w:left="713" w:hanging="270"/>
        <w:contextualSpacing/>
        <w:jc w:val="both"/>
        <w:rPr>
          <w:rFonts w:ascii="B Lotus" w:eastAsia="Calibri" w:hAnsi="B Lotus" w:cs="B Lotus"/>
          <w:sz w:val="24"/>
          <w:szCs w:val="24"/>
          <w:rtl/>
        </w:rPr>
      </w:pPr>
      <w:r w:rsidRPr="00A07602">
        <w:rPr>
          <w:rFonts w:ascii="B Lotus" w:eastAsia="Calibri" w:hAnsi="B Lotus" w:cs="B Lotus"/>
          <w:sz w:val="24"/>
          <w:szCs w:val="24"/>
          <w:rtl/>
        </w:rPr>
        <w:t>میانگین دمای هوا در گرم</w:t>
      </w:r>
      <w:ins w:id="3735" w:author="Mehrnazi Boojari" w:date="2019-01-10T06:59:00Z">
        <w:r w:rsidR="001828B6">
          <w:rPr>
            <w:rFonts w:ascii="B Lotus" w:eastAsia="Calibri" w:hAnsi="B Lotus" w:cs="B Nazanin" w:hint="cs"/>
            <w:sz w:val="24"/>
            <w:szCs w:val="24"/>
            <w:rtl/>
          </w:rPr>
          <w:t>‌</w:t>
        </w:r>
      </w:ins>
      <w:r w:rsidRPr="00A07602">
        <w:rPr>
          <w:rFonts w:ascii="B Lotus" w:eastAsia="Calibri" w:hAnsi="B Lotus" w:cs="B Lotus"/>
          <w:sz w:val="24"/>
          <w:szCs w:val="24"/>
          <w:rtl/>
        </w:rPr>
        <w:t>ترین ماه سال در</w:t>
      </w:r>
      <w:del w:id="3736" w:author="Mehrnazi Boojari" w:date="2019-01-07T09:51:00Z">
        <w:r w:rsidRPr="00A07602" w:rsidDel="006F7CCF">
          <w:rPr>
            <w:rFonts w:ascii="B Lotus" w:eastAsia="Calibri" w:hAnsi="B Lotus" w:cs="B Lotus"/>
            <w:sz w:val="24"/>
            <w:szCs w:val="24"/>
            <w:rtl/>
          </w:rPr>
          <w:delText xml:space="preserve"> آنها </w:delText>
        </w:r>
      </w:del>
      <w:ins w:id="3737" w:author="Mehrnazi Boojari" w:date="2019-01-07T09:51:00Z">
        <w:r w:rsidR="006F7CCF">
          <w:rPr>
            <w:rFonts w:ascii="B Lotus" w:eastAsia="Calibri" w:hAnsi="B Lotus" w:cs="B Lotus"/>
            <w:sz w:val="24"/>
            <w:szCs w:val="24"/>
            <w:rtl/>
          </w:rPr>
          <w:t xml:space="preserve"> آن</w:t>
        </w:r>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A07602">
        <w:rPr>
          <w:rFonts w:ascii="B Lotus" w:eastAsia="Calibri" w:hAnsi="B Lotus" w:cs="B Lotus"/>
          <w:sz w:val="24"/>
          <w:szCs w:val="24"/>
          <w:rtl/>
        </w:rPr>
        <w:t>بیش از 10</w:t>
      </w:r>
      <w:ins w:id="3738" w:author="Mehrnazi Boojari" w:date="2019-01-10T06:59:00Z">
        <w:r w:rsidR="001828B6">
          <w:rPr>
            <w:rFonts w:ascii="B Lotus" w:eastAsia="Calibri" w:hAnsi="B Lotus" w:cs="B Lotus" w:hint="cs"/>
            <w:sz w:val="24"/>
            <w:szCs w:val="24"/>
            <w:rtl/>
          </w:rPr>
          <w:t xml:space="preserve"> </w:t>
        </w:r>
      </w:ins>
      <w:r w:rsidRPr="00A07602">
        <w:rPr>
          <w:rFonts w:ascii="B Lotus" w:eastAsia="Calibri" w:hAnsi="B Lotus" w:cs="B Lotus"/>
          <w:sz w:val="24"/>
          <w:szCs w:val="24"/>
          <w:rtl/>
        </w:rPr>
        <w:t xml:space="preserve">و میانگین حداقل دمای هوا کمتر از 3- درجه </w:t>
      </w:r>
      <w:del w:id="3739" w:author="Mehrnazi Boojari" w:date="2019-01-10T07:07:00Z">
        <w:r w:rsidRPr="00A07602" w:rsidDel="0096156A">
          <w:rPr>
            <w:rFonts w:ascii="B Lotus" w:eastAsia="Calibri" w:hAnsi="B Lotus" w:cs="B Lotus"/>
            <w:sz w:val="24"/>
            <w:szCs w:val="24"/>
            <w:rtl/>
          </w:rPr>
          <w:delText>سانتیگراد</w:delText>
        </w:r>
      </w:del>
      <w:ins w:id="3740" w:author="Mehrnazi Boojari" w:date="2019-01-10T07:07:00Z">
        <w:r w:rsidR="0096156A">
          <w:rPr>
            <w:rFonts w:ascii="B Lotus" w:eastAsia="Calibri" w:hAnsi="B Lotus" w:cs="B Lotus"/>
            <w:sz w:val="24"/>
            <w:szCs w:val="24"/>
            <w:rtl/>
          </w:rPr>
          <w:t>سانتی</w:t>
        </w:r>
        <w:r w:rsidR="0096156A">
          <w:rPr>
            <w:rFonts w:ascii="B Lotus" w:eastAsia="Calibri" w:hAnsi="B Lotus" w:cs="B Lotus" w:hint="cs"/>
            <w:sz w:val="24"/>
            <w:szCs w:val="24"/>
            <w:rtl/>
          </w:rPr>
          <w:t>‌</w:t>
        </w:r>
        <w:r w:rsidR="0096156A">
          <w:rPr>
            <w:rFonts w:ascii="B Lotus" w:eastAsia="Calibri" w:hAnsi="B Lotus" w:cs="B Lotus"/>
            <w:sz w:val="24"/>
            <w:szCs w:val="24"/>
            <w:rtl/>
          </w:rPr>
          <w:t>گراد</w:t>
        </w:r>
      </w:ins>
      <w:r w:rsidRPr="00A07602">
        <w:rPr>
          <w:rFonts w:ascii="B Lotus" w:eastAsia="Calibri" w:hAnsi="B Lotus" w:cs="B Lotus"/>
          <w:sz w:val="24"/>
          <w:szCs w:val="24"/>
          <w:rtl/>
        </w:rPr>
        <w:t xml:space="preserve"> است</w:t>
      </w:r>
      <w:r w:rsidRPr="00A07602">
        <w:rPr>
          <w:rFonts w:ascii="B Lotus" w:eastAsia="Calibri" w:hAnsi="B Lotus" w:cs="B Lotus" w:hint="cs"/>
          <w:sz w:val="24"/>
          <w:szCs w:val="24"/>
          <w:rtl/>
        </w:rPr>
        <w:t>.</w:t>
      </w:r>
    </w:p>
    <w:p w14:paraId="36492EF8" w14:textId="77777777" w:rsidR="00A06196" w:rsidRPr="00A07602" w:rsidRDefault="00A06196" w:rsidP="00A25B54">
      <w:pPr>
        <w:numPr>
          <w:ilvl w:val="0"/>
          <w:numId w:val="27"/>
        </w:numPr>
        <w:bidi/>
        <w:spacing w:after="200" w:line="276" w:lineRule="auto"/>
        <w:ind w:left="713" w:hanging="270"/>
        <w:contextualSpacing/>
        <w:jc w:val="both"/>
        <w:rPr>
          <w:rFonts w:ascii="B Lotus" w:eastAsia="Calibri" w:hAnsi="B Lotus" w:cs="B Lotus"/>
          <w:sz w:val="24"/>
          <w:szCs w:val="24"/>
          <w:rtl/>
        </w:rPr>
      </w:pPr>
      <w:r w:rsidRPr="00A07602">
        <w:rPr>
          <w:rFonts w:ascii="B Lotus" w:eastAsia="Calibri" w:hAnsi="B Lotus" w:cs="B Lotus"/>
          <w:sz w:val="24"/>
          <w:szCs w:val="24"/>
          <w:rtl/>
        </w:rPr>
        <w:t>گرمای شدید دره</w:t>
      </w:r>
      <w:del w:id="3741" w:author="Mehrnazi Boojari" w:date="2019-01-07T09:45:00Z">
        <w:r w:rsidRPr="00A07602" w:rsidDel="006F7CCF">
          <w:rPr>
            <w:rFonts w:ascii="B Lotus" w:eastAsia="Calibri" w:hAnsi="B Lotus" w:cs="B Lotus"/>
            <w:sz w:val="24"/>
            <w:szCs w:val="24"/>
            <w:rtl/>
          </w:rPr>
          <w:delText xml:space="preserve"> ها </w:delText>
        </w:r>
      </w:del>
      <w:ins w:id="3742" w:author="Mehrnazi Boojari" w:date="2019-01-07T09:45:00Z">
        <w:r w:rsidR="006F7CCF">
          <w:rPr>
            <w:rFonts w:ascii="B Lotus" w:eastAsia="Calibri" w:hAnsi="B Lotus" w:cs="B Lotus" w:hint="cs"/>
            <w:sz w:val="24"/>
            <w:szCs w:val="24"/>
            <w:rtl/>
          </w:rPr>
          <w:t>‌</w:t>
        </w:r>
      </w:ins>
      <w:ins w:id="3743" w:author="Mehrnazi Boojari" w:date="2019-01-07T09:57:00Z">
        <w:r w:rsidR="00A31D6F">
          <w:rPr>
            <w:rFonts w:ascii="B Lotus" w:eastAsia="Calibri" w:hAnsi="B Lotus" w:cs="B Nazanin" w:hint="cs"/>
            <w:sz w:val="24"/>
            <w:szCs w:val="24"/>
            <w:rtl/>
          </w:rPr>
          <w:t>‌</w:t>
        </w:r>
      </w:ins>
      <w:ins w:id="3744" w:author="Mehrnazi Boojari" w:date="2019-01-07T09:45:00Z">
        <w:r w:rsidR="006F7CCF">
          <w:rPr>
            <w:rFonts w:ascii="B Lotus" w:eastAsia="Calibri" w:hAnsi="B Lotus" w:cs="B Lotus"/>
            <w:sz w:val="24"/>
            <w:szCs w:val="24"/>
            <w:rtl/>
          </w:rPr>
          <w:t xml:space="preserve">ها </w:t>
        </w:r>
      </w:ins>
      <w:r w:rsidRPr="00A07602">
        <w:rPr>
          <w:rFonts w:ascii="B Lotus" w:eastAsia="Calibri" w:hAnsi="B Lotus" w:cs="B Lotus"/>
          <w:sz w:val="24"/>
          <w:szCs w:val="24"/>
          <w:rtl/>
        </w:rPr>
        <w:t>در تابستان زیاد و در زمستان بسیار کم است.</w:t>
      </w:r>
    </w:p>
    <w:p w14:paraId="309BB1FE" w14:textId="77777777" w:rsidR="00A06196" w:rsidRPr="00A07602" w:rsidRDefault="00A06196" w:rsidP="001828B6">
      <w:pPr>
        <w:numPr>
          <w:ilvl w:val="0"/>
          <w:numId w:val="27"/>
        </w:numPr>
        <w:bidi/>
        <w:spacing w:after="200" w:line="276" w:lineRule="auto"/>
        <w:ind w:left="713" w:hanging="270"/>
        <w:contextualSpacing/>
        <w:jc w:val="both"/>
        <w:rPr>
          <w:rFonts w:ascii="B Lotus" w:eastAsia="Calibri" w:hAnsi="B Lotus" w:cs="B Lotus"/>
          <w:sz w:val="24"/>
          <w:szCs w:val="24"/>
          <w:rtl/>
        </w:rPr>
      </w:pPr>
      <w:r w:rsidRPr="00A07602">
        <w:rPr>
          <w:rFonts w:ascii="B Lotus" w:eastAsia="Calibri" w:hAnsi="B Lotus" w:cs="B Lotus"/>
          <w:sz w:val="24"/>
          <w:szCs w:val="24"/>
          <w:rtl/>
        </w:rPr>
        <w:t>زمستان</w:t>
      </w:r>
      <w:del w:id="3745" w:author="Mehrnazi Boojari" w:date="2019-01-07T09:46:00Z">
        <w:r w:rsidRPr="00A07602" w:rsidDel="006F7CCF">
          <w:rPr>
            <w:rFonts w:ascii="B Lotus" w:eastAsia="Calibri" w:hAnsi="B Lotus" w:cs="B Lotus"/>
            <w:sz w:val="24"/>
            <w:szCs w:val="24"/>
            <w:rtl/>
          </w:rPr>
          <w:delText xml:space="preserve"> های </w:delText>
        </w:r>
      </w:del>
      <w:ins w:id="3746" w:author="Mehrnazi Boojari" w:date="2019-01-07T09:46:00Z">
        <w:r w:rsidR="006F7CCF">
          <w:rPr>
            <w:rFonts w:ascii="B Lotus" w:eastAsia="Calibri" w:hAnsi="B Lotus" w:cs="B Lotus" w:hint="cs"/>
            <w:sz w:val="24"/>
            <w:szCs w:val="24"/>
            <w:rtl/>
          </w:rPr>
          <w:t>‌</w:t>
        </w:r>
      </w:ins>
      <w:ins w:id="3747" w:author="Mehrnazi Boojari" w:date="2019-01-07T09:57:00Z">
        <w:r w:rsidR="00A31D6F">
          <w:rPr>
            <w:rFonts w:ascii="B Lotus" w:eastAsia="Calibri" w:hAnsi="B Lotus" w:cs="B Nazanin" w:hint="cs"/>
            <w:sz w:val="24"/>
            <w:szCs w:val="24"/>
            <w:rtl/>
          </w:rPr>
          <w:t>‌</w:t>
        </w:r>
      </w:ins>
      <w:ins w:id="3748" w:author="Mehrnazi Boojari" w:date="2019-01-07T09:46:00Z">
        <w:r w:rsidR="006F7CCF">
          <w:rPr>
            <w:rFonts w:ascii="B Lotus" w:eastAsia="Calibri" w:hAnsi="B Lotus" w:cs="B Lotus"/>
            <w:sz w:val="24"/>
            <w:szCs w:val="24"/>
            <w:rtl/>
          </w:rPr>
          <w:t xml:space="preserve">ها </w:t>
        </w:r>
      </w:ins>
      <w:r w:rsidRPr="00A07602">
        <w:rPr>
          <w:rFonts w:ascii="B Lotus" w:eastAsia="Calibri" w:hAnsi="B Lotus" w:cs="B Lotus"/>
          <w:sz w:val="24"/>
          <w:szCs w:val="24"/>
          <w:rtl/>
        </w:rPr>
        <w:t>طولانی</w:t>
      </w:r>
      <w:del w:id="3749" w:author="Mehrnazi Boojari" w:date="2019-01-07T09:47:00Z">
        <w:r w:rsidRPr="00A07602" w:rsidDel="006F7CCF">
          <w:rPr>
            <w:rFonts w:ascii="B Lotus" w:eastAsia="Calibri" w:hAnsi="B Lotus" w:cs="B Lotus"/>
            <w:sz w:val="24"/>
            <w:szCs w:val="24"/>
            <w:rtl/>
          </w:rPr>
          <w:delText xml:space="preserve"> ،</w:delText>
        </w:r>
      </w:del>
      <w:ins w:id="3750" w:author="Mehrnazi Boojari" w:date="2019-01-07T09:47:00Z">
        <w:r w:rsidR="006F7CCF">
          <w:rPr>
            <w:rFonts w:ascii="B Lotus" w:eastAsia="Calibri" w:hAnsi="B Lotus" w:cs="B Lotus"/>
            <w:sz w:val="24"/>
            <w:szCs w:val="24"/>
            <w:rtl/>
          </w:rPr>
          <w:t>،</w:t>
        </w:r>
      </w:ins>
      <w:ins w:id="3751" w:author="Mehrnazi Boojari" w:date="2019-01-07T09:57:00Z">
        <w:r w:rsidR="00A31D6F">
          <w:rPr>
            <w:rFonts w:ascii="B Lotus" w:eastAsia="Calibri" w:hAnsi="B Lotus" w:cs="B Lotus" w:hint="cs"/>
            <w:sz w:val="24"/>
            <w:szCs w:val="24"/>
            <w:rtl/>
          </w:rPr>
          <w:t xml:space="preserve"> </w:t>
        </w:r>
      </w:ins>
      <w:r w:rsidRPr="00A07602">
        <w:rPr>
          <w:rFonts w:ascii="B Lotus" w:eastAsia="Calibri" w:hAnsi="B Lotus" w:cs="B Lotus"/>
          <w:sz w:val="24"/>
          <w:szCs w:val="24"/>
          <w:rtl/>
        </w:rPr>
        <w:t xml:space="preserve">سرد و سخت </w:t>
      </w:r>
      <w:del w:id="3752" w:author="Mehrnazi Boojari" w:date="2019-01-10T06:59:00Z">
        <w:r w:rsidRPr="00A07602" w:rsidDel="001828B6">
          <w:rPr>
            <w:rFonts w:ascii="B Lotus" w:eastAsia="Calibri" w:hAnsi="B Lotus" w:cs="B Lotus"/>
            <w:sz w:val="24"/>
            <w:szCs w:val="24"/>
            <w:rtl/>
          </w:rPr>
          <w:delText xml:space="preserve">بوده </w:delText>
        </w:r>
      </w:del>
      <w:ins w:id="3753" w:author="Mehrnazi Boojari" w:date="2019-01-10T06:59:00Z">
        <w:r w:rsidR="001828B6">
          <w:rPr>
            <w:rFonts w:ascii="B Lotus" w:eastAsia="Calibri" w:hAnsi="B Lotus" w:cs="B Lotus" w:hint="cs"/>
            <w:sz w:val="24"/>
            <w:szCs w:val="24"/>
            <w:rtl/>
          </w:rPr>
          <w:t>است</w:t>
        </w:r>
        <w:r w:rsidR="001828B6" w:rsidRPr="00A07602">
          <w:rPr>
            <w:rFonts w:ascii="B Lotus" w:eastAsia="Calibri" w:hAnsi="B Lotus" w:cs="B Lotus"/>
            <w:sz w:val="24"/>
            <w:szCs w:val="24"/>
            <w:rtl/>
          </w:rPr>
          <w:t xml:space="preserve"> </w:t>
        </w:r>
      </w:ins>
      <w:r w:rsidRPr="00A07602">
        <w:rPr>
          <w:rFonts w:ascii="B Lotus" w:eastAsia="Calibri" w:hAnsi="B Lotus" w:cs="B Lotus"/>
          <w:sz w:val="24"/>
          <w:szCs w:val="24"/>
          <w:rtl/>
        </w:rPr>
        <w:t>و چندین ماه از سال زمین پوشیده از یخ است.</w:t>
      </w:r>
    </w:p>
    <w:p w14:paraId="60082534" w14:textId="77777777" w:rsidR="00A06196" w:rsidRPr="00A07602" w:rsidRDefault="00A06196" w:rsidP="00A25B54">
      <w:pPr>
        <w:numPr>
          <w:ilvl w:val="0"/>
          <w:numId w:val="27"/>
        </w:numPr>
        <w:bidi/>
        <w:spacing w:after="200" w:line="276" w:lineRule="auto"/>
        <w:ind w:left="713" w:hanging="270"/>
        <w:contextualSpacing/>
        <w:jc w:val="both"/>
        <w:rPr>
          <w:rFonts w:ascii="B Lotus" w:eastAsia="Calibri" w:hAnsi="B Lotus" w:cs="B Lotus"/>
          <w:sz w:val="24"/>
          <w:szCs w:val="24"/>
        </w:rPr>
      </w:pPr>
      <w:r w:rsidRPr="00A07602">
        <w:rPr>
          <w:rFonts w:ascii="B Lotus" w:eastAsia="Calibri" w:hAnsi="B Lotus" w:cs="B Lotus"/>
          <w:sz w:val="24"/>
          <w:szCs w:val="24"/>
          <w:rtl/>
        </w:rPr>
        <w:t>میزان بارندگی در تابستان کم و در زمستان زیاد است.</w:t>
      </w:r>
    </w:p>
    <w:p w14:paraId="3388241E" w14:textId="77777777" w:rsidR="00A06196" w:rsidRPr="00A07602" w:rsidRDefault="00A06196" w:rsidP="001828B6">
      <w:pPr>
        <w:numPr>
          <w:ilvl w:val="0"/>
          <w:numId w:val="27"/>
        </w:numPr>
        <w:bidi/>
        <w:spacing w:after="200" w:line="276" w:lineRule="auto"/>
        <w:ind w:left="713" w:hanging="270"/>
        <w:contextualSpacing/>
        <w:jc w:val="both"/>
        <w:rPr>
          <w:rFonts w:ascii="B Lotus" w:eastAsia="Calibri" w:hAnsi="B Lotus" w:cs="B Lotus"/>
          <w:sz w:val="24"/>
          <w:szCs w:val="24"/>
        </w:rPr>
      </w:pPr>
      <w:r w:rsidRPr="00A07602">
        <w:rPr>
          <w:rFonts w:ascii="B Lotus" w:eastAsia="Calibri" w:hAnsi="B Lotus" w:cs="B Lotus"/>
          <w:sz w:val="24"/>
          <w:szCs w:val="24"/>
          <w:rtl/>
        </w:rPr>
        <w:t xml:space="preserve">فصل بهار کوتاه </w:t>
      </w:r>
      <w:del w:id="3754" w:author="Mehrnazi Boojari" w:date="2019-01-10T07:00:00Z">
        <w:r w:rsidRPr="00A07602" w:rsidDel="001828B6">
          <w:rPr>
            <w:rFonts w:ascii="B Lotus" w:eastAsia="Calibri" w:hAnsi="B Lotus" w:cs="B Lotus"/>
            <w:sz w:val="24"/>
            <w:szCs w:val="24"/>
            <w:rtl/>
          </w:rPr>
          <w:delText xml:space="preserve">بوده </w:delText>
        </w:r>
      </w:del>
      <w:ins w:id="3755" w:author="Mehrnazi Boojari" w:date="2019-01-10T07:00:00Z">
        <w:r w:rsidR="001828B6">
          <w:rPr>
            <w:rFonts w:ascii="B Lotus" w:eastAsia="Calibri" w:hAnsi="B Lotus" w:cs="B Lotus" w:hint="cs"/>
            <w:sz w:val="24"/>
            <w:szCs w:val="24"/>
            <w:rtl/>
          </w:rPr>
          <w:t>است</w:t>
        </w:r>
        <w:r w:rsidR="001828B6" w:rsidRPr="00A07602">
          <w:rPr>
            <w:rFonts w:ascii="B Lotus" w:eastAsia="Calibri" w:hAnsi="B Lotus" w:cs="B Lotus"/>
            <w:sz w:val="24"/>
            <w:szCs w:val="24"/>
            <w:rtl/>
          </w:rPr>
          <w:t xml:space="preserve"> </w:t>
        </w:r>
      </w:ins>
      <w:r w:rsidRPr="00A07602">
        <w:rPr>
          <w:rFonts w:ascii="B Lotus" w:eastAsia="Calibri" w:hAnsi="B Lotus" w:cs="B Lotus"/>
          <w:sz w:val="24"/>
          <w:szCs w:val="24"/>
          <w:rtl/>
        </w:rPr>
        <w:t>و زمستان و تابستان را از هم جدا</w:t>
      </w:r>
      <w:del w:id="3756" w:author="Mehrnazi Boojari" w:date="2019-01-07T09:49:00Z">
        <w:r w:rsidRPr="00A07602" w:rsidDel="006F7CCF">
          <w:rPr>
            <w:rFonts w:ascii="B Lotus" w:eastAsia="Calibri" w:hAnsi="B Lotus" w:cs="B Lotus"/>
            <w:sz w:val="24"/>
            <w:szCs w:val="24"/>
            <w:rtl/>
          </w:rPr>
          <w:delText xml:space="preserve"> می </w:delText>
        </w:r>
      </w:del>
      <w:ins w:id="3757" w:author="Mehrnazi Boojari" w:date="2019-01-07T09:49:00Z">
        <w:r w:rsidR="006F7CCF">
          <w:rPr>
            <w:rFonts w:ascii="B Lotus" w:eastAsia="Calibri" w:hAnsi="B Lotus" w:cs="B Lotus"/>
            <w:sz w:val="24"/>
            <w:szCs w:val="24"/>
            <w:rtl/>
          </w:rPr>
          <w:t xml:space="preserve"> </w:t>
        </w:r>
      </w:ins>
      <w:del w:id="3758" w:author="Mehrnazi Boojari" w:date="2019-01-07T10:52:00Z">
        <w:r w:rsidRPr="00A07602" w:rsidDel="006A1F1D">
          <w:rPr>
            <w:rFonts w:ascii="B Lotus" w:eastAsia="Calibri" w:hAnsi="B Lotus" w:cs="B Lotus"/>
            <w:sz w:val="24"/>
            <w:szCs w:val="24"/>
            <w:rtl/>
          </w:rPr>
          <w:delText>کند</w:delText>
        </w:r>
      </w:del>
      <w:ins w:id="3759"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r w:rsidRPr="00A07602">
        <w:rPr>
          <w:rFonts w:ascii="B Lotus" w:eastAsia="Calibri" w:hAnsi="B Lotus" w:cs="B Lotus"/>
          <w:sz w:val="24"/>
          <w:szCs w:val="24"/>
          <w:rtl/>
        </w:rPr>
        <w:t>.</w:t>
      </w:r>
    </w:p>
    <w:p w14:paraId="08DE5FC7" w14:textId="77777777" w:rsidR="00A06196" w:rsidRPr="00A07602" w:rsidRDefault="00A06196" w:rsidP="001828B6">
      <w:pPr>
        <w:numPr>
          <w:ilvl w:val="0"/>
          <w:numId w:val="27"/>
        </w:numPr>
        <w:bidi/>
        <w:spacing w:after="200" w:line="276" w:lineRule="auto"/>
        <w:ind w:left="713" w:hanging="270"/>
        <w:contextualSpacing/>
        <w:jc w:val="both"/>
        <w:rPr>
          <w:rFonts w:ascii="B Lotus" w:eastAsia="Calibri" w:hAnsi="B Lotus" w:cs="B Lotus"/>
          <w:sz w:val="24"/>
          <w:szCs w:val="24"/>
        </w:rPr>
      </w:pPr>
      <w:r w:rsidRPr="00A07602">
        <w:rPr>
          <w:rFonts w:ascii="B Lotus" w:eastAsia="Calibri" w:hAnsi="B Lotus" w:cs="B Lotus" w:hint="cs"/>
          <w:sz w:val="24"/>
          <w:szCs w:val="24"/>
          <w:rtl/>
        </w:rPr>
        <w:t>محدودیت زمین در مناطق کوهستانی و کوهپایه</w:t>
      </w:r>
      <w:ins w:id="3760" w:author="Mehrnazi Boojari" w:date="2019-01-10T07:00:00Z">
        <w:r w:rsidR="001828B6">
          <w:rPr>
            <w:rFonts w:ascii="B Lotus" w:eastAsia="Calibri" w:hAnsi="B Lotus" w:cs="B Nazanin" w:hint="cs"/>
            <w:sz w:val="24"/>
            <w:szCs w:val="24"/>
            <w:rtl/>
          </w:rPr>
          <w:t>‌</w:t>
        </w:r>
      </w:ins>
      <w:del w:id="3761" w:author="Mehrnazi Boojari" w:date="2019-01-07T10:40:00Z">
        <w:r w:rsidRPr="00A07602" w:rsidDel="006A1F1D">
          <w:rPr>
            <w:rFonts w:ascii="B Lotus" w:eastAsia="Calibri" w:hAnsi="B Lotus" w:cs="B Lotus" w:hint="cs"/>
            <w:sz w:val="24"/>
            <w:szCs w:val="24"/>
            <w:rtl/>
          </w:rPr>
          <w:delText xml:space="preserve"> ای </w:delText>
        </w:r>
      </w:del>
      <w:ins w:id="3762" w:author="Mehrnazi Boojari" w:date="2019-01-07T10:40:00Z">
        <w:r w:rsidR="006A1F1D">
          <w:rPr>
            <w:rFonts w:ascii="B Lotus" w:eastAsia="Calibri" w:hAnsi="B Lotus" w:cs="B Lotus" w:hint="cs"/>
            <w:sz w:val="24"/>
            <w:szCs w:val="24"/>
            <w:rtl/>
          </w:rPr>
          <w:t>‌ای</w:t>
        </w:r>
      </w:ins>
      <w:ins w:id="3763" w:author="Mehrnazi Boojari" w:date="2019-01-10T07:00:00Z">
        <w:r w:rsidR="001828B6">
          <w:rPr>
            <w:rFonts w:ascii="B Lotus" w:eastAsia="Calibri" w:hAnsi="B Lotus" w:cs="B Lotus" w:hint="cs"/>
            <w:sz w:val="24"/>
            <w:szCs w:val="24"/>
            <w:rtl/>
          </w:rPr>
          <w:t>.</w:t>
        </w:r>
      </w:ins>
    </w:p>
    <w:p w14:paraId="560D16B4" w14:textId="77777777" w:rsidR="00A06196" w:rsidRPr="00A07602" w:rsidRDefault="00A06196" w:rsidP="001828B6">
      <w:pPr>
        <w:numPr>
          <w:ilvl w:val="0"/>
          <w:numId w:val="27"/>
        </w:numPr>
        <w:bidi/>
        <w:spacing w:after="200" w:line="276" w:lineRule="auto"/>
        <w:ind w:left="713" w:hanging="270"/>
        <w:contextualSpacing/>
        <w:jc w:val="both"/>
        <w:rPr>
          <w:rFonts w:ascii="B Lotus" w:eastAsia="Calibri" w:hAnsi="B Lotus" w:cs="B Lotus"/>
          <w:sz w:val="24"/>
          <w:szCs w:val="24"/>
        </w:rPr>
      </w:pPr>
      <w:r w:rsidRPr="00A07602">
        <w:rPr>
          <w:rFonts w:ascii="B Lotus" w:eastAsia="Calibri" w:hAnsi="B Lotus" w:cs="B Lotus" w:hint="cs"/>
          <w:sz w:val="24"/>
          <w:szCs w:val="24"/>
          <w:rtl/>
        </w:rPr>
        <w:t>قرار</w:t>
      </w:r>
      <w:del w:id="3764" w:author="Mehrnazi Boojari" w:date="2019-01-10T07:00:00Z">
        <w:r w:rsidRPr="00A07602" w:rsidDel="001828B6">
          <w:rPr>
            <w:rFonts w:ascii="B Lotus" w:eastAsia="Calibri" w:hAnsi="B Lotus" w:cs="B Lotus" w:hint="cs"/>
            <w:sz w:val="24"/>
            <w:szCs w:val="24"/>
            <w:rtl/>
          </w:rPr>
          <w:delText xml:space="preserve"> </w:delText>
        </w:r>
      </w:del>
      <w:r w:rsidRPr="00A07602">
        <w:rPr>
          <w:rFonts w:ascii="B Lotus" w:eastAsia="Calibri" w:hAnsi="B Lotus" w:cs="B Lotus" w:hint="cs"/>
          <w:sz w:val="24"/>
          <w:szCs w:val="24"/>
          <w:rtl/>
        </w:rPr>
        <w:t>گرفتن زمین در اراضی شیب</w:t>
      </w:r>
      <w:ins w:id="3765" w:author="Mehrnazi Boojari" w:date="2019-01-10T07:00:00Z">
        <w:r w:rsidR="001828B6">
          <w:rPr>
            <w:rFonts w:ascii="B Lotus" w:eastAsia="Calibri" w:hAnsi="B Lotus" w:cs="B Nazanin" w:hint="cs"/>
            <w:sz w:val="24"/>
            <w:szCs w:val="24"/>
            <w:rtl/>
          </w:rPr>
          <w:t>‌</w:t>
        </w:r>
      </w:ins>
      <w:del w:id="3766" w:author="Mehrnazi Boojari" w:date="2019-01-10T07:00:00Z">
        <w:r w:rsidRPr="00A07602" w:rsidDel="001828B6">
          <w:rPr>
            <w:rFonts w:ascii="B Lotus" w:eastAsia="Calibri" w:hAnsi="B Lotus" w:cs="B Lotus" w:hint="cs"/>
            <w:sz w:val="24"/>
            <w:szCs w:val="24"/>
            <w:rtl/>
          </w:rPr>
          <w:delText xml:space="preserve"> </w:delText>
        </w:r>
      </w:del>
      <w:r w:rsidRPr="00A07602">
        <w:rPr>
          <w:rFonts w:ascii="B Lotus" w:eastAsia="Calibri" w:hAnsi="B Lotus" w:cs="B Lotus" w:hint="cs"/>
          <w:sz w:val="24"/>
          <w:szCs w:val="24"/>
          <w:rtl/>
        </w:rPr>
        <w:t>دار</w:t>
      </w:r>
      <w:del w:id="3767" w:author="Mehrnazi Boojari" w:date="2019-01-10T07:00:00Z">
        <w:r w:rsidRPr="00A07602" w:rsidDel="001828B6">
          <w:rPr>
            <w:rFonts w:ascii="B Lotus" w:eastAsia="Calibri" w:hAnsi="B Lotus" w:cs="B Lotus" w:hint="cs"/>
            <w:sz w:val="24"/>
            <w:szCs w:val="24"/>
            <w:rtl/>
          </w:rPr>
          <w:delText xml:space="preserve"> </w:delText>
        </w:r>
      </w:del>
      <w:ins w:id="3768" w:author="Mehrnazi Boojari" w:date="2019-01-10T07:00:00Z">
        <w:r w:rsidR="001828B6">
          <w:rPr>
            <w:rFonts w:ascii="B Lotus" w:eastAsia="Calibri" w:hAnsi="B Lotus" w:cs="B Lotus" w:hint="cs"/>
            <w:sz w:val="24"/>
            <w:szCs w:val="24"/>
            <w:rtl/>
          </w:rPr>
          <w:t>.</w:t>
        </w:r>
      </w:ins>
    </w:p>
    <w:p w14:paraId="4F2CE72F" w14:textId="77777777" w:rsidR="00A06196" w:rsidRPr="00A07602" w:rsidRDefault="00A06196" w:rsidP="001828B6">
      <w:pPr>
        <w:numPr>
          <w:ilvl w:val="0"/>
          <w:numId w:val="27"/>
        </w:numPr>
        <w:bidi/>
        <w:spacing w:after="200" w:line="276" w:lineRule="auto"/>
        <w:ind w:left="713" w:hanging="270"/>
        <w:contextualSpacing/>
        <w:jc w:val="both"/>
        <w:rPr>
          <w:rFonts w:ascii="B Lotus" w:eastAsia="Calibri" w:hAnsi="B Lotus" w:cs="B Lotus"/>
          <w:sz w:val="24"/>
          <w:szCs w:val="24"/>
        </w:rPr>
      </w:pPr>
      <w:r w:rsidRPr="00A07602">
        <w:rPr>
          <w:rFonts w:ascii="B Lotus" w:eastAsia="Calibri" w:hAnsi="B Lotus" w:cs="B Lotus" w:hint="cs"/>
          <w:sz w:val="24"/>
          <w:szCs w:val="24"/>
          <w:rtl/>
        </w:rPr>
        <w:lastRenderedPageBreak/>
        <w:t xml:space="preserve">فعالیت زیاد خانواده در فضای داخلی </w:t>
      </w:r>
      <w:del w:id="3769" w:author="Mehrnazi Boojari" w:date="2019-01-10T07:01:00Z">
        <w:r w:rsidRPr="00A07602" w:rsidDel="001828B6">
          <w:rPr>
            <w:rFonts w:ascii="B Lotus" w:eastAsia="Calibri" w:hAnsi="B Lotus" w:cs="B Lotus" w:hint="cs"/>
            <w:sz w:val="24"/>
            <w:szCs w:val="24"/>
            <w:rtl/>
          </w:rPr>
          <w:delText>مسکن</w:delText>
        </w:r>
      </w:del>
      <w:del w:id="3770" w:author="Mehrnazi Boojari" w:date="2019-01-07T22:43:00Z">
        <w:r w:rsidRPr="00A07602" w:rsidDel="00BF4CE5">
          <w:rPr>
            <w:rFonts w:ascii="B Lotus" w:eastAsia="Calibri" w:hAnsi="B Lotus" w:cs="B Lotus" w:hint="cs"/>
            <w:sz w:val="24"/>
            <w:szCs w:val="24"/>
            <w:rtl/>
          </w:rPr>
          <w:delText xml:space="preserve"> به دلیل </w:delText>
        </w:r>
      </w:del>
      <w:ins w:id="3771" w:author="Mehrnazi Boojari" w:date="2019-01-10T07:01:00Z">
        <w:r w:rsidR="001828B6">
          <w:rPr>
            <w:rFonts w:ascii="B Lotus" w:eastAsia="Calibri" w:hAnsi="B Lotus" w:cs="B Lotus" w:hint="cs"/>
            <w:sz w:val="24"/>
            <w:szCs w:val="24"/>
            <w:rtl/>
          </w:rPr>
          <w:t>خانه</w:t>
        </w:r>
      </w:ins>
      <w:ins w:id="3772" w:author="Mehrnazi Boojari" w:date="2019-01-07T22:43:00Z">
        <w:r w:rsidR="00BF4CE5">
          <w:rPr>
            <w:rFonts w:ascii="B Lotus" w:eastAsia="Calibri" w:hAnsi="B Lotus" w:cs="B Lotus" w:hint="cs"/>
            <w:sz w:val="24"/>
            <w:szCs w:val="24"/>
            <w:rtl/>
          </w:rPr>
          <w:t xml:space="preserve"> به‌دلیل </w:t>
        </w:r>
      </w:ins>
      <w:r w:rsidRPr="00A07602">
        <w:rPr>
          <w:rFonts w:ascii="B Lotus" w:eastAsia="Calibri" w:hAnsi="B Lotus" w:cs="B Lotus" w:hint="cs"/>
          <w:sz w:val="24"/>
          <w:szCs w:val="24"/>
          <w:rtl/>
        </w:rPr>
        <w:t xml:space="preserve">سردی </w:t>
      </w:r>
      <w:del w:id="3773" w:author="Mehrnazi Boojari" w:date="2019-01-10T07:00:00Z">
        <w:r w:rsidRPr="00A07602" w:rsidDel="001828B6">
          <w:rPr>
            <w:rFonts w:ascii="B Lotus" w:eastAsia="Calibri" w:hAnsi="B Lotus" w:cs="B Lotus" w:hint="cs"/>
            <w:sz w:val="24"/>
            <w:szCs w:val="24"/>
            <w:rtl/>
          </w:rPr>
          <w:delText xml:space="preserve">هوا </w:delText>
        </w:r>
      </w:del>
      <w:ins w:id="3774" w:author="Mehrnazi Boojari" w:date="2019-01-10T07:00:00Z">
        <w:r w:rsidR="001828B6" w:rsidRPr="00A07602">
          <w:rPr>
            <w:rFonts w:ascii="B Lotus" w:eastAsia="Calibri" w:hAnsi="B Lotus" w:cs="B Lotus" w:hint="cs"/>
            <w:sz w:val="24"/>
            <w:szCs w:val="24"/>
            <w:rtl/>
          </w:rPr>
          <w:t>هوا</w:t>
        </w:r>
        <w:r w:rsidR="001828B6">
          <w:rPr>
            <w:rFonts w:ascii="B Lotus" w:eastAsia="Calibri" w:hAnsi="B Lotus" w:cs="B Lotus" w:hint="cs"/>
            <w:sz w:val="24"/>
            <w:szCs w:val="24"/>
            <w:rtl/>
          </w:rPr>
          <w:t>.</w:t>
        </w:r>
      </w:ins>
    </w:p>
    <w:p w14:paraId="08ADD037" w14:textId="77777777" w:rsidR="00A06196" w:rsidRPr="00A06196" w:rsidRDefault="00A06196" w:rsidP="00D04785">
      <w:pPr>
        <w:pStyle w:val="Heading6"/>
        <w:bidi/>
        <w:rPr>
          <w:rtl/>
        </w:rPr>
      </w:pPr>
      <w:bookmarkStart w:id="3775" w:name="_Toc533781179"/>
      <w:bookmarkStart w:id="3776" w:name="_Toc533782135"/>
      <w:r w:rsidRPr="00A06196">
        <w:rPr>
          <w:rtl/>
        </w:rPr>
        <w:t>اقل</w:t>
      </w:r>
      <w:r w:rsidRPr="00A06196">
        <w:rPr>
          <w:rFonts w:hint="cs"/>
          <w:rtl/>
        </w:rPr>
        <w:t>ی</w:t>
      </w:r>
      <w:r w:rsidRPr="00A06196">
        <w:rPr>
          <w:rFonts w:hint="eastAsia"/>
          <w:rtl/>
        </w:rPr>
        <w:t>م</w:t>
      </w:r>
      <w:r w:rsidRPr="00A06196">
        <w:rPr>
          <w:rtl/>
        </w:rPr>
        <w:t xml:space="preserve"> معتدل و مرطوب </w:t>
      </w:r>
      <w:del w:id="3777" w:author="Mehrnazi Boojari" w:date="2019-01-07T10:08:00Z">
        <w:r w:rsidRPr="00A06196" w:rsidDel="00A31D6F">
          <w:rPr>
            <w:rFonts w:hint="cs"/>
            <w:rtl/>
          </w:rPr>
          <w:delText>(</w:delText>
        </w:r>
        <w:r w:rsidRPr="00A06196" w:rsidDel="00A31D6F">
          <w:rPr>
            <w:rtl/>
          </w:rPr>
          <w:delText xml:space="preserve"> </w:delText>
        </w:r>
      </w:del>
      <w:ins w:id="3778" w:author="Mehrnazi Boojari" w:date="2019-01-07T10:08:00Z">
        <w:r w:rsidR="00A31D6F">
          <w:rPr>
            <w:rFonts w:hint="cs"/>
            <w:rtl/>
          </w:rPr>
          <w:t>(</w:t>
        </w:r>
      </w:ins>
      <w:r w:rsidRPr="00A06196">
        <w:rPr>
          <w:rtl/>
        </w:rPr>
        <w:t>سواحل جنوب</w:t>
      </w:r>
      <w:r w:rsidRPr="00A06196">
        <w:rPr>
          <w:rFonts w:hint="cs"/>
          <w:rtl/>
        </w:rPr>
        <w:t>ی</w:t>
      </w:r>
      <w:r w:rsidRPr="00A06196">
        <w:rPr>
          <w:rtl/>
        </w:rPr>
        <w:t xml:space="preserve"> در</w:t>
      </w:r>
      <w:r w:rsidRPr="00A06196">
        <w:rPr>
          <w:rFonts w:hint="cs"/>
          <w:rtl/>
        </w:rPr>
        <w:t>ی</w:t>
      </w:r>
      <w:r w:rsidRPr="00A06196">
        <w:rPr>
          <w:rFonts w:hint="eastAsia"/>
          <w:rtl/>
        </w:rPr>
        <w:t>ا</w:t>
      </w:r>
      <w:r w:rsidRPr="00A06196">
        <w:rPr>
          <w:rFonts w:hint="cs"/>
          <w:rtl/>
        </w:rPr>
        <w:t>ی</w:t>
      </w:r>
      <w:r w:rsidRPr="00A06196">
        <w:rPr>
          <w:rtl/>
        </w:rPr>
        <w:t xml:space="preserve"> خزر</w:t>
      </w:r>
      <w:r w:rsidRPr="00A06196">
        <w:rPr>
          <w:rFonts w:hint="cs"/>
          <w:rtl/>
        </w:rPr>
        <w:t>)</w:t>
      </w:r>
      <w:bookmarkEnd w:id="3775"/>
      <w:bookmarkEnd w:id="3776"/>
    </w:p>
    <w:p w14:paraId="0F19952A" w14:textId="77777777" w:rsidR="00A06196" w:rsidRPr="00A07602" w:rsidRDefault="00A06196" w:rsidP="0096156A">
      <w:pPr>
        <w:bidi/>
        <w:ind w:firstLine="288"/>
        <w:jc w:val="both"/>
        <w:rPr>
          <w:rFonts w:ascii="B Lotus" w:eastAsia="Calibri" w:hAnsi="B Lotus" w:cs="B Lotus"/>
          <w:sz w:val="24"/>
          <w:szCs w:val="24"/>
          <w:rtl/>
        </w:rPr>
      </w:pPr>
      <w:r w:rsidRPr="00A07602">
        <w:rPr>
          <w:rFonts w:ascii="B Lotus" w:eastAsia="Calibri" w:hAnsi="B Lotus" w:cs="B Lotus"/>
          <w:sz w:val="24"/>
          <w:szCs w:val="24"/>
          <w:rtl/>
        </w:rPr>
        <w:t>در این اقلیم رطوبت زیاد، نزولات جوی فراوان</w:t>
      </w:r>
      <w:ins w:id="3779" w:author="Mehrnazi Boojari" w:date="2019-01-10T07:03:00Z">
        <w:r w:rsidR="006E0A69">
          <w:rPr>
            <w:rFonts w:ascii="B Lotus" w:eastAsia="Calibri" w:hAnsi="B Lotus" w:cs="B Lotus" w:hint="cs"/>
            <w:sz w:val="24"/>
            <w:szCs w:val="24"/>
            <w:rtl/>
          </w:rPr>
          <w:t>،</w:t>
        </w:r>
      </w:ins>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ت</w:t>
      </w:r>
      <w:r w:rsidRPr="00A07602">
        <w:rPr>
          <w:rFonts w:ascii="B Lotus" w:eastAsia="Calibri" w:hAnsi="B Lotus" w:cs="B Lotus"/>
          <w:sz w:val="24"/>
          <w:szCs w:val="24"/>
          <w:rtl/>
        </w:rPr>
        <w:t>ابستان</w:t>
      </w:r>
      <w:ins w:id="3780" w:author="Mehrnazi Boojari" w:date="2019-01-10T07:03:00Z">
        <w:r w:rsidR="006E0A69">
          <w:rPr>
            <w:rFonts w:ascii="B Lotus" w:eastAsia="Calibri" w:hAnsi="B Lotus" w:cs="B Nazanin" w:hint="cs"/>
            <w:sz w:val="24"/>
            <w:szCs w:val="24"/>
            <w:rtl/>
          </w:rPr>
          <w:t>‌</w:t>
        </w:r>
      </w:ins>
      <w:r w:rsidRPr="00A07602">
        <w:rPr>
          <w:rFonts w:ascii="B Lotus" w:eastAsia="Calibri" w:hAnsi="B Lotus" w:cs="B Lotus"/>
          <w:sz w:val="24"/>
          <w:szCs w:val="24"/>
          <w:rtl/>
        </w:rPr>
        <w:t>ها</w:t>
      </w:r>
      <w:del w:id="3781" w:author="Mehrnazi Boojari" w:date="2019-01-10T07:03:00Z">
        <w:r w:rsidRPr="00A07602" w:rsidDel="006E0A69">
          <w:rPr>
            <w:rFonts w:ascii="B Lotus" w:eastAsia="Calibri" w:hAnsi="B Lotus" w:cs="B Lotus"/>
            <w:sz w:val="24"/>
            <w:szCs w:val="24"/>
            <w:rtl/>
          </w:rPr>
          <w:delText>ی</w:delText>
        </w:r>
      </w:del>
      <w:r w:rsidRPr="00A07602">
        <w:rPr>
          <w:rFonts w:ascii="B Lotus" w:eastAsia="Calibri" w:hAnsi="B Lotus" w:cs="B Lotus"/>
          <w:sz w:val="24"/>
          <w:szCs w:val="24"/>
          <w:rtl/>
        </w:rPr>
        <w:t xml:space="preserve"> </w:t>
      </w:r>
      <w:del w:id="3782" w:author="Mehrnazi Boojari" w:date="2019-01-10T07:03:00Z">
        <w:r w:rsidRPr="00A07602" w:rsidDel="006E0A69">
          <w:rPr>
            <w:rFonts w:ascii="B Lotus" w:eastAsia="Calibri" w:hAnsi="B Lotus" w:cs="B Lotus"/>
            <w:sz w:val="24"/>
            <w:szCs w:val="24"/>
            <w:rtl/>
          </w:rPr>
          <w:delText xml:space="preserve">نسبتاً </w:delText>
        </w:r>
      </w:del>
      <w:ins w:id="3783" w:author="Mehrnazi Boojari" w:date="2019-01-10T07:03:00Z">
        <w:r w:rsidR="006E0A69">
          <w:rPr>
            <w:rFonts w:ascii="B Lotus" w:eastAsia="Calibri" w:hAnsi="B Lotus" w:cs="B Lotus" w:hint="cs"/>
            <w:sz w:val="24"/>
            <w:szCs w:val="24"/>
            <w:rtl/>
          </w:rPr>
          <w:t>تقریب</w:t>
        </w:r>
        <w:r w:rsidR="006E0A69" w:rsidRPr="00A07602">
          <w:rPr>
            <w:rFonts w:ascii="B Lotus" w:eastAsia="Calibri" w:hAnsi="B Lotus" w:cs="B Lotus"/>
            <w:sz w:val="24"/>
            <w:szCs w:val="24"/>
            <w:rtl/>
          </w:rPr>
          <w:t xml:space="preserve">اً </w:t>
        </w:r>
      </w:ins>
      <w:r w:rsidRPr="00A07602">
        <w:rPr>
          <w:rFonts w:ascii="B Lotus" w:eastAsia="Calibri" w:hAnsi="B Lotus" w:cs="B Lotus"/>
          <w:sz w:val="24"/>
          <w:szCs w:val="24"/>
          <w:rtl/>
        </w:rPr>
        <w:t>گرم</w:t>
      </w:r>
      <w:ins w:id="3784" w:author="Mehrnazi Boojari" w:date="2019-01-10T07:03:00Z">
        <w:r w:rsidR="006E0A69">
          <w:rPr>
            <w:rFonts w:ascii="B Lotus" w:eastAsia="Calibri" w:hAnsi="B Lotus" w:cs="B Lotus" w:hint="cs"/>
            <w:sz w:val="24"/>
            <w:szCs w:val="24"/>
            <w:rtl/>
          </w:rPr>
          <w:t>،</w:t>
        </w:r>
      </w:ins>
      <w:r w:rsidRPr="00A07602">
        <w:rPr>
          <w:rFonts w:ascii="B Lotus" w:eastAsia="Calibri" w:hAnsi="B Lotus" w:cs="B Lotus"/>
          <w:sz w:val="24"/>
          <w:szCs w:val="24"/>
          <w:rtl/>
        </w:rPr>
        <w:t xml:space="preserve"> و تغییر درجه حرارت در</w:t>
      </w:r>
      <w:ins w:id="3785" w:author="Mehrnazi Boojari" w:date="2019-01-09T22:41:00Z">
        <w:r w:rsidR="00417494">
          <w:rPr>
            <w:rFonts w:ascii="B Lotus" w:eastAsia="Calibri" w:hAnsi="B Lotus" w:cs="Times New Roman" w:hint="cs"/>
            <w:sz w:val="24"/>
            <w:szCs w:val="24"/>
            <w:rtl/>
          </w:rPr>
          <w:t> </w:t>
        </w:r>
      </w:ins>
      <w:r w:rsidRPr="00A07602">
        <w:rPr>
          <w:rFonts w:ascii="B Lotus" w:eastAsia="Calibri" w:hAnsi="B Lotus" w:cs="B Lotus"/>
          <w:sz w:val="24"/>
          <w:szCs w:val="24"/>
          <w:rtl/>
        </w:rPr>
        <w:t>طول شب و روز کم</w:t>
      </w:r>
      <w:del w:id="3786" w:author="Mehrnazi Boojari" w:date="2019-01-07T10:29:00Z">
        <w:r w:rsidRPr="00A07602" w:rsidDel="006C73A5">
          <w:rPr>
            <w:rFonts w:ascii="B Lotus" w:eastAsia="Calibri" w:hAnsi="B Lotus" w:cs="B Lotus"/>
            <w:sz w:val="24"/>
            <w:szCs w:val="24"/>
            <w:rtl/>
          </w:rPr>
          <w:delText xml:space="preserve"> می‌باشد</w:delText>
        </w:r>
      </w:del>
      <w:ins w:id="3787" w:author="Mehrnazi Boojari" w:date="2019-01-07T10:29:00Z">
        <w:r w:rsidR="006C73A5">
          <w:rPr>
            <w:rFonts w:ascii="B Lotus" w:eastAsia="Calibri" w:hAnsi="B Lotus" w:cs="B Lotus"/>
            <w:sz w:val="24"/>
            <w:szCs w:val="24"/>
            <w:rtl/>
          </w:rPr>
          <w:t xml:space="preserve"> است</w:t>
        </w:r>
      </w:ins>
      <w:r w:rsidRPr="00A07602">
        <w:rPr>
          <w:rFonts w:ascii="B Lotus" w:eastAsia="Calibri" w:hAnsi="B Lotus" w:cs="B Lotus"/>
          <w:sz w:val="24"/>
          <w:szCs w:val="24"/>
          <w:rtl/>
        </w:rPr>
        <w:t xml:space="preserve">. با توجه به بارش زیاد باران و رطوبت </w:t>
      </w:r>
      <w:del w:id="3788" w:author="Mehrnazi Boojari" w:date="2019-01-10T07:03:00Z">
        <w:r w:rsidRPr="00A07602" w:rsidDel="006E0A69">
          <w:rPr>
            <w:rFonts w:ascii="B Lotus" w:eastAsia="Calibri" w:hAnsi="B Lotus" w:cs="B Lotus"/>
            <w:sz w:val="24"/>
            <w:szCs w:val="24"/>
            <w:rtl/>
          </w:rPr>
          <w:delText xml:space="preserve">بالای </w:delText>
        </w:r>
      </w:del>
      <w:ins w:id="3789" w:author="Mehrnazi Boojari" w:date="2019-01-10T07:03:00Z">
        <w:r w:rsidR="006E0A69">
          <w:rPr>
            <w:rFonts w:ascii="B Lotus" w:eastAsia="Calibri" w:hAnsi="B Lotus" w:cs="B Lotus" w:hint="cs"/>
            <w:sz w:val="24"/>
            <w:szCs w:val="24"/>
            <w:rtl/>
          </w:rPr>
          <w:t>زیاد</w:t>
        </w:r>
        <w:r w:rsidR="006E0A69" w:rsidRPr="00A07602">
          <w:rPr>
            <w:rFonts w:ascii="B Lotus" w:eastAsia="Calibri" w:hAnsi="B Lotus" w:cs="B Lotus"/>
            <w:sz w:val="24"/>
            <w:szCs w:val="24"/>
            <w:rtl/>
          </w:rPr>
          <w:t xml:space="preserve"> </w:t>
        </w:r>
      </w:ins>
      <w:r w:rsidRPr="00A07602">
        <w:rPr>
          <w:rFonts w:ascii="B Lotus" w:eastAsia="Calibri" w:hAnsi="B Lotus" w:cs="B Lotus"/>
          <w:sz w:val="24"/>
          <w:szCs w:val="24"/>
          <w:rtl/>
        </w:rPr>
        <w:t>زمین و هوا</w:t>
      </w:r>
      <w:del w:id="3790" w:author="Mehrnazi Boojari" w:date="2019-01-10T07:03:00Z">
        <w:r w:rsidRPr="00A07602" w:rsidDel="006E0A69">
          <w:rPr>
            <w:rFonts w:ascii="B Lotus" w:eastAsia="Calibri" w:hAnsi="B Lotus" w:cs="B Lotus"/>
            <w:sz w:val="24"/>
            <w:szCs w:val="24"/>
            <w:rtl/>
          </w:rPr>
          <w:delText>،</w:delText>
        </w:r>
      </w:del>
      <w:r w:rsidRPr="00A07602">
        <w:rPr>
          <w:rFonts w:ascii="B Lotus" w:eastAsia="Calibri" w:hAnsi="B Lotus" w:cs="B Lotus"/>
          <w:sz w:val="24"/>
          <w:szCs w:val="24"/>
          <w:rtl/>
        </w:rPr>
        <w:t xml:space="preserve"> استفاده از</w:t>
      </w:r>
      <w:ins w:id="3791" w:author="Mehrnazi Boojari" w:date="2019-01-10T07:03:00Z">
        <w:r w:rsidR="006E0A69">
          <w:rPr>
            <w:rFonts w:ascii="B Lotus" w:eastAsia="Calibri" w:hAnsi="B Lotus" w:cs="B Lotus" w:hint="cs"/>
            <w:sz w:val="24"/>
            <w:szCs w:val="24"/>
            <w:rtl/>
          </w:rPr>
          <w:t xml:space="preserve"> </w:t>
        </w:r>
      </w:ins>
      <w:r w:rsidRPr="00A07602">
        <w:rPr>
          <w:rFonts w:ascii="B Lotus" w:eastAsia="Calibri" w:hAnsi="B Lotus" w:cs="B Lotus"/>
          <w:sz w:val="24"/>
          <w:szCs w:val="24"/>
          <w:rtl/>
        </w:rPr>
        <w:t>جریان</w:t>
      </w:r>
      <w:ins w:id="3792" w:author="Mehrnazi Boojari" w:date="2019-01-10T07:03:00Z">
        <w:r w:rsidR="006E0A69">
          <w:rPr>
            <w:rFonts w:ascii="B Lotus" w:eastAsia="Calibri" w:hAnsi="B Lotus" w:cs="B Nazanin" w:hint="cs"/>
            <w:sz w:val="24"/>
            <w:szCs w:val="24"/>
            <w:rtl/>
          </w:rPr>
          <w:t>‌</w:t>
        </w:r>
      </w:ins>
      <w:r w:rsidRPr="00A07602">
        <w:rPr>
          <w:rFonts w:ascii="B Lotus" w:eastAsia="Calibri" w:hAnsi="B Lotus" w:cs="B Lotus"/>
          <w:sz w:val="24"/>
          <w:szCs w:val="24"/>
          <w:rtl/>
        </w:rPr>
        <w:t>های بادی</w:t>
      </w:r>
      <w:del w:id="3793" w:author="Mehrnazi Boojari" w:date="2019-01-10T07:03:00Z">
        <w:r w:rsidRPr="00A07602" w:rsidDel="006E0A69">
          <w:rPr>
            <w:rFonts w:ascii="B Lotus" w:eastAsia="Calibri" w:hAnsi="B Lotus" w:cs="B Lotus"/>
            <w:sz w:val="24"/>
            <w:szCs w:val="24"/>
            <w:rtl/>
          </w:rPr>
          <w:delText>،</w:delText>
        </w:r>
      </w:del>
      <w:r w:rsidRPr="00A07602">
        <w:rPr>
          <w:rFonts w:ascii="B Lotus" w:eastAsia="Calibri" w:hAnsi="B Lotus" w:cs="B Lotus"/>
          <w:sz w:val="24"/>
          <w:szCs w:val="24"/>
          <w:rtl/>
        </w:rPr>
        <w:t xml:space="preserve"> به مسئله‌ای اصلی در شکل‌گیری معماری تبدیل شده</w:t>
      </w:r>
      <w:ins w:id="3794" w:author="Mehrnazi Boojari" w:date="2019-01-10T07:03:00Z">
        <w:r w:rsidR="006E0A69">
          <w:rPr>
            <w:rFonts w:ascii="B Lotus" w:eastAsia="Calibri" w:hAnsi="B Lotus" w:cs="B Lotus" w:hint="cs"/>
            <w:sz w:val="24"/>
            <w:szCs w:val="24"/>
            <w:rtl/>
          </w:rPr>
          <w:t xml:space="preserve"> </w:t>
        </w:r>
      </w:ins>
      <w:r w:rsidRPr="00A07602">
        <w:rPr>
          <w:rFonts w:ascii="B Lotus" w:eastAsia="Calibri" w:hAnsi="B Lotus" w:cs="B Lotus"/>
          <w:sz w:val="24"/>
          <w:szCs w:val="24"/>
          <w:rtl/>
        </w:rPr>
        <w:t>‌است</w:t>
      </w:r>
      <w:ins w:id="3795" w:author="Mehrnazi Boojari" w:date="2019-01-10T07:03:00Z">
        <w:r w:rsidR="006E0A69">
          <w:rPr>
            <w:rFonts w:ascii="B Lotus" w:eastAsia="Calibri" w:hAnsi="B Lotus" w:cs="B Lotus" w:hint="cs"/>
            <w:sz w:val="24"/>
            <w:szCs w:val="24"/>
            <w:rtl/>
          </w:rPr>
          <w:t>.</w:t>
        </w:r>
      </w:ins>
      <w:r w:rsidRPr="00A07602">
        <w:rPr>
          <w:rFonts w:ascii="B Lotus" w:eastAsia="Calibri" w:hAnsi="B Lotus" w:cs="B Lotus" w:hint="cs"/>
          <w:sz w:val="24"/>
          <w:szCs w:val="24"/>
          <w:rtl/>
        </w:rPr>
        <w:t xml:space="preserve"> این پهنه </w:t>
      </w:r>
      <w:del w:id="3796" w:author="Mehrnazi Boojari" w:date="2019-01-07T10:21:00Z">
        <w:r w:rsidRPr="00A07602" w:rsidDel="0028073B">
          <w:rPr>
            <w:rFonts w:ascii="B Lotus" w:eastAsia="Calibri" w:hAnsi="B Lotus" w:cs="B Lotus" w:hint="cs"/>
            <w:sz w:val="24"/>
            <w:szCs w:val="24"/>
            <w:rtl/>
          </w:rPr>
          <w:delText>به صورت</w:delText>
        </w:r>
        <w:r w:rsidRPr="00A07602" w:rsidDel="0028073B">
          <w:rPr>
            <w:rFonts w:ascii="B Lotus" w:eastAsia="Calibri" w:hAnsi="B Lotus" w:cs="B Lotus" w:hint="cs"/>
            <w:sz w:val="24"/>
            <w:szCs w:val="24"/>
            <w:rtl/>
            <w:lang w:bidi="fa-IR"/>
          </w:rPr>
          <w:delText xml:space="preserve"> </w:delText>
        </w:r>
      </w:del>
      <w:ins w:id="3797" w:author="Mehrnazi Boojari" w:date="2019-01-10T07:05:00Z">
        <w:r w:rsidR="0096156A">
          <w:rPr>
            <w:rFonts w:ascii="B Lotus" w:eastAsia="Calibri" w:hAnsi="B Lotus" w:cs="B Lotus" w:hint="cs"/>
            <w:sz w:val="24"/>
            <w:szCs w:val="24"/>
            <w:rtl/>
          </w:rPr>
          <w:t xml:space="preserve">مشتمل است بر </w:t>
        </w:r>
      </w:ins>
      <w:r w:rsidRPr="00A07602">
        <w:rPr>
          <w:rFonts w:ascii="B Lotus" w:eastAsia="Calibri" w:hAnsi="B Lotus" w:cs="B Lotus"/>
          <w:sz w:val="24"/>
          <w:szCs w:val="24"/>
          <w:rtl/>
        </w:rPr>
        <w:t>ناح</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ه</w:t>
      </w:r>
      <w:r w:rsidRPr="00A07602">
        <w:rPr>
          <w:rFonts w:ascii="B Lotus" w:eastAsia="Calibri" w:hAnsi="B Lotus" w:cs="B Lotus"/>
          <w:sz w:val="24"/>
          <w:szCs w:val="24"/>
          <w:rtl/>
        </w:rPr>
        <w:t xml:space="preserve"> جلگه‌ا</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که </w:t>
      </w:r>
      <w:del w:id="3798" w:author="Mehrnazi Boojari" w:date="2019-01-07T10:22:00Z">
        <w:r w:rsidRPr="00A07602" w:rsidDel="0028073B">
          <w:rPr>
            <w:rFonts w:ascii="B Lotus" w:eastAsia="Calibri" w:hAnsi="B Lotus" w:cs="B Lotus"/>
            <w:sz w:val="24"/>
            <w:szCs w:val="24"/>
            <w:rtl/>
          </w:rPr>
          <w:delText>بصورت</w:delText>
        </w:r>
      </w:del>
      <w:ins w:id="3799" w:author="Mehrnazi Boojari" w:date="2019-01-07T10:22:00Z">
        <w:r w:rsidR="0028073B">
          <w:rPr>
            <w:rFonts w:ascii="B Lotus" w:eastAsia="Calibri" w:hAnsi="B Lotus" w:cs="B Lotus"/>
            <w:sz w:val="24"/>
            <w:szCs w:val="24"/>
            <w:rtl/>
          </w:rPr>
          <w:t>به</w:t>
        </w:r>
        <w:r w:rsidR="0028073B">
          <w:rPr>
            <w:rFonts w:ascii="B Lotus" w:eastAsia="Calibri" w:hAnsi="B Lotus" w:cs="B Lotus" w:hint="cs"/>
            <w:sz w:val="24"/>
            <w:szCs w:val="24"/>
            <w:rtl/>
          </w:rPr>
          <w:t>‌</w:t>
        </w:r>
        <w:r w:rsidR="0028073B">
          <w:rPr>
            <w:rFonts w:ascii="B Lotus" w:eastAsia="Calibri" w:hAnsi="B Lotus" w:cs="B Lotus"/>
            <w:sz w:val="24"/>
            <w:szCs w:val="24"/>
            <w:rtl/>
          </w:rPr>
          <w:t>صورت</w:t>
        </w:r>
      </w:ins>
      <w:r w:rsidRPr="00A07602">
        <w:rPr>
          <w:rFonts w:ascii="B Lotus" w:eastAsia="Calibri" w:hAnsi="B Lotus" w:cs="B Lotus"/>
          <w:sz w:val="24"/>
          <w:szCs w:val="24"/>
          <w:rtl/>
        </w:rPr>
        <w:t xml:space="preserve"> نوار بار</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ک</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در امتداد در</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ا</w:t>
      </w:r>
      <w:r w:rsidRPr="00A07602">
        <w:rPr>
          <w:rFonts w:ascii="B Lotus" w:eastAsia="Calibri" w:hAnsi="B Lotus" w:cs="B Lotus"/>
          <w:sz w:val="24"/>
          <w:szCs w:val="24"/>
          <w:rtl/>
        </w:rPr>
        <w:t xml:space="preserve"> گسترش </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افته</w:t>
      </w:r>
      <w:r w:rsidRPr="00A07602">
        <w:rPr>
          <w:rFonts w:ascii="B Lotus" w:eastAsia="Calibri" w:hAnsi="B Lotus" w:cs="B Lotus"/>
          <w:sz w:val="24"/>
          <w:szCs w:val="24"/>
          <w:rtl/>
        </w:rPr>
        <w:t xml:space="preserve"> </w:t>
      </w:r>
      <w:del w:id="3800" w:author="Mehrnazi Boojari" w:date="2019-01-10T07:05:00Z">
        <w:r w:rsidRPr="00A07602" w:rsidDel="0096156A">
          <w:rPr>
            <w:rFonts w:ascii="B Lotus" w:eastAsia="Calibri" w:hAnsi="B Lotus" w:cs="B Lotus"/>
            <w:sz w:val="24"/>
            <w:szCs w:val="24"/>
            <w:rtl/>
          </w:rPr>
          <w:delText>است</w:delText>
        </w:r>
        <w:r w:rsidRPr="00A07602" w:rsidDel="0096156A">
          <w:rPr>
            <w:rFonts w:ascii="B Lotus" w:eastAsia="Calibri" w:hAnsi="B Lotus" w:cs="B Lotus" w:hint="cs"/>
            <w:sz w:val="24"/>
            <w:szCs w:val="24"/>
            <w:rtl/>
            <w:lang w:bidi="fa-IR"/>
          </w:rPr>
          <w:delText xml:space="preserve"> </w:delText>
        </w:r>
      </w:del>
      <w:r w:rsidRPr="00A07602">
        <w:rPr>
          <w:rFonts w:ascii="B Lotus" w:eastAsia="Calibri" w:hAnsi="B Lotus" w:cs="B Lotus" w:hint="cs"/>
          <w:sz w:val="24"/>
          <w:szCs w:val="24"/>
          <w:rtl/>
          <w:lang w:bidi="fa-IR"/>
        </w:rPr>
        <w:t>و</w:t>
      </w:r>
      <w:ins w:id="3801" w:author="Mehrnazi Boojari" w:date="2019-01-16T00:46:00Z">
        <w:r w:rsidR="000C2A38">
          <w:rPr>
            <w:rFonts w:ascii="B Lotus" w:eastAsia="Calibri" w:hAnsi="B Lotus" w:cs="B Lotus" w:hint="cs"/>
            <w:sz w:val="24"/>
            <w:szCs w:val="24"/>
            <w:rtl/>
            <w:lang w:bidi="fa-IR"/>
          </w:rPr>
          <w:t xml:space="preserve"> همچنین</w:t>
        </w:r>
      </w:ins>
      <w:r w:rsidRPr="00A07602">
        <w:rPr>
          <w:rFonts w:ascii="B Lotus" w:eastAsia="Calibri" w:hAnsi="B Lotus" w:cs="B Lotus" w:hint="cs"/>
          <w:sz w:val="24"/>
          <w:szCs w:val="24"/>
          <w:rtl/>
          <w:lang w:bidi="fa-IR"/>
        </w:rPr>
        <w:t xml:space="preserve"> </w:t>
      </w:r>
      <w:r w:rsidRPr="00A07602">
        <w:rPr>
          <w:rFonts w:ascii="B Lotus" w:eastAsia="Calibri" w:hAnsi="B Lotus" w:cs="B Lotus" w:hint="eastAsia"/>
          <w:sz w:val="24"/>
          <w:szCs w:val="24"/>
          <w:rtl/>
        </w:rPr>
        <w:t>ناح</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ه</w:t>
      </w:r>
      <w:r w:rsidRPr="00A07602">
        <w:rPr>
          <w:rFonts w:ascii="B Lotus" w:eastAsia="Calibri" w:hAnsi="B Lotus" w:cs="B Lotus"/>
          <w:sz w:val="24"/>
          <w:szCs w:val="24"/>
          <w:rtl/>
        </w:rPr>
        <w:t xml:space="preserve"> کوهستان</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شمال رشته</w:t>
      </w:r>
      <w:ins w:id="3802" w:author="Mehrnazi Boojari" w:date="2019-01-10T07:04:00Z">
        <w:r w:rsidR="006E0A69">
          <w:rPr>
            <w:rFonts w:ascii="B Lotus" w:eastAsia="Calibri" w:hAnsi="B Lotus" w:cs="B Nazanin" w:hint="cs"/>
            <w:sz w:val="24"/>
            <w:szCs w:val="24"/>
            <w:rtl/>
          </w:rPr>
          <w:t>‌</w:t>
        </w:r>
      </w:ins>
      <w:del w:id="3803" w:author="Mehrnazi Boojari" w:date="2019-01-10T07:04:00Z">
        <w:r w:rsidRPr="00A07602" w:rsidDel="006E0A69">
          <w:rPr>
            <w:rFonts w:ascii="B Lotus" w:eastAsia="Calibri" w:hAnsi="B Lotus" w:cs="B Lotus"/>
            <w:sz w:val="24"/>
            <w:szCs w:val="24"/>
            <w:rtl/>
          </w:rPr>
          <w:delText xml:space="preserve"> </w:delText>
        </w:r>
      </w:del>
      <w:r w:rsidRPr="00A07602">
        <w:rPr>
          <w:rFonts w:ascii="B Lotus" w:eastAsia="Calibri" w:hAnsi="B Lotus" w:cs="B Lotus"/>
          <w:sz w:val="24"/>
          <w:szCs w:val="24"/>
          <w:rtl/>
        </w:rPr>
        <w:t>کوه البرز</w:t>
      </w:r>
      <w:r w:rsidRPr="00A07602">
        <w:rPr>
          <w:rFonts w:ascii="B Lotus" w:eastAsia="Calibri" w:hAnsi="B Lotus" w:cs="B Lotus" w:hint="cs"/>
          <w:sz w:val="24"/>
          <w:szCs w:val="24"/>
          <w:rtl/>
        </w:rPr>
        <w:t xml:space="preserve"> </w:t>
      </w:r>
      <w:r w:rsidRPr="00A07602">
        <w:rPr>
          <w:rFonts w:ascii="B Lotus" w:eastAsia="Calibri" w:hAnsi="B Lotus" w:cs="B Lotus"/>
          <w:sz w:val="24"/>
          <w:szCs w:val="24"/>
          <w:rtl/>
        </w:rPr>
        <w:t>که پوش</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ده</w:t>
      </w:r>
      <w:r w:rsidRPr="00A07602">
        <w:rPr>
          <w:rFonts w:ascii="B Lotus" w:eastAsia="Calibri" w:hAnsi="B Lotus" w:cs="B Lotus"/>
          <w:sz w:val="24"/>
          <w:szCs w:val="24"/>
          <w:rtl/>
        </w:rPr>
        <w:t xml:space="preserve"> از درختان جنگل</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است</w:t>
      </w:r>
      <w:del w:id="3804" w:author="Mehrnazi Boojari" w:date="2019-01-07T09:57:00Z">
        <w:r w:rsidRPr="00A07602" w:rsidDel="00A31D6F">
          <w:rPr>
            <w:rFonts w:ascii="B Lotus" w:eastAsia="Calibri" w:hAnsi="B Lotus" w:cs="B Lotus" w:hint="cs"/>
            <w:sz w:val="24"/>
            <w:szCs w:val="24"/>
            <w:rtl/>
            <w:lang w:bidi="fa-IR"/>
          </w:rPr>
          <w:delText xml:space="preserve">  </w:delText>
        </w:r>
      </w:del>
      <w:del w:id="3805" w:author="Mehrnazi Boojari" w:date="2019-01-10T07:05:00Z">
        <w:r w:rsidRPr="00A07602" w:rsidDel="0096156A">
          <w:rPr>
            <w:rFonts w:ascii="B Lotus" w:eastAsia="Calibri" w:hAnsi="B Lotus" w:cs="B Lotus" w:hint="cs"/>
            <w:sz w:val="24"/>
            <w:szCs w:val="24"/>
            <w:rtl/>
            <w:lang w:bidi="fa-IR"/>
          </w:rPr>
          <w:delText>را شامل</w:delText>
        </w:r>
      </w:del>
      <w:del w:id="3806" w:author="Mehrnazi Boojari" w:date="2019-01-07T09:49:00Z">
        <w:r w:rsidRPr="00A07602" w:rsidDel="006F7CCF">
          <w:rPr>
            <w:rFonts w:ascii="B Lotus" w:eastAsia="Calibri" w:hAnsi="B Lotus" w:cs="B Lotus" w:hint="cs"/>
            <w:sz w:val="24"/>
            <w:szCs w:val="24"/>
            <w:rtl/>
            <w:lang w:bidi="fa-IR"/>
          </w:rPr>
          <w:delText xml:space="preserve"> می </w:delText>
        </w:r>
      </w:del>
      <w:del w:id="3807" w:author="Mehrnazi Boojari" w:date="2019-01-10T07:05:00Z">
        <w:r w:rsidRPr="00A07602" w:rsidDel="0096156A">
          <w:rPr>
            <w:rFonts w:ascii="B Lotus" w:eastAsia="Calibri" w:hAnsi="B Lotus" w:cs="B Lotus" w:hint="cs"/>
            <w:sz w:val="24"/>
            <w:szCs w:val="24"/>
            <w:rtl/>
            <w:lang w:bidi="fa-IR"/>
          </w:rPr>
          <w:delText>شود</w:delText>
        </w:r>
      </w:del>
      <w:del w:id="3808" w:author="Mehrnazi Boojari" w:date="2019-01-07T09:53:00Z">
        <w:r w:rsidRPr="00A07602" w:rsidDel="006F7CCF">
          <w:rPr>
            <w:rFonts w:ascii="B Lotus" w:eastAsia="Calibri" w:hAnsi="B Lotus" w:cs="B Lotus" w:hint="cs"/>
            <w:sz w:val="24"/>
            <w:szCs w:val="24"/>
            <w:rtl/>
            <w:lang w:bidi="fa-IR"/>
          </w:rPr>
          <w:delText xml:space="preserve"> . </w:delText>
        </w:r>
      </w:del>
      <w:ins w:id="3809" w:author="Mehrnazi Boojari" w:date="2019-01-07T09:53:00Z">
        <w:r w:rsidR="006F7CCF">
          <w:rPr>
            <w:rFonts w:ascii="B Lotus" w:eastAsia="Calibri" w:hAnsi="B Lotus" w:cs="B Lotus" w:hint="cs"/>
            <w:sz w:val="24"/>
            <w:szCs w:val="24"/>
            <w:rtl/>
            <w:lang w:bidi="fa-IR"/>
          </w:rPr>
          <w:t xml:space="preserve">. </w:t>
        </w:r>
      </w:ins>
      <w:r w:rsidRPr="00A07602">
        <w:rPr>
          <w:rFonts w:ascii="B Lotus" w:eastAsia="Calibri" w:hAnsi="B Lotus" w:cs="B Lotus" w:hint="cs"/>
          <w:sz w:val="24"/>
          <w:szCs w:val="24"/>
          <w:rtl/>
          <w:lang w:bidi="fa-IR"/>
        </w:rPr>
        <w:t xml:space="preserve">خصوصیات </w:t>
      </w:r>
      <w:r w:rsidRPr="00A07602">
        <w:rPr>
          <w:rFonts w:ascii="B Lotus" w:eastAsia="Calibri" w:hAnsi="B Lotus" w:cs="B Lotus" w:hint="cs"/>
          <w:sz w:val="24"/>
          <w:szCs w:val="24"/>
          <w:rtl/>
        </w:rPr>
        <w:t>این اقلیم را</w:t>
      </w:r>
      <w:del w:id="3810" w:author="Mehrnazi Boojari" w:date="2019-01-07T09:49:00Z">
        <w:r w:rsidRPr="00A07602" w:rsidDel="006F7CCF">
          <w:rPr>
            <w:rFonts w:ascii="B Lotus" w:eastAsia="Calibri" w:hAnsi="B Lotus" w:cs="B Lotus" w:hint="cs"/>
            <w:sz w:val="24"/>
            <w:szCs w:val="24"/>
            <w:rtl/>
          </w:rPr>
          <w:delText xml:space="preserve"> می </w:delText>
        </w:r>
      </w:del>
      <w:ins w:id="3811" w:author="Mehrnazi Boojari" w:date="2019-01-07T09:49:00Z">
        <w:r w:rsidR="006F7CCF">
          <w:rPr>
            <w:rFonts w:ascii="B Lotus" w:eastAsia="Calibri" w:hAnsi="B Lotus" w:cs="B Lotus" w:hint="cs"/>
            <w:sz w:val="24"/>
            <w:szCs w:val="24"/>
            <w:rtl/>
          </w:rPr>
          <w:t xml:space="preserve"> می‌</w:t>
        </w:r>
      </w:ins>
      <w:r w:rsidRPr="00A07602">
        <w:rPr>
          <w:rFonts w:ascii="B Lotus" w:eastAsia="Calibri" w:hAnsi="B Lotus" w:cs="B Lotus" w:hint="cs"/>
          <w:sz w:val="24"/>
          <w:szCs w:val="24"/>
          <w:rtl/>
        </w:rPr>
        <w:t>توان به</w:t>
      </w:r>
      <w:ins w:id="3812" w:author="Mehrnazi Boojari" w:date="2019-01-08T23:52:00Z">
        <w:r w:rsidR="00990020">
          <w:rPr>
            <w:rFonts w:ascii="B Lotus" w:eastAsia="Calibri" w:hAnsi="B Lotus" w:cs="B Nazanin" w:hint="cs"/>
            <w:sz w:val="24"/>
            <w:szCs w:val="24"/>
            <w:rtl/>
          </w:rPr>
          <w:t>‌</w:t>
        </w:r>
      </w:ins>
      <w:del w:id="3813" w:author="Mehrnazi Boojari" w:date="2019-01-08T23:52:00Z">
        <w:r w:rsidRPr="00A07602" w:rsidDel="00990020">
          <w:rPr>
            <w:rFonts w:ascii="B Lotus" w:eastAsia="Calibri" w:hAnsi="B Lotus" w:cs="B Lotus" w:hint="cs"/>
            <w:sz w:val="24"/>
            <w:szCs w:val="24"/>
            <w:rtl/>
          </w:rPr>
          <w:delText xml:space="preserve"> </w:delText>
        </w:r>
      </w:del>
      <w:r w:rsidRPr="00A07602">
        <w:rPr>
          <w:rFonts w:ascii="B Lotus" w:eastAsia="Calibri" w:hAnsi="B Lotus" w:cs="B Lotus" w:hint="cs"/>
          <w:sz w:val="24"/>
          <w:szCs w:val="24"/>
          <w:rtl/>
        </w:rPr>
        <w:t xml:space="preserve">طور مختصر به ترتیب ذیل </w:t>
      </w:r>
      <w:del w:id="3814" w:author="Mehrnazi Boojari" w:date="2019-01-10T07:04:00Z">
        <w:r w:rsidRPr="00A07602" w:rsidDel="006E0A69">
          <w:rPr>
            <w:rFonts w:ascii="B Lotus" w:eastAsia="Calibri" w:hAnsi="B Lotus" w:cs="B Lotus" w:hint="cs"/>
            <w:sz w:val="24"/>
            <w:szCs w:val="24"/>
            <w:rtl/>
          </w:rPr>
          <w:delText>اشاره کرد</w:delText>
        </w:r>
      </w:del>
      <w:ins w:id="3815" w:author="Mehrnazi Boojari" w:date="2019-01-10T07:04:00Z">
        <w:r w:rsidR="006E0A69">
          <w:rPr>
            <w:rFonts w:ascii="B Lotus" w:eastAsia="Calibri" w:hAnsi="B Lotus" w:cs="B Lotus" w:hint="cs"/>
            <w:sz w:val="24"/>
            <w:szCs w:val="24"/>
            <w:rtl/>
          </w:rPr>
          <w:t>برشمرد</w:t>
        </w:r>
      </w:ins>
      <w:del w:id="3816" w:author="Mehrnazi Boojari" w:date="2019-01-08T01:32:00Z">
        <w:r w:rsidRPr="00A07602" w:rsidDel="00952B49">
          <w:rPr>
            <w:rFonts w:ascii="B Lotus" w:eastAsia="Calibri" w:hAnsi="B Lotus" w:cs="B Lotus" w:hint="cs"/>
            <w:sz w:val="24"/>
            <w:szCs w:val="24"/>
            <w:rtl/>
          </w:rPr>
          <w:delText xml:space="preserve"> :</w:delText>
        </w:r>
      </w:del>
      <w:ins w:id="3817" w:author="Mehrnazi Boojari" w:date="2019-01-08T01:32:00Z">
        <w:r w:rsidR="00952B49">
          <w:rPr>
            <w:rFonts w:ascii="B Lotus" w:eastAsia="Calibri" w:hAnsi="B Lotus" w:cs="B Lotus" w:hint="cs"/>
            <w:sz w:val="24"/>
            <w:szCs w:val="24"/>
            <w:rtl/>
          </w:rPr>
          <w:t>:</w:t>
        </w:r>
      </w:ins>
    </w:p>
    <w:p w14:paraId="637C3529" w14:textId="77777777" w:rsidR="00A06196" w:rsidRPr="00A07602" w:rsidRDefault="00A06196" w:rsidP="0096156A">
      <w:pPr>
        <w:numPr>
          <w:ilvl w:val="0"/>
          <w:numId w:val="29"/>
        </w:numPr>
        <w:bidi/>
        <w:spacing w:after="200" w:line="276" w:lineRule="auto"/>
        <w:ind w:left="623" w:hanging="270"/>
        <w:contextualSpacing/>
        <w:jc w:val="both"/>
        <w:rPr>
          <w:rFonts w:ascii="B Lotus" w:eastAsia="Calibri" w:hAnsi="B Lotus" w:cs="B Lotus"/>
          <w:sz w:val="24"/>
          <w:szCs w:val="24"/>
          <w:rtl/>
        </w:rPr>
      </w:pPr>
      <w:r w:rsidRPr="00A07602">
        <w:rPr>
          <w:rFonts w:ascii="B Lotus" w:eastAsia="Calibri" w:hAnsi="B Lotus" w:cs="B Lotus"/>
          <w:sz w:val="24"/>
          <w:szCs w:val="24"/>
          <w:rtl/>
        </w:rPr>
        <w:t>بارندگی بسیار زیاد در تمام فصول سال</w:t>
      </w:r>
      <w:ins w:id="3818" w:author="Mehrnazi Boojari" w:date="2019-01-10T07:05:00Z">
        <w:r w:rsidR="0096156A">
          <w:rPr>
            <w:rFonts w:ascii="B Lotus" w:eastAsia="Calibri" w:hAnsi="B Lotus" w:cs="B Lotus" w:hint="cs"/>
            <w:sz w:val="24"/>
            <w:szCs w:val="24"/>
            <w:rtl/>
          </w:rPr>
          <w:t>؛</w:t>
        </w:r>
      </w:ins>
      <w:r w:rsidRPr="00A07602">
        <w:rPr>
          <w:rFonts w:ascii="B Lotus" w:eastAsia="Calibri" w:hAnsi="B Lotus" w:cs="B Lotus"/>
          <w:sz w:val="24"/>
          <w:szCs w:val="24"/>
          <w:rtl/>
        </w:rPr>
        <w:t xml:space="preserve"> به</w:t>
      </w:r>
      <w:ins w:id="3819" w:author="Mehrnazi Boojari" w:date="2019-01-10T07:05:00Z">
        <w:r w:rsidR="0096156A">
          <w:rPr>
            <w:rFonts w:ascii="B Lotus" w:eastAsia="Calibri" w:hAnsi="B Lotus" w:cs="B Nazanin" w:hint="cs"/>
            <w:sz w:val="24"/>
            <w:szCs w:val="24"/>
            <w:rtl/>
          </w:rPr>
          <w:t>‌</w:t>
        </w:r>
      </w:ins>
      <w:del w:id="3820" w:author="Mehrnazi Boojari" w:date="2019-01-10T07:05:00Z">
        <w:r w:rsidRPr="00A07602" w:rsidDel="0096156A">
          <w:rPr>
            <w:rFonts w:ascii="B Lotus" w:eastAsia="Calibri" w:hAnsi="B Lotus" w:cs="B Lotus"/>
            <w:sz w:val="24"/>
            <w:szCs w:val="24"/>
            <w:rtl/>
          </w:rPr>
          <w:delText xml:space="preserve"> </w:delText>
        </w:r>
      </w:del>
      <w:r w:rsidRPr="00A07602">
        <w:rPr>
          <w:rFonts w:ascii="B Lotus" w:eastAsia="Calibri" w:hAnsi="B Lotus" w:cs="B Lotus"/>
          <w:sz w:val="24"/>
          <w:szCs w:val="24"/>
          <w:rtl/>
        </w:rPr>
        <w:t>خصوص در پاییز و زمستان</w:t>
      </w:r>
      <w:ins w:id="3821" w:author="Mehrnazi Boojari" w:date="2019-01-10T07:05:00Z">
        <w:r w:rsidR="0096156A">
          <w:rPr>
            <w:rFonts w:ascii="B Lotus" w:eastAsia="Calibri" w:hAnsi="B Lotus" w:cs="B Lotus" w:hint="cs"/>
            <w:sz w:val="24"/>
            <w:szCs w:val="24"/>
            <w:rtl/>
          </w:rPr>
          <w:t>.</w:t>
        </w:r>
      </w:ins>
    </w:p>
    <w:p w14:paraId="2F105BFC" w14:textId="77777777" w:rsidR="00A06196" w:rsidRPr="00A07602" w:rsidRDefault="00A06196" w:rsidP="0096156A">
      <w:pPr>
        <w:numPr>
          <w:ilvl w:val="0"/>
          <w:numId w:val="29"/>
        </w:numPr>
        <w:bidi/>
        <w:spacing w:after="200" w:line="276" w:lineRule="auto"/>
        <w:ind w:left="623" w:hanging="270"/>
        <w:contextualSpacing/>
        <w:jc w:val="both"/>
        <w:rPr>
          <w:rFonts w:ascii="B Lotus" w:eastAsia="Calibri" w:hAnsi="B Lotus" w:cs="B Lotus"/>
          <w:sz w:val="24"/>
          <w:szCs w:val="24"/>
          <w:rtl/>
        </w:rPr>
      </w:pPr>
      <w:r w:rsidRPr="00A07602">
        <w:rPr>
          <w:rFonts w:ascii="B Lotus" w:eastAsia="Calibri" w:hAnsi="B Lotus" w:cs="B Lotus"/>
          <w:sz w:val="24"/>
          <w:szCs w:val="24"/>
          <w:rtl/>
        </w:rPr>
        <w:t xml:space="preserve">رطوبت </w:t>
      </w:r>
      <w:del w:id="3822" w:author="Mehrnazi Boojari" w:date="2019-01-10T07:05:00Z">
        <w:r w:rsidRPr="00A07602" w:rsidDel="0096156A">
          <w:rPr>
            <w:rFonts w:ascii="B Lotus" w:eastAsia="Calibri" w:hAnsi="B Lotus" w:cs="B Lotus"/>
            <w:sz w:val="24"/>
            <w:szCs w:val="24"/>
            <w:rtl/>
          </w:rPr>
          <w:delText xml:space="preserve">نسبتاً </w:delText>
        </w:r>
      </w:del>
      <w:ins w:id="3823" w:author="Mehrnazi Boojari" w:date="2019-01-10T07:05:00Z">
        <w:r w:rsidR="0096156A">
          <w:rPr>
            <w:rFonts w:ascii="B Lotus" w:eastAsia="Calibri" w:hAnsi="B Lotus" w:cs="B Lotus" w:hint="cs"/>
            <w:sz w:val="24"/>
            <w:szCs w:val="24"/>
            <w:rtl/>
          </w:rPr>
          <w:t>تقریب</w:t>
        </w:r>
        <w:r w:rsidR="0096156A" w:rsidRPr="00A07602">
          <w:rPr>
            <w:rFonts w:ascii="B Lotus" w:eastAsia="Calibri" w:hAnsi="B Lotus" w:cs="B Lotus"/>
            <w:sz w:val="24"/>
            <w:szCs w:val="24"/>
            <w:rtl/>
          </w:rPr>
          <w:t xml:space="preserve">اً </w:t>
        </w:r>
      </w:ins>
      <w:r w:rsidRPr="00A07602">
        <w:rPr>
          <w:rFonts w:ascii="B Lotus" w:eastAsia="Calibri" w:hAnsi="B Lotus" w:cs="B Lotus"/>
          <w:sz w:val="24"/>
          <w:szCs w:val="24"/>
          <w:rtl/>
        </w:rPr>
        <w:t>زیاد در تمام فصول سال</w:t>
      </w:r>
      <w:del w:id="3824" w:author="Mehrnazi Boojari" w:date="2019-01-07T09:47:00Z">
        <w:r w:rsidRPr="00A07602" w:rsidDel="006F7CCF">
          <w:rPr>
            <w:rFonts w:ascii="B Lotus" w:eastAsia="Calibri" w:hAnsi="B Lotus" w:cs="B Lotus" w:hint="cs"/>
            <w:sz w:val="24"/>
            <w:szCs w:val="24"/>
            <w:rtl/>
          </w:rPr>
          <w:delText xml:space="preserve"> ،</w:delText>
        </w:r>
      </w:del>
      <w:ins w:id="3825" w:author="Mehrnazi Boojari" w:date="2019-01-10T07:06:00Z">
        <w:r w:rsidR="0096156A">
          <w:rPr>
            <w:rFonts w:ascii="B Lotus" w:eastAsia="Calibri" w:hAnsi="B Lotus" w:cs="B Lotus" w:hint="cs"/>
            <w:sz w:val="24"/>
            <w:szCs w:val="24"/>
            <w:rtl/>
          </w:rPr>
          <w:t>؛</w:t>
        </w:r>
      </w:ins>
      <w:r w:rsidRPr="00A07602">
        <w:rPr>
          <w:rFonts w:ascii="B Lotus" w:eastAsia="Calibri" w:hAnsi="B Lotus" w:cs="B Lotus" w:hint="cs"/>
          <w:sz w:val="24"/>
          <w:szCs w:val="24"/>
          <w:rtl/>
        </w:rPr>
        <w:t xml:space="preserve"> اغلب بالای 50 درصد</w:t>
      </w:r>
      <w:ins w:id="3826" w:author="Mehrnazi Boojari" w:date="2019-01-10T07:05:00Z">
        <w:r w:rsidR="0096156A">
          <w:rPr>
            <w:rFonts w:ascii="B Lotus" w:eastAsia="Calibri" w:hAnsi="B Lotus" w:cs="B Lotus" w:hint="cs"/>
            <w:sz w:val="24"/>
            <w:szCs w:val="24"/>
            <w:rtl/>
          </w:rPr>
          <w:t>.</w:t>
        </w:r>
      </w:ins>
    </w:p>
    <w:p w14:paraId="21A59037" w14:textId="77777777" w:rsidR="00A06196" w:rsidRPr="00A07602" w:rsidRDefault="00A06196" w:rsidP="00A25B54">
      <w:pPr>
        <w:numPr>
          <w:ilvl w:val="0"/>
          <w:numId w:val="29"/>
        </w:numPr>
        <w:bidi/>
        <w:spacing w:after="200" w:line="276" w:lineRule="auto"/>
        <w:ind w:left="623" w:hanging="270"/>
        <w:contextualSpacing/>
        <w:jc w:val="both"/>
        <w:rPr>
          <w:rFonts w:ascii="B Lotus" w:eastAsia="Calibri" w:hAnsi="B Lotus" w:cs="B Lotus"/>
          <w:sz w:val="24"/>
          <w:szCs w:val="24"/>
          <w:rtl/>
        </w:rPr>
      </w:pPr>
      <w:r w:rsidRPr="00A07602">
        <w:rPr>
          <w:rFonts w:ascii="B Lotus" w:eastAsia="Calibri" w:hAnsi="B Lotus" w:cs="B Lotus"/>
          <w:sz w:val="24"/>
          <w:szCs w:val="24"/>
          <w:rtl/>
        </w:rPr>
        <w:t>اختلاف کم درجه حرارت در طول شبانه روز</w:t>
      </w:r>
      <w:del w:id="3827" w:author="Mehrnazi Boojari" w:date="2019-01-07T22:43:00Z">
        <w:r w:rsidRPr="00A07602" w:rsidDel="00BF4CE5">
          <w:rPr>
            <w:rFonts w:ascii="B Lotus" w:eastAsia="Calibri" w:hAnsi="B Lotus" w:cs="B Lotus"/>
            <w:sz w:val="24"/>
            <w:szCs w:val="24"/>
            <w:rtl/>
          </w:rPr>
          <w:delText xml:space="preserve"> به دلیل </w:delText>
        </w:r>
      </w:del>
      <w:ins w:id="3828" w:author="Mehrnazi Boojari" w:date="2019-01-07T22:43:00Z">
        <w:r w:rsidR="00BF4CE5">
          <w:rPr>
            <w:rFonts w:ascii="B Lotus" w:eastAsia="Calibri" w:hAnsi="B Lotus" w:cs="B Lotus"/>
            <w:sz w:val="24"/>
            <w:szCs w:val="24"/>
            <w:rtl/>
          </w:rPr>
          <w:t xml:space="preserve"> به</w:t>
        </w:r>
        <w:r w:rsidR="00BF4CE5">
          <w:rPr>
            <w:rFonts w:ascii="B Lotus" w:eastAsia="Calibri" w:hAnsi="B Lotus" w:cs="B Lotus" w:hint="cs"/>
            <w:sz w:val="24"/>
            <w:szCs w:val="24"/>
            <w:rtl/>
          </w:rPr>
          <w:t>‌</w:t>
        </w:r>
        <w:r w:rsidR="00BF4CE5">
          <w:rPr>
            <w:rFonts w:ascii="B Lotus" w:eastAsia="Calibri" w:hAnsi="B Lotus" w:cs="B Lotus"/>
            <w:sz w:val="24"/>
            <w:szCs w:val="24"/>
            <w:rtl/>
          </w:rPr>
          <w:t xml:space="preserve">دلیل </w:t>
        </w:r>
      </w:ins>
      <w:r w:rsidRPr="00A07602">
        <w:rPr>
          <w:rFonts w:ascii="B Lotus" w:eastAsia="Calibri" w:hAnsi="B Lotus" w:cs="B Lotus"/>
          <w:sz w:val="24"/>
          <w:szCs w:val="24"/>
          <w:rtl/>
        </w:rPr>
        <w:t>وجود رطوبت</w:t>
      </w:r>
      <w:ins w:id="3829" w:author="Mehrnazi Boojari" w:date="2019-01-10T07:05:00Z">
        <w:r w:rsidR="0096156A">
          <w:rPr>
            <w:rFonts w:ascii="B Lotus" w:eastAsia="Calibri" w:hAnsi="B Lotus" w:cs="B Lotus" w:hint="cs"/>
            <w:sz w:val="24"/>
            <w:szCs w:val="24"/>
            <w:rtl/>
          </w:rPr>
          <w:t>.</w:t>
        </w:r>
      </w:ins>
    </w:p>
    <w:p w14:paraId="679A5443" w14:textId="77777777" w:rsidR="00A06196" w:rsidRPr="00A07602" w:rsidRDefault="00A06196" w:rsidP="00A25B54">
      <w:pPr>
        <w:numPr>
          <w:ilvl w:val="0"/>
          <w:numId w:val="29"/>
        </w:numPr>
        <w:bidi/>
        <w:spacing w:after="200" w:line="276" w:lineRule="auto"/>
        <w:ind w:left="623" w:hanging="270"/>
        <w:contextualSpacing/>
        <w:jc w:val="both"/>
        <w:rPr>
          <w:rFonts w:ascii="B Lotus" w:eastAsia="Calibri" w:hAnsi="B Lotus" w:cs="B Lotus"/>
          <w:sz w:val="24"/>
          <w:szCs w:val="24"/>
        </w:rPr>
      </w:pPr>
      <w:r w:rsidRPr="00A07602">
        <w:rPr>
          <w:rFonts w:ascii="B Lotus" w:eastAsia="Calibri" w:hAnsi="B Lotus" w:cs="B Lotus"/>
          <w:sz w:val="24"/>
          <w:szCs w:val="24"/>
          <w:rtl/>
        </w:rPr>
        <w:t>پوشش گیاهی وسیع</w:t>
      </w:r>
      <w:ins w:id="3830" w:author="Mehrnazi Boojari" w:date="2019-01-10T07:05:00Z">
        <w:r w:rsidR="0096156A">
          <w:rPr>
            <w:rFonts w:ascii="B Lotus" w:eastAsia="Calibri" w:hAnsi="B Lotus" w:cs="B Lotus" w:hint="cs"/>
            <w:sz w:val="24"/>
            <w:szCs w:val="24"/>
            <w:rtl/>
          </w:rPr>
          <w:t>.</w:t>
        </w:r>
      </w:ins>
    </w:p>
    <w:p w14:paraId="269F76B8" w14:textId="77777777" w:rsidR="00A06196" w:rsidRPr="00A07602" w:rsidRDefault="00A06196" w:rsidP="0096156A">
      <w:pPr>
        <w:numPr>
          <w:ilvl w:val="0"/>
          <w:numId w:val="29"/>
        </w:numPr>
        <w:bidi/>
        <w:spacing w:after="200" w:line="276" w:lineRule="auto"/>
        <w:ind w:left="623" w:hanging="270"/>
        <w:contextualSpacing/>
        <w:jc w:val="both"/>
        <w:rPr>
          <w:rFonts w:ascii="B Lotus" w:eastAsia="Calibri" w:hAnsi="B Lotus" w:cs="B Lotus"/>
          <w:sz w:val="24"/>
          <w:szCs w:val="24"/>
        </w:rPr>
      </w:pPr>
      <w:r w:rsidRPr="00A07602">
        <w:rPr>
          <w:rFonts w:ascii="B Lotus" w:eastAsia="Calibri" w:hAnsi="B Lotus" w:cs="B Lotus"/>
          <w:sz w:val="24"/>
          <w:szCs w:val="24"/>
          <w:rtl/>
        </w:rPr>
        <w:t>درصد رطوبت نسب</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با تغ</w:t>
      </w:r>
      <w:r w:rsidRPr="00A07602">
        <w:rPr>
          <w:rFonts w:ascii="B Lotus" w:eastAsia="Calibri" w:hAnsi="B Lotus" w:cs="B Lotus" w:hint="cs"/>
          <w:sz w:val="24"/>
          <w:szCs w:val="24"/>
          <w:rtl/>
        </w:rPr>
        <w:t>یی</w:t>
      </w:r>
      <w:r w:rsidRPr="00A07602">
        <w:rPr>
          <w:rFonts w:ascii="B Lotus" w:eastAsia="Calibri" w:hAnsi="B Lotus" w:cs="B Lotus" w:hint="eastAsia"/>
          <w:sz w:val="24"/>
          <w:szCs w:val="24"/>
          <w:rtl/>
        </w:rPr>
        <w:t>رات</w:t>
      </w:r>
      <w:r w:rsidRPr="00A07602">
        <w:rPr>
          <w:rFonts w:ascii="B Lotus" w:eastAsia="Calibri" w:hAnsi="B Lotus" w:cs="B Lotus"/>
          <w:sz w:val="24"/>
          <w:szCs w:val="24"/>
          <w:rtl/>
        </w:rPr>
        <w:t xml:space="preserve"> دما</w:t>
      </w:r>
      <w:del w:id="3831" w:author="Mehrnazi Boojari" w:date="2019-01-10T07:06:00Z">
        <w:r w:rsidRPr="00A07602" w:rsidDel="0096156A">
          <w:rPr>
            <w:rFonts w:ascii="B Lotus" w:eastAsia="Calibri" w:hAnsi="B Lotus" w:cs="B Lotus"/>
            <w:sz w:val="24"/>
            <w:szCs w:val="24"/>
            <w:rtl/>
          </w:rPr>
          <w:delText>،</w:delText>
        </w:r>
      </w:del>
      <w:r w:rsidRPr="00A07602">
        <w:rPr>
          <w:rFonts w:ascii="B Lotus" w:eastAsia="Calibri" w:hAnsi="B Lotus" w:cs="B Lotus"/>
          <w:sz w:val="24"/>
          <w:szCs w:val="24"/>
          <w:rtl/>
        </w:rPr>
        <w:t xml:space="preserve"> تغ</w:t>
      </w:r>
      <w:r w:rsidRPr="00A07602">
        <w:rPr>
          <w:rFonts w:ascii="B Lotus" w:eastAsia="Calibri" w:hAnsi="B Lotus" w:cs="B Lotus" w:hint="cs"/>
          <w:sz w:val="24"/>
          <w:szCs w:val="24"/>
          <w:rtl/>
        </w:rPr>
        <w:t>یی</w:t>
      </w:r>
      <w:r w:rsidRPr="00A07602">
        <w:rPr>
          <w:rFonts w:ascii="B Lotus" w:eastAsia="Calibri" w:hAnsi="B Lotus" w:cs="B Lotus" w:hint="eastAsia"/>
          <w:sz w:val="24"/>
          <w:szCs w:val="24"/>
          <w:rtl/>
        </w:rPr>
        <w:t>ر</w:t>
      </w:r>
      <w:r w:rsidRPr="00A07602">
        <w:rPr>
          <w:rFonts w:ascii="B Lotus" w:eastAsia="Calibri" w:hAnsi="B Lotus" w:cs="B Lotus"/>
          <w:sz w:val="24"/>
          <w:szCs w:val="24"/>
          <w:rtl/>
        </w:rPr>
        <w:t xml:space="preserve"> </w:t>
      </w:r>
      <w:del w:id="3832" w:author="Mehrnazi Boojari" w:date="2019-01-07T10:52:00Z">
        <w:r w:rsidRPr="00A07602" w:rsidDel="006A1F1D">
          <w:rPr>
            <w:rFonts w:ascii="B Lotus" w:eastAsia="Calibri" w:hAnsi="B Lotus" w:cs="B Lotus"/>
            <w:sz w:val="24"/>
            <w:szCs w:val="24"/>
            <w:rtl/>
          </w:rPr>
          <w:delText>م</w:delText>
        </w:r>
        <w:r w:rsidRPr="00A07602" w:rsidDel="006A1F1D">
          <w:rPr>
            <w:rFonts w:ascii="B Lotus" w:eastAsia="Calibri" w:hAnsi="B Lotus" w:cs="B Lotus" w:hint="cs"/>
            <w:sz w:val="24"/>
            <w:szCs w:val="24"/>
            <w:rtl/>
          </w:rPr>
          <w:delText>ی‌</w:delText>
        </w:r>
        <w:r w:rsidRPr="00A07602" w:rsidDel="006A1F1D">
          <w:rPr>
            <w:rFonts w:ascii="B Lotus" w:eastAsia="Calibri" w:hAnsi="B Lotus" w:cs="B Lotus" w:hint="eastAsia"/>
            <w:sz w:val="24"/>
            <w:szCs w:val="24"/>
            <w:rtl/>
          </w:rPr>
          <w:delText>کند</w:delText>
        </w:r>
      </w:del>
      <w:ins w:id="3833"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r w:rsidRPr="00A07602">
        <w:rPr>
          <w:rFonts w:ascii="B Lotus" w:eastAsia="Calibri" w:hAnsi="B Lotus" w:cs="B Lotus"/>
          <w:sz w:val="24"/>
          <w:szCs w:val="24"/>
          <w:rtl/>
        </w:rPr>
        <w:t xml:space="preserve"> و در شهرها</w:t>
      </w:r>
      <w:r w:rsidRPr="00A07602">
        <w:rPr>
          <w:rFonts w:ascii="B Lotus" w:eastAsia="Calibri" w:hAnsi="B Lotus" w:cs="B Lotus" w:hint="cs"/>
          <w:sz w:val="24"/>
          <w:szCs w:val="24"/>
          <w:rtl/>
        </w:rPr>
        <w:t>یی</w:t>
      </w:r>
      <w:r w:rsidRPr="00A07602">
        <w:rPr>
          <w:rFonts w:ascii="B Lotus" w:eastAsia="Calibri" w:hAnsi="B Lotus" w:cs="B Lotus"/>
          <w:sz w:val="24"/>
          <w:szCs w:val="24"/>
          <w:rtl/>
        </w:rPr>
        <w:t xml:space="preserve"> مثل بندر</w:t>
      </w:r>
      <w:del w:id="3834" w:author="Mehrnazi Boojari" w:date="2019-01-10T07:06:00Z">
        <w:r w:rsidRPr="00A07602" w:rsidDel="0096156A">
          <w:rPr>
            <w:rFonts w:ascii="B Lotus" w:eastAsia="Calibri" w:hAnsi="B Lotus" w:cs="B Lotus"/>
            <w:sz w:val="24"/>
            <w:szCs w:val="24"/>
            <w:rtl/>
          </w:rPr>
          <w:delText xml:space="preserve"> </w:delText>
        </w:r>
      </w:del>
      <w:r w:rsidRPr="00A07602">
        <w:rPr>
          <w:rFonts w:ascii="B Lotus" w:eastAsia="Calibri" w:hAnsi="B Lotus" w:cs="B Lotus"/>
          <w:sz w:val="24"/>
          <w:szCs w:val="24"/>
          <w:rtl/>
        </w:rPr>
        <w:t>انزل</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w:t>
      </w:r>
      <w:r w:rsidRPr="00A07602">
        <w:rPr>
          <w:rFonts w:ascii="B Lotus" w:eastAsia="Calibri" w:hAnsi="B Lotus" w:cs="B Lotus"/>
          <w:sz w:val="24"/>
          <w:szCs w:val="24"/>
          <w:rtl/>
        </w:rPr>
        <w:t xml:space="preserve"> رشت، رامسر و بابلسر به </w:t>
      </w:r>
      <w:del w:id="3835" w:author="Mehrnazi Boojari" w:date="2019-01-10T07:06:00Z">
        <w:r w:rsidRPr="00A07602" w:rsidDel="0096156A">
          <w:rPr>
            <w:rFonts w:ascii="B Lotus" w:eastAsia="Calibri" w:hAnsi="B Lotus" w:cs="B Lotus"/>
            <w:sz w:val="24"/>
            <w:szCs w:val="24"/>
            <w:rtl/>
            <w:lang w:bidi="fa-IR"/>
          </w:rPr>
          <w:delText>۸۰</w:delText>
        </w:r>
        <w:r w:rsidRPr="00A07602" w:rsidDel="0096156A">
          <w:rPr>
            <w:rFonts w:ascii="B Lotus" w:eastAsia="Calibri" w:hAnsi="B Lotus" w:cs="B Lotus"/>
            <w:sz w:val="24"/>
            <w:szCs w:val="24"/>
            <w:rtl/>
          </w:rPr>
          <w:delText xml:space="preserve"> </w:delText>
        </w:r>
      </w:del>
      <w:ins w:id="3836" w:author="Mehrnazi Boojari" w:date="2019-01-10T07:06:00Z">
        <w:r w:rsidR="0096156A" w:rsidRPr="00A07602">
          <w:rPr>
            <w:rFonts w:ascii="B Lotus" w:eastAsia="Calibri" w:hAnsi="B Lotus" w:cs="B Lotus"/>
            <w:sz w:val="24"/>
            <w:szCs w:val="24"/>
            <w:rtl/>
            <w:lang w:bidi="fa-IR"/>
          </w:rPr>
          <w:t>۸۰</w:t>
        </w:r>
        <w:r w:rsidR="0096156A">
          <w:rPr>
            <w:rFonts w:ascii="B Lotus" w:eastAsia="Calibri" w:hAnsi="B Lotus" w:cs="Times New Roman" w:hint="cs"/>
            <w:sz w:val="24"/>
            <w:szCs w:val="24"/>
            <w:rtl/>
          </w:rPr>
          <w:t> </w:t>
        </w:r>
      </w:ins>
      <w:r w:rsidRPr="00A07602">
        <w:rPr>
          <w:rFonts w:ascii="B Lotus" w:eastAsia="Calibri" w:hAnsi="B Lotus" w:cs="B Lotus"/>
          <w:sz w:val="24"/>
          <w:szCs w:val="24"/>
          <w:rtl/>
        </w:rPr>
        <w:t>درصد م</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رسد</w:t>
      </w:r>
      <w:ins w:id="3837" w:author="Mehrnazi Boojari" w:date="2019-01-10T07:06:00Z">
        <w:r w:rsidR="0096156A">
          <w:rPr>
            <w:rFonts w:ascii="B Lotus" w:eastAsia="Calibri" w:hAnsi="B Lotus" w:cs="B Lotus" w:hint="cs"/>
            <w:sz w:val="24"/>
            <w:szCs w:val="24"/>
            <w:rtl/>
          </w:rPr>
          <w:t>،</w:t>
        </w:r>
      </w:ins>
      <w:r w:rsidRPr="00A07602">
        <w:rPr>
          <w:rFonts w:ascii="B Lotus" w:eastAsia="Calibri" w:hAnsi="B Lotus" w:cs="B Lotus"/>
          <w:sz w:val="24"/>
          <w:szCs w:val="24"/>
          <w:rtl/>
        </w:rPr>
        <w:t xml:space="preserve"> که از محدوده آسا</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ش</w:t>
      </w:r>
      <w:r w:rsidRPr="00A07602">
        <w:rPr>
          <w:rFonts w:ascii="B Lotus" w:eastAsia="Calibri" w:hAnsi="B Lotus" w:cs="B Lotus"/>
          <w:sz w:val="24"/>
          <w:szCs w:val="24"/>
          <w:rtl/>
        </w:rPr>
        <w:t xml:space="preserve"> حرارت</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فراتر م</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رود</w:t>
      </w:r>
      <w:r w:rsidRPr="00A07602">
        <w:rPr>
          <w:rFonts w:ascii="B Lotus" w:eastAsia="Calibri" w:hAnsi="B Lotus" w:cs="B Lotus"/>
          <w:sz w:val="24"/>
          <w:szCs w:val="24"/>
          <w:rtl/>
        </w:rPr>
        <w:t>.</w:t>
      </w:r>
    </w:p>
    <w:p w14:paraId="4E9A254B" w14:textId="77777777" w:rsidR="00A06196" w:rsidRPr="00A07602" w:rsidRDefault="00A06196" w:rsidP="0096156A">
      <w:pPr>
        <w:numPr>
          <w:ilvl w:val="0"/>
          <w:numId w:val="29"/>
        </w:numPr>
        <w:bidi/>
        <w:spacing w:after="200" w:line="276" w:lineRule="auto"/>
        <w:ind w:left="623" w:hanging="270"/>
        <w:contextualSpacing/>
        <w:jc w:val="both"/>
        <w:rPr>
          <w:rFonts w:ascii="B Lotus" w:eastAsia="Calibri" w:hAnsi="B Lotus" w:cs="B Lotus"/>
          <w:sz w:val="24"/>
          <w:szCs w:val="24"/>
        </w:rPr>
      </w:pPr>
      <w:r w:rsidRPr="00A07602">
        <w:rPr>
          <w:rFonts w:ascii="B Lotus" w:eastAsia="Calibri" w:hAnsi="B Lotus" w:cs="B Lotus" w:hint="eastAsia"/>
          <w:sz w:val="24"/>
          <w:szCs w:val="24"/>
          <w:rtl/>
        </w:rPr>
        <w:t>در</w:t>
      </w:r>
      <w:r w:rsidRPr="00A07602">
        <w:rPr>
          <w:rFonts w:ascii="B Lotus" w:eastAsia="Calibri" w:hAnsi="B Lotus" w:cs="B Lotus"/>
          <w:sz w:val="24"/>
          <w:szCs w:val="24"/>
          <w:rtl/>
        </w:rPr>
        <w:t xml:space="preserve"> ا</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ن</w:t>
      </w:r>
      <w:r w:rsidRPr="00A07602">
        <w:rPr>
          <w:rFonts w:ascii="B Lotus" w:eastAsia="Calibri" w:hAnsi="B Lotus" w:cs="B Lotus"/>
          <w:sz w:val="24"/>
          <w:szCs w:val="24"/>
          <w:rtl/>
        </w:rPr>
        <w:t xml:space="preserve"> ناح</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ه</w:t>
      </w:r>
      <w:r w:rsidRPr="00A07602">
        <w:rPr>
          <w:rFonts w:ascii="B Lotus" w:eastAsia="Calibri" w:hAnsi="B Lotus" w:cs="B Lotus"/>
          <w:sz w:val="24"/>
          <w:szCs w:val="24"/>
          <w:rtl/>
        </w:rPr>
        <w:t xml:space="preserve"> هرچه از غرب به سمت شرق پ</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ش</w:t>
      </w:r>
      <w:r w:rsidRPr="00A07602">
        <w:rPr>
          <w:rFonts w:ascii="B Lotus" w:eastAsia="Calibri" w:hAnsi="B Lotus" w:cs="B Lotus"/>
          <w:sz w:val="24"/>
          <w:szCs w:val="24"/>
          <w:rtl/>
        </w:rPr>
        <w:t xml:space="preserve"> م</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رو</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م،</w:t>
      </w:r>
      <w:r w:rsidRPr="00A07602">
        <w:rPr>
          <w:rFonts w:ascii="B Lotus" w:eastAsia="Calibri" w:hAnsi="B Lotus" w:cs="B Lotus"/>
          <w:sz w:val="24"/>
          <w:szCs w:val="24"/>
          <w:rtl/>
        </w:rPr>
        <w:t xml:space="preserve"> م</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زان</w:t>
      </w:r>
      <w:r w:rsidRPr="00A07602">
        <w:rPr>
          <w:rFonts w:ascii="B Lotus" w:eastAsia="Calibri" w:hAnsi="B Lotus" w:cs="B Lotus"/>
          <w:sz w:val="24"/>
          <w:szCs w:val="24"/>
          <w:rtl/>
        </w:rPr>
        <w:t xml:space="preserve"> رطوبت</w:t>
      </w:r>
      <w:del w:id="3838" w:author="Mehrnazi Boojari" w:date="2019-01-10T07:06:00Z">
        <w:r w:rsidRPr="00A07602" w:rsidDel="0096156A">
          <w:rPr>
            <w:rFonts w:ascii="B Lotus" w:eastAsia="Calibri" w:hAnsi="B Lotus" w:cs="B Lotus"/>
            <w:sz w:val="24"/>
            <w:szCs w:val="24"/>
            <w:rtl/>
          </w:rPr>
          <w:delText xml:space="preserve">، </w:delText>
        </w:r>
      </w:del>
      <w:ins w:id="3839" w:author="Mehrnazi Boojari" w:date="2019-01-10T07:06:00Z">
        <w:r w:rsidR="0096156A">
          <w:rPr>
            <w:rFonts w:ascii="B Lotus" w:eastAsia="Calibri" w:hAnsi="B Lotus" w:cs="B Lotus" w:hint="cs"/>
            <w:sz w:val="24"/>
            <w:szCs w:val="24"/>
            <w:rtl/>
          </w:rPr>
          <w:t xml:space="preserve"> و</w:t>
        </w:r>
        <w:r w:rsidR="0096156A" w:rsidRPr="00A07602">
          <w:rPr>
            <w:rFonts w:ascii="B Lotus" w:eastAsia="Calibri" w:hAnsi="B Lotus" w:cs="B Lotus"/>
            <w:sz w:val="24"/>
            <w:szCs w:val="24"/>
            <w:rtl/>
          </w:rPr>
          <w:t xml:space="preserve"> </w:t>
        </w:r>
      </w:ins>
      <w:r w:rsidRPr="00A07602">
        <w:rPr>
          <w:rFonts w:ascii="B Lotus" w:eastAsia="Calibri" w:hAnsi="B Lotus" w:cs="B Lotus"/>
          <w:sz w:val="24"/>
          <w:szCs w:val="24"/>
          <w:rtl/>
        </w:rPr>
        <w:t>بارندگ</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و اعتدال هوا کاهش م</w:t>
      </w:r>
      <w:r w:rsidRPr="00A07602">
        <w:rPr>
          <w:rFonts w:ascii="B Lotus" w:eastAsia="Calibri" w:hAnsi="B Lotus" w:cs="B Lotus" w:hint="cs"/>
          <w:sz w:val="24"/>
          <w:szCs w:val="24"/>
          <w:rtl/>
        </w:rPr>
        <w:t>ی‌ی</w:t>
      </w:r>
      <w:r w:rsidRPr="00A07602">
        <w:rPr>
          <w:rFonts w:ascii="B Lotus" w:eastAsia="Calibri" w:hAnsi="B Lotus" w:cs="B Lotus" w:hint="eastAsia"/>
          <w:sz w:val="24"/>
          <w:szCs w:val="24"/>
          <w:rtl/>
        </w:rPr>
        <w:t>ابد</w:t>
      </w:r>
      <w:r w:rsidRPr="00A07602">
        <w:rPr>
          <w:rFonts w:ascii="B Lotus" w:eastAsia="Calibri" w:hAnsi="B Lotus" w:cs="B Lotus"/>
          <w:sz w:val="24"/>
          <w:szCs w:val="24"/>
          <w:rtl/>
        </w:rPr>
        <w:t>.</w:t>
      </w:r>
    </w:p>
    <w:p w14:paraId="0A958DC9" w14:textId="77777777" w:rsidR="00A06196" w:rsidRPr="00A07602" w:rsidRDefault="00A06196" w:rsidP="00A25B54">
      <w:pPr>
        <w:numPr>
          <w:ilvl w:val="0"/>
          <w:numId w:val="29"/>
        </w:numPr>
        <w:bidi/>
        <w:spacing w:after="200" w:line="276" w:lineRule="auto"/>
        <w:ind w:left="623" w:hanging="270"/>
        <w:contextualSpacing/>
        <w:jc w:val="both"/>
        <w:rPr>
          <w:rFonts w:ascii="B Lotus" w:eastAsia="Calibri" w:hAnsi="B Lotus" w:cs="B Lotus"/>
          <w:sz w:val="24"/>
          <w:szCs w:val="24"/>
        </w:rPr>
      </w:pPr>
      <w:r w:rsidRPr="00A07602">
        <w:rPr>
          <w:rFonts w:ascii="B Lotus" w:eastAsia="Calibri" w:hAnsi="B Lotus" w:cs="B Lotus" w:hint="eastAsia"/>
          <w:sz w:val="24"/>
          <w:szCs w:val="24"/>
          <w:rtl/>
        </w:rPr>
        <w:t>پوشش</w:t>
      </w:r>
      <w:r w:rsidRPr="00A07602">
        <w:rPr>
          <w:rFonts w:ascii="B Lotus" w:eastAsia="Calibri" w:hAnsi="B Lotus" w:cs="B Lotus"/>
          <w:sz w:val="24"/>
          <w:szCs w:val="24"/>
          <w:rtl/>
        </w:rPr>
        <w:t xml:space="preserve"> ابر مقدار</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از نور و حرارت آفتاب را به خارج از جو منعکس </w:t>
      </w:r>
      <w:del w:id="3840" w:author="Mehrnazi Boojari" w:date="2019-01-07T10:52:00Z">
        <w:r w:rsidRPr="00A07602" w:rsidDel="006A1F1D">
          <w:rPr>
            <w:rFonts w:ascii="B Lotus" w:eastAsia="Calibri" w:hAnsi="B Lotus" w:cs="B Lotus"/>
            <w:sz w:val="24"/>
            <w:szCs w:val="24"/>
            <w:rtl/>
          </w:rPr>
          <w:delText>م</w:delText>
        </w:r>
        <w:r w:rsidRPr="00A07602" w:rsidDel="006A1F1D">
          <w:rPr>
            <w:rFonts w:ascii="B Lotus" w:eastAsia="Calibri" w:hAnsi="B Lotus" w:cs="B Lotus" w:hint="cs"/>
            <w:sz w:val="24"/>
            <w:szCs w:val="24"/>
            <w:rtl/>
          </w:rPr>
          <w:delText>ی‌</w:delText>
        </w:r>
        <w:r w:rsidRPr="00A07602" w:rsidDel="006A1F1D">
          <w:rPr>
            <w:rFonts w:ascii="B Lotus" w:eastAsia="Calibri" w:hAnsi="B Lotus" w:cs="B Lotus" w:hint="eastAsia"/>
            <w:sz w:val="24"/>
            <w:szCs w:val="24"/>
            <w:rtl/>
          </w:rPr>
          <w:delText>کند</w:delText>
        </w:r>
      </w:del>
      <w:ins w:id="3841"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r w:rsidRPr="00A07602">
        <w:rPr>
          <w:rFonts w:ascii="B Lotus" w:eastAsia="Calibri" w:hAnsi="B Lotus" w:cs="B Lotus"/>
          <w:sz w:val="24"/>
          <w:szCs w:val="24"/>
          <w:rtl/>
        </w:rPr>
        <w:t xml:space="preserve"> و در ط</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شب مانند </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ک</w:t>
      </w:r>
      <w:r w:rsidRPr="00A07602">
        <w:rPr>
          <w:rFonts w:ascii="B Lotus" w:eastAsia="Calibri" w:hAnsi="B Lotus" w:cs="B Lotus"/>
          <w:sz w:val="24"/>
          <w:szCs w:val="24"/>
          <w:rtl/>
        </w:rPr>
        <w:t xml:space="preserve"> عا</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ق</w:t>
      </w:r>
      <w:r w:rsidRPr="00A07602">
        <w:rPr>
          <w:rFonts w:ascii="B Lotus" w:eastAsia="Calibri" w:hAnsi="B Lotus" w:cs="B Lotus"/>
          <w:sz w:val="24"/>
          <w:szCs w:val="24"/>
          <w:rtl/>
        </w:rPr>
        <w:t xml:space="preserve"> حرارت</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مانع تابش حرارت از زم</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ن</w:t>
      </w:r>
      <w:r w:rsidRPr="00A07602">
        <w:rPr>
          <w:rFonts w:ascii="B Lotus" w:eastAsia="Calibri" w:hAnsi="B Lotus" w:cs="B Lotus"/>
          <w:sz w:val="24"/>
          <w:szCs w:val="24"/>
          <w:rtl/>
        </w:rPr>
        <w:t xml:space="preserve"> به آسمان م</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شود</w:t>
      </w:r>
      <w:r w:rsidRPr="00A07602">
        <w:rPr>
          <w:rFonts w:ascii="B Lotus" w:eastAsia="Calibri" w:hAnsi="B Lotus" w:cs="B Lotus"/>
          <w:sz w:val="24"/>
          <w:szCs w:val="24"/>
          <w:rtl/>
        </w:rPr>
        <w:t>. در نت</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جه</w:t>
      </w:r>
      <w:ins w:id="3842" w:author="Mehrnazi Boojari" w:date="2019-01-10T07:07:00Z">
        <w:r w:rsidR="0096156A">
          <w:rPr>
            <w:rFonts w:ascii="B Lotus" w:eastAsia="Calibri" w:hAnsi="B Lotus" w:cs="B Lotus" w:hint="cs"/>
            <w:sz w:val="24"/>
            <w:szCs w:val="24"/>
            <w:rtl/>
          </w:rPr>
          <w:t>،</w:t>
        </w:r>
      </w:ins>
      <w:r w:rsidRPr="00A07602">
        <w:rPr>
          <w:rFonts w:ascii="B Lotus" w:eastAsia="Calibri" w:hAnsi="B Lotus" w:cs="B Lotus"/>
          <w:sz w:val="24"/>
          <w:szCs w:val="24"/>
          <w:rtl/>
        </w:rPr>
        <w:t xml:space="preserve"> نوسان درجه حرارت در روزها</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ابر</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بس</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ار</w:t>
      </w:r>
      <w:r w:rsidRPr="00A07602">
        <w:rPr>
          <w:rFonts w:ascii="B Lotus" w:eastAsia="Calibri" w:hAnsi="B Lotus" w:cs="B Lotus"/>
          <w:sz w:val="24"/>
          <w:szCs w:val="24"/>
          <w:rtl/>
        </w:rPr>
        <w:t xml:space="preserve"> کمتر م</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شود</w:t>
      </w:r>
      <w:r w:rsidRPr="00A07602">
        <w:rPr>
          <w:rFonts w:ascii="B Lotus" w:eastAsia="Calibri" w:hAnsi="B Lotus" w:cs="B Lotus"/>
          <w:sz w:val="24"/>
          <w:szCs w:val="24"/>
          <w:rtl/>
        </w:rPr>
        <w:t>.</w:t>
      </w:r>
    </w:p>
    <w:p w14:paraId="266CFBD6" w14:textId="77777777" w:rsidR="00A06196" w:rsidRPr="00A07602" w:rsidRDefault="00A06196" w:rsidP="00A25B54">
      <w:pPr>
        <w:numPr>
          <w:ilvl w:val="0"/>
          <w:numId w:val="29"/>
        </w:numPr>
        <w:bidi/>
        <w:spacing w:after="200" w:line="276" w:lineRule="auto"/>
        <w:ind w:left="623" w:hanging="270"/>
        <w:contextualSpacing/>
        <w:jc w:val="both"/>
        <w:rPr>
          <w:rFonts w:ascii="B Lotus" w:eastAsia="Calibri" w:hAnsi="B Lotus" w:cs="B Lotus"/>
          <w:sz w:val="24"/>
          <w:szCs w:val="24"/>
        </w:rPr>
      </w:pPr>
      <w:r w:rsidRPr="00A07602">
        <w:rPr>
          <w:rFonts w:ascii="B Lotus" w:eastAsia="Calibri" w:hAnsi="B Lotus" w:cs="B Lotus" w:hint="eastAsia"/>
          <w:sz w:val="24"/>
          <w:szCs w:val="24"/>
          <w:rtl/>
        </w:rPr>
        <w:t>دما</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هوا در روزها</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تابستان </w:t>
      </w:r>
      <w:del w:id="3843" w:author="Mehrnazi Boojari" w:date="2019-01-08T01:34:00Z">
        <w:r w:rsidRPr="00A07602" w:rsidDel="007B349F">
          <w:rPr>
            <w:rFonts w:ascii="B Lotus" w:eastAsia="Calibri" w:hAnsi="B Lotus" w:cs="B Lotus"/>
            <w:sz w:val="24"/>
            <w:szCs w:val="24"/>
            <w:rtl/>
          </w:rPr>
          <w:delText xml:space="preserve">معمولاً </w:delText>
        </w:r>
      </w:del>
      <w:ins w:id="3844" w:author="Mehrnazi Boojari" w:date="2019-01-08T01:34:00Z">
        <w:r w:rsidR="007B349F">
          <w:rPr>
            <w:rFonts w:ascii="B Lotus" w:eastAsia="Calibri" w:hAnsi="B Lotus" w:cs="B Lotus"/>
            <w:sz w:val="24"/>
            <w:szCs w:val="24"/>
            <w:rtl/>
          </w:rPr>
          <w:t xml:space="preserve">اغلب </w:t>
        </w:r>
      </w:ins>
      <w:r w:rsidRPr="00A07602">
        <w:rPr>
          <w:rFonts w:ascii="B Lotus" w:eastAsia="Calibri" w:hAnsi="B Lotus" w:cs="B Lotus"/>
          <w:sz w:val="24"/>
          <w:szCs w:val="24"/>
          <w:rtl/>
        </w:rPr>
        <w:t>ب</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ن</w:t>
      </w:r>
      <w:r w:rsidRPr="00A07602">
        <w:rPr>
          <w:rFonts w:ascii="B Lotus" w:eastAsia="Calibri" w:hAnsi="B Lotus" w:cs="B Lotus"/>
          <w:sz w:val="24"/>
          <w:szCs w:val="24"/>
          <w:rtl/>
        </w:rPr>
        <w:t xml:space="preserve"> 25 تا 30 درج</w:t>
      </w:r>
      <w:del w:id="3845" w:author="Mehrnazi Boojari" w:date="2019-01-07T22:49:00Z">
        <w:r w:rsidRPr="00A07602" w:rsidDel="00BF4CE5">
          <w:rPr>
            <w:rFonts w:ascii="B Lotus" w:eastAsia="Calibri" w:hAnsi="B Lotus" w:cs="B Lotus"/>
            <w:sz w:val="24"/>
            <w:szCs w:val="24"/>
            <w:rtl/>
          </w:rPr>
          <w:delText>ه‌</w:delText>
        </w:r>
        <w:r w:rsidRPr="00A07602" w:rsidDel="00BF4CE5">
          <w:rPr>
            <w:rFonts w:ascii="B Lotus" w:eastAsia="Calibri" w:hAnsi="B Lotus" w:cs="B Lotus" w:hint="cs"/>
            <w:sz w:val="24"/>
            <w:szCs w:val="24"/>
            <w:rtl/>
          </w:rPr>
          <w:delText>ی</w:delText>
        </w:r>
        <w:r w:rsidRPr="00A07602" w:rsidDel="00BF4CE5">
          <w:rPr>
            <w:rFonts w:ascii="B Lotus" w:eastAsia="Calibri" w:hAnsi="B Lotus" w:cs="B Lotus"/>
            <w:sz w:val="24"/>
            <w:szCs w:val="24"/>
            <w:rtl/>
          </w:rPr>
          <w:delText xml:space="preserve"> </w:delText>
        </w:r>
      </w:del>
      <w:ins w:id="3846" w:author="Mehrnazi Boojari" w:date="2019-01-07T22:49:00Z">
        <w:r w:rsidR="00BF4CE5">
          <w:rPr>
            <w:rFonts w:ascii="B Lotus" w:eastAsia="Calibri" w:hAnsi="B Lotus" w:cs="B Lotus"/>
            <w:sz w:val="24"/>
            <w:szCs w:val="24"/>
            <w:rtl/>
          </w:rPr>
          <w:t xml:space="preserve">ۀ </w:t>
        </w:r>
      </w:ins>
      <w:r w:rsidRPr="00A07602">
        <w:rPr>
          <w:rFonts w:ascii="B Lotus" w:eastAsia="Calibri" w:hAnsi="B Lotus" w:cs="B Lotus"/>
          <w:sz w:val="24"/>
          <w:szCs w:val="24"/>
          <w:rtl/>
        </w:rPr>
        <w:t>سانت</w:t>
      </w:r>
      <w:r w:rsidRPr="00A07602">
        <w:rPr>
          <w:rFonts w:ascii="B Lotus" w:eastAsia="Calibri" w:hAnsi="B Lotus" w:cs="B Lotus" w:hint="cs"/>
          <w:sz w:val="24"/>
          <w:szCs w:val="24"/>
          <w:rtl/>
        </w:rPr>
        <w:t>ی</w:t>
      </w:r>
      <w:ins w:id="3847" w:author="Mehrnazi Boojari" w:date="2019-01-10T07:07:00Z">
        <w:r w:rsidR="0096156A">
          <w:rPr>
            <w:rFonts w:ascii="B Lotus" w:eastAsia="Calibri" w:hAnsi="B Lotus" w:cs="B Nazanin" w:hint="cs"/>
            <w:sz w:val="24"/>
            <w:szCs w:val="24"/>
            <w:rtl/>
          </w:rPr>
          <w:t>‌</w:t>
        </w:r>
      </w:ins>
      <w:del w:id="3848" w:author="Mehrnazi Boojari" w:date="2019-01-10T07:07:00Z">
        <w:r w:rsidRPr="00A07602" w:rsidDel="0096156A">
          <w:rPr>
            <w:rFonts w:ascii="B Lotus" w:eastAsia="Calibri" w:hAnsi="B Lotus" w:cs="B Lotus" w:hint="cs"/>
            <w:sz w:val="24"/>
            <w:szCs w:val="24"/>
            <w:rtl/>
          </w:rPr>
          <w:delText>‌</w:delText>
        </w:r>
      </w:del>
      <w:r w:rsidRPr="00A07602">
        <w:rPr>
          <w:rFonts w:ascii="B Lotus" w:eastAsia="Calibri" w:hAnsi="B Lotus" w:cs="B Lotus" w:hint="eastAsia"/>
          <w:sz w:val="24"/>
          <w:szCs w:val="24"/>
          <w:rtl/>
        </w:rPr>
        <w:t>گراد</w:t>
      </w:r>
      <w:r w:rsidRPr="00A07602">
        <w:rPr>
          <w:rFonts w:ascii="B Lotus" w:eastAsia="Calibri" w:hAnsi="B Lotus" w:cs="B Lotus"/>
          <w:sz w:val="24"/>
          <w:szCs w:val="24"/>
          <w:rtl/>
        </w:rPr>
        <w:t xml:space="preserve"> و شب‌ها ب</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ن</w:t>
      </w:r>
      <w:r w:rsidRPr="00A07602">
        <w:rPr>
          <w:rFonts w:ascii="B Lotus" w:eastAsia="Calibri" w:hAnsi="B Lotus" w:cs="B Lotus"/>
          <w:sz w:val="24"/>
          <w:szCs w:val="24"/>
          <w:rtl/>
        </w:rPr>
        <w:t xml:space="preserve"> 20 تا 23 درجه </w:t>
      </w:r>
      <w:del w:id="3849" w:author="Mehrnazi Boojari" w:date="2019-01-10T07:07:00Z">
        <w:r w:rsidRPr="00A07602" w:rsidDel="0096156A">
          <w:rPr>
            <w:rFonts w:ascii="B Lotus" w:eastAsia="Calibri" w:hAnsi="B Lotus" w:cs="B Lotus"/>
            <w:sz w:val="24"/>
            <w:szCs w:val="24"/>
            <w:rtl/>
          </w:rPr>
          <w:delText>سانت</w:delText>
        </w:r>
        <w:r w:rsidRPr="00A07602" w:rsidDel="0096156A">
          <w:rPr>
            <w:rFonts w:ascii="B Lotus" w:eastAsia="Calibri" w:hAnsi="B Lotus" w:cs="B Lotus" w:hint="cs"/>
            <w:sz w:val="24"/>
            <w:szCs w:val="24"/>
            <w:rtl/>
          </w:rPr>
          <w:delText>ی‌</w:delText>
        </w:r>
        <w:r w:rsidRPr="00A07602" w:rsidDel="0096156A">
          <w:rPr>
            <w:rFonts w:ascii="B Lotus" w:eastAsia="Calibri" w:hAnsi="B Lotus" w:cs="B Lotus" w:hint="eastAsia"/>
            <w:sz w:val="24"/>
            <w:szCs w:val="24"/>
            <w:rtl/>
          </w:rPr>
          <w:delText>گراد</w:delText>
        </w:r>
      </w:del>
      <w:ins w:id="3850" w:author="Mehrnazi Boojari" w:date="2019-01-10T07:07:00Z">
        <w:r w:rsidR="0096156A">
          <w:rPr>
            <w:rFonts w:ascii="B Lotus" w:eastAsia="Calibri" w:hAnsi="B Lotus" w:cs="B Lotus"/>
            <w:sz w:val="24"/>
            <w:szCs w:val="24"/>
            <w:rtl/>
          </w:rPr>
          <w:t>سانتی</w:t>
        </w:r>
        <w:r w:rsidR="0096156A">
          <w:rPr>
            <w:rFonts w:ascii="B Lotus" w:eastAsia="Calibri" w:hAnsi="B Lotus" w:cs="B Lotus" w:hint="cs"/>
            <w:sz w:val="24"/>
            <w:szCs w:val="24"/>
            <w:rtl/>
          </w:rPr>
          <w:t>‌</w:t>
        </w:r>
        <w:r w:rsidR="0096156A">
          <w:rPr>
            <w:rFonts w:ascii="B Lotus" w:eastAsia="Calibri" w:hAnsi="B Lotus" w:cs="B Lotus"/>
            <w:sz w:val="24"/>
            <w:szCs w:val="24"/>
            <w:rtl/>
          </w:rPr>
          <w:t>گراد</w:t>
        </w:r>
      </w:ins>
      <w:r w:rsidRPr="00A07602">
        <w:rPr>
          <w:rFonts w:ascii="B Lotus" w:eastAsia="Calibri" w:hAnsi="B Lotus" w:cs="B Lotus"/>
          <w:sz w:val="24"/>
          <w:szCs w:val="24"/>
          <w:rtl/>
        </w:rPr>
        <w:t xml:space="preserve"> و در زمستان </w:t>
      </w:r>
      <w:del w:id="3851" w:author="Mehrnazi Boojari" w:date="2019-01-08T01:34:00Z">
        <w:r w:rsidRPr="00A07602" w:rsidDel="007B349F">
          <w:rPr>
            <w:rFonts w:ascii="B Lotus" w:eastAsia="Calibri" w:hAnsi="B Lotus" w:cs="B Lotus"/>
            <w:sz w:val="24"/>
            <w:szCs w:val="24"/>
            <w:rtl/>
          </w:rPr>
          <w:delText xml:space="preserve">معمولاً </w:delText>
        </w:r>
      </w:del>
      <w:ins w:id="3852" w:author="Mehrnazi Boojari" w:date="2019-01-08T01:34:00Z">
        <w:r w:rsidR="007B349F">
          <w:rPr>
            <w:rFonts w:ascii="B Lotus" w:eastAsia="Calibri" w:hAnsi="B Lotus" w:cs="B Lotus"/>
            <w:sz w:val="24"/>
            <w:szCs w:val="24"/>
            <w:rtl/>
          </w:rPr>
          <w:t xml:space="preserve">اغلب </w:t>
        </w:r>
      </w:ins>
      <w:r w:rsidRPr="00A07602">
        <w:rPr>
          <w:rFonts w:ascii="B Lotus" w:eastAsia="Calibri" w:hAnsi="B Lotus" w:cs="B Lotus"/>
          <w:sz w:val="24"/>
          <w:szCs w:val="24"/>
          <w:rtl/>
        </w:rPr>
        <w:t>بالا</w:t>
      </w:r>
      <w:r w:rsidRPr="00A07602">
        <w:rPr>
          <w:rFonts w:ascii="B Lotus" w:eastAsia="Calibri" w:hAnsi="B Lotus" w:cs="B Lotus" w:hint="cs"/>
          <w:sz w:val="24"/>
          <w:szCs w:val="24"/>
          <w:rtl/>
        </w:rPr>
        <w:t>ی</w:t>
      </w:r>
      <w:r w:rsidRPr="00A07602">
        <w:rPr>
          <w:rFonts w:ascii="B Lotus" w:eastAsia="Calibri" w:hAnsi="B Lotus" w:cs="B Lotus"/>
          <w:sz w:val="24"/>
          <w:szCs w:val="24"/>
          <w:rtl/>
        </w:rPr>
        <w:t xml:space="preserve"> صفر است. </w:t>
      </w:r>
    </w:p>
    <w:p w14:paraId="3E0613D7" w14:textId="77777777" w:rsidR="00A06196" w:rsidRPr="00A06196" w:rsidRDefault="00A06196" w:rsidP="00A25B54">
      <w:pPr>
        <w:numPr>
          <w:ilvl w:val="0"/>
          <w:numId w:val="29"/>
        </w:numPr>
        <w:bidi/>
        <w:spacing w:after="200" w:line="276" w:lineRule="auto"/>
        <w:ind w:left="623" w:hanging="270"/>
        <w:contextualSpacing/>
        <w:jc w:val="both"/>
        <w:rPr>
          <w:rFonts w:ascii="B Lotus" w:eastAsia="Calibri" w:hAnsi="B Lotus" w:cs="B Lotus"/>
          <w:sz w:val="26"/>
          <w:szCs w:val="26"/>
        </w:rPr>
      </w:pPr>
      <w:r w:rsidRPr="00A07602">
        <w:rPr>
          <w:rFonts w:ascii="B Lotus" w:eastAsia="Calibri" w:hAnsi="B Lotus" w:cs="B Lotus" w:hint="eastAsia"/>
          <w:sz w:val="24"/>
          <w:szCs w:val="24"/>
          <w:rtl/>
        </w:rPr>
        <w:t>بارش</w:t>
      </w:r>
      <w:r w:rsidRPr="00A07602">
        <w:rPr>
          <w:rFonts w:ascii="B Lotus" w:eastAsia="Calibri" w:hAnsi="B Lotus" w:cs="B Lotus"/>
          <w:sz w:val="24"/>
          <w:szCs w:val="24"/>
          <w:rtl/>
        </w:rPr>
        <w:t xml:space="preserve"> در تابستان ن</w:t>
      </w:r>
      <w:r w:rsidRPr="00A07602">
        <w:rPr>
          <w:rFonts w:ascii="B Lotus" w:eastAsia="Calibri" w:hAnsi="B Lotus" w:cs="B Lotus" w:hint="cs"/>
          <w:sz w:val="24"/>
          <w:szCs w:val="24"/>
          <w:rtl/>
        </w:rPr>
        <w:t>ی</w:t>
      </w:r>
      <w:r w:rsidRPr="00A07602">
        <w:rPr>
          <w:rFonts w:ascii="B Lotus" w:eastAsia="Calibri" w:hAnsi="B Lotus" w:cs="B Lotus" w:hint="eastAsia"/>
          <w:sz w:val="24"/>
          <w:szCs w:val="24"/>
          <w:rtl/>
        </w:rPr>
        <w:t>ز</w:t>
      </w:r>
      <w:r w:rsidRPr="00A07602">
        <w:rPr>
          <w:rFonts w:ascii="B Lotus" w:eastAsia="Calibri" w:hAnsi="B Lotus" w:cs="B Lotus"/>
          <w:sz w:val="24"/>
          <w:szCs w:val="24"/>
          <w:rtl/>
        </w:rPr>
        <w:t xml:space="preserve"> اغلب به‌صورت رگبار</w:t>
      </w:r>
      <w:del w:id="3853" w:author="Mehrnazi Boojari" w:date="2019-01-07T10:29:00Z">
        <w:r w:rsidRPr="00A07602" w:rsidDel="006C73A5">
          <w:rPr>
            <w:rFonts w:ascii="B Lotus" w:eastAsia="Calibri" w:hAnsi="B Lotus" w:cs="B Lotus"/>
            <w:sz w:val="24"/>
            <w:szCs w:val="24"/>
            <w:rtl/>
          </w:rPr>
          <w:delText xml:space="preserve"> م</w:delText>
        </w:r>
        <w:r w:rsidRPr="00A07602" w:rsidDel="006C73A5">
          <w:rPr>
            <w:rFonts w:ascii="B Lotus" w:eastAsia="Calibri" w:hAnsi="B Lotus" w:cs="B Lotus" w:hint="cs"/>
            <w:sz w:val="24"/>
            <w:szCs w:val="24"/>
            <w:rtl/>
          </w:rPr>
          <w:delText>ی‌</w:delText>
        </w:r>
        <w:r w:rsidRPr="00A07602" w:rsidDel="006C73A5">
          <w:rPr>
            <w:rFonts w:ascii="B Lotus" w:eastAsia="Calibri" w:hAnsi="B Lotus" w:cs="B Lotus" w:hint="eastAsia"/>
            <w:sz w:val="24"/>
            <w:szCs w:val="24"/>
            <w:rtl/>
          </w:rPr>
          <w:delText>باشد</w:delText>
        </w:r>
      </w:del>
      <w:ins w:id="3854" w:author="Mehrnazi Boojari" w:date="2019-01-07T10:29:00Z">
        <w:r w:rsidR="006C73A5">
          <w:rPr>
            <w:rFonts w:ascii="B Lotus" w:eastAsia="Calibri" w:hAnsi="B Lotus" w:cs="B Lotus"/>
            <w:sz w:val="24"/>
            <w:szCs w:val="24"/>
            <w:rtl/>
          </w:rPr>
          <w:t xml:space="preserve"> است</w:t>
        </w:r>
      </w:ins>
      <w:r w:rsidRPr="00A06196">
        <w:rPr>
          <w:rFonts w:ascii="B Lotus" w:eastAsia="Calibri" w:hAnsi="B Lotus" w:cs="B Lotus" w:hint="cs"/>
          <w:sz w:val="26"/>
          <w:szCs w:val="26"/>
          <w:rtl/>
        </w:rPr>
        <w:t>.</w:t>
      </w:r>
    </w:p>
    <w:p w14:paraId="0A33E372" w14:textId="77777777" w:rsidR="00A06196" w:rsidRPr="00A06196" w:rsidRDefault="00A06196" w:rsidP="00D04785">
      <w:pPr>
        <w:pStyle w:val="Heading6"/>
        <w:bidi/>
        <w:rPr>
          <w:rtl/>
        </w:rPr>
      </w:pPr>
      <w:bookmarkStart w:id="3855" w:name="_Toc533781180"/>
      <w:bookmarkStart w:id="3856" w:name="_Toc533782136"/>
      <w:r w:rsidRPr="00A06196">
        <w:rPr>
          <w:rtl/>
        </w:rPr>
        <w:t>اقل</w:t>
      </w:r>
      <w:r w:rsidRPr="00A06196">
        <w:rPr>
          <w:rFonts w:hint="cs"/>
          <w:rtl/>
        </w:rPr>
        <w:t>ی</w:t>
      </w:r>
      <w:r w:rsidRPr="00A06196">
        <w:rPr>
          <w:rFonts w:hint="eastAsia"/>
          <w:rtl/>
        </w:rPr>
        <w:t>م</w:t>
      </w:r>
      <w:r w:rsidRPr="00A06196">
        <w:rPr>
          <w:rtl/>
        </w:rPr>
        <w:t xml:space="preserve"> گرم و خشک</w:t>
      </w:r>
      <w:r w:rsidRPr="00A06196">
        <w:rPr>
          <w:rFonts w:hint="cs"/>
          <w:rtl/>
        </w:rPr>
        <w:t xml:space="preserve"> </w:t>
      </w:r>
      <w:r w:rsidRPr="00A06196">
        <w:rPr>
          <w:rtl/>
        </w:rPr>
        <w:t>(فلات مرکز</w:t>
      </w:r>
      <w:r w:rsidRPr="00A06196">
        <w:rPr>
          <w:rFonts w:hint="cs"/>
          <w:rtl/>
        </w:rPr>
        <w:t>ی</w:t>
      </w:r>
      <w:del w:id="3857" w:author="Mehrnazi Boojari" w:date="2019-01-07T10:07:00Z">
        <w:r w:rsidRPr="00A06196" w:rsidDel="00A31D6F">
          <w:rPr>
            <w:rtl/>
          </w:rPr>
          <w:delText xml:space="preserve"> )</w:delText>
        </w:r>
      </w:del>
      <w:bookmarkEnd w:id="3855"/>
      <w:bookmarkEnd w:id="3856"/>
      <w:ins w:id="3858" w:author="Mehrnazi Boojari" w:date="2019-01-07T10:07:00Z">
        <w:r w:rsidR="00A31D6F">
          <w:rPr>
            <w:rtl/>
          </w:rPr>
          <w:t>)</w:t>
        </w:r>
      </w:ins>
    </w:p>
    <w:p w14:paraId="03A932B5" w14:textId="77777777" w:rsidR="00A06196" w:rsidRPr="00A07602" w:rsidRDefault="00A06196" w:rsidP="00E61B6E">
      <w:pPr>
        <w:bidi/>
        <w:ind w:firstLine="227"/>
        <w:jc w:val="both"/>
        <w:rPr>
          <w:rFonts w:ascii="B Lotus" w:eastAsia="Calibri" w:hAnsi="B Lotus" w:cs="B Lotus"/>
          <w:sz w:val="24"/>
          <w:szCs w:val="24"/>
          <w:rtl/>
        </w:rPr>
      </w:pP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این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اقلیم</w:t>
      </w:r>
      <w:ins w:id="3859" w:author="Mehrnazi Boojari" w:date="2019-01-10T07:14:00Z">
        <w:r w:rsidR="00E61B6E">
          <w:rPr>
            <w:rFonts w:ascii="B Lotus" w:eastAsia="Calibri" w:hAnsi="B Lotus" w:cs="B Lotus" w:hint="cs"/>
            <w:sz w:val="24"/>
            <w:szCs w:val="24"/>
            <w:rtl/>
          </w:rPr>
          <w:t>،</w:t>
        </w:r>
      </w:ins>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که</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بیشتر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مناطق</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نیمه</w:t>
      </w:r>
      <w:ins w:id="3860" w:author="Mehrnazi Boojari" w:date="2019-01-10T07:13:00Z">
        <w:r w:rsidR="00E61B6E">
          <w:rPr>
            <w:rFonts w:ascii="B Lotus" w:eastAsia="Calibri" w:hAnsi="B Lotus" w:cs="B Nazanin" w:hint="cs"/>
            <w:sz w:val="24"/>
            <w:szCs w:val="24"/>
            <w:rtl/>
          </w:rPr>
          <w:t>‌</w:t>
        </w:r>
      </w:ins>
      <w:del w:id="3861" w:author="Mehrnazi Boojari" w:date="2019-01-10T07:13:00Z">
        <w:r w:rsidRPr="00A07602" w:rsidDel="00E61B6E">
          <w:rPr>
            <w:rFonts w:ascii="B Lotus" w:eastAsia="Calibri" w:hAnsi="B Lotus" w:cs="B Lotus"/>
            <w:sz w:val="24"/>
            <w:szCs w:val="24"/>
            <w:rtl/>
          </w:rPr>
          <w:delText xml:space="preserve"> </w:delText>
        </w:r>
      </w:del>
      <w:r w:rsidRPr="00A07602">
        <w:rPr>
          <w:rFonts w:ascii="B Lotus" w:eastAsia="Calibri" w:hAnsi="B Lotus" w:cs="B Lotus" w:hint="cs"/>
          <w:sz w:val="24"/>
          <w:szCs w:val="24"/>
          <w:rtl/>
        </w:rPr>
        <w:t>استوایی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را</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شامل</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می‌شود،</w:t>
      </w:r>
      <w:del w:id="3862" w:author="Mehrnazi Boojari" w:date="2019-01-07T22:43:00Z">
        <w:r w:rsidRPr="00A07602" w:rsidDel="00BF4CE5">
          <w:rPr>
            <w:rFonts w:ascii="B Lotus" w:eastAsia="Calibri" w:hAnsi="B Lotus" w:cs="B Lotus"/>
            <w:sz w:val="24"/>
            <w:szCs w:val="24"/>
            <w:rtl/>
          </w:rPr>
          <w:delText xml:space="preserve"> </w:delText>
        </w:r>
        <w:r w:rsidRPr="00A07602" w:rsidDel="00BF4CE5">
          <w:rPr>
            <w:rFonts w:ascii="B Lotus" w:eastAsia="Calibri" w:hAnsi="B Lotus" w:cs="B Lotus" w:hint="cs"/>
            <w:sz w:val="24"/>
            <w:szCs w:val="24"/>
            <w:rtl/>
          </w:rPr>
          <w:delText>به</w:delText>
        </w:r>
        <w:r w:rsidRPr="00A07602" w:rsidDel="00BF4CE5">
          <w:rPr>
            <w:rFonts w:ascii="B Lotus" w:eastAsia="Calibri" w:hAnsi="B Lotus" w:cs="B Lotus"/>
            <w:sz w:val="24"/>
            <w:szCs w:val="24"/>
            <w:rtl/>
          </w:rPr>
          <w:delText xml:space="preserve"> </w:delText>
        </w:r>
        <w:r w:rsidRPr="00A07602" w:rsidDel="00BF4CE5">
          <w:rPr>
            <w:rFonts w:ascii="B Lotus" w:eastAsia="Calibri" w:hAnsi="B Lotus" w:cs="B Lotus" w:hint="cs"/>
            <w:sz w:val="24"/>
            <w:szCs w:val="24"/>
            <w:rtl/>
          </w:rPr>
          <w:delText>دلیل</w:delText>
        </w:r>
        <w:r w:rsidRPr="00A07602" w:rsidDel="00BF4CE5">
          <w:rPr>
            <w:rFonts w:ascii="B Lotus" w:eastAsia="Calibri" w:hAnsi="B Lotus" w:cs="B Lotus"/>
            <w:sz w:val="24"/>
            <w:szCs w:val="24"/>
            <w:rtl/>
          </w:rPr>
          <w:delText xml:space="preserve"> </w:delText>
        </w:r>
      </w:del>
      <w:ins w:id="3863" w:author="Mehrnazi Boojari" w:date="2019-01-07T22:43:00Z">
        <w:r w:rsidR="00BF4CE5">
          <w:rPr>
            <w:rFonts w:ascii="B Lotus" w:eastAsia="Calibri" w:hAnsi="B Lotus" w:cs="B Lotus"/>
            <w:sz w:val="24"/>
            <w:szCs w:val="24"/>
            <w:rtl/>
          </w:rPr>
          <w:t xml:space="preserve"> به</w:t>
        </w:r>
        <w:r w:rsidR="00BF4CE5">
          <w:rPr>
            <w:rFonts w:ascii="B Lotus" w:eastAsia="Calibri" w:hAnsi="B Lotus" w:cs="B Lotus" w:hint="cs"/>
            <w:sz w:val="24"/>
            <w:szCs w:val="24"/>
            <w:rtl/>
          </w:rPr>
          <w:t>‌</w:t>
        </w:r>
        <w:r w:rsidR="00BF4CE5">
          <w:rPr>
            <w:rFonts w:ascii="B Lotus" w:eastAsia="Calibri" w:hAnsi="B Lotus" w:cs="B Lotus"/>
            <w:sz w:val="24"/>
            <w:szCs w:val="24"/>
            <w:rtl/>
          </w:rPr>
          <w:t xml:space="preserve">دلیل </w:t>
        </w:r>
      </w:ins>
      <w:r w:rsidRPr="00A07602">
        <w:rPr>
          <w:rFonts w:ascii="B Lotus" w:eastAsia="Calibri" w:hAnsi="B Lotus" w:cs="B Lotus" w:hint="cs"/>
          <w:sz w:val="24"/>
          <w:szCs w:val="24"/>
          <w:rtl/>
        </w:rPr>
        <w:t>وزش</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باد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هوا</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بسیار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خشک</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است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تابش</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مستقیم</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آفتاب</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این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مناطق</w:t>
      </w:r>
      <w:r w:rsidRPr="00A07602">
        <w:rPr>
          <w:rFonts w:ascii="B Lotus" w:eastAsia="Calibri" w:hAnsi="B Lotus" w:cs="B Lotus"/>
          <w:sz w:val="24"/>
          <w:szCs w:val="24"/>
          <w:rtl/>
        </w:rPr>
        <w:t xml:space="preserve"> </w:t>
      </w:r>
      <w:del w:id="3864" w:author="Mehrnazi Boojari" w:date="2019-01-10T07:14:00Z">
        <w:r w:rsidRPr="00A07602" w:rsidDel="00E61B6E">
          <w:rPr>
            <w:rFonts w:ascii="B Lotus" w:eastAsia="Calibri" w:hAnsi="B Lotus" w:cs="B Lotus" w:hint="cs"/>
            <w:sz w:val="24"/>
            <w:szCs w:val="24"/>
            <w:rtl/>
          </w:rPr>
          <w:delText>شدید</w:delText>
        </w:r>
        <w:r w:rsidRPr="00A07602" w:rsidDel="00E61B6E">
          <w:rPr>
            <w:rFonts w:ascii="B Lotus" w:eastAsia="Calibri" w:hAnsi="B Lotus" w:cs="B Lotus"/>
            <w:sz w:val="24"/>
            <w:szCs w:val="24"/>
            <w:rtl/>
          </w:rPr>
          <w:delText xml:space="preserve"> </w:delText>
        </w:r>
      </w:del>
      <w:ins w:id="3865" w:author="Mehrnazi Boojari" w:date="2019-01-10T07:14:00Z">
        <w:r w:rsidR="00E61B6E">
          <w:rPr>
            <w:rFonts w:ascii="B Lotus" w:eastAsia="Calibri" w:hAnsi="B Lotus" w:cs="B Lotus" w:hint="cs"/>
            <w:sz w:val="24"/>
            <w:szCs w:val="24"/>
            <w:rtl/>
          </w:rPr>
          <w:t>بسیار زیاد</w:t>
        </w:r>
        <w:r w:rsidR="00E61B6E" w:rsidRPr="00A07602">
          <w:rPr>
            <w:rFonts w:ascii="B Lotus" w:eastAsia="Calibri" w:hAnsi="B Lotus" w:cs="B Lotus"/>
            <w:sz w:val="24"/>
            <w:szCs w:val="24"/>
            <w:rtl/>
          </w:rPr>
          <w:t xml:space="preserve"> </w:t>
        </w:r>
      </w:ins>
      <w:r w:rsidRPr="00A07602">
        <w:rPr>
          <w:rFonts w:ascii="B Lotus" w:eastAsia="Calibri" w:hAnsi="B Lotus" w:cs="B Lotus" w:hint="cs"/>
          <w:sz w:val="24"/>
          <w:szCs w:val="24"/>
          <w:rtl/>
        </w:rPr>
        <w:t>است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آسمان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این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مناطق</w:t>
      </w:r>
      <w:del w:id="3866" w:author="Mehrnazi Boojari" w:date="2019-01-10T07:14:00Z">
        <w:r w:rsidRPr="00A07602" w:rsidDel="00E61B6E">
          <w:rPr>
            <w:rFonts w:ascii="B Lotus" w:eastAsia="Calibri" w:hAnsi="B Lotus" w:cs="B Lotus" w:hint="cs"/>
            <w:sz w:val="24"/>
            <w:szCs w:val="24"/>
            <w:rtl/>
          </w:rPr>
          <w:delText>،</w:delText>
        </w:r>
      </w:del>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بیشتر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مواقع</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سال</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بدون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ابر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است</w:t>
      </w:r>
      <w:del w:id="3867" w:author="Mehrnazi Boojari" w:date="2019-01-08T02:05:00Z">
        <w:r w:rsidRPr="00A07602" w:rsidDel="00310BDA">
          <w:rPr>
            <w:rFonts w:ascii="B Lotus" w:eastAsia="Calibri" w:hAnsi="B Lotus" w:cs="B Lotus"/>
            <w:sz w:val="24"/>
            <w:szCs w:val="24"/>
            <w:rtl/>
          </w:rPr>
          <w:delText xml:space="preserve"> </w:delText>
        </w:r>
        <w:r w:rsidRPr="00A07602" w:rsidDel="00310BDA">
          <w:rPr>
            <w:rFonts w:ascii="B Lotus" w:eastAsia="Calibri" w:hAnsi="B Lotus" w:cs="B Lotus" w:hint="cs"/>
            <w:sz w:val="24"/>
            <w:szCs w:val="24"/>
            <w:rtl/>
          </w:rPr>
          <w:delText>ولی</w:delText>
        </w:r>
        <w:r w:rsidRPr="00A07602" w:rsidDel="00310BDA">
          <w:rPr>
            <w:rFonts w:ascii="B Lotus" w:eastAsia="Calibri" w:hAnsi="B Lotus" w:cs="B Lotus"/>
            <w:sz w:val="24"/>
            <w:szCs w:val="24"/>
            <w:rtl/>
          </w:rPr>
          <w:delText xml:space="preserve"> </w:delText>
        </w:r>
      </w:del>
      <w:ins w:id="3868" w:author="Mehrnazi Boojari" w:date="2019-01-08T02:05:00Z">
        <w:r w:rsidR="00310BDA">
          <w:rPr>
            <w:rFonts w:ascii="B Lotus" w:eastAsia="Calibri" w:hAnsi="B Lotus" w:cs="B Lotus"/>
            <w:sz w:val="24"/>
            <w:szCs w:val="24"/>
            <w:rtl/>
          </w:rPr>
          <w:t xml:space="preserve">، ولی </w:t>
        </w:r>
      </w:ins>
      <w:del w:id="3869" w:author="Mehrnazi Boojari" w:date="2019-01-08T01:34:00Z">
        <w:r w:rsidRPr="00A07602" w:rsidDel="007B349F">
          <w:rPr>
            <w:rFonts w:ascii="B Lotus" w:eastAsia="Calibri" w:hAnsi="B Lotus" w:cs="B Lotus" w:hint="cs"/>
            <w:sz w:val="24"/>
            <w:szCs w:val="24"/>
            <w:rtl/>
          </w:rPr>
          <w:delText>معمولاً</w:delText>
        </w:r>
        <w:r w:rsidRPr="00A07602" w:rsidDel="007B349F">
          <w:rPr>
            <w:rFonts w:ascii="B Lotus" w:eastAsia="Calibri" w:hAnsi="B Lotus" w:cs="B Lotus"/>
            <w:sz w:val="24"/>
            <w:szCs w:val="24"/>
            <w:rtl/>
          </w:rPr>
          <w:delText xml:space="preserve"> </w:delText>
        </w:r>
      </w:del>
      <w:ins w:id="3870" w:author="Mehrnazi Boojari" w:date="2019-01-08T01:34:00Z">
        <w:r w:rsidR="007B349F">
          <w:rPr>
            <w:rFonts w:ascii="B Lotus" w:eastAsia="Calibri" w:hAnsi="B Lotus" w:cs="B Lotus" w:hint="cs"/>
            <w:sz w:val="24"/>
            <w:szCs w:val="24"/>
            <w:rtl/>
          </w:rPr>
          <w:t xml:space="preserve">اغلب </w:t>
        </w:r>
      </w:ins>
      <w:r w:rsidRPr="00A07602">
        <w:rPr>
          <w:rFonts w:ascii="B Lotus" w:eastAsia="Calibri" w:hAnsi="B Lotus" w:cs="B Lotus" w:hint="cs"/>
          <w:sz w:val="24"/>
          <w:szCs w:val="24"/>
          <w:rtl/>
        </w:rPr>
        <w:t>بعدازظهرها</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اثر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گرم</w:t>
      </w:r>
      <w:del w:id="3871" w:author="Mehrnazi Boojari" w:date="2019-01-07T10:33:00Z">
        <w:r w:rsidRPr="00A07602" w:rsidDel="006C73A5">
          <w:rPr>
            <w:rFonts w:ascii="B Lotus" w:eastAsia="Calibri" w:hAnsi="B Lotus" w:cs="B Lotus"/>
            <w:sz w:val="24"/>
            <w:szCs w:val="24"/>
            <w:rtl/>
          </w:rPr>
          <w:delText xml:space="preserve"> </w:delText>
        </w:r>
        <w:r w:rsidRPr="00A07602" w:rsidDel="006C73A5">
          <w:rPr>
            <w:rFonts w:ascii="B Lotus" w:eastAsia="Calibri" w:hAnsi="B Lotus" w:cs="B Lotus" w:hint="cs"/>
            <w:sz w:val="24"/>
            <w:szCs w:val="24"/>
            <w:rtl/>
          </w:rPr>
          <w:delText>شدن</w:delText>
        </w:r>
        <w:r w:rsidRPr="00A07602" w:rsidDel="006C73A5">
          <w:rPr>
            <w:rFonts w:ascii="B Lotus" w:eastAsia="Calibri" w:hAnsi="B Lotus" w:cs="B Lotus"/>
            <w:sz w:val="24"/>
            <w:szCs w:val="24"/>
            <w:rtl/>
          </w:rPr>
          <w:delText xml:space="preserve"> </w:delText>
        </w:r>
      </w:del>
      <w:ins w:id="3872" w:author="Mehrnazi Boojari" w:date="2019-01-07T10:33:00Z">
        <w:r w:rsidR="006C73A5">
          <w:rPr>
            <w:rFonts w:ascii="B Lotus" w:eastAsia="Calibri" w:hAnsi="B Lotus" w:cs="B Lotus" w:hint="cs"/>
            <w:sz w:val="24"/>
            <w:szCs w:val="24"/>
            <w:rtl/>
          </w:rPr>
          <w:t>‌</w:t>
        </w:r>
        <w:r w:rsidR="006C73A5">
          <w:rPr>
            <w:rFonts w:ascii="B Lotus" w:eastAsia="Calibri" w:hAnsi="B Lotus" w:cs="B Lotus"/>
            <w:sz w:val="24"/>
            <w:szCs w:val="24"/>
            <w:rtl/>
          </w:rPr>
          <w:t xml:space="preserve">شدن </w:t>
        </w:r>
      </w:ins>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حرکت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لایه‌های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هوای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نزدیک</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به</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زمین،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مه</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طوفان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گرد</w:t>
      </w:r>
      <w:ins w:id="3873" w:author="Mehrnazi Boojari" w:date="2019-01-10T07:14:00Z">
        <w:r w:rsidR="00E61B6E">
          <w:rPr>
            <w:rFonts w:ascii="B Lotus" w:eastAsia="Calibri" w:hAnsi="B Lotus" w:cs="B Lotus" w:hint="cs"/>
            <w:sz w:val="24"/>
            <w:szCs w:val="24"/>
            <w:rtl/>
          </w:rPr>
          <w:t xml:space="preserve"> </w:t>
        </w:r>
      </w:ins>
      <w:r w:rsidRPr="00A07602">
        <w:rPr>
          <w:rFonts w:ascii="B Lotus" w:eastAsia="Calibri" w:hAnsi="B Lotus" w:cs="B Lotus" w:hint="cs"/>
          <w:sz w:val="24"/>
          <w:szCs w:val="24"/>
          <w:rtl/>
        </w:rPr>
        <w:t>و</w:t>
      </w:r>
      <w:ins w:id="3874" w:author="Mehrnazi Boojari" w:date="2019-01-10T07:14:00Z">
        <w:r w:rsidR="00E61B6E">
          <w:rPr>
            <w:rFonts w:ascii="B Lotus" w:eastAsia="Calibri" w:hAnsi="B Lotus" w:cs="B Lotus" w:hint="cs"/>
            <w:sz w:val="24"/>
            <w:szCs w:val="24"/>
            <w:rtl/>
          </w:rPr>
          <w:t xml:space="preserve"> </w:t>
        </w:r>
      </w:ins>
      <w:r w:rsidRPr="00A07602">
        <w:rPr>
          <w:rFonts w:ascii="B Lotus" w:eastAsia="Calibri" w:hAnsi="B Lotus" w:cs="B Lotus" w:hint="cs"/>
          <w:sz w:val="24"/>
          <w:szCs w:val="24"/>
          <w:rtl/>
        </w:rPr>
        <w:t>غبار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پدید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می‌آید</w:t>
      </w:r>
      <w:del w:id="3875" w:author="Mehrnazi Boojari" w:date="2019-01-10T07:14:00Z">
        <w:r w:rsidRPr="00A07602" w:rsidDel="00E61B6E">
          <w:rPr>
            <w:rFonts w:ascii="B Lotus" w:eastAsia="Calibri" w:hAnsi="B Lotus" w:cs="B Lotus"/>
            <w:sz w:val="24"/>
            <w:szCs w:val="24"/>
          </w:rPr>
          <w:delText>.</w:delText>
        </w:r>
        <w:r w:rsidRPr="00A07602" w:rsidDel="00E61B6E">
          <w:rPr>
            <w:rFonts w:ascii="B Lotus" w:eastAsia="Calibri" w:hAnsi="B Lotus" w:cs="B Lotus" w:hint="cs"/>
            <w:sz w:val="24"/>
            <w:szCs w:val="24"/>
            <w:rtl/>
          </w:rPr>
          <w:delText>ر</w:delText>
        </w:r>
      </w:del>
      <w:ins w:id="3876" w:author="Mehrnazi Boojari" w:date="2019-01-10T07:14:00Z">
        <w:r w:rsidR="00E61B6E">
          <w:rPr>
            <w:rFonts w:ascii="B Lotus" w:eastAsia="Calibri" w:hAnsi="B Lotus" w:cs="B Lotus"/>
            <w:sz w:val="24"/>
            <w:szCs w:val="24"/>
            <w:rtl/>
          </w:rPr>
          <w:t>. ر</w:t>
        </w:r>
      </w:ins>
      <w:r w:rsidRPr="00A07602">
        <w:rPr>
          <w:rFonts w:ascii="B Lotus" w:eastAsia="Calibri" w:hAnsi="B Lotus" w:cs="B Lotus" w:hint="cs"/>
          <w:sz w:val="24"/>
          <w:szCs w:val="24"/>
          <w:rtl/>
        </w:rPr>
        <w:t>طوبت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کم</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نبودن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ابر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آسمان</w:t>
      </w:r>
      <w:r w:rsidRPr="00A07602">
        <w:rPr>
          <w:rFonts w:ascii="B Lotus" w:eastAsia="Calibri" w:hAnsi="B Lotus" w:cs="B Lotus"/>
          <w:sz w:val="24"/>
          <w:szCs w:val="24"/>
          <w:rtl/>
        </w:rPr>
        <w:t xml:space="preserve"> </w:t>
      </w:r>
      <w:del w:id="3877" w:author="Mehrnazi Boojari" w:date="2019-01-07T11:02:00Z">
        <w:r w:rsidRPr="00A07602" w:rsidDel="00DB081F">
          <w:rPr>
            <w:rFonts w:ascii="B Lotus" w:eastAsia="Calibri" w:hAnsi="B Lotus" w:cs="B Lotus" w:hint="cs"/>
            <w:sz w:val="24"/>
            <w:szCs w:val="24"/>
            <w:rtl/>
          </w:rPr>
          <w:delText>باعث</w:delText>
        </w:r>
      </w:del>
      <w:ins w:id="3878" w:author="Mehrnazi Boojari" w:date="2019-01-07T11:02:00Z">
        <w:r w:rsidR="00DB081F">
          <w:rPr>
            <w:rFonts w:ascii="B Lotus" w:eastAsia="Calibri" w:hAnsi="B Lotus" w:cs="B Lotus" w:hint="cs"/>
            <w:sz w:val="24"/>
            <w:szCs w:val="24"/>
            <w:rtl/>
          </w:rPr>
          <w:t>سبب</w:t>
        </w:r>
      </w:ins>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می‌شود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دامن</w:t>
      </w:r>
      <w:del w:id="3879" w:author="Mehrnazi Boojari" w:date="2019-01-07T22:49:00Z">
        <w:r w:rsidRPr="00A07602" w:rsidDel="00BF4CE5">
          <w:rPr>
            <w:rFonts w:ascii="B Lotus" w:eastAsia="Calibri" w:hAnsi="B Lotus" w:cs="B Lotus" w:hint="cs"/>
            <w:sz w:val="24"/>
            <w:szCs w:val="24"/>
            <w:rtl/>
          </w:rPr>
          <w:delText>ه‌ی</w:delText>
        </w:r>
        <w:r w:rsidRPr="00A07602" w:rsidDel="00BF4CE5">
          <w:rPr>
            <w:rFonts w:ascii="B Lotus" w:eastAsia="Calibri" w:hAnsi="B Lotus" w:cs="B Lotus"/>
            <w:sz w:val="24"/>
            <w:szCs w:val="24"/>
            <w:rtl/>
          </w:rPr>
          <w:delText xml:space="preserve"> </w:delText>
        </w:r>
      </w:del>
      <w:ins w:id="3880" w:author="Mehrnazi Boojari" w:date="2019-01-07T22:49:00Z">
        <w:r w:rsidR="00BF4CE5">
          <w:rPr>
            <w:rFonts w:ascii="B Lotus" w:eastAsia="Calibri" w:hAnsi="B Lotus" w:cs="B Lotus" w:hint="cs"/>
            <w:sz w:val="24"/>
            <w:szCs w:val="24"/>
            <w:rtl/>
          </w:rPr>
          <w:t xml:space="preserve">ۀ </w:t>
        </w:r>
      </w:ins>
      <w:r w:rsidRPr="00A07602">
        <w:rPr>
          <w:rFonts w:ascii="B Lotus" w:eastAsia="Calibri" w:hAnsi="B Lotus" w:cs="B Lotus" w:hint="cs"/>
          <w:sz w:val="24"/>
          <w:szCs w:val="24"/>
          <w:rtl/>
        </w:rPr>
        <w:t>تغییرات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دمای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هوا</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این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مناطق</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بسیار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زیاد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شود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تابستان،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تابش</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آفتاب</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طول</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روز</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سطح</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زمین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را</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تا</w:t>
      </w:r>
      <w:r w:rsidRPr="00A07602">
        <w:rPr>
          <w:rFonts w:ascii="B Lotus" w:eastAsia="Calibri" w:hAnsi="B Lotus" w:cs="B Lotus"/>
          <w:sz w:val="24"/>
          <w:szCs w:val="24"/>
          <w:rtl/>
        </w:rPr>
        <w:t xml:space="preserve"> 70 </w:t>
      </w:r>
      <w:r w:rsidRPr="00A07602">
        <w:rPr>
          <w:rFonts w:ascii="B Lotus" w:eastAsia="Calibri" w:hAnsi="B Lotus" w:cs="B Lotus" w:hint="cs"/>
          <w:sz w:val="24"/>
          <w:szCs w:val="24"/>
          <w:rtl/>
        </w:rPr>
        <w:t>درج</w:t>
      </w:r>
      <w:del w:id="3881" w:author="Mehrnazi Boojari" w:date="2019-01-07T22:49:00Z">
        <w:r w:rsidRPr="00A07602" w:rsidDel="00BF4CE5">
          <w:rPr>
            <w:rFonts w:ascii="B Lotus" w:eastAsia="Calibri" w:hAnsi="B Lotus" w:cs="B Lotus" w:hint="cs"/>
            <w:sz w:val="24"/>
            <w:szCs w:val="24"/>
            <w:rtl/>
          </w:rPr>
          <w:delText>ه‌ی</w:delText>
        </w:r>
        <w:r w:rsidRPr="00A07602" w:rsidDel="00BF4CE5">
          <w:rPr>
            <w:rFonts w:ascii="B Lotus" w:eastAsia="Calibri" w:hAnsi="B Lotus" w:cs="B Lotus"/>
            <w:sz w:val="24"/>
            <w:szCs w:val="24"/>
            <w:rtl/>
          </w:rPr>
          <w:delText xml:space="preserve"> </w:delText>
        </w:r>
      </w:del>
      <w:ins w:id="3882" w:author="Mehrnazi Boojari" w:date="2019-01-07T22:49:00Z">
        <w:r w:rsidR="00BF4CE5">
          <w:rPr>
            <w:rFonts w:ascii="B Lotus" w:eastAsia="Calibri" w:hAnsi="B Lotus" w:cs="B Lotus" w:hint="cs"/>
            <w:sz w:val="24"/>
            <w:szCs w:val="24"/>
            <w:rtl/>
          </w:rPr>
          <w:t xml:space="preserve">ۀ </w:t>
        </w:r>
      </w:ins>
      <w:del w:id="3883" w:author="Mehrnazi Boojari" w:date="2019-01-10T07:07:00Z">
        <w:r w:rsidRPr="00A07602" w:rsidDel="0096156A">
          <w:rPr>
            <w:rFonts w:ascii="B Lotus" w:eastAsia="Calibri" w:hAnsi="B Lotus" w:cs="B Lotus" w:hint="cs"/>
            <w:sz w:val="24"/>
            <w:szCs w:val="24"/>
            <w:rtl/>
          </w:rPr>
          <w:delText>سانتی‌گراد</w:delText>
        </w:r>
      </w:del>
      <w:ins w:id="3884" w:author="Mehrnazi Boojari" w:date="2019-01-10T07:07:00Z">
        <w:r w:rsidR="0096156A">
          <w:rPr>
            <w:rFonts w:ascii="B Lotus" w:eastAsia="Calibri" w:hAnsi="B Lotus" w:cs="B Lotus" w:hint="cs"/>
            <w:sz w:val="24"/>
            <w:szCs w:val="24"/>
            <w:rtl/>
          </w:rPr>
          <w:t>سانتی‌گراد</w:t>
        </w:r>
      </w:ins>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گرم</w:t>
      </w:r>
      <w:r w:rsidRPr="00A07602">
        <w:rPr>
          <w:rFonts w:ascii="B Lotus" w:eastAsia="Calibri" w:hAnsi="B Lotus" w:cs="B Lotus"/>
          <w:sz w:val="24"/>
          <w:szCs w:val="24"/>
          <w:rtl/>
        </w:rPr>
        <w:t xml:space="preserve"> </w:t>
      </w:r>
      <w:del w:id="3885" w:author="Mehrnazi Boojari" w:date="2019-01-07T10:52:00Z">
        <w:r w:rsidRPr="00A07602" w:rsidDel="006A1F1D">
          <w:rPr>
            <w:rFonts w:ascii="B Lotus" w:eastAsia="Calibri" w:hAnsi="B Lotus" w:cs="B Lotus" w:hint="cs"/>
            <w:sz w:val="24"/>
            <w:szCs w:val="24"/>
            <w:rtl/>
          </w:rPr>
          <w:delText>می‌کند</w:delText>
        </w:r>
      </w:del>
      <w:ins w:id="3886" w:author="Mehrnazi Boojari" w:date="2019-01-07T10:52:00Z">
        <w:r w:rsidR="006A1F1D">
          <w:rPr>
            <w:rFonts w:ascii="B Lotus" w:eastAsia="Calibri" w:hAnsi="B Lotus" w:cs="B Lotus" w:hint="cs"/>
            <w:sz w:val="24"/>
            <w:szCs w:val="24"/>
            <w:rtl/>
          </w:rPr>
          <w:t>می‌کند</w:t>
        </w:r>
      </w:ins>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ins w:id="3887" w:author="Mehrnazi Boojari" w:date="2019-01-10T07:15:00Z">
        <w:r w:rsidR="00E61B6E">
          <w:rPr>
            <w:rFonts w:ascii="B Lotus" w:eastAsia="Calibri" w:hAnsi="B Lotus" w:cs="Times New Roman" w:hint="eastAsia"/>
            <w:sz w:val="24"/>
            <w:szCs w:val="24"/>
            <w:rtl/>
          </w:rPr>
          <w:t> </w:t>
        </w:r>
      </w:ins>
      <w:r w:rsidRPr="00A07602">
        <w:rPr>
          <w:rFonts w:ascii="B Lotus" w:eastAsia="Calibri" w:hAnsi="B Lotus" w:cs="B Lotus" w:hint="cs"/>
          <w:sz w:val="24"/>
          <w:szCs w:val="24"/>
          <w:rtl/>
        </w:rPr>
        <w:t>حالی</w:t>
      </w:r>
      <w:ins w:id="3888" w:author="Mehrnazi Boojari" w:date="2019-01-10T07:15:00Z">
        <w:r w:rsidR="00E61B6E">
          <w:rPr>
            <w:rFonts w:ascii="B Lotus" w:eastAsia="Calibri" w:hAnsi="B Lotus" w:cs="Times New Roman" w:hint="eastAsia"/>
            <w:sz w:val="24"/>
            <w:szCs w:val="24"/>
            <w:rtl/>
          </w:rPr>
          <w:t> </w:t>
        </w:r>
      </w:ins>
      <w:r w:rsidRPr="00A07602">
        <w:rPr>
          <w:rFonts w:ascii="B Lotus" w:eastAsia="Calibri" w:hAnsi="B Lotus" w:cs="B Lotus" w:hint="cs"/>
          <w:sz w:val="24"/>
          <w:szCs w:val="24"/>
          <w:rtl/>
        </w:rPr>
        <w:t>‌که</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هنگام</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شب</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به</w:t>
      </w:r>
      <w:r w:rsidRPr="00A07602">
        <w:rPr>
          <w:rFonts w:ascii="B Lotus" w:eastAsia="Calibri" w:hAnsi="B Lotus" w:cs="B Lotus"/>
          <w:sz w:val="24"/>
          <w:szCs w:val="24"/>
          <w:rtl/>
        </w:rPr>
        <w:t xml:space="preserve"> 15 </w:t>
      </w:r>
      <w:r w:rsidRPr="00A07602">
        <w:rPr>
          <w:rFonts w:ascii="B Lotus" w:eastAsia="Calibri" w:hAnsi="B Lotus" w:cs="B Lotus" w:hint="cs"/>
          <w:sz w:val="24"/>
          <w:szCs w:val="24"/>
          <w:rtl/>
        </w:rPr>
        <w:t>درج</w:t>
      </w:r>
      <w:del w:id="3889" w:author="Mehrnazi Boojari" w:date="2019-01-07T22:49:00Z">
        <w:r w:rsidRPr="00A07602" w:rsidDel="00BF4CE5">
          <w:rPr>
            <w:rFonts w:ascii="B Lotus" w:eastAsia="Calibri" w:hAnsi="B Lotus" w:cs="B Lotus" w:hint="cs"/>
            <w:sz w:val="24"/>
            <w:szCs w:val="24"/>
            <w:rtl/>
          </w:rPr>
          <w:delText>ه‌ی</w:delText>
        </w:r>
        <w:r w:rsidRPr="00A07602" w:rsidDel="00BF4CE5">
          <w:rPr>
            <w:rFonts w:ascii="B Lotus" w:eastAsia="Calibri" w:hAnsi="B Lotus" w:cs="B Lotus"/>
            <w:sz w:val="24"/>
            <w:szCs w:val="24"/>
            <w:rtl/>
          </w:rPr>
          <w:delText xml:space="preserve"> </w:delText>
        </w:r>
      </w:del>
      <w:ins w:id="3890" w:author="Mehrnazi Boojari" w:date="2019-01-07T22:49:00Z">
        <w:r w:rsidR="00BF4CE5">
          <w:rPr>
            <w:rFonts w:ascii="B Lotus" w:eastAsia="Calibri" w:hAnsi="B Lotus" w:cs="B Lotus" w:hint="cs"/>
            <w:sz w:val="24"/>
            <w:szCs w:val="24"/>
            <w:rtl/>
          </w:rPr>
          <w:t xml:space="preserve">ۀ </w:t>
        </w:r>
      </w:ins>
      <w:del w:id="3891" w:author="Mehrnazi Boojari" w:date="2019-01-10T07:07:00Z">
        <w:r w:rsidRPr="00A07602" w:rsidDel="0096156A">
          <w:rPr>
            <w:rFonts w:ascii="B Lotus" w:eastAsia="Calibri" w:hAnsi="B Lotus" w:cs="B Lotus" w:hint="cs"/>
            <w:sz w:val="24"/>
            <w:szCs w:val="24"/>
            <w:rtl/>
          </w:rPr>
          <w:delText>سانتی‌گراد</w:delText>
        </w:r>
      </w:del>
      <w:ins w:id="3892" w:author="Mehrnazi Boojari" w:date="2019-01-10T07:07:00Z">
        <w:r w:rsidR="0096156A">
          <w:rPr>
            <w:rFonts w:ascii="B Lotus" w:eastAsia="Calibri" w:hAnsi="B Lotus" w:cs="B Lotus" w:hint="cs"/>
            <w:sz w:val="24"/>
            <w:szCs w:val="24"/>
            <w:rtl/>
          </w:rPr>
          <w:t>سانتی‌گراد</w:t>
        </w:r>
      </w:ins>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یا</w:t>
      </w:r>
      <w:r w:rsidRPr="00A07602">
        <w:rPr>
          <w:rFonts w:ascii="B Lotus" w:eastAsia="Calibri" w:hAnsi="B Lotus" w:cs="B Lotus"/>
          <w:sz w:val="24"/>
          <w:szCs w:val="24"/>
          <w:rtl/>
        </w:rPr>
        <w:t xml:space="preserve"> </w:t>
      </w:r>
      <w:del w:id="3893" w:author="Mehrnazi Boojari" w:date="2019-01-10T07:15:00Z">
        <w:r w:rsidRPr="00A07602" w:rsidDel="00E61B6E">
          <w:rPr>
            <w:rFonts w:ascii="B Lotus" w:eastAsia="Calibri" w:hAnsi="B Lotus" w:cs="B Lotus" w:hint="cs"/>
            <w:sz w:val="24"/>
            <w:szCs w:val="24"/>
            <w:rtl/>
          </w:rPr>
          <w:delText>پایین‌تر</w:delText>
        </w:r>
        <w:r w:rsidRPr="00A07602" w:rsidDel="00E61B6E">
          <w:rPr>
            <w:rFonts w:ascii="B Lotus" w:eastAsia="Calibri" w:hAnsi="B Lotus" w:cs="B Lotus"/>
            <w:sz w:val="24"/>
            <w:szCs w:val="24"/>
            <w:rtl/>
          </w:rPr>
          <w:delText xml:space="preserve"> </w:delText>
        </w:r>
      </w:del>
      <w:ins w:id="3894" w:author="Mehrnazi Boojari" w:date="2019-01-10T07:15:00Z">
        <w:r w:rsidR="00E61B6E">
          <w:rPr>
            <w:rFonts w:ascii="B Lotus" w:eastAsia="Calibri" w:hAnsi="B Lotus" w:cs="B Lotus" w:hint="cs"/>
            <w:sz w:val="24"/>
            <w:szCs w:val="24"/>
            <w:rtl/>
          </w:rPr>
          <w:t>کم</w:t>
        </w:r>
        <w:r w:rsidR="00E61B6E" w:rsidRPr="00A07602">
          <w:rPr>
            <w:rFonts w:ascii="B Lotus" w:eastAsia="Calibri" w:hAnsi="B Lotus" w:cs="B Lotus" w:hint="cs"/>
            <w:sz w:val="24"/>
            <w:szCs w:val="24"/>
            <w:rtl/>
          </w:rPr>
          <w:t>تر</w:t>
        </w:r>
        <w:r w:rsidR="00E61B6E" w:rsidRPr="00A07602">
          <w:rPr>
            <w:rFonts w:ascii="B Lotus" w:eastAsia="Calibri" w:hAnsi="B Lotus" w:cs="B Lotus"/>
            <w:sz w:val="24"/>
            <w:szCs w:val="24"/>
            <w:rtl/>
          </w:rPr>
          <w:t xml:space="preserve"> </w:t>
        </w:r>
      </w:ins>
      <w:r w:rsidRPr="00A07602">
        <w:rPr>
          <w:rFonts w:ascii="B Lotus" w:eastAsia="Calibri" w:hAnsi="B Lotus" w:cs="B Lotus" w:hint="cs"/>
          <w:sz w:val="24"/>
          <w:szCs w:val="24"/>
          <w:rtl/>
        </w:rPr>
        <w:t>می‌رسد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زمستان‌ها</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سخت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سرد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تابستان‌ها</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گرم</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خشک</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است</w:t>
      </w:r>
      <w:ins w:id="3895" w:author="Mehrnazi Boojari" w:date="2019-01-10T07:15:00Z">
        <w:r w:rsidR="00E61B6E">
          <w:rPr>
            <w:rFonts w:ascii="B Lotus" w:eastAsia="Calibri" w:hAnsi="B Lotus" w:cs="B Lotus" w:hint="cs"/>
            <w:sz w:val="24"/>
            <w:szCs w:val="24"/>
            <w:rtl/>
          </w:rPr>
          <w:t xml:space="preserve">. </w:t>
        </w:r>
      </w:ins>
      <w:r w:rsidRPr="00A07602">
        <w:rPr>
          <w:rFonts w:ascii="B Lotus" w:eastAsia="Calibri" w:hAnsi="B Lotus" w:cs="B Lotus"/>
          <w:sz w:val="24"/>
          <w:szCs w:val="24"/>
          <w:rtl/>
        </w:rPr>
        <w:t>این اقلیم شامل منطق</w:t>
      </w:r>
      <w:del w:id="3896" w:author="Mehrnazi Boojari" w:date="2019-01-07T22:49:00Z">
        <w:r w:rsidRPr="00A07602" w:rsidDel="00BF4CE5">
          <w:rPr>
            <w:rFonts w:ascii="B Lotus" w:eastAsia="Calibri" w:hAnsi="B Lotus" w:cs="B Lotus"/>
            <w:sz w:val="24"/>
            <w:szCs w:val="24"/>
            <w:rtl/>
          </w:rPr>
          <w:delText xml:space="preserve">ه‌ی </w:delText>
        </w:r>
      </w:del>
      <w:ins w:id="3897" w:author="Mehrnazi Boojari" w:date="2019-01-07T22:49:00Z">
        <w:r w:rsidR="00BF4CE5">
          <w:rPr>
            <w:rFonts w:ascii="B Lotus" w:eastAsia="Calibri" w:hAnsi="B Lotus" w:cs="B Lotus"/>
            <w:sz w:val="24"/>
            <w:szCs w:val="24"/>
            <w:rtl/>
          </w:rPr>
          <w:t xml:space="preserve">ۀ </w:t>
        </w:r>
      </w:ins>
      <w:r w:rsidRPr="00A07602">
        <w:rPr>
          <w:rFonts w:ascii="B Lotus" w:eastAsia="Calibri" w:hAnsi="B Lotus" w:cs="B Lotus"/>
          <w:sz w:val="24"/>
          <w:szCs w:val="24"/>
          <w:rtl/>
        </w:rPr>
        <w:t>بیابانی و نیمه</w:t>
      </w:r>
      <w:ins w:id="3898" w:author="Mehrnazi Boojari" w:date="2019-01-10T07:15:00Z">
        <w:r w:rsidR="00E61B6E">
          <w:rPr>
            <w:rFonts w:ascii="B Lotus" w:eastAsia="Calibri" w:hAnsi="B Lotus" w:cs="B Nazanin" w:hint="cs"/>
            <w:sz w:val="24"/>
            <w:szCs w:val="24"/>
            <w:rtl/>
          </w:rPr>
          <w:t>‌</w:t>
        </w:r>
      </w:ins>
      <w:del w:id="3899" w:author="Mehrnazi Boojari" w:date="2019-01-10T07:15:00Z">
        <w:r w:rsidRPr="00A07602" w:rsidDel="00E61B6E">
          <w:rPr>
            <w:rFonts w:ascii="B Lotus" w:eastAsia="Calibri" w:hAnsi="B Lotus" w:cs="B Lotus"/>
            <w:sz w:val="24"/>
            <w:szCs w:val="24"/>
            <w:rtl/>
          </w:rPr>
          <w:delText xml:space="preserve"> </w:delText>
        </w:r>
      </w:del>
      <w:r w:rsidRPr="00A07602">
        <w:rPr>
          <w:rFonts w:ascii="B Lotus" w:eastAsia="Calibri" w:hAnsi="B Lotus" w:cs="B Lotus"/>
          <w:sz w:val="24"/>
          <w:szCs w:val="24"/>
          <w:rtl/>
        </w:rPr>
        <w:t>بیابانی می‌شود</w:t>
      </w:r>
      <w:del w:id="3900" w:author="Mehrnazi Boojari" w:date="2019-01-07T10:35:00Z">
        <w:r w:rsidRPr="00A07602" w:rsidDel="006C73A5">
          <w:rPr>
            <w:rFonts w:ascii="B Lotus" w:eastAsia="Calibri" w:hAnsi="B Lotus" w:cs="B Lotus" w:hint="cs"/>
            <w:sz w:val="24"/>
            <w:szCs w:val="24"/>
            <w:rtl/>
          </w:rPr>
          <w:delText xml:space="preserve"> : </w:delText>
        </w:r>
      </w:del>
      <w:ins w:id="3901" w:author="Mehrnazi Boojari" w:date="2019-01-10T07:15:00Z">
        <w:r w:rsidR="00E61B6E">
          <w:rPr>
            <w:rFonts w:ascii="B Lotus" w:eastAsia="Calibri" w:hAnsi="B Lotus" w:cs="B Lotus" w:hint="cs"/>
            <w:sz w:val="24"/>
            <w:szCs w:val="24"/>
            <w:rtl/>
          </w:rPr>
          <w:t>.</w:t>
        </w:r>
      </w:ins>
      <w:ins w:id="3902" w:author="Mehrnazi Boojari" w:date="2019-01-07T10:35:00Z">
        <w:r w:rsidR="006C73A5">
          <w:rPr>
            <w:rFonts w:ascii="B Lotus" w:eastAsia="Calibri" w:hAnsi="B Lotus" w:cs="B Lotus" w:hint="cs"/>
            <w:sz w:val="24"/>
            <w:szCs w:val="24"/>
            <w:rtl/>
          </w:rPr>
          <w:t xml:space="preserve"> </w:t>
        </w:r>
      </w:ins>
      <w:r w:rsidRPr="00A07602">
        <w:rPr>
          <w:rFonts w:ascii="B Lotus" w:eastAsia="Calibri" w:hAnsi="B Lotus" w:cs="B Lotus"/>
          <w:sz w:val="24"/>
          <w:szCs w:val="24"/>
          <w:rtl/>
        </w:rPr>
        <w:t>منطقه نیمه</w:t>
      </w:r>
      <w:ins w:id="3903" w:author="Mehrnazi Boojari" w:date="2019-01-10T07:15:00Z">
        <w:r w:rsidR="00E61B6E">
          <w:rPr>
            <w:rFonts w:ascii="B Lotus" w:eastAsia="Calibri" w:hAnsi="B Lotus" w:cs="B Nazanin" w:hint="cs"/>
            <w:sz w:val="24"/>
            <w:szCs w:val="24"/>
            <w:rtl/>
          </w:rPr>
          <w:t>‌</w:t>
        </w:r>
      </w:ins>
      <w:del w:id="3904" w:author="Mehrnazi Boojari" w:date="2019-01-10T07:15:00Z">
        <w:r w:rsidRPr="00A07602" w:rsidDel="00E61B6E">
          <w:rPr>
            <w:rFonts w:ascii="B Lotus" w:eastAsia="Calibri" w:hAnsi="B Lotus" w:cs="B Lotus"/>
            <w:sz w:val="24"/>
            <w:szCs w:val="24"/>
            <w:rtl/>
          </w:rPr>
          <w:delText xml:space="preserve"> </w:delText>
        </w:r>
      </w:del>
      <w:r w:rsidRPr="00A07602">
        <w:rPr>
          <w:rFonts w:ascii="B Lotus" w:eastAsia="Calibri" w:hAnsi="B Lotus" w:cs="B Lotus"/>
          <w:sz w:val="24"/>
          <w:szCs w:val="24"/>
          <w:rtl/>
        </w:rPr>
        <w:t>بیابانی</w:t>
      </w:r>
      <w:r w:rsidRPr="00A07602">
        <w:rPr>
          <w:rFonts w:ascii="B Lotus" w:eastAsia="Calibri" w:hAnsi="B Lotus" w:cs="B Lotus" w:hint="cs"/>
          <w:sz w:val="24"/>
          <w:szCs w:val="24"/>
          <w:rtl/>
        </w:rPr>
        <w:t>؛</w:t>
      </w:r>
      <w:ins w:id="3905" w:author="Mehrnazi Boojari" w:date="2019-01-10T07:15:00Z">
        <w:r w:rsidR="00E61B6E">
          <w:rPr>
            <w:rFonts w:ascii="B Lotus" w:eastAsia="Calibri" w:hAnsi="B Lotus" w:cs="B Lotus" w:hint="cs"/>
            <w:sz w:val="24"/>
            <w:szCs w:val="24"/>
            <w:rtl/>
          </w:rPr>
          <w:t xml:space="preserve"> </w:t>
        </w:r>
      </w:ins>
      <w:r w:rsidRPr="00A07602">
        <w:rPr>
          <w:rFonts w:ascii="B Lotus" w:eastAsia="Calibri" w:hAnsi="B Lotus" w:cs="B Lotus"/>
          <w:sz w:val="24"/>
          <w:szCs w:val="24"/>
          <w:rtl/>
        </w:rPr>
        <w:t>دامنه‌ها و کوهپایه</w:t>
      </w:r>
      <w:ins w:id="3906" w:author="Mehrnazi Boojari" w:date="2019-01-10T07:16:00Z">
        <w:r w:rsidR="00E61B6E">
          <w:rPr>
            <w:rFonts w:ascii="B Lotus" w:eastAsia="Calibri" w:hAnsi="B Lotus" w:cs="B Nazanin" w:hint="cs"/>
            <w:sz w:val="24"/>
            <w:szCs w:val="24"/>
            <w:rtl/>
          </w:rPr>
          <w:t>‌</w:t>
        </w:r>
      </w:ins>
      <w:del w:id="3907" w:author="Mehrnazi Boojari" w:date="2019-01-10T07:16:00Z">
        <w:r w:rsidRPr="00A07602" w:rsidDel="00E61B6E">
          <w:rPr>
            <w:rFonts w:ascii="B Lotus" w:eastAsia="Calibri" w:hAnsi="B Lotus" w:cs="B Lotus"/>
            <w:sz w:val="24"/>
            <w:szCs w:val="24"/>
            <w:rtl/>
          </w:rPr>
          <w:delText>‌</w:delText>
        </w:r>
      </w:del>
      <w:r w:rsidRPr="00A07602">
        <w:rPr>
          <w:rFonts w:ascii="B Lotus" w:eastAsia="Calibri" w:hAnsi="B Lotus" w:cs="B Lotus"/>
          <w:sz w:val="24"/>
          <w:szCs w:val="24"/>
          <w:rtl/>
        </w:rPr>
        <w:t>های ارتفاعات شمالی</w:t>
      </w:r>
      <w:del w:id="3908" w:author="Mehrnazi Boojari" w:date="2019-01-10T07:15:00Z">
        <w:r w:rsidRPr="00A07602" w:rsidDel="00E61B6E">
          <w:rPr>
            <w:rFonts w:ascii="B Lotus" w:eastAsia="Calibri" w:hAnsi="B Lotus" w:cs="B Lotus"/>
            <w:sz w:val="24"/>
            <w:szCs w:val="24"/>
            <w:rtl/>
          </w:rPr>
          <w:delText xml:space="preserve">، </w:delText>
        </w:r>
      </w:del>
      <w:ins w:id="3909" w:author="Mehrnazi Boojari" w:date="2019-01-10T07:15:00Z">
        <w:r w:rsidR="00E61B6E">
          <w:rPr>
            <w:rFonts w:ascii="B Lotus" w:eastAsia="Calibri" w:hAnsi="B Lotus" w:cs="B Lotus" w:hint="cs"/>
            <w:sz w:val="24"/>
            <w:szCs w:val="24"/>
            <w:rtl/>
          </w:rPr>
          <w:t xml:space="preserve"> و</w:t>
        </w:r>
        <w:r w:rsidR="00E61B6E" w:rsidRPr="00A07602">
          <w:rPr>
            <w:rFonts w:ascii="B Lotus" w:eastAsia="Calibri" w:hAnsi="B Lotus" w:cs="B Lotus"/>
            <w:sz w:val="24"/>
            <w:szCs w:val="24"/>
            <w:rtl/>
          </w:rPr>
          <w:t xml:space="preserve"> </w:t>
        </w:r>
      </w:ins>
      <w:r w:rsidRPr="00A07602">
        <w:rPr>
          <w:rFonts w:ascii="B Lotus" w:eastAsia="Calibri" w:hAnsi="B Lotus" w:cs="B Lotus"/>
          <w:sz w:val="24"/>
          <w:szCs w:val="24"/>
          <w:rtl/>
        </w:rPr>
        <w:t>غربی و جنوبی از رطوبت بادهای مرطوبی که از فراز</w:t>
      </w:r>
      <w:del w:id="3910" w:author="Mehrnazi Boojari" w:date="2019-01-07T09:51:00Z">
        <w:r w:rsidRPr="00A07602" w:rsidDel="006F7CCF">
          <w:rPr>
            <w:rFonts w:ascii="B Lotus" w:eastAsia="Calibri" w:hAnsi="B Lotus" w:cs="B Lotus"/>
            <w:sz w:val="24"/>
            <w:szCs w:val="24"/>
            <w:rtl/>
          </w:rPr>
          <w:delText xml:space="preserve"> آن‌ها </w:delText>
        </w:r>
      </w:del>
      <w:ins w:id="3911" w:author="Mehrnazi Boojari" w:date="2019-01-07T09:51:00Z">
        <w:r w:rsidR="006F7CCF">
          <w:rPr>
            <w:rFonts w:ascii="B Lotus" w:eastAsia="Calibri" w:hAnsi="B Lotus" w:cs="B Lotus"/>
            <w:sz w:val="24"/>
            <w:szCs w:val="24"/>
            <w:rtl/>
          </w:rPr>
          <w:t xml:space="preserve"> آن</w:t>
        </w:r>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A07602">
        <w:rPr>
          <w:rFonts w:ascii="B Lotus" w:eastAsia="Calibri" w:hAnsi="B Lotus" w:cs="B Lotus"/>
          <w:sz w:val="24"/>
          <w:szCs w:val="24"/>
          <w:rtl/>
        </w:rPr>
        <w:t>می‌گذرد تا حدودی استفاده می</w:t>
      </w:r>
      <w:ins w:id="3912" w:author="Mehrnazi Boojari" w:date="2019-01-10T07:16:00Z">
        <w:r w:rsidR="00E61B6E">
          <w:rPr>
            <w:rFonts w:ascii="B Lotus" w:eastAsia="Calibri" w:hAnsi="B Lotus" w:cs="B Nazanin" w:hint="cs"/>
            <w:sz w:val="24"/>
            <w:szCs w:val="24"/>
            <w:rtl/>
          </w:rPr>
          <w:t>‌</w:t>
        </w:r>
      </w:ins>
      <w:del w:id="3913" w:author="Mehrnazi Boojari" w:date="2019-01-10T07:16:00Z">
        <w:r w:rsidRPr="00A07602" w:rsidDel="00E61B6E">
          <w:rPr>
            <w:rFonts w:ascii="B Lotus" w:eastAsia="Calibri" w:hAnsi="B Lotus" w:cs="B Lotus"/>
            <w:sz w:val="24"/>
            <w:szCs w:val="24"/>
            <w:rtl/>
          </w:rPr>
          <w:delText>‌</w:delText>
        </w:r>
      </w:del>
      <w:r w:rsidRPr="00A07602">
        <w:rPr>
          <w:rFonts w:ascii="B Lotus" w:eastAsia="Calibri" w:hAnsi="B Lotus" w:cs="B Lotus"/>
          <w:sz w:val="24"/>
          <w:szCs w:val="24"/>
          <w:rtl/>
        </w:rPr>
        <w:t>کنند. البته هر</w:t>
      </w:r>
      <w:del w:id="3914" w:author="Mehrnazi Boojari" w:date="2019-01-10T07:16:00Z">
        <w:r w:rsidRPr="00A07602" w:rsidDel="00E61B6E">
          <w:rPr>
            <w:rFonts w:ascii="B Lotus" w:eastAsia="Calibri" w:hAnsi="B Lotus" w:cs="B Lotus"/>
            <w:sz w:val="24"/>
            <w:szCs w:val="24"/>
            <w:rtl/>
          </w:rPr>
          <w:delText xml:space="preserve"> </w:delText>
        </w:r>
      </w:del>
      <w:r w:rsidRPr="00A07602">
        <w:rPr>
          <w:rFonts w:ascii="B Lotus" w:eastAsia="Calibri" w:hAnsi="B Lotus" w:cs="B Lotus"/>
          <w:sz w:val="24"/>
          <w:szCs w:val="24"/>
          <w:rtl/>
        </w:rPr>
        <w:t>چه از غرب به شرق نزدیک می‌شویم، اثر بادهای مرطوب کاهش و خشکی هوا افزایش می‌یابد</w:t>
      </w:r>
      <w:r w:rsidRPr="00A07602">
        <w:rPr>
          <w:rFonts w:ascii="B Lotus" w:eastAsia="Calibri" w:hAnsi="B Lotus" w:cs="B Lotus"/>
          <w:sz w:val="24"/>
          <w:szCs w:val="24"/>
        </w:rPr>
        <w:t>.</w:t>
      </w:r>
      <w:r w:rsidRPr="00A07602">
        <w:rPr>
          <w:rFonts w:ascii="B Lotus" w:eastAsia="Calibri" w:hAnsi="B Lotus" w:cs="B Lotus" w:hint="cs"/>
          <w:sz w:val="24"/>
          <w:szCs w:val="24"/>
          <w:rtl/>
        </w:rPr>
        <w:t xml:space="preserve"> </w:t>
      </w:r>
      <w:r w:rsidRPr="00A07602">
        <w:rPr>
          <w:rFonts w:ascii="B Lotus" w:eastAsia="Calibri" w:hAnsi="B Lotus" w:cs="B Lotus"/>
          <w:sz w:val="24"/>
          <w:szCs w:val="24"/>
          <w:rtl/>
        </w:rPr>
        <w:t>منطقه بیابانی</w:t>
      </w:r>
      <w:del w:id="3915" w:author="Mehrnazi Boojari" w:date="2019-01-10T07:16:00Z">
        <w:r w:rsidRPr="00A07602" w:rsidDel="00E61B6E">
          <w:rPr>
            <w:rFonts w:ascii="B Lotus" w:eastAsia="Calibri" w:hAnsi="B Lotus" w:cs="B Lotus" w:hint="cs"/>
            <w:sz w:val="24"/>
            <w:szCs w:val="24"/>
            <w:rtl/>
          </w:rPr>
          <w:delText xml:space="preserve">؛ </w:delText>
        </w:r>
      </w:del>
      <w:ins w:id="3916" w:author="Mehrnazi Boojari" w:date="2019-01-10T07:16:00Z">
        <w:r w:rsidR="00E61B6E">
          <w:rPr>
            <w:rFonts w:ascii="B Lotus" w:eastAsia="Calibri" w:hAnsi="B Lotus" w:cs="B Lotus" w:hint="cs"/>
            <w:sz w:val="24"/>
            <w:szCs w:val="24"/>
            <w:rtl/>
          </w:rPr>
          <w:t>،</w:t>
        </w:r>
        <w:r w:rsidR="00E61B6E" w:rsidRPr="00A07602">
          <w:rPr>
            <w:rFonts w:ascii="B Lotus" w:eastAsia="Calibri" w:hAnsi="B Lotus" w:cs="B Lotus" w:hint="cs"/>
            <w:sz w:val="24"/>
            <w:szCs w:val="24"/>
            <w:rtl/>
          </w:rPr>
          <w:t xml:space="preserve"> </w:t>
        </w:r>
      </w:ins>
      <w:r w:rsidRPr="00A07602">
        <w:rPr>
          <w:rFonts w:ascii="B Lotus" w:eastAsia="Calibri" w:hAnsi="B Lotus" w:cs="B Lotus"/>
          <w:sz w:val="24"/>
          <w:szCs w:val="24"/>
          <w:rtl/>
        </w:rPr>
        <w:t>چاله‌های پست مرکزی</w:t>
      </w:r>
      <w:del w:id="3917" w:author="Mehrnazi Boojari" w:date="2019-01-10T07:16:00Z">
        <w:r w:rsidRPr="00A07602" w:rsidDel="00E61B6E">
          <w:rPr>
            <w:rFonts w:ascii="B Lotus" w:eastAsia="Calibri" w:hAnsi="B Lotus" w:cs="B Lotus"/>
            <w:sz w:val="24"/>
            <w:szCs w:val="24"/>
            <w:rtl/>
          </w:rPr>
          <w:delText xml:space="preserve">، </w:delText>
        </w:r>
      </w:del>
      <w:ins w:id="3918" w:author="Mehrnazi Boojari" w:date="2019-01-10T07:16:00Z">
        <w:r w:rsidR="00E61B6E">
          <w:rPr>
            <w:rFonts w:ascii="B Lotus" w:eastAsia="Calibri" w:hAnsi="B Lotus" w:cs="B Lotus" w:hint="cs"/>
            <w:sz w:val="24"/>
            <w:szCs w:val="24"/>
            <w:rtl/>
          </w:rPr>
          <w:t xml:space="preserve"> و</w:t>
        </w:r>
        <w:r w:rsidR="00E61B6E" w:rsidRPr="00A07602">
          <w:rPr>
            <w:rFonts w:ascii="B Lotus" w:eastAsia="Calibri" w:hAnsi="B Lotus" w:cs="B Lotus"/>
            <w:sz w:val="24"/>
            <w:szCs w:val="24"/>
            <w:rtl/>
          </w:rPr>
          <w:t xml:space="preserve"> </w:t>
        </w:r>
      </w:ins>
      <w:r w:rsidRPr="00A07602">
        <w:rPr>
          <w:rFonts w:ascii="B Lotus" w:eastAsia="Calibri" w:hAnsi="B Lotus" w:cs="B Lotus"/>
          <w:sz w:val="24"/>
          <w:szCs w:val="24"/>
          <w:rtl/>
        </w:rPr>
        <w:t>شرقی و جنوب</w:t>
      </w:r>
      <w:ins w:id="3919" w:author="Mehrnazi Boojari" w:date="2019-01-10T07:16:00Z">
        <w:r w:rsidR="00E61B6E">
          <w:rPr>
            <w:rFonts w:ascii="B Lotus" w:eastAsia="Calibri" w:hAnsi="B Lotus" w:cs="B Nazanin" w:hint="cs"/>
            <w:sz w:val="24"/>
            <w:szCs w:val="24"/>
            <w:rtl/>
          </w:rPr>
          <w:t>‌</w:t>
        </w:r>
      </w:ins>
      <w:del w:id="3920" w:author="Mehrnazi Boojari" w:date="2019-01-10T07:16:00Z">
        <w:r w:rsidRPr="00A07602" w:rsidDel="00E61B6E">
          <w:rPr>
            <w:rFonts w:ascii="B Lotus" w:eastAsia="Calibri" w:hAnsi="B Lotus" w:cs="B Lotus"/>
            <w:sz w:val="24"/>
            <w:szCs w:val="24"/>
            <w:rtl/>
          </w:rPr>
          <w:delText xml:space="preserve"> </w:delText>
        </w:r>
      </w:del>
      <w:r w:rsidRPr="00A07602">
        <w:rPr>
          <w:rFonts w:ascii="B Lotus" w:eastAsia="Calibri" w:hAnsi="B Lotus" w:cs="B Lotus"/>
          <w:sz w:val="24"/>
          <w:szCs w:val="24"/>
          <w:rtl/>
        </w:rPr>
        <w:t>شرقی ایران دارای آب</w:t>
      </w:r>
      <w:ins w:id="3921" w:author="Mehrnazi Boojari" w:date="2019-01-10T07:16:00Z">
        <w:r w:rsidR="00E61B6E">
          <w:rPr>
            <w:rFonts w:ascii="B Lotus" w:eastAsia="Calibri" w:hAnsi="B Lotus" w:cs="B Lotus" w:hint="cs"/>
            <w:sz w:val="24"/>
            <w:szCs w:val="24"/>
            <w:rtl/>
          </w:rPr>
          <w:t xml:space="preserve"> </w:t>
        </w:r>
      </w:ins>
      <w:r w:rsidRPr="00A07602">
        <w:rPr>
          <w:rFonts w:ascii="B Lotus" w:eastAsia="Calibri" w:hAnsi="B Lotus" w:cs="B Lotus"/>
          <w:sz w:val="24"/>
          <w:szCs w:val="24"/>
          <w:rtl/>
        </w:rPr>
        <w:t>‌و</w:t>
      </w:r>
      <w:ins w:id="3922" w:author="Mehrnazi Boojari" w:date="2019-01-10T07:16:00Z">
        <w:r w:rsidR="00E61B6E">
          <w:rPr>
            <w:rFonts w:ascii="B Lotus" w:eastAsia="Calibri" w:hAnsi="B Lotus" w:cs="B Lotus" w:hint="cs"/>
            <w:sz w:val="24"/>
            <w:szCs w:val="24"/>
            <w:rtl/>
          </w:rPr>
          <w:t xml:space="preserve"> </w:t>
        </w:r>
      </w:ins>
      <w:r w:rsidRPr="00A07602">
        <w:rPr>
          <w:rFonts w:ascii="B Lotus" w:eastAsia="Calibri" w:hAnsi="B Lotus" w:cs="B Lotus"/>
          <w:sz w:val="24"/>
          <w:szCs w:val="24"/>
          <w:rtl/>
        </w:rPr>
        <w:t xml:space="preserve">هوای خشک بیابانی است. اختلاف زیاد درجه </w:t>
      </w:r>
      <w:r w:rsidRPr="00A07602">
        <w:rPr>
          <w:rFonts w:ascii="B Lotus" w:eastAsia="Calibri" w:hAnsi="B Lotus" w:cs="B Lotus"/>
          <w:sz w:val="24"/>
          <w:szCs w:val="24"/>
          <w:rtl/>
        </w:rPr>
        <w:lastRenderedPageBreak/>
        <w:t xml:space="preserve">حرارت هوای تابستان و زمستان، همچنین اختلاف زیاد درجه حرارت هوای شب و روز از </w:t>
      </w:r>
      <w:del w:id="3923" w:author="Mehrnazi Boojari" w:date="2019-01-08T01:29:00Z">
        <w:r w:rsidRPr="00A07602" w:rsidDel="00952B49">
          <w:rPr>
            <w:rFonts w:ascii="B Lotus" w:eastAsia="Calibri" w:hAnsi="B Lotus" w:cs="B Lotus"/>
            <w:sz w:val="24"/>
            <w:szCs w:val="24"/>
            <w:rtl/>
          </w:rPr>
          <w:delText>ویژگی‌ها</w:delText>
        </w:r>
      </w:del>
      <w:ins w:id="3924" w:author="Mehrnazi Boojari" w:date="2019-01-08T01:29:00Z">
        <w:r w:rsidR="00952B49">
          <w:rPr>
            <w:rFonts w:ascii="B Lotus" w:eastAsia="Calibri" w:hAnsi="B Lotus" w:cs="B Lotus"/>
            <w:sz w:val="24"/>
            <w:szCs w:val="24"/>
            <w:rtl/>
          </w:rPr>
          <w:t>ویژگی</w:t>
        </w:r>
        <w:r w:rsidR="00952B49">
          <w:rPr>
            <w:rFonts w:ascii="B Lotus" w:eastAsia="Calibri" w:hAnsi="B Lotus" w:cs="B Lotus" w:hint="cs"/>
            <w:sz w:val="24"/>
            <w:szCs w:val="24"/>
            <w:rtl/>
          </w:rPr>
          <w:t>‌</w:t>
        </w:r>
        <w:r w:rsidR="00952B49">
          <w:rPr>
            <w:rFonts w:ascii="B Lotus" w:eastAsia="Calibri" w:hAnsi="B Lotus" w:cs="B Lotus"/>
            <w:sz w:val="24"/>
            <w:szCs w:val="24"/>
            <w:rtl/>
          </w:rPr>
          <w:t>ها</w:t>
        </w:r>
      </w:ins>
      <w:r w:rsidRPr="00A07602">
        <w:rPr>
          <w:rFonts w:ascii="B Lotus" w:eastAsia="Calibri" w:hAnsi="B Lotus" w:cs="B Lotus"/>
          <w:sz w:val="24"/>
          <w:szCs w:val="24"/>
          <w:rtl/>
        </w:rPr>
        <w:t>ی مناطق نیمه</w:t>
      </w:r>
      <w:ins w:id="3925" w:author="Mehrnazi Boojari" w:date="2019-01-10T07:16:00Z">
        <w:r w:rsidR="00E61B6E">
          <w:rPr>
            <w:rFonts w:ascii="B Lotus" w:eastAsia="Calibri" w:hAnsi="B Lotus" w:cs="B Nazanin" w:hint="cs"/>
            <w:sz w:val="24"/>
            <w:szCs w:val="24"/>
            <w:rtl/>
          </w:rPr>
          <w:t>‌</w:t>
        </w:r>
      </w:ins>
      <w:del w:id="3926" w:author="Mehrnazi Boojari" w:date="2019-01-10T07:16:00Z">
        <w:r w:rsidRPr="00A07602" w:rsidDel="00E61B6E">
          <w:rPr>
            <w:rFonts w:ascii="B Lotus" w:eastAsia="Calibri" w:hAnsi="B Lotus" w:cs="B Lotus"/>
            <w:sz w:val="24"/>
            <w:szCs w:val="24"/>
            <w:rtl/>
          </w:rPr>
          <w:delText xml:space="preserve"> </w:delText>
        </w:r>
      </w:del>
      <w:r w:rsidRPr="00A07602">
        <w:rPr>
          <w:rFonts w:ascii="B Lotus" w:eastAsia="Calibri" w:hAnsi="B Lotus" w:cs="B Lotus"/>
          <w:sz w:val="24"/>
          <w:szCs w:val="24"/>
          <w:rtl/>
        </w:rPr>
        <w:t xml:space="preserve">بیابانی است. </w:t>
      </w:r>
      <w:ins w:id="3927" w:author="Mehrnazi Boojari" w:date="2019-01-10T07:17:00Z">
        <w:r w:rsidR="00E61B6E" w:rsidRPr="00A07602">
          <w:rPr>
            <w:rFonts w:ascii="B Lotus" w:eastAsia="Calibri" w:hAnsi="B Lotus" w:cs="B Lotus"/>
            <w:sz w:val="24"/>
            <w:szCs w:val="24"/>
            <w:rtl/>
          </w:rPr>
          <w:t>در ایران</w:t>
        </w:r>
        <w:r w:rsidR="00E61B6E">
          <w:rPr>
            <w:rFonts w:ascii="B Lotus" w:eastAsia="Calibri" w:hAnsi="B Lotus" w:cs="B Lotus" w:hint="cs"/>
            <w:sz w:val="24"/>
            <w:szCs w:val="24"/>
            <w:rtl/>
          </w:rPr>
          <w:t>،</w:t>
        </w:r>
        <w:r w:rsidR="00E61B6E" w:rsidRPr="00A07602">
          <w:rPr>
            <w:rFonts w:ascii="B Lotus" w:eastAsia="Calibri" w:hAnsi="B Lotus" w:cs="B Lotus"/>
            <w:sz w:val="24"/>
            <w:szCs w:val="24"/>
            <w:rtl/>
          </w:rPr>
          <w:t xml:space="preserve"> </w:t>
        </w:r>
      </w:ins>
      <w:r w:rsidRPr="00A07602">
        <w:rPr>
          <w:rFonts w:ascii="B Lotus" w:eastAsia="Calibri" w:hAnsi="B Lotus" w:cs="B Lotus"/>
          <w:sz w:val="24"/>
          <w:szCs w:val="24"/>
          <w:rtl/>
        </w:rPr>
        <w:t>منطق</w:t>
      </w:r>
      <w:del w:id="3928" w:author="Mehrnazi Boojari" w:date="2019-01-07T22:49:00Z">
        <w:r w:rsidRPr="00A07602" w:rsidDel="00BF4CE5">
          <w:rPr>
            <w:rFonts w:ascii="B Lotus" w:eastAsia="Calibri" w:hAnsi="B Lotus" w:cs="B Lotus"/>
            <w:sz w:val="24"/>
            <w:szCs w:val="24"/>
            <w:rtl/>
          </w:rPr>
          <w:delText xml:space="preserve">ه‌ی </w:delText>
        </w:r>
      </w:del>
      <w:ins w:id="3929" w:author="Mehrnazi Boojari" w:date="2019-01-07T22:49:00Z">
        <w:r w:rsidR="00BF4CE5">
          <w:rPr>
            <w:rFonts w:ascii="B Lotus" w:eastAsia="Calibri" w:hAnsi="B Lotus" w:cs="B Lotus"/>
            <w:sz w:val="24"/>
            <w:szCs w:val="24"/>
            <w:rtl/>
          </w:rPr>
          <w:t xml:space="preserve">ۀ </w:t>
        </w:r>
      </w:ins>
      <w:r w:rsidRPr="00A07602">
        <w:rPr>
          <w:rFonts w:ascii="B Lotus" w:eastAsia="Calibri" w:hAnsi="B Lotus" w:cs="B Lotus"/>
          <w:sz w:val="24"/>
          <w:szCs w:val="24"/>
          <w:rtl/>
        </w:rPr>
        <w:t>دشت لوت</w:t>
      </w:r>
      <w:del w:id="3930" w:author="Mehrnazi Boojari" w:date="2019-01-10T07:17:00Z">
        <w:r w:rsidRPr="00A07602" w:rsidDel="00E61B6E">
          <w:rPr>
            <w:rFonts w:ascii="B Lotus" w:eastAsia="Calibri" w:hAnsi="B Lotus" w:cs="B Lotus"/>
            <w:sz w:val="24"/>
            <w:szCs w:val="24"/>
            <w:rtl/>
          </w:rPr>
          <w:delText>،</w:delText>
        </w:r>
      </w:del>
      <w:r w:rsidRPr="00A07602">
        <w:rPr>
          <w:rFonts w:ascii="B Lotus" w:eastAsia="Calibri" w:hAnsi="B Lotus" w:cs="B Lotus"/>
          <w:sz w:val="24"/>
          <w:szCs w:val="24"/>
          <w:rtl/>
        </w:rPr>
        <w:t xml:space="preserve"> کمترین میزان رطوبت نسبی </w:t>
      </w:r>
      <w:ins w:id="3931" w:author="Mehrnazi Boojari" w:date="2019-01-10T07:17:00Z">
        <w:r w:rsidR="00E61B6E">
          <w:rPr>
            <w:rFonts w:ascii="B Lotus" w:eastAsia="Calibri" w:hAnsi="B Lotus" w:cs="B Lotus" w:hint="cs"/>
            <w:sz w:val="24"/>
            <w:szCs w:val="24"/>
            <w:rtl/>
          </w:rPr>
          <w:t xml:space="preserve">را </w:t>
        </w:r>
      </w:ins>
      <w:del w:id="3932" w:author="Mehrnazi Boojari" w:date="2019-01-10T07:17:00Z">
        <w:r w:rsidRPr="00A07602" w:rsidDel="00E61B6E">
          <w:rPr>
            <w:rFonts w:ascii="B Lotus" w:eastAsia="Calibri" w:hAnsi="B Lotus" w:cs="B Lotus"/>
            <w:sz w:val="24"/>
            <w:szCs w:val="24"/>
            <w:rtl/>
          </w:rPr>
          <w:delText xml:space="preserve">در ایران را </w:delText>
        </w:r>
      </w:del>
      <w:r w:rsidRPr="00A07602">
        <w:rPr>
          <w:rFonts w:ascii="B Lotus" w:eastAsia="Calibri" w:hAnsi="B Lotus" w:cs="B Lotus"/>
          <w:sz w:val="24"/>
          <w:szCs w:val="24"/>
          <w:rtl/>
        </w:rPr>
        <w:t>دارد</w:t>
      </w:r>
      <w:ins w:id="3933" w:author="Mehrnazi Boojari" w:date="2019-01-10T07:17:00Z">
        <w:r w:rsidR="00E61B6E">
          <w:rPr>
            <w:rFonts w:ascii="B Lotus" w:eastAsia="Calibri" w:hAnsi="B Lotus" w:cs="B Lotus" w:hint="cs"/>
            <w:sz w:val="24"/>
            <w:szCs w:val="24"/>
            <w:rtl/>
          </w:rPr>
          <w:t>،</w:t>
        </w:r>
      </w:ins>
      <w:r w:rsidRPr="00A07602">
        <w:rPr>
          <w:rFonts w:ascii="B Lotus" w:eastAsia="Calibri" w:hAnsi="B Lotus" w:cs="B Lotus"/>
          <w:sz w:val="24"/>
          <w:szCs w:val="24"/>
          <w:rtl/>
        </w:rPr>
        <w:t xml:space="preserve"> که به‌</w:t>
      </w:r>
      <w:ins w:id="3934" w:author="Mehrnazi Boojari" w:date="2019-01-10T07:16:00Z">
        <w:r w:rsidR="00E61B6E">
          <w:rPr>
            <w:rFonts w:ascii="B Lotus" w:eastAsia="Calibri" w:hAnsi="B Lotus" w:cs="B Lotus" w:hint="cs"/>
            <w:sz w:val="24"/>
            <w:szCs w:val="24"/>
            <w:rtl/>
          </w:rPr>
          <w:t xml:space="preserve"> </w:t>
        </w:r>
      </w:ins>
      <w:r w:rsidRPr="00A07602">
        <w:rPr>
          <w:rFonts w:ascii="B Lotus" w:eastAsia="Calibri" w:hAnsi="B Lotus" w:cs="B Lotus"/>
          <w:sz w:val="24"/>
          <w:szCs w:val="24"/>
          <w:rtl/>
        </w:rPr>
        <w:t xml:space="preserve">احتمال </w:t>
      </w:r>
      <w:del w:id="3935" w:author="Mehrnazi Boojari" w:date="2019-01-10T07:16:00Z">
        <w:r w:rsidRPr="00A07602" w:rsidDel="00E61B6E">
          <w:rPr>
            <w:rFonts w:ascii="B Lotus" w:eastAsia="Calibri" w:hAnsi="B Lotus" w:cs="B Lotus"/>
            <w:sz w:val="24"/>
            <w:szCs w:val="24"/>
            <w:rtl/>
          </w:rPr>
          <w:delText>قریب‌به‌یقین</w:delText>
        </w:r>
      </w:del>
      <w:ins w:id="3936" w:author="Mehrnazi Boojari" w:date="2019-01-10T07:16:00Z">
        <w:r w:rsidR="00E61B6E">
          <w:rPr>
            <w:rFonts w:ascii="B Lotus" w:eastAsia="Calibri" w:hAnsi="B Lotus" w:cs="B Lotus" w:hint="cs"/>
            <w:sz w:val="24"/>
            <w:szCs w:val="24"/>
            <w:rtl/>
          </w:rPr>
          <w:t>زیاد</w:t>
        </w:r>
        <w:r w:rsidR="00E61B6E">
          <w:rPr>
            <w:rFonts w:ascii="B Lotus" w:eastAsia="Calibri" w:hAnsi="B Lotus" w:cs="B Nazanin" w:hint="cs"/>
            <w:sz w:val="24"/>
            <w:szCs w:val="24"/>
            <w:rtl/>
          </w:rPr>
          <w:t>‌</w:t>
        </w:r>
      </w:ins>
      <w:del w:id="3937" w:author="Mehrnazi Boojari" w:date="2019-01-10T07:16:00Z">
        <w:r w:rsidRPr="00A07602" w:rsidDel="00E61B6E">
          <w:rPr>
            <w:rFonts w:ascii="B Lotus" w:eastAsia="Calibri" w:hAnsi="B Lotus" w:cs="B Lotus"/>
            <w:sz w:val="24"/>
            <w:szCs w:val="24"/>
            <w:rtl/>
          </w:rPr>
          <w:delText>،</w:delText>
        </w:r>
      </w:del>
      <w:r w:rsidRPr="00A07602">
        <w:rPr>
          <w:rFonts w:ascii="B Lotus" w:eastAsia="Calibri" w:hAnsi="B Lotus" w:cs="B Lotus"/>
          <w:sz w:val="24"/>
          <w:szCs w:val="24"/>
          <w:rtl/>
        </w:rPr>
        <w:t xml:space="preserve"> گرم‌ترین منطقه آن نیز محسوب می‌شود. تهران، مشهد، اصفهان و شیراز از</w:t>
      </w:r>
      <w:ins w:id="3938" w:author="Mehrnazi Boojari" w:date="2019-01-10T07:17:00Z">
        <w:r w:rsidR="00E61B6E">
          <w:rPr>
            <w:rFonts w:ascii="B Lotus" w:eastAsia="Calibri" w:hAnsi="B Lotus" w:cs="B Lotus" w:hint="cs"/>
            <w:sz w:val="24"/>
            <w:szCs w:val="24"/>
            <w:rtl/>
          </w:rPr>
          <w:t xml:space="preserve"> </w:t>
        </w:r>
      </w:ins>
      <w:r w:rsidRPr="00A07602">
        <w:rPr>
          <w:rFonts w:ascii="B Lotus" w:eastAsia="Calibri" w:hAnsi="B Lotus" w:cs="B Lotus"/>
          <w:sz w:val="24"/>
          <w:szCs w:val="24"/>
          <w:rtl/>
        </w:rPr>
        <w:t>جمله مناطق نیمه</w:t>
      </w:r>
      <w:ins w:id="3939" w:author="Mehrnazi Boojari" w:date="2019-01-10T07:17:00Z">
        <w:r w:rsidR="00E61B6E">
          <w:rPr>
            <w:rFonts w:ascii="B Lotus" w:eastAsia="Calibri" w:hAnsi="B Lotus" w:cs="B Nazanin" w:hint="cs"/>
            <w:sz w:val="24"/>
            <w:szCs w:val="24"/>
            <w:rtl/>
          </w:rPr>
          <w:t>‌</w:t>
        </w:r>
      </w:ins>
      <w:del w:id="3940" w:author="Mehrnazi Boojari" w:date="2019-01-10T07:17:00Z">
        <w:r w:rsidRPr="00A07602" w:rsidDel="00E61B6E">
          <w:rPr>
            <w:rFonts w:ascii="B Lotus" w:eastAsia="Calibri" w:hAnsi="B Lotus" w:cs="B Lotus"/>
            <w:sz w:val="24"/>
            <w:szCs w:val="24"/>
            <w:rtl/>
          </w:rPr>
          <w:delText xml:space="preserve"> </w:delText>
        </w:r>
      </w:del>
      <w:r w:rsidRPr="00A07602">
        <w:rPr>
          <w:rFonts w:ascii="B Lotus" w:eastAsia="Calibri" w:hAnsi="B Lotus" w:cs="B Lotus"/>
          <w:sz w:val="24"/>
          <w:szCs w:val="24"/>
          <w:rtl/>
        </w:rPr>
        <w:t>بیابانی و شهرهایی چون زاهدان و یزد از</w:t>
      </w:r>
      <w:ins w:id="3941" w:author="Mehrnazi Boojari" w:date="2019-01-10T07:17:00Z">
        <w:r w:rsidR="00E61B6E">
          <w:rPr>
            <w:rFonts w:ascii="B Lotus" w:eastAsia="Calibri" w:hAnsi="B Lotus" w:cs="Times New Roman" w:hint="cs"/>
            <w:sz w:val="24"/>
            <w:szCs w:val="24"/>
            <w:rtl/>
          </w:rPr>
          <w:t> </w:t>
        </w:r>
      </w:ins>
      <w:r w:rsidRPr="00A07602">
        <w:rPr>
          <w:rFonts w:ascii="B Lotus" w:eastAsia="Calibri" w:hAnsi="B Lotus" w:cs="B Lotus"/>
          <w:sz w:val="24"/>
          <w:szCs w:val="24"/>
          <w:rtl/>
        </w:rPr>
        <w:t xml:space="preserve">جمله مناطق بیابانی محسوب </w:t>
      </w:r>
      <w:del w:id="3942" w:author="Mehrnazi Boojari" w:date="2019-01-07T22:44:00Z">
        <w:r w:rsidRPr="00A07602" w:rsidDel="00BF4CE5">
          <w:rPr>
            <w:rFonts w:ascii="B Lotus" w:eastAsia="Calibri" w:hAnsi="B Lotus" w:cs="B Lotus"/>
            <w:sz w:val="24"/>
            <w:szCs w:val="24"/>
            <w:rtl/>
          </w:rPr>
          <w:delText>می‌شوند</w:delText>
        </w:r>
      </w:del>
      <w:ins w:id="3943" w:author="Mehrnazi Boojari" w:date="2019-01-07T22:44:00Z">
        <w:r w:rsidR="00BF4CE5">
          <w:rPr>
            <w:rFonts w:ascii="B Lotus" w:eastAsia="Calibri" w:hAnsi="B Lotus" w:cs="B Lotus"/>
            <w:sz w:val="24"/>
            <w:szCs w:val="24"/>
            <w:rtl/>
          </w:rPr>
          <w:t>می</w:t>
        </w:r>
        <w:r w:rsidR="00BF4CE5">
          <w:rPr>
            <w:rFonts w:ascii="B Lotus" w:eastAsia="Calibri" w:hAnsi="B Lotus" w:cs="B Lotus" w:hint="cs"/>
            <w:sz w:val="24"/>
            <w:szCs w:val="24"/>
            <w:rtl/>
          </w:rPr>
          <w:t>‌</w:t>
        </w:r>
        <w:r w:rsidR="00BF4CE5">
          <w:rPr>
            <w:rFonts w:ascii="B Lotus" w:eastAsia="Calibri" w:hAnsi="B Lotus" w:cs="B Lotus"/>
            <w:sz w:val="24"/>
            <w:szCs w:val="24"/>
            <w:rtl/>
          </w:rPr>
          <w:t>شوند</w:t>
        </w:r>
      </w:ins>
      <w:r w:rsidRPr="00A07602">
        <w:rPr>
          <w:rFonts w:ascii="B Lotus" w:eastAsia="Calibri" w:hAnsi="B Lotus" w:cs="B Lotus" w:hint="cs"/>
          <w:sz w:val="24"/>
          <w:szCs w:val="24"/>
          <w:rtl/>
        </w:rPr>
        <w:t>. خصوصیات کلی اقلیم گرم و خشک را</w:t>
      </w:r>
      <w:del w:id="3944" w:author="Mehrnazi Boojari" w:date="2019-01-07T09:49:00Z">
        <w:r w:rsidRPr="00A07602" w:rsidDel="006F7CCF">
          <w:rPr>
            <w:rFonts w:ascii="B Lotus" w:eastAsia="Calibri" w:hAnsi="B Lotus" w:cs="B Lotus" w:hint="cs"/>
            <w:sz w:val="24"/>
            <w:szCs w:val="24"/>
            <w:rtl/>
          </w:rPr>
          <w:delText xml:space="preserve"> می </w:delText>
        </w:r>
      </w:del>
      <w:ins w:id="3945" w:author="Mehrnazi Boojari" w:date="2019-01-07T09:49:00Z">
        <w:r w:rsidR="006F7CCF">
          <w:rPr>
            <w:rFonts w:ascii="B Lotus" w:eastAsia="Calibri" w:hAnsi="B Lotus" w:cs="B Lotus" w:hint="cs"/>
            <w:sz w:val="24"/>
            <w:szCs w:val="24"/>
            <w:rtl/>
          </w:rPr>
          <w:t xml:space="preserve"> می‌</w:t>
        </w:r>
      </w:ins>
      <w:r w:rsidRPr="00A07602">
        <w:rPr>
          <w:rFonts w:ascii="B Lotus" w:eastAsia="Calibri" w:hAnsi="B Lotus" w:cs="B Lotus" w:hint="cs"/>
          <w:sz w:val="24"/>
          <w:szCs w:val="24"/>
          <w:rtl/>
        </w:rPr>
        <w:t xml:space="preserve">توان </w:t>
      </w:r>
      <w:del w:id="3946" w:author="Mehrnazi Boojari" w:date="2019-01-10T07:18:00Z">
        <w:r w:rsidRPr="00A07602" w:rsidDel="00E61B6E">
          <w:rPr>
            <w:rFonts w:ascii="B Lotus" w:eastAsia="Calibri" w:hAnsi="B Lotus" w:cs="B Lotus" w:hint="cs"/>
            <w:sz w:val="24"/>
            <w:szCs w:val="24"/>
            <w:rtl/>
          </w:rPr>
          <w:delText>به قرار ذیل بیان کرد</w:delText>
        </w:r>
      </w:del>
      <w:ins w:id="3947" w:author="Mehrnazi Boojari" w:date="2019-01-10T07:18:00Z">
        <w:r w:rsidR="00E61B6E">
          <w:rPr>
            <w:rFonts w:ascii="B Lotus" w:eastAsia="Calibri" w:hAnsi="B Lotus" w:cs="B Lotus" w:hint="cs"/>
            <w:sz w:val="24"/>
            <w:szCs w:val="24"/>
            <w:rtl/>
          </w:rPr>
          <w:t>بدین ترتیب برشمرد</w:t>
        </w:r>
      </w:ins>
      <w:del w:id="3948" w:author="Mehrnazi Boojari" w:date="2019-01-08T01:32:00Z">
        <w:r w:rsidRPr="00A07602" w:rsidDel="00952B49">
          <w:rPr>
            <w:rFonts w:ascii="B Lotus" w:eastAsia="Calibri" w:hAnsi="B Lotus" w:cs="B Lotus" w:hint="cs"/>
            <w:sz w:val="24"/>
            <w:szCs w:val="24"/>
            <w:rtl/>
          </w:rPr>
          <w:delText xml:space="preserve"> :</w:delText>
        </w:r>
      </w:del>
      <w:ins w:id="3949" w:author="Mehrnazi Boojari" w:date="2019-01-08T01:32:00Z">
        <w:r w:rsidR="00952B49">
          <w:rPr>
            <w:rFonts w:ascii="B Lotus" w:eastAsia="Calibri" w:hAnsi="B Lotus" w:cs="B Lotus" w:hint="cs"/>
            <w:sz w:val="24"/>
            <w:szCs w:val="24"/>
            <w:rtl/>
          </w:rPr>
          <w:t>:</w:t>
        </w:r>
      </w:ins>
    </w:p>
    <w:p w14:paraId="0D0AF644" w14:textId="77777777" w:rsidR="00A06196" w:rsidRPr="00A07602" w:rsidRDefault="00A06196" w:rsidP="00377F7B">
      <w:pPr>
        <w:numPr>
          <w:ilvl w:val="0"/>
          <w:numId w:val="28"/>
        </w:numPr>
        <w:bidi/>
        <w:spacing w:after="200" w:line="276" w:lineRule="auto"/>
        <w:ind w:hanging="338"/>
        <w:contextualSpacing/>
        <w:jc w:val="both"/>
        <w:rPr>
          <w:rFonts w:ascii="B Lotus" w:eastAsia="Calibri" w:hAnsi="B Lotus" w:cs="B Lotus"/>
          <w:sz w:val="24"/>
          <w:szCs w:val="24"/>
          <w:rtl/>
        </w:rPr>
      </w:pPr>
      <w:r w:rsidRPr="00A07602">
        <w:rPr>
          <w:rFonts w:ascii="B Lotus" w:eastAsia="Calibri" w:hAnsi="B Lotus" w:cs="B Lotus"/>
          <w:sz w:val="24"/>
          <w:szCs w:val="24"/>
          <w:rtl/>
        </w:rPr>
        <w:t xml:space="preserve">بارندگی بسیار اندک </w:t>
      </w:r>
      <w:del w:id="3950" w:author="Mehrnazi Boojari" w:date="2019-01-10T07:19:00Z">
        <w:r w:rsidRPr="00A07602" w:rsidDel="00377F7B">
          <w:rPr>
            <w:rFonts w:ascii="B Lotus" w:eastAsia="Calibri" w:hAnsi="B Lotus" w:cs="B Lotus"/>
            <w:sz w:val="24"/>
            <w:szCs w:val="24"/>
            <w:rtl/>
          </w:rPr>
          <w:delText xml:space="preserve">سالیانه </w:delText>
        </w:r>
      </w:del>
      <w:ins w:id="3951" w:author="Mehrnazi Boojari" w:date="2019-01-10T07:19:00Z">
        <w:r w:rsidR="00377F7B" w:rsidRPr="00A07602">
          <w:rPr>
            <w:rFonts w:ascii="B Lotus" w:eastAsia="Calibri" w:hAnsi="B Lotus" w:cs="B Lotus"/>
            <w:sz w:val="24"/>
            <w:szCs w:val="24"/>
            <w:rtl/>
          </w:rPr>
          <w:t>سالیانه</w:t>
        </w:r>
        <w:r w:rsidR="00377F7B">
          <w:rPr>
            <w:rFonts w:ascii="B Lotus" w:eastAsia="Calibri" w:hAnsi="B Lotus" w:cs="B Lotus" w:hint="cs"/>
            <w:sz w:val="24"/>
            <w:szCs w:val="24"/>
            <w:rtl/>
          </w:rPr>
          <w:t>.</w:t>
        </w:r>
      </w:ins>
    </w:p>
    <w:p w14:paraId="78963E21" w14:textId="77777777" w:rsidR="00A06196" w:rsidRPr="00A07602" w:rsidRDefault="00A06196" w:rsidP="00377F7B">
      <w:pPr>
        <w:numPr>
          <w:ilvl w:val="0"/>
          <w:numId w:val="28"/>
        </w:numPr>
        <w:bidi/>
        <w:spacing w:after="200" w:line="276" w:lineRule="auto"/>
        <w:ind w:hanging="338"/>
        <w:contextualSpacing/>
        <w:jc w:val="both"/>
        <w:rPr>
          <w:rFonts w:ascii="B Lotus" w:eastAsia="Calibri" w:hAnsi="B Lotus" w:cs="B Lotus"/>
          <w:sz w:val="24"/>
          <w:szCs w:val="24"/>
          <w:rtl/>
        </w:rPr>
      </w:pPr>
      <w:r w:rsidRPr="00A07602">
        <w:rPr>
          <w:rFonts w:ascii="B Lotus" w:eastAsia="Calibri" w:hAnsi="B Lotus" w:cs="B Lotus"/>
          <w:sz w:val="24"/>
          <w:szCs w:val="24"/>
          <w:rtl/>
        </w:rPr>
        <w:t xml:space="preserve">رطوبت </w:t>
      </w:r>
      <w:ins w:id="3952" w:author="Mehrnazi Boojari" w:date="2019-01-10T07:19:00Z">
        <w:r w:rsidR="00377F7B">
          <w:rPr>
            <w:rFonts w:ascii="B Lotus" w:eastAsia="Calibri" w:hAnsi="B Lotus" w:cs="B Nazanin" w:hint="cs"/>
            <w:sz w:val="24"/>
            <w:szCs w:val="24"/>
            <w:rtl/>
          </w:rPr>
          <w:t>‌</w:t>
        </w:r>
      </w:ins>
      <w:del w:id="3953" w:author="Mehrnazi Boojari" w:date="2019-01-10T07:19:00Z">
        <w:r w:rsidRPr="00A07602" w:rsidDel="00377F7B">
          <w:rPr>
            <w:rFonts w:ascii="B Lotus" w:eastAsia="Calibri" w:hAnsi="B Lotus" w:cs="B Lotus"/>
            <w:sz w:val="24"/>
            <w:szCs w:val="24"/>
            <w:rtl/>
          </w:rPr>
          <w:delText xml:space="preserve">بسیار </w:delText>
        </w:r>
      </w:del>
      <w:r w:rsidRPr="00A07602">
        <w:rPr>
          <w:rFonts w:ascii="B Lotus" w:eastAsia="Calibri" w:hAnsi="B Lotus" w:cs="B Lotus"/>
          <w:sz w:val="24"/>
          <w:szCs w:val="24"/>
          <w:rtl/>
        </w:rPr>
        <w:t xml:space="preserve">بسیار </w:t>
      </w:r>
      <w:del w:id="3954" w:author="Mehrnazi Boojari" w:date="2019-01-10T07:19:00Z">
        <w:r w:rsidRPr="00A07602" w:rsidDel="00377F7B">
          <w:rPr>
            <w:rFonts w:ascii="B Lotus" w:eastAsia="Calibri" w:hAnsi="B Lotus" w:cs="B Lotus"/>
            <w:sz w:val="24"/>
            <w:szCs w:val="24"/>
            <w:rtl/>
          </w:rPr>
          <w:delText>ناچیز</w:delText>
        </w:r>
      </w:del>
      <w:ins w:id="3955" w:author="Mehrnazi Boojari" w:date="2019-01-10T07:19:00Z">
        <w:r w:rsidR="00377F7B">
          <w:rPr>
            <w:rFonts w:ascii="B Lotus" w:eastAsia="Calibri" w:hAnsi="B Lotus" w:cs="B Lotus" w:hint="cs"/>
            <w:sz w:val="24"/>
            <w:szCs w:val="24"/>
            <w:rtl/>
          </w:rPr>
          <w:t>کم</w:t>
        </w:r>
      </w:ins>
      <w:del w:id="3956" w:author="Mehrnazi Boojari" w:date="2019-01-10T07:19:00Z">
        <w:r w:rsidRPr="00A07602" w:rsidDel="00377F7B">
          <w:rPr>
            <w:rFonts w:ascii="B Lotus" w:eastAsia="Calibri" w:hAnsi="B Lotus" w:cs="B Lotus"/>
            <w:sz w:val="24"/>
            <w:szCs w:val="24"/>
            <w:rtl/>
          </w:rPr>
          <w:delText xml:space="preserve"> </w:delText>
        </w:r>
      </w:del>
      <w:ins w:id="3957" w:author="Mehrnazi Boojari" w:date="2019-01-10T07:19:00Z">
        <w:r w:rsidR="00377F7B">
          <w:rPr>
            <w:rFonts w:ascii="B Lotus" w:eastAsia="Calibri" w:hAnsi="B Lotus" w:cs="B Lotus" w:hint="cs"/>
            <w:sz w:val="24"/>
            <w:szCs w:val="24"/>
            <w:rtl/>
          </w:rPr>
          <w:t>.</w:t>
        </w:r>
      </w:ins>
    </w:p>
    <w:p w14:paraId="36DA775E" w14:textId="77777777" w:rsidR="00A06196" w:rsidRPr="00A07602" w:rsidRDefault="00A06196" w:rsidP="00377F7B">
      <w:pPr>
        <w:numPr>
          <w:ilvl w:val="0"/>
          <w:numId w:val="28"/>
        </w:numPr>
        <w:bidi/>
        <w:spacing w:after="200" w:line="276" w:lineRule="auto"/>
        <w:ind w:hanging="338"/>
        <w:contextualSpacing/>
        <w:jc w:val="both"/>
        <w:rPr>
          <w:rFonts w:ascii="B Lotus" w:eastAsia="Calibri" w:hAnsi="B Lotus" w:cs="B Lotus"/>
          <w:sz w:val="24"/>
          <w:szCs w:val="24"/>
          <w:rtl/>
        </w:rPr>
      </w:pPr>
      <w:r w:rsidRPr="00A07602">
        <w:rPr>
          <w:rFonts w:ascii="B Lotus" w:eastAsia="Calibri" w:hAnsi="B Lotus" w:cs="B Lotus"/>
          <w:sz w:val="24"/>
          <w:szCs w:val="24"/>
          <w:rtl/>
        </w:rPr>
        <w:t>نوسان درجه حرارت زیاد در طول شبانه روز</w:t>
      </w:r>
      <w:del w:id="3958" w:author="Mehrnazi Boojari" w:date="2019-01-07T22:43:00Z">
        <w:r w:rsidRPr="00A07602" w:rsidDel="00BF4CE5">
          <w:rPr>
            <w:rFonts w:ascii="B Lotus" w:eastAsia="Calibri" w:hAnsi="B Lotus" w:cs="B Lotus"/>
            <w:sz w:val="24"/>
            <w:szCs w:val="24"/>
            <w:rtl/>
          </w:rPr>
          <w:delText xml:space="preserve"> به دلیل </w:delText>
        </w:r>
      </w:del>
      <w:ins w:id="3959" w:author="Mehrnazi Boojari" w:date="2019-01-07T22:43:00Z">
        <w:r w:rsidR="00BF4CE5">
          <w:rPr>
            <w:rFonts w:ascii="B Lotus" w:eastAsia="Calibri" w:hAnsi="B Lotus" w:cs="B Lotus"/>
            <w:sz w:val="24"/>
            <w:szCs w:val="24"/>
            <w:rtl/>
          </w:rPr>
          <w:t xml:space="preserve"> به</w:t>
        </w:r>
        <w:r w:rsidR="00BF4CE5">
          <w:rPr>
            <w:rFonts w:ascii="B Lotus" w:eastAsia="Calibri" w:hAnsi="B Lotus" w:cs="B Lotus" w:hint="cs"/>
            <w:sz w:val="24"/>
            <w:szCs w:val="24"/>
            <w:rtl/>
          </w:rPr>
          <w:t>‌</w:t>
        </w:r>
        <w:r w:rsidR="00BF4CE5">
          <w:rPr>
            <w:rFonts w:ascii="B Lotus" w:eastAsia="Calibri" w:hAnsi="B Lotus" w:cs="B Lotus"/>
            <w:sz w:val="24"/>
            <w:szCs w:val="24"/>
            <w:rtl/>
          </w:rPr>
          <w:t xml:space="preserve">دلیل </w:t>
        </w:r>
      </w:ins>
      <w:r w:rsidRPr="00A07602">
        <w:rPr>
          <w:rFonts w:ascii="B Lotus" w:eastAsia="Calibri" w:hAnsi="B Lotus" w:cs="B Lotus"/>
          <w:sz w:val="24"/>
          <w:szCs w:val="24"/>
          <w:rtl/>
        </w:rPr>
        <w:t xml:space="preserve">عدم وجود رطوبت </w:t>
      </w:r>
      <w:del w:id="3960" w:author="Mehrnazi Boojari" w:date="2019-01-10T07:19:00Z">
        <w:r w:rsidRPr="00A07602" w:rsidDel="00377F7B">
          <w:rPr>
            <w:rFonts w:ascii="B Lotus" w:eastAsia="Calibri" w:hAnsi="B Lotus" w:cs="B Lotus"/>
            <w:sz w:val="24"/>
            <w:szCs w:val="24"/>
            <w:rtl/>
          </w:rPr>
          <w:delText xml:space="preserve">زمینی </w:delText>
        </w:r>
      </w:del>
      <w:ins w:id="3961" w:author="Mehrnazi Boojari" w:date="2019-01-10T07:19:00Z">
        <w:r w:rsidR="00377F7B" w:rsidRPr="00A07602">
          <w:rPr>
            <w:rFonts w:ascii="B Lotus" w:eastAsia="Calibri" w:hAnsi="B Lotus" w:cs="B Lotus"/>
            <w:sz w:val="24"/>
            <w:szCs w:val="24"/>
            <w:rtl/>
          </w:rPr>
          <w:t>زمینی</w:t>
        </w:r>
        <w:r w:rsidR="00377F7B">
          <w:rPr>
            <w:rFonts w:ascii="B Lotus" w:eastAsia="Calibri" w:hAnsi="B Lotus" w:cs="B Lotus" w:hint="cs"/>
            <w:sz w:val="24"/>
            <w:szCs w:val="24"/>
            <w:rtl/>
          </w:rPr>
          <w:t>.</w:t>
        </w:r>
      </w:ins>
    </w:p>
    <w:p w14:paraId="762222E4" w14:textId="77777777" w:rsidR="00A06196" w:rsidRPr="00A07602" w:rsidRDefault="00A06196" w:rsidP="00A25B54">
      <w:pPr>
        <w:numPr>
          <w:ilvl w:val="0"/>
          <w:numId w:val="28"/>
        </w:numPr>
        <w:bidi/>
        <w:spacing w:after="200" w:line="276" w:lineRule="auto"/>
        <w:ind w:hanging="338"/>
        <w:contextualSpacing/>
        <w:jc w:val="both"/>
        <w:rPr>
          <w:rFonts w:ascii="B Lotus" w:eastAsia="Calibri" w:hAnsi="B Lotus" w:cs="B Lotus"/>
          <w:sz w:val="24"/>
          <w:szCs w:val="24"/>
          <w:rtl/>
        </w:rPr>
      </w:pPr>
      <w:r w:rsidRPr="00A07602">
        <w:rPr>
          <w:rFonts w:ascii="B Lotus" w:eastAsia="Calibri" w:hAnsi="B Lotus" w:cs="B Lotus"/>
          <w:sz w:val="24"/>
          <w:szCs w:val="24"/>
          <w:rtl/>
        </w:rPr>
        <w:t>کم</w:t>
      </w:r>
      <w:del w:id="3962" w:author="Mehrnazi Boojari" w:date="2019-01-07T10:45:00Z">
        <w:r w:rsidRPr="00A07602" w:rsidDel="006A1F1D">
          <w:rPr>
            <w:rFonts w:ascii="B Lotus" w:eastAsia="Calibri" w:hAnsi="B Lotus" w:cs="B Lotus"/>
            <w:sz w:val="24"/>
            <w:szCs w:val="24"/>
            <w:rtl/>
          </w:rPr>
          <w:delText xml:space="preserve"> بودن </w:delText>
        </w:r>
      </w:del>
      <w:ins w:id="3963" w:author="Mehrnazi Boojari" w:date="2019-01-07T10:45:00Z">
        <w:r w:rsidR="006A1F1D">
          <w:rPr>
            <w:rFonts w:ascii="B Lotus" w:eastAsia="Calibri" w:hAnsi="B Lotus" w:cs="B Lotus" w:hint="cs"/>
            <w:sz w:val="24"/>
            <w:szCs w:val="24"/>
            <w:rtl/>
          </w:rPr>
          <w:t>‌</w:t>
        </w:r>
      </w:ins>
      <w:ins w:id="3964" w:author="Mehrnazi Boojari" w:date="2019-01-10T07:19:00Z">
        <w:r w:rsidR="00377F7B">
          <w:rPr>
            <w:rFonts w:ascii="B Lotus" w:eastAsia="Calibri" w:hAnsi="B Lotus" w:cs="B Nazanin" w:hint="cs"/>
            <w:sz w:val="24"/>
            <w:szCs w:val="24"/>
            <w:rtl/>
          </w:rPr>
          <w:t>‌</w:t>
        </w:r>
      </w:ins>
      <w:ins w:id="3965" w:author="Mehrnazi Boojari" w:date="2019-01-07T10:45:00Z">
        <w:r w:rsidR="006A1F1D">
          <w:rPr>
            <w:rFonts w:ascii="B Lotus" w:eastAsia="Calibri" w:hAnsi="B Lotus" w:cs="B Lotus"/>
            <w:sz w:val="24"/>
            <w:szCs w:val="24"/>
            <w:rtl/>
          </w:rPr>
          <w:t xml:space="preserve">بودن </w:t>
        </w:r>
      </w:ins>
      <w:r w:rsidRPr="00A07602">
        <w:rPr>
          <w:rFonts w:ascii="B Lotus" w:eastAsia="Calibri" w:hAnsi="B Lotus" w:cs="B Lotus"/>
          <w:sz w:val="24"/>
          <w:szCs w:val="24"/>
          <w:rtl/>
        </w:rPr>
        <w:t>پوشش گیاهی</w:t>
      </w:r>
      <w:ins w:id="3966" w:author="Mehrnazi Boojari" w:date="2019-01-10T07:19:00Z">
        <w:r w:rsidR="00377F7B">
          <w:rPr>
            <w:rFonts w:ascii="B Lotus" w:eastAsia="Calibri" w:hAnsi="B Lotus" w:cs="B Lotus" w:hint="cs"/>
            <w:sz w:val="24"/>
            <w:szCs w:val="24"/>
            <w:rtl/>
          </w:rPr>
          <w:t>.</w:t>
        </w:r>
      </w:ins>
    </w:p>
    <w:p w14:paraId="16A18B8D" w14:textId="77777777" w:rsidR="00A06196" w:rsidRPr="00A07602" w:rsidRDefault="00A06196" w:rsidP="00A25B54">
      <w:pPr>
        <w:numPr>
          <w:ilvl w:val="0"/>
          <w:numId w:val="28"/>
        </w:numPr>
        <w:bidi/>
        <w:spacing w:after="200" w:line="276" w:lineRule="auto"/>
        <w:ind w:hanging="338"/>
        <w:contextualSpacing/>
        <w:jc w:val="both"/>
        <w:rPr>
          <w:rFonts w:ascii="B Lotus" w:eastAsia="Calibri" w:hAnsi="B Lotus" w:cs="B Lotus"/>
          <w:sz w:val="24"/>
          <w:szCs w:val="24"/>
        </w:rPr>
      </w:pPr>
      <w:r w:rsidRPr="00A07602">
        <w:rPr>
          <w:rFonts w:ascii="B Lotus" w:eastAsia="Calibri" w:hAnsi="B Lotus" w:cs="B Lotus" w:hint="cs"/>
          <w:sz w:val="24"/>
          <w:szCs w:val="24"/>
          <w:rtl/>
        </w:rPr>
        <w:t>طوفان</w:t>
      </w:r>
      <w:del w:id="3967" w:author="Mehrnazi Boojari" w:date="2019-01-07T09:46:00Z">
        <w:r w:rsidRPr="00A07602" w:rsidDel="006F7CCF">
          <w:rPr>
            <w:rFonts w:ascii="B Lotus" w:eastAsia="Calibri" w:hAnsi="B Lotus" w:cs="B Lotus" w:hint="cs"/>
            <w:sz w:val="24"/>
            <w:szCs w:val="24"/>
            <w:rtl/>
          </w:rPr>
          <w:delText xml:space="preserve"> های </w:delText>
        </w:r>
      </w:del>
      <w:ins w:id="3968" w:author="Mehrnazi Boojari" w:date="2019-01-07T09:46:00Z">
        <w:r w:rsidR="006F7CCF">
          <w:rPr>
            <w:rFonts w:ascii="B Lotus" w:eastAsia="Calibri" w:hAnsi="B Lotus" w:cs="B Lotus" w:hint="cs"/>
            <w:sz w:val="24"/>
            <w:szCs w:val="24"/>
            <w:rtl/>
          </w:rPr>
          <w:t>‌</w:t>
        </w:r>
      </w:ins>
      <w:ins w:id="3969" w:author="Mehrnazi Boojari" w:date="2019-01-10T07:19:00Z">
        <w:r w:rsidR="00377F7B">
          <w:rPr>
            <w:rFonts w:ascii="B Lotus" w:eastAsia="Calibri" w:hAnsi="B Lotus" w:cs="B Nazanin" w:hint="cs"/>
            <w:sz w:val="24"/>
            <w:szCs w:val="24"/>
            <w:rtl/>
          </w:rPr>
          <w:t>‌</w:t>
        </w:r>
      </w:ins>
      <w:ins w:id="3970" w:author="Mehrnazi Boojari" w:date="2019-01-07T09:46:00Z">
        <w:r w:rsidR="006F7CCF">
          <w:rPr>
            <w:rFonts w:ascii="B Lotus" w:eastAsia="Calibri" w:hAnsi="B Lotus" w:cs="B Lotus" w:hint="cs"/>
            <w:sz w:val="24"/>
            <w:szCs w:val="24"/>
            <w:rtl/>
          </w:rPr>
          <w:t xml:space="preserve">های </w:t>
        </w:r>
      </w:ins>
      <w:r w:rsidRPr="00A07602">
        <w:rPr>
          <w:rFonts w:ascii="B Lotus" w:eastAsia="Calibri" w:hAnsi="B Lotus" w:cs="B Lotus" w:hint="cs"/>
          <w:sz w:val="24"/>
          <w:szCs w:val="24"/>
          <w:rtl/>
        </w:rPr>
        <w:t>شنی</w:t>
      </w:r>
      <w:ins w:id="3971" w:author="Mehrnazi Boojari" w:date="2019-01-10T07:19:00Z">
        <w:r w:rsidR="00377F7B">
          <w:rPr>
            <w:rFonts w:ascii="B Lotus" w:eastAsia="Calibri" w:hAnsi="B Lotus" w:cs="B Lotus" w:hint="cs"/>
            <w:sz w:val="24"/>
            <w:szCs w:val="24"/>
            <w:rtl/>
          </w:rPr>
          <w:t>.</w:t>
        </w:r>
      </w:ins>
      <w:r w:rsidRPr="00A07602">
        <w:rPr>
          <w:rFonts w:ascii="B Lotus" w:eastAsia="Calibri" w:hAnsi="B Lotus" w:cs="B Lotus" w:hint="cs"/>
          <w:sz w:val="24"/>
          <w:szCs w:val="24"/>
          <w:rtl/>
        </w:rPr>
        <w:t xml:space="preserve"> </w:t>
      </w:r>
    </w:p>
    <w:p w14:paraId="4E736A7A" w14:textId="77777777" w:rsidR="00A06196" w:rsidRPr="00A07602" w:rsidRDefault="00A06196" w:rsidP="00A25B54">
      <w:pPr>
        <w:numPr>
          <w:ilvl w:val="0"/>
          <w:numId w:val="28"/>
        </w:numPr>
        <w:bidi/>
        <w:spacing w:after="200" w:line="276" w:lineRule="auto"/>
        <w:ind w:hanging="338"/>
        <w:contextualSpacing/>
        <w:jc w:val="both"/>
        <w:rPr>
          <w:rFonts w:ascii="B Lotus" w:eastAsia="Calibri" w:hAnsi="B Lotus" w:cs="B Lotus"/>
          <w:sz w:val="24"/>
          <w:szCs w:val="24"/>
        </w:rPr>
      </w:pPr>
      <w:r w:rsidRPr="00A07602">
        <w:rPr>
          <w:rFonts w:ascii="B Lotus" w:eastAsia="Calibri" w:hAnsi="B Lotus" w:cs="B Lotus"/>
          <w:sz w:val="24"/>
          <w:szCs w:val="24"/>
          <w:rtl/>
        </w:rPr>
        <w:t>تابش مستقیم آفتاب</w:t>
      </w:r>
      <w:ins w:id="3972" w:author="Mehrnazi Boojari" w:date="2019-01-10T07:19:00Z">
        <w:r w:rsidR="00377F7B">
          <w:rPr>
            <w:rFonts w:ascii="B Lotus" w:eastAsia="Calibri" w:hAnsi="B Lotus" w:cs="B Lotus" w:hint="cs"/>
            <w:sz w:val="24"/>
            <w:szCs w:val="24"/>
            <w:rtl/>
          </w:rPr>
          <w:t>.</w:t>
        </w:r>
      </w:ins>
    </w:p>
    <w:p w14:paraId="3CC8A462" w14:textId="77777777" w:rsidR="00A06196" w:rsidRPr="00A06196" w:rsidRDefault="00A06196" w:rsidP="00A25B54">
      <w:pPr>
        <w:numPr>
          <w:ilvl w:val="0"/>
          <w:numId w:val="28"/>
        </w:numPr>
        <w:bidi/>
        <w:spacing w:after="200" w:line="276" w:lineRule="auto"/>
        <w:ind w:hanging="338"/>
        <w:contextualSpacing/>
        <w:jc w:val="both"/>
        <w:rPr>
          <w:rFonts w:ascii="B Lotus" w:eastAsia="Calibri" w:hAnsi="B Lotus" w:cs="B Lotus"/>
          <w:sz w:val="26"/>
          <w:szCs w:val="26"/>
          <w:rtl/>
        </w:rPr>
      </w:pPr>
      <w:r w:rsidRPr="00A07602">
        <w:rPr>
          <w:rFonts w:ascii="B Lotus" w:eastAsia="Calibri" w:hAnsi="B Lotus" w:cs="B Lotus"/>
          <w:sz w:val="24"/>
          <w:szCs w:val="24"/>
          <w:rtl/>
        </w:rPr>
        <w:t>زمستان‌ها سخت و سرد و تابستان‌ها گرم و خشک</w:t>
      </w:r>
      <w:ins w:id="3973" w:author="Mehrnazi Boojari" w:date="2019-01-10T07:19:00Z">
        <w:r w:rsidR="00377F7B">
          <w:rPr>
            <w:rFonts w:ascii="B Lotus" w:eastAsia="Calibri" w:hAnsi="B Lotus" w:cs="B Lotus" w:hint="cs"/>
            <w:sz w:val="24"/>
            <w:szCs w:val="24"/>
            <w:rtl/>
          </w:rPr>
          <w:t>.</w:t>
        </w:r>
      </w:ins>
    </w:p>
    <w:p w14:paraId="78572A2D" w14:textId="77777777" w:rsidR="00A06196" w:rsidRPr="00A06196" w:rsidRDefault="00A06196" w:rsidP="00D04785">
      <w:pPr>
        <w:pStyle w:val="Heading6"/>
        <w:bidi/>
        <w:rPr>
          <w:rtl/>
        </w:rPr>
      </w:pPr>
      <w:bookmarkStart w:id="3974" w:name="_Toc533781181"/>
      <w:bookmarkStart w:id="3975" w:name="_Toc533782137"/>
      <w:r w:rsidRPr="00A06196">
        <w:rPr>
          <w:rtl/>
        </w:rPr>
        <w:t>اقلیم گرم و مرطوب (سواحل جنوبی)</w:t>
      </w:r>
      <w:bookmarkEnd w:id="3974"/>
      <w:bookmarkEnd w:id="3975"/>
    </w:p>
    <w:p w14:paraId="42F9F3BD" w14:textId="77777777" w:rsidR="00A06196" w:rsidRPr="00A07602" w:rsidRDefault="00A06196" w:rsidP="003D5039">
      <w:pPr>
        <w:bidi/>
        <w:ind w:firstLine="227"/>
        <w:jc w:val="both"/>
        <w:rPr>
          <w:rFonts w:ascii="B Lotus" w:eastAsia="Calibri" w:hAnsi="B Lotus" w:cs="B Lotus"/>
          <w:sz w:val="24"/>
          <w:szCs w:val="24"/>
          <w:rtl/>
        </w:rPr>
      </w:pPr>
      <w:r w:rsidRPr="00A07602">
        <w:rPr>
          <w:rFonts w:ascii="B Lotus" w:eastAsia="Calibri" w:hAnsi="B Lotus" w:cs="B Lotus" w:hint="cs"/>
          <w:sz w:val="24"/>
          <w:szCs w:val="24"/>
          <w:rtl/>
        </w:rPr>
        <w:t>رطوبت زیاد همراه با دمای گرم تابستان و زمستان بسیار ملایم</w:t>
      </w:r>
      <w:del w:id="3976" w:author="Mehrnazi Boojari" w:date="2019-01-07T09:47:00Z">
        <w:r w:rsidRPr="00A07602" w:rsidDel="006F7CCF">
          <w:rPr>
            <w:rFonts w:ascii="B Lotus" w:eastAsia="Calibri" w:hAnsi="B Lotus" w:cs="B Lotus" w:hint="cs"/>
            <w:sz w:val="24"/>
            <w:szCs w:val="24"/>
            <w:rtl/>
          </w:rPr>
          <w:delText xml:space="preserve"> ،</w:delText>
        </w:r>
      </w:del>
      <w:ins w:id="3977" w:author="Mehrnazi Boojari" w:date="2019-01-07T09:47:00Z">
        <w:r w:rsidR="006F7CCF">
          <w:rPr>
            <w:rFonts w:ascii="B Lotus" w:eastAsia="Calibri" w:hAnsi="B Lotus" w:cs="B Lotus" w:hint="cs"/>
            <w:sz w:val="24"/>
            <w:szCs w:val="24"/>
            <w:rtl/>
          </w:rPr>
          <w:t>،</w:t>
        </w:r>
      </w:ins>
      <w:r w:rsidRPr="00A07602">
        <w:rPr>
          <w:rFonts w:ascii="B Lotus" w:eastAsia="Calibri" w:hAnsi="B Lotus" w:cs="B Lotus" w:hint="cs"/>
          <w:sz w:val="24"/>
          <w:szCs w:val="24"/>
          <w:rtl/>
        </w:rPr>
        <w:t xml:space="preserve"> که فقط برای مدت کمی نیاز به گرمایش را ضرور</w:t>
      </w:r>
      <w:del w:id="3978" w:author="Mehrnazi Boojari" w:date="2019-01-10T07:21:00Z">
        <w:r w:rsidRPr="00A07602" w:rsidDel="005A76EA">
          <w:rPr>
            <w:rFonts w:ascii="B Lotus" w:eastAsia="Calibri" w:hAnsi="B Lotus" w:cs="B Lotus" w:hint="cs"/>
            <w:sz w:val="24"/>
            <w:szCs w:val="24"/>
            <w:rtl/>
          </w:rPr>
          <w:delText>ی</w:delText>
        </w:r>
      </w:del>
      <w:r w:rsidRPr="00A07602">
        <w:rPr>
          <w:rFonts w:ascii="B Lotus" w:eastAsia="Calibri" w:hAnsi="B Lotus" w:cs="B Lotus" w:hint="cs"/>
          <w:sz w:val="24"/>
          <w:szCs w:val="24"/>
          <w:rtl/>
        </w:rPr>
        <w:t>ی</w:t>
      </w:r>
      <w:del w:id="3979" w:author="Mehrnazi Boojari" w:date="2019-01-07T09:49:00Z">
        <w:r w:rsidRPr="00A07602" w:rsidDel="006F7CCF">
          <w:rPr>
            <w:rFonts w:ascii="B Lotus" w:eastAsia="Calibri" w:hAnsi="B Lotus" w:cs="B Lotus" w:hint="cs"/>
            <w:sz w:val="24"/>
            <w:szCs w:val="24"/>
            <w:rtl/>
          </w:rPr>
          <w:delText xml:space="preserve"> می </w:delText>
        </w:r>
      </w:del>
      <w:ins w:id="3980" w:author="Mehrnazi Boojari" w:date="2019-01-07T09:49:00Z">
        <w:r w:rsidR="006F7CCF">
          <w:rPr>
            <w:rFonts w:ascii="B Lotus" w:eastAsia="Calibri" w:hAnsi="B Lotus" w:cs="B Lotus" w:hint="cs"/>
            <w:sz w:val="24"/>
            <w:szCs w:val="24"/>
            <w:rtl/>
          </w:rPr>
          <w:t xml:space="preserve"> می‌</w:t>
        </w:r>
      </w:ins>
      <w:r w:rsidRPr="00A07602">
        <w:rPr>
          <w:rFonts w:ascii="B Lotus" w:eastAsia="Calibri" w:hAnsi="B Lotus" w:cs="B Lotus" w:hint="cs"/>
          <w:sz w:val="24"/>
          <w:szCs w:val="24"/>
          <w:rtl/>
        </w:rPr>
        <w:t>کنند ویژگی این اقلیم است</w:t>
      </w:r>
      <w:del w:id="3981" w:author="Mehrnazi Boojari" w:date="2019-01-07T09:53:00Z">
        <w:r w:rsidRPr="00A07602" w:rsidDel="006F7CCF">
          <w:rPr>
            <w:rFonts w:ascii="B Lotus" w:eastAsia="Calibri" w:hAnsi="B Lotus" w:cs="B Lotus" w:hint="cs"/>
            <w:sz w:val="24"/>
            <w:szCs w:val="24"/>
            <w:rtl/>
          </w:rPr>
          <w:delText xml:space="preserve"> . </w:delText>
        </w:r>
      </w:del>
      <w:ins w:id="3982" w:author="Mehrnazi Boojari" w:date="2019-01-07T09:53:00Z">
        <w:r w:rsidR="006F7CCF">
          <w:rPr>
            <w:rFonts w:ascii="B Lotus" w:eastAsia="Calibri" w:hAnsi="B Lotus" w:cs="B Lotus" w:hint="cs"/>
            <w:sz w:val="24"/>
            <w:szCs w:val="24"/>
            <w:rtl/>
          </w:rPr>
          <w:t xml:space="preserve">. </w:t>
        </w:r>
      </w:ins>
      <w:r w:rsidRPr="00A07602">
        <w:rPr>
          <w:rFonts w:ascii="B Lotus" w:eastAsia="Calibri" w:hAnsi="B Lotus" w:cs="B Lotus" w:hint="cs"/>
          <w:sz w:val="24"/>
          <w:szCs w:val="24"/>
          <w:rtl/>
        </w:rPr>
        <w:t>شهرهای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بندرعباس،</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جاسک،</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آبادان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اهواز</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دارای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آب‌</w:t>
      </w:r>
      <w:ins w:id="3983" w:author="Mehrnazi Boojari" w:date="2019-01-10T07:21:00Z">
        <w:r w:rsidR="005A76EA">
          <w:rPr>
            <w:rFonts w:ascii="B Lotus" w:eastAsia="Calibri" w:hAnsi="B Lotus" w:cs="B Lotus" w:hint="cs"/>
            <w:sz w:val="24"/>
            <w:szCs w:val="24"/>
            <w:rtl/>
          </w:rPr>
          <w:t xml:space="preserve"> </w:t>
        </w:r>
      </w:ins>
      <w:r w:rsidRPr="00A07602">
        <w:rPr>
          <w:rFonts w:ascii="B Lotus" w:eastAsia="Calibri" w:hAnsi="B Lotus" w:cs="B Lotus" w:hint="cs"/>
          <w:sz w:val="24"/>
          <w:szCs w:val="24"/>
          <w:rtl/>
        </w:rPr>
        <w:t>و</w:t>
      </w:r>
      <w:ins w:id="3984" w:author="Mehrnazi Boojari" w:date="2019-01-10T07:21:00Z">
        <w:r w:rsidR="005A76EA">
          <w:rPr>
            <w:rFonts w:ascii="B Lotus" w:eastAsia="Calibri" w:hAnsi="B Lotus" w:cs="B Lotus" w:hint="cs"/>
            <w:sz w:val="24"/>
            <w:szCs w:val="24"/>
            <w:rtl/>
          </w:rPr>
          <w:t xml:space="preserve"> </w:t>
        </w:r>
      </w:ins>
      <w:r w:rsidRPr="00A07602">
        <w:rPr>
          <w:rFonts w:ascii="B Lotus" w:eastAsia="Calibri" w:hAnsi="B Lotus" w:cs="B Lotus" w:hint="cs"/>
          <w:sz w:val="24"/>
          <w:szCs w:val="24"/>
          <w:rtl/>
        </w:rPr>
        <w:t>هوای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گرم</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مرطوب</w:t>
      </w:r>
      <w:ins w:id="3985" w:author="Mehrnazi Boojari" w:date="2019-01-10T07:21:00Z">
        <w:r w:rsidR="005A76EA">
          <w:rPr>
            <w:rFonts w:ascii="B Lotus" w:eastAsia="Calibri" w:hAnsi="B Lotus" w:cs="B Nazanin" w:hint="cs"/>
            <w:sz w:val="24"/>
            <w:szCs w:val="24"/>
            <w:rtl/>
          </w:rPr>
          <w:t>‌</w:t>
        </w:r>
        <w:r w:rsidR="005A76EA">
          <w:rPr>
            <w:rFonts w:ascii="B Lotus" w:eastAsia="Calibri" w:hAnsi="B Lotus" w:cs="B Lotus" w:hint="cs"/>
            <w:sz w:val="24"/>
            <w:szCs w:val="24"/>
            <w:rtl/>
          </w:rPr>
          <w:t>ا</w:t>
        </w:r>
      </w:ins>
      <w:del w:id="3986" w:author="Mehrnazi Boojari" w:date="2019-01-10T07:21:00Z">
        <w:r w:rsidRPr="00A07602" w:rsidDel="005A76EA">
          <w:rPr>
            <w:rFonts w:ascii="B Lotus" w:eastAsia="Calibri" w:hAnsi="B Lotus" w:cs="B Lotus"/>
            <w:sz w:val="24"/>
            <w:szCs w:val="24"/>
            <w:rtl/>
          </w:rPr>
          <w:delText xml:space="preserve"> </w:delText>
        </w:r>
        <w:r w:rsidRPr="00A07602" w:rsidDel="005A76EA">
          <w:rPr>
            <w:rFonts w:ascii="B Lotus" w:eastAsia="Calibri" w:hAnsi="B Lotus" w:cs="B Lotus" w:hint="cs"/>
            <w:sz w:val="24"/>
            <w:szCs w:val="24"/>
            <w:rtl/>
          </w:rPr>
          <w:delText>هست</w:delText>
        </w:r>
      </w:del>
      <w:r w:rsidRPr="00A07602">
        <w:rPr>
          <w:rFonts w:ascii="B Lotus" w:eastAsia="Calibri" w:hAnsi="B Lotus" w:cs="B Lotus" w:hint="cs"/>
          <w:sz w:val="24"/>
          <w:szCs w:val="24"/>
          <w:rtl/>
        </w:rPr>
        <w:t>ند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به</w:t>
      </w:r>
      <w:ins w:id="3987" w:author="Mehrnazi Boojari" w:date="2019-01-10T07:21:00Z">
        <w:r w:rsidR="005A76EA">
          <w:rPr>
            <w:rFonts w:ascii="B Lotus" w:eastAsia="Calibri" w:hAnsi="B Lotus" w:cs="B Nazanin" w:hint="cs"/>
            <w:sz w:val="24"/>
            <w:szCs w:val="24"/>
            <w:rtl/>
          </w:rPr>
          <w:t>‌</w:t>
        </w:r>
      </w:ins>
      <w:del w:id="3988" w:author="Mehrnazi Boojari" w:date="2019-01-10T07:21:00Z">
        <w:r w:rsidRPr="00A07602" w:rsidDel="005A76EA">
          <w:rPr>
            <w:rFonts w:ascii="B Lotus" w:eastAsia="Calibri" w:hAnsi="B Lotus" w:cs="B Lotus" w:hint="cs"/>
            <w:sz w:val="24"/>
            <w:szCs w:val="24"/>
            <w:rtl/>
          </w:rPr>
          <w:delText>‌</w:delText>
        </w:r>
      </w:del>
      <w:r w:rsidRPr="00A07602">
        <w:rPr>
          <w:rFonts w:ascii="B Lotus" w:eastAsia="Calibri" w:hAnsi="B Lotus" w:cs="B Lotus" w:hint="cs"/>
          <w:sz w:val="24"/>
          <w:szCs w:val="24"/>
          <w:rtl/>
        </w:rPr>
        <w:t>طور</w:t>
      </w:r>
      <w:ins w:id="3989" w:author="Mehrnazi Boojari" w:date="2019-01-10T07:21:00Z">
        <w:r w:rsidR="005A76EA">
          <w:rPr>
            <w:rFonts w:ascii="B Lotus" w:eastAsia="Calibri" w:hAnsi="B Lotus" w:cs="Times New Roman" w:hint="eastAsia"/>
            <w:sz w:val="24"/>
            <w:szCs w:val="24"/>
            <w:rtl/>
          </w:rPr>
          <w:t> </w:t>
        </w:r>
      </w:ins>
      <w:r w:rsidRPr="00A07602">
        <w:rPr>
          <w:rFonts w:ascii="B Lotus" w:eastAsia="Calibri" w:hAnsi="B Lotus" w:cs="B Lotus" w:hint="cs"/>
          <w:sz w:val="24"/>
          <w:szCs w:val="24"/>
          <w:rtl/>
        </w:rPr>
        <w:t>کلی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میزان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بارندگی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سواحل</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خلیج‌فارس</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منظم‌تر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از</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سواحل</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دریای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عمان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است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سواحل</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دریای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عمان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تحت</w:t>
      </w:r>
      <w:ins w:id="3990" w:author="Mehrnazi Boojari" w:date="2019-01-10T08:37:00Z">
        <w:r w:rsidR="003D5039">
          <w:rPr>
            <w:rFonts w:ascii="B Lotus" w:eastAsia="Calibri" w:hAnsi="B Lotus" w:cs="B Nazanin" w:hint="cs"/>
            <w:sz w:val="24"/>
            <w:szCs w:val="24"/>
            <w:rtl/>
          </w:rPr>
          <w:t>‌</w:t>
        </w:r>
      </w:ins>
      <w:del w:id="3991" w:author="Mehrnazi Boojari" w:date="2019-01-10T08:37:00Z">
        <w:r w:rsidRPr="00A07602" w:rsidDel="003D5039">
          <w:rPr>
            <w:rFonts w:ascii="B Lotus" w:eastAsia="Calibri" w:hAnsi="B Lotus" w:cs="B Lotus"/>
            <w:sz w:val="24"/>
            <w:szCs w:val="24"/>
            <w:rtl/>
          </w:rPr>
          <w:delText xml:space="preserve"> </w:delText>
        </w:r>
      </w:del>
      <w:del w:id="3992" w:author="Mehrnazi Boojari" w:date="2019-01-07T10:04:00Z">
        <w:r w:rsidRPr="00A07602" w:rsidDel="00A31D6F">
          <w:rPr>
            <w:rFonts w:ascii="B Lotus" w:eastAsia="Calibri" w:hAnsi="B Lotus" w:cs="B Lotus" w:hint="cs"/>
            <w:sz w:val="24"/>
            <w:szCs w:val="24"/>
            <w:rtl/>
          </w:rPr>
          <w:delText>تأثیر</w:delText>
        </w:r>
      </w:del>
      <w:ins w:id="3993" w:author="Mehrnazi Boojari" w:date="2019-01-07T10:04:00Z">
        <w:r w:rsidR="00A31D6F">
          <w:rPr>
            <w:rFonts w:ascii="B Lotus" w:eastAsia="Calibri" w:hAnsi="B Lotus" w:cs="B Lotus" w:hint="cs"/>
            <w:sz w:val="24"/>
            <w:szCs w:val="24"/>
            <w:rtl/>
          </w:rPr>
          <w:t>تأثیر</w:t>
        </w:r>
      </w:ins>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بادهای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موسمی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اقیانوس</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هند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قرار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دارند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دارای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باران‌های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نامنظم</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خشک‌سالی‌های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فراوان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هستند</w:t>
      </w:r>
      <w:r w:rsidRPr="00A07602">
        <w:rPr>
          <w:rFonts w:ascii="B Lotus" w:eastAsia="Calibri" w:hAnsi="B Lotus" w:cs="B Lotus"/>
          <w:sz w:val="24"/>
          <w:szCs w:val="24"/>
          <w:rtl/>
        </w:rPr>
        <w:t>.</w:t>
      </w:r>
      <w:r w:rsidRPr="00A07602">
        <w:rPr>
          <w:rFonts w:ascii="B Lotus" w:eastAsia="Calibri" w:hAnsi="B Lotus" w:cs="B Lotus" w:hint="cs"/>
          <w:sz w:val="24"/>
          <w:szCs w:val="24"/>
          <w:rtl/>
        </w:rPr>
        <w:t xml:space="preserve"> ویژگی</w:t>
      </w:r>
      <w:del w:id="3994" w:author="Mehrnazi Boojari" w:date="2019-01-07T09:46:00Z">
        <w:r w:rsidRPr="00A07602" w:rsidDel="006F7CCF">
          <w:rPr>
            <w:rFonts w:ascii="B Lotus" w:eastAsia="Calibri" w:hAnsi="B Lotus" w:cs="B Lotus" w:hint="cs"/>
            <w:sz w:val="24"/>
            <w:szCs w:val="24"/>
            <w:rtl/>
          </w:rPr>
          <w:delText xml:space="preserve"> های </w:delText>
        </w:r>
      </w:del>
      <w:ins w:id="3995" w:author="Mehrnazi Boojari" w:date="2019-01-07T09:46:00Z">
        <w:r w:rsidR="006F7CCF">
          <w:rPr>
            <w:rFonts w:ascii="B Lotus" w:eastAsia="Calibri" w:hAnsi="B Lotus" w:cs="B Lotus" w:hint="cs"/>
            <w:sz w:val="24"/>
            <w:szCs w:val="24"/>
            <w:rtl/>
          </w:rPr>
          <w:t xml:space="preserve">‌های </w:t>
        </w:r>
      </w:ins>
      <w:r w:rsidRPr="00A07602">
        <w:rPr>
          <w:rFonts w:ascii="B Lotus" w:eastAsia="Calibri" w:hAnsi="B Lotus" w:cs="B Lotus" w:hint="cs"/>
          <w:sz w:val="24"/>
          <w:szCs w:val="24"/>
          <w:rtl/>
        </w:rPr>
        <w:t xml:space="preserve">عمومی اقلیم </w:t>
      </w:r>
      <w:ins w:id="3996" w:author="Mehrnazi Boojari" w:date="2019-01-10T08:46:00Z">
        <w:r w:rsidR="003D5039">
          <w:rPr>
            <w:rFonts w:ascii="B Lotus" w:eastAsia="Calibri" w:hAnsi="B Lotus" w:cs="B Lotus" w:hint="cs"/>
            <w:sz w:val="24"/>
            <w:szCs w:val="24"/>
            <w:rtl/>
          </w:rPr>
          <w:t xml:space="preserve">گرم </w:t>
        </w:r>
      </w:ins>
      <w:r w:rsidRPr="00A07602">
        <w:rPr>
          <w:rFonts w:ascii="B Lotus" w:eastAsia="Calibri" w:hAnsi="B Lotus" w:cs="B Lotus" w:hint="cs"/>
          <w:sz w:val="24"/>
          <w:szCs w:val="24"/>
          <w:rtl/>
        </w:rPr>
        <w:t xml:space="preserve">و مرطوب </w:t>
      </w:r>
      <w:del w:id="3997" w:author="Mehrnazi Boojari" w:date="2019-01-07T10:53:00Z">
        <w:r w:rsidRPr="00A07602" w:rsidDel="006A1F1D">
          <w:rPr>
            <w:rFonts w:ascii="B Lotus" w:eastAsia="Calibri" w:hAnsi="B Lotus" w:cs="B Lotus" w:hint="cs"/>
            <w:sz w:val="24"/>
            <w:szCs w:val="24"/>
            <w:rtl/>
          </w:rPr>
          <w:delText>عبارتند از :</w:delText>
        </w:r>
      </w:del>
      <w:ins w:id="3998" w:author="Mehrnazi Boojari" w:date="2019-01-10T08:46:00Z">
        <w:r w:rsidR="003D5039">
          <w:rPr>
            <w:rFonts w:ascii="B Lotus" w:eastAsia="Calibri" w:hAnsi="B Lotus" w:cs="B Lotus" w:hint="cs"/>
            <w:sz w:val="24"/>
            <w:szCs w:val="24"/>
            <w:rtl/>
          </w:rPr>
          <w:t>این موارد است</w:t>
        </w:r>
      </w:ins>
      <w:ins w:id="3999" w:author="Mehrnazi Boojari" w:date="2019-01-07T10:53:00Z">
        <w:r w:rsidR="006A1F1D">
          <w:rPr>
            <w:rFonts w:ascii="B Lotus" w:eastAsia="Calibri" w:hAnsi="B Lotus" w:cs="B Lotus" w:hint="cs"/>
            <w:sz w:val="24"/>
            <w:szCs w:val="24"/>
            <w:rtl/>
          </w:rPr>
          <w:t>:</w:t>
        </w:r>
      </w:ins>
    </w:p>
    <w:p w14:paraId="0A086903" w14:textId="77777777" w:rsidR="00A06196" w:rsidRPr="00A07602" w:rsidRDefault="00A06196" w:rsidP="00354E57">
      <w:pPr>
        <w:numPr>
          <w:ilvl w:val="0"/>
          <w:numId w:val="30"/>
        </w:numPr>
        <w:bidi/>
        <w:spacing w:after="200" w:line="276" w:lineRule="auto"/>
        <w:contextualSpacing/>
        <w:jc w:val="both"/>
        <w:rPr>
          <w:rFonts w:ascii="B Lotus" w:eastAsia="Calibri" w:hAnsi="B Lotus" w:cs="B Lotus"/>
          <w:sz w:val="24"/>
          <w:szCs w:val="24"/>
          <w:rtl/>
        </w:rPr>
      </w:pPr>
      <w:r w:rsidRPr="00A07602">
        <w:rPr>
          <w:rFonts w:ascii="B Lotus" w:eastAsia="Calibri" w:hAnsi="B Lotus" w:cs="B Lotus" w:hint="cs"/>
          <w:sz w:val="24"/>
          <w:szCs w:val="24"/>
          <w:rtl/>
        </w:rPr>
        <w:t>بارندگی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بسیار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اندک</w:t>
      </w:r>
      <w:r w:rsidRPr="00A07602">
        <w:rPr>
          <w:rFonts w:ascii="B Lotus" w:eastAsia="Calibri" w:hAnsi="B Lotus" w:cs="B Lotus"/>
          <w:sz w:val="24"/>
          <w:szCs w:val="24"/>
          <w:rtl/>
        </w:rPr>
        <w:t xml:space="preserve"> </w:t>
      </w:r>
      <w:del w:id="4000" w:author="Mehrnazi Boojari" w:date="2019-01-10T08:47:00Z">
        <w:r w:rsidRPr="00A07602" w:rsidDel="00354E57">
          <w:rPr>
            <w:rFonts w:ascii="B Lotus" w:eastAsia="Calibri" w:hAnsi="B Lotus" w:cs="B Lotus" w:hint="cs"/>
            <w:sz w:val="24"/>
            <w:szCs w:val="24"/>
            <w:rtl/>
          </w:rPr>
          <w:delText>سالیانه</w:delText>
        </w:r>
        <w:r w:rsidRPr="00A07602" w:rsidDel="00354E57">
          <w:rPr>
            <w:rFonts w:ascii="B Lotus" w:eastAsia="Calibri" w:hAnsi="B Lotus" w:cs="B Lotus"/>
            <w:sz w:val="24"/>
            <w:szCs w:val="24"/>
            <w:rtl/>
          </w:rPr>
          <w:delText xml:space="preserve"> </w:delText>
        </w:r>
      </w:del>
      <w:ins w:id="4001" w:author="Mehrnazi Boojari" w:date="2019-01-10T08:47:00Z">
        <w:r w:rsidR="00354E57" w:rsidRPr="00A07602">
          <w:rPr>
            <w:rFonts w:ascii="B Lotus" w:eastAsia="Calibri" w:hAnsi="B Lotus" w:cs="B Lotus" w:hint="cs"/>
            <w:sz w:val="24"/>
            <w:szCs w:val="24"/>
            <w:rtl/>
          </w:rPr>
          <w:t>سالیانه</w:t>
        </w:r>
        <w:r w:rsidR="00354E57">
          <w:rPr>
            <w:rFonts w:ascii="B Lotus" w:eastAsia="Calibri" w:hAnsi="B Lotus" w:cs="B Lotus" w:hint="cs"/>
            <w:sz w:val="24"/>
            <w:szCs w:val="24"/>
            <w:rtl/>
          </w:rPr>
          <w:t>.</w:t>
        </w:r>
      </w:ins>
    </w:p>
    <w:p w14:paraId="7FB15946" w14:textId="77777777" w:rsidR="00A06196" w:rsidRPr="00A07602" w:rsidRDefault="00A06196" w:rsidP="00A25B54">
      <w:pPr>
        <w:numPr>
          <w:ilvl w:val="0"/>
          <w:numId w:val="30"/>
        </w:numPr>
        <w:bidi/>
        <w:spacing w:after="200" w:line="276" w:lineRule="auto"/>
        <w:contextualSpacing/>
        <w:jc w:val="both"/>
        <w:rPr>
          <w:rFonts w:ascii="B Lotus" w:eastAsia="Calibri" w:hAnsi="B Lotus" w:cs="B Lotus"/>
          <w:sz w:val="24"/>
          <w:szCs w:val="24"/>
          <w:lang w:bidi="fa-IR"/>
        </w:rPr>
      </w:pPr>
      <w:r w:rsidRPr="00A07602">
        <w:rPr>
          <w:rFonts w:ascii="B Lotus" w:eastAsia="Calibri" w:hAnsi="B Lotus" w:cs="B Lotus" w:hint="cs"/>
          <w:sz w:val="24"/>
          <w:szCs w:val="24"/>
          <w:rtl/>
        </w:rPr>
        <w:t>رطوبت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بسیار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زیاد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هوا</w:t>
      </w:r>
      <w:ins w:id="4002" w:author="Mehrnazi Boojari" w:date="2019-01-10T08:47:00Z">
        <w:r w:rsidR="00354E57">
          <w:rPr>
            <w:rFonts w:ascii="B Lotus" w:eastAsia="Calibri" w:hAnsi="B Lotus" w:cs="B Lotus" w:hint="cs"/>
            <w:sz w:val="24"/>
            <w:szCs w:val="24"/>
            <w:rtl/>
          </w:rPr>
          <w:t>.</w:t>
        </w:r>
      </w:ins>
    </w:p>
    <w:p w14:paraId="51BAD3AE" w14:textId="77777777" w:rsidR="00A06196" w:rsidRPr="00A07602" w:rsidRDefault="00A06196" w:rsidP="00A25B54">
      <w:pPr>
        <w:numPr>
          <w:ilvl w:val="0"/>
          <w:numId w:val="30"/>
        </w:numPr>
        <w:bidi/>
        <w:spacing w:after="200" w:line="276" w:lineRule="auto"/>
        <w:contextualSpacing/>
        <w:jc w:val="both"/>
        <w:rPr>
          <w:rFonts w:ascii="B Lotus" w:eastAsia="Calibri" w:hAnsi="B Lotus" w:cs="B Lotus"/>
          <w:sz w:val="24"/>
          <w:szCs w:val="24"/>
          <w:rtl/>
        </w:rPr>
      </w:pPr>
      <w:r w:rsidRPr="00A07602">
        <w:rPr>
          <w:rFonts w:ascii="B Lotus" w:eastAsia="Calibri" w:hAnsi="B Lotus" w:cs="B Lotus" w:hint="cs"/>
          <w:sz w:val="24"/>
          <w:szCs w:val="24"/>
          <w:rtl/>
        </w:rPr>
        <w:t>حداکثر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دمای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هوا</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تابستان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به</w:t>
      </w:r>
      <w:r w:rsidRPr="00A07602">
        <w:rPr>
          <w:rFonts w:ascii="B Lotus" w:eastAsia="Calibri" w:hAnsi="B Lotus" w:cs="B Lotus"/>
          <w:sz w:val="24"/>
          <w:szCs w:val="24"/>
          <w:rtl/>
        </w:rPr>
        <w:t xml:space="preserve"> 35 </w:t>
      </w:r>
      <w:r w:rsidRPr="00A07602">
        <w:rPr>
          <w:rFonts w:ascii="B Lotus" w:eastAsia="Calibri" w:hAnsi="B Lotus" w:cs="B Lotus" w:hint="cs"/>
          <w:sz w:val="24"/>
          <w:szCs w:val="24"/>
          <w:rtl/>
        </w:rPr>
        <w:t>تا</w:t>
      </w:r>
      <w:r w:rsidRPr="00A07602">
        <w:rPr>
          <w:rFonts w:ascii="B Lotus" w:eastAsia="Calibri" w:hAnsi="B Lotus" w:cs="B Lotus"/>
          <w:sz w:val="24"/>
          <w:szCs w:val="24"/>
          <w:rtl/>
        </w:rPr>
        <w:t xml:space="preserve"> 40 </w:t>
      </w:r>
      <w:r w:rsidRPr="00A07602">
        <w:rPr>
          <w:rFonts w:ascii="B Lotus" w:eastAsia="Calibri" w:hAnsi="B Lotus" w:cs="B Lotus" w:hint="cs"/>
          <w:sz w:val="24"/>
          <w:szCs w:val="24"/>
          <w:rtl/>
        </w:rPr>
        <w:t>درج</w:t>
      </w:r>
      <w:del w:id="4003" w:author="Mehrnazi Boojari" w:date="2019-01-07T22:49:00Z">
        <w:r w:rsidRPr="00A07602" w:rsidDel="00BF4CE5">
          <w:rPr>
            <w:rFonts w:ascii="B Lotus" w:eastAsia="Calibri" w:hAnsi="B Lotus" w:cs="B Lotus" w:hint="cs"/>
            <w:sz w:val="24"/>
            <w:szCs w:val="24"/>
            <w:rtl/>
          </w:rPr>
          <w:delText>ه‌ی</w:delText>
        </w:r>
        <w:r w:rsidRPr="00A07602" w:rsidDel="00BF4CE5">
          <w:rPr>
            <w:rFonts w:ascii="B Lotus" w:eastAsia="Calibri" w:hAnsi="B Lotus" w:cs="B Lotus"/>
            <w:sz w:val="24"/>
            <w:szCs w:val="24"/>
            <w:rtl/>
          </w:rPr>
          <w:delText xml:space="preserve"> </w:delText>
        </w:r>
      </w:del>
      <w:ins w:id="4004" w:author="Mehrnazi Boojari" w:date="2019-01-07T22:49:00Z">
        <w:r w:rsidR="00BF4CE5">
          <w:rPr>
            <w:rFonts w:ascii="B Lotus" w:eastAsia="Calibri" w:hAnsi="B Lotus" w:cs="B Lotus" w:hint="cs"/>
            <w:sz w:val="24"/>
            <w:szCs w:val="24"/>
            <w:rtl/>
          </w:rPr>
          <w:t xml:space="preserve">ۀ </w:t>
        </w:r>
      </w:ins>
      <w:del w:id="4005" w:author="Mehrnazi Boojari" w:date="2019-01-10T07:07:00Z">
        <w:r w:rsidRPr="00A07602" w:rsidDel="0096156A">
          <w:rPr>
            <w:rFonts w:ascii="B Lotus" w:eastAsia="Calibri" w:hAnsi="B Lotus" w:cs="B Lotus" w:hint="cs"/>
            <w:sz w:val="24"/>
            <w:szCs w:val="24"/>
            <w:rtl/>
          </w:rPr>
          <w:delText>سانتی‌گراد</w:delText>
        </w:r>
      </w:del>
      <w:ins w:id="4006" w:author="Mehrnazi Boojari" w:date="2019-01-10T07:07:00Z">
        <w:r w:rsidR="0096156A">
          <w:rPr>
            <w:rFonts w:ascii="B Lotus" w:eastAsia="Calibri" w:hAnsi="B Lotus" w:cs="B Lotus" w:hint="cs"/>
            <w:sz w:val="24"/>
            <w:szCs w:val="24"/>
            <w:rtl/>
          </w:rPr>
          <w:t>سانتی‌گراد</w:t>
        </w:r>
      </w:ins>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حداکثر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رطوبت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نسبی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آن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به</w:t>
      </w:r>
      <w:r w:rsidRPr="00A07602">
        <w:rPr>
          <w:rFonts w:ascii="B Lotus" w:eastAsia="Calibri" w:hAnsi="B Lotus" w:cs="B Lotus"/>
          <w:sz w:val="24"/>
          <w:szCs w:val="24"/>
          <w:rtl/>
        </w:rPr>
        <w:t xml:space="preserve"> 70 </w:t>
      </w:r>
      <w:r w:rsidRPr="00A07602">
        <w:rPr>
          <w:rFonts w:ascii="B Lotus" w:eastAsia="Calibri" w:hAnsi="B Lotus" w:cs="B Lotus" w:hint="cs"/>
          <w:sz w:val="24"/>
          <w:szCs w:val="24"/>
          <w:rtl/>
        </w:rPr>
        <w:t>درصد</w:t>
      </w:r>
      <w:ins w:id="4007" w:author="Mehrnazi Boojari" w:date="2019-01-10T08:47:00Z">
        <w:r w:rsidR="00354E57">
          <w:rPr>
            <w:rFonts w:ascii="B Lotus" w:eastAsia="Calibri" w:hAnsi="B Lotus" w:cs="B Lotus" w:hint="cs"/>
            <w:sz w:val="24"/>
            <w:szCs w:val="24"/>
            <w:rtl/>
          </w:rPr>
          <w:t>.</w:t>
        </w:r>
      </w:ins>
    </w:p>
    <w:p w14:paraId="0757A0CB" w14:textId="77777777" w:rsidR="00A06196" w:rsidRPr="00A07602" w:rsidRDefault="00A06196" w:rsidP="00A25B54">
      <w:pPr>
        <w:numPr>
          <w:ilvl w:val="0"/>
          <w:numId w:val="30"/>
        </w:numPr>
        <w:bidi/>
        <w:spacing w:after="200" w:line="276" w:lineRule="auto"/>
        <w:contextualSpacing/>
        <w:jc w:val="both"/>
        <w:rPr>
          <w:rFonts w:ascii="B Lotus" w:eastAsia="Calibri" w:hAnsi="B Lotus" w:cs="B Lotus"/>
          <w:sz w:val="24"/>
          <w:szCs w:val="24"/>
          <w:rtl/>
        </w:rPr>
      </w:pPr>
      <w:r w:rsidRPr="00A07602">
        <w:rPr>
          <w:rFonts w:ascii="B Lotus" w:eastAsia="Calibri" w:hAnsi="B Lotus" w:cs="B Lotus" w:hint="cs"/>
          <w:sz w:val="24"/>
          <w:szCs w:val="24"/>
          <w:rtl/>
        </w:rPr>
        <w:t>زمستان‌های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معتدل</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تابستان‌های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بسیار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گرم</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و</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مرطوب</w:t>
      </w:r>
      <w:ins w:id="4008" w:author="Mehrnazi Boojari" w:date="2019-01-10T08:47:00Z">
        <w:r w:rsidR="00354E57">
          <w:rPr>
            <w:rFonts w:ascii="B Lotus" w:eastAsia="Calibri" w:hAnsi="B Lotus" w:cs="B Lotus" w:hint="cs"/>
            <w:sz w:val="24"/>
            <w:szCs w:val="24"/>
            <w:rtl/>
          </w:rPr>
          <w:t>.</w:t>
        </w:r>
      </w:ins>
    </w:p>
    <w:p w14:paraId="47C03269" w14:textId="77777777" w:rsidR="00A06196" w:rsidRPr="00A07602" w:rsidRDefault="00A06196" w:rsidP="00354E57">
      <w:pPr>
        <w:numPr>
          <w:ilvl w:val="0"/>
          <w:numId w:val="30"/>
        </w:numPr>
        <w:bidi/>
        <w:spacing w:after="200" w:line="276" w:lineRule="auto"/>
        <w:contextualSpacing/>
        <w:jc w:val="both"/>
        <w:rPr>
          <w:rFonts w:ascii="B Lotus" w:eastAsia="Calibri" w:hAnsi="B Lotus" w:cs="B Lotus"/>
          <w:sz w:val="24"/>
          <w:szCs w:val="24"/>
          <w:rtl/>
        </w:rPr>
      </w:pPr>
      <w:r w:rsidRPr="00A07602">
        <w:rPr>
          <w:rFonts w:ascii="B Lotus" w:eastAsia="Calibri" w:hAnsi="B Lotus" w:cs="B Lotus" w:hint="cs"/>
          <w:sz w:val="24"/>
          <w:szCs w:val="24"/>
          <w:rtl/>
        </w:rPr>
        <w:t>نوسان</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درجه</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حرارت</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بسیار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کم</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در</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طول</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شبانه</w:t>
      </w:r>
      <w:ins w:id="4009" w:author="Mehrnazi Boojari" w:date="2019-01-10T08:48:00Z">
        <w:r w:rsidR="00354E57">
          <w:rPr>
            <w:rFonts w:ascii="B Lotus" w:eastAsia="Calibri" w:hAnsi="B Lotus" w:cs="B Nazanin" w:hint="cs"/>
            <w:sz w:val="24"/>
            <w:szCs w:val="24"/>
            <w:rtl/>
          </w:rPr>
          <w:t>‌</w:t>
        </w:r>
      </w:ins>
      <w:del w:id="4010" w:author="Mehrnazi Boojari" w:date="2019-01-10T08:48:00Z">
        <w:r w:rsidRPr="00A07602" w:rsidDel="00354E57">
          <w:rPr>
            <w:rFonts w:ascii="B Lotus" w:eastAsia="Calibri" w:hAnsi="B Lotus" w:cs="B Lotus"/>
            <w:sz w:val="24"/>
            <w:szCs w:val="24"/>
            <w:rtl/>
          </w:rPr>
          <w:delText xml:space="preserve"> </w:delText>
        </w:r>
      </w:del>
      <w:r w:rsidRPr="00A07602">
        <w:rPr>
          <w:rFonts w:ascii="B Lotus" w:eastAsia="Calibri" w:hAnsi="B Lotus" w:cs="B Lotus" w:hint="cs"/>
          <w:sz w:val="24"/>
          <w:szCs w:val="24"/>
          <w:rtl/>
        </w:rPr>
        <w:t>روز</w:t>
      </w:r>
      <w:del w:id="4011" w:author="Mehrnazi Boojari" w:date="2019-01-07T22:43:00Z">
        <w:r w:rsidRPr="00A07602" w:rsidDel="00BF4CE5">
          <w:rPr>
            <w:rFonts w:ascii="B Lotus" w:eastAsia="Calibri" w:hAnsi="B Lotus" w:cs="B Lotus"/>
            <w:sz w:val="24"/>
            <w:szCs w:val="24"/>
            <w:rtl/>
          </w:rPr>
          <w:delText xml:space="preserve"> </w:delText>
        </w:r>
        <w:r w:rsidRPr="00A07602" w:rsidDel="00BF4CE5">
          <w:rPr>
            <w:rFonts w:ascii="B Lotus" w:eastAsia="Calibri" w:hAnsi="B Lotus" w:cs="B Lotus" w:hint="cs"/>
            <w:sz w:val="24"/>
            <w:szCs w:val="24"/>
            <w:rtl/>
          </w:rPr>
          <w:delText>به</w:delText>
        </w:r>
        <w:r w:rsidRPr="00A07602" w:rsidDel="00BF4CE5">
          <w:rPr>
            <w:rFonts w:ascii="B Lotus" w:eastAsia="Calibri" w:hAnsi="B Lotus" w:cs="B Lotus"/>
            <w:sz w:val="24"/>
            <w:szCs w:val="24"/>
            <w:rtl/>
          </w:rPr>
          <w:delText xml:space="preserve"> </w:delText>
        </w:r>
        <w:r w:rsidRPr="00A07602" w:rsidDel="00BF4CE5">
          <w:rPr>
            <w:rFonts w:ascii="B Lotus" w:eastAsia="Calibri" w:hAnsi="B Lotus" w:cs="B Lotus" w:hint="cs"/>
            <w:sz w:val="24"/>
            <w:szCs w:val="24"/>
            <w:rtl/>
          </w:rPr>
          <w:delText>دلیل</w:delText>
        </w:r>
        <w:r w:rsidRPr="00A07602" w:rsidDel="00BF4CE5">
          <w:rPr>
            <w:rFonts w:ascii="B Lotus" w:eastAsia="Calibri" w:hAnsi="B Lotus" w:cs="B Lotus"/>
            <w:sz w:val="24"/>
            <w:szCs w:val="24"/>
            <w:rtl/>
          </w:rPr>
          <w:delText xml:space="preserve"> </w:delText>
        </w:r>
      </w:del>
      <w:ins w:id="4012" w:author="Mehrnazi Boojari" w:date="2019-01-07T22:43:00Z">
        <w:r w:rsidR="00BF4CE5">
          <w:rPr>
            <w:rFonts w:ascii="B Lotus" w:eastAsia="Calibri" w:hAnsi="B Lotus" w:cs="B Lotus"/>
            <w:sz w:val="24"/>
            <w:szCs w:val="24"/>
            <w:rtl/>
          </w:rPr>
          <w:t xml:space="preserve"> به</w:t>
        </w:r>
        <w:r w:rsidR="00BF4CE5">
          <w:rPr>
            <w:rFonts w:ascii="B Lotus" w:eastAsia="Calibri" w:hAnsi="B Lotus" w:cs="B Lotus" w:hint="cs"/>
            <w:sz w:val="24"/>
            <w:szCs w:val="24"/>
            <w:rtl/>
          </w:rPr>
          <w:t>‌</w:t>
        </w:r>
        <w:r w:rsidR="00BF4CE5">
          <w:rPr>
            <w:rFonts w:ascii="B Lotus" w:eastAsia="Calibri" w:hAnsi="B Lotus" w:cs="B Lotus"/>
            <w:sz w:val="24"/>
            <w:szCs w:val="24"/>
            <w:rtl/>
          </w:rPr>
          <w:t xml:space="preserve">دلیل </w:t>
        </w:r>
      </w:ins>
      <w:r w:rsidRPr="00A07602">
        <w:rPr>
          <w:rFonts w:ascii="B Lotus" w:eastAsia="Calibri" w:hAnsi="B Lotus" w:cs="B Lotus" w:hint="cs"/>
          <w:sz w:val="24"/>
          <w:szCs w:val="24"/>
          <w:rtl/>
        </w:rPr>
        <w:t>وجود</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رطوبت</w:t>
      </w:r>
      <w:ins w:id="4013" w:author="Mehrnazi Boojari" w:date="2019-01-10T08:47:00Z">
        <w:r w:rsidR="00354E57">
          <w:rPr>
            <w:rFonts w:ascii="B Lotus" w:eastAsia="Calibri" w:hAnsi="B Lotus" w:cs="B Lotus" w:hint="cs"/>
            <w:sz w:val="24"/>
            <w:szCs w:val="24"/>
            <w:rtl/>
          </w:rPr>
          <w:t>.</w:t>
        </w:r>
      </w:ins>
    </w:p>
    <w:p w14:paraId="335AB57F" w14:textId="77777777" w:rsidR="00A06196" w:rsidRPr="00A07602" w:rsidRDefault="00A06196" w:rsidP="00354E57">
      <w:pPr>
        <w:numPr>
          <w:ilvl w:val="0"/>
          <w:numId w:val="30"/>
        </w:numPr>
        <w:bidi/>
        <w:spacing w:after="200" w:line="276" w:lineRule="auto"/>
        <w:contextualSpacing/>
        <w:jc w:val="both"/>
        <w:rPr>
          <w:rFonts w:ascii="B Lotus" w:eastAsia="Calibri" w:hAnsi="B Lotus" w:cs="B Lotus"/>
          <w:sz w:val="24"/>
          <w:szCs w:val="24"/>
          <w:rtl/>
        </w:rPr>
      </w:pPr>
      <w:r w:rsidRPr="00A07602">
        <w:rPr>
          <w:rFonts w:ascii="B Lotus" w:eastAsia="Calibri" w:hAnsi="B Lotus" w:cs="B Lotus" w:hint="cs"/>
          <w:sz w:val="24"/>
          <w:szCs w:val="24"/>
          <w:rtl/>
        </w:rPr>
        <w:t>شور</w:t>
      </w:r>
      <w:del w:id="4014" w:author="Mehrnazi Boojari" w:date="2019-01-07T10:45:00Z">
        <w:r w:rsidRPr="00A07602" w:rsidDel="006A1F1D">
          <w:rPr>
            <w:rFonts w:ascii="B Lotus" w:eastAsia="Calibri" w:hAnsi="B Lotus" w:cs="B Lotus"/>
            <w:sz w:val="24"/>
            <w:szCs w:val="24"/>
            <w:rtl/>
          </w:rPr>
          <w:delText xml:space="preserve"> </w:delText>
        </w:r>
        <w:r w:rsidRPr="00A07602" w:rsidDel="006A1F1D">
          <w:rPr>
            <w:rFonts w:ascii="B Lotus" w:eastAsia="Calibri" w:hAnsi="B Lotus" w:cs="B Lotus" w:hint="cs"/>
            <w:sz w:val="24"/>
            <w:szCs w:val="24"/>
            <w:rtl/>
          </w:rPr>
          <w:delText>بودن</w:delText>
        </w:r>
        <w:r w:rsidRPr="00A07602" w:rsidDel="006A1F1D">
          <w:rPr>
            <w:rFonts w:ascii="B Lotus" w:eastAsia="Calibri" w:hAnsi="B Lotus" w:cs="B Lotus"/>
            <w:sz w:val="24"/>
            <w:szCs w:val="24"/>
            <w:rtl/>
          </w:rPr>
          <w:delText xml:space="preserve"> </w:delText>
        </w:r>
      </w:del>
      <w:ins w:id="4015" w:author="Mehrnazi Boojari" w:date="2019-01-07T10:45: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بودن </w:t>
        </w:r>
      </w:ins>
      <w:r w:rsidRPr="00A07602">
        <w:rPr>
          <w:rFonts w:ascii="B Lotus" w:eastAsia="Calibri" w:hAnsi="B Lotus" w:cs="B Lotus" w:hint="cs"/>
          <w:sz w:val="24"/>
          <w:szCs w:val="24"/>
          <w:rtl/>
        </w:rPr>
        <w:t>آب‌های</w:t>
      </w:r>
      <w:r w:rsidRPr="00A07602">
        <w:rPr>
          <w:rFonts w:ascii="B Lotus" w:eastAsia="Calibri" w:hAnsi="B Lotus" w:cs="B Lotus"/>
          <w:sz w:val="24"/>
          <w:szCs w:val="24"/>
          <w:rtl/>
        </w:rPr>
        <w:t xml:space="preserve"> </w:t>
      </w:r>
      <w:r w:rsidRPr="00A07602">
        <w:rPr>
          <w:rFonts w:ascii="B Lotus" w:eastAsia="Calibri" w:hAnsi="B Lotus" w:cs="B Lotus" w:hint="cs"/>
          <w:sz w:val="24"/>
          <w:szCs w:val="24"/>
          <w:rtl/>
        </w:rPr>
        <w:t>زیر</w:t>
      </w:r>
      <w:ins w:id="4016" w:author="Mehrnazi Boojari" w:date="2019-01-10T08:48:00Z">
        <w:r w:rsidR="00354E57">
          <w:rPr>
            <w:rFonts w:ascii="B Lotus" w:eastAsia="Calibri" w:hAnsi="B Lotus" w:cs="B Nazanin" w:hint="cs"/>
            <w:sz w:val="24"/>
            <w:szCs w:val="24"/>
            <w:rtl/>
          </w:rPr>
          <w:t>‌</w:t>
        </w:r>
      </w:ins>
      <w:del w:id="4017" w:author="Mehrnazi Boojari" w:date="2019-01-10T08:48:00Z">
        <w:r w:rsidRPr="00A07602" w:rsidDel="00354E57">
          <w:rPr>
            <w:rFonts w:ascii="B Lotus" w:eastAsia="Calibri" w:hAnsi="B Lotus" w:cs="B Lotus"/>
            <w:sz w:val="24"/>
            <w:szCs w:val="24"/>
            <w:rtl/>
          </w:rPr>
          <w:delText xml:space="preserve"> </w:delText>
        </w:r>
      </w:del>
      <w:r w:rsidRPr="00A07602">
        <w:rPr>
          <w:rFonts w:ascii="B Lotus" w:eastAsia="Calibri" w:hAnsi="B Lotus" w:cs="B Lotus" w:hint="cs"/>
          <w:sz w:val="24"/>
          <w:szCs w:val="24"/>
          <w:rtl/>
        </w:rPr>
        <w:t>زمینی</w:t>
      </w:r>
      <w:ins w:id="4018" w:author="Mehrnazi Boojari" w:date="2019-01-10T08:48:00Z">
        <w:r w:rsidR="00354E57">
          <w:rPr>
            <w:rFonts w:ascii="B Lotus" w:eastAsia="Calibri" w:hAnsi="B Lotus" w:cs="B Lotus" w:hint="cs"/>
            <w:sz w:val="24"/>
            <w:szCs w:val="24"/>
            <w:rtl/>
          </w:rPr>
          <w:t>.</w:t>
        </w:r>
      </w:ins>
    </w:p>
    <w:p w14:paraId="39F18A53" w14:textId="77777777" w:rsidR="00A06196" w:rsidRPr="00A07602" w:rsidRDefault="00565C79" w:rsidP="00565C79">
      <w:pPr>
        <w:numPr>
          <w:ilvl w:val="0"/>
          <w:numId w:val="30"/>
        </w:numPr>
        <w:bidi/>
        <w:spacing w:after="200" w:line="276" w:lineRule="auto"/>
        <w:contextualSpacing/>
        <w:jc w:val="both"/>
        <w:rPr>
          <w:rFonts w:ascii="B Lotus" w:eastAsia="Calibri" w:hAnsi="B Lotus" w:cs="B Lotus"/>
          <w:sz w:val="24"/>
          <w:szCs w:val="24"/>
          <w:lang w:bidi="fa-IR"/>
        </w:rPr>
      </w:pPr>
      <w:ins w:id="4019" w:author="Mehrnazi Boojari" w:date="2019-01-10T09:26:00Z">
        <w:r w:rsidRPr="00A07602">
          <w:rPr>
            <w:rFonts w:ascii="B Lotus" w:eastAsia="Calibri" w:hAnsi="B Lotus" w:cs="B Lotus" w:hint="cs"/>
            <w:sz w:val="24"/>
            <w:szCs w:val="24"/>
            <w:rtl/>
            <w:lang w:bidi="fa-IR"/>
          </w:rPr>
          <w:t>به</w:t>
        </w:r>
        <w:r>
          <w:rPr>
            <w:rFonts w:ascii="B Lotus" w:eastAsia="Calibri" w:hAnsi="B Lotus" w:cs="B Nazanin" w:hint="cs"/>
            <w:sz w:val="24"/>
            <w:szCs w:val="24"/>
            <w:rtl/>
          </w:rPr>
          <w:t xml:space="preserve">‌ </w:t>
        </w:r>
        <w:r>
          <w:rPr>
            <w:rFonts w:ascii="B Lotus" w:eastAsia="Calibri" w:hAnsi="B Lotus" w:cs="B Lotus" w:hint="cs"/>
            <w:sz w:val="24"/>
            <w:szCs w:val="24"/>
            <w:rtl/>
          </w:rPr>
          <w:t>علت</w:t>
        </w:r>
        <w:r w:rsidRPr="00A07602">
          <w:rPr>
            <w:rFonts w:ascii="B Lotus" w:eastAsia="Calibri" w:hAnsi="B Lotus" w:cs="B Lotus"/>
            <w:sz w:val="24"/>
            <w:szCs w:val="24"/>
            <w:rtl/>
          </w:rPr>
          <w:t xml:space="preserve"> </w:t>
        </w:r>
      </w:ins>
      <w:r w:rsidR="00A06196" w:rsidRPr="00A07602">
        <w:rPr>
          <w:rFonts w:ascii="B Lotus" w:eastAsia="Calibri" w:hAnsi="B Lotus" w:cs="B Lotus" w:hint="cs"/>
          <w:sz w:val="24"/>
          <w:szCs w:val="24"/>
          <w:rtl/>
        </w:rPr>
        <w:t>کم</w:t>
      </w:r>
      <w:del w:id="4020" w:author="Mehrnazi Boojari" w:date="2019-01-07T10:45:00Z">
        <w:r w:rsidR="00A06196" w:rsidRPr="00A07602" w:rsidDel="006A1F1D">
          <w:rPr>
            <w:rFonts w:ascii="B Lotus" w:eastAsia="Calibri" w:hAnsi="B Lotus" w:cs="B Lotus"/>
            <w:sz w:val="24"/>
            <w:szCs w:val="24"/>
            <w:rtl/>
          </w:rPr>
          <w:delText xml:space="preserve"> </w:delText>
        </w:r>
        <w:r w:rsidR="00A06196" w:rsidRPr="00A07602" w:rsidDel="006A1F1D">
          <w:rPr>
            <w:rFonts w:ascii="B Lotus" w:eastAsia="Calibri" w:hAnsi="B Lotus" w:cs="B Lotus" w:hint="cs"/>
            <w:sz w:val="24"/>
            <w:szCs w:val="24"/>
            <w:rtl/>
          </w:rPr>
          <w:delText>بودن</w:delText>
        </w:r>
        <w:r w:rsidR="00A06196" w:rsidRPr="00A07602" w:rsidDel="006A1F1D">
          <w:rPr>
            <w:rFonts w:ascii="B Lotus" w:eastAsia="Calibri" w:hAnsi="B Lotus" w:cs="B Lotus"/>
            <w:sz w:val="24"/>
            <w:szCs w:val="24"/>
            <w:rtl/>
          </w:rPr>
          <w:delText xml:space="preserve"> </w:delText>
        </w:r>
      </w:del>
      <w:ins w:id="4021" w:author="Mehrnazi Boojari" w:date="2019-01-07T10:45: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بودن </w:t>
        </w:r>
      </w:ins>
      <w:r w:rsidR="00A06196" w:rsidRPr="00A07602">
        <w:rPr>
          <w:rFonts w:ascii="B Lotus" w:eastAsia="Calibri" w:hAnsi="B Lotus" w:cs="B Lotus" w:hint="cs"/>
          <w:sz w:val="24"/>
          <w:szCs w:val="24"/>
          <w:rtl/>
        </w:rPr>
        <w:t>پوشش</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گیاهی</w:t>
      </w:r>
      <w:r w:rsidR="00A06196" w:rsidRPr="00A07602">
        <w:rPr>
          <w:rFonts w:ascii="B Lotus" w:eastAsia="Calibri" w:hAnsi="B Lotus" w:cs="B Lotus" w:hint="cs"/>
          <w:sz w:val="24"/>
          <w:szCs w:val="24"/>
          <w:rtl/>
          <w:lang w:bidi="fa-IR"/>
        </w:rPr>
        <w:t xml:space="preserve"> </w:t>
      </w:r>
      <w:ins w:id="4022" w:author="Mehrnazi Boojari" w:date="2019-01-10T09:26:00Z">
        <w:r>
          <w:rPr>
            <w:rFonts w:ascii="B Lotus" w:eastAsia="Calibri" w:hAnsi="B Lotus" w:cs="B Lotus" w:hint="cs"/>
            <w:sz w:val="24"/>
            <w:szCs w:val="24"/>
            <w:rtl/>
            <w:lang w:bidi="fa-IR"/>
          </w:rPr>
          <w:t xml:space="preserve">و </w:t>
        </w:r>
      </w:ins>
      <w:del w:id="4023" w:author="Mehrnazi Boojari" w:date="2019-01-10T09:25:00Z">
        <w:r w:rsidR="00A06196" w:rsidRPr="00A07602" w:rsidDel="00565C79">
          <w:rPr>
            <w:rFonts w:ascii="B Lotus" w:eastAsia="Calibri" w:hAnsi="B Lotus" w:cs="B Lotus" w:hint="cs"/>
            <w:sz w:val="24"/>
            <w:szCs w:val="24"/>
            <w:rtl/>
            <w:lang w:bidi="fa-IR"/>
          </w:rPr>
          <w:delText>به</w:delText>
        </w:r>
      </w:del>
      <w:del w:id="4024" w:author="Mehrnazi Boojari" w:date="2019-01-10T09:18:00Z">
        <w:r w:rsidR="00A06196" w:rsidRPr="00A07602" w:rsidDel="003F590C">
          <w:rPr>
            <w:rFonts w:ascii="B Lotus" w:eastAsia="Calibri" w:hAnsi="B Lotus" w:cs="B Lotus"/>
            <w:sz w:val="24"/>
            <w:szCs w:val="24"/>
            <w:rtl/>
          </w:rPr>
          <w:delText xml:space="preserve"> </w:delText>
        </w:r>
        <w:r w:rsidR="00A06196" w:rsidRPr="00A07602" w:rsidDel="003F590C">
          <w:rPr>
            <w:rFonts w:ascii="B Lotus" w:eastAsia="Calibri" w:hAnsi="B Lotus" w:cs="B Lotus" w:hint="cs"/>
            <w:sz w:val="24"/>
            <w:szCs w:val="24"/>
            <w:rtl/>
          </w:rPr>
          <w:delText>خاطر</w:delText>
        </w:r>
      </w:del>
      <w:del w:id="4025" w:author="Mehrnazi Boojari" w:date="2019-01-10T09:25:00Z">
        <w:r w:rsidR="00A06196" w:rsidRPr="00A07602" w:rsidDel="00565C79">
          <w:rPr>
            <w:rFonts w:ascii="B Lotus" w:eastAsia="Calibri" w:hAnsi="B Lotus" w:cs="B Lotus"/>
            <w:sz w:val="24"/>
            <w:szCs w:val="24"/>
            <w:rtl/>
          </w:rPr>
          <w:delText xml:space="preserve"> </w:delText>
        </w:r>
      </w:del>
      <w:r w:rsidR="00A06196" w:rsidRPr="00A07602">
        <w:rPr>
          <w:rFonts w:ascii="B Lotus" w:eastAsia="Calibri" w:hAnsi="B Lotus" w:cs="B Lotus" w:hint="cs"/>
          <w:sz w:val="24"/>
          <w:szCs w:val="24"/>
          <w:rtl/>
        </w:rPr>
        <w:t>آهکی</w:t>
      </w:r>
      <w:del w:id="4026" w:author="Mehrnazi Boojari" w:date="2019-01-07T10:45:00Z">
        <w:r w:rsidR="00A06196" w:rsidRPr="00A07602" w:rsidDel="006A1F1D">
          <w:rPr>
            <w:rFonts w:ascii="B Lotus" w:eastAsia="Calibri" w:hAnsi="B Lotus" w:cs="B Lotus"/>
            <w:sz w:val="24"/>
            <w:szCs w:val="24"/>
            <w:rtl/>
          </w:rPr>
          <w:delText xml:space="preserve"> </w:delText>
        </w:r>
        <w:r w:rsidR="00A06196" w:rsidRPr="00A07602" w:rsidDel="006A1F1D">
          <w:rPr>
            <w:rFonts w:ascii="B Lotus" w:eastAsia="Calibri" w:hAnsi="B Lotus" w:cs="B Lotus" w:hint="cs"/>
            <w:sz w:val="24"/>
            <w:szCs w:val="24"/>
            <w:rtl/>
          </w:rPr>
          <w:delText>بودن</w:delText>
        </w:r>
        <w:r w:rsidR="00A06196" w:rsidRPr="00A07602" w:rsidDel="006A1F1D">
          <w:rPr>
            <w:rFonts w:ascii="B Lotus" w:eastAsia="Calibri" w:hAnsi="B Lotus" w:cs="B Lotus"/>
            <w:sz w:val="24"/>
            <w:szCs w:val="24"/>
            <w:rtl/>
          </w:rPr>
          <w:delText xml:space="preserve"> </w:delText>
        </w:r>
      </w:del>
      <w:ins w:id="4027" w:author="Mehrnazi Boojari" w:date="2019-01-07T10:45: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بودن </w:t>
        </w:r>
      </w:ins>
      <w:r w:rsidR="00A06196" w:rsidRPr="00A07602">
        <w:rPr>
          <w:rFonts w:ascii="B Lotus" w:eastAsia="Calibri" w:hAnsi="B Lotus" w:cs="B Lotus" w:hint="cs"/>
          <w:sz w:val="24"/>
          <w:szCs w:val="24"/>
          <w:rtl/>
        </w:rPr>
        <w:t>خاک</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این</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نواحی</w:t>
      </w:r>
      <w:del w:id="4028" w:author="Mehrnazi Boojari" w:date="2019-01-10T09:26:00Z">
        <w:r w:rsidR="00A06196" w:rsidRPr="00A07602" w:rsidDel="00565C79">
          <w:rPr>
            <w:rFonts w:ascii="B Lotus" w:eastAsia="Calibri" w:hAnsi="B Lotus" w:cs="B Lotus"/>
            <w:sz w:val="24"/>
            <w:szCs w:val="24"/>
            <w:rtl/>
          </w:rPr>
          <w:delText xml:space="preserve"> </w:delText>
        </w:r>
        <w:r w:rsidR="00A06196" w:rsidRPr="00A07602" w:rsidDel="00565C79">
          <w:rPr>
            <w:rFonts w:ascii="B Lotus" w:eastAsia="Calibri" w:hAnsi="B Lotus" w:cs="B Lotus" w:hint="cs"/>
            <w:sz w:val="24"/>
            <w:szCs w:val="24"/>
            <w:rtl/>
          </w:rPr>
          <w:delText>و</w:delText>
        </w:r>
        <w:r w:rsidR="00A06196" w:rsidRPr="00A07602" w:rsidDel="00565C79">
          <w:rPr>
            <w:rFonts w:ascii="B Lotus" w:eastAsia="Calibri" w:hAnsi="B Lotus" w:cs="B Lotus"/>
            <w:sz w:val="24"/>
            <w:szCs w:val="24"/>
            <w:rtl/>
          </w:rPr>
          <w:delText xml:space="preserve"> </w:delText>
        </w:r>
        <w:r w:rsidR="00A06196" w:rsidRPr="00A07602" w:rsidDel="00565C79">
          <w:rPr>
            <w:rFonts w:ascii="B Lotus" w:eastAsia="Calibri" w:hAnsi="B Lotus" w:cs="B Lotus" w:hint="cs"/>
            <w:sz w:val="24"/>
            <w:szCs w:val="24"/>
            <w:rtl/>
          </w:rPr>
          <w:delText>فقدان</w:delText>
        </w:r>
        <w:r w:rsidR="00A06196" w:rsidRPr="00A07602" w:rsidDel="00565C79">
          <w:rPr>
            <w:rFonts w:ascii="B Lotus" w:eastAsia="Calibri" w:hAnsi="B Lotus" w:cs="B Lotus"/>
            <w:sz w:val="24"/>
            <w:szCs w:val="24"/>
            <w:rtl/>
          </w:rPr>
          <w:delText xml:space="preserve"> </w:delText>
        </w:r>
        <w:r w:rsidR="00A06196" w:rsidRPr="00A07602" w:rsidDel="00565C79">
          <w:rPr>
            <w:rFonts w:ascii="B Lotus" w:eastAsia="Calibri" w:hAnsi="B Lotus" w:cs="B Lotus" w:hint="cs"/>
            <w:sz w:val="24"/>
            <w:szCs w:val="24"/>
            <w:rtl/>
          </w:rPr>
          <w:delText>پوشش</w:delText>
        </w:r>
        <w:r w:rsidR="00A06196" w:rsidRPr="00A07602" w:rsidDel="00565C79">
          <w:rPr>
            <w:rFonts w:ascii="B Lotus" w:eastAsia="Calibri" w:hAnsi="B Lotus" w:cs="B Lotus"/>
            <w:sz w:val="24"/>
            <w:szCs w:val="24"/>
            <w:rtl/>
          </w:rPr>
          <w:delText xml:space="preserve"> </w:delText>
        </w:r>
        <w:r w:rsidR="00A06196" w:rsidRPr="00A07602" w:rsidDel="00565C79">
          <w:rPr>
            <w:rFonts w:ascii="B Lotus" w:eastAsia="Calibri" w:hAnsi="B Lotus" w:cs="B Lotus" w:hint="cs"/>
            <w:sz w:val="24"/>
            <w:szCs w:val="24"/>
            <w:rtl/>
          </w:rPr>
          <w:delText>گیاهی</w:delText>
        </w:r>
      </w:del>
      <w:r w:rsidR="00A06196" w:rsidRPr="00A07602">
        <w:rPr>
          <w:rFonts w:ascii="B Lotus" w:eastAsia="Calibri" w:hAnsi="B Lotus" w:cs="B Lotus" w:hint="cs"/>
          <w:sz w:val="24"/>
          <w:szCs w:val="24"/>
          <w:rtl/>
        </w:rPr>
        <w:t>،</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آب</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باران</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به</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زمین</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نفوذ</w:t>
      </w:r>
      <w:r w:rsidR="00A06196" w:rsidRPr="00A07602">
        <w:rPr>
          <w:rFonts w:ascii="B Lotus" w:eastAsia="Calibri" w:hAnsi="B Lotus" w:cs="B Lotus"/>
          <w:sz w:val="24"/>
          <w:szCs w:val="24"/>
          <w:rtl/>
        </w:rPr>
        <w:t xml:space="preserve"> </w:t>
      </w:r>
      <w:del w:id="4029" w:author="Mehrnazi Boojari" w:date="2019-01-10T09:18:00Z">
        <w:r w:rsidR="00A06196" w:rsidRPr="00A07602" w:rsidDel="003F590C">
          <w:rPr>
            <w:rFonts w:ascii="B Lotus" w:eastAsia="Calibri" w:hAnsi="B Lotus" w:cs="B Lotus" w:hint="cs"/>
            <w:sz w:val="24"/>
            <w:szCs w:val="24"/>
            <w:rtl/>
          </w:rPr>
          <w:delText>نکرده</w:delText>
        </w:r>
        <w:r w:rsidR="00A06196" w:rsidRPr="00A07602" w:rsidDel="003F590C">
          <w:rPr>
            <w:rFonts w:ascii="B Lotus" w:eastAsia="Calibri" w:hAnsi="B Lotus" w:cs="B Lotus"/>
            <w:sz w:val="24"/>
            <w:szCs w:val="24"/>
            <w:rtl/>
          </w:rPr>
          <w:delText xml:space="preserve"> </w:delText>
        </w:r>
      </w:del>
      <w:ins w:id="4030" w:author="Mehrnazi Boojari" w:date="2019-01-10T09:18:00Z">
        <w:r w:rsidR="003F590C" w:rsidRPr="00A07602">
          <w:rPr>
            <w:rFonts w:ascii="B Lotus" w:eastAsia="Calibri" w:hAnsi="B Lotus" w:cs="B Lotus" w:hint="cs"/>
            <w:sz w:val="24"/>
            <w:szCs w:val="24"/>
            <w:rtl/>
          </w:rPr>
          <w:t>ن</w:t>
        </w:r>
        <w:r w:rsidR="003F590C">
          <w:rPr>
            <w:rFonts w:ascii="B Lotus" w:eastAsia="Calibri" w:hAnsi="B Lotus" w:cs="B Lotus" w:hint="cs"/>
            <w:sz w:val="24"/>
            <w:szCs w:val="24"/>
            <w:rtl/>
          </w:rPr>
          <w:t>می</w:t>
        </w:r>
        <w:r w:rsidR="003F590C">
          <w:rPr>
            <w:rFonts w:ascii="B Lotus" w:eastAsia="Calibri" w:hAnsi="B Lotus" w:cs="B Nazanin" w:hint="cs"/>
            <w:sz w:val="24"/>
            <w:szCs w:val="24"/>
            <w:rtl/>
          </w:rPr>
          <w:t>‌</w:t>
        </w:r>
        <w:r w:rsidR="003F590C">
          <w:rPr>
            <w:rFonts w:ascii="B Lotus" w:eastAsia="Calibri" w:hAnsi="B Lotus" w:cs="B Lotus" w:hint="cs"/>
            <w:sz w:val="24"/>
            <w:szCs w:val="24"/>
            <w:rtl/>
          </w:rPr>
          <w:t>کند</w:t>
        </w:r>
        <w:r w:rsidR="003F590C" w:rsidRPr="00A07602">
          <w:rPr>
            <w:rFonts w:ascii="B Lotus" w:eastAsia="Calibri" w:hAnsi="B Lotus" w:cs="B Lotus"/>
            <w:sz w:val="24"/>
            <w:szCs w:val="24"/>
            <w:rtl/>
          </w:rPr>
          <w:t xml:space="preserve"> </w:t>
        </w:r>
      </w:ins>
      <w:r w:rsidR="00A06196" w:rsidRPr="00A07602">
        <w:rPr>
          <w:rFonts w:ascii="B Lotus" w:eastAsia="Calibri" w:hAnsi="B Lotus" w:cs="B Lotus" w:hint="cs"/>
          <w:sz w:val="24"/>
          <w:szCs w:val="24"/>
          <w:rtl/>
        </w:rPr>
        <w:t>و</w:t>
      </w:r>
      <w:r w:rsidR="00A06196" w:rsidRPr="00A07602">
        <w:rPr>
          <w:rFonts w:ascii="B Lotus" w:eastAsia="Calibri" w:hAnsi="B Lotus" w:cs="B Lotus"/>
          <w:sz w:val="24"/>
          <w:szCs w:val="24"/>
          <w:rtl/>
        </w:rPr>
        <w:t xml:space="preserve"> </w:t>
      </w:r>
      <w:del w:id="4031" w:author="Mehrnazi Boojari" w:date="2019-01-10T09:18:00Z">
        <w:r w:rsidR="00A06196" w:rsidRPr="00A07602" w:rsidDel="003F590C">
          <w:rPr>
            <w:rFonts w:ascii="B Lotus" w:eastAsia="Calibri" w:hAnsi="B Lotus" w:cs="B Lotus" w:hint="cs"/>
            <w:sz w:val="24"/>
            <w:szCs w:val="24"/>
            <w:rtl/>
          </w:rPr>
          <w:delText>غالباً</w:delText>
        </w:r>
        <w:r w:rsidR="00A06196" w:rsidRPr="00A07602" w:rsidDel="003F590C">
          <w:rPr>
            <w:rFonts w:ascii="B Lotus" w:eastAsia="Calibri" w:hAnsi="B Lotus" w:cs="B Lotus"/>
            <w:sz w:val="24"/>
            <w:szCs w:val="24"/>
            <w:rtl/>
          </w:rPr>
          <w:delText xml:space="preserve"> </w:delText>
        </w:r>
      </w:del>
      <w:ins w:id="4032" w:author="Mehrnazi Boojari" w:date="2019-01-10T09:18:00Z">
        <w:r w:rsidR="003F590C">
          <w:rPr>
            <w:rFonts w:ascii="B Lotus" w:eastAsia="Calibri" w:hAnsi="B Lotus" w:cs="B Lotus" w:hint="cs"/>
            <w:sz w:val="24"/>
            <w:szCs w:val="24"/>
            <w:rtl/>
          </w:rPr>
          <w:t>اغلب</w:t>
        </w:r>
        <w:r w:rsidR="003F590C" w:rsidRPr="00A07602">
          <w:rPr>
            <w:rFonts w:ascii="B Lotus" w:eastAsia="Calibri" w:hAnsi="B Lotus" w:cs="B Lotus"/>
            <w:sz w:val="24"/>
            <w:szCs w:val="24"/>
            <w:rtl/>
          </w:rPr>
          <w:t xml:space="preserve"> </w:t>
        </w:r>
      </w:ins>
      <w:r w:rsidR="00A06196" w:rsidRPr="00A07602">
        <w:rPr>
          <w:rFonts w:ascii="B Lotus" w:eastAsia="Calibri" w:hAnsi="B Lotus" w:cs="B Lotus" w:hint="cs"/>
          <w:sz w:val="24"/>
          <w:szCs w:val="24"/>
          <w:rtl/>
        </w:rPr>
        <w:t>همان</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باران</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اندک</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نیز</w:t>
      </w:r>
      <w:r w:rsidR="00A06196" w:rsidRPr="00A07602">
        <w:rPr>
          <w:rFonts w:ascii="B Lotus" w:eastAsia="Calibri" w:hAnsi="B Lotus" w:cs="B Lotus"/>
          <w:sz w:val="24"/>
          <w:szCs w:val="24"/>
          <w:rtl/>
        </w:rPr>
        <w:t xml:space="preserve"> </w:t>
      </w:r>
      <w:del w:id="4033" w:author="Mehrnazi Boojari" w:date="2019-01-07T10:22:00Z">
        <w:r w:rsidR="00A06196" w:rsidRPr="00A07602" w:rsidDel="0028073B">
          <w:rPr>
            <w:rFonts w:ascii="B Lotus" w:eastAsia="Calibri" w:hAnsi="B Lotus" w:cs="B Lotus" w:hint="cs"/>
            <w:sz w:val="24"/>
            <w:szCs w:val="24"/>
            <w:rtl/>
          </w:rPr>
          <w:delText>بصورت</w:delText>
        </w:r>
      </w:del>
      <w:ins w:id="4034" w:author="Mehrnazi Boojari" w:date="2019-01-07T10:22:00Z">
        <w:r w:rsidR="0028073B">
          <w:rPr>
            <w:rFonts w:ascii="B Lotus" w:eastAsia="Calibri" w:hAnsi="B Lotus" w:cs="B Lotus" w:hint="cs"/>
            <w:sz w:val="24"/>
            <w:szCs w:val="24"/>
            <w:rtl/>
          </w:rPr>
          <w:t>به‌صورت</w:t>
        </w:r>
      </w:ins>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سیل</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روانه</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دریا</w:t>
      </w:r>
      <w:r w:rsidR="00A06196" w:rsidRPr="00A07602">
        <w:rPr>
          <w:rFonts w:ascii="B Lotus" w:eastAsia="Calibri" w:hAnsi="B Lotus" w:cs="B Lotus"/>
          <w:sz w:val="24"/>
          <w:szCs w:val="24"/>
          <w:rtl/>
        </w:rPr>
        <w:t xml:space="preserve"> </w:t>
      </w:r>
      <w:r w:rsidR="00A06196" w:rsidRPr="00A07602">
        <w:rPr>
          <w:rFonts w:ascii="B Lotus" w:eastAsia="Calibri" w:hAnsi="B Lotus" w:cs="B Lotus" w:hint="cs"/>
          <w:sz w:val="24"/>
          <w:szCs w:val="24"/>
          <w:rtl/>
        </w:rPr>
        <w:t>می‌شود.</w:t>
      </w:r>
    </w:p>
    <w:p w14:paraId="02546D0B" w14:textId="77777777" w:rsidR="00A06196" w:rsidRPr="00A06196" w:rsidRDefault="00A06196" w:rsidP="00565C79">
      <w:pPr>
        <w:pStyle w:val="Heading4"/>
        <w:rPr>
          <w:rtl/>
        </w:rPr>
      </w:pPr>
      <w:bookmarkStart w:id="4035" w:name="_Toc533781182"/>
      <w:bookmarkStart w:id="4036" w:name="_Toc533782138"/>
      <w:r w:rsidRPr="00A06196">
        <w:rPr>
          <w:rFonts w:hint="cs"/>
          <w:rtl/>
        </w:rPr>
        <w:t>مسکن از منظر اسلام و شاخ</w:t>
      </w:r>
      <w:del w:id="4037" w:author="Mehrnazi Boojari" w:date="2019-01-10T09:26:00Z">
        <w:r w:rsidRPr="00A06196" w:rsidDel="00565C79">
          <w:rPr>
            <w:rFonts w:hint="cs"/>
            <w:rtl/>
          </w:rPr>
          <w:delText>ص</w:delText>
        </w:r>
      </w:del>
      <w:ins w:id="4038" w:author="Mehrnazi Boojari" w:date="2019-01-10T09:26:00Z">
        <w:r w:rsidR="00565C79">
          <w:rPr>
            <w:rFonts w:hint="cs"/>
            <w:rtl/>
          </w:rPr>
          <w:t>ص</w:t>
        </w:r>
      </w:ins>
      <w:del w:id="4039" w:author="Mehrnazi Boojari" w:date="2019-01-07T09:46:00Z">
        <w:r w:rsidRPr="00A06196" w:rsidDel="006F7CCF">
          <w:rPr>
            <w:rFonts w:hint="cs"/>
            <w:rtl/>
          </w:rPr>
          <w:delText xml:space="preserve"> های </w:delText>
        </w:r>
      </w:del>
      <w:ins w:id="4040" w:author="Mehrnazi Boojari" w:date="2019-01-07T09:46:00Z">
        <w:r w:rsidR="006F7CCF">
          <w:rPr>
            <w:rFonts w:hint="cs"/>
            <w:rtl/>
          </w:rPr>
          <w:t>‌</w:t>
        </w:r>
      </w:ins>
      <w:ins w:id="4041" w:author="Mehrnazi Boojari" w:date="2019-01-10T09:26:00Z">
        <w:r w:rsidR="00565C79">
          <w:rPr>
            <w:rFonts w:hint="cs"/>
            <w:rtl/>
          </w:rPr>
          <w:t>‌</w:t>
        </w:r>
      </w:ins>
      <w:ins w:id="4042" w:author="Mehrnazi Boojari" w:date="2019-01-07T09:46:00Z">
        <w:r w:rsidR="006F7CCF">
          <w:rPr>
            <w:rFonts w:hint="cs"/>
            <w:rtl/>
          </w:rPr>
          <w:t xml:space="preserve">های </w:t>
        </w:r>
      </w:ins>
      <w:r w:rsidRPr="00A06196">
        <w:rPr>
          <w:rFonts w:hint="cs"/>
          <w:rtl/>
        </w:rPr>
        <w:t>دینی</w:t>
      </w:r>
      <w:r w:rsidRPr="00A06196">
        <w:rPr>
          <w:vertAlign w:val="superscript"/>
          <w:rtl/>
        </w:rPr>
        <w:footnoteReference w:id="29"/>
      </w:r>
      <w:bookmarkEnd w:id="4035"/>
      <w:bookmarkEnd w:id="4036"/>
      <w:r w:rsidRPr="00A06196">
        <w:rPr>
          <w:rFonts w:hint="cs"/>
          <w:vertAlign w:val="superscript"/>
          <w:rtl/>
        </w:rPr>
        <w:t xml:space="preserve"> </w:t>
      </w:r>
    </w:p>
    <w:p w14:paraId="7BE7FF22" w14:textId="77777777" w:rsidR="00A06196" w:rsidRPr="00464C39" w:rsidRDefault="00A06196" w:rsidP="00976342">
      <w:pPr>
        <w:bidi/>
        <w:ind w:firstLine="288"/>
        <w:jc w:val="both"/>
        <w:rPr>
          <w:rFonts w:ascii="B Lotus" w:eastAsia="Calibri" w:hAnsi="B Lotus" w:cs="B Lotus"/>
          <w:sz w:val="24"/>
          <w:szCs w:val="24"/>
          <w:rtl/>
          <w:lang w:bidi="fa-IR"/>
        </w:rPr>
      </w:pPr>
      <w:r w:rsidRPr="00976342">
        <w:rPr>
          <w:rFonts w:ascii="B Lotus" w:eastAsia="Calibri" w:hAnsi="B Lotus" w:cs="B Lotus" w:hint="cs"/>
          <w:sz w:val="24"/>
          <w:szCs w:val="24"/>
          <w:rtl/>
          <w:lang w:bidi="fa-IR"/>
        </w:rPr>
        <w:t>دین</w:t>
      </w:r>
      <w:r w:rsidRPr="00976342">
        <w:rPr>
          <w:rFonts w:ascii="B Lotus" w:eastAsia="Calibri" w:hAnsi="B Lotus" w:cs="B Lotus"/>
          <w:sz w:val="24"/>
          <w:szCs w:val="24"/>
          <w:rtl/>
          <w:lang w:bidi="fa-IR"/>
        </w:rPr>
        <w:t xml:space="preserve"> </w:t>
      </w:r>
      <w:r w:rsidRPr="00464C39">
        <w:rPr>
          <w:rFonts w:ascii="B Lotus" w:eastAsia="Calibri" w:hAnsi="B Lotus" w:cs="B Lotus" w:hint="cs"/>
          <w:sz w:val="24"/>
          <w:szCs w:val="24"/>
          <w:rtl/>
          <w:lang w:bidi="fa-IR"/>
        </w:rPr>
        <w:t xml:space="preserve">اسلام </w:t>
      </w:r>
      <w:del w:id="4057" w:author="Mehrnazi Boojari" w:date="2019-01-07T23:28:00Z">
        <w:r w:rsidRPr="00464C39" w:rsidDel="00FB0B67">
          <w:rPr>
            <w:rFonts w:ascii="B Lotus" w:eastAsia="Calibri" w:hAnsi="B Lotus" w:cs="B Lotus" w:hint="cs"/>
            <w:sz w:val="24"/>
            <w:szCs w:val="24"/>
            <w:rtl/>
            <w:lang w:bidi="fa-IR"/>
          </w:rPr>
          <w:delText>به عنوان</w:delText>
        </w:r>
      </w:del>
      <w:ins w:id="4058" w:author="Mehrnazi Boojari" w:date="2019-01-07T23:28:00Z">
        <w:r w:rsidR="00FB0B67">
          <w:rPr>
            <w:rFonts w:ascii="B Lotus" w:eastAsia="Calibri" w:hAnsi="B Lotus" w:cs="B Lotus" w:hint="cs"/>
            <w:sz w:val="24"/>
            <w:szCs w:val="24"/>
            <w:rtl/>
            <w:lang w:bidi="fa-IR"/>
          </w:rPr>
          <w:t>به‌مثابۀ</w:t>
        </w:r>
      </w:ins>
      <w:r w:rsidRPr="00464C39">
        <w:rPr>
          <w:rFonts w:ascii="B Lotus" w:eastAsia="Calibri" w:hAnsi="B Lotus" w:cs="B Lotus" w:hint="cs"/>
          <w:sz w:val="24"/>
          <w:szCs w:val="24"/>
          <w:rtl/>
          <w:lang w:bidi="fa-IR"/>
        </w:rPr>
        <w:t xml:space="preserve"> آخرین دین الهی از زمان ورود خود به ایران</w:t>
      </w:r>
      <w:del w:id="4059" w:author="Mehrnazi Boojari" w:date="2019-01-10T22:44:00Z">
        <w:r w:rsidRPr="00464C39" w:rsidDel="00976342">
          <w:rPr>
            <w:rFonts w:ascii="B Lotus" w:eastAsia="Calibri" w:hAnsi="B Lotus" w:cs="B Lotus" w:hint="cs"/>
            <w:sz w:val="24"/>
            <w:szCs w:val="24"/>
            <w:rtl/>
            <w:lang w:bidi="fa-IR"/>
          </w:rPr>
          <w:delText>؛</w:delText>
        </w:r>
      </w:del>
      <w:r w:rsidRPr="00464C39">
        <w:rPr>
          <w:rFonts w:ascii="B Lotus" w:eastAsia="Calibri" w:hAnsi="B Lotus" w:cs="B Lotus" w:hint="cs"/>
          <w:sz w:val="24"/>
          <w:szCs w:val="24"/>
          <w:rtl/>
          <w:lang w:bidi="fa-IR"/>
        </w:rPr>
        <w:t xml:space="preserve"> </w:t>
      </w:r>
      <w:del w:id="4060" w:author="Mehrnazi Boojari" w:date="2019-01-10T22:44:00Z">
        <w:r w:rsidRPr="00464C39" w:rsidDel="00976342">
          <w:rPr>
            <w:rFonts w:ascii="B Lotus" w:eastAsia="Calibri" w:hAnsi="B Lotus" w:cs="B Lotus" w:hint="cs"/>
            <w:sz w:val="24"/>
            <w:szCs w:val="24"/>
            <w:rtl/>
            <w:lang w:bidi="fa-IR"/>
          </w:rPr>
          <w:delText xml:space="preserve">تمامی </w:delText>
        </w:r>
      </w:del>
      <w:ins w:id="4061" w:author="Mehrnazi Boojari" w:date="2019-01-10T22:44:00Z">
        <w:r w:rsidR="00976342">
          <w:rPr>
            <w:rFonts w:ascii="B Lotus" w:eastAsia="Calibri" w:hAnsi="B Lotus" w:cs="B Lotus" w:hint="cs"/>
            <w:sz w:val="24"/>
            <w:szCs w:val="24"/>
            <w:rtl/>
            <w:lang w:bidi="fa-IR"/>
          </w:rPr>
          <w:t>همۀ</w:t>
        </w:r>
        <w:r w:rsidR="00976342" w:rsidRPr="00464C39">
          <w:rPr>
            <w:rFonts w:ascii="B Lotus" w:eastAsia="Calibri" w:hAnsi="B Lotus" w:cs="B Lotus" w:hint="cs"/>
            <w:sz w:val="24"/>
            <w:szCs w:val="24"/>
            <w:rtl/>
            <w:lang w:bidi="fa-IR"/>
          </w:rPr>
          <w:t xml:space="preserve"> </w:t>
        </w:r>
      </w:ins>
      <w:r w:rsidRPr="00464C39">
        <w:rPr>
          <w:rFonts w:ascii="B Lotus" w:eastAsia="Calibri" w:hAnsi="B Lotus" w:cs="B Lotus" w:hint="cs"/>
          <w:sz w:val="24"/>
          <w:szCs w:val="24"/>
          <w:rtl/>
          <w:lang w:bidi="fa-IR"/>
        </w:rPr>
        <w:t>آداب و رسوم و فرهنگ جامعه ایرانی را دستخوش تغییر و بهبود قرار داده است</w:t>
      </w:r>
      <w:ins w:id="4062" w:author="Mehrnazi Boojari" w:date="2019-01-10T22:44:00Z">
        <w:r w:rsidR="00976342">
          <w:rPr>
            <w:rFonts w:ascii="B Lotus" w:eastAsia="Calibri" w:hAnsi="B Lotus" w:cs="B Lotus" w:hint="cs"/>
            <w:sz w:val="24"/>
            <w:szCs w:val="24"/>
            <w:rtl/>
            <w:lang w:bidi="fa-IR"/>
          </w:rPr>
          <w:t>.</w:t>
        </w:r>
      </w:ins>
      <w:del w:id="4063" w:author="Mehrnazi Boojari" w:date="2019-01-07T10:02:00Z">
        <w:r w:rsidRPr="00464C39" w:rsidDel="00A31D6F">
          <w:rPr>
            <w:rFonts w:ascii="B Lotus" w:eastAsia="Calibri" w:hAnsi="B Lotus" w:cs="B Lotus" w:hint="cs"/>
            <w:sz w:val="24"/>
            <w:szCs w:val="24"/>
            <w:rtl/>
            <w:lang w:bidi="fa-IR"/>
          </w:rPr>
          <w:delText xml:space="preserve"> بی </w:delText>
        </w:r>
      </w:del>
      <w:ins w:id="4064" w:author="Mehrnazi Boojari" w:date="2019-01-07T10:02:00Z">
        <w:r w:rsidR="00A31D6F">
          <w:rPr>
            <w:rFonts w:ascii="B Lotus" w:eastAsia="Calibri" w:hAnsi="B Lotus" w:cs="B Lotus" w:hint="cs"/>
            <w:sz w:val="24"/>
            <w:szCs w:val="24"/>
            <w:rtl/>
            <w:lang w:bidi="fa-IR"/>
          </w:rPr>
          <w:t xml:space="preserve"> بی‌</w:t>
        </w:r>
      </w:ins>
      <w:r w:rsidRPr="00464C39">
        <w:rPr>
          <w:rFonts w:ascii="B Lotus" w:eastAsia="Calibri" w:hAnsi="B Lotus" w:cs="B Lotus" w:hint="cs"/>
          <w:sz w:val="24"/>
          <w:szCs w:val="24"/>
          <w:rtl/>
          <w:lang w:bidi="fa-IR"/>
        </w:rPr>
        <w:t xml:space="preserve">شک این تغییر در </w:t>
      </w:r>
      <w:del w:id="4065" w:author="Mehrnazi Boojari" w:date="2019-01-07T22:28:00Z">
        <w:r w:rsidRPr="00464C39" w:rsidDel="00051F26">
          <w:rPr>
            <w:rFonts w:ascii="B Lotus" w:eastAsia="Calibri" w:hAnsi="B Lotus" w:cs="B Lotus" w:hint="cs"/>
            <w:sz w:val="24"/>
            <w:szCs w:val="24"/>
            <w:rtl/>
            <w:lang w:bidi="fa-IR"/>
          </w:rPr>
          <w:delText>ساخت و ساز</w:delText>
        </w:r>
      </w:del>
      <w:ins w:id="4066" w:author="Mehrnazi Boojari" w:date="2019-01-07T22:28:00Z">
        <w:r w:rsidR="00051F26">
          <w:rPr>
            <w:rFonts w:ascii="B Lotus" w:eastAsia="Calibri" w:hAnsi="B Lotus" w:cs="B Lotus" w:hint="cs"/>
            <w:sz w:val="24"/>
            <w:szCs w:val="24"/>
            <w:rtl/>
            <w:lang w:bidi="fa-IR"/>
          </w:rPr>
          <w:t>ساخت</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و</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ساز</w:t>
        </w:r>
      </w:ins>
      <w:r w:rsidRPr="00464C39">
        <w:rPr>
          <w:rFonts w:ascii="B Lotus" w:eastAsia="Calibri" w:hAnsi="B Lotus" w:cs="B Lotus" w:hint="cs"/>
          <w:sz w:val="24"/>
          <w:szCs w:val="24"/>
          <w:rtl/>
          <w:lang w:bidi="fa-IR"/>
        </w:rPr>
        <w:t xml:space="preserve"> روستاها و شهرهای ما نیز</w:t>
      </w:r>
      <w:del w:id="4067" w:author="Mehrnazi Boojari" w:date="2019-01-07T10:02:00Z">
        <w:r w:rsidRPr="00464C39" w:rsidDel="00A31D6F">
          <w:rPr>
            <w:rFonts w:ascii="B Lotus" w:eastAsia="Calibri" w:hAnsi="B Lotus" w:cs="B Lotus" w:hint="cs"/>
            <w:sz w:val="24"/>
            <w:szCs w:val="24"/>
            <w:rtl/>
            <w:lang w:bidi="fa-IR"/>
          </w:rPr>
          <w:delText xml:space="preserve"> بی </w:delText>
        </w:r>
      </w:del>
      <w:ins w:id="4068" w:author="Mehrnazi Boojari" w:date="2019-01-07T10:02:00Z">
        <w:r w:rsidR="00A31D6F">
          <w:rPr>
            <w:rFonts w:ascii="B Lotus" w:eastAsia="Calibri" w:hAnsi="B Lotus" w:cs="B Lotus" w:hint="cs"/>
            <w:sz w:val="24"/>
            <w:szCs w:val="24"/>
            <w:rtl/>
            <w:lang w:bidi="fa-IR"/>
          </w:rPr>
          <w:t xml:space="preserve"> بی‌</w:t>
        </w:r>
      </w:ins>
      <w:del w:id="4069" w:author="Mehrnazi Boojari" w:date="2019-01-07T10:04:00Z">
        <w:r w:rsidRPr="00464C39" w:rsidDel="00A31D6F">
          <w:rPr>
            <w:rFonts w:ascii="B Lotus" w:eastAsia="Calibri" w:hAnsi="B Lotus" w:cs="B Lotus" w:hint="cs"/>
            <w:sz w:val="24"/>
            <w:szCs w:val="24"/>
            <w:rtl/>
            <w:lang w:bidi="fa-IR"/>
          </w:rPr>
          <w:delText>تاثیر</w:delText>
        </w:r>
      </w:del>
      <w:ins w:id="4070" w:author="Mehrnazi Boojari" w:date="2019-01-07T10:04:00Z">
        <w:r w:rsidR="00A31D6F">
          <w:rPr>
            <w:rFonts w:ascii="B Lotus" w:eastAsia="Calibri" w:hAnsi="B Lotus" w:cs="B Lotus" w:hint="cs"/>
            <w:sz w:val="24"/>
            <w:szCs w:val="24"/>
            <w:rtl/>
            <w:lang w:bidi="fa-IR"/>
          </w:rPr>
          <w:t>تأثیر</w:t>
        </w:r>
      </w:ins>
      <w:r w:rsidRPr="00464C39">
        <w:rPr>
          <w:rFonts w:ascii="B Lotus" w:eastAsia="Calibri" w:hAnsi="B Lotus" w:cs="B Lotus" w:hint="cs"/>
          <w:sz w:val="24"/>
          <w:szCs w:val="24"/>
          <w:rtl/>
          <w:lang w:bidi="fa-IR"/>
        </w:rPr>
        <w:t xml:space="preserve"> نبوده و تا بدان</w:t>
      </w:r>
      <w:ins w:id="4071" w:author="Mehrnazi Boojari" w:date="2019-01-10T22:45:00Z">
        <w:r w:rsidR="00976342">
          <w:rPr>
            <w:rFonts w:ascii="B Lotus" w:eastAsia="Calibri" w:hAnsi="B Lotus" w:cs="B Nazanin" w:hint="cs"/>
            <w:sz w:val="24"/>
            <w:szCs w:val="24"/>
            <w:rtl/>
            <w:lang w:bidi="fa-IR"/>
          </w:rPr>
          <w:t>‌</w:t>
        </w:r>
      </w:ins>
      <w:del w:id="4072" w:author="Mehrnazi Boojari" w:date="2019-01-10T22:45:00Z">
        <w:r w:rsidRPr="00464C39" w:rsidDel="00976342">
          <w:rPr>
            <w:rFonts w:ascii="B Lotus" w:eastAsia="Calibri" w:hAnsi="B Lotus" w:cs="B Lotus" w:hint="cs"/>
            <w:sz w:val="24"/>
            <w:szCs w:val="24"/>
            <w:rtl/>
            <w:lang w:bidi="fa-IR"/>
          </w:rPr>
          <w:delText xml:space="preserve"> </w:delText>
        </w:r>
      </w:del>
      <w:r w:rsidRPr="00464C39">
        <w:rPr>
          <w:rFonts w:ascii="B Lotus" w:eastAsia="Calibri" w:hAnsi="B Lotus" w:cs="B Lotus" w:hint="cs"/>
          <w:sz w:val="24"/>
          <w:szCs w:val="24"/>
          <w:rtl/>
          <w:lang w:bidi="fa-IR"/>
        </w:rPr>
        <w:t xml:space="preserve">جا پیش </w:t>
      </w:r>
      <w:r w:rsidRPr="00464C39">
        <w:rPr>
          <w:rFonts w:ascii="B Lotus" w:eastAsia="Calibri" w:hAnsi="B Lotus" w:cs="B Lotus" w:hint="cs"/>
          <w:sz w:val="24"/>
          <w:szCs w:val="24"/>
          <w:rtl/>
          <w:lang w:bidi="fa-IR"/>
        </w:rPr>
        <w:lastRenderedPageBreak/>
        <w:t>رفته است که مساکن ما نیز دستخوش تغییر قرار گرفته</w:t>
      </w:r>
      <w:ins w:id="4073" w:author="Mehrnazi Boojari" w:date="2019-01-10T22:45:00Z">
        <w:r w:rsidR="00976342">
          <w:rPr>
            <w:rFonts w:ascii="B Lotus" w:eastAsia="Calibri" w:hAnsi="B Lotus" w:cs="B Nazanin" w:hint="cs"/>
            <w:sz w:val="24"/>
            <w:szCs w:val="24"/>
            <w:rtl/>
            <w:lang w:bidi="fa-IR"/>
          </w:rPr>
          <w:t>‌</w:t>
        </w:r>
      </w:ins>
      <w:del w:id="4074" w:author="Mehrnazi Boojari" w:date="2019-01-10T22:45:00Z">
        <w:r w:rsidRPr="00464C39" w:rsidDel="00976342">
          <w:rPr>
            <w:rFonts w:ascii="B Lotus" w:eastAsia="Calibri" w:hAnsi="B Lotus" w:cs="B Lotus" w:hint="cs"/>
            <w:sz w:val="24"/>
            <w:szCs w:val="24"/>
            <w:rtl/>
            <w:lang w:bidi="fa-IR"/>
          </w:rPr>
          <w:delText xml:space="preserve"> </w:delText>
        </w:r>
      </w:del>
      <w:r w:rsidRPr="00464C39">
        <w:rPr>
          <w:rFonts w:ascii="B Lotus" w:eastAsia="Calibri" w:hAnsi="B Lotus" w:cs="B Lotus" w:hint="cs"/>
          <w:sz w:val="24"/>
          <w:szCs w:val="24"/>
          <w:rtl/>
          <w:lang w:bidi="fa-IR"/>
        </w:rPr>
        <w:t>اند</w:t>
      </w:r>
      <w:del w:id="4075" w:author="Mehrnazi Boojari" w:date="2019-01-07T09:53:00Z">
        <w:r w:rsidRPr="00464C39" w:rsidDel="006F7CCF">
          <w:rPr>
            <w:rFonts w:ascii="B Lotus" w:eastAsia="Calibri" w:hAnsi="B Lotus" w:cs="B Lotus" w:hint="cs"/>
            <w:sz w:val="24"/>
            <w:szCs w:val="24"/>
            <w:rtl/>
            <w:lang w:bidi="fa-IR"/>
          </w:rPr>
          <w:delText xml:space="preserve"> . </w:delText>
        </w:r>
      </w:del>
      <w:ins w:id="4076" w:author="Mehrnazi Boojari" w:date="2019-01-07T09:53:00Z">
        <w:r w:rsidR="006F7CCF">
          <w:rPr>
            <w:rFonts w:ascii="B Lotus" w:eastAsia="Calibri" w:hAnsi="B Lotus" w:cs="B Lotus" w:hint="cs"/>
            <w:sz w:val="24"/>
            <w:szCs w:val="24"/>
            <w:rtl/>
            <w:lang w:bidi="fa-IR"/>
          </w:rPr>
          <w:t xml:space="preserve">. </w:t>
        </w:r>
      </w:ins>
      <w:r w:rsidRPr="00464C39">
        <w:rPr>
          <w:rFonts w:ascii="B Lotus" w:eastAsia="Calibri" w:hAnsi="B Lotus" w:cs="B Lotus" w:hint="cs"/>
          <w:sz w:val="24"/>
          <w:szCs w:val="24"/>
          <w:rtl/>
          <w:lang w:bidi="fa-IR"/>
        </w:rPr>
        <w:t>البته این تغییر در مکان</w:t>
      </w:r>
      <w:del w:id="4077" w:author="Mehrnazi Boojari" w:date="2019-01-07T09:46:00Z">
        <w:r w:rsidRPr="00464C39" w:rsidDel="006F7CCF">
          <w:rPr>
            <w:rFonts w:ascii="B Lotus" w:eastAsia="Calibri" w:hAnsi="B Lotus" w:cs="B Lotus" w:hint="cs"/>
            <w:sz w:val="24"/>
            <w:szCs w:val="24"/>
            <w:rtl/>
            <w:lang w:bidi="fa-IR"/>
          </w:rPr>
          <w:delText xml:space="preserve"> های </w:delText>
        </w:r>
      </w:del>
      <w:ins w:id="4078" w:author="Mehrnazi Boojari" w:date="2019-01-07T09:46:00Z">
        <w:r w:rsidR="006F7CCF">
          <w:rPr>
            <w:rFonts w:ascii="B Lotus" w:eastAsia="Calibri" w:hAnsi="B Lotus" w:cs="B Lotus" w:hint="cs"/>
            <w:sz w:val="24"/>
            <w:szCs w:val="24"/>
            <w:rtl/>
            <w:lang w:bidi="fa-IR"/>
          </w:rPr>
          <w:t xml:space="preserve">‌های </w:t>
        </w:r>
      </w:ins>
      <w:r w:rsidRPr="00464C39">
        <w:rPr>
          <w:rFonts w:ascii="B Lotus" w:eastAsia="Calibri" w:hAnsi="B Lotus" w:cs="B Lotus" w:hint="cs"/>
          <w:sz w:val="24"/>
          <w:szCs w:val="24"/>
          <w:rtl/>
          <w:lang w:bidi="fa-IR"/>
        </w:rPr>
        <w:t>عمومی جلوه بیشتری داشته و خود را در مساجد و عبادتگاه</w:t>
      </w:r>
      <w:del w:id="4079" w:author="Mehrnazi Boojari" w:date="2019-01-07T09:45:00Z">
        <w:r w:rsidRPr="00464C39" w:rsidDel="006F7CCF">
          <w:rPr>
            <w:rFonts w:ascii="B Lotus" w:eastAsia="Calibri" w:hAnsi="B Lotus" w:cs="B Lotus" w:hint="cs"/>
            <w:sz w:val="24"/>
            <w:szCs w:val="24"/>
            <w:rtl/>
            <w:lang w:bidi="fa-IR"/>
          </w:rPr>
          <w:delText xml:space="preserve"> ها </w:delText>
        </w:r>
      </w:del>
      <w:ins w:id="4080" w:author="Mehrnazi Boojari" w:date="2019-01-07T09:45:00Z">
        <w:r w:rsidR="006F7CCF">
          <w:rPr>
            <w:rFonts w:ascii="B Lotus" w:eastAsia="Calibri" w:hAnsi="B Lotus" w:cs="B Lotus" w:hint="cs"/>
            <w:sz w:val="24"/>
            <w:szCs w:val="24"/>
            <w:rtl/>
            <w:lang w:bidi="fa-IR"/>
          </w:rPr>
          <w:t xml:space="preserve">‌ها </w:t>
        </w:r>
      </w:ins>
      <w:r w:rsidRPr="00464C39">
        <w:rPr>
          <w:rFonts w:ascii="B Lotus" w:eastAsia="Calibri" w:hAnsi="B Lotus" w:cs="B Lotus" w:hint="cs"/>
          <w:sz w:val="24"/>
          <w:szCs w:val="24"/>
          <w:rtl/>
          <w:lang w:bidi="fa-IR"/>
        </w:rPr>
        <w:t>بیشتر به</w:t>
      </w:r>
      <w:ins w:id="4081" w:author="Mehrnazi Boojari" w:date="2019-01-10T22:45:00Z">
        <w:r w:rsidR="00976342">
          <w:rPr>
            <w:rFonts w:ascii="B Lotus" w:eastAsia="Calibri" w:hAnsi="B Lotus" w:cs="B Nazanin" w:hint="cs"/>
            <w:sz w:val="24"/>
            <w:szCs w:val="24"/>
            <w:rtl/>
            <w:lang w:bidi="fa-IR"/>
          </w:rPr>
          <w:t>‌</w:t>
        </w:r>
      </w:ins>
      <w:del w:id="4082" w:author="Mehrnazi Boojari" w:date="2019-01-10T22:45:00Z">
        <w:r w:rsidRPr="00464C39" w:rsidDel="00976342">
          <w:rPr>
            <w:rFonts w:ascii="B Lotus" w:eastAsia="Calibri" w:hAnsi="B Lotus" w:cs="B Lotus" w:hint="cs"/>
            <w:sz w:val="24"/>
            <w:szCs w:val="24"/>
            <w:rtl/>
            <w:lang w:bidi="fa-IR"/>
          </w:rPr>
          <w:delText xml:space="preserve"> </w:delText>
        </w:r>
      </w:del>
      <w:r w:rsidRPr="00464C39">
        <w:rPr>
          <w:rFonts w:ascii="B Lotus" w:eastAsia="Calibri" w:hAnsi="B Lotus" w:cs="B Lotus" w:hint="cs"/>
          <w:sz w:val="24"/>
          <w:szCs w:val="24"/>
          <w:rtl/>
          <w:lang w:bidi="fa-IR"/>
        </w:rPr>
        <w:t>نمایش</w:t>
      </w:r>
      <w:del w:id="4083" w:author="Mehrnazi Boojari" w:date="2019-01-07T09:49:00Z">
        <w:r w:rsidRPr="00464C39" w:rsidDel="006F7CCF">
          <w:rPr>
            <w:rFonts w:ascii="B Lotus" w:eastAsia="Calibri" w:hAnsi="B Lotus" w:cs="B Lotus" w:hint="cs"/>
            <w:sz w:val="24"/>
            <w:szCs w:val="24"/>
            <w:rtl/>
            <w:lang w:bidi="fa-IR"/>
          </w:rPr>
          <w:delText xml:space="preserve"> می </w:delText>
        </w:r>
      </w:del>
      <w:ins w:id="4084" w:author="Mehrnazi Boojari" w:date="2019-01-07T09:49:00Z">
        <w:r w:rsidR="006F7CCF">
          <w:rPr>
            <w:rFonts w:ascii="B Lotus" w:eastAsia="Calibri" w:hAnsi="B Lotus" w:cs="B Lotus" w:hint="cs"/>
            <w:sz w:val="24"/>
            <w:szCs w:val="24"/>
            <w:rtl/>
            <w:lang w:bidi="fa-IR"/>
          </w:rPr>
          <w:t xml:space="preserve"> می‌</w:t>
        </w:r>
      </w:ins>
      <w:r w:rsidRPr="00464C39">
        <w:rPr>
          <w:rFonts w:ascii="B Lotus" w:eastAsia="Calibri" w:hAnsi="B Lotus" w:cs="B Lotus" w:hint="cs"/>
          <w:sz w:val="24"/>
          <w:szCs w:val="24"/>
          <w:rtl/>
          <w:lang w:bidi="fa-IR"/>
        </w:rPr>
        <w:t>گذارد. شکوه این هنر و معماری را</w:t>
      </w:r>
      <w:del w:id="4085" w:author="Mehrnazi Boojari" w:date="2019-01-07T09:49:00Z">
        <w:r w:rsidRPr="00464C39" w:rsidDel="006F7CCF">
          <w:rPr>
            <w:rFonts w:ascii="B Lotus" w:eastAsia="Calibri" w:hAnsi="B Lotus" w:cs="B Lotus" w:hint="cs"/>
            <w:sz w:val="24"/>
            <w:szCs w:val="24"/>
            <w:rtl/>
            <w:lang w:bidi="fa-IR"/>
          </w:rPr>
          <w:delText xml:space="preserve"> می </w:delText>
        </w:r>
      </w:del>
      <w:ins w:id="4086" w:author="Mehrnazi Boojari" w:date="2019-01-07T09:49:00Z">
        <w:r w:rsidR="006F7CCF">
          <w:rPr>
            <w:rFonts w:ascii="B Lotus" w:eastAsia="Calibri" w:hAnsi="B Lotus" w:cs="B Lotus" w:hint="cs"/>
            <w:sz w:val="24"/>
            <w:szCs w:val="24"/>
            <w:rtl/>
            <w:lang w:bidi="fa-IR"/>
          </w:rPr>
          <w:t xml:space="preserve"> می‌</w:t>
        </w:r>
      </w:ins>
      <w:r w:rsidRPr="00464C39">
        <w:rPr>
          <w:rFonts w:ascii="B Lotus" w:eastAsia="Calibri" w:hAnsi="B Lotus" w:cs="B Lotus" w:hint="cs"/>
          <w:sz w:val="24"/>
          <w:szCs w:val="24"/>
          <w:rtl/>
          <w:lang w:bidi="fa-IR"/>
        </w:rPr>
        <w:t>توان در دوره صفویه به</w:t>
      </w:r>
      <w:ins w:id="4087" w:author="Mehrnazi Boojari" w:date="2019-01-10T22:45:00Z">
        <w:r w:rsidR="00976342">
          <w:rPr>
            <w:rFonts w:ascii="B Lotus" w:eastAsia="Calibri" w:hAnsi="B Lotus" w:cs="B Nazanin" w:hint="cs"/>
            <w:sz w:val="24"/>
            <w:szCs w:val="24"/>
            <w:rtl/>
            <w:lang w:bidi="fa-IR"/>
          </w:rPr>
          <w:t>‌</w:t>
        </w:r>
      </w:ins>
      <w:del w:id="4088" w:author="Mehrnazi Boojari" w:date="2019-01-10T22:45:00Z">
        <w:r w:rsidRPr="00464C39" w:rsidDel="00976342">
          <w:rPr>
            <w:rFonts w:ascii="B Lotus" w:eastAsia="Calibri" w:hAnsi="B Lotus" w:cs="B Lotus" w:hint="cs"/>
            <w:sz w:val="24"/>
            <w:szCs w:val="24"/>
            <w:rtl/>
            <w:lang w:bidi="fa-IR"/>
          </w:rPr>
          <w:delText xml:space="preserve"> </w:delText>
        </w:r>
      </w:del>
      <w:r w:rsidRPr="00464C39">
        <w:rPr>
          <w:rFonts w:ascii="B Lotus" w:eastAsia="Calibri" w:hAnsi="B Lotus" w:cs="B Lotus" w:hint="cs"/>
          <w:sz w:val="24"/>
          <w:szCs w:val="24"/>
          <w:rtl/>
          <w:lang w:bidi="fa-IR"/>
        </w:rPr>
        <w:t>وضوح مشاهده کرد که تا به امروز گردشگران زیادی را از سراسر جهان به</w:t>
      </w:r>
      <w:ins w:id="4089" w:author="Mehrnazi Boojari" w:date="2019-01-10T22:45:00Z">
        <w:r w:rsidR="00976342">
          <w:rPr>
            <w:rFonts w:ascii="B Lotus" w:eastAsia="Calibri" w:hAnsi="B Lotus" w:cs="B Nazanin" w:hint="cs"/>
            <w:sz w:val="24"/>
            <w:szCs w:val="24"/>
            <w:rtl/>
            <w:lang w:bidi="fa-IR"/>
          </w:rPr>
          <w:t>‌</w:t>
        </w:r>
      </w:ins>
      <w:del w:id="4090" w:author="Mehrnazi Boojari" w:date="2019-01-10T22:45:00Z">
        <w:r w:rsidRPr="00464C39" w:rsidDel="00976342">
          <w:rPr>
            <w:rFonts w:ascii="B Lotus" w:eastAsia="Calibri" w:hAnsi="B Lotus" w:cs="B Lotus" w:hint="cs"/>
            <w:sz w:val="24"/>
            <w:szCs w:val="24"/>
            <w:rtl/>
            <w:lang w:bidi="fa-IR"/>
          </w:rPr>
          <w:delText xml:space="preserve"> </w:delText>
        </w:r>
      </w:del>
      <w:r w:rsidRPr="00464C39">
        <w:rPr>
          <w:rFonts w:ascii="B Lotus" w:eastAsia="Calibri" w:hAnsi="B Lotus" w:cs="B Lotus" w:hint="cs"/>
          <w:sz w:val="24"/>
          <w:szCs w:val="24"/>
          <w:rtl/>
          <w:lang w:bidi="fa-IR"/>
        </w:rPr>
        <w:t xml:space="preserve">سوی خود </w:t>
      </w:r>
      <w:del w:id="4091" w:author="Mehrnazi Boojari" w:date="2019-01-10T22:45:00Z">
        <w:r w:rsidRPr="00464C39" w:rsidDel="00976342">
          <w:rPr>
            <w:rFonts w:ascii="B Lotus" w:eastAsia="Calibri" w:hAnsi="B Lotus" w:cs="B Lotus" w:hint="cs"/>
            <w:sz w:val="24"/>
            <w:szCs w:val="24"/>
            <w:rtl/>
            <w:lang w:bidi="fa-IR"/>
          </w:rPr>
          <w:delText>جلب</w:delText>
        </w:r>
      </w:del>
      <w:del w:id="4092" w:author="Mehrnazi Boojari" w:date="2019-01-07T09:49:00Z">
        <w:r w:rsidRPr="00464C39" w:rsidDel="006F7CCF">
          <w:rPr>
            <w:rFonts w:ascii="B Lotus" w:eastAsia="Calibri" w:hAnsi="B Lotus" w:cs="B Lotus" w:hint="cs"/>
            <w:sz w:val="24"/>
            <w:szCs w:val="24"/>
            <w:rtl/>
            <w:lang w:bidi="fa-IR"/>
          </w:rPr>
          <w:delText xml:space="preserve"> می </w:delText>
        </w:r>
      </w:del>
      <w:del w:id="4093" w:author="Mehrnazi Boojari" w:date="2019-01-07T10:52:00Z">
        <w:r w:rsidRPr="00464C39" w:rsidDel="006A1F1D">
          <w:rPr>
            <w:rFonts w:ascii="B Lotus" w:eastAsia="Calibri" w:hAnsi="B Lotus" w:cs="B Lotus" w:hint="cs"/>
            <w:sz w:val="24"/>
            <w:szCs w:val="24"/>
            <w:rtl/>
            <w:lang w:bidi="fa-IR"/>
          </w:rPr>
          <w:delText>کند</w:delText>
        </w:r>
      </w:del>
      <w:ins w:id="4094" w:author="Mehrnazi Boojari" w:date="2019-01-10T22:45:00Z">
        <w:r w:rsidR="00976342">
          <w:rPr>
            <w:rFonts w:ascii="B Lotus" w:eastAsia="Calibri" w:hAnsi="B Lotus" w:cs="B Lotus" w:hint="cs"/>
            <w:sz w:val="24"/>
            <w:szCs w:val="24"/>
            <w:rtl/>
            <w:lang w:bidi="fa-IR"/>
          </w:rPr>
          <w:t>کشانده است</w:t>
        </w:r>
      </w:ins>
      <w:del w:id="4095" w:author="Mehrnazi Boojari" w:date="2019-01-07T09:53:00Z">
        <w:r w:rsidRPr="00464C39" w:rsidDel="006F7CCF">
          <w:rPr>
            <w:rFonts w:ascii="B Lotus" w:eastAsia="Calibri" w:hAnsi="B Lotus" w:cs="B Lotus" w:hint="cs"/>
            <w:sz w:val="24"/>
            <w:szCs w:val="24"/>
            <w:rtl/>
            <w:lang w:bidi="fa-IR"/>
          </w:rPr>
          <w:delText xml:space="preserve"> . </w:delText>
        </w:r>
      </w:del>
      <w:ins w:id="4096" w:author="Mehrnazi Boojari" w:date="2019-01-07T09:53:00Z">
        <w:r w:rsidR="006F7CCF">
          <w:rPr>
            <w:rFonts w:ascii="B Lotus" w:eastAsia="Calibri" w:hAnsi="B Lotus" w:cs="B Lotus" w:hint="cs"/>
            <w:sz w:val="24"/>
            <w:szCs w:val="24"/>
            <w:rtl/>
            <w:lang w:bidi="fa-IR"/>
          </w:rPr>
          <w:t xml:space="preserve">. </w:t>
        </w:r>
      </w:ins>
    </w:p>
    <w:p w14:paraId="0E33A7C7" w14:textId="77777777" w:rsidR="00A06196" w:rsidRPr="00464C39" w:rsidRDefault="00A06196" w:rsidP="00976342">
      <w:pPr>
        <w:bidi/>
        <w:ind w:firstLine="288"/>
        <w:jc w:val="both"/>
        <w:rPr>
          <w:rFonts w:ascii="B Lotus" w:eastAsia="Calibri" w:hAnsi="B Lotus" w:cs="B Lotus"/>
          <w:sz w:val="24"/>
          <w:szCs w:val="24"/>
          <w:rtl/>
          <w:lang w:bidi="fa-IR"/>
        </w:rPr>
      </w:pPr>
      <w:r w:rsidRPr="00464C39">
        <w:rPr>
          <w:rFonts w:ascii="B Lotus" w:eastAsia="Calibri" w:hAnsi="B Lotus" w:cs="B Lotus" w:hint="cs"/>
          <w:sz w:val="24"/>
          <w:szCs w:val="24"/>
          <w:rtl/>
          <w:lang w:bidi="fa-IR"/>
        </w:rPr>
        <w:t xml:space="preserve">دین اسلام </w:t>
      </w:r>
      <w:del w:id="4097" w:author="Mehrnazi Boojari" w:date="2019-01-10T22:45:00Z">
        <w:r w:rsidRPr="00464C39" w:rsidDel="00976342">
          <w:rPr>
            <w:rFonts w:ascii="B Lotus" w:eastAsia="Calibri" w:hAnsi="B Lotus" w:cs="B Lotus" w:hint="cs"/>
            <w:sz w:val="24"/>
            <w:szCs w:val="24"/>
            <w:rtl/>
            <w:lang w:bidi="fa-IR"/>
          </w:rPr>
          <w:delText xml:space="preserve">تمامی </w:delText>
        </w:r>
      </w:del>
      <w:ins w:id="4098" w:author="Mehrnazi Boojari" w:date="2019-01-10T22:45:00Z">
        <w:r w:rsidR="00976342">
          <w:rPr>
            <w:rFonts w:ascii="B Lotus" w:eastAsia="Calibri" w:hAnsi="B Lotus" w:cs="B Lotus" w:hint="cs"/>
            <w:sz w:val="24"/>
            <w:szCs w:val="24"/>
            <w:rtl/>
            <w:lang w:bidi="fa-IR"/>
          </w:rPr>
          <w:t>همۀ</w:t>
        </w:r>
        <w:r w:rsidR="00976342" w:rsidRPr="00464C39">
          <w:rPr>
            <w:rFonts w:ascii="B Lotus" w:eastAsia="Calibri" w:hAnsi="B Lotus" w:cs="B Lotus" w:hint="cs"/>
            <w:sz w:val="24"/>
            <w:szCs w:val="24"/>
            <w:rtl/>
            <w:lang w:bidi="fa-IR"/>
          </w:rPr>
          <w:t xml:space="preserve"> </w:t>
        </w:r>
      </w:ins>
      <w:r w:rsidRPr="00464C39">
        <w:rPr>
          <w:rFonts w:ascii="B Lotus" w:eastAsia="Calibri" w:hAnsi="B Lotus" w:cs="B Lotus" w:hint="cs"/>
          <w:sz w:val="24"/>
          <w:szCs w:val="24"/>
          <w:rtl/>
          <w:lang w:bidi="fa-IR"/>
        </w:rPr>
        <w:t>سازوکارهای زندگی را تعریف کرده و راهنمای انسان در همه امور از کلی تا جزئی را دربر</w:t>
      </w:r>
      <w:ins w:id="4099" w:author="Mehrnazi Boojari" w:date="2019-01-10T22:45:00Z">
        <w:r w:rsidR="00976342">
          <w:rPr>
            <w:rFonts w:ascii="B Lotus" w:eastAsia="Calibri" w:hAnsi="B Lotus" w:cs="B Lotus" w:hint="cs"/>
            <w:sz w:val="24"/>
            <w:szCs w:val="24"/>
            <w:rtl/>
            <w:lang w:bidi="fa-IR"/>
          </w:rPr>
          <w:t xml:space="preserve"> </w:t>
        </w:r>
      </w:ins>
      <w:r w:rsidRPr="00464C39">
        <w:rPr>
          <w:rFonts w:ascii="B Lotus" w:eastAsia="Calibri" w:hAnsi="B Lotus" w:cs="B Lotus" w:hint="cs"/>
          <w:sz w:val="24"/>
          <w:szCs w:val="24"/>
          <w:rtl/>
          <w:lang w:bidi="fa-IR"/>
        </w:rPr>
        <w:t>می</w:t>
      </w:r>
      <w:ins w:id="4100" w:author="Mehrnazi Boojari" w:date="2019-01-10T22:45:00Z">
        <w:r w:rsidR="00976342">
          <w:rPr>
            <w:rFonts w:ascii="B Lotus" w:eastAsia="Calibri" w:hAnsi="B Lotus" w:cs="B Nazanin" w:hint="cs"/>
            <w:sz w:val="24"/>
            <w:szCs w:val="24"/>
            <w:rtl/>
            <w:lang w:bidi="fa-IR"/>
          </w:rPr>
          <w:t>‌</w:t>
        </w:r>
      </w:ins>
      <w:del w:id="4101" w:author="Mehrnazi Boojari" w:date="2019-01-10T22:45:00Z">
        <w:r w:rsidRPr="00464C39" w:rsidDel="00976342">
          <w:rPr>
            <w:rFonts w:ascii="B Lotus" w:eastAsia="Calibri" w:hAnsi="B Lotus" w:cs="B Lotus" w:hint="cs"/>
            <w:sz w:val="24"/>
            <w:szCs w:val="24"/>
            <w:rtl/>
            <w:lang w:bidi="fa-IR"/>
          </w:rPr>
          <w:delText xml:space="preserve"> </w:delText>
        </w:r>
      </w:del>
      <w:r w:rsidRPr="00464C39">
        <w:rPr>
          <w:rFonts w:ascii="B Lotus" w:eastAsia="Calibri" w:hAnsi="B Lotus" w:cs="B Lotus" w:hint="cs"/>
          <w:sz w:val="24"/>
          <w:szCs w:val="24"/>
          <w:rtl/>
          <w:lang w:bidi="fa-IR"/>
        </w:rPr>
        <w:t>گیرد</w:t>
      </w:r>
      <w:ins w:id="4102" w:author="Mehrnazi Boojari" w:date="2019-01-10T22:45:00Z">
        <w:r w:rsidR="00976342">
          <w:rPr>
            <w:rFonts w:ascii="B Lotus" w:eastAsia="Calibri" w:hAnsi="B Lotus" w:cs="B Lotus" w:hint="cs"/>
            <w:sz w:val="24"/>
            <w:szCs w:val="24"/>
            <w:rtl/>
            <w:lang w:bidi="fa-IR"/>
          </w:rPr>
          <w:t>؛</w:t>
        </w:r>
      </w:ins>
      <w:r w:rsidRPr="00464C39">
        <w:rPr>
          <w:rFonts w:ascii="B Lotus" w:eastAsia="Calibri" w:hAnsi="B Lotus" w:cs="B Lotus" w:hint="cs"/>
          <w:sz w:val="24"/>
          <w:szCs w:val="24"/>
          <w:rtl/>
          <w:lang w:bidi="fa-IR"/>
        </w:rPr>
        <w:t xml:space="preserve"> لذا با توجه به این موضوع، دریافت ویژگی</w:t>
      </w:r>
      <w:del w:id="4103" w:author="Mehrnazi Boojari" w:date="2019-01-07T09:46:00Z">
        <w:r w:rsidRPr="00464C39" w:rsidDel="006F7CCF">
          <w:rPr>
            <w:rFonts w:ascii="B Lotus" w:eastAsia="Calibri" w:hAnsi="B Lotus" w:cs="B Lotus" w:hint="cs"/>
            <w:sz w:val="24"/>
            <w:szCs w:val="24"/>
            <w:rtl/>
            <w:lang w:bidi="fa-IR"/>
          </w:rPr>
          <w:delText xml:space="preserve"> های </w:delText>
        </w:r>
      </w:del>
      <w:ins w:id="4104" w:author="Mehrnazi Boojari" w:date="2019-01-07T09:46:00Z">
        <w:r w:rsidR="006F7CCF">
          <w:rPr>
            <w:rFonts w:ascii="B Lotus" w:eastAsia="Calibri" w:hAnsi="B Lotus" w:cs="B Lotus" w:hint="cs"/>
            <w:sz w:val="24"/>
            <w:szCs w:val="24"/>
            <w:rtl/>
            <w:lang w:bidi="fa-IR"/>
          </w:rPr>
          <w:t xml:space="preserve">‌های </w:t>
        </w:r>
      </w:ins>
      <w:r w:rsidRPr="00464C39">
        <w:rPr>
          <w:rFonts w:ascii="B Lotus" w:eastAsia="Calibri" w:hAnsi="B Lotus" w:cs="B Lotus" w:hint="cs"/>
          <w:sz w:val="24"/>
          <w:szCs w:val="24"/>
          <w:rtl/>
          <w:lang w:bidi="fa-IR"/>
        </w:rPr>
        <w:t xml:space="preserve">یک مسکن خوب </w:t>
      </w:r>
      <w:del w:id="4105" w:author="Mehrnazi Boojari" w:date="2019-01-10T01:06:00Z">
        <w:r w:rsidRPr="00464C39" w:rsidDel="00647583">
          <w:rPr>
            <w:rFonts w:ascii="B Lotus" w:eastAsia="Calibri" w:hAnsi="B Lotus" w:cs="B Lotus" w:hint="cs"/>
            <w:sz w:val="24"/>
            <w:szCs w:val="24"/>
            <w:rtl/>
            <w:lang w:bidi="fa-IR"/>
          </w:rPr>
          <w:delText>مبتنی بر</w:delText>
        </w:r>
      </w:del>
      <w:ins w:id="4106"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Pr="00464C39">
        <w:rPr>
          <w:rFonts w:ascii="B Lotus" w:eastAsia="Calibri" w:hAnsi="B Lotus" w:cs="B Lotus" w:hint="cs"/>
          <w:sz w:val="24"/>
          <w:szCs w:val="24"/>
          <w:rtl/>
          <w:lang w:bidi="fa-IR"/>
        </w:rPr>
        <w:t xml:space="preserve"> مفاهیم دینی جزو ضروریات محسوب</w:t>
      </w:r>
      <w:del w:id="4107" w:author="Mehrnazi Boojari" w:date="2019-01-07T09:49:00Z">
        <w:r w:rsidRPr="00464C39" w:rsidDel="006F7CCF">
          <w:rPr>
            <w:rFonts w:ascii="B Lotus" w:eastAsia="Calibri" w:hAnsi="B Lotus" w:cs="B Lotus" w:hint="cs"/>
            <w:sz w:val="24"/>
            <w:szCs w:val="24"/>
            <w:rtl/>
            <w:lang w:bidi="fa-IR"/>
          </w:rPr>
          <w:delText xml:space="preserve"> می </w:delText>
        </w:r>
      </w:del>
      <w:ins w:id="4108" w:author="Mehrnazi Boojari" w:date="2019-01-07T09:49:00Z">
        <w:r w:rsidR="006F7CCF">
          <w:rPr>
            <w:rFonts w:ascii="B Lotus" w:eastAsia="Calibri" w:hAnsi="B Lotus" w:cs="B Lotus" w:hint="cs"/>
            <w:sz w:val="24"/>
            <w:szCs w:val="24"/>
            <w:rtl/>
            <w:lang w:bidi="fa-IR"/>
          </w:rPr>
          <w:t xml:space="preserve"> می‌</w:t>
        </w:r>
      </w:ins>
      <w:r w:rsidRPr="00464C39">
        <w:rPr>
          <w:rFonts w:ascii="B Lotus" w:eastAsia="Calibri" w:hAnsi="B Lotus" w:cs="B Lotus" w:hint="cs"/>
          <w:sz w:val="24"/>
          <w:szCs w:val="24"/>
          <w:rtl/>
          <w:lang w:bidi="fa-IR"/>
        </w:rPr>
        <w:t>شود</w:t>
      </w:r>
      <w:ins w:id="4109" w:author="Mehrnazi Boojari" w:date="2019-01-10T22:46:00Z">
        <w:r w:rsidR="00976342">
          <w:rPr>
            <w:rFonts w:ascii="B Lotus" w:eastAsia="Calibri" w:hAnsi="B Lotus" w:cs="B Lotus" w:hint="cs"/>
            <w:sz w:val="24"/>
            <w:szCs w:val="24"/>
            <w:rtl/>
            <w:lang w:bidi="fa-IR"/>
          </w:rPr>
          <w:t>؛</w:t>
        </w:r>
      </w:ins>
      <w:r w:rsidRPr="00464C39">
        <w:rPr>
          <w:rFonts w:ascii="B Lotus" w:eastAsia="Calibri" w:hAnsi="B Lotus" w:cs="B Lotus" w:hint="cs"/>
          <w:sz w:val="24"/>
          <w:szCs w:val="24"/>
          <w:rtl/>
          <w:lang w:bidi="fa-IR"/>
        </w:rPr>
        <w:t xml:space="preserve"> </w:t>
      </w:r>
      <w:del w:id="4110" w:author="Mehrnazi Boojari" w:date="2019-01-08T00:21:00Z">
        <w:r w:rsidRPr="00464C39" w:rsidDel="007934C7">
          <w:rPr>
            <w:rFonts w:ascii="B Lotus" w:eastAsia="Calibri" w:hAnsi="B Lotus" w:cs="B Lotus" w:hint="cs"/>
            <w:sz w:val="24"/>
            <w:szCs w:val="24"/>
            <w:rtl/>
            <w:lang w:bidi="fa-IR"/>
          </w:rPr>
          <w:delText>چرا که</w:delText>
        </w:r>
      </w:del>
      <w:ins w:id="4111" w:author="Mehrnazi Boojari" w:date="2019-01-08T00:21:00Z">
        <w:r w:rsidR="007934C7">
          <w:rPr>
            <w:rFonts w:ascii="B Lotus" w:eastAsia="Calibri" w:hAnsi="B Lotus" w:cs="B Lotus" w:hint="cs"/>
            <w:sz w:val="24"/>
            <w:szCs w:val="24"/>
            <w:rtl/>
            <w:lang w:bidi="fa-IR"/>
          </w:rPr>
          <w:t>زیرا</w:t>
        </w:r>
      </w:ins>
      <w:r w:rsidRPr="00464C39">
        <w:rPr>
          <w:rFonts w:ascii="B Lotus" w:eastAsia="Calibri" w:hAnsi="B Lotus" w:cs="B Lotus" w:hint="cs"/>
          <w:sz w:val="24"/>
          <w:szCs w:val="24"/>
          <w:rtl/>
          <w:lang w:bidi="fa-IR"/>
        </w:rPr>
        <w:t xml:space="preserve"> مسکن جزو اولین و اصلی</w:t>
      </w:r>
      <w:ins w:id="4112" w:author="Mehrnazi Boojari" w:date="2019-01-10T22:46:00Z">
        <w:r w:rsidR="00976342">
          <w:rPr>
            <w:rFonts w:ascii="B Lotus" w:eastAsia="Calibri" w:hAnsi="B Lotus" w:cs="B Nazanin" w:hint="cs"/>
            <w:sz w:val="24"/>
            <w:szCs w:val="24"/>
            <w:rtl/>
            <w:lang w:bidi="fa-IR"/>
          </w:rPr>
          <w:t>‌</w:t>
        </w:r>
      </w:ins>
      <w:del w:id="4113" w:author="Mehrnazi Boojari" w:date="2019-01-07T10:56:00Z">
        <w:r w:rsidRPr="00464C39" w:rsidDel="006A1F1D">
          <w:rPr>
            <w:rFonts w:ascii="B Lotus" w:eastAsia="Calibri" w:hAnsi="B Lotus" w:cs="B Lotus" w:hint="cs"/>
            <w:sz w:val="24"/>
            <w:szCs w:val="24"/>
            <w:rtl/>
            <w:lang w:bidi="fa-IR"/>
          </w:rPr>
          <w:delText xml:space="preserve"> ترین </w:delText>
        </w:r>
      </w:del>
      <w:ins w:id="4114" w:author="Mehrnazi Boojari" w:date="2019-01-07T10:56:00Z">
        <w:r w:rsidR="006A1F1D">
          <w:rPr>
            <w:rFonts w:ascii="B Lotus" w:eastAsia="Calibri" w:hAnsi="B Lotus" w:cs="B Lotus" w:hint="cs"/>
            <w:sz w:val="24"/>
            <w:szCs w:val="24"/>
            <w:rtl/>
            <w:lang w:bidi="fa-IR"/>
          </w:rPr>
          <w:t xml:space="preserve">‌ترین </w:t>
        </w:r>
      </w:ins>
      <w:r w:rsidRPr="00464C39">
        <w:rPr>
          <w:rFonts w:ascii="B Lotus" w:eastAsia="Calibri" w:hAnsi="B Lotus" w:cs="B Lotus" w:hint="cs"/>
          <w:sz w:val="24"/>
          <w:szCs w:val="24"/>
          <w:rtl/>
          <w:lang w:bidi="fa-IR"/>
        </w:rPr>
        <w:t>نیازهای انسان تلقی</w:t>
      </w:r>
      <w:del w:id="4115" w:author="Mehrnazi Boojari" w:date="2019-01-07T09:49:00Z">
        <w:r w:rsidRPr="00464C39" w:rsidDel="006F7CCF">
          <w:rPr>
            <w:rFonts w:ascii="B Lotus" w:eastAsia="Calibri" w:hAnsi="B Lotus" w:cs="B Lotus" w:hint="cs"/>
            <w:sz w:val="24"/>
            <w:szCs w:val="24"/>
            <w:rtl/>
            <w:lang w:bidi="fa-IR"/>
          </w:rPr>
          <w:delText xml:space="preserve"> می </w:delText>
        </w:r>
      </w:del>
      <w:ins w:id="4116" w:author="Mehrnazi Boojari" w:date="2019-01-07T09:49:00Z">
        <w:r w:rsidR="006F7CCF">
          <w:rPr>
            <w:rFonts w:ascii="B Lotus" w:eastAsia="Calibri" w:hAnsi="B Lotus" w:cs="B Lotus" w:hint="cs"/>
            <w:sz w:val="24"/>
            <w:szCs w:val="24"/>
            <w:rtl/>
            <w:lang w:bidi="fa-IR"/>
          </w:rPr>
          <w:t xml:space="preserve"> می‌</w:t>
        </w:r>
      </w:ins>
      <w:r w:rsidRPr="00464C39">
        <w:rPr>
          <w:rFonts w:ascii="B Lotus" w:eastAsia="Calibri" w:hAnsi="B Lotus" w:cs="B Lotus" w:hint="cs"/>
          <w:sz w:val="24"/>
          <w:szCs w:val="24"/>
          <w:rtl/>
          <w:lang w:bidi="fa-IR"/>
        </w:rPr>
        <w:t>شود</w:t>
      </w:r>
      <w:del w:id="4117" w:author="Mehrnazi Boojari" w:date="2019-01-07T10:09:00Z">
        <w:r w:rsidRPr="00464C39" w:rsidDel="00A31D6F">
          <w:rPr>
            <w:rFonts w:ascii="B Lotus" w:eastAsia="Calibri" w:hAnsi="B Lotus" w:cs="B Lotus" w:hint="cs"/>
            <w:sz w:val="24"/>
            <w:szCs w:val="24"/>
            <w:rtl/>
            <w:lang w:bidi="fa-IR"/>
          </w:rPr>
          <w:delText xml:space="preserve"> .</w:delText>
        </w:r>
      </w:del>
      <w:ins w:id="4118" w:author="Mehrnazi Boojari" w:date="2019-01-07T10:09:00Z">
        <w:r w:rsidR="00A31D6F">
          <w:rPr>
            <w:rFonts w:ascii="B Lotus" w:eastAsia="Calibri" w:hAnsi="B Lotus" w:cs="B Lotus" w:hint="cs"/>
            <w:sz w:val="24"/>
            <w:szCs w:val="24"/>
            <w:rtl/>
            <w:lang w:bidi="fa-IR"/>
          </w:rPr>
          <w:t>.</w:t>
        </w:r>
      </w:ins>
    </w:p>
    <w:p w14:paraId="6EB84166" w14:textId="77777777" w:rsidR="00A06196" w:rsidRPr="00464C39" w:rsidRDefault="00A06196" w:rsidP="00976342">
      <w:pPr>
        <w:bidi/>
        <w:ind w:firstLine="288"/>
        <w:jc w:val="both"/>
        <w:rPr>
          <w:rFonts w:ascii="B Lotus" w:eastAsia="Calibri" w:hAnsi="B Lotus" w:cs="B Lotus"/>
          <w:sz w:val="24"/>
          <w:szCs w:val="24"/>
          <w:rtl/>
          <w:lang w:bidi="fa-IR"/>
        </w:rPr>
      </w:pPr>
      <w:r w:rsidRPr="00464C39">
        <w:rPr>
          <w:rFonts w:ascii="B Lotus" w:eastAsia="Calibri" w:hAnsi="B Lotus" w:cs="B Lotus" w:hint="cs"/>
          <w:sz w:val="24"/>
          <w:szCs w:val="24"/>
          <w:rtl/>
          <w:lang w:bidi="fa-IR"/>
        </w:rPr>
        <w:t xml:space="preserve">در نگاه دینی طبق آیه </w:t>
      </w:r>
      <w:r w:rsidRPr="00464C39">
        <w:rPr>
          <w:rFonts w:ascii="B Lotus" w:eastAsia="Calibri" w:hAnsi="B Lotus" w:cs="B Lotus"/>
          <w:sz w:val="24"/>
          <w:szCs w:val="24"/>
          <w:rtl/>
          <w:lang w:bidi="fa-IR"/>
        </w:rPr>
        <w:t>«وَ اللهُ جَعَلَ لَکُمْ مِنْ بُ</w:t>
      </w:r>
      <w:r w:rsidRPr="00464C39">
        <w:rPr>
          <w:rFonts w:ascii="B Lotus" w:eastAsia="Calibri" w:hAnsi="B Lotus" w:cs="B Lotus" w:hint="cs"/>
          <w:sz w:val="24"/>
          <w:szCs w:val="24"/>
          <w:rtl/>
          <w:lang w:bidi="fa-IR"/>
        </w:rPr>
        <w:t>ی</w:t>
      </w:r>
      <w:r w:rsidRPr="00464C39">
        <w:rPr>
          <w:rFonts w:ascii="B Lotus" w:eastAsia="Calibri" w:hAnsi="B Lotus" w:cs="B Lotus" w:hint="eastAsia"/>
          <w:sz w:val="24"/>
          <w:szCs w:val="24"/>
          <w:rtl/>
          <w:lang w:bidi="fa-IR"/>
        </w:rPr>
        <w:t>وتِکُمْ</w:t>
      </w:r>
      <w:r w:rsidRPr="00464C39">
        <w:rPr>
          <w:rFonts w:ascii="B Lotus" w:eastAsia="Calibri" w:hAnsi="B Lotus" w:cs="B Lotus"/>
          <w:sz w:val="24"/>
          <w:szCs w:val="24"/>
          <w:rtl/>
          <w:lang w:bidi="fa-IR"/>
        </w:rPr>
        <w:t xml:space="preserve"> سَکَناً ...»</w:t>
      </w:r>
      <w:r w:rsidRPr="00464C39">
        <w:rPr>
          <w:rFonts w:ascii="B Lotus" w:eastAsia="Calibri" w:hAnsi="B Lotus" w:cs="B Lotus"/>
          <w:sz w:val="24"/>
          <w:szCs w:val="24"/>
          <w:vertAlign w:val="superscript"/>
          <w:rtl/>
          <w:lang w:bidi="fa-IR"/>
        </w:rPr>
        <w:footnoteReference w:id="30"/>
      </w:r>
      <w:ins w:id="4121" w:author="Mehrnazi Boojari" w:date="2019-01-10T22:46:00Z">
        <w:r w:rsidR="00976342">
          <w:rPr>
            <w:rFonts w:ascii="B Lotus" w:eastAsia="Calibri" w:hAnsi="B Lotus" w:cs="B Lotus" w:hint="cs"/>
            <w:sz w:val="24"/>
            <w:szCs w:val="24"/>
            <w:rtl/>
            <w:lang w:bidi="fa-IR"/>
          </w:rPr>
          <w:t xml:space="preserve"> </w:t>
        </w:r>
      </w:ins>
      <w:r w:rsidRPr="00464C39">
        <w:rPr>
          <w:rFonts w:ascii="B Lotus" w:eastAsia="Calibri" w:hAnsi="B Lotus" w:cs="B Lotus"/>
          <w:sz w:val="24"/>
          <w:szCs w:val="24"/>
          <w:rtl/>
          <w:lang w:bidi="fa-IR"/>
        </w:rPr>
        <w:t>و خداست که خانه</w:t>
      </w:r>
      <w:del w:id="4122" w:author="Mehrnazi Boojari" w:date="2019-01-07T09:46:00Z">
        <w:r w:rsidRPr="00464C39" w:rsidDel="006F7CCF">
          <w:rPr>
            <w:rFonts w:ascii="B Lotus" w:eastAsia="Calibri" w:hAnsi="B Lotus" w:cs="B Lotus"/>
            <w:sz w:val="24"/>
            <w:szCs w:val="24"/>
            <w:rtl/>
            <w:lang w:bidi="fa-IR"/>
          </w:rPr>
          <w:delText xml:space="preserve"> ها</w:delText>
        </w:r>
        <w:r w:rsidRPr="00464C39" w:rsidDel="006F7CCF">
          <w:rPr>
            <w:rFonts w:ascii="B Lotus" w:eastAsia="Calibri" w:hAnsi="B Lotus" w:cs="B Lotus" w:hint="cs"/>
            <w:sz w:val="24"/>
            <w:szCs w:val="24"/>
            <w:rtl/>
            <w:lang w:bidi="fa-IR"/>
          </w:rPr>
          <w:delText>ی</w:delText>
        </w:r>
        <w:r w:rsidRPr="00464C39" w:rsidDel="006F7CCF">
          <w:rPr>
            <w:rFonts w:ascii="B Lotus" w:eastAsia="Calibri" w:hAnsi="B Lotus" w:cs="B Lotus"/>
            <w:sz w:val="24"/>
            <w:szCs w:val="24"/>
            <w:rtl/>
            <w:lang w:bidi="fa-IR"/>
          </w:rPr>
          <w:delText xml:space="preserve"> </w:delText>
        </w:r>
      </w:del>
      <w:ins w:id="4123"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464C39">
        <w:rPr>
          <w:rFonts w:ascii="B Lotus" w:eastAsia="Calibri" w:hAnsi="B Lotus" w:cs="B Lotus"/>
          <w:sz w:val="24"/>
          <w:szCs w:val="24"/>
          <w:rtl/>
          <w:lang w:bidi="fa-IR"/>
        </w:rPr>
        <w:t>شما را محل سکونت و آسا</w:t>
      </w:r>
      <w:r w:rsidRPr="00464C39">
        <w:rPr>
          <w:rFonts w:ascii="B Lotus" w:eastAsia="Calibri" w:hAnsi="B Lotus" w:cs="B Lotus" w:hint="cs"/>
          <w:sz w:val="24"/>
          <w:szCs w:val="24"/>
          <w:rtl/>
          <w:lang w:bidi="fa-IR"/>
        </w:rPr>
        <w:t>ی</w:t>
      </w:r>
      <w:r w:rsidRPr="00464C39">
        <w:rPr>
          <w:rFonts w:ascii="B Lotus" w:eastAsia="Calibri" w:hAnsi="B Lotus" w:cs="B Lotus" w:hint="eastAsia"/>
          <w:sz w:val="24"/>
          <w:szCs w:val="24"/>
          <w:rtl/>
          <w:lang w:bidi="fa-IR"/>
        </w:rPr>
        <w:t>ش</w:t>
      </w:r>
      <w:r w:rsidRPr="00464C39">
        <w:rPr>
          <w:rFonts w:ascii="B Lotus" w:eastAsia="Calibri" w:hAnsi="B Lotus" w:cs="B Lotus"/>
          <w:sz w:val="24"/>
          <w:szCs w:val="24"/>
          <w:rtl/>
          <w:lang w:bidi="fa-IR"/>
        </w:rPr>
        <w:t xml:space="preserve"> شما قرار دا</w:t>
      </w:r>
      <w:r w:rsidRPr="00464C39">
        <w:rPr>
          <w:rFonts w:ascii="B Lotus" w:eastAsia="Calibri" w:hAnsi="B Lotus" w:cs="B Lotus" w:hint="cs"/>
          <w:sz w:val="24"/>
          <w:szCs w:val="24"/>
          <w:rtl/>
          <w:lang w:bidi="fa-IR"/>
        </w:rPr>
        <w:t>د</w:t>
      </w:r>
      <w:ins w:id="4124" w:author="Mehrnazi Boojari" w:date="2019-01-10T22:46:00Z">
        <w:r w:rsidR="00976342">
          <w:rPr>
            <w:rFonts w:ascii="B Lotus" w:eastAsia="Calibri" w:hAnsi="B Lotus" w:cs="B Lotus" w:hint="cs"/>
            <w:sz w:val="24"/>
            <w:szCs w:val="24"/>
            <w:rtl/>
            <w:lang w:bidi="fa-IR"/>
          </w:rPr>
          <w:t xml:space="preserve"> </w:t>
        </w:r>
      </w:ins>
      <w:r w:rsidRPr="00464C39">
        <w:rPr>
          <w:rFonts w:ascii="B Lotus" w:eastAsia="Calibri" w:hAnsi="B Lotus" w:cs="B Lotus" w:hint="cs"/>
          <w:sz w:val="24"/>
          <w:szCs w:val="24"/>
          <w:rtl/>
          <w:lang w:bidi="fa-IR"/>
        </w:rPr>
        <w:t>...</w:t>
      </w:r>
      <w:del w:id="4125" w:author="Mehrnazi Boojari" w:date="2019-01-07T09:53:00Z">
        <w:r w:rsidRPr="00464C39" w:rsidDel="006F7CCF">
          <w:rPr>
            <w:rFonts w:ascii="B Lotus" w:eastAsia="Calibri" w:hAnsi="B Lotus" w:cs="B Lotus" w:hint="cs"/>
            <w:sz w:val="24"/>
            <w:szCs w:val="24"/>
            <w:rtl/>
            <w:lang w:bidi="fa-IR"/>
          </w:rPr>
          <w:delText xml:space="preserve"> . </w:delText>
        </w:r>
      </w:del>
      <w:ins w:id="4126" w:author="Mehrnazi Boojari" w:date="2019-01-07T09:53:00Z">
        <w:r w:rsidR="006F7CCF">
          <w:rPr>
            <w:rFonts w:ascii="B Lotus" w:eastAsia="Calibri" w:hAnsi="B Lotus" w:cs="B Lotus" w:hint="cs"/>
            <w:sz w:val="24"/>
            <w:szCs w:val="24"/>
            <w:rtl/>
            <w:lang w:bidi="fa-IR"/>
          </w:rPr>
          <w:t xml:space="preserve">. </w:t>
        </w:r>
      </w:ins>
      <w:r w:rsidRPr="00464C39">
        <w:rPr>
          <w:rFonts w:ascii="B Lotus" w:eastAsia="Calibri" w:hAnsi="B Lotus" w:cs="B Lotus" w:hint="cs"/>
          <w:sz w:val="24"/>
          <w:szCs w:val="24"/>
          <w:rtl/>
          <w:lang w:bidi="fa-IR"/>
        </w:rPr>
        <w:t>مسکن محل سکونت و آسایش و سکینه و به معنای واقعی محل زندگی است</w:t>
      </w:r>
      <w:ins w:id="4127" w:author="Mehrnazi Boojari" w:date="2019-01-10T22:46:00Z">
        <w:r w:rsidR="00976342">
          <w:rPr>
            <w:rFonts w:ascii="B Lotus" w:eastAsia="Calibri" w:hAnsi="B Lotus" w:cs="B Lotus" w:hint="cs"/>
            <w:sz w:val="24"/>
            <w:szCs w:val="24"/>
            <w:rtl/>
            <w:lang w:bidi="fa-IR"/>
          </w:rPr>
          <w:t>.</w:t>
        </w:r>
      </w:ins>
      <w:r w:rsidRPr="00464C39">
        <w:rPr>
          <w:rFonts w:ascii="B Lotus" w:eastAsia="Calibri" w:hAnsi="B Lotus" w:cs="B Lotus" w:hint="cs"/>
          <w:sz w:val="24"/>
          <w:szCs w:val="24"/>
          <w:rtl/>
          <w:lang w:bidi="fa-IR"/>
        </w:rPr>
        <w:t xml:space="preserve"> با این نگاه ما باید مساکن خود</w:t>
      </w:r>
      <w:ins w:id="4128" w:author="Mehrnazi Boojari" w:date="2019-01-10T22:46:00Z">
        <w:r w:rsidR="00976342">
          <w:rPr>
            <w:rFonts w:ascii="B Lotus" w:eastAsia="Calibri" w:hAnsi="B Lotus" w:cs="B Lotus" w:hint="cs"/>
            <w:sz w:val="24"/>
            <w:szCs w:val="24"/>
            <w:rtl/>
            <w:lang w:bidi="fa-IR"/>
          </w:rPr>
          <w:t xml:space="preserve"> را</w:t>
        </w:r>
      </w:ins>
      <w:r w:rsidRPr="00464C39">
        <w:rPr>
          <w:rFonts w:ascii="B Lotus" w:eastAsia="Calibri" w:hAnsi="B Lotus" w:cs="B Lotus" w:hint="cs"/>
          <w:sz w:val="24"/>
          <w:szCs w:val="24"/>
          <w:rtl/>
          <w:lang w:bidi="fa-IR"/>
        </w:rPr>
        <w:t xml:space="preserve"> </w:t>
      </w:r>
      <w:del w:id="4129" w:author="Mehrnazi Boojari" w:date="2019-01-10T01:06:00Z">
        <w:r w:rsidRPr="00464C39" w:rsidDel="00647583">
          <w:rPr>
            <w:rFonts w:ascii="B Lotus" w:eastAsia="Calibri" w:hAnsi="B Lotus" w:cs="B Lotus" w:hint="cs"/>
            <w:sz w:val="24"/>
            <w:szCs w:val="24"/>
            <w:rtl/>
            <w:lang w:bidi="fa-IR"/>
          </w:rPr>
          <w:delText>مبتنی بر</w:delText>
        </w:r>
      </w:del>
      <w:ins w:id="4130"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Pr="00464C39">
        <w:rPr>
          <w:rFonts w:ascii="B Lotus" w:eastAsia="Calibri" w:hAnsi="B Lotus" w:cs="B Lotus" w:hint="cs"/>
          <w:sz w:val="24"/>
          <w:szCs w:val="24"/>
          <w:rtl/>
          <w:lang w:bidi="fa-IR"/>
        </w:rPr>
        <w:t xml:space="preserve"> آرامش و سکنه بنا کنیم</w:t>
      </w:r>
      <w:del w:id="4131" w:author="Mehrnazi Boojari" w:date="2019-01-07T09:53:00Z">
        <w:r w:rsidRPr="00464C39" w:rsidDel="006F7CCF">
          <w:rPr>
            <w:rFonts w:ascii="B Lotus" w:eastAsia="Calibri" w:hAnsi="B Lotus" w:cs="B Lotus" w:hint="cs"/>
            <w:sz w:val="24"/>
            <w:szCs w:val="24"/>
            <w:rtl/>
            <w:lang w:bidi="fa-IR"/>
          </w:rPr>
          <w:delText xml:space="preserve"> . </w:delText>
        </w:r>
      </w:del>
      <w:ins w:id="4132" w:author="Mehrnazi Boojari" w:date="2019-01-07T09:53:00Z">
        <w:r w:rsidR="006F7CCF">
          <w:rPr>
            <w:rFonts w:ascii="B Lotus" w:eastAsia="Calibri" w:hAnsi="B Lotus" w:cs="B Lotus" w:hint="cs"/>
            <w:sz w:val="24"/>
            <w:szCs w:val="24"/>
            <w:rtl/>
            <w:lang w:bidi="fa-IR"/>
          </w:rPr>
          <w:t xml:space="preserve">. </w:t>
        </w:r>
      </w:ins>
      <w:del w:id="4133" w:author="Mehrnazi Boojari" w:date="2019-01-08T23:50:00Z">
        <w:r w:rsidRPr="00464C39" w:rsidDel="00EE38C5">
          <w:rPr>
            <w:rFonts w:ascii="B Lotus" w:eastAsia="Calibri" w:hAnsi="B Lotus" w:cs="B Lotus" w:hint="cs"/>
            <w:sz w:val="24"/>
            <w:szCs w:val="24"/>
            <w:rtl/>
            <w:lang w:bidi="fa-IR"/>
          </w:rPr>
          <w:delText>از سوی</w:delText>
        </w:r>
      </w:del>
      <w:ins w:id="4134" w:author="Mehrnazi Boojari" w:date="2019-01-08T23:50:00Z">
        <w:r w:rsidR="00EE38C5">
          <w:rPr>
            <w:rFonts w:ascii="B Lotus" w:eastAsia="Calibri" w:hAnsi="B Lotus" w:cs="B Lotus" w:hint="cs"/>
            <w:sz w:val="24"/>
            <w:szCs w:val="24"/>
            <w:rtl/>
            <w:lang w:bidi="fa-IR"/>
          </w:rPr>
          <w:t>از</w:t>
        </w:r>
        <w:r w:rsidR="00EE38C5">
          <w:rPr>
            <w:rFonts w:ascii="Times New Roman" w:eastAsia="Calibri" w:hAnsi="Times New Roman" w:cs="Times New Roman" w:hint="cs"/>
            <w:sz w:val="24"/>
            <w:szCs w:val="24"/>
            <w:rtl/>
            <w:lang w:bidi="fa-IR"/>
          </w:rPr>
          <w:t> </w:t>
        </w:r>
        <w:r w:rsidR="00EE38C5">
          <w:rPr>
            <w:rFonts w:ascii="B Lotus" w:eastAsia="Calibri" w:hAnsi="B Lotus" w:cs="B Lotus" w:hint="cs"/>
            <w:sz w:val="24"/>
            <w:szCs w:val="24"/>
            <w:rtl/>
            <w:lang w:bidi="fa-IR"/>
          </w:rPr>
          <w:t>سوی</w:t>
        </w:r>
      </w:ins>
      <w:del w:id="4135" w:author="Mehrnazi Boojari" w:date="2019-01-10T22:46:00Z">
        <w:r w:rsidRPr="00464C39" w:rsidDel="00976342">
          <w:rPr>
            <w:rFonts w:ascii="B Lotus" w:eastAsia="Calibri" w:hAnsi="B Lotus" w:cs="B Lotus" w:hint="cs"/>
            <w:sz w:val="24"/>
            <w:szCs w:val="24"/>
            <w:rtl/>
            <w:lang w:bidi="fa-IR"/>
          </w:rPr>
          <w:delText>ی</w:delText>
        </w:r>
      </w:del>
      <w:r w:rsidRPr="00464C39">
        <w:rPr>
          <w:rFonts w:ascii="B Lotus" w:eastAsia="Calibri" w:hAnsi="B Lotus" w:cs="B Lotus" w:hint="cs"/>
          <w:sz w:val="24"/>
          <w:szCs w:val="24"/>
          <w:rtl/>
          <w:lang w:bidi="fa-IR"/>
        </w:rPr>
        <w:t xml:space="preserve"> دیگر</w:t>
      </w:r>
      <w:ins w:id="4136" w:author="Mehrnazi Boojari" w:date="2019-01-10T22:46:00Z">
        <w:r w:rsidR="00976342">
          <w:rPr>
            <w:rFonts w:ascii="B Lotus" w:eastAsia="Calibri" w:hAnsi="B Lotus" w:cs="B Lotus" w:hint="cs"/>
            <w:sz w:val="24"/>
            <w:szCs w:val="24"/>
            <w:rtl/>
            <w:lang w:bidi="fa-IR"/>
          </w:rPr>
          <w:t>،</w:t>
        </w:r>
      </w:ins>
      <w:r w:rsidRPr="00464C39">
        <w:rPr>
          <w:rFonts w:ascii="B Lotus" w:eastAsia="Calibri" w:hAnsi="B Lotus" w:cs="B Lotus" w:hint="cs"/>
          <w:sz w:val="24"/>
          <w:szCs w:val="24"/>
          <w:rtl/>
          <w:lang w:bidi="fa-IR"/>
        </w:rPr>
        <w:t xml:space="preserve"> در نگاه متعالی به انسان و پرورش انسان، محل تربیت انسان بسیار </w:t>
      </w:r>
      <w:del w:id="4137" w:author="Mehrnazi Boojari" w:date="2019-01-07T09:55:00Z">
        <w:r w:rsidRPr="00464C39" w:rsidDel="00A31D6F">
          <w:rPr>
            <w:rFonts w:ascii="B Lotus" w:eastAsia="Calibri" w:hAnsi="B Lotus" w:cs="B Lotus" w:hint="cs"/>
            <w:sz w:val="24"/>
            <w:szCs w:val="24"/>
            <w:rtl/>
            <w:lang w:bidi="fa-IR"/>
          </w:rPr>
          <w:delText>حائز اهمیت</w:delText>
        </w:r>
      </w:del>
      <w:ins w:id="4138" w:author="Mehrnazi Boojari" w:date="2019-01-07T09:55:00Z">
        <w:r w:rsidR="00A31D6F">
          <w:rPr>
            <w:rFonts w:ascii="B Lotus" w:eastAsia="Calibri" w:hAnsi="B Lotus" w:cs="B Lotus" w:hint="cs"/>
            <w:sz w:val="24"/>
            <w:szCs w:val="24"/>
            <w:rtl/>
            <w:lang w:bidi="fa-IR"/>
          </w:rPr>
          <w:t>حائزاهمیت</w:t>
        </w:r>
      </w:ins>
      <w:r w:rsidRPr="00464C39">
        <w:rPr>
          <w:rFonts w:ascii="B Lotus" w:eastAsia="Calibri" w:hAnsi="B Lotus" w:cs="B Lotus" w:hint="cs"/>
          <w:sz w:val="24"/>
          <w:szCs w:val="24"/>
          <w:rtl/>
          <w:lang w:bidi="fa-IR"/>
        </w:rPr>
        <w:t xml:space="preserve"> است و اولین محل پرورش انسان</w:t>
      </w:r>
      <w:del w:id="4139" w:author="Mehrnazi Boojari" w:date="2019-01-07T09:45:00Z">
        <w:r w:rsidRPr="00464C39" w:rsidDel="006F7CCF">
          <w:rPr>
            <w:rFonts w:ascii="B Lotus" w:eastAsia="Calibri" w:hAnsi="B Lotus" w:cs="B Lotus" w:hint="cs"/>
            <w:sz w:val="24"/>
            <w:szCs w:val="24"/>
            <w:rtl/>
            <w:lang w:bidi="fa-IR"/>
          </w:rPr>
          <w:delText xml:space="preserve"> ها </w:delText>
        </w:r>
      </w:del>
      <w:ins w:id="4140" w:author="Mehrnazi Boojari" w:date="2019-01-07T09:45:00Z">
        <w:r w:rsidR="006F7CCF">
          <w:rPr>
            <w:rFonts w:ascii="B Lotus" w:eastAsia="Calibri" w:hAnsi="B Lotus" w:cs="B Lotus" w:hint="cs"/>
            <w:sz w:val="24"/>
            <w:szCs w:val="24"/>
            <w:rtl/>
            <w:lang w:bidi="fa-IR"/>
          </w:rPr>
          <w:t xml:space="preserve">‌ها </w:t>
        </w:r>
      </w:ins>
      <w:r w:rsidRPr="00464C39">
        <w:rPr>
          <w:rFonts w:ascii="B Lotus" w:eastAsia="Calibri" w:hAnsi="B Lotus" w:cs="B Lotus" w:hint="cs"/>
          <w:sz w:val="24"/>
          <w:szCs w:val="24"/>
          <w:rtl/>
          <w:lang w:bidi="fa-IR"/>
        </w:rPr>
        <w:t>در خانواده شکل</w:t>
      </w:r>
      <w:del w:id="4141" w:author="Mehrnazi Boojari" w:date="2019-01-07T09:49:00Z">
        <w:r w:rsidRPr="00464C39" w:rsidDel="006F7CCF">
          <w:rPr>
            <w:rFonts w:ascii="B Lotus" w:eastAsia="Calibri" w:hAnsi="B Lotus" w:cs="B Lotus" w:hint="cs"/>
            <w:sz w:val="24"/>
            <w:szCs w:val="24"/>
            <w:rtl/>
            <w:lang w:bidi="fa-IR"/>
          </w:rPr>
          <w:delText xml:space="preserve"> می </w:delText>
        </w:r>
      </w:del>
      <w:ins w:id="4142" w:author="Mehrnazi Boojari" w:date="2019-01-07T09:49:00Z">
        <w:r w:rsidR="006F7CCF">
          <w:rPr>
            <w:rFonts w:ascii="B Lotus" w:eastAsia="Calibri" w:hAnsi="B Lotus" w:cs="B Lotus" w:hint="cs"/>
            <w:sz w:val="24"/>
            <w:szCs w:val="24"/>
            <w:rtl/>
            <w:lang w:bidi="fa-IR"/>
          </w:rPr>
          <w:t xml:space="preserve"> می‌</w:t>
        </w:r>
      </w:ins>
      <w:r w:rsidRPr="00464C39">
        <w:rPr>
          <w:rFonts w:ascii="B Lotus" w:eastAsia="Calibri" w:hAnsi="B Lotus" w:cs="B Lotus" w:hint="cs"/>
          <w:sz w:val="24"/>
          <w:szCs w:val="24"/>
          <w:rtl/>
          <w:lang w:bidi="fa-IR"/>
        </w:rPr>
        <w:t xml:space="preserve">گیرد و خانه </w:t>
      </w:r>
      <w:del w:id="4143" w:author="Mehrnazi Boojari" w:date="2019-01-07T23:28:00Z">
        <w:r w:rsidRPr="00464C39" w:rsidDel="00FB0B67">
          <w:rPr>
            <w:rFonts w:ascii="B Lotus" w:eastAsia="Calibri" w:hAnsi="B Lotus" w:cs="B Lotus" w:hint="cs"/>
            <w:sz w:val="24"/>
            <w:szCs w:val="24"/>
            <w:rtl/>
            <w:lang w:bidi="fa-IR"/>
          </w:rPr>
          <w:delText>به عنوان</w:delText>
        </w:r>
      </w:del>
      <w:ins w:id="4144" w:author="Mehrnazi Boojari" w:date="2019-01-07T23:28:00Z">
        <w:r w:rsidR="00FB0B67">
          <w:rPr>
            <w:rFonts w:ascii="B Lotus" w:eastAsia="Calibri" w:hAnsi="B Lotus" w:cs="B Lotus" w:hint="cs"/>
            <w:sz w:val="24"/>
            <w:szCs w:val="24"/>
            <w:rtl/>
            <w:lang w:bidi="fa-IR"/>
          </w:rPr>
          <w:t>به‌مثابۀ</w:t>
        </w:r>
      </w:ins>
      <w:r w:rsidRPr="00464C39">
        <w:rPr>
          <w:rFonts w:ascii="B Lotus" w:eastAsia="Calibri" w:hAnsi="B Lotus" w:cs="B Lotus" w:hint="cs"/>
          <w:sz w:val="24"/>
          <w:szCs w:val="24"/>
          <w:rtl/>
          <w:lang w:bidi="fa-IR"/>
        </w:rPr>
        <w:t xml:space="preserve"> اولین بستر خانواده نقش مهمی در این موضوع ایفا</w:t>
      </w:r>
      <w:del w:id="4145" w:author="Mehrnazi Boojari" w:date="2019-01-07T09:49:00Z">
        <w:r w:rsidRPr="00464C39" w:rsidDel="006F7CCF">
          <w:rPr>
            <w:rFonts w:ascii="B Lotus" w:eastAsia="Calibri" w:hAnsi="B Lotus" w:cs="B Lotus" w:hint="cs"/>
            <w:sz w:val="24"/>
            <w:szCs w:val="24"/>
            <w:rtl/>
            <w:lang w:bidi="fa-IR"/>
          </w:rPr>
          <w:delText xml:space="preserve"> می </w:delText>
        </w:r>
      </w:del>
      <w:ins w:id="4146" w:author="Mehrnazi Boojari" w:date="2019-01-07T09:49:00Z">
        <w:r w:rsidR="006F7CCF">
          <w:rPr>
            <w:rFonts w:ascii="B Lotus" w:eastAsia="Calibri" w:hAnsi="B Lotus" w:cs="B Lotus" w:hint="cs"/>
            <w:sz w:val="24"/>
            <w:szCs w:val="24"/>
            <w:rtl/>
            <w:lang w:bidi="fa-IR"/>
          </w:rPr>
          <w:t xml:space="preserve"> </w:t>
        </w:r>
      </w:ins>
      <w:del w:id="4147" w:author="Mehrnazi Boojari" w:date="2019-01-07T10:52:00Z">
        <w:r w:rsidRPr="00464C39" w:rsidDel="006A1F1D">
          <w:rPr>
            <w:rFonts w:ascii="B Lotus" w:eastAsia="Calibri" w:hAnsi="B Lotus" w:cs="B Lotus" w:hint="cs"/>
            <w:sz w:val="24"/>
            <w:szCs w:val="24"/>
            <w:rtl/>
            <w:lang w:bidi="fa-IR"/>
          </w:rPr>
          <w:delText>کند</w:delText>
        </w:r>
      </w:del>
      <w:ins w:id="4148" w:author="Mehrnazi Boojari" w:date="2019-01-07T10:52:00Z">
        <w:r w:rsidR="006A1F1D">
          <w:rPr>
            <w:rFonts w:ascii="B Lotus" w:eastAsia="Calibri" w:hAnsi="B Lotus" w:cs="B Lotus" w:hint="cs"/>
            <w:sz w:val="24"/>
            <w:szCs w:val="24"/>
            <w:rtl/>
            <w:lang w:bidi="fa-IR"/>
          </w:rPr>
          <w:t>می‌کند</w:t>
        </w:r>
      </w:ins>
      <w:r w:rsidRPr="00464C39">
        <w:rPr>
          <w:rFonts w:ascii="B Lotus" w:eastAsia="Calibri" w:hAnsi="B Lotus" w:cs="B Lotus"/>
          <w:sz w:val="24"/>
          <w:szCs w:val="24"/>
          <w:vertAlign w:val="superscript"/>
          <w:rtl/>
          <w:lang w:bidi="fa-IR"/>
        </w:rPr>
        <w:footnoteReference w:id="31"/>
      </w:r>
      <w:del w:id="4163" w:author="Mehrnazi Boojari" w:date="2019-01-07T09:53:00Z">
        <w:r w:rsidRPr="00464C39" w:rsidDel="006F7CCF">
          <w:rPr>
            <w:rFonts w:ascii="B Lotus" w:eastAsia="Calibri" w:hAnsi="B Lotus" w:cs="B Lotus" w:hint="cs"/>
            <w:sz w:val="24"/>
            <w:szCs w:val="24"/>
            <w:rtl/>
            <w:lang w:bidi="fa-IR"/>
          </w:rPr>
          <w:delText xml:space="preserve"> . </w:delText>
        </w:r>
      </w:del>
      <w:ins w:id="4164" w:author="Mehrnazi Boojari" w:date="2019-01-07T09:53:00Z">
        <w:r w:rsidR="006F7CCF">
          <w:rPr>
            <w:rFonts w:ascii="B Lotus" w:eastAsia="Calibri" w:hAnsi="B Lotus" w:cs="B Lotus" w:hint="cs"/>
            <w:sz w:val="24"/>
            <w:szCs w:val="24"/>
            <w:rtl/>
            <w:lang w:bidi="fa-IR"/>
          </w:rPr>
          <w:t xml:space="preserve">. </w:t>
        </w:r>
      </w:ins>
      <w:r w:rsidRPr="00464C39">
        <w:rPr>
          <w:rFonts w:ascii="B Lotus" w:eastAsia="Calibri" w:hAnsi="B Lotus" w:cs="B Lotus" w:hint="cs"/>
          <w:sz w:val="24"/>
          <w:szCs w:val="24"/>
          <w:rtl/>
          <w:lang w:bidi="fa-IR"/>
        </w:rPr>
        <w:t>با توجه به این نگاه ویژگی</w:t>
      </w:r>
      <w:del w:id="4165" w:author="Mehrnazi Boojari" w:date="2019-01-07T09:46:00Z">
        <w:r w:rsidRPr="00464C39" w:rsidDel="006F7CCF">
          <w:rPr>
            <w:rFonts w:ascii="B Lotus" w:eastAsia="Calibri" w:hAnsi="B Lotus" w:cs="B Lotus" w:hint="cs"/>
            <w:sz w:val="24"/>
            <w:szCs w:val="24"/>
            <w:rtl/>
            <w:lang w:bidi="fa-IR"/>
          </w:rPr>
          <w:delText xml:space="preserve"> های </w:delText>
        </w:r>
      </w:del>
      <w:ins w:id="4166" w:author="Mehrnazi Boojari" w:date="2019-01-07T09:46:00Z">
        <w:r w:rsidR="006F7CCF">
          <w:rPr>
            <w:rFonts w:ascii="B Lotus" w:eastAsia="Calibri" w:hAnsi="B Lotus" w:cs="B Lotus" w:hint="cs"/>
            <w:sz w:val="24"/>
            <w:szCs w:val="24"/>
            <w:rtl/>
            <w:lang w:bidi="fa-IR"/>
          </w:rPr>
          <w:t xml:space="preserve">‌های </w:t>
        </w:r>
      </w:ins>
      <w:r w:rsidRPr="00464C39">
        <w:rPr>
          <w:rFonts w:ascii="B Lotus" w:eastAsia="Calibri" w:hAnsi="B Lotus" w:cs="B Lotus" w:hint="cs"/>
          <w:sz w:val="24"/>
          <w:szCs w:val="24"/>
          <w:rtl/>
          <w:lang w:bidi="fa-IR"/>
        </w:rPr>
        <w:t>مسکن از منظر اسلام با توجه به پژوهش</w:t>
      </w:r>
      <w:del w:id="4167" w:author="Mehrnazi Boojari" w:date="2019-01-07T09:46:00Z">
        <w:r w:rsidRPr="00464C39" w:rsidDel="006F7CCF">
          <w:rPr>
            <w:rFonts w:ascii="B Lotus" w:eastAsia="Calibri" w:hAnsi="B Lotus" w:cs="B Lotus" w:hint="cs"/>
            <w:sz w:val="24"/>
            <w:szCs w:val="24"/>
            <w:rtl/>
            <w:lang w:bidi="fa-IR"/>
          </w:rPr>
          <w:delText xml:space="preserve"> های </w:delText>
        </w:r>
      </w:del>
      <w:ins w:id="4168" w:author="Mehrnazi Boojari" w:date="2019-01-07T09:46:00Z">
        <w:r w:rsidR="006F7CCF">
          <w:rPr>
            <w:rFonts w:ascii="B Lotus" w:eastAsia="Calibri" w:hAnsi="B Lotus" w:cs="B Lotus" w:hint="cs"/>
            <w:sz w:val="24"/>
            <w:szCs w:val="24"/>
            <w:rtl/>
            <w:lang w:bidi="fa-IR"/>
          </w:rPr>
          <w:t xml:space="preserve">‌های </w:t>
        </w:r>
      </w:ins>
      <w:r w:rsidRPr="00464C39">
        <w:rPr>
          <w:rFonts w:ascii="B Lotus" w:eastAsia="Calibri" w:hAnsi="B Lotus" w:cs="B Lotus" w:hint="cs"/>
          <w:sz w:val="24"/>
          <w:szCs w:val="24"/>
          <w:rtl/>
          <w:lang w:bidi="fa-IR"/>
        </w:rPr>
        <w:t>انجام</w:t>
      </w:r>
      <w:ins w:id="4169" w:author="Mehrnazi Boojari" w:date="2019-01-10T22:47:00Z">
        <w:r w:rsidR="00976342">
          <w:rPr>
            <w:rFonts w:ascii="B Lotus" w:eastAsia="Calibri" w:hAnsi="B Lotus" w:cs="B Nazanin" w:hint="cs"/>
            <w:sz w:val="24"/>
            <w:szCs w:val="24"/>
            <w:rtl/>
            <w:lang w:bidi="fa-IR"/>
          </w:rPr>
          <w:t>‌</w:t>
        </w:r>
      </w:ins>
      <w:del w:id="4170" w:author="Mehrnazi Boojari" w:date="2019-01-10T22:47:00Z">
        <w:r w:rsidRPr="00464C39" w:rsidDel="00976342">
          <w:rPr>
            <w:rFonts w:ascii="B Lotus" w:eastAsia="Calibri" w:hAnsi="B Lotus" w:cs="B Lotus" w:hint="cs"/>
            <w:sz w:val="24"/>
            <w:szCs w:val="24"/>
            <w:rtl/>
            <w:lang w:bidi="fa-IR"/>
          </w:rPr>
          <w:delText xml:space="preserve"> </w:delText>
        </w:r>
      </w:del>
      <w:r w:rsidRPr="00464C39">
        <w:rPr>
          <w:rFonts w:ascii="B Lotus" w:eastAsia="Calibri" w:hAnsi="B Lotus" w:cs="B Lotus" w:hint="cs"/>
          <w:sz w:val="24"/>
          <w:szCs w:val="24"/>
          <w:rtl/>
          <w:lang w:bidi="fa-IR"/>
        </w:rPr>
        <w:t>شده را</w:t>
      </w:r>
      <w:del w:id="4171" w:author="Mehrnazi Boojari" w:date="2019-01-07T09:49:00Z">
        <w:r w:rsidRPr="00464C39" w:rsidDel="006F7CCF">
          <w:rPr>
            <w:rFonts w:ascii="B Lotus" w:eastAsia="Calibri" w:hAnsi="B Lotus" w:cs="B Lotus" w:hint="cs"/>
            <w:sz w:val="24"/>
            <w:szCs w:val="24"/>
            <w:rtl/>
            <w:lang w:bidi="fa-IR"/>
          </w:rPr>
          <w:delText xml:space="preserve"> می </w:delText>
        </w:r>
      </w:del>
      <w:ins w:id="4172" w:author="Mehrnazi Boojari" w:date="2019-01-07T09:49:00Z">
        <w:r w:rsidR="006F7CCF">
          <w:rPr>
            <w:rFonts w:ascii="B Lotus" w:eastAsia="Calibri" w:hAnsi="B Lotus" w:cs="B Lotus" w:hint="cs"/>
            <w:sz w:val="24"/>
            <w:szCs w:val="24"/>
            <w:rtl/>
            <w:lang w:bidi="fa-IR"/>
          </w:rPr>
          <w:t xml:space="preserve"> می‌</w:t>
        </w:r>
      </w:ins>
      <w:r w:rsidRPr="00464C39">
        <w:rPr>
          <w:rFonts w:ascii="B Lotus" w:eastAsia="Calibri" w:hAnsi="B Lotus" w:cs="B Lotus" w:hint="cs"/>
          <w:sz w:val="24"/>
          <w:szCs w:val="24"/>
          <w:rtl/>
          <w:lang w:bidi="fa-IR"/>
        </w:rPr>
        <w:t xml:space="preserve">توان به شرح </w:t>
      </w:r>
      <w:del w:id="4173" w:author="Mehrnazi Boojari" w:date="2019-01-10T22:47:00Z">
        <w:r w:rsidRPr="00464C39" w:rsidDel="00976342">
          <w:rPr>
            <w:rFonts w:ascii="B Lotus" w:eastAsia="Calibri" w:hAnsi="B Lotus" w:cs="B Lotus" w:hint="cs"/>
            <w:sz w:val="24"/>
            <w:szCs w:val="24"/>
            <w:rtl/>
            <w:lang w:bidi="fa-IR"/>
          </w:rPr>
          <w:delText xml:space="preserve">زیر </w:delText>
        </w:r>
      </w:del>
      <w:ins w:id="4174" w:author="Mehrnazi Boojari" w:date="2019-01-10T22:47:00Z">
        <w:r w:rsidR="00976342">
          <w:rPr>
            <w:rFonts w:ascii="B Lotus" w:eastAsia="Calibri" w:hAnsi="B Lotus" w:cs="B Lotus" w:hint="cs"/>
            <w:sz w:val="24"/>
            <w:szCs w:val="24"/>
            <w:rtl/>
            <w:lang w:bidi="fa-IR"/>
          </w:rPr>
          <w:t>ذیل</w:t>
        </w:r>
        <w:r w:rsidR="00976342" w:rsidRPr="00464C39">
          <w:rPr>
            <w:rFonts w:ascii="B Lotus" w:eastAsia="Calibri" w:hAnsi="B Lotus" w:cs="B Lotus" w:hint="cs"/>
            <w:sz w:val="24"/>
            <w:szCs w:val="24"/>
            <w:rtl/>
            <w:lang w:bidi="fa-IR"/>
          </w:rPr>
          <w:t xml:space="preserve"> </w:t>
        </w:r>
      </w:ins>
      <w:r w:rsidRPr="00464C39">
        <w:rPr>
          <w:rFonts w:ascii="B Lotus" w:eastAsia="Calibri" w:hAnsi="B Lotus" w:cs="B Lotus" w:hint="cs"/>
          <w:sz w:val="24"/>
          <w:szCs w:val="24"/>
          <w:rtl/>
          <w:lang w:bidi="fa-IR"/>
        </w:rPr>
        <w:t>مرور کرد.</w:t>
      </w:r>
    </w:p>
    <w:p w14:paraId="2DB1EA88" w14:textId="77777777" w:rsidR="00A06196" w:rsidRPr="00A06196" w:rsidRDefault="00A06196" w:rsidP="00991B8E">
      <w:pPr>
        <w:pStyle w:val="Heading5"/>
        <w:rPr>
          <w:rtl/>
          <w:lang w:bidi="fa-IR"/>
        </w:rPr>
      </w:pPr>
      <w:bookmarkStart w:id="4175" w:name="_Toc533781183"/>
      <w:bookmarkStart w:id="4176" w:name="_Toc533782139"/>
      <w:r w:rsidRPr="00A06196">
        <w:rPr>
          <w:rFonts w:hint="cs"/>
          <w:rtl/>
          <w:lang w:bidi="fa-IR"/>
        </w:rPr>
        <w:t>ساخت مسکن با پول حلال</w:t>
      </w:r>
      <w:bookmarkEnd w:id="4175"/>
      <w:bookmarkEnd w:id="4176"/>
      <w:r w:rsidRPr="00A06196">
        <w:rPr>
          <w:rFonts w:hint="cs"/>
          <w:rtl/>
          <w:lang w:bidi="fa-IR"/>
        </w:rPr>
        <w:t xml:space="preserve"> </w:t>
      </w:r>
    </w:p>
    <w:p w14:paraId="1D7F1C47" w14:textId="77777777" w:rsidR="00A06196" w:rsidRPr="00464C39" w:rsidRDefault="00A06196" w:rsidP="00234AB3">
      <w:pPr>
        <w:bidi/>
        <w:ind w:firstLine="288"/>
        <w:jc w:val="both"/>
        <w:rPr>
          <w:rFonts w:ascii="B Lotus" w:eastAsia="Calibri" w:hAnsi="B Lotus" w:cs="B Lotus"/>
          <w:sz w:val="24"/>
          <w:szCs w:val="24"/>
          <w:rtl/>
          <w:lang w:bidi="fa-IR"/>
        </w:rPr>
      </w:pPr>
      <w:r w:rsidRPr="00464C39">
        <w:rPr>
          <w:rFonts w:ascii="B Lotus" w:eastAsia="Calibri" w:hAnsi="B Lotus" w:cs="B Lotus" w:hint="cs"/>
          <w:sz w:val="24"/>
          <w:szCs w:val="24"/>
          <w:rtl/>
          <w:lang w:bidi="fa-IR"/>
        </w:rPr>
        <w:t>اولین مسئله در مسکن اسلامی ساخت آن با پول حلال است</w:t>
      </w:r>
      <w:ins w:id="4177" w:author="Mehrnazi Boojari" w:date="2019-01-10T22:48:00Z">
        <w:r w:rsidR="00234AB3">
          <w:rPr>
            <w:rFonts w:ascii="B Lotus" w:eastAsia="Calibri" w:hAnsi="B Lotus" w:cs="B Lotus" w:hint="cs"/>
            <w:sz w:val="24"/>
            <w:szCs w:val="24"/>
            <w:rtl/>
            <w:lang w:bidi="fa-IR"/>
          </w:rPr>
          <w:t>.</w:t>
        </w:r>
      </w:ins>
      <w:r w:rsidRPr="00464C39">
        <w:rPr>
          <w:rFonts w:ascii="B Lotus" w:eastAsia="Calibri" w:hAnsi="B Lotus" w:cs="B Lotus" w:hint="cs"/>
          <w:sz w:val="24"/>
          <w:szCs w:val="24"/>
          <w:rtl/>
          <w:lang w:bidi="fa-IR"/>
        </w:rPr>
        <w:t xml:space="preserve"> </w:t>
      </w:r>
      <w:r w:rsidRPr="00464C39">
        <w:rPr>
          <w:rFonts w:ascii="B Lotus" w:eastAsia="Calibri" w:hAnsi="B Lotus" w:cs="B Lotus"/>
          <w:sz w:val="24"/>
          <w:szCs w:val="24"/>
          <w:rtl/>
        </w:rPr>
        <w:t>زميني كه مسكن در آن احداث مي</w:t>
      </w:r>
      <w:ins w:id="4178" w:author="Mehrnazi Boojari" w:date="2019-01-10T22:48:00Z">
        <w:r w:rsidR="00234AB3">
          <w:rPr>
            <w:rFonts w:ascii="B Lotus" w:eastAsia="Calibri" w:hAnsi="B Lotus" w:cs="B Nazanin" w:hint="cs"/>
            <w:sz w:val="24"/>
            <w:szCs w:val="24"/>
            <w:rtl/>
          </w:rPr>
          <w:t>‌</w:t>
        </w:r>
      </w:ins>
      <w:del w:id="4179" w:author="Mehrnazi Boojari" w:date="2019-01-10T22:48:00Z">
        <w:r w:rsidRPr="00464C39" w:rsidDel="00234AB3">
          <w:rPr>
            <w:rFonts w:ascii="B Lotus" w:eastAsia="Calibri" w:hAnsi="B Lotus" w:cs="B Lotus"/>
            <w:sz w:val="24"/>
            <w:szCs w:val="24"/>
            <w:rtl/>
          </w:rPr>
          <w:delText xml:space="preserve"> </w:delText>
        </w:r>
      </w:del>
      <w:r w:rsidRPr="00464C39">
        <w:rPr>
          <w:rFonts w:ascii="B Lotus" w:eastAsia="Calibri" w:hAnsi="B Lotus" w:cs="B Lotus"/>
          <w:sz w:val="24"/>
          <w:szCs w:val="24"/>
          <w:rtl/>
        </w:rPr>
        <w:t>شود</w:t>
      </w:r>
      <w:ins w:id="4180" w:author="Mehrnazi Boojari" w:date="2019-01-10T22:48:00Z">
        <w:r w:rsidR="00234AB3">
          <w:rPr>
            <w:rFonts w:ascii="B Lotus" w:eastAsia="Calibri" w:hAnsi="B Lotus" w:cs="B Nazanin" w:hint="cs"/>
            <w:sz w:val="24"/>
            <w:szCs w:val="24"/>
            <w:rtl/>
          </w:rPr>
          <w:t>‌</w:t>
        </w:r>
      </w:ins>
      <w:del w:id="4181" w:author="Mehrnazi Boojari" w:date="2019-01-10T22:48:00Z">
        <w:r w:rsidRPr="00464C39" w:rsidDel="00234AB3">
          <w:rPr>
            <w:rFonts w:ascii="B Lotus" w:eastAsia="Calibri" w:hAnsi="B Lotus" w:cs="B Lotus"/>
            <w:sz w:val="24"/>
            <w:szCs w:val="24"/>
            <w:rtl/>
          </w:rPr>
          <w:delText>،</w:delText>
        </w:r>
      </w:del>
      <w:r w:rsidRPr="00464C39">
        <w:rPr>
          <w:rFonts w:ascii="B Lotus" w:eastAsia="Calibri" w:hAnsi="B Lotus" w:cs="B Lotus"/>
          <w:sz w:val="24"/>
          <w:szCs w:val="24"/>
          <w:rtl/>
        </w:rPr>
        <w:t xml:space="preserve"> نبايد غصبي باشد</w:t>
      </w:r>
      <w:r w:rsidRPr="00464C39">
        <w:rPr>
          <w:rFonts w:ascii="B Lotus" w:eastAsia="Calibri" w:hAnsi="B Lotus" w:cs="B Lotus"/>
          <w:sz w:val="24"/>
          <w:szCs w:val="24"/>
          <w:vertAlign w:val="superscript"/>
          <w:rtl/>
        </w:rPr>
        <w:footnoteReference w:id="32"/>
      </w:r>
      <w:r w:rsidRPr="00464C39">
        <w:rPr>
          <w:rFonts w:ascii="B Lotus" w:eastAsia="Calibri" w:hAnsi="B Lotus" w:cs="B Lotus"/>
          <w:sz w:val="24"/>
          <w:szCs w:val="24"/>
          <w:rtl/>
        </w:rPr>
        <w:t>؛ همچنين استفاده از مصالح حرام به</w:t>
      </w:r>
      <w:ins w:id="4185" w:author="Mehrnazi Boojari" w:date="2019-01-10T22:48:00Z">
        <w:r w:rsidR="00234AB3">
          <w:rPr>
            <w:rFonts w:ascii="B Lotus" w:eastAsia="Calibri" w:hAnsi="B Lotus" w:cs="B Nazanin" w:hint="cs"/>
            <w:sz w:val="24"/>
            <w:szCs w:val="24"/>
            <w:rtl/>
          </w:rPr>
          <w:t>‌</w:t>
        </w:r>
      </w:ins>
      <w:del w:id="4186" w:author="Mehrnazi Boojari" w:date="2019-01-10T22:48:00Z">
        <w:r w:rsidRPr="00464C39" w:rsidDel="00234AB3">
          <w:rPr>
            <w:rFonts w:ascii="B Lotus" w:eastAsia="Calibri" w:hAnsi="B Lotus" w:cs="B Lotus"/>
            <w:sz w:val="24"/>
            <w:szCs w:val="24"/>
            <w:rtl/>
          </w:rPr>
          <w:delText xml:space="preserve"> </w:delText>
        </w:r>
      </w:del>
      <w:r w:rsidRPr="00464C39">
        <w:rPr>
          <w:rFonts w:ascii="B Lotus" w:eastAsia="Calibri" w:hAnsi="B Lotus" w:cs="B Lotus"/>
          <w:sz w:val="24"/>
          <w:szCs w:val="24"/>
          <w:rtl/>
        </w:rPr>
        <w:t>شدت منع شده و مايۀ ويراني منزل خواهد شد</w:t>
      </w:r>
      <w:r w:rsidRPr="00464C39">
        <w:rPr>
          <w:rFonts w:ascii="B Lotus" w:eastAsia="Calibri" w:hAnsi="B Lotus" w:cs="B Lotus" w:hint="cs"/>
          <w:sz w:val="24"/>
          <w:szCs w:val="24"/>
          <w:rtl/>
        </w:rPr>
        <w:t xml:space="preserve">. </w:t>
      </w:r>
      <w:r w:rsidRPr="00464C39">
        <w:rPr>
          <w:rFonts w:ascii="B Lotus" w:eastAsia="Calibri" w:hAnsi="B Lotus" w:cs="B Lotus" w:hint="cs"/>
          <w:sz w:val="24"/>
          <w:szCs w:val="24"/>
          <w:rtl/>
          <w:lang w:bidi="fa-IR"/>
        </w:rPr>
        <w:t>خانه مطلوب و با</w:t>
      </w:r>
      <w:ins w:id="4187" w:author="Mehrnazi Boojari" w:date="2019-01-10T22:48:00Z">
        <w:r w:rsidR="00234AB3">
          <w:rPr>
            <w:rFonts w:ascii="B Lotus" w:eastAsia="Calibri" w:hAnsi="B Lotus" w:cs="B Nazanin" w:hint="cs"/>
            <w:sz w:val="24"/>
            <w:szCs w:val="24"/>
            <w:rtl/>
            <w:lang w:bidi="fa-IR"/>
          </w:rPr>
          <w:t>‌</w:t>
        </w:r>
      </w:ins>
      <w:del w:id="4188" w:author="Mehrnazi Boojari" w:date="2019-01-10T22:48:00Z">
        <w:r w:rsidRPr="00464C39" w:rsidDel="00234AB3">
          <w:rPr>
            <w:rFonts w:ascii="B Lotus" w:eastAsia="Calibri" w:hAnsi="B Lotus" w:cs="B Lotus" w:hint="cs"/>
            <w:sz w:val="24"/>
            <w:szCs w:val="24"/>
            <w:rtl/>
            <w:lang w:bidi="fa-IR"/>
          </w:rPr>
          <w:delText xml:space="preserve"> </w:delText>
        </w:r>
      </w:del>
      <w:r w:rsidRPr="00464C39">
        <w:rPr>
          <w:rFonts w:ascii="B Lotus" w:eastAsia="Calibri" w:hAnsi="B Lotus" w:cs="B Lotus" w:hint="cs"/>
          <w:sz w:val="24"/>
          <w:szCs w:val="24"/>
          <w:rtl/>
          <w:lang w:bidi="fa-IR"/>
        </w:rPr>
        <w:t>دوام از نظر اسلام خانه</w:t>
      </w:r>
      <w:del w:id="4189" w:author="Mehrnazi Boojari" w:date="2019-01-07T10:40:00Z">
        <w:r w:rsidRPr="00464C39" w:rsidDel="006A1F1D">
          <w:rPr>
            <w:rFonts w:ascii="B Lotus" w:eastAsia="Calibri" w:hAnsi="B Lotus" w:cs="B Lotus" w:hint="cs"/>
            <w:sz w:val="24"/>
            <w:szCs w:val="24"/>
            <w:rtl/>
            <w:lang w:bidi="fa-IR"/>
          </w:rPr>
          <w:delText xml:space="preserve"> ای </w:delText>
        </w:r>
      </w:del>
      <w:ins w:id="4190" w:author="Mehrnazi Boojari" w:date="2019-01-07T10:40:00Z">
        <w:r w:rsidR="006A1F1D">
          <w:rPr>
            <w:rFonts w:ascii="B Lotus" w:eastAsia="Calibri" w:hAnsi="B Lotus" w:cs="B Lotus" w:hint="cs"/>
            <w:sz w:val="24"/>
            <w:szCs w:val="24"/>
            <w:rtl/>
            <w:lang w:bidi="fa-IR"/>
          </w:rPr>
          <w:t xml:space="preserve">‌ای </w:t>
        </w:r>
      </w:ins>
      <w:r w:rsidRPr="00464C39">
        <w:rPr>
          <w:rFonts w:ascii="B Lotus" w:eastAsia="Calibri" w:hAnsi="B Lotus" w:cs="B Lotus" w:hint="cs"/>
          <w:sz w:val="24"/>
          <w:szCs w:val="24"/>
          <w:rtl/>
          <w:lang w:bidi="fa-IR"/>
        </w:rPr>
        <w:t>است که با پول حلال ساخته</w:t>
      </w:r>
      <w:del w:id="4191" w:author="Mehrnazi Boojari" w:date="2019-01-07T09:49:00Z">
        <w:r w:rsidRPr="00464C39" w:rsidDel="006F7CCF">
          <w:rPr>
            <w:rFonts w:ascii="B Lotus" w:eastAsia="Calibri" w:hAnsi="B Lotus" w:cs="B Lotus" w:hint="cs"/>
            <w:sz w:val="24"/>
            <w:szCs w:val="24"/>
            <w:rtl/>
            <w:lang w:bidi="fa-IR"/>
          </w:rPr>
          <w:delText xml:space="preserve"> می </w:delText>
        </w:r>
      </w:del>
      <w:ins w:id="4192" w:author="Mehrnazi Boojari" w:date="2019-01-07T09:49:00Z">
        <w:r w:rsidR="006F7CCF">
          <w:rPr>
            <w:rFonts w:ascii="B Lotus" w:eastAsia="Calibri" w:hAnsi="B Lotus" w:cs="B Lotus" w:hint="cs"/>
            <w:sz w:val="24"/>
            <w:szCs w:val="24"/>
            <w:rtl/>
            <w:lang w:bidi="fa-IR"/>
          </w:rPr>
          <w:t xml:space="preserve"> می‌</w:t>
        </w:r>
      </w:ins>
      <w:r w:rsidRPr="00464C39">
        <w:rPr>
          <w:rFonts w:ascii="B Lotus" w:eastAsia="Calibri" w:hAnsi="B Lotus" w:cs="B Lotus" w:hint="cs"/>
          <w:sz w:val="24"/>
          <w:szCs w:val="24"/>
          <w:rtl/>
          <w:lang w:bidi="fa-IR"/>
        </w:rPr>
        <w:t>شود و خانه</w:t>
      </w:r>
      <w:del w:id="4193" w:author="Mehrnazi Boojari" w:date="2019-01-07T10:40:00Z">
        <w:r w:rsidRPr="00464C39" w:rsidDel="006A1F1D">
          <w:rPr>
            <w:rFonts w:ascii="B Lotus" w:eastAsia="Calibri" w:hAnsi="B Lotus" w:cs="B Lotus" w:hint="cs"/>
            <w:sz w:val="24"/>
            <w:szCs w:val="24"/>
            <w:rtl/>
            <w:lang w:bidi="fa-IR"/>
          </w:rPr>
          <w:delText xml:space="preserve"> ای </w:delText>
        </w:r>
      </w:del>
      <w:ins w:id="4194" w:author="Mehrnazi Boojari" w:date="2019-01-07T10:40:00Z">
        <w:r w:rsidR="006A1F1D">
          <w:rPr>
            <w:rFonts w:ascii="B Lotus" w:eastAsia="Calibri" w:hAnsi="B Lotus" w:cs="B Lotus" w:hint="cs"/>
            <w:sz w:val="24"/>
            <w:szCs w:val="24"/>
            <w:rtl/>
            <w:lang w:bidi="fa-IR"/>
          </w:rPr>
          <w:t xml:space="preserve">‌ای </w:t>
        </w:r>
      </w:ins>
      <w:r w:rsidRPr="00464C39">
        <w:rPr>
          <w:rFonts w:ascii="B Lotus" w:eastAsia="Calibri" w:hAnsi="B Lotus" w:cs="B Lotus" w:hint="cs"/>
          <w:sz w:val="24"/>
          <w:szCs w:val="24"/>
          <w:rtl/>
          <w:lang w:bidi="fa-IR"/>
        </w:rPr>
        <w:t>که با پول غیر</w:t>
      </w:r>
      <w:ins w:id="4195" w:author="Mehrnazi Boojari" w:date="2019-01-08T02:20:00Z">
        <w:r w:rsidR="00011A5C">
          <w:rPr>
            <w:rFonts w:ascii="B Lotus" w:eastAsia="Calibri" w:hAnsi="B Lotus" w:cs="B Nazanin" w:hint="cs"/>
            <w:sz w:val="24"/>
            <w:szCs w:val="24"/>
            <w:rtl/>
            <w:lang w:bidi="fa-IR"/>
          </w:rPr>
          <w:t>‌</w:t>
        </w:r>
      </w:ins>
      <w:del w:id="4196" w:author="Mehrnazi Boojari" w:date="2019-01-08T02:20:00Z">
        <w:r w:rsidRPr="00464C39" w:rsidDel="00011A5C">
          <w:rPr>
            <w:rFonts w:ascii="B Lotus" w:eastAsia="Calibri" w:hAnsi="B Lotus" w:cs="B Lotus" w:hint="cs"/>
            <w:sz w:val="24"/>
            <w:szCs w:val="24"/>
            <w:rtl/>
            <w:lang w:bidi="fa-IR"/>
          </w:rPr>
          <w:delText xml:space="preserve"> </w:delText>
        </w:r>
      </w:del>
      <w:r w:rsidRPr="00464C39">
        <w:rPr>
          <w:rFonts w:ascii="B Lotus" w:eastAsia="Calibri" w:hAnsi="B Lotus" w:cs="B Lotus" w:hint="cs"/>
          <w:sz w:val="24"/>
          <w:szCs w:val="24"/>
          <w:rtl/>
          <w:lang w:bidi="fa-IR"/>
        </w:rPr>
        <w:t>حلال ساخته</w:t>
      </w:r>
      <w:del w:id="4197" w:author="Mehrnazi Boojari" w:date="2019-01-07T09:49:00Z">
        <w:r w:rsidRPr="00464C39" w:rsidDel="006F7CCF">
          <w:rPr>
            <w:rFonts w:ascii="B Lotus" w:eastAsia="Calibri" w:hAnsi="B Lotus" w:cs="B Lotus" w:hint="cs"/>
            <w:sz w:val="24"/>
            <w:szCs w:val="24"/>
            <w:rtl/>
            <w:lang w:bidi="fa-IR"/>
          </w:rPr>
          <w:delText xml:space="preserve"> می </w:delText>
        </w:r>
      </w:del>
      <w:ins w:id="4198" w:author="Mehrnazi Boojari" w:date="2019-01-07T09:49:00Z">
        <w:r w:rsidR="006F7CCF">
          <w:rPr>
            <w:rFonts w:ascii="B Lotus" w:eastAsia="Calibri" w:hAnsi="B Lotus" w:cs="B Lotus" w:hint="cs"/>
            <w:sz w:val="24"/>
            <w:szCs w:val="24"/>
            <w:rtl/>
            <w:lang w:bidi="fa-IR"/>
          </w:rPr>
          <w:t xml:space="preserve"> می‌</w:t>
        </w:r>
      </w:ins>
      <w:r w:rsidRPr="00464C39">
        <w:rPr>
          <w:rFonts w:ascii="B Lotus" w:eastAsia="Calibri" w:hAnsi="B Lotus" w:cs="B Lotus" w:hint="cs"/>
          <w:sz w:val="24"/>
          <w:szCs w:val="24"/>
          <w:rtl/>
          <w:lang w:bidi="fa-IR"/>
        </w:rPr>
        <w:t>شود محکوم به ویرانی است</w:t>
      </w:r>
      <w:r w:rsidRPr="00464C39">
        <w:rPr>
          <w:rFonts w:ascii="B Lotus" w:eastAsia="Calibri" w:hAnsi="B Lotus" w:cs="B Lotus"/>
          <w:sz w:val="24"/>
          <w:szCs w:val="24"/>
          <w:vertAlign w:val="superscript"/>
          <w:rtl/>
          <w:lang w:bidi="fa-IR"/>
        </w:rPr>
        <w:footnoteReference w:id="33"/>
      </w:r>
      <w:r w:rsidRPr="00464C39">
        <w:rPr>
          <w:rFonts w:ascii="B Lotus" w:eastAsia="Calibri" w:hAnsi="B Lotus" w:cs="B Lotus" w:hint="cs"/>
          <w:sz w:val="24"/>
          <w:szCs w:val="24"/>
          <w:rtl/>
          <w:lang w:bidi="fa-IR"/>
        </w:rPr>
        <w:t xml:space="preserve">. </w:t>
      </w:r>
    </w:p>
    <w:p w14:paraId="306CA477" w14:textId="77777777" w:rsidR="00A06196" w:rsidRPr="00A06196" w:rsidRDefault="00A06196" w:rsidP="00991B8E">
      <w:pPr>
        <w:pStyle w:val="Heading5"/>
        <w:rPr>
          <w:rtl/>
          <w:lang w:bidi="fa-IR"/>
        </w:rPr>
      </w:pPr>
      <w:bookmarkStart w:id="4205" w:name="_Toc533781184"/>
      <w:bookmarkStart w:id="4206" w:name="_Toc533782140"/>
      <w:r w:rsidRPr="00A06196">
        <w:rPr>
          <w:rFonts w:hint="cs"/>
          <w:rtl/>
          <w:lang w:bidi="fa-IR"/>
        </w:rPr>
        <w:t>محل ساخت مسکن</w:t>
      </w:r>
      <w:bookmarkEnd w:id="4205"/>
      <w:bookmarkEnd w:id="4206"/>
      <w:r w:rsidRPr="00A06196">
        <w:rPr>
          <w:rFonts w:hint="cs"/>
          <w:rtl/>
          <w:lang w:bidi="fa-IR"/>
        </w:rPr>
        <w:t xml:space="preserve"> </w:t>
      </w:r>
    </w:p>
    <w:p w14:paraId="52EE2672" w14:textId="77777777" w:rsidR="00A06196" w:rsidRPr="00464C39" w:rsidRDefault="00A06196" w:rsidP="00234AB3">
      <w:pPr>
        <w:bidi/>
        <w:ind w:firstLine="288"/>
        <w:jc w:val="both"/>
        <w:rPr>
          <w:rFonts w:ascii="B Lotus" w:eastAsia="Calibri" w:hAnsi="B Lotus" w:cs="B Lotus"/>
          <w:sz w:val="24"/>
          <w:szCs w:val="24"/>
          <w:rtl/>
          <w:lang w:bidi="fa-IR"/>
        </w:rPr>
      </w:pPr>
      <w:r w:rsidRPr="00464C39">
        <w:rPr>
          <w:rFonts w:ascii="B Lotus" w:eastAsia="Calibri" w:hAnsi="B Lotus" w:cs="B Lotus" w:hint="cs"/>
          <w:sz w:val="24"/>
          <w:szCs w:val="24"/>
          <w:rtl/>
          <w:lang w:bidi="fa-IR"/>
        </w:rPr>
        <w:t>موقعیت جغرافیایی خانه باید به نحوی انتخاب شود که زمین دارای استحکام کافی باشد</w:t>
      </w:r>
      <w:r w:rsidRPr="00464C39">
        <w:rPr>
          <w:rFonts w:ascii="B Lotus" w:eastAsia="Calibri" w:hAnsi="B Lotus" w:cs="B Lotus" w:hint="cs"/>
          <w:sz w:val="24"/>
          <w:szCs w:val="24"/>
          <w:rtl/>
        </w:rPr>
        <w:t>،</w:t>
      </w:r>
      <w:r w:rsidRPr="00464C39">
        <w:rPr>
          <w:rFonts w:ascii="B Lotus" w:eastAsia="Calibri" w:hAnsi="B Lotus" w:cs="B Lotus"/>
          <w:sz w:val="24"/>
          <w:szCs w:val="24"/>
          <w:rtl/>
        </w:rPr>
        <w:t xml:space="preserve"> دور از جامعه نباشد و زندگی در اطراف آن جریان داشته باشد</w:t>
      </w:r>
      <w:del w:id="4207" w:author="Mehrnazi Boojari" w:date="2019-01-10T22:49:00Z">
        <w:r w:rsidRPr="00464C39" w:rsidDel="00234AB3">
          <w:rPr>
            <w:rFonts w:ascii="B Lotus" w:eastAsia="Calibri" w:hAnsi="B Lotus" w:cs="B Lotus"/>
            <w:sz w:val="24"/>
            <w:szCs w:val="24"/>
            <w:rtl/>
          </w:rPr>
          <w:delText xml:space="preserve">، </w:delText>
        </w:r>
      </w:del>
      <w:ins w:id="4208" w:author="Mehrnazi Boojari" w:date="2019-01-10T22:49:00Z">
        <w:r w:rsidR="00234AB3">
          <w:rPr>
            <w:rFonts w:ascii="B Lotus" w:eastAsia="Calibri" w:hAnsi="B Lotus" w:cs="B Lotus" w:hint="cs"/>
            <w:sz w:val="24"/>
            <w:szCs w:val="24"/>
            <w:rtl/>
          </w:rPr>
          <w:t>.</w:t>
        </w:r>
        <w:r w:rsidR="00234AB3" w:rsidRPr="00464C39">
          <w:rPr>
            <w:rFonts w:ascii="B Lotus" w:eastAsia="Calibri" w:hAnsi="B Lotus" w:cs="B Lotus"/>
            <w:sz w:val="24"/>
            <w:szCs w:val="24"/>
            <w:rtl/>
          </w:rPr>
          <w:t xml:space="preserve"> </w:t>
        </w:r>
      </w:ins>
      <w:r w:rsidRPr="00464C39">
        <w:rPr>
          <w:rFonts w:ascii="B Lotus" w:eastAsia="Calibri" w:hAnsi="B Lotus" w:cs="B Lotus" w:hint="cs"/>
          <w:sz w:val="24"/>
          <w:szCs w:val="24"/>
          <w:rtl/>
        </w:rPr>
        <w:t>به</w:t>
      </w:r>
      <w:r w:rsidRPr="00464C39">
        <w:rPr>
          <w:rFonts w:ascii="B Lotus" w:eastAsia="Calibri" w:hAnsi="B Lotus" w:cs="B Lotus"/>
          <w:sz w:val="24"/>
          <w:szCs w:val="24"/>
          <w:rtl/>
        </w:rPr>
        <w:t xml:space="preserve"> عبارت دیگر</w:t>
      </w:r>
      <w:ins w:id="4209" w:author="Mehrnazi Boojari" w:date="2019-01-10T22:49:00Z">
        <w:r w:rsidR="00234AB3">
          <w:rPr>
            <w:rFonts w:ascii="B Lotus" w:eastAsia="Calibri" w:hAnsi="B Lotus" w:cs="B Lotus" w:hint="cs"/>
            <w:sz w:val="24"/>
            <w:szCs w:val="24"/>
            <w:rtl/>
          </w:rPr>
          <w:t>،</w:t>
        </w:r>
      </w:ins>
      <w:r w:rsidRPr="00464C39">
        <w:rPr>
          <w:rFonts w:ascii="B Lotus" w:eastAsia="Calibri" w:hAnsi="B Lotus" w:cs="B Lotus"/>
          <w:sz w:val="24"/>
          <w:szCs w:val="24"/>
          <w:rtl/>
        </w:rPr>
        <w:t xml:space="preserve"> در كنار مردم باش</w:t>
      </w:r>
      <w:r w:rsidRPr="00464C39">
        <w:rPr>
          <w:rFonts w:ascii="B Lotus" w:eastAsia="Calibri" w:hAnsi="B Lotus" w:cs="B Lotus" w:hint="cs"/>
          <w:sz w:val="24"/>
          <w:szCs w:val="24"/>
          <w:rtl/>
        </w:rPr>
        <w:t>د</w:t>
      </w:r>
      <w:r w:rsidRPr="00464C39">
        <w:rPr>
          <w:rFonts w:ascii="B Lotus" w:eastAsia="Calibri" w:hAnsi="B Lotus" w:cs="B Lotus"/>
          <w:sz w:val="24"/>
          <w:szCs w:val="24"/>
          <w:rtl/>
        </w:rPr>
        <w:t xml:space="preserve"> كه همانا محل تجمع </w:t>
      </w:r>
      <w:del w:id="4210" w:author="Mehrnazi Boojari" w:date="2019-01-10T22:49:00Z">
        <w:r w:rsidRPr="00234AB3" w:rsidDel="00234AB3">
          <w:rPr>
            <w:rFonts w:ascii="B Lotus" w:eastAsia="Calibri" w:hAnsi="B Lotus" w:cs="B Lotus"/>
            <w:sz w:val="24"/>
            <w:szCs w:val="24"/>
            <w:rtl/>
          </w:rPr>
          <w:delText xml:space="preserve">مسلمین </w:delText>
        </w:r>
      </w:del>
      <w:ins w:id="4211" w:author="Mehrnazi Boojari" w:date="2019-01-10T22:49:00Z">
        <w:r w:rsidR="00234AB3" w:rsidRPr="00234AB3">
          <w:rPr>
            <w:rFonts w:ascii="B Lotus" w:eastAsia="Calibri" w:hAnsi="B Lotus" w:cs="B Lotus"/>
            <w:sz w:val="24"/>
            <w:szCs w:val="24"/>
            <w:rtl/>
          </w:rPr>
          <w:t>مسلم</w:t>
        </w:r>
        <w:r w:rsidR="00234AB3" w:rsidRPr="00234AB3">
          <w:rPr>
            <w:rFonts w:ascii="B Lotus" w:eastAsia="Calibri" w:hAnsi="B Lotus" w:cs="B Lotus" w:hint="cs"/>
            <w:sz w:val="24"/>
            <w:szCs w:val="24"/>
            <w:rtl/>
          </w:rPr>
          <w:t>ا</w:t>
        </w:r>
        <w:r w:rsidR="00234AB3" w:rsidRPr="00234AB3">
          <w:rPr>
            <w:rFonts w:ascii="B Lotus" w:eastAsia="Calibri" w:hAnsi="B Lotus" w:cs="B Lotus" w:hint="cs"/>
            <w:sz w:val="24"/>
            <w:szCs w:val="24"/>
            <w:rtl/>
            <w:rPrChange w:id="4212" w:author="Mehrnazi Boojari" w:date="2019-01-10T22:49:00Z">
              <w:rPr>
                <w:rFonts w:ascii="B Lotus" w:eastAsia="Calibri" w:hAnsi="B Lotus" w:cs="B Nazanin" w:hint="cs"/>
                <w:sz w:val="24"/>
                <w:szCs w:val="24"/>
                <w:rtl/>
              </w:rPr>
            </w:rPrChange>
          </w:rPr>
          <w:t>نان</w:t>
        </w:r>
        <w:r w:rsidR="00234AB3" w:rsidRPr="00234AB3">
          <w:rPr>
            <w:rFonts w:ascii="B Lotus" w:eastAsia="Calibri" w:hAnsi="B Lotus" w:cs="B Lotus"/>
            <w:sz w:val="24"/>
            <w:szCs w:val="24"/>
            <w:rtl/>
          </w:rPr>
          <w:t xml:space="preserve"> </w:t>
        </w:r>
      </w:ins>
      <w:r w:rsidRPr="00234AB3">
        <w:rPr>
          <w:rFonts w:ascii="B Lotus" w:eastAsia="Calibri" w:hAnsi="B Lotus" w:cs="B Lotus"/>
          <w:sz w:val="24"/>
          <w:szCs w:val="24"/>
          <w:rtl/>
        </w:rPr>
        <w:t>است</w:t>
      </w:r>
      <w:r w:rsidRPr="00464C39">
        <w:rPr>
          <w:rFonts w:ascii="B Lotus" w:eastAsia="Calibri" w:hAnsi="B Lotus" w:cs="B Lotus"/>
          <w:sz w:val="24"/>
          <w:szCs w:val="24"/>
          <w:rtl/>
        </w:rPr>
        <w:t xml:space="preserve"> و از محله</w:t>
      </w:r>
      <w:ins w:id="4213" w:author="Mehrnazi Boojari" w:date="2019-01-10T22:50:00Z">
        <w:r w:rsidR="00234AB3">
          <w:rPr>
            <w:rFonts w:ascii="B Lotus" w:eastAsia="Calibri" w:hAnsi="B Lotus" w:cs="B Nazanin" w:hint="cs"/>
            <w:sz w:val="24"/>
            <w:szCs w:val="24"/>
            <w:rtl/>
          </w:rPr>
          <w:t>‌</w:t>
        </w:r>
      </w:ins>
      <w:del w:id="4214" w:author="Mehrnazi Boojari" w:date="2019-01-10T22:50:00Z">
        <w:r w:rsidRPr="00464C39" w:rsidDel="00234AB3">
          <w:rPr>
            <w:rFonts w:ascii="B Lotus" w:eastAsia="Calibri" w:hAnsi="B Lotus" w:cs="B Lotus"/>
            <w:sz w:val="24"/>
            <w:szCs w:val="24"/>
            <w:rtl/>
          </w:rPr>
          <w:delText>‌</w:delText>
        </w:r>
      </w:del>
      <w:r w:rsidRPr="00464C39">
        <w:rPr>
          <w:rFonts w:ascii="B Lotus" w:eastAsia="Calibri" w:hAnsi="B Lotus" w:cs="B Lotus"/>
          <w:sz w:val="24"/>
          <w:szCs w:val="24"/>
          <w:rtl/>
        </w:rPr>
        <w:t>ها</w:t>
      </w:r>
      <w:ins w:id="4215" w:author="Mehrnazi Boojari" w:date="2019-01-10T22:50:00Z">
        <w:r w:rsidR="00234AB3">
          <w:rPr>
            <w:rFonts w:ascii="B Lotus" w:eastAsia="Calibri" w:hAnsi="B Lotus" w:cs="B Lotus" w:hint="cs"/>
            <w:sz w:val="24"/>
            <w:szCs w:val="24"/>
            <w:rtl/>
          </w:rPr>
          <w:t>ی</w:t>
        </w:r>
      </w:ins>
      <w:r w:rsidRPr="00464C39">
        <w:rPr>
          <w:rFonts w:ascii="B Lotus" w:eastAsia="Calibri" w:hAnsi="B Lotus" w:cs="B Lotus"/>
          <w:sz w:val="24"/>
          <w:szCs w:val="24"/>
          <w:rtl/>
        </w:rPr>
        <w:t>ی كه بویی از اسلام و خیرات</w:t>
      </w:r>
      <w:r w:rsidRPr="00464C39">
        <w:rPr>
          <w:rFonts w:ascii="Cambria" w:eastAsia="Calibri" w:hAnsi="Cambria" w:cs="Cambria"/>
          <w:sz w:val="24"/>
          <w:szCs w:val="24"/>
        </w:rPr>
        <w:t> </w:t>
      </w:r>
      <w:r w:rsidRPr="00464C39">
        <w:rPr>
          <w:rFonts w:ascii="B Lotus" w:eastAsia="Calibri" w:hAnsi="B Lotus" w:cs="B Lotus"/>
          <w:sz w:val="24"/>
          <w:szCs w:val="24"/>
          <w:rtl/>
        </w:rPr>
        <w:t>جامعه نبرده‌اند دوری كن</w:t>
      </w:r>
      <w:ins w:id="4216" w:author="Mehrnazi Boojari" w:date="2019-01-10T22:50:00Z">
        <w:r w:rsidR="00234AB3">
          <w:rPr>
            <w:rFonts w:ascii="B Lotus" w:eastAsia="Calibri" w:hAnsi="B Lotus" w:cs="B Lotus" w:hint="cs"/>
            <w:sz w:val="24"/>
            <w:szCs w:val="24"/>
            <w:rtl/>
          </w:rPr>
          <w:t>؛</w:t>
        </w:r>
      </w:ins>
      <w:r w:rsidRPr="00464C39">
        <w:rPr>
          <w:rFonts w:ascii="B Lotus" w:eastAsia="Calibri" w:hAnsi="B Lotus" w:cs="B Lotus"/>
          <w:sz w:val="24"/>
          <w:szCs w:val="24"/>
          <w:rtl/>
        </w:rPr>
        <w:t xml:space="preserve"> مثل كسی كه می‌گوید من نه خانه كسی می‌روم و نه كسی با من كاری دارد مثل بوته تیفی كه در كویر خودش می‌روید و خودش هم خشك می‌شود. (از محله</w:t>
      </w:r>
      <w:ins w:id="4217" w:author="Mehrnazi Boojari" w:date="2019-01-10T22:50:00Z">
        <w:r w:rsidR="00234AB3">
          <w:rPr>
            <w:rFonts w:ascii="B Lotus" w:eastAsia="Calibri" w:hAnsi="B Lotus" w:cs="B Nazanin" w:hint="cs"/>
            <w:sz w:val="24"/>
            <w:szCs w:val="24"/>
            <w:rtl/>
          </w:rPr>
          <w:t>‌</w:t>
        </w:r>
      </w:ins>
      <w:del w:id="4218" w:author="Mehrnazi Boojari" w:date="2019-01-10T22:50:00Z">
        <w:r w:rsidRPr="00464C39" w:rsidDel="00234AB3">
          <w:rPr>
            <w:rFonts w:ascii="B Lotus" w:eastAsia="Calibri" w:hAnsi="B Lotus" w:cs="B Lotus"/>
            <w:sz w:val="24"/>
            <w:szCs w:val="24"/>
            <w:rtl/>
          </w:rPr>
          <w:delText>‌</w:delText>
        </w:r>
      </w:del>
      <w:r w:rsidRPr="00464C39">
        <w:rPr>
          <w:rFonts w:ascii="B Lotus" w:eastAsia="Calibri" w:hAnsi="B Lotus" w:cs="B Lotus"/>
          <w:sz w:val="24"/>
          <w:szCs w:val="24"/>
          <w:rtl/>
        </w:rPr>
        <w:t>هایی كه طاغوتی</w:t>
      </w:r>
      <w:ins w:id="4219" w:author="Mehrnazi Boojari" w:date="2019-01-10T22:50:00Z">
        <w:r w:rsidR="00234AB3">
          <w:rPr>
            <w:rFonts w:ascii="B Lotus" w:eastAsia="Calibri" w:hAnsi="B Lotus" w:cs="B Nazanin" w:hint="cs"/>
            <w:sz w:val="24"/>
            <w:szCs w:val="24"/>
            <w:rtl/>
          </w:rPr>
          <w:t>‌</w:t>
        </w:r>
      </w:ins>
      <w:del w:id="4220" w:author="Mehrnazi Boojari" w:date="2019-01-10T22:50:00Z">
        <w:r w:rsidRPr="00464C39" w:rsidDel="00234AB3">
          <w:rPr>
            <w:rFonts w:ascii="B Lotus" w:eastAsia="Calibri" w:hAnsi="B Lotus" w:cs="B Lotus"/>
            <w:sz w:val="24"/>
            <w:szCs w:val="24"/>
            <w:rtl/>
          </w:rPr>
          <w:delText>‌</w:delText>
        </w:r>
      </w:del>
      <w:r w:rsidRPr="00464C39">
        <w:rPr>
          <w:rFonts w:ascii="B Lotus" w:eastAsia="Calibri" w:hAnsi="B Lotus" w:cs="B Lotus"/>
          <w:sz w:val="24"/>
          <w:szCs w:val="24"/>
          <w:rtl/>
        </w:rPr>
        <w:t>ها و از خدا</w:t>
      </w:r>
      <w:del w:id="4221" w:author="Mehrnazi Boojari" w:date="2019-01-07T10:02:00Z">
        <w:r w:rsidRPr="00464C39" w:rsidDel="00A31D6F">
          <w:rPr>
            <w:rFonts w:ascii="B Lotus" w:eastAsia="Calibri" w:hAnsi="B Lotus" w:cs="B Lotus"/>
            <w:sz w:val="24"/>
            <w:szCs w:val="24"/>
            <w:rtl/>
          </w:rPr>
          <w:delText xml:space="preserve"> بی </w:delText>
        </w:r>
      </w:del>
      <w:ins w:id="4222" w:author="Mehrnazi Boojari" w:date="2019-01-07T10:02:00Z">
        <w:r w:rsidR="00A31D6F">
          <w:rPr>
            <w:rFonts w:ascii="B Lotus" w:eastAsia="Calibri" w:hAnsi="B Lotus" w:cs="B Lotus"/>
            <w:sz w:val="24"/>
            <w:szCs w:val="24"/>
            <w:rtl/>
          </w:rPr>
          <w:t xml:space="preserve"> بی</w:t>
        </w:r>
        <w:r w:rsidR="00A31D6F">
          <w:rPr>
            <w:rFonts w:ascii="B Lotus" w:eastAsia="Calibri" w:hAnsi="B Lotus" w:cs="B Lotus" w:hint="cs"/>
            <w:sz w:val="24"/>
            <w:szCs w:val="24"/>
            <w:rtl/>
          </w:rPr>
          <w:t>‌</w:t>
        </w:r>
      </w:ins>
      <w:r w:rsidRPr="00464C39">
        <w:rPr>
          <w:rFonts w:ascii="B Lotus" w:eastAsia="Calibri" w:hAnsi="B Lotus" w:cs="B Lotus"/>
          <w:sz w:val="24"/>
          <w:szCs w:val="24"/>
          <w:rtl/>
        </w:rPr>
        <w:t>خبرها می</w:t>
      </w:r>
      <w:ins w:id="4223" w:author="Mehrnazi Boojari" w:date="2019-01-10T22:50:00Z">
        <w:r w:rsidR="00234AB3">
          <w:rPr>
            <w:rFonts w:ascii="B Lotus" w:eastAsia="Calibri" w:hAnsi="B Lotus" w:cs="B Nazanin" w:hint="cs"/>
            <w:sz w:val="24"/>
            <w:szCs w:val="24"/>
            <w:rtl/>
          </w:rPr>
          <w:t>‌</w:t>
        </w:r>
      </w:ins>
      <w:del w:id="4224" w:author="Mehrnazi Boojari" w:date="2019-01-10T22:50:00Z">
        <w:r w:rsidRPr="00464C39" w:rsidDel="00234AB3">
          <w:rPr>
            <w:rFonts w:ascii="B Lotus" w:eastAsia="Calibri" w:hAnsi="B Lotus" w:cs="B Lotus"/>
            <w:sz w:val="24"/>
            <w:szCs w:val="24"/>
            <w:rtl/>
          </w:rPr>
          <w:delText>‌</w:delText>
        </w:r>
      </w:del>
      <w:r w:rsidRPr="00464C39">
        <w:rPr>
          <w:rFonts w:ascii="B Lotus" w:eastAsia="Calibri" w:hAnsi="B Lotus" w:cs="B Lotus"/>
          <w:sz w:val="24"/>
          <w:szCs w:val="24"/>
          <w:rtl/>
        </w:rPr>
        <w:t>نشینند دوری كن</w:t>
      </w:r>
      <w:r w:rsidRPr="00464C39">
        <w:rPr>
          <w:rFonts w:ascii="B Lotus" w:eastAsia="Calibri" w:hAnsi="B Lotus" w:cs="B Lotus" w:hint="cs"/>
          <w:sz w:val="24"/>
          <w:szCs w:val="24"/>
          <w:rtl/>
        </w:rPr>
        <w:t>)</w:t>
      </w:r>
      <w:r w:rsidRPr="00464C39">
        <w:rPr>
          <w:rFonts w:ascii="B Lotus" w:eastAsia="Calibri" w:hAnsi="B Lotus" w:cs="B Lotus"/>
          <w:sz w:val="24"/>
          <w:szCs w:val="24"/>
          <w:vertAlign w:val="superscript"/>
          <w:rtl/>
        </w:rPr>
        <w:footnoteReference w:id="34"/>
      </w:r>
      <w:r w:rsidRPr="00464C39">
        <w:rPr>
          <w:rFonts w:ascii="B Lotus" w:eastAsia="Calibri" w:hAnsi="B Lotus" w:cs="B Lotus" w:hint="cs"/>
          <w:sz w:val="24"/>
          <w:szCs w:val="24"/>
          <w:rtl/>
        </w:rPr>
        <w:t>. آ</w:t>
      </w:r>
      <w:r w:rsidRPr="00464C39">
        <w:rPr>
          <w:rFonts w:ascii="B Lotus" w:eastAsia="Calibri" w:hAnsi="B Lotus" w:cs="B Lotus"/>
          <w:sz w:val="24"/>
          <w:szCs w:val="24"/>
          <w:rtl/>
        </w:rPr>
        <w:t>ب و هوای خوب و مناسبی داشته باشد</w:t>
      </w:r>
      <w:r w:rsidRPr="00464C39">
        <w:rPr>
          <w:rFonts w:ascii="B Lotus" w:eastAsia="Calibri" w:hAnsi="B Lotus" w:cs="B Lotus"/>
          <w:sz w:val="24"/>
          <w:szCs w:val="24"/>
          <w:vertAlign w:val="superscript"/>
          <w:rtl/>
        </w:rPr>
        <w:footnoteReference w:id="35"/>
      </w:r>
      <w:r w:rsidRPr="00464C39">
        <w:rPr>
          <w:rFonts w:ascii="B Lotus" w:eastAsia="Calibri" w:hAnsi="B Lotus" w:cs="B Lotus"/>
          <w:sz w:val="24"/>
          <w:szCs w:val="24"/>
          <w:rtl/>
        </w:rPr>
        <w:t xml:space="preserve"> و</w:t>
      </w:r>
      <w:del w:id="4236" w:author="Mehrnazi Boojari" w:date="2019-01-07T09:58:00Z">
        <w:r w:rsidRPr="00464C39" w:rsidDel="00A31D6F">
          <w:rPr>
            <w:rFonts w:ascii="B Lotus" w:eastAsia="Calibri" w:hAnsi="B Lotus" w:cs="B Lotus"/>
            <w:sz w:val="24"/>
            <w:szCs w:val="24"/>
          </w:rPr>
          <w:delText xml:space="preserve"> </w:delText>
        </w:r>
        <w:r w:rsidRPr="00464C39" w:rsidDel="00A31D6F">
          <w:rPr>
            <w:rFonts w:ascii="B Lotus" w:eastAsia="Calibri" w:hAnsi="B Lotus" w:cs="B Lotus" w:hint="cs"/>
            <w:sz w:val="24"/>
            <w:szCs w:val="24"/>
            <w:rtl/>
            <w:lang w:bidi="fa-IR"/>
          </w:rPr>
          <w:delText xml:space="preserve"> </w:delText>
        </w:r>
      </w:del>
      <w:ins w:id="4237" w:author="Mehrnazi Boojari" w:date="2019-01-07T09:58:00Z">
        <w:r w:rsidR="00A31D6F">
          <w:rPr>
            <w:rFonts w:ascii="B Lotus" w:eastAsia="Calibri" w:hAnsi="B Lotus" w:cs="B Lotus"/>
            <w:sz w:val="24"/>
            <w:szCs w:val="24"/>
            <w:rtl/>
          </w:rPr>
          <w:t xml:space="preserve"> </w:t>
        </w:r>
      </w:ins>
      <w:r w:rsidRPr="00464C39">
        <w:rPr>
          <w:rFonts w:ascii="B Lotus" w:eastAsia="Calibri" w:hAnsi="B Lotus" w:cs="B Lotus" w:hint="cs"/>
          <w:sz w:val="24"/>
          <w:szCs w:val="24"/>
          <w:rtl/>
          <w:lang w:bidi="fa-IR"/>
        </w:rPr>
        <w:t xml:space="preserve">آنچه از آن </w:t>
      </w:r>
      <w:del w:id="4238" w:author="Mehrnazi Boojari" w:date="2019-01-07T23:28:00Z">
        <w:r w:rsidRPr="00464C39" w:rsidDel="00FB0B67">
          <w:rPr>
            <w:rFonts w:ascii="B Lotus" w:eastAsia="Calibri" w:hAnsi="B Lotus" w:cs="B Lotus" w:hint="cs"/>
            <w:sz w:val="24"/>
            <w:szCs w:val="24"/>
            <w:rtl/>
            <w:lang w:bidi="fa-IR"/>
          </w:rPr>
          <w:delText>به عنوان</w:delText>
        </w:r>
      </w:del>
      <w:ins w:id="4239" w:author="Mehrnazi Boojari" w:date="2019-01-07T23:28:00Z">
        <w:r w:rsidR="00FB0B67">
          <w:rPr>
            <w:rFonts w:ascii="B Lotus" w:eastAsia="Calibri" w:hAnsi="B Lotus" w:cs="B Lotus" w:hint="cs"/>
            <w:sz w:val="24"/>
            <w:szCs w:val="24"/>
            <w:rtl/>
            <w:lang w:bidi="fa-IR"/>
          </w:rPr>
          <w:t>به‌مثابۀ</w:t>
        </w:r>
      </w:ins>
      <w:r w:rsidRPr="00464C39">
        <w:rPr>
          <w:rFonts w:ascii="B Lotus" w:eastAsia="Calibri" w:hAnsi="B Lotus" w:cs="B Lotus" w:hint="cs"/>
          <w:sz w:val="24"/>
          <w:szCs w:val="24"/>
          <w:rtl/>
          <w:lang w:bidi="fa-IR"/>
        </w:rPr>
        <w:t xml:space="preserve"> شومی خانه نام برده</w:t>
      </w:r>
      <w:del w:id="4240" w:author="Mehrnazi Boojari" w:date="2019-01-07T09:49:00Z">
        <w:r w:rsidRPr="00464C39" w:rsidDel="006F7CCF">
          <w:rPr>
            <w:rFonts w:ascii="B Lotus" w:eastAsia="Calibri" w:hAnsi="B Lotus" w:cs="B Lotus" w:hint="cs"/>
            <w:sz w:val="24"/>
            <w:szCs w:val="24"/>
            <w:rtl/>
            <w:lang w:bidi="fa-IR"/>
          </w:rPr>
          <w:delText xml:space="preserve"> می </w:delText>
        </w:r>
      </w:del>
      <w:ins w:id="4241" w:author="Mehrnazi Boojari" w:date="2019-01-07T09:49:00Z">
        <w:r w:rsidR="006F7CCF">
          <w:rPr>
            <w:rFonts w:ascii="B Lotus" w:eastAsia="Calibri" w:hAnsi="B Lotus" w:cs="B Lotus" w:hint="cs"/>
            <w:sz w:val="24"/>
            <w:szCs w:val="24"/>
            <w:rtl/>
            <w:lang w:bidi="fa-IR"/>
          </w:rPr>
          <w:t xml:space="preserve"> می‌</w:t>
        </w:r>
      </w:ins>
      <w:r w:rsidRPr="00464C39">
        <w:rPr>
          <w:rFonts w:ascii="B Lotus" w:eastAsia="Calibri" w:hAnsi="B Lotus" w:cs="B Lotus" w:hint="cs"/>
          <w:sz w:val="24"/>
          <w:szCs w:val="24"/>
          <w:rtl/>
          <w:lang w:bidi="fa-IR"/>
        </w:rPr>
        <w:t>شود داشتن همسایگان بد است</w:t>
      </w:r>
      <w:ins w:id="4242" w:author="Mehrnazi Boojari" w:date="2019-01-10T22:50:00Z">
        <w:r w:rsidR="00234AB3">
          <w:rPr>
            <w:rFonts w:ascii="B Lotus" w:eastAsia="Calibri" w:hAnsi="B Lotus" w:cs="B Lotus" w:hint="cs"/>
            <w:sz w:val="24"/>
            <w:szCs w:val="24"/>
            <w:rtl/>
            <w:lang w:bidi="fa-IR"/>
          </w:rPr>
          <w:t>؛</w:t>
        </w:r>
      </w:ins>
      <w:r w:rsidRPr="00464C39">
        <w:rPr>
          <w:rFonts w:ascii="B Lotus" w:eastAsia="Calibri" w:hAnsi="B Lotus" w:cs="B Lotus" w:hint="cs"/>
          <w:sz w:val="24"/>
          <w:szCs w:val="24"/>
          <w:rtl/>
          <w:lang w:bidi="fa-IR"/>
        </w:rPr>
        <w:t xml:space="preserve"> لذا در انتخاب محل برای ساخت مسکن بای</w:t>
      </w:r>
      <w:r w:rsidR="00464C39">
        <w:rPr>
          <w:rFonts w:ascii="B Lotus" w:eastAsia="Calibri" w:hAnsi="B Lotus" w:cs="B Lotus" w:hint="cs"/>
          <w:sz w:val="24"/>
          <w:szCs w:val="24"/>
          <w:rtl/>
          <w:lang w:bidi="fa-IR"/>
        </w:rPr>
        <w:t>د به همسایگان آن توجه ویژه داشت</w:t>
      </w:r>
      <w:r w:rsidR="00464C39">
        <w:rPr>
          <w:rStyle w:val="FootnoteReference"/>
          <w:rFonts w:ascii="B Lotus" w:eastAsia="Calibri" w:hAnsi="B Lotus" w:cs="B Lotus"/>
          <w:sz w:val="24"/>
          <w:szCs w:val="24"/>
          <w:rtl/>
          <w:lang w:bidi="fa-IR"/>
        </w:rPr>
        <w:footnoteReference w:id="36"/>
      </w:r>
      <w:r w:rsidR="00464C39">
        <w:rPr>
          <w:rFonts w:ascii="B Lotus" w:eastAsia="Calibri" w:hAnsi="B Lotus" w:cs="B Lotus" w:hint="cs"/>
          <w:sz w:val="24"/>
          <w:szCs w:val="24"/>
          <w:rtl/>
          <w:lang w:bidi="fa-IR"/>
        </w:rPr>
        <w:t>.</w:t>
      </w:r>
    </w:p>
    <w:p w14:paraId="1545CC9E" w14:textId="77777777" w:rsidR="00A06196" w:rsidRPr="00A06196" w:rsidRDefault="00A06196" w:rsidP="00991B8E">
      <w:pPr>
        <w:pStyle w:val="Heading5"/>
        <w:rPr>
          <w:rtl/>
          <w:lang w:bidi="fa-IR"/>
        </w:rPr>
      </w:pPr>
      <w:bookmarkStart w:id="4251" w:name="_Toc533781185"/>
      <w:bookmarkStart w:id="4252" w:name="_Toc533782141"/>
      <w:r w:rsidRPr="00A06196">
        <w:rPr>
          <w:rFonts w:hint="cs"/>
          <w:rtl/>
          <w:lang w:bidi="fa-IR"/>
        </w:rPr>
        <w:lastRenderedPageBreak/>
        <w:t>دقت در ساخت و استحکام مسکن</w:t>
      </w:r>
      <w:bookmarkEnd w:id="4251"/>
      <w:bookmarkEnd w:id="4252"/>
    </w:p>
    <w:p w14:paraId="31C77DC6" w14:textId="77777777" w:rsidR="00A06196" w:rsidRPr="00757DA9" w:rsidRDefault="00A06196" w:rsidP="007A5DC2">
      <w:pPr>
        <w:bidi/>
        <w:ind w:firstLine="288"/>
        <w:jc w:val="both"/>
        <w:rPr>
          <w:rFonts w:ascii="B Lotus" w:eastAsia="Calibri" w:hAnsi="B Lotus" w:cs="B Lotus"/>
          <w:sz w:val="24"/>
          <w:szCs w:val="24"/>
          <w:rtl/>
          <w:lang w:bidi="fa-IR"/>
        </w:rPr>
      </w:pPr>
      <w:r w:rsidRPr="00757DA9">
        <w:rPr>
          <w:rFonts w:ascii="B Lotus" w:eastAsia="Calibri" w:hAnsi="B Lotus" w:cs="B Lotus"/>
          <w:sz w:val="24"/>
          <w:szCs w:val="24"/>
          <w:rtl/>
          <w:lang w:bidi="fa-IR"/>
        </w:rPr>
        <w:t>اول</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ا</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اله</w:t>
      </w:r>
      <w:r w:rsidRPr="00757DA9">
        <w:rPr>
          <w:rFonts w:ascii="B Lotus" w:eastAsia="Calibri" w:hAnsi="B Lotus" w:cs="B Lotus" w:hint="cs"/>
          <w:sz w:val="24"/>
          <w:szCs w:val="24"/>
          <w:rtl/>
          <w:lang w:bidi="fa-IR"/>
        </w:rPr>
        <w:t>ی</w:t>
      </w:r>
      <w:del w:id="4253" w:author="Mehrnazi Boojari" w:date="2019-01-10T22:55:00Z">
        <w:r w:rsidRPr="00757DA9" w:rsidDel="00A559F2">
          <w:rPr>
            <w:rFonts w:ascii="B Lotus" w:eastAsia="Calibri" w:hAnsi="B Lotus" w:cs="B Lotus" w:hint="eastAsia"/>
            <w:sz w:val="24"/>
            <w:szCs w:val="24"/>
            <w:rtl/>
            <w:lang w:bidi="fa-IR"/>
          </w:rPr>
          <w:delText>،</w:delText>
        </w:r>
      </w:del>
      <w:r w:rsidRPr="00757DA9">
        <w:rPr>
          <w:rFonts w:ascii="B Lotus" w:eastAsia="Calibri" w:hAnsi="B Lotus" w:cs="B Lotus"/>
          <w:sz w:val="24"/>
          <w:szCs w:val="24"/>
          <w:rtl/>
          <w:lang w:bidi="fa-IR"/>
        </w:rPr>
        <w:t xml:space="preserve"> عنا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ت</w:t>
      </w:r>
      <w:r w:rsidRPr="00757DA9">
        <w:rPr>
          <w:rFonts w:ascii="B Lotus" w:eastAsia="Calibri" w:hAnsi="B Lotus" w:cs="B Lotus"/>
          <w:sz w:val="24"/>
          <w:szCs w:val="24"/>
          <w:rtl/>
          <w:lang w:bidi="fa-IR"/>
        </w:rPr>
        <w:t xml:space="preserve"> و</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ژه</w:t>
      </w:r>
      <w:del w:id="4254" w:author="Mehrnazi Boojari" w:date="2019-01-07T10:40:00Z">
        <w:r w:rsidRPr="00757DA9" w:rsidDel="006A1F1D">
          <w:rPr>
            <w:rFonts w:ascii="B Lotus" w:eastAsia="Calibri" w:hAnsi="B Lotus" w:cs="B Lotus"/>
            <w:sz w:val="24"/>
            <w:szCs w:val="24"/>
            <w:rtl/>
            <w:lang w:bidi="fa-IR"/>
          </w:rPr>
          <w:delText xml:space="preserve"> ا</w:delText>
        </w:r>
        <w:r w:rsidRPr="00757DA9" w:rsidDel="006A1F1D">
          <w:rPr>
            <w:rFonts w:ascii="B Lotus" w:eastAsia="Calibri" w:hAnsi="B Lotus" w:cs="B Lotus" w:hint="cs"/>
            <w:sz w:val="24"/>
            <w:szCs w:val="24"/>
            <w:rtl/>
            <w:lang w:bidi="fa-IR"/>
          </w:rPr>
          <w:delText>ی</w:delText>
        </w:r>
        <w:r w:rsidRPr="00757DA9" w:rsidDel="006A1F1D">
          <w:rPr>
            <w:rFonts w:ascii="B Lotus" w:eastAsia="Calibri" w:hAnsi="B Lotus" w:cs="B Lotus"/>
            <w:sz w:val="24"/>
            <w:szCs w:val="24"/>
            <w:rtl/>
            <w:lang w:bidi="fa-IR"/>
          </w:rPr>
          <w:delText xml:space="preserve"> </w:delText>
        </w:r>
      </w:del>
      <w:ins w:id="4255" w:author="Mehrnazi Boojari" w:date="2019-01-07T10:40: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ای </w:t>
        </w:r>
      </w:ins>
      <w:r w:rsidRPr="00757DA9">
        <w:rPr>
          <w:rFonts w:ascii="B Lotus" w:eastAsia="Calibri" w:hAnsi="B Lotus" w:cs="B Lotus"/>
          <w:sz w:val="24"/>
          <w:szCs w:val="24"/>
          <w:rtl/>
          <w:lang w:bidi="fa-IR"/>
        </w:rPr>
        <w:t>به محکم‏کار</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در کارها و استحکام در ساخت خانه داشته‏اند. استحکام</w:t>
      </w:r>
      <w:ins w:id="4256" w:author="Mehrnazi Boojari" w:date="2019-01-10T22:55:00Z">
        <w:r w:rsidR="007A5DC2">
          <w:rPr>
            <w:rFonts w:ascii="B Lotus" w:eastAsia="Calibri" w:hAnsi="B Lotus" w:cs="B Nazanin" w:hint="cs"/>
            <w:sz w:val="24"/>
            <w:szCs w:val="24"/>
            <w:rtl/>
            <w:lang w:bidi="fa-IR"/>
          </w:rPr>
          <w:t>‌</w:t>
        </w:r>
      </w:ins>
      <w:del w:id="4257" w:author="Mehrnazi Boojari" w:date="2019-01-10T22:55:00Z">
        <w:r w:rsidRPr="00757DA9" w:rsidDel="007A5DC2">
          <w:rPr>
            <w:rFonts w:ascii="B Lotus" w:eastAsia="Calibri" w:hAnsi="B Lotus" w:cs="B Lotus"/>
            <w:sz w:val="24"/>
            <w:szCs w:val="24"/>
            <w:rtl/>
            <w:lang w:bidi="fa-IR"/>
          </w:rPr>
          <w:delText>،</w:delText>
        </w:r>
      </w:del>
      <w:r w:rsidRPr="00757DA9">
        <w:rPr>
          <w:rFonts w:ascii="B Lotus" w:eastAsia="Calibri" w:hAnsi="B Lotus" w:cs="B Lotus"/>
          <w:sz w:val="24"/>
          <w:szCs w:val="24"/>
          <w:rtl/>
          <w:lang w:bidi="fa-IR"/>
        </w:rPr>
        <w:t xml:space="preserve"> </w:t>
      </w:r>
      <w:del w:id="4258" w:author="Mehrnazi Boojari" w:date="2019-01-07T11:02:00Z">
        <w:r w:rsidRPr="00757DA9" w:rsidDel="00DB081F">
          <w:rPr>
            <w:rFonts w:ascii="B Lotus" w:eastAsia="Calibri" w:hAnsi="B Lotus" w:cs="B Lotus"/>
            <w:sz w:val="24"/>
            <w:szCs w:val="24"/>
            <w:rtl/>
            <w:lang w:bidi="fa-IR"/>
          </w:rPr>
          <w:delText>باعث</w:delText>
        </w:r>
      </w:del>
      <w:ins w:id="4259" w:author="Mehrnazi Boojari" w:date="2019-01-07T11:02:00Z">
        <w:r w:rsidR="00DB081F">
          <w:rPr>
            <w:rFonts w:ascii="B Lotus" w:eastAsia="Calibri" w:hAnsi="B Lotus" w:cs="B Lotus"/>
            <w:sz w:val="24"/>
            <w:szCs w:val="24"/>
            <w:rtl/>
            <w:lang w:bidi="fa-IR"/>
          </w:rPr>
          <w:t>سبب</w:t>
        </w:r>
      </w:ins>
      <w:r w:rsidRPr="00757DA9">
        <w:rPr>
          <w:rFonts w:ascii="B Lotus" w:eastAsia="Calibri" w:hAnsi="B Lotus" w:cs="B Lotus"/>
          <w:sz w:val="24"/>
          <w:szCs w:val="24"/>
          <w:rtl/>
          <w:lang w:bidi="fa-IR"/>
        </w:rPr>
        <w:t xml:space="preserve"> استفاده ب</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ش</w:t>
      </w:r>
      <w:del w:id="4260" w:author="Mehrnazi Boojari" w:date="2019-01-10T22:55:00Z">
        <w:r w:rsidRPr="00757DA9" w:rsidDel="007A5DC2">
          <w:rPr>
            <w:rFonts w:ascii="B Lotus" w:eastAsia="Calibri" w:hAnsi="B Lotus" w:cs="B Lotus" w:hint="eastAsia"/>
            <w:sz w:val="24"/>
            <w:szCs w:val="24"/>
            <w:rtl/>
            <w:lang w:bidi="fa-IR"/>
          </w:rPr>
          <w:delText>‏</w:delText>
        </w:r>
      </w:del>
      <w:r w:rsidRPr="00757DA9">
        <w:rPr>
          <w:rFonts w:ascii="B Lotus" w:eastAsia="Calibri" w:hAnsi="B Lotus" w:cs="B Lotus" w:hint="eastAsia"/>
          <w:sz w:val="24"/>
          <w:szCs w:val="24"/>
          <w:rtl/>
          <w:lang w:bidi="fa-IR"/>
        </w:rPr>
        <w:t>تر</w:t>
      </w:r>
      <w:r w:rsidRPr="00757DA9">
        <w:rPr>
          <w:rFonts w:ascii="B Lotus" w:eastAsia="Calibri" w:hAnsi="B Lotus" w:cs="B Lotus"/>
          <w:sz w:val="24"/>
          <w:szCs w:val="24"/>
          <w:rtl/>
          <w:lang w:bidi="fa-IR"/>
        </w:rPr>
        <w:t xml:space="preserve"> آ</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ندگان</w:t>
      </w:r>
      <w:r w:rsidRPr="00757DA9">
        <w:rPr>
          <w:rFonts w:ascii="B Lotus" w:eastAsia="Calibri" w:hAnsi="B Lotus" w:cs="B Lotus"/>
          <w:sz w:val="24"/>
          <w:szCs w:val="24"/>
          <w:rtl/>
          <w:lang w:bidi="fa-IR"/>
        </w:rPr>
        <w:t xml:space="preserve"> است و طبق نقل برخ</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روا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ات،</w:t>
      </w:r>
      <w:r w:rsidRPr="00757DA9">
        <w:rPr>
          <w:rFonts w:ascii="B Lotus" w:eastAsia="Calibri" w:hAnsi="B Lotus" w:cs="B Lotus"/>
          <w:sz w:val="24"/>
          <w:szCs w:val="24"/>
          <w:rtl/>
          <w:lang w:bidi="fa-IR"/>
        </w:rPr>
        <w:t xml:space="preserve"> اجر معنو</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ساخت بنا تا زمان</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که از آن استفاده شود برا</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صاحب آن جار</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است؛ چنان که از رسول خدا </w:t>
      </w:r>
      <w:ins w:id="4261" w:author="Mehrnazi Boojari" w:date="2019-01-10T22:55:00Z">
        <w:r w:rsidR="007A5DC2">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صل</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الله عل</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ه</w:t>
      </w:r>
      <w:r w:rsidRPr="00757DA9">
        <w:rPr>
          <w:rFonts w:ascii="B Lotus" w:eastAsia="Calibri" w:hAnsi="B Lotus" w:cs="B Lotus"/>
          <w:sz w:val="24"/>
          <w:szCs w:val="24"/>
          <w:rtl/>
          <w:lang w:bidi="fa-IR"/>
        </w:rPr>
        <w:t xml:space="preserve"> و آ</w:t>
      </w:r>
      <w:r w:rsidRPr="00757DA9">
        <w:rPr>
          <w:rFonts w:ascii="B Lotus" w:eastAsia="Calibri" w:hAnsi="B Lotus" w:cs="B Lotus" w:hint="eastAsia"/>
          <w:sz w:val="24"/>
          <w:szCs w:val="24"/>
          <w:rtl/>
          <w:lang w:bidi="fa-IR"/>
        </w:rPr>
        <w:t>له</w:t>
      </w:r>
      <w:ins w:id="4262" w:author="Mehrnazi Boojari" w:date="2019-01-10T22:55:00Z">
        <w:r w:rsidR="007A5DC2">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 xml:space="preserve"> حکا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ت</w:t>
      </w:r>
      <w:r w:rsidRPr="00757DA9">
        <w:rPr>
          <w:rFonts w:ascii="B Lotus" w:eastAsia="Calibri" w:hAnsi="B Lotus" w:cs="B Lotus"/>
          <w:sz w:val="24"/>
          <w:szCs w:val="24"/>
          <w:rtl/>
          <w:lang w:bidi="fa-IR"/>
        </w:rPr>
        <w:t xml:space="preserve"> شده است که فرمود</w:t>
      </w:r>
      <w:ins w:id="4263" w:author="Mehrnazi Boojari" w:date="2019-01-10T22:55:00Z">
        <w:r w:rsidR="007A5DC2">
          <w:rPr>
            <w:rFonts w:ascii="B Lotus" w:eastAsia="Calibri" w:hAnsi="B Lotus" w:cs="B Lotus" w:hint="cs"/>
            <w:sz w:val="24"/>
            <w:szCs w:val="24"/>
            <w:rtl/>
            <w:lang w:bidi="fa-IR"/>
          </w:rPr>
          <w:t>ند</w:t>
        </w:r>
      </w:ins>
      <w:r w:rsidRPr="00757DA9">
        <w:rPr>
          <w:rFonts w:ascii="B Lotus" w:eastAsia="Calibri" w:hAnsi="B Lotus" w:cs="B Lotus"/>
          <w:sz w:val="24"/>
          <w:szCs w:val="24"/>
          <w:rtl/>
          <w:lang w:bidi="fa-IR"/>
        </w:rPr>
        <w:t>: «مَنْ بَنَ</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بُنْ</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اناً</w:t>
      </w:r>
      <w:r w:rsidRPr="00757DA9">
        <w:rPr>
          <w:rFonts w:ascii="B Lotus" w:eastAsia="Calibri" w:hAnsi="B Lotus" w:cs="B Lotus"/>
          <w:sz w:val="24"/>
          <w:szCs w:val="24"/>
          <w:rtl/>
          <w:lang w:bidi="fa-IR"/>
        </w:rPr>
        <w:t xml:space="preserve"> فِ</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غَ</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رِ</w:t>
      </w:r>
      <w:r w:rsidRPr="00757DA9">
        <w:rPr>
          <w:rFonts w:ascii="B Lotus" w:eastAsia="Calibri" w:hAnsi="B Lotus" w:cs="B Lotus"/>
          <w:sz w:val="24"/>
          <w:szCs w:val="24"/>
          <w:rtl/>
          <w:lang w:bidi="fa-IR"/>
        </w:rPr>
        <w:t xml:space="preserve"> ظُلْمٍ وَ لَا اعْتِدَاءٍ... کَانَ لَهُ اَجْراً جَارِ</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اً</w:t>
      </w:r>
      <w:r w:rsidRPr="00757DA9">
        <w:rPr>
          <w:rFonts w:ascii="B Lotus" w:eastAsia="Calibri" w:hAnsi="B Lotus" w:cs="B Lotus"/>
          <w:sz w:val="24"/>
          <w:szCs w:val="24"/>
          <w:rtl/>
          <w:lang w:bidi="fa-IR"/>
        </w:rPr>
        <w:t xml:space="preserve"> مَا انْتَفَعَ بِهِ اَحَدٌ مِنْ خَلْقِ اللهِ؛</w:t>
      </w:r>
      <w:r w:rsidRPr="00757DA9">
        <w:rPr>
          <w:rFonts w:ascii="B Lotus" w:eastAsia="Calibri" w:hAnsi="B Lotus" w:cs="B Lotus"/>
          <w:sz w:val="24"/>
          <w:szCs w:val="24"/>
          <w:vertAlign w:val="superscript"/>
          <w:rtl/>
          <w:lang w:bidi="fa-IR"/>
        </w:rPr>
        <w:footnoteReference w:id="37"/>
      </w:r>
      <w:del w:id="4266" w:author="Mehrnazi Boojari" w:date="2019-01-07T09:58:00Z">
        <w:r w:rsidRPr="00757DA9" w:rsidDel="00A31D6F">
          <w:rPr>
            <w:rFonts w:ascii="B Lotus" w:eastAsia="Calibri" w:hAnsi="B Lotus" w:cs="B Lotus"/>
            <w:sz w:val="24"/>
            <w:szCs w:val="24"/>
            <w:rtl/>
            <w:lang w:bidi="fa-IR"/>
          </w:rPr>
          <w:delText xml:space="preserve">  </w:delText>
        </w:r>
      </w:del>
      <w:ins w:id="4267" w:author="Mehrnazi Boojari" w:date="2019-01-07T09:58:00Z">
        <w:r w:rsidR="00A31D6F">
          <w:rPr>
            <w:rFonts w:ascii="B Lotus" w:eastAsia="Calibri" w:hAnsi="B Lotus" w:cs="B Lotus"/>
            <w:sz w:val="24"/>
            <w:szCs w:val="24"/>
            <w:rtl/>
            <w:lang w:bidi="fa-IR"/>
          </w:rPr>
          <w:t xml:space="preserve"> </w:t>
        </w:r>
      </w:ins>
      <w:r w:rsidRPr="00757DA9">
        <w:rPr>
          <w:rFonts w:ascii="B Lotus" w:eastAsia="Calibri" w:hAnsi="B Lotus" w:cs="B Lotus"/>
          <w:sz w:val="24"/>
          <w:szCs w:val="24"/>
          <w:rtl/>
          <w:lang w:bidi="fa-IR"/>
        </w:rPr>
        <w:t>کس</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که ساختمان</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را بدون ظلم و تجاوز بنا بنهد</w:t>
      </w:r>
      <w:del w:id="4268" w:author="Mehrnazi Boojari" w:date="2019-01-10T22:56:00Z">
        <w:r w:rsidRPr="00757DA9" w:rsidDel="007A5DC2">
          <w:rPr>
            <w:rFonts w:ascii="B Lotus" w:eastAsia="Calibri" w:hAnsi="B Lotus" w:cs="B Lotus"/>
            <w:sz w:val="24"/>
            <w:szCs w:val="24"/>
            <w:rtl/>
            <w:lang w:bidi="fa-IR"/>
          </w:rPr>
          <w:delText>،</w:delText>
        </w:r>
      </w:del>
      <w:r w:rsidRPr="00757DA9">
        <w:rPr>
          <w:rFonts w:ascii="B Lotus" w:eastAsia="Calibri" w:hAnsi="B Lotus" w:cs="B Lotus"/>
          <w:sz w:val="24"/>
          <w:szCs w:val="24"/>
          <w:rtl/>
          <w:lang w:bidi="fa-IR"/>
        </w:rPr>
        <w:t xml:space="preserve"> تا زمان</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که </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ک</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از بندگان خدا از آن استفاده</w:t>
      </w:r>
      <w:del w:id="4269" w:author="Mehrnazi Boojari" w:date="2019-01-07T09:49:00Z">
        <w:r w:rsidRPr="00757DA9" w:rsidDel="006F7CCF">
          <w:rPr>
            <w:rFonts w:ascii="B Lotus" w:eastAsia="Calibri" w:hAnsi="B Lotus" w:cs="B Lotus"/>
            <w:sz w:val="24"/>
            <w:szCs w:val="24"/>
            <w:rtl/>
            <w:lang w:bidi="fa-IR"/>
          </w:rPr>
          <w:delText xml:space="preserve"> </w:delText>
        </w:r>
        <w:r w:rsidRPr="00757DA9" w:rsidDel="006F7CCF">
          <w:rPr>
            <w:rFonts w:ascii="B Lotus" w:eastAsia="Calibri" w:hAnsi="B Lotus" w:cs="B Lotus" w:hint="eastAsia"/>
            <w:sz w:val="24"/>
            <w:szCs w:val="24"/>
            <w:rtl/>
            <w:lang w:bidi="fa-IR"/>
          </w:rPr>
          <w:delText>م</w:delText>
        </w:r>
        <w:r w:rsidRPr="00757DA9" w:rsidDel="006F7CCF">
          <w:rPr>
            <w:rFonts w:ascii="B Lotus" w:eastAsia="Calibri" w:hAnsi="B Lotus" w:cs="B Lotus" w:hint="cs"/>
            <w:sz w:val="24"/>
            <w:szCs w:val="24"/>
            <w:rtl/>
            <w:lang w:bidi="fa-IR"/>
          </w:rPr>
          <w:delText>ی</w:delText>
        </w:r>
        <w:r w:rsidRPr="00757DA9" w:rsidDel="006F7CCF">
          <w:rPr>
            <w:rFonts w:ascii="B Lotus" w:eastAsia="Calibri" w:hAnsi="B Lotus" w:cs="B Lotus"/>
            <w:sz w:val="24"/>
            <w:szCs w:val="24"/>
            <w:rtl/>
            <w:lang w:bidi="fa-IR"/>
          </w:rPr>
          <w:delText xml:space="preserve"> </w:delText>
        </w:r>
      </w:del>
      <w:ins w:id="4270"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ک</w:t>
      </w:r>
      <w:del w:id="4271" w:author="Mehrnazi Boojari" w:date="2019-01-10T22:56:00Z">
        <w:r w:rsidRPr="00757DA9" w:rsidDel="007A5DC2">
          <w:rPr>
            <w:rFonts w:ascii="B Lotus" w:eastAsia="Calibri" w:hAnsi="B Lotus" w:cs="B Lotus"/>
            <w:sz w:val="24"/>
            <w:szCs w:val="24"/>
            <w:rtl/>
            <w:lang w:bidi="fa-IR"/>
          </w:rPr>
          <w:delText>ن</w:delText>
        </w:r>
      </w:del>
      <w:r w:rsidRPr="00757DA9">
        <w:rPr>
          <w:rFonts w:ascii="B Lotus" w:eastAsia="Calibri" w:hAnsi="B Lotus" w:cs="B Lotus"/>
          <w:sz w:val="24"/>
          <w:szCs w:val="24"/>
          <w:rtl/>
          <w:lang w:bidi="fa-IR"/>
        </w:rPr>
        <w:t>ند</w:t>
      </w:r>
      <w:del w:id="4272" w:author="Mehrnazi Boojari" w:date="2019-01-10T22:56:00Z">
        <w:r w:rsidRPr="00757DA9" w:rsidDel="007A5DC2">
          <w:rPr>
            <w:rFonts w:ascii="B Lotus" w:eastAsia="Calibri" w:hAnsi="B Lotus" w:cs="B Lotus"/>
            <w:sz w:val="24"/>
            <w:szCs w:val="24"/>
            <w:rtl/>
            <w:lang w:bidi="fa-IR"/>
          </w:rPr>
          <w:delText>،</w:delText>
        </w:r>
      </w:del>
      <w:r w:rsidRPr="00757DA9">
        <w:rPr>
          <w:rFonts w:ascii="B Lotus" w:eastAsia="Calibri" w:hAnsi="B Lotus" w:cs="B Lotus"/>
          <w:sz w:val="24"/>
          <w:szCs w:val="24"/>
          <w:rtl/>
          <w:lang w:bidi="fa-IR"/>
        </w:rPr>
        <w:t xml:space="preserve"> برا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ش</w:t>
      </w:r>
      <w:r w:rsidRPr="00757DA9">
        <w:rPr>
          <w:rFonts w:ascii="B Lotus" w:eastAsia="Calibri" w:hAnsi="B Lotus" w:cs="B Lotus"/>
          <w:sz w:val="24"/>
          <w:szCs w:val="24"/>
          <w:rtl/>
          <w:lang w:bidi="fa-IR"/>
        </w:rPr>
        <w:t xml:space="preserve"> پاداش نوشته</w:t>
      </w:r>
      <w:del w:id="4273" w:author="Mehrnazi Boojari" w:date="2019-01-07T09:49:00Z">
        <w:r w:rsidRPr="00757DA9" w:rsidDel="006F7CCF">
          <w:rPr>
            <w:rFonts w:ascii="B Lotus" w:eastAsia="Calibri" w:hAnsi="B Lotus" w:cs="B Lotus"/>
            <w:sz w:val="24"/>
            <w:szCs w:val="24"/>
            <w:rtl/>
            <w:lang w:bidi="fa-IR"/>
          </w:rPr>
          <w:delText xml:space="preserve"> م</w:delText>
        </w:r>
        <w:r w:rsidRPr="00757DA9" w:rsidDel="006F7CCF">
          <w:rPr>
            <w:rFonts w:ascii="B Lotus" w:eastAsia="Calibri" w:hAnsi="B Lotus" w:cs="B Lotus" w:hint="cs"/>
            <w:sz w:val="24"/>
            <w:szCs w:val="24"/>
            <w:rtl/>
            <w:lang w:bidi="fa-IR"/>
          </w:rPr>
          <w:delText>ی</w:delText>
        </w:r>
        <w:r w:rsidRPr="00757DA9" w:rsidDel="006F7CCF">
          <w:rPr>
            <w:rFonts w:ascii="B Lotus" w:eastAsia="Calibri" w:hAnsi="B Lotus" w:cs="B Lotus"/>
            <w:sz w:val="24"/>
            <w:szCs w:val="24"/>
            <w:rtl/>
            <w:lang w:bidi="fa-IR"/>
          </w:rPr>
          <w:delText xml:space="preserve"> </w:delText>
        </w:r>
      </w:del>
      <w:ins w:id="4274"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شود</w:t>
      </w:r>
      <w:r w:rsidRPr="00757DA9">
        <w:rPr>
          <w:rFonts w:ascii="B Lotus" w:eastAsia="Calibri" w:hAnsi="B Lotus" w:cs="B Lotus" w:hint="cs"/>
          <w:sz w:val="24"/>
          <w:szCs w:val="24"/>
          <w:rtl/>
          <w:lang w:bidi="fa-IR"/>
        </w:rPr>
        <w:t xml:space="preserve">. </w:t>
      </w:r>
      <w:r w:rsidRPr="00757DA9">
        <w:rPr>
          <w:rFonts w:ascii="B Lotus" w:eastAsia="Calibri" w:hAnsi="B Lotus" w:cs="B Lotus" w:hint="eastAsia"/>
          <w:sz w:val="24"/>
          <w:szCs w:val="24"/>
          <w:rtl/>
          <w:lang w:bidi="fa-IR"/>
        </w:rPr>
        <w:t>قرآن</w:t>
      </w:r>
      <w:r w:rsidRPr="00757DA9">
        <w:rPr>
          <w:rFonts w:ascii="B Lotus" w:eastAsia="Calibri" w:hAnsi="B Lotus" w:cs="B Lotus"/>
          <w:sz w:val="24"/>
          <w:szCs w:val="24"/>
          <w:rtl/>
          <w:lang w:bidi="fa-IR"/>
        </w:rPr>
        <w:t xml:space="preserve"> کر</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م</w:t>
      </w:r>
      <w:r w:rsidRPr="00757DA9">
        <w:rPr>
          <w:rFonts w:ascii="B Lotus" w:eastAsia="Calibri" w:hAnsi="B Lotus" w:cs="B Lotus"/>
          <w:sz w:val="24"/>
          <w:szCs w:val="24"/>
          <w:rtl/>
          <w:lang w:bidi="fa-IR"/>
        </w:rPr>
        <w:t xml:space="preserve"> ن</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ز</w:t>
      </w:r>
      <w:r w:rsidRPr="00757DA9">
        <w:rPr>
          <w:rFonts w:ascii="B Lotus" w:eastAsia="Calibri" w:hAnsi="B Lotus" w:cs="B Lotus"/>
          <w:sz w:val="24"/>
          <w:szCs w:val="24"/>
          <w:rtl/>
          <w:lang w:bidi="fa-IR"/>
        </w:rPr>
        <w:t xml:space="preserve"> هنگام ب</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ان</w:t>
      </w:r>
      <w:r w:rsidRPr="00757DA9">
        <w:rPr>
          <w:rFonts w:ascii="B Lotus" w:eastAsia="Calibri" w:hAnsi="B Lotus" w:cs="B Lotus"/>
          <w:sz w:val="24"/>
          <w:szCs w:val="24"/>
          <w:rtl/>
          <w:lang w:bidi="fa-IR"/>
        </w:rPr>
        <w:t xml:space="preserve"> داستان ساخت سد ذوالقرن</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del w:id="4275" w:author="Mehrnazi Boojari" w:date="2019-01-10T22:56:00Z">
        <w:r w:rsidRPr="00757DA9" w:rsidDel="007A5DC2">
          <w:rPr>
            <w:rFonts w:ascii="B Lotus" w:eastAsia="Calibri" w:hAnsi="B Lotus" w:cs="B Lotus" w:hint="eastAsia"/>
            <w:sz w:val="24"/>
            <w:szCs w:val="24"/>
            <w:rtl/>
            <w:lang w:bidi="fa-IR"/>
          </w:rPr>
          <w:delText>؛</w:delText>
        </w:r>
      </w:del>
      <w:r w:rsidRPr="00757DA9">
        <w:rPr>
          <w:rFonts w:ascii="B Lotus" w:eastAsia="Calibri" w:hAnsi="B Lotus" w:cs="B Lotus"/>
          <w:sz w:val="24"/>
          <w:szCs w:val="24"/>
          <w:rtl/>
          <w:lang w:bidi="fa-IR"/>
        </w:rPr>
        <w:t xml:space="preserve"> به 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r w:rsidRPr="00757DA9">
        <w:rPr>
          <w:rFonts w:ascii="B Lotus" w:eastAsia="Calibri" w:hAnsi="B Lotus" w:cs="B Lotus"/>
          <w:sz w:val="24"/>
          <w:szCs w:val="24"/>
          <w:rtl/>
          <w:lang w:bidi="fa-IR"/>
        </w:rPr>
        <w:t xml:space="preserve"> مطلب اشاره</w:t>
      </w:r>
      <w:del w:id="4276" w:author="Mehrnazi Boojari" w:date="2019-01-07T09:49:00Z">
        <w:r w:rsidRPr="00757DA9" w:rsidDel="006F7CCF">
          <w:rPr>
            <w:rFonts w:ascii="B Lotus" w:eastAsia="Calibri" w:hAnsi="B Lotus" w:cs="B Lotus"/>
            <w:sz w:val="24"/>
            <w:szCs w:val="24"/>
            <w:rtl/>
            <w:lang w:bidi="fa-IR"/>
          </w:rPr>
          <w:delText xml:space="preserve"> م</w:delText>
        </w:r>
        <w:r w:rsidRPr="00757DA9" w:rsidDel="006F7CCF">
          <w:rPr>
            <w:rFonts w:ascii="B Lotus" w:eastAsia="Calibri" w:hAnsi="B Lotus" w:cs="B Lotus" w:hint="cs"/>
            <w:sz w:val="24"/>
            <w:szCs w:val="24"/>
            <w:rtl/>
            <w:lang w:bidi="fa-IR"/>
          </w:rPr>
          <w:delText>ی</w:delText>
        </w:r>
        <w:r w:rsidRPr="00757DA9" w:rsidDel="006F7CCF">
          <w:rPr>
            <w:rFonts w:ascii="B Lotus" w:eastAsia="Calibri" w:hAnsi="B Lotus" w:cs="B Lotus"/>
            <w:sz w:val="24"/>
            <w:szCs w:val="24"/>
            <w:rtl/>
            <w:lang w:bidi="fa-IR"/>
          </w:rPr>
          <w:delText xml:space="preserve"> </w:delText>
        </w:r>
      </w:del>
      <w:ins w:id="4277" w:author="Mehrnazi Boojari" w:date="2019-01-07T09:49:00Z">
        <w:r w:rsidR="006F7CCF">
          <w:rPr>
            <w:rFonts w:ascii="B Lotus" w:eastAsia="Calibri" w:hAnsi="B Lotus" w:cs="B Lotus"/>
            <w:sz w:val="24"/>
            <w:szCs w:val="24"/>
            <w:rtl/>
            <w:lang w:bidi="fa-IR"/>
          </w:rPr>
          <w:t xml:space="preserve"> </w:t>
        </w:r>
      </w:ins>
      <w:del w:id="4278" w:author="Mehrnazi Boojari" w:date="2019-01-07T10:52:00Z">
        <w:r w:rsidRPr="00757DA9" w:rsidDel="006A1F1D">
          <w:rPr>
            <w:rFonts w:ascii="B Lotus" w:eastAsia="Calibri" w:hAnsi="B Lotus" w:cs="B Lotus"/>
            <w:sz w:val="24"/>
            <w:szCs w:val="24"/>
            <w:rtl/>
            <w:lang w:bidi="fa-IR"/>
          </w:rPr>
          <w:delText>کند</w:delText>
        </w:r>
      </w:del>
      <w:ins w:id="4279" w:author="Mehrnazi Boojari" w:date="2019-01-07T10:52:00Z">
        <w:r w:rsidR="006A1F1D">
          <w:rPr>
            <w:rFonts w:ascii="B Lotus" w:eastAsia="Calibri" w:hAnsi="B Lotus" w:cs="B Lotus"/>
            <w:sz w:val="24"/>
            <w:szCs w:val="24"/>
            <w:rtl/>
            <w:lang w:bidi="fa-IR"/>
          </w:rPr>
          <w:t>می</w:t>
        </w:r>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کند</w:t>
        </w:r>
      </w:ins>
      <w:r w:rsidRPr="00757DA9">
        <w:rPr>
          <w:rFonts w:ascii="B Lotus" w:eastAsia="Calibri" w:hAnsi="B Lotus" w:cs="B Lotus"/>
          <w:sz w:val="24"/>
          <w:szCs w:val="24"/>
          <w:rtl/>
          <w:lang w:bidi="fa-IR"/>
        </w:rPr>
        <w:t xml:space="preserve"> که ذوالقرن</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r w:rsidRPr="00757DA9">
        <w:rPr>
          <w:rFonts w:ascii="B Lotus" w:eastAsia="Calibri" w:hAnsi="B Lotus" w:cs="B Lotus"/>
          <w:sz w:val="24"/>
          <w:szCs w:val="24"/>
          <w:rtl/>
          <w:lang w:bidi="fa-IR"/>
        </w:rPr>
        <w:t xml:space="preserve"> درباره استحکام 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r w:rsidRPr="00757DA9">
        <w:rPr>
          <w:rFonts w:ascii="B Lotus" w:eastAsia="Calibri" w:hAnsi="B Lotus" w:cs="B Lotus"/>
          <w:sz w:val="24"/>
          <w:szCs w:val="24"/>
          <w:rtl/>
          <w:lang w:bidi="fa-IR"/>
        </w:rPr>
        <w:t xml:space="preserve"> سد گفت: «فَاِذَا جَاءَ وَعْدُ رَبِّ</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جَعَلَهُ دَکَّاءَ</w:t>
      </w:r>
      <w:r w:rsidR="00757DA9">
        <w:rPr>
          <w:rStyle w:val="FootnoteReference"/>
          <w:rFonts w:ascii="B Lotus" w:eastAsia="Calibri" w:hAnsi="B Lotus" w:cs="B Lotus"/>
          <w:sz w:val="24"/>
          <w:szCs w:val="24"/>
          <w:rtl/>
          <w:lang w:bidi="fa-IR"/>
        </w:rPr>
        <w:footnoteReference w:id="38"/>
      </w:r>
      <w:r w:rsidRPr="00757DA9">
        <w:rPr>
          <w:rFonts w:ascii="B Lotus" w:eastAsia="Calibri" w:hAnsi="B Lotus" w:cs="B Lotus"/>
          <w:sz w:val="24"/>
          <w:szCs w:val="24"/>
          <w:rtl/>
          <w:lang w:bidi="fa-IR"/>
        </w:rPr>
        <w:t>»</w:t>
      </w:r>
      <w:r w:rsidR="007F7622" w:rsidRPr="007A5DC2">
        <w:rPr>
          <w:rFonts w:ascii="B Lotus" w:eastAsia="Calibri" w:hAnsi="B Lotus" w:cs="B Lotus" w:hint="cs"/>
          <w:sz w:val="24"/>
          <w:szCs w:val="24"/>
          <w:rtl/>
          <w:lang w:bidi="fa-IR"/>
          <w:rPrChange w:id="4284" w:author="Mehrnazi Boojari" w:date="2019-01-10T22:56:00Z">
            <w:rPr>
              <w:rFonts w:ascii="B Lotus" w:eastAsia="Calibri" w:hAnsi="B Lotus" w:cs="B Lotus" w:hint="cs"/>
              <w:sz w:val="24"/>
              <w:szCs w:val="24"/>
              <w:vertAlign w:val="superscript"/>
              <w:rtl/>
              <w:lang w:bidi="fa-IR"/>
            </w:rPr>
          </w:rPrChange>
        </w:rPr>
        <w:t>،</w:t>
      </w:r>
      <w:r w:rsidRPr="00757DA9">
        <w:rPr>
          <w:rFonts w:ascii="B Lotus" w:eastAsia="Calibri" w:hAnsi="B Lotus" w:cs="B Lotus"/>
          <w:sz w:val="24"/>
          <w:szCs w:val="24"/>
          <w:rtl/>
          <w:lang w:bidi="fa-IR"/>
        </w:rPr>
        <w:t xml:space="preserve"> «هنگام</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که وعده پروردگارم ـ ق</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امت</w:t>
      </w:r>
      <w:r w:rsidRPr="00757DA9">
        <w:rPr>
          <w:rFonts w:ascii="B Lotus" w:eastAsia="Calibri" w:hAnsi="B Lotus" w:cs="B Lotus"/>
          <w:sz w:val="24"/>
          <w:szCs w:val="24"/>
          <w:rtl/>
          <w:lang w:bidi="fa-IR"/>
        </w:rPr>
        <w:t xml:space="preserve"> ـ فرا</w:t>
      </w:r>
      <w:del w:id="4285" w:author="Mehrnazi Boojari" w:date="2019-01-10T22:56:00Z">
        <w:r w:rsidRPr="00757DA9" w:rsidDel="007A5DC2">
          <w:rPr>
            <w:rFonts w:ascii="B Lotus" w:eastAsia="Calibri" w:hAnsi="B Lotus" w:cs="B Lotus"/>
            <w:sz w:val="24"/>
            <w:szCs w:val="24"/>
            <w:rtl/>
            <w:lang w:bidi="fa-IR"/>
          </w:rPr>
          <w:delText xml:space="preserve"> </w:delText>
        </w:r>
      </w:del>
      <w:r w:rsidRPr="00757DA9">
        <w:rPr>
          <w:rFonts w:ascii="B Lotus" w:eastAsia="Calibri" w:hAnsi="B Lotus" w:cs="B Lotus"/>
          <w:sz w:val="24"/>
          <w:szCs w:val="24"/>
          <w:rtl/>
          <w:lang w:bidi="fa-IR"/>
        </w:rPr>
        <w:t>رس</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د،</w:t>
      </w:r>
      <w:r w:rsidRPr="00757DA9">
        <w:rPr>
          <w:rFonts w:ascii="B Lotus" w:eastAsia="Calibri" w:hAnsi="B Lotus" w:cs="B Lotus"/>
          <w:sz w:val="24"/>
          <w:szCs w:val="24"/>
          <w:rtl/>
          <w:lang w:bidi="fa-IR"/>
        </w:rPr>
        <w:t xml:space="preserve"> آن را در</w:t>
      </w:r>
      <w:ins w:id="4286" w:author="Mehrnazi Boojari" w:date="2019-01-10T22:56:00Z">
        <w:r w:rsidR="007A5DC2">
          <w:rPr>
            <w:rFonts w:ascii="B Lotus" w:eastAsia="Calibri" w:hAnsi="B Lotus" w:cs="B Nazanin" w:hint="cs"/>
            <w:sz w:val="24"/>
            <w:szCs w:val="24"/>
            <w:rtl/>
            <w:lang w:bidi="fa-IR"/>
          </w:rPr>
          <w:t>‌</w:t>
        </w:r>
      </w:ins>
      <w:del w:id="4287" w:author="Mehrnazi Boojari" w:date="2019-01-10T22:56:00Z">
        <w:r w:rsidRPr="00757DA9" w:rsidDel="007A5DC2">
          <w:rPr>
            <w:rFonts w:ascii="B Lotus" w:eastAsia="Calibri" w:hAnsi="B Lotus" w:cs="B Lotus"/>
            <w:sz w:val="24"/>
            <w:szCs w:val="24"/>
            <w:rtl/>
            <w:lang w:bidi="fa-IR"/>
          </w:rPr>
          <w:delText xml:space="preserve"> </w:delText>
        </w:r>
      </w:del>
      <w:r w:rsidRPr="00757DA9">
        <w:rPr>
          <w:rFonts w:ascii="B Lotus" w:eastAsia="Calibri" w:hAnsi="B Lotus" w:cs="B Lotus"/>
          <w:sz w:val="24"/>
          <w:szCs w:val="24"/>
          <w:rtl/>
          <w:lang w:bidi="fa-IR"/>
        </w:rPr>
        <w:t>هم</w:t>
      </w:r>
      <w:del w:id="4288" w:author="Mehrnazi Boojari" w:date="2019-01-07T09:49:00Z">
        <w:r w:rsidRPr="00757DA9" w:rsidDel="006F7CCF">
          <w:rPr>
            <w:rFonts w:ascii="B Lotus" w:eastAsia="Calibri" w:hAnsi="B Lotus" w:cs="B Lotus"/>
            <w:sz w:val="24"/>
            <w:szCs w:val="24"/>
            <w:rtl/>
            <w:lang w:bidi="fa-IR"/>
          </w:rPr>
          <w:delText xml:space="preserve"> م</w:delText>
        </w:r>
        <w:r w:rsidRPr="00757DA9" w:rsidDel="006F7CCF">
          <w:rPr>
            <w:rFonts w:ascii="B Lotus" w:eastAsia="Calibri" w:hAnsi="B Lotus" w:cs="B Lotus" w:hint="cs"/>
            <w:sz w:val="24"/>
            <w:szCs w:val="24"/>
            <w:rtl/>
            <w:lang w:bidi="fa-IR"/>
          </w:rPr>
          <w:delText>ی</w:delText>
        </w:r>
        <w:r w:rsidRPr="00757DA9" w:rsidDel="006F7CCF">
          <w:rPr>
            <w:rFonts w:ascii="B Lotus" w:eastAsia="Calibri" w:hAnsi="B Lotus" w:cs="B Lotus"/>
            <w:sz w:val="24"/>
            <w:szCs w:val="24"/>
            <w:rtl/>
            <w:lang w:bidi="fa-IR"/>
          </w:rPr>
          <w:delText xml:space="preserve"> </w:delText>
        </w:r>
      </w:del>
      <w:ins w:id="4289"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 xml:space="preserve">کوبد.» </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عن</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استحکام 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r w:rsidRPr="00757DA9">
        <w:rPr>
          <w:rFonts w:ascii="B Lotus" w:eastAsia="Calibri" w:hAnsi="B Lotus" w:cs="B Lotus"/>
          <w:sz w:val="24"/>
          <w:szCs w:val="24"/>
          <w:rtl/>
          <w:lang w:bidi="fa-IR"/>
        </w:rPr>
        <w:t xml:space="preserve"> سد به گونه</w:t>
      </w:r>
      <w:del w:id="4290" w:author="Mehrnazi Boojari" w:date="2019-01-07T10:40:00Z">
        <w:r w:rsidRPr="00757DA9" w:rsidDel="006A1F1D">
          <w:rPr>
            <w:rFonts w:ascii="B Lotus" w:eastAsia="Calibri" w:hAnsi="B Lotus" w:cs="B Lotus"/>
            <w:sz w:val="24"/>
            <w:szCs w:val="24"/>
            <w:rtl/>
            <w:lang w:bidi="fa-IR"/>
          </w:rPr>
          <w:delText xml:space="preserve"> ا</w:delText>
        </w:r>
        <w:r w:rsidRPr="00757DA9" w:rsidDel="006A1F1D">
          <w:rPr>
            <w:rFonts w:ascii="B Lotus" w:eastAsia="Calibri" w:hAnsi="B Lotus" w:cs="B Lotus" w:hint="cs"/>
            <w:sz w:val="24"/>
            <w:szCs w:val="24"/>
            <w:rtl/>
            <w:lang w:bidi="fa-IR"/>
          </w:rPr>
          <w:delText>ی</w:delText>
        </w:r>
        <w:r w:rsidRPr="00757DA9" w:rsidDel="006A1F1D">
          <w:rPr>
            <w:rFonts w:ascii="B Lotus" w:eastAsia="Calibri" w:hAnsi="B Lotus" w:cs="B Lotus"/>
            <w:sz w:val="24"/>
            <w:szCs w:val="24"/>
            <w:rtl/>
            <w:lang w:bidi="fa-IR"/>
          </w:rPr>
          <w:delText xml:space="preserve"> </w:delText>
        </w:r>
      </w:del>
      <w:ins w:id="4291" w:author="Mehrnazi Boojari" w:date="2019-01-07T10:40: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ای </w:t>
        </w:r>
      </w:ins>
      <w:r w:rsidRPr="00757DA9">
        <w:rPr>
          <w:rFonts w:ascii="B Lotus" w:eastAsia="Calibri" w:hAnsi="B Lotus" w:cs="B Lotus"/>
          <w:sz w:val="24"/>
          <w:szCs w:val="24"/>
          <w:rtl/>
          <w:lang w:bidi="fa-IR"/>
        </w:rPr>
        <w:t>است که ه</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چ</w:t>
      </w:r>
      <w:ins w:id="4292" w:author="Mehrnazi Boojari" w:date="2019-01-10T22:56:00Z">
        <w:r w:rsidR="007A5DC2">
          <w:rPr>
            <w:rFonts w:ascii="B Lotus" w:eastAsia="Calibri" w:hAnsi="B Lotus" w:cs="B Nazanin" w:hint="cs"/>
            <w:sz w:val="24"/>
            <w:szCs w:val="24"/>
            <w:rtl/>
            <w:lang w:bidi="fa-IR"/>
          </w:rPr>
          <w:t>‌</w:t>
        </w:r>
      </w:ins>
      <w:del w:id="4293" w:author="Mehrnazi Boojari" w:date="2019-01-10T22:56:00Z">
        <w:r w:rsidRPr="00757DA9" w:rsidDel="007A5DC2">
          <w:rPr>
            <w:rFonts w:ascii="B Lotus" w:eastAsia="Calibri" w:hAnsi="B Lotus" w:cs="B Lotus"/>
            <w:sz w:val="24"/>
            <w:szCs w:val="24"/>
            <w:rtl/>
            <w:lang w:bidi="fa-IR"/>
          </w:rPr>
          <w:delText xml:space="preserve"> </w:delText>
        </w:r>
      </w:del>
      <w:r w:rsidRPr="00757DA9">
        <w:rPr>
          <w:rFonts w:ascii="B Lotus" w:eastAsia="Calibri" w:hAnsi="B Lotus" w:cs="B Lotus"/>
          <w:sz w:val="24"/>
          <w:szCs w:val="24"/>
          <w:rtl/>
          <w:lang w:bidi="fa-IR"/>
        </w:rPr>
        <w:t>چ</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ز</w:t>
      </w:r>
      <w:ins w:id="4294" w:author="Mehrnazi Boojari" w:date="2019-01-10T22:57:00Z">
        <w:r w:rsidR="007A5DC2">
          <w:rPr>
            <w:rFonts w:ascii="B Lotus" w:eastAsia="Calibri" w:hAnsi="B Lotus" w:cs="B Nazanin" w:hint="cs"/>
            <w:sz w:val="24"/>
            <w:szCs w:val="24"/>
            <w:rtl/>
            <w:lang w:bidi="fa-IR"/>
          </w:rPr>
          <w:t>‌</w:t>
        </w:r>
      </w:ins>
      <w:del w:id="4295" w:author="Mehrnazi Boojari" w:date="2019-01-10T22:57:00Z">
        <w:r w:rsidRPr="00757DA9" w:rsidDel="007A5DC2">
          <w:rPr>
            <w:rFonts w:ascii="B Lotus" w:eastAsia="Calibri" w:hAnsi="B Lotus" w:cs="B Lotus" w:hint="eastAsia"/>
            <w:sz w:val="24"/>
            <w:szCs w:val="24"/>
            <w:rtl/>
            <w:lang w:bidi="fa-IR"/>
          </w:rPr>
          <w:delText>،</w:delText>
        </w:r>
      </w:del>
      <w:r w:rsidRPr="00757DA9">
        <w:rPr>
          <w:rFonts w:ascii="B Lotus" w:eastAsia="Calibri" w:hAnsi="B Lotus" w:cs="B Lotus"/>
          <w:sz w:val="24"/>
          <w:szCs w:val="24"/>
          <w:rtl/>
          <w:lang w:bidi="fa-IR"/>
        </w:rPr>
        <w:t xml:space="preserve"> غ</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ر</w:t>
      </w:r>
      <w:r w:rsidRPr="00757DA9">
        <w:rPr>
          <w:rFonts w:ascii="B Lotus" w:eastAsia="Calibri" w:hAnsi="B Lotus" w:cs="B Lotus"/>
          <w:sz w:val="24"/>
          <w:szCs w:val="24"/>
          <w:rtl/>
          <w:lang w:bidi="fa-IR"/>
        </w:rPr>
        <w:t xml:space="preserve"> از زلزله ق</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امت</w:t>
      </w:r>
      <w:del w:id="4296" w:author="Mehrnazi Boojari" w:date="2019-01-07T09:49:00Z">
        <w:r w:rsidRPr="00757DA9" w:rsidDel="006F7CCF">
          <w:rPr>
            <w:rFonts w:ascii="B Lotus" w:eastAsia="Calibri" w:hAnsi="B Lotus" w:cs="B Lotus"/>
            <w:sz w:val="24"/>
            <w:szCs w:val="24"/>
            <w:rtl/>
            <w:lang w:bidi="fa-IR"/>
          </w:rPr>
          <w:delText xml:space="preserve"> نم</w:delText>
        </w:r>
        <w:r w:rsidRPr="00757DA9" w:rsidDel="006F7CCF">
          <w:rPr>
            <w:rFonts w:ascii="B Lotus" w:eastAsia="Calibri" w:hAnsi="B Lotus" w:cs="B Lotus" w:hint="cs"/>
            <w:sz w:val="24"/>
            <w:szCs w:val="24"/>
            <w:rtl/>
            <w:lang w:bidi="fa-IR"/>
          </w:rPr>
          <w:delText>ی</w:delText>
        </w:r>
        <w:r w:rsidRPr="00757DA9" w:rsidDel="006F7CCF">
          <w:rPr>
            <w:rFonts w:ascii="B Lotus" w:eastAsia="Calibri" w:hAnsi="B Lotus" w:cs="B Lotus"/>
            <w:sz w:val="24"/>
            <w:szCs w:val="24"/>
            <w:rtl/>
            <w:lang w:bidi="fa-IR"/>
          </w:rPr>
          <w:delText xml:space="preserve"> </w:delText>
        </w:r>
      </w:del>
      <w:ins w:id="4297" w:author="Mehrnazi Boojari" w:date="2019-01-07T09:49:00Z">
        <w:r w:rsidR="006F7CCF">
          <w:rPr>
            <w:rFonts w:ascii="B Lotus" w:eastAsia="Calibri" w:hAnsi="B Lotus" w:cs="B Lotus"/>
            <w:sz w:val="24"/>
            <w:szCs w:val="24"/>
            <w:rtl/>
            <w:lang w:bidi="fa-IR"/>
          </w:rPr>
          <w:t xml:space="preserve"> نمی</w:t>
        </w:r>
        <w:r w:rsidR="006F7CCF">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تواند آن را تخر</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ب</w:t>
      </w:r>
      <w:r w:rsidRPr="00757DA9">
        <w:rPr>
          <w:rFonts w:ascii="B Lotus" w:eastAsia="Calibri" w:hAnsi="B Lotus" w:cs="B Lotus"/>
          <w:sz w:val="24"/>
          <w:szCs w:val="24"/>
          <w:rtl/>
          <w:lang w:bidi="fa-IR"/>
        </w:rPr>
        <w:t xml:space="preserve"> کند</w:t>
      </w:r>
      <w:r w:rsidRPr="00757DA9">
        <w:rPr>
          <w:rFonts w:ascii="B Lotus" w:eastAsia="Calibri" w:hAnsi="B Lotus" w:cs="B Lotus"/>
          <w:sz w:val="24"/>
          <w:szCs w:val="24"/>
          <w:lang w:bidi="fa-IR"/>
        </w:rPr>
        <w:t>.</w:t>
      </w:r>
      <w:r w:rsidRPr="00757DA9">
        <w:rPr>
          <w:rFonts w:ascii="B Lotus" w:eastAsia="Calibri" w:hAnsi="B Lotus" w:cs="B Lotus" w:hint="cs"/>
          <w:sz w:val="24"/>
          <w:szCs w:val="24"/>
          <w:rtl/>
          <w:lang w:bidi="fa-IR"/>
        </w:rPr>
        <w:t xml:space="preserve"> </w:t>
      </w:r>
      <w:r w:rsidRPr="00757DA9">
        <w:rPr>
          <w:rFonts w:ascii="B Lotus" w:eastAsia="Calibri" w:hAnsi="B Lotus" w:cs="B Lotus" w:hint="eastAsia"/>
          <w:sz w:val="24"/>
          <w:szCs w:val="24"/>
          <w:rtl/>
          <w:lang w:bidi="fa-IR"/>
        </w:rPr>
        <w:t>از</w:t>
      </w:r>
      <w:r w:rsidRPr="00757DA9">
        <w:rPr>
          <w:rFonts w:ascii="B Lotus" w:eastAsia="Calibri" w:hAnsi="B Lotus" w:cs="B Lotus"/>
          <w:sz w:val="24"/>
          <w:szCs w:val="24"/>
          <w:rtl/>
          <w:lang w:bidi="fa-IR"/>
        </w:rPr>
        <w:t xml:space="preserve"> 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r w:rsidRPr="00757DA9">
        <w:rPr>
          <w:rFonts w:ascii="B Lotus" w:eastAsia="Calibri" w:hAnsi="B Lotus" w:cs="B Lotus"/>
          <w:sz w:val="24"/>
          <w:szCs w:val="24"/>
          <w:rtl/>
          <w:lang w:bidi="fa-IR"/>
        </w:rPr>
        <w:t xml:space="preserve"> چند نمونه</w:t>
      </w:r>
      <w:ins w:id="4298" w:author="Mehrnazi Boojari" w:date="2019-01-10T22:57:00Z">
        <w:r w:rsidR="007A5DC2">
          <w:rPr>
            <w:rFonts w:ascii="B Lotus" w:eastAsia="Calibri" w:hAnsi="B Lotus" w:cs="B Nazanin" w:hint="cs"/>
            <w:sz w:val="24"/>
            <w:szCs w:val="24"/>
            <w:rtl/>
            <w:lang w:bidi="fa-IR"/>
          </w:rPr>
          <w:t>‌</w:t>
        </w:r>
      </w:ins>
      <w:del w:id="4299" w:author="Mehrnazi Boojari" w:date="2019-01-10T22:57:00Z">
        <w:r w:rsidRPr="00757DA9" w:rsidDel="007A5DC2">
          <w:rPr>
            <w:rFonts w:ascii="B Lotus" w:eastAsia="Calibri" w:hAnsi="B Lotus" w:cs="B Lotus"/>
            <w:sz w:val="24"/>
            <w:szCs w:val="24"/>
            <w:rtl/>
            <w:lang w:bidi="fa-IR"/>
          </w:rPr>
          <w:delText>،</w:delText>
        </w:r>
      </w:del>
      <w:r w:rsidRPr="00757DA9">
        <w:rPr>
          <w:rFonts w:ascii="B Lotus" w:eastAsia="Calibri" w:hAnsi="B Lotus" w:cs="B Lotus"/>
          <w:sz w:val="24"/>
          <w:szCs w:val="24"/>
          <w:rtl/>
          <w:lang w:bidi="fa-IR"/>
        </w:rPr>
        <w:t xml:space="preserve"> اهم</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ت</w:t>
      </w:r>
      <w:r w:rsidRPr="00757DA9">
        <w:rPr>
          <w:rFonts w:ascii="B Lotus" w:eastAsia="Calibri" w:hAnsi="B Lotus" w:cs="B Lotus"/>
          <w:sz w:val="24"/>
          <w:szCs w:val="24"/>
          <w:rtl/>
          <w:lang w:bidi="fa-IR"/>
        </w:rPr>
        <w:t xml:space="preserve"> دقت در ساخت و استحکام خانه ن</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ز</w:t>
      </w:r>
      <w:r w:rsidRPr="00757DA9">
        <w:rPr>
          <w:rFonts w:ascii="B Lotus" w:eastAsia="Calibri" w:hAnsi="B Lotus" w:cs="B Lotus"/>
          <w:sz w:val="24"/>
          <w:szCs w:val="24"/>
          <w:rtl/>
          <w:lang w:bidi="fa-IR"/>
        </w:rPr>
        <w:t xml:space="preserve"> فهم</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ده</w:t>
      </w:r>
      <w:del w:id="4300" w:author="Mehrnazi Boojari" w:date="2019-01-07T09:49:00Z">
        <w:r w:rsidRPr="00757DA9" w:rsidDel="006F7CCF">
          <w:rPr>
            <w:rFonts w:ascii="B Lotus" w:eastAsia="Calibri" w:hAnsi="B Lotus" w:cs="B Lotus"/>
            <w:sz w:val="24"/>
            <w:szCs w:val="24"/>
            <w:rtl/>
            <w:lang w:bidi="fa-IR"/>
          </w:rPr>
          <w:delText xml:space="preserve"> م</w:delText>
        </w:r>
        <w:r w:rsidRPr="00757DA9" w:rsidDel="006F7CCF">
          <w:rPr>
            <w:rFonts w:ascii="B Lotus" w:eastAsia="Calibri" w:hAnsi="B Lotus" w:cs="B Lotus" w:hint="cs"/>
            <w:sz w:val="24"/>
            <w:szCs w:val="24"/>
            <w:rtl/>
            <w:lang w:bidi="fa-IR"/>
          </w:rPr>
          <w:delText>ی</w:delText>
        </w:r>
        <w:r w:rsidRPr="00757DA9" w:rsidDel="006F7CCF">
          <w:rPr>
            <w:rFonts w:ascii="B Lotus" w:eastAsia="Calibri" w:hAnsi="B Lotus" w:cs="B Lotus"/>
            <w:sz w:val="24"/>
            <w:szCs w:val="24"/>
            <w:rtl/>
            <w:lang w:bidi="fa-IR"/>
          </w:rPr>
          <w:delText xml:space="preserve"> </w:delText>
        </w:r>
      </w:del>
      <w:ins w:id="4301"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 xml:space="preserve">شود؛ </w:t>
      </w:r>
      <w:del w:id="4302" w:author="Mehrnazi Boojari" w:date="2019-01-08T00:21:00Z">
        <w:r w:rsidRPr="00757DA9" w:rsidDel="007934C7">
          <w:rPr>
            <w:rFonts w:ascii="B Lotus" w:eastAsia="Calibri" w:hAnsi="B Lotus" w:cs="B Lotus"/>
            <w:sz w:val="24"/>
            <w:szCs w:val="24"/>
            <w:rtl/>
            <w:lang w:bidi="fa-IR"/>
          </w:rPr>
          <w:delText>چرا که</w:delText>
        </w:r>
      </w:del>
      <w:ins w:id="4303" w:author="Mehrnazi Boojari" w:date="2019-01-08T00:21:00Z">
        <w:r w:rsidR="007934C7">
          <w:rPr>
            <w:rFonts w:ascii="B Lotus" w:eastAsia="Calibri" w:hAnsi="B Lotus" w:cs="B Lotus"/>
            <w:sz w:val="24"/>
            <w:szCs w:val="24"/>
            <w:rtl/>
            <w:lang w:bidi="fa-IR"/>
          </w:rPr>
          <w:t>زیرا</w:t>
        </w:r>
      </w:ins>
      <w:r w:rsidRPr="00757DA9">
        <w:rPr>
          <w:rFonts w:ascii="B Lotus" w:eastAsia="Calibri" w:hAnsi="B Lotus" w:cs="B Lotus"/>
          <w:sz w:val="24"/>
          <w:szCs w:val="24"/>
          <w:rtl/>
          <w:lang w:bidi="fa-IR"/>
        </w:rPr>
        <w:t xml:space="preserve"> کم</w:t>
      </w:r>
      <w:del w:id="4304" w:author="Mehrnazi Boojari" w:date="2019-01-10T22:57:00Z">
        <w:r w:rsidRPr="00757DA9" w:rsidDel="007A5DC2">
          <w:rPr>
            <w:rFonts w:ascii="B Lotus" w:eastAsia="Calibri" w:hAnsi="B Lotus" w:cs="B Lotus"/>
            <w:sz w:val="24"/>
            <w:szCs w:val="24"/>
            <w:rtl/>
            <w:lang w:bidi="fa-IR"/>
          </w:rPr>
          <w:delText>‏</w:delText>
        </w:r>
      </w:del>
      <w:r w:rsidRPr="00757DA9">
        <w:rPr>
          <w:rFonts w:ascii="B Lotus" w:eastAsia="Calibri" w:hAnsi="B Lotus" w:cs="B Lotus"/>
          <w:sz w:val="24"/>
          <w:szCs w:val="24"/>
          <w:rtl/>
          <w:lang w:bidi="fa-IR"/>
        </w:rPr>
        <w:t>تر</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del w:id="4305" w:author="Mehrnazi Boojari" w:date="2019-01-07T10:02:00Z">
        <w:r w:rsidRPr="00757DA9" w:rsidDel="00A31D6F">
          <w:rPr>
            <w:rFonts w:ascii="B Lotus" w:eastAsia="Calibri" w:hAnsi="B Lotus" w:cs="B Lotus"/>
            <w:sz w:val="24"/>
            <w:szCs w:val="24"/>
            <w:rtl/>
            <w:lang w:bidi="fa-IR"/>
          </w:rPr>
          <w:delText xml:space="preserve"> ب</w:delText>
        </w:r>
        <w:r w:rsidRPr="00757DA9" w:rsidDel="00A31D6F">
          <w:rPr>
            <w:rFonts w:ascii="B Lotus" w:eastAsia="Calibri" w:hAnsi="B Lotus" w:cs="B Lotus" w:hint="cs"/>
            <w:sz w:val="24"/>
            <w:szCs w:val="24"/>
            <w:rtl/>
            <w:lang w:bidi="fa-IR"/>
          </w:rPr>
          <w:delText>ی</w:delText>
        </w:r>
        <w:r w:rsidRPr="00757DA9" w:rsidDel="00A31D6F">
          <w:rPr>
            <w:rFonts w:ascii="B Lotus" w:eastAsia="Calibri" w:hAnsi="B Lotus" w:cs="B Lotus"/>
            <w:sz w:val="24"/>
            <w:szCs w:val="24"/>
            <w:rtl/>
            <w:lang w:bidi="fa-IR"/>
          </w:rPr>
          <w:delText xml:space="preserve"> </w:delText>
        </w:r>
      </w:del>
      <w:ins w:id="4306" w:author="Mehrnazi Boojari" w:date="2019-01-07T10:02:00Z">
        <w:r w:rsidR="00A31D6F">
          <w:rPr>
            <w:rFonts w:ascii="B Lotus" w:eastAsia="Calibri" w:hAnsi="B Lotus" w:cs="B Lotus"/>
            <w:sz w:val="24"/>
            <w:szCs w:val="24"/>
            <w:rtl/>
            <w:lang w:bidi="fa-IR"/>
          </w:rPr>
          <w:t xml:space="preserve"> بی</w:t>
        </w:r>
        <w:r w:rsidR="00A31D6F">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دقت</w:t>
      </w:r>
      <w:r w:rsidRPr="00757DA9">
        <w:rPr>
          <w:rFonts w:ascii="B Lotus" w:eastAsia="Calibri" w:hAnsi="B Lotus" w:cs="B Lotus" w:hint="cs"/>
          <w:sz w:val="24"/>
          <w:szCs w:val="24"/>
          <w:rtl/>
          <w:lang w:bidi="fa-IR"/>
        </w:rPr>
        <w:t>ی</w:t>
      </w:r>
      <w:del w:id="4307" w:author="Mehrnazi Boojari" w:date="2019-01-07T09:49:00Z">
        <w:r w:rsidRPr="00757DA9" w:rsidDel="006F7CCF">
          <w:rPr>
            <w:rFonts w:ascii="B Lotus" w:eastAsia="Calibri" w:hAnsi="B Lotus" w:cs="B Lotus"/>
            <w:sz w:val="24"/>
            <w:szCs w:val="24"/>
            <w:rtl/>
            <w:lang w:bidi="fa-IR"/>
          </w:rPr>
          <w:delText xml:space="preserve"> م</w:delText>
        </w:r>
        <w:r w:rsidRPr="00757DA9" w:rsidDel="006F7CCF">
          <w:rPr>
            <w:rFonts w:ascii="B Lotus" w:eastAsia="Calibri" w:hAnsi="B Lotus" w:cs="B Lotus" w:hint="cs"/>
            <w:sz w:val="24"/>
            <w:szCs w:val="24"/>
            <w:rtl/>
            <w:lang w:bidi="fa-IR"/>
          </w:rPr>
          <w:delText>ی</w:delText>
        </w:r>
        <w:r w:rsidRPr="00757DA9" w:rsidDel="006F7CCF">
          <w:rPr>
            <w:rFonts w:ascii="B Lotus" w:eastAsia="Calibri" w:hAnsi="B Lotus" w:cs="B Lotus"/>
            <w:sz w:val="24"/>
            <w:szCs w:val="24"/>
            <w:rtl/>
            <w:lang w:bidi="fa-IR"/>
          </w:rPr>
          <w:delText xml:space="preserve"> </w:delText>
        </w:r>
      </w:del>
      <w:ins w:id="4308"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تواند خسارات جبران</w:t>
      </w:r>
      <w:ins w:id="4309" w:author="Mehrnazi Boojari" w:date="2019-01-10T22:57:00Z">
        <w:r w:rsidR="007A5DC2">
          <w:rPr>
            <w:rFonts w:ascii="B Lotus" w:eastAsia="Calibri" w:hAnsi="B Lotus" w:cs="B Nazanin" w:hint="cs"/>
            <w:sz w:val="24"/>
            <w:szCs w:val="24"/>
            <w:rtl/>
            <w:lang w:bidi="fa-IR"/>
          </w:rPr>
          <w:t>‌</w:t>
        </w:r>
      </w:ins>
      <w:del w:id="4310" w:author="Mehrnazi Boojari" w:date="2019-01-10T22:57:00Z">
        <w:r w:rsidRPr="00757DA9" w:rsidDel="007A5DC2">
          <w:rPr>
            <w:rFonts w:ascii="B Lotus" w:eastAsia="Calibri" w:hAnsi="B Lotus" w:cs="B Lotus"/>
            <w:sz w:val="24"/>
            <w:szCs w:val="24"/>
            <w:rtl/>
            <w:lang w:bidi="fa-IR"/>
          </w:rPr>
          <w:delText xml:space="preserve"> </w:delText>
        </w:r>
      </w:del>
      <w:r w:rsidRPr="00757DA9">
        <w:rPr>
          <w:rFonts w:ascii="B Lotus" w:eastAsia="Calibri" w:hAnsi="B Lotus" w:cs="B Lotus"/>
          <w:sz w:val="24"/>
          <w:szCs w:val="24"/>
          <w:rtl/>
          <w:lang w:bidi="fa-IR"/>
        </w:rPr>
        <w:t>ناپذ</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ر</w:t>
      </w:r>
      <w:r w:rsidRPr="00757DA9">
        <w:rPr>
          <w:rFonts w:ascii="B Lotus" w:eastAsia="Calibri" w:hAnsi="B Lotus" w:cs="B Lotus"/>
          <w:sz w:val="24"/>
          <w:szCs w:val="24"/>
          <w:rtl/>
          <w:lang w:bidi="fa-IR"/>
        </w:rPr>
        <w:t xml:space="preserve"> ماد</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و معنو</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را به فرد و جامعه بزند. بر هم</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r w:rsidRPr="00757DA9">
        <w:rPr>
          <w:rFonts w:ascii="B Lotus" w:eastAsia="Calibri" w:hAnsi="B Lotus" w:cs="B Lotus"/>
          <w:sz w:val="24"/>
          <w:szCs w:val="24"/>
          <w:rtl/>
          <w:lang w:bidi="fa-IR"/>
        </w:rPr>
        <w:t xml:space="preserve"> اساس،</w:t>
      </w:r>
      <w:del w:id="4311" w:author="Mehrnazi Boojari" w:date="2019-01-09T23:33:00Z">
        <w:r w:rsidRPr="00757DA9" w:rsidDel="00947B53">
          <w:rPr>
            <w:rFonts w:ascii="B Lotus" w:eastAsia="Calibri" w:hAnsi="B Lotus" w:cs="B Lotus"/>
            <w:sz w:val="24"/>
            <w:szCs w:val="24"/>
            <w:rtl/>
            <w:lang w:bidi="fa-IR"/>
          </w:rPr>
          <w:delText xml:space="preserve"> امام </w:delText>
        </w:r>
      </w:del>
      <w:ins w:id="4312" w:author="Mehrnazi Boojari" w:date="2019-01-09T23:33:00Z">
        <w:r w:rsidR="00947B53">
          <w:rPr>
            <w:rFonts w:ascii="B Lotus" w:eastAsia="Calibri" w:hAnsi="B Lotus" w:cs="B Lotus"/>
            <w:sz w:val="24"/>
            <w:szCs w:val="24"/>
            <w:rtl/>
            <w:lang w:bidi="fa-IR"/>
          </w:rPr>
          <w:t xml:space="preserve"> امام</w:t>
        </w:r>
        <w:r w:rsidR="00947B53">
          <w:rPr>
            <w:rFonts w:ascii="Times New Roman" w:eastAsia="Calibri" w:hAnsi="Times New Roman" w:cs="Times New Roman" w:hint="cs"/>
            <w:sz w:val="24"/>
            <w:szCs w:val="24"/>
            <w:rtl/>
            <w:lang w:bidi="fa-IR"/>
          </w:rPr>
          <w:t> </w:t>
        </w:r>
      </w:ins>
      <w:r w:rsidRPr="00757DA9">
        <w:rPr>
          <w:rFonts w:ascii="B Lotus" w:eastAsia="Calibri" w:hAnsi="B Lotus" w:cs="B Lotus"/>
          <w:sz w:val="24"/>
          <w:szCs w:val="24"/>
          <w:rtl/>
          <w:lang w:bidi="fa-IR"/>
        </w:rPr>
        <w:t xml:space="preserve">صادق </w:t>
      </w:r>
      <w:ins w:id="4313" w:author="Mehrnazi Boojari" w:date="2019-01-10T22:57:00Z">
        <w:r w:rsidR="007A5DC2">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عل</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ه</w:t>
      </w:r>
      <w:ins w:id="4314" w:author="Mehrnazi Boojari" w:date="2019-01-10T22:57:00Z">
        <w:r w:rsidR="007A5DC2">
          <w:rPr>
            <w:rFonts w:ascii="B Lotus" w:eastAsia="Calibri" w:hAnsi="B Lotus" w:cs="Times New Roman" w:hint="eastAsia"/>
            <w:sz w:val="24"/>
            <w:szCs w:val="24"/>
            <w:rtl/>
            <w:lang w:bidi="fa-IR"/>
          </w:rPr>
          <w:t> </w:t>
        </w:r>
      </w:ins>
      <w:del w:id="4315" w:author="Mehrnazi Boojari" w:date="2019-01-10T22:57:00Z">
        <w:r w:rsidRPr="00757DA9" w:rsidDel="007A5DC2">
          <w:rPr>
            <w:rFonts w:ascii="B Lotus" w:eastAsia="Calibri" w:hAnsi="B Lotus" w:cs="B Lotus"/>
            <w:sz w:val="24"/>
            <w:szCs w:val="24"/>
            <w:rtl/>
            <w:lang w:bidi="fa-IR"/>
          </w:rPr>
          <w:delText xml:space="preserve"> </w:delText>
        </w:r>
      </w:del>
      <w:r w:rsidRPr="00757DA9">
        <w:rPr>
          <w:rFonts w:ascii="B Lotus" w:eastAsia="Calibri" w:hAnsi="B Lotus" w:cs="B Lotus"/>
          <w:sz w:val="24"/>
          <w:szCs w:val="24"/>
          <w:rtl/>
          <w:lang w:bidi="fa-IR"/>
        </w:rPr>
        <w:t>السلام</w:t>
      </w:r>
      <w:ins w:id="4316" w:author="Mehrnazi Boojari" w:date="2019-01-10T22:57:00Z">
        <w:r w:rsidR="007A5DC2">
          <w:rPr>
            <w:rFonts w:ascii="B Lotus" w:eastAsia="Calibri" w:hAnsi="B Lotus" w:cs="B Lotus" w:hint="cs"/>
            <w:sz w:val="24"/>
            <w:szCs w:val="24"/>
            <w:rtl/>
            <w:lang w:bidi="fa-IR"/>
          </w:rPr>
          <w:t>)</w:t>
        </w:r>
      </w:ins>
      <w:del w:id="4317" w:author="Mehrnazi Boojari" w:date="2019-01-07T09:49:00Z">
        <w:r w:rsidRPr="00757DA9" w:rsidDel="006F7CCF">
          <w:rPr>
            <w:rFonts w:ascii="B Lotus" w:eastAsia="Calibri" w:hAnsi="B Lotus" w:cs="B Lotus"/>
            <w:sz w:val="24"/>
            <w:szCs w:val="24"/>
            <w:rtl/>
            <w:lang w:bidi="fa-IR"/>
          </w:rPr>
          <w:delText xml:space="preserve"> م</w:delText>
        </w:r>
        <w:r w:rsidRPr="00757DA9" w:rsidDel="006F7CCF">
          <w:rPr>
            <w:rFonts w:ascii="B Lotus" w:eastAsia="Calibri" w:hAnsi="B Lotus" w:cs="B Lotus" w:hint="cs"/>
            <w:sz w:val="24"/>
            <w:szCs w:val="24"/>
            <w:rtl/>
            <w:lang w:bidi="fa-IR"/>
          </w:rPr>
          <w:delText>ی</w:delText>
        </w:r>
        <w:r w:rsidRPr="00757DA9" w:rsidDel="006F7CCF">
          <w:rPr>
            <w:rFonts w:ascii="B Lotus" w:eastAsia="Calibri" w:hAnsi="B Lotus" w:cs="B Lotus"/>
            <w:sz w:val="24"/>
            <w:szCs w:val="24"/>
            <w:rtl/>
            <w:lang w:bidi="fa-IR"/>
          </w:rPr>
          <w:delText xml:space="preserve"> </w:delText>
        </w:r>
      </w:del>
      <w:ins w:id="4318"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فرما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د</w:t>
      </w:r>
      <w:r w:rsidRPr="00757DA9">
        <w:rPr>
          <w:rFonts w:ascii="B Lotus" w:eastAsia="Calibri" w:hAnsi="B Lotus" w:cs="B Lotus"/>
          <w:sz w:val="24"/>
          <w:szCs w:val="24"/>
          <w:rtl/>
          <w:lang w:bidi="fa-IR"/>
        </w:rPr>
        <w:t>: «مَنْ بَنَ</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فَاقْتَصَدَ فِ</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بِنَائِهِ لَمْ </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ؤْجَرْ؛</w:t>
      </w:r>
      <w:r w:rsidRPr="00757DA9">
        <w:rPr>
          <w:rFonts w:ascii="B Lotus" w:eastAsia="Calibri" w:hAnsi="B Lotus" w:cs="B Lotus"/>
          <w:sz w:val="24"/>
          <w:szCs w:val="24"/>
          <w:vertAlign w:val="superscript"/>
          <w:rtl/>
          <w:lang w:bidi="fa-IR"/>
        </w:rPr>
        <w:footnoteReference w:id="39"/>
      </w:r>
      <w:r w:rsidRPr="00757DA9">
        <w:rPr>
          <w:rFonts w:ascii="B Lotus" w:eastAsia="Calibri" w:hAnsi="B Lotus" w:cs="B Lotus"/>
          <w:sz w:val="24"/>
          <w:szCs w:val="24"/>
          <w:rtl/>
          <w:lang w:bidi="fa-IR"/>
        </w:rPr>
        <w:t xml:space="preserve"> هر که ساختمان</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بسازد و از آن کم بگذارد اجر</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ندارد</w:t>
      </w:r>
      <w:ins w:id="4321" w:author="Mehrnazi Boojari" w:date="2019-01-10T22:57:00Z">
        <w:r w:rsidR="007A5DC2">
          <w:rPr>
            <w:rFonts w:ascii="B Lotus" w:eastAsia="Calibri" w:hAnsi="B Lotus" w:cs="B Lotus" w:hint="cs"/>
            <w:sz w:val="24"/>
            <w:szCs w:val="24"/>
            <w:rtl/>
            <w:lang w:bidi="fa-IR"/>
          </w:rPr>
          <w:t>.</w:t>
        </w:r>
      </w:ins>
      <w:r w:rsidRPr="00757DA9">
        <w:rPr>
          <w:rFonts w:ascii="B Lotus" w:eastAsia="Calibri" w:hAnsi="B Lotus" w:cs="B Lotus" w:hint="cs"/>
          <w:sz w:val="24"/>
          <w:szCs w:val="24"/>
          <w:rtl/>
          <w:lang w:bidi="fa-IR"/>
        </w:rPr>
        <w:t>»</w:t>
      </w:r>
      <w:del w:id="4322" w:author="Mehrnazi Boojari" w:date="2019-01-07T09:53:00Z">
        <w:r w:rsidRPr="00757DA9" w:rsidDel="006F7CCF">
          <w:rPr>
            <w:rFonts w:ascii="B Lotus" w:eastAsia="Calibri" w:hAnsi="B Lotus" w:cs="B Lotus" w:hint="cs"/>
            <w:sz w:val="24"/>
            <w:szCs w:val="24"/>
            <w:rtl/>
            <w:lang w:bidi="fa-IR"/>
          </w:rPr>
          <w:delText xml:space="preserve"> . </w:delText>
        </w:r>
      </w:del>
      <w:del w:id="4323" w:author="Mehrnazi Boojari" w:date="2019-01-07T09:58:00Z">
        <w:r w:rsidRPr="00757DA9" w:rsidDel="00A31D6F">
          <w:rPr>
            <w:rFonts w:ascii="B Lotus" w:eastAsia="Calibri" w:hAnsi="B Lotus" w:cs="B Lotus" w:hint="cs"/>
            <w:sz w:val="24"/>
            <w:szCs w:val="24"/>
            <w:rtl/>
            <w:lang w:bidi="fa-IR"/>
          </w:rPr>
          <w:delText xml:space="preserve"> </w:delText>
        </w:r>
      </w:del>
      <w:ins w:id="4324" w:author="Mehrnazi Boojari" w:date="2019-01-07T09:58:00Z">
        <w:r w:rsidR="00A31D6F">
          <w:rPr>
            <w:rFonts w:ascii="B Lotus" w:eastAsia="Calibri" w:hAnsi="B Lotus" w:cs="B Lotus" w:hint="cs"/>
            <w:sz w:val="24"/>
            <w:szCs w:val="24"/>
            <w:rtl/>
            <w:lang w:bidi="fa-IR"/>
          </w:rPr>
          <w:t xml:space="preserve"> </w:t>
        </w:r>
      </w:ins>
      <w:r w:rsidRPr="00757DA9">
        <w:rPr>
          <w:rFonts w:ascii="B Lotus" w:eastAsia="Calibri" w:hAnsi="B Lotus" w:cs="B Lotus" w:hint="eastAsia"/>
          <w:sz w:val="24"/>
          <w:szCs w:val="24"/>
          <w:rtl/>
          <w:lang w:bidi="fa-IR"/>
        </w:rPr>
        <w:t>شا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د</w:t>
      </w:r>
      <w:r w:rsidRPr="00757DA9">
        <w:rPr>
          <w:rFonts w:ascii="B Lotus" w:eastAsia="Calibri" w:hAnsi="B Lotus" w:cs="B Lotus"/>
          <w:sz w:val="24"/>
          <w:szCs w:val="24"/>
          <w:rtl/>
          <w:lang w:bidi="fa-IR"/>
        </w:rPr>
        <w:t xml:space="preserve"> بتوان از 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r w:rsidRPr="00757DA9">
        <w:rPr>
          <w:rFonts w:ascii="B Lotus" w:eastAsia="Calibri" w:hAnsi="B Lotus" w:cs="B Lotus"/>
          <w:sz w:val="24"/>
          <w:szCs w:val="24"/>
          <w:rtl/>
          <w:lang w:bidi="fa-IR"/>
        </w:rPr>
        <w:t xml:space="preserve"> سخن شر</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ف</w:t>
      </w:r>
      <w:del w:id="4325" w:author="Mehrnazi Boojari" w:date="2019-01-10T22:57:00Z">
        <w:r w:rsidRPr="00757DA9" w:rsidDel="007A5DC2">
          <w:rPr>
            <w:rFonts w:ascii="B Lotus" w:eastAsia="Calibri" w:hAnsi="B Lotus" w:cs="B Lotus" w:hint="eastAsia"/>
            <w:sz w:val="24"/>
            <w:szCs w:val="24"/>
            <w:rtl/>
            <w:lang w:bidi="fa-IR"/>
          </w:rPr>
          <w:delText>،</w:delText>
        </w:r>
      </w:del>
      <w:r w:rsidRPr="00757DA9">
        <w:rPr>
          <w:rFonts w:ascii="B Lotus" w:eastAsia="Calibri" w:hAnsi="B Lotus" w:cs="B Lotus"/>
          <w:sz w:val="24"/>
          <w:szCs w:val="24"/>
          <w:rtl/>
          <w:lang w:bidi="fa-IR"/>
        </w:rPr>
        <w:t xml:space="preserve"> ا</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ن</w:t>
      </w:r>
      <w:r w:rsidRPr="00757DA9">
        <w:rPr>
          <w:rFonts w:ascii="B Lotus" w:eastAsia="Calibri" w:hAnsi="B Lotus" w:cs="B Lotus"/>
          <w:sz w:val="24"/>
          <w:szCs w:val="24"/>
          <w:rtl/>
          <w:lang w:bidi="fa-IR"/>
        </w:rPr>
        <w:t xml:space="preserve"> مطلب را استنباط کرد که اصل محکم</w:t>
      </w:r>
      <w:ins w:id="4326" w:author="Mehrnazi Boojari" w:date="2019-01-10T22:57:00Z">
        <w:r w:rsidR="007A5DC2">
          <w:rPr>
            <w:rFonts w:ascii="B Lotus" w:eastAsia="Calibri" w:hAnsi="B Lotus" w:cs="B Nazanin" w:hint="cs"/>
            <w:sz w:val="24"/>
            <w:szCs w:val="24"/>
            <w:rtl/>
            <w:lang w:bidi="fa-IR"/>
          </w:rPr>
          <w:t>‌</w:t>
        </w:r>
      </w:ins>
      <w:del w:id="4327" w:author="Mehrnazi Boojari" w:date="2019-01-10T22:57:00Z">
        <w:r w:rsidRPr="00757DA9" w:rsidDel="007A5DC2">
          <w:rPr>
            <w:rFonts w:ascii="B Lotus" w:eastAsia="Calibri" w:hAnsi="B Lotus" w:cs="B Lotus"/>
            <w:sz w:val="24"/>
            <w:szCs w:val="24"/>
            <w:rtl/>
            <w:lang w:bidi="fa-IR"/>
          </w:rPr>
          <w:delText xml:space="preserve"> </w:delText>
        </w:r>
      </w:del>
      <w:r w:rsidRPr="00757DA9">
        <w:rPr>
          <w:rFonts w:ascii="B Lotus" w:eastAsia="Calibri" w:hAnsi="B Lotus" w:cs="B Lotus"/>
          <w:sz w:val="24"/>
          <w:szCs w:val="24"/>
          <w:rtl/>
          <w:lang w:bidi="fa-IR"/>
        </w:rPr>
        <w:t>کار</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در ساختمان ـ که نوع</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حفاظت از جان ساکنان آن است ـ دارا</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پاداش اخرو</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ن</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ز</w:t>
      </w:r>
      <w:r w:rsidRPr="00757DA9">
        <w:rPr>
          <w:rFonts w:ascii="B Lotus" w:eastAsia="Calibri" w:hAnsi="B Lotus" w:cs="B Lotus"/>
          <w:sz w:val="24"/>
          <w:szCs w:val="24"/>
          <w:rtl/>
          <w:lang w:bidi="fa-IR"/>
        </w:rPr>
        <w:t xml:space="preserve"> </w:t>
      </w:r>
      <w:del w:id="4328" w:author="Mehrnazi Boojari" w:date="2019-01-07T12:18:00Z">
        <w:r w:rsidRPr="00757DA9" w:rsidDel="002F77AF">
          <w:rPr>
            <w:rFonts w:ascii="B Lotus" w:eastAsia="Calibri" w:hAnsi="B Lotus" w:cs="B Lotus"/>
            <w:sz w:val="24"/>
            <w:szCs w:val="24"/>
            <w:rtl/>
            <w:lang w:bidi="fa-IR"/>
          </w:rPr>
          <w:delText>م</w:delText>
        </w:r>
        <w:r w:rsidRPr="00757DA9" w:rsidDel="002F77AF">
          <w:rPr>
            <w:rFonts w:ascii="B Lotus" w:eastAsia="Calibri" w:hAnsi="B Lotus" w:cs="B Lotus" w:hint="cs"/>
            <w:sz w:val="24"/>
            <w:szCs w:val="24"/>
            <w:rtl/>
            <w:lang w:bidi="fa-IR"/>
          </w:rPr>
          <w:delText>ی‏</w:delText>
        </w:r>
        <w:r w:rsidRPr="00757DA9" w:rsidDel="002F77AF">
          <w:rPr>
            <w:rFonts w:ascii="B Lotus" w:eastAsia="Calibri" w:hAnsi="B Lotus" w:cs="B Lotus" w:hint="eastAsia"/>
            <w:sz w:val="24"/>
            <w:szCs w:val="24"/>
            <w:rtl/>
            <w:lang w:bidi="fa-IR"/>
          </w:rPr>
          <w:delText>باشد</w:delText>
        </w:r>
      </w:del>
      <w:ins w:id="4329" w:author="Mehrnazi Boojari" w:date="2019-01-07T12:18:00Z">
        <w:r w:rsidR="002F77AF">
          <w:rPr>
            <w:rFonts w:ascii="B Lotus" w:eastAsia="Calibri" w:hAnsi="B Lotus" w:cs="B Lotus" w:hint="cs"/>
            <w:sz w:val="24"/>
            <w:szCs w:val="24"/>
            <w:rtl/>
            <w:lang w:bidi="fa-IR"/>
          </w:rPr>
          <w:t>است</w:t>
        </w:r>
      </w:ins>
      <w:del w:id="4330" w:author="Mehrnazi Boojari" w:date="2019-01-07T12:18:00Z">
        <w:r w:rsidRPr="00757DA9" w:rsidDel="002F77AF">
          <w:rPr>
            <w:rFonts w:ascii="B Lotus" w:eastAsia="Calibri" w:hAnsi="B Lotus" w:cs="B Lotus"/>
            <w:sz w:val="24"/>
            <w:szCs w:val="24"/>
            <w:rtl/>
            <w:lang w:bidi="fa-IR"/>
          </w:rPr>
          <w:delText>. همچن</w:delText>
        </w:r>
        <w:r w:rsidRPr="00757DA9" w:rsidDel="002F77AF">
          <w:rPr>
            <w:rFonts w:ascii="B Lotus" w:eastAsia="Calibri" w:hAnsi="B Lotus" w:cs="B Lotus" w:hint="cs"/>
            <w:sz w:val="24"/>
            <w:szCs w:val="24"/>
            <w:rtl/>
            <w:lang w:bidi="fa-IR"/>
          </w:rPr>
          <w:delText>ی</w:delText>
        </w:r>
        <w:r w:rsidRPr="00757DA9" w:rsidDel="002F77AF">
          <w:rPr>
            <w:rFonts w:ascii="B Lotus" w:eastAsia="Calibri" w:hAnsi="B Lotus" w:cs="B Lotus" w:hint="eastAsia"/>
            <w:sz w:val="24"/>
            <w:szCs w:val="24"/>
            <w:rtl/>
            <w:lang w:bidi="fa-IR"/>
          </w:rPr>
          <w:delText>ن</w:delText>
        </w:r>
        <w:r w:rsidRPr="00757DA9" w:rsidDel="002F77AF">
          <w:rPr>
            <w:rFonts w:ascii="B Lotus" w:eastAsia="Calibri" w:hAnsi="B Lotus" w:cs="B Lotus"/>
            <w:sz w:val="24"/>
            <w:szCs w:val="24"/>
            <w:rtl/>
            <w:lang w:bidi="fa-IR"/>
          </w:rPr>
          <w:delText xml:space="preserve"> </w:delText>
        </w:r>
      </w:del>
      <w:ins w:id="4331" w:author="Mehrnazi Boojari" w:date="2019-01-07T12:18:00Z">
        <w:r w:rsidR="002F77AF">
          <w:rPr>
            <w:rFonts w:ascii="B Lotus" w:eastAsia="Calibri" w:hAnsi="B Lotus" w:cs="B Lotus"/>
            <w:sz w:val="24"/>
            <w:szCs w:val="24"/>
            <w:rtl/>
            <w:lang w:bidi="fa-IR"/>
          </w:rPr>
          <w:t xml:space="preserve">. همچنین، </w:t>
        </w:r>
      </w:ins>
      <w:r w:rsidRPr="00757DA9">
        <w:rPr>
          <w:rFonts w:ascii="B Lotus" w:eastAsia="Calibri" w:hAnsi="B Lotus" w:cs="B Lotus"/>
          <w:sz w:val="24"/>
          <w:szCs w:val="24"/>
          <w:rtl/>
          <w:lang w:bidi="fa-IR"/>
        </w:rPr>
        <w:t>سهل</w:t>
      </w:r>
      <w:ins w:id="4332" w:author="Mehrnazi Boojari" w:date="2019-01-07T12:19:00Z">
        <w:r w:rsidR="002F77AF">
          <w:rPr>
            <w:rFonts w:ascii="B Lotus" w:eastAsia="Calibri" w:hAnsi="B Lotus" w:cs="B Nazanin" w:hint="cs"/>
            <w:sz w:val="24"/>
            <w:szCs w:val="24"/>
            <w:rtl/>
            <w:lang w:bidi="fa-IR"/>
          </w:rPr>
          <w:t>‌</w:t>
        </w:r>
      </w:ins>
      <w:del w:id="4333" w:author="Mehrnazi Boojari" w:date="2019-01-07T12:19:00Z">
        <w:r w:rsidRPr="00757DA9" w:rsidDel="002F77AF">
          <w:rPr>
            <w:rFonts w:ascii="B Lotus" w:eastAsia="Calibri" w:hAnsi="B Lotus" w:cs="B Lotus"/>
            <w:sz w:val="24"/>
            <w:szCs w:val="24"/>
            <w:rtl/>
            <w:lang w:bidi="fa-IR"/>
          </w:rPr>
          <w:delText xml:space="preserve"> </w:delText>
        </w:r>
      </w:del>
      <w:r w:rsidRPr="00757DA9">
        <w:rPr>
          <w:rFonts w:ascii="B Lotus" w:eastAsia="Calibri" w:hAnsi="B Lotus" w:cs="B Lotus"/>
          <w:sz w:val="24"/>
          <w:szCs w:val="24"/>
          <w:rtl/>
          <w:lang w:bidi="fa-IR"/>
        </w:rPr>
        <w:t>انگار</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در ساخت و</w:t>
      </w:r>
      <w:del w:id="4334" w:author="Mehrnazi Boojari" w:date="2019-01-07T10:02:00Z">
        <w:r w:rsidRPr="00757DA9" w:rsidDel="00A31D6F">
          <w:rPr>
            <w:rFonts w:ascii="B Lotus" w:eastAsia="Calibri" w:hAnsi="B Lotus" w:cs="B Lotus"/>
            <w:sz w:val="24"/>
            <w:szCs w:val="24"/>
            <w:rtl/>
            <w:lang w:bidi="fa-IR"/>
          </w:rPr>
          <w:delText xml:space="preserve"> ب</w:delText>
        </w:r>
        <w:r w:rsidRPr="00757DA9" w:rsidDel="00A31D6F">
          <w:rPr>
            <w:rFonts w:ascii="B Lotus" w:eastAsia="Calibri" w:hAnsi="B Lotus" w:cs="B Lotus" w:hint="cs"/>
            <w:sz w:val="24"/>
            <w:szCs w:val="24"/>
            <w:rtl/>
            <w:lang w:bidi="fa-IR"/>
          </w:rPr>
          <w:delText>ی</w:delText>
        </w:r>
        <w:r w:rsidRPr="00757DA9" w:rsidDel="00A31D6F">
          <w:rPr>
            <w:rFonts w:ascii="B Lotus" w:eastAsia="Calibri" w:hAnsi="B Lotus" w:cs="B Lotus"/>
            <w:sz w:val="24"/>
            <w:szCs w:val="24"/>
            <w:rtl/>
            <w:lang w:bidi="fa-IR"/>
          </w:rPr>
          <w:delText xml:space="preserve"> </w:delText>
        </w:r>
      </w:del>
      <w:ins w:id="4335" w:author="Mehrnazi Boojari" w:date="2019-01-07T10:02:00Z">
        <w:r w:rsidR="00A31D6F">
          <w:rPr>
            <w:rFonts w:ascii="B Lotus" w:eastAsia="Calibri" w:hAnsi="B Lotus" w:cs="B Lotus"/>
            <w:sz w:val="24"/>
            <w:szCs w:val="24"/>
            <w:rtl/>
            <w:lang w:bidi="fa-IR"/>
          </w:rPr>
          <w:t xml:space="preserve"> بی</w:t>
        </w:r>
        <w:r w:rsidR="00A31D6F">
          <w:rPr>
            <w:rFonts w:ascii="B Lotus" w:eastAsia="Calibri" w:hAnsi="B Lotus" w:cs="B Lotus" w:hint="cs"/>
            <w:sz w:val="24"/>
            <w:szCs w:val="24"/>
            <w:rtl/>
            <w:lang w:bidi="fa-IR"/>
          </w:rPr>
          <w:t>‌</w:t>
        </w:r>
      </w:ins>
      <w:r w:rsidRPr="00757DA9">
        <w:rPr>
          <w:rFonts w:ascii="B Lotus" w:eastAsia="Calibri" w:hAnsi="B Lotus" w:cs="B Lotus"/>
          <w:sz w:val="24"/>
          <w:szCs w:val="24"/>
          <w:rtl/>
          <w:lang w:bidi="fa-IR"/>
        </w:rPr>
        <w:t>توجه</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به استانداردها</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لازم در هر زمان، اجرت مال</w:t>
      </w:r>
      <w:r w:rsidRPr="00757DA9">
        <w:rPr>
          <w:rFonts w:ascii="B Lotus" w:eastAsia="Calibri" w:hAnsi="B Lotus" w:cs="B Lotus" w:hint="cs"/>
          <w:sz w:val="24"/>
          <w:szCs w:val="24"/>
          <w:rtl/>
          <w:lang w:bidi="fa-IR"/>
        </w:rPr>
        <w:t>ی</w:t>
      </w:r>
      <w:r w:rsidRPr="00757DA9">
        <w:rPr>
          <w:rFonts w:ascii="B Lotus" w:eastAsia="Calibri" w:hAnsi="B Lotus" w:cs="B Lotus"/>
          <w:sz w:val="24"/>
          <w:szCs w:val="24"/>
          <w:rtl/>
          <w:lang w:bidi="fa-IR"/>
        </w:rPr>
        <w:t xml:space="preserve"> را ن</w:t>
      </w:r>
      <w:r w:rsidRPr="00757DA9">
        <w:rPr>
          <w:rFonts w:ascii="B Lotus" w:eastAsia="Calibri" w:hAnsi="B Lotus" w:cs="B Lotus" w:hint="cs"/>
          <w:sz w:val="24"/>
          <w:szCs w:val="24"/>
          <w:rtl/>
          <w:lang w:bidi="fa-IR"/>
        </w:rPr>
        <w:t>ی</w:t>
      </w:r>
      <w:r w:rsidRPr="00757DA9">
        <w:rPr>
          <w:rFonts w:ascii="B Lotus" w:eastAsia="Calibri" w:hAnsi="B Lotus" w:cs="B Lotus" w:hint="eastAsia"/>
          <w:sz w:val="24"/>
          <w:szCs w:val="24"/>
          <w:rtl/>
          <w:lang w:bidi="fa-IR"/>
        </w:rPr>
        <w:t>ز</w:t>
      </w:r>
      <w:r w:rsidRPr="00757DA9">
        <w:rPr>
          <w:rFonts w:ascii="B Lotus" w:eastAsia="Calibri" w:hAnsi="B Lotus" w:cs="B Lotus"/>
          <w:sz w:val="24"/>
          <w:szCs w:val="24"/>
          <w:rtl/>
          <w:lang w:bidi="fa-IR"/>
        </w:rPr>
        <w:t xml:space="preserve"> تحت</w:t>
      </w:r>
      <w:ins w:id="4336" w:author="Mehrnazi Boojari" w:date="2019-01-10T22:58:00Z">
        <w:r w:rsidR="007A5DC2">
          <w:rPr>
            <w:rFonts w:ascii="B Lotus" w:eastAsia="Calibri" w:hAnsi="B Lotus" w:cs="B Nazanin" w:hint="cs"/>
            <w:sz w:val="24"/>
            <w:szCs w:val="24"/>
            <w:rtl/>
            <w:lang w:bidi="fa-IR"/>
          </w:rPr>
          <w:t>‌</w:t>
        </w:r>
      </w:ins>
      <w:del w:id="4337" w:author="Mehrnazi Boojari" w:date="2019-01-10T22:58:00Z">
        <w:r w:rsidRPr="00757DA9" w:rsidDel="007A5DC2">
          <w:rPr>
            <w:rFonts w:ascii="B Lotus" w:eastAsia="Calibri" w:hAnsi="B Lotus" w:cs="B Lotus"/>
            <w:sz w:val="24"/>
            <w:szCs w:val="24"/>
            <w:rtl/>
            <w:lang w:bidi="fa-IR"/>
          </w:rPr>
          <w:delText xml:space="preserve"> </w:delText>
        </w:r>
      </w:del>
      <w:r w:rsidRPr="00757DA9">
        <w:rPr>
          <w:rFonts w:ascii="B Lotus" w:eastAsia="Calibri" w:hAnsi="B Lotus" w:cs="B Lotus"/>
          <w:sz w:val="24"/>
          <w:szCs w:val="24"/>
          <w:rtl/>
          <w:lang w:bidi="fa-IR"/>
        </w:rPr>
        <w:t>الشعاع قرار</w:t>
      </w:r>
      <w:del w:id="4338" w:author="Mehrnazi Boojari" w:date="2019-01-07T09:49:00Z">
        <w:r w:rsidRPr="00757DA9" w:rsidDel="006F7CCF">
          <w:rPr>
            <w:rFonts w:ascii="B Lotus" w:eastAsia="Calibri" w:hAnsi="B Lotus" w:cs="B Lotus"/>
            <w:sz w:val="24"/>
            <w:szCs w:val="24"/>
            <w:rtl/>
            <w:lang w:bidi="fa-IR"/>
          </w:rPr>
          <w:delText xml:space="preserve"> م</w:delText>
        </w:r>
        <w:r w:rsidRPr="00757DA9" w:rsidDel="006F7CCF">
          <w:rPr>
            <w:rFonts w:ascii="B Lotus" w:eastAsia="Calibri" w:hAnsi="B Lotus" w:cs="B Lotus" w:hint="cs"/>
            <w:sz w:val="24"/>
            <w:szCs w:val="24"/>
            <w:rtl/>
            <w:lang w:bidi="fa-IR"/>
          </w:rPr>
          <w:delText>ی</w:delText>
        </w:r>
        <w:r w:rsidRPr="00757DA9" w:rsidDel="006F7CCF">
          <w:rPr>
            <w:rFonts w:ascii="B Lotus" w:eastAsia="Calibri" w:hAnsi="B Lotus" w:cs="B Lotus"/>
            <w:sz w:val="24"/>
            <w:szCs w:val="24"/>
            <w:rtl/>
            <w:lang w:bidi="fa-IR"/>
          </w:rPr>
          <w:delText xml:space="preserve"> </w:delText>
        </w:r>
      </w:del>
      <w:ins w:id="4339"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757DA9">
        <w:rPr>
          <w:rFonts w:ascii="B Lotus" w:eastAsia="Calibri" w:hAnsi="B Lotus" w:cs="B Lotus" w:hint="eastAsia"/>
          <w:sz w:val="24"/>
          <w:szCs w:val="24"/>
          <w:rtl/>
          <w:lang w:bidi="fa-IR"/>
        </w:rPr>
        <w:t>دهد</w:t>
      </w:r>
      <w:r w:rsidRPr="00757DA9">
        <w:rPr>
          <w:rFonts w:ascii="B Lotus" w:eastAsia="Calibri" w:hAnsi="B Lotus" w:cs="B Lotus"/>
          <w:sz w:val="24"/>
          <w:szCs w:val="24"/>
          <w:rtl/>
          <w:lang w:bidi="fa-IR"/>
        </w:rPr>
        <w:t>.</w:t>
      </w:r>
    </w:p>
    <w:p w14:paraId="4D30ED7F" w14:textId="77777777" w:rsidR="00A06196" w:rsidRPr="00A06196" w:rsidRDefault="00A06196" w:rsidP="007A5DC2">
      <w:pPr>
        <w:pStyle w:val="Heading5"/>
        <w:rPr>
          <w:rtl/>
          <w:lang w:bidi="fa-IR"/>
        </w:rPr>
      </w:pPr>
      <w:bookmarkStart w:id="4340" w:name="_Toc533781186"/>
      <w:bookmarkStart w:id="4341" w:name="_Toc533782142"/>
      <w:r w:rsidRPr="00A06196">
        <w:rPr>
          <w:rFonts w:hint="cs"/>
          <w:rtl/>
          <w:lang w:bidi="fa-IR"/>
        </w:rPr>
        <w:t>پشت</w:t>
      </w:r>
      <w:ins w:id="4342" w:author="Mehrnazi Boojari" w:date="2019-01-10T22:58:00Z">
        <w:r w:rsidR="007A5DC2">
          <w:rPr>
            <w:rFonts w:hint="cs"/>
            <w:rtl/>
            <w:lang w:bidi="fa-IR"/>
          </w:rPr>
          <w:t>‌</w:t>
        </w:r>
      </w:ins>
      <w:del w:id="4343" w:author="Mehrnazi Boojari" w:date="2019-01-10T22:58:00Z">
        <w:r w:rsidRPr="00A06196" w:rsidDel="007A5DC2">
          <w:rPr>
            <w:rFonts w:hint="cs"/>
            <w:rtl/>
            <w:lang w:bidi="fa-IR"/>
          </w:rPr>
          <w:delText xml:space="preserve"> </w:delText>
        </w:r>
      </w:del>
      <w:r w:rsidRPr="00A06196">
        <w:rPr>
          <w:rFonts w:hint="cs"/>
          <w:rtl/>
          <w:lang w:bidi="fa-IR"/>
        </w:rPr>
        <w:t>بام خانه</w:t>
      </w:r>
      <w:bookmarkEnd w:id="4340"/>
      <w:bookmarkEnd w:id="4341"/>
      <w:r w:rsidRPr="00A06196">
        <w:rPr>
          <w:rFonts w:hint="cs"/>
          <w:rtl/>
          <w:lang w:bidi="fa-IR"/>
        </w:rPr>
        <w:t xml:space="preserve"> </w:t>
      </w:r>
    </w:p>
    <w:p w14:paraId="6913EF6F" w14:textId="77777777" w:rsidR="00A06196" w:rsidRPr="00757DA9" w:rsidRDefault="00A06196" w:rsidP="00CA7E5D">
      <w:pPr>
        <w:bidi/>
        <w:ind w:firstLine="288"/>
        <w:jc w:val="both"/>
        <w:rPr>
          <w:rFonts w:ascii="B Lotus" w:eastAsia="Calibri" w:hAnsi="B Lotus" w:cs="B Lotus"/>
          <w:sz w:val="24"/>
          <w:szCs w:val="24"/>
          <w:rtl/>
          <w:lang w:bidi="fa-IR"/>
        </w:rPr>
      </w:pPr>
      <w:r w:rsidRPr="00757DA9">
        <w:rPr>
          <w:rFonts w:ascii="B Lotus" w:eastAsia="Calibri" w:hAnsi="B Lotus" w:cs="B Lotus"/>
          <w:sz w:val="24"/>
          <w:szCs w:val="24"/>
          <w:rtl/>
        </w:rPr>
        <w:t>مستحب است لب بام هم</w:t>
      </w:r>
      <w:ins w:id="4344" w:author="Mehrnazi Boojari" w:date="2019-01-10T22:59:00Z">
        <w:r w:rsidR="00514EBF">
          <w:rPr>
            <w:rFonts w:ascii="B Lotus" w:eastAsia="Calibri" w:hAnsi="B Lotus" w:cs="B Nazanin" w:hint="cs"/>
            <w:sz w:val="24"/>
            <w:szCs w:val="24"/>
            <w:rtl/>
          </w:rPr>
          <w:t>‌</w:t>
        </w:r>
      </w:ins>
      <w:del w:id="4345" w:author="Mehrnazi Boojari" w:date="2019-01-10T22:59:00Z">
        <w:r w:rsidRPr="00757DA9" w:rsidDel="00514EBF">
          <w:rPr>
            <w:rFonts w:ascii="B Lotus" w:eastAsia="Calibri" w:hAnsi="B Lotus" w:cs="B Lotus"/>
            <w:sz w:val="24"/>
            <w:szCs w:val="24"/>
            <w:rtl/>
          </w:rPr>
          <w:delText xml:space="preserve"> </w:delText>
        </w:r>
      </w:del>
      <w:r w:rsidRPr="00757DA9">
        <w:rPr>
          <w:rFonts w:ascii="B Lotus" w:eastAsia="Calibri" w:hAnsi="B Lotus" w:cs="B Lotus"/>
          <w:sz w:val="24"/>
          <w:szCs w:val="24"/>
          <w:rtl/>
        </w:rPr>
        <w:t>سطح آن نباشد و حداقل یک ذراع</w:t>
      </w:r>
      <w:ins w:id="4346" w:author="Mehrnazi Boojari" w:date="2019-01-10T22:59:00Z">
        <w:r w:rsidR="00514EBF">
          <w:rPr>
            <w:rFonts w:ascii="B Lotus" w:eastAsia="Calibri" w:hAnsi="B Lotus" w:cs="B Lotus" w:hint="cs"/>
            <w:sz w:val="24"/>
            <w:szCs w:val="24"/>
            <w:rtl/>
          </w:rPr>
          <w:t xml:space="preserve"> </w:t>
        </w:r>
      </w:ins>
      <w:r w:rsidRPr="00757DA9">
        <w:rPr>
          <w:rFonts w:ascii="B Lotus" w:eastAsia="Calibri" w:hAnsi="B Lotus" w:cs="B Lotus" w:hint="cs"/>
          <w:sz w:val="24"/>
          <w:szCs w:val="24"/>
          <w:rtl/>
        </w:rPr>
        <w:t>(</w:t>
      </w:r>
      <w:del w:id="4347" w:author="Mehrnazi Boojari" w:date="2019-01-10T22:59:00Z">
        <w:r w:rsidRPr="00757DA9" w:rsidDel="00514EBF">
          <w:rPr>
            <w:rFonts w:ascii="B Lotus" w:eastAsia="Calibri" w:hAnsi="B Lotus" w:cs="B Lotus" w:hint="cs"/>
            <w:sz w:val="24"/>
            <w:szCs w:val="24"/>
            <w:rtl/>
          </w:rPr>
          <w:delText xml:space="preserve">نزدیک </w:delText>
        </w:r>
      </w:del>
      <w:ins w:id="4348" w:author="Mehrnazi Boojari" w:date="2019-01-10T22:59:00Z">
        <w:r w:rsidR="00514EBF">
          <w:rPr>
            <w:rFonts w:ascii="B Lotus" w:eastAsia="Calibri" w:hAnsi="B Lotus" w:cs="B Lotus" w:hint="cs"/>
            <w:sz w:val="24"/>
            <w:szCs w:val="24"/>
            <w:rtl/>
          </w:rPr>
          <w:t>تقریباً</w:t>
        </w:r>
        <w:r w:rsidR="00514EBF" w:rsidRPr="00757DA9">
          <w:rPr>
            <w:rFonts w:ascii="B Lotus" w:eastAsia="Calibri" w:hAnsi="B Lotus" w:cs="B Lotus" w:hint="cs"/>
            <w:sz w:val="24"/>
            <w:szCs w:val="24"/>
            <w:rtl/>
          </w:rPr>
          <w:t xml:space="preserve"> </w:t>
        </w:r>
      </w:ins>
      <w:r w:rsidRPr="00757DA9">
        <w:rPr>
          <w:rFonts w:ascii="B Lotus" w:eastAsia="Calibri" w:hAnsi="B Lotus" w:cs="B Lotus" w:hint="cs"/>
          <w:sz w:val="24"/>
          <w:szCs w:val="24"/>
          <w:rtl/>
        </w:rPr>
        <w:t>نیم</w:t>
      </w:r>
      <w:ins w:id="4349" w:author="Mehrnazi Boojari" w:date="2019-01-10T23:07:00Z">
        <w:r w:rsidR="007B2758">
          <w:rPr>
            <w:rFonts w:ascii="B Lotus" w:eastAsia="Calibri" w:hAnsi="B Lotus" w:cs="B Lotus" w:hint="cs"/>
            <w:sz w:val="24"/>
            <w:szCs w:val="24"/>
            <w:rtl/>
          </w:rPr>
          <w:t xml:space="preserve"> </w:t>
        </w:r>
      </w:ins>
      <w:ins w:id="4350" w:author="Mehrnazi Boojari" w:date="2019-01-10T22:59:00Z">
        <w:r w:rsidR="00514EBF">
          <w:rPr>
            <w:rFonts w:ascii="B Lotus" w:eastAsia="Calibri" w:hAnsi="B Lotus" w:cs="B Nazanin" w:hint="cs"/>
            <w:sz w:val="24"/>
            <w:szCs w:val="24"/>
            <w:rtl/>
          </w:rPr>
          <w:t>‌</w:t>
        </w:r>
      </w:ins>
      <w:del w:id="4351" w:author="Mehrnazi Boojari" w:date="2019-01-10T22:59:00Z">
        <w:r w:rsidRPr="00757DA9" w:rsidDel="00514EBF">
          <w:rPr>
            <w:rFonts w:ascii="B Lotus" w:eastAsia="Calibri" w:hAnsi="B Lotus" w:cs="B Lotus" w:hint="cs"/>
            <w:sz w:val="24"/>
            <w:szCs w:val="24"/>
            <w:rtl/>
          </w:rPr>
          <w:delText xml:space="preserve"> </w:delText>
        </w:r>
      </w:del>
      <w:r w:rsidRPr="00757DA9">
        <w:rPr>
          <w:rFonts w:ascii="B Lotus" w:eastAsia="Calibri" w:hAnsi="B Lotus" w:cs="B Lotus" w:hint="cs"/>
          <w:sz w:val="24"/>
          <w:szCs w:val="24"/>
          <w:rtl/>
        </w:rPr>
        <w:t>متر)</w:t>
      </w:r>
      <w:r w:rsidRPr="00757DA9">
        <w:rPr>
          <w:rFonts w:ascii="B Lotus" w:eastAsia="Calibri" w:hAnsi="B Lotus" w:cs="B Lotus"/>
          <w:sz w:val="24"/>
          <w:szCs w:val="24"/>
          <w:rtl/>
        </w:rPr>
        <w:t xml:space="preserve"> حائلی بلندتر داشته باشد</w:t>
      </w:r>
      <w:r w:rsidRPr="00757DA9">
        <w:rPr>
          <w:rFonts w:ascii="B Lotus" w:eastAsia="Calibri" w:hAnsi="B Lotus" w:cs="B Lotus" w:hint="cs"/>
          <w:sz w:val="24"/>
          <w:szCs w:val="24"/>
          <w:rtl/>
        </w:rPr>
        <w:t>.</w:t>
      </w:r>
      <w:del w:id="4352" w:author="Mehrnazi Boojari" w:date="2019-01-09T23:33:00Z">
        <w:r w:rsidRPr="00757DA9" w:rsidDel="00947B53">
          <w:rPr>
            <w:rFonts w:ascii="B Lotus" w:eastAsia="Calibri" w:hAnsi="B Lotus" w:cs="B Lotus" w:hint="cs"/>
            <w:sz w:val="24"/>
            <w:szCs w:val="24"/>
            <w:rtl/>
          </w:rPr>
          <w:delText xml:space="preserve"> </w:delText>
        </w:r>
        <w:r w:rsidRPr="00757DA9" w:rsidDel="00947B53">
          <w:rPr>
            <w:rFonts w:ascii="B Lotus" w:eastAsia="Calibri" w:hAnsi="B Lotus" w:cs="B Lotus"/>
            <w:sz w:val="24"/>
            <w:szCs w:val="24"/>
            <w:rtl/>
          </w:rPr>
          <w:delText xml:space="preserve">امام </w:delText>
        </w:r>
      </w:del>
      <w:ins w:id="4353" w:author="Mehrnazi Boojari" w:date="2019-01-09T23:33:00Z">
        <w:r w:rsidR="00947B53">
          <w:rPr>
            <w:rFonts w:ascii="B Lotus" w:eastAsia="Calibri" w:hAnsi="B Lotus" w:cs="B Lotus" w:hint="cs"/>
            <w:sz w:val="24"/>
            <w:szCs w:val="24"/>
            <w:rtl/>
          </w:rPr>
          <w:t xml:space="preserve"> امام</w:t>
        </w:r>
        <w:r w:rsidR="00947B53">
          <w:rPr>
            <w:rFonts w:ascii="Times New Roman" w:eastAsia="Calibri" w:hAnsi="Times New Roman" w:cs="Times New Roman" w:hint="cs"/>
            <w:sz w:val="24"/>
            <w:szCs w:val="24"/>
            <w:rtl/>
          </w:rPr>
          <w:t> </w:t>
        </w:r>
      </w:ins>
      <w:r w:rsidRPr="00757DA9">
        <w:rPr>
          <w:rFonts w:ascii="B Lotus" w:eastAsia="Calibri" w:hAnsi="B Lotus" w:cs="B Lotus"/>
          <w:sz w:val="24"/>
          <w:szCs w:val="24"/>
          <w:rtl/>
        </w:rPr>
        <w:t>صادق</w:t>
      </w:r>
      <w:del w:id="4354" w:author="Mehrnazi Boojari" w:date="2019-01-07T12:19:00Z">
        <w:r w:rsidRPr="00757DA9" w:rsidDel="002F77AF">
          <w:rPr>
            <w:rFonts w:ascii="B Lotus" w:eastAsia="Calibri" w:hAnsi="B Lotus" w:cs="B Lotus"/>
            <w:sz w:val="24"/>
            <w:szCs w:val="24"/>
            <w:rtl/>
          </w:rPr>
          <w:delText xml:space="preserve"> عليه السلام </w:delText>
        </w:r>
      </w:del>
      <w:ins w:id="4355" w:author="Mehrnazi Boojari" w:date="2019-01-07T12:19:00Z">
        <w:r w:rsidR="002F77AF">
          <w:rPr>
            <w:rFonts w:ascii="B Lotus" w:eastAsia="Calibri" w:hAnsi="B Lotus" w:cs="B Lotus"/>
            <w:sz w:val="24"/>
            <w:szCs w:val="24"/>
            <w:rtl/>
          </w:rPr>
          <w:t xml:space="preserve"> (عليه</w:t>
        </w:r>
        <w:r w:rsidR="002F77AF">
          <w:rPr>
            <w:rFonts w:ascii="Times New Roman" w:eastAsia="Calibri" w:hAnsi="Times New Roman" w:cs="Times New Roman" w:hint="cs"/>
            <w:sz w:val="24"/>
            <w:szCs w:val="24"/>
            <w:rtl/>
          </w:rPr>
          <w:t> </w:t>
        </w:r>
        <w:r w:rsidR="002F77AF">
          <w:rPr>
            <w:rFonts w:ascii="B Lotus" w:eastAsia="Calibri" w:hAnsi="B Lotus" w:cs="B Lotus"/>
            <w:sz w:val="24"/>
            <w:szCs w:val="24"/>
            <w:rtl/>
          </w:rPr>
          <w:t xml:space="preserve">السلام) </w:t>
        </w:r>
      </w:ins>
      <w:r w:rsidRPr="00757DA9">
        <w:rPr>
          <w:rFonts w:ascii="B Lotus" w:eastAsia="Calibri" w:hAnsi="B Lotus" w:cs="B Lotus"/>
          <w:sz w:val="24"/>
          <w:szCs w:val="24"/>
          <w:rtl/>
        </w:rPr>
        <w:t>فرمودند: استراحت بر روي بامي كه ديوار</w:t>
      </w:r>
      <w:del w:id="4356" w:author="Mehrnazi Boojari" w:date="2019-01-10T22:59:00Z">
        <w:r w:rsidRPr="00757DA9" w:rsidDel="00CA7E5D">
          <w:rPr>
            <w:rFonts w:ascii="B Lotus" w:eastAsia="Calibri" w:hAnsi="B Lotus" w:cs="B Lotus"/>
            <w:sz w:val="24"/>
            <w:szCs w:val="24"/>
            <w:rtl/>
          </w:rPr>
          <w:delText xml:space="preserve"> </w:delText>
        </w:r>
      </w:del>
      <w:r w:rsidRPr="00757DA9">
        <w:rPr>
          <w:rFonts w:ascii="B Lotus" w:eastAsia="Calibri" w:hAnsi="B Lotus" w:cs="B Lotus"/>
          <w:sz w:val="24"/>
          <w:szCs w:val="24"/>
          <w:rtl/>
        </w:rPr>
        <w:t>كشي نشده</w:t>
      </w:r>
      <w:ins w:id="4357" w:author="Mehrnazi Boojari" w:date="2019-01-10T22:59:00Z">
        <w:r w:rsidR="00CA7E5D">
          <w:rPr>
            <w:rFonts w:ascii="B Lotus" w:eastAsia="Calibri" w:hAnsi="B Lotus" w:cs="B Nazanin" w:hint="cs"/>
            <w:sz w:val="24"/>
            <w:szCs w:val="24"/>
            <w:rtl/>
          </w:rPr>
          <w:t>‌</w:t>
        </w:r>
      </w:ins>
      <w:del w:id="4358" w:author="Mehrnazi Boojari" w:date="2019-01-10T22:59:00Z">
        <w:r w:rsidRPr="00757DA9" w:rsidDel="00CA7E5D">
          <w:rPr>
            <w:rFonts w:ascii="B Lotus" w:eastAsia="Calibri" w:hAnsi="B Lotus" w:cs="B Lotus"/>
            <w:sz w:val="24"/>
            <w:szCs w:val="24"/>
            <w:rtl/>
          </w:rPr>
          <w:delText>،</w:delText>
        </w:r>
      </w:del>
      <w:r w:rsidRPr="00757DA9">
        <w:rPr>
          <w:rFonts w:ascii="B Lotus" w:eastAsia="Calibri" w:hAnsi="B Lotus" w:cs="B Lotus"/>
          <w:sz w:val="24"/>
          <w:szCs w:val="24"/>
          <w:rtl/>
        </w:rPr>
        <w:t xml:space="preserve"> جايز نيست.</w:t>
      </w:r>
      <w:del w:id="4359" w:author="Mehrnazi Boojari" w:date="2019-01-07T09:58:00Z">
        <w:r w:rsidRPr="00757DA9" w:rsidDel="00A31D6F">
          <w:rPr>
            <w:rFonts w:ascii="B Lotus" w:eastAsia="Calibri" w:hAnsi="B Lotus" w:cs="B Lotus"/>
            <w:sz w:val="24"/>
            <w:szCs w:val="24"/>
            <w:rtl/>
          </w:rPr>
          <w:delText xml:space="preserve"> </w:delText>
        </w:r>
        <w:r w:rsidRPr="00757DA9" w:rsidDel="00A31D6F">
          <w:rPr>
            <w:rFonts w:ascii="Cambria" w:eastAsia="Calibri" w:hAnsi="Cambria" w:cs="Cambria" w:hint="cs"/>
            <w:sz w:val="24"/>
            <w:szCs w:val="24"/>
            <w:rtl/>
          </w:rPr>
          <w:delText> </w:delText>
        </w:r>
      </w:del>
      <w:ins w:id="4360" w:author="Mehrnazi Boojari" w:date="2019-01-07T09:58:00Z">
        <w:r w:rsidR="00A31D6F">
          <w:rPr>
            <w:rFonts w:ascii="B Lotus" w:eastAsia="Calibri" w:hAnsi="B Lotus" w:cs="B Lotus"/>
            <w:sz w:val="24"/>
            <w:szCs w:val="24"/>
            <w:rtl/>
          </w:rPr>
          <w:t xml:space="preserve"> </w:t>
        </w:r>
      </w:ins>
      <w:r w:rsidRPr="00757DA9">
        <w:rPr>
          <w:rFonts w:ascii="B Lotus" w:eastAsia="Calibri" w:hAnsi="B Lotus" w:cs="B Lotus" w:hint="cs"/>
          <w:sz w:val="24"/>
          <w:szCs w:val="24"/>
          <w:rtl/>
        </w:rPr>
        <w:t>راوی</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سؤال</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کرد</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اگر</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از</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سه</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طرف</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ديوار</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باشد</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چگونه</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است؟</w:t>
      </w:r>
      <w:del w:id="4361" w:author="Mehrnazi Boojari" w:date="2019-01-10T23:00:00Z">
        <w:r w:rsidRPr="00757DA9" w:rsidDel="00CA7E5D">
          <w:rPr>
            <w:rFonts w:ascii="B Lotus" w:eastAsia="Calibri" w:hAnsi="B Lotus" w:cs="B Lotus"/>
            <w:sz w:val="24"/>
            <w:szCs w:val="24"/>
            <w:rtl/>
          </w:rPr>
          <w:delText>.</w:delText>
        </w:r>
      </w:del>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حضرت</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فرمودند</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كفايت</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نمي</w:t>
      </w:r>
      <w:ins w:id="4362" w:author="Mehrnazi Boojari" w:date="2019-01-07T12:20:00Z">
        <w:r w:rsidR="002F77AF">
          <w:rPr>
            <w:rFonts w:ascii="B Lotus" w:eastAsia="Calibri" w:hAnsi="B Lotus" w:cs="B Nazanin" w:hint="cs"/>
            <w:sz w:val="24"/>
            <w:szCs w:val="24"/>
            <w:rtl/>
          </w:rPr>
          <w:t>‌</w:t>
        </w:r>
      </w:ins>
      <w:del w:id="4363" w:author="Mehrnazi Boojari" w:date="2019-01-07T12:20:00Z">
        <w:r w:rsidRPr="00757DA9" w:rsidDel="002F77AF">
          <w:rPr>
            <w:rFonts w:ascii="B Lotus" w:eastAsia="Calibri" w:hAnsi="B Lotus" w:cs="B Lotus"/>
            <w:sz w:val="24"/>
            <w:szCs w:val="24"/>
            <w:rtl/>
          </w:rPr>
          <w:delText xml:space="preserve"> </w:delText>
        </w:r>
      </w:del>
      <w:r w:rsidRPr="00757DA9">
        <w:rPr>
          <w:rFonts w:ascii="B Lotus" w:eastAsia="Calibri" w:hAnsi="B Lotus" w:cs="B Lotus" w:hint="cs"/>
          <w:sz w:val="24"/>
          <w:szCs w:val="24"/>
          <w:rtl/>
        </w:rPr>
        <w:t>كند</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و</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بايد</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از</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چهار</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طرف</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ديوار</w:t>
      </w:r>
      <w:del w:id="4364" w:author="Mehrnazi Boojari" w:date="2019-01-07T12:20:00Z">
        <w:r w:rsidRPr="00757DA9" w:rsidDel="002F77AF">
          <w:rPr>
            <w:rFonts w:ascii="B Lotus" w:eastAsia="Calibri" w:hAnsi="B Lotus" w:cs="B Lotus"/>
            <w:sz w:val="24"/>
            <w:szCs w:val="24"/>
            <w:rtl/>
          </w:rPr>
          <w:delText xml:space="preserve"> </w:delText>
        </w:r>
      </w:del>
      <w:r w:rsidRPr="00757DA9">
        <w:rPr>
          <w:rFonts w:ascii="B Lotus" w:eastAsia="Calibri" w:hAnsi="B Lotus" w:cs="B Lotus" w:hint="cs"/>
          <w:sz w:val="24"/>
          <w:szCs w:val="24"/>
          <w:rtl/>
        </w:rPr>
        <w:t>كشي</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شده</w:t>
      </w:r>
      <w:r w:rsidRPr="00757DA9">
        <w:rPr>
          <w:rFonts w:ascii="B Lotus" w:eastAsia="Calibri" w:hAnsi="B Lotus" w:cs="B Lotus"/>
          <w:sz w:val="24"/>
          <w:szCs w:val="24"/>
          <w:rtl/>
        </w:rPr>
        <w:t xml:space="preserve"> </w:t>
      </w:r>
      <w:r w:rsidRPr="00757DA9">
        <w:rPr>
          <w:rFonts w:ascii="B Lotus" w:eastAsia="Calibri" w:hAnsi="B Lotus" w:cs="B Lotus" w:hint="cs"/>
          <w:sz w:val="24"/>
          <w:szCs w:val="24"/>
          <w:rtl/>
        </w:rPr>
        <w:t>باشد</w:t>
      </w:r>
      <w:r w:rsidR="007F7622">
        <w:rPr>
          <w:rStyle w:val="FootnoteReference"/>
          <w:rFonts w:ascii="B Lotus" w:eastAsia="Calibri" w:hAnsi="B Lotus" w:cs="B Lotus"/>
          <w:sz w:val="24"/>
          <w:szCs w:val="24"/>
          <w:rtl/>
        </w:rPr>
        <w:footnoteReference w:id="40"/>
      </w:r>
      <w:r w:rsidRPr="00757DA9">
        <w:rPr>
          <w:rFonts w:ascii="B Lotus" w:eastAsia="Calibri" w:hAnsi="B Lotus" w:cs="B Lotus" w:hint="cs"/>
          <w:sz w:val="24"/>
          <w:szCs w:val="24"/>
          <w:rtl/>
        </w:rPr>
        <w:t>.</w:t>
      </w:r>
    </w:p>
    <w:p w14:paraId="3CD56E69" w14:textId="77777777" w:rsidR="00A06196" w:rsidRPr="00A06196" w:rsidRDefault="00A06196" w:rsidP="00991B8E">
      <w:pPr>
        <w:pStyle w:val="Heading5"/>
        <w:rPr>
          <w:rtl/>
          <w:lang w:bidi="fa-IR"/>
        </w:rPr>
      </w:pPr>
      <w:bookmarkStart w:id="4369" w:name="_Toc533781187"/>
      <w:bookmarkStart w:id="4370" w:name="_Toc533782143"/>
      <w:r w:rsidRPr="00A06196">
        <w:rPr>
          <w:rFonts w:hint="cs"/>
          <w:rtl/>
          <w:lang w:bidi="fa-IR"/>
        </w:rPr>
        <w:t>دوری از فخرفروشی و تجملات</w:t>
      </w:r>
      <w:bookmarkEnd w:id="4369"/>
      <w:bookmarkEnd w:id="4370"/>
      <w:r w:rsidRPr="00A06196">
        <w:rPr>
          <w:rFonts w:hint="cs"/>
          <w:rtl/>
          <w:lang w:bidi="fa-IR"/>
        </w:rPr>
        <w:t xml:space="preserve"> </w:t>
      </w:r>
    </w:p>
    <w:p w14:paraId="62F97A00" w14:textId="77777777" w:rsidR="00A06196" w:rsidRPr="007F7622" w:rsidRDefault="00A06196" w:rsidP="003C7675">
      <w:pPr>
        <w:bidi/>
        <w:ind w:firstLine="288"/>
        <w:jc w:val="both"/>
        <w:rPr>
          <w:rFonts w:ascii="B Lotus" w:eastAsia="Calibri" w:hAnsi="B Lotus" w:cs="B Lotus"/>
          <w:sz w:val="24"/>
          <w:szCs w:val="24"/>
          <w:rtl/>
        </w:rPr>
      </w:pPr>
      <w:r w:rsidRPr="007F7622">
        <w:rPr>
          <w:rFonts w:ascii="B Lotus" w:eastAsia="Calibri" w:hAnsi="B Lotus" w:cs="B Lotus"/>
          <w:sz w:val="24"/>
          <w:szCs w:val="24"/>
          <w:rtl/>
        </w:rPr>
        <w:t xml:space="preserve">شکل‌ معماری‌ خانه‌های‌ مردم‌ نیز از جمله‌ موارد مهم‌ و مؤثری‌ است‌ که‌ در منش‌، تربیت‌ و ساختن‌ ذهنیات‌ اعضای‌ خانواده‌ها </w:t>
      </w:r>
      <w:del w:id="4371" w:author="Mehrnazi Boojari" w:date="2019-01-07T10:04:00Z">
        <w:r w:rsidRPr="007F7622" w:rsidDel="00A31D6F">
          <w:rPr>
            <w:rFonts w:ascii="B Lotus" w:eastAsia="Calibri" w:hAnsi="B Lotus" w:cs="B Lotus"/>
            <w:sz w:val="24"/>
            <w:szCs w:val="24"/>
            <w:rtl/>
          </w:rPr>
          <w:delText>تأثیر</w:delText>
        </w:r>
      </w:del>
      <w:ins w:id="4372" w:author="Mehrnazi Boojari" w:date="2019-01-07T10:04:00Z">
        <w:r w:rsidR="00A31D6F">
          <w:rPr>
            <w:rFonts w:ascii="B Lotus" w:eastAsia="Calibri" w:hAnsi="B Lotus" w:cs="B Lotus"/>
            <w:sz w:val="24"/>
            <w:szCs w:val="24"/>
            <w:rtl/>
          </w:rPr>
          <w:t>تأثیر</w:t>
        </w:r>
      </w:ins>
      <w:r w:rsidRPr="007F7622">
        <w:rPr>
          <w:rFonts w:ascii="B Lotus" w:eastAsia="Calibri" w:hAnsi="B Lotus" w:cs="B Lotus"/>
          <w:sz w:val="24"/>
          <w:szCs w:val="24"/>
          <w:rtl/>
        </w:rPr>
        <w:t xml:space="preserve"> تعیین‌کننده‌ و بلند</w:t>
      </w:r>
      <w:del w:id="4373" w:author="Mehrnazi Boojari" w:date="2019-01-10T23:00:00Z">
        <w:r w:rsidRPr="007F7622" w:rsidDel="00CA7E5D">
          <w:rPr>
            <w:rFonts w:ascii="B Lotus" w:eastAsia="Calibri" w:hAnsi="B Lotus" w:cs="B Lotus"/>
            <w:sz w:val="24"/>
            <w:szCs w:val="24"/>
            <w:rtl/>
          </w:rPr>
          <w:delText xml:space="preserve"> </w:delText>
        </w:r>
      </w:del>
      <w:r w:rsidRPr="007F7622">
        <w:rPr>
          <w:rFonts w:ascii="B Lotus" w:eastAsia="Calibri" w:hAnsi="B Lotus" w:cs="B Lotus"/>
          <w:sz w:val="24"/>
          <w:szCs w:val="24"/>
          <w:rtl/>
        </w:rPr>
        <w:t>مدت‌ خود را بر</w:t>
      </w:r>
      <w:del w:id="4374" w:author="Mehrnazi Boojari" w:date="2019-01-10T23:00:00Z">
        <w:r w:rsidRPr="007F7622" w:rsidDel="00CA7E5D">
          <w:rPr>
            <w:rFonts w:ascii="B Lotus" w:eastAsia="Calibri" w:hAnsi="B Lotus" w:cs="B Lotus"/>
            <w:sz w:val="24"/>
            <w:szCs w:val="24"/>
            <w:rtl/>
          </w:rPr>
          <w:delText xml:space="preserve"> </w:delText>
        </w:r>
      </w:del>
      <w:r w:rsidRPr="007F7622">
        <w:rPr>
          <w:rFonts w:ascii="B Lotus" w:eastAsia="Calibri" w:hAnsi="B Lotus" w:cs="B Lotus"/>
          <w:sz w:val="24"/>
          <w:szCs w:val="24"/>
          <w:rtl/>
        </w:rPr>
        <w:t>جای‌ می‌گذارد</w:t>
      </w:r>
      <w:r w:rsidRPr="007F7622">
        <w:rPr>
          <w:rFonts w:ascii="B Lotus" w:eastAsia="Calibri" w:hAnsi="B Lotus" w:cs="B Lotus"/>
          <w:sz w:val="24"/>
          <w:szCs w:val="24"/>
          <w:vertAlign w:val="superscript"/>
          <w:rtl/>
        </w:rPr>
        <w:footnoteReference w:id="41"/>
      </w:r>
      <w:r w:rsidRPr="007F7622">
        <w:rPr>
          <w:rFonts w:ascii="B Lotus" w:eastAsia="Calibri" w:hAnsi="B Lotus" w:cs="B Lotus" w:hint="cs"/>
          <w:sz w:val="24"/>
          <w:szCs w:val="24"/>
          <w:rtl/>
        </w:rPr>
        <w:t xml:space="preserve">. </w:t>
      </w:r>
      <w:r w:rsidRPr="007F7622">
        <w:rPr>
          <w:rFonts w:ascii="B Lotus" w:eastAsia="Calibri" w:hAnsi="B Lotus" w:cs="B Lotus"/>
          <w:sz w:val="24"/>
          <w:szCs w:val="24"/>
          <w:rtl/>
        </w:rPr>
        <w:t>تجمل خانه فقط به محلة آن و یا به</w:t>
      </w:r>
      <w:ins w:id="4383" w:author="Mehrnazi Boojari" w:date="2019-01-10T23:00:00Z">
        <w:r w:rsidR="00CA7E5D">
          <w:rPr>
            <w:rFonts w:ascii="B Lotus" w:eastAsia="Calibri" w:hAnsi="B Lotus" w:cs="B Nazanin" w:hint="cs"/>
            <w:sz w:val="24"/>
            <w:szCs w:val="24"/>
            <w:rtl/>
          </w:rPr>
          <w:t>‌</w:t>
        </w:r>
      </w:ins>
      <w:del w:id="4384" w:author="Mehrnazi Boojari" w:date="2019-01-10T23:00:00Z">
        <w:r w:rsidRPr="007F7622" w:rsidDel="00CA7E5D">
          <w:rPr>
            <w:rFonts w:ascii="B Lotus" w:eastAsia="Calibri" w:hAnsi="B Lotus" w:cs="B Lotus"/>
            <w:sz w:val="24"/>
            <w:szCs w:val="24"/>
            <w:rtl/>
          </w:rPr>
          <w:delText xml:space="preserve"> </w:delText>
        </w:r>
      </w:del>
      <w:r w:rsidRPr="007F7622">
        <w:rPr>
          <w:rFonts w:ascii="B Lotus" w:eastAsia="Calibri" w:hAnsi="B Lotus" w:cs="B Lotus"/>
          <w:sz w:val="24"/>
          <w:szCs w:val="24"/>
          <w:rtl/>
        </w:rPr>
        <w:t>کار</w:t>
      </w:r>
      <w:ins w:id="4385" w:author="Mehrnazi Boojari" w:date="2019-01-10T23:00:00Z">
        <w:r w:rsidR="00CA7E5D">
          <w:rPr>
            <w:rFonts w:ascii="B Lotus" w:eastAsia="Calibri" w:hAnsi="B Lotus" w:cs="B Nazanin" w:hint="cs"/>
            <w:sz w:val="24"/>
            <w:szCs w:val="24"/>
            <w:rtl/>
          </w:rPr>
          <w:t>‌</w:t>
        </w:r>
      </w:ins>
      <w:del w:id="4386" w:author="Mehrnazi Boojari" w:date="2019-01-10T23:00:00Z">
        <w:r w:rsidRPr="007F7622" w:rsidDel="00CA7E5D">
          <w:rPr>
            <w:rFonts w:ascii="B Lotus" w:eastAsia="Calibri" w:hAnsi="B Lotus" w:cs="B Lotus"/>
            <w:sz w:val="24"/>
            <w:szCs w:val="24"/>
            <w:rtl/>
          </w:rPr>
          <w:delText xml:space="preserve"> </w:delText>
        </w:r>
      </w:del>
      <w:r w:rsidRPr="007F7622">
        <w:rPr>
          <w:rFonts w:ascii="B Lotus" w:eastAsia="Calibri" w:hAnsi="B Lotus" w:cs="B Lotus"/>
          <w:sz w:val="24"/>
          <w:szCs w:val="24"/>
          <w:rtl/>
        </w:rPr>
        <w:t>بردن مصالح ساختمانی خیلی گران و تجملاتی نیست، استفاده از نقشه</w:t>
      </w:r>
      <w:del w:id="4387" w:author="Mehrnazi Boojari" w:date="2019-01-07T10:40:00Z">
        <w:r w:rsidRPr="007F7622" w:rsidDel="006A1F1D">
          <w:rPr>
            <w:rFonts w:ascii="B Lotus" w:eastAsia="Calibri" w:hAnsi="B Lotus" w:cs="B Lotus"/>
            <w:sz w:val="24"/>
            <w:szCs w:val="24"/>
            <w:rtl/>
          </w:rPr>
          <w:delText xml:space="preserve"> ای </w:delText>
        </w:r>
      </w:del>
      <w:ins w:id="4388" w:author="Mehrnazi Boojari" w:date="2019-01-07T10:40: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ای </w:t>
        </w:r>
      </w:ins>
      <w:r w:rsidRPr="007F7622">
        <w:rPr>
          <w:rFonts w:ascii="B Lotus" w:eastAsia="Calibri" w:hAnsi="B Lotus" w:cs="B Lotus"/>
          <w:sz w:val="24"/>
          <w:szCs w:val="24"/>
          <w:rtl/>
        </w:rPr>
        <w:t>که نشان از تجمل باشد و اینکه حتی خانه دارای وسعتی بیش از حد کفاف خانواده باشد</w:t>
      </w:r>
      <w:r w:rsidRPr="007F7622">
        <w:rPr>
          <w:rFonts w:ascii="B Lotus" w:eastAsia="Calibri" w:hAnsi="B Lotus" w:cs="B Lotus"/>
          <w:sz w:val="24"/>
          <w:szCs w:val="24"/>
          <w:vertAlign w:val="superscript"/>
          <w:rtl/>
        </w:rPr>
        <w:footnoteReference w:id="42"/>
      </w:r>
      <w:r w:rsidRPr="007F7622">
        <w:rPr>
          <w:rFonts w:ascii="Cambria" w:eastAsia="Calibri" w:hAnsi="Cambria" w:cs="Cambria" w:hint="cs"/>
          <w:sz w:val="24"/>
          <w:szCs w:val="24"/>
          <w:rtl/>
        </w:rPr>
        <w:t> </w:t>
      </w:r>
      <w:r w:rsidRPr="007F7622">
        <w:rPr>
          <w:rFonts w:ascii="B Lotus" w:eastAsia="Calibri" w:hAnsi="B Lotus" w:cs="B Lotus" w:hint="cs"/>
          <w:sz w:val="24"/>
          <w:szCs w:val="24"/>
          <w:rtl/>
        </w:rPr>
        <w:t>تجمل</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محسوب</w:t>
      </w:r>
      <w:del w:id="4402" w:author="Mehrnazi Boojari" w:date="2019-01-07T09:49:00Z">
        <w:r w:rsidRPr="007F7622" w:rsidDel="006F7CCF">
          <w:rPr>
            <w:rFonts w:ascii="B Lotus" w:eastAsia="Calibri" w:hAnsi="B Lotus" w:cs="B Lotus"/>
            <w:sz w:val="24"/>
            <w:szCs w:val="24"/>
            <w:rtl/>
          </w:rPr>
          <w:delText xml:space="preserve"> </w:delText>
        </w:r>
        <w:r w:rsidRPr="007F7622" w:rsidDel="006F7CCF">
          <w:rPr>
            <w:rFonts w:ascii="B Lotus" w:eastAsia="Calibri" w:hAnsi="B Lotus" w:cs="B Lotus" w:hint="cs"/>
            <w:sz w:val="24"/>
            <w:szCs w:val="24"/>
            <w:rtl/>
          </w:rPr>
          <w:delText>می</w:delText>
        </w:r>
        <w:r w:rsidRPr="007F7622" w:rsidDel="006F7CCF">
          <w:rPr>
            <w:rFonts w:ascii="B Lotus" w:eastAsia="Calibri" w:hAnsi="B Lotus" w:cs="B Lotus"/>
            <w:sz w:val="24"/>
            <w:szCs w:val="24"/>
            <w:rtl/>
          </w:rPr>
          <w:delText xml:space="preserve"> </w:delText>
        </w:r>
      </w:del>
      <w:ins w:id="4403"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7F7622">
        <w:rPr>
          <w:rFonts w:ascii="B Lotus" w:eastAsia="Calibri" w:hAnsi="B Lotus" w:cs="B Lotus" w:hint="cs"/>
          <w:sz w:val="24"/>
          <w:szCs w:val="24"/>
          <w:rtl/>
        </w:rPr>
        <w:t>شود</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و</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در</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روز</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قیامت</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وبال</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گردن</w:t>
      </w:r>
      <w:r w:rsidRPr="007F7622">
        <w:rPr>
          <w:rFonts w:ascii="B Lotus" w:eastAsia="Calibri" w:hAnsi="B Lotus" w:cs="B Lotus"/>
          <w:sz w:val="24"/>
          <w:szCs w:val="24"/>
          <w:rtl/>
        </w:rPr>
        <w:t xml:space="preserve"> </w:t>
      </w:r>
      <w:del w:id="4404" w:author="Mehrnazi Boojari" w:date="2019-01-10T23:00:00Z">
        <w:r w:rsidRPr="007F7622" w:rsidDel="00CA7E5D">
          <w:rPr>
            <w:rFonts w:ascii="B Lotus" w:eastAsia="Calibri" w:hAnsi="B Lotus" w:cs="B Lotus" w:hint="cs"/>
            <w:sz w:val="24"/>
            <w:szCs w:val="24"/>
            <w:rtl/>
          </w:rPr>
          <w:delText>مالکش</w:delText>
        </w:r>
        <w:r w:rsidRPr="007F7622" w:rsidDel="00CA7E5D">
          <w:rPr>
            <w:rFonts w:ascii="B Lotus" w:eastAsia="Calibri" w:hAnsi="B Lotus" w:cs="B Lotus"/>
            <w:sz w:val="24"/>
            <w:szCs w:val="24"/>
            <w:rtl/>
          </w:rPr>
          <w:delText xml:space="preserve"> </w:delText>
        </w:r>
      </w:del>
      <w:ins w:id="4405" w:author="Mehrnazi Boojari" w:date="2019-01-10T23:00:00Z">
        <w:r w:rsidR="00CA7E5D" w:rsidRPr="007F7622">
          <w:rPr>
            <w:rFonts w:ascii="B Lotus" w:eastAsia="Calibri" w:hAnsi="B Lotus" w:cs="B Lotus" w:hint="cs"/>
            <w:sz w:val="24"/>
            <w:szCs w:val="24"/>
            <w:rtl/>
          </w:rPr>
          <w:t>مالک</w:t>
        </w:r>
        <w:r w:rsidR="00CA7E5D">
          <w:rPr>
            <w:rFonts w:ascii="B Lotus" w:eastAsia="Calibri" w:hAnsi="B Lotus" w:cs="B Lotus" w:hint="cs"/>
            <w:sz w:val="24"/>
            <w:szCs w:val="24"/>
            <w:rtl/>
          </w:rPr>
          <w:t xml:space="preserve"> آن</w:t>
        </w:r>
        <w:r w:rsidR="00CA7E5D" w:rsidRPr="007F7622">
          <w:rPr>
            <w:rFonts w:ascii="B Lotus" w:eastAsia="Calibri" w:hAnsi="B Lotus" w:cs="B Lotus"/>
            <w:sz w:val="24"/>
            <w:szCs w:val="24"/>
            <w:rtl/>
          </w:rPr>
          <w:t xml:space="preserve"> </w:t>
        </w:r>
      </w:ins>
      <w:r w:rsidRPr="007F7622">
        <w:rPr>
          <w:rFonts w:ascii="B Lotus" w:eastAsia="Calibri" w:hAnsi="B Lotus" w:cs="B Lotus" w:hint="cs"/>
          <w:sz w:val="24"/>
          <w:szCs w:val="24"/>
          <w:rtl/>
        </w:rPr>
        <w:t>خواهد</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بود</w:t>
      </w:r>
      <w:r w:rsidRPr="007F7622">
        <w:rPr>
          <w:rFonts w:ascii="B Lotus" w:eastAsia="Calibri" w:hAnsi="B Lotus" w:cs="B Lotus"/>
          <w:sz w:val="24"/>
          <w:szCs w:val="24"/>
          <w:vertAlign w:val="superscript"/>
          <w:rtl/>
        </w:rPr>
        <w:footnoteReference w:id="43"/>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هرچه</w:t>
      </w:r>
      <w:r w:rsidRPr="007F7622">
        <w:rPr>
          <w:rFonts w:ascii="B Lotus" w:eastAsia="Calibri" w:hAnsi="B Lotus" w:cs="B Lotus"/>
          <w:sz w:val="24"/>
          <w:szCs w:val="24"/>
          <w:rtl/>
        </w:rPr>
        <w:t xml:space="preserve"> </w:t>
      </w:r>
      <w:del w:id="4411" w:author="Mehrnazi Boojari" w:date="2019-01-10T23:01:00Z">
        <w:r w:rsidRPr="007F7622" w:rsidDel="00CA7E5D">
          <w:rPr>
            <w:rFonts w:ascii="B Lotus" w:eastAsia="Calibri" w:hAnsi="B Lotus" w:cs="B Lotus" w:hint="cs"/>
            <w:sz w:val="24"/>
            <w:szCs w:val="24"/>
            <w:rtl/>
          </w:rPr>
          <w:delText>که</w:delText>
        </w:r>
        <w:r w:rsidRPr="007F7622" w:rsidDel="00CA7E5D">
          <w:rPr>
            <w:rFonts w:ascii="B Lotus" w:eastAsia="Calibri" w:hAnsi="B Lotus" w:cs="B Lotus"/>
            <w:sz w:val="24"/>
            <w:szCs w:val="24"/>
            <w:rtl/>
          </w:rPr>
          <w:delText xml:space="preserve"> </w:delText>
        </w:r>
      </w:del>
      <w:r w:rsidRPr="007F7622">
        <w:rPr>
          <w:rFonts w:ascii="B Lotus" w:eastAsia="Calibri" w:hAnsi="B Lotus" w:cs="B Lotus" w:hint="cs"/>
          <w:sz w:val="24"/>
          <w:szCs w:val="24"/>
          <w:rtl/>
        </w:rPr>
        <w:t>انسان</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بیشتر</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با</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تجمل</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آجرهای</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خانه</w:t>
      </w:r>
      <w:ins w:id="4412" w:author="Mehrnazi Boojari" w:date="2019-01-10T23:01:00Z">
        <w:r w:rsidR="00CA7E5D">
          <w:rPr>
            <w:rFonts w:ascii="B Lotus" w:eastAsia="Calibri" w:hAnsi="B Lotus" w:cs="B Nazanin" w:hint="cs"/>
            <w:sz w:val="24"/>
            <w:szCs w:val="24"/>
            <w:rtl/>
          </w:rPr>
          <w:t>‌</w:t>
        </w:r>
      </w:ins>
      <w:del w:id="4413" w:author="Mehrnazi Boojari" w:date="2019-01-10T23:01:00Z">
        <w:r w:rsidRPr="007F7622" w:rsidDel="00CA7E5D">
          <w:rPr>
            <w:rFonts w:ascii="B Lotus" w:eastAsia="Calibri" w:hAnsi="B Lotus" w:cs="B Lotus"/>
            <w:sz w:val="24"/>
            <w:szCs w:val="24"/>
            <w:rtl/>
          </w:rPr>
          <w:delText xml:space="preserve"> </w:delText>
        </w:r>
      </w:del>
      <w:r w:rsidRPr="007F7622">
        <w:rPr>
          <w:rFonts w:ascii="B Lotus" w:eastAsia="Calibri" w:hAnsi="B Lotus" w:cs="B Lotus" w:hint="cs"/>
          <w:sz w:val="24"/>
          <w:szCs w:val="24"/>
          <w:rtl/>
        </w:rPr>
        <w:t>اش</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را</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بالا</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ببرد</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بیشتر</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از</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قبل</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دینش</w:t>
      </w:r>
      <w:r w:rsidRPr="007F7622">
        <w:rPr>
          <w:rFonts w:ascii="B Lotus" w:eastAsia="Calibri" w:hAnsi="B Lotus" w:cs="B Lotus"/>
          <w:sz w:val="24"/>
          <w:szCs w:val="24"/>
          <w:rtl/>
        </w:rPr>
        <w:t xml:space="preserve"> </w:t>
      </w:r>
      <w:r w:rsidRPr="007F7622">
        <w:rPr>
          <w:rFonts w:ascii="B Lotus" w:eastAsia="Calibri" w:hAnsi="B Lotus" w:cs="B Lotus" w:hint="cs"/>
          <w:sz w:val="24"/>
          <w:szCs w:val="24"/>
          <w:rtl/>
        </w:rPr>
        <w:t>پایین</w:t>
      </w:r>
      <w:del w:id="4414" w:author="Mehrnazi Boojari" w:date="2019-01-07T09:49:00Z">
        <w:r w:rsidRPr="007F7622" w:rsidDel="006F7CCF">
          <w:rPr>
            <w:rFonts w:ascii="B Lotus" w:eastAsia="Calibri" w:hAnsi="B Lotus" w:cs="B Lotus"/>
            <w:sz w:val="24"/>
            <w:szCs w:val="24"/>
            <w:rtl/>
          </w:rPr>
          <w:delText xml:space="preserve"> </w:delText>
        </w:r>
        <w:r w:rsidRPr="007F7622" w:rsidDel="006F7CCF">
          <w:rPr>
            <w:rFonts w:ascii="B Lotus" w:eastAsia="Calibri" w:hAnsi="B Lotus" w:cs="B Lotus" w:hint="cs"/>
            <w:sz w:val="24"/>
            <w:szCs w:val="24"/>
            <w:rtl/>
          </w:rPr>
          <w:delText>می</w:delText>
        </w:r>
        <w:r w:rsidRPr="007F7622" w:rsidDel="006F7CCF">
          <w:rPr>
            <w:rFonts w:ascii="B Lotus" w:eastAsia="Calibri" w:hAnsi="B Lotus" w:cs="B Lotus"/>
            <w:sz w:val="24"/>
            <w:szCs w:val="24"/>
            <w:rtl/>
          </w:rPr>
          <w:delText xml:space="preserve"> </w:delText>
        </w:r>
      </w:del>
      <w:ins w:id="4415"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7F7622">
        <w:rPr>
          <w:rFonts w:ascii="B Lotus" w:eastAsia="Calibri" w:hAnsi="B Lotus" w:cs="B Lotus" w:hint="cs"/>
          <w:sz w:val="24"/>
          <w:szCs w:val="24"/>
          <w:rtl/>
        </w:rPr>
        <w:t>آی</w:t>
      </w:r>
      <w:r w:rsidRPr="007F7622">
        <w:rPr>
          <w:rFonts w:ascii="B Lotus" w:eastAsia="Calibri" w:hAnsi="B Lotus" w:cs="B Lotus"/>
          <w:sz w:val="24"/>
          <w:szCs w:val="24"/>
          <w:rtl/>
        </w:rPr>
        <w:t>د</w:t>
      </w:r>
      <w:r w:rsidRPr="007F7622">
        <w:rPr>
          <w:rFonts w:ascii="B Lotus" w:eastAsia="Calibri" w:hAnsi="B Lotus" w:cs="B Lotus" w:hint="cs"/>
          <w:sz w:val="24"/>
          <w:szCs w:val="24"/>
          <w:rtl/>
        </w:rPr>
        <w:t>.</w:t>
      </w:r>
      <w:del w:id="4416" w:author="Mehrnazi Boojari" w:date="2019-01-07T09:58:00Z">
        <w:r w:rsidRPr="007F7622" w:rsidDel="00A31D6F">
          <w:rPr>
            <w:rFonts w:ascii="B Lotus" w:eastAsia="Times New Roman" w:hAnsi="B Lotus" w:cs="B Lotus"/>
            <w:color w:val="000000"/>
            <w:sz w:val="24"/>
            <w:szCs w:val="24"/>
            <w:rtl/>
          </w:rPr>
          <w:delText xml:space="preserve"> </w:delText>
        </w:r>
        <w:r w:rsidRPr="007F7622" w:rsidDel="00A31D6F">
          <w:rPr>
            <w:rFonts w:ascii="Cambria" w:eastAsia="Calibri" w:hAnsi="Cambria" w:cs="Cambria" w:hint="cs"/>
            <w:sz w:val="24"/>
            <w:szCs w:val="24"/>
            <w:rtl/>
            <w:lang w:bidi="fa-IR"/>
          </w:rPr>
          <w:delText> </w:delText>
        </w:r>
      </w:del>
      <w:ins w:id="4417" w:author="Mehrnazi Boojari" w:date="2019-01-07T09:58:00Z">
        <w:r w:rsidR="00A31D6F">
          <w:rPr>
            <w:rFonts w:ascii="B Lotus" w:eastAsia="Times New Roman" w:hAnsi="B Lotus" w:cs="B Lotus"/>
            <w:color w:val="000000"/>
            <w:sz w:val="24"/>
            <w:szCs w:val="24"/>
            <w:rtl/>
          </w:rPr>
          <w:t xml:space="preserve"> </w:t>
        </w:r>
      </w:ins>
      <w:r w:rsidRPr="007F7622">
        <w:rPr>
          <w:rFonts w:ascii="B Lotus" w:eastAsia="Calibri" w:hAnsi="B Lotus" w:cs="B Lotus" w:hint="cs"/>
          <w:sz w:val="24"/>
          <w:szCs w:val="24"/>
          <w:rtl/>
          <w:lang w:bidi="fa-IR"/>
        </w:rPr>
        <w:t>از</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نظر</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اسلام</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لازم</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است</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فضاي</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داخلي</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منزل</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از</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هرگونه</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تجملات،</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تزيينات</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و</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مجسمه</w:t>
      </w:r>
      <w:ins w:id="4418" w:author="Mehrnazi Boojari" w:date="2019-01-10T23:01:00Z">
        <w:r w:rsidR="00CA7E5D">
          <w:rPr>
            <w:rFonts w:ascii="B Lotus" w:eastAsia="Calibri" w:hAnsi="B Lotus" w:cs="B Nazanin" w:hint="cs"/>
            <w:sz w:val="24"/>
            <w:szCs w:val="24"/>
            <w:rtl/>
            <w:lang w:bidi="fa-IR"/>
          </w:rPr>
          <w:t>‌</w:t>
        </w:r>
      </w:ins>
      <w:del w:id="4419" w:author="Mehrnazi Boojari" w:date="2019-01-10T23:01:00Z">
        <w:r w:rsidRPr="007F7622" w:rsidDel="00CA7E5D">
          <w:rPr>
            <w:rFonts w:ascii="B Lotus" w:eastAsia="Calibri" w:hAnsi="B Lotus" w:cs="B Lotus"/>
            <w:sz w:val="24"/>
            <w:szCs w:val="24"/>
            <w:rtl/>
            <w:lang w:bidi="fa-IR"/>
          </w:rPr>
          <w:delText xml:space="preserve"> </w:delText>
        </w:r>
      </w:del>
      <w:r w:rsidRPr="007F7622">
        <w:rPr>
          <w:rFonts w:ascii="B Lotus" w:eastAsia="Calibri" w:hAnsi="B Lotus" w:cs="B Lotus" w:hint="cs"/>
          <w:sz w:val="24"/>
          <w:szCs w:val="24"/>
          <w:rtl/>
          <w:lang w:bidi="fa-IR"/>
        </w:rPr>
        <w:t>هاي</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انسان</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و</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حيوان</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ب</w:t>
      </w:r>
      <w:r w:rsidRPr="007F7622">
        <w:rPr>
          <w:rFonts w:ascii="B Lotus" w:eastAsia="Calibri" w:hAnsi="B Lotus" w:cs="B Lotus"/>
          <w:sz w:val="24"/>
          <w:szCs w:val="24"/>
          <w:rtl/>
          <w:lang w:bidi="fa-IR"/>
        </w:rPr>
        <w:t>ه</w:t>
      </w:r>
      <w:ins w:id="4420" w:author="Mehrnazi Boojari" w:date="2019-01-10T23:01:00Z">
        <w:r w:rsidR="00CA7E5D">
          <w:rPr>
            <w:rFonts w:ascii="B Lotus" w:eastAsia="Calibri" w:hAnsi="B Lotus" w:cs="B Nazanin" w:hint="cs"/>
            <w:sz w:val="24"/>
            <w:szCs w:val="24"/>
            <w:rtl/>
            <w:lang w:bidi="fa-IR"/>
          </w:rPr>
          <w:t>‌</w:t>
        </w:r>
      </w:ins>
      <w:del w:id="4421" w:author="Mehrnazi Boojari" w:date="2019-01-10T23:01:00Z">
        <w:r w:rsidRPr="007F7622" w:rsidDel="00CA7E5D">
          <w:rPr>
            <w:rFonts w:ascii="B Lotus" w:eastAsia="Calibri" w:hAnsi="B Lotus" w:cs="B Lotus"/>
            <w:sz w:val="24"/>
            <w:szCs w:val="24"/>
            <w:rtl/>
            <w:lang w:bidi="fa-IR"/>
          </w:rPr>
          <w:delText xml:space="preserve"> </w:delText>
        </w:r>
      </w:del>
      <w:r w:rsidRPr="007F7622">
        <w:rPr>
          <w:rFonts w:ascii="B Lotus" w:eastAsia="Calibri" w:hAnsi="B Lotus" w:cs="B Lotus"/>
          <w:sz w:val="24"/>
          <w:szCs w:val="24"/>
          <w:rtl/>
          <w:lang w:bidi="fa-IR"/>
        </w:rPr>
        <w:t>دور باشد.</w:t>
      </w:r>
      <w:ins w:id="4422" w:author="Mehrnazi Boojari" w:date="2019-01-10T23:01:00Z">
        <w:r w:rsidR="00CA7E5D">
          <w:rPr>
            <w:rFonts w:ascii="B Lotus" w:eastAsia="Calibri" w:hAnsi="B Lotus" w:cs="B Lotus" w:hint="cs"/>
            <w:sz w:val="24"/>
            <w:szCs w:val="24"/>
            <w:rtl/>
            <w:lang w:bidi="fa-IR"/>
          </w:rPr>
          <w:t xml:space="preserve"> </w:t>
        </w:r>
      </w:ins>
      <w:r w:rsidRPr="007F7622">
        <w:rPr>
          <w:rFonts w:ascii="B Lotus" w:eastAsia="Calibri" w:hAnsi="B Lotus" w:cs="B Lotus" w:hint="cs"/>
          <w:sz w:val="24"/>
          <w:szCs w:val="24"/>
          <w:rtl/>
          <w:lang w:bidi="fa-IR"/>
        </w:rPr>
        <w:t>حفظ</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سادگي</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و</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بي</w:t>
      </w:r>
      <w:ins w:id="4423" w:author="Mehrnazi Boojari" w:date="2019-01-10T23:01:00Z">
        <w:r w:rsidR="00CA7E5D">
          <w:rPr>
            <w:rFonts w:ascii="B Lotus" w:eastAsia="Calibri" w:hAnsi="B Lotus" w:cs="B Nazanin" w:hint="cs"/>
            <w:sz w:val="24"/>
            <w:szCs w:val="24"/>
            <w:rtl/>
            <w:lang w:bidi="fa-IR"/>
          </w:rPr>
          <w:t>‌</w:t>
        </w:r>
      </w:ins>
      <w:del w:id="4424" w:author="Mehrnazi Boojari" w:date="2019-01-10T23:01:00Z">
        <w:r w:rsidRPr="007F7622" w:rsidDel="00CA7E5D">
          <w:rPr>
            <w:rFonts w:ascii="B Lotus" w:eastAsia="Calibri" w:hAnsi="B Lotus" w:cs="B Lotus"/>
            <w:sz w:val="24"/>
            <w:szCs w:val="24"/>
            <w:rtl/>
            <w:lang w:bidi="fa-IR"/>
          </w:rPr>
          <w:delText xml:space="preserve"> </w:delText>
        </w:r>
      </w:del>
      <w:r w:rsidRPr="007F7622">
        <w:rPr>
          <w:rFonts w:ascii="B Lotus" w:eastAsia="Calibri" w:hAnsi="B Lotus" w:cs="B Lotus" w:hint="cs"/>
          <w:sz w:val="24"/>
          <w:szCs w:val="24"/>
          <w:rtl/>
          <w:lang w:bidi="fa-IR"/>
        </w:rPr>
        <w:t>پيرايگي</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منزل</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و</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به</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دور</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از</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ماديات</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و</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lastRenderedPageBreak/>
        <w:t>استفاده</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از</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هنر</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اسلامي،</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فضاي</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منزل</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را</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زيبا</w:t>
      </w:r>
      <w:r w:rsidRPr="007F7622">
        <w:rPr>
          <w:rFonts w:ascii="B Lotus" w:eastAsia="Calibri" w:hAnsi="B Lotus" w:cs="B Lotus"/>
          <w:sz w:val="24"/>
          <w:szCs w:val="24"/>
          <w:rtl/>
          <w:lang w:bidi="fa-IR"/>
        </w:rPr>
        <w:t xml:space="preserve"> </w:t>
      </w:r>
      <w:del w:id="4425" w:author="Mehrnazi Boojari" w:date="2019-01-10T23:01:00Z">
        <w:r w:rsidRPr="007F7622" w:rsidDel="00CA7E5D">
          <w:rPr>
            <w:rFonts w:ascii="B Lotus" w:eastAsia="Calibri" w:hAnsi="B Lotus" w:cs="B Lotus" w:hint="cs"/>
            <w:sz w:val="24"/>
            <w:szCs w:val="24"/>
            <w:rtl/>
            <w:lang w:bidi="fa-IR"/>
          </w:rPr>
          <w:delText>ساخته</w:delText>
        </w:r>
        <w:r w:rsidRPr="007F7622" w:rsidDel="00CA7E5D">
          <w:rPr>
            <w:rFonts w:ascii="B Lotus" w:eastAsia="Calibri" w:hAnsi="B Lotus" w:cs="B Lotus"/>
            <w:sz w:val="24"/>
            <w:szCs w:val="24"/>
            <w:rtl/>
            <w:lang w:bidi="fa-IR"/>
          </w:rPr>
          <w:delText xml:space="preserve"> </w:delText>
        </w:r>
      </w:del>
      <w:ins w:id="4426" w:author="Mehrnazi Boojari" w:date="2019-01-10T23:01:00Z">
        <w:r w:rsidR="00CA7E5D">
          <w:rPr>
            <w:rFonts w:ascii="B Lotus" w:eastAsia="Calibri" w:hAnsi="B Lotus" w:cs="B Lotus" w:hint="cs"/>
            <w:sz w:val="24"/>
            <w:szCs w:val="24"/>
            <w:rtl/>
            <w:lang w:bidi="fa-IR"/>
          </w:rPr>
          <w:t>می</w:t>
        </w:r>
        <w:r w:rsidR="00CA7E5D">
          <w:rPr>
            <w:rFonts w:ascii="B Lotus" w:eastAsia="Calibri" w:hAnsi="B Lotus" w:cs="B Nazanin" w:hint="cs"/>
            <w:sz w:val="24"/>
            <w:szCs w:val="24"/>
            <w:rtl/>
            <w:lang w:bidi="fa-IR"/>
          </w:rPr>
          <w:t>‌</w:t>
        </w:r>
      </w:ins>
      <w:ins w:id="4427" w:author="Mehrnazi Boojari" w:date="2019-01-10T23:02:00Z">
        <w:r w:rsidR="00CA7E5D">
          <w:rPr>
            <w:rFonts w:ascii="B Lotus" w:eastAsia="Calibri" w:hAnsi="B Lotus" w:cs="B Lotus" w:hint="cs"/>
            <w:sz w:val="24"/>
            <w:szCs w:val="24"/>
            <w:rtl/>
            <w:lang w:bidi="fa-IR"/>
          </w:rPr>
          <w:t>کند</w:t>
        </w:r>
      </w:ins>
      <w:ins w:id="4428" w:author="Mehrnazi Boojari" w:date="2019-01-10T23:01:00Z">
        <w:r w:rsidR="00CA7E5D" w:rsidRPr="007F7622">
          <w:rPr>
            <w:rFonts w:ascii="B Lotus" w:eastAsia="Calibri" w:hAnsi="B Lotus" w:cs="B Lotus"/>
            <w:sz w:val="24"/>
            <w:szCs w:val="24"/>
            <w:rtl/>
            <w:lang w:bidi="fa-IR"/>
          </w:rPr>
          <w:t xml:space="preserve"> </w:t>
        </w:r>
      </w:ins>
      <w:r w:rsidRPr="007F7622">
        <w:rPr>
          <w:rFonts w:ascii="B Lotus" w:eastAsia="Calibri" w:hAnsi="B Lotus" w:cs="B Lotus" w:hint="cs"/>
          <w:sz w:val="24"/>
          <w:szCs w:val="24"/>
          <w:rtl/>
          <w:lang w:bidi="fa-IR"/>
        </w:rPr>
        <w:t>و</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سبب</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آرامش</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روحی</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و</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روانی</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ساکنان</w:t>
      </w:r>
      <w:r w:rsidRPr="007F7622">
        <w:rPr>
          <w:rFonts w:ascii="B Lotus" w:eastAsia="Calibri" w:hAnsi="B Lotus" w:cs="B Lotus"/>
          <w:sz w:val="24"/>
          <w:szCs w:val="24"/>
          <w:rtl/>
          <w:lang w:bidi="fa-IR"/>
        </w:rPr>
        <w:t xml:space="preserve"> </w:t>
      </w:r>
      <w:r w:rsidRPr="007F7622">
        <w:rPr>
          <w:rFonts w:ascii="B Lotus" w:eastAsia="Calibri" w:hAnsi="B Lotus" w:cs="B Lotus" w:hint="cs"/>
          <w:sz w:val="24"/>
          <w:szCs w:val="24"/>
          <w:rtl/>
          <w:lang w:bidi="fa-IR"/>
        </w:rPr>
        <w:t>آن</w:t>
      </w:r>
      <w:r w:rsidRPr="007F7622">
        <w:rPr>
          <w:rFonts w:ascii="B Lotus" w:eastAsia="Calibri" w:hAnsi="B Lotus" w:cs="B Lotus"/>
          <w:sz w:val="24"/>
          <w:szCs w:val="24"/>
          <w:rtl/>
          <w:lang w:bidi="fa-IR"/>
        </w:rPr>
        <w:t xml:space="preserve"> </w:t>
      </w:r>
      <w:del w:id="4429" w:author="Mehrnazi Boojari" w:date="2019-01-10T23:02:00Z">
        <w:r w:rsidRPr="007F7622" w:rsidDel="00CA7E5D">
          <w:rPr>
            <w:rFonts w:ascii="B Lotus" w:eastAsia="Calibri" w:hAnsi="B Lotus" w:cs="B Lotus" w:hint="cs"/>
            <w:sz w:val="24"/>
            <w:szCs w:val="24"/>
            <w:rtl/>
            <w:lang w:bidi="fa-IR"/>
          </w:rPr>
          <w:delText>خواهد</w:delText>
        </w:r>
        <w:r w:rsidRPr="007F7622" w:rsidDel="00CA7E5D">
          <w:rPr>
            <w:rFonts w:ascii="B Lotus" w:eastAsia="Calibri" w:hAnsi="B Lotus" w:cs="B Lotus"/>
            <w:sz w:val="24"/>
            <w:szCs w:val="24"/>
            <w:rtl/>
            <w:lang w:bidi="fa-IR"/>
          </w:rPr>
          <w:delText xml:space="preserve"> </w:delText>
        </w:r>
        <w:r w:rsidRPr="007F7622" w:rsidDel="00CA7E5D">
          <w:rPr>
            <w:rFonts w:ascii="B Lotus" w:eastAsia="Calibri" w:hAnsi="B Lotus" w:cs="B Lotus" w:hint="cs"/>
            <w:sz w:val="24"/>
            <w:szCs w:val="24"/>
            <w:rtl/>
            <w:lang w:bidi="fa-IR"/>
          </w:rPr>
          <w:delText>گردید</w:delText>
        </w:r>
      </w:del>
      <w:ins w:id="4430" w:author="Mehrnazi Boojari" w:date="2019-01-10T23:02:00Z">
        <w:r w:rsidR="00CA7E5D">
          <w:rPr>
            <w:rFonts w:ascii="B Lotus" w:eastAsia="Calibri" w:hAnsi="B Lotus" w:cs="B Lotus" w:hint="cs"/>
            <w:sz w:val="24"/>
            <w:szCs w:val="24"/>
            <w:rtl/>
            <w:lang w:bidi="fa-IR"/>
          </w:rPr>
          <w:t>می</w:t>
        </w:r>
        <w:r w:rsidR="00CA7E5D">
          <w:rPr>
            <w:rFonts w:ascii="B Lotus" w:eastAsia="Calibri" w:hAnsi="B Lotus" w:cs="B Nazanin" w:hint="cs"/>
            <w:sz w:val="24"/>
            <w:szCs w:val="24"/>
            <w:rtl/>
            <w:lang w:bidi="fa-IR"/>
          </w:rPr>
          <w:t>‌</w:t>
        </w:r>
        <w:r w:rsidR="00CA7E5D">
          <w:rPr>
            <w:rFonts w:ascii="B Lotus" w:eastAsia="Calibri" w:hAnsi="B Lotus" w:cs="B Lotus" w:hint="cs"/>
            <w:sz w:val="24"/>
            <w:szCs w:val="24"/>
            <w:rtl/>
            <w:lang w:bidi="fa-IR"/>
          </w:rPr>
          <w:t>شود</w:t>
        </w:r>
      </w:ins>
      <w:r w:rsidRPr="007F7622">
        <w:rPr>
          <w:rFonts w:ascii="B Lotus" w:eastAsia="Calibri" w:hAnsi="B Lotus" w:cs="B Lotus"/>
          <w:sz w:val="24"/>
          <w:szCs w:val="24"/>
          <w:rtl/>
          <w:lang w:bidi="fa-IR"/>
        </w:rPr>
        <w:t>.</w:t>
      </w:r>
      <w:r w:rsidRPr="007F7622">
        <w:rPr>
          <w:rFonts w:ascii="B Lotus" w:eastAsia="Calibri" w:hAnsi="B Lotus" w:cs="B Lotus" w:hint="cs"/>
          <w:sz w:val="24"/>
          <w:szCs w:val="24"/>
          <w:rtl/>
        </w:rPr>
        <w:t xml:space="preserve"> </w:t>
      </w:r>
      <w:r w:rsidRPr="007F7622">
        <w:rPr>
          <w:rFonts w:ascii="B Lotus" w:eastAsia="Calibri" w:hAnsi="B Lotus" w:cs="B Lotus"/>
          <w:sz w:val="24"/>
          <w:szCs w:val="24"/>
          <w:rtl/>
        </w:rPr>
        <w:t>نقل شده که همۀ اطراف اتاق</w:t>
      </w:r>
      <w:del w:id="4431" w:author="Mehrnazi Boojari" w:date="2019-01-09T23:33:00Z">
        <w:r w:rsidRPr="007F7622" w:rsidDel="00947B53">
          <w:rPr>
            <w:rFonts w:ascii="B Lotus" w:eastAsia="Calibri" w:hAnsi="B Lotus" w:cs="B Lotus"/>
            <w:sz w:val="24"/>
            <w:szCs w:val="24"/>
            <w:rtl/>
          </w:rPr>
          <w:delText xml:space="preserve"> امام </w:delText>
        </w:r>
      </w:del>
      <w:ins w:id="4432" w:author="Mehrnazi Boojari" w:date="2019-01-09T23:33:00Z">
        <w:r w:rsidR="00947B53">
          <w:rPr>
            <w:rFonts w:ascii="B Lotus" w:eastAsia="Calibri" w:hAnsi="B Lotus" w:cs="B Lotus"/>
            <w:sz w:val="24"/>
            <w:szCs w:val="24"/>
            <w:rtl/>
          </w:rPr>
          <w:t xml:space="preserve"> امام</w:t>
        </w:r>
        <w:r w:rsidR="00947B53">
          <w:rPr>
            <w:rFonts w:ascii="Times New Roman" w:eastAsia="Calibri" w:hAnsi="Times New Roman" w:cs="Times New Roman" w:hint="cs"/>
            <w:sz w:val="24"/>
            <w:szCs w:val="24"/>
            <w:rtl/>
          </w:rPr>
          <w:t> </w:t>
        </w:r>
      </w:ins>
      <w:r w:rsidRPr="007F7622">
        <w:rPr>
          <w:rFonts w:ascii="B Lotus" w:eastAsia="Calibri" w:hAnsi="B Lotus" w:cs="B Lotus"/>
          <w:sz w:val="24"/>
          <w:szCs w:val="24"/>
          <w:rtl/>
        </w:rPr>
        <w:t xml:space="preserve">صادق </w:t>
      </w:r>
      <w:ins w:id="4433" w:author="Mehrnazi Boojari" w:date="2019-01-10T23:02:00Z">
        <w:r w:rsidR="003C7675">
          <w:rPr>
            <w:rFonts w:ascii="B Lotus" w:eastAsia="Calibri" w:hAnsi="B Lotus" w:cs="B Lotus" w:hint="cs"/>
            <w:sz w:val="24"/>
            <w:szCs w:val="24"/>
            <w:rtl/>
          </w:rPr>
          <w:t>(</w:t>
        </w:r>
      </w:ins>
      <w:r w:rsidRPr="007F7622">
        <w:rPr>
          <w:rFonts w:ascii="B Lotus" w:eastAsia="Calibri" w:hAnsi="B Lotus" w:cs="B Lotus"/>
          <w:sz w:val="24"/>
          <w:szCs w:val="24"/>
          <w:rtl/>
        </w:rPr>
        <w:t>عليه السلام</w:t>
      </w:r>
      <w:del w:id="4434" w:author="Mehrnazi Boojari" w:date="2019-01-10T23:02:00Z">
        <w:r w:rsidRPr="007F7622" w:rsidDel="003C7675">
          <w:rPr>
            <w:rFonts w:ascii="B Lotus" w:eastAsia="Calibri" w:hAnsi="B Lotus" w:cs="B Lotus"/>
            <w:sz w:val="24"/>
            <w:szCs w:val="24"/>
            <w:rtl/>
          </w:rPr>
          <w:delText xml:space="preserve">، </w:delText>
        </w:r>
      </w:del>
      <w:ins w:id="4435" w:author="Mehrnazi Boojari" w:date="2019-01-10T23:02:00Z">
        <w:r w:rsidR="003C7675">
          <w:rPr>
            <w:rFonts w:ascii="B Lotus" w:eastAsia="Calibri" w:hAnsi="B Lotus" w:cs="B Lotus" w:hint="cs"/>
            <w:sz w:val="24"/>
            <w:szCs w:val="24"/>
            <w:rtl/>
          </w:rPr>
          <w:t>)</w:t>
        </w:r>
        <w:r w:rsidR="003C7675" w:rsidRPr="007F7622">
          <w:rPr>
            <w:rFonts w:ascii="B Lotus" w:eastAsia="Calibri" w:hAnsi="B Lotus" w:cs="B Lotus"/>
            <w:sz w:val="24"/>
            <w:szCs w:val="24"/>
            <w:rtl/>
          </w:rPr>
          <w:t xml:space="preserve"> </w:t>
        </w:r>
      </w:ins>
      <w:r w:rsidRPr="007F7622">
        <w:rPr>
          <w:rFonts w:ascii="B Lotus" w:eastAsia="Calibri" w:hAnsi="B Lotus" w:cs="B Lotus"/>
          <w:sz w:val="24"/>
          <w:szCs w:val="24"/>
          <w:rtl/>
        </w:rPr>
        <w:t>مزیّن به آي</w:t>
      </w:r>
      <w:ins w:id="4436" w:author="Mehrnazi Boojari" w:date="2019-01-10T23:02:00Z">
        <w:r w:rsidR="003C7675">
          <w:rPr>
            <w:rFonts w:ascii="B Lotus" w:eastAsia="Calibri" w:hAnsi="B Lotus" w:cs="B Lotus" w:hint="cs"/>
            <w:sz w:val="24"/>
            <w:szCs w:val="24"/>
            <w:rtl/>
          </w:rPr>
          <w:t>هًْ</w:t>
        </w:r>
      </w:ins>
      <w:del w:id="4437" w:author="Mehrnazi Boojari" w:date="2019-01-10T23:02:00Z">
        <w:r w:rsidRPr="007F7622" w:rsidDel="003C7675">
          <w:rPr>
            <w:rFonts w:ascii="B Lotus" w:eastAsia="Calibri" w:hAnsi="B Lotus" w:cs="B Lotus"/>
            <w:sz w:val="24"/>
            <w:szCs w:val="24"/>
            <w:rtl/>
          </w:rPr>
          <w:delText>ة</w:delText>
        </w:r>
      </w:del>
      <w:ins w:id="4438" w:author="Mehrnazi Boojari" w:date="2019-01-10T23:02:00Z">
        <w:r w:rsidR="003C7675">
          <w:rPr>
            <w:rFonts w:ascii="B Lotus" w:eastAsia="Calibri" w:hAnsi="B Lotus" w:cs="B Nazanin" w:hint="cs"/>
            <w:sz w:val="24"/>
            <w:szCs w:val="24"/>
            <w:rtl/>
          </w:rPr>
          <w:t>‌</w:t>
        </w:r>
      </w:ins>
      <w:del w:id="4439" w:author="Mehrnazi Boojari" w:date="2019-01-10T23:02:00Z">
        <w:r w:rsidRPr="007F7622" w:rsidDel="003C7675">
          <w:rPr>
            <w:rFonts w:ascii="B Lotus" w:eastAsia="Calibri" w:hAnsi="B Lotus" w:cs="B Lotus"/>
            <w:sz w:val="24"/>
            <w:szCs w:val="24"/>
            <w:rtl/>
          </w:rPr>
          <w:delText xml:space="preserve"> </w:delText>
        </w:r>
      </w:del>
      <w:r w:rsidRPr="007F7622">
        <w:rPr>
          <w:rFonts w:ascii="B Lotus" w:eastAsia="Calibri" w:hAnsi="B Lotus" w:cs="B Lotus"/>
          <w:sz w:val="24"/>
          <w:szCs w:val="24"/>
          <w:rtl/>
        </w:rPr>
        <w:t>الكرسي بوده و در سمت قبله و مکان عبادت آن حضرت نیز از آيات قرآن استفاده شده بود. اسلام از زيبايي و زينت متعارف كه با موازين شرعي مطابقت داشته باشد</w:t>
      </w:r>
      <w:del w:id="4440" w:author="Mehrnazi Boojari" w:date="2019-01-10T23:03:00Z">
        <w:r w:rsidRPr="007F7622" w:rsidDel="003C7675">
          <w:rPr>
            <w:rFonts w:ascii="B Lotus" w:eastAsia="Calibri" w:hAnsi="B Lotus" w:cs="B Lotus"/>
            <w:sz w:val="24"/>
            <w:szCs w:val="24"/>
            <w:rtl/>
          </w:rPr>
          <w:delText>،</w:delText>
        </w:r>
      </w:del>
      <w:r w:rsidRPr="007F7622">
        <w:rPr>
          <w:rFonts w:ascii="B Lotus" w:eastAsia="Calibri" w:hAnsi="B Lotus" w:cs="B Lotus"/>
          <w:sz w:val="24"/>
          <w:szCs w:val="24"/>
          <w:rtl/>
        </w:rPr>
        <w:t xml:space="preserve"> استقبال مي</w:t>
      </w:r>
      <w:ins w:id="4441" w:author="Mehrnazi Boojari" w:date="2019-01-10T23:03:00Z">
        <w:r w:rsidR="003C7675">
          <w:rPr>
            <w:rFonts w:ascii="B Lotus" w:eastAsia="Calibri" w:hAnsi="B Lotus" w:cs="B Nazanin" w:hint="cs"/>
            <w:sz w:val="24"/>
            <w:szCs w:val="24"/>
            <w:rtl/>
          </w:rPr>
          <w:t>‌</w:t>
        </w:r>
      </w:ins>
      <w:del w:id="4442" w:author="Mehrnazi Boojari" w:date="2019-01-10T23:03:00Z">
        <w:r w:rsidRPr="007F7622" w:rsidDel="003C7675">
          <w:rPr>
            <w:rFonts w:ascii="B Lotus" w:eastAsia="Calibri" w:hAnsi="B Lotus" w:cs="B Lotus"/>
            <w:sz w:val="24"/>
            <w:szCs w:val="24"/>
            <w:rtl/>
          </w:rPr>
          <w:delText xml:space="preserve"> </w:delText>
        </w:r>
      </w:del>
      <w:r w:rsidRPr="007F7622">
        <w:rPr>
          <w:rFonts w:ascii="B Lotus" w:eastAsia="Calibri" w:hAnsi="B Lotus" w:cs="B Lotus"/>
          <w:sz w:val="24"/>
          <w:szCs w:val="24"/>
          <w:rtl/>
        </w:rPr>
        <w:t>كند.</w:t>
      </w:r>
    </w:p>
    <w:p w14:paraId="17CA3342" w14:textId="77777777" w:rsidR="00A06196" w:rsidRPr="007F7622" w:rsidRDefault="00A06196" w:rsidP="003C7675">
      <w:pPr>
        <w:bidi/>
        <w:ind w:firstLine="288"/>
        <w:jc w:val="both"/>
        <w:rPr>
          <w:rFonts w:ascii="B Lotus" w:eastAsia="Calibri" w:hAnsi="B Lotus" w:cs="B Lotus"/>
          <w:sz w:val="24"/>
          <w:szCs w:val="24"/>
          <w:rtl/>
        </w:rPr>
      </w:pPr>
      <w:r w:rsidRPr="007F7622">
        <w:rPr>
          <w:rFonts w:ascii="B Lotus" w:eastAsia="Calibri" w:hAnsi="B Lotus" w:cs="B Lotus"/>
          <w:sz w:val="24"/>
          <w:szCs w:val="24"/>
          <w:rtl/>
        </w:rPr>
        <w:t xml:space="preserve">امام صادق </w:t>
      </w:r>
      <w:ins w:id="4443" w:author="Mehrnazi Boojari" w:date="2019-01-10T23:03:00Z">
        <w:r w:rsidR="003C7675">
          <w:rPr>
            <w:rFonts w:ascii="B Lotus" w:eastAsia="Calibri" w:hAnsi="B Lotus" w:cs="B Lotus" w:hint="cs"/>
            <w:sz w:val="24"/>
            <w:szCs w:val="24"/>
            <w:rtl/>
          </w:rPr>
          <w:t>(</w:t>
        </w:r>
      </w:ins>
      <w:r w:rsidRPr="007F7622">
        <w:rPr>
          <w:rFonts w:ascii="B Lotus" w:eastAsia="Calibri" w:hAnsi="B Lotus" w:cs="B Lotus"/>
          <w:sz w:val="24"/>
          <w:szCs w:val="24"/>
          <w:rtl/>
        </w:rPr>
        <w:t>عليه السلام</w:t>
      </w:r>
      <w:ins w:id="4444" w:author="Mehrnazi Boojari" w:date="2019-01-10T23:03:00Z">
        <w:r w:rsidR="003C7675">
          <w:rPr>
            <w:rFonts w:ascii="B Lotus" w:eastAsia="Calibri" w:hAnsi="B Lotus" w:cs="B Lotus" w:hint="cs"/>
            <w:sz w:val="24"/>
            <w:szCs w:val="24"/>
            <w:rtl/>
          </w:rPr>
          <w:t>)</w:t>
        </w:r>
      </w:ins>
      <w:del w:id="4445" w:author="Mehrnazi Boojari" w:date="2019-01-07T09:49:00Z">
        <w:r w:rsidRPr="007F7622" w:rsidDel="006F7CCF">
          <w:rPr>
            <w:rFonts w:ascii="B Lotus" w:eastAsia="Calibri" w:hAnsi="B Lotus" w:cs="B Lotus"/>
            <w:sz w:val="24"/>
            <w:szCs w:val="24"/>
            <w:rtl/>
          </w:rPr>
          <w:delText xml:space="preserve"> می </w:delText>
        </w:r>
      </w:del>
      <w:ins w:id="4446"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7F7622">
        <w:rPr>
          <w:rFonts w:ascii="B Lotus" w:eastAsia="Calibri" w:hAnsi="B Lotus" w:cs="B Lotus"/>
          <w:sz w:val="24"/>
          <w:szCs w:val="24"/>
          <w:rtl/>
        </w:rPr>
        <w:t>فرماید: خداوند دوست دارد هرگاه به بنده</w:t>
      </w:r>
      <w:ins w:id="4447" w:author="Mehrnazi Boojari" w:date="2019-01-10T23:03:00Z">
        <w:r w:rsidR="003C7675">
          <w:rPr>
            <w:rFonts w:ascii="B Lotus" w:eastAsia="Calibri" w:hAnsi="B Lotus" w:cs="B Nazanin" w:hint="cs"/>
            <w:sz w:val="24"/>
            <w:szCs w:val="24"/>
            <w:rtl/>
          </w:rPr>
          <w:t>‌</w:t>
        </w:r>
      </w:ins>
      <w:del w:id="4448" w:author="Mehrnazi Boojari" w:date="2019-01-10T23:03:00Z">
        <w:r w:rsidRPr="007F7622" w:rsidDel="003C7675">
          <w:rPr>
            <w:rFonts w:ascii="B Lotus" w:eastAsia="Calibri" w:hAnsi="B Lotus" w:cs="B Lotus"/>
            <w:sz w:val="24"/>
            <w:szCs w:val="24"/>
            <w:rtl/>
          </w:rPr>
          <w:delText xml:space="preserve"> </w:delText>
        </w:r>
      </w:del>
      <w:r w:rsidRPr="007F7622">
        <w:rPr>
          <w:rFonts w:ascii="B Lotus" w:eastAsia="Calibri" w:hAnsi="B Lotus" w:cs="B Lotus"/>
          <w:sz w:val="24"/>
          <w:szCs w:val="24"/>
          <w:rtl/>
        </w:rPr>
        <w:t>اي نعمتي ارزاني داشت، آثار آن نعمت را در او ببيند. سؤال كردند: چگونه؟</w:t>
      </w:r>
      <w:del w:id="4449" w:author="Mehrnazi Boojari" w:date="2019-01-10T23:03:00Z">
        <w:r w:rsidRPr="007F7622" w:rsidDel="003C7675">
          <w:rPr>
            <w:rFonts w:ascii="B Lotus" w:eastAsia="Calibri" w:hAnsi="B Lotus" w:cs="B Lotus"/>
            <w:sz w:val="24"/>
            <w:szCs w:val="24"/>
            <w:rtl/>
          </w:rPr>
          <w:delText>.</w:delText>
        </w:r>
      </w:del>
      <w:r w:rsidRPr="007F7622">
        <w:rPr>
          <w:rFonts w:ascii="B Lotus" w:eastAsia="Calibri" w:hAnsi="B Lotus" w:cs="B Lotus"/>
          <w:sz w:val="24"/>
          <w:szCs w:val="24"/>
          <w:rtl/>
        </w:rPr>
        <w:t xml:space="preserve"> حضرت فرمودند: استفاده از لباس خوب، بوي خوش، منزلي تميز كه با گچ سفيد</w:t>
      </w:r>
      <w:ins w:id="4450" w:author="Mehrnazi Boojari" w:date="2019-01-10T23:04:00Z">
        <w:r w:rsidR="003C7675">
          <w:rPr>
            <w:rFonts w:ascii="B Lotus" w:eastAsia="Calibri" w:hAnsi="B Lotus" w:cs="B Nazanin" w:hint="cs"/>
            <w:sz w:val="24"/>
            <w:szCs w:val="24"/>
            <w:rtl/>
          </w:rPr>
          <w:t>‌</w:t>
        </w:r>
      </w:ins>
      <w:del w:id="4451" w:author="Mehrnazi Boojari" w:date="2019-01-10T23:04:00Z">
        <w:r w:rsidRPr="007F7622" w:rsidDel="003C7675">
          <w:rPr>
            <w:rFonts w:ascii="B Lotus" w:eastAsia="Calibri" w:hAnsi="B Lotus" w:cs="B Lotus"/>
            <w:sz w:val="24"/>
            <w:szCs w:val="24"/>
            <w:rtl/>
          </w:rPr>
          <w:delText xml:space="preserve"> </w:delText>
        </w:r>
      </w:del>
      <w:r w:rsidRPr="007F7622">
        <w:rPr>
          <w:rFonts w:ascii="B Lotus" w:eastAsia="Calibri" w:hAnsi="B Lotus" w:cs="B Lotus"/>
          <w:sz w:val="24"/>
          <w:szCs w:val="24"/>
          <w:rtl/>
        </w:rPr>
        <w:t>كاري شده باشد و فضاي بيروني منزل تمييز باشد و داخل منزل ا</w:t>
      </w:r>
      <w:r w:rsidR="00312CCA">
        <w:rPr>
          <w:rFonts w:ascii="B Lotus" w:eastAsia="Calibri" w:hAnsi="B Lotus" w:cs="B Lotus"/>
          <w:sz w:val="24"/>
          <w:szCs w:val="24"/>
          <w:rtl/>
        </w:rPr>
        <w:t>ز روشنايي و نور خوب بهر</w:t>
      </w:r>
      <w:ins w:id="4452" w:author="Mehrnazi Boojari" w:date="2019-01-10T23:04:00Z">
        <w:r w:rsidR="003C7675">
          <w:rPr>
            <w:rFonts w:ascii="B Lotus" w:eastAsia="Calibri" w:hAnsi="B Lotus" w:cs="B Lotus" w:hint="cs"/>
            <w:sz w:val="24"/>
            <w:szCs w:val="24"/>
            <w:rtl/>
          </w:rPr>
          <w:t>ه</w:t>
        </w:r>
        <w:r w:rsidR="003C7675">
          <w:rPr>
            <w:rFonts w:ascii="B Lotus" w:eastAsia="Calibri" w:hAnsi="B Lotus" w:cs="B Nazanin" w:hint="cs"/>
            <w:sz w:val="24"/>
            <w:szCs w:val="24"/>
            <w:rtl/>
          </w:rPr>
          <w:t>‌</w:t>
        </w:r>
      </w:ins>
      <w:r w:rsidR="00312CCA">
        <w:rPr>
          <w:rFonts w:ascii="B Lotus" w:eastAsia="Calibri" w:hAnsi="B Lotus" w:cs="B Lotus"/>
          <w:sz w:val="24"/>
          <w:szCs w:val="24"/>
          <w:rtl/>
        </w:rPr>
        <w:t>مند باشد</w:t>
      </w:r>
      <w:r w:rsidR="00312CCA">
        <w:rPr>
          <w:rStyle w:val="FootnoteReference"/>
          <w:rFonts w:ascii="B Lotus" w:eastAsia="Calibri" w:hAnsi="B Lotus" w:cs="B Lotus"/>
          <w:sz w:val="24"/>
          <w:szCs w:val="24"/>
          <w:rtl/>
        </w:rPr>
        <w:footnoteReference w:id="44"/>
      </w:r>
      <w:r w:rsidR="00312CCA">
        <w:rPr>
          <w:rFonts w:ascii="B Lotus" w:eastAsia="Calibri" w:hAnsi="B Lotus" w:cs="B Lotus" w:hint="cs"/>
          <w:sz w:val="24"/>
          <w:szCs w:val="24"/>
          <w:rtl/>
        </w:rPr>
        <w:t>.</w:t>
      </w:r>
    </w:p>
    <w:p w14:paraId="431D3BF9" w14:textId="77777777" w:rsidR="00A06196" w:rsidRPr="00A06196" w:rsidRDefault="00A06196" w:rsidP="00991B8E">
      <w:pPr>
        <w:pStyle w:val="Heading5"/>
        <w:rPr>
          <w:rtl/>
          <w:lang w:bidi="fa-IR"/>
        </w:rPr>
      </w:pPr>
      <w:bookmarkStart w:id="4460" w:name="_Toc533781188"/>
      <w:bookmarkStart w:id="4461" w:name="_Toc533782144"/>
      <w:r w:rsidRPr="00A06196">
        <w:rPr>
          <w:rFonts w:hint="cs"/>
          <w:rtl/>
          <w:lang w:bidi="fa-IR"/>
        </w:rPr>
        <w:t>عدم ساخت در ارتفاع</w:t>
      </w:r>
      <w:bookmarkEnd w:id="4460"/>
      <w:bookmarkEnd w:id="4461"/>
      <w:r w:rsidRPr="00A06196">
        <w:rPr>
          <w:rFonts w:hint="cs"/>
          <w:rtl/>
          <w:lang w:bidi="fa-IR"/>
        </w:rPr>
        <w:t xml:space="preserve"> </w:t>
      </w:r>
    </w:p>
    <w:p w14:paraId="5392A6DB" w14:textId="77777777" w:rsidR="00A06196" w:rsidRPr="002A350E" w:rsidRDefault="00A06196" w:rsidP="007B2758">
      <w:pPr>
        <w:bidi/>
        <w:ind w:firstLine="288"/>
        <w:jc w:val="both"/>
        <w:rPr>
          <w:rFonts w:ascii="B Lotus" w:eastAsia="Calibri" w:hAnsi="B Lotus" w:cs="B Lotus"/>
          <w:sz w:val="24"/>
          <w:szCs w:val="24"/>
          <w:rtl/>
          <w:lang w:bidi="fa-IR"/>
        </w:rPr>
      </w:pPr>
      <w:r w:rsidRPr="002A350E">
        <w:rPr>
          <w:rFonts w:ascii="B Lotus" w:eastAsia="Calibri" w:hAnsi="B Lotus" w:cs="B Lotus"/>
          <w:sz w:val="24"/>
          <w:szCs w:val="24"/>
          <w:rtl/>
          <w:lang w:bidi="fa-IR"/>
        </w:rPr>
        <w:t>از مجموع روايات نقل</w:t>
      </w:r>
      <w:ins w:id="4462" w:author="Mehrnazi Boojari" w:date="2019-01-10T23:06:00Z">
        <w:r w:rsidR="007B2758">
          <w:rPr>
            <w:rFonts w:ascii="B Lotus" w:eastAsia="Calibri" w:hAnsi="B Lotus" w:cs="B Nazanin" w:hint="cs"/>
            <w:sz w:val="24"/>
            <w:szCs w:val="24"/>
            <w:rtl/>
            <w:lang w:bidi="fa-IR"/>
          </w:rPr>
          <w:t>‌</w:t>
        </w:r>
      </w:ins>
      <w:del w:id="4463" w:author="Mehrnazi Boojari" w:date="2019-01-10T23:06:00Z">
        <w:r w:rsidRPr="002A350E" w:rsidDel="007B2758">
          <w:rPr>
            <w:rFonts w:ascii="B Lotus" w:eastAsia="Calibri" w:hAnsi="B Lotus" w:cs="B Lotus"/>
            <w:sz w:val="24"/>
            <w:szCs w:val="24"/>
            <w:rtl/>
            <w:lang w:bidi="fa-IR"/>
          </w:rPr>
          <w:delText xml:space="preserve"> </w:delText>
        </w:r>
      </w:del>
      <w:r w:rsidRPr="002A350E">
        <w:rPr>
          <w:rFonts w:ascii="B Lotus" w:eastAsia="Calibri" w:hAnsi="B Lotus" w:cs="B Lotus"/>
          <w:sz w:val="24"/>
          <w:szCs w:val="24"/>
          <w:rtl/>
          <w:lang w:bidi="fa-IR"/>
        </w:rPr>
        <w:t xml:space="preserve">شده از حضرات معصومين </w:t>
      </w:r>
      <w:ins w:id="4464" w:author="Mehrnazi Boojari" w:date="2019-01-10T23:06:00Z">
        <w:r w:rsidR="007B2758">
          <w:rPr>
            <w:rFonts w:ascii="B Lotus" w:eastAsia="Calibri" w:hAnsi="B Lotus" w:cs="B Lotus" w:hint="cs"/>
            <w:sz w:val="24"/>
            <w:szCs w:val="24"/>
            <w:rtl/>
            <w:lang w:bidi="fa-IR"/>
          </w:rPr>
          <w:t>(</w:t>
        </w:r>
      </w:ins>
      <w:r w:rsidRPr="002A350E">
        <w:rPr>
          <w:rFonts w:ascii="B Lotus" w:eastAsia="Calibri" w:hAnsi="B Lotus" w:cs="B Lotus"/>
          <w:sz w:val="24"/>
          <w:szCs w:val="24"/>
          <w:rtl/>
          <w:lang w:bidi="fa-IR"/>
        </w:rPr>
        <w:t>عليهم السلام</w:t>
      </w:r>
      <w:ins w:id="4465" w:author="Mehrnazi Boojari" w:date="2019-01-10T23:06:00Z">
        <w:r w:rsidR="007B2758">
          <w:rPr>
            <w:rFonts w:ascii="B Lotus" w:eastAsia="Calibri" w:hAnsi="B Lotus" w:cs="B Lotus" w:hint="cs"/>
            <w:sz w:val="24"/>
            <w:szCs w:val="24"/>
            <w:rtl/>
            <w:lang w:bidi="fa-IR"/>
          </w:rPr>
          <w:t>)</w:t>
        </w:r>
      </w:ins>
      <w:r w:rsidRPr="002A350E">
        <w:rPr>
          <w:rFonts w:ascii="B Lotus" w:eastAsia="Calibri" w:hAnsi="B Lotus" w:cs="B Lotus"/>
          <w:sz w:val="24"/>
          <w:szCs w:val="24"/>
          <w:rtl/>
          <w:lang w:bidi="fa-IR"/>
        </w:rPr>
        <w:t xml:space="preserve"> استفاده مي</w:t>
      </w:r>
      <w:ins w:id="4466" w:author="Mehrnazi Boojari" w:date="2019-01-10T23:07:00Z">
        <w:r w:rsidR="007B2758">
          <w:rPr>
            <w:rFonts w:ascii="B Lotus" w:eastAsia="Calibri" w:hAnsi="B Lotus" w:cs="B Nazanin" w:hint="cs"/>
            <w:sz w:val="24"/>
            <w:szCs w:val="24"/>
            <w:rtl/>
            <w:lang w:bidi="fa-IR"/>
          </w:rPr>
          <w:t>‌</w:t>
        </w:r>
      </w:ins>
      <w:del w:id="4467" w:author="Mehrnazi Boojari" w:date="2019-01-10T23:07:00Z">
        <w:r w:rsidRPr="002A350E" w:rsidDel="007B2758">
          <w:rPr>
            <w:rFonts w:ascii="B Lotus" w:eastAsia="Calibri" w:hAnsi="B Lotus" w:cs="B Lotus"/>
            <w:sz w:val="24"/>
            <w:szCs w:val="24"/>
            <w:rtl/>
            <w:lang w:bidi="fa-IR"/>
          </w:rPr>
          <w:delText xml:space="preserve"> </w:delText>
        </w:r>
      </w:del>
      <w:r w:rsidRPr="002A350E">
        <w:rPr>
          <w:rFonts w:ascii="B Lotus" w:eastAsia="Calibri" w:hAnsi="B Lotus" w:cs="B Lotus"/>
          <w:sz w:val="24"/>
          <w:szCs w:val="24"/>
          <w:rtl/>
          <w:lang w:bidi="fa-IR"/>
        </w:rPr>
        <w:t>شود که احداث ساختمان مرتفع شايسته نيست</w:t>
      </w:r>
      <w:r w:rsidRPr="002A350E">
        <w:rPr>
          <w:rFonts w:ascii="B Lotus" w:eastAsia="Calibri" w:hAnsi="B Lotus" w:cs="B Lotus"/>
          <w:sz w:val="24"/>
          <w:szCs w:val="24"/>
          <w:lang w:bidi="fa-IR"/>
        </w:rPr>
        <w:t>.</w:t>
      </w:r>
      <w:del w:id="4468" w:author="Mehrnazi Boojari" w:date="2019-01-09T23:33:00Z">
        <w:r w:rsidRPr="002A350E" w:rsidDel="00947B53">
          <w:rPr>
            <w:rFonts w:ascii="B Lotus" w:eastAsia="Calibri" w:hAnsi="B Lotus" w:cs="B Lotus" w:hint="cs"/>
            <w:sz w:val="24"/>
            <w:szCs w:val="24"/>
            <w:rtl/>
            <w:lang w:bidi="fa-IR"/>
          </w:rPr>
          <w:delText xml:space="preserve"> </w:delText>
        </w:r>
        <w:r w:rsidRPr="002A350E" w:rsidDel="00947B53">
          <w:rPr>
            <w:rFonts w:ascii="B Lotus" w:eastAsia="Calibri" w:hAnsi="B Lotus" w:cs="B Lotus"/>
            <w:sz w:val="24"/>
            <w:szCs w:val="24"/>
            <w:rtl/>
            <w:lang w:bidi="fa-IR"/>
          </w:rPr>
          <w:delText xml:space="preserve">امام </w:delText>
        </w:r>
      </w:del>
      <w:ins w:id="4469" w:author="Mehrnazi Boojari" w:date="2019-01-09T23:33:00Z">
        <w:r w:rsidR="00947B53">
          <w:rPr>
            <w:rFonts w:ascii="B Lotus" w:eastAsia="Calibri" w:hAnsi="B Lotus" w:cs="B Lotus" w:hint="cs"/>
            <w:sz w:val="24"/>
            <w:szCs w:val="24"/>
            <w:rtl/>
            <w:lang w:bidi="fa-IR"/>
          </w:rPr>
          <w:t xml:space="preserve"> امام</w:t>
        </w:r>
        <w:r w:rsidR="00947B53">
          <w:rPr>
            <w:rFonts w:ascii="Times New Roman" w:eastAsia="Calibri" w:hAnsi="Times New Roman" w:cs="Times New Roman" w:hint="cs"/>
            <w:sz w:val="24"/>
            <w:szCs w:val="24"/>
            <w:rtl/>
            <w:lang w:bidi="fa-IR"/>
          </w:rPr>
          <w:t> </w:t>
        </w:r>
      </w:ins>
      <w:r w:rsidRPr="002A350E">
        <w:rPr>
          <w:rFonts w:ascii="B Lotus" w:eastAsia="Calibri" w:hAnsi="B Lotus" w:cs="B Lotus"/>
          <w:sz w:val="24"/>
          <w:szCs w:val="24"/>
          <w:rtl/>
          <w:lang w:bidi="fa-IR"/>
        </w:rPr>
        <w:t>صادق</w:t>
      </w:r>
      <w:del w:id="4470" w:author="Mehrnazi Boojari" w:date="2019-01-07T12:19:00Z">
        <w:r w:rsidRPr="002A350E" w:rsidDel="002F77AF">
          <w:rPr>
            <w:rFonts w:ascii="B Lotus" w:eastAsia="Calibri" w:hAnsi="B Lotus" w:cs="B Lotus"/>
            <w:sz w:val="24"/>
            <w:szCs w:val="24"/>
            <w:rtl/>
            <w:lang w:bidi="fa-IR"/>
          </w:rPr>
          <w:delText xml:space="preserve"> عليه السلام </w:delText>
        </w:r>
      </w:del>
      <w:ins w:id="4471" w:author="Mehrnazi Boojari" w:date="2019-01-07T12:19:00Z">
        <w:r w:rsidR="002F77AF">
          <w:rPr>
            <w:rFonts w:ascii="B Lotus" w:eastAsia="Calibri" w:hAnsi="B Lotus" w:cs="B Lotus"/>
            <w:sz w:val="24"/>
            <w:szCs w:val="24"/>
            <w:rtl/>
            <w:lang w:bidi="fa-IR"/>
          </w:rPr>
          <w:t xml:space="preserve"> (عليه</w:t>
        </w:r>
        <w:r w:rsidR="002F77AF">
          <w:rPr>
            <w:rFonts w:ascii="Times New Roman" w:eastAsia="Calibri" w:hAnsi="Times New Roman" w:cs="Times New Roman" w:hint="cs"/>
            <w:sz w:val="24"/>
            <w:szCs w:val="24"/>
            <w:rtl/>
            <w:lang w:bidi="fa-IR"/>
          </w:rPr>
          <w:t> </w:t>
        </w:r>
        <w:r w:rsidR="002F77AF">
          <w:rPr>
            <w:rFonts w:ascii="B Lotus" w:eastAsia="Calibri" w:hAnsi="B Lotus" w:cs="B Lotus"/>
            <w:sz w:val="24"/>
            <w:szCs w:val="24"/>
            <w:rtl/>
            <w:lang w:bidi="fa-IR"/>
          </w:rPr>
          <w:t xml:space="preserve">السلام) </w:t>
        </w:r>
      </w:ins>
      <w:r w:rsidRPr="002A350E">
        <w:rPr>
          <w:rFonts w:ascii="B Lotus" w:eastAsia="Calibri" w:hAnsi="B Lotus" w:cs="B Lotus"/>
          <w:sz w:val="24"/>
          <w:szCs w:val="24"/>
          <w:rtl/>
          <w:lang w:bidi="fa-IR"/>
        </w:rPr>
        <w:t xml:space="preserve">فرمودند: سقف خانه را هفت تا هشت ذراع بيشتر قرار ندهيد (حدود </w:t>
      </w:r>
      <w:ins w:id="4472" w:author="Mehrnazi Boojari" w:date="2019-01-10T23:07:00Z">
        <w:r w:rsidR="007B2758">
          <w:rPr>
            <w:rFonts w:ascii="B Lotus" w:eastAsia="Calibri" w:hAnsi="B Lotus" w:cs="B Lotus" w:hint="cs"/>
            <w:sz w:val="24"/>
            <w:szCs w:val="24"/>
            <w:rtl/>
            <w:lang w:bidi="fa-IR"/>
          </w:rPr>
          <w:t>سه</w:t>
        </w:r>
      </w:ins>
      <w:del w:id="4473" w:author="Mehrnazi Boojari" w:date="2019-01-10T23:07:00Z">
        <w:r w:rsidRPr="002A350E" w:rsidDel="007B2758">
          <w:rPr>
            <w:rFonts w:ascii="B Lotus" w:eastAsia="Calibri" w:hAnsi="B Lotus" w:cs="B Lotus"/>
            <w:sz w:val="24"/>
            <w:szCs w:val="24"/>
            <w:rtl/>
            <w:lang w:bidi="fa-IR"/>
          </w:rPr>
          <w:delText>3</w:delText>
        </w:r>
      </w:del>
      <w:r w:rsidRPr="002A350E">
        <w:rPr>
          <w:rFonts w:ascii="B Lotus" w:eastAsia="Calibri" w:hAnsi="B Lotus" w:cs="B Lotus"/>
          <w:sz w:val="24"/>
          <w:szCs w:val="24"/>
          <w:rtl/>
          <w:lang w:bidi="fa-IR"/>
        </w:rPr>
        <w:t xml:space="preserve"> الي </w:t>
      </w:r>
      <w:del w:id="4474" w:author="Mehrnazi Boojari" w:date="2019-01-10T23:07:00Z">
        <w:r w:rsidRPr="002A350E" w:rsidDel="007B2758">
          <w:rPr>
            <w:rFonts w:ascii="B Lotus" w:eastAsia="Calibri" w:hAnsi="B Lotus" w:cs="B Lotus"/>
            <w:sz w:val="24"/>
            <w:szCs w:val="24"/>
            <w:rtl/>
            <w:lang w:bidi="fa-IR"/>
          </w:rPr>
          <w:delText xml:space="preserve">3 </w:delText>
        </w:r>
      </w:del>
      <w:ins w:id="4475" w:author="Mehrnazi Boojari" w:date="2019-01-10T23:07:00Z">
        <w:r w:rsidR="007B2758">
          <w:rPr>
            <w:rFonts w:ascii="B Lotus" w:eastAsia="Calibri" w:hAnsi="B Lotus" w:cs="B Lotus" w:hint="cs"/>
            <w:sz w:val="24"/>
            <w:szCs w:val="24"/>
            <w:rtl/>
            <w:lang w:bidi="fa-IR"/>
          </w:rPr>
          <w:t>سه</w:t>
        </w:r>
        <w:r w:rsidR="007B2758" w:rsidRPr="002A350E">
          <w:rPr>
            <w:rFonts w:ascii="B Lotus" w:eastAsia="Calibri" w:hAnsi="B Lotus" w:cs="B Lotus"/>
            <w:sz w:val="24"/>
            <w:szCs w:val="24"/>
            <w:rtl/>
            <w:lang w:bidi="fa-IR"/>
          </w:rPr>
          <w:t xml:space="preserve"> </w:t>
        </w:r>
      </w:ins>
      <w:r w:rsidRPr="002A350E">
        <w:rPr>
          <w:rFonts w:ascii="B Lotus" w:eastAsia="Calibri" w:hAnsi="B Lotus" w:cs="B Lotus"/>
          <w:sz w:val="24"/>
          <w:szCs w:val="24"/>
          <w:rtl/>
          <w:lang w:bidi="fa-IR"/>
        </w:rPr>
        <w:t>و نيم متر) كه عوارضي براي اهل خانه دارد و اگر بيشتر از سه متر بود، بالاي آن آي</w:t>
      </w:r>
      <w:del w:id="4476" w:author="Mehrnazi Boojari" w:date="2019-01-10T23:08:00Z">
        <w:r w:rsidRPr="002A350E" w:rsidDel="007B2758">
          <w:rPr>
            <w:rFonts w:ascii="B Lotus" w:eastAsia="Calibri" w:hAnsi="B Lotus" w:cs="B Lotus"/>
            <w:sz w:val="24"/>
            <w:szCs w:val="24"/>
            <w:rtl/>
            <w:lang w:bidi="fa-IR"/>
          </w:rPr>
          <w:delText>ة</w:delText>
        </w:r>
      </w:del>
      <w:ins w:id="4477" w:author="Mehrnazi Boojari" w:date="2019-01-10T23:08:00Z">
        <w:r w:rsidR="007B2758">
          <w:rPr>
            <w:rFonts w:ascii="B Lotus" w:eastAsia="Calibri" w:hAnsi="B Lotus" w:cs="B Lotus" w:hint="cs"/>
            <w:sz w:val="24"/>
            <w:szCs w:val="24"/>
            <w:rtl/>
            <w:lang w:bidi="fa-IR"/>
          </w:rPr>
          <w:t>هًْ</w:t>
        </w:r>
        <w:r w:rsidR="007B2758">
          <w:rPr>
            <w:rFonts w:ascii="B Lotus" w:eastAsia="Calibri" w:hAnsi="B Lotus" w:cs="B Nazanin" w:hint="cs"/>
            <w:sz w:val="24"/>
            <w:szCs w:val="24"/>
            <w:rtl/>
            <w:lang w:bidi="fa-IR"/>
          </w:rPr>
          <w:t>‌</w:t>
        </w:r>
      </w:ins>
      <w:del w:id="4478" w:author="Mehrnazi Boojari" w:date="2019-01-10T23:08:00Z">
        <w:r w:rsidRPr="002A350E" w:rsidDel="007B2758">
          <w:rPr>
            <w:rFonts w:ascii="B Lotus" w:eastAsia="Calibri" w:hAnsi="B Lotus" w:cs="B Lotus"/>
            <w:sz w:val="24"/>
            <w:szCs w:val="24"/>
            <w:rtl/>
            <w:lang w:bidi="fa-IR"/>
          </w:rPr>
          <w:delText xml:space="preserve"> </w:delText>
        </w:r>
      </w:del>
      <w:r w:rsidRPr="002A350E">
        <w:rPr>
          <w:rFonts w:ascii="B Lotus" w:eastAsia="Calibri" w:hAnsi="B Lotus" w:cs="B Lotus"/>
          <w:sz w:val="24"/>
          <w:szCs w:val="24"/>
          <w:rtl/>
          <w:lang w:bidi="fa-IR"/>
        </w:rPr>
        <w:t xml:space="preserve">الكرسي نوشته شود تا عوارض منفي آن برطرف </w:t>
      </w:r>
      <w:del w:id="4479" w:author="Mehrnazi Boojari" w:date="2019-01-08T01:15:00Z">
        <w:r w:rsidRPr="002A350E" w:rsidDel="00632EB0">
          <w:rPr>
            <w:rFonts w:ascii="B Lotus" w:eastAsia="Calibri" w:hAnsi="B Lotus" w:cs="B Lotus"/>
            <w:sz w:val="24"/>
            <w:szCs w:val="24"/>
            <w:rtl/>
            <w:lang w:bidi="fa-IR"/>
          </w:rPr>
          <w:delText>گردد</w:delText>
        </w:r>
      </w:del>
      <w:ins w:id="4480" w:author="Mehrnazi Boojari" w:date="2019-01-08T01:15:00Z">
        <w:r w:rsidR="00632EB0">
          <w:rPr>
            <w:rFonts w:ascii="B Lotus" w:eastAsia="Calibri" w:hAnsi="B Lotus" w:cs="B Lotus"/>
            <w:sz w:val="24"/>
            <w:szCs w:val="24"/>
            <w:rtl/>
            <w:lang w:bidi="fa-IR"/>
          </w:rPr>
          <w:t>شود</w:t>
        </w:r>
      </w:ins>
      <w:r w:rsidRPr="002A350E">
        <w:rPr>
          <w:rFonts w:ascii="B Lotus" w:eastAsia="Calibri" w:hAnsi="B Lotus" w:cs="B Lotus"/>
          <w:sz w:val="24"/>
          <w:szCs w:val="24"/>
          <w:lang w:bidi="fa-IR"/>
        </w:rPr>
        <w:t>.</w:t>
      </w:r>
      <w:r w:rsidRPr="002A350E">
        <w:rPr>
          <w:rFonts w:ascii="B Lotus" w:eastAsia="Calibri" w:hAnsi="B Lotus" w:cs="B Lotus" w:hint="cs"/>
          <w:sz w:val="24"/>
          <w:szCs w:val="24"/>
          <w:rtl/>
          <w:lang w:bidi="fa-IR"/>
        </w:rPr>
        <w:t xml:space="preserve"> </w:t>
      </w:r>
      <w:r w:rsidRPr="002A350E">
        <w:rPr>
          <w:rFonts w:ascii="B Lotus" w:eastAsia="Calibri" w:hAnsi="B Lotus" w:cs="B Lotus"/>
          <w:sz w:val="24"/>
          <w:szCs w:val="24"/>
          <w:rtl/>
          <w:lang w:bidi="fa-IR"/>
        </w:rPr>
        <w:t xml:space="preserve">پيامبر اكرم </w:t>
      </w:r>
      <w:ins w:id="4481" w:author="Mehrnazi Boojari" w:date="2019-01-10T23:08:00Z">
        <w:r w:rsidR="007B2758">
          <w:rPr>
            <w:rFonts w:ascii="B Lotus" w:eastAsia="Calibri" w:hAnsi="B Lotus" w:cs="B Lotus" w:hint="cs"/>
            <w:sz w:val="24"/>
            <w:szCs w:val="24"/>
            <w:rtl/>
            <w:lang w:bidi="fa-IR"/>
          </w:rPr>
          <w:t>(</w:t>
        </w:r>
      </w:ins>
      <w:r w:rsidRPr="002A350E">
        <w:rPr>
          <w:rFonts w:ascii="B Lotus" w:eastAsia="Calibri" w:hAnsi="B Lotus" w:cs="B Lotus"/>
          <w:sz w:val="24"/>
          <w:szCs w:val="24"/>
          <w:rtl/>
          <w:lang w:bidi="fa-IR"/>
        </w:rPr>
        <w:t>صلي الله عليه و آله</w:t>
      </w:r>
      <w:ins w:id="4482" w:author="Mehrnazi Boojari" w:date="2019-01-10T23:08:00Z">
        <w:r w:rsidR="007B2758">
          <w:rPr>
            <w:rFonts w:ascii="B Lotus" w:eastAsia="Calibri" w:hAnsi="B Lotus" w:cs="B Lotus" w:hint="cs"/>
            <w:sz w:val="24"/>
            <w:szCs w:val="24"/>
            <w:rtl/>
            <w:lang w:bidi="fa-IR"/>
          </w:rPr>
          <w:t>)</w:t>
        </w:r>
      </w:ins>
      <w:r w:rsidRPr="002A350E">
        <w:rPr>
          <w:rFonts w:ascii="B Lotus" w:eastAsia="Calibri" w:hAnsi="B Lotus" w:cs="B Lotus"/>
          <w:sz w:val="24"/>
          <w:szCs w:val="24"/>
          <w:rtl/>
          <w:lang w:bidi="fa-IR"/>
        </w:rPr>
        <w:t xml:space="preserve"> فرمودند: ساختمان بلند و مرتفع، حقوق همسايه</w:t>
      </w:r>
      <w:del w:id="4483" w:author="Mehrnazi Boojari" w:date="2019-01-07T09:45:00Z">
        <w:r w:rsidRPr="002A350E" w:rsidDel="006F7CCF">
          <w:rPr>
            <w:rFonts w:ascii="B Lotus" w:eastAsia="Calibri" w:hAnsi="B Lotus" w:cs="B Lotus"/>
            <w:sz w:val="24"/>
            <w:szCs w:val="24"/>
            <w:rtl/>
            <w:lang w:bidi="fa-IR"/>
          </w:rPr>
          <w:delText xml:space="preserve"> ها </w:delText>
        </w:r>
      </w:del>
      <w:ins w:id="4484" w:author="Mehrnazi Boojari" w:date="2019-01-07T09:45: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 </w:t>
        </w:r>
      </w:ins>
      <w:r w:rsidRPr="002A350E">
        <w:rPr>
          <w:rFonts w:ascii="B Lotus" w:eastAsia="Calibri" w:hAnsi="B Lotus" w:cs="B Lotus"/>
          <w:sz w:val="24"/>
          <w:szCs w:val="24"/>
          <w:rtl/>
          <w:lang w:bidi="fa-IR"/>
        </w:rPr>
        <w:t>را ضايع مي</w:t>
      </w:r>
      <w:ins w:id="4485" w:author="Mehrnazi Boojari" w:date="2019-01-10T23:08:00Z">
        <w:r w:rsidR="007B2758">
          <w:rPr>
            <w:rFonts w:ascii="B Lotus" w:eastAsia="Calibri" w:hAnsi="B Lotus" w:cs="B Nazanin" w:hint="cs"/>
            <w:sz w:val="24"/>
            <w:szCs w:val="24"/>
            <w:rtl/>
            <w:lang w:bidi="fa-IR"/>
          </w:rPr>
          <w:t>‌</w:t>
        </w:r>
      </w:ins>
      <w:ins w:id="4486" w:author="Mehrnazi Boojari" w:date="2019-01-10T23:09:00Z">
        <w:r w:rsidR="007B2758">
          <w:rPr>
            <w:rFonts w:ascii="B Lotus" w:eastAsia="Calibri" w:hAnsi="B Lotus" w:cs="B Lotus" w:hint="cs"/>
            <w:sz w:val="24"/>
            <w:szCs w:val="24"/>
            <w:rtl/>
            <w:lang w:bidi="fa-IR"/>
          </w:rPr>
          <w:t>کن</w:t>
        </w:r>
      </w:ins>
      <w:del w:id="4487" w:author="Mehrnazi Boojari" w:date="2019-01-10T23:08:00Z">
        <w:r w:rsidRPr="002A350E" w:rsidDel="007B2758">
          <w:rPr>
            <w:rFonts w:ascii="B Lotus" w:eastAsia="Calibri" w:hAnsi="B Lotus" w:cs="B Lotus"/>
            <w:sz w:val="24"/>
            <w:szCs w:val="24"/>
            <w:rtl/>
            <w:lang w:bidi="fa-IR"/>
          </w:rPr>
          <w:delText xml:space="preserve"> ساز</w:delText>
        </w:r>
      </w:del>
      <w:r w:rsidRPr="002A350E">
        <w:rPr>
          <w:rFonts w:ascii="B Lotus" w:eastAsia="Calibri" w:hAnsi="B Lotus" w:cs="B Lotus"/>
          <w:sz w:val="24"/>
          <w:szCs w:val="24"/>
          <w:rtl/>
          <w:lang w:bidi="fa-IR"/>
        </w:rPr>
        <w:t>د و ايشان از مردي انصاري كه در مدينه ساختمان بلند و مرتفعي ساخته بود</w:t>
      </w:r>
      <w:del w:id="4488" w:author="Mehrnazi Boojari" w:date="2019-01-10T23:09:00Z">
        <w:r w:rsidRPr="002A350E" w:rsidDel="007B2758">
          <w:rPr>
            <w:rFonts w:ascii="B Lotus" w:eastAsia="Calibri" w:hAnsi="B Lotus" w:cs="B Lotus"/>
            <w:sz w:val="24"/>
            <w:szCs w:val="24"/>
            <w:rtl/>
            <w:lang w:bidi="fa-IR"/>
          </w:rPr>
          <w:delText>،</w:delText>
        </w:r>
      </w:del>
      <w:r w:rsidRPr="002A350E">
        <w:rPr>
          <w:rFonts w:ascii="B Lotus" w:eastAsia="Calibri" w:hAnsi="B Lotus" w:cs="B Lotus"/>
          <w:sz w:val="24"/>
          <w:szCs w:val="24"/>
          <w:rtl/>
          <w:lang w:bidi="fa-IR"/>
        </w:rPr>
        <w:t xml:space="preserve"> رو برگردانده و فرمودند: چنين بناهاي بلندي براي ديگر ساختمان</w:t>
      </w:r>
      <w:ins w:id="4489" w:author="Mehrnazi Boojari" w:date="2019-01-10T23:09:00Z">
        <w:r w:rsidR="007B2758">
          <w:rPr>
            <w:rFonts w:ascii="B Lotus" w:eastAsia="Calibri" w:hAnsi="B Lotus" w:cs="B Nazanin" w:hint="cs"/>
            <w:sz w:val="24"/>
            <w:szCs w:val="24"/>
            <w:rtl/>
            <w:lang w:bidi="fa-IR"/>
          </w:rPr>
          <w:t>‌</w:t>
        </w:r>
      </w:ins>
      <w:del w:id="4490" w:author="Mehrnazi Boojari" w:date="2019-01-10T23:09:00Z">
        <w:r w:rsidRPr="002A350E" w:rsidDel="007B2758">
          <w:rPr>
            <w:rFonts w:ascii="B Lotus" w:eastAsia="Calibri" w:hAnsi="B Lotus" w:cs="B Lotus"/>
            <w:sz w:val="24"/>
            <w:szCs w:val="24"/>
            <w:rtl/>
            <w:lang w:bidi="fa-IR"/>
          </w:rPr>
          <w:delText xml:space="preserve"> </w:delText>
        </w:r>
      </w:del>
      <w:r w:rsidRPr="002A350E">
        <w:rPr>
          <w:rFonts w:ascii="B Lotus" w:eastAsia="Calibri" w:hAnsi="B Lotus" w:cs="B Lotus"/>
          <w:sz w:val="24"/>
          <w:szCs w:val="24"/>
          <w:rtl/>
          <w:lang w:bidi="fa-IR"/>
        </w:rPr>
        <w:t xml:space="preserve">هاي محل، زحمت و مزاحمت ايجاد </w:t>
      </w:r>
      <w:del w:id="4491" w:author="Mehrnazi Boojari" w:date="2019-01-10T23:09:00Z">
        <w:r w:rsidRPr="002A350E" w:rsidDel="007B2758">
          <w:rPr>
            <w:rFonts w:ascii="B Lotus" w:eastAsia="Calibri" w:hAnsi="B Lotus" w:cs="B Lotus"/>
            <w:sz w:val="24"/>
            <w:szCs w:val="24"/>
            <w:rtl/>
            <w:lang w:bidi="fa-IR"/>
          </w:rPr>
          <w:delText xml:space="preserve">کرده </w:delText>
        </w:r>
      </w:del>
      <w:ins w:id="4492" w:author="Mehrnazi Boojari" w:date="2019-01-10T23:09:00Z">
        <w:r w:rsidR="007B2758">
          <w:rPr>
            <w:rFonts w:ascii="B Lotus" w:eastAsia="Calibri" w:hAnsi="B Lotus" w:cs="B Lotus" w:hint="cs"/>
            <w:sz w:val="24"/>
            <w:szCs w:val="24"/>
            <w:rtl/>
            <w:lang w:bidi="fa-IR"/>
          </w:rPr>
          <w:t>می</w:t>
        </w:r>
        <w:r w:rsidR="007B2758">
          <w:rPr>
            <w:rFonts w:ascii="B Lotus" w:eastAsia="Calibri" w:hAnsi="B Lotus" w:cs="B Nazanin" w:hint="cs"/>
            <w:sz w:val="24"/>
            <w:szCs w:val="24"/>
            <w:rtl/>
            <w:lang w:bidi="fa-IR"/>
          </w:rPr>
          <w:t>‌</w:t>
        </w:r>
        <w:r w:rsidR="007B2758">
          <w:rPr>
            <w:rFonts w:ascii="B Lotus" w:eastAsia="Calibri" w:hAnsi="B Lotus" w:cs="B Lotus" w:hint="cs"/>
            <w:sz w:val="24"/>
            <w:szCs w:val="24"/>
            <w:rtl/>
            <w:lang w:bidi="fa-IR"/>
          </w:rPr>
          <w:t>کند</w:t>
        </w:r>
        <w:r w:rsidR="007B2758" w:rsidRPr="002A350E">
          <w:rPr>
            <w:rFonts w:ascii="B Lotus" w:eastAsia="Calibri" w:hAnsi="B Lotus" w:cs="B Lotus"/>
            <w:sz w:val="24"/>
            <w:szCs w:val="24"/>
            <w:rtl/>
            <w:lang w:bidi="fa-IR"/>
          </w:rPr>
          <w:t xml:space="preserve"> </w:t>
        </w:r>
      </w:ins>
      <w:r w:rsidRPr="002A350E">
        <w:rPr>
          <w:rFonts w:ascii="B Lotus" w:eastAsia="Calibri" w:hAnsi="B Lotus" w:cs="B Lotus"/>
          <w:sz w:val="24"/>
          <w:szCs w:val="24"/>
          <w:rtl/>
          <w:lang w:bidi="fa-IR"/>
        </w:rPr>
        <w:t>و جريان هوا و نور را از آنان دريغ مي</w:t>
      </w:r>
      <w:ins w:id="4493" w:author="Mehrnazi Boojari" w:date="2019-01-10T23:09:00Z">
        <w:r w:rsidR="007B2758">
          <w:rPr>
            <w:rFonts w:ascii="B Lotus" w:eastAsia="Calibri" w:hAnsi="B Lotus" w:cs="B Nazanin" w:hint="cs"/>
            <w:sz w:val="24"/>
            <w:szCs w:val="24"/>
            <w:rtl/>
            <w:lang w:bidi="fa-IR"/>
          </w:rPr>
          <w:t>‌</w:t>
        </w:r>
      </w:ins>
      <w:del w:id="4494" w:author="Mehrnazi Boojari" w:date="2019-01-10T23:09:00Z">
        <w:r w:rsidRPr="002A350E" w:rsidDel="007B2758">
          <w:rPr>
            <w:rFonts w:ascii="B Lotus" w:eastAsia="Calibri" w:hAnsi="B Lotus" w:cs="B Lotus"/>
            <w:sz w:val="24"/>
            <w:szCs w:val="24"/>
            <w:rtl/>
            <w:lang w:bidi="fa-IR"/>
          </w:rPr>
          <w:delText xml:space="preserve"> </w:delText>
        </w:r>
      </w:del>
      <w:r w:rsidRPr="002A350E">
        <w:rPr>
          <w:rFonts w:ascii="B Lotus" w:eastAsia="Calibri" w:hAnsi="B Lotus" w:cs="B Lotus"/>
          <w:sz w:val="24"/>
          <w:szCs w:val="24"/>
          <w:rtl/>
          <w:lang w:bidi="fa-IR"/>
        </w:rPr>
        <w:t>دارد</w:t>
      </w:r>
      <w:r w:rsidRPr="002A350E">
        <w:rPr>
          <w:rFonts w:ascii="B Lotus" w:eastAsia="Calibri" w:hAnsi="B Lotus" w:cs="B Lotus"/>
          <w:sz w:val="24"/>
          <w:szCs w:val="24"/>
          <w:vertAlign w:val="superscript"/>
          <w:rtl/>
          <w:lang w:bidi="fa-IR"/>
        </w:rPr>
        <w:footnoteReference w:id="45"/>
      </w:r>
      <w:r w:rsidRPr="002A350E">
        <w:rPr>
          <w:rFonts w:ascii="B Lotus" w:eastAsia="Calibri" w:hAnsi="B Lotus" w:cs="B Lotus"/>
          <w:sz w:val="24"/>
          <w:szCs w:val="24"/>
          <w:rtl/>
          <w:lang w:bidi="fa-IR"/>
        </w:rPr>
        <w:t>.</w:t>
      </w:r>
    </w:p>
    <w:p w14:paraId="3C1812E0" w14:textId="77777777" w:rsidR="00A06196" w:rsidRPr="00A06196" w:rsidRDefault="00A06196" w:rsidP="00991B8E">
      <w:pPr>
        <w:pStyle w:val="Heading5"/>
        <w:rPr>
          <w:rtl/>
          <w:lang w:bidi="fa-IR"/>
        </w:rPr>
      </w:pPr>
      <w:bookmarkStart w:id="4497" w:name="_Toc533781189"/>
      <w:bookmarkStart w:id="4498" w:name="_Toc533782145"/>
      <w:r w:rsidRPr="00A06196">
        <w:rPr>
          <w:rFonts w:hint="cs"/>
          <w:rtl/>
          <w:lang w:bidi="fa-IR"/>
        </w:rPr>
        <w:t>امنیت در خانه</w:t>
      </w:r>
      <w:bookmarkEnd w:id="4497"/>
      <w:bookmarkEnd w:id="4498"/>
      <w:r w:rsidRPr="00A06196">
        <w:rPr>
          <w:rFonts w:hint="cs"/>
          <w:rtl/>
          <w:lang w:bidi="fa-IR"/>
        </w:rPr>
        <w:t xml:space="preserve"> </w:t>
      </w:r>
    </w:p>
    <w:p w14:paraId="0298E3C3" w14:textId="77777777" w:rsidR="00A06196" w:rsidRPr="002A350E" w:rsidRDefault="00A06196" w:rsidP="007B2758">
      <w:pPr>
        <w:bidi/>
        <w:ind w:firstLine="288"/>
        <w:jc w:val="both"/>
        <w:rPr>
          <w:rFonts w:ascii="B Lotus" w:eastAsia="Calibri" w:hAnsi="B Lotus" w:cs="B Lotus"/>
          <w:sz w:val="24"/>
          <w:szCs w:val="24"/>
          <w:rtl/>
          <w:lang w:bidi="fa-IR"/>
        </w:rPr>
      </w:pPr>
      <w:r w:rsidRPr="002A350E">
        <w:rPr>
          <w:rFonts w:ascii="B Lotus" w:eastAsia="Calibri" w:hAnsi="B Lotus" w:cs="B Lotus" w:hint="cs"/>
          <w:sz w:val="24"/>
          <w:szCs w:val="24"/>
          <w:rtl/>
          <w:lang w:bidi="fa-IR"/>
        </w:rPr>
        <w:t>امنیت در خانه در ابواب روایی از دو بعد مد نظر است</w:t>
      </w:r>
      <w:ins w:id="4499" w:author="Mehrnazi Boojari" w:date="2019-01-10T23:09:00Z">
        <w:r w:rsidR="007B2758">
          <w:rPr>
            <w:rFonts w:ascii="B Lotus" w:eastAsia="Calibri" w:hAnsi="B Lotus" w:cs="B Lotus" w:hint="cs"/>
            <w:sz w:val="24"/>
            <w:szCs w:val="24"/>
            <w:rtl/>
            <w:lang w:bidi="fa-IR"/>
          </w:rPr>
          <w:t>.</w:t>
        </w:r>
      </w:ins>
      <w:r w:rsidRPr="002A350E">
        <w:rPr>
          <w:rFonts w:ascii="B Lotus" w:eastAsia="Calibri" w:hAnsi="B Lotus" w:cs="B Lotus" w:hint="cs"/>
          <w:sz w:val="24"/>
          <w:szCs w:val="24"/>
          <w:rtl/>
          <w:lang w:bidi="fa-IR"/>
        </w:rPr>
        <w:t xml:space="preserve"> بعد اول مربوط به امنیت جانی و سازه</w:t>
      </w:r>
      <w:del w:id="4500" w:author="Mehrnazi Boojari" w:date="2019-01-07T10:40:00Z">
        <w:r w:rsidRPr="002A350E" w:rsidDel="006A1F1D">
          <w:rPr>
            <w:rFonts w:ascii="B Lotus" w:eastAsia="Calibri" w:hAnsi="B Lotus" w:cs="B Lotus" w:hint="cs"/>
            <w:sz w:val="24"/>
            <w:szCs w:val="24"/>
            <w:rtl/>
            <w:lang w:bidi="fa-IR"/>
          </w:rPr>
          <w:delText xml:space="preserve"> ای </w:delText>
        </w:r>
      </w:del>
      <w:ins w:id="4501" w:author="Mehrnazi Boojari" w:date="2019-01-07T10:40:00Z">
        <w:r w:rsidR="006A1F1D">
          <w:rPr>
            <w:rFonts w:ascii="B Lotus" w:eastAsia="Calibri" w:hAnsi="B Lotus" w:cs="B Lotus" w:hint="cs"/>
            <w:sz w:val="24"/>
            <w:szCs w:val="24"/>
            <w:rtl/>
            <w:lang w:bidi="fa-IR"/>
          </w:rPr>
          <w:t xml:space="preserve">‌ای </w:t>
        </w:r>
      </w:ins>
      <w:r w:rsidRPr="002A350E">
        <w:rPr>
          <w:rFonts w:ascii="B Lotus" w:eastAsia="Calibri" w:hAnsi="B Lotus" w:cs="B Lotus" w:hint="cs"/>
          <w:sz w:val="24"/>
          <w:szCs w:val="24"/>
          <w:rtl/>
          <w:lang w:bidi="fa-IR"/>
        </w:rPr>
        <w:t>و بعد دوم که اهمیت بیشتری دارد مربوط به امنیت اخلاقی</w:t>
      </w:r>
      <w:del w:id="4502" w:author="Mehrnazi Boojari" w:date="2019-01-07T09:49:00Z">
        <w:r w:rsidRPr="002A350E" w:rsidDel="006F7CCF">
          <w:rPr>
            <w:rFonts w:ascii="B Lotus" w:eastAsia="Calibri" w:hAnsi="B Lotus" w:cs="B Lotus" w:hint="cs"/>
            <w:sz w:val="24"/>
            <w:szCs w:val="24"/>
            <w:rtl/>
            <w:lang w:bidi="fa-IR"/>
          </w:rPr>
          <w:delText xml:space="preserve"> می </w:delText>
        </w:r>
      </w:del>
      <w:ins w:id="4503" w:author="Mehrnazi Boojari" w:date="2019-01-07T09:49:00Z">
        <w:r w:rsidR="006F7CCF">
          <w:rPr>
            <w:rFonts w:ascii="B Lotus" w:eastAsia="Calibri" w:hAnsi="B Lotus" w:cs="B Lotus" w:hint="cs"/>
            <w:sz w:val="24"/>
            <w:szCs w:val="24"/>
            <w:rtl/>
            <w:lang w:bidi="fa-IR"/>
          </w:rPr>
          <w:t xml:space="preserve"> می‌</w:t>
        </w:r>
      </w:ins>
      <w:r w:rsidRPr="002A350E">
        <w:rPr>
          <w:rFonts w:ascii="B Lotus" w:eastAsia="Calibri" w:hAnsi="B Lotus" w:cs="B Lotus" w:hint="cs"/>
          <w:sz w:val="24"/>
          <w:szCs w:val="24"/>
          <w:rtl/>
          <w:lang w:bidi="fa-IR"/>
        </w:rPr>
        <w:t>شود</w:t>
      </w:r>
      <w:del w:id="4504" w:author="Mehrnazi Boojari" w:date="2019-01-07T09:53:00Z">
        <w:r w:rsidRPr="002A350E" w:rsidDel="006F7CCF">
          <w:rPr>
            <w:rFonts w:ascii="B Lotus" w:eastAsia="Calibri" w:hAnsi="B Lotus" w:cs="B Lotus" w:hint="cs"/>
            <w:sz w:val="24"/>
            <w:szCs w:val="24"/>
            <w:rtl/>
            <w:lang w:bidi="fa-IR"/>
          </w:rPr>
          <w:delText xml:space="preserve"> . </w:delText>
        </w:r>
      </w:del>
      <w:ins w:id="4505" w:author="Mehrnazi Boojari" w:date="2019-01-07T09:53:00Z">
        <w:r w:rsidR="006F7CCF">
          <w:rPr>
            <w:rFonts w:ascii="B Lotus" w:eastAsia="Calibri" w:hAnsi="B Lotus" w:cs="B Lotus" w:hint="cs"/>
            <w:sz w:val="24"/>
            <w:szCs w:val="24"/>
            <w:rtl/>
            <w:lang w:bidi="fa-IR"/>
          </w:rPr>
          <w:t xml:space="preserve">. </w:t>
        </w:r>
      </w:ins>
      <w:r w:rsidRPr="002A350E">
        <w:rPr>
          <w:rFonts w:ascii="B Lotus" w:eastAsia="Calibri" w:hAnsi="B Lotus" w:cs="B Lotus" w:hint="cs"/>
          <w:sz w:val="24"/>
          <w:szCs w:val="24"/>
          <w:rtl/>
          <w:lang w:bidi="fa-IR"/>
        </w:rPr>
        <w:t xml:space="preserve">روایات متعددی </w:t>
      </w:r>
      <w:r w:rsidRPr="002A350E">
        <w:rPr>
          <w:rFonts w:ascii="B Lotus" w:eastAsia="Calibri" w:hAnsi="B Lotus" w:cs="B Lotus"/>
          <w:sz w:val="24"/>
          <w:szCs w:val="24"/>
          <w:rtl/>
          <w:lang w:bidi="fa-IR"/>
        </w:rPr>
        <w:t>در رابطه با عدم جواز اشراف بر خانه</w:t>
      </w:r>
      <w:del w:id="4506" w:author="Mehrnazi Boojari" w:date="2019-01-07T09:58:00Z">
        <w:r w:rsidRPr="002A350E" w:rsidDel="00A31D6F">
          <w:rPr>
            <w:rFonts w:ascii="B Lotus" w:eastAsia="Calibri" w:hAnsi="B Lotus" w:cs="B Lotus"/>
            <w:sz w:val="24"/>
            <w:szCs w:val="24"/>
            <w:rtl/>
            <w:lang w:bidi="fa-IR"/>
          </w:rPr>
          <w:delText xml:space="preserve"> </w:delText>
        </w:r>
        <w:r w:rsidRPr="002A350E" w:rsidDel="00A31D6F">
          <w:rPr>
            <w:rFonts w:ascii="B Lotus" w:eastAsia="Calibri" w:hAnsi="B Lotus" w:cs="B Lotus" w:hint="cs"/>
            <w:sz w:val="24"/>
            <w:szCs w:val="24"/>
            <w:rtl/>
            <w:lang w:bidi="fa-IR"/>
          </w:rPr>
          <w:delText xml:space="preserve"> </w:delText>
        </w:r>
      </w:del>
      <w:ins w:id="4507" w:author="Mehrnazi Boojari" w:date="2019-01-07T09:58:00Z">
        <w:r w:rsidR="00A31D6F">
          <w:rPr>
            <w:rFonts w:ascii="B Lotus" w:eastAsia="Calibri" w:hAnsi="B Lotus" w:cs="B Lotus"/>
            <w:sz w:val="24"/>
            <w:szCs w:val="24"/>
            <w:rtl/>
            <w:lang w:bidi="fa-IR"/>
          </w:rPr>
          <w:t xml:space="preserve"> </w:t>
        </w:r>
      </w:ins>
      <w:r w:rsidRPr="002A350E">
        <w:rPr>
          <w:rFonts w:ascii="B Lotus" w:eastAsia="Calibri" w:hAnsi="B Lotus" w:cs="B Lotus" w:hint="cs"/>
          <w:sz w:val="24"/>
          <w:szCs w:val="24"/>
          <w:rtl/>
          <w:lang w:bidi="fa-IR"/>
        </w:rPr>
        <w:t>مردم وارد شده است؛</w:t>
      </w:r>
      <w:del w:id="4508" w:author="Mehrnazi Boojari" w:date="2019-01-07T09:58:00Z">
        <w:r w:rsidRPr="002A350E" w:rsidDel="00A31D6F">
          <w:rPr>
            <w:rFonts w:ascii="B Lotus" w:eastAsia="Calibri" w:hAnsi="B Lotus" w:cs="B Lotus" w:hint="cs"/>
            <w:sz w:val="24"/>
            <w:szCs w:val="24"/>
            <w:rtl/>
            <w:lang w:bidi="fa-IR"/>
          </w:rPr>
          <w:delText xml:space="preserve"> </w:delText>
        </w:r>
        <w:r w:rsidRPr="002A350E" w:rsidDel="00A31D6F">
          <w:rPr>
            <w:rFonts w:ascii="B Lotus" w:eastAsia="Calibri" w:hAnsi="B Lotus" w:cs="B Lotus"/>
            <w:sz w:val="24"/>
            <w:szCs w:val="24"/>
            <w:rtl/>
            <w:lang w:bidi="fa-IR"/>
          </w:rPr>
          <w:delText xml:space="preserve"> </w:delText>
        </w:r>
      </w:del>
      <w:ins w:id="4509" w:author="Mehrnazi Boojari" w:date="2019-01-07T09:58:00Z">
        <w:r w:rsidR="00A31D6F">
          <w:rPr>
            <w:rFonts w:ascii="B Lotus" w:eastAsia="Calibri" w:hAnsi="B Lotus" w:cs="B Lotus" w:hint="cs"/>
            <w:sz w:val="24"/>
            <w:szCs w:val="24"/>
            <w:rtl/>
            <w:lang w:bidi="fa-IR"/>
          </w:rPr>
          <w:t xml:space="preserve"> </w:t>
        </w:r>
      </w:ins>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عن</w:t>
      </w:r>
      <w:r w:rsidRPr="002A350E">
        <w:rPr>
          <w:rFonts w:ascii="B Lotus" w:eastAsia="Calibri" w:hAnsi="B Lotus" w:cs="B Lotus" w:hint="cs"/>
          <w:sz w:val="24"/>
          <w:szCs w:val="24"/>
          <w:rtl/>
          <w:lang w:bidi="fa-IR"/>
        </w:rPr>
        <w:t xml:space="preserve">ی </w:t>
      </w:r>
      <w:r w:rsidRPr="002A350E">
        <w:rPr>
          <w:rFonts w:ascii="B Lotus" w:eastAsia="Calibri" w:hAnsi="B Lotus" w:cs="B Lotus"/>
          <w:sz w:val="24"/>
          <w:szCs w:val="24"/>
          <w:rtl/>
          <w:lang w:bidi="fa-IR"/>
        </w:rPr>
        <w:t>نبا</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د</w:t>
      </w:r>
      <w:r w:rsidRPr="002A350E">
        <w:rPr>
          <w:rFonts w:ascii="B Lotus" w:eastAsia="Calibri" w:hAnsi="B Lotus" w:cs="B Lotus" w:hint="cs"/>
          <w:sz w:val="24"/>
          <w:szCs w:val="24"/>
          <w:rtl/>
          <w:lang w:bidi="fa-IR"/>
        </w:rPr>
        <w:t xml:space="preserve"> </w:t>
      </w:r>
      <w:r w:rsidRPr="002A350E">
        <w:rPr>
          <w:rFonts w:ascii="B Lotus" w:eastAsia="Calibri" w:hAnsi="B Lotus" w:cs="B Lotus" w:hint="eastAsia"/>
          <w:sz w:val="24"/>
          <w:szCs w:val="24"/>
          <w:rtl/>
          <w:lang w:bidi="fa-IR"/>
        </w:rPr>
        <w:t>کس</w:t>
      </w:r>
      <w:r w:rsidRPr="002A350E">
        <w:rPr>
          <w:rFonts w:ascii="B Lotus" w:eastAsia="Calibri" w:hAnsi="B Lotus" w:cs="B Lotus" w:hint="cs"/>
          <w:sz w:val="24"/>
          <w:szCs w:val="24"/>
          <w:rtl/>
          <w:lang w:bidi="fa-IR"/>
        </w:rPr>
        <w:t>ی</w:t>
      </w:r>
      <w:r w:rsidRPr="002A350E">
        <w:rPr>
          <w:rFonts w:ascii="B Lotus" w:eastAsia="Calibri" w:hAnsi="B Lotus" w:cs="B Lotus"/>
          <w:sz w:val="24"/>
          <w:szCs w:val="24"/>
          <w:rtl/>
          <w:lang w:bidi="fa-IR"/>
        </w:rPr>
        <w:t xml:space="preserve"> تطلع</w:t>
      </w:r>
      <w:r w:rsidRPr="002A350E">
        <w:rPr>
          <w:rFonts w:ascii="B Lotus" w:eastAsia="Calibri" w:hAnsi="B Lotus" w:cs="B Lotus" w:hint="cs"/>
          <w:sz w:val="24"/>
          <w:szCs w:val="24"/>
          <w:rtl/>
          <w:lang w:bidi="fa-IR"/>
        </w:rPr>
        <w:t xml:space="preserve"> </w:t>
      </w:r>
      <w:r w:rsidRPr="002A350E">
        <w:rPr>
          <w:rFonts w:ascii="B Lotus" w:eastAsia="Calibri" w:hAnsi="B Lotus" w:cs="B Lotus"/>
          <w:sz w:val="24"/>
          <w:szCs w:val="24"/>
          <w:rtl/>
          <w:lang w:bidi="fa-IR"/>
        </w:rPr>
        <w:t>بر خانه مردم</w:t>
      </w:r>
      <w:r w:rsidRPr="002A350E">
        <w:rPr>
          <w:rFonts w:ascii="B Lotus" w:eastAsia="Calibri" w:hAnsi="B Lotus" w:cs="B Lotus"/>
          <w:sz w:val="24"/>
          <w:szCs w:val="24"/>
          <w:lang w:bidi="fa-IR"/>
        </w:rPr>
        <w:t xml:space="preserve"> </w:t>
      </w:r>
      <w:r w:rsidRPr="002A350E">
        <w:rPr>
          <w:rFonts w:ascii="B Lotus" w:eastAsia="Calibri" w:hAnsi="B Lotus" w:cs="B Lotus" w:hint="eastAsia"/>
          <w:sz w:val="24"/>
          <w:szCs w:val="24"/>
          <w:rtl/>
          <w:lang w:bidi="fa-IR"/>
        </w:rPr>
        <w:t>داشته</w:t>
      </w:r>
      <w:r w:rsidRPr="002A350E">
        <w:rPr>
          <w:rFonts w:ascii="B Lotus" w:eastAsia="Calibri" w:hAnsi="B Lotus" w:cs="B Lotus"/>
          <w:sz w:val="24"/>
          <w:szCs w:val="24"/>
          <w:rtl/>
          <w:lang w:bidi="fa-IR"/>
        </w:rPr>
        <w:t xml:space="preserve"> باشد</w:t>
      </w:r>
      <w:del w:id="4510" w:author="Mehrnazi Boojari" w:date="2019-01-10T23:10:00Z">
        <w:r w:rsidRPr="002A350E" w:rsidDel="007B2758">
          <w:rPr>
            <w:rFonts w:ascii="B Lotus" w:eastAsia="Calibri" w:hAnsi="B Lotus" w:cs="B Lotus"/>
            <w:sz w:val="24"/>
            <w:szCs w:val="24"/>
            <w:rtl/>
            <w:lang w:bidi="fa-IR"/>
          </w:rPr>
          <w:delText xml:space="preserve">. </w:delText>
        </w:r>
      </w:del>
      <w:ins w:id="4511" w:author="Mehrnazi Boojari" w:date="2019-01-10T23:10:00Z">
        <w:r w:rsidR="007B2758">
          <w:rPr>
            <w:rFonts w:ascii="B Lotus" w:eastAsia="Calibri" w:hAnsi="B Lotus" w:cs="B Lotus" w:hint="cs"/>
            <w:sz w:val="24"/>
            <w:szCs w:val="24"/>
            <w:rtl/>
            <w:lang w:bidi="fa-IR"/>
          </w:rPr>
          <w:t>؛</w:t>
        </w:r>
        <w:r w:rsidR="007B2758" w:rsidRPr="002A350E">
          <w:rPr>
            <w:rFonts w:ascii="B Lotus" w:eastAsia="Calibri" w:hAnsi="B Lotus" w:cs="B Lotus"/>
            <w:sz w:val="24"/>
            <w:szCs w:val="24"/>
            <w:rtl/>
            <w:lang w:bidi="fa-IR"/>
          </w:rPr>
          <w:t xml:space="preserve"> </w:t>
        </w:r>
      </w:ins>
      <w:r w:rsidRPr="002A350E">
        <w:rPr>
          <w:rFonts w:ascii="B Lotus" w:eastAsia="Calibri" w:hAnsi="B Lotus" w:cs="B Lotus"/>
          <w:sz w:val="24"/>
          <w:szCs w:val="24"/>
          <w:rtl/>
          <w:lang w:bidi="fa-IR"/>
        </w:rPr>
        <w:t xml:space="preserve">تطلع </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عن</w:t>
      </w:r>
      <w:r w:rsidRPr="002A350E">
        <w:rPr>
          <w:rFonts w:ascii="B Lotus" w:eastAsia="Calibri" w:hAnsi="B Lotus" w:cs="B Lotus" w:hint="cs"/>
          <w:sz w:val="24"/>
          <w:szCs w:val="24"/>
          <w:rtl/>
          <w:lang w:bidi="fa-IR"/>
        </w:rPr>
        <w:t>ی</w:t>
      </w:r>
      <w:r w:rsidRPr="002A350E">
        <w:rPr>
          <w:rFonts w:ascii="B Lotus" w:eastAsia="Calibri" w:hAnsi="B Lotus" w:cs="B Lotus"/>
          <w:sz w:val="24"/>
          <w:szCs w:val="24"/>
          <w:rtl/>
          <w:lang w:bidi="fa-IR"/>
        </w:rPr>
        <w:t xml:space="preserve"> سر</w:t>
      </w:r>
      <w:del w:id="4512" w:author="Mehrnazi Boojari" w:date="2019-01-10T23:10:00Z">
        <w:r w:rsidRPr="002A350E" w:rsidDel="007B2758">
          <w:rPr>
            <w:rFonts w:ascii="B Lotus" w:eastAsia="Calibri" w:hAnsi="B Lotus" w:cs="B Lotus"/>
            <w:sz w:val="24"/>
            <w:szCs w:val="24"/>
            <w:rtl/>
            <w:lang w:bidi="fa-IR"/>
          </w:rPr>
          <w:delText xml:space="preserve"> </w:delText>
        </w:r>
      </w:del>
      <w:r w:rsidRPr="002A350E">
        <w:rPr>
          <w:rFonts w:ascii="B Lotus" w:eastAsia="Calibri" w:hAnsi="B Lotus" w:cs="B Lotus"/>
          <w:sz w:val="24"/>
          <w:szCs w:val="24"/>
          <w:rtl/>
          <w:lang w:bidi="fa-IR"/>
        </w:rPr>
        <w:t>کش</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دن</w:t>
      </w:r>
      <w:r w:rsidRPr="002A350E">
        <w:rPr>
          <w:rFonts w:ascii="B Lotus" w:eastAsia="Calibri" w:hAnsi="B Lotus" w:cs="B Lotus"/>
          <w:sz w:val="24"/>
          <w:szCs w:val="24"/>
          <w:rtl/>
          <w:lang w:bidi="fa-IR"/>
        </w:rPr>
        <w:t xml:space="preserve"> </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ا</w:t>
      </w:r>
      <w:r w:rsidRPr="002A350E">
        <w:rPr>
          <w:rFonts w:ascii="B Lotus" w:eastAsia="Calibri" w:hAnsi="B Lotus" w:cs="B Lotus"/>
          <w:sz w:val="24"/>
          <w:szCs w:val="24"/>
          <w:rtl/>
          <w:lang w:bidi="fa-IR"/>
        </w:rPr>
        <w:t xml:space="preserve"> اشراف بر خانه د</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گر</w:t>
      </w:r>
      <w:r w:rsidR="002A350E">
        <w:rPr>
          <w:rFonts w:ascii="B Lotus" w:eastAsia="Calibri" w:hAnsi="B Lotus" w:cs="B Lotus" w:hint="cs"/>
          <w:sz w:val="24"/>
          <w:szCs w:val="24"/>
          <w:rtl/>
          <w:lang w:bidi="fa-IR"/>
        </w:rPr>
        <w:t>ی</w:t>
      </w:r>
      <w:r w:rsidR="002A350E">
        <w:rPr>
          <w:rStyle w:val="FootnoteReference"/>
          <w:rFonts w:ascii="B Lotus" w:eastAsia="Calibri" w:hAnsi="B Lotus" w:cs="B Lotus"/>
          <w:sz w:val="24"/>
          <w:szCs w:val="24"/>
          <w:rtl/>
          <w:lang w:bidi="fa-IR"/>
        </w:rPr>
        <w:footnoteReference w:id="46"/>
      </w:r>
      <w:r w:rsidR="002A350E">
        <w:rPr>
          <w:rFonts w:ascii="B Lotus" w:eastAsia="Calibri" w:hAnsi="B Lotus" w:cs="B Lotus" w:hint="cs"/>
          <w:sz w:val="24"/>
          <w:szCs w:val="24"/>
          <w:rtl/>
          <w:lang w:bidi="fa-IR"/>
        </w:rPr>
        <w:t>.</w:t>
      </w:r>
    </w:p>
    <w:p w14:paraId="3E664EC9" w14:textId="77777777" w:rsidR="00A06196" w:rsidRPr="002A350E" w:rsidRDefault="00A06196" w:rsidP="00EF05C5">
      <w:pPr>
        <w:bidi/>
        <w:ind w:firstLine="288"/>
        <w:jc w:val="both"/>
        <w:rPr>
          <w:rFonts w:ascii="B Lotus" w:eastAsia="Calibri" w:hAnsi="B Lotus" w:cs="B Lotus"/>
          <w:sz w:val="24"/>
          <w:szCs w:val="24"/>
          <w:rtl/>
        </w:rPr>
      </w:pPr>
      <w:r w:rsidRPr="002A350E">
        <w:rPr>
          <w:rFonts w:ascii="B Lotus" w:eastAsia="Calibri" w:hAnsi="B Lotus" w:cs="B Lotus"/>
          <w:sz w:val="24"/>
          <w:szCs w:val="24"/>
          <w:rtl/>
        </w:rPr>
        <w:t>فضاي زمين و زيربناي مسكن از نظر اسلام</w:t>
      </w:r>
      <w:del w:id="4522" w:author="Mehrnazi Boojari" w:date="2019-01-10T23:10:00Z">
        <w:r w:rsidRPr="002A350E" w:rsidDel="00EF05C5">
          <w:rPr>
            <w:rFonts w:ascii="B Lotus" w:eastAsia="Calibri" w:hAnsi="B Lotus" w:cs="B Lotus"/>
            <w:sz w:val="24"/>
            <w:szCs w:val="24"/>
            <w:rtl/>
          </w:rPr>
          <w:delText>،</w:delText>
        </w:r>
      </w:del>
      <w:r w:rsidRPr="002A350E">
        <w:rPr>
          <w:rFonts w:ascii="B Lotus" w:eastAsia="Calibri" w:hAnsi="B Lotus" w:cs="B Lotus"/>
          <w:sz w:val="24"/>
          <w:szCs w:val="24"/>
          <w:rtl/>
        </w:rPr>
        <w:t xml:space="preserve"> شامل فضاي بيروني منزل يعني اتاق يا اتاق</w:t>
      </w:r>
      <w:ins w:id="4523" w:author="Mehrnazi Boojari" w:date="2019-01-10T23:10:00Z">
        <w:r w:rsidR="00EF05C5">
          <w:rPr>
            <w:rFonts w:ascii="B Lotus" w:eastAsia="Calibri" w:hAnsi="B Lotus" w:cs="B Nazanin" w:hint="cs"/>
            <w:sz w:val="24"/>
            <w:szCs w:val="24"/>
            <w:rtl/>
          </w:rPr>
          <w:t>‌</w:t>
        </w:r>
      </w:ins>
      <w:del w:id="4524" w:author="Mehrnazi Boojari" w:date="2019-01-10T23:10:00Z">
        <w:r w:rsidRPr="002A350E" w:rsidDel="00EF05C5">
          <w:rPr>
            <w:rFonts w:ascii="B Lotus" w:eastAsia="Calibri" w:hAnsi="B Lotus" w:cs="B Lotus"/>
            <w:sz w:val="24"/>
            <w:szCs w:val="24"/>
            <w:rtl/>
          </w:rPr>
          <w:delText xml:space="preserve"> </w:delText>
        </w:r>
      </w:del>
      <w:r w:rsidRPr="002A350E">
        <w:rPr>
          <w:rFonts w:ascii="B Lotus" w:eastAsia="Calibri" w:hAnsi="B Lotus" w:cs="B Lotus"/>
          <w:sz w:val="24"/>
          <w:szCs w:val="24"/>
          <w:rtl/>
        </w:rPr>
        <w:t xml:space="preserve">هايي كه مخصوص مراجعات بيروني منزل و رفت و آمد ميهمانان </w:t>
      </w:r>
      <w:del w:id="4525" w:author="Mehrnazi Boojari" w:date="2019-01-10T23:11:00Z">
        <w:r w:rsidRPr="002A350E" w:rsidDel="00EF05C5">
          <w:rPr>
            <w:rFonts w:ascii="B Lotus" w:eastAsia="Calibri" w:hAnsi="B Lotus" w:cs="B Lotus"/>
            <w:sz w:val="24"/>
            <w:szCs w:val="24"/>
            <w:rtl/>
          </w:rPr>
          <w:delText>مي باشد</w:delText>
        </w:r>
      </w:del>
      <w:ins w:id="4526" w:author="Mehrnazi Boojari" w:date="2019-01-10T23:11:00Z">
        <w:r w:rsidR="00EF05C5">
          <w:rPr>
            <w:rFonts w:ascii="B Lotus" w:eastAsia="Calibri" w:hAnsi="B Lotus" w:cs="B Lotus" w:hint="cs"/>
            <w:sz w:val="24"/>
            <w:szCs w:val="24"/>
            <w:rtl/>
          </w:rPr>
          <w:t>است</w:t>
        </w:r>
      </w:ins>
      <w:r w:rsidRPr="002A350E">
        <w:rPr>
          <w:rFonts w:ascii="B Lotus" w:eastAsia="Calibri" w:hAnsi="B Lotus" w:cs="B Lotus"/>
          <w:sz w:val="24"/>
          <w:szCs w:val="24"/>
          <w:rtl/>
        </w:rPr>
        <w:t xml:space="preserve"> از فضاي دروني كه متعلق به همسر و فرزندان است</w:t>
      </w:r>
      <w:del w:id="4527" w:author="Mehrnazi Boojari" w:date="2019-01-10T23:11:00Z">
        <w:r w:rsidRPr="002A350E" w:rsidDel="00EF05C5">
          <w:rPr>
            <w:rFonts w:ascii="B Lotus" w:eastAsia="Calibri" w:hAnsi="B Lotus" w:cs="B Lotus"/>
            <w:sz w:val="24"/>
            <w:szCs w:val="24"/>
            <w:rtl/>
          </w:rPr>
          <w:delText>،</w:delText>
        </w:r>
      </w:del>
      <w:r w:rsidRPr="002A350E">
        <w:rPr>
          <w:rFonts w:ascii="B Lotus" w:eastAsia="Calibri" w:hAnsi="B Lotus" w:cs="B Lotus"/>
          <w:sz w:val="24"/>
          <w:szCs w:val="24"/>
          <w:rtl/>
        </w:rPr>
        <w:t xml:space="preserve"> بايد جدا باشد تا رفاه و آسايش و امنيت خانواده در حدّ أعلي تأمين </w:t>
      </w:r>
      <w:del w:id="4528" w:author="Mehrnazi Boojari" w:date="2019-01-08T01:15:00Z">
        <w:r w:rsidRPr="002A350E" w:rsidDel="00632EB0">
          <w:rPr>
            <w:rFonts w:ascii="B Lotus" w:eastAsia="Calibri" w:hAnsi="B Lotus" w:cs="B Lotus"/>
            <w:sz w:val="24"/>
            <w:szCs w:val="24"/>
            <w:rtl/>
          </w:rPr>
          <w:delText>گردد</w:delText>
        </w:r>
      </w:del>
      <w:ins w:id="4529" w:author="Mehrnazi Boojari" w:date="2019-01-08T01:15:00Z">
        <w:r w:rsidR="00632EB0">
          <w:rPr>
            <w:rFonts w:ascii="B Lotus" w:eastAsia="Calibri" w:hAnsi="B Lotus" w:cs="B Lotus"/>
            <w:sz w:val="24"/>
            <w:szCs w:val="24"/>
            <w:rtl/>
          </w:rPr>
          <w:t>شود</w:t>
        </w:r>
      </w:ins>
      <w:r w:rsidRPr="002A350E">
        <w:rPr>
          <w:rFonts w:ascii="B Lotus" w:eastAsia="Calibri" w:hAnsi="B Lotus" w:cs="B Lotus"/>
          <w:sz w:val="24"/>
          <w:szCs w:val="24"/>
          <w:rtl/>
        </w:rPr>
        <w:t>.</w:t>
      </w:r>
      <w:r w:rsidRPr="002A350E">
        <w:rPr>
          <w:rFonts w:ascii="B Lotus" w:eastAsia="Calibri" w:hAnsi="B Lotus" w:cs="B Lotus"/>
          <w:color w:val="000000"/>
          <w:sz w:val="24"/>
          <w:szCs w:val="24"/>
          <w:shd w:val="clear" w:color="auto" w:fill="FFFFFF"/>
          <w:rtl/>
        </w:rPr>
        <w:t xml:space="preserve"> </w:t>
      </w:r>
      <w:r w:rsidRPr="002A350E">
        <w:rPr>
          <w:rFonts w:ascii="B Lotus" w:eastAsia="Calibri" w:hAnsi="B Lotus" w:cs="B Lotus"/>
          <w:sz w:val="24"/>
          <w:szCs w:val="24"/>
          <w:rtl/>
        </w:rPr>
        <w:t>فضاي داخلي يا اندروني هم از چند اتاق همچون</w:t>
      </w:r>
      <w:del w:id="4530" w:author="Mehrnazi Boojari" w:date="2019-01-10T23:11:00Z">
        <w:r w:rsidRPr="002A350E" w:rsidDel="00EF05C5">
          <w:rPr>
            <w:rFonts w:ascii="B Lotus" w:eastAsia="Calibri" w:hAnsi="B Lotus" w:cs="B Lotus"/>
            <w:sz w:val="24"/>
            <w:szCs w:val="24"/>
            <w:rtl/>
          </w:rPr>
          <w:delText>؛</w:delText>
        </w:r>
      </w:del>
      <w:r w:rsidRPr="002A350E">
        <w:rPr>
          <w:rFonts w:ascii="B Lotus" w:eastAsia="Calibri" w:hAnsi="B Lotus" w:cs="B Lotus"/>
          <w:sz w:val="24"/>
          <w:szCs w:val="24"/>
          <w:rtl/>
        </w:rPr>
        <w:t xml:space="preserve"> اتاق والدين، اتاق مخصوص فرزندان، اتاق مخصوص عبادت و نيز قسمت سرويس بهداشتي تشکیل شده كه بايد در مكاني پوشيده قرار داشته</w:t>
      </w:r>
      <w:ins w:id="4531" w:author="Mehrnazi Boojari" w:date="2019-01-10T23:11:00Z">
        <w:r w:rsidR="00EF05C5">
          <w:rPr>
            <w:rFonts w:ascii="B Lotus" w:eastAsia="Calibri" w:hAnsi="B Lotus" w:cs="B Lotus" w:hint="cs"/>
            <w:sz w:val="24"/>
            <w:szCs w:val="24"/>
            <w:rtl/>
          </w:rPr>
          <w:t xml:space="preserve"> باشد</w:t>
        </w:r>
      </w:ins>
      <w:r w:rsidRPr="002A350E">
        <w:rPr>
          <w:rFonts w:ascii="B Lotus" w:eastAsia="Calibri" w:hAnsi="B Lotus" w:cs="B Lotus"/>
          <w:sz w:val="24"/>
          <w:szCs w:val="24"/>
          <w:rtl/>
        </w:rPr>
        <w:t xml:space="preserve"> تا عفت و حيا</w:t>
      </w:r>
      <w:del w:id="4532" w:author="Mehrnazi Boojari" w:date="2019-01-10T23:11:00Z">
        <w:r w:rsidRPr="002A350E" w:rsidDel="00EF05C5">
          <w:rPr>
            <w:rFonts w:ascii="B Lotus" w:eastAsia="Calibri" w:hAnsi="B Lotus" w:cs="B Lotus"/>
            <w:sz w:val="24"/>
            <w:szCs w:val="24"/>
            <w:rtl/>
          </w:rPr>
          <w:delText>ء</w:delText>
        </w:r>
      </w:del>
      <w:r w:rsidRPr="002A350E">
        <w:rPr>
          <w:rFonts w:ascii="B Lotus" w:eastAsia="Calibri" w:hAnsi="B Lotus" w:cs="B Lotus"/>
          <w:sz w:val="24"/>
          <w:szCs w:val="24"/>
          <w:rtl/>
        </w:rPr>
        <w:t xml:space="preserve"> در بین خانواده محفوظ بماند</w:t>
      </w:r>
      <w:r w:rsidRPr="002A350E">
        <w:rPr>
          <w:rFonts w:ascii="B Lotus" w:eastAsia="Calibri" w:hAnsi="B Lotus" w:cs="B Lotus"/>
          <w:sz w:val="24"/>
          <w:szCs w:val="24"/>
        </w:rPr>
        <w:t>.</w:t>
      </w:r>
      <w:r w:rsidR="002A350E">
        <w:rPr>
          <w:rStyle w:val="FootnoteReference"/>
          <w:rFonts w:ascii="B Lotus" w:eastAsia="Calibri" w:hAnsi="B Lotus" w:cs="B Lotus"/>
          <w:sz w:val="24"/>
          <w:szCs w:val="24"/>
        </w:rPr>
        <w:footnoteReference w:id="47"/>
      </w:r>
      <w:r w:rsidRPr="002A350E">
        <w:rPr>
          <w:rFonts w:ascii="B Lotus" w:eastAsia="Calibri" w:hAnsi="B Lotus" w:cs="B Lotus" w:hint="cs"/>
          <w:sz w:val="24"/>
          <w:szCs w:val="24"/>
          <w:rtl/>
        </w:rPr>
        <w:t xml:space="preserve"> </w:t>
      </w:r>
    </w:p>
    <w:p w14:paraId="75E94F88" w14:textId="77777777" w:rsidR="00A06196" w:rsidRPr="00A06196" w:rsidRDefault="00A06196" w:rsidP="00DE12E8">
      <w:pPr>
        <w:pStyle w:val="Heading5"/>
        <w:rPr>
          <w:rtl/>
          <w:lang w:bidi="fa-IR"/>
        </w:rPr>
      </w:pPr>
      <w:bookmarkStart w:id="4540" w:name="_Toc533781190"/>
      <w:bookmarkStart w:id="4541" w:name="_Toc533782146"/>
      <w:r w:rsidRPr="00A06196">
        <w:rPr>
          <w:rFonts w:hint="cs"/>
          <w:rtl/>
          <w:lang w:bidi="fa-IR"/>
        </w:rPr>
        <w:t>نگاه غیر</w:t>
      </w:r>
      <w:del w:id="4542" w:author="Mehrnazi Boojari" w:date="2019-01-10T23:13:00Z">
        <w:r w:rsidRPr="00A06196" w:rsidDel="00DE12E8">
          <w:rPr>
            <w:rFonts w:hint="cs"/>
            <w:rtl/>
            <w:lang w:bidi="fa-IR"/>
          </w:rPr>
          <w:delText xml:space="preserve"> </w:delText>
        </w:r>
      </w:del>
      <w:r w:rsidRPr="00A06196">
        <w:rPr>
          <w:rFonts w:hint="cs"/>
          <w:rtl/>
          <w:lang w:bidi="fa-IR"/>
        </w:rPr>
        <w:t>تجاری به مسکن</w:t>
      </w:r>
      <w:bookmarkEnd w:id="4540"/>
      <w:bookmarkEnd w:id="4541"/>
      <w:r w:rsidRPr="00A06196">
        <w:rPr>
          <w:rFonts w:hint="cs"/>
          <w:rtl/>
          <w:lang w:bidi="fa-IR"/>
        </w:rPr>
        <w:t xml:space="preserve"> </w:t>
      </w:r>
    </w:p>
    <w:p w14:paraId="129D1570" w14:textId="77777777" w:rsidR="00A06196" w:rsidRPr="002A350E" w:rsidRDefault="00A06196" w:rsidP="00DE12E8">
      <w:pPr>
        <w:bidi/>
        <w:ind w:firstLine="288"/>
        <w:jc w:val="both"/>
        <w:rPr>
          <w:rFonts w:ascii="B Lotus" w:eastAsia="Calibri" w:hAnsi="B Lotus" w:cs="B Lotus"/>
          <w:sz w:val="24"/>
          <w:szCs w:val="24"/>
          <w:rtl/>
          <w:lang w:bidi="fa-IR"/>
        </w:rPr>
      </w:pPr>
      <w:r w:rsidRPr="002A350E">
        <w:rPr>
          <w:rFonts w:ascii="B Lotus" w:eastAsia="Calibri" w:hAnsi="B Lotus" w:cs="B Lotus" w:hint="cs"/>
          <w:sz w:val="24"/>
          <w:szCs w:val="24"/>
          <w:rtl/>
          <w:lang w:bidi="fa-IR"/>
        </w:rPr>
        <w:t xml:space="preserve">ندیدن مسکن </w:t>
      </w:r>
      <w:del w:id="4543" w:author="Mehrnazi Boojari" w:date="2019-01-07T23:28:00Z">
        <w:r w:rsidRPr="002A350E" w:rsidDel="00FB0B67">
          <w:rPr>
            <w:rFonts w:ascii="B Lotus" w:eastAsia="Calibri" w:hAnsi="B Lotus" w:cs="B Lotus" w:hint="cs"/>
            <w:sz w:val="24"/>
            <w:szCs w:val="24"/>
            <w:rtl/>
            <w:lang w:bidi="fa-IR"/>
          </w:rPr>
          <w:delText>به عنوان</w:delText>
        </w:r>
      </w:del>
      <w:ins w:id="4544" w:author="Mehrnazi Boojari" w:date="2019-01-07T23:28:00Z">
        <w:r w:rsidR="00FB0B67">
          <w:rPr>
            <w:rFonts w:ascii="B Lotus" w:eastAsia="Calibri" w:hAnsi="B Lotus" w:cs="B Lotus" w:hint="cs"/>
            <w:sz w:val="24"/>
            <w:szCs w:val="24"/>
            <w:rtl/>
            <w:lang w:bidi="fa-IR"/>
          </w:rPr>
          <w:t>به‌مثابۀ</w:t>
        </w:r>
      </w:ins>
      <w:r w:rsidRPr="002A350E">
        <w:rPr>
          <w:rFonts w:ascii="B Lotus" w:eastAsia="Calibri" w:hAnsi="B Lotus" w:cs="B Lotus" w:hint="cs"/>
          <w:sz w:val="24"/>
          <w:szCs w:val="24"/>
          <w:rtl/>
          <w:lang w:bidi="fa-IR"/>
        </w:rPr>
        <w:t xml:space="preserve"> کالا و عدم تجارت مسکن برای سود بیشتر جزو </w:t>
      </w:r>
      <w:del w:id="4545" w:author="Mehrnazi Boojari" w:date="2019-01-10T23:13:00Z">
        <w:r w:rsidRPr="002A350E" w:rsidDel="00DE12E8">
          <w:rPr>
            <w:rFonts w:ascii="B Lotus" w:eastAsia="Calibri" w:hAnsi="B Lotus" w:cs="B Lotus" w:hint="cs"/>
            <w:sz w:val="24"/>
            <w:szCs w:val="24"/>
            <w:rtl/>
            <w:lang w:bidi="fa-IR"/>
          </w:rPr>
          <w:delText xml:space="preserve">تاکیدات </w:delText>
        </w:r>
      </w:del>
      <w:ins w:id="4546" w:author="Mehrnazi Boojari" w:date="2019-01-10T23:13:00Z">
        <w:r w:rsidR="00DE12E8" w:rsidRPr="002A350E">
          <w:rPr>
            <w:rFonts w:ascii="B Lotus" w:eastAsia="Calibri" w:hAnsi="B Lotus" w:cs="B Lotus" w:hint="cs"/>
            <w:sz w:val="24"/>
            <w:szCs w:val="24"/>
            <w:rtl/>
            <w:lang w:bidi="fa-IR"/>
          </w:rPr>
          <w:t>ت</w:t>
        </w:r>
        <w:r w:rsidR="00DE12E8">
          <w:rPr>
            <w:rFonts w:ascii="B Lotus" w:eastAsia="Calibri" w:hAnsi="B Lotus" w:cs="B Lotus" w:hint="cs"/>
            <w:sz w:val="24"/>
            <w:szCs w:val="24"/>
            <w:rtl/>
            <w:lang w:bidi="fa-IR"/>
          </w:rPr>
          <w:t>أ</w:t>
        </w:r>
        <w:r w:rsidR="00DE12E8" w:rsidRPr="002A350E">
          <w:rPr>
            <w:rFonts w:ascii="B Lotus" w:eastAsia="Calibri" w:hAnsi="B Lotus" w:cs="B Lotus" w:hint="cs"/>
            <w:sz w:val="24"/>
            <w:szCs w:val="24"/>
            <w:rtl/>
            <w:lang w:bidi="fa-IR"/>
          </w:rPr>
          <w:t xml:space="preserve">کیدات </w:t>
        </w:r>
      </w:ins>
      <w:r w:rsidRPr="002A350E">
        <w:rPr>
          <w:rFonts w:ascii="B Lotus" w:eastAsia="Calibri" w:hAnsi="B Lotus" w:cs="B Lotus" w:hint="cs"/>
          <w:sz w:val="24"/>
          <w:szCs w:val="24"/>
          <w:rtl/>
          <w:lang w:bidi="fa-IR"/>
        </w:rPr>
        <w:t>اسلام بوده است</w:t>
      </w:r>
      <w:del w:id="4547" w:author="Mehrnazi Boojari" w:date="2019-01-07T09:53:00Z">
        <w:r w:rsidRPr="002A350E" w:rsidDel="006F7CCF">
          <w:rPr>
            <w:rFonts w:ascii="B Lotus" w:eastAsia="Calibri" w:hAnsi="B Lotus" w:cs="B Lotus" w:hint="cs"/>
            <w:sz w:val="24"/>
            <w:szCs w:val="24"/>
            <w:rtl/>
            <w:lang w:bidi="fa-IR"/>
          </w:rPr>
          <w:delText xml:space="preserve"> . </w:delText>
        </w:r>
      </w:del>
      <w:ins w:id="4548" w:author="Mehrnazi Boojari" w:date="2019-01-07T09:53:00Z">
        <w:r w:rsidR="006F7CCF">
          <w:rPr>
            <w:rFonts w:ascii="B Lotus" w:eastAsia="Calibri" w:hAnsi="B Lotus" w:cs="B Lotus" w:hint="cs"/>
            <w:sz w:val="24"/>
            <w:szCs w:val="24"/>
            <w:rtl/>
            <w:lang w:bidi="fa-IR"/>
          </w:rPr>
          <w:t xml:space="preserve">. </w:t>
        </w:r>
      </w:ins>
      <w:r w:rsidRPr="002A350E">
        <w:rPr>
          <w:rFonts w:ascii="B Lotus" w:eastAsia="Calibri" w:hAnsi="B Lotus" w:cs="B Lotus"/>
          <w:sz w:val="24"/>
          <w:szCs w:val="24"/>
          <w:rtl/>
          <w:lang w:bidi="fa-IR"/>
        </w:rPr>
        <w:t xml:space="preserve">رسول خدا </w:t>
      </w:r>
      <w:ins w:id="4549" w:author="Mehrnazi Boojari" w:date="2019-01-10T23:13:00Z">
        <w:r w:rsidR="00DE12E8">
          <w:rPr>
            <w:rFonts w:ascii="B Lotus" w:eastAsia="Calibri" w:hAnsi="B Lotus" w:cs="B Lotus" w:hint="cs"/>
            <w:sz w:val="24"/>
            <w:szCs w:val="24"/>
            <w:rtl/>
            <w:lang w:bidi="fa-IR"/>
          </w:rPr>
          <w:t>(</w:t>
        </w:r>
      </w:ins>
      <w:r w:rsidRPr="002A350E">
        <w:rPr>
          <w:rFonts w:ascii="B Lotus" w:eastAsia="Calibri" w:hAnsi="B Lotus" w:cs="B Lotus"/>
          <w:sz w:val="24"/>
          <w:szCs w:val="24"/>
          <w:rtl/>
          <w:lang w:bidi="fa-IR"/>
        </w:rPr>
        <w:t>صل</w:t>
      </w:r>
      <w:r w:rsidRPr="002A350E">
        <w:rPr>
          <w:rFonts w:ascii="B Lotus" w:eastAsia="Calibri" w:hAnsi="B Lotus" w:cs="B Lotus" w:hint="cs"/>
          <w:sz w:val="24"/>
          <w:szCs w:val="24"/>
          <w:rtl/>
          <w:lang w:bidi="fa-IR"/>
        </w:rPr>
        <w:t>ی</w:t>
      </w:r>
      <w:r w:rsidRPr="002A350E">
        <w:rPr>
          <w:rFonts w:ascii="B Lotus" w:eastAsia="Calibri" w:hAnsi="B Lotus" w:cs="B Lotus"/>
          <w:sz w:val="24"/>
          <w:szCs w:val="24"/>
          <w:rtl/>
          <w:lang w:bidi="fa-IR"/>
        </w:rPr>
        <w:t xml:space="preserve"> الله عل</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ه</w:t>
      </w:r>
      <w:r w:rsidRPr="002A350E">
        <w:rPr>
          <w:rFonts w:ascii="B Lotus" w:eastAsia="Calibri" w:hAnsi="B Lotus" w:cs="B Lotus"/>
          <w:sz w:val="24"/>
          <w:szCs w:val="24"/>
          <w:rtl/>
          <w:lang w:bidi="fa-IR"/>
        </w:rPr>
        <w:t xml:space="preserve"> و آله</w:t>
      </w:r>
      <w:ins w:id="4550" w:author="Mehrnazi Boojari" w:date="2019-01-10T23:13:00Z">
        <w:r w:rsidR="00DE12E8">
          <w:rPr>
            <w:rFonts w:ascii="B Lotus" w:eastAsia="Calibri" w:hAnsi="B Lotus" w:cs="B Lotus" w:hint="cs"/>
            <w:sz w:val="24"/>
            <w:szCs w:val="24"/>
            <w:rtl/>
            <w:lang w:bidi="fa-IR"/>
          </w:rPr>
          <w:t>)</w:t>
        </w:r>
      </w:ins>
      <w:r w:rsidRPr="002A350E">
        <w:rPr>
          <w:rFonts w:ascii="B Lotus" w:eastAsia="Calibri" w:hAnsi="B Lotus" w:cs="B Lotus"/>
          <w:sz w:val="24"/>
          <w:szCs w:val="24"/>
          <w:rtl/>
          <w:lang w:bidi="fa-IR"/>
        </w:rPr>
        <w:t xml:space="preserve"> بر</w:t>
      </w:r>
      <w:del w:id="4551" w:author="Mehrnazi Boojari" w:date="2019-01-07T10:02:00Z">
        <w:r w:rsidRPr="002A350E" w:rsidDel="00A31D6F">
          <w:rPr>
            <w:rFonts w:ascii="B Lotus" w:eastAsia="Calibri" w:hAnsi="B Lotus" w:cs="B Lotus"/>
            <w:sz w:val="24"/>
            <w:szCs w:val="24"/>
            <w:rtl/>
            <w:lang w:bidi="fa-IR"/>
          </w:rPr>
          <w:delText xml:space="preserve"> ب</w:delText>
        </w:r>
        <w:r w:rsidRPr="002A350E" w:rsidDel="00A31D6F">
          <w:rPr>
            <w:rFonts w:ascii="B Lotus" w:eastAsia="Calibri" w:hAnsi="B Lotus" w:cs="B Lotus" w:hint="cs"/>
            <w:sz w:val="24"/>
            <w:szCs w:val="24"/>
            <w:rtl/>
            <w:lang w:bidi="fa-IR"/>
          </w:rPr>
          <w:delText>ی</w:delText>
        </w:r>
        <w:r w:rsidRPr="002A350E" w:rsidDel="00A31D6F">
          <w:rPr>
            <w:rFonts w:ascii="B Lotus" w:eastAsia="Calibri" w:hAnsi="B Lotus" w:cs="B Lotus"/>
            <w:sz w:val="24"/>
            <w:szCs w:val="24"/>
            <w:rtl/>
            <w:lang w:bidi="fa-IR"/>
          </w:rPr>
          <w:delText xml:space="preserve"> </w:delText>
        </w:r>
      </w:del>
      <w:ins w:id="4552" w:author="Mehrnazi Boojari" w:date="2019-01-07T10:02:00Z">
        <w:r w:rsidR="00A31D6F">
          <w:rPr>
            <w:rFonts w:ascii="B Lotus" w:eastAsia="Calibri" w:hAnsi="B Lotus" w:cs="B Lotus"/>
            <w:sz w:val="24"/>
            <w:szCs w:val="24"/>
            <w:rtl/>
            <w:lang w:bidi="fa-IR"/>
          </w:rPr>
          <w:t xml:space="preserve"> بی</w:t>
        </w:r>
        <w:r w:rsidR="00A31D6F">
          <w:rPr>
            <w:rFonts w:ascii="B Lotus" w:eastAsia="Calibri" w:hAnsi="B Lotus" w:cs="B Lotus" w:hint="cs"/>
            <w:sz w:val="24"/>
            <w:szCs w:val="24"/>
            <w:rtl/>
            <w:lang w:bidi="fa-IR"/>
          </w:rPr>
          <w:t>‌</w:t>
        </w:r>
      </w:ins>
      <w:r w:rsidRPr="002A350E">
        <w:rPr>
          <w:rFonts w:ascii="B Lotus" w:eastAsia="Calibri" w:hAnsi="B Lotus" w:cs="B Lotus"/>
          <w:sz w:val="24"/>
          <w:szCs w:val="24"/>
          <w:rtl/>
          <w:lang w:bidi="fa-IR"/>
        </w:rPr>
        <w:t>برکت</w:t>
      </w:r>
      <w:del w:id="4553" w:author="Mehrnazi Boojari" w:date="2019-01-07T10:45:00Z">
        <w:r w:rsidRPr="002A350E" w:rsidDel="006A1F1D">
          <w:rPr>
            <w:rFonts w:ascii="B Lotus" w:eastAsia="Calibri" w:hAnsi="B Lotus" w:cs="B Lotus"/>
            <w:sz w:val="24"/>
            <w:szCs w:val="24"/>
            <w:rtl/>
            <w:lang w:bidi="fa-IR"/>
          </w:rPr>
          <w:delText xml:space="preserve"> بودن </w:delText>
        </w:r>
      </w:del>
      <w:ins w:id="4554" w:author="Mehrnazi Boojari" w:date="2019-01-07T10:45: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بودن </w:t>
        </w:r>
      </w:ins>
      <w:r w:rsidRPr="002A350E">
        <w:rPr>
          <w:rFonts w:ascii="B Lotus" w:eastAsia="Calibri" w:hAnsi="B Lotus" w:cs="B Lotus"/>
          <w:sz w:val="24"/>
          <w:szCs w:val="24"/>
          <w:rtl/>
          <w:lang w:bidi="fa-IR"/>
        </w:rPr>
        <w:t>چ</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ز</w:t>
      </w:r>
      <w:r w:rsidRPr="002A350E">
        <w:rPr>
          <w:rFonts w:ascii="B Lotus" w:eastAsia="Calibri" w:hAnsi="B Lotus" w:cs="B Lotus" w:hint="cs"/>
          <w:sz w:val="24"/>
          <w:szCs w:val="24"/>
          <w:rtl/>
          <w:lang w:bidi="fa-IR"/>
        </w:rPr>
        <w:t>ی</w:t>
      </w:r>
      <w:r w:rsidRPr="002A350E">
        <w:rPr>
          <w:rFonts w:ascii="B Lotus" w:eastAsia="Calibri" w:hAnsi="B Lotus" w:cs="B Lotus"/>
          <w:sz w:val="24"/>
          <w:szCs w:val="24"/>
          <w:rtl/>
          <w:lang w:bidi="fa-IR"/>
        </w:rPr>
        <w:t xml:space="preserve"> که با پول خانه خر</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دار</w:t>
      </w:r>
      <w:r w:rsidRPr="002A350E">
        <w:rPr>
          <w:rFonts w:ascii="B Lotus" w:eastAsia="Calibri" w:hAnsi="B Lotus" w:cs="B Lotus" w:hint="cs"/>
          <w:sz w:val="24"/>
          <w:szCs w:val="24"/>
          <w:rtl/>
          <w:lang w:bidi="fa-IR"/>
        </w:rPr>
        <w:t>ی</w:t>
      </w:r>
      <w:r w:rsidRPr="002A350E">
        <w:rPr>
          <w:rFonts w:ascii="B Lotus" w:eastAsia="Calibri" w:hAnsi="B Lotus" w:cs="B Lotus"/>
          <w:sz w:val="24"/>
          <w:szCs w:val="24"/>
          <w:rtl/>
          <w:lang w:bidi="fa-IR"/>
        </w:rPr>
        <w:t xml:space="preserve"> شود</w:t>
      </w:r>
      <w:del w:id="4555" w:author="Mehrnazi Boojari" w:date="2019-01-10T23:13:00Z">
        <w:r w:rsidRPr="002A350E" w:rsidDel="00DE12E8">
          <w:rPr>
            <w:rFonts w:ascii="B Lotus" w:eastAsia="Calibri" w:hAnsi="B Lotus" w:cs="B Lotus"/>
            <w:sz w:val="24"/>
            <w:szCs w:val="24"/>
            <w:rtl/>
            <w:lang w:bidi="fa-IR"/>
          </w:rPr>
          <w:delText>،</w:delText>
        </w:r>
      </w:del>
      <w:r w:rsidRPr="002A350E">
        <w:rPr>
          <w:rFonts w:ascii="B Lotus" w:eastAsia="Calibri" w:hAnsi="B Lotus" w:cs="B Lotus"/>
          <w:sz w:val="24"/>
          <w:szCs w:val="24"/>
          <w:rtl/>
          <w:lang w:bidi="fa-IR"/>
        </w:rPr>
        <w:t xml:space="preserve"> تأک</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د</w:t>
      </w:r>
      <w:r w:rsidRPr="002A350E">
        <w:rPr>
          <w:rFonts w:ascii="B Lotus" w:eastAsia="Calibri" w:hAnsi="B Lotus" w:cs="B Lotus"/>
          <w:sz w:val="24"/>
          <w:szCs w:val="24"/>
          <w:rtl/>
          <w:lang w:bidi="fa-IR"/>
        </w:rPr>
        <w:t xml:space="preserve"> فرموده است؛ مانند</w:t>
      </w:r>
      <w:del w:id="4556" w:author="Mehrnazi Boojari" w:date="2019-01-10T23:13:00Z">
        <w:r w:rsidRPr="002A350E" w:rsidDel="00DE12E8">
          <w:rPr>
            <w:rFonts w:ascii="B Lotus" w:eastAsia="Calibri" w:hAnsi="B Lotus" w:cs="B Lotus"/>
            <w:sz w:val="24"/>
            <w:szCs w:val="24"/>
            <w:rtl/>
            <w:lang w:bidi="fa-IR"/>
          </w:rPr>
          <w:delText>:</w:delText>
        </w:r>
      </w:del>
      <w:r w:rsidRPr="002A350E">
        <w:rPr>
          <w:rFonts w:ascii="B Lotus" w:eastAsia="Calibri" w:hAnsi="B Lotus" w:cs="B Lotus"/>
          <w:sz w:val="24"/>
          <w:szCs w:val="24"/>
          <w:rtl/>
          <w:lang w:bidi="fa-IR"/>
        </w:rPr>
        <w:t xml:space="preserve"> «مَنْ بَاعَ دَاراً فَلَمْ </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جْعَلْ</w:t>
      </w:r>
      <w:r w:rsidRPr="002A350E">
        <w:rPr>
          <w:rFonts w:ascii="B Lotus" w:eastAsia="Calibri" w:hAnsi="B Lotus" w:cs="B Lotus"/>
          <w:sz w:val="24"/>
          <w:szCs w:val="24"/>
          <w:rtl/>
          <w:lang w:bidi="fa-IR"/>
        </w:rPr>
        <w:t xml:space="preserve"> ثَمَنَهَا فِ</w:t>
      </w:r>
      <w:r w:rsidRPr="002A350E">
        <w:rPr>
          <w:rFonts w:ascii="B Lotus" w:eastAsia="Calibri" w:hAnsi="B Lotus" w:cs="B Lotus" w:hint="cs"/>
          <w:sz w:val="24"/>
          <w:szCs w:val="24"/>
          <w:rtl/>
          <w:lang w:bidi="fa-IR"/>
        </w:rPr>
        <w:t>ی</w:t>
      </w:r>
      <w:r w:rsidRPr="002A350E">
        <w:rPr>
          <w:rFonts w:ascii="B Lotus" w:eastAsia="Calibri" w:hAnsi="B Lotus" w:cs="B Lotus"/>
          <w:sz w:val="24"/>
          <w:szCs w:val="24"/>
          <w:rtl/>
          <w:lang w:bidi="fa-IR"/>
        </w:rPr>
        <w:t xml:space="preserve"> مِثْلِهَا لَمْ </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بَارَکْ</w:t>
      </w:r>
      <w:r w:rsidRPr="002A350E">
        <w:rPr>
          <w:rFonts w:ascii="B Lotus" w:eastAsia="Calibri" w:hAnsi="B Lotus" w:cs="B Lotus"/>
          <w:sz w:val="24"/>
          <w:szCs w:val="24"/>
          <w:rtl/>
          <w:lang w:bidi="fa-IR"/>
        </w:rPr>
        <w:t xml:space="preserve"> لَهُ فِ</w:t>
      </w:r>
      <w:r w:rsidRPr="002A350E">
        <w:rPr>
          <w:rFonts w:ascii="B Lotus" w:eastAsia="Calibri" w:hAnsi="B Lotus" w:cs="B Lotus" w:hint="cs"/>
          <w:sz w:val="24"/>
          <w:szCs w:val="24"/>
          <w:rtl/>
          <w:lang w:bidi="fa-IR"/>
        </w:rPr>
        <w:t>ی</w:t>
      </w:r>
      <w:r w:rsidRPr="002A350E">
        <w:rPr>
          <w:rFonts w:ascii="B Lotus" w:eastAsia="Calibri" w:hAnsi="B Lotus" w:cs="B Lotus"/>
          <w:sz w:val="24"/>
          <w:szCs w:val="24"/>
          <w:rtl/>
          <w:lang w:bidi="fa-IR"/>
        </w:rPr>
        <w:t xml:space="preserve"> ثَمَنِهَا اَوْ قَالَ لَمْ </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بَارَکْ</w:t>
      </w:r>
      <w:r w:rsidRPr="002A350E">
        <w:rPr>
          <w:rFonts w:ascii="B Lotus" w:eastAsia="Calibri" w:hAnsi="B Lotus" w:cs="B Lotus"/>
          <w:sz w:val="24"/>
          <w:szCs w:val="24"/>
          <w:rtl/>
          <w:lang w:bidi="fa-IR"/>
        </w:rPr>
        <w:t xml:space="preserve"> فِ</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هَا؛</w:t>
      </w:r>
      <w:r w:rsidRPr="002A350E">
        <w:rPr>
          <w:rFonts w:ascii="B Lotus" w:eastAsia="Calibri" w:hAnsi="B Lotus" w:cs="B Lotus"/>
          <w:sz w:val="24"/>
          <w:szCs w:val="24"/>
          <w:vertAlign w:val="superscript"/>
          <w:rtl/>
          <w:lang w:bidi="fa-IR"/>
        </w:rPr>
        <w:footnoteReference w:id="48"/>
      </w:r>
      <w:ins w:id="4559" w:author="Mehrnazi Boojari" w:date="2019-01-10T23:14:00Z">
        <w:r w:rsidR="00DE12E8">
          <w:rPr>
            <w:rFonts w:ascii="B Lotus" w:eastAsia="Calibri" w:hAnsi="B Lotus" w:cs="B Lotus" w:hint="cs"/>
            <w:sz w:val="24"/>
            <w:szCs w:val="24"/>
            <w:rtl/>
            <w:lang w:bidi="fa-IR"/>
          </w:rPr>
          <w:t xml:space="preserve"> </w:t>
        </w:r>
      </w:ins>
      <w:r w:rsidRPr="002A350E">
        <w:rPr>
          <w:rFonts w:ascii="B Lotus" w:eastAsia="Calibri" w:hAnsi="B Lotus" w:cs="B Lotus"/>
          <w:sz w:val="24"/>
          <w:szCs w:val="24"/>
          <w:rtl/>
          <w:lang w:bidi="fa-IR"/>
        </w:rPr>
        <w:t>هر کس خانه</w:t>
      </w:r>
      <w:del w:id="4560" w:author="Mehrnazi Boojari" w:date="2019-01-07T10:40:00Z">
        <w:r w:rsidRPr="002A350E" w:rsidDel="006A1F1D">
          <w:rPr>
            <w:rFonts w:ascii="B Lotus" w:eastAsia="Calibri" w:hAnsi="B Lotus" w:cs="B Lotus"/>
            <w:sz w:val="24"/>
            <w:szCs w:val="24"/>
            <w:rtl/>
            <w:lang w:bidi="fa-IR"/>
          </w:rPr>
          <w:delText xml:space="preserve"> ا</w:delText>
        </w:r>
        <w:r w:rsidRPr="002A350E" w:rsidDel="006A1F1D">
          <w:rPr>
            <w:rFonts w:ascii="B Lotus" w:eastAsia="Calibri" w:hAnsi="B Lotus" w:cs="B Lotus" w:hint="cs"/>
            <w:sz w:val="24"/>
            <w:szCs w:val="24"/>
            <w:rtl/>
            <w:lang w:bidi="fa-IR"/>
          </w:rPr>
          <w:delText>ی</w:delText>
        </w:r>
        <w:r w:rsidRPr="002A350E" w:rsidDel="006A1F1D">
          <w:rPr>
            <w:rFonts w:ascii="B Lotus" w:eastAsia="Calibri" w:hAnsi="B Lotus" w:cs="B Lotus"/>
            <w:sz w:val="24"/>
            <w:szCs w:val="24"/>
            <w:rtl/>
            <w:lang w:bidi="fa-IR"/>
          </w:rPr>
          <w:delText xml:space="preserve"> </w:delText>
        </w:r>
      </w:del>
      <w:ins w:id="4561" w:author="Mehrnazi Boojari" w:date="2019-01-07T10:40: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ای </w:t>
        </w:r>
      </w:ins>
      <w:r w:rsidRPr="002A350E">
        <w:rPr>
          <w:rFonts w:ascii="B Lotus" w:eastAsia="Calibri" w:hAnsi="B Lotus" w:cs="B Lotus"/>
          <w:sz w:val="24"/>
          <w:szCs w:val="24"/>
          <w:rtl/>
          <w:lang w:bidi="fa-IR"/>
        </w:rPr>
        <w:t>را بفروش</w:t>
      </w:r>
      <w:r w:rsidRPr="002A350E">
        <w:rPr>
          <w:rFonts w:ascii="B Lotus" w:eastAsia="Calibri" w:hAnsi="B Lotus" w:cs="B Lotus" w:hint="eastAsia"/>
          <w:sz w:val="24"/>
          <w:szCs w:val="24"/>
          <w:rtl/>
          <w:lang w:bidi="fa-IR"/>
        </w:rPr>
        <w:t>د</w:t>
      </w:r>
      <w:r w:rsidRPr="002A350E">
        <w:rPr>
          <w:rFonts w:ascii="B Lotus" w:eastAsia="Calibri" w:hAnsi="B Lotus" w:cs="B Lotus"/>
          <w:sz w:val="24"/>
          <w:szCs w:val="24"/>
          <w:rtl/>
          <w:lang w:bidi="fa-IR"/>
        </w:rPr>
        <w:t xml:space="preserve"> و با بها</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ش</w:t>
      </w:r>
      <w:del w:id="4562" w:author="Mehrnazi Boojari" w:date="2019-01-10T23:14:00Z">
        <w:r w:rsidRPr="002A350E" w:rsidDel="00DE12E8">
          <w:rPr>
            <w:rFonts w:ascii="B Lotus" w:eastAsia="Calibri" w:hAnsi="B Lotus" w:cs="B Lotus" w:hint="eastAsia"/>
            <w:sz w:val="24"/>
            <w:szCs w:val="24"/>
            <w:rtl/>
            <w:lang w:bidi="fa-IR"/>
          </w:rPr>
          <w:delText>،</w:delText>
        </w:r>
      </w:del>
      <w:r w:rsidRPr="002A350E">
        <w:rPr>
          <w:rFonts w:ascii="B Lotus" w:eastAsia="Calibri" w:hAnsi="B Lotus" w:cs="B Lotus"/>
          <w:sz w:val="24"/>
          <w:szCs w:val="24"/>
          <w:rtl/>
          <w:lang w:bidi="fa-IR"/>
        </w:rPr>
        <w:t xml:space="preserve"> خانه د</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گر</w:t>
      </w:r>
      <w:r w:rsidRPr="002A350E">
        <w:rPr>
          <w:rFonts w:ascii="B Lotus" w:eastAsia="Calibri" w:hAnsi="B Lotus" w:cs="B Lotus" w:hint="cs"/>
          <w:sz w:val="24"/>
          <w:szCs w:val="24"/>
          <w:rtl/>
          <w:lang w:bidi="fa-IR"/>
        </w:rPr>
        <w:t>ی</w:t>
      </w:r>
      <w:r w:rsidRPr="002A350E">
        <w:rPr>
          <w:rFonts w:ascii="B Lotus" w:eastAsia="Calibri" w:hAnsi="B Lotus" w:cs="B Lotus"/>
          <w:sz w:val="24"/>
          <w:szCs w:val="24"/>
          <w:rtl/>
          <w:lang w:bidi="fa-IR"/>
        </w:rPr>
        <w:t xml:space="preserve"> نخرد از خ</w:t>
      </w:r>
      <w:r w:rsidRPr="002A350E">
        <w:rPr>
          <w:rFonts w:ascii="B Lotus" w:eastAsia="Calibri" w:hAnsi="B Lotus" w:cs="B Lotus" w:hint="cs"/>
          <w:sz w:val="24"/>
          <w:szCs w:val="24"/>
          <w:rtl/>
          <w:lang w:bidi="fa-IR"/>
        </w:rPr>
        <w:t>ی</w:t>
      </w:r>
      <w:r w:rsidRPr="002A350E">
        <w:rPr>
          <w:rFonts w:ascii="B Lotus" w:eastAsia="Calibri" w:hAnsi="B Lotus" w:cs="B Lotus" w:hint="eastAsia"/>
          <w:sz w:val="24"/>
          <w:szCs w:val="24"/>
          <w:rtl/>
          <w:lang w:bidi="fa-IR"/>
        </w:rPr>
        <w:t>ر</w:t>
      </w:r>
      <w:r w:rsidRPr="002A350E">
        <w:rPr>
          <w:rFonts w:ascii="B Lotus" w:eastAsia="Calibri" w:hAnsi="B Lotus" w:cs="B Lotus"/>
          <w:sz w:val="24"/>
          <w:szCs w:val="24"/>
          <w:rtl/>
          <w:lang w:bidi="fa-IR"/>
        </w:rPr>
        <w:t xml:space="preserve"> و برکت </w:t>
      </w:r>
      <w:r w:rsidRPr="002A350E">
        <w:rPr>
          <w:rFonts w:ascii="B Lotus" w:eastAsia="Calibri" w:hAnsi="B Lotus" w:cs="B Lotus"/>
          <w:sz w:val="24"/>
          <w:szCs w:val="24"/>
          <w:rtl/>
          <w:lang w:bidi="fa-IR"/>
        </w:rPr>
        <w:lastRenderedPageBreak/>
        <w:t>آن پول به</w:t>
      </w:r>
      <w:ins w:id="4563" w:author="Mehrnazi Boojari" w:date="2019-01-10T23:14:00Z">
        <w:r w:rsidR="00DE12E8">
          <w:rPr>
            <w:rFonts w:ascii="B Lotus" w:eastAsia="Calibri" w:hAnsi="B Lotus" w:cs="B Nazanin" w:hint="cs"/>
            <w:sz w:val="24"/>
            <w:szCs w:val="24"/>
            <w:rtl/>
            <w:lang w:bidi="fa-IR"/>
          </w:rPr>
          <w:t>‌</w:t>
        </w:r>
      </w:ins>
      <w:del w:id="4564" w:author="Mehrnazi Boojari" w:date="2019-01-10T23:14:00Z">
        <w:r w:rsidRPr="002A350E" w:rsidDel="00DE12E8">
          <w:rPr>
            <w:rFonts w:ascii="B Lotus" w:eastAsia="Calibri" w:hAnsi="B Lotus" w:cs="B Lotus"/>
            <w:sz w:val="24"/>
            <w:szCs w:val="24"/>
            <w:rtl/>
            <w:lang w:bidi="fa-IR"/>
          </w:rPr>
          <w:delText xml:space="preserve"> </w:delText>
        </w:r>
      </w:del>
      <w:r w:rsidRPr="002A350E">
        <w:rPr>
          <w:rFonts w:ascii="B Lotus" w:eastAsia="Calibri" w:hAnsi="B Lotus" w:cs="B Lotus"/>
          <w:sz w:val="24"/>
          <w:szCs w:val="24"/>
          <w:rtl/>
          <w:lang w:bidi="fa-IR"/>
        </w:rPr>
        <w:t>دور است»</w:t>
      </w:r>
      <w:r w:rsidRPr="002A350E">
        <w:rPr>
          <w:rFonts w:ascii="B Lotus" w:eastAsia="Calibri" w:hAnsi="B Lotus" w:cs="B Lotus" w:hint="cs"/>
          <w:sz w:val="24"/>
          <w:szCs w:val="24"/>
          <w:rtl/>
          <w:lang w:bidi="fa-IR"/>
        </w:rPr>
        <w:t xml:space="preserve"> این امر تا جایی اهمیت دارد که از مجموع روایات ب</w:t>
      </w:r>
      <w:ins w:id="4565" w:author="Mehrnazi Boojari" w:date="2019-01-10T23:14:00Z">
        <w:r w:rsidR="00DE12E8">
          <w:rPr>
            <w:rFonts w:ascii="B Lotus" w:eastAsia="Calibri" w:hAnsi="B Lotus" w:cs="B Lotus" w:hint="cs"/>
            <w:sz w:val="24"/>
            <w:szCs w:val="24"/>
            <w:rtl/>
            <w:lang w:bidi="fa-IR"/>
          </w:rPr>
          <w:t>ه</w:t>
        </w:r>
        <w:r w:rsidR="00DE12E8">
          <w:rPr>
            <w:rFonts w:ascii="B Lotus" w:eastAsia="Calibri" w:hAnsi="B Lotus" w:cs="B Nazanin" w:hint="cs"/>
            <w:sz w:val="24"/>
            <w:szCs w:val="24"/>
            <w:rtl/>
            <w:lang w:bidi="fa-IR"/>
          </w:rPr>
          <w:t>‌</w:t>
        </w:r>
      </w:ins>
      <w:r w:rsidRPr="002A350E">
        <w:rPr>
          <w:rFonts w:ascii="B Lotus" w:eastAsia="Calibri" w:hAnsi="B Lotus" w:cs="B Lotus" w:hint="cs"/>
          <w:sz w:val="24"/>
          <w:szCs w:val="24"/>
          <w:rtl/>
          <w:lang w:bidi="fa-IR"/>
        </w:rPr>
        <w:t>دست</w:t>
      </w:r>
      <w:del w:id="4566" w:author="Mehrnazi Boojari" w:date="2019-01-07T09:49:00Z">
        <w:r w:rsidRPr="002A350E" w:rsidDel="006F7CCF">
          <w:rPr>
            <w:rFonts w:ascii="B Lotus" w:eastAsia="Calibri" w:hAnsi="B Lotus" w:cs="B Lotus" w:hint="cs"/>
            <w:sz w:val="24"/>
            <w:szCs w:val="24"/>
            <w:rtl/>
            <w:lang w:bidi="fa-IR"/>
          </w:rPr>
          <w:delText xml:space="preserve"> می </w:delText>
        </w:r>
      </w:del>
      <w:ins w:id="4567" w:author="Mehrnazi Boojari" w:date="2019-01-07T09:49:00Z">
        <w:r w:rsidR="006F7CCF">
          <w:rPr>
            <w:rFonts w:ascii="B Lotus" w:eastAsia="Calibri" w:hAnsi="B Lotus" w:cs="B Lotus" w:hint="cs"/>
            <w:sz w:val="24"/>
            <w:szCs w:val="24"/>
            <w:rtl/>
            <w:lang w:bidi="fa-IR"/>
          </w:rPr>
          <w:t xml:space="preserve"> می‌</w:t>
        </w:r>
      </w:ins>
      <w:r w:rsidRPr="002A350E">
        <w:rPr>
          <w:rFonts w:ascii="B Lotus" w:eastAsia="Calibri" w:hAnsi="B Lotus" w:cs="B Lotus" w:hint="cs"/>
          <w:sz w:val="24"/>
          <w:szCs w:val="24"/>
          <w:rtl/>
          <w:lang w:bidi="fa-IR"/>
        </w:rPr>
        <w:t>آید که بدهکار را آنچنان در مضیقه نگذارید که مجبور شود خانه خود را بفروشد.</w:t>
      </w:r>
    </w:p>
    <w:p w14:paraId="2F4C1513" w14:textId="77777777" w:rsidR="00A06196" w:rsidRPr="00A06196" w:rsidRDefault="00A06196" w:rsidP="00DE12E8">
      <w:pPr>
        <w:pStyle w:val="Heading5"/>
        <w:rPr>
          <w:rtl/>
          <w:lang w:bidi="fa-IR"/>
        </w:rPr>
      </w:pPr>
      <w:bookmarkStart w:id="4568" w:name="_Toc533781191"/>
      <w:bookmarkStart w:id="4569" w:name="_Toc533782147"/>
      <w:r w:rsidRPr="00A06196">
        <w:rPr>
          <w:rFonts w:hint="cs"/>
          <w:rtl/>
          <w:lang w:bidi="fa-IR"/>
        </w:rPr>
        <w:t>وسی</w:t>
      </w:r>
      <w:del w:id="4570" w:author="Mehrnazi Boojari" w:date="2019-01-10T23:14:00Z">
        <w:r w:rsidRPr="00A06196" w:rsidDel="00DE12E8">
          <w:rPr>
            <w:rFonts w:hint="cs"/>
            <w:rtl/>
            <w:lang w:bidi="fa-IR"/>
          </w:rPr>
          <w:delText>ع</w:delText>
        </w:r>
      </w:del>
      <w:del w:id="4571" w:author="Mehrnazi Boojari" w:date="2019-01-07T10:45:00Z">
        <w:r w:rsidRPr="00A06196" w:rsidDel="006A1F1D">
          <w:rPr>
            <w:rFonts w:hint="cs"/>
            <w:rtl/>
            <w:lang w:bidi="fa-IR"/>
          </w:rPr>
          <w:delText xml:space="preserve"> بودن </w:delText>
        </w:r>
      </w:del>
      <w:ins w:id="4572" w:author="Mehrnazi Boojari" w:date="2019-01-10T23:14:00Z">
        <w:r w:rsidR="00DE12E8">
          <w:rPr>
            <w:rFonts w:hint="cs"/>
            <w:rtl/>
            <w:lang w:bidi="fa-IR"/>
          </w:rPr>
          <w:t>ع‌</w:t>
        </w:r>
      </w:ins>
      <w:ins w:id="4573" w:author="Mehrnazi Boojari" w:date="2019-01-07T10:45:00Z">
        <w:r w:rsidR="006A1F1D">
          <w:rPr>
            <w:rFonts w:hint="cs"/>
            <w:rtl/>
            <w:lang w:bidi="fa-IR"/>
          </w:rPr>
          <w:t xml:space="preserve">بودن </w:t>
        </w:r>
      </w:ins>
      <w:r w:rsidRPr="00A06196">
        <w:rPr>
          <w:rFonts w:hint="cs"/>
          <w:rtl/>
          <w:lang w:bidi="fa-IR"/>
        </w:rPr>
        <w:t>مسکن</w:t>
      </w:r>
      <w:bookmarkEnd w:id="4568"/>
      <w:bookmarkEnd w:id="4569"/>
      <w:r w:rsidRPr="00A06196">
        <w:rPr>
          <w:rFonts w:hint="cs"/>
          <w:rtl/>
          <w:lang w:bidi="fa-IR"/>
        </w:rPr>
        <w:t xml:space="preserve"> </w:t>
      </w:r>
    </w:p>
    <w:p w14:paraId="14D133E6" w14:textId="77777777" w:rsidR="00A06196" w:rsidRPr="002A350E" w:rsidRDefault="00A06196" w:rsidP="002C185A">
      <w:pPr>
        <w:bidi/>
        <w:ind w:firstLine="227"/>
        <w:jc w:val="both"/>
        <w:rPr>
          <w:rFonts w:ascii="B Lotus" w:eastAsia="Calibri" w:hAnsi="B Lotus" w:cs="B Lotus"/>
          <w:sz w:val="24"/>
          <w:szCs w:val="24"/>
          <w:rtl/>
        </w:rPr>
      </w:pPr>
      <w:r w:rsidRPr="002A350E">
        <w:rPr>
          <w:rFonts w:ascii="B Lotus" w:eastAsia="Calibri" w:hAnsi="B Lotus" w:cs="B Lotus" w:hint="cs"/>
          <w:sz w:val="24"/>
          <w:szCs w:val="24"/>
          <w:rtl/>
          <w:lang w:bidi="fa-IR"/>
        </w:rPr>
        <w:t>از مجموع روایات ب</w:t>
      </w:r>
      <w:ins w:id="4574" w:author="Mehrnazi Boojari" w:date="2019-01-10T23:14:00Z">
        <w:r w:rsidR="00DE12E8">
          <w:rPr>
            <w:rFonts w:ascii="B Lotus" w:eastAsia="Calibri" w:hAnsi="B Lotus" w:cs="B Lotus" w:hint="cs"/>
            <w:sz w:val="24"/>
            <w:szCs w:val="24"/>
            <w:rtl/>
            <w:lang w:bidi="fa-IR"/>
          </w:rPr>
          <w:t>ه</w:t>
        </w:r>
        <w:r w:rsidR="00DE12E8">
          <w:rPr>
            <w:rFonts w:ascii="B Lotus" w:eastAsia="Calibri" w:hAnsi="B Lotus" w:cs="B Nazanin" w:hint="cs"/>
            <w:sz w:val="24"/>
            <w:szCs w:val="24"/>
            <w:rtl/>
            <w:lang w:bidi="fa-IR"/>
          </w:rPr>
          <w:t>‌</w:t>
        </w:r>
      </w:ins>
      <w:r w:rsidRPr="002A350E">
        <w:rPr>
          <w:rFonts w:ascii="B Lotus" w:eastAsia="Calibri" w:hAnsi="B Lotus" w:cs="B Lotus" w:hint="cs"/>
          <w:sz w:val="24"/>
          <w:szCs w:val="24"/>
          <w:rtl/>
          <w:lang w:bidi="fa-IR"/>
        </w:rPr>
        <w:t>دست</w:t>
      </w:r>
      <w:del w:id="4575" w:author="Mehrnazi Boojari" w:date="2019-01-07T09:49:00Z">
        <w:r w:rsidRPr="002A350E" w:rsidDel="006F7CCF">
          <w:rPr>
            <w:rFonts w:ascii="B Lotus" w:eastAsia="Calibri" w:hAnsi="B Lotus" w:cs="B Lotus" w:hint="cs"/>
            <w:sz w:val="24"/>
            <w:szCs w:val="24"/>
            <w:rtl/>
            <w:lang w:bidi="fa-IR"/>
          </w:rPr>
          <w:delText xml:space="preserve"> می </w:delText>
        </w:r>
      </w:del>
      <w:ins w:id="4576" w:author="Mehrnazi Boojari" w:date="2019-01-07T09:49:00Z">
        <w:r w:rsidR="006F7CCF">
          <w:rPr>
            <w:rFonts w:ascii="B Lotus" w:eastAsia="Calibri" w:hAnsi="B Lotus" w:cs="B Lotus" w:hint="cs"/>
            <w:sz w:val="24"/>
            <w:szCs w:val="24"/>
            <w:rtl/>
            <w:lang w:bidi="fa-IR"/>
          </w:rPr>
          <w:t xml:space="preserve"> می‌</w:t>
        </w:r>
      </w:ins>
      <w:r w:rsidRPr="002A350E">
        <w:rPr>
          <w:rFonts w:ascii="B Lotus" w:eastAsia="Calibri" w:hAnsi="B Lotus" w:cs="B Lotus" w:hint="cs"/>
          <w:sz w:val="24"/>
          <w:szCs w:val="24"/>
          <w:rtl/>
          <w:lang w:bidi="fa-IR"/>
        </w:rPr>
        <w:t>آید که خوشی و آسایش در وسیع</w:t>
      </w:r>
      <w:del w:id="4577" w:author="Mehrnazi Boojari" w:date="2019-01-07T10:45:00Z">
        <w:r w:rsidRPr="002A350E" w:rsidDel="006A1F1D">
          <w:rPr>
            <w:rFonts w:ascii="B Lotus" w:eastAsia="Calibri" w:hAnsi="B Lotus" w:cs="B Lotus" w:hint="cs"/>
            <w:sz w:val="24"/>
            <w:szCs w:val="24"/>
            <w:rtl/>
            <w:lang w:bidi="fa-IR"/>
          </w:rPr>
          <w:delText xml:space="preserve"> بودن </w:delText>
        </w:r>
      </w:del>
      <w:ins w:id="4578" w:author="Mehrnazi Boojari" w:date="2019-01-07T10:45:00Z">
        <w:r w:rsidR="006A1F1D">
          <w:rPr>
            <w:rFonts w:ascii="B Lotus" w:eastAsia="Calibri" w:hAnsi="B Lotus" w:cs="B Lotus" w:hint="cs"/>
            <w:sz w:val="24"/>
            <w:szCs w:val="24"/>
            <w:rtl/>
            <w:lang w:bidi="fa-IR"/>
          </w:rPr>
          <w:t xml:space="preserve">‌بودن </w:t>
        </w:r>
      </w:ins>
      <w:r w:rsidRPr="002A350E">
        <w:rPr>
          <w:rFonts w:ascii="B Lotus" w:eastAsia="Calibri" w:hAnsi="B Lotus" w:cs="B Lotus" w:hint="cs"/>
          <w:sz w:val="24"/>
          <w:szCs w:val="24"/>
          <w:rtl/>
          <w:lang w:bidi="fa-IR"/>
        </w:rPr>
        <w:t>مسکن است و از تنگ</w:t>
      </w:r>
      <w:del w:id="4579" w:author="Mehrnazi Boojari" w:date="2019-01-07T10:45:00Z">
        <w:r w:rsidRPr="002A350E" w:rsidDel="006A1F1D">
          <w:rPr>
            <w:rFonts w:ascii="B Lotus" w:eastAsia="Calibri" w:hAnsi="B Lotus" w:cs="B Lotus" w:hint="cs"/>
            <w:sz w:val="24"/>
            <w:szCs w:val="24"/>
            <w:rtl/>
            <w:lang w:bidi="fa-IR"/>
          </w:rPr>
          <w:delText xml:space="preserve"> بودن </w:delText>
        </w:r>
      </w:del>
      <w:ins w:id="4580" w:author="Mehrnazi Boojari" w:date="2019-01-07T10:45:00Z">
        <w:r w:rsidR="006A1F1D">
          <w:rPr>
            <w:rFonts w:ascii="B Lotus" w:eastAsia="Calibri" w:hAnsi="B Lotus" w:cs="B Lotus" w:hint="cs"/>
            <w:sz w:val="24"/>
            <w:szCs w:val="24"/>
            <w:rtl/>
            <w:lang w:bidi="fa-IR"/>
          </w:rPr>
          <w:t xml:space="preserve">‌بودن </w:t>
        </w:r>
      </w:ins>
      <w:r w:rsidRPr="002A350E">
        <w:rPr>
          <w:rFonts w:ascii="B Lotus" w:eastAsia="Calibri" w:hAnsi="B Lotus" w:cs="B Lotus" w:hint="cs"/>
          <w:sz w:val="24"/>
          <w:szCs w:val="24"/>
          <w:rtl/>
          <w:lang w:bidi="fa-IR"/>
        </w:rPr>
        <w:t>مسکن نهی شده است</w:t>
      </w:r>
      <w:r w:rsidRPr="002A350E">
        <w:rPr>
          <w:rFonts w:ascii="B Lotus" w:eastAsia="Calibri" w:hAnsi="B Lotus" w:cs="B Lotus"/>
          <w:sz w:val="24"/>
          <w:szCs w:val="24"/>
          <w:vertAlign w:val="superscript"/>
          <w:rtl/>
          <w:lang w:bidi="fa-IR"/>
        </w:rPr>
        <w:footnoteReference w:id="49"/>
      </w:r>
      <w:r w:rsidRPr="002A350E">
        <w:rPr>
          <w:rFonts w:ascii="B Lotus" w:eastAsia="Calibri" w:hAnsi="B Lotus" w:cs="B Lotus" w:hint="cs"/>
          <w:sz w:val="24"/>
          <w:szCs w:val="24"/>
          <w:rtl/>
          <w:lang w:bidi="fa-IR"/>
        </w:rPr>
        <w:t xml:space="preserve">. </w:t>
      </w:r>
      <w:r w:rsidRPr="002A350E">
        <w:rPr>
          <w:rFonts w:ascii="B Lotus" w:eastAsia="Calibri" w:hAnsi="B Lotus" w:cs="B Lotus"/>
          <w:sz w:val="24"/>
          <w:szCs w:val="24"/>
          <w:rtl/>
        </w:rPr>
        <w:t>البته داشتن خانۀ وسيع با روي</w:t>
      </w:r>
      <w:ins w:id="4586" w:author="Mehrnazi Boojari" w:date="2019-01-10T23:15:00Z">
        <w:r w:rsidR="002C185A">
          <w:rPr>
            <w:rFonts w:ascii="B Lotus" w:eastAsia="Calibri" w:hAnsi="B Lotus" w:cs="B Nazanin" w:hint="cs"/>
            <w:sz w:val="24"/>
            <w:szCs w:val="24"/>
            <w:rtl/>
          </w:rPr>
          <w:t>‌</w:t>
        </w:r>
      </w:ins>
      <w:del w:id="4587" w:author="Mehrnazi Boojari" w:date="2019-01-10T23:15:00Z">
        <w:r w:rsidRPr="002A350E" w:rsidDel="002C185A">
          <w:rPr>
            <w:rFonts w:ascii="B Lotus" w:eastAsia="Calibri" w:hAnsi="B Lotus" w:cs="B Lotus"/>
            <w:sz w:val="24"/>
            <w:szCs w:val="24"/>
            <w:rtl/>
          </w:rPr>
          <w:delText xml:space="preserve"> </w:delText>
        </w:r>
      </w:del>
      <w:r w:rsidRPr="002A350E">
        <w:rPr>
          <w:rFonts w:ascii="B Lotus" w:eastAsia="Calibri" w:hAnsi="B Lotus" w:cs="B Lotus"/>
          <w:sz w:val="24"/>
          <w:szCs w:val="24"/>
          <w:rtl/>
        </w:rPr>
        <w:t>آوردن به تجمل و رفاه</w:t>
      </w:r>
      <w:ins w:id="4588" w:author="Mehrnazi Boojari" w:date="2019-01-10T23:15:00Z">
        <w:r w:rsidR="002C185A">
          <w:rPr>
            <w:rFonts w:ascii="B Lotus" w:eastAsia="Calibri" w:hAnsi="B Lotus" w:cs="B Nazanin" w:hint="cs"/>
            <w:sz w:val="24"/>
            <w:szCs w:val="24"/>
            <w:rtl/>
          </w:rPr>
          <w:t>‌</w:t>
        </w:r>
      </w:ins>
      <w:del w:id="4589" w:author="Mehrnazi Boojari" w:date="2019-01-10T23:15:00Z">
        <w:r w:rsidRPr="002A350E" w:rsidDel="002C185A">
          <w:rPr>
            <w:rFonts w:ascii="B Lotus" w:eastAsia="Calibri" w:hAnsi="B Lotus" w:cs="B Lotus"/>
            <w:sz w:val="24"/>
            <w:szCs w:val="24"/>
            <w:rtl/>
          </w:rPr>
          <w:delText xml:space="preserve"> </w:delText>
        </w:r>
      </w:del>
      <w:r w:rsidRPr="002A350E">
        <w:rPr>
          <w:rFonts w:ascii="B Lotus" w:eastAsia="Calibri" w:hAnsi="B Lotus" w:cs="B Lotus"/>
          <w:sz w:val="24"/>
          <w:szCs w:val="24"/>
          <w:rtl/>
        </w:rPr>
        <w:t>زدگي فرق مي</w:t>
      </w:r>
      <w:ins w:id="4590" w:author="Mehrnazi Boojari" w:date="2019-01-10T23:15:00Z">
        <w:r w:rsidR="002C185A">
          <w:rPr>
            <w:rFonts w:ascii="B Lotus" w:eastAsia="Calibri" w:hAnsi="B Lotus" w:cs="B Nazanin" w:hint="cs"/>
            <w:sz w:val="24"/>
            <w:szCs w:val="24"/>
            <w:rtl/>
          </w:rPr>
          <w:t>‌</w:t>
        </w:r>
      </w:ins>
      <w:del w:id="4591" w:author="Mehrnazi Boojari" w:date="2019-01-10T23:15:00Z">
        <w:r w:rsidRPr="002A350E" w:rsidDel="002C185A">
          <w:rPr>
            <w:rFonts w:ascii="B Lotus" w:eastAsia="Calibri" w:hAnsi="B Lotus" w:cs="B Lotus"/>
            <w:sz w:val="24"/>
            <w:szCs w:val="24"/>
            <w:rtl/>
          </w:rPr>
          <w:delText xml:space="preserve"> </w:delText>
        </w:r>
      </w:del>
      <w:r w:rsidRPr="002A350E">
        <w:rPr>
          <w:rFonts w:ascii="B Lotus" w:eastAsia="Calibri" w:hAnsi="B Lotus" w:cs="B Lotus"/>
          <w:sz w:val="24"/>
          <w:szCs w:val="24"/>
          <w:rtl/>
        </w:rPr>
        <w:t>كند. منزل وسيع به معناي آن كه اتاق</w:t>
      </w:r>
      <w:ins w:id="4592" w:author="Mehrnazi Boojari" w:date="2019-01-10T23:15:00Z">
        <w:r w:rsidR="002C185A">
          <w:rPr>
            <w:rFonts w:ascii="B Lotus" w:eastAsia="Calibri" w:hAnsi="B Lotus" w:cs="B Nazanin" w:hint="cs"/>
            <w:sz w:val="24"/>
            <w:szCs w:val="24"/>
            <w:rtl/>
          </w:rPr>
          <w:t>‌</w:t>
        </w:r>
      </w:ins>
      <w:del w:id="4593" w:author="Mehrnazi Boojari" w:date="2019-01-10T23:15:00Z">
        <w:r w:rsidRPr="002A350E" w:rsidDel="002C185A">
          <w:rPr>
            <w:rFonts w:ascii="B Lotus" w:eastAsia="Calibri" w:hAnsi="B Lotus" w:cs="B Lotus"/>
            <w:sz w:val="24"/>
            <w:szCs w:val="24"/>
            <w:rtl/>
          </w:rPr>
          <w:delText xml:space="preserve"> </w:delText>
        </w:r>
      </w:del>
      <w:r w:rsidRPr="002A350E">
        <w:rPr>
          <w:rFonts w:ascii="B Lotus" w:eastAsia="Calibri" w:hAnsi="B Lotus" w:cs="B Lotus"/>
          <w:sz w:val="24"/>
          <w:szCs w:val="24"/>
          <w:rtl/>
        </w:rPr>
        <w:t>هاي متعددي داشته باشد كه همسر، فرزندان و ميهمانان بتوانند به</w:t>
      </w:r>
      <w:ins w:id="4594" w:author="Mehrnazi Boojari" w:date="2019-01-10T23:15:00Z">
        <w:r w:rsidR="002C185A">
          <w:rPr>
            <w:rFonts w:ascii="B Lotus" w:eastAsia="Calibri" w:hAnsi="B Lotus" w:cs="B Nazanin" w:hint="cs"/>
            <w:sz w:val="24"/>
            <w:szCs w:val="24"/>
            <w:rtl/>
          </w:rPr>
          <w:t>‌</w:t>
        </w:r>
      </w:ins>
      <w:del w:id="4595" w:author="Mehrnazi Boojari" w:date="2019-01-10T23:15:00Z">
        <w:r w:rsidRPr="002A350E" w:rsidDel="002C185A">
          <w:rPr>
            <w:rFonts w:ascii="B Lotus" w:eastAsia="Calibri" w:hAnsi="B Lotus" w:cs="B Lotus"/>
            <w:sz w:val="24"/>
            <w:szCs w:val="24"/>
            <w:rtl/>
          </w:rPr>
          <w:delText xml:space="preserve"> </w:delText>
        </w:r>
      </w:del>
      <w:r w:rsidRPr="002A350E">
        <w:rPr>
          <w:rFonts w:ascii="B Lotus" w:eastAsia="Calibri" w:hAnsi="B Lotus" w:cs="B Lotus"/>
          <w:sz w:val="24"/>
          <w:szCs w:val="24"/>
          <w:rtl/>
        </w:rPr>
        <w:t>راحتي از فضاي خانه استفاده كنند.</w:t>
      </w:r>
      <w:r w:rsidRPr="002A350E">
        <w:rPr>
          <w:rFonts w:ascii="B Lotus" w:eastAsia="Calibri" w:hAnsi="B Lotus" w:cs="B Lotus" w:hint="cs"/>
          <w:sz w:val="24"/>
          <w:szCs w:val="24"/>
          <w:rtl/>
        </w:rPr>
        <w:t xml:space="preserve"> </w:t>
      </w:r>
      <w:r w:rsidRPr="002A350E">
        <w:rPr>
          <w:rFonts w:ascii="B Lotus" w:eastAsia="Calibri" w:hAnsi="B Lotus" w:cs="B Lotus"/>
          <w:sz w:val="24"/>
          <w:szCs w:val="24"/>
          <w:rtl/>
        </w:rPr>
        <w:t>حضرت علي</w:t>
      </w:r>
      <w:del w:id="4596" w:author="Mehrnazi Boojari" w:date="2019-01-07T12:19:00Z">
        <w:r w:rsidRPr="002A350E" w:rsidDel="002F77AF">
          <w:rPr>
            <w:rFonts w:ascii="B Lotus" w:eastAsia="Calibri" w:hAnsi="B Lotus" w:cs="B Lotus"/>
            <w:sz w:val="24"/>
            <w:szCs w:val="24"/>
            <w:rtl/>
          </w:rPr>
          <w:delText xml:space="preserve"> عليه السلام </w:delText>
        </w:r>
      </w:del>
      <w:ins w:id="4597" w:author="Mehrnazi Boojari" w:date="2019-01-07T12:19:00Z">
        <w:r w:rsidR="002F77AF">
          <w:rPr>
            <w:rFonts w:ascii="B Lotus" w:eastAsia="Calibri" w:hAnsi="B Lotus" w:cs="B Lotus"/>
            <w:sz w:val="24"/>
            <w:szCs w:val="24"/>
            <w:rtl/>
          </w:rPr>
          <w:t xml:space="preserve"> (عليه</w:t>
        </w:r>
        <w:r w:rsidR="002F77AF">
          <w:rPr>
            <w:rFonts w:ascii="Times New Roman" w:eastAsia="Calibri" w:hAnsi="Times New Roman" w:cs="Times New Roman" w:hint="cs"/>
            <w:sz w:val="24"/>
            <w:szCs w:val="24"/>
            <w:rtl/>
          </w:rPr>
          <w:t> </w:t>
        </w:r>
        <w:r w:rsidR="002F77AF">
          <w:rPr>
            <w:rFonts w:ascii="B Lotus" w:eastAsia="Calibri" w:hAnsi="B Lotus" w:cs="B Lotus"/>
            <w:sz w:val="24"/>
            <w:szCs w:val="24"/>
            <w:rtl/>
          </w:rPr>
          <w:t xml:space="preserve">السلام) </w:t>
        </w:r>
      </w:ins>
      <w:r w:rsidRPr="002A350E">
        <w:rPr>
          <w:rFonts w:ascii="B Lotus" w:eastAsia="Calibri" w:hAnsi="B Lotus" w:cs="B Lotus"/>
          <w:sz w:val="24"/>
          <w:szCs w:val="24"/>
          <w:rtl/>
        </w:rPr>
        <w:t>وسعت صحن و حيات منزل را جزء شرافت منزل دانسته و برتري اتاق پذیرایی و همسايه خوب را جزء بركت خانۀ خوب شمرده</w:t>
      </w:r>
      <w:ins w:id="4598" w:author="Mehrnazi Boojari" w:date="2019-01-10T23:15:00Z">
        <w:r w:rsidR="002C185A">
          <w:rPr>
            <w:rFonts w:ascii="B Lotus" w:eastAsia="Calibri" w:hAnsi="B Lotus" w:cs="B Nazanin" w:hint="cs"/>
            <w:sz w:val="24"/>
            <w:szCs w:val="24"/>
            <w:rtl/>
          </w:rPr>
          <w:t>‌</w:t>
        </w:r>
      </w:ins>
      <w:del w:id="4599" w:author="Mehrnazi Boojari" w:date="2019-01-10T23:15:00Z">
        <w:r w:rsidRPr="002A350E" w:rsidDel="002C185A">
          <w:rPr>
            <w:rFonts w:ascii="B Lotus" w:eastAsia="Calibri" w:hAnsi="B Lotus" w:cs="B Lotus"/>
            <w:sz w:val="24"/>
            <w:szCs w:val="24"/>
            <w:rtl/>
          </w:rPr>
          <w:delText xml:space="preserve"> </w:delText>
        </w:r>
      </w:del>
      <w:r w:rsidRPr="002A350E">
        <w:rPr>
          <w:rFonts w:ascii="B Lotus" w:eastAsia="Calibri" w:hAnsi="B Lotus" w:cs="B Lotus"/>
          <w:sz w:val="24"/>
          <w:szCs w:val="24"/>
          <w:rtl/>
        </w:rPr>
        <w:t>اند</w:t>
      </w:r>
      <w:r w:rsidRPr="002A350E">
        <w:rPr>
          <w:rFonts w:ascii="B Lotus" w:eastAsia="Calibri" w:hAnsi="B Lotus" w:cs="B Lotus"/>
          <w:sz w:val="24"/>
          <w:szCs w:val="24"/>
          <w:vertAlign w:val="superscript"/>
          <w:rtl/>
        </w:rPr>
        <w:footnoteReference w:id="50"/>
      </w:r>
      <w:r w:rsidRPr="002A350E">
        <w:rPr>
          <w:rFonts w:ascii="B Lotus" w:eastAsia="Calibri" w:hAnsi="B Lotus" w:cs="B Lotus"/>
          <w:sz w:val="24"/>
          <w:szCs w:val="24"/>
          <w:rtl/>
        </w:rPr>
        <w:t>. آنچه از مجموع 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sz w:val="24"/>
          <w:szCs w:val="24"/>
          <w:rtl/>
        </w:rPr>
        <w:t xml:space="preserve"> روا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ات</w:t>
      </w:r>
      <w:r w:rsidRPr="002A350E">
        <w:rPr>
          <w:rFonts w:ascii="B Lotus" w:eastAsia="Calibri" w:hAnsi="B Lotus" w:cs="B Lotus"/>
          <w:sz w:val="24"/>
          <w:szCs w:val="24"/>
          <w:rtl/>
        </w:rPr>
        <w:t xml:space="preserve"> به</w:t>
      </w:r>
      <w:ins w:id="4607" w:author="Mehrnazi Boojari" w:date="2019-01-10T23:15:00Z">
        <w:r w:rsidR="002C185A">
          <w:rPr>
            <w:rFonts w:ascii="B Lotus" w:eastAsia="Calibri" w:hAnsi="B Lotus" w:cs="B Nazanin" w:hint="cs"/>
            <w:sz w:val="24"/>
            <w:szCs w:val="24"/>
            <w:rtl/>
          </w:rPr>
          <w:t>‌</w:t>
        </w:r>
      </w:ins>
      <w:del w:id="4608" w:author="Mehrnazi Boojari" w:date="2019-01-10T23:15:00Z">
        <w:r w:rsidRPr="002A350E" w:rsidDel="002C185A">
          <w:rPr>
            <w:rFonts w:ascii="B Lotus" w:eastAsia="Calibri" w:hAnsi="B Lotus" w:cs="B Lotus"/>
            <w:sz w:val="24"/>
            <w:szCs w:val="24"/>
            <w:rtl/>
          </w:rPr>
          <w:delText xml:space="preserve"> </w:delText>
        </w:r>
      </w:del>
      <w:r w:rsidRPr="002A350E">
        <w:rPr>
          <w:rFonts w:ascii="B Lotus" w:eastAsia="Calibri" w:hAnsi="B Lotus" w:cs="B Lotus"/>
          <w:sz w:val="24"/>
          <w:szCs w:val="24"/>
          <w:rtl/>
        </w:rPr>
        <w:t>دست م</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آ</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د</w:t>
      </w:r>
      <w:ins w:id="4609" w:author="Mehrnazi Boojari" w:date="2019-01-10T23:15:00Z">
        <w:r w:rsidR="002C185A">
          <w:rPr>
            <w:rFonts w:ascii="B Lotus" w:eastAsia="Calibri" w:hAnsi="B Lotus" w:cs="B Nazanin" w:hint="cs"/>
            <w:sz w:val="24"/>
            <w:szCs w:val="24"/>
            <w:rtl/>
          </w:rPr>
          <w:t>‌</w:t>
        </w:r>
      </w:ins>
      <w:del w:id="4610" w:author="Mehrnazi Boojari" w:date="2019-01-10T23:15:00Z">
        <w:r w:rsidRPr="002A350E" w:rsidDel="002C185A">
          <w:rPr>
            <w:rFonts w:ascii="B Lotus" w:eastAsia="Calibri" w:hAnsi="B Lotus" w:cs="B Lotus" w:hint="eastAsia"/>
            <w:sz w:val="24"/>
            <w:szCs w:val="24"/>
            <w:rtl/>
          </w:rPr>
          <w:delText>،</w:delText>
        </w:r>
      </w:del>
      <w:r w:rsidRPr="002A350E">
        <w:rPr>
          <w:rFonts w:ascii="B Lotus" w:eastAsia="Calibri" w:hAnsi="B Lotus" w:cs="B Lotus"/>
          <w:sz w:val="24"/>
          <w:szCs w:val="24"/>
          <w:rtl/>
        </w:rPr>
        <w:t xml:space="preserve"> به شرح </w:t>
      </w:r>
      <w:del w:id="4611" w:author="Mehrnazi Boojari" w:date="2019-01-10T23:16:00Z">
        <w:r w:rsidRPr="002A350E" w:rsidDel="002C185A">
          <w:rPr>
            <w:rFonts w:ascii="B Lotus" w:eastAsia="Calibri" w:hAnsi="B Lotus" w:cs="B Lotus"/>
            <w:sz w:val="24"/>
            <w:szCs w:val="24"/>
            <w:rtl/>
          </w:rPr>
          <w:delText>ز</w:delText>
        </w:r>
        <w:r w:rsidRPr="002A350E" w:rsidDel="002C185A">
          <w:rPr>
            <w:rFonts w:ascii="B Lotus" w:eastAsia="Calibri" w:hAnsi="B Lotus" w:cs="B Lotus" w:hint="cs"/>
            <w:sz w:val="24"/>
            <w:szCs w:val="24"/>
            <w:rtl/>
          </w:rPr>
          <w:delText>ی</w:delText>
        </w:r>
        <w:r w:rsidRPr="002A350E" w:rsidDel="002C185A">
          <w:rPr>
            <w:rFonts w:ascii="B Lotus" w:eastAsia="Calibri" w:hAnsi="B Lotus" w:cs="B Lotus" w:hint="eastAsia"/>
            <w:sz w:val="24"/>
            <w:szCs w:val="24"/>
            <w:rtl/>
          </w:rPr>
          <w:delText>ر</w:delText>
        </w:r>
        <w:r w:rsidRPr="002A350E" w:rsidDel="002C185A">
          <w:rPr>
            <w:rFonts w:ascii="B Lotus" w:eastAsia="Calibri" w:hAnsi="B Lotus" w:cs="B Lotus"/>
            <w:sz w:val="24"/>
            <w:szCs w:val="24"/>
            <w:rtl/>
          </w:rPr>
          <w:delText xml:space="preserve"> </w:delText>
        </w:r>
      </w:del>
      <w:ins w:id="4612" w:author="Mehrnazi Boojari" w:date="2019-01-10T23:16:00Z">
        <w:r w:rsidR="002C185A">
          <w:rPr>
            <w:rFonts w:ascii="B Lotus" w:eastAsia="Calibri" w:hAnsi="B Lotus" w:cs="B Lotus" w:hint="cs"/>
            <w:sz w:val="24"/>
            <w:szCs w:val="24"/>
            <w:rtl/>
          </w:rPr>
          <w:t>ذیل</w:t>
        </w:r>
        <w:r w:rsidR="002C185A" w:rsidRPr="002A350E">
          <w:rPr>
            <w:rFonts w:ascii="B Lotus" w:eastAsia="Calibri" w:hAnsi="B Lotus" w:cs="B Lotus"/>
            <w:sz w:val="24"/>
            <w:szCs w:val="24"/>
            <w:rtl/>
          </w:rPr>
          <w:t xml:space="preserve"> </w:t>
        </w:r>
      </w:ins>
      <w:r w:rsidRPr="002A350E">
        <w:rPr>
          <w:rFonts w:ascii="B Lotus" w:eastAsia="Calibri" w:hAnsi="B Lotus" w:cs="B Lotus"/>
          <w:sz w:val="24"/>
          <w:szCs w:val="24"/>
          <w:rtl/>
        </w:rPr>
        <w:t>است</w:t>
      </w:r>
      <w:r w:rsidRPr="002A350E">
        <w:rPr>
          <w:rFonts w:ascii="B Lotus" w:eastAsia="Calibri" w:hAnsi="B Lotus" w:cs="B Lotus"/>
          <w:sz w:val="24"/>
          <w:szCs w:val="24"/>
        </w:rPr>
        <w:t>:</w:t>
      </w:r>
    </w:p>
    <w:p w14:paraId="38C0C8A9" w14:textId="77777777" w:rsidR="00A06196" w:rsidRPr="002A350E" w:rsidRDefault="00A06196" w:rsidP="00A25B54">
      <w:pPr>
        <w:numPr>
          <w:ilvl w:val="0"/>
          <w:numId w:val="34"/>
        </w:numPr>
        <w:bidi/>
        <w:spacing w:after="200" w:line="276" w:lineRule="auto"/>
        <w:ind w:left="524" w:hanging="284"/>
        <w:contextualSpacing/>
        <w:jc w:val="both"/>
        <w:rPr>
          <w:rFonts w:ascii="B Lotus" w:eastAsia="Calibri" w:hAnsi="B Lotus" w:cs="B Lotus"/>
          <w:b/>
          <w:bCs/>
          <w:sz w:val="24"/>
          <w:szCs w:val="24"/>
          <w:rtl/>
        </w:rPr>
      </w:pPr>
      <w:r w:rsidRPr="002A350E">
        <w:rPr>
          <w:rFonts w:ascii="B Lotus" w:eastAsia="Calibri" w:hAnsi="B Lotus" w:cs="B Lotus"/>
          <w:b/>
          <w:bCs/>
          <w:sz w:val="24"/>
          <w:szCs w:val="24"/>
          <w:rtl/>
        </w:rPr>
        <w:t>ن</w:t>
      </w:r>
      <w:r w:rsidRPr="002A350E">
        <w:rPr>
          <w:rFonts w:ascii="B Lotus" w:eastAsia="Calibri" w:hAnsi="B Lotus" w:cs="B Lotus" w:hint="cs"/>
          <w:b/>
          <w:bCs/>
          <w:sz w:val="24"/>
          <w:szCs w:val="24"/>
          <w:rtl/>
        </w:rPr>
        <w:t>ی</w:t>
      </w:r>
      <w:r w:rsidRPr="002A350E">
        <w:rPr>
          <w:rFonts w:ascii="B Lotus" w:eastAsia="Calibri" w:hAnsi="B Lotus" w:cs="B Lotus" w:hint="eastAsia"/>
          <w:b/>
          <w:bCs/>
          <w:sz w:val="24"/>
          <w:szCs w:val="24"/>
          <w:rtl/>
        </w:rPr>
        <w:t>از</w:t>
      </w:r>
      <w:r w:rsidRPr="002A350E">
        <w:rPr>
          <w:rFonts w:ascii="B Lotus" w:eastAsia="Calibri" w:hAnsi="B Lotus" w:cs="B Lotus"/>
          <w:b/>
          <w:bCs/>
          <w:sz w:val="24"/>
          <w:szCs w:val="24"/>
          <w:rtl/>
        </w:rPr>
        <w:t xml:space="preserve"> و کفا</w:t>
      </w:r>
      <w:r w:rsidRPr="002A350E">
        <w:rPr>
          <w:rFonts w:ascii="B Lotus" w:eastAsia="Calibri" w:hAnsi="B Lotus" w:cs="B Lotus" w:hint="cs"/>
          <w:b/>
          <w:bCs/>
          <w:sz w:val="24"/>
          <w:szCs w:val="24"/>
          <w:rtl/>
        </w:rPr>
        <w:t>ی</w:t>
      </w:r>
      <w:r w:rsidRPr="002A350E">
        <w:rPr>
          <w:rFonts w:ascii="B Lotus" w:eastAsia="Calibri" w:hAnsi="B Lotus" w:cs="B Lotus" w:hint="eastAsia"/>
          <w:b/>
          <w:bCs/>
          <w:sz w:val="24"/>
          <w:szCs w:val="24"/>
          <w:rtl/>
        </w:rPr>
        <w:t>ت</w:t>
      </w:r>
    </w:p>
    <w:p w14:paraId="56DEC785" w14:textId="77777777" w:rsidR="00A06196" w:rsidRPr="002A350E" w:rsidRDefault="00A06196" w:rsidP="00756134">
      <w:pPr>
        <w:bidi/>
        <w:ind w:firstLine="227"/>
        <w:jc w:val="both"/>
        <w:rPr>
          <w:rFonts w:ascii="B Lotus" w:eastAsia="Calibri" w:hAnsi="B Lotus" w:cs="B Lotus"/>
          <w:sz w:val="24"/>
          <w:szCs w:val="24"/>
          <w:rtl/>
        </w:rPr>
      </w:pPr>
      <w:r w:rsidRPr="002A350E">
        <w:rPr>
          <w:rFonts w:ascii="B Lotus" w:eastAsia="Calibri" w:hAnsi="B Lotus" w:cs="B Lotus" w:hint="eastAsia"/>
          <w:sz w:val="24"/>
          <w:szCs w:val="24"/>
          <w:rtl/>
        </w:rPr>
        <w:t>منظور</w:t>
      </w:r>
      <w:r w:rsidRPr="002A350E">
        <w:rPr>
          <w:rFonts w:ascii="B Lotus" w:eastAsia="Calibri" w:hAnsi="B Lotus" w:cs="B Lotus"/>
          <w:sz w:val="24"/>
          <w:szCs w:val="24"/>
          <w:rtl/>
        </w:rPr>
        <w:t xml:space="preserve"> از منزل وس</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ع،</w:t>
      </w:r>
      <w:r w:rsidRPr="002A350E">
        <w:rPr>
          <w:rFonts w:ascii="B Lotus" w:eastAsia="Calibri" w:hAnsi="B Lotus" w:cs="B Lotus"/>
          <w:sz w:val="24"/>
          <w:szCs w:val="24"/>
          <w:rtl/>
        </w:rPr>
        <w:t xml:space="preserve"> داشتن کاخ </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w:t>
      </w:r>
      <w:r w:rsidRPr="002A350E">
        <w:rPr>
          <w:rFonts w:ascii="B Lotus" w:eastAsia="Calibri" w:hAnsi="B Lotus" w:cs="B Lotus"/>
          <w:sz w:val="24"/>
          <w:szCs w:val="24"/>
          <w:rtl/>
        </w:rPr>
        <w:t xml:space="preserve"> خانه مجلل ن</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ست</w:t>
      </w:r>
      <w:del w:id="4613" w:author="Mehrnazi Boojari" w:date="2019-01-08T23:59:00Z">
        <w:r w:rsidRPr="002A350E" w:rsidDel="00756134">
          <w:rPr>
            <w:rFonts w:ascii="B Lotus" w:eastAsia="Calibri" w:hAnsi="B Lotus" w:cs="B Lotus" w:hint="eastAsia"/>
            <w:sz w:val="24"/>
            <w:szCs w:val="24"/>
            <w:rtl/>
          </w:rPr>
          <w:delText>؛</w:delText>
        </w:r>
        <w:r w:rsidRPr="002A350E" w:rsidDel="00756134">
          <w:rPr>
            <w:rFonts w:ascii="B Lotus" w:eastAsia="Calibri" w:hAnsi="B Lotus" w:cs="B Lotus"/>
            <w:sz w:val="24"/>
            <w:szCs w:val="24"/>
            <w:rtl/>
          </w:rPr>
          <w:delText xml:space="preserve"> بلکه</w:delText>
        </w:r>
      </w:del>
      <w:ins w:id="4614" w:author="Mehrnazi Boojari" w:date="2019-01-08T23:59:00Z">
        <w:r w:rsidR="00756134">
          <w:rPr>
            <w:rFonts w:ascii="B Lotus" w:eastAsia="Calibri" w:hAnsi="B Lotus" w:cs="B Lotus"/>
            <w:sz w:val="24"/>
            <w:szCs w:val="24"/>
            <w:rtl/>
          </w:rPr>
          <w:t>، بلکه</w:t>
        </w:r>
      </w:ins>
      <w:r w:rsidRPr="002A350E">
        <w:rPr>
          <w:rFonts w:ascii="B Lotus" w:eastAsia="Calibri" w:hAnsi="B Lotus" w:cs="B Lotus"/>
          <w:sz w:val="24"/>
          <w:szCs w:val="24"/>
          <w:rtl/>
        </w:rPr>
        <w:t xml:space="preserve"> برخوردار</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از خانه‌ا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است که به‌ اندازه ن</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از</w:t>
      </w:r>
      <w:r w:rsidRPr="002A350E">
        <w:rPr>
          <w:rFonts w:ascii="B Lotus" w:eastAsia="Calibri" w:hAnsi="B Lotus" w:cs="B Lotus"/>
          <w:sz w:val="24"/>
          <w:szCs w:val="24"/>
          <w:rtl/>
        </w:rPr>
        <w:t xml:space="preserve"> و کفا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ت</w:t>
      </w:r>
      <w:r w:rsidRPr="002A350E">
        <w:rPr>
          <w:rFonts w:ascii="B Lotus" w:eastAsia="Calibri" w:hAnsi="B Lotus" w:cs="B Lotus"/>
          <w:sz w:val="24"/>
          <w:szCs w:val="24"/>
          <w:rtl/>
        </w:rPr>
        <w:t xml:space="preserve"> باشد. البته روشن است که م</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زان</w:t>
      </w:r>
      <w:r w:rsidRPr="002A350E">
        <w:rPr>
          <w:rFonts w:ascii="B Lotus" w:eastAsia="Calibri" w:hAnsi="B Lotus" w:cs="B Lotus"/>
          <w:sz w:val="24"/>
          <w:szCs w:val="24"/>
          <w:rtl/>
        </w:rPr>
        <w:t xml:space="preserve"> ن</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از</w:t>
      </w:r>
      <w:r w:rsidRPr="002A350E">
        <w:rPr>
          <w:rFonts w:ascii="B Lotus" w:eastAsia="Calibri" w:hAnsi="B Lotus" w:cs="B Lotus"/>
          <w:sz w:val="24"/>
          <w:szCs w:val="24"/>
          <w:rtl/>
        </w:rPr>
        <w:t xml:space="preserve"> واقع</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در خانواده‌ها متفاوت است، ول</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مهم 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sz w:val="24"/>
          <w:szCs w:val="24"/>
          <w:rtl/>
        </w:rPr>
        <w:t xml:space="preserve"> است که خانه</w:t>
      </w:r>
      <w:del w:id="4615" w:author="Mehrnazi Boojari" w:date="2019-01-10T23:16:00Z">
        <w:r w:rsidRPr="002A350E" w:rsidDel="00ED4194">
          <w:rPr>
            <w:rFonts w:ascii="B Lotus" w:eastAsia="Calibri" w:hAnsi="B Lotus" w:cs="B Lotus"/>
            <w:sz w:val="24"/>
            <w:szCs w:val="24"/>
            <w:rtl/>
          </w:rPr>
          <w:delText>،</w:delText>
        </w:r>
      </w:del>
      <w:r w:rsidRPr="002A350E">
        <w:rPr>
          <w:rFonts w:ascii="B Lotus" w:eastAsia="Calibri" w:hAnsi="B Lotus" w:cs="B Lotus"/>
          <w:sz w:val="24"/>
          <w:szCs w:val="24"/>
          <w:rtl/>
        </w:rPr>
        <w:t xml:space="preserve"> به‌ اندازه ن</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از</w:t>
      </w:r>
      <w:r w:rsidRPr="002A350E">
        <w:rPr>
          <w:rFonts w:ascii="B Lotus" w:eastAsia="Calibri" w:hAnsi="B Lotus" w:cs="B Lotus"/>
          <w:sz w:val="24"/>
          <w:szCs w:val="24"/>
          <w:rtl/>
        </w:rPr>
        <w:t xml:space="preserve"> عرف</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باشد و نه ب</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ش</w:t>
      </w:r>
      <w:del w:id="4616" w:author="Mehrnazi Boojari" w:date="2019-01-08T23:59:00Z">
        <w:r w:rsidRPr="002A350E" w:rsidDel="00756134">
          <w:rPr>
            <w:rFonts w:ascii="B Lotus" w:eastAsia="Calibri" w:hAnsi="B Lotus" w:cs="B Lotus" w:hint="eastAsia"/>
            <w:sz w:val="24"/>
            <w:szCs w:val="24"/>
            <w:rtl/>
          </w:rPr>
          <w:delText>‌</w:delText>
        </w:r>
      </w:del>
      <w:r w:rsidRPr="002A350E">
        <w:rPr>
          <w:rFonts w:ascii="B Lotus" w:eastAsia="Calibri" w:hAnsi="B Lotus" w:cs="B Lotus" w:hint="eastAsia"/>
          <w:sz w:val="24"/>
          <w:szCs w:val="24"/>
          <w:rtl/>
        </w:rPr>
        <w:t>تر</w:t>
      </w:r>
      <w:r w:rsidRPr="002A350E">
        <w:rPr>
          <w:rFonts w:ascii="B Lotus" w:eastAsia="Calibri" w:hAnsi="B Lotus" w:cs="B Lotus"/>
          <w:sz w:val="24"/>
          <w:szCs w:val="24"/>
        </w:rPr>
        <w:t>.</w:t>
      </w:r>
    </w:p>
    <w:p w14:paraId="3B992823" w14:textId="77777777" w:rsidR="00A06196" w:rsidRPr="002A350E" w:rsidRDefault="00A06196" w:rsidP="00A25B54">
      <w:pPr>
        <w:numPr>
          <w:ilvl w:val="0"/>
          <w:numId w:val="34"/>
        </w:numPr>
        <w:bidi/>
        <w:spacing w:after="200" w:line="276" w:lineRule="auto"/>
        <w:ind w:left="524" w:hanging="284"/>
        <w:contextualSpacing/>
        <w:jc w:val="both"/>
        <w:rPr>
          <w:rFonts w:ascii="B Lotus" w:eastAsia="Calibri" w:hAnsi="B Lotus" w:cs="B Lotus"/>
          <w:b/>
          <w:bCs/>
          <w:sz w:val="24"/>
          <w:szCs w:val="24"/>
          <w:rtl/>
        </w:rPr>
      </w:pPr>
      <w:r w:rsidRPr="002A350E">
        <w:rPr>
          <w:rFonts w:ascii="B Lotus" w:eastAsia="Calibri" w:hAnsi="B Lotus" w:cs="B Lotus"/>
          <w:b/>
          <w:bCs/>
          <w:sz w:val="24"/>
          <w:szCs w:val="24"/>
          <w:rtl/>
        </w:rPr>
        <w:t>رفاه خانواده</w:t>
      </w:r>
    </w:p>
    <w:p w14:paraId="7DA592FD" w14:textId="77777777" w:rsidR="00A06196" w:rsidRPr="002A350E" w:rsidRDefault="00A06196" w:rsidP="00F940F9">
      <w:pPr>
        <w:bidi/>
        <w:ind w:firstLine="227"/>
        <w:jc w:val="both"/>
        <w:rPr>
          <w:rFonts w:ascii="B Lotus" w:eastAsia="Calibri" w:hAnsi="B Lotus" w:cs="B Lotus"/>
          <w:sz w:val="24"/>
          <w:szCs w:val="24"/>
          <w:rtl/>
        </w:rPr>
      </w:pPr>
      <w:r w:rsidRPr="002A350E">
        <w:rPr>
          <w:rFonts w:ascii="B Lotus" w:eastAsia="Calibri" w:hAnsi="B Lotus" w:cs="B Lotus" w:hint="eastAsia"/>
          <w:sz w:val="24"/>
          <w:szCs w:val="24"/>
          <w:rtl/>
        </w:rPr>
        <w:t>نظر</w:t>
      </w:r>
      <w:r w:rsidRPr="002A350E">
        <w:rPr>
          <w:rFonts w:ascii="B Lotus" w:eastAsia="Calibri" w:hAnsi="B Lotus" w:cs="B Lotus"/>
          <w:sz w:val="24"/>
          <w:szCs w:val="24"/>
          <w:rtl/>
        </w:rPr>
        <w:t xml:space="preserve"> اسلام درباره بزرگ</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و وس</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ع</w:t>
      </w:r>
      <w:del w:id="4617" w:author="Mehrnazi Boojari" w:date="2019-01-07T10:45:00Z">
        <w:r w:rsidRPr="002A350E" w:rsidDel="006A1F1D">
          <w:rPr>
            <w:rFonts w:ascii="B Lotus" w:eastAsia="Calibri" w:hAnsi="B Lotus" w:cs="B Lotus"/>
            <w:sz w:val="24"/>
            <w:szCs w:val="24"/>
            <w:rtl/>
          </w:rPr>
          <w:delText xml:space="preserve"> بودن </w:delText>
        </w:r>
      </w:del>
      <w:ins w:id="4618" w:author="Mehrnazi Boojari" w:date="2019-01-07T10:45: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بودن </w:t>
        </w:r>
      </w:ins>
      <w:r w:rsidRPr="002A350E">
        <w:rPr>
          <w:rFonts w:ascii="B Lotus" w:eastAsia="Calibri" w:hAnsi="B Lotus" w:cs="B Lotus"/>
          <w:sz w:val="24"/>
          <w:szCs w:val="24"/>
          <w:rtl/>
        </w:rPr>
        <w:t>منزل</w:t>
      </w:r>
      <w:del w:id="4619" w:author="Mehrnazi Boojari" w:date="2019-01-10T23:16:00Z">
        <w:r w:rsidRPr="002A350E" w:rsidDel="00ED4194">
          <w:rPr>
            <w:rFonts w:ascii="B Lotus" w:eastAsia="Calibri" w:hAnsi="B Lotus" w:cs="B Lotus"/>
            <w:sz w:val="24"/>
            <w:szCs w:val="24"/>
            <w:rtl/>
          </w:rPr>
          <w:delText>،</w:delText>
        </w:r>
      </w:del>
      <w:r w:rsidRPr="002A350E">
        <w:rPr>
          <w:rFonts w:ascii="B Lotus" w:eastAsia="Calibri" w:hAnsi="B Lotus" w:cs="B Lotus"/>
          <w:sz w:val="24"/>
          <w:szCs w:val="24"/>
          <w:rtl/>
        </w:rPr>
        <w:t xml:space="preserve"> ناظر به انتخاب مکان</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است که خانواده به</w:t>
      </w:r>
      <w:ins w:id="4620" w:author="Mehrnazi Boojari" w:date="2019-01-10T23:16:00Z">
        <w:r w:rsidR="00ED4194">
          <w:rPr>
            <w:rFonts w:ascii="B Lotus" w:eastAsia="Calibri" w:hAnsi="B Lotus" w:cs="B Nazanin" w:hint="cs"/>
            <w:sz w:val="24"/>
            <w:szCs w:val="24"/>
            <w:rtl/>
          </w:rPr>
          <w:t>‌</w:t>
        </w:r>
      </w:ins>
      <w:del w:id="4621" w:author="Mehrnazi Boojari" w:date="2019-01-10T23:16:00Z">
        <w:r w:rsidRPr="002A350E" w:rsidDel="00ED4194">
          <w:rPr>
            <w:rFonts w:ascii="B Lotus" w:eastAsia="Calibri" w:hAnsi="B Lotus" w:cs="B Lotus"/>
            <w:sz w:val="24"/>
            <w:szCs w:val="24"/>
            <w:rtl/>
          </w:rPr>
          <w:delText xml:space="preserve"> </w:delText>
        </w:r>
      </w:del>
      <w:r w:rsidRPr="002A350E">
        <w:rPr>
          <w:rFonts w:ascii="B Lotus" w:eastAsia="Calibri" w:hAnsi="B Lotus" w:cs="B Lotus"/>
          <w:sz w:val="24"/>
          <w:szCs w:val="24"/>
          <w:rtl/>
        </w:rPr>
        <w:t>راحت</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در آن زندگ</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کند. به تعب</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ر</w:t>
      </w:r>
      <w:r w:rsidRPr="002A350E">
        <w:rPr>
          <w:rFonts w:ascii="B Lotus" w:eastAsia="Calibri" w:hAnsi="B Lotus" w:cs="B Lotus"/>
          <w:sz w:val="24"/>
          <w:szCs w:val="24"/>
          <w:rtl/>
        </w:rPr>
        <w:t xml:space="preserve"> د</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گر،</w:t>
      </w:r>
      <w:r w:rsidRPr="002A350E">
        <w:rPr>
          <w:rFonts w:ascii="B Lotus" w:eastAsia="Calibri" w:hAnsi="B Lotus" w:cs="B Lotus"/>
          <w:sz w:val="24"/>
          <w:szCs w:val="24"/>
          <w:rtl/>
        </w:rPr>
        <w:t xml:space="preserve"> اسلام </w:t>
      </w:r>
      <w:del w:id="4622" w:author="Mehrnazi Boojari" w:date="2019-01-07T10:24:00Z">
        <w:r w:rsidRPr="002A350E" w:rsidDel="0028073B">
          <w:rPr>
            <w:rFonts w:ascii="B Lotus" w:eastAsia="Calibri" w:hAnsi="B Lotus" w:cs="B Lotus"/>
            <w:sz w:val="24"/>
            <w:szCs w:val="24"/>
            <w:rtl/>
          </w:rPr>
          <w:delText xml:space="preserve">به دنبال </w:delText>
        </w:r>
      </w:del>
      <w:ins w:id="4623" w:author="Mehrnazi Boojari" w:date="2019-01-07T10:24:00Z">
        <w:r w:rsidR="0028073B">
          <w:rPr>
            <w:rFonts w:ascii="B Lotus" w:eastAsia="Calibri" w:hAnsi="B Lotus" w:cs="B Lotus"/>
            <w:sz w:val="24"/>
            <w:szCs w:val="24"/>
            <w:rtl/>
          </w:rPr>
          <w:t>به</w:t>
        </w:r>
        <w:r w:rsidR="0028073B">
          <w:rPr>
            <w:rFonts w:ascii="B Lotus" w:eastAsia="Calibri" w:hAnsi="B Lotus" w:cs="B Lotus" w:hint="cs"/>
            <w:sz w:val="24"/>
            <w:szCs w:val="24"/>
            <w:rtl/>
          </w:rPr>
          <w:t>‌</w:t>
        </w:r>
        <w:r w:rsidR="0028073B">
          <w:rPr>
            <w:rFonts w:ascii="B Lotus" w:eastAsia="Calibri" w:hAnsi="B Lotus" w:cs="B Lotus"/>
            <w:sz w:val="24"/>
            <w:szCs w:val="24"/>
            <w:rtl/>
          </w:rPr>
          <w:t xml:space="preserve">دنبال </w:t>
        </w:r>
      </w:ins>
      <w:r w:rsidRPr="002A350E">
        <w:rPr>
          <w:rFonts w:ascii="B Lotus" w:eastAsia="Calibri" w:hAnsi="B Lotus" w:cs="B Lotus"/>
          <w:sz w:val="24"/>
          <w:szCs w:val="24"/>
          <w:rtl/>
        </w:rPr>
        <w:t>آن است که در خانه</w:t>
      </w:r>
      <w:del w:id="4624" w:author="Mehrnazi Boojari" w:date="2019-01-10T23:17:00Z">
        <w:r w:rsidRPr="002A350E" w:rsidDel="002324C2">
          <w:rPr>
            <w:rFonts w:ascii="B Lotus" w:eastAsia="Calibri" w:hAnsi="B Lotus" w:cs="B Lotus"/>
            <w:sz w:val="24"/>
            <w:szCs w:val="24"/>
            <w:rtl/>
          </w:rPr>
          <w:delText>،</w:delText>
        </w:r>
      </w:del>
      <w:del w:id="4625" w:author="Mehrnazi Boojari" w:date="2019-01-07T09:58:00Z">
        <w:r w:rsidRPr="002A350E" w:rsidDel="00A31D6F">
          <w:rPr>
            <w:rFonts w:ascii="B Lotus" w:eastAsia="Calibri" w:hAnsi="B Lotus" w:cs="B Lotus"/>
            <w:sz w:val="24"/>
            <w:szCs w:val="24"/>
            <w:rtl/>
          </w:rPr>
          <w:delText xml:space="preserve"> ‌ </w:delText>
        </w:r>
      </w:del>
      <w:ins w:id="4626" w:author="Mehrnazi Boojari" w:date="2019-01-07T09:58:00Z">
        <w:r w:rsidR="00A31D6F">
          <w:rPr>
            <w:rFonts w:ascii="B Lotus" w:eastAsia="Calibri" w:hAnsi="B Lotus" w:cs="B Lotus"/>
            <w:sz w:val="24"/>
            <w:szCs w:val="24"/>
            <w:rtl/>
          </w:rPr>
          <w:t xml:space="preserve"> </w:t>
        </w:r>
      </w:ins>
      <w:r w:rsidRPr="002A350E">
        <w:rPr>
          <w:rFonts w:ascii="B Lotus" w:eastAsia="Calibri" w:hAnsi="B Lotus" w:cs="B Lotus"/>
          <w:sz w:val="24"/>
          <w:szCs w:val="24"/>
          <w:rtl/>
        </w:rPr>
        <w:t>فضا</w:t>
      </w:r>
      <w:r w:rsidRPr="002A350E">
        <w:rPr>
          <w:rFonts w:ascii="B Lotus" w:eastAsia="Calibri" w:hAnsi="B Lotus" w:cs="B Lotus" w:hint="cs"/>
          <w:sz w:val="24"/>
          <w:szCs w:val="24"/>
          <w:rtl/>
        </w:rPr>
        <w:t>یی</w:t>
      </w:r>
      <w:r w:rsidRPr="002A350E">
        <w:rPr>
          <w:rFonts w:ascii="B Lotus" w:eastAsia="Calibri" w:hAnsi="B Lotus" w:cs="B Lotus"/>
          <w:sz w:val="24"/>
          <w:szCs w:val="24"/>
          <w:rtl/>
        </w:rPr>
        <w:t xml:space="preserve"> مه</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w:t>
      </w:r>
      <w:r w:rsidRPr="002A350E">
        <w:rPr>
          <w:rFonts w:ascii="B Lotus" w:eastAsia="Calibri" w:hAnsi="B Lotus" w:cs="B Lotus"/>
          <w:sz w:val="24"/>
          <w:szCs w:val="24"/>
          <w:rtl/>
        </w:rPr>
        <w:t xml:space="preserve"> شود که آسا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ش</w:t>
      </w:r>
      <w:r w:rsidRPr="002A350E">
        <w:rPr>
          <w:rFonts w:ascii="B Lotus" w:eastAsia="Calibri" w:hAnsi="B Lotus" w:cs="B Lotus"/>
          <w:sz w:val="24"/>
          <w:szCs w:val="24"/>
          <w:rtl/>
        </w:rPr>
        <w:t xml:space="preserve"> و آرامش خانواده را فراهم </w:t>
      </w:r>
      <w:del w:id="4627" w:author="Mehrnazi Boojari" w:date="2019-01-09T00:00:00Z">
        <w:r w:rsidRPr="002A350E" w:rsidDel="00756134">
          <w:rPr>
            <w:rFonts w:ascii="B Lotus" w:eastAsia="Calibri" w:hAnsi="B Lotus" w:cs="B Lotus"/>
            <w:sz w:val="24"/>
            <w:szCs w:val="24"/>
            <w:rtl/>
          </w:rPr>
          <w:delText>سازد</w:delText>
        </w:r>
      </w:del>
      <w:ins w:id="4628" w:author="Mehrnazi Boojari" w:date="2019-01-09T00:00:00Z">
        <w:r w:rsidR="00756134">
          <w:rPr>
            <w:rFonts w:ascii="B Lotus" w:eastAsia="Calibri" w:hAnsi="B Lotus" w:cs="B Lotus" w:hint="cs"/>
            <w:sz w:val="24"/>
            <w:szCs w:val="24"/>
            <w:rtl/>
          </w:rPr>
          <w:t>کن</w:t>
        </w:r>
        <w:r w:rsidR="00756134" w:rsidRPr="002A350E">
          <w:rPr>
            <w:rFonts w:ascii="B Lotus" w:eastAsia="Calibri" w:hAnsi="B Lotus" w:cs="B Lotus"/>
            <w:sz w:val="24"/>
            <w:szCs w:val="24"/>
            <w:rtl/>
          </w:rPr>
          <w:t>د</w:t>
        </w:r>
      </w:ins>
      <w:r w:rsidRPr="002A350E">
        <w:rPr>
          <w:rFonts w:ascii="B Lotus" w:eastAsia="Calibri" w:hAnsi="B Lotus" w:cs="B Lotus"/>
          <w:sz w:val="24"/>
          <w:szCs w:val="24"/>
          <w:rtl/>
        </w:rPr>
        <w:t>. به تجربه ثابت شده است خانه‌ها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کوچک، کسالت و اف</w:t>
      </w:r>
      <w:r w:rsidRPr="002A350E">
        <w:rPr>
          <w:rFonts w:ascii="B Lotus" w:eastAsia="Calibri" w:hAnsi="B Lotus" w:cs="B Lotus" w:hint="eastAsia"/>
          <w:sz w:val="24"/>
          <w:szCs w:val="24"/>
          <w:rtl/>
        </w:rPr>
        <w:t>سردگ</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را برا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خانواده‌ها به</w:t>
      </w:r>
      <w:ins w:id="4629" w:author="Mehrnazi Boojari" w:date="2019-01-10T23:17:00Z">
        <w:r w:rsidR="00F940F9">
          <w:rPr>
            <w:rFonts w:ascii="B Lotus" w:eastAsia="Calibri" w:hAnsi="B Lotus" w:cs="B Nazanin" w:hint="cs"/>
            <w:sz w:val="24"/>
            <w:szCs w:val="24"/>
            <w:rtl/>
          </w:rPr>
          <w:t>‌</w:t>
        </w:r>
      </w:ins>
      <w:del w:id="4630" w:author="Mehrnazi Boojari" w:date="2019-01-10T23:17:00Z">
        <w:r w:rsidRPr="002A350E" w:rsidDel="00F940F9">
          <w:rPr>
            <w:rFonts w:ascii="B Lotus" w:eastAsia="Calibri" w:hAnsi="B Lotus" w:cs="B Lotus"/>
            <w:sz w:val="24"/>
            <w:szCs w:val="24"/>
            <w:rtl/>
          </w:rPr>
          <w:delText xml:space="preserve"> </w:delText>
        </w:r>
      </w:del>
      <w:r w:rsidRPr="002A350E">
        <w:rPr>
          <w:rFonts w:ascii="B Lotus" w:eastAsia="Calibri" w:hAnsi="B Lotus" w:cs="B Lotus"/>
          <w:sz w:val="24"/>
          <w:szCs w:val="24"/>
          <w:rtl/>
        </w:rPr>
        <w:t>همراه دارد. در چن</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sz w:val="24"/>
          <w:szCs w:val="24"/>
          <w:rtl/>
        </w:rPr>
        <w:t xml:space="preserve"> فضا</w:t>
      </w:r>
      <w:r w:rsidRPr="002A350E">
        <w:rPr>
          <w:rFonts w:ascii="B Lotus" w:eastAsia="Calibri" w:hAnsi="B Lotus" w:cs="B Lotus" w:hint="cs"/>
          <w:sz w:val="24"/>
          <w:szCs w:val="24"/>
          <w:rtl/>
        </w:rPr>
        <w:t>یی</w:t>
      </w:r>
      <w:r w:rsidRPr="002A350E">
        <w:rPr>
          <w:rFonts w:ascii="B Lotus" w:eastAsia="Calibri" w:hAnsi="B Lotus" w:cs="B Lotus"/>
          <w:sz w:val="24"/>
          <w:szCs w:val="24"/>
          <w:rtl/>
        </w:rPr>
        <w:t xml:space="preserve"> رفت و آمدها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اقوام و دوستان</w:t>
      </w:r>
      <w:ins w:id="4631" w:author="Mehrnazi Boojari" w:date="2019-01-10T23:17:00Z">
        <w:r w:rsidR="00F940F9">
          <w:rPr>
            <w:rFonts w:ascii="B Lotus" w:eastAsia="Calibri" w:hAnsi="B Lotus" w:cs="B Lotus" w:hint="cs"/>
            <w:sz w:val="24"/>
            <w:szCs w:val="24"/>
            <w:rtl/>
          </w:rPr>
          <w:t>،</w:t>
        </w:r>
      </w:ins>
      <w:r w:rsidRPr="002A350E">
        <w:rPr>
          <w:rFonts w:ascii="B Lotus" w:eastAsia="Calibri" w:hAnsi="B Lotus" w:cs="B Lotus"/>
          <w:sz w:val="24"/>
          <w:szCs w:val="24"/>
          <w:rtl/>
        </w:rPr>
        <w:t xml:space="preserve"> که در د</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sz w:val="24"/>
          <w:szCs w:val="24"/>
          <w:rtl/>
        </w:rPr>
        <w:t xml:space="preserve"> به</w:t>
      </w:r>
      <w:ins w:id="4632" w:author="Mehrnazi Boojari" w:date="2019-01-08T23:52:00Z">
        <w:r w:rsidR="00990020">
          <w:rPr>
            <w:rFonts w:ascii="B Lotus" w:eastAsia="Calibri" w:hAnsi="B Lotus" w:cs="B Nazanin" w:hint="cs"/>
            <w:sz w:val="24"/>
            <w:szCs w:val="24"/>
            <w:rtl/>
          </w:rPr>
          <w:t>‌</w:t>
        </w:r>
      </w:ins>
      <w:del w:id="4633" w:author="Mehrnazi Boojari" w:date="2019-01-08T23:52:00Z">
        <w:r w:rsidRPr="002A350E" w:rsidDel="00990020">
          <w:rPr>
            <w:rFonts w:ascii="B Lotus" w:eastAsia="Calibri" w:hAnsi="B Lotus" w:cs="B Lotus"/>
            <w:sz w:val="24"/>
            <w:szCs w:val="24"/>
            <w:rtl/>
          </w:rPr>
          <w:delText xml:space="preserve"> </w:delText>
        </w:r>
      </w:del>
      <w:r w:rsidRPr="002A350E">
        <w:rPr>
          <w:rFonts w:ascii="B Lotus" w:eastAsia="Calibri" w:hAnsi="B Lotus" w:cs="B Lotus"/>
          <w:sz w:val="24"/>
          <w:szCs w:val="24"/>
          <w:rtl/>
        </w:rPr>
        <w:t>طور فوق‌العاده‌ا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بر آن تأک</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د</w:t>
      </w:r>
      <w:r w:rsidRPr="002A350E">
        <w:rPr>
          <w:rFonts w:ascii="B Lotus" w:eastAsia="Calibri" w:hAnsi="B Lotus" w:cs="B Lotus"/>
          <w:sz w:val="24"/>
          <w:szCs w:val="24"/>
          <w:rtl/>
        </w:rPr>
        <w:t xml:space="preserve"> شده است،</w:t>
      </w:r>
      <w:del w:id="4634" w:author="Mehrnazi Boojari" w:date="2019-01-07T09:58:00Z">
        <w:r w:rsidRPr="002A350E" w:rsidDel="00A31D6F">
          <w:rPr>
            <w:rFonts w:ascii="B Lotus" w:eastAsia="Calibri" w:hAnsi="B Lotus" w:cs="B Lotus"/>
            <w:sz w:val="24"/>
            <w:szCs w:val="24"/>
            <w:rtl/>
          </w:rPr>
          <w:delText xml:space="preserve"> ‌ </w:delText>
        </w:r>
      </w:del>
      <w:ins w:id="4635" w:author="Mehrnazi Boojari" w:date="2019-01-07T09:58:00Z">
        <w:r w:rsidR="00A31D6F">
          <w:rPr>
            <w:rFonts w:ascii="B Lotus" w:eastAsia="Calibri" w:hAnsi="B Lotus" w:cs="B Lotus"/>
            <w:sz w:val="24"/>
            <w:szCs w:val="24"/>
            <w:rtl/>
          </w:rPr>
          <w:t xml:space="preserve"> </w:t>
        </w:r>
      </w:ins>
      <w:r w:rsidRPr="002A350E">
        <w:rPr>
          <w:rFonts w:ascii="B Lotus" w:eastAsia="Calibri" w:hAnsi="B Lotus" w:cs="B Lotus"/>
          <w:sz w:val="24"/>
          <w:szCs w:val="24"/>
          <w:rtl/>
        </w:rPr>
        <w:t>به</w:t>
      </w:r>
      <w:ins w:id="4636" w:author="Mehrnazi Boojari" w:date="2019-01-10T23:17:00Z">
        <w:r w:rsidR="00F940F9">
          <w:rPr>
            <w:rFonts w:ascii="B Lotus" w:eastAsia="Calibri" w:hAnsi="B Lotus" w:cs="B Nazanin" w:hint="cs"/>
            <w:sz w:val="24"/>
            <w:szCs w:val="24"/>
            <w:rtl/>
          </w:rPr>
          <w:t>‌</w:t>
        </w:r>
      </w:ins>
      <w:del w:id="4637" w:author="Mehrnazi Boojari" w:date="2019-01-10T23:17:00Z">
        <w:r w:rsidRPr="002A350E" w:rsidDel="00F940F9">
          <w:rPr>
            <w:rFonts w:ascii="B Lotus" w:eastAsia="Calibri" w:hAnsi="B Lotus" w:cs="B Lotus"/>
            <w:sz w:val="24"/>
            <w:szCs w:val="24"/>
            <w:rtl/>
          </w:rPr>
          <w:delText xml:space="preserve"> </w:delText>
        </w:r>
      </w:del>
      <w:r w:rsidRPr="002A350E">
        <w:rPr>
          <w:rFonts w:ascii="B Lotus" w:eastAsia="Calibri" w:hAnsi="B Lotus" w:cs="B Lotus"/>
          <w:sz w:val="24"/>
          <w:szCs w:val="24"/>
          <w:rtl/>
        </w:rPr>
        <w:t>حداقل رس</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ده</w:t>
      </w:r>
      <w:r w:rsidRPr="002A350E">
        <w:rPr>
          <w:rFonts w:ascii="B Lotus" w:eastAsia="Calibri" w:hAnsi="B Lotus" w:cs="B Lotus"/>
          <w:sz w:val="24"/>
          <w:szCs w:val="24"/>
          <w:rtl/>
        </w:rPr>
        <w:t xml:space="preserve"> </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w:t>
      </w:r>
      <w:r w:rsidRPr="002A350E">
        <w:rPr>
          <w:rFonts w:ascii="B Lotus" w:eastAsia="Calibri" w:hAnsi="B Lotus" w:cs="B Lotus"/>
          <w:sz w:val="24"/>
          <w:szCs w:val="24"/>
          <w:rtl/>
        </w:rPr>
        <w:t xml:space="preserve"> حذف م</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شود</w:t>
      </w:r>
      <w:r w:rsidRPr="002A350E">
        <w:rPr>
          <w:rFonts w:ascii="B Lotus" w:eastAsia="Calibri" w:hAnsi="B Lotus" w:cs="B Lotus"/>
          <w:sz w:val="24"/>
          <w:szCs w:val="24"/>
          <w:rtl/>
        </w:rPr>
        <w:t xml:space="preserve">. اسلام با </w:t>
      </w:r>
      <w:del w:id="4638" w:author="Mehrnazi Boojari" w:date="2019-01-07T22:30:00Z">
        <w:r w:rsidRPr="002A350E" w:rsidDel="00051F26">
          <w:rPr>
            <w:rFonts w:ascii="B Lotus" w:eastAsia="Calibri" w:hAnsi="B Lotus" w:cs="B Lotus"/>
            <w:sz w:val="24"/>
            <w:szCs w:val="24"/>
            <w:rtl/>
          </w:rPr>
          <w:delText>در نظر گرفتن</w:delText>
        </w:r>
      </w:del>
      <w:ins w:id="4639" w:author="Mehrnazi Boojari" w:date="2019-01-07T22:30:00Z">
        <w:r w:rsidR="00051F26">
          <w:rPr>
            <w:rFonts w:ascii="B Lotus" w:eastAsia="Calibri" w:hAnsi="B Lotus" w:cs="B Lotus"/>
            <w:sz w:val="24"/>
            <w:szCs w:val="24"/>
            <w:rtl/>
          </w:rPr>
          <w:t>در</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نظر</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گرفتن</w:t>
        </w:r>
      </w:ins>
      <w:r w:rsidRPr="002A350E">
        <w:rPr>
          <w:rFonts w:ascii="B Lotus" w:eastAsia="Calibri" w:hAnsi="B Lotus" w:cs="B Lotus"/>
          <w:sz w:val="24"/>
          <w:szCs w:val="24"/>
          <w:rtl/>
        </w:rPr>
        <w:t xml:space="preserve"> چن</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sz w:val="24"/>
          <w:szCs w:val="24"/>
          <w:rtl/>
        </w:rPr>
        <w:t xml:space="preserve"> مسائل</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درصدد 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جاد</w:t>
      </w:r>
      <w:r w:rsidRPr="002A350E">
        <w:rPr>
          <w:rFonts w:ascii="B Lotus" w:eastAsia="Calibri" w:hAnsi="B Lotus" w:cs="B Lotus"/>
          <w:sz w:val="24"/>
          <w:szCs w:val="24"/>
          <w:rtl/>
        </w:rPr>
        <w:t xml:space="preserve"> فضا</w:t>
      </w:r>
      <w:r w:rsidRPr="002A350E">
        <w:rPr>
          <w:rFonts w:ascii="B Lotus" w:eastAsia="Calibri" w:hAnsi="B Lotus" w:cs="B Lotus" w:hint="cs"/>
          <w:sz w:val="24"/>
          <w:szCs w:val="24"/>
          <w:rtl/>
        </w:rPr>
        <w:t>یی</w:t>
      </w:r>
      <w:r w:rsidRPr="002A350E">
        <w:rPr>
          <w:rFonts w:ascii="B Lotus" w:eastAsia="Calibri" w:hAnsi="B Lotus" w:cs="B Lotus"/>
          <w:sz w:val="24"/>
          <w:szCs w:val="24"/>
          <w:rtl/>
        </w:rPr>
        <w:t xml:space="preserve"> مناسب و با</w:t>
      </w:r>
      <w:del w:id="4640" w:author="Mehrnazi Boojari" w:date="2019-01-10T23:17:00Z">
        <w:r w:rsidRPr="002A350E" w:rsidDel="00F940F9">
          <w:rPr>
            <w:rFonts w:ascii="B Lotus" w:eastAsia="Calibri" w:hAnsi="B Lotus" w:cs="B Lotus"/>
            <w:sz w:val="24"/>
            <w:szCs w:val="24"/>
            <w:rtl/>
          </w:rPr>
          <w:delText xml:space="preserve"> </w:delText>
        </w:r>
      </w:del>
      <w:r w:rsidRPr="002A350E">
        <w:rPr>
          <w:rFonts w:ascii="B Lotus" w:eastAsia="Calibri" w:hAnsi="B Lotus" w:cs="B Lotus"/>
          <w:sz w:val="24"/>
          <w:szCs w:val="24"/>
          <w:rtl/>
        </w:rPr>
        <w:t>نشاط در مح</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ط</w:t>
      </w:r>
      <w:r w:rsidRPr="002A350E">
        <w:rPr>
          <w:rFonts w:ascii="B Lotus" w:eastAsia="Calibri" w:hAnsi="B Lotus" w:cs="B Lotus"/>
          <w:sz w:val="24"/>
          <w:szCs w:val="24"/>
          <w:rtl/>
        </w:rPr>
        <w:t xml:space="preserve"> خانه بوده است</w:t>
      </w:r>
      <w:r w:rsidRPr="002A350E">
        <w:rPr>
          <w:rFonts w:ascii="B Lotus" w:eastAsia="Calibri" w:hAnsi="B Lotus" w:cs="B Lotus"/>
          <w:sz w:val="24"/>
          <w:szCs w:val="24"/>
        </w:rPr>
        <w:t>.</w:t>
      </w:r>
    </w:p>
    <w:p w14:paraId="5404F0AA" w14:textId="77777777" w:rsidR="00A06196" w:rsidRPr="002A350E" w:rsidRDefault="00A06196" w:rsidP="00A25B54">
      <w:pPr>
        <w:numPr>
          <w:ilvl w:val="0"/>
          <w:numId w:val="35"/>
        </w:numPr>
        <w:bidi/>
        <w:spacing w:after="200" w:line="276" w:lineRule="auto"/>
        <w:ind w:left="524" w:hanging="284"/>
        <w:contextualSpacing/>
        <w:jc w:val="both"/>
        <w:rPr>
          <w:rFonts w:ascii="B Lotus" w:eastAsia="Calibri" w:hAnsi="B Lotus" w:cs="B Lotus"/>
          <w:b/>
          <w:bCs/>
          <w:sz w:val="24"/>
          <w:szCs w:val="24"/>
          <w:rtl/>
        </w:rPr>
      </w:pPr>
      <w:r w:rsidRPr="002A350E">
        <w:rPr>
          <w:rFonts w:ascii="B Lotus" w:eastAsia="Calibri" w:hAnsi="B Lotus" w:cs="B Lotus"/>
          <w:b/>
          <w:bCs/>
          <w:sz w:val="24"/>
          <w:szCs w:val="24"/>
          <w:rtl/>
        </w:rPr>
        <w:t xml:space="preserve">عامل سعادت و </w:t>
      </w:r>
      <w:del w:id="4641" w:author="Mehrnazi Boojari" w:date="2019-01-10T23:18:00Z">
        <w:r w:rsidRPr="002A350E" w:rsidDel="00F940F9">
          <w:rPr>
            <w:rFonts w:ascii="B Lotus" w:eastAsia="Calibri" w:hAnsi="B Lotus" w:cs="B Lotus"/>
            <w:b/>
            <w:bCs/>
            <w:sz w:val="24"/>
            <w:szCs w:val="24"/>
            <w:rtl/>
          </w:rPr>
          <w:delText>خوش‌بخت</w:delText>
        </w:r>
        <w:r w:rsidRPr="002A350E" w:rsidDel="00F940F9">
          <w:rPr>
            <w:rFonts w:ascii="B Lotus" w:eastAsia="Calibri" w:hAnsi="B Lotus" w:cs="B Lotus" w:hint="cs"/>
            <w:b/>
            <w:bCs/>
            <w:sz w:val="24"/>
            <w:szCs w:val="24"/>
            <w:rtl/>
          </w:rPr>
          <w:delText>ی</w:delText>
        </w:r>
      </w:del>
      <w:ins w:id="4642" w:author="Mehrnazi Boojari" w:date="2019-01-10T23:18:00Z">
        <w:r w:rsidR="00F940F9">
          <w:rPr>
            <w:rFonts w:ascii="B Lotus" w:eastAsia="Calibri" w:hAnsi="B Lotus" w:cs="B Lotus"/>
            <w:b/>
            <w:bCs/>
            <w:sz w:val="24"/>
            <w:szCs w:val="24"/>
            <w:rtl/>
          </w:rPr>
          <w:t>خوشبختی</w:t>
        </w:r>
      </w:ins>
    </w:p>
    <w:p w14:paraId="5C91943B" w14:textId="77777777" w:rsidR="00A06196" w:rsidRPr="002A350E" w:rsidRDefault="00A06196" w:rsidP="00F940F9">
      <w:pPr>
        <w:bidi/>
        <w:ind w:firstLine="227"/>
        <w:jc w:val="both"/>
        <w:rPr>
          <w:rFonts w:ascii="B Lotus" w:eastAsia="Calibri" w:hAnsi="B Lotus" w:cs="B Lotus"/>
          <w:sz w:val="24"/>
          <w:szCs w:val="24"/>
        </w:rPr>
      </w:pPr>
      <w:r w:rsidRPr="002A350E">
        <w:rPr>
          <w:rFonts w:ascii="B Lotus" w:eastAsia="Calibri" w:hAnsi="B Lotus" w:cs="B Lotus" w:hint="eastAsia"/>
          <w:sz w:val="24"/>
          <w:szCs w:val="24"/>
          <w:rtl/>
        </w:rPr>
        <w:t>اسلام</w:t>
      </w:r>
      <w:ins w:id="4643" w:author="Mehrnazi Boojari" w:date="2019-01-09T00:02:00Z">
        <w:r w:rsidR="00756134">
          <w:rPr>
            <w:rFonts w:ascii="B Lotus" w:eastAsia="Calibri" w:hAnsi="B Lotus" w:cs="B Nazanin" w:hint="cs"/>
            <w:sz w:val="24"/>
            <w:szCs w:val="24"/>
            <w:rtl/>
          </w:rPr>
          <w:t>‌</w:t>
        </w:r>
      </w:ins>
      <w:del w:id="4644" w:author="Mehrnazi Boojari" w:date="2019-01-09T00:02:00Z">
        <w:r w:rsidRPr="002A350E" w:rsidDel="00756134">
          <w:rPr>
            <w:rFonts w:ascii="B Lotus" w:eastAsia="Calibri" w:hAnsi="B Lotus" w:cs="B Lotus" w:hint="eastAsia"/>
            <w:sz w:val="24"/>
            <w:szCs w:val="24"/>
            <w:rtl/>
          </w:rPr>
          <w:delText>،</w:delText>
        </w:r>
      </w:del>
      <w:r w:rsidRPr="002A350E">
        <w:rPr>
          <w:rFonts w:ascii="B Lotus" w:eastAsia="Calibri" w:hAnsi="B Lotus" w:cs="B Lotus"/>
          <w:sz w:val="24"/>
          <w:szCs w:val="24"/>
          <w:rtl/>
        </w:rPr>
        <w:t xml:space="preserve"> هر خانه بزرگ</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را </w:t>
      </w:r>
      <w:del w:id="4645" w:author="Mehrnazi Boojari" w:date="2019-01-07T11:02:00Z">
        <w:r w:rsidRPr="002A350E" w:rsidDel="00DB081F">
          <w:rPr>
            <w:rFonts w:ascii="B Lotus" w:eastAsia="Calibri" w:hAnsi="B Lotus" w:cs="B Lotus"/>
            <w:sz w:val="24"/>
            <w:szCs w:val="24"/>
            <w:rtl/>
          </w:rPr>
          <w:delText>باعث</w:delText>
        </w:r>
      </w:del>
      <w:ins w:id="4646" w:author="Mehrnazi Boojari" w:date="2019-01-07T11:02:00Z">
        <w:r w:rsidR="00DB081F">
          <w:rPr>
            <w:rFonts w:ascii="B Lotus" w:eastAsia="Calibri" w:hAnsi="B Lotus" w:cs="B Lotus"/>
            <w:sz w:val="24"/>
            <w:szCs w:val="24"/>
            <w:rtl/>
          </w:rPr>
          <w:t>سبب</w:t>
        </w:r>
      </w:ins>
      <w:r w:rsidRPr="002A350E">
        <w:rPr>
          <w:rFonts w:ascii="B Lotus" w:eastAsia="Calibri" w:hAnsi="B Lotus" w:cs="B Lotus"/>
          <w:sz w:val="24"/>
          <w:szCs w:val="24"/>
          <w:rtl/>
        </w:rPr>
        <w:t xml:space="preserve"> سعادت دن</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و</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و اخرو</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نم</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داند</w:t>
      </w:r>
      <w:r w:rsidRPr="002A350E">
        <w:rPr>
          <w:rFonts w:ascii="B Lotus" w:eastAsia="Calibri" w:hAnsi="B Lotus" w:cs="B Lotus"/>
          <w:sz w:val="24"/>
          <w:szCs w:val="24"/>
          <w:rtl/>
        </w:rPr>
        <w:t>. وسعت خانه زمان</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مورد تأ</w:t>
      </w:r>
      <w:r w:rsidRPr="002A350E">
        <w:rPr>
          <w:rFonts w:ascii="B Lotus" w:eastAsia="Calibri" w:hAnsi="B Lotus" w:cs="B Lotus" w:hint="cs"/>
          <w:sz w:val="24"/>
          <w:szCs w:val="24"/>
          <w:rtl/>
        </w:rPr>
        <w:t>یی</w:t>
      </w:r>
      <w:r w:rsidRPr="002A350E">
        <w:rPr>
          <w:rFonts w:ascii="B Lotus" w:eastAsia="Calibri" w:hAnsi="B Lotus" w:cs="B Lotus" w:hint="eastAsia"/>
          <w:sz w:val="24"/>
          <w:szCs w:val="24"/>
          <w:rtl/>
        </w:rPr>
        <w:t>د</w:t>
      </w:r>
      <w:r w:rsidRPr="002A350E">
        <w:rPr>
          <w:rFonts w:ascii="B Lotus" w:eastAsia="Calibri" w:hAnsi="B Lotus" w:cs="B Lotus"/>
          <w:sz w:val="24"/>
          <w:szCs w:val="24"/>
          <w:rtl/>
        </w:rPr>
        <w:t xml:space="preserve"> است که وس</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له‌ا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برا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دست</w:t>
      </w:r>
      <w:ins w:id="4647" w:author="Mehrnazi Boojari" w:date="2019-01-09T00:00:00Z">
        <w:r w:rsidR="00756134">
          <w:rPr>
            <w:rFonts w:ascii="B Lotus" w:eastAsia="Calibri" w:hAnsi="B Lotus" w:cs="B Nazanin" w:hint="cs"/>
            <w:sz w:val="24"/>
            <w:szCs w:val="24"/>
            <w:rtl/>
          </w:rPr>
          <w:t>‌</w:t>
        </w:r>
      </w:ins>
      <w:del w:id="4648" w:author="Mehrnazi Boojari" w:date="2019-01-09T00:00:00Z">
        <w:r w:rsidRPr="002A350E" w:rsidDel="00756134">
          <w:rPr>
            <w:rFonts w:ascii="B Lotus" w:eastAsia="Calibri" w:hAnsi="B Lotus" w:cs="B Lotus"/>
            <w:sz w:val="24"/>
            <w:szCs w:val="24"/>
            <w:rtl/>
          </w:rPr>
          <w:delText xml:space="preserve"> </w:delText>
        </w:r>
      </w:del>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افتن</w:t>
      </w:r>
      <w:r w:rsidRPr="002A350E">
        <w:rPr>
          <w:rFonts w:ascii="B Lotus" w:eastAsia="Calibri" w:hAnsi="B Lotus" w:cs="B Lotus"/>
          <w:sz w:val="24"/>
          <w:szCs w:val="24"/>
          <w:rtl/>
        </w:rPr>
        <w:t xml:space="preserve"> صاحب ‌خانه به هدف‌ها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شا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سته</w:t>
      </w:r>
      <w:r w:rsidRPr="002A350E">
        <w:rPr>
          <w:rFonts w:ascii="B Lotus" w:eastAsia="Calibri" w:hAnsi="B Lotus" w:cs="B Lotus"/>
          <w:sz w:val="24"/>
          <w:szCs w:val="24"/>
          <w:rtl/>
        </w:rPr>
        <w:t xml:space="preserve"> خانوادگ</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و اجتماع</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w:t>
      </w:r>
      <w:r w:rsidRPr="002A350E">
        <w:rPr>
          <w:rFonts w:ascii="B Lotus" w:eastAsia="Calibri" w:hAnsi="B Lotus" w:cs="B Lotus"/>
          <w:sz w:val="24"/>
          <w:szCs w:val="24"/>
          <w:rtl/>
        </w:rPr>
        <w:t xml:space="preserve"> مانند برپا</w:t>
      </w:r>
      <w:ins w:id="4649" w:author="Mehrnazi Boojari" w:date="2019-01-10T23:19:00Z">
        <w:r w:rsidR="00F940F9">
          <w:rPr>
            <w:rFonts w:ascii="B Lotus" w:eastAsia="Calibri" w:hAnsi="B Lotus" w:cs="B Nazanin" w:hint="cs"/>
            <w:sz w:val="24"/>
            <w:szCs w:val="24"/>
            <w:rtl/>
          </w:rPr>
          <w:t>‌</w:t>
        </w:r>
      </w:ins>
      <w:del w:id="4650" w:author="Mehrnazi Boojari" w:date="2019-01-10T23:19:00Z">
        <w:r w:rsidRPr="002A350E" w:rsidDel="00F940F9">
          <w:rPr>
            <w:rFonts w:ascii="B Lotus" w:eastAsia="Calibri" w:hAnsi="B Lotus" w:cs="B Lotus"/>
            <w:sz w:val="24"/>
            <w:szCs w:val="24"/>
            <w:rtl/>
          </w:rPr>
          <w:delText xml:space="preserve"> </w:delText>
        </w:r>
      </w:del>
      <w:r w:rsidRPr="002A350E">
        <w:rPr>
          <w:rFonts w:ascii="B Lotus" w:eastAsia="Calibri" w:hAnsi="B Lotus" w:cs="B Lotus"/>
          <w:sz w:val="24"/>
          <w:szCs w:val="24"/>
          <w:rtl/>
        </w:rPr>
        <w:t>داشتن جلسات آموزنده</w:t>
      </w:r>
      <w:ins w:id="4651" w:author="Mehrnazi Boojari" w:date="2019-01-10T23:19:00Z">
        <w:r w:rsidR="00F940F9">
          <w:rPr>
            <w:rFonts w:ascii="B Lotus" w:eastAsia="Calibri" w:hAnsi="B Lotus" w:cs="B Nazanin" w:hint="cs"/>
            <w:sz w:val="24"/>
            <w:szCs w:val="24"/>
            <w:rtl/>
          </w:rPr>
          <w:t>‌</w:t>
        </w:r>
      </w:ins>
      <w:del w:id="4652" w:author="Mehrnazi Boojari" w:date="2019-01-10T23:19:00Z">
        <w:r w:rsidRPr="002A350E" w:rsidDel="00F940F9">
          <w:rPr>
            <w:rFonts w:ascii="B Lotus" w:eastAsia="Calibri" w:hAnsi="B Lotus" w:cs="B Lotus"/>
            <w:sz w:val="24"/>
            <w:szCs w:val="24"/>
            <w:rtl/>
          </w:rPr>
          <w:delText>،</w:delText>
        </w:r>
      </w:del>
      <w:r w:rsidRPr="002A350E">
        <w:rPr>
          <w:rFonts w:ascii="B Lotus" w:eastAsia="Calibri" w:hAnsi="B Lotus" w:cs="B Lotus"/>
          <w:sz w:val="24"/>
          <w:szCs w:val="24"/>
          <w:rtl/>
        </w:rPr>
        <w:t xml:space="preserve"> د</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و اطعام فقر باشد؛ و گرنه هر خانه وس</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ع</w:t>
      </w:r>
      <w:r w:rsidRPr="002A350E">
        <w:rPr>
          <w:rFonts w:ascii="B Lotus" w:eastAsia="Calibri" w:hAnsi="B Lotus" w:cs="B Lotus"/>
          <w:sz w:val="24"/>
          <w:szCs w:val="24"/>
          <w:rtl/>
        </w:rPr>
        <w:t xml:space="preserve"> و بزرگ</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نم</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تواند</w:t>
      </w:r>
      <w:r w:rsidRPr="002A350E">
        <w:rPr>
          <w:rFonts w:ascii="B Lotus" w:eastAsia="Calibri" w:hAnsi="B Lotus" w:cs="B Lotus"/>
          <w:sz w:val="24"/>
          <w:szCs w:val="24"/>
          <w:rtl/>
        </w:rPr>
        <w:t xml:space="preserve"> عامل سعادت و </w:t>
      </w:r>
      <w:del w:id="4653" w:author="Mehrnazi Boojari" w:date="2019-01-10T23:18:00Z">
        <w:r w:rsidRPr="002A350E" w:rsidDel="00F940F9">
          <w:rPr>
            <w:rFonts w:ascii="B Lotus" w:eastAsia="Calibri" w:hAnsi="B Lotus" w:cs="B Lotus"/>
            <w:sz w:val="24"/>
            <w:szCs w:val="24"/>
            <w:rtl/>
          </w:rPr>
          <w:delText>خوش‌بخت</w:delText>
        </w:r>
        <w:r w:rsidRPr="002A350E" w:rsidDel="00F940F9">
          <w:rPr>
            <w:rFonts w:ascii="B Lotus" w:eastAsia="Calibri" w:hAnsi="B Lotus" w:cs="B Lotus" w:hint="cs"/>
            <w:sz w:val="24"/>
            <w:szCs w:val="24"/>
            <w:rtl/>
          </w:rPr>
          <w:delText>ی</w:delText>
        </w:r>
      </w:del>
      <w:ins w:id="4654" w:author="Mehrnazi Boojari" w:date="2019-01-10T23:18:00Z">
        <w:r w:rsidR="00F940F9">
          <w:rPr>
            <w:rFonts w:ascii="B Lotus" w:eastAsia="Calibri" w:hAnsi="B Lotus" w:cs="B Lotus"/>
            <w:sz w:val="24"/>
            <w:szCs w:val="24"/>
            <w:rtl/>
          </w:rPr>
          <w:t>خوشبختی</w:t>
        </w:r>
      </w:ins>
      <w:r w:rsidRPr="002A350E">
        <w:rPr>
          <w:rFonts w:ascii="B Lotus" w:eastAsia="Calibri" w:hAnsi="B Lotus" w:cs="B Lotus"/>
          <w:sz w:val="24"/>
          <w:szCs w:val="24"/>
          <w:rtl/>
        </w:rPr>
        <w:t xml:space="preserve"> قرار گ</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رد</w:t>
      </w:r>
      <w:r w:rsidRPr="002A350E">
        <w:rPr>
          <w:rFonts w:ascii="B Lotus" w:eastAsia="Calibri" w:hAnsi="B Lotus" w:cs="B Lotus"/>
          <w:sz w:val="24"/>
          <w:szCs w:val="24"/>
        </w:rPr>
        <w:t>.</w:t>
      </w:r>
      <w:r w:rsidRPr="002A350E">
        <w:rPr>
          <w:rFonts w:ascii="B Lotus" w:eastAsia="Calibri" w:hAnsi="B Lotus" w:cs="B Lotus" w:hint="cs"/>
          <w:sz w:val="24"/>
          <w:szCs w:val="24"/>
          <w:rtl/>
        </w:rPr>
        <w:t xml:space="preserve"> </w:t>
      </w:r>
      <w:r w:rsidRPr="002A350E">
        <w:rPr>
          <w:rFonts w:ascii="B Lotus" w:eastAsia="Calibri" w:hAnsi="B Lotus" w:cs="B Lotus" w:hint="eastAsia"/>
          <w:sz w:val="24"/>
          <w:szCs w:val="24"/>
          <w:rtl/>
        </w:rPr>
        <w:t>گاه</w:t>
      </w:r>
      <w:r w:rsidRPr="002A350E">
        <w:rPr>
          <w:rFonts w:ascii="B Lotus" w:eastAsia="Calibri" w:hAnsi="B Lotus" w:cs="B Lotus"/>
          <w:sz w:val="24"/>
          <w:szCs w:val="24"/>
          <w:rtl/>
        </w:rPr>
        <w:t xml:space="preserve"> شخص</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منزل مناسب</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دارد و در آن زندگ</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w:t>
      </w:r>
      <w:del w:id="4655" w:author="Mehrnazi Boojari" w:date="2019-01-07T10:52:00Z">
        <w:r w:rsidRPr="002A350E" w:rsidDel="006A1F1D">
          <w:rPr>
            <w:rFonts w:ascii="B Lotus" w:eastAsia="Calibri" w:hAnsi="B Lotus" w:cs="B Lotus"/>
            <w:sz w:val="24"/>
            <w:szCs w:val="24"/>
            <w:rtl/>
          </w:rPr>
          <w:delText>م</w:delText>
        </w:r>
        <w:r w:rsidRPr="002A350E" w:rsidDel="006A1F1D">
          <w:rPr>
            <w:rFonts w:ascii="B Lotus" w:eastAsia="Calibri" w:hAnsi="B Lotus" w:cs="B Lotus" w:hint="cs"/>
            <w:sz w:val="24"/>
            <w:szCs w:val="24"/>
            <w:rtl/>
          </w:rPr>
          <w:delText>ی‌</w:delText>
        </w:r>
        <w:r w:rsidRPr="002A350E" w:rsidDel="006A1F1D">
          <w:rPr>
            <w:rFonts w:ascii="B Lotus" w:eastAsia="Calibri" w:hAnsi="B Lotus" w:cs="B Lotus" w:hint="eastAsia"/>
            <w:sz w:val="24"/>
            <w:szCs w:val="24"/>
            <w:rtl/>
          </w:rPr>
          <w:delText>کند</w:delText>
        </w:r>
      </w:del>
      <w:ins w:id="4656"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r w:rsidRPr="002A350E">
        <w:rPr>
          <w:rFonts w:ascii="B Lotus" w:eastAsia="Calibri" w:hAnsi="B Lotus" w:cs="B Lotus" w:hint="eastAsia"/>
          <w:sz w:val="24"/>
          <w:szCs w:val="24"/>
          <w:rtl/>
        </w:rPr>
        <w:t>،</w:t>
      </w:r>
      <w:r w:rsidRPr="002A350E">
        <w:rPr>
          <w:rFonts w:ascii="B Lotus" w:eastAsia="Calibri" w:hAnsi="B Lotus" w:cs="B Lotus"/>
          <w:sz w:val="24"/>
          <w:szCs w:val="24"/>
          <w:rtl/>
        </w:rPr>
        <w:t xml:space="preserve"> ول</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به علل مختلف (مانند موقع</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ت</w:t>
      </w:r>
      <w:r w:rsidRPr="002A350E">
        <w:rPr>
          <w:rFonts w:ascii="B Lotus" w:eastAsia="Calibri" w:hAnsi="B Lotus" w:cs="B Lotus"/>
          <w:sz w:val="24"/>
          <w:szCs w:val="24"/>
          <w:rtl/>
        </w:rPr>
        <w:t xml:space="preserve"> خاص اجتماع</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w:t>
      </w:r>
      <w:r w:rsidRPr="002A350E">
        <w:rPr>
          <w:rFonts w:ascii="B Lotus" w:eastAsia="Calibri" w:hAnsi="B Lotus" w:cs="B Lotus"/>
          <w:sz w:val="24"/>
          <w:szCs w:val="24"/>
          <w:rtl/>
        </w:rPr>
        <w:t xml:space="preserve"> رفت و آمدها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قوم</w:t>
      </w:r>
      <w:r w:rsidRPr="002A350E">
        <w:rPr>
          <w:rFonts w:ascii="B Lotus" w:eastAsia="Calibri" w:hAnsi="B Lotus" w:cs="B Lotus" w:hint="cs"/>
          <w:sz w:val="24"/>
          <w:szCs w:val="24"/>
          <w:rtl/>
        </w:rPr>
        <w:t>ی</w:t>
      </w:r>
      <w:ins w:id="4657" w:author="Mehrnazi Boojari" w:date="2019-01-09T00:01:00Z">
        <w:r w:rsidR="00756134">
          <w:rPr>
            <w:rFonts w:ascii="B Lotus" w:eastAsia="Calibri" w:hAnsi="B Lotus" w:cs="B Lotus" w:hint="cs"/>
            <w:sz w:val="24"/>
            <w:szCs w:val="24"/>
            <w:rtl/>
          </w:rPr>
          <w:t xml:space="preserve"> </w:t>
        </w:r>
      </w:ins>
      <w:r w:rsidRPr="002A350E">
        <w:rPr>
          <w:rFonts w:ascii="B Lotus" w:eastAsia="Calibri" w:hAnsi="B Lotus" w:cs="B Lotus" w:hint="cs"/>
          <w:sz w:val="24"/>
          <w:szCs w:val="24"/>
          <w:rtl/>
        </w:rPr>
        <w:t>‌</w:t>
      </w:r>
      <w:r w:rsidRPr="002A350E">
        <w:rPr>
          <w:rFonts w:ascii="B Lotus" w:eastAsia="Calibri" w:hAnsi="B Lotus" w:cs="B Lotus" w:hint="eastAsia"/>
          <w:sz w:val="24"/>
          <w:szCs w:val="24"/>
          <w:rtl/>
        </w:rPr>
        <w:t>و</w:t>
      </w:r>
      <w:r w:rsidRPr="002A350E">
        <w:rPr>
          <w:rFonts w:ascii="B Lotus" w:eastAsia="Calibri" w:hAnsi="B Lotus" w:cs="B Lotus"/>
          <w:sz w:val="24"/>
          <w:szCs w:val="24"/>
          <w:rtl/>
        </w:rPr>
        <w:t xml:space="preserve"> فام</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ل</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و</w:t>
      </w:r>
      <w:ins w:id="4658" w:author="Mehrnazi Boojari" w:date="2019-01-09T00:00:00Z">
        <w:r w:rsidR="00756134">
          <w:rPr>
            <w:rFonts w:ascii="B Lotus" w:eastAsia="Calibri" w:hAnsi="B Lotus" w:cs="B Lotus" w:hint="cs"/>
            <w:sz w:val="24"/>
            <w:szCs w:val="24"/>
            <w:rtl/>
          </w:rPr>
          <w:t xml:space="preserve"> .</w:t>
        </w:r>
      </w:ins>
      <w:r w:rsidRPr="002A350E">
        <w:rPr>
          <w:rFonts w:ascii="B Lotus" w:eastAsia="Calibri" w:hAnsi="B Lotus" w:cs="B Lotus"/>
          <w:sz w:val="24"/>
          <w:szCs w:val="24"/>
          <w:rtl/>
        </w:rPr>
        <w:t>..) ناچار است از م</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همان‌ها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ز</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اد</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پذ</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را</w:t>
      </w:r>
      <w:r w:rsidRPr="002A350E">
        <w:rPr>
          <w:rFonts w:ascii="B Lotus" w:eastAsia="Calibri" w:hAnsi="B Lotus" w:cs="B Lotus" w:hint="cs"/>
          <w:sz w:val="24"/>
          <w:szCs w:val="24"/>
          <w:rtl/>
        </w:rPr>
        <w:t>یی</w:t>
      </w:r>
      <w:r w:rsidRPr="002A350E">
        <w:rPr>
          <w:rFonts w:ascii="B Lotus" w:eastAsia="Calibri" w:hAnsi="B Lotus" w:cs="B Lotus"/>
          <w:sz w:val="24"/>
          <w:szCs w:val="24"/>
          <w:rtl/>
        </w:rPr>
        <w:t xml:space="preserve"> کند؛ از 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sz w:val="24"/>
          <w:szCs w:val="24"/>
          <w:rtl/>
        </w:rPr>
        <w:t xml:space="preserve"> </w:t>
      </w:r>
      <w:del w:id="4659" w:author="Mehrnazi Boojari" w:date="2019-01-10T23:19:00Z">
        <w:r w:rsidRPr="002A350E" w:rsidDel="00F940F9">
          <w:rPr>
            <w:rFonts w:ascii="B Lotus" w:eastAsia="Calibri" w:hAnsi="B Lotus" w:cs="B Lotus"/>
            <w:sz w:val="24"/>
            <w:szCs w:val="24"/>
            <w:rtl/>
          </w:rPr>
          <w:delText xml:space="preserve">جهت </w:delText>
        </w:r>
      </w:del>
      <w:ins w:id="4660" w:author="Mehrnazi Boojari" w:date="2019-01-10T23:19:00Z">
        <w:r w:rsidR="00F940F9">
          <w:rPr>
            <w:rFonts w:ascii="B Lotus" w:eastAsia="Calibri" w:hAnsi="B Lotus" w:cs="B Lotus" w:hint="cs"/>
            <w:sz w:val="24"/>
            <w:szCs w:val="24"/>
            <w:rtl/>
          </w:rPr>
          <w:t>رو</w:t>
        </w:r>
        <w:r w:rsidR="00F940F9" w:rsidRPr="002A350E">
          <w:rPr>
            <w:rFonts w:ascii="B Lotus" w:eastAsia="Calibri" w:hAnsi="B Lotus" w:cs="B Lotus"/>
            <w:sz w:val="24"/>
            <w:szCs w:val="24"/>
            <w:rtl/>
          </w:rPr>
          <w:t xml:space="preserve"> </w:t>
        </w:r>
      </w:ins>
      <w:r w:rsidRPr="002A350E">
        <w:rPr>
          <w:rFonts w:ascii="B Lotus" w:eastAsia="Calibri" w:hAnsi="B Lotus" w:cs="B Lotus"/>
          <w:sz w:val="24"/>
          <w:szCs w:val="24"/>
          <w:rtl/>
        </w:rPr>
        <w:t xml:space="preserve">احساس </w:t>
      </w:r>
      <w:del w:id="4661" w:author="Mehrnazi Boojari" w:date="2019-01-07T10:52:00Z">
        <w:r w:rsidRPr="002A350E" w:rsidDel="006A1F1D">
          <w:rPr>
            <w:rFonts w:ascii="B Lotus" w:eastAsia="Calibri" w:hAnsi="B Lotus" w:cs="B Lotus"/>
            <w:sz w:val="24"/>
            <w:szCs w:val="24"/>
            <w:rtl/>
          </w:rPr>
          <w:delText>م</w:delText>
        </w:r>
        <w:r w:rsidRPr="002A350E" w:rsidDel="006A1F1D">
          <w:rPr>
            <w:rFonts w:ascii="B Lotus" w:eastAsia="Calibri" w:hAnsi="B Lotus" w:cs="B Lotus" w:hint="cs"/>
            <w:sz w:val="24"/>
            <w:szCs w:val="24"/>
            <w:rtl/>
          </w:rPr>
          <w:delText>ی‌</w:delText>
        </w:r>
        <w:r w:rsidRPr="002A350E" w:rsidDel="006A1F1D">
          <w:rPr>
            <w:rFonts w:ascii="B Lotus" w:eastAsia="Calibri" w:hAnsi="B Lotus" w:cs="B Lotus" w:hint="eastAsia"/>
            <w:sz w:val="24"/>
            <w:szCs w:val="24"/>
            <w:rtl/>
          </w:rPr>
          <w:delText>کند</w:delText>
        </w:r>
      </w:del>
      <w:ins w:id="4662"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r w:rsidRPr="002A350E">
        <w:rPr>
          <w:rFonts w:ascii="B Lotus" w:eastAsia="Calibri" w:hAnsi="B Lotus" w:cs="B Lotus"/>
          <w:sz w:val="24"/>
          <w:szCs w:val="24"/>
          <w:rtl/>
        </w:rPr>
        <w:t xml:space="preserve"> که 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sz w:val="24"/>
          <w:szCs w:val="24"/>
          <w:rtl/>
        </w:rPr>
        <w:t xml:space="preserve"> منزل</w:t>
      </w:r>
      <w:ins w:id="4663" w:author="Mehrnazi Boojari" w:date="2019-01-10T23:19:00Z">
        <w:r w:rsidR="00F940F9">
          <w:rPr>
            <w:rFonts w:ascii="B Lotus" w:eastAsia="Calibri" w:hAnsi="B Lotus" w:cs="B Nazanin" w:hint="cs"/>
            <w:sz w:val="24"/>
            <w:szCs w:val="24"/>
            <w:rtl/>
          </w:rPr>
          <w:t>‌</w:t>
        </w:r>
      </w:ins>
      <w:del w:id="4664" w:author="Mehrnazi Boojari" w:date="2019-01-10T23:19:00Z">
        <w:r w:rsidRPr="002A350E" w:rsidDel="00F940F9">
          <w:rPr>
            <w:rFonts w:ascii="B Lotus" w:eastAsia="Calibri" w:hAnsi="B Lotus" w:cs="B Lotus"/>
            <w:sz w:val="24"/>
            <w:szCs w:val="24"/>
            <w:rtl/>
          </w:rPr>
          <w:delText>،</w:delText>
        </w:r>
      </w:del>
      <w:r w:rsidRPr="002A350E">
        <w:rPr>
          <w:rFonts w:ascii="B Lotus" w:eastAsia="Calibri" w:hAnsi="B Lotus" w:cs="B Lotus"/>
          <w:sz w:val="24"/>
          <w:szCs w:val="24"/>
          <w:rtl/>
        </w:rPr>
        <w:t xml:space="preserve"> با توجه به رفت و آمدها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ز</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اد</w:t>
      </w:r>
      <w:ins w:id="4665" w:author="Mehrnazi Boojari" w:date="2019-01-10T23:19:00Z">
        <w:r w:rsidR="00F940F9">
          <w:rPr>
            <w:rFonts w:ascii="B Lotus" w:eastAsia="Calibri" w:hAnsi="B Lotus" w:cs="B Nazanin" w:hint="cs"/>
            <w:sz w:val="24"/>
            <w:szCs w:val="24"/>
            <w:rtl/>
          </w:rPr>
          <w:t>‌</w:t>
        </w:r>
        <w:r w:rsidR="00F940F9">
          <w:rPr>
            <w:rFonts w:ascii="B Lotus" w:eastAsia="Calibri" w:hAnsi="B Lotus" w:cs="B Lotus" w:hint="cs"/>
            <w:sz w:val="24"/>
            <w:szCs w:val="24"/>
            <w:rtl/>
          </w:rPr>
          <w:t>ْ</w:t>
        </w:r>
      </w:ins>
      <w:del w:id="4666" w:author="Mehrnazi Boojari" w:date="2019-01-10T23:19:00Z">
        <w:r w:rsidRPr="002A350E" w:rsidDel="00F940F9">
          <w:rPr>
            <w:rFonts w:ascii="B Lotus" w:eastAsia="Calibri" w:hAnsi="B Lotus" w:cs="B Lotus" w:hint="eastAsia"/>
            <w:sz w:val="24"/>
            <w:szCs w:val="24"/>
            <w:rtl/>
          </w:rPr>
          <w:delText>،</w:delText>
        </w:r>
      </w:del>
      <w:r w:rsidRPr="002A350E">
        <w:rPr>
          <w:rFonts w:ascii="B Lotus" w:eastAsia="Calibri" w:hAnsi="B Lotus" w:cs="B Lotus"/>
          <w:sz w:val="24"/>
          <w:szCs w:val="24"/>
          <w:rtl/>
        </w:rPr>
        <w:t xml:space="preserve"> کوچک است</w:t>
      </w:r>
      <w:del w:id="4667" w:author="Mehrnazi Boojari" w:date="2019-01-10T23:19:00Z">
        <w:r w:rsidRPr="002A350E" w:rsidDel="00F940F9">
          <w:rPr>
            <w:rFonts w:ascii="B Lotus" w:eastAsia="Calibri" w:hAnsi="B Lotus" w:cs="B Lotus"/>
            <w:sz w:val="24"/>
            <w:szCs w:val="24"/>
            <w:rtl/>
          </w:rPr>
          <w:delText>، هم</w:delText>
        </w:r>
      </w:del>
      <w:ins w:id="4668" w:author="Mehrnazi Boojari" w:date="2019-01-10T23:19:00Z">
        <w:r w:rsidR="00F940F9">
          <w:rPr>
            <w:rFonts w:ascii="B Lotus" w:eastAsia="Calibri" w:hAnsi="B Lotus" w:cs="B Lotus" w:hint="cs"/>
            <w:sz w:val="24"/>
            <w:szCs w:val="24"/>
            <w:rtl/>
          </w:rPr>
          <w:t xml:space="preserve"> و هم</w:t>
        </w:r>
      </w:ins>
      <w:r w:rsidRPr="002A350E">
        <w:rPr>
          <w:rFonts w:ascii="B Lotus" w:eastAsia="Calibri" w:hAnsi="B Lotus" w:cs="B Lotus"/>
          <w:sz w:val="24"/>
          <w:szCs w:val="24"/>
          <w:rtl/>
        </w:rPr>
        <w:t xml:space="preserve"> خود</w:t>
      </w:r>
      <w:ins w:id="4669" w:author="Mehrnazi Boojari" w:date="2019-01-10T23:19:00Z">
        <w:r w:rsidR="00F940F9">
          <w:rPr>
            <w:rFonts w:ascii="B Lotus" w:eastAsia="Calibri" w:hAnsi="B Lotus" w:cs="B Lotus" w:hint="cs"/>
            <w:sz w:val="24"/>
            <w:szCs w:val="24"/>
            <w:rtl/>
          </w:rPr>
          <w:t>ش</w:t>
        </w:r>
      </w:ins>
      <w:r w:rsidRPr="002A350E">
        <w:rPr>
          <w:rFonts w:ascii="B Lotus" w:eastAsia="Calibri" w:hAnsi="B Lotus" w:cs="B Lotus"/>
          <w:sz w:val="24"/>
          <w:szCs w:val="24"/>
          <w:rtl/>
        </w:rPr>
        <w:t xml:space="preserve"> و خان</w:t>
      </w:r>
      <w:r w:rsidRPr="002A350E">
        <w:rPr>
          <w:rFonts w:ascii="B Lotus" w:eastAsia="Calibri" w:hAnsi="B Lotus" w:cs="B Lotus" w:hint="eastAsia"/>
          <w:sz w:val="24"/>
          <w:szCs w:val="24"/>
          <w:rtl/>
        </w:rPr>
        <w:t>واده‌اش</w:t>
      </w:r>
      <w:r w:rsidRPr="002A350E">
        <w:rPr>
          <w:rFonts w:ascii="B Lotus" w:eastAsia="Calibri" w:hAnsi="B Lotus" w:cs="B Lotus"/>
          <w:sz w:val="24"/>
          <w:szCs w:val="24"/>
          <w:rtl/>
        </w:rPr>
        <w:t xml:space="preserve"> و هم م</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همانان</w:t>
      </w:r>
      <w:r w:rsidRPr="002A350E">
        <w:rPr>
          <w:rFonts w:ascii="B Lotus" w:eastAsia="Calibri" w:hAnsi="B Lotus" w:cs="B Lotus"/>
          <w:sz w:val="24"/>
          <w:szCs w:val="24"/>
          <w:rtl/>
        </w:rPr>
        <w:t xml:space="preserve"> در ناراحت</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و فشارند. در ا</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del w:id="4670" w:author="Mehrnazi Boojari" w:date="2019-01-10T23:20:00Z">
        <w:r w:rsidRPr="002A350E" w:rsidDel="00F940F9">
          <w:rPr>
            <w:rFonts w:ascii="B Lotus" w:eastAsia="Calibri" w:hAnsi="B Lotus" w:cs="B Lotus" w:hint="eastAsia"/>
            <w:sz w:val="24"/>
            <w:szCs w:val="24"/>
            <w:rtl/>
          </w:rPr>
          <w:delText>‌</w:delText>
        </w:r>
      </w:del>
      <w:r w:rsidRPr="002A350E">
        <w:rPr>
          <w:rFonts w:ascii="B Lotus" w:eastAsia="Calibri" w:hAnsi="B Lotus" w:cs="B Lotus" w:hint="eastAsia"/>
          <w:sz w:val="24"/>
          <w:szCs w:val="24"/>
          <w:rtl/>
        </w:rPr>
        <w:t>جا</w:t>
      </w:r>
      <w:r w:rsidRPr="002A350E">
        <w:rPr>
          <w:rFonts w:ascii="B Lotus" w:eastAsia="Calibri" w:hAnsi="B Lotus" w:cs="B Lotus"/>
          <w:sz w:val="24"/>
          <w:szCs w:val="24"/>
          <w:rtl/>
        </w:rPr>
        <w:t xml:space="preserve"> داشتن خانه بزرگ‌تر را در شأن چن</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sz w:val="24"/>
          <w:szCs w:val="24"/>
          <w:rtl/>
        </w:rPr>
        <w:t xml:space="preserve"> شخص</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است، اما فرد د</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گر</w:t>
      </w:r>
      <w:r w:rsidRPr="002A350E">
        <w:rPr>
          <w:rFonts w:ascii="B Lotus" w:eastAsia="Calibri" w:hAnsi="B Lotus" w:cs="B Lotus" w:hint="cs"/>
          <w:sz w:val="24"/>
          <w:szCs w:val="24"/>
          <w:rtl/>
        </w:rPr>
        <w:t>ی</w:t>
      </w:r>
      <w:del w:id="4671" w:author="Mehrnazi Boojari" w:date="2019-01-10T23:20:00Z">
        <w:r w:rsidRPr="002A350E" w:rsidDel="00F940F9">
          <w:rPr>
            <w:rFonts w:ascii="B Lotus" w:eastAsia="Calibri" w:hAnsi="B Lotus" w:cs="B Lotus" w:hint="eastAsia"/>
            <w:sz w:val="24"/>
            <w:szCs w:val="24"/>
            <w:rtl/>
          </w:rPr>
          <w:delText>،</w:delText>
        </w:r>
      </w:del>
      <w:del w:id="4672" w:author="Mehrnazi Boojari" w:date="2019-01-07T09:58:00Z">
        <w:r w:rsidRPr="002A350E" w:rsidDel="00A31D6F">
          <w:rPr>
            <w:rFonts w:ascii="B Lotus" w:eastAsia="Calibri" w:hAnsi="B Lotus" w:cs="B Lotus"/>
            <w:sz w:val="24"/>
            <w:szCs w:val="24"/>
            <w:rtl/>
          </w:rPr>
          <w:delText xml:space="preserve"> ‌ </w:delText>
        </w:r>
      </w:del>
      <w:ins w:id="4673" w:author="Mehrnazi Boojari" w:date="2019-01-07T09:58:00Z">
        <w:r w:rsidR="00A31D6F">
          <w:rPr>
            <w:rFonts w:ascii="B Lotus" w:eastAsia="Calibri" w:hAnsi="B Lotus" w:cs="B Lotus"/>
            <w:sz w:val="24"/>
            <w:szCs w:val="24"/>
            <w:rtl/>
          </w:rPr>
          <w:t xml:space="preserve"> </w:t>
        </w:r>
      </w:ins>
      <w:r w:rsidRPr="002A350E">
        <w:rPr>
          <w:rFonts w:ascii="B Lotus" w:eastAsia="Calibri" w:hAnsi="B Lotus" w:cs="B Lotus"/>
          <w:sz w:val="24"/>
          <w:szCs w:val="24"/>
          <w:rtl/>
        </w:rPr>
        <w:t>دارا</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زندگ</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و منزل مساو</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با هم</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ن</w:t>
      </w:r>
      <w:r w:rsidRPr="002A350E">
        <w:rPr>
          <w:rFonts w:ascii="B Lotus" w:eastAsia="Calibri" w:hAnsi="B Lotus" w:cs="B Lotus"/>
          <w:sz w:val="24"/>
          <w:szCs w:val="24"/>
          <w:rtl/>
        </w:rPr>
        <w:t xml:space="preserve"> شخص است، اما رفت و آمد کم</w:t>
      </w:r>
      <w:del w:id="4674" w:author="Mehrnazi Boojari" w:date="2019-01-09T00:02:00Z">
        <w:r w:rsidRPr="002A350E" w:rsidDel="00756134">
          <w:rPr>
            <w:rFonts w:ascii="B Lotus" w:eastAsia="Calibri" w:hAnsi="B Lotus" w:cs="B Lotus"/>
            <w:sz w:val="24"/>
            <w:szCs w:val="24"/>
            <w:rtl/>
          </w:rPr>
          <w:delText>‌</w:delText>
        </w:r>
      </w:del>
      <w:r w:rsidRPr="002A350E">
        <w:rPr>
          <w:rFonts w:ascii="B Lotus" w:eastAsia="Calibri" w:hAnsi="B Lotus" w:cs="B Lotus"/>
          <w:sz w:val="24"/>
          <w:szCs w:val="24"/>
          <w:rtl/>
        </w:rPr>
        <w:t>تر</w:t>
      </w:r>
      <w:r w:rsidRPr="002A350E">
        <w:rPr>
          <w:rFonts w:ascii="B Lotus" w:eastAsia="Calibri" w:hAnsi="B Lotus" w:cs="B Lotus" w:hint="cs"/>
          <w:sz w:val="24"/>
          <w:szCs w:val="24"/>
          <w:rtl/>
        </w:rPr>
        <w:t>ی</w:t>
      </w:r>
      <w:r w:rsidRPr="002A350E">
        <w:rPr>
          <w:rFonts w:ascii="B Lotus" w:eastAsia="Calibri" w:hAnsi="B Lotus" w:cs="B Lotus"/>
          <w:sz w:val="24"/>
          <w:szCs w:val="24"/>
          <w:rtl/>
        </w:rPr>
        <w:t xml:space="preserve"> دارد و تنها خر</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د</w:t>
      </w:r>
      <w:r w:rsidRPr="002A350E">
        <w:rPr>
          <w:rFonts w:ascii="B Lotus" w:eastAsia="Calibri" w:hAnsi="B Lotus" w:cs="B Lotus"/>
          <w:sz w:val="24"/>
          <w:szCs w:val="24"/>
          <w:rtl/>
        </w:rPr>
        <w:t xml:space="preserve"> خانه بزرگ</w:t>
      </w:r>
      <w:ins w:id="4675" w:author="Mehrnazi Boojari" w:date="2019-01-10T23:20:00Z">
        <w:r w:rsidR="00F940F9">
          <w:rPr>
            <w:rFonts w:ascii="B Lotus" w:eastAsia="Calibri" w:hAnsi="B Lotus" w:cs="B Nazanin" w:hint="cs"/>
            <w:sz w:val="24"/>
            <w:szCs w:val="24"/>
            <w:rtl/>
          </w:rPr>
          <w:t>‌</w:t>
        </w:r>
      </w:ins>
      <w:del w:id="4676" w:author="Mehrnazi Boojari" w:date="2019-01-10T23:20:00Z">
        <w:r w:rsidRPr="002A350E" w:rsidDel="00F940F9">
          <w:rPr>
            <w:rFonts w:ascii="B Lotus" w:eastAsia="Calibri" w:hAnsi="B Lotus" w:cs="B Lotus"/>
            <w:sz w:val="24"/>
            <w:szCs w:val="24"/>
            <w:rtl/>
          </w:rPr>
          <w:delText>‌</w:delText>
        </w:r>
      </w:del>
      <w:r w:rsidRPr="002A350E">
        <w:rPr>
          <w:rFonts w:ascii="B Lotus" w:eastAsia="Calibri" w:hAnsi="B Lotus" w:cs="B Lotus"/>
          <w:sz w:val="24"/>
          <w:szCs w:val="24"/>
          <w:rtl/>
        </w:rPr>
        <w:t>تر به</w:t>
      </w:r>
      <w:ins w:id="4677" w:author="Mehrnazi Boojari" w:date="2019-01-09T00:02:00Z">
        <w:r w:rsidR="00756134">
          <w:rPr>
            <w:rFonts w:ascii="B Lotus" w:eastAsia="Calibri" w:hAnsi="B Lotus" w:cs="B Nazanin" w:hint="cs"/>
            <w:sz w:val="24"/>
            <w:szCs w:val="24"/>
            <w:rtl/>
          </w:rPr>
          <w:t>‌</w:t>
        </w:r>
      </w:ins>
      <w:del w:id="4678" w:author="Mehrnazi Boojari" w:date="2019-01-09T00:02:00Z">
        <w:r w:rsidRPr="002A350E" w:rsidDel="00756134">
          <w:rPr>
            <w:rFonts w:ascii="B Lotus" w:eastAsia="Calibri" w:hAnsi="B Lotus" w:cs="B Lotus"/>
            <w:sz w:val="24"/>
            <w:szCs w:val="24"/>
            <w:rtl/>
          </w:rPr>
          <w:delText xml:space="preserve"> </w:delText>
        </w:r>
      </w:del>
      <w:r w:rsidRPr="002A350E">
        <w:rPr>
          <w:rFonts w:ascii="B Lotus" w:eastAsia="Calibri" w:hAnsi="B Lotus" w:cs="B Lotus"/>
          <w:sz w:val="24"/>
          <w:szCs w:val="24"/>
          <w:rtl/>
        </w:rPr>
        <w:t>سبب فخر فروش</w:t>
      </w:r>
      <w:r w:rsidRPr="002A350E">
        <w:rPr>
          <w:rFonts w:ascii="B Lotus" w:eastAsia="Calibri" w:hAnsi="B Lotus" w:cs="B Lotus" w:hint="cs"/>
          <w:sz w:val="24"/>
          <w:szCs w:val="24"/>
          <w:rtl/>
        </w:rPr>
        <w:t>ی</w:t>
      </w:r>
      <w:del w:id="4679" w:author="Mehrnazi Boojari" w:date="2019-01-07T09:47:00Z">
        <w:r w:rsidRPr="002A350E" w:rsidDel="006F7CCF">
          <w:rPr>
            <w:rFonts w:ascii="B Lotus" w:eastAsia="Calibri" w:hAnsi="B Lotus" w:cs="B Lotus"/>
            <w:sz w:val="24"/>
            <w:szCs w:val="24"/>
            <w:rtl/>
          </w:rPr>
          <w:delText xml:space="preserve"> ،</w:delText>
        </w:r>
      </w:del>
      <w:ins w:id="4680" w:author="Mehrnazi Boojari" w:date="2019-01-07T09:47:00Z">
        <w:r w:rsidR="006F7CCF">
          <w:rPr>
            <w:rFonts w:ascii="B Lotus" w:eastAsia="Calibri" w:hAnsi="B Lotus" w:cs="B Lotus"/>
            <w:sz w:val="24"/>
            <w:szCs w:val="24"/>
            <w:rtl/>
          </w:rPr>
          <w:t>،</w:t>
        </w:r>
      </w:ins>
      <w:r w:rsidRPr="002A350E">
        <w:rPr>
          <w:rFonts w:ascii="B Lotus" w:eastAsia="Calibri" w:hAnsi="B Lotus" w:cs="B Lotus"/>
          <w:sz w:val="24"/>
          <w:szCs w:val="24"/>
          <w:rtl/>
        </w:rPr>
        <w:t xml:space="preserve"> چشم و هم‌چشم</w:t>
      </w:r>
      <w:r w:rsidRPr="002A350E">
        <w:rPr>
          <w:rFonts w:ascii="B Lotus" w:eastAsia="Calibri" w:hAnsi="B Lotus" w:cs="B Lotus" w:hint="cs"/>
          <w:sz w:val="24"/>
          <w:szCs w:val="24"/>
          <w:rtl/>
        </w:rPr>
        <w:t>ی</w:t>
      </w:r>
      <w:ins w:id="4681" w:author="Mehrnazi Boojari" w:date="2019-01-09T00:02:00Z">
        <w:r w:rsidR="00756134">
          <w:rPr>
            <w:rFonts w:ascii="B Lotus" w:eastAsia="Calibri" w:hAnsi="B Lotus" w:cs="B Nazanin" w:hint="cs"/>
            <w:sz w:val="24"/>
            <w:szCs w:val="24"/>
            <w:rtl/>
          </w:rPr>
          <w:t>‌</w:t>
        </w:r>
      </w:ins>
      <w:del w:id="4682" w:author="Mehrnazi Boojari" w:date="2019-01-09T00:02:00Z">
        <w:r w:rsidRPr="002A350E" w:rsidDel="00756134">
          <w:rPr>
            <w:rFonts w:ascii="B Lotus" w:eastAsia="Calibri" w:hAnsi="B Lotus" w:cs="B Lotus" w:hint="eastAsia"/>
            <w:sz w:val="24"/>
            <w:szCs w:val="24"/>
            <w:rtl/>
          </w:rPr>
          <w:delText>،</w:delText>
        </w:r>
      </w:del>
      <w:r w:rsidRPr="002A350E">
        <w:rPr>
          <w:rFonts w:ascii="B Lotus" w:eastAsia="Calibri" w:hAnsi="B Lotus" w:cs="B Lotus"/>
          <w:sz w:val="24"/>
          <w:szCs w:val="24"/>
          <w:rtl/>
        </w:rPr>
        <w:t xml:space="preserve"> و</w:t>
      </w:r>
      <w:ins w:id="4683" w:author="Mehrnazi Boojari" w:date="2019-01-09T00:02:00Z">
        <w:r w:rsidR="00756134">
          <w:rPr>
            <w:rFonts w:ascii="B Lotus" w:eastAsia="Calibri" w:hAnsi="B Lotus" w:cs="B Lotus" w:hint="cs"/>
            <w:sz w:val="24"/>
            <w:szCs w:val="24"/>
            <w:rtl/>
          </w:rPr>
          <w:t xml:space="preserve"> </w:t>
        </w:r>
      </w:ins>
      <w:r w:rsidRPr="002A350E">
        <w:rPr>
          <w:rFonts w:ascii="B Lotus" w:eastAsia="Calibri" w:hAnsi="B Lotus" w:cs="B Lotus"/>
          <w:sz w:val="24"/>
          <w:szCs w:val="24"/>
          <w:rtl/>
        </w:rPr>
        <w:t>... است. در ا</w:t>
      </w:r>
      <w:r w:rsidRPr="002A350E">
        <w:rPr>
          <w:rFonts w:ascii="B Lotus" w:eastAsia="Calibri" w:hAnsi="B Lotus" w:cs="B Lotus" w:hint="cs"/>
          <w:sz w:val="24"/>
          <w:szCs w:val="24"/>
          <w:rtl/>
        </w:rPr>
        <w:t>ی</w:t>
      </w:r>
      <w:r w:rsidRPr="002A350E">
        <w:rPr>
          <w:rFonts w:ascii="B Lotus" w:eastAsia="Calibri" w:hAnsi="B Lotus" w:cs="B Lotus"/>
          <w:sz w:val="24"/>
          <w:szCs w:val="24"/>
          <w:rtl/>
        </w:rPr>
        <w:t>ن‌گونه موارد نه</w:t>
      </w:r>
      <w:ins w:id="4684" w:author="Mehrnazi Boojari" w:date="2019-01-09T00:02:00Z">
        <w:r w:rsidR="00756134">
          <w:rPr>
            <w:rFonts w:ascii="B Lotus" w:eastAsia="Calibri" w:hAnsi="B Lotus" w:cs="B Nazanin" w:hint="cs"/>
            <w:sz w:val="24"/>
            <w:szCs w:val="24"/>
            <w:rtl/>
          </w:rPr>
          <w:t>‌</w:t>
        </w:r>
      </w:ins>
      <w:del w:id="4685" w:author="Mehrnazi Boojari" w:date="2019-01-09T00:02:00Z">
        <w:r w:rsidRPr="002A350E" w:rsidDel="00756134">
          <w:rPr>
            <w:rFonts w:ascii="B Lotus" w:eastAsia="Calibri" w:hAnsi="B Lotus" w:cs="B Lotus"/>
            <w:sz w:val="24"/>
            <w:szCs w:val="24"/>
            <w:rtl/>
          </w:rPr>
          <w:delText xml:space="preserve"> </w:delText>
        </w:r>
      </w:del>
      <w:r w:rsidRPr="002A350E">
        <w:rPr>
          <w:rFonts w:ascii="B Lotus" w:eastAsia="Calibri" w:hAnsi="B Lotus" w:cs="B Lotus"/>
          <w:sz w:val="24"/>
          <w:szCs w:val="24"/>
          <w:rtl/>
        </w:rPr>
        <w:t>تنها اسلام بر منزل وس</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ع‌تر</w:t>
      </w:r>
      <w:r w:rsidRPr="002A350E">
        <w:rPr>
          <w:rFonts w:ascii="B Lotus" w:eastAsia="Calibri" w:hAnsi="B Lotus" w:cs="B Lotus"/>
          <w:sz w:val="24"/>
          <w:szCs w:val="24"/>
          <w:rtl/>
        </w:rPr>
        <w:t xml:space="preserve"> تأک</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د</w:t>
      </w:r>
      <w:r w:rsidRPr="002A350E">
        <w:rPr>
          <w:rFonts w:ascii="B Lotus" w:eastAsia="Calibri" w:hAnsi="B Lotus" w:cs="B Lotus"/>
          <w:sz w:val="24"/>
          <w:szCs w:val="24"/>
          <w:rtl/>
        </w:rPr>
        <w:t xml:space="preserve"> نم</w:t>
      </w:r>
      <w:r w:rsidRPr="002A350E">
        <w:rPr>
          <w:rFonts w:ascii="B Lotus" w:eastAsia="Calibri" w:hAnsi="B Lotus" w:cs="B Lotus" w:hint="cs"/>
          <w:sz w:val="24"/>
          <w:szCs w:val="24"/>
          <w:rtl/>
        </w:rPr>
        <w:t>ی‌</w:t>
      </w:r>
      <w:del w:id="4686" w:author="Mehrnazi Boojari" w:date="2019-01-08T01:31:00Z">
        <w:r w:rsidRPr="002A350E" w:rsidDel="00952B49">
          <w:rPr>
            <w:rFonts w:ascii="B Lotus" w:eastAsia="Calibri" w:hAnsi="B Lotus" w:cs="B Lotus" w:hint="eastAsia"/>
            <w:sz w:val="24"/>
            <w:szCs w:val="24"/>
            <w:rtl/>
          </w:rPr>
          <w:delText>نما</w:delText>
        </w:r>
        <w:r w:rsidRPr="002A350E" w:rsidDel="00952B49">
          <w:rPr>
            <w:rFonts w:ascii="B Lotus" w:eastAsia="Calibri" w:hAnsi="B Lotus" w:cs="B Lotus" w:hint="cs"/>
            <w:sz w:val="24"/>
            <w:szCs w:val="24"/>
            <w:rtl/>
          </w:rPr>
          <w:delText>ی</w:delText>
        </w:r>
        <w:r w:rsidRPr="002A350E" w:rsidDel="00952B49">
          <w:rPr>
            <w:rFonts w:ascii="B Lotus" w:eastAsia="Calibri" w:hAnsi="B Lotus" w:cs="B Lotus" w:hint="eastAsia"/>
            <w:sz w:val="24"/>
            <w:szCs w:val="24"/>
            <w:rtl/>
          </w:rPr>
          <w:delText>د</w:delText>
        </w:r>
      </w:del>
      <w:ins w:id="4687" w:author="Mehrnazi Boojari" w:date="2019-01-08T01:31:00Z">
        <w:r w:rsidR="00952B49">
          <w:rPr>
            <w:rFonts w:ascii="B Lotus" w:eastAsia="Calibri" w:hAnsi="B Lotus" w:cs="B Lotus" w:hint="eastAsia"/>
            <w:sz w:val="24"/>
            <w:szCs w:val="24"/>
            <w:rtl/>
          </w:rPr>
          <w:t>کند</w:t>
        </w:r>
      </w:ins>
      <w:r w:rsidRPr="002A350E">
        <w:rPr>
          <w:rFonts w:ascii="B Lotus" w:eastAsia="Calibri" w:hAnsi="B Lotus" w:cs="B Lotus" w:hint="eastAsia"/>
          <w:sz w:val="24"/>
          <w:szCs w:val="24"/>
          <w:rtl/>
        </w:rPr>
        <w:t>،</w:t>
      </w:r>
      <w:r w:rsidRPr="002A350E">
        <w:rPr>
          <w:rFonts w:ascii="B Lotus" w:eastAsia="Calibri" w:hAnsi="B Lotus" w:cs="B Lotus"/>
          <w:sz w:val="24"/>
          <w:szCs w:val="24"/>
          <w:rtl/>
        </w:rPr>
        <w:t xml:space="preserve"> بلکه آن‌ را تقب</w:t>
      </w:r>
      <w:r w:rsidRPr="002A350E">
        <w:rPr>
          <w:rFonts w:ascii="B Lotus" w:eastAsia="Calibri" w:hAnsi="B Lotus" w:cs="B Lotus" w:hint="cs"/>
          <w:sz w:val="24"/>
          <w:szCs w:val="24"/>
          <w:rtl/>
        </w:rPr>
        <w:t>ی</w:t>
      </w:r>
      <w:r w:rsidRPr="002A350E">
        <w:rPr>
          <w:rFonts w:ascii="B Lotus" w:eastAsia="Calibri" w:hAnsi="B Lotus" w:cs="B Lotus" w:hint="eastAsia"/>
          <w:sz w:val="24"/>
          <w:szCs w:val="24"/>
          <w:rtl/>
        </w:rPr>
        <w:t>ح</w:t>
      </w:r>
      <w:r w:rsidRPr="002A350E">
        <w:rPr>
          <w:rFonts w:ascii="B Lotus" w:eastAsia="Calibri" w:hAnsi="B Lotus" w:cs="B Lotus"/>
          <w:sz w:val="24"/>
          <w:szCs w:val="24"/>
          <w:rtl/>
        </w:rPr>
        <w:t xml:space="preserve"> </w:t>
      </w:r>
      <w:del w:id="4688" w:author="Mehrnazi Boojari" w:date="2019-01-07T10:52:00Z">
        <w:r w:rsidRPr="002A350E" w:rsidDel="006A1F1D">
          <w:rPr>
            <w:rFonts w:ascii="B Lotus" w:eastAsia="Calibri" w:hAnsi="B Lotus" w:cs="B Lotus"/>
            <w:sz w:val="24"/>
            <w:szCs w:val="24"/>
            <w:rtl/>
          </w:rPr>
          <w:delText>م</w:delText>
        </w:r>
        <w:r w:rsidRPr="002A350E" w:rsidDel="006A1F1D">
          <w:rPr>
            <w:rFonts w:ascii="B Lotus" w:eastAsia="Calibri" w:hAnsi="B Lotus" w:cs="B Lotus" w:hint="cs"/>
            <w:sz w:val="24"/>
            <w:szCs w:val="24"/>
            <w:rtl/>
          </w:rPr>
          <w:delText>ی‌</w:delText>
        </w:r>
        <w:r w:rsidRPr="002A350E" w:rsidDel="006A1F1D">
          <w:rPr>
            <w:rFonts w:ascii="B Lotus" w:eastAsia="Calibri" w:hAnsi="B Lotus" w:cs="B Lotus" w:hint="eastAsia"/>
            <w:sz w:val="24"/>
            <w:szCs w:val="24"/>
            <w:rtl/>
          </w:rPr>
          <w:delText>کند</w:delText>
        </w:r>
      </w:del>
      <w:ins w:id="4689"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r w:rsidRPr="002A350E">
        <w:rPr>
          <w:rFonts w:ascii="B Lotus" w:eastAsia="Calibri" w:hAnsi="B Lotus" w:cs="B Lotus"/>
          <w:sz w:val="24"/>
          <w:szCs w:val="24"/>
        </w:rPr>
        <w:t>.</w:t>
      </w:r>
    </w:p>
    <w:p w14:paraId="57F0798B" w14:textId="77777777" w:rsidR="00A06196" w:rsidRPr="005A0AF7" w:rsidRDefault="00A06196" w:rsidP="00991B8E">
      <w:pPr>
        <w:pStyle w:val="Heading4"/>
        <w:rPr>
          <w:rtl/>
        </w:rPr>
      </w:pPr>
      <w:bookmarkStart w:id="4690" w:name="_Toc533781192"/>
      <w:bookmarkStart w:id="4691" w:name="_Toc533782148"/>
      <w:r w:rsidRPr="005A0AF7">
        <w:rPr>
          <w:rFonts w:hint="cs"/>
          <w:rtl/>
        </w:rPr>
        <w:lastRenderedPageBreak/>
        <w:t>جمع</w:t>
      </w:r>
      <w:ins w:id="4692" w:author="Mehrnazi Boojari" w:date="2019-01-10T23:20:00Z">
        <w:r w:rsidR="00F940F9">
          <w:rPr>
            <w:rFonts w:hint="cs"/>
            <w:rtl/>
          </w:rPr>
          <w:t>‌</w:t>
        </w:r>
      </w:ins>
      <w:del w:id="4693" w:author="Mehrnazi Boojari" w:date="2019-01-07T10:01:00Z">
        <w:r w:rsidRPr="005A0AF7" w:rsidDel="00A31D6F">
          <w:rPr>
            <w:rFonts w:hint="cs"/>
            <w:rtl/>
          </w:rPr>
          <w:delText xml:space="preserve"> بندی </w:delText>
        </w:r>
      </w:del>
      <w:ins w:id="4694" w:author="Mehrnazi Boojari" w:date="2019-01-07T10:01:00Z">
        <w:r w:rsidR="00A31D6F">
          <w:rPr>
            <w:rFonts w:hint="cs"/>
            <w:rtl/>
          </w:rPr>
          <w:t xml:space="preserve">‌بندی </w:t>
        </w:r>
      </w:ins>
      <w:r w:rsidRPr="005A0AF7">
        <w:rPr>
          <w:rFonts w:hint="cs"/>
          <w:rtl/>
        </w:rPr>
        <w:t>شاخص</w:t>
      </w:r>
      <w:del w:id="4695" w:author="Mehrnazi Boojari" w:date="2019-01-07T09:46:00Z">
        <w:r w:rsidRPr="005A0AF7" w:rsidDel="006F7CCF">
          <w:rPr>
            <w:rFonts w:hint="cs"/>
            <w:rtl/>
          </w:rPr>
          <w:delText xml:space="preserve"> های </w:delText>
        </w:r>
      </w:del>
      <w:ins w:id="4696" w:author="Mehrnazi Boojari" w:date="2019-01-07T09:46:00Z">
        <w:r w:rsidR="006F7CCF">
          <w:rPr>
            <w:rFonts w:hint="cs"/>
            <w:rtl/>
          </w:rPr>
          <w:t xml:space="preserve">‌های </w:t>
        </w:r>
      </w:ins>
      <w:r w:rsidRPr="005A0AF7">
        <w:rPr>
          <w:rFonts w:hint="cs"/>
          <w:rtl/>
        </w:rPr>
        <w:t>مسکن روستایی در مبانی نظری و مطالعات پژوهشی</w:t>
      </w:r>
      <w:bookmarkEnd w:id="4690"/>
      <w:bookmarkEnd w:id="4691"/>
    </w:p>
    <w:p w14:paraId="3F73A8BB" w14:textId="77777777" w:rsidR="00AF55ED" w:rsidRDefault="00A06196" w:rsidP="003506B4">
      <w:pPr>
        <w:bidi/>
        <w:ind w:firstLine="288"/>
        <w:jc w:val="both"/>
        <w:rPr>
          <w:rFonts w:ascii="B Lotus" w:eastAsia="Calibri" w:hAnsi="B Lotus" w:cs="B Lotus"/>
          <w:sz w:val="24"/>
          <w:szCs w:val="24"/>
          <w:rtl/>
          <w:lang w:bidi="fa-IR"/>
        </w:rPr>
      </w:pPr>
      <w:r w:rsidRPr="00AF55ED">
        <w:rPr>
          <w:rFonts w:ascii="B Lotus" w:eastAsia="Calibri" w:hAnsi="B Lotus" w:cs="B Lotus" w:hint="cs"/>
          <w:sz w:val="24"/>
          <w:szCs w:val="24"/>
          <w:rtl/>
          <w:lang w:bidi="fa-IR"/>
        </w:rPr>
        <w:t>با توجه به اهمیت مسکن در جامعه و نقش آن در برنامه</w:t>
      </w:r>
      <w:ins w:id="4697" w:author="Mehrnazi Boojari" w:date="2019-01-10T23:21:00Z">
        <w:r w:rsidR="002428E2">
          <w:rPr>
            <w:rFonts w:ascii="B Lotus" w:eastAsia="Calibri" w:hAnsi="B Lotus" w:cs="B Nazanin" w:hint="cs"/>
            <w:sz w:val="24"/>
            <w:szCs w:val="24"/>
            <w:rtl/>
            <w:lang w:bidi="fa-IR"/>
          </w:rPr>
          <w:t>‌</w:t>
        </w:r>
      </w:ins>
      <w:del w:id="4698" w:author="Mehrnazi Boojari" w:date="2019-01-10T23:21:00Z">
        <w:r w:rsidRPr="00AF55ED" w:rsidDel="002428E2">
          <w:rPr>
            <w:rFonts w:ascii="B Lotus" w:eastAsia="Calibri" w:hAnsi="B Lotus" w:cs="B Lotus" w:hint="cs"/>
            <w:sz w:val="24"/>
            <w:szCs w:val="24"/>
            <w:rtl/>
            <w:lang w:bidi="fa-IR"/>
          </w:rPr>
          <w:delText xml:space="preserve"> </w:delText>
        </w:r>
      </w:del>
      <w:r w:rsidRPr="00AF55ED">
        <w:rPr>
          <w:rFonts w:ascii="B Lotus" w:eastAsia="Calibri" w:hAnsi="B Lotus" w:cs="B Lotus" w:hint="cs"/>
          <w:sz w:val="24"/>
          <w:szCs w:val="24"/>
          <w:rtl/>
          <w:lang w:bidi="fa-IR"/>
        </w:rPr>
        <w:t>ریزی</w:t>
      </w:r>
      <w:del w:id="4699" w:author="Mehrnazi Boojari" w:date="2019-01-07T09:46:00Z">
        <w:r w:rsidRPr="00AF55ED" w:rsidDel="006F7CCF">
          <w:rPr>
            <w:rFonts w:ascii="B Lotus" w:eastAsia="Calibri" w:hAnsi="B Lotus" w:cs="B Lotus" w:hint="cs"/>
            <w:sz w:val="24"/>
            <w:szCs w:val="24"/>
            <w:rtl/>
            <w:lang w:bidi="fa-IR"/>
          </w:rPr>
          <w:delText xml:space="preserve"> های </w:delText>
        </w:r>
      </w:del>
      <w:ins w:id="4700" w:author="Mehrnazi Boojari" w:date="2019-01-07T09:46:00Z">
        <w:r w:rsidR="006F7CCF">
          <w:rPr>
            <w:rFonts w:ascii="B Lotus" w:eastAsia="Calibri" w:hAnsi="B Lotus" w:cs="B Lotus" w:hint="cs"/>
            <w:sz w:val="24"/>
            <w:szCs w:val="24"/>
            <w:rtl/>
            <w:lang w:bidi="fa-IR"/>
          </w:rPr>
          <w:t xml:space="preserve">‌های </w:t>
        </w:r>
      </w:ins>
      <w:r w:rsidRPr="00AF55ED">
        <w:rPr>
          <w:rFonts w:ascii="B Lotus" w:eastAsia="Calibri" w:hAnsi="B Lotus" w:cs="B Lotus" w:hint="cs"/>
          <w:sz w:val="24"/>
          <w:szCs w:val="24"/>
          <w:rtl/>
          <w:lang w:bidi="fa-IR"/>
        </w:rPr>
        <w:t>کشور تاکنون مطالعاتی زیادی در حوزه شاخص‌گزاری در حوزه مسکن صورت گرفته است</w:t>
      </w:r>
      <w:ins w:id="4701" w:author="Mehrnazi Boojari" w:date="2019-01-10T23:21:00Z">
        <w:r w:rsidR="002428E2">
          <w:rPr>
            <w:rFonts w:ascii="B Lotus" w:eastAsia="Calibri" w:hAnsi="B Lotus" w:cs="B Lotus" w:hint="cs"/>
            <w:sz w:val="24"/>
            <w:szCs w:val="24"/>
            <w:rtl/>
            <w:lang w:bidi="fa-IR"/>
          </w:rPr>
          <w:t>.</w:t>
        </w:r>
      </w:ins>
      <w:r w:rsidRPr="00AF55ED">
        <w:rPr>
          <w:rFonts w:ascii="B Lotus" w:eastAsia="Calibri" w:hAnsi="B Lotus" w:cs="B Lotus" w:hint="cs"/>
          <w:sz w:val="24"/>
          <w:szCs w:val="24"/>
          <w:rtl/>
          <w:lang w:bidi="fa-IR"/>
        </w:rPr>
        <w:t xml:space="preserve"> گردآوری این شاخص</w:t>
      </w:r>
      <w:del w:id="4702" w:author="Mehrnazi Boojari" w:date="2019-01-07T09:45:00Z">
        <w:r w:rsidRPr="00AF55ED" w:rsidDel="006F7CCF">
          <w:rPr>
            <w:rFonts w:ascii="B Lotus" w:eastAsia="Calibri" w:hAnsi="B Lotus" w:cs="B Lotus" w:hint="cs"/>
            <w:sz w:val="24"/>
            <w:szCs w:val="24"/>
            <w:rtl/>
            <w:lang w:bidi="fa-IR"/>
          </w:rPr>
          <w:delText xml:space="preserve"> ها </w:delText>
        </w:r>
      </w:del>
      <w:ins w:id="4703" w:author="Mehrnazi Boojari" w:date="2019-01-07T09:45:00Z">
        <w:r w:rsidR="006F7CCF">
          <w:rPr>
            <w:rFonts w:ascii="B Lotus" w:eastAsia="Calibri" w:hAnsi="B Lotus" w:cs="B Lotus" w:hint="cs"/>
            <w:sz w:val="24"/>
            <w:szCs w:val="24"/>
            <w:rtl/>
            <w:lang w:bidi="fa-IR"/>
          </w:rPr>
          <w:t xml:space="preserve">‌ها </w:t>
        </w:r>
      </w:ins>
      <w:r w:rsidRPr="00AF55ED">
        <w:rPr>
          <w:rFonts w:ascii="B Lotus" w:eastAsia="Calibri" w:hAnsi="B Lotus" w:cs="B Lotus" w:hint="cs"/>
          <w:sz w:val="24"/>
          <w:szCs w:val="24"/>
          <w:rtl/>
          <w:lang w:bidi="fa-IR"/>
        </w:rPr>
        <w:t>در کنار یکدیگر با توجه به نگاه پژوهشی که هر یک از مطالعات داشته</w:t>
      </w:r>
      <w:del w:id="4704" w:author="Mehrnazi Boojari" w:date="2019-01-07T09:47:00Z">
        <w:r w:rsidRPr="00AF55ED" w:rsidDel="006F7CCF">
          <w:rPr>
            <w:rFonts w:ascii="B Lotus" w:eastAsia="Calibri" w:hAnsi="B Lotus" w:cs="B Lotus" w:hint="cs"/>
            <w:sz w:val="24"/>
            <w:szCs w:val="24"/>
            <w:rtl/>
            <w:lang w:bidi="fa-IR"/>
          </w:rPr>
          <w:delText xml:space="preserve"> ،</w:delText>
        </w:r>
      </w:del>
      <w:ins w:id="4705" w:author="Mehrnazi Boojari" w:date="2019-01-07T09:47:00Z">
        <w:r w:rsidR="006F7CCF">
          <w:rPr>
            <w:rFonts w:ascii="B Lotus" w:eastAsia="Calibri" w:hAnsi="B Lotus" w:cs="B Lotus" w:hint="cs"/>
            <w:sz w:val="24"/>
            <w:szCs w:val="24"/>
            <w:rtl/>
            <w:lang w:bidi="fa-IR"/>
          </w:rPr>
          <w:t>،</w:t>
        </w:r>
      </w:ins>
      <w:r w:rsidRPr="00AF55ED">
        <w:rPr>
          <w:rFonts w:ascii="B Lotus" w:eastAsia="Calibri" w:hAnsi="B Lotus" w:cs="B Lotus" w:hint="cs"/>
          <w:sz w:val="24"/>
          <w:szCs w:val="24"/>
          <w:rtl/>
          <w:lang w:bidi="fa-IR"/>
        </w:rPr>
        <w:t xml:space="preserve"> زیاد کار مطلوبی به</w:t>
      </w:r>
      <w:ins w:id="4706" w:author="Mehrnazi Boojari" w:date="2019-01-10T23:21:00Z">
        <w:r w:rsidR="002428E2">
          <w:rPr>
            <w:rFonts w:ascii="B Lotus" w:eastAsia="Calibri" w:hAnsi="B Lotus" w:cs="B Nazanin" w:hint="cs"/>
            <w:sz w:val="24"/>
            <w:szCs w:val="24"/>
            <w:rtl/>
            <w:lang w:bidi="fa-IR"/>
          </w:rPr>
          <w:t>‌</w:t>
        </w:r>
      </w:ins>
      <w:del w:id="4707" w:author="Mehrnazi Boojari" w:date="2019-01-10T23:21:00Z">
        <w:r w:rsidRPr="00AF55ED" w:rsidDel="002428E2">
          <w:rPr>
            <w:rFonts w:ascii="B Lotus" w:eastAsia="Calibri" w:hAnsi="B Lotus" w:cs="B Lotus" w:hint="cs"/>
            <w:sz w:val="24"/>
            <w:szCs w:val="24"/>
            <w:rtl/>
            <w:lang w:bidi="fa-IR"/>
          </w:rPr>
          <w:delText xml:space="preserve"> </w:delText>
        </w:r>
      </w:del>
      <w:r w:rsidRPr="00AF55ED">
        <w:rPr>
          <w:rFonts w:ascii="B Lotus" w:eastAsia="Calibri" w:hAnsi="B Lotus" w:cs="B Lotus" w:hint="cs"/>
          <w:sz w:val="24"/>
          <w:szCs w:val="24"/>
          <w:rtl/>
          <w:lang w:bidi="fa-IR"/>
        </w:rPr>
        <w:t>نظر</w:t>
      </w:r>
      <w:del w:id="4708" w:author="Mehrnazi Boojari" w:date="2019-01-07T09:49:00Z">
        <w:r w:rsidRPr="00AF55ED" w:rsidDel="006F7CCF">
          <w:rPr>
            <w:rFonts w:ascii="B Lotus" w:eastAsia="Calibri" w:hAnsi="B Lotus" w:cs="B Lotus" w:hint="cs"/>
            <w:sz w:val="24"/>
            <w:szCs w:val="24"/>
            <w:rtl/>
            <w:lang w:bidi="fa-IR"/>
          </w:rPr>
          <w:delText xml:space="preserve"> نمی </w:delText>
        </w:r>
      </w:del>
      <w:ins w:id="4709" w:author="Mehrnazi Boojari" w:date="2019-01-07T09:49:00Z">
        <w:r w:rsidR="006F7CCF">
          <w:rPr>
            <w:rFonts w:ascii="B Lotus" w:eastAsia="Calibri" w:hAnsi="B Lotus" w:cs="B Lotus" w:hint="cs"/>
            <w:sz w:val="24"/>
            <w:szCs w:val="24"/>
            <w:rtl/>
            <w:lang w:bidi="fa-IR"/>
          </w:rPr>
          <w:t xml:space="preserve"> نمی‌</w:t>
        </w:r>
      </w:ins>
      <w:r w:rsidRPr="00AF55ED">
        <w:rPr>
          <w:rFonts w:ascii="B Lotus" w:eastAsia="Calibri" w:hAnsi="B Lotus" w:cs="B Lotus" w:hint="cs"/>
          <w:sz w:val="24"/>
          <w:szCs w:val="24"/>
          <w:rtl/>
          <w:lang w:bidi="fa-IR"/>
        </w:rPr>
        <w:t>رسد</w:t>
      </w:r>
      <w:del w:id="4710" w:author="Mehrnazi Boojari" w:date="2019-01-08T02:06:00Z">
        <w:r w:rsidRPr="00AF55ED" w:rsidDel="00310BDA">
          <w:rPr>
            <w:rFonts w:ascii="B Lotus" w:eastAsia="Calibri" w:hAnsi="B Lotus" w:cs="B Lotus" w:hint="cs"/>
            <w:sz w:val="24"/>
            <w:szCs w:val="24"/>
            <w:rtl/>
            <w:lang w:bidi="fa-IR"/>
          </w:rPr>
          <w:delText xml:space="preserve"> ولی </w:delText>
        </w:r>
      </w:del>
      <w:ins w:id="4711" w:author="Mehrnazi Boojari" w:date="2019-01-08T02:06:00Z">
        <w:r w:rsidR="00310BDA">
          <w:rPr>
            <w:rFonts w:ascii="B Lotus" w:eastAsia="Calibri" w:hAnsi="B Lotus" w:cs="B Lotus" w:hint="cs"/>
            <w:sz w:val="24"/>
            <w:szCs w:val="24"/>
            <w:rtl/>
            <w:lang w:bidi="fa-IR"/>
          </w:rPr>
          <w:t xml:space="preserve">، ولی </w:t>
        </w:r>
      </w:ins>
      <w:r w:rsidRPr="00AF55ED">
        <w:rPr>
          <w:rFonts w:ascii="B Lotus" w:eastAsia="Calibri" w:hAnsi="B Lotus" w:cs="B Lotus" w:hint="cs"/>
          <w:sz w:val="24"/>
          <w:szCs w:val="24"/>
          <w:rtl/>
          <w:lang w:bidi="fa-IR"/>
        </w:rPr>
        <w:t>یک نگاه جامعی را به پژوهش خواهد داد تا از بین</w:t>
      </w:r>
      <w:del w:id="4712" w:author="Mehrnazi Boojari" w:date="2019-01-07T09:51:00Z">
        <w:r w:rsidRPr="00AF55ED" w:rsidDel="006F7CCF">
          <w:rPr>
            <w:rFonts w:ascii="B Lotus" w:eastAsia="Calibri" w:hAnsi="B Lotus" w:cs="B Lotus" w:hint="cs"/>
            <w:sz w:val="24"/>
            <w:szCs w:val="24"/>
            <w:rtl/>
            <w:lang w:bidi="fa-IR"/>
          </w:rPr>
          <w:delText xml:space="preserve"> آنها </w:delText>
        </w:r>
      </w:del>
      <w:ins w:id="4713" w:author="Mehrnazi Boojari" w:date="2019-01-07T09:51:00Z">
        <w:r w:rsidR="006F7CCF">
          <w:rPr>
            <w:rFonts w:ascii="B Lotus" w:eastAsia="Calibri" w:hAnsi="B Lotus" w:cs="B Lotus" w:hint="cs"/>
            <w:sz w:val="24"/>
            <w:szCs w:val="24"/>
            <w:rtl/>
            <w:lang w:bidi="fa-IR"/>
          </w:rPr>
          <w:t xml:space="preserve"> آن‌ها </w:t>
        </w:r>
      </w:ins>
      <w:del w:id="4714" w:author="Mehrnazi Boojari" w:date="2019-01-07T10:18:00Z">
        <w:r w:rsidRPr="00AF55ED" w:rsidDel="0028073B">
          <w:rPr>
            <w:rFonts w:ascii="B Lotus" w:eastAsia="Calibri" w:hAnsi="B Lotus" w:cs="B Lotus" w:hint="cs"/>
            <w:sz w:val="24"/>
            <w:szCs w:val="24"/>
            <w:rtl/>
            <w:lang w:bidi="fa-IR"/>
          </w:rPr>
          <w:delText>شاخصها</w:delText>
        </w:r>
      </w:del>
      <w:ins w:id="4715" w:author="Mehrnazi Boojari" w:date="2019-01-07T10:18:00Z">
        <w:r w:rsidR="0028073B">
          <w:rPr>
            <w:rFonts w:ascii="B Lotus" w:eastAsia="Calibri" w:hAnsi="B Lotus" w:cs="B Lotus" w:hint="cs"/>
            <w:sz w:val="24"/>
            <w:szCs w:val="24"/>
            <w:rtl/>
            <w:lang w:bidi="fa-IR"/>
          </w:rPr>
          <w:t>شاخص‌ها</w:t>
        </w:r>
      </w:ins>
      <w:r w:rsidRPr="00AF55ED">
        <w:rPr>
          <w:rFonts w:ascii="B Lotus" w:eastAsia="Calibri" w:hAnsi="B Lotus" w:cs="B Lotus" w:hint="cs"/>
          <w:sz w:val="24"/>
          <w:szCs w:val="24"/>
          <w:rtl/>
          <w:lang w:bidi="fa-IR"/>
        </w:rPr>
        <w:t>ی مدنظر را انتخاب کند. البته در بین شاخص</w:t>
      </w:r>
      <w:del w:id="4716" w:author="Mehrnazi Boojari" w:date="2019-01-07T09:45:00Z">
        <w:r w:rsidRPr="00AF55ED" w:rsidDel="006F7CCF">
          <w:rPr>
            <w:rFonts w:ascii="B Lotus" w:eastAsia="Calibri" w:hAnsi="B Lotus" w:cs="B Lotus" w:hint="cs"/>
            <w:sz w:val="24"/>
            <w:szCs w:val="24"/>
            <w:rtl/>
            <w:lang w:bidi="fa-IR"/>
          </w:rPr>
          <w:delText xml:space="preserve"> ها </w:delText>
        </w:r>
      </w:del>
      <w:ins w:id="4717" w:author="Mehrnazi Boojari" w:date="2019-01-07T09:45:00Z">
        <w:r w:rsidR="006F7CCF">
          <w:rPr>
            <w:rFonts w:ascii="B Lotus" w:eastAsia="Calibri" w:hAnsi="B Lotus" w:cs="B Lotus" w:hint="cs"/>
            <w:sz w:val="24"/>
            <w:szCs w:val="24"/>
            <w:rtl/>
            <w:lang w:bidi="fa-IR"/>
          </w:rPr>
          <w:t xml:space="preserve">‌ها </w:t>
        </w:r>
      </w:ins>
      <w:r w:rsidRPr="00AF55ED">
        <w:rPr>
          <w:rFonts w:ascii="B Lotus" w:eastAsia="Calibri" w:hAnsi="B Lotus" w:cs="B Lotus" w:hint="cs"/>
          <w:sz w:val="24"/>
          <w:szCs w:val="24"/>
          <w:rtl/>
          <w:lang w:bidi="fa-IR"/>
        </w:rPr>
        <w:t>اشتراکات زیادی در هر یک از حوزه</w:t>
      </w:r>
      <w:del w:id="4718" w:author="Mehrnazi Boojari" w:date="2019-01-07T09:45:00Z">
        <w:r w:rsidRPr="00AF55ED" w:rsidDel="006F7CCF">
          <w:rPr>
            <w:rFonts w:ascii="B Lotus" w:eastAsia="Calibri" w:hAnsi="B Lotus" w:cs="B Lotus" w:hint="cs"/>
            <w:sz w:val="24"/>
            <w:szCs w:val="24"/>
            <w:rtl/>
            <w:lang w:bidi="fa-IR"/>
          </w:rPr>
          <w:delText xml:space="preserve"> ها </w:delText>
        </w:r>
      </w:del>
      <w:ins w:id="4719" w:author="Mehrnazi Boojari" w:date="2019-01-07T09:45:00Z">
        <w:r w:rsidR="006F7CCF">
          <w:rPr>
            <w:rFonts w:ascii="B Lotus" w:eastAsia="Calibri" w:hAnsi="B Lotus" w:cs="B Lotus" w:hint="cs"/>
            <w:sz w:val="24"/>
            <w:szCs w:val="24"/>
            <w:rtl/>
            <w:lang w:bidi="fa-IR"/>
          </w:rPr>
          <w:t xml:space="preserve">‌ها </w:t>
        </w:r>
      </w:ins>
      <w:r w:rsidRPr="00AF55ED">
        <w:rPr>
          <w:rFonts w:ascii="B Lotus" w:eastAsia="Calibri" w:hAnsi="B Lotus" w:cs="B Lotus" w:hint="cs"/>
          <w:sz w:val="24"/>
          <w:szCs w:val="24"/>
          <w:rtl/>
          <w:lang w:bidi="fa-IR"/>
        </w:rPr>
        <w:t>وجود دارد</w:t>
      </w:r>
      <w:ins w:id="4720" w:author="Mehrnazi Boojari" w:date="2019-01-10T23:21:00Z">
        <w:r w:rsidR="002428E2">
          <w:rPr>
            <w:rFonts w:ascii="B Lotus" w:eastAsia="Calibri" w:hAnsi="B Lotus" w:cs="B Lotus" w:hint="cs"/>
            <w:sz w:val="24"/>
            <w:szCs w:val="24"/>
            <w:rtl/>
            <w:lang w:bidi="fa-IR"/>
          </w:rPr>
          <w:t>.</w:t>
        </w:r>
      </w:ins>
      <w:r w:rsidRPr="00AF55ED">
        <w:rPr>
          <w:rFonts w:ascii="B Lotus" w:eastAsia="Calibri" w:hAnsi="B Lotus" w:cs="B Lotus" w:hint="cs"/>
          <w:sz w:val="24"/>
          <w:szCs w:val="24"/>
          <w:rtl/>
          <w:lang w:bidi="fa-IR"/>
        </w:rPr>
        <w:t xml:space="preserve"> برای مثال</w:t>
      </w:r>
      <w:ins w:id="4721" w:author="Mehrnazi Boojari" w:date="2019-01-10T23:21:00Z">
        <w:r w:rsidR="002428E2">
          <w:rPr>
            <w:rFonts w:ascii="B Lotus" w:eastAsia="Calibri" w:hAnsi="B Lotus" w:cs="B Lotus" w:hint="cs"/>
            <w:sz w:val="24"/>
            <w:szCs w:val="24"/>
            <w:rtl/>
            <w:lang w:bidi="fa-IR"/>
          </w:rPr>
          <w:t>،</w:t>
        </w:r>
      </w:ins>
      <w:r w:rsidRPr="00AF55ED">
        <w:rPr>
          <w:rFonts w:ascii="B Lotus" w:eastAsia="Calibri" w:hAnsi="B Lotus" w:cs="B Lotus" w:hint="cs"/>
          <w:sz w:val="24"/>
          <w:szCs w:val="24"/>
          <w:rtl/>
          <w:lang w:bidi="fa-IR"/>
        </w:rPr>
        <w:t xml:space="preserve"> تعداد اتاق در یک واحد مسکونی را هم</w:t>
      </w:r>
      <w:del w:id="4722" w:author="Mehrnazi Boojari" w:date="2019-01-07T09:49:00Z">
        <w:r w:rsidRPr="00AF55ED" w:rsidDel="006F7CCF">
          <w:rPr>
            <w:rFonts w:ascii="B Lotus" w:eastAsia="Calibri" w:hAnsi="B Lotus" w:cs="B Lotus" w:hint="cs"/>
            <w:sz w:val="24"/>
            <w:szCs w:val="24"/>
            <w:rtl/>
            <w:lang w:bidi="fa-IR"/>
          </w:rPr>
          <w:delText xml:space="preserve"> می </w:delText>
        </w:r>
      </w:del>
      <w:ins w:id="4723" w:author="Mehrnazi Boojari" w:date="2019-01-07T09:49:00Z">
        <w:r w:rsidR="006F7CCF">
          <w:rPr>
            <w:rFonts w:ascii="B Lotus" w:eastAsia="Calibri" w:hAnsi="B Lotus" w:cs="B Lotus" w:hint="cs"/>
            <w:sz w:val="24"/>
            <w:szCs w:val="24"/>
            <w:rtl/>
            <w:lang w:bidi="fa-IR"/>
          </w:rPr>
          <w:t xml:space="preserve"> می‌</w:t>
        </w:r>
      </w:ins>
      <w:r w:rsidRPr="00AF55ED">
        <w:rPr>
          <w:rFonts w:ascii="B Lotus" w:eastAsia="Calibri" w:hAnsi="B Lotus" w:cs="B Lotus" w:hint="cs"/>
          <w:sz w:val="24"/>
          <w:szCs w:val="24"/>
          <w:rtl/>
          <w:lang w:bidi="fa-IR"/>
        </w:rPr>
        <w:t xml:space="preserve">توان از بعد اجتماعی نگاه کرد و هم از بعد اقتصادی و هم به </w:t>
      </w:r>
      <w:del w:id="4724" w:author="Mehrnazi Boojari" w:date="2019-01-10T23:21:00Z">
        <w:r w:rsidRPr="00AF55ED" w:rsidDel="002428E2">
          <w:rPr>
            <w:rFonts w:ascii="B Lotus" w:eastAsia="Calibri" w:hAnsi="B Lotus" w:cs="B Lotus" w:hint="cs"/>
            <w:sz w:val="24"/>
            <w:szCs w:val="24"/>
            <w:rtl/>
            <w:lang w:bidi="fa-IR"/>
          </w:rPr>
          <w:delText>ب</w:delText>
        </w:r>
      </w:del>
      <w:r w:rsidRPr="00AF55ED">
        <w:rPr>
          <w:rFonts w:ascii="B Lotus" w:eastAsia="Calibri" w:hAnsi="B Lotus" w:cs="B Lotus" w:hint="cs"/>
          <w:sz w:val="24"/>
          <w:szCs w:val="24"/>
          <w:rtl/>
          <w:lang w:bidi="fa-IR"/>
        </w:rPr>
        <w:t>لحاظ معماری داخلی و سازه</w:t>
      </w:r>
      <w:ins w:id="4725" w:author="Mehrnazi Boojari" w:date="2019-01-10T23:22:00Z">
        <w:r w:rsidR="003506B4">
          <w:rPr>
            <w:rFonts w:ascii="B Lotus" w:eastAsia="Calibri" w:hAnsi="B Lotus" w:cs="B Nazanin" w:hint="cs"/>
            <w:sz w:val="24"/>
            <w:szCs w:val="24"/>
            <w:rtl/>
            <w:lang w:bidi="fa-IR"/>
          </w:rPr>
          <w:t>‌</w:t>
        </w:r>
      </w:ins>
      <w:del w:id="4726" w:author="Mehrnazi Boojari" w:date="2019-01-10T23:22:00Z">
        <w:r w:rsidRPr="00AF55ED" w:rsidDel="003506B4">
          <w:rPr>
            <w:rFonts w:ascii="B Lotus" w:eastAsia="Calibri" w:hAnsi="B Lotus" w:cs="B Lotus" w:hint="cs"/>
            <w:sz w:val="24"/>
            <w:szCs w:val="24"/>
            <w:rtl/>
            <w:lang w:bidi="fa-IR"/>
          </w:rPr>
          <w:delText xml:space="preserve"> </w:delText>
        </w:r>
      </w:del>
      <w:r w:rsidRPr="00AF55ED">
        <w:rPr>
          <w:rFonts w:ascii="B Lotus" w:eastAsia="Calibri" w:hAnsi="B Lotus" w:cs="B Lotus" w:hint="cs"/>
          <w:sz w:val="24"/>
          <w:szCs w:val="24"/>
          <w:rtl/>
          <w:lang w:bidi="fa-IR"/>
        </w:rPr>
        <w:t>ای</w:t>
      </w:r>
      <w:del w:id="4727" w:author="Mehrnazi Boojari" w:date="2019-01-07T09:53:00Z">
        <w:r w:rsidRPr="00AF55ED" w:rsidDel="006F7CCF">
          <w:rPr>
            <w:rFonts w:ascii="B Lotus" w:eastAsia="Calibri" w:hAnsi="B Lotus" w:cs="B Lotus" w:hint="cs"/>
            <w:sz w:val="24"/>
            <w:szCs w:val="24"/>
            <w:rtl/>
            <w:lang w:bidi="fa-IR"/>
          </w:rPr>
          <w:delText xml:space="preserve"> . </w:delText>
        </w:r>
      </w:del>
      <w:ins w:id="4728" w:author="Mehrnazi Boojari" w:date="2019-01-07T09:53:00Z">
        <w:r w:rsidR="006F7CCF">
          <w:rPr>
            <w:rFonts w:ascii="B Lotus" w:eastAsia="Calibri" w:hAnsi="B Lotus" w:cs="B Lotus" w:hint="cs"/>
            <w:sz w:val="24"/>
            <w:szCs w:val="24"/>
            <w:rtl/>
            <w:lang w:bidi="fa-IR"/>
          </w:rPr>
          <w:t xml:space="preserve">. </w:t>
        </w:r>
      </w:ins>
      <w:r w:rsidRPr="00AF55ED">
        <w:rPr>
          <w:rFonts w:ascii="B Lotus" w:eastAsia="Calibri" w:hAnsi="B Lotus" w:cs="B Lotus" w:hint="cs"/>
          <w:sz w:val="24"/>
          <w:szCs w:val="24"/>
          <w:rtl/>
          <w:lang w:bidi="fa-IR"/>
        </w:rPr>
        <w:t>لازمه گردآوری شاخص</w:t>
      </w:r>
      <w:del w:id="4729" w:author="Mehrnazi Boojari" w:date="2019-01-07T09:45:00Z">
        <w:r w:rsidRPr="00AF55ED" w:rsidDel="006F7CCF">
          <w:rPr>
            <w:rFonts w:ascii="B Lotus" w:eastAsia="Calibri" w:hAnsi="B Lotus" w:cs="B Lotus" w:hint="cs"/>
            <w:sz w:val="24"/>
            <w:szCs w:val="24"/>
            <w:rtl/>
            <w:lang w:bidi="fa-IR"/>
          </w:rPr>
          <w:delText xml:space="preserve"> ها </w:delText>
        </w:r>
      </w:del>
      <w:ins w:id="4730" w:author="Mehrnazi Boojari" w:date="2019-01-07T09:45:00Z">
        <w:r w:rsidR="006F7CCF">
          <w:rPr>
            <w:rFonts w:ascii="B Lotus" w:eastAsia="Calibri" w:hAnsi="B Lotus" w:cs="B Lotus" w:hint="cs"/>
            <w:sz w:val="24"/>
            <w:szCs w:val="24"/>
            <w:rtl/>
            <w:lang w:bidi="fa-IR"/>
          </w:rPr>
          <w:t xml:space="preserve">‌ها </w:t>
        </w:r>
      </w:ins>
      <w:r w:rsidRPr="00AF55ED">
        <w:rPr>
          <w:rFonts w:ascii="B Lotus" w:eastAsia="Calibri" w:hAnsi="B Lotus" w:cs="B Lotus" w:hint="cs"/>
          <w:sz w:val="24"/>
          <w:szCs w:val="24"/>
          <w:rtl/>
          <w:lang w:bidi="fa-IR"/>
        </w:rPr>
        <w:t>در کنار یکدیگر دسته</w:t>
      </w:r>
      <w:del w:id="4731" w:author="Mehrnazi Boojari" w:date="2019-01-07T10:01:00Z">
        <w:r w:rsidRPr="00AF55ED" w:rsidDel="00A31D6F">
          <w:rPr>
            <w:rFonts w:ascii="B Lotus" w:eastAsia="Calibri" w:hAnsi="B Lotus" w:cs="B Lotus" w:hint="cs"/>
            <w:sz w:val="24"/>
            <w:szCs w:val="24"/>
            <w:rtl/>
            <w:lang w:bidi="fa-IR"/>
          </w:rPr>
          <w:delText xml:space="preserve"> بندی </w:delText>
        </w:r>
      </w:del>
      <w:ins w:id="4732" w:author="Mehrnazi Boojari" w:date="2019-01-07T10:01:00Z">
        <w:r w:rsidR="00A31D6F">
          <w:rPr>
            <w:rFonts w:ascii="B Lotus" w:eastAsia="Calibri" w:hAnsi="B Lotus" w:cs="B Lotus" w:hint="cs"/>
            <w:sz w:val="24"/>
            <w:szCs w:val="24"/>
            <w:rtl/>
            <w:lang w:bidi="fa-IR"/>
          </w:rPr>
          <w:t>‌بندی</w:t>
        </w:r>
      </w:ins>
      <w:del w:id="4733" w:author="Mehrnazi Boojari" w:date="2019-01-07T23:33:00Z">
        <w:r w:rsidRPr="00AF55ED" w:rsidDel="00A26EBB">
          <w:rPr>
            <w:rFonts w:ascii="B Lotus" w:eastAsia="Calibri" w:hAnsi="B Lotus" w:cs="B Lotus" w:hint="cs"/>
            <w:sz w:val="24"/>
            <w:szCs w:val="24"/>
            <w:rtl/>
            <w:lang w:bidi="fa-IR"/>
          </w:rPr>
          <w:delText>آنهاست</w:delText>
        </w:r>
      </w:del>
      <w:ins w:id="4734" w:author="Mehrnazi Boojari" w:date="2019-01-07T23:33:00Z">
        <w:r w:rsidR="00A26EBB">
          <w:rPr>
            <w:rFonts w:ascii="B Lotus" w:eastAsia="Calibri" w:hAnsi="B Lotus" w:cs="B Lotus" w:hint="cs"/>
            <w:sz w:val="24"/>
            <w:szCs w:val="24"/>
            <w:rtl/>
            <w:lang w:bidi="fa-IR"/>
          </w:rPr>
          <w:t xml:space="preserve"> آن‌هاست</w:t>
        </w:r>
      </w:ins>
      <w:ins w:id="4735" w:author="Mehrnazi Boojari" w:date="2019-01-10T23:22:00Z">
        <w:r w:rsidR="003506B4">
          <w:rPr>
            <w:rFonts w:ascii="B Lotus" w:eastAsia="Calibri" w:hAnsi="B Lotus" w:cs="B Lotus" w:hint="cs"/>
            <w:sz w:val="24"/>
            <w:szCs w:val="24"/>
            <w:rtl/>
            <w:lang w:bidi="fa-IR"/>
          </w:rPr>
          <w:t>.</w:t>
        </w:r>
      </w:ins>
      <w:r w:rsidRPr="00AF55ED">
        <w:rPr>
          <w:rFonts w:ascii="B Lotus" w:eastAsia="Calibri" w:hAnsi="B Lotus" w:cs="B Lotus" w:hint="cs"/>
          <w:sz w:val="24"/>
          <w:szCs w:val="24"/>
          <w:rtl/>
          <w:lang w:bidi="fa-IR"/>
        </w:rPr>
        <w:t xml:space="preserve"> با توجه به آنچه در مقدمه بخش</w:t>
      </w:r>
      <w:ins w:id="4736" w:author="Mehrnazi Boojari" w:date="2019-01-09T00:02:00Z">
        <w:r w:rsidR="00756134">
          <w:rPr>
            <w:rFonts w:ascii="B Lotus" w:eastAsia="Calibri" w:hAnsi="B Lotus" w:cs="B Lotus" w:hint="cs"/>
            <w:sz w:val="24"/>
            <w:szCs w:val="24"/>
            <w:rtl/>
            <w:lang w:bidi="fa-IR"/>
          </w:rPr>
          <w:t xml:space="preserve"> </w:t>
        </w:r>
      </w:ins>
      <w:r w:rsidR="00AF55ED">
        <w:rPr>
          <w:rFonts w:ascii="B Lotus" w:eastAsia="Calibri" w:hAnsi="B Lotus" w:cs="B Lotus" w:hint="cs"/>
          <w:sz w:val="24"/>
          <w:szCs w:val="24"/>
          <w:rtl/>
          <w:lang w:bidi="fa-IR"/>
        </w:rPr>
        <w:t>2</w:t>
      </w:r>
      <w:del w:id="4737" w:author="Mehrnazi Boojari" w:date="2019-01-10T23:22:00Z">
        <w:r w:rsidR="00AF55ED" w:rsidDel="003506B4">
          <w:rPr>
            <w:rFonts w:ascii="B Lotus" w:eastAsia="Calibri" w:hAnsi="B Lotus" w:cs="B Lotus" w:hint="cs"/>
            <w:sz w:val="24"/>
            <w:szCs w:val="24"/>
            <w:rtl/>
            <w:lang w:bidi="fa-IR"/>
          </w:rPr>
          <w:delText>.</w:delText>
        </w:r>
      </w:del>
      <w:ins w:id="4738" w:author="Mehrnazi Boojari" w:date="2019-01-10T23:22:00Z">
        <w:r w:rsidR="003506B4">
          <w:rPr>
            <w:rFonts w:ascii="B Lotus" w:eastAsia="Calibri" w:hAnsi="B Lotus" w:cs="B Lotus" w:hint="cs"/>
            <w:sz w:val="24"/>
            <w:szCs w:val="24"/>
            <w:rtl/>
            <w:lang w:bidi="fa-IR"/>
          </w:rPr>
          <w:t>-</w:t>
        </w:r>
      </w:ins>
      <w:r w:rsidR="00AF55ED">
        <w:rPr>
          <w:rFonts w:ascii="B Lotus" w:eastAsia="Calibri" w:hAnsi="B Lotus" w:cs="B Lotus" w:hint="cs"/>
          <w:sz w:val="24"/>
          <w:szCs w:val="24"/>
          <w:rtl/>
          <w:lang w:bidi="fa-IR"/>
        </w:rPr>
        <w:t>1</w:t>
      </w:r>
      <w:del w:id="4739" w:author="Mehrnazi Boojari" w:date="2019-01-10T23:22:00Z">
        <w:r w:rsidR="00AF55ED" w:rsidDel="003506B4">
          <w:rPr>
            <w:rFonts w:ascii="B Lotus" w:eastAsia="Calibri" w:hAnsi="B Lotus" w:cs="B Lotus" w:hint="cs"/>
            <w:sz w:val="24"/>
            <w:szCs w:val="24"/>
            <w:rtl/>
            <w:lang w:bidi="fa-IR"/>
          </w:rPr>
          <w:delText>.</w:delText>
        </w:r>
      </w:del>
      <w:ins w:id="4740" w:author="Mehrnazi Boojari" w:date="2019-01-10T23:22:00Z">
        <w:r w:rsidR="003506B4">
          <w:rPr>
            <w:rFonts w:ascii="B Lotus" w:eastAsia="Calibri" w:hAnsi="B Lotus" w:cs="B Lotus" w:hint="cs"/>
            <w:sz w:val="24"/>
            <w:szCs w:val="24"/>
            <w:rtl/>
            <w:lang w:bidi="fa-IR"/>
          </w:rPr>
          <w:t>-</w:t>
        </w:r>
      </w:ins>
      <w:r w:rsidR="00AF55ED">
        <w:rPr>
          <w:rFonts w:ascii="B Lotus" w:eastAsia="Calibri" w:hAnsi="B Lotus" w:cs="B Lotus" w:hint="cs"/>
          <w:sz w:val="24"/>
          <w:szCs w:val="24"/>
          <w:rtl/>
          <w:lang w:bidi="fa-IR"/>
        </w:rPr>
        <w:t>3</w:t>
      </w:r>
      <w:r w:rsidRPr="00AF55ED">
        <w:rPr>
          <w:rFonts w:ascii="B Lotus" w:eastAsia="Calibri" w:hAnsi="B Lotus" w:cs="B Lotus" w:hint="cs"/>
          <w:sz w:val="24"/>
          <w:szCs w:val="24"/>
          <w:rtl/>
          <w:lang w:bidi="fa-IR"/>
        </w:rPr>
        <w:t xml:space="preserve"> گفته شد مرسوم‌ترین دسته</w:t>
      </w:r>
      <w:del w:id="4741" w:author="Mehrnazi Boojari" w:date="2019-01-07T10:01:00Z">
        <w:r w:rsidRPr="00AF55ED" w:rsidDel="00A31D6F">
          <w:rPr>
            <w:rFonts w:ascii="B Lotus" w:eastAsia="Calibri" w:hAnsi="B Lotus" w:cs="B Lotus" w:hint="cs"/>
            <w:sz w:val="24"/>
            <w:szCs w:val="24"/>
            <w:rtl/>
            <w:lang w:bidi="fa-IR"/>
          </w:rPr>
          <w:delText xml:space="preserve"> بندی </w:delText>
        </w:r>
      </w:del>
      <w:ins w:id="4742" w:author="Mehrnazi Boojari" w:date="2019-01-07T10:01:00Z">
        <w:r w:rsidR="00A31D6F">
          <w:rPr>
            <w:rFonts w:ascii="B Lotus" w:eastAsia="Calibri" w:hAnsi="B Lotus" w:cs="B Lotus" w:hint="cs"/>
            <w:sz w:val="24"/>
            <w:szCs w:val="24"/>
            <w:rtl/>
            <w:lang w:bidi="fa-IR"/>
          </w:rPr>
          <w:t xml:space="preserve">‌بندی </w:t>
        </w:r>
      </w:ins>
      <w:r w:rsidRPr="00AF55ED">
        <w:rPr>
          <w:rFonts w:ascii="B Lotus" w:eastAsia="Calibri" w:hAnsi="B Lotus" w:cs="B Lotus" w:hint="cs"/>
          <w:sz w:val="24"/>
          <w:szCs w:val="24"/>
          <w:rtl/>
          <w:lang w:bidi="fa-IR"/>
        </w:rPr>
        <w:t>را</w:t>
      </w:r>
      <w:del w:id="4743" w:author="Mehrnazi Boojari" w:date="2019-01-07T09:49:00Z">
        <w:r w:rsidRPr="00AF55ED" w:rsidDel="006F7CCF">
          <w:rPr>
            <w:rFonts w:ascii="B Lotus" w:eastAsia="Calibri" w:hAnsi="B Lotus" w:cs="B Lotus" w:hint="cs"/>
            <w:sz w:val="24"/>
            <w:szCs w:val="24"/>
            <w:rtl/>
            <w:lang w:bidi="fa-IR"/>
          </w:rPr>
          <w:delText xml:space="preserve"> می </w:delText>
        </w:r>
      </w:del>
      <w:ins w:id="4744" w:author="Mehrnazi Boojari" w:date="2019-01-07T09:49:00Z">
        <w:r w:rsidR="006F7CCF">
          <w:rPr>
            <w:rFonts w:ascii="B Lotus" w:eastAsia="Calibri" w:hAnsi="B Lotus" w:cs="B Lotus" w:hint="cs"/>
            <w:sz w:val="24"/>
            <w:szCs w:val="24"/>
            <w:rtl/>
            <w:lang w:bidi="fa-IR"/>
          </w:rPr>
          <w:t xml:space="preserve"> می‌</w:t>
        </w:r>
      </w:ins>
      <w:r w:rsidRPr="00AF55ED">
        <w:rPr>
          <w:rFonts w:ascii="B Lotus" w:eastAsia="Calibri" w:hAnsi="B Lotus" w:cs="B Lotus" w:hint="cs"/>
          <w:sz w:val="24"/>
          <w:szCs w:val="24"/>
          <w:rtl/>
          <w:lang w:bidi="fa-IR"/>
        </w:rPr>
        <w:t>توان ذیل دسته</w:t>
      </w:r>
      <w:del w:id="4745" w:author="Mehrnazi Boojari" w:date="2019-01-07T10:01:00Z">
        <w:r w:rsidRPr="00AF55ED" w:rsidDel="00A31D6F">
          <w:rPr>
            <w:rFonts w:ascii="B Lotus" w:eastAsia="Calibri" w:hAnsi="B Lotus" w:cs="B Lotus" w:hint="cs"/>
            <w:sz w:val="24"/>
            <w:szCs w:val="24"/>
            <w:rtl/>
            <w:lang w:bidi="fa-IR"/>
          </w:rPr>
          <w:delText xml:space="preserve"> بندی </w:delText>
        </w:r>
      </w:del>
      <w:ins w:id="4746" w:author="Mehrnazi Boojari" w:date="2019-01-07T10:01:00Z">
        <w:r w:rsidR="00A31D6F">
          <w:rPr>
            <w:rFonts w:ascii="B Lotus" w:eastAsia="Calibri" w:hAnsi="B Lotus" w:cs="B Lotus" w:hint="cs"/>
            <w:sz w:val="24"/>
            <w:szCs w:val="24"/>
            <w:rtl/>
            <w:lang w:bidi="fa-IR"/>
          </w:rPr>
          <w:t xml:space="preserve">‌بندی </w:t>
        </w:r>
      </w:ins>
      <w:r w:rsidRPr="00AF55ED">
        <w:rPr>
          <w:rFonts w:ascii="B Lotus" w:eastAsia="Calibri" w:hAnsi="B Lotus" w:cs="B Lotus" w:hint="cs"/>
          <w:sz w:val="24"/>
          <w:szCs w:val="24"/>
          <w:rtl/>
          <w:lang w:bidi="fa-IR"/>
        </w:rPr>
        <w:t>شاخص</w:t>
      </w:r>
      <w:del w:id="4747" w:author="Mehrnazi Boojari" w:date="2019-01-07T09:46:00Z">
        <w:r w:rsidRPr="00AF55ED" w:rsidDel="006F7CCF">
          <w:rPr>
            <w:rFonts w:ascii="B Lotus" w:eastAsia="Calibri" w:hAnsi="B Lotus" w:cs="B Lotus" w:hint="cs"/>
            <w:sz w:val="24"/>
            <w:szCs w:val="24"/>
            <w:rtl/>
            <w:lang w:bidi="fa-IR"/>
          </w:rPr>
          <w:delText xml:space="preserve"> های </w:delText>
        </w:r>
      </w:del>
      <w:ins w:id="4748" w:author="Mehrnazi Boojari" w:date="2019-01-07T09:46:00Z">
        <w:r w:rsidR="006F7CCF">
          <w:rPr>
            <w:rFonts w:ascii="B Lotus" w:eastAsia="Calibri" w:hAnsi="B Lotus" w:cs="B Lotus" w:hint="cs"/>
            <w:sz w:val="24"/>
            <w:szCs w:val="24"/>
            <w:rtl/>
            <w:lang w:bidi="fa-IR"/>
          </w:rPr>
          <w:t xml:space="preserve">‌های </w:t>
        </w:r>
      </w:ins>
      <w:r w:rsidRPr="00AF55ED">
        <w:rPr>
          <w:rFonts w:ascii="B Lotus" w:eastAsia="Calibri" w:hAnsi="B Lotus" w:cs="B Lotus" w:hint="cs"/>
          <w:sz w:val="24"/>
          <w:szCs w:val="24"/>
          <w:rtl/>
          <w:lang w:bidi="fa-IR"/>
        </w:rPr>
        <w:t>اجتماعی</w:t>
      </w:r>
      <w:del w:id="4749" w:author="Mehrnazi Boojari" w:date="2019-01-07T09:47:00Z">
        <w:r w:rsidRPr="00AF55ED" w:rsidDel="006F7CCF">
          <w:rPr>
            <w:rFonts w:ascii="B Lotus" w:eastAsia="Calibri" w:hAnsi="B Lotus" w:cs="B Lotus" w:hint="cs"/>
            <w:sz w:val="24"/>
            <w:szCs w:val="24"/>
            <w:rtl/>
            <w:lang w:bidi="fa-IR"/>
          </w:rPr>
          <w:delText xml:space="preserve"> ،</w:delText>
        </w:r>
      </w:del>
      <w:ins w:id="4750" w:author="Mehrnazi Boojari" w:date="2019-01-07T09:47:00Z">
        <w:r w:rsidR="006F7CCF">
          <w:rPr>
            <w:rFonts w:ascii="B Lotus" w:eastAsia="Calibri" w:hAnsi="B Lotus" w:cs="B Lotus" w:hint="cs"/>
            <w:sz w:val="24"/>
            <w:szCs w:val="24"/>
            <w:rtl/>
            <w:lang w:bidi="fa-IR"/>
          </w:rPr>
          <w:t>،</w:t>
        </w:r>
      </w:ins>
      <w:r w:rsidRPr="00AF55ED">
        <w:rPr>
          <w:rFonts w:ascii="B Lotus" w:eastAsia="Calibri" w:hAnsi="B Lotus" w:cs="B Lotus" w:hint="cs"/>
          <w:sz w:val="24"/>
          <w:szCs w:val="24"/>
          <w:rtl/>
          <w:lang w:bidi="fa-IR"/>
        </w:rPr>
        <w:t xml:space="preserve"> اقتصادی و کالبدی انجام داد</w:t>
      </w:r>
      <w:ins w:id="4751" w:author="Mehrnazi Boojari" w:date="2019-01-10T23:22:00Z">
        <w:r w:rsidR="003506B4">
          <w:rPr>
            <w:rFonts w:ascii="B Lotus" w:eastAsia="Calibri" w:hAnsi="B Lotus" w:cs="B Lotus" w:hint="cs"/>
            <w:sz w:val="24"/>
            <w:szCs w:val="24"/>
            <w:rtl/>
            <w:lang w:bidi="fa-IR"/>
          </w:rPr>
          <w:t>.</w:t>
        </w:r>
      </w:ins>
      <w:r w:rsidRPr="00AF55ED">
        <w:rPr>
          <w:rFonts w:ascii="B Lotus" w:eastAsia="Calibri" w:hAnsi="B Lotus" w:cs="B Lotus" w:hint="cs"/>
          <w:sz w:val="24"/>
          <w:szCs w:val="24"/>
          <w:rtl/>
          <w:lang w:bidi="fa-IR"/>
        </w:rPr>
        <w:t xml:space="preserve"> جدول </w:t>
      </w:r>
      <w:r w:rsidR="00AF55ED">
        <w:rPr>
          <w:rFonts w:ascii="B Lotus" w:eastAsia="Calibri" w:hAnsi="B Lotus" w:cs="B Lotus" w:hint="cs"/>
          <w:sz w:val="24"/>
          <w:szCs w:val="24"/>
          <w:rtl/>
          <w:lang w:bidi="fa-IR"/>
        </w:rPr>
        <w:t>2</w:t>
      </w:r>
      <w:del w:id="4752" w:author="Mehrnazi Boojari" w:date="2019-01-10T23:22:00Z">
        <w:r w:rsidR="00AF55ED" w:rsidDel="003506B4">
          <w:rPr>
            <w:rFonts w:ascii="B Lotus" w:eastAsia="Calibri" w:hAnsi="B Lotus" w:cs="B Lotus" w:hint="cs"/>
            <w:sz w:val="24"/>
            <w:szCs w:val="24"/>
            <w:rtl/>
            <w:lang w:bidi="fa-IR"/>
          </w:rPr>
          <w:delText>.</w:delText>
        </w:r>
      </w:del>
      <w:ins w:id="4753" w:author="Mehrnazi Boojari" w:date="2019-01-10T23:22:00Z">
        <w:r w:rsidR="003506B4">
          <w:rPr>
            <w:rFonts w:ascii="B Lotus" w:eastAsia="Calibri" w:hAnsi="B Lotus" w:cs="B Lotus" w:hint="cs"/>
            <w:sz w:val="24"/>
            <w:szCs w:val="24"/>
            <w:rtl/>
            <w:lang w:bidi="fa-IR"/>
          </w:rPr>
          <w:t>-</w:t>
        </w:r>
      </w:ins>
      <w:r w:rsidR="00AF55ED">
        <w:rPr>
          <w:rFonts w:ascii="B Lotus" w:eastAsia="Calibri" w:hAnsi="B Lotus" w:cs="B Lotus" w:hint="cs"/>
          <w:sz w:val="24"/>
          <w:szCs w:val="24"/>
          <w:rtl/>
          <w:lang w:bidi="fa-IR"/>
        </w:rPr>
        <w:t>1</w:t>
      </w:r>
      <w:r w:rsidRPr="00AF55ED">
        <w:rPr>
          <w:rFonts w:ascii="B Lotus" w:eastAsia="Calibri" w:hAnsi="B Lotus" w:cs="B Lotus" w:hint="cs"/>
          <w:sz w:val="24"/>
          <w:szCs w:val="24"/>
          <w:rtl/>
          <w:lang w:bidi="fa-IR"/>
        </w:rPr>
        <w:t xml:space="preserve"> شاخص</w:t>
      </w:r>
      <w:del w:id="4754" w:author="Mehrnazi Boojari" w:date="2019-01-07T09:46:00Z">
        <w:r w:rsidRPr="00AF55ED" w:rsidDel="006F7CCF">
          <w:rPr>
            <w:rFonts w:ascii="B Lotus" w:eastAsia="Calibri" w:hAnsi="B Lotus" w:cs="B Lotus" w:hint="cs"/>
            <w:sz w:val="24"/>
            <w:szCs w:val="24"/>
            <w:rtl/>
            <w:lang w:bidi="fa-IR"/>
          </w:rPr>
          <w:delText xml:space="preserve"> های </w:delText>
        </w:r>
      </w:del>
      <w:ins w:id="4755" w:author="Mehrnazi Boojari" w:date="2019-01-07T09:46:00Z">
        <w:r w:rsidR="006F7CCF">
          <w:rPr>
            <w:rFonts w:ascii="B Lotus" w:eastAsia="Calibri" w:hAnsi="B Lotus" w:cs="B Lotus" w:hint="cs"/>
            <w:sz w:val="24"/>
            <w:szCs w:val="24"/>
            <w:rtl/>
            <w:lang w:bidi="fa-IR"/>
          </w:rPr>
          <w:t xml:space="preserve">‌های </w:t>
        </w:r>
      </w:ins>
      <w:r w:rsidRPr="00AF55ED">
        <w:rPr>
          <w:rFonts w:ascii="B Lotus" w:eastAsia="Calibri" w:hAnsi="B Lotus" w:cs="B Lotus" w:hint="cs"/>
          <w:sz w:val="24"/>
          <w:szCs w:val="24"/>
          <w:rtl/>
          <w:lang w:bidi="fa-IR"/>
        </w:rPr>
        <w:t>مسکن روستایی</w:t>
      </w:r>
      <w:ins w:id="4756" w:author="Mehrnazi Boojari" w:date="2019-01-10T23:22:00Z">
        <w:r w:rsidR="003506B4">
          <w:rPr>
            <w:rFonts w:ascii="B Lotus" w:eastAsia="Calibri" w:hAnsi="B Lotus" w:cs="B Lotus" w:hint="cs"/>
            <w:sz w:val="24"/>
            <w:szCs w:val="24"/>
            <w:rtl/>
            <w:lang w:bidi="fa-IR"/>
          </w:rPr>
          <w:t xml:space="preserve"> را</w:t>
        </w:r>
      </w:ins>
      <w:r w:rsidRPr="00AF55ED">
        <w:rPr>
          <w:rFonts w:ascii="B Lotus" w:eastAsia="Calibri" w:hAnsi="B Lotus" w:cs="B Lotus" w:hint="cs"/>
          <w:sz w:val="24"/>
          <w:szCs w:val="24"/>
          <w:rtl/>
          <w:lang w:bidi="fa-IR"/>
        </w:rPr>
        <w:t xml:space="preserve"> نشان</w:t>
      </w:r>
      <w:del w:id="4757" w:author="Mehrnazi Boojari" w:date="2019-01-07T09:49:00Z">
        <w:r w:rsidRPr="00AF55ED" w:rsidDel="006F7CCF">
          <w:rPr>
            <w:rFonts w:ascii="B Lotus" w:eastAsia="Calibri" w:hAnsi="B Lotus" w:cs="B Lotus" w:hint="cs"/>
            <w:sz w:val="24"/>
            <w:szCs w:val="24"/>
            <w:rtl/>
            <w:lang w:bidi="fa-IR"/>
          </w:rPr>
          <w:delText xml:space="preserve"> می </w:delText>
        </w:r>
      </w:del>
      <w:ins w:id="4758" w:author="Mehrnazi Boojari" w:date="2019-01-07T09:49:00Z">
        <w:r w:rsidR="006F7CCF">
          <w:rPr>
            <w:rFonts w:ascii="B Lotus" w:eastAsia="Calibri" w:hAnsi="B Lotus" w:cs="B Lotus" w:hint="cs"/>
            <w:sz w:val="24"/>
            <w:szCs w:val="24"/>
            <w:rtl/>
            <w:lang w:bidi="fa-IR"/>
          </w:rPr>
          <w:t xml:space="preserve"> می‌</w:t>
        </w:r>
      </w:ins>
      <w:r w:rsidRPr="00AF55ED">
        <w:rPr>
          <w:rFonts w:ascii="B Lotus" w:eastAsia="Calibri" w:hAnsi="B Lotus" w:cs="B Lotus" w:hint="cs"/>
          <w:sz w:val="24"/>
          <w:szCs w:val="24"/>
          <w:rtl/>
          <w:lang w:bidi="fa-IR"/>
        </w:rPr>
        <w:t>دهد که این شاخص</w:t>
      </w:r>
      <w:del w:id="4759" w:author="Mehrnazi Boojari" w:date="2019-01-07T09:45:00Z">
        <w:r w:rsidRPr="00AF55ED" w:rsidDel="006F7CCF">
          <w:rPr>
            <w:rFonts w:ascii="B Lotus" w:eastAsia="Calibri" w:hAnsi="B Lotus" w:cs="B Lotus" w:hint="cs"/>
            <w:sz w:val="24"/>
            <w:szCs w:val="24"/>
            <w:rtl/>
            <w:lang w:bidi="fa-IR"/>
          </w:rPr>
          <w:delText xml:space="preserve"> ها </w:delText>
        </w:r>
      </w:del>
      <w:ins w:id="4760" w:author="Mehrnazi Boojari" w:date="2019-01-07T09:45:00Z">
        <w:r w:rsidR="006F7CCF">
          <w:rPr>
            <w:rFonts w:ascii="B Lotus" w:eastAsia="Calibri" w:hAnsi="B Lotus" w:cs="B Lotus" w:hint="cs"/>
            <w:sz w:val="24"/>
            <w:szCs w:val="24"/>
            <w:rtl/>
            <w:lang w:bidi="fa-IR"/>
          </w:rPr>
          <w:t xml:space="preserve">‌ها </w:t>
        </w:r>
      </w:ins>
      <w:r w:rsidRPr="00AF55ED">
        <w:rPr>
          <w:rFonts w:ascii="B Lotus" w:eastAsia="Calibri" w:hAnsi="B Lotus" w:cs="B Lotus" w:hint="cs"/>
          <w:sz w:val="24"/>
          <w:szCs w:val="24"/>
          <w:rtl/>
          <w:lang w:bidi="fa-IR"/>
        </w:rPr>
        <w:t>هم محیط داخلی مسکن هم محیط خارجی و هم کیفیت مسکن از لحاظ ذهنی و اجتماعی را مد نظر قرار داده اس</w:t>
      </w:r>
      <w:r w:rsidR="00AF55ED">
        <w:rPr>
          <w:rFonts w:ascii="B Lotus" w:eastAsia="Calibri" w:hAnsi="B Lotus" w:cs="B Lotus" w:hint="cs"/>
          <w:sz w:val="24"/>
          <w:szCs w:val="24"/>
          <w:rtl/>
          <w:lang w:bidi="fa-IR"/>
        </w:rPr>
        <w:t>ت.</w:t>
      </w:r>
    </w:p>
    <w:p w14:paraId="531CE29A" w14:textId="77777777" w:rsidR="00AF55ED" w:rsidRDefault="00AF55ED" w:rsidP="003506B4">
      <w:pPr>
        <w:pStyle w:val="Caption"/>
        <w:keepNext/>
        <w:bidi/>
      </w:pPr>
      <w:r>
        <w:rPr>
          <w:rtl/>
        </w:rPr>
        <w:t xml:space="preserve">جدول </w:t>
      </w:r>
      <w:fldSimple w:instr=" STYLEREF 1 \s ">
        <w:r w:rsidR="002749F0">
          <w:rPr>
            <w:noProof/>
            <w:rtl/>
          </w:rPr>
          <w:t>‏2</w:t>
        </w:r>
      </w:fldSimple>
      <w:del w:id="4761" w:author="Mehrnazi Boojari" w:date="2019-01-10T23:23:00Z">
        <w:r w:rsidR="002749F0" w:rsidDel="003506B4">
          <w:rPr>
            <w:rtl/>
          </w:rPr>
          <w:delText>.</w:delText>
        </w:r>
      </w:del>
      <w:ins w:id="4762" w:author="Mehrnazi Boojari" w:date="2019-01-10T23:23:00Z">
        <w:r w:rsidR="003506B4">
          <w:rPr>
            <w:rFonts w:hint="cs"/>
            <w:rtl/>
          </w:rPr>
          <w:t>-</w:t>
        </w:r>
      </w:ins>
      <w:fldSimple w:instr=" SEQ جدول \* ARABIC \s 1 ">
        <w:r w:rsidR="002749F0">
          <w:rPr>
            <w:noProof/>
            <w:rtl/>
          </w:rPr>
          <w:t>1</w:t>
        </w:r>
      </w:fldSimple>
      <w:del w:id="4763" w:author="Mehrnazi Boojari" w:date="2019-01-07T10:35:00Z">
        <w:r w:rsidDel="006C73A5">
          <w:rPr>
            <w:rFonts w:hint="cs"/>
            <w:rtl/>
            <w:lang w:bidi="fa-IR"/>
          </w:rPr>
          <w:delText xml:space="preserve"> : </w:delText>
        </w:r>
      </w:del>
      <w:ins w:id="4764" w:author="Mehrnazi Boojari" w:date="2019-01-07T10:35:00Z">
        <w:r w:rsidR="006C73A5">
          <w:rPr>
            <w:rFonts w:hint="cs"/>
            <w:rtl/>
            <w:lang w:bidi="fa-IR"/>
          </w:rPr>
          <w:t xml:space="preserve">: </w:t>
        </w:r>
      </w:ins>
      <w:r>
        <w:rPr>
          <w:rFonts w:hint="cs"/>
          <w:rtl/>
          <w:lang w:bidi="fa-IR"/>
        </w:rPr>
        <w:t>شاخص</w:t>
      </w:r>
      <w:del w:id="4765" w:author="Mehrnazi Boojari" w:date="2019-01-07T09:46:00Z">
        <w:r w:rsidDel="006F7CCF">
          <w:rPr>
            <w:rFonts w:hint="cs"/>
            <w:rtl/>
            <w:lang w:bidi="fa-IR"/>
          </w:rPr>
          <w:delText xml:space="preserve"> های </w:delText>
        </w:r>
      </w:del>
      <w:ins w:id="4766" w:author="Mehrnazi Boojari" w:date="2019-01-07T09:46:00Z">
        <w:r w:rsidR="006F7CCF">
          <w:rPr>
            <w:rFonts w:hint="cs"/>
            <w:rtl/>
            <w:lang w:bidi="fa-IR"/>
          </w:rPr>
          <w:t xml:space="preserve">‌های </w:t>
        </w:r>
      </w:ins>
      <w:r>
        <w:rPr>
          <w:rFonts w:hint="cs"/>
          <w:rtl/>
          <w:lang w:bidi="fa-IR"/>
        </w:rPr>
        <w:t>مسکن در مطالعات پژوهشی و ادبیات نظری (</w:t>
      </w:r>
      <w:del w:id="4767" w:author="Mehrnazi Boojari" w:date="2019-01-10T23:23:00Z">
        <w:r w:rsidDel="003506B4">
          <w:rPr>
            <w:rFonts w:hint="cs"/>
            <w:rtl/>
            <w:lang w:bidi="fa-IR"/>
          </w:rPr>
          <w:delText>منابع:</w:delText>
        </w:r>
      </w:del>
      <w:del w:id="4768" w:author="Mehrnazi Boojari" w:date="2019-01-10T06:31:00Z">
        <w:r w:rsidDel="00CD4BA1">
          <w:rPr>
            <w:rFonts w:hint="cs"/>
            <w:rtl/>
            <w:lang w:bidi="fa-IR"/>
          </w:rPr>
          <w:delText>سرتیپی پور</w:delText>
        </w:r>
      </w:del>
      <w:ins w:id="4769" w:author="Mehrnazi Boojari" w:date="2019-01-10T06:31:00Z">
        <w:r w:rsidR="00CD4BA1">
          <w:rPr>
            <w:rFonts w:hint="cs"/>
            <w:rtl/>
            <w:lang w:bidi="fa-IR"/>
          </w:rPr>
          <w:t>سرتیپی‌پور</w:t>
        </w:r>
      </w:ins>
      <w:r>
        <w:rPr>
          <w:rFonts w:hint="cs"/>
          <w:rtl/>
          <w:lang w:bidi="fa-IR"/>
        </w:rPr>
        <w:t>،</w:t>
      </w:r>
      <w:ins w:id="4770" w:author="Mehrnazi Boojari" w:date="2019-01-10T23:23:00Z">
        <w:r w:rsidR="003506B4">
          <w:rPr>
            <w:rFonts w:hint="cs"/>
            <w:rtl/>
            <w:lang w:bidi="fa-IR"/>
          </w:rPr>
          <w:t xml:space="preserve"> </w:t>
        </w:r>
      </w:ins>
      <w:r>
        <w:rPr>
          <w:rFonts w:hint="cs"/>
          <w:rtl/>
          <w:lang w:bidi="fa-IR"/>
        </w:rPr>
        <w:t>1384</w:t>
      </w:r>
      <w:del w:id="4771" w:author="Mehrnazi Boojari" w:date="2019-01-10T23:23:00Z">
        <w:r w:rsidDel="003506B4">
          <w:rPr>
            <w:rFonts w:hint="cs"/>
            <w:rtl/>
            <w:lang w:bidi="fa-IR"/>
          </w:rPr>
          <w:delText>.</w:delText>
        </w:r>
      </w:del>
      <w:ins w:id="4772" w:author="Mehrnazi Boojari" w:date="2019-01-10T23:23:00Z">
        <w:r w:rsidR="003506B4">
          <w:rPr>
            <w:rFonts w:hint="cs"/>
            <w:rtl/>
            <w:lang w:bidi="fa-IR"/>
          </w:rPr>
          <w:t xml:space="preserve">؛ </w:t>
        </w:r>
      </w:ins>
      <w:r>
        <w:rPr>
          <w:rFonts w:hint="cs"/>
          <w:rtl/>
          <w:lang w:bidi="fa-IR"/>
        </w:rPr>
        <w:t>عزیزی،</w:t>
      </w:r>
      <w:ins w:id="4773" w:author="Mehrnazi Boojari" w:date="2019-01-10T23:23:00Z">
        <w:r w:rsidR="003506B4">
          <w:rPr>
            <w:rFonts w:hint="cs"/>
            <w:rtl/>
            <w:lang w:bidi="fa-IR"/>
          </w:rPr>
          <w:t xml:space="preserve"> </w:t>
        </w:r>
      </w:ins>
      <w:r>
        <w:rPr>
          <w:rFonts w:hint="cs"/>
          <w:rtl/>
          <w:lang w:bidi="fa-IR"/>
        </w:rPr>
        <w:t>1383</w:t>
      </w:r>
      <w:del w:id="4774" w:author="Mehrnazi Boojari" w:date="2019-01-10T23:23:00Z">
        <w:r w:rsidR="0023589F" w:rsidDel="003506B4">
          <w:rPr>
            <w:rFonts w:hint="cs"/>
            <w:rtl/>
            <w:lang w:bidi="fa-IR"/>
          </w:rPr>
          <w:delText xml:space="preserve">. </w:delText>
        </w:r>
      </w:del>
      <w:ins w:id="4775" w:author="Mehrnazi Boojari" w:date="2019-01-10T23:23:00Z">
        <w:r w:rsidR="003506B4">
          <w:rPr>
            <w:rFonts w:hint="cs"/>
            <w:rtl/>
            <w:lang w:bidi="fa-IR"/>
          </w:rPr>
          <w:t xml:space="preserve">؛ </w:t>
        </w:r>
      </w:ins>
      <w:r>
        <w:rPr>
          <w:rFonts w:hint="cs"/>
          <w:rtl/>
          <w:lang w:bidi="fa-IR"/>
        </w:rPr>
        <w:t>برقی</w:t>
      </w:r>
      <w:r w:rsidR="0023589F">
        <w:rPr>
          <w:rFonts w:hint="cs"/>
          <w:rtl/>
          <w:lang w:bidi="fa-IR"/>
        </w:rPr>
        <w:t xml:space="preserve"> و</w:t>
      </w:r>
      <w:ins w:id="4776" w:author="Mehrnazi Boojari" w:date="2019-01-10T23:24:00Z">
        <w:r w:rsidR="00D549B5">
          <w:rPr>
            <w:rFonts w:hint="cs"/>
            <w:rtl/>
            <w:lang w:bidi="fa-IR"/>
          </w:rPr>
          <w:t xml:space="preserve"> </w:t>
        </w:r>
      </w:ins>
      <w:r w:rsidR="0023589F">
        <w:rPr>
          <w:rFonts w:hint="cs"/>
          <w:rtl/>
          <w:lang w:bidi="fa-IR"/>
        </w:rPr>
        <w:t>همکاران،</w:t>
      </w:r>
      <w:ins w:id="4777" w:author="Mehrnazi Boojari" w:date="2019-01-10T23:23:00Z">
        <w:r w:rsidR="003506B4">
          <w:rPr>
            <w:rFonts w:hint="cs"/>
            <w:rtl/>
            <w:lang w:bidi="fa-IR"/>
          </w:rPr>
          <w:t xml:space="preserve"> </w:t>
        </w:r>
      </w:ins>
      <w:r w:rsidR="0023589F">
        <w:rPr>
          <w:rFonts w:hint="cs"/>
          <w:rtl/>
          <w:lang w:bidi="fa-IR"/>
        </w:rPr>
        <w:t>1395)</w:t>
      </w:r>
    </w:p>
    <w:tbl>
      <w:tblPr>
        <w:tblStyle w:val="TableGrid"/>
        <w:bidiVisual/>
        <w:tblW w:w="0" w:type="auto"/>
        <w:jc w:val="center"/>
        <w:tblLook w:val="04A0" w:firstRow="1" w:lastRow="0" w:firstColumn="1" w:lastColumn="0" w:noHBand="0" w:noVBand="1"/>
      </w:tblPr>
      <w:tblGrid>
        <w:gridCol w:w="3643"/>
        <w:gridCol w:w="2824"/>
        <w:gridCol w:w="2657"/>
      </w:tblGrid>
      <w:tr w:rsidR="00A06196" w:rsidRPr="005A0AF7" w14:paraId="3E9424E3" w14:textId="77777777" w:rsidTr="0023589F">
        <w:trPr>
          <w:jc w:val="center"/>
        </w:trPr>
        <w:tc>
          <w:tcPr>
            <w:tcW w:w="3789" w:type="dxa"/>
          </w:tcPr>
          <w:p w14:paraId="162E1187" w14:textId="77777777" w:rsidR="00A06196" w:rsidRPr="005A0AF7" w:rsidRDefault="00A06196" w:rsidP="00D549B5">
            <w:pPr>
              <w:bidi/>
              <w:jc w:val="center"/>
              <w:rPr>
                <w:rFonts w:ascii="B Lotus" w:eastAsia="Calibri" w:hAnsi="B Lotus" w:cs="B Lotus"/>
                <w:sz w:val="20"/>
                <w:szCs w:val="20"/>
                <w:rtl/>
                <w:lang w:bidi="fa-IR"/>
              </w:rPr>
            </w:pPr>
            <w:r w:rsidRPr="005A0AF7">
              <w:rPr>
                <w:rFonts w:ascii="B Lotus" w:eastAsia="Calibri" w:hAnsi="B Lotus" w:cs="B Lotus"/>
                <w:sz w:val="20"/>
                <w:szCs w:val="20"/>
                <w:rtl/>
              </w:rPr>
              <w:t>شاخص</w:t>
            </w:r>
            <w:ins w:id="4778" w:author="Mehrnazi Boojari" w:date="2019-01-10T23:24:00Z">
              <w:r w:rsidR="00D549B5">
                <w:rPr>
                  <w:rFonts w:ascii="B Lotus" w:eastAsia="Calibri" w:hAnsi="B Lotus" w:cs="B Nazanin" w:hint="cs"/>
                  <w:sz w:val="20"/>
                  <w:szCs w:val="20"/>
                  <w:rtl/>
                </w:rPr>
                <w:t>‌</w:t>
              </w:r>
            </w:ins>
            <w:del w:id="4779" w:author="Mehrnazi Boojari" w:date="2019-01-07T09:46:00Z">
              <w:r w:rsidRPr="005A0AF7" w:rsidDel="006F7CCF">
                <w:rPr>
                  <w:rFonts w:ascii="B Lotus" w:eastAsia="Calibri" w:hAnsi="B Lotus" w:cs="B Lotus"/>
                  <w:sz w:val="20"/>
                  <w:szCs w:val="20"/>
                  <w:rtl/>
                </w:rPr>
                <w:delText xml:space="preserve"> های </w:delText>
              </w:r>
            </w:del>
            <w:ins w:id="4780"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D549B5">
              <w:rPr>
                <w:rFonts w:ascii="B Lotus" w:eastAsia="Calibri" w:hAnsi="B Lotus" w:cs="B Lotus"/>
                <w:sz w:val="20"/>
                <w:szCs w:val="20"/>
                <w:rtl/>
              </w:rPr>
              <w:t xml:space="preserve">اجتماعی </w:t>
            </w:r>
            <w:del w:id="4781" w:author="Mehrnazi Boojari" w:date="2019-01-10T23:24:00Z">
              <w:r w:rsidRPr="00AB69D5" w:rsidDel="00D549B5">
                <w:rPr>
                  <w:rFonts w:ascii="Times New Roman" w:eastAsia="Calibri" w:hAnsi="Times New Roman" w:cs="Times New Roman" w:hint="cs"/>
                  <w:sz w:val="20"/>
                  <w:szCs w:val="20"/>
                  <w:rtl/>
                </w:rPr>
                <w:delText>–</w:delText>
              </w:r>
              <w:r w:rsidRPr="00AB69D5" w:rsidDel="00D549B5">
                <w:rPr>
                  <w:rFonts w:ascii="B Lotus" w:eastAsia="Calibri" w:hAnsi="B Lotus" w:cs="B Lotus"/>
                  <w:sz w:val="20"/>
                  <w:szCs w:val="20"/>
                  <w:rtl/>
                </w:rPr>
                <w:delText xml:space="preserve"> </w:delText>
              </w:r>
            </w:del>
            <w:ins w:id="4782" w:author="Mehrnazi Boojari" w:date="2019-01-10T23:24:00Z">
              <w:r w:rsidR="00D549B5" w:rsidRPr="00D549B5">
                <w:rPr>
                  <w:rFonts w:ascii="Times New Roman" w:eastAsia="Calibri" w:hAnsi="Times New Roman" w:cs="B Lotus" w:hint="cs"/>
                  <w:sz w:val="20"/>
                  <w:szCs w:val="20"/>
                  <w:rtl/>
                  <w:rPrChange w:id="4783" w:author="Mehrnazi Boojari" w:date="2019-01-10T23:24:00Z">
                    <w:rPr>
                      <w:rFonts w:ascii="Times New Roman" w:eastAsia="Calibri" w:hAnsi="Times New Roman" w:cs="Times New Roman" w:hint="cs"/>
                      <w:sz w:val="20"/>
                      <w:szCs w:val="20"/>
                      <w:rtl/>
                    </w:rPr>
                  </w:rPrChange>
                </w:rPr>
                <w:t>ـ</w:t>
              </w:r>
              <w:r w:rsidR="00D549B5" w:rsidRPr="00D549B5">
                <w:rPr>
                  <w:rFonts w:ascii="B Lotus" w:eastAsia="Calibri" w:hAnsi="B Lotus" w:cs="B Lotus"/>
                  <w:sz w:val="20"/>
                  <w:szCs w:val="20"/>
                  <w:rtl/>
                </w:rPr>
                <w:t xml:space="preserve"> </w:t>
              </w:r>
            </w:ins>
            <w:r w:rsidRPr="00AB69D5">
              <w:rPr>
                <w:rFonts w:ascii="B Lotus" w:eastAsia="Calibri" w:hAnsi="B Lotus" w:cs="B Lotus"/>
                <w:sz w:val="20"/>
                <w:szCs w:val="20"/>
                <w:rtl/>
              </w:rPr>
              <w:t>فرهنگی</w:t>
            </w:r>
          </w:p>
        </w:tc>
        <w:tc>
          <w:tcPr>
            <w:tcW w:w="2929" w:type="dxa"/>
          </w:tcPr>
          <w:p w14:paraId="00632AE2" w14:textId="77777777" w:rsidR="00A06196" w:rsidRPr="005A0AF7" w:rsidRDefault="00A06196" w:rsidP="00A06196">
            <w:pPr>
              <w:bidi/>
              <w:jc w:val="center"/>
              <w:rPr>
                <w:rFonts w:ascii="B Lotus" w:eastAsia="Calibri" w:hAnsi="B Lotus" w:cs="B Lotus"/>
                <w:sz w:val="20"/>
                <w:szCs w:val="20"/>
                <w:rtl/>
                <w:lang w:bidi="fa-IR"/>
              </w:rPr>
            </w:pPr>
            <w:r w:rsidRPr="005A0AF7">
              <w:rPr>
                <w:rFonts w:ascii="B Lotus" w:eastAsia="Calibri" w:hAnsi="B Lotus" w:cs="B Lotus"/>
                <w:sz w:val="20"/>
                <w:szCs w:val="20"/>
                <w:rtl/>
              </w:rPr>
              <w:t>شاخص</w:t>
            </w:r>
            <w:ins w:id="4784" w:author="Mehrnazi Boojari" w:date="2019-01-10T23:24:00Z">
              <w:r w:rsidR="00D549B5">
                <w:rPr>
                  <w:rFonts w:ascii="B Lotus" w:eastAsia="Calibri" w:hAnsi="B Lotus" w:cs="B Nazanin" w:hint="cs"/>
                  <w:sz w:val="20"/>
                  <w:szCs w:val="20"/>
                  <w:rtl/>
                </w:rPr>
                <w:t>‌</w:t>
              </w:r>
            </w:ins>
            <w:del w:id="4785" w:author="Mehrnazi Boojari" w:date="2019-01-07T09:46:00Z">
              <w:r w:rsidRPr="005A0AF7" w:rsidDel="006F7CCF">
                <w:rPr>
                  <w:rFonts w:ascii="B Lotus" w:eastAsia="Calibri" w:hAnsi="B Lotus" w:cs="B Lotus"/>
                  <w:sz w:val="20"/>
                  <w:szCs w:val="20"/>
                  <w:rtl/>
                </w:rPr>
                <w:delText xml:space="preserve"> های </w:delText>
              </w:r>
            </w:del>
            <w:ins w:id="4786"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A0AF7">
              <w:rPr>
                <w:rFonts w:ascii="B Lotus" w:eastAsia="Calibri" w:hAnsi="B Lotus" w:cs="B Lotus"/>
                <w:sz w:val="20"/>
                <w:szCs w:val="20"/>
                <w:rtl/>
              </w:rPr>
              <w:t>اقتصادی</w:t>
            </w:r>
          </w:p>
        </w:tc>
        <w:tc>
          <w:tcPr>
            <w:tcW w:w="2748" w:type="dxa"/>
          </w:tcPr>
          <w:p w14:paraId="7770D479" w14:textId="77777777" w:rsidR="00A06196" w:rsidRPr="005A0AF7" w:rsidRDefault="00A06196" w:rsidP="00A06196">
            <w:pPr>
              <w:bidi/>
              <w:jc w:val="center"/>
              <w:rPr>
                <w:rFonts w:ascii="B Lotus" w:eastAsia="Calibri" w:hAnsi="B Lotus" w:cs="B Lotus"/>
                <w:sz w:val="20"/>
                <w:szCs w:val="20"/>
                <w:rtl/>
              </w:rPr>
            </w:pPr>
            <w:r w:rsidRPr="005A0AF7">
              <w:rPr>
                <w:rFonts w:ascii="B Lotus" w:eastAsia="Calibri" w:hAnsi="B Lotus" w:cs="B Lotus"/>
                <w:sz w:val="20"/>
                <w:szCs w:val="20"/>
                <w:rtl/>
              </w:rPr>
              <w:t>شاخص</w:t>
            </w:r>
            <w:ins w:id="4787" w:author="Mehrnazi Boojari" w:date="2019-01-10T23:24:00Z">
              <w:r w:rsidR="00D549B5">
                <w:rPr>
                  <w:rFonts w:ascii="B Lotus" w:eastAsia="Calibri" w:hAnsi="B Lotus" w:cs="B Nazanin" w:hint="cs"/>
                  <w:sz w:val="20"/>
                  <w:szCs w:val="20"/>
                  <w:rtl/>
                </w:rPr>
                <w:t>‌</w:t>
              </w:r>
            </w:ins>
            <w:del w:id="4788" w:author="Mehrnazi Boojari" w:date="2019-01-07T09:46:00Z">
              <w:r w:rsidRPr="005A0AF7" w:rsidDel="006F7CCF">
                <w:rPr>
                  <w:rFonts w:ascii="B Lotus" w:eastAsia="Calibri" w:hAnsi="B Lotus" w:cs="B Lotus"/>
                  <w:sz w:val="20"/>
                  <w:szCs w:val="20"/>
                  <w:rtl/>
                </w:rPr>
                <w:delText xml:space="preserve"> های </w:delText>
              </w:r>
            </w:del>
            <w:ins w:id="4789"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A0AF7">
              <w:rPr>
                <w:rFonts w:ascii="B Lotus" w:eastAsia="Calibri" w:hAnsi="B Lotus" w:cs="B Lotus"/>
                <w:sz w:val="20"/>
                <w:szCs w:val="20"/>
                <w:rtl/>
              </w:rPr>
              <w:t>کالبدی</w:t>
            </w:r>
          </w:p>
        </w:tc>
      </w:tr>
      <w:tr w:rsidR="00A06196" w:rsidRPr="005A0AF7" w14:paraId="51784F84" w14:textId="77777777" w:rsidTr="0023589F">
        <w:trPr>
          <w:jc w:val="center"/>
        </w:trPr>
        <w:tc>
          <w:tcPr>
            <w:tcW w:w="3789" w:type="dxa"/>
          </w:tcPr>
          <w:p w14:paraId="5457F526" w14:textId="77777777" w:rsidR="00A06196" w:rsidRPr="005A0AF7" w:rsidRDefault="00A06196" w:rsidP="00A25B54">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نوع واحدهای مسکونی در روستاها</w:t>
            </w:r>
            <w:ins w:id="4790" w:author="Mehrnazi Boojari" w:date="2019-01-07T10:28:00Z">
              <w:r w:rsidR="006C73A5">
                <w:rPr>
                  <w:rFonts w:ascii="B Lotus" w:eastAsia="Calibri" w:hAnsi="B Lotus" w:cs="B Lotus" w:hint="cs"/>
                  <w:sz w:val="20"/>
                  <w:szCs w:val="20"/>
                  <w:rtl/>
                </w:rPr>
                <w:t xml:space="preserve"> </w:t>
              </w:r>
            </w:ins>
            <w:r w:rsidRPr="005A0AF7">
              <w:rPr>
                <w:rFonts w:ascii="B Lotus" w:eastAsia="Calibri" w:hAnsi="B Lotus" w:cs="B Lotus"/>
                <w:sz w:val="20"/>
                <w:szCs w:val="20"/>
                <w:rtl/>
              </w:rPr>
              <w:t>(آپارتمانی و معمولی)؛</w:t>
            </w:r>
          </w:p>
          <w:p w14:paraId="4D64A718" w14:textId="77777777" w:rsidR="00A06196" w:rsidRPr="005A0AF7" w:rsidRDefault="00A06196" w:rsidP="00A25B54">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میزان برخورداری واحدهای مسکونی از اسناد مالكيت؛</w:t>
            </w:r>
          </w:p>
          <w:p w14:paraId="296B19F7" w14:textId="77777777" w:rsidR="00A06196" w:rsidRPr="005A0AF7" w:rsidRDefault="00A06196" w:rsidP="00AB69D5">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مدت زمان بهره</w:t>
            </w:r>
            <w:ins w:id="4791" w:author="Mehrnazi Boojari" w:date="2019-01-10T23:24:00Z">
              <w:r w:rsidR="00AB69D5">
                <w:rPr>
                  <w:rFonts w:ascii="B Lotus" w:eastAsia="Calibri" w:hAnsi="B Lotus" w:cs="B Nazanin" w:hint="cs"/>
                  <w:sz w:val="20"/>
                  <w:szCs w:val="20"/>
                  <w:rtl/>
                </w:rPr>
                <w:t>‌</w:t>
              </w:r>
            </w:ins>
            <w:del w:id="4792" w:author="Mehrnazi Boojari" w:date="2019-01-10T23:24:00Z">
              <w:r w:rsidRPr="005A0AF7" w:rsidDel="00AB69D5">
                <w:rPr>
                  <w:rFonts w:ascii="B Lotus" w:eastAsia="Calibri" w:hAnsi="B Lotus" w:cs="B Lotus"/>
                  <w:sz w:val="20"/>
                  <w:szCs w:val="20"/>
                  <w:rtl/>
                </w:rPr>
                <w:delText xml:space="preserve"> </w:delText>
              </w:r>
            </w:del>
            <w:r w:rsidRPr="005A0AF7">
              <w:rPr>
                <w:rFonts w:ascii="B Lotus" w:eastAsia="Calibri" w:hAnsi="B Lotus" w:cs="B Lotus"/>
                <w:sz w:val="20"/>
                <w:szCs w:val="20"/>
                <w:rtl/>
              </w:rPr>
              <w:t>برداری از واحد مسکونی؛</w:t>
            </w:r>
          </w:p>
          <w:p w14:paraId="0CCFCED5" w14:textId="77777777" w:rsidR="00A06196" w:rsidRPr="005A0AF7" w:rsidRDefault="00A06196" w:rsidP="00AB69D5">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نسبت واحدهای مسکونی خالی</w:t>
            </w:r>
            <w:del w:id="4793" w:author="Mehrnazi Boojari" w:date="2019-01-10T23:25:00Z">
              <w:r w:rsidRPr="005A0AF7" w:rsidDel="00AB69D5">
                <w:rPr>
                  <w:rFonts w:ascii="B Lotus" w:eastAsia="Calibri" w:hAnsi="B Lotus" w:cs="B Lotus"/>
                  <w:sz w:val="20"/>
                  <w:szCs w:val="20"/>
                  <w:rtl/>
                </w:rPr>
                <w:delText>،</w:delText>
              </w:r>
            </w:del>
            <w:ins w:id="4794" w:author="Mehrnazi Boojari" w:date="2019-01-10T23:25:00Z">
              <w:r w:rsidR="00AB69D5">
                <w:rPr>
                  <w:rFonts w:ascii="B Lotus" w:eastAsia="Calibri" w:hAnsi="B Lotus" w:cs="B Lotus" w:hint="cs"/>
                  <w:sz w:val="20"/>
                  <w:szCs w:val="20"/>
                  <w:rtl/>
                </w:rPr>
                <w:t>؛</w:t>
              </w:r>
            </w:ins>
          </w:p>
          <w:p w14:paraId="1B3E7A67" w14:textId="77777777" w:rsidR="00A06196" w:rsidRPr="005A0AF7" w:rsidRDefault="00A06196" w:rsidP="00A25B54">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میزان برخورداری واحدهای مسکونی از فضاهای معیشتی و فضاهای مشترک زیستی و معیشتی؛</w:t>
            </w:r>
          </w:p>
          <w:p w14:paraId="46EA7DA9" w14:textId="77777777" w:rsidR="00A06196" w:rsidRPr="005A0AF7" w:rsidRDefault="00A06196" w:rsidP="00A25B54">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نوع سوخت مصرفی برای پخت و پز؛</w:t>
            </w:r>
          </w:p>
          <w:p w14:paraId="2CE397BC" w14:textId="77777777" w:rsidR="00A06196" w:rsidRPr="005A0AF7" w:rsidRDefault="00A06196" w:rsidP="00AB69D5">
            <w:pPr>
              <w:numPr>
                <w:ilvl w:val="0"/>
                <w:numId w:val="32"/>
              </w:numPr>
              <w:bidi/>
              <w:ind w:left="121" w:hanging="121"/>
              <w:contextualSpacing/>
              <w:rPr>
                <w:rFonts w:ascii="B Lotus" w:eastAsia="Calibri" w:hAnsi="B Lotus" w:cs="B Lotus"/>
                <w:sz w:val="20"/>
                <w:szCs w:val="20"/>
              </w:rPr>
            </w:pPr>
            <w:r w:rsidRPr="005A0AF7">
              <w:rPr>
                <w:rFonts w:ascii="B Lotus" w:eastAsia="Calibri" w:hAnsi="B Lotus" w:cs="B Lotus"/>
                <w:sz w:val="20"/>
                <w:szCs w:val="20"/>
                <w:rtl/>
              </w:rPr>
              <w:t>نوع سوخت مصرفی برای گرمایش</w:t>
            </w:r>
            <w:del w:id="4795" w:author="Mehrnazi Boojari" w:date="2019-01-10T23:25:00Z">
              <w:r w:rsidRPr="005A0AF7" w:rsidDel="00AB69D5">
                <w:rPr>
                  <w:rFonts w:ascii="B Lotus" w:eastAsia="Calibri" w:hAnsi="B Lotus" w:cs="B Lotus"/>
                  <w:sz w:val="20"/>
                  <w:szCs w:val="20"/>
                  <w:rtl/>
                </w:rPr>
                <w:delText xml:space="preserve">، </w:delText>
              </w:r>
            </w:del>
            <w:ins w:id="4796" w:author="Mehrnazi Boojari" w:date="2019-01-10T23:25:00Z">
              <w:r w:rsidR="00AB69D5">
                <w:rPr>
                  <w:rFonts w:ascii="B Lotus" w:eastAsia="Calibri" w:hAnsi="B Lotus" w:cs="B Lotus" w:hint="cs"/>
                  <w:sz w:val="20"/>
                  <w:szCs w:val="20"/>
                  <w:rtl/>
                </w:rPr>
                <w:t>؛</w:t>
              </w:r>
              <w:r w:rsidR="00AB69D5" w:rsidRPr="005A0AF7">
                <w:rPr>
                  <w:rFonts w:ascii="B Lotus" w:eastAsia="Calibri" w:hAnsi="B Lotus" w:cs="B Lotus"/>
                  <w:sz w:val="20"/>
                  <w:szCs w:val="20"/>
                  <w:rtl/>
                </w:rPr>
                <w:t xml:space="preserve"> </w:t>
              </w:r>
            </w:ins>
          </w:p>
          <w:p w14:paraId="3240CAE2" w14:textId="77777777" w:rsidR="00A06196" w:rsidRPr="005A0AF7" w:rsidRDefault="00A06196" w:rsidP="00A25B54">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میزان برخورداری از امکانات بهداشتی و درمانی</w:t>
            </w:r>
            <w:del w:id="4797" w:author="Mehrnazi Boojari" w:date="2019-01-07T09:47:00Z">
              <w:r w:rsidRPr="005A0AF7" w:rsidDel="006F7CCF">
                <w:rPr>
                  <w:rFonts w:ascii="B Lotus" w:eastAsia="Calibri" w:hAnsi="B Lotus" w:cs="B Lotus"/>
                  <w:sz w:val="20"/>
                  <w:szCs w:val="20"/>
                  <w:rtl/>
                </w:rPr>
                <w:delText xml:space="preserve"> ؛</w:delText>
              </w:r>
            </w:del>
            <w:ins w:id="4798" w:author="Mehrnazi Boojari" w:date="2019-01-07T09:47:00Z">
              <w:r w:rsidR="006F7CCF">
                <w:rPr>
                  <w:rFonts w:ascii="B Lotus" w:eastAsia="Calibri" w:hAnsi="B Lotus" w:cs="B Lotus"/>
                  <w:sz w:val="20"/>
                  <w:szCs w:val="20"/>
                  <w:rtl/>
                </w:rPr>
                <w:t>؛</w:t>
              </w:r>
            </w:ins>
          </w:p>
          <w:p w14:paraId="7AB413CB" w14:textId="77777777" w:rsidR="00A06196" w:rsidRPr="005A0AF7" w:rsidRDefault="00A06196" w:rsidP="00AB69D5">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میزان برخورداری از امکانات آموزشی و فرهنگی</w:t>
            </w:r>
            <w:del w:id="4799" w:author="Mehrnazi Boojari" w:date="2019-01-10T23:25:00Z">
              <w:r w:rsidRPr="005A0AF7" w:rsidDel="00AB69D5">
                <w:rPr>
                  <w:rFonts w:ascii="B Lotus" w:eastAsia="Calibri" w:hAnsi="B Lotus" w:cs="B Lotus"/>
                  <w:sz w:val="20"/>
                  <w:szCs w:val="20"/>
                  <w:rtl/>
                </w:rPr>
                <w:delText>،</w:delText>
              </w:r>
            </w:del>
            <w:ins w:id="4800" w:author="Mehrnazi Boojari" w:date="2019-01-10T23:25:00Z">
              <w:r w:rsidR="00AB69D5">
                <w:rPr>
                  <w:rFonts w:ascii="B Lotus" w:eastAsia="Calibri" w:hAnsi="B Lotus" w:cs="B Lotus" w:hint="cs"/>
                  <w:sz w:val="20"/>
                  <w:szCs w:val="20"/>
                  <w:rtl/>
                </w:rPr>
                <w:t>؛</w:t>
              </w:r>
            </w:ins>
          </w:p>
          <w:p w14:paraId="69684ED3" w14:textId="77777777" w:rsidR="00A06196" w:rsidRPr="005A0AF7" w:rsidRDefault="00A06196" w:rsidP="00AB69D5">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میزان برخورداری از امکانات خدماتی و بازرگانی</w:t>
            </w:r>
            <w:del w:id="4801" w:author="Mehrnazi Boojari" w:date="2019-01-10T23:25:00Z">
              <w:r w:rsidRPr="005A0AF7" w:rsidDel="00AB69D5">
                <w:rPr>
                  <w:rFonts w:ascii="B Lotus" w:eastAsia="Calibri" w:hAnsi="B Lotus" w:cs="B Lotus"/>
                  <w:sz w:val="20"/>
                  <w:szCs w:val="20"/>
                  <w:rtl/>
                </w:rPr>
                <w:delText>،</w:delText>
              </w:r>
            </w:del>
            <w:ins w:id="4802" w:author="Mehrnazi Boojari" w:date="2019-01-10T23:25:00Z">
              <w:r w:rsidR="00AB69D5">
                <w:rPr>
                  <w:rFonts w:ascii="B Lotus" w:eastAsia="Calibri" w:hAnsi="B Lotus" w:cs="B Lotus" w:hint="cs"/>
                  <w:sz w:val="20"/>
                  <w:szCs w:val="20"/>
                  <w:rtl/>
                </w:rPr>
                <w:t>؛</w:t>
              </w:r>
            </w:ins>
          </w:p>
          <w:p w14:paraId="61A4ED0F" w14:textId="77777777" w:rsidR="00A06196" w:rsidRPr="005A0AF7" w:rsidRDefault="00A06196" w:rsidP="00AB69D5">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نحوه تصرف واحد مسکون</w:t>
            </w:r>
            <w:del w:id="4803" w:author="Mehrnazi Boojari" w:date="2019-01-07T10:47:00Z">
              <w:r w:rsidRPr="005A0AF7" w:rsidDel="006A1F1D">
                <w:rPr>
                  <w:rFonts w:ascii="B Lotus" w:eastAsia="Calibri" w:hAnsi="B Lotus" w:cs="B Lotus"/>
                  <w:sz w:val="20"/>
                  <w:szCs w:val="20"/>
                  <w:rtl/>
                </w:rPr>
                <w:delText>ی(</w:delText>
              </w:r>
            </w:del>
            <w:ins w:id="4804" w:author="Mehrnazi Boojari" w:date="2019-01-07T10:47:00Z">
              <w:r w:rsidR="006A1F1D">
                <w:rPr>
                  <w:rFonts w:ascii="B Lotus" w:eastAsia="Calibri" w:hAnsi="B Lotus" w:cs="B Lotus"/>
                  <w:sz w:val="20"/>
                  <w:szCs w:val="20"/>
                  <w:rtl/>
                </w:rPr>
                <w:t>ی (</w:t>
              </w:r>
            </w:ins>
            <w:r w:rsidRPr="005A0AF7">
              <w:rPr>
                <w:rFonts w:ascii="B Lotus" w:eastAsia="Calibri" w:hAnsi="B Lotus" w:cs="B Lotus"/>
                <w:sz w:val="20"/>
                <w:szCs w:val="20"/>
                <w:rtl/>
              </w:rPr>
              <w:t>ملکی، اجاره</w:t>
            </w:r>
            <w:ins w:id="4805" w:author="Mehrnazi Boojari" w:date="2019-01-10T23:26:00Z">
              <w:r w:rsidR="00AB69D5">
                <w:rPr>
                  <w:rFonts w:ascii="B Lotus" w:eastAsia="Calibri" w:hAnsi="B Lotus" w:cs="B Nazanin" w:hint="cs"/>
                  <w:sz w:val="20"/>
                  <w:szCs w:val="20"/>
                  <w:rtl/>
                </w:rPr>
                <w:t>‌</w:t>
              </w:r>
            </w:ins>
            <w:del w:id="4806" w:author="Mehrnazi Boojari" w:date="2019-01-10T23:26:00Z">
              <w:r w:rsidRPr="005A0AF7" w:rsidDel="00AB69D5">
                <w:rPr>
                  <w:rFonts w:ascii="B Lotus" w:eastAsia="Calibri" w:hAnsi="B Lotus" w:cs="B Lotus"/>
                  <w:sz w:val="20"/>
                  <w:szCs w:val="20"/>
                  <w:rtl/>
                </w:rPr>
                <w:delText xml:space="preserve"> </w:delText>
              </w:r>
            </w:del>
            <w:r w:rsidRPr="005A0AF7">
              <w:rPr>
                <w:rFonts w:ascii="B Lotus" w:eastAsia="Calibri" w:hAnsi="B Lotus" w:cs="B Lotus"/>
                <w:sz w:val="20"/>
                <w:szCs w:val="20"/>
                <w:rtl/>
              </w:rPr>
              <w:t>ای، وقفی</w:t>
            </w:r>
            <w:del w:id="4807" w:author="Mehrnazi Boojari" w:date="2019-01-10T23:25:00Z">
              <w:r w:rsidRPr="005A0AF7" w:rsidDel="00AB69D5">
                <w:rPr>
                  <w:rFonts w:ascii="B Lotus" w:eastAsia="Calibri" w:hAnsi="B Lotus" w:cs="B Lotus"/>
                  <w:sz w:val="20"/>
                  <w:szCs w:val="20"/>
                  <w:rtl/>
                </w:rPr>
                <w:delText xml:space="preserve">، </w:delText>
              </w:r>
            </w:del>
            <w:ins w:id="4808" w:author="Mehrnazi Boojari" w:date="2019-01-10T23:26:00Z">
              <w:r w:rsidR="00AB69D5">
                <w:rPr>
                  <w:rFonts w:ascii="B Lotus" w:eastAsia="Calibri" w:hAnsi="B Lotus" w:cs="B Lotus" w:hint="cs"/>
                  <w:sz w:val="20"/>
                  <w:szCs w:val="20"/>
                  <w:rtl/>
                </w:rPr>
                <w:t>،</w:t>
              </w:r>
            </w:ins>
            <w:ins w:id="4809" w:author="Mehrnazi Boojari" w:date="2019-01-10T23:25:00Z">
              <w:r w:rsidR="00AB69D5" w:rsidRPr="005A0AF7">
                <w:rPr>
                  <w:rFonts w:ascii="B Lotus" w:eastAsia="Calibri" w:hAnsi="B Lotus" w:cs="B Lotus"/>
                  <w:sz w:val="20"/>
                  <w:szCs w:val="20"/>
                  <w:rtl/>
                </w:rPr>
                <w:t xml:space="preserve"> </w:t>
              </w:r>
            </w:ins>
            <w:r w:rsidRPr="005A0AF7">
              <w:rPr>
                <w:rFonts w:ascii="B Lotus" w:eastAsia="Calibri" w:hAnsi="B Lotus" w:cs="B Lotus"/>
                <w:sz w:val="20"/>
                <w:szCs w:val="20"/>
                <w:rtl/>
              </w:rPr>
              <w:t>سازمانی)؛</w:t>
            </w:r>
          </w:p>
          <w:p w14:paraId="0F2754AF" w14:textId="77777777" w:rsidR="00A06196" w:rsidRPr="005A0AF7" w:rsidRDefault="00A06196" w:rsidP="00AB69D5">
            <w:pPr>
              <w:numPr>
                <w:ilvl w:val="0"/>
                <w:numId w:val="32"/>
              </w:numPr>
              <w:bidi/>
              <w:ind w:left="121" w:hanging="121"/>
              <w:contextualSpacing/>
              <w:rPr>
                <w:rFonts w:ascii="B Lotus" w:eastAsia="Calibri" w:hAnsi="B Lotus" w:cs="B Lotus"/>
                <w:sz w:val="20"/>
                <w:szCs w:val="20"/>
              </w:rPr>
            </w:pPr>
            <w:r w:rsidRPr="005A0AF7">
              <w:rPr>
                <w:rFonts w:ascii="B Lotus" w:eastAsia="Calibri" w:hAnsi="B Lotus" w:cs="B Lotus"/>
                <w:sz w:val="20"/>
                <w:szCs w:val="20"/>
                <w:rtl/>
              </w:rPr>
              <w:t xml:space="preserve">میزان برخورداری واحد مسکونی از امکانات آسایشی </w:t>
            </w:r>
            <w:del w:id="4810" w:author="Mehrnazi Boojari" w:date="2019-01-10T23:25:00Z">
              <w:r w:rsidRPr="005A0AF7" w:rsidDel="00AB69D5">
                <w:rPr>
                  <w:rFonts w:ascii="B Lotus" w:eastAsia="Calibri" w:hAnsi="B Lotus" w:cs="B Lotus"/>
                  <w:sz w:val="20"/>
                  <w:szCs w:val="20"/>
                  <w:rtl/>
                </w:rPr>
                <w:delText xml:space="preserve">خدماتی </w:delText>
              </w:r>
            </w:del>
            <w:ins w:id="4811" w:author="Mehrnazi Boojari" w:date="2019-01-10T23:25:00Z">
              <w:r w:rsidR="00AB69D5" w:rsidRPr="005A0AF7">
                <w:rPr>
                  <w:rFonts w:ascii="B Lotus" w:eastAsia="Calibri" w:hAnsi="B Lotus" w:cs="B Lotus"/>
                  <w:sz w:val="20"/>
                  <w:szCs w:val="20"/>
                  <w:rtl/>
                </w:rPr>
                <w:t>خدماتی</w:t>
              </w:r>
              <w:r w:rsidR="00AB69D5">
                <w:rPr>
                  <w:rFonts w:ascii="B Lotus" w:eastAsia="Calibri" w:hAnsi="B Lotus" w:cs="B Lotus" w:hint="cs"/>
                  <w:sz w:val="20"/>
                  <w:szCs w:val="20"/>
                  <w:rtl/>
                </w:rPr>
                <w:t>؛</w:t>
              </w:r>
            </w:ins>
          </w:p>
          <w:p w14:paraId="72E87731" w14:textId="77777777" w:rsidR="00A06196" w:rsidRPr="005A0AF7" w:rsidRDefault="00A06196" w:rsidP="00A25B54">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برخورداری واحدهای مسکونی از حمام؛</w:t>
            </w:r>
          </w:p>
          <w:p w14:paraId="5B3186CA" w14:textId="77777777" w:rsidR="00A06196" w:rsidRPr="005A0AF7" w:rsidRDefault="00A06196" w:rsidP="00AB69D5">
            <w:pPr>
              <w:numPr>
                <w:ilvl w:val="0"/>
                <w:numId w:val="32"/>
              </w:numPr>
              <w:bidi/>
              <w:ind w:left="121" w:hanging="121"/>
              <w:contextualSpacing/>
              <w:rPr>
                <w:rFonts w:ascii="B Lotus" w:eastAsia="Calibri" w:hAnsi="B Lotus" w:cs="B Lotus"/>
                <w:sz w:val="20"/>
                <w:szCs w:val="20"/>
              </w:rPr>
            </w:pPr>
            <w:r w:rsidRPr="005A0AF7">
              <w:rPr>
                <w:rFonts w:ascii="B Lotus" w:eastAsia="Calibri" w:hAnsi="B Lotus" w:cs="B Lotus"/>
                <w:sz w:val="20"/>
                <w:szCs w:val="20"/>
                <w:rtl/>
              </w:rPr>
              <w:t>میزان برخورداری واحدهای مسکونی از توالت و محل استقرار آن</w:t>
            </w:r>
            <w:del w:id="4812" w:author="Mehrnazi Boojari" w:date="2019-01-10T23:25:00Z">
              <w:r w:rsidRPr="005A0AF7" w:rsidDel="00AB69D5">
                <w:rPr>
                  <w:rFonts w:ascii="B Lotus" w:eastAsia="Calibri" w:hAnsi="B Lotus" w:cs="B Lotus"/>
                  <w:sz w:val="20"/>
                  <w:szCs w:val="20"/>
                  <w:rtl/>
                </w:rPr>
                <w:delText>،</w:delText>
              </w:r>
            </w:del>
            <w:ins w:id="4813" w:author="Mehrnazi Boojari" w:date="2019-01-10T23:25:00Z">
              <w:r w:rsidR="00AB69D5">
                <w:rPr>
                  <w:rFonts w:ascii="B Lotus" w:eastAsia="Calibri" w:hAnsi="B Lotus" w:cs="B Lotus" w:hint="cs"/>
                  <w:sz w:val="20"/>
                  <w:szCs w:val="20"/>
                  <w:rtl/>
                </w:rPr>
                <w:t>؛</w:t>
              </w:r>
            </w:ins>
          </w:p>
          <w:p w14:paraId="160CD41E" w14:textId="77777777" w:rsidR="00A06196" w:rsidRPr="005A0AF7" w:rsidRDefault="00A06196" w:rsidP="00A25B54">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 xml:space="preserve"> نحوه دفع فاضلاب سبک؛ </w:t>
            </w:r>
          </w:p>
          <w:p w14:paraId="0532497C" w14:textId="77777777" w:rsidR="00A06196" w:rsidRPr="005A0AF7" w:rsidRDefault="00A06196" w:rsidP="00A25B54">
            <w:pPr>
              <w:numPr>
                <w:ilvl w:val="0"/>
                <w:numId w:val="32"/>
              </w:numPr>
              <w:bidi/>
              <w:ind w:left="121" w:hanging="121"/>
              <w:contextualSpacing/>
              <w:rPr>
                <w:rFonts w:ascii="B Lotus" w:eastAsia="Calibri" w:hAnsi="B Lotus" w:cs="B Lotus"/>
                <w:sz w:val="20"/>
                <w:szCs w:val="20"/>
              </w:rPr>
            </w:pPr>
            <w:r w:rsidRPr="005A0AF7">
              <w:rPr>
                <w:rFonts w:ascii="B Lotus" w:eastAsia="Calibri" w:hAnsi="B Lotus" w:cs="B Lotus"/>
                <w:sz w:val="20"/>
                <w:szCs w:val="20"/>
                <w:rtl/>
              </w:rPr>
              <w:t>تعداد خانوار ساکن در واحدهای مسکونی؛</w:t>
            </w:r>
          </w:p>
          <w:p w14:paraId="7539D191" w14:textId="77777777" w:rsidR="00A06196" w:rsidRPr="005A0AF7" w:rsidRDefault="00A06196" w:rsidP="00AB69D5">
            <w:pPr>
              <w:numPr>
                <w:ilvl w:val="0"/>
                <w:numId w:val="32"/>
              </w:numPr>
              <w:bidi/>
              <w:ind w:left="121" w:hanging="121"/>
              <w:contextualSpacing/>
              <w:rPr>
                <w:rFonts w:ascii="B Lotus" w:eastAsia="Calibri" w:hAnsi="B Lotus" w:cs="B Lotus"/>
                <w:sz w:val="20"/>
                <w:szCs w:val="20"/>
              </w:rPr>
            </w:pPr>
            <w:r w:rsidRPr="005A0AF7">
              <w:rPr>
                <w:rFonts w:ascii="B Lotus" w:eastAsia="Calibri" w:hAnsi="B Lotus" w:cs="B Lotus"/>
                <w:sz w:val="20"/>
                <w:szCs w:val="20"/>
                <w:rtl/>
              </w:rPr>
              <w:t xml:space="preserve">تراکم نفر در واحد </w:t>
            </w:r>
            <w:del w:id="4814" w:author="Mehrnazi Boojari" w:date="2019-01-10T23:25:00Z">
              <w:r w:rsidRPr="005A0AF7" w:rsidDel="00AB69D5">
                <w:rPr>
                  <w:rFonts w:ascii="B Lotus" w:eastAsia="Calibri" w:hAnsi="B Lotus" w:cs="B Lotus"/>
                  <w:sz w:val="20"/>
                  <w:szCs w:val="20"/>
                  <w:rtl/>
                </w:rPr>
                <w:delText xml:space="preserve">مسکونی </w:delText>
              </w:r>
            </w:del>
            <w:ins w:id="4815" w:author="Mehrnazi Boojari" w:date="2019-01-10T23:25:00Z">
              <w:r w:rsidR="00AB69D5" w:rsidRPr="005A0AF7">
                <w:rPr>
                  <w:rFonts w:ascii="B Lotus" w:eastAsia="Calibri" w:hAnsi="B Lotus" w:cs="B Lotus"/>
                  <w:sz w:val="20"/>
                  <w:szCs w:val="20"/>
                  <w:rtl/>
                </w:rPr>
                <w:t>مسکونی</w:t>
              </w:r>
              <w:r w:rsidR="00AB69D5">
                <w:rPr>
                  <w:rFonts w:ascii="B Lotus" w:eastAsia="Calibri" w:hAnsi="B Lotus" w:cs="B Lotus" w:hint="cs"/>
                  <w:sz w:val="20"/>
                  <w:szCs w:val="20"/>
                  <w:rtl/>
                </w:rPr>
                <w:t>؛</w:t>
              </w:r>
            </w:ins>
          </w:p>
          <w:p w14:paraId="4629985E" w14:textId="77777777" w:rsidR="00A06196" w:rsidRPr="005A0AF7" w:rsidRDefault="00A06196" w:rsidP="00A25B54">
            <w:pPr>
              <w:numPr>
                <w:ilvl w:val="0"/>
                <w:numId w:val="32"/>
              </w:numPr>
              <w:bidi/>
              <w:ind w:left="121" w:hanging="121"/>
              <w:contextualSpacing/>
              <w:rPr>
                <w:rFonts w:ascii="B Lotus" w:eastAsia="Calibri" w:hAnsi="B Lotus" w:cs="B Lotus"/>
                <w:sz w:val="20"/>
                <w:szCs w:val="20"/>
              </w:rPr>
            </w:pPr>
            <w:r w:rsidRPr="005A0AF7">
              <w:rPr>
                <w:rFonts w:ascii="B Lotus" w:eastAsia="Calibri" w:hAnsi="B Lotus" w:cs="B Lotus"/>
                <w:sz w:val="20"/>
                <w:szCs w:val="20"/>
                <w:rtl/>
              </w:rPr>
              <w:t>تراکم اتاق در واحد مسکونی</w:t>
            </w:r>
            <w:ins w:id="4816" w:author="Mehrnazi Boojari" w:date="2019-01-10T23:25:00Z">
              <w:r w:rsidR="00AB69D5">
                <w:rPr>
                  <w:rFonts w:ascii="B Lotus" w:eastAsia="Calibri" w:hAnsi="B Lotus" w:cs="B Lotus" w:hint="cs"/>
                  <w:sz w:val="20"/>
                  <w:szCs w:val="20"/>
                  <w:rtl/>
                </w:rPr>
                <w:t>؛</w:t>
              </w:r>
            </w:ins>
            <w:r w:rsidRPr="005A0AF7">
              <w:rPr>
                <w:rFonts w:ascii="B Lotus" w:eastAsia="Calibri" w:hAnsi="B Lotus" w:cs="B Lotus"/>
                <w:sz w:val="20"/>
                <w:szCs w:val="20"/>
                <w:rtl/>
              </w:rPr>
              <w:t xml:space="preserve"> </w:t>
            </w:r>
          </w:p>
          <w:p w14:paraId="44C72F2E" w14:textId="77777777" w:rsidR="00A06196" w:rsidRPr="005A0AF7" w:rsidRDefault="00A06196" w:rsidP="00AB69D5">
            <w:pPr>
              <w:numPr>
                <w:ilvl w:val="0"/>
                <w:numId w:val="32"/>
              </w:numPr>
              <w:bidi/>
              <w:ind w:left="121" w:hanging="121"/>
              <w:contextualSpacing/>
              <w:rPr>
                <w:rFonts w:ascii="B Lotus" w:eastAsia="Calibri" w:hAnsi="B Lotus" w:cs="B Lotus"/>
                <w:sz w:val="20"/>
                <w:szCs w:val="20"/>
                <w:rtl/>
              </w:rPr>
            </w:pPr>
            <w:r w:rsidRPr="005A0AF7">
              <w:rPr>
                <w:rFonts w:ascii="B Lotus" w:eastAsia="Calibri" w:hAnsi="B Lotus" w:cs="B Lotus"/>
                <w:sz w:val="20"/>
                <w:szCs w:val="20"/>
                <w:rtl/>
              </w:rPr>
              <w:t>بدمسکنی (آلونک</w:t>
            </w:r>
            <w:del w:id="4817" w:author="Mehrnazi Boojari" w:date="2019-01-07T09:47:00Z">
              <w:r w:rsidRPr="005A0AF7" w:rsidDel="006F7CCF">
                <w:rPr>
                  <w:rFonts w:ascii="B Lotus" w:eastAsia="Calibri" w:hAnsi="B Lotus" w:cs="B Lotus"/>
                  <w:sz w:val="20"/>
                  <w:szCs w:val="20"/>
                  <w:rtl/>
                </w:rPr>
                <w:delText xml:space="preserve"> ،</w:delText>
              </w:r>
            </w:del>
            <w:ins w:id="4818" w:author="Mehrnazi Boojari" w:date="2019-01-07T09:47:00Z">
              <w:r w:rsidR="006F7CCF">
                <w:rPr>
                  <w:rFonts w:ascii="B Lotus" w:eastAsia="Calibri" w:hAnsi="B Lotus" w:cs="B Lotus"/>
                  <w:sz w:val="20"/>
                  <w:szCs w:val="20"/>
                  <w:rtl/>
                </w:rPr>
                <w:t>،</w:t>
              </w:r>
            </w:ins>
            <w:r w:rsidRPr="005A0AF7">
              <w:rPr>
                <w:rFonts w:ascii="B Lotus" w:eastAsia="Calibri" w:hAnsi="B Lotus" w:cs="B Lotus"/>
                <w:sz w:val="20"/>
                <w:szCs w:val="20"/>
                <w:rtl/>
              </w:rPr>
              <w:t xml:space="preserve"> زاغه، کپر و ...</w:t>
            </w:r>
            <w:del w:id="4819" w:author="Mehrnazi Boojari" w:date="2019-01-07T10:07:00Z">
              <w:r w:rsidRPr="005A0AF7" w:rsidDel="00A31D6F">
                <w:rPr>
                  <w:rFonts w:ascii="B Lotus" w:eastAsia="Calibri" w:hAnsi="B Lotus" w:cs="B Lotus"/>
                  <w:sz w:val="20"/>
                  <w:szCs w:val="20"/>
                  <w:rtl/>
                </w:rPr>
                <w:delText xml:space="preserve"> )</w:delText>
              </w:r>
            </w:del>
            <w:ins w:id="4820" w:author="Mehrnazi Boojari" w:date="2019-01-07T10:07:00Z">
              <w:r w:rsidR="00A31D6F">
                <w:rPr>
                  <w:rFonts w:ascii="B Lotus" w:eastAsia="Calibri" w:hAnsi="B Lotus" w:cs="B Lotus"/>
                  <w:sz w:val="20"/>
                  <w:szCs w:val="20"/>
                  <w:rtl/>
                </w:rPr>
                <w:t>)</w:t>
              </w:r>
            </w:ins>
            <w:del w:id="4821" w:author="Mehrnazi Boojari" w:date="2019-01-10T23:25:00Z">
              <w:r w:rsidRPr="005A0AF7" w:rsidDel="00AB69D5">
                <w:rPr>
                  <w:rFonts w:ascii="B Lotus" w:eastAsia="Calibri" w:hAnsi="B Lotus" w:cs="B Lotus"/>
                  <w:sz w:val="20"/>
                  <w:szCs w:val="20"/>
                  <w:rtl/>
                </w:rPr>
                <w:delText xml:space="preserve"> </w:delText>
              </w:r>
            </w:del>
            <w:ins w:id="4822" w:author="Mehrnazi Boojari" w:date="2019-01-10T23:25:00Z">
              <w:r w:rsidR="00AB69D5">
                <w:rPr>
                  <w:rFonts w:ascii="B Lotus" w:eastAsia="Calibri" w:hAnsi="B Lotus" w:cs="B Lotus" w:hint="cs"/>
                  <w:sz w:val="20"/>
                  <w:szCs w:val="20"/>
                  <w:rtl/>
                </w:rPr>
                <w:t>؛</w:t>
              </w:r>
            </w:ins>
          </w:p>
          <w:p w14:paraId="2869DA2B"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rPr>
              <w:t>تراکم نفر در اتاق</w:t>
            </w:r>
            <w:ins w:id="4823" w:author="Mehrnazi Boojari" w:date="2019-01-10T23:25:00Z">
              <w:r w:rsidR="00AB69D5">
                <w:rPr>
                  <w:rFonts w:ascii="B Lotus" w:eastAsia="Calibri" w:hAnsi="B Lotus" w:cs="B Lotus" w:hint="cs"/>
                  <w:sz w:val="20"/>
                  <w:szCs w:val="20"/>
                  <w:rtl/>
                </w:rPr>
                <w:t>؛</w:t>
              </w:r>
            </w:ins>
          </w:p>
          <w:p w14:paraId="7FE37105"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متوسط زیربنا (بعد خانوار</w:t>
            </w:r>
            <w:del w:id="4824" w:author="Mehrnazi Boojari" w:date="2019-01-07T09:47:00Z">
              <w:r w:rsidRPr="005A0AF7" w:rsidDel="006F7CCF">
                <w:rPr>
                  <w:rFonts w:ascii="B Lotus" w:eastAsia="Calibri" w:hAnsi="B Lotus" w:cs="B Lotus"/>
                  <w:sz w:val="20"/>
                  <w:szCs w:val="20"/>
                  <w:rtl/>
                  <w:lang w:bidi="fa-IR"/>
                </w:rPr>
                <w:delText xml:space="preserve"> ،</w:delText>
              </w:r>
            </w:del>
            <w:ins w:id="4825" w:author="Mehrnazi Boojari" w:date="2019-01-07T09:47:00Z">
              <w:r w:rsidR="006F7CCF">
                <w:rPr>
                  <w:rFonts w:ascii="B Lotus" w:eastAsia="Calibri" w:hAnsi="B Lotus" w:cs="B Lotus"/>
                  <w:sz w:val="20"/>
                  <w:szCs w:val="20"/>
                  <w:rtl/>
                  <w:lang w:bidi="fa-IR"/>
                </w:rPr>
                <w:t>،</w:t>
              </w:r>
            </w:ins>
            <w:r w:rsidRPr="005A0AF7">
              <w:rPr>
                <w:rFonts w:ascii="B Lotus" w:eastAsia="Calibri" w:hAnsi="B Lotus" w:cs="B Lotus"/>
                <w:sz w:val="20"/>
                <w:szCs w:val="20"/>
                <w:rtl/>
                <w:lang w:bidi="fa-IR"/>
              </w:rPr>
              <w:t xml:space="preserve"> روابط خانوادگی</w:t>
            </w:r>
            <w:del w:id="4826" w:author="Mehrnazi Boojari" w:date="2019-01-07T09:47:00Z">
              <w:r w:rsidRPr="005A0AF7" w:rsidDel="006F7CCF">
                <w:rPr>
                  <w:rFonts w:ascii="B Lotus" w:eastAsia="Calibri" w:hAnsi="B Lotus" w:cs="B Lotus"/>
                  <w:sz w:val="20"/>
                  <w:szCs w:val="20"/>
                  <w:rtl/>
                  <w:lang w:bidi="fa-IR"/>
                </w:rPr>
                <w:delText xml:space="preserve"> ،</w:delText>
              </w:r>
            </w:del>
            <w:ins w:id="4827" w:author="Mehrnazi Boojari" w:date="2019-01-07T09:47:00Z">
              <w:r w:rsidR="006F7CCF">
                <w:rPr>
                  <w:rFonts w:ascii="B Lotus" w:eastAsia="Calibri" w:hAnsi="B Lotus" w:cs="B Lotus"/>
                  <w:sz w:val="20"/>
                  <w:szCs w:val="20"/>
                  <w:rtl/>
                  <w:lang w:bidi="fa-IR"/>
                </w:rPr>
                <w:t>،</w:t>
              </w:r>
            </w:ins>
            <w:r w:rsidRPr="005A0AF7">
              <w:rPr>
                <w:rFonts w:ascii="B Lotus" w:eastAsia="Calibri" w:hAnsi="B Lotus" w:cs="B Lotus"/>
                <w:sz w:val="20"/>
                <w:szCs w:val="20"/>
                <w:rtl/>
                <w:lang w:bidi="fa-IR"/>
              </w:rPr>
              <w:t xml:space="preserve"> آسایش </w:t>
            </w:r>
            <w:r w:rsidRPr="005A0AF7">
              <w:rPr>
                <w:rFonts w:ascii="B Lotus" w:eastAsia="Calibri" w:hAnsi="B Lotus" w:cs="B Lotus"/>
                <w:sz w:val="20"/>
                <w:szCs w:val="20"/>
                <w:rtl/>
                <w:lang w:bidi="fa-IR"/>
              </w:rPr>
              <w:lastRenderedPageBreak/>
              <w:t>روانی</w:t>
            </w:r>
            <w:del w:id="4828" w:author="Mehrnazi Boojari" w:date="2019-01-07T10:07:00Z">
              <w:r w:rsidRPr="005A0AF7" w:rsidDel="00A31D6F">
                <w:rPr>
                  <w:rFonts w:ascii="B Lotus" w:eastAsia="Calibri" w:hAnsi="B Lotus" w:cs="B Lotus"/>
                  <w:sz w:val="20"/>
                  <w:szCs w:val="20"/>
                  <w:rtl/>
                  <w:lang w:bidi="fa-IR"/>
                </w:rPr>
                <w:delText xml:space="preserve"> )</w:delText>
              </w:r>
            </w:del>
            <w:ins w:id="4829" w:author="Mehrnazi Boojari" w:date="2019-01-07T10:07:00Z">
              <w:r w:rsidR="00A31D6F">
                <w:rPr>
                  <w:rFonts w:ascii="B Lotus" w:eastAsia="Calibri" w:hAnsi="B Lotus" w:cs="B Lotus"/>
                  <w:sz w:val="20"/>
                  <w:szCs w:val="20"/>
                  <w:rtl/>
                  <w:lang w:bidi="fa-IR"/>
                </w:rPr>
                <w:t>)</w:t>
              </w:r>
            </w:ins>
            <w:ins w:id="4830" w:author="Mehrnazi Boojari" w:date="2019-01-10T23:26:00Z">
              <w:r w:rsidR="00AB69D5">
                <w:rPr>
                  <w:rFonts w:ascii="B Lotus" w:eastAsia="Calibri" w:hAnsi="B Lotus" w:cs="B Lotus" w:hint="cs"/>
                  <w:sz w:val="20"/>
                  <w:szCs w:val="20"/>
                  <w:rtl/>
                  <w:lang w:bidi="fa-IR"/>
                </w:rPr>
                <w:t>؛</w:t>
              </w:r>
            </w:ins>
            <w:r w:rsidRPr="005A0AF7">
              <w:rPr>
                <w:rFonts w:ascii="B Lotus" w:eastAsia="Calibri" w:hAnsi="B Lotus" w:cs="B Lotus"/>
                <w:sz w:val="20"/>
                <w:szCs w:val="20"/>
                <w:lang w:bidi="fa-IR"/>
              </w:rPr>
              <w:t xml:space="preserve"> </w:t>
            </w:r>
          </w:p>
          <w:p w14:paraId="5373BF02"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سرانه زیر</w:t>
            </w:r>
            <w:del w:id="4831" w:author="Mehrnazi Boojari" w:date="2019-01-12T06:10:00Z">
              <w:r w:rsidRPr="005A0AF7" w:rsidDel="00251E09">
                <w:rPr>
                  <w:rFonts w:ascii="B Lotus" w:eastAsia="Calibri" w:hAnsi="B Lotus" w:cs="B Lotus"/>
                  <w:sz w:val="20"/>
                  <w:szCs w:val="20"/>
                  <w:rtl/>
                  <w:lang w:bidi="fa-IR"/>
                </w:rPr>
                <w:delText xml:space="preserve"> </w:delText>
              </w:r>
            </w:del>
            <w:r w:rsidRPr="005A0AF7">
              <w:rPr>
                <w:rFonts w:ascii="B Lotus" w:eastAsia="Calibri" w:hAnsi="B Lotus" w:cs="B Lotus"/>
                <w:sz w:val="20"/>
                <w:szCs w:val="20"/>
                <w:rtl/>
                <w:lang w:bidi="fa-IR"/>
              </w:rPr>
              <w:t>بنا (آسایش روانی</w:t>
            </w:r>
            <w:del w:id="4832" w:author="Mehrnazi Boojari" w:date="2019-01-07T10:07:00Z">
              <w:r w:rsidRPr="005A0AF7" w:rsidDel="00A31D6F">
                <w:rPr>
                  <w:rFonts w:ascii="B Lotus" w:eastAsia="Calibri" w:hAnsi="B Lotus" w:cs="B Lotus"/>
                  <w:sz w:val="20"/>
                  <w:szCs w:val="20"/>
                  <w:rtl/>
                  <w:lang w:bidi="fa-IR"/>
                </w:rPr>
                <w:delText xml:space="preserve"> )</w:delText>
              </w:r>
            </w:del>
            <w:ins w:id="4833" w:author="Mehrnazi Boojari" w:date="2019-01-07T10:07:00Z">
              <w:r w:rsidR="00A31D6F">
                <w:rPr>
                  <w:rFonts w:ascii="B Lotus" w:eastAsia="Calibri" w:hAnsi="B Lotus" w:cs="B Lotus"/>
                  <w:sz w:val="20"/>
                  <w:szCs w:val="20"/>
                  <w:rtl/>
                  <w:lang w:bidi="fa-IR"/>
                </w:rPr>
                <w:t>)</w:t>
              </w:r>
            </w:ins>
            <w:ins w:id="4834" w:author="Mehrnazi Boojari" w:date="2019-01-10T23:26:00Z">
              <w:r w:rsidR="00AB69D5">
                <w:rPr>
                  <w:rFonts w:ascii="B Lotus" w:eastAsia="Calibri" w:hAnsi="B Lotus" w:cs="B Lotus" w:hint="cs"/>
                  <w:sz w:val="20"/>
                  <w:szCs w:val="20"/>
                  <w:rtl/>
                  <w:lang w:bidi="fa-IR"/>
                </w:rPr>
                <w:t>؛</w:t>
              </w:r>
            </w:ins>
            <w:r w:rsidRPr="005A0AF7">
              <w:rPr>
                <w:rFonts w:ascii="B Lotus" w:eastAsia="Calibri" w:hAnsi="B Lotus" w:cs="B Lotus"/>
                <w:sz w:val="20"/>
                <w:szCs w:val="20"/>
                <w:rtl/>
                <w:lang w:bidi="fa-IR"/>
              </w:rPr>
              <w:t xml:space="preserve"> </w:t>
            </w:r>
          </w:p>
          <w:p w14:paraId="1A7382AD"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 xml:space="preserve"> میزان جاب</w:t>
            </w:r>
            <w:ins w:id="4835" w:author="Mehrnazi Boojari" w:date="2019-01-10T23:27:00Z">
              <w:r w:rsidR="00AB69D5">
                <w:rPr>
                  <w:rFonts w:ascii="B Lotus" w:eastAsia="Calibri" w:hAnsi="B Lotus" w:cs="B Lotus" w:hint="cs"/>
                  <w:sz w:val="20"/>
                  <w:szCs w:val="20"/>
                  <w:rtl/>
                  <w:lang w:bidi="fa-IR"/>
                </w:rPr>
                <w:t>ه</w:t>
              </w:r>
              <w:r w:rsidR="00AB69D5">
                <w:rPr>
                  <w:rFonts w:ascii="B Lotus" w:eastAsia="Calibri" w:hAnsi="B Lotus" w:cs="B Nazanin" w:hint="cs"/>
                  <w:sz w:val="20"/>
                  <w:szCs w:val="20"/>
                  <w:rtl/>
                  <w:lang w:bidi="fa-IR"/>
                </w:rPr>
                <w:t>‌</w:t>
              </w:r>
            </w:ins>
            <w:r w:rsidRPr="005A0AF7">
              <w:rPr>
                <w:rFonts w:ascii="B Lotus" w:eastAsia="Calibri" w:hAnsi="B Lotus" w:cs="B Lotus"/>
                <w:sz w:val="20"/>
                <w:szCs w:val="20"/>
                <w:rtl/>
                <w:lang w:bidi="fa-IR"/>
              </w:rPr>
              <w:t>جایی خانوارها در واحد مسکونی</w:t>
            </w:r>
            <w:ins w:id="4836" w:author="Mehrnazi Boojari" w:date="2019-01-10T23:26:00Z">
              <w:r w:rsidR="00AB69D5">
                <w:rPr>
                  <w:rFonts w:ascii="B Lotus" w:eastAsia="Calibri" w:hAnsi="B Lotus" w:cs="B Lotus" w:hint="cs"/>
                  <w:sz w:val="20"/>
                  <w:szCs w:val="20"/>
                  <w:rtl/>
                  <w:lang w:bidi="fa-IR"/>
                </w:rPr>
                <w:t>؛</w:t>
              </w:r>
            </w:ins>
          </w:p>
          <w:p w14:paraId="5C68DD3F"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کیفیت مسکن از نظر آسایش (گرما</w:t>
            </w:r>
            <w:del w:id="4837" w:author="Mehrnazi Boojari" w:date="2019-01-07T09:47:00Z">
              <w:r w:rsidRPr="005A0AF7" w:rsidDel="006F7CCF">
                <w:rPr>
                  <w:rFonts w:ascii="B Lotus" w:eastAsia="Calibri" w:hAnsi="B Lotus" w:cs="B Lotus"/>
                  <w:sz w:val="20"/>
                  <w:szCs w:val="20"/>
                  <w:rtl/>
                  <w:lang w:bidi="fa-IR"/>
                </w:rPr>
                <w:delText xml:space="preserve"> ،</w:delText>
              </w:r>
            </w:del>
            <w:ins w:id="4838" w:author="Mehrnazi Boojari" w:date="2019-01-07T09:47:00Z">
              <w:r w:rsidR="006F7CCF">
                <w:rPr>
                  <w:rFonts w:ascii="B Lotus" w:eastAsia="Calibri" w:hAnsi="B Lotus" w:cs="B Lotus"/>
                  <w:sz w:val="20"/>
                  <w:szCs w:val="20"/>
                  <w:rtl/>
                  <w:lang w:bidi="fa-IR"/>
                </w:rPr>
                <w:t>،</w:t>
              </w:r>
            </w:ins>
            <w:r w:rsidRPr="005A0AF7">
              <w:rPr>
                <w:rFonts w:ascii="B Lotus" w:eastAsia="Calibri" w:hAnsi="B Lotus" w:cs="B Lotus"/>
                <w:sz w:val="20"/>
                <w:szCs w:val="20"/>
                <w:rtl/>
                <w:lang w:bidi="fa-IR"/>
              </w:rPr>
              <w:t xml:space="preserve"> سرما</w:t>
            </w:r>
            <w:del w:id="4839" w:author="Mehrnazi Boojari" w:date="2019-01-07T09:47:00Z">
              <w:r w:rsidRPr="005A0AF7" w:rsidDel="006F7CCF">
                <w:rPr>
                  <w:rFonts w:ascii="B Lotus" w:eastAsia="Calibri" w:hAnsi="B Lotus" w:cs="B Lotus"/>
                  <w:sz w:val="20"/>
                  <w:szCs w:val="20"/>
                  <w:rtl/>
                  <w:lang w:bidi="fa-IR"/>
                </w:rPr>
                <w:delText xml:space="preserve"> ،</w:delText>
              </w:r>
            </w:del>
            <w:ins w:id="4840" w:author="Mehrnazi Boojari" w:date="2019-01-07T09:47:00Z">
              <w:r w:rsidR="006F7CCF">
                <w:rPr>
                  <w:rFonts w:ascii="B Lotus" w:eastAsia="Calibri" w:hAnsi="B Lotus" w:cs="B Lotus"/>
                  <w:sz w:val="20"/>
                  <w:szCs w:val="20"/>
                  <w:rtl/>
                  <w:lang w:bidi="fa-IR"/>
                </w:rPr>
                <w:t>،</w:t>
              </w:r>
            </w:ins>
            <w:r w:rsidRPr="005A0AF7">
              <w:rPr>
                <w:rFonts w:ascii="B Lotus" w:eastAsia="Calibri" w:hAnsi="B Lotus" w:cs="B Lotus"/>
                <w:sz w:val="20"/>
                <w:szCs w:val="20"/>
                <w:rtl/>
                <w:lang w:bidi="fa-IR"/>
              </w:rPr>
              <w:t xml:space="preserve"> صوتی و بصری</w:t>
            </w:r>
            <w:del w:id="4841" w:author="Mehrnazi Boojari" w:date="2019-01-07T10:07:00Z">
              <w:r w:rsidRPr="005A0AF7" w:rsidDel="00A31D6F">
                <w:rPr>
                  <w:rFonts w:ascii="B Lotus" w:eastAsia="Calibri" w:hAnsi="B Lotus" w:cs="B Lotus"/>
                  <w:sz w:val="20"/>
                  <w:szCs w:val="20"/>
                  <w:rtl/>
                  <w:lang w:bidi="fa-IR"/>
                </w:rPr>
                <w:delText xml:space="preserve"> )</w:delText>
              </w:r>
            </w:del>
            <w:ins w:id="4842" w:author="Mehrnazi Boojari" w:date="2019-01-07T10:07:00Z">
              <w:r w:rsidR="00A31D6F">
                <w:rPr>
                  <w:rFonts w:ascii="B Lotus" w:eastAsia="Calibri" w:hAnsi="B Lotus" w:cs="B Lotus"/>
                  <w:sz w:val="20"/>
                  <w:szCs w:val="20"/>
                  <w:rtl/>
                  <w:lang w:bidi="fa-IR"/>
                </w:rPr>
                <w:t>)</w:t>
              </w:r>
            </w:ins>
            <w:ins w:id="4843" w:author="Mehrnazi Boojari" w:date="2019-01-10T23:26:00Z">
              <w:r w:rsidR="00AB69D5">
                <w:rPr>
                  <w:rFonts w:ascii="B Lotus" w:eastAsia="Calibri" w:hAnsi="B Lotus" w:cs="B Lotus" w:hint="cs"/>
                  <w:sz w:val="20"/>
                  <w:szCs w:val="20"/>
                  <w:rtl/>
                  <w:lang w:bidi="fa-IR"/>
                </w:rPr>
                <w:t>؛</w:t>
              </w:r>
            </w:ins>
            <w:r w:rsidRPr="005A0AF7">
              <w:rPr>
                <w:rFonts w:ascii="B Lotus" w:eastAsia="Calibri" w:hAnsi="B Lotus" w:cs="B Lotus"/>
                <w:sz w:val="20"/>
                <w:szCs w:val="20"/>
                <w:rtl/>
                <w:lang w:bidi="fa-IR"/>
              </w:rPr>
              <w:t xml:space="preserve"> </w:t>
            </w:r>
          </w:p>
          <w:p w14:paraId="3DFC8EC8"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کیفیت مسکن در مقابل بلایای طبیعی (زلزله</w:t>
            </w:r>
            <w:del w:id="4844" w:author="Mehrnazi Boojari" w:date="2019-01-07T09:47:00Z">
              <w:r w:rsidRPr="005A0AF7" w:rsidDel="006F7CCF">
                <w:rPr>
                  <w:rFonts w:ascii="B Lotus" w:eastAsia="Calibri" w:hAnsi="B Lotus" w:cs="B Lotus"/>
                  <w:sz w:val="20"/>
                  <w:szCs w:val="20"/>
                  <w:rtl/>
                  <w:lang w:bidi="fa-IR"/>
                </w:rPr>
                <w:delText xml:space="preserve"> ،</w:delText>
              </w:r>
            </w:del>
            <w:ins w:id="4845" w:author="Mehrnazi Boojari" w:date="2019-01-07T09:47:00Z">
              <w:r w:rsidR="006F7CCF">
                <w:rPr>
                  <w:rFonts w:ascii="B Lotus" w:eastAsia="Calibri" w:hAnsi="B Lotus" w:cs="B Lotus"/>
                  <w:sz w:val="20"/>
                  <w:szCs w:val="20"/>
                  <w:rtl/>
                  <w:lang w:bidi="fa-IR"/>
                </w:rPr>
                <w:t>،</w:t>
              </w:r>
            </w:ins>
            <w:r w:rsidRPr="005A0AF7">
              <w:rPr>
                <w:rFonts w:ascii="B Lotus" w:eastAsia="Calibri" w:hAnsi="B Lotus" w:cs="B Lotus"/>
                <w:sz w:val="20"/>
                <w:szCs w:val="20"/>
                <w:rtl/>
                <w:lang w:bidi="fa-IR"/>
              </w:rPr>
              <w:t xml:space="preserve"> سیل و طوفان</w:t>
            </w:r>
            <w:del w:id="4846" w:author="Mehrnazi Boojari" w:date="2019-01-07T10:07:00Z">
              <w:r w:rsidRPr="005A0AF7" w:rsidDel="00A31D6F">
                <w:rPr>
                  <w:rFonts w:ascii="B Lotus" w:eastAsia="Calibri" w:hAnsi="B Lotus" w:cs="B Lotus"/>
                  <w:sz w:val="20"/>
                  <w:szCs w:val="20"/>
                  <w:rtl/>
                  <w:lang w:bidi="fa-IR"/>
                </w:rPr>
                <w:delText xml:space="preserve"> )</w:delText>
              </w:r>
            </w:del>
            <w:ins w:id="4847" w:author="Mehrnazi Boojari" w:date="2019-01-07T10:07:00Z">
              <w:r w:rsidR="00A31D6F">
                <w:rPr>
                  <w:rFonts w:ascii="B Lotus" w:eastAsia="Calibri" w:hAnsi="B Lotus" w:cs="B Lotus"/>
                  <w:sz w:val="20"/>
                  <w:szCs w:val="20"/>
                  <w:rtl/>
                  <w:lang w:bidi="fa-IR"/>
                </w:rPr>
                <w:t>)</w:t>
              </w:r>
            </w:ins>
            <w:r w:rsidRPr="005A0AF7">
              <w:rPr>
                <w:rFonts w:ascii="B Lotus" w:eastAsia="Calibri" w:hAnsi="B Lotus" w:cs="B Lotus"/>
                <w:sz w:val="20"/>
                <w:szCs w:val="20"/>
                <w:rtl/>
                <w:lang w:bidi="fa-IR"/>
              </w:rPr>
              <w:t xml:space="preserve"> و شرایط آب و هوایی</w:t>
            </w:r>
            <w:ins w:id="4848" w:author="Mehrnazi Boojari" w:date="2019-01-10T23:27:00Z">
              <w:r w:rsidR="00AB69D5">
                <w:rPr>
                  <w:rFonts w:ascii="B Lotus" w:eastAsia="Calibri" w:hAnsi="B Lotus" w:cs="B Lotus" w:hint="cs"/>
                  <w:sz w:val="20"/>
                  <w:szCs w:val="20"/>
                  <w:rtl/>
                  <w:lang w:bidi="fa-IR"/>
                </w:rPr>
                <w:t>؛</w:t>
              </w:r>
            </w:ins>
            <w:r w:rsidRPr="005A0AF7">
              <w:rPr>
                <w:rFonts w:ascii="B Lotus" w:eastAsia="Calibri" w:hAnsi="B Lotus" w:cs="B Lotus"/>
                <w:sz w:val="20"/>
                <w:szCs w:val="20"/>
                <w:rtl/>
                <w:lang w:bidi="fa-IR"/>
              </w:rPr>
              <w:t xml:space="preserve"> </w:t>
            </w:r>
          </w:p>
          <w:p w14:paraId="1CFE60C8"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کیفیت مسکن از نظر دوام ساختمان</w:t>
            </w:r>
            <w:ins w:id="4849" w:author="Mehrnazi Boojari" w:date="2019-01-10T23:27:00Z">
              <w:r w:rsidR="00AB69D5">
                <w:rPr>
                  <w:rFonts w:ascii="B Lotus" w:eastAsia="Calibri" w:hAnsi="B Lotus" w:cs="B Lotus" w:hint="cs"/>
                  <w:sz w:val="20"/>
                  <w:szCs w:val="20"/>
                  <w:rtl/>
                  <w:lang w:bidi="fa-IR"/>
                </w:rPr>
                <w:t>؛</w:t>
              </w:r>
            </w:ins>
            <w:r w:rsidRPr="005A0AF7">
              <w:rPr>
                <w:rFonts w:ascii="B Lotus" w:eastAsia="Calibri" w:hAnsi="B Lotus" w:cs="B Lotus"/>
                <w:sz w:val="20"/>
                <w:szCs w:val="20"/>
                <w:rtl/>
                <w:lang w:bidi="fa-IR"/>
              </w:rPr>
              <w:t xml:space="preserve"> </w:t>
            </w:r>
          </w:p>
          <w:p w14:paraId="65D38F21"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شیوه</w:t>
            </w:r>
            <w:ins w:id="4850" w:author="Mehrnazi Boojari" w:date="2019-01-10T23:27:00Z">
              <w:r w:rsidR="00AB69D5">
                <w:rPr>
                  <w:rFonts w:ascii="B Lotus" w:eastAsia="Calibri" w:hAnsi="B Lotus" w:cs="B Nazanin" w:hint="cs"/>
                  <w:sz w:val="20"/>
                  <w:szCs w:val="20"/>
                  <w:rtl/>
                  <w:lang w:bidi="fa-IR"/>
                </w:rPr>
                <w:t>‌</w:t>
              </w:r>
            </w:ins>
            <w:del w:id="4851" w:author="Mehrnazi Boojari" w:date="2019-01-07T09:46:00Z">
              <w:r w:rsidRPr="005A0AF7" w:rsidDel="006F7CCF">
                <w:rPr>
                  <w:rFonts w:ascii="B Lotus" w:eastAsia="Calibri" w:hAnsi="B Lotus" w:cs="B Lotus"/>
                  <w:sz w:val="20"/>
                  <w:szCs w:val="20"/>
                  <w:rtl/>
                  <w:lang w:bidi="fa-IR"/>
                </w:rPr>
                <w:delText xml:space="preserve"> های </w:delText>
              </w:r>
            </w:del>
            <w:ins w:id="4852"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5A0AF7">
              <w:rPr>
                <w:rFonts w:ascii="B Lotus" w:eastAsia="Calibri" w:hAnsi="B Lotus" w:cs="B Lotus"/>
                <w:sz w:val="20"/>
                <w:szCs w:val="20"/>
                <w:rtl/>
                <w:lang w:bidi="fa-IR"/>
              </w:rPr>
              <w:t>استفاده از مصالح ساختمانی</w:t>
            </w:r>
            <w:ins w:id="4853" w:author="Mehrnazi Boojari" w:date="2019-01-10T23:27:00Z">
              <w:r w:rsidR="00AB69D5">
                <w:rPr>
                  <w:rFonts w:ascii="B Lotus" w:eastAsia="Calibri" w:hAnsi="B Lotus" w:cs="B Lotus" w:hint="cs"/>
                  <w:sz w:val="20"/>
                  <w:szCs w:val="20"/>
                  <w:rtl/>
                  <w:lang w:bidi="fa-IR"/>
                </w:rPr>
                <w:t>؛</w:t>
              </w:r>
            </w:ins>
          </w:p>
          <w:p w14:paraId="0026C0DB"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عمر ساختمان</w:t>
            </w:r>
            <w:ins w:id="4854" w:author="Mehrnazi Boojari" w:date="2019-01-10T23:27:00Z">
              <w:r w:rsidR="00AB69D5">
                <w:rPr>
                  <w:rFonts w:ascii="B Lotus" w:eastAsia="Calibri" w:hAnsi="B Lotus" w:cs="B Lotus" w:hint="cs"/>
                  <w:sz w:val="20"/>
                  <w:szCs w:val="20"/>
                  <w:rtl/>
                  <w:lang w:bidi="fa-IR"/>
                </w:rPr>
                <w:t>؛</w:t>
              </w:r>
            </w:ins>
          </w:p>
          <w:p w14:paraId="69C13932" w14:textId="77777777" w:rsidR="00A06196" w:rsidRPr="005A0AF7" w:rsidRDefault="00A06196" w:rsidP="000B61EA">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میزان تطبیق با هنجارهای ساختاری (تک</w:t>
            </w:r>
            <w:ins w:id="4855" w:author="Mehrnazi Boojari" w:date="2019-01-10T23:28:00Z">
              <w:r w:rsidR="000B61EA">
                <w:rPr>
                  <w:rFonts w:ascii="B Lotus" w:eastAsia="Calibri" w:hAnsi="B Lotus" w:cs="B Nazanin" w:hint="cs"/>
                  <w:sz w:val="20"/>
                  <w:szCs w:val="20"/>
                  <w:rtl/>
                  <w:lang w:bidi="fa-IR"/>
                </w:rPr>
                <w:t>‌</w:t>
              </w:r>
            </w:ins>
            <w:del w:id="4856" w:author="Mehrnazi Boojari" w:date="2019-01-10T23:28:00Z">
              <w:r w:rsidRPr="005A0AF7" w:rsidDel="000B61EA">
                <w:rPr>
                  <w:rFonts w:ascii="B Lotus" w:eastAsia="Calibri" w:hAnsi="B Lotus" w:cs="B Lotus"/>
                  <w:sz w:val="20"/>
                  <w:szCs w:val="20"/>
                  <w:rtl/>
                  <w:lang w:bidi="fa-IR"/>
                </w:rPr>
                <w:delText xml:space="preserve"> </w:delText>
              </w:r>
            </w:del>
            <w:r w:rsidRPr="005A0AF7">
              <w:rPr>
                <w:rFonts w:ascii="B Lotus" w:eastAsia="Calibri" w:hAnsi="B Lotus" w:cs="B Lotus"/>
                <w:sz w:val="20"/>
                <w:szCs w:val="20"/>
                <w:rtl/>
                <w:lang w:bidi="fa-IR"/>
              </w:rPr>
              <w:t>خانواری، خانوار گسترده)</w:t>
            </w:r>
            <w:ins w:id="4857" w:author="Mehrnazi Boojari" w:date="2019-01-10T23:27:00Z">
              <w:r w:rsidR="00AB69D5">
                <w:rPr>
                  <w:rFonts w:ascii="B Lotus" w:eastAsia="Calibri" w:hAnsi="B Lotus" w:cs="B Lotus" w:hint="cs"/>
                  <w:sz w:val="20"/>
                  <w:szCs w:val="20"/>
                  <w:rtl/>
                  <w:lang w:bidi="fa-IR"/>
                </w:rPr>
                <w:t>؛</w:t>
              </w:r>
            </w:ins>
            <w:r w:rsidRPr="005A0AF7">
              <w:rPr>
                <w:rFonts w:ascii="B Lotus" w:eastAsia="Calibri" w:hAnsi="B Lotus" w:cs="B Lotus"/>
                <w:sz w:val="20"/>
                <w:szCs w:val="20"/>
                <w:lang w:bidi="fa-IR"/>
              </w:rPr>
              <w:t xml:space="preserve"> </w:t>
            </w:r>
          </w:p>
          <w:p w14:paraId="34BC1061"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میزان</w:t>
            </w:r>
            <w:r w:rsidR="0023589F" w:rsidRPr="005A0AF7">
              <w:rPr>
                <w:rFonts w:ascii="B Lotus" w:eastAsia="Calibri" w:hAnsi="B Lotus" w:cs="B Lotus" w:hint="cs"/>
                <w:sz w:val="20"/>
                <w:szCs w:val="20"/>
                <w:rtl/>
                <w:lang w:bidi="fa-IR"/>
              </w:rPr>
              <w:t xml:space="preserve"> </w:t>
            </w:r>
            <w:r w:rsidRPr="005A0AF7">
              <w:rPr>
                <w:rFonts w:ascii="B Lotus" w:eastAsia="Calibri" w:hAnsi="B Lotus" w:cs="B Lotus"/>
                <w:sz w:val="20"/>
                <w:szCs w:val="20"/>
                <w:rtl/>
                <w:lang w:bidi="fa-IR"/>
              </w:rPr>
              <w:t>تطبیق با هنجارهای همسایگی</w:t>
            </w:r>
            <w:ins w:id="4858" w:author="Mehrnazi Boojari" w:date="2019-01-10T23:27:00Z">
              <w:r w:rsidR="00AB69D5">
                <w:rPr>
                  <w:rFonts w:ascii="B Lotus" w:eastAsia="Calibri" w:hAnsi="B Lotus" w:cs="B Lotus" w:hint="cs"/>
                  <w:sz w:val="20"/>
                  <w:szCs w:val="20"/>
                  <w:rtl/>
                  <w:lang w:bidi="fa-IR"/>
                </w:rPr>
                <w:t>؛</w:t>
              </w:r>
            </w:ins>
          </w:p>
          <w:p w14:paraId="2DCD199A"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بهداشت محیط و امکانات بهداشتی</w:t>
            </w:r>
            <w:ins w:id="4859" w:author="Mehrnazi Boojari" w:date="2019-01-10T23:27:00Z">
              <w:r w:rsidR="00AB69D5">
                <w:rPr>
                  <w:rFonts w:ascii="B Lotus" w:eastAsia="Calibri" w:hAnsi="B Lotus" w:cs="B Lotus" w:hint="cs"/>
                  <w:sz w:val="20"/>
                  <w:szCs w:val="20"/>
                  <w:rtl/>
                  <w:lang w:bidi="fa-IR"/>
                </w:rPr>
                <w:t>؛</w:t>
              </w:r>
            </w:ins>
          </w:p>
          <w:p w14:paraId="305C03E9"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مناسب</w:t>
            </w:r>
            <w:del w:id="4860" w:author="Mehrnazi Boojari" w:date="2019-01-07T10:45:00Z">
              <w:r w:rsidRPr="005A0AF7" w:rsidDel="006A1F1D">
                <w:rPr>
                  <w:rFonts w:ascii="B Lotus" w:eastAsia="Calibri" w:hAnsi="B Lotus" w:cs="B Lotus"/>
                  <w:sz w:val="20"/>
                  <w:szCs w:val="20"/>
                  <w:rtl/>
                  <w:lang w:bidi="fa-IR"/>
                </w:rPr>
                <w:delText xml:space="preserve"> بودن </w:delText>
              </w:r>
            </w:del>
            <w:ins w:id="4861" w:author="Mehrnazi Boojari" w:date="2019-01-07T10:45:00Z">
              <w:r w:rsidR="006A1F1D">
                <w:rPr>
                  <w:rFonts w:ascii="B Lotus" w:eastAsia="Calibri" w:hAnsi="B Lotus" w:cs="B Lotus" w:hint="cs"/>
                  <w:sz w:val="20"/>
                  <w:szCs w:val="20"/>
                  <w:rtl/>
                  <w:lang w:bidi="fa-IR"/>
                </w:rPr>
                <w:t>‌</w:t>
              </w:r>
              <w:r w:rsidR="006A1F1D">
                <w:rPr>
                  <w:rFonts w:ascii="B Lotus" w:eastAsia="Calibri" w:hAnsi="B Lotus" w:cs="B Lotus"/>
                  <w:sz w:val="20"/>
                  <w:szCs w:val="20"/>
                  <w:rtl/>
                  <w:lang w:bidi="fa-IR"/>
                </w:rPr>
                <w:t xml:space="preserve">بودن </w:t>
              </w:r>
            </w:ins>
            <w:r w:rsidRPr="005A0AF7">
              <w:rPr>
                <w:rFonts w:ascii="B Lotus" w:eastAsia="Calibri" w:hAnsi="B Lotus" w:cs="B Lotus"/>
                <w:sz w:val="20"/>
                <w:szCs w:val="20"/>
                <w:rtl/>
                <w:lang w:bidi="fa-IR"/>
              </w:rPr>
              <w:t>فضا برای پرورش و تغذیه کودکان</w:t>
            </w:r>
            <w:ins w:id="4862" w:author="Mehrnazi Boojari" w:date="2019-01-10T23:27:00Z">
              <w:r w:rsidR="00AB69D5">
                <w:rPr>
                  <w:rFonts w:ascii="B Lotus" w:eastAsia="Calibri" w:hAnsi="B Lotus" w:cs="B Lotus" w:hint="cs"/>
                  <w:sz w:val="20"/>
                  <w:szCs w:val="20"/>
                  <w:rtl/>
                  <w:lang w:bidi="fa-IR"/>
                </w:rPr>
                <w:t>؛</w:t>
              </w:r>
            </w:ins>
          </w:p>
          <w:p w14:paraId="550EC8C0"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توجه به ابعاد مختلف امنیت</w:t>
            </w:r>
            <w:ins w:id="4863" w:author="Mehrnazi Boojari" w:date="2019-01-10T23:27:00Z">
              <w:r w:rsidR="00AB69D5">
                <w:rPr>
                  <w:rFonts w:ascii="B Lotus" w:eastAsia="Calibri" w:hAnsi="B Lotus" w:cs="B Lotus" w:hint="cs"/>
                  <w:sz w:val="20"/>
                  <w:szCs w:val="20"/>
                  <w:rtl/>
                  <w:lang w:bidi="fa-IR"/>
                </w:rPr>
                <w:t>؛</w:t>
              </w:r>
            </w:ins>
          </w:p>
          <w:p w14:paraId="3338560D"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دسترسی مناسب به برق و روشنایی</w:t>
            </w:r>
            <w:ins w:id="4864" w:author="Mehrnazi Boojari" w:date="2019-01-10T23:27:00Z">
              <w:r w:rsidR="00AB69D5">
                <w:rPr>
                  <w:rFonts w:ascii="B Lotus" w:eastAsia="Calibri" w:hAnsi="B Lotus" w:cs="B Lotus" w:hint="cs"/>
                  <w:sz w:val="20"/>
                  <w:szCs w:val="20"/>
                  <w:rtl/>
                  <w:lang w:bidi="fa-IR"/>
                </w:rPr>
                <w:t>؛</w:t>
              </w:r>
            </w:ins>
          </w:p>
          <w:p w14:paraId="134A0492"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مناسب</w:t>
            </w:r>
            <w:ins w:id="4865" w:author="Mehrnazi Boojari" w:date="2019-01-10T23:28:00Z">
              <w:r w:rsidR="000B61EA">
                <w:rPr>
                  <w:rFonts w:ascii="B Lotus" w:eastAsia="Calibri" w:hAnsi="B Lotus" w:cs="B Nazanin" w:hint="cs"/>
                  <w:sz w:val="20"/>
                  <w:szCs w:val="20"/>
                  <w:rtl/>
                  <w:lang w:bidi="fa-IR"/>
                </w:rPr>
                <w:t>‌</w:t>
              </w:r>
            </w:ins>
            <w:del w:id="4866" w:author="Mehrnazi Boojari" w:date="2019-01-07T10:45:00Z">
              <w:r w:rsidRPr="005A0AF7" w:rsidDel="006A1F1D">
                <w:rPr>
                  <w:rFonts w:ascii="B Lotus" w:eastAsia="Calibri" w:hAnsi="B Lotus" w:cs="B Lotus"/>
                  <w:sz w:val="20"/>
                  <w:szCs w:val="20"/>
                  <w:rtl/>
                  <w:lang w:bidi="fa-IR"/>
                </w:rPr>
                <w:delText xml:space="preserve"> بودن </w:delText>
              </w:r>
            </w:del>
            <w:ins w:id="4867" w:author="Mehrnazi Boojari" w:date="2019-01-07T10:45:00Z">
              <w:r w:rsidR="006A1F1D">
                <w:rPr>
                  <w:rFonts w:ascii="B Lotus" w:eastAsia="Calibri" w:hAnsi="B Lotus" w:cs="B Lotus" w:hint="cs"/>
                  <w:sz w:val="20"/>
                  <w:szCs w:val="20"/>
                  <w:rtl/>
                  <w:lang w:bidi="fa-IR"/>
                </w:rPr>
                <w:t>‌</w:t>
              </w:r>
              <w:r w:rsidR="006A1F1D">
                <w:rPr>
                  <w:rFonts w:ascii="B Lotus" w:eastAsia="Calibri" w:hAnsi="B Lotus" w:cs="B Lotus"/>
                  <w:sz w:val="20"/>
                  <w:szCs w:val="20"/>
                  <w:rtl/>
                  <w:lang w:bidi="fa-IR"/>
                </w:rPr>
                <w:t xml:space="preserve">بودن </w:t>
              </w:r>
            </w:ins>
            <w:r w:rsidRPr="005A0AF7">
              <w:rPr>
                <w:rFonts w:ascii="B Lotus" w:eastAsia="Calibri" w:hAnsi="B Lotus" w:cs="B Lotus"/>
                <w:sz w:val="20"/>
                <w:szCs w:val="20"/>
                <w:rtl/>
                <w:lang w:bidi="fa-IR"/>
              </w:rPr>
              <w:t>کیفیت هوای خانگی</w:t>
            </w:r>
            <w:ins w:id="4868" w:author="Mehrnazi Boojari" w:date="2019-01-10T23:27:00Z">
              <w:r w:rsidR="00AB69D5">
                <w:rPr>
                  <w:rFonts w:ascii="B Lotus" w:eastAsia="Calibri" w:hAnsi="B Lotus" w:cs="B Lotus" w:hint="cs"/>
                  <w:sz w:val="20"/>
                  <w:szCs w:val="20"/>
                  <w:rtl/>
                  <w:lang w:bidi="fa-IR"/>
                </w:rPr>
                <w:t>؛</w:t>
              </w:r>
            </w:ins>
          </w:p>
          <w:p w14:paraId="199E1255"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دسترسی به منابع آب</w:t>
            </w:r>
            <w:ins w:id="4869" w:author="Mehrnazi Boojari" w:date="2019-01-10T23:27:00Z">
              <w:r w:rsidR="00AB69D5">
                <w:rPr>
                  <w:rFonts w:ascii="B Lotus" w:eastAsia="Calibri" w:hAnsi="B Lotus" w:cs="B Lotus" w:hint="cs"/>
                  <w:sz w:val="20"/>
                  <w:szCs w:val="20"/>
                  <w:rtl/>
                  <w:lang w:bidi="fa-IR"/>
                </w:rPr>
                <w:t>؛</w:t>
              </w:r>
            </w:ins>
          </w:p>
          <w:p w14:paraId="603210AE"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 xml:space="preserve">توجه به </w:t>
            </w:r>
            <w:del w:id="4870" w:author="Mehrnazi Boojari" w:date="2019-01-10T00:21:00Z">
              <w:r w:rsidRPr="005A0AF7" w:rsidDel="002E20FF">
                <w:rPr>
                  <w:rFonts w:ascii="B Lotus" w:eastAsia="Calibri" w:hAnsi="B Lotus" w:cs="B Lotus"/>
                  <w:sz w:val="20"/>
                  <w:szCs w:val="20"/>
                  <w:rtl/>
                  <w:lang w:bidi="fa-IR"/>
                </w:rPr>
                <w:delText>فرآیند</w:delText>
              </w:r>
            </w:del>
            <w:ins w:id="4871" w:author="Mehrnazi Boojari" w:date="2019-01-10T00:21:00Z">
              <w:r w:rsidR="002E20FF">
                <w:rPr>
                  <w:rFonts w:ascii="B Lotus" w:eastAsia="Calibri" w:hAnsi="B Lotus" w:cs="B Lotus"/>
                  <w:sz w:val="20"/>
                  <w:szCs w:val="20"/>
                  <w:rtl/>
                  <w:lang w:bidi="fa-IR"/>
                </w:rPr>
                <w:t>فرآیند</w:t>
              </w:r>
            </w:ins>
            <w:r w:rsidRPr="005A0AF7">
              <w:rPr>
                <w:rFonts w:ascii="B Lotus" w:eastAsia="Calibri" w:hAnsi="B Lotus" w:cs="B Lotus"/>
                <w:sz w:val="20"/>
                <w:szCs w:val="20"/>
                <w:rtl/>
                <w:lang w:bidi="fa-IR"/>
              </w:rPr>
              <w:t xml:space="preserve"> مشارکت و تصمیم</w:t>
            </w:r>
            <w:del w:id="4872" w:author="Mehrnazi Boojari" w:date="2019-01-07T09:52:00Z">
              <w:r w:rsidRPr="005A0AF7" w:rsidDel="006F7CCF">
                <w:rPr>
                  <w:rFonts w:ascii="B Lotus" w:eastAsia="Calibri" w:hAnsi="B Lotus" w:cs="B Lotus"/>
                  <w:sz w:val="20"/>
                  <w:szCs w:val="20"/>
                  <w:rtl/>
                  <w:lang w:bidi="fa-IR"/>
                </w:rPr>
                <w:delText xml:space="preserve"> گیری </w:delText>
              </w:r>
            </w:del>
            <w:ins w:id="4873" w:author="Mehrnazi Boojari" w:date="2019-01-07T09:52: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گیری </w:t>
              </w:r>
            </w:ins>
            <w:r w:rsidRPr="005A0AF7">
              <w:rPr>
                <w:rFonts w:ascii="B Lotus" w:eastAsia="Calibri" w:hAnsi="B Lotus" w:cs="B Lotus"/>
                <w:sz w:val="20"/>
                <w:szCs w:val="20"/>
                <w:rtl/>
                <w:lang w:bidi="fa-IR"/>
              </w:rPr>
              <w:t>در</w:t>
            </w:r>
            <w:ins w:id="4874" w:author="Mehrnazi Boojari" w:date="2019-01-10T23:28:00Z">
              <w:r w:rsidR="000B61EA">
                <w:rPr>
                  <w:rFonts w:ascii="B Lotus" w:eastAsia="Calibri" w:hAnsi="B Lotus" w:cs="B Lotus" w:hint="cs"/>
                  <w:sz w:val="20"/>
                  <w:szCs w:val="20"/>
                  <w:rtl/>
                  <w:lang w:bidi="fa-IR"/>
                </w:rPr>
                <w:t xml:space="preserve"> </w:t>
              </w:r>
            </w:ins>
            <w:r w:rsidRPr="005A0AF7">
              <w:rPr>
                <w:rFonts w:ascii="B Lotus" w:eastAsia="Calibri" w:hAnsi="B Lotus" w:cs="B Lotus"/>
                <w:sz w:val="20"/>
                <w:szCs w:val="20"/>
                <w:rtl/>
                <w:lang w:bidi="fa-IR"/>
              </w:rPr>
              <w:t>ساخت و اجرا</w:t>
            </w:r>
            <w:ins w:id="4875" w:author="Mehrnazi Boojari" w:date="2019-01-10T23:27:00Z">
              <w:r w:rsidR="00AB69D5">
                <w:rPr>
                  <w:rFonts w:ascii="B Lotus" w:eastAsia="Calibri" w:hAnsi="B Lotus" w:cs="B Lotus" w:hint="cs"/>
                  <w:sz w:val="20"/>
                  <w:szCs w:val="20"/>
                  <w:rtl/>
                  <w:lang w:bidi="fa-IR"/>
                </w:rPr>
                <w:t>؛</w:t>
              </w:r>
            </w:ins>
          </w:p>
          <w:p w14:paraId="7BB6E030"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میزان دسترسی به مراکز خرید در روستا</w:t>
            </w:r>
            <w:ins w:id="4876" w:author="Mehrnazi Boojari" w:date="2019-01-10T23:27:00Z">
              <w:r w:rsidR="00AB69D5">
                <w:rPr>
                  <w:rFonts w:ascii="B Lotus" w:eastAsia="Calibri" w:hAnsi="B Lotus" w:cs="B Lotus" w:hint="cs"/>
                  <w:sz w:val="20"/>
                  <w:szCs w:val="20"/>
                  <w:rtl/>
                  <w:lang w:bidi="fa-IR"/>
                </w:rPr>
                <w:t>؛</w:t>
              </w:r>
            </w:ins>
          </w:p>
          <w:p w14:paraId="31C390BE"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میزان دسترسی به حمل و نقل عمومی</w:t>
            </w:r>
            <w:ins w:id="4877" w:author="Mehrnazi Boojari" w:date="2019-01-10T23:27:00Z">
              <w:r w:rsidR="00AB69D5">
                <w:rPr>
                  <w:rFonts w:ascii="B Lotus" w:eastAsia="Calibri" w:hAnsi="B Lotus" w:cs="B Lotus" w:hint="cs"/>
                  <w:sz w:val="20"/>
                  <w:szCs w:val="20"/>
                  <w:rtl/>
                  <w:lang w:bidi="fa-IR"/>
                </w:rPr>
                <w:t>؛</w:t>
              </w:r>
            </w:ins>
            <w:r w:rsidRPr="005A0AF7">
              <w:rPr>
                <w:rFonts w:ascii="B Lotus" w:eastAsia="Calibri" w:hAnsi="B Lotus" w:cs="B Lotus"/>
                <w:sz w:val="20"/>
                <w:szCs w:val="20"/>
                <w:rtl/>
                <w:lang w:bidi="fa-IR"/>
              </w:rPr>
              <w:t xml:space="preserve"> </w:t>
            </w:r>
          </w:p>
          <w:p w14:paraId="369493E1" w14:textId="77777777" w:rsidR="00A06196" w:rsidRPr="005A0AF7" w:rsidRDefault="00A06196" w:rsidP="00A25B54">
            <w:pPr>
              <w:numPr>
                <w:ilvl w:val="0"/>
                <w:numId w:val="32"/>
              </w:numPr>
              <w:bidi/>
              <w:ind w:left="121" w:hanging="121"/>
              <w:contextualSpacing/>
              <w:rPr>
                <w:rFonts w:ascii="B Lotus" w:eastAsia="Calibri" w:hAnsi="B Lotus" w:cs="B Lotus"/>
                <w:sz w:val="20"/>
                <w:szCs w:val="20"/>
                <w:lang w:bidi="fa-IR"/>
              </w:rPr>
            </w:pPr>
            <w:r w:rsidRPr="005A0AF7">
              <w:rPr>
                <w:rFonts w:ascii="B Lotus" w:eastAsia="Calibri" w:hAnsi="B Lotus" w:cs="B Lotus"/>
                <w:sz w:val="20"/>
                <w:szCs w:val="20"/>
                <w:rtl/>
                <w:lang w:bidi="fa-IR"/>
              </w:rPr>
              <w:t>میزان دسترسی به مراکز بهداشتی و درمانی</w:t>
            </w:r>
            <w:ins w:id="4878" w:author="Mehrnazi Boojari" w:date="2019-01-10T23:27:00Z">
              <w:r w:rsidR="00AB69D5">
                <w:rPr>
                  <w:rFonts w:ascii="B Lotus" w:eastAsia="Calibri" w:hAnsi="B Lotus" w:cs="B Lotus" w:hint="cs"/>
                  <w:sz w:val="20"/>
                  <w:szCs w:val="20"/>
                  <w:rtl/>
                  <w:lang w:bidi="fa-IR"/>
                </w:rPr>
                <w:t>؛</w:t>
              </w:r>
            </w:ins>
          </w:p>
          <w:p w14:paraId="7CF9E3D2" w14:textId="77777777" w:rsidR="00A06196" w:rsidRPr="005A0AF7" w:rsidRDefault="00A06196" w:rsidP="00A25B54">
            <w:pPr>
              <w:numPr>
                <w:ilvl w:val="0"/>
                <w:numId w:val="32"/>
              </w:numPr>
              <w:bidi/>
              <w:ind w:left="121" w:hanging="121"/>
              <w:contextualSpacing/>
              <w:rPr>
                <w:rFonts w:ascii="B Lotus" w:eastAsia="Calibri" w:hAnsi="B Lotus" w:cs="B Lotus"/>
                <w:sz w:val="20"/>
                <w:szCs w:val="20"/>
                <w:rtl/>
                <w:lang w:bidi="fa-IR"/>
              </w:rPr>
            </w:pPr>
            <w:r w:rsidRPr="005A0AF7">
              <w:rPr>
                <w:rFonts w:ascii="B Lotus" w:eastAsia="Calibri" w:hAnsi="B Lotus" w:cs="B Lotus"/>
                <w:sz w:val="20"/>
                <w:szCs w:val="20"/>
                <w:rtl/>
                <w:lang w:bidi="fa-IR"/>
              </w:rPr>
              <w:t>میزان دسترسی به مراکز مذهبی و فرهنگی (مسجد و ...)</w:t>
            </w:r>
            <w:ins w:id="4879" w:author="Mehrnazi Boojari" w:date="2019-01-10T23:27:00Z">
              <w:r w:rsidR="00AB69D5">
                <w:rPr>
                  <w:rFonts w:ascii="B Lotus" w:eastAsia="Calibri" w:hAnsi="B Lotus" w:cs="B Lotus" w:hint="cs"/>
                  <w:sz w:val="20"/>
                  <w:szCs w:val="20"/>
                  <w:rtl/>
                  <w:lang w:bidi="fa-IR"/>
                </w:rPr>
                <w:t>.</w:t>
              </w:r>
            </w:ins>
            <w:del w:id="4880" w:author="Mehrnazi Boojari" w:date="2019-01-10T23:27:00Z">
              <w:r w:rsidRPr="005A0AF7" w:rsidDel="00AB69D5">
                <w:rPr>
                  <w:rFonts w:ascii="B Lotus" w:eastAsia="Calibri" w:hAnsi="B Lotus" w:cs="B Lotus"/>
                  <w:sz w:val="20"/>
                  <w:szCs w:val="20"/>
                  <w:rtl/>
                  <w:lang w:bidi="fa-IR"/>
                </w:rPr>
                <w:delText xml:space="preserve"> </w:delText>
              </w:r>
            </w:del>
          </w:p>
        </w:tc>
        <w:tc>
          <w:tcPr>
            <w:tcW w:w="2929" w:type="dxa"/>
          </w:tcPr>
          <w:p w14:paraId="19A5DB43" w14:textId="77777777" w:rsidR="00A06196" w:rsidRPr="005A0AF7" w:rsidRDefault="00A06196" w:rsidP="00296394">
            <w:pPr>
              <w:numPr>
                <w:ilvl w:val="0"/>
                <w:numId w:val="33"/>
              </w:numPr>
              <w:bidi/>
              <w:ind w:left="207" w:hanging="207"/>
              <w:contextualSpacing/>
              <w:rPr>
                <w:rFonts w:ascii="B Lotus" w:eastAsia="Calibri" w:hAnsi="B Lotus" w:cs="B Lotus"/>
                <w:sz w:val="20"/>
                <w:szCs w:val="20"/>
                <w:rtl/>
              </w:rPr>
            </w:pPr>
            <w:r w:rsidRPr="005A0AF7">
              <w:rPr>
                <w:rFonts w:ascii="B Lotus" w:eastAsia="Calibri" w:hAnsi="B Lotus" w:cs="B Lotus"/>
                <w:sz w:val="20"/>
                <w:szCs w:val="20"/>
                <w:rtl/>
              </w:rPr>
              <w:lastRenderedPageBreak/>
              <w:t>طول دوره ساخت واحدهای مسکونی روستایی</w:t>
            </w:r>
            <w:del w:id="4881" w:author="Mehrnazi Boojari" w:date="2019-01-10T23:29:00Z">
              <w:r w:rsidRPr="005A0AF7" w:rsidDel="00296394">
                <w:rPr>
                  <w:rFonts w:ascii="B Lotus" w:eastAsia="Calibri" w:hAnsi="B Lotus" w:cs="B Lotus"/>
                  <w:sz w:val="20"/>
                  <w:szCs w:val="20"/>
                  <w:rtl/>
                </w:rPr>
                <w:delText>،</w:delText>
              </w:r>
            </w:del>
            <w:ins w:id="4882" w:author="Mehrnazi Boojari" w:date="2019-01-10T23:29:00Z">
              <w:r w:rsidR="00296394">
                <w:rPr>
                  <w:rFonts w:ascii="B Lotus" w:eastAsia="Calibri" w:hAnsi="B Lotus" w:cs="B Lotus" w:hint="cs"/>
                  <w:sz w:val="20"/>
                  <w:szCs w:val="20"/>
                  <w:rtl/>
                </w:rPr>
                <w:t>؛</w:t>
              </w:r>
            </w:ins>
          </w:p>
          <w:p w14:paraId="0AD96971" w14:textId="77777777" w:rsidR="00A06196" w:rsidRPr="005A0AF7" w:rsidRDefault="00A06196" w:rsidP="00A25B54">
            <w:pPr>
              <w:numPr>
                <w:ilvl w:val="0"/>
                <w:numId w:val="33"/>
              </w:numPr>
              <w:bidi/>
              <w:ind w:left="207" w:hanging="207"/>
              <w:contextualSpacing/>
              <w:rPr>
                <w:rFonts w:ascii="B Lotus" w:eastAsia="Calibri" w:hAnsi="B Lotus" w:cs="B Lotus"/>
                <w:sz w:val="20"/>
                <w:szCs w:val="20"/>
                <w:rtl/>
              </w:rPr>
            </w:pPr>
            <w:r w:rsidRPr="005A0AF7">
              <w:rPr>
                <w:rFonts w:ascii="B Lotus" w:eastAsia="Calibri" w:hAnsi="B Lotus" w:cs="B Lotus"/>
                <w:sz w:val="20"/>
                <w:szCs w:val="20"/>
                <w:rtl/>
              </w:rPr>
              <w:t xml:space="preserve">متوسط قیمت احداث یک </w:t>
            </w:r>
            <w:del w:id="4883" w:author="Mehrnazi Boojari" w:date="2019-01-08T02:00:00Z">
              <w:r w:rsidRPr="005A0AF7" w:rsidDel="00AC3ADF">
                <w:rPr>
                  <w:rFonts w:ascii="B Lotus" w:eastAsia="Calibri" w:hAnsi="B Lotus" w:cs="B Lotus"/>
                  <w:sz w:val="20"/>
                  <w:szCs w:val="20"/>
                  <w:rtl/>
                </w:rPr>
                <w:delText>متر مربع</w:delText>
              </w:r>
            </w:del>
            <w:ins w:id="4884" w:author="Mehrnazi Boojari" w:date="2019-01-08T02:00:00Z">
              <w:r w:rsidR="00AC3ADF">
                <w:rPr>
                  <w:rFonts w:ascii="B Lotus" w:eastAsia="Calibri" w:hAnsi="B Lotus" w:cs="B Lotus"/>
                  <w:sz w:val="20"/>
                  <w:szCs w:val="20"/>
                  <w:rtl/>
                </w:rPr>
                <w:t>مترمربع</w:t>
              </w:r>
            </w:ins>
            <w:r w:rsidRPr="005A0AF7">
              <w:rPr>
                <w:rFonts w:ascii="B Lotus" w:eastAsia="Calibri" w:hAnsi="B Lotus" w:cs="B Lotus"/>
                <w:sz w:val="20"/>
                <w:szCs w:val="20"/>
                <w:rtl/>
              </w:rPr>
              <w:t xml:space="preserve"> بنای مسکونی</w:t>
            </w:r>
            <w:del w:id="4885" w:author="Mehrnazi Boojari" w:date="2019-01-07T09:47:00Z">
              <w:r w:rsidRPr="005A0AF7" w:rsidDel="006F7CCF">
                <w:rPr>
                  <w:rFonts w:ascii="B Lotus" w:eastAsia="Calibri" w:hAnsi="B Lotus" w:cs="B Lotus"/>
                  <w:sz w:val="20"/>
                  <w:szCs w:val="20"/>
                  <w:rtl/>
                </w:rPr>
                <w:delText xml:space="preserve"> ؛</w:delText>
              </w:r>
            </w:del>
            <w:ins w:id="4886" w:author="Mehrnazi Boojari" w:date="2019-01-07T09:47:00Z">
              <w:r w:rsidR="006F7CCF">
                <w:rPr>
                  <w:rFonts w:ascii="B Lotus" w:eastAsia="Calibri" w:hAnsi="B Lotus" w:cs="B Lotus"/>
                  <w:sz w:val="20"/>
                  <w:szCs w:val="20"/>
                  <w:rtl/>
                </w:rPr>
                <w:t>؛</w:t>
              </w:r>
            </w:ins>
          </w:p>
          <w:p w14:paraId="51AECE32" w14:textId="77777777" w:rsidR="00A06196" w:rsidRPr="005A0AF7" w:rsidRDefault="00A06196" w:rsidP="00296394">
            <w:pPr>
              <w:numPr>
                <w:ilvl w:val="0"/>
                <w:numId w:val="33"/>
              </w:numPr>
              <w:bidi/>
              <w:ind w:left="207" w:hanging="207"/>
              <w:contextualSpacing/>
              <w:rPr>
                <w:rFonts w:ascii="B Lotus" w:eastAsia="Calibri" w:hAnsi="B Lotus" w:cs="B Lotus"/>
                <w:sz w:val="20"/>
                <w:szCs w:val="20"/>
                <w:rtl/>
              </w:rPr>
            </w:pPr>
            <w:r w:rsidRPr="005A0AF7">
              <w:rPr>
                <w:rFonts w:ascii="B Lotus" w:eastAsia="Calibri" w:hAnsi="B Lotus" w:cs="B Lotus"/>
                <w:sz w:val="20"/>
                <w:szCs w:val="20"/>
                <w:rtl/>
              </w:rPr>
              <w:t>نحوه</w:t>
            </w:r>
            <w:del w:id="4887" w:author="Mehrnazi Boojari" w:date="2019-01-07T10:51:00Z">
              <w:r w:rsidRPr="005A0AF7" w:rsidDel="006A1F1D">
                <w:rPr>
                  <w:rFonts w:ascii="B Lotus" w:eastAsia="Calibri" w:hAnsi="B Lotus" w:cs="B Lotus"/>
                  <w:sz w:val="20"/>
                  <w:szCs w:val="20"/>
                  <w:rtl/>
                </w:rPr>
                <w:delText xml:space="preserve"> تأمین </w:delText>
              </w:r>
            </w:del>
            <w:ins w:id="4888" w:author="Mehrnazi Boojari" w:date="2019-01-07T10:51:00Z">
              <w:r w:rsidR="006A1F1D">
                <w:rPr>
                  <w:rFonts w:ascii="B Lotus" w:eastAsia="Calibri" w:hAnsi="B Lotus" w:cs="B Lotus"/>
                  <w:sz w:val="20"/>
                  <w:szCs w:val="20"/>
                  <w:rtl/>
                </w:rPr>
                <w:t xml:space="preserve"> تأمین </w:t>
              </w:r>
            </w:ins>
            <w:r w:rsidRPr="005A0AF7">
              <w:rPr>
                <w:rFonts w:ascii="B Lotus" w:eastAsia="Calibri" w:hAnsi="B Lotus" w:cs="B Lotus"/>
                <w:sz w:val="20"/>
                <w:szCs w:val="20"/>
                <w:rtl/>
              </w:rPr>
              <w:t>نیروی</w:t>
            </w:r>
            <w:ins w:id="4889" w:author="Mehrnazi Boojari" w:date="2019-01-10T23:30:00Z">
              <w:r w:rsidR="00296394">
                <w:rPr>
                  <w:rFonts w:ascii="B Lotus" w:eastAsia="Calibri" w:hAnsi="B Lotus" w:cs="B Nazanin" w:hint="cs"/>
                  <w:sz w:val="20"/>
                  <w:szCs w:val="20"/>
                  <w:rtl/>
                </w:rPr>
                <w:t>‌</w:t>
              </w:r>
            </w:ins>
            <w:del w:id="4890" w:author="Mehrnazi Boojari" w:date="2019-01-10T23:30:00Z">
              <w:r w:rsidRPr="005A0AF7" w:rsidDel="00296394">
                <w:rPr>
                  <w:rFonts w:ascii="B Lotus" w:eastAsia="Calibri" w:hAnsi="B Lotus" w:cs="B Lotus"/>
                  <w:sz w:val="20"/>
                  <w:szCs w:val="20"/>
                  <w:rtl/>
                </w:rPr>
                <w:delText xml:space="preserve"> </w:delText>
              </w:r>
            </w:del>
            <w:r w:rsidRPr="005A0AF7">
              <w:rPr>
                <w:rFonts w:ascii="B Lotus" w:eastAsia="Calibri" w:hAnsi="B Lotus" w:cs="B Lotus"/>
                <w:sz w:val="20"/>
                <w:szCs w:val="20"/>
                <w:rtl/>
              </w:rPr>
              <w:t>انسانی ماهر مورد نیاز برای احداث مسکن؛</w:t>
            </w:r>
          </w:p>
          <w:p w14:paraId="3A292C35" w14:textId="77777777" w:rsidR="00A06196" w:rsidRPr="005A0AF7" w:rsidRDefault="00A06196" w:rsidP="00296394">
            <w:pPr>
              <w:numPr>
                <w:ilvl w:val="0"/>
                <w:numId w:val="33"/>
              </w:numPr>
              <w:bidi/>
              <w:ind w:left="207" w:hanging="207"/>
              <w:contextualSpacing/>
              <w:rPr>
                <w:rFonts w:ascii="B Lotus" w:eastAsia="Calibri" w:hAnsi="B Lotus" w:cs="B Lotus"/>
                <w:sz w:val="20"/>
                <w:szCs w:val="20"/>
              </w:rPr>
            </w:pPr>
            <w:r w:rsidRPr="005A0AF7">
              <w:rPr>
                <w:rFonts w:ascii="B Lotus" w:eastAsia="Calibri" w:hAnsi="B Lotus" w:cs="B Lotus"/>
                <w:sz w:val="20"/>
                <w:szCs w:val="20"/>
                <w:rtl/>
              </w:rPr>
              <w:t>نسبت هزينه مسکن به درآمد خانوار</w:t>
            </w:r>
            <w:del w:id="4891" w:author="Mehrnazi Boojari" w:date="2019-01-10T23:29:00Z">
              <w:r w:rsidRPr="005A0AF7" w:rsidDel="00296394">
                <w:rPr>
                  <w:rFonts w:ascii="B Lotus" w:eastAsia="Calibri" w:hAnsi="B Lotus" w:cs="B Lotus"/>
                  <w:sz w:val="20"/>
                  <w:szCs w:val="20"/>
                  <w:rtl/>
                </w:rPr>
                <w:delText>،</w:delText>
              </w:r>
            </w:del>
            <w:ins w:id="4892" w:author="Mehrnazi Boojari" w:date="2019-01-10T23:29:00Z">
              <w:r w:rsidR="00296394">
                <w:rPr>
                  <w:rFonts w:ascii="B Lotus" w:eastAsia="Calibri" w:hAnsi="B Lotus" w:cs="B Lotus" w:hint="cs"/>
                  <w:sz w:val="20"/>
                  <w:szCs w:val="20"/>
                  <w:rtl/>
                </w:rPr>
                <w:t>؛</w:t>
              </w:r>
            </w:ins>
          </w:p>
          <w:p w14:paraId="5891B123" w14:textId="77777777" w:rsidR="00A06196" w:rsidRPr="005A0AF7" w:rsidRDefault="00A06196" w:rsidP="00A25B54">
            <w:pPr>
              <w:numPr>
                <w:ilvl w:val="0"/>
                <w:numId w:val="33"/>
              </w:numPr>
              <w:bidi/>
              <w:ind w:left="207" w:hanging="207"/>
              <w:contextualSpacing/>
              <w:rPr>
                <w:rFonts w:ascii="B Lotus" w:eastAsia="Calibri" w:hAnsi="B Lotus" w:cs="B Lotus"/>
                <w:sz w:val="20"/>
                <w:szCs w:val="20"/>
              </w:rPr>
            </w:pPr>
            <w:r w:rsidRPr="005A0AF7">
              <w:rPr>
                <w:rFonts w:ascii="B Lotus" w:eastAsia="Calibri" w:hAnsi="B Lotus" w:cs="B Lotus"/>
                <w:sz w:val="20"/>
                <w:szCs w:val="20"/>
                <w:rtl/>
              </w:rPr>
              <w:t>نسبت اجاره مسکن به درآمد</w:t>
            </w:r>
            <w:del w:id="4893" w:author="Mehrnazi Boojari" w:date="2019-01-07T09:47:00Z">
              <w:r w:rsidRPr="005A0AF7" w:rsidDel="006F7CCF">
                <w:rPr>
                  <w:rFonts w:ascii="B Lotus" w:eastAsia="Calibri" w:hAnsi="B Lotus" w:cs="B Lotus"/>
                  <w:sz w:val="20"/>
                  <w:szCs w:val="20"/>
                  <w:rtl/>
                </w:rPr>
                <w:delText xml:space="preserve"> ؛</w:delText>
              </w:r>
            </w:del>
            <w:ins w:id="4894" w:author="Mehrnazi Boojari" w:date="2019-01-07T09:47:00Z">
              <w:r w:rsidR="006F7CCF">
                <w:rPr>
                  <w:rFonts w:ascii="B Lotus" w:eastAsia="Calibri" w:hAnsi="B Lotus" w:cs="B Lotus"/>
                  <w:sz w:val="20"/>
                  <w:szCs w:val="20"/>
                  <w:rtl/>
                </w:rPr>
                <w:t>؛</w:t>
              </w:r>
            </w:ins>
          </w:p>
          <w:p w14:paraId="68457B48" w14:textId="77777777" w:rsidR="00A06196" w:rsidRPr="005A0AF7" w:rsidRDefault="00A06196" w:rsidP="00A25B54">
            <w:pPr>
              <w:numPr>
                <w:ilvl w:val="0"/>
                <w:numId w:val="33"/>
              </w:numPr>
              <w:bidi/>
              <w:ind w:left="207" w:hanging="207"/>
              <w:contextualSpacing/>
              <w:rPr>
                <w:rFonts w:ascii="B Lotus" w:eastAsia="Calibri" w:hAnsi="B Lotus" w:cs="B Lotus"/>
                <w:sz w:val="20"/>
                <w:szCs w:val="20"/>
                <w:rtl/>
              </w:rPr>
            </w:pPr>
            <w:r w:rsidRPr="005A0AF7">
              <w:rPr>
                <w:rFonts w:ascii="B Lotus" w:eastAsia="Calibri" w:hAnsi="B Lotus" w:cs="B Lotus"/>
                <w:sz w:val="20"/>
                <w:szCs w:val="20"/>
                <w:rtl/>
              </w:rPr>
              <w:t>میزان توانایی در بازپرداخت</w:t>
            </w:r>
            <w:del w:id="4895" w:author="Mehrnazi Boojari" w:date="2019-01-07T09:46:00Z">
              <w:r w:rsidRPr="005A0AF7" w:rsidDel="006F7CCF">
                <w:rPr>
                  <w:rFonts w:ascii="B Lotus" w:eastAsia="Calibri" w:hAnsi="B Lotus" w:cs="B Lotus"/>
                  <w:sz w:val="20"/>
                  <w:szCs w:val="20"/>
                  <w:rtl/>
                </w:rPr>
                <w:delText xml:space="preserve"> های </w:delText>
              </w:r>
            </w:del>
            <w:ins w:id="4896"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A0AF7">
              <w:rPr>
                <w:rFonts w:ascii="B Lotus" w:eastAsia="Calibri" w:hAnsi="B Lotus" w:cs="B Lotus"/>
                <w:sz w:val="20"/>
                <w:szCs w:val="20"/>
                <w:rtl/>
              </w:rPr>
              <w:t>وام مسکن</w:t>
            </w:r>
            <w:ins w:id="4897" w:author="Mehrnazi Boojari" w:date="2019-01-10T23:29:00Z">
              <w:r w:rsidR="00296394">
                <w:rPr>
                  <w:rFonts w:ascii="B Lotus" w:eastAsia="Calibri" w:hAnsi="B Lotus" w:cs="B Lotus" w:hint="cs"/>
                  <w:sz w:val="20"/>
                  <w:szCs w:val="20"/>
                  <w:rtl/>
                </w:rPr>
                <w:t>؛</w:t>
              </w:r>
            </w:ins>
          </w:p>
          <w:p w14:paraId="4C9764C1" w14:textId="77777777" w:rsidR="00A06196" w:rsidRPr="005A0AF7" w:rsidRDefault="00A06196" w:rsidP="00A25B54">
            <w:pPr>
              <w:numPr>
                <w:ilvl w:val="0"/>
                <w:numId w:val="33"/>
              </w:numPr>
              <w:bidi/>
              <w:ind w:left="207" w:hanging="207"/>
              <w:contextualSpacing/>
              <w:rPr>
                <w:rFonts w:ascii="B Lotus" w:eastAsia="Calibri" w:hAnsi="B Lotus" w:cs="B Lotus"/>
                <w:sz w:val="20"/>
                <w:szCs w:val="20"/>
                <w:rtl/>
              </w:rPr>
            </w:pPr>
            <w:r w:rsidRPr="005A0AF7">
              <w:rPr>
                <w:rFonts w:ascii="B Lotus" w:eastAsia="Calibri" w:hAnsi="B Lotus" w:cs="B Lotus"/>
                <w:sz w:val="20"/>
                <w:szCs w:val="20"/>
                <w:rtl/>
              </w:rPr>
              <w:t>قیمت مسکن به درآمد خانوار</w:t>
            </w:r>
            <w:del w:id="4898" w:author="Mehrnazi Boojari" w:date="2019-01-07T09:47:00Z">
              <w:r w:rsidRPr="005A0AF7" w:rsidDel="006F7CCF">
                <w:rPr>
                  <w:rFonts w:ascii="B Lotus" w:eastAsia="Calibri" w:hAnsi="B Lotus" w:cs="B Lotus"/>
                  <w:sz w:val="20"/>
                  <w:szCs w:val="20"/>
                  <w:rtl/>
                </w:rPr>
                <w:delText xml:space="preserve"> ؛</w:delText>
              </w:r>
            </w:del>
            <w:ins w:id="4899" w:author="Mehrnazi Boojari" w:date="2019-01-07T09:47:00Z">
              <w:r w:rsidR="006F7CCF">
                <w:rPr>
                  <w:rFonts w:ascii="B Lotus" w:eastAsia="Calibri" w:hAnsi="B Lotus" w:cs="B Lotus"/>
                  <w:sz w:val="20"/>
                  <w:szCs w:val="20"/>
                  <w:rtl/>
                </w:rPr>
                <w:t>؛</w:t>
              </w:r>
            </w:ins>
          </w:p>
          <w:p w14:paraId="670113A8" w14:textId="77777777" w:rsidR="00A06196" w:rsidRPr="005A0AF7" w:rsidRDefault="00A06196" w:rsidP="00A25B54">
            <w:pPr>
              <w:numPr>
                <w:ilvl w:val="0"/>
                <w:numId w:val="33"/>
              </w:numPr>
              <w:bidi/>
              <w:ind w:left="207" w:hanging="207"/>
              <w:contextualSpacing/>
              <w:rPr>
                <w:rFonts w:ascii="B Lotus" w:eastAsia="Calibri" w:hAnsi="B Lotus" w:cs="B Lotus"/>
                <w:sz w:val="20"/>
                <w:szCs w:val="20"/>
              </w:rPr>
            </w:pPr>
            <w:r w:rsidRPr="005A0AF7">
              <w:rPr>
                <w:rFonts w:ascii="B Lotus" w:eastAsia="Calibri" w:hAnsi="B Lotus" w:cs="B Lotus"/>
                <w:sz w:val="20"/>
                <w:szCs w:val="20"/>
                <w:rtl/>
              </w:rPr>
              <w:t xml:space="preserve">متوسط قیمت فروش یک </w:t>
            </w:r>
            <w:del w:id="4900" w:author="Mehrnazi Boojari" w:date="2019-01-08T02:00:00Z">
              <w:r w:rsidRPr="005A0AF7" w:rsidDel="00AC3ADF">
                <w:rPr>
                  <w:rFonts w:ascii="B Lotus" w:eastAsia="Calibri" w:hAnsi="B Lotus" w:cs="B Lotus"/>
                  <w:sz w:val="20"/>
                  <w:szCs w:val="20"/>
                  <w:rtl/>
                </w:rPr>
                <w:delText>متر مربع</w:delText>
              </w:r>
            </w:del>
            <w:ins w:id="4901" w:author="Mehrnazi Boojari" w:date="2019-01-08T02:00:00Z">
              <w:r w:rsidR="00AC3ADF">
                <w:rPr>
                  <w:rFonts w:ascii="B Lotus" w:eastAsia="Calibri" w:hAnsi="B Lotus" w:cs="B Lotus"/>
                  <w:sz w:val="20"/>
                  <w:szCs w:val="20"/>
                  <w:rtl/>
                </w:rPr>
                <w:t>مترمربع</w:t>
              </w:r>
            </w:ins>
            <w:r w:rsidRPr="005A0AF7">
              <w:rPr>
                <w:rFonts w:ascii="B Lotus" w:eastAsia="Calibri" w:hAnsi="B Lotus" w:cs="B Lotus"/>
                <w:sz w:val="20"/>
                <w:szCs w:val="20"/>
                <w:rtl/>
              </w:rPr>
              <w:t xml:space="preserve"> واحد مسکونی؛</w:t>
            </w:r>
          </w:p>
          <w:p w14:paraId="2F5C022D" w14:textId="77777777" w:rsidR="00A06196" w:rsidRPr="005A0AF7" w:rsidRDefault="00A06196" w:rsidP="00A25B54">
            <w:pPr>
              <w:numPr>
                <w:ilvl w:val="0"/>
                <w:numId w:val="33"/>
              </w:numPr>
              <w:bidi/>
              <w:ind w:left="207" w:hanging="207"/>
              <w:contextualSpacing/>
              <w:rPr>
                <w:rFonts w:ascii="B Lotus" w:eastAsia="Calibri" w:hAnsi="B Lotus" w:cs="B Lotus"/>
                <w:sz w:val="20"/>
                <w:szCs w:val="20"/>
                <w:rtl/>
              </w:rPr>
            </w:pPr>
            <w:r w:rsidRPr="005A0AF7">
              <w:rPr>
                <w:rFonts w:ascii="B Lotus" w:eastAsia="Calibri" w:hAnsi="B Lotus" w:cs="B Lotus"/>
                <w:sz w:val="20"/>
                <w:szCs w:val="20"/>
                <w:rtl/>
              </w:rPr>
              <w:t xml:space="preserve"> متوسط قیمت مسکن؛</w:t>
            </w:r>
          </w:p>
          <w:p w14:paraId="77CC52A2" w14:textId="77777777" w:rsidR="00A06196" w:rsidRPr="005A0AF7" w:rsidRDefault="00A06196" w:rsidP="00296394">
            <w:pPr>
              <w:numPr>
                <w:ilvl w:val="0"/>
                <w:numId w:val="33"/>
              </w:numPr>
              <w:bidi/>
              <w:ind w:left="207" w:hanging="207"/>
              <w:contextualSpacing/>
              <w:rPr>
                <w:rFonts w:ascii="B Lotus" w:eastAsia="Calibri" w:hAnsi="B Lotus" w:cs="B Lotus"/>
                <w:sz w:val="20"/>
                <w:szCs w:val="20"/>
              </w:rPr>
            </w:pPr>
            <w:r w:rsidRPr="005A0AF7">
              <w:rPr>
                <w:rFonts w:ascii="B Lotus" w:eastAsia="Calibri" w:hAnsi="B Lotus" w:cs="B Lotus"/>
                <w:sz w:val="20"/>
                <w:szCs w:val="20"/>
                <w:rtl/>
              </w:rPr>
              <w:t>وجود نهادهای مالی برای</w:t>
            </w:r>
            <w:del w:id="4902" w:author="Mehrnazi Boojari" w:date="2019-01-07T10:51:00Z">
              <w:r w:rsidRPr="005A0AF7" w:rsidDel="006A1F1D">
                <w:rPr>
                  <w:rFonts w:ascii="B Lotus" w:eastAsia="Calibri" w:hAnsi="B Lotus" w:cs="B Lotus"/>
                  <w:sz w:val="20"/>
                  <w:szCs w:val="20"/>
                  <w:rtl/>
                </w:rPr>
                <w:delText xml:space="preserve"> تأمین </w:delText>
              </w:r>
            </w:del>
            <w:ins w:id="4903" w:author="Mehrnazi Boojari" w:date="2019-01-07T10:51:00Z">
              <w:r w:rsidR="006A1F1D">
                <w:rPr>
                  <w:rFonts w:ascii="B Lotus" w:eastAsia="Calibri" w:hAnsi="B Lotus" w:cs="B Lotus"/>
                  <w:sz w:val="20"/>
                  <w:szCs w:val="20"/>
                  <w:rtl/>
                </w:rPr>
                <w:t xml:space="preserve"> تأمین </w:t>
              </w:r>
            </w:ins>
            <w:r w:rsidRPr="005A0AF7">
              <w:rPr>
                <w:rFonts w:ascii="B Lotus" w:eastAsia="Calibri" w:hAnsi="B Lotus" w:cs="B Lotus"/>
                <w:sz w:val="20"/>
                <w:szCs w:val="20"/>
                <w:rtl/>
              </w:rPr>
              <w:t>مسکن (صندوق قرض</w:t>
            </w:r>
            <w:ins w:id="4904" w:author="Mehrnazi Boojari" w:date="2019-01-10T23:30:00Z">
              <w:r w:rsidR="00296394">
                <w:rPr>
                  <w:rFonts w:ascii="B Lotus" w:eastAsia="Calibri" w:hAnsi="B Lotus" w:cs="B Nazanin" w:hint="cs"/>
                  <w:sz w:val="20"/>
                  <w:szCs w:val="20"/>
                  <w:rtl/>
                </w:rPr>
                <w:t>‌</w:t>
              </w:r>
            </w:ins>
            <w:del w:id="4905" w:author="Mehrnazi Boojari" w:date="2019-01-10T23:30:00Z">
              <w:r w:rsidRPr="005A0AF7" w:rsidDel="00296394">
                <w:rPr>
                  <w:rFonts w:ascii="B Lotus" w:eastAsia="Calibri" w:hAnsi="B Lotus" w:cs="B Lotus"/>
                  <w:sz w:val="20"/>
                  <w:szCs w:val="20"/>
                  <w:rtl/>
                </w:rPr>
                <w:delText xml:space="preserve"> </w:delText>
              </w:r>
            </w:del>
            <w:r w:rsidRPr="005A0AF7">
              <w:rPr>
                <w:rFonts w:ascii="B Lotus" w:eastAsia="Calibri" w:hAnsi="B Lotus" w:cs="B Lotus"/>
                <w:sz w:val="20"/>
                <w:szCs w:val="20"/>
                <w:rtl/>
              </w:rPr>
              <w:t>الحسنه</w:t>
            </w:r>
            <w:del w:id="4906" w:author="Mehrnazi Boojari" w:date="2019-01-10T23:29:00Z">
              <w:r w:rsidRPr="005A0AF7" w:rsidDel="00296394">
                <w:rPr>
                  <w:rFonts w:ascii="B Lotus" w:eastAsia="Calibri" w:hAnsi="B Lotus" w:cs="B Lotus"/>
                  <w:sz w:val="20"/>
                  <w:szCs w:val="20"/>
                  <w:rtl/>
                </w:rPr>
                <w:delText>).</w:delText>
              </w:r>
            </w:del>
            <w:ins w:id="4907" w:author="Mehrnazi Boojari" w:date="2019-01-10T23:29:00Z">
              <w:r w:rsidR="00296394" w:rsidRPr="005A0AF7">
                <w:rPr>
                  <w:rFonts w:ascii="B Lotus" w:eastAsia="Calibri" w:hAnsi="B Lotus" w:cs="B Lotus"/>
                  <w:sz w:val="20"/>
                  <w:szCs w:val="20"/>
                  <w:rtl/>
                </w:rPr>
                <w:t>)</w:t>
              </w:r>
              <w:r w:rsidR="00296394">
                <w:rPr>
                  <w:rFonts w:ascii="B Lotus" w:eastAsia="Calibri" w:hAnsi="B Lotus" w:cs="B Lotus" w:hint="cs"/>
                  <w:sz w:val="20"/>
                  <w:szCs w:val="20"/>
                  <w:rtl/>
                </w:rPr>
                <w:t>؛</w:t>
              </w:r>
            </w:ins>
          </w:p>
          <w:p w14:paraId="748B0C55" w14:textId="77777777" w:rsidR="00A06196" w:rsidRPr="005A0AF7" w:rsidRDefault="00A06196" w:rsidP="00A25B54">
            <w:pPr>
              <w:numPr>
                <w:ilvl w:val="0"/>
                <w:numId w:val="33"/>
              </w:numPr>
              <w:bidi/>
              <w:ind w:left="207" w:hanging="207"/>
              <w:contextualSpacing/>
              <w:rPr>
                <w:rFonts w:ascii="B Lotus" w:eastAsia="Calibri" w:hAnsi="B Lotus" w:cs="B Lotus"/>
                <w:sz w:val="20"/>
                <w:szCs w:val="20"/>
              </w:rPr>
            </w:pPr>
            <w:r w:rsidRPr="005A0AF7">
              <w:rPr>
                <w:rFonts w:ascii="B Lotus" w:eastAsia="Calibri" w:hAnsi="B Lotus" w:cs="B Lotus"/>
                <w:sz w:val="20"/>
                <w:szCs w:val="20"/>
                <w:rtl/>
                <w:lang w:bidi="fa-IR"/>
              </w:rPr>
              <w:t>میزان سرمایه</w:t>
            </w:r>
            <w:del w:id="4908" w:author="Mehrnazi Boojari" w:date="2019-01-07T10:06:00Z">
              <w:r w:rsidRPr="005A0AF7" w:rsidDel="00A31D6F">
                <w:rPr>
                  <w:rFonts w:ascii="B Lotus" w:eastAsia="Calibri" w:hAnsi="B Lotus" w:cs="B Lotus"/>
                  <w:sz w:val="20"/>
                  <w:szCs w:val="20"/>
                  <w:rtl/>
                  <w:lang w:bidi="fa-IR"/>
                </w:rPr>
                <w:delText xml:space="preserve"> گذاری </w:delText>
              </w:r>
            </w:del>
            <w:ins w:id="4909" w:author="Mehrnazi Boojari" w:date="2019-01-07T10:06:00Z">
              <w:r w:rsidR="00A31D6F">
                <w:rPr>
                  <w:rFonts w:ascii="B Lotus" w:eastAsia="Calibri" w:hAnsi="B Lotus" w:cs="B Lotus" w:hint="cs"/>
                  <w:sz w:val="20"/>
                  <w:szCs w:val="20"/>
                  <w:rtl/>
                  <w:lang w:bidi="fa-IR"/>
                </w:rPr>
                <w:t>‌</w:t>
              </w:r>
              <w:r w:rsidR="00A31D6F">
                <w:rPr>
                  <w:rFonts w:ascii="B Lotus" w:eastAsia="Calibri" w:hAnsi="B Lotus" w:cs="B Lotus"/>
                  <w:sz w:val="20"/>
                  <w:szCs w:val="20"/>
                  <w:rtl/>
                  <w:lang w:bidi="fa-IR"/>
                </w:rPr>
                <w:t xml:space="preserve">گذاری </w:t>
              </w:r>
            </w:ins>
            <w:r w:rsidRPr="005A0AF7">
              <w:rPr>
                <w:rFonts w:ascii="B Lotus" w:eastAsia="Calibri" w:hAnsi="B Lotus" w:cs="B Lotus"/>
                <w:sz w:val="20"/>
                <w:szCs w:val="20"/>
                <w:rtl/>
                <w:lang w:bidi="fa-IR"/>
              </w:rPr>
              <w:t>در بخش مسکن</w:t>
            </w:r>
            <w:ins w:id="4910" w:author="Mehrnazi Boojari" w:date="2019-01-10T23:29:00Z">
              <w:r w:rsidR="00296394">
                <w:rPr>
                  <w:rFonts w:ascii="B Lotus" w:eastAsia="Calibri" w:hAnsi="B Lotus" w:cs="B Lotus" w:hint="cs"/>
                  <w:sz w:val="20"/>
                  <w:szCs w:val="20"/>
                  <w:rtl/>
                  <w:lang w:bidi="fa-IR"/>
                </w:rPr>
                <w:t>؛</w:t>
              </w:r>
            </w:ins>
          </w:p>
          <w:p w14:paraId="1564FFE9" w14:textId="77777777" w:rsidR="00A06196" w:rsidRPr="005A0AF7" w:rsidRDefault="00A06196" w:rsidP="00A25B54">
            <w:pPr>
              <w:numPr>
                <w:ilvl w:val="0"/>
                <w:numId w:val="33"/>
              </w:numPr>
              <w:bidi/>
              <w:ind w:left="207" w:hanging="207"/>
              <w:contextualSpacing/>
              <w:rPr>
                <w:rFonts w:ascii="B Lotus" w:eastAsia="Calibri" w:hAnsi="B Lotus" w:cs="B Lotus"/>
                <w:sz w:val="20"/>
                <w:szCs w:val="20"/>
              </w:rPr>
            </w:pPr>
            <w:r w:rsidRPr="005A0AF7">
              <w:rPr>
                <w:rFonts w:ascii="B Lotus" w:eastAsia="Calibri" w:hAnsi="B Lotus" w:cs="B Lotus"/>
                <w:sz w:val="20"/>
                <w:szCs w:val="20"/>
                <w:rtl/>
                <w:lang w:bidi="fa-IR"/>
              </w:rPr>
              <w:t>میزان تولید اشتغال توسط بخش مسکن</w:t>
            </w:r>
            <w:ins w:id="4911" w:author="Mehrnazi Boojari" w:date="2019-01-10T23:29:00Z">
              <w:r w:rsidR="00296394">
                <w:rPr>
                  <w:rFonts w:ascii="B Lotus" w:eastAsia="Calibri" w:hAnsi="B Lotus" w:cs="B Lotus" w:hint="cs"/>
                  <w:sz w:val="20"/>
                  <w:szCs w:val="20"/>
                  <w:rtl/>
                  <w:lang w:bidi="fa-IR"/>
                </w:rPr>
                <w:t>؛</w:t>
              </w:r>
            </w:ins>
            <w:r w:rsidRPr="005A0AF7">
              <w:rPr>
                <w:rFonts w:ascii="B Lotus" w:eastAsia="Calibri" w:hAnsi="B Lotus" w:cs="B Lotus"/>
                <w:sz w:val="20"/>
                <w:szCs w:val="20"/>
                <w:rtl/>
                <w:lang w:bidi="fa-IR"/>
              </w:rPr>
              <w:t xml:space="preserve"> </w:t>
            </w:r>
          </w:p>
          <w:p w14:paraId="5EBA37D4" w14:textId="77777777" w:rsidR="00A06196" w:rsidRPr="005A0AF7" w:rsidRDefault="00A06196" w:rsidP="00296394">
            <w:pPr>
              <w:numPr>
                <w:ilvl w:val="0"/>
                <w:numId w:val="33"/>
              </w:numPr>
              <w:bidi/>
              <w:ind w:left="207" w:hanging="207"/>
              <w:contextualSpacing/>
              <w:rPr>
                <w:rFonts w:ascii="B Lotus" w:eastAsia="Calibri" w:hAnsi="B Lotus" w:cs="B Lotus"/>
                <w:sz w:val="20"/>
                <w:szCs w:val="20"/>
              </w:rPr>
            </w:pPr>
            <w:r w:rsidRPr="005A0AF7">
              <w:rPr>
                <w:rFonts w:ascii="B Lotus" w:eastAsia="Calibri" w:hAnsi="B Lotus" w:cs="B Lotus"/>
                <w:sz w:val="20"/>
                <w:szCs w:val="20"/>
                <w:rtl/>
                <w:lang w:bidi="fa-IR"/>
              </w:rPr>
              <w:t>نرخ افزایش سالانه قیمت مسکن</w:t>
            </w:r>
            <w:del w:id="4912" w:author="Mehrnazi Boojari" w:date="2019-01-07T09:58:00Z">
              <w:r w:rsidRPr="005A0AF7" w:rsidDel="00A31D6F">
                <w:rPr>
                  <w:rFonts w:ascii="B Lotus" w:eastAsia="Calibri" w:hAnsi="B Lotus" w:cs="B Lotus"/>
                  <w:sz w:val="20"/>
                  <w:szCs w:val="20"/>
                  <w:rtl/>
                  <w:lang w:bidi="fa-IR"/>
                </w:rPr>
                <w:delText xml:space="preserve">  </w:delText>
              </w:r>
            </w:del>
            <w:ins w:id="4913" w:author="Mehrnazi Boojari" w:date="2019-01-10T23:29:00Z">
              <w:r w:rsidR="00296394">
                <w:rPr>
                  <w:rFonts w:ascii="B Lotus" w:eastAsia="Calibri" w:hAnsi="B Lotus" w:cs="B Lotus" w:hint="cs"/>
                  <w:sz w:val="20"/>
                  <w:szCs w:val="20"/>
                  <w:rtl/>
                  <w:lang w:bidi="fa-IR"/>
                </w:rPr>
                <w:t>؛</w:t>
              </w:r>
            </w:ins>
          </w:p>
          <w:p w14:paraId="28FCA3F9" w14:textId="77777777" w:rsidR="00A06196" w:rsidRPr="005A0AF7" w:rsidRDefault="00A06196" w:rsidP="00A25B54">
            <w:pPr>
              <w:numPr>
                <w:ilvl w:val="0"/>
                <w:numId w:val="33"/>
              </w:numPr>
              <w:bidi/>
              <w:ind w:left="207" w:hanging="207"/>
              <w:contextualSpacing/>
              <w:rPr>
                <w:rFonts w:ascii="B Lotus" w:eastAsia="Calibri" w:hAnsi="B Lotus" w:cs="B Lotus"/>
                <w:sz w:val="20"/>
                <w:szCs w:val="20"/>
              </w:rPr>
            </w:pPr>
            <w:r w:rsidRPr="005A0AF7">
              <w:rPr>
                <w:rFonts w:ascii="B Lotus" w:eastAsia="Calibri" w:hAnsi="B Lotus" w:cs="B Lotus"/>
                <w:sz w:val="20"/>
                <w:szCs w:val="20"/>
                <w:rtl/>
              </w:rPr>
              <w:t>قیمت زمین</w:t>
            </w:r>
            <w:ins w:id="4914" w:author="Mehrnazi Boojari" w:date="2019-01-10T23:29:00Z">
              <w:r w:rsidR="00296394">
                <w:rPr>
                  <w:rFonts w:ascii="B Lotus" w:eastAsia="Calibri" w:hAnsi="B Lotus" w:cs="B Lotus" w:hint="cs"/>
                  <w:sz w:val="20"/>
                  <w:szCs w:val="20"/>
                  <w:rtl/>
                </w:rPr>
                <w:t>؛</w:t>
              </w:r>
            </w:ins>
          </w:p>
          <w:p w14:paraId="7F2B46C5" w14:textId="77777777" w:rsidR="00A06196" w:rsidRPr="005A0AF7" w:rsidRDefault="00A06196" w:rsidP="00296394">
            <w:pPr>
              <w:numPr>
                <w:ilvl w:val="0"/>
                <w:numId w:val="33"/>
              </w:numPr>
              <w:bidi/>
              <w:ind w:left="207" w:hanging="207"/>
              <w:contextualSpacing/>
              <w:rPr>
                <w:rFonts w:ascii="B Lotus" w:eastAsia="Calibri" w:hAnsi="B Lotus" w:cs="B Lotus"/>
                <w:sz w:val="20"/>
                <w:szCs w:val="20"/>
              </w:rPr>
            </w:pPr>
            <w:r w:rsidRPr="005A0AF7">
              <w:rPr>
                <w:rFonts w:ascii="B Lotus" w:eastAsia="Calibri" w:hAnsi="B Lotus" w:cs="B Lotus"/>
                <w:sz w:val="20"/>
                <w:szCs w:val="20"/>
                <w:rtl/>
              </w:rPr>
              <w:t>قیمت مصالح ساختمانی عمده</w:t>
            </w:r>
            <w:ins w:id="4915" w:author="Mehrnazi Boojari" w:date="2019-01-10T23:30:00Z">
              <w:r w:rsidR="00296394">
                <w:rPr>
                  <w:rFonts w:ascii="B Lotus" w:eastAsia="Calibri" w:hAnsi="B Lotus" w:cs="B Nazanin" w:hint="cs"/>
                  <w:sz w:val="20"/>
                  <w:szCs w:val="20"/>
                  <w:rtl/>
                </w:rPr>
                <w:t>‌</w:t>
              </w:r>
            </w:ins>
            <w:del w:id="4916" w:author="Mehrnazi Boojari" w:date="2019-01-10T23:30:00Z">
              <w:r w:rsidRPr="005A0AF7" w:rsidDel="00296394">
                <w:rPr>
                  <w:rFonts w:ascii="B Lotus" w:eastAsia="Calibri" w:hAnsi="B Lotus" w:cs="B Lotus"/>
                  <w:sz w:val="20"/>
                  <w:szCs w:val="20"/>
                  <w:rtl/>
                </w:rPr>
                <w:delText xml:space="preserve"> </w:delText>
              </w:r>
            </w:del>
            <w:r w:rsidRPr="005A0AF7">
              <w:rPr>
                <w:rFonts w:ascii="B Lotus" w:eastAsia="Calibri" w:hAnsi="B Lotus" w:cs="B Lotus"/>
                <w:sz w:val="20"/>
                <w:szCs w:val="20"/>
                <w:rtl/>
              </w:rPr>
              <w:t>فروشی و خرده</w:t>
            </w:r>
            <w:ins w:id="4917" w:author="Mehrnazi Boojari" w:date="2019-01-10T23:30:00Z">
              <w:r w:rsidR="00296394">
                <w:rPr>
                  <w:rFonts w:ascii="B Lotus" w:eastAsia="Calibri" w:hAnsi="B Lotus" w:cs="B Nazanin" w:hint="cs"/>
                  <w:sz w:val="20"/>
                  <w:szCs w:val="20"/>
                  <w:rtl/>
                </w:rPr>
                <w:t>‌</w:t>
              </w:r>
            </w:ins>
            <w:del w:id="4918" w:author="Mehrnazi Boojari" w:date="2019-01-10T23:30:00Z">
              <w:r w:rsidRPr="005A0AF7" w:rsidDel="00296394">
                <w:rPr>
                  <w:rFonts w:ascii="B Lotus" w:eastAsia="Calibri" w:hAnsi="B Lotus" w:cs="B Lotus"/>
                  <w:sz w:val="20"/>
                  <w:szCs w:val="20"/>
                  <w:rtl/>
                </w:rPr>
                <w:delText xml:space="preserve"> </w:delText>
              </w:r>
            </w:del>
            <w:r w:rsidRPr="005A0AF7">
              <w:rPr>
                <w:rFonts w:ascii="B Lotus" w:eastAsia="Calibri" w:hAnsi="B Lotus" w:cs="B Lotus"/>
                <w:sz w:val="20"/>
                <w:szCs w:val="20"/>
                <w:rtl/>
              </w:rPr>
              <w:t>فروشی</w:t>
            </w:r>
            <w:ins w:id="4919" w:author="Mehrnazi Boojari" w:date="2019-01-10T23:29:00Z">
              <w:r w:rsidR="00296394">
                <w:rPr>
                  <w:rFonts w:ascii="B Lotus" w:eastAsia="Calibri" w:hAnsi="B Lotus" w:cs="B Lotus" w:hint="cs"/>
                  <w:sz w:val="20"/>
                  <w:szCs w:val="20"/>
                  <w:rtl/>
                </w:rPr>
                <w:t>؛</w:t>
              </w:r>
            </w:ins>
          </w:p>
          <w:p w14:paraId="3A46E010" w14:textId="77777777" w:rsidR="00A06196" w:rsidRPr="005A0AF7" w:rsidRDefault="00A06196" w:rsidP="00296394">
            <w:pPr>
              <w:numPr>
                <w:ilvl w:val="0"/>
                <w:numId w:val="33"/>
              </w:numPr>
              <w:bidi/>
              <w:ind w:left="207" w:hanging="207"/>
              <w:contextualSpacing/>
              <w:rPr>
                <w:rFonts w:ascii="B Lotus" w:eastAsia="Calibri" w:hAnsi="B Lotus" w:cs="B Lotus"/>
                <w:sz w:val="20"/>
                <w:szCs w:val="20"/>
                <w:rtl/>
              </w:rPr>
            </w:pPr>
            <w:r w:rsidRPr="005A0AF7">
              <w:rPr>
                <w:rFonts w:ascii="B Lotus" w:eastAsia="Calibri" w:hAnsi="B Lotus" w:cs="B Lotus"/>
                <w:sz w:val="20"/>
                <w:szCs w:val="20"/>
                <w:rtl/>
                <w:lang w:bidi="fa-IR"/>
              </w:rPr>
              <w:t>میزان استفاده از وام</w:t>
            </w:r>
            <w:del w:id="4920" w:author="Mehrnazi Boojari" w:date="2019-01-07T09:46:00Z">
              <w:r w:rsidRPr="005A0AF7" w:rsidDel="006F7CCF">
                <w:rPr>
                  <w:rFonts w:ascii="B Lotus" w:eastAsia="Calibri" w:hAnsi="B Lotus" w:cs="B Lotus"/>
                  <w:sz w:val="20"/>
                  <w:szCs w:val="20"/>
                  <w:rtl/>
                  <w:lang w:bidi="fa-IR"/>
                </w:rPr>
                <w:delText xml:space="preserve"> های </w:delText>
              </w:r>
            </w:del>
            <w:ins w:id="4921"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5A0AF7">
              <w:rPr>
                <w:rFonts w:ascii="B Lotus" w:eastAsia="Calibri" w:hAnsi="B Lotus" w:cs="B Lotus"/>
                <w:sz w:val="20"/>
                <w:szCs w:val="20"/>
                <w:rtl/>
                <w:lang w:bidi="fa-IR"/>
              </w:rPr>
              <w:t xml:space="preserve">بانکی </w:t>
            </w:r>
            <w:del w:id="4922" w:author="Mehrnazi Boojari" w:date="2019-01-10T23:29:00Z">
              <w:r w:rsidRPr="005A0AF7" w:rsidDel="00296394">
                <w:rPr>
                  <w:rFonts w:ascii="B Lotus" w:eastAsia="Calibri" w:hAnsi="B Lotus" w:cs="B Lotus"/>
                  <w:sz w:val="20"/>
                  <w:szCs w:val="20"/>
                  <w:rtl/>
                  <w:lang w:bidi="fa-IR"/>
                </w:rPr>
                <w:delText xml:space="preserve">جهت </w:delText>
              </w:r>
            </w:del>
            <w:ins w:id="4923" w:author="Mehrnazi Boojari" w:date="2019-01-10T23:29:00Z">
              <w:r w:rsidR="00296394">
                <w:rPr>
                  <w:rFonts w:ascii="B Lotus" w:eastAsia="Calibri" w:hAnsi="B Lotus" w:cs="B Lotus" w:hint="cs"/>
                  <w:sz w:val="20"/>
                  <w:szCs w:val="20"/>
                  <w:rtl/>
                  <w:lang w:bidi="fa-IR"/>
                </w:rPr>
                <w:t>برای</w:t>
              </w:r>
              <w:r w:rsidR="00296394" w:rsidRPr="005A0AF7">
                <w:rPr>
                  <w:rFonts w:ascii="B Lotus" w:eastAsia="Calibri" w:hAnsi="B Lotus" w:cs="B Lotus"/>
                  <w:sz w:val="20"/>
                  <w:szCs w:val="20"/>
                  <w:rtl/>
                  <w:lang w:bidi="fa-IR"/>
                </w:rPr>
                <w:t xml:space="preserve"> </w:t>
              </w:r>
            </w:ins>
            <w:r w:rsidRPr="005A0AF7">
              <w:rPr>
                <w:rFonts w:ascii="B Lotus" w:eastAsia="Calibri" w:hAnsi="B Lotus" w:cs="B Lotus"/>
                <w:sz w:val="20"/>
                <w:szCs w:val="20"/>
                <w:rtl/>
                <w:lang w:bidi="fa-IR"/>
              </w:rPr>
              <w:t>ساخت یا تعمیرات اساسی در ساختمان</w:t>
            </w:r>
            <w:ins w:id="4924" w:author="Mehrnazi Boojari" w:date="2019-01-10T23:29:00Z">
              <w:r w:rsidR="00296394">
                <w:rPr>
                  <w:rFonts w:ascii="B Lotus" w:eastAsia="Calibri" w:hAnsi="B Lotus" w:cs="B Lotus" w:hint="cs"/>
                  <w:sz w:val="20"/>
                  <w:szCs w:val="20"/>
                  <w:rtl/>
                  <w:lang w:bidi="fa-IR"/>
                </w:rPr>
                <w:t>.</w:t>
              </w:r>
            </w:ins>
          </w:p>
        </w:tc>
        <w:tc>
          <w:tcPr>
            <w:tcW w:w="2748" w:type="dxa"/>
          </w:tcPr>
          <w:p w14:paraId="4C0EA040" w14:textId="77777777" w:rsidR="00A06196" w:rsidRPr="005A0AF7" w:rsidRDefault="00A06196" w:rsidP="00A25B5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سطح زیربنای واحدهای مسکونی روستایی؛</w:t>
            </w:r>
          </w:p>
          <w:p w14:paraId="68269A4E" w14:textId="77777777" w:rsidR="00A06196" w:rsidRPr="005A0AF7" w:rsidRDefault="00A06196" w:rsidP="00A25B5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مساحت زمین واحد مسکونی؛</w:t>
            </w:r>
          </w:p>
          <w:p w14:paraId="2BFA811F" w14:textId="77777777" w:rsidR="00A06196" w:rsidRPr="005A0AF7" w:rsidRDefault="00A06196" w:rsidP="00E01F05">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مساحت فضاهای زیستی</w:t>
            </w:r>
            <w:del w:id="4925" w:author="Mehrnazi Boojari" w:date="2019-01-10T23:31:00Z">
              <w:r w:rsidRPr="005A0AF7" w:rsidDel="00E01F05">
                <w:rPr>
                  <w:rFonts w:ascii="B Lotus" w:eastAsia="Calibri" w:hAnsi="B Lotus" w:cs="B Lotus"/>
                  <w:sz w:val="20"/>
                  <w:szCs w:val="20"/>
                  <w:rtl/>
                </w:rPr>
                <w:delText>،</w:delText>
              </w:r>
            </w:del>
            <w:ins w:id="4926" w:author="Mehrnazi Boojari" w:date="2019-01-10T23:31:00Z">
              <w:r w:rsidR="00E01F05">
                <w:rPr>
                  <w:rFonts w:ascii="B Lotus" w:eastAsia="Calibri" w:hAnsi="B Lotus" w:cs="B Lotus" w:hint="cs"/>
                  <w:sz w:val="20"/>
                  <w:szCs w:val="20"/>
                  <w:rtl/>
                </w:rPr>
                <w:t>؛</w:t>
              </w:r>
            </w:ins>
          </w:p>
          <w:p w14:paraId="4438537C" w14:textId="77777777" w:rsidR="00A06196" w:rsidRPr="005A0AF7" w:rsidRDefault="00A06196" w:rsidP="00A25B5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مساحت فضای معیشتی؛</w:t>
            </w:r>
          </w:p>
          <w:p w14:paraId="3FE791FD" w14:textId="77777777" w:rsidR="00A06196" w:rsidRPr="005A0AF7" w:rsidRDefault="00A06196" w:rsidP="0029639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مساحت فضای زیستی معیشتی (مشترک</w:t>
            </w:r>
            <w:del w:id="4927" w:author="Mehrnazi Boojari" w:date="2019-01-10T23:29:00Z">
              <w:r w:rsidRPr="005A0AF7" w:rsidDel="00296394">
                <w:rPr>
                  <w:rFonts w:ascii="B Lotus" w:eastAsia="Calibri" w:hAnsi="B Lotus" w:cs="B Lotus"/>
                  <w:sz w:val="20"/>
                  <w:szCs w:val="20"/>
                  <w:rtl/>
                </w:rPr>
                <w:delText>)،</w:delText>
              </w:r>
            </w:del>
            <w:ins w:id="4928" w:author="Mehrnazi Boojari" w:date="2019-01-10T23:29:00Z">
              <w:r w:rsidR="00296394" w:rsidRPr="005A0AF7">
                <w:rPr>
                  <w:rFonts w:ascii="B Lotus" w:eastAsia="Calibri" w:hAnsi="B Lotus" w:cs="B Lotus"/>
                  <w:sz w:val="20"/>
                  <w:szCs w:val="20"/>
                  <w:rtl/>
                </w:rPr>
                <w:t>)</w:t>
              </w:r>
              <w:r w:rsidR="00296394">
                <w:rPr>
                  <w:rFonts w:ascii="B Lotus" w:eastAsia="Calibri" w:hAnsi="B Lotus" w:cs="B Lotus" w:hint="cs"/>
                  <w:sz w:val="20"/>
                  <w:szCs w:val="20"/>
                  <w:rtl/>
                </w:rPr>
                <w:t>؛</w:t>
              </w:r>
            </w:ins>
          </w:p>
          <w:p w14:paraId="31D87DDD" w14:textId="77777777" w:rsidR="00A06196" w:rsidRPr="005A0AF7" w:rsidRDefault="00A06196" w:rsidP="0029639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تراکم طبقاتی</w:t>
            </w:r>
            <w:del w:id="4929" w:author="Mehrnazi Boojari" w:date="2019-01-10T23:29:00Z">
              <w:r w:rsidRPr="005A0AF7" w:rsidDel="00296394">
                <w:rPr>
                  <w:rFonts w:ascii="B Lotus" w:eastAsia="Calibri" w:hAnsi="B Lotus" w:cs="B Lotus"/>
                  <w:sz w:val="20"/>
                  <w:szCs w:val="20"/>
                  <w:rtl/>
                </w:rPr>
                <w:delText>،</w:delText>
              </w:r>
            </w:del>
            <w:ins w:id="4930" w:author="Mehrnazi Boojari" w:date="2019-01-10T23:29:00Z">
              <w:r w:rsidR="00296394">
                <w:rPr>
                  <w:rFonts w:ascii="B Lotus" w:eastAsia="Calibri" w:hAnsi="B Lotus" w:cs="B Lotus" w:hint="cs"/>
                  <w:sz w:val="20"/>
                  <w:szCs w:val="20"/>
                  <w:rtl/>
                </w:rPr>
                <w:t>؛</w:t>
              </w:r>
            </w:ins>
          </w:p>
          <w:p w14:paraId="596150CA" w14:textId="77777777" w:rsidR="00A06196" w:rsidRPr="005A0AF7" w:rsidRDefault="00A06196" w:rsidP="00A25B5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تعداد اتاق در واحدهای مسکونی؛</w:t>
            </w:r>
          </w:p>
          <w:p w14:paraId="0565367E" w14:textId="77777777" w:rsidR="00A06196" w:rsidRPr="005A0AF7" w:rsidRDefault="00A06196" w:rsidP="00E01F05">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 xml:space="preserve">تعداد اتاق </w:t>
            </w:r>
            <w:del w:id="4931" w:author="Mehrnazi Boojari" w:date="2019-01-09T23:38:00Z">
              <w:r w:rsidRPr="005A0AF7" w:rsidDel="00947B53">
                <w:rPr>
                  <w:rFonts w:ascii="B Lotus" w:eastAsia="Calibri" w:hAnsi="B Lotus" w:cs="B Lotus"/>
                  <w:sz w:val="20"/>
                  <w:szCs w:val="20"/>
                  <w:rtl/>
                </w:rPr>
                <w:delText>بر اساس</w:delText>
              </w:r>
            </w:del>
            <w:ins w:id="4932" w:author="Mehrnazi Boojari" w:date="2019-01-09T23:38:00Z">
              <w:r w:rsidR="00947B53">
                <w:rPr>
                  <w:rFonts w:ascii="B Lotus" w:eastAsia="Calibri" w:hAnsi="B Lotus" w:cs="B Lotus"/>
                  <w:sz w:val="20"/>
                  <w:szCs w:val="20"/>
                  <w:rtl/>
                </w:rPr>
                <w:t>بر</w:t>
              </w:r>
              <w:r w:rsidR="00947B53">
                <w:rPr>
                  <w:rFonts w:ascii="Times New Roman" w:eastAsia="Calibri" w:hAnsi="Times New Roman" w:cs="Times New Roman" w:hint="cs"/>
                  <w:sz w:val="20"/>
                  <w:szCs w:val="20"/>
                  <w:rtl/>
                </w:rPr>
                <w:t> </w:t>
              </w:r>
              <w:r w:rsidR="00947B53">
                <w:rPr>
                  <w:rFonts w:ascii="B Lotus" w:eastAsia="Calibri" w:hAnsi="B Lotus" w:cs="B Lotus"/>
                  <w:sz w:val="20"/>
                  <w:szCs w:val="20"/>
                  <w:rtl/>
                </w:rPr>
                <w:t>اساس</w:t>
              </w:r>
            </w:ins>
            <w:r w:rsidRPr="005A0AF7">
              <w:rPr>
                <w:rFonts w:ascii="B Lotus" w:eastAsia="Calibri" w:hAnsi="B Lotus" w:cs="B Lotus"/>
                <w:sz w:val="20"/>
                <w:szCs w:val="20"/>
                <w:rtl/>
              </w:rPr>
              <w:t xml:space="preserve"> عملکردهای زیستی</w:t>
            </w:r>
            <w:del w:id="4933" w:author="Mehrnazi Boojari" w:date="2019-01-10T23:31:00Z">
              <w:r w:rsidRPr="005A0AF7" w:rsidDel="00E01F05">
                <w:rPr>
                  <w:rFonts w:ascii="B Lotus" w:eastAsia="Calibri" w:hAnsi="B Lotus" w:cs="B Lotus"/>
                  <w:sz w:val="20"/>
                  <w:szCs w:val="20"/>
                  <w:rtl/>
                </w:rPr>
                <w:delText xml:space="preserve">؛ </w:delText>
              </w:r>
            </w:del>
            <w:ins w:id="4934" w:author="Mehrnazi Boojari" w:date="2019-01-10T23:31:00Z">
              <w:r w:rsidR="00E01F05">
                <w:rPr>
                  <w:rFonts w:ascii="B Lotus" w:eastAsia="Calibri" w:hAnsi="B Lotus" w:cs="B Lotus" w:hint="cs"/>
                  <w:sz w:val="20"/>
                  <w:szCs w:val="20"/>
                  <w:rtl/>
                </w:rPr>
                <w:t>،</w:t>
              </w:r>
              <w:r w:rsidR="00E01F05" w:rsidRPr="005A0AF7">
                <w:rPr>
                  <w:rFonts w:ascii="B Lotus" w:eastAsia="Calibri" w:hAnsi="B Lotus" w:cs="B Lotus"/>
                  <w:sz w:val="20"/>
                  <w:szCs w:val="20"/>
                  <w:rtl/>
                </w:rPr>
                <w:t xml:space="preserve"> </w:t>
              </w:r>
            </w:ins>
            <w:r w:rsidRPr="005A0AF7">
              <w:rPr>
                <w:rFonts w:ascii="B Lotus" w:eastAsia="Calibri" w:hAnsi="B Lotus" w:cs="B Lotus"/>
                <w:sz w:val="20"/>
                <w:szCs w:val="20"/>
                <w:rtl/>
              </w:rPr>
              <w:t>معیشتی و مشترک؛</w:t>
            </w:r>
          </w:p>
          <w:p w14:paraId="16E842D6" w14:textId="77777777" w:rsidR="00A06196" w:rsidRPr="005A0AF7" w:rsidRDefault="00A06196" w:rsidP="00A25B5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دوام مصالح؛</w:t>
            </w:r>
          </w:p>
          <w:p w14:paraId="6758D505" w14:textId="77777777" w:rsidR="00A06196" w:rsidRPr="005A0AF7" w:rsidRDefault="00A06196" w:rsidP="00A25B5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دوام سازه</w:t>
            </w:r>
            <w:ins w:id="4935" w:author="Mehrnazi Boojari" w:date="2019-01-10T23:31:00Z">
              <w:r w:rsidR="00E01F05">
                <w:rPr>
                  <w:rFonts w:ascii="B Lotus" w:eastAsia="Calibri" w:hAnsi="B Lotus" w:cs="B Nazanin" w:hint="cs"/>
                  <w:sz w:val="20"/>
                  <w:szCs w:val="20"/>
                  <w:rtl/>
                </w:rPr>
                <w:t>‌</w:t>
              </w:r>
            </w:ins>
            <w:del w:id="4936" w:author="Mehrnazi Boojari" w:date="2019-01-07T09:46:00Z">
              <w:r w:rsidRPr="005A0AF7" w:rsidDel="006F7CCF">
                <w:rPr>
                  <w:rFonts w:ascii="B Lotus" w:eastAsia="Calibri" w:hAnsi="B Lotus" w:cs="B Lotus"/>
                  <w:sz w:val="20"/>
                  <w:szCs w:val="20"/>
                  <w:rtl/>
                </w:rPr>
                <w:delText xml:space="preserve"> های </w:delText>
              </w:r>
            </w:del>
            <w:ins w:id="4937"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A0AF7">
              <w:rPr>
                <w:rFonts w:ascii="B Lotus" w:eastAsia="Calibri" w:hAnsi="B Lotus" w:cs="B Lotus"/>
                <w:sz w:val="20"/>
                <w:szCs w:val="20"/>
                <w:rtl/>
              </w:rPr>
              <w:t>فضای زیستی؛</w:t>
            </w:r>
          </w:p>
          <w:p w14:paraId="55F11361" w14:textId="77777777" w:rsidR="00A06196" w:rsidRPr="005A0AF7" w:rsidRDefault="00A06196" w:rsidP="0075613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rPr>
              <w:t>عمر</w:t>
            </w:r>
            <w:ins w:id="4938" w:author="Mehrnazi Boojari" w:date="2019-01-12T06:15:00Z">
              <w:r w:rsidR="007C1F91">
                <w:rPr>
                  <w:rFonts w:ascii="B Lotus" w:eastAsia="Calibri" w:hAnsi="B Lotus" w:cs="B Lotus" w:hint="cs"/>
                  <w:sz w:val="20"/>
                  <w:szCs w:val="20"/>
                  <w:rtl/>
                </w:rPr>
                <w:t xml:space="preserve"> </w:t>
              </w:r>
            </w:ins>
            <w:r w:rsidRPr="005A0AF7">
              <w:rPr>
                <w:rFonts w:ascii="B Lotus" w:eastAsia="Calibri" w:hAnsi="B Lotus" w:cs="B Lotus"/>
                <w:sz w:val="20"/>
                <w:szCs w:val="20"/>
                <w:rtl/>
              </w:rPr>
              <w:t>بنا</w:t>
            </w:r>
            <w:del w:id="4939" w:author="Mehrnazi Boojari" w:date="2019-01-09T00:03:00Z">
              <w:r w:rsidRPr="005A0AF7" w:rsidDel="00756134">
                <w:rPr>
                  <w:rFonts w:ascii="B Lotus" w:eastAsia="Calibri" w:hAnsi="B Lotus" w:cs="B Lotus"/>
                  <w:sz w:val="20"/>
                  <w:szCs w:val="20"/>
                  <w:rtl/>
                </w:rPr>
                <w:delText>،</w:delText>
              </w:r>
            </w:del>
            <w:ins w:id="4940" w:author="Mehrnazi Boojari" w:date="2019-01-09T00:03:00Z">
              <w:r w:rsidR="00756134">
                <w:rPr>
                  <w:rFonts w:ascii="B Lotus" w:eastAsia="Calibri" w:hAnsi="B Lotus" w:cs="B Lotus" w:hint="cs"/>
                  <w:sz w:val="20"/>
                  <w:szCs w:val="20"/>
                  <w:rtl/>
                </w:rPr>
                <w:t>؛</w:t>
              </w:r>
            </w:ins>
          </w:p>
          <w:p w14:paraId="1C816607" w14:textId="77777777" w:rsidR="00A06196" w:rsidRPr="005A0AF7" w:rsidRDefault="00A06196" w:rsidP="00296394">
            <w:pPr>
              <w:numPr>
                <w:ilvl w:val="0"/>
                <w:numId w:val="31"/>
              </w:numPr>
              <w:bidi/>
              <w:ind w:left="129" w:hanging="129"/>
              <w:rPr>
                <w:rFonts w:ascii="B Lotus" w:eastAsia="Calibri" w:hAnsi="B Lotus" w:cs="B Lotus"/>
                <w:sz w:val="20"/>
                <w:szCs w:val="20"/>
              </w:rPr>
            </w:pPr>
            <w:r w:rsidRPr="005A0AF7">
              <w:rPr>
                <w:rFonts w:ascii="B Lotus" w:eastAsia="Calibri" w:hAnsi="B Lotus" w:cs="B Lotus"/>
                <w:sz w:val="20"/>
                <w:szCs w:val="20"/>
                <w:rtl/>
              </w:rPr>
              <w:t>نسبت سطح اشغال</w:t>
            </w:r>
            <w:del w:id="4941" w:author="Mehrnazi Boojari" w:date="2019-01-10T23:29:00Z">
              <w:r w:rsidRPr="005A0AF7" w:rsidDel="00296394">
                <w:rPr>
                  <w:rFonts w:ascii="B Lotus" w:eastAsia="Calibri" w:hAnsi="B Lotus" w:cs="B Lotus"/>
                  <w:sz w:val="20"/>
                  <w:szCs w:val="20"/>
                  <w:rtl/>
                </w:rPr>
                <w:delText>.</w:delText>
              </w:r>
            </w:del>
            <w:ins w:id="4942" w:author="Mehrnazi Boojari" w:date="2019-01-10T23:29:00Z">
              <w:r w:rsidR="00296394">
                <w:rPr>
                  <w:rFonts w:ascii="B Lotus" w:eastAsia="Calibri" w:hAnsi="B Lotus" w:cs="B Lotus" w:hint="cs"/>
                  <w:sz w:val="20"/>
                  <w:szCs w:val="20"/>
                  <w:rtl/>
                </w:rPr>
                <w:t>؛</w:t>
              </w:r>
            </w:ins>
          </w:p>
          <w:p w14:paraId="2B33E2B3" w14:textId="77777777" w:rsidR="00A06196" w:rsidRPr="005A0AF7" w:rsidRDefault="00A06196" w:rsidP="00756134">
            <w:pPr>
              <w:numPr>
                <w:ilvl w:val="0"/>
                <w:numId w:val="31"/>
              </w:numPr>
              <w:bidi/>
              <w:ind w:left="129" w:hanging="129"/>
              <w:rPr>
                <w:rFonts w:ascii="B Lotus" w:eastAsia="Calibri" w:hAnsi="B Lotus" w:cs="B Lotus"/>
                <w:sz w:val="20"/>
                <w:szCs w:val="20"/>
              </w:rPr>
            </w:pPr>
            <w:r w:rsidRPr="005A0AF7">
              <w:rPr>
                <w:rFonts w:ascii="B Lotus" w:eastAsia="Calibri" w:hAnsi="B Lotus" w:cs="B Lotus"/>
                <w:sz w:val="20"/>
                <w:szCs w:val="20"/>
                <w:rtl/>
                <w:lang w:bidi="fa-IR"/>
              </w:rPr>
              <w:t xml:space="preserve">ساختار و مواد ساختمانی </w:t>
            </w:r>
            <w:del w:id="4943" w:author="Mehrnazi Boojari" w:date="2019-01-09T00:03:00Z">
              <w:r w:rsidRPr="005A0AF7" w:rsidDel="00756134">
                <w:rPr>
                  <w:rFonts w:ascii="B Lotus" w:eastAsia="Calibri" w:hAnsi="B Lotus" w:cs="B Lotus"/>
                  <w:sz w:val="20"/>
                  <w:szCs w:val="20"/>
                  <w:rtl/>
                  <w:lang w:bidi="fa-IR"/>
                </w:rPr>
                <w:delText xml:space="preserve">منطبق </w:delText>
              </w:r>
            </w:del>
            <w:ins w:id="4944" w:author="Mehrnazi Boojari" w:date="2019-01-09T00:03:00Z">
              <w:r w:rsidR="00756134" w:rsidRPr="005A0AF7">
                <w:rPr>
                  <w:rFonts w:ascii="B Lotus" w:eastAsia="Calibri" w:hAnsi="B Lotus" w:cs="B Lotus"/>
                  <w:sz w:val="20"/>
                  <w:szCs w:val="20"/>
                  <w:rtl/>
                  <w:lang w:bidi="fa-IR"/>
                </w:rPr>
                <w:t>منطبق</w:t>
              </w:r>
              <w:r w:rsidR="00756134">
                <w:rPr>
                  <w:rFonts w:ascii="B Lotus" w:eastAsia="Calibri" w:hAnsi="B Lotus" w:cs="Times New Roman" w:hint="cs"/>
                  <w:sz w:val="20"/>
                  <w:szCs w:val="20"/>
                  <w:rtl/>
                  <w:lang w:bidi="fa-IR"/>
                </w:rPr>
                <w:t> </w:t>
              </w:r>
            </w:ins>
            <w:r w:rsidRPr="005A0AF7">
              <w:rPr>
                <w:rFonts w:ascii="B Lotus" w:eastAsia="Calibri" w:hAnsi="B Lotus" w:cs="B Lotus"/>
                <w:sz w:val="20"/>
                <w:szCs w:val="20"/>
                <w:rtl/>
                <w:lang w:bidi="fa-IR"/>
              </w:rPr>
              <w:t>بر اقلیم و بوم</w:t>
            </w:r>
            <w:ins w:id="4945" w:author="Mehrnazi Boojari" w:date="2019-01-10T23:29:00Z">
              <w:r w:rsidR="00296394">
                <w:rPr>
                  <w:rFonts w:ascii="B Lotus" w:eastAsia="Calibri" w:hAnsi="B Lotus" w:cs="B Lotus" w:hint="cs"/>
                  <w:sz w:val="20"/>
                  <w:szCs w:val="20"/>
                  <w:rtl/>
                  <w:lang w:bidi="fa-IR"/>
                </w:rPr>
                <w:t>؛</w:t>
              </w:r>
            </w:ins>
          </w:p>
          <w:p w14:paraId="008CC3CC" w14:textId="77777777" w:rsidR="00A06196" w:rsidRPr="005A0AF7" w:rsidRDefault="00A06196" w:rsidP="00A25B54">
            <w:pPr>
              <w:numPr>
                <w:ilvl w:val="0"/>
                <w:numId w:val="31"/>
              </w:numPr>
              <w:bidi/>
              <w:ind w:left="129" w:hanging="129"/>
              <w:rPr>
                <w:rFonts w:ascii="B Lotus" w:eastAsia="Calibri" w:hAnsi="B Lotus" w:cs="B Lotus"/>
                <w:sz w:val="20"/>
                <w:szCs w:val="20"/>
              </w:rPr>
            </w:pPr>
            <w:r w:rsidRPr="005A0AF7">
              <w:rPr>
                <w:rFonts w:ascii="B Lotus" w:eastAsia="Calibri" w:hAnsi="B Lotus" w:cs="B Lotus"/>
                <w:sz w:val="20"/>
                <w:szCs w:val="20"/>
                <w:rtl/>
                <w:lang w:bidi="fa-IR"/>
              </w:rPr>
              <w:t>حفظ تداوم بومی ساخت</w:t>
            </w:r>
            <w:ins w:id="4946" w:author="Mehrnazi Boojari" w:date="2019-01-10T23:29:00Z">
              <w:r w:rsidR="00296394">
                <w:rPr>
                  <w:rFonts w:ascii="B Lotus" w:eastAsia="Calibri" w:hAnsi="B Lotus" w:cs="B Lotus" w:hint="cs"/>
                  <w:sz w:val="20"/>
                  <w:szCs w:val="20"/>
                  <w:rtl/>
                  <w:lang w:bidi="fa-IR"/>
                </w:rPr>
                <w:t>؛</w:t>
              </w:r>
            </w:ins>
          </w:p>
          <w:p w14:paraId="334029A0" w14:textId="77777777" w:rsidR="00A06196" w:rsidRPr="005A0AF7" w:rsidRDefault="00A06196" w:rsidP="00296394">
            <w:pPr>
              <w:numPr>
                <w:ilvl w:val="0"/>
                <w:numId w:val="31"/>
              </w:numPr>
              <w:bidi/>
              <w:ind w:left="129" w:hanging="129"/>
              <w:rPr>
                <w:rFonts w:ascii="B Lotus" w:eastAsia="Calibri" w:hAnsi="B Lotus" w:cs="B Lotus"/>
                <w:sz w:val="20"/>
                <w:szCs w:val="20"/>
              </w:rPr>
            </w:pPr>
            <w:r w:rsidRPr="005A0AF7">
              <w:rPr>
                <w:rFonts w:ascii="B Lotus" w:eastAsia="Calibri" w:hAnsi="B Lotus" w:cs="B Lotus"/>
                <w:sz w:val="20"/>
                <w:szCs w:val="20"/>
                <w:rtl/>
                <w:lang w:bidi="fa-IR"/>
              </w:rPr>
              <w:t>سازگاری با محیط</w:t>
            </w:r>
            <w:ins w:id="4947" w:author="Mehrnazi Boojari" w:date="2019-01-10T23:29:00Z">
              <w:r w:rsidR="00296394">
                <w:rPr>
                  <w:rFonts w:ascii="B Lotus" w:eastAsia="Calibri" w:hAnsi="B Lotus" w:cs="B Nazanin" w:hint="cs"/>
                  <w:sz w:val="20"/>
                  <w:szCs w:val="20"/>
                  <w:rtl/>
                  <w:lang w:bidi="fa-IR"/>
                </w:rPr>
                <w:t>‌</w:t>
              </w:r>
            </w:ins>
            <w:del w:id="4948" w:author="Mehrnazi Boojari" w:date="2019-01-10T23:29:00Z">
              <w:r w:rsidRPr="005A0AF7" w:rsidDel="00296394">
                <w:rPr>
                  <w:rFonts w:ascii="B Lotus" w:eastAsia="Calibri" w:hAnsi="B Lotus" w:cs="B Lotus"/>
                  <w:sz w:val="20"/>
                  <w:szCs w:val="20"/>
                  <w:rtl/>
                  <w:lang w:bidi="fa-IR"/>
                </w:rPr>
                <w:delText xml:space="preserve"> </w:delText>
              </w:r>
            </w:del>
            <w:r w:rsidRPr="005A0AF7">
              <w:rPr>
                <w:rFonts w:ascii="B Lotus" w:eastAsia="Calibri" w:hAnsi="B Lotus" w:cs="B Lotus"/>
                <w:sz w:val="20"/>
                <w:szCs w:val="20"/>
                <w:rtl/>
                <w:lang w:bidi="fa-IR"/>
              </w:rPr>
              <w:t>زیست</w:t>
            </w:r>
            <w:ins w:id="4949" w:author="Mehrnazi Boojari" w:date="2019-01-10T23:29:00Z">
              <w:r w:rsidR="00296394">
                <w:rPr>
                  <w:rFonts w:ascii="B Lotus" w:eastAsia="Calibri" w:hAnsi="B Lotus" w:cs="B Lotus" w:hint="cs"/>
                  <w:sz w:val="20"/>
                  <w:szCs w:val="20"/>
                  <w:rtl/>
                  <w:lang w:bidi="fa-IR"/>
                </w:rPr>
                <w:t>؛</w:t>
              </w:r>
            </w:ins>
          </w:p>
          <w:p w14:paraId="3F89A1AA" w14:textId="77777777" w:rsidR="00A06196" w:rsidRPr="005A0AF7" w:rsidRDefault="00A06196" w:rsidP="00A25B54">
            <w:pPr>
              <w:numPr>
                <w:ilvl w:val="0"/>
                <w:numId w:val="31"/>
              </w:numPr>
              <w:bidi/>
              <w:ind w:left="129" w:hanging="129"/>
              <w:rPr>
                <w:rFonts w:ascii="B Lotus" w:eastAsia="Calibri" w:hAnsi="B Lotus" w:cs="B Lotus"/>
                <w:sz w:val="20"/>
                <w:szCs w:val="20"/>
                <w:rtl/>
              </w:rPr>
            </w:pPr>
            <w:r w:rsidRPr="005A0AF7">
              <w:rPr>
                <w:rFonts w:ascii="B Lotus" w:eastAsia="Calibri" w:hAnsi="B Lotus" w:cs="B Lotus"/>
                <w:sz w:val="20"/>
                <w:szCs w:val="20"/>
                <w:rtl/>
                <w:lang w:bidi="fa-IR"/>
              </w:rPr>
              <w:t>استفاده از فناوری نوین در ساخت مسکن</w:t>
            </w:r>
            <w:ins w:id="4950" w:author="Mehrnazi Boojari" w:date="2019-01-10T23:29:00Z">
              <w:r w:rsidR="00296394">
                <w:rPr>
                  <w:rFonts w:ascii="B Lotus" w:eastAsia="Calibri" w:hAnsi="B Lotus" w:cs="B Lotus" w:hint="cs"/>
                  <w:sz w:val="20"/>
                  <w:szCs w:val="20"/>
                  <w:rtl/>
                  <w:lang w:bidi="fa-IR"/>
                </w:rPr>
                <w:t>.</w:t>
              </w:r>
            </w:ins>
            <w:del w:id="4951" w:author="Mehrnazi Boojari" w:date="2019-01-10T23:29:00Z">
              <w:r w:rsidRPr="005A0AF7" w:rsidDel="00296394">
                <w:rPr>
                  <w:rFonts w:ascii="B Lotus" w:eastAsia="Calibri" w:hAnsi="B Lotus" w:cs="B Lotus"/>
                  <w:sz w:val="20"/>
                  <w:szCs w:val="20"/>
                  <w:rtl/>
                  <w:lang w:bidi="fa-IR"/>
                </w:rPr>
                <w:delText xml:space="preserve"> </w:delText>
              </w:r>
            </w:del>
          </w:p>
          <w:p w14:paraId="1E0BC120" w14:textId="77777777" w:rsidR="00A06196" w:rsidRPr="005A0AF7" w:rsidRDefault="00A06196" w:rsidP="00A06196">
            <w:pPr>
              <w:bidi/>
              <w:rPr>
                <w:rFonts w:ascii="B Lotus" w:eastAsia="Calibri" w:hAnsi="B Lotus" w:cs="B Lotus"/>
                <w:sz w:val="20"/>
                <w:szCs w:val="20"/>
                <w:rtl/>
              </w:rPr>
            </w:pPr>
          </w:p>
          <w:p w14:paraId="43FCB9FF" w14:textId="77777777" w:rsidR="00A06196" w:rsidRPr="005A0AF7" w:rsidRDefault="00A06196" w:rsidP="00A06196">
            <w:pPr>
              <w:bidi/>
              <w:ind w:left="144" w:hanging="144"/>
              <w:rPr>
                <w:rFonts w:ascii="B Lotus" w:eastAsia="Calibri" w:hAnsi="B Lotus" w:cs="B Lotus"/>
                <w:sz w:val="20"/>
                <w:szCs w:val="20"/>
                <w:rtl/>
                <w:lang w:bidi="fa-IR"/>
              </w:rPr>
            </w:pPr>
          </w:p>
        </w:tc>
      </w:tr>
    </w:tbl>
    <w:p w14:paraId="0F8F59AA" w14:textId="77777777" w:rsidR="00A06196" w:rsidRPr="00A06196" w:rsidRDefault="00A06196" w:rsidP="00A06196">
      <w:pPr>
        <w:bidi/>
        <w:rPr>
          <w:rFonts w:ascii="B Lotus" w:eastAsia="Calibri" w:hAnsi="B Lotus" w:cs="B Lotus"/>
          <w:sz w:val="26"/>
          <w:szCs w:val="26"/>
          <w:rtl/>
          <w:lang w:bidi="fa-IR"/>
        </w:rPr>
      </w:pPr>
    </w:p>
    <w:p w14:paraId="096F9904" w14:textId="77777777" w:rsidR="00A06196" w:rsidRPr="00A06196" w:rsidRDefault="00A06196" w:rsidP="00756134">
      <w:pPr>
        <w:pStyle w:val="Heading4"/>
        <w:rPr>
          <w:rtl/>
        </w:rPr>
      </w:pPr>
      <w:bookmarkStart w:id="4952" w:name="_Toc533781193"/>
      <w:bookmarkStart w:id="4953" w:name="_Toc533782149"/>
      <w:r w:rsidRPr="00A06196">
        <w:rPr>
          <w:rFonts w:hint="cs"/>
          <w:rtl/>
        </w:rPr>
        <w:t>شاخ</w:t>
      </w:r>
      <w:del w:id="4954" w:author="Mehrnazi Boojari" w:date="2019-01-09T00:03:00Z">
        <w:r w:rsidRPr="00A06196" w:rsidDel="00756134">
          <w:rPr>
            <w:rFonts w:hint="cs"/>
            <w:rtl/>
          </w:rPr>
          <w:delText>ص</w:delText>
        </w:r>
      </w:del>
      <w:del w:id="4955" w:author="Mehrnazi Boojari" w:date="2019-01-07T09:46:00Z">
        <w:r w:rsidRPr="00A06196" w:rsidDel="006F7CCF">
          <w:rPr>
            <w:rFonts w:hint="cs"/>
            <w:rtl/>
          </w:rPr>
          <w:delText xml:space="preserve"> های </w:delText>
        </w:r>
      </w:del>
      <w:ins w:id="4956" w:author="Mehrnazi Boojari" w:date="2019-01-09T00:03:00Z">
        <w:r w:rsidR="00756134">
          <w:rPr>
            <w:rFonts w:hint="cs"/>
            <w:rtl/>
          </w:rPr>
          <w:t>ص‌</w:t>
        </w:r>
      </w:ins>
      <w:ins w:id="4957" w:author="Mehrnazi Boojari" w:date="2019-01-07T09:46:00Z">
        <w:r w:rsidR="006F7CCF">
          <w:rPr>
            <w:rFonts w:hint="cs"/>
            <w:rtl/>
          </w:rPr>
          <w:t xml:space="preserve">های </w:t>
        </w:r>
      </w:ins>
      <w:r w:rsidRPr="00A06196">
        <w:rPr>
          <w:rFonts w:hint="cs"/>
          <w:rtl/>
        </w:rPr>
        <w:t>مسکن روستایی در دستگاه</w:t>
      </w:r>
      <w:del w:id="4958" w:author="Mehrnazi Boojari" w:date="2019-01-07T09:46:00Z">
        <w:r w:rsidRPr="00A06196" w:rsidDel="006F7CCF">
          <w:rPr>
            <w:rFonts w:hint="cs"/>
            <w:rtl/>
          </w:rPr>
          <w:delText xml:space="preserve"> های </w:delText>
        </w:r>
      </w:del>
      <w:ins w:id="4959" w:author="Mehrnazi Boojari" w:date="2019-01-07T09:46:00Z">
        <w:r w:rsidR="006F7CCF">
          <w:rPr>
            <w:rFonts w:hint="cs"/>
            <w:rtl/>
          </w:rPr>
          <w:t xml:space="preserve">‌های </w:t>
        </w:r>
      </w:ins>
      <w:r w:rsidRPr="00A06196">
        <w:rPr>
          <w:rFonts w:hint="cs"/>
          <w:rtl/>
        </w:rPr>
        <w:t>متولی</w:t>
      </w:r>
      <w:bookmarkEnd w:id="4952"/>
      <w:bookmarkEnd w:id="4953"/>
      <w:r w:rsidRPr="00A06196">
        <w:rPr>
          <w:rFonts w:hint="cs"/>
          <w:rtl/>
        </w:rPr>
        <w:t xml:space="preserve"> </w:t>
      </w:r>
    </w:p>
    <w:p w14:paraId="194DE228" w14:textId="77777777" w:rsidR="00A06196" w:rsidRPr="0023589F" w:rsidRDefault="00A06196" w:rsidP="00C111B0">
      <w:pPr>
        <w:bidi/>
        <w:ind w:firstLine="288"/>
        <w:jc w:val="both"/>
        <w:rPr>
          <w:rFonts w:ascii="B Lotus" w:eastAsia="Calibri" w:hAnsi="B Lotus" w:cs="B Lotus"/>
          <w:sz w:val="24"/>
          <w:szCs w:val="24"/>
          <w:rtl/>
          <w:lang w:bidi="fa-IR"/>
        </w:rPr>
      </w:pPr>
      <w:r w:rsidRPr="0023589F">
        <w:rPr>
          <w:rFonts w:ascii="B Lotus" w:eastAsia="Calibri" w:hAnsi="B Lotus" w:cs="B Lotus" w:hint="cs"/>
          <w:sz w:val="24"/>
          <w:szCs w:val="24"/>
          <w:rtl/>
          <w:lang w:bidi="fa-IR"/>
        </w:rPr>
        <w:t>با توجه به اینکه در کشور بعد از پیروزی انقلاب اسلامی</w:t>
      </w:r>
      <w:del w:id="4960" w:author="Mehrnazi Boojari" w:date="2019-01-07T09:47:00Z">
        <w:r w:rsidRPr="0023589F" w:rsidDel="006F7CCF">
          <w:rPr>
            <w:rFonts w:ascii="B Lotus" w:eastAsia="Calibri" w:hAnsi="B Lotus" w:cs="B Lotus" w:hint="cs"/>
            <w:sz w:val="24"/>
            <w:szCs w:val="24"/>
            <w:rtl/>
            <w:lang w:bidi="fa-IR"/>
          </w:rPr>
          <w:delText xml:space="preserve"> ،</w:delText>
        </w:r>
      </w:del>
      <w:ins w:id="4961" w:author="Mehrnazi Boojari" w:date="2019-01-07T09:47:00Z">
        <w:r w:rsidR="006F7CCF">
          <w:rPr>
            <w:rFonts w:ascii="B Lotus" w:eastAsia="Calibri" w:hAnsi="B Lotus" w:cs="B Lotus" w:hint="cs"/>
            <w:sz w:val="24"/>
            <w:szCs w:val="24"/>
            <w:rtl/>
            <w:lang w:bidi="fa-IR"/>
          </w:rPr>
          <w:t>،</w:t>
        </w:r>
      </w:ins>
      <w:r w:rsidRPr="0023589F">
        <w:rPr>
          <w:rFonts w:ascii="B Lotus" w:eastAsia="Calibri" w:hAnsi="B Lotus" w:cs="B Lotus" w:hint="cs"/>
          <w:sz w:val="24"/>
          <w:szCs w:val="24"/>
          <w:rtl/>
          <w:lang w:bidi="fa-IR"/>
        </w:rPr>
        <w:t xml:space="preserve"> </w:t>
      </w:r>
      <w:del w:id="4962" w:author="Mehrnazi Boojari" w:date="2019-01-10T23:32:00Z">
        <w:r w:rsidRPr="0023589F" w:rsidDel="004159A8">
          <w:rPr>
            <w:rFonts w:ascii="B Lotus" w:eastAsia="Calibri" w:hAnsi="B Lotus" w:cs="B Lotus" w:hint="cs"/>
            <w:sz w:val="24"/>
            <w:szCs w:val="24"/>
            <w:rtl/>
            <w:lang w:bidi="fa-IR"/>
          </w:rPr>
          <w:delText xml:space="preserve">عملا </w:delText>
        </w:r>
      </w:del>
      <w:r w:rsidRPr="0023589F">
        <w:rPr>
          <w:rFonts w:ascii="B Lotus" w:eastAsia="Calibri" w:hAnsi="B Lotus" w:cs="B Lotus" w:hint="cs"/>
          <w:sz w:val="24"/>
          <w:szCs w:val="24"/>
          <w:rtl/>
          <w:lang w:bidi="fa-IR"/>
        </w:rPr>
        <w:t>بنیاد مسکن انقلاب اسلامی متولی مسکن روستایی در کشور شده است</w:t>
      </w:r>
      <w:ins w:id="4963" w:author="Mehrnazi Boojari" w:date="2019-01-16T00:48:00Z">
        <w:r w:rsidR="000C2A38">
          <w:rPr>
            <w:rFonts w:ascii="B Lotus" w:eastAsia="Calibri" w:hAnsi="B Lotus" w:cs="B Lotus" w:hint="cs"/>
            <w:sz w:val="24"/>
            <w:szCs w:val="24"/>
            <w:rtl/>
            <w:lang w:bidi="fa-IR"/>
          </w:rPr>
          <w:t>،</w:t>
        </w:r>
      </w:ins>
      <w:r w:rsidRPr="0023589F">
        <w:rPr>
          <w:rFonts w:ascii="B Lotus" w:eastAsia="Calibri" w:hAnsi="B Lotus" w:cs="B Lotus" w:hint="cs"/>
          <w:sz w:val="24"/>
          <w:szCs w:val="24"/>
          <w:rtl/>
          <w:lang w:bidi="fa-IR"/>
        </w:rPr>
        <w:t xml:space="preserve"> بررسی شاخص</w:t>
      </w:r>
      <w:del w:id="4964" w:author="Mehrnazi Boojari" w:date="2019-01-07T10:43:00Z">
        <w:r w:rsidRPr="0023589F" w:rsidDel="006A1F1D">
          <w:rPr>
            <w:rFonts w:ascii="B Lotus" w:eastAsia="Calibri" w:hAnsi="B Lotus" w:cs="B Lotus" w:hint="cs"/>
            <w:sz w:val="24"/>
            <w:szCs w:val="24"/>
            <w:rtl/>
            <w:lang w:bidi="fa-IR"/>
          </w:rPr>
          <w:delText xml:space="preserve"> هایی </w:delText>
        </w:r>
      </w:del>
      <w:ins w:id="4965" w:author="Mehrnazi Boojari" w:date="2019-01-07T10:43:00Z">
        <w:r w:rsidR="006A1F1D">
          <w:rPr>
            <w:rFonts w:ascii="B Lotus" w:eastAsia="Calibri" w:hAnsi="B Lotus" w:cs="B Lotus" w:hint="cs"/>
            <w:sz w:val="24"/>
            <w:szCs w:val="24"/>
            <w:rtl/>
            <w:lang w:bidi="fa-IR"/>
          </w:rPr>
          <w:t xml:space="preserve">‌هایی </w:t>
        </w:r>
      </w:ins>
      <w:r w:rsidRPr="0023589F">
        <w:rPr>
          <w:rFonts w:ascii="B Lotus" w:eastAsia="Calibri" w:hAnsi="B Lotus" w:cs="B Lotus" w:hint="cs"/>
          <w:sz w:val="24"/>
          <w:szCs w:val="24"/>
          <w:rtl/>
          <w:lang w:bidi="fa-IR"/>
        </w:rPr>
        <w:t>که این بنیاد با توجه بدان شاخص</w:t>
      </w:r>
      <w:del w:id="4966" w:author="Mehrnazi Boojari" w:date="2019-01-07T09:45:00Z">
        <w:r w:rsidRPr="0023589F" w:rsidDel="006F7CCF">
          <w:rPr>
            <w:rFonts w:ascii="B Lotus" w:eastAsia="Calibri" w:hAnsi="B Lotus" w:cs="B Lotus" w:hint="cs"/>
            <w:sz w:val="24"/>
            <w:szCs w:val="24"/>
            <w:rtl/>
            <w:lang w:bidi="fa-IR"/>
          </w:rPr>
          <w:delText xml:space="preserve"> ها </w:delText>
        </w:r>
      </w:del>
      <w:ins w:id="4967" w:author="Mehrnazi Boojari" w:date="2019-01-07T09:45:00Z">
        <w:r w:rsidR="006F7CCF">
          <w:rPr>
            <w:rFonts w:ascii="B Lotus" w:eastAsia="Calibri" w:hAnsi="B Lotus" w:cs="B Lotus" w:hint="cs"/>
            <w:sz w:val="24"/>
            <w:szCs w:val="24"/>
            <w:rtl/>
            <w:lang w:bidi="fa-IR"/>
          </w:rPr>
          <w:t xml:space="preserve">‌ها </w:t>
        </w:r>
      </w:ins>
      <w:r w:rsidRPr="0023589F">
        <w:rPr>
          <w:rFonts w:ascii="B Lotus" w:eastAsia="Calibri" w:hAnsi="B Lotus" w:cs="B Lotus" w:hint="cs"/>
          <w:sz w:val="24"/>
          <w:szCs w:val="24"/>
          <w:rtl/>
          <w:lang w:bidi="fa-IR"/>
        </w:rPr>
        <w:t xml:space="preserve">مساکن </w:t>
      </w:r>
      <w:del w:id="4968" w:author="Mehrnazi Boojari" w:date="2019-01-07T10:03:00Z">
        <w:r w:rsidRPr="0023589F" w:rsidDel="00A31D6F">
          <w:rPr>
            <w:rFonts w:ascii="B Lotus" w:eastAsia="Calibri" w:hAnsi="B Lotus" w:cs="B Lotus" w:hint="cs"/>
            <w:sz w:val="24"/>
            <w:szCs w:val="24"/>
            <w:rtl/>
            <w:lang w:bidi="fa-IR"/>
          </w:rPr>
          <w:delText>روستائی</w:delText>
        </w:r>
      </w:del>
      <w:ins w:id="4969" w:author="Mehrnazi Boojari" w:date="2019-01-07T10:03:00Z">
        <w:r w:rsidR="00A31D6F">
          <w:rPr>
            <w:rFonts w:ascii="B Lotus" w:eastAsia="Calibri" w:hAnsi="B Lotus" w:cs="B Lotus" w:hint="cs"/>
            <w:sz w:val="24"/>
            <w:szCs w:val="24"/>
            <w:rtl/>
            <w:lang w:bidi="fa-IR"/>
          </w:rPr>
          <w:t>روستایی</w:t>
        </w:r>
      </w:ins>
      <w:r w:rsidRPr="0023589F">
        <w:rPr>
          <w:rFonts w:ascii="B Lotus" w:eastAsia="Calibri" w:hAnsi="B Lotus" w:cs="B Lotus" w:hint="cs"/>
          <w:sz w:val="24"/>
          <w:szCs w:val="24"/>
          <w:rtl/>
          <w:lang w:bidi="fa-IR"/>
        </w:rPr>
        <w:t xml:space="preserve"> را مورد مطالعه قرار</w:t>
      </w:r>
      <w:del w:id="4970" w:author="Mehrnazi Boojari" w:date="2019-01-07T09:49:00Z">
        <w:r w:rsidRPr="0023589F" w:rsidDel="006F7CCF">
          <w:rPr>
            <w:rFonts w:ascii="B Lotus" w:eastAsia="Calibri" w:hAnsi="B Lotus" w:cs="B Lotus" w:hint="cs"/>
            <w:sz w:val="24"/>
            <w:szCs w:val="24"/>
            <w:rtl/>
            <w:lang w:bidi="fa-IR"/>
          </w:rPr>
          <w:delText xml:space="preserve"> می </w:delText>
        </w:r>
      </w:del>
      <w:ins w:id="4971" w:author="Mehrnazi Boojari" w:date="2019-01-07T09:49:00Z">
        <w:r w:rsidR="006F7CCF">
          <w:rPr>
            <w:rFonts w:ascii="B Lotus" w:eastAsia="Calibri" w:hAnsi="B Lotus" w:cs="B Lotus" w:hint="cs"/>
            <w:sz w:val="24"/>
            <w:szCs w:val="24"/>
            <w:rtl/>
            <w:lang w:bidi="fa-IR"/>
          </w:rPr>
          <w:t xml:space="preserve"> می‌</w:t>
        </w:r>
      </w:ins>
      <w:r w:rsidRPr="0023589F">
        <w:rPr>
          <w:rFonts w:ascii="B Lotus" w:eastAsia="Calibri" w:hAnsi="B Lotus" w:cs="B Lotus" w:hint="cs"/>
          <w:sz w:val="24"/>
          <w:szCs w:val="24"/>
          <w:rtl/>
          <w:lang w:bidi="fa-IR"/>
        </w:rPr>
        <w:t>دهد بسیار</w:t>
      </w:r>
      <w:ins w:id="4972" w:author="Mehrnazi Boojari" w:date="2019-01-10T23:33:00Z">
        <w:r w:rsidR="004159A8">
          <w:rPr>
            <w:rFonts w:ascii="B Lotus" w:eastAsia="Calibri" w:hAnsi="B Lotus" w:cs="B Lotus" w:hint="cs"/>
            <w:sz w:val="24"/>
            <w:szCs w:val="24"/>
            <w:rtl/>
            <w:lang w:bidi="fa-IR"/>
          </w:rPr>
          <w:t xml:space="preserve"> زیاد</w:t>
        </w:r>
      </w:ins>
      <w:r w:rsidRPr="0023589F">
        <w:rPr>
          <w:rFonts w:ascii="B Lotus" w:eastAsia="Calibri" w:hAnsi="B Lotus" w:cs="B Lotus" w:hint="cs"/>
          <w:sz w:val="24"/>
          <w:szCs w:val="24"/>
          <w:rtl/>
          <w:lang w:bidi="fa-IR"/>
        </w:rPr>
        <w:t xml:space="preserve"> </w:t>
      </w:r>
      <w:del w:id="4973" w:author="Mehrnazi Boojari" w:date="2019-01-07T09:55:00Z">
        <w:r w:rsidRPr="0023589F" w:rsidDel="00A31D6F">
          <w:rPr>
            <w:rFonts w:ascii="B Lotus" w:eastAsia="Calibri" w:hAnsi="B Lotus" w:cs="B Lotus" w:hint="cs"/>
            <w:sz w:val="24"/>
            <w:szCs w:val="24"/>
            <w:rtl/>
            <w:lang w:bidi="fa-IR"/>
          </w:rPr>
          <w:delText>حائز اهمیت</w:delText>
        </w:r>
      </w:del>
      <w:ins w:id="4974" w:author="Mehrnazi Boojari" w:date="2019-01-07T09:55:00Z">
        <w:r w:rsidR="00A31D6F">
          <w:rPr>
            <w:rFonts w:ascii="B Lotus" w:eastAsia="Calibri" w:hAnsi="B Lotus" w:cs="B Lotus" w:hint="cs"/>
            <w:sz w:val="24"/>
            <w:szCs w:val="24"/>
            <w:rtl/>
            <w:lang w:bidi="fa-IR"/>
          </w:rPr>
          <w:t>حائزاهمیت</w:t>
        </w:r>
      </w:ins>
      <w:r w:rsidRPr="0023589F">
        <w:rPr>
          <w:rFonts w:ascii="B Lotus" w:eastAsia="Calibri" w:hAnsi="B Lotus" w:cs="B Lotus" w:hint="cs"/>
          <w:sz w:val="24"/>
          <w:szCs w:val="24"/>
          <w:rtl/>
          <w:lang w:bidi="fa-IR"/>
        </w:rPr>
        <w:t xml:space="preserve"> است. توجه به این شاخص</w:t>
      </w:r>
      <w:del w:id="4975" w:author="Mehrnazi Boojari" w:date="2019-01-07T09:45:00Z">
        <w:r w:rsidRPr="0023589F" w:rsidDel="006F7CCF">
          <w:rPr>
            <w:rFonts w:ascii="B Lotus" w:eastAsia="Calibri" w:hAnsi="B Lotus" w:cs="B Lotus" w:hint="cs"/>
            <w:sz w:val="24"/>
            <w:szCs w:val="24"/>
            <w:rtl/>
            <w:lang w:bidi="fa-IR"/>
          </w:rPr>
          <w:delText xml:space="preserve"> ها </w:delText>
        </w:r>
      </w:del>
      <w:ins w:id="4976" w:author="Mehrnazi Boojari" w:date="2019-01-07T09:45:00Z">
        <w:r w:rsidR="006F7CCF">
          <w:rPr>
            <w:rFonts w:ascii="B Lotus" w:eastAsia="Calibri" w:hAnsi="B Lotus" w:cs="B Lotus" w:hint="cs"/>
            <w:sz w:val="24"/>
            <w:szCs w:val="24"/>
            <w:rtl/>
            <w:lang w:bidi="fa-IR"/>
          </w:rPr>
          <w:t xml:space="preserve">‌ها </w:t>
        </w:r>
      </w:ins>
      <w:r w:rsidRPr="0023589F">
        <w:rPr>
          <w:rFonts w:ascii="B Lotus" w:eastAsia="Calibri" w:hAnsi="B Lotus" w:cs="B Lotus" w:hint="cs"/>
          <w:sz w:val="24"/>
          <w:szCs w:val="24"/>
          <w:rtl/>
          <w:lang w:bidi="fa-IR"/>
        </w:rPr>
        <w:t xml:space="preserve">نوع نگاهی که دستگاه متولی به مقوله مسکن روستایی </w:t>
      </w:r>
      <w:del w:id="4977" w:author="Mehrnazi Boojari" w:date="2019-01-10T23:33:00Z">
        <w:r w:rsidRPr="0023589F" w:rsidDel="00C111B0">
          <w:rPr>
            <w:rFonts w:ascii="B Lotus" w:eastAsia="Calibri" w:hAnsi="B Lotus" w:cs="B Lotus" w:hint="cs"/>
            <w:sz w:val="24"/>
            <w:szCs w:val="24"/>
            <w:rtl/>
            <w:lang w:bidi="fa-IR"/>
          </w:rPr>
          <w:delText xml:space="preserve">را </w:delText>
        </w:r>
      </w:del>
      <w:r w:rsidRPr="0023589F">
        <w:rPr>
          <w:rFonts w:ascii="B Lotus" w:eastAsia="Calibri" w:hAnsi="B Lotus" w:cs="B Lotus" w:hint="cs"/>
          <w:sz w:val="24"/>
          <w:szCs w:val="24"/>
          <w:rtl/>
          <w:lang w:bidi="fa-IR"/>
        </w:rPr>
        <w:t xml:space="preserve">دارد </w:t>
      </w:r>
      <w:ins w:id="4978" w:author="Mehrnazi Boojari" w:date="2019-01-10T23:33:00Z">
        <w:r w:rsidR="00C111B0">
          <w:rPr>
            <w:rFonts w:ascii="B Lotus" w:eastAsia="Calibri" w:hAnsi="B Lotus" w:cs="B Lotus" w:hint="cs"/>
            <w:sz w:val="24"/>
            <w:szCs w:val="24"/>
            <w:rtl/>
            <w:lang w:bidi="fa-IR"/>
          </w:rPr>
          <w:t xml:space="preserve">را </w:t>
        </w:r>
      </w:ins>
      <w:r w:rsidRPr="0023589F">
        <w:rPr>
          <w:rFonts w:ascii="B Lotus" w:eastAsia="Calibri" w:hAnsi="B Lotus" w:cs="B Lotus" w:hint="cs"/>
          <w:sz w:val="24"/>
          <w:szCs w:val="24"/>
          <w:rtl/>
          <w:lang w:bidi="fa-IR"/>
        </w:rPr>
        <w:t>نشان</w:t>
      </w:r>
      <w:del w:id="4979" w:author="Mehrnazi Boojari" w:date="2019-01-07T09:49:00Z">
        <w:r w:rsidRPr="0023589F" w:rsidDel="006F7CCF">
          <w:rPr>
            <w:rFonts w:ascii="B Lotus" w:eastAsia="Calibri" w:hAnsi="B Lotus" w:cs="B Lotus" w:hint="cs"/>
            <w:sz w:val="24"/>
            <w:szCs w:val="24"/>
            <w:rtl/>
            <w:lang w:bidi="fa-IR"/>
          </w:rPr>
          <w:delText xml:space="preserve"> می </w:delText>
        </w:r>
      </w:del>
      <w:ins w:id="4980" w:author="Mehrnazi Boojari" w:date="2019-01-07T09:49:00Z">
        <w:r w:rsidR="006F7CCF">
          <w:rPr>
            <w:rFonts w:ascii="B Lotus" w:eastAsia="Calibri" w:hAnsi="B Lotus" w:cs="B Lotus" w:hint="cs"/>
            <w:sz w:val="24"/>
            <w:szCs w:val="24"/>
            <w:rtl/>
            <w:lang w:bidi="fa-IR"/>
          </w:rPr>
          <w:t xml:space="preserve"> می‌</w:t>
        </w:r>
      </w:ins>
      <w:r w:rsidRPr="0023589F">
        <w:rPr>
          <w:rFonts w:ascii="B Lotus" w:eastAsia="Calibri" w:hAnsi="B Lotus" w:cs="B Lotus" w:hint="cs"/>
          <w:sz w:val="24"/>
          <w:szCs w:val="24"/>
          <w:rtl/>
          <w:lang w:bidi="fa-IR"/>
        </w:rPr>
        <w:t>دهد</w:t>
      </w:r>
      <w:ins w:id="4981" w:author="Mehrnazi Boojari" w:date="2019-01-10T23:33:00Z">
        <w:r w:rsidR="00C111B0">
          <w:rPr>
            <w:rFonts w:ascii="B Lotus" w:eastAsia="Calibri" w:hAnsi="B Lotus" w:cs="B Lotus" w:hint="cs"/>
            <w:sz w:val="24"/>
            <w:szCs w:val="24"/>
            <w:rtl/>
            <w:lang w:bidi="fa-IR"/>
          </w:rPr>
          <w:t>؛</w:t>
        </w:r>
      </w:ins>
      <w:r w:rsidRPr="0023589F">
        <w:rPr>
          <w:rFonts w:ascii="B Lotus" w:eastAsia="Calibri" w:hAnsi="B Lotus" w:cs="B Lotus" w:hint="cs"/>
          <w:sz w:val="24"/>
          <w:szCs w:val="24"/>
          <w:rtl/>
          <w:lang w:bidi="fa-IR"/>
        </w:rPr>
        <w:t xml:space="preserve"> هرچند این شاخص</w:t>
      </w:r>
      <w:ins w:id="4982" w:author="Mehrnazi Boojari" w:date="2019-01-10T23:33:00Z">
        <w:r w:rsidR="00C111B0">
          <w:rPr>
            <w:rFonts w:ascii="B Lotus" w:eastAsia="Calibri" w:hAnsi="B Lotus" w:cs="B Nazanin" w:hint="cs"/>
            <w:sz w:val="24"/>
            <w:szCs w:val="24"/>
            <w:rtl/>
            <w:lang w:bidi="fa-IR"/>
          </w:rPr>
          <w:t>‌</w:t>
        </w:r>
      </w:ins>
      <w:del w:id="4983" w:author="Mehrnazi Boojari" w:date="2019-01-07T09:45:00Z">
        <w:r w:rsidRPr="0023589F" w:rsidDel="006F7CCF">
          <w:rPr>
            <w:rFonts w:ascii="B Lotus" w:eastAsia="Calibri" w:hAnsi="B Lotus" w:cs="B Lotus" w:hint="cs"/>
            <w:sz w:val="24"/>
            <w:szCs w:val="24"/>
            <w:rtl/>
            <w:lang w:bidi="fa-IR"/>
          </w:rPr>
          <w:delText xml:space="preserve"> ها </w:delText>
        </w:r>
      </w:del>
      <w:ins w:id="4984" w:author="Mehrnazi Boojari" w:date="2019-01-07T09:45:00Z">
        <w:r w:rsidR="006F7CCF">
          <w:rPr>
            <w:rFonts w:ascii="B Lotus" w:eastAsia="Calibri" w:hAnsi="B Lotus" w:cs="B Lotus" w:hint="cs"/>
            <w:sz w:val="24"/>
            <w:szCs w:val="24"/>
            <w:rtl/>
            <w:lang w:bidi="fa-IR"/>
          </w:rPr>
          <w:t xml:space="preserve">‌ها </w:t>
        </w:r>
      </w:ins>
      <w:r w:rsidRPr="0023589F">
        <w:rPr>
          <w:rFonts w:ascii="B Lotus" w:eastAsia="Calibri" w:hAnsi="B Lotus" w:cs="B Lotus" w:hint="cs"/>
          <w:sz w:val="24"/>
          <w:szCs w:val="24"/>
          <w:rtl/>
          <w:lang w:bidi="fa-IR"/>
        </w:rPr>
        <w:t>در برنامه</w:t>
      </w:r>
      <w:ins w:id="4985" w:author="Mehrnazi Boojari" w:date="2019-01-10T23:34:00Z">
        <w:r w:rsidR="00C111B0">
          <w:rPr>
            <w:rFonts w:ascii="B Lotus" w:eastAsia="Calibri" w:hAnsi="B Lotus" w:cs="B Nazanin" w:hint="cs"/>
            <w:sz w:val="24"/>
            <w:szCs w:val="24"/>
            <w:rtl/>
            <w:lang w:bidi="fa-IR"/>
          </w:rPr>
          <w:t>‌</w:t>
        </w:r>
      </w:ins>
      <w:del w:id="4986" w:author="Mehrnazi Boojari" w:date="2019-01-10T23:34:00Z">
        <w:r w:rsidRPr="0023589F" w:rsidDel="00C111B0">
          <w:rPr>
            <w:rFonts w:ascii="B Lotus" w:eastAsia="Calibri" w:hAnsi="B Lotus" w:cs="B Lotus" w:hint="cs"/>
            <w:sz w:val="24"/>
            <w:szCs w:val="24"/>
            <w:rtl/>
            <w:lang w:bidi="fa-IR"/>
          </w:rPr>
          <w:delText xml:space="preserve"> </w:delText>
        </w:r>
      </w:del>
      <w:r w:rsidRPr="0023589F">
        <w:rPr>
          <w:rFonts w:ascii="B Lotus" w:eastAsia="Calibri" w:hAnsi="B Lotus" w:cs="B Lotus" w:hint="cs"/>
          <w:sz w:val="24"/>
          <w:szCs w:val="24"/>
          <w:rtl/>
          <w:lang w:bidi="fa-IR"/>
        </w:rPr>
        <w:t>ریزی</w:t>
      </w:r>
      <w:del w:id="4987" w:author="Mehrnazi Boojari" w:date="2019-01-07T09:45:00Z">
        <w:r w:rsidRPr="0023589F" w:rsidDel="006F7CCF">
          <w:rPr>
            <w:rFonts w:ascii="B Lotus" w:eastAsia="Calibri" w:hAnsi="B Lotus" w:cs="B Lotus" w:hint="cs"/>
            <w:sz w:val="24"/>
            <w:szCs w:val="24"/>
            <w:rtl/>
            <w:lang w:bidi="fa-IR"/>
          </w:rPr>
          <w:delText xml:space="preserve"> ها </w:delText>
        </w:r>
      </w:del>
      <w:ins w:id="4988" w:author="Mehrnazi Boojari" w:date="2019-01-07T09:45:00Z">
        <w:r w:rsidR="006F7CCF">
          <w:rPr>
            <w:rFonts w:ascii="B Lotus" w:eastAsia="Calibri" w:hAnsi="B Lotus" w:cs="B Lotus" w:hint="cs"/>
            <w:sz w:val="24"/>
            <w:szCs w:val="24"/>
            <w:rtl/>
            <w:lang w:bidi="fa-IR"/>
          </w:rPr>
          <w:t xml:space="preserve">‌ها </w:t>
        </w:r>
      </w:ins>
      <w:r w:rsidRPr="0023589F">
        <w:rPr>
          <w:rFonts w:ascii="B Lotus" w:eastAsia="Calibri" w:hAnsi="B Lotus" w:cs="B Lotus" w:hint="cs"/>
          <w:sz w:val="24"/>
          <w:szCs w:val="24"/>
          <w:rtl/>
          <w:lang w:bidi="fa-IR"/>
        </w:rPr>
        <w:t>به مرحله اجرا نرسند.</w:t>
      </w:r>
    </w:p>
    <w:p w14:paraId="5BE9D8BE" w14:textId="77777777" w:rsidR="005005AE" w:rsidRPr="0023589F" w:rsidRDefault="00A06196" w:rsidP="002630A4">
      <w:pPr>
        <w:bidi/>
        <w:ind w:firstLine="288"/>
        <w:jc w:val="both"/>
        <w:rPr>
          <w:rFonts w:ascii="B Lotus" w:eastAsia="Calibri" w:hAnsi="B Lotus" w:cs="B Lotus"/>
          <w:sz w:val="24"/>
          <w:szCs w:val="24"/>
          <w:rtl/>
          <w:lang w:bidi="fa-IR"/>
        </w:rPr>
      </w:pPr>
      <w:r w:rsidRPr="0023589F">
        <w:rPr>
          <w:rFonts w:ascii="B Lotus" w:eastAsia="Calibri" w:hAnsi="B Lotus" w:cs="B Lotus"/>
          <w:sz w:val="24"/>
          <w:szCs w:val="24"/>
          <w:rtl/>
          <w:lang w:bidi="fa-IR"/>
        </w:rPr>
        <w:t>تا سال 1382 تنها منابع آمار</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موجود در زم</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نه</w:t>
      </w:r>
      <w:r w:rsidRPr="0023589F">
        <w:rPr>
          <w:rFonts w:ascii="B Lotus" w:eastAsia="Calibri" w:hAnsi="B Lotus" w:cs="B Lotus"/>
          <w:sz w:val="24"/>
          <w:szCs w:val="24"/>
          <w:rtl/>
          <w:lang w:bidi="fa-IR"/>
        </w:rPr>
        <w:t xml:space="preserve"> مسکن روستا</w:t>
      </w:r>
      <w:r w:rsidRPr="0023589F">
        <w:rPr>
          <w:rFonts w:ascii="B Lotus" w:eastAsia="Calibri" w:hAnsi="B Lotus" w:cs="B Lotus" w:hint="cs"/>
          <w:sz w:val="24"/>
          <w:szCs w:val="24"/>
          <w:rtl/>
          <w:lang w:bidi="fa-IR"/>
        </w:rPr>
        <w:t>یی</w:t>
      </w:r>
      <w:del w:id="4989" w:author="Mehrnazi Boojari" w:date="2019-01-07T09:47:00Z">
        <w:r w:rsidRPr="0023589F" w:rsidDel="006F7CCF">
          <w:rPr>
            <w:rFonts w:ascii="B Lotus" w:eastAsia="Calibri" w:hAnsi="B Lotus" w:cs="B Lotus"/>
            <w:sz w:val="24"/>
            <w:szCs w:val="24"/>
            <w:rtl/>
            <w:lang w:bidi="fa-IR"/>
          </w:rPr>
          <w:delText xml:space="preserve"> ،</w:delText>
        </w:r>
      </w:del>
      <w:ins w:id="4990" w:author="Mehrnazi Boojari" w:date="2019-01-10T23:34:00Z">
        <w:r w:rsidR="00C111B0">
          <w:rPr>
            <w:rFonts w:ascii="B Lotus" w:eastAsia="Calibri" w:hAnsi="B Lotus" w:cs="B Nazanin" w:hint="cs"/>
            <w:sz w:val="24"/>
            <w:szCs w:val="24"/>
            <w:rtl/>
            <w:lang w:bidi="fa-IR"/>
          </w:rPr>
          <w:t>‌</w:t>
        </w:r>
      </w:ins>
      <w:r w:rsidRPr="0023589F">
        <w:rPr>
          <w:rFonts w:ascii="B Lotus" w:eastAsia="Calibri" w:hAnsi="B Lotus" w:cs="B Lotus"/>
          <w:sz w:val="24"/>
          <w:szCs w:val="24"/>
          <w:rtl/>
          <w:lang w:bidi="fa-IR"/>
        </w:rPr>
        <w:t xml:space="preserve"> سرشمار</w:t>
      </w:r>
      <w:r w:rsidRPr="0023589F">
        <w:rPr>
          <w:rFonts w:ascii="B Lotus" w:eastAsia="Calibri" w:hAnsi="B Lotus" w:cs="B Lotus" w:hint="cs"/>
          <w:sz w:val="24"/>
          <w:szCs w:val="24"/>
          <w:rtl/>
          <w:lang w:bidi="fa-IR"/>
        </w:rPr>
        <w:t>ی</w:t>
      </w:r>
      <w:del w:id="4991" w:author="Mehrnazi Boojari" w:date="2019-01-07T09:46:00Z">
        <w:r w:rsidRPr="0023589F" w:rsidDel="006F7CCF">
          <w:rPr>
            <w:rFonts w:ascii="B Lotus" w:eastAsia="Calibri" w:hAnsi="B Lotus" w:cs="B Lotus"/>
            <w:sz w:val="24"/>
            <w:szCs w:val="24"/>
            <w:rtl/>
            <w:lang w:bidi="fa-IR"/>
          </w:rPr>
          <w:delText xml:space="preserve"> ها</w:delText>
        </w:r>
        <w:r w:rsidRPr="0023589F" w:rsidDel="006F7CCF">
          <w:rPr>
            <w:rFonts w:ascii="B Lotus" w:eastAsia="Calibri" w:hAnsi="B Lotus" w:cs="B Lotus" w:hint="cs"/>
            <w:sz w:val="24"/>
            <w:szCs w:val="24"/>
            <w:rtl/>
            <w:lang w:bidi="fa-IR"/>
          </w:rPr>
          <w:delText>ی</w:delText>
        </w:r>
        <w:r w:rsidRPr="0023589F" w:rsidDel="006F7CCF">
          <w:rPr>
            <w:rFonts w:ascii="B Lotus" w:eastAsia="Calibri" w:hAnsi="B Lotus" w:cs="B Lotus"/>
            <w:sz w:val="24"/>
            <w:szCs w:val="24"/>
            <w:rtl/>
            <w:lang w:bidi="fa-IR"/>
          </w:rPr>
          <w:delText xml:space="preserve"> </w:delText>
        </w:r>
      </w:del>
      <w:ins w:id="4992"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23589F">
        <w:rPr>
          <w:rFonts w:ascii="B Lotus" w:eastAsia="Calibri" w:hAnsi="B Lotus" w:cs="B Lotus"/>
          <w:sz w:val="24"/>
          <w:szCs w:val="24"/>
          <w:rtl/>
          <w:lang w:bidi="fa-IR"/>
        </w:rPr>
        <w:t>عموم</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نفوس و مسکن با فواصل زمان</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w:t>
      </w:r>
      <w:del w:id="4993" w:author="Mehrnazi Boojari" w:date="2019-01-10T23:34:00Z">
        <w:r w:rsidRPr="0023589F" w:rsidDel="00C111B0">
          <w:rPr>
            <w:rFonts w:ascii="B Lotus" w:eastAsia="Calibri" w:hAnsi="B Lotus" w:cs="B Lotus"/>
            <w:sz w:val="24"/>
            <w:szCs w:val="24"/>
            <w:rtl/>
            <w:lang w:bidi="fa-IR"/>
          </w:rPr>
          <w:delText xml:space="preserve">10 </w:delText>
        </w:r>
      </w:del>
      <w:ins w:id="4994" w:author="Mehrnazi Boojari" w:date="2019-01-10T23:34:00Z">
        <w:r w:rsidR="00C111B0" w:rsidRPr="0023589F">
          <w:rPr>
            <w:rFonts w:ascii="B Lotus" w:eastAsia="Calibri" w:hAnsi="B Lotus" w:cs="B Lotus"/>
            <w:sz w:val="24"/>
            <w:szCs w:val="24"/>
            <w:rtl/>
            <w:lang w:bidi="fa-IR"/>
          </w:rPr>
          <w:t>10</w:t>
        </w:r>
        <w:r w:rsidR="00C111B0">
          <w:rPr>
            <w:rFonts w:ascii="B Lotus" w:eastAsia="Calibri" w:hAnsi="B Lotus" w:cs="Times New Roman" w:hint="cs"/>
            <w:sz w:val="24"/>
            <w:szCs w:val="24"/>
            <w:rtl/>
            <w:lang w:bidi="fa-IR"/>
          </w:rPr>
          <w:t> </w:t>
        </w:r>
      </w:ins>
      <w:r w:rsidRPr="0023589F">
        <w:rPr>
          <w:rFonts w:ascii="B Lotus" w:eastAsia="Calibri" w:hAnsi="B Lotus" w:cs="B Lotus"/>
          <w:sz w:val="24"/>
          <w:szCs w:val="24"/>
          <w:rtl/>
          <w:lang w:bidi="fa-IR"/>
        </w:rPr>
        <w:t>ساله و ن</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ز</w:t>
      </w:r>
      <w:r w:rsidRPr="0023589F">
        <w:rPr>
          <w:rFonts w:ascii="B Lotus" w:eastAsia="Calibri" w:hAnsi="B Lotus" w:cs="B Lotus"/>
          <w:sz w:val="24"/>
          <w:szCs w:val="24"/>
          <w:rtl/>
          <w:lang w:bidi="fa-IR"/>
        </w:rPr>
        <w:t xml:space="preserve"> </w:t>
      </w:r>
      <w:r w:rsidRPr="000C2A38">
        <w:rPr>
          <w:rFonts w:ascii="B Lotus" w:eastAsia="Calibri" w:hAnsi="B Lotus" w:cs="B Lotus"/>
          <w:sz w:val="24"/>
          <w:szCs w:val="24"/>
          <w:rtl/>
          <w:lang w:bidi="fa-IR"/>
        </w:rPr>
        <w:t>آمارگ</w:t>
      </w:r>
      <w:r w:rsidRPr="000C2A38">
        <w:rPr>
          <w:rFonts w:ascii="B Lotus" w:eastAsia="Calibri" w:hAnsi="B Lotus" w:cs="B Lotus" w:hint="cs"/>
          <w:sz w:val="24"/>
          <w:szCs w:val="24"/>
          <w:rtl/>
          <w:lang w:bidi="fa-IR"/>
        </w:rPr>
        <w:t>یری</w:t>
      </w:r>
      <w:del w:id="4995" w:author="Mehrnazi Boojari" w:date="2019-01-07T09:46:00Z">
        <w:r w:rsidRPr="000C2A38" w:rsidDel="006F7CCF">
          <w:rPr>
            <w:rFonts w:ascii="B Lotus" w:eastAsia="Calibri" w:hAnsi="B Lotus" w:cs="B Lotus"/>
            <w:sz w:val="24"/>
            <w:szCs w:val="24"/>
            <w:rtl/>
            <w:lang w:bidi="fa-IR"/>
          </w:rPr>
          <w:delText xml:space="preserve"> ها</w:delText>
        </w:r>
        <w:r w:rsidRPr="000C2A38" w:rsidDel="006F7CCF">
          <w:rPr>
            <w:rFonts w:ascii="B Lotus" w:eastAsia="Calibri" w:hAnsi="B Lotus" w:cs="B Lotus" w:hint="cs"/>
            <w:sz w:val="24"/>
            <w:szCs w:val="24"/>
            <w:rtl/>
            <w:lang w:bidi="fa-IR"/>
          </w:rPr>
          <w:delText>ی</w:delText>
        </w:r>
        <w:r w:rsidRPr="000C2A38" w:rsidDel="006F7CCF">
          <w:rPr>
            <w:rFonts w:ascii="B Lotus" w:eastAsia="Calibri" w:hAnsi="B Lotus" w:cs="B Lotus"/>
            <w:sz w:val="24"/>
            <w:szCs w:val="24"/>
            <w:rtl/>
            <w:lang w:bidi="fa-IR"/>
          </w:rPr>
          <w:delText xml:space="preserve"> </w:delText>
        </w:r>
      </w:del>
      <w:ins w:id="4996" w:author="Mehrnazi Boojari" w:date="2019-01-07T09:46:00Z">
        <w:r w:rsidR="006F7CCF" w:rsidRPr="000C2A38">
          <w:rPr>
            <w:rFonts w:ascii="B Lotus" w:eastAsia="Calibri" w:hAnsi="B Lotus" w:cs="B Lotus" w:hint="cs"/>
            <w:sz w:val="24"/>
            <w:szCs w:val="24"/>
            <w:lang w:bidi="fa-IR"/>
          </w:rPr>
          <w:t>‌</w:t>
        </w:r>
        <w:r w:rsidR="006F7CCF" w:rsidRPr="000C2A38">
          <w:rPr>
            <w:rFonts w:ascii="B Lotus" w:eastAsia="Calibri" w:hAnsi="B Lotus" w:cs="B Lotus"/>
            <w:sz w:val="24"/>
            <w:szCs w:val="24"/>
            <w:rtl/>
            <w:lang w:bidi="fa-IR"/>
          </w:rPr>
          <w:t>ها</w:t>
        </w:r>
        <w:r w:rsidR="006F7CCF" w:rsidRPr="000C2A38">
          <w:rPr>
            <w:rFonts w:ascii="B Lotus" w:eastAsia="Calibri" w:hAnsi="B Lotus" w:cs="B Lotus" w:hint="cs"/>
            <w:sz w:val="24"/>
            <w:szCs w:val="24"/>
            <w:rtl/>
            <w:lang w:bidi="fa-IR"/>
          </w:rPr>
          <w:t>ی</w:t>
        </w:r>
        <w:r w:rsidR="006F7CCF" w:rsidRPr="000C2A38">
          <w:rPr>
            <w:rFonts w:ascii="B Lotus" w:eastAsia="Calibri" w:hAnsi="B Lotus" w:cs="B Lotus"/>
            <w:sz w:val="24"/>
            <w:szCs w:val="24"/>
            <w:rtl/>
            <w:lang w:bidi="fa-IR"/>
          </w:rPr>
          <w:t xml:space="preserve"> </w:t>
        </w:r>
      </w:ins>
      <w:r w:rsidRPr="000C2A38">
        <w:rPr>
          <w:rFonts w:ascii="B Lotus" w:eastAsia="Calibri" w:hAnsi="B Lotus" w:cs="B Lotus"/>
          <w:sz w:val="24"/>
          <w:szCs w:val="24"/>
          <w:rtl/>
          <w:lang w:bidi="fa-IR"/>
        </w:rPr>
        <w:t>مورد</w:t>
      </w:r>
      <w:ins w:id="4997" w:author="Mehrnazi Boojari" w:date="2019-01-10T23:34:00Z">
        <w:r w:rsidR="00C111B0" w:rsidRPr="000C2A38">
          <w:rPr>
            <w:rFonts w:ascii="B Lotus" w:eastAsia="Calibri" w:hAnsi="B Lotus" w:cs="B Lotus" w:hint="cs"/>
            <w:sz w:val="24"/>
            <w:szCs w:val="24"/>
            <w:rtl/>
            <w:lang w:bidi="fa-IR"/>
          </w:rPr>
          <w:t>ی</w:t>
        </w:r>
      </w:ins>
      <w:r w:rsidRPr="0023589F">
        <w:rPr>
          <w:rFonts w:ascii="B Lotus" w:eastAsia="Calibri" w:hAnsi="B Lotus" w:cs="B Lotus"/>
          <w:sz w:val="24"/>
          <w:szCs w:val="24"/>
          <w:rtl/>
          <w:lang w:bidi="fa-IR"/>
        </w:rPr>
        <w:t xml:space="preserve"> از فعال</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ت</w:t>
      </w:r>
      <w:del w:id="4998" w:author="Mehrnazi Boojari" w:date="2019-01-07T09:46:00Z">
        <w:r w:rsidRPr="0023589F" w:rsidDel="006F7CCF">
          <w:rPr>
            <w:rFonts w:ascii="B Lotus" w:eastAsia="Calibri" w:hAnsi="B Lotus" w:cs="B Lotus"/>
            <w:sz w:val="24"/>
            <w:szCs w:val="24"/>
            <w:rtl/>
            <w:lang w:bidi="fa-IR"/>
          </w:rPr>
          <w:delText xml:space="preserve"> ها</w:delText>
        </w:r>
        <w:r w:rsidRPr="0023589F" w:rsidDel="006F7CCF">
          <w:rPr>
            <w:rFonts w:ascii="B Lotus" w:eastAsia="Calibri" w:hAnsi="B Lotus" w:cs="B Lotus" w:hint="cs"/>
            <w:sz w:val="24"/>
            <w:szCs w:val="24"/>
            <w:rtl/>
            <w:lang w:bidi="fa-IR"/>
          </w:rPr>
          <w:delText>ی</w:delText>
        </w:r>
        <w:r w:rsidRPr="0023589F" w:rsidDel="006F7CCF">
          <w:rPr>
            <w:rFonts w:ascii="B Lotus" w:eastAsia="Calibri" w:hAnsi="B Lotus" w:cs="B Lotus"/>
            <w:sz w:val="24"/>
            <w:szCs w:val="24"/>
            <w:rtl/>
            <w:lang w:bidi="fa-IR"/>
          </w:rPr>
          <w:delText xml:space="preserve"> </w:delText>
        </w:r>
      </w:del>
      <w:ins w:id="4999"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23589F">
        <w:rPr>
          <w:rFonts w:ascii="B Lotus" w:eastAsia="Calibri" w:hAnsi="B Lotus" w:cs="B Lotus"/>
          <w:sz w:val="24"/>
          <w:szCs w:val="24"/>
          <w:rtl/>
          <w:lang w:bidi="fa-IR"/>
        </w:rPr>
        <w:t>ساختمان</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بخش خصوص</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در نقاط شهر</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و روستا</w:t>
      </w:r>
      <w:r w:rsidRPr="0023589F">
        <w:rPr>
          <w:rFonts w:ascii="B Lotus" w:eastAsia="Calibri" w:hAnsi="B Lotus" w:cs="B Lotus" w:hint="cs"/>
          <w:sz w:val="24"/>
          <w:szCs w:val="24"/>
          <w:rtl/>
          <w:lang w:bidi="fa-IR"/>
        </w:rPr>
        <w:t>یی</w:t>
      </w:r>
      <w:r w:rsidRPr="0023589F">
        <w:rPr>
          <w:rFonts w:ascii="B Lotus" w:eastAsia="Calibri" w:hAnsi="B Lotus" w:cs="B Lotus"/>
          <w:sz w:val="24"/>
          <w:szCs w:val="24"/>
          <w:rtl/>
          <w:lang w:bidi="fa-IR"/>
        </w:rPr>
        <w:t xml:space="preserve"> بود که 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اطلاعات ن</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ز</w:t>
      </w:r>
      <w:r w:rsidRPr="0023589F">
        <w:rPr>
          <w:rFonts w:ascii="B Lotus" w:eastAsia="Calibri" w:hAnsi="B Lotus" w:cs="B Lotus"/>
          <w:sz w:val="24"/>
          <w:szCs w:val="24"/>
          <w:rtl/>
          <w:lang w:bidi="fa-IR"/>
        </w:rPr>
        <w:t xml:space="preserve"> بس</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ار</w:t>
      </w:r>
      <w:r w:rsidRPr="0023589F">
        <w:rPr>
          <w:rFonts w:ascii="B Lotus" w:eastAsia="Calibri" w:hAnsi="B Lotus" w:cs="B Lotus"/>
          <w:sz w:val="24"/>
          <w:szCs w:val="24"/>
          <w:rtl/>
          <w:lang w:bidi="fa-IR"/>
        </w:rPr>
        <w:t xml:space="preserve"> کل</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بوده و شامل مباحث تخصص</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و فن</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م</w:t>
      </w:r>
      <w:r w:rsidRPr="0023589F">
        <w:rPr>
          <w:rFonts w:ascii="B Lotus" w:eastAsia="Calibri" w:hAnsi="B Lotus" w:cs="B Lotus" w:hint="eastAsia"/>
          <w:sz w:val="24"/>
          <w:szCs w:val="24"/>
          <w:rtl/>
          <w:lang w:bidi="fa-IR"/>
        </w:rPr>
        <w:t>ربوط</w:t>
      </w:r>
      <w:r w:rsidRPr="0023589F">
        <w:rPr>
          <w:rFonts w:ascii="B Lotus" w:eastAsia="Calibri" w:hAnsi="B Lotus" w:cs="B Lotus"/>
          <w:sz w:val="24"/>
          <w:szCs w:val="24"/>
          <w:rtl/>
          <w:lang w:bidi="fa-IR"/>
        </w:rPr>
        <w:t xml:space="preserve"> به و</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ژگ</w:t>
      </w:r>
      <w:r w:rsidRPr="0023589F">
        <w:rPr>
          <w:rFonts w:ascii="B Lotus" w:eastAsia="Calibri" w:hAnsi="B Lotus" w:cs="B Lotus" w:hint="cs"/>
          <w:sz w:val="24"/>
          <w:szCs w:val="24"/>
          <w:rtl/>
          <w:lang w:bidi="fa-IR"/>
        </w:rPr>
        <w:t>ی</w:t>
      </w:r>
      <w:del w:id="5000" w:author="Mehrnazi Boojari" w:date="2019-01-07T09:46:00Z">
        <w:r w:rsidRPr="0023589F" w:rsidDel="006F7CCF">
          <w:rPr>
            <w:rFonts w:ascii="B Lotus" w:eastAsia="Calibri" w:hAnsi="B Lotus" w:cs="B Lotus"/>
            <w:sz w:val="24"/>
            <w:szCs w:val="24"/>
            <w:rtl/>
            <w:lang w:bidi="fa-IR"/>
          </w:rPr>
          <w:delText xml:space="preserve"> ها</w:delText>
        </w:r>
        <w:r w:rsidRPr="0023589F" w:rsidDel="006F7CCF">
          <w:rPr>
            <w:rFonts w:ascii="B Lotus" w:eastAsia="Calibri" w:hAnsi="B Lotus" w:cs="B Lotus" w:hint="cs"/>
            <w:sz w:val="24"/>
            <w:szCs w:val="24"/>
            <w:rtl/>
            <w:lang w:bidi="fa-IR"/>
          </w:rPr>
          <w:delText>ی</w:delText>
        </w:r>
        <w:r w:rsidRPr="0023589F" w:rsidDel="006F7CCF">
          <w:rPr>
            <w:rFonts w:ascii="B Lotus" w:eastAsia="Calibri" w:hAnsi="B Lotus" w:cs="B Lotus"/>
            <w:sz w:val="24"/>
            <w:szCs w:val="24"/>
            <w:rtl/>
            <w:lang w:bidi="fa-IR"/>
          </w:rPr>
          <w:delText xml:space="preserve"> </w:delText>
        </w:r>
      </w:del>
      <w:ins w:id="5001"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23589F">
        <w:rPr>
          <w:rFonts w:ascii="B Lotus" w:eastAsia="Calibri" w:hAnsi="B Lotus" w:cs="B Lotus"/>
          <w:sz w:val="24"/>
          <w:szCs w:val="24"/>
          <w:rtl/>
          <w:lang w:bidi="fa-IR"/>
        </w:rPr>
        <w:t xml:space="preserve">مسکن </w:t>
      </w:r>
      <w:del w:id="5002" w:author="Mehrnazi Boojari" w:date="2019-01-07T10:03:00Z">
        <w:r w:rsidRPr="0023589F" w:rsidDel="00A31D6F">
          <w:rPr>
            <w:rFonts w:ascii="B Lotus" w:eastAsia="Calibri" w:hAnsi="B Lotus" w:cs="B Lotus"/>
            <w:sz w:val="24"/>
            <w:szCs w:val="24"/>
            <w:rtl/>
            <w:lang w:bidi="fa-IR"/>
          </w:rPr>
          <w:delText>روستائ</w:delText>
        </w:r>
        <w:r w:rsidRPr="0023589F" w:rsidDel="00A31D6F">
          <w:rPr>
            <w:rFonts w:ascii="B Lotus" w:eastAsia="Calibri" w:hAnsi="B Lotus" w:cs="B Lotus" w:hint="cs"/>
            <w:sz w:val="24"/>
            <w:szCs w:val="24"/>
            <w:rtl/>
            <w:lang w:bidi="fa-IR"/>
          </w:rPr>
          <w:delText>ی</w:delText>
        </w:r>
      </w:del>
      <w:ins w:id="5003" w:author="Mehrnazi Boojari" w:date="2019-01-07T10:03:00Z">
        <w:r w:rsidR="00A31D6F">
          <w:rPr>
            <w:rFonts w:ascii="B Lotus" w:eastAsia="Calibri" w:hAnsi="B Lotus" w:cs="B Lotus"/>
            <w:sz w:val="24"/>
            <w:szCs w:val="24"/>
            <w:rtl/>
            <w:lang w:bidi="fa-IR"/>
          </w:rPr>
          <w:t>روستایی</w:t>
        </w:r>
      </w:ins>
      <w:r w:rsidRPr="0023589F">
        <w:rPr>
          <w:rFonts w:ascii="B Lotus" w:eastAsia="Calibri" w:hAnsi="B Lotus" w:cs="B Lotus"/>
          <w:sz w:val="24"/>
          <w:szCs w:val="24"/>
          <w:rtl/>
          <w:lang w:bidi="fa-IR"/>
        </w:rPr>
        <w:t xml:space="preserve"> نبود</w:t>
      </w:r>
      <w:del w:id="5004" w:author="Mehrnazi Boojari" w:date="2019-01-07T09:53:00Z">
        <w:r w:rsidRPr="0023589F" w:rsidDel="006F7CCF">
          <w:rPr>
            <w:rFonts w:ascii="B Lotus" w:eastAsia="Calibri" w:hAnsi="B Lotus" w:cs="B Lotus"/>
            <w:sz w:val="24"/>
            <w:szCs w:val="24"/>
            <w:rtl/>
            <w:lang w:bidi="fa-IR"/>
          </w:rPr>
          <w:delText xml:space="preserve"> . </w:delText>
        </w:r>
      </w:del>
      <w:ins w:id="5005" w:author="Mehrnazi Boojari" w:date="2019-01-07T09:53:00Z">
        <w:r w:rsidR="006F7CCF">
          <w:rPr>
            <w:rFonts w:ascii="B Lotus" w:eastAsia="Calibri" w:hAnsi="B Lotus" w:cs="B Lotus"/>
            <w:sz w:val="24"/>
            <w:szCs w:val="24"/>
            <w:rtl/>
            <w:lang w:bidi="fa-IR"/>
          </w:rPr>
          <w:t xml:space="preserve">. </w:t>
        </w:r>
      </w:ins>
      <w:r w:rsidRPr="0023589F">
        <w:rPr>
          <w:rFonts w:ascii="B Lotus" w:eastAsia="Calibri" w:hAnsi="B Lotus" w:cs="B Lotus"/>
          <w:sz w:val="24"/>
          <w:szCs w:val="24"/>
          <w:rtl/>
          <w:lang w:bidi="fa-IR"/>
        </w:rPr>
        <w:t>بن</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اد</w:t>
      </w:r>
      <w:r w:rsidRPr="0023589F">
        <w:rPr>
          <w:rFonts w:ascii="B Lotus" w:eastAsia="Calibri" w:hAnsi="B Lotus" w:cs="B Lotus"/>
          <w:sz w:val="24"/>
          <w:szCs w:val="24"/>
          <w:rtl/>
          <w:lang w:bidi="fa-IR"/>
        </w:rPr>
        <w:t xml:space="preserve"> مسکن </w:t>
      </w:r>
      <w:del w:id="5006" w:author="Mehrnazi Boojari" w:date="2019-01-07T23:28:00Z">
        <w:r w:rsidRPr="0023589F" w:rsidDel="00FB0B67">
          <w:rPr>
            <w:rFonts w:ascii="B Lotus" w:eastAsia="Calibri" w:hAnsi="B Lotus" w:cs="B Lotus"/>
            <w:sz w:val="24"/>
            <w:szCs w:val="24"/>
            <w:rtl/>
            <w:lang w:bidi="fa-IR"/>
          </w:rPr>
          <w:delText>به عنوان</w:delText>
        </w:r>
      </w:del>
      <w:ins w:id="5007" w:author="Mehrnazi Boojari" w:date="2019-01-07T23:28:00Z">
        <w:r w:rsidR="00FB0B67">
          <w:rPr>
            <w:rFonts w:ascii="B Lotus" w:eastAsia="Calibri" w:hAnsi="B Lotus" w:cs="B Lotus"/>
            <w:sz w:val="24"/>
            <w:szCs w:val="24"/>
            <w:rtl/>
            <w:lang w:bidi="fa-IR"/>
          </w:rPr>
          <w:t>به</w:t>
        </w:r>
        <w:r w:rsidR="00FB0B67">
          <w:rPr>
            <w:rFonts w:ascii="B Lotus" w:eastAsia="Calibri" w:hAnsi="B Lotus" w:cs="B Lotus" w:hint="cs"/>
            <w:sz w:val="24"/>
            <w:szCs w:val="24"/>
            <w:rtl/>
            <w:lang w:bidi="fa-IR"/>
          </w:rPr>
          <w:t>‌</w:t>
        </w:r>
        <w:r w:rsidR="00FB0B67">
          <w:rPr>
            <w:rFonts w:ascii="B Lotus" w:eastAsia="Calibri" w:hAnsi="B Lotus" w:cs="B Lotus"/>
            <w:sz w:val="24"/>
            <w:szCs w:val="24"/>
            <w:rtl/>
            <w:lang w:bidi="fa-IR"/>
          </w:rPr>
          <w:t>مثابۀ</w:t>
        </w:r>
      </w:ins>
      <w:r w:rsidRPr="0023589F">
        <w:rPr>
          <w:rFonts w:ascii="B Lotus" w:eastAsia="Calibri" w:hAnsi="B Lotus" w:cs="B Lotus"/>
          <w:sz w:val="24"/>
          <w:szCs w:val="24"/>
          <w:rtl/>
          <w:lang w:bidi="fa-IR"/>
        </w:rPr>
        <w:t xml:space="preserve"> متول</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اصل</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تول</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د</w:t>
      </w:r>
      <w:del w:id="5008" w:author="Mehrnazi Boojari" w:date="2019-01-07T09:47:00Z">
        <w:r w:rsidRPr="0023589F" w:rsidDel="006F7CCF">
          <w:rPr>
            <w:rFonts w:ascii="B Lotus" w:eastAsia="Calibri" w:hAnsi="B Lotus" w:cs="B Lotus"/>
            <w:sz w:val="24"/>
            <w:szCs w:val="24"/>
            <w:rtl/>
            <w:lang w:bidi="fa-IR"/>
          </w:rPr>
          <w:delText xml:space="preserve"> ؛</w:delText>
        </w:r>
      </w:del>
      <w:ins w:id="5009" w:author="Mehrnazi Boojari" w:date="2019-01-07T09:47:00Z">
        <w:r w:rsidR="006F7CCF">
          <w:rPr>
            <w:rFonts w:ascii="B Lotus" w:eastAsia="Calibri" w:hAnsi="B Lotus" w:cs="B Lotus"/>
            <w:sz w:val="24"/>
            <w:szCs w:val="24"/>
            <w:rtl/>
            <w:lang w:bidi="fa-IR"/>
          </w:rPr>
          <w:t>؛</w:t>
        </w:r>
      </w:ins>
      <w:r w:rsidRPr="0023589F">
        <w:rPr>
          <w:rFonts w:ascii="B Lotus" w:eastAsia="Calibri" w:hAnsi="B Lotus" w:cs="B Lotus"/>
          <w:sz w:val="24"/>
          <w:szCs w:val="24"/>
          <w:rtl/>
          <w:lang w:bidi="fa-IR"/>
        </w:rPr>
        <w:t xml:space="preserve"> بهساز</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و مقاوم</w:t>
      </w:r>
      <w:del w:id="5010" w:author="Mehrnazi Boojari" w:date="2019-01-07T09:51:00Z">
        <w:r w:rsidRPr="0023589F" w:rsidDel="006F7CCF">
          <w:rPr>
            <w:rFonts w:ascii="B Lotus" w:eastAsia="Calibri" w:hAnsi="B Lotus" w:cs="B Lotus"/>
            <w:sz w:val="24"/>
            <w:szCs w:val="24"/>
            <w:rtl/>
            <w:lang w:bidi="fa-IR"/>
          </w:rPr>
          <w:delText xml:space="preserve"> ساز</w:delText>
        </w:r>
        <w:r w:rsidRPr="0023589F" w:rsidDel="006F7CCF">
          <w:rPr>
            <w:rFonts w:ascii="B Lotus" w:eastAsia="Calibri" w:hAnsi="B Lotus" w:cs="B Lotus" w:hint="cs"/>
            <w:sz w:val="24"/>
            <w:szCs w:val="24"/>
            <w:rtl/>
            <w:lang w:bidi="fa-IR"/>
          </w:rPr>
          <w:delText>ی</w:delText>
        </w:r>
        <w:r w:rsidRPr="0023589F" w:rsidDel="006F7CCF">
          <w:rPr>
            <w:rFonts w:ascii="B Lotus" w:eastAsia="Calibri" w:hAnsi="B Lotus" w:cs="B Lotus"/>
            <w:sz w:val="24"/>
            <w:szCs w:val="24"/>
            <w:rtl/>
            <w:lang w:bidi="fa-IR"/>
          </w:rPr>
          <w:delText xml:space="preserve"> </w:delText>
        </w:r>
      </w:del>
      <w:ins w:id="5011" w:author="Mehrnazi Boojari" w:date="2019-01-07T09:51: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سازی </w:t>
        </w:r>
      </w:ins>
      <w:r w:rsidRPr="0023589F">
        <w:rPr>
          <w:rFonts w:ascii="B Lotus" w:eastAsia="Calibri" w:hAnsi="B Lotus" w:cs="B Lotus"/>
          <w:sz w:val="24"/>
          <w:szCs w:val="24"/>
          <w:rtl/>
          <w:lang w:bidi="fa-IR"/>
        </w:rPr>
        <w:t>مسکن روستاها</w:t>
      </w:r>
      <w:del w:id="5012" w:author="Mehrnazi Boojari" w:date="2019-01-07T09:47:00Z">
        <w:r w:rsidRPr="0023589F" w:rsidDel="006F7CCF">
          <w:rPr>
            <w:rFonts w:ascii="B Lotus" w:eastAsia="Calibri" w:hAnsi="B Lotus" w:cs="B Lotus"/>
            <w:sz w:val="24"/>
            <w:szCs w:val="24"/>
            <w:rtl/>
            <w:lang w:bidi="fa-IR"/>
          </w:rPr>
          <w:delText xml:space="preserve"> ،</w:delText>
        </w:r>
      </w:del>
      <w:ins w:id="5013" w:author="Mehrnazi Boojari" w:date="2019-01-07T09:47:00Z">
        <w:r w:rsidR="006F7CCF">
          <w:rPr>
            <w:rFonts w:ascii="B Lotus" w:eastAsia="Calibri" w:hAnsi="B Lotus" w:cs="B Lotus"/>
            <w:sz w:val="24"/>
            <w:szCs w:val="24"/>
            <w:rtl/>
            <w:lang w:bidi="fa-IR"/>
          </w:rPr>
          <w:t>،</w:t>
        </w:r>
      </w:ins>
      <w:r w:rsidRPr="0023589F">
        <w:rPr>
          <w:rFonts w:ascii="B Lotus" w:eastAsia="Calibri" w:hAnsi="B Lotus" w:cs="B Lotus"/>
          <w:sz w:val="24"/>
          <w:szCs w:val="24"/>
          <w:rtl/>
          <w:lang w:bidi="fa-IR"/>
        </w:rPr>
        <w:t xml:space="preserve"> در خصوص</w:t>
      </w:r>
      <w:del w:id="5014" w:author="Mehrnazi Boojari" w:date="2019-01-07T10:51:00Z">
        <w:r w:rsidRPr="0023589F" w:rsidDel="006A1F1D">
          <w:rPr>
            <w:rFonts w:ascii="B Lotus" w:eastAsia="Calibri" w:hAnsi="B Lotus" w:cs="B Lotus"/>
            <w:sz w:val="24"/>
            <w:szCs w:val="24"/>
            <w:rtl/>
            <w:lang w:bidi="fa-IR"/>
          </w:rPr>
          <w:delText xml:space="preserve"> تام</w:delText>
        </w:r>
        <w:r w:rsidRPr="0023589F" w:rsidDel="006A1F1D">
          <w:rPr>
            <w:rFonts w:ascii="B Lotus" w:eastAsia="Calibri" w:hAnsi="B Lotus" w:cs="B Lotus" w:hint="cs"/>
            <w:sz w:val="24"/>
            <w:szCs w:val="24"/>
            <w:rtl/>
            <w:lang w:bidi="fa-IR"/>
          </w:rPr>
          <w:delText>ی</w:delText>
        </w:r>
        <w:r w:rsidRPr="0023589F" w:rsidDel="006A1F1D">
          <w:rPr>
            <w:rFonts w:ascii="B Lotus" w:eastAsia="Calibri" w:hAnsi="B Lotus" w:cs="B Lotus" w:hint="eastAsia"/>
            <w:sz w:val="24"/>
            <w:szCs w:val="24"/>
            <w:rtl/>
            <w:lang w:bidi="fa-IR"/>
          </w:rPr>
          <w:delText>ن</w:delText>
        </w:r>
        <w:r w:rsidRPr="0023589F" w:rsidDel="006A1F1D">
          <w:rPr>
            <w:rFonts w:ascii="B Lotus" w:eastAsia="Calibri" w:hAnsi="B Lotus" w:cs="B Lotus"/>
            <w:sz w:val="24"/>
            <w:szCs w:val="24"/>
            <w:rtl/>
            <w:lang w:bidi="fa-IR"/>
          </w:rPr>
          <w:delText xml:space="preserve"> </w:delText>
        </w:r>
      </w:del>
      <w:ins w:id="5015" w:author="Mehrnazi Boojari" w:date="2019-01-07T10:51:00Z">
        <w:r w:rsidR="006A1F1D">
          <w:rPr>
            <w:rFonts w:ascii="B Lotus" w:eastAsia="Calibri" w:hAnsi="B Lotus" w:cs="B Lotus"/>
            <w:sz w:val="24"/>
            <w:szCs w:val="24"/>
            <w:rtl/>
            <w:lang w:bidi="fa-IR"/>
          </w:rPr>
          <w:t xml:space="preserve"> تأمین </w:t>
        </w:r>
      </w:ins>
      <w:r w:rsidRPr="0023589F">
        <w:rPr>
          <w:rFonts w:ascii="B Lotus" w:eastAsia="Calibri" w:hAnsi="B Lotus" w:cs="B Lotus"/>
          <w:sz w:val="24"/>
          <w:szCs w:val="24"/>
          <w:rtl/>
          <w:lang w:bidi="fa-IR"/>
        </w:rPr>
        <w:t>و برنامه</w:t>
      </w:r>
      <w:del w:id="5016" w:author="Mehrnazi Boojari" w:date="2019-01-07T10:05:00Z">
        <w:r w:rsidRPr="0023589F" w:rsidDel="00A31D6F">
          <w:rPr>
            <w:rFonts w:ascii="B Lotus" w:eastAsia="Calibri" w:hAnsi="B Lotus" w:cs="B Lotus"/>
            <w:sz w:val="24"/>
            <w:szCs w:val="24"/>
            <w:rtl/>
            <w:lang w:bidi="fa-IR"/>
          </w:rPr>
          <w:delText xml:space="preserve"> ر</w:delText>
        </w:r>
        <w:r w:rsidRPr="0023589F" w:rsidDel="00A31D6F">
          <w:rPr>
            <w:rFonts w:ascii="B Lotus" w:eastAsia="Calibri" w:hAnsi="B Lotus" w:cs="B Lotus" w:hint="cs"/>
            <w:sz w:val="24"/>
            <w:szCs w:val="24"/>
            <w:rtl/>
            <w:lang w:bidi="fa-IR"/>
          </w:rPr>
          <w:delText>ی</w:delText>
        </w:r>
        <w:r w:rsidRPr="0023589F" w:rsidDel="00A31D6F">
          <w:rPr>
            <w:rFonts w:ascii="B Lotus" w:eastAsia="Calibri" w:hAnsi="B Lotus" w:cs="B Lotus" w:hint="eastAsia"/>
            <w:sz w:val="24"/>
            <w:szCs w:val="24"/>
            <w:rtl/>
            <w:lang w:bidi="fa-IR"/>
          </w:rPr>
          <w:delText>ز</w:delText>
        </w:r>
        <w:r w:rsidRPr="0023589F" w:rsidDel="00A31D6F">
          <w:rPr>
            <w:rFonts w:ascii="B Lotus" w:eastAsia="Calibri" w:hAnsi="B Lotus" w:cs="B Lotus" w:hint="cs"/>
            <w:sz w:val="24"/>
            <w:szCs w:val="24"/>
            <w:rtl/>
            <w:lang w:bidi="fa-IR"/>
          </w:rPr>
          <w:delText>ی</w:delText>
        </w:r>
        <w:r w:rsidRPr="0023589F" w:rsidDel="00A31D6F">
          <w:rPr>
            <w:rFonts w:ascii="B Lotus" w:eastAsia="Calibri" w:hAnsi="B Lotus" w:cs="B Lotus"/>
            <w:sz w:val="24"/>
            <w:szCs w:val="24"/>
            <w:rtl/>
            <w:lang w:bidi="fa-IR"/>
          </w:rPr>
          <w:delText xml:space="preserve"> </w:delText>
        </w:r>
      </w:del>
      <w:ins w:id="5017" w:author="Mehrnazi Boojari" w:date="2019-01-07T10:05:00Z">
        <w:r w:rsidR="00A31D6F">
          <w:rPr>
            <w:rFonts w:ascii="B Lotus" w:eastAsia="Calibri" w:hAnsi="B Lotus" w:cs="B Lotus" w:hint="cs"/>
            <w:sz w:val="24"/>
            <w:szCs w:val="24"/>
            <w:rtl/>
            <w:lang w:bidi="fa-IR"/>
          </w:rPr>
          <w:t>‌</w:t>
        </w:r>
        <w:r w:rsidR="00A31D6F">
          <w:rPr>
            <w:rFonts w:ascii="B Lotus" w:eastAsia="Calibri" w:hAnsi="B Lotus" w:cs="B Lotus"/>
            <w:sz w:val="24"/>
            <w:szCs w:val="24"/>
            <w:rtl/>
            <w:lang w:bidi="fa-IR"/>
          </w:rPr>
          <w:t xml:space="preserve">ریزی </w:t>
        </w:r>
      </w:ins>
      <w:r w:rsidRPr="0023589F">
        <w:rPr>
          <w:rFonts w:ascii="B Lotus" w:eastAsia="Calibri" w:hAnsi="B Lotus" w:cs="B Lotus"/>
          <w:sz w:val="24"/>
          <w:szCs w:val="24"/>
          <w:rtl/>
          <w:lang w:bidi="fa-IR"/>
        </w:rPr>
        <w:t>برا</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مسکن </w:t>
      </w:r>
      <w:del w:id="5018" w:author="Mehrnazi Boojari" w:date="2019-01-07T10:03:00Z">
        <w:r w:rsidRPr="0023589F" w:rsidDel="00A31D6F">
          <w:rPr>
            <w:rFonts w:ascii="B Lotus" w:eastAsia="Calibri" w:hAnsi="B Lotus" w:cs="B Lotus"/>
            <w:sz w:val="24"/>
            <w:szCs w:val="24"/>
            <w:rtl/>
            <w:lang w:bidi="fa-IR"/>
          </w:rPr>
          <w:delText>روستائ</w:delText>
        </w:r>
        <w:r w:rsidRPr="0023589F" w:rsidDel="00A31D6F">
          <w:rPr>
            <w:rFonts w:ascii="B Lotus" w:eastAsia="Calibri" w:hAnsi="B Lotus" w:cs="B Lotus" w:hint="cs"/>
            <w:sz w:val="24"/>
            <w:szCs w:val="24"/>
            <w:rtl/>
            <w:lang w:bidi="fa-IR"/>
          </w:rPr>
          <w:delText>ی</w:delText>
        </w:r>
      </w:del>
      <w:ins w:id="5019" w:author="Mehrnazi Boojari" w:date="2019-01-07T10:03:00Z">
        <w:r w:rsidR="00A31D6F">
          <w:rPr>
            <w:rFonts w:ascii="B Lotus" w:eastAsia="Calibri" w:hAnsi="B Lotus" w:cs="B Lotus"/>
            <w:sz w:val="24"/>
            <w:szCs w:val="24"/>
            <w:rtl/>
            <w:lang w:bidi="fa-IR"/>
          </w:rPr>
          <w:t>روستایی</w:t>
        </w:r>
      </w:ins>
      <w:r w:rsidRPr="0023589F">
        <w:rPr>
          <w:rFonts w:ascii="B Lotus" w:eastAsia="Calibri" w:hAnsi="B Lotus" w:cs="B Lotus"/>
          <w:sz w:val="24"/>
          <w:szCs w:val="24"/>
          <w:rtl/>
          <w:lang w:bidi="fa-IR"/>
        </w:rPr>
        <w:t xml:space="preserve"> و هر گونه س</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است</w:t>
      </w:r>
      <w:del w:id="5020" w:author="Mehrnazi Boojari" w:date="2019-01-07T10:06:00Z">
        <w:r w:rsidRPr="0023589F" w:rsidDel="00A31D6F">
          <w:rPr>
            <w:rFonts w:ascii="B Lotus" w:eastAsia="Calibri" w:hAnsi="B Lotus" w:cs="B Lotus"/>
            <w:sz w:val="24"/>
            <w:szCs w:val="24"/>
            <w:rtl/>
            <w:lang w:bidi="fa-IR"/>
          </w:rPr>
          <w:delText xml:space="preserve"> گذار</w:delText>
        </w:r>
        <w:r w:rsidRPr="0023589F" w:rsidDel="00A31D6F">
          <w:rPr>
            <w:rFonts w:ascii="B Lotus" w:eastAsia="Calibri" w:hAnsi="B Lotus" w:cs="B Lotus" w:hint="cs"/>
            <w:sz w:val="24"/>
            <w:szCs w:val="24"/>
            <w:rtl/>
            <w:lang w:bidi="fa-IR"/>
          </w:rPr>
          <w:delText>ی</w:delText>
        </w:r>
        <w:r w:rsidRPr="0023589F" w:rsidDel="00A31D6F">
          <w:rPr>
            <w:rFonts w:ascii="B Lotus" w:eastAsia="Calibri" w:hAnsi="B Lotus" w:cs="B Lotus"/>
            <w:sz w:val="24"/>
            <w:szCs w:val="24"/>
            <w:rtl/>
            <w:lang w:bidi="fa-IR"/>
          </w:rPr>
          <w:delText xml:space="preserve"> </w:delText>
        </w:r>
      </w:del>
      <w:ins w:id="5021" w:author="Mehrnazi Boojari" w:date="2019-01-07T10:06:00Z">
        <w:r w:rsidR="00A31D6F">
          <w:rPr>
            <w:rFonts w:ascii="B Lotus" w:eastAsia="Calibri" w:hAnsi="B Lotus" w:cs="B Lotus" w:hint="cs"/>
            <w:sz w:val="24"/>
            <w:szCs w:val="24"/>
            <w:rtl/>
            <w:lang w:bidi="fa-IR"/>
          </w:rPr>
          <w:t>‌</w:t>
        </w:r>
        <w:r w:rsidR="00A31D6F">
          <w:rPr>
            <w:rFonts w:ascii="B Lotus" w:eastAsia="Calibri" w:hAnsi="B Lotus" w:cs="B Lotus"/>
            <w:sz w:val="24"/>
            <w:szCs w:val="24"/>
            <w:rtl/>
            <w:lang w:bidi="fa-IR"/>
          </w:rPr>
          <w:t xml:space="preserve">گذاری </w:t>
        </w:r>
      </w:ins>
      <w:r w:rsidRPr="0023589F">
        <w:rPr>
          <w:rFonts w:ascii="B Lotus" w:eastAsia="Calibri" w:hAnsi="B Lotus" w:cs="B Lotus"/>
          <w:sz w:val="24"/>
          <w:szCs w:val="24"/>
          <w:rtl/>
          <w:lang w:bidi="fa-IR"/>
        </w:rPr>
        <w:t>و برنامه</w:t>
      </w:r>
      <w:del w:id="5022" w:author="Mehrnazi Boojari" w:date="2019-01-07T10:05:00Z">
        <w:r w:rsidRPr="0023589F" w:rsidDel="00A31D6F">
          <w:rPr>
            <w:rFonts w:ascii="B Lotus" w:eastAsia="Calibri" w:hAnsi="B Lotus" w:cs="B Lotus"/>
            <w:sz w:val="24"/>
            <w:szCs w:val="24"/>
            <w:rtl/>
            <w:lang w:bidi="fa-IR"/>
          </w:rPr>
          <w:delText xml:space="preserve"> ر</w:delText>
        </w:r>
        <w:r w:rsidRPr="0023589F" w:rsidDel="00A31D6F">
          <w:rPr>
            <w:rFonts w:ascii="B Lotus" w:eastAsia="Calibri" w:hAnsi="B Lotus" w:cs="B Lotus" w:hint="cs"/>
            <w:sz w:val="24"/>
            <w:szCs w:val="24"/>
            <w:rtl/>
            <w:lang w:bidi="fa-IR"/>
          </w:rPr>
          <w:delText>ی</w:delText>
        </w:r>
        <w:r w:rsidRPr="0023589F" w:rsidDel="00A31D6F">
          <w:rPr>
            <w:rFonts w:ascii="B Lotus" w:eastAsia="Calibri" w:hAnsi="B Lotus" w:cs="B Lotus" w:hint="eastAsia"/>
            <w:sz w:val="24"/>
            <w:szCs w:val="24"/>
            <w:rtl/>
            <w:lang w:bidi="fa-IR"/>
          </w:rPr>
          <w:delText>ز</w:delText>
        </w:r>
        <w:r w:rsidRPr="0023589F" w:rsidDel="00A31D6F">
          <w:rPr>
            <w:rFonts w:ascii="B Lotus" w:eastAsia="Calibri" w:hAnsi="B Lotus" w:cs="B Lotus" w:hint="cs"/>
            <w:sz w:val="24"/>
            <w:szCs w:val="24"/>
            <w:rtl/>
            <w:lang w:bidi="fa-IR"/>
          </w:rPr>
          <w:delText>ی</w:delText>
        </w:r>
        <w:r w:rsidRPr="0023589F" w:rsidDel="00A31D6F">
          <w:rPr>
            <w:rFonts w:ascii="B Lotus" w:eastAsia="Calibri" w:hAnsi="B Lotus" w:cs="B Lotus"/>
            <w:sz w:val="24"/>
            <w:szCs w:val="24"/>
            <w:rtl/>
            <w:lang w:bidi="fa-IR"/>
          </w:rPr>
          <w:delText xml:space="preserve"> </w:delText>
        </w:r>
      </w:del>
      <w:ins w:id="5023" w:author="Mehrnazi Boojari" w:date="2019-01-07T10:05:00Z">
        <w:r w:rsidR="00A31D6F">
          <w:rPr>
            <w:rFonts w:ascii="B Lotus" w:eastAsia="Calibri" w:hAnsi="B Lotus" w:cs="B Lotus" w:hint="cs"/>
            <w:sz w:val="24"/>
            <w:szCs w:val="24"/>
            <w:rtl/>
            <w:lang w:bidi="fa-IR"/>
          </w:rPr>
          <w:t>‌</w:t>
        </w:r>
        <w:r w:rsidR="00A31D6F">
          <w:rPr>
            <w:rFonts w:ascii="B Lotus" w:eastAsia="Calibri" w:hAnsi="B Lotus" w:cs="B Lotus"/>
            <w:sz w:val="24"/>
            <w:szCs w:val="24"/>
            <w:rtl/>
            <w:lang w:bidi="fa-IR"/>
          </w:rPr>
          <w:t xml:space="preserve">ریزی </w:t>
        </w:r>
      </w:ins>
      <w:r w:rsidRPr="0023589F">
        <w:rPr>
          <w:rFonts w:ascii="B Lotus" w:eastAsia="Calibri" w:hAnsi="B Lotus" w:cs="B Lotus"/>
          <w:sz w:val="24"/>
          <w:szCs w:val="24"/>
          <w:rtl/>
          <w:lang w:bidi="fa-IR"/>
        </w:rPr>
        <w:t>در 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خصوص از اوا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ل</w:t>
      </w:r>
      <w:r w:rsidRPr="0023589F">
        <w:rPr>
          <w:rFonts w:ascii="B Lotus" w:eastAsia="Calibri" w:hAnsi="B Lotus" w:cs="B Lotus"/>
          <w:sz w:val="24"/>
          <w:szCs w:val="24"/>
          <w:rtl/>
          <w:lang w:bidi="fa-IR"/>
        </w:rPr>
        <w:t xml:space="preserve"> دهه </w:t>
      </w:r>
      <w:del w:id="5024" w:author="Mehrnazi Boojari" w:date="2019-01-10T23:34:00Z">
        <w:r w:rsidRPr="0023589F" w:rsidDel="00C111B0">
          <w:rPr>
            <w:rFonts w:ascii="B Lotus" w:eastAsia="Calibri" w:hAnsi="B Lotus" w:cs="B Lotus"/>
            <w:sz w:val="24"/>
            <w:szCs w:val="24"/>
            <w:rtl/>
            <w:lang w:bidi="fa-IR"/>
          </w:rPr>
          <w:delText xml:space="preserve">هشتاد </w:delText>
        </w:r>
      </w:del>
      <w:ins w:id="5025" w:author="Mehrnazi Boojari" w:date="2019-01-10T23:35:00Z">
        <w:r w:rsidR="00C111B0">
          <w:rPr>
            <w:rFonts w:ascii="B Lotus" w:eastAsia="Calibri" w:hAnsi="B Lotus" w:cs="B Lotus" w:hint="cs"/>
            <w:sz w:val="24"/>
            <w:szCs w:val="24"/>
            <w:rtl/>
            <w:lang w:bidi="fa-IR"/>
          </w:rPr>
          <w:t xml:space="preserve">1380 </w:t>
        </w:r>
      </w:ins>
      <w:r w:rsidRPr="0023589F">
        <w:rPr>
          <w:rFonts w:ascii="B Lotus" w:eastAsia="Calibri" w:hAnsi="B Lotus" w:cs="B Lotus"/>
          <w:sz w:val="24"/>
          <w:szCs w:val="24"/>
          <w:rtl/>
          <w:lang w:bidi="fa-IR"/>
        </w:rPr>
        <w:t>شروع به آمارگ</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ر</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از و</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ژگ</w:t>
      </w:r>
      <w:r w:rsidRPr="0023589F">
        <w:rPr>
          <w:rFonts w:ascii="B Lotus" w:eastAsia="Calibri" w:hAnsi="B Lotus" w:cs="B Lotus" w:hint="cs"/>
          <w:sz w:val="24"/>
          <w:szCs w:val="24"/>
          <w:rtl/>
          <w:lang w:bidi="fa-IR"/>
        </w:rPr>
        <w:t>ی</w:t>
      </w:r>
      <w:del w:id="5026" w:author="Mehrnazi Boojari" w:date="2019-01-07T09:46:00Z">
        <w:r w:rsidRPr="0023589F" w:rsidDel="006F7CCF">
          <w:rPr>
            <w:rFonts w:ascii="B Lotus" w:eastAsia="Calibri" w:hAnsi="B Lotus" w:cs="B Lotus"/>
            <w:sz w:val="24"/>
            <w:szCs w:val="24"/>
            <w:rtl/>
            <w:lang w:bidi="fa-IR"/>
          </w:rPr>
          <w:delText xml:space="preserve"> ها</w:delText>
        </w:r>
        <w:r w:rsidRPr="0023589F" w:rsidDel="006F7CCF">
          <w:rPr>
            <w:rFonts w:ascii="B Lotus" w:eastAsia="Calibri" w:hAnsi="B Lotus" w:cs="B Lotus" w:hint="cs"/>
            <w:sz w:val="24"/>
            <w:szCs w:val="24"/>
            <w:rtl/>
            <w:lang w:bidi="fa-IR"/>
          </w:rPr>
          <w:delText>ی</w:delText>
        </w:r>
        <w:r w:rsidRPr="0023589F" w:rsidDel="006F7CCF">
          <w:rPr>
            <w:rFonts w:ascii="B Lotus" w:eastAsia="Calibri" w:hAnsi="B Lotus" w:cs="B Lotus"/>
            <w:sz w:val="24"/>
            <w:szCs w:val="24"/>
            <w:rtl/>
            <w:lang w:bidi="fa-IR"/>
          </w:rPr>
          <w:delText xml:space="preserve"> </w:delText>
        </w:r>
      </w:del>
      <w:ins w:id="5027"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23589F">
        <w:rPr>
          <w:rFonts w:ascii="B Lotus" w:eastAsia="Calibri" w:hAnsi="B Lotus" w:cs="B Lotus"/>
          <w:sz w:val="24"/>
          <w:szCs w:val="24"/>
          <w:rtl/>
          <w:lang w:bidi="fa-IR"/>
        </w:rPr>
        <w:t>م</w:t>
      </w:r>
      <w:r w:rsidRPr="0023589F">
        <w:rPr>
          <w:rFonts w:ascii="B Lotus" w:eastAsia="Calibri" w:hAnsi="B Lotus" w:cs="B Lotus" w:hint="eastAsia"/>
          <w:sz w:val="24"/>
          <w:szCs w:val="24"/>
          <w:rtl/>
          <w:lang w:bidi="fa-IR"/>
        </w:rPr>
        <w:t>سکن</w:t>
      </w:r>
      <w:r w:rsidRPr="0023589F">
        <w:rPr>
          <w:rFonts w:ascii="B Lotus" w:eastAsia="Calibri" w:hAnsi="B Lotus" w:cs="B Lotus"/>
          <w:sz w:val="24"/>
          <w:szCs w:val="24"/>
          <w:rtl/>
          <w:lang w:bidi="fa-IR"/>
        </w:rPr>
        <w:t xml:space="preserve"> </w:t>
      </w:r>
      <w:r w:rsidRPr="0023589F">
        <w:rPr>
          <w:rFonts w:ascii="B Lotus" w:eastAsia="Calibri" w:hAnsi="B Lotus" w:cs="B Lotus"/>
          <w:sz w:val="24"/>
          <w:szCs w:val="24"/>
          <w:rtl/>
          <w:lang w:bidi="fa-IR"/>
        </w:rPr>
        <w:lastRenderedPageBreak/>
        <w:t>روستا</w:t>
      </w:r>
      <w:r w:rsidRPr="0023589F">
        <w:rPr>
          <w:rFonts w:ascii="B Lotus" w:eastAsia="Calibri" w:hAnsi="B Lotus" w:cs="B Lotus" w:hint="cs"/>
          <w:sz w:val="24"/>
          <w:szCs w:val="24"/>
          <w:rtl/>
          <w:lang w:bidi="fa-IR"/>
        </w:rPr>
        <w:t>یی</w:t>
      </w:r>
      <w:r w:rsidRPr="0023589F">
        <w:rPr>
          <w:rFonts w:ascii="B Lotus" w:eastAsia="Calibri" w:hAnsi="B Lotus" w:cs="B Lotus"/>
          <w:sz w:val="24"/>
          <w:szCs w:val="24"/>
          <w:rtl/>
          <w:lang w:bidi="fa-IR"/>
        </w:rPr>
        <w:t xml:space="preserve"> در نقاط مختلف کشور کرده است. تاکنون سه دوره از 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آمارگ</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ر</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به</w:t>
      </w:r>
      <w:ins w:id="5028" w:author="Mehrnazi Boojari" w:date="2019-01-10T23:35:00Z">
        <w:r w:rsidR="00C111B0">
          <w:rPr>
            <w:rFonts w:ascii="B Lotus" w:eastAsia="Calibri" w:hAnsi="B Lotus" w:cs="B Nazanin" w:hint="cs"/>
            <w:sz w:val="24"/>
            <w:szCs w:val="24"/>
            <w:rtl/>
            <w:lang w:bidi="fa-IR"/>
          </w:rPr>
          <w:t>‌</w:t>
        </w:r>
      </w:ins>
      <w:del w:id="5029" w:author="Mehrnazi Boojari" w:date="2019-01-10T23:35:00Z">
        <w:r w:rsidRPr="0023589F" w:rsidDel="00C111B0">
          <w:rPr>
            <w:rFonts w:ascii="B Lotus" w:eastAsia="Calibri" w:hAnsi="B Lotus" w:cs="B Lotus"/>
            <w:sz w:val="24"/>
            <w:szCs w:val="24"/>
            <w:rtl/>
            <w:lang w:bidi="fa-IR"/>
          </w:rPr>
          <w:delText xml:space="preserve"> </w:delText>
        </w:r>
      </w:del>
      <w:r w:rsidRPr="0023589F">
        <w:rPr>
          <w:rFonts w:ascii="B Lotus" w:eastAsia="Calibri" w:hAnsi="B Lotus" w:cs="B Lotus"/>
          <w:sz w:val="24"/>
          <w:szCs w:val="24"/>
          <w:rtl/>
          <w:lang w:bidi="fa-IR"/>
        </w:rPr>
        <w:t>انجام رس</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ده</w:t>
      </w:r>
      <w:r w:rsidRPr="0023589F">
        <w:rPr>
          <w:rFonts w:ascii="B Lotus" w:eastAsia="Calibri" w:hAnsi="B Lotus" w:cs="B Lotus"/>
          <w:sz w:val="24"/>
          <w:szCs w:val="24"/>
          <w:rtl/>
          <w:lang w:bidi="fa-IR"/>
        </w:rPr>
        <w:t xml:space="preserve"> است که آخر</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مورد آن طرح آمارگ</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ر</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از و</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ژگ</w:t>
      </w:r>
      <w:r w:rsidRPr="0023589F">
        <w:rPr>
          <w:rFonts w:ascii="B Lotus" w:eastAsia="Calibri" w:hAnsi="B Lotus" w:cs="B Lotus" w:hint="cs"/>
          <w:sz w:val="24"/>
          <w:szCs w:val="24"/>
          <w:rtl/>
          <w:lang w:bidi="fa-IR"/>
        </w:rPr>
        <w:t>ی</w:t>
      </w:r>
      <w:del w:id="5030" w:author="Mehrnazi Boojari" w:date="2019-01-07T09:46:00Z">
        <w:r w:rsidRPr="0023589F" w:rsidDel="006F7CCF">
          <w:rPr>
            <w:rFonts w:ascii="B Lotus" w:eastAsia="Calibri" w:hAnsi="B Lotus" w:cs="B Lotus"/>
            <w:sz w:val="24"/>
            <w:szCs w:val="24"/>
            <w:rtl/>
            <w:lang w:bidi="fa-IR"/>
          </w:rPr>
          <w:delText xml:space="preserve"> ها</w:delText>
        </w:r>
        <w:r w:rsidRPr="0023589F" w:rsidDel="006F7CCF">
          <w:rPr>
            <w:rFonts w:ascii="B Lotus" w:eastAsia="Calibri" w:hAnsi="B Lotus" w:cs="B Lotus" w:hint="cs"/>
            <w:sz w:val="24"/>
            <w:szCs w:val="24"/>
            <w:rtl/>
            <w:lang w:bidi="fa-IR"/>
          </w:rPr>
          <w:delText>ی</w:delText>
        </w:r>
        <w:r w:rsidRPr="0023589F" w:rsidDel="006F7CCF">
          <w:rPr>
            <w:rFonts w:ascii="B Lotus" w:eastAsia="Calibri" w:hAnsi="B Lotus" w:cs="B Lotus"/>
            <w:sz w:val="24"/>
            <w:szCs w:val="24"/>
            <w:rtl/>
            <w:lang w:bidi="fa-IR"/>
          </w:rPr>
          <w:delText xml:space="preserve"> </w:delText>
        </w:r>
      </w:del>
      <w:ins w:id="5031"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23589F">
        <w:rPr>
          <w:rFonts w:ascii="B Lotus" w:eastAsia="Calibri" w:hAnsi="B Lotus" w:cs="B Lotus"/>
          <w:sz w:val="24"/>
          <w:szCs w:val="24"/>
          <w:rtl/>
          <w:lang w:bidi="fa-IR"/>
        </w:rPr>
        <w:t>مسکن روستا</w:t>
      </w:r>
      <w:r w:rsidRPr="0023589F">
        <w:rPr>
          <w:rFonts w:ascii="B Lotus" w:eastAsia="Calibri" w:hAnsi="B Lotus" w:cs="B Lotus" w:hint="cs"/>
          <w:sz w:val="24"/>
          <w:szCs w:val="24"/>
          <w:rtl/>
          <w:lang w:bidi="fa-IR"/>
        </w:rPr>
        <w:t>یی</w:t>
      </w:r>
      <w:r w:rsidRPr="0023589F">
        <w:rPr>
          <w:rFonts w:ascii="B Lotus" w:eastAsia="Calibri" w:hAnsi="B Lotus" w:cs="B Lotus"/>
          <w:sz w:val="24"/>
          <w:szCs w:val="24"/>
          <w:rtl/>
          <w:lang w:bidi="fa-IR"/>
        </w:rPr>
        <w:t xml:space="preserve"> در سال 1392</w:t>
      </w:r>
      <w:del w:id="5032" w:author="Mehrnazi Boojari" w:date="2019-01-07T09:49:00Z">
        <w:r w:rsidRPr="0023589F" w:rsidDel="006F7CCF">
          <w:rPr>
            <w:rFonts w:ascii="B Lotus" w:eastAsia="Calibri" w:hAnsi="B Lotus" w:cs="B Lotus"/>
            <w:sz w:val="24"/>
            <w:szCs w:val="24"/>
            <w:rtl/>
            <w:lang w:bidi="fa-IR"/>
          </w:rPr>
          <w:delText xml:space="preserve"> م</w:delText>
        </w:r>
        <w:r w:rsidRPr="0023589F" w:rsidDel="006F7CCF">
          <w:rPr>
            <w:rFonts w:ascii="B Lotus" w:eastAsia="Calibri" w:hAnsi="B Lotus" w:cs="B Lotus" w:hint="cs"/>
            <w:sz w:val="24"/>
            <w:szCs w:val="24"/>
            <w:rtl/>
            <w:lang w:bidi="fa-IR"/>
          </w:rPr>
          <w:delText>ی</w:delText>
        </w:r>
        <w:r w:rsidRPr="0023589F" w:rsidDel="006F7CCF">
          <w:rPr>
            <w:rFonts w:ascii="B Lotus" w:eastAsia="Calibri" w:hAnsi="B Lotus" w:cs="B Lotus"/>
            <w:sz w:val="24"/>
            <w:szCs w:val="24"/>
            <w:rtl/>
            <w:lang w:bidi="fa-IR"/>
          </w:rPr>
          <w:delText xml:space="preserve"> </w:delText>
        </w:r>
      </w:del>
      <w:del w:id="5033" w:author="Mehrnazi Boojari" w:date="2019-01-07T10:29:00Z">
        <w:r w:rsidRPr="0023589F" w:rsidDel="006C73A5">
          <w:rPr>
            <w:rFonts w:ascii="B Lotus" w:eastAsia="Calibri" w:hAnsi="B Lotus" w:cs="B Lotus"/>
            <w:sz w:val="24"/>
            <w:szCs w:val="24"/>
            <w:rtl/>
            <w:lang w:bidi="fa-IR"/>
          </w:rPr>
          <w:delText>باشد</w:delText>
        </w:r>
      </w:del>
      <w:ins w:id="5034" w:author="Mehrnazi Boojari" w:date="2019-01-07T10:29:00Z">
        <w:r w:rsidR="006C73A5">
          <w:rPr>
            <w:rFonts w:ascii="B Lotus" w:eastAsia="Calibri" w:hAnsi="B Lotus" w:cs="B Lotus"/>
            <w:sz w:val="24"/>
            <w:szCs w:val="24"/>
            <w:rtl/>
            <w:lang w:bidi="fa-IR"/>
          </w:rPr>
          <w:t xml:space="preserve"> است</w:t>
        </w:r>
      </w:ins>
      <w:ins w:id="5035" w:author="Mehrnazi Boojari" w:date="2019-01-07T22:46:00Z">
        <w:r w:rsidR="00BF4CE5">
          <w:rPr>
            <w:rFonts w:ascii="B Lotus" w:eastAsia="Calibri" w:hAnsi="B Lotus" w:cs="B Nazanin" w:hint="cs"/>
            <w:sz w:val="24"/>
            <w:szCs w:val="24"/>
            <w:rtl/>
            <w:lang w:bidi="fa-IR"/>
          </w:rPr>
          <w:t>‌</w:t>
        </w:r>
      </w:ins>
      <w:del w:id="5036" w:author="Mehrnazi Boojari" w:date="2019-01-07T22:46:00Z">
        <w:r w:rsidRPr="0023589F" w:rsidDel="00BF4CE5">
          <w:rPr>
            <w:rFonts w:ascii="B Lotus" w:eastAsia="Calibri" w:hAnsi="B Lotus" w:cs="B Lotus"/>
            <w:sz w:val="24"/>
            <w:szCs w:val="24"/>
            <w:rtl/>
            <w:lang w:bidi="fa-IR"/>
          </w:rPr>
          <w:delText xml:space="preserve"> </w:delText>
        </w:r>
      </w:del>
      <w:del w:id="5037" w:author="Mehrnazi Boojari" w:date="2019-01-07T09:53:00Z">
        <w:r w:rsidRPr="0023589F" w:rsidDel="006F7CCF">
          <w:rPr>
            <w:rFonts w:ascii="B Lotus" w:eastAsia="Calibri" w:hAnsi="B Lotus" w:cs="B Lotus"/>
            <w:sz w:val="24"/>
            <w:szCs w:val="24"/>
            <w:rtl/>
            <w:lang w:bidi="fa-IR"/>
          </w:rPr>
          <w:delText xml:space="preserve"> . </w:delText>
        </w:r>
      </w:del>
      <w:ins w:id="5038" w:author="Mehrnazi Boojari" w:date="2019-01-07T09:53:00Z">
        <w:r w:rsidR="006F7CCF">
          <w:rPr>
            <w:rFonts w:ascii="B Lotus" w:eastAsia="Calibri" w:hAnsi="B Lotus" w:cs="B Lotus"/>
            <w:sz w:val="24"/>
            <w:szCs w:val="24"/>
            <w:rtl/>
            <w:lang w:bidi="fa-IR"/>
          </w:rPr>
          <w:t xml:space="preserve">. </w:t>
        </w:r>
      </w:ins>
      <w:r w:rsidRPr="0023589F">
        <w:rPr>
          <w:rFonts w:ascii="B Lotus" w:eastAsia="Calibri" w:hAnsi="B Lotus" w:cs="B Lotus"/>
          <w:sz w:val="24"/>
          <w:szCs w:val="24"/>
          <w:rtl/>
          <w:lang w:bidi="fa-IR"/>
        </w:rPr>
        <w:t>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طرح برا</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w:t>
      </w:r>
      <w:del w:id="5039" w:author="Mehrnazi Boojari" w:date="2019-01-07T22:46:00Z">
        <w:r w:rsidRPr="0023589F" w:rsidDel="00BF4CE5">
          <w:rPr>
            <w:rFonts w:ascii="B Lotus" w:eastAsia="Calibri" w:hAnsi="B Lotus" w:cs="B Lotus"/>
            <w:sz w:val="24"/>
            <w:szCs w:val="24"/>
            <w:rtl/>
            <w:lang w:bidi="fa-IR"/>
          </w:rPr>
          <w:delText>اول</w:delText>
        </w:r>
        <w:r w:rsidRPr="0023589F" w:rsidDel="00BF4CE5">
          <w:rPr>
            <w:rFonts w:ascii="B Lotus" w:eastAsia="Calibri" w:hAnsi="B Lotus" w:cs="B Lotus" w:hint="cs"/>
            <w:sz w:val="24"/>
            <w:szCs w:val="24"/>
            <w:rtl/>
            <w:lang w:bidi="fa-IR"/>
          </w:rPr>
          <w:delText>ی</w:delText>
        </w:r>
        <w:r w:rsidRPr="0023589F" w:rsidDel="00BF4CE5">
          <w:rPr>
            <w:rFonts w:ascii="B Lotus" w:eastAsia="Calibri" w:hAnsi="B Lotus" w:cs="B Lotus" w:hint="eastAsia"/>
            <w:sz w:val="24"/>
            <w:szCs w:val="24"/>
            <w:rtl/>
            <w:lang w:bidi="fa-IR"/>
          </w:rPr>
          <w:delText>ن</w:delText>
        </w:r>
        <w:r w:rsidRPr="0023589F" w:rsidDel="00BF4CE5">
          <w:rPr>
            <w:rFonts w:ascii="B Lotus" w:eastAsia="Calibri" w:hAnsi="B Lotus" w:cs="B Lotus"/>
            <w:sz w:val="24"/>
            <w:szCs w:val="24"/>
            <w:rtl/>
            <w:lang w:bidi="fa-IR"/>
          </w:rPr>
          <w:delText xml:space="preserve"> بار</w:delText>
        </w:r>
      </w:del>
      <w:ins w:id="5040" w:author="Mehrnazi Boojari" w:date="2019-01-07T22:46:00Z">
        <w:r w:rsidR="00BF4CE5">
          <w:rPr>
            <w:rFonts w:ascii="B Lotus" w:eastAsia="Calibri" w:hAnsi="B Lotus" w:cs="B Lotus"/>
            <w:sz w:val="24"/>
            <w:szCs w:val="24"/>
            <w:rtl/>
            <w:lang w:bidi="fa-IR"/>
          </w:rPr>
          <w:t>اولین</w:t>
        </w:r>
        <w:r w:rsidR="00BF4CE5">
          <w:rPr>
            <w:rFonts w:ascii="B Lotus" w:eastAsia="Calibri" w:hAnsi="B Lotus" w:cs="B Lotus" w:hint="cs"/>
            <w:sz w:val="24"/>
            <w:szCs w:val="24"/>
            <w:rtl/>
            <w:lang w:bidi="fa-IR"/>
          </w:rPr>
          <w:t>‌</w:t>
        </w:r>
        <w:r w:rsidR="00BF4CE5">
          <w:rPr>
            <w:rFonts w:ascii="B Lotus" w:eastAsia="Calibri" w:hAnsi="B Lotus" w:cs="B Lotus"/>
            <w:sz w:val="24"/>
            <w:szCs w:val="24"/>
            <w:rtl/>
            <w:lang w:bidi="fa-IR"/>
          </w:rPr>
          <w:t>بار</w:t>
        </w:r>
      </w:ins>
      <w:r w:rsidRPr="0023589F">
        <w:rPr>
          <w:rFonts w:ascii="B Lotus" w:eastAsia="Calibri" w:hAnsi="B Lotus" w:cs="B Lotus"/>
          <w:sz w:val="24"/>
          <w:szCs w:val="24"/>
          <w:rtl/>
          <w:lang w:bidi="fa-IR"/>
        </w:rPr>
        <w:t xml:space="preserve"> در سال 1382 با آمارگ</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ر</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از 2118 روستا و </w:t>
      </w:r>
      <w:del w:id="5041" w:author="Mehrnazi Boojari" w:date="2019-01-07T10:56:00Z">
        <w:r w:rsidRPr="0023589F" w:rsidDel="006A1F1D">
          <w:rPr>
            <w:rFonts w:ascii="B Lotus" w:eastAsia="Calibri" w:hAnsi="B Lotus" w:cs="B Lotus"/>
            <w:sz w:val="24"/>
            <w:szCs w:val="24"/>
            <w:rtl/>
            <w:lang w:bidi="fa-IR"/>
          </w:rPr>
          <w:delText>جمع آور</w:delText>
        </w:r>
        <w:r w:rsidRPr="0023589F" w:rsidDel="006A1F1D">
          <w:rPr>
            <w:rFonts w:ascii="B Lotus" w:eastAsia="Calibri" w:hAnsi="B Lotus" w:cs="B Lotus" w:hint="cs"/>
            <w:sz w:val="24"/>
            <w:szCs w:val="24"/>
            <w:rtl/>
            <w:lang w:bidi="fa-IR"/>
          </w:rPr>
          <w:delText>ی</w:delText>
        </w:r>
      </w:del>
      <w:ins w:id="5042" w:author="Mehrnazi Boojari" w:date="2019-01-07T10:56:00Z">
        <w:r w:rsidR="006A1F1D">
          <w:rPr>
            <w:rFonts w:ascii="B Lotus" w:eastAsia="Calibri" w:hAnsi="B Lotus" w:cs="B Lotus"/>
            <w:sz w:val="24"/>
            <w:szCs w:val="24"/>
            <w:rtl/>
            <w:lang w:bidi="fa-IR"/>
          </w:rPr>
          <w:t>جمع</w:t>
        </w:r>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آوری</w:t>
        </w:r>
      </w:ins>
      <w:r w:rsidRPr="0023589F">
        <w:rPr>
          <w:rFonts w:ascii="B Lotus" w:eastAsia="Calibri" w:hAnsi="B Lotus" w:cs="B Lotus"/>
          <w:sz w:val="24"/>
          <w:szCs w:val="24"/>
          <w:rtl/>
          <w:lang w:bidi="fa-IR"/>
        </w:rPr>
        <w:t xml:space="preserve"> مشخصات فن</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46413 واحد مسکون</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نمونه در سرتاسر کشور انجام شد</w:t>
      </w:r>
      <w:ins w:id="5043" w:author="Mehrnazi Boojari" w:date="2019-01-10T23:35:00Z">
        <w:r w:rsidR="00C111B0">
          <w:rPr>
            <w:rFonts w:ascii="B Lotus" w:eastAsia="Calibri" w:hAnsi="B Lotus" w:cs="B Lotus" w:hint="cs"/>
            <w:sz w:val="24"/>
            <w:szCs w:val="24"/>
            <w:rtl/>
            <w:lang w:bidi="fa-IR"/>
          </w:rPr>
          <w:t>،</w:t>
        </w:r>
      </w:ins>
      <w:r w:rsidRPr="0023589F">
        <w:rPr>
          <w:rFonts w:ascii="B Lotus" w:eastAsia="Calibri" w:hAnsi="B Lotus" w:cs="B Lotus"/>
          <w:sz w:val="24"/>
          <w:szCs w:val="24"/>
          <w:rtl/>
          <w:lang w:bidi="fa-IR"/>
        </w:rPr>
        <w:t xml:space="preserve"> که نتا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ج</w:t>
      </w:r>
      <w:r w:rsidRPr="0023589F">
        <w:rPr>
          <w:rFonts w:ascii="B Lotus" w:eastAsia="Calibri" w:hAnsi="B Lotus" w:cs="B Lotus"/>
          <w:sz w:val="24"/>
          <w:szCs w:val="24"/>
          <w:rtl/>
          <w:lang w:bidi="fa-IR"/>
        </w:rPr>
        <w:t xml:space="preserve"> آن با دقت</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قابل تعم</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م</w:t>
      </w:r>
      <w:r w:rsidRPr="0023589F">
        <w:rPr>
          <w:rFonts w:ascii="B Lotus" w:eastAsia="Calibri" w:hAnsi="B Lotus" w:cs="B Lotus"/>
          <w:sz w:val="24"/>
          <w:szCs w:val="24"/>
          <w:rtl/>
          <w:lang w:bidi="fa-IR"/>
        </w:rPr>
        <w:t xml:space="preserve"> در سطح استان و در </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ک</w:t>
      </w:r>
      <w:r w:rsidRPr="0023589F">
        <w:rPr>
          <w:rFonts w:ascii="B Lotus" w:eastAsia="Calibri" w:hAnsi="B Lotus" w:cs="B Lotus"/>
          <w:sz w:val="24"/>
          <w:szCs w:val="24"/>
          <w:rtl/>
          <w:lang w:bidi="fa-IR"/>
        </w:rPr>
        <w:t xml:space="preserve"> جلد براي کل کشور در سال 1383منتشر شد. دوم</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اجراي طرح آمارگ</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ري</w:t>
      </w:r>
      <w:r w:rsidRPr="0023589F">
        <w:rPr>
          <w:rFonts w:ascii="B Lotus" w:eastAsia="Calibri" w:hAnsi="B Lotus" w:cs="B Lotus"/>
          <w:sz w:val="24"/>
          <w:szCs w:val="24"/>
          <w:rtl/>
          <w:lang w:bidi="fa-IR"/>
        </w:rPr>
        <w:t xml:space="preserve"> از و</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ژگ</w:t>
      </w:r>
      <w:r w:rsidRPr="0023589F">
        <w:rPr>
          <w:rFonts w:ascii="B Lotus" w:eastAsia="Calibri" w:hAnsi="B Lotus" w:cs="B Lotus" w:hint="cs"/>
          <w:sz w:val="24"/>
          <w:szCs w:val="24"/>
          <w:rtl/>
          <w:lang w:bidi="fa-IR"/>
        </w:rPr>
        <w:t>ی</w:t>
      </w:r>
      <w:ins w:id="5044" w:author="Mehrnazi Boojari" w:date="2019-01-10T23:36:00Z">
        <w:r w:rsidR="00C111B0">
          <w:rPr>
            <w:rFonts w:ascii="B Lotus" w:eastAsia="Calibri" w:hAnsi="B Lotus" w:cs="B Nazanin" w:hint="cs"/>
            <w:sz w:val="24"/>
            <w:szCs w:val="24"/>
            <w:rtl/>
            <w:lang w:bidi="fa-IR"/>
          </w:rPr>
          <w:t>‌</w:t>
        </w:r>
      </w:ins>
      <w:del w:id="5045" w:author="Mehrnazi Boojari" w:date="2019-01-10T23:36:00Z">
        <w:r w:rsidRPr="0023589F" w:rsidDel="00C111B0">
          <w:rPr>
            <w:rFonts w:ascii="B Lotus" w:eastAsia="Calibri" w:hAnsi="B Lotus" w:cs="B Lotus"/>
            <w:sz w:val="24"/>
            <w:szCs w:val="24"/>
            <w:rtl/>
            <w:lang w:bidi="fa-IR"/>
          </w:rPr>
          <w:delText xml:space="preserve"> </w:delText>
        </w:r>
      </w:del>
      <w:r w:rsidRPr="0023589F">
        <w:rPr>
          <w:rFonts w:ascii="B Lotus" w:eastAsia="Calibri" w:hAnsi="B Lotus" w:cs="B Lotus"/>
          <w:sz w:val="24"/>
          <w:szCs w:val="24"/>
          <w:rtl/>
          <w:lang w:bidi="fa-IR"/>
        </w:rPr>
        <w:t>هاي مسکن روستا</w:t>
      </w:r>
      <w:r w:rsidRPr="0023589F">
        <w:rPr>
          <w:rFonts w:ascii="B Lotus" w:eastAsia="Calibri" w:hAnsi="B Lotus" w:cs="B Lotus" w:hint="cs"/>
          <w:sz w:val="24"/>
          <w:szCs w:val="24"/>
          <w:rtl/>
          <w:lang w:bidi="fa-IR"/>
        </w:rPr>
        <w:t>یی</w:t>
      </w:r>
      <w:r w:rsidRPr="0023589F">
        <w:rPr>
          <w:rFonts w:ascii="B Lotus" w:eastAsia="Calibri" w:hAnsi="B Lotus" w:cs="B Lotus"/>
          <w:sz w:val="24"/>
          <w:szCs w:val="24"/>
          <w:rtl/>
          <w:lang w:bidi="fa-IR"/>
        </w:rPr>
        <w:t xml:space="preserve"> در سال 1387</w:t>
      </w:r>
      <w:ins w:id="5046" w:author="Mehrnazi Boojari" w:date="2019-01-10T23:36:00Z">
        <w:r w:rsidR="002630A4">
          <w:rPr>
            <w:rFonts w:ascii="B Lotus" w:eastAsia="Calibri" w:hAnsi="B Lotus" w:cs="B Lotus" w:hint="cs"/>
            <w:sz w:val="24"/>
            <w:szCs w:val="24"/>
            <w:rtl/>
            <w:lang w:bidi="fa-IR"/>
          </w:rPr>
          <w:t xml:space="preserve"> </w:t>
        </w:r>
      </w:ins>
      <w:r w:rsidRPr="0023589F">
        <w:rPr>
          <w:rFonts w:ascii="B Lotus" w:eastAsia="Calibri" w:hAnsi="B Lotus" w:cs="B Lotus"/>
          <w:sz w:val="24"/>
          <w:szCs w:val="24"/>
          <w:rtl/>
          <w:lang w:bidi="fa-IR"/>
        </w:rPr>
        <w:t>با تغ</w:t>
      </w:r>
      <w:r w:rsidRPr="0023589F">
        <w:rPr>
          <w:rFonts w:ascii="B Lotus" w:eastAsia="Calibri" w:hAnsi="B Lotus" w:cs="B Lotus" w:hint="cs"/>
          <w:sz w:val="24"/>
          <w:szCs w:val="24"/>
          <w:rtl/>
          <w:lang w:bidi="fa-IR"/>
        </w:rPr>
        <w:t>یی</w:t>
      </w:r>
      <w:r w:rsidRPr="0023589F">
        <w:rPr>
          <w:rFonts w:ascii="B Lotus" w:eastAsia="Calibri" w:hAnsi="B Lotus" w:cs="B Lotus" w:hint="eastAsia"/>
          <w:sz w:val="24"/>
          <w:szCs w:val="24"/>
          <w:rtl/>
          <w:lang w:bidi="fa-IR"/>
        </w:rPr>
        <w:t>ر</w:t>
      </w:r>
      <w:r w:rsidRPr="0023589F">
        <w:rPr>
          <w:rFonts w:ascii="B Lotus" w:eastAsia="Calibri" w:hAnsi="B Lotus" w:cs="B Lotus"/>
          <w:sz w:val="24"/>
          <w:szCs w:val="24"/>
          <w:rtl/>
          <w:lang w:bidi="fa-IR"/>
        </w:rPr>
        <w:t xml:space="preserve"> در برخ</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اقلام آماري و ن</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ز</w:t>
      </w:r>
      <w:r w:rsidRPr="0023589F">
        <w:rPr>
          <w:rFonts w:ascii="B Lotus" w:eastAsia="Calibri" w:hAnsi="B Lotus" w:cs="B Lotus"/>
          <w:sz w:val="24"/>
          <w:szCs w:val="24"/>
          <w:rtl/>
          <w:lang w:bidi="fa-IR"/>
        </w:rPr>
        <w:t xml:space="preserve"> حجم نمونه، در 8257 روستا و جمع</w:t>
      </w:r>
      <w:ins w:id="5047" w:author="Mehrnazi Boojari" w:date="2019-01-07T22:45:00Z">
        <w:r w:rsidR="00BF4CE5">
          <w:rPr>
            <w:rFonts w:ascii="B Lotus" w:eastAsia="Calibri" w:hAnsi="B Lotus" w:cs="B Nazanin" w:hint="cs"/>
            <w:sz w:val="24"/>
            <w:szCs w:val="24"/>
            <w:rtl/>
            <w:lang w:bidi="fa-IR"/>
          </w:rPr>
          <w:t>‌</w:t>
        </w:r>
      </w:ins>
      <w:r w:rsidRPr="0023589F">
        <w:rPr>
          <w:rFonts w:ascii="B Lotus" w:eastAsia="Calibri" w:hAnsi="B Lotus" w:cs="B Lotus"/>
          <w:sz w:val="24"/>
          <w:szCs w:val="24"/>
          <w:rtl/>
          <w:lang w:bidi="fa-IR"/>
        </w:rPr>
        <w:t>آوري مشخصات فن</w:t>
      </w:r>
      <w:r w:rsidRPr="0023589F">
        <w:rPr>
          <w:rFonts w:ascii="B Lotus" w:eastAsia="Calibri" w:hAnsi="B Lotus" w:cs="B Lotus" w:hint="cs"/>
          <w:sz w:val="24"/>
          <w:szCs w:val="24"/>
          <w:rtl/>
          <w:lang w:bidi="fa-IR"/>
        </w:rPr>
        <w:t>ی</w:t>
      </w:r>
      <w:ins w:id="5048" w:author="Mehrnazi Boojari" w:date="2019-01-07T22:45:00Z">
        <w:r w:rsidR="00BF4CE5">
          <w:rPr>
            <w:rFonts w:ascii="B Lotus" w:eastAsia="Calibri" w:hAnsi="B Lotus" w:cs="B Lotus" w:hint="cs"/>
            <w:sz w:val="24"/>
            <w:szCs w:val="24"/>
            <w:rtl/>
            <w:lang w:bidi="fa-IR"/>
          </w:rPr>
          <w:t xml:space="preserve"> </w:t>
        </w:r>
      </w:ins>
      <w:r w:rsidRPr="0023589F">
        <w:rPr>
          <w:rFonts w:ascii="B Lotus" w:eastAsia="Calibri" w:hAnsi="B Lotus" w:cs="B Lotus"/>
          <w:sz w:val="24"/>
          <w:szCs w:val="24"/>
          <w:rtl/>
          <w:lang w:bidi="fa-IR"/>
        </w:rPr>
        <w:t>165140 واحد مسکون</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نمونه در سرتاسر کشور انجام شد. افزا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ش</w:t>
      </w:r>
      <w:r w:rsidRPr="0023589F">
        <w:rPr>
          <w:rFonts w:ascii="B Lotus" w:eastAsia="Calibri" w:hAnsi="B Lotus" w:cs="B Lotus"/>
          <w:sz w:val="24"/>
          <w:szCs w:val="24"/>
          <w:rtl/>
          <w:lang w:bidi="fa-IR"/>
        </w:rPr>
        <w:t xml:space="preserve"> حجم نمونه در 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سال منجر شد اطلاعات تا سطح شهرستان قابل تعم</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م</w:t>
      </w:r>
      <w:r w:rsidRPr="0023589F">
        <w:rPr>
          <w:rFonts w:ascii="B Lotus" w:eastAsia="Calibri" w:hAnsi="B Lotus" w:cs="B Lotus"/>
          <w:sz w:val="24"/>
          <w:szCs w:val="24"/>
          <w:rtl/>
          <w:lang w:bidi="fa-IR"/>
        </w:rPr>
        <w:t xml:space="preserve"> باشد. نتا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ج</w:t>
      </w:r>
      <w:r w:rsidRPr="0023589F">
        <w:rPr>
          <w:rFonts w:ascii="B Lotus" w:eastAsia="Calibri" w:hAnsi="B Lotus" w:cs="B Lotus"/>
          <w:sz w:val="24"/>
          <w:szCs w:val="24"/>
          <w:rtl/>
          <w:lang w:bidi="fa-IR"/>
        </w:rPr>
        <w:t xml:space="preserve"> 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طرح در سال 1388</w:t>
      </w:r>
      <w:ins w:id="5049" w:author="Mehrnazi Boojari" w:date="2019-01-09T00:04:00Z">
        <w:r w:rsidR="00756134">
          <w:rPr>
            <w:rFonts w:ascii="B Lotus" w:eastAsia="Calibri" w:hAnsi="B Lotus" w:cs="B Lotus" w:hint="cs"/>
            <w:sz w:val="24"/>
            <w:szCs w:val="24"/>
            <w:rtl/>
            <w:lang w:bidi="fa-IR"/>
          </w:rPr>
          <w:t xml:space="preserve"> </w:t>
        </w:r>
      </w:ins>
      <w:r w:rsidRPr="0023589F">
        <w:rPr>
          <w:rFonts w:ascii="B Lotus" w:eastAsia="Calibri" w:hAnsi="B Lotus" w:cs="B Lotus"/>
          <w:sz w:val="24"/>
          <w:szCs w:val="24"/>
          <w:rtl/>
          <w:lang w:bidi="fa-IR"/>
        </w:rPr>
        <w:t>در 30</w:t>
      </w:r>
      <w:ins w:id="5050" w:author="Mehrnazi Boojari" w:date="2019-01-07T22:45:00Z">
        <w:r w:rsidR="00BF4CE5">
          <w:rPr>
            <w:rFonts w:ascii="B Lotus" w:eastAsia="Calibri" w:hAnsi="B Lotus" w:cs="B Lotus" w:hint="cs"/>
            <w:sz w:val="24"/>
            <w:szCs w:val="24"/>
            <w:rtl/>
            <w:lang w:bidi="fa-IR"/>
          </w:rPr>
          <w:t xml:space="preserve"> </w:t>
        </w:r>
      </w:ins>
      <w:r w:rsidRPr="0023589F">
        <w:rPr>
          <w:rFonts w:ascii="B Lotus" w:eastAsia="Calibri" w:hAnsi="B Lotus" w:cs="B Lotus"/>
          <w:sz w:val="24"/>
          <w:szCs w:val="24"/>
          <w:rtl/>
          <w:lang w:bidi="fa-IR"/>
        </w:rPr>
        <w:t>جلد نشر</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ه</w:t>
      </w:r>
      <w:r w:rsidRPr="0023589F">
        <w:rPr>
          <w:rFonts w:ascii="B Lotus" w:eastAsia="Calibri" w:hAnsi="B Lotus" w:cs="B Lotus"/>
          <w:sz w:val="24"/>
          <w:szCs w:val="24"/>
          <w:rtl/>
          <w:lang w:bidi="fa-IR"/>
        </w:rPr>
        <w:t xml:space="preserve"> استان</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و </w:t>
      </w:r>
      <w:del w:id="5051" w:author="Mehrnazi Boojari" w:date="2019-01-10T23:36:00Z">
        <w:r w:rsidRPr="0023589F" w:rsidDel="002630A4">
          <w:rPr>
            <w:rFonts w:ascii="B Lotus" w:eastAsia="Calibri" w:hAnsi="B Lotus" w:cs="B Lotus" w:hint="cs"/>
            <w:sz w:val="24"/>
            <w:szCs w:val="24"/>
            <w:rtl/>
            <w:lang w:bidi="fa-IR"/>
          </w:rPr>
          <w:delText>ی</w:delText>
        </w:r>
        <w:r w:rsidRPr="0023589F" w:rsidDel="002630A4">
          <w:rPr>
            <w:rFonts w:ascii="B Lotus" w:eastAsia="Calibri" w:hAnsi="B Lotus" w:cs="B Lotus" w:hint="eastAsia"/>
            <w:sz w:val="24"/>
            <w:szCs w:val="24"/>
            <w:rtl/>
            <w:lang w:bidi="fa-IR"/>
          </w:rPr>
          <w:delText>ک</w:delText>
        </w:r>
        <w:r w:rsidRPr="0023589F" w:rsidDel="002630A4">
          <w:rPr>
            <w:rFonts w:ascii="B Lotus" w:eastAsia="Calibri" w:hAnsi="B Lotus" w:cs="B Lotus"/>
            <w:sz w:val="24"/>
            <w:szCs w:val="24"/>
            <w:rtl/>
            <w:lang w:bidi="fa-IR"/>
          </w:rPr>
          <w:delText xml:space="preserve"> </w:delText>
        </w:r>
      </w:del>
      <w:ins w:id="5052" w:author="Mehrnazi Boojari" w:date="2019-01-10T23:36:00Z">
        <w:r w:rsidR="002630A4">
          <w:rPr>
            <w:rFonts w:ascii="B Lotus" w:eastAsia="Calibri" w:hAnsi="B Lotus" w:cs="B Lotus" w:hint="cs"/>
            <w:sz w:val="24"/>
            <w:szCs w:val="24"/>
            <w:rtl/>
            <w:lang w:bidi="fa-IR"/>
          </w:rPr>
          <w:t>1</w:t>
        </w:r>
        <w:r w:rsidR="002630A4" w:rsidRPr="0023589F">
          <w:rPr>
            <w:rFonts w:ascii="B Lotus" w:eastAsia="Calibri" w:hAnsi="B Lotus" w:cs="B Lotus"/>
            <w:sz w:val="24"/>
            <w:szCs w:val="24"/>
            <w:rtl/>
            <w:lang w:bidi="fa-IR"/>
          </w:rPr>
          <w:t xml:space="preserve"> </w:t>
        </w:r>
      </w:ins>
      <w:r w:rsidRPr="0023589F">
        <w:rPr>
          <w:rFonts w:ascii="B Lotus" w:eastAsia="Calibri" w:hAnsi="B Lotus" w:cs="B Lotus"/>
          <w:sz w:val="24"/>
          <w:szCs w:val="24"/>
          <w:rtl/>
          <w:lang w:bidi="fa-IR"/>
        </w:rPr>
        <w:t>جلد نشر</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ه</w:t>
      </w:r>
      <w:r w:rsidRPr="0023589F">
        <w:rPr>
          <w:rFonts w:ascii="B Lotus" w:eastAsia="Calibri" w:hAnsi="B Lotus" w:cs="B Lotus"/>
          <w:sz w:val="24"/>
          <w:szCs w:val="24"/>
          <w:rtl/>
          <w:lang w:bidi="fa-IR"/>
        </w:rPr>
        <w:t xml:space="preserve"> براي کل کشور منتشر شد. سوم</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دوره اجراي ا</w:t>
      </w:r>
      <w:r w:rsidRPr="0023589F">
        <w:rPr>
          <w:rFonts w:ascii="B Lotus" w:eastAsia="Calibri" w:hAnsi="B Lotus" w:cs="B Lotus" w:hint="cs"/>
          <w:sz w:val="24"/>
          <w:szCs w:val="24"/>
          <w:rtl/>
          <w:lang w:bidi="fa-IR"/>
        </w:rPr>
        <w:t>ی</w:t>
      </w:r>
      <w:r w:rsidRPr="0023589F">
        <w:rPr>
          <w:rFonts w:ascii="B Lotus" w:eastAsia="Calibri" w:hAnsi="B Lotus" w:cs="B Lotus" w:hint="eastAsia"/>
          <w:sz w:val="24"/>
          <w:szCs w:val="24"/>
          <w:rtl/>
          <w:lang w:bidi="fa-IR"/>
        </w:rPr>
        <w:t>ن</w:t>
      </w:r>
      <w:r w:rsidRPr="0023589F">
        <w:rPr>
          <w:rFonts w:ascii="B Lotus" w:eastAsia="Calibri" w:hAnsi="B Lotus" w:cs="B Lotus"/>
          <w:sz w:val="24"/>
          <w:szCs w:val="24"/>
          <w:rtl/>
          <w:lang w:bidi="fa-IR"/>
        </w:rPr>
        <w:t xml:space="preserve"> طرح در سال 1392</w:t>
      </w:r>
      <w:ins w:id="5053" w:author="Mehrnazi Boojari" w:date="2019-01-09T00:03:00Z">
        <w:r w:rsidR="00756134">
          <w:rPr>
            <w:rFonts w:ascii="B Lotus" w:eastAsia="Calibri" w:hAnsi="B Lotus" w:cs="B Lotus" w:hint="cs"/>
            <w:sz w:val="24"/>
            <w:szCs w:val="24"/>
            <w:rtl/>
            <w:lang w:bidi="fa-IR"/>
          </w:rPr>
          <w:t xml:space="preserve"> </w:t>
        </w:r>
      </w:ins>
      <w:r w:rsidRPr="0023589F">
        <w:rPr>
          <w:rFonts w:ascii="B Lotus" w:eastAsia="Calibri" w:hAnsi="B Lotus" w:cs="B Lotus"/>
          <w:sz w:val="24"/>
          <w:szCs w:val="24"/>
          <w:rtl/>
          <w:lang w:bidi="fa-IR"/>
        </w:rPr>
        <w:t>با تغ</w:t>
      </w:r>
      <w:r w:rsidRPr="0023589F">
        <w:rPr>
          <w:rFonts w:ascii="B Lotus" w:eastAsia="Calibri" w:hAnsi="B Lotus" w:cs="B Lotus" w:hint="cs"/>
          <w:sz w:val="24"/>
          <w:szCs w:val="24"/>
          <w:rtl/>
          <w:lang w:bidi="fa-IR"/>
        </w:rPr>
        <w:t>یی</w:t>
      </w:r>
      <w:r w:rsidRPr="0023589F">
        <w:rPr>
          <w:rFonts w:ascii="B Lotus" w:eastAsia="Calibri" w:hAnsi="B Lotus" w:cs="B Lotus" w:hint="eastAsia"/>
          <w:sz w:val="24"/>
          <w:szCs w:val="24"/>
          <w:rtl/>
          <w:lang w:bidi="fa-IR"/>
        </w:rPr>
        <w:t>ر</w:t>
      </w:r>
      <w:r w:rsidRPr="0023589F">
        <w:rPr>
          <w:rFonts w:ascii="B Lotus" w:eastAsia="Calibri" w:hAnsi="B Lotus" w:cs="B Lotus"/>
          <w:sz w:val="24"/>
          <w:szCs w:val="24"/>
          <w:rtl/>
          <w:lang w:bidi="fa-IR"/>
        </w:rPr>
        <w:t xml:space="preserve"> اندك در برخ</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اقلام آماري در 8446 </w:t>
      </w:r>
      <w:ins w:id="5054" w:author="Mehrnazi Boojari" w:date="2019-01-09T00:04:00Z">
        <w:r w:rsidR="00756134">
          <w:rPr>
            <w:rFonts w:ascii="B Lotus" w:eastAsia="Calibri" w:hAnsi="B Lotus" w:cs="B Lotus" w:hint="cs"/>
            <w:sz w:val="24"/>
            <w:szCs w:val="24"/>
            <w:rtl/>
            <w:lang w:bidi="fa-IR"/>
          </w:rPr>
          <w:t xml:space="preserve"> </w:t>
        </w:r>
      </w:ins>
      <w:r w:rsidRPr="0023589F">
        <w:rPr>
          <w:rFonts w:ascii="B Lotus" w:eastAsia="Calibri" w:hAnsi="B Lotus" w:cs="B Lotus"/>
          <w:sz w:val="24"/>
          <w:szCs w:val="24"/>
          <w:rtl/>
          <w:lang w:bidi="fa-IR"/>
        </w:rPr>
        <w:t>روستا و جمع</w:t>
      </w:r>
      <w:ins w:id="5055" w:author="Mehrnazi Boojari" w:date="2019-01-09T00:04:00Z">
        <w:r w:rsidR="00756134">
          <w:rPr>
            <w:rFonts w:ascii="B Lotus" w:eastAsia="Calibri" w:hAnsi="B Lotus" w:cs="B Nazanin" w:hint="cs"/>
            <w:sz w:val="24"/>
            <w:szCs w:val="24"/>
            <w:rtl/>
            <w:lang w:bidi="fa-IR"/>
          </w:rPr>
          <w:t>‌</w:t>
        </w:r>
      </w:ins>
      <w:del w:id="5056" w:author="Mehrnazi Boojari" w:date="2019-01-09T00:04:00Z">
        <w:r w:rsidRPr="0023589F" w:rsidDel="00756134">
          <w:rPr>
            <w:rFonts w:ascii="B Lotus" w:eastAsia="Calibri" w:hAnsi="B Lotus" w:cs="B Lotus"/>
            <w:sz w:val="24"/>
            <w:szCs w:val="24"/>
            <w:rtl/>
            <w:lang w:bidi="fa-IR"/>
          </w:rPr>
          <w:delText xml:space="preserve"> </w:delText>
        </w:r>
      </w:del>
      <w:r w:rsidRPr="0023589F">
        <w:rPr>
          <w:rFonts w:ascii="B Lotus" w:eastAsia="Calibri" w:hAnsi="B Lotus" w:cs="B Lotus"/>
          <w:sz w:val="24"/>
          <w:szCs w:val="24"/>
          <w:rtl/>
          <w:lang w:bidi="fa-IR"/>
        </w:rPr>
        <w:t>آوري مشخصات فن</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209044 واحد مسکون</w:t>
      </w:r>
      <w:r w:rsidRPr="0023589F">
        <w:rPr>
          <w:rFonts w:ascii="B Lotus" w:eastAsia="Calibri" w:hAnsi="B Lotus" w:cs="B Lotus" w:hint="cs"/>
          <w:sz w:val="24"/>
          <w:szCs w:val="24"/>
          <w:rtl/>
          <w:lang w:bidi="fa-IR"/>
        </w:rPr>
        <w:t>ی</w:t>
      </w:r>
      <w:r w:rsidRPr="0023589F">
        <w:rPr>
          <w:rFonts w:ascii="B Lotus" w:eastAsia="Calibri" w:hAnsi="B Lotus" w:cs="B Lotus"/>
          <w:sz w:val="24"/>
          <w:szCs w:val="24"/>
          <w:rtl/>
          <w:lang w:bidi="fa-IR"/>
        </w:rPr>
        <w:t xml:space="preserve"> نمونه انجام شده است</w:t>
      </w:r>
      <w:r w:rsidRPr="0023589F">
        <w:rPr>
          <w:rFonts w:ascii="B Lotus" w:eastAsia="Calibri" w:hAnsi="B Lotus" w:cs="B Lotus"/>
          <w:sz w:val="24"/>
          <w:szCs w:val="24"/>
          <w:vertAlign w:val="superscript"/>
          <w:rtl/>
          <w:lang w:bidi="fa-IR"/>
        </w:rPr>
        <w:footnoteReference w:id="51"/>
      </w:r>
      <w:del w:id="5069" w:author="Mehrnazi Boojari" w:date="2019-01-07T09:53:00Z">
        <w:r w:rsidRPr="0023589F" w:rsidDel="006F7CCF">
          <w:rPr>
            <w:rFonts w:ascii="B Lotus" w:eastAsia="Calibri" w:hAnsi="B Lotus" w:cs="B Lotus"/>
            <w:sz w:val="24"/>
            <w:szCs w:val="24"/>
            <w:rtl/>
            <w:lang w:bidi="fa-IR"/>
          </w:rPr>
          <w:delText xml:space="preserve"> .</w:delText>
        </w:r>
        <w:r w:rsidRPr="0023589F" w:rsidDel="006F7CCF">
          <w:rPr>
            <w:rFonts w:ascii="B Lotus" w:eastAsia="Calibri" w:hAnsi="B Lotus" w:cs="B Lotus" w:hint="cs"/>
            <w:sz w:val="24"/>
            <w:szCs w:val="24"/>
            <w:rtl/>
            <w:lang w:bidi="fa-IR"/>
          </w:rPr>
          <w:delText xml:space="preserve"> </w:delText>
        </w:r>
      </w:del>
      <w:ins w:id="5070" w:author="Mehrnazi Boojari" w:date="2019-01-07T09:53:00Z">
        <w:r w:rsidR="006F7CCF">
          <w:rPr>
            <w:rFonts w:ascii="B Lotus" w:eastAsia="Calibri" w:hAnsi="B Lotus" w:cs="B Lotus"/>
            <w:sz w:val="24"/>
            <w:szCs w:val="24"/>
            <w:rtl/>
            <w:lang w:bidi="fa-IR"/>
          </w:rPr>
          <w:t xml:space="preserve">. </w:t>
        </w:r>
      </w:ins>
      <w:r w:rsidRPr="0023589F">
        <w:rPr>
          <w:rFonts w:ascii="B Lotus" w:eastAsia="Calibri" w:hAnsi="B Lotus" w:cs="B Lotus" w:hint="cs"/>
          <w:sz w:val="24"/>
          <w:szCs w:val="24"/>
          <w:rtl/>
          <w:lang w:bidi="fa-IR"/>
        </w:rPr>
        <w:t xml:space="preserve">جدول </w:t>
      </w:r>
      <w:del w:id="5071" w:author="Mehrnazi Boojari" w:date="2019-01-10T23:37:00Z">
        <w:r w:rsidRPr="0023589F" w:rsidDel="002630A4">
          <w:rPr>
            <w:rFonts w:ascii="B Lotus" w:eastAsia="Calibri" w:hAnsi="B Lotus" w:cs="B Lotus" w:hint="cs"/>
            <w:sz w:val="24"/>
            <w:szCs w:val="24"/>
            <w:rtl/>
            <w:lang w:bidi="fa-IR"/>
          </w:rPr>
          <w:delText xml:space="preserve">زیر </w:delText>
        </w:r>
      </w:del>
      <w:ins w:id="5072" w:author="Mehrnazi Boojari" w:date="2019-01-10T23:37:00Z">
        <w:r w:rsidR="002630A4">
          <w:rPr>
            <w:rFonts w:ascii="B Lotus" w:eastAsia="Calibri" w:hAnsi="B Lotus" w:cs="B Lotus" w:hint="cs"/>
            <w:sz w:val="24"/>
            <w:szCs w:val="24"/>
            <w:rtl/>
            <w:lang w:bidi="fa-IR"/>
          </w:rPr>
          <w:t>ذیل</w:t>
        </w:r>
        <w:r w:rsidR="002630A4" w:rsidRPr="0023589F">
          <w:rPr>
            <w:rFonts w:ascii="B Lotus" w:eastAsia="Calibri" w:hAnsi="B Lotus" w:cs="B Lotus" w:hint="cs"/>
            <w:sz w:val="24"/>
            <w:szCs w:val="24"/>
            <w:rtl/>
            <w:lang w:bidi="fa-IR"/>
          </w:rPr>
          <w:t xml:space="preserve"> </w:t>
        </w:r>
      </w:ins>
      <w:r w:rsidRPr="0023589F">
        <w:rPr>
          <w:rFonts w:ascii="B Lotus" w:eastAsia="Calibri" w:hAnsi="B Lotus" w:cs="B Lotus" w:hint="cs"/>
          <w:sz w:val="24"/>
          <w:szCs w:val="24"/>
          <w:rtl/>
          <w:lang w:bidi="fa-IR"/>
        </w:rPr>
        <w:t>شاخص</w:t>
      </w:r>
      <w:del w:id="5073" w:author="Mehrnazi Boojari" w:date="2019-01-07T09:46:00Z">
        <w:r w:rsidRPr="0023589F" w:rsidDel="006F7CCF">
          <w:rPr>
            <w:rFonts w:ascii="B Lotus" w:eastAsia="Calibri" w:hAnsi="B Lotus" w:cs="B Lotus" w:hint="cs"/>
            <w:sz w:val="24"/>
            <w:szCs w:val="24"/>
            <w:rtl/>
            <w:lang w:bidi="fa-IR"/>
          </w:rPr>
          <w:delText xml:space="preserve"> های </w:delText>
        </w:r>
      </w:del>
      <w:ins w:id="5074" w:author="Mehrnazi Boojari" w:date="2019-01-07T09:46:00Z">
        <w:r w:rsidR="006F7CCF">
          <w:rPr>
            <w:rFonts w:ascii="B Lotus" w:eastAsia="Calibri" w:hAnsi="B Lotus" w:cs="B Lotus" w:hint="cs"/>
            <w:sz w:val="24"/>
            <w:szCs w:val="24"/>
            <w:rtl/>
            <w:lang w:bidi="fa-IR"/>
          </w:rPr>
          <w:t xml:space="preserve">‌های </w:t>
        </w:r>
      </w:ins>
      <w:r w:rsidRPr="0023589F">
        <w:rPr>
          <w:rFonts w:ascii="B Lotus" w:eastAsia="Calibri" w:hAnsi="B Lotus" w:cs="B Lotus" w:hint="cs"/>
          <w:sz w:val="24"/>
          <w:szCs w:val="24"/>
          <w:rtl/>
          <w:lang w:bidi="fa-IR"/>
        </w:rPr>
        <w:t>استفاده</w:t>
      </w:r>
      <w:ins w:id="5075" w:author="Mehrnazi Boojari" w:date="2019-01-10T23:37:00Z">
        <w:r w:rsidR="002630A4">
          <w:rPr>
            <w:rFonts w:ascii="B Lotus" w:eastAsia="Calibri" w:hAnsi="B Lotus" w:cs="B Nazanin" w:hint="cs"/>
            <w:sz w:val="24"/>
            <w:szCs w:val="24"/>
            <w:rtl/>
            <w:lang w:bidi="fa-IR"/>
          </w:rPr>
          <w:t>‌</w:t>
        </w:r>
      </w:ins>
      <w:del w:id="5076" w:author="Mehrnazi Boojari" w:date="2019-01-10T23:37:00Z">
        <w:r w:rsidRPr="0023589F" w:rsidDel="002630A4">
          <w:rPr>
            <w:rFonts w:ascii="B Lotus" w:eastAsia="Calibri" w:hAnsi="B Lotus" w:cs="B Lotus" w:hint="cs"/>
            <w:sz w:val="24"/>
            <w:szCs w:val="24"/>
            <w:rtl/>
            <w:lang w:bidi="fa-IR"/>
          </w:rPr>
          <w:delText xml:space="preserve"> </w:delText>
        </w:r>
      </w:del>
      <w:r w:rsidRPr="0023589F">
        <w:rPr>
          <w:rFonts w:ascii="B Lotus" w:eastAsia="Calibri" w:hAnsi="B Lotus" w:cs="B Lotus" w:hint="cs"/>
          <w:sz w:val="24"/>
          <w:szCs w:val="24"/>
          <w:rtl/>
          <w:lang w:bidi="fa-IR"/>
        </w:rPr>
        <w:t>شده در طرح</w:t>
      </w:r>
      <w:del w:id="5077" w:author="Mehrnazi Boojari" w:date="2019-01-07T09:46:00Z">
        <w:r w:rsidRPr="0023589F" w:rsidDel="006F7CCF">
          <w:rPr>
            <w:rFonts w:ascii="B Lotus" w:eastAsia="Calibri" w:hAnsi="B Lotus" w:cs="B Lotus" w:hint="cs"/>
            <w:sz w:val="24"/>
            <w:szCs w:val="24"/>
            <w:rtl/>
            <w:lang w:bidi="fa-IR"/>
          </w:rPr>
          <w:delText xml:space="preserve"> های </w:delText>
        </w:r>
      </w:del>
      <w:ins w:id="5078" w:author="Mehrnazi Boojari" w:date="2019-01-07T09:46:00Z">
        <w:r w:rsidR="006F7CCF">
          <w:rPr>
            <w:rFonts w:ascii="B Lotus" w:eastAsia="Calibri" w:hAnsi="B Lotus" w:cs="B Lotus" w:hint="cs"/>
            <w:sz w:val="24"/>
            <w:szCs w:val="24"/>
            <w:rtl/>
            <w:lang w:bidi="fa-IR"/>
          </w:rPr>
          <w:t>‌</w:t>
        </w:r>
      </w:ins>
      <w:ins w:id="5079" w:author="Mehrnazi Boojari" w:date="2019-01-09T00:04:00Z">
        <w:r w:rsidR="00756134">
          <w:rPr>
            <w:rFonts w:ascii="B Lotus" w:eastAsia="Calibri" w:hAnsi="B Lotus" w:cs="B Nazanin" w:hint="cs"/>
            <w:sz w:val="24"/>
            <w:szCs w:val="24"/>
            <w:rtl/>
            <w:lang w:bidi="fa-IR"/>
          </w:rPr>
          <w:t>‌</w:t>
        </w:r>
      </w:ins>
      <w:ins w:id="5080" w:author="Mehrnazi Boojari" w:date="2019-01-07T09:46:00Z">
        <w:r w:rsidR="006F7CCF">
          <w:rPr>
            <w:rFonts w:ascii="B Lotus" w:eastAsia="Calibri" w:hAnsi="B Lotus" w:cs="B Lotus" w:hint="cs"/>
            <w:sz w:val="24"/>
            <w:szCs w:val="24"/>
            <w:rtl/>
            <w:lang w:bidi="fa-IR"/>
          </w:rPr>
          <w:t xml:space="preserve">های </w:t>
        </w:r>
      </w:ins>
      <w:r w:rsidRPr="0023589F">
        <w:rPr>
          <w:rFonts w:ascii="B Lotus" w:eastAsia="Calibri" w:hAnsi="B Lotus" w:cs="B Lotus" w:hint="cs"/>
          <w:sz w:val="24"/>
          <w:szCs w:val="24"/>
          <w:rtl/>
          <w:lang w:bidi="fa-IR"/>
        </w:rPr>
        <w:t>آمارگیری مسکن روستایی توسط بنیاد مسکن انقلاب اسلامی است</w:t>
      </w:r>
      <w:del w:id="5081" w:author="Mehrnazi Boojari" w:date="2019-01-07T10:09:00Z">
        <w:r w:rsidRPr="0023589F" w:rsidDel="00A31D6F">
          <w:rPr>
            <w:rFonts w:ascii="B Lotus" w:eastAsia="Calibri" w:hAnsi="B Lotus" w:cs="B Lotus" w:hint="cs"/>
            <w:sz w:val="24"/>
            <w:szCs w:val="24"/>
            <w:rtl/>
            <w:lang w:bidi="fa-IR"/>
          </w:rPr>
          <w:delText xml:space="preserve"> .</w:delText>
        </w:r>
      </w:del>
      <w:ins w:id="5082" w:author="Mehrnazi Boojari" w:date="2019-01-07T10:09:00Z">
        <w:r w:rsidR="00A31D6F">
          <w:rPr>
            <w:rFonts w:ascii="B Lotus" w:eastAsia="Calibri" w:hAnsi="B Lotus" w:cs="B Lotus" w:hint="cs"/>
            <w:sz w:val="24"/>
            <w:szCs w:val="24"/>
            <w:rtl/>
            <w:lang w:bidi="fa-IR"/>
          </w:rPr>
          <w:t>.</w:t>
        </w:r>
      </w:ins>
    </w:p>
    <w:p w14:paraId="352CE46A" w14:textId="77777777" w:rsidR="005005AE" w:rsidRDefault="005005AE" w:rsidP="002630A4">
      <w:pPr>
        <w:pStyle w:val="Caption"/>
        <w:keepNext/>
        <w:bidi/>
      </w:pPr>
      <w:r>
        <w:rPr>
          <w:rtl/>
        </w:rPr>
        <w:t xml:space="preserve">جدول </w:t>
      </w:r>
      <w:fldSimple w:instr=" STYLEREF 1 \s ">
        <w:r w:rsidR="002749F0">
          <w:rPr>
            <w:noProof/>
            <w:rtl/>
          </w:rPr>
          <w:t>‏2</w:t>
        </w:r>
      </w:fldSimple>
      <w:del w:id="5083" w:author="Mehrnazi Boojari" w:date="2019-01-10T23:37:00Z">
        <w:r w:rsidR="002749F0" w:rsidDel="002630A4">
          <w:rPr>
            <w:rtl/>
          </w:rPr>
          <w:delText>.</w:delText>
        </w:r>
      </w:del>
      <w:ins w:id="5084" w:author="Mehrnazi Boojari" w:date="2019-01-10T23:37:00Z">
        <w:r w:rsidR="002630A4">
          <w:rPr>
            <w:rFonts w:hint="cs"/>
            <w:rtl/>
          </w:rPr>
          <w:t>-</w:t>
        </w:r>
      </w:ins>
      <w:fldSimple w:instr=" SEQ جدول \* ARABIC \s 1 ">
        <w:r w:rsidR="002749F0">
          <w:rPr>
            <w:noProof/>
            <w:rtl/>
          </w:rPr>
          <w:t>2</w:t>
        </w:r>
      </w:fldSimple>
      <w:del w:id="5085" w:author="Mehrnazi Boojari" w:date="2019-01-07T10:35:00Z">
        <w:r w:rsidDel="006C73A5">
          <w:rPr>
            <w:rFonts w:hint="cs"/>
            <w:rtl/>
            <w:lang w:bidi="fa-IR"/>
          </w:rPr>
          <w:delText xml:space="preserve"> : </w:delText>
        </w:r>
      </w:del>
      <w:ins w:id="5086" w:author="Mehrnazi Boojari" w:date="2019-01-07T10:35:00Z">
        <w:r w:rsidR="006C73A5">
          <w:rPr>
            <w:rFonts w:hint="cs"/>
            <w:rtl/>
            <w:lang w:bidi="fa-IR"/>
          </w:rPr>
          <w:t xml:space="preserve">: </w:t>
        </w:r>
      </w:ins>
      <w:r w:rsidRPr="00477CE5">
        <w:rPr>
          <w:rtl/>
          <w:lang w:bidi="fa-IR"/>
        </w:rPr>
        <w:t>شاخص</w:t>
      </w:r>
      <w:del w:id="5087" w:author="Mehrnazi Boojari" w:date="2019-01-07T09:46:00Z">
        <w:r w:rsidRPr="00477CE5" w:rsidDel="006F7CCF">
          <w:rPr>
            <w:rtl/>
            <w:lang w:bidi="fa-IR"/>
          </w:rPr>
          <w:delText xml:space="preserve"> ها</w:delText>
        </w:r>
        <w:r w:rsidRPr="00477CE5" w:rsidDel="006F7CCF">
          <w:rPr>
            <w:rFonts w:hint="cs"/>
            <w:rtl/>
            <w:lang w:bidi="fa-IR"/>
          </w:rPr>
          <w:delText>ی</w:delText>
        </w:r>
        <w:r w:rsidRPr="00477CE5" w:rsidDel="006F7CCF">
          <w:rPr>
            <w:rtl/>
            <w:lang w:bidi="fa-IR"/>
          </w:rPr>
          <w:delText xml:space="preserve"> </w:delText>
        </w:r>
      </w:del>
      <w:ins w:id="5088" w:author="Mehrnazi Boojari" w:date="2019-01-07T09:46:00Z">
        <w:r w:rsidR="006F7CCF">
          <w:rPr>
            <w:rFonts w:hint="cs"/>
            <w:rtl/>
            <w:lang w:bidi="fa-IR"/>
          </w:rPr>
          <w:t>‌</w:t>
        </w:r>
        <w:r w:rsidR="006F7CCF">
          <w:rPr>
            <w:rtl/>
            <w:lang w:bidi="fa-IR"/>
          </w:rPr>
          <w:t xml:space="preserve">های </w:t>
        </w:r>
      </w:ins>
      <w:r w:rsidRPr="00477CE5">
        <w:rPr>
          <w:rtl/>
          <w:lang w:bidi="fa-IR"/>
        </w:rPr>
        <w:t>استفاده</w:t>
      </w:r>
      <w:ins w:id="5089" w:author="Mehrnazi Boojari" w:date="2019-01-10T23:37:00Z">
        <w:r w:rsidR="002630A4">
          <w:rPr>
            <w:rFonts w:cs="B Nazanin" w:hint="cs"/>
            <w:rtl/>
            <w:lang w:bidi="fa-IR"/>
          </w:rPr>
          <w:t>‌</w:t>
        </w:r>
      </w:ins>
      <w:del w:id="5090" w:author="Mehrnazi Boojari" w:date="2019-01-10T23:37:00Z">
        <w:r w:rsidRPr="00477CE5" w:rsidDel="002630A4">
          <w:rPr>
            <w:rtl/>
            <w:lang w:bidi="fa-IR"/>
          </w:rPr>
          <w:delText xml:space="preserve"> </w:delText>
        </w:r>
      </w:del>
      <w:r w:rsidRPr="00477CE5">
        <w:rPr>
          <w:rtl/>
          <w:lang w:bidi="fa-IR"/>
        </w:rPr>
        <w:t>شده در طرح</w:t>
      </w:r>
      <w:del w:id="5091" w:author="Mehrnazi Boojari" w:date="2019-01-07T09:46:00Z">
        <w:r w:rsidRPr="00477CE5" w:rsidDel="006F7CCF">
          <w:rPr>
            <w:rtl/>
            <w:lang w:bidi="fa-IR"/>
          </w:rPr>
          <w:delText xml:space="preserve"> ها</w:delText>
        </w:r>
        <w:r w:rsidRPr="00477CE5" w:rsidDel="006F7CCF">
          <w:rPr>
            <w:rFonts w:hint="cs"/>
            <w:rtl/>
            <w:lang w:bidi="fa-IR"/>
          </w:rPr>
          <w:delText>ی</w:delText>
        </w:r>
        <w:r w:rsidRPr="00477CE5" w:rsidDel="006F7CCF">
          <w:rPr>
            <w:rtl/>
            <w:lang w:bidi="fa-IR"/>
          </w:rPr>
          <w:delText xml:space="preserve"> </w:delText>
        </w:r>
      </w:del>
      <w:ins w:id="5092" w:author="Mehrnazi Boojari" w:date="2019-01-07T09:46:00Z">
        <w:r w:rsidR="006F7CCF">
          <w:rPr>
            <w:rFonts w:hint="cs"/>
            <w:rtl/>
            <w:lang w:bidi="fa-IR"/>
          </w:rPr>
          <w:t>‌</w:t>
        </w:r>
        <w:r w:rsidR="006F7CCF">
          <w:rPr>
            <w:rtl/>
            <w:lang w:bidi="fa-IR"/>
          </w:rPr>
          <w:t xml:space="preserve">های </w:t>
        </w:r>
      </w:ins>
      <w:r w:rsidRPr="00477CE5">
        <w:rPr>
          <w:rtl/>
          <w:lang w:bidi="fa-IR"/>
        </w:rPr>
        <w:t>آمارگ</w:t>
      </w:r>
      <w:r w:rsidRPr="00477CE5">
        <w:rPr>
          <w:rFonts w:hint="cs"/>
          <w:rtl/>
          <w:lang w:bidi="fa-IR"/>
        </w:rPr>
        <w:t>ی</w:t>
      </w:r>
      <w:r w:rsidRPr="00477CE5">
        <w:rPr>
          <w:rFonts w:hint="eastAsia"/>
          <w:rtl/>
          <w:lang w:bidi="fa-IR"/>
        </w:rPr>
        <w:t>ر</w:t>
      </w:r>
      <w:r w:rsidRPr="00477CE5">
        <w:rPr>
          <w:rFonts w:hint="cs"/>
          <w:rtl/>
          <w:lang w:bidi="fa-IR"/>
        </w:rPr>
        <w:t>ی</w:t>
      </w:r>
      <w:r w:rsidRPr="00477CE5">
        <w:rPr>
          <w:rtl/>
          <w:lang w:bidi="fa-IR"/>
        </w:rPr>
        <w:t xml:space="preserve"> مسکن روستا</w:t>
      </w:r>
      <w:r w:rsidRPr="00477CE5">
        <w:rPr>
          <w:rFonts w:hint="cs"/>
          <w:rtl/>
          <w:lang w:bidi="fa-IR"/>
        </w:rPr>
        <w:t>یی</w:t>
      </w:r>
      <w:r w:rsidRPr="00477CE5">
        <w:rPr>
          <w:rtl/>
          <w:lang w:bidi="fa-IR"/>
        </w:rPr>
        <w:t xml:space="preserve"> توسط بن</w:t>
      </w:r>
      <w:r w:rsidRPr="00477CE5">
        <w:rPr>
          <w:rFonts w:hint="cs"/>
          <w:rtl/>
          <w:lang w:bidi="fa-IR"/>
        </w:rPr>
        <w:t>ی</w:t>
      </w:r>
      <w:r w:rsidRPr="00477CE5">
        <w:rPr>
          <w:rFonts w:hint="eastAsia"/>
          <w:rtl/>
          <w:lang w:bidi="fa-IR"/>
        </w:rPr>
        <w:t>اد</w:t>
      </w:r>
      <w:r w:rsidRPr="00477CE5">
        <w:rPr>
          <w:rtl/>
          <w:lang w:bidi="fa-IR"/>
        </w:rPr>
        <w:t xml:space="preserve"> مسکن انقلاب اسلام</w:t>
      </w:r>
      <w:r w:rsidRPr="00477CE5">
        <w:rPr>
          <w:rFonts w:hint="cs"/>
          <w:rtl/>
          <w:lang w:bidi="fa-IR"/>
        </w:rPr>
        <w:t>ی</w:t>
      </w:r>
    </w:p>
    <w:tbl>
      <w:tblPr>
        <w:tblStyle w:val="PlainTable11"/>
        <w:bidiVisual/>
        <w:tblW w:w="9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4042"/>
        <w:gridCol w:w="5490"/>
      </w:tblGrid>
      <w:tr w:rsidR="00A06196" w:rsidRPr="00BD2B24" w14:paraId="5357AF0F" w14:textId="77777777" w:rsidTr="00A061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164385DC" w14:textId="77777777" w:rsidR="00A06196" w:rsidRPr="00BD2B24" w:rsidRDefault="00A06196" w:rsidP="00A06196">
            <w:pPr>
              <w:jc w:val="center"/>
              <w:rPr>
                <w:rFonts w:ascii="B Lotus" w:eastAsia="Times New Roman" w:hAnsi="B Lotus" w:cs="B Lotus"/>
                <w:color w:val="000000"/>
                <w:sz w:val="20"/>
                <w:szCs w:val="20"/>
              </w:rPr>
            </w:pPr>
            <w:r w:rsidRPr="00BD2B24">
              <w:rPr>
                <w:rFonts w:ascii="B Lotus" w:eastAsia="Times New Roman" w:hAnsi="B Lotus" w:cs="B Lotus" w:hint="cs"/>
                <w:color w:val="000000"/>
                <w:sz w:val="20"/>
                <w:szCs w:val="20"/>
                <w:rtl/>
              </w:rPr>
              <w:t>شاخص</w:t>
            </w:r>
          </w:p>
        </w:tc>
        <w:tc>
          <w:tcPr>
            <w:tcW w:w="5490" w:type="dxa"/>
            <w:noWrap/>
            <w:vAlign w:val="center"/>
            <w:hideMark/>
          </w:tcPr>
          <w:p w14:paraId="37730A1C" w14:textId="77777777" w:rsidR="00A06196" w:rsidRPr="00BD2B24" w:rsidRDefault="00A06196" w:rsidP="00A06196">
            <w:pPr>
              <w:jc w:val="center"/>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b/>
                <w:bCs/>
                <w:color w:val="000000"/>
                <w:sz w:val="20"/>
                <w:szCs w:val="20"/>
              </w:rPr>
            </w:pPr>
            <w:r w:rsidRPr="00BD2B24">
              <w:rPr>
                <w:rFonts w:ascii="B Lotus" w:eastAsia="Times New Roman" w:hAnsi="B Lotus" w:cs="B Lotus" w:hint="cs"/>
                <w:b/>
                <w:bCs/>
                <w:color w:val="000000"/>
                <w:sz w:val="20"/>
                <w:szCs w:val="20"/>
                <w:rtl/>
              </w:rPr>
              <w:t>توضیحات</w:t>
            </w:r>
          </w:p>
        </w:tc>
      </w:tr>
      <w:tr w:rsidR="00A06196" w:rsidRPr="00BD2B24" w14:paraId="357B5C80"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65E3B8F3" w14:textId="77777777" w:rsidR="00A06196" w:rsidRPr="00BD2B24" w:rsidRDefault="00A06196" w:rsidP="00E71ACD">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 xml:space="preserve">نوع فعالیت اقتصادي </w:t>
            </w:r>
            <w:del w:id="5093" w:author="Mehrnazi Boojari" w:date="2019-01-10T23:40:00Z">
              <w:r w:rsidRPr="00BD2B24" w:rsidDel="00E71ACD">
                <w:rPr>
                  <w:rFonts w:ascii="B Lotus" w:eastAsia="Times New Roman" w:hAnsi="B Lotus" w:cs="B Lotus"/>
                  <w:color w:val="000000"/>
                  <w:sz w:val="20"/>
                  <w:szCs w:val="20"/>
                  <w:rtl/>
                  <w:lang w:bidi="fa-IR"/>
                </w:rPr>
                <w:delText xml:space="preserve">غالب </w:delText>
              </w:r>
            </w:del>
            <w:ins w:id="5094" w:author="Mehrnazi Boojari" w:date="2019-01-10T23:40:00Z">
              <w:r w:rsidR="00E71ACD">
                <w:rPr>
                  <w:rFonts w:ascii="B Lotus" w:eastAsia="Times New Roman" w:hAnsi="B Lotus" w:cs="B Lotus" w:hint="cs"/>
                  <w:color w:val="000000"/>
                  <w:sz w:val="20"/>
                  <w:szCs w:val="20"/>
                  <w:rtl/>
                  <w:lang w:bidi="fa-IR"/>
                </w:rPr>
                <w:t>اکثر</w:t>
              </w:r>
              <w:r w:rsidR="00E71ACD" w:rsidRPr="00BD2B24">
                <w:rPr>
                  <w:rFonts w:ascii="B Lotus" w:eastAsia="Times New Roman" w:hAnsi="B Lotus" w:cs="B Lotus"/>
                  <w:color w:val="000000"/>
                  <w:sz w:val="20"/>
                  <w:szCs w:val="20"/>
                  <w:rtl/>
                  <w:lang w:bidi="fa-IR"/>
                </w:rPr>
                <w:t xml:space="preserve"> </w:t>
              </w:r>
            </w:ins>
            <w:r w:rsidRPr="00BD2B24">
              <w:rPr>
                <w:rFonts w:ascii="B Lotus" w:eastAsia="Times New Roman" w:hAnsi="B Lotus" w:cs="B Lotus"/>
                <w:color w:val="000000"/>
                <w:sz w:val="20"/>
                <w:szCs w:val="20"/>
                <w:rtl/>
                <w:lang w:bidi="fa-IR"/>
              </w:rPr>
              <w:t>اهالی روستا</w:t>
            </w:r>
          </w:p>
        </w:tc>
        <w:tc>
          <w:tcPr>
            <w:tcW w:w="5490" w:type="dxa"/>
            <w:noWrap/>
            <w:vAlign w:val="center"/>
            <w:hideMark/>
          </w:tcPr>
          <w:p w14:paraId="6C3B2EB2" w14:textId="77777777" w:rsidR="00A06196" w:rsidRPr="00BD2B24" w:rsidRDefault="00A06196">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Change w:id="5095" w:author="Mehrnazi Boojari" w:date="2019-01-10T23:43:00Z">
                <w:pPr>
                  <w:spacing w:after="160" w:line="259" w:lineRule="auto"/>
                  <w:jc w:val="right"/>
                  <w:cnfStyle w:val="000000000000" w:firstRow="0" w:lastRow="0" w:firstColumn="0" w:lastColumn="0" w:oddVBand="0" w:evenVBand="0" w:oddHBand="0" w:evenHBand="0" w:firstRowFirstColumn="0" w:firstRowLastColumn="0" w:lastRowFirstColumn="0" w:lastRowLastColumn="0"/>
                </w:pPr>
              </w:pPrChange>
            </w:pPr>
            <w:r w:rsidRPr="00BD2B24">
              <w:rPr>
                <w:rFonts w:ascii="B Lotus" w:eastAsia="Times New Roman" w:hAnsi="B Lotus" w:cs="B Lotus"/>
                <w:color w:val="000000"/>
                <w:sz w:val="20"/>
                <w:szCs w:val="20"/>
                <w:rtl/>
              </w:rPr>
              <w:t>فعال</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ت</w:t>
            </w:r>
            <w:r w:rsidRPr="00BD2B24">
              <w:rPr>
                <w:rFonts w:ascii="B Lotus" w:eastAsia="Times New Roman" w:hAnsi="B Lotus" w:cs="B Lotus"/>
                <w:color w:val="000000"/>
                <w:sz w:val="20"/>
                <w:szCs w:val="20"/>
                <w:rtl/>
              </w:rPr>
              <w:t xml:space="preserve"> اقتصادي </w:t>
            </w:r>
            <w:del w:id="5096" w:author="Mehrnazi Boojari" w:date="2019-01-10T23:42:00Z">
              <w:r w:rsidRPr="00BD2B24" w:rsidDel="00FC78A5">
                <w:rPr>
                  <w:rFonts w:ascii="B Lotus" w:eastAsia="Times New Roman" w:hAnsi="B Lotus" w:cs="B Lotus"/>
                  <w:color w:val="000000"/>
                  <w:sz w:val="20"/>
                  <w:szCs w:val="20"/>
                  <w:rtl/>
                </w:rPr>
                <w:delText xml:space="preserve">غالب </w:delText>
              </w:r>
            </w:del>
            <w:ins w:id="5097" w:author="Mehrnazi Boojari" w:date="2019-01-10T23:42:00Z">
              <w:r w:rsidR="00FC78A5">
                <w:rPr>
                  <w:rFonts w:ascii="B Lotus" w:eastAsia="Times New Roman" w:hAnsi="B Lotus" w:cs="B Lotus" w:hint="cs"/>
                  <w:color w:val="000000"/>
                  <w:sz w:val="20"/>
                  <w:szCs w:val="20"/>
                  <w:rtl/>
                </w:rPr>
                <w:t>اکثر</w:t>
              </w:r>
              <w:r w:rsidR="00FC78A5" w:rsidRPr="00BD2B24">
                <w:rPr>
                  <w:rFonts w:ascii="B Lotus" w:eastAsia="Times New Roman" w:hAnsi="B Lotus" w:cs="B Lotus"/>
                  <w:color w:val="000000"/>
                  <w:sz w:val="20"/>
                  <w:szCs w:val="20"/>
                  <w:rtl/>
                </w:rPr>
                <w:t xml:space="preserve"> </w:t>
              </w:r>
            </w:ins>
            <w:r w:rsidRPr="00BD2B24">
              <w:rPr>
                <w:rFonts w:ascii="B Lotus" w:eastAsia="Times New Roman" w:hAnsi="B Lotus" w:cs="B Lotus"/>
                <w:color w:val="000000"/>
                <w:sz w:val="20"/>
                <w:szCs w:val="20"/>
                <w:rtl/>
              </w:rPr>
              <w:t>اهال</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روستا</w:t>
            </w:r>
            <w:del w:id="5098" w:author="Mehrnazi Boojari" w:date="2019-01-10T23:43:00Z">
              <w:r w:rsidRPr="00BD2B24" w:rsidDel="00FC78A5">
                <w:rPr>
                  <w:rFonts w:ascii="B Lotus" w:eastAsia="Times New Roman" w:hAnsi="B Lotus" w:cs="B Lotus" w:hint="cs"/>
                  <w:color w:val="000000"/>
                  <w:sz w:val="20"/>
                  <w:szCs w:val="20"/>
                  <w:rtl/>
                </w:rPr>
                <w:delText xml:space="preserve">؛ </w:delText>
              </w:r>
            </w:del>
            <w:ins w:id="5099" w:author="Mehrnazi Boojari" w:date="2019-01-10T23:43:00Z">
              <w:r w:rsidR="00FC78A5">
                <w:rPr>
                  <w:rFonts w:ascii="B Lotus" w:eastAsia="Times New Roman" w:hAnsi="B Lotus" w:cs="B Lotus" w:hint="cs"/>
                  <w:color w:val="000000"/>
                  <w:sz w:val="20"/>
                  <w:szCs w:val="20"/>
                  <w:rtl/>
                </w:rPr>
                <w:t>:</w:t>
              </w:r>
              <w:r w:rsidR="00FC78A5" w:rsidRPr="00BD2B24">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نوع فعال</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ت</w:t>
            </w:r>
            <w:r w:rsidRPr="00BD2B24">
              <w:rPr>
                <w:rFonts w:ascii="B Lotus" w:eastAsia="Times New Roman" w:hAnsi="B Lotus" w:cs="B Lotus"/>
                <w:color w:val="000000"/>
                <w:sz w:val="20"/>
                <w:szCs w:val="20"/>
                <w:rtl/>
              </w:rPr>
              <w:t xml:space="preserve"> اقتصادي است که ب</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شتر</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ن</w:t>
            </w:r>
            <w:r w:rsidRPr="00BD2B24">
              <w:rPr>
                <w:rFonts w:ascii="B Lotus" w:eastAsia="Times New Roman" w:hAnsi="B Lotus" w:cs="B Lotus"/>
                <w:color w:val="000000"/>
                <w:sz w:val="20"/>
                <w:szCs w:val="20"/>
                <w:rtl/>
              </w:rPr>
              <w:t xml:space="preserve"> افراد فعال و شاغل روستا به آن اشتغال دارند</w:t>
            </w:r>
            <w:del w:id="5100" w:author="Mehrnazi Boojari" w:date="2019-01-10T23:43:00Z">
              <w:r w:rsidRPr="00BD2B24" w:rsidDel="00FC78A5">
                <w:rPr>
                  <w:rFonts w:ascii="B Lotus" w:eastAsia="Times New Roman" w:hAnsi="B Lotus" w:cs="B Lotus" w:hint="cs"/>
                  <w:color w:val="000000"/>
                  <w:sz w:val="20"/>
                  <w:szCs w:val="20"/>
                  <w:rtl/>
                </w:rPr>
                <w:delText>.</w:delText>
              </w:r>
            </w:del>
            <w:ins w:id="5101" w:author="Mehrnazi Boojari" w:date="2019-01-10T23:43:00Z">
              <w:r w:rsidR="00FC78A5">
                <w:rPr>
                  <w:rFonts w:ascii="B Lotus" w:eastAsia="Times New Roman" w:hAnsi="B Lotus" w:cs="B Lotus" w:hint="cs"/>
                  <w:color w:val="000000"/>
                  <w:sz w:val="20"/>
                  <w:szCs w:val="20"/>
                  <w:rtl/>
                </w:rPr>
                <w:t xml:space="preserve">، </w:t>
              </w:r>
            </w:ins>
            <w:r w:rsidRPr="00BD2B24">
              <w:rPr>
                <w:rFonts w:ascii="B Lotus" w:eastAsia="Times New Roman" w:hAnsi="B Lotus" w:cs="B Lotus" w:hint="cs"/>
                <w:color w:val="000000"/>
                <w:sz w:val="20"/>
                <w:szCs w:val="20"/>
                <w:rtl/>
              </w:rPr>
              <w:t>که به دو دسته کشاورزی و خدمات و صنعت تقسیم</w:t>
            </w:r>
            <w:ins w:id="5102" w:author="Mehrnazi Boojari" w:date="2019-01-10T23:39:00Z">
              <w:r w:rsidR="00E71ACD">
                <w:rPr>
                  <w:rFonts w:ascii="B Lotus" w:eastAsia="Times New Roman" w:hAnsi="B Lotus" w:cs="B Nazanin" w:hint="cs"/>
                  <w:color w:val="000000"/>
                  <w:sz w:val="20"/>
                  <w:szCs w:val="20"/>
                  <w:rtl/>
                </w:rPr>
                <w:t>‌</w:t>
              </w:r>
            </w:ins>
            <w:del w:id="5103" w:author="Mehrnazi Boojari" w:date="2019-01-07T10:01:00Z">
              <w:r w:rsidRPr="00BD2B24" w:rsidDel="00A31D6F">
                <w:rPr>
                  <w:rFonts w:ascii="B Lotus" w:eastAsia="Times New Roman" w:hAnsi="B Lotus" w:cs="B Lotus" w:hint="cs"/>
                  <w:color w:val="000000"/>
                  <w:sz w:val="20"/>
                  <w:szCs w:val="20"/>
                  <w:rtl/>
                </w:rPr>
                <w:delText xml:space="preserve"> بندی </w:delText>
              </w:r>
            </w:del>
            <w:ins w:id="5104" w:author="Mehrnazi Boojari" w:date="2019-01-07T10:01:00Z">
              <w:r w:rsidR="00A31D6F">
                <w:rPr>
                  <w:rFonts w:ascii="B Lotus" w:eastAsia="Times New Roman" w:hAnsi="B Lotus" w:cs="B Lotus" w:hint="cs"/>
                  <w:color w:val="000000"/>
                  <w:sz w:val="20"/>
                  <w:szCs w:val="20"/>
                  <w:rtl/>
                </w:rPr>
                <w:t xml:space="preserve">‌بندی </w:t>
              </w:r>
            </w:ins>
            <w:r w:rsidRPr="00BD2B24">
              <w:rPr>
                <w:rFonts w:ascii="B Lotus" w:eastAsia="Times New Roman" w:hAnsi="B Lotus" w:cs="B Lotus" w:hint="cs"/>
                <w:color w:val="000000"/>
                <w:sz w:val="20"/>
                <w:szCs w:val="20"/>
                <w:rtl/>
              </w:rPr>
              <w:t>شده است</w:t>
            </w:r>
            <w:del w:id="5105" w:author="Mehrnazi Boojari" w:date="2019-01-07T10:09:00Z">
              <w:r w:rsidRPr="00BD2B24" w:rsidDel="00A31D6F">
                <w:rPr>
                  <w:rFonts w:ascii="B Lotus" w:eastAsia="Times New Roman" w:hAnsi="B Lotus" w:cs="B Lotus" w:hint="cs"/>
                  <w:color w:val="000000"/>
                  <w:sz w:val="20"/>
                  <w:szCs w:val="20"/>
                  <w:rtl/>
                </w:rPr>
                <w:delText xml:space="preserve"> .</w:delText>
              </w:r>
            </w:del>
            <w:ins w:id="5106" w:author="Mehrnazi Boojari" w:date="2019-01-07T10:09:00Z">
              <w:r w:rsidR="00A31D6F">
                <w:rPr>
                  <w:rFonts w:ascii="B Lotus" w:eastAsia="Times New Roman" w:hAnsi="B Lotus" w:cs="B Lotus" w:hint="cs"/>
                  <w:color w:val="000000"/>
                  <w:sz w:val="20"/>
                  <w:szCs w:val="20"/>
                </w:rPr>
                <w:t>.</w:t>
              </w:r>
            </w:ins>
          </w:p>
        </w:tc>
      </w:tr>
      <w:tr w:rsidR="00A06196" w:rsidRPr="00BD2B24" w14:paraId="7003CC7B"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58985B76"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وضعیت کارگاه تولید صنایع دستی</w:t>
            </w:r>
          </w:p>
        </w:tc>
        <w:tc>
          <w:tcPr>
            <w:tcW w:w="5490" w:type="dxa"/>
            <w:noWrap/>
            <w:vAlign w:val="center"/>
            <w:hideMark/>
          </w:tcPr>
          <w:p w14:paraId="67F9AA36" w14:textId="77777777" w:rsidR="00A06196" w:rsidRPr="00BD2B24" w:rsidRDefault="00A06196">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Change w:id="5107" w:author="Mehrnazi Boojari" w:date="2019-01-10T23:39:00Z">
                <w:pPr>
                  <w:spacing w:after="160" w:line="259" w:lineRule="auto"/>
                  <w:jc w:val="right"/>
                  <w:cnfStyle w:val="000000100000" w:firstRow="0" w:lastRow="0" w:firstColumn="0" w:lastColumn="0" w:oddVBand="0" w:evenVBand="0" w:oddHBand="1" w:evenHBand="0" w:firstRowFirstColumn="0" w:firstRowLastColumn="0" w:lastRowFirstColumn="0" w:lastRowLastColumn="0"/>
                </w:pPr>
              </w:pPrChange>
            </w:pPr>
            <w:r w:rsidRPr="00BD2B24">
              <w:rPr>
                <w:rFonts w:ascii="B Lotus" w:eastAsia="Times New Roman" w:hAnsi="B Lotus" w:cs="B Lotus" w:hint="cs"/>
                <w:color w:val="000000"/>
                <w:sz w:val="20"/>
                <w:szCs w:val="20"/>
                <w:rtl/>
              </w:rPr>
              <w:t>داشتن یا نداشتن کارگاه تولید صنایع دستی مد نظر است</w:t>
            </w:r>
            <w:del w:id="5108" w:author="Mehrnazi Boojari" w:date="2019-01-07T09:53:00Z">
              <w:r w:rsidRPr="00BD2B24" w:rsidDel="006F7CCF">
                <w:rPr>
                  <w:rFonts w:ascii="B Lotus" w:eastAsia="Times New Roman" w:hAnsi="B Lotus" w:cs="B Lotus" w:hint="cs"/>
                  <w:color w:val="000000"/>
                  <w:sz w:val="20"/>
                  <w:szCs w:val="20"/>
                  <w:rtl/>
                </w:rPr>
                <w:delText xml:space="preserve"> . </w:delText>
              </w:r>
            </w:del>
            <w:ins w:id="5109" w:author="Mehrnazi Boojari" w:date="2019-01-07T09:53:00Z">
              <w:r w:rsidR="006F7CCF">
                <w:rPr>
                  <w:rFonts w:ascii="B Lotus" w:eastAsia="Times New Roman" w:hAnsi="B Lotus" w:cs="B Lotus" w:hint="cs"/>
                  <w:color w:val="000000"/>
                  <w:sz w:val="20"/>
                  <w:szCs w:val="20"/>
                </w:rPr>
                <w:t>.</w:t>
              </w:r>
            </w:ins>
            <w:ins w:id="5110" w:author="Mehrnazi Boojari" w:date="2019-01-10T23:39:00Z">
              <w:r w:rsidR="00E71ACD">
                <w:rPr>
                  <w:rFonts w:ascii="B Lotus" w:eastAsia="Times New Roman" w:hAnsi="B Lotus" w:cs="B Nazanin" w:hint="cs"/>
                  <w:color w:val="000000"/>
                  <w:sz w:val="20"/>
                  <w:szCs w:val="20"/>
                </w:rPr>
                <w:t>‌</w:t>
              </w:r>
            </w:ins>
          </w:p>
        </w:tc>
      </w:tr>
      <w:tr w:rsidR="00A06196" w:rsidRPr="00BD2B24" w14:paraId="14929D66"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5CC875FB"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نوع بافت مسکونی</w:t>
            </w:r>
          </w:p>
        </w:tc>
        <w:tc>
          <w:tcPr>
            <w:tcW w:w="5490" w:type="dxa"/>
            <w:noWrap/>
            <w:vAlign w:val="center"/>
            <w:hideMark/>
          </w:tcPr>
          <w:p w14:paraId="1162FC39" w14:textId="77777777" w:rsidR="00A06196" w:rsidRPr="00BD2B24" w:rsidRDefault="00A06196" w:rsidP="00A06196">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بافت مسکونی در سه دسته</w:t>
            </w:r>
            <w:del w:id="5111" w:author="Mehrnazi Boojari" w:date="2019-01-08T01:32:00Z">
              <w:r w:rsidRPr="00BD2B24" w:rsidDel="00952B49">
                <w:rPr>
                  <w:rFonts w:ascii="B Lotus" w:eastAsia="Times New Roman" w:hAnsi="B Lotus" w:cs="B Lotus" w:hint="cs"/>
                  <w:color w:val="000000"/>
                  <w:sz w:val="20"/>
                  <w:szCs w:val="20"/>
                  <w:rtl/>
                </w:rPr>
                <w:delText xml:space="preserve"> :</w:delText>
              </w:r>
            </w:del>
            <w:ins w:id="5112" w:author="Mehrnazi Boojari" w:date="2019-01-08T01:32:00Z">
              <w:r w:rsidR="00952B49">
                <w:rPr>
                  <w:rFonts w:ascii="B Lotus" w:eastAsia="Times New Roman" w:hAnsi="B Lotus" w:cs="B Lotus" w:hint="cs"/>
                  <w:color w:val="000000"/>
                  <w:sz w:val="20"/>
                  <w:szCs w:val="20"/>
                  <w:rtl/>
                </w:rPr>
                <w:t>:</w:t>
              </w:r>
            </w:ins>
          </w:p>
          <w:p w14:paraId="1D72C89D" w14:textId="77777777" w:rsidR="00A06196" w:rsidRDefault="00A06196" w:rsidP="00FC78A5">
            <w:pPr>
              <w:bidi/>
              <w:cnfStyle w:val="000000000000" w:firstRow="0" w:lastRow="0" w:firstColumn="0" w:lastColumn="0" w:oddVBand="0" w:evenVBand="0" w:oddHBand="0" w:evenHBand="0" w:firstRowFirstColumn="0" w:firstRowLastColumn="0" w:lastRowFirstColumn="0" w:lastRowLastColumn="0"/>
              <w:rPr>
                <w:ins w:id="5113" w:author="Mehrnazi Boojari" w:date="2019-01-10T23:44:00Z"/>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بافت متراکم</w:t>
            </w:r>
            <w:del w:id="5114" w:author="Mehrnazi Boojari" w:date="2019-01-07T10:35:00Z">
              <w:r w:rsidRPr="00BD2B24" w:rsidDel="006C73A5">
                <w:rPr>
                  <w:rFonts w:ascii="B Lotus" w:eastAsia="Times New Roman" w:hAnsi="B Lotus" w:cs="B Lotus" w:hint="cs"/>
                  <w:color w:val="000000"/>
                  <w:sz w:val="20"/>
                  <w:szCs w:val="20"/>
                  <w:rtl/>
                </w:rPr>
                <w:delText xml:space="preserve"> :</w:delText>
              </w:r>
              <w:r w:rsidRPr="00BD2B24" w:rsidDel="006C73A5">
                <w:rPr>
                  <w:rFonts w:ascii="B Lotus" w:eastAsia="Calibri" w:hAnsi="B Lotus" w:cs="B Lotus"/>
                  <w:color w:val="000000"/>
                  <w:sz w:val="20"/>
                  <w:szCs w:val="20"/>
                  <w:rtl/>
                </w:rPr>
                <w:delText xml:space="preserve"> </w:delText>
              </w:r>
            </w:del>
            <w:ins w:id="5115" w:author="Mehrnazi Boojari" w:date="2019-01-07T10:35:00Z">
              <w:r w:rsidR="006C73A5">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چنانچه واحدهاي مسکونی روستا</w:t>
            </w:r>
            <w:del w:id="5116" w:author="Mehrnazi Boojari" w:date="2019-01-10T23:43:00Z">
              <w:r w:rsidRPr="00BD2B24" w:rsidDel="00FC78A5">
                <w:rPr>
                  <w:rFonts w:ascii="B Lotus" w:eastAsia="Times New Roman" w:hAnsi="B Lotus" w:cs="B Lotus"/>
                  <w:color w:val="000000"/>
                  <w:sz w:val="20"/>
                  <w:szCs w:val="20"/>
                  <w:rtl/>
                </w:rPr>
                <w:delText>،</w:delText>
              </w:r>
            </w:del>
            <w:r w:rsidRPr="00BD2B24">
              <w:rPr>
                <w:rFonts w:ascii="B Lotus" w:eastAsia="Times New Roman" w:hAnsi="B Lotus" w:cs="B Lotus"/>
                <w:color w:val="000000"/>
                <w:sz w:val="20"/>
                <w:szCs w:val="20"/>
                <w:rtl/>
              </w:rPr>
              <w:t xml:space="preserve"> به هم پیوسته و با فاصل</w:t>
            </w:r>
            <w:del w:id="5117" w:author="Mehrnazi Boojari" w:date="2019-01-08T02:14:00Z">
              <w:r w:rsidRPr="00BD2B24" w:rsidDel="00175889">
                <w:rPr>
                  <w:rFonts w:ascii="B Lotus" w:eastAsia="Times New Roman" w:hAnsi="B Lotus" w:cs="B Lotus"/>
                  <w:color w:val="000000"/>
                  <w:sz w:val="20"/>
                  <w:szCs w:val="20"/>
                  <w:rtl/>
                </w:rPr>
                <w:delText>ه</w:delText>
              </w:r>
              <w:r w:rsidRPr="00BD2B24" w:rsidDel="00175889">
                <w:rPr>
                  <w:rFonts w:ascii="B Lotus" w:eastAsia="Times New Roman" w:hAnsi="B Lotus" w:cs="B Lotus" w:hint="cs"/>
                  <w:color w:val="000000"/>
                  <w:sz w:val="20"/>
                  <w:szCs w:val="20"/>
                  <w:rtl/>
                </w:rPr>
                <w:delText xml:space="preserve"> </w:delText>
              </w:r>
              <w:r w:rsidRPr="00BD2B24" w:rsidDel="00175889">
                <w:rPr>
                  <w:rFonts w:ascii="B Lotus" w:eastAsia="Times New Roman" w:hAnsi="B Lotus" w:cs="B Lotus"/>
                  <w:color w:val="000000"/>
                  <w:sz w:val="20"/>
                  <w:szCs w:val="20"/>
                  <w:rtl/>
                </w:rPr>
                <w:delText xml:space="preserve">ي </w:delText>
              </w:r>
            </w:del>
            <w:ins w:id="5118" w:author="Mehrnazi Boojari" w:date="2019-01-08T02:14:00Z">
              <w:r w:rsidR="00175889">
                <w:rPr>
                  <w:rFonts w:ascii="B Lotus" w:eastAsia="Times New Roman" w:hAnsi="B Lotus" w:cs="B Lotus"/>
                  <w:color w:val="000000"/>
                  <w:sz w:val="20"/>
                  <w:szCs w:val="20"/>
                  <w:rtl/>
                </w:rPr>
                <w:t xml:space="preserve">ۀ </w:t>
              </w:r>
            </w:ins>
            <w:r w:rsidRPr="00BD2B24">
              <w:rPr>
                <w:rFonts w:ascii="B Lotus" w:eastAsia="Times New Roman" w:hAnsi="B Lotus" w:cs="B Lotus"/>
                <w:color w:val="000000"/>
                <w:sz w:val="20"/>
                <w:szCs w:val="20"/>
                <w:rtl/>
              </w:rPr>
              <w:t>بسیار کم از یکدیگر و در کنار هم سـاخته</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شده</w:t>
            </w:r>
            <w:ins w:id="5119" w:author="Mehrnazi Boojari" w:date="2019-01-07T22:44:00Z">
              <w:r w:rsidR="00BF4CE5">
                <w:rPr>
                  <w:rFonts w:ascii="B Lotus" w:eastAsia="Times New Roman" w:hAnsi="B Lotus" w:cs="B Nazanin" w:hint="cs"/>
                  <w:color w:val="000000"/>
                  <w:sz w:val="20"/>
                  <w:szCs w:val="20"/>
                  <w:rtl/>
                </w:rPr>
                <w:t>‌</w:t>
              </w:r>
            </w:ins>
            <w:del w:id="5120" w:author="Mehrnazi Boojari" w:date="2019-01-07T22:44:00Z">
              <w:r w:rsidRPr="00BD2B24" w:rsidDel="00BF4CE5">
                <w:rPr>
                  <w:rFonts w:ascii="B Lotus" w:eastAsia="Times New Roman" w:hAnsi="B Lotus" w:cs="B Lotus" w:hint="cs"/>
                  <w:color w:val="000000"/>
                  <w:sz w:val="20"/>
                  <w:szCs w:val="20"/>
                  <w:rtl/>
                </w:rPr>
                <w:delText xml:space="preserve"> </w:delText>
              </w:r>
            </w:del>
            <w:r w:rsidRPr="00BD2B24">
              <w:rPr>
                <w:rFonts w:ascii="B Lotus" w:eastAsia="Times New Roman" w:hAnsi="B Lotus" w:cs="B Lotus"/>
                <w:color w:val="000000"/>
                <w:sz w:val="20"/>
                <w:szCs w:val="20"/>
                <w:rtl/>
              </w:rPr>
              <w:t>اند</w:t>
            </w:r>
            <w:ins w:id="5121" w:author="Mehrnazi Boojari" w:date="2019-01-10T23:43:00Z">
              <w:r w:rsidR="00FC78A5">
                <w:rPr>
                  <w:rFonts w:ascii="B Lotus" w:eastAsia="Times New Roman" w:hAnsi="B Lotus" w:cs="B Nazanin" w:hint="cs"/>
                  <w:color w:val="000000"/>
                  <w:sz w:val="20"/>
                  <w:szCs w:val="20"/>
                  <w:rtl/>
                </w:rPr>
                <w:t>‌</w:t>
              </w:r>
            </w:ins>
            <w:del w:id="5122" w:author="Mehrnazi Boojari" w:date="2019-01-10T23:43:00Z">
              <w:r w:rsidRPr="00BD2B24" w:rsidDel="00FC78A5">
                <w:rPr>
                  <w:rFonts w:ascii="B Lotus" w:eastAsia="Times New Roman" w:hAnsi="B Lotus" w:cs="B Lotus"/>
                  <w:color w:val="000000"/>
                  <w:sz w:val="20"/>
                  <w:szCs w:val="20"/>
                  <w:rtl/>
                </w:rPr>
                <w:delText>،</w:delText>
              </w:r>
            </w:del>
            <w:r w:rsidRPr="00BD2B24">
              <w:rPr>
                <w:rFonts w:ascii="B Lotus" w:eastAsia="Times New Roman" w:hAnsi="B Lotus" w:cs="B Lotus"/>
                <w:color w:val="000000"/>
                <w:sz w:val="20"/>
                <w:szCs w:val="20"/>
                <w:rtl/>
              </w:rPr>
              <w:t xml:space="preserve"> متراکم نامیده </w:t>
            </w:r>
            <w:del w:id="5123" w:author="Mehrnazi Boojari" w:date="2019-01-07T22:44:00Z">
              <w:r w:rsidRPr="00BD2B24" w:rsidDel="00BF4CE5">
                <w:rPr>
                  <w:rFonts w:ascii="B Lotus" w:eastAsia="Times New Roman" w:hAnsi="B Lotus" w:cs="B Lotus"/>
                  <w:color w:val="000000"/>
                  <w:sz w:val="20"/>
                  <w:szCs w:val="20"/>
                  <w:rtl/>
                </w:rPr>
                <w:delText>میشوند</w:delText>
              </w:r>
            </w:del>
            <w:ins w:id="5124" w:author="Mehrnazi Boojari" w:date="2019-01-07T22:44:00Z">
              <w:r w:rsidR="00BF4CE5">
                <w:rPr>
                  <w:rFonts w:ascii="B Lotus" w:eastAsia="Times New Roman" w:hAnsi="B Lotus" w:cs="B Lotus"/>
                  <w:color w:val="000000"/>
                  <w:sz w:val="20"/>
                  <w:szCs w:val="20"/>
                  <w:rtl/>
                </w:rPr>
                <w:t>می</w:t>
              </w:r>
              <w:r w:rsidR="00BF4CE5">
                <w:rPr>
                  <w:rFonts w:ascii="B Lotus" w:eastAsia="Times New Roman" w:hAnsi="B Lotus" w:cs="B Lotus" w:hint="cs"/>
                  <w:color w:val="000000"/>
                  <w:sz w:val="20"/>
                  <w:szCs w:val="20"/>
                  <w:rtl/>
                </w:rPr>
                <w:t>‌</w:t>
              </w:r>
              <w:r w:rsidR="00BF4CE5">
                <w:rPr>
                  <w:rFonts w:ascii="B Lotus" w:eastAsia="Times New Roman" w:hAnsi="B Lotus" w:cs="B Lotus"/>
                  <w:color w:val="000000"/>
                  <w:sz w:val="20"/>
                  <w:szCs w:val="20"/>
                  <w:rtl/>
                </w:rPr>
                <w:t>شوند</w:t>
              </w:r>
              <w:r w:rsidR="00BF4CE5">
                <w:rPr>
                  <w:rFonts w:ascii="B Lotus" w:eastAsia="Times New Roman" w:hAnsi="B Lotus" w:cs="B Lotus" w:hint="cs"/>
                  <w:color w:val="000000"/>
                  <w:sz w:val="20"/>
                  <w:szCs w:val="20"/>
                  <w:rtl/>
                </w:rPr>
                <w:t>.</w:t>
              </w:r>
            </w:ins>
          </w:p>
          <w:p w14:paraId="5786E176" w14:textId="77777777" w:rsidR="00FC78A5" w:rsidRPr="00BD2B24" w:rsidRDefault="00FC78A5" w:rsidP="00B706E4">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ins w:id="5125" w:author="Mehrnazi Boojari" w:date="2019-01-10T23:44:00Z">
              <w:r w:rsidRPr="00BD2B24">
                <w:rPr>
                  <w:rFonts w:ascii="B Lotus" w:eastAsia="Times New Roman" w:hAnsi="B Lotus" w:cs="B Lotus" w:hint="cs"/>
                  <w:color w:val="000000"/>
                  <w:sz w:val="20"/>
                  <w:szCs w:val="20"/>
                  <w:rtl/>
                </w:rPr>
                <w:t>بافت غیرمتراکم</w:t>
              </w:r>
              <w:r>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چنانچه واحدهاي مسکونی روستا با فاصل</w:t>
              </w:r>
              <w:r>
                <w:rPr>
                  <w:rFonts w:ascii="B Lotus" w:eastAsia="Times New Roman" w:hAnsi="B Lotus" w:cs="B Lotus"/>
                  <w:color w:val="000000"/>
                  <w:sz w:val="20"/>
                  <w:szCs w:val="20"/>
                  <w:rtl/>
                </w:rPr>
                <w:t xml:space="preserve">ۀ </w:t>
              </w:r>
              <w:r w:rsidRPr="00BD2B24">
                <w:rPr>
                  <w:rFonts w:ascii="B Lotus" w:eastAsia="Times New Roman" w:hAnsi="B Lotus" w:cs="B Lotus"/>
                  <w:color w:val="000000"/>
                  <w:sz w:val="20"/>
                  <w:szCs w:val="20"/>
                  <w:rtl/>
                </w:rPr>
                <w:t>زیاد از</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یکدیگر</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و بـه</w:t>
              </w:r>
              <w:r>
                <w:rPr>
                  <w:rFonts w:ascii="B Lotus" w:eastAsia="Times New Roman" w:hAnsi="B Lotus" w:cs="B Nazanin" w:hint="cs"/>
                  <w:color w:val="000000"/>
                  <w:sz w:val="20"/>
                  <w:szCs w:val="20"/>
                  <w:rtl/>
                </w:rPr>
                <w:t>‌</w:t>
              </w:r>
              <w:r w:rsidRPr="00BD2B24">
                <w:rPr>
                  <w:rFonts w:ascii="B Lotus" w:eastAsia="Times New Roman" w:hAnsi="B Lotus" w:cs="B Lotus"/>
                  <w:color w:val="000000"/>
                  <w:sz w:val="20"/>
                  <w:szCs w:val="20"/>
                  <w:rtl/>
                </w:rPr>
                <w:t>طـور پراکنـده سـاخته شـده</w:t>
              </w:r>
              <w:r w:rsidR="00B706E4">
                <w:rPr>
                  <w:rFonts w:ascii="B Lotus" w:eastAsia="Times New Roman" w:hAnsi="B Lotus" w:cs="B Nazanin" w:hint="cs"/>
                  <w:color w:val="000000"/>
                  <w:sz w:val="20"/>
                  <w:szCs w:val="20"/>
                  <w:rtl/>
                </w:rPr>
                <w:t>‌</w:t>
              </w:r>
              <w:r w:rsidRPr="00BD2B24">
                <w:rPr>
                  <w:rFonts w:ascii="B Lotus" w:eastAsia="Times New Roman" w:hAnsi="B Lotus" w:cs="B Lotus"/>
                  <w:color w:val="000000"/>
                  <w:sz w:val="20"/>
                  <w:szCs w:val="20"/>
                  <w:rtl/>
                </w:rPr>
                <w:t>انـد</w:t>
              </w:r>
              <w:r w:rsidR="00B706E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 xml:space="preserve">غیرمتراکم نامیده </w:t>
              </w:r>
              <w:r>
                <w:rPr>
                  <w:rFonts w:ascii="B Lotus" w:eastAsia="Times New Roman" w:hAnsi="B Lotus" w:cs="B Lotus"/>
                  <w:color w:val="000000"/>
                  <w:sz w:val="20"/>
                  <w:szCs w:val="20"/>
                  <w:rtl/>
                </w:rPr>
                <w:t>می</w:t>
              </w:r>
              <w:r>
                <w:rPr>
                  <w:rFonts w:ascii="B Lotus" w:eastAsia="Times New Roman" w:hAnsi="B Lotus" w:cs="B Lotus" w:hint="cs"/>
                  <w:color w:val="000000"/>
                  <w:sz w:val="20"/>
                  <w:szCs w:val="20"/>
                  <w:rtl/>
                </w:rPr>
                <w:t>‌</w:t>
              </w:r>
              <w:r>
                <w:rPr>
                  <w:rFonts w:ascii="B Lotus" w:eastAsia="Times New Roman" w:hAnsi="B Lotus" w:cs="B Lotus"/>
                  <w:color w:val="000000"/>
                  <w:sz w:val="20"/>
                  <w:szCs w:val="20"/>
                  <w:rtl/>
                </w:rPr>
                <w:t>شوند</w:t>
              </w:r>
              <w:r w:rsidRPr="00BD2B24">
                <w:rPr>
                  <w:rFonts w:ascii="B Lotus" w:eastAsia="Times New Roman" w:hAnsi="B Lotus" w:cs="B Lotus" w:hint="cs"/>
                  <w:color w:val="000000"/>
                  <w:sz w:val="20"/>
                  <w:szCs w:val="20"/>
                  <w:rtl/>
                </w:rPr>
                <w:t>.</w:t>
              </w:r>
            </w:ins>
          </w:p>
          <w:p w14:paraId="6C844F12" w14:textId="77777777" w:rsidR="00A06196" w:rsidRPr="00BD2B24" w:rsidDel="00B706E4" w:rsidRDefault="00A06196" w:rsidP="00FC78A5">
            <w:pPr>
              <w:bidi/>
              <w:cnfStyle w:val="000000000000" w:firstRow="0" w:lastRow="0" w:firstColumn="0" w:lastColumn="0" w:oddVBand="0" w:evenVBand="0" w:oddHBand="0" w:evenHBand="0" w:firstRowFirstColumn="0" w:firstRowLastColumn="0" w:lastRowFirstColumn="0" w:lastRowLastColumn="0"/>
              <w:rPr>
                <w:del w:id="5126" w:author="Mehrnazi Boojari" w:date="2019-01-10T23:44:00Z"/>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بافت نیمه</w:t>
            </w:r>
            <w:ins w:id="5127" w:author="Mehrnazi Boojari" w:date="2019-01-10T23:40:00Z">
              <w:r w:rsidR="00E71ACD">
                <w:rPr>
                  <w:rFonts w:ascii="B Lotus" w:eastAsia="Times New Roman" w:hAnsi="B Lotus" w:cs="B Nazanin" w:hint="cs"/>
                  <w:color w:val="000000"/>
                  <w:sz w:val="20"/>
                  <w:szCs w:val="20"/>
                  <w:rtl/>
                </w:rPr>
                <w:t>‌</w:t>
              </w:r>
            </w:ins>
            <w:del w:id="5128" w:author="Mehrnazi Boojari" w:date="2019-01-10T23:40:00Z">
              <w:r w:rsidRPr="00BD2B24" w:rsidDel="00E71ACD">
                <w:rPr>
                  <w:rFonts w:ascii="B Lotus" w:eastAsia="Times New Roman" w:hAnsi="B Lotus" w:cs="B Lotus" w:hint="cs"/>
                  <w:color w:val="000000"/>
                  <w:sz w:val="20"/>
                  <w:szCs w:val="20"/>
                  <w:rtl/>
                </w:rPr>
                <w:delText xml:space="preserve"> </w:delText>
              </w:r>
            </w:del>
            <w:r w:rsidRPr="00BD2B24">
              <w:rPr>
                <w:rFonts w:ascii="B Lotus" w:eastAsia="Times New Roman" w:hAnsi="B Lotus" w:cs="B Lotus" w:hint="cs"/>
                <w:color w:val="000000"/>
                <w:sz w:val="20"/>
                <w:szCs w:val="20"/>
                <w:rtl/>
              </w:rPr>
              <w:t>متراکم</w:t>
            </w:r>
            <w:del w:id="5129" w:author="Mehrnazi Boojari" w:date="2019-01-07T10:35:00Z">
              <w:r w:rsidRPr="00BD2B24" w:rsidDel="006C73A5">
                <w:rPr>
                  <w:rFonts w:ascii="B Lotus" w:eastAsia="Times New Roman" w:hAnsi="B Lotus" w:cs="B Lotus" w:hint="cs"/>
                  <w:color w:val="000000"/>
                  <w:sz w:val="20"/>
                  <w:szCs w:val="20"/>
                  <w:rtl/>
                </w:rPr>
                <w:delText xml:space="preserve"> :</w:delText>
              </w:r>
              <w:r w:rsidRPr="00BD2B24" w:rsidDel="006C73A5">
                <w:rPr>
                  <w:rFonts w:ascii="B Lotus" w:eastAsia="Calibri" w:hAnsi="B Lotus" w:cs="B Lotus"/>
                  <w:color w:val="000000"/>
                  <w:sz w:val="20"/>
                  <w:szCs w:val="20"/>
                  <w:rtl/>
                </w:rPr>
                <w:delText xml:space="preserve"> </w:delText>
              </w:r>
            </w:del>
            <w:ins w:id="5130" w:author="Mehrnazi Boojari" w:date="2019-01-07T10:35:00Z">
              <w:r w:rsidR="006C73A5">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چنانچه واحدهاي مسکونی روستا با هیچ</w:t>
            </w:r>
            <w:ins w:id="5131" w:author="Mehrnazi Boojari" w:date="2019-01-10T23:40:00Z">
              <w:r w:rsidR="00E71ACD">
                <w:rPr>
                  <w:rFonts w:ascii="B Lotus" w:eastAsia="Times New Roman" w:hAnsi="B Lotus" w:cs="B Nazanin" w:hint="cs"/>
                  <w:color w:val="000000"/>
                  <w:sz w:val="20"/>
                  <w:szCs w:val="20"/>
                  <w:rtl/>
                </w:rPr>
                <w:t>‌</w:t>
              </w:r>
            </w:ins>
            <w:del w:id="5132" w:author="Mehrnazi Boojari" w:date="2019-01-10T23:40:00Z">
              <w:r w:rsidRPr="00BD2B24" w:rsidDel="00E71ACD">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یک از دو حالت</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فوق</w:t>
            </w:r>
            <w:ins w:id="5133" w:author="Mehrnazi Boojari" w:date="2019-01-10T23:43:00Z">
              <w:r w:rsidR="00FC78A5">
                <w:rPr>
                  <w:rFonts w:ascii="B Lotus" w:eastAsia="Times New Roman" w:hAnsi="B Lotus" w:cs="B Nazanin" w:hint="cs"/>
                  <w:color w:val="000000"/>
                  <w:sz w:val="20"/>
                  <w:szCs w:val="20"/>
                  <w:rtl/>
                </w:rPr>
                <w:t>‌</w:t>
              </w:r>
            </w:ins>
            <w:del w:id="5134" w:author="Mehrnazi Boojari" w:date="2019-01-10T23:43:00Z">
              <w:r w:rsidRPr="00BD2B24" w:rsidDel="00FC78A5">
                <w:rPr>
                  <w:rFonts w:ascii="B Lotus" w:eastAsia="Times New Roman" w:hAnsi="B Lotus" w:cs="B Lotus"/>
                  <w:color w:val="000000"/>
                  <w:sz w:val="20"/>
                  <w:szCs w:val="20"/>
                  <w:rtl/>
                </w:rPr>
                <w:delText>،</w:delText>
              </w:r>
            </w:del>
            <w:r w:rsidRPr="00BD2B24">
              <w:rPr>
                <w:rFonts w:ascii="B Lotus" w:eastAsia="Times New Roman" w:hAnsi="B Lotus" w:cs="B Lotus"/>
                <w:color w:val="000000"/>
                <w:sz w:val="20"/>
                <w:szCs w:val="20"/>
                <w:rtl/>
              </w:rPr>
              <w:t xml:space="preserve"> </w:t>
            </w:r>
            <w:del w:id="5135" w:author="Mehrnazi Boojari" w:date="2019-01-10T23:40:00Z">
              <w:r w:rsidRPr="00BD2B24" w:rsidDel="00E71ACD">
                <w:rPr>
                  <w:rFonts w:ascii="B Lotus" w:eastAsia="Times New Roman" w:hAnsi="B Lotus" w:cs="B Lotus"/>
                  <w:color w:val="000000"/>
                  <w:sz w:val="20"/>
                  <w:szCs w:val="20"/>
                  <w:rtl/>
                </w:rPr>
                <w:delText xml:space="preserve">بهطور </w:delText>
              </w:r>
            </w:del>
            <w:ins w:id="5136" w:author="Mehrnazi Boojari" w:date="2019-01-10T23:40:00Z">
              <w:r w:rsidR="00E71ACD" w:rsidRPr="00BD2B24">
                <w:rPr>
                  <w:rFonts w:ascii="B Lotus" w:eastAsia="Times New Roman" w:hAnsi="B Lotus" w:cs="B Lotus"/>
                  <w:color w:val="000000"/>
                  <w:sz w:val="20"/>
                  <w:szCs w:val="20"/>
                  <w:rtl/>
                </w:rPr>
                <w:t>به</w:t>
              </w:r>
              <w:r w:rsidR="00E71ACD">
                <w:rPr>
                  <w:rFonts w:ascii="B Lotus" w:eastAsia="Times New Roman" w:hAnsi="B Lotus" w:cs="B Nazanin" w:hint="cs"/>
                  <w:color w:val="000000"/>
                  <w:sz w:val="20"/>
                  <w:szCs w:val="20"/>
                  <w:rtl/>
                </w:rPr>
                <w:t>‌</w:t>
              </w:r>
              <w:r w:rsidR="00E71ACD" w:rsidRPr="00BD2B24">
                <w:rPr>
                  <w:rFonts w:ascii="B Lotus" w:eastAsia="Times New Roman" w:hAnsi="B Lotus" w:cs="B Lotus"/>
                  <w:color w:val="000000"/>
                  <w:sz w:val="20"/>
                  <w:szCs w:val="20"/>
                  <w:rtl/>
                </w:rPr>
                <w:t>طور</w:t>
              </w:r>
              <w:r w:rsidR="00E71ACD">
                <w:rPr>
                  <w:rFonts w:ascii="B Lotus" w:eastAsia="Times New Roman" w:hAnsi="B Lotus" w:cs="Times New Roman" w:hint="cs"/>
                  <w:color w:val="000000"/>
                  <w:sz w:val="20"/>
                  <w:szCs w:val="20"/>
                  <w:rtl/>
                </w:rPr>
                <w:t> </w:t>
              </w:r>
            </w:ins>
            <w:r w:rsidRPr="00BD2B24">
              <w:rPr>
                <w:rFonts w:ascii="B Lotus" w:eastAsia="Times New Roman" w:hAnsi="B Lotus" w:cs="B Lotus"/>
                <w:color w:val="000000"/>
                <w:sz w:val="20"/>
                <w:szCs w:val="20"/>
                <w:rtl/>
              </w:rPr>
              <w:t>کامل منطبق نبود، یعنـی نـه</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کاملاً متراکم و نه کاملاً پراکنده باشند، نیمه</w:t>
            </w:r>
            <w:ins w:id="5137" w:author="Mehrnazi Boojari" w:date="2019-01-07T22:45:00Z">
              <w:r w:rsidR="00BF4CE5">
                <w:rPr>
                  <w:rFonts w:ascii="B Lotus" w:eastAsia="Times New Roman" w:hAnsi="B Lotus" w:cs="B Nazanin" w:hint="cs"/>
                  <w:color w:val="000000"/>
                  <w:sz w:val="20"/>
                  <w:szCs w:val="20"/>
                  <w:rtl/>
                </w:rPr>
                <w:t>‌</w:t>
              </w:r>
            </w:ins>
            <w:del w:id="5138" w:author="Mehrnazi Boojari" w:date="2019-01-07T22:45:00Z">
              <w:r w:rsidRPr="00BD2B24" w:rsidDel="00BF4CE5">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 xml:space="preserve">متراکم نامیده </w:t>
            </w:r>
            <w:del w:id="5139" w:author="Mehrnazi Boojari" w:date="2019-01-07T22:44:00Z">
              <w:r w:rsidRPr="00BD2B24" w:rsidDel="00BF4CE5">
                <w:rPr>
                  <w:rFonts w:ascii="B Lotus" w:eastAsia="Times New Roman" w:hAnsi="B Lotus" w:cs="B Lotus"/>
                  <w:color w:val="000000"/>
                  <w:sz w:val="20"/>
                  <w:szCs w:val="20"/>
                  <w:rtl/>
                </w:rPr>
                <w:delText>میشوند</w:delText>
              </w:r>
            </w:del>
            <w:ins w:id="5140" w:author="Mehrnazi Boojari" w:date="2019-01-07T22:44:00Z">
              <w:r w:rsidR="00BF4CE5">
                <w:rPr>
                  <w:rFonts w:ascii="B Lotus" w:eastAsia="Times New Roman" w:hAnsi="B Lotus" w:cs="B Lotus"/>
                  <w:color w:val="000000"/>
                  <w:sz w:val="20"/>
                  <w:szCs w:val="20"/>
                  <w:rtl/>
                </w:rPr>
                <w:t>می</w:t>
              </w:r>
              <w:r w:rsidR="00BF4CE5">
                <w:rPr>
                  <w:rFonts w:ascii="B Lotus" w:eastAsia="Times New Roman" w:hAnsi="B Lotus" w:cs="B Lotus" w:hint="cs"/>
                  <w:color w:val="000000"/>
                  <w:sz w:val="20"/>
                  <w:szCs w:val="20"/>
                  <w:rtl/>
                </w:rPr>
                <w:t>‌</w:t>
              </w:r>
              <w:r w:rsidR="00BF4CE5">
                <w:rPr>
                  <w:rFonts w:ascii="B Lotus" w:eastAsia="Times New Roman" w:hAnsi="B Lotus" w:cs="B Lotus"/>
                  <w:color w:val="000000"/>
                  <w:sz w:val="20"/>
                  <w:szCs w:val="20"/>
                  <w:rtl/>
                </w:rPr>
                <w:t>شوند</w:t>
              </w:r>
            </w:ins>
            <w:r w:rsidRPr="00BD2B24">
              <w:rPr>
                <w:rFonts w:ascii="B Lotus" w:eastAsia="Times New Roman" w:hAnsi="B Lotus" w:cs="B Lotus" w:hint="cs"/>
                <w:color w:val="000000"/>
                <w:sz w:val="20"/>
                <w:szCs w:val="20"/>
                <w:rtl/>
              </w:rPr>
              <w:t>.</w:t>
            </w:r>
          </w:p>
          <w:p w14:paraId="2ADA5243" w14:textId="77777777" w:rsidR="00A06196" w:rsidRPr="00BD2B24" w:rsidRDefault="00A06196" w:rsidP="00B706E4">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del w:id="5141" w:author="Mehrnazi Boojari" w:date="2019-01-10T23:44:00Z">
              <w:r w:rsidRPr="00BD2B24" w:rsidDel="00FC78A5">
                <w:rPr>
                  <w:rFonts w:ascii="B Lotus" w:eastAsia="Times New Roman" w:hAnsi="B Lotus" w:cs="B Lotus" w:hint="cs"/>
                  <w:color w:val="000000"/>
                  <w:sz w:val="20"/>
                  <w:szCs w:val="20"/>
                  <w:rtl/>
                </w:rPr>
                <w:delText>بافت غیرمتراکم</w:delText>
              </w:r>
            </w:del>
            <w:del w:id="5142" w:author="Mehrnazi Boojari" w:date="2019-01-07T10:35:00Z">
              <w:r w:rsidRPr="00BD2B24" w:rsidDel="006C73A5">
                <w:rPr>
                  <w:rFonts w:ascii="B Lotus" w:eastAsia="Times New Roman" w:hAnsi="B Lotus" w:cs="B Lotus" w:hint="cs"/>
                  <w:color w:val="000000"/>
                  <w:sz w:val="20"/>
                  <w:szCs w:val="20"/>
                  <w:rtl/>
                </w:rPr>
                <w:delText xml:space="preserve"> : </w:delText>
              </w:r>
            </w:del>
            <w:del w:id="5143" w:author="Mehrnazi Boojari" w:date="2019-01-10T23:44:00Z">
              <w:r w:rsidRPr="00BD2B24" w:rsidDel="00FC78A5">
                <w:rPr>
                  <w:rFonts w:ascii="B Lotus" w:eastAsia="Times New Roman" w:hAnsi="B Lotus" w:cs="B Lotus"/>
                  <w:color w:val="000000"/>
                  <w:sz w:val="20"/>
                  <w:szCs w:val="20"/>
                  <w:rtl/>
                </w:rPr>
                <w:delText>چنانچه واحدهاي مسکونی روستا، با فاصل</w:delText>
              </w:r>
            </w:del>
            <w:del w:id="5144" w:author="Mehrnazi Boojari" w:date="2019-01-08T02:14:00Z">
              <w:r w:rsidRPr="00BD2B24" w:rsidDel="00175889">
                <w:rPr>
                  <w:rFonts w:ascii="B Lotus" w:eastAsia="Times New Roman" w:hAnsi="B Lotus" w:cs="B Lotus"/>
                  <w:color w:val="000000"/>
                  <w:sz w:val="20"/>
                  <w:szCs w:val="20"/>
                  <w:rtl/>
                </w:rPr>
                <w:delText>ه</w:delText>
              </w:r>
              <w:r w:rsidRPr="00BD2B24" w:rsidDel="00175889">
                <w:rPr>
                  <w:rFonts w:ascii="B Lotus" w:eastAsia="Times New Roman" w:hAnsi="B Lotus" w:cs="B Lotus" w:hint="cs"/>
                  <w:color w:val="000000"/>
                  <w:sz w:val="20"/>
                  <w:szCs w:val="20"/>
                  <w:rtl/>
                </w:rPr>
                <w:delText xml:space="preserve"> </w:delText>
              </w:r>
              <w:r w:rsidRPr="00BD2B24" w:rsidDel="00175889">
                <w:rPr>
                  <w:rFonts w:ascii="B Lotus" w:eastAsia="Times New Roman" w:hAnsi="B Lotus" w:cs="B Lotus"/>
                  <w:color w:val="000000"/>
                  <w:sz w:val="20"/>
                  <w:szCs w:val="20"/>
                  <w:rtl/>
                </w:rPr>
                <w:delText xml:space="preserve">ي </w:delText>
              </w:r>
            </w:del>
            <w:del w:id="5145" w:author="Mehrnazi Boojari" w:date="2019-01-10T23:44:00Z">
              <w:r w:rsidRPr="00BD2B24" w:rsidDel="00FC78A5">
                <w:rPr>
                  <w:rFonts w:ascii="B Lotus" w:eastAsia="Times New Roman" w:hAnsi="B Lotus" w:cs="B Lotus"/>
                  <w:color w:val="000000"/>
                  <w:sz w:val="20"/>
                  <w:szCs w:val="20"/>
                  <w:rtl/>
                </w:rPr>
                <w:delText>زیاد از</w:delText>
              </w:r>
              <w:r w:rsidRPr="00BD2B24" w:rsidDel="00FC78A5">
                <w:rPr>
                  <w:rFonts w:ascii="B Lotus" w:eastAsia="Times New Roman" w:hAnsi="B Lotus" w:cs="B Lotus" w:hint="cs"/>
                  <w:color w:val="000000"/>
                  <w:sz w:val="20"/>
                  <w:szCs w:val="20"/>
                  <w:rtl/>
                </w:rPr>
                <w:delText xml:space="preserve"> </w:delText>
              </w:r>
              <w:r w:rsidRPr="00BD2B24" w:rsidDel="00FC78A5">
                <w:rPr>
                  <w:rFonts w:ascii="B Lotus" w:eastAsia="Times New Roman" w:hAnsi="B Lotus" w:cs="B Lotus"/>
                  <w:color w:val="000000"/>
                  <w:sz w:val="20"/>
                  <w:szCs w:val="20"/>
                  <w:rtl/>
                </w:rPr>
                <w:delText>یکدیگر</w:delText>
              </w:r>
              <w:r w:rsidRPr="00BD2B24" w:rsidDel="00FC78A5">
                <w:rPr>
                  <w:rFonts w:ascii="B Lotus" w:eastAsia="Times New Roman" w:hAnsi="B Lotus" w:cs="B Lotus" w:hint="cs"/>
                  <w:color w:val="000000"/>
                  <w:sz w:val="20"/>
                  <w:szCs w:val="20"/>
                  <w:rtl/>
                </w:rPr>
                <w:delText xml:space="preserve"> </w:delText>
              </w:r>
              <w:r w:rsidRPr="00BD2B24" w:rsidDel="00FC78A5">
                <w:rPr>
                  <w:rFonts w:ascii="B Lotus" w:eastAsia="Times New Roman" w:hAnsi="B Lotus" w:cs="B Lotus"/>
                  <w:color w:val="000000"/>
                  <w:sz w:val="20"/>
                  <w:szCs w:val="20"/>
                  <w:rtl/>
                </w:rPr>
                <w:delText>و بـه</w:delText>
              </w:r>
            </w:del>
            <w:del w:id="5146" w:author="Mehrnazi Boojari" w:date="2019-01-08T23:52:00Z">
              <w:r w:rsidRPr="00BD2B24" w:rsidDel="00990020">
                <w:rPr>
                  <w:rFonts w:ascii="B Lotus" w:eastAsia="Times New Roman" w:hAnsi="B Lotus" w:cs="B Lotus" w:hint="cs"/>
                  <w:color w:val="000000"/>
                  <w:sz w:val="20"/>
                  <w:szCs w:val="20"/>
                  <w:rtl/>
                </w:rPr>
                <w:delText xml:space="preserve"> </w:delText>
              </w:r>
            </w:del>
            <w:del w:id="5147" w:author="Mehrnazi Boojari" w:date="2019-01-10T23:44:00Z">
              <w:r w:rsidRPr="00BD2B24" w:rsidDel="00FC78A5">
                <w:rPr>
                  <w:rFonts w:ascii="B Lotus" w:eastAsia="Times New Roman" w:hAnsi="B Lotus" w:cs="B Lotus"/>
                  <w:color w:val="000000"/>
                  <w:sz w:val="20"/>
                  <w:szCs w:val="20"/>
                  <w:rtl/>
                </w:rPr>
                <w:delText xml:space="preserve">طـور پراکنـده سـاخته شـدهانـد،غیرمتراکم نامیده </w:delText>
              </w:r>
            </w:del>
            <w:del w:id="5148" w:author="Mehrnazi Boojari" w:date="2019-01-07T22:44:00Z">
              <w:r w:rsidRPr="00BD2B24" w:rsidDel="00BF4CE5">
                <w:rPr>
                  <w:rFonts w:ascii="B Lotus" w:eastAsia="Times New Roman" w:hAnsi="B Lotus" w:cs="B Lotus"/>
                  <w:color w:val="000000"/>
                  <w:sz w:val="20"/>
                  <w:szCs w:val="20"/>
                  <w:rtl/>
                </w:rPr>
                <w:delText>میشوند</w:delText>
              </w:r>
            </w:del>
            <w:del w:id="5149" w:author="Mehrnazi Boojari" w:date="2019-01-10T23:44:00Z">
              <w:r w:rsidRPr="00BD2B24" w:rsidDel="00FC78A5">
                <w:rPr>
                  <w:rFonts w:ascii="B Lotus" w:eastAsia="Times New Roman" w:hAnsi="B Lotus" w:cs="B Lotus" w:hint="cs"/>
                  <w:color w:val="000000"/>
                  <w:sz w:val="20"/>
                  <w:szCs w:val="20"/>
                  <w:rtl/>
                </w:rPr>
                <w:delText>.</w:delText>
              </w:r>
            </w:del>
          </w:p>
        </w:tc>
      </w:tr>
      <w:tr w:rsidR="00A06196" w:rsidRPr="00BD2B24" w14:paraId="2A426515"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57AD095A"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وضعیت و سمت گسترش در روستا</w:t>
            </w:r>
          </w:p>
        </w:tc>
        <w:tc>
          <w:tcPr>
            <w:tcW w:w="5490" w:type="dxa"/>
            <w:noWrap/>
            <w:vAlign w:val="center"/>
            <w:hideMark/>
          </w:tcPr>
          <w:p w14:paraId="244C9D7C" w14:textId="77777777" w:rsidR="00A06196" w:rsidRPr="00BD2B24" w:rsidRDefault="00A06196" w:rsidP="00A06196">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گسترش بافت مسکونی روستایی مد نظر است که در دو دسته دارای گسترش و فاقد گسترش</w:t>
            </w:r>
            <w:del w:id="5150" w:author="Mehrnazi Boojari" w:date="2019-01-07T09:49:00Z">
              <w:r w:rsidRPr="00BD2B24" w:rsidDel="006F7CCF">
                <w:rPr>
                  <w:rFonts w:ascii="B Lotus" w:eastAsia="Times New Roman" w:hAnsi="B Lotus" w:cs="B Lotus" w:hint="cs"/>
                  <w:color w:val="000000"/>
                  <w:sz w:val="20"/>
                  <w:szCs w:val="20"/>
                  <w:rtl/>
                </w:rPr>
                <w:delText xml:space="preserve"> می </w:delText>
              </w:r>
            </w:del>
            <w:del w:id="5151" w:author="Mehrnazi Boojari" w:date="2019-01-07T10:29:00Z">
              <w:r w:rsidRPr="00BD2B24" w:rsidDel="006C73A5">
                <w:rPr>
                  <w:rFonts w:ascii="B Lotus" w:eastAsia="Times New Roman" w:hAnsi="B Lotus" w:cs="B Lotus" w:hint="cs"/>
                  <w:color w:val="000000"/>
                  <w:sz w:val="20"/>
                  <w:szCs w:val="20"/>
                  <w:rtl/>
                </w:rPr>
                <w:delText>باشد</w:delText>
              </w:r>
            </w:del>
            <w:ins w:id="5152" w:author="Mehrnazi Boojari" w:date="2019-01-07T10:29:00Z">
              <w:r w:rsidR="006C73A5">
                <w:rPr>
                  <w:rFonts w:ascii="B Lotus" w:eastAsia="Times New Roman" w:hAnsi="B Lotus" w:cs="B Lotus" w:hint="cs"/>
                  <w:color w:val="000000"/>
                  <w:sz w:val="20"/>
                  <w:szCs w:val="20"/>
                  <w:rtl/>
                </w:rPr>
                <w:t xml:space="preserve"> است</w:t>
              </w:r>
            </w:ins>
            <w:del w:id="5153" w:author="Mehrnazi Boojari" w:date="2019-01-07T09:53:00Z">
              <w:r w:rsidRPr="00BD2B24" w:rsidDel="006F7CCF">
                <w:rPr>
                  <w:rFonts w:ascii="B Lotus" w:eastAsia="Times New Roman" w:hAnsi="B Lotus" w:cs="B Lotus" w:hint="cs"/>
                  <w:color w:val="000000"/>
                  <w:sz w:val="20"/>
                  <w:szCs w:val="20"/>
                  <w:rtl/>
                </w:rPr>
                <w:delText xml:space="preserve"> . </w:delText>
              </w:r>
            </w:del>
            <w:ins w:id="5154" w:author="Mehrnazi Boojari" w:date="2019-01-07T09:53:00Z">
              <w:r w:rsidR="006F7CCF">
                <w:rPr>
                  <w:rFonts w:ascii="B Lotus" w:eastAsia="Times New Roman" w:hAnsi="B Lotus" w:cs="B Lotus" w:hint="cs"/>
                  <w:color w:val="000000"/>
                  <w:sz w:val="20"/>
                  <w:szCs w:val="20"/>
                  <w:rtl/>
                </w:rPr>
                <w:t xml:space="preserve">. </w:t>
              </w:r>
            </w:ins>
            <w:r w:rsidRPr="00BD2B24">
              <w:rPr>
                <w:rFonts w:ascii="B Lotus" w:eastAsia="Times New Roman" w:hAnsi="B Lotus" w:cs="B Lotus" w:hint="cs"/>
                <w:color w:val="000000"/>
                <w:sz w:val="20"/>
                <w:szCs w:val="20"/>
                <w:rtl/>
              </w:rPr>
              <w:t>در دسته دارای گسترش</w:t>
            </w:r>
            <w:del w:id="5155" w:author="Mehrnazi Boojari" w:date="2019-01-07T09:47:00Z">
              <w:r w:rsidRPr="00BD2B24" w:rsidDel="006F7CCF">
                <w:rPr>
                  <w:rFonts w:ascii="B Lotus" w:eastAsia="Times New Roman" w:hAnsi="B Lotus" w:cs="B Lotus" w:hint="cs"/>
                  <w:color w:val="000000"/>
                  <w:sz w:val="20"/>
                  <w:szCs w:val="20"/>
                  <w:rtl/>
                </w:rPr>
                <w:delText xml:space="preserve"> ؛</w:delText>
              </w:r>
            </w:del>
            <w:ins w:id="5156" w:author="Mehrnazi Boojari" w:date="2019-01-07T09:47:00Z">
              <w:r w:rsidR="006F7CCF">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گسترش به سمت اراضی زراعی و باغات و سایر مدنظر است</w:t>
            </w:r>
            <w:del w:id="5157" w:author="Mehrnazi Boojari" w:date="2019-01-07T09:53:00Z">
              <w:r w:rsidRPr="00BD2B24" w:rsidDel="006F7CCF">
                <w:rPr>
                  <w:rFonts w:ascii="B Lotus" w:eastAsia="Times New Roman" w:hAnsi="B Lotus" w:cs="B Lotus" w:hint="cs"/>
                  <w:color w:val="000000"/>
                  <w:sz w:val="20"/>
                  <w:szCs w:val="20"/>
                  <w:rtl/>
                </w:rPr>
                <w:delText xml:space="preserve"> . </w:delText>
              </w:r>
            </w:del>
            <w:ins w:id="5158" w:author="Mehrnazi Boojari" w:date="2019-01-07T09:53:00Z">
              <w:r w:rsidR="006F7CCF">
                <w:rPr>
                  <w:rFonts w:ascii="B Lotus" w:eastAsia="Times New Roman" w:hAnsi="B Lotus" w:cs="B Lotus" w:hint="cs"/>
                  <w:color w:val="000000"/>
                  <w:sz w:val="20"/>
                  <w:szCs w:val="20"/>
                  <w:rtl/>
                </w:rPr>
                <w:t xml:space="preserve">. </w:t>
              </w:r>
            </w:ins>
          </w:p>
        </w:tc>
      </w:tr>
      <w:tr w:rsidR="00A06196" w:rsidRPr="00BD2B24" w14:paraId="4D4FC6A5"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502C9199" w14:textId="77777777" w:rsidR="00A06196" w:rsidRPr="00BD2B24" w:rsidRDefault="00A06196" w:rsidP="00572590">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نوع مصالح عمد</w:t>
            </w:r>
            <w:del w:id="5159"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160"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به</w:t>
            </w:r>
            <w:ins w:id="5161" w:author="Mehrnazi Boojari" w:date="2019-01-10T23:46:00Z">
              <w:r w:rsidR="00572590">
                <w:rPr>
                  <w:rFonts w:ascii="B Lotus" w:eastAsia="Times New Roman" w:hAnsi="B Lotus" w:cs="B Nazanin" w:hint="cs"/>
                  <w:color w:val="000000"/>
                  <w:sz w:val="20"/>
                  <w:szCs w:val="20"/>
                  <w:rtl/>
                  <w:lang w:bidi="fa-IR"/>
                </w:rPr>
                <w:t>‌</w:t>
              </w:r>
            </w:ins>
            <w:del w:id="5162" w:author="Mehrnazi Boojari" w:date="2019-01-10T23:46:00Z">
              <w:r w:rsidRPr="00BD2B24" w:rsidDel="00572590">
                <w:rPr>
                  <w:rFonts w:ascii="B Lotus" w:eastAsia="Times New Roman" w:hAnsi="B Lotus" w:cs="B Lotus" w:hint="c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کار</w:t>
            </w:r>
            <w:ins w:id="5163" w:author="Mehrnazi Boojari" w:date="2019-01-10T23:46:00Z">
              <w:r w:rsidR="00572590">
                <w:rPr>
                  <w:rFonts w:ascii="B Lotus" w:eastAsia="Times New Roman" w:hAnsi="B Lotus" w:cs="B Nazanin" w:hint="cs"/>
                  <w:color w:val="000000"/>
                  <w:sz w:val="20"/>
                  <w:szCs w:val="20"/>
                  <w:rtl/>
                  <w:lang w:bidi="fa-IR"/>
                </w:rPr>
                <w:t>‌</w:t>
              </w:r>
            </w:ins>
            <w:del w:id="5164" w:author="Mehrnazi Boojari" w:date="2019-01-10T23:46:00Z">
              <w:r w:rsidRPr="00BD2B24" w:rsidDel="00572590">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رفته در احداث واحدهاي مسکونی</w:t>
            </w:r>
          </w:p>
        </w:tc>
        <w:tc>
          <w:tcPr>
            <w:tcW w:w="5490" w:type="dxa"/>
            <w:noWrap/>
            <w:vAlign w:val="center"/>
            <w:hideMark/>
          </w:tcPr>
          <w:p w14:paraId="58DA728C" w14:textId="77777777" w:rsidR="00A06196" w:rsidRPr="00BD2B24" w:rsidRDefault="00A06196" w:rsidP="00A06196">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در سه دسته</w:t>
            </w:r>
            <w:del w:id="5165" w:author="Mehrnazi Boojari" w:date="2019-01-08T01:32:00Z">
              <w:r w:rsidRPr="00BD2B24" w:rsidDel="00952B49">
                <w:rPr>
                  <w:rFonts w:ascii="B Lotus" w:eastAsia="Times New Roman" w:hAnsi="B Lotus" w:cs="B Lotus" w:hint="cs"/>
                  <w:color w:val="000000"/>
                  <w:sz w:val="20"/>
                  <w:szCs w:val="20"/>
                  <w:rtl/>
                </w:rPr>
                <w:delText xml:space="preserve"> :</w:delText>
              </w:r>
            </w:del>
            <w:ins w:id="5166" w:author="Mehrnazi Boojari" w:date="2019-01-08T01:32:00Z">
              <w:r w:rsidR="00952B49">
                <w:rPr>
                  <w:rFonts w:ascii="B Lotus" w:eastAsia="Times New Roman" w:hAnsi="B Lotus" w:cs="B Lotus" w:hint="cs"/>
                  <w:color w:val="000000"/>
                  <w:sz w:val="20"/>
                  <w:szCs w:val="20"/>
                  <w:rtl/>
                </w:rPr>
                <w:t>:</w:t>
              </w:r>
            </w:ins>
          </w:p>
          <w:p w14:paraId="4F694824" w14:textId="77777777" w:rsidR="00A06196" w:rsidRPr="00BD2B24" w:rsidRDefault="00A06196" w:rsidP="00572590">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مصالح بومی:</w:t>
            </w:r>
            <w:r w:rsidRPr="00BD2B24">
              <w:rPr>
                <w:rFonts w:ascii="B Lotus" w:eastAsia="Calibri" w:hAnsi="B Lotus" w:cs="B Lotus"/>
                <w:sz w:val="20"/>
                <w:szCs w:val="20"/>
                <w:rtl/>
              </w:rPr>
              <w:t xml:space="preserve"> </w:t>
            </w:r>
            <w:ins w:id="5167" w:author="Mehrnazi Boojari" w:date="2019-01-10T23:46:00Z">
              <w:r w:rsidR="00572590">
                <w:rPr>
                  <w:rFonts w:ascii="B Lotus" w:eastAsia="Calibri" w:hAnsi="B Lotus" w:cs="B Lotus" w:hint="cs"/>
                  <w:sz w:val="20"/>
                  <w:szCs w:val="20"/>
                  <w:rtl/>
                </w:rPr>
                <w:t>م</w:t>
              </w:r>
            </w:ins>
            <w:r w:rsidRPr="00BD2B24">
              <w:rPr>
                <w:rFonts w:ascii="B Lotus" w:eastAsia="Times New Roman" w:hAnsi="B Lotus" w:cs="B Lotus"/>
                <w:color w:val="000000"/>
                <w:sz w:val="20"/>
                <w:szCs w:val="20"/>
                <w:rtl/>
              </w:rPr>
              <w:t>صالح</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هستند که در مح</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ط</w:t>
            </w:r>
            <w:r w:rsidRPr="00BD2B24">
              <w:rPr>
                <w:rFonts w:ascii="B Lotus" w:eastAsia="Times New Roman" w:hAnsi="B Lotus" w:cs="B Lotus"/>
                <w:color w:val="000000"/>
                <w:sz w:val="20"/>
                <w:szCs w:val="20"/>
                <w:rtl/>
              </w:rPr>
              <w:t xml:space="preserve"> طب</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ع</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اطراف روستا وجود </w:t>
            </w:r>
            <w:del w:id="5168" w:author="Mehrnazi Boojari" w:date="2019-01-10T23:46:00Z">
              <w:r w:rsidRPr="00BD2B24" w:rsidDel="00572590">
                <w:rPr>
                  <w:rFonts w:ascii="B Lotus" w:eastAsia="Times New Roman" w:hAnsi="B Lotus" w:cs="B Lotus"/>
                  <w:color w:val="000000"/>
                  <w:sz w:val="20"/>
                  <w:szCs w:val="20"/>
                  <w:rtl/>
                </w:rPr>
                <w:delText xml:space="preserve">داشته </w:delText>
              </w:r>
            </w:del>
            <w:ins w:id="5169" w:author="Mehrnazi Boojari" w:date="2019-01-10T23:46:00Z">
              <w:r w:rsidR="00572590" w:rsidRPr="00BD2B24">
                <w:rPr>
                  <w:rFonts w:ascii="B Lotus" w:eastAsia="Times New Roman" w:hAnsi="B Lotus" w:cs="B Lotus"/>
                  <w:color w:val="000000"/>
                  <w:sz w:val="20"/>
                  <w:szCs w:val="20"/>
                  <w:rtl/>
                </w:rPr>
                <w:t>دا</w:t>
              </w:r>
              <w:r w:rsidR="00572590">
                <w:rPr>
                  <w:rFonts w:ascii="B Lotus" w:eastAsia="Times New Roman" w:hAnsi="B Lotus" w:cs="B Lotus" w:hint="cs"/>
                  <w:color w:val="000000"/>
                  <w:sz w:val="20"/>
                  <w:szCs w:val="20"/>
                  <w:rtl/>
                </w:rPr>
                <w:t>رند</w:t>
              </w:r>
              <w:r w:rsidR="00572590" w:rsidRPr="00BD2B24">
                <w:rPr>
                  <w:rFonts w:ascii="B Lotus" w:eastAsia="Times New Roman" w:hAnsi="B Lotus" w:cs="B Lotus"/>
                  <w:color w:val="000000"/>
                  <w:sz w:val="20"/>
                  <w:szCs w:val="20"/>
                  <w:rtl/>
                </w:rPr>
                <w:t xml:space="preserve"> </w:t>
              </w:r>
            </w:ins>
            <w:r w:rsidRPr="00BD2B24">
              <w:rPr>
                <w:rFonts w:ascii="B Lotus" w:eastAsia="Times New Roman" w:hAnsi="B Lotus" w:cs="B Lotus"/>
                <w:color w:val="000000"/>
                <w:sz w:val="20"/>
                <w:szCs w:val="20"/>
                <w:rtl/>
              </w:rPr>
              <w:t>و م</w:t>
            </w:r>
            <w:r w:rsidRPr="00BD2B24">
              <w:rPr>
                <w:rFonts w:ascii="B Lotus" w:eastAsia="Times New Roman" w:hAnsi="B Lotus" w:cs="B Lotus" w:hint="cs"/>
                <w:color w:val="000000"/>
                <w:sz w:val="20"/>
                <w:szCs w:val="20"/>
                <w:rtl/>
              </w:rPr>
              <w:t>ی</w:t>
            </w:r>
            <w:ins w:id="5170" w:author="Mehrnazi Boojari" w:date="2019-01-10T23:46:00Z">
              <w:r w:rsidR="00572590">
                <w:rPr>
                  <w:rFonts w:ascii="B Lotus" w:eastAsia="Times New Roman" w:hAnsi="B Lotus" w:cs="B Nazanin" w:hint="cs"/>
                  <w:color w:val="000000"/>
                  <w:sz w:val="20"/>
                  <w:szCs w:val="20"/>
                  <w:rtl/>
                </w:rPr>
                <w:t>‌</w:t>
              </w:r>
            </w:ins>
            <w:r w:rsidRPr="00BD2B24">
              <w:rPr>
                <w:rFonts w:ascii="B Lotus" w:eastAsia="Times New Roman" w:hAnsi="B Lotus" w:cs="B Lotus" w:hint="eastAsia"/>
                <w:color w:val="000000"/>
                <w:sz w:val="20"/>
                <w:szCs w:val="20"/>
                <w:rtl/>
              </w:rPr>
              <w:t>توانند</w:t>
            </w:r>
            <w:r w:rsidRPr="00BD2B24">
              <w:rPr>
                <w:rFonts w:ascii="B Lotus" w:eastAsia="Times New Roman" w:hAnsi="B Lotus" w:cs="B Lotus"/>
                <w:color w:val="000000"/>
                <w:sz w:val="20"/>
                <w:szCs w:val="20"/>
                <w:rtl/>
              </w:rPr>
              <w:t xml:space="preserve"> در سـاخت بنـاي واحـد مسـکون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مـورد</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استفاده</w:t>
            </w:r>
            <w:r w:rsidRPr="00BD2B24">
              <w:rPr>
                <w:rFonts w:ascii="B Lotus" w:eastAsia="Times New Roman" w:hAnsi="B Lotus" w:cs="B Lotus"/>
                <w:color w:val="000000"/>
                <w:sz w:val="20"/>
                <w:szCs w:val="20"/>
                <w:rtl/>
              </w:rPr>
              <w:t xml:space="preserve"> قرار 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رند</w:t>
            </w:r>
            <w:r w:rsidRPr="00BD2B24">
              <w:rPr>
                <w:rFonts w:ascii="B Lotus" w:eastAsia="Times New Roman" w:hAnsi="B Lotus" w:cs="B Lotus"/>
                <w:color w:val="000000"/>
                <w:sz w:val="20"/>
                <w:szCs w:val="20"/>
              </w:rPr>
              <w:t>.</w:t>
            </w:r>
          </w:p>
          <w:p w14:paraId="15015A68" w14:textId="77777777" w:rsidR="00A06196" w:rsidRPr="00BD2B24" w:rsidRDefault="00A06196" w:rsidP="00572590">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مصالح غیر</w:t>
            </w:r>
            <w:ins w:id="5171" w:author="Mehrnazi Boojari" w:date="2019-01-08T02:13:00Z">
              <w:r w:rsidR="00175889">
                <w:rPr>
                  <w:rFonts w:ascii="B Lotus" w:eastAsia="Times New Roman" w:hAnsi="B Lotus" w:cs="B Nazanin" w:hint="cs"/>
                  <w:color w:val="000000"/>
                  <w:sz w:val="20"/>
                  <w:szCs w:val="20"/>
                  <w:rtl/>
                </w:rPr>
                <w:t>‌</w:t>
              </w:r>
            </w:ins>
            <w:del w:id="5172" w:author="Mehrnazi Boojari" w:date="2019-01-08T02:13:00Z">
              <w:r w:rsidRPr="00BD2B24" w:rsidDel="00175889">
                <w:rPr>
                  <w:rFonts w:ascii="B Lotus" w:eastAsia="Times New Roman" w:hAnsi="B Lotus" w:cs="B Lotus" w:hint="cs"/>
                  <w:color w:val="000000"/>
                  <w:sz w:val="20"/>
                  <w:szCs w:val="20"/>
                  <w:rtl/>
                </w:rPr>
                <w:delText xml:space="preserve"> </w:delText>
              </w:r>
            </w:del>
            <w:r w:rsidRPr="00BD2B24">
              <w:rPr>
                <w:rFonts w:ascii="B Lotus" w:eastAsia="Times New Roman" w:hAnsi="B Lotus" w:cs="B Lotus" w:hint="cs"/>
                <w:color w:val="000000"/>
                <w:sz w:val="20"/>
                <w:szCs w:val="20"/>
                <w:rtl/>
              </w:rPr>
              <w:t>بومی:</w:t>
            </w:r>
            <w:r w:rsidRPr="00BD2B24">
              <w:rPr>
                <w:rFonts w:ascii="B Lotus" w:eastAsia="Calibri" w:hAnsi="B Lotus" w:cs="B Lotus"/>
                <w:color w:val="000000"/>
                <w:sz w:val="20"/>
                <w:szCs w:val="20"/>
                <w:rtl/>
              </w:rPr>
              <w:t xml:space="preserve"> </w:t>
            </w:r>
            <w:r w:rsidRPr="00BD2B24">
              <w:rPr>
                <w:rFonts w:ascii="B Lotus" w:eastAsia="Times New Roman" w:hAnsi="B Lotus" w:cs="B Lotus"/>
                <w:color w:val="000000"/>
                <w:sz w:val="20"/>
                <w:szCs w:val="20"/>
                <w:rtl/>
              </w:rPr>
              <w:t>هر نوع مصالحی که در</w:t>
            </w:r>
            <w:ins w:id="5173" w:author="Mehrnazi Boojari" w:date="2019-01-10T23:47:00Z">
              <w:r w:rsidR="00572590">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کارخانجات صنعتی و نیمه</w:t>
            </w:r>
            <w:ins w:id="5174" w:author="Mehrnazi Boojari" w:date="2019-01-08T02:13:00Z">
              <w:r w:rsidR="00175889">
                <w:rPr>
                  <w:rFonts w:ascii="B Lotus" w:eastAsia="Times New Roman" w:hAnsi="B Lotus" w:cs="B Nazanin" w:hint="cs"/>
                  <w:color w:val="000000"/>
                  <w:sz w:val="20"/>
                  <w:szCs w:val="20"/>
                  <w:rtl/>
                </w:rPr>
                <w:t>‌</w:t>
              </w:r>
            </w:ins>
            <w:del w:id="5175" w:author="Mehrnazi Boojari" w:date="2019-01-08T02:13:00Z">
              <w:r w:rsidRPr="00BD2B24" w:rsidDel="00175889">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صنعتی ساخته</w:t>
            </w:r>
            <w:del w:id="5176" w:author="Mehrnazi Boojari" w:date="2019-01-07T09:49:00Z">
              <w:r w:rsidRPr="00BD2B24" w:rsidDel="006F7CCF">
                <w:rPr>
                  <w:rFonts w:ascii="B Lotus" w:eastAsia="Times New Roman" w:hAnsi="B Lotus" w:cs="B Lotus"/>
                  <w:color w:val="000000"/>
                  <w:sz w:val="20"/>
                  <w:szCs w:val="20"/>
                  <w:rtl/>
                </w:rPr>
                <w:delText xml:space="preserve"> می </w:delText>
              </w:r>
            </w:del>
            <w:ins w:id="5177" w:author="Mehrnazi Boojari" w:date="2019-01-07T09:49:00Z">
              <w:r w:rsidR="006F7CCF">
                <w:rPr>
                  <w:rFonts w:ascii="B Lotus" w:eastAsia="Times New Roman" w:hAnsi="B Lotus" w:cs="B Lotus"/>
                  <w:color w:val="000000"/>
                  <w:sz w:val="20"/>
                  <w:szCs w:val="20"/>
                  <w:rtl/>
                </w:rPr>
                <w:t xml:space="preserve"> </w:t>
              </w:r>
            </w:ins>
            <w:del w:id="5178" w:author="Mehrnazi Boojari" w:date="2019-01-07T22:44:00Z">
              <w:r w:rsidRPr="00BD2B24" w:rsidDel="00BF4CE5">
                <w:rPr>
                  <w:rFonts w:ascii="B Lotus" w:eastAsia="Times New Roman" w:hAnsi="B Lotus" w:cs="B Lotus"/>
                  <w:color w:val="000000"/>
                  <w:sz w:val="20"/>
                  <w:szCs w:val="20"/>
                  <w:rtl/>
                </w:rPr>
                <w:delText>شوند</w:delText>
              </w:r>
            </w:del>
            <w:ins w:id="5179" w:author="Mehrnazi Boojari" w:date="2019-01-07T22:44:00Z">
              <w:r w:rsidR="00BF4CE5">
                <w:rPr>
                  <w:rFonts w:ascii="B Lotus" w:eastAsia="Times New Roman" w:hAnsi="B Lotus" w:cs="B Lotus"/>
                  <w:color w:val="000000"/>
                  <w:sz w:val="20"/>
                  <w:szCs w:val="20"/>
                  <w:rtl/>
                </w:rPr>
                <w:t>می</w:t>
              </w:r>
              <w:r w:rsidR="00BF4CE5">
                <w:rPr>
                  <w:rFonts w:ascii="B Lotus" w:eastAsia="Times New Roman" w:hAnsi="B Lotus" w:cs="B Lotus" w:hint="cs"/>
                  <w:color w:val="000000"/>
                  <w:sz w:val="20"/>
                  <w:szCs w:val="20"/>
                  <w:rtl/>
                </w:rPr>
                <w:t>‌</w:t>
              </w:r>
              <w:r w:rsidR="00BF4CE5">
                <w:rPr>
                  <w:rFonts w:ascii="B Lotus" w:eastAsia="Times New Roman" w:hAnsi="B Lotus" w:cs="B Lotus"/>
                  <w:color w:val="000000"/>
                  <w:sz w:val="20"/>
                  <w:szCs w:val="20"/>
                  <w:rtl/>
                </w:rPr>
                <w:t>شوند</w:t>
              </w:r>
            </w:ins>
            <w:r w:rsidRPr="00BD2B24">
              <w:rPr>
                <w:rFonts w:ascii="B Lotus" w:eastAsia="Times New Roman" w:hAnsi="B Lotus" w:cs="B Lotus"/>
                <w:color w:val="000000"/>
                <w:sz w:val="20"/>
                <w:szCs w:val="20"/>
                <w:rtl/>
              </w:rPr>
              <w:t xml:space="preserve"> و بـا وسـایل حمـل و نقـل بـه محـل</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ساخت واحدهاي مسکونی روستا منتقل می</w:t>
            </w:r>
            <w:ins w:id="5180" w:author="Mehrnazi Boojari" w:date="2019-01-10T23:47:00Z">
              <w:r w:rsidR="00572590">
                <w:rPr>
                  <w:rFonts w:ascii="B Lotus" w:eastAsia="Times New Roman" w:hAnsi="B Lotus" w:cs="B Nazanin" w:hint="cs"/>
                  <w:color w:val="000000"/>
                  <w:sz w:val="20"/>
                  <w:szCs w:val="20"/>
                  <w:rtl/>
                </w:rPr>
                <w:t>‌</w:t>
              </w:r>
            </w:ins>
            <w:r w:rsidRPr="00BD2B24">
              <w:rPr>
                <w:rFonts w:ascii="B Lotus" w:eastAsia="Times New Roman" w:hAnsi="B Lotus" w:cs="B Lotus"/>
                <w:color w:val="000000"/>
                <w:sz w:val="20"/>
                <w:szCs w:val="20"/>
                <w:rtl/>
              </w:rPr>
              <w:t>شود</w:t>
            </w:r>
            <w:del w:id="5181" w:author="Mehrnazi Boojari" w:date="2019-01-10T23:47:00Z">
              <w:r w:rsidRPr="00BD2B24" w:rsidDel="00572590">
                <w:rPr>
                  <w:rFonts w:ascii="B Lotus" w:eastAsia="Times New Roman" w:hAnsi="B Lotus" w:cs="B Lotus"/>
                  <w:color w:val="000000"/>
                  <w:sz w:val="20"/>
                  <w:szCs w:val="20"/>
                  <w:rtl/>
                </w:rPr>
                <w:delText xml:space="preserve">، </w:delText>
              </w:r>
            </w:del>
            <w:ins w:id="5182" w:author="Mehrnazi Boojari" w:date="2019-01-10T23:47:00Z">
              <w:r w:rsidR="00572590">
                <w:rPr>
                  <w:rFonts w:ascii="B Lotus" w:eastAsia="Times New Roman" w:hAnsi="B Lotus" w:cs="B Lotus" w:hint="cs"/>
                  <w:color w:val="000000"/>
                  <w:sz w:val="20"/>
                  <w:szCs w:val="20"/>
                  <w:rtl/>
                </w:rPr>
                <w:t>؛</w:t>
              </w:r>
              <w:r w:rsidR="00572590" w:rsidRPr="00BD2B24">
                <w:rPr>
                  <w:rFonts w:ascii="B Lotus" w:eastAsia="Times New Roman" w:hAnsi="B Lotus" w:cs="B Lotus"/>
                  <w:color w:val="000000"/>
                  <w:sz w:val="20"/>
                  <w:szCs w:val="20"/>
                  <w:rtl/>
                </w:rPr>
                <w:t xml:space="preserve"> </w:t>
              </w:r>
            </w:ins>
            <w:r w:rsidRPr="00BD2B24">
              <w:rPr>
                <w:rFonts w:ascii="B Lotus" w:eastAsia="Times New Roman" w:hAnsi="B Lotus" w:cs="B Lotus"/>
                <w:color w:val="000000"/>
                <w:sz w:val="20"/>
                <w:szCs w:val="20"/>
                <w:rtl/>
              </w:rPr>
              <w:t>مانند تیرآهن، سیمان، کاشی، آجر و سرامیک</w:t>
            </w:r>
            <w:ins w:id="5183" w:author="Mehrnazi Boojari" w:date="2019-01-10T23:47:00Z">
              <w:r w:rsidR="00572590">
                <w:rPr>
                  <w:rFonts w:ascii="B Lotus" w:eastAsia="Times New Roman" w:hAnsi="B Lotus" w:cs="B Lotus" w:hint="cs"/>
                  <w:color w:val="000000"/>
                  <w:sz w:val="20"/>
                  <w:szCs w:val="20"/>
                  <w:rtl/>
                </w:rPr>
                <w:t>.</w:t>
              </w:r>
            </w:ins>
          </w:p>
          <w:p w14:paraId="6FF60CA3" w14:textId="77777777" w:rsidR="00A06196" w:rsidRPr="00BD2B24" w:rsidRDefault="00A06196" w:rsidP="00572590">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 xml:space="preserve">مصالح </w:t>
            </w:r>
            <w:del w:id="5184" w:author="Mehrnazi Boojari" w:date="2019-01-08T02:12:00Z">
              <w:r w:rsidRPr="00BD2B24" w:rsidDel="00175889">
                <w:rPr>
                  <w:rFonts w:ascii="B Lotus" w:eastAsia="Times New Roman" w:hAnsi="B Lotus" w:cs="B Lotus" w:hint="cs"/>
                  <w:color w:val="000000"/>
                  <w:sz w:val="20"/>
                  <w:szCs w:val="20"/>
                  <w:rtl/>
                </w:rPr>
                <w:delText>توام</w:delText>
              </w:r>
            </w:del>
            <w:ins w:id="5185" w:author="Mehrnazi Boojari" w:date="2019-01-08T02:12:00Z">
              <w:r w:rsidR="00175889" w:rsidRPr="00BD2B24">
                <w:rPr>
                  <w:rFonts w:ascii="B Lotus" w:eastAsia="Times New Roman" w:hAnsi="B Lotus" w:cs="B Lotus" w:hint="cs"/>
                  <w:color w:val="000000"/>
                  <w:sz w:val="20"/>
                  <w:szCs w:val="20"/>
                  <w:rtl/>
                </w:rPr>
                <w:t>تو</w:t>
              </w:r>
              <w:r w:rsidR="00175889">
                <w:rPr>
                  <w:rFonts w:ascii="B Lotus" w:eastAsia="Times New Roman" w:hAnsi="B Lotus" w:cs="B Lotus" w:hint="cs"/>
                  <w:color w:val="000000"/>
                  <w:sz w:val="20"/>
                  <w:szCs w:val="20"/>
                  <w:rtl/>
                </w:rPr>
                <w:t>أ</w:t>
              </w:r>
              <w:r w:rsidR="00175889" w:rsidRPr="00BD2B24">
                <w:rPr>
                  <w:rFonts w:ascii="B Lotus" w:eastAsia="Times New Roman" w:hAnsi="B Lotus" w:cs="B Lotus" w:hint="cs"/>
                  <w:color w:val="000000"/>
                  <w:sz w:val="20"/>
                  <w:szCs w:val="20"/>
                  <w:rtl/>
                </w:rPr>
                <w:t>م</w:t>
              </w:r>
            </w:ins>
            <w:del w:id="5186" w:author="Mehrnazi Boojari" w:date="2019-01-07T10:35:00Z">
              <w:r w:rsidRPr="00BD2B24" w:rsidDel="006C73A5">
                <w:rPr>
                  <w:rFonts w:ascii="B Lotus" w:eastAsia="Times New Roman" w:hAnsi="B Lotus" w:cs="B Lotus" w:hint="cs"/>
                  <w:color w:val="000000"/>
                  <w:sz w:val="20"/>
                  <w:szCs w:val="20"/>
                  <w:rtl/>
                </w:rPr>
                <w:delText xml:space="preserve"> : </w:delText>
              </w:r>
            </w:del>
            <w:ins w:id="5187" w:author="Mehrnazi Boojari" w:date="2019-01-07T10:35:00Z">
              <w:r w:rsidR="006C73A5">
                <w:rPr>
                  <w:rFonts w:ascii="B Lotus" w:eastAsia="Times New Roman" w:hAnsi="B Lotus" w:cs="B Lotus" w:hint="cs"/>
                  <w:color w:val="000000"/>
                  <w:sz w:val="20"/>
                  <w:szCs w:val="20"/>
                  <w:rtl/>
                </w:rPr>
                <w:t xml:space="preserve">: </w:t>
              </w:r>
            </w:ins>
            <w:r w:rsidRPr="00BD2B24">
              <w:rPr>
                <w:rFonts w:ascii="B Lotus" w:eastAsia="Times New Roman" w:hAnsi="B Lotus" w:cs="B Lotus" w:hint="cs"/>
                <w:color w:val="000000"/>
                <w:sz w:val="20"/>
                <w:szCs w:val="20"/>
                <w:rtl/>
              </w:rPr>
              <w:t>ترکیبی از مصالح بومی و غیر</w:t>
            </w:r>
            <w:del w:id="5188" w:author="Mehrnazi Boojari" w:date="2019-01-08T02:13:00Z">
              <w:r w:rsidRPr="00BD2B24" w:rsidDel="00175889">
                <w:rPr>
                  <w:rFonts w:ascii="B Lotus" w:eastAsia="Times New Roman" w:hAnsi="B Lotus" w:cs="B Lotus" w:hint="cs"/>
                  <w:color w:val="000000"/>
                  <w:sz w:val="20"/>
                  <w:szCs w:val="20"/>
                  <w:rtl/>
                </w:rPr>
                <w:delText xml:space="preserve"> </w:delText>
              </w:r>
            </w:del>
            <w:r w:rsidRPr="00BD2B24">
              <w:rPr>
                <w:rFonts w:ascii="B Lotus" w:eastAsia="Times New Roman" w:hAnsi="B Lotus" w:cs="B Lotus" w:hint="cs"/>
                <w:color w:val="000000"/>
                <w:sz w:val="20"/>
                <w:szCs w:val="20"/>
                <w:rtl/>
              </w:rPr>
              <w:t>بومی</w:t>
            </w:r>
            <w:del w:id="5189" w:author="Mehrnazi Boojari" w:date="2019-01-10T23:47:00Z">
              <w:r w:rsidRPr="00BD2B24" w:rsidDel="00572590">
                <w:rPr>
                  <w:rFonts w:ascii="B Lotus" w:eastAsia="Times New Roman" w:hAnsi="B Lotus" w:cs="B Lotus" w:hint="cs"/>
                  <w:color w:val="000000"/>
                  <w:sz w:val="20"/>
                  <w:szCs w:val="20"/>
                  <w:rtl/>
                </w:rPr>
                <w:delText xml:space="preserve"> </w:delText>
              </w:r>
            </w:del>
            <w:ins w:id="5190" w:author="Mehrnazi Boojari" w:date="2019-01-10T23:47:00Z">
              <w:r w:rsidR="00572590">
                <w:rPr>
                  <w:rFonts w:ascii="B Lotus" w:eastAsia="Times New Roman" w:hAnsi="B Lotus" w:cs="B Lotus" w:hint="cs"/>
                  <w:color w:val="000000"/>
                  <w:sz w:val="20"/>
                  <w:szCs w:val="20"/>
                  <w:rtl/>
                </w:rPr>
                <w:t>.</w:t>
              </w:r>
            </w:ins>
          </w:p>
        </w:tc>
      </w:tr>
      <w:tr w:rsidR="00A06196" w:rsidRPr="00BD2B24" w14:paraId="17CDFEF9"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0884847B" w14:textId="77777777" w:rsidR="00A06196" w:rsidRPr="00BD2B24" w:rsidRDefault="00A06196" w:rsidP="00756134">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وضعیت و سازمان مسئول جمع</w:t>
            </w:r>
            <w:ins w:id="5191" w:author="Mehrnazi Boojari" w:date="2019-01-09T00:04:00Z">
              <w:r w:rsidR="00756134">
                <w:rPr>
                  <w:rFonts w:ascii="B Lotus" w:eastAsia="Times New Roman" w:hAnsi="B Lotus" w:cs="B Nazanin" w:hint="cs"/>
                  <w:color w:val="000000"/>
                  <w:sz w:val="20"/>
                  <w:szCs w:val="20"/>
                  <w:rtl/>
                  <w:lang w:bidi="fa-IR"/>
                </w:rPr>
                <w:t>‌</w:t>
              </w:r>
            </w:ins>
            <w:del w:id="5192" w:author="Mehrnazi Boojari" w:date="2019-01-09T00:04:00Z">
              <w:r w:rsidRPr="00BD2B24" w:rsidDel="00756134">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آوري و دفع زباله</w:t>
            </w:r>
          </w:p>
        </w:tc>
        <w:tc>
          <w:tcPr>
            <w:tcW w:w="5490" w:type="dxa"/>
            <w:noWrap/>
            <w:vAlign w:val="center"/>
            <w:hideMark/>
          </w:tcPr>
          <w:p w14:paraId="5EDB22AC" w14:textId="77777777" w:rsidR="00A06196" w:rsidRPr="00BD2B24" w:rsidRDefault="00A06196" w:rsidP="00572590">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دارا</w:t>
            </w:r>
            <w:del w:id="5193" w:author="Mehrnazi Boojari" w:date="2019-01-07T10:45:00Z">
              <w:r w:rsidRPr="00BD2B24" w:rsidDel="006A1F1D">
                <w:rPr>
                  <w:rFonts w:ascii="B Lotus" w:eastAsia="Times New Roman" w:hAnsi="B Lotus" w:cs="B Lotus" w:hint="cs"/>
                  <w:color w:val="000000"/>
                  <w:sz w:val="20"/>
                  <w:szCs w:val="20"/>
                  <w:rtl/>
                </w:rPr>
                <w:delText xml:space="preserve"> بودن </w:delText>
              </w:r>
            </w:del>
            <w:ins w:id="5194" w:author="Mehrnazi Boojari" w:date="2019-01-07T10:45:00Z">
              <w:r w:rsidR="006A1F1D">
                <w:rPr>
                  <w:rFonts w:ascii="B Lotus" w:eastAsia="Times New Roman" w:hAnsi="B Lotus" w:cs="B Lotus" w:hint="cs"/>
                  <w:color w:val="000000"/>
                  <w:sz w:val="20"/>
                  <w:szCs w:val="20"/>
                  <w:rtl/>
                </w:rPr>
                <w:t xml:space="preserve">‌بودن </w:t>
              </w:r>
            </w:ins>
            <w:r w:rsidRPr="00BD2B24">
              <w:rPr>
                <w:rFonts w:ascii="B Lotus" w:eastAsia="Times New Roman" w:hAnsi="B Lotus" w:cs="B Lotus" w:hint="cs"/>
                <w:color w:val="000000"/>
                <w:sz w:val="20"/>
                <w:szCs w:val="20"/>
                <w:rtl/>
              </w:rPr>
              <w:t xml:space="preserve">و فاقد وجود سازمانی برای </w:t>
            </w:r>
            <w:del w:id="5195" w:author="Mehrnazi Boojari" w:date="2019-01-07T10:56:00Z">
              <w:r w:rsidRPr="00BD2B24" w:rsidDel="006A1F1D">
                <w:rPr>
                  <w:rFonts w:ascii="B Lotus" w:eastAsia="Times New Roman" w:hAnsi="B Lotus" w:cs="B Lotus" w:hint="cs"/>
                  <w:color w:val="000000"/>
                  <w:sz w:val="20"/>
                  <w:szCs w:val="20"/>
                  <w:rtl/>
                </w:rPr>
                <w:delText>جمع آوری</w:delText>
              </w:r>
            </w:del>
            <w:ins w:id="5196" w:author="Mehrnazi Boojari" w:date="2019-01-07T10:56:00Z">
              <w:r w:rsidR="006A1F1D">
                <w:rPr>
                  <w:rFonts w:ascii="B Lotus" w:eastAsia="Times New Roman" w:hAnsi="B Lotus" w:cs="B Lotus" w:hint="cs"/>
                  <w:color w:val="000000"/>
                  <w:sz w:val="20"/>
                  <w:szCs w:val="20"/>
                  <w:rtl/>
                </w:rPr>
                <w:t>جمع‌آوری</w:t>
              </w:r>
            </w:ins>
            <w:r w:rsidRPr="00BD2B24">
              <w:rPr>
                <w:rFonts w:ascii="B Lotus" w:eastAsia="Times New Roman" w:hAnsi="B Lotus" w:cs="B Lotus" w:hint="cs"/>
                <w:color w:val="000000"/>
                <w:sz w:val="20"/>
                <w:szCs w:val="20"/>
                <w:rtl/>
              </w:rPr>
              <w:t xml:space="preserve"> و دفع </w:t>
            </w:r>
            <w:del w:id="5197" w:author="Mehrnazi Boojari" w:date="2019-01-10T23:47:00Z">
              <w:r w:rsidRPr="00BD2B24" w:rsidDel="00572590">
                <w:rPr>
                  <w:rFonts w:ascii="B Lotus" w:eastAsia="Times New Roman" w:hAnsi="B Lotus" w:cs="B Lotus" w:hint="cs"/>
                  <w:color w:val="000000"/>
                  <w:sz w:val="20"/>
                  <w:szCs w:val="20"/>
                  <w:rtl/>
                </w:rPr>
                <w:delText xml:space="preserve">زباله </w:delText>
              </w:r>
            </w:del>
            <w:ins w:id="5198" w:author="Mehrnazi Boojari" w:date="2019-01-10T23:47:00Z">
              <w:r w:rsidR="00572590" w:rsidRPr="00BD2B24">
                <w:rPr>
                  <w:rFonts w:ascii="B Lotus" w:eastAsia="Times New Roman" w:hAnsi="B Lotus" w:cs="B Lotus" w:hint="cs"/>
                  <w:color w:val="000000"/>
                  <w:sz w:val="20"/>
                  <w:szCs w:val="20"/>
                  <w:rtl/>
                </w:rPr>
                <w:t>زباله</w:t>
              </w:r>
              <w:r w:rsidR="00572590">
                <w:rPr>
                  <w:rFonts w:ascii="B Lotus" w:eastAsia="Times New Roman" w:hAnsi="B Lotus" w:cs="B Lotus" w:hint="cs"/>
                  <w:color w:val="000000"/>
                  <w:sz w:val="20"/>
                  <w:szCs w:val="20"/>
                  <w:rtl/>
                </w:rPr>
                <w:t>.</w:t>
              </w:r>
            </w:ins>
          </w:p>
        </w:tc>
      </w:tr>
      <w:tr w:rsidR="00A06196" w:rsidRPr="00BD2B24" w14:paraId="3BA863CB"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54BB4BCE"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lastRenderedPageBreak/>
              <w:t>عمده</w:t>
            </w:r>
            <w:del w:id="5199" w:author="Mehrnazi Boojari" w:date="2019-01-07T10:56:00Z">
              <w:r w:rsidRPr="00BD2B24" w:rsidDel="006A1F1D">
                <w:rPr>
                  <w:rFonts w:ascii="B Lotus" w:eastAsia="Times New Roman" w:hAnsi="B Lotus" w:cs="B Lotus"/>
                  <w:color w:val="000000"/>
                  <w:sz w:val="20"/>
                  <w:szCs w:val="20"/>
                  <w:rtl/>
                  <w:lang w:bidi="fa-IR"/>
                </w:rPr>
                <w:delText xml:space="preserve"> ترین </w:delText>
              </w:r>
            </w:del>
            <w:ins w:id="5200" w:author="Mehrnazi Boojari" w:date="2019-01-07T10:56:00Z">
              <w:r w:rsidR="006A1F1D">
                <w:rPr>
                  <w:rFonts w:ascii="B Lotus" w:eastAsia="Times New Roman" w:hAnsi="B Lotus" w:cs="B Lotus" w:hint="cs"/>
                  <w:color w:val="000000"/>
                  <w:sz w:val="20"/>
                  <w:szCs w:val="20"/>
                  <w:rtl/>
                  <w:lang w:bidi="fa-IR"/>
                </w:rPr>
                <w:t>‌</w:t>
              </w:r>
              <w:r w:rsidR="006A1F1D">
                <w:rPr>
                  <w:rFonts w:ascii="B Lotus" w:eastAsia="Times New Roman" w:hAnsi="B Lotus" w:cs="B Lotus"/>
                  <w:color w:val="000000"/>
                  <w:sz w:val="20"/>
                  <w:szCs w:val="20"/>
                  <w:rtl/>
                  <w:lang w:bidi="fa-IR"/>
                </w:rPr>
                <w:t xml:space="preserve">ترین </w:t>
              </w:r>
            </w:ins>
            <w:r w:rsidRPr="00BD2B24">
              <w:rPr>
                <w:rFonts w:ascii="B Lotus" w:eastAsia="Times New Roman" w:hAnsi="B Lotus" w:cs="B Lotus"/>
                <w:color w:val="000000"/>
                <w:sz w:val="20"/>
                <w:szCs w:val="20"/>
                <w:rtl/>
                <w:lang w:bidi="fa-IR"/>
              </w:rPr>
              <w:t>نـوع وسـیل</w:t>
            </w:r>
            <w:del w:id="5201"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202"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مـورد اسـتفاده در سیسـتم حمـل و نقـل</w:t>
            </w:r>
            <w:r w:rsidRPr="00BD2B24">
              <w:rPr>
                <w:rFonts w:ascii="B Lotus" w:eastAsia="Times New Roman" w:hAnsi="B Lotus" w:cs="B Lotus"/>
                <w:color w:val="000000"/>
                <w:sz w:val="20"/>
                <w:szCs w:val="20"/>
                <w:lang w:bidi="fa-IR"/>
              </w:rPr>
              <w:t xml:space="preserve"> </w:t>
            </w:r>
            <w:r w:rsidRPr="00BD2B24">
              <w:rPr>
                <w:rFonts w:ascii="B Lotus" w:eastAsia="Times New Roman" w:hAnsi="B Lotus" w:cs="B Lotus"/>
                <w:color w:val="000000"/>
                <w:sz w:val="20"/>
                <w:szCs w:val="20"/>
                <w:rtl/>
                <w:lang w:bidi="fa-IR"/>
              </w:rPr>
              <w:t>عمـومی</w:t>
            </w:r>
          </w:p>
        </w:tc>
        <w:tc>
          <w:tcPr>
            <w:tcW w:w="5490" w:type="dxa"/>
            <w:noWrap/>
            <w:vAlign w:val="center"/>
            <w:hideMark/>
          </w:tcPr>
          <w:p w14:paraId="30580444" w14:textId="77777777" w:rsidR="00A06196" w:rsidRPr="00BD2B24" w:rsidRDefault="00A06196" w:rsidP="00572590">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سیستم حمل و نقل عمومی شامل</w:t>
            </w:r>
            <w:del w:id="5203" w:author="Mehrnazi Boojari" w:date="2019-01-07T10:35:00Z">
              <w:r w:rsidRPr="00BD2B24" w:rsidDel="006C73A5">
                <w:rPr>
                  <w:rFonts w:ascii="B Lotus" w:eastAsia="Times New Roman" w:hAnsi="B Lotus" w:cs="B Lotus" w:hint="cs"/>
                  <w:color w:val="000000"/>
                  <w:sz w:val="20"/>
                  <w:szCs w:val="20"/>
                  <w:rtl/>
                </w:rPr>
                <w:delText xml:space="preserve"> : </w:delText>
              </w:r>
            </w:del>
            <w:ins w:id="5204" w:author="Mehrnazi Boojari" w:date="2019-01-10T23:47:00Z">
              <w:r w:rsidR="00572590">
                <w:rPr>
                  <w:rFonts w:ascii="B Lotus" w:eastAsia="Times New Roman" w:hAnsi="B Lotus" w:cs="B Nazanin" w:hint="cs"/>
                  <w:color w:val="000000"/>
                  <w:sz w:val="20"/>
                  <w:szCs w:val="20"/>
                  <w:rtl/>
                </w:rPr>
                <w:t>‌</w:t>
              </w:r>
            </w:ins>
            <w:ins w:id="5205" w:author="Mehrnazi Boojari" w:date="2019-01-07T10:35:00Z">
              <w:r w:rsidR="006C73A5">
                <w:rPr>
                  <w:rFonts w:ascii="B Lotus" w:eastAsia="Times New Roman" w:hAnsi="B Lotus" w:cs="B Lotus" w:hint="cs"/>
                  <w:color w:val="000000"/>
                  <w:sz w:val="20"/>
                  <w:szCs w:val="20"/>
                  <w:rtl/>
                </w:rPr>
                <w:t xml:space="preserve"> </w:t>
              </w:r>
            </w:ins>
            <w:r w:rsidRPr="00BD2B24">
              <w:rPr>
                <w:rFonts w:ascii="B Lotus" w:eastAsia="Times New Roman" w:hAnsi="B Lotus" w:cs="B Lotus" w:hint="cs"/>
                <w:color w:val="000000"/>
                <w:sz w:val="20"/>
                <w:szCs w:val="20"/>
                <w:rtl/>
              </w:rPr>
              <w:t>تاکسی سرویس</w:t>
            </w:r>
            <w:del w:id="5206" w:author="Mehrnazi Boojari" w:date="2019-01-07T09:47:00Z">
              <w:r w:rsidRPr="00BD2B24" w:rsidDel="006F7CCF">
                <w:rPr>
                  <w:rFonts w:ascii="B Lotus" w:eastAsia="Times New Roman" w:hAnsi="B Lotus" w:cs="B Lotus" w:hint="cs"/>
                  <w:color w:val="000000"/>
                  <w:sz w:val="20"/>
                  <w:szCs w:val="20"/>
                  <w:rtl/>
                </w:rPr>
                <w:delText xml:space="preserve"> ،</w:delText>
              </w:r>
            </w:del>
            <w:ins w:id="5207" w:author="Mehrnazi Boojari" w:date="2019-01-07T09:47:00Z">
              <w:r w:rsidR="006F7CCF">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اتوبوس یا مینی</w:t>
            </w:r>
            <w:ins w:id="5208" w:author="Mehrnazi Boojari" w:date="2019-01-08T02:13:00Z">
              <w:r w:rsidR="00175889">
                <w:rPr>
                  <w:rFonts w:ascii="B Lotus" w:eastAsia="Times New Roman" w:hAnsi="B Lotus" w:cs="B Nazanin" w:hint="cs"/>
                  <w:color w:val="000000"/>
                  <w:sz w:val="20"/>
                  <w:szCs w:val="20"/>
                  <w:rtl/>
                </w:rPr>
                <w:t>‌</w:t>
              </w:r>
            </w:ins>
            <w:del w:id="5209" w:author="Mehrnazi Boojari" w:date="2019-01-08T02:13:00Z">
              <w:r w:rsidRPr="00BD2B24" w:rsidDel="00175889">
                <w:rPr>
                  <w:rFonts w:ascii="B Lotus" w:eastAsia="Times New Roman" w:hAnsi="B Lotus" w:cs="B Lotus" w:hint="cs"/>
                  <w:color w:val="000000"/>
                  <w:sz w:val="20"/>
                  <w:szCs w:val="20"/>
                  <w:rtl/>
                </w:rPr>
                <w:delText xml:space="preserve"> </w:delText>
              </w:r>
            </w:del>
            <w:r w:rsidRPr="00BD2B24">
              <w:rPr>
                <w:rFonts w:ascii="B Lotus" w:eastAsia="Times New Roman" w:hAnsi="B Lotus" w:cs="B Lotus" w:hint="cs"/>
                <w:color w:val="000000"/>
                <w:sz w:val="20"/>
                <w:szCs w:val="20"/>
                <w:rtl/>
              </w:rPr>
              <w:t>بوس و وانت یا سایر</w:t>
            </w:r>
            <w:ins w:id="5210" w:author="Mehrnazi Boojari" w:date="2019-01-10T23:48:00Z">
              <w:r w:rsidR="00572590">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w:t>
            </w:r>
          </w:p>
        </w:tc>
      </w:tr>
      <w:tr w:rsidR="00A06196" w:rsidRPr="00BD2B24" w14:paraId="5A7973ED"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46093A56"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متوسط مظن</w:t>
            </w:r>
            <w:del w:id="5211"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212"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قیمـت یـک مترمربـع زمـین بـراي احـداث واحـد مسـکونی</w:t>
            </w:r>
          </w:p>
        </w:tc>
        <w:tc>
          <w:tcPr>
            <w:tcW w:w="5490" w:type="dxa"/>
            <w:noWrap/>
            <w:vAlign w:val="center"/>
            <w:hideMark/>
          </w:tcPr>
          <w:p w14:paraId="6B0FDC0B"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32A5C692"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00613487"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متوسط مظن</w:t>
            </w:r>
            <w:del w:id="5213"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214"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هزین</w:t>
            </w:r>
            <w:del w:id="5215" w:author="Mehrnazi Boojari" w:date="2019-01-08T02:14:00Z">
              <w:r w:rsidRPr="00BD2B24" w:rsidDel="00175889">
                <w:rPr>
                  <w:rFonts w:ascii="B Lotus" w:eastAsia="Times New Roman" w:hAnsi="B Lotus" w:cs="B Lotus"/>
                  <w:color w:val="000000"/>
                  <w:sz w:val="20"/>
                  <w:szCs w:val="20"/>
                  <w:rtl/>
                  <w:lang w:bidi="fa-IR"/>
                </w:rPr>
                <w:delText>ه</w:delText>
              </w:r>
              <w:r w:rsidRPr="00BD2B24" w:rsidDel="00175889">
                <w:rPr>
                  <w:rFonts w:ascii="B Lotus" w:eastAsia="Times New Roman" w:hAnsi="B Lotus" w:cs="B Lotus" w:hint="cs"/>
                  <w:color w:val="000000"/>
                  <w:sz w:val="20"/>
                  <w:szCs w:val="20"/>
                  <w:rtl/>
                  <w:lang w:bidi="fa-IR"/>
                </w:rPr>
                <w:delText xml:space="preserve"> </w:delText>
              </w:r>
              <w:r w:rsidRPr="00BD2B24" w:rsidDel="00175889">
                <w:rPr>
                  <w:rFonts w:ascii="B Lotus" w:eastAsia="Times New Roman" w:hAnsi="B Lotus" w:cs="B Lotus"/>
                  <w:color w:val="000000"/>
                  <w:sz w:val="20"/>
                  <w:szCs w:val="20"/>
                  <w:rtl/>
                  <w:lang w:bidi="fa-IR"/>
                </w:rPr>
                <w:delText xml:space="preserve">ي </w:delText>
              </w:r>
            </w:del>
            <w:ins w:id="5216"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احداث یک مترمربع زیربناي مسکونی</w:t>
            </w:r>
          </w:p>
        </w:tc>
        <w:tc>
          <w:tcPr>
            <w:tcW w:w="5490" w:type="dxa"/>
            <w:noWrap/>
            <w:vAlign w:val="center"/>
            <w:hideMark/>
          </w:tcPr>
          <w:p w14:paraId="2C28C1F6" w14:textId="77777777" w:rsidR="00A06196" w:rsidRPr="00BD2B24" w:rsidRDefault="00A06196" w:rsidP="00A06196">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21712EBE"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1CBFACDA"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متوسـط مظنـ</w:t>
            </w:r>
            <w:del w:id="5217"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218"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اجـاره بهـاي ماهانـ</w:t>
            </w:r>
            <w:del w:id="5219" w:author="Mehrnazi Boojari" w:date="2019-01-08T02:14:00Z">
              <w:r w:rsidRPr="00BD2B24" w:rsidDel="00175889">
                <w:rPr>
                  <w:rFonts w:ascii="B Lotus" w:eastAsia="Times New Roman" w:hAnsi="B Lotus" w:cs="B Lotus"/>
                  <w:color w:val="000000"/>
                  <w:sz w:val="20"/>
                  <w:szCs w:val="20"/>
                  <w:rtl/>
                  <w:lang w:bidi="fa-IR"/>
                </w:rPr>
                <w:delText>ه</w:delText>
              </w:r>
              <w:r w:rsidRPr="00BD2B24" w:rsidDel="00175889">
                <w:rPr>
                  <w:rFonts w:ascii="B Lotus" w:eastAsia="Times New Roman" w:hAnsi="B Lotus" w:cs="B Lotus" w:hint="cs"/>
                  <w:color w:val="000000"/>
                  <w:sz w:val="20"/>
                  <w:szCs w:val="20"/>
                  <w:rtl/>
                  <w:lang w:bidi="fa-IR"/>
                </w:rPr>
                <w:delText xml:space="preserve"> </w:delText>
              </w:r>
              <w:r w:rsidRPr="00BD2B24" w:rsidDel="00175889">
                <w:rPr>
                  <w:rFonts w:ascii="B Lotus" w:eastAsia="Times New Roman" w:hAnsi="B Lotus" w:cs="B Lotus"/>
                  <w:color w:val="000000"/>
                  <w:sz w:val="20"/>
                  <w:szCs w:val="20"/>
                  <w:rtl/>
                  <w:lang w:bidi="fa-IR"/>
                </w:rPr>
                <w:delText xml:space="preserve">ي </w:delText>
              </w:r>
            </w:del>
            <w:ins w:id="5220"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یـک مترمربـع زیربنـاي مسـکونی</w:t>
            </w:r>
          </w:p>
        </w:tc>
        <w:tc>
          <w:tcPr>
            <w:tcW w:w="5490" w:type="dxa"/>
            <w:noWrap/>
            <w:vAlign w:val="center"/>
            <w:hideMark/>
          </w:tcPr>
          <w:p w14:paraId="0056EA8F"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24124A85"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0E1AEABF"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w:t>
            </w:r>
            <w:r w:rsidRPr="00BD2B24">
              <w:rPr>
                <w:rFonts w:ascii="B Lotus" w:eastAsia="Times New Roman" w:hAnsi="B Lotus" w:cs="B Lotus"/>
                <w:color w:val="000000"/>
                <w:sz w:val="20"/>
                <w:szCs w:val="20"/>
                <w:vertAlign w:val="superscript"/>
                <w:rtl/>
                <w:lang w:bidi="fa-IR"/>
              </w:rPr>
              <w:footnoteReference w:id="52"/>
            </w:r>
            <w:r w:rsidRPr="00BD2B24">
              <w:rPr>
                <w:rFonts w:ascii="B Lotus" w:eastAsia="Times New Roman" w:hAnsi="B Lotus" w:cs="B Lotus"/>
                <w:color w:val="000000"/>
                <w:sz w:val="20"/>
                <w:szCs w:val="20"/>
                <w:rtl/>
                <w:lang w:bidi="fa-IR"/>
              </w:rPr>
              <w:t xml:space="preserve"> روستایی کشور برحسب جهت جغرافیایی نماها</w:t>
            </w:r>
          </w:p>
        </w:tc>
        <w:tc>
          <w:tcPr>
            <w:tcW w:w="5490" w:type="dxa"/>
            <w:noWrap/>
            <w:vAlign w:val="center"/>
            <w:hideMark/>
          </w:tcPr>
          <w:p w14:paraId="39AC5A55" w14:textId="77777777" w:rsidR="00A06196" w:rsidRPr="00BD2B24" w:rsidRDefault="00A06196" w:rsidP="00572590">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به چهار جهت جغرافیایی شمال</w:t>
            </w:r>
            <w:del w:id="5227" w:author="Mehrnazi Boojari" w:date="2019-01-07T09:47:00Z">
              <w:r w:rsidRPr="00BD2B24" w:rsidDel="006F7CCF">
                <w:rPr>
                  <w:rFonts w:ascii="B Lotus" w:eastAsia="Times New Roman" w:hAnsi="B Lotus" w:cs="B Lotus" w:hint="cs"/>
                  <w:color w:val="000000"/>
                  <w:sz w:val="20"/>
                  <w:szCs w:val="20"/>
                  <w:rtl/>
                </w:rPr>
                <w:delText xml:space="preserve"> ،</w:delText>
              </w:r>
            </w:del>
            <w:ins w:id="5228" w:author="Mehrnazi Boojari" w:date="2019-01-07T09:47:00Z">
              <w:r w:rsidR="006F7CCF">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جنوب</w:t>
            </w:r>
            <w:del w:id="5229" w:author="Mehrnazi Boojari" w:date="2019-01-07T09:47:00Z">
              <w:r w:rsidRPr="00BD2B24" w:rsidDel="006F7CCF">
                <w:rPr>
                  <w:rFonts w:ascii="B Lotus" w:eastAsia="Times New Roman" w:hAnsi="B Lotus" w:cs="B Lotus" w:hint="cs"/>
                  <w:color w:val="000000"/>
                  <w:sz w:val="20"/>
                  <w:szCs w:val="20"/>
                  <w:rtl/>
                </w:rPr>
                <w:delText xml:space="preserve"> ،</w:delText>
              </w:r>
            </w:del>
            <w:ins w:id="5230" w:author="Mehrnazi Boojari" w:date="2019-01-07T09:47:00Z">
              <w:r w:rsidR="006F7CCF">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شرق</w:t>
            </w:r>
            <w:del w:id="5231" w:author="Mehrnazi Boojari" w:date="2019-01-10T23:48:00Z">
              <w:r w:rsidRPr="00BD2B24" w:rsidDel="00572590">
                <w:rPr>
                  <w:rFonts w:ascii="B Lotus" w:eastAsia="Times New Roman" w:hAnsi="B Lotus" w:cs="B Lotus" w:hint="cs"/>
                  <w:color w:val="000000"/>
                  <w:sz w:val="20"/>
                  <w:szCs w:val="20"/>
                  <w:rtl/>
                </w:rPr>
                <w:delText xml:space="preserve"> و</w:delText>
              </w:r>
            </w:del>
            <w:ins w:id="5232" w:author="Mehrnazi Boojari" w:date="2019-01-10T23:48:00Z">
              <w:r w:rsidR="00572590">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غرب</w:t>
            </w:r>
            <w:ins w:id="5233" w:author="Mehrnazi Boojari" w:date="2019-01-10T23:48:00Z">
              <w:r w:rsidR="00572590">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w:t>
            </w:r>
          </w:p>
        </w:tc>
      </w:tr>
      <w:tr w:rsidR="00A06196" w:rsidRPr="00BD2B24" w14:paraId="3227EC23"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6CC18969"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تعداد نما و میانگین آن</w:t>
            </w:r>
          </w:p>
        </w:tc>
        <w:tc>
          <w:tcPr>
            <w:tcW w:w="5490" w:type="dxa"/>
            <w:noWrap/>
            <w:vAlign w:val="center"/>
            <w:hideMark/>
          </w:tcPr>
          <w:p w14:paraId="57C16AB8"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0187F621"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409AC5A5" w14:textId="77777777" w:rsidR="00A06196" w:rsidRPr="00BD2B24" w:rsidRDefault="00A06196" w:rsidP="003F31C5">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نوع بازشو</w:t>
            </w:r>
            <w:ins w:id="5234" w:author="Mehrnazi Boojari" w:date="2019-01-10T23:49:00Z">
              <w:r w:rsidR="003F31C5">
                <w:rPr>
                  <w:rFonts w:ascii="B Lotus" w:eastAsia="Times New Roman" w:hAnsi="B Lotus" w:cs="B Lotus" w:hint="cs"/>
                  <w:color w:val="000000"/>
                  <w:sz w:val="20"/>
                  <w:szCs w:val="20"/>
                  <w:rtl/>
                  <w:lang w:bidi="fa-IR"/>
                </w:rPr>
                <w:t xml:space="preserve"> </w:t>
              </w:r>
            </w:ins>
            <w:r w:rsidRPr="00BD2B24">
              <w:rPr>
                <w:rFonts w:ascii="B Lotus" w:eastAsia="Times New Roman" w:hAnsi="B Lotus" w:cs="B Lotus" w:hint="cs"/>
                <w:color w:val="000000"/>
                <w:sz w:val="20"/>
                <w:szCs w:val="20"/>
                <w:rtl/>
                <w:lang w:bidi="fa-IR"/>
              </w:rPr>
              <w:t>(در</w:t>
            </w:r>
            <w:del w:id="5235" w:author="Mehrnazi Boojari" w:date="2019-01-07T09:47:00Z">
              <w:r w:rsidRPr="00BD2B24" w:rsidDel="006F7CCF">
                <w:rPr>
                  <w:rFonts w:ascii="B Lotus" w:eastAsia="Times New Roman" w:hAnsi="B Lotus" w:cs="B Lotus" w:hint="cs"/>
                  <w:color w:val="000000"/>
                  <w:sz w:val="20"/>
                  <w:szCs w:val="20"/>
                  <w:rtl/>
                  <w:lang w:bidi="fa-IR"/>
                </w:rPr>
                <w:delText xml:space="preserve"> ،</w:delText>
              </w:r>
            </w:del>
            <w:ins w:id="5236" w:author="Mehrnazi Boojari" w:date="2019-01-07T09:47:00Z">
              <w:r w:rsidR="006F7CCF">
                <w:rPr>
                  <w:rFonts w:ascii="B Lotus" w:eastAsia="Times New Roman" w:hAnsi="B Lotus" w:cs="B Lotus" w:hint="cs"/>
                  <w:color w:val="000000"/>
                  <w:sz w:val="20"/>
                  <w:szCs w:val="20"/>
                  <w:rtl/>
                  <w:lang w:bidi="fa-IR"/>
                </w:rPr>
                <w:t>،</w:t>
              </w:r>
            </w:ins>
            <w:r w:rsidRPr="00BD2B24">
              <w:rPr>
                <w:rFonts w:ascii="B Lotus" w:eastAsia="Times New Roman" w:hAnsi="B Lotus" w:cs="B Lotus" w:hint="cs"/>
                <w:color w:val="000000"/>
                <w:sz w:val="20"/>
                <w:szCs w:val="20"/>
                <w:rtl/>
                <w:lang w:bidi="fa-IR"/>
              </w:rPr>
              <w:t xml:space="preserve"> پنجره</w:t>
            </w:r>
            <w:del w:id="5237" w:author="Mehrnazi Boojari" w:date="2019-01-10T23:49:00Z">
              <w:r w:rsidRPr="00BD2B24" w:rsidDel="003F31C5">
                <w:rPr>
                  <w:rFonts w:ascii="B Lotus" w:eastAsia="Times New Roman" w:hAnsi="B Lotus" w:cs="B Lotus" w:hint="cs"/>
                  <w:color w:val="000000"/>
                  <w:sz w:val="20"/>
                  <w:szCs w:val="20"/>
                  <w:rtl/>
                  <w:lang w:bidi="fa-IR"/>
                </w:rPr>
                <w:delText xml:space="preserve"> و</w:delText>
              </w:r>
            </w:del>
            <w:ins w:id="5238" w:author="Mehrnazi Boojari" w:date="2019-01-10T23:49:00Z">
              <w:r w:rsidR="003F31C5">
                <w:rPr>
                  <w:rFonts w:ascii="B Lotus" w:eastAsia="Times New Roman" w:hAnsi="B Lotus" w:cs="B Lotus" w:hint="cs"/>
                  <w:color w:val="000000"/>
                  <w:sz w:val="20"/>
                  <w:szCs w:val="20"/>
                  <w:rtl/>
                  <w:lang w:bidi="fa-IR"/>
                </w:rPr>
                <w:t>،</w:t>
              </w:r>
            </w:ins>
            <w:r w:rsidRPr="00BD2B24">
              <w:rPr>
                <w:rFonts w:ascii="B Lotus" w:eastAsia="Times New Roman" w:hAnsi="B Lotus" w:cs="B Lotus" w:hint="cs"/>
                <w:color w:val="000000"/>
                <w:sz w:val="20"/>
                <w:szCs w:val="20"/>
                <w:rtl/>
                <w:lang w:bidi="fa-IR"/>
              </w:rPr>
              <w:t xml:space="preserve"> روزنه</w:t>
            </w:r>
            <w:del w:id="5239" w:author="Mehrnazi Boojari" w:date="2019-01-07T10:07:00Z">
              <w:r w:rsidRPr="00BD2B24" w:rsidDel="00A31D6F">
                <w:rPr>
                  <w:rFonts w:ascii="B Lotus" w:eastAsia="Times New Roman" w:hAnsi="B Lotus" w:cs="B Lotus" w:hint="cs"/>
                  <w:color w:val="000000"/>
                  <w:sz w:val="20"/>
                  <w:szCs w:val="20"/>
                  <w:rtl/>
                  <w:lang w:bidi="fa-IR"/>
                </w:rPr>
                <w:delText xml:space="preserve"> )</w:delText>
              </w:r>
            </w:del>
            <w:ins w:id="5240" w:author="Mehrnazi Boojari" w:date="2019-01-07T10:07:00Z">
              <w:r w:rsidR="00A31D6F">
                <w:rPr>
                  <w:rFonts w:ascii="B Lotus" w:eastAsia="Times New Roman" w:hAnsi="B Lotus" w:cs="B Lotus" w:hint="cs"/>
                  <w:color w:val="000000"/>
                  <w:sz w:val="20"/>
                  <w:szCs w:val="20"/>
                  <w:rtl/>
                  <w:lang w:bidi="fa-IR"/>
                </w:rPr>
                <w:t>)</w:t>
              </w:r>
            </w:ins>
            <w:r w:rsidRPr="00BD2B24">
              <w:rPr>
                <w:rFonts w:ascii="B Lotus" w:eastAsia="Times New Roman" w:hAnsi="B Lotus" w:cs="B Lotus" w:hint="cs"/>
                <w:color w:val="000000"/>
                <w:sz w:val="20"/>
                <w:szCs w:val="20"/>
                <w:rtl/>
                <w:lang w:bidi="fa-IR"/>
              </w:rPr>
              <w:t xml:space="preserve"> </w:t>
            </w:r>
            <w:r w:rsidRPr="00BD2B24">
              <w:rPr>
                <w:rFonts w:ascii="B Lotus" w:eastAsia="Times New Roman" w:hAnsi="B Lotus" w:cs="B Lotus"/>
                <w:color w:val="000000"/>
                <w:sz w:val="20"/>
                <w:szCs w:val="20"/>
                <w:rtl/>
                <w:lang w:bidi="fa-IR"/>
              </w:rPr>
              <w:t>در فضاهاي زیستی</w:t>
            </w:r>
          </w:p>
        </w:tc>
        <w:tc>
          <w:tcPr>
            <w:tcW w:w="5490" w:type="dxa"/>
            <w:noWrap/>
            <w:vAlign w:val="center"/>
            <w:hideMark/>
          </w:tcPr>
          <w:p w14:paraId="0C9D16FF" w14:textId="77777777" w:rsidR="00A06196" w:rsidRPr="00BD2B24" w:rsidRDefault="00A06196" w:rsidP="003F31C5">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color w:val="000000"/>
                <w:sz w:val="20"/>
                <w:szCs w:val="20"/>
                <w:rtl/>
              </w:rPr>
              <w:t>منظور از بازشو، درها</w:t>
            </w:r>
            <w:del w:id="5241" w:author="Mehrnazi Boojari" w:date="2019-01-10T23:49:00Z">
              <w:r w:rsidRPr="00BD2B24" w:rsidDel="003F31C5">
                <w:rPr>
                  <w:rFonts w:ascii="B Lotus" w:eastAsia="Times New Roman" w:hAnsi="B Lotus" w:cs="B Lotus"/>
                  <w:color w:val="000000"/>
                  <w:sz w:val="20"/>
                  <w:szCs w:val="20"/>
                  <w:rtl/>
                </w:rPr>
                <w:delText xml:space="preserve">، </w:delText>
              </w:r>
            </w:del>
            <w:ins w:id="5242" w:author="Mehrnazi Boojari" w:date="2019-01-10T23:49:00Z">
              <w:r w:rsidR="003F31C5">
                <w:rPr>
                  <w:rFonts w:ascii="B Lotus" w:eastAsia="Times New Roman" w:hAnsi="B Lotus" w:cs="B Lotus" w:hint="cs"/>
                  <w:color w:val="000000"/>
                  <w:sz w:val="20"/>
                  <w:szCs w:val="20"/>
                  <w:rtl/>
                </w:rPr>
                <w:t xml:space="preserve"> و</w:t>
              </w:r>
              <w:r w:rsidR="003F31C5" w:rsidRPr="00BD2B24">
                <w:rPr>
                  <w:rFonts w:ascii="B Lotus" w:eastAsia="Times New Roman" w:hAnsi="B Lotus" w:cs="B Lotus"/>
                  <w:color w:val="000000"/>
                  <w:sz w:val="20"/>
                  <w:szCs w:val="20"/>
                  <w:rtl/>
                </w:rPr>
                <w:t xml:space="preserve"> </w:t>
              </w:r>
            </w:ins>
            <w:r w:rsidRPr="00BD2B24">
              <w:rPr>
                <w:rFonts w:ascii="B Lotus" w:eastAsia="Times New Roman" w:hAnsi="B Lotus" w:cs="B Lotus"/>
                <w:color w:val="000000"/>
                <w:sz w:val="20"/>
                <w:szCs w:val="20"/>
                <w:rtl/>
              </w:rPr>
              <w:t>پنجره</w:t>
            </w:r>
            <w:del w:id="5243" w:author="Mehrnazi Boojari" w:date="2019-01-07T09:45:00Z">
              <w:r w:rsidRPr="00BD2B24" w:rsidDel="006F7CCF">
                <w:rPr>
                  <w:rFonts w:ascii="B Lotus" w:eastAsia="Times New Roman" w:hAnsi="B Lotus" w:cs="B Lotus"/>
                  <w:color w:val="000000"/>
                  <w:sz w:val="20"/>
                  <w:szCs w:val="20"/>
                  <w:rtl/>
                </w:rPr>
                <w:delText xml:space="preserve"> ها </w:delText>
              </w:r>
            </w:del>
            <w:ins w:id="5244" w:author="Mehrnazi Boojari" w:date="2019-01-07T09:45:00Z">
              <w:r w:rsidR="006F7CCF">
                <w:rPr>
                  <w:rFonts w:ascii="B Lotus" w:eastAsia="Times New Roman" w:hAnsi="B Lotus" w:cs="B Lotus" w:hint="cs"/>
                  <w:color w:val="000000"/>
                  <w:sz w:val="20"/>
                  <w:szCs w:val="20"/>
                  <w:rtl/>
                </w:rPr>
                <w:t>‌</w:t>
              </w:r>
            </w:ins>
            <w:ins w:id="5245" w:author="Mehrnazi Boojari" w:date="2019-01-08T03:15:00Z">
              <w:r w:rsidR="000E32D2">
                <w:rPr>
                  <w:rFonts w:ascii="B Lotus" w:eastAsia="Times New Roman" w:hAnsi="B Lotus" w:cs="B Nazanin" w:hint="cs"/>
                  <w:color w:val="000000"/>
                  <w:sz w:val="20"/>
                  <w:szCs w:val="20"/>
                  <w:rtl/>
                </w:rPr>
                <w:t>‌</w:t>
              </w:r>
            </w:ins>
            <w:ins w:id="5246" w:author="Mehrnazi Boojari" w:date="2019-01-07T09:45:00Z">
              <w:r w:rsidR="006F7CCF">
                <w:rPr>
                  <w:rFonts w:ascii="B Lotus" w:eastAsia="Times New Roman" w:hAnsi="B Lotus" w:cs="B Lotus"/>
                  <w:color w:val="000000"/>
                  <w:sz w:val="20"/>
                  <w:szCs w:val="20"/>
                  <w:rtl/>
                </w:rPr>
                <w:t xml:space="preserve">ها </w:t>
              </w:r>
            </w:ins>
            <w:r w:rsidRPr="00BD2B24">
              <w:rPr>
                <w:rFonts w:ascii="B Lotus" w:eastAsia="Times New Roman" w:hAnsi="B Lotus" w:cs="B Lotus"/>
                <w:color w:val="000000"/>
                <w:sz w:val="20"/>
                <w:szCs w:val="20"/>
                <w:rtl/>
              </w:rPr>
              <w:t>و روزنه</w:t>
            </w:r>
            <w:ins w:id="5247" w:author="Mehrnazi Boojari" w:date="2019-01-08T03:15:00Z">
              <w:r w:rsidR="000E32D2">
                <w:rPr>
                  <w:rFonts w:ascii="B Lotus" w:eastAsia="Times New Roman" w:hAnsi="B Lotus" w:cs="B Nazanin" w:hint="cs"/>
                  <w:color w:val="000000"/>
                  <w:sz w:val="20"/>
                  <w:szCs w:val="20"/>
                  <w:rtl/>
                </w:rPr>
                <w:t>‌</w:t>
              </w:r>
            </w:ins>
            <w:r w:rsidRPr="00BD2B24">
              <w:rPr>
                <w:rFonts w:ascii="B Lotus" w:eastAsia="Times New Roman" w:hAnsi="B Lotus" w:cs="B Lotus"/>
                <w:color w:val="000000"/>
                <w:sz w:val="20"/>
                <w:szCs w:val="20"/>
                <w:rtl/>
              </w:rPr>
              <w:t>هایی است که در دیوارها قـرار</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دارنـد</w:t>
            </w:r>
            <w:r w:rsidRPr="00BD2B24">
              <w:rPr>
                <w:rFonts w:ascii="B Lotus" w:eastAsia="Times New Roman" w:hAnsi="B Lotus" w:cs="B Lotus"/>
                <w:color w:val="000000"/>
                <w:sz w:val="20"/>
                <w:szCs w:val="20"/>
              </w:rPr>
              <w:t>.</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 xml:space="preserve">بازشوها امکان ورود و خروج ساکنان، نور و تهویه هوا و دید مناظر را مقدور </w:t>
            </w:r>
            <w:del w:id="5248" w:author="Mehrnazi Boojari" w:date="2019-01-08T03:15:00Z">
              <w:r w:rsidRPr="00BD2B24" w:rsidDel="000E32D2">
                <w:rPr>
                  <w:rFonts w:ascii="B Lotus" w:eastAsia="Times New Roman" w:hAnsi="B Lotus" w:cs="B Lotus"/>
                  <w:color w:val="000000"/>
                  <w:sz w:val="20"/>
                  <w:szCs w:val="20"/>
                  <w:rtl/>
                </w:rPr>
                <w:delText xml:space="preserve">میسازند </w:delText>
              </w:r>
            </w:del>
            <w:ins w:id="5249" w:author="Mehrnazi Boojari" w:date="2019-01-08T03:15:00Z">
              <w:r w:rsidR="000E32D2" w:rsidRPr="00BD2B24">
                <w:rPr>
                  <w:rFonts w:ascii="B Lotus" w:eastAsia="Times New Roman" w:hAnsi="B Lotus" w:cs="B Lotus"/>
                  <w:color w:val="000000"/>
                  <w:sz w:val="20"/>
                  <w:szCs w:val="20"/>
                  <w:rtl/>
                </w:rPr>
                <w:t>می</w:t>
              </w:r>
              <w:r w:rsidR="000E32D2">
                <w:rPr>
                  <w:rFonts w:ascii="B Lotus" w:eastAsia="Times New Roman" w:hAnsi="B Lotus" w:cs="B Nazanin" w:hint="cs"/>
                  <w:color w:val="000000"/>
                  <w:sz w:val="20"/>
                  <w:szCs w:val="20"/>
                  <w:rtl/>
                </w:rPr>
                <w:t>‌</w:t>
              </w:r>
              <w:r w:rsidR="000E32D2">
                <w:rPr>
                  <w:rFonts w:ascii="B Lotus" w:eastAsia="Times New Roman" w:hAnsi="B Lotus" w:cs="B Lotus" w:hint="cs"/>
                  <w:color w:val="000000"/>
                  <w:sz w:val="20"/>
                  <w:szCs w:val="20"/>
                  <w:rtl/>
                </w:rPr>
                <w:t>کن</w:t>
              </w:r>
              <w:r w:rsidR="000E32D2" w:rsidRPr="00BD2B24">
                <w:rPr>
                  <w:rFonts w:ascii="B Lotus" w:eastAsia="Times New Roman" w:hAnsi="B Lotus" w:cs="B Lotus"/>
                  <w:color w:val="000000"/>
                  <w:sz w:val="20"/>
                  <w:szCs w:val="20"/>
                  <w:rtl/>
                </w:rPr>
                <w:t xml:space="preserve">ند </w:t>
              </w:r>
            </w:ins>
            <w:r w:rsidRPr="00BD2B24">
              <w:rPr>
                <w:rFonts w:ascii="B Lotus" w:eastAsia="Times New Roman" w:hAnsi="B Lotus" w:cs="B Lotus"/>
                <w:color w:val="000000"/>
                <w:sz w:val="20"/>
                <w:szCs w:val="20"/>
                <w:rtl/>
              </w:rPr>
              <w:t>و نشان</w:t>
            </w:r>
            <w:ins w:id="5250" w:author="Mehrnazi Boojari" w:date="2019-01-08T03:15:00Z">
              <w:r w:rsidR="000E32D2">
                <w:rPr>
                  <w:rFonts w:ascii="B Lotus" w:eastAsia="Times New Roman" w:hAnsi="B Lotus" w:cs="B Nazanin" w:hint="cs"/>
                  <w:color w:val="000000"/>
                  <w:sz w:val="20"/>
                  <w:szCs w:val="20"/>
                  <w:rtl/>
                </w:rPr>
                <w:t>‌</w:t>
              </w:r>
            </w:ins>
            <w:del w:id="5251" w:author="Mehrnazi Boojari" w:date="2019-01-08T03:15:00Z">
              <w:r w:rsidRPr="00BD2B24" w:rsidDel="000E32D2">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دهند</w:t>
            </w:r>
            <w:del w:id="5252" w:author="Mehrnazi Boojari" w:date="2019-01-08T03:15:00Z">
              <w:r w:rsidRPr="00BD2B24" w:rsidDel="000E32D2">
                <w:rPr>
                  <w:rFonts w:ascii="B Lotus" w:eastAsia="Times New Roman" w:hAnsi="B Lotus" w:cs="B Lotus"/>
                  <w:color w:val="000000"/>
                  <w:sz w:val="20"/>
                  <w:szCs w:val="20"/>
                  <w:rtl/>
                </w:rPr>
                <w:delText>هي</w:delText>
              </w:r>
            </w:del>
            <w:ins w:id="5253" w:author="Mehrnazi Boojari" w:date="2019-01-08T03:15:00Z">
              <w:r w:rsidR="000E32D2">
                <w:rPr>
                  <w:rFonts w:ascii="B Lotus" w:eastAsia="Times New Roman" w:hAnsi="B Lotus" w:cs="B Lotus" w:hint="cs"/>
                  <w:color w:val="000000"/>
                  <w:sz w:val="20"/>
                  <w:szCs w:val="20"/>
                  <w:rtl/>
                </w:rPr>
                <w:t>ۀ</w:t>
              </w:r>
            </w:ins>
            <w:r w:rsidRPr="00BD2B24">
              <w:rPr>
                <w:rFonts w:ascii="B Lotus" w:eastAsia="Times New Roman" w:hAnsi="B Lotus" w:cs="B Lotus"/>
                <w:color w:val="000000"/>
                <w:sz w:val="20"/>
                <w:szCs w:val="20"/>
                <w:rtl/>
              </w:rPr>
              <w:t xml:space="preserve"> میـزان ارتبـاط فضـاي داخـل</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ساختمان با فضاهاي خارج از ساختمان هستند</w:t>
            </w:r>
            <w:r w:rsidRPr="00BD2B24">
              <w:rPr>
                <w:rFonts w:ascii="B Lotus" w:eastAsia="Times New Roman" w:hAnsi="B Lotus" w:cs="B Lotus"/>
                <w:color w:val="000000"/>
                <w:sz w:val="20"/>
                <w:szCs w:val="20"/>
              </w:rPr>
              <w:t>.</w:t>
            </w:r>
          </w:p>
        </w:tc>
      </w:tr>
      <w:tr w:rsidR="00A06196" w:rsidRPr="00BD2B24" w14:paraId="52858EFC"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57F9FA06"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نوع، تعداد بازشو و</w:t>
            </w:r>
            <w:ins w:id="5254" w:author="Mehrnazi Boojari" w:date="2019-01-10T23:50:00Z">
              <w:r w:rsidR="003F31C5">
                <w:rPr>
                  <w:rFonts w:ascii="B Lotus" w:eastAsia="Times New Roman" w:hAnsi="B Lotus" w:cs="B Lotus" w:hint="cs"/>
                  <w:color w:val="000000"/>
                  <w:sz w:val="20"/>
                  <w:szCs w:val="20"/>
                  <w:rtl/>
                  <w:lang w:bidi="fa-IR"/>
                </w:rPr>
                <w:t xml:space="preserve"> </w:t>
              </w:r>
            </w:ins>
            <w:r w:rsidRPr="00BD2B24">
              <w:rPr>
                <w:rFonts w:ascii="B Lotus" w:eastAsia="Times New Roman" w:hAnsi="B Lotus" w:cs="B Lotus"/>
                <w:color w:val="000000"/>
                <w:sz w:val="20"/>
                <w:szCs w:val="20"/>
                <w:rtl/>
                <w:lang w:bidi="fa-IR"/>
              </w:rPr>
              <w:t>میـانگین آن در فضـاهاي زیسـتی</w:t>
            </w:r>
          </w:p>
        </w:tc>
        <w:tc>
          <w:tcPr>
            <w:tcW w:w="5490" w:type="dxa"/>
            <w:noWrap/>
            <w:vAlign w:val="center"/>
            <w:hideMark/>
          </w:tcPr>
          <w:p w14:paraId="2BF98E33" w14:textId="77777777" w:rsidR="00A06196" w:rsidRPr="00BD2B24" w:rsidRDefault="00A06196">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Change w:id="5255" w:author="Mehrnazi Boojari" w:date="2019-01-10T23:49:00Z">
                <w:pPr>
                  <w:spacing w:after="160" w:line="259" w:lineRule="auto"/>
                  <w:jc w:val="right"/>
                  <w:cnfStyle w:val="000000100000" w:firstRow="0" w:lastRow="0" w:firstColumn="0" w:lastColumn="0" w:oddVBand="0" w:evenVBand="0" w:oddHBand="1" w:evenHBand="0" w:firstRowFirstColumn="0" w:firstRowLastColumn="0" w:lastRowFirstColumn="0" w:lastRowLastColumn="0"/>
                </w:pPr>
              </w:pPrChange>
            </w:pPr>
            <w:r w:rsidRPr="00BD2B24">
              <w:rPr>
                <w:rFonts w:ascii="B Lotus" w:eastAsia="Times New Roman" w:hAnsi="B Lotus" w:cs="B Lotus" w:hint="cs"/>
                <w:color w:val="000000"/>
                <w:sz w:val="20"/>
                <w:szCs w:val="20"/>
                <w:rtl/>
              </w:rPr>
              <w:t>انواع بازشو</w:t>
            </w:r>
            <w:del w:id="5256" w:author="Mehrnazi Boojari" w:date="2019-01-10T23:49:00Z">
              <w:r w:rsidRPr="00BD2B24" w:rsidDel="003F31C5">
                <w:rPr>
                  <w:rFonts w:ascii="B Lotus" w:eastAsia="Times New Roman" w:hAnsi="B Lotus" w:cs="B Lotus" w:hint="cs"/>
                  <w:color w:val="000000"/>
                  <w:sz w:val="20"/>
                  <w:szCs w:val="20"/>
                  <w:rtl/>
                </w:rPr>
                <w:delText xml:space="preserve"> شامل</w:delText>
              </w:r>
            </w:del>
            <w:del w:id="5257" w:author="Mehrnazi Boojari" w:date="2019-01-07T10:35:00Z">
              <w:r w:rsidRPr="00BD2B24" w:rsidDel="006C73A5">
                <w:rPr>
                  <w:rFonts w:ascii="B Lotus" w:eastAsia="Times New Roman" w:hAnsi="B Lotus" w:cs="B Lotus" w:hint="cs"/>
                  <w:color w:val="000000"/>
                  <w:sz w:val="20"/>
                  <w:szCs w:val="20"/>
                  <w:rtl/>
                </w:rPr>
                <w:delText xml:space="preserve"> : </w:delText>
              </w:r>
            </w:del>
            <w:ins w:id="5258" w:author="Mehrnazi Boojari" w:date="2019-01-10T23:49:00Z">
              <w:r w:rsidR="003F31C5">
                <w:rPr>
                  <w:rFonts w:ascii="B Lotus" w:eastAsia="Times New Roman" w:hAnsi="B Lotus" w:cs="B Lotus" w:hint="cs"/>
                  <w:color w:val="000000"/>
                  <w:sz w:val="20"/>
                  <w:szCs w:val="20"/>
                  <w:rtl/>
                </w:rPr>
                <w:t>:</w:t>
              </w:r>
            </w:ins>
          </w:p>
          <w:p w14:paraId="1FD10D8D" w14:textId="77777777" w:rsidR="00A06196" w:rsidRPr="00BD2B24" w:rsidRDefault="00A06196" w:rsidP="00A06196">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Pr>
            </w:pPr>
            <w:r w:rsidRPr="00BD2B24">
              <w:rPr>
                <w:rFonts w:ascii="B Lotus" w:eastAsia="Times New Roman" w:hAnsi="B Lotus" w:cs="B Lotus"/>
                <w:color w:val="000000"/>
                <w:sz w:val="20"/>
                <w:szCs w:val="20"/>
                <w:rtl/>
              </w:rPr>
              <w:t>بازشوي کوچک: بازشو</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است که مساحت قاب آن کمتر از 1</w:t>
            </w:r>
            <w:ins w:id="5259" w:author="Mehrnazi Boojari" w:date="2019-01-08T03:15:00Z">
              <w:r w:rsidR="000E32D2">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مترمربع</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است</w:t>
            </w:r>
            <w:r w:rsidRPr="00BD2B24">
              <w:rPr>
                <w:rFonts w:ascii="B Lotus" w:eastAsia="Times New Roman" w:hAnsi="B Lotus" w:cs="B Lotus"/>
                <w:color w:val="000000"/>
                <w:sz w:val="20"/>
                <w:szCs w:val="20"/>
              </w:rPr>
              <w:t>.</w:t>
            </w:r>
          </w:p>
          <w:p w14:paraId="32019797" w14:textId="77777777" w:rsidR="00A06196" w:rsidRPr="00BD2B24" w:rsidRDefault="00A06196" w:rsidP="00A06196">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Pr>
            </w:pPr>
            <w:r w:rsidRPr="00BD2B24">
              <w:rPr>
                <w:rFonts w:ascii="B Lotus" w:eastAsia="Times New Roman" w:hAnsi="B Lotus" w:cs="B Lotus" w:hint="eastAsia"/>
                <w:color w:val="000000"/>
                <w:sz w:val="20"/>
                <w:szCs w:val="20"/>
                <w:rtl/>
              </w:rPr>
              <w:t>بازشوي</w:t>
            </w:r>
            <w:r w:rsidRPr="00BD2B24">
              <w:rPr>
                <w:rFonts w:ascii="B Lotus" w:eastAsia="Times New Roman" w:hAnsi="B Lotus" w:cs="B Lotus"/>
                <w:color w:val="000000"/>
                <w:sz w:val="20"/>
                <w:szCs w:val="20"/>
                <w:rtl/>
              </w:rPr>
              <w:t xml:space="preserve"> متوسط: بازشو</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است که مساحت قاب آن ب</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ن</w:t>
            </w:r>
            <w:ins w:id="5260" w:author="Mehrnazi Boojari" w:date="2019-01-08T03:15:00Z">
              <w:r w:rsidR="000E32D2">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1</w:t>
            </w:r>
            <w:ins w:id="5261" w:author="Mehrnazi Boojari" w:date="2019-01-08T03:15:00Z">
              <w:r w:rsidR="000E32D2">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تا 2</w:t>
            </w:r>
            <w:ins w:id="5262" w:author="Mehrnazi Boojari" w:date="2019-01-08T03:15:00Z">
              <w:r w:rsidR="000E32D2">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مترمربع است</w:t>
            </w:r>
            <w:r w:rsidRPr="00BD2B24">
              <w:rPr>
                <w:rFonts w:ascii="B Lotus" w:eastAsia="Times New Roman" w:hAnsi="B Lotus" w:cs="B Lotus"/>
                <w:color w:val="000000"/>
                <w:sz w:val="20"/>
                <w:szCs w:val="20"/>
              </w:rPr>
              <w:t>.</w:t>
            </w:r>
          </w:p>
          <w:p w14:paraId="02214CA2" w14:textId="77777777" w:rsidR="00A06196" w:rsidRPr="00BD2B24" w:rsidRDefault="00A06196" w:rsidP="00A06196">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eastAsia"/>
                <w:color w:val="000000"/>
                <w:sz w:val="20"/>
                <w:szCs w:val="20"/>
                <w:rtl/>
              </w:rPr>
              <w:t>بازشوي</w:t>
            </w:r>
            <w:r w:rsidRPr="00BD2B24">
              <w:rPr>
                <w:rFonts w:ascii="B Lotus" w:eastAsia="Times New Roman" w:hAnsi="B Lotus" w:cs="B Lotus"/>
                <w:color w:val="000000"/>
                <w:sz w:val="20"/>
                <w:szCs w:val="20"/>
                <w:rtl/>
              </w:rPr>
              <w:t xml:space="preserve"> بزرگ: بازشو</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است که مساحت قاب آن ب</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ش</w:t>
            </w:r>
            <w:r w:rsidRPr="00BD2B24">
              <w:rPr>
                <w:rFonts w:ascii="B Lotus" w:eastAsia="Times New Roman" w:hAnsi="B Lotus" w:cs="B Lotus"/>
                <w:color w:val="000000"/>
                <w:sz w:val="20"/>
                <w:szCs w:val="20"/>
                <w:rtl/>
              </w:rPr>
              <w:t>تر از 2</w:t>
            </w:r>
            <w:ins w:id="5263" w:author="Mehrnazi Boojari" w:date="2019-01-08T03:15:00Z">
              <w:r w:rsidR="000E32D2">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مترمربع است</w:t>
            </w:r>
            <w:r w:rsidRPr="00BD2B24">
              <w:rPr>
                <w:rFonts w:ascii="B Lotus" w:eastAsia="Times New Roman" w:hAnsi="B Lotus" w:cs="B Lotus" w:hint="cs"/>
                <w:color w:val="000000"/>
                <w:sz w:val="20"/>
                <w:szCs w:val="20"/>
                <w:rtl/>
              </w:rPr>
              <w:t>.</w:t>
            </w:r>
          </w:p>
        </w:tc>
      </w:tr>
      <w:tr w:rsidR="00A06196" w:rsidRPr="00BD2B24" w14:paraId="67B28FAA"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68CB32DD"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نوع، تعداد طبقات و میانگین آن</w:t>
            </w:r>
          </w:p>
        </w:tc>
        <w:tc>
          <w:tcPr>
            <w:tcW w:w="5490" w:type="dxa"/>
            <w:noWrap/>
            <w:vAlign w:val="center"/>
            <w:hideMark/>
          </w:tcPr>
          <w:p w14:paraId="566B268B" w14:textId="77777777" w:rsidR="00A06196" w:rsidRPr="00BD2B24" w:rsidRDefault="00A06196" w:rsidP="00A06196">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2397AD98"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483E5F8C"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عمر و میانگین آن</w:t>
            </w:r>
          </w:p>
        </w:tc>
        <w:tc>
          <w:tcPr>
            <w:tcW w:w="5490" w:type="dxa"/>
            <w:noWrap/>
            <w:vAlign w:val="center"/>
            <w:hideMark/>
          </w:tcPr>
          <w:p w14:paraId="1BE46231"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7CDEB47E"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0CEB781D"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مساحت زمین و میانگین آن</w:t>
            </w:r>
          </w:p>
        </w:tc>
        <w:tc>
          <w:tcPr>
            <w:tcW w:w="5490" w:type="dxa"/>
            <w:noWrap/>
            <w:vAlign w:val="center"/>
            <w:hideMark/>
          </w:tcPr>
          <w:p w14:paraId="406BA67C" w14:textId="77777777" w:rsidR="00A06196" w:rsidRPr="00BD2B24" w:rsidRDefault="00A06196" w:rsidP="00A06196">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color w:val="000000"/>
                <w:sz w:val="20"/>
                <w:szCs w:val="20"/>
                <w:rtl/>
              </w:rPr>
              <w:t>منظور مساحت قطعه زم</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است که ساختمان واحد مسکون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در آن واقع شده اسـت</w:t>
            </w:r>
            <w:del w:id="5264" w:author="Mehrnazi Boojari" w:date="2019-01-07T12:17:00Z">
              <w:r w:rsidRPr="00BD2B24" w:rsidDel="002F77AF">
                <w:rPr>
                  <w:rFonts w:ascii="B Lotus" w:eastAsia="Times New Roman" w:hAnsi="B Lotus" w:cs="B Lotus"/>
                  <w:color w:val="000000"/>
                  <w:sz w:val="20"/>
                  <w:szCs w:val="20"/>
                </w:rPr>
                <w:delText>.</w:delText>
              </w:r>
              <w:r w:rsidRPr="00BD2B24" w:rsidDel="002F77AF">
                <w:rPr>
                  <w:rFonts w:ascii="B Lotus" w:eastAsia="Times New Roman" w:hAnsi="B Lotus" w:cs="B Lotus" w:hint="eastAsia"/>
                  <w:color w:val="000000"/>
                  <w:sz w:val="20"/>
                  <w:szCs w:val="20"/>
                  <w:rtl/>
                </w:rPr>
                <w:delText>م</w:delText>
              </w:r>
            </w:del>
            <w:ins w:id="5265" w:author="Mehrnazi Boojari" w:date="2019-01-07T12:17:00Z">
              <w:r w:rsidR="002F77AF">
                <w:rPr>
                  <w:rFonts w:ascii="B Lotus" w:eastAsia="Times New Roman" w:hAnsi="B Lotus" w:cs="B Lotus"/>
                  <w:color w:val="000000"/>
                  <w:sz w:val="20"/>
                  <w:szCs w:val="20"/>
                  <w:rtl/>
                </w:rPr>
                <w:t>. م</w:t>
              </w:r>
            </w:ins>
            <w:r w:rsidRPr="00BD2B24">
              <w:rPr>
                <w:rFonts w:ascii="B Lotus" w:eastAsia="Times New Roman" w:hAnsi="B Lotus" w:cs="B Lotus" w:hint="eastAsia"/>
                <w:color w:val="000000"/>
                <w:sz w:val="20"/>
                <w:szCs w:val="20"/>
                <w:rtl/>
              </w:rPr>
              <w:t>رز</w:t>
            </w:r>
            <w:r w:rsidRPr="00BD2B24">
              <w:rPr>
                <w:rFonts w:ascii="B Lotus" w:eastAsia="Times New Roman" w:hAnsi="B Lotus" w:cs="B Lotus"/>
                <w:color w:val="000000"/>
                <w:sz w:val="20"/>
                <w:szCs w:val="20"/>
                <w:rtl/>
              </w:rPr>
              <w:t xml:space="preserve"> ا</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ن</w:t>
            </w:r>
            <w:r w:rsidRPr="00BD2B24">
              <w:rPr>
                <w:rFonts w:ascii="B Lotus" w:eastAsia="Times New Roman" w:hAnsi="B Lotus" w:cs="B Lotus"/>
                <w:color w:val="000000"/>
                <w:sz w:val="20"/>
                <w:szCs w:val="20"/>
                <w:rtl/>
              </w:rPr>
              <w:t xml:space="preserve"> محدوده </w:t>
            </w:r>
            <w:del w:id="5266" w:author="Mehrnazi Boojari" w:date="2019-01-08T01:34:00Z">
              <w:r w:rsidRPr="00BD2B24" w:rsidDel="007B349F">
                <w:rPr>
                  <w:rFonts w:ascii="B Lotus" w:eastAsia="Times New Roman" w:hAnsi="B Lotus" w:cs="B Lotus"/>
                  <w:color w:val="000000"/>
                  <w:sz w:val="20"/>
                  <w:szCs w:val="20"/>
                  <w:rtl/>
                </w:rPr>
                <w:delText xml:space="preserve">معمولاً </w:delText>
              </w:r>
            </w:del>
            <w:ins w:id="5267" w:author="Mehrnazi Boojari" w:date="2019-01-08T01:34:00Z">
              <w:r w:rsidR="007B349F">
                <w:rPr>
                  <w:rFonts w:ascii="B Lotus" w:eastAsia="Times New Roman" w:hAnsi="B Lotus" w:cs="B Lotus"/>
                  <w:color w:val="000000"/>
                  <w:sz w:val="20"/>
                  <w:szCs w:val="20"/>
                  <w:rtl/>
                </w:rPr>
                <w:t xml:space="preserve">اغلب </w:t>
              </w:r>
            </w:ins>
            <w:r w:rsidRPr="00BD2B24">
              <w:rPr>
                <w:rFonts w:ascii="B Lotus" w:eastAsia="Times New Roman" w:hAnsi="B Lotus" w:cs="B Lotus"/>
                <w:color w:val="000000"/>
                <w:sz w:val="20"/>
                <w:szCs w:val="20"/>
                <w:rtl/>
              </w:rPr>
              <w:t>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وار،</w:t>
            </w:r>
            <w:r w:rsidRPr="00BD2B24">
              <w:rPr>
                <w:rFonts w:ascii="B Lotus" w:eastAsia="Times New Roman" w:hAnsi="B Lotus" w:cs="B Lotus"/>
                <w:color w:val="000000"/>
                <w:sz w:val="20"/>
                <w:szCs w:val="20"/>
                <w:rtl/>
              </w:rPr>
              <w:t xml:space="preserve"> حصار، واحدهاي مسکون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مجاور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ا</w:t>
            </w:r>
            <w:r w:rsidRPr="00BD2B24">
              <w:rPr>
                <w:rFonts w:ascii="B Lotus" w:eastAsia="Times New Roman" w:hAnsi="B Lotus" w:cs="B Lotus"/>
                <w:color w:val="000000"/>
                <w:sz w:val="20"/>
                <w:szCs w:val="20"/>
                <w:rtl/>
              </w:rPr>
              <w:t xml:space="preserve"> معبر عموم</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است</w:t>
            </w:r>
            <w:ins w:id="5268" w:author="Mehrnazi Boojari" w:date="2019-01-08T03:15:00Z">
              <w:r w:rsidR="000E32D2">
                <w:rPr>
                  <w:rFonts w:ascii="B Lotus" w:eastAsia="Times New Roman" w:hAnsi="B Lotus" w:cs="B Lotus" w:hint="cs"/>
                  <w:color w:val="000000"/>
                  <w:sz w:val="20"/>
                  <w:szCs w:val="20"/>
                  <w:rtl/>
                </w:rPr>
                <w:t>.</w:t>
              </w:r>
            </w:ins>
          </w:p>
        </w:tc>
      </w:tr>
      <w:tr w:rsidR="00A06196" w:rsidRPr="00BD2B24" w14:paraId="2BD3ED11"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06BF30A0"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وضعیت و نوع عملکرد فضاها</w:t>
            </w:r>
          </w:p>
        </w:tc>
        <w:tc>
          <w:tcPr>
            <w:tcW w:w="5490" w:type="dxa"/>
            <w:noWrap/>
            <w:vAlign w:val="center"/>
            <w:hideMark/>
          </w:tcPr>
          <w:p w14:paraId="6FB91E7F" w14:textId="77777777" w:rsidR="00A06196" w:rsidRPr="00BD2B24" w:rsidRDefault="00A06196" w:rsidP="003F31C5">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منظور از عملکرد</w:t>
            </w:r>
            <w:del w:id="5269" w:author="Mehrnazi Boojari" w:date="2019-01-07T09:47:00Z">
              <w:r w:rsidRPr="00BD2B24" w:rsidDel="006F7CCF">
                <w:rPr>
                  <w:rFonts w:ascii="B Lotus" w:eastAsia="Times New Roman" w:hAnsi="B Lotus" w:cs="B Lotus" w:hint="cs"/>
                  <w:color w:val="000000"/>
                  <w:sz w:val="20"/>
                  <w:szCs w:val="20"/>
                  <w:rtl/>
                </w:rPr>
                <w:delText xml:space="preserve"> ؛</w:delText>
              </w:r>
            </w:del>
            <w:ins w:id="5270" w:author="Mehrnazi Boojari" w:date="2019-01-10T23:51:00Z">
              <w:r w:rsidR="003F31C5">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عملکرد زیستی</w:t>
            </w:r>
            <w:del w:id="5271" w:author="Mehrnazi Boojari" w:date="2019-01-07T09:47:00Z">
              <w:r w:rsidRPr="00BD2B24" w:rsidDel="006F7CCF">
                <w:rPr>
                  <w:rFonts w:ascii="B Lotus" w:eastAsia="Times New Roman" w:hAnsi="B Lotus" w:cs="B Lotus" w:hint="cs"/>
                  <w:color w:val="000000"/>
                  <w:sz w:val="20"/>
                  <w:szCs w:val="20"/>
                  <w:rtl/>
                </w:rPr>
                <w:delText xml:space="preserve"> ،</w:delText>
              </w:r>
            </w:del>
            <w:ins w:id="5272" w:author="Mehrnazi Boojari" w:date="2019-01-10T23:50:00Z">
              <w:r w:rsidR="003F31C5">
                <w:rPr>
                  <w:rFonts w:ascii="B Lotus" w:eastAsia="Times New Roman" w:hAnsi="B Lotus" w:cs="B Lotus" w:hint="cs"/>
                  <w:color w:val="000000"/>
                  <w:sz w:val="20"/>
                  <w:szCs w:val="20"/>
                  <w:rtl/>
                </w:rPr>
                <w:t xml:space="preserve"> و</w:t>
              </w:r>
            </w:ins>
            <w:r w:rsidRPr="00BD2B24">
              <w:rPr>
                <w:rFonts w:ascii="B Lotus" w:eastAsia="Times New Roman" w:hAnsi="B Lotus" w:cs="B Lotus" w:hint="cs"/>
                <w:color w:val="000000"/>
                <w:sz w:val="20"/>
                <w:szCs w:val="20"/>
                <w:rtl/>
              </w:rPr>
              <w:t xml:space="preserve"> معیشتی و مشترک (زیستی و معیشتی)</w:t>
            </w:r>
            <w:ins w:id="5273" w:author="Mehrnazi Boojari" w:date="2019-01-10T23:51:00Z">
              <w:r w:rsidR="003F31C5">
                <w:rPr>
                  <w:rFonts w:ascii="B Lotus" w:eastAsia="Times New Roman" w:hAnsi="B Lotus" w:cs="B Lotus" w:hint="cs"/>
                  <w:color w:val="000000"/>
                  <w:sz w:val="20"/>
                  <w:szCs w:val="20"/>
                  <w:rtl/>
                </w:rPr>
                <w:t xml:space="preserve"> است</w:t>
              </w:r>
            </w:ins>
            <w:ins w:id="5274" w:author="Mehrnazi Boojari" w:date="2019-01-08T03:15:00Z">
              <w:r w:rsidR="000E32D2">
                <w:rPr>
                  <w:rFonts w:ascii="B Lotus" w:eastAsia="Times New Roman" w:hAnsi="B Lotus" w:cs="B Lotus" w:hint="cs"/>
                  <w:color w:val="000000"/>
                  <w:sz w:val="20"/>
                  <w:szCs w:val="20"/>
                  <w:rtl/>
                </w:rPr>
                <w:t>.</w:t>
              </w:r>
            </w:ins>
          </w:p>
        </w:tc>
      </w:tr>
      <w:tr w:rsidR="00A06196" w:rsidRPr="00BD2B24" w14:paraId="6DB55BC8"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7C3A739F"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کل مساحت زیربنا و میانگین آن</w:t>
            </w:r>
          </w:p>
        </w:tc>
        <w:tc>
          <w:tcPr>
            <w:tcW w:w="5490" w:type="dxa"/>
            <w:noWrap/>
            <w:vAlign w:val="center"/>
            <w:hideMark/>
          </w:tcPr>
          <w:p w14:paraId="6972A1C8" w14:textId="77777777" w:rsidR="00A06196" w:rsidRPr="00BD2B24" w:rsidRDefault="00A06196" w:rsidP="00C20ACD">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color w:val="000000"/>
                <w:sz w:val="20"/>
                <w:szCs w:val="20"/>
                <w:rtl/>
              </w:rPr>
              <w:t>مساحت کل ز</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ربنا</w:t>
            </w:r>
            <w:r w:rsidRPr="00BD2B24">
              <w:rPr>
                <w:rFonts w:ascii="B Lotus" w:eastAsia="Times New Roman" w:hAnsi="B Lotus" w:cs="B Lotus"/>
                <w:color w:val="000000"/>
                <w:sz w:val="20"/>
                <w:szCs w:val="20"/>
                <w:rtl/>
              </w:rPr>
              <w:t xml:space="preserve"> برابر مجموع مساحت ز</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ربنـاي</w:t>
            </w:r>
            <w:r w:rsidRPr="00BD2B24">
              <w:rPr>
                <w:rFonts w:ascii="B Lotus" w:eastAsia="Times New Roman" w:hAnsi="B Lotus" w:cs="B Lotus"/>
                <w:color w:val="000000"/>
                <w:sz w:val="20"/>
                <w:szCs w:val="20"/>
                <w:rtl/>
              </w:rPr>
              <w:t xml:space="preserve"> فضـاهاي ز</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سـت</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فضـاهاي مع</w:t>
            </w:r>
            <w:r w:rsidRPr="00BD2B24">
              <w:rPr>
                <w:rFonts w:ascii="B Lotus" w:eastAsia="Times New Roman" w:hAnsi="B Lotus" w:cs="B Lotus" w:hint="cs"/>
                <w:color w:val="000000"/>
                <w:sz w:val="20"/>
                <w:szCs w:val="20"/>
                <w:rtl/>
              </w:rPr>
              <w:t>یشتی</w:t>
            </w:r>
            <w:r w:rsidRPr="00BD2B24">
              <w:rPr>
                <w:rFonts w:ascii="B Lotus" w:eastAsia="Times New Roman" w:hAnsi="B Lotus" w:cs="B Lotus" w:hint="eastAsia"/>
                <w:color w:val="000000"/>
                <w:sz w:val="20"/>
                <w:szCs w:val="20"/>
                <w:rtl/>
              </w:rPr>
              <w:t>،</w:t>
            </w:r>
            <w:r w:rsidRPr="00BD2B24">
              <w:rPr>
                <w:rFonts w:ascii="B Lotus" w:eastAsia="Times New Roman" w:hAnsi="B Lotus" w:cs="B Lotus"/>
                <w:color w:val="000000"/>
                <w:sz w:val="20"/>
                <w:szCs w:val="20"/>
                <w:rtl/>
              </w:rPr>
              <w:t xml:space="preserve"> فضـاهاي ز</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سـت</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و</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مع</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شت</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و سا</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w:t>
            </w:r>
            <w:r w:rsidRPr="00BD2B24">
              <w:rPr>
                <w:rFonts w:ascii="B Lotus" w:eastAsia="Times New Roman" w:hAnsi="B Lotus" w:cs="B Lotus"/>
                <w:color w:val="000000"/>
                <w:sz w:val="20"/>
                <w:szCs w:val="20"/>
                <w:rtl/>
              </w:rPr>
              <w:t xml:space="preserve"> فضاها</w:t>
            </w:r>
            <w:del w:id="5275" w:author="Mehrnazi Boojari" w:date="2019-01-10T23:52:00Z">
              <w:r w:rsidRPr="00BD2B24" w:rsidDel="00C20ACD">
                <w:rPr>
                  <w:rFonts w:ascii="B Lotus" w:eastAsia="Times New Roman" w:hAnsi="B Lotus" w:cs="B Lotus"/>
                  <w:color w:val="000000"/>
                  <w:sz w:val="20"/>
                  <w:szCs w:val="20"/>
                  <w:rtl/>
                </w:rPr>
                <w:delText xml:space="preserve"> ا</w:delText>
              </w:r>
            </w:del>
            <w:r w:rsidRPr="00BD2B24">
              <w:rPr>
                <w:rFonts w:ascii="B Lotus" w:eastAsia="Times New Roman" w:hAnsi="B Lotus" w:cs="B Lotus"/>
                <w:color w:val="000000"/>
                <w:sz w:val="20"/>
                <w:szCs w:val="20"/>
                <w:rtl/>
              </w:rPr>
              <w:t xml:space="preserve">ست که در </w:t>
            </w:r>
            <w:del w:id="5276" w:author="Mehrnazi Boojari" w:date="2019-01-10T23:52:00Z">
              <w:r w:rsidRPr="00BD2B24" w:rsidDel="00C20ACD">
                <w:rPr>
                  <w:rFonts w:ascii="B Lotus" w:eastAsia="Times New Roman" w:hAnsi="B Lotus" w:cs="B Lotus"/>
                  <w:color w:val="000000"/>
                  <w:sz w:val="20"/>
                  <w:szCs w:val="20"/>
                  <w:rtl/>
                </w:rPr>
                <w:delText>محدوده</w:delText>
              </w:r>
              <w:r w:rsidRPr="00BD2B24" w:rsidDel="00C20ACD">
                <w:rPr>
                  <w:rFonts w:ascii="B Lotus" w:eastAsia="Times New Roman" w:hAnsi="B Lotus" w:cs="B Lotus" w:hint="cs"/>
                  <w:color w:val="000000"/>
                  <w:sz w:val="20"/>
                  <w:szCs w:val="20"/>
                  <w:rtl/>
                </w:rPr>
                <w:delText>‌</w:delText>
              </w:r>
              <w:r w:rsidRPr="00BD2B24" w:rsidDel="00C20ACD">
                <w:rPr>
                  <w:rFonts w:ascii="B Lotus" w:eastAsia="Times New Roman" w:hAnsi="B Lotus" w:cs="B Lotus"/>
                  <w:color w:val="000000"/>
                  <w:sz w:val="20"/>
                  <w:szCs w:val="20"/>
                  <w:rtl/>
                </w:rPr>
                <w:delText xml:space="preserve">ي </w:delText>
              </w:r>
            </w:del>
            <w:ins w:id="5277" w:author="Mehrnazi Boojari" w:date="2019-01-10T23:52:00Z">
              <w:r w:rsidR="00C20ACD" w:rsidRPr="00BD2B24">
                <w:rPr>
                  <w:rFonts w:ascii="B Lotus" w:eastAsia="Times New Roman" w:hAnsi="B Lotus" w:cs="B Lotus"/>
                  <w:color w:val="000000"/>
                  <w:sz w:val="20"/>
                  <w:szCs w:val="20"/>
                  <w:rtl/>
                </w:rPr>
                <w:t>محدود</w:t>
              </w:r>
              <w:r w:rsidR="00C20ACD">
                <w:rPr>
                  <w:rFonts w:ascii="B Lotus" w:eastAsia="Times New Roman" w:hAnsi="B Lotus" w:cs="B Lotus" w:hint="cs"/>
                  <w:color w:val="000000"/>
                  <w:sz w:val="20"/>
                  <w:szCs w:val="20"/>
                  <w:rtl/>
                </w:rPr>
                <w:t>ۀ</w:t>
              </w:r>
              <w:r w:rsidR="00C20ACD" w:rsidRPr="00BD2B24">
                <w:rPr>
                  <w:rFonts w:ascii="B Lotus" w:eastAsia="Times New Roman" w:hAnsi="B Lotus" w:cs="B Lotus"/>
                  <w:color w:val="000000"/>
                  <w:sz w:val="20"/>
                  <w:szCs w:val="20"/>
                  <w:rtl/>
                </w:rPr>
                <w:t xml:space="preserve"> </w:t>
              </w:r>
            </w:ins>
            <w:r w:rsidRPr="00BD2B24">
              <w:rPr>
                <w:rFonts w:ascii="B Lotus" w:eastAsia="Times New Roman" w:hAnsi="B Lotus" w:cs="B Lotus"/>
                <w:color w:val="000000"/>
                <w:sz w:val="20"/>
                <w:szCs w:val="20"/>
                <w:rtl/>
              </w:rPr>
              <w:t>قطعه</w:t>
            </w:r>
            <w:ins w:id="5278" w:author="Mehrnazi Boojari" w:date="2019-01-10T23:52:00Z">
              <w:r w:rsidR="00C20ACD">
                <w:rPr>
                  <w:rFonts w:ascii="B Lotus" w:eastAsia="Times New Roman" w:hAnsi="B Lotus" w:cs="B Nazanin" w:hint="cs"/>
                  <w:color w:val="000000"/>
                  <w:sz w:val="20"/>
                  <w:szCs w:val="20"/>
                  <w:rtl/>
                </w:rPr>
                <w:t>‌</w:t>
              </w:r>
            </w:ins>
            <w:del w:id="5279" w:author="Mehrnazi Boojari" w:date="2019-01-10T23:52:00Z">
              <w:r w:rsidRPr="00BD2B24" w:rsidDel="00C20ACD">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زم</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که بناي واحد مسکون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در آن بنا شده قرار دارد</w:t>
            </w:r>
            <w:ins w:id="5280" w:author="Mehrnazi Boojari" w:date="2019-01-08T03:15:00Z">
              <w:r w:rsidR="000E32D2">
                <w:rPr>
                  <w:rFonts w:ascii="B Lotus" w:eastAsia="Times New Roman" w:hAnsi="B Lotus" w:cs="B Lotus" w:hint="cs"/>
                  <w:color w:val="000000"/>
                  <w:sz w:val="20"/>
                  <w:szCs w:val="20"/>
                  <w:rtl/>
                </w:rPr>
                <w:t>.</w:t>
              </w:r>
            </w:ins>
          </w:p>
        </w:tc>
      </w:tr>
      <w:tr w:rsidR="00A06196" w:rsidRPr="00BD2B24" w14:paraId="37692214"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618EF799" w14:textId="77777777" w:rsidR="00A06196" w:rsidRPr="00BD2B24" w:rsidRDefault="00A06196" w:rsidP="00C20ACD">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میانگین سطح اشغال</w:t>
            </w:r>
            <w:ins w:id="5281" w:author="Mehrnazi Boojari" w:date="2019-01-10T23:53:00Z">
              <w:r w:rsidR="00C20ACD">
                <w:rPr>
                  <w:rFonts w:ascii="B Lotus" w:eastAsia="Times New Roman" w:hAnsi="B Lotus" w:cs="B Lotus" w:hint="cs"/>
                  <w:color w:val="000000"/>
                  <w:sz w:val="20"/>
                  <w:szCs w:val="20"/>
                  <w:rtl/>
                  <w:lang w:bidi="fa-IR"/>
                </w:rPr>
                <w:t xml:space="preserve"> </w:t>
              </w:r>
              <w:r w:rsidR="00C20ACD">
                <w:rPr>
                  <w:rFonts w:ascii="B Lotus" w:eastAsia="Times New Roman" w:hAnsi="B Lotus" w:cs="B Nazanin" w:hint="cs"/>
                  <w:color w:val="000000"/>
                  <w:sz w:val="20"/>
                  <w:szCs w:val="20"/>
                  <w:lang w:bidi="fa-IR"/>
                </w:rPr>
                <w:t>‌</w:t>
              </w:r>
            </w:ins>
            <w:del w:id="5282" w:author="Mehrnazi Boojari" w:date="2019-01-10T23:53:00Z">
              <w:r w:rsidRPr="00BD2B24" w:rsidDel="00C20ACD">
                <w:rPr>
                  <w:rFonts w:ascii="B Lotus" w:eastAsia="Times New Roman" w:hAnsi="B Lotus" w:cs="B Lotus"/>
                  <w:color w:val="000000"/>
                  <w:sz w:val="20"/>
                  <w:szCs w:val="20"/>
                  <w:lang w:bidi="fa-IR"/>
                </w:rPr>
                <w:delText xml:space="preserve"> </w:delText>
              </w:r>
            </w:del>
            <w:r w:rsidRPr="00BD2B24">
              <w:rPr>
                <w:rFonts w:ascii="B Lotus" w:eastAsia="Times New Roman" w:hAnsi="B Lotus" w:cs="B Lotus"/>
                <w:color w:val="000000"/>
                <w:sz w:val="20"/>
                <w:szCs w:val="20"/>
                <w:lang w:bidi="fa-IR"/>
              </w:rPr>
              <w:t>)</w:t>
            </w:r>
            <w:r w:rsidRPr="00BD2B24">
              <w:rPr>
                <w:rFonts w:ascii="B Lotus" w:eastAsia="Times New Roman" w:hAnsi="B Lotus" w:cs="B Lotus"/>
                <w:color w:val="000000"/>
                <w:sz w:val="20"/>
                <w:szCs w:val="20"/>
                <w:rtl/>
                <w:lang w:bidi="fa-IR"/>
              </w:rPr>
              <w:t>زیربناي طبق</w:t>
            </w:r>
            <w:del w:id="5283"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284"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همکف</w:t>
            </w:r>
            <w:r w:rsidRPr="00BD2B24">
              <w:rPr>
                <w:rFonts w:ascii="B Lotus" w:eastAsia="Times New Roman" w:hAnsi="B Lotus" w:cs="B Lotus" w:hint="cs"/>
                <w:color w:val="000000"/>
                <w:sz w:val="20"/>
                <w:szCs w:val="20"/>
                <w:rtl/>
                <w:lang w:bidi="fa-IR"/>
              </w:rPr>
              <w:t>)</w:t>
            </w:r>
            <w:ins w:id="5285" w:author="Mehrnazi Boojari" w:date="2019-01-10T23:53:00Z">
              <w:r w:rsidR="00C20ACD">
                <w:rPr>
                  <w:rFonts w:ascii="B Lotus" w:eastAsia="Times New Roman" w:hAnsi="B Lotus" w:cs="B Lotus" w:hint="cs"/>
                  <w:color w:val="000000"/>
                  <w:sz w:val="20"/>
                  <w:szCs w:val="20"/>
                  <w:rtl/>
                  <w:lang w:bidi="fa-IR"/>
                </w:rPr>
                <w:t xml:space="preserve"> </w:t>
              </w:r>
            </w:ins>
            <w:r w:rsidRPr="00BD2B24">
              <w:rPr>
                <w:rFonts w:ascii="B Lotus" w:eastAsia="Times New Roman" w:hAnsi="B Lotus" w:cs="B Lotus"/>
                <w:color w:val="000000"/>
                <w:sz w:val="20"/>
                <w:szCs w:val="20"/>
                <w:rtl/>
                <w:lang w:bidi="fa-IR"/>
              </w:rPr>
              <w:t>و متوسـط نسـبت</w:t>
            </w:r>
          </w:p>
        </w:tc>
        <w:tc>
          <w:tcPr>
            <w:tcW w:w="5490" w:type="dxa"/>
            <w:noWrap/>
            <w:vAlign w:val="center"/>
            <w:hideMark/>
          </w:tcPr>
          <w:p w14:paraId="44BD90CF" w14:textId="77777777" w:rsidR="00A06196" w:rsidRPr="00BD2B24" w:rsidRDefault="00A06196" w:rsidP="00A06196">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1AA6C3B8"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574D1AAD"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سطح اشغال ساختمان به مساحت زمین آن</w:t>
            </w:r>
          </w:p>
        </w:tc>
        <w:tc>
          <w:tcPr>
            <w:tcW w:w="5490" w:type="dxa"/>
            <w:noWrap/>
            <w:vAlign w:val="center"/>
            <w:hideMark/>
          </w:tcPr>
          <w:p w14:paraId="44054EA4" w14:textId="77777777" w:rsidR="00A06196" w:rsidRPr="00BD2B24" w:rsidRDefault="00A06196" w:rsidP="00A06196">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467CE580"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0AAF3107"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مساحت زیربنـاي فضـاهاي زیسـتی و میـانگین آن</w:t>
            </w:r>
            <w:del w:id="5286" w:author="Mehrnazi Boojari" w:date="2019-01-10T23:53:00Z">
              <w:r w:rsidRPr="00BD2B24" w:rsidDel="00C20ACD">
                <w:rPr>
                  <w:rFonts w:ascii="B Lotus" w:eastAsia="Times New Roman" w:hAnsi="B Lotus" w:cs="B Lotus"/>
                  <w:color w:val="000000"/>
                  <w:sz w:val="20"/>
                  <w:szCs w:val="20"/>
                  <w:rtl/>
                  <w:lang w:bidi="fa-IR"/>
                </w:rPr>
                <w:delText>:</w:delText>
              </w:r>
            </w:del>
          </w:p>
        </w:tc>
        <w:tc>
          <w:tcPr>
            <w:tcW w:w="5490" w:type="dxa"/>
            <w:noWrap/>
            <w:vAlign w:val="center"/>
            <w:hideMark/>
          </w:tcPr>
          <w:p w14:paraId="7DF8A272" w14:textId="77777777" w:rsidR="00A06196" w:rsidRPr="00BD2B24" w:rsidRDefault="00A06196" w:rsidP="00A06196">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color w:val="000000"/>
                <w:sz w:val="20"/>
                <w:szCs w:val="20"/>
                <w:rtl/>
              </w:rPr>
              <w:t>مساحت ز</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ربناي</w:t>
            </w:r>
            <w:r w:rsidRPr="00BD2B24">
              <w:rPr>
                <w:rFonts w:ascii="B Lotus" w:eastAsia="Times New Roman" w:hAnsi="B Lotus" w:cs="B Lotus"/>
                <w:color w:val="000000"/>
                <w:sz w:val="20"/>
                <w:szCs w:val="20"/>
                <w:rtl/>
              </w:rPr>
              <w:t xml:space="preserve"> فضاهاي ز</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ست</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منظور مجموع مسـاحت فضـاهاي</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محصـور و مسـقف واحـد مسـکون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اسـت کـه</w:t>
            </w:r>
            <w:del w:id="5287" w:author="Mehrnazi Boojari" w:date="2019-01-07T10:44:00Z">
              <w:r w:rsidRPr="00BD2B24" w:rsidDel="006A1F1D">
                <w:rPr>
                  <w:rFonts w:ascii="B Lotus" w:eastAsia="Times New Roman" w:hAnsi="B Lotus" w:cs="B Lotus"/>
                  <w:color w:val="000000"/>
                  <w:sz w:val="20"/>
                  <w:szCs w:val="20"/>
                  <w:rtl/>
                </w:rPr>
                <w:delText xml:space="preserve"> صـرفاً </w:delText>
              </w:r>
            </w:del>
            <w:ins w:id="5288" w:author="Mehrnazi Boojari" w:date="2019-01-07T10:44:00Z">
              <w:r w:rsidR="006A1F1D">
                <w:rPr>
                  <w:rFonts w:ascii="B Lotus" w:eastAsia="Times New Roman" w:hAnsi="B Lotus" w:cs="B Lotus"/>
                  <w:color w:val="000000"/>
                  <w:sz w:val="20"/>
                  <w:szCs w:val="20"/>
                  <w:rtl/>
                </w:rPr>
                <w:t xml:space="preserve"> فقط </w:t>
              </w:r>
            </w:ins>
            <w:r w:rsidRPr="00BD2B24">
              <w:rPr>
                <w:rFonts w:ascii="B Lotus" w:eastAsia="Times New Roman" w:hAnsi="B Lotus" w:cs="B Lotus"/>
                <w:color w:val="000000"/>
                <w:sz w:val="20"/>
                <w:szCs w:val="20"/>
                <w:rtl/>
              </w:rPr>
              <w:t>بـراي</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استراحت،</w:t>
            </w:r>
            <w:r w:rsidRPr="00BD2B24">
              <w:rPr>
                <w:rFonts w:ascii="B Lotus" w:eastAsia="Times New Roman" w:hAnsi="B Lotus" w:cs="B Lotus"/>
                <w:color w:val="000000"/>
                <w:sz w:val="20"/>
                <w:szCs w:val="20"/>
                <w:rtl/>
              </w:rPr>
              <w:t xml:space="preserve"> خواب</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دن،</w:t>
            </w:r>
            <w:r w:rsidRPr="00BD2B24">
              <w:rPr>
                <w:rFonts w:ascii="B Lotus" w:eastAsia="Times New Roman" w:hAnsi="B Lotus" w:cs="B Lotus"/>
                <w:color w:val="000000"/>
                <w:sz w:val="20"/>
                <w:szCs w:val="20"/>
                <w:rtl/>
              </w:rPr>
              <w:t xml:space="preserve"> آماده</w:t>
            </w:r>
            <w:del w:id="5289" w:author="Mehrnazi Boojari" w:date="2019-01-07T10:01:00Z">
              <w:r w:rsidRPr="00BD2B24" w:rsidDel="00A31D6F">
                <w:rPr>
                  <w:rFonts w:ascii="B Lotus" w:eastAsia="Times New Roman" w:hAnsi="B Lotus" w:cs="B Lotus"/>
                  <w:color w:val="000000"/>
                  <w:sz w:val="20"/>
                  <w:szCs w:val="20"/>
                  <w:rtl/>
                </w:rPr>
                <w:delText xml:space="preserve"> کردن </w:delText>
              </w:r>
            </w:del>
            <w:ins w:id="5290" w:author="Mehrnazi Boojari" w:date="2019-01-07T10:01:00Z">
              <w:r w:rsidR="00A31D6F">
                <w:rPr>
                  <w:rFonts w:ascii="B Lotus" w:eastAsia="Times New Roman" w:hAnsi="B Lotus" w:cs="B Lotus" w:hint="cs"/>
                  <w:color w:val="000000"/>
                  <w:sz w:val="20"/>
                  <w:szCs w:val="20"/>
                  <w:rtl/>
                </w:rPr>
                <w:t>‌</w:t>
              </w:r>
              <w:r w:rsidR="00A31D6F">
                <w:rPr>
                  <w:rFonts w:ascii="B Lotus" w:eastAsia="Times New Roman" w:hAnsi="B Lotus" w:cs="B Lotus"/>
                  <w:color w:val="000000"/>
                  <w:sz w:val="20"/>
                  <w:szCs w:val="20"/>
                  <w:rtl/>
                </w:rPr>
                <w:t xml:space="preserve">کردن </w:t>
              </w:r>
            </w:ins>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ا</w:t>
            </w:r>
            <w:r w:rsidRPr="00BD2B24">
              <w:rPr>
                <w:rFonts w:ascii="B Lotus" w:eastAsia="Times New Roman" w:hAnsi="B Lotus" w:cs="B Lotus"/>
                <w:color w:val="000000"/>
                <w:sz w:val="20"/>
                <w:szCs w:val="20"/>
                <w:rtl/>
              </w:rPr>
              <w:t xml:space="preserve"> خوردن غذا، پذ</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را</w:t>
            </w:r>
            <w:r w:rsidRPr="00BD2B24">
              <w:rPr>
                <w:rFonts w:ascii="B Lotus" w:eastAsia="Times New Roman" w:hAnsi="B Lotus" w:cs="B Lotus" w:hint="cs"/>
                <w:color w:val="000000"/>
                <w:sz w:val="20"/>
                <w:szCs w:val="20"/>
                <w:rtl/>
              </w:rPr>
              <w:t>یی</w:t>
            </w:r>
            <w:r w:rsidRPr="00BD2B24">
              <w:rPr>
                <w:rFonts w:ascii="B Lotus" w:eastAsia="Times New Roman" w:hAnsi="B Lotus" w:cs="B Lotus" w:hint="eastAsia"/>
                <w:color w:val="000000"/>
                <w:sz w:val="20"/>
                <w:szCs w:val="20"/>
                <w:rtl/>
              </w:rPr>
              <w:t>،</w:t>
            </w:r>
            <w:r w:rsidRPr="00BD2B24">
              <w:rPr>
                <w:rFonts w:ascii="B Lotus" w:eastAsia="Times New Roman" w:hAnsi="B Lotus" w:cs="B Lotus"/>
                <w:color w:val="000000"/>
                <w:sz w:val="20"/>
                <w:szCs w:val="20"/>
                <w:rtl/>
              </w:rPr>
              <w:t xml:space="preserve"> مطالعه، شست و شو و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ا</w:t>
            </w:r>
            <w:r w:rsidRPr="00BD2B24">
              <w:rPr>
                <w:rFonts w:ascii="B Lotus" w:eastAsia="Times New Roman" w:hAnsi="B Lotus" w:cs="B Lotus"/>
                <w:color w:val="000000"/>
                <w:sz w:val="20"/>
                <w:szCs w:val="20"/>
                <w:rtl/>
              </w:rPr>
              <w:t xml:space="preserve"> هر نـوع فعال</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ـت</w:t>
            </w:r>
            <w:r w:rsidRPr="00BD2B24">
              <w:rPr>
                <w:rFonts w:ascii="B Lotus" w:eastAsia="Times New Roman" w:hAnsi="B Lotus" w:cs="B Lotus"/>
                <w:color w:val="000000"/>
                <w:sz w:val="20"/>
                <w:szCs w:val="20"/>
                <w:rtl/>
              </w:rPr>
              <w:t xml:space="preserve"> 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گـر</w:t>
            </w:r>
            <w:r w:rsidRPr="00BD2B24">
              <w:rPr>
                <w:rFonts w:ascii="B Lotus" w:eastAsia="Times New Roman" w:hAnsi="B Lotus" w:cs="B Lotus"/>
                <w:color w:val="000000"/>
                <w:sz w:val="20"/>
                <w:szCs w:val="20"/>
                <w:rtl/>
              </w:rPr>
              <w:t xml:space="preserve"> مربـوط بـه زنـدگ</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ب</w:t>
            </w:r>
            <w:ins w:id="5291" w:author="Mehrnazi Boojari" w:date="2019-01-08T03:15:00Z">
              <w:r w:rsidR="000E32D2">
                <w:rPr>
                  <w:rFonts w:ascii="B Lotus" w:eastAsia="Times New Roman" w:hAnsi="B Lotus" w:cs="B Lotus" w:hint="cs"/>
                  <w:color w:val="000000"/>
                  <w:sz w:val="20"/>
                  <w:szCs w:val="20"/>
                  <w:rtl/>
                </w:rPr>
                <w:t>ه</w:t>
              </w:r>
              <w:r w:rsidR="000E32D2">
                <w:rPr>
                  <w:rFonts w:ascii="B Lotus" w:eastAsia="Times New Roman" w:hAnsi="B Lotus" w:cs="B Nazanin" w:hint="cs"/>
                  <w:color w:val="000000"/>
                  <w:sz w:val="20"/>
                  <w:szCs w:val="20"/>
                  <w:rtl/>
                </w:rPr>
                <w:t>‌</w:t>
              </w:r>
            </w:ins>
            <w:r w:rsidRPr="00BD2B24">
              <w:rPr>
                <w:rFonts w:ascii="B Lotus" w:eastAsia="Times New Roman" w:hAnsi="B Lotus" w:cs="B Lotus"/>
                <w:color w:val="000000"/>
                <w:sz w:val="20"/>
                <w:szCs w:val="20"/>
                <w:rtl/>
              </w:rPr>
              <w:t>جـز</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فعال</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ت</w:t>
            </w:r>
            <w:ins w:id="5292" w:author="Mehrnazi Boojari" w:date="2019-01-08T03:15:00Z">
              <w:r w:rsidR="000E32D2">
                <w:rPr>
                  <w:rFonts w:ascii="B Lotus" w:eastAsia="Times New Roman" w:hAnsi="B Lotus" w:cs="B Nazanin" w:hint="cs"/>
                  <w:color w:val="000000"/>
                  <w:sz w:val="20"/>
                  <w:szCs w:val="20"/>
                  <w:rtl/>
                </w:rPr>
                <w:t>‌</w:t>
              </w:r>
            </w:ins>
            <w:r w:rsidRPr="00BD2B24">
              <w:rPr>
                <w:rFonts w:ascii="B Lotus" w:eastAsia="Times New Roman" w:hAnsi="B Lotus" w:cs="B Lotus" w:hint="eastAsia"/>
                <w:color w:val="000000"/>
                <w:sz w:val="20"/>
                <w:szCs w:val="20"/>
                <w:rtl/>
              </w:rPr>
              <w:t>هاي</w:t>
            </w:r>
            <w:r w:rsidRPr="00BD2B24">
              <w:rPr>
                <w:rFonts w:ascii="B Lotus" w:eastAsia="Times New Roman" w:hAnsi="B Lotus" w:cs="B Lotus"/>
                <w:color w:val="000000"/>
                <w:sz w:val="20"/>
                <w:szCs w:val="20"/>
                <w:rtl/>
              </w:rPr>
              <w:t xml:space="preserve"> تول</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دي</w:t>
            </w:r>
            <w:r w:rsidRPr="00BD2B24">
              <w:rPr>
                <w:rFonts w:ascii="B Lotus" w:eastAsia="Times New Roman" w:hAnsi="B Lotus" w:cs="B Lotus"/>
                <w:color w:val="000000"/>
                <w:sz w:val="20"/>
                <w:szCs w:val="20"/>
                <w:rtl/>
              </w:rPr>
              <w:t xml:space="preserve"> و مع</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شت</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از آن استفاده شود</w:t>
            </w:r>
            <w:ins w:id="5293" w:author="Mehrnazi Boojari" w:date="2019-01-08T03:15:00Z">
              <w:r w:rsidR="000E32D2">
                <w:rPr>
                  <w:rFonts w:ascii="B Lotus" w:eastAsia="Times New Roman" w:hAnsi="B Lotus" w:cs="B Lotus" w:hint="cs"/>
                  <w:color w:val="000000"/>
                  <w:sz w:val="20"/>
                  <w:szCs w:val="20"/>
                  <w:rtl/>
                </w:rPr>
                <w:t>.</w:t>
              </w:r>
            </w:ins>
          </w:p>
        </w:tc>
      </w:tr>
      <w:tr w:rsidR="00A06196" w:rsidRPr="00BD2B24" w14:paraId="7BCD0E4F"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407D4388"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 xml:space="preserve">واحدهاي مسکونی معمولی روستایی داراي فضاي معیشتی </w:t>
            </w:r>
            <w:r w:rsidRPr="00BD2B24">
              <w:rPr>
                <w:rFonts w:ascii="B Lotus" w:eastAsia="Times New Roman" w:hAnsi="B Lotus" w:cs="B Lotus"/>
                <w:color w:val="000000"/>
                <w:sz w:val="20"/>
                <w:szCs w:val="20"/>
                <w:rtl/>
                <w:lang w:bidi="fa-IR"/>
              </w:rPr>
              <w:lastRenderedPageBreak/>
              <w:t>کشور برحسب مساحت زیربناي فضاهاي معیشتی</w:t>
            </w:r>
          </w:p>
        </w:tc>
        <w:tc>
          <w:tcPr>
            <w:tcW w:w="5490" w:type="dxa"/>
            <w:noWrap/>
            <w:vAlign w:val="center"/>
            <w:hideMark/>
          </w:tcPr>
          <w:p w14:paraId="20947EB1" w14:textId="77777777" w:rsidR="00A06196" w:rsidRPr="00BD2B24" w:rsidRDefault="00A06196" w:rsidP="00C20ACD">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color w:val="000000"/>
                <w:sz w:val="20"/>
                <w:szCs w:val="20"/>
                <w:rtl/>
              </w:rPr>
              <w:lastRenderedPageBreak/>
              <w:t>مساحت ز</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ربناي</w:t>
            </w:r>
            <w:r w:rsidRPr="00BD2B24">
              <w:rPr>
                <w:rFonts w:ascii="B Lotus" w:eastAsia="Times New Roman" w:hAnsi="B Lotus" w:cs="B Lotus"/>
                <w:color w:val="000000"/>
                <w:sz w:val="20"/>
                <w:szCs w:val="20"/>
                <w:rtl/>
              </w:rPr>
              <w:t xml:space="preserve"> فضاهاي مع</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شت</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منظور مجموع مساحت فضاهاي محصور و مسقف </w:t>
            </w:r>
            <w:r w:rsidRPr="00BD2B24">
              <w:rPr>
                <w:rFonts w:ascii="B Lotus" w:eastAsia="Times New Roman" w:hAnsi="B Lotus" w:cs="B Lotus"/>
                <w:color w:val="000000"/>
                <w:sz w:val="20"/>
                <w:szCs w:val="20"/>
                <w:rtl/>
              </w:rPr>
              <w:lastRenderedPageBreak/>
              <w:t>واحد مسکون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است که</w:t>
            </w:r>
            <w:del w:id="5294" w:author="Mehrnazi Boojari" w:date="2019-01-07T10:44:00Z">
              <w:r w:rsidRPr="00BD2B24" w:rsidDel="006A1F1D">
                <w:rPr>
                  <w:rFonts w:ascii="B Lotus" w:eastAsia="Times New Roman" w:hAnsi="B Lotus" w:cs="B Lotus"/>
                  <w:color w:val="000000"/>
                  <w:sz w:val="20"/>
                  <w:szCs w:val="20"/>
                  <w:rtl/>
                </w:rPr>
                <w:delText xml:space="preserve"> صرفاً </w:delText>
              </w:r>
            </w:del>
            <w:ins w:id="5295" w:author="Mehrnazi Boojari" w:date="2019-01-07T10:44:00Z">
              <w:r w:rsidR="006A1F1D">
                <w:rPr>
                  <w:rFonts w:ascii="B Lotus" w:eastAsia="Times New Roman" w:hAnsi="B Lotus" w:cs="B Lotus"/>
                  <w:color w:val="000000"/>
                  <w:sz w:val="20"/>
                  <w:szCs w:val="20"/>
                  <w:rtl/>
                </w:rPr>
                <w:t xml:space="preserve"> فقط </w:t>
              </w:r>
            </w:ins>
            <w:r w:rsidRPr="00BD2B24">
              <w:rPr>
                <w:rFonts w:ascii="B Lotus" w:eastAsia="Times New Roman" w:hAnsi="B Lotus" w:cs="B Lotus"/>
                <w:color w:val="000000"/>
                <w:sz w:val="20"/>
                <w:szCs w:val="20"/>
                <w:rtl/>
              </w:rPr>
              <w:t>بـراي انجـام</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فعال</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ت</w:t>
            </w:r>
            <w:ins w:id="5296" w:author="Mehrnazi Boojari" w:date="2019-01-08T03:14:00Z">
              <w:r w:rsidR="000E32D2">
                <w:rPr>
                  <w:rFonts w:ascii="B Lotus" w:eastAsia="Times New Roman" w:hAnsi="B Lotus" w:cs="B Nazanin" w:hint="cs"/>
                  <w:color w:val="000000"/>
                  <w:sz w:val="20"/>
                  <w:szCs w:val="20"/>
                  <w:rtl/>
                </w:rPr>
                <w:t>‌</w:t>
              </w:r>
            </w:ins>
            <w:r w:rsidRPr="00BD2B24">
              <w:rPr>
                <w:rFonts w:ascii="B Lotus" w:eastAsia="Times New Roman" w:hAnsi="B Lotus" w:cs="B Lotus" w:hint="eastAsia"/>
                <w:color w:val="000000"/>
                <w:sz w:val="20"/>
                <w:szCs w:val="20"/>
                <w:rtl/>
              </w:rPr>
              <w:t>هاي</w:t>
            </w:r>
            <w:r w:rsidRPr="00BD2B24">
              <w:rPr>
                <w:rFonts w:ascii="B Lotus" w:eastAsia="Times New Roman" w:hAnsi="B Lotus" w:cs="B Lotus"/>
                <w:color w:val="000000"/>
                <w:sz w:val="20"/>
                <w:szCs w:val="20"/>
                <w:rtl/>
              </w:rPr>
              <w:t xml:space="preserve"> اقتصادي و مع</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شت</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ساکنان واحد مسکون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w:t>
            </w:r>
            <w:r w:rsidRPr="00BD2B24">
              <w:rPr>
                <w:rFonts w:ascii="B Lotus" w:eastAsia="Times New Roman" w:hAnsi="B Lotus" w:cs="B Lotus" w:hint="cs"/>
                <w:color w:val="000000"/>
                <w:sz w:val="20"/>
                <w:szCs w:val="20"/>
                <w:rtl/>
              </w:rPr>
              <w:t>(</w:t>
            </w:r>
            <w:r w:rsidRPr="00BD2B24">
              <w:rPr>
                <w:rFonts w:ascii="B Lotus" w:eastAsia="Times New Roman" w:hAnsi="B Lotus" w:cs="B Lotus"/>
                <w:color w:val="000000"/>
                <w:sz w:val="20"/>
                <w:szCs w:val="20"/>
                <w:rtl/>
              </w:rPr>
              <w:t>ظ</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w:t>
            </w:r>
            <w:r w:rsidRPr="00BD2B24">
              <w:rPr>
                <w:rFonts w:ascii="B Lotus" w:eastAsia="Times New Roman" w:hAnsi="B Lotus" w:cs="B Lotus"/>
                <w:color w:val="000000"/>
                <w:sz w:val="20"/>
                <w:szCs w:val="20"/>
                <w:rtl/>
              </w:rPr>
              <w:t xml:space="preserve"> دام</w:t>
            </w:r>
            <w:del w:id="5297" w:author="Mehrnazi Boojari" w:date="2019-01-08T03:14:00Z">
              <w:r w:rsidRPr="00BD2B24" w:rsidDel="000E32D2">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داري، کشاورزي، باغ</w:t>
            </w:r>
            <w:del w:id="5298" w:author="Mehrnazi Boojari" w:date="2019-01-10T23:54:00Z">
              <w:r w:rsidRPr="00BD2B24" w:rsidDel="00C20ACD">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داري، قال</w:t>
            </w:r>
            <w:r w:rsidRPr="00BD2B24">
              <w:rPr>
                <w:rFonts w:ascii="B Lotus" w:eastAsia="Times New Roman" w:hAnsi="B Lotus" w:cs="B Lotus" w:hint="cs"/>
                <w:color w:val="000000"/>
                <w:sz w:val="20"/>
                <w:szCs w:val="20"/>
                <w:rtl/>
              </w:rPr>
              <w:t>ی</w:t>
            </w:r>
            <w:ins w:id="5299" w:author="Mehrnazi Boojari" w:date="2019-01-10T23:54:00Z">
              <w:r w:rsidR="00C20ACD">
                <w:rPr>
                  <w:rFonts w:ascii="B Lotus" w:eastAsia="Times New Roman" w:hAnsi="B Lotus" w:cs="B Nazanin" w:hint="cs"/>
                  <w:color w:val="000000"/>
                  <w:sz w:val="20"/>
                  <w:szCs w:val="20"/>
                  <w:rtl/>
                </w:rPr>
                <w:t>‌</w:t>
              </w:r>
            </w:ins>
            <w:del w:id="5300" w:author="Mehrnazi Boojari" w:date="2019-01-10T23:54:00Z">
              <w:r w:rsidRPr="00BD2B24" w:rsidDel="00C20ACD">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باف</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w:t>
            </w:r>
            <w:r w:rsidRPr="00BD2B24">
              <w:rPr>
                <w:rFonts w:ascii="B Lotus" w:eastAsia="Times New Roman" w:hAnsi="B Lotus" w:cs="B Lotus"/>
                <w:color w:val="000000"/>
                <w:sz w:val="20"/>
                <w:szCs w:val="20"/>
                <w:rtl/>
              </w:rPr>
              <w:t xml:space="preserve"> حص</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رباف</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w:t>
            </w:r>
            <w:r w:rsidRPr="00BD2B24">
              <w:rPr>
                <w:rFonts w:ascii="B Lotus" w:eastAsia="Times New Roman" w:hAnsi="B Lotus" w:cs="B Lotus"/>
                <w:color w:val="000000"/>
                <w:sz w:val="20"/>
                <w:szCs w:val="20"/>
                <w:rtl/>
              </w:rPr>
              <w:t xml:space="preserve"> تول</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د</w:t>
            </w:r>
            <w:r w:rsidRPr="00BD2B24">
              <w:rPr>
                <w:rFonts w:ascii="B Lotus" w:eastAsia="Times New Roman" w:hAnsi="B Lotus" w:cs="B Lotus"/>
                <w:color w:val="000000"/>
                <w:sz w:val="20"/>
                <w:szCs w:val="20"/>
                <w:rtl/>
              </w:rPr>
              <w:t xml:space="preserve"> ماسـت و</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کره</w:t>
            </w:r>
            <w:r w:rsidRPr="00BD2B24">
              <w:rPr>
                <w:rFonts w:ascii="B Lotus" w:eastAsia="Times New Roman" w:hAnsi="B Lotus" w:cs="B Lotus"/>
                <w:color w:val="000000"/>
                <w:sz w:val="20"/>
                <w:szCs w:val="20"/>
                <w:rtl/>
              </w:rPr>
              <w:t xml:space="preserve"> و گرفتن ش</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w:t>
            </w:r>
            <w:r w:rsidRPr="00BD2B24">
              <w:rPr>
                <w:rFonts w:ascii="B Lotus" w:eastAsia="Times New Roman" w:hAnsi="B Lotus" w:cs="B Lotus"/>
                <w:color w:val="000000"/>
                <w:sz w:val="20"/>
                <w:szCs w:val="20"/>
                <w:rtl/>
              </w:rPr>
              <w:t xml:space="preserve"> و ...</w:t>
            </w:r>
            <w:del w:id="5301" w:author="Mehrnazi Boojari" w:date="2019-01-07T10:07:00Z">
              <w:r w:rsidRPr="00BD2B24" w:rsidDel="00A31D6F">
                <w:rPr>
                  <w:rFonts w:ascii="B Lotus" w:eastAsia="Times New Roman" w:hAnsi="B Lotus" w:cs="B Lotus"/>
                  <w:color w:val="000000"/>
                  <w:sz w:val="20"/>
                  <w:szCs w:val="20"/>
                  <w:rtl/>
                </w:rPr>
                <w:delText xml:space="preserve"> </w:delText>
              </w:r>
              <w:r w:rsidRPr="00BD2B24" w:rsidDel="00A31D6F">
                <w:rPr>
                  <w:rFonts w:ascii="B Lotus" w:eastAsia="Times New Roman" w:hAnsi="B Lotus" w:cs="B Lotus" w:hint="cs"/>
                  <w:color w:val="000000"/>
                  <w:sz w:val="20"/>
                  <w:szCs w:val="20"/>
                  <w:rtl/>
                </w:rPr>
                <w:delText>)</w:delText>
              </w:r>
            </w:del>
            <w:ins w:id="5302" w:author="Mehrnazi Boojari" w:date="2019-01-07T10:07:00Z">
              <w:r w:rsidR="00A31D6F">
                <w:rPr>
                  <w:rFonts w:ascii="B Lotus" w:eastAsia="Times New Roman" w:hAnsi="B Lotus" w:cs="B Lotus"/>
                  <w:color w:val="000000"/>
                  <w:sz w:val="20"/>
                  <w:szCs w:val="20"/>
                  <w:rtl/>
                </w:rPr>
                <w:t>)</w:t>
              </w:r>
            </w:ins>
            <w:r w:rsidRPr="00BD2B24">
              <w:rPr>
                <w:rFonts w:ascii="B Lotus" w:eastAsia="Times New Roman" w:hAnsi="B Lotus" w:cs="B Lotus"/>
                <w:color w:val="000000"/>
                <w:sz w:val="20"/>
                <w:szCs w:val="20"/>
                <w:rtl/>
              </w:rPr>
              <w:t xml:space="preserve"> استفاده شود</w:t>
            </w:r>
            <w:r w:rsidRPr="00BD2B24">
              <w:rPr>
                <w:rFonts w:ascii="B Lotus" w:eastAsia="Times New Roman" w:hAnsi="B Lotus" w:cs="B Lotus" w:hint="cs"/>
                <w:color w:val="000000"/>
                <w:sz w:val="20"/>
                <w:szCs w:val="20"/>
                <w:rtl/>
              </w:rPr>
              <w:t>.</w:t>
            </w:r>
          </w:p>
        </w:tc>
      </w:tr>
      <w:tr w:rsidR="00A06196" w:rsidRPr="00BD2B24" w14:paraId="0DDB79D4"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04AAEDE1"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lastRenderedPageBreak/>
              <w:t>واحـدهاي مسـکونی معمـولی روسـتایی کشـور برحسـب نـوع عملکـرد، تعـداد اتـاق و میـانگین آن</w:t>
            </w:r>
          </w:p>
        </w:tc>
        <w:tc>
          <w:tcPr>
            <w:tcW w:w="5490" w:type="dxa"/>
            <w:noWrap/>
            <w:vAlign w:val="center"/>
            <w:hideMark/>
          </w:tcPr>
          <w:p w14:paraId="2C7489E9"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0EC650A6"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37DD66C0" w14:textId="77777777" w:rsidR="00A06196" w:rsidRPr="00BD2B24" w:rsidRDefault="00A06196" w:rsidP="00C20ACD">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نوع عملکرد اتاق</w:t>
            </w:r>
            <w:ins w:id="5303" w:author="Mehrnazi Boojari" w:date="2019-01-10T23:54:00Z">
              <w:r w:rsidR="00C20ACD">
                <w:rPr>
                  <w:rFonts w:ascii="B Lotus" w:eastAsia="Times New Roman" w:hAnsi="B Lotus" w:cs="B Nazanin" w:hint="cs"/>
                  <w:color w:val="000000"/>
                  <w:sz w:val="20"/>
                  <w:szCs w:val="20"/>
                  <w:rtl/>
                  <w:lang w:bidi="fa-IR"/>
                </w:rPr>
                <w:t>‌</w:t>
              </w:r>
            </w:ins>
            <w:del w:id="5304" w:author="Mehrnazi Boojari" w:date="2019-01-10T23:54:00Z">
              <w:r w:rsidRPr="00BD2B24" w:rsidDel="00C20ACD">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هاي مورد استفاده، تعـداد اتـاق و میـانگین آن</w:t>
            </w:r>
          </w:p>
        </w:tc>
        <w:tc>
          <w:tcPr>
            <w:tcW w:w="5490" w:type="dxa"/>
            <w:noWrap/>
            <w:vAlign w:val="center"/>
            <w:hideMark/>
          </w:tcPr>
          <w:p w14:paraId="43BB9816" w14:textId="77777777" w:rsidR="00A06196" w:rsidRPr="00BD2B24" w:rsidRDefault="00A06196" w:rsidP="00A06196">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27735513"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69109CCF"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وضعیت و نوع سند</w:t>
            </w:r>
          </w:p>
        </w:tc>
        <w:tc>
          <w:tcPr>
            <w:tcW w:w="5490" w:type="dxa"/>
            <w:noWrap/>
            <w:vAlign w:val="center"/>
            <w:hideMark/>
          </w:tcPr>
          <w:p w14:paraId="3D5CAD5B"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26D426DD"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0E938BA7"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عمده</w:t>
            </w:r>
            <w:del w:id="5305" w:author="Mehrnazi Boojari" w:date="2019-01-07T10:56:00Z">
              <w:r w:rsidRPr="00BD2B24" w:rsidDel="006A1F1D">
                <w:rPr>
                  <w:rFonts w:ascii="B Lotus" w:eastAsia="Times New Roman" w:hAnsi="B Lotus" w:cs="B Lotus"/>
                  <w:color w:val="000000"/>
                  <w:sz w:val="20"/>
                  <w:szCs w:val="20"/>
                  <w:rtl/>
                  <w:lang w:bidi="fa-IR"/>
                </w:rPr>
                <w:delText xml:space="preserve"> ترین </w:delText>
              </w:r>
            </w:del>
            <w:ins w:id="5306" w:author="Mehrnazi Boojari" w:date="2019-01-07T10:56:00Z">
              <w:r w:rsidR="006A1F1D">
                <w:rPr>
                  <w:rFonts w:ascii="B Lotus" w:eastAsia="Times New Roman" w:hAnsi="B Lotus" w:cs="B Lotus" w:hint="cs"/>
                  <w:color w:val="000000"/>
                  <w:sz w:val="20"/>
                  <w:szCs w:val="20"/>
                  <w:rtl/>
                  <w:lang w:bidi="fa-IR"/>
                </w:rPr>
                <w:t>‌</w:t>
              </w:r>
            </w:ins>
            <w:ins w:id="5307" w:author="Mehrnazi Boojari" w:date="2019-01-10T23:54:00Z">
              <w:r w:rsidR="00C20ACD">
                <w:rPr>
                  <w:rFonts w:ascii="B Lotus" w:eastAsia="Times New Roman" w:hAnsi="B Lotus" w:cs="B Nazanin" w:hint="cs"/>
                  <w:color w:val="000000"/>
                  <w:sz w:val="20"/>
                  <w:szCs w:val="20"/>
                  <w:rtl/>
                  <w:lang w:bidi="fa-IR"/>
                </w:rPr>
                <w:t>‌</w:t>
              </w:r>
            </w:ins>
            <w:ins w:id="5308" w:author="Mehrnazi Boojari" w:date="2019-01-07T10:56:00Z">
              <w:r w:rsidR="006A1F1D">
                <w:rPr>
                  <w:rFonts w:ascii="B Lotus" w:eastAsia="Times New Roman" w:hAnsi="B Lotus" w:cs="B Lotus"/>
                  <w:color w:val="000000"/>
                  <w:sz w:val="20"/>
                  <w:szCs w:val="20"/>
                  <w:rtl/>
                  <w:lang w:bidi="fa-IR"/>
                </w:rPr>
                <w:t xml:space="preserve">ترین </w:t>
              </w:r>
            </w:ins>
            <w:r w:rsidRPr="00BD2B24">
              <w:rPr>
                <w:rFonts w:ascii="B Lotus" w:eastAsia="Times New Roman" w:hAnsi="B Lotus" w:cs="B Lotus"/>
                <w:color w:val="000000"/>
                <w:sz w:val="20"/>
                <w:szCs w:val="20"/>
                <w:rtl/>
                <w:lang w:bidi="fa-IR"/>
              </w:rPr>
              <w:t>منبع</w:t>
            </w:r>
            <w:del w:id="5309" w:author="Mehrnazi Boojari" w:date="2019-01-07T10:51:00Z">
              <w:r w:rsidRPr="00BD2B24" w:rsidDel="006A1F1D">
                <w:rPr>
                  <w:rFonts w:ascii="B Lotus" w:eastAsia="Times New Roman" w:hAnsi="B Lotus" w:cs="B Lotus"/>
                  <w:color w:val="000000"/>
                  <w:sz w:val="20"/>
                  <w:szCs w:val="20"/>
                  <w:rtl/>
                  <w:lang w:bidi="fa-IR"/>
                </w:rPr>
                <w:delText xml:space="preserve"> تامین </w:delText>
              </w:r>
            </w:del>
            <w:ins w:id="5310" w:author="Mehrnazi Boojari" w:date="2019-01-07T10:51:00Z">
              <w:r w:rsidR="006A1F1D">
                <w:rPr>
                  <w:rFonts w:ascii="B Lotus" w:eastAsia="Times New Roman" w:hAnsi="B Lotus" w:cs="B Lotus"/>
                  <w:color w:val="000000"/>
                  <w:sz w:val="20"/>
                  <w:szCs w:val="20"/>
                  <w:rtl/>
                  <w:lang w:bidi="fa-IR"/>
                </w:rPr>
                <w:t xml:space="preserve"> تأمین </w:t>
              </w:r>
            </w:ins>
            <w:r w:rsidRPr="00BD2B24">
              <w:rPr>
                <w:rFonts w:ascii="B Lotus" w:eastAsia="Times New Roman" w:hAnsi="B Lotus" w:cs="B Lotus"/>
                <w:color w:val="000000"/>
                <w:sz w:val="20"/>
                <w:szCs w:val="20"/>
                <w:rtl/>
                <w:lang w:bidi="fa-IR"/>
              </w:rPr>
              <w:t>سرمایش</w:t>
            </w:r>
          </w:p>
        </w:tc>
        <w:tc>
          <w:tcPr>
            <w:tcW w:w="5490" w:type="dxa"/>
            <w:noWrap/>
            <w:vAlign w:val="center"/>
            <w:hideMark/>
          </w:tcPr>
          <w:p w14:paraId="4D613FA9" w14:textId="77777777" w:rsidR="00A06196" w:rsidRPr="00BD2B24" w:rsidRDefault="00A06196" w:rsidP="00C20ACD">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منابع</w:t>
            </w:r>
            <w:del w:id="5311" w:author="Mehrnazi Boojari" w:date="2019-01-07T10:51:00Z">
              <w:r w:rsidRPr="00BD2B24" w:rsidDel="006A1F1D">
                <w:rPr>
                  <w:rFonts w:ascii="B Lotus" w:eastAsia="Times New Roman" w:hAnsi="B Lotus" w:cs="B Lotus" w:hint="cs"/>
                  <w:color w:val="000000"/>
                  <w:sz w:val="20"/>
                  <w:szCs w:val="20"/>
                  <w:rtl/>
                </w:rPr>
                <w:delText xml:space="preserve"> تامین </w:delText>
              </w:r>
            </w:del>
            <w:ins w:id="5312" w:author="Mehrnazi Boojari" w:date="2019-01-07T10:51:00Z">
              <w:r w:rsidR="006A1F1D">
                <w:rPr>
                  <w:rFonts w:ascii="B Lotus" w:eastAsia="Times New Roman" w:hAnsi="B Lotus" w:cs="B Lotus" w:hint="cs"/>
                  <w:color w:val="000000"/>
                  <w:sz w:val="20"/>
                  <w:szCs w:val="20"/>
                  <w:rtl/>
                </w:rPr>
                <w:t xml:space="preserve"> تأمین </w:t>
              </w:r>
            </w:ins>
            <w:r w:rsidRPr="00BD2B24">
              <w:rPr>
                <w:rFonts w:ascii="B Lotus" w:eastAsia="Times New Roman" w:hAnsi="B Lotus" w:cs="B Lotus" w:hint="cs"/>
                <w:color w:val="000000"/>
                <w:sz w:val="20"/>
                <w:szCs w:val="20"/>
                <w:rtl/>
              </w:rPr>
              <w:t>سرمایش شامل</w:t>
            </w:r>
            <w:del w:id="5313" w:author="Mehrnazi Boojari" w:date="2019-01-07T10:35:00Z">
              <w:r w:rsidRPr="00BD2B24" w:rsidDel="006C73A5">
                <w:rPr>
                  <w:rFonts w:ascii="B Lotus" w:eastAsia="Times New Roman" w:hAnsi="B Lotus" w:cs="B Lotus" w:hint="cs"/>
                  <w:color w:val="000000"/>
                  <w:sz w:val="20"/>
                  <w:szCs w:val="20"/>
                  <w:rtl/>
                </w:rPr>
                <w:delText xml:space="preserve"> : </w:delText>
              </w:r>
            </w:del>
            <w:ins w:id="5314" w:author="Mehrnazi Boojari" w:date="2019-01-10T23:55:00Z">
              <w:r w:rsidR="00C20ACD">
                <w:rPr>
                  <w:rFonts w:ascii="B Lotus" w:eastAsia="Times New Roman" w:hAnsi="B Lotus" w:cs="B Nazanin" w:hint="cs"/>
                  <w:color w:val="000000"/>
                  <w:sz w:val="20"/>
                  <w:szCs w:val="20"/>
                  <w:rtl/>
                </w:rPr>
                <w:t>‌</w:t>
              </w:r>
            </w:ins>
            <w:ins w:id="5315" w:author="Mehrnazi Boojari" w:date="2019-01-07T10:35:00Z">
              <w:r w:rsidR="006C73A5">
                <w:rPr>
                  <w:rFonts w:ascii="B Lotus" w:eastAsia="Times New Roman" w:hAnsi="B Lotus" w:cs="B Lotus" w:hint="cs"/>
                  <w:color w:val="000000"/>
                  <w:sz w:val="20"/>
                  <w:szCs w:val="20"/>
                  <w:rtl/>
                </w:rPr>
                <w:t xml:space="preserve"> </w:t>
              </w:r>
            </w:ins>
            <w:r w:rsidRPr="00BD2B24">
              <w:rPr>
                <w:rFonts w:ascii="B Lotus" w:eastAsia="Times New Roman" w:hAnsi="B Lotus" w:cs="B Lotus" w:hint="cs"/>
                <w:color w:val="000000"/>
                <w:sz w:val="20"/>
                <w:szCs w:val="20"/>
                <w:rtl/>
              </w:rPr>
              <w:t>پنکه</w:t>
            </w:r>
            <w:del w:id="5316" w:author="Mehrnazi Boojari" w:date="2019-01-07T09:47:00Z">
              <w:r w:rsidRPr="00BD2B24" w:rsidDel="006F7CCF">
                <w:rPr>
                  <w:rFonts w:ascii="B Lotus" w:eastAsia="Times New Roman" w:hAnsi="B Lotus" w:cs="B Lotus" w:hint="cs"/>
                  <w:color w:val="000000"/>
                  <w:sz w:val="20"/>
                  <w:szCs w:val="20"/>
                  <w:rtl/>
                </w:rPr>
                <w:delText xml:space="preserve"> ،</w:delText>
              </w:r>
            </w:del>
            <w:ins w:id="5317" w:author="Mehrnazi Boojari" w:date="2019-01-07T09:47:00Z">
              <w:r w:rsidR="006F7CCF">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کولر </w:t>
            </w:r>
            <w:del w:id="5318" w:author="Mehrnazi Boojari" w:date="2019-01-10T23:55:00Z">
              <w:r w:rsidRPr="00BD2B24" w:rsidDel="00C20ACD">
                <w:rPr>
                  <w:rFonts w:ascii="B Lotus" w:eastAsia="Times New Roman" w:hAnsi="B Lotus" w:cs="B Lotus" w:hint="cs"/>
                  <w:color w:val="000000"/>
                  <w:sz w:val="20"/>
                  <w:szCs w:val="20"/>
                  <w:rtl/>
                </w:rPr>
                <w:delText>ظا</w:delText>
              </w:r>
            </w:del>
            <w:ins w:id="5319" w:author="Mehrnazi Boojari" w:date="2019-01-10T23:55:00Z">
              <w:r w:rsidR="00C20ACD">
                <w:rPr>
                  <w:rFonts w:ascii="B Lotus" w:eastAsia="Times New Roman" w:hAnsi="B Lotus" w:cs="B Lotus" w:hint="cs"/>
                  <w:color w:val="000000"/>
                  <w:sz w:val="20"/>
                  <w:szCs w:val="20"/>
                  <w:rtl/>
                </w:rPr>
                <w:t>آ</w:t>
              </w:r>
            </w:ins>
            <w:r w:rsidRPr="00BD2B24">
              <w:rPr>
                <w:rFonts w:ascii="B Lotus" w:eastAsia="Times New Roman" w:hAnsi="B Lotus" w:cs="B Lotus" w:hint="cs"/>
                <w:color w:val="000000"/>
                <w:sz w:val="20"/>
                <w:szCs w:val="20"/>
                <w:rtl/>
              </w:rPr>
              <w:t>بی</w:t>
            </w:r>
            <w:del w:id="5320" w:author="Mehrnazi Boojari" w:date="2019-01-07T09:47:00Z">
              <w:r w:rsidRPr="00BD2B24" w:rsidDel="006F7CCF">
                <w:rPr>
                  <w:rFonts w:ascii="B Lotus" w:eastAsia="Times New Roman" w:hAnsi="B Lotus" w:cs="B Lotus" w:hint="cs"/>
                  <w:color w:val="000000"/>
                  <w:sz w:val="20"/>
                  <w:szCs w:val="20"/>
                  <w:rtl/>
                </w:rPr>
                <w:delText xml:space="preserve"> ،</w:delText>
              </w:r>
            </w:del>
            <w:ins w:id="5321" w:author="Mehrnazi Boojari" w:date="2019-01-07T09:47:00Z">
              <w:r w:rsidR="006F7CCF">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کولر گازی و سایر</w:t>
            </w:r>
            <w:ins w:id="5322" w:author="Mehrnazi Boojari" w:date="2019-01-10T23:55:00Z">
              <w:r w:rsidR="00C20ACD">
                <w:rPr>
                  <w:rFonts w:ascii="B Lotus" w:eastAsia="Times New Roman" w:hAnsi="B Lotus" w:cs="B Lotus" w:hint="cs"/>
                  <w:color w:val="000000"/>
                  <w:sz w:val="20"/>
                  <w:szCs w:val="20"/>
                  <w:rtl/>
                </w:rPr>
                <w:t>.</w:t>
              </w:r>
            </w:ins>
            <w:del w:id="5323" w:author="Mehrnazi Boojari" w:date="2019-01-10T23:55:00Z">
              <w:r w:rsidRPr="00BD2B24" w:rsidDel="00C20ACD">
                <w:rPr>
                  <w:rFonts w:ascii="B Lotus" w:eastAsia="Times New Roman" w:hAnsi="B Lotus" w:cs="B Lotus" w:hint="cs"/>
                  <w:color w:val="000000"/>
                  <w:sz w:val="20"/>
                  <w:szCs w:val="20"/>
                  <w:rtl/>
                </w:rPr>
                <w:delText xml:space="preserve"> </w:delText>
              </w:r>
            </w:del>
          </w:p>
        </w:tc>
      </w:tr>
      <w:tr w:rsidR="00A06196" w:rsidRPr="00BD2B24" w14:paraId="5A7B0A02"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33E3B86A"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کشـور برحسـب وضـعیت فضـاي بـاز بـراي نگهـداري حیوانـات</w:t>
            </w:r>
          </w:p>
        </w:tc>
        <w:tc>
          <w:tcPr>
            <w:tcW w:w="5490" w:type="dxa"/>
            <w:noWrap/>
            <w:vAlign w:val="center"/>
            <w:hideMark/>
          </w:tcPr>
          <w:p w14:paraId="422682F7"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35600CC0"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3D3BC51F"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وضعیت و نوع عملکرد حیاط</w:t>
            </w:r>
          </w:p>
        </w:tc>
        <w:tc>
          <w:tcPr>
            <w:tcW w:w="5490" w:type="dxa"/>
            <w:noWrap/>
            <w:vAlign w:val="center"/>
            <w:hideMark/>
          </w:tcPr>
          <w:p w14:paraId="3905FA4C" w14:textId="77777777" w:rsidR="00A06196" w:rsidRPr="00BD2B24" w:rsidRDefault="00A06196" w:rsidP="00A06196">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162D198D"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40D6051B"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وضعیت و نوع عملکرد ایوان</w:t>
            </w:r>
          </w:p>
        </w:tc>
        <w:tc>
          <w:tcPr>
            <w:tcW w:w="5490" w:type="dxa"/>
            <w:noWrap/>
            <w:vAlign w:val="center"/>
            <w:hideMark/>
          </w:tcPr>
          <w:p w14:paraId="6D8EB11A"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4A95F4EA"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5B39E74D"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واحـدهاي مسـکونی معمـولی روسـتایی کشـور برحسـب وضـعیت مسـتراح و نحـو</w:t>
            </w:r>
            <w:del w:id="5324" w:author="Mehrnazi Boojari" w:date="2019-01-08T02:14:00Z">
              <w:r w:rsidRPr="00BD2B24" w:rsidDel="00175889">
                <w:rPr>
                  <w:rFonts w:ascii="B Lotus" w:eastAsia="Times New Roman" w:hAnsi="B Lotus" w:cs="B Lotus"/>
                  <w:color w:val="000000"/>
                  <w:sz w:val="20"/>
                  <w:szCs w:val="20"/>
                  <w:rtl/>
                  <w:lang w:bidi="fa-IR"/>
                </w:rPr>
                <w:delText>ه</w:delText>
              </w:r>
              <w:r w:rsidRPr="00BD2B24" w:rsidDel="00175889">
                <w:rPr>
                  <w:rFonts w:ascii="B Lotus" w:eastAsia="Times New Roman" w:hAnsi="B Lotus" w:cs="B Lotus" w:hint="cs"/>
                  <w:color w:val="000000"/>
                  <w:sz w:val="20"/>
                  <w:szCs w:val="20"/>
                  <w:rtl/>
                  <w:lang w:bidi="fa-IR"/>
                </w:rPr>
                <w:delText xml:space="preserve"> </w:delText>
              </w:r>
              <w:r w:rsidRPr="00BD2B24" w:rsidDel="00175889">
                <w:rPr>
                  <w:rFonts w:ascii="B Lotus" w:eastAsia="Times New Roman" w:hAnsi="B Lotus" w:cs="B Lotus"/>
                  <w:color w:val="000000"/>
                  <w:sz w:val="20"/>
                  <w:szCs w:val="20"/>
                  <w:rtl/>
                  <w:lang w:bidi="fa-IR"/>
                </w:rPr>
                <w:delText xml:space="preserve">ي </w:delText>
              </w:r>
            </w:del>
            <w:ins w:id="5325"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اسـتقرار آن</w:t>
            </w:r>
          </w:p>
        </w:tc>
        <w:tc>
          <w:tcPr>
            <w:tcW w:w="5490" w:type="dxa"/>
            <w:noWrap/>
            <w:vAlign w:val="center"/>
            <w:hideMark/>
          </w:tcPr>
          <w:p w14:paraId="576B4DD6" w14:textId="77777777" w:rsidR="00A06196" w:rsidRPr="00BD2B24" w:rsidRDefault="00A06196" w:rsidP="00A06196">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نحوه استقرار مستراح به مسکن شامل</w:t>
            </w:r>
            <w:del w:id="5326" w:author="Mehrnazi Boojari" w:date="2019-01-07T10:35:00Z">
              <w:r w:rsidRPr="00BD2B24" w:rsidDel="006C73A5">
                <w:rPr>
                  <w:rFonts w:ascii="B Lotus" w:eastAsia="Times New Roman" w:hAnsi="B Lotus" w:cs="B Lotus" w:hint="cs"/>
                  <w:color w:val="000000"/>
                  <w:sz w:val="20"/>
                  <w:szCs w:val="20"/>
                  <w:rtl/>
                </w:rPr>
                <w:delText xml:space="preserve"> : </w:delText>
              </w:r>
            </w:del>
            <w:ins w:id="5327" w:author="Mehrnazi Boojari" w:date="2019-01-07T10:35:00Z">
              <w:r w:rsidR="006C73A5">
                <w:rPr>
                  <w:rFonts w:ascii="B Lotus" w:eastAsia="Times New Roman" w:hAnsi="B Lotus" w:cs="B Lotus" w:hint="cs"/>
                  <w:color w:val="000000"/>
                  <w:sz w:val="20"/>
                  <w:szCs w:val="20"/>
                  <w:rtl/>
                </w:rPr>
                <w:t xml:space="preserve"> </w:t>
              </w:r>
            </w:ins>
            <w:r w:rsidRPr="00BD2B24">
              <w:rPr>
                <w:rFonts w:ascii="B Lotus" w:eastAsia="Times New Roman" w:hAnsi="B Lotus" w:cs="B Lotus" w:hint="cs"/>
                <w:color w:val="000000"/>
                <w:sz w:val="20"/>
                <w:szCs w:val="20"/>
                <w:rtl/>
              </w:rPr>
              <w:t>چسبیده به بنا و مجزا از بنا</w:t>
            </w:r>
            <w:ins w:id="5328" w:author="Mehrnazi Boojari" w:date="2019-01-10T23:55:00Z">
              <w:r w:rsidR="00C20ACD">
                <w:rPr>
                  <w:rFonts w:ascii="B Lotus" w:eastAsia="Times New Roman" w:hAnsi="B Lotus" w:cs="B Lotus" w:hint="cs"/>
                  <w:color w:val="000000"/>
                  <w:sz w:val="20"/>
                  <w:szCs w:val="20"/>
                  <w:rtl/>
                </w:rPr>
                <w:t>.</w:t>
              </w:r>
            </w:ins>
          </w:p>
        </w:tc>
      </w:tr>
      <w:tr w:rsidR="00A06196" w:rsidRPr="00BD2B24" w14:paraId="177A66CB"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75E19D9B"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وضعیت ساخت بناي آن</w:t>
            </w:r>
          </w:p>
        </w:tc>
        <w:tc>
          <w:tcPr>
            <w:tcW w:w="5490" w:type="dxa"/>
            <w:noWrap/>
            <w:vAlign w:val="center"/>
            <w:hideMark/>
          </w:tcPr>
          <w:p w14:paraId="6B683306" w14:textId="77777777" w:rsidR="00A06196" w:rsidRPr="00BD2B24" w:rsidRDefault="00A06196" w:rsidP="00C20ACD">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منظور از وضعیت ساخت</w:t>
            </w:r>
            <w:del w:id="5329" w:author="Mehrnazi Boojari" w:date="2019-01-07T09:47:00Z">
              <w:r w:rsidRPr="00BD2B24" w:rsidDel="006F7CCF">
                <w:rPr>
                  <w:rFonts w:ascii="B Lotus" w:eastAsia="Times New Roman" w:hAnsi="B Lotus" w:cs="B Lotus" w:hint="cs"/>
                  <w:color w:val="000000"/>
                  <w:sz w:val="20"/>
                  <w:szCs w:val="20"/>
                  <w:rtl/>
                </w:rPr>
                <w:delText xml:space="preserve"> ؛</w:delText>
              </w:r>
            </w:del>
            <w:ins w:id="5330" w:author="Mehrnazi Boojari" w:date="2019-01-10T23:55:00Z">
              <w:r w:rsidR="00C20ACD">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ساخت تدریجی و ساخت </w:t>
            </w:r>
            <w:del w:id="5331" w:author="Mehrnazi Boojari" w:date="2019-01-10T23:55:00Z">
              <w:r w:rsidRPr="00BD2B24" w:rsidDel="00C20ACD">
                <w:rPr>
                  <w:rFonts w:ascii="B Lotus" w:eastAsia="Times New Roman" w:hAnsi="B Lotus" w:cs="B Lotus" w:hint="cs"/>
                  <w:color w:val="000000"/>
                  <w:sz w:val="20"/>
                  <w:szCs w:val="20"/>
                  <w:rtl/>
                </w:rPr>
                <w:delText xml:space="preserve">یکباره </w:delText>
              </w:r>
            </w:del>
            <w:ins w:id="5332" w:author="Mehrnazi Boojari" w:date="2019-01-10T23:55:00Z">
              <w:r w:rsidR="00C20ACD" w:rsidRPr="00BD2B24">
                <w:rPr>
                  <w:rFonts w:ascii="B Lotus" w:eastAsia="Times New Roman" w:hAnsi="B Lotus" w:cs="B Lotus" w:hint="cs"/>
                  <w:color w:val="000000"/>
                  <w:sz w:val="20"/>
                  <w:szCs w:val="20"/>
                  <w:rtl/>
                </w:rPr>
                <w:t>یکباره</w:t>
              </w:r>
              <w:r w:rsidR="00C20ACD">
                <w:rPr>
                  <w:rFonts w:ascii="B Lotus" w:eastAsia="Times New Roman" w:hAnsi="B Lotus" w:cs="B Lotus" w:hint="cs"/>
                  <w:color w:val="000000"/>
                  <w:sz w:val="20"/>
                  <w:szCs w:val="20"/>
                  <w:rtl/>
                </w:rPr>
                <w:t>.</w:t>
              </w:r>
            </w:ins>
          </w:p>
        </w:tc>
      </w:tr>
      <w:tr w:rsidR="00A06196" w:rsidRPr="00BD2B24" w14:paraId="4E86EDC5"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4DC625BA"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معمـولی روسـتایی کشـور برحسـب نـوع سـازه در فضـاهاي زیسـتی و معیشـتی</w:t>
            </w:r>
          </w:p>
        </w:tc>
        <w:tc>
          <w:tcPr>
            <w:tcW w:w="5490" w:type="dxa"/>
            <w:noWrap/>
            <w:vAlign w:val="center"/>
            <w:hideMark/>
          </w:tcPr>
          <w:p w14:paraId="45A24250" w14:textId="77777777" w:rsidR="00A06196" w:rsidRPr="00BD2B24" w:rsidRDefault="00A06196" w:rsidP="00A06196">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hint="cs"/>
                <w:color w:val="000000"/>
                <w:sz w:val="20"/>
                <w:szCs w:val="20"/>
                <w:rtl/>
              </w:rPr>
              <w:t>انواع سازه مسکن روستایی شامل</w:t>
            </w:r>
            <w:del w:id="5333" w:author="Mehrnazi Boojari" w:date="2019-01-07T10:35:00Z">
              <w:r w:rsidRPr="00BD2B24" w:rsidDel="006C73A5">
                <w:rPr>
                  <w:rFonts w:ascii="B Lotus" w:eastAsia="Times New Roman" w:hAnsi="B Lotus" w:cs="B Lotus" w:hint="cs"/>
                  <w:color w:val="000000"/>
                  <w:sz w:val="20"/>
                  <w:szCs w:val="20"/>
                  <w:rtl/>
                </w:rPr>
                <w:delText xml:space="preserve"> : </w:delText>
              </w:r>
            </w:del>
            <w:ins w:id="5334" w:author="Mehrnazi Boojari" w:date="2019-01-07T10:35:00Z">
              <w:r w:rsidR="006C73A5">
                <w:rPr>
                  <w:rFonts w:ascii="B Lotus" w:eastAsia="Times New Roman" w:hAnsi="B Lotus" w:cs="B Lotus" w:hint="cs"/>
                  <w:color w:val="000000"/>
                  <w:sz w:val="20"/>
                  <w:szCs w:val="20"/>
                  <w:rtl/>
                </w:rPr>
                <w:t xml:space="preserve">: </w:t>
              </w:r>
            </w:ins>
          </w:p>
          <w:p w14:paraId="7CD6C68F" w14:textId="77777777" w:rsidR="00A06196" w:rsidRPr="00BD2B24" w:rsidRDefault="00A06196" w:rsidP="00483D50">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Pr>
            </w:pPr>
            <w:r w:rsidRPr="00483D50">
              <w:rPr>
                <w:rFonts w:ascii="B Lotus" w:eastAsia="Times New Roman" w:hAnsi="B Lotus" w:cs="B Lotus"/>
                <w:color w:val="000000"/>
                <w:sz w:val="20"/>
                <w:szCs w:val="20"/>
                <w:rtl/>
                <w:rPrChange w:id="5335" w:author="Mehrnazi Boojari" w:date="2019-01-11T00:00:00Z">
                  <w:rPr>
                    <w:rFonts w:ascii="B Lotus" w:eastAsia="Times New Roman" w:hAnsi="B Lotus" w:cs="B Lotus"/>
                    <w:b/>
                    <w:bCs/>
                    <w:color w:val="000000"/>
                    <w:sz w:val="20"/>
                    <w:szCs w:val="20"/>
                    <w:rtl/>
                  </w:rPr>
                </w:rPrChange>
              </w:rPr>
              <w:t>سازه فلزي</w:t>
            </w:r>
            <w:ins w:id="5336" w:author="Mehrnazi Boojari" w:date="2019-01-10T23:56:00Z">
              <w:r w:rsidR="00C20ACD" w:rsidRPr="00483D50">
                <w:rPr>
                  <w:rFonts w:ascii="B Lotus" w:eastAsia="Times New Roman" w:hAnsi="B Lotus" w:cs="B Lotus"/>
                  <w:color w:val="000000"/>
                  <w:sz w:val="20"/>
                  <w:szCs w:val="20"/>
                  <w:rtl/>
                  <w:rPrChange w:id="5337" w:author="Mehrnazi Boojari" w:date="2019-01-11T00:00:00Z">
                    <w:rPr>
                      <w:rFonts w:ascii="B Lotus" w:eastAsia="Times New Roman" w:hAnsi="B Lotus" w:cs="B Lotus"/>
                      <w:b/>
                      <w:bCs/>
                      <w:color w:val="000000"/>
                      <w:sz w:val="20"/>
                      <w:szCs w:val="20"/>
                      <w:rtl/>
                    </w:rPr>
                  </w:rPrChange>
                </w:rPr>
                <w:t xml:space="preserve"> </w:t>
              </w:r>
            </w:ins>
            <w:r w:rsidRPr="00483D50">
              <w:rPr>
                <w:rFonts w:ascii="B Lotus" w:eastAsia="Times New Roman" w:hAnsi="B Lotus" w:cs="B Lotus"/>
                <w:color w:val="000000"/>
                <w:sz w:val="20"/>
                <w:szCs w:val="20"/>
                <w:rtl/>
                <w:rPrChange w:id="5338" w:author="Mehrnazi Boojari" w:date="2019-01-11T00:00:00Z">
                  <w:rPr>
                    <w:rFonts w:ascii="B Lotus" w:eastAsia="Times New Roman" w:hAnsi="B Lotus" w:cs="B Lotus"/>
                    <w:b/>
                    <w:bCs/>
                    <w:color w:val="000000"/>
                    <w:sz w:val="20"/>
                    <w:szCs w:val="20"/>
                    <w:rtl/>
                  </w:rPr>
                </w:rPrChange>
              </w:rPr>
              <w:t>(اسکلت فلزي):</w:t>
            </w:r>
            <w:r w:rsidRPr="00BD2B24">
              <w:rPr>
                <w:rFonts w:ascii="B Lotus" w:eastAsia="Times New Roman" w:hAnsi="B Lotus" w:cs="B Lotus"/>
                <w:color w:val="000000"/>
                <w:sz w:val="20"/>
                <w:szCs w:val="20"/>
                <w:rtl/>
              </w:rPr>
              <w:t xml:space="preserve"> بنا</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است که اسکلت آن با ت</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رآهن</w:t>
            </w:r>
            <w:r w:rsidRPr="00BD2B24">
              <w:rPr>
                <w:rFonts w:ascii="B Lotus" w:eastAsia="Times New Roman" w:hAnsi="B Lotus" w:cs="B Lotus"/>
                <w:color w:val="000000"/>
                <w:sz w:val="20"/>
                <w:szCs w:val="20"/>
                <w:rtl/>
              </w:rPr>
              <w:t xml:space="preserve"> بنا</w:t>
            </w:r>
            <w:del w:id="5339" w:author="Mehrnazi Boojari" w:date="2019-01-07T09:49:00Z">
              <w:r w:rsidRPr="00BD2B24" w:rsidDel="006F7CCF">
                <w:rPr>
                  <w:rFonts w:ascii="B Lotus" w:eastAsia="Times New Roman" w:hAnsi="B Lotus" w:cs="B Lotus"/>
                  <w:color w:val="000000"/>
                  <w:sz w:val="20"/>
                  <w:szCs w:val="20"/>
                  <w:rtl/>
                </w:rPr>
                <w:delText xml:space="preserve"> م</w:delText>
              </w:r>
              <w:r w:rsidRPr="00BD2B24" w:rsidDel="006F7CCF">
                <w:rPr>
                  <w:rFonts w:ascii="B Lotus" w:eastAsia="Times New Roman" w:hAnsi="B Lotus" w:cs="B Lotus" w:hint="cs"/>
                  <w:color w:val="000000"/>
                  <w:sz w:val="20"/>
                  <w:szCs w:val="20"/>
                  <w:rtl/>
                </w:rPr>
                <w:delText>ی</w:delText>
              </w:r>
              <w:r w:rsidRPr="00BD2B24" w:rsidDel="006F7CCF">
                <w:rPr>
                  <w:rFonts w:ascii="B Lotus" w:eastAsia="Times New Roman" w:hAnsi="B Lotus" w:cs="B Lotus"/>
                  <w:color w:val="000000"/>
                  <w:sz w:val="20"/>
                  <w:szCs w:val="20"/>
                  <w:rtl/>
                </w:rPr>
                <w:delText xml:space="preserve"> </w:delText>
              </w:r>
            </w:del>
            <w:ins w:id="5340" w:author="Mehrnazi Boojari" w:date="2019-01-07T09:49:00Z">
              <w:r w:rsidR="006F7CCF">
                <w:rPr>
                  <w:rFonts w:ascii="B Lotus" w:eastAsia="Times New Roman" w:hAnsi="B Lotus" w:cs="B Lotus"/>
                  <w:color w:val="000000"/>
                  <w:sz w:val="20"/>
                  <w:szCs w:val="20"/>
                  <w:rtl/>
                </w:rPr>
                <w:t xml:space="preserve"> می</w:t>
              </w:r>
              <w:r w:rsidR="006F7CCF">
                <w:rPr>
                  <w:rFonts w:ascii="B Lotus" w:eastAsia="Times New Roman" w:hAnsi="B Lotus" w:cs="B Lotus" w:hint="cs"/>
                  <w:color w:val="000000"/>
                  <w:sz w:val="20"/>
                  <w:szCs w:val="20"/>
                  <w:rtl/>
                </w:rPr>
                <w:t>‌</w:t>
              </w:r>
            </w:ins>
            <w:r w:rsidRPr="00BD2B24">
              <w:rPr>
                <w:rFonts w:ascii="B Lotus" w:eastAsia="Times New Roman" w:hAnsi="B Lotus" w:cs="B Lotus"/>
                <w:color w:val="000000"/>
                <w:sz w:val="20"/>
                <w:szCs w:val="20"/>
                <w:rtl/>
              </w:rPr>
              <w:t>شود و ا</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ن</w:t>
            </w:r>
            <w:r w:rsidRPr="00BD2B24">
              <w:rPr>
                <w:rFonts w:ascii="B Lotus" w:eastAsia="Times New Roman" w:hAnsi="B Lotus" w:cs="B Lotus"/>
                <w:color w:val="000000"/>
                <w:sz w:val="20"/>
                <w:szCs w:val="20"/>
                <w:rtl/>
              </w:rPr>
              <w:t xml:space="preserve"> اسکلت بار ساختمان را تحمل </w:t>
            </w:r>
            <w:del w:id="5341" w:author="Mehrnazi Boojari" w:date="2019-01-07T10:52:00Z">
              <w:r w:rsidRPr="00BD2B24" w:rsidDel="006A1F1D">
                <w:rPr>
                  <w:rFonts w:ascii="B Lotus" w:eastAsia="Times New Roman" w:hAnsi="B Lotus" w:cs="B Lotus"/>
                  <w:color w:val="000000"/>
                  <w:sz w:val="20"/>
                  <w:szCs w:val="20"/>
                  <w:rtl/>
                </w:rPr>
                <w:delText>مـ</w:delText>
              </w:r>
              <w:r w:rsidRPr="00BD2B24" w:rsidDel="006A1F1D">
                <w:rPr>
                  <w:rFonts w:ascii="B Lotus" w:eastAsia="Times New Roman" w:hAnsi="B Lotus" w:cs="B Lotus" w:hint="cs"/>
                  <w:color w:val="000000"/>
                  <w:sz w:val="20"/>
                  <w:szCs w:val="20"/>
                  <w:rtl/>
                </w:rPr>
                <w:delText>ی</w:delText>
              </w:r>
              <w:r w:rsidRPr="00BD2B24" w:rsidDel="006A1F1D">
                <w:rPr>
                  <w:rFonts w:ascii="B Lotus" w:eastAsia="Times New Roman" w:hAnsi="B Lotus" w:cs="B Lotus" w:hint="eastAsia"/>
                  <w:color w:val="000000"/>
                  <w:sz w:val="20"/>
                  <w:szCs w:val="20"/>
                  <w:rtl/>
                </w:rPr>
                <w:delText>کنـد</w:delText>
              </w:r>
            </w:del>
            <w:ins w:id="5342" w:author="Mehrnazi Boojari" w:date="2019-01-07T10:52:00Z">
              <w:r w:rsidR="006A1F1D">
                <w:rPr>
                  <w:rFonts w:ascii="B Lotus" w:eastAsia="Times New Roman" w:hAnsi="B Lotus" w:cs="B Lotus"/>
                  <w:color w:val="000000"/>
                  <w:sz w:val="20"/>
                  <w:szCs w:val="20"/>
                  <w:rtl/>
                </w:rPr>
                <w:t>می</w:t>
              </w:r>
              <w:r w:rsidR="006A1F1D">
                <w:rPr>
                  <w:rFonts w:ascii="B Lotus" w:eastAsia="Times New Roman" w:hAnsi="B Lotus" w:cs="B Lotus" w:hint="cs"/>
                  <w:color w:val="000000"/>
                  <w:sz w:val="20"/>
                  <w:szCs w:val="20"/>
                  <w:rtl/>
                </w:rPr>
                <w:t>‌</w:t>
              </w:r>
              <w:r w:rsidR="006A1F1D">
                <w:rPr>
                  <w:rFonts w:ascii="B Lotus" w:eastAsia="Times New Roman" w:hAnsi="B Lotus" w:cs="B Lotus"/>
                  <w:color w:val="000000"/>
                  <w:sz w:val="20"/>
                  <w:szCs w:val="20"/>
                  <w:rtl/>
                </w:rPr>
                <w:t>کند</w:t>
              </w:r>
            </w:ins>
            <w:r w:rsidRPr="00BD2B24">
              <w:rPr>
                <w:rFonts w:ascii="B Lotus" w:eastAsia="Times New Roman" w:hAnsi="B Lotus" w:cs="B Lotus"/>
                <w:color w:val="000000"/>
                <w:sz w:val="20"/>
                <w:szCs w:val="20"/>
                <w:rtl/>
              </w:rPr>
              <w:t>. در</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ا</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ن</w:t>
            </w:r>
            <w:r w:rsidRPr="00BD2B24">
              <w:rPr>
                <w:rFonts w:ascii="B Lotus" w:eastAsia="Times New Roman" w:hAnsi="B Lotus" w:cs="B Lotus"/>
                <w:color w:val="000000"/>
                <w:sz w:val="20"/>
                <w:szCs w:val="20"/>
                <w:rtl/>
              </w:rPr>
              <w:t xml:space="preserve"> ش</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وه</w:t>
            </w:r>
            <w:r w:rsidRPr="00BD2B24">
              <w:rPr>
                <w:rFonts w:ascii="B Lotus" w:eastAsia="Times New Roman" w:hAnsi="B Lotus" w:cs="B Lotus"/>
                <w:color w:val="000000"/>
                <w:sz w:val="20"/>
                <w:szCs w:val="20"/>
                <w:rtl/>
              </w:rPr>
              <w:t xml:space="preserve"> ساخت،</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ت</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رآهن</w:t>
            </w:r>
            <w:r w:rsidRPr="00BD2B24">
              <w:rPr>
                <w:rFonts w:ascii="B Lotus" w:eastAsia="Arial" w:hAnsi="B Lotus" w:cs="B Lotus" w:hint="cs"/>
                <w:color w:val="000000"/>
                <w:sz w:val="20"/>
                <w:szCs w:val="20"/>
                <w:rtl/>
              </w:rPr>
              <w:t>‌</w:t>
            </w:r>
            <w:r w:rsidRPr="00BD2B24">
              <w:rPr>
                <w:rFonts w:ascii="B Lotus" w:eastAsia="Times New Roman" w:hAnsi="B Lotus" w:cs="B Lotus" w:hint="eastAsia"/>
                <w:color w:val="000000"/>
                <w:sz w:val="20"/>
                <w:szCs w:val="20"/>
                <w:rtl/>
              </w:rPr>
              <w:t>هاي</w:t>
            </w:r>
            <w:r w:rsidRPr="00BD2B24">
              <w:rPr>
                <w:rFonts w:ascii="B Lotus" w:eastAsia="Times New Roman" w:hAnsi="B Lotus" w:cs="B Lotus"/>
                <w:color w:val="000000"/>
                <w:sz w:val="20"/>
                <w:szCs w:val="20"/>
                <w:rtl/>
              </w:rPr>
              <w:t xml:space="preserve"> به</w:t>
            </w:r>
            <w:r w:rsidRPr="00BD2B24">
              <w:rPr>
                <w:rFonts w:ascii="B Lotus" w:eastAsia="Times New Roman" w:hAnsi="B Lotus" w:cs="B Lotus" w:hint="cs"/>
                <w:color w:val="000000"/>
                <w:sz w:val="20"/>
                <w:szCs w:val="20"/>
                <w:rtl/>
              </w:rPr>
              <w:t>‌</w:t>
            </w:r>
            <w:r w:rsidRPr="00BD2B24">
              <w:rPr>
                <w:rFonts w:ascii="B Lotus" w:eastAsia="Times New Roman" w:hAnsi="B Lotus" w:cs="B Lotus"/>
                <w:color w:val="000000"/>
                <w:sz w:val="20"/>
                <w:szCs w:val="20"/>
                <w:rtl/>
              </w:rPr>
              <w:t>کار</w:t>
            </w:r>
            <w:del w:id="5343" w:author="Mehrnazi Boojari" w:date="2019-01-08T03:14:00Z">
              <w:r w:rsidRPr="00BD2B24" w:rsidDel="000E32D2">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رفته در 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وار</w:t>
            </w:r>
            <w:r w:rsidRPr="00BD2B24">
              <w:rPr>
                <w:rFonts w:ascii="B Lotus" w:eastAsia="Times New Roman" w:hAnsi="B Lotus" w:cs="B Lotus"/>
                <w:color w:val="000000"/>
                <w:sz w:val="20"/>
                <w:szCs w:val="20"/>
                <w:rtl/>
              </w:rPr>
              <w:t xml:space="preserve"> و سقف به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کد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گر</w:t>
            </w:r>
            <w:r w:rsidRPr="00BD2B24">
              <w:rPr>
                <w:rFonts w:ascii="B Lotus" w:eastAsia="Times New Roman" w:hAnsi="B Lotus" w:cs="B Lotus"/>
                <w:color w:val="000000"/>
                <w:sz w:val="20"/>
                <w:szCs w:val="20"/>
                <w:rtl/>
              </w:rPr>
              <w:t xml:space="preserve"> متصل</w:t>
            </w:r>
            <w:del w:id="5344" w:author="Mehrnazi Boojari" w:date="2019-01-07T09:49:00Z">
              <w:r w:rsidRPr="00BD2B24" w:rsidDel="006F7CCF">
                <w:rPr>
                  <w:rFonts w:ascii="B Lotus" w:eastAsia="Times New Roman" w:hAnsi="B Lotus" w:cs="B Lotus"/>
                  <w:color w:val="000000"/>
                  <w:sz w:val="20"/>
                  <w:szCs w:val="20"/>
                  <w:rtl/>
                </w:rPr>
                <w:delText xml:space="preserve"> م</w:delText>
              </w:r>
              <w:r w:rsidRPr="00BD2B24" w:rsidDel="006F7CCF">
                <w:rPr>
                  <w:rFonts w:ascii="B Lotus" w:eastAsia="Times New Roman" w:hAnsi="B Lotus" w:cs="B Lotus" w:hint="cs"/>
                  <w:color w:val="000000"/>
                  <w:sz w:val="20"/>
                  <w:szCs w:val="20"/>
                  <w:rtl/>
                </w:rPr>
                <w:delText>ی</w:delText>
              </w:r>
              <w:r w:rsidRPr="00BD2B24" w:rsidDel="006F7CCF">
                <w:rPr>
                  <w:rFonts w:ascii="B Lotus" w:eastAsia="Times New Roman" w:hAnsi="B Lotus" w:cs="B Lotus"/>
                  <w:color w:val="000000"/>
                  <w:sz w:val="20"/>
                  <w:szCs w:val="20"/>
                  <w:rtl/>
                </w:rPr>
                <w:delText xml:space="preserve"> </w:delText>
              </w:r>
            </w:del>
            <w:ins w:id="5345" w:author="Mehrnazi Boojari" w:date="2019-01-07T09:49:00Z">
              <w:r w:rsidR="006F7CCF">
                <w:rPr>
                  <w:rFonts w:ascii="B Lotus" w:eastAsia="Times New Roman" w:hAnsi="B Lotus" w:cs="B Lotus"/>
                  <w:color w:val="000000"/>
                  <w:sz w:val="20"/>
                  <w:szCs w:val="20"/>
                  <w:rtl/>
                </w:rPr>
                <w:t xml:space="preserve"> می</w:t>
              </w:r>
              <w:r w:rsidR="006F7CCF">
                <w:rPr>
                  <w:rFonts w:ascii="B Lotus" w:eastAsia="Times New Roman" w:hAnsi="B Lotus" w:cs="B Lotus" w:hint="cs"/>
                  <w:color w:val="000000"/>
                  <w:sz w:val="20"/>
                  <w:szCs w:val="20"/>
                  <w:rtl/>
                </w:rPr>
                <w:t>‌</w:t>
              </w:r>
            </w:ins>
            <w:r w:rsidRPr="00BD2B24">
              <w:rPr>
                <w:rFonts w:ascii="B Lotus" w:eastAsia="Times New Roman" w:hAnsi="B Lotus" w:cs="B Lotus"/>
                <w:color w:val="000000"/>
                <w:sz w:val="20"/>
                <w:szCs w:val="20"/>
                <w:rtl/>
              </w:rPr>
              <w:t xml:space="preserve">شود و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ک</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 xml:space="preserve">اسکلت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کپارچه</w:t>
            </w:r>
            <w:r w:rsidRPr="00BD2B24">
              <w:rPr>
                <w:rFonts w:ascii="B Lotus" w:eastAsia="Times New Roman" w:hAnsi="B Lotus" w:cs="B Lotus"/>
                <w:color w:val="000000"/>
                <w:sz w:val="20"/>
                <w:szCs w:val="20"/>
                <w:rtl/>
              </w:rPr>
              <w:t xml:space="preserve"> را تشک</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ل</w:t>
            </w:r>
            <w:r w:rsidRPr="00BD2B24">
              <w:rPr>
                <w:rFonts w:ascii="B Lotus" w:eastAsia="Times New Roman" w:hAnsi="B Lotus" w:cs="B Lotus"/>
                <w:color w:val="000000"/>
                <w:sz w:val="20"/>
                <w:szCs w:val="20"/>
                <w:rtl/>
              </w:rPr>
              <w:t xml:space="preserve"> م</w:t>
            </w:r>
            <w:r w:rsidRPr="00BD2B24">
              <w:rPr>
                <w:rFonts w:ascii="B Lotus" w:eastAsia="Times New Roman" w:hAnsi="B Lotus" w:cs="B Lotus" w:hint="cs"/>
                <w:color w:val="000000"/>
                <w:sz w:val="20"/>
                <w:szCs w:val="20"/>
                <w:rtl/>
              </w:rPr>
              <w:t>ی</w:t>
            </w:r>
            <w:ins w:id="5346" w:author="Mehrnazi Boojari" w:date="2019-01-11T00:00:00Z">
              <w:r w:rsidR="00483D50">
                <w:rPr>
                  <w:rFonts w:ascii="B Lotus" w:eastAsia="Times New Roman" w:hAnsi="B Lotus" w:cs="B Nazanin" w:hint="cs"/>
                  <w:color w:val="000000"/>
                  <w:sz w:val="20"/>
                  <w:szCs w:val="20"/>
                  <w:rtl/>
                </w:rPr>
                <w:t>‌</w:t>
              </w:r>
            </w:ins>
            <w:r w:rsidRPr="00BD2B24">
              <w:rPr>
                <w:rFonts w:ascii="B Lotus" w:eastAsia="Times New Roman" w:hAnsi="B Lotus" w:cs="B Lotus" w:hint="eastAsia"/>
                <w:color w:val="000000"/>
                <w:sz w:val="20"/>
                <w:szCs w:val="20"/>
                <w:rtl/>
              </w:rPr>
              <w:t>دهد</w:t>
            </w:r>
            <w:r w:rsidRPr="00BD2B24">
              <w:rPr>
                <w:rFonts w:ascii="B Lotus" w:eastAsia="Times New Roman" w:hAnsi="B Lotus" w:cs="B Lotus"/>
                <w:color w:val="000000"/>
                <w:sz w:val="20"/>
                <w:szCs w:val="20"/>
              </w:rPr>
              <w:t>.</w:t>
            </w:r>
          </w:p>
          <w:p w14:paraId="568C5170" w14:textId="77777777" w:rsidR="00A06196" w:rsidRPr="00BD2B24" w:rsidRDefault="00A06196" w:rsidP="00483D50">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Pr>
            </w:pPr>
            <w:r w:rsidRPr="00483D50">
              <w:rPr>
                <w:rFonts w:ascii="B Lotus" w:eastAsia="Times New Roman" w:hAnsi="B Lotus" w:cs="B Lotus" w:hint="eastAsia"/>
                <w:color w:val="000000"/>
                <w:sz w:val="20"/>
                <w:szCs w:val="20"/>
                <w:rtl/>
                <w:rPrChange w:id="5347" w:author="Mehrnazi Boojari" w:date="2019-01-11T00:00:00Z">
                  <w:rPr>
                    <w:rFonts w:ascii="B Lotus" w:eastAsia="Times New Roman" w:hAnsi="B Lotus" w:cs="B Lotus" w:hint="eastAsia"/>
                    <w:b/>
                    <w:bCs/>
                    <w:color w:val="000000"/>
                    <w:sz w:val="20"/>
                    <w:szCs w:val="20"/>
                    <w:rtl/>
                  </w:rPr>
                </w:rPrChange>
              </w:rPr>
              <w:t>سازه</w:t>
            </w:r>
            <w:r w:rsidRPr="00483D50">
              <w:rPr>
                <w:rFonts w:ascii="B Lotus" w:eastAsia="Times New Roman" w:hAnsi="B Lotus" w:cs="B Lotus"/>
                <w:color w:val="000000"/>
                <w:sz w:val="20"/>
                <w:szCs w:val="20"/>
                <w:rtl/>
                <w:rPrChange w:id="5348" w:author="Mehrnazi Boojari" w:date="2019-01-11T00:00:00Z">
                  <w:rPr>
                    <w:rFonts w:ascii="B Lotus" w:eastAsia="Times New Roman" w:hAnsi="B Lotus" w:cs="B Lotus"/>
                    <w:b/>
                    <w:bCs/>
                    <w:color w:val="000000"/>
                    <w:sz w:val="20"/>
                    <w:szCs w:val="20"/>
                    <w:rtl/>
                  </w:rPr>
                </w:rPrChange>
              </w:rPr>
              <w:t xml:space="preserve"> بتن</w:t>
            </w:r>
            <w:del w:id="5349" w:author="Mehrnazi Boojari" w:date="2019-01-07T10:47:00Z">
              <w:r w:rsidRPr="00483D50" w:rsidDel="006A1F1D">
                <w:rPr>
                  <w:rFonts w:ascii="B Lotus" w:eastAsia="Times New Roman" w:hAnsi="B Lotus" w:cs="B Lotus" w:hint="cs"/>
                  <w:color w:val="000000"/>
                  <w:sz w:val="20"/>
                  <w:szCs w:val="20"/>
                  <w:rtl/>
                  <w:rPrChange w:id="5350" w:author="Mehrnazi Boojari" w:date="2019-01-11T00:00:00Z">
                    <w:rPr>
                      <w:rFonts w:ascii="B Lotus" w:eastAsia="Times New Roman" w:hAnsi="B Lotus" w:cs="B Lotus" w:hint="cs"/>
                      <w:b/>
                      <w:bCs/>
                      <w:color w:val="000000"/>
                      <w:sz w:val="20"/>
                      <w:szCs w:val="20"/>
                      <w:rtl/>
                    </w:rPr>
                  </w:rPrChange>
                </w:rPr>
                <w:delText>ی</w:delText>
              </w:r>
              <w:r w:rsidRPr="00483D50" w:rsidDel="006A1F1D">
                <w:rPr>
                  <w:rFonts w:ascii="B Lotus" w:eastAsia="Times New Roman" w:hAnsi="B Lotus" w:cs="B Lotus"/>
                  <w:color w:val="000000"/>
                  <w:sz w:val="20"/>
                  <w:szCs w:val="20"/>
                  <w:rtl/>
                  <w:rPrChange w:id="5351" w:author="Mehrnazi Boojari" w:date="2019-01-11T00:00:00Z">
                    <w:rPr>
                      <w:rFonts w:ascii="B Lotus" w:eastAsia="Times New Roman" w:hAnsi="B Lotus" w:cs="B Lotus"/>
                      <w:b/>
                      <w:bCs/>
                      <w:color w:val="000000"/>
                      <w:sz w:val="20"/>
                      <w:szCs w:val="20"/>
                      <w:rtl/>
                    </w:rPr>
                  </w:rPrChange>
                </w:rPr>
                <w:delText>(</w:delText>
              </w:r>
            </w:del>
            <w:ins w:id="5352" w:author="Mehrnazi Boojari" w:date="2019-01-07T10:47:00Z">
              <w:r w:rsidR="006A1F1D" w:rsidRPr="00483D50">
                <w:rPr>
                  <w:rFonts w:ascii="B Lotus" w:eastAsia="Times New Roman" w:hAnsi="B Lotus" w:cs="B Lotus" w:hint="cs"/>
                  <w:color w:val="000000"/>
                  <w:sz w:val="20"/>
                  <w:szCs w:val="20"/>
                  <w:rtl/>
                  <w:rPrChange w:id="5353" w:author="Mehrnazi Boojari" w:date="2019-01-11T00:00:00Z">
                    <w:rPr>
                      <w:rFonts w:ascii="B Lotus" w:eastAsia="Times New Roman" w:hAnsi="B Lotus" w:cs="B Lotus" w:hint="cs"/>
                      <w:b/>
                      <w:bCs/>
                      <w:color w:val="000000"/>
                      <w:sz w:val="20"/>
                      <w:szCs w:val="20"/>
                      <w:rtl/>
                    </w:rPr>
                  </w:rPrChange>
                </w:rPr>
                <w:t>ی</w:t>
              </w:r>
              <w:r w:rsidR="006A1F1D" w:rsidRPr="00483D50">
                <w:rPr>
                  <w:rFonts w:ascii="B Lotus" w:eastAsia="Times New Roman" w:hAnsi="B Lotus" w:cs="B Lotus"/>
                  <w:color w:val="000000"/>
                  <w:sz w:val="20"/>
                  <w:szCs w:val="20"/>
                  <w:rtl/>
                  <w:rPrChange w:id="5354" w:author="Mehrnazi Boojari" w:date="2019-01-11T00:00:00Z">
                    <w:rPr>
                      <w:rFonts w:ascii="B Lotus" w:eastAsia="Times New Roman" w:hAnsi="B Lotus" w:cs="B Lotus"/>
                      <w:b/>
                      <w:bCs/>
                      <w:color w:val="000000"/>
                      <w:sz w:val="20"/>
                      <w:szCs w:val="20"/>
                      <w:rtl/>
                    </w:rPr>
                  </w:rPrChange>
                </w:rPr>
                <w:t xml:space="preserve"> (</w:t>
              </w:r>
            </w:ins>
            <w:r w:rsidRPr="00483D50">
              <w:rPr>
                <w:rFonts w:ascii="B Lotus" w:eastAsia="Times New Roman" w:hAnsi="B Lotus" w:cs="B Lotus"/>
                <w:color w:val="000000"/>
                <w:sz w:val="20"/>
                <w:szCs w:val="20"/>
                <w:rtl/>
                <w:rPrChange w:id="5355" w:author="Mehrnazi Boojari" w:date="2019-01-11T00:00:00Z">
                  <w:rPr>
                    <w:rFonts w:ascii="B Lotus" w:eastAsia="Times New Roman" w:hAnsi="B Lotus" w:cs="B Lotus"/>
                    <w:b/>
                    <w:bCs/>
                    <w:color w:val="000000"/>
                    <w:sz w:val="20"/>
                    <w:szCs w:val="20"/>
                    <w:rtl/>
                  </w:rPr>
                </w:rPrChange>
              </w:rPr>
              <w:t>بتون آرمه):</w:t>
            </w:r>
            <w:r w:rsidRPr="00BD2B24">
              <w:rPr>
                <w:rFonts w:ascii="B Lotus" w:eastAsia="Times New Roman" w:hAnsi="B Lotus" w:cs="B Lotus"/>
                <w:color w:val="000000"/>
                <w:sz w:val="20"/>
                <w:szCs w:val="20"/>
                <w:rtl/>
              </w:rPr>
              <w:t xml:space="preserve"> بنا</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است که اسکلت آن</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ستون</w:t>
            </w:r>
            <w:ins w:id="5356" w:author="Mehrnazi Boojari" w:date="2019-01-08T03:14:00Z">
              <w:r w:rsidR="000E32D2">
                <w:rPr>
                  <w:rFonts w:ascii="B Lotus" w:eastAsia="Times New Roman" w:hAnsi="B Lotus" w:cs="B Nazanin" w:hint="cs"/>
                  <w:color w:val="000000"/>
                  <w:sz w:val="20"/>
                  <w:szCs w:val="20"/>
                  <w:rtl/>
                </w:rPr>
                <w:t>‌</w:t>
              </w:r>
            </w:ins>
            <w:r w:rsidRPr="00BD2B24">
              <w:rPr>
                <w:rFonts w:ascii="B Lotus" w:eastAsia="Times New Roman" w:hAnsi="B Lotus" w:cs="B Lotus"/>
                <w:color w:val="000000"/>
                <w:sz w:val="20"/>
                <w:szCs w:val="20"/>
                <w:rtl/>
              </w:rPr>
              <w:t>ها و کلاف سقف</w:t>
            </w:r>
            <w:r w:rsidRPr="00BD2B24">
              <w:rPr>
                <w:rFonts w:ascii="B Lotus" w:eastAsia="Times New Roman" w:hAnsi="B Lotus" w:cs="B Lotus" w:hint="cs"/>
                <w:color w:val="000000"/>
                <w:sz w:val="20"/>
                <w:szCs w:val="20"/>
                <w:rtl/>
              </w:rPr>
              <w:t>)</w:t>
            </w:r>
            <w:r w:rsidRPr="00BD2B24">
              <w:rPr>
                <w:rFonts w:ascii="B Lotus" w:eastAsia="Times New Roman" w:hAnsi="B Lotus" w:cs="B Lotus"/>
                <w:color w:val="000000"/>
                <w:sz w:val="20"/>
                <w:szCs w:val="20"/>
                <w:rtl/>
              </w:rPr>
              <w:t xml:space="preserve"> از بتون آرمـه</w:t>
            </w:r>
            <w:ins w:id="5357" w:author="Mehrnazi Boojari" w:date="2019-01-08T03:14:00Z">
              <w:r w:rsidR="000E32D2">
                <w:rPr>
                  <w:rFonts w:ascii="B Lotus" w:eastAsia="Times New Roman" w:hAnsi="B Lotus" w:cs="B Lotus" w:hint="cs"/>
                  <w:color w:val="000000"/>
                  <w:sz w:val="20"/>
                  <w:szCs w:val="20"/>
                  <w:rtl/>
                </w:rPr>
                <w:t xml:space="preserve"> </w:t>
              </w:r>
            </w:ins>
            <w:r w:rsidRPr="00BD2B24">
              <w:rPr>
                <w:rFonts w:ascii="B Lotus" w:eastAsia="Times New Roman" w:hAnsi="B Lotus" w:cs="B Lotus" w:hint="cs"/>
                <w:color w:val="000000"/>
                <w:sz w:val="20"/>
                <w:szCs w:val="20"/>
                <w:rtl/>
              </w:rPr>
              <w:t>(</w:t>
            </w:r>
            <w:r w:rsidRPr="00BD2B24">
              <w:rPr>
                <w:rFonts w:ascii="B Lotus" w:eastAsia="Times New Roman" w:hAnsi="B Lotus" w:cs="B Lotus"/>
                <w:color w:val="000000"/>
                <w:sz w:val="20"/>
                <w:szCs w:val="20"/>
                <w:rtl/>
              </w:rPr>
              <w:t>بتـون همـراه بـا آرمـاتور و م</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لگـرد</w:t>
            </w:r>
            <w:ins w:id="5358" w:author="Mehrnazi Boojari" w:date="2019-01-11T00:00:00Z">
              <w:r w:rsidR="00483D50">
                <w:rPr>
                  <w:rFonts w:ascii="B Lotus" w:eastAsia="Times New Roman" w:hAnsi="B Lotus" w:cs="B Lotus" w:hint="cs"/>
                  <w:color w:val="000000"/>
                  <w:sz w:val="20"/>
                  <w:szCs w:val="20"/>
                  <w:rtl/>
                </w:rPr>
                <w:t xml:space="preserve">) </w:t>
              </w:r>
            </w:ins>
            <w:del w:id="5359" w:author="Mehrnazi Boojari" w:date="2019-01-07T10:08:00Z">
              <w:r w:rsidRPr="00BD2B24" w:rsidDel="00A31D6F">
                <w:rPr>
                  <w:rFonts w:ascii="B Lotus" w:eastAsia="Times New Roman" w:hAnsi="B Lotus" w:cs="B Lotus"/>
                  <w:color w:val="000000"/>
                  <w:sz w:val="20"/>
                  <w:szCs w:val="20"/>
                </w:rPr>
                <w:delText>(</w:delText>
              </w:r>
              <w:r w:rsidRPr="00BD2B24" w:rsidDel="00A31D6F">
                <w:rPr>
                  <w:rFonts w:ascii="B Lotus" w:eastAsia="Times New Roman" w:hAnsi="B Lotus" w:cs="B Lotus" w:hint="cs"/>
                  <w:color w:val="000000"/>
                  <w:sz w:val="20"/>
                  <w:szCs w:val="20"/>
                  <w:rtl/>
                </w:rPr>
                <w:delText xml:space="preserve"> </w:delText>
              </w:r>
            </w:del>
            <w:r w:rsidRPr="00BD2B24">
              <w:rPr>
                <w:rFonts w:ascii="B Lotus" w:eastAsia="Times New Roman" w:hAnsi="B Lotus" w:cs="B Lotus" w:hint="eastAsia"/>
                <w:color w:val="000000"/>
                <w:sz w:val="20"/>
                <w:szCs w:val="20"/>
                <w:rtl/>
              </w:rPr>
              <w:t>ساخته</w:t>
            </w:r>
            <w:r w:rsidRPr="00BD2B24">
              <w:rPr>
                <w:rFonts w:ascii="B Lotus" w:eastAsia="Times New Roman" w:hAnsi="B Lotus" w:cs="B Lotus"/>
                <w:color w:val="000000"/>
                <w:sz w:val="20"/>
                <w:szCs w:val="20"/>
                <w:rtl/>
              </w:rPr>
              <w:t xml:space="preserve"> شده است و ا</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ن</w:t>
            </w:r>
            <w:r w:rsidRPr="00BD2B24">
              <w:rPr>
                <w:rFonts w:ascii="B Lotus" w:eastAsia="Times New Roman" w:hAnsi="B Lotus" w:cs="B Lotus"/>
                <w:color w:val="000000"/>
                <w:sz w:val="20"/>
                <w:szCs w:val="20"/>
                <w:rtl/>
              </w:rPr>
              <w:t xml:space="preserve"> اسکلت، بار ساختمان را تحمل</w:t>
            </w:r>
            <w:del w:id="5360" w:author="Mehrnazi Boojari" w:date="2019-01-07T09:49:00Z">
              <w:r w:rsidRPr="00BD2B24" w:rsidDel="006F7CCF">
                <w:rPr>
                  <w:rFonts w:ascii="B Lotus" w:eastAsia="Times New Roman" w:hAnsi="B Lotus" w:cs="B Lotus"/>
                  <w:color w:val="000000"/>
                  <w:sz w:val="20"/>
                  <w:szCs w:val="20"/>
                  <w:rtl/>
                </w:rPr>
                <w:delText xml:space="preserve"> م</w:delText>
              </w:r>
              <w:r w:rsidRPr="00BD2B24" w:rsidDel="006F7CCF">
                <w:rPr>
                  <w:rFonts w:ascii="B Lotus" w:eastAsia="Times New Roman" w:hAnsi="B Lotus" w:cs="B Lotus" w:hint="cs"/>
                  <w:color w:val="000000"/>
                  <w:sz w:val="20"/>
                  <w:szCs w:val="20"/>
                  <w:rtl/>
                </w:rPr>
                <w:delText>ی</w:delText>
              </w:r>
              <w:r w:rsidRPr="00BD2B24" w:rsidDel="006F7CCF">
                <w:rPr>
                  <w:rFonts w:ascii="B Lotus" w:eastAsia="Times New Roman" w:hAnsi="B Lotus" w:cs="B Lotus"/>
                  <w:color w:val="000000"/>
                  <w:sz w:val="20"/>
                  <w:szCs w:val="20"/>
                  <w:rtl/>
                </w:rPr>
                <w:delText xml:space="preserve"> </w:delText>
              </w:r>
            </w:del>
            <w:ins w:id="5361" w:author="Mehrnazi Boojari" w:date="2019-01-07T09:49:00Z">
              <w:r w:rsidR="006F7CCF">
                <w:rPr>
                  <w:rFonts w:ascii="B Lotus" w:eastAsia="Times New Roman" w:hAnsi="B Lotus" w:cs="B Lotus"/>
                  <w:color w:val="000000"/>
                  <w:sz w:val="20"/>
                  <w:szCs w:val="20"/>
                  <w:rtl/>
                </w:rPr>
                <w:t xml:space="preserve"> </w:t>
              </w:r>
            </w:ins>
            <w:del w:id="5362" w:author="Mehrnazi Boojari" w:date="2019-01-07T10:52:00Z">
              <w:r w:rsidRPr="00BD2B24" w:rsidDel="006A1F1D">
                <w:rPr>
                  <w:rFonts w:ascii="B Lotus" w:eastAsia="Times New Roman" w:hAnsi="B Lotus" w:cs="B Lotus"/>
                  <w:color w:val="000000"/>
                  <w:sz w:val="20"/>
                  <w:szCs w:val="20"/>
                  <w:rtl/>
                </w:rPr>
                <w:delText>کند</w:delText>
              </w:r>
            </w:del>
            <w:ins w:id="5363" w:author="Mehrnazi Boojari" w:date="2019-01-07T10:52:00Z">
              <w:r w:rsidR="006A1F1D">
                <w:rPr>
                  <w:rFonts w:ascii="B Lotus" w:eastAsia="Times New Roman" w:hAnsi="B Lotus" w:cs="B Lotus"/>
                  <w:color w:val="000000"/>
                  <w:sz w:val="20"/>
                  <w:szCs w:val="20"/>
                  <w:rtl/>
                </w:rPr>
                <w:t>می</w:t>
              </w:r>
              <w:r w:rsidR="006A1F1D">
                <w:rPr>
                  <w:rFonts w:ascii="B Lotus" w:eastAsia="Times New Roman" w:hAnsi="B Lotus" w:cs="B Lotus" w:hint="cs"/>
                  <w:color w:val="000000"/>
                  <w:sz w:val="20"/>
                  <w:szCs w:val="20"/>
                  <w:rtl/>
                </w:rPr>
                <w:t>‌</w:t>
              </w:r>
              <w:r w:rsidR="006A1F1D">
                <w:rPr>
                  <w:rFonts w:ascii="B Lotus" w:eastAsia="Times New Roman" w:hAnsi="B Lotus" w:cs="B Lotus"/>
                  <w:color w:val="000000"/>
                  <w:sz w:val="20"/>
                  <w:szCs w:val="20"/>
                  <w:rtl/>
                </w:rPr>
                <w:t>کند</w:t>
              </w:r>
            </w:ins>
            <w:r w:rsidRPr="00BD2B24">
              <w:rPr>
                <w:rFonts w:ascii="B Lotus" w:eastAsia="Times New Roman" w:hAnsi="B Lotus" w:cs="B Lotus"/>
                <w:color w:val="000000"/>
                <w:sz w:val="20"/>
                <w:szCs w:val="20"/>
              </w:rPr>
              <w:t>.</w:t>
            </w:r>
          </w:p>
          <w:p w14:paraId="601D0855" w14:textId="77777777" w:rsidR="00A06196" w:rsidRPr="00BD2B24" w:rsidRDefault="00A06196" w:rsidP="00A06196">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Pr>
            </w:pPr>
            <w:r w:rsidRPr="00483D50">
              <w:rPr>
                <w:rFonts w:ascii="B Lotus" w:eastAsia="Times New Roman" w:hAnsi="B Lotus" w:cs="B Lotus" w:hint="eastAsia"/>
                <w:color w:val="000000"/>
                <w:sz w:val="20"/>
                <w:szCs w:val="20"/>
                <w:rtl/>
                <w:rPrChange w:id="5364" w:author="Mehrnazi Boojari" w:date="2019-01-11T00:00:00Z">
                  <w:rPr>
                    <w:rFonts w:ascii="B Lotus" w:eastAsia="Times New Roman" w:hAnsi="B Lotus" w:cs="B Lotus" w:hint="eastAsia"/>
                    <w:b/>
                    <w:bCs/>
                    <w:color w:val="000000"/>
                    <w:sz w:val="20"/>
                    <w:szCs w:val="20"/>
                    <w:rtl/>
                  </w:rPr>
                </w:rPrChange>
              </w:rPr>
              <w:t>سازه</w:t>
            </w:r>
            <w:r w:rsidRPr="00483D50">
              <w:rPr>
                <w:rFonts w:ascii="B Lotus" w:eastAsia="Times New Roman" w:hAnsi="B Lotus" w:cs="B Lotus"/>
                <w:color w:val="000000"/>
                <w:sz w:val="20"/>
                <w:szCs w:val="20"/>
                <w:rtl/>
                <w:rPrChange w:id="5365" w:author="Mehrnazi Boojari" w:date="2019-01-11T00:00:00Z">
                  <w:rPr>
                    <w:rFonts w:ascii="B Lotus" w:eastAsia="Times New Roman" w:hAnsi="B Lotus" w:cs="B Lotus"/>
                    <w:b/>
                    <w:bCs/>
                    <w:color w:val="000000"/>
                    <w:sz w:val="20"/>
                    <w:szCs w:val="20"/>
                    <w:rtl/>
                  </w:rPr>
                </w:rPrChange>
              </w:rPr>
              <w:t xml:space="preserve"> بنا</w:t>
            </w:r>
            <w:r w:rsidRPr="00483D50">
              <w:rPr>
                <w:rFonts w:ascii="B Lotus" w:eastAsia="Times New Roman" w:hAnsi="B Lotus" w:cs="B Lotus" w:hint="cs"/>
                <w:color w:val="000000"/>
                <w:sz w:val="20"/>
                <w:szCs w:val="20"/>
                <w:rtl/>
                <w:rPrChange w:id="5366" w:author="Mehrnazi Boojari" w:date="2019-01-11T00:00:00Z">
                  <w:rPr>
                    <w:rFonts w:ascii="B Lotus" w:eastAsia="Times New Roman" w:hAnsi="B Lotus" w:cs="B Lotus" w:hint="cs"/>
                    <w:b/>
                    <w:bCs/>
                    <w:color w:val="000000"/>
                    <w:sz w:val="20"/>
                    <w:szCs w:val="20"/>
                    <w:rtl/>
                  </w:rPr>
                </w:rPrChange>
              </w:rPr>
              <w:t>یی</w:t>
            </w:r>
            <w:r w:rsidRPr="00483D50">
              <w:rPr>
                <w:rFonts w:ascii="B Lotus" w:eastAsia="Times New Roman" w:hAnsi="B Lotus" w:cs="B Lotus"/>
                <w:color w:val="000000"/>
                <w:sz w:val="20"/>
                <w:szCs w:val="20"/>
                <w:rtl/>
                <w:rPrChange w:id="5367" w:author="Mehrnazi Boojari" w:date="2019-01-11T00:00:00Z">
                  <w:rPr>
                    <w:rFonts w:ascii="B Lotus" w:eastAsia="Times New Roman" w:hAnsi="B Lotus" w:cs="B Lotus"/>
                    <w:b/>
                    <w:bCs/>
                    <w:color w:val="000000"/>
                    <w:sz w:val="20"/>
                    <w:szCs w:val="20"/>
                    <w:rtl/>
                  </w:rPr>
                </w:rPrChange>
              </w:rPr>
              <w:t xml:space="preserve"> (د</w:t>
            </w:r>
            <w:r w:rsidRPr="00483D50">
              <w:rPr>
                <w:rFonts w:ascii="B Lotus" w:eastAsia="Times New Roman" w:hAnsi="B Lotus" w:cs="B Lotus" w:hint="cs"/>
                <w:color w:val="000000"/>
                <w:sz w:val="20"/>
                <w:szCs w:val="20"/>
                <w:rtl/>
                <w:rPrChange w:id="5368" w:author="Mehrnazi Boojari" w:date="2019-01-11T00:00:00Z">
                  <w:rPr>
                    <w:rFonts w:ascii="B Lotus" w:eastAsia="Times New Roman" w:hAnsi="B Lotus" w:cs="B Lotus" w:hint="cs"/>
                    <w:b/>
                    <w:bCs/>
                    <w:color w:val="000000"/>
                    <w:sz w:val="20"/>
                    <w:szCs w:val="20"/>
                    <w:rtl/>
                  </w:rPr>
                </w:rPrChange>
              </w:rPr>
              <w:t>ی</w:t>
            </w:r>
            <w:r w:rsidRPr="00483D50">
              <w:rPr>
                <w:rFonts w:ascii="B Lotus" w:eastAsia="Times New Roman" w:hAnsi="B Lotus" w:cs="B Lotus" w:hint="eastAsia"/>
                <w:color w:val="000000"/>
                <w:sz w:val="20"/>
                <w:szCs w:val="20"/>
                <w:rtl/>
                <w:rPrChange w:id="5369" w:author="Mehrnazi Boojari" w:date="2019-01-11T00:00:00Z">
                  <w:rPr>
                    <w:rFonts w:ascii="B Lotus" w:eastAsia="Times New Roman" w:hAnsi="B Lotus" w:cs="B Lotus" w:hint="eastAsia"/>
                    <w:b/>
                    <w:bCs/>
                    <w:color w:val="000000"/>
                    <w:sz w:val="20"/>
                    <w:szCs w:val="20"/>
                    <w:rtl/>
                  </w:rPr>
                </w:rPrChange>
              </w:rPr>
              <w:t>وار</w:t>
            </w:r>
            <w:r w:rsidRPr="00483D50">
              <w:rPr>
                <w:rFonts w:ascii="B Lotus" w:eastAsia="Times New Roman" w:hAnsi="B Lotus" w:cs="B Lotus"/>
                <w:color w:val="000000"/>
                <w:sz w:val="20"/>
                <w:szCs w:val="20"/>
                <w:rtl/>
                <w:rPrChange w:id="5370" w:author="Mehrnazi Boojari" w:date="2019-01-11T00:00:00Z">
                  <w:rPr>
                    <w:rFonts w:ascii="B Lotus" w:eastAsia="Times New Roman" w:hAnsi="B Lotus" w:cs="B Lotus"/>
                    <w:b/>
                    <w:bCs/>
                    <w:color w:val="000000"/>
                    <w:sz w:val="20"/>
                    <w:szCs w:val="20"/>
                    <w:rtl/>
                  </w:rPr>
                </w:rPrChange>
              </w:rPr>
              <w:t xml:space="preserve"> باربر)</w:t>
            </w:r>
            <w:del w:id="5371" w:author="Mehrnazi Boojari" w:date="2019-01-07T10:35:00Z">
              <w:r w:rsidRPr="00483D50" w:rsidDel="006C73A5">
                <w:rPr>
                  <w:rFonts w:ascii="B Lotus" w:eastAsia="Times New Roman" w:hAnsi="B Lotus" w:cs="B Lotus" w:hint="cs"/>
                  <w:color w:val="000000"/>
                  <w:sz w:val="20"/>
                  <w:szCs w:val="20"/>
                  <w:rtl/>
                </w:rPr>
                <w:delText xml:space="preserve"> : </w:delText>
              </w:r>
            </w:del>
            <w:ins w:id="5372" w:author="Mehrnazi Boojari" w:date="2019-01-07T10:35:00Z">
              <w:r w:rsidR="006C73A5" w:rsidRPr="00483D50">
                <w:rPr>
                  <w:rFonts w:ascii="B Lotus" w:eastAsia="Times New Roman" w:hAnsi="B Lotus" w:cs="B Lotus" w:hint="cs"/>
                  <w:color w:val="000000"/>
                  <w:sz w:val="20"/>
                  <w:szCs w:val="20"/>
                  <w:rtl/>
                </w:rPr>
                <w:t>:</w:t>
              </w:r>
              <w:r w:rsidR="006C73A5">
                <w:rPr>
                  <w:rFonts w:ascii="B Lotus" w:eastAsia="Times New Roman" w:hAnsi="B Lotus" w:cs="B Lotus" w:hint="cs"/>
                  <w:color w:val="000000"/>
                  <w:sz w:val="20"/>
                  <w:szCs w:val="20"/>
                  <w:rtl/>
                </w:rPr>
                <w:t xml:space="preserve"> </w:t>
              </w:r>
            </w:ins>
            <w:r w:rsidRPr="00BD2B24">
              <w:rPr>
                <w:rFonts w:ascii="B Lotus" w:eastAsia="Times New Roman" w:hAnsi="B Lotus" w:cs="B Lotus"/>
                <w:color w:val="000000"/>
                <w:sz w:val="20"/>
                <w:szCs w:val="20"/>
                <w:rtl/>
              </w:rPr>
              <w:t>بنا</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است که با آجر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ا</w:t>
            </w:r>
            <w:r w:rsidRPr="00BD2B24">
              <w:rPr>
                <w:rFonts w:ascii="B Lotus" w:eastAsia="Times New Roman" w:hAnsi="B Lotus" w:cs="B Lotus"/>
                <w:color w:val="000000"/>
                <w:sz w:val="20"/>
                <w:szCs w:val="20"/>
                <w:rtl/>
              </w:rPr>
              <w:t xml:space="preserve"> بلوك و آهن ساخته شده است، سقف</w:t>
            </w:r>
            <w:ins w:id="5373" w:author="Mehrnazi Boojari" w:date="2019-01-11T00:01:00Z">
              <w:r w:rsidR="00483D50">
                <w:rPr>
                  <w:rFonts w:ascii="B Lotus" w:eastAsia="Times New Roman" w:hAnsi="B Lotus" w:cs="B Lotus" w:hint="cs"/>
                  <w:color w:val="000000"/>
                  <w:sz w:val="20"/>
                  <w:szCs w:val="20"/>
                  <w:rtl/>
                </w:rPr>
                <w:t xml:space="preserve"> آن</w:t>
              </w:r>
            </w:ins>
            <w:r w:rsidRPr="00BD2B24">
              <w:rPr>
                <w:rFonts w:ascii="B Lotus" w:eastAsia="Times New Roman" w:hAnsi="B Lotus" w:cs="B Lotus"/>
                <w:color w:val="000000"/>
                <w:sz w:val="20"/>
                <w:szCs w:val="20"/>
                <w:rtl/>
              </w:rPr>
              <w:t xml:space="preserve"> از ت</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رآهن</w:t>
            </w:r>
            <w:r w:rsidRPr="00BD2B24">
              <w:rPr>
                <w:rFonts w:ascii="B Lotus" w:eastAsia="Times New Roman" w:hAnsi="B Lotus" w:cs="B Lotus"/>
                <w:color w:val="000000"/>
                <w:sz w:val="20"/>
                <w:szCs w:val="20"/>
                <w:rtl/>
              </w:rPr>
              <w:t xml:space="preserve"> و آجر و 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وارها</w:t>
            </w:r>
            <w:r w:rsidRPr="00BD2B24">
              <w:rPr>
                <w:rFonts w:ascii="B Lotus" w:eastAsia="Times New Roman" w:hAnsi="B Lotus" w:cs="B Lotus"/>
                <w:color w:val="000000"/>
                <w:sz w:val="20"/>
                <w:szCs w:val="20"/>
                <w:rtl/>
              </w:rPr>
              <w:t xml:space="preserve"> از آجر، بلوك</w:t>
            </w:r>
            <w:r w:rsidRPr="00BD2B24">
              <w:rPr>
                <w:rFonts w:ascii="B Lotus" w:eastAsia="Times New Roman" w:hAnsi="B Lotus" w:cs="B Lotus" w:hint="cs"/>
                <w:color w:val="000000"/>
                <w:sz w:val="20"/>
                <w:szCs w:val="20"/>
                <w:rtl/>
              </w:rPr>
              <w:t xml:space="preserve"> ی</w:t>
            </w:r>
            <w:r w:rsidRPr="00BD2B24">
              <w:rPr>
                <w:rFonts w:ascii="B Lotus" w:eastAsia="Times New Roman" w:hAnsi="B Lotus" w:cs="B Lotus" w:hint="eastAsia"/>
                <w:color w:val="000000"/>
                <w:sz w:val="20"/>
                <w:szCs w:val="20"/>
                <w:rtl/>
              </w:rPr>
              <w:t>ا</w:t>
            </w:r>
            <w:r w:rsidRPr="00BD2B24">
              <w:rPr>
                <w:rFonts w:ascii="B Lotus" w:eastAsia="Times New Roman" w:hAnsi="B Lotus" w:cs="B Lotus"/>
                <w:color w:val="000000"/>
                <w:sz w:val="20"/>
                <w:szCs w:val="20"/>
                <w:rtl/>
              </w:rPr>
              <w:t xml:space="preserve"> سنگ است و</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وارها</w:t>
            </w:r>
            <w:r w:rsidRPr="00BD2B24">
              <w:rPr>
                <w:rFonts w:ascii="B Lotus" w:eastAsia="Times New Roman" w:hAnsi="B Lotus" w:cs="B Lotus"/>
                <w:color w:val="000000"/>
                <w:sz w:val="20"/>
                <w:szCs w:val="20"/>
                <w:rtl/>
              </w:rPr>
              <w:t xml:space="preserve"> بار ساختمان را تحمل </w:t>
            </w:r>
            <w:del w:id="5374" w:author="Mehrnazi Boojari" w:date="2019-01-07T10:52:00Z">
              <w:r w:rsidRPr="00BD2B24" w:rsidDel="006A1F1D">
                <w:rPr>
                  <w:rFonts w:ascii="B Lotus" w:eastAsia="Times New Roman" w:hAnsi="B Lotus" w:cs="B Lotus"/>
                  <w:color w:val="000000"/>
                  <w:sz w:val="20"/>
                  <w:szCs w:val="20"/>
                  <w:rtl/>
                </w:rPr>
                <w:delText>م</w:delText>
              </w:r>
              <w:r w:rsidRPr="00BD2B24" w:rsidDel="006A1F1D">
                <w:rPr>
                  <w:rFonts w:ascii="B Lotus" w:eastAsia="Times New Roman" w:hAnsi="B Lotus" w:cs="B Lotus" w:hint="cs"/>
                  <w:color w:val="000000"/>
                  <w:sz w:val="20"/>
                  <w:szCs w:val="20"/>
                  <w:rtl/>
                </w:rPr>
                <w:delText>ی</w:delText>
              </w:r>
              <w:r w:rsidRPr="00BD2B24" w:rsidDel="006A1F1D">
                <w:rPr>
                  <w:rFonts w:ascii="B Lotus" w:eastAsia="Times New Roman" w:hAnsi="B Lotus" w:cs="B Lotus" w:hint="eastAsia"/>
                  <w:color w:val="000000"/>
                  <w:sz w:val="20"/>
                  <w:szCs w:val="20"/>
                  <w:rtl/>
                </w:rPr>
                <w:delText>کند</w:delText>
              </w:r>
            </w:del>
            <w:ins w:id="5375" w:author="Mehrnazi Boojari" w:date="2019-01-07T10:52:00Z">
              <w:r w:rsidR="006A1F1D">
                <w:rPr>
                  <w:rFonts w:ascii="B Lotus" w:eastAsia="Times New Roman" w:hAnsi="B Lotus" w:cs="B Lotus"/>
                  <w:color w:val="000000"/>
                  <w:sz w:val="20"/>
                  <w:szCs w:val="20"/>
                  <w:rtl/>
                </w:rPr>
                <w:t>می</w:t>
              </w:r>
              <w:r w:rsidR="006A1F1D">
                <w:rPr>
                  <w:rFonts w:ascii="B Lotus" w:eastAsia="Times New Roman" w:hAnsi="B Lotus" w:cs="B Lotus" w:hint="cs"/>
                  <w:color w:val="000000"/>
                  <w:sz w:val="20"/>
                  <w:szCs w:val="20"/>
                  <w:rtl/>
                </w:rPr>
                <w:t>‌</w:t>
              </w:r>
              <w:r w:rsidR="006A1F1D">
                <w:rPr>
                  <w:rFonts w:ascii="B Lotus" w:eastAsia="Times New Roman" w:hAnsi="B Lotus" w:cs="B Lotus"/>
                  <w:color w:val="000000"/>
                  <w:sz w:val="20"/>
                  <w:szCs w:val="20"/>
                  <w:rtl/>
                </w:rPr>
                <w:t>کند</w:t>
              </w:r>
            </w:ins>
            <w:r w:rsidRPr="00BD2B24">
              <w:rPr>
                <w:rFonts w:ascii="B Lotus" w:eastAsia="Times New Roman" w:hAnsi="B Lotus" w:cs="B Lotus"/>
                <w:color w:val="000000"/>
                <w:sz w:val="20"/>
                <w:szCs w:val="20"/>
              </w:rPr>
              <w:t>.</w:t>
            </w:r>
          </w:p>
          <w:p w14:paraId="54D58C21" w14:textId="77777777" w:rsidR="00A06196" w:rsidRPr="00BD2B24" w:rsidRDefault="00A06196" w:rsidP="00483D50">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Pr>
            </w:pPr>
            <w:r w:rsidRPr="00483D50">
              <w:rPr>
                <w:rFonts w:ascii="B Lotus" w:eastAsia="Times New Roman" w:hAnsi="B Lotus" w:cs="B Lotus" w:hint="eastAsia"/>
                <w:color w:val="000000"/>
                <w:sz w:val="20"/>
                <w:szCs w:val="20"/>
                <w:rtl/>
                <w:rPrChange w:id="5376" w:author="Mehrnazi Boojari" w:date="2019-01-11T00:01:00Z">
                  <w:rPr>
                    <w:rFonts w:ascii="B Lotus" w:eastAsia="Times New Roman" w:hAnsi="B Lotus" w:cs="B Lotus" w:hint="eastAsia"/>
                    <w:b/>
                    <w:bCs/>
                    <w:color w:val="000000"/>
                    <w:sz w:val="20"/>
                    <w:szCs w:val="20"/>
                    <w:rtl/>
                  </w:rPr>
                </w:rPrChange>
              </w:rPr>
              <w:t>سازه</w:t>
            </w:r>
            <w:r w:rsidRPr="00483D50">
              <w:rPr>
                <w:rFonts w:ascii="B Lotus" w:eastAsia="Times New Roman" w:hAnsi="B Lotus" w:cs="B Lotus"/>
                <w:color w:val="000000"/>
                <w:sz w:val="20"/>
                <w:szCs w:val="20"/>
                <w:rtl/>
                <w:rPrChange w:id="5377" w:author="Mehrnazi Boojari" w:date="2019-01-11T00:01:00Z">
                  <w:rPr>
                    <w:rFonts w:ascii="B Lotus" w:eastAsia="Times New Roman" w:hAnsi="B Lotus" w:cs="B Lotus"/>
                    <w:b/>
                    <w:bCs/>
                    <w:color w:val="000000"/>
                    <w:sz w:val="20"/>
                    <w:szCs w:val="20"/>
                    <w:rtl/>
                  </w:rPr>
                </w:rPrChange>
              </w:rPr>
              <w:t xml:space="preserve"> چوب</w:t>
            </w:r>
            <w:r w:rsidRPr="00483D50">
              <w:rPr>
                <w:rFonts w:ascii="B Lotus" w:eastAsia="Times New Roman" w:hAnsi="B Lotus" w:cs="B Lotus" w:hint="cs"/>
                <w:color w:val="000000"/>
                <w:sz w:val="20"/>
                <w:szCs w:val="20"/>
                <w:rtl/>
                <w:rPrChange w:id="5378" w:author="Mehrnazi Boojari" w:date="2019-01-11T00:01:00Z">
                  <w:rPr>
                    <w:rFonts w:ascii="B Lotus" w:eastAsia="Times New Roman" w:hAnsi="B Lotus" w:cs="B Lotus" w:hint="cs"/>
                    <w:b/>
                    <w:bCs/>
                    <w:color w:val="000000"/>
                    <w:sz w:val="20"/>
                    <w:szCs w:val="20"/>
                    <w:rtl/>
                  </w:rPr>
                </w:rPrChange>
              </w:rPr>
              <w:t>ی</w:t>
            </w:r>
            <w:r w:rsidRPr="00483D50">
              <w:rPr>
                <w:rFonts w:ascii="B Lotus" w:eastAsia="Times New Roman" w:hAnsi="B Lotus" w:cs="B Lotus"/>
                <w:color w:val="000000"/>
                <w:sz w:val="20"/>
                <w:szCs w:val="20"/>
                <w:rtl/>
                <w:rPrChange w:id="5379" w:author="Mehrnazi Boojari" w:date="2019-01-11T00:01:00Z">
                  <w:rPr>
                    <w:rFonts w:ascii="B Lotus" w:eastAsia="Times New Roman" w:hAnsi="B Lotus" w:cs="B Lotus"/>
                    <w:b/>
                    <w:bCs/>
                    <w:color w:val="000000"/>
                    <w:sz w:val="20"/>
                    <w:szCs w:val="20"/>
                    <w:rtl/>
                  </w:rPr>
                </w:rPrChange>
              </w:rPr>
              <w:t>:</w:t>
            </w:r>
            <w:r w:rsidRPr="00BD2B24">
              <w:rPr>
                <w:rFonts w:ascii="B Lotus" w:eastAsia="Times New Roman" w:hAnsi="B Lotus" w:cs="B Lotus"/>
                <w:color w:val="000000"/>
                <w:sz w:val="20"/>
                <w:szCs w:val="20"/>
                <w:rtl/>
              </w:rPr>
              <w:t xml:space="preserve"> بنا</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است که چوب </w:t>
            </w:r>
            <w:del w:id="5380" w:author="Mehrnazi Boojari" w:date="2019-01-07T23:28:00Z">
              <w:r w:rsidRPr="00BD2B24" w:rsidDel="00FB0B67">
                <w:rPr>
                  <w:rFonts w:ascii="B Lotus" w:eastAsia="Times New Roman" w:hAnsi="B Lotus" w:cs="B Lotus"/>
                  <w:color w:val="000000"/>
                  <w:sz w:val="20"/>
                  <w:szCs w:val="20"/>
                  <w:rtl/>
                </w:rPr>
                <w:delText>به عنوان</w:delText>
              </w:r>
            </w:del>
            <w:ins w:id="5381" w:author="Mehrnazi Boojari" w:date="2019-01-07T23:28:00Z">
              <w:r w:rsidR="00FB0B67">
                <w:rPr>
                  <w:rFonts w:ascii="B Lotus" w:eastAsia="Times New Roman" w:hAnsi="B Lotus" w:cs="B Lotus"/>
                  <w:color w:val="000000"/>
                  <w:sz w:val="20"/>
                  <w:szCs w:val="20"/>
                  <w:rtl/>
                </w:rPr>
                <w:t>به</w:t>
              </w:r>
              <w:r w:rsidR="00FB0B67">
                <w:rPr>
                  <w:rFonts w:ascii="B Lotus" w:eastAsia="Times New Roman" w:hAnsi="B Lotus" w:cs="B Lotus" w:hint="cs"/>
                  <w:color w:val="000000"/>
                  <w:sz w:val="20"/>
                  <w:szCs w:val="20"/>
                  <w:rtl/>
                </w:rPr>
                <w:t>‌</w:t>
              </w:r>
              <w:r w:rsidR="00FB0B67">
                <w:rPr>
                  <w:rFonts w:ascii="B Lotus" w:eastAsia="Times New Roman" w:hAnsi="B Lotus" w:cs="B Lotus"/>
                  <w:color w:val="000000"/>
                  <w:sz w:val="20"/>
                  <w:szCs w:val="20"/>
                  <w:rtl/>
                </w:rPr>
                <w:t>مثابۀ</w:t>
              </w:r>
            </w:ins>
            <w:r w:rsidRPr="00BD2B24">
              <w:rPr>
                <w:rFonts w:ascii="B Lotus" w:eastAsia="Times New Roman" w:hAnsi="B Lotus" w:cs="B Lotus"/>
                <w:color w:val="000000"/>
                <w:sz w:val="20"/>
                <w:szCs w:val="20"/>
                <w:rtl/>
              </w:rPr>
              <w:t xml:space="preserve">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ک</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از مصالح سازه</w:t>
            </w:r>
            <w:ins w:id="5382" w:author="Mehrnazi Boojari" w:date="2019-01-11T00:01:00Z">
              <w:r w:rsidR="00483D50">
                <w:rPr>
                  <w:rFonts w:ascii="B Lotus" w:eastAsia="Times New Roman" w:hAnsi="B Lotus" w:cs="B Nazanin" w:hint="cs"/>
                  <w:color w:val="000000"/>
                  <w:sz w:val="20"/>
                  <w:szCs w:val="20"/>
                  <w:rtl/>
                </w:rPr>
                <w:t>‌</w:t>
              </w:r>
            </w:ins>
            <w:r w:rsidRPr="00BD2B24">
              <w:rPr>
                <w:rFonts w:ascii="B Lotus" w:eastAsia="Times New Roman" w:hAnsi="B Lotus" w:cs="B Lotus"/>
                <w:color w:val="000000"/>
                <w:sz w:val="20"/>
                <w:szCs w:val="20"/>
                <w:rtl/>
              </w:rPr>
              <w:t xml:space="preserve">اي در اسکلت و اعضاي باربر آن </w:t>
            </w:r>
            <w:r w:rsidRPr="00BD2B24">
              <w:rPr>
                <w:rFonts w:ascii="B Lotus" w:eastAsia="Times New Roman" w:hAnsi="B Lotus" w:cs="B Lotus" w:hint="cs"/>
                <w:color w:val="000000"/>
                <w:sz w:val="20"/>
                <w:szCs w:val="20"/>
                <w:rtl/>
              </w:rPr>
              <w:t>(</w:t>
            </w:r>
            <w:r w:rsidRPr="00BD2B24">
              <w:rPr>
                <w:rFonts w:ascii="B Lotus" w:eastAsia="Times New Roman" w:hAnsi="B Lotus" w:cs="B Lotus"/>
                <w:color w:val="000000"/>
                <w:sz w:val="20"/>
                <w:szCs w:val="20"/>
                <w:rtl/>
              </w:rPr>
              <w:t>ت</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w:t>
            </w:r>
            <w:del w:id="5383" w:author="Mehrnazi Boojari" w:date="2019-01-11T00:01:00Z">
              <w:r w:rsidRPr="00BD2B24" w:rsidDel="00483D50">
                <w:rPr>
                  <w:rFonts w:ascii="B Lotus" w:eastAsia="Times New Roman" w:hAnsi="B Lotus" w:cs="B Lotus" w:hint="eastAsia"/>
                  <w:color w:val="000000"/>
                  <w:sz w:val="20"/>
                  <w:szCs w:val="20"/>
                  <w:rtl/>
                </w:rPr>
                <w:delText>،</w:delText>
              </w:r>
              <w:r w:rsidRPr="00BD2B24" w:rsidDel="00483D50">
                <w:rPr>
                  <w:rFonts w:ascii="B Lotus" w:eastAsia="Times New Roman" w:hAnsi="B Lotus" w:cs="B Lotus"/>
                  <w:color w:val="000000"/>
                  <w:sz w:val="20"/>
                  <w:szCs w:val="20"/>
                  <w:rtl/>
                </w:rPr>
                <w:delText xml:space="preserve"> </w:delText>
              </w:r>
            </w:del>
            <w:ins w:id="5384" w:author="Mehrnazi Boojari" w:date="2019-01-11T00:01:00Z">
              <w:r w:rsidR="00483D50">
                <w:rPr>
                  <w:rFonts w:ascii="B Lotus" w:eastAsia="Times New Roman" w:hAnsi="B Lotus" w:cs="B Lotus" w:hint="cs"/>
                  <w:color w:val="000000"/>
                  <w:sz w:val="20"/>
                  <w:szCs w:val="20"/>
                  <w:rtl/>
                </w:rPr>
                <w:t xml:space="preserve"> و</w:t>
              </w:r>
              <w:r w:rsidR="00483D50" w:rsidRPr="00BD2B24">
                <w:rPr>
                  <w:rFonts w:ascii="B Lotus" w:eastAsia="Times New Roman" w:hAnsi="B Lotus" w:cs="B Lotus"/>
                  <w:color w:val="000000"/>
                  <w:sz w:val="20"/>
                  <w:szCs w:val="20"/>
                  <w:rtl/>
                </w:rPr>
                <w:t xml:space="preserve"> </w:t>
              </w:r>
            </w:ins>
            <w:r w:rsidRPr="00BD2B24">
              <w:rPr>
                <w:rFonts w:ascii="B Lotus" w:eastAsia="Times New Roman" w:hAnsi="B Lotus" w:cs="B Lotus"/>
                <w:color w:val="000000"/>
                <w:sz w:val="20"/>
                <w:szCs w:val="20"/>
                <w:rtl/>
              </w:rPr>
              <w:t>ستون و غ</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ره</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color w:val="000000"/>
                <w:sz w:val="20"/>
                <w:szCs w:val="20"/>
                <w:rtl/>
              </w:rPr>
              <w:t>به</w:t>
            </w:r>
            <w:ins w:id="5385" w:author="Mehrnazi Boojari" w:date="2019-01-11T00:01:00Z">
              <w:r w:rsidR="00483D50">
                <w:rPr>
                  <w:rFonts w:ascii="B Lotus" w:eastAsia="Times New Roman" w:hAnsi="B Lotus" w:cs="B Nazanin" w:hint="cs"/>
                  <w:color w:val="000000"/>
                  <w:sz w:val="20"/>
                  <w:szCs w:val="20"/>
                  <w:rtl/>
                </w:rPr>
                <w:t>‌</w:t>
              </w:r>
            </w:ins>
            <w:del w:id="5386" w:author="Mehrnazi Boojari" w:date="2019-01-11T00:01:00Z">
              <w:r w:rsidRPr="00BD2B24" w:rsidDel="00483D50">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کار م</w:t>
            </w:r>
            <w:r w:rsidRPr="00BD2B24">
              <w:rPr>
                <w:rFonts w:ascii="B Lotus" w:eastAsia="Times New Roman" w:hAnsi="B Lotus" w:cs="B Lotus" w:hint="cs"/>
                <w:color w:val="000000"/>
                <w:sz w:val="20"/>
                <w:szCs w:val="20"/>
                <w:rtl/>
              </w:rPr>
              <w:t>ی</w:t>
            </w:r>
            <w:ins w:id="5387" w:author="Mehrnazi Boojari" w:date="2019-01-11T00:01:00Z">
              <w:r w:rsidR="00483D50">
                <w:rPr>
                  <w:rFonts w:ascii="B Lotus" w:eastAsia="Times New Roman" w:hAnsi="B Lotus" w:cs="B Nazanin" w:hint="cs"/>
                  <w:color w:val="000000"/>
                  <w:sz w:val="20"/>
                  <w:szCs w:val="20"/>
                  <w:rtl/>
                </w:rPr>
                <w:t>‌</w:t>
              </w:r>
            </w:ins>
            <w:r w:rsidRPr="00BD2B24">
              <w:rPr>
                <w:rFonts w:ascii="B Lotus" w:eastAsia="Times New Roman" w:hAnsi="B Lotus" w:cs="B Lotus" w:hint="eastAsia"/>
                <w:color w:val="000000"/>
                <w:sz w:val="20"/>
                <w:szCs w:val="20"/>
                <w:rtl/>
              </w:rPr>
              <w:t>رود</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و</w:t>
            </w:r>
            <w:r w:rsidRPr="00BD2B24">
              <w:rPr>
                <w:rFonts w:ascii="B Lotus" w:eastAsia="Times New Roman" w:hAnsi="B Lotus" w:cs="B Lotus"/>
                <w:color w:val="000000"/>
                <w:sz w:val="20"/>
                <w:szCs w:val="20"/>
                <w:rtl/>
              </w:rPr>
              <w:t xml:space="preserve"> وزن بنا و بارهاي وارده به آن </w:t>
            </w:r>
            <w:del w:id="5388" w:author="Mehrnazi Boojari" w:date="2019-01-10T00:17:00Z">
              <w:r w:rsidRPr="00BD2B24" w:rsidDel="000A3EC2">
                <w:rPr>
                  <w:rFonts w:ascii="B Lotus" w:eastAsia="Times New Roman" w:hAnsi="B Lotus" w:cs="B Lotus"/>
                  <w:color w:val="000000"/>
                  <w:sz w:val="20"/>
                  <w:szCs w:val="20"/>
                  <w:rtl/>
                </w:rPr>
                <w:delText>از طر</w:delText>
              </w:r>
              <w:r w:rsidRPr="00BD2B24" w:rsidDel="000A3EC2">
                <w:rPr>
                  <w:rFonts w:ascii="B Lotus" w:eastAsia="Times New Roman" w:hAnsi="B Lotus" w:cs="B Lotus" w:hint="cs"/>
                  <w:color w:val="000000"/>
                  <w:sz w:val="20"/>
                  <w:szCs w:val="20"/>
                  <w:rtl/>
                </w:rPr>
                <w:delText>ی</w:delText>
              </w:r>
              <w:r w:rsidRPr="00BD2B24" w:rsidDel="000A3EC2">
                <w:rPr>
                  <w:rFonts w:ascii="B Lotus" w:eastAsia="Times New Roman" w:hAnsi="B Lotus" w:cs="B Lotus" w:hint="eastAsia"/>
                  <w:color w:val="000000"/>
                  <w:sz w:val="20"/>
                  <w:szCs w:val="20"/>
                  <w:rtl/>
                </w:rPr>
                <w:delText>ق</w:delText>
              </w:r>
            </w:del>
            <w:ins w:id="5389" w:author="Mehrnazi Boojari" w:date="2019-01-10T00:17:00Z">
              <w:r w:rsidR="000A3EC2">
                <w:rPr>
                  <w:rFonts w:ascii="B Lotus" w:eastAsia="Times New Roman" w:hAnsi="B Lotus" w:cs="B Lotus"/>
                  <w:color w:val="000000"/>
                  <w:sz w:val="20"/>
                  <w:szCs w:val="20"/>
                  <w:rtl/>
                </w:rPr>
                <w:t>از</w:t>
              </w:r>
              <w:r w:rsidR="000A3EC2">
                <w:rPr>
                  <w:rFonts w:ascii="Times New Roman" w:eastAsia="Times New Roman" w:hAnsi="Times New Roman" w:cs="Times New Roman" w:hint="cs"/>
                  <w:color w:val="000000"/>
                  <w:sz w:val="20"/>
                  <w:szCs w:val="20"/>
                  <w:rtl/>
                </w:rPr>
                <w:t> </w:t>
              </w:r>
              <w:r w:rsidR="000A3EC2">
                <w:rPr>
                  <w:rFonts w:ascii="B Lotus" w:eastAsia="Times New Roman" w:hAnsi="B Lotus" w:cs="B Lotus"/>
                  <w:color w:val="000000"/>
                  <w:sz w:val="20"/>
                  <w:szCs w:val="20"/>
                  <w:rtl/>
                </w:rPr>
                <w:t>طریق</w:t>
              </w:r>
            </w:ins>
            <w:r w:rsidRPr="00BD2B24">
              <w:rPr>
                <w:rFonts w:ascii="B Lotus" w:eastAsia="Times New Roman" w:hAnsi="B Lotus" w:cs="B Lotus"/>
                <w:color w:val="000000"/>
                <w:sz w:val="20"/>
                <w:szCs w:val="20"/>
                <w:rtl/>
              </w:rPr>
              <w:t xml:space="preserve"> ت</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رها</w:t>
            </w:r>
            <w:r w:rsidRPr="00BD2B24">
              <w:rPr>
                <w:rFonts w:ascii="B Lotus" w:eastAsia="Times New Roman" w:hAnsi="B Lotus" w:cs="B Lotus"/>
                <w:color w:val="000000"/>
                <w:sz w:val="20"/>
                <w:szCs w:val="20"/>
                <w:rtl/>
              </w:rPr>
              <w:t xml:space="preserve"> و ستون</w:t>
            </w:r>
            <w:ins w:id="5390" w:author="Mehrnazi Boojari" w:date="2019-01-11T00:01:00Z">
              <w:r w:rsidR="00483D50">
                <w:rPr>
                  <w:rFonts w:ascii="B Lotus" w:eastAsia="Times New Roman" w:hAnsi="B Lotus" w:cs="B Nazanin" w:hint="cs"/>
                  <w:color w:val="000000"/>
                  <w:sz w:val="20"/>
                  <w:szCs w:val="20"/>
                  <w:rtl/>
                </w:rPr>
                <w:t>‌</w:t>
              </w:r>
            </w:ins>
            <w:r w:rsidRPr="00BD2B24">
              <w:rPr>
                <w:rFonts w:ascii="B Lotus" w:eastAsia="Times New Roman" w:hAnsi="B Lotus" w:cs="B Lotus"/>
                <w:color w:val="000000"/>
                <w:sz w:val="20"/>
                <w:szCs w:val="20"/>
                <w:rtl/>
              </w:rPr>
              <w:t>ها به پ</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و زم</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ن</w:t>
            </w:r>
            <w:r w:rsidRPr="00BD2B24">
              <w:rPr>
                <w:rFonts w:ascii="B Lotus" w:eastAsia="Times New Roman" w:hAnsi="B Lotus" w:cs="B Lotus"/>
                <w:color w:val="000000"/>
                <w:sz w:val="20"/>
                <w:szCs w:val="20"/>
                <w:rtl/>
              </w:rPr>
              <w:t xml:space="preserve"> منتقل</w:t>
            </w:r>
            <w:del w:id="5391" w:author="Mehrnazi Boojari" w:date="2019-01-07T09:49:00Z">
              <w:r w:rsidRPr="00BD2B24" w:rsidDel="006F7CCF">
                <w:rPr>
                  <w:rFonts w:ascii="B Lotus" w:eastAsia="Times New Roman" w:hAnsi="B Lotus" w:cs="B Lotus"/>
                  <w:color w:val="000000"/>
                  <w:sz w:val="20"/>
                  <w:szCs w:val="20"/>
                  <w:rtl/>
                </w:rPr>
                <w:delText xml:space="preserve"> م</w:delText>
              </w:r>
              <w:r w:rsidRPr="00BD2B24" w:rsidDel="006F7CCF">
                <w:rPr>
                  <w:rFonts w:ascii="B Lotus" w:eastAsia="Times New Roman" w:hAnsi="B Lotus" w:cs="B Lotus" w:hint="cs"/>
                  <w:color w:val="000000"/>
                  <w:sz w:val="20"/>
                  <w:szCs w:val="20"/>
                  <w:rtl/>
                </w:rPr>
                <w:delText>ی</w:delText>
              </w:r>
              <w:r w:rsidRPr="00BD2B24" w:rsidDel="006F7CCF">
                <w:rPr>
                  <w:rFonts w:ascii="B Lotus" w:eastAsia="Times New Roman" w:hAnsi="B Lotus" w:cs="B Lotus"/>
                  <w:color w:val="000000"/>
                  <w:sz w:val="20"/>
                  <w:szCs w:val="20"/>
                  <w:rtl/>
                </w:rPr>
                <w:delText xml:space="preserve"> </w:delText>
              </w:r>
            </w:del>
            <w:ins w:id="5392" w:author="Mehrnazi Boojari" w:date="2019-01-07T09:49:00Z">
              <w:r w:rsidR="006F7CCF">
                <w:rPr>
                  <w:rFonts w:ascii="B Lotus" w:eastAsia="Times New Roman" w:hAnsi="B Lotus" w:cs="B Lotus"/>
                  <w:color w:val="000000"/>
                  <w:sz w:val="20"/>
                  <w:szCs w:val="20"/>
                  <w:rtl/>
                </w:rPr>
                <w:t xml:space="preserve"> می</w:t>
              </w:r>
              <w:r w:rsidR="006F7CCF">
                <w:rPr>
                  <w:rFonts w:ascii="B Lotus" w:eastAsia="Times New Roman" w:hAnsi="B Lotus" w:cs="B Lotus" w:hint="cs"/>
                  <w:color w:val="000000"/>
                  <w:sz w:val="20"/>
                  <w:szCs w:val="20"/>
                  <w:rtl/>
                </w:rPr>
                <w:t>‌</w:t>
              </w:r>
            </w:ins>
            <w:r w:rsidRPr="00BD2B24">
              <w:rPr>
                <w:rFonts w:ascii="B Lotus" w:eastAsia="Times New Roman" w:hAnsi="B Lotus" w:cs="B Lotus"/>
                <w:color w:val="000000"/>
                <w:sz w:val="20"/>
                <w:szCs w:val="20"/>
                <w:rtl/>
              </w:rPr>
              <w:t>شود</w:t>
            </w:r>
            <w:r w:rsidRPr="00BD2B24">
              <w:rPr>
                <w:rFonts w:ascii="B Lotus" w:eastAsia="Times New Roman" w:hAnsi="B Lotus" w:cs="B Lotus"/>
                <w:color w:val="000000"/>
                <w:sz w:val="20"/>
                <w:szCs w:val="20"/>
              </w:rPr>
              <w:t>.</w:t>
            </w:r>
          </w:p>
          <w:p w14:paraId="1F6DB35E" w14:textId="77777777" w:rsidR="00A06196" w:rsidRPr="00BD2B24" w:rsidRDefault="00A06196" w:rsidP="000E32D2">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483D50">
              <w:rPr>
                <w:rFonts w:ascii="B Lotus" w:eastAsia="Times New Roman" w:hAnsi="B Lotus" w:cs="B Lotus" w:hint="eastAsia"/>
                <w:color w:val="000000"/>
                <w:sz w:val="20"/>
                <w:szCs w:val="20"/>
                <w:rtl/>
                <w:rPrChange w:id="5393" w:author="Mehrnazi Boojari" w:date="2019-01-11T00:01:00Z">
                  <w:rPr>
                    <w:rFonts w:ascii="B Lotus" w:eastAsia="Times New Roman" w:hAnsi="B Lotus" w:cs="B Lotus" w:hint="eastAsia"/>
                    <w:b/>
                    <w:bCs/>
                    <w:color w:val="000000"/>
                    <w:sz w:val="20"/>
                    <w:szCs w:val="20"/>
                    <w:rtl/>
                  </w:rPr>
                </w:rPrChange>
              </w:rPr>
              <w:t>سازه</w:t>
            </w:r>
            <w:r w:rsidRPr="00483D50">
              <w:rPr>
                <w:rFonts w:ascii="B Lotus" w:eastAsia="Times New Roman" w:hAnsi="B Lotus" w:cs="B Lotus"/>
                <w:color w:val="000000"/>
                <w:sz w:val="20"/>
                <w:szCs w:val="20"/>
                <w:rtl/>
                <w:rPrChange w:id="5394" w:author="Mehrnazi Boojari" w:date="2019-01-11T00:01:00Z">
                  <w:rPr>
                    <w:rFonts w:ascii="B Lotus" w:eastAsia="Times New Roman" w:hAnsi="B Lotus" w:cs="B Lotus"/>
                    <w:b/>
                    <w:bCs/>
                    <w:color w:val="000000"/>
                    <w:sz w:val="20"/>
                    <w:szCs w:val="20"/>
                    <w:rtl/>
                  </w:rPr>
                </w:rPrChange>
              </w:rPr>
              <w:t xml:space="preserve"> مختلط</w:t>
            </w:r>
            <w:ins w:id="5395" w:author="Mehrnazi Boojari" w:date="2019-01-11T00:01:00Z">
              <w:r w:rsidR="00483D50">
                <w:rPr>
                  <w:rFonts w:ascii="B Lotus" w:eastAsia="Times New Roman" w:hAnsi="B Lotus" w:cs="B Lotus" w:hint="cs"/>
                  <w:color w:val="000000"/>
                  <w:sz w:val="20"/>
                  <w:szCs w:val="20"/>
                  <w:rtl/>
                </w:rPr>
                <w:t xml:space="preserve"> </w:t>
              </w:r>
            </w:ins>
            <w:r w:rsidRPr="00483D50">
              <w:rPr>
                <w:rFonts w:ascii="B Lotus" w:eastAsia="Times New Roman" w:hAnsi="B Lotus" w:cs="B Lotus"/>
                <w:color w:val="000000"/>
                <w:sz w:val="20"/>
                <w:szCs w:val="20"/>
                <w:rtl/>
                <w:rPrChange w:id="5396" w:author="Mehrnazi Boojari" w:date="2019-01-11T00:01:00Z">
                  <w:rPr>
                    <w:rFonts w:ascii="B Lotus" w:eastAsia="Times New Roman" w:hAnsi="B Lotus" w:cs="B Lotus"/>
                    <w:b/>
                    <w:bCs/>
                    <w:color w:val="000000"/>
                    <w:sz w:val="20"/>
                    <w:szCs w:val="20"/>
                    <w:rtl/>
                  </w:rPr>
                </w:rPrChange>
              </w:rPr>
              <w:t>(ترک</w:t>
            </w:r>
            <w:r w:rsidRPr="00483D50">
              <w:rPr>
                <w:rFonts w:ascii="B Lotus" w:eastAsia="Times New Roman" w:hAnsi="B Lotus" w:cs="B Lotus" w:hint="cs"/>
                <w:color w:val="000000"/>
                <w:sz w:val="20"/>
                <w:szCs w:val="20"/>
                <w:rtl/>
                <w:rPrChange w:id="5397" w:author="Mehrnazi Boojari" w:date="2019-01-11T00:01:00Z">
                  <w:rPr>
                    <w:rFonts w:ascii="B Lotus" w:eastAsia="Times New Roman" w:hAnsi="B Lotus" w:cs="B Lotus" w:hint="cs"/>
                    <w:b/>
                    <w:bCs/>
                    <w:color w:val="000000"/>
                    <w:sz w:val="20"/>
                    <w:szCs w:val="20"/>
                    <w:rtl/>
                  </w:rPr>
                </w:rPrChange>
              </w:rPr>
              <w:t>ی</w:t>
            </w:r>
            <w:r w:rsidRPr="00483D50">
              <w:rPr>
                <w:rFonts w:ascii="B Lotus" w:eastAsia="Times New Roman" w:hAnsi="B Lotus" w:cs="B Lotus" w:hint="eastAsia"/>
                <w:color w:val="000000"/>
                <w:sz w:val="20"/>
                <w:szCs w:val="20"/>
                <w:rtl/>
                <w:rPrChange w:id="5398" w:author="Mehrnazi Boojari" w:date="2019-01-11T00:01:00Z">
                  <w:rPr>
                    <w:rFonts w:ascii="B Lotus" w:eastAsia="Times New Roman" w:hAnsi="B Lotus" w:cs="B Lotus" w:hint="eastAsia"/>
                    <w:b/>
                    <w:bCs/>
                    <w:color w:val="000000"/>
                    <w:sz w:val="20"/>
                    <w:szCs w:val="20"/>
                    <w:rtl/>
                  </w:rPr>
                </w:rPrChange>
              </w:rPr>
              <w:t>ب</w:t>
            </w:r>
            <w:r w:rsidRPr="00483D50">
              <w:rPr>
                <w:rFonts w:ascii="B Lotus" w:eastAsia="Times New Roman" w:hAnsi="B Lotus" w:cs="B Lotus" w:hint="cs"/>
                <w:color w:val="000000"/>
                <w:sz w:val="20"/>
                <w:szCs w:val="20"/>
                <w:rtl/>
                <w:rPrChange w:id="5399" w:author="Mehrnazi Boojari" w:date="2019-01-11T00:01:00Z">
                  <w:rPr>
                    <w:rFonts w:ascii="B Lotus" w:eastAsia="Times New Roman" w:hAnsi="B Lotus" w:cs="B Lotus" w:hint="cs"/>
                    <w:b/>
                    <w:bCs/>
                    <w:color w:val="000000"/>
                    <w:sz w:val="20"/>
                    <w:szCs w:val="20"/>
                    <w:rtl/>
                  </w:rPr>
                </w:rPrChange>
              </w:rPr>
              <w:t>ی</w:t>
            </w:r>
            <w:r w:rsidRPr="00483D50">
              <w:rPr>
                <w:rFonts w:ascii="B Lotus" w:eastAsia="Times New Roman" w:hAnsi="B Lotus" w:cs="B Lotus"/>
                <w:color w:val="000000"/>
                <w:sz w:val="20"/>
                <w:szCs w:val="20"/>
                <w:rtl/>
                <w:rPrChange w:id="5400" w:author="Mehrnazi Boojari" w:date="2019-01-11T00:01:00Z">
                  <w:rPr>
                    <w:rFonts w:ascii="B Lotus" w:eastAsia="Times New Roman" w:hAnsi="B Lotus" w:cs="B Lotus"/>
                    <w:b/>
                    <w:bCs/>
                    <w:color w:val="000000"/>
                    <w:sz w:val="20"/>
                    <w:szCs w:val="20"/>
                    <w:rtl/>
                  </w:rPr>
                </w:rPrChange>
              </w:rPr>
              <w:t xml:space="preserve"> از سازه</w:t>
            </w:r>
            <w:ins w:id="5401" w:author="Mehrnazi Boojari" w:date="2019-01-11T00:01:00Z">
              <w:r w:rsidR="00483D50">
                <w:rPr>
                  <w:rFonts w:ascii="B Lotus" w:eastAsia="Times New Roman" w:hAnsi="B Lotus" w:cs="B Nazanin" w:hint="cs"/>
                  <w:color w:val="000000"/>
                  <w:sz w:val="20"/>
                  <w:szCs w:val="20"/>
                  <w:rtl/>
                </w:rPr>
                <w:t>‌</w:t>
              </w:r>
            </w:ins>
            <w:r w:rsidRPr="00483D50">
              <w:rPr>
                <w:rFonts w:ascii="B Lotus" w:eastAsia="Times New Roman" w:hAnsi="B Lotus" w:cs="B Lotus"/>
                <w:color w:val="000000"/>
                <w:sz w:val="20"/>
                <w:szCs w:val="20"/>
                <w:rtl/>
                <w:rPrChange w:id="5402" w:author="Mehrnazi Boojari" w:date="2019-01-11T00:01:00Z">
                  <w:rPr>
                    <w:rFonts w:ascii="B Lotus" w:eastAsia="Times New Roman" w:hAnsi="B Lotus" w:cs="B Lotus"/>
                    <w:b/>
                    <w:bCs/>
                    <w:color w:val="000000"/>
                    <w:sz w:val="20"/>
                    <w:szCs w:val="20"/>
                    <w:rtl/>
                  </w:rPr>
                </w:rPrChange>
              </w:rPr>
              <w:t>هاي فوق):</w:t>
            </w:r>
            <w:r w:rsidRPr="00BD2B24">
              <w:rPr>
                <w:rFonts w:ascii="B Lotus" w:eastAsia="Times New Roman" w:hAnsi="B Lotus" w:cs="B Lotus"/>
                <w:color w:val="000000"/>
                <w:sz w:val="20"/>
                <w:szCs w:val="20"/>
                <w:rtl/>
              </w:rPr>
              <w:t xml:space="preserve"> بنا</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است که از ترک</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ب</w:t>
            </w:r>
            <w:r w:rsidRPr="00BD2B24">
              <w:rPr>
                <w:rFonts w:ascii="B Lotus" w:eastAsia="Times New Roman" w:hAnsi="B Lotus" w:cs="B Lotus"/>
                <w:color w:val="000000"/>
                <w:sz w:val="20"/>
                <w:szCs w:val="20"/>
                <w:rtl/>
              </w:rPr>
              <w:t xml:space="preserve"> حداقل دو نوع از نظام</w:t>
            </w:r>
            <w:ins w:id="5403" w:author="Mehrnazi Boojari" w:date="2019-01-08T03:14:00Z">
              <w:r w:rsidR="000E32D2">
                <w:rPr>
                  <w:rFonts w:ascii="B Lotus" w:eastAsia="Times New Roman" w:hAnsi="B Lotus" w:cs="B Nazanin" w:hint="cs"/>
                  <w:color w:val="000000"/>
                  <w:sz w:val="20"/>
                  <w:szCs w:val="20"/>
                  <w:rtl/>
                </w:rPr>
                <w:t>‌</w:t>
              </w:r>
            </w:ins>
            <w:r w:rsidRPr="00BD2B24">
              <w:rPr>
                <w:rFonts w:ascii="B Lotus" w:eastAsia="Times New Roman" w:hAnsi="B Lotus" w:cs="B Lotus"/>
                <w:color w:val="000000"/>
                <w:sz w:val="20"/>
                <w:szCs w:val="20"/>
                <w:rtl/>
              </w:rPr>
              <w:t>هاي سازه</w:t>
            </w:r>
            <w:ins w:id="5404" w:author="Mehrnazi Boojari" w:date="2019-01-08T03:14:00Z">
              <w:r w:rsidR="000E32D2">
                <w:rPr>
                  <w:rFonts w:ascii="B Lotus" w:eastAsia="Times New Roman" w:hAnsi="B Lotus" w:cs="B Nazanin" w:hint="cs"/>
                  <w:color w:val="000000"/>
                  <w:sz w:val="20"/>
                  <w:szCs w:val="20"/>
                  <w:rtl/>
                </w:rPr>
                <w:t>‌</w:t>
              </w:r>
            </w:ins>
            <w:del w:id="5405" w:author="Mehrnazi Boojari" w:date="2019-01-08T03:14:00Z">
              <w:r w:rsidRPr="00BD2B24" w:rsidDel="000E32D2">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اي فوق به</w:t>
            </w:r>
            <w:ins w:id="5406" w:author="Mehrnazi Boojari" w:date="2019-01-08T03:14:00Z">
              <w:r w:rsidR="000E32D2">
                <w:rPr>
                  <w:rFonts w:ascii="B Lotus" w:eastAsia="Times New Roman" w:hAnsi="B Lotus" w:cs="B Nazanin" w:hint="cs"/>
                  <w:color w:val="000000"/>
                  <w:sz w:val="20"/>
                  <w:szCs w:val="20"/>
                  <w:rtl/>
                </w:rPr>
                <w:t>‌</w:t>
              </w:r>
            </w:ins>
            <w:del w:id="5407" w:author="Mehrnazi Boojari" w:date="2019-01-08T03:14:00Z">
              <w:r w:rsidRPr="00BD2B24" w:rsidDel="000E32D2">
                <w:rPr>
                  <w:rFonts w:ascii="B Lotus" w:eastAsia="Times New Roman" w:hAnsi="B Lotus" w:cs="B Lotus"/>
                  <w:color w:val="000000"/>
                  <w:sz w:val="20"/>
                  <w:szCs w:val="20"/>
                  <w:rtl/>
                </w:rPr>
                <w:delText xml:space="preserve"> </w:delText>
              </w:r>
            </w:del>
            <w:r w:rsidRPr="00BD2B24">
              <w:rPr>
                <w:rFonts w:ascii="B Lotus" w:eastAsia="Times New Roman" w:hAnsi="B Lotus" w:cs="B Lotus"/>
                <w:color w:val="000000"/>
                <w:sz w:val="20"/>
                <w:szCs w:val="20"/>
                <w:rtl/>
              </w:rPr>
              <w:t>دست مـ</w:t>
            </w:r>
            <w:r w:rsidRPr="00BD2B24">
              <w:rPr>
                <w:rFonts w:ascii="B Lotus" w:eastAsia="Times New Roman" w:hAnsi="B Lotus" w:cs="B Lotus" w:hint="cs"/>
                <w:color w:val="000000"/>
                <w:sz w:val="20"/>
                <w:szCs w:val="20"/>
                <w:rtl/>
              </w:rPr>
              <w:t>ی</w:t>
            </w:r>
            <w:ins w:id="5408" w:author="Mehrnazi Boojari" w:date="2019-01-08T03:13:00Z">
              <w:r w:rsidR="000E32D2">
                <w:rPr>
                  <w:rFonts w:ascii="B Lotus" w:eastAsia="Times New Roman" w:hAnsi="B Lotus" w:cs="B Nazanin" w:hint="cs"/>
                  <w:color w:val="000000"/>
                  <w:sz w:val="20"/>
                  <w:szCs w:val="20"/>
                  <w:rtl/>
                </w:rPr>
                <w:t>‌</w:t>
              </w:r>
            </w:ins>
            <w:r w:rsidRPr="00BD2B24">
              <w:rPr>
                <w:rFonts w:ascii="B Lotus" w:eastAsia="Times New Roman" w:hAnsi="B Lotus" w:cs="B Lotus" w:hint="eastAsia"/>
                <w:color w:val="000000"/>
                <w:sz w:val="20"/>
                <w:szCs w:val="20"/>
                <w:rtl/>
              </w:rPr>
              <w:t>آ</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ـد</w:t>
            </w:r>
            <w:r w:rsidRPr="00BD2B24">
              <w:rPr>
                <w:rFonts w:ascii="B Lotus" w:eastAsia="Times New Roman" w:hAnsi="B Lotus" w:cs="B Lotus"/>
                <w:color w:val="000000"/>
                <w:sz w:val="20"/>
                <w:szCs w:val="20"/>
              </w:rPr>
              <w:t>.</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مثلاً</w:t>
            </w:r>
            <w:ins w:id="5409" w:author="Mehrnazi Boojari" w:date="2019-01-11T00:02:00Z">
              <w:r w:rsidR="00483D50">
                <w:rPr>
                  <w:rFonts w:ascii="B Lotus" w:eastAsia="Times New Roman" w:hAnsi="B Lotus" w:cs="B Lotus" w:hint="cs"/>
                  <w:color w:val="000000"/>
                  <w:sz w:val="20"/>
                  <w:szCs w:val="20"/>
                  <w:rtl/>
                </w:rPr>
                <w:t>،</w:t>
              </w:r>
            </w:ins>
            <w:r w:rsidRPr="00BD2B24">
              <w:rPr>
                <w:rFonts w:ascii="B Lotus" w:eastAsia="Times New Roman" w:hAnsi="B Lotus" w:cs="B Lotus"/>
                <w:color w:val="000000"/>
                <w:sz w:val="20"/>
                <w:szCs w:val="20"/>
                <w:rtl/>
              </w:rPr>
              <w:t xml:space="preserve"> فلزي و بنا</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ا</w:t>
            </w:r>
            <w:r w:rsidRPr="00BD2B24">
              <w:rPr>
                <w:rFonts w:ascii="B Lotus" w:eastAsia="Times New Roman" w:hAnsi="B Lotus" w:cs="B Lotus"/>
                <w:color w:val="000000"/>
                <w:sz w:val="20"/>
                <w:szCs w:val="20"/>
                <w:rtl/>
              </w:rPr>
              <w:t xml:space="preserve"> بتن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و بنا</w:t>
            </w:r>
            <w:r w:rsidRPr="00BD2B24">
              <w:rPr>
                <w:rFonts w:ascii="B Lotus" w:eastAsia="Times New Roman" w:hAnsi="B Lotus" w:cs="B Lotus" w:hint="cs"/>
                <w:color w:val="000000"/>
                <w:sz w:val="20"/>
                <w:szCs w:val="20"/>
                <w:rtl/>
              </w:rPr>
              <w:t>یی</w:t>
            </w:r>
            <w:r w:rsidRPr="00BD2B24">
              <w:rPr>
                <w:rFonts w:ascii="B Lotus" w:eastAsia="Times New Roman" w:hAnsi="B Lotus" w:cs="B Lotus"/>
                <w:color w:val="000000"/>
                <w:sz w:val="20"/>
                <w:szCs w:val="20"/>
                <w:rtl/>
              </w:rPr>
              <w:t xml:space="preserve"> که سازه آن ترک</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ب</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از سازه</w:t>
            </w:r>
            <w:ins w:id="5410" w:author="Mehrnazi Boojari" w:date="2019-01-08T03:13:00Z">
              <w:r w:rsidR="000E32D2">
                <w:rPr>
                  <w:rFonts w:ascii="B Lotus" w:eastAsia="Times New Roman" w:hAnsi="B Lotus" w:cs="B Nazanin" w:hint="cs"/>
                  <w:color w:val="000000"/>
                  <w:sz w:val="20"/>
                  <w:szCs w:val="20"/>
                  <w:rtl/>
                </w:rPr>
                <w:t>‌</w:t>
              </w:r>
            </w:ins>
            <w:r w:rsidRPr="00BD2B24">
              <w:rPr>
                <w:rFonts w:ascii="B Lotus" w:eastAsia="Times New Roman" w:hAnsi="B Lotus" w:cs="B Lotus"/>
                <w:color w:val="000000"/>
                <w:sz w:val="20"/>
                <w:szCs w:val="20"/>
                <w:rtl/>
              </w:rPr>
              <w:t xml:space="preserve">هاي فوق </w:t>
            </w:r>
            <w:del w:id="5411" w:author="Mehrnazi Boojari" w:date="2019-01-08T03:13:00Z">
              <w:r w:rsidRPr="00BD2B24" w:rsidDel="000E32D2">
                <w:rPr>
                  <w:rFonts w:ascii="B Lotus" w:eastAsia="Times New Roman" w:hAnsi="B Lotus" w:cs="B Lotus"/>
                  <w:color w:val="000000"/>
                  <w:sz w:val="20"/>
                  <w:szCs w:val="20"/>
                  <w:rtl/>
                </w:rPr>
                <w:delText>م</w:delText>
              </w:r>
              <w:r w:rsidRPr="00BD2B24" w:rsidDel="000E32D2">
                <w:rPr>
                  <w:rFonts w:ascii="B Lotus" w:eastAsia="Times New Roman" w:hAnsi="B Lotus" w:cs="B Lotus" w:hint="cs"/>
                  <w:color w:val="000000"/>
                  <w:sz w:val="20"/>
                  <w:szCs w:val="20"/>
                  <w:rtl/>
                </w:rPr>
                <w:delText>ی</w:delText>
              </w:r>
              <w:r w:rsidRPr="00BD2B24" w:rsidDel="000E32D2">
                <w:rPr>
                  <w:rFonts w:ascii="B Lotus" w:eastAsia="Times New Roman" w:hAnsi="B Lotus" w:cs="B Lotus" w:hint="eastAsia"/>
                  <w:color w:val="000000"/>
                  <w:sz w:val="20"/>
                  <w:szCs w:val="20"/>
                  <w:rtl/>
                </w:rPr>
                <w:delText>باشد</w:delText>
              </w:r>
            </w:del>
            <w:ins w:id="5412" w:author="Mehrnazi Boojari" w:date="2019-01-08T03:13:00Z">
              <w:r w:rsidR="000E32D2">
                <w:rPr>
                  <w:rFonts w:ascii="B Lotus" w:eastAsia="Times New Roman" w:hAnsi="B Lotus" w:cs="B Lotus" w:hint="cs"/>
                  <w:color w:val="000000"/>
                  <w:sz w:val="20"/>
                  <w:szCs w:val="20"/>
                  <w:rtl/>
                </w:rPr>
                <w:t>است.</w:t>
              </w:r>
            </w:ins>
          </w:p>
        </w:tc>
      </w:tr>
      <w:tr w:rsidR="00A06196" w:rsidRPr="00BD2B24" w14:paraId="28A22D9A"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295C897E"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داراي ساز</w:t>
            </w:r>
            <w:del w:id="5413"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414"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بنایی روستایی کشور برحسب وضعیت کلاف در فضاهاي زیستی</w:t>
            </w:r>
          </w:p>
        </w:tc>
        <w:tc>
          <w:tcPr>
            <w:tcW w:w="5490" w:type="dxa"/>
            <w:noWrap/>
            <w:vAlign w:val="center"/>
            <w:hideMark/>
          </w:tcPr>
          <w:p w14:paraId="5E1361F7" w14:textId="77777777" w:rsidR="00A06196" w:rsidRPr="00BD2B24" w:rsidRDefault="00A06196" w:rsidP="00A06196">
            <w:pPr>
              <w:bidi/>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BD2B24">
              <w:rPr>
                <w:rFonts w:ascii="B Lotus" w:eastAsia="Times New Roman" w:hAnsi="B Lotus" w:cs="B Lotus"/>
                <w:color w:val="000000"/>
                <w:sz w:val="20"/>
                <w:szCs w:val="20"/>
                <w:rtl/>
              </w:rPr>
              <w:t xml:space="preserve">منظور از کلاف،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ک</w:t>
            </w:r>
            <w:r w:rsidRPr="00BD2B24">
              <w:rPr>
                <w:rFonts w:ascii="B Lotus" w:eastAsia="Times New Roman" w:hAnsi="B Lotus" w:cs="B Lotus"/>
                <w:color w:val="000000"/>
                <w:sz w:val="20"/>
                <w:szCs w:val="20"/>
                <w:rtl/>
              </w:rPr>
              <w:t xml:space="preserve"> پروف</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ل</w:t>
            </w:r>
            <w:r w:rsidRPr="00BD2B24">
              <w:rPr>
                <w:rFonts w:ascii="B Lotus" w:eastAsia="Times New Roman" w:hAnsi="B Lotus" w:cs="B Lotus"/>
                <w:color w:val="000000"/>
                <w:sz w:val="20"/>
                <w:szCs w:val="20"/>
                <w:rtl/>
              </w:rPr>
              <w:t xml:space="preserve"> فلزي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ا</w:t>
            </w:r>
            <w:r w:rsidRPr="00BD2B24">
              <w:rPr>
                <w:rFonts w:ascii="B Lotus" w:eastAsia="Times New Roman" w:hAnsi="B Lotus" w:cs="B Lotus"/>
                <w:color w:val="000000"/>
                <w:sz w:val="20"/>
                <w:szCs w:val="20"/>
                <w:rtl/>
              </w:rPr>
              <w:t xml:space="preserve">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ک</w:t>
            </w:r>
            <w:r w:rsidRPr="00BD2B24">
              <w:rPr>
                <w:rFonts w:ascii="B Lotus" w:eastAsia="Times New Roman" w:hAnsi="B Lotus" w:cs="B Lotus"/>
                <w:color w:val="000000"/>
                <w:sz w:val="20"/>
                <w:szCs w:val="20"/>
                <w:rtl/>
              </w:rPr>
              <w:t xml:space="preserve"> قطعه بتن</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است که براي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کپارچه</w:t>
            </w:r>
            <w:del w:id="5415" w:author="Mehrnazi Boojari" w:date="2019-01-07T10:01:00Z">
              <w:r w:rsidRPr="00BD2B24" w:rsidDel="00A31D6F">
                <w:rPr>
                  <w:rFonts w:ascii="B Lotus" w:eastAsia="Times New Roman" w:hAnsi="B Lotus" w:cs="B Lotus"/>
                  <w:color w:val="000000"/>
                  <w:sz w:val="20"/>
                  <w:szCs w:val="20"/>
                  <w:rtl/>
                </w:rPr>
                <w:delText xml:space="preserve"> کردن </w:delText>
              </w:r>
            </w:del>
            <w:ins w:id="5416" w:author="Mehrnazi Boojari" w:date="2019-01-07T10:01:00Z">
              <w:r w:rsidR="00A31D6F">
                <w:rPr>
                  <w:rFonts w:ascii="B Lotus" w:eastAsia="Times New Roman" w:hAnsi="B Lotus" w:cs="B Lotus" w:hint="cs"/>
                  <w:color w:val="000000"/>
                  <w:sz w:val="20"/>
                  <w:szCs w:val="20"/>
                  <w:rtl/>
                </w:rPr>
                <w:t>‌</w:t>
              </w:r>
              <w:r w:rsidR="00A31D6F">
                <w:rPr>
                  <w:rFonts w:ascii="B Lotus" w:eastAsia="Times New Roman" w:hAnsi="B Lotus" w:cs="B Lotus"/>
                  <w:color w:val="000000"/>
                  <w:sz w:val="20"/>
                  <w:szCs w:val="20"/>
                  <w:rtl/>
                </w:rPr>
                <w:t xml:space="preserve">کردن </w:t>
              </w:r>
            </w:ins>
            <w:r w:rsidRPr="00BD2B24">
              <w:rPr>
                <w:rFonts w:ascii="B Lotus" w:eastAsia="Times New Roman" w:hAnsi="B Lotus" w:cs="B Lotus"/>
                <w:color w:val="000000"/>
                <w:sz w:val="20"/>
                <w:szCs w:val="20"/>
                <w:rtl/>
              </w:rPr>
              <w:t>ساختمان و اتصال 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وارهـا</w:t>
            </w:r>
            <w:r w:rsidRPr="00BD2B24">
              <w:rPr>
                <w:rFonts w:ascii="B Lotus" w:eastAsia="Times New Roman" w:hAnsi="B Lotus" w:cs="B Lotus"/>
                <w:color w:val="000000"/>
                <w:sz w:val="20"/>
                <w:szCs w:val="20"/>
                <w:rtl/>
              </w:rPr>
              <w:t xml:space="preserve"> بـه </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کـد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گر</w:t>
            </w:r>
            <w:r w:rsidRPr="00BD2B24">
              <w:rPr>
                <w:rFonts w:ascii="B Lotus" w:eastAsia="Times New Roman" w:hAnsi="B Lotus" w:cs="B Lotus"/>
                <w:color w:val="000000"/>
                <w:sz w:val="20"/>
                <w:szCs w:val="20"/>
                <w:rtl/>
              </w:rPr>
              <w:t xml:space="preserve"> و</w:t>
            </w:r>
            <w:r w:rsidRPr="00BD2B24">
              <w:rPr>
                <w:rFonts w:ascii="B Lotus" w:eastAsia="Times New Roman" w:hAnsi="B Lotus" w:cs="B Lotus" w:hint="cs"/>
                <w:color w:val="000000"/>
                <w:sz w:val="20"/>
                <w:szCs w:val="20"/>
                <w:rtl/>
              </w:rPr>
              <w:t xml:space="preserve"> </w:t>
            </w:r>
            <w:r w:rsidRPr="00BD2B24">
              <w:rPr>
                <w:rFonts w:ascii="B Lotus" w:eastAsia="Times New Roman" w:hAnsi="B Lotus" w:cs="B Lotus" w:hint="eastAsia"/>
                <w:color w:val="000000"/>
                <w:sz w:val="20"/>
                <w:szCs w:val="20"/>
                <w:rtl/>
              </w:rPr>
              <w:t>د</w:t>
            </w:r>
            <w:r w:rsidRPr="00BD2B24">
              <w:rPr>
                <w:rFonts w:ascii="B Lotus" w:eastAsia="Times New Roman" w:hAnsi="B Lotus" w:cs="B Lotus" w:hint="cs"/>
                <w:color w:val="000000"/>
                <w:sz w:val="20"/>
                <w:szCs w:val="20"/>
                <w:rtl/>
              </w:rPr>
              <w:t>ی</w:t>
            </w:r>
            <w:r w:rsidRPr="00BD2B24">
              <w:rPr>
                <w:rFonts w:ascii="B Lotus" w:eastAsia="Times New Roman" w:hAnsi="B Lotus" w:cs="B Lotus" w:hint="eastAsia"/>
                <w:color w:val="000000"/>
                <w:sz w:val="20"/>
                <w:szCs w:val="20"/>
                <w:rtl/>
              </w:rPr>
              <w:t>وارها</w:t>
            </w:r>
            <w:r w:rsidRPr="00BD2B24">
              <w:rPr>
                <w:rFonts w:ascii="B Lotus" w:eastAsia="Times New Roman" w:hAnsi="B Lotus" w:cs="B Lotus"/>
                <w:color w:val="000000"/>
                <w:sz w:val="20"/>
                <w:szCs w:val="20"/>
                <w:rtl/>
              </w:rPr>
              <w:t xml:space="preserve"> به کف و سقف در نظر گرفته م</w:t>
            </w:r>
            <w:r w:rsidRPr="00BD2B24">
              <w:rPr>
                <w:rFonts w:ascii="B Lotus" w:eastAsia="Times New Roman" w:hAnsi="B Lotus" w:cs="B Lotus" w:hint="cs"/>
                <w:color w:val="000000"/>
                <w:sz w:val="20"/>
                <w:szCs w:val="20"/>
                <w:rtl/>
              </w:rPr>
              <w:t>ی</w:t>
            </w:r>
            <w:ins w:id="5417" w:author="Mehrnazi Boojari" w:date="2019-01-08T03:14:00Z">
              <w:r w:rsidR="000E32D2">
                <w:rPr>
                  <w:rFonts w:ascii="B Lotus" w:eastAsia="Times New Roman" w:hAnsi="B Lotus" w:cs="B Nazanin" w:hint="cs"/>
                  <w:color w:val="000000"/>
                  <w:sz w:val="20"/>
                  <w:szCs w:val="20"/>
                  <w:rtl/>
                </w:rPr>
                <w:t>‌</w:t>
              </w:r>
            </w:ins>
            <w:r w:rsidRPr="00BD2B24">
              <w:rPr>
                <w:rFonts w:ascii="B Lotus" w:eastAsia="Times New Roman" w:hAnsi="B Lotus" w:cs="B Lotus" w:hint="eastAsia"/>
                <w:color w:val="000000"/>
                <w:sz w:val="20"/>
                <w:szCs w:val="20"/>
                <w:rtl/>
              </w:rPr>
              <w:t>شود</w:t>
            </w:r>
            <w:r w:rsidRPr="00BD2B24">
              <w:rPr>
                <w:rFonts w:ascii="B Lotus" w:eastAsia="Times New Roman" w:hAnsi="B Lotus" w:cs="B Lotus"/>
                <w:color w:val="000000"/>
                <w:sz w:val="20"/>
                <w:szCs w:val="20"/>
                <w:rtl/>
              </w:rPr>
              <w:t xml:space="preserve"> تا بتواند بارهاي افق</w:t>
            </w:r>
            <w:r w:rsidRPr="00BD2B24">
              <w:rPr>
                <w:rFonts w:ascii="B Lotus" w:eastAsia="Times New Roman" w:hAnsi="B Lotus" w:cs="B Lotus" w:hint="cs"/>
                <w:color w:val="000000"/>
                <w:sz w:val="20"/>
                <w:szCs w:val="20"/>
                <w:rtl/>
              </w:rPr>
              <w:t>ی</w:t>
            </w:r>
            <w:r w:rsidRPr="00BD2B24">
              <w:rPr>
                <w:rFonts w:ascii="B Lotus" w:eastAsia="Times New Roman" w:hAnsi="B Lotus" w:cs="B Lotus"/>
                <w:color w:val="000000"/>
                <w:sz w:val="20"/>
                <w:szCs w:val="20"/>
                <w:rtl/>
              </w:rPr>
              <w:t xml:space="preserve"> را تحمل کنند</w:t>
            </w:r>
            <w:ins w:id="5418" w:author="Mehrnazi Boojari" w:date="2019-01-08T03:13:00Z">
              <w:r w:rsidR="000E32D2">
                <w:rPr>
                  <w:rFonts w:ascii="B Lotus" w:eastAsia="Times New Roman" w:hAnsi="B Lotus" w:cs="B Lotus" w:hint="cs"/>
                  <w:color w:val="000000"/>
                  <w:sz w:val="20"/>
                  <w:szCs w:val="20"/>
                  <w:rtl/>
                </w:rPr>
                <w:t>.</w:t>
              </w:r>
            </w:ins>
          </w:p>
        </w:tc>
      </w:tr>
      <w:tr w:rsidR="00A06196" w:rsidRPr="00BD2B24" w14:paraId="4A276407"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70BC43DC" w14:textId="77777777" w:rsidR="00A06196" w:rsidRPr="00BD2B24" w:rsidRDefault="00A06196" w:rsidP="00483D50">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lastRenderedPageBreak/>
              <w:t>واحدهاي مسکونی معمولی روستایی کشور برحسب وضعیت و نوع مصالح عمد</w:t>
            </w:r>
            <w:del w:id="5419"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420"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به</w:t>
            </w:r>
            <w:ins w:id="5421" w:author="Mehrnazi Boojari" w:date="2019-01-08T03:13:00Z">
              <w:r w:rsidR="000E32D2">
                <w:rPr>
                  <w:rFonts w:ascii="B Lotus" w:eastAsia="Times New Roman" w:hAnsi="B Lotus" w:cs="B Nazanin" w:hint="cs"/>
                  <w:color w:val="000000"/>
                  <w:sz w:val="20"/>
                  <w:szCs w:val="20"/>
                  <w:rtl/>
                  <w:lang w:bidi="fa-IR"/>
                </w:rPr>
                <w:t>‌</w:t>
              </w:r>
            </w:ins>
            <w:del w:id="5422" w:author="Mehrnazi Boojari" w:date="2019-01-08T03:13:00Z">
              <w:r w:rsidRPr="00BD2B24" w:rsidDel="000E32D2">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کار</w:t>
            </w:r>
            <w:del w:id="5423" w:author="Mehrnazi Boojari" w:date="2019-01-08T03:13:00Z">
              <w:r w:rsidRPr="00BD2B24" w:rsidDel="000E32D2">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رفته در پـی</w:t>
            </w:r>
            <w:ins w:id="5424" w:author="Mehrnazi Boojari" w:date="2019-01-11T00:02:00Z">
              <w:r w:rsidR="00483D50">
                <w:rPr>
                  <w:rFonts w:ascii="B Lotus" w:eastAsia="Times New Roman" w:hAnsi="B Lotus" w:cs="B Nazanin" w:hint="cs"/>
                  <w:color w:val="000000"/>
                  <w:sz w:val="20"/>
                  <w:szCs w:val="20"/>
                  <w:rtl/>
                  <w:lang w:bidi="fa-IR"/>
                </w:rPr>
                <w:t>‌</w:t>
              </w:r>
            </w:ins>
            <w:del w:id="5425" w:author="Mehrnazi Boojari" w:date="2019-01-11T00:02:00Z">
              <w:r w:rsidRPr="00BD2B24" w:rsidDel="00483D50">
                <w:rPr>
                  <w:rFonts w:ascii="B Lotus" w:eastAsia="Times New Roman" w:hAnsi="B Lotus" w:cs="B Lotus" w:hint="c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ریزي فضـاهاي زیستی</w:t>
            </w:r>
          </w:p>
        </w:tc>
        <w:tc>
          <w:tcPr>
            <w:tcW w:w="5490" w:type="dxa"/>
            <w:noWrap/>
            <w:vAlign w:val="center"/>
            <w:hideMark/>
          </w:tcPr>
          <w:p w14:paraId="018443BD" w14:textId="77777777" w:rsidR="00A06196" w:rsidRPr="00BD2B24" w:rsidRDefault="00A06196" w:rsidP="00A06196">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22B30427"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64354D7D" w14:textId="77777777" w:rsidR="00A06196" w:rsidRPr="00BD2B24" w:rsidRDefault="00A06196" w:rsidP="000E32D2">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وضعیت و نوع مصالح عمد</w:t>
            </w:r>
            <w:del w:id="5426"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427"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به</w:t>
            </w:r>
            <w:ins w:id="5428" w:author="Mehrnazi Boojari" w:date="2019-01-08T03:13:00Z">
              <w:r w:rsidR="000E32D2">
                <w:rPr>
                  <w:rFonts w:ascii="B Lotus" w:eastAsia="Times New Roman" w:hAnsi="B Lotus" w:cs="B Nazanin" w:hint="cs"/>
                  <w:color w:val="000000"/>
                  <w:sz w:val="20"/>
                  <w:szCs w:val="20"/>
                  <w:rtl/>
                  <w:lang w:bidi="fa-IR"/>
                </w:rPr>
                <w:t>‌</w:t>
              </w:r>
            </w:ins>
            <w:del w:id="5429" w:author="Mehrnazi Boojari" w:date="2019-01-08T03:13:00Z">
              <w:r w:rsidRPr="00BD2B24" w:rsidDel="000E32D2">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کار</w:t>
            </w:r>
            <w:del w:id="5430" w:author="Mehrnazi Boojari" w:date="2019-01-08T03:13:00Z">
              <w:r w:rsidRPr="00BD2B24" w:rsidDel="000E32D2">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رفته در کرسی</w:t>
            </w:r>
            <w:ins w:id="5431" w:author="Mehrnazi Boojari" w:date="2019-01-08T03:13:00Z">
              <w:r w:rsidR="000E32D2">
                <w:rPr>
                  <w:rFonts w:ascii="B Lotus" w:eastAsia="Times New Roman" w:hAnsi="B Lotus" w:cs="B Nazanin" w:hint="cs"/>
                  <w:color w:val="000000"/>
                  <w:sz w:val="20"/>
                  <w:szCs w:val="20"/>
                  <w:rtl/>
                  <w:lang w:bidi="fa-IR"/>
                </w:rPr>
                <w:t>‌</w:t>
              </w:r>
            </w:ins>
            <w:r w:rsidRPr="00BD2B24">
              <w:rPr>
                <w:rFonts w:ascii="B Lotus" w:eastAsia="Times New Roman" w:hAnsi="B Lotus" w:cs="B Lotus"/>
                <w:color w:val="000000"/>
                <w:sz w:val="20"/>
                <w:szCs w:val="20"/>
                <w:rtl/>
                <w:lang w:bidi="fa-IR"/>
              </w:rPr>
              <w:t>چینی فضاهاي زیستی</w:t>
            </w:r>
          </w:p>
        </w:tc>
        <w:tc>
          <w:tcPr>
            <w:tcW w:w="5490" w:type="dxa"/>
            <w:noWrap/>
            <w:vAlign w:val="center"/>
            <w:hideMark/>
          </w:tcPr>
          <w:p w14:paraId="6BEA9DC2"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4C62C038"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48B31C91" w14:textId="77777777" w:rsidR="00A06196" w:rsidRPr="00BD2B24" w:rsidRDefault="00A06196" w:rsidP="00483D50">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نوع مصالح به</w:t>
            </w:r>
            <w:ins w:id="5432" w:author="Mehrnazi Boojari" w:date="2019-01-11T00:03:00Z">
              <w:r w:rsidR="00483D50">
                <w:rPr>
                  <w:rFonts w:ascii="B Lotus" w:eastAsia="Times New Roman" w:hAnsi="B Lotus" w:cs="B Nazanin" w:hint="cs"/>
                  <w:color w:val="000000"/>
                  <w:sz w:val="20"/>
                  <w:szCs w:val="20"/>
                  <w:rtl/>
                  <w:lang w:bidi="fa-IR"/>
                </w:rPr>
                <w:t>‌</w:t>
              </w:r>
            </w:ins>
            <w:del w:id="5433" w:author="Mehrnazi Boojari" w:date="2019-01-11T00:03:00Z">
              <w:r w:rsidRPr="00BD2B24" w:rsidDel="00483D50">
                <w:rPr>
                  <w:rFonts w:ascii="B Lotus" w:eastAsia="Times New Roman" w:hAnsi="B Lotus" w:cs="B Lotus" w:hint="c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کار</w:t>
            </w:r>
            <w:ins w:id="5434" w:author="Mehrnazi Boojari" w:date="2019-01-11T00:03:00Z">
              <w:r w:rsidR="00483D50">
                <w:rPr>
                  <w:rFonts w:ascii="B Lotus" w:eastAsia="Times New Roman" w:hAnsi="B Lotus" w:cs="B Nazanin" w:hint="cs"/>
                  <w:color w:val="000000"/>
                  <w:sz w:val="20"/>
                  <w:szCs w:val="20"/>
                  <w:rtl/>
                  <w:lang w:bidi="fa-IR"/>
                </w:rPr>
                <w:t>‌</w:t>
              </w:r>
            </w:ins>
            <w:del w:id="5435" w:author="Mehrnazi Boojari" w:date="2019-01-11T00:03:00Z">
              <w:r w:rsidRPr="00BD2B24" w:rsidDel="00483D50">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رفتـه در دیـوار فضـاهاي زیسـتی</w:t>
            </w:r>
          </w:p>
        </w:tc>
        <w:tc>
          <w:tcPr>
            <w:tcW w:w="5490" w:type="dxa"/>
            <w:noWrap/>
            <w:vAlign w:val="center"/>
            <w:hideMark/>
          </w:tcPr>
          <w:p w14:paraId="1A5BBCB2" w14:textId="77777777" w:rsidR="00A06196" w:rsidRPr="00BD2B24" w:rsidRDefault="00A06196" w:rsidP="00A06196">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7026AEA4"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03751018" w14:textId="77777777" w:rsidR="00A06196" w:rsidRPr="00BD2B24" w:rsidRDefault="00A06196" w:rsidP="00483D50">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 xml:space="preserve">واحدهاي مسکونی معمولی روستایی کشور برحسب نوع </w:t>
            </w:r>
            <w:r w:rsidRPr="00483D50">
              <w:rPr>
                <w:rFonts w:ascii="B Lotus" w:eastAsia="Times New Roman" w:hAnsi="B Lotus" w:cs="B Lotus"/>
                <w:color w:val="000000"/>
                <w:sz w:val="20"/>
                <w:szCs w:val="20"/>
                <w:rtl/>
                <w:lang w:bidi="fa-IR"/>
              </w:rPr>
              <w:t xml:space="preserve">مصالح </w:t>
            </w:r>
            <w:del w:id="5436" w:author="Mehrnazi Boojari" w:date="2019-01-11T00:03:00Z">
              <w:r w:rsidRPr="00483D50" w:rsidDel="00483D50">
                <w:rPr>
                  <w:rFonts w:ascii="B Lotus" w:eastAsia="Times New Roman" w:hAnsi="B Lotus" w:cs="B Lotus"/>
                  <w:color w:val="000000"/>
                  <w:sz w:val="20"/>
                  <w:szCs w:val="20"/>
                  <w:rtl/>
                  <w:lang w:bidi="fa-IR"/>
                </w:rPr>
                <w:delText xml:space="preserve">عمدهي </w:delText>
              </w:r>
            </w:del>
            <w:ins w:id="5437" w:author="Mehrnazi Boojari" w:date="2019-01-11T00:03:00Z">
              <w:r w:rsidR="00483D50" w:rsidRPr="00483D50">
                <w:rPr>
                  <w:rFonts w:ascii="B Lotus" w:eastAsia="Times New Roman" w:hAnsi="B Lotus" w:cs="B Lotus"/>
                  <w:color w:val="000000"/>
                  <w:sz w:val="20"/>
                  <w:szCs w:val="20"/>
                  <w:rtl/>
                  <w:lang w:bidi="fa-IR"/>
                </w:rPr>
                <w:t>عمد</w:t>
              </w:r>
              <w:r w:rsidR="00483D50" w:rsidRPr="00483D50">
                <w:rPr>
                  <w:rFonts w:ascii="B Lotus" w:eastAsia="Times New Roman" w:hAnsi="B Lotus" w:cs="B Lotus" w:hint="cs"/>
                  <w:color w:val="000000"/>
                  <w:sz w:val="20"/>
                  <w:szCs w:val="20"/>
                  <w:rtl/>
                  <w:lang w:bidi="fa-IR"/>
                </w:rPr>
                <w:t>ۀ</w:t>
              </w:r>
              <w:r w:rsidR="00483D50" w:rsidRPr="00BD2B24">
                <w:rPr>
                  <w:rFonts w:ascii="B Lotus" w:eastAsia="Times New Roman" w:hAnsi="B Lotus" w:cs="B Lotus"/>
                  <w:color w:val="000000"/>
                  <w:sz w:val="20"/>
                  <w:szCs w:val="20"/>
                  <w:rtl/>
                  <w:lang w:bidi="fa-IR"/>
                </w:rPr>
                <w:t xml:space="preserve"> </w:t>
              </w:r>
            </w:ins>
            <w:r w:rsidRPr="00BD2B24">
              <w:rPr>
                <w:rFonts w:ascii="B Lotus" w:eastAsia="Times New Roman" w:hAnsi="B Lotus" w:cs="B Lotus"/>
                <w:color w:val="000000"/>
                <w:sz w:val="20"/>
                <w:szCs w:val="20"/>
                <w:rtl/>
                <w:lang w:bidi="fa-IR"/>
              </w:rPr>
              <w:t>به</w:t>
            </w:r>
            <w:ins w:id="5438" w:author="Mehrnazi Boojari" w:date="2019-01-08T03:13:00Z">
              <w:r w:rsidR="000E32D2">
                <w:rPr>
                  <w:rFonts w:ascii="B Lotus" w:eastAsia="Times New Roman" w:hAnsi="B Lotus" w:cs="B Nazanin" w:hint="cs"/>
                  <w:color w:val="000000"/>
                  <w:sz w:val="20"/>
                  <w:szCs w:val="20"/>
                  <w:rtl/>
                  <w:lang w:bidi="fa-IR"/>
                </w:rPr>
                <w:t>‌</w:t>
              </w:r>
            </w:ins>
            <w:r w:rsidRPr="00BD2B24">
              <w:rPr>
                <w:rFonts w:ascii="B Lotus" w:eastAsia="Times New Roman" w:hAnsi="B Lotus" w:cs="B Lotus"/>
                <w:color w:val="000000"/>
                <w:sz w:val="20"/>
                <w:szCs w:val="20"/>
                <w:rtl/>
                <w:lang w:bidi="fa-IR"/>
              </w:rPr>
              <w:t>کار</w:t>
            </w:r>
            <w:del w:id="5439" w:author="Mehrnazi Boojari" w:date="2019-01-08T03:13:00Z">
              <w:r w:rsidRPr="00BD2B24" w:rsidDel="000E32D2">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رفته در نما</w:t>
            </w:r>
          </w:p>
        </w:tc>
        <w:tc>
          <w:tcPr>
            <w:tcW w:w="5490" w:type="dxa"/>
            <w:noWrap/>
            <w:vAlign w:val="center"/>
            <w:hideMark/>
          </w:tcPr>
          <w:p w14:paraId="3CF723D6"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45C32107"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1706CAFB" w14:textId="77777777" w:rsidR="00A06196" w:rsidRPr="00BD2B24" w:rsidRDefault="00A06196" w:rsidP="00483D50">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نوع مصالح به</w:t>
            </w:r>
            <w:ins w:id="5440" w:author="Mehrnazi Boojari" w:date="2019-01-11T00:04:00Z">
              <w:r w:rsidR="00483D50">
                <w:rPr>
                  <w:rFonts w:ascii="B Lotus" w:eastAsia="Times New Roman" w:hAnsi="B Lotus" w:cs="B Nazanin" w:hint="cs"/>
                  <w:color w:val="000000"/>
                  <w:sz w:val="20"/>
                  <w:szCs w:val="20"/>
                  <w:rtl/>
                  <w:lang w:bidi="fa-IR"/>
                </w:rPr>
                <w:t>‌</w:t>
              </w:r>
            </w:ins>
            <w:del w:id="5441" w:author="Mehrnazi Boojari" w:date="2019-01-11T00:04:00Z">
              <w:r w:rsidRPr="00BD2B24" w:rsidDel="00483D50">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کار</w:t>
            </w:r>
            <w:ins w:id="5442" w:author="Mehrnazi Boojari" w:date="2019-01-11T00:04:00Z">
              <w:r w:rsidR="00483D50">
                <w:rPr>
                  <w:rFonts w:ascii="B Lotus" w:eastAsia="Times New Roman" w:hAnsi="B Lotus" w:cs="B Nazanin" w:hint="cs"/>
                  <w:color w:val="000000"/>
                  <w:sz w:val="20"/>
                  <w:szCs w:val="20"/>
                  <w:rtl/>
                  <w:lang w:bidi="fa-IR"/>
                </w:rPr>
                <w:t>‌</w:t>
              </w:r>
            </w:ins>
            <w:del w:id="5443" w:author="Mehrnazi Boojari" w:date="2019-01-11T00:04:00Z">
              <w:r w:rsidRPr="00BD2B24" w:rsidDel="00483D50">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رفته در سـقف فضـاهاي زیسـتی</w:t>
            </w:r>
          </w:p>
        </w:tc>
        <w:tc>
          <w:tcPr>
            <w:tcW w:w="5490" w:type="dxa"/>
            <w:noWrap/>
            <w:vAlign w:val="center"/>
            <w:hideMark/>
          </w:tcPr>
          <w:p w14:paraId="7AA5CD55" w14:textId="77777777" w:rsidR="00A06196" w:rsidRPr="00BD2B24" w:rsidRDefault="00A06196" w:rsidP="00A06196">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02557CD1"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69D6D9CA"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برحسـب نـوع پوشـش عمـد</w:t>
            </w:r>
            <w:del w:id="5444"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445"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سـقف فضـاهاي زیسـتی</w:t>
            </w:r>
          </w:p>
        </w:tc>
        <w:tc>
          <w:tcPr>
            <w:tcW w:w="5490" w:type="dxa"/>
            <w:noWrap/>
            <w:vAlign w:val="center"/>
            <w:hideMark/>
          </w:tcPr>
          <w:p w14:paraId="726E08D3"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52097B9A"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24A222A3"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شکل ظاهري سقف فضاهاي زیستی</w:t>
            </w:r>
          </w:p>
        </w:tc>
        <w:tc>
          <w:tcPr>
            <w:tcW w:w="5490" w:type="dxa"/>
            <w:noWrap/>
            <w:vAlign w:val="center"/>
            <w:hideMark/>
          </w:tcPr>
          <w:p w14:paraId="7B179058" w14:textId="77777777" w:rsidR="00A06196" w:rsidRPr="00BD2B24" w:rsidRDefault="00A06196">
            <w:pPr>
              <w:bidi/>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Change w:id="5446" w:author="Mehrnazi Boojari" w:date="2019-01-11T00:02:00Z">
                <w:pPr>
                  <w:spacing w:after="160" w:line="259" w:lineRule="auto"/>
                  <w:jc w:val="right"/>
                  <w:cnfStyle w:val="000000000000" w:firstRow="0" w:lastRow="0" w:firstColumn="0" w:lastColumn="0" w:oddVBand="0" w:evenVBand="0" w:oddHBand="0" w:evenHBand="0" w:firstRowFirstColumn="0" w:firstRowLastColumn="0" w:lastRowFirstColumn="0" w:lastRowLastColumn="0"/>
                </w:pPr>
              </w:pPrChange>
            </w:pPr>
            <w:r w:rsidRPr="00BD2B24">
              <w:rPr>
                <w:rFonts w:ascii="B Lotus" w:eastAsia="Times New Roman" w:hAnsi="B Lotus" w:cs="B Lotus" w:hint="cs"/>
                <w:color w:val="000000"/>
                <w:sz w:val="20"/>
                <w:szCs w:val="20"/>
                <w:rtl/>
              </w:rPr>
              <w:t>شکل ظاهری سقف فضاهای زیستی شامل</w:t>
            </w:r>
            <w:del w:id="5447" w:author="Mehrnazi Boojari" w:date="2019-01-07T10:35:00Z">
              <w:r w:rsidRPr="00BD2B24" w:rsidDel="006C73A5">
                <w:rPr>
                  <w:rFonts w:ascii="B Lotus" w:eastAsia="Times New Roman" w:hAnsi="B Lotus" w:cs="B Lotus" w:hint="cs"/>
                  <w:color w:val="000000"/>
                  <w:sz w:val="20"/>
                  <w:szCs w:val="20"/>
                  <w:rtl/>
                </w:rPr>
                <w:delText xml:space="preserve"> : </w:delText>
              </w:r>
            </w:del>
            <w:ins w:id="5448" w:author="Mehrnazi Boojari" w:date="2019-01-07T10:35:00Z">
              <w:r w:rsidR="006C73A5">
                <w:rPr>
                  <w:rFonts w:ascii="B Lotus" w:eastAsia="Times New Roman" w:hAnsi="B Lotus" w:cs="B Lotus" w:hint="cs"/>
                  <w:color w:val="000000"/>
                  <w:sz w:val="20"/>
                  <w:szCs w:val="20"/>
                  <w:rtl/>
                </w:rPr>
                <w:t xml:space="preserve"> </w:t>
              </w:r>
            </w:ins>
            <w:r w:rsidRPr="00BD2B24">
              <w:rPr>
                <w:rFonts w:ascii="B Lotus" w:eastAsia="Times New Roman" w:hAnsi="B Lotus" w:cs="B Lotus" w:hint="cs"/>
                <w:color w:val="000000"/>
                <w:sz w:val="20"/>
                <w:szCs w:val="20"/>
                <w:rtl/>
              </w:rPr>
              <w:t>مسطح</w:t>
            </w:r>
            <w:del w:id="5449" w:author="Mehrnazi Boojari" w:date="2019-01-07T09:47:00Z">
              <w:r w:rsidRPr="00BD2B24" w:rsidDel="006F7CCF">
                <w:rPr>
                  <w:rFonts w:ascii="B Lotus" w:eastAsia="Times New Roman" w:hAnsi="B Lotus" w:cs="B Lotus" w:hint="cs"/>
                  <w:color w:val="000000"/>
                  <w:sz w:val="20"/>
                  <w:szCs w:val="20"/>
                  <w:rtl/>
                </w:rPr>
                <w:delText xml:space="preserve"> ،</w:delText>
              </w:r>
            </w:del>
            <w:ins w:id="5450" w:author="Mehrnazi Boojari" w:date="2019-01-07T09:47:00Z">
              <w:r w:rsidR="006F7CCF">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شیبدار</w:t>
            </w:r>
            <w:del w:id="5451" w:author="Mehrnazi Boojari" w:date="2019-01-07T09:47:00Z">
              <w:r w:rsidRPr="00BD2B24" w:rsidDel="006F7CCF">
                <w:rPr>
                  <w:rFonts w:ascii="B Lotus" w:eastAsia="Times New Roman" w:hAnsi="B Lotus" w:cs="B Lotus" w:hint="cs"/>
                  <w:color w:val="000000"/>
                  <w:sz w:val="20"/>
                  <w:szCs w:val="20"/>
                  <w:rtl/>
                </w:rPr>
                <w:delText xml:space="preserve"> ،</w:delText>
              </w:r>
            </w:del>
            <w:ins w:id="5452" w:author="Mehrnazi Boojari" w:date="2019-01-07T09:47:00Z">
              <w:r w:rsidR="006F7CCF">
                <w:rPr>
                  <w:rFonts w:ascii="B Lotus" w:eastAsia="Times New Roman" w:hAnsi="B Lotus" w:cs="B Lotus" w:hint="cs"/>
                  <w:color w:val="000000"/>
                  <w:sz w:val="20"/>
                  <w:szCs w:val="20"/>
                  <w:rtl/>
                </w:rPr>
                <w:t>،</w:t>
              </w:r>
            </w:ins>
            <w:r w:rsidRPr="00BD2B24">
              <w:rPr>
                <w:rFonts w:ascii="B Lotus" w:eastAsia="Times New Roman" w:hAnsi="B Lotus" w:cs="B Lotus" w:hint="cs"/>
                <w:color w:val="000000"/>
                <w:sz w:val="20"/>
                <w:szCs w:val="20"/>
                <w:rtl/>
              </w:rPr>
              <w:t xml:space="preserve"> گنبدی و گهواره</w:t>
            </w:r>
            <w:ins w:id="5453" w:author="Mehrnazi Boojari" w:date="2019-01-08T03:12:00Z">
              <w:r w:rsidR="000E32D2">
                <w:rPr>
                  <w:rFonts w:ascii="B Lotus" w:eastAsia="Times New Roman" w:hAnsi="B Lotus" w:cs="B Nazanin" w:hint="cs"/>
                  <w:color w:val="000000"/>
                  <w:sz w:val="20"/>
                  <w:szCs w:val="20"/>
                  <w:rtl/>
                </w:rPr>
                <w:t>‌</w:t>
              </w:r>
            </w:ins>
            <w:del w:id="5454" w:author="Mehrnazi Boojari" w:date="2019-01-08T03:12:00Z">
              <w:r w:rsidRPr="00BD2B24" w:rsidDel="000E32D2">
                <w:rPr>
                  <w:rFonts w:ascii="B Lotus" w:eastAsia="Times New Roman" w:hAnsi="B Lotus" w:cs="B Lotus" w:hint="cs"/>
                  <w:color w:val="000000"/>
                  <w:sz w:val="20"/>
                  <w:szCs w:val="20"/>
                  <w:rtl/>
                </w:rPr>
                <w:delText xml:space="preserve"> </w:delText>
              </w:r>
            </w:del>
            <w:r w:rsidRPr="00BD2B24">
              <w:rPr>
                <w:rFonts w:ascii="B Lotus" w:eastAsia="Times New Roman" w:hAnsi="B Lotus" w:cs="B Lotus" w:hint="cs"/>
                <w:color w:val="000000"/>
                <w:sz w:val="20"/>
                <w:szCs w:val="20"/>
                <w:rtl/>
              </w:rPr>
              <w:t>ا</w:t>
            </w:r>
            <w:del w:id="5455" w:author="Mehrnazi Boojari" w:date="2019-01-07T10:47:00Z">
              <w:r w:rsidRPr="00BD2B24" w:rsidDel="006A1F1D">
                <w:rPr>
                  <w:rFonts w:ascii="B Lotus" w:eastAsia="Times New Roman" w:hAnsi="B Lotus" w:cs="B Lotus" w:hint="cs"/>
                  <w:color w:val="000000"/>
                  <w:sz w:val="20"/>
                  <w:szCs w:val="20"/>
                  <w:rtl/>
                </w:rPr>
                <w:delText>ی(</w:delText>
              </w:r>
            </w:del>
            <w:ins w:id="5456" w:author="Mehrnazi Boojari" w:date="2019-01-07T10:47:00Z">
              <w:r w:rsidR="006A1F1D">
                <w:rPr>
                  <w:rFonts w:ascii="B Lotus" w:eastAsia="Times New Roman" w:hAnsi="B Lotus" w:cs="B Lotus" w:hint="cs"/>
                  <w:color w:val="000000"/>
                  <w:sz w:val="20"/>
                  <w:szCs w:val="20"/>
                  <w:rtl/>
                </w:rPr>
                <w:t>ی (</w:t>
              </w:r>
            </w:ins>
            <w:r w:rsidRPr="00BD2B24">
              <w:rPr>
                <w:rFonts w:ascii="B Lotus" w:eastAsia="Times New Roman" w:hAnsi="B Lotus" w:cs="B Lotus" w:hint="cs"/>
                <w:color w:val="000000"/>
                <w:sz w:val="20"/>
                <w:szCs w:val="20"/>
                <w:rtl/>
              </w:rPr>
              <w:t>نیم</w:t>
            </w:r>
            <w:ins w:id="5457" w:author="Mehrnazi Boojari" w:date="2019-01-08T03:13:00Z">
              <w:r w:rsidR="000E32D2">
                <w:rPr>
                  <w:rFonts w:ascii="B Lotus" w:eastAsia="Times New Roman" w:hAnsi="B Lotus" w:cs="B Nazanin" w:hint="cs"/>
                  <w:color w:val="000000"/>
                  <w:sz w:val="20"/>
                  <w:szCs w:val="20"/>
                  <w:rtl/>
                </w:rPr>
                <w:t>‌</w:t>
              </w:r>
            </w:ins>
            <w:del w:id="5458" w:author="Mehrnazi Boojari" w:date="2019-01-08T03:13:00Z">
              <w:r w:rsidRPr="00BD2B24" w:rsidDel="000E32D2">
                <w:rPr>
                  <w:rFonts w:ascii="B Lotus" w:eastAsia="Times New Roman" w:hAnsi="B Lotus" w:cs="B Lotus" w:hint="cs"/>
                  <w:color w:val="000000"/>
                  <w:sz w:val="20"/>
                  <w:szCs w:val="20"/>
                  <w:rtl/>
                </w:rPr>
                <w:delText xml:space="preserve"> </w:delText>
              </w:r>
            </w:del>
            <w:r w:rsidRPr="00BD2B24">
              <w:rPr>
                <w:rFonts w:ascii="B Lotus" w:eastAsia="Times New Roman" w:hAnsi="B Lotus" w:cs="B Lotus" w:hint="cs"/>
                <w:color w:val="000000"/>
                <w:sz w:val="20"/>
                <w:szCs w:val="20"/>
                <w:rtl/>
              </w:rPr>
              <w:t>استوانه)</w:t>
            </w:r>
            <w:ins w:id="5459" w:author="Mehrnazi Boojari" w:date="2019-01-11T00:02:00Z">
              <w:r w:rsidR="00483D50">
                <w:rPr>
                  <w:rFonts w:ascii="B Lotus" w:eastAsia="Times New Roman" w:hAnsi="B Lotus" w:cs="B Lotus" w:hint="cs"/>
                  <w:color w:val="000000"/>
                  <w:sz w:val="20"/>
                  <w:szCs w:val="20"/>
                  <w:rtl/>
                </w:rPr>
                <w:t>.</w:t>
              </w:r>
            </w:ins>
          </w:p>
        </w:tc>
      </w:tr>
      <w:tr w:rsidR="00A06196" w:rsidRPr="00BD2B24" w14:paraId="2420D3E0" w14:textId="77777777" w:rsidTr="00A0619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50D791B2" w14:textId="77777777" w:rsidR="00A06196" w:rsidRPr="00BD2B24" w:rsidRDefault="00A06196" w:rsidP="00A06196">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وضعیت و عمده</w:t>
            </w:r>
            <w:ins w:id="5460" w:author="Mehrnazi Boojari" w:date="2019-01-08T03:13:00Z">
              <w:r w:rsidR="000E32D2">
                <w:rPr>
                  <w:rFonts w:ascii="B Lotus" w:eastAsia="Times New Roman" w:hAnsi="B Lotus" w:cs="B Nazanin" w:hint="cs"/>
                  <w:color w:val="000000"/>
                  <w:sz w:val="20"/>
                  <w:szCs w:val="20"/>
                  <w:rtl/>
                  <w:lang w:bidi="fa-IR"/>
                </w:rPr>
                <w:t>‌</w:t>
              </w:r>
            </w:ins>
            <w:r w:rsidRPr="00BD2B24">
              <w:rPr>
                <w:rFonts w:ascii="B Lotus" w:eastAsia="Times New Roman" w:hAnsi="B Lotus" w:cs="B Lotus"/>
                <w:color w:val="000000"/>
                <w:sz w:val="20"/>
                <w:szCs w:val="20"/>
                <w:rtl/>
                <w:lang w:bidi="fa-IR"/>
              </w:rPr>
              <w:t>ترین نوع عایق</w:t>
            </w:r>
            <w:ins w:id="5461" w:author="Mehrnazi Boojari" w:date="2019-01-11T00:04:00Z">
              <w:r w:rsidR="00483D50">
                <w:rPr>
                  <w:rFonts w:ascii="B Lotus" w:eastAsia="Times New Roman" w:hAnsi="B Lotus" w:cs="B Nazanin" w:hint="cs"/>
                  <w:color w:val="000000"/>
                  <w:sz w:val="20"/>
                  <w:szCs w:val="20"/>
                  <w:rtl/>
                  <w:lang w:bidi="fa-IR"/>
                </w:rPr>
                <w:t>‌</w:t>
              </w:r>
            </w:ins>
            <w:r w:rsidRPr="00BD2B24">
              <w:rPr>
                <w:rFonts w:ascii="B Lotus" w:eastAsia="Times New Roman" w:hAnsi="B Lotus" w:cs="B Lotus"/>
                <w:color w:val="000000"/>
                <w:sz w:val="20"/>
                <w:szCs w:val="20"/>
                <w:rtl/>
                <w:lang w:bidi="fa-IR"/>
              </w:rPr>
              <w:t>کاري رطوبتی سقف فضاهاي زیستی</w:t>
            </w:r>
          </w:p>
        </w:tc>
        <w:tc>
          <w:tcPr>
            <w:tcW w:w="5490" w:type="dxa"/>
            <w:noWrap/>
            <w:vAlign w:val="center"/>
            <w:hideMark/>
          </w:tcPr>
          <w:p w14:paraId="78FD2FD4" w14:textId="77777777" w:rsidR="00A06196" w:rsidRPr="00BD2B24" w:rsidRDefault="00A06196" w:rsidP="00A06196">
            <w:pPr>
              <w:jc w:val="right"/>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p>
        </w:tc>
      </w:tr>
      <w:tr w:rsidR="00A06196" w:rsidRPr="00BD2B24" w14:paraId="38E172D3" w14:textId="77777777" w:rsidTr="00A06196">
        <w:trPr>
          <w:trHeight w:val="420"/>
        </w:trPr>
        <w:tc>
          <w:tcPr>
            <w:cnfStyle w:val="001000000000" w:firstRow="0" w:lastRow="0" w:firstColumn="1" w:lastColumn="0" w:oddVBand="0" w:evenVBand="0" w:oddHBand="0" w:evenHBand="0" w:firstRowFirstColumn="0" w:firstRowLastColumn="0" w:lastRowFirstColumn="0" w:lastRowLastColumn="0"/>
            <w:tcW w:w="4042" w:type="dxa"/>
            <w:noWrap/>
            <w:vAlign w:val="center"/>
            <w:hideMark/>
          </w:tcPr>
          <w:p w14:paraId="1A6CF598" w14:textId="77777777" w:rsidR="00A06196" w:rsidRPr="00BD2B24" w:rsidRDefault="00A06196" w:rsidP="00483D50">
            <w:pPr>
              <w:bidi/>
              <w:jc w:val="center"/>
              <w:rPr>
                <w:rFonts w:ascii="B Lotus" w:eastAsia="Times New Roman" w:hAnsi="B Lotus" w:cs="B Lotus"/>
                <w:color w:val="000000"/>
                <w:sz w:val="20"/>
                <w:szCs w:val="20"/>
              </w:rPr>
            </w:pPr>
            <w:r w:rsidRPr="00BD2B24">
              <w:rPr>
                <w:rFonts w:ascii="B Lotus" w:eastAsia="Times New Roman" w:hAnsi="B Lotus" w:cs="B Lotus"/>
                <w:color w:val="000000"/>
                <w:sz w:val="20"/>
                <w:szCs w:val="20"/>
                <w:rtl/>
                <w:lang w:bidi="fa-IR"/>
              </w:rPr>
              <w:t>واحدهاي مسکونی معمولی روستایی کشور برحسب نوع مصالح عمد</w:t>
            </w:r>
            <w:del w:id="5462" w:author="Mehrnazi Boojari" w:date="2019-01-08T02:14:00Z">
              <w:r w:rsidRPr="00BD2B24" w:rsidDel="00175889">
                <w:rPr>
                  <w:rFonts w:ascii="B Lotus" w:eastAsia="Times New Roman" w:hAnsi="B Lotus" w:cs="B Lotus"/>
                  <w:color w:val="000000"/>
                  <w:sz w:val="20"/>
                  <w:szCs w:val="20"/>
                  <w:rtl/>
                  <w:lang w:bidi="fa-IR"/>
                </w:rPr>
                <w:delText xml:space="preserve">ه ي </w:delText>
              </w:r>
            </w:del>
            <w:ins w:id="5463" w:author="Mehrnazi Boojari" w:date="2019-01-08T02:14:00Z">
              <w:r w:rsidR="00175889">
                <w:rPr>
                  <w:rFonts w:ascii="B Lotus" w:eastAsia="Times New Roman" w:hAnsi="B Lotus" w:cs="B Lotus"/>
                  <w:color w:val="000000"/>
                  <w:sz w:val="20"/>
                  <w:szCs w:val="20"/>
                  <w:rtl/>
                  <w:lang w:bidi="fa-IR"/>
                </w:rPr>
                <w:t xml:space="preserve">ۀ </w:t>
              </w:r>
            </w:ins>
            <w:r w:rsidRPr="00BD2B24">
              <w:rPr>
                <w:rFonts w:ascii="B Lotus" w:eastAsia="Times New Roman" w:hAnsi="B Lotus" w:cs="B Lotus"/>
                <w:color w:val="000000"/>
                <w:sz w:val="20"/>
                <w:szCs w:val="20"/>
                <w:rtl/>
                <w:lang w:bidi="fa-IR"/>
              </w:rPr>
              <w:t>به</w:t>
            </w:r>
            <w:ins w:id="5464" w:author="Mehrnazi Boojari" w:date="2019-01-11T00:04:00Z">
              <w:r w:rsidR="00483D50">
                <w:rPr>
                  <w:rFonts w:ascii="B Lotus" w:eastAsia="Times New Roman" w:hAnsi="B Lotus" w:cs="B Nazanin" w:hint="cs"/>
                  <w:color w:val="000000"/>
                  <w:sz w:val="20"/>
                  <w:szCs w:val="20"/>
                  <w:rtl/>
                  <w:lang w:bidi="fa-IR"/>
                </w:rPr>
                <w:t>‌</w:t>
              </w:r>
            </w:ins>
            <w:r w:rsidRPr="00BD2B24">
              <w:rPr>
                <w:rFonts w:ascii="B Lotus" w:eastAsia="Times New Roman" w:hAnsi="B Lotus" w:cs="B Lotus"/>
                <w:color w:val="000000"/>
                <w:sz w:val="20"/>
                <w:szCs w:val="20"/>
                <w:rtl/>
                <w:lang w:bidi="fa-IR"/>
              </w:rPr>
              <w:t>کار</w:t>
            </w:r>
            <w:ins w:id="5465" w:author="Mehrnazi Boojari" w:date="2019-01-11T00:04:00Z">
              <w:r w:rsidR="00483D50">
                <w:rPr>
                  <w:rFonts w:ascii="B Lotus" w:eastAsia="Times New Roman" w:hAnsi="B Lotus" w:cs="B Nazanin" w:hint="cs"/>
                  <w:color w:val="000000"/>
                  <w:sz w:val="20"/>
                  <w:szCs w:val="20"/>
                  <w:rtl/>
                  <w:lang w:bidi="fa-IR"/>
                </w:rPr>
                <w:t>‌</w:t>
              </w:r>
            </w:ins>
            <w:del w:id="5466" w:author="Mehrnazi Boojari" w:date="2019-01-11T00:04:00Z">
              <w:r w:rsidRPr="00BD2B24" w:rsidDel="00483D50">
                <w:rPr>
                  <w:rFonts w:ascii="B Lotus" w:eastAsia="Times New Roman" w:hAnsi="B Lotus" w:cs="B Lotus"/>
                  <w:color w:val="000000"/>
                  <w:sz w:val="20"/>
                  <w:szCs w:val="20"/>
                  <w:rtl/>
                  <w:lang w:bidi="fa-IR"/>
                </w:rPr>
                <w:delText xml:space="preserve"> </w:delText>
              </w:r>
            </w:del>
            <w:r w:rsidRPr="00BD2B24">
              <w:rPr>
                <w:rFonts w:ascii="B Lotus" w:eastAsia="Times New Roman" w:hAnsi="B Lotus" w:cs="B Lotus"/>
                <w:color w:val="000000"/>
                <w:sz w:val="20"/>
                <w:szCs w:val="20"/>
                <w:rtl/>
                <w:lang w:bidi="fa-IR"/>
              </w:rPr>
              <w:t>رفته در کف فضاهاي زیستی</w:t>
            </w:r>
          </w:p>
        </w:tc>
        <w:tc>
          <w:tcPr>
            <w:tcW w:w="5490" w:type="dxa"/>
            <w:noWrap/>
            <w:vAlign w:val="center"/>
            <w:hideMark/>
          </w:tcPr>
          <w:p w14:paraId="61168B0E" w14:textId="77777777" w:rsidR="00A06196" w:rsidRPr="00BD2B24" w:rsidRDefault="00A06196" w:rsidP="00A06196">
            <w:pPr>
              <w:jc w:val="right"/>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p>
        </w:tc>
      </w:tr>
    </w:tbl>
    <w:p w14:paraId="3BFEE138" w14:textId="77777777" w:rsidR="00A06196" w:rsidRPr="00A06196" w:rsidRDefault="00A06196" w:rsidP="00A06196">
      <w:pPr>
        <w:bidi/>
        <w:ind w:firstLine="288"/>
        <w:jc w:val="both"/>
        <w:rPr>
          <w:rFonts w:ascii="B Lotus" w:eastAsia="Calibri" w:hAnsi="B Lotus" w:cs="B Lotus"/>
          <w:sz w:val="26"/>
          <w:szCs w:val="26"/>
          <w:rtl/>
          <w:lang w:bidi="fa-IR"/>
        </w:rPr>
      </w:pPr>
    </w:p>
    <w:p w14:paraId="3C12EFA5" w14:textId="77777777" w:rsidR="00A06196" w:rsidRPr="00A06196" w:rsidRDefault="00A06196" w:rsidP="00991B8E">
      <w:pPr>
        <w:pStyle w:val="Heading3"/>
        <w:rPr>
          <w:rtl/>
        </w:rPr>
      </w:pPr>
      <w:bookmarkStart w:id="5467" w:name="_Toc533781194"/>
      <w:bookmarkStart w:id="5468" w:name="_Toc533782150"/>
      <w:r w:rsidRPr="00A06196">
        <w:rPr>
          <w:rtl/>
        </w:rPr>
        <w:t xml:space="preserve">سیر تحول متولیان مدیریت مسکن روستایی در ساختارهای </w:t>
      </w:r>
      <w:del w:id="5469" w:author="Mehrnazi Boojari" w:date="2019-01-07T10:46:00Z">
        <w:r w:rsidRPr="00A06196" w:rsidDel="006A1F1D">
          <w:rPr>
            <w:rtl/>
          </w:rPr>
          <w:delText>اجرائی</w:delText>
        </w:r>
      </w:del>
      <w:ins w:id="5470" w:author="Mehrnazi Boojari" w:date="2019-01-07T10:46:00Z">
        <w:r w:rsidR="006A1F1D">
          <w:rPr>
            <w:rtl/>
          </w:rPr>
          <w:t>اجرایی</w:t>
        </w:r>
      </w:ins>
      <w:r w:rsidRPr="00A06196">
        <w:rPr>
          <w:rtl/>
        </w:rPr>
        <w:t xml:space="preserve"> کشور</w:t>
      </w:r>
      <w:bookmarkEnd w:id="5467"/>
      <w:bookmarkEnd w:id="5468"/>
    </w:p>
    <w:p w14:paraId="3D805FAA" w14:textId="17580D6A" w:rsidR="00A06196" w:rsidRPr="005005AE" w:rsidRDefault="00A06196" w:rsidP="009D5D25">
      <w:pPr>
        <w:tabs>
          <w:tab w:val="center" w:pos="4513"/>
        </w:tabs>
        <w:bidi/>
        <w:ind w:firstLine="288"/>
        <w:jc w:val="both"/>
        <w:rPr>
          <w:rFonts w:ascii="B Lotus" w:eastAsia="Calibri" w:hAnsi="B Lotus" w:cs="B Lotus"/>
          <w:sz w:val="24"/>
          <w:szCs w:val="24"/>
          <w:rtl/>
        </w:rPr>
      </w:pPr>
      <w:r w:rsidRPr="005005AE">
        <w:rPr>
          <w:rFonts w:ascii="B Lotus" w:eastAsia="Calibri" w:hAnsi="B Lotus" w:cs="B Lotus"/>
          <w:sz w:val="24"/>
          <w:szCs w:val="24"/>
          <w:rtl/>
          <w:lang w:bidi="fa-IR"/>
        </w:rPr>
        <w:t>کوشش</w:t>
      </w:r>
      <w:del w:id="5471" w:author="Mehrnazi Boojari" w:date="2019-01-07T09:46:00Z">
        <w:r w:rsidRPr="005005AE" w:rsidDel="006F7CCF">
          <w:rPr>
            <w:rFonts w:ascii="B Lotus" w:eastAsia="Calibri" w:hAnsi="B Lotus" w:cs="B Lotus"/>
            <w:sz w:val="24"/>
            <w:szCs w:val="24"/>
            <w:rtl/>
            <w:lang w:bidi="fa-IR"/>
          </w:rPr>
          <w:delText xml:space="preserve"> های </w:delText>
        </w:r>
      </w:del>
      <w:ins w:id="5472"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5005AE">
        <w:rPr>
          <w:rFonts w:ascii="B Lotus" w:eastAsia="Calibri" w:hAnsi="B Lotus" w:cs="B Lotus"/>
          <w:sz w:val="24"/>
          <w:szCs w:val="24"/>
          <w:rtl/>
          <w:lang w:bidi="fa-IR"/>
        </w:rPr>
        <w:t>انجام</w:t>
      </w:r>
      <w:ins w:id="5473" w:author="Mehrnazi Boojari" w:date="2019-01-11T00:07:00Z">
        <w:r w:rsidR="00CC17B6">
          <w:rPr>
            <w:rFonts w:ascii="B Lotus" w:eastAsia="Calibri" w:hAnsi="B Lotus" w:cs="B Nazanin" w:hint="cs"/>
            <w:sz w:val="24"/>
            <w:szCs w:val="24"/>
            <w:rtl/>
            <w:lang w:bidi="fa-IR"/>
          </w:rPr>
          <w:t>‌</w:t>
        </w:r>
      </w:ins>
      <w:del w:id="5474" w:author="Mehrnazi Boojari" w:date="2019-01-11T00:07:00Z">
        <w:r w:rsidRPr="005005AE" w:rsidDel="00CC17B6">
          <w:rPr>
            <w:rFonts w:ascii="B Lotus" w:eastAsia="Calibri" w:hAnsi="B Lotus" w:cs="B Lotus"/>
            <w:sz w:val="24"/>
            <w:szCs w:val="24"/>
            <w:rtl/>
            <w:lang w:bidi="fa-IR"/>
          </w:rPr>
          <w:delText xml:space="preserve"> </w:delText>
        </w:r>
      </w:del>
      <w:r w:rsidRPr="005005AE">
        <w:rPr>
          <w:rFonts w:ascii="B Lotus" w:eastAsia="Calibri" w:hAnsi="B Lotus" w:cs="B Lotus"/>
          <w:sz w:val="24"/>
          <w:szCs w:val="24"/>
          <w:rtl/>
          <w:lang w:bidi="fa-IR"/>
        </w:rPr>
        <w:t>شده در زمینه توسعه و عمران روستایی تا قبل از انقلاب اسلامی</w:t>
      </w:r>
      <w:del w:id="5475" w:author="Mehrnazi Boojari" w:date="2019-01-07T22:43:00Z">
        <w:r w:rsidRPr="005005AE" w:rsidDel="00BF4CE5">
          <w:rPr>
            <w:rFonts w:ascii="B Lotus" w:eastAsia="Calibri" w:hAnsi="B Lotus" w:cs="B Lotus"/>
            <w:sz w:val="24"/>
            <w:szCs w:val="24"/>
            <w:rtl/>
            <w:lang w:bidi="fa-IR"/>
          </w:rPr>
          <w:delText xml:space="preserve"> به دلیل </w:delText>
        </w:r>
      </w:del>
      <w:ins w:id="5476" w:author="Mehrnazi Boojari" w:date="2019-01-07T22:43:00Z">
        <w:r w:rsidR="00BF4CE5">
          <w:rPr>
            <w:rFonts w:ascii="B Lotus" w:eastAsia="Calibri" w:hAnsi="B Lotus" w:cs="B Lotus"/>
            <w:sz w:val="24"/>
            <w:szCs w:val="24"/>
            <w:rtl/>
            <w:lang w:bidi="fa-IR"/>
          </w:rPr>
          <w:t xml:space="preserve"> به</w:t>
        </w:r>
        <w:r w:rsidR="00BF4CE5">
          <w:rPr>
            <w:rFonts w:ascii="B Lotus" w:eastAsia="Calibri" w:hAnsi="B Lotus" w:cs="B Lotus" w:hint="cs"/>
            <w:sz w:val="24"/>
            <w:szCs w:val="24"/>
            <w:rtl/>
            <w:lang w:bidi="fa-IR"/>
          </w:rPr>
          <w:t>‌</w:t>
        </w:r>
        <w:r w:rsidR="00BF4CE5">
          <w:rPr>
            <w:rFonts w:ascii="B Lotus" w:eastAsia="Calibri" w:hAnsi="B Lotus" w:cs="B Lotus"/>
            <w:sz w:val="24"/>
            <w:szCs w:val="24"/>
            <w:rtl/>
            <w:lang w:bidi="fa-IR"/>
          </w:rPr>
          <w:t xml:space="preserve">دلیل </w:t>
        </w:r>
      </w:ins>
      <w:r w:rsidRPr="005005AE">
        <w:rPr>
          <w:rFonts w:ascii="B Lotus" w:eastAsia="Calibri" w:hAnsi="B Lotus" w:cs="B Lotus"/>
          <w:sz w:val="24"/>
          <w:szCs w:val="24"/>
          <w:rtl/>
          <w:lang w:bidi="fa-IR"/>
        </w:rPr>
        <w:t>تضعیف و از بین رفتن نظام مدیریتی که بعد از اصلاحات ارضی حادث شد و جایگزین</w:t>
      </w:r>
      <w:ins w:id="5477" w:author="Mehrnazi Boojari" w:date="2019-01-11T00:07:00Z">
        <w:r w:rsidR="00CC17B6">
          <w:rPr>
            <w:rFonts w:ascii="B Lotus" w:eastAsia="Calibri" w:hAnsi="B Lotus" w:cs="B Nazanin" w:hint="cs"/>
            <w:sz w:val="24"/>
            <w:szCs w:val="24"/>
            <w:rtl/>
            <w:lang w:bidi="fa-IR"/>
          </w:rPr>
          <w:t>‌</w:t>
        </w:r>
      </w:ins>
      <w:del w:id="5478" w:author="Mehrnazi Boojari" w:date="2019-01-11T00:07:00Z">
        <w:r w:rsidRPr="005005AE" w:rsidDel="00CC17B6">
          <w:rPr>
            <w:rFonts w:ascii="B Lotus" w:eastAsia="Calibri" w:hAnsi="B Lotus" w:cs="B Lotus"/>
            <w:sz w:val="24"/>
            <w:szCs w:val="24"/>
            <w:rtl/>
            <w:lang w:bidi="fa-IR"/>
          </w:rPr>
          <w:delText xml:space="preserve"> </w:delText>
        </w:r>
      </w:del>
      <w:r w:rsidRPr="005005AE">
        <w:rPr>
          <w:rFonts w:ascii="B Lotus" w:eastAsia="Calibri" w:hAnsi="B Lotus" w:cs="B Lotus"/>
          <w:sz w:val="24"/>
          <w:szCs w:val="24"/>
          <w:rtl/>
          <w:lang w:bidi="fa-IR"/>
        </w:rPr>
        <w:t>نشدن نظام مدیریتی مناسب عملا</w:t>
      </w:r>
      <w:ins w:id="5479" w:author="Mehrnazi Boojari" w:date="2019-01-11T00:07:00Z">
        <w:r w:rsidR="00CC17B6">
          <w:rPr>
            <w:rFonts w:ascii="B Lotus" w:eastAsia="Calibri" w:hAnsi="B Lotus" w:cs="B Lotus" w:hint="cs"/>
            <w:sz w:val="24"/>
            <w:szCs w:val="24"/>
            <w:rtl/>
            <w:lang w:bidi="fa-IR"/>
          </w:rPr>
          <w:t>ً</w:t>
        </w:r>
      </w:ins>
      <w:r w:rsidRPr="005005AE">
        <w:rPr>
          <w:rFonts w:ascii="B Lotus" w:eastAsia="Calibri" w:hAnsi="B Lotus" w:cs="B Lotus"/>
          <w:sz w:val="24"/>
          <w:szCs w:val="24"/>
          <w:rtl/>
          <w:lang w:bidi="fa-IR"/>
        </w:rPr>
        <w:t xml:space="preserve"> به رها</w:t>
      </w:r>
      <w:del w:id="5480" w:author="Mehrnazi Boojari" w:date="2019-01-07T10:33:00Z">
        <w:r w:rsidRPr="005005AE" w:rsidDel="006C73A5">
          <w:rPr>
            <w:rFonts w:ascii="B Lotus" w:eastAsia="Calibri" w:hAnsi="B Lotus" w:cs="B Lotus"/>
            <w:sz w:val="24"/>
            <w:szCs w:val="24"/>
            <w:rtl/>
            <w:lang w:bidi="fa-IR"/>
          </w:rPr>
          <w:delText xml:space="preserve"> شدن </w:delText>
        </w:r>
      </w:del>
      <w:ins w:id="5481" w:author="Mehrnazi Boojari" w:date="2019-01-07T10:33:00Z">
        <w:r w:rsidR="006C73A5">
          <w:rPr>
            <w:rFonts w:ascii="B Lotus" w:eastAsia="Calibri" w:hAnsi="B Lotus" w:cs="B Lotus" w:hint="cs"/>
            <w:sz w:val="24"/>
            <w:szCs w:val="24"/>
            <w:rtl/>
            <w:lang w:bidi="fa-IR"/>
          </w:rPr>
          <w:t>‌</w:t>
        </w:r>
        <w:r w:rsidR="006C73A5">
          <w:rPr>
            <w:rFonts w:ascii="B Lotus" w:eastAsia="Calibri" w:hAnsi="B Lotus" w:cs="B Lotus"/>
            <w:sz w:val="24"/>
            <w:szCs w:val="24"/>
            <w:rtl/>
            <w:lang w:bidi="fa-IR"/>
          </w:rPr>
          <w:t xml:space="preserve">شدن </w:t>
        </w:r>
      </w:ins>
      <w:r w:rsidRPr="005005AE">
        <w:rPr>
          <w:rFonts w:ascii="B Lotus" w:eastAsia="Calibri" w:hAnsi="B Lotus" w:cs="B Lotus"/>
          <w:sz w:val="24"/>
          <w:szCs w:val="24"/>
          <w:rtl/>
          <w:lang w:bidi="fa-IR"/>
        </w:rPr>
        <w:t xml:space="preserve">روستاها و افزایش فاصله توسعه بین </w:t>
      </w:r>
      <w:del w:id="5482" w:author="Mehrnazi Boojari" w:date="2019-01-12T01:23:00Z">
        <w:r w:rsidRPr="005005AE" w:rsidDel="00E7085F">
          <w:rPr>
            <w:rFonts w:ascii="B Lotus" w:eastAsia="Calibri" w:hAnsi="B Lotus" w:cs="B Lotus"/>
            <w:sz w:val="24"/>
            <w:szCs w:val="24"/>
            <w:rtl/>
            <w:lang w:bidi="fa-IR"/>
          </w:rPr>
          <w:delText>سکونتگاه</w:delText>
        </w:r>
      </w:del>
      <w:ins w:id="5483" w:author="Mehrnazi Boojari" w:date="2019-01-12T01:23:00Z">
        <w:r w:rsidR="00E7085F">
          <w:rPr>
            <w:rFonts w:ascii="B Lotus" w:eastAsia="Calibri" w:hAnsi="B Lotus" w:cs="B Lotus"/>
            <w:sz w:val="24"/>
            <w:szCs w:val="24"/>
            <w:rtl/>
            <w:lang w:bidi="fa-IR"/>
          </w:rPr>
          <w:t>سکونت</w:t>
        </w:r>
        <w:r w:rsidR="00E7085F">
          <w:rPr>
            <w:rFonts w:ascii="B Lotus" w:eastAsia="Calibri" w:hAnsi="B Lotus" w:cs="B Lotus" w:hint="cs"/>
            <w:sz w:val="24"/>
            <w:szCs w:val="24"/>
            <w:rtl/>
            <w:lang w:bidi="fa-IR"/>
          </w:rPr>
          <w:t>‌</w:t>
        </w:r>
        <w:r w:rsidR="00E7085F">
          <w:rPr>
            <w:rFonts w:ascii="B Lotus" w:eastAsia="Calibri" w:hAnsi="B Lotus" w:cs="B Lotus"/>
            <w:sz w:val="24"/>
            <w:szCs w:val="24"/>
            <w:rtl/>
            <w:lang w:bidi="fa-IR"/>
          </w:rPr>
          <w:t>گاه</w:t>
        </w:r>
      </w:ins>
      <w:del w:id="5484" w:author="Mehrnazi Boojari" w:date="2019-01-07T09:46:00Z">
        <w:r w:rsidRPr="005005AE" w:rsidDel="006F7CCF">
          <w:rPr>
            <w:rFonts w:ascii="B Lotus" w:eastAsia="Calibri" w:hAnsi="B Lotus" w:cs="B Lotus"/>
            <w:sz w:val="24"/>
            <w:szCs w:val="24"/>
            <w:rtl/>
            <w:lang w:bidi="fa-IR"/>
          </w:rPr>
          <w:delText xml:space="preserve"> های </w:delText>
        </w:r>
      </w:del>
      <w:ins w:id="5485"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5005AE">
        <w:rPr>
          <w:rFonts w:ascii="B Lotus" w:eastAsia="Calibri" w:hAnsi="B Lotus" w:cs="B Lotus"/>
          <w:sz w:val="24"/>
          <w:szCs w:val="24"/>
          <w:rtl/>
          <w:lang w:bidi="fa-IR"/>
        </w:rPr>
        <w:t>روستایی و شهری انجامیده بود. تدوام چنین روندی و محدودیت اشتغال در روستاها</w:t>
      </w:r>
      <w:del w:id="5486" w:author="Mehrnazi Boojari" w:date="2019-01-07T09:47:00Z">
        <w:r w:rsidRPr="005005AE" w:rsidDel="006F7CCF">
          <w:rPr>
            <w:rFonts w:ascii="B Lotus" w:eastAsia="Calibri" w:hAnsi="B Lotus" w:cs="B Lotus"/>
            <w:sz w:val="24"/>
            <w:szCs w:val="24"/>
            <w:rtl/>
            <w:lang w:bidi="fa-IR"/>
          </w:rPr>
          <w:delText xml:space="preserve"> ،</w:delText>
        </w:r>
      </w:del>
      <w:ins w:id="5487" w:author="Mehrnazi Boojari" w:date="2019-01-07T09:47:00Z">
        <w:r w:rsidR="006F7CCF">
          <w:rPr>
            <w:rFonts w:ascii="B Lotus" w:eastAsia="Calibri" w:hAnsi="B Lotus" w:cs="B Lotus"/>
            <w:sz w:val="24"/>
            <w:szCs w:val="24"/>
            <w:rtl/>
            <w:lang w:bidi="fa-IR"/>
          </w:rPr>
          <w:t>،</w:t>
        </w:r>
      </w:ins>
      <w:r w:rsidRPr="005005AE">
        <w:rPr>
          <w:rFonts w:ascii="B Lotus" w:eastAsia="Calibri" w:hAnsi="B Lotus" w:cs="B Lotus"/>
          <w:sz w:val="24"/>
          <w:szCs w:val="24"/>
          <w:rtl/>
          <w:lang w:bidi="fa-IR"/>
        </w:rPr>
        <w:t xml:space="preserve"> مهاجرت</w:t>
      </w:r>
      <w:del w:id="5488" w:author="Mehrnazi Boojari" w:date="2019-01-07T09:46:00Z">
        <w:r w:rsidRPr="005005AE" w:rsidDel="006F7CCF">
          <w:rPr>
            <w:rFonts w:ascii="B Lotus" w:eastAsia="Calibri" w:hAnsi="B Lotus" w:cs="B Lotus"/>
            <w:sz w:val="24"/>
            <w:szCs w:val="24"/>
            <w:rtl/>
            <w:lang w:bidi="fa-IR"/>
          </w:rPr>
          <w:delText xml:space="preserve"> های </w:delText>
        </w:r>
      </w:del>
      <w:ins w:id="5489"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5005AE">
        <w:rPr>
          <w:rFonts w:ascii="B Lotus" w:eastAsia="Calibri" w:hAnsi="B Lotus" w:cs="B Lotus"/>
          <w:sz w:val="24"/>
          <w:szCs w:val="24"/>
          <w:rtl/>
          <w:lang w:bidi="fa-IR"/>
        </w:rPr>
        <w:t xml:space="preserve">گسترده از روستا به شهر را </w:t>
      </w:r>
      <w:del w:id="5490" w:author="Mehrnazi Boojari" w:date="2019-01-07T10:24:00Z">
        <w:r w:rsidRPr="005005AE" w:rsidDel="0028073B">
          <w:rPr>
            <w:rFonts w:ascii="B Lotus" w:eastAsia="Calibri" w:hAnsi="B Lotus" w:cs="B Lotus"/>
            <w:sz w:val="24"/>
            <w:szCs w:val="24"/>
            <w:rtl/>
            <w:lang w:bidi="fa-IR"/>
          </w:rPr>
          <w:delText xml:space="preserve">به دنبال </w:delText>
        </w:r>
      </w:del>
      <w:ins w:id="5491" w:author="Mehrnazi Boojari" w:date="2019-01-07T10:24:00Z">
        <w:r w:rsidR="0028073B">
          <w:rPr>
            <w:rFonts w:ascii="B Lotus" w:eastAsia="Calibri" w:hAnsi="B Lotus" w:cs="B Lotus"/>
            <w:sz w:val="24"/>
            <w:szCs w:val="24"/>
            <w:rtl/>
            <w:lang w:bidi="fa-IR"/>
          </w:rPr>
          <w:t>به</w:t>
        </w:r>
        <w:r w:rsidR="0028073B">
          <w:rPr>
            <w:rFonts w:ascii="B Lotus" w:eastAsia="Calibri" w:hAnsi="B Lotus" w:cs="B Lotus" w:hint="cs"/>
            <w:sz w:val="24"/>
            <w:szCs w:val="24"/>
            <w:rtl/>
            <w:lang w:bidi="fa-IR"/>
          </w:rPr>
          <w:t>‌</w:t>
        </w:r>
        <w:r w:rsidR="0028073B">
          <w:rPr>
            <w:rFonts w:ascii="B Lotus" w:eastAsia="Calibri" w:hAnsi="B Lotus" w:cs="B Lotus"/>
            <w:sz w:val="24"/>
            <w:szCs w:val="24"/>
            <w:rtl/>
            <w:lang w:bidi="fa-IR"/>
          </w:rPr>
          <w:t xml:space="preserve">دنبال </w:t>
        </w:r>
      </w:ins>
      <w:r w:rsidRPr="005005AE">
        <w:rPr>
          <w:rFonts w:ascii="B Lotus" w:eastAsia="Calibri" w:hAnsi="B Lotus" w:cs="B Lotus"/>
          <w:sz w:val="24"/>
          <w:szCs w:val="24"/>
          <w:rtl/>
          <w:lang w:bidi="fa-IR"/>
        </w:rPr>
        <w:t xml:space="preserve">آورد و </w:t>
      </w:r>
      <w:del w:id="5492" w:author="Mehrnazi Boojari" w:date="2019-01-11T00:07:00Z">
        <w:r w:rsidRPr="005005AE" w:rsidDel="00CC17B6">
          <w:rPr>
            <w:rFonts w:ascii="B Lotus" w:eastAsia="Calibri" w:hAnsi="B Lotus" w:cs="B Lotus"/>
            <w:sz w:val="24"/>
            <w:szCs w:val="24"/>
            <w:rtl/>
            <w:lang w:bidi="fa-IR"/>
          </w:rPr>
          <w:delText xml:space="preserve">سیمایی </w:delText>
        </w:r>
      </w:del>
      <w:ins w:id="5493" w:author="Mehrnazi Boojari" w:date="2019-01-11T00:08:00Z">
        <w:r w:rsidR="00CC17B6">
          <w:rPr>
            <w:rFonts w:ascii="B Lotus" w:eastAsia="Calibri" w:hAnsi="B Lotus" w:cs="B Lotus" w:hint="cs"/>
            <w:sz w:val="24"/>
            <w:szCs w:val="24"/>
            <w:rtl/>
            <w:lang w:bidi="fa-IR"/>
          </w:rPr>
          <w:t>تصویری</w:t>
        </w:r>
      </w:ins>
      <w:ins w:id="5494" w:author="Mehrnazi Boojari" w:date="2019-01-11T00:07:00Z">
        <w:r w:rsidR="00CC17B6" w:rsidRPr="005005AE">
          <w:rPr>
            <w:rFonts w:ascii="B Lotus" w:eastAsia="Calibri" w:hAnsi="B Lotus" w:cs="B Lotus"/>
            <w:sz w:val="24"/>
            <w:szCs w:val="24"/>
            <w:rtl/>
            <w:lang w:bidi="fa-IR"/>
          </w:rPr>
          <w:t xml:space="preserve"> </w:t>
        </w:r>
      </w:ins>
      <w:r w:rsidRPr="005005AE">
        <w:rPr>
          <w:rFonts w:ascii="B Lotus" w:eastAsia="Calibri" w:hAnsi="B Lotus" w:cs="B Lotus"/>
          <w:sz w:val="24"/>
          <w:szCs w:val="24"/>
          <w:rtl/>
          <w:lang w:bidi="fa-IR"/>
        </w:rPr>
        <w:t>عقب</w:t>
      </w:r>
      <w:ins w:id="5495" w:author="Mehrnazi Boojari" w:date="2019-01-07T23:35:00Z">
        <w:r w:rsidR="00A26EBB">
          <w:rPr>
            <w:rFonts w:ascii="B Lotus" w:eastAsia="Calibri" w:hAnsi="B Lotus" w:cs="B Nazanin" w:hint="cs"/>
            <w:sz w:val="24"/>
            <w:szCs w:val="24"/>
            <w:rtl/>
            <w:lang w:bidi="fa-IR"/>
          </w:rPr>
          <w:t>‌</w:t>
        </w:r>
      </w:ins>
      <w:del w:id="5496" w:author="Mehrnazi Boojari" w:date="2019-01-07T23:35:00Z">
        <w:r w:rsidRPr="005005AE" w:rsidDel="00A26EBB">
          <w:rPr>
            <w:rFonts w:ascii="B Lotus" w:eastAsia="Calibri" w:hAnsi="B Lotus" w:cs="B Lotus"/>
            <w:sz w:val="24"/>
            <w:szCs w:val="24"/>
            <w:rtl/>
            <w:lang w:bidi="fa-IR"/>
          </w:rPr>
          <w:delText xml:space="preserve"> </w:delText>
        </w:r>
      </w:del>
      <w:r w:rsidRPr="005005AE">
        <w:rPr>
          <w:rFonts w:ascii="B Lotus" w:eastAsia="Calibri" w:hAnsi="B Lotus" w:cs="B Lotus"/>
          <w:sz w:val="24"/>
          <w:szCs w:val="24"/>
          <w:rtl/>
          <w:lang w:bidi="fa-IR"/>
        </w:rPr>
        <w:t>مانده از روستاها به</w:t>
      </w:r>
      <w:ins w:id="5497" w:author="Mehrnazi Boojari" w:date="2019-01-11T00:08:00Z">
        <w:r w:rsidR="00CC17B6">
          <w:rPr>
            <w:rFonts w:ascii="B Lotus" w:eastAsia="Calibri" w:hAnsi="B Lotus" w:cs="B Nazanin" w:hint="cs"/>
            <w:sz w:val="24"/>
            <w:szCs w:val="24"/>
            <w:rtl/>
            <w:lang w:bidi="fa-IR"/>
          </w:rPr>
          <w:t>‌</w:t>
        </w:r>
      </w:ins>
      <w:del w:id="5498" w:author="Mehrnazi Boojari" w:date="2019-01-11T00:08:00Z">
        <w:r w:rsidRPr="005005AE" w:rsidDel="00CC17B6">
          <w:rPr>
            <w:rFonts w:ascii="B Lotus" w:eastAsia="Calibri" w:hAnsi="B Lotus" w:cs="B Lotus"/>
            <w:sz w:val="24"/>
            <w:szCs w:val="24"/>
            <w:rtl/>
            <w:lang w:bidi="fa-IR"/>
          </w:rPr>
          <w:delText xml:space="preserve"> </w:delText>
        </w:r>
      </w:del>
      <w:r w:rsidRPr="005005AE">
        <w:rPr>
          <w:rFonts w:ascii="B Lotus" w:eastAsia="Calibri" w:hAnsi="B Lotus" w:cs="B Lotus"/>
          <w:sz w:val="24"/>
          <w:szCs w:val="24"/>
          <w:rtl/>
          <w:lang w:bidi="fa-IR"/>
        </w:rPr>
        <w:t>جای گذاشت و آن</w:t>
      </w:r>
      <w:del w:id="5499" w:author="Mehrnazi Boojari" w:date="2019-01-07T09:45:00Z">
        <w:r w:rsidRPr="005005AE" w:rsidDel="006F7CCF">
          <w:rPr>
            <w:rFonts w:ascii="B Lotus" w:eastAsia="Calibri" w:hAnsi="B Lotus" w:cs="B Lotus"/>
            <w:sz w:val="24"/>
            <w:szCs w:val="24"/>
            <w:rtl/>
            <w:lang w:bidi="fa-IR"/>
          </w:rPr>
          <w:delText xml:space="preserve"> ها </w:delText>
        </w:r>
      </w:del>
      <w:ins w:id="5500" w:author="Mehrnazi Boojari" w:date="2019-01-07T09:45: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 </w:t>
        </w:r>
      </w:ins>
      <w:r w:rsidRPr="005005AE">
        <w:rPr>
          <w:rFonts w:ascii="B Lotus" w:eastAsia="Calibri" w:hAnsi="B Lotus" w:cs="B Lotus"/>
          <w:sz w:val="24"/>
          <w:szCs w:val="24"/>
          <w:rtl/>
          <w:lang w:bidi="fa-IR"/>
        </w:rPr>
        <w:t>را نمود فقر و عقب</w:t>
      </w:r>
      <w:ins w:id="5501" w:author="Mehrnazi Boojari" w:date="2019-01-07T23:35:00Z">
        <w:r w:rsidR="00A26EBB">
          <w:rPr>
            <w:rFonts w:ascii="B Lotus" w:eastAsia="Calibri" w:hAnsi="B Lotus" w:cs="B Nazanin" w:hint="cs"/>
            <w:sz w:val="24"/>
            <w:szCs w:val="24"/>
            <w:rtl/>
            <w:lang w:bidi="fa-IR"/>
          </w:rPr>
          <w:t>‌</w:t>
        </w:r>
      </w:ins>
      <w:del w:id="5502" w:author="Mehrnazi Boojari" w:date="2019-01-07T23:35:00Z">
        <w:r w:rsidRPr="005005AE" w:rsidDel="00A26EBB">
          <w:rPr>
            <w:rFonts w:ascii="B Lotus" w:eastAsia="Calibri" w:hAnsi="B Lotus" w:cs="B Lotus"/>
            <w:sz w:val="24"/>
            <w:szCs w:val="24"/>
            <w:rtl/>
            <w:lang w:bidi="fa-IR"/>
          </w:rPr>
          <w:delText xml:space="preserve"> </w:delText>
        </w:r>
      </w:del>
      <w:r w:rsidRPr="005005AE">
        <w:rPr>
          <w:rFonts w:ascii="B Lotus" w:eastAsia="Calibri" w:hAnsi="B Lotus" w:cs="B Lotus"/>
          <w:sz w:val="24"/>
          <w:szCs w:val="24"/>
          <w:rtl/>
          <w:lang w:bidi="fa-IR"/>
        </w:rPr>
        <w:t>ماندگی کرد</w:t>
      </w:r>
      <w:del w:id="5503" w:author="Mehrnazi Boojari" w:date="2019-01-07T09:53:00Z">
        <w:r w:rsidRPr="005005AE" w:rsidDel="006F7CCF">
          <w:rPr>
            <w:rFonts w:ascii="B Lotus" w:eastAsia="Calibri" w:hAnsi="B Lotus" w:cs="B Lotus"/>
            <w:sz w:val="24"/>
            <w:szCs w:val="24"/>
            <w:rtl/>
            <w:lang w:bidi="fa-IR"/>
          </w:rPr>
          <w:delText xml:space="preserve"> . </w:delText>
        </w:r>
      </w:del>
      <w:ins w:id="5504" w:author="Mehrnazi Boojari" w:date="2019-01-07T09:53:00Z">
        <w:r w:rsidR="006F7CCF">
          <w:rPr>
            <w:rFonts w:ascii="B Lotus" w:eastAsia="Calibri" w:hAnsi="B Lotus" w:cs="B Lotus"/>
            <w:sz w:val="24"/>
            <w:szCs w:val="24"/>
            <w:rtl/>
            <w:lang w:bidi="fa-IR"/>
          </w:rPr>
          <w:t xml:space="preserve">. </w:t>
        </w:r>
      </w:ins>
      <w:r w:rsidRPr="005005AE">
        <w:rPr>
          <w:rFonts w:ascii="B Lotus" w:eastAsia="Calibri" w:hAnsi="B Lotus" w:cs="B Lotus"/>
          <w:sz w:val="24"/>
          <w:szCs w:val="24"/>
          <w:rtl/>
          <w:lang w:bidi="fa-IR"/>
        </w:rPr>
        <w:t>پیروزی انقلاب اسلامی فرصتی برای ایجاد عدالت اجتماعی و کاهش فاصله بین شهرها و روستاها</w:t>
      </w:r>
      <w:del w:id="5505" w:author="Mehrnazi Boojari" w:date="2019-01-08T02:39:00Z">
        <w:r w:rsidRPr="005005AE" w:rsidDel="00DB5910">
          <w:rPr>
            <w:rFonts w:ascii="B Lotus" w:eastAsia="Calibri" w:hAnsi="B Lotus" w:cs="B Lotus"/>
            <w:sz w:val="24"/>
            <w:szCs w:val="24"/>
            <w:rtl/>
            <w:lang w:bidi="fa-IR"/>
          </w:rPr>
          <w:delText xml:space="preserve"> به وجود</w:delText>
        </w:r>
      </w:del>
      <w:ins w:id="5506" w:author="Mehrnazi Boojari" w:date="2019-01-08T02:39:00Z">
        <w:r w:rsidR="00DB5910">
          <w:rPr>
            <w:rFonts w:ascii="B Lotus" w:eastAsia="Calibri" w:hAnsi="B Lotus" w:cs="B Lotus"/>
            <w:sz w:val="24"/>
            <w:szCs w:val="24"/>
            <w:rtl/>
            <w:lang w:bidi="fa-IR"/>
          </w:rPr>
          <w:t xml:space="preserve"> به</w:t>
        </w:r>
        <w:r w:rsidR="00DB5910">
          <w:rPr>
            <w:rFonts w:ascii="B Lotus" w:eastAsia="Calibri" w:hAnsi="B Lotus" w:cs="B Lotus" w:hint="cs"/>
            <w:sz w:val="24"/>
            <w:szCs w:val="24"/>
            <w:rtl/>
            <w:lang w:bidi="fa-IR"/>
          </w:rPr>
          <w:t>‌</w:t>
        </w:r>
        <w:r w:rsidR="00DB5910">
          <w:rPr>
            <w:rFonts w:ascii="B Lotus" w:eastAsia="Calibri" w:hAnsi="B Lotus" w:cs="B Lotus"/>
            <w:sz w:val="24"/>
            <w:szCs w:val="24"/>
            <w:rtl/>
            <w:lang w:bidi="fa-IR"/>
          </w:rPr>
          <w:t>وجود</w:t>
        </w:r>
      </w:ins>
      <w:r w:rsidRPr="005005AE">
        <w:rPr>
          <w:rFonts w:ascii="B Lotus" w:eastAsia="Calibri" w:hAnsi="B Lotus" w:cs="B Lotus"/>
          <w:sz w:val="24"/>
          <w:szCs w:val="24"/>
          <w:rtl/>
          <w:lang w:bidi="fa-IR"/>
        </w:rPr>
        <w:t xml:space="preserve"> آورد تا از یک سو سازمان</w:t>
      </w:r>
      <w:del w:id="5507" w:author="Mehrnazi Boojari" w:date="2019-01-07T09:45:00Z">
        <w:r w:rsidRPr="005005AE" w:rsidDel="006F7CCF">
          <w:rPr>
            <w:rFonts w:ascii="B Lotus" w:eastAsia="Calibri" w:hAnsi="B Lotus" w:cs="B Lotus"/>
            <w:sz w:val="24"/>
            <w:szCs w:val="24"/>
            <w:rtl/>
            <w:lang w:bidi="fa-IR"/>
          </w:rPr>
          <w:delText xml:space="preserve"> ها </w:delText>
        </w:r>
      </w:del>
      <w:ins w:id="5508" w:author="Mehrnazi Boojari" w:date="2019-01-07T09:45: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 </w:t>
        </w:r>
      </w:ins>
      <w:r w:rsidRPr="005005AE">
        <w:rPr>
          <w:rFonts w:ascii="B Lotus" w:eastAsia="Calibri" w:hAnsi="B Lotus" w:cs="B Lotus"/>
          <w:sz w:val="24"/>
          <w:szCs w:val="24"/>
          <w:rtl/>
          <w:lang w:bidi="fa-IR"/>
        </w:rPr>
        <w:t xml:space="preserve">و نهادهای اداری موجود و مسئول در امر عمران روستایی متحول </w:t>
      </w:r>
      <w:del w:id="5509" w:author="Mehrnazi Boojari" w:date="2019-01-11T00:08:00Z">
        <w:r w:rsidRPr="005005AE" w:rsidDel="00CC17B6">
          <w:rPr>
            <w:rFonts w:ascii="B Lotus" w:eastAsia="Calibri" w:hAnsi="B Lotus" w:cs="B Lotus"/>
            <w:sz w:val="24"/>
            <w:szCs w:val="24"/>
            <w:rtl/>
            <w:lang w:bidi="fa-IR"/>
          </w:rPr>
          <w:delText xml:space="preserve">گردند </w:delText>
        </w:r>
      </w:del>
      <w:ins w:id="5510" w:author="Mehrnazi Boojari" w:date="2019-01-11T00:08:00Z">
        <w:r w:rsidR="00CC17B6">
          <w:rPr>
            <w:rFonts w:ascii="B Lotus" w:eastAsia="Calibri" w:hAnsi="B Lotus" w:cs="B Lotus" w:hint="cs"/>
            <w:sz w:val="24"/>
            <w:szCs w:val="24"/>
            <w:rtl/>
            <w:lang w:bidi="fa-IR"/>
          </w:rPr>
          <w:t>شو</w:t>
        </w:r>
        <w:r w:rsidR="00CC17B6" w:rsidRPr="005005AE">
          <w:rPr>
            <w:rFonts w:ascii="B Lotus" w:eastAsia="Calibri" w:hAnsi="B Lotus" w:cs="B Lotus"/>
            <w:sz w:val="24"/>
            <w:szCs w:val="24"/>
            <w:rtl/>
            <w:lang w:bidi="fa-IR"/>
          </w:rPr>
          <w:t xml:space="preserve">ند </w:t>
        </w:r>
      </w:ins>
      <w:r w:rsidRPr="005005AE">
        <w:rPr>
          <w:rFonts w:ascii="B Lotus" w:eastAsia="Calibri" w:hAnsi="B Lotus" w:cs="B Lotus"/>
          <w:sz w:val="24"/>
          <w:szCs w:val="24"/>
          <w:rtl/>
          <w:lang w:bidi="fa-IR"/>
        </w:rPr>
        <w:t xml:space="preserve">و </w:t>
      </w:r>
      <w:del w:id="5511" w:author="Mehrnazi Boojari" w:date="2019-01-08T23:50:00Z">
        <w:r w:rsidRPr="005005AE" w:rsidDel="00EE38C5">
          <w:rPr>
            <w:rFonts w:ascii="B Lotus" w:eastAsia="Calibri" w:hAnsi="B Lotus" w:cs="B Lotus"/>
            <w:sz w:val="24"/>
            <w:szCs w:val="24"/>
            <w:rtl/>
            <w:lang w:bidi="fa-IR"/>
          </w:rPr>
          <w:delText>از سوی</w:delText>
        </w:r>
      </w:del>
      <w:ins w:id="5512" w:author="Mehrnazi Boojari" w:date="2019-01-08T23:50:00Z">
        <w:r w:rsidR="00EE38C5">
          <w:rPr>
            <w:rFonts w:ascii="B Lotus" w:eastAsia="Calibri" w:hAnsi="B Lotus" w:cs="B Lotus"/>
            <w:sz w:val="24"/>
            <w:szCs w:val="24"/>
            <w:rtl/>
            <w:lang w:bidi="fa-IR"/>
          </w:rPr>
          <w:t>از</w:t>
        </w:r>
        <w:r w:rsidR="00EE38C5">
          <w:rPr>
            <w:rFonts w:ascii="Times New Roman" w:eastAsia="Calibri" w:hAnsi="Times New Roman" w:cs="Times New Roman" w:hint="cs"/>
            <w:sz w:val="24"/>
            <w:szCs w:val="24"/>
            <w:rtl/>
            <w:lang w:bidi="fa-IR"/>
          </w:rPr>
          <w:t> </w:t>
        </w:r>
        <w:r w:rsidR="00EE38C5">
          <w:rPr>
            <w:rFonts w:ascii="B Lotus" w:eastAsia="Calibri" w:hAnsi="B Lotus" w:cs="B Lotus"/>
            <w:sz w:val="24"/>
            <w:szCs w:val="24"/>
            <w:rtl/>
            <w:lang w:bidi="fa-IR"/>
          </w:rPr>
          <w:t>سوی</w:t>
        </w:r>
      </w:ins>
      <w:del w:id="5513" w:author="Mehrnazi Boojari" w:date="2019-01-11T00:08:00Z">
        <w:r w:rsidRPr="005005AE" w:rsidDel="00CC17B6">
          <w:rPr>
            <w:rFonts w:ascii="B Lotus" w:eastAsia="Calibri" w:hAnsi="B Lotus" w:cs="B Lotus"/>
            <w:sz w:val="24"/>
            <w:szCs w:val="24"/>
            <w:rtl/>
            <w:lang w:bidi="fa-IR"/>
          </w:rPr>
          <w:delText>ی</w:delText>
        </w:r>
      </w:del>
      <w:r w:rsidRPr="005005AE">
        <w:rPr>
          <w:rFonts w:ascii="B Lotus" w:eastAsia="Calibri" w:hAnsi="B Lotus" w:cs="B Lotus"/>
          <w:sz w:val="24"/>
          <w:szCs w:val="24"/>
          <w:rtl/>
          <w:lang w:bidi="fa-IR"/>
        </w:rPr>
        <w:t xml:space="preserve"> دیگر راه</w:t>
      </w:r>
      <w:del w:id="5514" w:author="Mehrnazi Boojari" w:date="2019-01-07T10:43:00Z">
        <w:r w:rsidRPr="005005AE" w:rsidDel="006A1F1D">
          <w:rPr>
            <w:rFonts w:ascii="B Lotus" w:eastAsia="Calibri" w:hAnsi="B Lotus" w:cs="B Lotus"/>
            <w:sz w:val="24"/>
            <w:szCs w:val="24"/>
            <w:rtl/>
            <w:lang w:bidi="fa-IR"/>
          </w:rPr>
          <w:delText xml:space="preserve"> هایی </w:delText>
        </w:r>
      </w:del>
      <w:ins w:id="5515" w:author="Mehrnazi Boojari" w:date="2019-01-07T10:43: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هایی </w:t>
        </w:r>
      </w:ins>
      <w:r w:rsidRPr="005005AE">
        <w:rPr>
          <w:rFonts w:ascii="B Lotus" w:eastAsia="Calibri" w:hAnsi="B Lotus" w:cs="B Lotus"/>
          <w:sz w:val="24"/>
          <w:szCs w:val="24"/>
          <w:rtl/>
          <w:lang w:bidi="fa-IR"/>
        </w:rPr>
        <w:t xml:space="preserve">برای حل مسائل و مشکلات </w:t>
      </w:r>
      <w:del w:id="5516" w:author="Mehrnazi Boojari" w:date="2019-01-07T10:03:00Z">
        <w:r w:rsidRPr="005005AE" w:rsidDel="00A31D6F">
          <w:rPr>
            <w:rFonts w:ascii="B Lotus" w:eastAsia="Calibri" w:hAnsi="B Lotus" w:cs="B Lotus"/>
            <w:sz w:val="24"/>
            <w:szCs w:val="24"/>
            <w:rtl/>
            <w:lang w:bidi="fa-IR"/>
          </w:rPr>
          <w:delText>روستائی</w:delText>
        </w:r>
      </w:del>
      <w:ins w:id="5517" w:author="Mehrnazi Boojari" w:date="2019-01-07T10:03:00Z">
        <w:r w:rsidR="00A31D6F">
          <w:rPr>
            <w:rFonts w:ascii="B Lotus" w:eastAsia="Calibri" w:hAnsi="B Lotus" w:cs="B Lotus"/>
            <w:sz w:val="24"/>
            <w:szCs w:val="24"/>
            <w:rtl/>
            <w:lang w:bidi="fa-IR"/>
          </w:rPr>
          <w:t>روستایی</w:t>
        </w:r>
      </w:ins>
      <w:r w:rsidRPr="005005AE">
        <w:rPr>
          <w:rFonts w:ascii="B Lotus" w:eastAsia="Calibri" w:hAnsi="B Lotus" w:cs="B Lotus"/>
          <w:sz w:val="24"/>
          <w:szCs w:val="24"/>
          <w:rtl/>
          <w:lang w:bidi="fa-IR"/>
        </w:rPr>
        <w:t xml:space="preserve">ان </w:t>
      </w:r>
      <w:del w:id="5518" w:author="Mehrnazi Boojari" w:date="2019-01-07T23:34:00Z">
        <w:r w:rsidRPr="005005AE" w:rsidDel="00A26EBB">
          <w:rPr>
            <w:rFonts w:ascii="B Lotus" w:eastAsia="Calibri" w:hAnsi="B Lotus" w:cs="B Lotus"/>
            <w:sz w:val="24"/>
            <w:szCs w:val="24"/>
            <w:rtl/>
            <w:lang w:bidi="fa-IR"/>
          </w:rPr>
          <w:delText>به منظور</w:delText>
        </w:r>
      </w:del>
      <w:ins w:id="5519" w:author="Mehrnazi Boojari" w:date="2019-01-07T23:34:00Z">
        <w:r w:rsidR="00A26EBB">
          <w:rPr>
            <w:rFonts w:ascii="B Lotus" w:eastAsia="Calibri" w:hAnsi="B Lotus" w:cs="B Lotus"/>
            <w:sz w:val="24"/>
            <w:szCs w:val="24"/>
            <w:rtl/>
            <w:lang w:bidi="fa-IR"/>
          </w:rPr>
          <w:t>به</w:t>
        </w:r>
        <w:r w:rsidR="00A26EBB">
          <w:rPr>
            <w:rFonts w:ascii="B Lotus" w:eastAsia="Calibri" w:hAnsi="B Lotus" w:cs="B Lotus" w:hint="cs"/>
            <w:sz w:val="24"/>
            <w:szCs w:val="24"/>
            <w:rtl/>
            <w:lang w:bidi="fa-IR"/>
          </w:rPr>
          <w:t>‌</w:t>
        </w:r>
        <w:r w:rsidR="00A26EBB">
          <w:rPr>
            <w:rFonts w:ascii="B Lotus" w:eastAsia="Calibri" w:hAnsi="B Lotus" w:cs="B Lotus"/>
            <w:sz w:val="24"/>
            <w:szCs w:val="24"/>
            <w:rtl/>
            <w:lang w:bidi="fa-IR"/>
          </w:rPr>
          <w:t>منظور</w:t>
        </w:r>
      </w:ins>
      <w:r w:rsidRPr="005005AE">
        <w:rPr>
          <w:rFonts w:ascii="B Lotus" w:eastAsia="Calibri" w:hAnsi="B Lotus" w:cs="B Lotus"/>
          <w:sz w:val="24"/>
          <w:szCs w:val="24"/>
          <w:rtl/>
          <w:lang w:bidi="fa-IR"/>
        </w:rPr>
        <w:t xml:space="preserve"> بهبود شرایط حاکم بر </w:t>
      </w:r>
      <w:del w:id="5520" w:author="Mehrnazi Boojari" w:date="2019-01-12T01:23:00Z">
        <w:r w:rsidRPr="005005AE" w:rsidDel="00E7085F">
          <w:rPr>
            <w:rFonts w:ascii="B Lotus" w:eastAsia="Calibri" w:hAnsi="B Lotus" w:cs="B Lotus"/>
            <w:sz w:val="24"/>
            <w:szCs w:val="24"/>
            <w:rtl/>
            <w:lang w:bidi="fa-IR"/>
          </w:rPr>
          <w:delText>سکونتگاه</w:delText>
        </w:r>
      </w:del>
      <w:ins w:id="5521" w:author="Mehrnazi Boojari" w:date="2019-01-12T01:23:00Z">
        <w:r w:rsidR="00E7085F">
          <w:rPr>
            <w:rFonts w:ascii="B Lotus" w:eastAsia="Calibri" w:hAnsi="B Lotus" w:cs="B Lotus"/>
            <w:sz w:val="24"/>
            <w:szCs w:val="24"/>
            <w:rtl/>
            <w:lang w:bidi="fa-IR"/>
          </w:rPr>
          <w:t>سکونت</w:t>
        </w:r>
        <w:r w:rsidR="00E7085F">
          <w:rPr>
            <w:rFonts w:ascii="B Lotus" w:eastAsia="Calibri" w:hAnsi="B Lotus" w:cs="B Lotus" w:hint="cs"/>
            <w:sz w:val="24"/>
            <w:szCs w:val="24"/>
            <w:rtl/>
            <w:lang w:bidi="fa-IR"/>
          </w:rPr>
          <w:t>‌</w:t>
        </w:r>
        <w:r w:rsidR="00E7085F">
          <w:rPr>
            <w:rFonts w:ascii="B Lotus" w:eastAsia="Calibri" w:hAnsi="B Lotus" w:cs="B Lotus"/>
            <w:sz w:val="24"/>
            <w:szCs w:val="24"/>
            <w:rtl/>
            <w:lang w:bidi="fa-IR"/>
          </w:rPr>
          <w:t>گاه</w:t>
        </w:r>
      </w:ins>
      <w:del w:id="5522" w:author="Mehrnazi Boojari" w:date="2019-01-07T09:46:00Z">
        <w:r w:rsidRPr="005005AE" w:rsidDel="006F7CCF">
          <w:rPr>
            <w:rFonts w:ascii="B Lotus" w:eastAsia="Calibri" w:hAnsi="B Lotus" w:cs="B Lotus"/>
            <w:sz w:val="24"/>
            <w:szCs w:val="24"/>
            <w:rtl/>
            <w:lang w:bidi="fa-IR"/>
          </w:rPr>
          <w:delText xml:space="preserve"> های </w:delText>
        </w:r>
      </w:del>
      <w:ins w:id="5523"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5005AE">
        <w:rPr>
          <w:rFonts w:ascii="B Lotus" w:eastAsia="Calibri" w:hAnsi="B Lotus" w:cs="B Lotus"/>
          <w:sz w:val="24"/>
          <w:szCs w:val="24"/>
          <w:rtl/>
          <w:lang w:bidi="fa-IR"/>
        </w:rPr>
        <w:t>روستایی جستجو شو</w:t>
      </w:r>
      <w:del w:id="5524" w:author="Mehrnazi Boojari" w:date="2019-01-07T10:31:00Z">
        <w:r w:rsidRPr="005005AE" w:rsidDel="006C73A5">
          <w:rPr>
            <w:rFonts w:ascii="B Lotus" w:eastAsia="Calibri" w:hAnsi="B Lotus" w:cs="B Lotus"/>
            <w:sz w:val="24"/>
            <w:szCs w:val="24"/>
            <w:rtl/>
            <w:lang w:bidi="fa-IR"/>
          </w:rPr>
          <w:delText>د</w:delText>
        </w:r>
        <w:r w:rsidR="005005AE" w:rsidDel="006C73A5">
          <w:rPr>
            <w:rFonts w:ascii="B Lotus" w:eastAsia="Calibri" w:hAnsi="B Lotus" w:cs="B Lotus" w:hint="cs"/>
            <w:sz w:val="24"/>
            <w:szCs w:val="24"/>
            <w:rtl/>
            <w:lang w:bidi="fa-IR"/>
          </w:rPr>
          <w:delText>(</w:delText>
        </w:r>
      </w:del>
      <w:ins w:id="5525" w:author="Mehrnazi Boojari" w:date="2019-01-07T10:31:00Z">
        <w:r w:rsidR="006C73A5">
          <w:rPr>
            <w:rFonts w:ascii="B Lotus" w:eastAsia="Calibri" w:hAnsi="B Lotus" w:cs="B Lotus"/>
            <w:sz w:val="24"/>
            <w:szCs w:val="24"/>
            <w:rtl/>
            <w:lang w:bidi="fa-IR"/>
          </w:rPr>
          <w:t>د (</w:t>
        </w:r>
      </w:ins>
      <w:r w:rsidR="005005AE">
        <w:rPr>
          <w:rFonts w:ascii="B Lotus" w:eastAsia="Calibri" w:hAnsi="B Lotus" w:cs="B Lotus" w:hint="cs"/>
          <w:sz w:val="24"/>
          <w:szCs w:val="24"/>
          <w:rtl/>
          <w:lang w:bidi="fa-IR"/>
        </w:rPr>
        <w:t>سرتیپی‌پور و مهدیان،</w:t>
      </w:r>
      <w:ins w:id="5526" w:author="Mehrnazi Boojari" w:date="2019-01-11T00:09:00Z">
        <w:r w:rsidR="00CC17B6">
          <w:rPr>
            <w:rFonts w:ascii="B Lotus" w:eastAsia="Calibri" w:hAnsi="B Lotus" w:cs="B Lotus" w:hint="cs"/>
            <w:sz w:val="24"/>
            <w:szCs w:val="24"/>
            <w:rtl/>
            <w:lang w:bidi="fa-IR"/>
          </w:rPr>
          <w:t xml:space="preserve"> </w:t>
        </w:r>
      </w:ins>
      <w:r w:rsidR="005005AE">
        <w:rPr>
          <w:rFonts w:ascii="B Lotus" w:eastAsia="Calibri" w:hAnsi="B Lotus" w:cs="B Lotus" w:hint="cs"/>
          <w:sz w:val="24"/>
          <w:szCs w:val="24"/>
          <w:rtl/>
          <w:lang w:bidi="fa-IR"/>
        </w:rPr>
        <w:t>1391</w:t>
      </w:r>
      <w:r w:rsidR="005005AE" w:rsidRPr="009D5D25">
        <w:rPr>
          <w:rFonts w:ascii="B Lotus" w:eastAsia="Calibri" w:hAnsi="B Lotus" w:cs="B Lotus" w:hint="cs"/>
          <w:sz w:val="24"/>
          <w:szCs w:val="24"/>
          <w:rtl/>
          <w:lang w:bidi="fa-IR"/>
        </w:rPr>
        <w:t>)</w:t>
      </w:r>
      <w:r w:rsidRPr="00AF1727">
        <w:rPr>
          <w:rFonts w:ascii="B Lotus" w:eastAsia="Calibri" w:hAnsi="B Lotus" w:cs="B Lotus"/>
          <w:sz w:val="24"/>
          <w:szCs w:val="24"/>
          <w:rtl/>
          <w:lang w:bidi="fa-IR"/>
        </w:rPr>
        <w:t>. از ا</w:t>
      </w:r>
      <w:r w:rsidRPr="00AF1727">
        <w:rPr>
          <w:rFonts w:ascii="B Lotus" w:eastAsia="Calibri" w:hAnsi="B Lotus" w:cs="B Lotus" w:hint="cs"/>
          <w:sz w:val="24"/>
          <w:szCs w:val="24"/>
          <w:rtl/>
          <w:lang w:bidi="fa-IR"/>
        </w:rPr>
        <w:t>ین</w:t>
      </w:r>
      <w:r w:rsidRPr="00BD53EE">
        <w:rPr>
          <w:rFonts w:ascii="B Lotus" w:eastAsia="Calibri" w:hAnsi="B Lotus" w:cs="B Lotus"/>
          <w:sz w:val="24"/>
          <w:szCs w:val="24"/>
          <w:rtl/>
          <w:lang w:bidi="fa-IR"/>
        </w:rPr>
        <w:t xml:space="preserve"> </w:t>
      </w:r>
      <w:del w:id="5527" w:author="Mehrnazi Boojari" w:date="2019-01-11T00:09:00Z">
        <w:r w:rsidRPr="00BD53EE" w:rsidDel="00CC17B6">
          <w:rPr>
            <w:rFonts w:ascii="B Lotus" w:eastAsia="Calibri" w:hAnsi="B Lotus" w:cs="B Lotus"/>
            <w:sz w:val="24"/>
            <w:szCs w:val="24"/>
            <w:rtl/>
            <w:lang w:bidi="fa-IR"/>
          </w:rPr>
          <w:delText>ح</w:delText>
        </w:r>
        <w:r w:rsidRPr="00BD53EE" w:rsidDel="00CC17B6">
          <w:rPr>
            <w:rFonts w:ascii="B Lotus" w:eastAsia="Calibri" w:hAnsi="B Lotus" w:cs="B Lotus" w:hint="cs"/>
            <w:sz w:val="24"/>
            <w:szCs w:val="24"/>
            <w:rtl/>
            <w:lang w:bidi="fa-IR"/>
          </w:rPr>
          <w:delText>ین</w:delText>
        </w:r>
        <w:r w:rsidRPr="00BD53EE" w:rsidDel="00CC17B6">
          <w:rPr>
            <w:rFonts w:ascii="B Lotus" w:eastAsia="Calibri" w:hAnsi="B Lotus" w:cs="B Lotus"/>
            <w:sz w:val="24"/>
            <w:szCs w:val="24"/>
            <w:rtl/>
            <w:lang w:bidi="fa-IR"/>
          </w:rPr>
          <w:delText xml:space="preserve"> </w:delText>
        </w:r>
      </w:del>
      <w:ins w:id="5528" w:author="Mehrnazi Boojari" w:date="2019-01-11T00:09:00Z">
        <w:r w:rsidR="00CC17B6" w:rsidRPr="00BD53EE">
          <w:rPr>
            <w:rFonts w:ascii="B Lotus" w:eastAsia="Calibri" w:hAnsi="B Lotus" w:cs="B Lotus" w:hint="cs"/>
            <w:sz w:val="24"/>
            <w:szCs w:val="24"/>
            <w:rtl/>
            <w:lang w:bidi="fa-IR"/>
          </w:rPr>
          <w:t>رو،</w:t>
        </w:r>
        <w:r w:rsidR="00CC17B6" w:rsidRPr="00BD53EE">
          <w:rPr>
            <w:rFonts w:ascii="B Lotus" w:eastAsia="Calibri" w:hAnsi="B Lotus" w:cs="B Lotus"/>
            <w:sz w:val="24"/>
            <w:szCs w:val="24"/>
            <w:rtl/>
            <w:lang w:bidi="fa-IR"/>
          </w:rPr>
          <w:t xml:space="preserve"> </w:t>
        </w:r>
      </w:ins>
      <w:r w:rsidRPr="00BD53EE">
        <w:rPr>
          <w:rFonts w:ascii="B Lotus" w:eastAsia="Calibri" w:hAnsi="B Lotus" w:cs="B Lotus"/>
          <w:sz w:val="24"/>
          <w:szCs w:val="24"/>
          <w:rtl/>
          <w:lang w:bidi="fa-IR"/>
        </w:rPr>
        <w:t>با توجه به نگاه و</w:t>
      </w:r>
      <w:r w:rsidRPr="00BD53EE">
        <w:rPr>
          <w:rFonts w:ascii="B Lotus" w:eastAsia="Calibri" w:hAnsi="B Lotus" w:cs="B Lotus" w:hint="cs"/>
          <w:sz w:val="24"/>
          <w:szCs w:val="24"/>
          <w:rtl/>
          <w:lang w:bidi="fa-IR"/>
        </w:rPr>
        <w:t>یژه</w:t>
      </w:r>
      <w:del w:id="5529" w:author="Mehrnazi Boojari" w:date="2019-01-07T10:40:00Z">
        <w:r w:rsidRPr="00BD53EE" w:rsidDel="006A1F1D">
          <w:rPr>
            <w:rFonts w:ascii="B Lotus" w:eastAsia="Calibri" w:hAnsi="B Lotus" w:cs="B Lotus"/>
            <w:sz w:val="24"/>
            <w:szCs w:val="24"/>
            <w:rtl/>
            <w:lang w:bidi="fa-IR"/>
          </w:rPr>
          <w:delText xml:space="preserve"> ا</w:delText>
        </w:r>
        <w:r w:rsidRPr="00BD53EE" w:rsidDel="006A1F1D">
          <w:rPr>
            <w:rFonts w:ascii="B Lotus" w:eastAsia="Calibri" w:hAnsi="B Lotus" w:cs="B Lotus" w:hint="cs"/>
            <w:sz w:val="24"/>
            <w:szCs w:val="24"/>
            <w:rtl/>
            <w:lang w:bidi="fa-IR"/>
          </w:rPr>
          <w:delText>ی</w:delText>
        </w:r>
        <w:r w:rsidRPr="00BD53EE" w:rsidDel="006A1F1D">
          <w:rPr>
            <w:rFonts w:ascii="B Lotus" w:eastAsia="Calibri" w:hAnsi="B Lotus" w:cs="B Lotus"/>
            <w:sz w:val="24"/>
            <w:szCs w:val="24"/>
            <w:rtl/>
            <w:lang w:bidi="fa-IR"/>
          </w:rPr>
          <w:delText xml:space="preserve"> </w:delText>
        </w:r>
      </w:del>
      <w:ins w:id="5530" w:author="Mehrnazi Boojari" w:date="2019-01-07T10:40:00Z">
        <w:r w:rsidR="006A1F1D" w:rsidRPr="00BD53EE">
          <w:rPr>
            <w:rFonts w:ascii="B Lotus" w:eastAsia="Calibri" w:hAnsi="B Lotus" w:cs="B Lotus" w:hint="cs"/>
            <w:sz w:val="24"/>
            <w:szCs w:val="24"/>
            <w:lang w:bidi="fa-IR"/>
          </w:rPr>
          <w:t>‌</w:t>
        </w:r>
        <w:r w:rsidR="006A1F1D" w:rsidRPr="00BD53EE">
          <w:rPr>
            <w:rFonts w:ascii="B Lotus" w:eastAsia="Calibri" w:hAnsi="B Lotus" w:cs="B Lotus"/>
            <w:sz w:val="24"/>
            <w:szCs w:val="24"/>
            <w:rtl/>
            <w:lang w:bidi="fa-IR"/>
          </w:rPr>
          <w:t>ا</w:t>
        </w:r>
        <w:r w:rsidR="006A1F1D" w:rsidRPr="00BD53EE">
          <w:rPr>
            <w:rFonts w:ascii="B Lotus" w:eastAsia="Calibri" w:hAnsi="B Lotus" w:cs="B Lotus" w:hint="cs"/>
            <w:sz w:val="24"/>
            <w:szCs w:val="24"/>
            <w:rtl/>
            <w:lang w:bidi="fa-IR"/>
          </w:rPr>
          <w:t>ی</w:t>
        </w:r>
        <w:r w:rsidR="006A1F1D" w:rsidRPr="00BD53EE">
          <w:rPr>
            <w:rFonts w:ascii="B Lotus" w:eastAsia="Calibri" w:hAnsi="B Lotus" w:cs="B Lotus"/>
            <w:sz w:val="24"/>
            <w:szCs w:val="24"/>
            <w:rtl/>
            <w:lang w:bidi="fa-IR"/>
          </w:rPr>
          <w:t xml:space="preserve"> </w:t>
        </w:r>
      </w:ins>
      <w:r w:rsidRPr="00BD53EE">
        <w:rPr>
          <w:rFonts w:ascii="B Lotus" w:eastAsia="Calibri" w:hAnsi="B Lotus" w:cs="B Lotus"/>
          <w:sz w:val="24"/>
          <w:szCs w:val="24"/>
          <w:rtl/>
          <w:lang w:bidi="fa-IR"/>
        </w:rPr>
        <w:t>که حضرت</w:t>
      </w:r>
      <w:del w:id="5531" w:author="Mehrnazi Boojari" w:date="2019-01-09T23:33:00Z">
        <w:r w:rsidRPr="00BD53EE" w:rsidDel="00947B53">
          <w:rPr>
            <w:rFonts w:ascii="B Lotus" w:eastAsia="Calibri" w:hAnsi="B Lotus" w:cs="B Lotus"/>
            <w:sz w:val="24"/>
            <w:szCs w:val="24"/>
            <w:rtl/>
            <w:lang w:bidi="fa-IR"/>
          </w:rPr>
          <w:delText xml:space="preserve"> امام </w:delText>
        </w:r>
      </w:del>
      <w:ins w:id="5532" w:author="Mehrnazi Boojari" w:date="2019-01-09T23:33:00Z">
        <w:r w:rsidR="00947B53" w:rsidRPr="00BD53EE">
          <w:rPr>
            <w:rFonts w:ascii="B Lotus" w:eastAsia="Calibri" w:hAnsi="B Lotus" w:cs="B Lotus"/>
            <w:sz w:val="24"/>
            <w:szCs w:val="24"/>
            <w:rtl/>
            <w:lang w:bidi="fa-IR"/>
          </w:rPr>
          <w:t xml:space="preserve"> امام</w:t>
        </w:r>
        <w:r w:rsidR="00947B53" w:rsidRPr="00BD53EE">
          <w:rPr>
            <w:rFonts w:ascii="Times New Roman" w:eastAsia="Calibri" w:hAnsi="Times New Roman" w:cs="Times New Roman" w:hint="eastAsia"/>
            <w:sz w:val="24"/>
            <w:szCs w:val="24"/>
            <w:rtl/>
            <w:lang w:bidi="fa-IR"/>
          </w:rPr>
          <w:t> </w:t>
        </w:r>
      </w:ins>
      <w:r w:rsidRPr="00BD53EE">
        <w:rPr>
          <w:rFonts w:ascii="B Lotus" w:eastAsia="Calibri" w:hAnsi="B Lotus" w:cs="B Lotus"/>
          <w:sz w:val="24"/>
          <w:szCs w:val="24"/>
          <w:rtl/>
          <w:lang w:bidi="fa-IR"/>
        </w:rPr>
        <w:t>خم</w:t>
      </w:r>
      <w:r w:rsidRPr="00BD53EE">
        <w:rPr>
          <w:rFonts w:ascii="B Lotus" w:eastAsia="Calibri" w:hAnsi="B Lotus" w:cs="B Lotus" w:hint="cs"/>
          <w:sz w:val="24"/>
          <w:szCs w:val="24"/>
          <w:rtl/>
          <w:lang w:bidi="fa-IR"/>
        </w:rPr>
        <w:t>ینی</w:t>
      </w:r>
      <w:r w:rsidRPr="00BD53EE">
        <w:rPr>
          <w:rFonts w:ascii="B Lotus" w:eastAsia="Calibri" w:hAnsi="B Lotus" w:cs="B Lotus"/>
          <w:sz w:val="24"/>
          <w:szCs w:val="24"/>
          <w:rtl/>
          <w:lang w:bidi="fa-IR"/>
        </w:rPr>
        <w:t xml:space="preserve"> (ره) به بحث رس</w:t>
      </w:r>
      <w:r w:rsidRPr="00BD53EE">
        <w:rPr>
          <w:rFonts w:ascii="B Lotus" w:eastAsia="Calibri" w:hAnsi="B Lotus" w:cs="B Lotus" w:hint="cs"/>
          <w:sz w:val="24"/>
          <w:szCs w:val="24"/>
          <w:rtl/>
          <w:lang w:bidi="fa-IR"/>
        </w:rPr>
        <w:t>یدگی</w:t>
      </w:r>
      <w:r w:rsidRPr="00BD53EE">
        <w:rPr>
          <w:rFonts w:ascii="B Lotus" w:eastAsia="Calibri" w:hAnsi="B Lotus" w:cs="B Lotus"/>
          <w:sz w:val="24"/>
          <w:szCs w:val="24"/>
          <w:rtl/>
          <w:lang w:bidi="fa-IR"/>
        </w:rPr>
        <w:t xml:space="preserve"> به محرومان و مستضعفان داشتند </w:t>
      </w:r>
      <w:del w:id="5533" w:author="Mehrnazi Boojari" w:date="2019-01-07T11:02:00Z">
        <w:r w:rsidRPr="00BD53EE" w:rsidDel="00DB081F">
          <w:rPr>
            <w:rFonts w:ascii="B Lotus" w:eastAsia="Calibri" w:hAnsi="B Lotus" w:cs="B Lotus"/>
            <w:sz w:val="24"/>
            <w:szCs w:val="24"/>
            <w:rtl/>
            <w:lang w:bidi="fa-IR"/>
          </w:rPr>
          <w:delText>باعث</w:delText>
        </w:r>
      </w:del>
      <w:ins w:id="5534" w:author="Mehrnazi Boojari" w:date="2019-01-07T11:02:00Z">
        <w:r w:rsidR="00DB081F" w:rsidRPr="00BD53EE">
          <w:rPr>
            <w:rFonts w:ascii="B Lotus" w:eastAsia="Calibri" w:hAnsi="B Lotus" w:cs="B Lotus"/>
            <w:sz w:val="24"/>
            <w:szCs w:val="24"/>
            <w:rtl/>
            <w:lang w:bidi="fa-IR"/>
          </w:rPr>
          <w:t>سبب</w:t>
        </w:r>
      </w:ins>
      <w:r w:rsidRPr="00BD53EE">
        <w:rPr>
          <w:rFonts w:ascii="B Lotus" w:eastAsia="Calibri" w:hAnsi="B Lotus" w:cs="B Lotus"/>
          <w:sz w:val="24"/>
          <w:szCs w:val="24"/>
          <w:rtl/>
          <w:lang w:bidi="fa-IR"/>
        </w:rPr>
        <w:t xml:space="preserve"> شد تا در همان اوا</w:t>
      </w:r>
      <w:r w:rsidRPr="00BD53EE">
        <w:rPr>
          <w:rFonts w:ascii="B Lotus" w:eastAsia="Calibri" w:hAnsi="B Lotus" w:cs="B Lotus" w:hint="cs"/>
          <w:sz w:val="24"/>
          <w:szCs w:val="24"/>
          <w:rtl/>
          <w:lang w:bidi="fa-IR"/>
        </w:rPr>
        <w:t>یل</w:t>
      </w:r>
      <w:r w:rsidRPr="00BD53EE">
        <w:rPr>
          <w:rFonts w:ascii="B Lotus" w:eastAsia="Calibri" w:hAnsi="B Lotus" w:cs="B Lotus"/>
          <w:sz w:val="24"/>
          <w:szCs w:val="24"/>
          <w:rtl/>
          <w:lang w:bidi="fa-IR"/>
        </w:rPr>
        <w:t xml:space="preserve"> انقلاب </w:t>
      </w:r>
      <w:del w:id="5535" w:author="Mehrnazi Boojari" w:date="2019-01-16T00:49:00Z">
        <w:r w:rsidRPr="00BD53EE" w:rsidDel="000C2A38">
          <w:rPr>
            <w:rFonts w:ascii="B Lotus" w:eastAsia="Calibri" w:hAnsi="B Lotus" w:cs="B Lotus"/>
            <w:sz w:val="24"/>
            <w:szCs w:val="24"/>
            <w:rtl/>
            <w:lang w:bidi="fa-IR"/>
          </w:rPr>
          <w:delText xml:space="preserve">دست </w:delText>
        </w:r>
      </w:del>
      <w:r w:rsidRPr="00BD53EE">
        <w:rPr>
          <w:rFonts w:ascii="B Lotus" w:eastAsia="Calibri" w:hAnsi="B Lotus" w:cs="B Lotus"/>
          <w:sz w:val="24"/>
          <w:szCs w:val="24"/>
          <w:rtl/>
          <w:lang w:bidi="fa-IR"/>
        </w:rPr>
        <w:t>به تشک</w:t>
      </w:r>
      <w:r w:rsidRPr="00BD53EE">
        <w:rPr>
          <w:rFonts w:ascii="B Lotus" w:eastAsia="Calibri" w:hAnsi="B Lotus" w:cs="B Lotus" w:hint="cs"/>
          <w:sz w:val="24"/>
          <w:szCs w:val="24"/>
          <w:rtl/>
          <w:lang w:bidi="fa-IR"/>
        </w:rPr>
        <w:t>یل</w:t>
      </w:r>
      <w:r w:rsidRPr="00BD53EE">
        <w:rPr>
          <w:rFonts w:ascii="B Lotus" w:eastAsia="Calibri" w:hAnsi="B Lotus" w:cs="B Lotus"/>
          <w:sz w:val="24"/>
          <w:szCs w:val="24"/>
          <w:rtl/>
          <w:lang w:bidi="fa-IR"/>
        </w:rPr>
        <w:t xml:space="preserve"> نهادها</w:t>
      </w:r>
      <w:r w:rsidRPr="00BD53EE">
        <w:rPr>
          <w:rFonts w:ascii="B Lotus" w:eastAsia="Calibri" w:hAnsi="B Lotus" w:cs="B Lotus" w:hint="cs"/>
          <w:sz w:val="24"/>
          <w:szCs w:val="24"/>
          <w:rtl/>
          <w:lang w:bidi="fa-IR"/>
        </w:rPr>
        <w:t>یی</w:t>
      </w:r>
      <w:r w:rsidRPr="00BD53EE">
        <w:rPr>
          <w:rFonts w:ascii="B Lotus" w:eastAsia="Calibri" w:hAnsi="B Lotus" w:cs="B Lotus"/>
          <w:sz w:val="24"/>
          <w:szCs w:val="24"/>
          <w:rtl/>
          <w:lang w:bidi="fa-IR"/>
        </w:rPr>
        <w:t xml:space="preserve"> برا</w:t>
      </w:r>
      <w:r w:rsidRPr="00BD53EE">
        <w:rPr>
          <w:rFonts w:ascii="B Lotus" w:eastAsia="Calibri" w:hAnsi="B Lotus" w:cs="B Lotus" w:hint="cs"/>
          <w:sz w:val="24"/>
          <w:szCs w:val="24"/>
          <w:rtl/>
          <w:lang w:bidi="fa-IR"/>
        </w:rPr>
        <w:t>ی</w:t>
      </w:r>
      <w:r w:rsidRPr="00BD53EE">
        <w:rPr>
          <w:rFonts w:ascii="B Lotus" w:eastAsia="Calibri" w:hAnsi="B Lotus" w:cs="B Lotus"/>
          <w:sz w:val="24"/>
          <w:szCs w:val="24"/>
          <w:rtl/>
          <w:lang w:bidi="fa-IR"/>
        </w:rPr>
        <w:t xml:space="preserve"> امر </w:t>
      </w:r>
      <w:del w:id="5536" w:author="Mehrnazi Boojari" w:date="2019-01-20T23:43:00Z">
        <w:r w:rsidRPr="00BD53EE" w:rsidDel="009D5D25">
          <w:rPr>
            <w:rFonts w:ascii="B Lotus" w:eastAsia="Calibri" w:hAnsi="B Lotus" w:cs="B Lotus"/>
            <w:sz w:val="24"/>
            <w:szCs w:val="24"/>
            <w:rtl/>
            <w:lang w:bidi="fa-IR"/>
          </w:rPr>
          <w:delText xml:space="preserve">و </w:delText>
        </w:r>
      </w:del>
      <w:r w:rsidRPr="00BD53EE">
        <w:rPr>
          <w:rFonts w:ascii="B Lotus" w:eastAsia="Calibri" w:hAnsi="B Lotus" w:cs="B Lotus"/>
          <w:sz w:val="24"/>
          <w:szCs w:val="24"/>
          <w:rtl/>
          <w:lang w:bidi="fa-IR"/>
        </w:rPr>
        <w:t xml:space="preserve">توسعه </w:t>
      </w:r>
      <w:del w:id="5537" w:author="Mehrnazi Boojari" w:date="2019-01-16T00:49:00Z">
        <w:r w:rsidRPr="00BD53EE" w:rsidDel="000C2A38">
          <w:rPr>
            <w:rFonts w:ascii="B Lotus" w:eastAsia="Calibri" w:hAnsi="B Lotus" w:cs="B Lotus"/>
            <w:sz w:val="24"/>
            <w:szCs w:val="24"/>
            <w:rtl/>
            <w:lang w:bidi="fa-IR"/>
          </w:rPr>
          <w:delText xml:space="preserve">بزنند </w:delText>
        </w:r>
      </w:del>
      <w:ins w:id="5538" w:author="Mehrnazi Boojari" w:date="2019-01-16T00:49:00Z">
        <w:r w:rsidR="000C2A38" w:rsidRPr="00BD53EE">
          <w:rPr>
            <w:rFonts w:ascii="B Lotus" w:eastAsia="Calibri" w:hAnsi="B Lotus" w:cs="B Lotus" w:hint="cs"/>
            <w:sz w:val="24"/>
            <w:szCs w:val="24"/>
            <w:rtl/>
            <w:lang w:bidi="fa-IR"/>
          </w:rPr>
          <w:t>اقدام</w:t>
        </w:r>
        <w:r w:rsidR="000C2A38" w:rsidRPr="00BD53EE">
          <w:rPr>
            <w:rFonts w:ascii="B Lotus" w:eastAsia="Calibri" w:hAnsi="B Lotus" w:cs="B Lotus"/>
            <w:sz w:val="24"/>
            <w:szCs w:val="24"/>
            <w:rtl/>
            <w:lang w:bidi="fa-IR"/>
          </w:rPr>
          <w:t xml:space="preserve"> </w:t>
        </w:r>
        <w:r w:rsidR="000C2A38" w:rsidRPr="00BD53EE">
          <w:rPr>
            <w:rFonts w:ascii="B Lotus" w:eastAsia="Calibri" w:hAnsi="B Lotus" w:cs="B Lotus" w:hint="cs"/>
            <w:sz w:val="24"/>
            <w:szCs w:val="24"/>
            <w:rtl/>
            <w:lang w:bidi="fa-IR"/>
          </w:rPr>
          <w:t>کنند.</w:t>
        </w:r>
        <w:r w:rsidR="000C2A38" w:rsidRPr="00BD53EE">
          <w:rPr>
            <w:rFonts w:ascii="B Lotus" w:eastAsia="Calibri" w:hAnsi="B Lotus" w:cs="B Lotus"/>
            <w:sz w:val="24"/>
            <w:szCs w:val="24"/>
            <w:rtl/>
            <w:lang w:bidi="fa-IR"/>
          </w:rPr>
          <w:t xml:space="preserve"> </w:t>
        </w:r>
      </w:ins>
      <w:r w:rsidRPr="00BD53EE">
        <w:rPr>
          <w:rFonts w:ascii="B Lotus" w:eastAsia="Calibri" w:hAnsi="B Lotus" w:cs="B Lotus"/>
          <w:sz w:val="24"/>
          <w:szCs w:val="24"/>
          <w:rtl/>
          <w:lang w:bidi="fa-IR"/>
        </w:rPr>
        <w:t>با</w:t>
      </w:r>
      <w:r w:rsidRPr="005005AE">
        <w:rPr>
          <w:rFonts w:ascii="B Lotus" w:eastAsia="Calibri" w:hAnsi="B Lotus" w:cs="B Lotus"/>
          <w:sz w:val="24"/>
          <w:szCs w:val="24"/>
          <w:rtl/>
          <w:lang w:bidi="fa-IR"/>
        </w:rPr>
        <w:t xml:space="preserve"> توجه به وضعیتی که در کشور وجود داشت قشر عظیمی از محرومان و مستضعفان را </w:t>
      </w:r>
      <w:del w:id="5539" w:author="Mehrnazi Boojari" w:date="2019-01-07T10:03:00Z">
        <w:r w:rsidRPr="005005AE" w:rsidDel="00A31D6F">
          <w:rPr>
            <w:rFonts w:ascii="B Lotus" w:eastAsia="Calibri" w:hAnsi="B Lotus" w:cs="B Lotus"/>
            <w:sz w:val="24"/>
            <w:szCs w:val="24"/>
            <w:rtl/>
            <w:lang w:bidi="fa-IR"/>
          </w:rPr>
          <w:delText>روستائی</w:delText>
        </w:r>
      </w:del>
      <w:ins w:id="5540" w:author="Mehrnazi Boojari" w:date="2019-01-07T10:03:00Z">
        <w:r w:rsidR="00A31D6F">
          <w:rPr>
            <w:rFonts w:ascii="B Lotus" w:eastAsia="Calibri" w:hAnsi="B Lotus" w:cs="B Lotus"/>
            <w:sz w:val="24"/>
            <w:szCs w:val="24"/>
            <w:rtl/>
            <w:lang w:bidi="fa-IR"/>
          </w:rPr>
          <w:t>روستایی</w:t>
        </w:r>
      </w:ins>
      <w:r w:rsidRPr="005005AE">
        <w:rPr>
          <w:rFonts w:ascii="B Lotus" w:eastAsia="Calibri" w:hAnsi="B Lotus" w:cs="B Lotus"/>
          <w:sz w:val="24"/>
          <w:szCs w:val="24"/>
          <w:rtl/>
          <w:lang w:bidi="fa-IR"/>
        </w:rPr>
        <w:t>ان تشکیل</w:t>
      </w:r>
      <w:del w:id="5541" w:author="Mehrnazi Boojari" w:date="2019-01-07T09:49:00Z">
        <w:r w:rsidRPr="005005AE" w:rsidDel="006F7CCF">
          <w:rPr>
            <w:rFonts w:ascii="B Lotus" w:eastAsia="Calibri" w:hAnsi="B Lotus" w:cs="B Lotus"/>
            <w:sz w:val="24"/>
            <w:szCs w:val="24"/>
            <w:rtl/>
            <w:lang w:bidi="fa-IR"/>
          </w:rPr>
          <w:delText xml:space="preserve"> می </w:delText>
        </w:r>
      </w:del>
      <w:ins w:id="5542"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5005AE">
        <w:rPr>
          <w:rFonts w:ascii="B Lotus" w:eastAsia="Calibri" w:hAnsi="B Lotus" w:cs="B Lotus"/>
          <w:sz w:val="24"/>
          <w:szCs w:val="24"/>
          <w:rtl/>
          <w:lang w:bidi="fa-IR"/>
        </w:rPr>
        <w:t>دادند</w:t>
      </w:r>
      <w:ins w:id="5543" w:author="Mehrnazi Boojari" w:date="2019-01-08T03:12:00Z">
        <w:r w:rsidR="000E32D2">
          <w:rPr>
            <w:rFonts w:ascii="B Lotus" w:eastAsia="Calibri" w:hAnsi="B Lotus" w:cs="B Lotus" w:hint="cs"/>
            <w:sz w:val="24"/>
            <w:szCs w:val="24"/>
            <w:rtl/>
            <w:lang w:bidi="fa-IR"/>
          </w:rPr>
          <w:t>،</w:t>
        </w:r>
      </w:ins>
      <w:r w:rsidRPr="005005AE">
        <w:rPr>
          <w:rFonts w:ascii="B Lotus" w:eastAsia="Calibri" w:hAnsi="B Lotus" w:cs="B Lotus"/>
          <w:sz w:val="24"/>
          <w:szCs w:val="24"/>
          <w:rtl/>
          <w:lang w:bidi="fa-IR"/>
        </w:rPr>
        <w:t xml:space="preserve"> لذا شکل</w:t>
      </w:r>
      <w:del w:id="5544" w:author="Mehrnazi Boojari" w:date="2019-01-07T09:52:00Z">
        <w:r w:rsidRPr="005005AE" w:rsidDel="006F7CCF">
          <w:rPr>
            <w:rFonts w:ascii="B Lotus" w:eastAsia="Calibri" w:hAnsi="B Lotus" w:cs="B Lotus"/>
            <w:sz w:val="24"/>
            <w:szCs w:val="24"/>
            <w:rtl/>
            <w:lang w:bidi="fa-IR"/>
          </w:rPr>
          <w:delText xml:space="preserve"> گیری </w:delText>
        </w:r>
      </w:del>
      <w:ins w:id="5545" w:author="Mehrnazi Boojari" w:date="2019-01-07T09:52: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گیری </w:t>
        </w:r>
      </w:ins>
      <w:r w:rsidRPr="005005AE">
        <w:rPr>
          <w:rFonts w:ascii="B Lotus" w:eastAsia="Calibri" w:hAnsi="B Lotus" w:cs="B Lotus"/>
          <w:sz w:val="24"/>
          <w:szCs w:val="24"/>
          <w:rtl/>
          <w:lang w:bidi="fa-IR"/>
        </w:rPr>
        <w:t>نهادهای جدید توسعه عمران روستایی از جمله جهاد سازندگی و بنیاد مسکن در همان اوایل انقلاب اتفاق افتاد</w:t>
      </w:r>
      <w:del w:id="5546" w:author="Mehrnazi Boojari" w:date="2019-01-07T09:53:00Z">
        <w:r w:rsidRPr="005005AE" w:rsidDel="006F7CCF">
          <w:rPr>
            <w:rFonts w:ascii="B Lotus" w:eastAsia="Calibri" w:hAnsi="B Lotus" w:cs="B Lotus"/>
            <w:sz w:val="24"/>
            <w:szCs w:val="24"/>
            <w:rtl/>
            <w:lang w:bidi="fa-IR"/>
          </w:rPr>
          <w:delText xml:space="preserve"> . </w:delText>
        </w:r>
      </w:del>
      <w:ins w:id="5547" w:author="Mehrnazi Boojari" w:date="2019-01-07T09:53:00Z">
        <w:r w:rsidR="006F7CCF">
          <w:rPr>
            <w:rFonts w:ascii="B Lotus" w:eastAsia="Calibri" w:hAnsi="B Lotus" w:cs="B Lotus"/>
            <w:sz w:val="24"/>
            <w:szCs w:val="24"/>
            <w:rtl/>
            <w:lang w:bidi="fa-IR"/>
          </w:rPr>
          <w:t xml:space="preserve">. </w:t>
        </w:r>
      </w:ins>
      <w:r w:rsidRPr="005005AE">
        <w:rPr>
          <w:rFonts w:ascii="B Lotus" w:eastAsia="Calibri" w:hAnsi="B Lotus" w:cs="B Lotus"/>
          <w:sz w:val="24"/>
          <w:szCs w:val="24"/>
          <w:rtl/>
        </w:rPr>
        <w:t xml:space="preserve">در بررسی </w:t>
      </w:r>
      <w:r w:rsidRPr="005005AE">
        <w:rPr>
          <w:rFonts w:ascii="B Lotus" w:eastAsia="Calibri" w:hAnsi="B Lotus" w:cs="B Lotus"/>
          <w:sz w:val="24"/>
          <w:szCs w:val="24"/>
          <w:rtl/>
        </w:rPr>
        <w:lastRenderedPageBreak/>
        <w:t>روند اختیارات و وظایف دستگاه</w:t>
      </w:r>
      <w:del w:id="5548" w:author="Mehrnazi Boojari" w:date="2019-01-07T09:46:00Z">
        <w:r w:rsidRPr="005005AE" w:rsidDel="006F7CCF">
          <w:rPr>
            <w:rFonts w:ascii="B Lotus" w:eastAsia="Calibri" w:hAnsi="B Lotus" w:cs="B Lotus"/>
            <w:sz w:val="24"/>
            <w:szCs w:val="24"/>
            <w:rtl/>
          </w:rPr>
          <w:delText xml:space="preserve"> های </w:delText>
        </w:r>
      </w:del>
      <w:ins w:id="5549"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005AE">
        <w:rPr>
          <w:rFonts w:ascii="B Lotus" w:eastAsia="Calibri" w:hAnsi="B Lotus" w:cs="B Lotus"/>
          <w:sz w:val="24"/>
          <w:szCs w:val="24"/>
          <w:rtl/>
        </w:rPr>
        <w:t xml:space="preserve">اجرایی برای </w:t>
      </w:r>
      <w:del w:id="5550" w:author="Mehrnazi Boojari" w:date="2019-01-07T22:28:00Z">
        <w:r w:rsidRPr="005005AE" w:rsidDel="00051F26">
          <w:rPr>
            <w:rFonts w:ascii="B Lotus" w:eastAsia="Calibri" w:hAnsi="B Lotus" w:cs="B Lotus"/>
            <w:sz w:val="24"/>
            <w:szCs w:val="24"/>
            <w:rtl/>
          </w:rPr>
          <w:delText>ساخت و ساز</w:delText>
        </w:r>
      </w:del>
      <w:ins w:id="5551" w:author="Mehrnazi Boojari" w:date="2019-01-07T22:28:00Z">
        <w:r w:rsidR="00051F26">
          <w:rPr>
            <w:rFonts w:ascii="B Lotus" w:eastAsia="Calibri" w:hAnsi="B Lotus" w:cs="B Lotus"/>
            <w:sz w:val="24"/>
            <w:szCs w:val="24"/>
            <w:rtl/>
          </w:rPr>
          <w:t>ساخت</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و</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ساز</w:t>
        </w:r>
      </w:ins>
      <w:r w:rsidRPr="005005AE">
        <w:rPr>
          <w:rFonts w:ascii="B Lotus" w:eastAsia="Calibri" w:hAnsi="B Lotus" w:cs="B Lotus"/>
          <w:sz w:val="24"/>
          <w:szCs w:val="24"/>
          <w:rtl/>
        </w:rPr>
        <w:t xml:space="preserve"> روستایی علی</w:t>
      </w:r>
      <w:ins w:id="5552" w:author="Mehrnazi Boojari" w:date="2019-01-11T00:10:00Z">
        <w:r w:rsidR="008704AD">
          <w:rPr>
            <w:rFonts w:ascii="B Lotus" w:eastAsia="Calibri" w:hAnsi="B Lotus" w:cs="B Nazanin" w:hint="cs"/>
            <w:sz w:val="24"/>
            <w:szCs w:val="24"/>
            <w:rtl/>
          </w:rPr>
          <w:t>‌</w:t>
        </w:r>
      </w:ins>
      <w:del w:id="5553" w:author="Mehrnazi Boojari" w:date="2019-01-11T00:10:00Z">
        <w:r w:rsidRPr="005005AE" w:rsidDel="008704AD">
          <w:rPr>
            <w:rFonts w:ascii="B Lotus" w:eastAsia="Calibri" w:hAnsi="B Lotus" w:cs="B Lotus"/>
            <w:sz w:val="24"/>
            <w:szCs w:val="24"/>
            <w:rtl/>
          </w:rPr>
          <w:delText xml:space="preserve"> </w:delText>
        </w:r>
      </w:del>
      <w:r w:rsidRPr="005005AE">
        <w:rPr>
          <w:rFonts w:ascii="B Lotus" w:eastAsia="Calibri" w:hAnsi="B Lotus" w:cs="B Lotus"/>
          <w:sz w:val="24"/>
          <w:szCs w:val="24"/>
          <w:rtl/>
        </w:rPr>
        <w:t>الخصوص مسکن روستایی ضروری به</w:t>
      </w:r>
      <w:ins w:id="5554" w:author="Mehrnazi Boojari" w:date="2019-01-08T02:43:00Z">
        <w:r w:rsidR="00500E87">
          <w:rPr>
            <w:rFonts w:ascii="B Lotus" w:eastAsia="Calibri" w:hAnsi="B Lotus" w:cs="B Nazanin" w:hint="cs"/>
            <w:sz w:val="24"/>
            <w:szCs w:val="24"/>
            <w:rtl/>
          </w:rPr>
          <w:t>‌</w:t>
        </w:r>
      </w:ins>
      <w:del w:id="5555" w:author="Mehrnazi Boojari" w:date="2019-01-08T02:43:00Z">
        <w:r w:rsidRPr="005005AE" w:rsidDel="00500E87">
          <w:rPr>
            <w:rFonts w:ascii="B Lotus" w:eastAsia="Calibri" w:hAnsi="B Lotus" w:cs="B Lotus"/>
            <w:sz w:val="24"/>
            <w:szCs w:val="24"/>
            <w:rtl/>
          </w:rPr>
          <w:delText xml:space="preserve"> </w:delText>
        </w:r>
      </w:del>
      <w:r w:rsidRPr="005005AE">
        <w:rPr>
          <w:rFonts w:ascii="B Lotus" w:eastAsia="Calibri" w:hAnsi="B Lotus" w:cs="B Lotus"/>
          <w:sz w:val="24"/>
          <w:szCs w:val="24"/>
          <w:rtl/>
        </w:rPr>
        <w:t>نظر</w:t>
      </w:r>
      <w:del w:id="5556" w:author="Mehrnazi Boojari" w:date="2019-01-07T09:49:00Z">
        <w:r w:rsidRPr="005005AE" w:rsidDel="006F7CCF">
          <w:rPr>
            <w:rFonts w:ascii="B Lotus" w:eastAsia="Calibri" w:hAnsi="B Lotus" w:cs="B Lotus"/>
            <w:sz w:val="24"/>
            <w:szCs w:val="24"/>
            <w:rtl/>
          </w:rPr>
          <w:delText xml:space="preserve"> می </w:delText>
        </w:r>
      </w:del>
      <w:ins w:id="5557"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5005AE">
        <w:rPr>
          <w:rFonts w:ascii="B Lotus" w:eastAsia="Calibri" w:hAnsi="B Lotus" w:cs="B Lotus"/>
          <w:sz w:val="24"/>
          <w:szCs w:val="24"/>
          <w:rtl/>
        </w:rPr>
        <w:t>رسد که بعد از پیروزی انقلاب یک دور وظایف ساختارهای مرتبط با موضوع مسکن روستایی مورد بررسی قرار گ</w:t>
      </w:r>
      <w:ins w:id="5558" w:author="Mehrnazi Boojari" w:date="2019-01-08T01:15:00Z">
        <w:r w:rsidR="00632EB0">
          <w:rPr>
            <w:rFonts w:ascii="B Lotus" w:eastAsia="Calibri" w:hAnsi="B Lotus" w:cs="B Lotus" w:hint="cs"/>
            <w:sz w:val="24"/>
            <w:szCs w:val="24"/>
            <w:rtl/>
          </w:rPr>
          <w:t>ی</w:t>
        </w:r>
      </w:ins>
      <w:r w:rsidRPr="005005AE">
        <w:rPr>
          <w:rFonts w:ascii="B Lotus" w:eastAsia="Calibri" w:hAnsi="B Lotus" w:cs="B Lotus"/>
          <w:sz w:val="24"/>
          <w:szCs w:val="24"/>
          <w:rtl/>
        </w:rPr>
        <w:t>ر</w:t>
      </w:r>
      <w:del w:id="5559" w:author="Mehrnazi Boojari" w:date="2019-01-08T01:15:00Z">
        <w:r w:rsidRPr="005005AE" w:rsidDel="00632EB0">
          <w:rPr>
            <w:rFonts w:ascii="B Lotus" w:eastAsia="Calibri" w:hAnsi="B Lotus" w:cs="B Lotus"/>
            <w:sz w:val="24"/>
            <w:szCs w:val="24"/>
            <w:rtl/>
          </w:rPr>
          <w:delText>د</w:delText>
        </w:r>
      </w:del>
      <w:r w:rsidRPr="005005AE">
        <w:rPr>
          <w:rFonts w:ascii="B Lotus" w:eastAsia="Calibri" w:hAnsi="B Lotus" w:cs="B Lotus"/>
          <w:sz w:val="24"/>
          <w:szCs w:val="24"/>
          <w:rtl/>
        </w:rPr>
        <w:t>د.</w:t>
      </w:r>
    </w:p>
    <w:p w14:paraId="00E2C49E" w14:textId="77777777" w:rsidR="00A06196" w:rsidRPr="00A06196" w:rsidRDefault="00A06196" w:rsidP="008704AD">
      <w:pPr>
        <w:pStyle w:val="Heading4"/>
        <w:rPr>
          <w:rtl/>
        </w:rPr>
      </w:pPr>
      <w:bookmarkStart w:id="5560" w:name="_Toc533781195"/>
      <w:bookmarkStart w:id="5561" w:name="_Toc533782151"/>
      <w:r w:rsidRPr="00A06196">
        <w:rPr>
          <w:rtl/>
        </w:rPr>
        <w:t xml:space="preserve">وزارت </w:t>
      </w:r>
      <w:del w:id="5562" w:author="Mehrnazi Boojari" w:date="2019-01-11T00:10:00Z">
        <w:r w:rsidRPr="00A06196" w:rsidDel="008704AD">
          <w:rPr>
            <w:rtl/>
          </w:rPr>
          <w:delText xml:space="preserve">راه </w:delText>
        </w:r>
      </w:del>
      <w:ins w:id="5563" w:author="Mehrnazi Boojari" w:date="2019-01-11T00:10:00Z">
        <w:r w:rsidR="008704AD" w:rsidRPr="00A06196">
          <w:rPr>
            <w:rtl/>
          </w:rPr>
          <w:t>راه</w:t>
        </w:r>
        <w:r w:rsidR="008704AD">
          <w:rPr>
            <w:rFonts w:hint="cs"/>
            <w:rtl/>
          </w:rPr>
          <w:t xml:space="preserve"> </w:t>
        </w:r>
      </w:ins>
      <w:r w:rsidRPr="00A06196">
        <w:rPr>
          <w:rtl/>
        </w:rPr>
        <w:t>و</w:t>
      </w:r>
      <w:ins w:id="5564" w:author="Mehrnazi Boojari" w:date="2019-01-11T00:10:00Z">
        <w:r w:rsidR="008704AD">
          <w:rPr>
            <w:rFonts w:hint="cs"/>
            <w:rtl/>
          </w:rPr>
          <w:t xml:space="preserve"> </w:t>
        </w:r>
      </w:ins>
      <w:r w:rsidRPr="00A06196">
        <w:rPr>
          <w:rtl/>
        </w:rPr>
        <w:t>شهرسازی</w:t>
      </w:r>
      <w:bookmarkEnd w:id="5560"/>
      <w:bookmarkEnd w:id="5561"/>
    </w:p>
    <w:p w14:paraId="169D9C4C" w14:textId="77777777" w:rsidR="00A06196" w:rsidRPr="002F657C" w:rsidRDefault="00A06196" w:rsidP="005D02FB">
      <w:pPr>
        <w:tabs>
          <w:tab w:val="center" w:pos="4513"/>
        </w:tabs>
        <w:bidi/>
        <w:ind w:firstLine="288"/>
        <w:jc w:val="both"/>
        <w:rPr>
          <w:rFonts w:ascii="B Lotus" w:eastAsia="Calibri" w:hAnsi="B Lotus" w:cs="B Lotus"/>
          <w:sz w:val="24"/>
          <w:szCs w:val="24"/>
          <w:rtl/>
          <w:lang w:bidi="fa-IR"/>
        </w:rPr>
      </w:pPr>
      <w:r w:rsidRPr="002F657C">
        <w:rPr>
          <w:rFonts w:ascii="B Lotus" w:eastAsia="Calibri" w:hAnsi="B Lotus" w:cs="B Lotus"/>
          <w:sz w:val="24"/>
          <w:szCs w:val="24"/>
          <w:rtl/>
          <w:lang w:bidi="fa-IR"/>
        </w:rPr>
        <w:t>به</w:t>
      </w:r>
      <w:r w:rsidRPr="002F657C">
        <w:rPr>
          <w:rFonts w:ascii="B Lotus" w:eastAsia="Calibri" w:hAnsi="B Lotus" w:cs="B Lotus"/>
          <w:sz w:val="24"/>
          <w:szCs w:val="24"/>
          <w:rtl/>
          <w:lang w:bidi="fa-IR"/>
        </w:rPr>
        <w:softHyphen/>
        <w:t xml:space="preserve">منظور ایجاد تمركز و هماهنگی در تهیه و اجرای طرح‌های شهرسازی، ده‌سازی و طرح‌های آبادانی، وزارت آبادانی و مسكن در 22/12/1342 با تشكیلات لازم </w:t>
      </w:r>
      <w:del w:id="5565" w:author="Mehrnazi Boojari" w:date="2019-01-07T10:04:00Z">
        <w:r w:rsidRPr="002F657C" w:rsidDel="00A31D6F">
          <w:rPr>
            <w:rFonts w:ascii="B Lotus" w:eastAsia="Calibri" w:hAnsi="B Lotus" w:cs="B Lotus"/>
            <w:sz w:val="24"/>
            <w:szCs w:val="24"/>
            <w:rtl/>
            <w:lang w:bidi="fa-IR"/>
          </w:rPr>
          <w:delText>تأسیس</w:delText>
        </w:r>
      </w:del>
      <w:ins w:id="5566" w:author="Mehrnazi Boojari" w:date="2019-01-07T10:04:00Z">
        <w:r w:rsidR="00A31D6F">
          <w:rPr>
            <w:rFonts w:ascii="B Lotus" w:eastAsia="Calibri" w:hAnsi="B Lotus" w:cs="B Lotus"/>
            <w:sz w:val="24"/>
            <w:szCs w:val="24"/>
            <w:rtl/>
            <w:lang w:bidi="fa-IR"/>
          </w:rPr>
          <w:t>تأسیس</w:t>
        </w:r>
      </w:ins>
      <w:r w:rsidRPr="002F657C">
        <w:rPr>
          <w:rFonts w:ascii="B Lotus" w:eastAsia="Calibri" w:hAnsi="B Lotus" w:cs="B Lotus"/>
          <w:sz w:val="24"/>
          <w:szCs w:val="24"/>
          <w:rtl/>
          <w:lang w:bidi="fa-IR"/>
        </w:rPr>
        <w:t xml:space="preserve"> شده است</w:t>
      </w:r>
      <w:r w:rsidR="002F657C">
        <w:rPr>
          <w:rFonts w:ascii="B Lotus" w:eastAsia="Calibri" w:hAnsi="B Lotus" w:cs="B Lotus" w:hint="cs"/>
          <w:sz w:val="24"/>
          <w:szCs w:val="24"/>
          <w:rtl/>
          <w:lang w:bidi="fa-IR"/>
        </w:rPr>
        <w:t xml:space="preserve"> (طالب و بخشی</w:t>
      </w:r>
      <w:ins w:id="5567" w:author="Mehrnazi Boojari" w:date="2019-01-11T00:10:00Z">
        <w:r w:rsidR="005D02FB">
          <w:rPr>
            <w:rFonts w:ascii="B Lotus" w:eastAsia="Calibri" w:hAnsi="B Lotus" w:cs="B Nazanin" w:hint="cs"/>
            <w:sz w:val="24"/>
            <w:szCs w:val="24"/>
            <w:rtl/>
            <w:lang w:bidi="fa-IR"/>
          </w:rPr>
          <w:t>‌</w:t>
        </w:r>
      </w:ins>
      <w:del w:id="5568" w:author="Mehrnazi Boojari" w:date="2019-01-11T00:10:00Z">
        <w:r w:rsidR="002F657C" w:rsidDel="005D02FB">
          <w:rPr>
            <w:rFonts w:ascii="B Lotus" w:eastAsia="Calibri" w:hAnsi="B Lotus" w:cs="B Lotus" w:hint="cs"/>
            <w:sz w:val="24"/>
            <w:szCs w:val="24"/>
            <w:rtl/>
            <w:lang w:bidi="fa-IR"/>
          </w:rPr>
          <w:delText xml:space="preserve"> </w:delText>
        </w:r>
      </w:del>
      <w:r w:rsidR="002F657C">
        <w:rPr>
          <w:rFonts w:ascii="B Lotus" w:eastAsia="Calibri" w:hAnsi="B Lotus" w:cs="B Lotus" w:hint="cs"/>
          <w:sz w:val="24"/>
          <w:szCs w:val="24"/>
          <w:rtl/>
          <w:lang w:bidi="fa-IR"/>
        </w:rPr>
        <w:t>زاده،</w:t>
      </w:r>
      <w:ins w:id="5569" w:author="Mehrnazi Boojari" w:date="2019-01-11T00:10:00Z">
        <w:r w:rsidR="005D02FB">
          <w:rPr>
            <w:rFonts w:ascii="B Lotus" w:eastAsia="Calibri" w:hAnsi="B Lotus" w:cs="B Lotus" w:hint="cs"/>
            <w:sz w:val="24"/>
            <w:szCs w:val="24"/>
            <w:rtl/>
            <w:lang w:bidi="fa-IR"/>
          </w:rPr>
          <w:t xml:space="preserve"> </w:t>
        </w:r>
      </w:ins>
      <w:r w:rsidR="002F657C">
        <w:rPr>
          <w:rFonts w:ascii="B Lotus" w:eastAsia="Calibri" w:hAnsi="B Lotus" w:cs="B Lotus" w:hint="cs"/>
          <w:sz w:val="24"/>
          <w:szCs w:val="24"/>
          <w:rtl/>
          <w:lang w:bidi="fa-IR"/>
        </w:rPr>
        <w:t>1390).</w:t>
      </w:r>
      <w:r w:rsidRPr="002F657C">
        <w:rPr>
          <w:rFonts w:ascii="B Lotus" w:eastAsia="Calibri" w:hAnsi="B Lotus" w:cs="B Lotus"/>
          <w:sz w:val="24"/>
          <w:szCs w:val="24"/>
          <w:rtl/>
          <w:lang w:bidi="fa-IR"/>
        </w:rPr>
        <w:t xml:space="preserve"> به</w:t>
      </w:r>
      <w:r w:rsidRPr="002F657C">
        <w:rPr>
          <w:rFonts w:ascii="B Lotus" w:eastAsia="Calibri" w:hAnsi="B Lotus" w:cs="B Lotus"/>
          <w:sz w:val="24"/>
          <w:szCs w:val="24"/>
          <w:rtl/>
          <w:lang w:bidi="fa-IR"/>
        </w:rPr>
        <w:softHyphen/>
      </w:r>
      <w:ins w:id="5570" w:author="Mehrnazi Boojari" w:date="2019-01-11T00:10:00Z">
        <w:r w:rsidR="005D02FB">
          <w:rPr>
            <w:rFonts w:ascii="B Lotus" w:eastAsia="Calibri" w:hAnsi="B Lotus" w:cs="B Lotus" w:hint="cs"/>
            <w:sz w:val="24"/>
            <w:szCs w:val="24"/>
            <w:rtl/>
            <w:lang w:bidi="fa-IR"/>
          </w:rPr>
          <w:t xml:space="preserve"> </w:t>
        </w:r>
      </w:ins>
      <w:r w:rsidRPr="002F657C">
        <w:rPr>
          <w:rFonts w:ascii="B Lotus" w:eastAsia="Calibri" w:hAnsi="B Lotus" w:cs="B Lotus"/>
          <w:sz w:val="24"/>
          <w:szCs w:val="24"/>
          <w:rtl/>
          <w:lang w:bidi="fa-IR"/>
        </w:rPr>
        <w:t xml:space="preserve">موجب قانون عمران و نوسازی روستاها و انحلال وزارت تولیدات كشاورزی و مواد مصرفی مصوب سال 1350، اجرای طرح‌های بهسازی محیط، ساختن راه‌های روستایی، احداث ساختمان مسكونی و </w:t>
      </w:r>
      <w:del w:id="5571" w:author="Mehrnazi Boojari" w:date="2019-01-07T10:04:00Z">
        <w:r w:rsidRPr="002F657C" w:rsidDel="00A31D6F">
          <w:rPr>
            <w:rFonts w:ascii="B Lotus" w:eastAsia="Calibri" w:hAnsi="B Lotus" w:cs="B Lotus"/>
            <w:sz w:val="24"/>
            <w:szCs w:val="24"/>
            <w:rtl/>
            <w:lang w:bidi="fa-IR"/>
          </w:rPr>
          <w:delText>تأسیس</w:delText>
        </w:r>
      </w:del>
      <w:ins w:id="5572" w:author="Mehrnazi Boojari" w:date="2019-01-07T10:04:00Z">
        <w:r w:rsidR="00A31D6F">
          <w:rPr>
            <w:rFonts w:ascii="B Lotus" w:eastAsia="Calibri" w:hAnsi="B Lotus" w:cs="B Lotus"/>
            <w:sz w:val="24"/>
            <w:szCs w:val="24"/>
            <w:rtl/>
            <w:lang w:bidi="fa-IR"/>
          </w:rPr>
          <w:t>تأسیس</w:t>
        </w:r>
      </w:ins>
      <w:r w:rsidRPr="002F657C">
        <w:rPr>
          <w:rFonts w:ascii="B Lotus" w:eastAsia="Calibri" w:hAnsi="B Lotus" w:cs="B Lotus"/>
          <w:sz w:val="24"/>
          <w:szCs w:val="24"/>
          <w:rtl/>
          <w:lang w:bidi="fa-IR"/>
        </w:rPr>
        <w:t>ات عمومی در روستاها از وظایف مسكن و شهرسازی منتزع و به وزارت تعاون و امور روستاها، كه بعدها وزارت كشاورزی نامیده شد</w:t>
      </w:r>
      <w:ins w:id="5573" w:author="Mehrnazi Boojari" w:date="2019-01-11T00:11:00Z">
        <w:r w:rsidR="005D02FB">
          <w:rPr>
            <w:rFonts w:ascii="B Lotus" w:eastAsia="Calibri" w:hAnsi="B Lotus" w:cs="B Lotus" w:hint="cs"/>
            <w:sz w:val="24"/>
            <w:szCs w:val="24"/>
            <w:rtl/>
            <w:lang w:bidi="fa-IR"/>
          </w:rPr>
          <w:t>،</w:t>
        </w:r>
      </w:ins>
      <w:ins w:id="5574" w:author="Mehrnazi Boojari" w:date="2019-01-08T02:43:00Z">
        <w:r w:rsidR="00500E87">
          <w:rPr>
            <w:rFonts w:ascii="B Lotus" w:eastAsia="Calibri" w:hAnsi="B Lotus" w:cs="B Nazanin" w:hint="cs"/>
            <w:sz w:val="24"/>
            <w:szCs w:val="24"/>
            <w:rtl/>
            <w:lang w:bidi="fa-IR"/>
          </w:rPr>
          <w:t>‌</w:t>
        </w:r>
      </w:ins>
      <w:del w:id="5575" w:author="Mehrnazi Boojari" w:date="2019-01-08T02:43:00Z">
        <w:r w:rsidRPr="002F657C" w:rsidDel="00500E87">
          <w:rPr>
            <w:rFonts w:ascii="B Lotus" w:eastAsia="Calibri" w:hAnsi="B Lotus" w:cs="B Lotus"/>
            <w:sz w:val="24"/>
            <w:szCs w:val="24"/>
            <w:rtl/>
            <w:lang w:bidi="fa-IR"/>
          </w:rPr>
          <w:delText>،</w:delText>
        </w:r>
      </w:del>
      <w:r w:rsidRPr="002F657C">
        <w:rPr>
          <w:rFonts w:ascii="B Lotus" w:eastAsia="Calibri" w:hAnsi="B Lotus" w:cs="B Lotus"/>
          <w:sz w:val="24"/>
          <w:szCs w:val="24"/>
          <w:rtl/>
          <w:lang w:bidi="fa-IR"/>
        </w:rPr>
        <w:t xml:space="preserve"> محول شد. وزارت آبادانی و مسكن مسئول اجرای طرح دفاتر فنی سازمان برنامه در استان‌ها شد و بر</w:t>
      </w:r>
      <w:ins w:id="5576" w:author="Mehrnazi Boojari" w:date="2019-01-11T00:11:00Z">
        <w:r w:rsidR="005D02FB">
          <w:rPr>
            <w:rFonts w:ascii="B Lotus" w:eastAsia="Calibri" w:hAnsi="B Lotus" w:cs="Times New Roman" w:hint="cs"/>
            <w:sz w:val="24"/>
            <w:szCs w:val="24"/>
            <w:rtl/>
            <w:lang w:bidi="fa-IR"/>
          </w:rPr>
          <w:t> </w:t>
        </w:r>
      </w:ins>
      <w:r w:rsidRPr="002F657C">
        <w:rPr>
          <w:rFonts w:ascii="B Lotus" w:eastAsia="Calibri" w:hAnsi="B Lotus" w:cs="B Lotus"/>
          <w:sz w:val="24"/>
          <w:szCs w:val="24"/>
          <w:rtl/>
          <w:lang w:bidi="fa-IR"/>
        </w:rPr>
        <w:t xml:space="preserve">‌اساس </w:t>
      </w:r>
      <w:del w:id="5577" w:author="Mehrnazi Boojari" w:date="2019-01-11T00:11:00Z">
        <w:r w:rsidRPr="002F657C" w:rsidDel="005D02FB">
          <w:rPr>
            <w:rFonts w:ascii="B Lotus" w:eastAsia="Calibri" w:hAnsi="B Lotus" w:cs="B Lotus"/>
            <w:sz w:val="24"/>
            <w:szCs w:val="24"/>
            <w:rtl/>
            <w:lang w:bidi="fa-IR"/>
          </w:rPr>
          <w:delText xml:space="preserve">ماده </w:delText>
        </w:r>
      </w:del>
      <w:ins w:id="5578" w:author="Mehrnazi Boojari" w:date="2019-01-11T00:11:00Z">
        <w:r w:rsidR="005D02FB" w:rsidRPr="002F657C">
          <w:rPr>
            <w:rFonts w:ascii="B Lotus" w:eastAsia="Calibri" w:hAnsi="B Lotus" w:cs="B Lotus"/>
            <w:sz w:val="24"/>
            <w:szCs w:val="24"/>
            <w:rtl/>
            <w:lang w:bidi="fa-IR"/>
          </w:rPr>
          <w:t>ماد</w:t>
        </w:r>
        <w:r w:rsidR="005D02FB">
          <w:rPr>
            <w:rFonts w:ascii="B Lotus" w:eastAsia="Calibri" w:hAnsi="B Lotus" w:cs="B Lotus" w:hint="cs"/>
            <w:sz w:val="24"/>
            <w:szCs w:val="24"/>
            <w:rtl/>
            <w:lang w:bidi="fa-IR"/>
          </w:rPr>
          <w:t>ۀ</w:t>
        </w:r>
        <w:r w:rsidR="005D02FB" w:rsidRPr="002F657C">
          <w:rPr>
            <w:rFonts w:ascii="B Lotus" w:eastAsia="Calibri" w:hAnsi="B Lotus" w:cs="B Lotus"/>
            <w:sz w:val="24"/>
            <w:szCs w:val="24"/>
            <w:rtl/>
            <w:lang w:bidi="fa-IR"/>
          </w:rPr>
          <w:t xml:space="preserve"> </w:t>
        </w:r>
      </w:ins>
      <w:r w:rsidRPr="002F657C">
        <w:rPr>
          <w:rFonts w:ascii="B Lotus" w:eastAsia="Calibri" w:hAnsi="B Lotus" w:cs="B Lotus"/>
          <w:sz w:val="24"/>
          <w:szCs w:val="24"/>
          <w:rtl/>
          <w:lang w:bidi="fa-IR"/>
        </w:rPr>
        <w:t xml:space="preserve">4 قانون </w:t>
      </w:r>
      <w:del w:id="5579" w:author="Mehrnazi Boojari" w:date="2019-01-07T10:04:00Z">
        <w:r w:rsidRPr="002F657C" w:rsidDel="00A31D6F">
          <w:rPr>
            <w:rFonts w:ascii="B Lotus" w:eastAsia="Calibri" w:hAnsi="B Lotus" w:cs="B Lotus"/>
            <w:sz w:val="24"/>
            <w:szCs w:val="24"/>
            <w:rtl/>
            <w:lang w:bidi="fa-IR"/>
          </w:rPr>
          <w:delText>تأسیس</w:delText>
        </w:r>
      </w:del>
      <w:ins w:id="5580" w:author="Mehrnazi Boojari" w:date="2019-01-07T10:04:00Z">
        <w:r w:rsidR="00A31D6F">
          <w:rPr>
            <w:rFonts w:ascii="B Lotus" w:eastAsia="Calibri" w:hAnsi="B Lotus" w:cs="B Lotus"/>
            <w:sz w:val="24"/>
            <w:szCs w:val="24"/>
            <w:rtl/>
            <w:lang w:bidi="fa-IR"/>
          </w:rPr>
          <w:t>تأسیس</w:t>
        </w:r>
      </w:ins>
      <w:r w:rsidRPr="002F657C">
        <w:rPr>
          <w:rFonts w:ascii="B Lotus" w:eastAsia="Calibri" w:hAnsi="B Lotus" w:cs="B Lotus"/>
          <w:sz w:val="24"/>
          <w:szCs w:val="24"/>
          <w:rtl/>
          <w:lang w:bidi="fa-IR"/>
        </w:rPr>
        <w:t xml:space="preserve"> وزارت اصلاحات ارضی، </w:t>
      </w:r>
      <w:r w:rsidRPr="000C2A38">
        <w:rPr>
          <w:rFonts w:ascii="B Lotus" w:eastAsia="Calibri" w:hAnsi="B Lotus" w:cs="B Lotus"/>
          <w:sz w:val="24"/>
          <w:szCs w:val="24"/>
          <w:rtl/>
          <w:lang w:bidi="fa-IR"/>
        </w:rPr>
        <w:t>رقبات</w:t>
      </w:r>
      <w:r w:rsidRPr="002F657C">
        <w:rPr>
          <w:rFonts w:ascii="B Lotus" w:eastAsia="Calibri" w:hAnsi="B Lotus" w:cs="B Lotus"/>
          <w:sz w:val="24"/>
          <w:szCs w:val="24"/>
          <w:rtl/>
          <w:lang w:bidi="fa-IR"/>
        </w:rPr>
        <w:t xml:space="preserve"> شهری و املاكی كه مشمول قوانین اصلاحات ارضی نبود به وزارت آبادانی و مسكن محول شد و در فاصله سال</w:t>
      </w:r>
      <w:ins w:id="5581" w:author="Mehrnazi Boojari" w:date="2019-01-11T00:12:00Z">
        <w:r w:rsidR="005D02FB">
          <w:rPr>
            <w:rFonts w:ascii="B Lotus" w:eastAsia="Calibri" w:hAnsi="B Lotus" w:cs="B Nazanin" w:hint="cs"/>
            <w:sz w:val="24"/>
            <w:szCs w:val="24"/>
            <w:rtl/>
            <w:lang w:bidi="fa-IR"/>
          </w:rPr>
          <w:t>‌</w:t>
        </w:r>
      </w:ins>
      <w:del w:id="5582" w:author="Mehrnazi Boojari" w:date="2019-01-11T00:12:00Z">
        <w:r w:rsidRPr="002F657C" w:rsidDel="005D02FB">
          <w:rPr>
            <w:rFonts w:ascii="B Lotus" w:eastAsia="Calibri" w:hAnsi="B Lotus" w:cs="B Lotus"/>
            <w:sz w:val="24"/>
            <w:szCs w:val="24"/>
            <w:rtl/>
            <w:lang w:bidi="fa-IR"/>
          </w:rPr>
          <w:delText>‌</w:delText>
        </w:r>
      </w:del>
      <w:r w:rsidRPr="002F657C">
        <w:rPr>
          <w:rFonts w:ascii="B Lotus" w:eastAsia="Calibri" w:hAnsi="B Lotus" w:cs="B Lotus"/>
          <w:sz w:val="24"/>
          <w:szCs w:val="24"/>
          <w:rtl/>
          <w:lang w:bidi="fa-IR"/>
        </w:rPr>
        <w:t>های 1346-</w:t>
      </w:r>
      <w:del w:id="5583" w:author="Mehrnazi Boojari" w:date="2019-01-08T02:43:00Z">
        <w:r w:rsidRPr="002F657C" w:rsidDel="00500E87">
          <w:rPr>
            <w:rFonts w:ascii="B Lotus" w:eastAsia="Calibri" w:hAnsi="B Lotus" w:cs="B Lotus"/>
            <w:sz w:val="24"/>
            <w:szCs w:val="24"/>
            <w:rtl/>
            <w:lang w:bidi="fa-IR"/>
          </w:rPr>
          <w:delText xml:space="preserve"> </w:delText>
        </w:r>
      </w:del>
      <w:r w:rsidRPr="002F657C">
        <w:rPr>
          <w:rFonts w:ascii="B Lotus" w:eastAsia="Calibri" w:hAnsi="B Lotus" w:cs="B Lotus"/>
          <w:sz w:val="24"/>
          <w:szCs w:val="24"/>
          <w:rtl/>
          <w:lang w:bidi="fa-IR"/>
        </w:rPr>
        <w:t>1353 در وظایف و مسئولیت‌های وزارت آبادانی و مسكن تغییراتی پدید آم</w:t>
      </w:r>
      <w:del w:id="5584" w:author="Mehrnazi Boojari" w:date="2019-01-07T10:31:00Z">
        <w:r w:rsidR="002F657C" w:rsidDel="006C73A5">
          <w:rPr>
            <w:rFonts w:ascii="B Lotus" w:eastAsia="Calibri" w:hAnsi="B Lotus" w:cs="B Lotus" w:hint="cs"/>
            <w:sz w:val="24"/>
            <w:szCs w:val="24"/>
            <w:rtl/>
            <w:lang w:bidi="fa-IR"/>
          </w:rPr>
          <w:delText>د(</w:delText>
        </w:r>
      </w:del>
      <w:ins w:id="5585" w:author="Mehrnazi Boojari" w:date="2019-01-07T10:31:00Z">
        <w:r w:rsidR="006C73A5">
          <w:rPr>
            <w:rFonts w:ascii="B Lotus" w:eastAsia="Calibri" w:hAnsi="B Lotus" w:cs="B Lotus" w:hint="cs"/>
            <w:sz w:val="24"/>
            <w:szCs w:val="24"/>
            <w:rtl/>
            <w:lang w:bidi="fa-IR"/>
          </w:rPr>
          <w:t>د (</w:t>
        </w:r>
      </w:ins>
      <w:r w:rsidR="002F657C">
        <w:rPr>
          <w:rFonts w:ascii="B Lotus" w:eastAsia="Calibri" w:hAnsi="B Lotus" w:cs="B Lotus" w:hint="cs"/>
          <w:sz w:val="24"/>
          <w:szCs w:val="24"/>
          <w:rtl/>
          <w:lang w:bidi="fa-IR"/>
        </w:rPr>
        <w:t>همان).</w:t>
      </w:r>
    </w:p>
    <w:p w14:paraId="3781BA3F" w14:textId="77777777" w:rsidR="00A06196" w:rsidRPr="002F657C" w:rsidRDefault="00A06196" w:rsidP="00A97350">
      <w:pPr>
        <w:tabs>
          <w:tab w:val="center" w:pos="4513"/>
        </w:tabs>
        <w:bidi/>
        <w:ind w:firstLine="288"/>
        <w:jc w:val="both"/>
        <w:rPr>
          <w:rFonts w:ascii="B Lotus" w:eastAsia="Calibri" w:hAnsi="B Lotus" w:cs="B Lotus"/>
          <w:sz w:val="24"/>
          <w:szCs w:val="24"/>
          <w:rtl/>
          <w:lang w:bidi="fa-IR"/>
        </w:rPr>
      </w:pPr>
      <w:r w:rsidRPr="002F657C">
        <w:rPr>
          <w:rFonts w:ascii="B Lotus" w:eastAsia="Calibri" w:hAnsi="B Lotus" w:cs="B Lotus"/>
          <w:sz w:val="24"/>
          <w:szCs w:val="24"/>
          <w:rtl/>
          <w:lang w:bidi="fa-IR"/>
        </w:rPr>
        <w:t>در تیر 1353 به</w:t>
      </w:r>
      <w:r w:rsidRPr="002F657C">
        <w:rPr>
          <w:rFonts w:ascii="B Lotus" w:eastAsia="Calibri" w:hAnsi="B Lotus" w:cs="B Lotus"/>
          <w:sz w:val="24"/>
          <w:szCs w:val="24"/>
          <w:rtl/>
          <w:lang w:bidi="fa-IR"/>
        </w:rPr>
        <w:softHyphen/>
      </w:r>
      <w:ins w:id="5586" w:author="Mehrnazi Boojari" w:date="2019-01-11T00:12:00Z">
        <w:r w:rsidR="005D02FB">
          <w:rPr>
            <w:rFonts w:ascii="B Lotus" w:eastAsia="Calibri" w:hAnsi="B Lotus" w:cs="B Lotus" w:hint="cs"/>
            <w:sz w:val="24"/>
            <w:szCs w:val="24"/>
            <w:rtl/>
            <w:lang w:bidi="fa-IR"/>
          </w:rPr>
          <w:t xml:space="preserve"> </w:t>
        </w:r>
      </w:ins>
      <w:r w:rsidRPr="002F657C">
        <w:rPr>
          <w:rFonts w:ascii="B Lotus" w:eastAsia="Calibri" w:hAnsi="B Lotus" w:cs="B Lotus"/>
          <w:sz w:val="24"/>
          <w:szCs w:val="24"/>
          <w:rtl/>
          <w:lang w:bidi="fa-IR"/>
        </w:rPr>
        <w:t xml:space="preserve">موجب </w:t>
      </w:r>
      <w:del w:id="5587" w:author="Mehrnazi Boojari" w:date="2019-01-11T00:12:00Z">
        <w:r w:rsidRPr="002F657C" w:rsidDel="005D02FB">
          <w:rPr>
            <w:rFonts w:ascii="B Lotus" w:eastAsia="Calibri" w:hAnsi="B Lotus" w:cs="B Lotus"/>
            <w:sz w:val="24"/>
            <w:szCs w:val="24"/>
            <w:rtl/>
            <w:lang w:bidi="fa-IR"/>
          </w:rPr>
          <w:delText xml:space="preserve">ماده </w:delText>
        </w:r>
      </w:del>
      <w:ins w:id="5588" w:author="Mehrnazi Boojari" w:date="2019-01-11T00:12:00Z">
        <w:r w:rsidR="005D02FB" w:rsidRPr="002F657C">
          <w:rPr>
            <w:rFonts w:ascii="B Lotus" w:eastAsia="Calibri" w:hAnsi="B Lotus" w:cs="B Lotus"/>
            <w:sz w:val="24"/>
            <w:szCs w:val="24"/>
            <w:rtl/>
            <w:lang w:bidi="fa-IR"/>
          </w:rPr>
          <w:t>ماد</w:t>
        </w:r>
        <w:r w:rsidR="005D02FB">
          <w:rPr>
            <w:rFonts w:ascii="B Lotus" w:eastAsia="Calibri" w:hAnsi="B Lotus" w:cs="B Lotus" w:hint="cs"/>
            <w:sz w:val="24"/>
            <w:szCs w:val="24"/>
            <w:rtl/>
            <w:lang w:bidi="fa-IR"/>
          </w:rPr>
          <w:t>ۀ</w:t>
        </w:r>
        <w:r w:rsidR="005D02FB" w:rsidRPr="002F657C">
          <w:rPr>
            <w:rFonts w:ascii="B Lotus" w:eastAsia="Calibri" w:hAnsi="B Lotus" w:cs="B Lotus"/>
            <w:sz w:val="24"/>
            <w:szCs w:val="24"/>
            <w:rtl/>
            <w:lang w:bidi="fa-IR"/>
          </w:rPr>
          <w:t xml:space="preserve"> </w:t>
        </w:r>
      </w:ins>
      <w:r w:rsidRPr="002F657C">
        <w:rPr>
          <w:rFonts w:ascii="B Lotus" w:eastAsia="Calibri" w:hAnsi="B Lotus" w:cs="B Lotus"/>
          <w:sz w:val="24"/>
          <w:szCs w:val="24"/>
          <w:rtl/>
          <w:lang w:bidi="fa-IR"/>
        </w:rPr>
        <w:t>2 قانون تغییر نام، وزارت آبادانی و مسكن به وزارت مسكن و شهرسازی تغییر یافت. هیئت</w:t>
      </w:r>
      <w:ins w:id="5589" w:author="Mehrnazi Boojari" w:date="2019-01-11T00:12:00Z">
        <w:r w:rsidR="005D02FB">
          <w:rPr>
            <w:rFonts w:ascii="B Lotus" w:eastAsia="Calibri" w:hAnsi="B Lotus" w:cs="B Nazanin" w:hint="cs"/>
            <w:sz w:val="24"/>
            <w:szCs w:val="24"/>
            <w:rtl/>
            <w:lang w:bidi="fa-IR"/>
          </w:rPr>
          <w:t>‌</w:t>
        </w:r>
      </w:ins>
      <w:del w:id="5590" w:author="Mehrnazi Boojari" w:date="2019-01-11T00:12:00Z">
        <w:r w:rsidRPr="002F657C" w:rsidDel="005D02FB">
          <w:rPr>
            <w:rFonts w:ascii="B Lotus" w:eastAsia="Calibri" w:hAnsi="B Lotus" w:cs="B Lotus"/>
            <w:sz w:val="24"/>
            <w:szCs w:val="24"/>
            <w:rtl/>
            <w:lang w:bidi="fa-IR"/>
          </w:rPr>
          <w:delText xml:space="preserve"> </w:delText>
        </w:r>
      </w:del>
      <w:r w:rsidRPr="002F657C">
        <w:rPr>
          <w:rFonts w:ascii="B Lotus" w:eastAsia="Calibri" w:hAnsi="B Lotus" w:cs="B Lotus"/>
          <w:sz w:val="24"/>
          <w:szCs w:val="24"/>
          <w:rtl/>
          <w:lang w:bidi="fa-IR"/>
        </w:rPr>
        <w:t xml:space="preserve">وزیران دولت موقت انقلاب اسلامی در جلسه 6/1/1358 بنا به پیشنهاد شماره 11567/1 مورخ 19/12/1357 وزارت مسكن و شهرسازی و در اجرای مقررات قسمت اخیر </w:t>
      </w:r>
      <w:del w:id="5591" w:author="Mehrnazi Boojari" w:date="2019-01-11T00:12:00Z">
        <w:r w:rsidRPr="002F657C" w:rsidDel="005D02FB">
          <w:rPr>
            <w:rFonts w:ascii="B Lotus" w:eastAsia="Calibri" w:hAnsi="B Lotus" w:cs="B Lotus"/>
            <w:sz w:val="24"/>
            <w:szCs w:val="24"/>
            <w:rtl/>
            <w:lang w:bidi="fa-IR"/>
          </w:rPr>
          <w:delText xml:space="preserve">ماده </w:delText>
        </w:r>
      </w:del>
      <w:ins w:id="5592" w:author="Mehrnazi Boojari" w:date="2019-01-11T00:12:00Z">
        <w:r w:rsidR="005D02FB" w:rsidRPr="002F657C">
          <w:rPr>
            <w:rFonts w:ascii="B Lotus" w:eastAsia="Calibri" w:hAnsi="B Lotus" w:cs="B Lotus"/>
            <w:sz w:val="24"/>
            <w:szCs w:val="24"/>
            <w:rtl/>
            <w:lang w:bidi="fa-IR"/>
          </w:rPr>
          <w:t>ماد</w:t>
        </w:r>
        <w:r w:rsidR="005D02FB">
          <w:rPr>
            <w:rFonts w:ascii="B Lotus" w:eastAsia="Calibri" w:hAnsi="B Lotus" w:cs="B Lotus" w:hint="cs"/>
            <w:sz w:val="24"/>
            <w:szCs w:val="24"/>
            <w:rtl/>
            <w:lang w:bidi="fa-IR"/>
          </w:rPr>
          <w:t>ۀ</w:t>
        </w:r>
        <w:r w:rsidR="005D02FB" w:rsidRPr="002F657C">
          <w:rPr>
            <w:rFonts w:ascii="B Lotus" w:eastAsia="Calibri" w:hAnsi="B Lotus" w:cs="B Lotus"/>
            <w:sz w:val="24"/>
            <w:szCs w:val="24"/>
            <w:rtl/>
            <w:lang w:bidi="fa-IR"/>
          </w:rPr>
          <w:t xml:space="preserve"> </w:t>
        </w:r>
      </w:ins>
      <w:r w:rsidRPr="002F657C">
        <w:rPr>
          <w:rFonts w:ascii="B Lotus" w:eastAsia="Calibri" w:hAnsi="B Lotus" w:cs="B Lotus"/>
          <w:sz w:val="24"/>
          <w:szCs w:val="24"/>
          <w:rtl/>
          <w:lang w:bidi="fa-IR"/>
        </w:rPr>
        <w:t>5 قانون تغییر نام وزارت آبادانی و مسكن به وزارت مسكن و شهرسازی و تعیین وظایف آن آیین</w:t>
      </w:r>
      <w:r w:rsidRPr="002F657C">
        <w:rPr>
          <w:rFonts w:ascii="B Lotus" w:eastAsia="Calibri" w:hAnsi="B Lotus" w:cs="B Lotus"/>
          <w:sz w:val="24"/>
          <w:szCs w:val="24"/>
          <w:rtl/>
          <w:lang w:bidi="fa-IR"/>
        </w:rPr>
        <w:softHyphen/>
        <w:t>نامه آن را تصویب كردند</w:t>
      </w:r>
      <w:del w:id="5593" w:author="Mehrnazi Boojari" w:date="2019-01-08T03:34:00Z">
        <w:r w:rsidRPr="002F657C" w:rsidDel="00666313">
          <w:rPr>
            <w:rFonts w:ascii="B Lotus" w:eastAsia="Calibri" w:hAnsi="B Lotus" w:cs="B Lotus"/>
            <w:sz w:val="24"/>
            <w:szCs w:val="24"/>
            <w:rtl/>
            <w:lang w:bidi="fa-IR"/>
          </w:rPr>
          <w:delText xml:space="preserve">. پس </w:delText>
        </w:r>
      </w:del>
      <w:ins w:id="5594" w:author="Mehrnazi Boojari" w:date="2019-01-08T03:34:00Z">
        <w:r w:rsidR="00666313">
          <w:rPr>
            <w:rFonts w:ascii="B Lotus" w:eastAsia="Calibri" w:hAnsi="B Lotus" w:cs="B Lotus"/>
            <w:sz w:val="24"/>
            <w:szCs w:val="24"/>
            <w:rtl/>
            <w:lang w:bidi="fa-IR"/>
          </w:rPr>
          <w:t xml:space="preserve">. بنابراین، </w:t>
        </w:r>
      </w:ins>
      <w:r w:rsidRPr="002F657C">
        <w:rPr>
          <w:rFonts w:ascii="B Lotus" w:eastAsia="Calibri" w:hAnsi="B Lotus" w:cs="B Lotus"/>
          <w:sz w:val="24"/>
          <w:szCs w:val="24"/>
          <w:rtl/>
          <w:lang w:bidi="fa-IR"/>
        </w:rPr>
        <w:t>از پیروزی انقلاب اسلامی از نخستین موضوعات حا</w:t>
      </w:r>
      <w:del w:id="5595" w:author="Mehrnazi Boojari" w:date="2019-01-11T00:12:00Z">
        <w:r w:rsidRPr="002F657C" w:rsidDel="005D02FB">
          <w:rPr>
            <w:rFonts w:ascii="B Lotus" w:eastAsia="Calibri" w:hAnsi="B Lotus" w:cs="B Lotus"/>
            <w:sz w:val="24"/>
            <w:szCs w:val="24"/>
            <w:rtl/>
            <w:lang w:bidi="fa-IR"/>
          </w:rPr>
          <w:delText>ی</w:delText>
        </w:r>
      </w:del>
      <w:ins w:id="5596" w:author="Mehrnazi Boojari" w:date="2019-01-11T00:12:00Z">
        <w:r w:rsidR="005D02FB">
          <w:rPr>
            <w:rFonts w:ascii="B Lotus" w:eastAsia="Calibri" w:hAnsi="B Lotus" w:cs="B Lotus" w:hint="cs"/>
            <w:sz w:val="24"/>
            <w:szCs w:val="24"/>
            <w:rtl/>
            <w:lang w:bidi="fa-IR"/>
          </w:rPr>
          <w:t>ئ</w:t>
        </w:r>
      </w:ins>
      <w:r w:rsidRPr="002F657C">
        <w:rPr>
          <w:rFonts w:ascii="B Lotus" w:eastAsia="Calibri" w:hAnsi="B Lotus" w:cs="B Lotus"/>
          <w:sz w:val="24"/>
          <w:szCs w:val="24"/>
          <w:rtl/>
          <w:lang w:bidi="fa-IR"/>
        </w:rPr>
        <w:t>ز</w:t>
      </w:r>
      <w:ins w:id="5597" w:author="Mehrnazi Boojari" w:date="2019-01-11T00:12:00Z">
        <w:r w:rsidR="005D02FB">
          <w:rPr>
            <w:rFonts w:ascii="B Lotus" w:eastAsia="Calibri" w:hAnsi="B Lotus" w:cs="B Nazanin" w:hint="cs"/>
            <w:sz w:val="24"/>
            <w:szCs w:val="24"/>
            <w:rtl/>
            <w:lang w:bidi="fa-IR"/>
          </w:rPr>
          <w:t>‌</w:t>
        </w:r>
      </w:ins>
      <w:del w:id="5598" w:author="Mehrnazi Boojari" w:date="2019-01-11T00:12:00Z">
        <w:r w:rsidRPr="002F657C" w:rsidDel="005D02FB">
          <w:rPr>
            <w:rFonts w:ascii="B Lotus" w:eastAsia="Calibri" w:hAnsi="B Lotus" w:cs="B Lotus"/>
            <w:sz w:val="24"/>
            <w:szCs w:val="24"/>
            <w:rtl/>
            <w:lang w:bidi="fa-IR"/>
          </w:rPr>
          <w:delText xml:space="preserve"> </w:delText>
        </w:r>
      </w:del>
      <w:r w:rsidRPr="002F657C">
        <w:rPr>
          <w:rFonts w:ascii="B Lotus" w:eastAsia="Calibri" w:hAnsi="B Lotus" w:cs="B Lotus"/>
          <w:sz w:val="24"/>
          <w:szCs w:val="24"/>
          <w:rtl/>
          <w:lang w:bidi="fa-IR"/>
        </w:rPr>
        <w:t>اهمیت، بخش واگذاری زمین برای احداث مسكن مناسب به مردم بود. از آنجا كه طبق موازین اسلام، زمین موات ملك كسی شناخته نمی‌شود و در اختیار دولت اسلامی است و اسناد مالكیتی كه در رژیم سابق نسبت به زمین‌های موات داخل محدوده شهری یا خارج آن صادر شده، برخلاف شرع بوده است. از</w:t>
      </w:r>
      <w:ins w:id="5599" w:author="Mehrnazi Boojari" w:date="2019-01-11T00:13:00Z">
        <w:r w:rsidR="005D02FB">
          <w:rPr>
            <w:rFonts w:ascii="B Lotus" w:eastAsia="Calibri" w:hAnsi="B Lotus" w:cs="Times New Roman" w:hint="cs"/>
            <w:sz w:val="24"/>
            <w:szCs w:val="24"/>
            <w:rtl/>
            <w:lang w:bidi="fa-IR"/>
          </w:rPr>
          <w:t> </w:t>
        </w:r>
      </w:ins>
      <w:r w:rsidRPr="002F657C">
        <w:rPr>
          <w:rFonts w:ascii="B Lotus" w:eastAsia="Calibri" w:hAnsi="B Lotus" w:cs="B Lotus"/>
          <w:sz w:val="24"/>
          <w:szCs w:val="24"/>
          <w:rtl/>
          <w:lang w:bidi="fa-IR"/>
        </w:rPr>
        <w:t>این</w:t>
      </w:r>
      <w:ins w:id="5600" w:author="Mehrnazi Boojari" w:date="2019-01-11T00:13:00Z">
        <w:r w:rsidR="005D02FB">
          <w:rPr>
            <w:rFonts w:ascii="B Lotus" w:eastAsia="Calibri" w:hAnsi="B Lotus" w:cs="Times New Roman" w:hint="cs"/>
            <w:sz w:val="24"/>
            <w:szCs w:val="24"/>
            <w:rtl/>
            <w:lang w:bidi="fa-IR"/>
          </w:rPr>
          <w:t> </w:t>
        </w:r>
      </w:ins>
      <w:r w:rsidRPr="002F657C">
        <w:rPr>
          <w:rFonts w:ascii="B Lotus" w:eastAsia="Calibri" w:hAnsi="B Lotus" w:cs="B Lotus"/>
          <w:sz w:val="24"/>
          <w:szCs w:val="24"/>
          <w:rtl/>
          <w:lang w:bidi="fa-IR"/>
        </w:rPr>
        <w:t>‌رو، قانون لغو مالكیت اراضی موات شهری و كیفیت عمران آن در 5/4/1358 و اصلاحیه‌های آن در 28/4/1358 به</w:t>
      </w:r>
      <w:ins w:id="5601" w:author="Mehrnazi Boojari" w:date="2019-01-11T00:13:00Z">
        <w:r w:rsidR="005D02FB">
          <w:rPr>
            <w:rFonts w:ascii="B Lotus" w:eastAsia="Calibri" w:hAnsi="B Lotus" w:cs="B Nazanin" w:hint="cs"/>
            <w:sz w:val="24"/>
            <w:szCs w:val="24"/>
            <w:rtl/>
            <w:lang w:bidi="fa-IR"/>
          </w:rPr>
          <w:t>‌</w:t>
        </w:r>
      </w:ins>
      <w:del w:id="5602" w:author="Mehrnazi Boojari" w:date="2019-01-11T00:13:00Z">
        <w:r w:rsidRPr="002F657C" w:rsidDel="005D02FB">
          <w:rPr>
            <w:rFonts w:ascii="B Lotus" w:eastAsia="Calibri" w:hAnsi="B Lotus" w:cs="B Lotus"/>
            <w:sz w:val="24"/>
            <w:szCs w:val="24"/>
            <w:rtl/>
            <w:lang w:bidi="fa-IR"/>
          </w:rPr>
          <w:delText xml:space="preserve"> </w:delText>
        </w:r>
      </w:del>
      <w:r w:rsidRPr="002F657C">
        <w:rPr>
          <w:rFonts w:ascii="B Lotus" w:eastAsia="Calibri" w:hAnsi="B Lotus" w:cs="B Lotus"/>
          <w:sz w:val="24"/>
          <w:szCs w:val="24"/>
          <w:rtl/>
          <w:lang w:bidi="fa-IR"/>
        </w:rPr>
        <w:t xml:space="preserve">‌تصویب رسید كه با تصویب آن، اراضی موات به تملك دولت درآمد و پس از تفكیك و قطعه‌بندی به افراد محروم جامعه واگذار شد. </w:t>
      </w:r>
      <w:del w:id="5603" w:author="Mehrnazi Boojari" w:date="2019-01-07T23:34:00Z">
        <w:r w:rsidRPr="002F657C" w:rsidDel="00A26EBB">
          <w:rPr>
            <w:rFonts w:ascii="B Lotus" w:eastAsia="Calibri" w:hAnsi="B Lotus" w:cs="B Lotus"/>
            <w:sz w:val="24"/>
            <w:szCs w:val="24"/>
            <w:rtl/>
            <w:lang w:bidi="fa-IR"/>
          </w:rPr>
          <w:delText>به</w:delText>
        </w:r>
        <w:r w:rsidRPr="002F657C" w:rsidDel="00A26EBB">
          <w:rPr>
            <w:rFonts w:ascii="B Lotus" w:eastAsia="Calibri" w:hAnsi="B Lotus" w:cs="B Lotus"/>
            <w:sz w:val="24"/>
            <w:szCs w:val="24"/>
            <w:rtl/>
            <w:lang w:bidi="fa-IR"/>
          </w:rPr>
          <w:softHyphen/>
          <w:delText xml:space="preserve"> منظور</w:delText>
        </w:r>
      </w:del>
      <w:ins w:id="5604" w:author="Mehrnazi Boojari" w:date="2019-01-07T23:34:00Z">
        <w:r w:rsidR="00A26EBB">
          <w:rPr>
            <w:rFonts w:ascii="B Lotus" w:eastAsia="Calibri" w:hAnsi="B Lotus" w:cs="B Lotus"/>
            <w:sz w:val="24"/>
            <w:szCs w:val="24"/>
            <w:rtl/>
            <w:lang w:bidi="fa-IR"/>
          </w:rPr>
          <w:t>به</w:t>
        </w:r>
        <w:r w:rsidR="00A26EBB">
          <w:rPr>
            <w:rFonts w:ascii="B Lotus" w:eastAsia="Calibri" w:hAnsi="B Lotus" w:cs="B Lotus" w:hint="cs"/>
            <w:sz w:val="24"/>
            <w:szCs w:val="24"/>
            <w:rtl/>
            <w:lang w:bidi="fa-IR"/>
          </w:rPr>
          <w:t>‌</w:t>
        </w:r>
        <w:r w:rsidR="00A26EBB">
          <w:rPr>
            <w:rFonts w:ascii="B Lotus" w:eastAsia="Calibri" w:hAnsi="B Lotus" w:cs="B Lotus"/>
            <w:sz w:val="24"/>
            <w:szCs w:val="24"/>
            <w:rtl/>
            <w:lang w:bidi="fa-IR"/>
          </w:rPr>
          <w:t>منظور</w:t>
        </w:r>
      </w:ins>
      <w:r w:rsidRPr="002F657C">
        <w:rPr>
          <w:rFonts w:ascii="B Lotus" w:eastAsia="Calibri" w:hAnsi="B Lotus" w:cs="B Lotus"/>
          <w:sz w:val="24"/>
          <w:szCs w:val="24"/>
          <w:rtl/>
          <w:lang w:bidi="fa-IR"/>
        </w:rPr>
        <w:t xml:space="preserve"> </w:t>
      </w:r>
      <w:r w:rsidRPr="00A97350">
        <w:rPr>
          <w:rFonts w:ascii="B Lotus" w:eastAsia="Calibri" w:hAnsi="B Lotus" w:cs="B Lotus"/>
          <w:sz w:val="24"/>
          <w:szCs w:val="24"/>
          <w:rtl/>
          <w:lang w:bidi="fa-IR"/>
        </w:rPr>
        <w:t>اجرا</w:t>
      </w:r>
      <w:r w:rsidRPr="00A97350">
        <w:rPr>
          <w:rFonts w:ascii="B Lotus" w:eastAsia="Calibri" w:hAnsi="B Lotus" w:cs="B Lotus" w:hint="cs"/>
          <w:sz w:val="24"/>
          <w:szCs w:val="24"/>
          <w:rtl/>
          <w:lang w:bidi="fa-IR"/>
        </w:rPr>
        <w:t>ی</w:t>
      </w:r>
      <w:r w:rsidRPr="00A97350">
        <w:rPr>
          <w:rFonts w:ascii="B Lotus" w:eastAsia="Calibri" w:hAnsi="B Lotus" w:cs="B Lotus"/>
          <w:sz w:val="24"/>
          <w:szCs w:val="24"/>
          <w:rtl/>
          <w:lang w:bidi="fa-IR"/>
        </w:rPr>
        <w:t xml:space="preserve"> </w:t>
      </w:r>
      <w:r w:rsidRPr="002F657C">
        <w:rPr>
          <w:rFonts w:ascii="B Lotus" w:eastAsia="Calibri" w:hAnsi="B Lotus" w:cs="B Lotus"/>
          <w:sz w:val="24"/>
          <w:szCs w:val="24"/>
          <w:rtl/>
          <w:lang w:bidi="fa-IR"/>
        </w:rPr>
        <w:t>این مهم در هر استان، شركت دولتی به</w:t>
      </w:r>
      <w:r w:rsidRPr="002F657C">
        <w:rPr>
          <w:rFonts w:ascii="B Lotus" w:eastAsia="Calibri" w:hAnsi="B Lotus" w:cs="B Lotus"/>
          <w:sz w:val="24"/>
          <w:szCs w:val="24"/>
          <w:rtl/>
          <w:lang w:bidi="fa-IR"/>
        </w:rPr>
        <w:softHyphen/>
      </w:r>
      <w:ins w:id="5605" w:author="Mehrnazi Boojari" w:date="2019-01-11T01:00:00Z">
        <w:r w:rsidR="00A97350">
          <w:rPr>
            <w:rFonts w:ascii="B Lotus" w:eastAsia="Calibri" w:hAnsi="B Lotus" w:cs="B Lotus" w:hint="cs"/>
            <w:sz w:val="24"/>
            <w:szCs w:val="24"/>
            <w:rtl/>
            <w:lang w:bidi="fa-IR"/>
          </w:rPr>
          <w:t xml:space="preserve"> </w:t>
        </w:r>
      </w:ins>
      <w:r w:rsidRPr="002F657C">
        <w:rPr>
          <w:rFonts w:ascii="B Lotus" w:eastAsia="Calibri" w:hAnsi="B Lotus" w:cs="B Lotus"/>
          <w:sz w:val="24"/>
          <w:szCs w:val="24"/>
          <w:rtl/>
          <w:lang w:bidi="fa-IR"/>
        </w:rPr>
        <w:t>نام سازمان عمران اراضی تشكیل شد كه تا سال 1360 فعالیت داشت</w:t>
      </w:r>
      <w:del w:id="5606" w:author="Mehrnazi Boojari" w:date="2019-01-07T09:50:00Z">
        <w:r w:rsidRPr="002F657C" w:rsidDel="006F7CCF">
          <w:rPr>
            <w:rFonts w:ascii="B Lotus" w:eastAsia="Calibri" w:hAnsi="B Lotus" w:cs="B Lotus"/>
            <w:sz w:val="24"/>
            <w:szCs w:val="24"/>
            <w:rtl/>
            <w:lang w:bidi="fa-IR"/>
          </w:rPr>
          <w:delText>.ب</w:delText>
        </w:r>
      </w:del>
      <w:ins w:id="5607" w:author="Mehrnazi Boojari" w:date="2019-01-07T09:50:00Z">
        <w:r w:rsidR="006F7CCF">
          <w:rPr>
            <w:rFonts w:ascii="B Lotus" w:eastAsia="Calibri" w:hAnsi="B Lotus" w:cs="B Lotus"/>
            <w:sz w:val="24"/>
            <w:szCs w:val="24"/>
            <w:rtl/>
            <w:lang w:bidi="fa-IR"/>
          </w:rPr>
          <w:t>. ب</w:t>
        </w:r>
      </w:ins>
      <w:r w:rsidRPr="002F657C">
        <w:rPr>
          <w:rFonts w:ascii="B Lotus" w:eastAsia="Calibri" w:hAnsi="B Lotus" w:cs="B Lotus"/>
          <w:sz w:val="24"/>
          <w:szCs w:val="24"/>
          <w:rtl/>
          <w:lang w:bidi="fa-IR"/>
        </w:rPr>
        <w:t>ا استفاده از اجازه</w:t>
      </w:r>
      <w:del w:id="5608" w:author="Mehrnazi Boojari" w:date="2019-01-09T23:33:00Z">
        <w:r w:rsidRPr="002F657C" w:rsidDel="00947B53">
          <w:rPr>
            <w:rFonts w:ascii="B Lotus" w:eastAsia="Calibri" w:hAnsi="B Lotus" w:cs="B Lotus"/>
            <w:sz w:val="24"/>
            <w:szCs w:val="24"/>
            <w:rtl/>
            <w:lang w:bidi="fa-IR"/>
          </w:rPr>
          <w:delText xml:space="preserve"> امام </w:delText>
        </w:r>
      </w:del>
      <w:ins w:id="5609" w:author="Mehrnazi Boojari" w:date="2019-01-09T23:33:00Z">
        <w:r w:rsidR="00947B53">
          <w:rPr>
            <w:rFonts w:ascii="B Lotus" w:eastAsia="Calibri" w:hAnsi="B Lotus" w:cs="B Lotus"/>
            <w:sz w:val="24"/>
            <w:szCs w:val="24"/>
            <w:rtl/>
            <w:lang w:bidi="fa-IR"/>
          </w:rPr>
          <w:t xml:space="preserve"> امام</w:t>
        </w:r>
        <w:r w:rsidR="00947B53">
          <w:rPr>
            <w:rFonts w:ascii="Times New Roman" w:eastAsia="Calibri" w:hAnsi="Times New Roman" w:cs="Times New Roman" w:hint="cs"/>
            <w:sz w:val="24"/>
            <w:szCs w:val="24"/>
            <w:rtl/>
            <w:lang w:bidi="fa-IR"/>
          </w:rPr>
          <w:t> </w:t>
        </w:r>
      </w:ins>
      <w:r w:rsidRPr="002F657C">
        <w:rPr>
          <w:rFonts w:ascii="B Lotus" w:eastAsia="Calibri" w:hAnsi="B Lotus" w:cs="B Lotus"/>
          <w:sz w:val="24"/>
          <w:szCs w:val="24"/>
          <w:rtl/>
          <w:lang w:bidi="fa-IR"/>
        </w:rPr>
        <w:t>خمین</w:t>
      </w:r>
      <w:del w:id="5610" w:author="Mehrnazi Boojari" w:date="2019-01-07T10:47:00Z">
        <w:r w:rsidRPr="002F657C" w:rsidDel="006A1F1D">
          <w:rPr>
            <w:rFonts w:ascii="B Lotus" w:eastAsia="Calibri" w:hAnsi="B Lotus" w:cs="B Lotus"/>
            <w:sz w:val="24"/>
            <w:szCs w:val="24"/>
            <w:rtl/>
            <w:lang w:bidi="fa-IR"/>
          </w:rPr>
          <w:delText>ی‌(</w:delText>
        </w:r>
      </w:del>
      <w:ins w:id="5611" w:author="Mehrnazi Boojari" w:date="2019-01-07T10:47:00Z">
        <w:r w:rsidR="006A1F1D">
          <w:rPr>
            <w:rFonts w:ascii="B Lotus" w:eastAsia="Calibri" w:hAnsi="B Lotus" w:cs="B Lotus"/>
            <w:sz w:val="24"/>
            <w:szCs w:val="24"/>
            <w:rtl/>
            <w:lang w:bidi="fa-IR"/>
          </w:rPr>
          <w:t>ی (</w:t>
        </w:r>
      </w:ins>
      <w:r w:rsidRPr="002F657C">
        <w:rPr>
          <w:rFonts w:ascii="B Lotus" w:eastAsia="Calibri" w:hAnsi="B Lotus" w:cs="B Lotus"/>
          <w:sz w:val="24"/>
          <w:szCs w:val="24"/>
          <w:rtl/>
          <w:lang w:bidi="fa-IR"/>
        </w:rPr>
        <w:t>ره) در 19/7/1360 و به استناد احكام ثانویه قانون، اراضی شهری برای 5 سال در تاریخ 27/12/1360 به‌تصویب مجلس شورای اسلامی رسید</w:t>
      </w:r>
      <w:del w:id="5612" w:author="Mehrnazi Boojari" w:date="2019-01-08T03:34:00Z">
        <w:r w:rsidRPr="002F657C" w:rsidDel="00666313">
          <w:rPr>
            <w:rFonts w:ascii="B Lotus" w:eastAsia="Calibri" w:hAnsi="B Lotus" w:cs="B Lotus"/>
            <w:sz w:val="24"/>
            <w:szCs w:val="24"/>
            <w:rtl/>
            <w:lang w:bidi="fa-IR"/>
          </w:rPr>
          <w:delText xml:space="preserve">. پس </w:delText>
        </w:r>
      </w:del>
      <w:ins w:id="5613" w:author="Mehrnazi Boojari" w:date="2019-01-08T03:34:00Z">
        <w:r w:rsidR="00666313">
          <w:rPr>
            <w:rFonts w:ascii="B Lotus" w:eastAsia="Calibri" w:hAnsi="B Lotus" w:cs="B Lotus"/>
            <w:sz w:val="24"/>
            <w:szCs w:val="24"/>
            <w:rtl/>
            <w:lang w:bidi="fa-IR"/>
          </w:rPr>
          <w:t xml:space="preserve">. بنابراین، </w:t>
        </w:r>
      </w:ins>
      <w:r w:rsidRPr="002F657C">
        <w:rPr>
          <w:rFonts w:ascii="B Lotus" w:eastAsia="Calibri" w:hAnsi="B Lotus" w:cs="B Lotus"/>
          <w:sz w:val="24"/>
          <w:szCs w:val="24"/>
          <w:rtl/>
          <w:lang w:bidi="fa-IR"/>
        </w:rPr>
        <w:t xml:space="preserve">از آن سازمان </w:t>
      </w:r>
      <w:del w:id="5614" w:author="Mehrnazi Boojari" w:date="2019-01-11T01:00:00Z">
        <w:r w:rsidRPr="002F657C" w:rsidDel="00A97350">
          <w:rPr>
            <w:rFonts w:ascii="B Lotus" w:eastAsia="Calibri" w:hAnsi="B Lotus" w:cs="B Lotus"/>
            <w:sz w:val="24"/>
            <w:szCs w:val="24"/>
            <w:rtl/>
            <w:lang w:bidi="fa-IR"/>
          </w:rPr>
          <w:delText>زمین‌شهری</w:delText>
        </w:r>
      </w:del>
      <w:ins w:id="5615" w:author="Mehrnazi Boojari" w:date="2019-01-11T01:00:00Z">
        <w:r w:rsidR="00A97350" w:rsidRPr="002F657C">
          <w:rPr>
            <w:rFonts w:ascii="B Lotus" w:eastAsia="Calibri" w:hAnsi="B Lotus" w:cs="B Lotus"/>
            <w:sz w:val="24"/>
            <w:szCs w:val="24"/>
            <w:rtl/>
            <w:lang w:bidi="fa-IR"/>
          </w:rPr>
          <w:t>زمین</w:t>
        </w:r>
        <w:r w:rsidR="00A97350">
          <w:rPr>
            <w:rFonts w:ascii="B Lotus" w:eastAsia="Calibri" w:hAnsi="B Lotus" w:cs="B Lotus" w:hint="cs"/>
            <w:sz w:val="24"/>
            <w:szCs w:val="24"/>
            <w:rtl/>
            <w:lang w:bidi="fa-IR"/>
          </w:rPr>
          <w:t xml:space="preserve"> </w:t>
        </w:r>
        <w:r w:rsidR="00A97350" w:rsidRPr="002F657C">
          <w:rPr>
            <w:rFonts w:ascii="B Lotus" w:eastAsia="Calibri" w:hAnsi="B Lotus" w:cs="B Lotus"/>
            <w:sz w:val="24"/>
            <w:szCs w:val="24"/>
            <w:rtl/>
            <w:lang w:bidi="fa-IR"/>
          </w:rPr>
          <w:t>شهری</w:t>
        </w:r>
      </w:ins>
      <w:del w:id="5616" w:author="Mehrnazi Boojari" w:date="2019-01-11T01:00:00Z">
        <w:r w:rsidRPr="002F657C" w:rsidDel="00A97350">
          <w:rPr>
            <w:rFonts w:ascii="B Lotus" w:eastAsia="Calibri" w:hAnsi="B Lotus" w:cs="B Lotus"/>
            <w:sz w:val="24"/>
            <w:szCs w:val="24"/>
            <w:rtl/>
            <w:lang w:bidi="fa-IR"/>
          </w:rPr>
          <w:delText xml:space="preserve">- </w:delText>
        </w:r>
      </w:del>
      <w:ins w:id="5617" w:author="Mehrnazi Boojari" w:date="2019-01-11T01:00:00Z">
        <w:r w:rsidR="00A97350">
          <w:rPr>
            <w:rFonts w:ascii="B Lotus" w:eastAsia="Calibri" w:hAnsi="B Lotus" w:cs="B Lotus" w:hint="cs"/>
            <w:sz w:val="24"/>
            <w:szCs w:val="24"/>
            <w:rtl/>
            <w:lang w:bidi="fa-IR"/>
          </w:rPr>
          <w:t>،</w:t>
        </w:r>
        <w:r w:rsidR="00A97350" w:rsidRPr="002F657C">
          <w:rPr>
            <w:rFonts w:ascii="B Lotus" w:eastAsia="Calibri" w:hAnsi="B Lotus" w:cs="B Lotus"/>
            <w:sz w:val="24"/>
            <w:szCs w:val="24"/>
            <w:rtl/>
            <w:lang w:bidi="fa-IR"/>
          </w:rPr>
          <w:t xml:space="preserve"> </w:t>
        </w:r>
      </w:ins>
      <w:r w:rsidRPr="002F657C">
        <w:rPr>
          <w:rFonts w:ascii="B Lotus" w:eastAsia="Calibri" w:hAnsi="B Lotus" w:cs="B Lotus"/>
          <w:sz w:val="24"/>
          <w:szCs w:val="24"/>
          <w:rtl/>
          <w:lang w:bidi="fa-IR"/>
        </w:rPr>
        <w:t>به‌صورت شركت دولتی</w:t>
      </w:r>
      <w:del w:id="5618" w:author="Mehrnazi Boojari" w:date="2019-01-11T01:00:00Z">
        <w:r w:rsidRPr="002F657C" w:rsidDel="00A97350">
          <w:rPr>
            <w:rFonts w:ascii="B Lotus" w:eastAsia="Calibri" w:hAnsi="B Lotus" w:cs="B Lotus"/>
            <w:sz w:val="24"/>
            <w:szCs w:val="24"/>
            <w:rtl/>
            <w:lang w:bidi="fa-IR"/>
          </w:rPr>
          <w:delText xml:space="preserve">- </w:delText>
        </w:r>
      </w:del>
      <w:ins w:id="5619" w:author="Mehrnazi Boojari" w:date="2019-01-11T01:00:00Z">
        <w:r w:rsidR="00A97350">
          <w:rPr>
            <w:rFonts w:ascii="B Lotus" w:eastAsia="Calibri" w:hAnsi="B Lotus" w:cs="B Lotus" w:hint="cs"/>
            <w:sz w:val="24"/>
            <w:szCs w:val="24"/>
            <w:rtl/>
            <w:lang w:bidi="fa-IR"/>
          </w:rPr>
          <w:t>،</w:t>
        </w:r>
        <w:r w:rsidR="00A97350" w:rsidRPr="002F657C">
          <w:rPr>
            <w:rFonts w:ascii="B Lotus" w:eastAsia="Calibri" w:hAnsi="B Lotus" w:cs="B Lotus"/>
            <w:sz w:val="24"/>
            <w:szCs w:val="24"/>
            <w:rtl/>
            <w:lang w:bidi="fa-IR"/>
          </w:rPr>
          <w:t xml:space="preserve"> </w:t>
        </w:r>
      </w:ins>
      <w:r w:rsidRPr="002F657C">
        <w:rPr>
          <w:rFonts w:ascii="B Lotus" w:eastAsia="Calibri" w:hAnsi="B Lotus" w:cs="B Lotus"/>
          <w:sz w:val="24"/>
          <w:szCs w:val="24"/>
          <w:rtl/>
          <w:lang w:bidi="fa-IR"/>
        </w:rPr>
        <w:t xml:space="preserve">تحت پوشش وزارت مسكن و شهرسازی </w:t>
      </w:r>
      <w:del w:id="5620" w:author="Mehrnazi Boojari" w:date="2019-01-07T10:04:00Z">
        <w:r w:rsidRPr="002F657C" w:rsidDel="00A31D6F">
          <w:rPr>
            <w:rFonts w:ascii="B Lotus" w:eastAsia="Calibri" w:hAnsi="B Lotus" w:cs="B Lotus"/>
            <w:sz w:val="24"/>
            <w:szCs w:val="24"/>
            <w:rtl/>
            <w:lang w:bidi="fa-IR"/>
          </w:rPr>
          <w:delText>تأسیس</w:delText>
        </w:r>
      </w:del>
      <w:ins w:id="5621" w:author="Mehrnazi Boojari" w:date="2019-01-07T10:04:00Z">
        <w:r w:rsidR="00A31D6F">
          <w:rPr>
            <w:rFonts w:ascii="B Lotus" w:eastAsia="Calibri" w:hAnsi="B Lotus" w:cs="B Lotus"/>
            <w:sz w:val="24"/>
            <w:szCs w:val="24"/>
            <w:rtl/>
            <w:lang w:bidi="fa-IR"/>
          </w:rPr>
          <w:t>تأسیس</w:t>
        </w:r>
      </w:ins>
      <w:r w:rsidRPr="002F657C">
        <w:rPr>
          <w:rFonts w:ascii="B Lotus" w:eastAsia="Calibri" w:hAnsi="B Lotus" w:cs="B Lotus"/>
          <w:sz w:val="24"/>
          <w:szCs w:val="24"/>
          <w:rtl/>
          <w:lang w:bidi="fa-IR"/>
        </w:rPr>
        <w:t xml:space="preserve"> شد و در قالب اد</w:t>
      </w:r>
      <w:ins w:id="5622" w:author="Mehrnazi Boojari" w:date="2019-01-11T01:00:00Z">
        <w:r w:rsidR="00A97350">
          <w:rPr>
            <w:rFonts w:ascii="B Lotus" w:eastAsia="Calibri" w:hAnsi="B Lotus" w:cs="B Lotus" w:hint="cs"/>
            <w:sz w:val="24"/>
            <w:szCs w:val="24"/>
            <w:rtl/>
            <w:lang w:bidi="fa-IR"/>
          </w:rPr>
          <w:t>ا</w:t>
        </w:r>
      </w:ins>
      <w:r w:rsidRPr="002F657C">
        <w:rPr>
          <w:rFonts w:ascii="B Lotus" w:eastAsia="Calibri" w:hAnsi="B Lotus" w:cs="B Lotus"/>
          <w:sz w:val="24"/>
          <w:szCs w:val="24"/>
          <w:rtl/>
          <w:lang w:bidi="fa-IR"/>
        </w:rPr>
        <w:t>ره كل زمین‌ شهری در استان‌‌ها به فعالیت پرداخت. با تصویب قانون زمین ‌شهری در شهریور 1366 این سازمان تا سال 1374 به همان شكل به‌</w:t>
      </w:r>
      <w:ins w:id="5623" w:author="Mehrnazi Boojari" w:date="2019-01-11T01:00:00Z">
        <w:r w:rsidR="00A97350">
          <w:rPr>
            <w:rFonts w:ascii="B Lotus" w:eastAsia="Calibri" w:hAnsi="B Lotus" w:cs="B Lotus" w:hint="cs"/>
            <w:sz w:val="24"/>
            <w:szCs w:val="24"/>
            <w:rtl/>
            <w:lang w:bidi="fa-IR"/>
          </w:rPr>
          <w:t xml:space="preserve"> </w:t>
        </w:r>
      </w:ins>
      <w:r w:rsidRPr="002F657C">
        <w:rPr>
          <w:rFonts w:ascii="B Lotus" w:eastAsia="Calibri" w:hAnsi="B Lotus" w:cs="B Lotus"/>
          <w:sz w:val="24"/>
          <w:szCs w:val="24"/>
          <w:rtl/>
          <w:lang w:bidi="fa-IR"/>
        </w:rPr>
        <w:t>کار خود ادامه داد. با توجه به مصوبه شماره 3510/دش مورخ 15/6/1372 شورای عالی اداری، كه تغییراتی در وظایف سازمان زمین‌</w:t>
      </w:r>
      <w:ins w:id="5624" w:author="Mehrnazi Boojari" w:date="2019-01-11T01:01:00Z">
        <w:r w:rsidR="00A97350">
          <w:rPr>
            <w:rFonts w:ascii="B Lotus" w:eastAsia="Calibri" w:hAnsi="B Lotus" w:cs="B Lotus" w:hint="cs"/>
            <w:sz w:val="24"/>
            <w:szCs w:val="24"/>
            <w:rtl/>
            <w:lang w:bidi="fa-IR"/>
          </w:rPr>
          <w:t xml:space="preserve"> </w:t>
        </w:r>
      </w:ins>
      <w:r w:rsidRPr="002F657C">
        <w:rPr>
          <w:rFonts w:ascii="B Lotus" w:eastAsia="Calibri" w:hAnsi="B Lotus" w:cs="B Lotus"/>
          <w:sz w:val="24"/>
          <w:szCs w:val="24"/>
          <w:rtl/>
          <w:lang w:bidi="fa-IR"/>
        </w:rPr>
        <w:t xml:space="preserve">شهری به‌وجود آورد، نام آن به سازمان ملی زمین و مسكن تغییر یافت و با ادغام اداره‌های كل زمین‌ شهری و شهرسازی‌های استان‌ها، تشكیلاتی با نام سازمان مسكن و شهرسازی </w:t>
      </w:r>
      <w:r w:rsidR="002F657C">
        <w:rPr>
          <w:rFonts w:ascii="B Lotus" w:eastAsia="Calibri" w:hAnsi="B Lotus" w:cs="B Lotus"/>
          <w:sz w:val="24"/>
          <w:szCs w:val="24"/>
          <w:rtl/>
          <w:lang w:bidi="fa-IR"/>
        </w:rPr>
        <w:t>در مراكز استان‌ها به‌وجود آ</w:t>
      </w:r>
      <w:r w:rsidR="002F657C">
        <w:rPr>
          <w:rFonts w:ascii="B Lotus" w:eastAsia="Calibri" w:hAnsi="B Lotus" w:cs="B Lotus" w:hint="cs"/>
          <w:sz w:val="24"/>
          <w:szCs w:val="24"/>
          <w:rtl/>
          <w:lang w:bidi="fa-IR"/>
        </w:rPr>
        <w:t>م</w:t>
      </w:r>
      <w:del w:id="5625" w:author="Mehrnazi Boojari" w:date="2019-01-07T10:31:00Z">
        <w:r w:rsidR="002F657C" w:rsidDel="006C73A5">
          <w:rPr>
            <w:rFonts w:ascii="B Lotus" w:eastAsia="Calibri" w:hAnsi="B Lotus" w:cs="B Lotus" w:hint="cs"/>
            <w:sz w:val="24"/>
            <w:szCs w:val="24"/>
            <w:rtl/>
            <w:lang w:bidi="fa-IR"/>
          </w:rPr>
          <w:delText>د(</w:delText>
        </w:r>
      </w:del>
      <w:ins w:id="5626" w:author="Mehrnazi Boojari" w:date="2019-01-07T10:31:00Z">
        <w:r w:rsidR="006C73A5">
          <w:rPr>
            <w:rFonts w:ascii="B Lotus" w:eastAsia="Calibri" w:hAnsi="B Lotus" w:cs="B Lotus" w:hint="cs"/>
            <w:sz w:val="24"/>
            <w:szCs w:val="24"/>
            <w:rtl/>
            <w:lang w:bidi="fa-IR"/>
          </w:rPr>
          <w:t>د (</w:t>
        </w:r>
      </w:ins>
      <w:r w:rsidR="002F657C">
        <w:rPr>
          <w:rFonts w:ascii="B Lotus" w:eastAsia="Calibri" w:hAnsi="B Lotus" w:cs="B Lotus" w:hint="cs"/>
          <w:sz w:val="24"/>
          <w:szCs w:val="24"/>
          <w:rtl/>
          <w:lang w:bidi="fa-IR"/>
        </w:rPr>
        <w:t>همان).</w:t>
      </w:r>
    </w:p>
    <w:p w14:paraId="06D2CF6E" w14:textId="77777777" w:rsidR="00A06196" w:rsidRPr="002F657C" w:rsidRDefault="00A06196" w:rsidP="00A97350">
      <w:pPr>
        <w:tabs>
          <w:tab w:val="center" w:pos="4513"/>
        </w:tabs>
        <w:bidi/>
        <w:ind w:firstLine="288"/>
        <w:jc w:val="both"/>
        <w:rPr>
          <w:rFonts w:ascii="B Lotus" w:eastAsia="Calibri" w:hAnsi="B Lotus" w:cs="B Lotus"/>
          <w:sz w:val="24"/>
          <w:szCs w:val="24"/>
          <w:rtl/>
          <w:lang w:bidi="fa-IR"/>
        </w:rPr>
      </w:pPr>
      <w:r w:rsidRPr="002F657C">
        <w:rPr>
          <w:rFonts w:ascii="B Lotus" w:eastAsia="Calibri" w:hAnsi="B Lotus" w:cs="B Lotus"/>
          <w:sz w:val="24"/>
          <w:szCs w:val="24"/>
          <w:rtl/>
          <w:lang w:bidi="fa-IR"/>
        </w:rPr>
        <w:t>هم</w:t>
      </w:r>
      <w:ins w:id="5627" w:author="Mehrnazi Boojari" w:date="2019-01-11T01:01:00Z">
        <w:r w:rsidR="00A97350">
          <w:rPr>
            <w:rFonts w:ascii="B Lotus" w:eastAsia="Calibri" w:hAnsi="B Lotus" w:cs="B Nazanin" w:hint="cs"/>
            <w:sz w:val="24"/>
            <w:szCs w:val="24"/>
            <w:rtl/>
            <w:lang w:bidi="fa-IR"/>
          </w:rPr>
          <w:t>‌</w:t>
        </w:r>
      </w:ins>
      <w:del w:id="5628" w:author="Mehrnazi Boojari" w:date="2019-01-11T01:01:00Z">
        <w:r w:rsidRPr="002F657C" w:rsidDel="00A97350">
          <w:rPr>
            <w:rFonts w:ascii="B Lotus" w:eastAsia="Calibri" w:hAnsi="B Lotus" w:cs="B Lotus"/>
            <w:sz w:val="24"/>
            <w:szCs w:val="24"/>
            <w:rtl/>
            <w:lang w:bidi="fa-IR"/>
          </w:rPr>
          <w:delText xml:space="preserve"> </w:delText>
        </w:r>
      </w:del>
      <w:r w:rsidRPr="002F657C">
        <w:rPr>
          <w:rFonts w:ascii="B Lotus" w:eastAsia="Calibri" w:hAnsi="B Lotus" w:cs="B Lotus"/>
          <w:sz w:val="24"/>
          <w:szCs w:val="24"/>
          <w:rtl/>
          <w:lang w:bidi="fa-IR"/>
        </w:rPr>
        <w:t>اکنون در ساختار اجرایی وزارت راه و شهرسازی (وزارت مسکن و شهرسازی سابق) متکفل مسکن روستایی وجود ندارد</w:t>
      </w:r>
      <w:del w:id="5629" w:author="Mehrnazi Boojari" w:date="2019-01-07T09:53:00Z">
        <w:r w:rsidRPr="002F657C" w:rsidDel="006F7CCF">
          <w:rPr>
            <w:rFonts w:ascii="B Lotus" w:eastAsia="Calibri" w:hAnsi="B Lotus" w:cs="B Lotus"/>
            <w:sz w:val="24"/>
            <w:szCs w:val="24"/>
            <w:rtl/>
            <w:lang w:bidi="fa-IR"/>
          </w:rPr>
          <w:delText xml:space="preserve"> . </w:delText>
        </w:r>
      </w:del>
      <w:ins w:id="5630" w:author="Mehrnazi Boojari" w:date="2019-01-07T09:53:00Z">
        <w:r w:rsidR="006F7CCF">
          <w:rPr>
            <w:rFonts w:ascii="B Lotus" w:eastAsia="Calibri" w:hAnsi="B Lotus" w:cs="B Lotus"/>
            <w:sz w:val="24"/>
            <w:szCs w:val="24"/>
            <w:rtl/>
            <w:lang w:bidi="fa-IR"/>
          </w:rPr>
          <w:t xml:space="preserve">. </w:t>
        </w:r>
      </w:ins>
      <w:del w:id="5631" w:author="Mehrnazi Boojari" w:date="2019-01-08T23:50:00Z">
        <w:r w:rsidRPr="002F657C" w:rsidDel="00EE38C5">
          <w:rPr>
            <w:rFonts w:ascii="B Lotus" w:eastAsia="Calibri" w:hAnsi="B Lotus" w:cs="B Lotus"/>
            <w:sz w:val="24"/>
            <w:szCs w:val="24"/>
            <w:rtl/>
            <w:lang w:bidi="fa-IR"/>
          </w:rPr>
          <w:delText>از سوی</w:delText>
        </w:r>
      </w:del>
      <w:ins w:id="5632" w:author="Mehrnazi Boojari" w:date="2019-01-08T23:50:00Z">
        <w:r w:rsidR="00EE38C5">
          <w:rPr>
            <w:rFonts w:ascii="B Lotus" w:eastAsia="Calibri" w:hAnsi="B Lotus" w:cs="B Lotus"/>
            <w:sz w:val="24"/>
            <w:szCs w:val="24"/>
            <w:rtl/>
            <w:lang w:bidi="fa-IR"/>
          </w:rPr>
          <w:t>از</w:t>
        </w:r>
        <w:r w:rsidR="00EE38C5">
          <w:rPr>
            <w:rFonts w:ascii="Times New Roman" w:eastAsia="Calibri" w:hAnsi="Times New Roman" w:cs="Times New Roman" w:hint="cs"/>
            <w:sz w:val="24"/>
            <w:szCs w:val="24"/>
            <w:rtl/>
            <w:lang w:bidi="fa-IR"/>
          </w:rPr>
          <w:t> </w:t>
        </w:r>
        <w:r w:rsidR="00EE38C5">
          <w:rPr>
            <w:rFonts w:ascii="B Lotus" w:eastAsia="Calibri" w:hAnsi="B Lotus" w:cs="B Lotus"/>
            <w:sz w:val="24"/>
            <w:szCs w:val="24"/>
            <w:rtl/>
            <w:lang w:bidi="fa-IR"/>
          </w:rPr>
          <w:t>سوی</w:t>
        </w:r>
      </w:ins>
      <w:r w:rsidRPr="002F657C">
        <w:rPr>
          <w:rFonts w:ascii="B Lotus" w:eastAsia="Calibri" w:hAnsi="B Lotus" w:cs="B Lotus"/>
          <w:sz w:val="24"/>
          <w:szCs w:val="24"/>
          <w:rtl/>
          <w:lang w:bidi="fa-IR"/>
        </w:rPr>
        <w:t xml:space="preserve">ی </w:t>
      </w:r>
      <w:r w:rsidRPr="002F657C">
        <w:rPr>
          <w:rFonts w:ascii="B Lotus" w:eastAsia="Calibri" w:hAnsi="B Lotus" w:cs="B Lotus"/>
          <w:sz w:val="24"/>
          <w:szCs w:val="24"/>
          <w:rtl/>
        </w:rPr>
        <w:t>نگاه توسعه در وزارت راه و شهرسازی</w:t>
      </w:r>
      <w:del w:id="5633" w:author="Mehrnazi Boojari" w:date="2019-01-07T09:47:00Z">
        <w:r w:rsidRPr="002F657C" w:rsidDel="006F7CCF">
          <w:rPr>
            <w:rFonts w:ascii="B Lotus" w:eastAsia="Calibri" w:hAnsi="B Lotus" w:cs="B Lotus"/>
            <w:sz w:val="24"/>
            <w:szCs w:val="24"/>
            <w:rtl/>
          </w:rPr>
          <w:delText xml:space="preserve"> ،</w:delText>
        </w:r>
      </w:del>
      <w:ins w:id="5634"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کاملا</w:t>
      </w:r>
      <w:ins w:id="5635" w:author="Mehrnazi Boojari" w:date="2019-01-08T02:42:00Z">
        <w:r w:rsidR="0015326A">
          <w:rPr>
            <w:rFonts w:ascii="B Lotus" w:eastAsia="Calibri" w:hAnsi="B Lotus" w:cs="B Lotus" w:hint="cs"/>
            <w:sz w:val="24"/>
            <w:szCs w:val="24"/>
            <w:rtl/>
          </w:rPr>
          <w:t>ً</w:t>
        </w:r>
      </w:ins>
      <w:r w:rsidRPr="002F657C">
        <w:rPr>
          <w:rFonts w:ascii="B Lotus" w:eastAsia="Calibri" w:hAnsi="B Lotus" w:cs="B Lotus"/>
          <w:sz w:val="24"/>
          <w:szCs w:val="24"/>
          <w:rtl/>
        </w:rPr>
        <w:t xml:space="preserve"> نگاه شهری است و وقتی سخن از تعادل و منطقه</w:t>
      </w:r>
      <w:del w:id="5636" w:author="Mehrnazi Boojari" w:date="2019-01-07T10:40:00Z">
        <w:r w:rsidRPr="002F657C" w:rsidDel="006A1F1D">
          <w:rPr>
            <w:rFonts w:ascii="B Lotus" w:eastAsia="Calibri" w:hAnsi="B Lotus" w:cs="B Lotus"/>
            <w:sz w:val="24"/>
            <w:szCs w:val="24"/>
            <w:rtl/>
          </w:rPr>
          <w:delText xml:space="preserve"> ای </w:delText>
        </w:r>
      </w:del>
      <w:ins w:id="5637" w:author="Mehrnazi Boojari" w:date="2019-01-07T10:40: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ای </w:t>
        </w:r>
      </w:ins>
      <w:r w:rsidRPr="002F657C">
        <w:rPr>
          <w:rFonts w:ascii="B Lotus" w:eastAsia="Calibri" w:hAnsi="B Lotus" w:cs="B Lotus"/>
          <w:sz w:val="24"/>
          <w:szCs w:val="24"/>
          <w:rtl/>
        </w:rPr>
        <w:t>است باز هم</w:t>
      </w:r>
      <w:del w:id="5638" w:author="Mehrnazi Boojari" w:date="2019-01-07T10:44:00Z">
        <w:r w:rsidRPr="002F657C" w:rsidDel="006A1F1D">
          <w:rPr>
            <w:rFonts w:ascii="B Lotus" w:eastAsia="Calibri" w:hAnsi="B Lotus" w:cs="B Lotus"/>
            <w:sz w:val="24"/>
            <w:szCs w:val="24"/>
            <w:rtl/>
          </w:rPr>
          <w:delText xml:space="preserve"> صرفا </w:delText>
        </w:r>
      </w:del>
      <w:ins w:id="5639" w:author="Mehrnazi Boojari" w:date="2019-01-07T10:44:00Z">
        <w:r w:rsidR="006A1F1D">
          <w:rPr>
            <w:rFonts w:ascii="B Lotus" w:eastAsia="Calibri" w:hAnsi="B Lotus" w:cs="B Lotus"/>
            <w:sz w:val="24"/>
            <w:szCs w:val="24"/>
            <w:rtl/>
          </w:rPr>
          <w:t xml:space="preserve"> فقط </w:t>
        </w:r>
      </w:ins>
      <w:r w:rsidRPr="002F657C">
        <w:rPr>
          <w:rFonts w:ascii="B Lotus" w:eastAsia="Calibri" w:hAnsi="B Lotus" w:cs="B Lotus"/>
          <w:sz w:val="24"/>
          <w:szCs w:val="24"/>
          <w:rtl/>
        </w:rPr>
        <w:t xml:space="preserve">نگاه به شهر و شهرنشینی است. تنها موردی که جزو وظایف </w:t>
      </w:r>
      <w:del w:id="5640" w:author="Mehrnazi Boojari" w:date="2019-01-11T01:02:00Z">
        <w:r w:rsidRPr="002F657C" w:rsidDel="00A97350">
          <w:rPr>
            <w:rFonts w:ascii="B Lotus" w:eastAsia="Calibri" w:hAnsi="B Lotus" w:cs="B Lotus"/>
            <w:sz w:val="24"/>
            <w:szCs w:val="24"/>
            <w:rtl/>
          </w:rPr>
          <w:delText>راه وشهرسازی</w:delText>
        </w:r>
      </w:del>
      <w:ins w:id="5641" w:author="Mehrnazi Boojari" w:date="2019-01-11T01:02:00Z">
        <w:r w:rsidR="00A97350">
          <w:rPr>
            <w:rFonts w:ascii="B Lotus" w:eastAsia="Calibri" w:hAnsi="B Lotus" w:cs="B Lotus"/>
            <w:sz w:val="24"/>
            <w:szCs w:val="24"/>
            <w:rtl/>
          </w:rPr>
          <w:t>راه و شهرسازی</w:t>
        </w:r>
      </w:ins>
      <w:r w:rsidRPr="002F657C">
        <w:rPr>
          <w:rFonts w:ascii="B Lotus" w:eastAsia="Calibri" w:hAnsi="B Lotus" w:cs="B Lotus"/>
          <w:sz w:val="24"/>
          <w:szCs w:val="24"/>
          <w:rtl/>
        </w:rPr>
        <w:t xml:space="preserve"> در قبال مسکن روستایی است</w:t>
      </w:r>
      <w:del w:id="5642" w:author="Mehrnazi Boojari" w:date="2019-01-07T09:47:00Z">
        <w:r w:rsidRPr="002F657C" w:rsidDel="006F7CCF">
          <w:rPr>
            <w:rFonts w:ascii="B Lotus" w:eastAsia="Calibri" w:hAnsi="B Lotus" w:cs="B Lotus"/>
            <w:sz w:val="24"/>
            <w:szCs w:val="24"/>
            <w:rtl/>
          </w:rPr>
          <w:delText xml:space="preserve"> ؛</w:delText>
        </w:r>
      </w:del>
      <w:r w:rsidRPr="002F657C">
        <w:rPr>
          <w:rFonts w:ascii="B Lotus" w:eastAsia="Calibri" w:hAnsi="B Lotus" w:cs="B Lotus"/>
          <w:sz w:val="24"/>
          <w:szCs w:val="24"/>
          <w:rtl/>
        </w:rPr>
        <w:t xml:space="preserve"> نظارت </w:t>
      </w:r>
      <w:r w:rsidRPr="002F657C">
        <w:rPr>
          <w:rFonts w:ascii="B Lotus" w:eastAsia="Calibri" w:hAnsi="B Lotus" w:cs="B Lotus"/>
          <w:sz w:val="24"/>
          <w:szCs w:val="24"/>
          <w:rtl/>
        </w:rPr>
        <w:lastRenderedPageBreak/>
        <w:t>بر چگونگی</w:t>
      </w:r>
      <w:del w:id="5643" w:author="Mehrnazi Boojari" w:date="2019-01-07T10:51:00Z">
        <w:r w:rsidRPr="002F657C" w:rsidDel="006A1F1D">
          <w:rPr>
            <w:rFonts w:ascii="B Lotus" w:eastAsia="Calibri" w:hAnsi="B Lotus" w:cs="B Lotus"/>
            <w:sz w:val="24"/>
            <w:szCs w:val="24"/>
            <w:rtl/>
          </w:rPr>
          <w:delText xml:space="preserve"> تامین </w:delText>
        </w:r>
      </w:del>
      <w:ins w:id="5644" w:author="Mehrnazi Boojari" w:date="2019-01-07T10:51:00Z">
        <w:r w:rsidR="006A1F1D">
          <w:rPr>
            <w:rFonts w:ascii="B Lotus" w:eastAsia="Calibri" w:hAnsi="B Lotus" w:cs="B Lotus"/>
            <w:sz w:val="24"/>
            <w:szCs w:val="24"/>
            <w:rtl/>
          </w:rPr>
          <w:t xml:space="preserve"> تأمین </w:t>
        </w:r>
      </w:ins>
      <w:r w:rsidRPr="002F657C">
        <w:rPr>
          <w:rFonts w:ascii="B Lotus" w:eastAsia="Calibri" w:hAnsi="B Lotus" w:cs="B Lotus"/>
          <w:sz w:val="24"/>
          <w:szCs w:val="24"/>
          <w:rtl/>
        </w:rPr>
        <w:t xml:space="preserve">مسکن اقشار ضعیف و </w:t>
      </w:r>
      <w:del w:id="5645" w:author="Mehrnazi Boojari" w:date="2019-01-07T10:03:00Z">
        <w:r w:rsidRPr="002F657C" w:rsidDel="00A31D6F">
          <w:rPr>
            <w:rFonts w:ascii="B Lotus" w:eastAsia="Calibri" w:hAnsi="B Lotus" w:cs="B Lotus"/>
            <w:sz w:val="24"/>
            <w:szCs w:val="24"/>
            <w:rtl/>
          </w:rPr>
          <w:delText>روستائی</w:delText>
        </w:r>
      </w:del>
      <w:ins w:id="5646" w:author="Mehrnazi Boojari" w:date="2019-01-07T10:03:00Z">
        <w:r w:rsidR="00A31D6F">
          <w:rPr>
            <w:rFonts w:ascii="B Lotus" w:eastAsia="Calibri" w:hAnsi="B Lotus" w:cs="B Lotus"/>
            <w:sz w:val="24"/>
            <w:szCs w:val="24"/>
            <w:rtl/>
          </w:rPr>
          <w:t>روستایی</w:t>
        </w:r>
      </w:ins>
      <w:r w:rsidRPr="002F657C">
        <w:rPr>
          <w:rFonts w:ascii="B Lotus" w:eastAsia="Calibri" w:hAnsi="B Lotus" w:cs="B Lotus"/>
          <w:sz w:val="24"/>
          <w:szCs w:val="24"/>
          <w:rtl/>
        </w:rPr>
        <w:t xml:space="preserve"> است و این یعنی عملا</w:t>
      </w:r>
      <w:ins w:id="5647" w:author="Mehrnazi Boojari" w:date="2019-01-11T01:02:00Z">
        <w:r w:rsidR="00A97350">
          <w:rPr>
            <w:rFonts w:ascii="B Lotus" w:eastAsia="Calibri" w:hAnsi="B Lotus" w:cs="B Lotus" w:hint="cs"/>
            <w:sz w:val="24"/>
            <w:szCs w:val="24"/>
            <w:rtl/>
          </w:rPr>
          <w:t>ً</w:t>
        </w:r>
      </w:ins>
      <w:r w:rsidRPr="002F657C">
        <w:rPr>
          <w:rFonts w:ascii="B Lotus" w:eastAsia="Calibri" w:hAnsi="B Lotus" w:cs="B Lotus"/>
          <w:sz w:val="24"/>
          <w:szCs w:val="24"/>
          <w:rtl/>
        </w:rPr>
        <w:t xml:space="preserve"> وزارت راه و شهرسازی در اهداف کلان و خرد هیچ نگاهی به روستا و مسکن روستایی ندارد</w:t>
      </w:r>
      <w:del w:id="5648" w:author="Mehrnazi Boojari" w:date="2019-01-07T10:09:00Z">
        <w:r w:rsidRPr="002F657C" w:rsidDel="00A31D6F">
          <w:rPr>
            <w:rFonts w:ascii="B Lotus" w:eastAsia="Calibri" w:hAnsi="B Lotus" w:cs="B Lotus"/>
            <w:sz w:val="24"/>
            <w:szCs w:val="24"/>
            <w:rtl/>
          </w:rPr>
          <w:delText xml:space="preserve"> .</w:delText>
        </w:r>
      </w:del>
      <w:ins w:id="5649" w:author="Mehrnazi Boojari" w:date="2019-01-07T10:09:00Z">
        <w:r w:rsidR="00A31D6F">
          <w:rPr>
            <w:rFonts w:ascii="B Lotus" w:eastAsia="Calibri" w:hAnsi="B Lotus" w:cs="B Lotus"/>
            <w:sz w:val="24"/>
            <w:szCs w:val="24"/>
            <w:rtl/>
          </w:rPr>
          <w:t>.</w:t>
        </w:r>
      </w:ins>
    </w:p>
    <w:p w14:paraId="606C6429" w14:textId="77777777" w:rsidR="00A06196" w:rsidRPr="002F657C" w:rsidRDefault="00A06196" w:rsidP="00A06196">
      <w:pPr>
        <w:tabs>
          <w:tab w:val="center" w:pos="4513"/>
        </w:tabs>
        <w:bidi/>
        <w:jc w:val="both"/>
        <w:rPr>
          <w:rFonts w:ascii="B Lotus" w:eastAsia="Calibri" w:hAnsi="B Lotus" w:cs="B Lotus"/>
          <w:sz w:val="24"/>
          <w:szCs w:val="24"/>
          <w:rtl/>
          <w:lang w:bidi="fa-IR"/>
        </w:rPr>
      </w:pPr>
      <w:r w:rsidRPr="002F657C">
        <w:rPr>
          <w:rFonts w:ascii="B Lotus" w:eastAsia="Calibri" w:hAnsi="B Lotus" w:cs="B Lotus"/>
          <w:sz w:val="24"/>
          <w:szCs w:val="24"/>
          <w:rtl/>
          <w:lang w:bidi="fa-IR"/>
        </w:rPr>
        <w:t xml:space="preserve">برخی از وظایف مرتبط با مسکن روستایی در </w:t>
      </w:r>
      <w:del w:id="5650" w:author="Mehrnazi Boojari" w:date="2019-01-11T01:03:00Z">
        <w:r w:rsidRPr="002F657C" w:rsidDel="00A97350">
          <w:rPr>
            <w:rFonts w:ascii="B Lotus" w:eastAsia="Calibri" w:hAnsi="B Lotus" w:cs="B Lotus"/>
            <w:sz w:val="24"/>
            <w:szCs w:val="24"/>
            <w:rtl/>
            <w:lang w:bidi="fa-IR"/>
          </w:rPr>
          <w:delText>وزرات</w:delText>
        </w:r>
      </w:del>
      <w:ins w:id="5651" w:author="Mehrnazi Boojari" w:date="2019-01-11T01:03:00Z">
        <w:r w:rsidR="00A97350">
          <w:rPr>
            <w:rFonts w:ascii="B Lotus" w:eastAsia="Calibri" w:hAnsi="B Lotus" w:cs="B Lotus"/>
            <w:sz w:val="24"/>
            <w:szCs w:val="24"/>
            <w:rtl/>
            <w:lang w:bidi="fa-IR"/>
          </w:rPr>
          <w:t>وزارت</w:t>
        </w:r>
      </w:ins>
      <w:r w:rsidRPr="002F657C">
        <w:rPr>
          <w:rFonts w:ascii="B Lotus" w:eastAsia="Calibri" w:hAnsi="B Lotus" w:cs="B Lotus"/>
          <w:sz w:val="24"/>
          <w:szCs w:val="24"/>
          <w:rtl/>
          <w:lang w:bidi="fa-IR"/>
        </w:rPr>
        <w:t xml:space="preserve"> راه و شهرسازی</w:t>
      </w:r>
      <w:r w:rsidRPr="002F657C">
        <w:rPr>
          <w:rFonts w:ascii="B Lotus" w:eastAsia="Calibri" w:hAnsi="B Lotus" w:cs="B Lotus"/>
          <w:sz w:val="24"/>
          <w:szCs w:val="24"/>
          <w:vertAlign w:val="superscript"/>
          <w:rtl/>
          <w:lang w:bidi="fa-IR"/>
        </w:rPr>
        <w:footnoteReference w:id="53"/>
      </w:r>
      <w:del w:id="5659" w:author="Mehrnazi Boojari" w:date="2019-01-08T01:32:00Z">
        <w:r w:rsidRPr="002F657C" w:rsidDel="00952B49">
          <w:rPr>
            <w:rFonts w:ascii="B Lotus" w:eastAsia="Calibri" w:hAnsi="B Lotus" w:cs="B Lotus"/>
            <w:sz w:val="24"/>
            <w:szCs w:val="24"/>
            <w:rtl/>
            <w:lang w:bidi="fa-IR"/>
          </w:rPr>
          <w:delText xml:space="preserve"> :</w:delText>
        </w:r>
      </w:del>
      <w:ins w:id="5660" w:author="Mehrnazi Boojari" w:date="2019-01-08T01:32:00Z">
        <w:r w:rsidR="00952B49">
          <w:rPr>
            <w:rFonts w:ascii="B Lotus" w:eastAsia="Calibri" w:hAnsi="B Lotus" w:cs="B Lotus"/>
            <w:sz w:val="24"/>
            <w:szCs w:val="24"/>
            <w:rtl/>
            <w:lang w:bidi="fa-IR"/>
          </w:rPr>
          <w:t>:</w:t>
        </w:r>
      </w:ins>
    </w:p>
    <w:p w14:paraId="394B5163" w14:textId="77777777" w:rsidR="00A06196" w:rsidRPr="002F657C" w:rsidRDefault="00A06196" w:rsidP="00A97350">
      <w:pPr>
        <w:numPr>
          <w:ilvl w:val="0"/>
          <w:numId w:val="18"/>
        </w:numPr>
        <w:tabs>
          <w:tab w:val="center" w:pos="4513"/>
        </w:tabs>
        <w:bidi/>
        <w:spacing w:after="0"/>
        <w:jc w:val="both"/>
        <w:rPr>
          <w:rFonts w:ascii="B Lotus" w:eastAsia="Calibri" w:hAnsi="B Lotus" w:cs="B Lotus"/>
          <w:sz w:val="24"/>
          <w:szCs w:val="24"/>
          <w:rtl/>
          <w:lang w:bidi="fa-IR"/>
        </w:rPr>
      </w:pPr>
      <w:r w:rsidRPr="002F657C">
        <w:rPr>
          <w:rFonts w:ascii="B Lotus" w:eastAsia="Calibri" w:hAnsi="B Lotus" w:cs="B Lotus"/>
          <w:sz w:val="24"/>
          <w:szCs w:val="24"/>
          <w:rtl/>
          <w:lang w:bidi="fa-IR"/>
        </w:rPr>
        <w:t>پیشنهاد ایجاد شهر و شهرك غیر</w:t>
      </w:r>
      <w:ins w:id="5661" w:author="Mehrnazi Boojari" w:date="2019-01-08T02:41:00Z">
        <w:r w:rsidR="0015326A">
          <w:rPr>
            <w:rFonts w:ascii="B Lotus" w:eastAsia="Calibri" w:hAnsi="B Lotus" w:cs="B Nazanin" w:hint="cs"/>
            <w:sz w:val="24"/>
            <w:szCs w:val="24"/>
            <w:rtl/>
            <w:lang w:bidi="fa-IR"/>
          </w:rPr>
          <w:t>‌</w:t>
        </w:r>
      </w:ins>
      <w:del w:id="5662" w:author="Mehrnazi Boojari" w:date="2019-01-08T02:41:00Z">
        <w:r w:rsidRPr="002F657C" w:rsidDel="0015326A">
          <w:rPr>
            <w:rFonts w:ascii="B Lotus" w:eastAsia="Calibri" w:hAnsi="B Lotus" w:cs="B Lotus"/>
            <w:sz w:val="24"/>
            <w:szCs w:val="24"/>
            <w:rtl/>
            <w:lang w:bidi="fa-IR"/>
          </w:rPr>
          <w:delText xml:space="preserve"> </w:delText>
        </w:r>
      </w:del>
      <w:r w:rsidRPr="002F657C">
        <w:rPr>
          <w:rFonts w:ascii="B Lotus" w:eastAsia="Calibri" w:hAnsi="B Lotus" w:cs="B Lotus"/>
          <w:sz w:val="24"/>
          <w:szCs w:val="24"/>
          <w:rtl/>
          <w:lang w:bidi="fa-IR"/>
        </w:rPr>
        <w:t xml:space="preserve">روستایی در خارج از محدوده قانونی و حریم شهرها </w:t>
      </w:r>
      <w:del w:id="5663" w:author="Mehrnazi Boojari" w:date="2019-01-11T01:03:00Z">
        <w:r w:rsidRPr="002F657C" w:rsidDel="00A97350">
          <w:rPr>
            <w:rFonts w:ascii="B Lotus" w:eastAsia="Calibri" w:hAnsi="B Lotus" w:cs="B Lotus"/>
            <w:sz w:val="24"/>
            <w:szCs w:val="24"/>
            <w:rtl/>
            <w:lang w:bidi="fa-IR"/>
          </w:rPr>
          <w:delText xml:space="preserve">جهت </w:delText>
        </w:r>
      </w:del>
      <w:ins w:id="5664" w:author="Mehrnazi Boojari" w:date="2019-01-11T01:03:00Z">
        <w:r w:rsidR="00A97350">
          <w:rPr>
            <w:rFonts w:ascii="B Lotus" w:eastAsia="Calibri" w:hAnsi="B Lotus" w:cs="B Lotus" w:hint="cs"/>
            <w:sz w:val="24"/>
            <w:szCs w:val="24"/>
            <w:rtl/>
            <w:lang w:bidi="fa-IR"/>
          </w:rPr>
          <w:t>به</w:t>
        </w:r>
        <w:r w:rsidR="00A97350">
          <w:rPr>
            <w:rFonts w:ascii="B Lotus" w:eastAsia="Calibri" w:hAnsi="B Lotus" w:cs="B Nazanin" w:hint="cs"/>
            <w:sz w:val="24"/>
            <w:szCs w:val="24"/>
            <w:rtl/>
            <w:lang w:bidi="fa-IR"/>
          </w:rPr>
          <w:t>‌</w:t>
        </w:r>
        <w:r w:rsidR="00A97350">
          <w:rPr>
            <w:rFonts w:ascii="B Lotus" w:eastAsia="Calibri" w:hAnsi="B Lotus" w:cs="B Lotus" w:hint="cs"/>
            <w:sz w:val="24"/>
            <w:szCs w:val="24"/>
            <w:rtl/>
            <w:lang w:bidi="fa-IR"/>
          </w:rPr>
          <w:t>منظور</w:t>
        </w:r>
        <w:r w:rsidR="00A97350" w:rsidRPr="002F657C">
          <w:rPr>
            <w:rFonts w:ascii="B Lotus" w:eastAsia="Calibri" w:hAnsi="B Lotus" w:cs="B Lotus"/>
            <w:sz w:val="24"/>
            <w:szCs w:val="24"/>
            <w:rtl/>
            <w:lang w:bidi="fa-IR"/>
          </w:rPr>
          <w:t xml:space="preserve"> </w:t>
        </w:r>
      </w:ins>
      <w:r w:rsidRPr="002F657C">
        <w:rPr>
          <w:rFonts w:ascii="B Lotus" w:eastAsia="Calibri" w:hAnsi="B Lotus" w:cs="B Lotus"/>
          <w:sz w:val="24"/>
          <w:szCs w:val="24"/>
          <w:rtl/>
          <w:lang w:bidi="fa-IR"/>
        </w:rPr>
        <w:t xml:space="preserve">تصویب </w:t>
      </w:r>
      <w:ins w:id="5665" w:author="Mehrnazi Boojari" w:date="2019-01-11T01:03:00Z">
        <w:r w:rsidR="00A97350">
          <w:rPr>
            <w:rFonts w:ascii="B Lotus" w:eastAsia="Calibri" w:hAnsi="B Lotus" w:cs="B Nazanin" w:hint="cs"/>
            <w:sz w:val="24"/>
            <w:szCs w:val="24"/>
            <w:rtl/>
            <w:lang w:bidi="fa-IR"/>
          </w:rPr>
          <w:t>‌</w:t>
        </w:r>
      </w:ins>
      <w:del w:id="5666" w:author="Mehrnazi Boojari" w:date="2019-01-11T01:03:00Z">
        <w:r w:rsidRPr="002F657C" w:rsidDel="00A97350">
          <w:rPr>
            <w:rFonts w:ascii="B Lotus" w:eastAsia="Calibri" w:hAnsi="B Lotus" w:cs="B Lotus"/>
            <w:sz w:val="24"/>
            <w:szCs w:val="24"/>
            <w:rtl/>
            <w:lang w:bidi="fa-IR"/>
          </w:rPr>
          <w:delText xml:space="preserve">به </w:delText>
        </w:r>
      </w:del>
      <w:r w:rsidRPr="002F657C">
        <w:rPr>
          <w:rFonts w:ascii="B Lotus" w:eastAsia="Calibri" w:hAnsi="B Lotus" w:cs="B Lotus"/>
          <w:sz w:val="24"/>
          <w:szCs w:val="24"/>
          <w:rtl/>
          <w:lang w:bidi="fa-IR"/>
        </w:rPr>
        <w:t>شورای</w:t>
      </w:r>
      <w:ins w:id="5667" w:author="Mehrnazi Boojari" w:date="2019-01-08T02:41:00Z">
        <w:r w:rsidR="0015326A">
          <w:rPr>
            <w:rFonts w:ascii="B Lotus" w:eastAsia="Calibri" w:hAnsi="B Lotus" w:cs="B Nazanin" w:hint="cs"/>
            <w:sz w:val="24"/>
            <w:szCs w:val="24"/>
            <w:rtl/>
            <w:lang w:bidi="fa-IR"/>
          </w:rPr>
          <w:t>‌</w:t>
        </w:r>
      </w:ins>
      <w:r w:rsidRPr="002F657C">
        <w:rPr>
          <w:rFonts w:ascii="B Lotus" w:eastAsia="Calibri" w:hAnsi="B Lotus" w:cs="B Lotus"/>
          <w:sz w:val="24"/>
          <w:szCs w:val="24"/>
          <w:rtl/>
          <w:lang w:bidi="fa-IR"/>
        </w:rPr>
        <w:t>عالی شهرسازی</w:t>
      </w:r>
      <w:r w:rsidRPr="002F657C">
        <w:rPr>
          <w:rFonts w:ascii="B Lotus" w:eastAsia="Calibri" w:hAnsi="B Lotus" w:cs="B Lotus"/>
          <w:sz w:val="24"/>
          <w:szCs w:val="24"/>
          <w:lang w:bidi="fa-IR"/>
        </w:rPr>
        <w:t>.</w:t>
      </w:r>
    </w:p>
    <w:p w14:paraId="197E0A4D" w14:textId="77777777" w:rsidR="00A06196" w:rsidRPr="002F657C" w:rsidRDefault="00A06196" w:rsidP="00A25B54">
      <w:pPr>
        <w:numPr>
          <w:ilvl w:val="0"/>
          <w:numId w:val="18"/>
        </w:numPr>
        <w:tabs>
          <w:tab w:val="center" w:pos="4513"/>
        </w:tabs>
        <w:bidi/>
        <w:spacing w:after="0"/>
        <w:jc w:val="both"/>
        <w:rPr>
          <w:rFonts w:ascii="B Lotus" w:eastAsia="Calibri" w:hAnsi="B Lotus" w:cs="B Lotus"/>
          <w:sz w:val="24"/>
          <w:szCs w:val="24"/>
          <w:rtl/>
          <w:lang w:bidi="fa-IR"/>
        </w:rPr>
      </w:pPr>
      <w:r w:rsidRPr="002F657C">
        <w:rPr>
          <w:rFonts w:ascii="B Lotus" w:eastAsia="Calibri" w:hAnsi="B Lotus" w:cs="B Lotus"/>
          <w:sz w:val="24"/>
          <w:szCs w:val="24"/>
          <w:rtl/>
          <w:lang w:bidi="fa-IR"/>
        </w:rPr>
        <w:t>تعیین سیاست</w:t>
      </w:r>
      <w:del w:id="5668" w:author="Mehrnazi Boojari" w:date="2019-01-07T09:46:00Z">
        <w:r w:rsidRPr="002F657C" w:rsidDel="006F7CCF">
          <w:rPr>
            <w:rFonts w:ascii="B Lotus" w:eastAsia="Calibri" w:hAnsi="B Lotus" w:cs="B Lotus"/>
            <w:sz w:val="24"/>
            <w:szCs w:val="24"/>
            <w:rtl/>
            <w:lang w:bidi="fa-IR"/>
          </w:rPr>
          <w:delText xml:space="preserve"> های </w:delText>
        </w:r>
      </w:del>
      <w:ins w:id="5669"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2F657C">
        <w:rPr>
          <w:rFonts w:ascii="B Lotus" w:eastAsia="Calibri" w:hAnsi="B Lotus" w:cs="B Lotus"/>
          <w:sz w:val="24"/>
          <w:szCs w:val="24"/>
          <w:rtl/>
          <w:lang w:bidi="fa-IR"/>
        </w:rPr>
        <w:t>دولت در زمینه تولید و</w:t>
      </w:r>
      <w:ins w:id="5670" w:author="Mehrnazi Boojari" w:date="2019-01-11T01:03:00Z">
        <w:r w:rsidR="00A97350">
          <w:rPr>
            <w:rFonts w:ascii="B Lotus" w:eastAsia="Calibri" w:hAnsi="B Lotus" w:cs="B Lotus" w:hint="cs"/>
            <w:sz w:val="24"/>
            <w:szCs w:val="24"/>
            <w:rtl/>
            <w:lang w:bidi="fa-IR"/>
          </w:rPr>
          <w:t xml:space="preserve"> </w:t>
        </w:r>
      </w:ins>
      <w:r w:rsidRPr="002F657C">
        <w:rPr>
          <w:rFonts w:ascii="B Lotus" w:eastAsia="Calibri" w:hAnsi="B Lotus" w:cs="B Lotus"/>
          <w:sz w:val="24"/>
          <w:szCs w:val="24"/>
          <w:rtl/>
          <w:lang w:bidi="fa-IR"/>
        </w:rPr>
        <w:t>عرضه مسكن در كشور و توسعه و بهبود ا</w:t>
      </w:r>
      <w:del w:id="5671" w:author="Mehrnazi Boojari" w:date="2019-01-11T01:03:00Z">
        <w:r w:rsidRPr="002F657C" w:rsidDel="00A97350">
          <w:rPr>
            <w:rFonts w:ascii="B Lotus" w:eastAsia="Calibri" w:hAnsi="B Lotus" w:cs="B Lotus"/>
            <w:sz w:val="24"/>
            <w:szCs w:val="24"/>
            <w:rtl/>
            <w:lang w:bidi="fa-IR"/>
          </w:rPr>
          <w:delText xml:space="preserve"> </w:delText>
        </w:r>
      </w:del>
      <w:r w:rsidRPr="002F657C">
        <w:rPr>
          <w:rFonts w:ascii="B Lotus" w:eastAsia="Calibri" w:hAnsi="B Lotus" w:cs="B Lotus"/>
          <w:sz w:val="24"/>
          <w:szCs w:val="24"/>
          <w:rtl/>
          <w:lang w:bidi="fa-IR"/>
        </w:rPr>
        <w:t>ستاندارد</w:t>
      </w:r>
      <w:del w:id="5672" w:author="Mehrnazi Boojari" w:date="2019-01-07T09:46:00Z">
        <w:r w:rsidRPr="002F657C" w:rsidDel="006F7CCF">
          <w:rPr>
            <w:rFonts w:ascii="B Lotus" w:eastAsia="Calibri" w:hAnsi="B Lotus" w:cs="B Lotus"/>
            <w:sz w:val="24"/>
            <w:szCs w:val="24"/>
            <w:rtl/>
            <w:lang w:bidi="fa-IR"/>
          </w:rPr>
          <w:delText xml:space="preserve"> های </w:delText>
        </w:r>
      </w:del>
      <w:ins w:id="5673"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2F657C">
        <w:rPr>
          <w:rFonts w:ascii="B Lotus" w:eastAsia="Calibri" w:hAnsi="B Lotus" w:cs="B Lotus"/>
          <w:sz w:val="24"/>
          <w:szCs w:val="24"/>
          <w:rtl/>
          <w:lang w:bidi="fa-IR"/>
        </w:rPr>
        <w:t>كمی و كیفی مسكن.</w:t>
      </w:r>
    </w:p>
    <w:p w14:paraId="135DDC74" w14:textId="77777777" w:rsidR="00A06196" w:rsidRPr="002F657C" w:rsidRDefault="00A06196" w:rsidP="00A97350">
      <w:pPr>
        <w:numPr>
          <w:ilvl w:val="0"/>
          <w:numId w:val="18"/>
        </w:numPr>
        <w:tabs>
          <w:tab w:val="center" w:pos="4513"/>
        </w:tabs>
        <w:bidi/>
        <w:spacing w:after="0"/>
        <w:jc w:val="both"/>
        <w:rPr>
          <w:rFonts w:ascii="B Lotus" w:eastAsia="Calibri" w:hAnsi="B Lotus" w:cs="B Lotus"/>
          <w:sz w:val="24"/>
          <w:szCs w:val="24"/>
          <w:rtl/>
          <w:lang w:bidi="fa-IR"/>
        </w:rPr>
      </w:pPr>
      <w:r w:rsidRPr="002F657C">
        <w:rPr>
          <w:rFonts w:ascii="B Lotus" w:eastAsia="Calibri" w:hAnsi="B Lotus" w:cs="B Lotus"/>
          <w:sz w:val="24"/>
          <w:szCs w:val="24"/>
          <w:rtl/>
          <w:lang w:bidi="fa-IR"/>
        </w:rPr>
        <w:t>ارائه خط</w:t>
      </w:r>
      <w:ins w:id="5674" w:author="Mehrnazi Boojari" w:date="2019-01-11T01:03:00Z">
        <w:r w:rsidR="00A97350">
          <w:rPr>
            <w:rFonts w:ascii="B Lotus" w:eastAsia="Calibri" w:hAnsi="B Lotus" w:cs="B Nazanin" w:hint="cs"/>
            <w:sz w:val="24"/>
            <w:szCs w:val="24"/>
            <w:rtl/>
            <w:lang w:bidi="fa-IR"/>
          </w:rPr>
          <w:t>‌</w:t>
        </w:r>
      </w:ins>
      <w:del w:id="5675" w:author="Mehrnazi Boojari" w:date="2019-01-11T01:03:00Z">
        <w:r w:rsidRPr="002F657C" w:rsidDel="00A97350">
          <w:rPr>
            <w:rFonts w:ascii="B Lotus" w:eastAsia="Calibri" w:hAnsi="B Lotus" w:cs="B Lotus"/>
            <w:sz w:val="24"/>
            <w:szCs w:val="24"/>
            <w:rtl/>
            <w:lang w:bidi="fa-IR"/>
          </w:rPr>
          <w:delText xml:space="preserve"> </w:delText>
        </w:r>
      </w:del>
      <w:r w:rsidRPr="002F657C">
        <w:rPr>
          <w:rFonts w:ascii="B Lotus" w:eastAsia="Calibri" w:hAnsi="B Lotus" w:cs="B Lotus"/>
          <w:sz w:val="24"/>
          <w:szCs w:val="24"/>
          <w:rtl/>
          <w:lang w:bidi="fa-IR"/>
        </w:rPr>
        <w:t>مشی و نظارت بر چگونگی</w:t>
      </w:r>
      <w:del w:id="5676" w:author="Mehrnazi Boojari" w:date="2019-01-07T10:51:00Z">
        <w:r w:rsidRPr="002F657C" w:rsidDel="006A1F1D">
          <w:rPr>
            <w:rFonts w:ascii="B Lotus" w:eastAsia="Calibri" w:hAnsi="B Lotus" w:cs="B Lotus"/>
            <w:sz w:val="24"/>
            <w:szCs w:val="24"/>
            <w:rtl/>
            <w:lang w:bidi="fa-IR"/>
          </w:rPr>
          <w:delText xml:space="preserve"> تامین </w:delText>
        </w:r>
      </w:del>
      <w:ins w:id="5677" w:author="Mehrnazi Boojari" w:date="2019-01-07T10:51:00Z">
        <w:r w:rsidR="006A1F1D">
          <w:rPr>
            <w:rFonts w:ascii="B Lotus" w:eastAsia="Calibri" w:hAnsi="B Lotus" w:cs="B Lotus"/>
            <w:sz w:val="24"/>
            <w:szCs w:val="24"/>
            <w:rtl/>
            <w:lang w:bidi="fa-IR"/>
          </w:rPr>
          <w:t xml:space="preserve"> تأمین </w:t>
        </w:r>
      </w:ins>
      <w:r w:rsidRPr="002F657C">
        <w:rPr>
          <w:rFonts w:ascii="B Lotus" w:eastAsia="Calibri" w:hAnsi="B Lotus" w:cs="B Lotus"/>
          <w:sz w:val="24"/>
          <w:szCs w:val="24"/>
          <w:rtl/>
          <w:lang w:bidi="fa-IR"/>
        </w:rPr>
        <w:t>نیازهای اقشار مختلف به مسكن</w:t>
      </w:r>
      <w:ins w:id="5678" w:author="Mehrnazi Boojari" w:date="2019-01-11T01:04:00Z">
        <w:r w:rsidR="00A97350">
          <w:rPr>
            <w:rFonts w:ascii="B Lotus" w:eastAsia="Calibri" w:hAnsi="B Lotus" w:cs="B Lotus" w:hint="cs"/>
            <w:sz w:val="24"/>
            <w:szCs w:val="24"/>
            <w:rtl/>
            <w:lang w:bidi="fa-IR"/>
          </w:rPr>
          <w:t>؛</w:t>
        </w:r>
      </w:ins>
      <w:r w:rsidRPr="002F657C">
        <w:rPr>
          <w:rFonts w:ascii="B Lotus" w:eastAsia="Calibri" w:hAnsi="B Lotus" w:cs="B Lotus"/>
          <w:sz w:val="24"/>
          <w:szCs w:val="24"/>
          <w:rtl/>
          <w:lang w:bidi="fa-IR"/>
        </w:rPr>
        <w:t xml:space="preserve"> </w:t>
      </w:r>
      <w:del w:id="5679" w:author="Mehrnazi Boojari" w:date="2019-01-08T03:37:00Z">
        <w:r w:rsidRPr="002F657C" w:rsidDel="003B3F3D">
          <w:rPr>
            <w:rFonts w:ascii="B Lotus" w:eastAsia="Calibri" w:hAnsi="B Lotus" w:cs="B Lotus"/>
            <w:sz w:val="24"/>
            <w:szCs w:val="24"/>
            <w:rtl/>
            <w:lang w:bidi="fa-IR"/>
          </w:rPr>
          <w:delText>به ویژه</w:delText>
        </w:r>
      </w:del>
      <w:ins w:id="5680" w:author="Mehrnazi Boojari" w:date="2019-01-08T03:37:00Z">
        <w:r w:rsidR="003B3F3D">
          <w:rPr>
            <w:rFonts w:ascii="B Lotus" w:eastAsia="Calibri" w:hAnsi="B Lotus" w:cs="B Lotus"/>
            <w:sz w:val="24"/>
            <w:szCs w:val="24"/>
            <w:rtl/>
            <w:lang w:bidi="fa-IR"/>
          </w:rPr>
          <w:t>به</w:t>
        </w:r>
        <w:r w:rsidR="003B3F3D">
          <w:rPr>
            <w:rFonts w:ascii="B Lotus" w:eastAsia="Calibri" w:hAnsi="B Lotus" w:cs="B Lotus" w:hint="cs"/>
            <w:sz w:val="24"/>
            <w:szCs w:val="24"/>
            <w:rtl/>
            <w:lang w:bidi="fa-IR"/>
          </w:rPr>
          <w:t>‌</w:t>
        </w:r>
        <w:r w:rsidR="003B3F3D">
          <w:rPr>
            <w:rFonts w:ascii="B Lotus" w:eastAsia="Calibri" w:hAnsi="B Lotus" w:cs="B Lotus"/>
            <w:sz w:val="24"/>
            <w:szCs w:val="24"/>
            <w:rtl/>
            <w:lang w:bidi="fa-IR"/>
          </w:rPr>
          <w:t>ویژه</w:t>
        </w:r>
      </w:ins>
      <w:r w:rsidRPr="002F657C">
        <w:rPr>
          <w:rFonts w:ascii="B Lotus" w:eastAsia="Calibri" w:hAnsi="B Lotus" w:cs="B Lotus"/>
          <w:sz w:val="24"/>
          <w:szCs w:val="24"/>
          <w:rtl/>
          <w:lang w:bidi="fa-IR"/>
        </w:rPr>
        <w:t xml:space="preserve"> مسكن گروه</w:t>
      </w:r>
      <w:ins w:id="5681" w:author="Mehrnazi Boojari" w:date="2019-01-11T01:03:00Z">
        <w:r w:rsidR="00A97350">
          <w:rPr>
            <w:rFonts w:ascii="B Lotus" w:eastAsia="Calibri" w:hAnsi="B Lotus" w:cs="B Nazanin" w:hint="cs"/>
            <w:sz w:val="24"/>
            <w:szCs w:val="24"/>
            <w:rtl/>
            <w:lang w:bidi="fa-IR"/>
          </w:rPr>
          <w:t>‌</w:t>
        </w:r>
      </w:ins>
      <w:r w:rsidRPr="002F657C">
        <w:rPr>
          <w:rFonts w:ascii="B Lotus" w:eastAsia="Calibri" w:hAnsi="B Lotus" w:cs="B Lotus"/>
          <w:sz w:val="24"/>
          <w:szCs w:val="24"/>
          <w:rtl/>
          <w:lang w:bidi="fa-IR"/>
        </w:rPr>
        <w:t>های كم</w:t>
      </w:r>
      <w:ins w:id="5682" w:author="Mehrnazi Boojari" w:date="2019-01-11T01:04:00Z">
        <w:r w:rsidR="00A97350">
          <w:rPr>
            <w:rFonts w:ascii="B Lotus" w:eastAsia="Calibri" w:hAnsi="B Lotus" w:cs="B Nazanin" w:hint="cs"/>
            <w:sz w:val="24"/>
            <w:szCs w:val="24"/>
            <w:rtl/>
            <w:lang w:bidi="fa-IR"/>
          </w:rPr>
          <w:t>‌</w:t>
        </w:r>
      </w:ins>
      <w:del w:id="5683" w:author="Mehrnazi Boojari" w:date="2019-01-11T01:04:00Z">
        <w:r w:rsidRPr="002F657C" w:rsidDel="00A97350">
          <w:rPr>
            <w:rFonts w:ascii="B Lotus" w:eastAsia="Calibri" w:hAnsi="B Lotus" w:cs="B Lotus"/>
            <w:sz w:val="24"/>
            <w:szCs w:val="24"/>
            <w:rtl/>
            <w:lang w:bidi="fa-IR"/>
          </w:rPr>
          <w:delText xml:space="preserve"> </w:delText>
        </w:r>
      </w:del>
      <w:r w:rsidRPr="002F657C">
        <w:rPr>
          <w:rFonts w:ascii="B Lotus" w:eastAsia="Calibri" w:hAnsi="B Lotus" w:cs="B Lotus"/>
          <w:sz w:val="24"/>
          <w:szCs w:val="24"/>
          <w:rtl/>
          <w:lang w:bidi="fa-IR"/>
        </w:rPr>
        <w:t xml:space="preserve">درآمد و </w:t>
      </w:r>
      <w:del w:id="5684" w:author="Mehrnazi Boojari" w:date="2019-01-07T10:03:00Z">
        <w:r w:rsidRPr="002F657C" w:rsidDel="00A31D6F">
          <w:rPr>
            <w:rFonts w:ascii="B Lotus" w:eastAsia="Calibri" w:hAnsi="B Lotus" w:cs="B Lotus"/>
            <w:sz w:val="24"/>
            <w:szCs w:val="24"/>
            <w:rtl/>
            <w:lang w:bidi="fa-IR"/>
          </w:rPr>
          <w:delText>روستائی</w:delText>
        </w:r>
      </w:del>
      <w:ins w:id="5685" w:author="Mehrnazi Boojari" w:date="2019-01-07T10:03:00Z">
        <w:r w:rsidR="00A31D6F">
          <w:rPr>
            <w:rFonts w:ascii="B Lotus" w:eastAsia="Calibri" w:hAnsi="B Lotus" w:cs="B Lotus"/>
            <w:sz w:val="24"/>
            <w:szCs w:val="24"/>
            <w:rtl/>
            <w:lang w:bidi="fa-IR"/>
          </w:rPr>
          <w:t>روستایی</w:t>
        </w:r>
      </w:ins>
      <w:r w:rsidRPr="002F657C">
        <w:rPr>
          <w:rFonts w:ascii="B Lotus" w:eastAsia="Calibri" w:hAnsi="B Lotus" w:cs="B Lotus"/>
          <w:sz w:val="24"/>
          <w:szCs w:val="24"/>
          <w:rtl/>
          <w:lang w:bidi="fa-IR"/>
        </w:rPr>
        <w:t>ان.</w:t>
      </w:r>
    </w:p>
    <w:p w14:paraId="12DF15A0" w14:textId="77777777" w:rsidR="00A06196" w:rsidRPr="002F657C" w:rsidRDefault="00A06196" w:rsidP="00A25B54">
      <w:pPr>
        <w:numPr>
          <w:ilvl w:val="0"/>
          <w:numId w:val="18"/>
        </w:numPr>
        <w:tabs>
          <w:tab w:val="center" w:pos="4513"/>
        </w:tabs>
        <w:bidi/>
        <w:spacing w:after="0"/>
        <w:jc w:val="both"/>
        <w:rPr>
          <w:rFonts w:ascii="B Lotus" w:eastAsia="Calibri" w:hAnsi="B Lotus" w:cs="B Lotus"/>
          <w:sz w:val="24"/>
          <w:szCs w:val="24"/>
          <w:rtl/>
          <w:lang w:bidi="fa-IR"/>
        </w:rPr>
      </w:pPr>
      <w:r w:rsidRPr="002F657C">
        <w:rPr>
          <w:rFonts w:ascii="B Lotus" w:eastAsia="Calibri" w:hAnsi="B Lotus" w:cs="B Lotus"/>
          <w:sz w:val="24"/>
          <w:szCs w:val="24"/>
          <w:rtl/>
          <w:lang w:bidi="fa-IR"/>
        </w:rPr>
        <w:t>ایجاد تعادل بین عرضه و تقاضا در بازار مسكن و</w:t>
      </w:r>
      <w:del w:id="5686" w:author="Mehrnazi Boojari" w:date="2019-01-07T10:51:00Z">
        <w:r w:rsidRPr="002F657C" w:rsidDel="006A1F1D">
          <w:rPr>
            <w:rFonts w:ascii="B Lotus" w:eastAsia="Calibri" w:hAnsi="B Lotus" w:cs="B Lotus"/>
            <w:sz w:val="24"/>
            <w:szCs w:val="24"/>
            <w:rtl/>
            <w:lang w:bidi="fa-IR"/>
          </w:rPr>
          <w:delText xml:space="preserve"> تامین </w:delText>
        </w:r>
      </w:del>
      <w:ins w:id="5687" w:author="Mehrnazi Boojari" w:date="2019-01-07T10:51:00Z">
        <w:r w:rsidR="006A1F1D">
          <w:rPr>
            <w:rFonts w:ascii="B Lotus" w:eastAsia="Calibri" w:hAnsi="B Lotus" w:cs="B Lotus"/>
            <w:sz w:val="24"/>
            <w:szCs w:val="24"/>
            <w:rtl/>
            <w:lang w:bidi="fa-IR"/>
          </w:rPr>
          <w:t xml:space="preserve"> تأمین </w:t>
        </w:r>
      </w:ins>
      <w:r w:rsidRPr="002F657C">
        <w:rPr>
          <w:rFonts w:ascii="B Lotus" w:eastAsia="Calibri" w:hAnsi="B Lotus" w:cs="B Lotus"/>
          <w:sz w:val="24"/>
          <w:szCs w:val="24"/>
          <w:rtl/>
          <w:lang w:bidi="fa-IR"/>
        </w:rPr>
        <w:t>و توسعه مسكن مناسب</w:t>
      </w:r>
      <w:r w:rsidRPr="002F657C">
        <w:rPr>
          <w:rFonts w:ascii="B Lotus" w:eastAsia="Calibri" w:hAnsi="B Lotus" w:cs="B Lotus"/>
          <w:sz w:val="24"/>
          <w:szCs w:val="24"/>
          <w:lang w:bidi="fa-IR"/>
        </w:rPr>
        <w:t>.</w:t>
      </w:r>
    </w:p>
    <w:p w14:paraId="134D598B" w14:textId="77777777" w:rsidR="00A06196" w:rsidRPr="002F657C" w:rsidRDefault="00A06196" w:rsidP="0015326A">
      <w:pPr>
        <w:numPr>
          <w:ilvl w:val="0"/>
          <w:numId w:val="18"/>
        </w:numPr>
        <w:tabs>
          <w:tab w:val="center" w:pos="4513"/>
        </w:tabs>
        <w:bidi/>
        <w:spacing w:after="0"/>
        <w:jc w:val="both"/>
        <w:rPr>
          <w:rFonts w:ascii="B Lotus" w:eastAsia="Calibri" w:hAnsi="B Lotus" w:cs="B Lotus"/>
          <w:sz w:val="24"/>
          <w:szCs w:val="24"/>
        </w:rPr>
      </w:pPr>
      <w:r w:rsidRPr="002F657C">
        <w:rPr>
          <w:rFonts w:ascii="B Lotus" w:eastAsia="Calibri" w:hAnsi="B Lotus" w:cs="B Lotus"/>
          <w:sz w:val="24"/>
          <w:szCs w:val="24"/>
          <w:rtl/>
        </w:rPr>
        <w:t>تهیه برنامه‌های كوتاه</w:t>
      </w:r>
      <w:ins w:id="5688" w:author="Mehrnazi Boojari" w:date="2019-01-08T02:41:00Z">
        <w:r w:rsidR="0015326A">
          <w:rPr>
            <w:rFonts w:ascii="B Lotus" w:eastAsia="Calibri" w:hAnsi="B Lotus" w:cs="B Nazanin" w:hint="cs"/>
            <w:sz w:val="24"/>
            <w:szCs w:val="24"/>
            <w:rtl/>
          </w:rPr>
          <w:t>‌</w:t>
        </w:r>
      </w:ins>
      <w:del w:id="5689" w:author="Mehrnazi Boojari" w:date="2019-01-08T02:41:00Z">
        <w:r w:rsidRPr="002F657C" w:rsidDel="0015326A">
          <w:rPr>
            <w:rFonts w:ascii="B Lotus" w:eastAsia="Calibri" w:hAnsi="B Lotus" w:cs="B Lotus"/>
            <w:sz w:val="24"/>
            <w:szCs w:val="24"/>
            <w:rtl/>
          </w:rPr>
          <w:delText xml:space="preserve"> </w:delText>
        </w:r>
      </w:del>
      <w:r w:rsidRPr="002F657C">
        <w:rPr>
          <w:rFonts w:ascii="B Lotus" w:eastAsia="Calibri" w:hAnsi="B Lotus" w:cs="B Lotus"/>
          <w:sz w:val="24"/>
          <w:szCs w:val="24"/>
          <w:rtl/>
        </w:rPr>
        <w:t>مدت، میان</w:t>
      </w:r>
      <w:ins w:id="5690" w:author="Mehrnazi Boojari" w:date="2019-01-08T02:41:00Z">
        <w:r w:rsidR="0015326A">
          <w:rPr>
            <w:rFonts w:ascii="B Lotus" w:eastAsia="Calibri" w:hAnsi="B Lotus" w:cs="B Nazanin" w:hint="cs"/>
            <w:sz w:val="24"/>
            <w:szCs w:val="24"/>
            <w:rtl/>
          </w:rPr>
          <w:t>‌</w:t>
        </w:r>
      </w:ins>
      <w:del w:id="5691" w:author="Mehrnazi Boojari" w:date="2019-01-08T02:41:00Z">
        <w:r w:rsidRPr="002F657C" w:rsidDel="0015326A">
          <w:rPr>
            <w:rFonts w:ascii="B Lotus" w:eastAsia="Calibri" w:hAnsi="B Lotus" w:cs="B Lotus"/>
            <w:sz w:val="24"/>
            <w:szCs w:val="24"/>
            <w:rtl/>
          </w:rPr>
          <w:delText xml:space="preserve"> </w:delText>
        </w:r>
      </w:del>
      <w:r w:rsidRPr="002F657C">
        <w:rPr>
          <w:rFonts w:ascii="B Lotus" w:eastAsia="Calibri" w:hAnsi="B Lotus" w:cs="B Lotus"/>
          <w:sz w:val="24"/>
          <w:szCs w:val="24"/>
          <w:rtl/>
        </w:rPr>
        <w:t>مدت و بلند</w:t>
      </w:r>
      <w:ins w:id="5692" w:author="Mehrnazi Boojari" w:date="2019-01-08T02:41:00Z">
        <w:r w:rsidR="0015326A">
          <w:rPr>
            <w:rFonts w:ascii="B Lotus" w:eastAsia="Calibri" w:hAnsi="B Lotus" w:cs="B Nazanin" w:hint="cs"/>
            <w:sz w:val="24"/>
            <w:szCs w:val="24"/>
            <w:rtl/>
          </w:rPr>
          <w:t>‌</w:t>
        </w:r>
      </w:ins>
      <w:del w:id="5693" w:author="Mehrnazi Boojari" w:date="2019-01-08T02:41:00Z">
        <w:r w:rsidRPr="002F657C" w:rsidDel="0015326A">
          <w:rPr>
            <w:rFonts w:ascii="B Lotus" w:eastAsia="Calibri" w:hAnsi="B Lotus" w:cs="B Lotus"/>
            <w:sz w:val="24"/>
            <w:szCs w:val="24"/>
            <w:rtl/>
          </w:rPr>
          <w:delText xml:space="preserve"> </w:delText>
        </w:r>
      </w:del>
      <w:r w:rsidRPr="002F657C">
        <w:rPr>
          <w:rFonts w:ascii="B Lotus" w:eastAsia="Calibri" w:hAnsi="B Lotus" w:cs="B Lotus"/>
          <w:sz w:val="24"/>
          <w:szCs w:val="24"/>
          <w:rtl/>
        </w:rPr>
        <w:t xml:space="preserve">مدت (طرح جامع مسكن) در بخش زمین و مسكن شهری و روستایی در سطح كل </w:t>
      </w:r>
      <w:del w:id="5694" w:author="Mehrnazi Boojari" w:date="2019-01-08T02:41:00Z">
        <w:r w:rsidRPr="002F657C" w:rsidDel="0015326A">
          <w:rPr>
            <w:rFonts w:ascii="B Lotus" w:eastAsia="Calibri" w:hAnsi="B Lotus" w:cs="B Lotus"/>
            <w:sz w:val="24"/>
            <w:szCs w:val="24"/>
            <w:rtl/>
          </w:rPr>
          <w:delText>كشور</w:delText>
        </w:r>
        <w:r w:rsidRPr="002F657C" w:rsidDel="0015326A">
          <w:rPr>
            <w:rFonts w:ascii="Cambria" w:eastAsia="Calibri" w:hAnsi="Cambria" w:cs="Cambria"/>
            <w:sz w:val="24"/>
            <w:szCs w:val="24"/>
          </w:rPr>
          <w:delText> </w:delText>
        </w:r>
      </w:del>
      <w:ins w:id="5695" w:author="Mehrnazi Boojari" w:date="2019-01-08T02:41:00Z">
        <w:r w:rsidR="0015326A" w:rsidRPr="002F657C">
          <w:rPr>
            <w:rFonts w:ascii="B Lotus" w:eastAsia="Calibri" w:hAnsi="B Lotus" w:cs="B Lotus"/>
            <w:sz w:val="24"/>
            <w:szCs w:val="24"/>
            <w:rtl/>
          </w:rPr>
          <w:t>كشور</w:t>
        </w:r>
        <w:r w:rsidR="0015326A">
          <w:rPr>
            <w:rFonts w:ascii="B Lotus" w:eastAsia="Calibri" w:hAnsi="B Lotus" w:cs="B Lotus" w:hint="cs"/>
            <w:sz w:val="24"/>
            <w:szCs w:val="24"/>
            <w:rtl/>
          </w:rPr>
          <w:t>.</w:t>
        </w:r>
      </w:ins>
    </w:p>
    <w:p w14:paraId="1970E8BD" w14:textId="77777777" w:rsidR="00A06196" w:rsidRPr="002F657C" w:rsidRDefault="00A06196" w:rsidP="00A25B54">
      <w:pPr>
        <w:numPr>
          <w:ilvl w:val="0"/>
          <w:numId w:val="18"/>
        </w:numPr>
        <w:tabs>
          <w:tab w:val="center" w:pos="4513"/>
        </w:tabs>
        <w:bidi/>
        <w:jc w:val="both"/>
        <w:rPr>
          <w:rFonts w:ascii="B Lotus" w:eastAsia="Calibri" w:hAnsi="B Lotus" w:cs="B Lotus"/>
          <w:sz w:val="24"/>
          <w:szCs w:val="24"/>
          <w:rtl/>
          <w:lang w:bidi="fa-IR"/>
        </w:rPr>
      </w:pPr>
      <w:r w:rsidRPr="002F657C">
        <w:rPr>
          <w:rFonts w:ascii="B Lotus" w:eastAsia="Calibri" w:hAnsi="B Lotus" w:cs="B Lotus"/>
          <w:sz w:val="24"/>
          <w:szCs w:val="24"/>
          <w:rtl/>
        </w:rPr>
        <w:t xml:space="preserve">راهبری مطالعات راهبردی، برنامه‌ای و موردی در زمینه تعیین </w:t>
      </w:r>
      <w:del w:id="5696" w:author="Mehrnazi Boojari" w:date="2019-01-07T10:18:00Z">
        <w:r w:rsidRPr="002F657C" w:rsidDel="0028073B">
          <w:rPr>
            <w:rFonts w:ascii="B Lotus" w:eastAsia="Calibri" w:hAnsi="B Lotus" w:cs="B Lotus"/>
            <w:sz w:val="24"/>
            <w:szCs w:val="24"/>
            <w:rtl/>
          </w:rPr>
          <w:delText>شاخص‌ها</w:delText>
        </w:r>
      </w:del>
      <w:ins w:id="5697" w:author="Mehrnazi Boojari" w:date="2019-01-07T10:18:00Z">
        <w:r w:rsidR="0028073B">
          <w:rPr>
            <w:rFonts w:ascii="B Lotus" w:eastAsia="Calibri" w:hAnsi="B Lotus" w:cs="B Lotus"/>
            <w:sz w:val="24"/>
            <w:szCs w:val="24"/>
            <w:rtl/>
          </w:rPr>
          <w:t>شاخص</w:t>
        </w:r>
        <w:r w:rsidR="0028073B">
          <w:rPr>
            <w:rFonts w:ascii="B Lotus" w:eastAsia="Calibri" w:hAnsi="B Lotus" w:cs="B Lotus" w:hint="cs"/>
            <w:sz w:val="24"/>
            <w:szCs w:val="24"/>
            <w:rtl/>
          </w:rPr>
          <w:t>‌</w:t>
        </w:r>
        <w:r w:rsidR="0028073B">
          <w:rPr>
            <w:rFonts w:ascii="B Lotus" w:eastAsia="Calibri" w:hAnsi="B Lotus" w:cs="B Lotus"/>
            <w:sz w:val="24"/>
            <w:szCs w:val="24"/>
            <w:rtl/>
          </w:rPr>
          <w:t>ها</w:t>
        </w:r>
      </w:ins>
      <w:r w:rsidRPr="002F657C">
        <w:rPr>
          <w:rFonts w:ascii="B Lotus" w:eastAsia="Calibri" w:hAnsi="B Lotus" w:cs="B Lotus"/>
          <w:sz w:val="24"/>
          <w:szCs w:val="24"/>
          <w:rtl/>
        </w:rPr>
        <w:t>ی اصلی در ارتباط با زمین و مسكن شهری و روستایی در سطح كشور</w:t>
      </w:r>
      <w:ins w:id="5698" w:author="Mehrnazi Boojari" w:date="2019-01-08T02:41:00Z">
        <w:r w:rsidR="0015326A">
          <w:rPr>
            <w:rFonts w:ascii="B Lotus" w:eastAsia="Calibri" w:hAnsi="B Lotus" w:cs="B Lotus" w:hint="cs"/>
            <w:sz w:val="24"/>
            <w:szCs w:val="24"/>
            <w:rtl/>
          </w:rPr>
          <w:t>.</w:t>
        </w:r>
      </w:ins>
    </w:p>
    <w:p w14:paraId="1B9D59D4" w14:textId="77777777" w:rsidR="00A06196" w:rsidRPr="00A06196" w:rsidRDefault="00A06196" w:rsidP="00991B8E">
      <w:pPr>
        <w:pStyle w:val="Heading4"/>
        <w:rPr>
          <w:rtl/>
        </w:rPr>
      </w:pPr>
      <w:bookmarkStart w:id="5699" w:name="_Toc533781196"/>
      <w:bookmarkStart w:id="5700" w:name="_Toc533782152"/>
      <w:r w:rsidRPr="00A06196">
        <w:rPr>
          <w:rtl/>
        </w:rPr>
        <w:t>جهاد سازندگی</w:t>
      </w:r>
      <w:bookmarkEnd w:id="5699"/>
      <w:bookmarkEnd w:id="5700"/>
    </w:p>
    <w:p w14:paraId="7E8BD235" w14:textId="77777777" w:rsidR="00A06196" w:rsidRPr="002F657C" w:rsidRDefault="00A06196" w:rsidP="008C4C00">
      <w:pPr>
        <w:tabs>
          <w:tab w:val="center" w:pos="4513"/>
        </w:tabs>
        <w:bidi/>
        <w:ind w:firstLine="288"/>
        <w:jc w:val="both"/>
        <w:rPr>
          <w:rFonts w:ascii="B Lotus" w:eastAsia="Calibri" w:hAnsi="B Lotus" w:cs="B Lotus"/>
          <w:sz w:val="24"/>
          <w:szCs w:val="24"/>
          <w:rtl/>
        </w:rPr>
      </w:pPr>
      <w:r w:rsidRPr="002F657C">
        <w:rPr>
          <w:rFonts w:ascii="B Lotus" w:eastAsia="Calibri" w:hAnsi="B Lotus" w:cs="B Lotus"/>
          <w:sz w:val="24"/>
          <w:szCs w:val="24"/>
          <w:rtl/>
        </w:rPr>
        <w:t xml:space="preserve">جهاد سازندگی در 27 خرداد </w:t>
      </w:r>
      <w:del w:id="5701" w:author="Mehrnazi Boojari" w:date="2019-01-09T22:43:00Z">
        <w:r w:rsidRPr="002F657C" w:rsidDel="000101D8">
          <w:rPr>
            <w:rFonts w:ascii="B Lotus" w:eastAsia="Calibri" w:hAnsi="B Lotus" w:cs="B Lotus"/>
            <w:sz w:val="24"/>
            <w:szCs w:val="24"/>
            <w:rtl/>
          </w:rPr>
          <w:delText xml:space="preserve">ماه </w:delText>
        </w:r>
      </w:del>
      <w:r w:rsidRPr="002F657C">
        <w:rPr>
          <w:rFonts w:ascii="B Lotus" w:eastAsia="Calibri" w:hAnsi="B Lotus" w:cs="B Lotus"/>
          <w:sz w:val="24"/>
          <w:szCs w:val="24"/>
          <w:rtl/>
        </w:rPr>
        <w:t>1358 با فرمان رهبر</w:t>
      </w:r>
      <w:del w:id="5702" w:author="Mehrnazi Boojari" w:date="2019-01-09T22:43:00Z">
        <w:r w:rsidRPr="002F657C" w:rsidDel="000101D8">
          <w:rPr>
            <w:rFonts w:ascii="B Lotus" w:eastAsia="Calibri" w:hAnsi="B Lotus" w:cs="B Lotus"/>
            <w:sz w:val="24"/>
            <w:szCs w:val="24"/>
            <w:rtl/>
          </w:rPr>
          <w:delText xml:space="preserve"> </w:delText>
        </w:r>
      </w:del>
      <w:r w:rsidRPr="002F657C">
        <w:rPr>
          <w:rFonts w:ascii="B Lotus" w:eastAsia="Calibri" w:hAnsi="B Lotus" w:cs="B Lotus"/>
          <w:sz w:val="24"/>
          <w:szCs w:val="24"/>
          <w:rtl/>
        </w:rPr>
        <w:t>كبیر انقلاب اسلامی حضرت</w:t>
      </w:r>
      <w:del w:id="5703" w:author="Mehrnazi Boojari" w:date="2019-01-09T23:33:00Z">
        <w:r w:rsidRPr="002F657C" w:rsidDel="00947B53">
          <w:rPr>
            <w:rFonts w:ascii="B Lotus" w:eastAsia="Calibri" w:hAnsi="B Lotus" w:cs="B Lotus"/>
            <w:sz w:val="24"/>
            <w:szCs w:val="24"/>
            <w:rtl/>
          </w:rPr>
          <w:delText xml:space="preserve"> امام </w:delText>
        </w:r>
      </w:del>
      <w:ins w:id="5704" w:author="Mehrnazi Boojari" w:date="2019-01-09T23:33:00Z">
        <w:r w:rsidR="00947B53">
          <w:rPr>
            <w:rFonts w:ascii="B Lotus" w:eastAsia="Calibri" w:hAnsi="B Lotus" w:cs="B Lotus"/>
            <w:sz w:val="24"/>
            <w:szCs w:val="24"/>
            <w:rtl/>
          </w:rPr>
          <w:t xml:space="preserve"> امام</w:t>
        </w:r>
        <w:r w:rsidR="00947B53">
          <w:rPr>
            <w:rFonts w:ascii="Times New Roman" w:eastAsia="Calibri" w:hAnsi="Times New Roman" w:cs="Times New Roman" w:hint="cs"/>
            <w:sz w:val="24"/>
            <w:szCs w:val="24"/>
            <w:rtl/>
          </w:rPr>
          <w:t> </w:t>
        </w:r>
      </w:ins>
      <w:r w:rsidRPr="002F657C">
        <w:rPr>
          <w:rFonts w:ascii="B Lotus" w:eastAsia="Calibri" w:hAnsi="B Lotus" w:cs="B Lotus"/>
          <w:sz w:val="24"/>
          <w:szCs w:val="24"/>
          <w:rtl/>
        </w:rPr>
        <w:t xml:space="preserve">خمینی (ره) </w:t>
      </w:r>
      <w:del w:id="5705" w:author="Mehrnazi Boojari" w:date="2019-01-07T23:34:00Z">
        <w:r w:rsidRPr="002F657C" w:rsidDel="00A26EBB">
          <w:rPr>
            <w:rFonts w:ascii="B Lotus" w:eastAsia="Calibri" w:hAnsi="B Lotus" w:cs="B Lotus"/>
            <w:sz w:val="24"/>
            <w:szCs w:val="24"/>
            <w:rtl/>
          </w:rPr>
          <w:delText>به منظور</w:delText>
        </w:r>
      </w:del>
      <w:ins w:id="5706"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r w:rsidRPr="002F657C">
        <w:rPr>
          <w:rFonts w:ascii="B Lotus" w:eastAsia="Calibri" w:hAnsi="B Lotus" w:cs="B Lotus"/>
          <w:sz w:val="24"/>
          <w:szCs w:val="24"/>
          <w:rtl/>
        </w:rPr>
        <w:t xml:space="preserve"> فراهم</w:t>
      </w:r>
      <w:ins w:id="5707" w:author="Mehrnazi Boojari" w:date="2019-01-08T02:40:00Z">
        <w:r w:rsidR="00DB5910">
          <w:rPr>
            <w:rFonts w:ascii="B Lotus" w:eastAsia="Calibri" w:hAnsi="B Lotus" w:cs="B Nazanin" w:hint="cs"/>
            <w:sz w:val="24"/>
            <w:szCs w:val="24"/>
            <w:rtl/>
          </w:rPr>
          <w:t>‌</w:t>
        </w:r>
      </w:ins>
      <w:del w:id="5708" w:author="Mehrnazi Boojari" w:date="2019-01-08T02:40:00Z">
        <w:r w:rsidRPr="002F657C" w:rsidDel="00DB5910">
          <w:rPr>
            <w:rFonts w:ascii="B Lotus" w:eastAsia="Calibri" w:hAnsi="B Lotus" w:cs="B Lotus"/>
            <w:sz w:val="24"/>
            <w:szCs w:val="24"/>
            <w:rtl/>
          </w:rPr>
          <w:delText xml:space="preserve"> </w:delText>
        </w:r>
      </w:del>
      <w:r w:rsidRPr="002F657C">
        <w:rPr>
          <w:rFonts w:ascii="B Lotus" w:eastAsia="Calibri" w:hAnsi="B Lotus" w:cs="B Lotus"/>
          <w:sz w:val="24"/>
          <w:szCs w:val="24"/>
          <w:rtl/>
        </w:rPr>
        <w:t>آوردن نهضتی همه</w:t>
      </w:r>
      <w:ins w:id="5709" w:author="Mehrnazi Boojari" w:date="2019-01-08T02:34:00Z">
        <w:r w:rsidR="00DB5910">
          <w:rPr>
            <w:rFonts w:ascii="B Lotus" w:eastAsia="Calibri" w:hAnsi="B Lotus" w:cs="B Nazanin" w:hint="cs"/>
            <w:sz w:val="24"/>
            <w:szCs w:val="24"/>
            <w:rtl/>
          </w:rPr>
          <w:t>‌</w:t>
        </w:r>
      </w:ins>
      <w:del w:id="5710" w:author="Mehrnazi Boojari" w:date="2019-01-08T02:34:00Z">
        <w:r w:rsidRPr="002F657C" w:rsidDel="00DB5910">
          <w:rPr>
            <w:rFonts w:ascii="B Lotus" w:eastAsia="Calibri" w:hAnsi="B Lotus" w:cs="B Lotus"/>
            <w:sz w:val="24"/>
            <w:szCs w:val="24"/>
            <w:rtl/>
          </w:rPr>
          <w:delText xml:space="preserve"> </w:delText>
        </w:r>
      </w:del>
      <w:r w:rsidRPr="002F657C">
        <w:rPr>
          <w:rFonts w:ascii="B Lotus" w:eastAsia="Calibri" w:hAnsi="B Lotus" w:cs="B Lotus"/>
          <w:sz w:val="24"/>
          <w:szCs w:val="24"/>
          <w:rtl/>
        </w:rPr>
        <w:t>جانبه برای مبارزه با فقر و محرومیت ب</w:t>
      </w:r>
      <w:ins w:id="5711" w:author="Mehrnazi Boojari" w:date="2019-01-11T01:04:00Z">
        <w:r w:rsidR="007B33B2">
          <w:rPr>
            <w:rFonts w:ascii="B Lotus" w:eastAsia="Calibri" w:hAnsi="B Lotus" w:cs="B Lotus" w:hint="cs"/>
            <w:sz w:val="24"/>
            <w:szCs w:val="24"/>
            <w:rtl/>
          </w:rPr>
          <w:t>ه</w:t>
        </w:r>
        <w:r w:rsidR="007B33B2">
          <w:rPr>
            <w:rFonts w:ascii="B Lotus" w:eastAsia="Calibri" w:hAnsi="B Lotus" w:cs="B Nazanin" w:hint="cs"/>
            <w:sz w:val="24"/>
            <w:szCs w:val="24"/>
            <w:rtl/>
          </w:rPr>
          <w:t>‌</w:t>
        </w:r>
      </w:ins>
      <w:r w:rsidRPr="002F657C">
        <w:rPr>
          <w:rFonts w:ascii="B Lotus" w:eastAsia="Calibri" w:hAnsi="B Lotus" w:cs="B Lotus"/>
          <w:sz w:val="24"/>
          <w:szCs w:val="24"/>
          <w:rtl/>
        </w:rPr>
        <w:t>جا</w:t>
      </w:r>
      <w:ins w:id="5712" w:author="Mehrnazi Boojari" w:date="2019-01-11T01:04:00Z">
        <w:r w:rsidR="007B33B2">
          <w:rPr>
            <w:rFonts w:ascii="B Lotus" w:eastAsia="Calibri" w:hAnsi="B Lotus" w:cs="B Nazanin" w:hint="cs"/>
            <w:sz w:val="24"/>
            <w:szCs w:val="24"/>
            <w:rtl/>
          </w:rPr>
          <w:t>‌</w:t>
        </w:r>
      </w:ins>
      <w:del w:id="5713" w:author="Mehrnazi Boojari" w:date="2019-01-11T01:04:00Z">
        <w:r w:rsidRPr="002F657C" w:rsidDel="007B33B2">
          <w:rPr>
            <w:rFonts w:ascii="B Lotus" w:eastAsia="Calibri" w:hAnsi="B Lotus" w:cs="B Lotus"/>
            <w:sz w:val="24"/>
            <w:szCs w:val="24"/>
            <w:rtl/>
          </w:rPr>
          <w:delText xml:space="preserve"> </w:delText>
        </w:r>
      </w:del>
      <w:r w:rsidRPr="002F657C">
        <w:rPr>
          <w:rFonts w:ascii="B Lotus" w:eastAsia="Calibri" w:hAnsi="B Lotus" w:cs="B Lotus"/>
          <w:sz w:val="24"/>
          <w:szCs w:val="24"/>
          <w:rtl/>
        </w:rPr>
        <w:t xml:space="preserve">مانده از رژیم گذشته و توسعه و عمران </w:t>
      </w:r>
      <w:del w:id="5714" w:author="Mehrnazi Boojari" w:date="2019-01-07T10:03:00Z">
        <w:r w:rsidRPr="002F657C" w:rsidDel="00A31D6F">
          <w:rPr>
            <w:rFonts w:ascii="B Lotus" w:eastAsia="Calibri" w:hAnsi="B Lotus" w:cs="B Lotus"/>
            <w:sz w:val="24"/>
            <w:szCs w:val="24"/>
            <w:rtl/>
          </w:rPr>
          <w:delText>روستائی</w:delText>
        </w:r>
      </w:del>
      <w:ins w:id="5715" w:author="Mehrnazi Boojari" w:date="2019-01-07T10:03:00Z">
        <w:r w:rsidR="00A31D6F">
          <w:rPr>
            <w:rFonts w:ascii="B Lotus" w:eastAsia="Calibri" w:hAnsi="B Lotus" w:cs="B Lotus"/>
            <w:sz w:val="24"/>
            <w:szCs w:val="24"/>
            <w:rtl/>
          </w:rPr>
          <w:t>روستایی</w:t>
        </w:r>
      </w:ins>
      <w:del w:id="5716" w:author="Mehrnazi Boojari" w:date="2019-01-08T02:39:00Z">
        <w:r w:rsidRPr="002F657C" w:rsidDel="00DB5910">
          <w:rPr>
            <w:rFonts w:ascii="B Lotus" w:eastAsia="Calibri" w:hAnsi="B Lotus" w:cs="B Lotus"/>
            <w:sz w:val="24"/>
            <w:szCs w:val="24"/>
            <w:rtl/>
          </w:rPr>
          <w:delText xml:space="preserve"> به وجود</w:delText>
        </w:r>
      </w:del>
      <w:ins w:id="5717" w:author="Mehrnazi Boojari" w:date="2019-01-08T02:39:00Z">
        <w:r w:rsidR="00DB5910">
          <w:rPr>
            <w:rFonts w:ascii="B Lotus" w:eastAsia="Calibri" w:hAnsi="B Lotus" w:cs="B Lotus"/>
            <w:sz w:val="24"/>
            <w:szCs w:val="24"/>
            <w:rtl/>
          </w:rPr>
          <w:t xml:space="preserve"> به</w:t>
        </w:r>
        <w:r w:rsidR="00DB5910">
          <w:rPr>
            <w:rFonts w:ascii="B Lotus" w:eastAsia="Calibri" w:hAnsi="B Lotus" w:cs="B Lotus" w:hint="cs"/>
            <w:sz w:val="24"/>
            <w:szCs w:val="24"/>
            <w:rtl/>
          </w:rPr>
          <w:t>‌</w:t>
        </w:r>
        <w:r w:rsidR="00DB5910">
          <w:rPr>
            <w:rFonts w:ascii="B Lotus" w:eastAsia="Calibri" w:hAnsi="B Lotus" w:cs="B Lotus"/>
            <w:sz w:val="24"/>
            <w:szCs w:val="24"/>
            <w:rtl/>
          </w:rPr>
          <w:t>وجود</w:t>
        </w:r>
      </w:ins>
      <w:r w:rsidRPr="002F657C">
        <w:rPr>
          <w:rFonts w:ascii="B Lotus" w:eastAsia="Calibri" w:hAnsi="B Lotus" w:cs="B Lotus"/>
          <w:sz w:val="24"/>
          <w:szCs w:val="24"/>
          <w:rtl/>
        </w:rPr>
        <w:t xml:space="preserve"> آمد</w:t>
      </w:r>
      <w:r w:rsidRPr="002F657C">
        <w:rPr>
          <w:rFonts w:ascii="B Lotus" w:eastAsia="Calibri" w:hAnsi="B Lotus" w:cs="B Lotus"/>
          <w:sz w:val="24"/>
          <w:szCs w:val="24"/>
        </w:rPr>
        <w:t>.</w:t>
      </w:r>
      <w:r w:rsidRPr="002F657C">
        <w:rPr>
          <w:rFonts w:ascii="B Lotus" w:eastAsia="Calibri" w:hAnsi="B Lotus" w:cs="B Lotus"/>
          <w:color w:val="003300"/>
          <w:sz w:val="24"/>
          <w:szCs w:val="24"/>
          <w:shd w:val="clear" w:color="auto" w:fill="FFFFFF"/>
          <w:rtl/>
        </w:rPr>
        <w:t xml:space="preserve"> </w:t>
      </w:r>
      <w:r w:rsidRPr="002F657C">
        <w:rPr>
          <w:rFonts w:ascii="B Lotus" w:eastAsia="Calibri" w:hAnsi="B Lotus" w:cs="B Lotus"/>
          <w:sz w:val="24"/>
          <w:szCs w:val="24"/>
          <w:rtl/>
        </w:rPr>
        <w:t>خدمات چشم</w:t>
      </w:r>
      <w:ins w:id="5718" w:author="Mehrnazi Boojari" w:date="2019-01-08T02:34:00Z">
        <w:r w:rsidR="00DB5910">
          <w:rPr>
            <w:rFonts w:ascii="B Lotus" w:eastAsia="Calibri" w:hAnsi="B Lotus" w:cs="B Nazanin" w:hint="cs"/>
            <w:sz w:val="24"/>
            <w:szCs w:val="24"/>
            <w:rtl/>
          </w:rPr>
          <w:t>‌</w:t>
        </w:r>
      </w:ins>
      <w:del w:id="5719" w:author="Mehrnazi Boojari" w:date="2019-01-08T02:34:00Z">
        <w:r w:rsidRPr="002F657C" w:rsidDel="00DB5910">
          <w:rPr>
            <w:rFonts w:ascii="B Lotus" w:eastAsia="Calibri" w:hAnsi="B Lotus" w:cs="B Lotus"/>
            <w:sz w:val="24"/>
            <w:szCs w:val="24"/>
            <w:rtl/>
          </w:rPr>
          <w:delText xml:space="preserve"> </w:delText>
        </w:r>
      </w:del>
      <w:r w:rsidRPr="002F657C">
        <w:rPr>
          <w:rFonts w:ascii="B Lotus" w:eastAsia="Calibri" w:hAnsi="B Lotus" w:cs="B Lotus"/>
          <w:sz w:val="24"/>
          <w:szCs w:val="24"/>
          <w:rtl/>
        </w:rPr>
        <w:t>گیر این نهاد در زمینه فعالیت</w:t>
      </w:r>
      <w:del w:id="5720" w:author="Mehrnazi Boojari" w:date="2019-01-07T09:46:00Z">
        <w:r w:rsidRPr="002F657C" w:rsidDel="006F7CCF">
          <w:rPr>
            <w:rFonts w:ascii="B Lotus" w:eastAsia="Calibri" w:hAnsi="B Lotus" w:cs="B Lotus"/>
            <w:sz w:val="24"/>
            <w:szCs w:val="24"/>
            <w:rtl/>
          </w:rPr>
          <w:delText xml:space="preserve"> های </w:delText>
        </w:r>
      </w:del>
      <w:ins w:id="5721"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2F657C">
        <w:rPr>
          <w:rFonts w:ascii="B Lotus" w:eastAsia="Calibri" w:hAnsi="B Lotus" w:cs="B Lotus"/>
          <w:sz w:val="24"/>
          <w:szCs w:val="24"/>
          <w:rtl/>
        </w:rPr>
        <w:t>عمرانی</w:t>
      </w:r>
      <w:del w:id="5722" w:author="Mehrnazi Boojari" w:date="2019-01-07T09:47:00Z">
        <w:r w:rsidRPr="002F657C" w:rsidDel="006F7CCF">
          <w:rPr>
            <w:rFonts w:ascii="B Lotus" w:eastAsia="Calibri" w:hAnsi="B Lotus" w:cs="B Lotus"/>
            <w:sz w:val="24"/>
            <w:szCs w:val="24"/>
            <w:rtl/>
          </w:rPr>
          <w:delText xml:space="preserve"> ،</w:delText>
        </w:r>
      </w:del>
      <w:ins w:id="5723"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كشاورزی و سازندگی كشور موجب شد مجلس شورای اسلامی در سال 1362 قانون تشكیل </w:t>
      </w:r>
      <w:del w:id="5724" w:author="Mehrnazi Boojari" w:date="2019-01-11T01:03:00Z">
        <w:r w:rsidRPr="002F657C" w:rsidDel="00A97350">
          <w:rPr>
            <w:rFonts w:ascii="B Lotus" w:eastAsia="Calibri" w:hAnsi="B Lotus" w:cs="B Lotus"/>
            <w:sz w:val="24"/>
            <w:szCs w:val="24"/>
            <w:rtl/>
          </w:rPr>
          <w:delText>وزرات</w:delText>
        </w:r>
      </w:del>
      <w:ins w:id="5725" w:author="Mehrnazi Boojari" w:date="2019-01-11T01:03:00Z">
        <w:r w:rsidR="00A97350">
          <w:rPr>
            <w:rFonts w:ascii="B Lotus" w:eastAsia="Calibri" w:hAnsi="B Lotus" w:cs="B Lotus"/>
            <w:sz w:val="24"/>
            <w:szCs w:val="24"/>
            <w:rtl/>
          </w:rPr>
          <w:t>وزارت</w:t>
        </w:r>
      </w:ins>
      <w:r w:rsidRPr="002F657C">
        <w:rPr>
          <w:rFonts w:ascii="B Lotus" w:eastAsia="Calibri" w:hAnsi="B Lotus" w:cs="B Lotus"/>
          <w:sz w:val="24"/>
          <w:szCs w:val="24"/>
          <w:rtl/>
        </w:rPr>
        <w:t xml:space="preserve"> جهاد سازندگی را تصویب </w:t>
      </w:r>
      <w:ins w:id="5726" w:author="Mehrnazi Boojari" w:date="2019-01-11T01:05:00Z">
        <w:r w:rsidR="001F6790">
          <w:rPr>
            <w:rFonts w:ascii="B Lotus" w:eastAsia="Calibri" w:hAnsi="B Lotus" w:cs="B Lotus" w:hint="cs"/>
            <w:sz w:val="24"/>
            <w:szCs w:val="24"/>
            <w:rtl/>
          </w:rPr>
          <w:t xml:space="preserve">کند </w:t>
        </w:r>
      </w:ins>
      <w:r w:rsidRPr="002F657C">
        <w:rPr>
          <w:rFonts w:ascii="B Lotus" w:eastAsia="Calibri" w:hAnsi="B Lotus" w:cs="B Lotus"/>
          <w:sz w:val="24"/>
          <w:szCs w:val="24"/>
          <w:rtl/>
        </w:rPr>
        <w:t>و با انتزاع وظایف مربوط به زراعت علوفه</w:t>
      </w:r>
      <w:del w:id="5727" w:author="Mehrnazi Boojari" w:date="2019-01-07T09:47:00Z">
        <w:r w:rsidRPr="002F657C" w:rsidDel="006F7CCF">
          <w:rPr>
            <w:rFonts w:ascii="B Lotus" w:eastAsia="Calibri" w:hAnsi="B Lotus" w:cs="B Lotus"/>
            <w:sz w:val="24"/>
            <w:szCs w:val="24"/>
            <w:rtl/>
          </w:rPr>
          <w:delText xml:space="preserve"> ،</w:delText>
        </w:r>
      </w:del>
      <w:ins w:id="5728"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كشت دیم</w:t>
      </w:r>
      <w:del w:id="5729" w:author="Mehrnazi Boojari" w:date="2019-01-07T09:47:00Z">
        <w:r w:rsidRPr="002F657C" w:rsidDel="006F7CCF">
          <w:rPr>
            <w:rFonts w:ascii="B Lotus" w:eastAsia="Calibri" w:hAnsi="B Lotus" w:cs="B Lotus"/>
            <w:sz w:val="24"/>
            <w:szCs w:val="24"/>
            <w:rtl/>
          </w:rPr>
          <w:delText xml:space="preserve"> ،</w:delText>
        </w:r>
      </w:del>
      <w:ins w:id="5730"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عملیات آبی و خاكی و عمران </w:t>
      </w:r>
      <w:del w:id="5731" w:author="Mehrnazi Boojari" w:date="2019-01-07T10:03:00Z">
        <w:r w:rsidRPr="002F657C" w:rsidDel="00A31D6F">
          <w:rPr>
            <w:rFonts w:ascii="B Lotus" w:eastAsia="Calibri" w:hAnsi="B Lotus" w:cs="B Lotus"/>
            <w:sz w:val="24"/>
            <w:szCs w:val="24"/>
            <w:rtl/>
          </w:rPr>
          <w:delText>روستائی</w:delText>
        </w:r>
      </w:del>
      <w:ins w:id="5732" w:author="Mehrnazi Boojari" w:date="2019-01-07T10:03:00Z">
        <w:r w:rsidR="00A31D6F">
          <w:rPr>
            <w:rFonts w:ascii="B Lotus" w:eastAsia="Calibri" w:hAnsi="B Lotus" w:cs="B Lotus"/>
            <w:sz w:val="24"/>
            <w:szCs w:val="24"/>
            <w:rtl/>
          </w:rPr>
          <w:t>روستایی</w:t>
        </w:r>
      </w:ins>
      <w:r w:rsidRPr="002F657C">
        <w:rPr>
          <w:rFonts w:ascii="B Lotus" w:eastAsia="Calibri" w:hAnsi="B Lotus" w:cs="B Lotus"/>
          <w:sz w:val="24"/>
          <w:szCs w:val="24"/>
          <w:rtl/>
        </w:rPr>
        <w:t xml:space="preserve"> و امور عشایری از وزارت كشاورزی</w:t>
      </w:r>
      <w:del w:id="5733" w:author="Mehrnazi Boojari" w:date="2019-01-07T09:47:00Z">
        <w:r w:rsidRPr="002F657C" w:rsidDel="006F7CCF">
          <w:rPr>
            <w:rFonts w:ascii="B Lotus" w:eastAsia="Calibri" w:hAnsi="B Lotus" w:cs="B Lotus"/>
            <w:sz w:val="24"/>
            <w:szCs w:val="24"/>
            <w:rtl/>
          </w:rPr>
          <w:delText xml:space="preserve"> ،</w:delText>
        </w:r>
      </w:del>
      <w:r w:rsidRPr="002F657C">
        <w:rPr>
          <w:rFonts w:ascii="B Lotus" w:eastAsia="Calibri" w:hAnsi="B Lotus" w:cs="B Lotus"/>
          <w:sz w:val="24"/>
          <w:szCs w:val="24"/>
          <w:rtl/>
        </w:rPr>
        <w:t xml:space="preserve"> این نهاد را در امور فوق موظف </w:t>
      </w:r>
      <w:del w:id="5734" w:author="Mehrnazi Boojari" w:date="2019-01-08T01:31:00Z">
        <w:r w:rsidRPr="002F657C" w:rsidDel="00952B49">
          <w:rPr>
            <w:rFonts w:ascii="B Lotus" w:eastAsia="Calibri" w:hAnsi="B Lotus" w:cs="B Lotus"/>
            <w:sz w:val="24"/>
            <w:szCs w:val="24"/>
            <w:rtl/>
          </w:rPr>
          <w:delText>نماید</w:delText>
        </w:r>
      </w:del>
      <w:ins w:id="5735" w:author="Mehrnazi Boojari" w:date="2019-01-08T01:31:00Z">
        <w:r w:rsidR="00952B49">
          <w:rPr>
            <w:rFonts w:ascii="B Lotus" w:eastAsia="Calibri" w:hAnsi="B Lotus" w:cs="B Lotus"/>
            <w:sz w:val="24"/>
            <w:szCs w:val="24"/>
            <w:rtl/>
          </w:rPr>
          <w:t>کند</w:t>
        </w:r>
      </w:ins>
      <w:ins w:id="5736" w:author="Mehrnazi Boojari" w:date="2019-01-11T01:05:00Z">
        <w:r w:rsidR="001F6790">
          <w:rPr>
            <w:rFonts w:ascii="B Lotus" w:eastAsia="Calibri" w:hAnsi="B Lotus" w:cs="B Lotus" w:hint="cs"/>
            <w:sz w:val="24"/>
            <w:szCs w:val="24"/>
            <w:rtl/>
          </w:rPr>
          <w:t>.</w:t>
        </w:r>
      </w:ins>
      <w:r w:rsidRPr="002F657C">
        <w:rPr>
          <w:rFonts w:ascii="B Lotus" w:eastAsia="Calibri" w:hAnsi="B Lotus" w:cs="B Lotus"/>
          <w:sz w:val="24"/>
          <w:szCs w:val="24"/>
          <w:rtl/>
        </w:rPr>
        <w:t xml:space="preserve"> در سال 1366 وظیفه اداره شیلات كشور نیز به جهاد واگذار </w:t>
      </w:r>
      <w:del w:id="5737" w:author="Mehrnazi Boojari" w:date="2019-01-08T02:23:00Z">
        <w:r w:rsidRPr="002F657C" w:rsidDel="00011A5C">
          <w:rPr>
            <w:rFonts w:ascii="B Lotus" w:eastAsia="Calibri" w:hAnsi="B Lotus" w:cs="B Lotus"/>
            <w:sz w:val="24"/>
            <w:szCs w:val="24"/>
            <w:rtl/>
          </w:rPr>
          <w:delText>گردید</w:delText>
        </w:r>
      </w:del>
      <w:ins w:id="5738" w:author="Mehrnazi Boojari" w:date="2019-01-08T02:23:00Z">
        <w:r w:rsidR="00011A5C">
          <w:rPr>
            <w:rFonts w:ascii="B Lotus" w:eastAsia="Calibri" w:hAnsi="B Lotus" w:cs="B Lotus" w:hint="cs"/>
            <w:sz w:val="24"/>
            <w:szCs w:val="24"/>
            <w:rtl/>
          </w:rPr>
          <w:t>ش</w:t>
        </w:r>
        <w:r w:rsidR="00011A5C" w:rsidRPr="002F657C">
          <w:rPr>
            <w:rFonts w:ascii="B Lotus" w:eastAsia="Calibri" w:hAnsi="B Lotus" w:cs="B Lotus"/>
            <w:sz w:val="24"/>
            <w:szCs w:val="24"/>
            <w:rtl/>
          </w:rPr>
          <w:t>د</w:t>
        </w:r>
      </w:ins>
      <w:del w:id="5739" w:author="Mehrnazi Boojari" w:date="2019-01-08T02:23:00Z">
        <w:r w:rsidRPr="002F657C" w:rsidDel="00011A5C">
          <w:rPr>
            <w:rFonts w:ascii="B Lotus" w:eastAsia="Calibri" w:hAnsi="B Lotus" w:cs="B Lotus"/>
            <w:sz w:val="24"/>
            <w:szCs w:val="24"/>
          </w:rPr>
          <w:delText>.</w:delText>
        </w:r>
        <w:r w:rsidRPr="002F657C" w:rsidDel="00011A5C">
          <w:rPr>
            <w:rFonts w:ascii="B Lotus" w:eastAsia="Calibri" w:hAnsi="B Lotus" w:cs="B Lotus"/>
            <w:sz w:val="24"/>
            <w:szCs w:val="24"/>
            <w:rtl/>
          </w:rPr>
          <w:delText>پ</w:delText>
        </w:r>
      </w:del>
      <w:del w:id="5740" w:author="Mehrnazi Boojari" w:date="2019-01-08T03:34:00Z">
        <w:r w:rsidRPr="002F657C" w:rsidDel="00666313">
          <w:rPr>
            <w:rFonts w:ascii="B Lotus" w:eastAsia="Calibri" w:hAnsi="B Lotus" w:cs="B Lotus"/>
            <w:sz w:val="24"/>
            <w:szCs w:val="24"/>
            <w:rtl/>
          </w:rPr>
          <w:delText xml:space="preserve">س </w:delText>
        </w:r>
      </w:del>
      <w:ins w:id="5741" w:author="Mehrnazi Boojari" w:date="2019-01-08T03:34:00Z">
        <w:r w:rsidR="00666313">
          <w:rPr>
            <w:rFonts w:ascii="B Lotus" w:eastAsia="Calibri" w:hAnsi="B Lotus" w:cs="B Lotus"/>
            <w:sz w:val="24"/>
            <w:szCs w:val="24"/>
            <w:rtl/>
          </w:rPr>
          <w:t xml:space="preserve">. بنابراین، </w:t>
        </w:r>
      </w:ins>
      <w:del w:id="5742" w:author="Mehrnazi Boojari" w:date="2019-01-11T01:06:00Z">
        <w:r w:rsidRPr="002F657C" w:rsidDel="001F6790">
          <w:rPr>
            <w:rFonts w:ascii="B Lotus" w:eastAsia="Calibri" w:hAnsi="B Lotus" w:cs="B Lotus"/>
            <w:sz w:val="24"/>
            <w:szCs w:val="24"/>
            <w:rtl/>
          </w:rPr>
          <w:delText xml:space="preserve">از آن </w:delText>
        </w:r>
      </w:del>
      <w:r w:rsidRPr="002F657C">
        <w:rPr>
          <w:rFonts w:ascii="B Lotus" w:eastAsia="Calibri" w:hAnsi="B Lotus" w:cs="B Lotus"/>
          <w:sz w:val="24"/>
          <w:szCs w:val="24"/>
          <w:rtl/>
        </w:rPr>
        <w:t>مجلس محترم شورای اسلامی در سال 1369 قانون تفكیك وظایف وزارتخانه</w:t>
      </w:r>
      <w:del w:id="5743" w:author="Mehrnazi Boojari" w:date="2019-01-07T09:46:00Z">
        <w:r w:rsidRPr="002F657C" w:rsidDel="006F7CCF">
          <w:rPr>
            <w:rFonts w:ascii="B Lotus" w:eastAsia="Calibri" w:hAnsi="B Lotus" w:cs="B Lotus"/>
            <w:sz w:val="24"/>
            <w:szCs w:val="24"/>
            <w:rtl/>
          </w:rPr>
          <w:delText xml:space="preserve"> های </w:delText>
        </w:r>
      </w:del>
      <w:ins w:id="5744"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2F657C">
        <w:rPr>
          <w:rFonts w:ascii="B Lotus" w:eastAsia="Calibri" w:hAnsi="B Lotus" w:cs="B Lotus"/>
          <w:sz w:val="24"/>
          <w:szCs w:val="24"/>
          <w:rtl/>
        </w:rPr>
        <w:t xml:space="preserve">كشاورزی و جهاد سازندگی را تصویب </w:t>
      </w:r>
      <w:ins w:id="5745" w:author="Mehrnazi Boojari" w:date="2019-01-11T01:06:00Z">
        <w:r w:rsidR="001F6790">
          <w:rPr>
            <w:rFonts w:ascii="B Lotus" w:eastAsia="Calibri" w:hAnsi="B Lotus" w:cs="B Lotus" w:hint="cs"/>
            <w:sz w:val="24"/>
            <w:szCs w:val="24"/>
            <w:rtl/>
          </w:rPr>
          <w:t xml:space="preserve">کرد </w:t>
        </w:r>
      </w:ins>
      <w:r w:rsidRPr="002F657C">
        <w:rPr>
          <w:rFonts w:ascii="B Lotus" w:eastAsia="Calibri" w:hAnsi="B Lotus" w:cs="B Lotus"/>
          <w:sz w:val="24"/>
          <w:szCs w:val="24"/>
          <w:rtl/>
        </w:rPr>
        <w:t xml:space="preserve">و </w:t>
      </w:r>
      <w:ins w:id="5746" w:author="Mehrnazi Boojari" w:date="2019-01-08T02:34:00Z">
        <w:r w:rsidR="00DB5910">
          <w:rPr>
            <w:rFonts w:ascii="B Lotus" w:eastAsia="Calibri" w:hAnsi="B Lotus" w:cs="B Lotus" w:hint="cs"/>
            <w:sz w:val="24"/>
            <w:szCs w:val="24"/>
            <w:rtl/>
          </w:rPr>
          <w:t>در</w:t>
        </w:r>
        <w:r w:rsidR="00DB5910">
          <w:rPr>
            <w:rFonts w:ascii="B Lotus" w:eastAsia="Calibri" w:hAnsi="B Lotus" w:cs="Times New Roman" w:hint="eastAsia"/>
            <w:sz w:val="24"/>
            <w:szCs w:val="24"/>
            <w:rtl/>
          </w:rPr>
          <w:t> </w:t>
        </w:r>
      </w:ins>
      <w:r w:rsidRPr="002F657C">
        <w:rPr>
          <w:rFonts w:ascii="B Lotus" w:eastAsia="Calibri" w:hAnsi="B Lotus" w:cs="B Lotus"/>
          <w:sz w:val="24"/>
          <w:szCs w:val="24"/>
          <w:rtl/>
        </w:rPr>
        <w:t xml:space="preserve">طی آن </w:t>
      </w:r>
      <w:del w:id="5747" w:author="Mehrnazi Boojari" w:date="2019-01-08T02:30:00Z">
        <w:r w:rsidRPr="002F657C" w:rsidDel="00011A5C">
          <w:rPr>
            <w:rFonts w:ascii="B Lotus" w:eastAsia="Calibri" w:hAnsi="B Lotus" w:cs="B Lotus"/>
            <w:sz w:val="24"/>
            <w:szCs w:val="24"/>
            <w:rtl/>
          </w:rPr>
          <w:delText>كلیه</w:delText>
        </w:r>
      </w:del>
      <w:ins w:id="5748" w:author="Mehrnazi Boojari" w:date="2019-01-08T02:30:00Z">
        <w:r w:rsidR="00011A5C">
          <w:rPr>
            <w:rFonts w:ascii="B Lotus" w:eastAsia="Calibri" w:hAnsi="B Lotus" w:cs="B Lotus"/>
            <w:sz w:val="24"/>
            <w:szCs w:val="24"/>
            <w:rtl/>
          </w:rPr>
          <w:t>همه</w:t>
        </w:r>
      </w:ins>
      <w:r w:rsidRPr="002F657C">
        <w:rPr>
          <w:rFonts w:ascii="B Lotus" w:eastAsia="Calibri" w:hAnsi="B Lotus" w:cs="B Lotus"/>
          <w:sz w:val="24"/>
          <w:szCs w:val="24"/>
          <w:rtl/>
        </w:rPr>
        <w:t xml:space="preserve"> وظایف مربوط به امور دام و طیور و منابع طبیعی به وظایف تبعی آن افزوده شد</w:t>
      </w:r>
      <w:ins w:id="5749" w:author="Mehrnazi Boojari" w:date="2019-01-11T01:06:00Z">
        <w:r w:rsidR="001F6790">
          <w:rPr>
            <w:rFonts w:ascii="B Lotus" w:eastAsia="Calibri" w:hAnsi="B Lotus" w:cs="B Lotus" w:hint="cs"/>
            <w:sz w:val="24"/>
            <w:szCs w:val="24"/>
            <w:rtl/>
          </w:rPr>
          <w:t>.</w:t>
        </w:r>
      </w:ins>
      <w:r w:rsidRPr="002F657C">
        <w:rPr>
          <w:rFonts w:ascii="B Lotus" w:eastAsia="Calibri" w:hAnsi="B Lotus" w:cs="B Lotus"/>
          <w:sz w:val="24"/>
          <w:szCs w:val="24"/>
          <w:rtl/>
        </w:rPr>
        <w:t xml:space="preserve"> </w:t>
      </w:r>
      <w:r w:rsidRPr="00183C28">
        <w:rPr>
          <w:rFonts w:ascii="B Lotus" w:eastAsia="Calibri" w:hAnsi="B Lotus" w:cs="B Lotus"/>
          <w:sz w:val="24"/>
          <w:szCs w:val="24"/>
          <w:rtl/>
        </w:rPr>
        <w:t>بنا</w:t>
      </w:r>
      <w:ins w:id="5750" w:author="Mehrnazi Boojari" w:date="2019-01-08T02:34:00Z">
        <w:r w:rsidR="00DB5910" w:rsidRPr="00183C28">
          <w:rPr>
            <w:rFonts w:ascii="B Lotus" w:eastAsia="Calibri" w:hAnsi="B Lotus" w:cs="B Lotus"/>
            <w:sz w:val="24"/>
            <w:szCs w:val="24"/>
            <w:rtl/>
          </w:rPr>
          <w:t xml:space="preserve"> </w:t>
        </w:r>
      </w:ins>
      <w:r w:rsidRPr="00183C28">
        <w:rPr>
          <w:rFonts w:ascii="B Lotus" w:eastAsia="Calibri" w:hAnsi="B Lotus" w:cs="B Lotus"/>
          <w:sz w:val="24"/>
          <w:szCs w:val="24"/>
          <w:rtl/>
        </w:rPr>
        <w:t>بر ا</w:t>
      </w:r>
      <w:r w:rsidRPr="00183C28">
        <w:rPr>
          <w:rFonts w:ascii="B Lotus" w:eastAsia="Calibri" w:hAnsi="B Lotus" w:cs="B Lotus" w:hint="cs"/>
          <w:sz w:val="24"/>
          <w:szCs w:val="24"/>
          <w:rtl/>
        </w:rPr>
        <w:t>ین</w:t>
      </w:r>
      <w:r w:rsidRPr="00183C28">
        <w:rPr>
          <w:rFonts w:ascii="B Lotus" w:eastAsia="Calibri" w:hAnsi="B Lotus" w:cs="B Lotus"/>
          <w:sz w:val="24"/>
          <w:szCs w:val="24"/>
          <w:rtl/>
        </w:rPr>
        <w:t xml:space="preserve"> </w:t>
      </w:r>
      <w:r w:rsidRPr="002F657C">
        <w:rPr>
          <w:rFonts w:ascii="B Lotus" w:eastAsia="Calibri" w:hAnsi="B Lotus" w:cs="B Lotus"/>
          <w:sz w:val="24"/>
          <w:szCs w:val="24"/>
          <w:rtl/>
        </w:rPr>
        <w:t>مصوبه</w:t>
      </w:r>
      <w:ins w:id="5751" w:author="Mehrnazi Boojari" w:date="2019-01-11T01:06:00Z">
        <w:r w:rsidR="001F6790">
          <w:rPr>
            <w:rFonts w:ascii="B Lotus" w:eastAsia="Calibri" w:hAnsi="B Lotus" w:cs="B Lotus" w:hint="cs"/>
            <w:sz w:val="24"/>
            <w:szCs w:val="24"/>
            <w:rtl/>
          </w:rPr>
          <w:t>،</w:t>
        </w:r>
      </w:ins>
      <w:r w:rsidRPr="002F657C">
        <w:rPr>
          <w:rFonts w:ascii="B Lotus" w:eastAsia="Calibri" w:hAnsi="B Lotus" w:cs="B Lotus"/>
          <w:sz w:val="24"/>
          <w:szCs w:val="24"/>
          <w:rtl/>
        </w:rPr>
        <w:t xml:space="preserve"> </w:t>
      </w:r>
      <w:del w:id="5752" w:author="Mehrnazi Boojari" w:date="2019-01-08T02:30:00Z">
        <w:r w:rsidRPr="002F657C" w:rsidDel="00011A5C">
          <w:rPr>
            <w:rFonts w:ascii="B Lotus" w:eastAsia="Calibri" w:hAnsi="B Lotus" w:cs="B Lotus"/>
            <w:sz w:val="24"/>
            <w:szCs w:val="24"/>
            <w:rtl/>
          </w:rPr>
          <w:delText>كلیه</w:delText>
        </w:r>
      </w:del>
      <w:ins w:id="5753" w:author="Mehrnazi Boojari" w:date="2019-01-08T02:30:00Z">
        <w:r w:rsidR="00011A5C">
          <w:rPr>
            <w:rFonts w:ascii="B Lotus" w:eastAsia="Calibri" w:hAnsi="B Lotus" w:cs="B Lotus"/>
            <w:sz w:val="24"/>
            <w:szCs w:val="24"/>
            <w:rtl/>
          </w:rPr>
          <w:t>همه</w:t>
        </w:r>
      </w:ins>
      <w:r w:rsidRPr="002F657C">
        <w:rPr>
          <w:rFonts w:ascii="B Lotus" w:eastAsia="Calibri" w:hAnsi="B Lotus" w:cs="B Lotus"/>
          <w:sz w:val="24"/>
          <w:szCs w:val="24"/>
          <w:rtl/>
        </w:rPr>
        <w:t xml:space="preserve"> امور مربوط به حفظ</w:t>
      </w:r>
      <w:del w:id="5754" w:author="Mehrnazi Boojari" w:date="2019-01-07T09:47:00Z">
        <w:r w:rsidRPr="002F657C" w:rsidDel="006F7CCF">
          <w:rPr>
            <w:rFonts w:ascii="B Lotus" w:eastAsia="Calibri" w:hAnsi="B Lotus" w:cs="B Lotus"/>
            <w:sz w:val="24"/>
            <w:szCs w:val="24"/>
            <w:rtl/>
          </w:rPr>
          <w:delText xml:space="preserve"> ،</w:delText>
        </w:r>
      </w:del>
      <w:ins w:id="5755" w:author="Mehrnazi Boojari" w:date="2019-01-11T01:08:00Z">
        <w:r w:rsidR="007454AD">
          <w:rPr>
            <w:rFonts w:ascii="B Lotus" w:eastAsia="Calibri" w:hAnsi="B Lotus" w:cs="B Lotus" w:hint="cs"/>
            <w:sz w:val="24"/>
            <w:szCs w:val="24"/>
            <w:rtl/>
          </w:rPr>
          <w:t xml:space="preserve"> و</w:t>
        </w:r>
      </w:ins>
      <w:r w:rsidRPr="002F657C">
        <w:rPr>
          <w:rFonts w:ascii="B Lotus" w:eastAsia="Calibri" w:hAnsi="B Lotus" w:cs="B Lotus"/>
          <w:sz w:val="24"/>
          <w:szCs w:val="24"/>
          <w:rtl/>
        </w:rPr>
        <w:t xml:space="preserve"> احیا</w:t>
      </w:r>
      <w:del w:id="5756" w:author="Mehrnazi Boojari" w:date="2019-01-11T01:08:00Z">
        <w:r w:rsidRPr="002F657C" w:rsidDel="007454AD">
          <w:rPr>
            <w:rFonts w:ascii="B Lotus" w:eastAsia="Calibri" w:hAnsi="B Lotus" w:cs="B Lotus"/>
            <w:sz w:val="24"/>
            <w:szCs w:val="24"/>
            <w:rtl/>
          </w:rPr>
          <w:delText>ء</w:delText>
        </w:r>
      </w:del>
      <w:r w:rsidRPr="002F657C">
        <w:rPr>
          <w:rFonts w:ascii="B Lotus" w:eastAsia="Calibri" w:hAnsi="B Lotus" w:cs="B Lotus"/>
          <w:sz w:val="24"/>
          <w:szCs w:val="24"/>
          <w:rtl/>
        </w:rPr>
        <w:t xml:space="preserve"> و گسترش و بهره</w:t>
      </w:r>
      <w:ins w:id="5757" w:author="Mehrnazi Boojari" w:date="2019-01-11T01:08:00Z">
        <w:r w:rsidR="007454AD">
          <w:rPr>
            <w:rFonts w:ascii="B Lotus" w:eastAsia="Calibri" w:hAnsi="B Lotus" w:cs="B Nazanin" w:hint="cs"/>
            <w:sz w:val="24"/>
            <w:szCs w:val="24"/>
            <w:rtl/>
          </w:rPr>
          <w:t>‌</w:t>
        </w:r>
      </w:ins>
      <w:del w:id="5758" w:author="Mehrnazi Boojari" w:date="2019-01-11T01:08:00Z">
        <w:r w:rsidRPr="002F657C" w:rsidDel="007454AD">
          <w:rPr>
            <w:rFonts w:ascii="B Lotus" w:eastAsia="Calibri" w:hAnsi="B Lotus" w:cs="B Lotus"/>
            <w:sz w:val="24"/>
            <w:szCs w:val="24"/>
            <w:rtl/>
          </w:rPr>
          <w:delText xml:space="preserve"> </w:delText>
        </w:r>
      </w:del>
      <w:r w:rsidRPr="002F657C">
        <w:rPr>
          <w:rFonts w:ascii="B Lotus" w:eastAsia="Calibri" w:hAnsi="B Lotus" w:cs="B Lotus"/>
          <w:sz w:val="24"/>
          <w:szCs w:val="24"/>
          <w:rtl/>
        </w:rPr>
        <w:t>برداری از منابع طبیعی (جنگل و مرتع و شیلات) آبخیزداری</w:t>
      </w:r>
      <w:del w:id="5759" w:author="Mehrnazi Boojari" w:date="2019-01-07T09:47:00Z">
        <w:r w:rsidRPr="002F657C" w:rsidDel="006F7CCF">
          <w:rPr>
            <w:rFonts w:ascii="B Lotus" w:eastAsia="Calibri" w:hAnsi="B Lotus" w:cs="B Lotus"/>
            <w:sz w:val="24"/>
            <w:szCs w:val="24"/>
            <w:rtl/>
          </w:rPr>
          <w:delText xml:space="preserve"> ،</w:delText>
        </w:r>
      </w:del>
      <w:ins w:id="5760"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امور دام و طیور و عمران </w:t>
      </w:r>
      <w:del w:id="5761" w:author="Mehrnazi Boojari" w:date="2019-01-07T10:03:00Z">
        <w:r w:rsidRPr="002F657C" w:rsidDel="00A31D6F">
          <w:rPr>
            <w:rFonts w:ascii="B Lotus" w:eastAsia="Calibri" w:hAnsi="B Lotus" w:cs="B Lotus"/>
            <w:sz w:val="24"/>
            <w:szCs w:val="24"/>
            <w:rtl/>
          </w:rPr>
          <w:delText>روستائی</w:delText>
        </w:r>
      </w:del>
      <w:ins w:id="5762" w:author="Mehrnazi Boojari" w:date="2019-01-07T10:03:00Z">
        <w:r w:rsidR="00A31D6F">
          <w:rPr>
            <w:rFonts w:ascii="B Lotus" w:eastAsia="Calibri" w:hAnsi="B Lotus" w:cs="B Lotus"/>
            <w:sz w:val="24"/>
            <w:szCs w:val="24"/>
            <w:rtl/>
          </w:rPr>
          <w:t>روستایی</w:t>
        </w:r>
      </w:ins>
      <w:r w:rsidRPr="002F657C">
        <w:rPr>
          <w:rFonts w:ascii="B Lotus" w:eastAsia="Calibri" w:hAnsi="B Lotus" w:cs="B Lotus"/>
          <w:sz w:val="24"/>
          <w:szCs w:val="24"/>
          <w:rtl/>
        </w:rPr>
        <w:t xml:space="preserve"> (بهسازی </w:t>
      </w:r>
      <w:del w:id="5763" w:author="Mehrnazi Boojari" w:date="2019-01-07T10:03:00Z">
        <w:r w:rsidRPr="002F657C" w:rsidDel="00A31D6F">
          <w:rPr>
            <w:rFonts w:ascii="B Lotus" w:eastAsia="Calibri" w:hAnsi="B Lotus" w:cs="B Lotus"/>
            <w:sz w:val="24"/>
            <w:szCs w:val="24"/>
            <w:rtl/>
          </w:rPr>
          <w:delText>روستائی</w:delText>
        </w:r>
      </w:del>
      <w:ins w:id="5764" w:author="Mehrnazi Boojari" w:date="2019-01-07T10:03:00Z">
        <w:r w:rsidR="00A31D6F">
          <w:rPr>
            <w:rFonts w:ascii="B Lotus" w:eastAsia="Calibri" w:hAnsi="B Lotus" w:cs="B Lotus"/>
            <w:sz w:val="24"/>
            <w:szCs w:val="24"/>
            <w:rtl/>
          </w:rPr>
          <w:t>روستایی</w:t>
        </w:r>
      </w:ins>
      <w:del w:id="5765" w:author="Mehrnazi Boojari" w:date="2019-01-07T09:47:00Z">
        <w:r w:rsidRPr="002F657C" w:rsidDel="006F7CCF">
          <w:rPr>
            <w:rFonts w:ascii="B Lotus" w:eastAsia="Calibri" w:hAnsi="B Lotus" w:cs="B Lotus"/>
            <w:sz w:val="24"/>
            <w:szCs w:val="24"/>
            <w:rtl/>
          </w:rPr>
          <w:delText xml:space="preserve"> ،</w:delText>
        </w:r>
      </w:del>
      <w:ins w:id="5766"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آب</w:t>
      </w:r>
      <w:ins w:id="5767" w:author="Mehrnazi Boojari" w:date="2019-01-11T01:08:00Z">
        <w:r w:rsidR="007454AD">
          <w:rPr>
            <w:rFonts w:ascii="B Lotus" w:eastAsia="Calibri" w:hAnsi="B Lotus" w:cs="B Nazanin" w:hint="cs"/>
            <w:sz w:val="24"/>
            <w:szCs w:val="24"/>
            <w:rtl/>
          </w:rPr>
          <w:t>‌</w:t>
        </w:r>
      </w:ins>
      <w:del w:id="5768" w:author="Mehrnazi Boojari" w:date="2019-01-11T01:08:00Z">
        <w:r w:rsidRPr="002F657C" w:rsidDel="007454AD">
          <w:rPr>
            <w:rFonts w:ascii="B Lotus" w:eastAsia="Calibri" w:hAnsi="B Lotus" w:cs="B Lotus"/>
            <w:sz w:val="24"/>
            <w:szCs w:val="24"/>
            <w:rtl/>
          </w:rPr>
          <w:delText xml:space="preserve"> </w:delText>
        </w:r>
      </w:del>
      <w:r w:rsidRPr="002F657C">
        <w:rPr>
          <w:rFonts w:ascii="B Lotus" w:eastAsia="Calibri" w:hAnsi="B Lotus" w:cs="B Lotus"/>
          <w:sz w:val="24"/>
          <w:szCs w:val="24"/>
          <w:rtl/>
        </w:rPr>
        <w:t>رسانی</w:t>
      </w:r>
      <w:del w:id="5769" w:author="Mehrnazi Boojari" w:date="2019-01-07T09:47:00Z">
        <w:r w:rsidRPr="002F657C" w:rsidDel="006F7CCF">
          <w:rPr>
            <w:rFonts w:ascii="B Lotus" w:eastAsia="Calibri" w:hAnsi="B Lotus" w:cs="B Lotus"/>
            <w:sz w:val="24"/>
            <w:szCs w:val="24"/>
            <w:rtl/>
          </w:rPr>
          <w:delText xml:space="preserve"> ،</w:delText>
        </w:r>
      </w:del>
      <w:ins w:id="5770"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برق</w:t>
      </w:r>
      <w:ins w:id="5771" w:author="Mehrnazi Boojari" w:date="2019-01-11T01:08:00Z">
        <w:r w:rsidR="007454AD">
          <w:rPr>
            <w:rFonts w:ascii="B Lotus" w:eastAsia="Calibri" w:hAnsi="B Lotus" w:cs="B Nazanin" w:hint="cs"/>
            <w:sz w:val="24"/>
            <w:szCs w:val="24"/>
            <w:rtl/>
          </w:rPr>
          <w:t>‌</w:t>
        </w:r>
      </w:ins>
      <w:del w:id="5772" w:author="Mehrnazi Boojari" w:date="2019-01-11T01:08:00Z">
        <w:r w:rsidRPr="002F657C" w:rsidDel="007454AD">
          <w:rPr>
            <w:rFonts w:ascii="B Lotus" w:eastAsia="Calibri" w:hAnsi="B Lotus" w:cs="B Lotus"/>
            <w:sz w:val="24"/>
            <w:szCs w:val="24"/>
            <w:rtl/>
          </w:rPr>
          <w:delText xml:space="preserve"> </w:delText>
        </w:r>
      </w:del>
      <w:r w:rsidRPr="002F657C">
        <w:rPr>
          <w:rFonts w:ascii="B Lotus" w:eastAsia="Calibri" w:hAnsi="B Lotus" w:cs="B Lotus"/>
          <w:sz w:val="24"/>
          <w:szCs w:val="24"/>
          <w:rtl/>
        </w:rPr>
        <w:t>رسانی به روستاها</w:t>
      </w:r>
      <w:del w:id="5773" w:author="Mehrnazi Boojari" w:date="2019-01-07T09:47:00Z">
        <w:r w:rsidRPr="002F657C" w:rsidDel="006F7CCF">
          <w:rPr>
            <w:rFonts w:ascii="B Lotus" w:eastAsia="Calibri" w:hAnsi="B Lotus" w:cs="B Lotus"/>
            <w:sz w:val="24"/>
            <w:szCs w:val="24"/>
            <w:rtl/>
          </w:rPr>
          <w:delText xml:space="preserve"> ،</w:delText>
        </w:r>
      </w:del>
      <w:ins w:id="5774"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راه</w:t>
      </w:r>
      <w:del w:id="5775" w:author="Mehrnazi Boojari" w:date="2019-01-07T09:51:00Z">
        <w:r w:rsidRPr="002F657C" w:rsidDel="006F7CCF">
          <w:rPr>
            <w:rFonts w:ascii="B Lotus" w:eastAsia="Calibri" w:hAnsi="B Lotus" w:cs="B Lotus"/>
            <w:sz w:val="24"/>
            <w:szCs w:val="24"/>
            <w:rtl/>
          </w:rPr>
          <w:delText xml:space="preserve"> سازی </w:delText>
        </w:r>
      </w:del>
      <w:ins w:id="5776" w:author="Mehrnazi Boojari" w:date="2019-01-07T09:51: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سازی </w:t>
        </w:r>
      </w:ins>
      <w:r w:rsidRPr="002F657C">
        <w:rPr>
          <w:rFonts w:ascii="B Lotus" w:eastAsia="Calibri" w:hAnsi="B Lotus" w:cs="B Lotus"/>
          <w:sz w:val="24"/>
          <w:szCs w:val="24"/>
          <w:rtl/>
        </w:rPr>
        <w:t xml:space="preserve">و صنایع </w:t>
      </w:r>
      <w:del w:id="5777" w:author="Mehrnazi Boojari" w:date="2019-01-07T10:03:00Z">
        <w:r w:rsidRPr="002F657C" w:rsidDel="00A31D6F">
          <w:rPr>
            <w:rFonts w:ascii="B Lotus" w:eastAsia="Calibri" w:hAnsi="B Lotus" w:cs="B Lotus"/>
            <w:sz w:val="24"/>
            <w:szCs w:val="24"/>
            <w:rtl/>
          </w:rPr>
          <w:delText>روستائی</w:delText>
        </w:r>
      </w:del>
      <w:ins w:id="5778" w:author="Mehrnazi Boojari" w:date="2019-01-07T10:03:00Z">
        <w:r w:rsidR="00A31D6F">
          <w:rPr>
            <w:rFonts w:ascii="B Lotus" w:eastAsia="Calibri" w:hAnsi="B Lotus" w:cs="B Lotus"/>
            <w:sz w:val="24"/>
            <w:szCs w:val="24"/>
            <w:rtl/>
          </w:rPr>
          <w:t>روستایی</w:t>
        </w:r>
      </w:ins>
      <w:r w:rsidRPr="002F657C">
        <w:rPr>
          <w:rFonts w:ascii="B Lotus" w:eastAsia="Calibri" w:hAnsi="B Lotus" w:cs="B Lotus"/>
          <w:sz w:val="24"/>
          <w:szCs w:val="24"/>
          <w:rtl/>
        </w:rPr>
        <w:t xml:space="preserve">) </w:t>
      </w:r>
      <w:del w:id="5779" w:author="Mehrnazi Boojari" w:date="2019-01-16T00:53:00Z">
        <w:r w:rsidRPr="000C2A38" w:rsidDel="000C2A38">
          <w:rPr>
            <w:rFonts w:ascii="B Lotus" w:eastAsia="Calibri" w:hAnsi="B Lotus" w:cs="B Lotus"/>
            <w:sz w:val="24"/>
            <w:szCs w:val="24"/>
            <w:rtl/>
          </w:rPr>
          <w:delText>برعهده</w:delText>
        </w:r>
      </w:del>
      <w:ins w:id="5780" w:author="Mehrnazi Boojari" w:date="2019-01-16T00:53:00Z">
        <w:r w:rsidR="000C2A38" w:rsidRPr="000C2A38">
          <w:rPr>
            <w:rFonts w:ascii="B Lotus" w:eastAsia="Calibri" w:hAnsi="B Lotus" w:cs="B Lotus"/>
            <w:sz w:val="24"/>
            <w:szCs w:val="24"/>
            <w:rtl/>
            <w:rPrChange w:id="5781" w:author="Mehrnazi Boojari" w:date="2019-01-16T00:54:00Z">
              <w:rPr>
                <w:rFonts w:ascii="B Lotus" w:eastAsia="Calibri" w:hAnsi="B Lotus" w:cs="B Lotus"/>
                <w:sz w:val="24"/>
                <w:szCs w:val="24"/>
                <w:highlight w:val="yellow"/>
                <w:rtl/>
              </w:rPr>
            </w:rPrChange>
          </w:rPr>
          <w:t>بر</w:t>
        </w:r>
        <w:r w:rsidR="000C2A38" w:rsidRPr="000C2A38">
          <w:rPr>
            <w:rFonts w:ascii="Times New Roman" w:eastAsia="Calibri" w:hAnsi="Times New Roman" w:cs="Times New Roman" w:hint="eastAsia"/>
            <w:sz w:val="24"/>
            <w:szCs w:val="24"/>
            <w:rtl/>
            <w:rPrChange w:id="5782" w:author="Mehrnazi Boojari" w:date="2019-01-16T00:54:00Z">
              <w:rPr>
                <w:rFonts w:ascii="Times New Roman" w:eastAsia="Calibri" w:hAnsi="Times New Roman" w:cs="Times New Roman" w:hint="eastAsia"/>
                <w:sz w:val="24"/>
                <w:szCs w:val="24"/>
                <w:highlight w:val="yellow"/>
                <w:rtl/>
              </w:rPr>
            </w:rPrChange>
          </w:rPr>
          <w:t> </w:t>
        </w:r>
        <w:r w:rsidR="000C2A38" w:rsidRPr="000C2A38">
          <w:rPr>
            <w:rFonts w:ascii="B Lotus" w:eastAsia="Calibri" w:hAnsi="B Lotus" w:cs="B Lotus"/>
            <w:sz w:val="24"/>
            <w:szCs w:val="24"/>
            <w:rtl/>
            <w:rPrChange w:id="5783" w:author="Mehrnazi Boojari" w:date="2019-01-16T00:54:00Z">
              <w:rPr>
                <w:rFonts w:ascii="B Lotus" w:eastAsia="Calibri" w:hAnsi="B Lotus" w:cs="B Lotus"/>
                <w:sz w:val="24"/>
                <w:szCs w:val="24"/>
                <w:highlight w:val="yellow"/>
                <w:rtl/>
              </w:rPr>
            </w:rPrChange>
          </w:rPr>
          <w:t>عهده</w:t>
        </w:r>
      </w:ins>
      <w:r w:rsidRPr="002F657C">
        <w:rPr>
          <w:rFonts w:ascii="B Lotus" w:eastAsia="Calibri" w:hAnsi="B Lotus" w:cs="B Lotus"/>
          <w:sz w:val="24"/>
          <w:szCs w:val="24"/>
          <w:rtl/>
        </w:rPr>
        <w:t xml:space="preserve"> جهاد سازندگی قرار داده </w:t>
      </w:r>
      <w:ins w:id="5784" w:author="Mehrnazi Boojari" w:date="2019-01-11T08:50:00Z">
        <w:r w:rsidR="00183C28">
          <w:rPr>
            <w:rFonts w:ascii="B Lotus" w:eastAsia="Calibri" w:hAnsi="B Lotus" w:cs="B Lotus" w:hint="cs"/>
            <w:sz w:val="24"/>
            <w:szCs w:val="24"/>
            <w:rtl/>
          </w:rPr>
          <w:t xml:space="preserve">شد </w:t>
        </w:r>
      </w:ins>
      <w:r w:rsidRPr="002F657C">
        <w:rPr>
          <w:rFonts w:ascii="B Lotus" w:eastAsia="Calibri" w:hAnsi="B Lotus" w:cs="B Lotus"/>
          <w:sz w:val="24"/>
          <w:szCs w:val="24"/>
          <w:rtl/>
        </w:rPr>
        <w:t>و و</w:t>
      </w:r>
      <w:r w:rsidR="00BD2B24">
        <w:rPr>
          <w:rFonts w:ascii="B Lotus" w:eastAsia="Calibri" w:hAnsi="B Lotus" w:cs="B Lotus"/>
          <w:sz w:val="24"/>
          <w:szCs w:val="24"/>
          <w:rtl/>
        </w:rPr>
        <w:t>ظایف باغبانی</w:t>
      </w:r>
      <w:del w:id="5785" w:author="Mehrnazi Boojari" w:date="2019-01-07T09:47:00Z">
        <w:r w:rsidR="00BD2B24" w:rsidDel="006F7CCF">
          <w:rPr>
            <w:rFonts w:ascii="B Lotus" w:eastAsia="Calibri" w:hAnsi="B Lotus" w:cs="B Lotus"/>
            <w:sz w:val="24"/>
            <w:szCs w:val="24"/>
            <w:rtl/>
          </w:rPr>
          <w:delText xml:space="preserve"> ،</w:delText>
        </w:r>
      </w:del>
      <w:ins w:id="5786" w:author="Mehrnazi Boojari" w:date="2019-01-07T09:47:00Z">
        <w:r w:rsidR="006F7CCF">
          <w:rPr>
            <w:rFonts w:ascii="B Lotus" w:eastAsia="Calibri" w:hAnsi="B Lotus" w:cs="B Lotus"/>
            <w:sz w:val="24"/>
            <w:szCs w:val="24"/>
            <w:rtl/>
          </w:rPr>
          <w:t>،</w:t>
        </w:r>
      </w:ins>
      <w:r w:rsidR="00BD2B24">
        <w:rPr>
          <w:rFonts w:ascii="B Lotus" w:eastAsia="Calibri" w:hAnsi="B Lotus" w:cs="B Lotus"/>
          <w:sz w:val="24"/>
          <w:szCs w:val="24"/>
          <w:rtl/>
        </w:rPr>
        <w:t xml:space="preserve"> زراعت</w:t>
      </w:r>
      <w:del w:id="5787" w:author="Mehrnazi Boojari" w:date="2019-01-07T09:47:00Z">
        <w:r w:rsidR="00BD2B24" w:rsidDel="006F7CCF">
          <w:rPr>
            <w:rFonts w:ascii="B Lotus" w:eastAsia="Calibri" w:hAnsi="B Lotus" w:cs="B Lotus"/>
            <w:sz w:val="24"/>
            <w:szCs w:val="24"/>
            <w:rtl/>
          </w:rPr>
          <w:delText xml:space="preserve"> ،</w:delText>
        </w:r>
      </w:del>
      <w:ins w:id="5788" w:author="Mehrnazi Boojari" w:date="2019-01-07T09:47:00Z">
        <w:r w:rsidR="006F7CCF">
          <w:rPr>
            <w:rFonts w:ascii="B Lotus" w:eastAsia="Calibri" w:hAnsi="B Lotus" w:cs="B Lotus"/>
            <w:sz w:val="24"/>
            <w:szCs w:val="24"/>
            <w:rtl/>
          </w:rPr>
          <w:t>،</w:t>
        </w:r>
      </w:ins>
      <w:r w:rsidR="00BD2B24">
        <w:rPr>
          <w:rFonts w:ascii="B Lotus" w:eastAsia="Calibri" w:hAnsi="B Lotus" w:cs="B Lotus"/>
          <w:sz w:val="24"/>
          <w:szCs w:val="24"/>
          <w:rtl/>
        </w:rPr>
        <w:t xml:space="preserve"> آب و خاك</w:t>
      </w:r>
      <w:r w:rsidRPr="002F657C">
        <w:rPr>
          <w:rFonts w:ascii="B Lotus" w:eastAsia="Calibri" w:hAnsi="B Lotus" w:cs="B Lotus"/>
          <w:sz w:val="24"/>
          <w:szCs w:val="24"/>
          <w:rtl/>
        </w:rPr>
        <w:t>، تحقیقات كشاورزی</w:t>
      </w:r>
      <w:del w:id="5789" w:author="Mehrnazi Boojari" w:date="2019-01-07T09:47:00Z">
        <w:r w:rsidRPr="002F657C" w:rsidDel="006F7CCF">
          <w:rPr>
            <w:rFonts w:ascii="B Lotus" w:eastAsia="Calibri" w:hAnsi="B Lotus" w:cs="B Lotus"/>
            <w:sz w:val="24"/>
            <w:szCs w:val="24"/>
            <w:rtl/>
          </w:rPr>
          <w:delText xml:space="preserve"> ،</w:delText>
        </w:r>
      </w:del>
      <w:ins w:id="5790"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مكانیزاسیون كشاورزی</w:t>
      </w:r>
      <w:del w:id="5791" w:author="Mehrnazi Boojari" w:date="2019-01-07T09:47:00Z">
        <w:r w:rsidRPr="002F657C" w:rsidDel="006F7CCF">
          <w:rPr>
            <w:rFonts w:ascii="B Lotus" w:eastAsia="Calibri" w:hAnsi="B Lotus" w:cs="B Lotus"/>
            <w:sz w:val="24"/>
            <w:szCs w:val="24"/>
            <w:rtl/>
          </w:rPr>
          <w:delText xml:space="preserve"> ،</w:delText>
        </w:r>
      </w:del>
      <w:ins w:id="5792"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حفظ نباتات و ... </w:t>
      </w:r>
      <w:del w:id="5793" w:author="Mehrnazi Boojari" w:date="2019-01-16T00:53:00Z">
        <w:r w:rsidRPr="002F657C" w:rsidDel="000C2A38">
          <w:rPr>
            <w:rFonts w:ascii="B Lotus" w:eastAsia="Calibri" w:hAnsi="B Lotus" w:cs="B Lotus"/>
            <w:sz w:val="24"/>
            <w:szCs w:val="24"/>
            <w:rtl/>
          </w:rPr>
          <w:delText>برعهده</w:delText>
        </w:r>
      </w:del>
      <w:ins w:id="5794" w:author="Mehrnazi Boojari" w:date="2019-01-16T00:53:00Z">
        <w:r w:rsidR="000C2A38">
          <w:rPr>
            <w:rFonts w:ascii="B Lotus" w:eastAsia="Calibri" w:hAnsi="B Lotus" w:cs="B Lotus"/>
            <w:sz w:val="24"/>
            <w:szCs w:val="24"/>
            <w:rtl/>
          </w:rPr>
          <w:t>بر</w:t>
        </w:r>
        <w:r w:rsidR="000C2A38">
          <w:rPr>
            <w:rFonts w:ascii="Times New Roman" w:eastAsia="Calibri" w:hAnsi="Times New Roman" w:cs="Times New Roman" w:hint="cs"/>
            <w:sz w:val="24"/>
            <w:szCs w:val="24"/>
            <w:rtl/>
          </w:rPr>
          <w:t> </w:t>
        </w:r>
        <w:r w:rsidR="000C2A38">
          <w:rPr>
            <w:rFonts w:ascii="B Lotus" w:eastAsia="Calibri" w:hAnsi="B Lotus" w:cs="B Lotus"/>
            <w:sz w:val="24"/>
            <w:szCs w:val="24"/>
            <w:rtl/>
          </w:rPr>
          <w:t>عهده</w:t>
        </w:r>
      </w:ins>
      <w:r w:rsidRPr="002F657C">
        <w:rPr>
          <w:rFonts w:ascii="B Lotus" w:eastAsia="Calibri" w:hAnsi="B Lotus" w:cs="B Lotus"/>
          <w:sz w:val="24"/>
          <w:szCs w:val="24"/>
          <w:rtl/>
        </w:rPr>
        <w:t xml:space="preserve"> وزارت كشاورزی محول </w:t>
      </w:r>
      <w:del w:id="5795" w:author="Mehrnazi Boojari" w:date="2019-01-08T02:23:00Z">
        <w:r w:rsidRPr="002F657C" w:rsidDel="00011A5C">
          <w:rPr>
            <w:rFonts w:ascii="B Lotus" w:eastAsia="Calibri" w:hAnsi="B Lotus" w:cs="B Lotus"/>
            <w:sz w:val="24"/>
            <w:szCs w:val="24"/>
            <w:rtl/>
          </w:rPr>
          <w:delText>گردید</w:delText>
        </w:r>
      </w:del>
      <w:ins w:id="5796" w:author="Mehrnazi Boojari" w:date="2019-01-08T02:23:00Z">
        <w:r w:rsidR="00011A5C">
          <w:rPr>
            <w:rFonts w:ascii="B Lotus" w:eastAsia="Calibri" w:hAnsi="B Lotus" w:cs="B Lotus" w:hint="cs"/>
            <w:sz w:val="24"/>
            <w:szCs w:val="24"/>
            <w:rtl/>
          </w:rPr>
          <w:t>ش</w:t>
        </w:r>
        <w:r w:rsidR="00011A5C" w:rsidRPr="002F657C">
          <w:rPr>
            <w:rFonts w:ascii="B Lotus" w:eastAsia="Calibri" w:hAnsi="B Lotus" w:cs="B Lotus"/>
            <w:sz w:val="24"/>
            <w:szCs w:val="24"/>
            <w:rtl/>
          </w:rPr>
          <w:t>د</w:t>
        </w:r>
      </w:ins>
      <w:del w:id="5797" w:author="Mehrnazi Boojari" w:date="2019-01-08T03:34:00Z">
        <w:r w:rsidRPr="002F657C" w:rsidDel="00666313">
          <w:rPr>
            <w:rFonts w:ascii="B Lotus" w:eastAsia="Calibri" w:hAnsi="B Lotus" w:cs="B Lotus"/>
            <w:sz w:val="24"/>
            <w:szCs w:val="24"/>
          </w:rPr>
          <w:delText>.</w:delText>
        </w:r>
        <w:r w:rsidRPr="002F657C" w:rsidDel="00666313">
          <w:rPr>
            <w:rFonts w:ascii="B Lotus" w:eastAsia="Calibri" w:hAnsi="B Lotus" w:cs="B Lotus"/>
            <w:sz w:val="24"/>
            <w:szCs w:val="24"/>
            <w:rtl/>
          </w:rPr>
          <w:delText xml:space="preserve"> پس </w:delText>
        </w:r>
      </w:del>
      <w:ins w:id="5798" w:author="Mehrnazi Boojari" w:date="2019-01-08T03:34:00Z">
        <w:r w:rsidR="00666313">
          <w:rPr>
            <w:rFonts w:ascii="B Lotus" w:eastAsia="Calibri" w:hAnsi="B Lotus" w:cs="B Lotus"/>
            <w:sz w:val="24"/>
            <w:szCs w:val="24"/>
            <w:rtl/>
          </w:rPr>
          <w:t xml:space="preserve">. بنابراین، </w:t>
        </w:r>
      </w:ins>
      <w:r w:rsidRPr="002F657C">
        <w:rPr>
          <w:rFonts w:ascii="B Lotus" w:eastAsia="Calibri" w:hAnsi="B Lotus" w:cs="B Lotus"/>
          <w:sz w:val="24"/>
          <w:szCs w:val="24"/>
          <w:rtl/>
        </w:rPr>
        <w:t>از آن در سال 1379 مجلس شورای اسلامی ضمن تصویب طرح ادغام دو وزارت</w:t>
      </w:r>
      <w:del w:id="5799" w:author="Mehrnazi Boojari" w:date="2019-01-11T08:51:00Z">
        <w:r w:rsidRPr="002F657C" w:rsidDel="008C4C00">
          <w:rPr>
            <w:rFonts w:ascii="B Lotus" w:eastAsia="Calibri" w:hAnsi="B Lotus" w:cs="B Lotus"/>
            <w:sz w:val="24"/>
            <w:szCs w:val="24"/>
            <w:rtl/>
          </w:rPr>
          <w:delText xml:space="preserve"> </w:delText>
        </w:r>
      </w:del>
      <w:r w:rsidRPr="002F657C">
        <w:rPr>
          <w:rFonts w:ascii="B Lotus" w:eastAsia="Calibri" w:hAnsi="B Lotus" w:cs="B Lotus"/>
          <w:sz w:val="24"/>
          <w:szCs w:val="24"/>
          <w:rtl/>
        </w:rPr>
        <w:t>خانه</w:t>
      </w:r>
      <w:del w:id="5800" w:author="Mehrnazi Boojari" w:date="2019-01-07T09:47:00Z">
        <w:r w:rsidRPr="002F657C" w:rsidDel="006F7CCF">
          <w:rPr>
            <w:rFonts w:ascii="B Lotus" w:eastAsia="Calibri" w:hAnsi="B Lotus" w:cs="B Lotus"/>
            <w:sz w:val="24"/>
            <w:szCs w:val="24"/>
            <w:rtl/>
          </w:rPr>
          <w:delText xml:space="preserve"> ،</w:delText>
        </w:r>
      </w:del>
      <w:ins w:id="5801" w:author="Mehrnazi Boojari" w:date="2019-01-07T09:47:00Z">
        <w:r w:rsidR="006F7CCF">
          <w:rPr>
            <w:rFonts w:ascii="B Lotus" w:eastAsia="Calibri" w:hAnsi="B Lotus" w:cs="B Lotus"/>
            <w:sz w:val="24"/>
            <w:szCs w:val="24"/>
            <w:rtl/>
          </w:rPr>
          <w:t>،</w:t>
        </w:r>
      </w:ins>
      <w:r w:rsidRPr="002F657C">
        <w:rPr>
          <w:rFonts w:ascii="B Lotus" w:eastAsia="Calibri" w:hAnsi="B Lotus" w:cs="B Lotus"/>
          <w:sz w:val="24"/>
          <w:szCs w:val="24"/>
          <w:rtl/>
        </w:rPr>
        <w:t xml:space="preserve"> اهداف و وظایف</w:t>
      </w:r>
      <w:del w:id="5802" w:author="Mehrnazi Boojari" w:date="2019-01-07T09:51:00Z">
        <w:r w:rsidRPr="002F657C" w:rsidDel="006F7CCF">
          <w:rPr>
            <w:rFonts w:ascii="B Lotus" w:eastAsia="Calibri" w:hAnsi="B Lotus" w:cs="B Lotus"/>
            <w:sz w:val="24"/>
            <w:szCs w:val="24"/>
            <w:rtl/>
          </w:rPr>
          <w:delText xml:space="preserve"> آنها </w:delText>
        </w:r>
      </w:del>
      <w:ins w:id="5803" w:author="Mehrnazi Boojari" w:date="2019-01-07T09:51:00Z">
        <w:r w:rsidR="006F7CCF">
          <w:rPr>
            <w:rFonts w:ascii="B Lotus" w:eastAsia="Calibri" w:hAnsi="B Lotus" w:cs="B Lotus"/>
            <w:sz w:val="24"/>
            <w:szCs w:val="24"/>
            <w:rtl/>
          </w:rPr>
          <w:t xml:space="preserve"> آن</w:t>
        </w:r>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2F657C">
        <w:rPr>
          <w:rFonts w:ascii="B Lotus" w:eastAsia="Calibri" w:hAnsi="B Lotus" w:cs="B Lotus"/>
          <w:sz w:val="24"/>
          <w:szCs w:val="24"/>
          <w:rtl/>
        </w:rPr>
        <w:t xml:space="preserve">را </w:t>
      </w:r>
      <w:del w:id="5804" w:author="Mehrnazi Boojari" w:date="2019-01-07T23:34:00Z">
        <w:r w:rsidRPr="002F657C" w:rsidDel="00A26EBB">
          <w:rPr>
            <w:rFonts w:ascii="B Lotus" w:eastAsia="Calibri" w:hAnsi="B Lotus" w:cs="B Lotus"/>
            <w:sz w:val="24"/>
            <w:szCs w:val="24"/>
            <w:rtl/>
          </w:rPr>
          <w:delText>به منظور</w:delText>
        </w:r>
      </w:del>
      <w:ins w:id="5805"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r w:rsidRPr="002F657C">
        <w:rPr>
          <w:rFonts w:ascii="B Lotus" w:eastAsia="Calibri" w:hAnsi="B Lotus" w:cs="B Lotus"/>
          <w:sz w:val="24"/>
          <w:szCs w:val="24"/>
          <w:rtl/>
        </w:rPr>
        <w:t xml:space="preserve"> تجمیع وظایف و اصلاح ساختاربخشی از تشكیلات دولت در دستور</w:t>
      </w:r>
      <w:del w:id="5806" w:author="Mehrnazi Boojari" w:date="2019-01-11T08:53:00Z">
        <w:r w:rsidRPr="002F657C" w:rsidDel="008C4C00">
          <w:rPr>
            <w:rFonts w:ascii="B Lotus" w:eastAsia="Calibri" w:hAnsi="B Lotus" w:cs="B Lotus"/>
            <w:sz w:val="24"/>
            <w:szCs w:val="24"/>
            <w:rtl/>
          </w:rPr>
          <w:delText xml:space="preserve"> </w:delText>
        </w:r>
      </w:del>
      <w:r w:rsidRPr="002F657C">
        <w:rPr>
          <w:rFonts w:ascii="B Lotus" w:eastAsia="Calibri" w:hAnsi="B Lotus" w:cs="B Lotus"/>
          <w:sz w:val="24"/>
          <w:szCs w:val="24"/>
          <w:rtl/>
        </w:rPr>
        <w:t>كار قرار</w:t>
      </w:r>
      <w:ins w:id="5807" w:author="Mehrnazi Boojari" w:date="2019-01-11T08:53:00Z">
        <w:r w:rsidR="008C4C00">
          <w:rPr>
            <w:rFonts w:ascii="B Lotus" w:eastAsia="Calibri" w:hAnsi="B Lotus" w:cs="B Lotus" w:hint="cs"/>
            <w:sz w:val="24"/>
            <w:szCs w:val="24"/>
            <w:rtl/>
          </w:rPr>
          <w:t xml:space="preserve"> </w:t>
        </w:r>
      </w:ins>
      <w:r w:rsidRPr="002F657C">
        <w:rPr>
          <w:rFonts w:ascii="B Lotus" w:eastAsia="Calibri" w:hAnsi="B Lotus" w:cs="B Lotus"/>
          <w:sz w:val="24"/>
          <w:szCs w:val="24"/>
          <w:rtl/>
        </w:rPr>
        <w:t>داده و به</w:t>
      </w:r>
      <w:ins w:id="5808" w:author="Mehrnazi Boojari" w:date="2019-01-08T02:30:00Z">
        <w:r w:rsidR="00011A5C">
          <w:rPr>
            <w:rFonts w:ascii="B Lotus" w:eastAsia="Calibri" w:hAnsi="B Lotus" w:cs="B Nazanin" w:hint="cs"/>
            <w:sz w:val="24"/>
            <w:szCs w:val="24"/>
            <w:rtl/>
          </w:rPr>
          <w:t>‌</w:t>
        </w:r>
      </w:ins>
      <w:del w:id="5809" w:author="Mehrnazi Boojari" w:date="2019-01-08T02:30:00Z">
        <w:r w:rsidRPr="002F657C" w:rsidDel="00011A5C">
          <w:rPr>
            <w:rFonts w:ascii="B Lotus" w:eastAsia="Calibri" w:hAnsi="B Lotus" w:cs="B Lotus"/>
            <w:sz w:val="24"/>
            <w:szCs w:val="24"/>
            <w:rtl/>
          </w:rPr>
          <w:delText xml:space="preserve"> </w:delText>
        </w:r>
      </w:del>
      <w:r w:rsidRPr="002F657C">
        <w:rPr>
          <w:rFonts w:ascii="B Lotus" w:eastAsia="Calibri" w:hAnsi="B Lotus" w:cs="B Lotus"/>
          <w:sz w:val="24"/>
          <w:szCs w:val="24"/>
          <w:rtl/>
        </w:rPr>
        <w:t xml:space="preserve">تصویب رسانید. از آن تاریخ تاكنون </w:t>
      </w:r>
      <w:del w:id="5810" w:author="Mehrnazi Boojari" w:date="2019-01-08T02:30:00Z">
        <w:r w:rsidRPr="002F657C" w:rsidDel="00011A5C">
          <w:rPr>
            <w:rFonts w:ascii="B Lotus" w:eastAsia="Calibri" w:hAnsi="B Lotus" w:cs="B Lotus"/>
            <w:sz w:val="24"/>
            <w:szCs w:val="24"/>
            <w:rtl/>
          </w:rPr>
          <w:delText>كلیه</w:delText>
        </w:r>
      </w:del>
      <w:ins w:id="5811" w:author="Mehrnazi Boojari" w:date="2019-01-08T02:30:00Z">
        <w:r w:rsidR="00011A5C">
          <w:rPr>
            <w:rFonts w:ascii="B Lotus" w:eastAsia="Calibri" w:hAnsi="B Lotus" w:cs="B Lotus"/>
            <w:sz w:val="24"/>
            <w:szCs w:val="24"/>
            <w:rtl/>
          </w:rPr>
          <w:t>همه</w:t>
        </w:r>
      </w:ins>
      <w:r w:rsidRPr="002F657C">
        <w:rPr>
          <w:rFonts w:ascii="B Lotus" w:eastAsia="Calibri" w:hAnsi="B Lotus" w:cs="B Lotus"/>
          <w:sz w:val="24"/>
          <w:szCs w:val="24"/>
          <w:rtl/>
        </w:rPr>
        <w:t xml:space="preserve"> وظایف مربوط به بخش كشاورزی و</w:t>
      </w:r>
      <w:ins w:id="5812" w:author="Mehrnazi Boojari" w:date="2019-01-09T22:42:00Z">
        <w:r w:rsidR="00417494">
          <w:rPr>
            <w:rFonts w:ascii="B Lotus" w:eastAsia="Calibri" w:hAnsi="B Lotus" w:cs="B Lotus" w:hint="cs"/>
            <w:sz w:val="24"/>
            <w:szCs w:val="24"/>
            <w:rtl/>
          </w:rPr>
          <w:t xml:space="preserve"> </w:t>
        </w:r>
      </w:ins>
      <w:r w:rsidRPr="002F657C">
        <w:rPr>
          <w:rFonts w:ascii="B Lotus" w:eastAsia="Calibri" w:hAnsi="B Lotus" w:cs="B Lotus"/>
          <w:sz w:val="24"/>
          <w:szCs w:val="24"/>
          <w:rtl/>
        </w:rPr>
        <w:t>منابع طبیعی در وزارتخانه واحدی با عنوان جهاد كشاورزی به</w:t>
      </w:r>
      <w:ins w:id="5813" w:author="Mehrnazi Boojari" w:date="2019-01-09T22:42:00Z">
        <w:r w:rsidR="00417494">
          <w:rPr>
            <w:rFonts w:ascii="B Lotus" w:eastAsia="Calibri" w:hAnsi="B Lotus" w:cs="B Nazanin" w:hint="cs"/>
            <w:sz w:val="24"/>
            <w:szCs w:val="24"/>
            <w:rtl/>
          </w:rPr>
          <w:t>‌</w:t>
        </w:r>
      </w:ins>
      <w:del w:id="5814" w:author="Mehrnazi Boojari" w:date="2019-01-09T22:42:00Z">
        <w:r w:rsidRPr="002F657C" w:rsidDel="00417494">
          <w:rPr>
            <w:rFonts w:ascii="B Lotus" w:eastAsia="Calibri" w:hAnsi="B Lotus" w:cs="B Lotus"/>
            <w:sz w:val="24"/>
            <w:szCs w:val="24"/>
            <w:rtl/>
          </w:rPr>
          <w:delText xml:space="preserve"> </w:delText>
        </w:r>
      </w:del>
      <w:r w:rsidRPr="002F657C">
        <w:rPr>
          <w:rFonts w:ascii="B Lotus" w:eastAsia="Calibri" w:hAnsi="B Lotus" w:cs="B Lotus"/>
          <w:sz w:val="24"/>
          <w:szCs w:val="24"/>
          <w:rtl/>
        </w:rPr>
        <w:t>اجرا در</w:t>
      </w:r>
      <w:del w:id="5815" w:author="Mehrnazi Boojari" w:date="2019-01-07T09:49:00Z">
        <w:r w:rsidRPr="002F657C" w:rsidDel="006F7CCF">
          <w:rPr>
            <w:rFonts w:ascii="B Lotus" w:eastAsia="Calibri" w:hAnsi="B Lotus" w:cs="B Lotus"/>
            <w:sz w:val="24"/>
            <w:szCs w:val="24"/>
            <w:rtl/>
          </w:rPr>
          <w:delText xml:space="preserve"> می </w:delText>
        </w:r>
      </w:del>
      <w:ins w:id="5816" w:author="Mehrnazi Boojari" w:date="2019-01-09T22:42:00Z">
        <w:r w:rsidR="00417494">
          <w:rPr>
            <w:rFonts w:ascii="B Lotus" w:eastAsia="Calibri" w:hAnsi="B Lotus" w:cs="B Nazanin" w:hint="cs"/>
            <w:sz w:val="24"/>
            <w:szCs w:val="24"/>
            <w:rtl/>
          </w:rPr>
          <w:t>‌</w:t>
        </w:r>
      </w:ins>
      <w:ins w:id="5817" w:author="Mehrnazi Boojari" w:date="2019-01-07T09:49:00Z">
        <w:r w:rsidR="006F7CCF">
          <w:rPr>
            <w:rFonts w:ascii="B Lotus" w:eastAsia="Calibri" w:hAnsi="B Lotus" w:cs="B Lotus"/>
            <w:sz w:val="24"/>
            <w:szCs w:val="24"/>
            <w:rtl/>
          </w:rPr>
          <w:t>می</w:t>
        </w:r>
        <w:r w:rsidR="006F7CCF">
          <w:rPr>
            <w:rFonts w:ascii="B Lotus" w:eastAsia="Calibri" w:hAnsi="B Lotus" w:cs="B Lotus" w:hint="cs"/>
            <w:sz w:val="24"/>
            <w:szCs w:val="24"/>
            <w:rtl/>
          </w:rPr>
          <w:t>‌</w:t>
        </w:r>
      </w:ins>
      <w:r w:rsidRPr="002F657C">
        <w:rPr>
          <w:rFonts w:ascii="B Lotus" w:eastAsia="Calibri" w:hAnsi="B Lotus" w:cs="B Lotus"/>
          <w:sz w:val="24"/>
          <w:szCs w:val="24"/>
          <w:rtl/>
        </w:rPr>
        <w:t>آید</w:t>
      </w:r>
      <w:del w:id="5818" w:author="Mehrnazi Boojari" w:date="2019-01-07T09:47:00Z">
        <w:r w:rsidRPr="002F657C" w:rsidDel="006F7CCF">
          <w:rPr>
            <w:rFonts w:ascii="B Lotus" w:eastAsia="Calibri" w:hAnsi="B Lotus" w:cs="B Lotus"/>
            <w:sz w:val="24"/>
            <w:szCs w:val="24"/>
            <w:rtl/>
          </w:rPr>
          <w:delText xml:space="preserve"> ،</w:delText>
        </w:r>
      </w:del>
      <w:ins w:id="5819" w:author="Mehrnazi Boojari" w:date="2019-01-11T08:54:00Z">
        <w:r w:rsidR="008C4C00">
          <w:rPr>
            <w:rFonts w:ascii="B Lotus" w:eastAsia="Calibri" w:hAnsi="B Lotus" w:cs="B Lotus" w:hint="cs"/>
            <w:sz w:val="24"/>
            <w:szCs w:val="24"/>
            <w:rtl/>
          </w:rPr>
          <w:t>.</w:t>
        </w:r>
      </w:ins>
      <w:r w:rsidRPr="002F657C">
        <w:rPr>
          <w:rFonts w:ascii="B Lotus" w:eastAsia="Calibri" w:hAnsi="B Lotus" w:cs="B Lotus"/>
          <w:sz w:val="24"/>
          <w:szCs w:val="24"/>
          <w:rtl/>
        </w:rPr>
        <w:t xml:space="preserve"> در این رابطه</w:t>
      </w:r>
      <w:ins w:id="5820" w:author="Mehrnazi Boojari" w:date="2019-01-11T08:54:00Z">
        <w:r w:rsidR="008C4C00">
          <w:rPr>
            <w:rFonts w:ascii="B Lotus" w:eastAsia="Calibri" w:hAnsi="B Lotus" w:cs="B Lotus" w:hint="cs"/>
            <w:sz w:val="24"/>
            <w:szCs w:val="24"/>
            <w:rtl/>
          </w:rPr>
          <w:t>،</w:t>
        </w:r>
      </w:ins>
      <w:r w:rsidRPr="002F657C">
        <w:rPr>
          <w:rFonts w:ascii="B Lotus" w:eastAsia="Calibri" w:hAnsi="B Lotus" w:cs="B Lotus"/>
          <w:sz w:val="24"/>
          <w:szCs w:val="24"/>
          <w:rtl/>
        </w:rPr>
        <w:t xml:space="preserve"> در استان</w:t>
      </w:r>
      <w:ins w:id="5821" w:author="Mehrnazi Boojari" w:date="2019-01-09T22:42:00Z">
        <w:r w:rsidR="00417494">
          <w:rPr>
            <w:rFonts w:ascii="B Lotus" w:eastAsia="Calibri" w:hAnsi="B Lotus" w:cs="B Nazanin" w:hint="cs"/>
            <w:sz w:val="24"/>
            <w:szCs w:val="24"/>
            <w:rtl/>
          </w:rPr>
          <w:t>‌</w:t>
        </w:r>
      </w:ins>
      <w:r w:rsidRPr="002F657C">
        <w:rPr>
          <w:rFonts w:ascii="B Lotus" w:eastAsia="Calibri" w:hAnsi="B Lotus" w:cs="B Lotus"/>
          <w:sz w:val="24"/>
          <w:szCs w:val="24"/>
          <w:rtl/>
        </w:rPr>
        <w:t>ها نیز با ادغام دو</w:t>
      </w:r>
      <w:ins w:id="5822" w:author="Mehrnazi Boojari" w:date="2019-01-11T08:54:00Z">
        <w:r w:rsidR="008C4C00">
          <w:rPr>
            <w:rFonts w:ascii="B Lotus" w:eastAsia="Calibri" w:hAnsi="B Lotus" w:cs="B Lotus" w:hint="cs"/>
            <w:sz w:val="24"/>
            <w:szCs w:val="24"/>
            <w:rtl/>
          </w:rPr>
          <w:t xml:space="preserve"> </w:t>
        </w:r>
      </w:ins>
      <w:r w:rsidRPr="002F657C">
        <w:rPr>
          <w:rFonts w:ascii="B Lotus" w:eastAsia="Calibri" w:hAnsi="B Lotus" w:cs="B Lotus"/>
          <w:sz w:val="24"/>
          <w:szCs w:val="24"/>
          <w:rtl/>
        </w:rPr>
        <w:t xml:space="preserve">سازمان جهاد سازندگی و كشاورزی تمام وظایف دو سازمان به یك </w:t>
      </w:r>
      <w:r w:rsidRPr="002F657C">
        <w:rPr>
          <w:rFonts w:ascii="B Lotus" w:eastAsia="Calibri" w:hAnsi="B Lotus" w:cs="B Lotus"/>
          <w:sz w:val="24"/>
          <w:szCs w:val="24"/>
          <w:rtl/>
        </w:rPr>
        <w:lastRenderedPageBreak/>
        <w:t xml:space="preserve">سازمان به نام جهاد كشاورزی استان محول </w:t>
      </w:r>
      <w:del w:id="5823" w:author="Mehrnazi Boojari" w:date="2019-01-09T22:42:00Z">
        <w:r w:rsidRPr="002F657C" w:rsidDel="00417494">
          <w:rPr>
            <w:rFonts w:ascii="B Lotus" w:eastAsia="Calibri" w:hAnsi="B Lotus" w:cs="B Lotus"/>
            <w:sz w:val="24"/>
            <w:szCs w:val="24"/>
            <w:rtl/>
          </w:rPr>
          <w:delText>گردید</w:delText>
        </w:r>
      </w:del>
      <w:ins w:id="5824" w:author="Mehrnazi Boojari" w:date="2019-01-09T22:42:00Z">
        <w:r w:rsidR="00417494">
          <w:rPr>
            <w:rFonts w:ascii="B Lotus" w:eastAsia="Calibri" w:hAnsi="B Lotus" w:cs="B Lotus" w:hint="cs"/>
            <w:sz w:val="24"/>
            <w:szCs w:val="24"/>
            <w:rtl/>
          </w:rPr>
          <w:t>ش</w:t>
        </w:r>
        <w:r w:rsidR="00417494" w:rsidRPr="002F657C">
          <w:rPr>
            <w:rFonts w:ascii="B Lotus" w:eastAsia="Calibri" w:hAnsi="B Lotus" w:cs="B Lotus"/>
            <w:sz w:val="24"/>
            <w:szCs w:val="24"/>
            <w:rtl/>
          </w:rPr>
          <w:t>د</w:t>
        </w:r>
      </w:ins>
      <w:r w:rsidRPr="002F657C">
        <w:rPr>
          <w:rFonts w:ascii="B Lotus" w:eastAsia="Calibri" w:hAnsi="B Lotus" w:cs="B Lotus"/>
          <w:sz w:val="24"/>
          <w:szCs w:val="24"/>
        </w:rPr>
        <w:t>.</w:t>
      </w:r>
      <w:r w:rsidRPr="002F657C">
        <w:rPr>
          <w:rFonts w:ascii="B Lotus" w:eastAsia="Calibri" w:hAnsi="B Lotus" w:cs="B Lotus"/>
          <w:sz w:val="24"/>
          <w:szCs w:val="24"/>
          <w:rtl/>
        </w:rPr>
        <w:t xml:space="preserve"> جهاد سازندگی در زمان خود نقش ویژه</w:t>
      </w:r>
      <w:del w:id="5825" w:author="Mehrnazi Boojari" w:date="2019-01-07T10:40:00Z">
        <w:r w:rsidRPr="002F657C" w:rsidDel="006A1F1D">
          <w:rPr>
            <w:rFonts w:ascii="B Lotus" w:eastAsia="Calibri" w:hAnsi="B Lotus" w:cs="B Lotus"/>
            <w:sz w:val="24"/>
            <w:szCs w:val="24"/>
            <w:rtl/>
          </w:rPr>
          <w:delText xml:space="preserve"> ای </w:delText>
        </w:r>
      </w:del>
      <w:ins w:id="5826" w:author="Mehrnazi Boojari" w:date="2019-01-07T10:40: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ای </w:t>
        </w:r>
      </w:ins>
      <w:r w:rsidRPr="002F657C">
        <w:rPr>
          <w:rFonts w:ascii="B Lotus" w:eastAsia="Calibri" w:hAnsi="B Lotus" w:cs="B Lotus"/>
          <w:sz w:val="24"/>
          <w:szCs w:val="24"/>
          <w:rtl/>
        </w:rPr>
        <w:t>در عمران و آبادانی روستاها بازی</w:t>
      </w:r>
      <w:del w:id="5827" w:author="Mehrnazi Boojari" w:date="2019-01-07T09:49:00Z">
        <w:r w:rsidRPr="002F657C" w:rsidDel="006F7CCF">
          <w:rPr>
            <w:rFonts w:ascii="B Lotus" w:eastAsia="Calibri" w:hAnsi="B Lotus" w:cs="B Lotus"/>
            <w:sz w:val="24"/>
            <w:szCs w:val="24"/>
            <w:rtl/>
          </w:rPr>
          <w:delText xml:space="preserve"> می </w:delText>
        </w:r>
      </w:del>
      <w:ins w:id="5828" w:author="Mehrnazi Boojari" w:date="2019-01-07T09:49:00Z">
        <w:r w:rsidR="006F7CCF">
          <w:rPr>
            <w:rFonts w:ascii="B Lotus" w:eastAsia="Calibri" w:hAnsi="B Lotus" w:cs="B Lotus"/>
            <w:sz w:val="24"/>
            <w:szCs w:val="24"/>
            <w:rtl/>
          </w:rPr>
          <w:t xml:space="preserve"> </w:t>
        </w:r>
      </w:ins>
      <w:del w:id="5829" w:author="Mehrnazi Boojari" w:date="2019-01-07T10:52:00Z">
        <w:r w:rsidRPr="002F657C" w:rsidDel="006A1F1D">
          <w:rPr>
            <w:rFonts w:ascii="B Lotus" w:eastAsia="Calibri" w:hAnsi="B Lotus" w:cs="B Lotus"/>
            <w:sz w:val="24"/>
            <w:szCs w:val="24"/>
            <w:rtl/>
          </w:rPr>
          <w:delText>کند</w:delText>
        </w:r>
      </w:del>
      <w:ins w:id="5830"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del w:id="5831" w:author="Mehrnazi Boojari" w:date="2019-01-08T02:06:00Z">
        <w:r w:rsidRPr="002F657C" w:rsidDel="00310BDA">
          <w:rPr>
            <w:rFonts w:ascii="B Lotus" w:eastAsia="Calibri" w:hAnsi="B Lotus" w:cs="B Lotus"/>
            <w:sz w:val="24"/>
            <w:szCs w:val="24"/>
            <w:rtl/>
          </w:rPr>
          <w:delText xml:space="preserve"> ولی </w:delText>
        </w:r>
      </w:del>
      <w:ins w:id="5832" w:author="Mehrnazi Boojari" w:date="2019-01-08T02:06:00Z">
        <w:r w:rsidR="00310BDA">
          <w:rPr>
            <w:rFonts w:ascii="B Lotus" w:eastAsia="Calibri" w:hAnsi="B Lotus" w:cs="B Lotus"/>
            <w:sz w:val="24"/>
            <w:szCs w:val="24"/>
            <w:rtl/>
          </w:rPr>
          <w:t xml:space="preserve">، ولی </w:t>
        </w:r>
      </w:ins>
      <w:r w:rsidRPr="002F657C">
        <w:rPr>
          <w:rFonts w:ascii="B Lotus" w:eastAsia="Calibri" w:hAnsi="B Lotus" w:cs="B Lotus"/>
          <w:sz w:val="24"/>
          <w:szCs w:val="24"/>
          <w:rtl/>
        </w:rPr>
        <w:t>متمرکز در مسکن روستایی سیاست</w:t>
      </w:r>
      <w:ins w:id="5833" w:author="Mehrnazi Boojari" w:date="2019-01-09T22:42:00Z">
        <w:r w:rsidR="00417494">
          <w:rPr>
            <w:rFonts w:ascii="B Lotus" w:eastAsia="Calibri" w:hAnsi="B Lotus" w:cs="B Nazanin" w:hint="cs"/>
            <w:sz w:val="24"/>
            <w:szCs w:val="24"/>
            <w:rtl/>
          </w:rPr>
          <w:t>‌</w:t>
        </w:r>
      </w:ins>
      <w:r w:rsidRPr="002F657C">
        <w:rPr>
          <w:rFonts w:ascii="B Lotus" w:eastAsia="Calibri" w:hAnsi="B Lotus" w:cs="B Lotus"/>
          <w:sz w:val="24"/>
          <w:szCs w:val="24"/>
          <w:rtl/>
        </w:rPr>
        <w:t>های خاصی از این نهاد ما</w:t>
      </w:r>
      <w:del w:id="5834" w:author="Mehrnazi Boojari" w:date="2019-01-07T09:49:00Z">
        <w:r w:rsidRPr="002F657C" w:rsidDel="006F7CCF">
          <w:rPr>
            <w:rFonts w:ascii="B Lotus" w:eastAsia="Calibri" w:hAnsi="B Lotus" w:cs="B Lotus"/>
            <w:sz w:val="24"/>
            <w:szCs w:val="24"/>
            <w:rtl/>
          </w:rPr>
          <w:delText xml:space="preserve"> نمی </w:delText>
        </w:r>
      </w:del>
      <w:ins w:id="5835" w:author="Mehrnazi Boojari" w:date="2019-01-07T09:49:00Z">
        <w:r w:rsidR="006F7CCF">
          <w:rPr>
            <w:rFonts w:ascii="B Lotus" w:eastAsia="Calibri" w:hAnsi="B Lotus" w:cs="B Lotus"/>
            <w:sz w:val="24"/>
            <w:szCs w:val="24"/>
            <w:rtl/>
          </w:rPr>
          <w:t xml:space="preserve"> نمی</w:t>
        </w:r>
        <w:r w:rsidR="006F7CCF">
          <w:rPr>
            <w:rFonts w:ascii="B Lotus" w:eastAsia="Calibri" w:hAnsi="B Lotus" w:cs="B Lotus" w:hint="cs"/>
            <w:sz w:val="24"/>
            <w:szCs w:val="24"/>
            <w:rtl/>
          </w:rPr>
          <w:t>‌</w:t>
        </w:r>
      </w:ins>
      <w:r w:rsidRPr="002F657C">
        <w:rPr>
          <w:rFonts w:ascii="B Lotus" w:eastAsia="Calibri" w:hAnsi="B Lotus" w:cs="B Lotus"/>
          <w:sz w:val="24"/>
          <w:szCs w:val="24"/>
          <w:rtl/>
        </w:rPr>
        <w:t>بینیم</w:t>
      </w:r>
      <w:del w:id="5836" w:author="Mehrnazi Boojari" w:date="2019-01-07T09:53:00Z">
        <w:r w:rsidRPr="002F657C" w:rsidDel="006F7CCF">
          <w:rPr>
            <w:rFonts w:ascii="B Lotus" w:eastAsia="Calibri" w:hAnsi="B Lotus" w:cs="B Lotus"/>
            <w:sz w:val="24"/>
            <w:szCs w:val="24"/>
            <w:rtl/>
          </w:rPr>
          <w:delText xml:space="preserve"> . </w:delText>
        </w:r>
      </w:del>
      <w:ins w:id="5837" w:author="Mehrnazi Boojari" w:date="2019-01-07T09:53:00Z">
        <w:r w:rsidR="006F7CCF">
          <w:rPr>
            <w:rFonts w:ascii="B Lotus" w:eastAsia="Calibri" w:hAnsi="B Lotus" w:cs="B Lotus"/>
            <w:sz w:val="24"/>
            <w:szCs w:val="24"/>
            <w:rtl/>
          </w:rPr>
          <w:t xml:space="preserve">. </w:t>
        </w:r>
      </w:ins>
    </w:p>
    <w:p w14:paraId="550C444C" w14:textId="77777777" w:rsidR="00A06196" w:rsidRPr="002F657C" w:rsidRDefault="00A06196" w:rsidP="00A06196">
      <w:pPr>
        <w:tabs>
          <w:tab w:val="center" w:pos="4513"/>
        </w:tabs>
        <w:bidi/>
        <w:ind w:firstLine="288"/>
        <w:jc w:val="both"/>
        <w:rPr>
          <w:rFonts w:ascii="B Lotus" w:eastAsia="Calibri" w:hAnsi="B Lotus" w:cs="B Lotus"/>
          <w:sz w:val="24"/>
          <w:szCs w:val="24"/>
          <w:rtl/>
        </w:rPr>
      </w:pPr>
      <w:r w:rsidRPr="002F657C">
        <w:rPr>
          <w:rFonts w:ascii="B Lotus" w:eastAsia="Calibri" w:hAnsi="B Lotus" w:cs="B Lotus"/>
          <w:sz w:val="24"/>
          <w:szCs w:val="24"/>
          <w:rtl/>
        </w:rPr>
        <w:t>وظایف اصلی جهاد سازندگی در رابطه با موضوع مسکن روستایی</w:t>
      </w:r>
      <w:ins w:id="5838" w:author="Mehrnazi Boojari" w:date="2019-01-11T08:55:00Z">
        <w:r w:rsidR="00123213">
          <w:rPr>
            <w:rFonts w:ascii="B Lotus" w:eastAsia="Calibri" w:hAnsi="B Lotus" w:cs="B Lotus" w:hint="cs"/>
            <w:sz w:val="24"/>
            <w:szCs w:val="24"/>
            <w:rtl/>
          </w:rPr>
          <w:t xml:space="preserve"> بدین شرح اس</w:t>
        </w:r>
      </w:ins>
      <w:ins w:id="5839" w:author="Mehrnazi Boojari" w:date="2019-01-11T08:56:00Z">
        <w:r w:rsidR="00123213">
          <w:rPr>
            <w:rFonts w:ascii="B Lotus" w:eastAsia="Calibri" w:hAnsi="B Lotus" w:cs="B Lotus" w:hint="cs"/>
            <w:sz w:val="24"/>
            <w:szCs w:val="24"/>
            <w:rtl/>
          </w:rPr>
          <w:t>ت</w:t>
        </w:r>
      </w:ins>
      <w:del w:id="5840" w:author="Mehrnazi Boojari" w:date="2019-01-08T01:32:00Z">
        <w:r w:rsidRPr="002F657C" w:rsidDel="00952B49">
          <w:rPr>
            <w:rFonts w:ascii="B Lotus" w:eastAsia="Calibri" w:hAnsi="B Lotus" w:cs="B Lotus"/>
            <w:sz w:val="24"/>
            <w:szCs w:val="24"/>
            <w:rtl/>
          </w:rPr>
          <w:delText xml:space="preserve"> :</w:delText>
        </w:r>
      </w:del>
      <w:ins w:id="5841" w:author="Mehrnazi Boojari" w:date="2019-01-08T01:32:00Z">
        <w:r w:rsidR="00952B49">
          <w:rPr>
            <w:rFonts w:ascii="B Lotus" w:eastAsia="Calibri" w:hAnsi="B Lotus" w:cs="B Lotus"/>
            <w:sz w:val="24"/>
            <w:szCs w:val="24"/>
            <w:rtl/>
          </w:rPr>
          <w:t>:</w:t>
        </w:r>
      </w:ins>
    </w:p>
    <w:p w14:paraId="52A4F9FD" w14:textId="77777777" w:rsidR="00A06196" w:rsidRPr="002F657C" w:rsidRDefault="00A06196" w:rsidP="00417494">
      <w:pPr>
        <w:numPr>
          <w:ilvl w:val="0"/>
          <w:numId w:val="16"/>
        </w:numPr>
        <w:tabs>
          <w:tab w:val="center" w:pos="4513"/>
        </w:tabs>
        <w:bidi/>
        <w:contextualSpacing/>
        <w:jc w:val="both"/>
        <w:rPr>
          <w:rFonts w:ascii="B Lotus" w:eastAsia="Calibri" w:hAnsi="B Lotus" w:cs="B Lotus"/>
          <w:sz w:val="24"/>
          <w:szCs w:val="24"/>
        </w:rPr>
      </w:pPr>
      <w:del w:id="5842" w:author="Mehrnazi Boojari" w:date="2019-01-08T02:18:00Z">
        <w:r w:rsidRPr="002F657C" w:rsidDel="00011A5C">
          <w:rPr>
            <w:rFonts w:ascii="B Lotus" w:eastAsia="Calibri" w:hAnsi="B Lotus" w:cs="B Lotus"/>
            <w:sz w:val="24"/>
            <w:szCs w:val="24"/>
            <w:rtl/>
          </w:rPr>
          <w:delText>کلیه</w:delText>
        </w:r>
      </w:del>
      <w:ins w:id="5843" w:author="Mehrnazi Boojari" w:date="2019-01-08T02:18:00Z">
        <w:r w:rsidR="00011A5C">
          <w:rPr>
            <w:rFonts w:ascii="B Lotus" w:eastAsia="Calibri" w:hAnsi="B Lotus" w:cs="B Lotus"/>
            <w:sz w:val="24"/>
            <w:szCs w:val="24"/>
            <w:rtl/>
          </w:rPr>
          <w:t>همه</w:t>
        </w:r>
      </w:ins>
      <w:r w:rsidRPr="002F657C">
        <w:rPr>
          <w:rFonts w:ascii="B Lotus" w:eastAsia="Calibri" w:hAnsi="B Lotus" w:cs="B Lotus"/>
          <w:sz w:val="24"/>
          <w:szCs w:val="24"/>
          <w:rtl/>
        </w:rPr>
        <w:t xml:space="preserve"> وظایف</w:t>
      </w:r>
      <w:r w:rsidRPr="002F657C">
        <w:rPr>
          <w:rFonts w:ascii="B Lotus" w:eastAsia="Calibri" w:hAnsi="B Lotus" w:cs="B Lotus"/>
          <w:sz w:val="24"/>
          <w:szCs w:val="24"/>
          <w:vertAlign w:val="superscript"/>
          <w:rtl/>
        </w:rPr>
        <w:footnoteReference w:id="54"/>
      </w:r>
      <w:r w:rsidRPr="002F657C">
        <w:rPr>
          <w:rFonts w:ascii="B Lotus" w:eastAsia="Calibri" w:hAnsi="B Lotus" w:cs="B Lotus"/>
          <w:sz w:val="24"/>
          <w:szCs w:val="24"/>
          <w:rtl/>
        </w:rPr>
        <w:t xml:space="preserve"> عمران روستایی وزارت کشاورزی و عمران روستایی مندرج در قانون </w:t>
      </w:r>
      <w:del w:id="5861" w:author="Mehrnazi Boojari" w:date="2019-01-09T22:43:00Z">
        <w:r w:rsidRPr="002F657C" w:rsidDel="00417494">
          <w:rPr>
            <w:rFonts w:ascii="B Lotus" w:eastAsia="Calibri" w:hAnsi="B Lotus" w:cs="B Lotus"/>
            <w:sz w:val="24"/>
            <w:szCs w:val="24"/>
            <w:rtl/>
          </w:rPr>
          <w:delText>"</w:delText>
        </w:r>
      </w:del>
      <w:ins w:id="5862" w:author="Mehrnazi Boojari" w:date="2019-01-09T22:43:00Z">
        <w:r w:rsidR="00417494">
          <w:rPr>
            <w:rFonts w:ascii="B Lotus" w:eastAsia="Calibri" w:hAnsi="B Lotus" w:cs="B Lotus" w:hint="cs"/>
            <w:sz w:val="24"/>
            <w:szCs w:val="24"/>
            <w:rtl/>
          </w:rPr>
          <w:t>«</w:t>
        </w:r>
      </w:ins>
      <w:r w:rsidRPr="002F657C">
        <w:rPr>
          <w:rFonts w:ascii="B Lotus" w:eastAsia="Calibri" w:hAnsi="B Lotus" w:cs="B Lotus"/>
          <w:sz w:val="24"/>
          <w:szCs w:val="24"/>
        </w:rPr>
        <w:t>‌</w:t>
      </w:r>
      <w:r w:rsidRPr="002F657C">
        <w:rPr>
          <w:rFonts w:ascii="B Lotus" w:eastAsia="Calibri" w:hAnsi="B Lotus" w:cs="B Lotus"/>
          <w:sz w:val="24"/>
          <w:szCs w:val="24"/>
          <w:rtl/>
        </w:rPr>
        <w:t>تغییر نام وزارت کشاورزی و منابع طبیعی به وزارت‌</w:t>
      </w:r>
      <w:ins w:id="5863" w:author="Mehrnazi Boojari" w:date="2019-01-11T08:57:00Z">
        <w:r w:rsidR="00123213">
          <w:rPr>
            <w:rFonts w:ascii="B Lotus" w:eastAsia="Calibri" w:hAnsi="B Lotus" w:cs="B Lotus" w:hint="cs"/>
            <w:sz w:val="24"/>
            <w:szCs w:val="24"/>
            <w:rtl/>
          </w:rPr>
          <w:t xml:space="preserve"> </w:t>
        </w:r>
      </w:ins>
      <w:r w:rsidRPr="002F657C">
        <w:rPr>
          <w:rFonts w:ascii="B Lotus" w:eastAsia="Calibri" w:hAnsi="B Lotus" w:cs="B Lotus"/>
          <w:sz w:val="24"/>
          <w:szCs w:val="24"/>
          <w:rtl/>
        </w:rPr>
        <w:t>کشاورزی و عمران روستایی و تجدید سازمان کشاورزی کشور</w:t>
      </w:r>
      <w:del w:id="5864" w:author="Mehrnazi Boojari" w:date="2019-01-09T22:43:00Z">
        <w:r w:rsidRPr="002F657C" w:rsidDel="00417494">
          <w:rPr>
            <w:rFonts w:ascii="B Lotus" w:eastAsia="Calibri" w:hAnsi="B Lotus" w:cs="B Lotus"/>
            <w:sz w:val="24"/>
            <w:szCs w:val="24"/>
            <w:rtl/>
          </w:rPr>
          <w:delText xml:space="preserve">" </w:delText>
        </w:r>
      </w:del>
      <w:ins w:id="5865" w:author="Mehrnazi Boojari" w:date="2019-01-09T22:43:00Z">
        <w:r w:rsidR="00417494">
          <w:rPr>
            <w:rFonts w:ascii="B Lotus" w:eastAsia="Calibri" w:hAnsi="B Lotus" w:cs="B Lotus" w:hint="cs"/>
            <w:sz w:val="24"/>
            <w:szCs w:val="24"/>
            <w:rtl/>
          </w:rPr>
          <w:t>»</w:t>
        </w:r>
        <w:r w:rsidR="00417494" w:rsidRPr="002F657C">
          <w:rPr>
            <w:rFonts w:ascii="B Lotus" w:eastAsia="Calibri" w:hAnsi="B Lotus" w:cs="B Lotus"/>
            <w:sz w:val="24"/>
            <w:szCs w:val="24"/>
            <w:rtl/>
          </w:rPr>
          <w:t xml:space="preserve"> </w:t>
        </w:r>
      </w:ins>
      <w:r w:rsidRPr="002F657C">
        <w:rPr>
          <w:rFonts w:ascii="B Lotus" w:eastAsia="Calibri" w:hAnsi="B Lotus" w:cs="B Lotus"/>
          <w:sz w:val="24"/>
          <w:szCs w:val="24"/>
          <w:rtl/>
        </w:rPr>
        <w:t>مصوب 1356.3.1</w:t>
      </w:r>
      <w:r w:rsidRPr="002F657C">
        <w:rPr>
          <w:rFonts w:ascii="B Lotus" w:eastAsia="Calibri" w:hAnsi="B Lotus" w:cs="B Lotus"/>
          <w:sz w:val="24"/>
          <w:szCs w:val="24"/>
          <w:vertAlign w:val="superscript"/>
          <w:rtl/>
        </w:rPr>
        <w:footnoteReference w:id="55"/>
      </w:r>
      <w:del w:id="5878" w:author="Mehrnazi Boojari" w:date="2019-01-07T10:09:00Z">
        <w:r w:rsidRPr="002F657C" w:rsidDel="00A31D6F">
          <w:rPr>
            <w:rFonts w:ascii="B Lotus" w:eastAsia="Calibri" w:hAnsi="B Lotus" w:cs="B Lotus"/>
            <w:sz w:val="24"/>
            <w:szCs w:val="24"/>
            <w:rtl/>
          </w:rPr>
          <w:delText xml:space="preserve"> .</w:delText>
        </w:r>
      </w:del>
      <w:ins w:id="5879" w:author="Mehrnazi Boojari" w:date="2019-01-07T10:09:00Z">
        <w:r w:rsidR="00A31D6F">
          <w:rPr>
            <w:rFonts w:ascii="B Lotus" w:eastAsia="Calibri" w:hAnsi="B Lotus" w:cs="B Lotus"/>
            <w:sz w:val="24"/>
            <w:szCs w:val="24"/>
            <w:rtl/>
          </w:rPr>
          <w:t>.</w:t>
        </w:r>
      </w:ins>
    </w:p>
    <w:p w14:paraId="1E174BB5" w14:textId="77777777" w:rsidR="00A06196" w:rsidRPr="00A06196" w:rsidRDefault="00A06196" w:rsidP="00991B8E">
      <w:pPr>
        <w:pStyle w:val="Heading4"/>
        <w:rPr>
          <w:rtl/>
        </w:rPr>
      </w:pPr>
      <w:bookmarkStart w:id="5880" w:name="_Toc533781197"/>
      <w:bookmarkStart w:id="5881" w:name="_Toc533782153"/>
      <w:r w:rsidRPr="00A06196">
        <w:rPr>
          <w:rtl/>
        </w:rPr>
        <w:t>سازمان ثبت اسناد و املاک</w:t>
      </w:r>
      <w:bookmarkEnd w:id="5880"/>
      <w:bookmarkEnd w:id="5881"/>
    </w:p>
    <w:p w14:paraId="7EC02EB3" w14:textId="77777777" w:rsidR="00A06196" w:rsidRPr="003003A6" w:rsidRDefault="00A06196" w:rsidP="00FB0B67">
      <w:pPr>
        <w:tabs>
          <w:tab w:val="center" w:pos="4513"/>
        </w:tabs>
        <w:bidi/>
        <w:ind w:firstLine="288"/>
        <w:jc w:val="both"/>
        <w:rPr>
          <w:rFonts w:ascii="B Lotus" w:eastAsia="Calibri" w:hAnsi="B Lotus" w:cs="B Lotus"/>
          <w:sz w:val="24"/>
          <w:szCs w:val="24"/>
          <w:rtl/>
        </w:rPr>
      </w:pPr>
      <w:r w:rsidRPr="003003A6">
        <w:rPr>
          <w:rFonts w:ascii="B Lotus" w:eastAsia="Calibri" w:hAnsi="B Lotus" w:cs="B Lotus"/>
          <w:sz w:val="24"/>
          <w:szCs w:val="24"/>
          <w:rtl/>
        </w:rPr>
        <w:t>در 21 بهمن 1306 قانون ثبت عمومی املاک در 9 ماده تصویب شد</w:t>
      </w:r>
      <w:ins w:id="5882" w:author="Mehrnazi Boojari" w:date="2019-01-11T08:57:00Z">
        <w:r w:rsidR="00123213">
          <w:rPr>
            <w:rFonts w:ascii="B Lotus" w:eastAsia="Calibri" w:hAnsi="B Lotus" w:cs="B Lotus" w:hint="cs"/>
            <w:sz w:val="24"/>
            <w:szCs w:val="24"/>
            <w:rtl/>
          </w:rPr>
          <w:t>،</w:t>
        </w:r>
      </w:ins>
      <w:r w:rsidRPr="003003A6">
        <w:rPr>
          <w:rFonts w:ascii="B Lotus" w:eastAsia="Calibri" w:hAnsi="B Lotus" w:cs="B Lotus"/>
          <w:sz w:val="24"/>
          <w:szCs w:val="24"/>
          <w:rtl/>
        </w:rPr>
        <w:t xml:space="preserve"> که در آن ثبت </w:t>
      </w:r>
      <w:del w:id="5883" w:author="Mehrnazi Boojari" w:date="2019-01-08T02:18:00Z">
        <w:r w:rsidRPr="003003A6" w:rsidDel="00011A5C">
          <w:rPr>
            <w:rFonts w:ascii="B Lotus" w:eastAsia="Calibri" w:hAnsi="B Lotus" w:cs="B Lotus"/>
            <w:sz w:val="24"/>
            <w:szCs w:val="24"/>
            <w:rtl/>
          </w:rPr>
          <w:delText>کلیه</w:delText>
        </w:r>
      </w:del>
      <w:ins w:id="5884" w:author="Mehrnazi Boojari" w:date="2019-01-08T02:18:00Z">
        <w:r w:rsidR="00011A5C">
          <w:rPr>
            <w:rFonts w:ascii="B Lotus" w:eastAsia="Calibri" w:hAnsi="B Lotus" w:cs="B Lotus"/>
            <w:sz w:val="24"/>
            <w:szCs w:val="24"/>
            <w:rtl/>
          </w:rPr>
          <w:t>همه</w:t>
        </w:r>
      </w:ins>
      <w:r w:rsidRPr="003003A6">
        <w:rPr>
          <w:rFonts w:ascii="B Lotus" w:eastAsia="Calibri" w:hAnsi="B Lotus" w:cs="B Lotus"/>
          <w:sz w:val="24"/>
          <w:szCs w:val="24"/>
          <w:rtl/>
        </w:rPr>
        <w:t xml:space="preserve"> اموال غیر</w:t>
      </w:r>
      <w:del w:id="5885" w:author="Mehrnazi Boojari" w:date="2019-01-07T23:30:00Z">
        <w:r w:rsidRPr="003003A6" w:rsidDel="00FB0B67">
          <w:rPr>
            <w:rFonts w:ascii="B Lotus" w:eastAsia="Calibri" w:hAnsi="B Lotus" w:cs="B Lotus"/>
            <w:sz w:val="24"/>
            <w:szCs w:val="24"/>
            <w:rtl/>
          </w:rPr>
          <w:delText xml:space="preserve"> </w:delText>
        </w:r>
      </w:del>
      <w:r w:rsidRPr="003003A6">
        <w:rPr>
          <w:rFonts w:ascii="B Lotus" w:eastAsia="Calibri" w:hAnsi="B Lotus" w:cs="B Lotus"/>
          <w:sz w:val="24"/>
          <w:szCs w:val="24"/>
          <w:rtl/>
        </w:rPr>
        <w:t xml:space="preserve">منقول را الزامی كرد و برای تأخیر در تقاضا ثبت افزایش حق الثبت را مقرر داشته است. در 13 بهمن 1307 قانون تشکیل دفاتر اسناد رسمی در 20 ماده به‌تصویب رسید. در سال </w:t>
      </w:r>
      <w:del w:id="5886" w:author="Mehrnazi Boojari" w:date="2019-01-07T23:30:00Z">
        <w:r w:rsidRPr="003003A6" w:rsidDel="00FB0B67">
          <w:rPr>
            <w:rFonts w:ascii="B Lotus" w:eastAsia="Calibri" w:hAnsi="B Lotus" w:cs="B Lotus"/>
            <w:sz w:val="24"/>
            <w:szCs w:val="24"/>
            <w:rtl/>
          </w:rPr>
          <w:delText xml:space="preserve">1352 </w:delText>
        </w:r>
      </w:del>
      <w:ins w:id="5887" w:author="Mehrnazi Boojari" w:date="2019-01-07T23:30:00Z">
        <w:r w:rsidR="00FB0B67" w:rsidRPr="003003A6">
          <w:rPr>
            <w:rFonts w:ascii="B Lotus" w:eastAsia="Calibri" w:hAnsi="B Lotus" w:cs="B Lotus"/>
            <w:sz w:val="24"/>
            <w:szCs w:val="24"/>
            <w:rtl/>
          </w:rPr>
          <w:t>1352</w:t>
        </w:r>
        <w:r w:rsidR="00FB0B67">
          <w:rPr>
            <w:rFonts w:ascii="B Lotus" w:eastAsia="Calibri" w:hAnsi="B Lotus" w:cs="B Lotus" w:hint="cs"/>
            <w:sz w:val="24"/>
            <w:szCs w:val="24"/>
            <w:rtl/>
          </w:rPr>
          <w:t xml:space="preserve">، </w:t>
        </w:r>
      </w:ins>
      <w:r w:rsidRPr="003003A6">
        <w:rPr>
          <w:rFonts w:ascii="B Lotus" w:eastAsia="Calibri" w:hAnsi="B Lotus" w:cs="B Lotus"/>
          <w:sz w:val="24"/>
          <w:szCs w:val="24"/>
          <w:rtl/>
        </w:rPr>
        <w:t>قانون تبدیل اداره کل ثبت اسناد و املاک به سازمان ثبت اسناد و املاک کشور تصویب شد.</w:t>
      </w:r>
    </w:p>
    <w:p w14:paraId="2DCC81F7" w14:textId="77777777" w:rsidR="00A06196" w:rsidRPr="003003A6" w:rsidRDefault="00A06196" w:rsidP="00004F42">
      <w:pPr>
        <w:tabs>
          <w:tab w:val="center" w:pos="4513"/>
        </w:tabs>
        <w:bidi/>
        <w:ind w:firstLine="288"/>
        <w:jc w:val="both"/>
        <w:rPr>
          <w:rFonts w:ascii="B Lotus" w:eastAsia="Calibri" w:hAnsi="B Lotus" w:cs="B Lotus"/>
          <w:sz w:val="24"/>
          <w:szCs w:val="24"/>
        </w:rPr>
      </w:pPr>
      <w:r w:rsidRPr="003003A6">
        <w:rPr>
          <w:rFonts w:ascii="B Lotus" w:eastAsia="Calibri" w:hAnsi="B Lotus" w:cs="B Lotus"/>
          <w:sz w:val="24"/>
          <w:szCs w:val="24"/>
          <w:rtl/>
        </w:rPr>
        <w:t xml:space="preserve">نیازهای </w:t>
      </w:r>
      <w:del w:id="5888" w:author="Mehrnazi Boojari" w:date="2019-01-07T10:03:00Z">
        <w:r w:rsidRPr="003003A6" w:rsidDel="00A31D6F">
          <w:rPr>
            <w:rFonts w:ascii="B Lotus" w:eastAsia="Calibri" w:hAnsi="B Lotus" w:cs="B Lotus"/>
            <w:sz w:val="24"/>
            <w:szCs w:val="24"/>
            <w:rtl/>
          </w:rPr>
          <w:delText>روستائی</w:delText>
        </w:r>
      </w:del>
      <w:ins w:id="5889" w:author="Mehrnazi Boojari" w:date="2019-01-07T10:03:00Z">
        <w:r w:rsidR="00A31D6F">
          <w:rPr>
            <w:rFonts w:ascii="B Lotus" w:eastAsia="Calibri" w:hAnsi="B Lotus" w:cs="B Lotus"/>
            <w:sz w:val="24"/>
            <w:szCs w:val="24"/>
            <w:rtl/>
          </w:rPr>
          <w:t>روستایی</w:t>
        </w:r>
      </w:ins>
      <w:r w:rsidRPr="003003A6">
        <w:rPr>
          <w:rFonts w:ascii="B Lotus" w:eastAsia="Calibri" w:hAnsi="B Lotus" w:cs="B Lotus"/>
          <w:sz w:val="24"/>
          <w:szCs w:val="24"/>
          <w:rtl/>
        </w:rPr>
        <w:t>ان در بخش مسکن که بیشتر در حیطه سازمان ثبت اسناد و املاک قرار دارد</w:t>
      </w:r>
      <w:del w:id="5890" w:author="Mehrnazi Boojari" w:date="2019-01-11T08:58:00Z">
        <w:r w:rsidRPr="003003A6" w:rsidDel="00004F42">
          <w:rPr>
            <w:rFonts w:ascii="B Lotus" w:eastAsia="Calibri" w:hAnsi="B Lotus" w:cs="B Lotus"/>
            <w:sz w:val="24"/>
            <w:szCs w:val="24"/>
            <w:rtl/>
          </w:rPr>
          <w:delText>،</w:delText>
        </w:r>
      </w:del>
      <w:r w:rsidRPr="003003A6">
        <w:rPr>
          <w:rFonts w:ascii="B Lotus" w:eastAsia="Calibri" w:hAnsi="B Lotus" w:cs="B Lotus"/>
          <w:sz w:val="24"/>
          <w:szCs w:val="24"/>
          <w:rtl/>
        </w:rPr>
        <w:t xml:space="preserve"> ب</w:t>
      </w:r>
      <w:del w:id="5891" w:author="Mehrnazi Boojari" w:date="2019-01-11T08:58:00Z">
        <w:r w:rsidRPr="003003A6" w:rsidDel="00004F42">
          <w:rPr>
            <w:rFonts w:ascii="B Lotus" w:eastAsia="Calibri" w:hAnsi="B Lotus" w:cs="B Lotus"/>
            <w:sz w:val="24"/>
            <w:szCs w:val="24"/>
            <w:rtl/>
          </w:rPr>
          <w:delText>ه قرار زیرند</w:delText>
        </w:r>
      </w:del>
      <w:ins w:id="5892" w:author="Mehrnazi Boojari" w:date="2019-01-11T08:58:00Z">
        <w:r w:rsidR="00004F42">
          <w:rPr>
            <w:rFonts w:ascii="B Lotus" w:eastAsia="Calibri" w:hAnsi="B Lotus" w:cs="B Lotus" w:hint="cs"/>
            <w:sz w:val="24"/>
            <w:szCs w:val="24"/>
            <w:rtl/>
          </w:rPr>
          <w:t>دین شرح است</w:t>
        </w:r>
      </w:ins>
      <w:r w:rsidRPr="003003A6">
        <w:rPr>
          <w:rFonts w:ascii="B Lotus" w:eastAsia="Calibri" w:hAnsi="B Lotus" w:cs="B Lotus"/>
          <w:sz w:val="24"/>
          <w:szCs w:val="24"/>
          <w:rtl/>
        </w:rPr>
        <w:t xml:space="preserve">: </w:t>
      </w:r>
    </w:p>
    <w:p w14:paraId="19A29ACD" w14:textId="77777777" w:rsidR="00A06196" w:rsidRPr="003003A6" w:rsidRDefault="00A06196" w:rsidP="00004F42">
      <w:pPr>
        <w:numPr>
          <w:ilvl w:val="0"/>
          <w:numId w:val="19"/>
        </w:numPr>
        <w:bidi/>
        <w:spacing w:after="0" w:line="264" w:lineRule="auto"/>
        <w:contextualSpacing/>
        <w:jc w:val="both"/>
        <w:rPr>
          <w:rFonts w:ascii="B Lotus" w:eastAsia="Calibri" w:hAnsi="B Lotus" w:cs="B Lotus"/>
          <w:sz w:val="24"/>
          <w:szCs w:val="24"/>
          <w:rtl/>
        </w:rPr>
      </w:pPr>
      <w:r w:rsidRPr="003003A6">
        <w:rPr>
          <w:rFonts w:ascii="B Lotus" w:eastAsia="Calibri" w:hAnsi="B Lotus" w:cs="B Lotus"/>
          <w:sz w:val="24"/>
          <w:szCs w:val="24"/>
          <w:rtl/>
        </w:rPr>
        <w:t>تحدید حدود و رسمیت</w:t>
      </w:r>
      <w:ins w:id="5893" w:author="Mehrnazi Boojari" w:date="2019-01-11T08:58:00Z">
        <w:r w:rsidR="00004F42">
          <w:rPr>
            <w:rFonts w:ascii="B Lotus" w:eastAsia="Calibri" w:hAnsi="B Lotus" w:cs="B Nazanin" w:hint="cs"/>
            <w:sz w:val="24"/>
            <w:szCs w:val="24"/>
            <w:rtl/>
          </w:rPr>
          <w:t>‌</w:t>
        </w:r>
      </w:ins>
      <w:del w:id="5894" w:author="Mehrnazi Boojari" w:date="2019-01-11T08:58:00Z">
        <w:r w:rsidRPr="003003A6" w:rsidDel="00004F42">
          <w:rPr>
            <w:rFonts w:ascii="B Lotus" w:eastAsia="Calibri" w:hAnsi="B Lotus" w:cs="B Lotus"/>
            <w:sz w:val="24"/>
            <w:szCs w:val="24"/>
            <w:rtl/>
          </w:rPr>
          <w:delText xml:space="preserve"> </w:delText>
        </w:r>
      </w:del>
      <w:r w:rsidRPr="003003A6">
        <w:rPr>
          <w:rFonts w:ascii="B Lotus" w:eastAsia="Calibri" w:hAnsi="B Lotus" w:cs="B Lotus"/>
          <w:sz w:val="24"/>
          <w:szCs w:val="24"/>
          <w:rtl/>
        </w:rPr>
        <w:t>بخشیدن به مالكیت بر عرصه و اعیان واحدهای مسكونی روستاها.</w:t>
      </w:r>
    </w:p>
    <w:p w14:paraId="0E197B8C" w14:textId="77777777" w:rsidR="00A06196" w:rsidRPr="003003A6" w:rsidRDefault="00A06196" w:rsidP="00A25B54">
      <w:pPr>
        <w:numPr>
          <w:ilvl w:val="0"/>
          <w:numId w:val="19"/>
        </w:numPr>
        <w:bidi/>
        <w:spacing w:after="0" w:line="264" w:lineRule="auto"/>
        <w:contextualSpacing/>
        <w:jc w:val="both"/>
        <w:rPr>
          <w:rFonts w:ascii="B Lotus" w:eastAsia="Calibri" w:hAnsi="B Lotus" w:cs="B Lotus"/>
          <w:sz w:val="24"/>
          <w:szCs w:val="24"/>
          <w:rtl/>
        </w:rPr>
      </w:pPr>
      <w:r w:rsidRPr="003003A6">
        <w:rPr>
          <w:rFonts w:ascii="B Lotus" w:eastAsia="Calibri" w:hAnsi="B Lotus" w:cs="B Lotus"/>
          <w:sz w:val="24"/>
          <w:szCs w:val="24"/>
          <w:rtl/>
        </w:rPr>
        <w:t>صدور سند مالكیت به نام متصرفانی كه طبق سوابق ثبتی دارای مدارك دال بر مالكیت اعم از مشاعی یا مفروضی باشند.</w:t>
      </w:r>
    </w:p>
    <w:p w14:paraId="02A571DF" w14:textId="77777777" w:rsidR="00A06196" w:rsidRPr="003003A6" w:rsidRDefault="00A06196" w:rsidP="00A25B54">
      <w:pPr>
        <w:numPr>
          <w:ilvl w:val="0"/>
          <w:numId w:val="19"/>
        </w:numPr>
        <w:bidi/>
        <w:spacing w:after="0" w:line="264" w:lineRule="auto"/>
        <w:contextualSpacing/>
        <w:jc w:val="both"/>
        <w:rPr>
          <w:rFonts w:ascii="B Lotus" w:eastAsia="Calibri" w:hAnsi="B Lotus" w:cs="B Lotus"/>
          <w:sz w:val="24"/>
          <w:szCs w:val="24"/>
          <w:rtl/>
        </w:rPr>
      </w:pPr>
      <w:r w:rsidRPr="003003A6">
        <w:rPr>
          <w:rFonts w:ascii="B Lotus" w:eastAsia="Calibri" w:hAnsi="B Lotus" w:cs="B Lotus"/>
          <w:sz w:val="24"/>
          <w:szCs w:val="24"/>
          <w:rtl/>
        </w:rPr>
        <w:t>صدور اسناد نقشه</w:t>
      </w:r>
      <w:r w:rsidRPr="003003A6">
        <w:rPr>
          <w:rFonts w:ascii="B Lotus" w:eastAsia="Calibri" w:hAnsi="B Lotus" w:cs="B Lotus"/>
          <w:sz w:val="24"/>
          <w:szCs w:val="24"/>
          <w:rtl/>
        </w:rPr>
        <w:softHyphen/>
        <w:t>های اراضی منابع ملی و دولتی.</w:t>
      </w:r>
    </w:p>
    <w:p w14:paraId="200E1A7B" w14:textId="77777777" w:rsidR="00A06196" w:rsidRPr="003003A6" w:rsidRDefault="00A06196" w:rsidP="00A25B54">
      <w:pPr>
        <w:numPr>
          <w:ilvl w:val="0"/>
          <w:numId w:val="19"/>
        </w:numPr>
        <w:bidi/>
        <w:spacing w:after="0" w:line="264" w:lineRule="auto"/>
        <w:contextualSpacing/>
        <w:rPr>
          <w:rFonts w:ascii="B Lotus" w:eastAsia="Calibri" w:hAnsi="B Lotus" w:cs="B Lotus"/>
          <w:sz w:val="24"/>
          <w:szCs w:val="24"/>
        </w:rPr>
      </w:pPr>
      <w:r w:rsidRPr="003003A6">
        <w:rPr>
          <w:rFonts w:ascii="B Lotus" w:eastAsia="Calibri" w:hAnsi="B Lotus" w:cs="B Lotus"/>
          <w:sz w:val="24"/>
          <w:szCs w:val="24"/>
          <w:rtl/>
        </w:rPr>
        <w:t>تهیه نقشه تفكیكی وضع موجود روستا.</w:t>
      </w:r>
    </w:p>
    <w:p w14:paraId="581AA971" w14:textId="77777777" w:rsidR="00A06196" w:rsidRPr="003003A6" w:rsidRDefault="00A06196" w:rsidP="00A25B54">
      <w:pPr>
        <w:numPr>
          <w:ilvl w:val="0"/>
          <w:numId w:val="19"/>
        </w:numPr>
        <w:bidi/>
        <w:spacing w:after="0" w:line="264" w:lineRule="auto"/>
        <w:contextualSpacing/>
        <w:rPr>
          <w:rFonts w:ascii="B Lotus" w:eastAsia="Calibri" w:hAnsi="B Lotus" w:cs="B Lotus"/>
          <w:sz w:val="24"/>
          <w:szCs w:val="24"/>
          <w:rtl/>
        </w:rPr>
      </w:pPr>
      <w:r w:rsidRPr="003003A6">
        <w:rPr>
          <w:rFonts w:ascii="B Lotus" w:eastAsia="Calibri" w:hAnsi="B Lotus" w:cs="B Lotus"/>
          <w:sz w:val="24"/>
          <w:szCs w:val="24"/>
          <w:rtl/>
        </w:rPr>
        <w:t>صدور سند مالكیت املاك واقع در بافت مسكونی روستاها.</w:t>
      </w:r>
    </w:p>
    <w:p w14:paraId="11E32CD8" w14:textId="77777777" w:rsidR="00A06196" w:rsidRPr="00A06196" w:rsidRDefault="00A06196" w:rsidP="00991B8E">
      <w:pPr>
        <w:pStyle w:val="Heading4"/>
        <w:rPr>
          <w:rtl/>
        </w:rPr>
      </w:pPr>
      <w:bookmarkStart w:id="5895" w:name="_Toc533781198"/>
      <w:bookmarkStart w:id="5896" w:name="_Toc533782154"/>
      <w:r w:rsidRPr="00A06196">
        <w:rPr>
          <w:rtl/>
        </w:rPr>
        <w:t>بنیاد مسکن انقلاب اسلامی</w:t>
      </w:r>
      <w:bookmarkEnd w:id="5895"/>
      <w:bookmarkEnd w:id="5896"/>
      <w:r w:rsidRPr="00A06196">
        <w:rPr>
          <w:rtl/>
        </w:rPr>
        <w:t xml:space="preserve"> </w:t>
      </w:r>
    </w:p>
    <w:p w14:paraId="533C174F" w14:textId="77777777" w:rsidR="00A06196" w:rsidRPr="003003A6" w:rsidRDefault="00A06196" w:rsidP="00004F42">
      <w:pPr>
        <w:tabs>
          <w:tab w:val="center" w:pos="4513"/>
        </w:tabs>
        <w:bidi/>
        <w:ind w:firstLine="288"/>
        <w:jc w:val="both"/>
        <w:rPr>
          <w:rFonts w:ascii="B Lotus" w:eastAsia="Calibri" w:hAnsi="B Lotus" w:cs="B Lotus"/>
          <w:sz w:val="24"/>
          <w:szCs w:val="24"/>
        </w:rPr>
      </w:pPr>
      <w:r w:rsidRPr="003003A6">
        <w:rPr>
          <w:rFonts w:ascii="B Lotus" w:eastAsia="Calibri" w:hAnsi="B Lotus" w:cs="B Lotus"/>
          <w:sz w:val="24"/>
          <w:szCs w:val="24"/>
          <w:rtl/>
          <w:lang w:bidi="fa-IR"/>
        </w:rPr>
        <w:t xml:space="preserve">در متن </w:t>
      </w:r>
      <w:r w:rsidRPr="003003A6">
        <w:rPr>
          <w:rFonts w:ascii="B Lotus" w:eastAsia="Calibri" w:hAnsi="B Lotus" w:cs="B Lotus"/>
          <w:sz w:val="24"/>
          <w:szCs w:val="24"/>
          <w:rtl/>
        </w:rPr>
        <w:t>فرمان تاریخی رهبر کبیر انقلاب اسلامی حضرت</w:t>
      </w:r>
      <w:del w:id="5897" w:author="Mehrnazi Boojari" w:date="2019-01-09T23:33:00Z">
        <w:r w:rsidRPr="003003A6" w:rsidDel="00947B53">
          <w:rPr>
            <w:rFonts w:ascii="B Lotus" w:eastAsia="Calibri" w:hAnsi="B Lotus" w:cs="B Lotus"/>
            <w:sz w:val="24"/>
            <w:szCs w:val="24"/>
            <w:rtl/>
          </w:rPr>
          <w:delText xml:space="preserve"> امام </w:delText>
        </w:r>
      </w:del>
      <w:ins w:id="5898" w:author="Mehrnazi Boojari" w:date="2019-01-09T23:33:00Z">
        <w:r w:rsidR="00947B53">
          <w:rPr>
            <w:rFonts w:ascii="B Lotus" w:eastAsia="Calibri" w:hAnsi="B Lotus" w:cs="B Lotus"/>
            <w:sz w:val="24"/>
            <w:szCs w:val="24"/>
            <w:rtl/>
          </w:rPr>
          <w:t xml:space="preserve"> امام</w:t>
        </w:r>
        <w:r w:rsidR="00947B53">
          <w:rPr>
            <w:rFonts w:ascii="Times New Roman" w:eastAsia="Calibri" w:hAnsi="Times New Roman" w:cs="Times New Roman" w:hint="cs"/>
            <w:sz w:val="24"/>
            <w:szCs w:val="24"/>
            <w:rtl/>
          </w:rPr>
          <w:t> </w:t>
        </w:r>
      </w:ins>
      <w:r w:rsidRPr="003003A6">
        <w:rPr>
          <w:rFonts w:ascii="B Lotus" w:eastAsia="Calibri" w:hAnsi="B Lotus" w:cs="B Lotus"/>
          <w:sz w:val="24"/>
          <w:szCs w:val="24"/>
          <w:rtl/>
        </w:rPr>
        <w:t xml:space="preserve">خمینی (ره)، در خصوص </w:t>
      </w:r>
      <w:del w:id="5899" w:author="Mehrnazi Boojari" w:date="2019-01-07T10:04:00Z">
        <w:r w:rsidRPr="003003A6" w:rsidDel="00A31D6F">
          <w:rPr>
            <w:rFonts w:ascii="B Lotus" w:eastAsia="Calibri" w:hAnsi="B Lotus" w:cs="B Lotus"/>
            <w:sz w:val="24"/>
            <w:szCs w:val="24"/>
            <w:rtl/>
          </w:rPr>
          <w:delText>تاسیس</w:delText>
        </w:r>
      </w:del>
      <w:ins w:id="5900" w:author="Mehrnazi Boojari" w:date="2019-01-07T10:04:00Z">
        <w:r w:rsidR="00A31D6F">
          <w:rPr>
            <w:rFonts w:ascii="B Lotus" w:eastAsia="Calibri" w:hAnsi="B Lotus" w:cs="B Lotus"/>
            <w:sz w:val="24"/>
            <w:szCs w:val="24"/>
            <w:rtl/>
          </w:rPr>
          <w:t>تأسیس</w:t>
        </w:r>
      </w:ins>
      <w:r w:rsidRPr="003003A6">
        <w:rPr>
          <w:rFonts w:ascii="B Lotus" w:eastAsia="Calibri" w:hAnsi="B Lotus" w:cs="B Lotus"/>
          <w:sz w:val="24"/>
          <w:szCs w:val="24"/>
          <w:rtl/>
        </w:rPr>
        <w:t xml:space="preserve"> بنیاد مسکن انقلاب اسلامی، از مرحله حساس انقلاب اسلامی </w:t>
      </w:r>
      <w:del w:id="5901" w:author="Mehrnazi Boojari" w:date="2019-01-07T23:28:00Z">
        <w:r w:rsidRPr="003003A6" w:rsidDel="00FB0B67">
          <w:rPr>
            <w:rFonts w:ascii="B Lotus" w:eastAsia="Calibri" w:hAnsi="B Lotus" w:cs="B Lotus"/>
            <w:sz w:val="24"/>
            <w:szCs w:val="24"/>
            <w:rtl/>
          </w:rPr>
          <w:delText>به عنوان</w:delText>
        </w:r>
      </w:del>
      <w:ins w:id="5902" w:author="Mehrnazi Boojari" w:date="2019-01-07T23:28:00Z">
        <w:r w:rsidR="00FB0B67">
          <w:rPr>
            <w:rFonts w:ascii="B Lotus" w:eastAsia="Calibri" w:hAnsi="B Lotus" w:cs="B Lotus"/>
            <w:sz w:val="24"/>
            <w:szCs w:val="24"/>
            <w:rtl/>
          </w:rPr>
          <w:t>به</w:t>
        </w:r>
        <w:r w:rsidR="00FB0B67">
          <w:rPr>
            <w:rFonts w:ascii="B Lotus" w:eastAsia="Calibri" w:hAnsi="B Lotus" w:cs="B Lotus" w:hint="cs"/>
            <w:sz w:val="24"/>
            <w:szCs w:val="24"/>
            <w:rtl/>
          </w:rPr>
          <w:t>‌</w:t>
        </w:r>
        <w:r w:rsidR="00FB0B67">
          <w:rPr>
            <w:rFonts w:ascii="B Lotus" w:eastAsia="Calibri" w:hAnsi="B Lotus" w:cs="B Lotus"/>
            <w:sz w:val="24"/>
            <w:szCs w:val="24"/>
            <w:rtl/>
          </w:rPr>
          <w:t>مثابۀ</w:t>
        </w:r>
      </w:ins>
      <w:r w:rsidRPr="003003A6">
        <w:rPr>
          <w:rFonts w:ascii="B Lotus" w:eastAsia="Calibri" w:hAnsi="B Lotus" w:cs="B Lotus"/>
          <w:sz w:val="24"/>
          <w:szCs w:val="24"/>
          <w:rtl/>
        </w:rPr>
        <w:t xml:space="preserve"> دوران سازندگی</w:t>
      </w:r>
      <w:del w:id="5903" w:author="Mehrnazi Boojari" w:date="2019-01-07T09:47:00Z">
        <w:r w:rsidRPr="003003A6" w:rsidDel="006F7CCF">
          <w:rPr>
            <w:rFonts w:ascii="B Lotus" w:eastAsia="Calibri" w:hAnsi="B Lotus" w:cs="B Lotus"/>
            <w:sz w:val="24"/>
            <w:szCs w:val="24"/>
            <w:rtl/>
          </w:rPr>
          <w:delText xml:space="preserve"> ،</w:delText>
        </w:r>
      </w:del>
      <w:ins w:id="5904" w:author="Mehrnazi Boojari" w:date="2019-01-07T09:47:00Z">
        <w:r w:rsidR="006F7CCF">
          <w:rPr>
            <w:rFonts w:ascii="B Lotus" w:eastAsia="Calibri" w:hAnsi="B Lotus" w:cs="B Lotus"/>
            <w:sz w:val="24"/>
            <w:szCs w:val="24"/>
            <w:rtl/>
          </w:rPr>
          <w:t>،</w:t>
        </w:r>
      </w:ins>
      <w:r w:rsidRPr="003003A6">
        <w:rPr>
          <w:rFonts w:ascii="B Lotus" w:eastAsia="Calibri" w:hAnsi="B Lotus" w:cs="B Lotus"/>
          <w:sz w:val="24"/>
          <w:szCs w:val="24"/>
          <w:rtl/>
        </w:rPr>
        <w:t xml:space="preserve"> دورانی که باید </w:t>
      </w:r>
      <w:del w:id="5905" w:author="Mehrnazi Boojari" w:date="2019-01-11T08:59:00Z">
        <w:r w:rsidRPr="003003A6" w:rsidDel="00004F42">
          <w:rPr>
            <w:rFonts w:ascii="B Lotus" w:eastAsia="Calibri" w:hAnsi="B Lotus" w:cs="B Lotus"/>
            <w:sz w:val="24"/>
            <w:szCs w:val="24"/>
            <w:rtl/>
          </w:rPr>
          <w:delText xml:space="preserve">از </w:delText>
        </w:r>
      </w:del>
      <w:r w:rsidRPr="003003A6">
        <w:rPr>
          <w:rFonts w:ascii="B Lotus" w:eastAsia="Calibri" w:hAnsi="B Lotus" w:cs="B Lotus"/>
          <w:sz w:val="24"/>
          <w:szCs w:val="24"/>
          <w:rtl/>
        </w:rPr>
        <w:t>مردم محروم و ستمدیده ایران از ثمرات انقلاب بهره</w:t>
      </w:r>
      <w:ins w:id="5906" w:author="Mehrnazi Boojari" w:date="2019-01-08T02:22:00Z">
        <w:r w:rsidR="00011A5C">
          <w:rPr>
            <w:rFonts w:ascii="B Lotus" w:eastAsia="Calibri" w:hAnsi="B Lotus" w:cs="B Nazanin" w:hint="cs"/>
            <w:sz w:val="24"/>
            <w:szCs w:val="24"/>
            <w:rtl/>
          </w:rPr>
          <w:t>‌</w:t>
        </w:r>
      </w:ins>
      <w:del w:id="5907" w:author="Mehrnazi Boojari" w:date="2019-01-08T02:22:00Z">
        <w:r w:rsidRPr="003003A6" w:rsidDel="00011A5C">
          <w:rPr>
            <w:rFonts w:ascii="B Lotus" w:eastAsia="Calibri" w:hAnsi="B Lotus" w:cs="B Lotus"/>
            <w:sz w:val="24"/>
            <w:szCs w:val="24"/>
            <w:rtl/>
          </w:rPr>
          <w:delText xml:space="preserve"> </w:delText>
        </w:r>
      </w:del>
      <w:r w:rsidRPr="003003A6">
        <w:rPr>
          <w:rFonts w:ascii="B Lotus" w:eastAsia="Calibri" w:hAnsi="B Lotus" w:cs="B Lotus"/>
          <w:sz w:val="24"/>
          <w:szCs w:val="24"/>
          <w:rtl/>
        </w:rPr>
        <w:t>مند شوند</w:t>
      </w:r>
      <w:ins w:id="5908" w:author="Mehrnazi Boojari" w:date="2019-01-11T09:00:00Z">
        <w:r w:rsidR="00004F42">
          <w:rPr>
            <w:rFonts w:ascii="B Lotus" w:eastAsia="Calibri" w:hAnsi="B Lotus" w:cs="B Lotus" w:hint="cs"/>
            <w:sz w:val="24"/>
            <w:szCs w:val="24"/>
            <w:rtl/>
          </w:rPr>
          <w:t>،</w:t>
        </w:r>
      </w:ins>
      <w:r w:rsidRPr="003003A6">
        <w:rPr>
          <w:rFonts w:ascii="B Lotus" w:eastAsia="Calibri" w:hAnsi="B Lotus" w:cs="B Lotus"/>
          <w:sz w:val="24"/>
          <w:szCs w:val="24"/>
          <w:rtl/>
        </w:rPr>
        <w:t xml:space="preserve"> نام برده شده است</w:t>
      </w:r>
      <w:del w:id="5909" w:author="Mehrnazi Boojari" w:date="2019-01-07T09:53:00Z">
        <w:r w:rsidRPr="003003A6" w:rsidDel="006F7CCF">
          <w:rPr>
            <w:rFonts w:ascii="B Lotus" w:eastAsia="Calibri" w:hAnsi="B Lotus" w:cs="B Lotus"/>
            <w:sz w:val="24"/>
            <w:szCs w:val="24"/>
            <w:rtl/>
          </w:rPr>
          <w:delText xml:space="preserve"> . </w:delText>
        </w:r>
      </w:del>
      <w:ins w:id="5910" w:author="Mehrnazi Boojari" w:date="2019-01-07T09:53:00Z">
        <w:r w:rsidR="006F7CCF">
          <w:rPr>
            <w:rFonts w:ascii="B Lotus" w:eastAsia="Calibri" w:hAnsi="B Lotus" w:cs="B Lotus"/>
            <w:sz w:val="24"/>
            <w:szCs w:val="24"/>
            <w:rtl/>
          </w:rPr>
          <w:t xml:space="preserve">. </w:t>
        </w:r>
      </w:ins>
      <w:r w:rsidRPr="003003A6">
        <w:rPr>
          <w:rFonts w:ascii="B Lotus" w:eastAsia="Calibri" w:hAnsi="B Lotus" w:cs="B Lotus"/>
          <w:sz w:val="24"/>
          <w:szCs w:val="24"/>
          <w:rtl/>
        </w:rPr>
        <w:t>در این حکم مسئله مسکن را حضرت</w:t>
      </w:r>
      <w:del w:id="5911" w:author="Mehrnazi Boojari" w:date="2019-01-09T23:33:00Z">
        <w:r w:rsidRPr="003003A6" w:rsidDel="00947B53">
          <w:rPr>
            <w:rFonts w:ascii="B Lotus" w:eastAsia="Calibri" w:hAnsi="B Lotus" w:cs="B Lotus"/>
            <w:sz w:val="24"/>
            <w:szCs w:val="24"/>
            <w:rtl/>
          </w:rPr>
          <w:delText xml:space="preserve"> امام </w:delText>
        </w:r>
      </w:del>
      <w:ins w:id="5912" w:author="Mehrnazi Boojari" w:date="2019-01-09T23:33:00Z">
        <w:r w:rsidR="00947B53">
          <w:rPr>
            <w:rFonts w:ascii="B Lotus" w:eastAsia="Calibri" w:hAnsi="B Lotus" w:cs="B Lotus"/>
            <w:sz w:val="24"/>
            <w:szCs w:val="24"/>
            <w:rtl/>
          </w:rPr>
          <w:t xml:space="preserve"> امام</w:t>
        </w:r>
        <w:r w:rsidR="00947B53">
          <w:rPr>
            <w:rFonts w:ascii="Times New Roman" w:eastAsia="Calibri" w:hAnsi="Times New Roman" w:cs="Times New Roman" w:hint="cs"/>
            <w:sz w:val="24"/>
            <w:szCs w:val="24"/>
            <w:rtl/>
          </w:rPr>
          <w:t> </w:t>
        </w:r>
      </w:ins>
      <w:del w:id="5913" w:author="Mehrnazi Boojari" w:date="2019-01-07T23:28:00Z">
        <w:r w:rsidRPr="003003A6" w:rsidDel="00FB0B67">
          <w:rPr>
            <w:rFonts w:ascii="B Lotus" w:eastAsia="Calibri" w:hAnsi="B Lotus" w:cs="B Lotus"/>
            <w:sz w:val="24"/>
            <w:szCs w:val="24"/>
            <w:rtl/>
          </w:rPr>
          <w:delText>به عنوان</w:delText>
        </w:r>
      </w:del>
      <w:ins w:id="5914" w:author="Mehrnazi Boojari" w:date="2019-01-07T23:28:00Z">
        <w:r w:rsidR="00FB0B67">
          <w:rPr>
            <w:rFonts w:ascii="B Lotus" w:eastAsia="Calibri" w:hAnsi="B Lotus" w:cs="B Lotus"/>
            <w:sz w:val="24"/>
            <w:szCs w:val="24"/>
            <w:rtl/>
          </w:rPr>
          <w:t>به</w:t>
        </w:r>
        <w:r w:rsidR="00FB0B67">
          <w:rPr>
            <w:rFonts w:ascii="B Lotus" w:eastAsia="Calibri" w:hAnsi="B Lotus" w:cs="B Lotus" w:hint="cs"/>
            <w:sz w:val="24"/>
            <w:szCs w:val="24"/>
            <w:rtl/>
          </w:rPr>
          <w:t>‌</w:t>
        </w:r>
        <w:r w:rsidR="00FB0B67">
          <w:rPr>
            <w:rFonts w:ascii="B Lotus" w:eastAsia="Calibri" w:hAnsi="B Lotus" w:cs="B Lotus"/>
            <w:sz w:val="24"/>
            <w:szCs w:val="24"/>
            <w:rtl/>
          </w:rPr>
          <w:t>مثابۀ</w:t>
        </w:r>
      </w:ins>
      <w:r w:rsidRPr="003003A6">
        <w:rPr>
          <w:rFonts w:ascii="B Lotus" w:eastAsia="Calibri" w:hAnsi="B Lotus" w:cs="B Lotus"/>
          <w:sz w:val="24"/>
          <w:szCs w:val="24"/>
          <w:rtl/>
        </w:rPr>
        <w:t xml:space="preserve"> یکی از مصیبت</w:t>
      </w:r>
      <w:ins w:id="5915" w:author="Mehrnazi Boojari" w:date="2019-01-08T02:21:00Z">
        <w:r w:rsidR="00011A5C">
          <w:rPr>
            <w:rFonts w:ascii="B Lotus" w:eastAsia="Calibri" w:hAnsi="B Lotus" w:cs="B Nazanin" w:hint="cs"/>
            <w:sz w:val="24"/>
            <w:szCs w:val="24"/>
            <w:rtl/>
          </w:rPr>
          <w:t>‌</w:t>
        </w:r>
      </w:ins>
      <w:del w:id="5916" w:author="Mehrnazi Boojari" w:date="2019-01-08T02:21:00Z">
        <w:r w:rsidRPr="003003A6" w:rsidDel="00011A5C">
          <w:rPr>
            <w:rFonts w:ascii="B Lotus" w:eastAsia="Calibri" w:hAnsi="B Lotus" w:cs="B Lotus"/>
            <w:sz w:val="24"/>
            <w:szCs w:val="24"/>
            <w:rtl/>
          </w:rPr>
          <w:delText xml:space="preserve"> </w:delText>
        </w:r>
      </w:del>
      <w:r w:rsidRPr="003003A6">
        <w:rPr>
          <w:rFonts w:ascii="B Lotus" w:eastAsia="Calibri" w:hAnsi="B Lotus" w:cs="B Lotus"/>
          <w:sz w:val="24"/>
          <w:szCs w:val="24"/>
          <w:rtl/>
        </w:rPr>
        <w:t>بارترین م</w:t>
      </w:r>
      <w:ins w:id="5917" w:author="Mehrnazi Boojari" w:date="2019-01-08T02:22:00Z">
        <w:r w:rsidR="00011A5C">
          <w:rPr>
            <w:rFonts w:ascii="B Lotus" w:eastAsia="Calibri" w:hAnsi="B Lotus" w:cs="B Lotus" w:hint="cs"/>
            <w:sz w:val="24"/>
            <w:szCs w:val="24"/>
            <w:rtl/>
          </w:rPr>
          <w:t>ش</w:t>
        </w:r>
      </w:ins>
      <w:del w:id="5918" w:author="Mehrnazi Boojari" w:date="2019-01-08T02:22:00Z">
        <w:r w:rsidRPr="003003A6" w:rsidDel="00011A5C">
          <w:rPr>
            <w:rFonts w:ascii="B Lotus" w:eastAsia="Calibri" w:hAnsi="B Lotus" w:cs="B Lotus"/>
            <w:sz w:val="24"/>
            <w:szCs w:val="24"/>
            <w:rtl/>
          </w:rPr>
          <w:delText>س</w:delText>
        </w:r>
      </w:del>
      <w:r w:rsidRPr="003003A6">
        <w:rPr>
          <w:rFonts w:ascii="B Lotus" w:eastAsia="Calibri" w:hAnsi="B Lotus" w:cs="B Lotus"/>
          <w:sz w:val="24"/>
          <w:szCs w:val="24"/>
          <w:rtl/>
        </w:rPr>
        <w:t>کلات اجتماعی در زمان رژیم پهلوی نام برده و محروم</w:t>
      </w:r>
      <w:ins w:id="5919" w:author="Mehrnazi Boojari" w:date="2019-01-08T02:21:00Z">
        <w:r w:rsidR="00011A5C">
          <w:rPr>
            <w:rFonts w:ascii="B Lotus" w:eastAsia="Calibri" w:hAnsi="B Lotus" w:cs="B Nazanin" w:hint="cs"/>
            <w:sz w:val="24"/>
            <w:szCs w:val="24"/>
            <w:rtl/>
          </w:rPr>
          <w:t>‌</w:t>
        </w:r>
      </w:ins>
      <w:del w:id="5920" w:author="Mehrnazi Boojari" w:date="2019-01-08T02:21:00Z">
        <w:r w:rsidRPr="003003A6" w:rsidDel="00011A5C">
          <w:rPr>
            <w:rFonts w:ascii="B Lotus" w:eastAsia="Calibri" w:hAnsi="B Lotus" w:cs="B Lotus"/>
            <w:sz w:val="24"/>
            <w:szCs w:val="24"/>
            <w:rtl/>
          </w:rPr>
          <w:delText xml:space="preserve"> </w:delText>
        </w:r>
      </w:del>
      <w:r w:rsidRPr="003003A6">
        <w:rPr>
          <w:rFonts w:ascii="B Lotus" w:eastAsia="Calibri" w:hAnsi="B Lotus" w:cs="B Lotus"/>
          <w:sz w:val="24"/>
          <w:szCs w:val="24"/>
          <w:rtl/>
        </w:rPr>
        <w:t>ماندن از داشتن خانه و زندگی</w:t>
      </w:r>
      <w:del w:id="5921" w:author="Mehrnazi Boojari" w:date="2019-01-07T10:01:00Z">
        <w:r w:rsidRPr="003003A6" w:rsidDel="00A31D6F">
          <w:rPr>
            <w:rFonts w:ascii="B Lotus" w:eastAsia="Calibri" w:hAnsi="B Lotus" w:cs="B Lotus"/>
            <w:sz w:val="24"/>
            <w:szCs w:val="24"/>
            <w:rtl/>
          </w:rPr>
          <w:delText xml:space="preserve"> کردن </w:delText>
        </w:r>
      </w:del>
      <w:ins w:id="5922" w:author="Mehrnazi Boojari" w:date="2019-01-07T10:01:00Z">
        <w:r w:rsidR="00A31D6F">
          <w:rPr>
            <w:rFonts w:ascii="B Lotus" w:eastAsia="Calibri" w:hAnsi="B Lotus" w:cs="B Lotus" w:hint="cs"/>
            <w:sz w:val="24"/>
            <w:szCs w:val="24"/>
            <w:rtl/>
          </w:rPr>
          <w:t>‌</w:t>
        </w:r>
        <w:r w:rsidR="00A31D6F">
          <w:rPr>
            <w:rFonts w:ascii="B Lotus" w:eastAsia="Calibri" w:hAnsi="B Lotus" w:cs="B Lotus"/>
            <w:sz w:val="24"/>
            <w:szCs w:val="24"/>
            <w:rtl/>
          </w:rPr>
          <w:t xml:space="preserve">کردن </w:t>
        </w:r>
      </w:ins>
      <w:r w:rsidRPr="003003A6">
        <w:rPr>
          <w:rFonts w:ascii="B Lotus" w:eastAsia="Calibri" w:hAnsi="B Lotus" w:cs="B Lotus"/>
          <w:sz w:val="24"/>
          <w:szCs w:val="24"/>
          <w:rtl/>
        </w:rPr>
        <w:t>بیغوله</w:t>
      </w:r>
      <w:del w:id="5923" w:author="Mehrnazi Boojari" w:date="2019-01-07T09:45:00Z">
        <w:r w:rsidRPr="003003A6" w:rsidDel="006F7CCF">
          <w:rPr>
            <w:rFonts w:ascii="B Lotus" w:eastAsia="Calibri" w:hAnsi="B Lotus" w:cs="B Lotus"/>
            <w:sz w:val="24"/>
            <w:szCs w:val="24"/>
            <w:rtl/>
          </w:rPr>
          <w:delText xml:space="preserve"> ها </w:delText>
        </w:r>
      </w:del>
      <w:ins w:id="5924" w:author="Mehrnazi Boojari" w:date="2019-01-07T09:45: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3003A6">
        <w:rPr>
          <w:rFonts w:ascii="B Lotus" w:eastAsia="Calibri" w:hAnsi="B Lotus" w:cs="B Lotus"/>
          <w:sz w:val="24"/>
          <w:szCs w:val="24"/>
          <w:rtl/>
        </w:rPr>
        <w:t>را میراث شوم این رژیم یاد</w:t>
      </w:r>
      <w:del w:id="5925" w:author="Mehrnazi Boojari" w:date="2019-01-07T09:49:00Z">
        <w:r w:rsidRPr="003003A6" w:rsidDel="006F7CCF">
          <w:rPr>
            <w:rFonts w:ascii="B Lotus" w:eastAsia="Calibri" w:hAnsi="B Lotus" w:cs="B Lotus"/>
            <w:sz w:val="24"/>
            <w:szCs w:val="24"/>
            <w:rtl/>
          </w:rPr>
          <w:delText xml:space="preserve"> می </w:delText>
        </w:r>
      </w:del>
      <w:ins w:id="5926" w:author="Mehrnazi Boojari" w:date="2019-01-07T09:49:00Z">
        <w:r w:rsidR="006F7CCF">
          <w:rPr>
            <w:rFonts w:ascii="B Lotus" w:eastAsia="Calibri" w:hAnsi="B Lotus" w:cs="B Lotus"/>
            <w:sz w:val="24"/>
            <w:szCs w:val="24"/>
            <w:rtl/>
          </w:rPr>
          <w:t xml:space="preserve"> </w:t>
        </w:r>
      </w:ins>
      <w:del w:id="5927" w:author="Mehrnazi Boojari" w:date="2019-01-07T10:52:00Z">
        <w:r w:rsidRPr="003003A6" w:rsidDel="006A1F1D">
          <w:rPr>
            <w:rFonts w:ascii="B Lotus" w:eastAsia="Calibri" w:hAnsi="B Lotus" w:cs="B Lotus"/>
            <w:sz w:val="24"/>
            <w:szCs w:val="24"/>
            <w:rtl/>
          </w:rPr>
          <w:delText>کند</w:delText>
        </w:r>
      </w:del>
      <w:ins w:id="5928"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del w:id="5929" w:author="Mehrnazi Boojari" w:date="2019-01-07T09:53:00Z">
        <w:r w:rsidRPr="003003A6" w:rsidDel="006F7CCF">
          <w:rPr>
            <w:rFonts w:ascii="B Lotus" w:eastAsia="Calibri" w:hAnsi="B Lotus" w:cs="B Lotus"/>
            <w:sz w:val="24"/>
            <w:szCs w:val="24"/>
            <w:rtl/>
          </w:rPr>
          <w:delText xml:space="preserve"> . </w:delText>
        </w:r>
      </w:del>
      <w:ins w:id="5930" w:author="Mehrnazi Boojari" w:date="2019-01-07T09:53:00Z">
        <w:r w:rsidR="006F7CCF">
          <w:rPr>
            <w:rFonts w:ascii="B Lotus" w:eastAsia="Calibri" w:hAnsi="B Lotus" w:cs="B Lotus"/>
            <w:sz w:val="24"/>
            <w:szCs w:val="24"/>
            <w:rtl/>
          </w:rPr>
          <w:t xml:space="preserve">. </w:t>
        </w:r>
      </w:ins>
      <w:r w:rsidRPr="003003A6">
        <w:rPr>
          <w:rFonts w:ascii="B Lotus" w:eastAsia="Calibri" w:hAnsi="B Lotus" w:cs="B Lotus"/>
          <w:sz w:val="24"/>
          <w:szCs w:val="24"/>
          <w:rtl/>
        </w:rPr>
        <w:t>ایشان وظیفه دولت اسلامی را برای حل مشکل مسکن این</w:t>
      </w:r>
      <w:ins w:id="5931" w:author="Mehrnazi Boojari" w:date="2019-01-11T09:00:00Z">
        <w:r w:rsidR="00004F42">
          <w:rPr>
            <w:rFonts w:ascii="B Lotus" w:eastAsia="Calibri" w:hAnsi="B Lotus" w:cs="B Nazanin" w:hint="cs"/>
            <w:sz w:val="24"/>
            <w:szCs w:val="24"/>
            <w:rtl/>
          </w:rPr>
          <w:t>‌</w:t>
        </w:r>
      </w:ins>
      <w:r w:rsidRPr="003003A6">
        <w:rPr>
          <w:rFonts w:ascii="B Lotus" w:eastAsia="Calibri" w:hAnsi="B Lotus" w:cs="B Lotus"/>
          <w:sz w:val="24"/>
          <w:szCs w:val="24"/>
          <w:rtl/>
        </w:rPr>
        <w:t>طور بیان</w:t>
      </w:r>
      <w:del w:id="5932" w:author="Mehrnazi Boojari" w:date="2019-01-07T09:49:00Z">
        <w:r w:rsidRPr="003003A6" w:rsidDel="006F7CCF">
          <w:rPr>
            <w:rFonts w:ascii="B Lotus" w:eastAsia="Calibri" w:hAnsi="B Lotus" w:cs="B Lotus"/>
            <w:sz w:val="24"/>
            <w:szCs w:val="24"/>
            <w:rtl/>
          </w:rPr>
          <w:delText xml:space="preserve"> می </w:delText>
        </w:r>
      </w:del>
      <w:ins w:id="5933" w:author="Mehrnazi Boojari" w:date="2019-01-07T09:49:00Z">
        <w:r w:rsidR="006F7CCF">
          <w:rPr>
            <w:rFonts w:ascii="B Lotus" w:eastAsia="Calibri" w:hAnsi="B Lotus" w:cs="B Lotus"/>
            <w:sz w:val="24"/>
            <w:szCs w:val="24"/>
            <w:rtl/>
          </w:rPr>
          <w:t xml:space="preserve"> </w:t>
        </w:r>
      </w:ins>
      <w:del w:id="5934" w:author="Mehrnazi Boojari" w:date="2019-01-07T10:52:00Z">
        <w:r w:rsidRPr="003003A6" w:rsidDel="006A1F1D">
          <w:rPr>
            <w:rFonts w:ascii="B Lotus" w:eastAsia="Calibri" w:hAnsi="B Lotus" w:cs="B Lotus"/>
            <w:sz w:val="24"/>
            <w:szCs w:val="24"/>
            <w:rtl/>
          </w:rPr>
          <w:delText>کند</w:delText>
        </w:r>
      </w:del>
      <w:ins w:id="5935" w:author="Mehrnazi Boojari" w:date="2019-01-07T10:52:00Z">
        <w:r w:rsidR="006A1F1D">
          <w:rPr>
            <w:rFonts w:ascii="B Lotus" w:eastAsia="Calibri" w:hAnsi="B Lotus" w:cs="B Lotus"/>
            <w:sz w:val="24"/>
            <w:szCs w:val="24"/>
            <w:rtl/>
          </w:rPr>
          <w:t>می</w:t>
        </w:r>
        <w:r w:rsidR="006A1F1D">
          <w:rPr>
            <w:rFonts w:ascii="B Lotus" w:eastAsia="Calibri" w:hAnsi="B Lotus" w:cs="B Lotus" w:hint="cs"/>
            <w:sz w:val="24"/>
            <w:szCs w:val="24"/>
            <w:rtl/>
          </w:rPr>
          <w:t>‌</w:t>
        </w:r>
        <w:r w:rsidR="006A1F1D">
          <w:rPr>
            <w:rFonts w:ascii="B Lotus" w:eastAsia="Calibri" w:hAnsi="B Lotus" w:cs="B Lotus"/>
            <w:sz w:val="24"/>
            <w:szCs w:val="24"/>
            <w:rtl/>
          </w:rPr>
          <w:t>کند</w:t>
        </w:r>
      </w:ins>
      <w:ins w:id="5936" w:author="Mehrnazi Boojari" w:date="2019-01-08T02:21:00Z">
        <w:r w:rsidR="00011A5C">
          <w:rPr>
            <w:rFonts w:ascii="B Lotus" w:eastAsia="Calibri" w:hAnsi="B Lotus" w:cs="B Lotus" w:hint="cs"/>
            <w:sz w:val="24"/>
            <w:szCs w:val="24"/>
            <w:rtl/>
          </w:rPr>
          <w:t>:</w:t>
        </w:r>
      </w:ins>
      <w:r w:rsidRPr="003003A6">
        <w:rPr>
          <w:rFonts w:ascii="B Lotus" w:eastAsia="Calibri" w:hAnsi="B Lotus" w:cs="B Lotus"/>
          <w:sz w:val="24"/>
          <w:szCs w:val="24"/>
          <w:rtl/>
        </w:rPr>
        <w:t xml:space="preserve"> </w:t>
      </w:r>
      <w:del w:id="5937" w:author="Mehrnazi Boojari" w:date="2019-01-08T02:21:00Z">
        <w:r w:rsidRPr="003003A6" w:rsidDel="00011A5C">
          <w:rPr>
            <w:rFonts w:ascii="B Lotus" w:eastAsia="Calibri" w:hAnsi="B Lotus" w:cs="B Lotus"/>
            <w:sz w:val="24"/>
            <w:szCs w:val="24"/>
            <w:rtl/>
          </w:rPr>
          <w:delText xml:space="preserve">" </w:delText>
        </w:r>
      </w:del>
      <w:ins w:id="5938" w:author="Mehrnazi Boojari" w:date="2019-01-08T02:21:00Z">
        <w:r w:rsidR="00011A5C">
          <w:rPr>
            <w:rFonts w:ascii="B Lotus" w:eastAsia="Calibri" w:hAnsi="B Lotus" w:cs="B Lotus" w:hint="cs"/>
            <w:sz w:val="24"/>
            <w:szCs w:val="24"/>
            <w:rtl/>
          </w:rPr>
          <w:t>«</w:t>
        </w:r>
      </w:ins>
      <w:r w:rsidRPr="00004F42">
        <w:rPr>
          <w:rFonts w:ascii="B Lotus" w:eastAsia="Calibri" w:hAnsi="B Lotus" w:cs="B Lotus"/>
          <w:sz w:val="24"/>
          <w:szCs w:val="24"/>
          <w:rtl/>
          <w:rPrChange w:id="5939" w:author="Mehrnazi Boojari" w:date="2019-01-11T09:00:00Z">
            <w:rPr>
              <w:rFonts w:ascii="B Lotus" w:eastAsia="Calibri" w:hAnsi="B Lotus" w:cs="B Lotus"/>
              <w:b/>
              <w:bCs/>
              <w:sz w:val="24"/>
              <w:szCs w:val="24"/>
              <w:rtl/>
            </w:rPr>
          </w:rPrChange>
        </w:rPr>
        <w:t>که ه</w:t>
      </w:r>
      <w:r w:rsidRPr="00004F42">
        <w:rPr>
          <w:rFonts w:ascii="B Lotus" w:eastAsia="Calibri" w:hAnsi="B Lotus" w:cs="B Lotus" w:hint="cs"/>
          <w:sz w:val="24"/>
          <w:szCs w:val="24"/>
          <w:rtl/>
          <w:rPrChange w:id="5940" w:author="Mehrnazi Boojari" w:date="2019-01-11T09:00:00Z">
            <w:rPr>
              <w:rFonts w:ascii="B Lotus" w:eastAsia="Calibri" w:hAnsi="B Lotus" w:cs="B Lotus" w:hint="cs"/>
              <w:b/>
              <w:bCs/>
              <w:sz w:val="24"/>
              <w:szCs w:val="24"/>
              <w:rtl/>
            </w:rPr>
          </w:rPrChange>
        </w:rPr>
        <w:t>یچ</w:t>
      </w:r>
      <w:ins w:id="5941" w:author="Mehrnazi Boojari" w:date="2019-01-11T09:00:00Z">
        <w:r w:rsidR="00004F42">
          <w:rPr>
            <w:rFonts w:ascii="B Lotus" w:eastAsia="Calibri" w:hAnsi="B Lotus" w:cs="B Nazanin" w:hint="cs"/>
            <w:sz w:val="24"/>
            <w:szCs w:val="24"/>
            <w:rtl/>
          </w:rPr>
          <w:t>‌</w:t>
        </w:r>
      </w:ins>
      <w:r w:rsidRPr="00004F42">
        <w:rPr>
          <w:rFonts w:ascii="B Lotus" w:eastAsia="Calibri" w:hAnsi="B Lotus" w:cs="B Lotus"/>
          <w:sz w:val="24"/>
          <w:szCs w:val="24"/>
          <w:rtl/>
          <w:rPrChange w:id="5942" w:author="Mehrnazi Boojari" w:date="2019-01-11T09:00:00Z">
            <w:rPr>
              <w:rFonts w:ascii="B Lotus" w:eastAsia="Calibri" w:hAnsi="B Lotus" w:cs="B Lotus"/>
              <w:b/>
              <w:bCs/>
              <w:sz w:val="24"/>
              <w:szCs w:val="24"/>
              <w:rtl/>
            </w:rPr>
          </w:rPrChange>
        </w:rPr>
        <w:t>کس در ه</w:t>
      </w:r>
      <w:r w:rsidRPr="00004F42">
        <w:rPr>
          <w:rFonts w:ascii="B Lotus" w:eastAsia="Calibri" w:hAnsi="B Lotus" w:cs="B Lotus" w:hint="cs"/>
          <w:sz w:val="24"/>
          <w:szCs w:val="24"/>
          <w:rtl/>
          <w:rPrChange w:id="5943" w:author="Mehrnazi Boojari" w:date="2019-01-11T09:00:00Z">
            <w:rPr>
              <w:rFonts w:ascii="B Lotus" w:eastAsia="Calibri" w:hAnsi="B Lotus" w:cs="B Lotus" w:hint="cs"/>
              <w:b/>
              <w:bCs/>
              <w:sz w:val="24"/>
              <w:szCs w:val="24"/>
              <w:rtl/>
            </w:rPr>
          </w:rPrChange>
        </w:rPr>
        <w:t>یچ</w:t>
      </w:r>
      <w:r w:rsidRPr="00004F42">
        <w:rPr>
          <w:rFonts w:ascii="B Lotus" w:eastAsia="Calibri" w:hAnsi="B Lotus" w:cs="B Lotus"/>
          <w:sz w:val="24"/>
          <w:szCs w:val="24"/>
          <w:rtl/>
          <w:rPrChange w:id="5944" w:author="Mehrnazi Boojari" w:date="2019-01-11T09:00:00Z">
            <w:rPr>
              <w:rFonts w:ascii="B Lotus" w:eastAsia="Calibri" w:hAnsi="B Lotus" w:cs="B Lotus"/>
              <w:b/>
              <w:bCs/>
              <w:sz w:val="24"/>
              <w:szCs w:val="24"/>
              <w:rtl/>
            </w:rPr>
          </w:rPrChange>
        </w:rPr>
        <w:t xml:space="preserve"> گوشه</w:t>
      </w:r>
      <w:r w:rsidRPr="003003A6">
        <w:rPr>
          <w:rFonts w:ascii="B Lotus" w:eastAsia="Calibri" w:hAnsi="B Lotus" w:cs="B Lotus"/>
          <w:b/>
          <w:bCs/>
          <w:sz w:val="24"/>
          <w:szCs w:val="24"/>
          <w:rtl/>
        </w:rPr>
        <w:t xml:space="preserve"> </w:t>
      </w:r>
      <w:r w:rsidRPr="00004F42">
        <w:rPr>
          <w:rFonts w:ascii="B Lotus" w:eastAsia="Calibri" w:hAnsi="B Lotus" w:cs="B Lotus"/>
          <w:sz w:val="24"/>
          <w:szCs w:val="24"/>
          <w:rtl/>
          <w:rPrChange w:id="5945" w:author="Mehrnazi Boojari" w:date="2019-01-11T09:00:00Z">
            <w:rPr>
              <w:rFonts w:ascii="B Lotus" w:eastAsia="Calibri" w:hAnsi="B Lotus" w:cs="B Lotus"/>
              <w:b/>
              <w:bCs/>
              <w:sz w:val="24"/>
              <w:szCs w:val="24"/>
              <w:rtl/>
            </w:rPr>
          </w:rPrChange>
        </w:rPr>
        <w:lastRenderedPageBreak/>
        <w:t>مملکت نبا</w:t>
      </w:r>
      <w:r w:rsidRPr="00004F42">
        <w:rPr>
          <w:rFonts w:ascii="B Lotus" w:eastAsia="Calibri" w:hAnsi="B Lotus" w:cs="B Lotus" w:hint="cs"/>
          <w:sz w:val="24"/>
          <w:szCs w:val="24"/>
          <w:rtl/>
          <w:rPrChange w:id="5946" w:author="Mehrnazi Boojari" w:date="2019-01-11T09:00:00Z">
            <w:rPr>
              <w:rFonts w:ascii="B Lotus" w:eastAsia="Calibri" w:hAnsi="B Lotus" w:cs="B Lotus" w:hint="cs"/>
              <w:b/>
              <w:bCs/>
              <w:sz w:val="24"/>
              <w:szCs w:val="24"/>
              <w:rtl/>
            </w:rPr>
          </w:rPrChange>
        </w:rPr>
        <w:t>ید</w:t>
      </w:r>
      <w:r w:rsidRPr="00004F42">
        <w:rPr>
          <w:rFonts w:ascii="B Lotus" w:eastAsia="Calibri" w:hAnsi="B Lotus" w:cs="B Lotus"/>
          <w:sz w:val="24"/>
          <w:szCs w:val="24"/>
          <w:rtl/>
          <w:rPrChange w:id="5947" w:author="Mehrnazi Boojari" w:date="2019-01-11T09:00:00Z">
            <w:rPr>
              <w:rFonts w:ascii="B Lotus" w:eastAsia="Calibri" w:hAnsi="B Lotus" w:cs="B Lotus"/>
              <w:b/>
              <w:bCs/>
              <w:sz w:val="24"/>
              <w:szCs w:val="24"/>
              <w:rtl/>
            </w:rPr>
          </w:rPrChange>
        </w:rPr>
        <w:t xml:space="preserve"> از داشتن خانه محروم باشد</w:t>
      </w:r>
      <w:del w:id="5948" w:author="Mehrnazi Boojari" w:date="2019-01-08T02:21:00Z">
        <w:r w:rsidRPr="003003A6" w:rsidDel="00011A5C">
          <w:rPr>
            <w:rFonts w:ascii="B Lotus" w:eastAsia="Calibri" w:hAnsi="B Lotus" w:cs="B Lotus"/>
            <w:sz w:val="24"/>
            <w:szCs w:val="24"/>
            <w:rtl/>
          </w:rPr>
          <w:delText xml:space="preserve">" </w:delText>
        </w:r>
      </w:del>
      <w:ins w:id="5949" w:author="Mehrnazi Boojari" w:date="2019-01-08T02:21:00Z">
        <w:r w:rsidR="00011A5C">
          <w:rPr>
            <w:rFonts w:ascii="B Lotus" w:eastAsia="Calibri" w:hAnsi="B Lotus" w:cs="B Lotus" w:hint="cs"/>
            <w:sz w:val="24"/>
            <w:szCs w:val="24"/>
            <w:rtl/>
          </w:rPr>
          <w:t>»</w:t>
        </w:r>
      </w:ins>
      <w:ins w:id="5950" w:author="Mehrnazi Boojari" w:date="2019-01-11T09:01:00Z">
        <w:r w:rsidR="00004F42">
          <w:rPr>
            <w:rFonts w:ascii="B Lotus" w:eastAsia="Calibri" w:hAnsi="B Lotus" w:cs="B Lotus" w:hint="cs"/>
            <w:sz w:val="24"/>
            <w:szCs w:val="24"/>
            <w:rtl/>
          </w:rPr>
          <w:t>؛</w:t>
        </w:r>
      </w:ins>
      <w:ins w:id="5951" w:author="Mehrnazi Boojari" w:date="2019-01-08T02:21:00Z">
        <w:r w:rsidR="00011A5C" w:rsidRPr="003003A6">
          <w:rPr>
            <w:rFonts w:ascii="B Lotus" w:eastAsia="Calibri" w:hAnsi="B Lotus" w:cs="B Lotus"/>
            <w:sz w:val="24"/>
            <w:szCs w:val="24"/>
            <w:rtl/>
          </w:rPr>
          <w:t xml:space="preserve"> </w:t>
        </w:r>
      </w:ins>
      <w:r w:rsidRPr="003003A6">
        <w:rPr>
          <w:rFonts w:ascii="B Lotus" w:eastAsia="Calibri" w:hAnsi="B Lotus" w:cs="B Lotus"/>
          <w:sz w:val="24"/>
          <w:szCs w:val="24"/>
          <w:rtl/>
        </w:rPr>
        <w:t xml:space="preserve">از </w:t>
      </w:r>
      <w:del w:id="5952" w:author="Mehrnazi Boojari" w:date="2019-01-11T09:01:00Z">
        <w:r w:rsidRPr="003003A6" w:rsidDel="00004F42">
          <w:rPr>
            <w:rFonts w:ascii="B Lotus" w:eastAsia="Calibri" w:hAnsi="B Lotus" w:cs="B Lotus"/>
            <w:sz w:val="24"/>
            <w:szCs w:val="24"/>
            <w:rtl/>
          </w:rPr>
          <w:delText xml:space="preserve">همین </w:delText>
        </w:r>
      </w:del>
      <w:ins w:id="5953" w:author="Mehrnazi Boojari" w:date="2019-01-11T09:01:00Z">
        <w:r w:rsidR="00004F42">
          <w:rPr>
            <w:rFonts w:ascii="B Lotus" w:eastAsia="Calibri" w:hAnsi="B Lotus" w:cs="B Lotus" w:hint="cs"/>
            <w:sz w:val="24"/>
            <w:szCs w:val="24"/>
            <w:rtl/>
          </w:rPr>
          <w:t>ا</w:t>
        </w:r>
        <w:r w:rsidR="00004F42" w:rsidRPr="003003A6">
          <w:rPr>
            <w:rFonts w:ascii="B Lotus" w:eastAsia="Calibri" w:hAnsi="B Lotus" w:cs="B Lotus"/>
            <w:sz w:val="24"/>
            <w:szCs w:val="24"/>
            <w:rtl/>
          </w:rPr>
          <w:t xml:space="preserve">ین </w:t>
        </w:r>
      </w:ins>
      <w:r w:rsidRPr="003003A6">
        <w:rPr>
          <w:rFonts w:ascii="B Lotus" w:eastAsia="Calibri" w:hAnsi="B Lotus" w:cs="B Lotus"/>
          <w:sz w:val="24"/>
          <w:szCs w:val="24"/>
          <w:rtl/>
        </w:rPr>
        <w:t xml:space="preserve">رو بنیاد مسکن را بنیادی دولتی و مردمی برای حل مسکن محرومان </w:t>
      </w:r>
      <w:del w:id="5954" w:author="Mehrnazi Boojari" w:date="2019-01-07T10:04:00Z">
        <w:r w:rsidRPr="003003A6" w:rsidDel="00A31D6F">
          <w:rPr>
            <w:rFonts w:ascii="B Lotus" w:eastAsia="Calibri" w:hAnsi="B Lotus" w:cs="B Lotus"/>
            <w:sz w:val="24"/>
            <w:szCs w:val="24"/>
            <w:rtl/>
          </w:rPr>
          <w:delText>تاسیس</w:delText>
        </w:r>
      </w:del>
      <w:ins w:id="5955" w:author="Mehrnazi Boojari" w:date="2019-01-07T10:04:00Z">
        <w:r w:rsidR="00A31D6F">
          <w:rPr>
            <w:rFonts w:ascii="B Lotus" w:eastAsia="Calibri" w:hAnsi="B Lotus" w:cs="B Lotus"/>
            <w:sz w:val="24"/>
            <w:szCs w:val="24"/>
            <w:rtl/>
          </w:rPr>
          <w:t>تأسیس</w:t>
        </w:r>
      </w:ins>
      <w:r w:rsidRPr="003003A6">
        <w:rPr>
          <w:rFonts w:ascii="B Lotus" w:eastAsia="Calibri" w:hAnsi="B Lotus" w:cs="B Lotus"/>
          <w:sz w:val="24"/>
          <w:szCs w:val="24"/>
          <w:rtl/>
        </w:rPr>
        <w:t xml:space="preserve"> می</w:t>
      </w:r>
      <w:ins w:id="5956" w:author="Mehrnazi Boojari" w:date="2019-01-08T02:21:00Z">
        <w:r w:rsidR="00011A5C">
          <w:rPr>
            <w:rFonts w:ascii="B Lotus" w:eastAsia="Calibri" w:hAnsi="B Lotus" w:cs="B Nazanin" w:hint="cs"/>
            <w:sz w:val="24"/>
            <w:szCs w:val="24"/>
            <w:rtl/>
          </w:rPr>
          <w:t>‌</w:t>
        </w:r>
      </w:ins>
      <w:del w:id="5957" w:author="Mehrnazi Boojari" w:date="2019-01-08T01:31:00Z">
        <w:r w:rsidRPr="003003A6" w:rsidDel="00952B49">
          <w:rPr>
            <w:rFonts w:ascii="B Lotus" w:eastAsia="Calibri" w:hAnsi="B Lotus" w:cs="B Lotus"/>
            <w:sz w:val="24"/>
            <w:szCs w:val="24"/>
            <w:rtl/>
          </w:rPr>
          <w:delText>نماید</w:delText>
        </w:r>
      </w:del>
      <w:ins w:id="5958" w:author="Mehrnazi Boojari" w:date="2019-01-08T01:31:00Z">
        <w:r w:rsidR="00952B49">
          <w:rPr>
            <w:rFonts w:ascii="B Lotus" w:eastAsia="Calibri" w:hAnsi="B Lotus" w:cs="B Lotus"/>
            <w:sz w:val="24"/>
            <w:szCs w:val="24"/>
            <w:rtl/>
          </w:rPr>
          <w:t>کند</w:t>
        </w:r>
      </w:ins>
      <w:r w:rsidRPr="003003A6">
        <w:rPr>
          <w:rFonts w:ascii="B Lotus" w:eastAsia="Calibri" w:hAnsi="B Lotus" w:cs="B Lotus"/>
          <w:sz w:val="24"/>
          <w:szCs w:val="24"/>
          <w:vertAlign w:val="superscript"/>
          <w:rtl/>
        </w:rPr>
        <w:footnoteReference w:id="56"/>
      </w:r>
      <w:r w:rsidRPr="003003A6">
        <w:rPr>
          <w:rFonts w:ascii="B Lotus" w:eastAsia="Calibri" w:hAnsi="B Lotus" w:cs="B Lotus"/>
          <w:sz w:val="24"/>
          <w:szCs w:val="24"/>
          <w:rtl/>
        </w:rPr>
        <w:t>.</w:t>
      </w:r>
      <w:del w:id="5970" w:author="Mehrnazi Boojari" w:date="2019-01-07T09:58:00Z">
        <w:r w:rsidRPr="003003A6" w:rsidDel="00A31D6F">
          <w:rPr>
            <w:rFonts w:ascii="B Lotus" w:eastAsia="Calibri" w:hAnsi="B Lotus" w:cs="B Lotus"/>
            <w:sz w:val="24"/>
            <w:szCs w:val="24"/>
            <w:rtl/>
          </w:rPr>
          <w:delText xml:space="preserve">  </w:delText>
        </w:r>
      </w:del>
      <w:ins w:id="5971" w:author="Mehrnazi Boojari" w:date="2019-01-07T09:58:00Z">
        <w:r w:rsidR="00A31D6F">
          <w:rPr>
            <w:rFonts w:ascii="B Lotus" w:eastAsia="Calibri" w:hAnsi="B Lotus" w:cs="B Lotus"/>
            <w:sz w:val="24"/>
            <w:szCs w:val="24"/>
            <w:rtl/>
          </w:rPr>
          <w:t xml:space="preserve"> </w:t>
        </w:r>
      </w:ins>
    </w:p>
    <w:p w14:paraId="43571E6C" w14:textId="77777777" w:rsidR="00A06196" w:rsidRPr="003003A6" w:rsidRDefault="00A06196" w:rsidP="00694F14">
      <w:pPr>
        <w:tabs>
          <w:tab w:val="center" w:pos="4513"/>
        </w:tabs>
        <w:bidi/>
        <w:ind w:firstLine="288"/>
        <w:jc w:val="both"/>
        <w:rPr>
          <w:rFonts w:ascii="B Lotus" w:eastAsia="Calibri" w:hAnsi="B Lotus" w:cs="B Lotus"/>
          <w:sz w:val="24"/>
          <w:szCs w:val="24"/>
          <w:rtl/>
          <w:lang w:bidi="fa-IR"/>
        </w:rPr>
      </w:pPr>
      <w:r w:rsidRPr="003003A6">
        <w:rPr>
          <w:rFonts w:ascii="B Lotus" w:eastAsia="Calibri" w:hAnsi="B Lotus" w:cs="B Lotus"/>
          <w:sz w:val="24"/>
          <w:szCs w:val="24"/>
          <w:rtl/>
          <w:lang w:bidi="fa-IR"/>
        </w:rPr>
        <w:t xml:space="preserve">آنچه در این پیام مهم است </w:t>
      </w:r>
      <w:del w:id="5972" w:author="Mehrnazi Boojari" w:date="2019-01-11T09:01:00Z">
        <w:r w:rsidRPr="003003A6" w:rsidDel="00694F14">
          <w:rPr>
            <w:rFonts w:ascii="B Lotus" w:eastAsia="Calibri" w:hAnsi="B Lotus" w:cs="B Lotus"/>
            <w:sz w:val="24"/>
            <w:szCs w:val="24"/>
            <w:rtl/>
            <w:lang w:bidi="fa-IR"/>
          </w:rPr>
          <w:delText>عبارتند از</w:delText>
        </w:r>
      </w:del>
      <w:ins w:id="5973" w:author="Mehrnazi Boojari" w:date="2019-01-11T09:01:00Z">
        <w:r w:rsidR="00694F14">
          <w:rPr>
            <w:rFonts w:ascii="B Lotus" w:eastAsia="Calibri" w:hAnsi="B Lotus" w:cs="B Lotus" w:hint="cs"/>
            <w:sz w:val="24"/>
            <w:szCs w:val="24"/>
            <w:rtl/>
            <w:lang w:bidi="fa-IR"/>
          </w:rPr>
          <w:t>مشتمل است بر</w:t>
        </w:r>
      </w:ins>
      <w:del w:id="5974" w:author="Mehrnazi Boojari" w:date="2019-01-07T10:35:00Z">
        <w:r w:rsidRPr="003003A6" w:rsidDel="006C73A5">
          <w:rPr>
            <w:rFonts w:ascii="B Lotus" w:eastAsia="Calibri" w:hAnsi="B Lotus" w:cs="B Lotus"/>
            <w:sz w:val="24"/>
            <w:szCs w:val="24"/>
            <w:rtl/>
            <w:lang w:bidi="fa-IR"/>
          </w:rPr>
          <w:delText xml:space="preserve"> : </w:delText>
        </w:r>
      </w:del>
      <w:ins w:id="5975" w:author="Mehrnazi Boojari" w:date="2019-01-07T10:35:00Z">
        <w:r w:rsidR="006C73A5">
          <w:rPr>
            <w:rFonts w:ascii="B Lotus" w:eastAsia="Calibri" w:hAnsi="B Lotus" w:cs="B Lotus"/>
            <w:sz w:val="24"/>
            <w:szCs w:val="24"/>
            <w:rtl/>
            <w:lang w:bidi="fa-IR"/>
          </w:rPr>
          <w:t xml:space="preserve">: </w:t>
        </w:r>
      </w:ins>
    </w:p>
    <w:p w14:paraId="0036DE38" w14:textId="77777777" w:rsidR="00A06196" w:rsidRPr="003003A6" w:rsidRDefault="00A06196" w:rsidP="00A25B54">
      <w:pPr>
        <w:numPr>
          <w:ilvl w:val="0"/>
          <w:numId w:val="16"/>
        </w:numPr>
        <w:tabs>
          <w:tab w:val="center" w:pos="4513"/>
        </w:tabs>
        <w:bidi/>
        <w:contextualSpacing/>
        <w:rPr>
          <w:rFonts w:ascii="B Lotus" w:eastAsia="Calibri" w:hAnsi="B Lotus" w:cs="B Lotus"/>
          <w:sz w:val="24"/>
          <w:szCs w:val="24"/>
          <w:rtl/>
        </w:rPr>
      </w:pPr>
      <w:r w:rsidRPr="003003A6">
        <w:rPr>
          <w:rFonts w:ascii="B Lotus" w:eastAsia="Calibri" w:hAnsi="B Lotus" w:cs="B Lotus" w:hint="cs"/>
          <w:sz w:val="24"/>
          <w:szCs w:val="24"/>
          <w:rtl/>
        </w:rPr>
        <w:t>در نظام اسلامی حداقل حقوق هر فرد داشتن مسکن مناسب است</w:t>
      </w:r>
      <w:del w:id="5976" w:author="Mehrnazi Boojari" w:date="2019-01-07T10:10:00Z">
        <w:r w:rsidRPr="003003A6" w:rsidDel="00A31D6F">
          <w:rPr>
            <w:rFonts w:ascii="B Lotus" w:eastAsia="Calibri" w:hAnsi="B Lotus" w:cs="B Lotus" w:hint="cs"/>
            <w:sz w:val="24"/>
            <w:szCs w:val="24"/>
            <w:rtl/>
          </w:rPr>
          <w:delText xml:space="preserve"> .</w:delText>
        </w:r>
      </w:del>
      <w:ins w:id="5977" w:author="Mehrnazi Boojari" w:date="2019-01-07T10:10:00Z">
        <w:r w:rsidR="00A31D6F">
          <w:rPr>
            <w:rFonts w:ascii="B Lotus" w:eastAsia="Calibri" w:hAnsi="B Lotus" w:cs="B Lotus" w:hint="cs"/>
            <w:sz w:val="24"/>
            <w:szCs w:val="24"/>
            <w:rtl/>
          </w:rPr>
          <w:t>.</w:t>
        </w:r>
      </w:ins>
    </w:p>
    <w:p w14:paraId="53F7BAAC" w14:textId="77777777" w:rsidR="00A06196" w:rsidRPr="003003A6" w:rsidRDefault="00A06196" w:rsidP="00F20BAE">
      <w:pPr>
        <w:numPr>
          <w:ilvl w:val="0"/>
          <w:numId w:val="16"/>
        </w:numPr>
        <w:tabs>
          <w:tab w:val="center" w:pos="4513"/>
        </w:tabs>
        <w:bidi/>
        <w:contextualSpacing/>
        <w:rPr>
          <w:rFonts w:ascii="B Lotus" w:eastAsia="Calibri" w:hAnsi="B Lotus" w:cs="B Lotus"/>
          <w:sz w:val="24"/>
          <w:szCs w:val="24"/>
          <w:rtl/>
        </w:rPr>
      </w:pPr>
      <w:r w:rsidRPr="003003A6">
        <w:rPr>
          <w:rFonts w:ascii="B Lotus" w:eastAsia="Calibri" w:hAnsi="B Lotus" w:cs="B Lotus"/>
          <w:sz w:val="24"/>
          <w:szCs w:val="24"/>
          <w:rtl/>
        </w:rPr>
        <w:t>افتتاح حساب 100 برای کمک</w:t>
      </w:r>
      <w:ins w:id="5978" w:author="Mehrnazi Boojari" w:date="2019-01-11T09:02:00Z">
        <w:r w:rsidR="00F20BAE">
          <w:rPr>
            <w:rFonts w:ascii="B Lotus" w:eastAsia="Calibri" w:hAnsi="B Lotus" w:cs="B Nazanin" w:hint="cs"/>
            <w:sz w:val="24"/>
            <w:szCs w:val="24"/>
            <w:rtl/>
          </w:rPr>
          <w:t>‌</w:t>
        </w:r>
      </w:ins>
      <w:del w:id="5979" w:author="Mehrnazi Boojari" w:date="2019-01-11T09:02:00Z">
        <w:r w:rsidRPr="003003A6" w:rsidDel="00F20BAE">
          <w:rPr>
            <w:rFonts w:ascii="B Lotus" w:eastAsia="Calibri" w:hAnsi="B Lotus" w:cs="B Lotus"/>
            <w:sz w:val="24"/>
            <w:szCs w:val="24"/>
            <w:rtl/>
          </w:rPr>
          <w:delText xml:space="preserve"> </w:delText>
        </w:r>
      </w:del>
      <w:r w:rsidRPr="003003A6">
        <w:rPr>
          <w:rFonts w:ascii="B Lotus" w:eastAsia="Calibri" w:hAnsi="B Lotus" w:cs="B Lotus"/>
          <w:sz w:val="24"/>
          <w:szCs w:val="24"/>
          <w:rtl/>
        </w:rPr>
        <w:t>رسانی مردم به خانه</w:t>
      </w:r>
      <w:del w:id="5980" w:author="Mehrnazi Boojari" w:date="2019-01-07T09:51:00Z">
        <w:r w:rsidRPr="003003A6" w:rsidDel="006F7CCF">
          <w:rPr>
            <w:rFonts w:ascii="B Lotus" w:eastAsia="Calibri" w:hAnsi="B Lotus" w:cs="B Lotus"/>
            <w:sz w:val="24"/>
            <w:szCs w:val="24"/>
            <w:rtl/>
          </w:rPr>
          <w:delText xml:space="preserve"> سازی </w:delText>
        </w:r>
      </w:del>
      <w:ins w:id="5981" w:author="Mehrnazi Boojari" w:date="2019-01-07T09:51: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سازی </w:t>
        </w:r>
      </w:ins>
      <w:r w:rsidRPr="003003A6">
        <w:rPr>
          <w:rFonts w:ascii="B Lotus" w:eastAsia="Calibri" w:hAnsi="B Lotus" w:cs="B Lotus"/>
          <w:sz w:val="24"/>
          <w:szCs w:val="24"/>
          <w:rtl/>
        </w:rPr>
        <w:t>محرومان</w:t>
      </w:r>
      <w:del w:id="5982" w:author="Mehrnazi Boojari" w:date="2019-01-07T09:53:00Z">
        <w:r w:rsidRPr="003003A6" w:rsidDel="006F7CCF">
          <w:rPr>
            <w:rFonts w:ascii="B Lotus" w:eastAsia="Calibri" w:hAnsi="B Lotus" w:cs="B Lotus" w:hint="cs"/>
            <w:sz w:val="24"/>
            <w:szCs w:val="24"/>
            <w:rtl/>
          </w:rPr>
          <w:delText xml:space="preserve"> . </w:delText>
        </w:r>
      </w:del>
      <w:ins w:id="5983" w:author="Mehrnazi Boojari" w:date="2019-01-07T09:53:00Z">
        <w:r w:rsidR="006F7CCF">
          <w:rPr>
            <w:rFonts w:ascii="B Lotus" w:eastAsia="Calibri" w:hAnsi="B Lotus" w:cs="B Lotus" w:hint="cs"/>
            <w:sz w:val="24"/>
            <w:szCs w:val="24"/>
            <w:rtl/>
          </w:rPr>
          <w:t xml:space="preserve">. </w:t>
        </w:r>
      </w:ins>
    </w:p>
    <w:p w14:paraId="61C13864" w14:textId="77777777" w:rsidR="00A06196" w:rsidRPr="003003A6" w:rsidRDefault="00A06196" w:rsidP="00A25B54">
      <w:pPr>
        <w:numPr>
          <w:ilvl w:val="0"/>
          <w:numId w:val="16"/>
        </w:numPr>
        <w:tabs>
          <w:tab w:val="center" w:pos="4513"/>
        </w:tabs>
        <w:bidi/>
        <w:contextualSpacing/>
        <w:jc w:val="both"/>
        <w:rPr>
          <w:rFonts w:ascii="B Lotus" w:eastAsia="Calibri" w:hAnsi="B Lotus" w:cs="B Lotus"/>
          <w:sz w:val="24"/>
          <w:szCs w:val="24"/>
          <w:lang w:bidi="fa-IR"/>
        </w:rPr>
      </w:pPr>
      <w:r w:rsidRPr="003003A6">
        <w:rPr>
          <w:rFonts w:ascii="B Lotus" w:eastAsia="Calibri" w:hAnsi="B Lotus" w:cs="B Lotus"/>
          <w:sz w:val="24"/>
          <w:szCs w:val="24"/>
          <w:rtl/>
        </w:rPr>
        <w:t xml:space="preserve">عدم پرداخت هزینه برای زمین </w:t>
      </w:r>
      <w:r w:rsidRPr="003003A6">
        <w:rPr>
          <w:rFonts w:ascii="B Lotus" w:eastAsia="Calibri" w:hAnsi="B Lotus" w:cs="B Lotus" w:hint="cs"/>
          <w:sz w:val="24"/>
          <w:szCs w:val="24"/>
          <w:rtl/>
        </w:rPr>
        <w:t>در ساخت مسکن</w:t>
      </w:r>
      <w:ins w:id="5984" w:author="Mehrnazi Boojari" w:date="2019-01-11T09:02:00Z">
        <w:r w:rsidR="00F20BAE">
          <w:rPr>
            <w:rFonts w:ascii="B Lotus" w:eastAsia="Calibri" w:hAnsi="B Lotus" w:cs="B Lotus" w:hint="cs"/>
            <w:sz w:val="24"/>
            <w:szCs w:val="24"/>
            <w:rtl/>
          </w:rPr>
          <w:t>.</w:t>
        </w:r>
      </w:ins>
      <w:r w:rsidRPr="003003A6">
        <w:rPr>
          <w:rFonts w:ascii="B Lotus" w:eastAsia="Calibri" w:hAnsi="B Lotus" w:cs="B Lotus" w:hint="cs"/>
          <w:sz w:val="24"/>
          <w:szCs w:val="24"/>
          <w:rtl/>
        </w:rPr>
        <w:t xml:space="preserve"> </w:t>
      </w:r>
    </w:p>
    <w:p w14:paraId="4C9D4FBC" w14:textId="77777777" w:rsidR="00A06196" w:rsidRPr="003003A6" w:rsidRDefault="00A06196" w:rsidP="00011A5C">
      <w:pPr>
        <w:numPr>
          <w:ilvl w:val="0"/>
          <w:numId w:val="16"/>
        </w:numPr>
        <w:tabs>
          <w:tab w:val="center" w:pos="4513"/>
        </w:tabs>
        <w:bidi/>
        <w:contextualSpacing/>
        <w:jc w:val="both"/>
        <w:rPr>
          <w:rFonts w:ascii="B Lotus" w:eastAsia="Calibri" w:hAnsi="B Lotus" w:cs="B Lotus"/>
          <w:sz w:val="24"/>
          <w:szCs w:val="24"/>
          <w:lang w:bidi="fa-IR"/>
        </w:rPr>
      </w:pPr>
      <w:r w:rsidRPr="003003A6">
        <w:rPr>
          <w:rFonts w:ascii="B Lotus" w:eastAsia="Calibri" w:hAnsi="B Lotus" w:cs="B Lotus"/>
          <w:sz w:val="24"/>
          <w:szCs w:val="24"/>
          <w:rtl/>
        </w:rPr>
        <w:t>ارائه خدمات دولتی و نیازمندی</w:t>
      </w:r>
      <w:del w:id="5985" w:author="Mehrnazi Boojari" w:date="2019-01-07T09:46:00Z">
        <w:r w:rsidRPr="003003A6" w:rsidDel="006F7CCF">
          <w:rPr>
            <w:rFonts w:ascii="B Lotus" w:eastAsia="Calibri" w:hAnsi="B Lotus" w:cs="B Lotus"/>
            <w:sz w:val="24"/>
            <w:szCs w:val="24"/>
            <w:rtl/>
          </w:rPr>
          <w:delText xml:space="preserve"> های </w:delText>
        </w:r>
      </w:del>
      <w:ins w:id="5986"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3003A6">
        <w:rPr>
          <w:rFonts w:ascii="B Lotus" w:eastAsia="Calibri" w:hAnsi="B Lotus" w:cs="B Lotus"/>
          <w:sz w:val="24"/>
          <w:szCs w:val="24"/>
          <w:rtl/>
        </w:rPr>
        <w:t>عمومی</w:t>
      </w:r>
      <w:r w:rsidRPr="003003A6">
        <w:rPr>
          <w:rFonts w:ascii="B Lotus" w:eastAsia="Calibri" w:hAnsi="B Lotus" w:cs="B Lotus" w:hint="cs"/>
          <w:sz w:val="24"/>
          <w:szCs w:val="24"/>
          <w:rtl/>
        </w:rPr>
        <w:t xml:space="preserve"> در زمینه تولید مسکن و</w:t>
      </w:r>
      <w:r w:rsidRPr="003003A6">
        <w:rPr>
          <w:rFonts w:ascii="B Lotus" w:eastAsia="Calibri" w:hAnsi="B Lotus" w:cs="B Lotus"/>
          <w:sz w:val="24"/>
          <w:szCs w:val="24"/>
          <w:rtl/>
        </w:rPr>
        <w:t xml:space="preserve"> همکاری بنیاد </w:t>
      </w:r>
      <w:del w:id="5987" w:author="Mehrnazi Boojari" w:date="2019-01-08T02:21:00Z">
        <w:r w:rsidRPr="003003A6" w:rsidDel="00011A5C">
          <w:rPr>
            <w:rFonts w:ascii="B Lotus" w:eastAsia="Calibri" w:hAnsi="B Lotus" w:cs="B Lotus"/>
            <w:sz w:val="24"/>
            <w:szCs w:val="24"/>
            <w:rtl/>
          </w:rPr>
          <w:delText>مستضعفین</w:delText>
        </w:r>
        <w:r w:rsidRPr="003003A6" w:rsidDel="00011A5C">
          <w:rPr>
            <w:rFonts w:ascii="B Lotus" w:eastAsia="Calibri" w:hAnsi="B Lotus" w:cs="B Lotus" w:hint="cs"/>
            <w:sz w:val="24"/>
            <w:szCs w:val="24"/>
            <w:rtl/>
          </w:rPr>
          <w:delText xml:space="preserve"> </w:delText>
        </w:r>
      </w:del>
      <w:ins w:id="5988" w:author="Mehrnazi Boojari" w:date="2019-01-08T02:21:00Z">
        <w:r w:rsidR="00011A5C" w:rsidRPr="003003A6">
          <w:rPr>
            <w:rFonts w:ascii="B Lotus" w:eastAsia="Calibri" w:hAnsi="B Lotus" w:cs="B Lotus"/>
            <w:sz w:val="24"/>
            <w:szCs w:val="24"/>
            <w:rtl/>
          </w:rPr>
          <w:t>مستضعف</w:t>
        </w:r>
        <w:r w:rsidR="00011A5C">
          <w:rPr>
            <w:rFonts w:ascii="B Lotus" w:eastAsia="Calibri" w:hAnsi="B Lotus" w:cs="B Lotus" w:hint="cs"/>
            <w:sz w:val="24"/>
            <w:szCs w:val="24"/>
            <w:rtl/>
          </w:rPr>
          <w:t>ا</w:t>
        </w:r>
        <w:r w:rsidR="00011A5C" w:rsidRPr="003003A6">
          <w:rPr>
            <w:rFonts w:ascii="B Lotus" w:eastAsia="Calibri" w:hAnsi="B Lotus" w:cs="B Lotus"/>
            <w:sz w:val="24"/>
            <w:szCs w:val="24"/>
            <w:rtl/>
          </w:rPr>
          <w:t>ن</w:t>
        </w:r>
        <w:r w:rsidR="00011A5C" w:rsidRPr="003003A6">
          <w:rPr>
            <w:rFonts w:ascii="B Lotus" w:eastAsia="Calibri" w:hAnsi="B Lotus" w:cs="B Lotus" w:hint="cs"/>
            <w:sz w:val="24"/>
            <w:szCs w:val="24"/>
            <w:rtl/>
          </w:rPr>
          <w:t xml:space="preserve"> </w:t>
        </w:r>
      </w:ins>
      <w:r w:rsidRPr="003003A6">
        <w:rPr>
          <w:rFonts w:ascii="B Lotus" w:eastAsia="Calibri" w:hAnsi="B Lotus" w:cs="B Lotus" w:hint="cs"/>
          <w:sz w:val="24"/>
          <w:szCs w:val="24"/>
          <w:rtl/>
        </w:rPr>
        <w:t>با بنیاد مسکن در تهیه زمین مورد نیاز</w:t>
      </w:r>
      <w:del w:id="5989" w:author="Mehrnazi Boojari" w:date="2019-01-07T10:10:00Z">
        <w:r w:rsidRPr="003003A6" w:rsidDel="00A31D6F">
          <w:rPr>
            <w:rFonts w:ascii="B Lotus" w:eastAsia="Calibri" w:hAnsi="B Lotus" w:cs="B Lotus" w:hint="cs"/>
            <w:sz w:val="24"/>
            <w:szCs w:val="24"/>
            <w:rtl/>
          </w:rPr>
          <w:delText xml:space="preserve"> .</w:delText>
        </w:r>
      </w:del>
      <w:ins w:id="5990" w:author="Mehrnazi Boojari" w:date="2019-01-07T10:10:00Z">
        <w:r w:rsidR="00A31D6F">
          <w:rPr>
            <w:rFonts w:ascii="B Lotus" w:eastAsia="Calibri" w:hAnsi="B Lotus" w:cs="B Lotus" w:hint="cs"/>
            <w:sz w:val="24"/>
            <w:szCs w:val="24"/>
            <w:rtl/>
          </w:rPr>
          <w:t>.</w:t>
        </w:r>
      </w:ins>
    </w:p>
    <w:p w14:paraId="4A08BF5B" w14:textId="77777777" w:rsidR="00A06196" w:rsidRPr="003003A6" w:rsidRDefault="00A06196" w:rsidP="00F20BAE">
      <w:pPr>
        <w:tabs>
          <w:tab w:val="center" w:pos="4513"/>
        </w:tabs>
        <w:bidi/>
        <w:ind w:firstLine="288"/>
        <w:jc w:val="both"/>
        <w:rPr>
          <w:rFonts w:ascii="B Lotus" w:eastAsia="Calibri" w:hAnsi="B Lotus" w:cs="B Lotus"/>
          <w:sz w:val="24"/>
          <w:szCs w:val="24"/>
          <w:rtl/>
        </w:rPr>
      </w:pPr>
      <w:r w:rsidRPr="003003A6">
        <w:rPr>
          <w:rFonts w:ascii="B Lotus" w:eastAsia="Calibri" w:hAnsi="B Lotus" w:cs="B Lotus"/>
          <w:sz w:val="24"/>
          <w:szCs w:val="24"/>
          <w:rtl/>
        </w:rPr>
        <w:t xml:space="preserve">از سال 1366 با تصویب </w:t>
      </w:r>
      <w:del w:id="5991" w:author="Mehrnazi Boojari" w:date="2019-01-08T23:54:00Z">
        <w:r w:rsidRPr="003003A6" w:rsidDel="00990020">
          <w:rPr>
            <w:rFonts w:ascii="B Lotus" w:eastAsia="Calibri" w:hAnsi="B Lotus" w:cs="B Lotus"/>
            <w:sz w:val="24"/>
            <w:szCs w:val="24"/>
            <w:rtl/>
          </w:rPr>
          <w:delText>اساسنامه</w:delText>
        </w:r>
      </w:del>
      <w:ins w:id="5992" w:author="Mehrnazi Boojari" w:date="2019-01-08T23:54:00Z">
        <w:r w:rsidR="00990020">
          <w:rPr>
            <w:rFonts w:ascii="B Lotus" w:eastAsia="Calibri" w:hAnsi="B Lotus" w:cs="B Lotus"/>
            <w:sz w:val="24"/>
            <w:szCs w:val="24"/>
            <w:rtl/>
          </w:rPr>
          <w:t>اساس</w:t>
        </w:r>
        <w:r w:rsidR="00990020">
          <w:rPr>
            <w:rFonts w:ascii="B Lotus" w:eastAsia="Calibri" w:hAnsi="B Lotus" w:cs="B Lotus" w:hint="cs"/>
            <w:sz w:val="24"/>
            <w:szCs w:val="24"/>
            <w:rtl/>
          </w:rPr>
          <w:t>‌</w:t>
        </w:r>
        <w:r w:rsidR="00990020">
          <w:rPr>
            <w:rFonts w:ascii="B Lotus" w:eastAsia="Calibri" w:hAnsi="B Lotus" w:cs="B Lotus"/>
            <w:sz w:val="24"/>
            <w:szCs w:val="24"/>
            <w:rtl/>
          </w:rPr>
          <w:t>نامه</w:t>
        </w:r>
      </w:ins>
      <w:r w:rsidRPr="003003A6">
        <w:rPr>
          <w:rFonts w:ascii="B Lotus" w:eastAsia="Calibri" w:hAnsi="B Lotus" w:cs="B Lotus"/>
          <w:sz w:val="24"/>
          <w:szCs w:val="24"/>
          <w:rtl/>
        </w:rPr>
        <w:t xml:space="preserve"> بنیاد مسکن انقلاب اسلامی در مجلس شورای اسلامی به </w:t>
      </w:r>
      <w:r w:rsidRPr="008F222E">
        <w:rPr>
          <w:rFonts w:ascii="B Lotus" w:eastAsia="Calibri" w:hAnsi="B Lotus" w:cs="B Lotus"/>
          <w:sz w:val="24"/>
          <w:szCs w:val="24"/>
          <w:rtl/>
        </w:rPr>
        <w:t xml:space="preserve">مرحله اجرا درآمده </w:t>
      </w:r>
      <w:r w:rsidRPr="00AF1727">
        <w:rPr>
          <w:rFonts w:ascii="B Lotus" w:eastAsia="Calibri" w:hAnsi="B Lotus" w:cs="B Lotus"/>
          <w:sz w:val="24"/>
          <w:szCs w:val="24"/>
          <w:rtl/>
        </w:rPr>
        <w:t xml:space="preserve">و </w:t>
      </w:r>
      <w:del w:id="5993" w:author="Mehrnazi Boojari" w:date="2019-01-07T23:34:00Z">
        <w:r w:rsidRPr="00AF1727" w:rsidDel="00A26EBB">
          <w:rPr>
            <w:rFonts w:ascii="B Lotus" w:eastAsia="Calibri" w:hAnsi="B Lotus" w:cs="B Lotus"/>
            <w:sz w:val="24"/>
            <w:szCs w:val="24"/>
            <w:rtl/>
          </w:rPr>
          <w:delText>به منظور</w:delText>
        </w:r>
      </w:del>
      <w:ins w:id="5994" w:author="Mehrnazi Boojari" w:date="2019-01-07T23:34:00Z">
        <w:r w:rsidR="00A26EBB" w:rsidRPr="00AF1727">
          <w:rPr>
            <w:rFonts w:ascii="B Lotus" w:eastAsia="Calibri" w:hAnsi="B Lotus" w:cs="B Lotus"/>
            <w:sz w:val="24"/>
            <w:szCs w:val="24"/>
            <w:rtl/>
          </w:rPr>
          <w:t>به</w:t>
        </w:r>
        <w:r w:rsidR="00A26EBB" w:rsidRPr="00BD53EE">
          <w:rPr>
            <w:rFonts w:ascii="B Lotus" w:eastAsia="Calibri" w:hAnsi="B Lotus" w:cs="B Lotus" w:hint="cs"/>
            <w:sz w:val="24"/>
            <w:szCs w:val="24"/>
          </w:rPr>
          <w:t>‌</w:t>
        </w:r>
        <w:r w:rsidR="00A26EBB" w:rsidRPr="00BD53EE">
          <w:rPr>
            <w:rFonts w:ascii="B Lotus" w:eastAsia="Calibri" w:hAnsi="B Lotus" w:cs="B Lotus"/>
            <w:sz w:val="24"/>
            <w:szCs w:val="24"/>
            <w:rtl/>
          </w:rPr>
          <w:t>منظور</w:t>
        </w:r>
      </w:ins>
      <w:del w:id="5995" w:author="Mehrnazi Boojari" w:date="2019-01-07T10:51:00Z">
        <w:r w:rsidRPr="00BD53EE" w:rsidDel="006A1F1D">
          <w:rPr>
            <w:rFonts w:ascii="B Lotus" w:eastAsia="Calibri" w:hAnsi="B Lotus" w:cs="B Lotus"/>
            <w:sz w:val="24"/>
            <w:szCs w:val="24"/>
            <w:rtl/>
          </w:rPr>
          <w:delText xml:space="preserve"> تام</w:delText>
        </w:r>
        <w:r w:rsidRPr="00BD53EE" w:rsidDel="006A1F1D">
          <w:rPr>
            <w:rFonts w:ascii="B Lotus" w:eastAsia="Calibri" w:hAnsi="B Lotus" w:cs="B Lotus" w:hint="cs"/>
            <w:sz w:val="24"/>
            <w:szCs w:val="24"/>
            <w:rtl/>
          </w:rPr>
          <w:delText>ین</w:delText>
        </w:r>
        <w:r w:rsidRPr="00BD53EE" w:rsidDel="006A1F1D">
          <w:rPr>
            <w:rFonts w:ascii="B Lotus" w:eastAsia="Calibri" w:hAnsi="B Lotus" w:cs="B Lotus"/>
            <w:sz w:val="24"/>
            <w:szCs w:val="24"/>
            <w:rtl/>
          </w:rPr>
          <w:delText xml:space="preserve"> </w:delText>
        </w:r>
      </w:del>
      <w:ins w:id="5996" w:author="Mehrnazi Boojari" w:date="2019-01-07T10:51:00Z">
        <w:r w:rsidR="006A1F1D" w:rsidRPr="00BD53EE">
          <w:rPr>
            <w:rFonts w:ascii="B Lotus" w:eastAsia="Calibri" w:hAnsi="B Lotus" w:cs="B Lotus"/>
            <w:sz w:val="24"/>
            <w:szCs w:val="24"/>
            <w:rtl/>
          </w:rPr>
          <w:t xml:space="preserve"> تأم</w:t>
        </w:r>
        <w:r w:rsidR="006A1F1D" w:rsidRPr="00BD53EE">
          <w:rPr>
            <w:rFonts w:ascii="B Lotus" w:eastAsia="Calibri" w:hAnsi="B Lotus" w:cs="B Lotus" w:hint="cs"/>
            <w:sz w:val="24"/>
            <w:szCs w:val="24"/>
            <w:rtl/>
          </w:rPr>
          <w:t>ین</w:t>
        </w:r>
        <w:r w:rsidR="006A1F1D" w:rsidRPr="00BD53EE">
          <w:rPr>
            <w:rFonts w:ascii="B Lotus" w:eastAsia="Calibri" w:hAnsi="B Lotus" w:cs="B Lotus"/>
            <w:sz w:val="24"/>
            <w:szCs w:val="24"/>
            <w:rtl/>
          </w:rPr>
          <w:t xml:space="preserve"> </w:t>
        </w:r>
      </w:ins>
      <w:r w:rsidRPr="00BD53EE">
        <w:rPr>
          <w:rFonts w:ascii="B Lotus" w:eastAsia="Calibri" w:hAnsi="B Lotus" w:cs="B Lotus"/>
          <w:sz w:val="24"/>
          <w:szCs w:val="24"/>
          <w:rtl/>
        </w:rPr>
        <w:t xml:space="preserve">مسکن محرومان </w:t>
      </w:r>
      <w:del w:id="5997" w:author="Mehrnazi Boojari" w:date="2019-01-08T03:37:00Z">
        <w:r w:rsidRPr="00BD53EE" w:rsidDel="003B3F3D">
          <w:rPr>
            <w:rFonts w:ascii="B Lotus" w:eastAsia="Calibri" w:hAnsi="B Lotus" w:cs="B Lotus"/>
            <w:sz w:val="24"/>
            <w:szCs w:val="24"/>
            <w:rtl/>
          </w:rPr>
          <w:delText>به و</w:delText>
        </w:r>
        <w:r w:rsidRPr="00BD53EE" w:rsidDel="003B3F3D">
          <w:rPr>
            <w:rFonts w:ascii="B Lotus" w:eastAsia="Calibri" w:hAnsi="B Lotus" w:cs="B Lotus" w:hint="cs"/>
            <w:sz w:val="24"/>
            <w:szCs w:val="24"/>
            <w:rtl/>
          </w:rPr>
          <w:delText>یژه</w:delText>
        </w:r>
      </w:del>
      <w:ins w:id="5998" w:author="Mehrnazi Boojari" w:date="2019-01-08T03:37:00Z">
        <w:r w:rsidR="003B3F3D" w:rsidRPr="00BD53EE">
          <w:rPr>
            <w:rFonts w:ascii="B Lotus" w:eastAsia="Calibri" w:hAnsi="B Lotus" w:cs="B Lotus"/>
            <w:sz w:val="24"/>
            <w:szCs w:val="24"/>
            <w:rtl/>
          </w:rPr>
          <w:t>به</w:t>
        </w:r>
        <w:r w:rsidR="003B3F3D" w:rsidRPr="00BD53EE">
          <w:rPr>
            <w:rFonts w:ascii="B Lotus" w:eastAsia="Calibri" w:hAnsi="B Lotus" w:cs="B Lotus" w:hint="cs"/>
            <w:sz w:val="24"/>
            <w:szCs w:val="24"/>
          </w:rPr>
          <w:t>‌</w:t>
        </w:r>
        <w:r w:rsidR="003B3F3D" w:rsidRPr="00BD53EE">
          <w:rPr>
            <w:rFonts w:ascii="B Lotus" w:eastAsia="Calibri" w:hAnsi="B Lotus" w:cs="B Lotus"/>
            <w:sz w:val="24"/>
            <w:szCs w:val="24"/>
            <w:rtl/>
          </w:rPr>
          <w:t>و</w:t>
        </w:r>
        <w:r w:rsidR="003B3F3D" w:rsidRPr="00BD53EE">
          <w:rPr>
            <w:rFonts w:ascii="B Lotus" w:eastAsia="Calibri" w:hAnsi="B Lotus" w:cs="B Lotus" w:hint="cs"/>
            <w:sz w:val="24"/>
            <w:szCs w:val="24"/>
            <w:rtl/>
          </w:rPr>
          <w:t>یژه</w:t>
        </w:r>
      </w:ins>
      <w:r w:rsidRPr="00BD53EE">
        <w:rPr>
          <w:rFonts w:ascii="B Lotus" w:eastAsia="Calibri" w:hAnsi="B Lotus" w:cs="B Lotus"/>
          <w:sz w:val="24"/>
          <w:szCs w:val="24"/>
          <w:rtl/>
        </w:rPr>
        <w:t xml:space="preserve"> </w:t>
      </w:r>
      <w:del w:id="5999" w:author="Mehrnazi Boojari" w:date="2019-01-07T10:03:00Z">
        <w:r w:rsidRPr="00BD53EE" w:rsidDel="00A31D6F">
          <w:rPr>
            <w:rFonts w:ascii="B Lotus" w:eastAsia="Calibri" w:hAnsi="B Lotus" w:cs="B Lotus"/>
            <w:sz w:val="24"/>
            <w:szCs w:val="24"/>
            <w:rtl/>
          </w:rPr>
          <w:delText>روستائ</w:delText>
        </w:r>
        <w:r w:rsidRPr="00BD53EE" w:rsidDel="00A31D6F">
          <w:rPr>
            <w:rFonts w:ascii="B Lotus" w:eastAsia="Calibri" w:hAnsi="B Lotus" w:cs="B Lotus" w:hint="cs"/>
            <w:sz w:val="24"/>
            <w:szCs w:val="24"/>
            <w:rtl/>
          </w:rPr>
          <w:delText>ی</w:delText>
        </w:r>
      </w:del>
      <w:ins w:id="6000" w:author="Mehrnazi Boojari" w:date="2019-01-07T10:03:00Z">
        <w:r w:rsidR="00A31D6F" w:rsidRPr="00BD53EE">
          <w:rPr>
            <w:rFonts w:ascii="B Lotus" w:eastAsia="Calibri" w:hAnsi="B Lotus" w:cs="B Lotus"/>
            <w:sz w:val="24"/>
            <w:szCs w:val="24"/>
            <w:rtl/>
          </w:rPr>
          <w:t>روستا</w:t>
        </w:r>
        <w:r w:rsidR="00A31D6F" w:rsidRPr="00BD53EE">
          <w:rPr>
            <w:rFonts w:ascii="B Lotus" w:eastAsia="Calibri" w:hAnsi="B Lotus" w:cs="B Lotus" w:hint="cs"/>
            <w:sz w:val="24"/>
            <w:szCs w:val="24"/>
            <w:rtl/>
          </w:rPr>
          <w:t>یی</w:t>
        </w:r>
      </w:ins>
      <w:r w:rsidRPr="00BD53EE">
        <w:rPr>
          <w:rFonts w:ascii="B Lotus" w:eastAsia="Calibri" w:hAnsi="B Lotus" w:cs="B Lotus"/>
          <w:sz w:val="24"/>
          <w:szCs w:val="24"/>
          <w:rtl/>
        </w:rPr>
        <w:t>ان در چارچوب س</w:t>
      </w:r>
      <w:r w:rsidRPr="00BD53EE">
        <w:rPr>
          <w:rFonts w:ascii="B Lotus" w:eastAsia="Calibri" w:hAnsi="B Lotus" w:cs="B Lotus" w:hint="cs"/>
          <w:sz w:val="24"/>
          <w:szCs w:val="24"/>
          <w:rtl/>
        </w:rPr>
        <w:t>یاست</w:t>
      </w:r>
      <w:del w:id="6001" w:author="Mehrnazi Boojari" w:date="2019-01-07T09:45:00Z">
        <w:r w:rsidRPr="00BD53EE" w:rsidDel="006F7CCF">
          <w:rPr>
            <w:rFonts w:ascii="B Lotus" w:eastAsia="Calibri" w:hAnsi="B Lotus" w:cs="B Lotus"/>
            <w:sz w:val="24"/>
            <w:szCs w:val="24"/>
            <w:rtl/>
          </w:rPr>
          <w:delText xml:space="preserve"> ها </w:delText>
        </w:r>
      </w:del>
      <w:ins w:id="6002" w:author="Mehrnazi Boojari" w:date="2019-01-07T09:45:00Z">
        <w:r w:rsidR="006F7CCF" w:rsidRPr="00BD53EE">
          <w:rPr>
            <w:rFonts w:ascii="B Lotus" w:eastAsia="Calibri" w:hAnsi="B Lotus" w:cs="B Lotus" w:hint="cs"/>
            <w:sz w:val="24"/>
            <w:szCs w:val="24"/>
          </w:rPr>
          <w:t>‌</w:t>
        </w:r>
        <w:r w:rsidR="006F7CCF" w:rsidRPr="00BD53EE">
          <w:rPr>
            <w:rFonts w:ascii="B Lotus" w:eastAsia="Calibri" w:hAnsi="B Lotus" w:cs="B Lotus"/>
            <w:sz w:val="24"/>
            <w:szCs w:val="24"/>
            <w:rtl/>
          </w:rPr>
          <w:t xml:space="preserve">ها </w:t>
        </w:r>
      </w:ins>
      <w:r w:rsidRPr="00BD53EE">
        <w:rPr>
          <w:rFonts w:ascii="B Lotus" w:eastAsia="Calibri" w:hAnsi="B Lotus" w:cs="B Lotus"/>
          <w:sz w:val="24"/>
          <w:szCs w:val="24"/>
          <w:rtl/>
        </w:rPr>
        <w:t>و برنامه</w:t>
      </w:r>
      <w:del w:id="6003" w:author="Mehrnazi Boojari" w:date="2019-01-07T09:46:00Z">
        <w:r w:rsidRPr="00BD53EE" w:rsidDel="006F7CCF">
          <w:rPr>
            <w:rFonts w:ascii="B Lotus" w:eastAsia="Calibri" w:hAnsi="B Lotus" w:cs="B Lotus"/>
            <w:sz w:val="24"/>
            <w:szCs w:val="24"/>
            <w:rtl/>
          </w:rPr>
          <w:delText xml:space="preserve"> ها</w:delText>
        </w:r>
        <w:r w:rsidRPr="00BD53EE" w:rsidDel="006F7CCF">
          <w:rPr>
            <w:rFonts w:ascii="B Lotus" w:eastAsia="Calibri" w:hAnsi="B Lotus" w:cs="B Lotus" w:hint="cs"/>
            <w:sz w:val="24"/>
            <w:szCs w:val="24"/>
            <w:rtl/>
          </w:rPr>
          <w:delText>ی</w:delText>
        </w:r>
        <w:r w:rsidRPr="00BD53EE" w:rsidDel="006F7CCF">
          <w:rPr>
            <w:rFonts w:ascii="B Lotus" w:eastAsia="Calibri" w:hAnsi="B Lotus" w:cs="B Lotus"/>
            <w:sz w:val="24"/>
            <w:szCs w:val="24"/>
            <w:rtl/>
          </w:rPr>
          <w:delText xml:space="preserve"> </w:delText>
        </w:r>
      </w:del>
      <w:ins w:id="6004" w:author="Mehrnazi Boojari" w:date="2019-01-07T09:46:00Z">
        <w:r w:rsidR="006F7CCF" w:rsidRPr="00BD53EE">
          <w:rPr>
            <w:rFonts w:ascii="B Lotus" w:eastAsia="Calibri" w:hAnsi="B Lotus" w:cs="B Lotus" w:hint="cs"/>
            <w:sz w:val="24"/>
            <w:szCs w:val="24"/>
          </w:rPr>
          <w:t>‌</w:t>
        </w:r>
        <w:r w:rsidR="006F7CCF" w:rsidRPr="00BD53EE">
          <w:rPr>
            <w:rFonts w:ascii="B Lotus" w:eastAsia="Calibri" w:hAnsi="B Lotus" w:cs="B Lotus"/>
            <w:sz w:val="24"/>
            <w:szCs w:val="24"/>
            <w:rtl/>
          </w:rPr>
          <w:t>ها</w:t>
        </w:r>
        <w:r w:rsidR="006F7CCF" w:rsidRPr="00BD53EE">
          <w:rPr>
            <w:rFonts w:ascii="B Lotus" w:eastAsia="Calibri" w:hAnsi="B Lotus" w:cs="B Lotus" w:hint="cs"/>
            <w:sz w:val="24"/>
            <w:szCs w:val="24"/>
            <w:rtl/>
          </w:rPr>
          <w:t>ی</w:t>
        </w:r>
        <w:r w:rsidR="006F7CCF" w:rsidRPr="00BD53EE">
          <w:rPr>
            <w:rFonts w:ascii="B Lotus" w:eastAsia="Calibri" w:hAnsi="B Lotus" w:cs="B Lotus"/>
            <w:sz w:val="24"/>
            <w:szCs w:val="24"/>
            <w:rtl/>
          </w:rPr>
          <w:t xml:space="preserve"> </w:t>
        </w:r>
      </w:ins>
      <w:r w:rsidRPr="00BD53EE">
        <w:rPr>
          <w:rFonts w:ascii="B Lotus" w:eastAsia="Calibri" w:hAnsi="B Lotus" w:cs="B Lotus"/>
          <w:sz w:val="24"/>
          <w:szCs w:val="24"/>
          <w:rtl/>
        </w:rPr>
        <w:t>دولت تشک</w:t>
      </w:r>
      <w:r w:rsidRPr="00BD53EE">
        <w:rPr>
          <w:rFonts w:ascii="B Lotus" w:eastAsia="Calibri" w:hAnsi="B Lotus" w:cs="B Lotus" w:hint="cs"/>
          <w:sz w:val="24"/>
          <w:szCs w:val="24"/>
          <w:rtl/>
        </w:rPr>
        <w:t>یل</w:t>
      </w:r>
      <w:del w:id="6005" w:author="Mehrnazi Boojari" w:date="2019-01-07T09:49:00Z">
        <w:r w:rsidRPr="00BD53EE" w:rsidDel="006F7CCF">
          <w:rPr>
            <w:rFonts w:ascii="B Lotus" w:eastAsia="Calibri" w:hAnsi="B Lotus" w:cs="B Lotus"/>
            <w:sz w:val="24"/>
            <w:szCs w:val="24"/>
            <w:rtl/>
          </w:rPr>
          <w:delText xml:space="preserve"> م</w:delText>
        </w:r>
        <w:r w:rsidRPr="00BD53EE" w:rsidDel="006F7CCF">
          <w:rPr>
            <w:rFonts w:ascii="B Lotus" w:eastAsia="Calibri" w:hAnsi="B Lotus" w:cs="B Lotus" w:hint="cs"/>
            <w:sz w:val="24"/>
            <w:szCs w:val="24"/>
            <w:rtl/>
          </w:rPr>
          <w:delText>ی</w:delText>
        </w:r>
        <w:r w:rsidRPr="00BD53EE" w:rsidDel="006F7CCF">
          <w:rPr>
            <w:rFonts w:ascii="B Lotus" w:eastAsia="Calibri" w:hAnsi="B Lotus" w:cs="B Lotus"/>
            <w:sz w:val="24"/>
            <w:szCs w:val="24"/>
            <w:rtl/>
          </w:rPr>
          <w:delText xml:space="preserve"> </w:delText>
        </w:r>
      </w:del>
      <w:ins w:id="6006" w:author="Mehrnazi Boojari" w:date="2019-01-07T09:49:00Z">
        <w:r w:rsidR="006F7CCF" w:rsidRPr="00BD53EE">
          <w:rPr>
            <w:rFonts w:ascii="B Lotus" w:eastAsia="Calibri" w:hAnsi="B Lotus" w:cs="B Lotus"/>
            <w:sz w:val="24"/>
            <w:szCs w:val="24"/>
            <w:rtl/>
          </w:rPr>
          <w:t xml:space="preserve"> م</w:t>
        </w:r>
        <w:r w:rsidR="006F7CCF" w:rsidRPr="00BD53EE">
          <w:rPr>
            <w:rFonts w:ascii="B Lotus" w:eastAsia="Calibri" w:hAnsi="B Lotus" w:cs="B Lotus" w:hint="cs"/>
            <w:sz w:val="24"/>
            <w:szCs w:val="24"/>
            <w:rtl/>
          </w:rPr>
          <w:t>ی</w:t>
        </w:r>
        <w:r w:rsidR="006F7CCF" w:rsidRPr="00BD53EE">
          <w:rPr>
            <w:rFonts w:ascii="B Lotus" w:eastAsia="Calibri" w:hAnsi="B Lotus" w:cs="B Lotus" w:hint="cs"/>
            <w:sz w:val="24"/>
            <w:szCs w:val="24"/>
          </w:rPr>
          <w:t>‌</w:t>
        </w:r>
      </w:ins>
      <w:r w:rsidRPr="00BD53EE">
        <w:rPr>
          <w:rFonts w:ascii="B Lotus" w:eastAsia="Calibri" w:hAnsi="B Lotus" w:cs="B Lotus"/>
          <w:sz w:val="24"/>
          <w:szCs w:val="24"/>
          <w:rtl/>
        </w:rPr>
        <w:t>شود</w:t>
      </w:r>
      <w:del w:id="6007" w:author="Mehrnazi Boojari" w:date="2019-01-07T09:53:00Z">
        <w:r w:rsidRPr="00BD53EE" w:rsidDel="006F7CCF">
          <w:rPr>
            <w:rFonts w:ascii="B Lotus" w:eastAsia="Calibri" w:hAnsi="B Lotus" w:cs="B Lotus"/>
            <w:sz w:val="24"/>
            <w:szCs w:val="24"/>
            <w:rtl/>
          </w:rPr>
          <w:delText xml:space="preserve"> . </w:delText>
        </w:r>
      </w:del>
      <w:ins w:id="6008" w:author="Mehrnazi Boojari" w:date="2019-01-07T09:53:00Z">
        <w:r w:rsidR="006F7CCF" w:rsidRPr="00BD53EE">
          <w:rPr>
            <w:rFonts w:ascii="B Lotus" w:eastAsia="Calibri" w:hAnsi="B Lotus" w:cs="B Lotus"/>
            <w:sz w:val="24"/>
            <w:szCs w:val="24"/>
            <w:rtl/>
          </w:rPr>
          <w:t>.</w:t>
        </w:r>
        <w:r w:rsidR="006F7CCF">
          <w:rPr>
            <w:rFonts w:ascii="B Lotus" w:eastAsia="Calibri" w:hAnsi="B Lotus" w:cs="B Lotus"/>
            <w:sz w:val="24"/>
            <w:szCs w:val="24"/>
            <w:rtl/>
          </w:rPr>
          <w:t xml:space="preserve"> </w:t>
        </w:r>
      </w:ins>
      <w:r w:rsidRPr="003003A6">
        <w:rPr>
          <w:rFonts w:ascii="B Lotus" w:eastAsia="Calibri" w:hAnsi="B Lotus" w:cs="B Lotus"/>
          <w:sz w:val="24"/>
          <w:szCs w:val="24"/>
          <w:rtl/>
        </w:rPr>
        <w:t xml:space="preserve">به موجب این </w:t>
      </w:r>
      <w:del w:id="6009" w:author="Mehrnazi Boojari" w:date="2019-01-08T23:54:00Z">
        <w:r w:rsidRPr="003003A6" w:rsidDel="00990020">
          <w:rPr>
            <w:rFonts w:ascii="B Lotus" w:eastAsia="Calibri" w:hAnsi="B Lotus" w:cs="B Lotus"/>
            <w:sz w:val="24"/>
            <w:szCs w:val="24"/>
            <w:rtl/>
          </w:rPr>
          <w:delText>اساسنامه</w:delText>
        </w:r>
      </w:del>
      <w:ins w:id="6010" w:author="Mehrnazi Boojari" w:date="2019-01-08T23:54:00Z">
        <w:r w:rsidR="00990020">
          <w:rPr>
            <w:rFonts w:ascii="B Lotus" w:eastAsia="Calibri" w:hAnsi="B Lotus" w:cs="B Lotus"/>
            <w:sz w:val="24"/>
            <w:szCs w:val="24"/>
            <w:rtl/>
          </w:rPr>
          <w:t>اساس</w:t>
        </w:r>
        <w:r w:rsidR="00990020">
          <w:rPr>
            <w:rFonts w:ascii="B Lotus" w:eastAsia="Calibri" w:hAnsi="B Lotus" w:cs="B Lotus" w:hint="cs"/>
            <w:sz w:val="24"/>
            <w:szCs w:val="24"/>
            <w:rtl/>
          </w:rPr>
          <w:t>‌</w:t>
        </w:r>
        <w:r w:rsidR="00990020">
          <w:rPr>
            <w:rFonts w:ascii="B Lotus" w:eastAsia="Calibri" w:hAnsi="B Lotus" w:cs="B Lotus"/>
            <w:sz w:val="24"/>
            <w:szCs w:val="24"/>
            <w:rtl/>
          </w:rPr>
          <w:t>نامه</w:t>
        </w:r>
      </w:ins>
      <w:r w:rsidRPr="003003A6">
        <w:rPr>
          <w:rFonts w:ascii="B Lotus" w:eastAsia="Calibri" w:hAnsi="B Lotus" w:cs="B Lotus"/>
          <w:sz w:val="24"/>
          <w:szCs w:val="24"/>
          <w:rtl/>
        </w:rPr>
        <w:t xml:space="preserve"> طبق </w:t>
      </w:r>
      <w:r w:rsidRPr="003003A6">
        <w:rPr>
          <w:rFonts w:ascii="B Lotus" w:eastAsia="Calibri" w:hAnsi="B Lotus" w:cs="B Lotus"/>
          <w:sz w:val="24"/>
          <w:szCs w:val="24"/>
          <w:rtl/>
          <w:lang w:bidi="fa-IR"/>
        </w:rPr>
        <w:t>ماده 19</w:t>
      </w:r>
      <w:del w:id="6011" w:author="Mehrnazi Boojari" w:date="2019-01-11T09:04:00Z">
        <w:r w:rsidRPr="003003A6" w:rsidDel="00F20BAE">
          <w:rPr>
            <w:rFonts w:ascii="B Lotus" w:eastAsia="Calibri" w:hAnsi="B Lotus" w:cs="B Lotus"/>
            <w:sz w:val="24"/>
            <w:szCs w:val="24"/>
            <w:rtl/>
            <w:lang w:bidi="fa-IR"/>
          </w:rPr>
          <w:delText>؛</w:delText>
        </w:r>
      </w:del>
      <w:ins w:id="6012" w:author="Mehrnazi Boojari" w:date="2019-01-11T09:04:00Z">
        <w:r w:rsidR="00F20BAE">
          <w:rPr>
            <w:rFonts w:ascii="B Lotus" w:eastAsia="Calibri" w:hAnsi="B Lotus" w:cs="B Lotus" w:hint="cs"/>
            <w:sz w:val="24"/>
            <w:szCs w:val="24"/>
            <w:rtl/>
            <w:lang w:bidi="fa-IR"/>
          </w:rPr>
          <w:t>،</w:t>
        </w:r>
      </w:ins>
      <w:del w:id="6013" w:author="Mehrnazi Boojari" w:date="2019-01-07T09:58:00Z">
        <w:r w:rsidRPr="003003A6" w:rsidDel="00A31D6F">
          <w:rPr>
            <w:rFonts w:ascii="B Lotus" w:eastAsia="Calibri" w:hAnsi="B Lotus" w:cs="B Lotus"/>
            <w:sz w:val="24"/>
            <w:szCs w:val="24"/>
            <w:rtl/>
            <w:lang w:bidi="fa-IR"/>
          </w:rPr>
          <w:delText xml:space="preserve">  </w:delText>
        </w:r>
      </w:del>
      <w:ins w:id="6014" w:author="Mehrnazi Boojari" w:date="2019-01-07T09:58:00Z">
        <w:r w:rsidR="00A31D6F">
          <w:rPr>
            <w:rFonts w:ascii="B Lotus" w:eastAsia="Calibri" w:hAnsi="B Lotus" w:cs="B Lotus"/>
            <w:sz w:val="24"/>
            <w:szCs w:val="24"/>
            <w:rtl/>
            <w:lang w:bidi="fa-IR"/>
          </w:rPr>
          <w:t xml:space="preserve"> </w:t>
        </w:r>
      </w:ins>
      <w:r w:rsidRPr="003003A6">
        <w:rPr>
          <w:rFonts w:ascii="B Lotus" w:eastAsia="Calibri" w:hAnsi="B Lotus" w:cs="B Lotus"/>
          <w:sz w:val="24"/>
          <w:szCs w:val="24"/>
          <w:rtl/>
          <w:lang w:bidi="fa-IR"/>
        </w:rPr>
        <w:t>آیین‌نامه‌های‌ اجرایی‌ این‌ قانون‌ توسط شورای‌ مركز</w:t>
      </w:r>
      <w:ins w:id="6015" w:author="Mehrnazi Boojari" w:date="2019-01-11T09:03:00Z">
        <w:r w:rsidR="00F20BAE">
          <w:rPr>
            <w:rFonts w:ascii="B Lotus" w:eastAsia="Calibri" w:hAnsi="B Lotus" w:cs="B Lotus" w:hint="cs"/>
            <w:sz w:val="24"/>
            <w:szCs w:val="24"/>
            <w:rtl/>
            <w:lang w:bidi="fa-IR"/>
          </w:rPr>
          <w:t xml:space="preserve"> </w:t>
        </w:r>
      </w:ins>
      <w:r w:rsidRPr="003003A6">
        <w:rPr>
          <w:rFonts w:ascii="B Lotus" w:eastAsia="Calibri" w:hAnsi="B Lotus" w:cs="B Lotus"/>
          <w:sz w:val="24"/>
          <w:szCs w:val="24"/>
          <w:rtl/>
          <w:lang w:bidi="fa-IR"/>
        </w:rPr>
        <w:t>تهیه‌</w:t>
      </w:r>
      <w:ins w:id="6016" w:author="Mehrnazi Boojari" w:date="2019-01-11T09:04:00Z">
        <w:r w:rsidR="00F20BAE">
          <w:rPr>
            <w:rFonts w:ascii="B Lotus" w:eastAsia="Calibri" w:hAnsi="B Lotus" w:cs="B Lotus" w:hint="cs"/>
            <w:sz w:val="24"/>
            <w:szCs w:val="24"/>
            <w:rtl/>
            <w:lang w:bidi="fa-IR"/>
          </w:rPr>
          <w:t xml:space="preserve"> می</w:t>
        </w:r>
        <w:r w:rsidR="00F20BAE">
          <w:rPr>
            <w:rFonts w:ascii="B Lotus" w:eastAsia="Calibri" w:hAnsi="B Lotus" w:cs="B Nazanin" w:hint="cs"/>
            <w:sz w:val="24"/>
            <w:szCs w:val="24"/>
            <w:rtl/>
            <w:lang w:bidi="fa-IR"/>
          </w:rPr>
          <w:t>‌</w:t>
        </w:r>
        <w:r w:rsidR="00F20BAE">
          <w:rPr>
            <w:rFonts w:ascii="B Lotus" w:eastAsia="Calibri" w:hAnsi="B Lotus" w:cs="B Lotus" w:hint="cs"/>
            <w:sz w:val="24"/>
            <w:szCs w:val="24"/>
            <w:rtl/>
            <w:lang w:bidi="fa-IR"/>
          </w:rPr>
          <w:t>شود</w:t>
        </w:r>
      </w:ins>
      <w:r w:rsidRPr="003003A6">
        <w:rPr>
          <w:rFonts w:ascii="B Lotus" w:eastAsia="Calibri" w:hAnsi="B Lotus" w:cs="B Lotus"/>
          <w:sz w:val="24"/>
          <w:szCs w:val="24"/>
          <w:rtl/>
          <w:lang w:bidi="fa-IR"/>
        </w:rPr>
        <w:t xml:space="preserve"> و به‌</w:t>
      </w:r>
      <w:ins w:id="6017" w:author="Mehrnazi Boojari" w:date="2019-01-11T09:04:00Z">
        <w:r w:rsidR="00F20BAE">
          <w:rPr>
            <w:rFonts w:ascii="B Lotus" w:eastAsia="Calibri" w:hAnsi="B Lotus" w:cs="B Nazanin" w:hint="cs"/>
            <w:sz w:val="24"/>
            <w:szCs w:val="24"/>
            <w:rtl/>
            <w:lang w:bidi="fa-IR"/>
          </w:rPr>
          <w:t>‌</w:t>
        </w:r>
      </w:ins>
      <w:del w:id="6018" w:author="Mehrnazi Boojari" w:date="2019-01-11T09:04:00Z">
        <w:r w:rsidRPr="003003A6" w:rsidDel="00F20BAE">
          <w:rPr>
            <w:rFonts w:ascii="B Lotus" w:eastAsia="Calibri" w:hAnsi="B Lotus" w:cs="B Lotus"/>
            <w:sz w:val="24"/>
            <w:szCs w:val="24"/>
            <w:rtl/>
            <w:lang w:bidi="fa-IR"/>
          </w:rPr>
          <w:delText xml:space="preserve"> </w:delText>
        </w:r>
      </w:del>
      <w:r w:rsidRPr="003003A6">
        <w:rPr>
          <w:rFonts w:ascii="B Lotus" w:eastAsia="Calibri" w:hAnsi="B Lotus" w:cs="B Lotus"/>
          <w:sz w:val="24"/>
          <w:szCs w:val="24"/>
          <w:rtl/>
          <w:lang w:bidi="fa-IR"/>
        </w:rPr>
        <w:t xml:space="preserve">تصویب‌ وزیر مسكن‌ و شهرسازی‌ </w:t>
      </w:r>
      <w:del w:id="6019" w:author="Mehrnazi Boojari" w:date="2019-01-11T09:04:00Z">
        <w:r w:rsidRPr="003003A6" w:rsidDel="00F20BAE">
          <w:rPr>
            <w:rFonts w:ascii="B Lotus" w:eastAsia="Calibri" w:hAnsi="B Lotus" w:cs="B Lotus"/>
            <w:sz w:val="24"/>
            <w:szCs w:val="24"/>
            <w:rtl/>
            <w:lang w:bidi="fa-IR"/>
          </w:rPr>
          <w:delText xml:space="preserve">خواهد </w:delText>
        </w:r>
      </w:del>
      <w:ins w:id="6020" w:author="Mehrnazi Boojari" w:date="2019-01-11T09:04:00Z">
        <w:r w:rsidR="00F20BAE">
          <w:rPr>
            <w:rFonts w:ascii="B Lotus" w:eastAsia="Calibri" w:hAnsi="B Lotus" w:cs="B Lotus" w:hint="cs"/>
            <w:sz w:val="24"/>
            <w:szCs w:val="24"/>
            <w:rtl/>
            <w:lang w:bidi="fa-IR"/>
          </w:rPr>
          <w:t>می</w:t>
        </w:r>
        <w:r w:rsidR="00F20BAE">
          <w:rPr>
            <w:rFonts w:ascii="B Lotus" w:eastAsia="Calibri" w:hAnsi="B Lotus" w:cs="B Nazanin" w:hint="cs"/>
            <w:sz w:val="24"/>
            <w:szCs w:val="24"/>
            <w:rtl/>
            <w:lang w:bidi="fa-IR"/>
          </w:rPr>
          <w:t>‌</w:t>
        </w:r>
      </w:ins>
      <w:r w:rsidRPr="003003A6">
        <w:rPr>
          <w:rFonts w:ascii="B Lotus" w:eastAsia="Calibri" w:hAnsi="B Lotus" w:cs="B Lotus"/>
          <w:sz w:val="24"/>
          <w:szCs w:val="24"/>
          <w:rtl/>
          <w:lang w:bidi="fa-IR"/>
        </w:rPr>
        <w:t>رس</w:t>
      </w:r>
      <w:del w:id="6021" w:author="Mehrnazi Boojari" w:date="2019-01-11T09:04:00Z">
        <w:r w:rsidRPr="003003A6" w:rsidDel="00F20BAE">
          <w:rPr>
            <w:rFonts w:ascii="B Lotus" w:eastAsia="Calibri" w:hAnsi="B Lotus" w:cs="B Lotus"/>
            <w:sz w:val="24"/>
            <w:szCs w:val="24"/>
            <w:rtl/>
            <w:lang w:bidi="fa-IR"/>
          </w:rPr>
          <w:delText>ی</w:delText>
        </w:r>
      </w:del>
      <w:r w:rsidRPr="003003A6">
        <w:rPr>
          <w:rFonts w:ascii="B Lotus" w:eastAsia="Calibri" w:hAnsi="B Lotus" w:cs="B Lotus"/>
          <w:sz w:val="24"/>
          <w:szCs w:val="24"/>
          <w:rtl/>
          <w:lang w:bidi="fa-IR"/>
        </w:rPr>
        <w:t>د</w:t>
      </w:r>
      <w:ins w:id="6022" w:author="Mehrnazi Boojari" w:date="2019-01-11T09:04:00Z">
        <w:r w:rsidR="00F20BAE">
          <w:rPr>
            <w:rFonts w:ascii="B Lotus" w:eastAsia="Calibri" w:hAnsi="B Lotus" w:cs="B Lotus" w:hint="cs"/>
            <w:sz w:val="24"/>
            <w:szCs w:val="24"/>
            <w:rtl/>
            <w:lang w:bidi="fa-IR"/>
          </w:rPr>
          <w:t>.</w:t>
        </w:r>
      </w:ins>
    </w:p>
    <w:p w14:paraId="4CA1DAA7" w14:textId="77777777" w:rsidR="00A06196" w:rsidRPr="003003A6" w:rsidRDefault="00A06196" w:rsidP="00A06196">
      <w:pPr>
        <w:tabs>
          <w:tab w:val="center" w:pos="4513"/>
        </w:tabs>
        <w:bidi/>
        <w:jc w:val="both"/>
        <w:rPr>
          <w:rFonts w:ascii="B Lotus" w:eastAsia="Calibri" w:hAnsi="B Lotus" w:cs="B Lotus"/>
          <w:sz w:val="24"/>
          <w:szCs w:val="24"/>
          <w:rtl/>
        </w:rPr>
      </w:pPr>
      <w:r w:rsidRPr="003003A6">
        <w:rPr>
          <w:rFonts w:ascii="B Lotus" w:eastAsia="Calibri" w:hAnsi="B Lotus" w:cs="B Lotus"/>
          <w:sz w:val="24"/>
          <w:szCs w:val="24"/>
          <w:rtl/>
        </w:rPr>
        <w:t>اهداف کلان</w:t>
      </w:r>
      <w:del w:id="6023" w:author="Mehrnazi Boojari" w:date="2019-01-07T09:58:00Z">
        <w:r w:rsidRPr="003003A6" w:rsidDel="00A31D6F">
          <w:rPr>
            <w:rFonts w:ascii="B Lotus" w:eastAsia="Calibri" w:hAnsi="B Lotus" w:cs="B Lotus"/>
            <w:sz w:val="24"/>
            <w:szCs w:val="24"/>
            <w:rtl/>
          </w:rPr>
          <w:delText xml:space="preserve">  </w:delText>
        </w:r>
      </w:del>
      <w:ins w:id="6024" w:author="Mehrnazi Boojari" w:date="2019-01-07T09:58:00Z">
        <w:r w:rsidR="00A31D6F">
          <w:rPr>
            <w:rFonts w:ascii="B Lotus" w:eastAsia="Calibri" w:hAnsi="B Lotus" w:cs="B Lotus"/>
            <w:sz w:val="24"/>
            <w:szCs w:val="24"/>
            <w:rtl/>
          </w:rPr>
          <w:t xml:space="preserve"> </w:t>
        </w:r>
      </w:ins>
      <w:r w:rsidRPr="003003A6">
        <w:rPr>
          <w:rFonts w:ascii="B Lotus" w:eastAsia="Calibri" w:hAnsi="B Lotus" w:cs="B Lotus"/>
          <w:sz w:val="24"/>
          <w:szCs w:val="24"/>
          <w:rtl/>
        </w:rPr>
        <w:t>این بنیاد در ارتباط با مسکن روستایی عبارت</w:t>
      </w:r>
      <w:ins w:id="6025" w:author="Mehrnazi Boojari" w:date="2019-01-11T09:04:00Z">
        <w:r w:rsidR="00F20BAE">
          <w:rPr>
            <w:rFonts w:ascii="B Lotus" w:eastAsia="Calibri" w:hAnsi="B Lotus" w:cs="B Nazanin" w:hint="cs"/>
            <w:sz w:val="24"/>
            <w:szCs w:val="24"/>
            <w:rtl/>
          </w:rPr>
          <w:t>‌</w:t>
        </w:r>
        <w:r w:rsidR="00F20BAE">
          <w:rPr>
            <w:rFonts w:ascii="B Lotus" w:eastAsia="Calibri" w:hAnsi="B Lotus" w:cs="B Lotus" w:hint="cs"/>
            <w:sz w:val="24"/>
            <w:szCs w:val="24"/>
            <w:rtl/>
          </w:rPr>
          <w:t>ا</w:t>
        </w:r>
      </w:ins>
      <w:r w:rsidRPr="003003A6">
        <w:rPr>
          <w:rFonts w:ascii="B Lotus" w:eastAsia="Calibri" w:hAnsi="B Lotus" w:cs="B Lotus"/>
          <w:sz w:val="24"/>
          <w:szCs w:val="24"/>
          <w:rtl/>
        </w:rPr>
        <w:t>ند از</w:t>
      </w:r>
      <w:del w:id="6026" w:author="Mehrnazi Boojari" w:date="2019-01-07T10:35:00Z">
        <w:r w:rsidRPr="003003A6" w:rsidDel="006C73A5">
          <w:rPr>
            <w:rFonts w:ascii="B Lotus" w:eastAsia="Calibri" w:hAnsi="B Lotus" w:cs="B Lotus"/>
            <w:sz w:val="24"/>
            <w:szCs w:val="24"/>
            <w:rtl/>
          </w:rPr>
          <w:delText xml:space="preserve"> : </w:delText>
        </w:r>
      </w:del>
      <w:ins w:id="6027" w:author="Mehrnazi Boojari" w:date="2019-01-07T10:35:00Z">
        <w:r w:rsidR="006C73A5">
          <w:rPr>
            <w:rFonts w:ascii="B Lotus" w:eastAsia="Calibri" w:hAnsi="B Lotus" w:cs="B Lotus"/>
            <w:sz w:val="24"/>
            <w:szCs w:val="24"/>
            <w:rtl/>
          </w:rPr>
          <w:t xml:space="preserve">: </w:t>
        </w:r>
      </w:ins>
    </w:p>
    <w:p w14:paraId="784E1547" w14:textId="77777777" w:rsidR="00A06196" w:rsidRPr="003003A6" w:rsidRDefault="00A06196" w:rsidP="00F20BAE">
      <w:pPr>
        <w:numPr>
          <w:ilvl w:val="0"/>
          <w:numId w:val="17"/>
        </w:numPr>
        <w:bidi/>
        <w:spacing w:line="256" w:lineRule="auto"/>
        <w:contextualSpacing/>
        <w:jc w:val="both"/>
        <w:rPr>
          <w:rFonts w:ascii="B Lotus" w:eastAsia="Calibri" w:hAnsi="B Lotus" w:cs="B Lotus"/>
          <w:sz w:val="24"/>
          <w:szCs w:val="24"/>
          <w:lang w:bidi="fa-IR"/>
        </w:rPr>
      </w:pPr>
      <w:r w:rsidRPr="003003A6">
        <w:rPr>
          <w:rFonts w:ascii="B Lotus" w:eastAsia="Calibri" w:hAnsi="B Lotus" w:cs="B Lotus"/>
          <w:sz w:val="24"/>
          <w:szCs w:val="24"/>
          <w:rtl/>
        </w:rPr>
        <w:t>مطالعه و بررسی در زمینه تشخیص و تعیین نیازمندی‌های مسكن محرومان</w:t>
      </w:r>
      <w:ins w:id="6028" w:author="Mehrnazi Boojari" w:date="2019-01-11T09:04:00Z">
        <w:r w:rsidR="00F20BAE">
          <w:rPr>
            <w:rFonts w:ascii="B Lotus" w:eastAsia="Calibri" w:hAnsi="B Lotus" w:cs="B Lotus" w:hint="cs"/>
            <w:sz w:val="24"/>
            <w:szCs w:val="24"/>
            <w:rtl/>
          </w:rPr>
          <w:t>؛</w:t>
        </w:r>
      </w:ins>
      <w:r w:rsidRPr="003003A6">
        <w:rPr>
          <w:rFonts w:ascii="B Lotus" w:eastAsia="Calibri" w:hAnsi="B Lotus" w:cs="B Lotus"/>
          <w:sz w:val="24"/>
          <w:szCs w:val="24"/>
          <w:rtl/>
        </w:rPr>
        <w:t xml:space="preserve"> اعم از روستایی و شهری و فراهم</w:t>
      </w:r>
      <w:ins w:id="6029" w:author="Mehrnazi Boojari" w:date="2019-01-11T09:04:00Z">
        <w:r w:rsidR="00F20BAE">
          <w:rPr>
            <w:rFonts w:ascii="B Lotus" w:eastAsia="Calibri" w:hAnsi="B Lotus" w:cs="B Nazanin" w:hint="cs"/>
            <w:sz w:val="24"/>
            <w:szCs w:val="24"/>
            <w:rtl/>
          </w:rPr>
          <w:t>‌</w:t>
        </w:r>
      </w:ins>
      <w:del w:id="6030" w:author="Mehrnazi Boojari" w:date="2019-01-11T09:04:00Z">
        <w:r w:rsidRPr="003003A6" w:rsidDel="00F20BAE">
          <w:rPr>
            <w:rFonts w:ascii="B Lotus" w:eastAsia="Calibri" w:hAnsi="B Lotus" w:cs="B Lotus"/>
            <w:sz w:val="24"/>
            <w:szCs w:val="24"/>
            <w:rtl/>
          </w:rPr>
          <w:delText xml:space="preserve"> </w:delText>
        </w:r>
      </w:del>
      <w:r w:rsidRPr="003003A6">
        <w:rPr>
          <w:rFonts w:ascii="B Lotus" w:eastAsia="Calibri" w:hAnsi="B Lotus" w:cs="B Lotus"/>
          <w:sz w:val="24"/>
          <w:szCs w:val="24"/>
          <w:rtl/>
        </w:rPr>
        <w:t>آوردن موجبات اجرای آن با</w:t>
      </w:r>
      <w:del w:id="6031" w:author="Mehrnazi Boojari" w:date="2019-01-07T09:58:00Z">
        <w:r w:rsidRPr="003003A6" w:rsidDel="00A31D6F">
          <w:rPr>
            <w:rFonts w:ascii="B Lotus" w:eastAsia="Calibri" w:hAnsi="B Lotus" w:cs="B Lotus"/>
            <w:sz w:val="24"/>
            <w:szCs w:val="24"/>
            <w:rtl/>
          </w:rPr>
          <w:delText xml:space="preserve"> </w:delText>
        </w:r>
        <w:r w:rsidRPr="003003A6" w:rsidDel="00A31D6F">
          <w:rPr>
            <w:rFonts w:ascii="Cambria" w:eastAsia="Calibri" w:hAnsi="Cambria" w:cs="Cambria" w:hint="cs"/>
            <w:sz w:val="24"/>
            <w:szCs w:val="24"/>
            <w:rtl/>
          </w:rPr>
          <w:delText> </w:delText>
        </w:r>
      </w:del>
      <w:ins w:id="6032" w:author="Mehrnazi Boojari" w:date="2019-01-07T09:58:00Z">
        <w:r w:rsidR="00A31D6F">
          <w:rPr>
            <w:rFonts w:ascii="B Lotus" w:eastAsia="Calibri" w:hAnsi="B Lotus" w:cs="B Lotus"/>
            <w:sz w:val="24"/>
            <w:szCs w:val="24"/>
            <w:rtl/>
          </w:rPr>
          <w:t xml:space="preserve"> </w:t>
        </w:r>
      </w:ins>
      <w:r w:rsidRPr="003003A6">
        <w:rPr>
          <w:rFonts w:ascii="B Lotus" w:eastAsia="Calibri" w:hAnsi="B Lotus" w:cs="B Lotus"/>
          <w:sz w:val="24"/>
          <w:szCs w:val="24"/>
          <w:rtl/>
        </w:rPr>
        <w:t>مشاركت، همكاری و خودیاری مردم و دستگاه</w:t>
      </w:r>
      <w:ins w:id="6033" w:author="Mehrnazi Boojari" w:date="2019-01-11T09:05:00Z">
        <w:r w:rsidR="00F20BAE">
          <w:rPr>
            <w:rFonts w:ascii="B Lotus" w:eastAsia="Calibri" w:hAnsi="B Lotus" w:cs="B Nazanin" w:hint="cs"/>
            <w:sz w:val="24"/>
            <w:szCs w:val="24"/>
            <w:rtl/>
          </w:rPr>
          <w:t>‌</w:t>
        </w:r>
      </w:ins>
      <w:r w:rsidRPr="003003A6">
        <w:rPr>
          <w:rFonts w:ascii="B Lotus" w:eastAsia="Calibri" w:hAnsi="B Lotus" w:cs="B Lotus"/>
          <w:sz w:val="24"/>
          <w:szCs w:val="24"/>
          <w:rtl/>
        </w:rPr>
        <w:t>های مختلف</w:t>
      </w:r>
      <w:ins w:id="6034" w:author="Mehrnazi Boojari" w:date="2019-01-11T09:05:00Z">
        <w:r w:rsidR="00F20BAE">
          <w:rPr>
            <w:rFonts w:ascii="B Lotus" w:eastAsia="Calibri" w:hAnsi="B Lotus" w:cs="B Lotus" w:hint="cs"/>
            <w:sz w:val="24"/>
            <w:szCs w:val="24"/>
            <w:rtl/>
          </w:rPr>
          <w:t>.</w:t>
        </w:r>
      </w:ins>
    </w:p>
    <w:p w14:paraId="6693321C" w14:textId="77777777" w:rsidR="00A06196" w:rsidRPr="003003A6" w:rsidRDefault="00A06196" w:rsidP="00990020">
      <w:pPr>
        <w:numPr>
          <w:ilvl w:val="0"/>
          <w:numId w:val="17"/>
        </w:numPr>
        <w:bidi/>
        <w:spacing w:line="256" w:lineRule="auto"/>
        <w:contextualSpacing/>
        <w:jc w:val="both"/>
        <w:rPr>
          <w:rFonts w:ascii="B Lotus" w:eastAsia="Calibri" w:hAnsi="B Lotus" w:cs="B Lotus"/>
          <w:sz w:val="24"/>
          <w:szCs w:val="24"/>
          <w:lang w:bidi="fa-IR"/>
        </w:rPr>
      </w:pPr>
      <w:r w:rsidRPr="003003A6">
        <w:rPr>
          <w:rFonts w:ascii="B Lotus" w:eastAsia="Calibri" w:hAnsi="B Lotus" w:cs="B Lotus"/>
          <w:sz w:val="24"/>
          <w:szCs w:val="24"/>
          <w:rtl/>
        </w:rPr>
        <w:t>تهیه طرح مجتمع‌های زیستی و واحدهای مسكونی ارزان</w:t>
      </w:r>
      <w:ins w:id="6035" w:author="Mehrnazi Boojari" w:date="2019-01-08T23:53:00Z">
        <w:r w:rsidR="00990020">
          <w:rPr>
            <w:rFonts w:ascii="B Lotus" w:eastAsia="Calibri" w:hAnsi="B Lotus" w:cs="B Nazanin" w:hint="cs"/>
            <w:sz w:val="24"/>
            <w:szCs w:val="24"/>
            <w:rtl/>
          </w:rPr>
          <w:t>‌</w:t>
        </w:r>
      </w:ins>
      <w:r w:rsidRPr="003003A6">
        <w:rPr>
          <w:rFonts w:ascii="B Lotus" w:eastAsia="Calibri" w:hAnsi="B Lotus" w:cs="B Lotus"/>
          <w:sz w:val="24"/>
          <w:szCs w:val="24"/>
          <w:rtl/>
        </w:rPr>
        <w:t>قیمت و اجرای</w:t>
      </w:r>
      <w:del w:id="6036" w:author="Mehrnazi Boojari" w:date="2019-01-07T09:51:00Z">
        <w:r w:rsidRPr="003003A6" w:rsidDel="006F7CCF">
          <w:rPr>
            <w:rFonts w:ascii="B Lotus" w:eastAsia="Calibri" w:hAnsi="B Lotus" w:cs="B Lotus"/>
            <w:sz w:val="24"/>
            <w:szCs w:val="24"/>
            <w:rtl/>
          </w:rPr>
          <w:delText xml:space="preserve"> آنها </w:delText>
        </w:r>
      </w:del>
      <w:ins w:id="6037" w:author="Mehrnazi Boojari" w:date="2019-01-07T09:51:00Z">
        <w:r w:rsidR="006F7CCF">
          <w:rPr>
            <w:rFonts w:ascii="B Lotus" w:eastAsia="Calibri" w:hAnsi="B Lotus" w:cs="B Lotus"/>
            <w:sz w:val="24"/>
            <w:szCs w:val="24"/>
            <w:rtl/>
          </w:rPr>
          <w:t xml:space="preserve"> آن</w:t>
        </w:r>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3003A6">
        <w:rPr>
          <w:rFonts w:ascii="B Lotus" w:eastAsia="Calibri" w:hAnsi="B Lotus" w:cs="B Lotus"/>
          <w:sz w:val="24"/>
          <w:szCs w:val="24"/>
          <w:rtl/>
        </w:rPr>
        <w:t>به</w:t>
      </w:r>
      <w:ins w:id="6038" w:author="Mehrnazi Boojari" w:date="2019-01-08T23:53:00Z">
        <w:r w:rsidR="00990020">
          <w:rPr>
            <w:rFonts w:ascii="B Lotus" w:eastAsia="Calibri" w:hAnsi="B Lotus" w:cs="B Nazanin" w:hint="cs"/>
            <w:sz w:val="24"/>
            <w:szCs w:val="24"/>
            <w:rtl/>
          </w:rPr>
          <w:t>‌</w:t>
        </w:r>
      </w:ins>
      <w:del w:id="6039" w:author="Mehrnazi Boojari" w:date="2019-01-08T23:53:00Z">
        <w:r w:rsidRPr="003003A6" w:rsidDel="00990020">
          <w:rPr>
            <w:rFonts w:ascii="B Lotus" w:eastAsia="Calibri" w:hAnsi="B Lotus" w:cs="B Lotus"/>
            <w:sz w:val="24"/>
            <w:szCs w:val="24"/>
            <w:rtl/>
          </w:rPr>
          <w:delText xml:space="preserve"> </w:delText>
        </w:r>
      </w:del>
      <w:r w:rsidRPr="003003A6">
        <w:rPr>
          <w:rFonts w:ascii="B Lotus" w:eastAsia="Calibri" w:hAnsi="B Lotus" w:cs="B Lotus"/>
          <w:sz w:val="24"/>
          <w:szCs w:val="24"/>
          <w:rtl/>
        </w:rPr>
        <w:t>طور مستقیم یا با مشاركت مردم و همكاری دستگاه</w:t>
      </w:r>
      <w:ins w:id="6040" w:author="Mehrnazi Boojari" w:date="2019-01-11T09:05:00Z">
        <w:r w:rsidR="00F20BAE">
          <w:rPr>
            <w:rFonts w:ascii="B Lotus" w:eastAsia="Calibri" w:hAnsi="B Lotus" w:cs="B Nazanin" w:hint="cs"/>
            <w:sz w:val="24"/>
            <w:szCs w:val="24"/>
            <w:rtl/>
          </w:rPr>
          <w:t>‌</w:t>
        </w:r>
      </w:ins>
      <w:r w:rsidRPr="003003A6">
        <w:rPr>
          <w:rFonts w:ascii="B Lotus" w:eastAsia="Calibri" w:hAnsi="B Lotus" w:cs="B Lotus"/>
          <w:sz w:val="24"/>
          <w:szCs w:val="24"/>
          <w:rtl/>
        </w:rPr>
        <w:t>های ذی</w:t>
      </w:r>
      <w:ins w:id="6041" w:author="Mehrnazi Boojari" w:date="2019-01-11T09:05:00Z">
        <w:r w:rsidR="00F20BAE">
          <w:rPr>
            <w:rFonts w:ascii="B Lotus" w:eastAsia="Calibri" w:hAnsi="B Lotus" w:cs="B Nazanin" w:hint="cs"/>
            <w:sz w:val="24"/>
            <w:szCs w:val="24"/>
            <w:rtl/>
          </w:rPr>
          <w:t>‌</w:t>
        </w:r>
      </w:ins>
      <w:r w:rsidRPr="003003A6">
        <w:rPr>
          <w:rFonts w:ascii="B Lotus" w:eastAsia="Calibri" w:hAnsi="B Lotus" w:cs="B Lotus"/>
          <w:sz w:val="24"/>
          <w:szCs w:val="24"/>
          <w:rtl/>
        </w:rPr>
        <w:t>ربط در روستاها و شهرها</w:t>
      </w:r>
      <w:ins w:id="6042" w:author="Mehrnazi Boojari" w:date="2019-01-11T09:05:00Z">
        <w:r w:rsidR="00F20BAE">
          <w:rPr>
            <w:rFonts w:ascii="B Lotus" w:eastAsia="Calibri" w:hAnsi="B Lotus" w:cs="B Lotus" w:hint="cs"/>
            <w:sz w:val="24"/>
            <w:szCs w:val="24"/>
            <w:rtl/>
          </w:rPr>
          <w:t>.</w:t>
        </w:r>
      </w:ins>
    </w:p>
    <w:p w14:paraId="37F65CF9" w14:textId="77777777" w:rsidR="00A06196" w:rsidRPr="003003A6" w:rsidRDefault="00A06196" w:rsidP="00A25B54">
      <w:pPr>
        <w:numPr>
          <w:ilvl w:val="0"/>
          <w:numId w:val="17"/>
        </w:numPr>
        <w:bidi/>
        <w:spacing w:line="256" w:lineRule="auto"/>
        <w:contextualSpacing/>
        <w:jc w:val="both"/>
        <w:rPr>
          <w:rFonts w:ascii="B Lotus" w:eastAsia="Calibri" w:hAnsi="B Lotus" w:cs="B Lotus"/>
          <w:sz w:val="24"/>
          <w:szCs w:val="24"/>
          <w:lang w:bidi="fa-IR"/>
        </w:rPr>
      </w:pPr>
      <w:r w:rsidRPr="003003A6">
        <w:rPr>
          <w:rFonts w:ascii="B Lotus" w:eastAsia="Calibri" w:hAnsi="B Lotus" w:cs="B Lotus"/>
          <w:sz w:val="24"/>
          <w:szCs w:val="24"/>
          <w:rtl/>
        </w:rPr>
        <w:t xml:space="preserve">تهیه زمین مورد نیاز طرح‌ها و </w:t>
      </w:r>
      <w:del w:id="6043" w:author="Mehrnazi Boojari" w:date="2019-01-11T09:11:00Z">
        <w:r w:rsidRPr="003003A6" w:rsidDel="002008E0">
          <w:rPr>
            <w:rFonts w:ascii="B Lotus" w:eastAsia="Calibri" w:hAnsi="B Lotus" w:cs="B Lotus"/>
            <w:sz w:val="24"/>
            <w:szCs w:val="24"/>
            <w:rtl/>
          </w:rPr>
          <w:delText>پروژه‌ها</w:delText>
        </w:r>
      </w:del>
      <w:ins w:id="6044" w:author="Mehrnazi Boojari" w:date="2019-01-11T09:11:00Z">
        <w:r w:rsidR="002008E0">
          <w:rPr>
            <w:rFonts w:ascii="B Lotus" w:eastAsia="Calibri" w:hAnsi="B Lotus" w:cs="B Lotus"/>
            <w:sz w:val="24"/>
            <w:szCs w:val="24"/>
            <w:rtl/>
          </w:rPr>
          <w:t>پروژه</w:t>
        </w:r>
        <w:r w:rsidR="002008E0">
          <w:rPr>
            <w:rFonts w:ascii="B Lotus" w:eastAsia="Calibri" w:hAnsi="B Lotus" w:cs="B Lotus" w:hint="cs"/>
            <w:sz w:val="24"/>
            <w:szCs w:val="24"/>
            <w:rtl/>
          </w:rPr>
          <w:t>‌</w:t>
        </w:r>
        <w:r w:rsidR="002008E0">
          <w:rPr>
            <w:rFonts w:ascii="B Lotus" w:eastAsia="Calibri" w:hAnsi="B Lotus" w:cs="B Lotus"/>
            <w:sz w:val="24"/>
            <w:szCs w:val="24"/>
            <w:rtl/>
          </w:rPr>
          <w:t>ها</w:t>
        </w:r>
      </w:ins>
      <w:r w:rsidRPr="003003A6">
        <w:rPr>
          <w:rFonts w:ascii="B Lotus" w:eastAsia="Calibri" w:hAnsi="B Lotus" w:cs="B Lotus"/>
          <w:sz w:val="24"/>
          <w:szCs w:val="24"/>
          <w:rtl/>
        </w:rPr>
        <w:t>ی بنیاد و آماده</w:t>
      </w:r>
      <w:del w:id="6045" w:author="Mehrnazi Boojari" w:date="2019-01-07T09:51:00Z">
        <w:r w:rsidRPr="003003A6" w:rsidDel="006F7CCF">
          <w:rPr>
            <w:rFonts w:ascii="B Lotus" w:eastAsia="Calibri" w:hAnsi="B Lotus" w:cs="B Lotus"/>
            <w:sz w:val="24"/>
            <w:szCs w:val="24"/>
            <w:rtl/>
          </w:rPr>
          <w:delText xml:space="preserve"> سازی </w:delText>
        </w:r>
      </w:del>
      <w:ins w:id="6046" w:author="Mehrnazi Boojari" w:date="2019-01-07T09:51:00Z">
        <w:r w:rsidR="006F7CCF">
          <w:rPr>
            <w:rFonts w:ascii="B Lotus" w:eastAsia="Calibri" w:hAnsi="B Lotus" w:cs="B Lotus" w:hint="cs"/>
            <w:sz w:val="24"/>
            <w:szCs w:val="24"/>
            <w:rtl/>
          </w:rPr>
          <w:t>‌</w:t>
        </w:r>
      </w:ins>
      <w:ins w:id="6047" w:author="Mehrnazi Boojari" w:date="2019-01-08T23:53:00Z">
        <w:r w:rsidR="00990020">
          <w:rPr>
            <w:rFonts w:ascii="B Lotus" w:eastAsia="Calibri" w:hAnsi="B Lotus" w:cs="B Nazanin" w:hint="cs"/>
            <w:sz w:val="24"/>
            <w:szCs w:val="24"/>
            <w:rtl/>
          </w:rPr>
          <w:t>‌</w:t>
        </w:r>
      </w:ins>
      <w:ins w:id="6048" w:author="Mehrnazi Boojari" w:date="2019-01-07T09:51:00Z">
        <w:r w:rsidR="006F7CCF">
          <w:rPr>
            <w:rFonts w:ascii="B Lotus" w:eastAsia="Calibri" w:hAnsi="B Lotus" w:cs="B Lotus"/>
            <w:sz w:val="24"/>
            <w:szCs w:val="24"/>
            <w:rtl/>
          </w:rPr>
          <w:t xml:space="preserve">سازی </w:t>
        </w:r>
      </w:ins>
      <w:r w:rsidRPr="003003A6">
        <w:rPr>
          <w:rFonts w:ascii="B Lotus" w:eastAsia="Calibri" w:hAnsi="B Lotus" w:cs="B Lotus"/>
          <w:sz w:val="24"/>
          <w:szCs w:val="24"/>
          <w:rtl/>
        </w:rPr>
        <w:t>آن</w:t>
      </w:r>
      <w:ins w:id="6049" w:author="Mehrnazi Boojari" w:date="2019-01-08T23:53:00Z">
        <w:r w:rsidR="00990020">
          <w:rPr>
            <w:rFonts w:ascii="B Lotus" w:eastAsia="Calibri" w:hAnsi="B Lotus" w:cs="B Nazanin" w:hint="cs"/>
            <w:sz w:val="24"/>
            <w:szCs w:val="24"/>
            <w:rtl/>
          </w:rPr>
          <w:t>‌</w:t>
        </w:r>
      </w:ins>
      <w:r w:rsidRPr="003003A6">
        <w:rPr>
          <w:rFonts w:ascii="B Lotus" w:eastAsia="Calibri" w:hAnsi="B Lotus" w:cs="B Lotus"/>
          <w:sz w:val="24"/>
          <w:szCs w:val="24"/>
          <w:rtl/>
        </w:rPr>
        <w:t>ها</w:t>
      </w:r>
      <w:ins w:id="6050" w:author="Mehrnazi Boojari" w:date="2019-01-11T09:05:00Z">
        <w:r w:rsidR="00F20BAE">
          <w:rPr>
            <w:rFonts w:ascii="B Lotus" w:eastAsia="Calibri" w:hAnsi="B Lotus" w:cs="B Lotus" w:hint="cs"/>
            <w:sz w:val="24"/>
            <w:szCs w:val="24"/>
            <w:rtl/>
          </w:rPr>
          <w:t>.</w:t>
        </w:r>
      </w:ins>
    </w:p>
    <w:p w14:paraId="01599F84" w14:textId="77777777" w:rsidR="00A06196" w:rsidRPr="003003A6" w:rsidRDefault="00A06196" w:rsidP="00A25B54">
      <w:pPr>
        <w:numPr>
          <w:ilvl w:val="0"/>
          <w:numId w:val="17"/>
        </w:numPr>
        <w:bidi/>
        <w:spacing w:line="256" w:lineRule="auto"/>
        <w:contextualSpacing/>
        <w:jc w:val="both"/>
        <w:rPr>
          <w:rFonts w:ascii="B Lotus" w:eastAsia="Calibri" w:hAnsi="B Lotus" w:cs="B Lotus"/>
          <w:sz w:val="24"/>
          <w:szCs w:val="24"/>
          <w:lang w:bidi="fa-IR"/>
        </w:rPr>
      </w:pPr>
      <w:r w:rsidRPr="003003A6">
        <w:rPr>
          <w:rFonts w:ascii="B Lotus" w:eastAsia="Calibri" w:hAnsi="B Lotus" w:cs="B Lotus"/>
          <w:sz w:val="24"/>
          <w:szCs w:val="24"/>
          <w:rtl/>
        </w:rPr>
        <w:t xml:space="preserve">كمك </w:t>
      </w:r>
      <w:del w:id="6051" w:author="Mehrnazi Boojari" w:date="2019-01-08T02:08:00Z">
        <w:r w:rsidRPr="003003A6" w:rsidDel="00310BDA">
          <w:rPr>
            <w:rFonts w:ascii="B Lotus" w:eastAsia="Calibri" w:hAnsi="B Lotus" w:cs="B Lotus"/>
            <w:sz w:val="24"/>
            <w:szCs w:val="24"/>
            <w:rtl/>
          </w:rPr>
          <w:delText>در جهت</w:delText>
        </w:r>
      </w:del>
      <w:ins w:id="6052" w:author="Mehrnazi Boojari" w:date="2019-01-08T02:08:00Z">
        <w:r w:rsidR="00310BDA">
          <w:rPr>
            <w:rFonts w:ascii="B Lotus" w:eastAsia="Calibri" w:hAnsi="B Lotus" w:cs="B Lotus"/>
            <w:sz w:val="24"/>
            <w:szCs w:val="24"/>
            <w:rtl/>
          </w:rPr>
          <w:t>به</w:t>
        </w:r>
        <w:r w:rsidR="00310BDA">
          <w:rPr>
            <w:rFonts w:ascii="B Lotus" w:eastAsia="Calibri" w:hAnsi="B Lotus" w:cs="B Lotus" w:hint="cs"/>
            <w:sz w:val="24"/>
            <w:szCs w:val="24"/>
            <w:rtl/>
          </w:rPr>
          <w:t>‌</w:t>
        </w:r>
        <w:r w:rsidR="00310BDA">
          <w:rPr>
            <w:rFonts w:ascii="B Lotus" w:eastAsia="Calibri" w:hAnsi="B Lotus" w:cs="B Lotus"/>
            <w:sz w:val="24"/>
            <w:szCs w:val="24"/>
            <w:rtl/>
          </w:rPr>
          <w:t>منظور</w:t>
        </w:r>
      </w:ins>
      <w:del w:id="6053" w:author="Mehrnazi Boojari" w:date="2019-01-07T10:51:00Z">
        <w:r w:rsidRPr="003003A6" w:rsidDel="006A1F1D">
          <w:rPr>
            <w:rFonts w:ascii="B Lotus" w:eastAsia="Calibri" w:hAnsi="B Lotus" w:cs="B Lotus"/>
            <w:sz w:val="24"/>
            <w:szCs w:val="24"/>
            <w:rtl/>
          </w:rPr>
          <w:delText xml:space="preserve"> تأمین </w:delText>
        </w:r>
      </w:del>
      <w:ins w:id="6054" w:author="Mehrnazi Boojari" w:date="2019-01-07T10:51:00Z">
        <w:r w:rsidR="006A1F1D">
          <w:rPr>
            <w:rFonts w:ascii="B Lotus" w:eastAsia="Calibri" w:hAnsi="B Lotus" w:cs="B Lotus"/>
            <w:sz w:val="24"/>
            <w:szCs w:val="24"/>
            <w:rtl/>
          </w:rPr>
          <w:t xml:space="preserve"> تأمین </w:t>
        </w:r>
      </w:ins>
      <w:r w:rsidRPr="003003A6">
        <w:rPr>
          <w:rFonts w:ascii="B Lotus" w:eastAsia="Calibri" w:hAnsi="B Lotus" w:cs="B Lotus"/>
          <w:sz w:val="24"/>
          <w:szCs w:val="24"/>
          <w:rtl/>
        </w:rPr>
        <w:t xml:space="preserve">مصالح ساختمانی كشور </w:t>
      </w:r>
      <w:del w:id="6055" w:author="Mehrnazi Boojari" w:date="2019-01-10T00:17:00Z">
        <w:r w:rsidRPr="003003A6" w:rsidDel="000A3EC2">
          <w:rPr>
            <w:rFonts w:ascii="B Lotus" w:eastAsia="Calibri" w:hAnsi="B Lotus" w:cs="B Lotus"/>
            <w:sz w:val="24"/>
            <w:szCs w:val="24"/>
            <w:rtl/>
          </w:rPr>
          <w:delText>از طریق</w:delText>
        </w:r>
      </w:del>
      <w:ins w:id="6056" w:author="Mehrnazi Boojari" w:date="2019-01-10T00:17:00Z">
        <w:r w:rsidR="000A3EC2">
          <w:rPr>
            <w:rFonts w:ascii="B Lotus" w:eastAsia="Calibri" w:hAnsi="B Lotus" w:cs="B Lotus"/>
            <w:sz w:val="24"/>
            <w:szCs w:val="24"/>
            <w:rtl/>
          </w:rPr>
          <w:t>از</w:t>
        </w:r>
        <w:r w:rsidR="000A3EC2">
          <w:rPr>
            <w:rFonts w:ascii="Times New Roman" w:eastAsia="Calibri" w:hAnsi="Times New Roman" w:cs="Times New Roman" w:hint="cs"/>
            <w:sz w:val="24"/>
            <w:szCs w:val="24"/>
            <w:rtl/>
          </w:rPr>
          <w:t> </w:t>
        </w:r>
        <w:r w:rsidR="000A3EC2">
          <w:rPr>
            <w:rFonts w:ascii="B Lotus" w:eastAsia="Calibri" w:hAnsi="B Lotus" w:cs="B Lotus"/>
            <w:sz w:val="24"/>
            <w:szCs w:val="24"/>
            <w:rtl/>
          </w:rPr>
          <w:t>طریق</w:t>
        </w:r>
      </w:ins>
      <w:r w:rsidRPr="003003A6">
        <w:rPr>
          <w:rFonts w:ascii="B Lotus" w:eastAsia="Calibri" w:hAnsi="B Lotus" w:cs="B Lotus"/>
          <w:sz w:val="24"/>
          <w:szCs w:val="24"/>
          <w:rtl/>
        </w:rPr>
        <w:t xml:space="preserve"> تهیه، تولید و توزیع</w:t>
      </w:r>
      <w:r w:rsidRPr="003003A6">
        <w:rPr>
          <w:rFonts w:ascii="B Lotus" w:eastAsia="Calibri" w:hAnsi="B Lotus" w:cs="B Lotus"/>
          <w:sz w:val="24"/>
          <w:szCs w:val="24"/>
          <w:vertAlign w:val="superscript"/>
          <w:rtl/>
        </w:rPr>
        <w:footnoteReference w:id="57"/>
      </w:r>
      <w:ins w:id="6063" w:author="Mehrnazi Boojari" w:date="2019-01-11T09:05:00Z">
        <w:r w:rsidR="00F20BAE">
          <w:rPr>
            <w:rFonts w:ascii="B Lotus" w:eastAsia="Calibri" w:hAnsi="B Lotus" w:cs="B Lotus" w:hint="cs"/>
            <w:sz w:val="24"/>
            <w:szCs w:val="24"/>
            <w:rtl/>
          </w:rPr>
          <w:t>.</w:t>
        </w:r>
      </w:ins>
    </w:p>
    <w:p w14:paraId="6649435F" w14:textId="77777777" w:rsidR="00A06196" w:rsidRPr="003003A6" w:rsidRDefault="00A06196" w:rsidP="00A26EBB">
      <w:pPr>
        <w:numPr>
          <w:ilvl w:val="0"/>
          <w:numId w:val="17"/>
        </w:numPr>
        <w:bidi/>
        <w:spacing w:line="256" w:lineRule="auto"/>
        <w:contextualSpacing/>
        <w:jc w:val="both"/>
        <w:rPr>
          <w:rFonts w:ascii="B Lotus" w:eastAsia="Calibri" w:hAnsi="B Lotus" w:cs="B Lotus"/>
          <w:sz w:val="24"/>
          <w:szCs w:val="24"/>
          <w:lang w:bidi="fa-IR"/>
        </w:rPr>
      </w:pPr>
      <w:r w:rsidRPr="003003A6">
        <w:rPr>
          <w:rFonts w:ascii="B Lotus" w:eastAsia="Calibri" w:hAnsi="B Lotus" w:cs="B Lotus"/>
          <w:sz w:val="24"/>
          <w:szCs w:val="24"/>
          <w:rtl/>
        </w:rPr>
        <w:t>مطالعه و برنامه</w:t>
      </w:r>
      <w:del w:id="6064" w:author="Mehrnazi Boojari" w:date="2019-01-07T10:05:00Z">
        <w:r w:rsidRPr="003003A6" w:rsidDel="00A31D6F">
          <w:rPr>
            <w:rFonts w:ascii="B Lotus" w:eastAsia="Calibri" w:hAnsi="B Lotus" w:cs="B Lotus"/>
            <w:sz w:val="24"/>
            <w:szCs w:val="24"/>
            <w:rtl/>
          </w:rPr>
          <w:delText xml:space="preserve"> ریزی </w:delText>
        </w:r>
      </w:del>
      <w:ins w:id="6065" w:author="Mehrnazi Boojari" w:date="2019-01-07T10:05:00Z">
        <w:r w:rsidR="00A31D6F">
          <w:rPr>
            <w:rFonts w:ascii="B Lotus" w:eastAsia="Calibri" w:hAnsi="B Lotus" w:cs="B Lotus" w:hint="cs"/>
            <w:sz w:val="24"/>
            <w:szCs w:val="24"/>
            <w:rtl/>
          </w:rPr>
          <w:t>‌</w:t>
        </w:r>
        <w:r w:rsidR="00A31D6F">
          <w:rPr>
            <w:rFonts w:ascii="B Lotus" w:eastAsia="Calibri" w:hAnsi="B Lotus" w:cs="B Lotus"/>
            <w:sz w:val="24"/>
            <w:szCs w:val="24"/>
            <w:rtl/>
          </w:rPr>
          <w:t xml:space="preserve">ریزی </w:t>
        </w:r>
      </w:ins>
      <w:r w:rsidRPr="003003A6">
        <w:rPr>
          <w:rFonts w:ascii="B Lotus" w:eastAsia="Calibri" w:hAnsi="B Lotus" w:cs="B Lotus"/>
          <w:sz w:val="24"/>
          <w:szCs w:val="24"/>
          <w:rtl/>
        </w:rPr>
        <w:t xml:space="preserve">و اجرای مصوبه دولت مبنی بر ساخت دو میلیون واحد مسكونی روستایی </w:t>
      </w:r>
      <w:ins w:id="6066" w:author="Mehrnazi Boojari" w:date="2019-01-11T09:05:00Z">
        <w:r w:rsidR="00F20BAE">
          <w:rPr>
            <w:rFonts w:ascii="B Lotus" w:eastAsia="Calibri" w:hAnsi="B Lotus" w:cs="B Lotus" w:hint="cs"/>
            <w:sz w:val="24"/>
            <w:szCs w:val="24"/>
            <w:rtl/>
          </w:rPr>
          <w:t>در</w:t>
        </w:r>
        <w:r w:rsidR="00F20BAE">
          <w:rPr>
            <w:rFonts w:ascii="B Lotus" w:eastAsia="Calibri" w:hAnsi="B Lotus" w:cs="Times New Roman" w:hint="eastAsia"/>
            <w:sz w:val="24"/>
            <w:szCs w:val="24"/>
            <w:rtl/>
          </w:rPr>
          <w:t> </w:t>
        </w:r>
      </w:ins>
      <w:r w:rsidRPr="003003A6">
        <w:rPr>
          <w:rFonts w:ascii="B Lotus" w:eastAsia="Calibri" w:hAnsi="B Lotus" w:cs="B Lotus"/>
          <w:sz w:val="24"/>
          <w:szCs w:val="24"/>
          <w:rtl/>
        </w:rPr>
        <w:t>طی دو برنامه پنج</w:t>
      </w:r>
      <w:ins w:id="6067" w:author="Mehrnazi Boojari" w:date="2019-01-07T23:36:00Z">
        <w:r w:rsidR="00A26EBB">
          <w:rPr>
            <w:rFonts w:ascii="B Lotus" w:eastAsia="Calibri" w:hAnsi="B Lotus" w:cs="B Nazanin" w:hint="cs"/>
            <w:sz w:val="24"/>
            <w:szCs w:val="24"/>
            <w:rtl/>
          </w:rPr>
          <w:t>‌</w:t>
        </w:r>
      </w:ins>
      <w:del w:id="6068" w:author="Mehrnazi Boojari" w:date="2019-01-07T23:36:00Z">
        <w:r w:rsidRPr="003003A6" w:rsidDel="00A26EBB">
          <w:rPr>
            <w:rFonts w:ascii="B Lotus" w:eastAsia="Calibri" w:hAnsi="B Lotus" w:cs="B Lotus"/>
            <w:sz w:val="24"/>
            <w:szCs w:val="24"/>
            <w:rtl/>
          </w:rPr>
          <w:delText xml:space="preserve"> </w:delText>
        </w:r>
      </w:del>
      <w:r w:rsidRPr="003003A6">
        <w:rPr>
          <w:rFonts w:ascii="B Lotus" w:eastAsia="Calibri" w:hAnsi="B Lotus" w:cs="B Lotus"/>
          <w:sz w:val="24"/>
          <w:szCs w:val="24"/>
          <w:rtl/>
        </w:rPr>
        <w:t>ساله توسعه كشور</w:t>
      </w:r>
      <w:r w:rsidRPr="003003A6">
        <w:rPr>
          <w:rFonts w:ascii="B Lotus" w:eastAsia="Calibri" w:hAnsi="B Lotus" w:cs="B Lotus"/>
          <w:sz w:val="24"/>
          <w:szCs w:val="24"/>
          <w:vertAlign w:val="superscript"/>
          <w:rtl/>
        </w:rPr>
        <w:footnoteReference w:id="58"/>
      </w:r>
      <w:r w:rsidRPr="003003A6">
        <w:rPr>
          <w:rFonts w:ascii="B Lotus" w:eastAsia="Calibri" w:hAnsi="B Lotus" w:cs="B Lotus"/>
          <w:sz w:val="24"/>
          <w:szCs w:val="24"/>
          <w:rtl/>
        </w:rPr>
        <w:t xml:space="preserve"> (ساخت سالانه 200 هزار واحد مسكونی روستایی)</w:t>
      </w:r>
      <w:r w:rsidRPr="003003A6">
        <w:rPr>
          <w:rFonts w:ascii="B Lotus" w:eastAsia="Calibri" w:hAnsi="B Lotus" w:cs="B Lotus" w:hint="cs"/>
          <w:sz w:val="24"/>
          <w:szCs w:val="24"/>
          <w:rtl/>
        </w:rPr>
        <w:t>.</w:t>
      </w:r>
    </w:p>
    <w:p w14:paraId="23AA8B1A" w14:textId="77777777" w:rsidR="00A06196" w:rsidRPr="00A06196" w:rsidRDefault="00F20BAE" w:rsidP="00991B8E">
      <w:pPr>
        <w:pStyle w:val="Heading4"/>
        <w:rPr>
          <w:rtl/>
        </w:rPr>
      </w:pPr>
      <w:bookmarkStart w:id="6076" w:name="_Toc533781199"/>
      <w:bookmarkStart w:id="6077" w:name="_Toc533782155"/>
      <w:ins w:id="6078" w:author="Mehrnazi Boojari" w:date="2019-01-11T09:06:00Z">
        <w:r>
          <w:rPr>
            <w:rFonts w:hint="cs"/>
            <w:rtl/>
          </w:rPr>
          <w:t xml:space="preserve"> </w:t>
        </w:r>
      </w:ins>
      <w:r w:rsidR="00A06196" w:rsidRPr="00A06196">
        <w:rPr>
          <w:rtl/>
        </w:rPr>
        <w:t>نقش دهیاری در مدیریت مسکن روستایی</w:t>
      </w:r>
      <w:bookmarkEnd w:id="6076"/>
      <w:bookmarkEnd w:id="6077"/>
    </w:p>
    <w:p w14:paraId="60A71F7D" w14:textId="77777777" w:rsidR="00A06196" w:rsidRPr="003003A6" w:rsidRDefault="00A06196" w:rsidP="002D1D19">
      <w:pPr>
        <w:tabs>
          <w:tab w:val="center" w:pos="4513"/>
        </w:tabs>
        <w:bidi/>
        <w:ind w:firstLine="288"/>
        <w:jc w:val="both"/>
        <w:rPr>
          <w:rFonts w:ascii="B Lotus" w:eastAsia="Calibri" w:hAnsi="B Lotus" w:cs="B Lotus"/>
          <w:sz w:val="24"/>
          <w:szCs w:val="24"/>
          <w:rtl/>
        </w:rPr>
      </w:pPr>
      <w:r w:rsidRPr="003003A6">
        <w:rPr>
          <w:rFonts w:ascii="B Lotus" w:eastAsia="Calibri" w:hAnsi="B Lotus" w:cs="B Lotus"/>
          <w:sz w:val="24"/>
          <w:szCs w:val="24"/>
          <w:rtl/>
        </w:rPr>
        <w:t>تشکیلات اداری</w:t>
      </w:r>
      <w:del w:id="6079" w:author="Mehrnazi Boojari" w:date="2019-01-11T09:06:00Z">
        <w:r w:rsidRPr="003003A6" w:rsidDel="00F20BAE">
          <w:rPr>
            <w:rFonts w:ascii="B Lotus" w:eastAsia="Calibri" w:hAnsi="B Lotus" w:cs="B Lotus"/>
            <w:sz w:val="24"/>
            <w:szCs w:val="24"/>
            <w:rtl/>
          </w:rPr>
          <w:delText xml:space="preserve">- </w:delText>
        </w:r>
      </w:del>
      <w:ins w:id="6080" w:author="Mehrnazi Boojari" w:date="2019-01-11T09:06:00Z">
        <w:r w:rsidR="00F20BAE">
          <w:rPr>
            <w:rFonts w:ascii="B Lotus" w:eastAsia="Calibri" w:hAnsi="B Lotus" w:cs="B Lotus" w:hint="cs"/>
            <w:sz w:val="24"/>
            <w:szCs w:val="24"/>
            <w:rtl/>
          </w:rPr>
          <w:t xml:space="preserve"> ـ</w:t>
        </w:r>
        <w:r w:rsidR="00F20BAE" w:rsidRPr="003003A6">
          <w:rPr>
            <w:rFonts w:ascii="B Lotus" w:eastAsia="Calibri" w:hAnsi="B Lotus" w:cs="B Lotus"/>
            <w:sz w:val="24"/>
            <w:szCs w:val="24"/>
            <w:rtl/>
          </w:rPr>
          <w:t xml:space="preserve"> </w:t>
        </w:r>
      </w:ins>
      <w:r w:rsidRPr="003003A6">
        <w:rPr>
          <w:rFonts w:ascii="B Lotus" w:eastAsia="Calibri" w:hAnsi="B Lotus" w:cs="B Lotus"/>
          <w:sz w:val="24"/>
          <w:szCs w:val="24"/>
          <w:rtl/>
        </w:rPr>
        <w:t xml:space="preserve">مالی سازمان‌های متولی توسعه روستایی در کشور در شرایط حاضر دارای مشکلات بسیاری است كه این مشکلات </w:t>
      </w:r>
      <w:del w:id="6081" w:author="Mehrnazi Boojari" w:date="2019-01-07T11:02:00Z">
        <w:r w:rsidRPr="003003A6" w:rsidDel="00DB081F">
          <w:rPr>
            <w:rFonts w:ascii="B Lotus" w:eastAsia="Calibri" w:hAnsi="B Lotus" w:cs="B Lotus"/>
            <w:sz w:val="24"/>
            <w:szCs w:val="24"/>
            <w:rtl/>
          </w:rPr>
          <w:delText>باعث</w:delText>
        </w:r>
      </w:del>
      <w:ins w:id="6082" w:author="Mehrnazi Boojari" w:date="2019-01-07T11:02:00Z">
        <w:r w:rsidR="00DB081F">
          <w:rPr>
            <w:rFonts w:ascii="B Lotus" w:eastAsia="Calibri" w:hAnsi="B Lotus" w:cs="B Lotus"/>
            <w:sz w:val="24"/>
            <w:szCs w:val="24"/>
            <w:rtl/>
          </w:rPr>
          <w:t>سبب</w:t>
        </w:r>
      </w:ins>
      <w:r w:rsidRPr="003003A6">
        <w:rPr>
          <w:rFonts w:ascii="B Lotus" w:eastAsia="Calibri" w:hAnsi="B Lotus" w:cs="B Lotus"/>
          <w:sz w:val="24"/>
          <w:szCs w:val="24"/>
          <w:rtl/>
        </w:rPr>
        <w:t xml:space="preserve"> شده که کارایی اجرایی این دستگاه‌ها بسیار محدود باشد؛ از جمله این مشکلات</w:t>
      </w:r>
      <w:ins w:id="6083" w:author="Mehrnazi Boojari" w:date="2019-01-11T09:06:00Z">
        <w:r w:rsidR="00F20BAE">
          <w:rPr>
            <w:rFonts w:ascii="B Lotus" w:eastAsia="Calibri" w:hAnsi="B Lotus" w:cs="B Nazanin" w:hint="cs"/>
            <w:sz w:val="24"/>
            <w:szCs w:val="24"/>
            <w:rtl/>
          </w:rPr>
          <w:t>‌</w:t>
        </w:r>
      </w:ins>
      <w:del w:id="6084" w:author="Mehrnazi Boojari" w:date="2019-01-11T09:06:00Z">
        <w:r w:rsidRPr="003003A6" w:rsidDel="00F20BAE">
          <w:rPr>
            <w:rFonts w:ascii="B Lotus" w:eastAsia="Calibri" w:hAnsi="B Lotus" w:cs="B Lotus"/>
            <w:sz w:val="24"/>
            <w:szCs w:val="24"/>
            <w:rtl/>
          </w:rPr>
          <w:delText>،</w:delText>
        </w:r>
      </w:del>
      <w:r w:rsidRPr="003003A6">
        <w:rPr>
          <w:rFonts w:ascii="B Lotus" w:eastAsia="Calibri" w:hAnsi="B Lotus" w:cs="B Lotus"/>
          <w:sz w:val="24"/>
          <w:szCs w:val="24"/>
          <w:rtl/>
        </w:rPr>
        <w:t xml:space="preserve"> فقدان انسجام و تشکیلات مناسب در سازمان‌های متولی توسعه روستایی است. به</w:t>
      </w:r>
      <w:ins w:id="6085" w:author="Mehrnazi Boojari" w:date="2019-01-11T09:06:00Z">
        <w:r w:rsidR="00F20BAE">
          <w:rPr>
            <w:rFonts w:ascii="B Lotus" w:eastAsia="Calibri" w:hAnsi="B Lotus" w:cs="B Lotus" w:hint="cs"/>
            <w:sz w:val="24"/>
            <w:szCs w:val="24"/>
            <w:rtl/>
          </w:rPr>
          <w:t xml:space="preserve"> </w:t>
        </w:r>
      </w:ins>
      <w:r w:rsidRPr="003003A6">
        <w:rPr>
          <w:rFonts w:ascii="B Lotus" w:eastAsia="Calibri" w:hAnsi="B Lotus" w:cs="B Lotus"/>
          <w:sz w:val="24"/>
          <w:szCs w:val="24"/>
          <w:rtl/>
        </w:rPr>
        <w:t>‌عبارت دیگر</w:t>
      </w:r>
      <w:ins w:id="6086" w:author="Mehrnazi Boojari" w:date="2019-01-11T09:06:00Z">
        <w:r w:rsidR="00F20BAE">
          <w:rPr>
            <w:rFonts w:ascii="B Lotus" w:eastAsia="Calibri" w:hAnsi="B Lotus" w:cs="B Lotus" w:hint="cs"/>
            <w:sz w:val="24"/>
            <w:szCs w:val="24"/>
            <w:rtl/>
          </w:rPr>
          <w:t>،</w:t>
        </w:r>
      </w:ins>
      <w:r w:rsidRPr="003003A6">
        <w:rPr>
          <w:rFonts w:ascii="B Lotus" w:eastAsia="Calibri" w:hAnsi="B Lotus" w:cs="B Lotus"/>
          <w:sz w:val="24"/>
          <w:szCs w:val="24"/>
          <w:rtl/>
        </w:rPr>
        <w:t xml:space="preserve"> دستگاه‌ها و سازمان‌هایی که از سال</w:t>
      </w:r>
      <w:ins w:id="6087" w:author="Mehrnazi Boojari" w:date="2019-01-11T09:06:00Z">
        <w:r w:rsidR="002D1D19">
          <w:rPr>
            <w:rFonts w:ascii="B Lotus" w:eastAsia="Calibri" w:hAnsi="B Lotus" w:cs="B Nazanin" w:hint="cs"/>
            <w:sz w:val="24"/>
            <w:szCs w:val="24"/>
            <w:rtl/>
          </w:rPr>
          <w:t>‌</w:t>
        </w:r>
      </w:ins>
      <w:del w:id="6088" w:author="Mehrnazi Boojari" w:date="2019-01-11T09:06:00Z">
        <w:r w:rsidRPr="003003A6" w:rsidDel="002D1D19">
          <w:rPr>
            <w:rFonts w:ascii="B Lotus" w:eastAsia="Calibri" w:hAnsi="B Lotus" w:cs="B Lotus"/>
            <w:sz w:val="24"/>
            <w:szCs w:val="24"/>
            <w:rtl/>
          </w:rPr>
          <w:delText>‌</w:delText>
        </w:r>
      </w:del>
      <w:r w:rsidRPr="003003A6">
        <w:rPr>
          <w:rFonts w:ascii="B Lotus" w:eastAsia="Calibri" w:hAnsi="B Lotus" w:cs="B Lotus"/>
          <w:sz w:val="24"/>
          <w:szCs w:val="24"/>
          <w:rtl/>
        </w:rPr>
        <w:t xml:space="preserve">ها قبل </w:t>
      </w:r>
      <w:del w:id="6089" w:author="Mehrnazi Boojari" w:date="2019-01-11T09:07:00Z">
        <w:r w:rsidRPr="003003A6" w:rsidDel="002D1D19">
          <w:rPr>
            <w:rFonts w:ascii="B Lotus" w:eastAsia="Calibri" w:hAnsi="B Lotus" w:cs="B Lotus"/>
            <w:sz w:val="24"/>
            <w:szCs w:val="24"/>
            <w:rtl/>
          </w:rPr>
          <w:delText xml:space="preserve">در </w:delText>
        </w:r>
      </w:del>
      <w:r w:rsidRPr="003003A6">
        <w:rPr>
          <w:rFonts w:ascii="B Lotus" w:eastAsia="Calibri" w:hAnsi="B Lotus" w:cs="B Lotus"/>
          <w:sz w:val="24"/>
          <w:szCs w:val="24"/>
          <w:rtl/>
        </w:rPr>
        <w:t>برای توسعه و عمران در کشور ایجاد شده</w:t>
      </w:r>
      <w:ins w:id="6090" w:author="Mehrnazi Boojari" w:date="2019-01-07T22:44:00Z">
        <w:r w:rsidR="00BF4CE5">
          <w:rPr>
            <w:rFonts w:ascii="B Lotus" w:eastAsia="Calibri" w:hAnsi="B Lotus" w:cs="B Nazanin" w:hint="cs"/>
            <w:sz w:val="24"/>
            <w:szCs w:val="24"/>
            <w:rtl/>
          </w:rPr>
          <w:t>‌</w:t>
        </w:r>
      </w:ins>
      <w:del w:id="6091" w:author="Mehrnazi Boojari" w:date="2019-01-07T22:44:00Z">
        <w:r w:rsidRPr="003003A6" w:rsidDel="00BF4CE5">
          <w:rPr>
            <w:rFonts w:ascii="B Lotus" w:eastAsia="Calibri" w:hAnsi="B Lotus" w:cs="B Lotus"/>
            <w:sz w:val="24"/>
            <w:szCs w:val="24"/>
            <w:rtl/>
          </w:rPr>
          <w:delText xml:space="preserve"> </w:delText>
        </w:r>
      </w:del>
      <w:r w:rsidRPr="003003A6">
        <w:rPr>
          <w:rFonts w:ascii="B Lotus" w:eastAsia="Calibri" w:hAnsi="B Lotus" w:cs="B Lotus"/>
          <w:sz w:val="24"/>
          <w:szCs w:val="24"/>
          <w:rtl/>
        </w:rPr>
        <w:t>اند</w:t>
      </w:r>
      <w:ins w:id="6092" w:author="Mehrnazi Boojari" w:date="2019-01-11T09:07:00Z">
        <w:r w:rsidR="002D1D19">
          <w:rPr>
            <w:rFonts w:ascii="B Lotus" w:eastAsia="Calibri" w:hAnsi="B Lotus" w:cs="B Nazanin" w:hint="cs"/>
            <w:sz w:val="24"/>
            <w:szCs w:val="24"/>
            <w:rtl/>
          </w:rPr>
          <w:t>‌</w:t>
        </w:r>
      </w:ins>
      <w:del w:id="6093" w:author="Mehrnazi Boojari" w:date="2019-01-11T09:07:00Z">
        <w:r w:rsidRPr="003003A6" w:rsidDel="002D1D19">
          <w:rPr>
            <w:rFonts w:ascii="B Lotus" w:eastAsia="Calibri" w:hAnsi="B Lotus" w:cs="B Lotus"/>
            <w:sz w:val="24"/>
            <w:szCs w:val="24"/>
            <w:rtl/>
          </w:rPr>
          <w:delText>،</w:delText>
        </w:r>
      </w:del>
      <w:r w:rsidRPr="003003A6">
        <w:rPr>
          <w:rFonts w:ascii="B Lotus" w:eastAsia="Calibri" w:hAnsi="B Lotus" w:cs="B Lotus"/>
          <w:sz w:val="24"/>
          <w:szCs w:val="24"/>
          <w:rtl/>
        </w:rPr>
        <w:t xml:space="preserve"> دستگاه‌هایی نظیر وزارت جهاد سازندگی با سازمان‌های مرتبط، وزارت مسکن و شهرسازی، بنیاد مسکن، وزارت نیرو و سایر سازمان‌های مشابه، هر یک به عللی متفاوت دچار مشکلات </w:t>
      </w:r>
      <w:del w:id="6094" w:author="Mehrnazi Boojari" w:date="2019-01-11T09:07:00Z">
        <w:r w:rsidRPr="003003A6" w:rsidDel="002D1D19">
          <w:rPr>
            <w:rFonts w:ascii="B Lotus" w:eastAsia="Calibri" w:hAnsi="B Lotus" w:cs="B Lotus"/>
            <w:sz w:val="24"/>
            <w:szCs w:val="24"/>
            <w:rtl/>
          </w:rPr>
          <w:delText xml:space="preserve">قابل </w:delText>
        </w:r>
      </w:del>
      <w:ins w:id="6095" w:author="Mehrnazi Boojari" w:date="2019-01-11T09:07:00Z">
        <w:r w:rsidR="002D1D19">
          <w:rPr>
            <w:rFonts w:ascii="B Lotus" w:eastAsia="Calibri" w:hAnsi="B Lotus" w:cs="B Lotus" w:hint="cs"/>
            <w:sz w:val="24"/>
            <w:szCs w:val="24"/>
            <w:rtl/>
          </w:rPr>
          <w:t>درخور</w:t>
        </w:r>
        <w:r w:rsidR="002D1D19">
          <w:rPr>
            <w:rFonts w:ascii="B Lotus" w:eastAsia="Calibri" w:hAnsi="B Lotus" w:cs="Times New Roman" w:hint="cs"/>
            <w:sz w:val="24"/>
            <w:szCs w:val="24"/>
            <w:rtl/>
          </w:rPr>
          <w:t> </w:t>
        </w:r>
      </w:ins>
      <w:r w:rsidRPr="003003A6">
        <w:rPr>
          <w:rFonts w:ascii="B Lotus" w:eastAsia="Calibri" w:hAnsi="B Lotus" w:cs="B Lotus"/>
          <w:sz w:val="24"/>
          <w:szCs w:val="24"/>
          <w:rtl/>
        </w:rPr>
        <w:t xml:space="preserve">توجه </w:t>
      </w:r>
      <w:r w:rsidRPr="003003A6">
        <w:rPr>
          <w:rFonts w:ascii="B Lotus" w:eastAsia="Calibri" w:hAnsi="B Lotus" w:cs="B Lotus"/>
          <w:sz w:val="24"/>
          <w:szCs w:val="24"/>
          <w:rtl/>
        </w:rPr>
        <w:lastRenderedPageBreak/>
        <w:t>شده</w:t>
      </w:r>
      <w:del w:id="6096" w:author="Mehrnazi Boojari" w:date="2019-01-07T10:35:00Z">
        <w:r w:rsidRPr="003003A6" w:rsidDel="006C73A5">
          <w:rPr>
            <w:rFonts w:ascii="B Lotus" w:eastAsia="Calibri" w:hAnsi="B Lotus" w:cs="B Lotus"/>
            <w:sz w:val="24"/>
            <w:szCs w:val="24"/>
            <w:rtl/>
          </w:rPr>
          <w:delText xml:space="preserve"> اند </w:delText>
        </w:r>
      </w:del>
      <w:ins w:id="6097" w:author="Mehrnazi Boojari" w:date="2019-01-07T10:35:00Z">
        <w:r w:rsidR="006C73A5">
          <w:rPr>
            <w:rFonts w:ascii="B Lotus" w:eastAsia="Calibri" w:hAnsi="B Lotus" w:cs="B Lotus" w:hint="cs"/>
            <w:sz w:val="24"/>
            <w:szCs w:val="24"/>
            <w:rtl/>
          </w:rPr>
          <w:t>‌</w:t>
        </w:r>
        <w:r w:rsidR="006C73A5">
          <w:rPr>
            <w:rFonts w:ascii="B Lotus" w:eastAsia="Calibri" w:hAnsi="B Lotus" w:cs="B Lotus"/>
            <w:sz w:val="24"/>
            <w:szCs w:val="24"/>
            <w:rtl/>
          </w:rPr>
          <w:t xml:space="preserve">اند </w:t>
        </w:r>
      </w:ins>
      <w:r w:rsidRPr="003003A6">
        <w:rPr>
          <w:rFonts w:ascii="B Lotus" w:eastAsia="Calibri" w:hAnsi="B Lotus" w:cs="B Lotus"/>
          <w:sz w:val="24"/>
          <w:szCs w:val="24"/>
          <w:rtl/>
        </w:rPr>
        <w:t>و به‌رغم کوشش و تلاش فراوان، کمتر موفق به انجام شایسته وظایف اصلی خویش شده</w:t>
      </w:r>
      <w:ins w:id="6098" w:author="Mehrnazi Boojari" w:date="2019-01-11T09:08:00Z">
        <w:r w:rsidR="002D1D19">
          <w:rPr>
            <w:rFonts w:ascii="B Lotus" w:eastAsia="Calibri" w:hAnsi="B Lotus" w:cs="B Nazanin" w:hint="cs"/>
            <w:sz w:val="24"/>
            <w:szCs w:val="24"/>
            <w:rtl/>
          </w:rPr>
          <w:t>‌</w:t>
        </w:r>
      </w:ins>
      <w:del w:id="6099" w:author="Mehrnazi Boojari" w:date="2019-01-11T09:08:00Z">
        <w:r w:rsidRPr="003003A6" w:rsidDel="002D1D19">
          <w:rPr>
            <w:rFonts w:ascii="B Lotus" w:eastAsia="Calibri" w:hAnsi="B Lotus" w:cs="B Lotus"/>
            <w:sz w:val="24"/>
            <w:szCs w:val="24"/>
            <w:rtl/>
          </w:rPr>
          <w:delText xml:space="preserve"> </w:delText>
        </w:r>
      </w:del>
      <w:r w:rsidRPr="003003A6">
        <w:rPr>
          <w:rFonts w:ascii="B Lotus" w:eastAsia="Calibri" w:hAnsi="B Lotus" w:cs="B Lotus"/>
          <w:sz w:val="24"/>
          <w:szCs w:val="24"/>
          <w:rtl/>
        </w:rPr>
        <w:t>ان</w:t>
      </w:r>
      <w:del w:id="6100" w:author="Mehrnazi Boojari" w:date="2019-01-07T10:31:00Z">
        <w:r w:rsidR="003003A6" w:rsidRPr="003003A6" w:rsidDel="006C73A5">
          <w:rPr>
            <w:rFonts w:ascii="B Lotus" w:eastAsia="Calibri" w:hAnsi="B Lotus" w:cs="B Lotus" w:hint="cs"/>
            <w:sz w:val="24"/>
            <w:szCs w:val="24"/>
            <w:rtl/>
          </w:rPr>
          <w:delText>د(</w:delText>
        </w:r>
      </w:del>
      <w:ins w:id="6101" w:author="Mehrnazi Boojari" w:date="2019-01-07T10:31:00Z">
        <w:r w:rsidR="006C73A5">
          <w:rPr>
            <w:rFonts w:ascii="B Lotus" w:eastAsia="Calibri" w:hAnsi="B Lotus" w:cs="B Lotus" w:hint="cs"/>
            <w:sz w:val="24"/>
            <w:szCs w:val="24"/>
            <w:rtl/>
          </w:rPr>
          <w:t>د (</w:t>
        </w:r>
      </w:ins>
      <w:r w:rsidR="003003A6" w:rsidRPr="003003A6">
        <w:rPr>
          <w:rFonts w:ascii="B Lotus" w:eastAsia="Calibri" w:hAnsi="B Lotus" w:cs="B Lotus" w:hint="cs"/>
          <w:sz w:val="24"/>
          <w:szCs w:val="24"/>
          <w:rtl/>
        </w:rPr>
        <w:t>طالب و بخشی</w:t>
      </w:r>
      <w:ins w:id="6102" w:author="Mehrnazi Boojari" w:date="2019-01-11T09:08:00Z">
        <w:r w:rsidR="002D1D19">
          <w:rPr>
            <w:rFonts w:ascii="B Lotus" w:eastAsia="Calibri" w:hAnsi="B Lotus" w:cs="B Nazanin" w:hint="cs"/>
            <w:sz w:val="24"/>
            <w:szCs w:val="24"/>
            <w:rtl/>
          </w:rPr>
          <w:t>‌</w:t>
        </w:r>
      </w:ins>
      <w:del w:id="6103" w:author="Mehrnazi Boojari" w:date="2019-01-11T09:08:00Z">
        <w:r w:rsidR="003003A6" w:rsidRPr="003003A6" w:rsidDel="002D1D19">
          <w:rPr>
            <w:rFonts w:ascii="B Lotus" w:eastAsia="Calibri" w:hAnsi="B Lotus" w:cs="B Lotus" w:hint="cs"/>
            <w:sz w:val="24"/>
            <w:szCs w:val="24"/>
            <w:rtl/>
          </w:rPr>
          <w:delText xml:space="preserve"> </w:delText>
        </w:r>
      </w:del>
      <w:r w:rsidR="003003A6" w:rsidRPr="003003A6">
        <w:rPr>
          <w:rFonts w:ascii="B Lotus" w:eastAsia="Calibri" w:hAnsi="B Lotus" w:cs="B Lotus" w:hint="cs"/>
          <w:sz w:val="24"/>
          <w:szCs w:val="24"/>
          <w:rtl/>
        </w:rPr>
        <w:t>زاده،</w:t>
      </w:r>
      <w:ins w:id="6104" w:author="Mehrnazi Boojari" w:date="2019-01-11T09:08:00Z">
        <w:r w:rsidR="002D1D19">
          <w:rPr>
            <w:rFonts w:ascii="B Lotus" w:eastAsia="Calibri" w:hAnsi="B Lotus" w:cs="B Lotus" w:hint="cs"/>
            <w:sz w:val="24"/>
            <w:szCs w:val="24"/>
            <w:rtl/>
          </w:rPr>
          <w:t xml:space="preserve"> </w:t>
        </w:r>
      </w:ins>
      <w:r w:rsidR="003003A6" w:rsidRPr="003003A6">
        <w:rPr>
          <w:rFonts w:ascii="B Lotus" w:eastAsia="Calibri" w:hAnsi="B Lotus" w:cs="B Lotus" w:hint="cs"/>
          <w:sz w:val="24"/>
          <w:szCs w:val="24"/>
          <w:rtl/>
        </w:rPr>
        <w:t>1390).</w:t>
      </w:r>
    </w:p>
    <w:p w14:paraId="066FDD59" w14:textId="77777777" w:rsidR="00A06196" w:rsidRPr="003003A6" w:rsidRDefault="00A06196" w:rsidP="002008E0">
      <w:pPr>
        <w:tabs>
          <w:tab w:val="center" w:pos="4513"/>
        </w:tabs>
        <w:bidi/>
        <w:ind w:firstLine="288"/>
        <w:jc w:val="both"/>
        <w:rPr>
          <w:rFonts w:ascii="B Lotus" w:eastAsia="Calibri" w:hAnsi="B Lotus" w:cs="B Lotus"/>
          <w:sz w:val="24"/>
          <w:szCs w:val="24"/>
          <w:rtl/>
        </w:rPr>
      </w:pPr>
      <w:r w:rsidRPr="003003A6">
        <w:rPr>
          <w:rFonts w:ascii="B Lotus" w:eastAsia="Calibri" w:hAnsi="B Lotus" w:cs="B Lotus"/>
          <w:sz w:val="24"/>
          <w:szCs w:val="24"/>
          <w:rtl/>
        </w:rPr>
        <w:t>اگر توسعه مسکن روستایی بر مبنای نیاز مردم انجام شود</w:t>
      </w:r>
      <w:ins w:id="6105" w:author="Mehrnazi Boojari" w:date="2019-01-11T09:09:00Z">
        <w:r w:rsidR="00A97F3D">
          <w:rPr>
            <w:rFonts w:ascii="B Lotus" w:eastAsia="Calibri" w:hAnsi="B Lotus" w:cs="B Nazanin" w:hint="cs"/>
            <w:sz w:val="24"/>
            <w:szCs w:val="24"/>
            <w:rtl/>
          </w:rPr>
          <w:t>‌</w:t>
        </w:r>
      </w:ins>
      <w:del w:id="6106" w:author="Mehrnazi Boojari" w:date="2019-01-11T09:09:00Z">
        <w:r w:rsidRPr="003003A6" w:rsidDel="00A97F3D">
          <w:rPr>
            <w:rFonts w:ascii="B Lotus" w:eastAsia="Calibri" w:hAnsi="B Lotus" w:cs="B Lotus"/>
            <w:sz w:val="24"/>
            <w:szCs w:val="24"/>
            <w:rtl/>
          </w:rPr>
          <w:delText>،</w:delText>
        </w:r>
      </w:del>
      <w:r w:rsidRPr="003003A6">
        <w:rPr>
          <w:rFonts w:ascii="B Lotus" w:eastAsia="Calibri" w:hAnsi="B Lotus" w:cs="B Lotus"/>
          <w:sz w:val="24"/>
          <w:szCs w:val="24"/>
          <w:rtl/>
        </w:rPr>
        <w:t xml:space="preserve"> مناسب</w:t>
      </w:r>
      <w:ins w:id="6107" w:author="Mehrnazi Boojari" w:date="2019-01-11T09:09:00Z">
        <w:r w:rsidR="00A97F3D">
          <w:rPr>
            <w:rFonts w:ascii="B Lotus" w:eastAsia="Calibri" w:hAnsi="B Lotus" w:cs="B Nazanin" w:hint="cs"/>
            <w:sz w:val="24"/>
            <w:szCs w:val="24"/>
            <w:rtl/>
          </w:rPr>
          <w:t>‌</w:t>
        </w:r>
      </w:ins>
      <w:r w:rsidRPr="003003A6">
        <w:rPr>
          <w:rFonts w:ascii="B Lotus" w:eastAsia="Calibri" w:hAnsi="B Lotus" w:cs="B Lotus"/>
          <w:sz w:val="24"/>
          <w:szCs w:val="24"/>
          <w:rtl/>
        </w:rPr>
        <w:t>تر و صحیح</w:t>
      </w:r>
      <w:ins w:id="6108" w:author="Mehrnazi Boojari" w:date="2019-01-11T09:09:00Z">
        <w:r w:rsidR="00A97F3D">
          <w:rPr>
            <w:rFonts w:ascii="B Lotus" w:eastAsia="Calibri" w:hAnsi="B Lotus" w:cs="B Nazanin" w:hint="cs"/>
            <w:sz w:val="24"/>
            <w:szCs w:val="24"/>
            <w:rtl/>
          </w:rPr>
          <w:t>‌</w:t>
        </w:r>
      </w:ins>
      <w:r w:rsidRPr="003003A6">
        <w:rPr>
          <w:rFonts w:ascii="B Lotus" w:eastAsia="Calibri" w:hAnsi="B Lotus" w:cs="B Lotus"/>
          <w:sz w:val="24"/>
          <w:szCs w:val="24"/>
          <w:rtl/>
        </w:rPr>
        <w:t>تر خواهد بود که این‌ کار در سطح محلی توسط دهیاری‌ها انجام شود. از</w:t>
      </w:r>
      <w:ins w:id="6109" w:author="Mehrnazi Boojari" w:date="2019-01-11T09:09:00Z">
        <w:r w:rsidR="00A97F3D">
          <w:rPr>
            <w:rFonts w:ascii="B Lotus" w:eastAsia="Calibri" w:hAnsi="B Lotus" w:cs="Times New Roman" w:hint="cs"/>
            <w:sz w:val="24"/>
            <w:szCs w:val="24"/>
            <w:rtl/>
          </w:rPr>
          <w:t> </w:t>
        </w:r>
      </w:ins>
      <w:r w:rsidRPr="003003A6">
        <w:rPr>
          <w:rFonts w:ascii="B Lotus" w:eastAsia="Calibri" w:hAnsi="B Lotus" w:cs="B Lotus"/>
          <w:sz w:val="24"/>
          <w:szCs w:val="24"/>
          <w:rtl/>
        </w:rPr>
        <w:t>این</w:t>
      </w:r>
      <w:ins w:id="6110" w:author="Mehrnazi Boojari" w:date="2019-01-11T09:09:00Z">
        <w:r w:rsidR="00A97F3D">
          <w:rPr>
            <w:rFonts w:ascii="B Lotus" w:eastAsia="Calibri" w:hAnsi="B Lotus" w:cs="Times New Roman" w:hint="cs"/>
            <w:sz w:val="24"/>
            <w:szCs w:val="24"/>
            <w:rtl/>
          </w:rPr>
          <w:t> </w:t>
        </w:r>
      </w:ins>
      <w:r w:rsidRPr="003003A6">
        <w:rPr>
          <w:rFonts w:ascii="B Lotus" w:eastAsia="Calibri" w:hAnsi="B Lotus" w:cs="B Lotus"/>
          <w:sz w:val="24"/>
          <w:szCs w:val="24"/>
          <w:rtl/>
        </w:rPr>
        <w:t xml:space="preserve">‌رو، دهیاری </w:t>
      </w:r>
      <w:del w:id="6111" w:author="Mehrnazi Boojari" w:date="2019-01-07T23:30:00Z">
        <w:r w:rsidRPr="003003A6" w:rsidDel="00FB0B67">
          <w:rPr>
            <w:rFonts w:ascii="B Lotus" w:eastAsia="Calibri" w:hAnsi="B Lotus" w:cs="B Lotus"/>
            <w:sz w:val="24"/>
            <w:szCs w:val="24"/>
            <w:rtl/>
          </w:rPr>
          <w:delText>به‌عنوان</w:delText>
        </w:r>
      </w:del>
      <w:ins w:id="6112" w:author="Mehrnazi Boojari" w:date="2019-01-07T23:30:00Z">
        <w:r w:rsidR="00FB0B67">
          <w:rPr>
            <w:rFonts w:ascii="B Lotus" w:eastAsia="Calibri" w:hAnsi="B Lotus" w:cs="B Lotus"/>
            <w:sz w:val="24"/>
            <w:szCs w:val="24"/>
            <w:rtl/>
          </w:rPr>
          <w:t>به</w:t>
        </w:r>
        <w:r w:rsidR="00FB0B67">
          <w:rPr>
            <w:rFonts w:ascii="B Lotus" w:eastAsia="Calibri" w:hAnsi="B Lotus" w:cs="B Lotus" w:hint="cs"/>
            <w:sz w:val="24"/>
            <w:szCs w:val="24"/>
            <w:rtl/>
          </w:rPr>
          <w:t>‌</w:t>
        </w:r>
        <w:r w:rsidR="00FB0B67">
          <w:rPr>
            <w:rFonts w:ascii="B Lotus" w:eastAsia="Calibri" w:hAnsi="B Lotus" w:cs="B Lotus"/>
            <w:sz w:val="24"/>
            <w:szCs w:val="24"/>
            <w:rtl/>
          </w:rPr>
          <w:t>منزلۀ</w:t>
        </w:r>
      </w:ins>
      <w:r w:rsidRPr="003003A6">
        <w:rPr>
          <w:rFonts w:ascii="B Lotus" w:eastAsia="Calibri" w:hAnsi="B Lotus" w:cs="B Lotus"/>
          <w:sz w:val="24"/>
          <w:szCs w:val="24"/>
          <w:rtl/>
        </w:rPr>
        <w:t xml:space="preserve"> نهاد میانجی</w:t>
      </w:r>
      <w:ins w:id="6113" w:author="Mehrnazi Boojari" w:date="2019-01-11T09:09:00Z">
        <w:r w:rsidR="00A97F3D">
          <w:rPr>
            <w:rFonts w:ascii="B Lotus" w:eastAsia="Calibri" w:hAnsi="B Lotus" w:cs="B Nazanin" w:hint="cs"/>
            <w:sz w:val="24"/>
            <w:szCs w:val="24"/>
            <w:rtl/>
          </w:rPr>
          <w:t>‌</w:t>
        </w:r>
      </w:ins>
      <w:r w:rsidRPr="003003A6">
        <w:rPr>
          <w:rFonts w:ascii="B Lotus" w:eastAsia="Calibri" w:hAnsi="B Lotus" w:cs="B Lotus"/>
          <w:sz w:val="24"/>
          <w:szCs w:val="24"/>
          <w:rtl/>
        </w:rPr>
        <w:t xml:space="preserve">گری بین </w:t>
      </w:r>
      <w:del w:id="6114" w:author="Mehrnazi Boojari" w:date="2019-01-07T10:03:00Z">
        <w:r w:rsidRPr="003003A6" w:rsidDel="00A31D6F">
          <w:rPr>
            <w:rFonts w:ascii="B Lotus" w:eastAsia="Calibri" w:hAnsi="B Lotus" w:cs="B Lotus"/>
            <w:sz w:val="24"/>
            <w:szCs w:val="24"/>
            <w:rtl/>
          </w:rPr>
          <w:delText>روستائی</w:delText>
        </w:r>
      </w:del>
      <w:ins w:id="6115" w:author="Mehrnazi Boojari" w:date="2019-01-07T10:03:00Z">
        <w:r w:rsidR="00A31D6F">
          <w:rPr>
            <w:rFonts w:ascii="B Lotus" w:eastAsia="Calibri" w:hAnsi="B Lotus" w:cs="B Lotus"/>
            <w:sz w:val="24"/>
            <w:szCs w:val="24"/>
            <w:rtl/>
          </w:rPr>
          <w:t>روستایی</w:t>
        </w:r>
      </w:ins>
      <w:r w:rsidRPr="003003A6">
        <w:rPr>
          <w:rFonts w:ascii="B Lotus" w:eastAsia="Calibri" w:hAnsi="B Lotus" w:cs="B Lotus"/>
          <w:sz w:val="24"/>
          <w:szCs w:val="24"/>
          <w:rtl/>
        </w:rPr>
        <w:t xml:space="preserve">ان و سازمان‌های متولی مسکن روستایی نقش مؤثری در پیشبرد اهداف و سیاست‌های مسکن روستایی </w:t>
      </w:r>
      <w:del w:id="6116" w:author="Mehrnazi Boojari" w:date="2019-01-16T00:52:00Z">
        <w:r w:rsidRPr="003003A6" w:rsidDel="000C2A38">
          <w:rPr>
            <w:rFonts w:ascii="B Lotus" w:eastAsia="Calibri" w:hAnsi="B Lotus" w:cs="B Lotus"/>
            <w:sz w:val="24"/>
            <w:szCs w:val="24"/>
            <w:rtl/>
          </w:rPr>
          <w:delText>بر عهده</w:delText>
        </w:r>
      </w:del>
      <w:ins w:id="6117" w:author="Mehrnazi Boojari" w:date="2019-01-16T00:52:00Z">
        <w:r w:rsidR="000C2A38">
          <w:rPr>
            <w:rFonts w:ascii="B Lotus" w:eastAsia="Calibri" w:hAnsi="B Lotus" w:cs="B Lotus"/>
            <w:sz w:val="24"/>
            <w:szCs w:val="24"/>
            <w:rtl/>
          </w:rPr>
          <w:t>بر</w:t>
        </w:r>
        <w:r w:rsidR="000C2A38">
          <w:rPr>
            <w:rFonts w:ascii="Times New Roman" w:eastAsia="Calibri" w:hAnsi="Times New Roman" w:cs="Times New Roman" w:hint="cs"/>
            <w:sz w:val="24"/>
            <w:szCs w:val="24"/>
            <w:rtl/>
          </w:rPr>
          <w:t> </w:t>
        </w:r>
        <w:r w:rsidR="000C2A38">
          <w:rPr>
            <w:rFonts w:ascii="B Lotus" w:eastAsia="Calibri" w:hAnsi="B Lotus" w:cs="B Lotus"/>
            <w:sz w:val="24"/>
            <w:szCs w:val="24"/>
            <w:rtl/>
          </w:rPr>
          <w:t>عهده</w:t>
        </w:r>
      </w:ins>
      <w:r w:rsidRPr="003003A6">
        <w:rPr>
          <w:rFonts w:ascii="B Lotus" w:eastAsia="Calibri" w:hAnsi="B Lotus" w:cs="B Lotus"/>
          <w:sz w:val="24"/>
          <w:szCs w:val="24"/>
          <w:rtl/>
        </w:rPr>
        <w:t xml:space="preserve"> دارد. در خصوص نحوه ارتباط دهیاری با سازمان</w:t>
      </w:r>
      <w:ins w:id="6118" w:author="Mehrnazi Boojari" w:date="2019-01-11T09:09:00Z">
        <w:r w:rsidR="00A97F3D">
          <w:rPr>
            <w:rFonts w:ascii="B Lotus" w:eastAsia="Calibri" w:hAnsi="B Lotus" w:cs="B Nazanin" w:hint="cs"/>
            <w:sz w:val="24"/>
            <w:szCs w:val="24"/>
            <w:rtl/>
          </w:rPr>
          <w:t>‌</w:t>
        </w:r>
      </w:ins>
      <w:del w:id="6119" w:author="Mehrnazi Boojari" w:date="2019-01-11T09:09:00Z">
        <w:r w:rsidRPr="003003A6" w:rsidDel="00A97F3D">
          <w:rPr>
            <w:rFonts w:ascii="B Lotus" w:eastAsia="Calibri" w:hAnsi="B Lotus" w:cs="B Lotus"/>
            <w:sz w:val="24"/>
            <w:szCs w:val="24"/>
            <w:rtl/>
          </w:rPr>
          <w:delText>‌</w:delText>
        </w:r>
      </w:del>
      <w:r w:rsidRPr="003003A6">
        <w:rPr>
          <w:rFonts w:ascii="B Lotus" w:eastAsia="Calibri" w:hAnsi="B Lotus" w:cs="B Lotus"/>
          <w:sz w:val="24"/>
          <w:szCs w:val="24"/>
          <w:rtl/>
        </w:rPr>
        <w:t>های متولی مسکن روستایی باید گفت که ارتباط این سازمان‌ها با دهیاری بیشتر به‌صورت مكاتبه‌ای است و هنوز اعتمادی به توانایی‌های دهیاران در این سازمان‌ها وجود ندارد</w:t>
      </w:r>
      <w:ins w:id="6120" w:author="Mehrnazi Boojari" w:date="2019-01-11T09:10:00Z">
        <w:r w:rsidR="00A97F3D">
          <w:rPr>
            <w:rFonts w:ascii="B Lotus" w:eastAsia="Calibri" w:hAnsi="B Lotus" w:cs="B Lotus" w:hint="cs"/>
            <w:sz w:val="24"/>
            <w:szCs w:val="24"/>
            <w:rtl/>
          </w:rPr>
          <w:t>،</w:t>
        </w:r>
      </w:ins>
      <w:r w:rsidRPr="003003A6">
        <w:rPr>
          <w:rFonts w:ascii="B Lotus" w:eastAsia="Calibri" w:hAnsi="B Lotus" w:cs="B Lotus"/>
          <w:sz w:val="24"/>
          <w:szCs w:val="24"/>
          <w:rtl/>
        </w:rPr>
        <w:t xml:space="preserve"> یا به‌ عبارت دیگر دهیاری قادر نیست تا کارهای اجرایی را به‌عهده بگیرد، اما این سازمان‌ها بر این عقیده</w:t>
      </w:r>
      <w:ins w:id="6121" w:author="Mehrnazi Boojari" w:date="2019-01-11T09:10:00Z">
        <w:r w:rsidR="00A97F3D">
          <w:rPr>
            <w:rFonts w:ascii="B Lotus" w:eastAsia="Calibri" w:hAnsi="B Lotus" w:cs="B Nazanin" w:hint="cs"/>
            <w:sz w:val="24"/>
            <w:szCs w:val="24"/>
            <w:rtl/>
          </w:rPr>
          <w:t>‌</w:t>
        </w:r>
        <w:r w:rsidR="00A97F3D">
          <w:rPr>
            <w:rFonts w:ascii="B Lotus" w:eastAsia="Calibri" w:hAnsi="B Lotus" w:cs="B Lotus" w:hint="cs"/>
            <w:sz w:val="24"/>
            <w:szCs w:val="24"/>
            <w:rtl/>
          </w:rPr>
          <w:t>ا</w:t>
        </w:r>
      </w:ins>
      <w:del w:id="6122" w:author="Mehrnazi Boojari" w:date="2019-01-11T09:10:00Z">
        <w:r w:rsidRPr="003003A6" w:rsidDel="00A97F3D">
          <w:rPr>
            <w:rFonts w:ascii="B Lotus" w:eastAsia="Calibri" w:hAnsi="B Lotus" w:cs="B Lotus"/>
            <w:sz w:val="24"/>
            <w:szCs w:val="24"/>
            <w:rtl/>
          </w:rPr>
          <w:delText xml:space="preserve"> هست</w:delText>
        </w:r>
      </w:del>
      <w:r w:rsidRPr="003003A6">
        <w:rPr>
          <w:rFonts w:ascii="B Lotus" w:eastAsia="Calibri" w:hAnsi="B Lotus" w:cs="B Lotus"/>
          <w:sz w:val="24"/>
          <w:szCs w:val="24"/>
          <w:rtl/>
        </w:rPr>
        <w:t>ند كه دهیاری‌ها به‌دلیل ارتباط نزدیك با مردم می‌توانند بسیاری از مشكلات را حل كنند. در بین سازمان‌های متولی مسکن روستایی نیز بیشترین ارتباط دهیاری با بنیاد مسکن است</w:t>
      </w:r>
      <w:del w:id="6123" w:author="Mehrnazi Boojari" w:date="2019-01-07T22:32:00Z">
        <w:r w:rsidRPr="003003A6" w:rsidDel="00051F26">
          <w:rPr>
            <w:rFonts w:ascii="B Lotus" w:eastAsia="Calibri" w:hAnsi="B Lotus" w:cs="B Lotus"/>
            <w:sz w:val="24"/>
            <w:szCs w:val="24"/>
          </w:rPr>
          <w:delText>.</w:delText>
        </w:r>
        <w:r w:rsidRPr="003003A6" w:rsidDel="00051F26">
          <w:rPr>
            <w:rFonts w:ascii="B Lotus" w:eastAsia="Calibri" w:hAnsi="B Lotus" w:cs="B Lotus"/>
            <w:sz w:val="24"/>
            <w:szCs w:val="24"/>
            <w:rtl/>
          </w:rPr>
          <w:delText>د</w:delText>
        </w:r>
      </w:del>
      <w:ins w:id="6124" w:author="Mehrnazi Boojari" w:date="2019-01-07T22:32:00Z">
        <w:r w:rsidR="00051F26">
          <w:rPr>
            <w:rFonts w:ascii="B Lotus" w:eastAsia="Calibri" w:hAnsi="B Lotus" w:cs="B Lotus"/>
            <w:sz w:val="24"/>
            <w:szCs w:val="24"/>
            <w:rtl/>
          </w:rPr>
          <w:t>. د</w:t>
        </w:r>
      </w:ins>
      <w:r w:rsidRPr="003003A6">
        <w:rPr>
          <w:rFonts w:ascii="B Lotus" w:eastAsia="Calibri" w:hAnsi="B Lotus" w:cs="B Lotus"/>
          <w:sz w:val="24"/>
          <w:szCs w:val="24"/>
          <w:rtl/>
        </w:rPr>
        <w:t xml:space="preserve">هیاری‌ها با توجه به اینكه مدیریت روستا را </w:t>
      </w:r>
      <w:del w:id="6125" w:author="Mehrnazi Boojari" w:date="2019-01-16T00:52:00Z">
        <w:r w:rsidRPr="003003A6" w:rsidDel="000C2A38">
          <w:rPr>
            <w:rFonts w:ascii="B Lotus" w:eastAsia="Calibri" w:hAnsi="B Lotus" w:cs="B Lotus"/>
            <w:sz w:val="24"/>
            <w:szCs w:val="24"/>
            <w:rtl/>
          </w:rPr>
          <w:delText>بر عهده</w:delText>
        </w:r>
      </w:del>
      <w:ins w:id="6126" w:author="Mehrnazi Boojari" w:date="2019-01-16T00:52:00Z">
        <w:r w:rsidR="000C2A38">
          <w:rPr>
            <w:rFonts w:ascii="B Lotus" w:eastAsia="Calibri" w:hAnsi="B Lotus" w:cs="B Lotus"/>
            <w:sz w:val="24"/>
            <w:szCs w:val="24"/>
            <w:rtl/>
          </w:rPr>
          <w:t>بر</w:t>
        </w:r>
        <w:r w:rsidR="000C2A38">
          <w:rPr>
            <w:rFonts w:ascii="Times New Roman" w:eastAsia="Calibri" w:hAnsi="Times New Roman" w:cs="Times New Roman" w:hint="cs"/>
            <w:sz w:val="24"/>
            <w:szCs w:val="24"/>
            <w:rtl/>
          </w:rPr>
          <w:t> </w:t>
        </w:r>
        <w:r w:rsidR="000C2A38">
          <w:rPr>
            <w:rFonts w:ascii="B Lotus" w:eastAsia="Calibri" w:hAnsi="B Lotus" w:cs="B Lotus"/>
            <w:sz w:val="24"/>
            <w:szCs w:val="24"/>
            <w:rtl/>
          </w:rPr>
          <w:t>عهده</w:t>
        </w:r>
      </w:ins>
      <w:r w:rsidRPr="003003A6">
        <w:rPr>
          <w:rFonts w:ascii="B Lotus" w:eastAsia="Calibri" w:hAnsi="B Lotus" w:cs="B Lotus"/>
          <w:sz w:val="24"/>
          <w:szCs w:val="24"/>
          <w:rtl/>
        </w:rPr>
        <w:t xml:space="preserve"> دارند و همچنین دارای شناخت كافی از روستاست، به</w:t>
      </w:r>
      <w:ins w:id="6127" w:author="Mehrnazi Boojari" w:date="2019-01-11T09:11:00Z">
        <w:r w:rsidR="002008E0">
          <w:rPr>
            <w:rFonts w:ascii="B Lotus" w:eastAsia="Calibri" w:hAnsi="B Lotus" w:cs="B Nazanin" w:hint="cs"/>
            <w:sz w:val="24"/>
            <w:szCs w:val="24"/>
            <w:rtl/>
          </w:rPr>
          <w:t>‌</w:t>
        </w:r>
      </w:ins>
      <w:del w:id="6128" w:author="Mehrnazi Boojari" w:date="2019-01-11T09:11:00Z">
        <w:r w:rsidRPr="003003A6" w:rsidDel="002008E0">
          <w:rPr>
            <w:rFonts w:ascii="B Lotus" w:eastAsia="Calibri" w:hAnsi="B Lotus" w:cs="B Lotus"/>
            <w:sz w:val="24"/>
            <w:szCs w:val="24"/>
            <w:rtl/>
          </w:rPr>
          <w:delText xml:space="preserve"> </w:delText>
        </w:r>
      </w:del>
      <w:r w:rsidRPr="003003A6">
        <w:rPr>
          <w:rFonts w:ascii="B Lotus" w:eastAsia="Calibri" w:hAnsi="B Lotus" w:cs="B Lotus"/>
          <w:sz w:val="24"/>
          <w:szCs w:val="24"/>
          <w:rtl/>
        </w:rPr>
        <w:t xml:space="preserve">تبع آن از مشكلات روستا آگاهی كامل دارند و می‌توانند با اولویت قرار دادن مشكلات روستا و همچنین هماهنگی با سازمان‌های مربوط در اجرای </w:t>
      </w:r>
      <w:del w:id="6129" w:author="Mehrnazi Boojari" w:date="2019-01-11T09:11:00Z">
        <w:r w:rsidRPr="003003A6" w:rsidDel="002008E0">
          <w:rPr>
            <w:rFonts w:ascii="B Lotus" w:eastAsia="Calibri" w:hAnsi="B Lotus" w:cs="B Lotus"/>
            <w:sz w:val="24"/>
            <w:szCs w:val="24"/>
            <w:rtl/>
          </w:rPr>
          <w:delText>پروژه‌ها</w:delText>
        </w:r>
      </w:del>
      <w:ins w:id="6130" w:author="Mehrnazi Boojari" w:date="2019-01-11T09:11:00Z">
        <w:r w:rsidR="002008E0">
          <w:rPr>
            <w:rFonts w:ascii="B Lotus" w:eastAsia="Calibri" w:hAnsi="B Lotus" w:cs="B Lotus"/>
            <w:sz w:val="24"/>
            <w:szCs w:val="24"/>
            <w:rtl/>
          </w:rPr>
          <w:t>پروژه</w:t>
        </w:r>
        <w:r w:rsidR="002008E0">
          <w:rPr>
            <w:rFonts w:ascii="B Lotus" w:eastAsia="Calibri" w:hAnsi="B Lotus" w:cs="B Lotus" w:hint="cs"/>
            <w:sz w:val="24"/>
            <w:szCs w:val="24"/>
            <w:rtl/>
          </w:rPr>
          <w:t>‌</w:t>
        </w:r>
        <w:r w:rsidR="002008E0">
          <w:rPr>
            <w:rFonts w:ascii="B Lotus" w:eastAsia="Calibri" w:hAnsi="B Lotus" w:cs="B Lotus"/>
            <w:sz w:val="24"/>
            <w:szCs w:val="24"/>
            <w:rtl/>
          </w:rPr>
          <w:t>ها</w:t>
        </w:r>
      </w:ins>
      <w:r w:rsidRPr="003003A6">
        <w:rPr>
          <w:rFonts w:ascii="B Lotus" w:eastAsia="Calibri" w:hAnsi="B Lotus" w:cs="B Lotus"/>
          <w:sz w:val="24"/>
          <w:szCs w:val="24"/>
          <w:rtl/>
        </w:rPr>
        <w:t xml:space="preserve"> نقش مهمی </w:t>
      </w:r>
      <w:del w:id="6131" w:author="Mehrnazi Boojari" w:date="2019-01-11T09:11:00Z">
        <w:r w:rsidRPr="003003A6" w:rsidDel="002008E0">
          <w:rPr>
            <w:rFonts w:ascii="B Lotus" w:eastAsia="Calibri" w:hAnsi="B Lotus" w:cs="B Lotus"/>
            <w:sz w:val="24"/>
            <w:szCs w:val="24"/>
            <w:rtl/>
          </w:rPr>
          <w:delText xml:space="preserve">را </w:delText>
        </w:r>
      </w:del>
      <w:r w:rsidRPr="003003A6">
        <w:rPr>
          <w:rFonts w:ascii="B Lotus" w:eastAsia="Calibri" w:hAnsi="B Lotus" w:cs="B Lotus"/>
          <w:sz w:val="24"/>
          <w:szCs w:val="24"/>
          <w:rtl/>
        </w:rPr>
        <w:t>ایفا كنند. دهیاران با اطلاع‌رسانی به</w:t>
      </w:r>
      <w:ins w:id="6132" w:author="Mehrnazi Boojari" w:date="2019-01-11T09:12:00Z">
        <w:r w:rsidR="002008E0">
          <w:rPr>
            <w:rFonts w:ascii="B Lotus" w:eastAsia="Calibri" w:hAnsi="B Lotus" w:cs="B Nazanin" w:hint="cs"/>
            <w:sz w:val="24"/>
            <w:szCs w:val="24"/>
            <w:rtl/>
          </w:rPr>
          <w:t>‌</w:t>
        </w:r>
      </w:ins>
      <w:del w:id="6133" w:author="Mehrnazi Boojari" w:date="2019-01-11T09:12:00Z">
        <w:r w:rsidRPr="003003A6" w:rsidDel="002008E0">
          <w:rPr>
            <w:rFonts w:ascii="B Lotus" w:eastAsia="Calibri" w:hAnsi="B Lotus" w:cs="B Lotus"/>
            <w:sz w:val="24"/>
            <w:szCs w:val="24"/>
            <w:rtl/>
          </w:rPr>
          <w:delText xml:space="preserve"> </w:delText>
        </w:r>
      </w:del>
      <w:r w:rsidRPr="003003A6">
        <w:rPr>
          <w:rFonts w:ascii="B Lotus" w:eastAsia="Calibri" w:hAnsi="B Lotus" w:cs="B Lotus"/>
          <w:sz w:val="24"/>
          <w:szCs w:val="24"/>
          <w:rtl/>
        </w:rPr>
        <w:t>موقع و صحیح به مردم روستا در خصوص اهمیت طرح‌هایی كه در روستا انجام می</w:t>
      </w:r>
      <w:ins w:id="6134" w:author="Mehrnazi Boojari" w:date="2019-01-11T09:12:00Z">
        <w:r w:rsidR="002008E0">
          <w:rPr>
            <w:rFonts w:ascii="B Lotus" w:eastAsia="Calibri" w:hAnsi="B Lotus" w:cs="B Nazanin" w:hint="cs"/>
            <w:sz w:val="24"/>
            <w:szCs w:val="24"/>
            <w:rtl/>
          </w:rPr>
          <w:t>‌</w:t>
        </w:r>
      </w:ins>
      <w:del w:id="6135" w:author="Mehrnazi Boojari" w:date="2019-01-11T09:12:00Z">
        <w:r w:rsidRPr="003003A6" w:rsidDel="002008E0">
          <w:rPr>
            <w:rFonts w:ascii="B Lotus" w:eastAsia="Calibri" w:hAnsi="B Lotus" w:cs="B Lotus"/>
            <w:sz w:val="24"/>
            <w:szCs w:val="24"/>
            <w:rtl/>
          </w:rPr>
          <w:delText>‌</w:delText>
        </w:r>
      </w:del>
      <w:r w:rsidRPr="003003A6">
        <w:rPr>
          <w:rFonts w:ascii="B Lotus" w:eastAsia="Calibri" w:hAnsi="B Lotus" w:cs="B Lotus"/>
          <w:sz w:val="24"/>
          <w:szCs w:val="24"/>
          <w:rtl/>
        </w:rPr>
        <w:t>گیرد هم می</w:t>
      </w:r>
      <w:ins w:id="6136" w:author="Mehrnazi Boojari" w:date="2019-01-11T09:12:00Z">
        <w:r w:rsidR="002008E0">
          <w:rPr>
            <w:rFonts w:ascii="B Lotus" w:eastAsia="Calibri" w:hAnsi="B Lotus" w:cs="B Nazanin" w:hint="cs"/>
            <w:sz w:val="24"/>
            <w:szCs w:val="24"/>
            <w:rtl/>
          </w:rPr>
          <w:t>‌</w:t>
        </w:r>
      </w:ins>
      <w:del w:id="6137" w:author="Mehrnazi Boojari" w:date="2019-01-11T09:12:00Z">
        <w:r w:rsidRPr="003003A6" w:rsidDel="002008E0">
          <w:rPr>
            <w:rFonts w:ascii="B Lotus" w:eastAsia="Calibri" w:hAnsi="B Lotus" w:cs="B Lotus"/>
            <w:sz w:val="24"/>
            <w:szCs w:val="24"/>
            <w:rtl/>
          </w:rPr>
          <w:delText>‌</w:delText>
        </w:r>
      </w:del>
      <w:r w:rsidRPr="003003A6">
        <w:rPr>
          <w:rFonts w:ascii="B Lotus" w:eastAsia="Calibri" w:hAnsi="B Lotus" w:cs="B Lotus"/>
          <w:sz w:val="24"/>
          <w:szCs w:val="24"/>
          <w:rtl/>
        </w:rPr>
        <w:t xml:space="preserve">توانند </w:t>
      </w:r>
      <w:del w:id="6138" w:author="Mehrnazi Boojari" w:date="2019-01-07T11:02:00Z">
        <w:r w:rsidRPr="003003A6" w:rsidDel="00DB081F">
          <w:rPr>
            <w:rFonts w:ascii="B Lotus" w:eastAsia="Calibri" w:hAnsi="B Lotus" w:cs="B Lotus"/>
            <w:sz w:val="24"/>
            <w:szCs w:val="24"/>
            <w:rtl/>
          </w:rPr>
          <w:delText>باعث</w:delText>
        </w:r>
      </w:del>
      <w:ins w:id="6139" w:author="Mehrnazi Boojari" w:date="2019-01-07T11:02:00Z">
        <w:r w:rsidR="00DB081F">
          <w:rPr>
            <w:rFonts w:ascii="B Lotus" w:eastAsia="Calibri" w:hAnsi="B Lotus" w:cs="B Lotus"/>
            <w:sz w:val="24"/>
            <w:szCs w:val="24"/>
            <w:rtl/>
          </w:rPr>
          <w:t>سبب</w:t>
        </w:r>
      </w:ins>
      <w:r w:rsidRPr="003003A6">
        <w:rPr>
          <w:rFonts w:ascii="B Lotus" w:eastAsia="Calibri" w:hAnsi="B Lotus" w:cs="B Lotus"/>
          <w:sz w:val="24"/>
          <w:szCs w:val="24"/>
          <w:rtl/>
        </w:rPr>
        <w:t xml:space="preserve"> ترغیب و مشاركت </w:t>
      </w:r>
      <w:del w:id="6140" w:author="Mehrnazi Boojari" w:date="2019-01-07T10:03:00Z">
        <w:r w:rsidRPr="003003A6" w:rsidDel="00A31D6F">
          <w:rPr>
            <w:rFonts w:ascii="B Lotus" w:eastAsia="Calibri" w:hAnsi="B Lotus" w:cs="B Lotus"/>
            <w:sz w:val="24"/>
            <w:szCs w:val="24"/>
            <w:rtl/>
          </w:rPr>
          <w:delText>روستائی</w:delText>
        </w:r>
      </w:del>
      <w:ins w:id="6141" w:author="Mehrnazi Boojari" w:date="2019-01-07T10:03:00Z">
        <w:r w:rsidR="00A31D6F">
          <w:rPr>
            <w:rFonts w:ascii="B Lotus" w:eastAsia="Calibri" w:hAnsi="B Lotus" w:cs="B Lotus"/>
            <w:sz w:val="24"/>
            <w:szCs w:val="24"/>
            <w:rtl/>
          </w:rPr>
          <w:t>روستایی</w:t>
        </w:r>
      </w:ins>
      <w:r w:rsidRPr="003003A6">
        <w:rPr>
          <w:rFonts w:ascii="B Lotus" w:eastAsia="Calibri" w:hAnsi="B Lotus" w:cs="B Lotus"/>
          <w:sz w:val="24"/>
          <w:szCs w:val="24"/>
          <w:rtl/>
        </w:rPr>
        <w:t>ان در انجام طرح‌ها باشند. دهیاری</w:t>
      </w:r>
      <w:ins w:id="6142" w:author="Mehrnazi Boojari" w:date="2019-01-11T09:12:00Z">
        <w:r w:rsidR="002008E0">
          <w:rPr>
            <w:rFonts w:ascii="B Lotus" w:eastAsia="Calibri" w:hAnsi="B Lotus" w:cs="B Nazanin" w:hint="cs"/>
            <w:sz w:val="24"/>
            <w:szCs w:val="24"/>
            <w:rtl/>
          </w:rPr>
          <w:t>‌</w:t>
        </w:r>
      </w:ins>
      <w:del w:id="6143" w:author="Mehrnazi Boojari" w:date="2019-01-11T09:12:00Z">
        <w:r w:rsidRPr="003003A6" w:rsidDel="002008E0">
          <w:rPr>
            <w:rFonts w:ascii="B Lotus" w:eastAsia="Calibri" w:hAnsi="B Lotus" w:cs="B Lotus"/>
            <w:sz w:val="24"/>
            <w:szCs w:val="24"/>
            <w:rtl/>
          </w:rPr>
          <w:delText>‌</w:delText>
        </w:r>
      </w:del>
      <w:r w:rsidRPr="003003A6">
        <w:rPr>
          <w:rFonts w:ascii="B Lotus" w:eastAsia="Calibri" w:hAnsi="B Lotus" w:cs="B Lotus"/>
          <w:sz w:val="24"/>
          <w:szCs w:val="24"/>
          <w:rtl/>
        </w:rPr>
        <w:t>ها در صورتی مؤثر خواهند بود كه هم دهیاری</w:t>
      </w:r>
      <w:ins w:id="6144" w:author="Mehrnazi Boojari" w:date="2019-01-11T09:12:00Z">
        <w:r w:rsidR="002008E0">
          <w:rPr>
            <w:rFonts w:ascii="B Lotus" w:eastAsia="Calibri" w:hAnsi="B Lotus" w:cs="B Nazanin" w:hint="cs"/>
            <w:sz w:val="24"/>
            <w:szCs w:val="24"/>
            <w:rtl/>
          </w:rPr>
          <w:t>‌</w:t>
        </w:r>
      </w:ins>
      <w:del w:id="6145" w:author="Mehrnazi Boojari" w:date="2019-01-11T09:12:00Z">
        <w:r w:rsidRPr="003003A6" w:rsidDel="002008E0">
          <w:rPr>
            <w:rFonts w:ascii="B Lotus" w:eastAsia="Calibri" w:hAnsi="B Lotus" w:cs="B Lotus"/>
            <w:sz w:val="24"/>
            <w:szCs w:val="24"/>
            <w:rtl/>
          </w:rPr>
          <w:delText>‌</w:delText>
        </w:r>
      </w:del>
      <w:r w:rsidRPr="003003A6">
        <w:rPr>
          <w:rFonts w:ascii="B Lotus" w:eastAsia="Calibri" w:hAnsi="B Lotus" w:cs="B Lotus"/>
          <w:sz w:val="24"/>
          <w:szCs w:val="24"/>
          <w:rtl/>
        </w:rPr>
        <w:t xml:space="preserve">ها و هم دولت توانسته باشند در بهبود وضعیت روستا </w:t>
      </w:r>
      <w:del w:id="6146" w:author="Mehrnazi Boojari" w:date="2019-01-07T10:04:00Z">
        <w:r w:rsidRPr="003003A6" w:rsidDel="00A31D6F">
          <w:rPr>
            <w:rFonts w:ascii="B Lotus" w:eastAsia="Calibri" w:hAnsi="B Lotus" w:cs="B Lotus"/>
            <w:sz w:val="24"/>
            <w:szCs w:val="24"/>
            <w:rtl/>
          </w:rPr>
          <w:delText>تأثیر</w:delText>
        </w:r>
      </w:del>
      <w:ins w:id="6147" w:author="Mehrnazi Boojari" w:date="2019-01-07T10:04:00Z">
        <w:r w:rsidR="00A31D6F">
          <w:rPr>
            <w:rFonts w:ascii="B Lotus" w:eastAsia="Calibri" w:hAnsi="B Lotus" w:cs="B Lotus"/>
            <w:sz w:val="24"/>
            <w:szCs w:val="24"/>
            <w:rtl/>
          </w:rPr>
          <w:t>تأثیر</w:t>
        </w:r>
      </w:ins>
      <w:r w:rsidRPr="003003A6">
        <w:rPr>
          <w:rFonts w:ascii="B Lotus" w:eastAsia="Calibri" w:hAnsi="B Lotus" w:cs="B Lotus"/>
          <w:sz w:val="24"/>
          <w:szCs w:val="24"/>
          <w:rtl/>
        </w:rPr>
        <w:t xml:space="preserve"> چشمگیری داشته باشند.</w:t>
      </w:r>
    </w:p>
    <w:p w14:paraId="0C8B5822" w14:textId="77777777" w:rsidR="00A06196" w:rsidRPr="00A06196" w:rsidRDefault="00A06196" w:rsidP="00991B8E">
      <w:pPr>
        <w:pStyle w:val="Heading4"/>
        <w:rPr>
          <w:rtl/>
        </w:rPr>
      </w:pPr>
      <w:bookmarkStart w:id="6148" w:name="_Toc533781200"/>
      <w:bookmarkStart w:id="6149" w:name="_Toc533782156"/>
      <w:r w:rsidRPr="00A06196">
        <w:rPr>
          <w:rtl/>
        </w:rPr>
        <w:t>جمع</w:t>
      </w:r>
      <w:ins w:id="6150" w:author="Mehrnazi Boojari" w:date="2019-01-07T11:06:00Z">
        <w:r w:rsidR="00DB081F">
          <w:rPr>
            <w:rFonts w:hint="cs"/>
            <w:rtl/>
          </w:rPr>
          <w:t>‌</w:t>
        </w:r>
      </w:ins>
      <w:del w:id="6151" w:author="Mehrnazi Boojari" w:date="2019-01-07T10:01:00Z">
        <w:r w:rsidRPr="00A06196" w:rsidDel="00A31D6F">
          <w:rPr>
            <w:rtl/>
          </w:rPr>
          <w:delText xml:space="preserve"> بندی </w:delText>
        </w:r>
      </w:del>
      <w:ins w:id="6152" w:author="Mehrnazi Boojari" w:date="2019-01-07T10:01:00Z">
        <w:r w:rsidR="00A31D6F">
          <w:rPr>
            <w:rFonts w:hint="cs"/>
            <w:rtl/>
          </w:rPr>
          <w:t>‌</w:t>
        </w:r>
        <w:r w:rsidR="00A31D6F">
          <w:rPr>
            <w:rtl/>
          </w:rPr>
          <w:t xml:space="preserve">بندی </w:t>
        </w:r>
      </w:ins>
      <w:r w:rsidRPr="00A06196">
        <w:rPr>
          <w:rtl/>
        </w:rPr>
        <w:t>مدیریت مسکن روستایی در ایران</w:t>
      </w:r>
      <w:bookmarkEnd w:id="6148"/>
      <w:bookmarkEnd w:id="6149"/>
      <w:r w:rsidRPr="00A06196">
        <w:rPr>
          <w:rtl/>
        </w:rPr>
        <w:t xml:space="preserve"> </w:t>
      </w:r>
    </w:p>
    <w:p w14:paraId="58C0B7B0" w14:textId="77777777" w:rsidR="00A06196" w:rsidRPr="003003A6" w:rsidRDefault="003003A6" w:rsidP="00A87665">
      <w:pPr>
        <w:tabs>
          <w:tab w:val="center" w:pos="4513"/>
        </w:tabs>
        <w:bidi/>
        <w:ind w:firstLine="288"/>
        <w:jc w:val="both"/>
        <w:rPr>
          <w:rFonts w:ascii="B Lotus" w:eastAsia="Calibri" w:hAnsi="B Lotus" w:cs="B Lotus"/>
          <w:sz w:val="24"/>
          <w:szCs w:val="24"/>
          <w:rtl/>
        </w:rPr>
      </w:pPr>
      <w:r w:rsidRPr="00A87665">
        <w:rPr>
          <w:rFonts w:ascii="B Lotus" w:eastAsia="Calibri" w:hAnsi="B Lotus" w:cs="B Lotus"/>
          <w:sz w:val="24"/>
          <w:szCs w:val="24"/>
          <w:rtl/>
        </w:rPr>
        <w:t xml:space="preserve">آنچه </w:t>
      </w:r>
      <w:r w:rsidRPr="003003A6">
        <w:rPr>
          <w:rFonts w:ascii="B Lotus" w:eastAsia="Calibri" w:hAnsi="B Lotus" w:cs="B Lotus"/>
          <w:sz w:val="24"/>
          <w:szCs w:val="24"/>
          <w:rtl/>
        </w:rPr>
        <w:t>در بررسی سیر تحول مدی</w:t>
      </w:r>
      <w:r w:rsidR="00A06196" w:rsidRPr="003003A6">
        <w:rPr>
          <w:rFonts w:ascii="B Lotus" w:eastAsia="Calibri" w:hAnsi="B Lotus" w:cs="B Lotus"/>
          <w:sz w:val="24"/>
          <w:szCs w:val="24"/>
          <w:rtl/>
        </w:rPr>
        <w:t xml:space="preserve">ریت مسکن روستایی گذشت نشان از این دارد که امروزه بیشترین تمرکز در زمینه عمران و توسعه روستایی را بنیاد </w:t>
      </w:r>
      <w:ins w:id="6153" w:author="Mehrnazi Boojari" w:date="2019-01-11T23:24:00Z">
        <w:r w:rsidR="00A87665">
          <w:rPr>
            <w:rFonts w:ascii="B Lotus" w:eastAsia="Calibri" w:hAnsi="B Lotus" w:cs="B Lotus" w:hint="cs"/>
            <w:sz w:val="24"/>
            <w:szCs w:val="24"/>
            <w:rtl/>
          </w:rPr>
          <w:t>م</w:t>
        </w:r>
      </w:ins>
      <w:r w:rsidR="00A06196" w:rsidRPr="003003A6">
        <w:rPr>
          <w:rFonts w:ascii="B Lotus" w:eastAsia="Calibri" w:hAnsi="B Lotus" w:cs="B Lotus"/>
          <w:sz w:val="24"/>
          <w:szCs w:val="24"/>
          <w:rtl/>
        </w:rPr>
        <w:t>سکن انقلاب اسلامی به عهده دارد</w:t>
      </w:r>
      <w:ins w:id="6154" w:author="Mehrnazi Boojari" w:date="2019-01-11T23:24:00Z">
        <w:r w:rsidR="00A87665">
          <w:rPr>
            <w:rFonts w:ascii="B Lotus" w:eastAsia="Calibri" w:hAnsi="B Lotus" w:cs="B Lotus" w:hint="cs"/>
            <w:sz w:val="24"/>
            <w:szCs w:val="24"/>
            <w:rtl/>
          </w:rPr>
          <w:t>؛</w:t>
        </w:r>
      </w:ins>
      <w:r w:rsidR="00A06196" w:rsidRPr="003003A6">
        <w:rPr>
          <w:rFonts w:ascii="B Lotus" w:eastAsia="Calibri" w:hAnsi="B Lotus" w:cs="B Lotus"/>
          <w:sz w:val="24"/>
          <w:szCs w:val="24"/>
          <w:rtl/>
        </w:rPr>
        <w:t xml:space="preserve"> لذا در ادامه گزارش نگاه این بنیاد به مسکن و شرح وظایف به</w:t>
      </w:r>
      <w:ins w:id="6155" w:author="Mehrnazi Boojari" w:date="2019-01-11T23:24:00Z">
        <w:r w:rsidR="00A87665">
          <w:rPr>
            <w:rFonts w:ascii="B Lotus" w:eastAsia="Calibri" w:hAnsi="B Lotus" w:cs="B Nazanin" w:hint="cs"/>
            <w:sz w:val="24"/>
            <w:szCs w:val="24"/>
            <w:rtl/>
          </w:rPr>
          <w:t>‌</w:t>
        </w:r>
      </w:ins>
      <w:del w:id="6156" w:author="Mehrnazi Boojari" w:date="2019-01-11T23:24:00Z">
        <w:r w:rsidR="00A06196" w:rsidRPr="003003A6" w:rsidDel="00A87665">
          <w:rPr>
            <w:rFonts w:ascii="B Lotus" w:eastAsia="Calibri" w:hAnsi="B Lotus" w:cs="B Lotus"/>
            <w:sz w:val="24"/>
            <w:szCs w:val="24"/>
            <w:rtl/>
          </w:rPr>
          <w:delText xml:space="preserve"> </w:delText>
        </w:r>
      </w:del>
      <w:r w:rsidR="00A06196" w:rsidRPr="003003A6">
        <w:rPr>
          <w:rFonts w:ascii="B Lotus" w:eastAsia="Calibri" w:hAnsi="B Lotus" w:cs="B Lotus"/>
          <w:sz w:val="24"/>
          <w:szCs w:val="24"/>
          <w:rtl/>
        </w:rPr>
        <w:t>تفصیل بیان خواهد شد</w:t>
      </w:r>
      <w:del w:id="6157" w:author="Mehrnazi Boojari" w:date="2019-01-07T09:53:00Z">
        <w:r w:rsidR="00A06196" w:rsidRPr="003003A6" w:rsidDel="006F7CCF">
          <w:rPr>
            <w:rFonts w:ascii="B Lotus" w:eastAsia="Calibri" w:hAnsi="B Lotus" w:cs="B Lotus"/>
            <w:sz w:val="24"/>
            <w:szCs w:val="24"/>
            <w:rtl/>
          </w:rPr>
          <w:delText xml:space="preserve"> . </w:delText>
        </w:r>
      </w:del>
      <w:ins w:id="6158" w:author="Mehrnazi Boojari" w:date="2019-01-07T09:53:00Z">
        <w:r w:rsidR="006F7CCF">
          <w:rPr>
            <w:rFonts w:ascii="B Lotus" w:eastAsia="Calibri" w:hAnsi="B Lotus" w:cs="B Lotus"/>
            <w:sz w:val="24"/>
            <w:szCs w:val="24"/>
            <w:rtl/>
          </w:rPr>
          <w:t xml:space="preserve">. </w:t>
        </w:r>
      </w:ins>
      <w:r w:rsidR="00A06196" w:rsidRPr="003003A6">
        <w:rPr>
          <w:rFonts w:ascii="B Lotus" w:eastAsia="Calibri" w:hAnsi="B Lotus" w:cs="B Lotus"/>
          <w:sz w:val="24"/>
          <w:szCs w:val="24"/>
          <w:rtl/>
        </w:rPr>
        <w:t>اما نکته مهم در این حوزه</w:t>
      </w:r>
      <w:ins w:id="6159" w:author="Mehrnazi Boojari" w:date="2019-01-11T23:24:00Z">
        <w:r w:rsidR="00A87665">
          <w:rPr>
            <w:rFonts w:ascii="B Lotus" w:eastAsia="Calibri" w:hAnsi="B Lotus" w:cs="B Lotus" w:hint="cs"/>
            <w:sz w:val="24"/>
            <w:szCs w:val="24"/>
            <w:rtl/>
          </w:rPr>
          <w:t>،</w:t>
        </w:r>
      </w:ins>
      <w:r w:rsidR="00A06196" w:rsidRPr="003003A6">
        <w:rPr>
          <w:rFonts w:ascii="B Lotus" w:eastAsia="Calibri" w:hAnsi="B Lotus" w:cs="B Lotus"/>
          <w:sz w:val="24"/>
          <w:szCs w:val="24"/>
          <w:rtl/>
        </w:rPr>
        <w:t xml:space="preserve"> همان</w:t>
      </w:r>
      <w:ins w:id="6160" w:author="Mehrnazi Boojari" w:date="2019-01-11T23:24:00Z">
        <w:r w:rsidR="00A87665">
          <w:rPr>
            <w:rFonts w:ascii="B Lotus" w:eastAsia="Calibri" w:hAnsi="B Lotus" w:cs="B Nazanin" w:hint="cs"/>
            <w:sz w:val="24"/>
            <w:szCs w:val="24"/>
            <w:rtl/>
          </w:rPr>
          <w:t>‌</w:t>
        </w:r>
      </w:ins>
      <w:del w:id="6161" w:author="Mehrnazi Boojari" w:date="2019-01-11T23:24:00Z">
        <w:r w:rsidR="00A06196" w:rsidRPr="003003A6" w:rsidDel="00A87665">
          <w:rPr>
            <w:rFonts w:ascii="B Lotus" w:eastAsia="Calibri" w:hAnsi="B Lotus" w:cs="B Lotus"/>
            <w:sz w:val="24"/>
            <w:szCs w:val="24"/>
            <w:rtl/>
          </w:rPr>
          <w:delText xml:space="preserve"> </w:delText>
        </w:r>
      </w:del>
      <w:r w:rsidR="00A06196" w:rsidRPr="003003A6">
        <w:rPr>
          <w:rFonts w:ascii="B Lotus" w:eastAsia="Calibri" w:hAnsi="B Lotus" w:cs="B Lotus"/>
          <w:sz w:val="24"/>
          <w:szCs w:val="24"/>
          <w:rtl/>
        </w:rPr>
        <w:t xml:space="preserve">طور که در </w:t>
      </w:r>
      <w:r>
        <w:rPr>
          <w:rFonts w:ascii="B Lotus" w:eastAsia="Calibri" w:hAnsi="B Lotus" w:cs="B Lotus" w:hint="cs"/>
          <w:sz w:val="24"/>
          <w:szCs w:val="24"/>
          <w:rtl/>
        </w:rPr>
        <w:t>جدول 2</w:t>
      </w:r>
      <w:del w:id="6162" w:author="Mehrnazi Boojari" w:date="2019-01-11T23:24:00Z">
        <w:r w:rsidDel="00A87665">
          <w:rPr>
            <w:rFonts w:ascii="B Lotus" w:eastAsia="Calibri" w:hAnsi="B Lotus" w:cs="B Lotus" w:hint="cs"/>
            <w:sz w:val="24"/>
            <w:szCs w:val="24"/>
            <w:rtl/>
          </w:rPr>
          <w:delText>.</w:delText>
        </w:r>
      </w:del>
      <w:ins w:id="6163" w:author="Mehrnazi Boojari" w:date="2019-01-11T23:24:00Z">
        <w:r w:rsidR="00A87665">
          <w:rPr>
            <w:rFonts w:ascii="B Lotus" w:eastAsia="Calibri" w:hAnsi="B Lotus" w:cs="B Lotus" w:hint="cs"/>
            <w:sz w:val="24"/>
            <w:szCs w:val="24"/>
            <w:rtl/>
          </w:rPr>
          <w:t>-</w:t>
        </w:r>
      </w:ins>
      <w:r>
        <w:rPr>
          <w:rFonts w:ascii="B Lotus" w:eastAsia="Calibri" w:hAnsi="B Lotus" w:cs="B Lotus" w:hint="cs"/>
          <w:sz w:val="24"/>
          <w:szCs w:val="24"/>
          <w:rtl/>
        </w:rPr>
        <w:t>3</w:t>
      </w:r>
      <w:r w:rsidR="00A06196" w:rsidRPr="003003A6">
        <w:rPr>
          <w:rFonts w:ascii="B Lotus" w:eastAsia="Calibri" w:hAnsi="B Lotus" w:cs="B Lotus"/>
          <w:sz w:val="24"/>
          <w:szCs w:val="24"/>
          <w:rtl/>
        </w:rPr>
        <w:t xml:space="preserve"> مشاهده می</w:t>
      </w:r>
      <w:r w:rsidR="00A06196" w:rsidRPr="003003A6">
        <w:rPr>
          <w:rFonts w:ascii="B Lotus" w:eastAsia="Calibri" w:hAnsi="B Lotus" w:cs="B Lotus"/>
          <w:sz w:val="24"/>
          <w:szCs w:val="24"/>
          <w:rtl/>
        </w:rPr>
        <w:softHyphen/>
        <w:t xml:space="preserve">شود، </w:t>
      </w:r>
      <w:del w:id="6164" w:author="Mehrnazi Boojari" w:date="2019-01-11T23:25:00Z">
        <w:r w:rsidR="00A06196" w:rsidRPr="003003A6" w:rsidDel="00A87665">
          <w:rPr>
            <w:rFonts w:ascii="B Lotus" w:eastAsia="Calibri" w:hAnsi="B Lotus" w:cs="B Lotus"/>
            <w:sz w:val="24"/>
            <w:szCs w:val="24"/>
            <w:rtl/>
          </w:rPr>
          <w:delText xml:space="preserve">در </w:delText>
        </w:r>
      </w:del>
      <w:ins w:id="6165" w:author="Mehrnazi Boojari" w:date="2019-01-11T23:25:00Z">
        <w:r w:rsidR="00A87665" w:rsidRPr="003003A6">
          <w:rPr>
            <w:rFonts w:ascii="B Lotus" w:eastAsia="Calibri" w:hAnsi="B Lotus" w:cs="B Lotus"/>
            <w:sz w:val="24"/>
            <w:szCs w:val="24"/>
            <w:rtl/>
          </w:rPr>
          <w:t>در</w:t>
        </w:r>
        <w:r w:rsidR="00A87665">
          <w:rPr>
            <w:rFonts w:ascii="B Lotus" w:eastAsia="Calibri" w:hAnsi="B Lotus" w:cs="Times New Roman" w:hint="cs"/>
            <w:sz w:val="24"/>
            <w:szCs w:val="24"/>
            <w:rtl/>
          </w:rPr>
          <w:t> </w:t>
        </w:r>
      </w:ins>
      <w:r w:rsidR="00A06196" w:rsidRPr="003003A6">
        <w:rPr>
          <w:rFonts w:ascii="B Lotus" w:eastAsia="Calibri" w:hAnsi="B Lotus" w:cs="B Lotus"/>
          <w:sz w:val="24"/>
          <w:szCs w:val="24"/>
          <w:rtl/>
        </w:rPr>
        <w:t>خصوص سطوح</w:t>
      </w:r>
      <w:del w:id="6166" w:author="Mehrnazi Boojari" w:date="2019-01-07T10:51:00Z">
        <w:r w:rsidR="00A06196" w:rsidRPr="003003A6" w:rsidDel="006A1F1D">
          <w:rPr>
            <w:rFonts w:ascii="B Lotus" w:eastAsia="Calibri" w:hAnsi="B Lotus" w:cs="B Lotus"/>
            <w:sz w:val="24"/>
            <w:szCs w:val="24"/>
            <w:rtl/>
          </w:rPr>
          <w:delText xml:space="preserve"> تأمین </w:delText>
        </w:r>
      </w:del>
      <w:ins w:id="6167" w:author="Mehrnazi Boojari" w:date="2019-01-07T10:51:00Z">
        <w:r w:rsidR="006A1F1D">
          <w:rPr>
            <w:rFonts w:ascii="B Lotus" w:eastAsia="Calibri" w:hAnsi="B Lotus" w:cs="B Lotus"/>
            <w:sz w:val="24"/>
            <w:szCs w:val="24"/>
            <w:rtl/>
          </w:rPr>
          <w:t xml:space="preserve"> تأمین </w:t>
        </w:r>
      </w:ins>
      <w:r w:rsidR="00A06196" w:rsidRPr="003003A6">
        <w:rPr>
          <w:rFonts w:ascii="B Lotus" w:eastAsia="Calibri" w:hAnsi="B Lotus" w:cs="B Lotus"/>
          <w:sz w:val="24"/>
          <w:szCs w:val="24"/>
          <w:rtl/>
        </w:rPr>
        <w:t xml:space="preserve">نیازهای مربوط به مسکن </w:t>
      </w:r>
      <w:del w:id="6168" w:author="Mehrnazi Boojari" w:date="2019-01-07T10:03:00Z">
        <w:r w:rsidR="00A06196" w:rsidRPr="003003A6" w:rsidDel="00A31D6F">
          <w:rPr>
            <w:rFonts w:ascii="B Lotus" w:eastAsia="Calibri" w:hAnsi="B Lotus" w:cs="B Lotus"/>
            <w:sz w:val="24"/>
            <w:szCs w:val="24"/>
            <w:rtl/>
          </w:rPr>
          <w:delText>روستائی</w:delText>
        </w:r>
      </w:del>
      <w:ins w:id="6169" w:author="Mehrnazi Boojari" w:date="2019-01-07T10:03:00Z">
        <w:r w:rsidR="00A31D6F">
          <w:rPr>
            <w:rFonts w:ascii="B Lotus" w:eastAsia="Calibri" w:hAnsi="B Lotus" w:cs="B Lotus"/>
            <w:sz w:val="24"/>
            <w:szCs w:val="24"/>
            <w:rtl/>
          </w:rPr>
          <w:t>روستایی</w:t>
        </w:r>
      </w:ins>
      <w:r w:rsidR="00A06196" w:rsidRPr="003003A6">
        <w:rPr>
          <w:rFonts w:ascii="B Lotus" w:eastAsia="Calibri" w:hAnsi="B Lotus" w:cs="B Lotus"/>
          <w:sz w:val="24"/>
          <w:szCs w:val="24"/>
          <w:rtl/>
        </w:rPr>
        <w:t xml:space="preserve">ان که بیشتر در حیطه وظایف وزارت راه و شهرسازی، سازمان ثبت اسناد و املاک و بنیاد مسکن قرار دارد، </w:t>
      </w:r>
      <w:del w:id="6170" w:author="Mehrnazi Boojari" w:date="2019-01-07T10:03:00Z">
        <w:r w:rsidR="00A06196" w:rsidRPr="003003A6" w:rsidDel="00A31D6F">
          <w:rPr>
            <w:rFonts w:ascii="B Lotus" w:eastAsia="Calibri" w:hAnsi="B Lotus" w:cs="B Lotus"/>
            <w:sz w:val="24"/>
            <w:szCs w:val="24"/>
            <w:rtl/>
          </w:rPr>
          <w:delText>روستائی</w:delText>
        </w:r>
      </w:del>
      <w:ins w:id="6171" w:author="Mehrnazi Boojari" w:date="2019-01-07T10:03:00Z">
        <w:r w:rsidR="00A31D6F">
          <w:rPr>
            <w:rFonts w:ascii="B Lotus" w:eastAsia="Calibri" w:hAnsi="B Lotus" w:cs="B Lotus"/>
            <w:sz w:val="24"/>
            <w:szCs w:val="24"/>
            <w:rtl/>
          </w:rPr>
          <w:t>روستایی</w:t>
        </w:r>
      </w:ins>
      <w:r w:rsidR="00A06196" w:rsidRPr="003003A6">
        <w:rPr>
          <w:rFonts w:ascii="B Lotus" w:eastAsia="Calibri" w:hAnsi="B Lotus" w:cs="B Lotus"/>
          <w:sz w:val="24"/>
          <w:szCs w:val="24"/>
          <w:rtl/>
        </w:rPr>
        <w:t>ان در سطح روستا و دهستان و حتی بخش با هیچ سازمانی به‌طور مستقیم سروکار ندارند. در واقع</w:t>
      </w:r>
      <w:ins w:id="6172" w:author="Mehrnazi Boojari" w:date="2019-01-11T23:25:00Z">
        <w:r w:rsidR="00A87665">
          <w:rPr>
            <w:rFonts w:ascii="B Lotus" w:eastAsia="Calibri" w:hAnsi="B Lotus" w:cs="B Lotus" w:hint="cs"/>
            <w:sz w:val="24"/>
            <w:szCs w:val="24"/>
            <w:rtl/>
          </w:rPr>
          <w:t>،</w:t>
        </w:r>
      </w:ins>
      <w:r w:rsidR="00A06196" w:rsidRPr="003003A6">
        <w:rPr>
          <w:rFonts w:ascii="B Lotus" w:eastAsia="Calibri" w:hAnsi="B Lotus" w:cs="B Lotus"/>
          <w:sz w:val="24"/>
          <w:szCs w:val="24"/>
          <w:rtl/>
        </w:rPr>
        <w:t xml:space="preserve"> این سازمان‌ها تا سطح شهرستان رسیده</w:t>
      </w:r>
      <w:r w:rsidR="00A06196" w:rsidRPr="003003A6">
        <w:rPr>
          <w:rFonts w:ascii="B Lotus" w:eastAsia="Calibri" w:hAnsi="B Lotus" w:cs="B Lotus"/>
          <w:sz w:val="24"/>
          <w:szCs w:val="24"/>
          <w:rtl/>
        </w:rPr>
        <w:softHyphen/>
        <w:t>اند و از آنجا به بعد ارتباط</w:t>
      </w:r>
      <w:r w:rsidR="00A06196" w:rsidRPr="003003A6">
        <w:rPr>
          <w:rFonts w:ascii="B Lotus" w:eastAsia="Calibri" w:hAnsi="B Lotus" w:cs="B Lotus"/>
          <w:sz w:val="24"/>
          <w:szCs w:val="24"/>
          <w:rtl/>
        </w:rPr>
        <w:softHyphen/>
        <w:t xml:space="preserve">شان با </w:t>
      </w:r>
      <w:del w:id="6173" w:author="Mehrnazi Boojari" w:date="2019-01-07T10:03:00Z">
        <w:r w:rsidR="00A06196" w:rsidRPr="003003A6" w:rsidDel="00A31D6F">
          <w:rPr>
            <w:rFonts w:ascii="B Lotus" w:eastAsia="Calibri" w:hAnsi="B Lotus" w:cs="B Lotus"/>
            <w:sz w:val="24"/>
            <w:szCs w:val="24"/>
            <w:rtl/>
          </w:rPr>
          <w:delText>روستائی</w:delText>
        </w:r>
      </w:del>
      <w:ins w:id="6174" w:author="Mehrnazi Boojari" w:date="2019-01-07T10:03:00Z">
        <w:r w:rsidR="00A31D6F">
          <w:rPr>
            <w:rFonts w:ascii="B Lotus" w:eastAsia="Calibri" w:hAnsi="B Lotus" w:cs="B Lotus"/>
            <w:sz w:val="24"/>
            <w:szCs w:val="24"/>
            <w:rtl/>
          </w:rPr>
          <w:t>روستایی</w:t>
        </w:r>
      </w:ins>
      <w:r w:rsidR="00A06196" w:rsidRPr="003003A6">
        <w:rPr>
          <w:rFonts w:ascii="B Lotus" w:eastAsia="Calibri" w:hAnsi="B Lotus" w:cs="B Lotus"/>
          <w:sz w:val="24"/>
          <w:szCs w:val="24"/>
          <w:rtl/>
        </w:rPr>
        <w:t xml:space="preserve">ان قطع شده است. بنابراین، </w:t>
      </w:r>
      <w:del w:id="6175" w:author="Mehrnazi Boojari" w:date="2019-01-07T10:03:00Z">
        <w:r w:rsidR="00A06196" w:rsidRPr="003003A6" w:rsidDel="00A31D6F">
          <w:rPr>
            <w:rFonts w:ascii="B Lotus" w:eastAsia="Calibri" w:hAnsi="B Lotus" w:cs="B Lotus"/>
            <w:sz w:val="24"/>
            <w:szCs w:val="24"/>
            <w:rtl/>
          </w:rPr>
          <w:delText>روستائی</w:delText>
        </w:r>
      </w:del>
      <w:ins w:id="6176" w:author="Mehrnazi Boojari" w:date="2019-01-07T10:03:00Z">
        <w:r w:rsidR="00A31D6F">
          <w:rPr>
            <w:rFonts w:ascii="B Lotus" w:eastAsia="Calibri" w:hAnsi="B Lotus" w:cs="B Lotus"/>
            <w:sz w:val="24"/>
            <w:szCs w:val="24"/>
            <w:rtl/>
          </w:rPr>
          <w:t>روستایی</w:t>
        </w:r>
      </w:ins>
      <w:r w:rsidR="00A06196" w:rsidRPr="003003A6">
        <w:rPr>
          <w:rFonts w:ascii="B Lotus" w:eastAsia="Calibri" w:hAnsi="B Lotus" w:cs="B Lotus"/>
          <w:sz w:val="24"/>
          <w:szCs w:val="24"/>
          <w:rtl/>
        </w:rPr>
        <w:t xml:space="preserve">ان مجبورند </w:t>
      </w:r>
      <w:del w:id="6177" w:author="Mehrnazi Boojari" w:date="2019-01-11T23:25:00Z">
        <w:r w:rsidR="00A06196" w:rsidRPr="003003A6" w:rsidDel="00A87665">
          <w:rPr>
            <w:rFonts w:ascii="B Lotus" w:eastAsia="Calibri" w:hAnsi="B Lotus" w:cs="B Lotus"/>
            <w:sz w:val="24"/>
            <w:szCs w:val="24"/>
            <w:rtl/>
          </w:rPr>
          <w:delText xml:space="preserve">تا </w:delText>
        </w:r>
      </w:del>
      <w:r w:rsidR="00A06196" w:rsidRPr="003003A6">
        <w:rPr>
          <w:rFonts w:ascii="B Lotus" w:eastAsia="Calibri" w:hAnsi="B Lotus" w:cs="B Lotus"/>
          <w:sz w:val="24"/>
          <w:szCs w:val="24"/>
          <w:rtl/>
        </w:rPr>
        <w:t>برای حل و رفع نیازهای مربوط به مسکن</w:t>
      </w:r>
      <w:r w:rsidR="00A06196" w:rsidRPr="003003A6">
        <w:rPr>
          <w:rFonts w:ascii="B Lotus" w:eastAsia="Calibri" w:hAnsi="B Lotus" w:cs="B Lotus"/>
          <w:sz w:val="24"/>
          <w:szCs w:val="24"/>
          <w:rtl/>
        </w:rPr>
        <w:softHyphen/>
        <w:t>شان به شهرستان یا استان مراجعه كنند و متحمل زحمات و مشکلاتی نیز شوند. ناگفته نماند که دهیاری در روستا بعضی مواقع با این سازمان‌ها همکاری</w:t>
      </w:r>
      <w:r w:rsidR="00A06196" w:rsidRPr="003003A6">
        <w:rPr>
          <w:rFonts w:ascii="B Lotus" w:eastAsia="Calibri" w:hAnsi="B Lotus" w:cs="B Lotus"/>
          <w:sz w:val="24"/>
          <w:szCs w:val="24"/>
          <w:rtl/>
        </w:rPr>
        <w:softHyphen/>
        <w:t>هایی به</w:t>
      </w:r>
      <w:ins w:id="6178" w:author="Mehrnazi Boojari" w:date="2019-01-11T23:25:00Z">
        <w:r w:rsidR="00A87665">
          <w:rPr>
            <w:rFonts w:ascii="B Lotus" w:eastAsia="Calibri" w:hAnsi="B Lotus" w:cs="B Nazanin" w:hint="cs"/>
            <w:sz w:val="24"/>
            <w:szCs w:val="24"/>
            <w:rtl/>
          </w:rPr>
          <w:t>‌</w:t>
        </w:r>
      </w:ins>
      <w:del w:id="6179" w:author="Mehrnazi Boojari" w:date="2019-01-11T23:25:00Z">
        <w:r w:rsidR="00A06196" w:rsidRPr="003003A6" w:rsidDel="00A87665">
          <w:rPr>
            <w:rFonts w:ascii="B Lotus" w:eastAsia="Calibri" w:hAnsi="B Lotus" w:cs="B Lotus"/>
            <w:sz w:val="24"/>
            <w:szCs w:val="24"/>
            <w:rtl/>
          </w:rPr>
          <w:delText>‌</w:delText>
        </w:r>
      </w:del>
      <w:ins w:id="6180" w:author="Mehrnazi Boojari" w:date="2019-01-11T23:25:00Z">
        <w:r w:rsidR="00A87665">
          <w:rPr>
            <w:rFonts w:ascii="B Lotus" w:eastAsia="Calibri" w:hAnsi="B Lotus" w:cs="B Nazanin" w:hint="cs"/>
            <w:sz w:val="24"/>
            <w:szCs w:val="24"/>
            <w:rtl/>
          </w:rPr>
          <w:t>‌</w:t>
        </w:r>
      </w:ins>
      <w:r w:rsidR="00A06196" w:rsidRPr="003003A6">
        <w:rPr>
          <w:rFonts w:ascii="B Lotus" w:eastAsia="Calibri" w:hAnsi="B Lotus" w:cs="B Lotus"/>
          <w:sz w:val="24"/>
          <w:szCs w:val="24"/>
          <w:rtl/>
        </w:rPr>
        <w:t xml:space="preserve">عمل </w:t>
      </w:r>
      <w:del w:id="6181" w:author="Mehrnazi Boojari" w:date="2019-01-11T23:25:00Z">
        <w:r w:rsidR="00A06196" w:rsidRPr="003003A6" w:rsidDel="00A87665">
          <w:rPr>
            <w:rFonts w:ascii="B Lotus" w:eastAsia="Calibri" w:hAnsi="B Lotus" w:cs="B Lotus"/>
            <w:sz w:val="24"/>
            <w:szCs w:val="24"/>
            <w:rtl/>
          </w:rPr>
          <w:delText xml:space="preserve">می‌آید </w:delText>
        </w:r>
      </w:del>
      <w:ins w:id="6182" w:author="Mehrnazi Boojari" w:date="2019-01-11T23:25:00Z">
        <w:r w:rsidR="00A87665" w:rsidRPr="003003A6">
          <w:rPr>
            <w:rFonts w:ascii="B Lotus" w:eastAsia="Calibri" w:hAnsi="B Lotus" w:cs="B Lotus"/>
            <w:sz w:val="24"/>
            <w:szCs w:val="24"/>
            <w:rtl/>
          </w:rPr>
          <w:t>می</w:t>
        </w:r>
        <w:r w:rsidR="00A87665">
          <w:rPr>
            <w:rFonts w:ascii="B Lotus" w:eastAsia="Calibri" w:hAnsi="B Lotus" w:cs="B Nazanin" w:hint="cs"/>
            <w:sz w:val="24"/>
            <w:szCs w:val="24"/>
            <w:rtl/>
          </w:rPr>
          <w:t>‌</w:t>
        </w:r>
        <w:r w:rsidR="00A87665" w:rsidRPr="003003A6">
          <w:rPr>
            <w:rFonts w:ascii="B Lotus" w:eastAsia="Calibri" w:hAnsi="B Lotus" w:cs="B Lotus"/>
            <w:sz w:val="24"/>
            <w:szCs w:val="24"/>
            <w:rtl/>
          </w:rPr>
          <w:t>آ</w:t>
        </w:r>
        <w:r w:rsidR="00A87665">
          <w:rPr>
            <w:rFonts w:ascii="B Lotus" w:eastAsia="Calibri" w:hAnsi="B Lotus" w:cs="B Lotus" w:hint="cs"/>
            <w:sz w:val="24"/>
            <w:szCs w:val="24"/>
            <w:rtl/>
          </w:rPr>
          <w:t>ور</w:t>
        </w:r>
        <w:r w:rsidR="00A87665" w:rsidRPr="003003A6">
          <w:rPr>
            <w:rFonts w:ascii="B Lotus" w:eastAsia="Calibri" w:hAnsi="B Lotus" w:cs="B Lotus"/>
            <w:sz w:val="24"/>
            <w:szCs w:val="24"/>
            <w:rtl/>
          </w:rPr>
          <w:t xml:space="preserve">د </w:t>
        </w:r>
      </w:ins>
      <w:r w:rsidR="00A06196" w:rsidRPr="003003A6">
        <w:rPr>
          <w:rFonts w:ascii="B Lotus" w:eastAsia="Calibri" w:hAnsi="B Lotus" w:cs="B Lotus"/>
          <w:sz w:val="24"/>
          <w:szCs w:val="24"/>
          <w:rtl/>
        </w:rPr>
        <w:t>که با توجه به وظایف متنوع و گاه متداخل خود دهیاری‌ها،</w:t>
      </w:r>
      <w:del w:id="6183" w:author="Mehrnazi Boojari" w:date="2019-01-07T09:51:00Z">
        <w:r w:rsidR="00A06196" w:rsidRPr="003003A6" w:rsidDel="006F7CCF">
          <w:rPr>
            <w:rFonts w:ascii="B Lotus" w:eastAsia="Calibri" w:hAnsi="B Lotus" w:cs="B Lotus"/>
            <w:sz w:val="24"/>
            <w:szCs w:val="24"/>
            <w:rtl/>
          </w:rPr>
          <w:delText xml:space="preserve"> آن‌ها </w:delText>
        </w:r>
      </w:del>
      <w:ins w:id="6184" w:author="Mehrnazi Boojari" w:date="2019-01-07T09:51:00Z">
        <w:r w:rsidR="006F7CCF">
          <w:rPr>
            <w:rFonts w:ascii="B Lotus" w:eastAsia="Calibri" w:hAnsi="B Lotus" w:cs="B Lotus"/>
            <w:sz w:val="24"/>
            <w:szCs w:val="24"/>
            <w:rtl/>
          </w:rPr>
          <w:t xml:space="preserve"> آن</w:t>
        </w:r>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00A06196" w:rsidRPr="003003A6">
        <w:rPr>
          <w:rFonts w:ascii="B Lotus" w:eastAsia="Calibri" w:hAnsi="B Lotus" w:cs="B Lotus"/>
          <w:sz w:val="24"/>
          <w:szCs w:val="24"/>
          <w:rtl/>
        </w:rPr>
        <w:t>نیز نتوانسته</w:t>
      </w:r>
      <w:r w:rsidR="00A06196" w:rsidRPr="003003A6">
        <w:rPr>
          <w:rFonts w:ascii="B Lotus" w:eastAsia="Calibri" w:hAnsi="B Lotus" w:cs="B Lotus"/>
          <w:sz w:val="24"/>
          <w:szCs w:val="24"/>
          <w:rtl/>
        </w:rPr>
        <w:softHyphen/>
        <w:t>اند</w:t>
      </w:r>
      <w:del w:id="6185" w:author="Mehrnazi Boojari" w:date="2019-01-11T23:26:00Z">
        <w:r w:rsidR="00A06196" w:rsidRPr="003003A6" w:rsidDel="00A87665">
          <w:rPr>
            <w:rFonts w:ascii="B Lotus" w:eastAsia="Calibri" w:hAnsi="B Lotus" w:cs="B Lotus"/>
            <w:sz w:val="24"/>
            <w:szCs w:val="24"/>
            <w:rtl/>
          </w:rPr>
          <w:delText xml:space="preserve">، </w:delText>
        </w:r>
      </w:del>
      <w:ins w:id="6186" w:author="Mehrnazi Boojari" w:date="2019-01-11T23:26:00Z">
        <w:r w:rsidR="00A87665">
          <w:rPr>
            <w:rFonts w:ascii="B Lotus" w:eastAsia="Calibri" w:hAnsi="B Lotus" w:cs="B Lotus" w:hint="cs"/>
            <w:sz w:val="24"/>
            <w:szCs w:val="24"/>
            <w:rtl/>
          </w:rPr>
          <w:t xml:space="preserve"> </w:t>
        </w:r>
      </w:ins>
      <w:r w:rsidR="00A06196" w:rsidRPr="003003A6">
        <w:rPr>
          <w:rFonts w:ascii="B Lotus" w:eastAsia="Calibri" w:hAnsi="B Lotus" w:cs="B Lotus"/>
          <w:sz w:val="24"/>
          <w:szCs w:val="24"/>
          <w:rtl/>
        </w:rPr>
        <w:t xml:space="preserve">فعالیت </w:t>
      </w:r>
      <w:del w:id="6187" w:author="Mehrnazi Boojari" w:date="2019-01-11T23:26:00Z">
        <w:r w:rsidR="00A06196" w:rsidRPr="003003A6" w:rsidDel="00A87665">
          <w:rPr>
            <w:rFonts w:ascii="B Lotus" w:eastAsia="Calibri" w:hAnsi="B Lotus" w:cs="B Lotus"/>
            <w:sz w:val="24"/>
            <w:szCs w:val="24"/>
            <w:rtl/>
          </w:rPr>
          <w:delText xml:space="preserve">مثمرثمری </w:delText>
        </w:r>
      </w:del>
      <w:ins w:id="6188" w:author="Mehrnazi Boojari" w:date="2019-01-11T23:26:00Z">
        <w:r w:rsidR="00A87665">
          <w:rPr>
            <w:rFonts w:ascii="B Lotus" w:eastAsia="Calibri" w:hAnsi="B Lotus" w:cs="B Lotus" w:hint="cs"/>
            <w:sz w:val="24"/>
            <w:szCs w:val="24"/>
            <w:rtl/>
          </w:rPr>
          <w:t>سودمندی</w:t>
        </w:r>
        <w:r w:rsidR="00A87665" w:rsidRPr="003003A6">
          <w:rPr>
            <w:rFonts w:ascii="B Lotus" w:eastAsia="Calibri" w:hAnsi="B Lotus" w:cs="B Lotus"/>
            <w:sz w:val="24"/>
            <w:szCs w:val="24"/>
            <w:rtl/>
          </w:rPr>
          <w:t xml:space="preserve"> </w:t>
        </w:r>
      </w:ins>
      <w:r w:rsidR="00A06196" w:rsidRPr="003003A6">
        <w:rPr>
          <w:rFonts w:ascii="B Lotus" w:eastAsia="Calibri" w:hAnsi="B Lotus" w:cs="B Lotus"/>
          <w:sz w:val="24"/>
          <w:szCs w:val="24"/>
          <w:rtl/>
        </w:rPr>
        <w:t>انجام دهند.</w:t>
      </w:r>
    </w:p>
    <w:p w14:paraId="7453C2A3" w14:textId="77777777" w:rsidR="003003A6" w:rsidRDefault="003003A6" w:rsidP="00A87665">
      <w:pPr>
        <w:pStyle w:val="Caption"/>
        <w:keepNext/>
        <w:bidi/>
      </w:pPr>
      <w:r>
        <w:rPr>
          <w:rtl/>
        </w:rPr>
        <w:t xml:space="preserve">جدول </w:t>
      </w:r>
      <w:fldSimple w:instr=" STYLEREF 1 \s ">
        <w:r w:rsidR="002749F0">
          <w:rPr>
            <w:noProof/>
            <w:rtl/>
          </w:rPr>
          <w:t>‏2</w:t>
        </w:r>
      </w:fldSimple>
      <w:del w:id="6189" w:author="Mehrnazi Boojari" w:date="2019-01-11T23:26:00Z">
        <w:r w:rsidR="002749F0" w:rsidDel="00A87665">
          <w:rPr>
            <w:rtl/>
          </w:rPr>
          <w:delText>.</w:delText>
        </w:r>
      </w:del>
      <w:ins w:id="6190" w:author="Mehrnazi Boojari" w:date="2019-01-11T23:26:00Z">
        <w:r w:rsidR="00A87665">
          <w:rPr>
            <w:rFonts w:hint="cs"/>
            <w:rtl/>
          </w:rPr>
          <w:t>-</w:t>
        </w:r>
      </w:ins>
      <w:fldSimple w:instr=" SEQ جدول \* ARABIC \s 1 ">
        <w:r w:rsidR="002749F0">
          <w:rPr>
            <w:noProof/>
            <w:rtl/>
          </w:rPr>
          <w:t>3</w:t>
        </w:r>
      </w:fldSimple>
      <w:r>
        <w:rPr>
          <w:rFonts w:hint="cs"/>
          <w:rtl/>
          <w:lang w:bidi="fa-IR"/>
        </w:rPr>
        <w:t xml:space="preserve">: </w:t>
      </w:r>
      <w:r w:rsidRPr="003D5D78">
        <w:rPr>
          <w:rtl/>
          <w:lang w:bidi="fa-IR"/>
        </w:rPr>
        <w:t>سطوح</w:t>
      </w:r>
      <w:del w:id="6191" w:author="Mehrnazi Boojari" w:date="2019-01-07T10:51:00Z">
        <w:r w:rsidRPr="003D5D78" w:rsidDel="006A1F1D">
          <w:rPr>
            <w:rtl/>
            <w:lang w:bidi="fa-IR"/>
          </w:rPr>
          <w:delText xml:space="preserve"> تأم</w:delText>
        </w:r>
        <w:r w:rsidRPr="003D5D78" w:rsidDel="006A1F1D">
          <w:rPr>
            <w:rFonts w:hint="cs"/>
            <w:rtl/>
            <w:lang w:bidi="fa-IR"/>
          </w:rPr>
          <w:delText>ی</w:delText>
        </w:r>
        <w:r w:rsidRPr="003D5D78" w:rsidDel="006A1F1D">
          <w:rPr>
            <w:rFonts w:hint="eastAsia"/>
            <w:rtl/>
            <w:lang w:bidi="fa-IR"/>
          </w:rPr>
          <w:delText>ن</w:delText>
        </w:r>
        <w:r w:rsidRPr="003D5D78" w:rsidDel="006A1F1D">
          <w:rPr>
            <w:rtl/>
            <w:lang w:bidi="fa-IR"/>
          </w:rPr>
          <w:delText xml:space="preserve"> </w:delText>
        </w:r>
      </w:del>
      <w:ins w:id="6192" w:author="Mehrnazi Boojari" w:date="2019-01-07T10:51:00Z">
        <w:r w:rsidR="006A1F1D">
          <w:rPr>
            <w:rtl/>
            <w:lang w:bidi="fa-IR"/>
          </w:rPr>
          <w:t xml:space="preserve"> تأمین </w:t>
        </w:r>
      </w:ins>
      <w:r w:rsidRPr="003D5D78">
        <w:rPr>
          <w:rtl/>
          <w:lang w:bidi="fa-IR"/>
        </w:rPr>
        <w:t>ن</w:t>
      </w:r>
      <w:r w:rsidRPr="003D5D78">
        <w:rPr>
          <w:rFonts w:hint="cs"/>
          <w:rtl/>
          <w:lang w:bidi="fa-IR"/>
        </w:rPr>
        <w:t>ی</w:t>
      </w:r>
      <w:r w:rsidRPr="003D5D78">
        <w:rPr>
          <w:rFonts w:hint="eastAsia"/>
          <w:rtl/>
          <w:lang w:bidi="fa-IR"/>
        </w:rPr>
        <w:t>ازها</w:t>
      </w:r>
      <w:r w:rsidRPr="003D5D78">
        <w:rPr>
          <w:rFonts w:hint="cs"/>
          <w:rtl/>
          <w:lang w:bidi="fa-IR"/>
        </w:rPr>
        <w:t>ی</w:t>
      </w:r>
      <w:r w:rsidRPr="003D5D78">
        <w:rPr>
          <w:rtl/>
          <w:lang w:bidi="fa-IR"/>
        </w:rPr>
        <w:t xml:space="preserve"> مربوط به مسکن </w:t>
      </w:r>
      <w:del w:id="6193" w:author="Mehrnazi Boojari" w:date="2019-01-07T10:03:00Z">
        <w:r w:rsidRPr="003D5D78" w:rsidDel="00A31D6F">
          <w:rPr>
            <w:rtl/>
            <w:lang w:bidi="fa-IR"/>
          </w:rPr>
          <w:delText>روستائ</w:delText>
        </w:r>
        <w:r w:rsidRPr="003D5D78" w:rsidDel="00A31D6F">
          <w:rPr>
            <w:rFonts w:hint="cs"/>
            <w:rtl/>
            <w:lang w:bidi="fa-IR"/>
          </w:rPr>
          <w:delText>ی</w:delText>
        </w:r>
      </w:del>
      <w:ins w:id="6194" w:author="Mehrnazi Boojari" w:date="2019-01-07T10:03:00Z">
        <w:r w:rsidR="00A31D6F">
          <w:rPr>
            <w:rtl/>
            <w:lang w:bidi="fa-IR"/>
          </w:rPr>
          <w:t>روستایی</w:t>
        </w:r>
      </w:ins>
      <w:r w:rsidRPr="003D5D78">
        <w:rPr>
          <w:rFonts w:hint="eastAsia"/>
          <w:rtl/>
          <w:lang w:bidi="fa-IR"/>
        </w:rPr>
        <w:t>ان</w:t>
      </w:r>
      <w:r w:rsidRPr="003D5D78">
        <w:rPr>
          <w:rtl/>
          <w:lang w:bidi="fa-IR"/>
        </w:rPr>
        <w:t xml:space="preserve"> </w:t>
      </w:r>
    </w:p>
    <w:tbl>
      <w:tblPr>
        <w:tblStyle w:val="TableGrid1"/>
        <w:bidiVisual/>
        <w:tblW w:w="4487" w:type="pct"/>
        <w:jc w:val="center"/>
        <w:tblLook w:val="04A0" w:firstRow="1" w:lastRow="0" w:firstColumn="1" w:lastColumn="0" w:noHBand="0" w:noVBand="1"/>
      </w:tblPr>
      <w:tblGrid>
        <w:gridCol w:w="1123"/>
        <w:gridCol w:w="2155"/>
        <w:gridCol w:w="2383"/>
        <w:gridCol w:w="2527"/>
      </w:tblGrid>
      <w:tr w:rsidR="00A06196" w:rsidRPr="007C39B2" w14:paraId="4316DEDF" w14:textId="77777777" w:rsidTr="003003A6">
        <w:trPr>
          <w:trHeight w:val="296"/>
          <w:jc w:val="center"/>
        </w:trPr>
        <w:tc>
          <w:tcPr>
            <w:tcW w:w="686" w:type="pct"/>
            <w:shd w:val="clear" w:color="auto" w:fill="F2F2F2"/>
          </w:tcPr>
          <w:p w14:paraId="4C5ED00A"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lang w:bidi="fa-IR"/>
              </w:rPr>
              <w:t>مرکز</w:t>
            </w:r>
          </w:p>
        </w:tc>
        <w:tc>
          <w:tcPr>
            <w:tcW w:w="1316" w:type="pct"/>
            <w:shd w:val="clear" w:color="auto" w:fill="F2F2F2"/>
          </w:tcPr>
          <w:p w14:paraId="6C5FEDF7"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rPr>
              <w:t>بنیاد مسکن انقلاب اسلامی</w:t>
            </w:r>
          </w:p>
        </w:tc>
        <w:tc>
          <w:tcPr>
            <w:tcW w:w="1455" w:type="pct"/>
            <w:shd w:val="clear" w:color="auto" w:fill="F2F2F2"/>
          </w:tcPr>
          <w:p w14:paraId="373910DF"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rPr>
              <w:t>وزارت مسكن و شهرسازی</w:t>
            </w:r>
          </w:p>
        </w:tc>
        <w:tc>
          <w:tcPr>
            <w:tcW w:w="1544" w:type="pct"/>
            <w:shd w:val="clear" w:color="auto" w:fill="F2F2F2"/>
          </w:tcPr>
          <w:p w14:paraId="23490378" w14:textId="77777777" w:rsidR="00A06196" w:rsidRPr="007C39B2" w:rsidRDefault="00A06196" w:rsidP="00A06196">
            <w:pPr>
              <w:tabs>
                <w:tab w:val="center" w:pos="4513"/>
              </w:tabs>
              <w:bidi/>
              <w:jc w:val="center"/>
              <w:rPr>
                <w:rFonts w:ascii="B Lotus" w:hAnsi="B Lotus" w:cs="B Lotus"/>
                <w:rtl/>
              </w:rPr>
            </w:pPr>
            <w:r w:rsidRPr="007C39B2">
              <w:rPr>
                <w:rFonts w:ascii="B Lotus" w:hAnsi="B Lotus" w:cs="B Lotus"/>
                <w:rtl/>
              </w:rPr>
              <w:t>سازمان ثبت اسناد و املاک کشور</w:t>
            </w:r>
          </w:p>
        </w:tc>
      </w:tr>
      <w:tr w:rsidR="00A06196" w:rsidRPr="007C39B2" w14:paraId="015B0DB4" w14:textId="77777777" w:rsidTr="003003A6">
        <w:trPr>
          <w:trHeight w:val="278"/>
          <w:jc w:val="center"/>
        </w:trPr>
        <w:tc>
          <w:tcPr>
            <w:tcW w:w="686" w:type="pct"/>
          </w:tcPr>
          <w:p w14:paraId="5F70E767"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lang w:bidi="fa-IR"/>
              </w:rPr>
              <w:t>استان</w:t>
            </w:r>
          </w:p>
        </w:tc>
        <w:tc>
          <w:tcPr>
            <w:tcW w:w="1316" w:type="pct"/>
          </w:tcPr>
          <w:p w14:paraId="096A44D2"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rPr>
              <w:t>اداره کل بنیاد مسکن استان</w:t>
            </w:r>
          </w:p>
        </w:tc>
        <w:tc>
          <w:tcPr>
            <w:tcW w:w="1455" w:type="pct"/>
          </w:tcPr>
          <w:p w14:paraId="4CDEDD11"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rPr>
              <w:t>اداره کل مسكن و شهرسازی استان</w:t>
            </w:r>
          </w:p>
        </w:tc>
        <w:tc>
          <w:tcPr>
            <w:tcW w:w="1544" w:type="pct"/>
          </w:tcPr>
          <w:p w14:paraId="1CD3B888"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rPr>
              <w:t>اداره کل ثبت اسناد و املاک استان</w:t>
            </w:r>
          </w:p>
        </w:tc>
      </w:tr>
      <w:tr w:rsidR="00A06196" w:rsidRPr="007C39B2" w14:paraId="4648C189" w14:textId="77777777" w:rsidTr="003003A6">
        <w:trPr>
          <w:jc w:val="center"/>
        </w:trPr>
        <w:tc>
          <w:tcPr>
            <w:tcW w:w="686" w:type="pct"/>
          </w:tcPr>
          <w:p w14:paraId="1D297322" w14:textId="77777777" w:rsidR="00A06196" w:rsidRPr="007C39B2" w:rsidRDefault="00A06196" w:rsidP="00A06196">
            <w:pPr>
              <w:tabs>
                <w:tab w:val="center" w:pos="4513"/>
              </w:tabs>
              <w:bidi/>
              <w:jc w:val="center"/>
              <w:rPr>
                <w:rFonts w:ascii="B Lotus" w:hAnsi="B Lotus" w:cs="B Lotus"/>
                <w:rtl/>
              </w:rPr>
            </w:pPr>
            <w:r w:rsidRPr="007C39B2">
              <w:rPr>
                <w:rFonts w:ascii="B Lotus" w:hAnsi="B Lotus" w:cs="B Lotus"/>
                <w:rtl/>
                <w:lang w:bidi="fa-IR"/>
              </w:rPr>
              <w:t>شهرستان</w:t>
            </w:r>
          </w:p>
        </w:tc>
        <w:tc>
          <w:tcPr>
            <w:tcW w:w="1316" w:type="pct"/>
          </w:tcPr>
          <w:p w14:paraId="5A32906E"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rPr>
              <w:t>اداره بنیاد مسکن شهرستان</w:t>
            </w:r>
          </w:p>
        </w:tc>
        <w:tc>
          <w:tcPr>
            <w:tcW w:w="1455" w:type="pct"/>
          </w:tcPr>
          <w:p w14:paraId="60DBB053"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rPr>
              <w:t>اداره مسكن و شهرسازی شهرستان</w:t>
            </w:r>
          </w:p>
        </w:tc>
        <w:tc>
          <w:tcPr>
            <w:tcW w:w="1544" w:type="pct"/>
          </w:tcPr>
          <w:p w14:paraId="670858EF"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rPr>
              <w:t>اداره ثبت اسناد و املاک شهرستان</w:t>
            </w:r>
          </w:p>
        </w:tc>
      </w:tr>
      <w:tr w:rsidR="00A06196" w:rsidRPr="007C39B2" w14:paraId="72757BBB" w14:textId="77777777" w:rsidTr="003003A6">
        <w:trPr>
          <w:jc w:val="center"/>
        </w:trPr>
        <w:tc>
          <w:tcPr>
            <w:tcW w:w="686" w:type="pct"/>
          </w:tcPr>
          <w:p w14:paraId="70357025"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lang w:bidi="fa-IR"/>
              </w:rPr>
              <w:t>دهستان</w:t>
            </w:r>
          </w:p>
        </w:tc>
        <w:tc>
          <w:tcPr>
            <w:tcW w:w="1316" w:type="pct"/>
          </w:tcPr>
          <w:p w14:paraId="4D1C314E" w14:textId="77777777" w:rsidR="00A06196" w:rsidRPr="007C39B2" w:rsidRDefault="00A06196" w:rsidP="00A06196">
            <w:pPr>
              <w:tabs>
                <w:tab w:val="center" w:pos="4513"/>
              </w:tabs>
              <w:bidi/>
              <w:jc w:val="center"/>
              <w:rPr>
                <w:rFonts w:ascii="B Lotus" w:hAnsi="B Lotus" w:cs="B Lotus"/>
                <w:rtl/>
              </w:rPr>
            </w:pPr>
            <w:r w:rsidRPr="007C39B2">
              <w:rPr>
                <w:rFonts w:ascii="B Lotus" w:hAnsi="B Lotus" w:cs="B Lotus"/>
                <w:rtl/>
              </w:rPr>
              <w:t>-</w:t>
            </w:r>
          </w:p>
        </w:tc>
        <w:tc>
          <w:tcPr>
            <w:tcW w:w="1455" w:type="pct"/>
          </w:tcPr>
          <w:p w14:paraId="4D9C4C89" w14:textId="77777777" w:rsidR="00A06196" w:rsidRPr="007C39B2" w:rsidRDefault="00A06196" w:rsidP="00A06196">
            <w:pPr>
              <w:tabs>
                <w:tab w:val="center" w:pos="4513"/>
              </w:tabs>
              <w:bidi/>
              <w:jc w:val="center"/>
              <w:rPr>
                <w:rFonts w:ascii="B Lotus" w:hAnsi="B Lotus" w:cs="B Lotus"/>
                <w:rtl/>
              </w:rPr>
            </w:pPr>
            <w:r w:rsidRPr="007C39B2">
              <w:rPr>
                <w:rFonts w:ascii="B Lotus" w:hAnsi="B Lotus" w:cs="B Lotus"/>
                <w:rtl/>
              </w:rPr>
              <w:t>-</w:t>
            </w:r>
          </w:p>
        </w:tc>
        <w:tc>
          <w:tcPr>
            <w:tcW w:w="1544" w:type="pct"/>
          </w:tcPr>
          <w:p w14:paraId="0030FD63" w14:textId="77777777" w:rsidR="00A06196" w:rsidRPr="007C39B2" w:rsidRDefault="00A06196" w:rsidP="00A06196">
            <w:pPr>
              <w:tabs>
                <w:tab w:val="center" w:pos="4513"/>
              </w:tabs>
              <w:bidi/>
              <w:jc w:val="center"/>
              <w:rPr>
                <w:rFonts w:ascii="B Lotus" w:hAnsi="B Lotus" w:cs="B Lotus"/>
                <w:rtl/>
              </w:rPr>
            </w:pPr>
            <w:r w:rsidRPr="007C39B2">
              <w:rPr>
                <w:rFonts w:ascii="B Lotus" w:hAnsi="B Lotus" w:cs="B Lotus"/>
                <w:rtl/>
              </w:rPr>
              <w:t>-</w:t>
            </w:r>
          </w:p>
        </w:tc>
      </w:tr>
      <w:tr w:rsidR="00A06196" w:rsidRPr="007C39B2" w14:paraId="0E22801F" w14:textId="77777777" w:rsidTr="003003A6">
        <w:trPr>
          <w:trHeight w:val="350"/>
          <w:jc w:val="center"/>
        </w:trPr>
        <w:tc>
          <w:tcPr>
            <w:tcW w:w="686" w:type="pct"/>
          </w:tcPr>
          <w:p w14:paraId="20189AB1" w14:textId="77777777" w:rsidR="00A06196" w:rsidRPr="007C39B2" w:rsidRDefault="00A06196" w:rsidP="00A06196">
            <w:pPr>
              <w:tabs>
                <w:tab w:val="center" w:pos="4513"/>
              </w:tabs>
              <w:bidi/>
              <w:jc w:val="center"/>
              <w:rPr>
                <w:rFonts w:ascii="B Lotus" w:hAnsi="B Lotus" w:cs="B Lotus"/>
                <w:rtl/>
                <w:lang w:bidi="fa-IR"/>
              </w:rPr>
            </w:pPr>
            <w:r w:rsidRPr="007C39B2">
              <w:rPr>
                <w:rFonts w:ascii="B Lotus" w:hAnsi="B Lotus" w:cs="B Lotus"/>
                <w:rtl/>
                <w:lang w:bidi="fa-IR"/>
              </w:rPr>
              <w:t>روستا</w:t>
            </w:r>
          </w:p>
        </w:tc>
        <w:tc>
          <w:tcPr>
            <w:tcW w:w="4314" w:type="pct"/>
            <w:gridSpan w:val="3"/>
          </w:tcPr>
          <w:p w14:paraId="6AF32D6C" w14:textId="77777777" w:rsidR="00A06196" w:rsidRPr="007C39B2" w:rsidRDefault="00A06196" w:rsidP="00A06196">
            <w:pPr>
              <w:tabs>
                <w:tab w:val="center" w:pos="4513"/>
              </w:tabs>
              <w:bidi/>
              <w:jc w:val="center"/>
              <w:rPr>
                <w:rFonts w:ascii="B Lotus" w:hAnsi="B Lotus" w:cs="B Lotus"/>
                <w:rtl/>
              </w:rPr>
            </w:pPr>
            <w:r w:rsidRPr="007C39B2">
              <w:rPr>
                <w:rFonts w:ascii="B Lotus" w:hAnsi="B Lotus" w:cs="B Lotus"/>
                <w:rtl/>
                <w:lang w:bidi="fa-IR"/>
              </w:rPr>
              <w:t>دهیاری‌ها</w:t>
            </w:r>
          </w:p>
        </w:tc>
      </w:tr>
    </w:tbl>
    <w:p w14:paraId="5C99F0B7" w14:textId="77777777" w:rsidR="00A06196" w:rsidRPr="00A06196" w:rsidRDefault="00A06196" w:rsidP="00A06196">
      <w:pPr>
        <w:tabs>
          <w:tab w:val="center" w:pos="4513"/>
        </w:tabs>
        <w:bidi/>
        <w:jc w:val="both"/>
        <w:rPr>
          <w:rFonts w:ascii="B Lotus" w:eastAsia="Calibri" w:hAnsi="B Lotus" w:cs="B Lotus"/>
          <w:sz w:val="26"/>
          <w:szCs w:val="26"/>
          <w:rtl/>
        </w:rPr>
      </w:pPr>
    </w:p>
    <w:p w14:paraId="18B472F3" w14:textId="77777777" w:rsidR="00A06196" w:rsidRPr="00A06196" w:rsidRDefault="00A06196" w:rsidP="007C39B2">
      <w:pPr>
        <w:pStyle w:val="Heading4"/>
        <w:rPr>
          <w:rtl/>
        </w:rPr>
      </w:pPr>
      <w:bookmarkStart w:id="6195" w:name="_Toc533781201"/>
      <w:bookmarkStart w:id="6196" w:name="_Toc533782157"/>
      <w:r w:rsidRPr="00A06196">
        <w:rPr>
          <w:rtl/>
        </w:rPr>
        <w:lastRenderedPageBreak/>
        <w:t xml:space="preserve">نگاه و شرح فعالیت بنیاد مسکن انقلاب اسلامی </w:t>
      </w:r>
      <w:del w:id="6197" w:author="Mehrnazi Boojari" w:date="2019-01-07T23:28:00Z">
        <w:r w:rsidRPr="00A06196" w:rsidDel="00FB0B67">
          <w:rPr>
            <w:rFonts w:hint="cs"/>
            <w:rtl/>
          </w:rPr>
          <w:delText>به عنوان</w:delText>
        </w:r>
      </w:del>
      <w:ins w:id="6198" w:author="Mehrnazi Boojari" w:date="2019-01-07T23:28:00Z">
        <w:r w:rsidR="00FB0B67">
          <w:rPr>
            <w:rFonts w:hint="cs"/>
            <w:rtl/>
          </w:rPr>
          <w:t>به‌مثابۀ</w:t>
        </w:r>
      </w:ins>
      <w:del w:id="6199" w:author="Mehrnazi Boojari" w:date="2019-01-07T09:58:00Z">
        <w:r w:rsidRPr="00A06196" w:rsidDel="00A31D6F">
          <w:rPr>
            <w:rFonts w:hint="cs"/>
            <w:rtl/>
          </w:rPr>
          <w:delText xml:space="preserve"> </w:delText>
        </w:r>
        <w:r w:rsidRPr="00A06196" w:rsidDel="00A31D6F">
          <w:rPr>
            <w:rtl/>
          </w:rPr>
          <w:delText xml:space="preserve"> </w:delText>
        </w:r>
      </w:del>
      <w:ins w:id="6200" w:author="Mehrnazi Boojari" w:date="2019-01-07T09:58:00Z">
        <w:r w:rsidR="00A31D6F">
          <w:rPr>
            <w:rFonts w:hint="cs"/>
            <w:rtl/>
          </w:rPr>
          <w:t xml:space="preserve"> </w:t>
        </w:r>
      </w:ins>
      <w:r w:rsidRPr="00A06196">
        <w:rPr>
          <w:rtl/>
        </w:rPr>
        <w:t>مسکن روستایی</w:t>
      </w:r>
      <w:bookmarkEnd w:id="6195"/>
      <w:bookmarkEnd w:id="6196"/>
      <w:r w:rsidRPr="00A06196">
        <w:rPr>
          <w:rtl/>
        </w:rPr>
        <w:t xml:space="preserve"> </w:t>
      </w:r>
    </w:p>
    <w:p w14:paraId="5DAA9F47" w14:textId="77777777" w:rsidR="00A06196" w:rsidRPr="00E1248E" w:rsidRDefault="00A06196" w:rsidP="00A06196">
      <w:pPr>
        <w:bidi/>
        <w:ind w:firstLine="288"/>
        <w:jc w:val="both"/>
        <w:rPr>
          <w:rFonts w:ascii="B Lotus" w:eastAsia="Calibri" w:hAnsi="B Lotus" w:cs="B Lotus"/>
          <w:sz w:val="24"/>
          <w:szCs w:val="24"/>
          <w:lang w:bidi="fa-IR"/>
        </w:rPr>
      </w:pPr>
      <w:r w:rsidRPr="00E1248E">
        <w:rPr>
          <w:rFonts w:ascii="B Lotus" w:eastAsia="Calibri" w:hAnsi="B Lotus" w:cs="B Lotus"/>
          <w:sz w:val="24"/>
          <w:szCs w:val="24"/>
          <w:rtl/>
          <w:lang w:bidi="fa-IR"/>
        </w:rPr>
        <w:t>در دیدگاه بنیاد مسکن با توجه به تعاریف و شرح وظایف این بنیاد برای مسکن روستایی شاید بتوان نگاه این بنیاد را برای مسکن روستایی به شرح ذیل نام برد</w:t>
      </w:r>
      <w:r w:rsidRPr="00E1248E">
        <w:rPr>
          <w:rFonts w:ascii="B Lotus" w:eastAsia="Calibri" w:hAnsi="B Lotus" w:cs="B Lotus"/>
          <w:sz w:val="24"/>
          <w:szCs w:val="24"/>
          <w:vertAlign w:val="superscript"/>
          <w:rtl/>
          <w:lang w:bidi="fa-IR"/>
        </w:rPr>
        <w:footnoteReference w:id="59"/>
      </w:r>
      <w:del w:id="6206" w:author="Mehrnazi Boojari" w:date="2019-01-07T10:35:00Z">
        <w:r w:rsidRPr="00E1248E" w:rsidDel="006C73A5">
          <w:rPr>
            <w:rFonts w:ascii="B Lotus" w:eastAsia="Calibri" w:hAnsi="B Lotus" w:cs="B Lotus"/>
            <w:sz w:val="24"/>
            <w:szCs w:val="24"/>
            <w:rtl/>
            <w:lang w:bidi="fa-IR"/>
          </w:rPr>
          <w:delText xml:space="preserve"> : </w:delText>
        </w:r>
      </w:del>
      <w:ins w:id="6207" w:author="Mehrnazi Boojari" w:date="2019-01-07T10:35:00Z">
        <w:r w:rsidR="006C73A5">
          <w:rPr>
            <w:rFonts w:ascii="B Lotus" w:eastAsia="Calibri" w:hAnsi="B Lotus" w:cs="B Lotus"/>
            <w:sz w:val="24"/>
            <w:szCs w:val="24"/>
            <w:rtl/>
            <w:lang w:bidi="fa-IR"/>
          </w:rPr>
          <w:t xml:space="preserve">: </w:t>
        </w:r>
      </w:ins>
    </w:p>
    <w:p w14:paraId="75AD602D" w14:textId="77777777" w:rsidR="00A06196" w:rsidRPr="00E1248E" w:rsidRDefault="00A06196" w:rsidP="00310BDA">
      <w:pPr>
        <w:numPr>
          <w:ilvl w:val="0"/>
          <w:numId w:val="20"/>
        </w:numPr>
        <w:bidi/>
        <w:contextualSpacing/>
        <w:jc w:val="both"/>
        <w:rPr>
          <w:rFonts w:ascii="B Lotus" w:eastAsia="Calibri" w:hAnsi="B Lotus" w:cs="B Lotus"/>
          <w:sz w:val="24"/>
          <w:szCs w:val="24"/>
          <w:rtl/>
          <w:lang w:bidi="fa-IR"/>
        </w:rPr>
      </w:pPr>
      <w:r w:rsidRPr="00E1248E">
        <w:rPr>
          <w:rFonts w:ascii="B Lotus" w:eastAsia="Calibri" w:hAnsi="B Lotus" w:cs="B Lotus"/>
          <w:sz w:val="24"/>
          <w:szCs w:val="24"/>
          <w:rtl/>
          <w:lang w:bidi="fa-IR"/>
        </w:rPr>
        <w:t>افزایش تولید مسکن در هر جامعه نشان</w:t>
      </w:r>
      <w:ins w:id="6208" w:author="Mehrnazi Boojari" w:date="2019-01-08T02:04:00Z">
        <w:r w:rsidR="00310BDA">
          <w:rPr>
            <w:rFonts w:ascii="B Lotus" w:eastAsia="Calibri" w:hAnsi="B Lotus" w:cs="B Nazanin" w:hint="cs"/>
            <w:sz w:val="24"/>
            <w:szCs w:val="24"/>
            <w:rtl/>
            <w:lang w:bidi="fa-IR"/>
          </w:rPr>
          <w:t>‌</w:t>
        </w:r>
      </w:ins>
      <w:del w:id="6209" w:author="Mehrnazi Boojari" w:date="2019-01-08T02:04:00Z">
        <w:r w:rsidRPr="00E1248E" w:rsidDel="00310BDA">
          <w:rPr>
            <w:rFonts w:ascii="B Lotus" w:eastAsia="Calibri" w:hAnsi="B Lotus" w:cs="B Lotus"/>
            <w:sz w:val="24"/>
            <w:szCs w:val="24"/>
            <w:rtl/>
            <w:lang w:bidi="fa-IR"/>
          </w:rPr>
          <w:delText xml:space="preserve"> </w:delText>
        </w:r>
      </w:del>
      <w:r w:rsidRPr="00E1248E">
        <w:rPr>
          <w:rFonts w:ascii="B Lotus" w:eastAsia="Calibri" w:hAnsi="B Lotus" w:cs="B Lotus"/>
          <w:sz w:val="24"/>
          <w:szCs w:val="24"/>
          <w:rtl/>
          <w:lang w:bidi="fa-IR"/>
        </w:rPr>
        <w:t>دهنده رشد اقتصادی</w:t>
      </w:r>
      <w:r w:rsidRPr="00E1248E">
        <w:rPr>
          <w:rFonts w:ascii="B Lotus" w:eastAsia="Calibri" w:hAnsi="B Lotus" w:cs="B Lotus" w:hint="cs"/>
          <w:sz w:val="24"/>
          <w:szCs w:val="24"/>
          <w:rtl/>
          <w:lang w:bidi="fa-IR"/>
        </w:rPr>
        <w:t xml:space="preserve"> جامعه است.</w:t>
      </w:r>
    </w:p>
    <w:p w14:paraId="174F8214" w14:textId="77777777" w:rsidR="00A06196" w:rsidRPr="00E1248E" w:rsidRDefault="00A06196" w:rsidP="00A25B54">
      <w:pPr>
        <w:numPr>
          <w:ilvl w:val="0"/>
          <w:numId w:val="20"/>
        </w:numPr>
        <w:bidi/>
        <w:contextualSpacing/>
        <w:jc w:val="both"/>
        <w:rPr>
          <w:rFonts w:ascii="B Lotus" w:eastAsia="Calibri" w:hAnsi="B Lotus" w:cs="B Lotus"/>
          <w:sz w:val="24"/>
          <w:szCs w:val="24"/>
          <w:rtl/>
        </w:rPr>
      </w:pPr>
      <w:r w:rsidRPr="00E1248E">
        <w:rPr>
          <w:rFonts w:ascii="B Lotus" w:eastAsia="Calibri" w:hAnsi="B Lotus" w:cs="B Lotus"/>
          <w:sz w:val="24"/>
          <w:szCs w:val="24"/>
          <w:rtl/>
          <w:lang w:bidi="fa-IR"/>
        </w:rPr>
        <w:t xml:space="preserve">مسکن </w:t>
      </w:r>
      <w:r w:rsidRPr="00E1248E">
        <w:rPr>
          <w:rFonts w:ascii="B Lotus" w:eastAsia="Calibri" w:hAnsi="B Lotus" w:cs="B Lotus"/>
          <w:sz w:val="24"/>
          <w:szCs w:val="24"/>
          <w:rtl/>
        </w:rPr>
        <w:t>تأمین</w:t>
      </w:r>
      <w:del w:id="6210" w:author="Mehrnazi Boojari" w:date="2019-01-07T10:41:00Z">
        <w:r w:rsidRPr="00E1248E" w:rsidDel="006A1F1D">
          <w:rPr>
            <w:rFonts w:ascii="B Lotus" w:eastAsia="Calibri" w:hAnsi="B Lotus" w:cs="B Lotus"/>
            <w:sz w:val="24"/>
            <w:szCs w:val="24"/>
            <w:rtl/>
          </w:rPr>
          <w:delText xml:space="preserve"> کننده </w:delText>
        </w:r>
      </w:del>
      <w:ins w:id="6211" w:author="Mehrnazi Boojari" w:date="2019-01-07T10:41:00Z">
        <w:r w:rsidR="006A1F1D">
          <w:rPr>
            <w:rFonts w:ascii="B Lotus" w:eastAsia="Calibri" w:hAnsi="B Lotus" w:cs="B Lotus" w:hint="cs"/>
            <w:sz w:val="24"/>
            <w:szCs w:val="24"/>
            <w:rtl/>
          </w:rPr>
          <w:t>‌</w:t>
        </w:r>
      </w:ins>
      <w:ins w:id="6212" w:author="Mehrnazi Boojari" w:date="2019-01-11T23:27:00Z">
        <w:r w:rsidR="003539CE">
          <w:rPr>
            <w:rFonts w:ascii="B Lotus" w:eastAsia="Calibri" w:hAnsi="B Lotus" w:cs="B Nazanin" w:hint="cs"/>
            <w:sz w:val="24"/>
            <w:szCs w:val="24"/>
            <w:rtl/>
          </w:rPr>
          <w:t>‌</w:t>
        </w:r>
      </w:ins>
      <w:ins w:id="6213" w:author="Mehrnazi Boojari" w:date="2019-01-07T10:41:00Z">
        <w:r w:rsidR="006A1F1D">
          <w:rPr>
            <w:rFonts w:ascii="B Lotus" w:eastAsia="Calibri" w:hAnsi="B Lotus" w:cs="B Lotus"/>
            <w:sz w:val="24"/>
            <w:szCs w:val="24"/>
            <w:rtl/>
          </w:rPr>
          <w:t xml:space="preserve">کننده </w:t>
        </w:r>
      </w:ins>
      <w:r w:rsidRPr="00E1248E">
        <w:rPr>
          <w:rFonts w:ascii="B Lotus" w:eastAsia="Calibri" w:hAnsi="B Lotus" w:cs="B Lotus"/>
          <w:sz w:val="24"/>
          <w:szCs w:val="24"/>
          <w:rtl/>
        </w:rPr>
        <w:t>نیازهای اجتماعی اف</w:t>
      </w:r>
      <w:r w:rsidRPr="00E1248E">
        <w:rPr>
          <w:rFonts w:ascii="B Lotus" w:eastAsia="Calibri" w:hAnsi="B Lotus" w:cs="B Lotus" w:hint="cs"/>
          <w:sz w:val="24"/>
          <w:szCs w:val="24"/>
          <w:rtl/>
        </w:rPr>
        <w:t>راد جامعه است.</w:t>
      </w:r>
    </w:p>
    <w:p w14:paraId="603E0A1D" w14:textId="77777777" w:rsidR="00A06196" w:rsidRPr="00E1248E" w:rsidRDefault="00A06196" w:rsidP="003539CE">
      <w:pPr>
        <w:numPr>
          <w:ilvl w:val="0"/>
          <w:numId w:val="20"/>
        </w:numPr>
        <w:bidi/>
        <w:contextualSpacing/>
        <w:jc w:val="both"/>
        <w:rPr>
          <w:rFonts w:ascii="B Lotus" w:eastAsia="Calibri" w:hAnsi="B Lotus" w:cs="B Lotus"/>
          <w:sz w:val="24"/>
          <w:szCs w:val="24"/>
          <w:rtl/>
        </w:rPr>
      </w:pPr>
      <w:r w:rsidRPr="00E1248E">
        <w:rPr>
          <w:rFonts w:ascii="B Lotus" w:eastAsia="Calibri" w:hAnsi="B Lotus" w:cs="B Lotus"/>
          <w:sz w:val="24"/>
          <w:szCs w:val="24"/>
          <w:rtl/>
        </w:rPr>
        <w:t xml:space="preserve">مسکن </w:t>
      </w:r>
      <w:del w:id="6214" w:author="Mehrnazi Boojari" w:date="2019-01-07T23:28:00Z">
        <w:r w:rsidRPr="00E1248E" w:rsidDel="00FB0B67">
          <w:rPr>
            <w:rFonts w:ascii="B Lotus" w:eastAsia="Calibri" w:hAnsi="B Lotus" w:cs="B Lotus"/>
            <w:sz w:val="24"/>
            <w:szCs w:val="24"/>
            <w:rtl/>
          </w:rPr>
          <w:delText>به عنوان</w:delText>
        </w:r>
      </w:del>
      <w:ins w:id="6215" w:author="Mehrnazi Boojari" w:date="2019-01-07T23:28:00Z">
        <w:r w:rsidR="00FB0B67">
          <w:rPr>
            <w:rFonts w:ascii="B Lotus" w:eastAsia="Calibri" w:hAnsi="B Lotus" w:cs="B Lotus"/>
            <w:sz w:val="24"/>
            <w:szCs w:val="24"/>
            <w:rtl/>
          </w:rPr>
          <w:t>به</w:t>
        </w:r>
        <w:r w:rsidR="00FB0B67">
          <w:rPr>
            <w:rFonts w:ascii="B Lotus" w:eastAsia="Calibri" w:hAnsi="B Lotus" w:cs="B Lotus" w:hint="cs"/>
            <w:sz w:val="24"/>
            <w:szCs w:val="24"/>
            <w:rtl/>
          </w:rPr>
          <w:t>‌</w:t>
        </w:r>
        <w:r w:rsidR="00FB0B67">
          <w:rPr>
            <w:rFonts w:ascii="B Lotus" w:eastAsia="Calibri" w:hAnsi="B Lotus" w:cs="B Lotus"/>
            <w:sz w:val="24"/>
            <w:szCs w:val="24"/>
            <w:rtl/>
          </w:rPr>
          <w:t>مثابۀ</w:t>
        </w:r>
      </w:ins>
      <w:r w:rsidRPr="00E1248E">
        <w:rPr>
          <w:rFonts w:ascii="B Lotus" w:eastAsia="Calibri" w:hAnsi="B Lotus" w:cs="B Lotus"/>
          <w:sz w:val="24"/>
          <w:szCs w:val="24"/>
          <w:rtl/>
        </w:rPr>
        <w:t xml:space="preserve"> یکی از فصول اساسی و اولویت</w:t>
      </w:r>
      <w:ins w:id="6216" w:author="Mehrnazi Boojari" w:date="2019-01-11T23:27:00Z">
        <w:r w:rsidR="003539CE">
          <w:rPr>
            <w:rFonts w:ascii="B Lotus" w:eastAsia="Calibri" w:hAnsi="B Lotus" w:cs="B Nazanin" w:hint="cs"/>
            <w:sz w:val="24"/>
            <w:szCs w:val="24"/>
            <w:rtl/>
          </w:rPr>
          <w:t>‌</w:t>
        </w:r>
      </w:ins>
      <w:del w:id="6217" w:author="Mehrnazi Boojari" w:date="2019-01-11T23:27:00Z">
        <w:r w:rsidRPr="00E1248E" w:rsidDel="003539CE">
          <w:rPr>
            <w:rFonts w:ascii="B Lotus" w:eastAsia="Calibri" w:hAnsi="B Lotus" w:cs="B Lotus"/>
            <w:sz w:val="24"/>
            <w:szCs w:val="24"/>
            <w:rtl/>
          </w:rPr>
          <w:delText xml:space="preserve"> </w:delText>
        </w:r>
      </w:del>
      <w:r w:rsidRPr="00E1248E">
        <w:rPr>
          <w:rFonts w:ascii="B Lotus" w:eastAsia="Calibri" w:hAnsi="B Lotus" w:cs="B Lotus"/>
          <w:sz w:val="24"/>
          <w:szCs w:val="24"/>
          <w:rtl/>
        </w:rPr>
        <w:t>دار برنامه</w:t>
      </w:r>
      <w:del w:id="6218" w:author="Mehrnazi Boojari" w:date="2019-01-07T09:46:00Z">
        <w:r w:rsidRPr="00E1248E" w:rsidDel="006F7CCF">
          <w:rPr>
            <w:rFonts w:ascii="B Lotus" w:eastAsia="Calibri" w:hAnsi="B Lotus" w:cs="B Lotus"/>
            <w:sz w:val="24"/>
            <w:szCs w:val="24"/>
            <w:rtl/>
          </w:rPr>
          <w:delText xml:space="preserve"> های </w:delText>
        </w:r>
      </w:del>
      <w:ins w:id="6219"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توسعه اقتصادی، اجتماعی و فرهنگی</w:t>
      </w:r>
      <w:r w:rsidRPr="00E1248E">
        <w:rPr>
          <w:rFonts w:ascii="B Lotus" w:eastAsia="Calibri" w:hAnsi="B Lotus" w:cs="B Lotus" w:hint="cs"/>
          <w:sz w:val="24"/>
          <w:szCs w:val="24"/>
          <w:rtl/>
        </w:rPr>
        <w:t xml:space="preserve"> محسوب می‌شود.</w:t>
      </w:r>
    </w:p>
    <w:p w14:paraId="4716D400" w14:textId="77777777" w:rsidR="00A06196" w:rsidRPr="00E1248E" w:rsidRDefault="00A06196" w:rsidP="003539CE">
      <w:pPr>
        <w:numPr>
          <w:ilvl w:val="0"/>
          <w:numId w:val="20"/>
        </w:numPr>
        <w:bidi/>
        <w:contextualSpacing/>
        <w:jc w:val="both"/>
        <w:rPr>
          <w:rFonts w:ascii="B Lotus" w:eastAsia="Calibri" w:hAnsi="B Lotus" w:cs="B Lotus"/>
          <w:sz w:val="24"/>
          <w:szCs w:val="24"/>
          <w:rtl/>
        </w:rPr>
      </w:pPr>
      <w:r w:rsidRPr="00E1248E">
        <w:rPr>
          <w:rFonts w:ascii="B Lotus" w:eastAsia="Calibri" w:hAnsi="B Lotus" w:cs="B Lotus"/>
          <w:sz w:val="24"/>
          <w:szCs w:val="24"/>
          <w:rtl/>
        </w:rPr>
        <w:t>کند</w:t>
      </w:r>
      <w:del w:id="6220" w:author="Mehrnazi Boojari" w:date="2019-01-07T10:45:00Z">
        <w:r w:rsidRPr="00E1248E" w:rsidDel="006A1F1D">
          <w:rPr>
            <w:rFonts w:ascii="B Lotus" w:eastAsia="Calibri" w:hAnsi="B Lotus" w:cs="B Lotus"/>
            <w:sz w:val="24"/>
            <w:szCs w:val="24"/>
            <w:rtl/>
          </w:rPr>
          <w:delText xml:space="preserve"> بودن </w:delText>
        </w:r>
      </w:del>
      <w:ins w:id="6221" w:author="Mehrnazi Boojari" w:date="2019-01-07T10:45: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بودن </w:t>
        </w:r>
      </w:ins>
      <w:r w:rsidRPr="00E1248E">
        <w:rPr>
          <w:rFonts w:ascii="B Lotus" w:eastAsia="Calibri" w:hAnsi="B Lotus" w:cs="B Lotus"/>
          <w:sz w:val="24"/>
          <w:szCs w:val="24"/>
          <w:rtl/>
        </w:rPr>
        <w:t xml:space="preserve">بهسازی </w:t>
      </w:r>
      <w:del w:id="6222" w:author="Mehrnazi Boojari" w:date="2019-01-11T23:31:00Z">
        <w:r w:rsidRPr="00E1248E" w:rsidDel="00B569FE">
          <w:rPr>
            <w:rFonts w:ascii="B Lotus" w:eastAsia="Calibri" w:hAnsi="B Lotus" w:cs="B Lotus"/>
            <w:sz w:val="24"/>
            <w:szCs w:val="24"/>
            <w:rtl/>
          </w:rPr>
          <w:delText>سکونتگاههای</w:delText>
        </w:r>
      </w:del>
      <w:ins w:id="6223" w:author="Mehrnazi Boojari" w:date="2019-01-12T01:23:00Z">
        <w:r w:rsidR="00E7085F">
          <w:rPr>
            <w:rFonts w:ascii="B Lotus" w:eastAsia="Calibri" w:hAnsi="B Lotus" w:cs="B Lotus"/>
            <w:sz w:val="24"/>
            <w:szCs w:val="24"/>
            <w:rtl/>
          </w:rPr>
          <w:t>سکونت</w:t>
        </w:r>
        <w:r w:rsidR="00E7085F">
          <w:rPr>
            <w:rFonts w:ascii="B Lotus" w:eastAsia="Calibri" w:hAnsi="B Lotus" w:cs="B Lotus" w:hint="cs"/>
            <w:sz w:val="24"/>
            <w:szCs w:val="24"/>
            <w:rtl/>
          </w:rPr>
          <w:t>‌</w:t>
        </w:r>
        <w:r w:rsidR="00E7085F">
          <w:rPr>
            <w:rFonts w:ascii="B Lotus" w:eastAsia="Calibri" w:hAnsi="B Lotus" w:cs="B Lotus"/>
            <w:sz w:val="24"/>
            <w:szCs w:val="24"/>
            <w:rtl/>
          </w:rPr>
          <w:t>گاه</w:t>
        </w:r>
      </w:ins>
      <w:ins w:id="6224" w:author="Mehrnazi Boojari" w:date="2019-01-11T23:31:00Z">
        <w:r w:rsidR="00B569FE">
          <w:rPr>
            <w:rFonts w:ascii="B Lotus" w:eastAsia="Calibri" w:hAnsi="B Lotus" w:cs="B Lotus" w:hint="cs"/>
            <w:sz w:val="24"/>
            <w:szCs w:val="24"/>
            <w:rtl/>
          </w:rPr>
          <w:t>‌</w:t>
        </w:r>
        <w:r w:rsidR="00B569FE">
          <w:rPr>
            <w:rFonts w:ascii="B Lotus" w:eastAsia="Calibri" w:hAnsi="B Lotus" w:cs="B Lotus"/>
            <w:sz w:val="24"/>
            <w:szCs w:val="24"/>
            <w:rtl/>
          </w:rPr>
          <w:t>های</w:t>
        </w:r>
      </w:ins>
      <w:r w:rsidRPr="00E1248E">
        <w:rPr>
          <w:rFonts w:ascii="B Lotus" w:eastAsia="Calibri" w:hAnsi="B Lotus" w:cs="B Lotus"/>
          <w:sz w:val="24"/>
          <w:szCs w:val="24"/>
          <w:rtl/>
        </w:rPr>
        <w:t xml:space="preserve"> روستایی</w:t>
      </w:r>
      <w:r w:rsidRPr="00E1248E">
        <w:rPr>
          <w:rFonts w:ascii="Cambria" w:eastAsia="Calibri" w:hAnsi="Cambria" w:cs="Cambria" w:hint="cs"/>
          <w:sz w:val="24"/>
          <w:szCs w:val="24"/>
          <w:rtl/>
        </w:rPr>
        <w:t> </w:t>
      </w:r>
      <w:r w:rsidRPr="00E1248E">
        <w:rPr>
          <w:rFonts w:ascii="B Lotus" w:eastAsia="Calibri" w:hAnsi="B Lotus" w:cs="B Lotus"/>
          <w:sz w:val="24"/>
          <w:szCs w:val="24"/>
          <w:rtl/>
        </w:rPr>
        <w:t>به</w:t>
      </w:r>
      <w:ins w:id="6225" w:author="Mehrnazi Boojari" w:date="2019-01-11T23:28:00Z">
        <w:r w:rsidR="003539CE">
          <w:rPr>
            <w:rFonts w:ascii="B Lotus" w:eastAsia="Calibri" w:hAnsi="B Lotus" w:cs="B Nazanin" w:hint="cs"/>
            <w:sz w:val="24"/>
            <w:szCs w:val="24"/>
            <w:rtl/>
          </w:rPr>
          <w:t>‌</w:t>
        </w:r>
      </w:ins>
      <w:del w:id="6226" w:author="Mehrnazi Boojari" w:date="2019-01-11T23:28:00Z">
        <w:r w:rsidRPr="00E1248E" w:rsidDel="003539CE">
          <w:rPr>
            <w:rFonts w:ascii="B Lotus" w:eastAsia="Calibri" w:hAnsi="B Lotus" w:cs="B Lotus"/>
            <w:sz w:val="24"/>
            <w:szCs w:val="24"/>
            <w:rtl/>
          </w:rPr>
          <w:delText xml:space="preserve"> </w:delText>
        </w:r>
      </w:del>
      <w:r w:rsidRPr="00E1248E">
        <w:rPr>
          <w:rFonts w:ascii="B Lotus" w:eastAsia="Calibri" w:hAnsi="B Lotus" w:cs="B Lotus"/>
          <w:sz w:val="24"/>
          <w:szCs w:val="24"/>
          <w:rtl/>
        </w:rPr>
        <w:t>خصوص در مناطق کمتر توسعه</w:t>
      </w:r>
      <w:ins w:id="6227" w:author="Mehrnazi Boojari" w:date="2019-01-11T23:28:00Z">
        <w:r w:rsidR="003539CE">
          <w:rPr>
            <w:rFonts w:ascii="B Lotus" w:eastAsia="Calibri" w:hAnsi="B Lotus" w:cs="B Nazanin" w:hint="cs"/>
            <w:sz w:val="24"/>
            <w:szCs w:val="24"/>
            <w:rtl/>
          </w:rPr>
          <w:t>‌</w:t>
        </w:r>
      </w:ins>
      <w:del w:id="6228" w:author="Mehrnazi Boojari" w:date="2019-01-11T23:28:00Z">
        <w:r w:rsidRPr="00E1248E" w:rsidDel="003539CE">
          <w:rPr>
            <w:rFonts w:ascii="B Lotus" w:eastAsia="Calibri" w:hAnsi="B Lotus" w:cs="B Lotus"/>
            <w:sz w:val="24"/>
            <w:szCs w:val="24"/>
            <w:rtl/>
          </w:rPr>
          <w:delText xml:space="preserve"> </w:delText>
        </w:r>
      </w:del>
      <w:r w:rsidRPr="00E1248E">
        <w:rPr>
          <w:rFonts w:ascii="B Lotus" w:eastAsia="Calibri" w:hAnsi="B Lotus" w:cs="B Lotus"/>
          <w:sz w:val="24"/>
          <w:szCs w:val="24"/>
          <w:rtl/>
        </w:rPr>
        <w:t>یافته در مناطق روستایی به علت کم</w:t>
      </w:r>
      <w:del w:id="6229" w:author="Mehrnazi Boojari" w:date="2019-01-07T10:45:00Z">
        <w:r w:rsidRPr="00E1248E" w:rsidDel="006A1F1D">
          <w:rPr>
            <w:rFonts w:ascii="B Lotus" w:eastAsia="Calibri" w:hAnsi="B Lotus" w:cs="B Lotus"/>
            <w:sz w:val="24"/>
            <w:szCs w:val="24"/>
            <w:rtl/>
          </w:rPr>
          <w:delText xml:space="preserve"> بودن </w:delText>
        </w:r>
      </w:del>
      <w:ins w:id="6230" w:author="Mehrnazi Boojari" w:date="2019-01-07T10:45: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بودن </w:t>
        </w:r>
      </w:ins>
      <w:r w:rsidRPr="00E1248E">
        <w:rPr>
          <w:rFonts w:ascii="B Lotus" w:eastAsia="Calibri" w:hAnsi="B Lotus" w:cs="B Lotus"/>
          <w:sz w:val="24"/>
          <w:szCs w:val="24"/>
          <w:rtl/>
        </w:rPr>
        <w:t>درآمد روستاییان و نبود مازاد اقتصادی</w:t>
      </w:r>
      <w:r w:rsidRPr="00E1248E">
        <w:rPr>
          <w:rFonts w:ascii="B Lotus" w:eastAsia="Calibri" w:hAnsi="B Lotus" w:cs="B Lotus" w:hint="cs"/>
          <w:sz w:val="24"/>
          <w:szCs w:val="24"/>
          <w:rtl/>
        </w:rPr>
        <w:t xml:space="preserve"> است.</w:t>
      </w:r>
    </w:p>
    <w:p w14:paraId="51CFD931" w14:textId="77777777" w:rsidR="00A06196" w:rsidRPr="00E1248E" w:rsidRDefault="00A06196" w:rsidP="003539CE">
      <w:pPr>
        <w:numPr>
          <w:ilvl w:val="0"/>
          <w:numId w:val="20"/>
        </w:numPr>
        <w:bidi/>
        <w:contextualSpacing/>
        <w:jc w:val="both"/>
        <w:rPr>
          <w:rFonts w:ascii="B Lotus" w:eastAsia="Calibri" w:hAnsi="B Lotus" w:cs="B Lotus"/>
          <w:sz w:val="24"/>
          <w:szCs w:val="24"/>
          <w:rtl/>
          <w:lang w:bidi="fa-IR"/>
        </w:rPr>
      </w:pPr>
      <w:r w:rsidRPr="00E1248E">
        <w:rPr>
          <w:rFonts w:ascii="B Lotus" w:eastAsia="Calibri" w:hAnsi="B Lotus" w:cs="B Lotus"/>
          <w:sz w:val="24"/>
          <w:szCs w:val="24"/>
          <w:rtl/>
          <w:lang w:bidi="fa-IR"/>
        </w:rPr>
        <w:t>مسکن روستایی اثرگذار بر سرمایه</w:t>
      </w:r>
      <w:ins w:id="6231" w:author="Mehrnazi Boojari" w:date="2019-01-11T23:28:00Z">
        <w:r w:rsidR="003539CE">
          <w:rPr>
            <w:rFonts w:ascii="B Lotus" w:eastAsia="Calibri" w:hAnsi="B Lotus" w:cs="B Nazanin" w:hint="cs"/>
            <w:sz w:val="24"/>
            <w:szCs w:val="24"/>
            <w:rtl/>
            <w:lang w:bidi="fa-IR"/>
          </w:rPr>
          <w:t>‌</w:t>
        </w:r>
      </w:ins>
      <w:del w:id="6232" w:author="Mehrnazi Boojari" w:date="2019-01-11T23:28:00Z">
        <w:r w:rsidRPr="00E1248E" w:rsidDel="003539CE">
          <w:rPr>
            <w:rFonts w:ascii="B Lotus" w:eastAsia="Calibri" w:hAnsi="B Lotus" w:cs="B Lotus"/>
            <w:sz w:val="24"/>
            <w:szCs w:val="24"/>
            <w:rtl/>
            <w:lang w:bidi="fa-IR"/>
          </w:rPr>
          <w:delText xml:space="preserve"> </w:delText>
        </w:r>
      </w:del>
      <w:r w:rsidRPr="00E1248E">
        <w:rPr>
          <w:rFonts w:ascii="B Lotus" w:eastAsia="Calibri" w:hAnsi="B Lotus" w:cs="B Lotus"/>
          <w:sz w:val="24"/>
          <w:szCs w:val="24"/>
          <w:rtl/>
          <w:lang w:bidi="fa-IR"/>
        </w:rPr>
        <w:t>گذاری، تولید و اشتغال</w:t>
      </w:r>
      <w:r w:rsidRPr="00E1248E">
        <w:rPr>
          <w:rFonts w:ascii="B Lotus" w:eastAsia="Calibri" w:hAnsi="B Lotus" w:cs="B Lotus" w:hint="cs"/>
          <w:sz w:val="24"/>
          <w:szCs w:val="24"/>
          <w:rtl/>
          <w:lang w:bidi="fa-IR"/>
        </w:rPr>
        <w:t xml:space="preserve"> در روستاهاست.</w:t>
      </w:r>
    </w:p>
    <w:p w14:paraId="2DCC1ACC" w14:textId="77777777" w:rsidR="00A06196" w:rsidRPr="00E1248E" w:rsidRDefault="00A06196" w:rsidP="00A25B54">
      <w:pPr>
        <w:numPr>
          <w:ilvl w:val="0"/>
          <w:numId w:val="20"/>
        </w:numPr>
        <w:bidi/>
        <w:contextualSpacing/>
        <w:jc w:val="both"/>
        <w:rPr>
          <w:rFonts w:ascii="B Lotus" w:eastAsia="Calibri" w:hAnsi="B Lotus" w:cs="B Lotus"/>
          <w:sz w:val="24"/>
          <w:szCs w:val="24"/>
          <w:lang w:bidi="fa-IR"/>
        </w:rPr>
      </w:pPr>
      <w:r w:rsidRPr="00E1248E">
        <w:rPr>
          <w:rFonts w:ascii="B Lotus" w:eastAsia="Calibri" w:hAnsi="B Lotus" w:cs="B Lotus"/>
          <w:sz w:val="24"/>
          <w:szCs w:val="24"/>
          <w:rtl/>
          <w:lang w:bidi="fa-IR"/>
        </w:rPr>
        <w:t xml:space="preserve">اشتغال </w:t>
      </w:r>
      <w:r w:rsidRPr="00E1248E">
        <w:rPr>
          <w:rFonts w:ascii="B Lotus" w:eastAsia="Calibri" w:hAnsi="B Lotus" w:cs="B Lotus"/>
          <w:sz w:val="24"/>
          <w:szCs w:val="24"/>
          <w:rtl/>
        </w:rPr>
        <w:t xml:space="preserve">بخش ساختمان و مسکن در اقتصاد روستا، بیشترین سهم از شاغلان </w:t>
      </w:r>
      <w:ins w:id="6233" w:author="Mehrnazi Boojari" w:date="2019-01-11T23:28:00Z">
        <w:r w:rsidR="003539CE">
          <w:rPr>
            <w:rFonts w:ascii="B Lotus" w:eastAsia="Calibri" w:hAnsi="B Lotus" w:cs="B Lotus" w:hint="cs"/>
            <w:sz w:val="24"/>
            <w:szCs w:val="24"/>
            <w:rtl/>
          </w:rPr>
          <w:t xml:space="preserve">را </w:t>
        </w:r>
      </w:ins>
      <w:r w:rsidRPr="00E1248E">
        <w:rPr>
          <w:rFonts w:ascii="B Lotus" w:eastAsia="Calibri" w:hAnsi="B Lotus" w:cs="B Lotus"/>
          <w:sz w:val="24"/>
          <w:szCs w:val="24"/>
          <w:rtl/>
        </w:rPr>
        <w:t>در زیربخش</w:t>
      </w:r>
      <w:del w:id="6234" w:author="Mehrnazi Boojari" w:date="2019-01-07T09:46:00Z">
        <w:r w:rsidRPr="00E1248E" w:rsidDel="006F7CCF">
          <w:rPr>
            <w:rFonts w:ascii="B Lotus" w:eastAsia="Calibri" w:hAnsi="B Lotus" w:cs="B Lotus"/>
            <w:sz w:val="24"/>
            <w:szCs w:val="24"/>
            <w:rtl/>
          </w:rPr>
          <w:delText xml:space="preserve"> های </w:delText>
        </w:r>
      </w:del>
      <w:ins w:id="6235"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 xml:space="preserve">اشتغال روستایی پس از کشاورزی </w:t>
      </w:r>
      <w:r w:rsidRPr="00E1248E">
        <w:rPr>
          <w:rFonts w:ascii="B Lotus" w:eastAsia="Calibri" w:hAnsi="B Lotus" w:cs="B Lotus" w:hint="cs"/>
          <w:sz w:val="24"/>
          <w:szCs w:val="24"/>
          <w:rtl/>
        </w:rPr>
        <w:t>به خود اختصاص داده است</w:t>
      </w:r>
      <w:del w:id="6236" w:author="Mehrnazi Boojari" w:date="2019-01-07T10:10:00Z">
        <w:r w:rsidRPr="00E1248E" w:rsidDel="00A31D6F">
          <w:rPr>
            <w:rFonts w:ascii="B Lotus" w:eastAsia="Calibri" w:hAnsi="B Lotus" w:cs="B Lotus" w:hint="cs"/>
            <w:sz w:val="24"/>
            <w:szCs w:val="24"/>
            <w:rtl/>
          </w:rPr>
          <w:delText xml:space="preserve"> .</w:delText>
        </w:r>
      </w:del>
      <w:ins w:id="6237" w:author="Mehrnazi Boojari" w:date="2019-01-07T10:10:00Z">
        <w:r w:rsidR="00A31D6F">
          <w:rPr>
            <w:rFonts w:ascii="B Lotus" w:eastAsia="Calibri" w:hAnsi="B Lotus" w:cs="B Lotus" w:hint="cs"/>
            <w:sz w:val="24"/>
            <w:szCs w:val="24"/>
            <w:rtl/>
          </w:rPr>
          <w:t>.</w:t>
        </w:r>
      </w:ins>
    </w:p>
    <w:p w14:paraId="0A2CD077" w14:textId="77777777" w:rsidR="00A06196" w:rsidRPr="00A06196" w:rsidRDefault="00A06196" w:rsidP="007C39B2">
      <w:pPr>
        <w:pStyle w:val="Heading5"/>
        <w:rPr>
          <w:rtl/>
          <w:lang w:bidi="fa-IR"/>
        </w:rPr>
      </w:pPr>
      <w:bookmarkStart w:id="6238" w:name="_Toc533781202"/>
      <w:bookmarkStart w:id="6239" w:name="_Toc533782158"/>
      <w:r w:rsidRPr="00A06196">
        <w:rPr>
          <w:rtl/>
          <w:lang w:bidi="fa-IR"/>
        </w:rPr>
        <w:t>فعالیت</w:t>
      </w:r>
      <w:ins w:id="6240" w:author="Mehrnazi Boojari" w:date="2019-01-11T23:29:00Z">
        <w:r w:rsidR="003539CE">
          <w:rPr>
            <w:rFonts w:hint="cs"/>
            <w:rtl/>
            <w:lang w:bidi="fa-IR"/>
          </w:rPr>
          <w:t>‌</w:t>
        </w:r>
      </w:ins>
      <w:r w:rsidRPr="00A06196">
        <w:rPr>
          <w:rtl/>
          <w:lang w:bidi="fa-IR"/>
        </w:rPr>
        <w:t>های عمده بنیاد مسکن انقلاب اسلامی</w:t>
      </w:r>
      <w:bookmarkEnd w:id="6238"/>
      <w:bookmarkEnd w:id="6239"/>
    </w:p>
    <w:p w14:paraId="74461C3A" w14:textId="77777777" w:rsidR="00A06196" w:rsidRPr="00E1248E" w:rsidRDefault="00A06196" w:rsidP="003539CE">
      <w:pPr>
        <w:bidi/>
        <w:rPr>
          <w:rFonts w:ascii="B Lotus" w:eastAsia="Calibri" w:hAnsi="B Lotus" w:cs="B Lotus"/>
          <w:sz w:val="24"/>
          <w:szCs w:val="24"/>
          <w:rtl/>
          <w:lang w:bidi="fa-IR"/>
        </w:rPr>
      </w:pPr>
      <w:r w:rsidRPr="00E1248E">
        <w:rPr>
          <w:rFonts w:ascii="B Lotus" w:eastAsia="Calibri" w:hAnsi="B Lotus" w:cs="B Lotus"/>
          <w:sz w:val="24"/>
          <w:szCs w:val="24"/>
          <w:rtl/>
          <w:lang w:bidi="fa-IR"/>
        </w:rPr>
        <w:t xml:space="preserve">مهمترین وظایف بنیاد مسکن در بخشهای روستایی به شرح </w:t>
      </w:r>
      <w:del w:id="6241" w:author="Mehrnazi Boojari" w:date="2019-01-11T23:29:00Z">
        <w:r w:rsidRPr="00E1248E" w:rsidDel="003539CE">
          <w:rPr>
            <w:rFonts w:ascii="B Lotus" w:eastAsia="Calibri" w:hAnsi="B Lotus" w:cs="B Lotus"/>
            <w:sz w:val="24"/>
            <w:szCs w:val="24"/>
            <w:rtl/>
            <w:lang w:bidi="fa-IR"/>
          </w:rPr>
          <w:delText>زیر</w:delText>
        </w:r>
      </w:del>
      <w:del w:id="6242" w:author="Mehrnazi Boojari" w:date="2019-01-07T09:49:00Z">
        <w:r w:rsidRPr="00E1248E" w:rsidDel="006F7CCF">
          <w:rPr>
            <w:rFonts w:ascii="B Lotus" w:eastAsia="Calibri" w:hAnsi="B Lotus" w:cs="B Lotus"/>
            <w:sz w:val="24"/>
            <w:szCs w:val="24"/>
            <w:rtl/>
            <w:lang w:bidi="fa-IR"/>
          </w:rPr>
          <w:delText xml:space="preserve"> می </w:delText>
        </w:r>
      </w:del>
      <w:del w:id="6243" w:author="Mehrnazi Boojari" w:date="2019-01-07T10:29:00Z">
        <w:r w:rsidRPr="00E1248E" w:rsidDel="006C73A5">
          <w:rPr>
            <w:rFonts w:ascii="B Lotus" w:eastAsia="Calibri" w:hAnsi="B Lotus" w:cs="B Lotus"/>
            <w:sz w:val="24"/>
            <w:szCs w:val="24"/>
            <w:rtl/>
            <w:lang w:bidi="fa-IR"/>
          </w:rPr>
          <w:delText>باشد</w:delText>
        </w:r>
      </w:del>
      <w:ins w:id="6244" w:author="Mehrnazi Boojari" w:date="2019-01-11T23:29:00Z">
        <w:r w:rsidR="003539CE">
          <w:rPr>
            <w:rFonts w:ascii="B Lotus" w:eastAsia="Calibri" w:hAnsi="B Lotus" w:cs="B Lotus" w:hint="cs"/>
            <w:sz w:val="24"/>
            <w:szCs w:val="24"/>
            <w:rtl/>
            <w:lang w:bidi="fa-IR"/>
          </w:rPr>
          <w:t>ذیل</w:t>
        </w:r>
      </w:ins>
      <w:ins w:id="6245" w:author="Mehrnazi Boojari" w:date="2019-01-07T10:29:00Z">
        <w:r w:rsidR="006C73A5">
          <w:rPr>
            <w:rFonts w:ascii="B Lotus" w:eastAsia="Calibri" w:hAnsi="B Lotus" w:cs="B Lotus"/>
            <w:sz w:val="24"/>
            <w:szCs w:val="24"/>
            <w:rtl/>
            <w:lang w:bidi="fa-IR"/>
          </w:rPr>
          <w:t xml:space="preserve"> است</w:t>
        </w:r>
      </w:ins>
      <w:r w:rsidRPr="00E1248E">
        <w:rPr>
          <w:rFonts w:ascii="B Lotus" w:eastAsia="Calibri" w:hAnsi="B Lotus" w:cs="B Lotus"/>
          <w:sz w:val="24"/>
          <w:szCs w:val="24"/>
          <w:lang w:bidi="fa-IR"/>
        </w:rPr>
        <w:t>:</w:t>
      </w:r>
    </w:p>
    <w:p w14:paraId="40B5C359" w14:textId="77777777" w:rsidR="00A06196" w:rsidRPr="00E1248E" w:rsidRDefault="00A06196" w:rsidP="00A25B54">
      <w:pPr>
        <w:numPr>
          <w:ilvl w:val="0"/>
          <w:numId w:val="23"/>
        </w:numPr>
        <w:bidi/>
        <w:contextualSpacing/>
        <w:jc w:val="both"/>
        <w:rPr>
          <w:rFonts w:ascii="B Lotus" w:eastAsia="Calibri" w:hAnsi="B Lotus" w:cs="B Lotus"/>
          <w:sz w:val="24"/>
          <w:szCs w:val="24"/>
          <w:lang w:bidi="fa-IR"/>
        </w:rPr>
      </w:pPr>
      <w:r w:rsidRPr="00E1248E">
        <w:rPr>
          <w:rFonts w:ascii="B Lotus" w:eastAsia="Calibri" w:hAnsi="B Lotus" w:cs="B Lotus"/>
          <w:sz w:val="24"/>
          <w:szCs w:val="24"/>
          <w:rtl/>
        </w:rPr>
        <w:t>بخش عمران روستایی</w:t>
      </w:r>
      <w:del w:id="6246" w:author="Mehrnazi Boojari" w:date="2019-01-08T01:32:00Z">
        <w:r w:rsidRPr="00E1248E" w:rsidDel="00952B49">
          <w:rPr>
            <w:rFonts w:ascii="B Lotus" w:eastAsia="Calibri" w:hAnsi="B Lotus" w:cs="B Lotus"/>
            <w:sz w:val="24"/>
            <w:szCs w:val="24"/>
            <w:rtl/>
          </w:rPr>
          <w:delText xml:space="preserve"> :</w:delText>
        </w:r>
      </w:del>
      <w:ins w:id="6247" w:author="Mehrnazi Boojari" w:date="2019-01-08T01:32:00Z">
        <w:r w:rsidR="00952B49">
          <w:rPr>
            <w:rFonts w:ascii="B Lotus" w:eastAsia="Calibri" w:hAnsi="B Lotus" w:cs="B Lotus"/>
            <w:sz w:val="24"/>
            <w:szCs w:val="24"/>
            <w:rtl/>
          </w:rPr>
          <w:t>:</w:t>
        </w:r>
      </w:ins>
    </w:p>
    <w:p w14:paraId="181404ED" w14:textId="77777777" w:rsidR="00A06196" w:rsidRPr="00E1248E" w:rsidRDefault="00A06196" w:rsidP="003539CE">
      <w:pPr>
        <w:numPr>
          <w:ilvl w:val="0"/>
          <w:numId w:val="21"/>
        </w:numPr>
        <w:bidi/>
        <w:jc w:val="both"/>
        <w:rPr>
          <w:rFonts w:ascii="B Lotus" w:eastAsia="Calibri" w:hAnsi="B Lotus" w:cs="B Lotus"/>
          <w:sz w:val="24"/>
          <w:szCs w:val="24"/>
          <w:rtl/>
          <w:lang w:bidi="fa-IR"/>
        </w:rPr>
      </w:pPr>
      <w:r w:rsidRPr="00E1248E">
        <w:rPr>
          <w:rFonts w:ascii="B Lotus" w:eastAsia="Calibri" w:hAnsi="B Lotus" w:cs="B Lotus"/>
          <w:sz w:val="24"/>
          <w:szCs w:val="24"/>
          <w:rtl/>
          <w:lang w:bidi="fa-IR"/>
        </w:rPr>
        <w:t>تهیه و اجرای طرح هادی روستایی</w:t>
      </w:r>
      <w:del w:id="6248" w:author="Mehrnazi Boojari" w:date="2019-01-07T10:35:00Z">
        <w:r w:rsidRPr="00E1248E" w:rsidDel="006C73A5">
          <w:rPr>
            <w:rFonts w:ascii="B Lotus" w:eastAsia="Calibri" w:hAnsi="B Lotus" w:cs="B Lotus"/>
            <w:sz w:val="24"/>
            <w:szCs w:val="24"/>
            <w:rtl/>
            <w:lang w:bidi="fa-IR"/>
          </w:rPr>
          <w:delText xml:space="preserve"> : </w:delText>
        </w:r>
      </w:del>
      <w:ins w:id="6249" w:author="Mehrnazi Boojari" w:date="2019-01-07T10:35:00Z">
        <w:r w:rsidR="006C73A5">
          <w:rPr>
            <w:rFonts w:ascii="B Lotus" w:eastAsia="Calibri" w:hAnsi="B Lotus" w:cs="B Lotus"/>
            <w:sz w:val="24"/>
            <w:szCs w:val="24"/>
            <w:rtl/>
            <w:lang w:bidi="fa-IR"/>
          </w:rPr>
          <w:t xml:space="preserve">: </w:t>
        </w:r>
      </w:ins>
      <w:del w:id="6250" w:author="Mehrnazi Boojari" w:date="2019-01-07T23:34:00Z">
        <w:r w:rsidRPr="00E1248E" w:rsidDel="00A26EBB">
          <w:rPr>
            <w:rFonts w:ascii="B Lotus" w:eastAsia="Calibri" w:hAnsi="B Lotus" w:cs="B Lotus"/>
            <w:sz w:val="24"/>
            <w:szCs w:val="24"/>
            <w:rtl/>
          </w:rPr>
          <w:delText>به منظور</w:delText>
        </w:r>
      </w:del>
      <w:ins w:id="6251"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r w:rsidRPr="00E1248E">
        <w:rPr>
          <w:rFonts w:ascii="B Lotus" w:eastAsia="Calibri" w:hAnsi="B Lotus" w:cs="B Lotus"/>
          <w:sz w:val="24"/>
          <w:szCs w:val="24"/>
          <w:rtl/>
        </w:rPr>
        <w:t xml:space="preserve"> هدایت وضعیت فیزیکی روستا، ایجاد زمینه برای توسعه و عمران روستاها، ارائه تسهیلات لازم برای بهبود مسکن </w:t>
      </w:r>
      <w:del w:id="6252" w:author="Mehrnazi Boojari" w:date="2019-01-07T10:03:00Z">
        <w:r w:rsidRPr="00E1248E" w:rsidDel="00A31D6F">
          <w:rPr>
            <w:rFonts w:ascii="B Lotus" w:eastAsia="Calibri" w:hAnsi="B Lotus" w:cs="B Lotus"/>
            <w:sz w:val="24"/>
            <w:szCs w:val="24"/>
            <w:rtl/>
          </w:rPr>
          <w:delText>روستائی</w:delText>
        </w:r>
      </w:del>
      <w:ins w:id="6253" w:author="Mehrnazi Boojari" w:date="2019-01-07T10:03:00Z">
        <w:r w:rsidR="00A31D6F">
          <w:rPr>
            <w:rFonts w:ascii="B Lotus" w:eastAsia="Calibri" w:hAnsi="B Lotus" w:cs="B Lotus"/>
            <w:sz w:val="24"/>
            <w:szCs w:val="24"/>
            <w:rtl/>
          </w:rPr>
          <w:t>روستایی</w:t>
        </w:r>
      </w:ins>
      <w:r w:rsidRPr="00E1248E">
        <w:rPr>
          <w:rFonts w:ascii="B Lotus" w:eastAsia="Calibri" w:hAnsi="B Lotus" w:cs="B Lotus"/>
          <w:sz w:val="24"/>
          <w:szCs w:val="24"/>
          <w:rtl/>
        </w:rPr>
        <w:t>ان،</w:t>
      </w:r>
      <w:del w:id="6254" w:author="Mehrnazi Boojari" w:date="2019-01-07T10:51:00Z">
        <w:r w:rsidRPr="00E1248E" w:rsidDel="006A1F1D">
          <w:rPr>
            <w:rFonts w:ascii="B Lotus" w:eastAsia="Calibri" w:hAnsi="B Lotus" w:cs="B Lotus"/>
            <w:sz w:val="24"/>
            <w:szCs w:val="24"/>
            <w:rtl/>
          </w:rPr>
          <w:delText xml:space="preserve"> تامین </w:delText>
        </w:r>
      </w:del>
      <w:ins w:id="6255" w:author="Mehrnazi Boojari" w:date="2019-01-07T10:51:00Z">
        <w:r w:rsidR="006A1F1D">
          <w:rPr>
            <w:rFonts w:ascii="B Lotus" w:eastAsia="Calibri" w:hAnsi="B Lotus" w:cs="B Lotus"/>
            <w:sz w:val="24"/>
            <w:szCs w:val="24"/>
            <w:rtl/>
          </w:rPr>
          <w:t xml:space="preserve"> تأمین </w:t>
        </w:r>
      </w:ins>
      <w:r w:rsidRPr="00E1248E">
        <w:rPr>
          <w:rFonts w:ascii="B Lotus" w:eastAsia="Calibri" w:hAnsi="B Lotus" w:cs="B Lotus"/>
          <w:sz w:val="24"/>
          <w:szCs w:val="24"/>
          <w:rtl/>
        </w:rPr>
        <w:t xml:space="preserve">عادلانه امکانات </w:t>
      </w:r>
      <w:del w:id="6256" w:author="Mehrnazi Boojari" w:date="2019-01-10T00:17:00Z">
        <w:r w:rsidRPr="00E1248E" w:rsidDel="000A3EC2">
          <w:rPr>
            <w:rFonts w:ascii="B Lotus" w:eastAsia="Calibri" w:hAnsi="B Lotus" w:cs="B Lotus"/>
            <w:sz w:val="24"/>
            <w:szCs w:val="24"/>
            <w:rtl/>
          </w:rPr>
          <w:delText>از طریق</w:delText>
        </w:r>
      </w:del>
      <w:ins w:id="6257" w:author="Mehrnazi Boojari" w:date="2019-01-10T00:17:00Z">
        <w:r w:rsidR="000A3EC2">
          <w:rPr>
            <w:rFonts w:ascii="B Lotus" w:eastAsia="Calibri" w:hAnsi="B Lotus" w:cs="B Lotus"/>
            <w:sz w:val="24"/>
            <w:szCs w:val="24"/>
            <w:rtl/>
          </w:rPr>
          <w:t>از</w:t>
        </w:r>
        <w:r w:rsidR="000A3EC2">
          <w:rPr>
            <w:rFonts w:ascii="Times New Roman" w:eastAsia="Calibri" w:hAnsi="Times New Roman" w:cs="Times New Roman" w:hint="cs"/>
            <w:sz w:val="24"/>
            <w:szCs w:val="24"/>
            <w:rtl/>
          </w:rPr>
          <w:t> </w:t>
        </w:r>
        <w:r w:rsidR="000A3EC2">
          <w:rPr>
            <w:rFonts w:ascii="B Lotus" w:eastAsia="Calibri" w:hAnsi="B Lotus" w:cs="B Lotus"/>
            <w:sz w:val="24"/>
            <w:szCs w:val="24"/>
            <w:rtl/>
          </w:rPr>
          <w:t>طریق</w:t>
        </w:r>
      </w:ins>
      <w:r w:rsidRPr="00E1248E">
        <w:rPr>
          <w:rFonts w:ascii="B Lotus" w:eastAsia="Calibri" w:hAnsi="B Lotus" w:cs="B Lotus"/>
          <w:sz w:val="24"/>
          <w:szCs w:val="24"/>
          <w:rtl/>
        </w:rPr>
        <w:t xml:space="preserve"> پیش</w:t>
      </w:r>
      <w:ins w:id="6258" w:author="Mehrnazi Boojari" w:date="2019-01-11T23:29:00Z">
        <w:r w:rsidR="003539CE">
          <w:rPr>
            <w:rFonts w:ascii="B Lotus" w:eastAsia="Calibri" w:hAnsi="B Lotus" w:cs="B Nazanin" w:hint="cs"/>
            <w:sz w:val="24"/>
            <w:szCs w:val="24"/>
            <w:rtl/>
          </w:rPr>
          <w:t>‌</w:t>
        </w:r>
      </w:ins>
      <w:del w:id="6259" w:author="Mehrnazi Boojari" w:date="2019-01-11T23:29:00Z">
        <w:r w:rsidRPr="00E1248E" w:rsidDel="003539CE">
          <w:rPr>
            <w:rFonts w:ascii="B Lotus" w:eastAsia="Calibri" w:hAnsi="B Lotus" w:cs="B Lotus"/>
            <w:sz w:val="24"/>
            <w:szCs w:val="24"/>
            <w:rtl/>
          </w:rPr>
          <w:delText xml:space="preserve"> </w:delText>
        </w:r>
      </w:del>
      <w:r w:rsidRPr="00E1248E">
        <w:rPr>
          <w:rFonts w:ascii="B Lotus" w:eastAsia="Calibri" w:hAnsi="B Lotus" w:cs="B Lotus"/>
          <w:sz w:val="24"/>
          <w:szCs w:val="24"/>
          <w:rtl/>
        </w:rPr>
        <w:t>بینی زمین برای عملکردهای مختلف از قبیل مسکونی، تجاری و کشاورزی و نیز سایر نیازمندی</w:t>
      </w:r>
      <w:ins w:id="6260" w:author="Mehrnazi Boojari" w:date="2019-01-11T23:29:00Z">
        <w:r w:rsidR="003539CE">
          <w:rPr>
            <w:rFonts w:ascii="B Lotus" w:eastAsia="Calibri" w:hAnsi="B Lotus" w:cs="B Nazanin" w:hint="cs"/>
            <w:sz w:val="24"/>
            <w:szCs w:val="24"/>
            <w:rtl/>
          </w:rPr>
          <w:t>‌</w:t>
        </w:r>
      </w:ins>
      <w:r w:rsidRPr="00E1248E">
        <w:rPr>
          <w:rFonts w:ascii="B Lotus" w:eastAsia="Calibri" w:hAnsi="B Lotus" w:cs="B Lotus"/>
          <w:sz w:val="24"/>
          <w:szCs w:val="24"/>
          <w:rtl/>
        </w:rPr>
        <w:t>های عمومی روستایی.</w:t>
      </w:r>
    </w:p>
    <w:p w14:paraId="530DB889" w14:textId="77777777" w:rsidR="00A06196" w:rsidRPr="00E1248E" w:rsidRDefault="00A06196" w:rsidP="00A25B54">
      <w:pPr>
        <w:numPr>
          <w:ilvl w:val="0"/>
          <w:numId w:val="21"/>
        </w:numPr>
        <w:bidi/>
        <w:jc w:val="both"/>
        <w:rPr>
          <w:rFonts w:ascii="B Lotus" w:eastAsia="Calibri" w:hAnsi="B Lotus" w:cs="B Lotus"/>
          <w:sz w:val="24"/>
          <w:szCs w:val="24"/>
          <w:rtl/>
          <w:lang w:bidi="fa-IR"/>
        </w:rPr>
      </w:pPr>
      <w:r w:rsidRPr="00E1248E">
        <w:rPr>
          <w:rFonts w:ascii="B Lotus" w:eastAsia="Calibri" w:hAnsi="B Lotus" w:cs="B Lotus"/>
          <w:sz w:val="24"/>
          <w:szCs w:val="24"/>
          <w:rtl/>
          <w:lang w:bidi="fa-IR"/>
        </w:rPr>
        <w:t>صدور اسناد مالکیت املاک روستایی</w:t>
      </w:r>
      <w:del w:id="6261" w:author="Mehrnazi Boojari" w:date="2019-01-07T10:35:00Z">
        <w:r w:rsidRPr="00E1248E" w:rsidDel="006C73A5">
          <w:rPr>
            <w:rFonts w:ascii="B Lotus" w:eastAsia="Calibri" w:hAnsi="B Lotus" w:cs="B Lotus"/>
            <w:sz w:val="24"/>
            <w:szCs w:val="24"/>
            <w:rtl/>
            <w:lang w:bidi="fa-IR"/>
          </w:rPr>
          <w:delText xml:space="preserve"> : </w:delText>
        </w:r>
      </w:del>
      <w:ins w:id="6262" w:author="Mehrnazi Boojari" w:date="2019-01-07T10:35:00Z">
        <w:r w:rsidR="006C73A5">
          <w:rPr>
            <w:rFonts w:ascii="B Lotus" w:eastAsia="Calibri" w:hAnsi="B Lotus" w:cs="B Lotus"/>
            <w:sz w:val="24"/>
            <w:szCs w:val="24"/>
            <w:rtl/>
            <w:lang w:bidi="fa-IR"/>
          </w:rPr>
          <w:t xml:space="preserve">: </w:t>
        </w:r>
      </w:ins>
      <w:r w:rsidRPr="00E1248E">
        <w:rPr>
          <w:rFonts w:ascii="B Lotus" w:eastAsia="Calibri" w:hAnsi="B Lotus" w:cs="B Lotus"/>
          <w:sz w:val="24"/>
          <w:szCs w:val="24"/>
          <w:rtl/>
        </w:rPr>
        <w:t xml:space="preserve">فعالیتی حقوقی و فنی برای تهیه و تنظیم مدارک و نقشه‌های لازم برای صدور اسناد مالکیت اماکن روستایی در روستاهای بالای بیست خانوار است که با هدف ساماندهی نظام مالکیت اراضی واقع در بافت مسکونی روستاها، امکان بهره‌گیری </w:t>
      </w:r>
      <w:del w:id="6263" w:author="Mehrnazi Boojari" w:date="2019-01-07T10:03:00Z">
        <w:r w:rsidRPr="00E1248E" w:rsidDel="00A31D6F">
          <w:rPr>
            <w:rFonts w:ascii="B Lotus" w:eastAsia="Calibri" w:hAnsi="B Lotus" w:cs="B Lotus"/>
            <w:sz w:val="24"/>
            <w:szCs w:val="24"/>
            <w:rtl/>
          </w:rPr>
          <w:delText>روستائی</w:delText>
        </w:r>
      </w:del>
      <w:ins w:id="6264" w:author="Mehrnazi Boojari" w:date="2019-01-07T10:03:00Z">
        <w:r w:rsidR="00A31D6F">
          <w:rPr>
            <w:rFonts w:ascii="B Lotus" w:eastAsia="Calibri" w:hAnsi="B Lotus" w:cs="B Lotus"/>
            <w:sz w:val="24"/>
            <w:szCs w:val="24"/>
            <w:rtl/>
          </w:rPr>
          <w:t>روستایی</w:t>
        </w:r>
      </w:ins>
      <w:r w:rsidRPr="00E1248E">
        <w:rPr>
          <w:rFonts w:ascii="B Lotus" w:eastAsia="Calibri" w:hAnsi="B Lotus" w:cs="B Lotus"/>
          <w:sz w:val="24"/>
          <w:szCs w:val="24"/>
          <w:rtl/>
        </w:rPr>
        <w:t>ان از تسهیلات بانکی، افزایش ارزش حقوقی و اقتصادی املاک روستایی صورت</w:t>
      </w:r>
      <w:del w:id="6265" w:author="Mehrnazi Boojari" w:date="2019-01-07T09:49:00Z">
        <w:r w:rsidRPr="00E1248E" w:rsidDel="006F7CCF">
          <w:rPr>
            <w:rFonts w:ascii="B Lotus" w:eastAsia="Calibri" w:hAnsi="B Lotus" w:cs="B Lotus"/>
            <w:sz w:val="24"/>
            <w:szCs w:val="24"/>
            <w:rtl/>
          </w:rPr>
          <w:delText xml:space="preserve"> می </w:delText>
        </w:r>
      </w:del>
      <w:ins w:id="6266"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E1248E">
        <w:rPr>
          <w:rFonts w:ascii="B Lotus" w:eastAsia="Calibri" w:hAnsi="B Lotus" w:cs="B Lotus"/>
          <w:sz w:val="24"/>
          <w:szCs w:val="24"/>
          <w:rtl/>
        </w:rPr>
        <w:t>گیرد</w:t>
      </w:r>
      <w:r w:rsidRPr="00E1248E">
        <w:rPr>
          <w:rFonts w:ascii="B Lotus" w:eastAsia="Calibri" w:hAnsi="B Lotus" w:cs="B Lotus"/>
          <w:sz w:val="24"/>
          <w:szCs w:val="24"/>
          <w:lang w:bidi="fa-IR"/>
        </w:rPr>
        <w:t>.</w:t>
      </w:r>
    </w:p>
    <w:p w14:paraId="506D41B3" w14:textId="77777777" w:rsidR="00A06196" w:rsidRPr="00E1248E" w:rsidRDefault="00A06196" w:rsidP="00B569FE">
      <w:pPr>
        <w:numPr>
          <w:ilvl w:val="0"/>
          <w:numId w:val="21"/>
        </w:numPr>
        <w:bidi/>
        <w:jc w:val="both"/>
        <w:rPr>
          <w:rFonts w:ascii="B Lotus" w:eastAsia="Calibri" w:hAnsi="B Lotus" w:cs="B Lotus"/>
          <w:sz w:val="24"/>
          <w:szCs w:val="24"/>
          <w:rtl/>
          <w:lang w:bidi="fa-IR"/>
        </w:rPr>
      </w:pPr>
      <w:r w:rsidRPr="00E1248E">
        <w:rPr>
          <w:rFonts w:ascii="B Lotus" w:eastAsia="Calibri" w:hAnsi="B Lotus" w:cs="B Lotus"/>
          <w:sz w:val="24"/>
          <w:szCs w:val="24"/>
          <w:rtl/>
          <w:lang w:bidi="fa-IR"/>
        </w:rPr>
        <w:t>طرح بهسازی بافت با</w:t>
      </w:r>
      <w:del w:id="6267" w:author="Mehrnazi Boojari" w:date="2019-01-11T23:30:00Z">
        <w:r w:rsidRPr="00E1248E" w:rsidDel="00B569FE">
          <w:rPr>
            <w:rFonts w:ascii="B Lotus" w:eastAsia="Calibri" w:hAnsi="B Lotus" w:cs="B Lotus"/>
            <w:sz w:val="24"/>
            <w:szCs w:val="24"/>
            <w:rtl/>
            <w:lang w:bidi="fa-IR"/>
          </w:rPr>
          <w:delText xml:space="preserve"> </w:delText>
        </w:r>
      </w:del>
      <w:r w:rsidRPr="00E1248E">
        <w:rPr>
          <w:rFonts w:ascii="B Lotus" w:eastAsia="Calibri" w:hAnsi="B Lotus" w:cs="B Lotus"/>
          <w:sz w:val="24"/>
          <w:szCs w:val="24"/>
          <w:rtl/>
          <w:lang w:bidi="fa-IR"/>
        </w:rPr>
        <w:t>ارزش روستایی</w:t>
      </w:r>
      <w:del w:id="6268" w:author="Mehrnazi Boojari" w:date="2019-01-07T10:35:00Z">
        <w:r w:rsidRPr="00E1248E" w:rsidDel="006C73A5">
          <w:rPr>
            <w:rFonts w:ascii="B Lotus" w:eastAsia="Calibri" w:hAnsi="B Lotus" w:cs="B Lotus"/>
            <w:sz w:val="24"/>
            <w:szCs w:val="24"/>
            <w:rtl/>
            <w:lang w:bidi="fa-IR"/>
          </w:rPr>
          <w:delText xml:space="preserve"> : </w:delText>
        </w:r>
      </w:del>
      <w:ins w:id="6269" w:author="Mehrnazi Boojari" w:date="2019-01-07T10:35:00Z">
        <w:r w:rsidR="006C73A5">
          <w:rPr>
            <w:rFonts w:ascii="B Lotus" w:eastAsia="Calibri" w:hAnsi="B Lotus" w:cs="B Lotus"/>
            <w:sz w:val="24"/>
            <w:szCs w:val="24"/>
            <w:rtl/>
            <w:lang w:bidi="fa-IR"/>
          </w:rPr>
          <w:t xml:space="preserve">: </w:t>
        </w:r>
      </w:ins>
      <w:r w:rsidRPr="00E1248E">
        <w:rPr>
          <w:rFonts w:ascii="B Lotus" w:eastAsia="Calibri" w:hAnsi="B Lotus" w:cs="B Lotus"/>
          <w:sz w:val="24"/>
          <w:szCs w:val="24"/>
          <w:rtl/>
        </w:rPr>
        <w:t>برای شناسایی و ارتقای فضاهای با</w:t>
      </w:r>
      <w:del w:id="6270" w:author="Mehrnazi Boojari" w:date="2019-01-11T23:30:00Z">
        <w:r w:rsidRPr="00E1248E" w:rsidDel="00B569FE">
          <w:rPr>
            <w:rFonts w:ascii="B Lotus" w:eastAsia="Calibri" w:hAnsi="B Lotus" w:cs="B Lotus"/>
            <w:sz w:val="24"/>
            <w:szCs w:val="24"/>
            <w:rtl/>
          </w:rPr>
          <w:delText xml:space="preserve"> </w:delText>
        </w:r>
      </w:del>
      <w:r w:rsidRPr="00E1248E">
        <w:rPr>
          <w:rFonts w:ascii="B Lotus" w:eastAsia="Calibri" w:hAnsi="B Lotus" w:cs="B Lotus"/>
          <w:sz w:val="24"/>
          <w:szCs w:val="24"/>
          <w:rtl/>
        </w:rPr>
        <w:t xml:space="preserve">ارزش روستایی </w:t>
      </w:r>
      <w:del w:id="6271" w:author="Mehrnazi Boojari" w:date="2019-01-07T23:34:00Z">
        <w:r w:rsidRPr="00E1248E" w:rsidDel="00A26EBB">
          <w:rPr>
            <w:rFonts w:ascii="B Lotus" w:eastAsia="Calibri" w:hAnsi="B Lotus" w:cs="B Lotus"/>
            <w:sz w:val="24"/>
            <w:szCs w:val="24"/>
            <w:rtl/>
          </w:rPr>
          <w:delText>به منظور</w:delText>
        </w:r>
      </w:del>
      <w:ins w:id="6272"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r w:rsidRPr="00E1248E">
        <w:rPr>
          <w:rFonts w:ascii="B Lotus" w:eastAsia="Calibri" w:hAnsi="B Lotus" w:cs="B Lotus"/>
          <w:sz w:val="24"/>
          <w:szCs w:val="24"/>
          <w:rtl/>
        </w:rPr>
        <w:t xml:space="preserve"> حفاظت، احیا</w:t>
      </w:r>
      <w:del w:id="6273" w:author="Mehrnazi Boojari" w:date="2019-01-11T23:30:00Z">
        <w:r w:rsidRPr="00E1248E" w:rsidDel="00B569FE">
          <w:rPr>
            <w:rFonts w:ascii="B Lotus" w:eastAsia="Calibri" w:hAnsi="B Lotus" w:cs="B Lotus"/>
            <w:sz w:val="24"/>
            <w:szCs w:val="24"/>
            <w:rtl/>
          </w:rPr>
          <w:delText>ء</w:delText>
        </w:r>
      </w:del>
      <w:r w:rsidRPr="00E1248E">
        <w:rPr>
          <w:rFonts w:ascii="B Lotus" w:eastAsia="Calibri" w:hAnsi="B Lotus" w:cs="B Lotus"/>
          <w:sz w:val="24"/>
          <w:szCs w:val="24"/>
          <w:rtl/>
        </w:rPr>
        <w:t>، مرمت بافت و کالبد واجد ارزش در روستا، حفاظت و احیای ارزش‌های فرهنگی، تاریخی، کالبدی</w:t>
      </w:r>
      <w:del w:id="6274" w:author="Mehrnazi Boojari" w:date="2019-01-11T23:30:00Z">
        <w:r w:rsidRPr="00E1248E" w:rsidDel="00B569FE">
          <w:rPr>
            <w:rFonts w:ascii="B Lotus" w:eastAsia="Calibri" w:hAnsi="B Lotus" w:cs="B Lotus"/>
            <w:sz w:val="24"/>
            <w:szCs w:val="24"/>
            <w:rtl/>
          </w:rPr>
          <w:delText xml:space="preserve">- </w:delText>
        </w:r>
      </w:del>
      <w:ins w:id="6275" w:author="Mehrnazi Boojari" w:date="2019-01-11T23:30:00Z">
        <w:r w:rsidR="00B569FE">
          <w:rPr>
            <w:rFonts w:ascii="B Lotus" w:eastAsia="Calibri" w:hAnsi="B Lotus" w:cs="B Lotus" w:hint="cs"/>
            <w:sz w:val="24"/>
            <w:szCs w:val="24"/>
            <w:rtl/>
          </w:rPr>
          <w:t xml:space="preserve"> ـ</w:t>
        </w:r>
        <w:r w:rsidR="00B569FE" w:rsidRPr="00E1248E">
          <w:rPr>
            <w:rFonts w:ascii="B Lotus" w:eastAsia="Calibri" w:hAnsi="B Lotus" w:cs="B Lotus"/>
            <w:sz w:val="24"/>
            <w:szCs w:val="24"/>
            <w:rtl/>
          </w:rPr>
          <w:t xml:space="preserve"> </w:t>
        </w:r>
      </w:ins>
      <w:r w:rsidRPr="00E1248E">
        <w:rPr>
          <w:rFonts w:ascii="B Lotus" w:eastAsia="Calibri" w:hAnsi="B Lotus" w:cs="B Lotus"/>
          <w:sz w:val="24"/>
          <w:szCs w:val="24"/>
          <w:rtl/>
        </w:rPr>
        <w:t>فضایی، معماری و منظر روستایی و معرفی این ارزش</w:t>
      </w:r>
      <w:del w:id="6276" w:author="Mehrnazi Boojari" w:date="2019-01-07T09:45:00Z">
        <w:r w:rsidRPr="00E1248E" w:rsidDel="006F7CCF">
          <w:rPr>
            <w:rFonts w:ascii="B Lotus" w:eastAsia="Calibri" w:hAnsi="B Lotus" w:cs="B Lotus"/>
            <w:sz w:val="24"/>
            <w:szCs w:val="24"/>
            <w:rtl/>
          </w:rPr>
          <w:delText xml:space="preserve"> ها </w:delText>
        </w:r>
      </w:del>
      <w:ins w:id="6277" w:author="Mehrnazi Boojari" w:date="2019-01-07T09:45: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E1248E">
        <w:rPr>
          <w:rFonts w:ascii="B Lotus" w:eastAsia="Calibri" w:hAnsi="B Lotus" w:cs="B Lotus"/>
          <w:sz w:val="24"/>
          <w:szCs w:val="24"/>
          <w:rtl/>
        </w:rPr>
        <w:t xml:space="preserve">در سطوح ملی و فراملی </w:t>
      </w:r>
      <w:del w:id="6278" w:author="Mehrnazi Boojari" w:date="2019-01-08T03:37:00Z">
        <w:r w:rsidRPr="00E1248E" w:rsidDel="003B3F3D">
          <w:rPr>
            <w:rFonts w:ascii="B Lotus" w:eastAsia="Calibri" w:hAnsi="B Lotus" w:cs="B Lotus"/>
            <w:sz w:val="24"/>
            <w:szCs w:val="24"/>
            <w:rtl/>
          </w:rPr>
          <w:delText>به ویژه</w:delText>
        </w:r>
      </w:del>
      <w:ins w:id="6279" w:author="Mehrnazi Boojari" w:date="2019-01-08T03:37:00Z">
        <w:r w:rsidR="003B3F3D">
          <w:rPr>
            <w:rFonts w:ascii="B Lotus" w:eastAsia="Calibri" w:hAnsi="B Lotus" w:cs="B Lotus"/>
            <w:sz w:val="24"/>
            <w:szCs w:val="24"/>
            <w:rtl/>
          </w:rPr>
          <w:t>به</w:t>
        </w:r>
        <w:r w:rsidR="003B3F3D">
          <w:rPr>
            <w:rFonts w:ascii="B Lotus" w:eastAsia="Calibri" w:hAnsi="B Lotus" w:cs="B Lotus" w:hint="cs"/>
            <w:sz w:val="24"/>
            <w:szCs w:val="24"/>
            <w:rtl/>
          </w:rPr>
          <w:t>‌</w:t>
        </w:r>
        <w:r w:rsidR="003B3F3D">
          <w:rPr>
            <w:rFonts w:ascii="B Lotus" w:eastAsia="Calibri" w:hAnsi="B Lotus" w:cs="B Lotus"/>
            <w:sz w:val="24"/>
            <w:szCs w:val="24"/>
            <w:rtl/>
          </w:rPr>
          <w:t>ویژه</w:t>
        </w:r>
      </w:ins>
      <w:r w:rsidRPr="00E1248E">
        <w:rPr>
          <w:rFonts w:ascii="B Lotus" w:eastAsia="Calibri" w:hAnsi="B Lotus" w:cs="B Lotus"/>
          <w:sz w:val="24"/>
          <w:szCs w:val="24"/>
          <w:rtl/>
        </w:rPr>
        <w:t xml:space="preserve"> در زمینه توسعه گردشگری</w:t>
      </w:r>
      <w:r w:rsidRPr="00E1248E">
        <w:rPr>
          <w:rFonts w:ascii="B Lotus" w:eastAsia="Calibri" w:hAnsi="B Lotus" w:cs="B Lotus"/>
          <w:sz w:val="24"/>
          <w:szCs w:val="24"/>
          <w:lang w:bidi="fa-IR"/>
        </w:rPr>
        <w:t>.</w:t>
      </w:r>
    </w:p>
    <w:p w14:paraId="0A7E5961" w14:textId="77777777" w:rsidR="00A06196" w:rsidRPr="00E1248E" w:rsidRDefault="00A06196" w:rsidP="00A25B54">
      <w:pPr>
        <w:numPr>
          <w:ilvl w:val="0"/>
          <w:numId w:val="21"/>
        </w:numPr>
        <w:bidi/>
        <w:jc w:val="both"/>
        <w:rPr>
          <w:rFonts w:ascii="B Lotus" w:eastAsia="Calibri" w:hAnsi="B Lotus" w:cs="B Lotus"/>
          <w:sz w:val="24"/>
          <w:szCs w:val="24"/>
          <w:rtl/>
          <w:lang w:bidi="fa-IR"/>
        </w:rPr>
      </w:pPr>
      <w:r w:rsidRPr="00E1248E">
        <w:rPr>
          <w:rFonts w:ascii="B Lotus" w:eastAsia="Calibri" w:hAnsi="B Lotus" w:cs="B Lotus"/>
          <w:sz w:val="24"/>
          <w:szCs w:val="24"/>
          <w:rtl/>
          <w:lang w:bidi="fa-IR"/>
        </w:rPr>
        <w:t xml:space="preserve">طرح ساماندهی کالبدی </w:t>
      </w:r>
      <w:del w:id="6280" w:author="Mehrnazi Boojari" w:date="2019-01-11T23:31:00Z">
        <w:r w:rsidRPr="00E1248E" w:rsidDel="00B569FE">
          <w:rPr>
            <w:rFonts w:ascii="B Lotus" w:eastAsia="Calibri" w:hAnsi="B Lotus" w:cs="B Lotus"/>
            <w:sz w:val="24"/>
            <w:szCs w:val="24"/>
            <w:rtl/>
            <w:lang w:bidi="fa-IR"/>
          </w:rPr>
          <w:delText>سکونتگاههای</w:delText>
        </w:r>
      </w:del>
      <w:ins w:id="6281" w:author="Mehrnazi Boojari" w:date="2019-01-12T01:23:00Z">
        <w:r w:rsidR="00E7085F">
          <w:rPr>
            <w:rFonts w:ascii="B Lotus" w:eastAsia="Calibri" w:hAnsi="B Lotus" w:cs="B Lotus"/>
            <w:sz w:val="24"/>
            <w:szCs w:val="24"/>
            <w:rtl/>
            <w:lang w:bidi="fa-IR"/>
          </w:rPr>
          <w:t>سکونت</w:t>
        </w:r>
        <w:r w:rsidR="00E7085F">
          <w:rPr>
            <w:rFonts w:ascii="B Lotus" w:eastAsia="Calibri" w:hAnsi="B Lotus" w:cs="B Lotus" w:hint="cs"/>
            <w:sz w:val="24"/>
            <w:szCs w:val="24"/>
            <w:rtl/>
            <w:lang w:bidi="fa-IR"/>
          </w:rPr>
          <w:t>‌</w:t>
        </w:r>
        <w:r w:rsidR="00E7085F">
          <w:rPr>
            <w:rFonts w:ascii="B Lotus" w:eastAsia="Calibri" w:hAnsi="B Lotus" w:cs="B Lotus"/>
            <w:sz w:val="24"/>
            <w:szCs w:val="24"/>
            <w:rtl/>
            <w:lang w:bidi="fa-IR"/>
          </w:rPr>
          <w:t>گاه</w:t>
        </w:r>
      </w:ins>
      <w:ins w:id="6282" w:author="Mehrnazi Boojari" w:date="2019-01-11T23:31:00Z">
        <w:r w:rsidR="00B569FE">
          <w:rPr>
            <w:rFonts w:ascii="B Lotus" w:eastAsia="Calibri" w:hAnsi="B Lotus" w:cs="B Lotus" w:hint="cs"/>
            <w:sz w:val="24"/>
            <w:szCs w:val="24"/>
            <w:rtl/>
            <w:lang w:bidi="fa-IR"/>
          </w:rPr>
          <w:t>‌</w:t>
        </w:r>
        <w:r w:rsidR="00B569FE">
          <w:rPr>
            <w:rFonts w:ascii="B Lotus" w:eastAsia="Calibri" w:hAnsi="B Lotus" w:cs="B Lotus"/>
            <w:sz w:val="24"/>
            <w:szCs w:val="24"/>
            <w:rtl/>
            <w:lang w:bidi="fa-IR"/>
          </w:rPr>
          <w:t>های</w:t>
        </w:r>
      </w:ins>
      <w:r w:rsidRPr="00E1248E">
        <w:rPr>
          <w:rFonts w:ascii="B Lotus" w:eastAsia="Calibri" w:hAnsi="B Lotus" w:cs="B Lotus"/>
          <w:sz w:val="24"/>
          <w:szCs w:val="24"/>
          <w:rtl/>
          <w:lang w:bidi="fa-IR"/>
        </w:rPr>
        <w:t xml:space="preserve"> روستایی</w:t>
      </w:r>
      <w:del w:id="6283" w:author="Mehrnazi Boojari" w:date="2019-01-07T10:35:00Z">
        <w:r w:rsidRPr="00E1248E" w:rsidDel="006C73A5">
          <w:rPr>
            <w:rFonts w:ascii="B Lotus" w:eastAsia="Calibri" w:hAnsi="B Lotus" w:cs="B Lotus"/>
            <w:sz w:val="24"/>
            <w:szCs w:val="24"/>
            <w:rtl/>
            <w:lang w:bidi="fa-IR"/>
          </w:rPr>
          <w:delText xml:space="preserve"> : </w:delText>
        </w:r>
      </w:del>
      <w:ins w:id="6284" w:author="Mehrnazi Boojari" w:date="2019-01-07T10:35:00Z">
        <w:r w:rsidR="006C73A5">
          <w:rPr>
            <w:rFonts w:ascii="B Lotus" w:eastAsia="Calibri" w:hAnsi="B Lotus" w:cs="B Lotus"/>
            <w:sz w:val="24"/>
            <w:szCs w:val="24"/>
            <w:rtl/>
            <w:lang w:bidi="fa-IR"/>
          </w:rPr>
          <w:t xml:space="preserve">: </w:t>
        </w:r>
      </w:ins>
      <w:del w:id="6285" w:author="Mehrnazi Boojari" w:date="2019-01-07T23:34:00Z">
        <w:r w:rsidRPr="00E1248E" w:rsidDel="00A26EBB">
          <w:rPr>
            <w:rFonts w:ascii="B Lotus" w:eastAsia="Calibri" w:hAnsi="B Lotus" w:cs="B Lotus"/>
            <w:sz w:val="24"/>
            <w:szCs w:val="24"/>
            <w:rtl/>
          </w:rPr>
          <w:delText>به منظور</w:delText>
        </w:r>
      </w:del>
      <w:ins w:id="6286"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r w:rsidRPr="00E1248E">
        <w:rPr>
          <w:rFonts w:ascii="B Lotus" w:eastAsia="Calibri" w:hAnsi="B Lotus" w:cs="B Lotus"/>
          <w:sz w:val="24"/>
          <w:szCs w:val="24"/>
          <w:rtl/>
        </w:rPr>
        <w:t xml:space="preserve"> توسعه هماهنگ و موزون فعالیت‌های کشاورزی، صنعتی و خدماتی </w:t>
      </w:r>
      <w:del w:id="6287" w:author="Mehrnazi Boojari" w:date="2019-01-10T00:17:00Z">
        <w:r w:rsidRPr="00E1248E" w:rsidDel="000A3EC2">
          <w:rPr>
            <w:rFonts w:ascii="B Lotus" w:eastAsia="Calibri" w:hAnsi="B Lotus" w:cs="B Lotus"/>
            <w:sz w:val="24"/>
            <w:szCs w:val="24"/>
            <w:rtl/>
          </w:rPr>
          <w:delText>از طریق</w:delText>
        </w:r>
      </w:del>
      <w:ins w:id="6288" w:author="Mehrnazi Boojari" w:date="2019-01-10T00:17:00Z">
        <w:r w:rsidR="000A3EC2">
          <w:rPr>
            <w:rFonts w:ascii="B Lotus" w:eastAsia="Calibri" w:hAnsi="B Lotus" w:cs="B Lotus"/>
            <w:sz w:val="24"/>
            <w:szCs w:val="24"/>
            <w:rtl/>
          </w:rPr>
          <w:t>از</w:t>
        </w:r>
        <w:r w:rsidR="000A3EC2">
          <w:rPr>
            <w:rFonts w:ascii="Times New Roman" w:eastAsia="Calibri" w:hAnsi="Times New Roman" w:cs="Times New Roman" w:hint="cs"/>
            <w:sz w:val="24"/>
            <w:szCs w:val="24"/>
            <w:rtl/>
          </w:rPr>
          <w:t> </w:t>
        </w:r>
        <w:r w:rsidR="000A3EC2">
          <w:rPr>
            <w:rFonts w:ascii="B Lotus" w:eastAsia="Calibri" w:hAnsi="B Lotus" w:cs="B Lotus"/>
            <w:sz w:val="24"/>
            <w:szCs w:val="24"/>
            <w:rtl/>
          </w:rPr>
          <w:t>طریق</w:t>
        </w:r>
      </w:ins>
      <w:r w:rsidRPr="00E1248E">
        <w:rPr>
          <w:rFonts w:ascii="B Lotus" w:eastAsia="Calibri" w:hAnsi="B Lotus" w:cs="B Lotus"/>
          <w:sz w:val="24"/>
          <w:szCs w:val="24"/>
          <w:rtl/>
        </w:rPr>
        <w:t xml:space="preserve"> توزیع مناسب جمعیت و فعالیت و استقرار بهینه خدمات در محیط‌های روستایی هماهنگ با نظام شهری، ساماندهی فضایی </w:t>
      </w:r>
      <w:del w:id="6289" w:author="Mehrnazi Boojari" w:date="2019-01-11T23:31:00Z">
        <w:r w:rsidRPr="00E1248E" w:rsidDel="00B569FE">
          <w:rPr>
            <w:rFonts w:ascii="B Lotus" w:eastAsia="Calibri" w:hAnsi="B Lotus" w:cs="B Lotus"/>
            <w:sz w:val="24"/>
            <w:szCs w:val="24"/>
            <w:rtl/>
          </w:rPr>
          <w:delText>سکونتگاه‌های</w:delText>
        </w:r>
      </w:del>
      <w:ins w:id="6290" w:author="Mehrnazi Boojari" w:date="2019-01-12T01:23:00Z">
        <w:r w:rsidR="00E7085F">
          <w:rPr>
            <w:rFonts w:ascii="B Lotus" w:eastAsia="Calibri" w:hAnsi="B Lotus" w:cs="B Lotus"/>
            <w:sz w:val="24"/>
            <w:szCs w:val="24"/>
            <w:rtl/>
          </w:rPr>
          <w:t>سکونت</w:t>
        </w:r>
        <w:r w:rsidR="00E7085F">
          <w:rPr>
            <w:rFonts w:ascii="B Lotus" w:eastAsia="Calibri" w:hAnsi="B Lotus" w:cs="B Lotus" w:hint="cs"/>
            <w:sz w:val="24"/>
            <w:szCs w:val="24"/>
            <w:rtl/>
          </w:rPr>
          <w:t>‌</w:t>
        </w:r>
        <w:r w:rsidR="00E7085F">
          <w:rPr>
            <w:rFonts w:ascii="B Lotus" w:eastAsia="Calibri" w:hAnsi="B Lotus" w:cs="B Lotus"/>
            <w:sz w:val="24"/>
            <w:szCs w:val="24"/>
            <w:rtl/>
          </w:rPr>
          <w:t>گاه</w:t>
        </w:r>
      </w:ins>
      <w:ins w:id="6291" w:author="Mehrnazi Boojari" w:date="2019-01-11T23:31:00Z">
        <w:r w:rsidR="00B569FE">
          <w:rPr>
            <w:rFonts w:ascii="B Lotus" w:eastAsia="Calibri" w:hAnsi="B Lotus" w:cs="B Lotus" w:hint="cs"/>
            <w:sz w:val="24"/>
            <w:szCs w:val="24"/>
            <w:rtl/>
          </w:rPr>
          <w:t>‌</w:t>
        </w:r>
        <w:r w:rsidR="00B569FE">
          <w:rPr>
            <w:rFonts w:ascii="B Lotus" w:eastAsia="Calibri" w:hAnsi="B Lotus" w:cs="B Lotus"/>
            <w:sz w:val="24"/>
            <w:szCs w:val="24"/>
            <w:rtl/>
          </w:rPr>
          <w:t>های</w:t>
        </w:r>
      </w:ins>
      <w:r w:rsidRPr="00E1248E">
        <w:rPr>
          <w:rFonts w:ascii="B Lotus" w:eastAsia="Calibri" w:hAnsi="B Lotus" w:cs="B Lotus"/>
          <w:sz w:val="24"/>
          <w:szCs w:val="24"/>
          <w:rtl/>
        </w:rPr>
        <w:t xml:space="preserve"> روستایی و ساماندهی مناسب </w:t>
      </w:r>
      <w:del w:id="6292" w:author="Mehrnazi Boojari" w:date="2019-01-07T10:04:00Z">
        <w:r w:rsidRPr="00E1248E" w:rsidDel="00A31D6F">
          <w:rPr>
            <w:rFonts w:ascii="B Lotus" w:eastAsia="Calibri" w:hAnsi="B Lotus" w:cs="B Lotus"/>
            <w:sz w:val="24"/>
            <w:szCs w:val="24"/>
            <w:rtl/>
          </w:rPr>
          <w:delText>تاسیس</w:delText>
        </w:r>
      </w:del>
      <w:ins w:id="6293" w:author="Mehrnazi Boojari" w:date="2019-01-07T10:04:00Z">
        <w:r w:rsidR="00A31D6F">
          <w:rPr>
            <w:rFonts w:ascii="B Lotus" w:eastAsia="Calibri" w:hAnsi="B Lotus" w:cs="B Lotus"/>
            <w:sz w:val="24"/>
            <w:szCs w:val="24"/>
            <w:rtl/>
          </w:rPr>
          <w:t>تأسیس</w:t>
        </w:r>
      </w:ins>
      <w:r w:rsidRPr="00E1248E">
        <w:rPr>
          <w:rFonts w:ascii="B Lotus" w:eastAsia="Calibri" w:hAnsi="B Lotus" w:cs="B Lotus"/>
          <w:sz w:val="24"/>
          <w:szCs w:val="24"/>
          <w:rtl/>
        </w:rPr>
        <w:t>ات و خدمات رفاهی</w:t>
      </w:r>
      <w:r w:rsidRPr="00E1248E">
        <w:rPr>
          <w:rFonts w:ascii="B Lotus" w:eastAsia="Calibri" w:hAnsi="B Lotus" w:cs="B Lotus" w:hint="cs"/>
          <w:sz w:val="24"/>
          <w:szCs w:val="24"/>
          <w:rtl/>
        </w:rPr>
        <w:t>.</w:t>
      </w:r>
    </w:p>
    <w:p w14:paraId="2C37A08D" w14:textId="77777777" w:rsidR="00A06196" w:rsidRPr="00E1248E" w:rsidRDefault="00A06196" w:rsidP="00A25B54">
      <w:pPr>
        <w:numPr>
          <w:ilvl w:val="0"/>
          <w:numId w:val="21"/>
        </w:numPr>
        <w:bidi/>
        <w:jc w:val="both"/>
        <w:rPr>
          <w:rFonts w:ascii="B Lotus" w:eastAsia="Calibri" w:hAnsi="B Lotus" w:cs="B Lotus"/>
          <w:sz w:val="24"/>
          <w:szCs w:val="24"/>
          <w:rtl/>
          <w:lang w:bidi="fa-IR"/>
        </w:rPr>
      </w:pPr>
      <w:r w:rsidRPr="00E1248E">
        <w:rPr>
          <w:rFonts w:ascii="B Lotus" w:eastAsia="Calibri" w:hAnsi="B Lotus" w:cs="B Lotus"/>
          <w:sz w:val="24"/>
          <w:szCs w:val="24"/>
          <w:rtl/>
          <w:lang w:bidi="fa-IR"/>
        </w:rPr>
        <w:lastRenderedPageBreak/>
        <w:t>تملک و واگذاری زمین</w:t>
      </w:r>
      <w:del w:id="6294" w:author="Mehrnazi Boojari" w:date="2019-01-07T09:46:00Z">
        <w:r w:rsidRPr="00E1248E" w:rsidDel="006F7CCF">
          <w:rPr>
            <w:rFonts w:ascii="B Lotus" w:eastAsia="Calibri" w:hAnsi="B Lotus" w:cs="B Lotus"/>
            <w:sz w:val="24"/>
            <w:szCs w:val="24"/>
            <w:rtl/>
            <w:lang w:bidi="fa-IR"/>
          </w:rPr>
          <w:delText xml:space="preserve"> های </w:delText>
        </w:r>
      </w:del>
      <w:ins w:id="6295"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E1248E">
        <w:rPr>
          <w:rFonts w:ascii="B Lotus" w:eastAsia="Calibri" w:hAnsi="B Lotus" w:cs="B Lotus"/>
          <w:sz w:val="24"/>
          <w:szCs w:val="24"/>
          <w:rtl/>
          <w:lang w:bidi="fa-IR"/>
        </w:rPr>
        <w:t>روستایی:</w:t>
      </w:r>
      <w:del w:id="6296" w:author="Mehrnazi Boojari" w:date="2019-01-07T09:58:00Z">
        <w:r w:rsidRPr="00E1248E" w:rsidDel="00A31D6F">
          <w:rPr>
            <w:rFonts w:ascii="B Lotus" w:eastAsia="Calibri" w:hAnsi="B Lotus" w:cs="B Lotus"/>
            <w:sz w:val="24"/>
            <w:szCs w:val="24"/>
            <w:rtl/>
            <w:lang w:bidi="fa-IR"/>
          </w:rPr>
          <w:delText xml:space="preserve"> </w:delText>
        </w:r>
        <w:r w:rsidRPr="00E1248E" w:rsidDel="00A31D6F">
          <w:rPr>
            <w:rFonts w:ascii="Cambria" w:eastAsia="Calibri" w:hAnsi="Cambria" w:cs="Cambria"/>
            <w:sz w:val="24"/>
            <w:szCs w:val="24"/>
            <w:lang w:bidi="fa-IR"/>
          </w:rPr>
          <w:delText> </w:delText>
        </w:r>
      </w:del>
      <w:ins w:id="6297" w:author="Mehrnazi Boojari" w:date="2019-01-07T09:58:00Z">
        <w:r w:rsidR="00A31D6F">
          <w:rPr>
            <w:rFonts w:ascii="B Lotus" w:eastAsia="Calibri" w:hAnsi="B Lotus" w:cs="B Lotus"/>
            <w:sz w:val="24"/>
            <w:szCs w:val="24"/>
            <w:rtl/>
            <w:lang w:bidi="fa-IR"/>
          </w:rPr>
          <w:t xml:space="preserve"> </w:t>
        </w:r>
      </w:ins>
      <w:r w:rsidRPr="00E1248E">
        <w:rPr>
          <w:rFonts w:ascii="B Lotus" w:eastAsia="Calibri" w:hAnsi="B Lotus" w:cs="B Lotus"/>
          <w:sz w:val="24"/>
          <w:szCs w:val="24"/>
          <w:rtl/>
        </w:rPr>
        <w:t>تملک و واگذاری زمین فعالیت حقوقی و فنی است برای انتخاب زمین</w:t>
      </w:r>
      <w:ins w:id="6298" w:author="Mehrnazi Boojari" w:date="2019-01-11T23:31:00Z">
        <w:r w:rsidR="00B569FE">
          <w:rPr>
            <w:rFonts w:ascii="B Lotus" w:eastAsia="Calibri" w:hAnsi="B Lotus" w:cs="B Nazanin" w:hint="cs"/>
            <w:sz w:val="24"/>
            <w:szCs w:val="24"/>
            <w:rtl/>
          </w:rPr>
          <w:t>‌</w:t>
        </w:r>
      </w:ins>
      <w:del w:id="6299" w:author="Mehrnazi Boojari" w:date="2019-01-11T23:31:00Z">
        <w:r w:rsidRPr="00E1248E" w:rsidDel="00B569FE">
          <w:rPr>
            <w:rFonts w:ascii="B Lotus" w:eastAsia="Calibri" w:hAnsi="B Lotus" w:cs="B Lotus"/>
            <w:sz w:val="24"/>
            <w:szCs w:val="24"/>
            <w:rtl/>
          </w:rPr>
          <w:delText>‌</w:delText>
        </w:r>
      </w:del>
      <w:r w:rsidRPr="00E1248E">
        <w:rPr>
          <w:rFonts w:ascii="B Lotus" w:eastAsia="Calibri" w:hAnsi="B Lotus" w:cs="B Lotus"/>
          <w:sz w:val="24"/>
          <w:szCs w:val="24"/>
          <w:rtl/>
        </w:rPr>
        <w:t>های مناسب برای تملک قانونی، واگذاری زمین‌ها به متقاضیان واجد شرایط با هدف</w:t>
      </w:r>
      <w:del w:id="6300" w:author="Mehrnazi Boojari" w:date="2019-01-07T10:51:00Z">
        <w:r w:rsidRPr="00E1248E" w:rsidDel="006A1F1D">
          <w:rPr>
            <w:rFonts w:ascii="B Lotus" w:eastAsia="Calibri" w:hAnsi="B Lotus" w:cs="B Lotus"/>
            <w:sz w:val="24"/>
            <w:szCs w:val="24"/>
            <w:rtl/>
          </w:rPr>
          <w:delText xml:space="preserve"> تامین </w:delText>
        </w:r>
      </w:del>
      <w:ins w:id="6301" w:author="Mehrnazi Boojari" w:date="2019-01-07T10:51:00Z">
        <w:r w:rsidR="006A1F1D">
          <w:rPr>
            <w:rFonts w:ascii="B Lotus" w:eastAsia="Calibri" w:hAnsi="B Lotus" w:cs="B Lotus"/>
            <w:sz w:val="24"/>
            <w:szCs w:val="24"/>
            <w:rtl/>
          </w:rPr>
          <w:t xml:space="preserve"> تأمین </w:t>
        </w:r>
      </w:ins>
      <w:r w:rsidRPr="00E1248E">
        <w:rPr>
          <w:rFonts w:ascii="B Lotus" w:eastAsia="Calibri" w:hAnsi="B Lotus" w:cs="B Lotus"/>
          <w:sz w:val="24"/>
          <w:szCs w:val="24"/>
          <w:rtl/>
        </w:rPr>
        <w:t xml:space="preserve">زمین‌های لازم </w:t>
      </w:r>
      <w:del w:id="6302" w:author="Mehrnazi Boojari" w:date="2019-01-07T23:34:00Z">
        <w:r w:rsidRPr="00E1248E" w:rsidDel="00A26EBB">
          <w:rPr>
            <w:rFonts w:ascii="B Lotus" w:eastAsia="Calibri" w:hAnsi="B Lotus" w:cs="B Lotus"/>
            <w:sz w:val="24"/>
            <w:szCs w:val="24"/>
            <w:rtl/>
          </w:rPr>
          <w:delText>به منظور</w:delText>
        </w:r>
      </w:del>
      <w:ins w:id="6303"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r w:rsidRPr="00E1248E">
        <w:rPr>
          <w:rFonts w:ascii="B Lotus" w:eastAsia="Calibri" w:hAnsi="B Lotus" w:cs="B Lotus"/>
          <w:sz w:val="24"/>
          <w:szCs w:val="24"/>
          <w:rtl/>
        </w:rPr>
        <w:t xml:space="preserve"> عمران و نوسازی روستاها و هدایت توسعه کالبدی روستاها</w:t>
      </w:r>
      <w:r w:rsidRPr="00E1248E">
        <w:rPr>
          <w:rFonts w:ascii="B Lotus" w:eastAsia="Calibri" w:hAnsi="B Lotus" w:cs="B Lotus" w:hint="cs"/>
          <w:sz w:val="24"/>
          <w:szCs w:val="24"/>
          <w:rtl/>
        </w:rPr>
        <w:t>.</w:t>
      </w:r>
    </w:p>
    <w:p w14:paraId="6D17118B" w14:textId="77777777" w:rsidR="00A06196" w:rsidRPr="00E1248E" w:rsidRDefault="00A06196" w:rsidP="00B569FE">
      <w:pPr>
        <w:numPr>
          <w:ilvl w:val="0"/>
          <w:numId w:val="21"/>
        </w:numPr>
        <w:bidi/>
        <w:jc w:val="both"/>
        <w:rPr>
          <w:rFonts w:ascii="B Lotus" w:eastAsia="Calibri" w:hAnsi="B Lotus" w:cs="B Lotus"/>
          <w:sz w:val="24"/>
          <w:szCs w:val="24"/>
          <w:rtl/>
          <w:lang w:bidi="fa-IR"/>
        </w:rPr>
      </w:pPr>
      <w:r w:rsidRPr="00E1248E">
        <w:rPr>
          <w:rFonts w:ascii="B Lotus" w:eastAsia="Calibri" w:hAnsi="B Lotus" w:cs="B Lotus"/>
          <w:sz w:val="24"/>
          <w:szCs w:val="24"/>
          <w:rtl/>
          <w:lang w:bidi="fa-IR"/>
        </w:rPr>
        <w:t xml:space="preserve">خدمات فنی صدور پروانه ساختمان روستایی: </w:t>
      </w:r>
      <w:r w:rsidRPr="00E1248E">
        <w:rPr>
          <w:rFonts w:ascii="B Lotus" w:eastAsia="Calibri" w:hAnsi="B Lotus" w:cs="B Lotus"/>
          <w:sz w:val="24"/>
          <w:szCs w:val="24"/>
          <w:rtl/>
        </w:rPr>
        <w:t>طرحی است برای ارائه خدمات فنی و مهندسی در صدور پروانه ساختمان</w:t>
      </w:r>
      <w:del w:id="6304" w:author="Mehrnazi Boojari" w:date="2019-01-07T09:46:00Z">
        <w:r w:rsidRPr="00E1248E" w:rsidDel="006F7CCF">
          <w:rPr>
            <w:rFonts w:ascii="B Lotus" w:eastAsia="Calibri" w:hAnsi="B Lotus" w:cs="B Lotus"/>
            <w:sz w:val="24"/>
            <w:szCs w:val="24"/>
            <w:rtl/>
          </w:rPr>
          <w:delText xml:space="preserve"> های </w:delText>
        </w:r>
      </w:del>
      <w:ins w:id="6305"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 xml:space="preserve">روستایی </w:t>
      </w:r>
      <w:del w:id="6306" w:author="Mehrnazi Boojari" w:date="2019-01-09T23:38:00Z">
        <w:r w:rsidRPr="00E1248E" w:rsidDel="00947B53">
          <w:rPr>
            <w:rFonts w:ascii="B Lotus" w:eastAsia="Calibri" w:hAnsi="B Lotus" w:cs="B Lotus"/>
            <w:sz w:val="24"/>
            <w:szCs w:val="24"/>
            <w:rtl/>
          </w:rPr>
          <w:delText>بر اساس</w:delText>
        </w:r>
      </w:del>
      <w:ins w:id="6307" w:author="Mehrnazi Boojari" w:date="2019-01-09T23:38:00Z">
        <w:r w:rsidR="00947B53">
          <w:rPr>
            <w:rFonts w:ascii="B Lotus" w:eastAsia="Calibri" w:hAnsi="B Lotus" w:cs="B Lotus"/>
            <w:sz w:val="24"/>
            <w:szCs w:val="24"/>
            <w:rtl/>
          </w:rPr>
          <w:t>بر</w:t>
        </w:r>
        <w:r w:rsidR="00947B53">
          <w:rPr>
            <w:rFonts w:ascii="Times New Roman" w:eastAsia="Calibri" w:hAnsi="Times New Roman" w:cs="Times New Roman" w:hint="cs"/>
            <w:sz w:val="24"/>
            <w:szCs w:val="24"/>
            <w:rtl/>
          </w:rPr>
          <w:t> </w:t>
        </w:r>
        <w:r w:rsidR="00947B53">
          <w:rPr>
            <w:rFonts w:ascii="B Lotus" w:eastAsia="Calibri" w:hAnsi="B Lotus" w:cs="B Lotus"/>
            <w:sz w:val="24"/>
            <w:szCs w:val="24"/>
            <w:rtl/>
          </w:rPr>
          <w:t>اساس</w:t>
        </w:r>
      </w:ins>
      <w:r w:rsidRPr="00E1248E">
        <w:rPr>
          <w:rFonts w:ascii="B Lotus" w:eastAsia="Calibri" w:hAnsi="B Lotus" w:cs="B Lotus"/>
          <w:sz w:val="24"/>
          <w:szCs w:val="24"/>
          <w:rtl/>
        </w:rPr>
        <w:t xml:space="preserve"> ضوابط، مقررات فنی، طرح هادی مصوب و نظارت بر اجرای ساختمان</w:t>
      </w:r>
      <w:ins w:id="6308" w:author="Mehrnazi Boojari" w:date="2019-01-11T23:32:00Z">
        <w:r w:rsidR="00B569FE">
          <w:rPr>
            <w:rFonts w:ascii="B Lotus" w:eastAsia="Calibri" w:hAnsi="B Lotus" w:cs="B Nazanin" w:hint="cs"/>
            <w:sz w:val="24"/>
            <w:szCs w:val="24"/>
            <w:rtl/>
          </w:rPr>
          <w:t>‌</w:t>
        </w:r>
      </w:ins>
      <w:del w:id="6309" w:author="Mehrnazi Boojari" w:date="2019-01-11T23:32:00Z">
        <w:r w:rsidRPr="00E1248E" w:rsidDel="00B569FE">
          <w:rPr>
            <w:rFonts w:ascii="B Lotus" w:eastAsia="Calibri" w:hAnsi="B Lotus" w:cs="B Lotus"/>
            <w:sz w:val="24"/>
            <w:szCs w:val="24"/>
            <w:rtl/>
          </w:rPr>
          <w:delText>‌</w:delText>
        </w:r>
      </w:del>
      <w:r w:rsidRPr="00E1248E">
        <w:rPr>
          <w:rFonts w:ascii="B Lotus" w:eastAsia="Calibri" w:hAnsi="B Lotus" w:cs="B Lotus"/>
          <w:sz w:val="24"/>
          <w:szCs w:val="24"/>
          <w:rtl/>
        </w:rPr>
        <w:t xml:space="preserve">های روستایی با هدف جلوگیری از </w:t>
      </w:r>
      <w:del w:id="6310" w:author="Mehrnazi Boojari" w:date="2019-01-07T22:28:00Z">
        <w:r w:rsidRPr="00E1248E" w:rsidDel="00051F26">
          <w:rPr>
            <w:rFonts w:ascii="B Lotus" w:eastAsia="Calibri" w:hAnsi="B Lotus" w:cs="B Lotus"/>
            <w:sz w:val="24"/>
            <w:szCs w:val="24"/>
            <w:rtl/>
          </w:rPr>
          <w:delText>ساخت و ساز</w:delText>
        </w:r>
      </w:del>
      <w:ins w:id="6311" w:author="Mehrnazi Boojari" w:date="2019-01-07T22:28:00Z">
        <w:r w:rsidR="00051F26">
          <w:rPr>
            <w:rFonts w:ascii="B Lotus" w:eastAsia="Calibri" w:hAnsi="B Lotus" w:cs="B Lotus"/>
            <w:sz w:val="24"/>
            <w:szCs w:val="24"/>
            <w:rtl/>
          </w:rPr>
          <w:t>ساخت</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و</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ساز</w:t>
        </w:r>
      </w:ins>
      <w:r w:rsidRPr="00E1248E">
        <w:rPr>
          <w:rFonts w:ascii="B Lotus" w:eastAsia="Calibri" w:hAnsi="B Lotus" w:cs="B Lotus"/>
          <w:sz w:val="24"/>
          <w:szCs w:val="24"/>
          <w:rtl/>
        </w:rPr>
        <w:t xml:space="preserve"> غیراصولی و غیرمجاز در روستا، افزایش کیفیت </w:t>
      </w:r>
      <w:del w:id="6312" w:author="Mehrnazi Boojari" w:date="2019-01-07T22:28:00Z">
        <w:r w:rsidRPr="00E1248E" w:rsidDel="00051F26">
          <w:rPr>
            <w:rFonts w:ascii="B Lotus" w:eastAsia="Calibri" w:hAnsi="B Lotus" w:cs="B Lotus"/>
            <w:sz w:val="24"/>
            <w:szCs w:val="24"/>
            <w:rtl/>
          </w:rPr>
          <w:delText>ساخت و ساز</w:delText>
        </w:r>
      </w:del>
      <w:ins w:id="6313" w:author="Mehrnazi Boojari" w:date="2019-01-07T22:28:00Z">
        <w:r w:rsidR="00051F26">
          <w:rPr>
            <w:rFonts w:ascii="B Lotus" w:eastAsia="Calibri" w:hAnsi="B Lotus" w:cs="B Lotus"/>
            <w:sz w:val="24"/>
            <w:szCs w:val="24"/>
            <w:rtl/>
          </w:rPr>
          <w:t>ساخت</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و</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ساز</w:t>
        </w:r>
      </w:ins>
      <w:r w:rsidRPr="00E1248E">
        <w:rPr>
          <w:rFonts w:ascii="B Lotus" w:eastAsia="Calibri" w:hAnsi="B Lotus" w:cs="B Lotus"/>
          <w:sz w:val="24"/>
          <w:szCs w:val="24"/>
          <w:rtl/>
        </w:rPr>
        <w:t>های روستایی و دسترسی روستاییان به خدمات فنی و مهندسی</w:t>
      </w:r>
      <w:r w:rsidRPr="00E1248E">
        <w:rPr>
          <w:rFonts w:ascii="B Lotus" w:eastAsia="Calibri" w:hAnsi="B Lotus" w:cs="B Lotus" w:hint="cs"/>
          <w:sz w:val="24"/>
          <w:szCs w:val="24"/>
          <w:rtl/>
        </w:rPr>
        <w:t>.</w:t>
      </w:r>
    </w:p>
    <w:p w14:paraId="2908F6E9" w14:textId="77777777" w:rsidR="00A06196" w:rsidRPr="00E1248E" w:rsidRDefault="00A06196" w:rsidP="00A25B54">
      <w:pPr>
        <w:numPr>
          <w:ilvl w:val="0"/>
          <w:numId w:val="21"/>
        </w:numPr>
        <w:bidi/>
        <w:jc w:val="both"/>
        <w:rPr>
          <w:rFonts w:ascii="B Lotus" w:eastAsia="Calibri" w:hAnsi="B Lotus" w:cs="B Lotus"/>
          <w:sz w:val="24"/>
          <w:szCs w:val="24"/>
          <w:rtl/>
          <w:lang w:bidi="fa-IR"/>
        </w:rPr>
      </w:pPr>
      <w:r w:rsidRPr="00E1248E">
        <w:rPr>
          <w:rFonts w:ascii="B Lotus" w:eastAsia="Calibri" w:hAnsi="B Lotus" w:cs="B Lotus"/>
          <w:sz w:val="24"/>
          <w:szCs w:val="24"/>
          <w:rtl/>
          <w:lang w:bidi="fa-IR"/>
        </w:rPr>
        <w:t>طرح تعیین محدوده روستا و طرح بهسازی روستاهای نمونه</w:t>
      </w:r>
      <w:r w:rsidRPr="00E1248E">
        <w:rPr>
          <w:rFonts w:ascii="B Lotus" w:eastAsia="Calibri" w:hAnsi="B Lotus" w:cs="B Lotus" w:hint="cs"/>
          <w:sz w:val="24"/>
          <w:szCs w:val="24"/>
          <w:rtl/>
          <w:lang w:bidi="fa-IR"/>
        </w:rPr>
        <w:t>.</w:t>
      </w:r>
    </w:p>
    <w:p w14:paraId="57F51465" w14:textId="77777777" w:rsidR="00A06196" w:rsidRPr="00E1248E" w:rsidRDefault="00A06196" w:rsidP="00A25B54">
      <w:pPr>
        <w:numPr>
          <w:ilvl w:val="0"/>
          <w:numId w:val="24"/>
        </w:numPr>
        <w:bidi/>
        <w:contextualSpacing/>
        <w:jc w:val="both"/>
        <w:rPr>
          <w:rFonts w:ascii="B Lotus" w:eastAsia="Calibri" w:hAnsi="B Lotus" w:cs="B Lotus"/>
          <w:sz w:val="24"/>
          <w:szCs w:val="24"/>
          <w:rtl/>
        </w:rPr>
      </w:pPr>
      <w:r w:rsidRPr="00E1248E">
        <w:rPr>
          <w:rFonts w:ascii="B Lotus" w:eastAsia="Calibri" w:hAnsi="B Lotus" w:cs="B Lotus"/>
          <w:sz w:val="24"/>
          <w:szCs w:val="24"/>
          <w:rtl/>
        </w:rPr>
        <w:t>بخش معاونت بازسازی و مسکن روستایی:</w:t>
      </w:r>
    </w:p>
    <w:p w14:paraId="701C5908" w14:textId="77777777" w:rsidR="00A06196" w:rsidRPr="00E1248E" w:rsidRDefault="00A06196" w:rsidP="00B569FE">
      <w:pPr>
        <w:numPr>
          <w:ilvl w:val="0"/>
          <w:numId w:val="22"/>
        </w:numPr>
        <w:bidi/>
        <w:jc w:val="both"/>
        <w:rPr>
          <w:rFonts w:ascii="B Lotus" w:eastAsia="Calibri" w:hAnsi="B Lotus" w:cs="B Lotus"/>
          <w:sz w:val="24"/>
          <w:szCs w:val="24"/>
          <w:rtl/>
        </w:rPr>
      </w:pPr>
      <w:r w:rsidRPr="00E1248E">
        <w:rPr>
          <w:rFonts w:ascii="B Lotus" w:eastAsia="Calibri" w:hAnsi="B Lotus" w:cs="B Lotus"/>
          <w:sz w:val="24"/>
          <w:szCs w:val="24"/>
          <w:rtl/>
        </w:rPr>
        <w:t>طرح ویژه بهسازی و نوسازی (مقاوم</w:t>
      </w:r>
      <w:ins w:id="6314" w:author="Mehrnazi Boojari" w:date="2019-01-11T23:32:00Z">
        <w:r w:rsidR="00B569FE">
          <w:rPr>
            <w:rFonts w:ascii="B Lotus" w:eastAsia="Calibri" w:hAnsi="B Lotus" w:cs="B Nazanin" w:hint="cs"/>
            <w:sz w:val="24"/>
            <w:szCs w:val="24"/>
            <w:rtl/>
          </w:rPr>
          <w:t>‌</w:t>
        </w:r>
      </w:ins>
      <w:del w:id="6315" w:author="Mehrnazi Boojari" w:date="2019-01-11T23:32:00Z">
        <w:r w:rsidRPr="00E1248E" w:rsidDel="00B569FE">
          <w:rPr>
            <w:rFonts w:ascii="B Lotus" w:eastAsia="Calibri" w:hAnsi="B Lotus" w:cs="B Lotus"/>
            <w:sz w:val="24"/>
            <w:szCs w:val="24"/>
            <w:rtl/>
          </w:rPr>
          <w:delText xml:space="preserve"> </w:delText>
        </w:r>
      </w:del>
      <w:r w:rsidRPr="00E1248E">
        <w:rPr>
          <w:rFonts w:ascii="B Lotus" w:eastAsia="Calibri" w:hAnsi="B Lotus" w:cs="B Lotus"/>
          <w:sz w:val="24"/>
          <w:szCs w:val="24"/>
          <w:rtl/>
        </w:rPr>
        <w:t>سازی) مسکن روستایی</w:t>
      </w:r>
      <w:del w:id="6316" w:author="Mehrnazi Boojari" w:date="2019-01-07T10:35:00Z">
        <w:r w:rsidRPr="00E1248E" w:rsidDel="006C73A5">
          <w:rPr>
            <w:rFonts w:ascii="B Lotus" w:eastAsia="Calibri" w:hAnsi="B Lotus" w:cs="B Lotus"/>
            <w:sz w:val="24"/>
            <w:szCs w:val="24"/>
            <w:rtl/>
          </w:rPr>
          <w:delText xml:space="preserve"> : </w:delText>
        </w:r>
      </w:del>
      <w:ins w:id="6317" w:author="Mehrnazi Boojari" w:date="2019-01-07T10:35:00Z">
        <w:r w:rsidR="006C73A5">
          <w:rPr>
            <w:rFonts w:ascii="B Lotus" w:eastAsia="Calibri" w:hAnsi="B Lotus" w:cs="B Lotus"/>
            <w:sz w:val="24"/>
            <w:szCs w:val="24"/>
            <w:rtl/>
          </w:rPr>
          <w:t xml:space="preserve">: </w:t>
        </w:r>
      </w:ins>
      <w:r w:rsidRPr="00E1248E">
        <w:rPr>
          <w:rFonts w:ascii="B Lotus" w:eastAsia="Calibri" w:hAnsi="B Lotus" w:cs="B Lotus"/>
          <w:sz w:val="24"/>
          <w:szCs w:val="24"/>
          <w:rtl/>
        </w:rPr>
        <w:t xml:space="preserve">طرح بهسازی مسكن روستایی از سال 1374 توسط بنیاد مسكن انقلاب اسلامی، با هدف بهبود كیفیت مسكن و بافت روستایی و </w:t>
      </w:r>
      <w:del w:id="6318" w:author="Mehrnazi Boojari" w:date="2019-01-07T10:19:00Z">
        <w:r w:rsidRPr="00E1248E" w:rsidDel="0028073B">
          <w:rPr>
            <w:rFonts w:ascii="B Lotus" w:eastAsia="Calibri" w:hAnsi="B Lotus" w:cs="B Lotus"/>
            <w:sz w:val="24"/>
            <w:szCs w:val="24"/>
            <w:rtl/>
          </w:rPr>
          <w:delText>ارتقاء سطح</w:delText>
        </w:r>
      </w:del>
      <w:ins w:id="6319" w:author="Mehrnazi Boojari" w:date="2019-01-07T10:19:00Z">
        <w:r w:rsidR="0028073B">
          <w:rPr>
            <w:rFonts w:ascii="B Lotus" w:eastAsia="Calibri" w:hAnsi="B Lotus" w:cs="B Lotus"/>
            <w:sz w:val="24"/>
            <w:szCs w:val="24"/>
            <w:rtl/>
          </w:rPr>
          <w:t>ارتقای سطح</w:t>
        </w:r>
      </w:ins>
      <w:r w:rsidRPr="00E1248E">
        <w:rPr>
          <w:rFonts w:ascii="B Lotus" w:eastAsia="Calibri" w:hAnsi="B Lotus" w:cs="B Lotus"/>
          <w:sz w:val="24"/>
          <w:szCs w:val="24"/>
          <w:rtl/>
        </w:rPr>
        <w:t xml:space="preserve"> ایمنی، بهداشتی، رفاه و آسایش مسكن روستایی آغاز </w:t>
      </w:r>
      <w:del w:id="6320" w:author="Mehrnazi Boojari" w:date="2019-01-11T23:32:00Z">
        <w:r w:rsidRPr="00E1248E" w:rsidDel="00B569FE">
          <w:rPr>
            <w:rFonts w:ascii="B Lotus" w:eastAsia="Calibri" w:hAnsi="B Lotus" w:cs="B Lotus"/>
            <w:sz w:val="24"/>
            <w:szCs w:val="24"/>
            <w:rtl/>
          </w:rPr>
          <w:delText>گردید</w:delText>
        </w:r>
      </w:del>
      <w:ins w:id="6321" w:author="Mehrnazi Boojari" w:date="2019-01-11T23:32:00Z">
        <w:r w:rsidR="00B569FE">
          <w:rPr>
            <w:rFonts w:ascii="B Lotus" w:eastAsia="Calibri" w:hAnsi="B Lotus" w:cs="B Lotus" w:hint="cs"/>
            <w:sz w:val="24"/>
            <w:szCs w:val="24"/>
            <w:rtl/>
          </w:rPr>
          <w:t>ش</w:t>
        </w:r>
        <w:r w:rsidR="00B569FE" w:rsidRPr="00E1248E">
          <w:rPr>
            <w:rFonts w:ascii="B Lotus" w:eastAsia="Calibri" w:hAnsi="B Lotus" w:cs="B Lotus"/>
            <w:sz w:val="24"/>
            <w:szCs w:val="24"/>
            <w:rtl/>
          </w:rPr>
          <w:t>د</w:t>
        </w:r>
      </w:ins>
      <w:r w:rsidRPr="00E1248E">
        <w:rPr>
          <w:rFonts w:ascii="B Lotus" w:eastAsia="Calibri" w:hAnsi="B Lotus" w:cs="B Lotus"/>
          <w:sz w:val="24"/>
          <w:szCs w:val="24"/>
          <w:rtl/>
        </w:rPr>
        <w:t xml:space="preserve">. این مهم توأم با </w:t>
      </w:r>
      <w:del w:id="6322" w:author="Mehrnazi Boojari" w:date="2019-01-11T23:32:00Z">
        <w:r w:rsidRPr="00E1248E" w:rsidDel="00B569FE">
          <w:rPr>
            <w:rFonts w:ascii="B Lotus" w:eastAsia="Calibri" w:hAnsi="B Lotus" w:cs="B Lotus"/>
            <w:sz w:val="24"/>
            <w:szCs w:val="24"/>
            <w:rtl/>
          </w:rPr>
          <w:delText xml:space="preserve">ارایه </w:delText>
        </w:r>
      </w:del>
      <w:ins w:id="6323" w:author="Mehrnazi Boojari" w:date="2019-01-11T23:32:00Z">
        <w:r w:rsidR="00B569FE" w:rsidRPr="00E1248E">
          <w:rPr>
            <w:rFonts w:ascii="B Lotus" w:eastAsia="Calibri" w:hAnsi="B Lotus" w:cs="B Lotus"/>
            <w:sz w:val="24"/>
            <w:szCs w:val="24"/>
            <w:rtl/>
          </w:rPr>
          <w:t>ارا</w:t>
        </w:r>
        <w:r w:rsidR="00B569FE">
          <w:rPr>
            <w:rFonts w:ascii="B Lotus" w:eastAsia="Calibri" w:hAnsi="B Lotus" w:cs="B Lotus" w:hint="cs"/>
            <w:sz w:val="24"/>
            <w:szCs w:val="24"/>
            <w:rtl/>
          </w:rPr>
          <w:t>ئ</w:t>
        </w:r>
        <w:r w:rsidR="00B569FE" w:rsidRPr="00E1248E">
          <w:rPr>
            <w:rFonts w:ascii="B Lotus" w:eastAsia="Calibri" w:hAnsi="B Lotus" w:cs="B Lotus"/>
            <w:sz w:val="24"/>
            <w:szCs w:val="24"/>
            <w:rtl/>
          </w:rPr>
          <w:t xml:space="preserve">ه </w:t>
        </w:r>
      </w:ins>
      <w:r w:rsidRPr="00E1248E">
        <w:rPr>
          <w:rFonts w:ascii="B Lotus" w:eastAsia="Calibri" w:hAnsi="B Lotus" w:cs="B Lotus"/>
          <w:sz w:val="24"/>
          <w:szCs w:val="24"/>
          <w:rtl/>
        </w:rPr>
        <w:t>تسهیلات و زیرساخت‌ها</w:t>
      </w:r>
      <w:del w:id="6324" w:author="Mehrnazi Boojari" w:date="2019-01-11T23:33:00Z">
        <w:r w:rsidRPr="00E1248E" w:rsidDel="00B569FE">
          <w:rPr>
            <w:rFonts w:ascii="B Lotus" w:eastAsia="Calibri" w:hAnsi="B Lotus" w:cs="B Lotus"/>
            <w:sz w:val="24"/>
            <w:szCs w:val="24"/>
            <w:rtl/>
          </w:rPr>
          <w:delText>،</w:delText>
        </w:r>
      </w:del>
      <w:r w:rsidRPr="00E1248E">
        <w:rPr>
          <w:rFonts w:ascii="B Lotus" w:eastAsia="Calibri" w:hAnsi="B Lotus" w:cs="B Lotus"/>
          <w:sz w:val="24"/>
          <w:szCs w:val="24"/>
          <w:rtl/>
        </w:rPr>
        <w:t xml:space="preserve"> قابلیت آن را می‌یافت كه به ایجاد حس تعلق به مكان، حفظ تراكم جمعیت خانوار، بهبود سیمای بصری و </w:t>
      </w:r>
      <w:del w:id="6325" w:author="Mehrnazi Boojari" w:date="2019-01-08T02:35:00Z">
        <w:r w:rsidRPr="00E1248E" w:rsidDel="00DB5910">
          <w:rPr>
            <w:rFonts w:ascii="B Lotus" w:eastAsia="Calibri" w:hAnsi="B Lotus" w:cs="B Lotus"/>
            <w:sz w:val="24"/>
            <w:szCs w:val="24"/>
            <w:rtl/>
          </w:rPr>
          <w:delText>چشم انداز</w:delText>
        </w:r>
      </w:del>
      <w:ins w:id="6326" w:author="Mehrnazi Boojari" w:date="2019-01-08T02:35:00Z">
        <w:r w:rsidR="00DB5910">
          <w:rPr>
            <w:rFonts w:ascii="B Lotus" w:eastAsia="Calibri" w:hAnsi="B Lotus" w:cs="B Lotus"/>
            <w:sz w:val="24"/>
            <w:szCs w:val="24"/>
            <w:rtl/>
          </w:rPr>
          <w:t>چشم</w:t>
        </w:r>
        <w:r w:rsidR="00DB5910">
          <w:rPr>
            <w:rFonts w:ascii="B Lotus" w:eastAsia="Calibri" w:hAnsi="B Lotus" w:cs="B Lotus" w:hint="cs"/>
            <w:sz w:val="24"/>
            <w:szCs w:val="24"/>
            <w:rtl/>
          </w:rPr>
          <w:t>‌</w:t>
        </w:r>
        <w:r w:rsidR="00DB5910">
          <w:rPr>
            <w:rFonts w:ascii="B Lotus" w:eastAsia="Calibri" w:hAnsi="B Lotus" w:cs="B Lotus"/>
            <w:sz w:val="24"/>
            <w:szCs w:val="24"/>
            <w:rtl/>
          </w:rPr>
          <w:t>انداز</w:t>
        </w:r>
      </w:ins>
      <w:r w:rsidRPr="00E1248E">
        <w:rPr>
          <w:rFonts w:ascii="B Lotus" w:eastAsia="Calibri" w:hAnsi="B Lotus" w:cs="B Lotus"/>
          <w:sz w:val="24"/>
          <w:szCs w:val="24"/>
          <w:rtl/>
        </w:rPr>
        <w:t xml:space="preserve"> روستا، مقاوم</w:t>
      </w:r>
      <w:del w:id="6327" w:author="Mehrnazi Boojari" w:date="2019-01-07T09:51:00Z">
        <w:r w:rsidRPr="00E1248E" w:rsidDel="006F7CCF">
          <w:rPr>
            <w:rFonts w:ascii="B Lotus" w:eastAsia="Calibri" w:hAnsi="B Lotus" w:cs="B Lotus"/>
            <w:sz w:val="24"/>
            <w:szCs w:val="24"/>
            <w:rtl/>
          </w:rPr>
          <w:delText xml:space="preserve"> سازی </w:delText>
        </w:r>
      </w:del>
      <w:ins w:id="6328" w:author="Mehrnazi Boojari" w:date="2019-01-07T09:51: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سازی </w:t>
        </w:r>
      </w:ins>
      <w:r w:rsidRPr="00E1248E">
        <w:rPr>
          <w:rFonts w:ascii="B Lotus" w:eastAsia="Calibri" w:hAnsi="B Lotus" w:cs="B Lotus"/>
          <w:sz w:val="24"/>
          <w:szCs w:val="24"/>
          <w:rtl/>
        </w:rPr>
        <w:t xml:space="preserve">مسكن و در نتیجه بهسازی زندگی روستایی بینجامد، </w:t>
      </w:r>
      <w:del w:id="6329" w:author="Mehrnazi Boojari" w:date="2019-01-11T23:33:00Z">
        <w:r w:rsidRPr="00E1248E" w:rsidDel="00B569FE">
          <w:rPr>
            <w:rFonts w:ascii="B Lotus" w:eastAsia="Calibri" w:hAnsi="B Lotus" w:cs="B Lotus"/>
            <w:sz w:val="24"/>
            <w:szCs w:val="24"/>
            <w:rtl/>
          </w:rPr>
          <w:delText>هر چند</w:delText>
        </w:r>
      </w:del>
      <w:ins w:id="6330" w:author="Mehrnazi Boojari" w:date="2019-01-11T23:33:00Z">
        <w:r w:rsidR="00B569FE">
          <w:rPr>
            <w:rFonts w:ascii="B Lotus" w:eastAsia="Calibri" w:hAnsi="B Lotus" w:cs="B Lotus"/>
            <w:sz w:val="24"/>
            <w:szCs w:val="24"/>
            <w:rtl/>
          </w:rPr>
          <w:t>هرچند</w:t>
        </w:r>
      </w:ins>
      <w:r w:rsidRPr="00E1248E">
        <w:rPr>
          <w:rFonts w:ascii="B Lotus" w:eastAsia="Calibri" w:hAnsi="B Lotus" w:cs="B Lotus"/>
          <w:sz w:val="24"/>
          <w:szCs w:val="24"/>
          <w:rtl/>
        </w:rPr>
        <w:t xml:space="preserve"> با فراز و نشیب‌ها و مشكلات فراوان اداری و اجرایی </w:t>
      </w:r>
      <w:del w:id="6331" w:author="Mehrnazi Boojari" w:date="2019-01-11T23:34:00Z">
        <w:r w:rsidRPr="00E1248E" w:rsidDel="00B569FE">
          <w:rPr>
            <w:rFonts w:ascii="B Lotus" w:eastAsia="Calibri" w:hAnsi="B Lotus" w:cs="B Lotus"/>
            <w:sz w:val="24"/>
            <w:szCs w:val="24"/>
            <w:rtl/>
          </w:rPr>
          <w:delText>روبرو</w:delText>
        </w:r>
      </w:del>
      <w:ins w:id="6332" w:author="Mehrnazi Boojari" w:date="2019-01-11T23:34:00Z">
        <w:r w:rsidR="00B569FE">
          <w:rPr>
            <w:rFonts w:ascii="B Lotus" w:eastAsia="Calibri" w:hAnsi="B Lotus" w:cs="B Lotus"/>
            <w:sz w:val="24"/>
            <w:szCs w:val="24"/>
            <w:rtl/>
          </w:rPr>
          <w:t>روبه</w:t>
        </w:r>
        <w:r w:rsidR="00B569FE">
          <w:rPr>
            <w:rFonts w:ascii="B Lotus" w:eastAsia="Calibri" w:hAnsi="B Lotus" w:cs="B Lotus" w:hint="cs"/>
            <w:sz w:val="24"/>
            <w:szCs w:val="24"/>
            <w:rtl/>
          </w:rPr>
          <w:t>‌</w:t>
        </w:r>
        <w:r w:rsidR="00B569FE">
          <w:rPr>
            <w:rFonts w:ascii="B Lotus" w:eastAsia="Calibri" w:hAnsi="B Lotus" w:cs="B Lotus"/>
            <w:sz w:val="24"/>
            <w:szCs w:val="24"/>
            <w:rtl/>
          </w:rPr>
          <w:t>رو</w:t>
        </w:r>
      </w:ins>
      <w:r w:rsidRPr="00E1248E">
        <w:rPr>
          <w:rFonts w:ascii="B Lotus" w:eastAsia="Calibri" w:hAnsi="B Lotus" w:cs="B Lotus"/>
          <w:sz w:val="24"/>
          <w:szCs w:val="24"/>
          <w:rtl/>
        </w:rPr>
        <w:t xml:space="preserve"> بود. لیكن </w:t>
      </w:r>
      <w:del w:id="6333" w:author="Mehrnazi Boojari" w:date="2019-01-07T23:34:00Z">
        <w:r w:rsidRPr="00E1248E" w:rsidDel="00A26EBB">
          <w:rPr>
            <w:rFonts w:ascii="B Lotus" w:eastAsia="Calibri" w:hAnsi="B Lotus" w:cs="B Lotus"/>
            <w:sz w:val="24"/>
            <w:szCs w:val="24"/>
            <w:rtl/>
          </w:rPr>
          <w:delText>به منظور</w:delText>
        </w:r>
      </w:del>
      <w:ins w:id="6334"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r w:rsidRPr="00E1248E">
        <w:rPr>
          <w:rFonts w:ascii="B Lotus" w:eastAsia="Calibri" w:hAnsi="B Lotus" w:cs="B Lotus"/>
          <w:sz w:val="24"/>
          <w:szCs w:val="24"/>
          <w:rtl/>
        </w:rPr>
        <w:t xml:space="preserve"> تسریع در روند اجرای بهسازی مسكن روستایی و نیل به اهداف این طرح</w:t>
      </w:r>
      <w:del w:id="6335" w:author="Mehrnazi Boojari" w:date="2019-01-11T23:34:00Z">
        <w:r w:rsidRPr="00E1248E" w:rsidDel="00B569FE">
          <w:rPr>
            <w:rFonts w:ascii="B Lotus" w:eastAsia="Calibri" w:hAnsi="B Lotus" w:cs="B Lotus"/>
            <w:sz w:val="24"/>
            <w:szCs w:val="24"/>
            <w:rtl/>
          </w:rPr>
          <w:delText>،</w:delText>
        </w:r>
      </w:del>
      <w:r w:rsidRPr="00E1248E">
        <w:rPr>
          <w:rFonts w:ascii="B Lotus" w:eastAsia="Calibri" w:hAnsi="B Lotus" w:cs="B Lotus"/>
          <w:sz w:val="24"/>
          <w:szCs w:val="24"/>
          <w:rtl/>
        </w:rPr>
        <w:t xml:space="preserve"> و با عنایت به كسب تجارب ارزنده و شناسایی نقاط ضعف و كمبود سال‌های گذشته، طرح ویژه بهسازی مسكن روستایی در سال 1384 در </w:t>
      </w:r>
      <w:del w:id="6336" w:author="Mehrnazi Boojari" w:date="2019-01-08T02:11:00Z">
        <w:r w:rsidRPr="00E1248E" w:rsidDel="00175889">
          <w:rPr>
            <w:rFonts w:ascii="B Lotus" w:eastAsia="Calibri" w:hAnsi="B Lotus" w:cs="B Lotus"/>
            <w:sz w:val="24"/>
            <w:szCs w:val="24"/>
            <w:rtl/>
          </w:rPr>
          <w:delText>هیأت</w:delText>
        </w:r>
      </w:del>
      <w:ins w:id="6337" w:author="Mehrnazi Boojari" w:date="2019-01-08T02:11:00Z">
        <w:r w:rsidR="00175889">
          <w:rPr>
            <w:rFonts w:ascii="B Lotus" w:eastAsia="Calibri" w:hAnsi="B Lotus" w:cs="B Lotus"/>
            <w:sz w:val="24"/>
            <w:szCs w:val="24"/>
            <w:rtl/>
          </w:rPr>
          <w:t>هیئت</w:t>
        </w:r>
      </w:ins>
      <w:r w:rsidRPr="00E1248E">
        <w:rPr>
          <w:rFonts w:ascii="B Lotus" w:eastAsia="Calibri" w:hAnsi="B Lotus" w:cs="B Lotus"/>
          <w:sz w:val="24"/>
          <w:szCs w:val="24"/>
          <w:rtl/>
        </w:rPr>
        <w:t xml:space="preserve"> محترم دولت مطرح شده و به</w:t>
      </w:r>
      <w:ins w:id="6338" w:author="Mehrnazi Boojari" w:date="2019-01-11T23:34:00Z">
        <w:r w:rsidR="00B569FE">
          <w:rPr>
            <w:rFonts w:ascii="B Lotus" w:eastAsia="Calibri" w:hAnsi="B Lotus" w:cs="B Nazanin" w:hint="cs"/>
            <w:sz w:val="24"/>
            <w:szCs w:val="24"/>
            <w:rtl/>
          </w:rPr>
          <w:t>‌</w:t>
        </w:r>
      </w:ins>
      <w:del w:id="6339" w:author="Mehrnazi Boojari" w:date="2019-01-11T23:34:00Z">
        <w:r w:rsidRPr="00E1248E" w:rsidDel="00B569FE">
          <w:rPr>
            <w:rFonts w:ascii="B Lotus" w:eastAsia="Calibri" w:hAnsi="B Lotus" w:cs="B Lotus"/>
            <w:sz w:val="24"/>
            <w:szCs w:val="24"/>
            <w:rtl/>
          </w:rPr>
          <w:delText xml:space="preserve"> </w:delText>
        </w:r>
      </w:del>
      <w:r w:rsidRPr="00E1248E">
        <w:rPr>
          <w:rFonts w:ascii="B Lotus" w:eastAsia="Calibri" w:hAnsi="B Lotus" w:cs="B Lotus"/>
          <w:sz w:val="24"/>
          <w:szCs w:val="24"/>
          <w:rtl/>
        </w:rPr>
        <w:t>تصویب رسید</w:t>
      </w:r>
      <w:r w:rsidRPr="00E1248E">
        <w:rPr>
          <w:rFonts w:ascii="B Lotus" w:eastAsia="Calibri" w:hAnsi="B Lotus" w:cs="B Lotus"/>
          <w:sz w:val="24"/>
          <w:szCs w:val="24"/>
        </w:rPr>
        <w:t>.</w:t>
      </w:r>
      <w:r w:rsidRPr="00E1248E">
        <w:rPr>
          <w:rFonts w:ascii="B Lotus" w:eastAsia="Calibri" w:hAnsi="B Lotus" w:cs="B Lotus"/>
          <w:sz w:val="24"/>
          <w:szCs w:val="24"/>
          <w:rtl/>
        </w:rPr>
        <w:t xml:space="preserve"> هدف عملیاتی از این طرح مقاوم</w:t>
      </w:r>
      <w:del w:id="6340" w:author="Mehrnazi Boojari" w:date="2019-01-07T09:51:00Z">
        <w:r w:rsidRPr="00E1248E" w:rsidDel="006F7CCF">
          <w:rPr>
            <w:rFonts w:ascii="B Lotus" w:eastAsia="Calibri" w:hAnsi="B Lotus" w:cs="B Lotus"/>
            <w:sz w:val="24"/>
            <w:szCs w:val="24"/>
            <w:rtl/>
          </w:rPr>
          <w:delText xml:space="preserve"> سازی </w:delText>
        </w:r>
      </w:del>
      <w:ins w:id="6341" w:author="Mehrnazi Boojari" w:date="2019-01-07T09:51: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سازی </w:t>
        </w:r>
      </w:ins>
      <w:r w:rsidRPr="00E1248E">
        <w:rPr>
          <w:rFonts w:ascii="B Lotus" w:eastAsia="Calibri" w:hAnsi="B Lotus" w:cs="B Lotus"/>
          <w:sz w:val="24"/>
          <w:szCs w:val="24"/>
          <w:rtl/>
        </w:rPr>
        <w:t xml:space="preserve">2 میلیون واحد مسکونی روستایی </w:t>
      </w:r>
      <w:ins w:id="6342" w:author="Mehrnazi Boojari" w:date="2019-01-11T23:35:00Z">
        <w:r w:rsidR="00B569FE">
          <w:rPr>
            <w:rFonts w:ascii="B Lotus" w:eastAsia="Calibri" w:hAnsi="B Lotus" w:cs="B Lotus" w:hint="cs"/>
            <w:sz w:val="24"/>
            <w:szCs w:val="24"/>
            <w:rtl/>
          </w:rPr>
          <w:t>در</w:t>
        </w:r>
        <w:r w:rsidR="00B569FE">
          <w:rPr>
            <w:rFonts w:ascii="B Lotus" w:eastAsia="Calibri" w:hAnsi="B Lotus" w:cs="Times New Roman" w:hint="eastAsia"/>
            <w:sz w:val="24"/>
            <w:szCs w:val="24"/>
            <w:rtl/>
          </w:rPr>
          <w:t> </w:t>
        </w:r>
      </w:ins>
      <w:r w:rsidRPr="00E1248E">
        <w:rPr>
          <w:rFonts w:ascii="B Lotus" w:eastAsia="Calibri" w:hAnsi="B Lotus" w:cs="B Lotus"/>
          <w:sz w:val="24"/>
          <w:szCs w:val="24"/>
          <w:rtl/>
        </w:rPr>
        <w:t>طی یک دوره مشخص 10 ساله و ساخت 2 میلیون واحد روستایی</w:t>
      </w:r>
      <w:del w:id="6343" w:author="Mehrnazi Boojari" w:date="2019-01-07T09:47:00Z">
        <w:r w:rsidRPr="00E1248E" w:rsidDel="006F7CCF">
          <w:rPr>
            <w:rFonts w:ascii="B Lotus" w:eastAsia="Calibri" w:hAnsi="B Lotus" w:cs="B Lotus"/>
            <w:sz w:val="24"/>
            <w:szCs w:val="24"/>
            <w:rtl/>
          </w:rPr>
          <w:delText xml:space="preserve"> ؛</w:delText>
        </w:r>
      </w:del>
      <w:ins w:id="6344" w:author="Mehrnazi Boojari" w:date="2019-01-11T23:35:00Z">
        <w:r w:rsidR="00B569FE">
          <w:rPr>
            <w:rFonts w:ascii="B Lotus" w:eastAsia="Calibri" w:hAnsi="B Lotus" w:cs="B Lotus" w:hint="cs"/>
            <w:sz w:val="24"/>
            <w:szCs w:val="24"/>
            <w:rtl/>
          </w:rPr>
          <w:t xml:space="preserve">، </w:t>
        </w:r>
      </w:ins>
      <w:r w:rsidRPr="00E1248E">
        <w:rPr>
          <w:rFonts w:ascii="B Lotus" w:eastAsia="Calibri" w:hAnsi="B Lotus" w:cs="B Lotus"/>
          <w:sz w:val="24"/>
          <w:szCs w:val="24"/>
          <w:rtl/>
        </w:rPr>
        <w:t>و</w:t>
      </w:r>
      <w:del w:id="6345" w:author="Mehrnazi Boojari" w:date="2019-01-07T09:58:00Z">
        <w:r w:rsidRPr="00E1248E" w:rsidDel="00A31D6F">
          <w:rPr>
            <w:rFonts w:ascii="B Lotus" w:eastAsia="Calibri" w:hAnsi="B Lotus" w:cs="B Lotus"/>
            <w:sz w:val="24"/>
            <w:szCs w:val="24"/>
            <w:rtl/>
          </w:rPr>
          <w:delText xml:space="preserve">  </w:delText>
        </w:r>
      </w:del>
      <w:ins w:id="6346" w:author="Mehrnazi Boojari" w:date="2019-01-07T09:58:00Z">
        <w:r w:rsidR="00A31D6F">
          <w:rPr>
            <w:rFonts w:ascii="B Lotus" w:eastAsia="Calibri" w:hAnsi="B Lotus" w:cs="B Lotus"/>
            <w:sz w:val="24"/>
            <w:szCs w:val="24"/>
            <w:rtl/>
          </w:rPr>
          <w:t xml:space="preserve"> </w:t>
        </w:r>
      </w:ins>
      <w:r w:rsidRPr="00E1248E">
        <w:rPr>
          <w:rFonts w:ascii="B Lotus" w:eastAsia="Calibri" w:hAnsi="B Lotus" w:cs="B Lotus"/>
          <w:sz w:val="24"/>
          <w:szCs w:val="24"/>
          <w:rtl/>
        </w:rPr>
        <w:t>تغییر در ساختمان</w:t>
      </w:r>
      <w:ins w:id="6347" w:author="Mehrnazi Boojari" w:date="2019-01-11T23:35:00Z">
        <w:r w:rsidR="00B569FE">
          <w:rPr>
            <w:rFonts w:ascii="B Lotus" w:eastAsia="Calibri" w:hAnsi="B Lotus" w:cs="B Nazanin" w:hint="cs"/>
            <w:sz w:val="24"/>
            <w:szCs w:val="24"/>
            <w:rtl/>
          </w:rPr>
          <w:t>‌</w:t>
        </w:r>
      </w:ins>
      <w:r w:rsidRPr="00E1248E">
        <w:rPr>
          <w:rFonts w:ascii="B Lotus" w:eastAsia="Calibri" w:hAnsi="B Lotus" w:cs="B Lotus"/>
          <w:sz w:val="24"/>
          <w:szCs w:val="24"/>
          <w:rtl/>
        </w:rPr>
        <w:t>های</w:t>
      </w:r>
      <w:del w:id="6348" w:author="Mehrnazi Boojari" w:date="2019-01-07T10:03:00Z">
        <w:r w:rsidRPr="00E1248E" w:rsidDel="00A31D6F">
          <w:rPr>
            <w:rFonts w:ascii="B Lotus" w:eastAsia="Calibri" w:hAnsi="B Lotus" w:cs="B Lotus"/>
            <w:sz w:val="24"/>
            <w:szCs w:val="24"/>
            <w:rtl/>
          </w:rPr>
          <w:delText xml:space="preserve"> بی </w:delText>
        </w:r>
      </w:del>
      <w:ins w:id="6349" w:author="Mehrnazi Boojari" w:date="2019-01-07T10:03:00Z">
        <w:r w:rsidR="00A31D6F">
          <w:rPr>
            <w:rFonts w:ascii="B Lotus" w:eastAsia="Calibri" w:hAnsi="B Lotus" w:cs="B Lotus"/>
            <w:sz w:val="24"/>
            <w:szCs w:val="24"/>
            <w:rtl/>
          </w:rPr>
          <w:t xml:space="preserve"> بی</w:t>
        </w:r>
        <w:r w:rsidR="00A31D6F">
          <w:rPr>
            <w:rFonts w:ascii="B Lotus" w:eastAsia="Calibri" w:hAnsi="B Lotus" w:cs="B Lotus" w:hint="cs"/>
            <w:sz w:val="24"/>
            <w:szCs w:val="24"/>
            <w:rtl/>
          </w:rPr>
          <w:t>‌</w:t>
        </w:r>
      </w:ins>
      <w:r w:rsidRPr="00E1248E">
        <w:rPr>
          <w:rFonts w:ascii="B Lotus" w:eastAsia="Calibri" w:hAnsi="B Lotus" w:cs="B Lotus"/>
          <w:sz w:val="24"/>
          <w:szCs w:val="24"/>
          <w:rtl/>
        </w:rPr>
        <w:t>دوام به بناهای بادوام است</w:t>
      </w:r>
      <w:del w:id="6350" w:author="Mehrnazi Boojari" w:date="2019-01-07T09:53:00Z">
        <w:r w:rsidRPr="00E1248E" w:rsidDel="006F7CCF">
          <w:rPr>
            <w:rFonts w:ascii="B Lotus" w:eastAsia="Calibri" w:hAnsi="B Lotus" w:cs="B Lotus"/>
            <w:sz w:val="24"/>
            <w:szCs w:val="24"/>
            <w:rtl/>
          </w:rPr>
          <w:delText xml:space="preserve"> . </w:delText>
        </w:r>
      </w:del>
      <w:ins w:id="6351" w:author="Mehrnazi Boojari" w:date="2019-01-07T09:53:00Z">
        <w:r w:rsidR="006F7CCF">
          <w:rPr>
            <w:rFonts w:ascii="B Lotus" w:eastAsia="Calibri" w:hAnsi="B Lotus" w:cs="B Lotus"/>
            <w:sz w:val="24"/>
            <w:szCs w:val="24"/>
            <w:rtl/>
          </w:rPr>
          <w:t>.</w:t>
        </w:r>
      </w:ins>
      <w:del w:id="6352" w:author="Mehrnazi Boojari" w:date="2019-01-07T09:58:00Z">
        <w:r w:rsidRPr="00E1248E" w:rsidDel="00A31D6F">
          <w:rPr>
            <w:rFonts w:ascii="B Lotus" w:eastAsia="Calibri" w:hAnsi="B Lotus" w:cs="B Lotus"/>
            <w:sz w:val="24"/>
            <w:szCs w:val="24"/>
            <w:rtl/>
          </w:rPr>
          <w:delText xml:space="preserve"> </w:delText>
        </w:r>
      </w:del>
      <w:ins w:id="6353" w:author="Mehrnazi Boojari" w:date="2019-01-07T09:58:00Z">
        <w:r w:rsidR="00A31D6F">
          <w:rPr>
            <w:rFonts w:ascii="B Lotus" w:eastAsia="Calibri" w:hAnsi="B Lotus" w:cs="B Lotus"/>
            <w:sz w:val="24"/>
            <w:szCs w:val="24"/>
            <w:rtl/>
          </w:rPr>
          <w:t xml:space="preserve"> </w:t>
        </w:r>
      </w:ins>
    </w:p>
    <w:p w14:paraId="0A9068CB" w14:textId="77777777" w:rsidR="00A06196" w:rsidRPr="00E1248E" w:rsidRDefault="00A06196" w:rsidP="00A06196">
      <w:pPr>
        <w:bidi/>
        <w:ind w:left="720"/>
        <w:jc w:val="both"/>
        <w:rPr>
          <w:rFonts w:ascii="B Lotus" w:eastAsia="Calibri" w:hAnsi="B Lotus" w:cs="B Lotus"/>
          <w:sz w:val="24"/>
          <w:szCs w:val="24"/>
          <w:rtl/>
        </w:rPr>
      </w:pPr>
      <w:r w:rsidRPr="00E1248E">
        <w:rPr>
          <w:rFonts w:ascii="B Lotus" w:eastAsia="Calibri" w:hAnsi="B Lotus" w:cs="B Lotus"/>
          <w:sz w:val="24"/>
          <w:szCs w:val="24"/>
          <w:rtl/>
        </w:rPr>
        <w:t>سیاست</w:t>
      </w:r>
      <w:del w:id="6354" w:author="Mehrnazi Boojari" w:date="2019-01-07T09:46:00Z">
        <w:r w:rsidRPr="00E1248E" w:rsidDel="006F7CCF">
          <w:rPr>
            <w:rFonts w:ascii="B Lotus" w:eastAsia="Calibri" w:hAnsi="B Lotus" w:cs="B Lotus"/>
            <w:sz w:val="24"/>
            <w:szCs w:val="24"/>
            <w:rtl/>
          </w:rPr>
          <w:delText xml:space="preserve"> های </w:delText>
        </w:r>
      </w:del>
      <w:ins w:id="6355" w:author="Mehrnazi Boojari" w:date="2019-01-07T09:46:00Z">
        <w:r w:rsidR="006F7CCF">
          <w:rPr>
            <w:rFonts w:ascii="B Lotus" w:eastAsia="Calibri" w:hAnsi="B Lotus" w:cs="B Lotus" w:hint="cs"/>
            <w:sz w:val="24"/>
            <w:szCs w:val="24"/>
            <w:rtl/>
          </w:rPr>
          <w:t>‌</w:t>
        </w:r>
      </w:ins>
      <w:ins w:id="6356" w:author="Mehrnazi Boojari" w:date="2019-01-11T23:35:00Z">
        <w:r w:rsidR="00B569FE">
          <w:rPr>
            <w:rFonts w:ascii="B Lotus" w:eastAsia="Calibri" w:hAnsi="B Lotus" w:cs="B Nazanin" w:hint="cs"/>
            <w:sz w:val="24"/>
            <w:szCs w:val="24"/>
            <w:rtl/>
          </w:rPr>
          <w:t>‌</w:t>
        </w:r>
      </w:ins>
      <w:ins w:id="6357" w:author="Mehrnazi Boojari" w:date="2019-01-07T09:46:00Z">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این طرح</w:t>
      </w:r>
      <w:ins w:id="6358" w:author="Mehrnazi Boojari" w:date="2019-01-11T23:35:00Z">
        <w:r w:rsidR="00B569FE">
          <w:rPr>
            <w:rFonts w:ascii="B Lotus" w:eastAsia="Calibri" w:hAnsi="B Lotus" w:cs="B Lotus" w:hint="cs"/>
            <w:sz w:val="24"/>
            <w:szCs w:val="24"/>
            <w:rtl/>
          </w:rPr>
          <w:t xml:space="preserve"> این موارد است</w:t>
        </w:r>
      </w:ins>
      <w:del w:id="6359" w:author="Mehrnazi Boojari" w:date="2019-01-08T01:32:00Z">
        <w:r w:rsidRPr="00E1248E" w:rsidDel="00952B49">
          <w:rPr>
            <w:rFonts w:ascii="B Lotus" w:eastAsia="Calibri" w:hAnsi="B Lotus" w:cs="B Lotus"/>
            <w:sz w:val="24"/>
            <w:szCs w:val="24"/>
            <w:rtl/>
          </w:rPr>
          <w:delText xml:space="preserve"> :</w:delText>
        </w:r>
      </w:del>
      <w:ins w:id="6360" w:author="Mehrnazi Boojari" w:date="2019-01-08T01:32:00Z">
        <w:r w:rsidR="00952B49">
          <w:rPr>
            <w:rFonts w:ascii="B Lotus" w:eastAsia="Calibri" w:hAnsi="B Lotus" w:cs="B Lotus"/>
            <w:sz w:val="24"/>
            <w:szCs w:val="24"/>
            <w:rtl/>
          </w:rPr>
          <w:t>:</w:t>
        </w:r>
      </w:ins>
      <w:del w:id="6361" w:author="Mehrnazi Boojari" w:date="2019-01-07T09:58:00Z">
        <w:r w:rsidRPr="00E1248E" w:rsidDel="00A31D6F">
          <w:rPr>
            <w:rFonts w:ascii="B Lotus" w:eastAsia="Calibri" w:hAnsi="B Lotus" w:cs="B Lotus"/>
            <w:sz w:val="24"/>
            <w:szCs w:val="24"/>
            <w:rtl/>
          </w:rPr>
          <w:delText xml:space="preserve"> </w:delText>
        </w:r>
        <w:r w:rsidRPr="00E1248E" w:rsidDel="00A31D6F">
          <w:rPr>
            <w:rFonts w:ascii="Cambria" w:eastAsia="Calibri" w:hAnsi="Cambria" w:cs="Cambria"/>
            <w:sz w:val="24"/>
            <w:szCs w:val="24"/>
          </w:rPr>
          <w:delText> </w:delText>
        </w:r>
      </w:del>
      <w:ins w:id="6362" w:author="Mehrnazi Boojari" w:date="2019-01-07T09:58:00Z">
        <w:r w:rsidR="00A31D6F">
          <w:rPr>
            <w:rFonts w:ascii="B Lotus" w:eastAsia="Calibri" w:hAnsi="B Lotus" w:cs="B Lotus"/>
            <w:sz w:val="24"/>
            <w:szCs w:val="24"/>
            <w:rtl/>
          </w:rPr>
          <w:t xml:space="preserve"> </w:t>
        </w:r>
      </w:ins>
    </w:p>
    <w:p w14:paraId="6110E1FA" w14:textId="77777777" w:rsidR="00A06196" w:rsidRPr="00E1248E" w:rsidRDefault="00A06196" w:rsidP="00626013">
      <w:pPr>
        <w:numPr>
          <w:ilvl w:val="0"/>
          <w:numId w:val="25"/>
        </w:numPr>
        <w:bidi/>
        <w:spacing w:after="200" w:line="240" w:lineRule="auto"/>
        <w:contextualSpacing/>
        <w:jc w:val="both"/>
        <w:rPr>
          <w:rFonts w:ascii="B Lotus" w:eastAsia="Calibri" w:hAnsi="B Lotus" w:cs="B Lotus"/>
          <w:sz w:val="24"/>
          <w:szCs w:val="24"/>
        </w:rPr>
      </w:pPr>
      <w:del w:id="6363" w:author="Mehrnazi Boojari" w:date="2019-01-11T23:35:00Z">
        <w:r w:rsidRPr="00E1248E" w:rsidDel="00626013">
          <w:rPr>
            <w:rFonts w:ascii="B Lotus" w:eastAsia="Calibri" w:hAnsi="B Lotus" w:cs="B Lotus"/>
            <w:sz w:val="24"/>
            <w:szCs w:val="24"/>
            <w:rtl/>
            <w:lang w:bidi="fa-IR"/>
          </w:rPr>
          <w:delText xml:space="preserve">ارایه </w:delText>
        </w:r>
      </w:del>
      <w:ins w:id="6364" w:author="Mehrnazi Boojari" w:date="2019-01-11T23:35:00Z">
        <w:r w:rsidR="00626013" w:rsidRPr="00E1248E">
          <w:rPr>
            <w:rFonts w:ascii="B Lotus" w:eastAsia="Calibri" w:hAnsi="B Lotus" w:cs="B Lotus"/>
            <w:sz w:val="24"/>
            <w:szCs w:val="24"/>
            <w:rtl/>
            <w:lang w:bidi="fa-IR"/>
          </w:rPr>
          <w:t>ارا</w:t>
        </w:r>
        <w:r w:rsidR="00626013">
          <w:rPr>
            <w:rFonts w:ascii="B Lotus" w:eastAsia="Calibri" w:hAnsi="B Lotus" w:cs="B Lotus" w:hint="cs"/>
            <w:sz w:val="24"/>
            <w:szCs w:val="24"/>
            <w:rtl/>
            <w:lang w:bidi="fa-IR"/>
          </w:rPr>
          <w:t>ئ</w:t>
        </w:r>
        <w:r w:rsidR="00626013" w:rsidRPr="00E1248E">
          <w:rPr>
            <w:rFonts w:ascii="B Lotus" w:eastAsia="Calibri" w:hAnsi="B Lotus" w:cs="B Lotus"/>
            <w:sz w:val="24"/>
            <w:szCs w:val="24"/>
            <w:rtl/>
            <w:lang w:bidi="fa-IR"/>
          </w:rPr>
          <w:t xml:space="preserve">ه </w:t>
        </w:r>
      </w:ins>
      <w:r w:rsidRPr="00E1248E">
        <w:rPr>
          <w:rFonts w:ascii="B Lotus" w:eastAsia="Calibri" w:hAnsi="B Lotus" w:cs="B Lotus"/>
          <w:sz w:val="24"/>
          <w:szCs w:val="24"/>
          <w:rtl/>
          <w:lang w:bidi="fa-IR"/>
        </w:rPr>
        <w:t>وام كم</w:t>
      </w:r>
      <w:ins w:id="6365" w:author="Mehrnazi Boojari" w:date="2019-01-11T23:36:00Z">
        <w:r w:rsidR="00626013">
          <w:rPr>
            <w:rFonts w:ascii="B Lotus" w:eastAsia="Calibri" w:hAnsi="B Lotus" w:cs="B Nazanin" w:hint="cs"/>
            <w:sz w:val="24"/>
            <w:szCs w:val="24"/>
            <w:rtl/>
            <w:lang w:bidi="fa-IR"/>
          </w:rPr>
          <w:t>‌</w:t>
        </w:r>
      </w:ins>
      <w:del w:id="6366" w:author="Mehrnazi Boojari" w:date="2019-01-11T23:36:00Z">
        <w:r w:rsidRPr="00E1248E" w:rsidDel="00626013">
          <w:rPr>
            <w:rFonts w:ascii="B Lotus" w:eastAsia="Calibri" w:hAnsi="B Lotus" w:cs="B Lotus"/>
            <w:sz w:val="24"/>
            <w:szCs w:val="24"/>
            <w:rtl/>
            <w:lang w:bidi="fa-IR"/>
          </w:rPr>
          <w:delText xml:space="preserve"> </w:delText>
        </w:r>
      </w:del>
      <w:r w:rsidRPr="00E1248E">
        <w:rPr>
          <w:rFonts w:ascii="B Lotus" w:eastAsia="Calibri" w:hAnsi="B Lotus" w:cs="B Lotus"/>
          <w:sz w:val="24"/>
          <w:szCs w:val="24"/>
          <w:rtl/>
          <w:lang w:bidi="fa-IR"/>
        </w:rPr>
        <w:t>بهره</w:t>
      </w:r>
    </w:p>
    <w:p w14:paraId="5FBA106E" w14:textId="77777777" w:rsidR="00A06196" w:rsidRPr="00E1248E" w:rsidRDefault="00A06196" w:rsidP="00A25B54">
      <w:pPr>
        <w:numPr>
          <w:ilvl w:val="0"/>
          <w:numId w:val="25"/>
        </w:numPr>
        <w:bidi/>
        <w:spacing w:after="200" w:line="240" w:lineRule="auto"/>
        <w:contextualSpacing/>
        <w:jc w:val="both"/>
        <w:rPr>
          <w:rFonts w:ascii="B Lotus" w:eastAsia="Calibri" w:hAnsi="B Lotus" w:cs="B Lotus"/>
          <w:sz w:val="24"/>
          <w:szCs w:val="24"/>
        </w:rPr>
      </w:pPr>
      <w:r w:rsidRPr="00E1248E">
        <w:rPr>
          <w:rFonts w:ascii="B Lotus" w:eastAsia="Calibri" w:hAnsi="B Lotus" w:cs="B Lotus"/>
          <w:sz w:val="24"/>
          <w:szCs w:val="24"/>
          <w:rtl/>
        </w:rPr>
        <w:t>هدایت‌های فنی</w:t>
      </w:r>
    </w:p>
    <w:p w14:paraId="00153949" w14:textId="77777777" w:rsidR="00A06196" w:rsidRPr="00E1248E" w:rsidRDefault="00A06196" w:rsidP="00A25B54">
      <w:pPr>
        <w:numPr>
          <w:ilvl w:val="0"/>
          <w:numId w:val="25"/>
        </w:numPr>
        <w:bidi/>
        <w:spacing w:after="200" w:line="240" w:lineRule="auto"/>
        <w:contextualSpacing/>
        <w:jc w:val="both"/>
        <w:rPr>
          <w:rFonts w:ascii="B Lotus" w:eastAsia="Calibri" w:hAnsi="B Lotus" w:cs="B Lotus"/>
          <w:sz w:val="24"/>
          <w:szCs w:val="24"/>
          <w:rtl/>
        </w:rPr>
      </w:pPr>
      <w:r w:rsidRPr="00E1248E">
        <w:rPr>
          <w:rFonts w:ascii="B Lotus" w:eastAsia="Calibri" w:hAnsi="B Lotus" w:cs="B Lotus"/>
          <w:sz w:val="24"/>
          <w:szCs w:val="24"/>
          <w:rtl/>
        </w:rPr>
        <w:t>نظارت فنی</w:t>
      </w:r>
    </w:p>
    <w:p w14:paraId="49435985" w14:textId="283DD7E7" w:rsidR="00A06196" w:rsidRPr="00E1248E" w:rsidRDefault="00A06196" w:rsidP="00ED405C">
      <w:pPr>
        <w:numPr>
          <w:ilvl w:val="0"/>
          <w:numId w:val="22"/>
        </w:numPr>
        <w:bidi/>
        <w:jc w:val="both"/>
        <w:rPr>
          <w:rFonts w:ascii="B Lotus" w:eastAsia="Calibri" w:hAnsi="B Lotus" w:cs="B Lotus"/>
          <w:sz w:val="24"/>
          <w:szCs w:val="24"/>
          <w:rtl/>
        </w:rPr>
      </w:pPr>
      <w:r w:rsidRPr="00E1248E">
        <w:rPr>
          <w:rFonts w:ascii="B Lotus" w:eastAsia="Calibri" w:hAnsi="B Lotus" w:cs="B Lotus"/>
          <w:sz w:val="24"/>
          <w:szCs w:val="24"/>
          <w:rtl/>
        </w:rPr>
        <w:t xml:space="preserve">طرح نظام فنی روستایی: طرح نظام فنی روستایی تشكیلاتی است كه از سال 1382 در </w:t>
      </w:r>
      <w:del w:id="6367" w:author="Mehrnazi Boojari" w:date="2019-01-11T23:36:00Z">
        <w:r w:rsidRPr="00E1248E" w:rsidDel="0083010E">
          <w:rPr>
            <w:rFonts w:ascii="B Lotus" w:eastAsia="Calibri" w:hAnsi="B Lotus" w:cs="B Lotus"/>
            <w:sz w:val="24"/>
            <w:szCs w:val="24"/>
            <w:rtl/>
          </w:rPr>
          <w:delText>تمامی‌</w:delText>
        </w:r>
      </w:del>
      <w:ins w:id="6368" w:author="Mehrnazi Boojari" w:date="2019-01-11T23:36:00Z">
        <w:r w:rsidR="0083010E">
          <w:rPr>
            <w:rFonts w:ascii="B Lotus" w:eastAsia="Calibri" w:hAnsi="B Lotus" w:cs="B Lotus" w:hint="cs"/>
            <w:sz w:val="24"/>
            <w:szCs w:val="24"/>
            <w:rtl/>
          </w:rPr>
          <w:t xml:space="preserve">همۀ </w:t>
        </w:r>
      </w:ins>
      <w:r w:rsidRPr="00E1248E">
        <w:rPr>
          <w:rFonts w:ascii="B Lotus" w:eastAsia="Calibri" w:hAnsi="B Lotus" w:cs="B Lotus"/>
          <w:sz w:val="24"/>
          <w:szCs w:val="24"/>
          <w:rtl/>
        </w:rPr>
        <w:t>استان</w:t>
      </w:r>
      <w:ins w:id="6369" w:author="Mehrnazi Boojari" w:date="2019-01-11T23:36:00Z">
        <w:r w:rsidR="00355648">
          <w:rPr>
            <w:rFonts w:ascii="B Lotus" w:eastAsia="Calibri" w:hAnsi="B Lotus" w:cs="B Nazanin" w:hint="cs"/>
            <w:sz w:val="24"/>
            <w:szCs w:val="24"/>
            <w:rtl/>
          </w:rPr>
          <w:t>‌</w:t>
        </w:r>
      </w:ins>
      <w:del w:id="6370" w:author="Mehrnazi Boojari" w:date="2019-01-11T23:36:00Z">
        <w:r w:rsidRPr="00E1248E" w:rsidDel="00355648">
          <w:rPr>
            <w:rFonts w:ascii="B Lotus" w:eastAsia="Calibri" w:hAnsi="B Lotus" w:cs="B Lotus"/>
            <w:sz w:val="24"/>
            <w:szCs w:val="24"/>
            <w:rtl/>
          </w:rPr>
          <w:delText>‌</w:delText>
        </w:r>
      </w:del>
      <w:r w:rsidRPr="00E1248E">
        <w:rPr>
          <w:rFonts w:ascii="B Lotus" w:eastAsia="Calibri" w:hAnsi="B Lotus" w:cs="B Lotus"/>
          <w:sz w:val="24"/>
          <w:szCs w:val="24"/>
          <w:rtl/>
        </w:rPr>
        <w:t>های كشور راه</w:t>
      </w:r>
      <w:ins w:id="6371" w:author="Mehrnazi Boojari" w:date="2019-01-11T23:36:00Z">
        <w:r w:rsidR="0083010E">
          <w:rPr>
            <w:rFonts w:ascii="B Lotus" w:eastAsia="Calibri" w:hAnsi="B Lotus" w:cs="B Nazanin" w:hint="cs"/>
            <w:sz w:val="24"/>
            <w:szCs w:val="24"/>
            <w:rtl/>
          </w:rPr>
          <w:t>‌</w:t>
        </w:r>
      </w:ins>
      <w:del w:id="6372" w:author="Mehrnazi Boojari" w:date="2019-01-11T23:36:00Z">
        <w:r w:rsidRPr="00E1248E" w:rsidDel="0083010E">
          <w:rPr>
            <w:rFonts w:ascii="B Lotus" w:eastAsia="Calibri" w:hAnsi="B Lotus" w:cs="B Lotus"/>
            <w:sz w:val="24"/>
            <w:szCs w:val="24"/>
            <w:rtl/>
          </w:rPr>
          <w:delText xml:space="preserve"> </w:delText>
        </w:r>
      </w:del>
      <w:r w:rsidRPr="00E1248E">
        <w:rPr>
          <w:rFonts w:ascii="B Lotus" w:eastAsia="Calibri" w:hAnsi="B Lotus" w:cs="B Lotus"/>
          <w:sz w:val="24"/>
          <w:szCs w:val="24"/>
          <w:rtl/>
        </w:rPr>
        <w:t xml:space="preserve">اندازی </w:t>
      </w:r>
      <w:ins w:id="6373" w:author="Mehrnazi Boojari" w:date="2019-01-11T23:36:00Z">
        <w:r w:rsidR="0083010E">
          <w:rPr>
            <w:rFonts w:ascii="B Lotus" w:eastAsia="Calibri" w:hAnsi="B Lotus" w:cs="B Lotus" w:hint="cs"/>
            <w:sz w:val="24"/>
            <w:szCs w:val="24"/>
            <w:rtl/>
          </w:rPr>
          <w:t xml:space="preserve">شد </w:t>
        </w:r>
      </w:ins>
      <w:r w:rsidRPr="00E1248E">
        <w:rPr>
          <w:rFonts w:ascii="B Lotus" w:eastAsia="Calibri" w:hAnsi="B Lotus" w:cs="B Lotus"/>
          <w:sz w:val="24"/>
          <w:szCs w:val="24"/>
          <w:rtl/>
        </w:rPr>
        <w:t xml:space="preserve">و </w:t>
      </w:r>
      <w:del w:id="6374" w:author="Mehrnazi Boojari" w:date="2019-01-08T02:30:00Z">
        <w:r w:rsidRPr="00E1248E" w:rsidDel="00011A5C">
          <w:rPr>
            <w:rFonts w:ascii="B Lotus" w:eastAsia="Calibri" w:hAnsi="B Lotus" w:cs="B Lotus"/>
            <w:sz w:val="24"/>
            <w:szCs w:val="24"/>
            <w:rtl/>
          </w:rPr>
          <w:delText>كلیه</w:delText>
        </w:r>
      </w:del>
      <w:ins w:id="6375" w:author="Mehrnazi Boojari" w:date="2019-01-08T02:30:00Z">
        <w:r w:rsidR="00011A5C">
          <w:rPr>
            <w:rFonts w:ascii="B Lotus" w:eastAsia="Calibri" w:hAnsi="B Lotus" w:cs="B Lotus"/>
            <w:sz w:val="24"/>
            <w:szCs w:val="24"/>
            <w:rtl/>
          </w:rPr>
          <w:t>هم</w:t>
        </w:r>
      </w:ins>
      <w:ins w:id="6376" w:author="Mehrnazi Boojari" w:date="2019-01-11T23:36:00Z">
        <w:r w:rsidR="0083010E">
          <w:rPr>
            <w:rFonts w:ascii="B Lotus" w:eastAsia="Calibri" w:hAnsi="B Lotus" w:cs="B Lotus" w:hint="cs"/>
            <w:sz w:val="24"/>
            <w:szCs w:val="24"/>
            <w:rtl/>
          </w:rPr>
          <w:t xml:space="preserve">ۀ </w:t>
        </w:r>
      </w:ins>
      <w:del w:id="6377" w:author="Mehrnazi Boojari" w:date="2019-01-11T23:36:00Z">
        <w:r w:rsidRPr="00E1248E" w:rsidDel="0083010E">
          <w:rPr>
            <w:rFonts w:ascii="B Lotus" w:eastAsia="Calibri" w:hAnsi="B Lotus" w:cs="B Lotus"/>
            <w:sz w:val="24"/>
            <w:szCs w:val="24"/>
            <w:rtl/>
          </w:rPr>
          <w:delText xml:space="preserve"> </w:delText>
        </w:r>
      </w:del>
      <w:r w:rsidRPr="00E1248E">
        <w:rPr>
          <w:rFonts w:ascii="B Lotus" w:eastAsia="Calibri" w:hAnsi="B Lotus" w:cs="B Lotus"/>
          <w:sz w:val="24"/>
          <w:szCs w:val="24"/>
          <w:rtl/>
        </w:rPr>
        <w:t>نقاط روستایی را تحت پوشش قرار داد</w:t>
      </w:r>
      <w:del w:id="6378" w:author="Mehrnazi Boojari" w:date="2019-01-11T23:37:00Z">
        <w:r w:rsidRPr="00E1248E" w:rsidDel="0083010E">
          <w:rPr>
            <w:rFonts w:ascii="B Lotus" w:eastAsia="Calibri" w:hAnsi="B Lotus" w:cs="B Lotus"/>
            <w:sz w:val="24"/>
            <w:szCs w:val="24"/>
            <w:rtl/>
          </w:rPr>
          <w:delText>ه است</w:delText>
        </w:r>
      </w:del>
      <w:ins w:id="6379" w:author="Mehrnazi Boojari" w:date="2019-01-20T23:47:00Z">
        <w:r w:rsidR="00ED405C">
          <w:rPr>
            <w:rFonts w:ascii="B Lotus" w:eastAsia="Calibri" w:hAnsi="B Lotus" w:cs="B Lotus" w:hint="cs"/>
            <w:sz w:val="24"/>
            <w:szCs w:val="24"/>
            <w:rtl/>
          </w:rPr>
          <w:t>؛</w:t>
        </w:r>
      </w:ins>
      <w:r w:rsidRPr="00E1248E">
        <w:rPr>
          <w:rFonts w:ascii="B Lotus" w:eastAsia="Calibri" w:hAnsi="B Lotus" w:cs="B Lotus"/>
          <w:sz w:val="24"/>
          <w:szCs w:val="24"/>
          <w:rtl/>
        </w:rPr>
        <w:t xml:space="preserve"> برای گسترش و اجرای مقررات ملی ساختمان در </w:t>
      </w:r>
      <w:del w:id="6380" w:author="Mehrnazi Boojari" w:date="2019-01-07T22:28:00Z">
        <w:r w:rsidRPr="00E1248E" w:rsidDel="00051F26">
          <w:rPr>
            <w:rFonts w:ascii="B Lotus" w:eastAsia="Calibri" w:hAnsi="B Lotus" w:cs="B Lotus"/>
            <w:sz w:val="24"/>
            <w:szCs w:val="24"/>
            <w:rtl/>
          </w:rPr>
          <w:delText>ساخت و ساز</w:delText>
        </w:r>
      </w:del>
      <w:ins w:id="6381" w:author="Mehrnazi Boojari" w:date="2019-01-07T22:28:00Z">
        <w:r w:rsidR="00051F26">
          <w:rPr>
            <w:rFonts w:ascii="B Lotus" w:eastAsia="Calibri" w:hAnsi="B Lotus" w:cs="B Lotus"/>
            <w:sz w:val="24"/>
            <w:szCs w:val="24"/>
            <w:rtl/>
          </w:rPr>
          <w:t>ساخت</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و</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ساز</w:t>
        </w:r>
      </w:ins>
      <w:r w:rsidRPr="00E1248E">
        <w:rPr>
          <w:rFonts w:ascii="B Lotus" w:eastAsia="Calibri" w:hAnsi="B Lotus" w:cs="B Lotus"/>
          <w:sz w:val="24"/>
          <w:szCs w:val="24"/>
          <w:rtl/>
        </w:rPr>
        <w:t xml:space="preserve">ها در سطح روستاهای کشور، جلوگیری از </w:t>
      </w:r>
      <w:del w:id="6382" w:author="Mehrnazi Boojari" w:date="2019-01-07T22:28:00Z">
        <w:r w:rsidRPr="00E1248E" w:rsidDel="00051F26">
          <w:rPr>
            <w:rFonts w:ascii="B Lotus" w:eastAsia="Calibri" w:hAnsi="B Lotus" w:cs="B Lotus"/>
            <w:sz w:val="24"/>
            <w:szCs w:val="24"/>
            <w:rtl/>
          </w:rPr>
          <w:delText>ساخت و ساز</w:delText>
        </w:r>
      </w:del>
      <w:ins w:id="6383" w:author="Mehrnazi Boojari" w:date="2019-01-07T22:28:00Z">
        <w:r w:rsidR="00051F26">
          <w:rPr>
            <w:rFonts w:ascii="B Lotus" w:eastAsia="Calibri" w:hAnsi="B Lotus" w:cs="B Lotus"/>
            <w:sz w:val="24"/>
            <w:szCs w:val="24"/>
            <w:rtl/>
          </w:rPr>
          <w:t>ساخت</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و</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ساز</w:t>
        </w:r>
      </w:ins>
      <w:r w:rsidRPr="00E1248E">
        <w:rPr>
          <w:rFonts w:ascii="B Lotus" w:eastAsia="Calibri" w:hAnsi="B Lotus" w:cs="B Lotus"/>
          <w:sz w:val="24"/>
          <w:szCs w:val="24"/>
          <w:rtl/>
        </w:rPr>
        <w:t>های</w:t>
      </w:r>
      <w:del w:id="6384" w:author="Mehrnazi Boojari" w:date="2019-01-07T10:03:00Z">
        <w:r w:rsidRPr="00E1248E" w:rsidDel="00A31D6F">
          <w:rPr>
            <w:rFonts w:ascii="B Lotus" w:eastAsia="Calibri" w:hAnsi="B Lotus" w:cs="B Lotus"/>
            <w:sz w:val="24"/>
            <w:szCs w:val="24"/>
            <w:rtl/>
          </w:rPr>
          <w:delText xml:space="preserve"> بی </w:delText>
        </w:r>
      </w:del>
      <w:ins w:id="6385" w:author="Mehrnazi Boojari" w:date="2019-01-07T10:03:00Z">
        <w:r w:rsidR="00A31D6F">
          <w:rPr>
            <w:rFonts w:ascii="B Lotus" w:eastAsia="Calibri" w:hAnsi="B Lotus" w:cs="B Lotus"/>
            <w:sz w:val="24"/>
            <w:szCs w:val="24"/>
            <w:rtl/>
          </w:rPr>
          <w:t xml:space="preserve"> بی</w:t>
        </w:r>
        <w:r w:rsidR="00A31D6F">
          <w:rPr>
            <w:rFonts w:ascii="B Lotus" w:eastAsia="Calibri" w:hAnsi="B Lotus" w:cs="B Lotus" w:hint="cs"/>
            <w:sz w:val="24"/>
            <w:szCs w:val="24"/>
            <w:rtl/>
          </w:rPr>
          <w:t>‌</w:t>
        </w:r>
      </w:ins>
      <w:r w:rsidRPr="00E1248E">
        <w:rPr>
          <w:rFonts w:ascii="B Lotus" w:eastAsia="Calibri" w:hAnsi="B Lotus" w:cs="B Lotus"/>
          <w:sz w:val="24"/>
          <w:szCs w:val="24"/>
          <w:rtl/>
        </w:rPr>
        <w:t>رویه و غیر</w:t>
      </w:r>
      <w:del w:id="6386" w:author="Mehrnazi Boojari" w:date="2019-01-11T23:36:00Z">
        <w:r w:rsidRPr="00E1248E" w:rsidDel="00355648">
          <w:rPr>
            <w:rFonts w:ascii="B Lotus" w:eastAsia="Calibri" w:hAnsi="B Lotus" w:cs="B Lotus"/>
            <w:sz w:val="24"/>
            <w:szCs w:val="24"/>
            <w:rtl/>
          </w:rPr>
          <w:delText xml:space="preserve"> </w:delText>
        </w:r>
      </w:del>
      <w:r w:rsidRPr="00E1248E">
        <w:rPr>
          <w:rFonts w:ascii="B Lotus" w:eastAsia="Calibri" w:hAnsi="B Lotus" w:cs="B Lotus"/>
          <w:sz w:val="24"/>
          <w:szCs w:val="24"/>
          <w:rtl/>
        </w:rPr>
        <w:t>اصولی در سطح روستاها، ترویج استفاده از مصالح بومی و استاندارد، طراحی و تهیه نقشه</w:t>
      </w:r>
      <w:del w:id="6387" w:author="Mehrnazi Boojari" w:date="2019-01-07T09:46:00Z">
        <w:r w:rsidRPr="00E1248E" w:rsidDel="006F7CCF">
          <w:rPr>
            <w:rFonts w:ascii="B Lotus" w:eastAsia="Calibri" w:hAnsi="B Lotus" w:cs="B Lotus"/>
            <w:sz w:val="24"/>
            <w:szCs w:val="24"/>
            <w:rtl/>
          </w:rPr>
          <w:delText xml:space="preserve"> های </w:delText>
        </w:r>
      </w:del>
      <w:ins w:id="6388"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 xml:space="preserve">اجرایی و نظارت فنی بر </w:t>
      </w:r>
      <w:del w:id="6389" w:author="Mehrnazi Boojari" w:date="2019-01-07T22:28:00Z">
        <w:r w:rsidRPr="00E1248E" w:rsidDel="00051F26">
          <w:rPr>
            <w:rFonts w:ascii="B Lotus" w:eastAsia="Calibri" w:hAnsi="B Lotus" w:cs="B Lotus"/>
            <w:sz w:val="24"/>
            <w:szCs w:val="24"/>
            <w:rtl/>
          </w:rPr>
          <w:delText>ساخت و ساز</w:delText>
        </w:r>
      </w:del>
      <w:ins w:id="6390" w:author="Mehrnazi Boojari" w:date="2019-01-07T22:28:00Z">
        <w:r w:rsidR="00051F26">
          <w:rPr>
            <w:rFonts w:ascii="B Lotus" w:eastAsia="Calibri" w:hAnsi="B Lotus" w:cs="B Lotus"/>
            <w:sz w:val="24"/>
            <w:szCs w:val="24"/>
            <w:rtl/>
          </w:rPr>
          <w:t>ساخت</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و</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ساز</w:t>
        </w:r>
      </w:ins>
      <w:r w:rsidRPr="00E1248E">
        <w:rPr>
          <w:rFonts w:ascii="B Lotus" w:eastAsia="Calibri" w:hAnsi="B Lotus" w:cs="B Lotus"/>
          <w:sz w:val="24"/>
          <w:szCs w:val="24"/>
          <w:rtl/>
        </w:rPr>
        <w:t>های روستایی. با راه اندازی این طرح، از سال 1384 تا 1392 بیش از 1700000 واحد مسکن روستایی با رعایت اصول فنی و مقررات ملی ساختمان احداث شده</w:t>
      </w:r>
      <w:ins w:id="6391" w:author="Mehrnazi Boojari" w:date="2019-01-11T23:38:00Z">
        <w:r w:rsidR="0083010E">
          <w:rPr>
            <w:rFonts w:ascii="B Lotus" w:eastAsia="Calibri" w:hAnsi="B Lotus" w:cs="B Nazanin" w:hint="cs"/>
            <w:sz w:val="24"/>
            <w:szCs w:val="24"/>
            <w:rtl/>
          </w:rPr>
          <w:t>‌</w:t>
        </w:r>
      </w:ins>
      <w:r w:rsidRPr="00E1248E">
        <w:rPr>
          <w:rFonts w:ascii="B Lotus" w:eastAsia="Calibri" w:hAnsi="B Lotus" w:cs="B Lotus"/>
          <w:sz w:val="24"/>
          <w:szCs w:val="24"/>
          <w:rtl/>
        </w:rPr>
        <w:t>اند.</w:t>
      </w:r>
    </w:p>
    <w:p w14:paraId="37CE1F68" w14:textId="77777777" w:rsidR="00A06196" w:rsidRPr="00E1248E" w:rsidRDefault="00A06196" w:rsidP="00A25B54">
      <w:pPr>
        <w:numPr>
          <w:ilvl w:val="0"/>
          <w:numId w:val="22"/>
        </w:numPr>
        <w:bidi/>
        <w:jc w:val="both"/>
        <w:rPr>
          <w:rFonts w:ascii="B Lotus" w:eastAsia="Calibri" w:hAnsi="B Lotus" w:cs="B Lotus"/>
          <w:sz w:val="24"/>
          <w:szCs w:val="24"/>
          <w:lang w:bidi="fa-IR"/>
        </w:rPr>
      </w:pPr>
      <w:r w:rsidRPr="00E1248E">
        <w:rPr>
          <w:rFonts w:ascii="B Lotus" w:eastAsia="Calibri" w:hAnsi="B Lotus" w:cs="B Lotus"/>
          <w:sz w:val="24"/>
          <w:szCs w:val="24"/>
          <w:rtl/>
        </w:rPr>
        <w:lastRenderedPageBreak/>
        <w:t>بازسازی و طرح جامع مسکن روستایی</w:t>
      </w:r>
      <w:del w:id="6392" w:author="Mehrnazi Boojari" w:date="2019-01-07T10:35:00Z">
        <w:r w:rsidRPr="00E1248E" w:rsidDel="006C73A5">
          <w:rPr>
            <w:rFonts w:ascii="B Lotus" w:eastAsia="Calibri" w:hAnsi="B Lotus" w:cs="B Lotus"/>
            <w:sz w:val="24"/>
            <w:szCs w:val="24"/>
            <w:rtl/>
          </w:rPr>
          <w:delText xml:space="preserve"> :</w:delText>
        </w:r>
        <w:r w:rsidRPr="00E1248E" w:rsidDel="006C73A5">
          <w:rPr>
            <w:rFonts w:ascii="Cambria" w:eastAsia="Calibri" w:hAnsi="Cambria" w:cs="Cambria"/>
            <w:sz w:val="24"/>
            <w:szCs w:val="24"/>
          </w:rPr>
          <w:delText> </w:delText>
        </w:r>
      </w:del>
      <w:ins w:id="6393" w:author="Mehrnazi Boojari" w:date="2019-01-07T10:35:00Z">
        <w:r w:rsidR="006C73A5">
          <w:rPr>
            <w:rFonts w:ascii="B Lotus" w:eastAsia="Calibri" w:hAnsi="B Lotus" w:cs="B Lotus"/>
            <w:sz w:val="24"/>
            <w:szCs w:val="24"/>
            <w:rtl/>
          </w:rPr>
          <w:t xml:space="preserve">: </w:t>
        </w:r>
      </w:ins>
      <w:r w:rsidRPr="00E1248E">
        <w:rPr>
          <w:rFonts w:ascii="B Lotus" w:eastAsia="Calibri" w:hAnsi="B Lotus" w:cs="B Lotus"/>
          <w:sz w:val="24"/>
          <w:szCs w:val="24"/>
          <w:rtl/>
        </w:rPr>
        <w:t xml:space="preserve">این طرح سندی است ملی که </w:t>
      </w:r>
      <w:del w:id="6394" w:author="Mehrnazi Boojari" w:date="2019-01-08T02:35:00Z">
        <w:r w:rsidRPr="00E1248E" w:rsidDel="00DB5910">
          <w:rPr>
            <w:rFonts w:ascii="B Lotus" w:eastAsia="Calibri" w:hAnsi="B Lotus" w:cs="B Lotus"/>
            <w:sz w:val="24"/>
            <w:szCs w:val="24"/>
            <w:rtl/>
          </w:rPr>
          <w:delText>چشم انداز</w:delText>
        </w:r>
      </w:del>
      <w:ins w:id="6395" w:author="Mehrnazi Boojari" w:date="2019-01-08T02:35:00Z">
        <w:r w:rsidR="00DB5910">
          <w:rPr>
            <w:rFonts w:ascii="B Lotus" w:eastAsia="Calibri" w:hAnsi="B Lotus" w:cs="B Lotus"/>
            <w:sz w:val="24"/>
            <w:szCs w:val="24"/>
            <w:rtl/>
          </w:rPr>
          <w:t>چشم</w:t>
        </w:r>
        <w:r w:rsidR="00DB5910">
          <w:rPr>
            <w:rFonts w:ascii="B Lotus" w:eastAsia="Calibri" w:hAnsi="B Lotus" w:cs="B Lotus" w:hint="cs"/>
            <w:sz w:val="24"/>
            <w:szCs w:val="24"/>
            <w:rtl/>
          </w:rPr>
          <w:t>‌</w:t>
        </w:r>
        <w:r w:rsidR="00DB5910">
          <w:rPr>
            <w:rFonts w:ascii="B Lotus" w:eastAsia="Calibri" w:hAnsi="B Lotus" w:cs="B Lotus"/>
            <w:sz w:val="24"/>
            <w:szCs w:val="24"/>
            <w:rtl/>
          </w:rPr>
          <w:t>انداز</w:t>
        </w:r>
      </w:ins>
      <w:r w:rsidRPr="00E1248E">
        <w:rPr>
          <w:rFonts w:ascii="B Lotus" w:eastAsia="Calibri" w:hAnsi="B Lotus" w:cs="B Lotus"/>
          <w:sz w:val="24"/>
          <w:szCs w:val="24"/>
          <w:rtl/>
        </w:rPr>
        <w:t xml:space="preserve"> بخش مسکن را در سال</w:t>
      </w:r>
      <w:del w:id="6396" w:author="Mehrnazi Boojari" w:date="2019-01-07T09:46:00Z">
        <w:r w:rsidRPr="00E1248E" w:rsidDel="006F7CCF">
          <w:rPr>
            <w:rFonts w:ascii="B Lotus" w:eastAsia="Calibri" w:hAnsi="B Lotus" w:cs="B Lotus"/>
            <w:sz w:val="24"/>
            <w:szCs w:val="24"/>
            <w:rtl/>
          </w:rPr>
          <w:delText xml:space="preserve"> های </w:delText>
        </w:r>
      </w:del>
      <w:ins w:id="6397"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آینده ترسیم</w:t>
      </w:r>
      <w:del w:id="6398" w:author="Mehrnazi Boojari" w:date="2019-01-07T09:49:00Z">
        <w:r w:rsidRPr="00E1248E" w:rsidDel="006F7CCF">
          <w:rPr>
            <w:rFonts w:ascii="B Lotus" w:eastAsia="Calibri" w:hAnsi="B Lotus" w:cs="B Lotus"/>
            <w:sz w:val="24"/>
            <w:szCs w:val="24"/>
            <w:rtl/>
          </w:rPr>
          <w:delText xml:space="preserve"> می </w:delText>
        </w:r>
      </w:del>
      <w:ins w:id="6399"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del w:id="6400" w:author="Mehrnazi Boojari" w:date="2019-01-08T01:31:00Z">
        <w:r w:rsidRPr="00E1248E" w:rsidDel="00952B49">
          <w:rPr>
            <w:rFonts w:ascii="B Lotus" w:eastAsia="Calibri" w:hAnsi="B Lotus" w:cs="B Lotus"/>
            <w:sz w:val="24"/>
            <w:szCs w:val="24"/>
            <w:rtl/>
          </w:rPr>
          <w:delText>نماید</w:delText>
        </w:r>
      </w:del>
      <w:ins w:id="6401" w:author="Mehrnazi Boojari" w:date="2019-01-08T01:31:00Z">
        <w:r w:rsidR="00952B49">
          <w:rPr>
            <w:rFonts w:ascii="B Lotus" w:eastAsia="Calibri" w:hAnsi="B Lotus" w:cs="B Lotus"/>
            <w:sz w:val="24"/>
            <w:szCs w:val="24"/>
            <w:rtl/>
          </w:rPr>
          <w:t>کند</w:t>
        </w:r>
      </w:ins>
      <w:r w:rsidRPr="00E1248E">
        <w:rPr>
          <w:rFonts w:ascii="B Lotus" w:eastAsia="Calibri" w:hAnsi="B Lotus" w:cs="B Lotus"/>
          <w:sz w:val="24"/>
          <w:szCs w:val="24"/>
          <w:rtl/>
        </w:rPr>
        <w:t>. هدف از تدوین طرح جامع مسکن روستایی</w:t>
      </w:r>
      <w:del w:id="6402" w:author="Mehrnazi Boojari" w:date="2019-01-11T23:38:00Z">
        <w:r w:rsidRPr="00E1248E" w:rsidDel="0083010E">
          <w:rPr>
            <w:rFonts w:ascii="B Lotus" w:eastAsia="Calibri" w:hAnsi="B Lotus" w:cs="B Lotus"/>
            <w:sz w:val="24"/>
            <w:szCs w:val="24"/>
            <w:rtl/>
          </w:rPr>
          <w:delText>،</w:delText>
        </w:r>
      </w:del>
      <w:r w:rsidRPr="00E1248E">
        <w:rPr>
          <w:rFonts w:ascii="B Lotus" w:eastAsia="Calibri" w:hAnsi="B Lotus" w:cs="B Lotus"/>
          <w:sz w:val="24"/>
          <w:szCs w:val="24"/>
          <w:rtl/>
        </w:rPr>
        <w:t xml:space="preserve"> ایجاد سند راهبردی اجرایی </w:t>
      </w:r>
      <w:del w:id="6403" w:author="Mehrnazi Boojari" w:date="2019-01-07T23:34:00Z">
        <w:r w:rsidRPr="00E1248E" w:rsidDel="00A26EBB">
          <w:rPr>
            <w:rFonts w:ascii="B Lotus" w:eastAsia="Calibri" w:hAnsi="B Lotus" w:cs="B Lotus"/>
            <w:sz w:val="24"/>
            <w:szCs w:val="24"/>
            <w:rtl/>
          </w:rPr>
          <w:delText>به منظور</w:delText>
        </w:r>
      </w:del>
      <w:ins w:id="6404"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del w:id="6405" w:author="Mehrnazi Boojari" w:date="2019-01-07T10:51:00Z">
        <w:r w:rsidRPr="00E1248E" w:rsidDel="006A1F1D">
          <w:rPr>
            <w:rFonts w:ascii="B Lotus" w:eastAsia="Calibri" w:hAnsi="B Lotus" w:cs="B Lotus"/>
            <w:sz w:val="24"/>
            <w:szCs w:val="24"/>
            <w:rtl/>
          </w:rPr>
          <w:delText xml:space="preserve"> تامین </w:delText>
        </w:r>
      </w:del>
      <w:ins w:id="6406" w:author="Mehrnazi Boojari" w:date="2019-01-07T10:51:00Z">
        <w:r w:rsidR="006A1F1D">
          <w:rPr>
            <w:rFonts w:ascii="B Lotus" w:eastAsia="Calibri" w:hAnsi="B Lotus" w:cs="B Lotus"/>
            <w:sz w:val="24"/>
            <w:szCs w:val="24"/>
            <w:rtl/>
          </w:rPr>
          <w:t xml:space="preserve"> تأمین </w:t>
        </w:r>
      </w:ins>
      <w:r w:rsidRPr="00E1248E">
        <w:rPr>
          <w:rFonts w:ascii="B Lotus" w:eastAsia="Calibri" w:hAnsi="B Lotus" w:cs="B Lotus"/>
          <w:sz w:val="24"/>
          <w:szCs w:val="24"/>
          <w:rtl/>
        </w:rPr>
        <w:t xml:space="preserve">مسکن متناسب با نیازهای کالبدی، اقتصادی و فرهنگی </w:t>
      </w:r>
      <w:del w:id="6407" w:author="Mehrnazi Boojari" w:date="2019-01-07T10:03:00Z">
        <w:r w:rsidRPr="00E1248E" w:rsidDel="00A31D6F">
          <w:rPr>
            <w:rFonts w:ascii="B Lotus" w:eastAsia="Calibri" w:hAnsi="B Lotus" w:cs="B Lotus"/>
            <w:sz w:val="24"/>
            <w:szCs w:val="24"/>
            <w:rtl/>
          </w:rPr>
          <w:delText>روستائی</w:delText>
        </w:r>
      </w:del>
      <w:ins w:id="6408" w:author="Mehrnazi Boojari" w:date="2019-01-07T10:03:00Z">
        <w:r w:rsidR="00A31D6F">
          <w:rPr>
            <w:rFonts w:ascii="B Lotus" w:eastAsia="Calibri" w:hAnsi="B Lotus" w:cs="B Lotus"/>
            <w:sz w:val="24"/>
            <w:szCs w:val="24"/>
            <w:rtl/>
          </w:rPr>
          <w:t>روستایی</w:t>
        </w:r>
      </w:ins>
      <w:r w:rsidRPr="00E1248E">
        <w:rPr>
          <w:rFonts w:ascii="B Lotus" w:eastAsia="Calibri" w:hAnsi="B Lotus" w:cs="B Lotus"/>
          <w:sz w:val="24"/>
          <w:szCs w:val="24"/>
          <w:rtl/>
        </w:rPr>
        <w:t>ان است که در بستر اکولوژیکی خود همسو با توسعه پایدار محیطی</w:t>
      </w:r>
      <w:del w:id="6409" w:author="Mehrnazi Boojari" w:date="2019-01-07T09:49:00Z">
        <w:r w:rsidRPr="00E1248E" w:rsidDel="006F7CCF">
          <w:rPr>
            <w:rFonts w:ascii="B Lotus" w:eastAsia="Calibri" w:hAnsi="B Lotus" w:cs="B Lotus"/>
            <w:sz w:val="24"/>
            <w:szCs w:val="24"/>
            <w:rtl/>
          </w:rPr>
          <w:delText xml:space="preserve"> می </w:delText>
        </w:r>
      </w:del>
      <w:del w:id="6410" w:author="Mehrnazi Boojari" w:date="2019-01-07T10:29:00Z">
        <w:r w:rsidRPr="00E1248E" w:rsidDel="006C73A5">
          <w:rPr>
            <w:rFonts w:ascii="B Lotus" w:eastAsia="Calibri" w:hAnsi="B Lotus" w:cs="B Lotus"/>
            <w:sz w:val="24"/>
            <w:szCs w:val="24"/>
            <w:rtl/>
          </w:rPr>
          <w:delText>باشد</w:delText>
        </w:r>
      </w:del>
      <w:ins w:id="6411" w:author="Mehrnazi Boojari" w:date="2019-01-07T10:29:00Z">
        <w:r w:rsidR="006C73A5">
          <w:rPr>
            <w:rFonts w:ascii="B Lotus" w:eastAsia="Calibri" w:hAnsi="B Lotus" w:cs="B Lotus"/>
            <w:sz w:val="24"/>
            <w:szCs w:val="24"/>
            <w:rtl/>
          </w:rPr>
          <w:t xml:space="preserve"> است</w:t>
        </w:r>
      </w:ins>
      <w:r w:rsidRPr="00E1248E">
        <w:rPr>
          <w:rFonts w:ascii="B Lotus" w:eastAsia="Calibri" w:hAnsi="B Lotus" w:cs="B Lotus"/>
          <w:sz w:val="24"/>
          <w:szCs w:val="24"/>
          <w:lang w:bidi="fa-IR"/>
        </w:rPr>
        <w:t>.</w:t>
      </w:r>
    </w:p>
    <w:p w14:paraId="7997A2F5" w14:textId="77777777" w:rsidR="00A06196" w:rsidRPr="00A06196" w:rsidRDefault="00A06196" w:rsidP="0083010E">
      <w:pPr>
        <w:pStyle w:val="Heading5"/>
        <w:rPr>
          <w:rtl/>
          <w:lang w:bidi="fa-IR"/>
        </w:rPr>
      </w:pPr>
      <w:bookmarkStart w:id="6412" w:name="_Toc533781203"/>
      <w:bookmarkStart w:id="6413" w:name="_Toc533782159"/>
      <w:r w:rsidRPr="00A06196">
        <w:rPr>
          <w:rtl/>
          <w:lang w:bidi="fa-IR"/>
        </w:rPr>
        <w:t>اولویت برنام</w:t>
      </w:r>
      <w:del w:id="6414" w:author="Mehrnazi Boojari" w:date="2019-01-11T23:38:00Z">
        <w:r w:rsidRPr="00A06196" w:rsidDel="0083010E">
          <w:rPr>
            <w:rtl/>
            <w:lang w:bidi="fa-IR"/>
          </w:rPr>
          <w:delText>ه</w:delText>
        </w:r>
      </w:del>
      <w:del w:id="6415" w:author="Mehrnazi Boojari" w:date="2019-01-07T09:46:00Z">
        <w:r w:rsidRPr="00A06196" w:rsidDel="006F7CCF">
          <w:rPr>
            <w:rtl/>
            <w:lang w:bidi="fa-IR"/>
          </w:rPr>
          <w:delText xml:space="preserve"> های </w:delText>
        </w:r>
      </w:del>
      <w:ins w:id="6416" w:author="Mehrnazi Boojari" w:date="2019-01-11T23:38:00Z">
        <w:r w:rsidR="0083010E">
          <w:rPr>
            <w:rFonts w:hint="cs"/>
            <w:rtl/>
            <w:lang w:bidi="fa-IR"/>
          </w:rPr>
          <w:t>ه‌</w:t>
        </w:r>
      </w:ins>
      <w:ins w:id="6417" w:author="Mehrnazi Boojari" w:date="2019-01-07T09:46:00Z">
        <w:r w:rsidR="006F7CCF">
          <w:rPr>
            <w:rtl/>
            <w:lang w:bidi="fa-IR"/>
          </w:rPr>
          <w:t xml:space="preserve">های </w:t>
        </w:r>
      </w:ins>
      <w:r w:rsidRPr="00A06196">
        <w:rPr>
          <w:rtl/>
          <w:lang w:bidi="fa-IR"/>
        </w:rPr>
        <w:t>مسکن روستایی بنیاد انقلاب اسلامی</w:t>
      </w:r>
      <w:bookmarkEnd w:id="6412"/>
      <w:bookmarkEnd w:id="6413"/>
      <w:r w:rsidRPr="00A06196">
        <w:rPr>
          <w:rtl/>
          <w:lang w:bidi="fa-IR"/>
        </w:rPr>
        <w:t xml:space="preserve"> </w:t>
      </w:r>
    </w:p>
    <w:p w14:paraId="49538A76" w14:textId="77777777" w:rsidR="00A06196" w:rsidRPr="00E1248E" w:rsidRDefault="00A06196" w:rsidP="00A25B54">
      <w:pPr>
        <w:numPr>
          <w:ilvl w:val="0"/>
          <w:numId w:val="63"/>
        </w:numPr>
        <w:bidi/>
        <w:ind w:firstLine="43"/>
        <w:contextualSpacing/>
        <w:rPr>
          <w:rFonts w:ascii="B Lotus" w:eastAsia="Calibri" w:hAnsi="B Lotus" w:cs="B Lotus"/>
          <w:sz w:val="24"/>
          <w:szCs w:val="24"/>
          <w:rtl/>
          <w:lang w:bidi="fa-IR"/>
        </w:rPr>
      </w:pPr>
      <w:r w:rsidRPr="00E1248E">
        <w:rPr>
          <w:rFonts w:ascii="B Lotus" w:eastAsia="Calibri" w:hAnsi="B Lotus" w:cs="B Lotus"/>
          <w:sz w:val="24"/>
          <w:szCs w:val="24"/>
          <w:rtl/>
          <w:lang w:bidi="fa-IR"/>
        </w:rPr>
        <w:t>تدوین برنامه جامع بهسازی بافت فرسوده روستایی</w:t>
      </w:r>
      <w:ins w:id="6418" w:author="Mehrnazi Boojari" w:date="2019-01-11T23:39:00Z">
        <w:r w:rsidR="006C5605">
          <w:rPr>
            <w:rFonts w:ascii="B Lotus" w:eastAsia="Calibri" w:hAnsi="B Lotus" w:cs="B Lotus" w:hint="cs"/>
            <w:sz w:val="24"/>
            <w:szCs w:val="24"/>
            <w:rtl/>
            <w:lang w:bidi="fa-IR"/>
          </w:rPr>
          <w:t>.</w:t>
        </w:r>
      </w:ins>
    </w:p>
    <w:p w14:paraId="24F3BBA4" w14:textId="77777777" w:rsidR="00A06196" w:rsidRPr="00E1248E" w:rsidRDefault="00A06196" w:rsidP="00A25B54">
      <w:pPr>
        <w:numPr>
          <w:ilvl w:val="0"/>
          <w:numId w:val="63"/>
        </w:numPr>
        <w:bidi/>
        <w:ind w:firstLine="43"/>
        <w:contextualSpacing/>
        <w:rPr>
          <w:rFonts w:ascii="B Lotus" w:eastAsia="Calibri" w:hAnsi="B Lotus" w:cs="B Lotus"/>
          <w:sz w:val="24"/>
          <w:szCs w:val="24"/>
          <w:rtl/>
          <w:lang w:bidi="fa-IR"/>
        </w:rPr>
      </w:pPr>
      <w:r w:rsidRPr="00E1248E">
        <w:rPr>
          <w:rFonts w:ascii="B Lotus" w:eastAsia="Calibri" w:hAnsi="B Lotus" w:cs="B Lotus"/>
          <w:sz w:val="24"/>
          <w:szCs w:val="24"/>
          <w:rtl/>
          <w:lang w:bidi="fa-IR"/>
        </w:rPr>
        <w:t xml:space="preserve">توسعه مسکن </w:t>
      </w:r>
      <w:del w:id="6419" w:author="Mehrnazi Boojari" w:date="2019-01-07T22:29:00Z">
        <w:r w:rsidRPr="00E1248E" w:rsidDel="00051F26">
          <w:rPr>
            <w:rFonts w:ascii="B Lotus" w:eastAsia="Calibri" w:hAnsi="B Lotus" w:cs="B Lotus"/>
            <w:sz w:val="24"/>
            <w:szCs w:val="24"/>
            <w:rtl/>
            <w:lang w:bidi="fa-IR"/>
          </w:rPr>
          <w:delText>معیشت محور</w:delText>
        </w:r>
      </w:del>
      <w:ins w:id="6420" w:author="Mehrnazi Boojari" w:date="2019-01-07T22:29:00Z">
        <w:r w:rsidR="00051F26">
          <w:rPr>
            <w:rFonts w:ascii="B Lotus" w:eastAsia="Calibri" w:hAnsi="B Lotus" w:cs="B Lotus"/>
            <w:sz w:val="24"/>
            <w:szCs w:val="24"/>
            <w:rtl/>
            <w:lang w:bidi="fa-IR"/>
          </w:rPr>
          <w:t>معیشت</w:t>
        </w:r>
        <w:r w:rsidR="00051F26">
          <w:rPr>
            <w:rFonts w:ascii="B Lotus" w:eastAsia="Calibri" w:hAnsi="B Lotus" w:cs="B Lotus" w:hint="cs"/>
            <w:sz w:val="24"/>
            <w:szCs w:val="24"/>
            <w:rtl/>
            <w:lang w:bidi="fa-IR"/>
          </w:rPr>
          <w:t>‌</w:t>
        </w:r>
        <w:r w:rsidR="00051F26">
          <w:rPr>
            <w:rFonts w:ascii="B Lotus" w:eastAsia="Calibri" w:hAnsi="B Lotus" w:cs="B Lotus"/>
            <w:sz w:val="24"/>
            <w:szCs w:val="24"/>
            <w:rtl/>
            <w:lang w:bidi="fa-IR"/>
          </w:rPr>
          <w:t>محور</w:t>
        </w:r>
      </w:ins>
      <w:ins w:id="6421" w:author="Mehrnazi Boojari" w:date="2019-01-11T23:39:00Z">
        <w:r w:rsidR="006C5605">
          <w:rPr>
            <w:rFonts w:ascii="B Lotus" w:eastAsia="Calibri" w:hAnsi="B Lotus" w:cs="B Lotus" w:hint="cs"/>
            <w:sz w:val="24"/>
            <w:szCs w:val="24"/>
            <w:rtl/>
            <w:lang w:bidi="fa-IR"/>
          </w:rPr>
          <w:t>.</w:t>
        </w:r>
      </w:ins>
    </w:p>
    <w:p w14:paraId="35725633" w14:textId="77777777" w:rsidR="00A06196" w:rsidRPr="00E1248E" w:rsidRDefault="00A06196" w:rsidP="006C5605">
      <w:pPr>
        <w:numPr>
          <w:ilvl w:val="0"/>
          <w:numId w:val="63"/>
        </w:numPr>
        <w:bidi/>
        <w:ind w:firstLine="43"/>
        <w:contextualSpacing/>
        <w:rPr>
          <w:rFonts w:ascii="B Lotus" w:eastAsia="Calibri" w:hAnsi="B Lotus" w:cs="B Lotus"/>
          <w:sz w:val="24"/>
          <w:szCs w:val="24"/>
          <w:rtl/>
          <w:lang w:bidi="fa-IR"/>
        </w:rPr>
      </w:pPr>
      <w:r w:rsidRPr="00E1248E">
        <w:rPr>
          <w:rFonts w:ascii="B Lotus" w:eastAsia="Calibri" w:hAnsi="B Lotus" w:cs="B Lotus"/>
          <w:sz w:val="24"/>
          <w:szCs w:val="24"/>
          <w:rtl/>
          <w:lang w:bidi="fa-IR"/>
        </w:rPr>
        <w:t>توسعه گردشگری روستایی (بوم</w:t>
      </w:r>
      <w:ins w:id="6422" w:author="Mehrnazi Boojari" w:date="2019-01-11T23:39:00Z">
        <w:r w:rsidR="006C5605">
          <w:rPr>
            <w:rFonts w:ascii="B Lotus" w:eastAsia="Calibri" w:hAnsi="B Lotus" w:cs="B Nazanin" w:hint="cs"/>
            <w:sz w:val="24"/>
            <w:szCs w:val="24"/>
            <w:rtl/>
            <w:lang w:bidi="fa-IR"/>
          </w:rPr>
          <w:t>‌</w:t>
        </w:r>
      </w:ins>
      <w:del w:id="6423" w:author="Mehrnazi Boojari" w:date="2019-01-11T23:39:00Z">
        <w:r w:rsidRPr="00E1248E" w:rsidDel="006C5605">
          <w:rPr>
            <w:rFonts w:ascii="B Lotus" w:eastAsia="Calibri" w:hAnsi="B Lotus" w:cs="B Lotus"/>
            <w:sz w:val="24"/>
            <w:szCs w:val="24"/>
            <w:rtl/>
            <w:lang w:bidi="fa-IR"/>
          </w:rPr>
          <w:delText xml:space="preserve"> </w:delText>
        </w:r>
      </w:del>
      <w:r w:rsidRPr="00E1248E">
        <w:rPr>
          <w:rFonts w:ascii="B Lotus" w:eastAsia="Calibri" w:hAnsi="B Lotus" w:cs="B Lotus"/>
          <w:sz w:val="24"/>
          <w:szCs w:val="24"/>
          <w:rtl/>
          <w:lang w:bidi="fa-IR"/>
        </w:rPr>
        <w:t>گردی)</w:t>
      </w:r>
      <w:ins w:id="6424" w:author="Mehrnazi Boojari" w:date="2019-01-11T23:39:00Z">
        <w:r w:rsidR="006C5605">
          <w:rPr>
            <w:rFonts w:ascii="B Lotus" w:eastAsia="Calibri" w:hAnsi="B Lotus" w:cs="B Lotus" w:hint="cs"/>
            <w:sz w:val="24"/>
            <w:szCs w:val="24"/>
            <w:rtl/>
            <w:lang w:bidi="fa-IR"/>
          </w:rPr>
          <w:t>.</w:t>
        </w:r>
      </w:ins>
    </w:p>
    <w:p w14:paraId="7E61B146" w14:textId="77777777" w:rsidR="00A06196" w:rsidRPr="00E1248E" w:rsidRDefault="00A06196" w:rsidP="00A25B54">
      <w:pPr>
        <w:numPr>
          <w:ilvl w:val="0"/>
          <w:numId w:val="63"/>
        </w:numPr>
        <w:bidi/>
        <w:ind w:firstLine="43"/>
        <w:contextualSpacing/>
        <w:rPr>
          <w:rFonts w:ascii="B Lotus" w:eastAsia="Calibri" w:hAnsi="B Lotus" w:cs="B Lotus"/>
          <w:sz w:val="24"/>
          <w:szCs w:val="24"/>
          <w:rtl/>
          <w:lang w:bidi="fa-IR"/>
        </w:rPr>
      </w:pPr>
      <w:r w:rsidRPr="00E1248E">
        <w:rPr>
          <w:rFonts w:ascii="B Lotus" w:eastAsia="Calibri" w:hAnsi="B Lotus" w:cs="B Lotus"/>
          <w:sz w:val="24"/>
          <w:szCs w:val="24"/>
          <w:rtl/>
          <w:lang w:bidi="fa-IR"/>
        </w:rPr>
        <w:t>بهینه</w:t>
      </w:r>
      <w:del w:id="6425" w:author="Mehrnazi Boojari" w:date="2019-01-07T09:51:00Z">
        <w:r w:rsidRPr="00E1248E" w:rsidDel="006F7CCF">
          <w:rPr>
            <w:rFonts w:ascii="B Lotus" w:eastAsia="Calibri" w:hAnsi="B Lotus" w:cs="B Lotus"/>
            <w:sz w:val="24"/>
            <w:szCs w:val="24"/>
            <w:rtl/>
            <w:lang w:bidi="fa-IR"/>
          </w:rPr>
          <w:delText xml:space="preserve"> سازی </w:delText>
        </w:r>
      </w:del>
      <w:ins w:id="6426" w:author="Mehrnazi Boojari" w:date="2019-01-07T09:51:00Z">
        <w:r w:rsidR="006F7CCF">
          <w:rPr>
            <w:rFonts w:ascii="B Lotus" w:eastAsia="Calibri" w:hAnsi="B Lotus" w:cs="B Lotus" w:hint="cs"/>
            <w:sz w:val="24"/>
            <w:szCs w:val="24"/>
            <w:rtl/>
            <w:lang w:bidi="fa-IR"/>
          </w:rPr>
          <w:t>‌</w:t>
        </w:r>
      </w:ins>
      <w:ins w:id="6427" w:author="Mehrnazi Boojari" w:date="2019-01-11T23:39:00Z">
        <w:r w:rsidR="006C5605">
          <w:rPr>
            <w:rFonts w:ascii="B Lotus" w:eastAsia="Calibri" w:hAnsi="B Lotus" w:cs="B Nazanin" w:hint="cs"/>
            <w:sz w:val="24"/>
            <w:szCs w:val="24"/>
            <w:rtl/>
            <w:lang w:bidi="fa-IR"/>
          </w:rPr>
          <w:t>‌</w:t>
        </w:r>
      </w:ins>
      <w:ins w:id="6428" w:author="Mehrnazi Boojari" w:date="2019-01-07T09:51:00Z">
        <w:r w:rsidR="006F7CCF">
          <w:rPr>
            <w:rFonts w:ascii="B Lotus" w:eastAsia="Calibri" w:hAnsi="B Lotus" w:cs="B Lotus"/>
            <w:sz w:val="24"/>
            <w:szCs w:val="24"/>
            <w:rtl/>
            <w:lang w:bidi="fa-IR"/>
          </w:rPr>
          <w:t xml:space="preserve">سازی </w:t>
        </w:r>
      </w:ins>
      <w:r w:rsidRPr="00E1248E">
        <w:rPr>
          <w:rFonts w:ascii="B Lotus" w:eastAsia="Calibri" w:hAnsi="B Lotus" w:cs="B Lotus"/>
          <w:sz w:val="24"/>
          <w:szCs w:val="24"/>
          <w:rtl/>
          <w:lang w:bidi="fa-IR"/>
        </w:rPr>
        <w:t>مصرف انرژی و استفاده از انرژی</w:t>
      </w:r>
      <w:del w:id="6429" w:author="Mehrnazi Boojari" w:date="2019-01-07T09:46:00Z">
        <w:r w:rsidRPr="00E1248E" w:rsidDel="006F7CCF">
          <w:rPr>
            <w:rFonts w:ascii="B Lotus" w:eastAsia="Calibri" w:hAnsi="B Lotus" w:cs="B Lotus"/>
            <w:sz w:val="24"/>
            <w:szCs w:val="24"/>
            <w:rtl/>
            <w:lang w:bidi="fa-IR"/>
          </w:rPr>
          <w:delText xml:space="preserve"> های </w:delText>
        </w:r>
      </w:del>
      <w:ins w:id="6430"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E1248E">
        <w:rPr>
          <w:rFonts w:ascii="B Lotus" w:eastAsia="Calibri" w:hAnsi="B Lotus" w:cs="B Lotus"/>
          <w:sz w:val="24"/>
          <w:szCs w:val="24"/>
          <w:rtl/>
          <w:lang w:bidi="fa-IR"/>
        </w:rPr>
        <w:t>پاک</w:t>
      </w:r>
      <w:ins w:id="6431" w:author="Mehrnazi Boojari" w:date="2019-01-11T23:39:00Z">
        <w:r w:rsidR="006C5605">
          <w:rPr>
            <w:rFonts w:ascii="B Lotus" w:eastAsia="Calibri" w:hAnsi="B Lotus" w:cs="B Lotus" w:hint="cs"/>
            <w:sz w:val="24"/>
            <w:szCs w:val="24"/>
            <w:rtl/>
            <w:lang w:bidi="fa-IR"/>
          </w:rPr>
          <w:t>.</w:t>
        </w:r>
      </w:ins>
    </w:p>
    <w:p w14:paraId="04DAC6F7" w14:textId="77777777" w:rsidR="00A06196" w:rsidRPr="00E1248E" w:rsidRDefault="00A06196" w:rsidP="006C5605">
      <w:pPr>
        <w:numPr>
          <w:ilvl w:val="0"/>
          <w:numId w:val="63"/>
        </w:numPr>
        <w:bidi/>
        <w:ind w:firstLine="43"/>
        <w:contextualSpacing/>
        <w:rPr>
          <w:rFonts w:ascii="B Lotus" w:eastAsia="Calibri" w:hAnsi="B Lotus" w:cs="B Lotus"/>
          <w:sz w:val="24"/>
          <w:szCs w:val="24"/>
          <w:rtl/>
          <w:lang w:bidi="fa-IR"/>
        </w:rPr>
      </w:pPr>
      <w:r w:rsidRPr="00E1248E">
        <w:rPr>
          <w:rFonts w:ascii="B Lotus" w:eastAsia="Calibri" w:hAnsi="B Lotus" w:cs="B Lotus"/>
          <w:sz w:val="24"/>
          <w:szCs w:val="24"/>
          <w:rtl/>
          <w:lang w:bidi="fa-IR"/>
        </w:rPr>
        <w:t xml:space="preserve">ورود به روستاهای کمتر برخوردار از تسهیلات طرح ویژه با </w:t>
      </w:r>
      <w:del w:id="6432" w:author="Mehrnazi Boojari" w:date="2019-01-11T23:39:00Z">
        <w:r w:rsidRPr="00E1248E" w:rsidDel="006C5605">
          <w:rPr>
            <w:rFonts w:ascii="B Lotus" w:eastAsia="Calibri" w:hAnsi="B Lotus" w:cs="B Lotus"/>
            <w:sz w:val="24"/>
            <w:szCs w:val="24"/>
            <w:rtl/>
            <w:lang w:bidi="fa-IR"/>
          </w:rPr>
          <w:delText xml:space="preserve">تاکید </w:delText>
        </w:r>
      </w:del>
      <w:ins w:id="6433" w:author="Mehrnazi Boojari" w:date="2019-01-11T23:39:00Z">
        <w:r w:rsidR="006C5605" w:rsidRPr="00E1248E">
          <w:rPr>
            <w:rFonts w:ascii="B Lotus" w:eastAsia="Calibri" w:hAnsi="B Lotus" w:cs="B Lotus"/>
            <w:sz w:val="24"/>
            <w:szCs w:val="24"/>
            <w:rtl/>
            <w:lang w:bidi="fa-IR"/>
          </w:rPr>
          <w:t>ت</w:t>
        </w:r>
        <w:r w:rsidR="006C5605">
          <w:rPr>
            <w:rFonts w:ascii="B Lotus" w:eastAsia="Calibri" w:hAnsi="B Lotus" w:cs="B Lotus" w:hint="cs"/>
            <w:sz w:val="24"/>
            <w:szCs w:val="24"/>
            <w:rtl/>
            <w:lang w:bidi="fa-IR"/>
          </w:rPr>
          <w:t>أ</w:t>
        </w:r>
        <w:r w:rsidR="006C5605" w:rsidRPr="00E1248E">
          <w:rPr>
            <w:rFonts w:ascii="B Lotus" w:eastAsia="Calibri" w:hAnsi="B Lotus" w:cs="B Lotus"/>
            <w:sz w:val="24"/>
            <w:szCs w:val="24"/>
            <w:rtl/>
            <w:lang w:bidi="fa-IR"/>
          </w:rPr>
          <w:t xml:space="preserve">کید </w:t>
        </w:r>
      </w:ins>
      <w:r w:rsidRPr="00E1248E">
        <w:rPr>
          <w:rFonts w:ascii="B Lotus" w:eastAsia="Calibri" w:hAnsi="B Lotus" w:cs="B Lotus"/>
          <w:sz w:val="24"/>
          <w:szCs w:val="24"/>
          <w:rtl/>
          <w:lang w:bidi="fa-IR"/>
        </w:rPr>
        <w:t>بر حفظ و احیای معماری بومی</w:t>
      </w:r>
      <w:ins w:id="6434" w:author="Mehrnazi Boojari" w:date="2019-01-11T23:39:00Z">
        <w:r w:rsidR="006C5605">
          <w:rPr>
            <w:rFonts w:ascii="B Lotus" w:eastAsia="Calibri" w:hAnsi="B Lotus" w:cs="B Lotus" w:hint="cs"/>
            <w:sz w:val="24"/>
            <w:szCs w:val="24"/>
            <w:rtl/>
            <w:lang w:bidi="fa-IR"/>
          </w:rPr>
          <w:t>.</w:t>
        </w:r>
      </w:ins>
    </w:p>
    <w:p w14:paraId="580FA102" w14:textId="77777777" w:rsidR="00A06196" w:rsidRPr="00E1248E" w:rsidRDefault="00A06196" w:rsidP="00A25B54">
      <w:pPr>
        <w:numPr>
          <w:ilvl w:val="0"/>
          <w:numId w:val="63"/>
        </w:numPr>
        <w:bidi/>
        <w:ind w:firstLine="43"/>
        <w:contextualSpacing/>
        <w:rPr>
          <w:rFonts w:ascii="B Lotus" w:eastAsia="Calibri" w:hAnsi="B Lotus" w:cs="B Lotus"/>
          <w:sz w:val="24"/>
          <w:szCs w:val="24"/>
          <w:rtl/>
          <w:lang w:bidi="fa-IR"/>
        </w:rPr>
      </w:pPr>
      <w:r w:rsidRPr="00E1248E">
        <w:rPr>
          <w:rFonts w:ascii="B Lotus" w:eastAsia="Calibri" w:hAnsi="B Lotus" w:cs="B Lotus"/>
          <w:sz w:val="24"/>
          <w:szCs w:val="24"/>
          <w:rtl/>
          <w:lang w:bidi="fa-IR"/>
        </w:rPr>
        <w:t>شناسایی اقشار محروم و نیازمند واقعی و</w:t>
      </w:r>
      <w:ins w:id="6435" w:author="Mehrnazi Boojari" w:date="2019-01-11T23:39:00Z">
        <w:r w:rsidR="006C5605">
          <w:rPr>
            <w:rFonts w:ascii="B Lotus" w:eastAsia="Calibri" w:hAnsi="B Lotus" w:cs="B Lotus" w:hint="cs"/>
            <w:sz w:val="24"/>
            <w:szCs w:val="24"/>
            <w:rtl/>
            <w:lang w:bidi="fa-IR"/>
          </w:rPr>
          <w:t xml:space="preserve"> </w:t>
        </w:r>
      </w:ins>
      <w:r w:rsidRPr="00E1248E">
        <w:rPr>
          <w:rFonts w:ascii="B Lotus" w:eastAsia="Calibri" w:hAnsi="B Lotus" w:cs="B Lotus"/>
          <w:sz w:val="24"/>
          <w:szCs w:val="24"/>
          <w:rtl/>
          <w:lang w:bidi="fa-IR"/>
        </w:rPr>
        <w:t>اولویت</w:t>
      </w:r>
      <w:del w:id="6436" w:author="Mehrnazi Boojari" w:date="2019-01-07T10:01:00Z">
        <w:r w:rsidRPr="00E1248E" w:rsidDel="00A31D6F">
          <w:rPr>
            <w:rFonts w:ascii="B Lotus" w:eastAsia="Calibri" w:hAnsi="B Lotus" w:cs="B Lotus"/>
            <w:sz w:val="24"/>
            <w:szCs w:val="24"/>
            <w:rtl/>
            <w:lang w:bidi="fa-IR"/>
          </w:rPr>
          <w:delText xml:space="preserve"> بندی </w:delText>
        </w:r>
      </w:del>
      <w:ins w:id="6437" w:author="Mehrnazi Boojari" w:date="2019-01-07T10:01:00Z">
        <w:r w:rsidR="00A31D6F">
          <w:rPr>
            <w:rFonts w:ascii="B Lotus" w:eastAsia="Calibri" w:hAnsi="B Lotus" w:cs="B Lotus" w:hint="cs"/>
            <w:sz w:val="24"/>
            <w:szCs w:val="24"/>
            <w:rtl/>
            <w:lang w:bidi="fa-IR"/>
          </w:rPr>
          <w:t>‌</w:t>
        </w:r>
      </w:ins>
      <w:ins w:id="6438" w:author="Mehrnazi Boojari" w:date="2019-01-11T23:39:00Z">
        <w:r w:rsidR="006C5605">
          <w:rPr>
            <w:rFonts w:ascii="B Lotus" w:eastAsia="Calibri" w:hAnsi="B Lotus" w:cs="B Nazanin" w:hint="cs"/>
            <w:sz w:val="24"/>
            <w:szCs w:val="24"/>
            <w:rtl/>
            <w:lang w:bidi="fa-IR"/>
          </w:rPr>
          <w:t>‌</w:t>
        </w:r>
      </w:ins>
      <w:ins w:id="6439" w:author="Mehrnazi Boojari" w:date="2019-01-07T10:01:00Z">
        <w:r w:rsidR="00A31D6F">
          <w:rPr>
            <w:rFonts w:ascii="B Lotus" w:eastAsia="Calibri" w:hAnsi="B Lotus" w:cs="B Lotus"/>
            <w:sz w:val="24"/>
            <w:szCs w:val="24"/>
            <w:rtl/>
            <w:lang w:bidi="fa-IR"/>
          </w:rPr>
          <w:t xml:space="preserve">بندی </w:t>
        </w:r>
      </w:ins>
      <w:r w:rsidRPr="00E1248E">
        <w:rPr>
          <w:rFonts w:ascii="B Lotus" w:eastAsia="Calibri" w:hAnsi="B Lotus" w:cs="B Lotus"/>
          <w:sz w:val="24"/>
          <w:szCs w:val="24"/>
          <w:rtl/>
          <w:lang w:bidi="fa-IR"/>
        </w:rPr>
        <w:t>و اجرای دقیق مندرجات دستورالعمل</w:t>
      </w:r>
      <w:ins w:id="6440" w:author="Mehrnazi Boojari" w:date="2019-01-11T23:39:00Z">
        <w:r w:rsidR="006C5605">
          <w:rPr>
            <w:rFonts w:ascii="B Lotus" w:eastAsia="Calibri" w:hAnsi="B Lotus" w:cs="B Lotus" w:hint="cs"/>
            <w:sz w:val="24"/>
            <w:szCs w:val="24"/>
            <w:rtl/>
            <w:lang w:bidi="fa-IR"/>
          </w:rPr>
          <w:t>.</w:t>
        </w:r>
      </w:ins>
    </w:p>
    <w:p w14:paraId="6AA0BB2A" w14:textId="77777777" w:rsidR="00A06196" w:rsidRPr="00A06196" w:rsidRDefault="00A06196" w:rsidP="006C5605">
      <w:pPr>
        <w:pStyle w:val="Heading3"/>
      </w:pPr>
      <w:bookmarkStart w:id="6441" w:name="_Toc533781204"/>
      <w:bookmarkStart w:id="6442" w:name="_Toc533782160"/>
      <w:r w:rsidRPr="00A06196">
        <w:rPr>
          <w:rtl/>
        </w:rPr>
        <w:t>مسکن روستایی در سیاس</w:t>
      </w:r>
      <w:del w:id="6443" w:author="Mehrnazi Boojari" w:date="2019-01-11T23:39:00Z">
        <w:r w:rsidRPr="00A06196" w:rsidDel="006C5605">
          <w:rPr>
            <w:rtl/>
          </w:rPr>
          <w:delText>ت</w:delText>
        </w:r>
      </w:del>
      <w:ins w:id="6444" w:author="Mehrnazi Boojari" w:date="2019-01-11T23:39:00Z">
        <w:r w:rsidR="006C5605">
          <w:rPr>
            <w:rFonts w:hint="cs"/>
            <w:rtl/>
          </w:rPr>
          <w:t>ت</w:t>
        </w:r>
      </w:ins>
      <w:del w:id="6445" w:author="Mehrnazi Boojari" w:date="2019-01-07T09:45:00Z">
        <w:r w:rsidRPr="00A06196" w:rsidDel="006F7CCF">
          <w:rPr>
            <w:rtl/>
          </w:rPr>
          <w:delText xml:space="preserve"> ها </w:delText>
        </w:r>
      </w:del>
      <w:ins w:id="6446" w:author="Mehrnazi Boojari" w:date="2019-01-07T09:45:00Z">
        <w:r w:rsidR="006F7CCF">
          <w:rPr>
            <w:rFonts w:hint="cs"/>
            <w:rtl/>
          </w:rPr>
          <w:t>‌</w:t>
        </w:r>
      </w:ins>
      <w:ins w:id="6447" w:author="Mehrnazi Boojari" w:date="2019-01-11T23:39:00Z">
        <w:r w:rsidR="006C5605">
          <w:rPr>
            <w:rFonts w:hint="cs"/>
            <w:rtl/>
          </w:rPr>
          <w:t>‌</w:t>
        </w:r>
      </w:ins>
      <w:ins w:id="6448" w:author="Mehrnazi Boojari" w:date="2019-01-07T09:45:00Z">
        <w:r w:rsidR="006F7CCF">
          <w:rPr>
            <w:rtl/>
          </w:rPr>
          <w:t xml:space="preserve">ها </w:t>
        </w:r>
      </w:ins>
      <w:r w:rsidRPr="00A06196">
        <w:rPr>
          <w:rtl/>
        </w:rPr>
        <w:t>و برنامه</w:t>
      </w:r>
      <w:del w:id="6449" w:author="Mehrnazi Boojari" w:date="2019-01-07T09:46:00Z">
        <w:r w:rsidRPr="00A06196" w:rsidDel="006F7CCF">
          <w:rPr>
            <w:rtl/>
          </w:rPr>
          <w:delText xml:space="preserve"> های </w:delText>
        </w:r>
      </w:del>
      <w:ins w:id="6450" w:author="Mehrnazi Boojari" w:date="2019-01-07T09:46:00Z">
        <w:r w:rsidR="006F7CCF">
          <w:rPr>
            <w:rFonts w:hint="cs"/>
            <w:rtl/>
          </w:rPr>
          <w:t>‌</w:t>
        </w:r>
        <w:r w:rsidR="006F7CCF">
          <w:rPr>
            <w:rtl/>
          </w:rPr>
          <w:t xml:space="preserve">های </w:t>
        </w:r>
      </w:ins>
      <w:r w:rsidRPr="00A06196">
        <w:rPr>
          <w:rtl/>
        </w:rPr>
        <w:t>بالادستی</w:t>
      </w:r>
      <w:bookmarkEnd w:id="6441"/>
      <w:bookmarkEnd w:id="6442"/>
      <w:r w:rsidRPr="00A06196">
        <w:rPr>
          <w:rtl/>
        </w:rPr>
        <w:t xml:space="preserve"> </w:t>
      </w:r>
    </w:p>
    <w:p w14:paraId="33393A9C" w14:textId="77777777" w:rsidR="00A06196" w:rsidRPr="00A06196" w:rsidRDefault="00A06196" w:rsidP="0029388E">
      <w:pPr>
        <w:bidi/>
        <w:ind w:firstLine="288"/>
        <w:jc w:val="both"/>
        <w:rPr>
          <w:rFonts w:ascii="B Lotus" w:eastAsia="Calibri" w:hAnsi="B Lotus" w:cs="B Lotus"/>
          <w:sz w:val="26"/>
          <w:szCs w:val="26"/>
          <w:rtl/>
        </w:rPr>
      </w:pPr>
      <w:r w:rsidRPr="00E1248E">
        <w:rPr>
          <w:rFonts w:ascii="B Lotus" w:eastAsia="Calibri" w:hAnsi="B Lotus" w:cs="B Lotus"/>
          <w:sz w:val="24"/>
          <w:szCs w:val="24"/>
          <w:rtl/>
        </w:rPr>
        <w:t xml:space="preserve">بهبود و افزایش </w:t>
      </w:r>
      <w:r w:rsidRPr="00E1248E">
        <w:rPr>
          <w:rFonts w:ascii="B Lotus" w:eastAsia="Calibri" w:hAnsi="B Lotus" w:cs="B Lotus" w:hint="cs"/>
          <w:sz w:val="24"/>
          <w:szCs w:val="24"/>
          <w:rtl/>
        </w:rPr>
        <w:t xml:space="preserve">کمیت و </w:t>
      </w:r>
      <w:r w:rsidR="00E1248E">
        <w:rPr>
          <w:rFonts w:ascii="B Lotus" w:eastAsia="Calibri" w:hAnsi="B Lotus" w:cs="B Lotus"/>
          <w:sz w:val="24"/>
          <w:szCs w:val="24"/>
          <w:rtl/>
        </w:rPr>
        <w:t>کیفیت خانه</w:t>
      </w:r>
      <w:r w:rsidR="00E1248E">
        <w:rPr>
          <w:rFonts w:ascii="B Lotus" w:eastAsia="Calibri" w:hAnsi="B Lotus" w:cs="B Lotus" w:hint="cs"/>
          <w:sz w:val="24"/>
          <w:szCs w:val="24"/>
          <w:rtl/>
        </w:rPr>
        <w:t>‌</w:t>
      </w:r>
      <w:r w:rsidR="00E1248E">
        <w:rPr>
          <w:rFonts w:ascii="B Lotus" w:eastAsia="Calibri" w:hAnsi="B Lotus" w:cs="B Lotus"/>
          <w:sz w:val="24"/>
          <w:szCs w:val="24"/>
          <w:rtl/>
        </w:rPr>
        <w:t>های</w:t>
      </w:r>
      <w:del w:id="6451" w:author="Mehrnazi Boojari" w:date="2019-01-07T09:58:00Z">
        <w:r w:rsidR="00E1248E" w:rsidDel="00A31D6F">
          <w:rPr>
            <w:rFonts w:ascii="B Lotus" w:eastAsia="Calibri" w:hAnsi="B Lotus" w:cs="B Lotus"/>
            <w:sz w:val="24"/>
            <w:szCs w:val="24"/>
            <w:rtl/>
          </w:rPr>
          <w:delText xml:space="preserve">  </w:delText>
        </w:r>
      </w:del>
      <w:ins w:id="6452" w:author="Mehrnazi Boojari" w:date="2019-01-07T09:58:00Z">
        <w:r w:rsidR="00A31D6F">
          <w:rPr>
            <w:rFonts w:ascii="B Lotus" w:eastAsia="Calibri" w:hAnsi="B Lotus" w:cs="B Lotus"/>
            <w:sz w:val="24"/>
            <w:szCs w:val="24"/>
            <w:rtl/>
          </w:rPr>
          <w:t xml:space="preserve"> </w:t>
        </w:r>
      </w:ins>
      <w:r w:rsidR="00E1248E">
        <w:rPr>
          <w:rFonts w:ascii="B Lotus" w:eastAsia="Calibri" w:hAnsi="B Lotus" w:cs="B Lotus"/>
          <w:sz w:val="24"/>
          <w:szCs w:val="24"/>
          <w:rtl/>
        </w:rPr>
        <w:t>روستایی از مهمترین ابعاد ارتق</w:t>
      </w:r>
      <w:r w:rsidRPr="00E1248E">
        <w:rPr>
          <w:rFonts w:ascii="B Lotus" w:eastAsia="Calibri" w:hAnsi="B Lotus" w:cs="B Lotus"/>
          <w:sz w:val="24"/>
          <w:szCs w:val="24"/>
          <w:rtl/>
        </w:rPr>
        <w:t>ای کیفی</w:t>
      </w:r>
      <w:r w:rsidR="00E1248E">
        <w:rPr>
          <w:rFonts w:ascii="B Lotus" w:eastAsia="Calibri" w:hAnsi="B Lotus" w:cs="B Lotus"/>
          <w:sz w:val="24"/>
          <w:szCs w:val="24"/>
          <w:rtl/>
        </w:rPr>
        <w:t>ت زندگی روستایی و اهداف توسعه روستایی محسوب می</w:t>
      </w:r>
      <w:ins w:id="6453" w:author="Mehrnazi Boojari" w:date="2019-01-12T00:10:00Z">
        <w:r w:rsidR="0029388E">
          <w:rPr>
            <w:rFonts w:ascii="B Lotus" w:eastAsia="Calibri" w:hAnsi="B Lotus" w:cs="B Nazanin" w:hint="cs"/>
            <w:sz w:val="24"/>
            <w:szCs w:val="24"/>
            <w:rtl/>
          </w:rPr>
          <w:t>‌</w:t>
        </w:r>
      </w:ins>
      <w:del w:id="6454" w:author="Mehrnazi Boojari" w:date="2019-01-08T01:15:00Z">
        <w:r w:rsidR="00E1248E" w:rsidDel="00632EB0">
          <w:rPr>
            <w:rFonts w:ascii="B Lotus" w:eastAsia="Calibri" w:hAnsi="B Lotus" w:cs="B Lotus"/>
            <w:sz w:val="24"/>
            <w:szCs w:val="24"/>
            <w:rtl/>
          </w:rPr>
          <w:delText>گردد</w:delText>
        </w:r>
      </w:del>
      <w:ins w:id="6455" w:author="Mehrnazi Boojari" w:date="2019-01-08T01:15:00Z">
        <w:r w:rsidR="00632EB0">
          <w:rPr>
            <w:rFonts w:ascii="B Lotus" w:eastAsia="Calibri" w:hAnsi="B Lotus" w:cs="B Lotus"/>
            <w:sz w:val="24"/>
            <w:szCs w:val="24"/>
            <w:rtl/>
          </w:rPr>
          <w:t>شود</w:t>
        </w:r>
      </w:ins>
      <w:r w:rsidR="00E1248E">
        <w:rPr>
          <w:rFonts w:ascii="B Lotus" w:eastAsia="Calibri" w:hAnsi="B Lotus" w:cs="B Lotus"/>
          <w:sz w:val="24"/>
          <w:szCs w:val="24"/>
          <w:rtl/>
        </w:rPr>
        <w:t>. با توجه بـه اهمیت موض</w:t>
      </w:r>
      <w:r w:rsidRPr="00E1248E">
        <w:rPr>
          <w:rFonts w:ascii="B Lotus" w:eastAsia="Calibri" w:hAnsi="B Lotus" w:cs="B Lotus"/>
          <w:sz w:val="24"/>
          <w:szCs w:val="24"/>
          <w:rtl/>
        </w:rPr>
        <w:t xml:space="preserve">وع، </w:t>
      </w:r>
      <w:r w:rsidRPr="00E1248E">
        <w:rPr>
          <w:rFonts w:ascii="B Lotus" w:eastAsia="Calibri" w:hAnsi="B Lotus" w:cs="B Lotus" w:hint="cs"/>
          <w:sz w:val="24"/>
          <w:szCs w:val="24"/>
          <w:rtl/>
        </w:rPr>
        <w:t>در تمامی برنامه</w:t>
      </w:r>
      <w:del w:id="6456" w:author="Mehrnazi Boojari" w:date="2019-01-07T09:46:00Z">
        <w:r w:rsidRPr="00E1248E" w:rsidDel="006F7CCF">
          <w:rPr>
            <w:rFonts w:ascii="B Lotus" w:eastAsia="Calibri" w:hAnsi="B Lotus" w:cs="B Lotus" w:hint="cs"/>
            <w:sz w:val="24"/>
            <w:szCs w:val="24"/>
            <w:rtl/>
          </w:rPr>
          <w:delText xml:space="preserve"> های </w:delText>
        </w:r>
      </w:del>
      <w:ins w:id="6457" w:author="Mehrnazi Boojari" w:date="2019-01-07T09:46:00Z">
        <w:r w:rsidR="006F7CCF">
          <w:rPr>
            <w:rFonts w:ascii="B Lotus" w:eastAsia="Calibri" w:hAnsi="B Lotus" w:cs="B Lotus" w:hint="cs"/>
            <w:sz w:val="24"/>
            <w:szCs w:val="24"/>
            <w:rtl/>
          </w:rPr>
          <w:t xml:space="preserve">‌های </w:t>
        </w:r>
      </w:ins>
      <w:r w:rsidRPr="00E1248E">
        <w:rPr>
          <w:rFonts w:ascii="B Lotus" w:eastAsia="Calibri" w:hAnsi="B Lotus" w:cs="B Lotus" w:hint="cs"/>
          <w:sz w:val="24"/>
          <w:szCs w:val="24"/>
          <w:rtl/>
        </w:rPr>
        <w:t>بالاد</w:t>
      </w:r>
      <w:r w:rsidR="00E1248E">
        <w:rPr>
          <w:rFonts w:ascii="B Lotus" w:eastAsia="Calibri" w:hAnsi="B Lotus" w:cs="B Lotus" w:hint="cs"/>
          <w:sz w:val="24"/>
          <w:szCs w:val="24"/>
          <w:rtl/>
        </w:rPr>
        <w:t>ستی اعم از قانون اساسی تا سیاست</w:t>
      </w:r>
      <w:ins w:id="6458" w:author="Mehrnazi Boojari" w:date="2019-01-12T00:09:00Z">
        <w:r w:rsidR="0029388E">
          <w:rPr>
            <w:rFonts w:ascii="B Lotus" w:eastAsia="Calibri" w:hAnsi="B Lotus" w:cs="B Nazanin" w:hint="cs"/>
            <w:sz w:val="24"/>
            <w:szCs w:val="24"/>
            <w:rtl/>
          </w:rPr>
          <w:t>‌</w:t>
        </w:r>
      </w:ins>
      <w:del w:id="6459" w:author="Mehrnazi Boojari" w:date="2019-01-12T00:09:00Z">
        <w:r w:rsidR="00E1248E" w:rsidDel="0029388E">
          <w:rPr>
            <w:rFonts w:ascii="B Lotus" w:eastAsia="Calibri" w:hAnsi="B Lotus" w:cs="B Lotus" w:hint="cs"/>
            <w:sz w:val="24"/>
            <w:szCs w:val="24"/>
            <w:rtl/>
          </w:rPr>
          <w:delText>‌</w:delText>
        </w:r>
      </w:del>
      <w:r w:rsidRPr="00E1248E">
        <w:rPr>
          <w:rFonts w:ascii="B Lotus" w:eastAsia="Calibri" w:hAnsi="B Lotus" w:cs="B Lotus" w:hint="cs"/>
          <w:sz w:val="24"/>
          <w:szCs w:val="24"/>
          <w:rtl/>
        </w:rPr>
        <w:t>های برنامه</w:t>
      </w:r>
      <w:del w:id="6460" w:author="Mehrnazi Boojari" w:date="2019-01-07T09:46:00Z">
        <w:r w:rsidRPr="00E1248E" w:rsidDel="006F7CCF">
          <w:rPr>
            <w:rFonts w:ascii="B Lotus" w:eastAsia="Calibri" w:hAnsi="B Lotus" w:cs="B Lotus" w:hint="cs"/>
            <w:sz w:val="24"/>
            <w:szCs w:val="24"/>
            <w:rtl/>
          </w:rPr>
          <w:delText xml:space="preserve"> های </w:delText>
        </w:r>
      </w:del>
      <w:ins w:id="6461" w:author="Mehrnazi Boojari" w:date="2019-01-07T09:46:00Z">
        <w:r w:rsidR="006F7CCF">
          <w:rPr>
            <w:rFonts w:ascii="B Lotus" w:eastAsia="Calibri" w:hAnsi="B Lotus" w:cs="B Lotus" w:hint="cs"/>
            <w:sz w:val="24"/>
            <w:szCs w:val="24"/>
            <w:rtl/>
          </w:rPr>
          <w:t xml:space="preserve">‌های </w:t>
        </w:r>
      </w:ins>
      <w:r w:rsidRPr="00E1248E">
        <w:rPr>
          <w:rFonts w:ascii="B Lotus" w:eastAsia="Calibri" w:hAnsi="B Lotus" w:cs="B Lotus" w:hint="cs"/>
          <w:sz w:val="24"/>
          <w:szCs w:val="24"/>
          <w:rtl/>
        </w:rPr>
        <w:t>توسعه</w:t>
      </w:r>
      <w:del w:id="6462" w:author="Mehrnazi Boojari" w:date="2019-01-07T09:47:00Z">
        <w:r w:rsidRPr="00E1248E" w:rsidDel="006F7CCF">
          <w:rPr>
            <w:rFonts w:ascii="B Lotus" w:eastAsia="Calibri" w:hAnsi="B Lotus" w:cs="B Lotus" w:hint="cs"/>
            <w:sz w:val="24"/>
            <w:szCs w:val="24"/>
            <w:rtl/>
          </w:rPr>
          <w:delText xml:space="preserve"> ،</w:delText>
        </w:r>
      </w:del>
      <w:ins w:id="6463" w:author="Mehrnazi Boojari" w:date="2019-01-07T09:47:00Z">
        <w:r w:rsidR="006F7CCF">
          <w:rPr>
            <w:rFonts w:ascii="B Lotus" w:eastAsia="Calibri" w:hAnsi="B Lotus" w:cs="B Lotus" w:hint="cs"/>
            <w:sz w:val="24"/>
            <w:szCs w:val="24"/>
            <w:rtl/>
          </w:rPr>
          <w:t>،</w:t>
        </w:r>
      </w:ins>
      <w:ins w:id="6464" w:author="Mehrnazi Boojari" w:date="2019-01-12T00:11:00Z">
        <w:r w:rsidR="0029388E">
          <w:rPr>
            <w:rFonts w:ascii="B Lotus" w:eastAsia="Calibri" w:hAnsi="B Lotus" w:cs="B Lotus" w:hint="cs"/>
            <w:sz w:val="24"/>
            <w:szCs w:val="24"/>
            <w:rtl/>
          </w:rPr>
          <w:t xml:space="preserve"> </w:t>
        </w:r>
      </w:ins>
      <w:r w:rsidR="00E1248E">
        <w:rPr>
          <w:rFonts w:ascii="B Lotus" w:eastAsia="Calibri" w:hAnsi="B Lotus" w:cs="B Lotus"/>
          <w:sz w:val="24"/>
          <w:szCs w:val="24"/>
          <w:rtl/>
        </w:rPr>
        <w:t>دولت موظف شـده اس</w:t>
      </w:r>
      <w:r w:rsidRPr="00E1248E">
        <w:rPr>
          <w:rFonts w:ascii="B Lotus" w:eastAsia="Calibri" w:hAnsi="B Lotus" w:cs="B Lotus"/>
          <w:sz w:val="24"/>
          <w:szCs w:val="24"/>
          <w:rtl/>
        </w:rPr>
        <w:t xml:space="preserve">ت </w:t>
      </w:r>
      <w:r w:rsidRPr="00E1248E">
        <w:rPr>
          <w:rFonts w:ascii="B Lotus" w:eastAsia="Calibri" w:hAnsi="B Lotus" w:cs="B Lotus" w:hint="cs"/>
          <w:sz w:val="24"/>
          <w:szCs w:val="24"/>
          <w:rtl/>
        </w:rPr>
        <w:t xml:space="preserve">برای حل معضلات این موضوع اقدام کرده و سیاست‌گذاری </w:t>
      </w:r>
      <w:del w:id="6465" w:author="Mehrnazi Boojari" w:date="2019-01-08T01:31:00Z">
        <w:r w:rsidRPr="00E1248E" w:rsidDel="00952B49">
          <w:rPr>
            <w:rFonts w:ascii="B Lotus" w:eastAsia="Calibri" w:hAnsi="B Lotus" w:cs="B Lotus" w:hint="cs"/>
            <w:sz w:val="24"/>
            <w:szCs w:val="24"/>
            <w:rtl/>
          </w:rPr>
          <w:delText>نماید</w:delText>
        </w:r>
      </w:del>
      <w:ins w:id="6466" w:author="Mehrnazi Boojari" w:date="2019-01-08T01:31:00Z">
        <w:r w:rsidR="00952B49">
          <w:rPr>
            <w:rFonts w:ascii="B Lotus" w:eastAsia="Calibri" w:hAnsi="B Lotus" w:cs="B Lotus" w:hint="cs"/>
            <w:sz w:val="24"/>
            <w:szCs w:val="24"/>
            <w:rtl/>
          </w:rPr>
          <w:t>کند</w:t>
        </w:r>
      </w:ins>
      <w:r w:rsidRPr="00A06196">
        <w:rPr>
          <w:rFonts w:ascii="B Lotus" w:eastAsia="Calibri" w:hAnsi="B Lotus" w:cs="B Lotus" w:hint="cs"/>
          <w:sz w:val="26"/>
          <w:szCs w:val="26"/>
          <w:rtl/>
        </w:rPr>
        <w:t xml:space="preserve">. </w:t>
      </w:r>
    </w:p>
    <w:p w14:paraId="358A5248" w14:textId="77777777" w:rsidR="00A06196" w:rsidRPr="00A06196" w:rsidRDefault="00A06196" w:rsidP="007C39B2">
      <w:pPr>
        <w:pStyle w:val="Heading4"/>
        <w:rPr>
          <w:rtl/>
        </w:rPr>
      </w:pPr>
      <w:bookmarkStart w:id="6467" w:name="_Toc533781205"/>
      <w:bookmarkStart w:id="6468" w:name="_Toc533782161"/>
      <w:r w:rsidRPr="00A06196">
        <w:rPr>
          <w:rtl/>
        </w:rPr>
        <w:t>قانون اساسی</w:t>
      </w:r>
      <w:bookmarkEnd w:id="6467"/>
      <w:bookmarkEnd w:id="6468"/>
    </w:p>
    <w:p w14:paraId="1683654E" w14:textId="77777777" w:rsidR="00A06196" w:rsidRPr="00E1248E" w:rsidRDefault="00A06196" w:rsidP="000C2A38">
      <w:pPr>
        <w:bidi/>
        <w:ind w:firstLine="288"/>
        <w:jc w:val="both"/>
        <w:rPr>
          <w:rFonts w:ascii="B Lotus" w:eastAsia="Calibri" w:hAnsi="B Lotus" w:cs="B Lotus"/>
          <w:sz w:val="24"/>
          <w:szCs w:val="24"/>
          <w:rtl/>
        </w:rPr>
      </w:pPr>
      <w:r w:rsidRPr="00E1248E">
        <w:rPr>
          <w:rFonts w:ascii="B Lotus" w:eastAsia="Calibri" w:hAnsi="B Lotus" w:cs="B Lotus"/>
          <w:sz w:val="24"/>
          <w:szCs w:val="24"/>
          <w:rtl/>
        </w:rPr>
        <w:t xml:space="preserve">در قانون اساسی جمهوری اسلامی ایران در بند </w:t>
      </w:r>
      <w:del w:id="6469" w:author="Mehrnazi Boojari" w:date="2019-01-16T00:57:00Z">
        <w:r w:rsidRPr="00E1248E" w:rsidDel="000C2A38">
          <w:rPr>
            <w:rFonts w:ascii="B Lotus" w:eastAsia="Calibri" w:hAnsi="B Lotus" w:cs="B Lotus"/>
            <w:sz w:val="24"/>
            <w:szCs w:val="24"/>
            <w:rtl/>
          </w:rPr>
          <w:delText xml:space="preserve">12 </w:delText>
        </w:r>
      </w:del>
      <w:ins w:id="6470" w:author="Mehrnazi Boojari" w:date="2019-01-16T00:57:00Z">
        <w:r w:rsidR="000C2A38" w:rsidRPr="00E1248E">
          <w:rPr>
            <w:rFonts w:ascii="B Lotus" w:eastAsia="Calibri" w:hAnsi="B Lotus" w:cs="B Lotus"/>
            <w:sz w:val="24"/>
            <w:szCs w:val="24"/>
            <w:rtl/>
          </w:rPr>
          <w:t>12</w:t>
        </w:r>
        <w:r w:rsidR="000C2A38">
          <w:rPr>
            <w:rFonts w:ascii="B Lotus" w:eastAsia="Calibri" w:hAnsi="B Lotus" w:cs="B Lotus" w:hint="cs"/>
            <w:sz w:val="24"/>
            <w:szCs w:val="24"/>
            <w:rtl/>
          </w:rPr>
          <w:t xml:space="preserve">، </w:t>
        </w:r>
      </w:ins>
      <w:r w:rsidRPr="00E1248E">
        <w:rPr>
          <w:rFonts w:ascii="B Lotus" w:eastAsia="Calibri" w:hAnsi="B Lotus" w:cs="B Lotus"/>
          <w:sz w:val="24"/>
          <w:szCs w:val="24"/>
          <w:rtl/>
        </w:rPr>
        <w:t xml:space="preserve">اصل‏ </w:t>
      </w:r>
      <w:del w:id="6471" w:author="Mehrnazi Boojari" w:date="2019-01-16T00:57:00Z">
        <w:r w:rsidRPr="00E1248E" w:rsidDel="000C2A38">
          <w:rPr>
            <w:rFonts w:ascii="B Lotus" w:eastAsia="Calibri" w:hAnsi="B Lotus" w:cs="B Lotus"/>
            <w:sz w:val="24"/>
            <w:szCs w:val="24"/>
            <w:rtl/>
          </w:rPr>
          <w:delText xml:space="preserve">سوم </w:delText>
        </w:r>
      </w:del>
      <w:ins w:id="6472" w:author="Mehrnazi Boojari" w:date="2019-01-16T00:57:00Z">
        <w:r w:rsidR="000C2A38">
          <w:rPr>
            <w:rFonts w:ascii="B Lotus" w:eastAsia="Calibri" w:hAnsi="B Lotus" w:cs="B Lotus" w:hint="cs"/>
            <w:sz w:val="24"/>
            <w:szCs w:val="24"/>
            <w:rtl/>
          </w:rPr>
          <w:t>3</w:t>
        </w:r>
        <w:r w:rsidR="000C2A38" w:rsidRPr="00E1248E">
          <w:rPr>
            <w:rFonts w:ascii="B Lotus" w:eastAsia="Calibri" w:hAnsi="B Lotus" w:cs="B Lotus"/>
            <w:sz w:val="24"/>
            <w:szCs w:val="24"/>
            <w:rtl/>
          </w:rPr>
          <w:t xml:space="preserve"> </w:t>
        </w:r>
      </w:ins>
      <w:del w:id="6473" w:author="Mehrnazi Boojari" w:date="2019-01-12T00:10:00Z">
        <w:r w:rsidRPr="00E1248E" w:rsidDel="0029388E">
          <w:rPr>
            <w:rFonts w:ascii="B Lotus" w:eastAsia="Calibri" w:hAnsi="B Lotus" w:cs="B Lotus"/>
            <w:sz w:val="24"/>
            <w:szCs w:val="24"/>
            <w:rtl/>
          </w:rPr>
          <w:delText xml:space="preserve">امده </w:delText>
        </w:r>
      </w:del>
      <w:ins w:id="6474" w:author="Mehrnazi Boojari" w:date="2019-01-12T00:10:00Z">
        <w:r w:rsidR="0029388E">
          <w:rPr>
            <w:rFonts w:ascii="B Lotus" w:eastAsia="Calibri" w:hAnsi="B Lotus" w:cs="B Lotus" w:hint="cs"/>
            <w:sz w:val="24"/>
            <w:szCs w:val="24"/>
            <w:rtl/>
          </w:rPr>
          <w:t>آ</w:t>
        </w:r>
        <w:r w:rsidR="0029388E" w:rsidRPr="00E1248E">
          <w:rPr>
            <w:rFonts w:ascii="B Lotus" w:eastAsia="Calibri" w:hAnsi="B Lotus" w:cs="B Lotus"/>
            <w:sz w:val="24"/>
            <w:szCs w:val="24"/>
            <w:rtl/>
          </w:rPr>
          <w:t xml:space="preserve">مده </w:t>
        </w:r>
      </w:ins>
      <w:r w:rsidRPr="00E1248E">
        <w:rPr>
          <w:rFonts w:ascii="B Lotus" w:eastAsia="Calibri" w:hAnsi="B Lotus" w:cs="B Lotus"/>
          <w:sz w:val="24"/>
          <w:szCs w:val="24"/>
          <w:rtl/>
        </w:rPr>
        <w:t>است که دولت‏ جمهور</w:t>
      </w:r>
      <w:ins w:id="6475" w:author="Mehrnazi Boojari" w:date="2019-01-12T00:14:00Z">
        <w:r w:rsidR="0029388E">
          <w:rPr>
            <w:rFonts w:ascii="B Lotus" w:eastAsia="Calibri" w:hAnsi="B Lotus" w:cs="B Lotus" w:hint="cs"/>
            <w:sz w:val="24"/>
            <w:szCs w:val="24"/>
            <w:rtl/>
          </w:rPr>
          <w:t>ی</w:t>
        </w:r>
      </w:ins>
      <w:r w:rsidRPr="00E1248E">
        <w:rPr>
          <w:rFonts w:ascii="B Lotus" w:eastAsia="Calibri" w:hAnsi="B Lotus" w:cs="B Lotus"/>
          <w:sz w:val="24"/>
          <w:szCs w:val="24"/>
          <w:rtl/>
        </w:rPr>
        <w:t xml:space="preserve"> اسلامی‏ ایران‏ موظف‏ است‏ برای‏ نیل‏ به‏ اهداف‏</w:t>
      </w:r>
      <w:del w:id="6476" w:author="Mehrnazi Boojari" w:date="2019-01-07T09:58:00Z">
        <w:r w:rsidRPr="00E1248E" w:rsidDel="00A31D6F">
          <w:rPr>
            <w:rFonts w:ascii="B Lotus" w:eastAsia="Calibri" w:hAnsi="B Lotus" w:cs="B Lotus"/>
            <w:sz w:val="24"/>
            <w:szCs w:val="24"/>
            <w:rtl/>
          </w:rPr>
          <w:delText xml:space="preserve">  </w:delText>
        </w:r>
      </w:del>
      <w:ins w:id="6477" w:author="Mehrnazi Boojari" w:date="2019-01-07T09:58:00Z">
        <w:r w:rsidR="00A31D6F">
          <w:rPr>
            <w:rFonts w:ascii="B Lotus" w:eastAsia="Calibri" w:hAnsi="B Lotus" w:cs="B Lotus"/>
            <w:sz w:val="24"/>
            <w:szCs w:val="24"/>
            <w:rtl/>
          </w:rPr>
          <w:t xml:space="preserve"> </w:t>
        </w:r>
      </w:ins>
      <w:r w:rsidRPr="00E1248E">
        <w:rPr>
          <w:rFonts w:ascii="B Lotus" w:eastAsia="Calibri" w:hAnsi="B Lotus" w:cs="B Lotus"/>
          <w:sz w:val="24"/>
          <w:szCs w:val="24"/>
          <w:rtl/>
        </w:rPr>
        <w:t>خود همه‏ امکانات‏ خود را برای پی‏</w:t>
      </w:r>
      <w:del w:id="6478" w:author="Mehrnazi Boojari" w:date="2019-01-07T10:05:00Z">
        <w:r w:rsidRPr="00E1248E" w:rsidDel="00A31D6F">
          <w:rPr>
            <w:rFonts w:ascii="B Lotus" w:eastAsia="Calibri" w:hAnsi="B Lotus" w:cs="B Lotus"/>
            <w:sz w:val="24"/>
            <w:szCs w:val="24"/>
            <w:rtl/>
          </w:rPr>
          <w:delText xml:space="preserve"> ریزی‏ </w:delText>
        </w:r>
      </w:del>
      <w:ins w:id="6479" w:author="Mehrnazi Boojari" w:date="2019-01-07T10:05:00Z">
        <w:r w:rsidR="00A31D6F">
          <w:rPr>
            <w:rFonts w:ascii="B Lotus" w:eastAsia="Calibri" w:hAnsi="B Lotus" w:cs="B Lotus" w:hint="cs"/>
            <w:sz w:val="24"/>
            <w:szCs w:val="24"/>
            <w:rtl/>
          </w:rPr>
          <w:t>‌</w:t>
        </w:r>
        <w:r w:rsidR="00A31D6F">
          <w:rPr>
            <w:rFonts w:ascii="B Lotus" w:eastAsia="Calibri" w:hAnsi="B Lotus" w:cs="B Lotus"/>
            <w:sz w:val="24"/>
            <w:szCs w:val="24"/>
            <w:rtl/>
          </w:rPr>
          <w:t xml:space="preserve">ریزی </w:t>
        </w:r>
      </w:ins>
      <w:r w:rsidRPr="00E1248E">
        <w:rPr>
          <w:rFonts w:ascii="B Lotus" w:eastAsia="Calibri" w:hAnsi="B Lotus" w:cs="B Lotus"/>
          <w:sz w:val="24"/>
          <w:szCs w:val="24"/>
          <w:rtl/>
        </w:rPr>
        <w:t xml:space="preserve">اقتصادی‏ صحیح‏ و عادلانه‏ بر طبق‏ ضوابط اسلامی‏ </w:t>
      </w:r>
      <w:del w:id="6480" w:author="Mehrnazi Boojari" w:date="2019-01-12T00:13:00Z">
        <w:r w:rsidRPr="00E1248E" w:rsidDel="0029388E">
          <w:rPr>
            <w:rFonts w:ascii="B Lotus" w:eastAsia="Calibri" w:hAnsi="B Lotus" w:cs="B Lotus"/>
            <w:sz w:val="24"/>
            <w:szCs w:val="24"/>
            <w:rtl/>
          </w:rPr>
          <w:delText>جهت</w:delText>
        </w:r>
      </w:del>
      <w:ins w:id="6481" w:author="Mehrnazi Boojari" w:date="2019-01-12T00:13:00Z">
        <w:r w:rsidR="0029388E">
          <w:rPr>
            <w:rFonts w:ascii="B Lotus" w:eastAsia="Calibri" w:hAnsi="B Lotus" w:cs="B Lotus" w:hint="cs"/>
            <w:sz w:val="24"/>
            <w:szCs w:val="24"/>
            <w:rtl/>
          </w:rPr>
          <w:t>به</w:t>
        </w:r>
        <w:r w:rsidR="0029388E">
          <w:rPr>
            <w:rFonts w:ascii="B Lotus" w:eastAsia="Calibri" w:hAnsi="B Lotus" w:cs="B Nazanin" w:hint="cs"/>
            <w:sz w:val="24"/>
            <w:szCs w:val="24"/>
            <w:rtl/>
          </w:rPr>
          <w:t>‌</w:t>
        </w:r>
        <w:r w:rsidR="0029388E">
          <w:rPr>
            <w:rFonts w:ascii="B Lotus" w:eastAsia="Calibri" w:hAnsi="B Lotus" w:cs="B Lotus" w:hint="cs"/>
            <w:sz w:val="24"/>
            <w:szCs w:val="24"/>
            <w:rtl/>
          </w:rPr>
          <w:t>منظور</w:t>
        </w:r>
      </w:ins>
      <w:r w:rsidRPr="00E1248E">
        <w:rPr>
          <w:rFonts w:ascii="B Lotus" w:eastAsia="Calibri" w:hAnsi="B Lotus" w:cs="B Lotus"/>
          <w:sz w:val="24"/>
          <w:szCs w:val="24"/>
          <w:rtl/>
        </w:rPr>
        <w:t>‏</w:t>
      </w:r>
      <w:r w:rsidRPr="00E1248E">
        <w:rPr>
          <w:rFonts w:ascii="B Lotus" w:eastAsia="Calibri" w:hAnsi="B Lotus" w:cs="B Lotus"/>
          <w:sz w:val="24"/>
          <w:szCs w:val="24"/>
          <w:rtl/>
          <w:lang w:bidi="fa-IR"/>
        </w:rPr>
        <w:t xml:space="preserve"> </w:t>
      </w:r>
      <w:r w:rsidRPr="00E1248E">
        <w:rPr>
          <w:rFonts w:ascii="B Lotus" w:eastAsia="Calibri" w:hAnsi="B Lotus" w:cs="B Lotus"/>
          <w:sz w:val="24"/>
          <w:szCs w:val="24"/>
          <w:rtl/>
        </w:rPr>
        <w:t>ایجاد رفاه‏ و رفع فقر و برطرف</w:t>
      </w:r>
      <w:ins w:id="6482" w:author="Mehrnazi Boojari" w:date="2019-01-12T00:13:00Z">
        <w:r w:rsidR="0029388E">
          <w:rPr>
            <w:rFonts w:ascii="B Lotus" w:eastAsia="Calibri" w:hAnsi="B Lotus" w:cs="B Nazanin" w:hint="cs"/>
            <w:sz w:val="24"/>
            <w:szCs w:val="24"/>
            <w:rtl/>
          </w:rPr>
          <w:t>‌</w:t>
        </w:r>
      </w:ins>
      <w:del w:id="6483" w:author="Mehrnazi Boojari" w:date="2019-01-12T00:13:00Z">
        <w:r w:rsidRPr="00E1248E" w:rsidDel="0029388E">
          <w:rPr>
            <w:rFonts w:ascii="B Lotus" w:eastAsia="Calibri" w:hAnsi="B Lotus" w:cs="B Lotus"/>
            <w:sz w:val="24"/>
            <w:szCs w:val="24"/>
            <w:rtl/>
          </w:rPr>
          <w:delText>‏ ساخت</w:delText>
        </w:r>
      </w:del>
      <w:ins w:id="6484" w:author="Mehrnazi Boojari" w:date="2019-01-12T00:13:00Z">
        <w:r w:rsidR="0029388E">
          <w:rPr>
            <w:rFonts w:ascii="B Lotus" w:eastAsia="Calibri" w:hAnsi="B Lotus" w:cs="B Lotus" w:hint="cs"/>
            <w:sz w:val="24"/>
            <w:szCs w:val="24"/>
            <w:rtl/>
          </w:rPr>
          <w:t>کرد</w:t>
        </w:r>
      </w:ins>
      <w:r w:rsidRPr="00E1248E">
        <w:rPr>
          <w:rFonts w:ascii="B Lotus" w:eastAsia="Calibri" w:hAnsi="B Lotus" w:cs="B Lotus"/>
          <w:sz w:val="24"/>
          <w:szCs w:val="24"/>
          <w:rtl/>
        </w:rPr>
        <w:t>ن‏ هر نوع‏ محرومیت‏ در زمینه‏</w:t>
      </w:r>
      <w:del w:id="6485" w:author="Mehrnazi Boojari" w:date="2019-01-07T09:46:00Z">
        <w:r w:rsidRPr="00E1248E" w:rsidDel="006F7CCF">
          <w:rPr>
            <w:rFonts w:ascii="B Lotus" w:eastAsia="Calibri" w:hAnsi="B Lotus" w:cs="B Lotus"/>
            <w:sz w:val="24"/>
            <w:szCs w:val="24"/>
            <w:rtl/>
          </w:rPr>
          <w:delText xml:space="preserve"> های‏ </w:delText>
        </w:r>
      </w:del>
      <w:ins w:id="6486"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تغذیه‏ و</w:t>
      </w:r>
      <w:r w:rsidRPr="00E1248E">
        <w:rPr>
          <w:rFonts w:ascii="B Lotus" w:eastAsia="Calibri" w:hAnsi="B Lotus" w:cs="B Lotus"/>
          <w:sz w:val="24"/>
          <w:szCs w:val="24"/>
          <w:lang w:bidi="fa-IR"/>
        </w:rPr>
        <w:t xml:space="preserve"> </w:t>
      </w:r>
      <w:r w:rsidRPr="00E1248E">
        <w:rPr>
          <w:rFonts w:ascii="B Lotus" w:eastAsia="Calibri" w:hAnsi="B Lotus" w:cs="B Lotus"/>
          <w:sz w:val="24"/>
          <w:szCs w:val="24"/>
          <w:rtl/>
        </w:rPr>
        <w:t xml:space="preserve">مسکن‏ و کار و بهداشت‏ و تعمیم‏ بیمه‏ </w:t>
      </w:r>
      <w:ins w:id="6487" w:author="Mehrnazi Boojari" w:date="2019-01-12T00:16:00Z">
        <w:r w:rsidR="00060FB1">
          <w:rPr>
            <w:rFonts w:ascii="B Lotus" w:eastAsia="Calibri" w:hAnsi="B Lotus" w:cs="B Lotus" w:hint="cs"/>
            <w:sz w:val="24"/>
            <w:szCs w:val="24"/>
            <w:rtl/>
          </w:rPr>
          <w:t>به</w:t>
        </w:r>
      </w:ins>
      <w:ins w:id="6488" w:author="Mehrnazi Boojari" w:date="2019-01-12T00:17:00Z">
        <w:r w:rsidR="00060FB1">
          <w:rPr>
            <w:rFonts w:ascii="B Lotus" w:eastAsia="Calibri" w:hAnsi="B Lotus" w:cs="B Nazanin" w:hint="cs"/>
            <w:sz w:val="24"/>
            <w:szCs w:val="24"/>
            <w:rtl/>
          </w:rPr>
          <w:t>‌</w:t>
        </w:r>
      </w:ins>
      <w:r w:rsidRPr="00E1248E">
        <w:rPr>
          <w:rFonts w:ascii="B Lotus" w:eastAsia="Calibri" w:hAnsi="B Lotus" w:cs="B Lotus"/>
          <w:sz w:val="24"/>
          <w:szCs w:val="24"/>
          <w:rtl/>
        </w:rPr>
        <w:t>کار ببند</w:t>
      </w:r>
      <w:del w:id="6489" w:author="Mehrnazi Boojari" w:date="2019-01-07T09:53:00Z">
        <w:r w:rsidRPr="00E1248E" w:rsidDel="006F7CCF">
          <w:rPr>
            <w:rFonts w:ascii="B Lotus" w:eastAsia="Calibri" w:hAnsi="B Lotus" w:cs="B Lotus"/>
            <w:sz w:val="24"/>
            <w:szCs w:val="24"/>
            <w:rtl/>
          </w:rPr>
          <w:delText xml:space="preserve"> . </w:delText>
        </w:r>
      </w:del>
      <w:ins w:id="6490" w:author="Mehrnazi Boojari" w:date="2019-01-07T09:53:00Z">
        <w:r w:rsidR="006F7CCF">
          <w:rPr>
            <w:rFonts w:ascii="B Lotus" w:eastAsia="Calibri" w:hAnsi="B Lotus" w:cs="B Lotus"/>
            <w:sz w:val="24"/>
            <w:szCs w:val="24"/>
            <w:rtl/>
          </w:rPr>
          <w:t xml:space="preserve">. </w:t>
        </w:r>
      </w:ins>
    </w:p>
    <w:p w14:paraId="49D2304F" w14:textId="77777777" w:rsidR="00A06196" w:rsidRPr="00E1248E" w:rsidRDefault="00A06196" w:rsidP="00060FB1">
      <w:pPr>
        <w:bidi/>
        <w:ind w:firstLine="288"/>
        <w:jc w:val="both"/>
        <w:rPr>
          <w:rFonts w:ascii="B Lotus" w:eastAsia="Calibri" w:hAnsi="B Lotus" w:cs="B Lotus"/>
          <w:sz w:val="24"/>
          <w:szCs w:val="24"/>
        </w:rPr>
      </w:pPr>
      <w:r w:rsidRPr="00E1248E">
        <w:rPr>
          <w:rFonts w:ascii="B Lotus" w:eastAsia="Calibri" w:hAnsi="B Lotus" w:cs="B Lotus"/>
          <w:b/>
          <w:bCs/>
          <w:sz w:val="24"/>
          <w:szCs w:val="24"/>
          <w:rtl/>
        </w:rPr>
        <w:t>اصل 31</w:t>
      </w:r>
      <w:del w:id="6491" w:author="Mehrnazi Boojari" w:date="2019-01-07T10:35:00Z">
        <w:r w:rsidRPr="00E1248E" w:rsidDel="006C73A5">
          <w:rPr>
            <w:rFonts w:ascii="B Lotus" w:eastAsia="Calibri" w:hAnsi="B Lotus" w:cs="B Lotus" w:hint="cs"/>
            <w:sz w:val="24"/>
            <w:szCs w:val="24"/>
            <w:rtl/>
          </w:rPr>
          <w:delText xml:space="preserve"> </w:delText>
        </w:r>
        <w:r w:rsidRPr="00E1248E" w:rsidDel="006C73A5">
          <w:rPr>
            <w:rFonts w:ascii="B Lotus" w:eastAsia="Calibri" w:hAnsi="B Lotus" w:cs="B Lotus"/>
            <w:sz w:val="24"/>
            <w:szCs w:val="24"/>
            <w:rtl/>
          </w:rPr>
          <w:delText xml:space="preserve">: </w:delText>
        </w:r>
      </w:del>
      <w:ins w:id="6492" w:author="Mehrnazi Boojari" w:date="2019-01-07T10:35:00Z">
        <w:r w:rsidR="006C73A5">
          <w:rPr>
            <w:rFonts w:ascii="B Lotus" w:eastAsia="Calibri" w:hAnsi="B Lotus" w:cs="B Lotus" w:hint="cs"/>
            <w:sz w:val="24"/>
            <w:szCs w:val="24"/>
            <w:rtl/>
          </w:rPr>
          <w:t xml:space="preserve">: </w:t>
        </w:r>
      </w:ins>
      <w:r w:rsidRPr="00E1248E">
        <w:rPr>
          <w:rFonts w:ascii="B Lotus" w:eastAsia="Calibri" w:hAnsi="B Lotus" w:cs="B Lotus"/>
          <w:sz w:val="24"/>
          <w:szCs w:val="24"/>
          <w:rtl/>
        </w:rPr>
        <w:t>داشتن‏ مسکن‏ متناسب‏ با نیاز، حق‏ هر فرد و خانواده‏ ایرانی‏ است‏. دولت‏ موظف‏ است‏ با رعایت‏ اولویت‏ برای‏</w:t>
      </w:r>
      <w:del w:id="6493" w:author="Mehrnazi Boojari" w:date="2019-01-07T09:51:00Z">
        <w:r w:rsidRPr="00E1248E" w:rsidDel="006F7CCF">
          <w:rPr>
            <w:rFonts w:ascii="B Lotus" w:eastAsia="Calibri" w:hAnsi="B Lotus" w:cs="B Lotus"/>
            <w:sz w:val="24"/>
            <w:szCs w:val="24"/>
            <w:rtl/>
          </w:rPr>
          <w:delText xml:space="preserve"> آنها </w:delText>
        </w:r>
      </w:del>
      <w:ins w:id="6494" w:author="Mehrnazi Boojari" w:date="2019-01-07T09:51:00Z">
        <w:r w:rsidR="006F7CCF">
          <w:rPr>
            <w:rFonts w:ascii="B Lotus" w:eastAsia="Calibri" w:hAnsi="B Lotus" w:cs="B Lotus"/>
            <w:sz w:val="24"/>
            <w:szCs w:val="24"/>
            <w:rtl/>
          </w:rPr>
          <w:t xml:space="preserve"> آن</w:t>
        </w:r>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E1248E">
        <w:rPr>
          <w:rFonts w:ascii="B Lotus" w:eastAsia="Calibri" w:hAnsi="B Lotus" w:cs="B Lotus"/>
          <w:sz w:val="24"/>
          <w:szCs w:val="24"/>
          <w:rtl/>
        </w:rPr>
        <w:t>که‏ نیازمندترند</w:t>
      </w:r>
      <w:ins w:id="6495" w:author="Mehrnazi Boojari" w:date="2019-01-12T00:22:00Z">
        <w:r w:rsidR="002E5595">
          <w:rPr>
            <w:rFonts w:ascii="B Lotus" w:eastAsia="Calibri" w:hAnsi="B Lotus" w:cs="B Lotus" w:hint="cs"/>
            <w:sz w:val="24"/>
            <w:szCs w:val="24"/>
            <w:rtl/>
          </w:rPr>
          <w:t>،</w:t>
        </w:r>
      </w:ins>
      <w:r w:rsidRPr="00E1248E">
        <w:rPr>
          <w:rFonts w:ascii="B Lotus" w:eastAsia="Calibri" w:hAnsi="B Lotus" w:cs="B Lotus"/>
          <w:sz w:val="24"/>
          <w:szCs w:val="24"/>
          <w:rtl/>
        </w:rPr>
        <w:t xml:space="preserve"> به‏</w:t>
      </w:r>
      <w:ins w:id="6496" w:author="Mehrnazi Boojari" w:date="2019-01-12T00:17:00Z">
        <w:r w:rsidR="00060FB1">
          <w:rPr>
            <w:rFonts w:ascii="B Lotus" w:eastAsia="Calibri" w:hAnsi="B Lotus" w:cs="B Nazanin" w:hint="cs"/>
            <w:sz w:val="24"/>
            <w:szCs w:val="24"/>
            <w:rtl/>
          </w:rPr>
          <w:t>‌</w:t>
        </w:r>
      </w:ins>
      <w:del w:id="6497" w:author="Mehrnazi Boojari" w:date="2019-01-12T00:17:00Z">
        <w:r w:rsidRPr="00E1248E" w:rsidDel="00060FB1">
          <w:rPr>
            <w:rFonts w:ascii="B Lotus" w:eastAsia="Calibri" w:hAnsi="B Lotus" w:cs="B Lotus"/>
            <w:sz w:val="24"/>
            <w:szCs w:val="24"/>
            <w:rtl/>
          </w:rPr>
          <w:delText xml:space="preserve"> </w:delText>
        </w:r>
      </w:del>
      <w:r w:rsidRPr="00E1248E">
        <w:rPr>
          <w:rFonts w:ascii="B Lotus" w:eastAsia="Calibri" w:hAnsi="B Lotus" w:cs="B Lotus"/>
          <w:sz w:val="24"/>
          <w:szCs w:val="24"/>
          <w:rtl/>
        </w:rPr>
        <w:t>خصوص‏ روستانشینان‏ و کارگران‏</w:t>
      </w:r>
      <w:ins w:id="6498" w:author="Mehrnazi Boojari" w:date="2019-01-12T00:22:00Z">
        <w:r w:rsidR="002E5595">
          <w:rPr>
            <w:rFonts w:ascii="B Lotus" w:eastAsia="Calibri" w:hAnsi="B Lotus" w:cs="B Lotus" w:hint="cs"/>
            <w:sz w:val="24"/>
            <w:szCs w:val="24"/>
            <w:rtl/>
          </w:rPr>
          <w:t>،</w:t>
        </w:r>
      </w:ins>
      <w:r w:rsidRPr="00E1248E">
        <w:rPr>
          <w:rFonts w:ascii="B Lotus" w:eastAsia="Calibri" w:hAnsi="B Lotus" w:cs="B Lotus"/>
          <w:sz w:val="24"/>
          <w:szCs w:val="24"/>
          <w:rtl/>
        </w:rPr>
        <w:t xml:space="preserve"> زمینه‏ اجرای‏ این‏ اصل‏ را فراهم‏ کند</w:t>
      </w:r>
      <w:r w:rsidRPr="00E1248E">
        <w:rPr>
          <w:rFonts w:ascii="B Lotus" w:eastAsia="Calibri" w:hAnsi="B Lotus" w:cs="B Lotus"/>
          <w:sz w:val="24"/>
          <w:szCs w:val="24"/>
        </w:rPr>
        <w:t>.</w:t>
      </w:r>
    </w:p>
    <w:p w14:paraId="1F9431C6" w14:textId="77777777" w:rsidR="00A06196" w:rsidRPr="00E1248E" w:rsidRDefault="00A06196" w:rsidP="002E5595">
      <w:pPr>
        <w:bidi/>
        <w:ind w:firstLine="288"/>
        <w:jc w:val="both"/>
        <w:rPr>
          <w:rFonts w:ascii="B Lotus" w:eastAsia="Calibri" w:hAnsi="B Lotus" w:cs="B Lotus"/>
          <w:sz w:val="24"/>
          <w:szCs w:val="24"/>
          <w:rtl/>
          <w:lang w:bidi="fa-IR"/>
        </w:rPr>
      </w:pPr>
      <w:r w:rsidRPr="00E1248E">
        <w:rPr>
          <w:rFonts w:ascii="B Lotus" w:eastAsia="Calibri" w:hAnsi="B Lotus" w:cs="B Lotus"/>
          <w:b/>
          <w:bCs/>
          <w:sz w:val="24"/>
          <w:szCs w:val="24"/>
          <w:rtl/>
        </w:rPr>
        <w:t xml:space="preserve">اصل‏ </w:t>
      </w:r>
      <w:r w:rsidRPr="00E1248E">
        <w:rPr>
          <w:rFonts w:ascii="B Lotus" w:eastAsia="Calibri" w:hAnsi="B Lotus" w:cs="B Lotus" w:hint="cs"/>
          <w:b/>
          <w:bCs/>
          <w:sz w:val="24"/>
          <w:szCs w:val="24"/>
          <w:rtl/>
        </w:rPr>
        <w:t>43</w:t>
      </w:r>
      <w:del w:id="6499" w:author="Mehrnazi Boojari" w:date="2019-01-07T10:35:00Z">
        <w:r w:rsidRPr="00E1248E" w:rsidDel="006C73A5">
          <w:rPr>
            <w:rFonts w:ascii="B Lotus" w:eastAsia="Calibri" w:hAnsi="B Lotus" w:cs="B Lotus" w:hint="cs"/>
            <w:b/>
            <w:bCs/>
            <w:sz w:val="24"/>
            <w:szCs w:val="24"/>
            <w:rtl/>
          </w:rPr>
          <w:delText xml:space="preserve"> </w:delText>
        </w:r>
        <w:r w:rsidRPr="00E1248E" w:rsidDel="006C73A5">
          <w:rPr>
            <w:rFonts w:ascii="B Lotus" w:eastAsia="Calibri" w:hAnsi="B Lotus" w:cs="B Lotus"/>
            <w:b/>
            <w:bCs/>
            <w:sz w:val="24"/>
            <w:szCs w:val="24"/>
            <w:rtl/>
          </w:rPr>
          <w:delText>:</w:delText>
        </w:r>
        <w:r w:rsidRPr="00E1248E" w:rsidDel="006C73A5">
          <w:rPr>
            <w:rFonts w:ascii="B Lotus" w:eastAsia="Calibri" w:hAnsi="B Lotus" w:cs="B Lotus"/>
            <w:sz w:val="24"/>
            <w:szCs w:val="24"/>
            <w:rtl/>
          </w:rPr>
          <w:delText xml:space="preserve"> </w:delText>
        </w:r>
      </w:del>
      <w:ins w:id="6500" w:author="Mehrnazi Boojari" w:date="2019-01-07T10:35:00Z">
        <w:r w:rsidR="006C73A5">
          <w:rPr>
            <w:rFonts w:ascii="B Lotus" w:eastAsia="Calibri" w:hAnsi="B Lotus" w:cs="B Lotus" w:hint="cs"/>
            <w:b/>
            <w:bCs/>
            <w:sz w:val="24"/>
            <w:szCs w:val="24"/>
            <w:rtl/>
          </w:rPr>
          <w:t xml:space="preserve">: </w:t>
        </w:r>
      </w:ins>
      <w:r w:rsidRPr="00E1248E">
        <w:rPr>
          <w:rFonts w:ascii="B Lotus" w:eastAsia="Calibri" w:hAnsi="B Lotus" w:cs="B Lotus"/>
          <w:sz w:val="24"/>
          <w:szCs w:val="24"/>
          <w:rtl/>
        </w:rPr>
        <w:t>برای‏</w:t>
      </w:r>
      <w:del w:id="6501" w:author="Mehrnazi Boojari" w:date="2019-01-07T10:51:00Z">
        <w:r w:rsidRPr="00E1248E" w:rsidDel="006A1F1D">
          <w:rPr>
            <w:rFonts w:ascii="B Lotus" w:eastAsia="Calibri" w:hAnsi="B Lotus" w:cs="B Lotus"/>
            <w:sz w:val="24"/>
            <w:szCs w:val="24"/>
            <w:rtl/>
          </w:rPr>
          <w:delText xml:space="preserve"> تأمین‏ </w:delText>
        </w:r>
      </w:del>
      <w:ins w:id="6502" w:author="Mehrnazi Boojari" w:date="2019-01-07T10:51:00Z">
        <w:r w:rsidR="006A1F1D">
          <w:rPr>
            <w:rFonts w:ascii="B Lotus" w:eastAsia="Calibri" w:hAnsi="B Lotus" w:cs="B Lotus"/>
            <w:sz w:val="24"/>
            <w:szCs w:val="24"/>
            <w:rtl/>
          </w:rPr>
          <w:t xml:space="preserve"> تأمین </w:t>
        </w:r>
      </w:ins>
      <w:r w:rsidRPr="00E1248E">
        <w:rPr>
          <w:rFonts w:ascii="B Lotus" w:eastAsia="Calibri" w:hAnsi="B Lotus" w:cs="B Lotus"/>
          <w:sz w:val="24"/>
          <w:szCs w:val="24"/>
          <w:rtl/>
        </w:rPr>
        <w:t>استقلال‏ اقتصادی‏ جامعه‏ و ریشه‏</w:t>
      </w:r>
      <w:ins w:id="6503" w:author="Mehrnazi Boojari" w:date="2019-01-12T00:22:00Z">
        <w:r w:rsidR="002E5595">
          <w:rPr>
            <w:rFonts w:ascii="B Lotus" w:eastAsia="Calibri" w:hAnsi="B Lotus" w:cs="B Nazanin" w:hint="cs"/>
            <w:sz w:val="24"/>
            <w:szCs w:val="24"/>
            <w:rtl/>
          </w:rPr>
          <w:t>‌</w:t>
        </w:r>
      </w:ins>
      <w:del w:id="6504" w:author="Mehrnazi Boojari" w:date="2019-01-12T00:22:00Z">
        <w:r w:rsidRPr="00E1248E" w:rsidDel="002E5595">
          <w:rPr>
            <w:rFonts w:ascii="B Lotus" w:eastAsia="Calibri" w:hAnsi="B Lotus" w:cs="B Lotus"/>
            <w:sz w:val="24"/>
            <w:szCs w:val="24"/>
            <w:rtl/>
          </w:rPr>
          <w:delText xml:space="preserve"> </w:delText>
        </w:r>
      </w:del>
      <w:r w:rsidRPr="00E1248E">
        <w:rPr>
          <w:rFonts w:ascii="B Lotus" w:eastAsia="Calibri" w:hAnsi="B Lotus" w:cs="B Lotus"/>
          <w:sz w:val="24"/>
          <w:szCs w:val="24"/>
          <w:rtl/>
        </w:rPr>
        <w:t>کن‏</w:t>
      </w:r>
      <w:del w:id="6505" w:author="Mehrnazi Boojari" w:date="2019-01-07T10:01:00Z">
        <w:r w:rsidRPr="00E1248E" w:rsidDel="00A31D6F">
          <w:rPr>
            <w:rFonts w:ascii="B Lotus" w:eastAsia="Calibri" w:hAnsi="B Lotus" w:cs="B Lotus"/>
            <w:sz w:val="24"/>
            <w:szCs w:val="24"/>
            <w:rtl/>
          </w:rPr>
          <w:delText xml:space="preserve"> کردن‏ </w:delText>
        </w:r>
      </w:del>
      <w:ins w:id="6506" w:author="Mehrnazi Boojari" w:date="2019-01-07T10:01:00Z">
        <w:r w:rsidR="00A31D6F">
          <w:rPr>
            <w:rFonts w:ascii="B Lotus" w:eastAsia="Calibri" w:hAnsi="B Lotus" w:cs="B Lotus" w:hint="cs"/>
            <w:sz w:val="24"/>
            <w:szCs w:val="24"/>
            <w:rtl/>
          </w:rPr>
          <w:t>‌</w:t>
        </w:r>
        <w:r w:rsidR="00A31D6F">
          <w:rPr>
            <w:rFonts w:ascii="B Lotus" w:eastAsia="Calibri" w:hAnsi="B Lotus" w:cs="B Lotus"/>
            <w:sz w:val="24"/>
            <w:szCs w:val="24"/>
            <w:rtl/>
          </w:rPr>
          <w:t xml:space="preserve">کردن </w:t>
        </w:r>
      </w:ins>
      <w:r w:rsidRPr="00E1248E">
        <w:rPr>
          <w:rFonts w:ascii="B Lotus" w:eastAsia="Calibri" w:hAnsi="B Lotus" w:cs="B Lotus"/>
          <w:sz w:val="24"/>
          <w:szCs w:val="24"/>
          <w:rtl/>
        </w:rPr>
        <w:t>فقر و</w:t>
      </w:r>
      <w:r w:rsidRPr="00E1248E">
        <w:rPr>
          <w:rFonts w:ascii="B Lotus" w:eastAsia="Calibri" w:hAnsi="B Lotus" w:cs="B Lotus"/>
          <w:sz w:val="24"/>
          <w:szCs w:val="24"/>
          <w:rtl/>
          <w:lang w:bidi="fa-IR"/>
        </w:rPr>
        <w:t xml:space="preserve"> </w:t>
      </w:r>
      <w:r w:rsidRPr="00E1248E">
        <w:rPr>
          <w:rFonts w:ascii="B Lotus" w:eastAsia="Calibri" w:hAnsi="B Lotus" w:cs="B Lotus"/>
          <w:sz w:val="24"/>
          <w:szCs w:val="24"/>
          <w:rtl/>
        </w:rPr>
        <w:t>محرومیت‏ و برآوردن‏ نیازهای‏ انسان‏ در جریان‏ رشد، با حفظ آزادی‏ او، اقتصاد</w:t>
      </w:r>
      <w:r w:rsidRPr="00E1248E">
        <w:rPr>
          <w:rFonts w:ascii="B Lotus" w:eastAsia="Calibri" w:hAnsi="B Lotus" w:cs="B Lotus"/>
          <w:sz w:val="24"/>
          <w:szCs w:val="24"/>
          <w:rtl/>
          <w:lang w:bidi="fa-IR"/>
        </w:rPr>
        <w:t xml:space="preserve"> </w:t>
      </w:r>
      <w:r w:rsidRPr="00E1248E">
        <w:rPr>
          <w:rFonts w:ascii="B Lotus" w:eastAsia="Calibri" w:hAnsi="B Lotus" w:cs="B Lotus"/>
          <w:sz w:val="24"/>
          <w:szCs w:val="24"/>
          <w:rtl/>
        </w:rPr>
        <w:t xml:space="preserve">جمهوری‏ اسلامی‏ ایران‏ </w:t>
      </w:r>
      <w:del w:id="6507" w:author="Mehrnazi Boojari" w:date="2019-01-09T23:38:00Z">
        <w:r w:rsidRPr="00E1248E" w:rsidDel="00947B53">
          <w:rPr>
            <w:rFonts w:ascii="B Lotus" w:eastAsia="Calibri" w:hAnsi="B Lotus" w:cs="B Lotus"/>
            <w:sz w:val="24"/>
            <w:szCs w:val="24"/>
            <w:rtl/>
          </w:rPr>
          <w:delText>بر اساس</w:delText>
        </w:r>
      </w:del>
      <w:ins w:id="6508" w:author="Mehrnazi Boojari" w:date="2019-01-09T23:38:00Z">
        <w:r w:rsidR="00947B53">
          <w:rPr>
            <w:rFonts w:ascii="B Lotus" w:eastAsia="Calibri" w:hAnsi="B Lotus" w:cs="B Lotus"/>
            <w:sz w:val="24"/>
            <w:szCs w:val="24"/>
            <w:rtl/>
          </w:rPr>
          <w:t>بر</w:t>
        </w:r>
        <w:r w:rsidR="00947B53">
          <w:rPr>
            <w:rFonts w:ascii="Times New Roman" w:eastAsia="Calibri" w:hAnsi="Times New Roman" w:cs="Times New Roman" w:hint="cs"/>
            <w:sz w:val="24"/>
            <w:szCs w:val="24"/>
            <w:rtl/>
          </w:rPr>
          <w:t> </w:t>
        </w:r>
        <w:r w:rsidR="00947B53">
          <w:rPr>
            <w:rFonts w:ascii="B Lotus" w:eastAsia="Calibri" w:hAnsi="B Lotus" w:cs="B Lotus"/>
            <w:sz w:val="24"/>
            <w:szCs w:val="24"/>
            <w:rtl/>
          </w:rPr>
          <w:t>اساس</w:t>
        </w:r>
      </w:ins>
      <w:r w:rsidRPr="00E1248E">
        <w:rPr>
          <w:rFonts w:ascii="B Lotus" w:eastAsia="Calibri" w:hAnsi="B Lotus" w:cs="B Lotus"/>
          <w:sz w:val="24"/>
          <w:szCs w:val="24"/>
          <w:rtl/>
        </w:rPr>
        <w:t xml:space="preserve">‏ ضوابط </w:t>
      </w:r>
      <w:del w:id="6509" w:author="Mehrnazi Boojari" w:date="2019-01-12T00:22:00Z">
        <w:r w:rsidRPr="00E1248E" w:rsidDel="002E5595">
          <w:rPr>
            <w:rFonts w:ascii="B Lotus" w:eastAsia="Calibri" w:hAnsi="B Lotus" w:cs="B Lotus"/>
            <w:sz w:val="24"/>
            <w:szCs w:val="24"/>
            <w:rtl/>
          </w:rPr>
          <w:delText xml:space="preserve">زیر </w:delText>
        </w:r>
      </w:del>
      <w:ins w:id="6510" w:author="Mehrnazi Boojari" w:date="2019-01-12T00:22:00Z">
        <w:r w:rsidR="002E5595">
          <w:rPr>
            <w:rFonts w:ascii="B Lotus" w:eastAsia="Calibri" w:hAnsi="B Lotus" w:cs="B Lotus" w:hint="cs"/>
            <w:sz w:val="24"/>
            <w:szCs w:val="24"/>
            <w:rtl/>
          </w:rPr>
          <w:t>ذیل</w:t>
        </w:r>
        <w:r w:rsidR="002E5595" w:rsidRPr="00E1248E">
          <w:rPr>
            <w:rFonts w:ascii="B Lotus" w:eastAsia="Calibri" w:hAnsi="B Lotus" w:cs="B Lotus"/>
            <w:sz w:val="24"/>
            <w:szCs w:val="24"/>
            <w:rtl/>
          </w:rPr>
          <w:t xml:space="preserve"> </w:t>
        </w:r>
      </w:ins>
      <w:r w:rsidRPr="00E1248E">
        <w:rPr>
          <w:rFonts w:ascii="B Lotus" w:eastAsia="Calibri" w:hAnsi="B Lotus" w:cs="B Lotus"/>
          <w:sz w:val="24"/>
          <w:szCs w:val="24"/>
          <w:rtl/>
        </w:rPr>
        <w:t>استوار</w:t>
      </w:r>
      <w:del w:id="6511" w:author="Mehrnazi Boojari" w:date="2019-01-07T09:49:00Z">
        <w:r w:rsidRPr="00E1248E" w:rsidDel="006F7CCF">
          <w:rPr>
            <w:rFonts w:ascii="B Lotus" w:eastAsia="Calibri" w:hAnsi="B Lotus" w:cs="B Lotus"/>
            <w:sz w:val="24"/>
            <w:szCs w:val="24"/>
            <w:rtl/>
          </w:rPr>
          <w:delText xml:space="preserve"> می‏ </w:delText>
        </w:r>
      </w:del>
      <w:ins w:id="6512"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E1248E">
        <w:rPr>
          <w:rFonts w:ascii="B Lotus" w:eastAsia="Calibri" w:hAnsi="B Lotus" w:cs="B Lotus"/>
          <w:sz w:val="24"/>
          <w:szCs w:val="24"/>
          <w:rtl/>
        </w:rPr>
        <w:t>شود</w:t>
      </w:r>
      <w:r w:rsidRPr="00E1248E">
        <w:rPr>
          <w:rFonts w:ascii="B Lotus" w:eastAsia="Calibri" w:hAnsi="B Lotus" w:cs="B Lotus"/>
          <w:sz w:val="24"/>
          <w:szCs w:val="24"/>
          <w:lang w:bidi="fa-IR"/>
        </w:rPr>
        <w:t>:</w:t>
      </w:r>
    </w:p>
    <w:p w14:paraId="13464210" w14:textId="77777777" w:rsidR="00A06196" w:rsidRPr="00E1248E" w:rsidRDefault="00A06196" w:rsidP="00A06196">
      <w:pPr>
        <w:bidi/>
        <w:ind w:firstLine="288"/>
        <w:jc w:val="both"/>
        <w:rPr>
          <w:rFonts w:ascii="B Lotus" w:eastAsia="Calibri" w:hAnsi="B Lotus" w:cs="B Lotus"/>
          <w:sz w:val="24"/>
          <w:szCs w:val="24"/>
          <w:rtl/>
          <w:lang w:bidi="fa-IR"/>
        </w:rPr>
      </w:pPr>
      <w:r w:rsidRPr="00E1248E">
        <w:rPr>
          <w:rFonts w:ascii="B Lotus" w:eastAsia="Calibri" w:hAnsi="B Lotus" w:cs="B Lotus"/>
          <w:sz w:val="24"/>
          <w:szCs w:val="24"/>
          <w:rtl/>
          <w:lang w:bidi="fa-IR"/>
        </w:rPr>
        <w:t xml:space="preserve"> 1.</w:t>
      </w:r>
      <w:del w:id="6513" w:author="Mehrnazi Boojari" w:date="2019-01-07T09:58:00Z">
        <w:r w:rsidRPr="00E1248E" w:rsidDel="00A31D6F">
          <w:rPr>
            <w:rFonts w:ascii="B Lotus" w:eastAsia="Calibri" w:hAnsi="B Lotus" w:cs="B Lotus"/>
            <w:sz w:val="24"/>
            <w:szCs w:val="24"/>
            <w:rtl/>
            <w:lang w:bidi="fa-IR"/>
          </w:rPr>
          <w:delText xml:space="preserve"> </w:delText>
        </w:r>
        <w:r w:rsidRPr="00E1248E" w:rsidDel="00A31D6F">
          <w:rPr>
            <w:rFonts w:ascii="B Lotus" w:eastAsia="Calibri" w:hAnsi="B Lotus" w:cs="B Lotus"/>
            <w:sz w:val="24"/>
            <w:szCs w:val="24"/>
            <w:lang w:bidi="fa-IR"/>
          </w:rPr>
          <w:delText xml:space="preserve"> </w:delText>
        </w:r>
      </w:del>
      <w:del w:id="6514" w:author="Mehrnazi Boojari" w:date="2019-01-07T10:51:00Z">
        <w:r w:rsidRPr="00E1248E" w:rsidDel="006A1F1D">
          <w:rPr>
            <w:rFonts w:ascii="B Lotus" w:eastAsia="Calibri" w:hAnsi="B Lotus" w:cs="B Lotus"/>
            <w:sz w:val="24"/>
            <w:szCs w:val="24"/>
            <w:rtl/>
          </w:rPr>
          <w:delText xml:space="preserve">تأمین‏ </w:delText>
        </w:r>
      </w:del>
      <w:ins w:id="6515" w:author="Mehrnazi Boojari" w:date="2019-01-07T10:51:00Z">
        <w:r w:rsidR="006A1F1D">
          <w:rPr>
            <w:rFonts w:ascii="B Lotus" w:eastAsia="Calibri" w:hAnsi="B Lotus" w:cs="B Lotus"/>
            <w:sz w:val="24"/>
            <w:szCs w:val="24"/>
            <w:rtl/>
            <w:lang w:bidi="fa-IR"/>
          </w:rPr>
          <w:t xml:space="preserve"> تأمین </w:t>
        </w:r>
      </w:ins>
      <w:r w:rsidRPr="00E1248E">
        <w:rPr>
          <w:rFonts w:ascii="B Lotus" w:eastAsia="Calibri" w:hAnsi="B Lotus" w:cs="B Lotus"/>
          <w:sz w:val="24"/>
          <w:szCs w:val="24"/>
          <w:rtl/>
        </w:rPr>
        <w:t>نیازهای‏ اساسی‏: مسکن‏، خوراک‏، پوشاک‏، بهداشت‏، درمان‏،</w:t>
      </w:r>
      <w:r w:rsidRPr="00E1248E">
        <w:rPr>
          <w:rFonts w:ascii="B Lotus" w:eastAsia="Calibri" w:hAnsi="B Lotus" w:cs="B Lotus"/>
          <w:sz w:val="24"/>
          <w:szCs w:val="24"/>
          <w:rtl/>
          <w:lang w:bidi="fa-IR"/>
        </w:rPr>
        <w:t xml:space="preserve"> </w:t>
      </w:r>
      <w:r w:rsidRPr="00E1248E">
        <w:rPr>
          <w:rFonts w:ascii="B Lotus" w:eastAsia="Calibri" w:hAnsi="B Lotus" w:cs="B Lotus"/>
          <w:sz w:val="24"/>
          <w:szCs w:val="24"/>
          <w:rtl/>
        </w:rPr>
        <w:t>آموزش‏ و پرورش‏ و امکانات‏ لازم‏ برای‏ تشکیل‏ خانواده‏ برای‏ همه‏</w:t>
      </w:r>
      <w:r w:rsidRPr="00E1248E">
        <w:rPr>
          <w:rFonts w:ascii="B Lotus" w:eastAsia="Calibri" w:hAnsi="B Lotus" w:cs="B Lotus"/>
          <w:sz w:val="24"/>
          <w:szCs w:val="24"/>
          <w:lang w:bidi="fa-IR"/>
        </w:rPr>
        <w:t>.</w:t>
      </w:r>
    </w:p>
    <w:p w14:paraId="09611E15" w14:textId="77777777" w:rsidR="00A06196" w:rsidRPr="00E1248E" w:rsidRDefault="00A06196" w:rsidP="002E5595">
      <w:pPr>
        <w:bidi/>
        <w:ind w:firstLine="288"/>
        <w:jc w:val="both"/>
        <w:rPr>
          <w:rFonts w:ascii="B Lotus" w:eastAsia="Calibri" w:hAnsi="B Lotus" w:cs="B Lotus"/>
          <w:sz w:val="24"/>
          <w:szCs w:val="24"/>
          <w:rtl/>
          <w:lang w:bidi="fa-IR"/>
        </w:rPr>
      </w:pPr>
      <w:r w:rsidRPr="00E1248E">
        <w:rPr>
          <w:rFonts w:ascii="B Lotus" w:eastAsia="Calibri" w:hAnsi="B Lotus" w:cs="B Lotus"/>
          <w:sz w:val="24"/>
          <w:szCs w:val="24"/>
          <w:rtl/>
          <w:lang w:bidi="fa-IR"/>
        </w:rPr>
        <w:t>موارد فوق نشان</w:t>
      </w:r>
      <w:del w:id="6516" w:author="Mehrnazi Boojari" w:date="2019-01-07T09:49:00Z">
        <w:r w:rsidRPr="00E1248E" w:rsidDel="006F7CCF">
          <w:rPr>
            <w:rFonts w:ascii="B Lotus" w:eastAsia="Calibri" w:hAnsi="B Lotus" w:cs="B Lotus"/>
            <w:sz w:val="24"/>
            <w:szCs w:val="24"/>
            <w:rtl/>
            <w:lang w:bidi="fa-IR"/>
          </w:rPr>
          <w:delText xml:space="preserve"> می </w:delText>
        </w:r>
      </w:del>
      <w:ins w:id="6517"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E1248E">
        <w:rPr>
          <w:rFonts w:ascii="B Lotus" w:eastAsia="Calibri" w:hAnsi="B Lotus" w:cs="B Lotus"/>
          <w:sz w:val="24"/>
          <w:szCs w:val="24"/>
          <w:rtl/>
          <w:lang w:bidi="fa-IR"/>
        </w:rPr>
        <w:t xml:space="preserve">دهد که دولت در قبال مسکن </w:t>
      </w:r>
      <w:del w:id="6518" w:author="Mehrnazi Boojari" w:date="2019-01-07T10:03:00Z">
        <w:r w:rsidRPr="00E1248E" w:rsidDel="00A31D6F">
          <w:rPr>
            <w:rFonts w:ascii="B Lotus" w:eastAsia="Calibri" w:hAnsi="B Lotus" w:cs="B Lotus"/>
            <w:sz w:val="24"/>
            <w:szCs w:val="24"/>
            <w:rtl/>
            <w:lang w:bidi="fa-IR"/>
          </w:rPr>
          <w:delText>روستائی</w:delText>
        </w:r>
      </w:del>
      <w:ins w:id="6519" w:author="Mehrnazi Boojari" w:date="2019-01-07T10:03:00Z">
        <w:r w:rsidR="00A31D6F">
          <w:rPr>
            <w:rFonts w:ascii="B Lotus" w:eastAsia="Calibri" w:hAnsi="B Lotus" w:cs="B Lotus"/>
            <w:sz w:val="24"/>
            <w:szCs w:val="24"/>
            <w:rtl/>
            <w:lang w:bidi="fa-IR"/>
          </w:rPr>
          <w:t>روستایی</w:t>
        </w:r>
      </w:ins>
      <w:r w:rsidRPr="00E1248E">
        <w:rPr>
          <w:rFonts w:ascii="B Lotus" w:eastAsia="Calibri" w:hAnsi="B Lotus" w:cs="B Lotus"/>
          <w:sz w:val="24"/>
          <w:szCs w:val="24"/>
          <w:rtl/>
          <w:lang w:bidi="fa-IR"/>
        </w:rPr>
        <w:t xml:space="preserve">ان مسئول </w:t>
      </w:r>
      <w:del w:id="6520" w:author="Mehrnazi Boojari" w:date="2019-01-12T00:23:00Z">
        <w:r w:rsidRPr="00E1248E" w:rsidDel="002E5595">
          <w:rPr>
            <w:rFonts w:ascii="B Lotus" w:eastAsia="Calibri" w:hAnsi="B Lotus" w:cs="B Lotus"/>
            <w:sz w:val="24"/>
            <w:szCs w:val="24"/>
            <w:rtl/>
            <w:lang w:bidi="fa-IR"/>
          </w:rPr>
          <w:delText xml:space="preserve">بوده </w:delText>
        </w:r>
      </w:del>
      <w:ins w:id="6521" w:author="Mehrnazi Boojari" w:date="2019-01-12T00:23:00Z">
        <w:r w:rsidR="002E5595">
          <w:rPr>
            <w:rFonts w:ascii="B Lotus" w:eastAsia="Calibri" w:hAnsi="B Lotus" w:cs="B Lotus" w:hint="cs"/>
            <w:sz w:val="24"/>
            <w:szCs w:val="24"/>
            <w:rtl/>
            <w:lang w:bidi="fa-IR"/>
          </w:rPr>
          <w:t>است</w:t>
        </w:r>
        <w:r w:rsidR="002E5595" w:rsidRPr="00E1248E">
          <w:rPr>
            <w:rFonts w:ascii="B Lotus" w:eastAsia="Calibri" w:hAnsi="B Lotus" w:cs="B Lotus"/>
            <w:sz w:val="24"/>
            <w:szCs w:val="24"/>
            <w:rtl/>
            <w:lang w:bidi="fa-IR"/>
          </w:rPr>
          <w:t xml:space="preserve"> </w:t>
        </w:r>
      </w:ins>
      <w:r w:rsidRPr="00E1248E">
        <w:rPr>
          <w:rFonts w:ascii="B Lotus" w:eastAsia="Calibri" w:hAnsi="B Lotus" w:cs="B Lotus"/>
          <w:sz w:val="24"/>
          <w:szCs w:val="24"/>
          <w:rtl/>
          <w:lang w:bidi="fa-IR"/>
        </w:rPr>
        <w:t>و باید همت ویژه</w:t>
      </w:r>
      <w:del w:id="6522" w:author="Mehrnazi Boojari" w:date="2019-01-07T10:40:00Z">
        <w:r w:rsidRPr="00E1248E" w:rsidDel="006A1F1D">
          <w:rPr>
            <w:rFonts w:ascii="B Lotus" w:eastAsia="Calibri" w:hAnsi="B Lotus" w:cs="B Lotus"/>
            <w:sz w:val="24"/>
            <w:szCs w:val="24"/>
            <w:rtl/>
            <w:lang w:bidi="fa-IR"/>
          </w:rPr>
          <w:delText xml:space="preserve"> ای </w:delText>
        </w:r>
      </w:del>
      <w:ins w:id="6523" w:author="Mehrnazi Boojari" w:date="2019-01-07T10:40: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ای </w:t>
        </w:r>
      </w:ins>
      <w:r w:rsidRPr="00E1248E">
        <w:rPr>
          <w:rFonts w:ascii="B Lotus" w:eastAsia="Calibri" w:hAnsi="B Lotus" w:cs="B Lotus"/>
          <w:sz w:val="24"/>
          <w:szCs w:val="24"/>
          <w:rtl/>
          <w:lang w:bidi="fa-IR"/>
        </w:rPr>
        <w:t>به این امر داشته باشد.</w:t>
      </w:r>
    </w:p>
    <w:p w14:paraId="6DCBBCEE" w14:textId="77777777" w:rsidR="00A06196" w:rsidRPr="00A06196" w:rsidRDefault="00A06196" w:rsidP="002E5595">
      <w:pPr>
        <w:pStyle w:val="Heading4"/>
        <w:rPr>
          <w:rtl/>
        </w:rPr>
      </w:pPr>
      <w:bookmarkStart w:id="6524" w:name="_Toc533781206"/>
      <w:bookmarkStart w:id="6525" w:name="_Toc533782162"/>
      <w:r w:rsidRPr="00A06196">
        <w:rPr>
          <w:rtl/>
        </w:rPr>
        <w:t>جایگاه مسکن روستایی در سیاس</w:t>
      </w:r>
      <w:del w:id="6526" w:author="Mehrnazi Boojari" w:date="2019-01-12T00:23:00Z">
        <w:r w:rsidRPr="00A06196" w:rsidDel="002E5595">
          <w:rPr>
            <w:rtl/>
          </w:rPr>
          <w:delText>ت</w:delText>
        </w:r>
      </w:del>
      <w:del w:id="6527" w:author="Mehrnazi Boojari" w:date="2019-01-07T09:46:00Z">
        <w:r w:rsidRPr="00A06196" w:rsidDel="006F7CCF">
          <w:rPr>
            <w:rtl/>
          </w:rPr>
          <w:delText xml:space="preserve"> های </w:delText>
        </w:r>
      </w:del>
      <w:ins w:id="6528" w:author="Mehrnazi Boojari" w:date="2019-01-12T00:23:00Z">
        <w:r w:rsidR="002E5595">
          <w:rPr>
            <w:rFonts w:hint="cs"/>
            <w:rtl/>
          </w:rPr>
          <w:t>ت‌</w:t>
        </w:r>
      </w:ins>
      <w:ins w:id="6529" w:author="Mehrnazi Boojari" w:date="2019-01-07T09:46:00Z">
        <w:r w:rsidR="006F7CCF">
          <w:rPr>
            <w:rtl/>
          </w:rPr>
          <w:t xml:space="preserve">های </w:t>
        </w:r>
      </w:ins>
      <w:r w:rsidRPr="00A06196">
        <w:rPr>
          <w:rtl/>
        </w:rPr>
        <w:t>کلی نظام در حوزه مسکن (2/9/1381 ابلاغی 29/12/1389)</w:t>
      </w:r>
      <w:bookmarkEnd w:id="6524"/>
      <w:bookmarkEnd w:id="6525"/>
    </w:p>
    <w:p w14:paraId="3C1BE43B" w14:textId="77777777" w:rsidR="00A06196" w:rsidRPr="00E1248E" w:rsidRDefault="00A06196" w:rsidP="00A06196">
      <w:pPr>
        <w:bidi/>
        <w:ind w:firstLine="288"/>
        <w:jc w:val="both"/>
        <w:rPr>
          <w:rFonts w:ascii="B Lotus" w:eastAsia="Calibri" w:hAnsi="B Lotus" w:cs="B Lotus"/>
          <w:sz w:val="24"/>
          <w:szCs w:val="24"/>
          <w:rtl/>
        </w:rPr>
      </w:pPr>
      <w:r w:rsidRPr="00E1248E">
        <w:rPr>
          <w:rFonts w:ascii="B Lotus" w:eastAsia="Calibri" w:hAnsi="B Lotus" w:cs="B Lotus"/>
          <w:sz w:val="24"/>
          <w:szCs w:val="24"/>
          <w:rtl/>
        </w:rPr>
        <w:t>بندهای مهم در ارتباط با مسکن روستایی در سیاست</w:t>
      </w:r>
      <w:del w:id="6530" w:author="Mehrnazi Boojari" w:date="2019-01-07T09:46:00Z">
        <w:r w:rsidRPr="00E1248E" w:rsidDel="006F7CCF">
          <w:rPr>
            <w:rFonts w:ascii="B Lotus" w:eastAsia="Calibri" w:hAnsi="B Lotus" w:cs="B Lotus"/>
            <w:sz w:val="24"/>
            <w:szCs w:val="24"/>
            <w:rtl/>
          </w:rPr>
          <w:delText xml:space="preserve"> های </w:delText>
        </w:r>
      </w:del>
      <w:ins w:id="6531" w:author="Mehrnazi Boojari" w:date="2019-01-07T09:46:00Z">
        <w:r w:rsidR="006F7CCF">
          <w:rPr>
            <w:rFonts w:ascii="B Lotus" w:eastAsia="Calibri" w:hAnsi="B Lotus" w:cs="B Lotus" w:hint="cs"/>
            <w:sz w:val="24"/>
            <w:szCs w:val="24"/>
            <w:rtl/>
          </w:rPr>
          <w:t>‌</w:t>
        </w:r>
      </w:ins>
      <w:ins w:id="6532" w:author="Mehrnazi Boojari" w:date="2019-01-12T00:23:00Z">
        <w:r w:rsidR="002E5595">
          <w:rPr>
            <w:rFonts w:ascii="B Lotus" w:eastAsia="Calibri" w:hAnsi="B Lotus" w:cs="B Nazanin" w:hint="cs"/>
            <w:sz w:val="24"/>
            <w:szCs w:val="24"/>
            <w:rtl/>
          </w:rPr>
          <w:t>‌</w:t>
        </w:r>
      </w:ins>
      <w:ins w:id="6533" w:author="Mehrnazi Boojari" w:date="2019-01-07T09:46:00Z">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کلی نظام در حوزه مسکن</w:t>
      </w:r>
      <w:del w:id="6534" w:author="Mehrnazi Boojari" w:date="2019-01-08T01:32:00Z">
        <w:r w:rsidRPr="00E1248E" w:rsidDel="00952B49">
          <w:rPr>
            <w:rFonts w:ascii="B Lotus" w:eastAsia="Calibri" w:hAnsi="B Lotus" w:cs="B Lotus"/>
            <w:sz w:val="24"/>
            <w:szCs w:val="24"/>
            <w:rtl/>
          </w:rPr>
          <w:delText xml:space="preserve"> :</w:delText>
        </w:r>
      </w:del>
      <w:ins w:id="6535" w:author="Mehrnazi Boojari" w:date="2019-01-08T01:32:00Z">
        <w:r w:rsidR="00952B49">
          <w:rPr>
            <w:rFonts w:ascii="B Lotus" w:eastAsia="Calibri" w:hAnsi="B Lotus" w:cs="B Lotus"/>
            <w:sz w:val="24"/>
            <w:szCs w:val="24"/>
            <w:rtl/>
          </w:rPr>
          <w:t>:</w:t>
        </w:r>
      </w:ins>
    </w:p>
    <w:p w14:paraId="150F8952" w14:textId="77777777" w:rsidR="00A06196" w:rsidRPr="00E1248E" w:rsidRDefault="00A06196" w:rsidP="00A25B54">
      <w:pPr>
        <w:numPr>
          <w:ilvl w:val="0"/>
          <w:numId w:val="38"/>
        </w:numPr>
        <w:bidi/>
        <w:spacing w:after="200" w:line="276" w:lineRule="auto"/>
        <w:contextualSpacing/>
        <w:jc w:val="both"/>
        <w:rPr>
          <w:rFonts w:ascii="B Lotus" w:eastAsia="Calibri" w:hAnsi="B Lotus" w:cs="B Lotus"/>
          <w:sz w:val="24"/>
          <w:szCs w:val="24"/>
          <w:rtl/>
        </w:rPr>
      </w:pPr>
      <w:r w:rsidRPr="00E1248E">
        <w:rPr>
          <w:rFonts w:ascii="B Lotus" w:eastAsia="Calibri" w:hAnsi="B Lotus" w:cs="B Lotus"/>
          <w:sz w:val="24"/>
          <w:szCs w:val="24"/>
          <w:rtl/>
        </w:rPr>
        <w:lastRenderedPageBreak/>
        <w:t>مدیریت زمین برای</w:t>
      </w:r>
      <w:del w:id="6536" w:author="Mehrnazi Boojari" w:date="2019-01-07T10:51:00Z">
        <w:r w:rsidRPr="00E1248E" w:rsidDel="006A1F1D">
          <w:rPr>
            <w:rFonts w:ascii="B Lotus" w:eastAsia="Calibri" w:hAnsi="B Lotus" w:cs="B Lotus"/>
            <w:sz w:val="24"/>
            <w:szCs w:val="24"/>
            <w:rtl/>
          </w:rPr>
          <w:delText xml:space="preserve"> تامین </w:delText>
        </w:r>
      </w:del>
      <w:ins w:id="6537" w:author="Mehrnazi Boojari" w:date="2019-01-07T10:51:00Z">
        <w:r w:rsidR="006A1F1D">
          <w:rPr>
            <w:rFonts w:ascii="B Lotus" w:eastAsia="Calibri" w:hAnsi="B Lotus" w:cs="B Lotus"/>
            <w:sz w:val="24"/>
            <w:szCs w:val="24"/>
            <w:rtl/>
          </w:rPr>
          <w:t xml:space="preserve"> تأمین </w:t>
        </w:r>
      </w:ins>
      <w:r w:rsidRPr="00E1248E">
        <w:rPr>
          <w:rFonts w:ascii="B Lotus" w:eastAsia="Calibri" w:hAnsi="B Lotus" w:cs="B Lotus"/>
          <w:sz w:val="24"/>
          <w:szCs w:val="24"/>
          <w:rtl/>
        </w:rPr>
        <w:t>مسکن و توسعه شهر و روستا در چارچوب استعداد اراضی و سیاست</w:t>
      </w:r>
      <w:ins w:id="6538" w:author="Mehrnazi Boojari" w:date="2019-01-12T00:24:00Z">
        <w:r w:rsidR="002E5595">
          <w:rPr>
            <w:rFonts w:ascii="B Lotus" w:eastAsia="Calibri" w:hAnsi="B Lotus" w:cs="B Nazanin" w:hint="cs"/>
            <w:sz w:val="24"/>
            <w:szCs w:val="24"/>
            <w:rtl/>
          </w:rPr>
          <w:t>‌</w:t>
        </w:r>
      </w:ins>
      <w:r w:rsidRPr="00E1248E">
        <w:rPr>
          <w:rFonts w:ascii="B Lotus" w:eastAsia="Calibri" w:hAnsi="B Lotus" w:cs="B Lotus"/>
          <w:sz w:val="24"/>
          <w:szCs w:val="24"/>
          <w:rtl/>
        </w:rPr>
        <w:t>ها و</w:t>
      </w:r>
      <w:ins w:id="6539" w:author="Mehrnazi Boojari" w:date="2019-01-12T00:24:00Z">
        <w:r w:rsidR="002E5595">
          <w:rPr>
            <w:rFonts w:ascii="B Lotus" w:eastAsia="Calibri" w:hAnsi="B Lotus" w:cs="B Lotus" w:hint="cs"/>
            <w:sz w:val="24"/>
            <w:szCs w:val="24"/>
            <w:rtl/>
          </w:rPr>
          <w:t xml:space="preserve"> </w:t>
        </w:r>
      </w:ins>
      <w:r w:rsidRPr="00E1248E">
        <w:rPr>
          <w:rFonts w:ascii="B Lotus" w:eastAsia="Calibri" w:hAnsi="B Lotus" w:cs="B Lotus"/>
          <w:sz w:val="24"/>
          <w:szCs w:val="24"/>
          <w:rtl/>
        </w:rPr>
        <w:t>ضوابط شهرسازی و طرح</w:t>
      </w:r>
      <w:ins w:id="6540" w:author="Mehrnazi Boojari" w:date="2019-01-12T00:24:00Z">
        <w:r w:rsidR="002E5595">
          <w:rPr>
            <w:rFonts w:ascii="B Lotus" w:eastAsia="Calibri" w:hAnsi="B Lotus" w:cs="B Nazanin" w:hint="cs"/>
            <w:sz w:val="24"/>
            <w:szCs w:val="24"/>
            <w:rtl/>
          </w:rPr>
          <w:t>‌</w:t>
        </w:r>
      </w:ins>
      <w:r w:rsidRPr="00E1248E">
        <w:rPr>
          <w:rFonts w:ascii="B Lotus" w:eastAsia="Calibri" w:hAnsi="B Lotus" w:cs="B Lotus"/>
          <w:sz w:val="24"/>
          <w:szCs w:val="24"/>
          <w:rtl/>
        </w:rPr>
        <w:t>های توسعه و عمران کشور و ایجاد و توسعه شهرهای جدید</w:t>
      </w:r>
      <w:r w:rsidRPr="00E1248E">
        <w:rPr>
          <w:rFonts w:ascii="B Lotus" w:eastAsia="Calibri" w:hAnsi="B Lotus" w:cs="B Lotus"/>
          <w:sz w:val="24"/>
          <w:szCs w:val="24"/>
          <w:rtl/>
          <w:lang w:bidi="fa-IR"/>
        </w:rPr>
        <w:t>.</w:t>
      </w:r>
    </w:p>
    <w:p w14:paraId="1013D91F" w14:textId="77777777" w:rsidR="00A06196" w:rsidRPr="00E1248E" w:rsidRDefault="00A06196" w:rsidP="00A25B54">
      <w:pPr>
        <w:numPr>
          <w:ilvl w:val="0"/>
          <w:numId w:val="38"/>
        </w:numPr>
        <w:bidi/>
        <w:spacing w:after="200" w:line="276" w:lineRule="auto"/>
        <w:contextualSpacing/>
        <w:jc w:val="both"/>
        <w:rPr>
          <w:rFonts w:ascii="B Lotus" w:eastAsia="Calibri" w:hAnsi="B Lotus" w:cs="B Lotus"/>
          <w:sz w:val="24"/>
          <w:szCs w:val="24"/>
          <w:rtl/>
          <w:lang w:bidi="fa-IR"/>
        </w:rPr>
      </w:pPr>
      <w:r w:rsidRPr="00E1248E">
        <w:rPr>
          <w:rFonts w:ascii="B Lotus" w:eastAsia="Calibri" w:hAnsi="B Lotus" w:cs="B Lotus"/>
          <w:sz w:val="24"/>
          <w:szCs w:val="24"/>
          <w:rtl/>
        </w:rPr>
        <w:t>احیای بافت</w:t>
      </w:r>
      <w:ins w:id="6541" w:author="Mehrnazi Boojari" w:date="2019-01-12T00:24:00Z">
        <w:r w:rsidR="002E5595">
          <w:rPr>
            <w:rFonts w:ascii="B Lotus" w:eastAsia="Calibri" w:hAnsi="B Lotus" w:cs="B Nazanin" w:hint="cs"/>
            <w:sz w:val="24"/>
            <w:szCs w:val="24"/>
            <w:rtl/>
          </w:rPr>
          <w:t>‌</w:t>
        </w:r>
      </w:ins>
      <w:del w:id="6542" w:author="Mehrnazi Boojari" w:date="2019-01-07T09:46:00Z">
        <w:r w:rsidRPr="00E1248E" w:rsidDel="006F7CCF">
          <w:rPr>
            <w:rFonts w:ascii="B Lotus" w:eastAsia="Calibri" w:hAnsi="B Lotus" w:cs="B Lotus"/>
            <w:sz w:val="24"/>
            <w:szCs w:val="24"/>
            <w:rtl/>
          </w:rPr>
          <w:delText xml:space="preserve"> های </w:delText>
        </w:r>
      </w:del>
      <w:ins w:id="6543"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 xml:space="preserve">فرسوده شهری و روستایی </w:t>
      </w:r>
      <w:del w:id="6544" w:author="Mehrnazi Boojari" w:date="2019-01-10T00:17:00Z">
        <w:r w:rsidRPr="00E1248E" w:rsidDel="000A3EC2">
          <w:rPr>
            <w:rFonts w:ascii="B Lotus" w:eastAsia="Calibri" w:hAnsi="B Lotus" w:cs="B Lotus"/>
            <w:sz w:val="24"/>
            <w:szCs w:val="24"/>
            <w:rtl/>
          </w:rPr>
          <w:delText>از طریق</w:delText>
        </w:r>
      </w:del>
      <w:ins w:id="6545" w:author="Mehrnazi Boojari" w:date="2019-01-10T00:17:00Z">
        <w:r w:rsidR="000A3EC2">
          <w:rPr>
            <w:rFonts w:ascii="B Lotus" w:eastAsia="Calibri" w:hAnsi="B Lotus" w:cs="B Lotus"/>
            <w:sz w:val="24"/>
            <w:szCs w:val="24"/>
            <w:rtl/>
          </w:rPr>
          <w:t>از</w:t>
        </w:r>
        <w:r w:rsidR="000A3EC2">
          <w:rPr>
            <w:rFonts w:ascii="Times New Roman" w:eastAsia="Calibri" w:hAnsi="Times New Roman" w:cs="Times New Roman" w:hint="cs"/>
            <w:sz w:val="24"/>
            <w:szCs w:val="24"/>
            <w:rtl/>
          </w:rPr>
          <w:t> </w:t>
        </w:r>
        <w:r w:rsidR="000A3EC2">
          <w:rPr>
            <w:rFonts w:ascii="B Lotus" w:eastAsia="Calibri" w:hAnsi="B Lotus" w:cs="B Lotus"/>
            <w:sz w:val="24"/>
            <w:szCs w:val="24"/>
            <w:rtl/>
          </w:rPr>
          <w:t>طریق</w:t>
        </w:r>
      </w:ins>
      <w:r w:rsidRPr="00E1248E">
        <w:rPr>
          <w:rFonts w:ascii="B Lotus" w:eastAsia="Calibri" w:hAnsi="B Lotus" w:cs="B Lotus"/>
          <w:sz w:val="24"/>
          <w:szCs w:val="24"/>
          <w:rtl/>
        </w:rPr>
        <w:t xml:space="preserve"> روش</w:t>
      </w:r>
      <w:del w:id="6546" w:author="Mehrnazi Boojari" w:date="2019-01-07T09:46:00Z">
        <w:r w:rsidRPr="00E1248E" w:rsidDel="006F7CCF">
          <w:rPr>
            <w:rFonts w:ascii="B Lotus" w:eastAsia="Calibri" w:hAnsi="B Lotus" w:cs="B Lotus"/>
            <w:sz w:val="24"/>
            <w:szCs w:val="24"/>
            <w:rtl/>
          </w:rPr>
          <w:delText xml:space="preserve"> های </w:delText>
        </w:r>
      </w:del>
      <w:ins w:id="6547"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کارآمد</w:t>
      </w:r>
      <w:r w:rsidRPr="00E1248E">
        <w:rPr>
          <w:rFonts w:ascii="B Lotus" w:eastAsia="Calibri" w:hAnsi="B Lotus" w:cs="B Lotus"/>
          <w:sz w:val="24"/>
          <w:szCs w:val="24"/>
          <w:lang w:bidi="fa-IR"/>
        </w:rPr>
        <w:t>.</w:t>
      </w:r>
    </w:p>
    <w:p w14:paraId="647D34EE" w14:textId="77777777" w:rsidR="00A06196" w:rsidRPr="00E1248E" w:rsidRDefault="00A06196" w:rsidP="002E5595">
      <w:pPr>
        <w:numPr>
          <w:ilvl w:val="0"/>
          <w:numId w:val="38"/>
        </w:numPr>
        <w:bidi/>
        <w:spacing w:after="200" w:line="276" w:lineRule="auto"/>
        <w:contextualSpacing/>
        <w:jc w:val="both"/>
        <w:rPr>
          <w:rFonts w:ascii="B Lotus" w:eastAsia="Calibri" w:hAnsi="B Lotus" w:cs="B Lotus"/>
          <w:sz w:val="24"/>
          <w:szCs w:val="24"/>
          <w:rtl/>
        </w:rPr>
      </w:pPr>
      <w:r w:rsidRPr="00E1248E">
        <w:rPr>
          <w:rFonts w:ascii="B Lotus" w:eastAsia="Calibri" w:hAnsi="B Lotus" w:cs="B Lotus"/>
          <w:sz w:val="24"/>
          <w:szCs w:val="24"/>
          <w:rtl/>
        </w:rPr>
        <w:t>برنامه</w:t>
      </w:r>
      <w:del w:id="6548" w:author="Mehrnazi Boojari" w:date="2019-01-07T10:05:00Z">
        <w:r w:rsidRPr="00E1248E" w:rsidDel="00A31D6F">
          <w:rPr>
            <w:rFonts w:ascii="B Lotus" w:eastAsia="Calibri" w:hAnsi="B Lotus" w:cs="B Lotus"/>
            <w:sz w:val="24"/>
            <w:szCs w:val="24"/>
            <w:rtl/>
          </w:rPr>
          <w:delText xml:space="preserve"> ریزی </w:delText>
        </w:r>
      </w:del>
      <w:ins w:id="6549" w:author="Mehrnazi Boojari" w:date="2019-01-07T10:05:00Z">
        <w:r w:rsidR="00A31D6F">
          <w:rPr>
            <w:rFonts w:ascii="B Lotus" w:eastAsia="Calibri" w:hAnsi="B Lotus" w:cs="B Lotus" w:hint="cs"/>
            <w:sz w:val="24"/>
            <w:szCs w:val="24"/>
            <w:rtl/>
          </w:rPr>
          <w:t>‌</w:t>
        </w:r>
        <w:r w:rsidR="00A31D6F">
          <w:rPr>
            <w:rFonts w:ascii="B Lotus" w:eastAsia="Calibri" w:hAnsi="B Lotus" w:cs="B Lotus"/>
            <w:sz w:val="24"/>
            <w:szCs w:val="24"/>
            <w:rtl/>
          </w:rPr>
          <w:t xml:space="preserve">ریزی </w:t>
        </w:r>
      </w:ins>
      <w:r w:rsidRPr="00E1248E">
        <w:rPr>
          <w:rFonts w:ascii="B Lotus" w:eastAsia="Calibri" w:hAnsi="B Lotus" w:cs="B Lotus"/>
          <w:sz w:val="24"/>
          <w:szCs w:val="24"/>
          <w:rtl/>
        </w:rPr>
        <w:t xml:space="preserve">دولت </w:t>
      </w:r>
      <w:del w:id="6550" w:author="Mehrnazi Boojari" w:date="2019-01-08T02:08:00Z">
        <w:r w:rsidRPr="00E1248E" w:rsidDel="00310BDA">
          <w:rPr>
            <w:rFonts w:ascii="B Lotus" w:eastAsia="Calibri" w:hAnsi="B Lotus" w:cs="B Lotus"/>
            <w:sz w:val="24"/>
            <w:szCs w:val="24"/>
            <w:rtl/>
          </w:rPr>
          <w:delText>در جهت</w:delText>
        </w:r>
      </w:del>
      <w:ins w:id="6551" w:author="Mehrnazi Boojari" w:date="2019-01-08T02:08:00Z">
        <w:r w:rsidR="00310BDA">
          <w:rPr>
            <w:rFonts w:ascii="B Lotus" w:eastAsia="Calibri" w:hAnsi="B Lotus" w:cs="B Lotus"/>
            <w:sz w:val="24"/>
            <w:szCs w:val="24"/>
            <w:rtl/>
          </w:rPr>
          <w:t>به</w:t>
        </w:r>
        <w:r w:rsidR="00310BDA">
          <w:rPr>
            <w:rFonts w:ascii="B Lotus" w:eastAsia="Calibri" w:hAnsi="B Lotus" w:cs="B Lotus" w:hint="cs"/>
            <w:sz w:val="24"/>
            <w:szCs w:val="24"/>
            <w:rtl/>
          </w:rPr>
          <w:t>‌</w:t>
        </w:r>
        <w:r w:rsidR="00310BDA">
          <w:rPr>
            <w:rFonts w:ascii="B Lotus" w:eastAsia="Calibri" w:hAnsi="B Lotus" w:cs="B Lotus"/>
            <w:sz w:val="24"/>
            <w:szCs w:val="24"/>
            <w:rtl/>
          </w:rPr>
          <w:t>منظور</w:t>
        </w:r>
      </w:ins>
      <w:del w:id="6552" w:author="Mehrnazi Boojari" w:date="2019-01-07T10:51:00Z">
        <w:r w:rsidRPr="00E1248E" w:rsidDel="006A1F1D">
          <w:rPr>
            <w:rFonts w:ascii="B Lotus" w:eastAsia="Calibri" w:hAnsi="B Lotus" w:cs="B Lotus"/>
            <w:sz w:val="24"/>
            <w:szCs w:val="24"/>
            <w:rtl/>
          </w:rPr>
          <w:delText xml:space="preserve"> تامین </w:delText>
        </w:r>
      </w:del>
      <w:ins w:id="6553" w:author="Mehrnazi Boojari" w:date="2019-01-07T10:51:00Z">
        <w:r w:rsidR="006A1F1D">
          <w:rPr>
            <w:rFonts w:ascii="B Lotus" w:eastAsia="Calibri" w:hAnsi="B Lotus" w:cs="B Lotus"/>
            <w:sz w:val="24"/>
            <w:szCs w:val="24"/>
            <w:rtl/>
          </w:rPr>
          <w:t xml:space="preserve"> تأمین </w:t>
        </w:r>
      </w:ins>
      <w:r w:rsidRPr="00E1248E">
        <w:rPr>
          <w:rFonts w:ascii="B Lotus" w:eastAsia="Calibri" w:hAnsi="B Lotus" w:cs="B Lotus"/>
          <w:sz w:val="24"/>
          <w:szCs w:val="24"/>
          <w:rtl/>
        </w:rPr>
        <w:t>مسکن گروه</w:t>
      </w:r>
      <w:del w:id="6554" w:author="Mehrnazi Boojari" w:date="2019-01-07T09:46:00Z">
        <w:r w:rsidRPr="00E1248E" w:rsidDel="006F7CCF">
          <w:rPr>
            <w:rFonts w:ascii="B Lotus" w:eastAsia="Calibri" w:hAnsi="B Lotus" w:cs="B Lotus"/>
            <w:sz w:val="24"/>
            <w:szCs w:val="24"/>
            <w:rtl/>
          </w:rPr>
          <w:delText xml:space="preserve"> های </w:delText>
        </w:r>
      </w:del>
      <w:ins w:id="6555"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کم</w:t>
      </w:r>
      <w:ins w:id="6556" w:author="Mehrnazi Boojari" w:date="2019-01-12T00:24:00Z">
        <w:r w:rsidR="002E5595">
          <w:rPr>
            <w:rFonts w:ascii="B Lotus" w:eastAsia="Calibri" w:hAnsi="B Lotus" w:cs="B Nazanin" w:hint="cs"/>
            <w:sz w:val="24"/>
            <w:szCs w:val="24"/>
            <w:rtl/>
          </w:rPr>
          <w:t>‌</w:t>
        </w:r>
      </w:ins>
      <w:del w:id="6557" w:author="Mehrnazi Boojari" w:date="2019-01-12T00:24:00Z">
        <w:r w:rsidRPr="00E1248E" w:rsidDel="002E5595">
          <w:rPr>
            <w:rFonts w:ascii="B Lotus" w:eastAsia="Calibri" w:hAnsi="B Lotus" w:cs="B Lotus"/>
            <w:sz w:val="24"/>
            <w:szCs w:val="24"/>
            <w:rtl/>
          </w:rPr>
          <w:delText xml:space="preserve"> </w:delText>
        </w:r>
      </w:del>
      <w:r w:rsidRPr="00E1248E">
        <w:rPr>
          <w:rFonts w:ascii="B Lotus" w:eastAsia="Calibri" w:hAnsi="B Lotus" w:cs="B Lotus"/>
          <w:sz w:val="24"/>
          <w:szCs w:val="24"/>
          <w:rtl/>
        </w:rPr>
        <w:t>درآمد و نیازمند و حمایت از ایجاد و تقویت</w:t>
      </w:r>
      <w:r w:rsidRPr="00E1248E">
        <w:rPr>
          <w:rFonts w:ascii="B Lotus" w:eastAsia="Calibri" w:hAnsi="B Lotus" w:cs="B Lotus"/>
          <w:sz w:val="24"/>
          <w:szCs w:val="24"/>
          <w:rtl/>
          <w:lang w:bidi="fa-IR"/>
        </w:rPr>
        <w:t xml:space="preserve"> </w:t>
      </w:r>
      <w:del w:id="6558" w:author="Mehrnazi Boojari" w:date="2019-01-12T00:24:00Z">
        <w:r w:rsidRPr="00E1248E" w:rsidDel="002E5595">
          <w:rPr>
            <w:rFonts w:ascii="B Lotus" w:eastAsia="Calibri" w:hAnsi="B Lotus" w:cs="B Lotus"/>
            <w:sz w:val="24"/>
            <w:szCs w:val="24"/>
            <w:rtl/>
          </w:rPr>
          <w:delText xml:space="preserve">موسسات </w:delText>
        </w:r>
      </w:del>
      <w:ins w:id="6559" w:author="Mehrnazi Boojari" w:date="2019-01-12T00:24:00Z">
        <w:r w:rsidR="002E5595" w:rsidRPr="00E1248E">
          <w:rPr>
            <w:rFonts w:ascii="B Lotus" w:eastAsia="Calibri" w:hAnsi="B Lotus" w:cs="B Lotus"/>
            <w:sz w:val="24"/>
            <w:szCs w:val="24"/>
            <w:rtl/>
          </w:rPr>
          <w:t>م</w:t>
        </w:r>
        <w:r w:rsidR="002E5595">
          <w:rPr>
            <w:rFonts w:ascii="B Lotus" w:eastAsia="Calibri" w:hAnsi="B Lotus" w:cs="B Lotus" w:hint="cs"/>
            <w:sz w:val="24"/>
            <w:szCs w:val="24"/>
            <w:rtl/>
          </w:rPr>
          <w:t>ؤ</w:t>
        </w:r>
        <w:r w:rsidR="002E5595" w:rsidRPr="00E1248E">
          <w:rPr>
            <w:rFonts w:ascii="B Lotus" w:eastAsia="Calibri" w:hAnsi="B Lotus" w:cs="B Lotus"/>
            <w:sz w:val="24"/>
            <w:szCs w:val="24"/>
            <w:rtl/>
          </w:rPr>
          <w:t xml:space="preserve">سسات </w:t>
        </w:r>
      </w:ins>
      <w:r w:rsidRPr="00E1248E">
        <w:rPr>
          <w:rFonts w:ascii="B Lotus" w:eastAsia="Calibri" w:hAnsi="B Lotus" w:cs="B Lotus"/>
          <w:sz w:val="24"/>
          <w:szCs w:val="24"/>
          <w:rtl/>
        </w:rPr>
        <w:t>خیریه و ابتکارهای مردمی برای</w:t>
      </w:r>
      <w:del w:id="6560" w:author="Mehrnazi Boojari" w:date="2019-01-07T10:51:00Z">
        <w:r w:rsidRPr="00E1248E" w:rsidDel="006A1F1D">
          <w:rPr>
            <w:rFonts w:ascii="B Lotus" w:eastAsia="Calibri" w:hAnsi="B Lotus" w:cs="B Lotus"/>
            <w:sz w:val="24"/>
            <w:szCs w:val="24"/>
            <w:rtl/>
          </w:rPr>
          <w:delText xml:space="preserve"> تامین </w:delText>
        </w:r>
      </w:del>
      <w:ins w:id="6561" w:author="Mehrnazi Boojari" w:date="2019-01-07T10:51:00Z">
        <w:r w:rsidR="006A1F1D">
          <w:rPr>
            <w:rFonts w:ascii="B Lotus" w:eastAsia="Calibri" w:hAnsi="B Lotus" w:cs="B Lotus"/>
            <w:sz w:val="24"/>
            <w:szCs w:val="24"/>
            <w:rtl/>
          </w:rPr>
          <w:t xml:space="preserve"> تأمین </w:t>
        </w:r>
      </w:ins>
      <w:r w:rsidRPr="00E1248E">
        <w:rPr>
          <w:rFonts w:ascii="B Lotus" w:eastAsia="Calibri" w:hAnsi="B Lotus" w:cs="B Lotus"/>
          <w:sz w:val="24"/>
          <w:szCs w:val="24"/>
          <w:rtl/>
        </w:rPr>
        <w:t>مسکن اقشار محروم</w:t>
      </w:r>
      <w:ins w:id="6562" w:author="Mehrnazi Boojari" w:date="2019-01-12T00:24:00Z">
        <w:r w:rsidR="002E5595">
          <w:rPr>
            <w:rFonts w:ascii="B Lotus" w:eastAsia="Calibri" w:hAnsi="B Lotus" w:cs="B Lotus" w:hint="cs"/>
            <w:sz w:val="24"/>
            <w:szCs w:val="24"/>
            <w:rtl/>
          </w:rPr>
          <w:t>.</w:t>
        </w:r>
      </w:ins>
    </w:p>
    <w:p w14:paraId="326470EB" w14:textId="77777777" w:rsidR="00A06196" w:rsidRPr="00E1248E" w:rsidRDefault="00A06196" w:rsidP="00A25B54">
      <w:pPr>
        <w:numPr>
          <w:ilvl w:val="0"/>
          <w:numId w:val="38"/>
        </w:numPr>
        <w:bidi/>
        <w:spacing w:after="200" w:line="276" w:lineRule="auto"/>
        <w:contextualSpacing/>
        <w:jc w:val="both"/>
        <w:rPr>
          <w:rFonts w:ascii="B Lotus" w:eastAsia="Calibri" w:hAnsi="B Lotus" w:cs="B Lotus"/>
          <w:sz w:val="24"/>
          <w:szCs w:val="24"/>
          <w:rtl/>
          <w:lang w:bidi="fa-IR"/>
        </w:rPr>
      </w:pPr>
      <w:r w:rsidRPr="00E1248E">
        <w:rPr>
          <w:rFonts w:ascii="B Lotus" w:eastAsia="Calibri" w:hAnsi="B Lotus" w:cs="B Lotus"/>
          <w:sz w:val="24"/>
          <w:szCs w:val="24"/>
          <w:rtl/>
        </w:rPr>
        <w:t>برنامه</w:t>
      </w:r>
      <w:del w:id="6563" w:author="Mehrnazi Boojari" w:date="2019-01-07T10:05:00Z">
        <w:r w:rsidRPr="00E1248E" w:rsidDel="00A31D6F">
          <w:rPr>
            <w:rFonts w:ascii="B Lotus" w:eastAsia="Calibri" w:hAnsi="B Lotus" w:cs="B Lotus"/>
            <w:sz w:val="24"/>
            <w:szCs w:val="24"/>
            <w:rtl/>
          </w:rPr>
          <w:delText xml:space="preserve"> ریزی </w:delText>
        </w:r>
      </w:del>
      <w:ins w:id="6564" w:author="Mehrnazi Boojari" w:date="2019-01-07T10:05:00Z">
        <w:r w:rsidR="00A31D6F">
          <w:rPr>
            <w:rFonts w:ascii="B Lotus" w:eastAsia="Calibri" w:hAnsi="B Lotus" w:cs="B Lotus" w:hint="cs"/>
            <w:sz w:val="24"/>
            <w:szCs w:val="24"/>
            <w:rtl/>
          </w:rPr>
          <w:t>‌</w:t>
        </w:r>
        <w:r w:rsidR="00A31D6F">
          <w:rPr>
            <w:rFonts w:ascii="B Lotus" w:eastAsia="Calibri" w:hAnsi="B Lotus" w:cs="B Lotus"/>
            <w:sz w:val="24"/>
            <w:szCs w:val="24"/>
            <w:rtl/>
          </w:rPr>
          <w:t xml:space="preserve">ریزی </w:t>
        </w:r>
      </w:ins>
      <w:r w:rsidRPr="00E1248E">
        <w:rPr>
          <w:rFonts w:ascii="B Lotus" w:eastAsia="Calibri" w:hAnsi="B Lotus" w:cs="B Lotus"/>
          <w:sz w:val="24"/>
          <w:szCs w:val="24"/>
          <w:rtl/>
        </w:rPr>
        <w:t>جامع برای بهبود وضعیت مسکن روستایی با اولویت مناطق آسیب</w:t>
      </w:r>
      <w:ins w:id="6565" w:author="Mehrnazi Boojari" w:date="2019-01-12T00:24:00Z">
        <w:r w:rsidR="002E5595">
          <w:rPr>
            <w:rFonts w:ascii="B Lotus" w:eastAsia="Calibri" w:hAnsi="B Lotus" w:cs="B Nazanin" w:hint="cs"/>
            <w:sz w:val="24"/>
            <w:szCs w:val="24"/>
            <w:rtl/>
          </w:rPr>
          <w:t>‌</w:t>
        </w:r>
      </w:ins>
      <w:r w:rsidRPr="00E1248E">
        <w:rPr>
          <w:rFonts w:ascii="B Lotus" w:eastAsia="Calibri" w:hAnsi="B Lotus" w:cs="B Lotus"/>
          <w:sz w:val="24"/>
          <w:szCs w:val="24"/>
          <w:rtl/>
        </w:rPr>
        <w:t>پذیر از سوانح طبیعی و</w:t>
      </w:r>
      <w:ins w:id="6566" w:author="Mehrnazi Boojari" w:date="2019-01-12T00:24:00Z">
        <w:r w:rsidR="002E5595">
          <w:rPr>
            <w:rFonts w:ascii="B Lotus" w:eastAsia="Calibri" w:hAnsi="B Lotus" w:cs="B Lotus" w:hint="cs"/>
            <w:sz w:val="24"/>
            <w:szCs w:val="24"/>
            <w:rtl/>
          </w:rPr>
          <w:t xml:space="preserve"> </w:t>
        </w:r>
      </w:ins>
      <w:r w:rsidRPr="00E1248E">
        <w:rPr>
          <w:rFonts w:ascii="B Lotus" w:eastAsia="Calibri" w:hAnsi="B Lotus" w:cs="B Lotus"/>
          <w:sz w:val="24"/>
          <w:szCs w:val="24"/>
          <w:rtl/>
        </w:rPr>
        <w:t>متناسب با ویژگی</w:t>
      </w:r>
      <w:ins w:id="6567" w:author="Mehrnazi Boojari" w:date="2019-01-12T00:24:00Z">
        <w:r w:rsidR="002E5595">
          <w:rPr>
            <w:rFonts w:ascii="B Lotus" w:eastAsia="Calibri" w:hAnsi="B Lotus" w:cs="B Nazanin" w:hint="cs"/>
            <w:sz w:val="24"/>
            <w:szCs w:val="24"/>
            <w:rtl/>
          </w:rPr>
          <w:t>‌</w:t>
        </w:r>
      </w:ins>
      <w:del w:id="6568" w:author="Mehrnazi Boojari" w:date="2019-01-07T09:46:00Z">
        <w:r w:rsidRPr="00E1248E" w:rsidDel="006F7CCF">
          <w:rPr>
            <w:rFonts w:ascii="B Lotus" w:eastAsia="Calibri" w:hAnsi="B Lotus" w:cs="B Lotus"/>
            <w:sz w:val="24"/>
            <w:szCs w:val="24"/>
            <w:rtl/>
          </w:rPr>
          <w:delText xml:space="preserve"> های </w:delText>
        </w:r>
      </w:del>
      <w:ins w:id="6569"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بومی</w:t>
      </w:r>
      <w:r w:rsidRPr="00E1248E">
        <w:rPr>
          <w:rFonts w:ascii="B Lotus" w:eastAsia="Calibri" w:hAnsi="B Lotus" w:cs="B Lotus"/>
          <w:sz w:val="24"/>
          <w:szCs w:val="24"/>
          <w:lang w:bidi="fa-IR"/>
        </w:rPr>
        <w:t>.</w:t>
      </w:r>
    </w:p>
    <w:p w14:paraId="524CB4C5" w14:textId="77777777" w:rsidR="00A06196" w:rsidRPr="00E1248E" w:rsidRDefault="00A06196" w:rsidP="00A25B54">
      <w:pPr>
        <w:numPr>
          <w:ilvl w:val="0"/>
          <w:numId w:val="38"/>
        </w:numPr>
        <w:bidi/>
        <w:spacing w:after="200" w:line="276" w:lineRule="auto"/>
        <w:contextualSpacing/>
        <w:jc w:val="both"/>
        <w:rPr>
          <w:rFonts w:ascii="B Lotus" w:eastAsia="Calibri" w:hAnsi="B Lotus" w:cs="B Lotus"/>
          <w:sz w:val="24"/>
          <w:szCs w:val="24"/>
          <w:rtl/>
          <w:lang w:bidi="fa-IR"/>
        </w:rPr>
      </w:pPr>
      <w:r w:rsidRPr="00E1248E">
        <w:rPr>
          <w:rFonts w:ascii="B Lotus" w:eastAsia="Calibri" w:hAnsi="B Lotus" w:cs="B Lotus"/>
          <w:sz w:val="24"/>
          <w:szCs w:val="24"/>
          <w:rtl/>
        </w:rPr>
        <w:t>رعایت ارزش</w:t>
      </w:r>
      <w:ins w:id="6570" w:author="Mehrnazi Boojari" w:date="2019-01-12T00:24:00Z">
        <w:r w:rsidR="002E5595">
          <w:rPr>
            <w:rFonts w:ascii="B Lotus" w:eastAsia="Calibri" w:hAnsi="B Lotus" w:cs="B Nazanin" w:hint="cs"/>
            <w:sz w:val="24"/>
            <w:szCs w:val="24"/>
            <w:rtl/>
          </w:rPr>
          <w:t>‌</w:t>
        </w:r>
      </w:ins>
      <w:del w:id="6571" w:author="Mehrnazi Boojari" w:date="2019-01-07T09:46:00Z">
        <w:r w:rsidRPr="00E1248E" w:rsidDel="006F7CCF">
          <w:rPr>
            <w:rFonts w:ascii="B Lotus" w:eastAsia="Calibri" w:hAnsi="B Lotus" w:cs="B Lotus"/>
            <w:sz w:val="24"/>
            <w:szCs w:val="24"/>
            <w:rtl/>
          </w:rPr>
          <w:delText xml:space="preserve"> های </w:delText>
        </w:r>
      </w:del>
      <w:ins w:id="6572"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فرهنگی و حفظ حرمت و منزلت خانواده در معماری مسکن</w:t>
      </w:r>
      <w:r w:rsidRPr="00E1248E">
        <w:rPr>
          <w:rFonts w:ascii="B Lotus" w:eastAsia="Calibri" w:hAnsi="B Lotus" w:cs="B Lotus"/>
          <w:sz w:val="24"/>
          <w:szCs w:val="24"/>
          <w:lang w:bidi="fa-IR"/>
        </w:rPr>
        <w:t>.</w:t>
      </w:r>
    </w:p>
    <w:p w14:paraId="63BFDBC1" w14:textId="77777777" w:rsidR="00A06196" w:rsidRPr="00E1248E" w:rsidRDefault="00A06196" w:rsidP="00A25B54">
      <w:pPr>
        <w:numPr>
          <w:ilvl w:val="0"/>
          <w:numId w:val="38"/>
        </w:numPr>
        <w:bidi/>
        <w:spacing w:after="200" w:line="276" w:lineRule="auto"/>
        <w:contextualSpacing/>
        <w:jc w:val="both"/>
        <w:rPr>
          <w:rFonts w:ascii="B Lotus" w:eastAsia="Calibri" w:hAnsi="B Lotus" w:cs="B Lotus"/>
          <w:sz w:val="24"/>
          <w:szCs w:val="24"/>
          <w:rtl/>
        </w:rPr>
      </w:pPr>
      <w:r w:rsidRPr="00E1248E">
        <w:rPr>
          <w:rFonts w:ascii="B Lotus" w:eastAsia="Calibri" w:hAnsi="B Lotus" w:cs="B Lotus"/>
          <w:sz w:val="24"/>
          <w:szCs w:val="24"/>
          <w:rtl/>
        </w:rPr>
        <w:t xml:space="preserve">تقویت پژوهش و </w:t>
      </w:r>
      <w:del w:id="6573" w:author="Mehrnazi Boojari" w:date="2019-01-07T10:19:00Z">
        <w:r w:rsidRPr="00E1248E" w:rsidDel="0028073B">
          <w:rPr>
            <w:rFonts w:ascii="B Lotus" w:eastAsia="Calibri" w:hAnsi="B Lotus" w:cs="B Lotus"/>
            <w:sz w:val="24"/>
            <w:szCs w:val="24"/>
            <w:rtl/>
          </w:rPr>
          <w:delText>ارتقاء سطح</w:delText>
        </w:r>
      </w:del>
      <w:ins w:id="6574" w:author="Mehrnazi Boojari" w:date="2019-01-07T10:19:00Z">
        <w:r w:rsidR="0028073B">
          <w:rPr>
            <w:rFonts w:ascii="B Lotus" w:eastAsia="Calibri" w:hAnsi="B Lotus" w:cs="B Lotus"/>
            <w:sz w:val="24"/>
            <w:szCs w:val="24"/>
            <w:rtl/>
          </w:rPr>
          <w:t>ارتقای سطح</w:t>
        </w:r>
      </w:ins>
      <w:r w:rsidRPr="00E1248E">
        <w:rPr>
          <w:rFonts w:ascii="B Lotus" w:eastAsia="Calibri" w:hAnsi="B Lotus" w:cs="B Lotus"/>
          <w:sz w:val="24"/>
          <w:szCs w:val="24"/>
          <w:rtl/>
        </w:rPr>
        <w:t xml:space="preserve"> دانش علمی در حوزه مسکن</w:t>
      </w:r>
      <w:ins w:id="6575" w:author="Mehrnazi Boojari" w:date="2019-01-12T00:25:00Z">
        <w:r w:rsidR="002E5595">
          <w:rPr>
            <w:rFonts w:ascii="B Lotus" w:eastAsia="Calibri" w:hAnsi="B Lotus" w:cs="B Lotus" w:hint="cs"/>
            <w:sz w:val="24"/>
            <w:szCs w:val="24"/>
            <w:rtl/>
          </w:rPr>
          <w:t>.</w:t>
        </w:r>
      </w:ins>
    </w:p>
    <w:p w14:paraId="525E746C" w14:textId="77777777" w:rsidR="00A06196" w:rsidRPr="00E1248E" w:rsidRDefault="00A06196" w:rsidP="00A25B54">
      <w:pPr>
        <w:numPr>
          <w:ilvl w:val="0"/>
          <w:numId w:val="38"/>
        </w:numPr>
        <w:bidi/>
        <w:spacing w:after="200" w:line="276" w:lineRule="auto"/>
        <w:contextualSpacing/>
        <w:jc w:val="both"/>
        <w:rPr>
          <w:rFonts w:ascii="B Lotus" w:eastAsia="Calibri" w:hAnsi="B Lotus" w:cs="B Lotus"/>
          <w:sz w:val="24"/>
          <w:szCs w:val="24"/>
          <w:rtl/>
        </w:rPr>
      </w:pPr>
      <w:r w:rsidRPr="00E1248E">
        <w:rPr>
          <w:rFonts w:ascii="B Lotus" w:eastAsia="Calibri" w:hAnsi="B Lotus" w:cs="B Lotus"/>
          <w:sz w:val="24"/>
          <w:szCs w:val="24"/>
          <w:rtl/>
        </w:rPr>
        <w:t>هماهنگ</w:t>
      </w:r>
      <w:del w:id="6576" w:author="Mehrnazi Boojari" w:date="2019-01-07T09:51:00Z">
        <w:r w:rsidRPr="00E1248E" w:rsidDel="006F7CCF">
          <w:rPr>
            <w:rFonts w:ascii="B Lotus" w:eastAsia="Calibri" w:hAnsi="B Lotus" w:cs="B Lotus"/>
            <w:sz w:val="24"/>
            <w:szCs w:val="24"/>
            <w:rtl/>
          </w:rPr>
          <w:delText xml:space="preserve"> سازی </w:delText>
        </w:r>
      </w:del>
      <w:ins w:id="6577" w:author="Mehrnazi Boojari" w:date="2019-01-07T09:51: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سازی </w:t>
        </w:r>
      </w:ins>
      <w:r w:rsidRPr="00E1248E">
        <w:rPr>
          <w:rFonts w:ascii="B Lotus" w:eastAsia="Calibri" w:hAnsi="B Lotus" w:cs="B Lotus"/>
          <w:sz w:val="24"/>
          <w:szCs w:val="24"/>
          <w:rtl/>
        </w:rPr>
        <w:t>مقررات و ایجاد هماهنگی در نظام مدیریت تهیه، تصویب و اجرای طرح</w:t>
      </w:r>
      <w:del w:id="6578" w:author="Mehrnazi Boojari" w:date="2019-01-07T09:46:00Z">
        <w:r w:rsidRPr="00E1248E" w:rsidDel="006F7CCF">
          <w:rPr>
            <w:rFonts w:ascii="B Lotus" w:eastAsia="Calibri" w:hAnsi="B Lotus" w:cs="B Lotus"/>
            <w:sz w:val="24"/>
            <w:szCs w:val="24"/>
            <w:rtl/>
          </w:rPr>
          <w:delText xml:space="preserve"> های </w:delText>
        </w:r>
      </w:del>
      <w:ins w:id="6579"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توسعه و</w:t>
      </w:r>
      <w:r w:rsidRPr="00E1248E">
        <w:rPr>
          <w:rFonts w:ascii="B Lotus" w:eastAsia="Calibri" w:hAnsi="B Lotus" w:cs="B Lotus"/>
          <w:sz w:val="24"/>
          <w:szCs w:val="24"/>
          <w:rtl/>
          <w:lang w:bidi="fa-IR"/>
        </w:rPr>
        <w:t xml:space="preserve"> </w:t>
      </w:r>
      <w:r w:rsidRPr="00E1248E">
        <w:rPr>
          <w:rFonts w:ascii="B Lotus" w:eastAsia="Calibri" w:hAnsi="B Lotus" w:cs="B Lotus"/>
          <w:sz w:val="24"/>
          <w:szCs w:val="24"/>
          <w:rtl/>
        </w:rPr>
        <w:t>عمران شهری و روستایی</w:t>
      </w:r>
      <w:ins w:id="6580" w:author="Mehrnazi Boojari" w:date="2019-01-12T00:25:00Z">
        <w:r w:rsidR="002E5595">
          <w:rPr>
            <w:rFonts w:ascii="B Lotus" w:eastAsia="Calibri" w:hAnsi="B Lotus" w:cs="B Lotus" w:hint="cs"/>
            <w:sz w:val="24"/>
            <w:szCs w:val="24"/>
            <w:rtl/>
          </w:rPr>
          <w:t>.</w:t>
        </w:r>
      </w:ins>
    </w:p>
    <w:p w14:paraId="0CA53000" w14:textId="77777777" w:rsidR="00A06196" w:rsidRPr="00E1248E" w:rsidRDefault="00A06196" w:rsidP="002E5595">
      <w:pPr>
        <w:numPr>
          <w:ilvl w:val="0"/>
          <w:numId w:val="38"/>
        </w:numPr>
        <w:bidi/>
        <w:spacing w:after="200" w:line="276" w:lineRule="auto"/>
        <w:contextualSpacing/>
        <w:jc w:val="both"/>
        <w:rPr>
          <w:rFonts w:ascii="B Lotus" w:eastAsia="Calibri" w:hAnsi="B Lotus" w:cs="B Lotus"/>
          <w:sz w:val="24"/>
          <w:szCs w:val="24"/>
          <w:rtl/>
          <w:lang w:bidi="fa-IR"/>
        </w:rPr>
      </w:pPr>
      <w:del w:id="6581" w:author="Mehrnazi Boojari" w:date="2019-01-12T00:25:00Z">
        <w:r w:rsidRPr="00E1248E" w:rsidDel="002E5595">
          <w:rPr>
            <w:rFonts w:ascii="B Lotus" w:eastAsia="Calibri" w:hAnsi="B Lotus" w:cs="B Lotus"/>
            <w:sz w:val="24"/>
            <w:szCs w:val="24"/>
            <w:rtl/>
          </w:rPr>
          <w:delText xml:space="preserve">تامین </w:delText>
        </w:r>
      </w:del>
      <w:ins w:id="6582" w:author="Mehrnazi Boojari" w:date="2019-01-12T00:25:00Z">
        <w:r w:rsidR="002E5595" w:rsidRPr="00E1248E">
          <w:rPr>
            <w:rFonts w:ascii="B Lotus" w:eastAsia="Calibri" w:hAnsi="B Lotus" w:cs="B Lotus"/>
            <w:sz w:val="24"/>
            <w:szCs w:val="24"/>
            <w:rtl/>
          </w:rPr>
          <w:t>ت</w:t>
        </w:r>
        <w:r w:rsidR="002E5595">
          <w:rPr>
            <w:rFonts w:ascii="B Lotus" w:eastAsia="Calibri" w:hAnsi="B Lotus" w:cs="B Lotus" w:hint="cs"/>
            <w:sz w:val="24"/>
            <w:szCs w:val="24"/>
            <w:rtl/>
          </w:rPr>
          <w:t>أ</w:t>
        </w:r>
        <w:r w:rsidR="002E5595" w:rsidRPr="00E1248E">
          <w:rPr>
            <w:rFonts w:ascii="B Lotus" w:eastAsia="Calibri" w:hAnsi="B Lotus" w:cs="B Lotus"/>
            <w:sz w:val="24"/>
            <w:szCs w:val="24"/>
            <w:rtl/>
          </w:rPr>
          <w:t xml:space="preserve">مین </w:t>
        </w:r>
      </w:ins>
      <w:r w:rsidRPr="00E1248E">
        <w:rPr>
          <w:rFonts w:ascii="B Lotus" w:eastAsia="Calibri" w:hAnsi="B Lotus" w:cs="B Lotus"/>
          <w:sz w:val="24"/>
          <w:szCs w:val="24"/>
          <w:rtl/>
        </w:rPr>
        <w:t xml:space="preserve">منابع پایدار برای توسعه و عمران و مدیریت شهری و روستایی با </w:t>
      </w:r>
      <w:del w:id="6583" w:author="Mehrnazi Boojari" w:date="2019-01-12T00:25:00Z">
        <w:r w:rsidRPr="00E1248E" w:rsidDel="002E5595">
          <w:rPr>
            <w:rFonts w:ascii="B Lotus" w:eastAsia="Calibri" w:hAnsi="B Lotus" w:cs="B Lotus"/>
            <w:sz w:val="24"/>
            <w:szCs w:val="24"/>
            <w:rtl/>
          </w:rPr>
          <w:delText xml:space="preserve">تاکید </w:delText>
        </w:r>
      </w:del>
      <w:ins w:id="6584" w:author="Mehrnazi Boojari" w:date="2019-01-12T00:25:00Z">
        <w:r w:rsidR="002E5595" w:rsidRPr="00E1248E">
          <w:rPr>
            <w:rFonts w:ascii="B Lotus" w:eastAsia="Calibri" w:hAnsi="B Lotus" w:cs="B Lotus"/>
            <w:sz w:val="24"/>
            <w:szCs w:val="24"/>
            <w:rtl/>
          </w:rPr>
          <w:t>ت</w:t>
        </w:r>
        <w:r w:rsidR="002E5595">
          <w:rPr>
            <w:rFonts w:ascii="B Lotus" w:eastAsia="Calibri" w:hAnsi="B Lotus" w:cs="B Lotus" w:hint="cs"/>
            <w:sz w:val="24"/>
            <w:szCs w:val="24"/>
            <w:rtl/>
          </w:rPr>
          <w:t>أ</w:t>
        </w:r>
        <w:r w:rsidR="002E5595" w:rsidRPr="00E1248E">
          <w:rPr>
            <w:rFonts w:ascii="B Lotus" w:eastAsia="Calibri" w:hAnsi="B Lotus" w:cs="B Lotus"/>
            <w:sz w:val="24"/>
            <w:szCs w:val="24"/>
            <w:rtl/>
          </w:rPr>
          <w:t xml:space="preserve">کید </w:t>
        </w:r>
      </w:ins>
      <w:r w:rsidRPr="00E1248E">
        <w:rPr>
          <w:rFonts w:ascii="B Lotus" w:eastAsia="Calibri" w:hAnsi="B Lotus" w:cs="B Lotus"/>
          <w:sz w:val="24"/>
          <w:szCs w:val="24"/>
          <w:rtl/>
        </w:rPr>
        <w:t>بر نظام درآمد هزینه</w:t>
      </w:r>
      <w:del w:id="6585" w:author="Mehrnazi Boojari" w:date="2019-01-07T09:46:00Z">
        <w:r w:rsidRPr="00E1248E" w:rsidDel="006F7CCF">
          <w:rPr>
            <w:rFonts w:ascii="B Lotus" w:eastAsia="Calibri" w:hAnsi="B Lotus" w:cs="B Lotus"/>
            <w:sz w:val="24"/>
            <w:szCs w:val="24"/>
            <w:rtl/>
          </w:rPr>
          <w:delText xml:space="preserve"> های</w:delText>
        </w:r>
        <w:r w:rsidRPr="00E1248E" w:rsidDel="006F7CCF">
          <w:rPr>
            <w:rFonts w:ascii="B Lotus" w:eastAsia="Calibri" w:hAnsi="B Lotus" w:cs="B Lotus"/>
            <w:sz w:val="24"/>
            <w:szCs w:val="24"/>
            <w:rtl/>
            <w:lang w:bidi="fa-IR"/>
          </w:rPr>
          <w:delText xml:space="preserve"> </w:delText>
        </w:r>
      </w:del>
      <w:ins w:id="6586"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و در چارچوب طرح</w:t>
      </w:r>
      <w:ins w:id="6587" w:author="Mehrnazi Boojari" w:date="2019-01-12T00:25:00Z">
        <w:r w:rsidR="002E5595">
          <w:rPr>
            <w:rFonts w:ascii="B Lotus" w:eastAsia="Calibri" w:hAnsi="B Lotus" w:cs="B Nazanin" w:hint="cs"/>
            <w:sz w:val="24"/>
            <w:szCs w:val="24"/>
            <w:rtl/>
          </w:rPr>
          <w:t>‌</w:t>
        </w:r>
      </w:ins>
      <w:del w:id="6588" w:author="Mehrnazi Boojari" w:date="2019-01-07T09:46:00Z">
        <w:r w:rsidRPr="00E1248E" w:rsidDel="006F7CCF">
          <w:rPr>
            <w:rFonts w:ascii="B Lotus" w:eastAsia="Calibri" w:hAnsi="B Lotus" w:cs="B Lotus"/>
            <w:sz w:val="24"/>
            <w:szCs w:val="24"/>
            <w:rtl/>
          </w:rPr>
          <w:delText xml:space="preserve"> های </w:delText>
        </w:r>
      </w:del>
      <w:ins w:id="6589"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مصوب</w:t>
      </w:r>
      <w:ins w:id="6590" w:author="Mehrnazi Boojari" w:date="2019-01-12T00:25:00Z">
        <w:r w:rsidR="002E5595">
          <w:rPr>
            <w:rFonts w:ascii="B Lotus" w:eastAsia="Calibri" w:hAnsi="B Lotus" w:cs="B Lotus" w:hint="cs"/>
            <w:sz w:val="24"/>
            <w:szCs w:val="24"/>
            <w:rtl/>
          </w:rPr>
          <w:t>.</w:t>
        </w:r>
      </w:ins>
    </w:p>
    <w:p w14:paraId="382F1E88" w14:textId="77777777" w:rsidR="00A06196" w:rsidRPr="00E1248E" w:rsidRDefault="00A06196" w:rsidP="002E5595">
      <w:pPr>
        <w:numPr>
          <w:ilvl w:val="0"/>
          <w:numId w:val="38"/>
        </w:numPr>
        <w:bidi/>
        <w:spacing w:after="200" w:line="276" w:lineRule="auto"/>
        <w:contextualSpacing/>
        <w:jc w:val="both"/>
        <w:rPr>
          <w:rFonts w:ascii="B Lotus" w:eastAsia="Calibri" w:hAnsi="B Lotus" w:cs="B Lotus"/>
          <w:sz w:val="24"/>
          <w:szCs w:val="24"/>
          <w:rtl/>
        </w:rPr>
      </w:pPr>
      <w:r w:rsidRPr="00E1248E">
        <w:rPr>
          <w:rFonts w:ascii="B Lotus" w:eastAsia="Calibri" w:hAnsi="B Lotus" w:cs="B Lotus"/>
          <w:sz w:val="24"/>
          <w:szCs w:val="24"/>
          <w:rtl/>
        </w:rPr>
        <w:t xml:space="preserve">حفظ هویت تاریخی در توسعه موزون شهر و روستا با </w:t>
      </w:r>
      <w:del w:id="6591" w:author="Mehrnazi Boojari" w:date="2019-01-12T00:25:00Z">
        <w:r w:rsidRPr="00E1248E" w:rsidDel="002E5595">
          <w:rPr>
            <w:rFonts w:ascii="B Lotus" w:eastAsia="Calibri" w:hAnsi="B Lotus" w:cs="B Lotus"/>
            <w:sz w:val="24"/>
            <w:szCs w:val="24"/>
            <w:rtl/>
          </w:rPr>
          <w:delText xml:space="preserve">احیاء </w:delText>
        </w:r>
      </w:del>
      <w:ins w:id="6592" w:author="Mehrnazi Boojari" w:date="2019-01-12T00:25:00Z">
        <w:r w:rsidR="002E5595" w:rsidRPr="00E1248E">
          <w:rPr>
            <w:rFonts w:ascii="B Lotus" w:eastAsia="Calibri" w:hAnsi="B Lotus" w:cs="B Lotus"/>
            <w:sz w:val="24"/>
            <w:szCs w:val="24"/>
            <w:rtl/>
          </w:rPr>
          <w:t>احیا</w:t>
        </w:r>
        <w:r w:rsidR="002E5595">
          <w:rPr>
            <w:rFonts w:ascii="B Lotus" w:eastAsia="Calibri" w:hAnsi="B Lotus" w:cs="B Lotus" w:hint="cs"/>
            <w:sz w:val="24"/>
            <w:szCs w:val="24"/>
            <w:rtl/>
          </w:rPr>
          <w:t>ی</w:t>
        </w:r>
        <w:r w:rsidR="002E5595" w:rsidRPr="00E1248E">
          <w:rPr>
            <w:rFonts w:ascii="B Lotus" w:eastAsia="Calibri" w:hAnsi="B Lotus" w:cs="B Lotus"/>
            <w:sz w:val="24"/>
            <w:szCs w:val="24"/>
            <w:rtl/>
          </w:rPr>
          <w:t xml:space="preserve"> </w:t>
        </w:r>
      </w:ins>
      <w:r w:rsidRPr="00E1248E">
        <w:rPr>
          <w:rFonts w:ascii="B Lotus" w:eastAsia="Calibri" w:hAnsi="B Lotus" w:cs="B Lotus"/>
          <w:sz w:val="24"/>
          <w:szCs w:val="24"/>
          <w:rtl/>
        </w:rPr>
        <w:t>بافت</w:t>
      </w:r>
      <w:del w:id="6593" w:author="Mehrnazi Boojari" w:date="2019-01-07T09:46:00Z">
        <w:r w:rsidRPr="00E1248E" w:rsidDel="006F7CCF">
          <w:rPr>
            <w:rFonts w:ascii="B Lotus" w:eastAsia="Calibri" w:hAnsi="B Lotus" w:cs="B Lotus"/>
            <w:sz w:val="24"/>
            <w:szCs w:val="24"/>
            <w:rtl/>
          </w:rPr>
          <w:delText xml:space="preserve"> های </w:delText>
        </w:r>
      </w:del>
      <w:ins w:id="6594"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تاریخی و بهسازی یا نوسازی</w:t>
      </w:r>
      <w:r w:rsidRPr="00E1248E">
        <w:rPr>
          <w:rFonts w:ascii="B Lotus" w:eastAsia="Calibri" w:hAnsi="B Lotus" w:cs="B Lotus"/>
          <w:sz w:val="24"/>
          <w:szCs w:val="24"/>
          <w:rtl/>
          <w:lang w:bidi="fa-IR"/>
        </w:rPr>
        <w:t xml:space="preserve"> </w:t>
      </w:r>
      <w:r w:rsidRPr="00E1248E">
        <w:rPr>
          <w:rFonts w:ascii="B Lotus" w:eastAsia="Calibri" w:hAnsi="B Lotus" w:cs="B Lotus"/>
          <w:sz w:val="24"/>
          <w:szCs w:val="24"/>
          <w:rtl/>
        </w:rPr>
        <w:t>دیگر بافت</w:t>
      </w:r>
      <w:del w:id="6595" w:author="Mehrnazi Boojari" w:date="2019-01-07T09:46:00Z">
        <w:r w:rsidRPr="00E1248E" w:rsidDel="006F7CCF">
          <w:rPr>
            <w:rFonts w:ascii="B Lotus" w:eastAsia="Calibri" w:hAnsi="B Lotus" w:cs="B Lotus"/>
            <w:sz w:val="24"/>
            <w:szCs w:val="24"/>
            <w:rtl/>
          </w:rPr>
          <w:delText xml:space="preserve"> های </w:delText>
        </w:r>
      </w:del>
      <w:ins w:id="6596"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E1248E">
        <w:rPr>
          <w:rFonts w:ascii="B Lotus" w:eastAsia="Calibri" w:hAnsi="B Lotus" w:cs="B Lotus"/>
          <w:sz w:val="24"/>
          <w:szCs w:val="24"/>
          <w:rtl/>
        </w:rPr>
        <w:t>قدیمی</w:t>
      </w:r>
      <w:ins w:id="6597" w:author="Mehrnazi Boojari" w:date="2019-01-12T00:25:00Z">
        <w:r w:rsidR="002E5595">
          <w:rPr>
            <w:rFonts w:ascii="B Lotus" w:eastAsia="Calibri" w:hAnsi="B Lotus" w:cs="B Lotus" w:hint="cs"/>
            <w:sz w:val="24"/>
            <w:szCs w:val="24"/>
            <w:rtl/>
          </w:rPr>
          <w:t>.</w:t>
        </w:r>
      </w:ins>
    </w:p>
    <w:p w14:paraId="02B31988" w14:textId="77777777" w:rsidR="00A06196" w:rsidRPr="00E1248E" w:rsidRDefault="00A06196" w:rsidP="00A25B54">
      <w:pPr>
        <w:numPr>
          <w:ilvl w:val="0"/>
          <w:numId w:val="38"/>
        </w:numPr>
        <w:bidi/>
        <w:spacing w:after="200" w:line="276" w:lineRule="auto"/>
        <w:contextualSpacing/>
        <w:jc w:val="both"/>
        <w:rPr>
          <w:rFonts w:ascii="B Lotus" w:eastAsia="Calibri" w:hAnsi="B Lotus" w:cs="B Lotus"/>
          <w:sz w:val="24"/>
          <w:szCs w:val="24"/>
          <w:rtl/>
          <w:lang w:bidi="fa-IR"/>
        </w:rPr>
      </w:pPr>
      <w:r w:rsidRPr="00E1248E">
        <w:rPr>
          <w:rFonts w:ascii="B Lotus" w:eastAsia="Calibri" w:hAnsi="B Lotus" w:cs="B Lotus"/>
          <w:sz w:val="24"/>
          <w:szCs w:val="24"/>
          <w:rtl/>
          <w:lang w:bidi="fa-IR"/>
        </w:rPr>
        <w:t>ا</w:t>
      </w:r>
      <w:r w:rsidRPr="00E1248E">
        <w:rPr>
          <w:rFonts w:ascii="B Lotus" w:eastAsia="Calibri" w:hAnsi="B Lotus" w:cs="B Lotus"/>
          <w:sz w:val="24"/>
          <w:szCs w:val="24"/>
          <w:rtl/>
        </w:rPr>
        <w:t>یمن</w:t>
      </w:r>
      <w:del w:id="6598" w:author="Mehrnazi Boojari" w:date="2019-01-07T09:51:00Z">
        <w:r w:rsidRPr="00E1248E" w:rsidDel="006F7CCF">
          <w:rPr>
            <w:rFonts w:ascii="B Lotus" w:eastAsia="Calibri" w:hAnsi="B Lotus" w:cs="B Lotus"/>
            <w:sz w:val="24"/>
            <w:szCs w:val="24"/>
            <w:rtl/>
          </w:rPr>
          <w:delText xml:space="preserve"> سازی </w:delText>
        </w:r>
      </w:del>
      <w:ins w:id="6599" w:author="Mehrnazi Boojari" w:date="2019-01-07T09:51:00Z">
        <w:r w:rsidR="006F7CCF">
          <w:rPr>
            <w:rFonts w:ascii="B Lotus" w:eastAsia="Calibri" w:hAnsi="B Lotus" w:cs="B Lotus" w:hint="cs"/>
            <w:sz w:val="24"/>
            <w:szCs w:val="24"/>
            <w:rtl/>
          </w:rPr>
          <w:t>‌</w:t>
        </w:r>
      </w:ins>
      <w:ins w:id="6600" w:author="Mehrnazi Boojari" w:date="2019-01-12T00:25:00Z">
        <w:r w:rsidR="002E5595">
          <w:rPr>
            <w:rFonts w:ascii="B Lotus" w:eastAsia="Calibri" w:hAnsi="B Lotus" w:cs="B Nazanin" w:hint="cs"/>
            <w:sz w:val="24"/>
            <w:szCs w:val="24"/>
            <w:rtl/>
          </w:rPr>
          <w:t>‌</w:t>
        </w:r>
      </w:ins>
      <w:ins w:id="6601" w:author="Mehrnazi Boojari" w:date="2019-01-07T09:51:00Z">
        <w:r w:rsidR="006F7CCF">
          <w:rPr>
            <w:rFonts w:ascii="B Lotus" w:eastAsia="Calibri" w:hAnsi="B Lotus" w:cs="B Lotus"/>
            <w:sz w:val="24"/>
            <w:szCs w:val="24"/>
            <w:rtl/>
          </w:rPr>
          <w:t xml:space="preserve">سازی </w:t>
        </w:r>
      </w:ins>
      <w:r w:rsidRPr="00E1248E">
        <w:rPr>
          <w:rFonts w:ascii="B Lotus" w:eastAsia="Calibri" w:hAnsi="B Lotus" w:cs="B Lotus"/>
          <w:sz w:val="24"/>
          <w:szCs w:val="24"/>
          <w:rtl/>
        </w:rPr>
        <w:t>و مقاوم</w:t>
      </w:r>
      <w:del w:id="6602" w:author="Mehrnazi Boojari" w:date="2019-01-07T09:51:00Z">
        <w:r w:rsidRPr="00E1248E" w:rsidDel="006F7CCF">
          <w:rPr>
            <w:rFonts w:ascii="B Lotus" w:eastAsia="Calibri" w:hAnsi="B Lotus" w:cs="B Lotus"/>
            <w:sz w:val="24"/>
            <w:szCs w:val="24"/>
            <w:rtl/>
          </w:rPr>
          <w:delText xml:space="preserve"> سازی </w:delText>
        </w:r>
      </w:del>
      <w:ins w:id="6603" w:author="Mehrnazi Boojari" w:date="2019-01-07T09:51: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سازی </w:t>
        </w:r>
      </w:ins>
      <w:r w:rsidRPr="00E1248E">
        <w:rPr>
          <w:rFonts w:ascii="B Lotus" w:eastAsia="Calibri" w:hAnsi="B Lotus" w:cs="B Lotus"/>
          <w:sz w:val="24"/>
          <w:szCs w:val="24"/>
          <w:rtl/>
        </w:rPr>
        <w:t>محیط شهری و روستایی</w:t>
      </w:r>
      <w:r w:rsidRPr="00E1248E">
        <w:rPr>
          <w:rFonts w:ascii="B Lotus" w:eastAsia="Calibri" w:hAnsi="B Lotus" w:cs="B Lotus"/>
          <w:sz w:val="24"/>
          <w:szCs w:val="24"/>
          <w:rtl/>
          <w:lang w:bidi="fa-IR"/>
        </w:rPr>
        <w:t>.</w:t>
      </w:r>
    </w:p>
    <w:p w14:paraId="2BE72CE1" w14:textId="77777777" w:rsidR="00A06196" w:rsidRPr="00A06196" w:rsidRDefault="00A06196" w:rsidP="00A25B54">
      <w:pPr>
        <w:numPr>
          <w:ilvl w:val="0"/>
          <w:numId w:val="38"/>
        </w:numPr>
        <w:bidi/>
        <w:spacing w:after="200" w:line="276" w:lineRule="auto"/>
        <w:contextualSpacing/>
        <w:jc w:val="both"/>
        <w:rPr>
          <w:rFonts w:ascii="B Lotus" w:eastAsia="Calibri" w:hAnsi="B Lotus" w:cs="B Lotus"/>
          <w:sz w:val="26"/>
          <w:szCs w:val="26"/>
          <w:rtl/>
          <w:lang w:bidi="fa-IR"/>
        </w:rPr>
      </w:pPr>
      <w:r w:rsidRPr="00E1248E">
        <w:rPr>
          <w:rFonts w:ascii="B Lotus" w:eastAsia="Calibri" w:hAnsi="B Lotus" w:cs="B Lotus" w:hint="cs"/>
          <w:sz w:val="24"/>
          <w:szCs w:val="24"/>
          <w:rtl/>
          <w:lang w:bidi="fa-IR"/>
        </w:rPr>
        <w:t>تقویت پژوهش و ارتقا</w:t>
      </w:r>
      <w:ins w:id="6604" w:author="Mehrnazi Boojari" w:date="2019-01-12T00:25:00Z">
        <w:r w:rsidR="002E5595">
          <w:rPr>
            <w:rFonts w:ascii="B Lotus" w:eastAsia="Calibri" w:hAnsi="B Lotus" w:cs="B Lotus" w:hint="cs"/>
            <w:sz w:val="24"/>
            <w:szCs w:val="24"/>
            <w:rtl/>
            <w:lang w:bidi="fa-IR"/>
          </w:rPr>
          <w:t>ی</w:t>
        </w:r>
      </w:ins>
      <w:r w:rsidRPr="00E1248E">
        <w:rPr>
          <w:rFonts w:ascii="B Lotus" w:eastAsia="Calibri" w:hAnsi="B Lotus" w:cs="B Lotus" w:hint="cs"/>
          <w:sz w:val="24"/>
          <w:szCs w:val="24"/>
          <w:rtl/>
          <w:lang w:bidi="fa-IR"/>
        </w:rPr>
        <w:t xml:space="preserve"> سطح دانش علمی در حوزه مسکن</w:t>
      </w:r>
      <w:ins w:id="6605" w:author="Mehrnazi Boojari" w:date="2019-01-12T00:25:00Z">
        <w:r w:rsidR="002E5595">
          <w:rPr>
            <w:rFonts w:ascii="B Lotus" w:eastAsia="Calibri" w:hAnsi="B Lotus" w:cs="B Lotus" w:hint="cs"/>
            <w:sz w:val="24"/>
            <w:szCs w:val="24"/>
            <w:rtl/>
            <w:lang w:bidi="fa-IR"/>
          </w:rPr>
          <w:t>.</w:t>
        </w:r>
      </w:ins>
      <w:del w:id="6606" w:author="Mehrnazi Boojari" w:date="2019-01-12T00:25:00Z">
        <w:r w:rsidRPr="00E1248E" w:rsidDel="002E5595">
          <w:rPr>
            <w:rFonts w:ascii="B Lotus" w:eastAsia="Calibri" w:hAnsi="B Lotus" w:cs="B Lotus" w:hint="cs"/>
            <w:sz w:val="24"/>
            <w:szCs w:val="24"/>
            <w:rtl/>
            <w:lang w:bidi="fa-IR"/>
          </w:rPr>
          <w:delText xml:space="preserve"> </w:delText>
        </w:r>
      </w:del>
    </w:p>
    <w:p w14:paraId="5EB18F9A" w14:textId="77777777" w:rsidR="00A06196" w:rsidRPr="00A06196" w:rsidRDefault="00A06196" w:rsidP="002E5595">
      <w:pPr>
        <w:pStyle w:val="Heading4"/>
        <w:rPr>
          <w:rtl/>
        </w:rPr>
      </w:pPr>
      <w:bookmarkStart w:id="6607" w:name="_Toc533781207"/>
      <w:bookmarkStart w:id="6608" w:name="_Toc533782163"/>
      <w:r w:rsidRPr="00A06196">
        <w:rPr>
          <w:rtl/>
        </w:rPr>
        <w:t>برنام</w:t>
      </w:r>
      <w:del w:id="6609" w:author="Mehrnazi Boojari" w:date="2019-01-12T00:26:00Z">
        <w:r w:rsidRPr="00A06196" w:rsidDel="002E5595">
          <w:rPr>
            <w:rtl/>
          </w:rPr>
          <w:delText>ه</w:delText>
        </w:r>
      </w:del>
      <w:ins w:id="6610" w:author="Mehrnazi Boojari" w:date="2019-01-12T00:26:00Z">
        <w:r w:rsidR="002E5595">
          <w:rPr>
            <w:rFonts w:hint="cs"/>
            <w:rtl/>
          </w:rPr>
          <w:t>ه</w:t>
        </w:r>
      </w:ins>
      <w:del w:id="6611" w:author="Mehrnazi Boojari" w:date="2019-01-07T09:46:00Z">
        <w:r w:rsidRPr="00A06196" w:rsidDel="006F7CCF">
          <w:rPr>
            <w:rtl/>
          </w:rPr>
          <w:delText xml:space="preserve"> های </w:delText>
        </w:r>
      </w:del>
      <w:ins w:id="6612" w:author="Mehrnazi Boojari" w:date="2019-01-07T09:46:00Z">
        <w:r w:rsidR="006F7CCF">
          <w:rPr>
            <w:rFonts w:hint="cs"/>
            <w:rtl/>
          </w:rPr>
          <w:t>‌</w:t>
        </w:r>
      </w:ins>
      <w:ins w:id="6613" w:author="Mehrnazi Boojari" w:date="2019-01-12T00:26:00Z">
        <w:r w:rsidR="002E5595">
          <w:rPr>
            <w:rFonts w:hint="cs"/>
            <w:rtl/>
          </w:rPr>
          <w:t>‌</w:t>
        </w:r>
      </w:ins>
      <w:ins w:id="6614" w:author="Mehrnazi Boojari" w:date="2019-01-07T09:46:00Z">
        <w:r w:rsidR="006F7CCF">
          <w:rPr>
            <w:rtl/>
          </w:rPr>
          <w:t xml:space="preserve">های </w:t>
        </w:r>
      </w:ins>
      <w:r w:rsidRPr="00A06196">
        <w:rPr>
          <w:rtl/>
        </w:rPr>
        <w:t>توسعه بعد از انقلاب اسلامی</w:t>
      </w:r>
      <w:bookmarkEnd w:id="6607"/>
      <w:bookmarkEnd w:id="6608"/>
      <w:r w:rsidRPr="00A06196">
        <w:rPr>
          <w:rtl/>
        </w:rPr>
        <w:t xml:space="preserve"> </w:t>
      </w:r>
    </w:p>
    <w:p w14:paraId="5CDEEBF2" w14:textId="77777777" w:rsidR="00A06196" w:rsidRPr="00E1248E" w:rsidRDefault="00A06196" w:rsidP="00FA2216">
      <w:pPr>
        <w:bidi/>
        <w:ind w:firstLine="288"/>
        <w:jc w:val="both"/>
        <w:rPr>
          <w:rFonts w:ascii="B Lotus" w:eastAsia="Calibri" w:hAnsi="B Lotus" w:cs="B Lotus"/>
          <w:sz w:val="24"/>
          <w:szCs w:val="24"/>
        </w:rPr>
      </w:pPr>
      <w:r w:rsidRPr="00E1248E">
        <w:rPr>
          <w:rFonts w:ascii="B Lotus" w:eastAsia="Calibri" w:hAnsi="B Lotus" w:cs="B Lotus"/>
          <w:sz w:val="24"/>
          <w:szCs w:val="24"/>
          <w:rtl/>
        </w:rPr>
        <w:t xml:space="preserve">تحولات انقلاب و جنگ تحمیلی </w:t>
      </w:r>
      <w:del w:id="6615" w:author="Mehrnazi Boojari" w:date="2019-01-07T11:02:00Z">
        <w:r w:rsidRPr="00E1248E" w:rsidDel="00DB081F">
          <w:rPr>
            <w:rFonts w:ascii="B Lotus" w:eastAsia="Calibri" w:hAnsi="B Lotus" w:cs="B Lotus"/>
            <w:sz w:val="24"/>
            <w:szCs w:val="24"/>
            <w:rtl/>
          </w:rPr>
          <w:delText>باعث</w:delText>
        </w:r>
      </w:del>
      <w:ins w:id="6616" w:author="Mehrnazi Boojari" w:date="2019-01-07T11:02:00Z">
        <w:r w:rsidR="00DB081F">
          <w:rPr>
            <w:rFonts w:ascii="B Lotus" w:eastAsia="Calibri" w:hAnsi="B Lotus" w:cs="B Lotus"/>
            <w:sz w:val="24"/>
            <w:szCs w:val="24"/>
            <w:rtl/>
          </w:rPr>
          <w:t>سبب</w:t>
        </w:r>
      </w:ins>
      <w:r w:rsidRPr="00E1248E">
        <w:rPr>
          <w:rFonts w:ascii="B Lotus" w:eastAsia="Calibri" w:hAnsi="B Lotus" w:cs="B Lotus"/>
          <w:sz w:val="24"/>
          <w:szCs w:val="24"/>
          <w:rtl/>
        </w:rPr>
        <w:t xml:space="preserve"> شد تا در 10 سال اول انقلاب هیچ برنامه مدونی برای توسعه کشور و به</w:t>
      </w:r>
      <w:ins w:id="6617" w:author="Mehrnazi Boojari" w:date="2019-01-12T00:26:00Z">
        <w:r w:rsidR="002E5595">
          <w:rPr>
            <w:rFonts w:ascii="B Lotus" w:eastAsia="Calibri" w:hAnsi="B Lotus" w:cs="B Nazanin" w:hint="cs"/>
            <w:sz w:val="24"/>
            <w:szCs w:val="24"/>
            <w:rtl/>
          </w:rPr>
          <w:t>‌</w:t>
        </w:r>
      </w:ins>
      <w:del w:id="6618" w:author="Mehrnazi Boojari" w:date="2019-01-12T00:26:00Z">
        <w:r w:rsidRPr="00E1248E" w:rsidDel="002E5595">
          <w:rPr>
            <w:rFonts w:ascii="B Lotus" w:eastAsia="Calibri" w:hAnsi="B Lotus" w:cs="B Lotus"/>
            <w:sz w:val="24"/>
            <w:szCs w:val="24"/>
            <w:rtl/>
          </w:rPr>
          <w:delText xml:space="preserve"> </w:delText>
        </w:r>
      </w:del>
      <w:r w:rsidRPr="00E1248E">
        <w:rPr>
          <w:rFonts w:ascii="B Lotus" w:eastAsia="Calibri" w:hAnsi="B Lotus" w:cs="B Lotus"/>
          <w:sz w:val="24"/>
          <w:szCs w:val="24"/>
          <w:rtl/>
        </w:rPr>
        <w:t>تبع آن برای مسکن روستایی تهیه نشود</w:t>
      </w:r>
      <w:del w:id="6619" w:author="Mehrnazi Boojari" w:date="2019-01-07T09:53:00Z">
        <w:r w:rsidRPr="00E1248E" w:rsidDel="006F7CCF">
          <w:rPr>
            <w:rFonts w:ascii="B Lotus" w:eastAsia="Calibri" w:hAnsi="B Lotus" w:cs="B Lotus"/>
            <w:sz w:val="24"/>
            <w:szCs w:val="24"/>
            <w:rtl/>
          </w:rPr>
          <w:delText xml:space="preserve"> . </w:delText>
        </w:r>
      </w:del>
      <w:ins w:id="6620" w:author="Mehrnazi Boojari" w:date="2019-01-07T09:53:00Z">
        <w:r w:rsidR="006F7CCF">
          <w:rPr>
            <w:rFonts w:ascii="B Lotus" w:eastAsia="Calibri" w:hAnsi="B Lotus" w:cs="B Lotus"/>
            <w:sz w:val="24"/>
            <w:szCs w:val="24"/>
            <w:rtl/>
          </w:rPr>
          <w:t xml:space="preserve">. </w:t>
        </w:r>
      </w:ins>
      <w:r w:rsidRPr="00E1248E">
        <w:rPr>
          <w:rFonts w:ascii="B Lotus" w:eastAsia="Calibri" w:hAnsi="B Lotus" w:cs="B Lotus"/>
          <w:sz w:val="24"/>
          <w:szCs w:val="24"/>
          <w:rtl/>
        </w:rPr>
        <w:t>اما فقدان برنامه س</w:t>
      </w:r>
      <w:ins w:id="6621" w:author="Mehrnazi Boojari" w:date="2019-01-12T00:26:00Z">
        <w:r w:rsidR="002E5595">
          <w:rPr>
            <w:rFonts w:ascii="B Lotus" w:eastAsia="Calibri" w:hAnsi="B Lotus" w:cs="B Lotus" w:hint="cs"/>
            <w:sz w:val="24"/>
            <w:szCs w:val="24"/>
            <w:rtl/>
          </w:rPr>
          <w:t>ب</w:t>
        </w:r>
      </w:ins>
      <w:r w:rsidRPr="00E1248E">
        <w:rPr>
          <w:rFonts w:ascii="B Lotus" w:eastAsia="Calibri" w:hAnsi="B Lotus" w:cs="B Lotus"/>
          <w:sz w:val="24"/>
          <w:szCs w:val="24"/>
          <w:rtl/>
        </w:rPr>
        <w:t>ب نشد تا روستاها مورد غفلت قرار گیرند</w:t>
      </w:r>
      <w:del w:id="6622" w:author="Mehrnazi Boojari" w:date="2019-01-07T09:53:00Z">
        <w:r w:rsidRPr="00E1248E" w:rsidDel="006F7CCF">
          <w:rPr>
            <w:rFonts w:ascii="B Lotus" w:eastAsia="Calibri" w:hAnsi="B Lotus" w:cs="B Lotus"/>
            <w:sz w:val="24"/>
            <w:szCs w:val="24"/>
            <w:rtl/>
          </w:rPr>
          <w:delText xml:space="preserve"> . </w:delText>
        </w:r>
      </w:del>
      <w:ins w:id="6623" w:author="Mehrnazi Boojari" w:date="2019-01-07T09:53:00Z">
        <w:r w:rsidR="006F7CCF">
          <w:rPr>
            <w:rFonts w:ascii="B Lotus" w:eastAsia="Calibri" w:hAnsi="B Lotus" w:cs="B Lotus"/>
            <w:sz w:val="24"/>
            <w:szCs w:val="24"/>
            <w:rtl/>
          </w:rPr>
          <w:t xml:space="preserve">. </w:t>
        </w:r>
      </w:ins>
      <w:r w:rsidRPr="00E1248E">
        <w:rPr>
          <w:rFonts w:ascii="B Lotus" w:eastAsia="Calibri" w:hAnsi="B Lotus" w:cs="B Lotus"/>
          <w:sz w:val="24"/>
          <w:szCs w:val="24"/>
          <w:rtl/>
        </w:rPr>
        <w:t>با توجه به اینکه شعار انقلاب اسلامی بر محرومیت</w:t>
      </w:r>
      <w:del w:id="6624" w:author="Mehrnazi Boojari" w:date="2019-01-07T22:42:00Z">
        <w:r w:rsidRPr="00E1248E" w:rsidDel="00BF4CE5">
          <w:rPr>
            <w:rFonts w:ascii="B Lotus" w:eastAsia="Calibri" w:hAnsi="B Lotus" w:cs="B Lotus"/>
            <w:sz w:val="24"/>
            <w:szCs w:val="24"/>
            <w:rtl/>
          </w:rPr>
          <w:delText xml:space="preserve"> زدایی</w:delText>
        </w:r>
      </w:del>
      <w:ins w:id="6625" w:author="Mehrnazi Boojari" w:date="2019-01-07T22:42:00Z">
        <w:r w:rsidR="00BF4CE5">
          <w:rPr>
            <w:rFonts w:ascii="B Lotus" w:eastAsia="Calibri" w:hAnsi="B Lotus" w:cs="B Lotus" w:hint="cs"/>
            <w:sz w:val="24"/>
            <w:szCs w:val="24"/>
            <w:rtl/>
          </w:rPr>
          <w:t>‌</w:t>
        </w:r>
        <w:r w:rsidR="00BF4CE5">
          <w:rPr>
            <w:rFonts w:ascii="B Lotus" w:eastAsia="Calibri" w:hAnsi="B Lotus" w:cs="B Lotus"/>
            <w:sz w:val="24"/>
            <w:szCs w:val="24"/>
            <w:rtl/>
          </w:rPr>
          <w:t>زدایی</w:t>
        </w:r>
      </w:ins>
      <w:r w:rsidRPr="00E1248E">
        <w:rPr>
          <w:rFonts w:ascii="B Lotus" w:eastAsia="Calibri" w:hAnsi="B Lotus" w:cs="B Lotus"/>
          <w:sz w:val="24"/>
          <w:szCs w:val="24"/>
          <w:rtl/>
        </w:rPr>
        <w:t xml:space="preserve"> قرار </w:t>
      </w:r>
      <w:del w:id="6626" w:author="Mehrnazi Boojari" w:date="2019-01-12T00:26:00Z">
        <w:r w:rsidRPr="00E1248E" w:rsidDel="002E5595">
          <w:rPr>
            <w:rFonts w:ascii="B Lotus" w:eastAsia="Calibri" w:hAnsi="B Lotus" w:cs="B Lotus"/>
            <w:sz w:val="24"/>
            <w:szCs w:val="24"/>
            <w:rtl/>
          </w:rPr>
          <w:delText>داشت</w:delText>
        </w:r>
      </w:del>
      <w:ins w:id="6627" w:author="Mehrnazi Boojari" w:date="2019-01-12T00:26:00Z">
        <w:r w:rsidR="002E5595">
          <w:rPr>
            <w:rFonts w:ascii="B Lotus" w:eastAsia="Calibri" w:hAnsi="B Lotus" w:cs="B Lotus" w:hint="cs"/>
            <w:sz w:val="24"/>
            <w:szCs w:val="24"/>
            <w:rtl/>
          </w:rPr>
          <w:t>دارد،</w:t>
        </w:r>
      </w:ins>
      <w:r w:rsidRPr="00E1248E">
        <w:rPr>
          <w:rFonts w:ascii="B Lotus" w:eastAsia="Calibri" w:hAnsi="B Lotus" w:cs="B Lotus"/>
          <w:sz w:val="24"/>
          <w:szCs w:val="24"/>
          <w:rtl/>
        </w:rPr>
        <w:t xml:space="preserve"> روستا محور بسیاری از اقدامات عمرانی در کشور قرار</w:t>
      </w:r>
      <w:del w:id="6628" w:author="Mehrnazi Boojari" w:date="2019-01-07T09:49:00Z">
        <w:r w:rsidRPr="00E1248E" w:rsidDel="006F7CCF">
          <w:rPr>
            <w:rFonts w:ascii="B Lotus" w:eastAsia="Calibri" w:hAnsi="B Lotus" w:cs="B Lotus"/>
            <w:sz w:val="24"/>
            <w:szCs w:val="24"/>
            <w:rtl/>
          </w:rPr>
          <w:delText xml:space="preserve"> می </w:delText>
        </w:r>
      </w:del>
      <w:ins w:id="6629"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E1248E">
        <w:rPr>
          <w:rFonts w:ascii="B Lotus" w:eastAsia="Calibri" w:hAnsi="B Lotus" w:cs="B Lotus"/>
          <w:sz w:val="24"/>
          <w:szCs w:val="24"/>
          <w:rtl/>
        </w:rPr>
        <w:t>گیر</w:t>
      </w:r>
      <w:del w:id="6630" w:author="Mehrnazi Boojari" w:date="2019-01-12T00:26:00Z">
        <w:r w:rsidRPr="00E1248E" w:rsidDel="002E5595">
          <w:rPr>
            <w:rFonts w:ascii="B Lotus" w:eastAsia="Calibri" w:hAnsi="B Lotus" w:cs="B Lotus"/>
            <w:sz w:val="24"/>
            <w:szCs w:val="24"/>
            <w:rtl/>
          </w:rPr>
          <w:delText>ن</w:delText>
        </w:r>
      </w:del>
      <w:r w:rsidRPr="00E1248E">
        <w:rPr>
          <w:rFonts w:ascii="B Lotus" w:eastAsia="Calibri" w:hAnsi="B Lotus" w:cs="B Lotus"/>
          <w:sz w:val="24"/>
          <w:szCs w:val="24"/>
          <w:rtl/>
        </w:rPr>
        <w:t>د</w:t>
      </w:r>
      <w:del w:id="6631" w:author="Mehrnazi Boojari" w:date="2019-01-07T09:53:00Z">
        <w:r w:rsidRPr="00E1248E" w:rsidDel="006F7CCF">
          <w:rPr>
            <w:rFonts w:ascii="B Lotus" w:eastAsia="Calibri" w:hAnsi="B Lotus" w:cs="B Lotus"/>
            <w:sz w:val="24"/>
            <w:szCs w:val="24"/>
            <w:rtl/>
          </w:rPr>
          <w:delText xml:space="preserve"> . </w:delText>
        </w:r>
      </w:del>
      <w:ins w:id="6632" w:author="Mehrnazi Boojari" w:date="2019-01-07T09:53:00Z">
        <w:r w:rsidR="006F7CCF">
          <w:rPr>
            <w:rFonts w:ascii="B Lotus" w:eastAsia="Calibri" w:hAnsi="B Lotus" w:cs="B Lotus"/>
            <w:sz w:val="24"/>
            <w:szCs w:val="24"/>
            <w:rtl/>
          </w:rPr>
          <w:t xml:space="preserve">. </w:t>
        </w:r>
      </w:ins>
      <w:r w:rsidRPr="00E1248E">
        <w:rPr>
          <w:rFonts w:ascii="B Lotus" w:eastAsia="Calibri" w:hAnsi="B Lotus" w:cs="B Lotus"/>
          <w:sz w:val="24"/>
          <w:szCs w:val="24"/>
          <w:rtl/>
        </w:rPr>
        <w:t xml:space="preserve">موج عظیم نیروهای بالقوه مردمی </w:t>
      </w:r>
      <w:del w:id="6633" w:author="Mehrnazi Boojari" w:date="2019-01-07T11:02:00Z">
        <w:r w:rsidRPr="00E1248E" w:rsidDel="00DB081F">
          <w:rPr>
            <w:rFonts w:ascii="B Lotus" w:eastAsia="Calibri" w:hAnsi="B Lotus" w:cs="B Lotus"/>
            <w:sz w:val="24"/>
            <w:szCs w:val="24"/>
            <w:rtl/>
          </w:rPr>
          <w:delText>باعث</w:delText>
        </w:r>
      </w:del>
      <w:ins w:id="6634" w:author="Mehrnazi Boojari" w:date="2019-01-07T11:02:00Z">
        <w:r w:rsidR="00DB081F">
          <w:rPr>
            <w:rFonts w:ascii="B Lotus" w:eastAsia="Calibri" w:hAnsi="B Lotus" w:cs="B Lotus"/>
            <w:sz w:val="24"/>
            <w:szCs w:val="24"/>
            <w:rtl/>
          </w:rPr>
          <w:t>سبب</w:t>
        </w:r>
      </w:ins>
      <w:r w:rsidRPr="00E1248E">
        <w:rPr>
          <w:rFonts w:ascii="B Lotus" w:eastAsia="Calibri" w:hAnsi="B Lotus" w:cs="B Lotus"/>
          <w:sz w:val="24"/>
          <w:szCs w:val="24"/>
          <w:rtl/>
        </w:rPr>
        <w:t xml:space="preserve"> شد تا عملا</w:t>
      </w:r>
      <w:ins w:id="6635" w:author="Mehrnazi Boojari" w:date="2019-01-12T00:27:00Z">
        <w:r w:rsidR="00FA2216">
          <w:rPr>
            <w:rFonts w:ascii="B Lotus" w:eastAsia="Calibri" w:hAnsi="B Lotus" w:cs="B Lotus" w:hint="cs"/>
            <w:sz w:val="24"/>
            <w:szCs w:val="24"/>
            <w:rtl/>
          </w:rPr>
          <w:t>ً</w:t>
        </w:r>
      </w:ins>
      <w:r w:rsidRPr="00E1248E">
        <w:rPr>
          <w:rFonts w:ascii="B Lotus" w:eastAsia="Calibri" w:hAnsi="B Lotus" w:cs="B Lotus"/>
          <w:sz w:val="24"/>
          <w:szCs w:val="24"/>
          <w:rtl/>
        </w:rPr>
        <w:t xml:space="preserve"> در طی 10 سال ابتدای انقلاب تحولات گسترده</w:t>
      </w:r>
      <w:del w:id="6636" w:author="Mehrnazi Boojari" w:date="2019-01-07T10:40:00Z">
        <w:r w:rsidRPr="00E1248E" w:rsidDel="006A1F1D">
          <w:rPr>
            <w:rFonts w:ascii="B Lotus" w:eastAsia="Calibri" w:hAnsi="B Lotus" w:cs="B Lotus"/>
            <w:sz w:val="24"/>
            <w:szCs w:val="24"/>
            <w:rtl/>
          </w:rPr>
          <w:delText xml:space="preserve"> ای </w:delText>
        </w:r>
      </w:del>
      <w:ins w:id="6637" w:author="Mehrnazi Boojari" w:date="2019-01-07T10:40: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ای </w:t>
        </w:r>
      </w:ins>
      <w:r w:rsidRPr="00E1248E">
        <w:rPr>
          <w:rFonts w:ascii="B Lotus" w:eastAsia="Calibri" w:hAnsi="B Lotus" w:cs="B Lotus"/>
          <w:sz w:val="24"/>
          <w:szCs w:val="24"/>
          <w:rtl/>
        </w:rPr>
        <w:t xml:space="preserve">در زمینه عمران و آبادانی روستاها با </w:t>
      </w:r>
      <w:del w:id="6638" w:author="Mehrnazi Boojari" w:date="2019-01-07T10:04:00Z">
        <w:r w:rsidRPr="00E1248E" w:rsidDel="00A31D6F">
          <w:rPr>
            <w:rFonts w:ascii="B Lotus" w:eastAsia="Calibri" w:hAnsi="B Lotus" w:cs="B Lotus"/>
            <w:sz w:val="24"/>
            <w:szCs w:val="24"/>
            <w:rtl/>
          </w:rPr>
          <w:delText>تاسیس</w:delText>
        </w:r>
      </w:del>
      <w:ins w:id="6639" w:author="Mehrnazi Boojari" w:date="2019-01-07T10:04:00Z">
        <w:r w:rsidR="00A31D6F">
          <w:rPr>
            <w:rFonts w:ascii="B Lotus" w:eastAsia="Calibri" w:hAnsi="B Lotus" w:cs="B Lotus"/>
            <w:sz w:val="24"/>
            <w:szCs w:val="24"/>
            <w:rtl/>
          </w:rPr>
          <w:t>تأسیس</w:t>
        </w:r>
      </w:ins>
      <w:r w:rsidRPr="00E1248E">
        <w:rPr>
          <w:rFonts w:ascii="B Lotus" w:eastAsia="Calibri" w:hAnsi="B Lotus" w:cs="B Lotus"/>
          <w:sz w:val="24"/>
          <w:szCs w:val="24"/>
          <w:rtl/>
        </w:rPr>
        <w:t xml:space="preserve"> جهاد سازندگی و بنیاد مسکن خصوصا</w:t>
      </w:r>
      <w:ins w:id="6640" w:author="Mehrnazi Boojari" w:date="2019-01-12T00:27:00Z">
        <w:r w:rsidR="00FA2216">
          <w:rPr>
            <w:rFonts w:ascii="B Lotus" w:eastAsia="Calibri" w:hAnsi="B Lotus" w:cs="B Lotus" w:hint="cs"/>
            <w:sz w:val="24"/>
            <w:szCs w:val="24"/>
            <w:rtl/>
          </w:rPr>
          <w:t>ً</w:t>
        </w:r>
      </w:ins>
      <w:del w:id="6641" w:author="Mehrnazi Boojari" w:date="2019-01-07T10:51:00Z">
        <w:r w:rsidRPr="00E1248E" w:rsidDel="006A1F1D">
          <w:rPr>
            <w:rFonts w:ascii="B Lotus" w:eastAsia="Calibri" w:hAnsi="B Lotus" w:cs="B Lotus"/>
            <w:sz w:val="24"/>
            <w:szCs w:val="24"/>
            <w:rtl/>
          </w:rPr>
          <w:delText xml:space="preserve"> تامین </w:delText>
        </w:r>
      </w:del>
      <w:ins w:id="6642" w:author="Mehrnazi Boojari" w:date="2019-01-07T10:51:00Z">
        <w:r w:rsidR="006A1F1D">
          <w:rPr>
            <w:rFonts w:ascii="B Lotus" w:eastAsia="Calibri" w:hAnsi="B Lotus" w:cs="B Lotus"/>
            <w:sz w:val="24"/>
            <w:szCs w:val="24"/>
            <w:rtl/>
          </w:rPr>
          <w:t xml:space="preserve"> تأمین </w:t>
        </w:r>
      </w:ins>
      <w:r w:rsidRPr="00E1248E">
        <w:rPr>
          <w:rFonts w:ascii="B Lotus" w:eastAsia="Calibri" w:hAnsi="B Lotus" w:cs="B Lotus"/>
          <w:sz w:val="24"/>
          <w:szCs w:val="24"/>
          <w:rtl/>
        </w:rPr>
        <w:t>زیرساخت</w:t>
      </w:r>
      <w:ins w:id="6643" w:author="Mehrnazi Boojari" w:date="2019-01-12T00:27:00Z">
        <w:r w:rsidR="00FA2216">
          <w:rPr>
            <w:rFonts w:ascii="B Lotus" w:eastAsia="Calibri" w:hAnsi="B Lotus" w:cs="B Nazanin" w:hint="cs"/>
            <w:sz w:val="24"/>
            <w:szCs w:val="24"/>
            <w:rtl/>
          </w:rPr>
          <w:t>‌</w:t>
        </w:r>
      </w:ins>
      <w:r w:rsidRPr="00E1248E">
        <w:rPr>
          <w:rFonts w:ascii="B Lotus" w:eastAsia="Calibri" w:hAnsi="B Lotus" w:cs="B Lotus"/>
          <w:sz w:val="24"/>
          <w:szCs w:val="24"/>
          <w:rtl/>
        </w:rPr>
        <w:t>هایی نظیر آب</w:t>
      </w:r>
      <w:del w:id="6644" w:author="Mehrnazi Boojari" w:date="2019-01-07T09:47:00Z">
        <w:r w:rsidRPr="00E1248E" w:rsidDel="006F7CCF">
          <w:rPr>
            <w:rFonts w:ascii="B Lotus" w:eastAsia="Calibri" w:hAnsi="B Lotus" w:cs="B Lotus"/>
            <w:sz w:val="24"/>
            <w:szCs w:val="24"/>
            <w:rtl/>
          </w:rPr>
          <w:delText xml:space="preserve"> ،</w:delText>
        </w:r>
      </w:del>
      <w:ins w:id="6645" w:author="Mehrnazi Boojari" w:date="2019-01-12T00:27:00Z">
        <w:r w:rsidR="00FA2216">
          <w:rPr>
            <w:rFonts w:ascii="B Lotus" w:eastAsia="Calibri" w:hAnsi="B Lotus" w:cs="B Lotus" w:hint="cs"/>
            <w:sz w:val="24"/>
            <w:szCs w:val="24"/>
            <w:rtl/>
          </w:rPr>
          <w:t xml:space="preserve"> و</w:t>
        </w:r>
      </w:ins>
      <w:r w:rsidRPr="00E1248E">
        <w:rPr>
          <w:rFonts w:ascii="B Lotus" w:eastAsia="Calibri" w:hAnsi="B Lotus" w:cs="B Lotus"/>
          <w:sz w:val="24"/>
          <w:szCs w:val="24"/>
          <w:rtl/>
        </w:rPr>
        <w:t xml:space="preserve"> برق و راه به مرحله اجرا گذاشته شو</w:t>
      </w:r>
      <w:r w:rsidR="004E5F19">
        <w:rPr>
          <w:rFonts w:ascii="B Lotus" w:eastAsia="Calibri" w:hAnsi="B Lotus" w:cs="B Lotus" w:hint="cs"/>
          <w:sz w:val="24"/>
          <w:szCs w:val="24"/>
          <w:rtl/>
        </w:rPr>
        <w:t>د</w:t>
      </w:r>
      <w:del w:id="6646" w:author="Mehrnazi Boojari" w:date="2019-01-07T09:53:00Z">
        <w:r w:rsidR="004E5F19" w:rsidDel="006F7CCF">
          <w:rPr>
            <w:rFonts w:ascii="B Lotus" w:eastAsia="Calibri" w:hAnsi="B Lotus" w:cs="B Lotus"/>
            <w:sz w:val="24"/>
            <w:szCs w:val="24"/>
            <w:rtl/>
          </w:rPr>
          <w:delText xml:space="preserve"> . </w:delText>
        </w:r>
      </w:del>
      <w:ins w:id="6647" w:author="Mehrnazi Boojari" w:date="2019-01-07T09:53:00Z">
        <w:r w:rsidR="006F7CCF">
          <w:rPr>
            <w:rFonts w:ascii="B Lotus" w:eastAsia="Calibri" w:hAnsi="B Lotus" w:cs="B Lotus"/>
            <w:sz w:val="24"/>
            <w:szCs w:val="24"/>
            <w:rtl/>
          </w:rPr>
          <w:t xml:space="preserve">. </w:t>
        </w:r>
      </w:ins>
      <w:r w:rsidR="004E5F19">
        <w:rPr>
          <w:rFonts w:ascii="B Lotus" w:eastAsia="Calibri" w:hAnsi="B Lotus" w:cs="B Lotus"/>
          <w:sz w:val="24"/>
          <w:szCs w:val="24"/>
          <w:rtl/>
        </w:rPr>
        <w:t>طرح</w:t>
      </w:r>
      <w:ins w:id="6648" w:author="Mehrnazi Boojari" w:date="2019-01-12T00:28:00Z">
        <w:r w:rsidR="00FA2216">
          <w:rPr>
            <w:rFonts w:ascii="B Lotus" w:eastAsia="Calibri" w:hAnsi="B Lotus" w:cs="B Nazanin" w:hint="cs"/>
            <w:sz w:val="24"/>
            <w:szCs w:val="24"/>
            <w:rtl/>
          </w:rPr>
          <w:t>‌</w:t>
        </w:r>
      </w:ins>
      <w:r w:rsidRPr="00E1248E">
        <w:rPr>
          <w:rFonts w:ascii="B Lotus" w:eastAsia="Calibri" w:hAnsi="B Lotus" w:cs="B Lotus"/>
          <w:sz w:val="24"/>
          <w:szCs w:val="24"/>
          <w:rtl/>
        </w:rPr>
        <w:t>های هادی در بسیاری از روستاها تهیه</w:t>
      </w:r>
      <w:ins w:id="6649" w:author="Mehrnazi Boojari" w:date="2019-01-12T00:28:00Z">
        <w:r w:rsidR="00FA2216">
          <w:rPr>
            <w:rFonts w:ascii="B Lotus" w:eastAsia="Calibri" w:hAnsi="B Lotus" w:cs="B Lotus" w:hint="cs"/>
            <w:sz w:val="24"/>
            <w:szCs w:val="24"/>
            <w:rtl/>
          </w:rPr>
          <w:t xml:space="preserve"> شد</w:t>
        </w:r>
      </w:ins>
      <w:del w:id="6650" w:author="Mehrnazi Boojari" w:date="2019-01-07T09:47:00Z">
        <w:r w:rsidRPr="00E1248E" w:rsidDel="006F7CCF">
          <w:rPr>
            <w:rFonts w:ascii="B Lotus" w:eastAsia="Calibri" w:hAnsi="B Lotus" w:cs="B Lotus"/>
            <w:sz w:val="24"/>
            <w:szCs w:val="24"/>
            <w:rtl/>
          </w:rPr>
          <w:delText xml:space="preserve"> ؛</w:delText>
        </w:r>
      </w:del>
      <w:ins w:id="6651" w:author="Mehrnazi Boojari" w:date="2019-01-12T00:28:00Z">
        <w:r w:rsidR="00FA2216">
          <w:rPr>
            <w:rFonts w:ascii="B Lotus" w:eastAsia="Calibri" w:hAnsi="B Lotus" w:cs="B Lotus" w:hint="cs"/>
            <w:sz w:val="24"/>
            <w:szCs w:val="24"/>
            <w:rtl/>
          </w:rPr>
          <w:t>،</w:t>
        </w:r>
      </w:ins>
      <w:r w:rsidRPr="00E1248E">
        <w:rPr>
          <w:rFonts w:ascii="B Lotus" w:eastAsia="Calibri" w:hAnsi="B Lotus" w:cs="B Lotus"/>
          <w:sz w:val="24"/>
          <w:szCs w:val="24"/>
          <w:rtl/>
        </w:rPr>
        <w:t xml:space="preserve"> قطعات زمین و واحدهای مسکونی زیادی واگذار </w:t>
      </w:r>
      <w:ins w:id="6652" w:author="Mehrnazi Boojari" w:date="2019-01-12T00:28:00Z">
        <w:r w:rsidR="00FA2216">
          <w:rPr>
            <w:rFonts w:ascii="B Lotus" w:eastAsia="Calibri" w:hAnsi="B Lotus" w:cs="B Lotus" w:hint="cs"/>
            <w:sz w:val="24"/>
            <w:szCs w:val="24"/>
            <w:rtl/>
          </w:rPr>
          <w:t xml:space="preserve">شد </w:t>
        </w:r>
      </w:ins>
      <w:r w:rsidRPr="00E1248E">
        <w:rPr>
          <w:rFonts w:ascii="B Lotus" w:eastAsia="Calibri" w:hAnsi="B Lotus" w:cs="B Lotus"/>
          <w:sz w:val="24"/>
          <w:szCs w:val="24"/>
          <w:rtl/>
        </w:rPr>
        <w:t>و حجم زیادی از اعتبارات و تسهیلات بانکی برای تعمیر و مرمت واحدهای مسکونی تخصیص</w:t>
      </w:r>
      <w:r w:rsidR="00E1248E">
        <w:rPr>
          <w:rFonts w:ascii="B Lotus" w:eastAsia="Calibri" w:hAnsi="B Lotus" w:cs="B Lotus"/>
          <w:sz w:val="24"/>
          <w:szCs w:val="24"/>
          <w:rtl/>
        </w:rPr>
        <w:t xml:space="preserve"> یاف</w:t>
      </w:r>
      <w:del w:id="6653" w:author="Mehrnazi Boojari" w:date="2019-01-07T10:16:00Z">
        <w:r w:rsidR="00E1248E" w:rsidDel="000A654C">
          <w:rPr>
            <w:rFonts w:ascii="B Lotus" w:eastAsia="Calibri" w:hAnsi="B Lotus" w:cs="B Lotus" w:hint="cs"/>
            <w:sz w:val="24"/>
            <w:szCs w:val="24"/>
            <w:rtl/>
          </w:rPr>
          <w:delText>ت(</w:delText>
        </w:r>
      </w:del>
      <w:ins w:id="6654" w:author="Mehrnazi Boojari" w:date="2019-01-07T10:16:00Z">
        <w:r w:rsidR="000A654C">
          <w:rPr>
            <w:rFonts w:ascii="B Lotus" w:eastAsia="Calibri" w:hAnsi="B Lotus" w:cs="B Lotus" w:hint="cs"/>
            <w:sz w:val="24"/>
            <w:szCs w:val="24"/>
            <w:rtl/>
          </w:rPr>
          <w:t>ت (</w:t>
        </w:r>
      </w:ins>
      <w:r w:rsidR="00E1248E">
        <w:rPr>
          <w:rFonts w:ascii="B Lotus" w:eastAsia="Calibri" w:hAnsi="B Lotus" w:cs="B Lotus" w:hint="cs"/>
          <w:sz w:val="24"/>
          <w:szCs w:val="24"/>
          <w:rtl/>
        </w:rPr>
        <w:t>سرتیپی</w:t>
      </w:r>
      <w:ins w:id="6655" w:author="Mehrnazi Boojari" w:date="2019-01-12T00:28:00Z">
        <w:r w:rsidR="00FA2216">
          <w:rPr>
            <w:rFonts w:ascii="B Lotus" w:eastAsia="Calibri" w:hAnsi="B Lotus" w:cs="B Nazanin" w:hint="cs"/>
            <w:sz w:val="24"/>
            <w:szCs w:val="24"/>
            <w:rtl/>
          </w:rPr>
          <w:t>‌</w:t>
        </w:r>
      </w:ins>
      <w:del w:id="6656" w:author="Mehrnazi Boojari" w:date="2019-01-12T00:28:00Z">
        <w:r w:rsidR="00E1248E" w:rsidDel="00FA2216">
          <w:rPr>
            <w:rFonts w:ascii="B Lotus" w:eastAsia="Calibri" w:hAnsi="B Lotus" w:cs="B Lotus" w:hint="cs"/>
            <w:sz w:val="24"/>
            <w:szCs w:val="24"/>
            <w:rtl/>
          </w:rPr>
          <w:delText>‌</w:delText>
        </w:r>
      </w:del>
      <w:r w:rsidR="00E1248E">
        <w:rPr>
          <w:rFonts w:ascii="B Lotus" w:eastAsia="Calibri" w:hAnsi="B Lotus" w:cs="B Lotus" w:hint="cs"/>
          <w:sz w:val="24"/>
          <w:szCs w:val="24"/>
          <w:rtl/>
        </w:rPr>
        <w:t>پور،</w:t>
      </w:r>
      <w:ins w:id="6657" w:author="Mehrnazi Boojari" w:date="2019-01-12T00:28:00Z">
        <w:r w:rsidR="00FA2216">
          <w:rPr>
            <w:rFonts w:ascii="B Lotus" w:eastAsia="Calibri" w:hAnsi="B Lotus" w:cs="B Lotus" w:hint="cs"/>
            <w:sz w:val="24"/>
            <w:szCs w:val="24"/>
            <w:rtl/>
          </w:rPr>
          <w:t xml:space="preserve"> </w:t>
        </w:r>
      </w:ins>
      <w:r w:rsidR="00E1248E">
        <w:rPr>
          <w:rFonts w:ascii="B Lotus" w:eastAsia="Calibri" w:hAnsi="B Lotus" w:cs="B Lotus" w:hint="cs"/>
          <w:sz w:val="24"/>
          <w:szCs w:val="24"/>
          <w:rtl/>
        </w:rPr>
        <w:t>1385).</w:t>
      </w:r>
      <w:r w:rsidR="004E5F19">
        <w:rPr>
          <w:rFonts w:ascii="B Lotus" w:eastAsia="Calibri" w:hAnsi="B Lotus" w:cs="B Lotus" w:hint="cs"/>
          <w:sz w:val="24"/>
          <w:szCs w:val="24"/>
          <w:rtl/>
        </w:rPr>
        <w:t xml:space="preserve"> جدول 2</w:t>
      </w:r>
      <w:del w:id="6658" w:author="Mehrnazi Boojari" w:date="2019-01-12T00:28:00Z">
        <w:r w:rsidR="004E5F19" w:rsidDel="00FA2216">
          <w:rPr>
            <w:rFonts w:ascii="B Lotus" w:eastAsia="Calibri" w:hAnsi="B Lotus" w:cs="B Lotus" w:hint="cs"/>
            <w:sz w:val="24"/>
            <w:szCs w:val="24"/>
            <w:rtl/>
          </w:rPr>
          <w:delText>.</w:delText>
        </w:r>
      </w:del>
      <w:ins w:id="6659" w:author="Mehrnazi Boojari" w:date="2019-01-12T00:28:00Z">
        <w:r w:rsidR="00FA2216">
          <w:rPr>
            <w:rFonts w:ascii="B Lotus" w:eastAsia="Calibri" w:hAnsi="B Lotus" w:cs="B Lotus" w:hint="cs"/>
            <w:sz w:val="24"/>
            <w:szCs w:val="24"/>
            <w:rtl/>
          </w:rPr>
          <w:t>-</w:t>
        </w:r>
      </w:ins>
      <w:r w:rsidR="004E5F19">
        <w:rPr>
          <w:rFonts w:ascii="B Lotus" w:eastAsia="Calibri" w:hAnsi="B Lotus" w:cs="B Lotus" w:hint="cs"/>
          <w:sz w:val="24"/>
          <w:szCs w:val="24"/>
          <w:rtl/>
        </w:rPr>
        <w:t xml:space="preserve">4 </w:t>
      </w:r>
      <w:r w:rsidR="004E5F19" w:rsidRPr="004E5F19">
        <w:rPr>
          <w:rFonts w:ascii="B Lotus" w:eastAsia="Calibri" w:hAnsi="B Lotus" w:cs="B Lotus"/>
          <w:sz w:val="24"/>
          <w:szCs w:val="24"/>
          <w:rtl/>
          <w:lang w:bidi="fa-IR"/>
        </w:rPr>
        <w:t>س</w:t>
      </w:r>
      <w:r w:rsidR="004E5F19" w:rsidRPr="004E5F19">
        <w:rPr>
          <w:rFonts w:ascii="B Lotus" w:eastAsia="Calibri" w:hAnsi="B Lotus" w:cs="B Lotus" w:hint="cs"/>
          <w:sz w:val="24"/>
          <w:szCs w:val="24"/>
          <w:rtl/>
          <w:lang w:bidi="fa-IR"/>
        </w:rPr>
        <w:t>ی</w:t>
      </w:r>
      <w:r w:rsidR="004E5F19" w:rsidRPr="004E5F19">
        <w:rPr>
          <w:rFonts w:ascii="B Lotus" w:eastAsia="Calibri" w:hAnsi="B Lotus" w:cs="B Lotus" w:hint="eastAsia"/>
          <w:sz w:val="24"/>
          <w:szCs w:val="24"/>
          <w:rtl/>
          <w:lang w:bidi="fa-IR"/>
        </w:rPr>
        <w:t>است</w:t>
      </w:r>
      <w:del w:id="6660" w:author="Mehrnazi Boojari" w:date="2019-01-07T09:46:00Z">
        <w:r w:rsidR="004E5F19" w:rsidRPr="004E5F19" w:rsidDel="006F7CCF">
          <w:rPr>
            <w:rFonts w:ascii="B Lotus" w:eastAsia="Calibri" w:hAnsi="B Lotus" w:cs="B Lotus"/>
            <w:sz w:val="24"/>
            <w:szCs w:val="24"/>
            <w:rtl/>
            <w:lang w:bidi="fa-IR"/>
          </w:rPr>
          <w:delText xml:space="preserve"> ها</w:delText>
        </w:r>
        <w:r w:rsidR="004E5F19" w:rsidRPr="004E5F19" w:rsidDel="006F7CCF">
          <w:rPr>
            <w:rFonts w:ascii="B Lotus" w:eastAsia="Calibri" w:hAnsi="B Lotus" w:cs="B Lotus" w:hint="cs"/>
            <w:sz w:val="24"/>
            <w:szCs w:val="24"/>
            <w:rtl/>
            <w:lang w:bidi="fa-IR"/>
          </w:rPr>
          <w:delText>ی</w:delText>
        </w:r>
        <w:r w:rsidR="004E5F19" w:rsidRPr="004E5F19" w:rsidDel="006F7CCF">
          <w:rPr>
            <w:rFonts w:ascii="B Lotus" w:eastAsia="Calibri" w:hAnsi="B Lotus" w:cs="B Lotus"/>
            <w:sz w:val="24"/>
            <w:szCs w:val="24"/>
            <w:rtl/>
            <w:lang w:bidi="fa-IR"/>
          </w:rPr>
          <w:delText xml:space="preserve"> </w:delText>
        </w:r>
      </w:del>
      <w:ins w:id="6661"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004E5F19" w:rsidRPr="004E5F19">
        <w:rPr>
          <w:rFonts w:ascii="B Lotus" w:eastAsia="Calibri" w:hAnsi="B Lotus" w:cs="B Lotus"/>
          <w:sz w:val="24"/>
          <w:szCs w:val="24"/>
          <w:rtl/>
          <w:lang w:bidi="fa-IR"/>
        </w:rPr>
        <w:t>مسکن روستا</w:t>
      </w:r>
      <w:r w:rsidR="004E5F19" w:rsidRPr="004E5F19">
        <w:rPr>
          <w:rFonts w:ascii="B Lotus" w:eastAsia="Calibri" w:hAnsi="B Lotus" w:cs="B Lotus" w:hint="cs"/>
          <w:sz w:val="24"/>
          <w:szCs w:val="24"/>
          <w:rtl/>
          <w:lang w:bidi="fa-IR"/>
        </w:rPr>
        <w:t>یی</w:t>
      </w:r>
      <w:r w:rsidR="004E5F19" w:rsidRPr="004E5F19">
        <w:rPr>
          <w:rFonts w:ascii="B Lotus" w:eastAsia="Calibri" w:hAnsi="B Lotus" w:cs="B Lotus"/>
          <w:sz w:val="24"/>
          <w:szCs w:val="24"/>
          <w:rtl/>
          <w:lang w:bidi="fa-IR"/>
        </w:rPr>
        <w:t xml:space="preserve"> در برنامه</w:t>
      </w:r>
      <w:del w:id="6662" w:author="Mehrnazi Boojari" w:date="2019-01-07T09:46:00Z">
        <w:r w:rsidR="004E5F19" w:rsidRPr="004E5F19" w:rsidDel="006F7CCF">
          <w:rPr>
            <w:rFonts w:ascii="B Lotus" w:eastAsia="Calibri" w:hAnsi="B Lotus" w:cs="B Lotus"/>
            <w:sz w:val="24"/>
            <w:szCs w:val="24"/>
            <w:rtl/>
            <w:lang w:bidi="fa-IR"/>
          </w:rPr>
          <w:delText xml:space="preserve"> ها</w:delText>
        </w:r>
        <w:r w:rsidR="004E5F19" w:rsidRPr="004E5F19" w:rsidDel="006F7CCF">
          <w:rPr>
            <w:rFonts w:ascii="B Lotus" w:eastAsia="Calibri" w:hAnsi="B Lotus" w:cs="B Lotus" w:hint="cs"/>
            <w:sz w:val="24"/>
            <w:szCs w:val="24"/>
            <w:rtl/>
            <w:lang w:bidi="fa-IR"/>
          </w:rPr>
          <w:delText>ی</w:delText>
        </w:r>
        <w:r w:rsidR="004E5F19" w:rsidRPr="004E5F19" w:rsidDel="006F7CCF">
          <w:rPr>
            <w:rFonts w:ascii="B Lotus" w:eastAsia="Calibri" w:hAnsi="B Lotus" w:cs="B Lotus"/>
            <w:sz w:val="24"/>
            <w:szCs w:val="24"/>
            <w:rtl/>
            <w:lang w:bidi="fa-IR"/>
          </w:rPr>
          <w:delText xml:space="preserve"> </w:delText>
        </w:r>
      </w:del>
      <w:ins w:id="6663"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004E5F19" w:rsidRPr="004E5F19">
        <w:rPr>
          <w:rFonts w:ascii="B Lotus" w:eastAsia="Calibri" w:hAnsi="B Lotus" w:cs="B Lotus"/>
          <w:sz w:val="24"/>
          <w:szCs w:val="24"/>
          <w:rtl/>
          <w:lang w:bidi="fa-IR"/>
        </w:rPr>
        <w:t>5 ساله توسعه بعد از انقلاب و م</w:t>
      </w:r>
      <w:r w:rsidR="004E5F19" w:rsidRPr="004E5F19">
        <w:rPr>
          <w:rFonts w:ascii="B Lotus" w:eastAsia="Calibri" w:hAnsi="B Lotus" w:cs="B Lotus" w:hint="cs"/>
          <w:sz w:val="24"/>
          <w:szCs w:val="24"/>
          <w:rtl/>
          <w:lang w:bidi="fa-IR"/>
        </w:rPr>
        <w:t>ی</w:t>
      </w:r>
      <w:r w:rsidR="004E5F19" w:rsidRPr="004E5F19">
        <w:rPr>
          <w:rFonts w:ascii="B Lotus" w:eastAsia="Calibri" w:hAnsi="B Lotus" w:cs="B Lotus" w:hint="eastAsia"/>
          <w:sz w:val="24"/>
          <w:szCs w:val="24"/>
          <w:rtl/>
          <w:lang w:bidi="fa-IR"/>
        </w:rPr>
        <w:t>زان</w:t>
      </w:r>
      <w:r w:rsidR="004E5F19" w:rsidRPr="004E5F19">
        <w:rPr>
          <w:rFonts w:ascii="B Lotus" w:eastAsia="Calibri" w:hAnsi="B Lotus" w:cs="B Lotus"/>
          <w:sz w:val="24"/>
          <w:szCs w:val="24"/>
          <w:rtl/>
          <w:lang w:bidi="fa-IR"/>
        </w:rPr>
        <w:t xml:space="preserve"> تحقق ا</w:t>
      </w:r>
      <w:r w:rsidR="004E5F19" w:rsidRPr="004E5F19">
        <w:rPr>
          <w:rFonts w:ascii="B Lotus" w:eastAsia="Calibri" w:hAnsi="B Lotus" w:cs="B Lotus" w:hint="cs"/>
          <w:sz w:val="24"/>
          <w:szCs w:val="24"/>
          <w:rtl/>
          <w:lang w:bidi="fa-IR"/>
        </w:rPr>
        <w:t>ی</w:t>
      </w:r>
      <w:r w:rsidR="004E5F19" w:rsidRPr="004E5F19">
        <w:rPr>
          <w:rFonts w:ascii="B Lotus" w:eastAsia="Calibri" w:hAnsi="B Lotus" w:cs="B Lotus" w:hint="eastAsia"/>
          <w:sz w:val="24"/>
          <w:szCs w:val="24"/>
          <w:rtl/>
          <w:lang w:bidi="fa-IR"/>
        </w:rPr>
        <w:t>ن</w:t>
      </w:r>
      <w:r w:rsidR="004E5F19" w:rsidRPr="004E5F19">
        <w:rPr>
          <w:rFonts w:ascii="B Lotus" w:eastAsia="Calibri" w:hAnsi="B Lotus" w:cs="B Lotus"/>
          <w:sz w:val="24"/>
          <w:szCs w:val="24"/>
          <w:rtl/>
          <w:lang w:bidi="fa-IR"/>
        </w:rPr>
        <w:t xml:space="preserve"> س</w:t>
      </w:r>
      <w:r w:rsidR="004E5F19" w:rsidRPr="004E5F19">
        <w:rPr>
          <w:rFonts w:ascii="B Lotus" w:eastAsia="Calibri" w:hAnsi="B Lotus" w:cs="B Lotus" w:hint="cs"/>
          <w:sz w:val="24"/>
          <w:szCs w:val="24"/>
          <w:rtl/>
          <w:lang w:bidi="fa-IR"/>
        </w:rPr>
        <w:t>ی</w:t>
      </w:r>
      <w:r w:rsidR="004E5F19" w:rsidRPr="004E5F19">
        <w:rPr>
          <w:rFonts w:ascii="B Lotus" w:eastAsia="Calibri" w:hAnsi="B Lotus" w:cs="B Lotus" w:hint="eastAsia"/>
          <w:sz w:val="24"/>
          <w:szCs w:val="24"/>
          <w:rtl/>
          <w:lang w:bidi="fa-IR"/>
        </w:rPr>
        <w:t>است</w:t>
      </w:r>
      <w:del w:id="6664" w:author="Mehrnazi Boojari" w:date="2019-01-07T09:45:00Z">
        <w:r w:rsidR="004E5F19" w:rsidRPr="004E5F19" w:rsidDel="006F7CCF">
          <w:rPr>
            <w:rFonts w:ascii="B Lotus" w:eastAsia="Calibri" w:hAnsi="B Lotus" w:cs="B Lotus"/>
            <w:sz w:val="24"/>
            <w:szCs w:val="24"/>
            <w:rtl/>
            <w:lang w:bidi="fa-IR"/>
          </w:rPr>
          <w:delText xml:space="preserve"> ها</w:delText>
        </w:r>
        <w:r w:rsidR="004E5F19" w:rsidDel="006F7CCF">
          <w:rPr>
            <w:rFonts w:ascii="B Lotus" w:eastAsia="Calibri" w:hAnsi="B Lotus" w:cs="B Lotus" w:hint="cs"/>
            <w:sz w:val="24"/>
            <w:szCs w:val="24"/>
            <w:rtl/>
            <w:lang w:bidi="fa-IR"/>
          </w:rPr>
          <w:delText xml:space="preserve"> </w:delText>
        </w:r>
      </w:del>
      <w:ins w:id="6665" w:author="Mehrnazi Boojari" w:date="2019-01-07T09:45: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 </w:t>
        </w:r>
      </w:ins>
      <w:r w:rsidR="004E5F19">
        <w:rPr>
          <w:rFonts w:ascii="B Lotus" w:eastAsia="Calibri" w:hAnsi="B Lotus" w:cs="B Lotus" w:hint="cs"/>
          <w:sz w:val="24"/>
          <w:szCs w:val="24"/>
          <w:rtl/>
          <w:lang w:bidi="fa-IR"/>
        </w:rPr>
        <w:t>را نشان</w:t>
      </w:r>
      <w:del w:id="6666" w:author="Mehrnazi Boojari" w:date="2019-01-07T09:49:00Z">
        <w:r w:rsidR="004E5F19" w:rsidDel="006F7CCF">
          <w:rPr>
            <w:rFonts w:ascii="B Lotus" w:eastAsia="Calibri" w:hAnsi="B Lotus" w:cs="B Lotus" w:hint="cs"/>
            <w:sz w:val="24"/>
            <w:szCs w:val="24"/>
            <w:rtl/>
            <w:lang w:bidi="fa-IR"/>
          </w:rPr>
          <w:delText xml:space="preserve"> می </w:delText>
        </w:r>
      </w:del>
      <w:ins w:id="6667" w:author="Mehrnazi Boojari" w:date="2019-01-07T09:49:00Z">
        <w:r w:rsidR="006F7CCF">
          <w:rPr>
            <w:rFonts w:ascii="B Lotus" w:eastAsia="Calibri" w:hAnsi="B Lotus" w:cs="B Lotus" w:hint="cs"/>
            <w:sz w:val="24"/>
            <w:szCs w:val="24"/>
            <w:rtl/>
            <w:lang w:bidi="fa-IR"/>
          </w:rPr>
          <w:t xml:space="preserve"> می‌</w:t>
        </w:r>
      </w:ins>
      <w:r w:rsidR="004E5F19">
        <w:rPr>
          <w:rFonts w:ascii="B Lotus" w:eastAsia="Calibri" w:hAnsi="B Lotus" w:cs="B Lotus" w:hint="cs"/>
          <w:sz w:val="24"/>
          <w:szCs w:val="24"/>
          <w:rtl/>
          <w:lang w:bidi="fa-IR"/>
        </w:rPr>
        <w:t>دهد.</w:t>
      </w:r>
    </w:p>
    <w:p w14:paraId="6F0E9D6B" w14:textId="77777777" w:rsidR="004E5F19" w:rsidRDefault="004E5F19" w:rsidP="00FA2216">
      <w:pPr>
        <w:pStyle w:val="Caption"/>
        <w:keepNext/>
        <w:bidi/>
      </w:pPr>
      <w:r>
        <w:rPr>
          <w:rtl/>
        </w:rPr>
        <w:lastRenderedPageBreak/>
        <w:t xml:space="preserve">جدول </w:t>
      </w:r>
      <w:fldSimple w:instr=" STYLEREF 1 \s ">
        <w:r w:rsidR="002749F0">
          <w:rPr>
            <w:noProof/>
            <w:rtl/>
          </w:rPr>
          <w:t>‏2</w:t>
        </w:r>
      </w:fldSimple>
      <w:del w:id="6668" w:author="Mehrnazi Boojari" w:date="2019-01-12T00:28:00Z">
        <w:r w:rsidR="002749F0" w:rsidDel="00FA2216">
          <w:rPr>
            <w:rtl/>
          </w:rPr>
          <w:delText>.</w:delText>
        </w:r>
      </w:del>
      <w:ins w:id="6669" w:author="Mehrnazi Boojari" w:date="2019-01-12T00:28:00Z">
        <w:r w:rsidR="00FA2216">
          <w:rPr>
            <w:rFonts w:hint="cs"/>
            <w:rtl/>
          </w:rPr>
          <w:t>-</w:t>
        </w:r>
      </w:ins>
      <w:fldSimple w:instr=" SEQ جدول \* ARABIC \s 1 ">
        <w:r w:rsidR="002749F0">
          <w:rPr>
            <w:noProof/>
            <w:rtl/>
          </w:rPr>
          <w:t>4</w:t>
        </w:r>
      </w:fldSimple>
      <w:r>
        <w:rPr>
          <w:rFonts w:hint="cs"/>
          <w:rtl/>
          <w:lang w:bidi="fa-IR"/>
        </w:rPr>
        <w:t xml:space="preserve">: </w:t>
      </w:r>
      <w:r w:rsidRPr="00EB2FE0">
        <w:rPr>
          <w:rtl/>
          <w:lang w:bidi="fa-IR"/>
        </w:rPr>
        <w:t>س</w:t>
      </w:r>
      <w:r w:rsidRPr="00EB2FE0">
        <w:rPr>
          <w:rFonts w:hint="cs"/>
          <w:rtl/>
          <w:lang w:bidi="fa-IR"/>
        </w:rPr>
        <w:t>ی</w:t>
      </w:r>
      <w:r w:rsidRPr="00EB2FE0">
        <w:rPr>
          <w:rFonts w:hint="eastAsia"/>
          <w:rtl/>
          <w:lang w:bidi="fa-IR"/>
        </w:rPr>
        <w:t>است</w:t>
      </w:r>
      <w:del w:id="6670" w:author="Mehrnazi Boojari" w:date="2019-01-07T09:46:00Z">
        <w:r w:rsidRPr="00EB2FE0" w:rsidDel="006F7CCF">
          <w:rPr>
            <w:rtl/>
            <w:lang w:bidi="fa-IR"/>
          </w:rPr>
          <w:delText xml:space="preserve"> ها</w:delText>
        </w:r>
        <w:r w:rsidRPr="00EB2FE0" w:rsidDel="006F7CCF">
          <w:rPr>
            <w:rFonts w:hint="cs"/>
            <w:rtl/>
            <w:lang w:bidi="fa-IR"/>
          </w:rPr>
          <w:delText>ی</w:delText>
        </w:r>
        <w:r w:rsidRPr="00EB2FE0" w:rsidDel="006F7CCF">
          <w:rPr>
            <w:rtl/>
            <w:lang w:bidi="fa-IR"/>
          </w:rPr>
          <w:delText xml:space="preserve"> </w:delText>
        </w:r>
      </w:del>
      <w:ins w:id="6671" w:author="Mehrnazi Boojari" w:date="2019-01-07T09:46:00Z">
        <w:r w:rsidR="006F7CCF">
          <w:rPr>
            <w:rFonts w:hint="cs"/>
            <w:rtl/>
            <w:lang w:bidi="fa-IR"/>
          </w:rPr>
          <w:t>‌</w:t>
        </w:r>
        <w:r w:rsidR="006F7CCF">
          <w:rPr>
            <w:rtl/>
            <w:lang w:bidi="fa-IR"/>
          </w:rPr>
          <w:t xml:space="preserve">های </w:t>
        </w:r>
      </w:ins>
      <w:r w:rsidRPr="00EB2FE0">
        <w:rPr>
          <w:rtl/>
          <w:lang w:bidi="fa-IR"/>
        </w:rPr>
        <w:t>مسکن روستا</w:t>
      </w:r>
      <w:r w:rsidRPr="00EB2FE0">
        <w:rPr>
          <w:rFonts w:hint="cs"/>
          <w:rtl/>
          <w:lang w:bidi="fa-IR"/>
        </w:rPr>
        <w:t>یی</w:t>
      </w:r>
      <w:r w:rsidRPr="00EB2FE0">
        <w:rPr>
          <w:rtl/>
          <w:lang w:bidi="fa-IR"/>
        </w:rPr>
        <w:t xml:space="preserve"> در برنامه</w:t>
      </w:r>
      <w:del w:id="6672" w:author="Mehrnazi Boojari" w:date="2019-01-07T09:46:00Z">
        <w:r w:rsidRPr="00EB2FE0" w:rsidDel="006F7CCF">
          <w:rPr>
            <w:rtl/>
            <w:lang w:bidi="fa-IR"/>
          </w:rPr>
          <w:delText xml:space="preserve"> ها</w:delText>
        </w:r>
        <w:r w:rsidRPr="00EB2FE0" w:rsidDel="006F7CCF">
          <w:rPr>
            <w:rFonts w:hint="cs"/>
            <w:rtl/>
            <w:lang w:bidi="fa-IR"/>
          </w:rPr>
          <w:delText>ی</w:delText>
        </w:r>
        <w:r w:rsidRPr="00EB2FE0" w:rsidDel="006F7CCF">
          <w:rPr>
            <w:rtl/>
            <w:lang w:bidi="fa-IR"/>
          </w:rPr>
          <w:delText xml:space="preserve"> </w:delText>
        </w:r>
      </w:del>
      <w:ins w:id="6673" w:author="Mehrnazi Boojari" w:date="2019-01-07T09:46:00Z">
        <w:r w:rsidR="006F7CCF">
          <w:rPr>
            <w:rFonts w:hint="cs"/>
            <w:rtl/>
            <w:lang w:bidi="fa-IR"/>
          </w:rPr>
          <w:t>‌</w:t>
        </w:r>
        <w:r w:rsidR="006F7CCF">
          <w:rPr>
            <w:rtl/>
            <w:lang w:bidi="fa-IR"/>
          </w:rPr>
          <w:t xml:space="preserve">های </w:t>
        </w:r>
      </w:ins>
      <w:r w:rsidRPr="00EB2FE0">
        <w:rPr>
          <w:rtl/>
          <w:lang w:bidi="fa-IR"/>
        </w:rPr>
        <w:t>5 ساله توسعه بعد از انقلاب و م</w:t>
      </w:r>
      <w:r w:rsidRPr="00EB2FE0">
        <w:rPr>
          <w:rFonts w:hint="cs"/>
          <w:rtl/>
          <w:lang w:bidi="fa-IR"/>
        </w:rPr>
        <w:t>ی</w:t>
      </w:r>
      <w:r w:rsidRPr="00EB2FE0">
        <w:rPr>
          <w:rFonts w:hint="eastAsia"/>
          <w:rtl/>
          <w:lang w:bidi="fa-IR"/>
        </w:rPr>
        <w:t>زان</w:t>
      </w:r>
      <w:r w:rsidRPr="00EB2FE0">
        <w:rPr>
          <w:rtl/>
          <w:lang w:bidi="fa-IR"/>
        </w:rPr>
        <w:t xml:space="preserve"> تحقق ا</w:t>
      </w:r>
      <w:r w:rsidRPr="00EB2FE0">
        <w:rPr>
          <w:rFonts w:hint="cs"/>
          <w:rtl/>
          <w:lang w:bidi="fa-IR"/>
        </w:rPr>
        <w:t>ی</w:t>
      </w:r>
      <w:r w:rsidRPr="00EB2FE0">
        <w:rPr>
          <w:rFonts w:hint="eastAsia"/>
          <w:rtl/>
          <w:lang w:bidi="fa-IR"/>
        </w:rPr>
        <w:t>ن</w:t>
      </w:r>
      <w:r w:rsidRPr="00EB2FE0">
        <w:rPr>
          <w:rtl/>
          <w:lang w:bidi="fa-IR"/>
        </w:rPr>
        <w:t xml:space="preserve"> س</w:t>
      </w:r>
      <w:r w:rsidRPr="00EB2FE0">
        <w:rPr>
          <w:rFonts w:hint="cs"/>
          <w:rtl/>
          <w:lang w:bidi="fa-IR"/>
        </w:rPr>
        <w:t>ی</w:t>
      </w:r>
      <w:r w:rsidRPr="00EB2FE0">
        <w:rPr>
          <w:rFonts w:hint="eastAsia"/>
          <w:rtl/>
          <w:lang w:bidi="fa-IR"/>
        </w:rPr>
        <w:t>است</w:t>
      </w:r>
      <w:ins w:id="6674" w:author="Mehrnazi Boojari" w:date="2019-01-12T00:28:00Z">
        <w:r w:rsidR="00FA2216">
          <w:rPr>
            <w:rFonts w:cs="B Nazanin" w:hint="cs"/>
            <w:rtl/>
            <w:lang w:bidi="fa-IR"/>
          </w:rPr>
          <w:t>‌</w:t>
        </w:r>
      </w:ins>
      <w:del w:id="6675" w:author="Mehrnazi Boojari" w:date="2019-01-12T00:28:00Z">
        <w:r w:rsidRPr="00EB2FE0" w:rsidDel="00FA2216">
          <w:rPr>
            <w:rtl/>
            <w:lang w:bidi="fa-IR"/>
          </w:rPr>
          <w:delText xml:space="preserve"> </w:delText>
        </w:r>
      </w:del>
      <w:r w:rsidRPr="00EB2FE0">
        <w:rPr>
          <w:rtl/>
          <w:lang w:bidi="fa-IR"/>
        </w:rPr>
        <w:t>ها</w:t>
      </w:r>
      <w:r>
        <w:rPr>
          <w:rStyle w:val="FootnoteReference"/>
          <w:rtl/>
          <w:lang w:bidi="fa-IR"/>
        </w:rPr>
        <w:footnoteReference w:id="60"/>
      </w:r>
    </w:p>
    <w:tbl>
      <w:tblPr>
        <w:tblStyle w:val="TableGrid"/>
        <w:bidiVisual/>
        <w:tblW w:w="9805" w:type="dxa"/>
        <w:jc w:val="center"/>
        <w:tblLook w:val="04A0" w:firstRow="1" w:lastRow="0" w:firstColumn="1" w:lastColumn="0" w:noHBand="0" w:noVBand="1"/>
      </w:tblPr>
      <w:tblGrid>
        <w:gridCol w:w="1561"/>
        <w:gridCol w:w="3992"/>
        <w:gridCol w:w="4252"/>
      </w:tblGrid>
      <w:tr w:rsidR="00A06196" w:rsidRPr="004E5F19" w14:paraId="56756FED" w14:textId="77777777" w:rsidTr="004E5F19">
        <w:trPr>
          <w:jc w:val="center"/>
        </w:trPr>
        <w:tc>
          <w:tcPr>
            <w:tcW w:w="1561" w:type="dxa"/>
            <w:shd w:val="clear" w:color="auto" w:fill="F2F2F2"/>
            <w:vAlign w:val="center"/>
          </w:tcPr>
          <w:p w14:paraId="1EBA1167" w14:textId="77777777" w:rsidR="00A06196" w:rsidRPr="004E5F19" w:rsidRDefault="00A06196" w:rsidP="00A06196">
            <w:pPr>
              <w:bidi/>
              <w:jc w:val="center"/>
              <w:rPr>
                <w:rFonts w:ascii="B Lotus" w:eastAsia="Calibri" w:hAnsi="B Lotus" w:cs="B Lotus"/>
                <w:b/>
                <w:bCs/>
                <w:sz w:val="20"/>
                <w:szCs w:val="20"/>
                <w:rtl/>
                <w:lang w:bidi="fa-IR"/>
              </w:rPr>
            </w:pPr>
            <w:r w:rsidRPr="004E5F19">
              <w:rPr>
                <w:rFonts w:ascii="B Lotus" w:eastAsia="Calibri" w:hAnsi="B Lotus" w:cs="B Lotus"/>
                <w:b/>
                <w:bCs/>
                <w:sz w:val="20"/>
                <w:szCs w:val="20"/>
                <w:rtl/>
              </w:rPr>
              <w:t>برنامه</w:t>
            </w:r>
            <w:ins w:id="6688" w:author="Mehrnazi Boojari" w:date="2019-01-12T00:28:00Z">
              <w:r w:rsidR="00FA2216">
                <w:rPr>
                  <w:rFonts w:ascii="B Lotus" w:eastAsia="Calibri" w:hAnsi="B Lotus" w:cs="B Nazanin" w:hint="cs"/>
                  <w:b/>
                  <w:bCs/>
                  <w:sz w:val="20"/>
                  <w:szCs w:val="20"/>
                  <w:rtl/>
                </w:rPr>
                <w:t>‌</w:t>
              </w:r>
            </w:ins>
            <w:del w:id="6689" w:author="Mehrnazi Boojari" w:date="2019-01-07T09:46:00Z">
              <w:r w:rsidRPr="004E5F19" w:rsidDel="006F7CCF">
                <w:rPr>
                  <w:rFonts w:ascii="B Lotus" w:eastAsia="Calibri" w:hAnsi="B Lotus" w:cs="B Lotus"/>
                  <w:b/>
                  <w:bCs/>
                  <w:sz w:val="20"/>
                  <w:szCs w:val="20"/>
                  <w:rtl/>
                </w:rPr>
                <w:delText xml:space="preserve"> های </w:delText>
              </w:r>
            </w:del>
            <w:ins w:id="6690" w:author="Mehrnazi Boojari" w:date="2019-01-07T09:46:00Z">
              <w:r w:rsidR="006F7CCF">
                <w:rPr>
                  <w:rFonts w:ascii="B Lotus" w:eastAsia="Calibri" w:hAnsi="B Lotus" w:cs="B Lotus" w:hint="cs"/>
                  <w:b/>
                  <w:bCs/>
                  <w:sz w:val="20"/>
                  <w:szCs w:val="20"/>
                  <w:rtl/>
                </w:rPr>
                <w:t>‌</w:t>
              </w:r>
              <w:r w:rsidR="006F7CCF">
                <w:rPr>
                  <w:rFonts w:ascii="B Lotus" w:eastAsia="Calibri" w:hAnsi="B Lotus" w:cs="B Lotus"/>
                  <w:b/>
                  <w:bCs/>
                  <w:sz w:val="20"/>
                  <w:szCs w:val="20"/>
                  <w:rtl/>
                </w:rPr>
                <w:t xml:space="preserve">های </w:t>
              </w:r>
            </w:ins>
            <w:r w:rsidRPr="004E5F19">
              <w:rPr>
                <w:rFonts w:ascii="B Lotus" w:eastAsia="Calibri" w:hAnsi="B Lotus" w:cs="B Lotus"/>
                <w:b/>
                <w:bCs/>
                <w:sz w:val="20"/>
                <w:szCs w:val="20"/>
                <w:rtl/>
              </w:rPr>
              <w:t>توسعه</w:t>
            </w:r>
          </w:p>
        </w:tc>
        <w:tc>
          <w:tcPr>
            <w:tcW w:w="3992" w:type="dxa"/>
            <w:shd w:val="clear" w:color="auto" w:fill="F2F2F2"/>
            <w:vAlign w:val="center"/>
          </w:tcPr>
          <w:p w14:paraId="633A55E3" w14:textId="77777777" w:rsidR="00A06196" w:rsidRPr="004E5F19" w:rsidRDefault="00A06196" w:rsidP="00A06196">
            <w:pPr>
              <w:bidi/>
              <w:jc w:val="center"/>
              <w:rPr>
                <w:rFonts w:ascii="B Lotus" w:eastAsia="Calibri" w:hAnsi="B Lotus" w:cs="B Lotus"/>
                <w:b/>
                <w:bCs/>
                <w:sz w:val="20"/>
                <w:szCs w:val="20"/>
                <w:rtl/>
                <w:lang w:bidi="fa-IR"/>
              </w:rPr>
            </w:pPr>
            <w:r w:rsidRPr="004E5F19">
              <w:rPr>
                <w:rFonts w:ascii="B Lotus" w:eastAsia="Calibri" w:hAnsi="B Lotus" w:cs="B Lotus"/>
                <w:b/>
                <w:bCs/>
                <w:sz w:val="20"/>
                <w:szCs w:val="20"/>
                <w:rtl/>
                <w:lang w:bidi="fa-IR"/>
              </w:rPr>
              <w:t>سیاست</w:t>
            </w:r>
            <w:del w:id="6691" w:author="Mehrnazi Boojari" w:date="2019-01-07T09:46:00Z">
              <w:r w:rsidRPr="004E5F19" w:rsidDel="006F7CCF">
                <w:rPr>
                  <w:rFonts w:ascii="B Lotus" w:eastAsia="Calibri" w:hAnsi="B Lotus" w:cs="B Lotus"/>
                  <w:b/>
                  <w:bCs/>
                  <w:sz w:val="20"/>
                  <w:szCs w:val="20"/>
                  <w:rtl/>
                  <w:lang w:bidi="fa-IR"/>
                </w:rPr>
                <w:delText xml:space="preserve"> های </w:delText>
              </w:r>
            </w:del>
            <w:ins w:id="6692" w:author="Mehrnazi Boojari" w:date="2019-01-07T09:46:00Z">
              <w:r w:rsidR="006F7CCF">
                <w:rPr>
                  <w:rFonts w:ascii="B Lotus" w:eastAsia="Calibri" w:hAnsi="B Lotus" w:cs="B Lotus" w:hint="cs"/>
                  <w:b/>
                  <w:bCs/>
                  <w:sz w:val="20"/>
                  <w:szCs w:val="20"/>
                  <w:rtl/>
                  <w:lang w:bidi="fa-IR"/>
                </w:rPr>
                <w:t>‌</w:t>
              </w:r>
            </w:ins>
            <w:ins w:id="6693" w:author="Mehrnazi Boojari" w:date="2019-01-12T00:28:00Z">
              <w:r w:rsidR="00FA2216">
                <w:rPr>
                  <w:rFonts w:ascii="B Lotus" w:eastAsia="Calibri" w:hAnsi="B Lotus" w:cs="B Nazanin" w:hint="cs"/>
                  <w:b/>
                  <w:bCs/>
                  <w:sz w:val="20"/>
                  <w:szCs w:val="20"/>
                  <w:rtl/>
                  <w:lang w:bidi="fa-IR"/>
                </w:rPr>
                <w:t>‌</w:t>
              </w:r>
            </w:ins>
            <w:ins w:id="6694" w:author="Mehrnazi Boojari" w:date="2019-01-07T09:46:00Z">
              <w:r w:rsidR="006F7CCF">
                <w:rPr>
                  <w:rFonts w:ascii="B Lotus" w:eastAsia="Calibri" w:hAnsi="B Lotus" w:cs="B Lotus"/>
                  <w:b/>
                  <w:bCs/>
                  <w:sz w:val="20"/>
                  <w:szCs w:val="20"/>
                  <w:rtl/>
                  <w:lang w:bidi="fa-IR"/>
                </w:rPr>
                <w:t xml:space="preserve">های </w:t>
              </w:r>
            </w:ins>
            <w:r w:rsidRPr="004E5F19">
              <w:rPr>
                <w:rFonts w:ascii="B Lotus" w:eastAsia="Calibri" w:hAnsi="B Lotus" w:cs="B Lotus"/>
                <w:b/>
                <w:bCs/>
                <w:sz w:val="20"/>
                <w:szCs w:val="20"/>
                <w:rtl/>
                <w:lang w:bidi="fa-IR"/>
              </w:rPr>
              <w:t>مسکن روستایی</w:t>
            </w:r>
          </w:p>
        </w:tc>
        <w:tc>
          <w:tcPr>
            <w:tcW w:w="4252" w:type="dxa"/>
            <w:shd w:val="clear" w:color="auto" w:fill="F2F2F2"/>
            <w:vAlign w:val="center"/>
          </w:tcPr>
          <w:p w14:paraId="4FFDCB84" w14:textId="77777777" w:rsidR="00A06196" w:rsidRPr="004E5F19" w:rsidRDefault="00A06196" w:rsidP="00A06196">
            <w:pPr>
              <w:bidi/>
              <w:jc w:val="center"/>
              <w:rPr>
                <w:rFonts w:ascii="B Lotus" w:eastAsia="Calibri" w:hAnsi="B Lotus" w:cs="B Lotus"/>
                <w:b/>
                <w:bCs/>
                <w:sz w:val="20"/>
                <w:szCs w:val="20"/>
                <w:rtl/>
                <w:lang w:bidi="fa-IR"/>
              </w:rPr>
            </w:pPr>
            <w:r w:rsidRPr="004E5F19">
              <w:rPr>
                <w:rFonts w:ascii="B Lotus" w:eastAsia="Calibri" w:hAnsi="B Lotus" w:cs="B Lotus"/>
                <w:b/>
                <w:bCs/>
                <w:sz w:val="20"/>
                <w:szCs w:val="20"/>
                <w:rtl/>
                <w:lang w:bidi="fa-IR"/>
              </w:rPr>
              <w:t>میزان تحقق</w:t>
            </w:r>
          </w:p>
        </w:tc>
      </w:tr>
      <w:tr w:rsidR="00A06196" w:rsidRPr="004E5F19" w14:paraId="516437FC" w14:textId="77777777" w:rsidTr="004E5F19">
        <w:trPr>
          <w:trHeight w:val="2807"/>
          <w:jc w:val="center"/>
        </w:trPr>
        <w:tc>
          <w:tcPr>
            <w:tcW w:w="1561" w:type="dxa"/>
            <w:vAlign w:val="center"/>
          </w:tcPr>
          <w:p w14:paraId="7253C34B" w14:textId="77777777" w:rsidR="00A06196" w:rsidRPr="004E5F19" w:rsidRDefault="00A06196" w:rsidP="00A06196">
            <w:pPr>
              <w:bidi/>
              <w:jc w:val="center"/>
              <w:rPr>
                <w:rFonts w:ascii="B Lotus" w:eastAsia="Calibri" w:hAnsi="B Lotus" w:cs="B Lotus"/>
                <w:sz w:val="20"/>
                <w:szCs w:val="20"/>
              </w:rPr>
            </w:pPr>
            <w:r w:rsidRPr="004E5F19">
              <w:rPr>
                <w:rFonts w:ascii="B Lotus" w:eastAsia="Calibri" w:hAnsi="B Lotus" w:cs="B Lotus"/>
                <w:sz w:val="20"/>
                <w:szCs w:val="20"/>
                <w:rtl/>
              </w:rPr>
              <w:t>برنامه اول توسعه</w:t>
            </w:r>
          </w:p>
          <w:p w14:paraId="1277F92D" w14:textId="77777777" w:rsidR="00A06196" w:rsidRPr="004E5F19" w:rsidRDefault="00A06196" w:rsidP="00A06196">
            <w:pPr>
              <w:bidi/>
              <w:jc w:val="center"/>
              <w:rPr>
                <w:rFonts w:ascii="B Lotus" w:eastAsia="Calibri" w:hAnsi="B Lotus" w:cs="B Lotus"/>
                <w:sz w:val="20"/>
                <w:szCs w:val="20"/>
                <w:rtl/>
                <w:lang w:bidi="fa-IR"/>
              </w:rPr>
            </w:pPr>
            <w:r w:rsidRPr="004E5F19">
              <w:rPr>
                <w:rFonts w:ascii="B Lotus" w:eastAsia="Calibri" w:hAnsi="B Lotus" w:cs="B Lotus"/>
                <w:sz w:val="20"/>
                <w:szCs w:val="20"/>
                <w:rtl/>
              </w:rPr>
              <w:t>1368-1372</w:t>
            </w:r>
          </w:p>
        </w:tc>
        <w:tc>
          <w:tcPr>
            <w:tcW w:w="3992" w:type="dxa"/>
            <w:vAlign w:val="center"/>
          </w:tcPr>
          <w:p w14:paraId="1F9F009A" w14:textId="77777777" w:rsidR="00A06196" w:rsidRPr="004E5F19" w:rsidRDefault="00A06196" w:rsidP="00AD191A">
            <w:pPr>
              <w:numPr>
                <w:ilvl w:val="0"/>
                <w:numId w:val="9"/>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 xml:space="preserve">واگذاری زمین </w:t>
            </w:r>
            <w:del w:id="6695" w:author="Mehrnazi Boojari" w:date="2019-01-12T00:29:00Z">
              <w:r w:rsidRPr="004E5F19" w:rsidDel="00AD191A">
                <w:rPr>
                  <w:rFonts w:ascii="B Lotus" w:eastAsia="Calibri" w:hAnsi="B Lotus" w:cs="B Lotus"/>
                  <w:sz w:val="20"/>
                  <w:szCs w:val="20"/>
                  <w:rtl/>
                  <w:lang w:bidi="fa-IR"/>
                </w:rPr>
                <w:delText xml:space="preserve">جهت </w:delText>
              </w:r>
            </w:del>
            <w:ins w:id="6696" w:author="Mehrnazi Boojari" w:date="2019-01-12T00:29:00Z">
              <w:r w:rsidR="00AD191A">
                <w:rPr>
                  <w:rFonts w:ascii="B Lotus" w:eastAsia="Calibri" w:hAnsi="B Lotus" w:cs="B Lotus" w:hint="cs"/>
                  <w:sz w:val="20"/>
                  <w:szCs w:val="20"/>
                  <w:rtl/>
                  <w:lang w:bidi="fa-IR"/>
                </w:rPr>
                <w:t>برای</w:t>
              </w:r>
              <w:r w:rsidR="00AD191A" w:rsidRPr="004E5F19">
                <w:rPr>
                  <w:rFonts w:ascii="B Lotus" w:eastAsia="Calibri" w:hAnsi="B Lotus" w:cs="B Lotus"/>
                  <w:sz w:val="20"/>
                  <w:szCs w:val="20"/>
                  <w:rtl/>
                  <w:lang w:bidi="fa-IR"/>
                </w:rPr>
                <w:t xml:space="preserve"> </w:t>
              </w:r>
            </w:ins>
            <w:r w:rsidRPr="004E5F19">
              <w:rPr>
                <w:rFonts w:ascii="B Lotus" w:eastAsia="Calibri" w:hAnsi="B Lotus" w:cs="B Lotus"/>
                <w:sz w:val="20"/>
                <w:szCs w:val="20"/>
                <w:rtl/>
                <w:lang w:bidi="fa-IR"/>
              </w:rPr>
              <w:t>احداث مسکن روستایی</w:t>
            </w:r>
            <w:ins w:id="6697" w:author="Mehrnazi Boojari" w:date="2019-01-12T00:29:00Z">
              <w:r w:rsidR="00AD191A">
                <w:rPr>
                  <w:rFonts w:ascii="B Lotus" w:eastAsia="Calibri" w:hAnsi="B Lotus" w:cs="B Lotus" w:hint="cs"/>
                  <w:sz w:val="20"/>
                  <w:szCs w:val="20"/>
                  <w:rtl/>
                  <w:lang w:bidi="fa-IR"/>
                </w:rPr>
                <w:t>.</w:t>
              </w:r>
            </w:ins>
          </w:p>
          <w:p w14:paraId="31E6D1D6" w14:textId="77777777" w:rsidR="00A06196" w:rsidRPr="004E5F19" w:rsidRDefault="00A06196" w:rsidP="00A25B54">
            <w:pPr>
              <w:numPr>
                <w:ilvl w:val="0"/>
                <w:numId w:val="9"/>
              </w:numPr>
              <w:bidi/>
              <w:ind w:left="187" w:hanging="180"/>
              <w:contextualSpacing/>
              <w:jc w:val="both"/>
              <w:rPr>
                <w:rFonts w:ascii="B Lotus" w:eastAsia="Calibri" w:hAnsi="B Lotus" w:cs="B Lotus"/>
                <w:sz w:val="20"/>
                <w:szCs w:val="20"/>
                <w:rtl/>
                <w:lang w:bidi="fa-IR"/>
              </w:rPr>
            </w:pPr>
            <w:del w:id="6698" w:author="Mehrnazi Boojari" w:date="2019-01-07T22:30:00Z">
              <w:r w:rsidRPr="004E5F19" w:rsidDel="00051F26">
                <w:rPr>
                  <w:rFonts w:ascii="B Lotus" w:eastAsia="Calibri" w:hAnsi="B Lotus" w:cs="B Lotus"/>
                  <w:sz w:val="20"/>
                  <w:szCs w:val="20"/>
                  <w:rtl/>
                  <w:lang w:bidi="fa-IR"/>
                </w:rPr>
                <w:delText>در نظر گرفتن</w:delText>
              </w:r>
            </w:del>
            <w:ins w:id="6699" w:author="Mehrnazi Boojari" w:date="2019-01-07T22:30:00Z">
              <w:r w:rsidR="00051F26">
                <w:rPr>
                  <w:rFonts w:ascii="B Lotus" w:eastAsia="Calibri" w:hAnsi="B Lotus" w:cs="B Lotus"/>
                  <w:sz w:val="20"/>
                  <w:szCs w:val="20"/>
                  <w:rtl/>
                  <w:lang w:bidi="fa-IR"/>
                </w:rPr>
                <w:t>در</w:t>
              </w:r>
              <w:r w:rsidR="00051F26">
                <w:rPr>
                  <w:rFonts w:ascii="Times New Roman" w:eastAsia="Calibri" w:hAnsi="Times New Roman" w:cs="Times New Roman" w:hint="cs"/>
                  <w:sz w:val="20"/>
                  <w:szCs w:val="20"/>
                  <w:rtl/>
                  <w:lang w:bidi="fa-IR"/>
                </w:rPr>
                <w:t> </w:t>
              </w:r>
              <w:r w:rsidR="00051F26">
                <w:rPr>
                  <w:rFonts w:ascii="B Lotus" w:eastAsia="Calibri" w:hAnsi="B Lotus" w:cs="B Lotus"/>
                  <w:sz w:val="20"/>
                  <w:szCs w:val="20"/>
                  <w:rtl/>
                  <w:lang w:bidi="fa-IR"/>
                </w:rPr>
                <w:t>نظر</w:t>
              </w:r>
              <w:r w:rsidR="00051F26">
                <w:rPr>
                  <w:rFonts w:ascii="Times New Roman" w:eastAsia="Calibri" w:hAnsi="Times New Roman" w:cs="Times New Roman" w:hint="cs"/>
                  <w:sz w:val="20"/>
                  <w:szCs w:val="20"/>
                  <w:rtl/>
                  <w:lang w:bidi="fa-IR"/>
                </w:rPr>
                <w:t> </w:t>
              </w:r>
              <w:r w:rsidR="00051F26">
                <w:rPr>
                  <w:rFonts w:ascii="B Lotus" w:eastAsia="Calibri" w:hAnsi="B Lotus" w:cs="B Lotus"/>
                  <w:sz w:val="20"/>
                  <w:szCs w:val="20"/>
                  <w:rtl/>
                  <w:lang w:bidi="fa-IR"/>
                </w:rPr>
                <w:t>گرفتن</w:t>
              </w:r>
            </w:ins>
            <w:r w:rsidRPr="004E5F19">
              <w:rPr>
                <w:rFonts w:ascii="B Lotus" w:eastAsia="Calibri" w:hAnsi="B Lotus" w:cs="B Lotus"/>
                <w:sz w:val="20"/>
                <w:szCs w:val="20"/>
                <w:rtl/>
                <w:lang w:bidi="fa-IR"/>
              </w:rPr>
              <w:t xml:space="preserve"> وام</w:t>
            </w:r>
            <w:ins w:id="6700" w:author="Mehrnazi Boojari" w:date="2019-01-12T00:29:00Z">
              <w:r w:rsidR="00AD191A">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تعمیر</w:t>
            </w:r>
            <w:ins w:id="6701" w:author="Mehrnazi Boojari" w:date="2019-01-12T00:29:00Z">
              <w:r w:rsidR="00AD191A">
                <w:rPr>
                  <w:rFonts w:ascii="B Lotus" w:eastAsia="Calibri" w:hAnsi="B Lotus" w:cs="B Lotus" w:hint="cs"/>
                  <w:sz w:val="20"/>
                  <w:szCs w:val="20"/>
                  <w:rtl/>
                  <w:lang w:bidi="fa-IR"/>
                </w:rPr>
                <w:t xml:space="preserve"> </w:t>
              </w:r>
            </w:ins>
            <w:r w:rsidRPr="004E5F19">
              <w:rPr>
                <w:rFonts w:ascii="B Lotus" w:eastAsia="Calibri" w:hAnsi="B Lotus" w:cs="B Lotus"/>
                <w:sz w:val="20"/>
                <w:szCs w:val="20"/>
                <w:rtl/>
                <w:lang w:bidi="fa-IR"/>
              </w:rPr>
              <w:t>و نگهداری بنا</w:t>
            </w:r>
            <w:ins w:id="6702" w:author="Mehrnazi Boojari" w:date="2019-01-12T00:29:00Z">
              <w:r w:rsidR="00AD191A">
                <w:rPr>
                  <w:rFonts w:ascii="B Lotus" w:eastAsia="Calibri" w:hAnsi="B Lotus" w:cs="B Lotus" w:hint="cs"/>
                  <w:sz w:val="20"/>
                  <w:szCs w:val="20"/>
                  <w:rtl/>
                  <w:lang w:bidi="fa-IR"/>
                </w:rPr>
                <w:t>.</w:t>
              </w:r>
            </w:ins>
          </w:p>
          <w:p w14:paraId="7F0CD9ED" w14:textId="77777777" w:rsidR="00A06196" w:rsidRPr="004E5F19" w:rsidRDefault="00A06196" w:rsidP="00AD191A">
            <w:pPr>
              <w:numPr>
                <w:ilvl w:val="0"/>
                <w:numId w:val="9"/>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پیش</w:t>
            </w:r>
            <w:ins w:id="6703" w:author="Mehrnazi Boojari" w:date="2019-01-12T00:29:00Z">
              <w:r w:rsidR="00AD191A">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بینی ساخت و احداث</w:t>
            </w:r>
            <w:del w:id="6704" w:author="Mehrnazi Boojari" w:date="2019-01-12T00:29:00Z">
              <w:r w:rsidRPr="004E5F19" w:rsidDel="00AD191A">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 xml:space="preserve"> 702</w:t>
            </w:r>
            <w:ins w:id="6705" w:author="Mehrnazi Boojari" w:date="2019-01-12T00:29:00Z">
              <w:r w:rsidR="00AD191A">
                <w:rPr>
                  <w:rFonts w:ascii="B Lotus" w:eastAsia="Calibri" w:hAnsi="B Lotus" w:cs="B Lotus" w:hint="cs"/>
                  <w:sz w:val="20"/>
                  <w:szCs w:val="20"/>
                  <w:rtl/>
                  <w:lang w:bidi="fa-IR"/>
                </w:rPr>
                <w:t xml:space="preserve"> </w:t>
              </w:r>
            </w:ins>
            <w:r w:rsidRPr="004E5F19">
              <w:rPr>
                <w:rFonts w:ascii="B Lotus" w:eastAsia="Calibri" w:hAnsi="B Lotus" w:cs="B Lotus"/>
                <w:sz w:val="20"/>
                <w:szCs w:val="20"/>
                <w:rtl/>
                <w:lang w:bidi="fa-IR"/>
              </w:rPr>
              <w:t>هزار واحد مسکونی روستایی</w:t>
            </w:r>
            <w:ins w:id="6706" w:author="Mehrnazi Boojari" w:date="2019-01-12T00:29:00Z">
              <w:r w:rsidR="00AD191A">
                <w:rPr>
                  <w:rFonts w:ascii="B Lotus" w:eastAsia="Calibri" w:hAnsi="B Lotus" w:cs="B Lotus" w:hint="cs"/>
                  <w:sz w:val="20"/>
                  <w:szCs w:val="20"/>
                  <w:rtl/>
                  <w:lang w:bidi="fa-IR"/>
                </w:rPr>
                <w:t>.</w:t>
              </w:r>
            </w:ins>
          </w:p>
          <w:p w14:paraId="2B115B79" w14:textId="77777777" w:rsidR="00A06196" w:rsidRPr="004E5F19" w:rsidRDefault="00A06196" w:rsidP="00A25B54">
            <w:pPr>
              <w:numPr>
                <w:ilvl w:val="0"/>
                <w:numId w:val="9"/>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اتکا به سرمایه</w:t>
            </w:r>
            <w:del w:id="6707" w:author="Mehrnazi Boojari" w:date="2019-01-07T10:06:00Z">
              <w:r w:rsidRPr="004E5F19" w:rsidDel="00A31D6F">
                <w:rPr>
                  <w:rFonts w:ascii="B Lotus" w:eastAsia="Calibri" w:hAnsi="B Lotus" w:cs="B Lotus"/>
                  <w:sz w:val="20"/>
                  <w:szCs w:val="20"/>
                  <w:rtl/>
                  <w:lang w:bidi="fa-IR"/>
                </w:rPr>
                <w:delText xml:space="preserve"> گذاری </w:delText>
              </w:r>
            </w:del>
            <w:ins w:id="6708" w:author="Mehrnazi Boojari" w:date="2019-01-07T10:06:00Z">
              <w:r w:rsidR="00A31D6F">
                <w:rPr>
                  <w:rFonts w:ascii="B Lotus" w:eastAsia="Calibri" w:hAnsi="B Lotus" w:cs="B Lotus" w:hint="cs"/>
                  <w:sz w:val="20"/>
                  <w:szCs w:val="20"/>
                  <w:rtl/>
                  <w:lang w:bidi="fa-IR"/>
                </w:rPr>
                <w:t>‌</w:t>
              </w:r>
              <w:r w:rsidR="00A31D6F">
                <w:rPr>
                  <w:rFonts w:ascii="B Lotus" w:eastAsia="Calibri" w:hAnsi="B Lotus" w:cs="B Lotus"/>
                  <w:sz w:val="20"/>
                  <w:szCs w:val="20"/>
                  <w:rtl/>
                  <w:lang w:bidi="fa-IR"/>
                </w:rPr>
                <w:t xml:space="preserve">گذاری </w:t>
              </w:r>
            </w:ins>
            <w:r w:rsidRPr="004E5F19">
              <w:rPr>
                <w:rFonts w:ascii="B Lotus" w:eastAsia="Calibri" w:hAnsi="B Lotus" w:cs="B Lotus"/>
                <w:sz w:val="20"/>
                <w:szCs w:val="20"/>
                <w:rtl/>
                <w:lang w:bidi="fa-IR"/>
              </w:rPr>
              <w:t>بخش خصوصی و سیستم بانکی برای احداث واحدهای مسکونی روستای</w:t>
            </w:r>
            <w:ins w:id="6709" w:author="Mehrnazi Boojari" w:date="2019-01-12T00:29:00Z">
              <w:r w:rsidR="00AD191A">
                <w:rPr>
                  <w:rFonts w:ascii="B Lotus" w:eastAsia="Calibri" w:hAnsi="B Lotus" w:cs="B Lotus" w:hint="cs"/>
                  <w:sz w:val="20"/>
                  <w:szCs w:val="20"/>
                  <w:rtl/>
                  <w:lang w:bidi="fa-IR"/>
                </w:rPr>
                <w:t>.</w:t>
              </w:r>
            </w:ins>
          </w:p>
        </w:tc>
        <w:tc>
          <w:tcPr>
            <w:tcW w:w="4252" w:type="dxa"/>
            <w:vAlign w:val="center"/>
          </w:tcPr>
          <w:p w14:paraId="53EF0CE5" w14:textId="77777777" w:rsidR="00A06196" w:rsidRPr="004E5F19" w:rsidRDefault="00A06196" w:rsidP="00A25B54">
            <w:pPr>
              <w:numPr>
                <w:ilvl w:val="0"/>
                <w:numId w:val="9"/>
              </w:numPr>
              <w:bidi/>
              <w:ind w:left="243" w:hanging="205"/>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بخش عمده واحدهای مسکونی که با اتکا به سرمایه</w:t>
            </w:r>
            <w:ins w:id="6710" w:author="Mehrnazi Boojari" w:date="2019-01-12T00:29:00Z">
              <w:r w:rsidR="00FA2216">
                <w:rPr>
                  <w:rFonts w:ascii="B Lotus" w:eastAsia="Calibri" w:hAnsi="B Lotus" w:cs="B Nazanin" w:hint="cs"/>
                  <w:sz w:val="20"/>
                  <w:szCs w:val="20"/>
                  <w:rtl/>
                  <w:lang w:bidi="fa-IR"/>
                </w:rPr>
                <w:t>‌</w:t>
              </w:r>
            </w:ins>
            <w:ins w:id="6711" w:author="Mehrnazi Boojari" w:date="2019-01-12T00:30:00Z">
              <w:r w:rsidR="00AD191A">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گذاری بخش خصوصی و سیستم بانکی</w:t>
            </w:r>
            <w:del w:id="6712" w:author="Mehrnazi Boojari" w:date="2019-01-07T22:43:00Z">
              <w:r w:rsidRPr="004E5F19" w:rsidDel="00BF4CE5">
                <w:rPr>
                  <w:rFonts w:ascii="B Lotus" w:eastAsia="Calibri" w:hAnsi="B Lotus" w:cs="B Lotus"/>
                  <w:sz w:val="20"/>
                  <w:szCs w:val="20"/>
                  <w:rtl/>
                  <w:lang w:bidi="fa-IR"/>
                </w:rPr>
                <w:delText xml:space="preserve"> به دلیل </w:delText>
              </w:r>
            </w:del>
            <w:ins w:id="6713" w:author="Mehrnazi Boojari" w:date="2019-01-07T22:43:00Z">
              <w:r w:rsidR="00BF4CE5">
                <w:rPr>
                  <w:rFonts w:ascii="B Lotus" w:eastAsia="Calibri" w:hAnsi="B Lotus" w:cs="B Lotus"/>
                  <w:sz w:val="20"/>
                  <w:szCs w:val="20"/>
                  <w:rtl/>
                  <w:lang w:bidi="fa-IR"/>
                </w:rPr>
                <w:t xml:space="preserve"> به</w:t>
              </w:r>
              <w:r w:rsidR="00BF4CE5">
                <w:rPr>
                  <w:rFonts w:ascii="B Lotus" w:eastAsia="Calibri" w:hAnsi="B Lotus" w:cs="B Lotus" w:hint="cs"/>
                  <w:sz w:val="20"/>
                  <w:szCs w:val="20"/>
                  <w:rtl/>
                  <w:lang w:bidi="fa-IR"/>
                </w:rPr>
                <w:t>‌</w:t>
              </w:r>
              <w:r w:rsidR="00BF4CE5">
                <w:rPr>
                  <w:rFonts w:ascii="B Lotus" w:eastAsia="Calibri" w:hAnsi="B Lotus" w:cs="B Lotus"/>
                  <w:sz w:val="20"/>
                  <w:szCs w:val="20"/>
                  <w:rtl/>
                  <w:lang w:bidi="fa-IR"/>
                </w:rPr>
                <w:t xml:space="preserve">دلیل </w:t>
              </w:r>
            </w:ins>
            <w:r w:rsidRPr="004E5F19">
              <w:rPr>
                <w:rFonts w:ascii="B Lotus" w:eastAsia="Calibri" w:hAnsi="B Lotus" w:cs="B Lotus"/>
                <w:sz w:val="20"/>
                <w:szCs w:val="20"/>
                <w:rtl/>
                <w:lang w:bidi="fa-IR"/>
              </w:rPr>
              <w:t>فقدان امکانات</w:t>
            </w:r>
            <w:del w:id="6714" w:author="Mehrnazi Boojari" w:date="2019-01-07T09:58:00Z">
              <w:r w:rsidRPr="004E5F19" w:rsidDel="00A31D6F">
                <w:rPr>
                  <w:rFonts w:ascii="B Lotus" w:eastAsia="Calibri" w:hAnsi="B Lotus" w:cs="B Lotus"/>
                  <w:sz w:val="20"/>
                  <w:szCs w:val="20"/>
                  <w:rtl/>
                  <w:lang w:bidi="fa-IR"/>
                </w:rPr>
                <w:delText xml:space="preserve">  </w:delText>
              </w:r>
            </w:del>
            <w:ins w:id="6715" w:author="Mehrnazi Boojari" w:date="2019-01-07T09:58:00Z">
              <w:r w:rsidR="00A31D6F">
                <w:rPr>
                  <w:rFonts w:ascii="B Lotus" w:eastAsia="Calibri" w:hAnsi="B Lotus" w:cs="B Lotus"/>
                  <w:sz w:val="20"/>
                  <w:szCs w:val="20"/>
                  <w:rtl/>
                  <w:lang w:bidi="fa-IR"/>
                </w:rPr>
                <w:t xml:space="preserve"> </w:t>
              </w:r>
            </w:ins>
            <w:r w:rsidRPr="004E5F19">
              <w:rPr>
                <w:rFonts w:ascii="B Lotus" w:eastAsia="Calibri" w:hAnsi="B Lotus" w:cs="B Lotus"/>
                <w:sz w:val="20"/>
                <w:szCs w:val="20"/>
                <w:rtl/>
                <w:lang w:bidi="fa-IR"/>
              </w:rPr>
              <w:t>منابع مالی و اقتصادی و عدم تجهیز نهادهای ارتباطی و اشک</w:t>
            </w:r>
            <w:ins w:id="6716" w:author="Mehrnazi Boojari" w:date="2019-01-12T00:30:00Z">
              <w:r w:rsidR="00AD191A">
                <w:rPr>
                  <w:rFonts w:ascii="B Lotus" w:eastAsia="Calibri" w:hAnsi="B Lotus" w:cs="B Lotus" w:hint="cs"/>
                  <w:sz w:val="20"/>
                  <w:szCs w:val="20"/>
                  <w:rtl/>
                  <w:lang w:bidi="fa-IR"/>
                </w:rPr>
                <w:t>ا</w:t>
              </w:r>
            </w:ins>
            <w:r w:rsidRPr="004E5F19">
              <w:rPr>
                <w:rFonts w:ascii="B Lotus" w:eastAsia="Calibri" w:hAnsi="B Lotus" w:cs="B Lotus"/>
                <w:sz w:val="20"/>
                <w:szCs w:val="20"/>
                <w:rtl/>
                <w:lang w:bidi="fa-IR"/>
              </w:rPr>
              <w:t>لات حقوقی از جمله سند رسمی مالکیت برای واحدهای مسکونی تحقق چندانی پیدا نکرد</w:t>
            </w:r>
            <w:del w:id="6717" w:author="Mehrnazi Boojari" w:date="2019-01-07T09:53:00Z">
              <w:r w:rsidRPr="004E5F19" w:rsidDel="006F7CCF">
                <w:rPr>
                  <w:rFonts w:ascii="B Lotus" w:eastAsia="Calibri" w:hAnsi="B Lotus" w:cs="B Lotus"/>
                  <w:sz w:val="20"/>
                  <w:szCs w:val="20"/>
                  <w:rtl/>
                  <w:lang w:bidi="fa-IR"/>
                </w:rPr>
                <w:delText xml:space="preserve"> . </w:delText>
              </w:r>
            </w:del>
            <w:ins w:id="6718" w:author="Mehrnazi Boojari" w:date="2019-01-07T09:53:00Z">
              <w:r w:rsidR="006F7CCF">
                <w:rPr>
                  <w:rFonts w:ascii="B Lotus" w:eastAsia="Calibri" w:hAnsi="B Lotus" w:cs="B Lotus"/>
                  <w:sz w:val="20"/>
                  <w:szCs w:val="20"/>
                  <w:rtl/>
                  <w:lang w:bidi="fa-IR"/>
                </w:rPr>
                <w:t xml:space="preserve">. </w:t>
              </w:r>
            </w:ins>
          </w:p>
          <w:p w14:paraId="14CE822A" w14:textId="77777777" w:rsidR="00A06196" w:rsidRPr="004E5F19" w:rsidRDefault="00A06196" w:rsidP="00A25B54">
            <w:pPr>
              <w:numPr>
                <w:ilvl w:val="0"/>
                <w:numId w:val="9"/>
              </w:numPr>
              <w:bidi/>
              <w:ind w:left="243" w:hanging="205"/>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تحقق 15.8  درصد از ساخت واحدهای مسکن روستایی</w:t>
            </w:r>
            <w:del w:id="6719" w:author="Mehrnazi Boojari" w:date="2019-01-07T10:10:00Z">
              <w:r w:rsidRPr="004E5F19" w:rsidDel="00A31D6F">
                <w:rPr>
                  <w:rFonts w:ascii="B Lotus" w:eastAsia="Calibri" w:hAnsi="B Lotus" w:cs="B Lotus"/>
                  <w:sz w:val="20"/>
                  <w:szCs w:val="20"/>
                  <w:rtl/>
                  <w:lang w:bidi="fa-IR"/>
                </w:rPr>
                <w:delText xml:space="preserve"> .</w:delText>
              </w:r>
            </w:del>
            <w:ins w:id="6720" w:author="Mehrnazi Boojari" w:date="2019-01-07T10:10:00Z">
              <w:r w:rsidR="00A31D6F">
                <w:rPr>
                  <w:rFonts w:ascii="B Lotus" w:eastAsia="Calibri" w:hAnsi="B Lotus" w:cs="B Lotus"/>
                  <w:sz w:val="20"/>
                  <w:szCs w:val="20"/>
                  <w:rtl/>
                  <w:lang w:bidi="fa-IR"/>
                </w:rPr>
                <w:t>.</w:t>
              </w:r>
            </w:ins>
          </w:p>
        </w:tc>
      </w:tr>
      <w:tr w:rsidR="00A06196" w:rsidRPr="004E5F19" w14:paraId="22096D99" w14:textId="77777777" w:rsidTr="004E5F19">
        <w:trPr>
          <w:jc w:val="center"/>
        </w:trPr>
        <w:tc>
          <w:tcPr>
            <w:tcW w:w="1561" w:type="dxa"/>
            <w:vAlign w:val="center"/>
          </w:tcPr>
          <w:p w14:paraId="0CC49744" w14:textId="77777777" w:rsidR="00A06196" w:rsidRPr="004E5F19" w:rsidRDefault="00A06196" w:rsidP="00A06196">
            <w:pPr>
              <w:bidi/>
              <w:jc w:val="center"/>
              <w:rPr>
                <w:rFonts w:ascii="B Lotus" w:eastAsia="Calibri" w:hAnsi="B Lotus" w:cs="B Lotus"/>
                <w:sz w:val="20"/>
                <w:szCs w:val="20"/>
                <w:lang w:bidi="fa-IR"/>
              </w:rPr>
            </w:pPr>
            <w:r w:rsidRPr="004E5F19">
              <w:rPr>
                <w:rFonts w:ascii="B Lotus" w:eastAsia="Calibri" w:hAnsi="B Lotus" w:cs="B Lotus"/>
                <w:sz w:val="20"/>
                <w:szCs w:val="20"/>
                <w:rtl/>
                <w:lang w:bidi="fa-IR"/>
              </w:rPr>
              <w:t>برنامه دوم توسعه</w:t>
            </w:r>
          </w:p>
          <w:p w14:paraId="6CEBC193" w14:textId="77777777" w:rsidR="00A06196" w:rsidRPr="004E5F19" w:rsidRDefault="00A06196" w:rsidP="00A06196">
            <w:pPr>
              <w:bidi/>
              <w:jc w:val="center"/>
              <w:rPr>
                <w:rFonts w:ascii="B Lotus" w:eastAsia="Calibri" w:hAnsi="B Lotus" w:cs="B Lotus"/>
                <w:sz w:val="20"/>
                <w:szCs w:val="20"/>
                <w:rtl/>
                <w:lang w:bidi="fa-IR"/>
              </w:rPr>
            </w:pPr>
            <w:r w:rsidRPr="004E5F19">
              <w:rPr>
                <w:rFonts w:ascii="B Lotus" w:eastAsia="Calibri" w:hAnsi="B Lotus" w:cs="B Lotus"/>
                <w:sz w:val="20"/>
                <w:szCs w:val="20"/>
                <w:rtl/>
                <w:lang w:bidi="fa-IR"/>
              </w:rPr>
              <w:t>1374-1378</w:t>
            </w:r>
          </w:p>
        </w:tc>
        <w:tc>
          <w:tcPr>
            <w:tcW w:w="3992" w:type="dxa"/>
            <w:vAlign w:val="center"/>
          </w:tcPr>
          <w:p w14:paraId="2B6E153F" w14:textId="77777777" w:rsidR="00A06196" w:rsidRPr="004E5F19" w:rsidRDefault="00A06196" w:rsidP="00A25B54">
            <w:pPr>
              <w:numPr>
                <w:ilvl w:val="0"/>
                <w:numId w:val="10"/>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استفاده از تسهیلات بانکی</w:t>
            </w:r>
            <w:ins w:id="6721" w:author="Mehrnazi Boojari" w:date="2019-01-12T00:33:00Z">
              <w:r w:rsidR="00170A13">
                <w:rPr>
                  <w:rFonts w:ascii="B Lotus" w:eastAsia="Calibri" w:hAnsi="B Lotus" w:cs="B Lotus" w:hint="cs"/>
                  <w:sz w:val="20"/>
                  <w:szCs w:val="20"/>
                  <w:rtl/>
                  <w:lang w:bidi="fa-IR"/>
                </w:rPr>
                <w:t>.</w:t>
              </w:r>
            </w:ins>
          </w:p>
          <w:p w14:paraId="3931DAA5" w14:textId="77777777" w:rsidR="00A06196" w:rsidRPr="004E5F19" w:rsidRDefault="00A06196" w:rsidP="00170A13">
            <w:pPr>
              <w:numPr>
                <w:ilvl w:val="0"/>
                <w:numId w:val="10"/>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پیش</w:t>
            </w:r>
            <w:ins w:id="6722" w:author="Mehrnazi Boojari" w:date="2019-01-12T00:33:00Z">
              <w:r w:rsidR="00170A13">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 xml:space="preserve">بینی ساخت واحد مسکونی </w:t>
            </w:r>
            <w:del w:id="6723" w:author="Mehrnazi Boojari" w:date="2019-01-07T10:21:00Z">
              <w:r w:rsidRPr="004E5F19" w:rsidDel="0028073B">
                <w:rPr>
                  <w:rFonts w:ascii="B Lotus" w:eastAsia="Calibri" w:hAnsi="B Lotus" w:cs="B Lotus"/>
                  <w:sz w:val="20"/>
                  <w:szCs w:val="20"/>
                  <w:rtl/>
                  <w:lang w:bidi="fa-IR"/>
                </w:rPr>
                <w:delText xml:space="preserve">به صورت </w:delText>
              </w:r>
            </w:del>
            <w:ins w:id="6724" w:author="Mehrnazi Boojari" w:date="2019-01-07T10:21:00Z">
              <w:r w:rsidR="0028073B">
                <w:rPr>
                  <w:rFonts w:ascii="B Lotus" w:eastAsia="Calibri" w:hAnsi="B Lotus" w:cs="B Lotus"/>
                  <w:sz w:val="20"/>
                  <w:szCs w:val="20"/>
                  <w:rtl/>
                  <w:lang w:bidi="fa-IR"/>
                </w:rPr>
                <w:t>به</w:t>
              </w:r>
              <w:r w:rsidR="0028073B">
                <w:rPr>
                  <w:rFonts w:ascii="B Lotus" w:eastAsia="Calibri" w:hAnsi="B Lotus" w:cs="B Lotus" w:hint="cs"/>
                  <w:sz w:val="20"/>
                  <w:szCs w:val="20"/>
                  <w:rtl/>
                  <w:lang w:bidi="fa-IR"/>
                </w:rPr>
                <w:t>‌</w:t>
              </w:r>
              <w:r w:rsidR="0028073B">
                <w:rPr>
                  <w:rFonts w:ascii="B Lotus" w:eastAsia="Calibri" w:hAnsi="B Lotus" w:cs="B Lotus"/>
                  <w:sz w:val="20"/>
                  <w:szCs w:val="20"/>
                  <w:rtl/>
                  <w:lang w:bidi="fa-IR"/>
                </w:rPr>
                <w:t xml:space="preserve">صورت </w:t>
              </w:r>
            </w:ins>
            <w:r w:rsidRPr="004E5F19">
              <w:rPr>
                <w:rFonts w:ascii="B Lotus" w:eastAsia="Calibri" w:hAnsi="B Lotus" w:cs="B Lotus"/>
                <w:sz w:val="20"/>
                <w:szCs w:val="20"/>
                <w:rtl/>
                <w:lang w:bidi="fa-IR"/>
              </w:rPr>
              <w:t>آزا</w:t>
            </w:r>
            <w:del w:id="6725" w:author="Mehrnazi Boojari" w:date="2019-01-07T10:31:00Z">
              <w:r w:rsidRPr="004E5F19" w:rsidDel="006C73A5">
                <w:rPr>
                  <w:rFonts w:ascii="B Lotus" w:eastAsia="Calibri" w:hAnsi="B Lotus" w:cs="B Lotus"/>
                  <w:sz w:val="20"/>
                  <w:szCs w:val="20"/>
                  <w:rtl/>
                  <w:lang w:bidi="fa-IR"/>
                </w:rPr>
                <w:delText>د(</w:delText>
              </w:r>
            </w:del>
            <w:ins w:id="6726" w:author="Mehrnazi Boojari" w:date="2019-01-07T10:31:00Z">
              <w:r w:rsidR="006C73A5">
                <w:rPr>
                  <w:rFonts w:ascii="B Lotus" w:eastAsia="Calibri" w:hAnsi="B Lotus" w:cs="B Lotus"/>
                  <w:sz w:val="20"/>
                  <w:szCs w:val="20"/>
                  <w:rtl/>
                  <w:lang w:bidi="fa-IR"/>
                </w:rPr>
                <w:t>د (</w:t>
              </w:r>
            </w:ins>
            <w:r w:rsidRPr="004E5F19">
              <w:rPr>
                <w:rFonts w:ascii="B Lotus" w:eastAsia="Calibri" w:hAnsi="B Lotus" w:cs="B Lotus"/>
                <w:sz w:val="20"/>
                <w:szCs w:val="20"/>
                <w:rtl/>
                <w:lang w:bidi="fa-IR"/>
              </w:rPr>
              <w:t>612 هزار) و حمایت</w:t>
            </w:r>
            <w:ins w:id="6727" w:author="Mehrnazi Boojari" w:date="2019-01-12T00:33:00Z">
              <w:r w:rsidR="00170A13">
                <w:rPr>
                  <w:rFonts w:ascii="B Lotus" w:eastAsia="Calibri" w:hAnsi="B Lotus" w:cs="B Nazanin" w:hint="cs"/>
                  <w:sz w:val="20"/>
                  <w:szCs w:val="20"/>
                  <w:rtl/>
                  <w:lang w:bidi="fa-IR"/>
                </w:rPr>
                <w:t>‌</w:t>
              </w:r>
            </w:ins>
            <w:del w:id="6728" w:author="Mehrnazi Boojari" w:date="2019-01-12T00:33:00Z">
              <w:r w:rsidRPr="004E5F19" w:rsidDel="00170A13">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شد</w:t>
            </w:r>
            <w:del w:id="6729" w:author="Mehrnazi Boojari" w:date="2019-01-09T22:35:00Z">
              <w:r w:rsidRPr="004E5F19" w:rsidDel="00417494">
                <w:rPr>
                  <w:rFonts w:ascii="B Lotus" w:eastAsia="Calibri" w:hAnsi="B Lotus" w:cs="B Lotus"/>
                  <w:sz w:val="20"/>
                  <w:szCs w:val="20"/>
                  <w:rtl/>
                  <w:lang w:bidi="fa-IR"/>
                </w:rPr>
                <w:delText>ه(</w:delText>
              </w:r>
            </w:del>
            <w:ins w:id="6730" w:author="Mehrnazi Boojari" w:date="2019-01-09T22:35:00Z">
              <w:r w:rsidR="00417494">
                <w:rPr>
                  <w:rFonts w:ascii="B Lotus" w:eastAsia="Calibri" w:hAnsi="B Lotus" w:cs="B Lotus"/>
                  <w:sz w:val="20"/>
                  <w:szCs w:val="20"/>
                  <w:rtl/>
                  <w:lang w:bidi="fa-IR"/>
                </w:rPr>
                <w:t>ه (</w:t>
              </w:r>
            </w:ins>
            <w:r w:rsidRPr="004E5F19">
              <w:rPr>
                <w:rFonts w:ascii="B Lotus" w:eastAsia="Calibri" w:hAnsi="B Lotus" w:cs="B Lotus"/>
                <w:sz w:val="20"/>
                <w:szCs w:val="20"/>
                <w:rtl/>
                <w:lang w:bidi="fa-IR"/>
              </w:rPr>
              <w:t>425 هزار) با استفاده از تسهیلات بانکی</w:t>
            </w:r>
            <w:ins w:id="6731" w:author="Mehrnazi Boojari" w:date="2019-01-12T00:33:00Z">
              <w:r w:rsidR="00170A13">
                <w:rPr>
                  <w:rFonts w:ascii="B Lotus" w:eastAsia="Calibri" w:hAnsi="B Lotus" w:cs="B Lotus" w:hint="cs"/>
                  <w:sz w:val="20"/>
                  <w:szCs w:val="20"/>
                  <w:rtl/>
                  <w:lang w:bidi="fa-IR"/>
                </w:rPr>
                <w:t>.</w:t>
              </w:r>
            </w:ins>
          </w:p>
          <w:p w14:paraId="489DADBA" w14:textId="77777777" w:rsidR="00A06196" w:rsidRPr="004E5F19" w:rsidRDefault="00A06196" w:rsidP="00170A13">
            <w:pPr>
              <w:numPr>
                <w:ilvl w:val="0"/>
                <w:numId w:val="10"/>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ایمن</w:t>
            </w:r>
            <w:ins w:id="6732" w:author="Mehrnazi Boojari" w:date="2019-01-12T00:33:00Z">
              <w:r w:rsidR="00170A13">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سازی</w:t>
            </w:r>
            <w:del w:id="6733" w:author="Mehrnazi Boojari" w:date="2019-01-12T00:33:00Z">
              <w:r w:rsidRPr="004E5F19" w:rsidDel="00170A13">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 xml:space="preserve"> 500</w:t>
            </w:r>
            <w:ins w:id="6734" w:author="Mehrnazi Boojari" w:date="2019-01-12T00:33:00Z">
              <w:r w:rsidR="00170A13">
                <w:rPr>
                  <w:rFonts w:ascii="B Lotus" w:eastAsia="Calibri" w:hAnsi="B Lotus" w:cs="B Lotus" w:hint="cs"/>
                  <w:sz w:val="20"/>
                  <w:szCs w:val="20"/>
                  <w:rtl/>
                  <w:lang w:bidi="fa-IR"/>
                </w:rPr>
                <w:t xml:space="preserve"> </w:t>
              </w:r>
            </w:ins>
            <w:r w:rsidRPr="004E5F19">
              <w:rPr>
                <w:rFonts w:ascii="B Lotus" w:eastAsia="Calibri" w:hAnsi="B Lotus" w:cs="B Lotus"/>
                <w:sz w:val="20"/>
                <w:szCs w:val="20"/>
                <w:rtl/>
                <w:lang w:bidi="fa-IR"/>
              </w:rPr>
              <w:t>هزار واحد مسکونی روستایی برای مقابله با آسیب</w:t>
            </w:r>
            <w:ins w:id="6735" w:author="Mehrnazi Boojari" w:date="2019-01-12T00:33:00Z">
              <w:r w:rsidR="00170A13">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ناشی از سوانح طبیعی</w:t>
            </w:r>
            <w:ins w:id="6736" w:author="Mehrnazi Boojari" w:date="2019-01-12T00:33:00Z">
              <w:r w:rsidR="00170A13">
                <w:rPr>
                  <w:rFonts w:ascii="B Lotus" w:eastAsia="Calibri" w:hAnsi="B Lotus" w:cs="B Lotus" w:hint="cs"/>
                  <w:sz w:val="20"/>
                  <w:szCs w:val="20"/>
                  <w:rtl/>
                  <w:lang w:bidi="fa-IR"/>
                </w:rPr>
                <w:t>.</w:t>
              </w:r>
            </w:ins>
          </w:p>
          <w:p w14:paraId="641EA4D7" w14:textId="77777777" w:rsidR="00A06196" w:rsidRPr="004E5F19" w:rsidRDefault="00A06196" w:rsidP="00A25B54">
            <w:pPr>
              <w:numPr>
                <w:ilvl w:val="0"/>
                <w:numId w:val="10"/>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مقاوم</w:t>
            </w:r>
            <w:ins w:id="6737" w:author="Mehrnazi Boojari" w:date="2019-01-12T00:34: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 xml:space="preserve">سازی مسکن روستایی </w:t>
            </w:r>
            <w:del w:id="6738" w:author="Mehrnazi Boojari" w:date="2019-01-10T00:17:00Z">
              <w:r w:rsidRPr="004E5F19" w:rsidDel="000A3EC2">
                <w:rPr>
                  <w:rFonts w:ascii="B Lotus" w:eastAsia="Calibri" w:hAnsi="B Lotus" w:cs="B Lotus"/>
                  <w:sz w:val="20"/>
                  <w:szCs w:val="20"/>
                  <w:rtl/>
                  <w:lang w:bidi="fa-IR"/>
                </w:rPr>
                <w:delText>از طریق</w:delText>
              </w:r>
            </w:del>
            <w:ins w:id="6739" w:author="Mehrnazi Boojari" w:date="2019-01-10T00:17:00Z">
              <w:r w:rsidR="000A3EC2">
                <w:rPr>
                  <w:rFonts w:ascii="B Lotus" w:eastAsia="Calibri" w:hAnsi="B Lotus" w:cs="B Lotus"/>
                  <w:sz w:val="20"/>
                  <w:szCs w:val="20"/>
                  <w:rtl/>
                  <w:lang w:bidi="fa-IR"/>
                </w:rPr>
                <w:t>از</w:t>
              </w:r>
              <w:r w:rsidR="000A3EC2">
                <w:rPr>
                  <w:rFonts w:ascii="Times New Roman" w:eastAsia="Calibri" w:hAnsi="Times New Roman" w:cs="Times New Roman" w:hint="cs"/>
                  <w:sz w:val="20"/>
                  <w:szCs w:val="20"/>
                  <w:rtl/>
                  <w:lang w:bidi="fa-IR"/>
                </w:rPr>
                <w:t> </w:t>
              </w:r>
              <w:r w:rsidR="000A3EC2">
                <w:rPr>
                  <w:rFonts w:ascii="B Lotus" w:eastAsia="Calibri" w:hAnsi="B Lotus" w:cs="B Lotus"/>
                  <w:sz w:val="20"/>
                  <w:szCs w:val="20"/>
                  <w:rtl/>
                  <w:lang w:bidi="fa-IR"/>
                </w:rPr>
                <w:t>طریق</w:t>
              </w:r>
            </w:ins>
            <w:r w:rsidRPr="004E5F19">
              <w:rPr>
                <w:rFonts w:ascii="B Lotus" w:eastAsia="Calibri" w:hAnsi="B Lotus" w:cs="B Lotus"/>
                <w:sz w:val="20"/>
                <w:szCs w:val="20"/>
                <w:rtl/>
                <w:lang w:bidi="fa-IR"/>
              </w:rPr>
              <w:t xml:space="preserve"> ایجاد تشکل</w:t>
            </w:r>
            <w:ins w:id="6740" w:author="Mehrnazi Boojari" w:date="2019-01-12T00:34: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روستایی، آموزش و ترویج روش</w:t>
            </w:r>
            <w:ins w:id="6741" w:author="Mehrnazi Boojari" w:date="2019-01-12T00:34: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فنی، ضوابط و مقررات کمی و کیفی</w:t>
            </w:r>
            <w:ins w:id="6742" w:author="Mehrnazi Boojari" w:date="2019-01-12T00:33:00Z">
              <w:r w:rsidR="00170A13">
                <w:rPr>
                  <w:rFonts w:ascii="B Lotus" w:eastAsia="Calibri" w:hAnsi="B Lotus" w:cs="B Lotus" w:hint="cs"/>
                  <w:sz w:val="20"/>
                  <w:szCs w:val="20"/>
                  <w:rtl/>
                  <w:lang w:bidi="fa-IR"/>
                </w:rPr>
                <w:t>.</w:t>
              </w:r>
            </w:ins>
          </w:p>
          <w:p w14:paraId="06A6B802" w14:textId="77777777" w:rsidR="00A06196" w:rsidRPr="004E5F19" w:rsidRDefault="00A06196" w:rsidP="00170A13">
            <w:pPr>
              <w:numPr>
                <w:ilvl w:val="0"/>
                <w:numId w:val="10"/>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صدور سند برای واحدهای مسکونی روستایی در</w:t>
            </w:r>
            <w:del w:id="6743" w:author="Mehrnazi Boojari" w:date="2019-01-12T00:32:00Z">
              <w:r w:rsidRPr="004E5F19" w:rsidDel="00170A13">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 xml:space="preserve"> 2000 روستای بیش از  400</w:t>
            </w:r>
            <w:ins w:id="6744" w:author="Mehrnazi Boojari" w:date="2019-01-12T00:32:00Z">
              <w:r w:rsidR="00170A13">
                <w:rPr>
                  <w:rFonts w:ascii="B Lotus" w:eastAsia="Calibri" w:hAnsi="B Lotus" w:cs="B Lotus" w:hint="cs"/>
                  <w:sz w:val="20"/>
                  <w:szCs w:val="20"/>
                  <w:rtl/>
                  <w:lang w:bidi="fa-IR"/>
                </w:rPr>
                <w:t xml:space="preserve"> </w:t>
              </w:r>
            </w:ins>
            <w:r w:rsidRPr="004E5F19">
              <w:rPr>
                <w:rFonts w:ascii="B Lotus" w:eastAsia="Calibri" w:hAnsi="B Lotus" w:cs="B Lotus"/>
                <w:sz w:val="20"/>
                <w:szCs w:val="20"/>
                <w:rtl/>
                <w:lang w:bidi="fa-IR"/>
              </w:rPr>
              <w:t>خانوار</w:t>
            </w:r>
            <w:ins w:id="6745" w:author="Mehrnazi Boojari" w:date="2019-01-12T00:32:00Z">
              <w:r w:rsidR="00170A13">
                <w:rPr>
                  <w:rFonts w:ascii="B Lotus" w:eastAsia="Calibri" w:hAnsi="B Lotus" w:cs="B Lotus" w:hint="cs"/>
                  <w:sz w:val="20"/>
                  <w:szCs w:val="20"/>
                  <w:rtl/>
                  <w:lang w:bidi="fa-IR"/>
                </w:rPr>
                <w:t>.</w:t>
              </w:r>
            </w:ins>
          </w:p>
        </w:tc>
        <w:tc>
          <w:tcPr>
            <w:tcW w:w="4252" w:type="dxa"/>
            <w:vAlign w:val="center"/>
          </w:tcPr>
          <w:p w14:paraId="44EDC76B" w14:textId="77777777" w:rsidR="00A06196" w:rsidRPr="004E5F19" w:rsidRDefault="00A06196" w:rsidP="00170A13">
            <w:pPr>
              <w:numPr>
                <w:ilvl w:val="0"/>
                <w:numId w:val="10"/>
              </w:numPr>
              <w:bidi/>
              <w:ind w:left="243" w:hanging="205"/>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نقطه اوج برنامه</w:t>
            </w:r>
            <w:del w:id="6746" w:author="Mehrnazi Boojari" w:date="2019-01-07T10:40:00Z">
              <w:r w:rsidRPr="004E5F19" w:rsidDel="006A1F1D">
                <w:rPr>
                  <w:rFonts w:ascii="B Lotus" w:eastAsia="Calibri" w:hAnsi="B Lotus" w:cs="B Lotus"/>
                  <w:sz w:val="20"/>
                  <w:szCs w:val="20"/>
                  <w:rtl/>
                  <w:lang w:bidi="fa-IR"/>
                </w:rPr>
                <w:delText xml:space="preserve"> ای </w:delText>
              </w:r>
            </w:del>
            <w:ins w:id="6747" w:author="Mehrnazi Boojari" w:date="2019-01-07T10:40:00Z">
              <w:r w:rsidR="006A1F1D">
                <w:rPr>
                  <w:rFonts w:ascii="B Lotus" w:eastAsia="Calibri" w:hAnsi="B Lotus" w:cs="B Lotus" w:hint="cs"/>
                  <w:sz w:val="20"/>
                  <w:szCs w:val="20"/>
                  <w:rtl/>
                  <w:lang w:bidi="fa-IR"/>
                </w:rPr>
                <w:t>‌</w:t>
              </w:r>
              <w:r w:rsidR="006A1F1D">
                <w:rPr>
                  <w:rFonts w:ascii="B Lotus" w:eastAsia="Calibri" w:hAnsi="B Lotus" w:cs="B Lotus"/>
                  <w:sz w:val="20"/>
                  <w:szCs w:val="20"/>
                  <w:rtl/>
                  <w:lang w:bidi="fa-IR"/>
                </w:rPr>
                <w:t xml:space="preserve">ای </w:t>
              </w:r>
            </w:ins>
            <w:r w:rsidRPr="004E5F19">
              <w:rPr>
                <w:rFonts w:ascii="B Lotus" w:eastAsia="Calibri" w:hAnsi="B Lotus" w:cs="B Lotus"/>
                <w:sz w:val="20"/>
                <w:szCs w:val="20"/>
                <w:rtl/>
                <w:lang w:bidi="fa-IR"/>
              </w:rPr>
              <w:t>توسعه و فعالیت در زمینه</w:t>
            </w:r>
            <w:del w:id="6748" w:author="Mehrnazi Boojari" w:date="2019-01-07T10:51:00Z">
              <w:r w:rsidRPr="004E5F19" w:rsidDel="006A1F1D">
                <w:rPr>
                  <w:rFonts w:ascii="B Lotus" w:eastAsia="Calibri" w:hAnsi="B Lotus" w:cs="B Lotus"/>
                  <w:sz w:val="20"/>
                  <w:szCs w:val="20"/>
                  <w:rtl/>
                  <w:lang w:bidi="fa-IR"/>
                </w:rPr>
                <w:delText xml:space="preserve"> تامین </w:delText>
              </w:r>
            </w:del>
            <w:ins w:id="6749" w:author="Mehrnazi Boojari" w:date="2019-01-07T10:51:00Z">
              <w:r w:rsidR="006A1F1D">
                <w:rPr>
                  <w:rFonts w:ascii="B Lotus" w:eastAsia="Calibri" w:hAnsi="B Lotus" w:cs="B Lotus"/>
                  <w:sz w:val="20"/>
                  <w:szCs w:val="20"/>
                  <w:rtl/>
                  <w:lang w:bidi="fa-IR"/>
                </w:rPr>
                <w:t xml:space="preserve"> تأمین </w:t>
              </w:r>
            </w:ins>
            <w:r w:rsidRPr="004E5F19">
              <w:rPr>
                <w:rFonts w:ascii="B Lotus" w:eastAsia="Calibri" w:hAnsi="B Lotus" w:cs="B Lotus"/>
                <w:sz w:val="20"/>
                <w:szCs w:val="20"/>
                <w:rtl/>
                <w:lang w:bidi="fa-IR"/>
              </w:rPr>
              <w:t>مسکن روستایی</w:t>
            </w:r>
            <w:del w:id="6750" w:author="Mehrnazi Boojari" w:date="2019-01-12T00:31:00Z">
              <w:r w:rsidRPr="004E5F19" w:rsidDel="00170A13">
                <w:rPr>
                  <w:rFonts w:ascii="B Lotus" w:eastAsia="Calibri" w:hAnsi="B Lotus" w:cs="B Lotus"/>
                  <w:sz w:val="20"/>
                  <w:szCs w:val="20"/>
                  <w:rtl/>
                  <w:lang w:bidi="fa-IR"/>
                </w:rPr>
                <w:delText xml:space="preserve"> </w:delText>
              </w:r>
            </w:del>
            <w:ins w:id="6751" w:author="Mehrnazi Boojari" w:date="2019-01-12T00:31:00Z">
              <w:r w:rsidR="00170A13">
                <w:rPr>
                  <w:rFonts w:ascii="B Lotus" w:eastAsia="Calibri" w:hAnsi="B Lotus" w:cs="B Lotus" w:hint="cs"/>
                  <w:sz w:val="20"/>
                  <w:szCs w:val="20"/>
                  <w:rtl/>
                  <w:lang w:bidi="fa-IR"/>
                </w:rPr>
                <w:t>.</w:t>
              </w:r>
            </w:ins>
          </w:p>
          <w:p w14:paraId="71083187" w14:textId="77777777" w:rsidR="00A06196" w:rsidRPr="004E5F19" w:rsidRDefault="00A06196" w:rsidP="00A25B54">
            <w:pPr>
              <w:numPr>
                <w:ilvl w:val="0"/>
                <w:numId w:val="10"/>
              </w:numPr>
              <w:bidi/>
              <w:ind w:left="243" w:hanging="205"/>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دستیابی به 46 درصد از اهداف در زمینه تولید مسکن</w:t>
            </w:r>
            <w:ins w:id="6752" w:author="Mehrnazi Boojari" w:date="2019-01-12T00:31:00Z">
              <w:r w:rsidR="00170A13">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p>
          <w:p w14:paraId="62610A31" w14:textId="77777777" w:rsidR="00A06196" w:rsidRPr="004E5F19" w:rsidRDefault="00A06196" w:rsidP="00A25B54">
            <w:pPr>
              <w:numPr>
                <w:ilvl w:val="0"/>
                <w:numId w:val="10"/>
              </w:numPr>
              <w:bidi/>
              <w:ind w:left="243" w:hanging="205"/>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دستیابی به 54 درصد از اهداف در زمینه تولید زیربنای واحد مسکونی روستایی</w:t>
            </w:r>
            <w:ins w:id="6753" w:author="Mehrnazi Boojari" w:date="2019-01-12T00:31:00Z">
              <w:r w:rsidR="00170A13">
                <w:rPr>
                  <w:rFonts w:ascii="B Lotus" w:eastAsia="Calibri" w:hAnsi="B Lotus" w:cs="B Lotus" w:hint="cs"/>
                  <w:sz w:val="20"/>
                  <w:szCs w:val="20"/>
                  <w:rtl/>
                  <w:lang w:bidi="fa-IR"/>
                </w:rPr>
                <w:t>.</w:t>
              </w:r>
            </w:ins>
          </w:p>
          <w:p w14:paraId="3FD0E745" w14:textId="77777777" w:rsidR="00A06196" w:rsidRPr="004E5F19" w:rsidRDefault="00A06196" w:rsidP="00A25B54">
            <w:pPr>
              <w:numPr>
                <w:ilvl w:val="0"/>
                <w:numId w:val="10"/>
              </w:numPr>
              <w:bidi/>
              <w:ind w:left="243" w:hanging="205"/>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دستیابی به 29 درصد اهداف کمی در زمینه بازسازی 500 هزار واحد</w:t>
            </w:r>
            <w:ins w:id="6754" w:author="Mehrnazi Boojari" w:date="2019-01-12T00:31:00Z">
              <w:r w:rsidR="00170A13">
                <w:rPr>
                  <w:rFonts w:ascii="B Lotus" w:eastAsia="Calibri" w:hAnsi="B Lotus" w:cs="B Lotus" w:hint="cs"/>
                  <w:sz w:val="20"/>
                  <w:szCs w:val="20"/>
                  <w:rtl/>
                  <w:lang w:bidi="fa-IR"/>
                </w:rPr>
                <w:t xml:space="preserve"> </w:t>
              </w:r>
            </w:ins>
            <w:r w:rsidRPr="004E5F19">
              <w:rPr>
                <w:rFonts w:ascii="B Lotus" w:eastAsia="Calibri" w:hAnsi="B Lotus" w:cs="B Lotus" w:hint="cs"/>
                <w:sz w:val="20"/>
                <w:szCs w:val="20"/>
                <w:rtl/>
                <w:lang w:bidi="fa-IR"/>
              </w:rPr>
              <w:t>مسکون</w:t>
            </w:r>
            <w:del w:id="6755" w:author="Mehrnazi Boojari" w:date="2019-01-07T10:47:00Z">
              <w:r w:rsidRPr="004E5F19" w:rsidDel="006A1F1D">
                <w:rPr>
                  <w:rFonts w:ascii="B Lotus" w:eastAsia="Calibri" w:hAnsi="B Lotus" w:cs="B Lotus" w:hint="cs"/>
                  <w:sz w:val="20"/>
                  <w:szCs w:val="20"/>
                  <w:rtl/>
                  <w:lang w:bidi="fa-IR"/>
                </w:rPr>
                <w:delText>ی(</w:delText>
              </w:r>
            </w:del>
            <w:ins w:id="6756" w:author="Mehrnazi Boojari" w:date="2019-01-07T10:47:00Z">
              <w:r w:rsidR="006A1F1D">
                <w:rPr>
                  <w:rFonts w:ascii="B Lotus" w:eastAsia="Calibri" w:hAnsi="B Lotus" w:cs="B Lotus" w:hint="cs"/>
                  <w:sz w:val="20"/>
                  <w:szCs w:val="20"/>
                  <w:rtl/>
                  <w:lang w:bidi="fa-IR"/>
                </w:rPr>
                <w:t>ی (</w:t>
              </w:r>
            </w:ins>
            <w:r w:rsidRPr="004E5F19">
              <w:rPr>
                <w:rFonts w:ascii="B Lotus" w:eastAsia="Calibri" w:hAnsi="B Lotus" w:cs="B Lotus" w:hint="cs"/>
                <w:sz w:val="20"/>
                <w:szCs w:val="20"/>
                <w:rtl/>
                <w:lang w:bidi="fa-IR"/>
              </w:rPr>
              <w:t>احداث 146161 واحد در طی 5 سال)</w:t>
            </w:r>
            <w:ins w:id="6757" w:author="Mehrnazi Boojari" w:date="2019-01-12T00:31:00Z">
              <w:r w:rsidR="00170A13">
                <w:rPr>
                  <w:rFonts w:ascii="B Lotus" w:eastAsia="Calibri" w:hAnsi="B Lotus" w:cs="B Lotus" w:hint="cs"/>
                  <w:sz w:val="20"/>
                  <w:szCs w:val="20"/>
                  <w:rtl/>
                  <w:lang w:bidi="fa-IR"/>
                </w:rPr>
                <w:t>.</w:t>
              </w:r>
            </w:ins>
          </w:p>
          <w:p w14:paraId="4C452A5E" w14:textId="77777777" w:rsidR="00A06196" w:rsidRPr="004E5F19" w:rsidRDefault="00A06196" w:rsidP="00A25B54">
            <w:pPr>
              <w:numPr>
                <w:ilvl w:val="0"/>
                <w:numId w:val="10"/>
              </w:numPr>
              <w:bidi/>
              <w:ind w:left="243" w:hanging="205"/>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دستیابی به 26 درصد از تحقق برنامه در زمینه بهسازی (109894 واحد در مقابل 425 هزار)</w:t>
            </w:r>
            <w:ins w:id="6758" w:author="Mehrnazi Boojari" w:date="2019-01-12T00:31:00Z">
              <w:r w:rsidR="00170A13">
                <w:rPr>
                  <w:rFonts w:ascii="B Lotus" w:eastAsia="Calibri" w:hAnsi="B Lotus" w:cs="B Lotus" w:hint="cs"/>
                  <w:sz w:val="20"/>
                  <w:szCs w:val="20"/>
                  <w:rtl/>
                  <w:lang w:bidi="fa-IR"/>
                </w:rPr>
                <w:t>.</w:t>
              </w:r>
            </w:ins>
          </w:p>
          <w:p w14:paraId="14772BFF" w14:textId="77777777" w:rsidR="00A06196" w:rsidRPr="004E5F19" w:rsidRDefault="00A06196" w:rsidP="00170A13">
            <w:pPr>
              <w:numPr>
                <w:ilvl w:val="0"/>
                <w:numId w:val="10"/>
              </w:numPr>
              <w:bidi/>
              <w:ind w:left="243" w:hanging="205"/>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صدور 1291 سند مالکیت برای مساکن روستای</w:t>
            </w:r>
            <w:del w:id="6759" w:author="Mehrnazi Boojari" w:date="2019-01-07T10:47:00Z">
              <w:r w:rsidRPr="004E5F19" w:rsidDel="006A1F1D">
                <w:rPr>
                  <w:rFonts w:ascii="B Lotus" w:eastAsia="Calibri" w:hAnsi="B Lotus" w:cs="B Lotus" w:hint="cs"/>
                  <w:sz w:val="20"/>
                  <w:szCs w:val="20"/>
                  <w:rtl/>
                  <w:lang w:bidi="fa-IR"/>
                </w:rPr>
                <w:delText>ی(</w:delText>
              </w:r>
            </w:del>
            <w:ins w:id="6760" w:author="Mehrnazi Boojari" w:date="2019-01-07T10:47:00Z">
              <w:r w:rsidR="006A1F1D">
                <w:rPr>
                  <w:rFonts w:ascii="B Lotus" w:eastAsia="Calibri" w:hAnsi="B Lotus" w:cs="B Lotus" w:hint="cs"/>
                  <w:sz w:val="20"/>
                  <w:szCs w:val="20"/>
                  <w:rtl/>
                  <w:lang w:bidi="fa-IR"/>
                </w:rPr>
                <w:t>ی (</w:t>
              </w:r>
            </w:ins>
            <w:r w:rsidRPr="004E5F19">
              <w:rPr>
                <w:rFonts w:ascii="B Lotus" w:eastAsia="Calibri" w:hAnsi="B Lotus" w:cs="B Lotus" w:hint="cs"/>
                <w:sz w:val="20"/>
                <w:szCs w:val="20"/>
                <w:rtl/>
                <w:lang w:bidi="fa-IR"/>
              </w:rPr>
              <w:t xml:space="preserve">درصد ناچیز </w:t>
            </w:r>
            <w:del w:id="6761" w:author="Mehrnazi Boojari" w:date="2019-01-12T00:32:00Z">
              <w:r w:rsidRPr="004E5F19" w:rsidDel="00170A13">
                <w:rPr>
                  <w:rFonts w:ascii="B Lotus" w:eastAsia="Calibri" w:hAnsi="B Lotus" w:cs="B Lotus" w:hint="cs"/>
                  <w:sz w:val="20"/>
                  <w:szCs w:val="20"/>
                  <w:rtl/>
                  <w:lang w:bidi="fa-IR"/>
                </w:rPr>
                <w:delText xml:space="preserve">ا </w:delText>
              </w:r>
            </w:del>
            <w:r w:rsidRPr="004E5F19">
              <w:rPr>
                <w:rFonts w:ascii="B Lotus" w:eastAsia="Calibri" w:hAnsi="B Lotus" w:cs="B Lotus" w:hint="cs"/>
                <w:sz w:val="20"/>
                <w:szCs w:val="20"/>
                <w:rtl/>
                <w:lang w:bidi="fa-IR"/>
              </w:rPr>
              <w:t>پیش</w:t>
            </w:r>
            <w:ins w:id="6762" w:author="Mehrnazi Boojari" w:date="2019-01-12T00:32:00Z">
              <w:r w:rsidR="00170A13">
                <w:rPr>
                  <w:rFonts w:ascii="B Lotus" w:eastAsia="Calibri" w:hAnsi="B Lotus" w:cs="B Nazanin" w:hint="cs"/>
                  <w:sz w:val="20"/>
                  <w:szCs w:val="20"/>
                  <w:rtl/>
                  <w:lang w:bidi="fa-IR"/>
                </w:rPr>
                <w:t>‌</w:t>
              </w:r>
            </w:ins>
            <w:del w:id="6763" w:author="Mehrnazi Boojari" w:date="2019-01-12T00:32:00Z">
              <w:r w:rsidRPr="004E5F19" w:rsidDel="00170A13">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بینی برنامه)</w:t>
            </w:r>
            <w:ins w:id="6764" w:author="Mehrnazi Boojari" w:date="2019-01-12T00:31:00Z">
              <w:r w:rsidR="00170A13">
                <w:rPr>
                  <w:rFonts w:ascii="B Lotus" w:eastAsia="Calibri" w:hAnsi="B Lotus" w:cs="B Lotus" w:hint="cs"/>
                  <w:sz w:val="20"/>
                  <w:szCs w:val="20"/>
                  <w:rtl/>
                  <w:lang w:bidi="fa-IR"/>
                </w:rPr>
                <w:t>.</w:t>
              </w:r>
            </w:ins>
          </w:p>
          <w:p w14:paraId="3ADF92EE" w14:textId="77777777" w:rsidR="00A06196" w:rsidRPr="004E5F19" w:rsidRDefault="00A06196" w:rsidP="00A06196">
            <w:pPr>
              <w:bidi/>
              <w:ind w:left="243" w:hanging="205"/>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دلایل</w:t>
            </w:r>
            <w:del w:id="6765" w:author="Mehrnazi Boojari" w:date="2019-01-08T01:32:00Z">
              <w:r w:rsidRPr="004E5F19" w:rsidDel="00952B49">
                <w:rPr>
                  <w:rFonts w:ascii="B Lotus" w:eastAsia="Calibri" w:hAnsi="B Lotus" w:cs="B Lotus" w:hint="cs"/>
                  <w:sz w:val="20"/>
                  <w:szCs w:val="20"/>
                  <w:rtl/>
                  <w:lang w:bidi="fa-IR"/>
                </w:rPr>
                <w:delText xml:space="preserve"> :</w:delText>
              </w:r>
            </w:del>
            <w:ins w:id="6766" w:author="Mehrnazi Boojari" w:date="2019-01-08T01:32:00Z">
              <w:r w:rsidR="00952B49">
                <w:rPr>
                  <w:rFonts w:ascii="B Lotus" w:eastAsia="Calibri" w:hAnsi="B Lotus" w:cs="B Lotus" w:hint="cs"/>
                  <w:sz w:val="20"/>
                  <w:szCs w:val="20"/>
                  <w:rtl/>
                  <w:lang w:bidi="fa-IR"/>
                </w:rPr>
                <w:t>:</w:t>
              </w:r>
            </w:ins>
          </w:p>
          <w:p w14:paraId="2E147E44" w14:textId="77777777" w:rsidR="00A06196" w:rsidRPr="004E5F19" w:rsidRDefault="00A06196" w:rsidP="00170A13">
            <w:pPr>
              <w:numPr>
                <w:ilvl w:val="0"/>
                <w:numId w:val="42"/>
              </w:numPr>
              <w:bidi/>
              <w:ind w:left="243" w:hanging="243"/>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منظور</w:t>
            </w:r>
            <w:ins w:id="6767" w:author="Mehrnazi Boojari" w:date="2019-01-12T00:32:00Z">
              <w:r w:rsidR="00170A13">
                <w:rPr>
                  <w:rFonts w:ascii="B Lotus" w:eastAsia="Calibri" w:hAnsi="B Lotus" w:cs="B Nazanin" w:hint="cs"/>
                  <w:sz w:val="20"/>
                  <w:szCs w:val="20"/>
                  <w:rtl/>
                  <w:lang w:bidi="fa-IR"/>
                </w:rPr>
                <w:t>‌</w:t>
              </w:r>
            </w:ins>
            <w:del w:id="6768" w:author="Mehrnazi Boojari" w:date="2019-01-12T00:32:00Z">
              <w:r w:rsidRPr="004E5F19" w:rsidDel="00170A13">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نشدن اعتبار</w:t>
            </w:r>
            <w:ins w:id="6769" w:author="Mehrnazi Boojari" w:date="2019-01-07T10:33:00Z">
              <w:r w:rsidR="006C73A5">
                <w:rPr>
                  <w:rFonts w:ascii="B Lotus" w:eastAsia="Calibri" w:hAnsi="B Lotus" w:cs="B Lotus" w:hint="cs"/>
                  <w:sz w:val="20"/>
                  <w:szCs w:val="20"/>
                  <w:rtl/>
                  <w:lang w:bidi="fa-IR"/>
                </w:rPr>
                <w:t xml:space="preserve"> </w:t>
              </w:r>
            </w:ins>
            <w:r w:rsidRPr="004E5F19">
              <w:rPr>
                <w:rFonts w:ascii="B Lotus" w:eastAsia="Calibri" w:hAnsi="B Lotus" w:cs="B Lotus" w:hint="cs"/>
                <w:sz w:val="20"/>
                <w:szCs w:val="20"/>
                <w:rtl/>
                <w:lang w:bidi="fa-IR"/>
              </w:rPr>
              <w:t>(تسهیلات بانکی</w:t>
            </w:r>
            <w:del w:id="6770" w:author="Mehrnazi Boojari" w:date="2019-01-07T10:07:00Z">
              <w:r w:rsidRPr="004E5F19" w:rsidDel="00A31D6F">
                <w:rPr>
                  <w:rFonts w:ascii="B Lotus" w:eastAsia="Calibri" w:hAnsi="B Lotus" w:cs="B Lotus" w:hint="cs"/>
                  <w:sz w:val="20"/>
                  <w:szCs w:val="20"/>
                  <w:rtl/>
                  <w:lang w:bidi="fa-IR"/>
                </w:rPr>
                <w:delText xml:space="preserve"> )</w:delText>
              </w:r>
            </w:del>
            <w:ins w:id="6771" w:author="Mehrnazi Boojari" w:date="2019-01-07T10:07:00Z">
              <w:r w:rsidR="00A31D6F">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مورد نیاز در </w:t>
            </w:r>
            <w:del w:id="6772" w:author="Mehrnazi Boojari" w:date="2019-01-12T00:32:00Z">
              <w:r w:rsidRPr="004E5F19" w:rsidDel="00170A13">
                <w:rPr>
                  <w:rFonts w:ascii="B Lotus" w:eastAsia="Calibri" w:hAnsi="B Lotus" w:cs="B Lotus" w:hint="cs"/>
                  <w:sz w:val="20"/>
                  <w:szCs w:val="20"/>
                  <w:rtl/>
                  <w:lang w:bidi="fa-IR"/>
                </w:rPr>
                <w:delText xml:space="preserve">قالون </w:delText>
              </w:r>
            </w:del>
            <w:ins w:id="6773" w:author="Mehrnazi Boojari" w:date="2019-01-12T00:32:00Z">
              <w:r w:rsidR="00170A13" w:rsidRPr="004E5F19">
                <w:rPr>
                  <w:rFonts w:ascii="B Lotus" w:eastAsia="Calibri" w:hAnsi="B Lotus" w:cs="B Lotus" w:hint="cs"/>
                  <w:sz w:val="20"/>
                  <w:szCs w:val="20"/>
                  <w:rtl/>
                  <w:lang w:bidi="fa-IR"/>
                </w:rPr>
                <w:t>قا</w:t>
              </w:r>
              <w:r w:rsidR="00170A13">
                <w:rPr>
                  <w:rFonts w:ascii="B Lotus" w:eastAsia="Calibri" w:hAnsi="B Lotus" w:cs="B Lotus" w:hint="cs"/>
                  <w:sz w:val="20"/>
                  <w:szCs w:val="20"/>
                  <w:rtl/>
                  <w:lang w:bidi="fa-IR"/>
                </w:rPr>
                <w:t>ن</w:t>
              </w:r>
              <w:r w:rsidR="00170A13" w:rsidRPr="004E5F19">
                <w:rPr>
                  <w:rFonts w:ascii="B Lotus" w:eastAsia="Calibri" w:hAnsi="B Lotus" w:cs="B Lotus" w:hint="cs"/>
                  <w:sz w:val="20"/>
                  <w:szCs w:val="20"/>
                  <w:rtl/>
                  <w:lang w:bidi="fa-IR"/>
                </w:rPr>
                <w:t xml:space="preserve">ون </w:t>
              </w:r>
            </w:ins>
            <w:r w:rsidRPr="004E5F19">
              <w:rPr>
                <w:rFonts w:ascii="B Lotus" w:eastAsia="Calibri" w:hAnsi="B Lotus" w:cs="B Lotus" w:hint="cs"/>
                <w:sz w:val="20"/>
                <w:szCs w:val="20"/>
                <w:rtl/>
                <w:lang w:bidi="fa-IR"/>
              </w:rPr>
              <w:t>بودجه سالانه</w:t>
            </w:r>
            <w:ins w:id="6774" w:author="Mehrnazi Boojari" w:date="2019-01-12T00:32:00Z">
              <w:r w:rsidR="00170A13">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p>
          <w:p w14:paraId="633CCD52" w14:textId="77777777" w:rsidR="00A06196" w:rsidRPr="004E5F19" w:rsidRDefault="00A06196" w:rsidP="00A25B54">
            <w:pPr>
              <w:numPr>
                <w:ilvl w:val="0"/>
                <w:numId w:val="36"/>
              </w:numPr>
              <w:bidi/>
              <w:ind w:left="243" w:hanging="205"/>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مشکلات بانک</w:t>
            </w:r>
            <w:del w:id="6775" w:author="Mehrnazi Boojari" w:date="2019-01-07T09:46:00Z">
              <w:r w:rsidRPr="004E5F19" w:rsidDel="006F7CCF">
                <w:rPr>
                  <w:rFonts w:ascii="B Lotus" w:eastAsia="Calibri" w:hAnsi="B Lotus" w:cs="B Lotus" w:hint="cs"/>
                  <w:sz w:val="20"/>
                  <w:szCs w:val="20"/>
                  <w:rtl/>
                  <w:lang w:bidi="fa-IR"/>
                </w:rPr>
                <w:delText xml:space="preserve"> های </w:delText>
              </w:r>
            </w:del>
            <w:ins w:id="6776" w:author="Mehrnazi Boojari" w:date="2019-01-07T09:46:00Z">
              <w:r w:rsidR="006F7CCF">
                <w:rPr>
                  <w:rFonts w:ascii="B Lotus" w:eastAsia="Calibri" w:hAnsi="B Lotus" w:cs="B Lotus" w:hint="cs"/>
                  <w:sz w:val="20"/>
                  <w:szCs w:val="20"/>
                  <w:rtl/>
                  <w:lang w:bidi="fa-IR"/>
                </w:rPr>
                <w:t>‌</w:t>
              </w:r>
            </w:ins>
            <w:ins w:id="6777" w:author="Mehrnazi Boojari" w:date="2019-01-12T00:32:00Z">
              <w:r w:rsidR="00170A13">
                <w:rPr>
                  <w:rFonts w:ascii="B Lotus" w:eastAsia="Calibri" w:hAnsi="B Lotus" w:cs="B Nazanin" w:hint="cs"/>
                  <w:sz w:val="20"/>
                  <w:szCs w:val="20"/>
                  <w:rtl/>
                  <w:lang w:bidi="fa-IR"/>
                </w:rPr>
                <w:t>‌</w:t>
              </w:r>
            </w:ins>
            <w:ins w:id="6778" w:author="Mehrnazi Boojari" w:date="2019-01-07T09:46:00Z">
              <w:r w:rsidR="006F7CCF">
                <w:rPr>
                  <w:rFonts w:ascii="B Lotus" w:eastAsia="Calibri" w:hAnsi="B Lotus" w:cs="B Lotus" w:hint="cs"/>
                  <w:sz w:val="20"/>
                  <w:szCs w:val="20"/>
                  <w:rtl/>
                  <w:lang w:bidi="fa-IR"/>
                </w:rPr>
                <w:t xml:space="preserve">های </w:t>
              </w:r>
            </w:ins>
            <w:r w:rsidRPr="004E5F19">
              <w:rPr>
                <w:rFonts w:ascii="B Lotus" w:eastAsia="Calibri" w:hAnsi="B Lotus" w:cs="B Lotus" w:hint="cs"/>
                <w:sz w:val="20"/>
                <w:szCs w:val="20"/>
                <w:rtl/>
                <w:lang w:bidi="fa-IR"/>
              </w:rPr>
              <w:t>عامل در پرداخت تسهیلات</w:t>
            </w:r>
            <w:ins w:id="6779" w:author="Mehrnazi Boojari" w:date="2019-01-12T00:32:00Z">
              <w:r w:rsidR="00170A13">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p>
          <w:p w14:paraId="2E9D9BBB" w14:textId="77777777" w:rsidR="00A06196" w:rsidRPr="004E5F19" w:rsidRDefault="00A06196" w:rsidP="00170A13">
            <w:pPr>
              <w:numPr>
                <w:ilvl w:val="0"/>
                <w:numId w:val="36"/>
              </w:numPr>
              <w:bidi/>
              <w:ind w:left="243" w:hanging="205"/>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عدم پشتیبانی قانون در زمینه ترویج مقاوم</w:t>
            </w:r>
            <w:del w:id="6780" w:author="Mehrnazi Boojari" w:date="2019-01-07T09:51:00Z">
              <w:r w:rsidRPr="004E5F19" w:rsidDel="006F7CCF">
                <w:rPr>
                  <w:rFonts w:ascii="B Lotus" w:eastAsia="Calibri" w:hAnsi="B Lotus" w:cs="B Lotus" w:hint="cs"/>
                  <w:sz w:val="20"/>
                  <w:szCs w:val="20"/>
                  <w:rtl/>
                  <w:lang w:bidi="fa-IR"/>
                </w:rPr>
                <w:delText xml:space="preserve"> سازی </w:delText>
              </w:r>
            </w:del>
            <w:ins w:id="6781" w:author="Mehrnazi Boojari" w:date="2019-01-07T09:51:00Z">
              <w:r w:rsidR="006F7CCF">
                <w:rPr>
                  <w:rFonts w:ascii="B Lotus" w:eastAsia="Calibri" w:hAnsi="B Lotus" w:cs="B Lotus" w:hint="cs"/>
                  <w:sz w:val="20"/>
                  <w:szCs w:val="20"/>
                  <w:rtl/>
                  <w:lang w:bidi="fa-IR"/>
                </w:rPr>
                <w:t xml:space="preserve">‌سازی </w:t>
              </w:r>
            </w:ins>
            <w:r w:rsidRPr="004E5F19">
              <w:rPr>
                <w:rFonts w:ascii="B Lotus" w:eastAsia="Calibri" w:hAnsi="B Lotus" w:cs="B Lotus" w:hint="cs"/>
                <w:sz w:val="20"/>
                <w:szCs w:val="20"/>
                <w:rtl/>
                <w:lang w:bidi="fa-IR"/>
              </w:rPr>
              <w:t>و عدم پیش</w:t>
            </w:r>
            <w:ins w:id="6782" w:author="Mehrnazi Boojari" w:date="2019-01-12T00:32:00Z">
              <w:r w:rsidR="00170A13">
                <w:rPr>
                  <w:rFonts w:ascii="B Lotus" w:eastAsia="Calibri" w:hAnsi="B Lotus" w:cs="B Nazanin" w:hint="cs"/>
                  <w:sz w:val="20"/>
                  <w:szCs w:val="20"/>
                  <w:rtl/>
                  <w:lang w:bidi="fa-IR"/>
                </w:rPr>
                <w:t>‌</w:t>
              </w:r>
            </w:ins>
            <w:del w:id="6783" w:author="Mehrnazi Boojari" w:date="2019-01-12T00:32:00Z">
              <w:r w:rsidRPr="004E5F19" w:rsidDel="00170A13">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 xml:space="preserve">بینی راهکار مناسب </w:t>
            </w:r>
            <w:del w:id="6784" w:author="Mehrnazi Boojari" w:date="2019-01-12T00:32:00Z">
              <w:r w:rsidRPr="004E5F19" w:rsidDel="00170A13">
                <w:rPr>
                  <w:rFonts w:ascii="B Lotus" w:eastAsia="Calibri" w:hAnsi="B Lotus" w:cs="B Lotus" w:hint="cs"/>
                  <w:sz w:val="20"/>
                  <w:szCs w:val="20"/>
                  <w:rtl/>
                  <w:lang w:bidi="fa-IR"/>
                </w:rPr>
                <w:delText xml:space="preserve">جهت </w:delText>
              </w:r>
            </w:del>
            <w:ins w:id="6785" w:author="Mehrnazi Boojari" w:date="2019-01-12T00:32:00Z">
              <w:r w:rsidR="00170A13">
                <w:rPr>
                  <w:rFonts w:ascii="B Lotus" w:eastAsia="Calibri" w:hAnsi="B Lotus" w:cs="B Lotus" w:hint="cs"/>
                  <w:sz w:val="20"/>
                  <w:szCs w:val="20"/>
                  <w:rtl/>
                  <w:lang w:bidi="fa-IR"/>
                </w:rPr>
                <w:t>برای</w:t>
              </w:r>
              <w:r w:rsidR="00170A13" w:rsidRPr="004E5F19">
                <w:rPr>
                  <w:rFonts w:ascii="B Lotus" w:eastAsia="Calibri" w:hAnsi="B Lotus" w:cs="B Lotus" w:hint="cs"/>
                  <w:sz w:val="20"/>
                  <w:szCs w:val="20"/>
                  <w:rtl/>
                  <w:lang w:bidi="fa-IR"/>
                </w:rPr>
                <w:t xml:space="preserve"> </w:t>
              </w:r>
            </w:ins>
            <w:r w:rsidRPr="004E5F19">
              <w:rPr>
                <w:rFonts w:ascii="B Lotus" w:eastAsia="Calibri" w:hAnsi="B Lotus" w:cs="B Lotus" w:hint="cs"/>
                <w:sz w:val="20"/>
                <w:szCs w:val="20"/>
                <w:rtl/>
                <w:lang w:bidi="fa-IR"/>
              </w:rPr>
              <w:t>این فعالیت</w:t>
            </w:r>
            <w:ins w:id="6786" w:author="Mehrnazi Boojari" w:date="2019-01-12T00:32:00Z">
              <w:r w:rsidR="00170A13">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p>
          <w:p w14:paraId="6F6C1FB6" w14:textId="77777777" w:rsidR="00A06196" w:rsidRPr="004E5F19" w:rsidRDefault="00A06196" w:rsidP="00A25B54">
            <w:pPr>
              <w:numPr>
                <w:ilvl w:val="0"/>
                <w:numId w:val="36"/>
              </w:numPr>
              <w:bidi/>
              <w:ind w:left="243" w:hanging="205"/>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 xml:space="preserve">مشکلات ثبتی و عدم همکاری لازم </w:t>
            </w:r>
            <w:del w:id="6787" w:author="Mehrnazi Boojari" w:date="2019-01-08T23:50:00Z">
              <w:r w:rsidRPr="004E5F19" w:rsidDel="00EE38C5">
                <w:rPr>
                  <w:rFonts w:ascii="B Lotus" w:eastAsia="Calibri" w:hAnsi="B Lotus" w:cs="B Lotus" w:hint="cs"/>
                  <w:sz w:val="20"/>
                  <w:szCs w:val="20"/>
                  <w:rtl/>
                  <w:lang w:bidi="fa-IR"/>
                </w:rPr>
                <w:delText>از سوی</w:delText>
              </w:r>
            </w:del>
            <w:ins w:id="6788" w:author="Mehrnazi Boojari" w:date="2019-01-08T23:50:00Z">
              <w:r w:rsidR="00EE38C5">
                <w:rPr>
                  <w:rFonts w:ascii="B Lotus" w:eastAsia="Calibri" w:hAnsi="B Lotus" w:cs="B Lotus" w:hint="cs"/>
                  <w:sz w:val="20"/>
                  <w:szCs w:val="20"/>
                  <w:rtl/>
                  <w:lang w:bidi="fa-IR"/>
                </w:rPr>
                <w:t>از</w:t>
              </w:r>
              <w:r w:rsidR="00EE38C5">
                <w:rPr>
                  <w:rFonts w:ascii="Times New Roman" w:eastAsia="Calibri" w:hAnsi="Times New Roman" w:cs="Times New Roman" w:hint="cs"/>
                  <w:sz w:val="20"/>
                  <w:szCs w:val="20"/>
                  <w:rtl/>
                  <w:lang w:bidi="fa-IR"/>
                </w:rPr>
                <w:t> </w:t>
              </w:r>
              <w:r w:rsidR="00EE38C5">
                <w:rPr>
                  <w:rFonts w:ascii="B Lotus" w:eastAsia="Calibri" w:hAnsi="B Lotus" w:cs="B Lotus" w:hint="cs"/>
                  <w:sz w:val="20"/>
                  <w:szCs w:val="20"/>
                  <w:rtl/>
                  <w:lang w:bidi="fa-IR"/>
                </w:rPr>
                <w:t>سوی</w:t>
              </w:r>
            </w:ins>
            <w:r w:rsidRPr="004E5F19">
              <w:rPr>
                <w:rFonts w:ascii="B Lotus" w:eastAsia="Calibri" w:hAnsi="B Lotus" w:cs="B Lotus" w:hint="cs"/>
                <w:sz w:val="20"/>
                <w:szCs w:val="20"/>
                <w:rtl/>
                <w:lang w:bidi="fa-IR"/>
              </w:rPr>
              <w:t xml:space="preserve"> سازمان ثبت</w:t>
            </w:r>
            <w:ins w:id="6789" w:author="Mehrnazi Boojari" w:date="2019-01-12T00:32:00Z">
              <w:r w:rsidR="00170A13">
                <w:rPr>
                  <w:rFonts w:ascii="B Lotus" w:eastAsia="Calibri" w:hAnsi="B Lotus" w:cs="B Lotus" w:hint="cs"/>
                  <w:sz w:val="20"/>
                  <w:szCs w:val="20"/>
                  <w:rtl/>
                  <w:lang w:bidi="fa-IR"/>
                </w:rPr>
                <w:t>.</w:t>
              </w:r>
            </w:ins>
          </w:p>
        </w:tc>
      </w:tr>
      <w:tr w:rsidR="00A06196" w:rsidRPr="004E5F19" w14:paraId="5E008D11" w14:textId="77777777" w:rsidTr="004E5F19">
        <w:trPr>
          <w:jc w:val="center"/>
        </w:trPr>
        <w:tc>
          <w:tcPr>
            <w:tcW w:w="1561" w:type="dxa"/>
            <w:vAlign w:val="center"/>
          </w:tcPr>
          <w:p w14:paraId="5EBE5063" w14:textId="77777777" w:rsidR="00A06196" w:rsidRPr="004E5F19" w:rsidRDefault="00A06196" w:rsidP="00A06196">
            <w:pPr>
              <w:bidi/>
              <w:jc w:val="center"/>
              <w:rPr>
                <w:rFonts w:ascii="B Lotus" w:eastAsia="Calibri" w:hAnsi="B Lotus" w:cs="B Lotus"/>
                <w:sz w:val="20"/>
                <w:szCs w:val="20"/>
                <w:lang w:bidi="fa-IR"/>
              </w:rPr>
            </w:pPr>
            <w:r w:rsidRPr="004E5F19">
              <w:rPr>
                <w:rFonts w:ascii="B Lotus" w:eastAsia="Calibri" w:hAnsi="B Lotus" w:cs="B Lotus"/>
                <w:sz w:val="20"/>
                <w:szCs w:val="20"/>
                <w:rtl/>
                <w:lang w:bidi="fa-IR"/>
              </w:rPr>
              <w:t>برنامه سوم توسعه</w:t>
            </w:r>
          </w:p>
          <w:p w14:paraId="461EBC95" w14:textId="77777777" w:rsidR="00A06196" w:rsidRPr="004E5F19" w:rsidRDefault="00A06196" w:rsidP="00A06196">
            <w:pPr>
              <w:bidi/>
              <w:jc w:val="center"/>
              <w:rPr>
                <w:rFonts w:ascii="B Lotus" w:eastAsia="Calibri" w:hAnsi="B Lotus" w:cs="B Lotus"/>
                <w:sz w:val="20"/>
                <w:szCs w:val="20"/>
                <w:rtl/>
                <w:lang w:bidi="fa-IR"/>
              </w:rPr>
            </w:pPr>
            <w:r w:rsidRPr="004E5F19">
              <w:rPr>
                <w:rFonts w:ascii="B Lotus" w:eastAsia="Calibri" w:hAnsi="B Lotus" w:cs="B Lotus"/>
                <w:sz w:val="20"/>
                <w:szCs w:val="20"/>
                <w:rtl/>
                <w:lang w:bidi="fa-IR"/>
              </w:rPr>
              <w:t xml:space="preserve">1379 </w:t>
            </w:r>
            <w:r w:rsidRPr="004E5F19">
              <w:rPr>
                <w:rFonts w:ascii="Times New Roman" w:eastAsia="Calibri" w:hAnsi="Times New Roman" w:cs="Times New Roman" w:hint="cs"/>
                <w:sz w:val="20"/>
                <w:szCs w:val="20"/>
                <w:rtl/>
                <w:lang w:bidi="fa-IR"/>
              </w:rPr>
              <w:t>–</w:t>
            </w:r>
            <w:r w:rsidRPr="004E5F19">
              <w:rPr>
                <w:rFonts w:ascii="B Lotus" w:eastAsia="Calibri" w:hAnsi="B Lotus" w:cs="B Lotus"/>
                <w:sz w:val="20"/>
                <w:szCs w:val="20"/>
                <w:rtl/>
                <w:lang w:bidi="fa-IR"/>
              </w:rPr>
              <w:t xml:space="preserve"> 1383</w:t>
            </w:r>
          </w:p>
        </w:tc>
        <w:tc>
          <w:tcPr>
            <w:tcW w:w="3992" w:type="dxa"/>
            <w:vAlign w:val="center"/>
          </w:tcPr>
          <w:p w14:paraId="24357912" w14:textId="77777777" w:rsidR="00A06196" w:rsidRPr="004E5F19" w:rsidRDefault="00A06196" w:rsidP="008D6571">
            <w:pPr>
              <w:numPr>
                <w:ilvl w:val="0"/>
                <w:numId w:val="11"/>
              </w:numPr>
              <w:bidi/>
              <w:ind w:left="187" w:hanging="180"/>
              <w:contextualSpacing/>
              <w:jc w:val="both"/>
              <w:rPr>
                <w:rFonts w:ascii="B Lotus" w:eastAsia="Calibri" w:hAnsi="B Lotus" w:cs="B Lotus"/>
                <w:sz w:val="20"/>
                <w:szCs w:val="20"/>
                <w:lang w:bidi="fa-IR"/>
              </w:rPr>
            </w:pPr>
            <w:del w:id="6790" w:author="Mehrnazi Boojari" w:date="2019-01-12T00:34:00Z">
              <w:r w:rsidRPr="004E5F19" w:rsidDel="008D6571">
                <w:rPr>
                  <w:rFonts w:ascii="B Lotus" w:eastAsia="Calibri" w:hAnsi="B Lotus" w:cs="B Lotus" w:hint="cs"/>
                  <w:sz w:val="20"/>
                  <w:szCs w:val="20"/>
                  <w:rtl/>
                  <w:lang w:bidi="fa-IR"/>
                </w:rPr>
                <w:delText xml:space="preserve">تامین </w:delText>
              </w:r>
            </w:del>
            <w:ins w:id="6791" w:author="Mehrnazi Boojari" w:date="2019-01-12T00:34:00Z">
              <w:r w:rsidR="008D6571" w:rsidRPr="004E5F19">
                <w:rPr>
                  <w:rFonts w:ascii="B Lotus" w:eastAsia="Calibri" w:hAnsi="B Lotus" w:cs="B Lotus" w:hint="cs"/>
                  <w:sz w:val="20"/>
                  <w:szCs w:val="20"/>
                  <w:rtl/>
                  <w:lang w:bidi="fa-IR"/>
                </w:rPr>
                <w:t>ت</w:t>
              </w:r>
              <w:r w:rsidR="008D6571">
                <w:rPr>
                  <w:rFonts w:ascii="B Lotus" w:eastAsia="Calibri" w:hAnsi="B Lotus" w:cs="B Lotus" w:hint="cs"/>
                  <w:sz w:val="20"/>
                  <w:szCs w:val="20"/>
                  <w:rtl/>
                  <w:lang w:bidi="fa-IR"/>
                </w:rPr>
                <w:t>أ</w:t>
              </w:r>
              <w:r w:rsidR="008D6571" w:rsidRPr="004E5F19">
                <w:rPr>
                  <w:rFonts w:ascii="B Lotus" w:eastAsia="Calibri" w:hAnsi="B Lotus" w:cs="B Lotus" w:hint="cs"/>
                  <w:sz w:val="20"/>
                  <w:szCs w:val="20"/>
                  <w:rtl/>
                  <w:lang w:bidi="fa-IR"/>
                </w:rPr>
                <w:t xml:space="preserve">مین </w:t>
              </w:r>
            </w:ins>
            <w:r w:rsidRPr="004E5F19">
              <w:rPr>
                <w:rFonts w:ascii="B Lotus" w:eastAsia="Calibri" w:hAnsi="B Lotus" w:cs="B Lotus" w:hint="cs"/>
                <w:sz w:val="20"/>
                <w:szCs w:val="20"/>
                <w:rtl/>
                <w:lang w:bidi="fa-IR"/>
              </w:rPr>
              <w:t>خدمات زیربنایی برای روستاها</w:t>
            </w:r>
            <w:ins w:id="6792" w:author="Mehrnazi Boojari" w:date="2019-01-07T10:28:00Z">
              <w:r w:rsidR="006C73A5">
                <w:rPr>
                  <w:rFonts w:ascii="B Lotus" w:eastAsia="Calibri" w:hAnsi="B Lotus" w:cs="B Lotus" w:hint="cs"/>
                  <w:sz w:val="20"/>
                  <w:szCs w:val="20"/>
                  <w:rtl/>
                  <w:lang w:bidi="fa-IR"/>
                </w:rPr>
                <w:t xml:space="preserve"> </w:t>
              </w:r>
            </w:ins>
            <w:r w:rsidRPr="004E5F19">
              <w:rPr>
                <w:rFonts w:ascii="B Lotus" w:eastAsia="Calibri" w:hAnsi="B Lotus" w:cs="B Lotus" w:hint="cs"/>
                <w:sz w:val="20"/>
                <w:szCs w:val="20"/>
                <w:rtl/>
                <w:lang w:bidi="fa-IR"/>
              </w:rPr>
              <w:t>(آب</w:t>
            </w:r>
            <w:del w:id="6793" w:author="Mehrnazi Boojari" w:date="2019-01-07T09:47:00Z">
              <w:r w:rsidRPr="004E5F19" w:rsidDel="006F7CCF">
                <w:rPr>
                  <w:rFonts w:ascii="B Lotus" w:eastAsia="Calibri" w:hAnsi="B Lotus" w:cs="B Lotus" w:hint="cs"/>
                  <w:sz w:val="20"/>
                  <w:szCs w:val="20"/>
                  <w:rtl/>
                  <w:lang w:bidi="fa-IR"/>
                </w:rPr>
                <w:delText xml:space="preserve"> ،</w:delText>
              </w:r>
            </w:del>
            <w:ins w:id="6794" w:author="Mehrnazi Boojari" w:date="2019-01-07T09:47:00Z">
              <w:r w:rsidR="006F7CCF">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برق</w:t>
            </w:r>
            <w:del w:id="6795" w:author="Mehrnazi Boojari" w:date="2019-01-07T09:47:00Z">
              <w:r w:rsidRPr="004E5F19" w:rsidDel="006F7CCF">
                <w:rPr>
                  <w:rFonts w:ascii="B Lotus" w:eastAsia="Calibri" w:hAnsi="B Lotus" w:cs="B Lotus" w:hint="cs"/>
                  <w:sz w:val="20"/>
                  <w:szCs w:val="20"/>
                  <w:rtl/>
                  <w:lang w:bidi="fa-IR"/>
                </w:rPr>
                <w:delText xml:space="preserve"> ،</w:delText>
              </w:r>
            </w:del>
            <w:ins w:id="6796" w:author="Mehrnazi Boojari" w:date="2019-01-07T09:47:00Z">
              <w:r w:rsidR="006F7CCF">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تلفن و راه و ...)</w:t>
            </w:r>
            <w:ins w:id="6797" w:author="Mehrnazi Boojari" w:date="2019-01-12T00:35:00Z">
              <w:r w:rsidR="008D6571">
                <w:rPr>
                  <w:rFonts w:ascii="B Lotus" w:eastAsia="Calibri" w:hAnsi="B Lotus" w:cs="B Lotus" w:hint="cs"/>
                  <w:sz w:val="20"/>
                  <w:szCs w:val="20"/>
                  <w:rtl/>
                  <w:lang w:bidi="fa-IR"/>
                </w:rPr>
                <w:t>.</w:t>
              </w:r>
            </w:ins>
          </w:p>
          <w:p w14:paraId="32727252" w14:textId="77777777" w:rsidR="00A06196" w:rsidRPr="004E5F19" w:rsidRDefault="00A06196" w:rsidP="00A25B54">
            <w:pPr>
              <w:numPr>
                <w:ilvl w:val="0"/>
                <w:numId w:val="11"/>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 xml:space="preserve">ساماندهی فضاها و </w:t>
            </w:r>
            <w:del w:id="6798" w:author="Mehrnazi Boojari" w:date="2019-01-12T01:23:00Z">
              <w:r w:rsidRPr="004E5F19" w:rsidDel="00E7085F">
                <w:rPr>
                  <w:rFonts w:ascii="B Lotus" w:eastAsia="Calibri" w:hAnsi="B Lotus" w:cs="B Lotus" w:hint="cs"/>
                  <w:sz w:val="20"/>
                  <w:szCs w:val="20"/>
                  <w:rtl/>
                  <w:lang w:bidi="fa-IR"/>
                </w:rPr>
                <w:delText>سکونتگاه</w:delText>
              </w:r>
            </w:del>
            <w:ins w:id="6799" w:author="Mehrnazi Boojari" w:date="2019-01-12T01:23:00Z">
              <w:r w:rsidR="00E7085F">
                <w:rPr>
                  <w:rFonts w:ascii="B Lotus" w:eastAsia="Calibri" w:hAnsi="B Lotus" w:cs="B Lotus" w:hint="cs"/>
                  <w:sz w:val="20"/>
                  <w:szCs w:val="20"/>
                  <w:rtl/>
                  <w:lang w:bidi="fa-IR"/>
                </w:rPr>
                <w:t>سکونت‌گاه</w:t>
              </w:r>
            </w:ins>
            <w:del w:id="6800" w:author="Mehrnazi Boojari" w:date="2019-01-07T09:46:00Z">
              <w:r w:rsidRPr="004E5F19" w:rsidDel="006F7CCF">
                <w:rPr>
                  <w:rFonts w:ascii="B Lotus" w:eastAsia="Calibri" w:hAnsi="B Lotus" w:cs="B Lotus" w:hint="cs"/>
                  <w:sz w:val="20"/>
                  <w:szCs w:val="20"/>
                  <w:rtl/>
                  <w:lang w:bidi="fa-IR"/>
                </w:rPr>
                <w:delText xml:space="preserve"> های </w:delText>
              </w:r>
            </w:del>
            <w:ins w:id="6801" w:author="Mehrnazi Boojari" w:date="2019-01-07T09:46:00Z">
              <w:r w:rsidR="006F7CCF">
                <w:rPr>
                  <w:rFonts w:ascii="B Lotus" w:eastAsia="Calibri" w:hAnsi="B Lotus" w:cs="B Lotus" w:hint="cs"/>
                  <w:sz w:val="20"/>
                  <w:szCs w:val="20"/>
                  <w:rtl/>
                  <w:lang w:bidi="fa-IR"/>
                </w:rPr>
                <w:t xml:space="preserve">‌های </w:t>
              </w:r>
            </w:ins>
            <w:r w:rsidRPr="004E5F19">
              <w:rPr>
                <w:rFonts w:ascii="B Lotus" w:eastAsia="Calibri" w:hAnsi="B Lotus" w:cs="B Lotus" w:hint="cs"/>
                <w:sz w:val="20"/>
                <w:szCs w:val="20"/>
                <w:rtl/>
                <w:lang w:bidi="fa-IR"/>
              </w:rPr>
              <w:t>روستایی</w:t>
            </w:r>
            <w:ins w:id="6802" w:author="Mehrnazi Boojari" w:date="2019-01-12T00:34:00Z">
              <w:r w:rsidR="008D6571">
                <w:rPr>
                  <w:rFonts w:ascii="B Lotus" w:eastAsia="Calibri" w:hAnsi="B Lotus" w:cs="B Lotus" w:hint="cs"/>
                  <w:sz w:val="20"/>
                  <w:szCs w:val="20"/>
                  <w:rtl/>
                  <w:lang w:bidi="fa-IR"/>
                </w:rPr>
                <w:t>.</w:t>
              </w:r>
            </w:ins>
          </w:p>
          <w:p w14:paraId="6B9871E7" w14:textId="77777777" w:rsidR="00A06196" w:rsidRPr="004E5F19" w:rsidRDefault="00A06196" w:rsidP="00A25B54">
            <w:pPr>
              <w:numPr>
                <w:ilvl w:val="0"/>
                <w:numId w:val="11"/>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تدوین ضوابط هویت</w:t>
            </w:r>
            <w:ins w:id="6803" w:author="Mehrnazi Boojari" w:date="2019-01-12T00:35:00Z">
              <w:r w:rsidR="008D6571">
                <w:rPr>
                  <w:rFonts w:ascii="B Lotus" w:eastAsia="Calibri" w:hAnsi="B Lotus" w:cs="B Nazanin" w:hint="cs"/>
                  <w:sz w:val="20"/>
                  <w:szCs w:val="20"/>
                  <w:rtl/>
                  <w:lang w:bidi="fa-IR"/>
                </w:rPr>
                <w:t>‌</w:t>
              </w:r>
            </w:ins>
            <w:r w:rsidRPr="004E5F19">
              <w:rPr>
                <w:rFonts w:ascii="B Lotus" w:eastAsia="Calibri" w:hAnsi="B Lotus" w:cs="B Lotus" w:hint="cs"/>
                <w:sz w:val="20"/>
                <w:szCs w:val="20"/>
                <w:rtl/>
                <w:lang w:bidi="fa-IR"/>
              </w:rPr>
              <w:t>بخش یه سیما و کالبد روستاها</w:t>
            </w:r>
            <w:ins w:id="6804" w:author="Mehrnazi Boojari" w:date="2019-01-12T00:35:00Z">
              <w:r w:rsidR="008D6571">
                <w:rPr>
                  <w:rFonts w:ascii="B Lotus" w:eastAsia="Calibri" w:hAnsi="B Lotus" w:cs="B Lotus" w:hint="cs"/>
                  <w:sz w:val="20"/>
                  <w:szCs w:val="20"/>
                  <w:rtl/>
                  <w:lang w:bidi="fa-IR"/>
                </w:rPr>
                <w:t>.</w:t>
              </w:r>
            </w:ins>
          </w:p>
          <w:p w14:paraId="52569B03" w14:textId="77777777" w:rsidR="00A06196" w:rsidRPr="004E5F19" w:rsidRDefault="00A06196" w:rsidP="008D6571">
            <w:pPr>
              <w:numPr>
                <w:ilvl w:val="0"/>
                <w:numId w:val="11"/>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احداث و نوسازی 802 هزار واحد مسکونی</w:t>
            </w:r>
            <w:del w:id="6805" w:author="Mehrnazi Boojari" w:date="2019-01-07T09:47:00Z">
              <w:r w:rsidRPr="004E5F19" w:rsidDel="006F7CCF">
                <w:rPr>
                  <w:rFonts w:ascii="B Lotus" w:eastAsia="Calibri" w:hAnsi="B Lotus" w:cs="B Lotus"/>
                  <w:sz w:val="20"/>
                  <w:szCs w:val="20"/>
                  <w:rtl/>
                  <w:lang w:bidi="fa-IR"/>
                </w:rPr>
                <w:delText xml:space="preserve"> ؛</w:delText>
              </w:r>
            </w:del>
            <w:ins w:id="6806" w:author="Mehrnazi Boojari" w:date="2019-01-07T09:47:00Z">
              <w:r w:rsidR="006F7CCF">
                <w:rPr>
                  <w:rFonts w:ascii="B Lotus" w:eastAsia="Calibri" w:hAnsi="B Lotus" w:cs="B Lotus"/>
                  <w:sz w:val="20"/>
                  <w:szCs w:val="20"/>
                  <w:rtl/>
                  <w:lang w:bidi="fa-IR"/>
                </w:rPr>
                <w:t>؛</w:t>
              </w:r>
            </w:ins>
            <w:r w:rsidRPr="004E5F19">
              <w:rPr>
                <w:rFonts w:ascii="B Lotus" w:eastAsia="Calibri" w:hAnsi="B Lotus" w:cs="B Lotus"/>
                <w:sz w:val="20"/>
                <w:szCs w:val="20"/>
                <w:rtl/>
                <w:lang w:bidi="fa-IR"/>
              </w:rPr>
              <w:t xml:space="preserve"> 375 هزار با استفاده از تسهیلات بهسازی و 500 هزار با استفاده از اعتبارات بازسازی مناطق سانحه</w:t>
            </w:r>
            <w:ins w:id="6807" w:author="Mehrnazi Boojari" w:date="2019-01-12T00:35:00Z">
              <w:r w:rsidR="008D6571">
                <w:rPr>
                  <w:rFonts w:ascii="B Lotus" w:eastAsia="Calibri" w:hAnsi="B Lotus" w:cs="B Nazanin" w:hint="cs"/>
                  <w:sz w:val="20"/>
                  <w:szCs w:val="20"/>
                  <w:rtl/>
                  <w:lang w:bidi="fa-IR"/>
                </w:rPr>
                <w:t>‌</w:t>
              </w:r>
            </w:ins>
            <w:del w:id="6808" w:author="Mehrnazi Boojari" w:date="2019-01-12T00:35:00Z">
              <w:r w:rsidRPr="004E5F19" w:rsidDel="008D6571">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دیده</w:t>
            </w:r>
            <w:ins w:id="6809" w:author="Mehrnazi Boojari" w:date="2019-01-12T00:35:00Z">
              <w:r w:rsidR="008D6571">
                <w:rPr>
                  <w:rFonts w:ascii="B Lotus" w:eastAsia="Calibri" w:hAnsi="B Lotus" w:cs="B Lotus" w:hint="cs"/>
                  <w:sz w:val="20"/>
                  <w:szCs w:val="20"/>
                  <w:rtl/>
                  <w:lang w:bidi="fa-IR"/>
                </w:rPr>
                <w:t>.</w:t>
              </w:r>
            </w:ins>
          </w:p>
          <w:p w14:paraId="5F8591BD" w14:textId="77777777" w:rsidR="00A06196" w:rsidRPr="004E5F19" w:rsidRDefault="00A06196" w:rsidP="00A25B54">
            <w:pPr>
              <w:numPr>
                <w:ilvl w:val="0"/>
                <w:numId w:val="11"/>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صدور سند برای واحدهای مسکونی</w:t>
            </w:r>
            <w:ins w:id="6810" w:author="Mehrnazi Boojari" w:date="2019-01-12T00:35:00Z">
              <w:r w:rsidR="008D6571">
                <w:rPr>
                  <w:rFonts w:ascii="B Lotus" w:eastAsia="Calibri" w:hAnsi="B Lotus" w:cs="B Lotus" w:hint="cs"/>
                  <w:sz w:val="20"/>
                  <w:szCs w:val="20"/>
                  <w:rtl/>
                  <w:lang w:bidi="fa-IR"/>
                </w:rPr>
                <w:t>.</w:t>
              </w:r>
            </w:ins>
          </w:p>
          <w:p w14:paraId="2234DCB9" w14:textId="77777777" w:rsidR="00A06196" w:rsidRPr="004E5F19" w:rsidRDefault="00A06196" w:rsidP="008D6571">
            <w:pPr>
              <w:numPr>
                <w:ilvl w:val="0"/>
                <w:numId w:val="11"/>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تهیه نقشه</w:t>
            </w:r>
            <w:del w:id="6811" w:author="Mehrnazi Boojari" w:date="2019-01-07T09:46:00Z">
              <w:r w:rsidRPr="004E5F19" w:rsidDel="006F7CCF">
                <w:rPr>
                  <w:rFonts w:ascii="B Lotus" w:eastAsia="Calibri" w:hAnsi="B Lotus" w:cs="B Lotus"/>
                  <w:sz w:val="20"/>
                  <w:szCs w:val="20"/>
                  <w:rtl/>
                  <w:lang w:bidi="fa-IR"/>
                </w:rPr>
                <w:delText xml:space="preserve"> های </w:delText>
              </w:r>
            </w:del>
            <w:ins w:id="6812"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4E5F19">
              <w:rPr>
                <w:rFonts w:ascii="B Lotus" w:eastAsia="Calibri" w:hAnsi="B Lotus" w:cs="B Lotus"/>
                <w:sz w:val="20"/>
                <w:szCs w:val="20"/>
                <w:rtl/>
                <w:lang w:bidi="fa-IR"/>
              </w:rPr>
              <w:t xml:space="preserve">تفکیکی برای </w:t>
            </w:r>
            <w:del w:id="6813" w:author="Mehrnazi Boojari" w:date="2019-01-08T02:18:00Z">
              <w:r w:rsidRPr="004E5F19" w:rsidDel="00011A5C">
                <w:rPr>
                  <w:rFonts w:ascii="B Lotus" w:eastAsia="Calibri" w:hAnsi="B Lotus" w:cs="B Lotus"/>
                  <w:sz w:val="20"/>
                  <w:szCs w:val="20"/>
                  <w:rtl/>
                  <w:lang w:bidi="fa-IR"/>
                </w:rPr>
                <w:delText>کلیه</w:delText>
              </w:r>
            </w:del>
            <w:ins w:id="6814" w:author="Mehrnazi Boojari" w:date="2019-01-08T02:18:00Z">
              <w:r w:rsidR="00011A5C">
                <w:rPr>
                  <w:rFonts w:ascii="B Lotus" w:eastAsia="Calibri" w:hAnsi="B Lotus" w:cs="B Lotus"/>
                  <w:sz w:val="20"/>
                  <w:szCs w:val="20"/>
                  <w:rtl/>
                  <w:lang w:bidi="fa-IR"/>
                </w:rPr>
                <w:t>همه</w:t>
              </w:r>
            </w:ins>
            <w:r w:rsidRPr="004E5F19">
              <w:rPr>
                <w:rFonts w:ascii="B Lotus" w:eastAsia="Calibri" w:hAnsi="B Lotus" w:cs="B Lotus"/>
                <w:sz w:val="20"/>
                <w:szCs w:val="20"/>
                <w:rtl/>
                <w:lang w:bidi="fa-IR"/>
              </w:rPr>
              <w:t xml:space="preserve"> روستاهای بالای  200</w:t>
            </w:r>
            <w:ins w:id="6815" w:author="Mehrnazi Boojari" w:date="2019-01-12T00:35:00Z">
              <w:r w:rsidR="008D6571">
                <w:rPr>
                  <w:rFonts w:ascii="B Lotus" w:eastAsia="Calibri" w:hAnsi="B Lotus" w:cs="B Lotus" w:hint="cs"/>
                  <w:sz w:val="20"/>
                  <w:szCs w:val="20"/>
                  <w:rtl/>
                  <w:lang w:bidi="fa-IR"/>
                </w:rPr>
                <w:t xml:space="preserve"> </w:t>
              </w:r>
            </w:ins>
            <w:r w:rsidRPr="004E5F19">
              <w:rPr>
                <w:rFonts w:ascii="B Lotus" w:eastAsia="Calibri" w:hAnsi="B Lotus" w:cs="B Lotus"/>
                <w:sz w:val="20"/>
                <w:szCs w:val="20"/>
                <w:rtl/>
                <w:lang w:bidi="fa-IR"/>
              </w:rPr>
              <w:t>خانوار و مراکز دهستان</w:t>
            </w:r>
            <w:ins w:id="6816" w:author="Mehrnazi Boojari" w:date="2019-01-12T00:35: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 (</w:t>
            </w:r>
            <w:del w:id="6817" w:author="Mehrnazi Boojari" w:date="2019-01-07T23:34:00Z">
              <w:r w:rsidRPr="004E5F19" w:rsidDel="00A26EBB">
                <w:rPr>
                  <w:rFonts w:ascii="B Lotus" w:eastAsia="Calibri" w:hAnsi="B Lotus" w:cs="B Lotus"/>
                  <w:sz w:val="20"/>
                  <w:szCs w:val="20"/>
                  <w:rtl/>
                  <w:lang w:bidi="fa-IR"/>
                </w:rPr>
                <w:delText>به منظور</w:delText>
              </w:r>
            </w:del>
            <w:ins w:id="6818" w:author="Mehrnazi Boojari" w:date="2019-01-07T23:34:00Z">
              <w:r w:rsidR="00A26EBB">
                <w:rPr>
                  <w:rFonts w:ascii="B Lotus" w:eastAsia="Calibri" w:hAnsi="B Lotus" w:cs="B Lotus"/>
                  <w:sz w:val="20"/>
                  <w:szCs w:val="20"/>
                  <w:rtl/>
                  <w:lang w:bidi="fa-IR"/>
                </w:rPr>
                <w:t>به</w:t>
              </w:r>
              <w:r w:rsidR="00A26EBB">
                <w:rPr>
                  <w:rFonts w:ascii="B Lotus" w:eastAsia="Calibri" w:hAnsi="B Lotus" w:cs="B Lotus" w:hint="cs"/>
                  <w:sz w:val="20"/>
                  <w:szCs w:val="20"/>
                  <w:rtl/>
                  <w:lang w:bidi="fa-IR"/>
                </w:rPr>
                <w:t>‌</w:t>
              </w:r>
              <w:r w:rsidR="00A26EBB">
                <w:rPr>
                  <w:rFonts w:ascii="B Lotus" w:eastAsia="Calibri" w:hAnsi="B Lotus" w:cs="B Lotus"/>
                  <w:sz w:val="20"/>
                  <w:szCs w:val="20"/>
                  <w:rtl/>
                  <w:lang w:bidi="fa-IR"/>
                </w:rPr>
                <w:t>منظور</w:t>
              </w:r>
            </w:ins>
            <w:r w:rsidRPr="004E5F19">
              <w:rPr>
                <w:rFonts w:ascii="B Lotus" w:eastAsia="Calibri" w:hAnsi="B Lotus" w:cs="B Lotus"/>
                <w:sz w:val="20"/>
                <w:szCs w:val="20"/>
                <w:rtl/>
                <w:lang w:bidi="fa-IR"/>
              </w:rPr>
              <w:t xml:space="preserve"> فراهم</w:t>
            </w:r>
            <w:ins w:id="6819" w:author="Mehrnazi Boojari" w:date="2019-01-12T00:35:00Z">
              <w:r w:rsidR="008D6571">
                <w:rPr>
                  <w:rFonts w:ascii="B Lotus" w:eastAsia="Calibri" w:hAnsi="B Lotus" w:cs="B Nazanin" w:hint="cs"/>
                  <w:sz w:val="20"/>
                  <w:szCs w:val="20"/>
                  <w:rtl/>
                  <w:lang w:bidi="fa-IR"/>
                </w:rPr>
                <w:t>‌</w:t>
              </w:r>
            </w:ins>
            <w:del w:id="6820" w:author="Mehrnazi Boojari" w:date="2019-01-12T00:35:00Z">
              <w:r w:rsidRPr="004E5F19" w:rsidDel="008D6571">
                <w:rPr>
                  <w:rFonts w:ascii="B Lotus" w:eastAsia="Calibri" w:hAnsi="B Lotus" w:cs="B Lotus"/>
                  <w:sz w:val="20"/>
                  <w:szCs w:val="20"/>
                  <w:rtl/>
                  <w:lang w:bidi="fa-IR"/>
                </w:rPr>
                <w:delText xml:space="preserve"> نمود</w:delText>
              </w:r>
            </w:del>
            <w:ins w:id="6821" w:author="Mehrnazi Boojari" w:date="2019-01-12T00:35:00Z">
              <w:r w:rsidR="008D6571">
                <w:rPr>
                  <w:rFonts w:ascii="B Lotus" w:eastAsia="Calibri" w:hAnsi="B Lotus" w:cs="B Lotus" w:hint="cs"/>
                  <w:sz w:val="20"/>
                  <w:szCs w:val="20"/>
                  <w:rtl/>
                  <w:lang w:bidi="fa-IR"/>
                </w:rPr>
                <w:t>کرد</w:t>
              </w:r>
            </w:ins>
            <w:r w:rsidRPr="004E5F19">
              <w:rPr>
                <w:rFonts w:ascii="B Lotus" w:eastAsia="Calibri" w:hAnsi="B Lotus" w:cs="B Lotus"/>
                <w:sz w:val="20"/>
                <w:szCs w:val="20"/>
                <w:rtl/>
                <w:lang w:bidi="fa-IR"/>
              </w:rPr>
              <w:t xml:space="preserve">ن صدور اسناد </w:t>
            </w:r>
            <w:r w:rsidRPr="004E5F19">
              <w:rPr>
                <w:rFonts w:ascii="B Lotus" w:eastAsia="Calibri" w:hAnsi="B Lotus" w:cs="B Lotus"/>
                <w:sz w:val="20"/>
                <w:szCs w:val="20"/>
                <w:rtl/>
                <w:lang w:bidi="fa-IR"/>
              </w:rPr>
              <w:lastRenderedPageBreak/>
              <w:t>مسکونی)</w:t>
            </w:r>
            <w:ins w:id="6822" w:author="Mehrnazi Boojari" w:date="2019-01-12T00:35:00Z">
              <w:r w:rsidR="008D6571">
                <w:rPr>
                  <w:rFonts w:ascii="B Lotus" w:eastAsia="Calibri" w:hAnsi="B Lotus" w:cs="B Lotus" w:hint="cs"/>
                  <w:sz w:val="20"/>
                  <w:szCs w:val="20"/>
                  <w:rtl/>
                  <w:lang w:bidi="fa-IR"/>
                </w:rPr>
                <w:t>.</w:t>
              </w:r>
            </w:ins>
          </w:p>
          <w:p w14:paraId="61046F9C" w14:textId="77777777" w:rsidR="00A06196" w:rsidRPr="004E5F19" w:rsidRDefault="00A06196" w:rsidP="00A25B54">
            <w:pPr>
              <w:numPr>
                <w:ilvl w:val="0"/>
                <w:numId w:val="11"/>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احیای بافت</w:t>
            </w:r>
            <w:ins w:id="6823" w:author="Mehrnazi Boojari" w:date="2019-01-12T00:35: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هایی با ارزش تاریخی و فرهنگی در روستا</w:t>
            </w:r>
            <w:ins w:id="6824" w:author="Mehrnazi Boojari" w:date="2019-01-12T00:36:00Z">
              <w:r w:rsidR="008D6571">
                <w:rPr>
                  <w:rFonts w:ascii="B Lotus" w:eastAsia="Calibri" w:hAnsi="B Lotus" w:cs="B Lotus" w:hint="cs"/>
                  <w:sz w:val="20"/>
                  <w:szCs w:val="20"/>
                  <w:rtl/>
                  <w:lang w:bidi="fa-IR"/>
                </w:rPr>
                <w:t>.</w:t>
              </w:r>
            </w:ins>
          </w:p>
        </w:tc>
        <w:tc>
          <w:tcPr>
            <w:tcW w:w="4252" w:type="dxa"/>
            <w:vAlign w:val="center"/>
          </w:tcPr>
          <w:p w14:paraId="023A9BAD" w14:textId="77777777" w:rsidR="00A06196" w:rsidRPr="004E5F19" w:rsidRDefault="00A06196" w:rsidP="008D6571">
            <w:pPr>
              <w:numPr>
                <w:ilvl w:val="0"/>
                <w:numId w:val="10"/>
              </w:numPr>
              <w:bidi/>
              <w:ind w:left="243" w:hanging="205"/>
              <w:contextualSpacing/>
              <w:jc w:val="both"/>
              <w:rPr>
                <w:rFonts w:ascii="B Lotus" w:eastAsia="Calibri" w:hAnsi="B Lotus" w:cs="B Lotus"/>
                <w:sz w:val="20"/>
                <w:szCs w:val="20"/>
                <w:lang w:bidi="fa-IR"/>
              </w:rPr>
            </w:pPr>
            <w:r w:rsidRPr="004E5F19">
              <w:rPr>
                <w:rFonts w:ascii="B Lotus" w:eastAsia="Calibri" w:hAnsi="B Lotus" w:cs="B Lotus"/>
                <w:sz w:val="20"/>
                <w:szCs w:val="20"/>
                <w:rtl/>
                <w:lang w:bidi="fa-IR"/>
              </w:rPr>
              <w:lastRenderedPageBreak/>
              <w:t>تحقق 18.7 درصد از 375 هزار واحد مسکونی پیش</w:t>
            </w:r>
            <w:ins w:id="6825" w:author="Mehrnazi Boojari" w:date="2019-01-12T00:36:00Z">
              <w:r w:rsidR="008D6571">
                <w:rPr>
                  <w:rFonts w:ascii="B Lotus" w:eastAsia="Calibri" w:hAnsi="B Lotus" w:cs="B Nazanin" w:hint="cs"/>
                  <w:sz w:val="20"/>
                  <w:szCs w:val="20"/>
                  <w:rtl/>
                  <w:lang w:bidi="fa-IR"/>
                </w:rPr>
                <w:t>‌</w:t>
              </w:r>
            </w:ins>
            <w:del w:id="6826" w:author="Mehrnazi Boojari" w:date="2019-01-12T00:36:00Z">
              <w:r w:rsidRPr="004E5F19" w:rsidDel="008D6571">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بینی</w:t>
            </w:r>
            <w:ins w:id="6827" w:author="Mehrnazi Boojari" w:date="2019-01-12T00:36:00Z">
              <w:r w:rsidR="008D6571">
                <w:rPr>
                  <w:rFonts w:ascii="B Lotus" w:eastAsia="Calibri" w:hAnsi="B Lotus" w:cs="B Nazanin" w:hint="cs"/>
                  <w:sz w:val="20"/>
                  <w:szCs w:val="20"/>
                  <w:rtl/>
                  <w:lang w:bidi="fa-IR"/>
                </w:rPr>
                <w:t>‌</w:t>
              </w:r>
            </w:ins>
            <w:del w:id="6828" w:author="Mehrnazi Boojari" w:date="2019-01-12T00:36:00Z">
              <w:r w:rsidRPr="004E5F19" w:rsidDel="008D6571">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شده در برنامه</w:t>
            </w:r>
            <w:del w:id="6829" w:author="Mehrnazi Boojari" w:date="2019-01-07T09:53:00Z">
              <w:r w:rsidRPr="004E5F19" w:rsidDel="006F7CCF">
                <w:rPr>
                  <w:rFonts w:ascii="B Lotus" w:eastAsia="Calibri" w:hAnsi="B Lotus" w:cs="B Lotus"/>
                  <w:sz w:val="20"/>
                  <w:szCs w:val="20"/>
                  <w:rtl/>
                  <w:lang w:bidi="fa-IR"/>
                </w:rPr>
                <w:delText xml:space="preserve"> . </w:delText>
              </w:r>
            </w:del>
            <w:ins w:id="6830" w:author="Mehrnazi Boojari" w:date="2019-01-07T09:53:00Z">
              <w:r w:rsidR="006F7CCF">
                <w:rPr>
                  <w:rFonts w:ascii="B Lotus" w:eastAsia="Calibri" w:hAnsi="B Lotus" w:cs="B Lotus"/>
                  <w:sz w:val="20"/>
                  <w:szCs w:val="20"/>
                  <w:rtl/>
                  <w:lang w:bidi="fa-IR"/>
                </w:rPr>
                <w:t xml:space="preserve">. </w:t>
              </w:r>
            </w:ins>
          </w:p>
          <w:p w14:paraId="1D72F3D2" w14:textId="77777777" w:rsidR="00A06196" w:rsidRPr="004E5F19" w:rsidRDefault="00A06196" w:rsidP="008D6571">
            <w:pPr>
              <w:numPr>
                <w:ilvl w:val="0"/>
                <w:numId w:val="10"/>
              </w:numPr>
              <w:bidi/>
              <w:ind w:left="243" w:hanging="205"/>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صدور 678499 جلد سند مالکیت از پیش</w:t>
            </w:r>
            <w:ins w:id="6831" w:author="Mehrnazi Boojari" w:date="2019-01-12T00:36:00Z">
              <w:r w:rsidR="008D6571">
                <w:rPr>
                  <w:rFonts w:ascii="B Lotus" w:eastAsia="Calibri" w:hAnsi="B Lotus" w:cs="B Nazanin" w:hint="cs"/>
                  <w:sz w:val="20"/>
                  <w:szCs w:val="20"/>
                  <w:rtl/>
                  <w:lang w:bidi="fa-IR"/>
                </w:rPr>
                <w:t>‌</w:t>
              </w:r>
            </w:ins>
            <w:del w:id="6832" w:author="Mehrnazi Boojari" w:date="2019-01-12T00:36:00Z">
              <w:r w:rsidRPr="004E5F19" w:rsidDel="008D6571">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بینی 816100 سند</w:t>
            </w:r>
            <w:ins w:id="6833" w:author="Mehrnazi Boojari" w:date="2019-01-12T00:36:00Z">
              <w:r w:rsidR="008D6571">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p>
        </w:tc>
      </w:tr>
      <w:tr w:rsidR="00A06196" w:rsidRPr="004E5F19" w14:paraId="6AEEC9E0" w14:textId="77777777" w:rsidTr="004E5F19">
        <w:trPr>
          <w:jc w:val="center"/>
        </w:trPr>
        <w:tc>
          <w:tcPr>
            <w:tcW w:w="1561" w:type="dxa"/>
            <w:vAlign w:val="center"/>
          </w:tcPr>
          <w:p w14:paraId="5630A47C" w14:textId="77777777" w:rsidR="00A06196" w:rsidRPr="004E5F19" w:rsidRDefault="00A06196" w:rsidP="00A06196">
            <w:pPr>
              <w:bidi/>
              <w:jc w:val="center"/>
              <w:rPr>
                <w:rFonts w:ascii="B Lotus" w:eastAsia="Calibri" w:hAnsi="B Lotus" w:cs="B Lotus"/>
                <w:sz w:val="20"/>
                <w:szCs w:val="20"/>
                <w:lang w:bidi="fa-IR"/>
              </w:rPr>
            </w:pPr>
            <w:r w:rsidRPr="004E5F19">
              <w:rPr>
                <w:rFonts w:ascii="B Lotus" w:eastAsia="Calibri" w:hAnsi="B Lotus" w:cs="B Lotus"/>
                <w:sz w:val="20"/>
                <w:szCs w:val="20"/>
                <w:rtl/>
                <w:lang w:bidi="fa-IR"/>
              </w:rPr>
              <w:lastRenderedPageBreak/>
              <w:t>برنامه چهارم توسعه</w:t>
            </w:r>
          </w:p>
          <w:p w14:paraId="232304B0" w14:textId="77777777" w:rsidR="00A06196" w:rsidRPr="004E5F19" w:rsidRDefault="00A06196" w:rsidP="00A06196">
            <w:pPr>
              <w:bidi/>
              <w:jc w:val="center"/>
              <w:rPr>
                <w:rFonts w:ascii="B Lotus" w:eastAsia="Calibri" w:hAnsi="B Lotus" w:cs="B Lotus"/>
                <w:sz w:val="20"/>
                <w:szCs w:val="20"/>
                <w:rtl/>
                <w:lang w:bidi="fa-IR"/>
              </w:rPr>
            </w:pPr>
            <w:r w:rsidRPr="004E5F19">
              <w:rPr>
                <w:rFonts w:ascii="B Lotus" w:eastAsia="Calibri" w:hAnsi="B Lotus" w:cs="B Lotus"/>
                <w:sz w:val="20"/>
                <w:szCs w:val="20"/>
                <w:rtl/>
                <w:lang w:bidi="fa-IR"/>
              </w:rPr>
              <w:t>1384- 1389</w:t>
            </w:r>
          </w:p>
        </w:tc>
        <w:tc>
          <w:tcPr>
            <w:tcW w:w="3992" w:type="dxa"/>
            <w:vAlign w:val="center"/>
          </w:tcPr>
          <w:p w14:paraId="11778D09" w14:textId="77777777" w:rsidR="00A06196" w:rsidRPr="004E5F19" w:rsidRDefault="00A06196" w:rsidP="008D6571">
            <w:pPr>
              <w:bidi/>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سیاست</w:t>
            </w:r>
            <w:del w:id="6834" w:author="Mehrnazi Boojari" w:date="2019-01-07T09:46:00Z">
              <w:r w:rsidRPr="004E5F19" w:rsidDel="006F7CCF">
                <w:rPr>
                  <w:rFonts w:ascii="B Lotus" w:eastAsia="Calibri" w:hAnsi="B Lotus" w:cs="B Lotus" w:hint="cs"/>
                  <w:sz w:val="20"/>
                  <w:szCs w:val="20"/>
                  <w:rtl/>
                  <w:lang w:bidi="fa-IR"/>
                </w:rPr>
                <w:delText xml:space="preserve"> های </w:delText>
              </w:r>
            </w:del>
            <w:ins w:id="6835" w:author="Mehrnazi Boojari" w:date="2019-01-07T09:46:00Z">
              <w:r w:rsidR="006F7CCF">
                <w:rPr>
                  <w:rFonts w:ascii="B Lotus" w:eastAsia="Calibri" w:hAnsi="B Lotus" w:cs="B Lotus" w:hint="cs"/>
                  <w:sz w:val="20"/>
                  <w:szCs w:val="20"/>
                  <w:rtl/>
                  <w:lang w:bidi="fa-IR"/>
                </w:rPr>
                <w:t xml:space="preserve">‌های </w:t>
              </w:r>
            </w:ins>
            <w:r w:rsidRPr="004E5F19">
              <w:rPr>
                <w:rFonts w:ascii="B Lotus" w:eastAsia="Calibri" w:hAnsi="B Lotus" w:cs="B Lotus" w:hint="cs"/>
                <w:sz w:val="20"/>
                <w:szCs w:val="20"/>
                <w:rtl/>
                <w:lang w:bidi="fa-IR"/>
              </w:rPr>
              <w:t>عنوان</w:t>
            </w:r>
            <w:ins w:id="6836" w:author="Mehrnazi Boojari" w:date="2019-01-12T00:36:00Z">
              <w:r w:rsidR="008D6571">
                <w:rPr>
                  <w:rFonts w:ascii="B Lotus" w:eastAsia="Calibri" w:hAnsi="B Lotus" w:cs="B Nazanin" w:hint="cs"/>
                  <w:sz w:val="20"/>
                  <w:szCs w:val="20"/>
                  <w:rtl/>
                  <w:lang w:bidi="fa-IR"/>
                </w:rPr>
                <w:t>‌</w:t>
              </w:r>
            </w:ins>
            <w:del w:id="6837" w:author="Mehrnazi Boojari" w:date="2019-01-12T00:36:00Z">
              <w:r w:rsidRPr="004E5F19" w:rsidDel="008D6571">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شده در ذیل امور اجتماعی و اقتصادی مرتبط با توسعه روستایی</w:t>
            </w:r>
            <w:ins w:id="6838" w:author="Mehrnazi Boojari" w:date="2019-01-12T00:36:00Z">
              <w:r w:rsidR="008D6571">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p>
          <w:p w14:paraId="326A557B" w14:textId="77777777" w:rsidR="00A06196" w:rsidRPr="004E5F19" w:rsidRDefault="00A06196" w:rsidP="00A06196">
            <w:pPr>
              <w:bidi/>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امور اجتماعی</w:t>
            </w:r>
            <w:del w:id="6839" w:author="Mehrnazi Boojari" w:date="2019-01-07T09:47:00Z">
              <w:r w:rsidRPr="004E5F19" w:rsidDel="006F7CCF">
                <w:rPr>
                  <w:rFonts w:ascii="B Lotus" w:eastAsia="Calibri" w:hAnsi="B Lotus" w:cs="B Lotus" w:hint="cs"/>
                  <w:sz w:val="20"/>
                  <w:szCs w:val="20"/>
                  <w:rtl/>
                  <w:lang w:bidi="fa-IR"/>
                </w:rPr>
                <w:delText xml:space="preserve"> ،</w:delText>
              </w:r>
            </w:del>
            <w:ins w:id="6840" w:author="Mehrnazi Boojari" w:date="2019-01-07T09:47:00Z">
              <w:r w:rsidR="006F7CCF">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سیاسی</w:t>
            </w:r>
            <w:del w:id="6841" w:author="Mehrnazi Boojari" w:date="2019-01-07T09:47:00Z">
              <w:r w:rsidRPr="004E5F19" w:rsidDel="006F7CCF">
                <w:rPr>
                  <w:rFonts w:ascii="B Lotus" w:eastAsia="Calibri" w:hAnsi="B Lotus" w:cs="B Lotus" w:hint="cs"/>
                  <w:sz w:val="20"/>
                  <w:szCs w:val="20"/>
                  <w:rtl/>
                  <w:lang w:bidi="fa-IR"/>
                </w:rPr>
                <w:delText xml:space="preserve"> ،</w:delText>
              </w:r>
            </w:del>
            <w:ins w:id="6842" w:author="Mehrnazi Boojari" w:date="2019-01-07T09:47:00Z">
              <w:r w:rsidR="006F7CCF">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دفاعی و امنیتی:</w:t>
            </w:r>
          </w:p>
          <w:p w14:paraId="345E26E7" w14:textId="77777777" w:rsidR="00A06196" w:rsidRPr="004E5F19" w:rsidRDefault="00A06196" w:rsidP="003053F2">
            <w:pPr>
              <w:numPr>
                <w:ilvl w:val="0"/>
                <w:numId w:val="12"/>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گسترش عدالت اجتماعی و تعادل</w:t>
            </w:r>
            <w:del w:id="6843" w:author="Mehrnazi Boojari" w:date="2019-01-07T09:46:00Z">
              <w:r w:rsidRPr="004E5F19" w:rsidDel="006F7CCF">
                <w:rPr>
                  <w:rFonts w:ascii="B Lotus" w:eastAsia="Calibri" w:hAnsi="B Lotus" w:cs="B Lotus" w:hint="cs"/>
                  <w:sz w:val="20"/>
                  <w:szCs w:val="20"/>
                  <w:rtl/>
                  <w:lang w:bidi="fa-IR"/>
                </w:rPr>
                <w:delText xml:space="preserve"> های </w:delText>
              </w:r>
            </w:del>
            <w:ins w:id="6844" w:author="Mehrnazi Boojari" w:date="2019-01-07T09:46:00Z">
              <w:r w:rsidR="006F7CCF">
                <w:rPr>
                  <w:rFonts w:ascii="B Lotus" w:eastAsia="Calibri" w:hAnsi="B Lotus" w:cs="B Lotus" w:hint="cs"/>
                  <w:sz w:val="20"/>
                  <w:szCs w:val="20"/>
                  <w:rtl/>
                  <w:lang w:bidi="fa-IR"/>
                </w:rPr>
                <w:t>‌</w:t>
              </w:r>
            </w:ins>
            <w:ins w:id="6845" w:author="Mehrnazi Boojari" w:date="2019-01-12T00:37:00Z">
              <w:r w:rsidR="008D6571">
                <w:rPr>
                  <w:rFonts w:ascii="B Lotus" w:eastAsia="Calibri" w:hAnsi="B Lotus" w:cs="B Nazanin" w:hint="cs"/>
                  <w:sz w:val="20"/>
                  <w:szCs w:val="20"/>
                  <w:rtl/>
                  <w:lang w:bidi="fa-IR"/>
                </w:rPr>
                <w:t>‌</w:t>
              </w:r>
            </w:ins>
            <w:ins w:id="6846" w:author="Mehrnazi Boojari" w:date="2019-01-07T09:46:00Z">
              <w:r w:rsidR="006F7CCF">
                <w:rPr>
                  <w:rFonts w:ascii="B Lotus" w:eastAsia="Calibri" w:hAnsi="B Lotus" w:cs="B Lotus" w:hint="cs"/>
                  <w:sz w:val="20"/>
                  <w:szCs w:val="20"/>
                  <w:rtl/>
                  <w:lang w:bidi="fa-IR"/>
                </w:rPr>
                <w:t xml:space="preserve">های </w:t>
              </w:r>
            </w:ins>
            <w:r w:rsidRPr="004E5F19">
              <w:rPr>
                <w:rFonts w:ascii="B Lotus" w:eastAsia="Calibri" w:hAnsi="B Lotus" w:cs="B Lotus" w:hint="cs"/>
                <w:sz w:val="20"/>
                <w:szCs w:val="20"/>
                <w:rtl/>
                <w:lang w:bidi="fa-IR"/>
              </w:rPr>
              <w:t>منطقه</w:t>
            </w:r>
            <w:del w:id="6847" w:author="Mehrnazi Boojari" w:date="2019-01-07T10:40:00Z">
              <w:r w:rsidRPr="004E5F19" w:rsidDel="006A1F1D">
                <w:rPr>
                  <w:rFonts w:ascii="B Lotus" w:eastAsia="Calibri" w:hAnsi="B Lotus" w:cs="B Lotus" w:hint="cs"/>
                  <w:sz w:val="20"/>
                  <w:szCs w:val="20"/>
                  <w:rtl/>
                  <w:lang w:bidi="fa-IR"/>
                </w:rPr>
                <w:delText xml:space="preserve"> ای </w:delText>
              </w:r>
            </w:del>
            <w:ins w:id="6848" w:author="Mehrnazi Boojari" w:date="2019-01-07T10:40:00Z">
              <w:r w:rsidR="006A1F1D">
                <w:rPr>
                  <w:rFonts w:ascii="B Lotus" w:eastAsia="Calibri" w:hAnsi="B Lotus" w:cs="B Lotus" w:hint="cs"/>
                  <w:sz w:val="20"/>
                  <w:szCs w:val="20"/>
                  <w:rtl/>
                  <w:lang w:bidi="fa-IR"/>
                </w:rPr>
                <w:t>‌ای</w:t>
              </w:r>
            </w:ins>
            <w:ins w:id="6849" w:author="Mehrnazi Boojari" w:date="2019-01-12T00:40:00Z">
              <w:r w:rsidR="003053F2">
                <w:rPr>
                  <w:rFonts w:ascii="B Lotus" w:eastAsia="Calibri" w:hAnsi="B Lotus" w:cs="B Lotus" w:hint="cs"/>
                  <w:sz w:val="20"/>
                  <w:szCs w:val="20"/>
                  <w:rtl/>
                  <w:lang w:bidi="fa-IR"/>
                </w:rPr>
                <w:t>.</w:t>
              </w:r>
            </w:ins>
          </w:p>
          <w:p w14:paraId="1B072FE1"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رفع محرومیت</w:t>
            </w:r>
            <w:del w:id="6850" w:author="Mehrnazi Boojari" w:date="2019-01-07T09:45:00Z">
              <w:r w:rsidRPr="004E5F19" w:rsidDel="006F7CCF">
                <w:rPr>
                  <w:rFonts w:ascii="B Lotus" w:eastAsia="Calibri" w:hAnsi="B Lotus" w:cs="B Lotus" w:hint="cs"/>
                  <w:sz w:val="20"/>
                  <w:szCs w:val="20"/>
                  <w:rtl/>
                  <w:lang w:bidi="fa-IR"/>
                </w:rPr>
                <w:delText xml:space="preserve"> ها </w:delText>
              </w:r>
            </w:del>
            <w:ins w:id="6851" w:author="Mehrnazi Boojari" w:date="2019-01-07T09:45:00Z">
              <w:r w:rsidR="006F7CCF">
                <w:rPr>
                  <w:rFonts w:ascii="B Lotus" w:eastAsia="Calibri" w:hAnsi="B Lotus" w:cs="B Lotus" w:hint="cs"/>
                  <w:sz w:val="20"/>
                  <w:szCs w:val="20"/>
                  <w:rtl/>
                  <w:lang w:bidi="fa-IR"/>
                </w:rPr>
                <w:t xml:space="preserve">‌ها </w:t>
              </w:r>
            </w:ins>
            <w:r w:rsidRPr="004E5F19">
              <w:rPr>
                <w:rFonts w:ascii="B Lotus" w:eastAsia="Calibri" w:hAnsi="B Lotus" w:cs="B Lotus" w:hint="cs"/>
                <w:sz w:val="20"/>
                <w:szCs w:val="20"/>
                <w:rtl/>
                <w:lang w:bidi="fa-IR"/>
              </w:rPr>
              <w:t>خصوصا</w:t>
            </w:r>
            <w:ins w:id="6852" w:author="Mehrnazi Boojari" w:date="2019-01-12T00:37:00Z">
              <w:r w:rsidR="008D6571">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در مناطق روستایی کشور</w:t>
            </w:r>
            <w:ins w:id="6853" w:author="Mehrnazi Boojari" w:date="2019-01-12T00:37:00Z">
              <w:r w:rsidR="008D6571">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p>
          <w:p w14:paraId="7DC49AE8" w14:textId="77777777" w:rsidR="00A06196" w:rsidRPr="004E5F19" w:rsidRDefault="00A06196" w:rsidP="008D6571">
            <w:pPr>
              <w:numPr>
                <w:ilvl w:val="0"/>
                <w:numId w:val="12"/>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هویت</w:t>
            </w:r>
            <w:ins w:id="6854" w:author="Mehrnazi Boojari" w:date="2019-01-12T00:37:00Z">
              <w:r w:rsidR="008D6571">
                <w:rPr>
                  <w:rFonts w:ascii="B Lotus" w:eastAsia="Calibri" w:hAnsi="B Lotus" w:cs="B Nazanin" w:hint="cs"/>
                  <w:sz w:val="20"/>
                  <w:szCs w:val="20"/>
                  <w:rtl/>
                  <w:lang w:bidi="fa-IR"/>
                </w:rPr>
                <w:t>‌</w:t>
              </w:r>
            </w:ins>
            <w:del w:id="6855" w:author="Mehrnazi Boojari" w:date="2019-01-12T00:37:00Z">
              <w:r w:rsidRPr="004E5F19" w:rsidDel="008D6571">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بخشی به سیمای روستا و</w:t>
            </w:r>
            <w:ins w:id="6856" w:author="Mehrnazi Boojari" w:date="2019-01-12T00:37:00Z">
              <w:r w:rsidR="008D6571">
                <w:rPr>
                  <w:rFonts w:ascii="B Lotus" w:eastAsia="Calibri" w:hAnsi="B Lotus" w:cs="B Lotus" w:hint="cs"/>
                  <w:sz w:val="20"/>
                  <w:szCs w:val="20"/>
                  <w:rtl/>
                  <w:lang w:bidi="fa-IR"/>
                </w:rPr>
                <w:t xml:space="preserve"> </w:t>
              </w:r>
            </w:ins>
            <w:r w:rsidRPr="004E5F19">
              <w:rPr>
                <w:rFonts w:ascii="B Lotus" w:eastAsia="Calibri" w:hAnsi="B Lotus" w:cs="B Lotus" w:hint="cs"/>
                <w:sz w:val="20"/>
                <w:szCs w:val="20"/>
                <w:rtl/>
                <w:lang w:bidi="fa-IR"/>
              </w:rPr>
              <w:t>شهر</w:t>
            </w:r>
            <w:ins w:id="6857" w:author="Mehrnazi Boojari" w:date="2019-01-12T00:37:00Z">
              <w:r w:rsidR="008D6571">
                <w:rPr>
                  <w:rFonts w:ascii="B Lotus" w:eastAsia="Calibri" w:hAnsi="B Lotus" w:cs="B Lotus" w:hint="cs"/>
                  <w:sz w:val="20"/>
                  <w:szCs w:val="20"/>
                  <w:rtl/>
                  <w:lang w:bidi="fa-IR"/>
                </w:rPr>
                <w:t>.</w:t>
              </w:r>
            </w:ins>
          </w:p>
          <w:p w14:paraId="7A77C41E"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بازآفرینی و روزآمدسازی معماری ایرانی اسلامی</w:t>
            </w:r>
            <w:ins w:id="6858" w:author="Mehrnazi Boojari" w:date="2019-01-12T00:37:00Z">
              <w:r w:rsidR="008D6571">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p>
          <w:p w14:paraId="5FABAD41" w14:textId="77777777" w:rsidR="00A06196" w:rsidRPr="004E5F19" w:rsidRDefault="00A06196" w:rsidP="00A06196">
            <w:pPr>
              <w:bidi/>
              <w:ind w:left="7"/>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امور اقتصادی</w:t>
            </w:r>
            <w:del w:id="6859" w:author="Mehrnazi Boojari" w:date="2019-01-08T01:32:00Z">
              <w:r w:rsidRPr="004E5F19" w:rsidDel="00952B49">
                <w:rPr>
                  <w:rFonts w:ascii="B Lotus" w:eastAsia="Calibri" w:hAnsi="B Lotus" w:cs="B Lotus" w:hint="cs"/>
                  <w:sz w:val="20"/>
                  <w:szCs w:val="20"/>
                  <w:rtl/>
                  <w:lang w:bidi="fa-IR"/>
                </w:rPr>
                <w:delText xml:space="preserve"> :</w:delText>
              </w:r>
            </w:del>
            <w:ins w:id="6860" w:author="Mehrnazi Boojari" w:date="2019-01-08T01:32:00Z">
              <w:r w:rsidR="00952B49">
                <w:rPr>
                  <w:rFonts w:ascii="B Lotus" w:eastAsia="Calibri" w:hAnsi="B Lotus" w:cs="B Lotus" w:hint="cs"/>
                  <w:sz w:val="20"/>
                  <w:szCs w:val="20"/>
                  <w:rtl/>
                  <w:lang w:bidi="fa-IR"/>
                </w:rPr>
                <w:t>:</w:t>
              </w:r>
            </w:ins>
          </w:p>
          <w:p w14:paraId="58228847" w14:textId="77777777" w:rsidR="00A06196" w:rsidRPr="004E5F19" w:rsidRDefault="00A06196" w:rsidP="008D6571">
            <w:pPr>
              <w:numPr>
                <w:ilvl w:val="0"/>
                <w:numId w:val="12"/>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حمایت از</w:t>
            </w:r>
            <w:del w:id="6861" w:author="Mehrnazi Boojari" w:date="2019-01-07T10:51:00Z">
              <w:r w:rsidRPr="004E5F19" w:rsidDel="006A1F1D">
                <w:rPr>
                  <w:rFonts w:ascii="B Lotus" w:eastAsia="Calibri" w:hAnsi="B Lotus" w:cs="B Lotus" w:hint="cs"/>
                  <w:sz w:val="20"/>
                  <w:szCs w:val="20"/>
                  <w:rtl/>
                  <w:lang w:bidi="fa-IR"/>
                </w:rPr>
                <w:delText xml:space="preserve"> تامین </w:delText>
              </w:r>
            </w:del>
            <w:ins w:id="6862" w:author="Mehrnazi Boojari" w:date="2019-01-07T10:51:00Z">
              <w:r w:rsidR="006A1F1D">
                <w:rPr>
                  <w:rFonts w:ascii="B Lotus" w:eastAsia="Calibri" w:hAnsi="B Lotus" w:cs="B Lotus" w:hint="cs"/>
                  <w:sz w:val="20"/>
                  <w:szCs w:val="20"/>
                  <w:rtl/>
                  <w:lang w:bidi="fa-IR"/>
                </w:rPr>
                <w:t xml:space="preserve"> تأمین </w:t>
              </w:r>
            </w:ins>
            <w:r w:rsidRPr="004E5F19">
              <w:rPr>
                <w:rFonts w:ascii="B Lotus" w:eastAsia="Calibri" w:hAnsi="B Lotus" w:cs="B Lotus" w:hint="cs"/>
                <w:sz w:val="20"/>
                <w:szCs w:val="20"/>
                <w:rtl/>
                <w:lang w:bidi="fa-IR"/>
              </w:rPr>
              <w:t>مسکن گروه</w:t>
            </w:r>
            <w:del w:id="6863" w:author="Mehrnazi Boojari" w:date="2019-01-07T09:46:00Z">
              <w:r w:rsidRPr="004E5F19" w:rsidDel="006F7CCF">
                <w:rPr>
                  <w:rFonts w:ascii="B Lotus" w:eastAsia="Calibri" w:hAnsi="B Lotus" w:cs="B Lotus" w:hint="cs"/>
                  <w:sz w:val="20"/>
                  <w:szCs w:val="20"/>
                  <w:rtl/>
                  <w:lang w:bidi="fa-IR"/>
                </w:rPr>
                <w:delText xml:space="preserve"> های </w:delText>
              </w:r>
            </w:del>
            <w:ins w:id="6864" w:author="Mehrnazi Boojari" w:date="2019-01-07T09:46:00Z">
              <w:r w:rsidR="006F7CCF">
                <w:rPr>
                  <w:rFonts w:ascii="B Lotus" w:eastAsia="Calibri" w:hAnsi="B Lotus" w:cs="B Lotus" w:hint="cs"/>
                  <w:sz w:val="20"/>
                  <w:szCs w:val="20"/>
                  <w:rtl/>
                  <w:lang w:bidi="fa-IR"/>
                </w:rPr>
                <w:t xml:space="preserve">‌های </w:t>
              </w:r>
            </w:ins>
            <w:r w:rsidRPr="004E5F19">
              <w:rPr>
                <w:rFonts w:ascii="B Lotus" w:eastAsia="Calibri" w:hAnsi="B Lotus" w:cs="B Lotus" w:hint="cs"/>
                <w:sz w:val="20"/>
                <w:szCs w:val="20"/>
                <w:rtl/>
                <w:lang w:bidi="fa-IR"/>
              </w:rPr>
              <w:t>کم</w:t>
            </w:r>
            <w:ins w:id="6865" w:author="Mehrnazi Boojari" w:date="2019-01-12T00:37:00Z">
              <w:r w:rsidR="008D6571">
                <w:rPr>
                  <w:rFonts w:ascii="B Lotus" w:eastAsia="Calibri" w:hAnsi="B Lotus" w:cs="B Nazanin" w:hint="cs"/>
                  <w:sz w:val="20"/>
                  <w:szCs w:val="20"/>
                  <w:rtl/>
                  <w:lang w:bidi="fa-IR"/>
                </w:rPr>
                <w:t>‌</w:t>
              </w:r>
            </w:ins>
            <w:del w:id="6866" w:author="Mehrnazi Boojari" w:date="2019-01-12T00:37:00Z">
              <w:r w:rsidRPr="004E5F19" w:rsidDel="008D6571">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درآمد و نیازمند</w:t>
            </w:r>
            <w:ins w:id="6867" w:author="Mehrnazi Boojari" w:date="2019-01-12T00:37:00Z">
              <w:r w:rsidR="008D6571">
                <w:rPr>
                  <w:rFonts w:ascii="B Lotus" w:eastAsia="Calibri" w:hAnsi="B Lotus" w:cs="B Lotus" w:hint="cs"/>
                  <w:sz w:val="20"/>
                  <w:szCs w:val="20"/>
                  <w:rtl/>
                  <w:lang w:bidi="fa-IR"/>
                </w:rPr>
                <w:t>.</w:t>
              </w:r>
            </w:ins>
          </w:p>
          <w:p w14:paraId="3FD2FAB0"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توسعه روستاها</w:t>
            </w:r>
            <w:ins w:id="6868" w:author="Mehrnazi Boojari" w:date="2019-01-12T00:37:00Z">
              <w:r w:rsidR="008D6571">
                <w:rPr>
                  <w:rFonts w:ascii="B Lotus" w:eastAsia="Calibri" w:hAnsi="B Lotus" w:cs="B Lotus" w:hint="cs"/>
                  <w:sz w:val="20"/>
                  <w:szCs w:val="20"/>
                  <w:rtl/>
                  <w:lang w:bidi="fa-IR"/>
                </w:rPr>
                <w:t>.</w:t>
              </w:r>
            </w:ins>
          </w:p>
          <w:p w14:paraId="1BE8052F" w14:textId="77777777" w:rsidR="00A06196" w:rsidRPr="004E5F19" w:rsidRDefault="00A06196" w:rsidP="00A06196">
            <w:pPr>
              <w:bidi/>
              <w:ind w:left="7"/>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موارد مرتبط</w:t>
            </w:r>
            <w:del w:id="6869" w:author="Mehrnazi Boojari" w:date="2019-01-08T01:32:00Z">
              <w:r w:rsidRPr="004E5F19" w:rsidDel="00952B49">
                <w:rPr>
                  <w:rFonts w:ascii="B Lotus" w:eastAsia="Calibri" w:hAnsi="B Lotus" w:cs="B Lotus" w:hint="cs"/>
                  <w:sz w:val="20"/>
                  <w:szCs w:val="20"/>
                  <w:rtl/>
                  <w:lang w:bidi="fa-IR"/>
                </w:rPr>
                <w:delText xml:space="preserve"> :</w:delText>
              </w:r>
            </w:del>
            <w:ins w:id="6870" w:author="Mehrnazi Boojari" w:date="2019-01-08T01:32:00Z">
              <w:r w:rsidR="00952B49">
                <w:rPr>
                  <w:rFonts w:ascii="B Lotus" w:eastAsia="Calibri" w:hAnsi="B Lotus" w:cs="B Lotus" w:hint="cs"/>
                  <w:sz w:val="20"/>
                  <w:szCs w:val="20"/>
                  <w:rtl/>
                  <w:lang w:bidi="fa-IR"/>
                </w:rPr>
                <w:t>:</w:t>
              </w:r>
            </w:ins>
          </w:p>
          <w:p w14:paraId="2F1BAE59"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ایمن</w:t>
            </w:r>
            <w:ins w:id="6871" w:author="Mehrnazi Boojari" w:date="2019-01-12T00:37: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سازی و مقاوم</w:t>
            </w:r>
            <w:ins w:id="6872" w:author="Mehrnazi Boojari" w:date="2019-01-12T00:37: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سازی ساختمان</w:t>
            </w:r>
            <w:ins w:id="6873" w:author="Mehrnazi Boojari" w:date="2019-01-12T00:37: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w:t>
            </w:r>
            <w:ins w:id="6874" w:author="Mehrnazi Boojari" w:date="2019-01-12T00:37:00Z">
              <w:r w:rsidR="008D6571">
                <w:rPr>
                  <w:rFonts w:ascii="B Lotus" w:eastAsia="Calibri" w:hAnsi="B Lotus" w:cs="B Lotus" w:hint="cs"/>
                  <w:sz w:val="20"/>
                  <w:szCs w:val="20"/>
                  <w:rtl/>
                  <w:lang w:bidi="fa-IR"/>
                </w:rPr>
                <w:t>.</w:t>
              </w:r>
            </w:ins>
          </w:p>
          <w:p w14:paraId="53FC50BE"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تهیه طرح جامع مسکن کشور</w:t>
            </w:r>
            <w:r w:rsidRPr="004E5F19">
              <w:rPr>
                <w:rFonts w:ascii="B Lotus" w:eastAsia="Calibri" w:hAnsi="B Lotus" w:cs="B Lotus" w:hint="cs"/>
                <w:sz w:val="20"/>
                <w:szCs w:val="20"/>
                <w:rtl/>
                <w:lang w:bidi="fa-IR"/>
              </w:rPr>
              <w:t xml:space="preserve"> و طرح جامع مسکن روستایی</w:t>
            </w:r>
            <w:ins w:id="6875" w:author="Mehrnazi Boojari" w:date="2019-01-12T00:38:00Z">
              <w:r w:rsidR="008D6571">
                <w:rPr>
                  <w:rFonts w:ascii="B Lotus" w:eastAsia="Calibri" w:hAnsi="B Lotus" w:cs="B Lotus" w:hint="cs"/>
                  <w:sz w:val="20"/>
                  <w:szCs w:val="20"/>
                  <w:rtl/>
                  <w:lang w:bidi="fa-IR"/>
                </w:rPr>
                <w:t>.</w:t>
              </w:r>
            </w:ins>
          </w:p>
          <w:p w14:paraId="11B25CA6"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سیاست</w:t>
            </w:r>
            <w:ins w:id="6876" w:author="Mehrnazi Boojari" w:date="2019-01-12T00:38: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حمایتی بخش مسکن</w:t>
            </w:r>
            <w:ins w:id="6877" w:author="Mehrnazi Boojari" w:date="2019-01-12T00:38:00Z">
              <w:r w:rsidR="008D6571">
                <w:rPr>
                  <w:rFonts w:ascii="B Lotus" w:eastAsia="Calibri" w:hAnsi="B Lotus" w:cs="B Lotus" w:hint="cs"/>
                  <w:sz w:val="20"/>
                  <w:szCs w:val="20"/>
                  <w:rtl/>
                  <w:lang w:bidi="fa-IR"/>
                </w:rPr>
                <w:t>.</w:t>
              </w:r>
            </w:ins>
          </w:p>
          <w:p w14:paraId="0298F4B2"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الزام به رعایت آیین</w:t>
            </w:r>
            <w:r w:rsidRPr="004E5F19">
              <w:rPr>
                <w:rFonts w:ascii="B Lotus" w:eastAsia="Calibri" w:hAnsi="B Lotus" w:cs="B Lotus" w:hint="cs"/>
                <w:sz w:val="20"/>
                <w:szCs w:val="20"/>
                <w:rtl/>
                <w:lang w:bidi="fa-IR"/>
              </w:rPr>
              <w:t>‌</w:t>
            </w:r>
            <w:r w:rsidRPr="004E5F19">
              <w:rPr>
                <w:rFonts w:ascii="B Lotus" w:eastAsia="Calibri" w:hAnsi="B Lotus" w:cs="B Lotus"/>
                <w:sz w:val="20"/>
                <w:szCs w:val="20"/>
                <w:rtl/>
                <w:lang w:bidi="fa-IR"/>
              </w:rPr>
              <w:t>نامه طراحی ساختمان</w:t>
            </w:r>
            <w:ins w:id="6878" w:author="Mehrnazi Boojari" w:date="2019-01-12T00:38: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 در برابر زلزله</w:t>
            </w:r>
            <w:ins w:id="6879" w:author="Mehrnazi Boojari" w:date="2019-01-12T00:38:00Z">
              <w:r w:rsidR="008D6571">
                <w:rPr>
                  <w:rFonts w:ascii="B Lotus" w:eastAsia="Calibri" w:hAnsi="B Lotus" w:cs="B Lotus" w:hint="cs"/>
                  <w:sz w:val="20"/>
                  <w:szCs w:val="20"/>
                  <w:rtl/>
                  <w:lang w:bidi="fa-IR"/>
                </w:rPr>
                <w:t>.</w:t>
              </w:r>
            </w:ins>
          </w:p>
          <w:p w14:paraId="40F00078"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استاندارد</w:t>
            </w:r>
            <w:del w:id="6880" w:author="Mehrnazi Boojari" w:date="2019-01-07T10:01:00Z">
              <w:r w:rsidRPr="004E5F19" w:rsidDel="00A31D6F">
                <w:rPr>
                  <w:rFonts w:ascii="B Lotus" w:eastAsia="Calibri" w:hAnsi="B Lotus" w:cs="B Lotus"/>
                  <w:sz w:val="20"/>
                  <w:szCs w:val="20"/>
                  <w:rtl/>
                  <w:lang w:bidi="fa-IR"/>
                </w:rPr>
                <w:delText xml:space="preserve"> کردن </w:delText>
              </w:r>
            </w:del>
            <w:ins w:id="6881" w:author="Mehrnazi Boojari" w:date="2019-01-07T10:01:00Z">
              <w:r w:rsidR="00A31D6F">
                <w:rPr>
                  <w:rFonts w:ascii="B Lotus" w:eastAsia="Calibri" w:hAnsi="B Lotus" w:cs="B Lotus" w:hint="cs"/>
                  <w:sz w:val="20"/>
                  <w:szCs w:val="20"/>
                  <w:rtl/>
                  <w:lang w:bidi="fa-IR"/>
                </w:rPr>
                <w:t>‌</w:t>
              </w:r>
              <w:r w:rsidR="00A31D6F">
                <w:rPr>
                  <w:rFonts w:ascii="B Lotus" w:eastAsia="Calibri" w:hAnsi="B Lotus" w:cs="B Lotus"/>
                  <w:sz w:val="20"/>
                  <w:szCs w:val="20"/>
                  <w:rtl/>
                  <w:lang w:bidi="fa-IR"/>
                </w:rPr>
                <w:t xml:space="preserve">کردن </w:t>
              </w:r>
            </w:ins>
            <w:r w:rsidRPr="004E5F19">
              <w:rPr>
                <w:rFonts w:ascii="B Lotus" w:eastAsia="Calibri" w:hAnsi="B Lotus" w:cs="B Lotus"/>
                <w:sz w:val="20"/>
                <w:szCs w:val="20"/>
                <w:rtl/>
                <w:lang w:bidi="fa-IR"/>
              </w:rPr>
              <w:t>مصالح و روش</w:t>
            </w:r>
            <w:ins w:id="6882" w:author="Mehrnazi Boojari" w:date="2019-01-12T00:38: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مؤثر در مقاوم</w:t>
            </w:r>
            <w:ins w:id="6883" w:author="Mehrnazi Boojari" w:date="2019-01-12T00:38: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سازی ساختمان</w:t>
            </w:r>
            <w:ins w:id="6884" w:author="Mehrnazi Boojari" w:date="2019-01-12T00:38: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w:t>
            </w:r>
            <w:ins w:id="6885" w:author="Mehrnazi Boojari" w:date="2019-01-12T00:38:00Z">
              <w:r w:rsidR="008D6571">
                <w:rPr>
                  <w:rFonts w:ascii="B Lotus" w:eastAsia="Calibri" w:hAnsi="B Lotus" w:cs="B Lotus" w:hint="cs"/>
                  <w:sz w:val="20"/>
                  <w:szCs w:val="20"/>
                  <w:rtl/>
                  <w:lang w:bidi="fa-IR"/>
                </w:rPr>
                <w:t>.</w:t>
              </w:r>
            </w:ins>
          </w:p>
          <w:p w14:paraId="524ED117"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اعطای کمک</w:t>
            </w:r>
            <w:ins w:id="6886" w:author="Mehrnazi Boojari" w:date="2019-01-12T00:38: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اعتباری و فنی برای بهسازی و نوسازی مسکن روستایی</w:t>
            </w:r>
            <w:ins w:id="6887" w:author="Mehrnazi Boojari" w:date="2019-01-12T00:38:00Z">
              <w:r w:rsidR="008D6571">
                <w:rPr>
                  <w:rFonts w:ascii="B Lotus" w:eastAsia="Calibri" w:hAnsi="B Lotus" w:cs="B Lotus" w:hint="cs"/>
                  <w:sz w:val="20"/>
                  <w:szCs w:val="20"/>
                  <w:rtl/>
                  <w:lang w:bidi="fa-IR"/>
                </w:rPr>
                <w:t>.</w:t>
              </w:r>
            </w:ins>
          </w:p>
          <w:p w14:paraId="34B83380" w14:textId="77777777" w:rsidR="00A06196" w:rsidRPr="004E5F19" w:rsidRDefault="00A06196" w:rsidP="008D6571">
            <w:pPr>
              <w:numPr>
                <w:ilvl w:val="0"/>
                <w:numId w:val="12"/>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حمایت از ایجاد کارگاه</w:t>
            </w:r>
            <w:ins w:id="6888" w:author="Mehrnazi Boojari" w:date="2019-01-12T00:38: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تولید و عرضه مصالح ساختمانی و ارائه</w:t>
            </w:r>
            <w:ins w:id="6889" w:author="Mehrnazi Boojari" w:date="2019-01-12T00:38:00Z">
              <w:r w:rsidR="008D6571">
                <w:rPr>
                  <w:rFonts w:ascii="B Lotus" w:eastAsia="Calibri" w:hAnsi="B Lotus" w:cs="B Nazanin" w:hint="cs"/>
                  <w:sz w:val="20"/>
                  <w:szCs w:val="20"/>
                  <w:rtl/>
                  <w:lang w:bidi="fa-IR"/>
                </w:rPr>
                <w:t>‌</w:t>
              </w:r>
            </w:ins>
            <w:del w:id="6890" w:author="Mehrnazi Boojari" w:date="2019-01-12T00:38:00Z">
              <w:r w:rsidRPr="004E5F19" w:rsidDel="008D6571">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کنندگان خدمات فنی</w:t>
            </w:r>
            <w:ins w:id="6891" w:author="Mehrnazi Boojari" w:date="2019-01-12T00:38:00Z">
              <w:r w:rsidR="008D6571">
                <w:rPr>
                  <w:rFonts w:ascii="B Lotus" w:eastAsia="Calibri" w:hAnsi="B Lotus" w:cs="B Lotus" w:hint="cs"/>
                  <w:sz w:val="20"/>
                  <w:szCs w:val="20"/>
                  <w:rtl/>
                  <w:lang w:bidi="fa-IR"/>
                </w:rPr>
                <w:t>.</w:t>
              </w:r>
            </w:ins>
          </w:p>
          <w:p w14:paraId="199C8EAB"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صدور سند برای واحدهای مسکونی</w:t>
            </w:r>
            <w:ins w:id="6892" w:author="Mehrnazi Boojari" w:date="2019-01-12T00:38:00Z">
              <w:r w:rsidR="008D6571">
                <w:rPr>
                  <w:rFonts w:ascii="B Lotus" w:eastAsia="Calibri" w:hAnsi="B Lotus" w:cs="B Lotus" w:hint="cs"/>
                  <w:sz w:val="20"/>
                  <w:szCs w:val="20"/>
                  <w:rtl/>
                  <w:lang w:bidi="fa-IR"/>
                </w:rPr>
                <w:t>.</w:t>
              </w:r>
            </w:ins>
          </w:p>
          <w:p w14:paraId="2619EF71"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sz w:val="20"/>
                <w:szCs w:val="20"/>
                <w:rtl/>
                <w:lang w:bidi="fa-IR"/>
              </w:rPr>
              <w:t>احیای بافت</w:t>
            </w:r>
            <w:ins w:id="6893" w:author="Mehrnazi Boojari" w:date="2019-01-12T00:38:00Z">
              <w:r w:rsidR="008D6571">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هایی با ارزش تاریخی و فرهنگی در روستاها</w:t>
            </w:r>
            <w:ins w:id="6894" w:author="Mehrnazi Boojari" w:date="2019-01-12T00:38:00Z">
              <w:r w:rsidR="008D6571">
                <w:rPr>
                  <w:rFonts w:ascii="B Lotus" w:eastAsia="Calibri" w:hAnsi="B Lotus" w:cs="B Lotus" w:hint="cs"/>
                  <w:sz w:val="20"/>
                  <w:szCs w:val="20"/>
                  <w:rtl/>
                  <w:lang w:bidi="fa-IR"/>
                </w:rPr>
                <w:t>.</w:t>
              </w:r>
            </w:ins>
          </w:p>
          <w:p w14:paraId="4C039A2B" w14:textId="77777777" w:rsidR="00A06196" w:rsidRPr="004E5F19" w:rsidRDefault="00A06196" w:rsidP="00A25B54">
            <w:pPr>
              <w:numPr>
                <w:ilvl w:val="0"/>
                <w:numId w:val="12"/>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 xml:space="preserve">نوسازی و بهسازی سالانه 200 هزار واحد مسکونی روستایی برای رسیدن به رقم 2 میلیون </w:t>
            </w:r>
            <w:ins w:id="6895" w:author="Mehrnazi Boojari" w:date="2019-01-12T00:38:00Z">
              <w:r w:rsidR="008D6571">
                <w:rPr>
                  <w:rFonts w:ascii="B Lotus" w:eastAsia="Calibri" w:hAnsi="B Lotus" w:cs="B Lotus" w:hint="cs"/>
                  <w:sz w:val="20"/>
                  <w:szCs w:val="20"/>
                  <w:rtl/>
                  <w:lang w:bidi="fa-IR"/>
                </w:rPr>
                <w:t>در</w:t>
              </w:r>
              <w:r w:rsidR="008D6571">
                <w:rPr>
                  <w:rFonts w:ascii="B Lotus" w:eastAsia="Calibri" w:hAnsi="B Lotus" w:cs="Times New Roman" w:hint="eastAsia"/>
                  <w:sz w:val="20"/>
                  <w:szCs w:val="20"/>
                  <w:rtl/>
                  <w:lang w:bidi="fa-IR"/>
                </w:rPr>
                <w:t> </w:t>
              </w:r>
            </w:ins>
            <w:r w:rsidRPr="004E5F19">
              <w:rPr>
                <w:rFonts w:ascii="B Lotus" w:eastAsia="Calibri" w:hAnsi="B Lotus" w:cs="B Lotus"/>
                <w:sz w:val="20"/>
                <w:szCs w:val="20"/>
                <w:rtl/>
                <w:lang w:bidi="fa-IR"/>
              </w:rPr>
              <w:t>طی ده سال با استفاده از تسهیلات بانکی و کمک</w:t>
            </w:r>
            <w:ins w:id="6896" w:author="Mehrnazi Boojari" w:date="2019-01-12T00:38:00Z">
              <w:r w:rsidR="008D6571">
                <w:rPr>
                  <w:rFonts w:ascii="B Lotus" w:eastAsia="Calibri" w:hAnsi="B Lotus" w:cs="B Nazanin" w:hint="cs"/>
                  <w:sz w:val="20"/>
                  <w:szCs w:val="20"/>
                  <w:rtl/>
                  <w:lang w:bidi="fa-IR"/>
                </w:rPr>
                <w:t>‌</w:t>
              </w:r>
            </w:ins>
            <w:del w:id="6897" w:author="Mehrnazi Boojari" w:date="2019-01-07T09:46:00Z">
              <w:r w:rsidRPr="004E5F19" w:rsidDel="006F7CCF">
                <w:rPr>
                  <w:rFonts w:ascii="B Lotus" w:eastAsia="Calibri" w:hAnsi="B Lotus" w:cs="B Lotus"/>
                  <w:sz w:val="20"/>
                  <w:szCs w:val="20"/>
                  <w:rtl/>
                  <w:lang w:bidi="fa-IR"/>
                </w:rPr>
                <w:delText xml:space="preserve"> های </w:delText>
              </w:r>
            </w:del>
            <w:ins w:id="6898"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4E5F19">
              <w:rPr>
                <w:rFonts w:ascii="B Lotus" w:eastAsia="Calibri" w:hAnsi="B Lotus" w:cs="B Lotus"/>
                <w:sz w:val="20"/>
                <w:szCs w:val="20"/>
                <w:rtl/>
                <w:lang w:bidi="fa-IR"/>
              </w:rPr>
              <w:t>دولتی</w:t>
            </w:r>
            <w:ins w:id="6899" w:author="Mehrnazi Boojari" w:date="2019-01-12T00:38:00Z">
              <w:r w:rsidR="008D6571">
                <w:rPr>
                  <w:rFonts w:ascii="B Lotus" w:eastAsia="Calibri" w:hAnsi="B Lotus" w:cs="B Lotus" w:hint="cs"/>
                  <w:sz w:val="20"/>
                  <w:szCs w:val="20"/>
                  <w:rtl/>
                  <w:lang w:bidi="fa-IR"/>
                </w:rPr>
                <w:t>.</w:t>
              </w:r>
            </w:ins>
            <w:r w:rsidRPr="004E5F19">
              <w:rPr>
                <w:rFonts w:ascii="B Lotus" w:eastAsia="Calibri" w:hAnsi="B Lotus" w:cs="B Lotus"/>
                <w:sz w:val="20"/>
                <w:szCs w:val="20"/>
                <w:rtl/>
                <w:lang w:bidi="fa-IR"/>
              </w:rPr>
              <w:t xml:space="preserve"> </w:t>
            </w:r>
          </w:p>
        </w:tc>
        <w:tc>
          <w:tcPr>
            <w:tcW w:w="4252" w:type="dxa"/>
            <w:vAlign w:val="center"/>
          </w:tcPr>
          <w:p w14:paraId="413E2E7A" w14:textId="77777777" w:rsidR="00A06196" w:rsidRPr="004E5F19" w:rsidRDefault="00A06196" w:rsidP="003053F2">
            <w:pPr>
              <w:numPr>
                <w:ilvl w:val="0"/>
                <w:numId w:val="41"/>
              </w:numPr>
              <w:bidi/>
              <w:ind w:left="153" w:hanging="153"/>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تحقق 98.7 درصدی از تعداد پیش</w:t>
            </w:r>
            <w:ins w:id="6900" w:author="Mehrnazi Boojari" w:date="2019-01-12T00:41:00Z">
              <w:r w:rsidR="003053F2">
                <w:rPr>
                  <w:rFonts w:ascii="B Lotus" w:eastAsia="Calibri" w:hAnsi="B Lotus" w:cs="B Nazanin" w:hint="cs"/>
                  <w:sz w:val="20"/>
                  <w:szCs w:val="20"/>
                  <w:rtl/>
                  <w:lang w:bidi="fa-IR"/>
                </w:rPr>
                <w:t>‌</w:t>
              </w:r>
            </w:ins>
            <w:del w:id="6901" w:author="Mehrnazi Boojari" w:date="2019-01-12T00:41:00Z">
              <w:r w:rsidRPr="004E5F19" w:rsidDel="003053F2">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بینی اعطای تسهیلات به بخش مسکن و انعقاد قرارداد با بانک</w:t>
            </w:r>
            <w:del w:id="6902" w:author="Mehrnazi Boojari" w:date="2019-01-07T09:45:00Z">
              <w:r w:rsidRPr="004E5F19" w:rsidDel="006F7CCF">
                <w:rPr>
                  <w:rFonts w:ascii="B Lotus" w:eastAsia="Calibri" w:hAnsi="B Lotus" w:cs="B Lotus" w:hint="cs"/>
                  <w:sz w:val="20"/>
                  <w:szCs w:val="20"/>
                  <w:rtl/>
                  <w:lang w:bidi="fa-IR"/>
                </w:rPr>
                <w:delText xml:space="preserve"> ها </w:delText>
              </w:r>
            </w:del>
            <w:ins w:id="6903" w:author="Mehrnazi Boojari" w:date="2019-01-07T09:45:00Z">
              <w:r w:rsidR="006F7CCF">
                <w:rPr>
                  <w:rFonts w:ascii="B Lotus" w:eastAsia="Calibri" w:hAnsi="B Lotus" w:cs="B Lotus" w:hint="cs"/>
                  <w:sz w:val="20"/>
                  <w:szCs w:val="20"/>
                  <w:rtl/>
                  <w:lang w:bidi="fa-IR"/>
                </w:rPr>
                <w:t>‌ها</w:t>
              </w:r>
            </w:ins>
            <w:del w:id="6904" w:author="Mehrnazi Boojari" w:date="2019-01-07T09:58:00Z">
              <w:r w:rsidRPr="004E5F19" w:rsidDel="00A31D6F">
                <w:rPr>
                  <w:rFonts w:ascii="B Lotus" w:eastAsia="Calibri" w:hAnsi="B Lotus" w:cs="B Lotus" w:hint="cs"/>
                  <w:sz w:val="20"/>
                  <w:szCs w:val="20"/>
                  <w:rtl/>
                  <w:lang w:bidi="fa-IR"/>
                </w:rPr>
                <w:delText xml:space="preserve"> </w:delText>
              </w:r>
            </w:del>
            <w:ins w:id="6905" w:author="Mehrnazi Boojari" w:date="2019-01-07T09:58:00Z">
              <w:r w:rsidR="00A31D6F">
                <w:rPr>
                  <w:rFonts w:ascii="B Lotus" w:eastAsia="Calibri" w:hAnsi="B Lotus" w:cs="B Lotus" w:hint="cs"/>
                  <w:sz w:val="20"/>
                  <w:szCs w:val="20"/>
                  <w:rtl/>
                  <w:lang w:bidi="fa-IR"/>
                </w:rPr>
                <w:t xml:space="preserve"> </w:t>
              </w:r>
            </w:ins>
            <w:r w:rsidRPr="004E5F19">
              <w:rPr>
                <w:rFonts w:ascii="B Lotus" w:eastAsia="Calibri" w:hAnsi="B Lotus" w:cs="B Lotus" w:hint="cs"/>
                <w:sz w:val="20"/>
                <w:szCs w:val="20"/>
                <w:rtl/>
                <w:lang w:bidi="fa-IR"/>
              </w:rPr>
              <w:t>در زمینه بهسازی و نوسازی</w:t>
            </w:r>
            <w:ins w:id="6906" w:author="Mehrnazi Boojari" w:date="2019-01-12T00:41:00Z">
              <w:r w:rsidR="003053F2">
                <w:rPr>
                  <w:rFonts w:ascii="B Lotus" w:eastAsia="Calibri" w:hAnsi="B Lotus" w:cs="B Lotus" w:hint="cs"/>
                  <w:sz w:val="20"/>
                  <w:szCs w:val="20"/>
                  <w:rtl/>
                  <w:lang w:bidi="fa-IR"/>
                </w:rPr>
                <w:t>.</w:t>
              </w:r>
            </w:ins>
          </w:p>
          <w:p w14:paraId="0989C368" w14:textId="77777777" w:rsidR="00A06196" w:rsidRPr="004E5F19" w:rsidRDefault="00A06196" w:rsidP="00A25B54">
            <w:pPr>
              <w:numPr>
                <w:ilvl w:val="0"/>
                <w:numId w:val="41"/>
              </w:numPr>
              <w:bidi/>
              <w:ind w:left="153" w:hanging="153"/>
              <w:contextualSpacing/>
              <w:jc w:val="both"/>
              <w:rPr>
                <w:rFonts w:ascii="B Lotus" w:eastAsia="Calibri" w:hAnsi="B Lotus" w:cs="B Lotus"/>
                <w:sz w:val="20"/>
                <w:szCs w:val="20"/>
                <w:rtl/>
                <w:lang w:bidi="fa-IR"/>
              </w:rPr>
            </w:pPr>
            <w:del w:id="6907" w:author="Mehrnazi Boojari" w:date="2019-01-07T10:04:00Z">
              <w:r w:rsidRPr="004E5F19" w:rsidDel="00A31D6F">
                <w:rPr>
                  <w:rFonts w:ascii="B Lotus" w:eastAsia="Calibri" w:hAnsi="B Lotus" w:cs="B Lotus" w:hint="cs"/>
                  <w:sz w:val="20"/>
                  <w:szCs w:val="20"/>
                  <w:rtl/>
                  <w:lang w:bidi="fa-IR"/>
                </w:rPr>
                <w:delText>تاسیس</w:delText>
              </w:r>
            </w:del>
            <w:ins w:id="6908" w:author="Mehrnazi Boojari" w:date="2019-01-07T10:04:00Z">
              <w:r w:rsidR="00A31D6F">
                <w:rPr>
                  <w:rFonts w:ascii="B Lotus" w:eastAsia="Calibri" w:hAnsi="B Lotus" w:cs="B Lotus" w:hint="cs"/>
                  <w:sz w:val="20"/>
                  <w:szCs w:val="20"/>
                  <w:rtl/>
                  <w:lang w:bidi="fa-IR"/>
                </w:rPr>
                <w:t>تأسیس</w:t>
              </w:r>
            </w:ins>
            <w:r w:rsidRPr="004E5F19">
              <w:rPr>
                <w:rFonts w:ascii="B Lotus" w:eastAsia="Calibri" w:hAnsi="B Lotus" w:cs="B Lotus" w:hint="cs"/>
                <w:sz w:val="20"/>
                <w:szCs w:val="20"/>
                <w:rtl/>
                <w:lang w:bidi="fa-IR"/>
              </w:rPr>
              <w:t xml:space="preserve"> نظام فنی روستایی و نظارت بر بخش </w:t>
            </w:r>
            <w:del w:id="6909" w:author="Mehrnazi Boojari" w:date="2019-01-07T22:28:00Z">
              <w:r w:rsidRPr="004E5F19" w:rsidDel="00051F26">
                <w:rPr>
                  <w:rFonts w:ascii="B Lotus" w:eastAsia="Calibri" w:hAnsi="B Lotus" w:cs="B Lotus" w:hint="cs"/>
                  <w:sz w:val="20"/>
                  <w:szCs w:val="20"/>
                  <w:rtl/>
                  <w:lang w:bidi="fa-IR"/>
                </w:rPr>
                <w:delText>ساخت و ساز</w:delText>
              </w:r>
            </w:del>
            <w:ins w:id="6910" w:author="Mehrnazi Boojari" w:date="2019-01-07T22:28:00Z">
              <w:r w:rsidR="00051F26">
                <w:rPr>
                  <w:rFonts w:ascii="B Lotus" w:eastAsia="Calibri" w:hAnsi="B Lotus" w:cs="B Lotus" w:hint="cs"/>
                  <w:sz w:val="20"/>
                  <w:szCs w:val="20"/>
                  <w:rtl/>
                  <w:lang w:bidi="fa-IR"/>
                </w:rPr>
                <w:t>ساخت</w:t>
              </w:r>
              <w:r w:rsidR="00051F26">
                <w:rPr>
                  <w:rFonts w:ascii="Times New Roman" w:eastAsia="Calibri" w:hAnsi="Times New Roman" w:cs="Times New Roman" w:hint="cs"/>
                  <w:sz w:val="20"/>
                  <w:szCs w:val="20"/>
                  <w:rtl/>
                  <w:lang w:bidi="fa-IR"/>
                </w:rPr>
                <w:t> </w:t>
              </w:r>
              <w:r w:rsidR="00051F26">
                <w:rPr>
                  <w:rFonts w:ascii="B Lotus" w:eastAsia="Calibri" w:hAnsi="B Lotus" w:cs="B Lotus" w:hint="cs"/>
                  <w:sz w:val="20"/>
                  <w:szCs w:val="20"/>
                  <w:rtl/>
                  <w:lang w:bidi="fa-IR"/>
                </w:rPr>
                <w:t>و</w:t>
              </w:r>
              <w:r w:rsidR="00051F26">
                <w:rPr>
                  <w:rFonts w:ascii="Times New Roman" w:eastAsia="Calibri" w:hAnsi="Times New Roman" w:cs="Times New Roman" w:hint="cs"/>
                  <w:sz w:val="20"/>
                  <w:szCs w:val="20"/>
                  <w:rtl/>
                  <w:lang w:bidi="fa-IR"/>
                </w:rPr>
                <w:t> </w:t>
              </w:r>
              <w:r w:rsidR="00051F26">
                <w:rPr>
                  <w:rFonts w:ascii="B Lotus" w:eastAsia="Calibri" w:hAnsi="B Lotus" w:cs="B Lotus" w:hint="cs"/>
                  <w:sz w:val="20"/>
                  <w:szCs w:val="20"/>
                  <w:rtl/>
                  <w:lang w:bidi="fa-IR"/>
                </w:rPr>
                <w:t>ساز</w:t>
              </w:r>
            </w:ins>
            <w:r w:rsidRPr="004E5F19">
              <w:rPr>
                <w:rFonts w:ascii="B Lotus" w:eastAsia="Calibri" w:hAnsi="B Lotus" w:cs="B Lotus" w:hint="cs"/>
                <w:sz w:val="20"/>
                <w:szCs w:val="20"/>
                <w:rtl/>
                <w:lang w:bidi="fa-IR"/>
              </w:rPr>
              <w:t xml:space="preserve"> روستایی</w:t>
            </w:r>
            <w:del w:id="6911" w:author="Mehrnazi Boojari" w:date="2019-01-12T00:41:00Z">
              <w:r w:rsidRPr="004E5F19" w:rsidDel="003053F2">
                <w:rPr>
                  <w:rFonts w:ascii="B Lotus" w:eastAsia="Calibri" w:hAnsi="B Lotus" w:cs="B Lotus" w:hint="cs"/>
                  <w:sz w:val="20"/>
                  <w:szCs w:val="20"/>
                  <w:rtl/>
                  <w:lang w:bidi="fa-IR"/>
                </w:rPr>
                <w:delText xml:space="preserve"> </w:delText>
              </w:r>
            </w:del>
            <w:ins w:id="6912" w:author="Mehrnazi Boojari" w:date="2019-01-12T00:41:00Z">
              <w:r w:rsidR="003053F2">
                <w:rPr>
                  <w:rFonts w:ascii="B Lotus" w:eastAsia="Calibri" w:hAnsi="B Lotus" w:cs="B Lotus" w:hint="cs"/>
                  <w:sz w:val="20"/>
                  <w:szCs w:val="20"/>
                  <w:rtl/>
                  <w:lang w:bidi="fa-IR"/>
                </w:rPr>
                <w:t>.</w:t>
              </w:r>
            </w:ins>
          </w:p>
          <w:p w14:paraId="051A3265" w14:textId="77777777" w:rsidR="00A06196" w:rsidRPr="004E5F19" w:rsidRDefault="00A06196" w:rsidP="00A25B54">
            <w:pPr>
              <w:numPr>
                <w:ilvl w:val="0"/>
                <w:numId w:val="41"/>
              </w:numPr>
              <w:bidi/>
              <w:ind w:left="153" w:hanging="153"/>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 xml:space="preserve">کنترل طراحی واحدهای مسکونی روستایی منطبق بر </w:t>
            </w:r>
            <w:del w:id="6913" w:author="Mehrnazi Boojari" w:date="2019-01-08T03:27:00Z">
              <w:r w:rsidRPr="004E5F19" w:rsidDel="00666313">
                <w:rPr>
                  <w:rFonts w:ascii="B Lotus" w:eastAsia="Calibri" w:hAnsi="B Lotus" w:cs="B Lotus" w:hint="cs"/>
                  <w:sz w:val="20"/>
                  <w:szCs w:val="20"/>
                  <w:rtl/>
                  <w:lang w:bidi="fa-IR"/>
                </w:rPr>
                <w:delText>آئین نامه</w:delText>
              </w:r>
            </w:del>
            <w:ins w:id="6914" w:author="Mehrnazi Boojari" w:date="2019-01-08T03:27:00Z">
              <w:r w:rsidR="00666313">
                <w:rPr>
                  <w:rFonts w:ascii="B Lotus" w:eastAsia="Calibri" w:hAnsi="B Lotus" w:cs="B Lotus" w:hint="cs"/>
                  <w:sz w:val="20"/>
                  <w:szCs w:val="20"/>
                  <w:rtl/>
                  <w:lang w:bidi="fa-IR"/>
                </w:rPr>
                <w:t>آیین‌نامه</w:t>
              </w:r>
            </w:ins>
            <w:del w:id="6915" w:author="Mehrnazi Boojari" w:date="2019-01-07T09:46:00Z">
              <w:r w:rsidRPr="004E5F19" w:rsidDel="006F7CCF">
                <w:rPr>
                  <w:rFonts w:ascii="B Lotus" w:eastAsia="Calibri" w:hAnsi="B Lotus" w:cs="B Lotus" w:hint="cs"/>
                  <w:sz w:val="20"/>
                  <w:szCs w:val="20"/>
                  <w:rtl/>
                  <w:lang w:bidi="fa-IR"/>
                </w:rPr>
                <w:delText xml:space="preserve"> های </w:delText>
              </w:r>
            </w:del>
            <w:ins w:id="6916" w:author="Mehrnazi Boojari" w:date="2019-01-07T09:46:00Z">
              <w:r w:rsidR="006F7CCF">
                <w:rPr>
                  <w:rFonts w:ascii="B Lotus" w:eastAsia="Calibri" w:hAnsi="B Lotus" w:cs="B Lotus" w:hint="cs"/>
                  <w:sz w:val="20"/>
                  <w:szCs w:val="20"/>
                  <w:rtl/>
                  <w:lang w:bidi="fa-IR"/>
                </w:rPr>
                <w:t xml:space="preserve">‌های </w:t>
              </w:r>
            </w:ins>
            <w:r w:rsidRPr="004E5F19">
              <w:rPr>
                <w:rFonts w:ascii="B Lotus" w:eastAsia="Calibri" w:hAnsi="B Lotus" w:cs="B Lotus" w:hint="cs"/>
                <w:sz w:val="20"/>
                <w:szCs w:val="20"/>
                <w:rtl/>
                <w:lang w:bidi="fa-IR"/>
              </w:rPr>
              <w:t>جاری کشور</w:t>
            </w:r>
            <w:ins w:id="6917" w:author="Mehrnazi Boojari" w:date="2019-01-12T00:41:00Z">
              <w:r w:rsidR="003053F2">
                <w:rPr>
                  <w:rFonts w:ascii="B Lotus" w:eastAsia="Calibri" w:hAnsi="B Lotus" w:cs="B Lotus" w:hint="cs"/>
                  <w:sz w:val="20"/>
                  <w:szCs w:val="20"/>
                  <w:rtl/>
                  <w:lang w:bidi="fa-IR"/>
                </w:rPr>
                <w:t>.</w:t>
              </w:r>
            </w:ins>
            <w:del w:id="6918" w:author="Mehrnazi Boojari" w:date="2019-01-12T00:41:00Z">
              <w:r w:rsidRPr="004E5F19" w:rsidDel="003053F2">
                <w:rPr>
                  <w:rFonts w:ascii="B Lotus" w:eastAsia="Calibri" w:hAnsi="B Lotus" w:cs="B Lotus" w:hint="cs"/>
                  <w:sz w:val="20"/>
                  <w:szCs w:val="20"/>
                  <w:rtl/>
                  <w:lang w:bidi="fa-IR"/>
                </w:rPr>
                <w:delText xml:space="preserve"> </w:delText>
              </w:r>
            </w:del>
          </w:p>
          <w:p w14:paraId="590BF65A" w14:textId="77777777" w:rsidR="00A06196" w:rsidRPr="004E5F19" w:rsidRDefault="00A06196" w:rsidP="00A25B54">
            <w:pPr>
              <w:numPr>
                <w:ilvl w:val="0"/>
                <w:numId w:val="41"/>
              </w:numPr>
              <w:bidi/>
              <w:ind w:left="153" w:hanging="153"/>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اعطای یارانه انرژی به برخی</w:t>
            </w:r>
            <w:del w:id="6919" w:author="Mehrnazi Boojari" w:date="2019-01-12T00:41:00Z">
              <w:r w:rsidRPr="004E5F19" w:rsidDel="003053F2">
                <w:rPr>
                  <w:rFonts w:ascii="B Lotus" w:eastAsia="Calibri" w:hAnsi="B Lotus" w:cs="B Lotus" w:hint="cs"/>
                  <w:sz w:val="20"/>
                  <w:szCs w:val="20"/>
                  <w:rtl/>
                  <w:lang w:bidi="fa-IR"/>
                </w:rPr>
                <w:delText>ب</w:delText>
              </w:r>
            </w:del>
            <w:r w:rsidRPr="004E5F19">
              <w:rPr>
                <w:rFonts w:ascii="B Lotus" w:eastAsia="Calibri" w:hAnsi="B Lotus" w:cs="B Lotus" w:hint="cs"/>
                <w:sz w:val="20"/>
                <w:szCs w:val="20"/>
                <w:rtl/>
                <w:lang w:bidi="fa-IR"/>
              </w:rPr>
              <w:t xml:space="preserve"> از سازندگان روستایی</w:t>
            </w:r>
            <w:ins w:id="6920" w:author="Mehrnazi Boojari" w:date="2019-01-12T00:41:00Z">
              <w:r w:rsidR="003053F2">
                <w:rPr>
                  <w:rFonts w:ascii="B Lotus" w:eastAsia="Calibri" w:hAnsi="B Lotus" w:cs="B Lotus" w:hint="cs"/>
                  <w:sz w:val="20"/>
                  <w:szCs w:val="20"/>
                  <w:rtl/>
                  <w:lang w:bidi="fa-IR"/>
                </w:rPr>
                <w:t>.</w:t>
              </w:r>
            </w:ins>
            <w:del w:id="6921" w:author="Mehrnazi Boojari" w:date="2019-01-12T00:41:00Z">
              <w:r w:rsidRPr="004E5F19" w:rsidDel="003053F2">
                <w:rPr>
                  <w:rFonts w:ascii="B Lotus" w:eastAsia="Calibri" w:hAnsi="B Lotus" w:cs="B Lotus" w:hint="cs"/>
                  <w:sz w:val="20"/>
                  <w:szCs w:val="20"/>
                  <w:rtl/>
                  <w:lang w:bidi="fa-IR"/>
                </w:rPr>
                <w:delText xml:space="preserve"> </w:delText>
              </w:r>
            </w:del>
          </w:p>
          <w:p w14:paraId="3AF6B43C" w14:textId="77777777" w:rsidR="00A06196" w:rsidRPr="004E5F19" w:rsidRDefault="00A06196" w:rsidP="00A25B54">
            <w:pPr>
              <w:numPr>
                <w:ilvl w:val="0"/>
                <w:numId w:val="41"/>
              </w:numPr>
              <w:bidi/>
              <w:ind w:left="153" w:hanging="153"/>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صدور 1921108 سند مالکیت از 1500000 واحد در نظر گرفته شده</w:t>
            </w:r>
            <w:ins w:id="6922" w:author="Mehrnazi Boojari" w:date="2019-01-12T00:41:00Z">
              <w:r w:rsidR="003053F2">
                <w:rPr>
                  <w:rFonts w:ascii="B Lotus" w:eastAsia="Calibri" w:hAnsi="B Lotus" w:cs="B Lotus" w:hint="cs"/>
                  <w:sz w:val="20"/>
                  <w:szCs w:val="20"/>
                  <w:rtl/>
                  <w:lang w:bidi="fa-IR"/>
                </w:rPr>
                <w:t>.</w:t>
              </w:r>
            </w:ins>
            <w:del w:id="6923" w:author="Mehrnazi Boojari" w:date="2019-01-12T00:41:00Z">
              <w:r w:rsidRPr="004E5F19" w:rsidDel="003053F2">
                <w:rPr>
                  <w:rFonts w:ascii="B Lotus" w:eastAsia="Calibri" w:hAnsi="B Lotus" w:cs="B Lotus" w:hint="cs"/>
                  <w:sz w:val="20"/>
                  <w:szCs w:val="20"/>
                  <w:rtl/>
                  <w:lang w:bidi="fa-IR"/>
                </w:rPr>
                <w:delText xml:space="preserve"> </w:delText>
              </w:r>
            </w:del>
          </w:p>
          <w:p w14:paraId="256D3DF6" w14:textId="77777777" w:rsidR="00A06196" w:rsidRPr="004E5F19" w:rsidRDefault="00A06196" w:rsidP="00A06196">
            <w:pPr>
              <w:bidi/>
              <w:ind w:left="153" w:hanging="153"/>
              <w:jc w:val="both"/>
              <w:rPr>
                <w:rFonts w:ascii="B Lotus" w:eastAsia="Calibri" w:hAnsi="B Lotus" w:cs="B Lotus"/>
                <w:sz w:val="20"/>
                <w:szCs w:val="20"/>
                <w:rtl/>
                <w:lang w:bidi="fa-IR"/>
              </w:rPr>
            </w:pPr>
          </w:p>
        </w:tc>
      </w:tr>
      <w:tr w:rsidR="00A06196" w:rsidRPr="004E5F19" w14:paraId="0D799DF1" w14:textId="77777777" w:rsidTr="004E5F19">
        <w:trPr>
          <w:jc w:val="center"/>
        </w:trPr>
        <w:tc>
          <w:tcPr>
            <w:tcW w:w="1561" w:type="dxa"/>
            <w:vAlign w:val="center"/>
          </w:tcPr>
          <w:p w14:paraId="65C38976" w14:textId="77777777" w:rsidR="00A06196" w:rsidRPr="004E5F19" w:rsidRDefault="00A06196" w:rsidP="00A06196">
            <w:pPr>
              <w:bidi/>
              <w:jc w:val="center"/>
              <w:rPr>
                <w:rFonts w:ascii="B Lotus" w:eastAsia="Calibri" w:hAnsi="B Lotus" w:cs="B Lotus"/>
                <w:sz w:val="20"/>
                <w:szCs w:val="20"/>
                <w:lang w:bidi="fa-IR"/>
              </w:rPr>
            </w:pPr>
            <w:r w:rsidRPr="004E5F19">
              <w:rPr>
                <w:rFonts w:ascii="B Lotus" w:eastAsia="Calibri" w:hAnsi="B Lotus" w:cs="B Lotus"/>
                <w:sz w:val="20"/>
                <w:szCs w:val="20"/>
                <w:rtl/>
                <w:lang w:bidi="fa-IR"/>
              </w:rPr>
              <w:t>برنامه پنجم توسعه</w:t>
            </w:r>
          </w:p>
          <w:p w14:paraId="197D7412" w14:textId="77777777" w:rsidR="00A06196" w:rsidRPr="004E5F19" w:rsidRDefault="00A06196" w:rsidP="00A06196">
            <w:pPr>
              <w:bidi/>
              <w:jc w:val="center"/>
              <w:rPr>
                <w:rFonts w:ascii="B Lotus" w:eastAsia="Calibri" w:hAnsi="B Lotus" w:cs="B Lotus"/>
                <w:sz w:val="20"/>
                <w:szCs w:val="20"/>
                <w:rtl/>
                <w:lang w:bidi="fa-IR"/>
              </w:rPr>
            </w:pPr>
            <w:r w:rsidRPr="004E5F19">
              <w:rPr>
                <w:rFonts w:ascii="B Lotus" w:eastAsia="Calibri" w:hAnsi="B Lotus" w:cs="B Lotus"/>
                <w:sz w:val="20"/>
                <w:szCs w:val="20"/>
                <w:rtl/>
                <w:lang w:bidi="fa-IR"/>
              </w:rPr>
              <w:t>1390- 1394</w:t>
            </w:r>
          </w:p>
        </w:tc>
        <w:tc>
          <w:tcPr>
            <w:tcW w:w="3992" w:type="dxa"/>
            <w:vAlign w:val="center"/>
          </w:tcPr>
          <w:p w14:paraId="7CDAA835" w14:textId="77777777" w:rsidR="00A06196" w:rsidRPr="004E5F19" w:rsidRDefault="00A06196" w:rsidP="00A25B54">
            <w:pPr>
              <w:numPr>
                <w:ilvl w:val="0"/>
                <w:numId w:val="13"/>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ادامه قانون ساماندهی و حمایت از تولید و</w:t>
            </w:r>
            <w:ins w:id="6924" w:author="Mehrnazi Boojari" w:date="2019-01-12T00:39:00Z">
              <w:r w:rsidR="003053F2">
                <w:rPr>
                  <w:rFonts w:ascii="B Lotus" w:eastAsia="Calibri" w:hAnsi="B Lotus" w:cs="B Lotus" w:hint="cs"/>
                  <w:sz w:val="20"/>
                  <w:szCs w:val="20"/>
                  <w:rtl/>
                  <w:lang w:bidi="fa-IR"/>
                </w:rPr>
                <w:t xml:space="preserve"> </w:t>
              </w:r>
            </w:ins>
            <w:r w:rsidRPr="004E5F19">
              <w:rPr>
                <w:rFonts w:ascii="B Lotus" w:eastAsia="Calibri" w:hAnsi="B Lotus" w:cs="B Lotus" w:hint="cs"/>
                <w:sz w:val="20"/>
                <w:szCs w:val="20"/>
                <w:rtl/>
                <w:lang w:bidi="fa-IR"/>
              </w:rPr>
              <w:t>عرضه مسکن و ساخت باقی</w:t>
            </w:r>
            <w:ins w:id="6925" w:author="Mehrnazi Boojari" w:date="2019-01-12T00:39:00Z">
              <w:r w:rsidR="003053F2">
                <w:rPr>
                  <w:rFonts w:ascii="B Lotus" w:eastAsia="Calibri" w:hAnsi="B Lotus" w:cs="B Nazanin" w:hint="cs"/>
                  <w:sz w:val="20"/>
                  <w:szCs w:val="20"/>
                  <w:rtl/>
                  <w:lang w:bidi="fa-IR"/>
                </w:rPr>
                <w:t>‌</w:t>
              </w:r>
            </w:ins>
            <w:r w:rsidRPr="004E5F19">
              <w:rPr>
                <w:rFonts w:ascii="B Lotus" w:eastAsia="Calibri" w:hAnsi="B Lotus" w:cs="B Lotus" w:hint="cs"/>
                <w:sz w:val="20"/>
                <w:szCs w:val="20"/>
                <w:rtl/>
                <w:lang w:bidi="fa-IR"/>
              </w:rPr>
              <w:t>مانده از برنامه چهارم</w:t>
            </w:r>
            <w:r w:rsidRPr="004E5F19">
              <w:rPr>
                <w:rFonts w:ascii="B Lotus" w:eastAsia="Calibri" w:hAnsi="B Lotus" w:cs="B Lotus"/>
                <w:sz w:val="20"/>
                <w:szCs w:val="20"/>
                <w:rtl/>
                <w:lang w:bidi="fa-IR"/>
              </w:rPr>
              <w:t xml:space="preserve"> </w:t>
            </w:r>
            <w:r w:rsidRPr="004E5F19">
              <w:rPr>
                <w:rFonts w:ascii="B Lotus" w:eastAsia="Calibri" w:hAnsi="B Lotus" w:cs="B Lotus" w:hint="cs"/>
                <w:sz w:val="20"/>
                <w:szCs w:val="20"/>
                <w:rtl/>
                <w:lang w:bidi="fa-IR"/>
              </w:rPr>
              <w:t xml:space="preserve">و </w:t>
            </w:r>
            <w:r w:rsidRPr="004E5F19">
              <w:rPr>
                <w:rFonts w:ascii="B Lotus" w:eastAsia="Calibri" w:hAnsi="B Lotus" w:cs="B Lotus"/>
                <w:sz w:val="20"/>
                <w:szCs w:val="20"/>
                <w:rtl/>
                <w:lang w:bidi="fa-IR"/>
              </w:rPr>
              <w:t>ساخت سالانه دویست هزار واحد مسکونی روستایی</w:t>
            </w:r>
            <w:ins w:id="6926" w:author="Mehrnazi Boojari" w:date="2019-01-12T00:39:00Z">
              <w:r w:rsidR="003053F2">
                <w:rPr>
                  <w:rFonts w:ascii="B Lotus" w:eastAsia="Calibri" w:hAnsi="B Lotus" w:cs="B Lotus" w:hint="cs"/>
                  <w:sz w:val="20"/>
                  <w:szCs w:val="20"/>
                  <w:rtl/>
                  <w:lang w:bidi="fa-IR"/>
                </w:rPr>
                <w:t>.</w:t>
              </w:r>
            </w:ins>
          </w:p>
          <w:p w14:paraId="6B73F901" w14:textId="77777777" w:rsidR="00A06196" w:rsidRPr="004E5F19" w:rsidRDefault="00A06196" w:rsidP="003053F2">
            <w:pPr>
              <w:numPr>
                <w:ilvl w:val="0"/>
                <w:numId w:val="13"/>
              </w:numPr>
              <w:bidi/>
              <w:ind w:left="187" w:hanging="180"/>
              <w:contextualSpacing/>
              <w:jc w:val="both"/>
              <w:rPr>
                <w:rFonts w:ascii="B Lotus" w:eastAsia="Calibri" w:hAnsi="B Lotus" w:cs="B Lotus"/>
                <w:sz w:val="20"/>
                <w:szCs w:val="20"/>
                <w:lang w:bidi="fa-IR"/>
              </w:rPr>
            </w:pPr>
            <w:r w:rsidRPr="004E5F19">
              <w:rPr>
                <w:rFonts w:ascii="B Lotus" w:eastAsia="Calibri" w:hAnsi="B Lotus" w:cs="B Lotus" w:hint="cs"/>
                <w:sz w:val="20"/>
                <w:szCs w:val="20"/>
                <w:rtl/>
                <w:lang w:bidi="fa-IR"/>
              </w:rPr>
              <w:t>منوط</w:t>
            </w:r>
            <w:del w:id="6927" w:author="Mehrnazi Boojari" w:date="2019-01-07T10:01:00Z">
              <w:r w:rsidRPr="004E5F19" w:rsidDel="00A31D6F">
                <w:rPr>
                  <w:rFonts w:ascii="B Lotus" w:eastAsia="Calibri" w:hAnsi="B Lotus" w:cs="B Lotus" w:hint="cs"/>
                  <w:sz w:val="20"/>
                  <w:szCs w:val="20"/>
                  <w:rtl/>
                  <w:lang w:bidi="fa-IR"/>
                </w:rPr>
                <w:delText xml:space="preserve"> کردن </w:delText>
              </w:r>
            </w:del>
            <w:ins w:id="6928" w:author="Mehrnazi Boojari" w:date="2019-01-07T10:01:00Z">
              <w:r w:rsidR="00A31D6F">
                <w:rPr>
                  <w:rFonts w:ascii="B Lotus" w:eastAsia="Calibri" w:hAnsi="B Lotus" w:cs="B Lotus" w:hint="cs"/>
                  <w:sz w:val="20"/>
                  <w:szCs w:val="20"/>
                  <w:rtl/>
                  <w:lang w:bidi="fa-IR"/>
                </w:rPr>
                <w:t xml:space="preserve">‌کردن </w:t>
              </w:r>
            </w:ins>
            <w:r w:rsidRPr="004E5F19">
              <w:rPr>
                <w:rFonts w:ascii="B Lotus" w:eastAsia="Calibri" w:hAnsi="B Lotus" w:cs="B Lotus" w:hint="cs"/>
                <w:sz w:val="20"/>
                <w:szCs w:val="20"/>
                <w:rtl/>
                <w:lang w:bidi="fa-IR"/>
              </w:rPr>
              <w:t>صدور پروان</w:t>
            </w:r>
            <w:del w:id="6929" w:author="Mehrnazi Boojari" w:date="2019-01-12T00:39:00Z">
              <w:r w:rsidRPr="004E5F19" w:rsidDel="003053F2">
                <w:rPr>
                  <w:rFonts w:ascii="B Lotus" w:eastAsia="Calibri" w:hAnsi="B Lotus" w:cs="B Lotus" w:hint="cs"/>
                  <w:sz w:val="20"/>
                  <w:szCs w:val="20"/>
                  <w:rtl/>
                  <w:lang w:bidi="fa-IR"/>
                </w:rPr>
                <w:delText>م</w:delText>
              </w:r>
            </w:del>
            <w:r w:rsidRPr="004E5F19">
              <w:rPr>
                <w:rFonts w:ascii="B Lotus" w:eastAsia="Calibri" w:hAnsi="B Lotus" w:cs="B Lotus" w:hint="cs"/>
                <w:sz w:val="20"/>
                <w:szCs w:val="20"/>
                <w:rtl/>
                <w:lang w:bidi="fa-IR"/>
              </w:rPr>
              <w:t>ه به ارائه موافقت اصولی بیمه کیفیت مسکن و بیمه ده</w:t>
            </w:r>
            <w:ins w:id="6930" w:author="Mehrnazi Boojari" w:date="2019-01-12T00:39:00Z">
              <w:r w:rsidR="003053F2">
                <w:rPr>
                  <w:rFonts w:ascii="B Lotus" w:eastAsia="Calibri" w:hAnsi="B Lotus" w:cs="B Nazanin" w:hint="cs"/>
                  <w:sz w:val="20"/>
                  <w:szCs w:val="20"/>
                  <w:rtl/>
                  <w:lang w:bidi="fa-IR"/>
                </w:rPr>
                <w:t>‌</w:t>
              </w:r>
            </w:ins>
            <w:del w:id="6931" w:author="Mehrnazi Boojari" w:date="2019-01-12T00:39:00Z">
              <w:r w:rsidRPr="004E5F19" w:rsidDel="003053F2">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ساله مساکن روستایی</w:t>
            </w:r>
            <w:ins w:id="6932" w:author="Mehrnazi Boojari" w:date="2019-01-12T00:39:00Z">
              <w:r w:rsidR="003053F2">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p>
          <w:p w14:paraId="5B249006" w14:textId="77777777" w:rsidR="00A06196" w:rsidRPr="004E5F19" w:rsidRDefault="00A06196" w:rsidP="00A25B54">
            <w:pPr>
              <w:numPr>
                <w:ilvl w:val="0"/>
                <w:numId w:val="13"/>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مقاوم</w:t>
            </w:r>
            <w:ins w:id="6933" w:author="Mehrnazi Boojari" w:date="2019-01-12T00:43:00Z">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سازی ساختمان</w:t>
            </w:r>
            <w:ins w:id="6934" w:author="Mehrnazi Boojari" w:date="2019-01-12T00:43:00Z">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 در برابر زلزله و اصلاح الگوی مصرف به</w:t>
            </w:r>
            <w:ins w:id="6935" w:author="Mehrnazi Boojari" w:date="2019-01-12T00:43:00Z">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ویژه انرژی و لزوم رعایت مقررات ملی ساختمان</w:t>
            </w:r>
            <w:ins w:id="6936" w:author="Mehrnazi Boojari" w:date="2019-01-12T00:43:00Z">
              <w:r w:rsidR="003053F2">
                <w:rPr>
                  <w:rFonts w:ascii="B Lotus" w:eastAsia="Calibri" w:hAnsi="B Lotus" w:cs="B Lotus" w:hint="cs"/>
                  <w:sz w:val="20"/>
                  <w:szCs w:val="20"/>
                  <w:rtl/>
                  <w:lang w:bidi="fa-IR"/>
                </w:rPr>
                <w:t>.</w:t>
              </w:r>
            </w:ins>
          </w:p>
          <w:p w14:paraId="24B62F57" w14:textId="77777777" w:rsidR="00A06196" w:rsidRPr="004E5F19" w:rsidRDefault="00A06196" w:rsidP="003053F2">
            <w:pPr>
              <w:numPr>
                <w:ilvl w:val="0"/>
                <w:numId w:val="13"/>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تأکید و ترویج الگوهای معماری و شهرسازی ایرانی</w:t>
            </w:r>
            <w:del w:id="6937" w:author="Mehrnazi Boojari" w:date="2019-01-12T00:43:00Z">
              <w:r w:rsidRPr="004E5F19" w:rsidDel="003053F2">
                <w:rPr>
                  <w:rFonts w:ascii="B Lotus" w:eastAsia="Calibri" w:hAnsi="B Lotus" w:cs="B Lotus"/>
                  <w:sz w:val="20"/>
                  <w:szCs w:val="20"/>
                  <w:rtl/>
                  <w:lang w:bidi="fa-IR"/>
                </w:rPr>
                <w:delText>-</w:delText>
              </w:r>
            </w:del>
            <w:ins w:id="6938" w:author="Mehrnazi Boojari" w:date="2019-01-12T00:43:00Z">
              <w:r w:rsidR="003053F2">
                <w:rPr>
                  <w:rFonts w:ascii="B Lotus" w:eastAsia="Calibri" w:hAnsi="B Lotus" w:cs="B Lotus" w:hint="cs"/>
                  <w:sz w:val="20"/>
                  <w:szCs w:val="20"/>
                  <w:rtl/>
                  <w:lang w:bidi="fa-IR"/>
                </w:rPr>
                <w:t xml:space="preserve"> ـ </w:t>
              </w:r>
            </w:ins>
            <w:r w:rsidRPr="004E5F19">
              <w:rPr>
                <w:rFonts w:ascii="B Lotus" w:eastAsia="Calibri" w:hAnsi="B Lotus" w:cs="B Lotus"/>
                <w:sz w:val="20"/>
                <w:szCs w:val="20"/>
                <w:rtl/>
                <w:lang w:bidi="fa-IR"/>
              </w:rPr>
              <w:t>اسلامی</w:t>
            </w:r>
            <w:ins w:id="6939" w:author="Mehrnazi Boojari" w:date="2019-01-12T00:43:00Z">
              <w:r w:rsidR="003053F2">
                <w:rPr>
                  <w:rFonts w:ascii="B Lotus" w:eastAsia="Calibri" w:hAnsi="B Lotus" w:cs="B Lotus" w:hint="cs"/>
                  <w:sz w:val="20"/>
                  <w:szCs w:val="20"/>
                  <w:rtl/>
                  <w:lang w:bidi="fa-IR"/>
                </w:rPr>
                <w:t>.</w:t>
              </w:r>
            </w:ins>
          </w:p>
          <w:p w14:paraId="7C42EB6D" w14:textId="77777777" w:rsidR="00A06196" w:rsidRPr="004E5F19" w:rsidRDefault="00A06196" w:rsidP="00A25B54">
            <w:pPr>
              <w:numPr>
                <w:ilvl w:val="0"/>
                <w:numId w:val="13"/>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 xml:space="preserve">تأکید بر </w:t>
            </w:r>
            <w:del w:id="6940" w:author="Mehrnazi Boojari" w:date="2019-01-07T22:43:00Z">
              <w:r w:rsidRPr="004E5F19" w:rsidDel="00BF4CE5">
                <w:rPr>
                  <w:rFonts w:ascii="B Lotus" w:eastAsia="Calibri" w:hAnsi="B Lotus" w:cs="B Lotus"/>
                  <w:sz w:val="20"/>
                  <w:szCs w:val="20"/>
                  <w:rtl/>
                  <w:lang w:bidi="fa-IR"/>
                </w:rPr>
                <w:delText>بهره وری</w:delText>
              </w:r>
            </w:del>
            <w:ins w:id="6941" w:author="Mehrnazi Boojari" w:date="2019-01-07T22:43:00Z">
              <w:r w:rsidR="00BF4CE5">
                <w:rPr>
                  <w:rFonts w:ascii="B Lotus" w:eastAsia="Calibri" w:hAnsi="B Lotus" w:cs="B Lotus"/>
                  <w:sz w:val="20"/>
                  <w:szCs w:val="20"/>
                  <w:rtl/>
                  <w:lang w:bidi="fa-IR"/>
                </w:rPr>
                <w:t>بهره</w:t>
              </w:r>
              <w:r w:rsidR="00BF4CE5">
                <w:rPr>
                  <w:rFonts w:ascii="B Lotus" w:eastAsia="Calibri" w:hAnsi="B Lotus" w:cs="B Lotus" w:hint="cs"/>
                  <w:sz w:val="20"/>
                  <w:szCs w:val="20"/>
                  <w:rtl/>
                  <w:lang w:bidi="fa-IR"/>
                </w:rPr>
                <w:t>‌</w:t>
              </w:r>
              <w:r w:rsidR="00BF4CE5">
                <w:rPr>
                  <w:rFonts w:ascii="B Lotus" w:eastAsia="Calibri" w:hAnsi="B Lotus" w:cs="B Lotus"/>
                  <w:sz w:val="20"/>
                  <w:szCs w:val="20"/>
                  <w:rtl/>
                  <w:lang w:bidi="fa-IR"/>
                </w:rPr>
                <w:t>وری</w:t>
              </w:r>
            </w:ins>
            <w:r w:rsidRPr="004E5F19">
              <w:rPr>
                <w:rFonts w:ascii="B Lotus" w:eastAsia="Calibri" w:hAnsi="B Lotus" w:cs="B Lotus"/>
                <w:sz w:val="20"/>
                <w:szCs w:val="20"/>
                <w:rtl/>
                <w:lang w:bidi="fa-IR"/>
              </w:rPr>
              <w:t xml:space="preserve"> زمین در مناطق روستایی</w:t>
            </w:r>
            <w:ins w:id="6942" w:author="Mehrnazi Boojari" w:date="2019-01-12T00:43:00Z">
              <w:r w:rsidR="003053F2">
                <w:rPr>
                  <w:rFonts w:ascii="B Lotus" w:eastAsia="Calibri" w:hAnsi="B Lotus" w:cs="B Lotus" w:hint="cs"/>
                  <w:sz w:val="20"/>
                  <w:szCs w:val="20"/>
                  <w:rtl/>
                  <w:lang w:bidi="fa-IR"/>
                </w:rPr>
                <w:t>.</w:t>
              </w:r>
            </w:ins>
          </w:p>
          <w:p w14:paraId="2E4EB819" w14:textId="77777777" w:rsidR="00A06196" w:rsidRPr="004E5F19" w:rsidRDefault="00A06196" w:rsidP="003053F2">
            <w:pPr>
              <w:numPr>
                <w:ilvl w:val="0"/>
                <w:numId w:val="13"/>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اصلاح الگوی مصرف به</w:t>
            </w:r>
            <w:ins w:id="6943" w:author="Mehrnazi Boojari" w:date="2019-01-12T00:43:00Z">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 xml:space="preserve">ویژه انرژی در بخش مسکن و ساختمان </w:t>
            </w:r>
            <w:del w:id="6944" w:author="Mehrnazi Boojari" w:date="2019-01-10T00:17:00Z">
              <w:r w:rsidRPr="004E5F19" w:rsidDel="000A3EC2">
                <w:rPr>
                  <w:rFonts w:ascii="B Lotus" w:eastAsia="Calibri" w:hAnsi="B Lotus" w:cs="B Lotus"/>
                  <w:sz w:val="20"/>
                  <w:szCs w:val="20"/>
                  <w:rtl/>
                  <w:lang w:bidi="fa-IR"/>
                </w:rPr>
                <w:delText>از طریق</w:delText>
              </w:r>
            </w:del>
            <w:ins w:id="6945" w:author="Mehrnazi Boojari" w:date="2019-01-10T00:17:00Z">
              <w:r w:rsidR="000A3EC2">
                <w:rPr>
                  <w:rFonts w:ascii="B Lotus" w:eastAsia="Calibri" w:hAnsi="B Lotus" w:cs="B Lotus"/>
                  <w:sz w:val="20"/>
                  <w:szCs w:val="20"/>
                  <w:rtl/>
                  <w:lang w:bidi="fa-IR"/>
                </w:rPr>
                <w:t>از</w:t>
              </w:r>
              <w:r w:rsidR="000A3EC2">
                <w:rPr>
                  <w:rFonts w:ascii="Times New Roman" w:eastAsia="Calibri" w:hAnsi="Times New Roman" w:cs="Times New Roman" w:hint="cs"/>
                  <w:sz w:val="20"/>
                  <w:szCs w:val="20"/>
                  <w:rtl/>
                  <w:lang w:bidi="fa-IR"/>
                </w:rPr>
                <w:t> </w:t>
              </w:r>
              <w:r w:rsidR="000A3EC2">
                <w:rPr>
                  <w:rFonts w:ascii="B Lotus" w:eastAsia="Calibri" w:hAnsi="B Lotus" w:cs="B Lotus"/>
                  <w:sz w:val="20"/>
                  <w:szCs w:val="20"/>
                  <w:rtl/>
                  <w:lang w:bidi="fa-IR"/>
                </w:rPr>
                <w:t>طریق</w:t>
              </w:r>
            </w:ins>
            <w:r w:rsidRPr="004E5F19">
              <w:rPr>
                <w:rFonts w:ascii="B Lotus" w:eastAsia="Calibri" w:hAnsi="B Lotus" w:cs="B Lotus"/>
                <w:sz w:val="20"/>
                <w:szCs w:val="20"/>
                <w:rtl/>
                <w:lang w:bidi="fa-IR"/>
              </w:rPr>
              <w:t xml:space="preserve"> بیمه</w:t>
            </w:r>
            <w:ins w:id="6946" w:author="Mehrnazi Boojari" w:date="2019-01-12T00:43:00Z">
              <w:r w:rsidR="003053F2">
                <w:rPr>
                  <w:rFonts w:ascii="B Lotus" w:eastAsia="Calibri" w:hAnsi="B Lotus" w:cs="B Nazanin" w:hint="cs"/>
                  <w:sz w:val="20"/>
                  <w:szCs w:val="20"/>
                  <w:rtl/>
                  <w:lang w:bidi="fa-IR"/>
                </w:rPr>
                <w:t>‌</w:t>
              </w:r>
            </w:ins>
            <w:del w:id="6947" w:author="Mehrnazi Boojari" w:date="2019-01-12T00:43:00Z">
              <w:r w:rsidRPr="004E5F19" w:rsidDel="003053F2">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کردن</w:t>
            </w:r>
            <w:ins w:id="6948" w:author="Mehrnazi Boojari" w:date="2019-01-12T00:43:00Z">
              <w:r w:rsidR="003053F2">
                <w:rPr>
                  <w:rFonts w:ascii="B Lotus" w:eastAsia="Calibri" w:hAnsi="B Lotus" w:cs="B Lotus" w:hint="cs"/>
                  <w:sz w:val="20"/>
                  <w:szCs w:val="20"/>
                  <w:rtl/>
                  <w:lang w:bidi="fa-IR"/>
                </w:rPr>
                <w:t>.</w:t>
              </w:r>
            </w:ins>
          </w:p>
          <w:p w14:paraId="1CF96888" w14:textId="77777777" w:rsidR="00A06196" w:rsidRPr="004E5F19" w:rsidRDefault="00A06196" w:rsidP="003053F2">
            <w:pPr>
              <w:numPr>
                <w:ilvl w:val="0"/>
                <w:numId w:val="13"/>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ایجاد ایستگاه</w:t>
            </w:r>
            <w:ins w:id="6949" w:author="Mehrnazi Boojari" w:date="2019-01-12T00:43:00Z">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شتاب</w:t>
            </w:r>
            <w:ins w:id="6950" w:author="Mehrnazi Boojari" w:date="2019-01-12T00:43:00Z">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نگاری، زلزله</w:t>
            </w:r>
            <w:ins w:id="6951" w:author="Mehrnazi Boojari" w:date="2019-01-12T00:43:00Z">
              <w:r w:rsidR="003053F2">
                <w:rPr>
                  <w:rFonts w:ascii="B Lotus" w:eastAsia="Calibri" w:hAnsi="B Lotus" w:cs="B Nazanin" w:hint="cs"/>
                  <w:sz w:val="20"/>
                  <w:szCs w:val="20"/>
                  <w:rtl/>
                  <w:lang w:bidi="fa-IR"/>
                </w:rPr>
                <w:t>‌</w:t>
              </w:r>
            </w:ins>
            <w:del w:id="6952" w:author="Mehrnazi Boojari" w:date="2019-01-12T00:43:00Z">
              <w:r w:rsidRPr="004E5F19" w:rsidDel="003053F2">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 xml:space="preserve">نگاری و </w:t>
            </w:r>
            <w:r w:rsidRPr="004E5F19">
              <w:rPr>
                <w:rFonts w:ascii="B Lotus" w:eastAsia="Calibri" w:hAnsi="B Lotus" w:cs="B Lotus"/>
                <w:sz w:val="20"/>
                <w:szCs w:val="20"/>
                <w:rtl/>
                <w:lang w:bidi="fa-IR"/>
              </w:rPr>
              <w:lastRenderedPageBreak/>
              <w:t>پیش</w:t>
            </w:r>
            <w:ins w:id="6953" w:author="Mehrnazi Boojari" w:date="2019-01-12T00:43:00Z">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نشانگرهای زلزلـه در روسـتاهای بـزرگ بـه</w:t>
            </w:r>
            <w:ins w:id="6954" w:author="Mehrnazi Boojari" w:date="2019-01-12T00:43:00Z">
              <w:r w:rsidR="003053F2">
                <w:rPr>
                  <w:rFonts w:ascii="B Lotus" w:eastAsia="Calibri" w:hAnsi="B Lotus" w:cs="B Nazanin" w:hint="cs"/>
                  <w:sz w:val="20"/>
                  <w:szCs w:val="20"/>
                  <w:rtl/>
                  <w:lang w:bidi="fa-IR"/>
                </w:rPr>
                <w:t>‌</w:t>
              </w:r>
            </w:ins>
            <w:del w:id="6955" w:author="Mehrnazi Boojari" w:date="2019-01-12T00:43:00Z">
              <w:r w:rsidRPr="004E5F19" w:rsidDel="003053F2">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ازای هـر</w:t>
            </w:r>
            <w:del w:id="6956" w:author="Mehrnazi Boojari" w:date="2019-01-07T09:58:00Z">
              <w:r w:rsidRPr="004E5F19" w:rsidDel="00A31D6F">
                <w:rPr>
                  <w:rFonts w:ascii="B Lotus" w:eastAsia="Calibri" w:hAnsi="B Lotus" w:cs="B Lotus"/>
                  <w:sz w:val="20"/>
                  <w:szCs w:val="20"/>
                  <w:rtl/>
                  <w:lang w:bidi="fa-IR"/>
                </w:rPr>
                <w:delText xml:space="preserve">  </w:delText>
              </w:r>
            </w:del>
            <w:ins w:id="6957" w:author="Mehrnazi Boojari" w:date="2019-01-07T09:58:00Z">
              <w:r w:rsidR="00A31D6F">
                <w:rPr>
                  <w:rFonts w:ascii="B Lotus" w:eastAsia="Calibri" w:hAnsi="B Lotus" w:cs="B Lotus"/>
                  <w:sz w:val="20"/>
                  <w:szCs w:val="20"/>
                  <w:rtl/>
                  <w:lang w:bidi="fa-IR"/>
                </w:rPr>
                <w:t xml:space="preserve"> </w:t>
              </w:r>
            </w:ins>
            <w:r w:rsidRPr="004E5F19">
              <w:rPr>
                <w:rFonts w:ascii="B Lotus" w:eastAsia="Calibri" w:hAnsi="B Lotus" w:cs="B Lotus"/>
                <w:sz w:val="20"/>
                <w:szCs w:val="20"/>
                <w:rtl/>
                <w:lang w:bidi="fa-IR"/>
              </w:rPr>
              <w:t>25</w:t>
            </w:r>
            <w:ins w:id="6958" w:author="Mehrnazi Boojari" w:date="2019-01-12T00:43:00Z">
              <w:r w:rsidR="003053F2">
                <w:rPr>
                  <w:rFonts w:ascii="B Lotus" w:eastAsia="Calibri" w:hAnsi="B Lotus" w:cs="Times New Roman" w:hint="cs"/>
                  <w:sz w:val="20"/>
                  <w:szCs w:val="20"/>
                  <w:rtl/>
                  <w:lang w:bidi="fa-IR"/>
                </w:rPr>
                <w:t> </w:t>
              </w:r>
            </w:ins>
            <w:r w:rsidRPr="004E5F19">
              <w:rPr>
                <w:rFonts w:ascii="B Lotus" w:eastAsia="Calibri" w:hAnsi="B Lotus" w:cs="B Lotus"/>
                <w:sz w:val="20"/>
                <w:szCs w:val="20"/>
                <w:rtl/>
                <w:lang w:bidi="fa-IR"/>
              </w:rPr>
              <w:t>هـزار نفـر یـک ایسـتگاه</w:t>
            </w:r>
            <w:ins w:id="6959" w:author="Mehrnazi Boojari" w:date="2019-01-12T00:43:00Z">
              <w:r w:rsidR="003053F2">
                <w:rPr>
                  <w:rFonts w:ascii="B Lotus" w:eastAsia="Calibri" w:hAnsi="B Lotus" w:cs="B Lotus" w:hint="cs"/>
                  <w:sz w:val="20"/>
                  <w:szCs w:val="20"/>
                  <w:rtl/>
                  <w:lang w:bidi="fa-IR"/>
                </w:rPr>
                <w:t>.</w:t>
              </w:r>
            </w:ins>
          </w:p>
          <w:p w14:paraId="272BEDE4" w14:textId="77777777" w:rsidR="00A06196" w:rsidRPr="004E5F19" w:rsidRDefault="00A06196" w:rsidP="00A25B54">
            <w:pPr>
              <w:numPr>
                <w:ilvl w:val="0"/>
                <w:numId w:val="13"/>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مطالعات لازم برای کاهش خطرپذیری زلزله</w:t>
            </w:r>
            <w:ins w:id="6960" w:author="Mehrnazi Boojari" w:date="2019-01-12T00:43:00Z">
              <w:r w:rsidR="003053F2">
                <w:rPr>
                  <w:rFonts w:ascii="B Lotus" w:eastAsia="Calibri" w:hAnsi="B Lotus" w:cs="B Lotus" w:hint="cs"/>
                  <w:sz w:val="20"/>
                  <w:szCs w:val="20"/>
                  <w:rtl/>
                  <w:lang w:bidi="fa-IR"/>
                </w:rPr>
                <w:t>.</w:t>
              </w:r>
            </w:ins>
          </w:p>
          <w:p w14:paraId="5B521E6A" w14:textId="77777777" w:rsidR="00A06196" w:rsidRPr="004E5F19" w:rsidRDefault="00A06196" w:rsidP="003053F2">
            <w:pPr>
              <w:numPr>
                <w:ilvl w:val="0"/>
                <w:numId w:val="13"/>
              </w:numPr>
              <w:bidi/>
              <w:ind w:left="187"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بررسی طرح</w:t>
            </w:r>
            <w:ins w:id="6961" w:author="Mehrnazi Boojari" w:date="2019-01-12T00:43:00Z">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های مناسب</w:t>
            </w:r>
            <w:del w:id="6962" w:author="Mehrnazi Boojari" w:date="2019-01-07T09:51:00Z">
              <w:r w:rsidRPr="004E5F19" w:rsidDel="006F7CCF">
                <w:rPr>
                  <w:rFonts w:ascii="B Lotus" w:eastAsia="Calibri" w:hAnsi="B Lotus" w:cs="B Lotus"/>
                  <w:sz w:val="20"/>
                  <w:szCs w:val="20"/>
                  <w:rtl/>
                  <w:lang w:bidi="fa-IR"/>
                </w:rPr>
                <w:delText xml:space="preserve"> سازی </w:delText>
              </w:r>
            </w:del>
            <w:ins w:id="6963" w:author="Mehrnazi Boojari" w:date="2019-01-07T09:51: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سازی </w:t>
              </w:r>
            </w:ins>
            <w:r w:rsidRPr="004E5F19">
              <w:rPr>
                <w:rFonts w:ascii="B Lotus" w:eastAsia="Calibri" w:hAnsi="B Lotus" w:cs="B Lotus"/>
                <w:sz w:val="20"/>
                <w:szCs w:val="20"/>
                <w:rtl/>
                <w:lang w:bidi="fa-IR"/>
              </w:rPr>
              <w:t>ساختمان</w:t>
            </w:r>
            <w:ins w:id="6964" w:author="Mehrnazi Boojari" w:date="2019-01-12T00:44:00Z">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 xml:space="preserve">ها و فضای روستایی برای </w:t>
            </w:r>
            <w:del w:id="6965" w:author="Mehrnazi Boojari" w:date="2019-01-12T00:44:00Z">
              <w:r w:rsidRPr="004E5F19" w:rsidDel="003053F2">
                <w:rPr>
                  <w:rFonts w:ascii="B Lotus" w:eastAsia="Calibri" w:hAnsi="B Lotus" w:cs="B Lotus"/>
                  <w:sz w:val="20"/>
                  <w:szCs w:val="20"/>
                  <w:rtl/>
                  <w:lang w:bidi="fa-IR"/>
                </w:rPr>
                <w:delText xml:space="preserve">معلولین </w:delText>
              </w:r>
            </w:del>
            <w:ins w:id="6966" w:author="Mehrnazi Boojari" w:date="2019-01-12T00:44:00Z">
              <w:r w:rsidR="003053F2" w:rsidRPr="004E5F19">
                <w:rPr>
                  <w:rFonts w:ascii="B Lotus" w:eastAsia="Calibri" w:hAnsi="B Lotus" w:cs="B Lotus"/>
                  <w:sz w:val="20"/>
                  <w:szCs w:val="20"/>
                  <w:rtl/>
                  <w:lang w:bidi="fa-IR"/>
                </w:rPr>
                <w:t>معلول</w:t>
              </w:r>
              <w:r w:rsidR="003053F2">
                <w:rPr>
                  <w:rFonts w:ascii="B Lotus" w:eastAsia="Calibri" w:hAnsi="B Lotus" w:cs="B Lotus" w:hint="cs"/>
                  <w:sz w:val="20"/>
                  <w:szCs w:val="20"/>
                  <w:rtl/>
                  <w:lang w:bidi="fa-IR"/>
                </w:rPr>
                <w:t>ا</w:t>
              </w:r>
              <w:r w:rsidR="003053F2" w:rsidRPr="004E5F19">
                <w:rPr>
                  <w:rFonts w:ascii="B Lotus" w:eastAsia="Calibri" w:hAnsi="B Lotus" w:cs="B Lotus"/>
                  <w:sz w:val="20"/>
                  <w:szCs w:val="20"/>
                  <w:rtl/>
                  <w:lang w:bidi="fa-IR"/>
                </w:rPr>
                <w:t xml:space="preserve">ن </w:t>
              </w:r>
            </w:ins>
            <w:r w:rsidRPr="004E5F19">
              <w:rPr>
                <w:rFonts w:ascii="B Lotus" w:eastAsia="Calibri" w:hAnsi="B Lotus" w:cs="B Lotus"/>
                <w:sz w:val="20"/>
                <w:szCs w:val="20"/>
                <w:rtl/>
                <w:lang w:bidi="fa-IR"/>
              </w:rPr>
              <w:t>جسمی و حرکتی</w:t>
            </w:r>
            <w:ins w:id="6967" w:author="Mehrnazi Boojari" w:date="2019-01-12T00:44:00Z">
              <w:r w:rsidR="003053F2">
                <w:rPr>
                  <w:rFonts w:ascii="B Lotus" w:eastAsia="Calibri" w:hAnsi="B Lotus" w:cs="B Lotus" w:hint="cs"/>
                  <w:sz w:val="20"/>
                  <w:szCs w:val="20"/>
                  <w:rtl/>
                  <w:lang w:bidi="fa-IR"/>
                </w:rPr>
                <w:t>.</w:t>
              </w:r>
            </w:ins>
          </w:p>
        </w:tc>
        <w:tc>
          <w:tcPr>
            <w:tcW w:w="4252" w:type="dxa"/>
            <w:vAlign w:val="center"/>
          </w:tcPr>
          <w:p w14:paraId="7865B97F" w14:textId="77777777" w:rsidR="00A06196" w:rsidRPr="004E5F19" w:rsidRDefault="00A06196" w:rsidP="00A25B54">
            <w:pPr>
              <w:numPr>
                <w:ilvl w:val="0"/>
                <w:numId w:val="41"/>
              </w:numPr>
              <w:bidi/>
              <w:ind w:left="153" w:hanging="153"/>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lastRenderedPageBreak/>
              <w:t>عدم تخصیص بودجه برای سال</w:t>
            </w:r>
            <w:del w:id="6968" w:author="Mehrnazi Boojari" w:date="2019-01-07T09:46:00Z">
              <w:r w:rsidRPr="004E5F19" w:rsidDel="006F7CCF">
                <w:rPr>
                  <w:rFonts w:ascii="B Lotus" w:eastAsia="Calibri" w:hAnsi="B Lotus" w:cs="B Lotus" w:hint="cs"/>
                  <w:sz w:val="20"/>
                  <w:szCs w:val="20"/>
                  <w:rtl/>
                  <w:lang w:bidi="fa-IR"/>
                </w:rPr>
                <w:delText xml:space="preserve"> های </w:delText>
              </w:r>
            </w:del>
            <w:ins w:id="6969" w:author="Mehrnazi Boojari" w:date="2019-01-07T09:46:00Z">
              <w:r w:rsidR="006F7CCF">
                <w:rPr>
                  <w:rFonts w:ascii="B Lotus" w:eastAsia="Calibri" w:hAnsi="B Lotus" w:cs="B Lotus" w:hint="cs"/>
                  <w:sz w:val="20"/>
                  <w:szCs w:val="20"/>
                  <w:rtl/>
                  <w:lang w:bidi="fa-IR"/>
                </w:rPr>
                <w:t>‌</w:t>
              </w:r>
            </w:ins>
            <w:ins w:id="6970" w:author="Mehrnazi Boojari" w:date="2019-01-12T00:44:00Z">
              <w:r w:rsidR="003053F2">
                <w:rPr>
                  <w:rFonts w:ascii="B Lotus" w:eastAsia="Calibri" w:hAnsi="B Lotus" w:cs="B Nazanin" w:hint="cs"/>
                  <w:sz w:val="20"/>
                  <w:szCs w:val="20"/>
                  <w:rtl/>
                  <w:lang w:bidi="fa-IR"/>
                </w:rPr>
                <w:t>‌</w:t>
              </w:r>
            </w:ins>
            <w:ins w:id="6971" w:author="Mehrnazi Boojari" w:date="2019-01-07T09:46:00Z">
              <w:r w:rsidR="006F7CCF">
                <w:rPr>
                  <w:rFonts w:ascii="B Lotus" w:eastAsia="Calibri" w:hAnsi="B Lotus" w:cs="B Lotus" w:hint="cs"/>
                  <w:sz w:val="20"/>
                  <w:szCs w:val="20"/>
                  <w:rtl/>
                  <w:lang w:bidi="fa-IR"/>
                </w:rPr>
                <w:t xml:space="preserve">های </w:t>
              </w:r>
            </w:ins>
            <w:r w:rsidRPr="004E5F19">
              <w:rPr>
                <w:rFonts w:ascii="B Lotus" w:eastAsia="Calibri" w:hAnsi="B Lotus" w:cs="B Lotus" w:hint="cs"/>
                <w:sz w:val="20"/>
                <w:szCs w:val="20"/>
                <w:rtl/>
                <w:lang w:bidi="fa-IR"/>
              </w:rPr>
              <w:t>1392 و 1394</w:t>
            </w:r>
            <w:ins w:id="6972" w:author="Mehrnazi Boojari" w:date="2019-01-12T00:44:00Z">
              <w:r w:rsidR="003053F2">
                <w:rPr>
                  <w:rFonts w:ascii="B Lotus" w:eastAsia="Calibri" w:hAnsi="B Lotus" w:cs="B Lotus" w:hint="cs"/>
                  <w:sz w:val="20"/>
                  <w:szCs w:val="20"/>
                  <w:rtl/>
                  <w:lang w:bidi="fa-IR"/>
                </w:rPr>
                <w:t>.</w:t>
              </w:r>
            </w:ins>
          </w:p>
          <w:p w14:paraId="718A3A0A" w14:textId="77777777" w:rsidR="00A06196" w:rsidRPr="004E5F19" w:rsidRDefault="00A06196" w:rsidP="003053F2">
            <w:pPr>
              <w:numPr>
                <w:ilvl w:val="0"/>
                <w:numId w:val="41"/>
              </w:numPr>
              <w:bidi/>
              <w:ind w:left="153" w:hanging="153"/>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پیش</w:t>
            </w:r>
            <w:ins w:id="6973" w:author="Mehrnazi Boojari" w:date="2019-01-12T00:44:00Z">
              <w:r w:rsidR="003053F2">
                <w:rPr>
                  <w:rFonts w:ascii="B Lotus" w:eastAsia="Calibri" w:hAnsi="B Lotus" w:cs="B Nazanin" w:hint="cs"/>
                  <w:sz w:val="20"/>
                  <w:szCs w:val="20"/>
                  <w:rtl/>
                  <w:lang w:bidi="fa-IR"/>
                </w:rPr>
                <w:t>‌</w:t>
              </w:r>
            </w:ins>
            <w:del w:id="6974" w:author="Mehrnazi Boojari" w:date="2019-01-12T00:44:00Z">
              <w:r w:rsidRPr="004E5F19" w:rsidDel="003053F2">
                <w:rPr>
                  <w:rFonts w:ascii="B Lotus" w:eastAsia="Calibri" w:hAnsi="B Lotus" w:cs="B Lotus" w:hint="cs"/>
                  <w:sz w:val="20"/>
                  <w:szCs w:val="20"/>
                  <w:rtl/>
                  <w:lang w:bidi="fa-IR"/>
                </w:rPr>
                <w:delText xml:space="preserve"> </w:delText>
              </w:r>
            </w:del>
            <w:r w:rsidRPr="004E5F19">
              <w:rPr>
                <w:rFonts w:ascii="B Lotus" w:eastAsia="Calibri" w:hAnsi="B Lotus" w:cs="B Lotus" w:hint="cs"/>
                <w:sz w:val="20"/>
                <w:szCs w:val="20"/>
                <w:rtl/>
                <w:lang w:bidi="fa-IR"/>
              </w:rPr>
              <w:t xml:space="preserve">بینی تخصیص 855400 واحد </w:t>
            </w:r>
            <w:del w:id="6975" w:author="Mehrnazi Boojari" w:date="2019-01-12T00:44:00Z">
              <w:r w:rsidRPr="004E5F19" w:rsidDel="003053F2">
                <w:rPr>
                  <w:rFonts w:ascii="B Lotus" w:eastAsia="Calibri" w:hAnsi="B Lotus" w:cs="B Lotus" w:hint="cs"/>
                  <w:sz w:val="20"/>
                  <w:szCs w:val="20"/>
                  <w:rtl/>
                  <w:lang w:bidi="fa-IR"/>
                </w:rPr>
                <w:delText>ی</w:delText>
              </w:r>
            </w:del>
            <w:r w:rsidRPr="004E5F19">
              <w:rPr>
                <w:rFonts w:ascii="B Lotus" w:eastAsia="Calibri" w:hAnsi="B Lotus" w:cs="B Lotus" w:hint="cs"/>
                <w:sz w:val="20"/>
                <w:szCs w:val="20"/>
                <w:rtl/>
                <w:lang w:bidi="fa-IR"/>
              </w:rPr>
              <w:t>برای سال</w:t>
            </w:r>
            <w:del w:id="6976" w:author="Mehrnazi Boojari" w:date="2019-01-07T09:46:00Z">
              <w:r w:rsidRPr="004E5F19" w:rsidDel="006F7CCF">
                <w:rPr>
                  <w:rFonts w:ascii="B Lotus" w:eastAsia="Calibri" w:hAnsi="B Lotus" w:cs="B Lotus" w:hint="cs"/>
                  <w:sz w:val="20"/>
                  <w:szCs w:val="20"/>
                  <w:rtl/>
                  <w:lang w:bidi="fa-IR"/>
                </w:rPr>
                <w:delText xml:space="preserve"> های </w:delText>
              </w:r>
            </w:del>
            <w:ins w:id="6977" w:author="Mehrnazi Boojari" w:date="2019-01-07T09:46:00Z">
              <w:r w:rsidR="006F7CCF">
                <w:rPr>
                  <w:rFonts w:ascii="B Lotus" w:eastAsia="Calibri" w:hAnsi="B Lotus" w:cs="B Lotus" w:hint="cs"/>
                  <w:sz w:val="20"/>
                  <w:szCs w:val="20"/>
                  <w:rtl/>
                  <w:lang w:bidi="fa-IR"/>
                </w:rPr>
                <w:t xml:space="preserve">‌های </w:t>
              </w:r>
            </w:ins>
            <w:r w:rsidRPr="004E5F19">
              <w:rPr>
                <w:rFonts w:ascii="B Lotus" w:eastAsia="Calibri" w:hAnsi="B Lotus" w:cs="B Lotus" w:hint="cs"/>
                <w:sz w:val="20"/>
                <w:szCs w:val="20"/>
                <w:rtl/>
                <w:lang w:bidi="fa-IR"/>
              </w:rPr>
              <w:t>1389 تا 1391 و تحقق 71 درصدی برای این موضوع</w:t>
            </w:r>
            <w:ins w:id="6978" w:author="Mehrnazi Boojari" w:date="2019-01-12T00:44:00Z">
              <w:r w:rsidR="003053F2">
                <w:rPr>
                  <w:rFonts w:ascii="B Lotus" w:eastAsia="Calibri" w:hAnsi="B Lotus" w:cs="B Lotus" w:hint="cs"/>
                  <w:sz w:val="20"/>
                  <w:szCs w:val="20"/>
                  <w:rtl/>
                  <w:lang w:bidi="fa-IR"/>
                </w:rPr>
                <w:t xml:space="preserve"> </w:t>
              </w:r>
            </w:ins>
            <w:r w:rsidRPr="004E5F19">
              <w:rPr>
                <w:rFonts w:ascii="B Lotus" w:eastAsia="Calibri" w:hAnsi="B Lotus" w:cs="B Lotus" w:hint="cs"/>
                <w:sz w:val="20"/>
                <w:szCs w:val="20"/>
                <w:rtl/>
                <w:lang w:bidi="fa-IR"/>
              </w:rPr>
              <w:t>(611493)</w:t>
            </w:r>
            <w:ins w:id="6979" w:author="Mehrnazi Boojari" w:date="2019-01-12T00:44:00Z">
              <w:r w:rsidR="003053F2">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w:t>
            </w:r>
            <w:del w:id="6980" w:author="Mehrnazi Boojari" w:date="2019-01-08T03:36:00Z">
              <w:r w:rsidRPr="004E5F19" w:rsidDel="00666313">
                <w:rPr>
                  <w:rFonts w:ascii="B Lotus" w:eastAsia="Calibri" w:hAnsi="B Lotus" w:cs="B Lotus" w:hint="cs"/>
                  <w:sz w:val="20"/>
                  <w:szCs w:val="20"/>
                  <w:rtl/>
                  <w:lang w:bidi="fa-IR"/>
                </w:rPr>
                <w:delText>در نهایت</w:delText>
              </w:r>
            </w:del>
            <w:ins w:id="6981" w:author="Mehrnazi Boojari" w:date="2019-01-08T03:36:00Z">
              <w:r w:rsidR="00666313">
                <w:rPr>
                  <w:rFonts w:ascii="B Lotus" w:eastAsia="Calibri" w:hAnsi="B Lotus" w:cs="B Lotus" w:hint="cs"/>
                  <w:sz w:val="20"/>
                  <w:szCs w:val="20"/>
                  <w:rtl/>
                  <w:lang w:bidi="fa-IR"/>
                </w:rPr>
                <w:t>در</w:t>
              </w:r>
              <w:r w:rsidR="00666313">
                <w:rPr>
                  <w:rFonts w:ascii="Times New Roman" w:eastAsia="Calibri" w:hAnsi="Times New Roman" w:cs="Times New Roman" w:hint="cs"/>
                  <w:sz w:val="20"/>
                  <w:szCs w:val="20"/>
                  <w:rtl/>
                  <w:lang w:bidi="fa-IR"/>
                </w:rPr>
                <w:t> </w:t>
              </w:r>
              <w:r w:rsidR="00666313">
                <w:rPr>
                  <w:rFonts w:ascii="B Lotus" w:eastAsia="Calibri" w:hAnsi="B Lotus" w:cs="B Lotus" w:hint="cs"/>
                  <w:sz w:val="20"/>
                  <w:szCs w:val="20"/>
                  <w:rtl/>
                  <w:lang w:bidi="fa-IR"/>
                </w:rPr>
                <w:t>نهایت</w:t>
              </w:r>
            </w:ins>
            <w:ins w:id="6982" w:author="Mehrnazi Boojari" w:date="2019-01-12T00:44:00Z">
              <w:r w:rsidR="003053F2">
                <w:rPr>
                  <w:rFonts w:ascii="B Lotus" w:eastAsia="Calibri" w:hAnsi="B Lotus" w:cs="B Lotus" w:hint="cs"/>
                  <w:sz w:val="20"/>
                  <w:szCs w:val="20"/>
                  <w:rtl/>
                  <w:lang w:bidi="fa-IR"/>
                </w:rPr>
                <w:t>،</w:t>
              </w:r>
            </w:ins>
            <w:r w:rsidRPr="004E5F19">
              <w:rPr>
                <w:rFonts w:ascii="B Lotus" w:eastAsia="Calibri" w:hAnsi="B Lotus" w:cs="B Lotus" w:hint="cs"/>
                <w:sz w:val="20"/>
                <w:szCs w:val="20"/>
                <w:rtl/>
                <w:lang w:bidi="fa-IR"/>
              </w:rPr>
              <w:t xml:space="preserve"> انعقاد 749540 مورد و اتمام 663084 واحد مسکونی تا سال 1394</w:t>
            </w:r>
            <w:ins w:id="6983" w:author="Mehrnazi Boojari" w:date="2019-01-12T00:44:00Z">
              <w:r w:rsidR="003053F2">
                <w:rPr>
                  <w:rFonts w:ascii="B Lotus" w:eastAsia="Calibri" w:hAnsi="B Lotus" w:cs="B Lotus" w:hint="cs"/>
                  <w:sz w:val="20"/>
                  <w:szCs w:val="20"/>
                  <w:rtl/>
                  <w:lang w:bidi="fa-IR"/>
                </w:rPr>
                <w:t>.</w:t>
              </w:r>
            </w:ins>
          </w:p>
          <w:p w14:paraId="5EE18A0B" w14:textId="77777777" w:rsidR="00A06196" w:rsidRPr="004E5F19" w:rsidRDefault="00A06196" w:rsidP="00A25B54">
            <w:pPr>
              <w:numPr>
                <w:ilvl w:val="0"/>
                <w:numId w:val="41"/>
              </w:numPr>
              <w:bidi/>
              <w:ind w:left="153" w:hanging="153"/>
              <w:contextualSpacing/>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صدور 143073 سند مالکیت از سال 13920 تا 1392</w:t>
            </w:r>
            <w:ins w:id="6984" w:author="Mehrnazi Boojari" w:date="2019-01-12T00:44:00Z">
              <w:r w:rsidR="003053F2">
                <w:rPr>
                  <w:rFonts w:ascii="B Lotus" w:eastAsia="Calibri" w:hAnsi="B Lotus" w:cs="B Lotus" w:hint="cs"/>
                  <w:sz w:val="20"/>
                  <w:szCs w:val="20"/>
                  <w:rtl/>
                  <w:lang w:bidi="fa-IR"/>
                </w:rPr>
                <w:t>.</w:t>
              </w:r>
            </w:ins>
          </w:p>
        </w:tc>
      </w:tr>
      <w:tr w:rsidR="00A06196" w:rsidRPr="004E5F19" w14:paraId="5C981BAE" w14:textId="77777777" w:rsidTr="004E5F19">
        <w:trPr>
          <w:jc w:val="center"/>
        </w:trPr>
        <w:tc>
          <w:tcPr>
            <w:tcW w:w="1561" w:type="dxa"/>
            <w:vAlign w:val="center"/>
          </w:tcPr>
          <w:p w14:paraId="0DACE724" w14:textId="77777777" w:rsidR="00A06196" w:rsidRPr="004E5F19" w:rsidRDefault="00A06196" w:rsidP="00A06196">
            <w:pPr>
              <w:bidi/>
              <w:jc w:val="center"/>
              <w:rPr>
                <w:rFonts w:ascii="B Lotus" w:eastAsia="Calibri" w:hAnsi="B Lotus" w:cs="B Lotus"/>
                <w:sz w:val="20"/>
                <w:szCs w:val="20"/>
                <w:lang w:bidi="fa-IR"/>
              </w:rPr>
            </w:pPr>
            <w:r w:rsidRPr="004E5F19">
              <w:rPr>
                <w:rFonts w:ascii="B Lotus" w:eastAsia="Calibri" w:hAnsi="B Lotus" w:cs="B Lotus"/>
                <w:sz w:val="20"/>
                <w:szCs w:val="20"/>
                <w:rtl/>
                <w:lang w:bidi="fa-IR"/>
              </w:rPr>
              <w:lastRenderedPageBreak/>
              <w:t>برنامه ششم توسعه</w:t>
            </w:r>
          </w:p>
          <w:p w14:paraId="3D2C1995" w14:textId="77777777" w:rsidR="00A06196" w:rsidRPr="004E5F19" w:rsidRDefault="00A06196" w:rsidP="00A06196">
            <w:pPr>
              <w:bidi/>
              <w:jc w:val="center"/>
              <w:rPr>
                <w:rFonts w:ascii="B Lotus" w:eastAsia="Calibri" w:hAnsi="B Lotus" w:cs="B Lotus"/>
                <w:sz w:val="20"/>
                <w:szCs w:val="20"/>
                <w:rtl/>
                <w:lang w:bidi="fa-IR"/>
              </w:rPr>
            </w:pPr>
            <w:r w:rsidRPr="004E5F19">
              <w:rPr>
                <w:rFonts w:ascii="B Lotus" w:eastAsia="Calibri" w:hAnsi="B Lotus" w:cs="B Lotus"/>
                <w:sz w:val="20"/>
                <w:szCs w:val="20"/>
                <w:rtl/>
                <w:lang w:bidi="fa-IR"/>
              </w:rPr>
              <w:t>1396 -1400</w:t>
            </w:r>
          </w:p>
        </w:tc>
        <w:tc>
          <w:tcPr>
            <w:tcW w:w="3992" w:type="dxa"/>
            <w:vAlign w:val="center"/>
          </w:tcPr>
          <w:p w14:paraId="5FDE4A3C" w14:textId="77777777" w:rsidR="00A06196" w:rsidRPr="004E5F19" w:rsidRDefault="00A06196" w:rsidP="003053F2">
            <w:pPr>
              <w:numPr>
                <w:ilvl w:val="0"/>
                <w:numId w:val="14"/>
              </w:numPr>
              <w:bidi/>
              <w:ind w:left="191" w:hanging="180"/>
              <w:contextualSpacing/>
              <w:jc w:val="both"/>
              <w:rPr>
                <w:rFonts w:ascii="B Lotus" w:eastAsia="Calibri" w:hAnsi="B Lotus" w:cs="B Lotus"/>
                <w:sz w:val="20"/>
                <w:szCs w:val="20"/>
                <w:rtl/>
              </w:rPr>
            </w:pPr>
            <w:r w:rsidRPr="004E5F19">
              <w:rPr>
                <w:rFonts w:ascii="B Lotus" w:eastAsia="Calibri" w:hAnsi="B Lotus" w:cs="B Lotus"/>
                <w:sz w:val="20"/>
                <w:szCs w:val="20"/>
                <w:rtl/>
              </w:rPr>
              <w:t xml:space="preserve">بهسازی و نوسازی سالانه حداقل </w:t>
            </w:r>
            <w:del w:id="6985" w:author="Mehrnazi Boojari" w:date="2019-01-12T00:45:00Z">
              <w:r w:rsidRPr="004E5F19" w:rsidDel="003053F2">
                <w:rPr>
                  <w:rFonts w:ascii="B Lotus" w:eastAsia="Calibri" w:hAnsi="B Lotus" w:cs="B Lotus"/>
                  <w:sz w:val="20"/>
                  <w:szCs w:val="20"/>
                  <w:rtl/>
                </w:rPr>
                <w:delText xml:space="preserve">دویست </w:delText>
              </w:r>
            </w:del>
            <w:ins w:id="6986" w:author="Mehrnazi Boojari" w:date="2019-01-12T00:45:00Z">
              <w:r w:rsidR="003053F2">
                <w:rPr>
                  <w:rFonts w:ascii="B Lotus" w:eastAsia="Calibri" w:hAnsi="B Lotus" w:cs="B Lotus" w:hint="cs"/>
                  <w:sz w:val="20"/>
                  <w:szCs w:val="20"/>
                  <w:rtl/>
                </w:rPr>
                <w:t>200</w:t>
              </w:r>
              <w:r w:rsidR="003053F2" w:rsidRPr="004E5F19">
                <w:rPr>
                  <w:rFonts w:ascii="B Lotus" w:eastAsia="Calibri" w:hAnsi="B Lotus" w:cs="B Lotus"/>
                  <w:sz w:val="20"/>
                  <w:szCs w:val="20"/>
                  <w:rtl/>
                </w:rPr>
                <w:t xml:space="preserve"> </w:t>
              </w:r>
            </w:ins>
            <w:r w:rsidRPr="004E5F19">
              <w:rPr>
                <w:rFonts w:ascii="B Lotus" w:eastAsia="Calibri" w:hAnsi="B Lotus" w:cs="B Lotus"/>
                <w:sz w:val="20"/>
                <w:szCs w:val="20"/>
                <w:rtl/>
              </w:rPr>
              <w:t>هزار واحد مسکونی روستایی با پرداخت تسهیلات ارزان</w:t>
            </w:r>
            <w:ins w:id="6987" w:author="Mehrnazi Boojari" w:date="2019-01-12T00:45:00Z">
              <w:r w:rsidR="003053F2">
                <w:rPr>
                  <w:rFonts w:ascii="B Lotus" w:eastAsia="Calibri" w:hAnsi="B Lotus" w:cs="B Nazanin" w:hint="cs"/>
                  <w:sz w:val="20"/>
                  <w:szCs w:val="20"/>
                  <w:rtl/>
                </w:rPr>
                <w:t>‌</w:t>
              </w:r>
            </w:ins>
            <w:r w:rsidRPr="004E5F19">
              <w:rPr>
                <w:rFonts w:ascii="B Lotus" w:eastAsia="Calibri" w:hAnsi="B Lotus" w:cs="B Lotus"/>
                <w:sz w:val="20"/>
                <w:szCs w:val="20"/>
                <w:rtl/>
              </w:rPr>
              <w:t>قیمت با کارمزد پنج</w:t>
            </w:r>
            <w:ins w:id="6988" w:author="Mehrnazi Boojari" w:date="2019-01-12T00:45:00Z">
              <w:r w:rsidR="003053F2">
                <w:rPr>
                  <w:rFonts w:ascii="B Lotus" w:eastAsia="Calibri" w:hAnsi="B Lotus" w:cs="Times New Roman" w:hint="eastAsia"/>
                  <w:sz w:val="20"/>
                  <w:szCs w:val="20"/>
                  <w:rtl/>
                </w:rPr>
                <w:t> </w:t>
              </w:r>
            </w:ins>
            <w:del w:id="6989" w:author="Mehrnazi Boojari" w:date="2019-01-12T00:45:00Z">
              <w:r w:rsidRPr="004E5F19" w:rsidDel="003053F2">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rPr>
              <w:t>درصد.</w:t>
            </w:r>
          </w:p>
          <w:p w14:paraId="6DD2C938" w14:textId="77777777" w:rsidR="00A06196" w:rsidRPr="004E5F19" w:rsidRDefault="00A06196" w:rsidP="00A25B54">
            <w:pPr>
              <w:numPr>
                <w:ilvl w:val="0"/>
                <w:numId w:val="14"/>
              </w:numPr>
              <w:bidi/>
              <w:ind w:left="191"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ایمن</w:t>
            </w:r>
            <w:del w:id="6990" w:author="Mehrnazi Boojari" w:date="2019-01-07T09:51:00Z">
              <w:r w:rsidRPr="004E5F19" w:rsidDel="006F7CCF">
                <w:rPr>
                  <w:rFonts w:ascii="B Lotus" w:eastAsia="Calibri" w:hAnsi="B Lotus" w:cs="B Lotus"/>
                  <w:sz w:val="20"/>
                  <w:szCs w:val="20"/>
                  <w:rtl/>
                  <w:lang w:bidi="fa-IR"/>
                </w:rPr>
                <w:delText xml:space="preserve"> سازی </w:delText>
              </w:r>
            </w:del>
            <w:ins w:id="6991" w:author="Mehrnazi Boojari" w:date="2019-01-07T09:51: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سازی </w:t>
              </w:r>
            </w:ins>
            <w:del w:id="6992" w:author="Mehrnazi Boojari" w:date="2019-01-12T01:23:00Z">
              <w:r w:rsidRPr="004E5F19" w:rsidDel="00E7085F">
                <w:rPr>
                  <w:rFonts w:ascii="B Lotus" w:eastAsia="Calibri" w:hAnsi="B Lotus" w:cs="B Lotus"/>
                  <w:sz w:val="20"/>
                  <w:szCs w:val="20"/>
                  <w:rtl/>
                  <w:lang w:bidi="fa-IR"/>
                </w:rPr>
                <w:delText>سکونتگاه</w:delText>
              </w:r>
            </w:del>
            <w:ins w:id="6993" w:author="Mehrnazi Boojari" w:date="2019-01-12T01:23:00Z">
              <w:r w:rsidR="00E7085F">
                <w:rPr>
                  <w:rFonts w:ascii="B Lotus" w:eastAsia="Calibri" w:hAnsi="B Lotus" w:cs="B Lotus"/>
                  <w:sz w:val="20"/>
                  <w:szCs w:val="20"/>
                  <w:rtl/>
                  <w:lang w:bidi="fa-IR"/>
                </w:rPr>
                <w:t>سکونت</w:t>
              </w:r>
              <w:r w:rsidR="00E7085F">
                <w:rPr>
                  <w:rFonts w:ascii="B Lotus" w:eastAsia="Calibri" w:hAnsi="B Lotus" w:cs="B Lotus" w:hint="cs"/>
                  <w:sz w:val="20"/>
                  <w:szCs w:val="20"/>
                  <w:rtl/>
                  <w:lang w:bidi="fa-IR"/>
                </w:rPr>
                <w:t>‌</w:t>
              </w:r>
              <w:r w:rsidR="00E7085F">
                <w:rPr>
                  <w:rFonts w:ascii="B Lotus" w:eastAsia="Calibri" w:hAnsi="B Lotus" w:cs="B Lotus"/>
                  <w:sz w:val="20"/>
                  <w:szCs w:val="20"/>
                  <w:rtl/>
                  <w:lang w:bidi="fa-IR"/>
                </w:rPr>
                <w:t>گاه</w:t>
              </w:r>
            </w:ins>
            <w:del w:id="6994" w:author="Mehrnazi Boojari" w:date="2019-01-07T09:46:00Z">
              <w:r w:rsidRPr="004E5F19" w:rsidDel="006F7CCF">
                <w:rPr>
                  <w:rFonts w:ascii="B Lotus" w:eastAsia="Calibri" w:hAnsi="B Lotus" w:cs="B Lotus"/>
                  <w:sz w:val="20"/>
                  <w:szCs w:val="20"/>
                  <w:rtl/>
                  <w:lang w:bidi="fa-IR"/>
                </w:rPr>
                <w:delText xml:space="preserve"> های </w:delText>
              </w:r>
            </w:del>
            <w:ins w:id="6995"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4E5F19">
              <w:rPr>
                <w:rFonts w:ascii="B Lotus" w:eastAsia="Calibri" w:hAnsi="B Lotus" w:cs="B Lotus"/>
                <w:sz w:val="20"/>
                <w:szCs w:val="20"/>
                <w:rtl/>
                <w:lang w:bidi="fa-IR"/>
              </w:rPr>
              <w:t>روستایی برای رسیدن به حداقل 30 روستاهای در معرض خطر</w:t>
            </w:r>
            <w:ins w:id="6996" w:author="Mehrnazi Boojari" w:date="2019-01-12T00:45:00Z">
              <w:r w:rsidR="003053F2">
                <w:rPr>
                  <w:rFonts w:ascii="B Lotus" w:eastAsia="Calibri" w:hAnsi="B Lotus" w:cs="B Lotus" w:hint="cs"/>
                  <w:sz w:val="20"/>
                  <w:szCs w:val="20"/>
                  <w:rtl/>
                  <w:lang w:bidi="fa-IR"/>
                </w:rPr>
                <w:t>.</w:t>
              </w:r>
            </w:ins>
            <w:del w:id="6997" w:author="Mehrnazi Boojari" w:date="2019-01-12T00:45:00Z">
              <w:r w:rsidRPr="004E5F19" w:rsidDel="003053F2">
                <w:rPr>
                  <w:rFonts w:ascii="B Lotus" w:eastAsia="Calibri" w:hAnsi="B Lotus" w:cs="B Lotus"/>
                  <w:sz w:val="20"/>
                  <w:szCs w:val="20"/>
                  <w:rtl/>
                  <w:lang w:bidi="fa-IR"/>
                </w:rPr>
                <w:delText xml:space="preserve"> </w:delText>
              </w:r>
            </w:del>
          </w:p>
          <w:p w14:paraId="4A7E58FD" w14:textId="77777777" w:rsidR="00A06196" w:rsidRPr="004E5F19" w:rsidRDefault="00A06196" w:rsidP="00A25B54">
            <w:pPr>
              <w:numPr>
                <w:ilvl w:val="0"/>
                <w:numId w:val="14"/>
              </w:numPr>
              <w:bidi/>
              <w:ind w:left="191"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تعیین شاخص</w:t>
            </w:r>
            <w:del w:id="6998" w:author="Mehrnazi Boojari" w:date="2019-01-07T09:46:00Z">
              <w:r w:rsidRPr="004E5F19" w:rsidDel="006F7CCF">
                <w:rPr>
                  <w:rFonts w:ascii="B Lotus" w:eastAsia="Calibri" w:hAnsi="B Lotus" w:cs="B Lotus"/>
                  <w:sz w:val="20"/>
                  <w:szCs w:val="20"/>
                  <w:rtl/>
                  <w:lang w:bidi="fa-IR"/>
                </w:rPr>
                <w:delText xml:space="preserve"> های </w:delText>
              </w:r>
            </w:del>
            <w:ins w:id="6999"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4E5F19">
              <w:rPr>
                <w:rFonts w:ascii="B Lotus" w:eastAsia="Calibri" w:hAnsi="B Lotus" w:cs="B Lotus"/>
                <w:sz w:val="20"/>
                <w:szCs w:val="20"/>
                <w:rtl/>
                <w:lang w:bidi="fa-IR"/>
              </w:rPr>
              <w:t>بافت</w:t>
            </w:r>
            <w:del w:id="7000" w:author="Mehrnazi Boojari" w:date="2019-01-07T09:46:00Z">
              <w:r w:rsidRPr="004E5F19" w:rsidDel="006F7CCF">
                <w:rPr>
                  <w:rFonts w:ascii="B Lotus" w:eastAsia="Calibri" w:hAnsi="B Lotus" w:cs="B Lotus"/>
                  <w:sz w:val="20"/>
                  <w:szCs w:val="20"/>
                  <w:rtl/>
                  <w:lang w:bidi="fa-IR"/>
                </w:rPr>
                <w:delText xml:space="preserve"> های </w:delText>
              </w:r>
            </w:del>
            <w:ins w:id="7001"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4E5F19">
              <w:rPr>
                <w:rFonts w:ascii="B Lotus" w:eastAsia="Calibri" w:hAnsi="B Lotus" w:cs="B Lotus"/>
                <w:sz w:val="20"/>
                <w:szCs w:val="20"/>
                <w:rtl/>
                <w:lang w:bidi="fa-IR"/>
              </w:rPr>
              <w:t>فرسوده و ناب</w:t>
            </w:r>
            <w:ins w:id="7002" w:author="Mehrnazi Boojari" w:date="2019-01-12T00:45:00Z">
              <w:r w:rsidR="003053F2">
                <w:rPr>
                  <w:rFonts w:ascii="B Lotus" w:eastAsia="Calibri" w:hAnsi="B Lotus" w:cs="B Lotus" w:hint="cs"/>
                  <w:sz w:val="20"/>
                  <w:szCs w:val="20"/>
                  <w:rtl/>
                  <w:lang w:bidi="fa-IR"/>
                </w:rPr>
                <w:t>ه</w:t>
              </w:r>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سامان روستایی و تهیه و اجرای طراح</w:t>
            </w:r>
            <w:del w:id="7003" w:author="Mehrnazi Boojari" w:date="2019-01-07T09:46:00Z">
              <w:r w:rsidRPr="004E5F19" w:rsidDel="006F7CCF">
                <w:rPr>
                  <w:rFonts w:ascii="B Lotus" w:eastAsia="Calibri" w:hAnsi="B Lotus" w:cs="B Lotus"/>
                  <w:sz w:val="20"/>
                  <w:szCs w:val="20"/>
                  <w:rtl/>
                  <w:lang w:bidi="fa-IR"/>
                </w:rPr>
                <w:delText xml:space="preserve"> های </w:delText>
              </w:r>
            </w:del>
            <w:ins w:id="7004"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4E5F19">
              <w:rPr>
                <w:rFonts w:ascii="B Lotus" w:eastAsia="Calibri" w:hAnsi="B Lotus" w:cs="B Lotus"/>
                <w:sz w:val="20"/>
                <w:szCs w:val="20"/>
                <w:rtl/>
                <w:lang w:bidi="fa-IR"/>
              </w:rPr>
              <w:t>بهسازی بافت</w:t>
            </w:r>
            <w:del w:id="7005" w:author="Mehrnazi Boojari" w:date="2019-01-07T09:46:00Z">
              <w:r w:rsidRPr="004E5F19" w:rsidDel="006F7CCF">
                <w:rPr>
                  <w:rFonts w:ascii="B Lotus" w:eastAsia="Calibri" w:hAnsi="B Lotus" w:cs="B Lotus"/>
                  <w:sz w:val="20"/>
                  <w:szCs w:val="20"/>
                  <w:rtl/>
                  <w:lang w:bidi="fa-IR"/>
                </w:rPr>
                <w:delText xml:space="preserve"> های </w:delText>
              </w:r>
            </w:del>
            <w:ins w:id="7006"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4E5F19">
              <w:rPr>
                <w:rFonts w:ascii="B Lotus" w:eastAsia="Calibri" w:hAnsi="B Lotus" w:cs="B Lotus"/>
                <w:sz w:val="20"/>
                <w:szCs w:val="20"/>
                <w:rtl/>
                <w:lang w:bidi="fa-IR"/>
              </w:rPr>
              <w:t>فرسوده در روستاهای دارای اولویت</w:t>
            </w:r>
            <w:ins w:id="7007" w:author="Mehrnazi Boojari" w:date="2019-01-12T00:45:00Z">
              <w:r w:rsidR="003053F2">
                <w:rPr>
                  <w:rFonts w:ascii="B Lotus" w:eastAsia="Calibri" w:hAnsi="B Lotus" w:cs="B Lotus" w:hint="cs"/>
                  <w:sz w:val="20"/>
                  <w:szCs w:val="20"/>
                  <w:rtl/>
                  <w:lang w:bidi="fa-IR"/>
                </w:rPr>
                <w:t>.</w:t>
              </w:r>
            </w:ins>
            <w:r w:rsidRPr="004E5F19">
              <w:rPr>
                <w:rFonts w:ascii="B Lotus" w:eastAsia="Calibri" w:hAnsi="B Lotus" w:cs="B Lotus"/>
                <w:sz w:val="20"/>
                <w:szCs w:val="20"/>
                <w:rtl/>
                <w:lang w:bidi="fa-IR"/>
              </w:rPr>
              <w:t xml:space="preserve"> </w:t>
            </w:r>
          </w:p>
          <w:p w14:paraId="6C28AE42" w14:textId="77777777" w:rsidR="00A06196" w:rsidRPr="004E5F19" w:rsidRDefault="00A06196" w:rsidP="00A25B54">
            <w:pPr>
              <w:numPr>
                <w:ilvl w:val="0"/>
                <w:numId w:val="14"/>
              </w:numPr>
              <w:bidi/>
              <w:ind w:left="191"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مقاوم</w:t>
            </w:r>
            <w:del w:id="7008" w:author="Mehrnazi Boojari" w:date="2019-01-07T09:51:00Z">
              <w:r w:rsidRPr="004E5F19" w:rsidDel="006F7CCF">
                <w:rPr>
                  <w:rFonts w:ascii="B Lotus" w:eastAsia="Calibri" w:hAnsi="B Lotus" w:cs="B Lotus"/>
                  <w:sz w:val="20"/>
                  <w:szCs w:val="20"/>
                  <w:rtl/>
                  <w:lang w:bidi="fa-IR"/>
                </w:rPr>
                <w:delText xml:space="preserve"> سازی </w:delText>
              </w:r>
            </w:del>
            <w:ins w:id="7009" w:author="Mehrnazi Boojari" w:date="2019-01-07T09:51: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سازی </w:t>
              </w:r>
            </w:ins>
            <w:r w:rsidRPr="004E5F19">
              <w:rPr>
                <w:rFonts w:ascii="B Lotus" w:eastAsia="Calibri" w:hAnsi="B Lotus" w:cs="B Lotus"/>
                <w:sz w:val="20"/>
                <w:szCs w:val="20"/>
                <w:rtl/>
                <w:lang w:bidi="fa-IR"/>
              </w:rPr>
              <w:t>و اصلاح الگوی مصرف ب</w:t>
            </w:r>
            <w:ins w:id="7010" w:author="Mehrnazi Boojari" w:date="2019-01-12T00:45:00Z">
              <w:r w:rsidR="003053F2">
                <w:rPr>
                  <w:rFonts w:ascii="B Lotus" w:eastAsia="Calibri" w:hAnsi="B Lotus" w:cs="B Lotus" w:hint="cs"/>
                  <w:sz w:val="20"/>
                  <w:szCs w:val="20"/>
                  <w:rtl/>
                  <w:lang w:bidi="fa-IR"/>
                </w:rPr>
                <w:t>ه</w:t>
              </w:r>
              <w:r w:rsidR="003053F2">
                <w:rPr>
                  <w:rFonts w:ascii="B Lotus" w:eastAsia="Calibri" w:hAnsi="B Lotus" w:cs="B Nazanin" w:hint="cs"/>
                  <w:sz w:val="20"/>
                  <w:szCs w:val="20"/>
                  <w:rtl/>
                  <w:lang w:bidi="fa-IR"/>
                </w:rPr>
                <w:t>‌</w:t>
              </w:r>
            </w:ins>
            <w:r w:rsidRPr="004E5F19">
              <w:rPr>
                <w:rFonts w:ascii="B Lotus" w:eastAsia="Calibri" w:hAnsi="B Lotus" w:cs="B Lotus"/>
                <w:sz w:val="20"/>
                <w:szCs w:val="20"/>
                <w:rtl/>
                <w:lang w:bidi="fa-IR"/>
              </w:rPr>
              <w:t>ویژه در مصرف انرژی</w:t>
            </w:r>
            <w:ins w:id="7011" w:author="Mehrnazi Boojari" w:date="2019-01-12T00:45:00Z">
              <w:r w:rsidR="003053F2">
                <w:rPr>
                  <w:rFonts w:ascii="B Lotus" w:eastAsia="Calibri" w:hAnsi="B Lotus" w:cs="B Lotus" w:hint="cs"/>
                  <w:sz w:val="20"/>
                  <w:szCs w:val="20"/>
                  <w:rtl/>
                  <w:lang w:bidi="fa-IR"/>
                </w:rPr>
                <w:t>.</w:t>
              </w:r>
            </w:ins>
            <w:r w:rsidRPr="004E5F19">
              <w:rPr>
                <w:rFonts w:ascii="B Lotus" w:eastAsia="Calibri" w:hAnsi="B Lotus" w:cs="B Lotus"/>
                <w:sz w:val="20"/>
                <w:szCs w:val="20"/>
                <w:rtl/>
                <w:lang w:bidi="fa-IR"/>
              </w:rPr>
              <w:t xml:space="preserve"> </w:t>
            </w:r>
          </w:p>
          <w:p w14:paraId="6FB21DB3" w14:textId="77777777" w:rsidR="00A06196" w:rsidRPr="004E5F19" w:rsidRDefault="00A06196" w:rsidP="003053F2">
            <w:pPr>
              <w:numPr>
                <w:ilvl w:val="0"/>
                <w:numId w:val="14"/>
              </w:numPr>
              <w:bidi/>
              <w:ind w:left="191"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بیمه</w:t>
            </w:r>
            <w:ins w:id="7012" w:author="Mehrnazi Boojari" w:date="2019-01-12T00:45:00Z">
              <w:r w:rsidR="003053F2">
                <w:rPr>
                  <w:rFonts w:ascii="B Lotus" w:eastAsia="Calibri" w:hAnsi="B Lotus" w:cs="B Nazanin" w:hint="cs"/>
                  <w:sz w:val="20"/>
                  <w:szCs w:val="20"/>
                  <w:rtl/>
                  <w:lang w:bidi="fa-IR"/>
                </w:rPr>
                <w:t>‌</w:t>
              </w:r>
            </w:ins>
            <w:del w:id="7013" w:author="Mehrnazi Boojari" w:date="2019-01-12T00:45:00Z">
              <w:r w:rsidRPr="004E5F19" w:rsidDel="003053F2">
                <w:rPr>
                  <w:rFonts w:ascii="B Lotus" w:eastAsia="Calibri" w:hAnsi="B Lotus" w:cs="B Lotus"/>
                  <w:sz w:val="20"/>
                  <w:szCs w:val="20"/>
                  <w:rtl/>
                  <w:lang w:bidi="fa-IR"/>
                </w:rPr>
                <w:delText xml:space="preserve"> </w:delText>
              </w:r>
            </w:del>
            <w:r w:rsidRPr="004E5F19">
              <w:rPr>
                <w:rFonts w:ascii="B Lotus" w:eastAsia="Calibri" w:hAnsi="B Lotus" w:cs="B Lotus"/>
                <w:sz w:val="20"/>
                <w:szCs w:val="20"/>
                <w:rtl/>
                <w:lang w:bidi="fa-IR"/>
              </w:rPr>
              <w:t>دار</w:t>
            </w:r>
            <w:del w:id="7014" w:author="Mehrnazi Boojari" w:date="2019-01-07T10:01:00Z">
              <w:r w:rsidRPr="004E5F19" w:rsidDel="00A31D6F">
                <w:rPr>
                  <w:rFonts w:ascii="B Lotus" w:eastAsia="Calibri" w:hAnsi="B Lotus" w:cs="B Lotus"/>
                  <w:sz w:val="20"/>
                  <w:szCs w:val="20"/>
                  <w:rtl/>
                  <w:lang w:bidi="fa-IR"/>
                </w:rPr>
                <w:delText xml:space="preserve"> کردن </w:delText>
              </w:r>
            </w:del>
            <w:ins w:id="7015" w:author="Mehrnazi Boojari" w:date="2019-01-07T10:01:00Z">
              <w:r w:rsidR="00A31D6F">
                <w:rPr>
                  <w:rFonts w:ascii="B Lotus" w:eastAsia="Calibri" w:hAnsi="B Lotus" w:cs="B Lotus" w:hint="cs"/>
                  <w:sz w:val="20"/>
                  <w:szCs w:val="20"/>
                  <w:rtl/>
                  <w:lang w:bidi="fa-IR"/>
                </w:rPr>
                <w:t>‌</w:t>
              </w:r>
              <w:r w:rsidR="00A31D6F">
                <w:rPr>
                  <w:rFonts w:ascii="B Lotus" w:eastAsia="Calibri" w:hAnsi="B Lotus" w:cs="B Lotus"/>
                  <w:sz w:val="20"/>
                  <w:szCs w:val="20"/>
                  <w:rtl/>
                  <w:lang w:bidi="fa-IR"/>
                </w:rPr>
                <w:t xml:space="preserve">کردن </w:t>
              </w:r>
            </w:ins>
            <w:del w:id="7016" w:author="Mehrnazi Boojari" w:date="2019-01-12T00:46:00Z">
              <w:r w:rsidRPr="004E5F19" w:rsidDel="003053F2">
                <w:rPr>
                  <w:rFonts w:ascii="B Lotus" w:eastAsia="Calibri" w:hAnsi="B Lotus" w:cs="B Lotus"/>
                  <w:sz w:val="20"/>
                  <w:szCs w:val="20"/>
                  <w:rtl/>
                  <w:lang w:bidi="fa-IR"/>
                </w:rPr>
                <w:delText xml:space="preserve">تمامی </w:delText>
              </w:r>
            </w:del>
            <w:ins w:id="7017" w:author="Mehrnazi Boojari" w:date="2019-01-12T00:46:00Z">
              <w:r w:rsidR="003053F2">
                <w:rPr>
                  <w:rFonts w:ascii="B Lotus" w:eastAsia="Calibri" w:hAnsi="B Lotus" w:cs="B Lotus" w:hint="cs"/>
                  <w:sz w:val="20"/>
                  <w:szCs w:val="20"/>
                  <w:rtl/>
                  <w:lang w:bidi="fa-IR"/>
                </w:rPr>
                <w:t>همۀ</w:t>
              </w:r>
              <w:r w:rsidR="003053F2" w:rsidRPr="004E5F19">
                <w:rPr>
                  <w:rFonts w:ascii="B Lotus" w:eastAsia="Calibri" w:hAnsi="B Lotus" w:cs="B Lotus"/>
                  <w:sz w:val="20"/>
                  <w:szCs w:val="20"/>
                  <w:rtl/>
                  <w:lang w:bidi="fa-IR"/>
                </w:rPr>
                <w:t xml:space="preserve"> </w:t>
              </w:r>
            </w:ins>
            <w:r w:rsidRPr="004E5F19">
              <w:rPr>
                <w:rFonts w:ascii="B Lotus" w:eastAsia="Calibri" w:hAnsi="B Lotus" w:cs="B Lotus"/>
                <w:sz w:val="20"/>
                <w:szCs w:val="20"/>
                <w:rtl/>
                <w:lang w:bidi="fa-IR"/>
              </w:rPr>
              <w:t>مسئولیت</w:t>
            </w:r>
            <w:del w:id="7018" w:author="Mehrnazi Boojari" w:date="2019-01-07T09:46:00Z">
              <w:r w:rsidRPr="004E5F19" w:rsidDel="006F7CCF">
                <w:rPr>
                  <w:rFonts w:ascii="B Lotus" w:eastAsia="Calibri" w:hAnsi="B Lotus" w:cs="B Lotus"/>
                  <w:sz w:val="20"/>
                  <w:szCs w:val="20"/>
                  <w:rtl/>
                  <w:lang w:bidi="fa-IR"/>
                </w:rPr>
                <w:delText xml:space="preserve"> های </w:delText>
              </w:r>
            </w:del>
            <w:ins w:id="7019"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4E5F19">
              <w:rPr>
                <w:rFonts w:ascii="B Lotus" w:eastAsia="Calibri" w:hAnsi="B Lotus" w:cs="B Lotus"/>
                <w:sz w:val="20"/>
                <w:szCs w:val="20"/>
                <w:rtl/>
                <w:lang w:bidi="fa-IR"/>
              </w:rPr>
              <w:t>مرتبط با طراحی، محاسبه و نظارت بر ساختمان</w:t>
            </w:r>
            <w:del w:id="7020" w:author="Mehrnazi Boojari" w:date="2019-01-07T09:46:00Z">
              <w:r w:rsidRPr="004E5F19" w:rsidDel="006F7CCF">
                <w:rPr>
                  <w:rFonts w:ascii="B Lotus" w:eastAsia="Calibri" w:hAnsi="B Lotus" w:cs="B Lotus"/>
                  <w:sz w:val="20"/>
                  <w:szCs w:val="20"/>
                  <w:rtl/>
                  <w:lang w:bidi="fa-IR"/>
                </w:rPr>
                <w:delText xml:space="preserve"> های </w:delText>
              </w:r>
            </w:del>
            <w:ins w:id="7021" w:author="Mehrnazi Boojari" w:date="2019-01-07T09:46:00Z">
              <w:r w:rsidR="006F7CCF">
                <w:rPr>
                  <w:rFonts w:ascii="B Lotus" w:eastAsia="Calibri" w:hAnsi="B Lotus" w:cs="B Lotus" w:hint="cs"/>
                  <w:sz w:val="20"/>
                  <w:szCs w:val="20"/>
                  <w:rtl/>
                  <w:lang w:bidi="fa-IR"/>
                </w:rPr>
                <w:t>‌</w:t>
              </w:r>
            </w:ins>
            <w:ins w:id="7022" w:author="Mehrnazi Boojari" w:date="2019-01-12T00:46:00Z">
              <w:r w:rsidR="003053F2">
                <w:rPr>
                  <w:rFonts w:ascii="B Lotus" w:eastAsia="Calibri" w:hAnsi="B Lotus" w:cs="B Nazanin" w:hint="cs"/>
                  <w:sz w:val="20"/>
                  <w:szCs w:val="20"/>
                  <w:rtl/>
                  <w:lang w:bidi="fa-IR"/>
                </w:rPr>
                <w:t>‌</w:t>
              </w:r>
            </w:ins>
            <w:ins w:id="7023" w:author="Mehrnazi Boojari" w:date="2019-01-07T09:46:00Z">
              <w:r w:rsidR="006F7CCF">
                <w:rPr>
                  <w:rFonts w:ascii="B Lotus" w:eastAsia="Calibri" w:hAnsi="B Lotus" w:cs="B Lotus"/>
                  <w:sz w:val="20"/>
                  <w:szCs w:val="20"/>
                  <w:rtl/>
                  <w:lang w:bidi="fa-IR"/>
                </w:rPr>
                <w:t xml:space="preserve">های </w:t>
              </w:r>
            </w:ins>
            <w:r w:rsidRPr="004E5F19">
              <w:rPr>
                <w:rFonts w:ascii="B Lotus" w:eastAsia="Calibri" w:hAnsi="B Lotus" w:cs="B Lotus"/>
                <w:sz w:val="20"/>
                <w:szCs w:val="20"/>
                <w:rtl/>
                <w:lang w:bidi="fa-IR"/>
              </w:rPr>
              <w:t>روستایی</w:t>
            </w:r>
            <w:ins w:id="7024" w:author="Mehrnazi Boojari" w:date="2019-01-12T00:46:00Z">
              <w:r w:rsidR="003053F2">
                <w:rPr>
                  <w:rFonts w:ascii="B Lotus" w:eastAsia="Calibri" w:hAnsi="B Lotus" w:cs="B Lotus" w:hint="cs"/>
                  <w:sz w:val="20"/>
                  <w:szCs w:val="20"/>
                  <w:rtl/>
                  <w:lang w:bidi="fa-IR"/>
                </w:rPr>
                <w:t>.</w:t>
              </w:r>
            </w:ins>
            <w:r w:rsidRPr="004E5F19">
              <w:rPr>
                <w:rFonts w:ascii="B Lotus" w:eastAsia="Calibri" w:hAnsi="B Lotus" w:cs="B Lotus"/>
                <w:sz w:val="20"/>
                <w:szCs w:val="20"/>
                <w:rtl/>
                <w:lang w:bidi="fa-IR"/>
              </w:rPr>
              <w:t xml:space="preserve"> </w:t>
            </w:r>
          </w:p>
          <w:p w14:paraId="1F2A4275" w14:textId="77777777" w:rsidR="00A06196" w:rsidRPr="004E5F19" w:rsidRDefault="00A06196" w:rsidP="00A25B54">
            <w:pPr>
              <w:numPr>
                <w:ilvl w:val="0"/>
                <w:numId w:val="14"/>
              </w:numPr>
              <w:bidi/>
              <w:ind w:left="191" w:hanging="180"/>
              <w:contextualSpacing/>
              <w:jc w:val="both"/>
              <w:rPr>
                <w:rFonts w:ascii="B Lotus" w:eastAsia="Calibri" w:hAnsi="B Lotus" w:cs="B Lotus"/>
                <w:sz w:val="20"/>
                <w:szCs w:val="20"/>
                <w:rtl/>
                <w:lang w:bidi="fa-IR"/>
              </w:rPr>
            </w:pPr>
            <w:r w:rsidRPr="004E5F19">
              <w:rPr>
                <w:rFonts w:ascii="B Lotus" w:eastAsia="Calibri" w:hAnsi="B Lotus" w:cs="B Lotus"/>
                <w:sz w:val="20"/>
                <w:szCs w:val="20"/>
                <w:rtl/>
                <w:lang w:bidi="fa-IR"/>
              </w:rPr>
              <w:t xml:space="preserve">احیای بافت فرسوده و نامناسب روستایی </w:t>
            </w:r>
            <w:del w:id="7025" w:author="Mehrnazi Boojari" w:date="2019-01-07T23:34:00Z">
              <w:r w:rsidRPr="004E5F19" w:rsidDel="00A26EBB">
                <w:rPr>
                  <w:rFonts w:ascii="B Lotus" w:eastAsia="Calibri" w:hAnsi="B Lotus" w:cs="B Lotus"/>
                  <w:sz w:val="20"/>
                  <w:szCs w:val="20"/>
                  <w:rtl/>
                  <w:lang w:bidi="fa-IR"/>
                </w:rPr>
                <w:delText>به منظور</w:delText>
              </w:r>
            </w:del>
            <w:ins w:id="7026" w:author="Mehrnazi Boojari" w:date="2019-01-07T23:34:00Z">
              <w:r w:rsidR="00A26EBB">
                <w:rPr>
                  <w:rFonts w:ascii="B Lotus" w:eastAsia="Calibri" w:hAnsi="B Lotus" w:cs="B Lotus"/>
                  <w:sz w:val="20"/>
                  <w:szCs w:val="20"/>
                  <w:rtl/>
                  <w:lang w:bidi="fa-IR"/>
                </w:rPr>
                <w:t>به</w:t>
              </w:r>
              <w:r w:rsidR="00A26EBB">
                <w:rPr>
                  <w:rFonts w:ascii="B Lotus" w:eastAsia="Calibri" w:hAnsi="B Lotus" w:cs="B Lotus" w:hint="cs"/>
                  <w:sz w:val="20"/>
                  <w:szCs w:val="20"/>
                  <w:rtl/>
                  <w:lang w:bidi="fa-IR"/>
                </w:rPr>
                <w:t>‌</w:t>
              </w:r>
              <w:r w:rsidR="00A26EBB">
                <w:rPr>
                  <w:rFonts w:ascii="B Lotus" w:eastAsia="Calibri" w:hAnsi="B Lotus" w:cs="B Lotus"/>
                  <w:sz w:val="20"/>
                  <w:szCs w:val="20"/>
                  <w:rtl/>
                  <w:lang w:bidi="fa-IR"/>
                </w:rPr>
                <w:t>منظور</w:t>
              </w:r>
            </w:ins>
            <w:r w:rsidRPr="004E5F19">
              <w:rPr>
                <w:rFonts w:ascii="B Lotus" w:eastAsia="Calibri" w:hAnsi="B Lotus" w:cs="B Lotus"/>
                <w:sz w:val="20"/>
                <w:szCs w:val="20"/>
                <w:rtl/>
                <w:lang w:bidi="fa-IR"/>
              </w:rPr>
              <w:t xml:space="preserve"> افزایش </w:t>
            </w:r>
            <w:del w:id="7027" w:author="Mehrnazi Boojari" w:date="2019-01-07T22:43:00Z">
              <w:r w:rsidRPr="004E5F19" w:rsidDel="00BF4CE5">
                <w:rPr>
                  <w:rFonts w:ascii="B Lotus" w:eastAsia="Calibri" w:hAnsi="B Lotus" w:cs="B Lotus"/>
                  <w:sz w:val="20"/>
                  <w:szCs w:val="20"/>
                  <w:rtl/>
                  <w:lang w:bidi="fa-IR"/>
                </w:rPr>
                <w:delText>بهره وری</w:delText>
              </w:r>
            </w:del>
            <w:ins w:id="7028" w:author="Mehrnazi Boojari" w:date="2019-01-07T22:43:00Z">
              <w:r w:rsidR="00BF4CE5">
                <w:rPr>
                  <w:rFonts w:ascii="B Lotus" w:eastAsia="Calibri" w:hAnsi="B Lotus" w:cs="B Lotus"/>
                  <w:sz w:val="20"/>
                  <w:szCs w:val="20"/>
                  <w:rtl/>
                  <w:lang w:bidi="fa-IR"/>
                </w:rPr>
                <w:t>بهره</w:t>
              </w:r>
              <w:r w:rsidR="00BF4CE5">
                <w:rPr>
                  <w:rFonts w:ascii="B Lotus" w:eastAsia="Calibri" w:hAnsi="B Lotus" w:cs="B Lotus" w:hint="cs"/>
                  <w:sz w:val="20"/>
                  <w:szCs w:val="20"/>
                  <w:rtl/>
                  <w:lang w:bidi="fa-IR"/>
                </w:rPr>
                <w:t>‌</w:t>
              </w:r>
              <w:r w:rsidR="00BF4CE5">
                <w:rPr>
                  <w:rFonts w:ascii="B Lotus" w:eastAsia="Calibri" w:hAnsi="B Lotus" w:cs="B Lotus"/>
                  <w:sz w:val="20"/>
                  <w:szCs w:val="20"/>
                  <w:rtl/>
                  <w:lang w:bidi="fa-IR"/>
                </w:rPr>
                <w:t>وری</w:t>
              </w:r>
            </w:ins>
            <w:r w:rsidRPr="004E5F19">
              <w:rPr>
                <w:rFonts w:ascii="B Lotus" w:eastAsia="Calibri" w:hAnsi="B Lotus" w:cs="B Lotus"/>
                <w:sz w:val="20"/>
                <w:szCs w:val="20"/>
                <w:rtl/>
                <w:lang w:bidi="fa-IR"/>
              </w:rPr>
              <w:t xml:space="preserve"> و استحصال زمین</w:t>
            </w:r>
            <w:ins w:id="7029" w:author="Mehrnazi Boojari" w:date="2019-01-12T00:46:00Z">
              <w:r w:rsidR="003053F2">
                <w:rPr>
                  <w:rFonts w:ascii="B Lotus" w:eastAsia="Calibri" w:hAnsi="B Lotus" w:cs="B Lotus" w:hint="cs"/>
                  <w:sz w:val="20"/>
                  <w:szCs w:val="20"/>
                  <w:rtl/>
                  <w:lang w:bidi="fa-IR"/>
                </w:rPr>
                <w:t>.</w:t>
              </w:r>
            </w:ins>
            <w:del w:id="7030" w:author="Mehrnazi Boojari" w:date="2019-01-12T00:46:00Z">
              <w:r w:rsidRPr="004E5F19" w:rsidDel="003053F2">
                <w:rPr>
                  <w:rFonts w:ascii="B Lotus" w:eastAsia="Calibri" w:hAnsi="B Lotus" w:cs="B Lotus"/>
                  <w:sz w:val="20"/>
                  <w:szCs w:val="20"/>
                  <w:rtl/>
                  <w:lang w:bidi="fa-IR"/>
                </w:rPr>
                <w:delText xml:space="preserve"> </w:delText>
              </w:r>
            </w:del>
          </w:p>
        </w:tc>
        <w:tc>
          <w:tcPr>
            <w:tcW w:w="4252" w:type="dxa"/>
            <w:vAlign w:val="center"/>
          </w:tcPr>
          <w:p w14:paraId="334441AB" w14:textId="77777777" w:rsidR="00A06196" w:rsidRPr="004E5F19" w:rsidRDefault="00A06196" w:rsidP="00A06196">
            <w:pPr>
              <w:bidi/>
              <w:jc w:val="both"/>
              <w:rPr>
                <w:rFonts w:ascii="B Lotus" w:eastAsia="Calibri" w:hAnsi="B Lotus" w:cs="B Lotus"/>
                <w:sz w:val="20"/>
                <w:szCs w:val="20"/>
                <w:rtl/>
                <w:lang w:bidi="fa-IR"/>
              </w:rPr>
            </w:pPr>
            <w:r w:rsidRPr="004E5F19">
              <w:rPr>
                <w:rFonts w:ascii="B Lotus" w:eastAsia="Calibri" w:hAnsi="B Lotus" w:cs="B Lotus" w:hint="cs"/>
                <w:sz w:val="20"/>
                <w:szCs w:val="20"/>
                <w:rtl/>
                <w:lang w:bidi="fa-IR"/>
              </w:rPr>
              <w:t>در حال اجرای برنامه</w:t>
            </w:r>
            <w:ins w:id="7031" w:author="Mehrnazi Boojari" w:date="2019-01-12T00:46:00Z">
              <w:r w:rsidR="003053F2">
                <w:rPr>
                  <w:rFonts w:ascii="B Lotus" w:eastAsia="Calibri" w:hAnsi="B Lotus" w:cs="B Lotus" w:hint="cs"/>
                  <w:sz w:val="20"/>
                  <w:szCs w:val="20"/>
                  <w:rtl/>
                  <w:lang w:bidi="fa-IR"/>
                </w:rPr>
                <w:t>.</w:t>
              </w:r>
            </w:ins>
          </w:p>
        </w:tc>
      </w:tr>
    </w:tbl>
    <w:p w14:paraId="526AC4E4" w14:textId="77777777" w:rsidR="00A06196" w:rsidRPr="00A06196" w:rsidRDefault="00A06196" w:rsidP="00A06196">
      <w:pPr>
        <w:bidi/>
        <w:jc w:val="both"/>
        <w:rPr>
          <w:rFonts w:ascii="B Lotus" w:eastAsia="Calibri" w:hAnsi="B Lotus" w:cs="B Lotus"/>
          <w:sz w:val="26"/>
          <w:szCs w:val="26"/>
          <w:rtl/>
        </w:rPr>
      </w:pPr>
    </w:p>
    <w:p w14:paraId="65104122" w14:textId="77777777" w:rsidR="00A06196" w:rsidRDefault="00A06196" w:rsidP="007C39B2">
      <w:pPr>
        <w:pStyle w:val="Heading4"/>
        <w:rPr>
          <w:ins w:id="7032" w:author="Mehrnazi Boojari" w:date="2019-01-20T23:50:00Z"/>
          <w:rtl/>
        </w:rPr>
      </w:pPr>
      <w:bookmarkStart w:id="7033" w:name="_Toc533781208"/>
      <w:bookmarkStart w:id="7034" w:name="_Toc533782164"/>
      <w:del w:id="7035" w:author="Mehrnazi Boojari" w:date="2019-01-08T02:35:00Z">
        <w:r w:rsidRPr="00A06196" w:rsidDel="00DB5910">
          <w:rPr>
            <w:rFonts w:hint="cs"/>
            <w:rtl/>
          </w:rPr>
          <w:delText>چشم انداز</w:delText>
        </w:r>
      </w:del>
      <w:ins w:id="7036" w:author="Mehrnazi Boojari" w:date="2019-01-08T02:35:00Z">
        <w:r w:rsidR="00DB5910">
          <w:rPr>
            <w:rFonts w:hint="cs"/>
            <w:rtl/>
          </w:rPr>
          <w:t>چشم‌انداز</w:t>
        </w:r>
      </w:ins>
      <w:r w:rsidRPr="00A06196">
        <w:rPr>
          <w:rFonts w:hint="cs"/>
          <w:rtl/>
        </w:rPr>
        <w:t xml:space="preserve"> آرمانی بخش مسکن 1404 (در طرح جامع مسکن 1384)</w:t>
      </w:r>
      <w:bookmarkEnd w:id="7033"/>
      <w:bookmarkEnd w:id="7034"/>
    </w:p>
    <w:p w14:paraId="74702020" w14:textId="47972C71" w:rsidR="00AF1727" w:rsidRPr="00835864" w:rsidDel="00835864" w:rsidRDefault="00D81B26">
      <w:pPr>
        <w:pStyle w:val="CommentText"/>
        <w:bidi/>
        <w:jc w:val="both"/>
        <w:rPr>
          <w:del w:id="7037" w:author="Mehrnazi Boojari" w:date="2019-01-20T23:55:00Z"/>
          <w:rFonts w:cs="B Lotus"/>
          <w:rtl/>
          <w:lang w:bidi="fa-IR"/>
          <w:rPrChange w:id="7038" w:author="Mehrnazi Boojari" w:date="2019-01-20T23:55:00Z">
            <w:rPr>
              <w:del w:id="7039" w:author="Mehrnazi Boojari" w:date="2019-01-20T23:55:00Z"/>
              <w:rtl/>
            </w:rPr>
          </w:rPrChange>
        </w:rPr>
        <w:pPrChange w:id="7040" w:author="Mehrnazi Boojari" w:date="2019-01-20T23:56:00Z">
          <w:pPr>
            <w:pStyle w:val="Heading4"/>
          </w:pPr>
        </w:pPrChange>
      </w:pPr>
      <w:ins w:id="7041" w:author="Mehrnazi Boojari" w:date="2019-01-20T23:57:00Z">
        <w:r>
          <w:rPr>
            <w:rFonts w:hint="cs"/>
            <w:rtl/>
            <w:lang w:bidi="fa-IR"/>
          </w:rPr>
          <w:t xml:space="preserve">  </w:t>
        </w:r>
      </w:ins>
      <w:ins w:id="7042" w:author="Mehrnazi Boojari" w:date="2019-01-20T23:51:00Z">
        <w:r w:rsidR="00AF1727" w:rsidRPr="00835864">
          <w:rPr>
            <w:rFonts w:cs="B Lotus" w:hint="eastAsia"/>
            <w:sz w:val="24"/>
            <w:szCs w:val="24"/>
            <w:rtl/>
            <w:rPrChange w:id="7043" w:author="Mehrnazi Boojari" w:date="2019-01-20T23:55:00Z">
              <w:rPr>
                <w:rFonts w:hint="eastAsia"/>
                <w:b w:val="0"/>
                <w:bCs w:val="0"/>
                <w:rtl/>
              </w:rPr>
            </w:rPrChange>
          </w:rPr>
          <w:t>چشم</w:t>
        </w:r>
        <w:r w:rsidR="00AF1727" w:rsidRPr="00835864">
          <w:rPr>
            <w:rFonts w:cs="B Lotus" w:hint="eastAsia"/>
            <w:sz w:val="24"/>
            <w:szCs w:val="24"/>
            <w:rPrChange w:id="7044" w:author="Mehrnazi Boojari" w:date="2019-01-20T23:55:00Z">
              <w:rPr>
                <w:rFonts w:hint="eastAsia"/>
                <w:b w:val="0"/>
                <w:bCs w:val="0"/>
              </w:rPr>
            </w:rPrChange>
          </w:rPr>
          <w:t>‌</w:t>
        </w:r>
        <w:r w:rsidR="00AF1727" w:rsidRPr="00835864">
          <w:rPr>
            <w:rFonts w:cs="B Lotus" w:hint="eastAsia"/>
            <w:sz w:val="24"/>
            <w:szCs w:val="24"/>
            <w:rtl/>
            <w:rPrChange w:id="7045" w:author="Mehrnazi Boojari" w:date="2019-01-20T23:55:00Z">
              <w:rPr>
                <w:rFonts w:hint="eastAsia"/>
                <w:b w:val="0"/>
                <w:bCs w:val="0"/>
                <w:rtl/>
              </w:rPr>
            </w:rPrChange>
          </w:rPr>
          <w:t>انداز</w:t>
        </w:r>
        <w:r w:rsidR="00AF1727" w:rsidRPr="00835864">
          <w:rPr>
            <w:rFonts w:cs="B Lotus" w:hint="cs"/>
            <w:sz w:val="24"/>
            <w:szCs w:val="24"/>
            <w:rtl/>
            <w:rPrChange w:id="7046" w:author="Mehrnazi Boojari" w:date="2019-01-20T23:55:00Z">
              <w:rPr>
                <w:rFonts w:hint="cs"/>
                <w:b w:val="0"/>
                <w:bCs w:val="0"/>
                <w:rtl/>
              </w:rPr>
            </w:rPrChange>
          </w:rPr>
          <w:t>ی</w:t>
        </w:r>
        <w:r w:rsidR="00AF1727" w:rsidRPr="00835864">
          <w:rPr>
            <w:rFonts w:cs="B Lotus"/>
            <w:sz w:val="24"/>
            <w:szCs w:val="24"/>
            <w:rtl/>
            <w:rPrChange w:id="7047" w:author="Mehrnazi Boojari" w:date="2019-01-20T23:55:00Z">
              <w:rPr>
                <w:b w:val="0"/>
                <w:bCs w:val="0"/>
                <w:rtl/>
              </w:rPr>
            </w:rPrChange>
          </w:rPr>
          <w:t xml:space="preserve"> که طرح جامع مسکن </w:t>
        </w:r>
      </w:ins>
      <w:ins w:id="7048" w:author="Mehrnazi Boojari" w:date="2019-01-20T23:56:00Z">
        <w:r w:rsidR="00835864">
          <w:rPr>
            <w:rFonts w:cs="B Lotus" w:hint="cs"/>
            <w:sz w:val="24"/>
            <w:szCs w:val="24"/>
            <w:rtl/>
          </w:rPr>
          <w:t>برای</w:t>
        </w:r>
      </w:ins>
      <w:ins w:id="7049" w:author="Mehrnazi Boojari" w:date="2019-01-20T23:51:00Z">
        <w:r w:rsidR="00AF1727" w:rsidRPr="00835864">
          <w:rPr>
            <w:rFonts w:cs="B Lotus"/>
            <w:sz w:val="24"/>
            <w:szCs w:val="24"/>
            <w:rtl/>
            <w:rPrChange w:id="7050" w:author="Mehrnazi Boojari" w:date="2019-01-20T23:55:00Z">
              <w:rPr>
                <w:b w:val="0"/>
                <w:bCs w:val="0"/>
                <w:rtl/>
              </w:rPr>
            </w:rPrChange>
          </w:rPr>
          <w:t xml:space="preserve"> آ</w:t>
        </w:r>
        <w:r w:rsidR="00AF1727" w:rsidRPr="00835864">
          <w:rPr>
            <w:rFonts w:cs="B Lotus" w:hint="cs"/>
            <w:sz w:val="24"/>
            <w:szCs w:val="24"/>
            <w:rtl/>
            <w:rPrChange w:id="7051" w:author="Mehrnazi Boojari" w:date="2019-01-20T23:55:00Z">
              <w:rPr>
                <w:rFonts w:hint="cs"/>
                <w:b w:val="0"/>
                <w:bCs w:val="0"/>
                <w:rtl/>
              </w:rPr>
            </w:rPrChange>
          </w:rPr>
          <w:t>ی</w:t>
        </w:r>
        <w:r w:rsidR="00AF1727" w:rsidRPr="00835864">
          <w:rPr>
            <w:rFonts w:cs="B Lotus" w:hint="eastAsia"/>
            <w:sz w:val="24"/>
            <w:szCs w:val="24"/>
            <w:rtl/>
            <w:rPrChange w:id="7052" w:author="Mehrnazi Boojari" w:date="2019-01-20T23:55:00Z">
              <w:rPr>
                <w:rFonts w:hint="eastAsia"/>
                <w:b w:val="0"/>
                <w:bCs w:val="0"/>
                <w:rtl/>
              </w:rPr>
            </w:rPrChange>
          </w:rPr>
          <w:t>نده</w:t>
        </w:r>
        <w:r w:rsidR="00AF1727" w:rsidRPr="00835864">
          <w:rPr>
            <w:rFonts w:cs="B Lotus"/>
            <w:sz w:val="24"/>
            <w:szCs w:val="24"/>
            <w:rtl/>
            <w:rPrChange w:id="7053" w:author="Mehrnazi Boojari" w:date="2019-01-20T23:55:00Z">
              <w:rPr>
                <w:b w:val="0"/>
                <w:bCs w:val="0"/>
                <w:rtl/>
              </w:rPr>
            </w:rPrChange>
          </w:rPr>
          <w:t xml:space="preserve"> مسکن کشور ترس</w:t>
        </w:r>
        <w:r w:rsidR="00AF1727" w:rsidRPr="00835864">
          <w:rPr>
            <w:rFonts w:cs="B Lotus" w:hint="cs"/>
            <w:sz w:val="24"/>
            <w:szCs w:val="24"/>
            <w:rtl/>
            <w:rPrChange w:id="7054" w:author="Mehrnazi Boojari" w:date="2019-01-20T23:55:00Z">
              <w:rPr>
                <w:rFonts w:hint="cs"/>
                <w:b w:val="0"/>
                <w:bCs w:val="0"/>
                <w:rtl/>
              </w:rPr>
            </w:rPrChange>
          </w:rPr>
          <w:t>ی</w:t>
        </w:r>
        <w:r w:rsidR="00AF1727" w:rsidRPr="00835864">
          <w:rPr>
            <w:rFonts w:cs="B Lotus" w:hint="eastAsia"/>
            <w:sz w:val="24"/>
            <w:szCs w:val="24"/>
            <w:rtl/>
            <w:rPrChange w:id="7055" w:author="Mehrnazi Boojari" w:date="2019-01-20T23:55:00Z">
              <w:rPr>
                <w:rFonts w:hint="eastAsia"/>
                <w:b w:val="0"/>
                <w:bCs w:val="0"/>
                <w:rtl/>
              </w:rPr>
            </w:rPrChange>
          </w:rPr>
          <w:t>م</w:t>
        </w:r>
        <w:r w:rsidR="00AF1727" w:rsidRPr="00835864">
          <w:rPr>
            <w:rFonts w:cs="B Lotus"/>
            <w:sz w:val="24"/>
            <w:szCs w:val="24"/>
            <w:rtl/>
            <w:rPrChange w:id="7056" w:author="Mehrnazi Boojari" w:date="2019-01-20T23:55:00Z">
              <w:rPr>
                <w:b w:val="0"/>
                <w:bCs w:val="0"/>
                <w:rtl/>
              </w:rPr>
            </w:rPrChange>
          </w:rPr>
          <w:t xml:space="preserve"> کرده است.</w:t>
        </w:r>
      </w:ins>
      <w:ins w:id="7057" w:author="Mehrnazi Boojari" w:date="2019-01-20T23:52:00Z">
        <w:r w:rsidR="00AF1727" w:rsidRPr="00835864">
          <w:rPr>
            <w:rFonts w:cs="B Lotus"/>
            <w:sz w:val="24"/>
            <w:szCs w:val="24"/>
            <w:rtl/>
            <w:rPrChange w:id="7058" w:author="Mehrnazi Boojari" w:date="2019-01-20T23:55:00Z">
              <w:rPr>
                <w:b w:val="0"/>
                <w:bCs w:val="0"/>
                <w:rtl/>
              </w:rPr>
            </w:rPrChange>
          </w:rPr>
          <w:t xml:space="preserve"> </w:t>
        </w:r>
      </w:ins>
      <w:ins w:id="7059" w:author="Mehrnazi Boojari" w:date="2019-01-20T23:51:00Z">
        <w:r w:rsidR="00AF1727" w:rsidRPr="00835864">
          <w:rPr>
            <w:rFonts w:cs="B Lotus" w:hint="eastAsia"/>
            <w:sz w:val="24"/>
            <w:szCs w:val="24"/>
            <w:rtl/>
            <w:rPrChange w:id="7060" w:author="Mehrnazi Boojari" w:date="2019-01-20T23:55:00Z">
              <w:rPr>
                <w:rFonts w:hint="eastAsia"/>
                <w:b w:val="0"/>
                <w:bCs w:val="0"/>
                <w:rtl/>
              </w:rPr>
            </w:rPrChange>
          </w:rPr>
          <w:t>ا</w:t>
        </w:r>
        <w:r w:rsidR="00AF1727" w:rsidRPr="00835864">
          <w:rPr>
            <w:rFonts w:cs="B Lotus" w:hint="cs"/>
            <w:sz w:val="24"/>
            <w:szCs w:val="24"/>
            <w:rtl/>
            <w:rPrChange w:id="7061" w:author="Mehrnazi Boojari" w:date="2019-01-20T23:55:00Z">
              <w:rPr>
                <w:rFonts w:hint="cs"/>
                <w:b w:val="0"/>
                <w:bCs w:val="0"/>
                <w:rtl/>
              </w:rPr>
            </w:rPrChange>
          </w:rPr>
          <w:t>ی</w:t>
        </w:r>
        <w:r w:rsidR="00AF1727" w:rsidRPr="00835864">
          <w:rPr>
            <w:rFonts w:cs="B Lotus" w:hint="eastAsia"/>
            <w:sz w:val="24"/>
            <w:szCs w:val="24"/>
            <w:rtl/>
            <w:rPrChange w:id="7062" w:author="Mehrnazi Boojari" w:date="2019-01-20T23:55:00Z">
              <w:rPr>
                <w:rFonts w:hint="eastAsia"/>
                <w:b w:val="0"/>
                <w:bCs w:val="0"/>
                <w:rtl/>
              </w:rPr>
            </w:rPrChange>
          </w:rPr>
          <w:t>ن</w:t>
        </w:r>
        <w:r w:rsidR="00AF1727" w:rsidRPr="00835864">
          <w:rPr>
            <w:rFonts w:cs="B Lotus"/>
            <w:sz w:val="24"/>
            <w:szCs w:val="24"/>
            <w:rtl/>
            <w:rPrChange w:id="7063" w:author="Mehrnazi Boojari" w:date="2019-01-20T23:55:00Z">
              <w:rPr>
                <w:b w:val="0"/>
                <w:bCs w:val="0"/>
                <w:rtl/>
              </w:rPr>
            </w:rPrChange>
          </w:rPr>
          <w:t xml:space="preserve"> </w:t>
        </w:r>
        <w:r w:rsidR="00AF1727" w:rsidRPr="00835864">
          <w:rPr>
            <w:rFonts w:cs="B Lotus" w:hint="eastAsia"/>
            <w:sz w:val="24"/>
            <w:szCs w:val="24"/>
            <w:rtl/>
            <w:rPrChange w:id="7064" w:author="Mehrnazi Boojari" w:date="2019-01-20T23:55:00Z">
              <w:rPr>
                <w:rFonts w:hint="eastAsia"/>
                <w:b w:val="0"/>
                <w:bCs w:val="0"/>
                <w:rtl/>
              </w:rPr>
            </w:rPrChange>
          </w:rPr>
          <w:t>چشم</w:t>
        </w:r>
      </w:ins>
      <w:ins w:id="7065" w:author="Mehrnazi Boojari" w:date="2019-01-20T23:53:00Z">
        <w:r w:rsidR="003C7061" w:rsidRPr="00835864">
          <w:rPr>
            <w:rFonts w:cs="B Lotus" w:hint="eastAsia"/>
            <w:sz w:val="24"/>
            <w:szCs w:val="24"/>
            <w:rPrChange w:id="7066" w:author="Mehrnazi Boojari" w:date="2019-01-20T23:55:00Z">
              <w:rPr>
                <w:rFonts w:hint="eastAsia"/>
                <w:b w:val="0"/>
                <w:bCs w:val="0"/>
              </w:rPr>
            </w:rPrChange>
          </w:rPr>
          <w:t>‌</w:t>
        </w:r>
      </w:ins>
      <w:ins w:id="7067" w:author="Mehrnazi Boojari" w:date="2019-01-20T23:51:00Z">
        <w:r w:rsidR="00AF1727" w:rsidRPr="00835864">
          <w:rPr>
            <w:rFonts w:cs="B Lotus" w:hint="eastAsia"/>
            <w:sz w:val="24"/>
            <w:szCs w:val="24"/>
            <w:rtl/>
            <w:rPrChange w:id="7068" w:author="Mehrnazi Boojari" w:date="2019-01-20T23:55:00Z">
              <w:rPr>
                <w:rFonts w:hint="eastAsia"/>
                <w:b w:val="0"/>
                <w:bCs w:val="0"/>
                <w:rtl/>
              </w:rPr>
            </w:rPrChange>
          </w:rPr>
          <w:t>انداز</w:t>
        </w:r>
        <w:r w:rsidR="00AF1727" w:rsidRPr="00835864">
          <w:rPr>
            <w:rFonts w:cs="B Lotus"/>
            <w:sz w:val="24"/>
            <w:szCs w:val="24"/>
            <w:rtl/>
            <w:rPrChange w:id="7069" w:author="Mehrnazi Boojari" w:date="2019-01-20T23:55:00Z">
              <w:rPr>
                <w:b w:val="0"/>
                <w:bCs w:val="0"/>
                <w:rtl/>
              </w:rPr>
            </w:rPrChange>
          </w:rPr>
          <w:t xml:space="preserve"> </w:t>
        </w:r>
        <w:r w:rsidR="00AF1727" w:rsidRPr="00835864">
          <w:rPr>
            <w:rFonts w:cs="B Lotus" w:hint="eastAsia"/>
            <w:sz w:val="24"/>
            <w:szCs w:val="24"/>
            <w:rtl/>
            <w:rPrChange w:id="7070" w:author="Mehrnazi Boojari" w:date="2019-01-20T23:55:00Z">
              <w:rPr>
                <w:rFonts w:hint="eastAsia"/>
                <w:b w:val="0"/>
                <w:bCs w:val="0"/>
                <w:rtl/>
              </w:rPr>
            </w:rPrChange>
          </w:rPr>
          <w:t>به</w:t>
        </w:r>
      </w:ins>
      <w:ins w:id="7071" w:author="Mehrnazi Boojari" w:date="2019-01-20T23:53:00Z">
        <w:r w:rsidR="003C7061" w:rsidRPr="00835864">
          <w:rPr>
            <w:rFonts w:cs="B Lotus" w:hint="eastAsia"/>
            <w:sz w:val="24"/>
            <w:szCs w:val="24"/>
            <w:rtl/>
            <w:rPrChange w:id="7072" w:author="Mehrnazi Boojari" w:date="2019-01-20T23:55:00Z">
              <w:rPr>
                <w:rFonts w:hint="eastAsia"/>
                <w:b w:val="0"/>
                <w:bCs w:val="0"/>
                <w:rtl/>
              </w:rPr>
            </w:rPrChange>
          </w:rPr>
          <w:t>‌مثاب</w:t>
        </w:r>
        <w:r w:rsidR="003C7061" w:rsidRPr="00835864">
          <w:rPr>
            <w:rFonts w:cs="B Lotus" w:hint="cs"/>
            <w:sz w:val="24"/>
            <w:szCs w:val="24"/>
            <w:rtl/>
            <w:rPrChange w:id="7073" w:author="Mehrnazi Boojari" w:date="2019-01-20T23:55:00Z">
              <w:rPr>
                <w:rFonts w:hint="cs"/>
                <w:b w:val="0"/>
                <w:bCs w:val="0"/>
                <w:rtl/>
              </w:rPr>
            </w:rPrChange>
          </w:rPr>
          <w:t>ۀ</w:t>
        </w:r>
      </w:ins>
      <w:ins w:id="7074" w:author="Mehrnazi Boojari" w:date="2019-01-20T23:51:00Z">
        <w:r w:rsidR="00AF1727" w:rsidRPr="00835864">
          <w:rPr>
            <w:rFonts w:cs="B Lotus"/>
            <w:sz w:val="24"/>
            <w:szCs w:val="24"/>
            <w:rtl/>
            <w:rPrChange w:id="7075" w:author="Mehrnazi Boojari" w:date="2019-01-20T23:55:00Z">
              <w:rPr>
                <w:b w:val="0"/>
                <w:bCs w:val="0"/>
                <w:rtl/>
              </w:rPr>
            </w:rPrChange>
          </w:rPr>
          <w:t xml:space="preserve"> طرح بالادست</w:t>
        </w:r>
        <w:r w:rsidR="00AF1727" w:rsidRPr="00835864">
          <w:rPr>
            <w:rFonts w:cs="B Lotus" w:hint="cs"/>
            <w:sz w:val="24"/>
            <w:szCs w:val="24"/>
            <w:rtl/>
            <w:rPrChange w:id="7076" w:author="Mehrnazi Boojari" w:date="2019-01-20T23:55:00Z">
              <w:rPr>
                <w:rFonts w:hint="cs"/>
                <w:b w:val="0"/>
                <w:bCs w:val="0"/>
                <w:rtl/>
              </w:rPr>
            </w:rPrChange>
          </w:rPr>
          <w:t>ی</w:t>
        </w:r>
        <w:r w:rsidR="00AF1727" w:rsidRPr="00835864">
          <w:rPr>
            <w:rFonts w:cs="B Lotus"/>
            <w:sz w:val="24"/>
            <w:szCs w:val="24"/>
            <w:rtl/>
            <w:rPrChange w:id="7077" w:author="Mehrnazi Boojari" w:date="2019-01-20T23:55:00Z">
              <w:rPr>
                <w:b w:val="0"/>
                <w:bCs w:val="0"/>
                <w:rtl/>
              </w:rPr>
            </w:rPrChange>
          </w:rPr>
          <w:t xml:space="preserve"> مسکن کشور شناخته م</w:t>
        </w:r>
        <w:r w:rsidR="00AF1727" w:rsidRPr="00835864">
          <w:rPr>
            <w:rFonts w:cs="B Lotus" w:hint="cs"/>
            <w:sz w:val="24"/>
            <w:szCs w:val="24"/>
            <w:rtl/>
            <w:rPrChange w:id="7078" w:author="Mehrnazi Boojari" w:date="2019-01-20T23:55:00Z">
              <w:rPr>
                <w:rFonts w:hint="cs"/>
                <w:b w:val="0"/>
                <w:bCs w:val="0"/>
                <w:rtl/>
              </w:rPr>
            </w:rPrChange>
          </w:rPr>
          <w:t>ی</w:t>
        </w:r>
      </w:ins>
      <w:ins w:id="7079" w:author="Mehrnazi Boojari" w:date="2019-01-20T23:55:00Z">
        <w:r w:rsidR="00835864">
          <w:rPr>
            <w:rFonts w:cs="B Nazanin" w:hint="cs"/>
            <w:sz w:val="24"/>
            <w:szCs w:val="24"/>
            <w:rtl/>
          </w:rPr>
          <w:t>‌</w:t>
        </w:r>
      </w:ins>
      <w:ins w:id="7080" w:author="Mehrnazi Boojari" w:date="2019-01-20T23:51:00Z">
        <w:r w:rsidR="00AF1727" w:rsidRPr="00835864">
          <w:rPr>
            <w:rFonts w:cs="B Lotus" w:hint="eastAsia"/>
            <w:sz w:val="24"/>
            <w:szCs w:val="24"/>
            <w:rtl/>
            <w:rPrChange w:id="7081" w:author="Mehrnazi Boojari" w:date="2019-01-20T23:55:00Z">
              <w:rPr>
                <w:rFonts w:hint="eastAsia"/>
                <w:b w:val="0"/>
                <w:bCs w:val="0"/>
                <w:rtl/>
              </w:rPr>
            </w:rPrChange>
          </w:rPr>
          <w:t>شود</w:t>
        </w:r>
        <w:r w:rsidR="00AF1727" w:rsidRPr="00835864">
          <w:rPr>
            <w:rFonts w:cs="B Lotus"/>
            <w:sz w:val="24"/>
            <w:szCs w:val="24"/>
            <w:rtl/>
            <w:rPrChange w:id="7082" w:author="Mehrnazi Boojari" w:date="2019-01-20T23:55:00Z">
              <w:rPr>
                <w:b w:val="0"/>
                <w:bCs w:val="0"/>
                <w:rtl/>
              </w:rPr>
            </w:rPrChange>
          </w:rPr>
          <w:t xml:space="preserve">. </w:t>
        </w:r>
      </w:ins>
    </w:p>
    <w:p w14:paraId="3B9F9B2E" w14:textId="2CEEAB36" w:rsidR="00A06196" w:rsidRPr="00835864" w:rsidRDefault="00A06196">
      <w:pPr>
        <w:pStyle w:val="CommentText"/>
        <w:bidi/>
        <w:jc w:val="both"/>
        <w:rPr>
          <w:rFonts w:cs="B Lotus"/>
          <w:sz w:val="24"/>
          <w:szCs w:val="24"/>
          <w:rtl/>
          <w:rPrChange w:id="7083" w:author="Mehrnazi Boojari" w:date="2019-01-20T23:55:00Z">
            <w:rPr>
              <w:rtl/>
            </w:rPr>
          </w:rPrChange>
        </w:rPr>
        <w:pPrChange w:id="7084" w:author="Mehrnazi Boojari" w:date="2019-01-20T23:58:00Z">
          <w:pPr>
            <w:bidi/>
            <w:jc w:val="both"/>
          </w:pPr>
        </w:pPrChange>
      </w:pPr>
      <w:del w:id="7085" w:author="Mehrnazi Boojari" w:date="2019-01-08T02:35:00Z">
        <w:r w:rsidRPr="00835864" w:rsidDel="00DB5910">
          <w:rPr>
            <w:rFonts w:cs="B Lotus" w:hint="cs"/>
            <w:sz w:val="24"/>
            <w:szCs w:val="24"/>
            <w:rtl/>
            <w:rPrChange w:id="7086" w:author="Mehrnazi Boojari" w:date="2019-01-20T23:55:00Z">
              <w:rPr>
                <w:rFonts w:hint="cs"/>
                <w:rtl/>
              </w:rPr>
            </w:rPrChange>
          </w:rPr>
          <w:delText>چشم</w:delText>
        </w:r>
        <w:r w:rsidRPr="00835864" w:rsidDel="00DB5910">
          <w:rPr>
            <w:rFonts w:cs="B Lotus"/>
            <w:sz w:val="24"/>
            <w:szCs w:val="24"/>
            <w:rtl/>
            <w:rPrChange w:id="7087" w:author="Mehrnazi Boojari" w:date="2019-01-20T23:55:00Z">
              <w:rPr>
                <w:rtl/>
              </w:rPr>
            </w:rPrChange>
          </w:rPr>
          <w:delText xml:space="preserve"> </w:delText>
        </w:r>
        <w:r w:rsidRPr="00835864" w:rsidDel="00DB5910">
          <w:rPr>
            <w:rFonts w:cs="B Lotus" w:hint="cs"/>
            <w:sz w:val="24"/>
            <w:szCs w:val="24"/>
            <w:rtl/>
            <w:rPrChange w:id="7088" w:author="Mehrnazi Boojari" w:date="2019-01-20T23:55:00Z">
              <w:rPr>
                <w:rFonts w:hint="cs"/>
                <w:rtl/>
              </w:rPr>
            </w:rPrChange>
          </w:rPr>
          <w:delText>انداز</w:delText>
        </w:r>
      </w:del>
      <w:del w:id="7089" w:author="Mehrnazi Boojari" w:date="2019-01-20T23:55:00Z">
        <w:r w:rsidRPr="00835864" w:rsidDel="00835864">
          <w:rPr>
            <w:rFonts w:cs="B Lotus" w:hint="cs"/>
            <w:sz w:val="24"/>
            <w:szCs w:val="24"/>
            <w:rtl/>
            <w:rPrChange w:id="7090" w:author="Mehrnazi Boojari" w:date="2019-01-20T23:55:00Z">
              <w:rPr>
                <w:rFonts w:hint="cs"/>
                <w:rtl/>
              </w:rPr>
            </w:rPrChange>
          </w:rPr>
          <w:delText>ی</w:delText>
        </w:r>
        <w:r w:rsidRPr="00835864" w:rsidDel="00835864">
          <w:rPr>
            <w:rFonts w:cs="B Lotus"/>
            <w:sz w:val="24"/>
            <w:szCs w:val="24"/>
            <w:rtl/>
            <w:rPrChange w:id="7091" w:author="Mehrnazi Boojari" w:date="2019-01-20T23:55:00Z">
              <w:rPr>
                <w:rtl/>
              </w:rPr>
            </w:rPrChange>
          </w:rPr>
          <w:delText xml:space="preserve"> </w:delText>
        </w:r>
        <w:r w:rsidRPr="00835864" w:rsidDel="00835864">
          <w:rPr>
            <w:rFonts w:cs="B Lotus" w:hint="cs"/>
            <w:sz w:val="24"/>
            <w:szCs w:val="24"/>
            <w:rtl/>
            <w:rPrChange w:id="7092" w:author="Mehrnazi Boojari" w:date="2019-01-20T23:55:00Z">
              <w:rPr>
                <w:rFonts w:hint="cs"/>
                <w:rtl/>
              </w:rPr>
            </w:rPrChange>
          </w:rPr>
          <w:delText>است</w:delText>
        </w:r>
        <w:r w:rsidRPr="00835864" w:rsidDel="00835864">
          <w:rPr>
            <w:rFonts w:cs="B Lotus"/>
            <w:sz w:val="24"/>
            <w:szCs w:val="24"/>
            <w:rtl/>
            <w:rPrChange w:id="7093" w:author="Mehrnazi Boojari" w:date="2019-01-20T23:55:00Z">
              <w:rPr>
                <w:rtl/>
              </w:rPr>
            </w:rPrChange>
          </w:rPr>
          <w:delText xml:space="preserve"> </w:delText>
        </w:r>
        <w:r w:rsidRPr="00835864" w:rsidDel="00835864">
          <w:rPr>
            <w:rFonts w:cs="B Lotus" w:hint="cs"/>
            <w:sz w:val="24"/>
            <w:szCs w:val="24"/>
            <w:rtl/>
            <w:rPrChange w:id="7094" w:author="Mehrnazi Boojari" w:date="2019-01-20T23:55:00Z">
              <w:rPr>
                <w:rFonts w:hint="cs"/>
                <w:rtl/>
              </w:rPr>
            </w:rPrChange>
          </w:rPr>
          <w:delText>که</w:delText>
        </w:r>
        <w:r w:rsidRPr="00835864" w:rsidDel="00835864">
          <w:rPr>
            <w:rFonts w:cs="B Lotus"/>
            <w:sz w:val="24"/>
            <w:szCs w:val="24"/>
            <w:rtl/>
            <w:rPrChange w:id="7095" w:author="Mehrnazi Boojari" w:date="2019-01-20T23:55:00Z">
              <w:rPr>
                <w:rtl/>
              </w:rPr>
            </w:rPrChange>
          </w:rPr>
          <w:delText xml:space="preserve"> </w:delText>
        </w:r>
        <w:r w:rsidRPr="00835864" w:rsidDel="00835864">
          <w:rPr>
            <w:rFonts w:cs="B Lotus" w:hint="cs"/>
            <w:sz w:val="24"/>
            <w:szCs w:val="24"/>
            <w:rtl/>
            <w:rPrChange w:id="7096" w:author="Mehrnazi Boojari" w:date="2019-01-20T23:55:00Z">
              <w:rPr>
                <w:rFonts w:hint="cs"/>
                <w:rtl/>
              </w:rPr>
            </w:rPrChange>
          </w:rPr>
          <w:delText>این</w:delText>
        </w:r>
        <w:r w:rsidRPr="00835864" w:rsidDel="00835864">
          <w:rPr>
            <w:rFonts w:cs="B Lotus"/>
            <w:sz w:val="24"/>
            <w:szCs w:val="24"/>
            <w:rtl/>
            <w:rPrChange w:id="7097" w:author="Mehrnazi Boojari" w:date="2019-01-20T23:55:00Z">
              <w:rPr>
                <w:rtl/>
              </w:rPr>
            </w:rPrChange>
          </w:rPr>
          <w:delText xml:space="preserve"> </w:delText>
        </w:r>
        <w:r w:rsidRPr="00835864" w:rsidDel="00835864">
          <w:rPr>
            <w:rFonts w:cs="B Lotus" w:hint="cs"/>
            <w:sz w:val="24"/>
            <w:szCs w:val="24"/>
            <w:rtl/>
            <w:rPrChange w:id="7098" w:author="Mehrnazi Boojari" w:date="2019-01-20T23:55:00Z">
              <w:rPr>
                <w:rFonts w:hint="cs"/>
                <w:rtl/>
              </w:rPr>
            </w:rPrChange>
          </w:rPr>
          <w:delText>سند</w:delText>
        </w:r>
        <w:r w:rsidRPr="00835864" w:rsidDel="00835864">
          <w:rPr>
            <w:rFonts w:cs="B Lotus"/>
            <w:sz w:val="24"/>
            <w:szCs w:val="24"/>
            <w:rtl/>
            <w:rPrChange w:id="7099" w:author="Mehrnazi Boojari" w:date="2019-01-20T23:55:00Z">
              <w:rPr>
                <w:rtl/>
              </w:rPr>
            </w:rPrChange>
          </w:rPr>
          <w:delText xml:space="preserve"> </w:delText>
        </w:r>
        <w:r w:rsidRPr="00835864" w:rsidDel="00835864">
          <w:rPr>
            <w:rFonts w:cs="B Lotus" w:hint="cs"/>
            <w:sz w:val="24"/>
            <w:szCs w:val="24"/>
            <w:rtl/>
            <w:rPrChange w:id="7100" w:author="Mehrnazi Boojari" w:date="2019-01-20T23:55:00Z">
              <w:rPr>
                <w:rFonts w:hint="cs"/>
                <w:rtl/>
              </w:rPr>
            </w:rPrChange>
          </w:rPr>
          <w:delText>برای</w:delText>
        </w:r>
        <w:r w:rsidRPr="00835864" w:rsidDel="00835864">
          <w:rPr>
            <w:rFonts w:cs="B Lotus"/>
            <w:sz w:val="24"/>
            <w:szCs w:val="24"/>
            <w:rtl/>
            <w:rPrChange w:id="7101" w:author="Mehrnazi Boojari" w:date="2019-01-20T23:55:00Z">
              <w:rPr>
                <w:rtl/>
              </w:rPr>
            </w:rPrChange>
          </w:rPr>
          <w:delText xml:space="preserve"> </w:delText>
        </w:r>
        <w:r w:rsidRPr="00835864" w:rsidDel="00835864">
          <w:rPr>
            <w:rFonts w:cs="B Lotus" w:hint="cs"/>
            <w:sz w:val="24"/>
            <w:szCs w:val="24"/>
            <w:rtl/>
            <w:rPrChange w:id="7102" w:author="Mehrnazi Boojari" w:date="2019-01-20T23:55:00Z">
              <w:rPr>
                <w:rFonts w:hint="cs"/>
                <w:rtl/>
              </w:rPr>
            </w:rPrChange>
          </w:rPr>
          <w:delText>آینده</w:delText>
        </w:r>
        <w:r w:rsidRPr="00835864" w:rsidDel="00835864">
          <w:rPr>
            <w:rFonts w:cs="B Lotus"/>
            <w:sz w:val="24"/>
            <w:szCs w:val="24"/>
            <w:rtl/>
            <w:rPrChange w:id="7103" w:author="Mehrnazi Boojari" w:date="2019-01-20T23:55:00Z">
              <w:rPr>
                <w:rtl/>
              </w:rPr>
            </w:rPrChange>
          </w:rPr>
          <w:delText xml:space="preserve"> </w:delText>
        </w:r>
        <w:r w:rsidRPr="00835864" w:rsidDel="00835864">
          <w:rPr>
            <w:rFonts w:cs="B Lotus" w:hint="cs"/>
            <w:sz w:val="24"/>
            <w:szCs w:val="24"/>
            <w:rtl/>
            <w:rPrChange w:id="7104" w:author="Mehrnazi Boojari" w:date="2019-01-20T23:55:00Z">
              <w:rPr>
                <w:rFonts w:hint="cs"/>
                <w:rtl/>
              </w:rPr>
            </w:rPrChange>
          </w:rPr>
          <w:delText>در</w:delText>
        </w:r>
        <w:r w:rsidRPr="00835864" w:rsidDel="00835864">
          <w:rPr>
            <w:rFonts w:cs="B Lotus"/>
            <w:sz w:val="24"/>
            <w:szCs w:val="24"/>
            <w:rtl/>
            <w:rPrChange w:id="7105" w:author="Mehrnazi Boojari" w:date="2019-01-20T23:55:00Z">
              <w:rPr>
                <w:rtl/>
              </w:rPr>
            </w:rPrChange>
          </w:rPr>
          <w:delText xml:space="preserve"> </w:delText>
        </w:r>
        <w:r w:rsidRPr="00835864" w:rsidDel="00835864">
          <w:rPr>
            <w:rFonts w:cs="B Lotus" w:hint="cs"/>
            <w:sz w:val="24"/>
            <w:szCs w:val="24"/>
            <w:rtl/>
            <w:rPrChange w:id="7106" w:author="Mehrnazi Boojari" w:date="2019-01-20T23:55:00Z">
              <w:rPr>
                <w:rFonts w:hint="cs"/>
                <w:rtl/>
              </w:rPr>
            </w:rPrChange>
          </w:rPr>
          <w:delText>نظر</w:delText>
        </w:r>
        <w:r w:rsidRPr="00835864" w:rsidDel="00835864">
          <w:rPr>
            <w:rFonts w:cs="B Lotus"/>
            <w:sz w:val="24"/>
            <w:szCs w:val="24"/>
            <w:rtl/>
            <w:rPrChange w:id="7107" w:author="Mehrnazi Boojari" w:date="2019-01-20T23:55:00Z">
              <w:rPr>
                <w:rtl/>
              </w:rPr>
            </w:rPrChange>
          </w:rPr>
          <w:delText xml:space="preserve"> </w:delText>
        </w:r>
        <w:r w:rsidRPr="00835864" w:rsidDel="00835864">
          <w:rPr>
            <w:rFonts w:cs="B Lotus" w:hint="cs"/>
            <w:sz w:val="24"/>
            <w:szCs w:val="24"/>
            <w:rtl/>
            <w:rPrChange w:id="7108" w:author="Mehrnazi Boojari" w:date="2019-01-20T23:55:00Z">
              <w:rPr>
                <w:rFonts w:hint="cs"/>
                <w:rtl/>
              </w:rPr>
            </w:rPrChange>
          </w:rPr>
          <w:delText>گرفته</w:delText>
        </w:r>
        <w:r w:rsidRPr="00835864" w:rsidDel="00835864">
          <w:rPr>
            <w:rFonts w:cs="B Lotus"/>
            <w:sz w:val="24"/>
            <w:szCs w:val="24"/>
            <w:rtl/>
            <w:rPrChange w:id="7109" w:author="Mehrnazi Boojari" w:date="2019-01-20T23:55:00Z">
              <w:rPr>
                <w:rtl/>
              </w:rPr>
            </w:rPrChange>
          </w:rPr>
          <w:delText xml:space="preserve"> </w:delText>
        </w:r>
      </w:del>
      <w:del w:id="7110" w:author="Mehrnazi Boojari" w:date="2019-01-07T23:28:00Z">
        <w:r w:rsidRPr="00835864" w:rsidDel="00FB0B67">
          <w:rPr>
            <w:rFonts w:cs="B Lotus" w:hint="cs"/>
            <w:sz w:val="24"/>
            <w:szCs w:val="24"/>
            <w:rtl/>
            <w:rPrChange w:id="7111" w:author="Mehrnazi Boojari" w:date="2019-01-20T23:55:00Z">
              <w:rPr>
                <w:rFonts w:hint="cs"/>
                <w:rtl/>
              </w:rPr>
            </w:rPrChange>
          </w:rPr>
          <w:delText>به</w:delText>
        </w:r>
        <w:r w:rsidRPr="00835864" w:rsidDel="00FB0B67">
          <w:rPr>
            <w:rFonts w:cs="B Lotus"/>
            <w:sz w:val="24"/>
            <w:szCs w:val="24"/>
            <w:rtl/>
            <w:rPrChange w:id="7112" w:author="Mehrnazi Boojari" w:date="2019-01-20T23:55:00Z">
              <w:rPr>
                <w:rtl/>
              </w:rPr>
            </w:rPrChange>
          </w:rPr>
          <w:delText xml:space="preserve"> </w:delText>
        </w:r>
        <w:r w:rsidRPr="00835864" w:rsidDel="00FB0B67">
          <w:rPr>
            <w:rFonts w:cs="B Lotus" w:hint="cs"/>
            <w:sz w:val="24"/>
            <w:szCs w:val="24"/>
            <w:rtl/>
            <w:rPrChange w:id="7113" w:author="Mehrnazi Boojari" w:date="2019-01-20T23:55:00Z">
              <w:rPr>
                <w:rFonts w:hint="cs"/>
                <w:rtl/>
              </w:rPr>
            </w:rPrChange>
          </w:rPr>
          <w:delText>عنوان</w:delText>
        </w:r>
      </w:del>
      <w:del w:id="7114" w:author="Mehrnazi Boojari" w:date="2019-01-20T23:55:00Z">
        <w:r w:rsidRPr="00835864" w:rsidDel="00835864">
          <w:rPr>
            <w:rFonts w:cs="B Lotus"/>
            <w:sz w:val="24"/>
            <w:szCs w:val="24"/>
            <w:rtl/>
            <w:rPrChange w:id="7115" w:author="Mehrnazi Boojari" w:date="2019-01-20T23:55:00Z">
              <w:rPr>
                <w:rtl/>
              </w:rPr>
            </w:rPrChange>
          </w:rPr>
          <w:delText xml:space="preserve"> </w:delText>
        </w:r>
        <w:r w:rsidRPr="00835864" w:rsidDel="00835864">
          <w:rPr>
            <w:rFonts w:cs="B Lotus" w:hint="cs"/>
            <w:sz w:val="24"/>
            <w:szCs w:val="24"/>
            <w:rtl/>
            <w:rPrChange w:id="7116" w:author="Mehrnazi Boojari" w:date="2019-01-20T23:55:00Z">
              <w:rPr>
                <w:rFonts w:hint="cs"/>
                <w:rtl/>
              </w:rPr>
            </w:rPrChange>
          </w:rPr>
          <w:delText>طرح</w:delText>
        </w:r>
        <w:r w:rsidRPr="00835864" w:rsidDel="00835864">
          <w:rPr>
            <w:rFonts w:cs="B Lotus"/>
            <w:sz w:val="24"/>
            <w:szCs w:val="24"/>
            <w:rtl/>
            <w:rPrChange w:id="7117" w:author="Mehrnazi Boojari" w:date="2019-01-20T23:55:00Z">
              <w:rPr>
                <w:rtl/>
              </w:rPr>
            </w:rPrChange>
          </w:rPr>
          <w:delText xml:space="preserve"> </w:delText>
        </w:r>
        <w:r w:rsidRPr="00835864" w:rsidDel="00835864">
          <w:rPr>
            <w:rFonts w:cs="B Lotus" w:hint="cs"/>
            <w:sz w:val="24"/>
            <w:szCs w:val="24"/>
            <w:rtl/>
            <w:rPrChange w:id="7118" w:author="Mehrnazi Boojari" w:date="2019-01-20T23:55:00Z">
              <w:rPr>
                <w:rFonts w:hint="cs"/>
                <w:rtl/>
              </w:rPr>
            </w:rPrChange>
          </w:rPr>
          <w:delText>بالادستی</w:delText>
        </w:r>
        <w:r w:rsidRPr="00835864" w:rsidDel="00835864">
          <w:rPr>
            <w:rFonts w:cs="B Lotus"/>
            <w:sz w:val="24"/>
            <w:szCs w:val="24"/>
            <w:rtl/>
            <w:rPrChange w:id="7119" w:author="Mehrnazi Boojari" w:date="2019-01-20T23:55:00Z">
              <w:rPr>
                <w:rtl/>
              </w:rPr>
            </w:rPrChange>
          </w:rPr>
          <w:delText xml:space="preserve"> </w:delText>
        </w:r>
        <w:r w:rsidRPr="00835864" w:rsidDel="00835864">
          <w:rPr>
            <w:rFonts w:cs="B Lotus" w:hint="cs"/>
            <w:sz w:val="24"/>
            <w:szCs w:val="24"/>
            <w:rtl/>
            <w:rPrChange w:id="7120" w:author="Mehrnazi Boojari" w:date="2019-01-20T23:55:00Z">
              <w:rPr>
                <w:rFonts w:hint="cs"/>
                <w:rtl/>
              </w:rPr>
            </w:rPrChange>
          </w:rPr>
          <w:delText>مسکن</w:delText>
        </w:r>
        <w:r w:rsidRPr="00835864" w:rsidDel="00835864">
          <w:rPr>
            <w:rFonts w:cs="B Lotus"/>
            <w:sz w:val="24"/>
            <w:szCs w:val="24"/>
            <w:rtl/>
            <w:rPrChange w:id="7121" w:author="Mehrnazi Boojari" w:date="2019-01-20T23:55:00Z">
              <w:rPr>
                <w:rtl/>
              </w:rPr>
            </w:rPrChange>
          </w:rPr>
          <w:delText xml:space="preserve"> </w:delText>
        </w:r>
        <w:r w:rsidRPr="00835864" w:rsidDel="00835864">
          <w:rPr>
            <w:rFonts w:cs="B Lotus" w:hint="cs"/>
            <w:sz w:val="24"/>
            <w:szCs w:val="24"/>
            <w:rtl/>
            <w:rPrChange w:id="7122" w:author="Mehrnazi Boojari" w:date="2019-01-20T23:55:00Z">
              <w:rPr>
                <w:rFonts w:hint="cs"/>
                <w:rtl/>
              </w:rPr>
            </w:rPrChange>
          </w:rPr>
          <w:delText>کشور</w:delText>
        </w:r>
        <w:r w:rsidRPr="00835864" w:rsidDel="00835864">
          <w:rPr>
            <w:rFonts w:cs="B Lotus"/>
            <w:sz w:val="24"/>
            <w:szCs w:val="24"/>
            <w:rtl/>
            <w:rPrChange w:id="7123" w:author="Mehrnazi Boojari" w:date="2019-01-20T23:55:00Z">
              <w:rPr>
                <w:rtl/>
              </w:rPr>
            </w:rPrChange>
          </w:rPr>
          <w:delText xml:space="preserve"> </w:delText>
        </w:r>
        <w:r w:rsidRPr="00835864" w:rsidDel="00835864">
          <w:rPr>
            <w:rFonts w:cs="B Lotus" w:hint="cs"/>
            <w:sz w:val="24"/>
            <w:szCs w:val="24"/>
            <w:rtl/>
            <w:rPrChange w:id="7124" w:author="Mehrnazi Boojari" w:date="2019-01-20T23:55:00Z">
              <w:rPr>
                <w:rFonts w:hint="cs"/>
                <w:rtl/>
              </w:rPr>
            </w:rPrChange>
          </w:rPr>
          <w:delText>شناخته</w:delText>
        </w:r>
      </w:del>
      <w:del w:id="7125" w:author="Mehrnazi Boojari" w:date="2019-01-07T09:49:00Z">
        <w:r w:rsidRPr="00835864" w:rsidDel="006F7CCF">
          <w:rPr>
            <w:rFonts w:cs="B Lotus"/>
            <w:sz w:val="24"/>
            <w:szCs w:val="24"/>
            <w:rtl/>
            <w:rPrChange w:id="7126" w:author="Mehrnazi Boojari" w:date="2019-01-20T23:55:00Z">
              <w:rPr>
                <w:rtl/>
              </w:rPr>
            </w:rPrChange>
          </w:rPr>
          <w:delText xml:space="preserve"> </w:delText>
        </w:r>
        <w:r w:rsidRPr="00835864" w:rsidDel="006F7CCF">
          <w:rPr>
            <w:rFonts w:cs="B Lotus" w:hint="cs"/>
            <w:sz w:val="24"/>
            <w:szCs w:val="24"/>
            <w:rtl/>
            <w:rPrChange w:id="7127" w:author="Mehrnazi Boojari" w:date="2019-01-20T23:55:00Z">
              <w:rPr>
                <w:rFonts w:hint="cs"/>
                <w:rtl/>
              </w:rPr>
            </w:rPrChange>
          </w:rPr>
          <w:delText>می</w:delText>
        </w:r>
        <w:r w:rsidRPr="00835864" w:rsidDel="006F7CCF">
          <w:rPr>
            <w:rFonts w:cs="B Lotus"/>
            <w:sz w:val="24"/>
            <w:szCs w:val="24"/>
            <w:rtl/>
            <w:rPrChange w:id="7128" w:author="Mehrnazi Boojari" w:date="2019-01-20T23:55:00Z">
              <w:rPr>
                <w:rtl/>
              </w:rPr>
            </w:rPrChange>
          </w:rPr>
          <w:delText xml:space="preserve"> </w:delText>
        </w:r>
      </w:del>
      <w:del w:id="7129" w:author="Mehrnazi Boojari" w:date="2019-01-20T23:55:00Z">
        <w:r w:rsidRPr="00835864" w:rsidDel="00835864">
          <w:rPr>
            <w:rFonts w:cs="B Lotus" w:hint="cs"/>
            <w:sz w:val="24"/>
            <w:szCs w:val="24"/>
            <w:rtl/>
            <w:rPrChange w:id="7130" w:author="Mehrnazi Boojari" w:date="2019-01-20T23:55:00Z">
              <w:rPr>
                <w:rFonts w:hint="cs"/>
                <w:rtl/>
              </w:rPr>
            </w:rPrChange>
          </w:rPr>
          <w:delText>شود</w:delText>
        </w:r>
        <w:r w:rsidRPr="00835864" w:rsidDel="00835864">
          <w:rPr>
            <w:rFonts w:cs="B Lotus"/>
            <w:sz w:val="24"/>
            <w:szCs w:val="24"/>
            <w:rtl/>
            <w:rPrChange w:id="7131" w:author="Mehrnazi Boojari" w:date="2019-01-20T23:55:00Z">
              <w:rPr>
                <w:rtl/>
              </w:rPr>
            </w:rPrChange>
          </w:rPr>
          <w:delText xml:space="preserve">. </w:delText>
        </w:r>
      </w:del>
      <w:del w:id="7132" w:author="Mehrnazi Boojari" w:date="2019-01-08T02:35:00Z">
        <w:r w:rsidRPr="00835864" w:rsidDel="00DB5910">
          <w:rPr>
            <w:rFonts w:cs="B Lotus" w:hint="cs"/>
            <w:sz w:val="24"/>
            <w:szCs w:val="24"/>
            <w:rtl/>
            <w:rPrChange w:id="7133" w:author="Mehrnazi Boojari" w:date="2019-01-20T23:55:00Z">
              <w:rPr>
                <w:rFonts w:hint="cs"/>
                <w:rtl/>
              </w:rPr>
            </w:rPrChange>
          </w:rPr>
          <w:delText>چشم</w:delText>
        </w:r>
        <w:r w:rsidRPr="00835864" w:rsidDel="00DB5910">
          <w:rPr>
            <w:rFonts w:cs="B Lotus"/>
            <w:sz w:val="24"/>
            <w:szCs w:val="24"/>
            <w:rtl/>
            <w:rPrChange w:id="7134" w:author="Mehrnazi Boojari" w:date="2019-01-20T23:55:00Z">
              <w:rPr>
                <w:rtl/>
              </w:rPr>
            </w:rPrChange>
          </w:rPr>
          <w:delText xml:space="preserve"> </w:delText>
        </w:r>
        <w:r w:rsidRPr="00835864" w:rsidDel="00DB5910">
          <w:rPr>
            <w:rFonts w:cs="B Lotus" w:hint="cs"/>
            <w:sz w:val="24"/>
            <w:szCs w:val="24"/>
            <w:rtl/>
            <w:rPrChange w:id="7135" w:author="Mehrnazi Boojari" w:date="2019-01-20T23:55:00Z">
              <w:rPr>
                <w:rFonts w:hint="cs"/>
                <w:rtl/>
              </w:rPr>
            </w:rPrChange>
          </w:rPr>
          <w:delText>انداز</w:delText>
        </w:r>
      </w:del>
      <w:ins w:id="7136" w:author="Mehrnazi Boojari" w:date="2019-01-08T02:35:00Z">
        <w:r w:rsidR="00DB5910" w:rsidRPr="00835864">
          <w:rPr>
            <w:rFonts w:cs="B Lotus" w:hint="cs"/>
            <w:sz w:val="24"/>
            <w:szCs w:val="24"/>
            <w:rtl/>
            <w:rPrChange w:id="7137" w:author="Mehrnazi Boojari" w:date="2019-01-20T23:55:00Z">
              <w:rPr>
                <w:rFonts w:hint="cs"/>
                <w:rtl/>
              </w:rPr>
            </w:rPrChange>
          </w:rPr>
          <w:t>چشم</w:t>
        </w:r>
        <w:r w:rsidR="00DB5910" w:rsidRPr="00835864">
          <w:rPr>
            <w:rFonts w:cs="B Lotus" w:hint="cs"/>
            <w:sz w:val="24"/>
            <w:szCs w:val="24"/>
            <w:rPrChange w:id="7138" w:author="Mehrnazi Boojari" w:date="2019-01-20T23:55:00Z">
              <w:rPr>
                <w:rFonts w:hint="cs"/>
              </w:rPr>
            </w:rPrChange>
          </w:rPr>
          <w:t>‌</w:t>
        </w:r>
        <w:r w:rsidR="00DB5910" w:rsidRPr="00835864">
          <w:rPr>
            <w:rFonts w:cs="B Lotus" w:hint="cs"/>
            <w:sz w:val="24"/>
            <w:szCs w:val="24"/>
            <w:rtl/>
            <w:rPrChange w:id="7139" w:author="Mehrnazi Boojari" w:date="2019-01-20T23:55:00Z">
              <w:rPr>
                <w:rFonts w:hint="cs"/>
                <w:rtl/>
              </w:rPr>
            </w:rPrChange>
          </w:rPr>
          <w:t>انداز</w:t>
        </w:r>
      </w:ins>
      <w:r w:rsidRPr="00835864">
        <w:rPr>
          <w:rFonts w:cs="B Lotus"/>
          <w:sz w:val="24"/>
          <w:szCs w:val="24"/>
          <w:rtl/>
          <w:rPrChange w:id="7140" w:author="Mehrnazi Boojari" w:date="2019-01-20T23:55:00Z">
            <w:rPr>
              <w:rtl/>
            </w:rPr>
          </w:rPrChange>
        </w:rPr>
        <w:t xml:space="preserve"> </w:t>
      </w:r>
      <w:r w:rsidRPr="00835864">
        <w:rPr>
          <w:rFonts w:cs="B Lotus" w:hint="cs"/>
          <w:sz w:val="24"/>
          <w:szCs w:val="24"/>
          <w:rtl/>
          <w:rPrChange w:id="7141" w:author="Mehrnazi Boojari" w:date="2019-01-20T23:55:00Z">
            <w:rPr>
              <w:rFonts w:hint="cs"/>
              <w:rtl/>
            </w:rPr>
          </w:rPrChange>
        </w:rPr>
        <w:t>بلند</w:t>
      </w:r>
      <w:del w:id="7142" w:author="Mehrnazi Boojari" w:date="2019-01-12T01:02:00Z">
        <w:r w:rsidRPr="00835864" w:rsidDel="00E62B1C">
          <w:rPr>
            <w:rFonts w:cs="B Lotus"/>
            <w:sz w:val="24"/>
            <w:szCs w:val="24"/>
            <w:rtl/>
            <w:rPrChange w:id="7143" w:author="Mehrnazi Boojari" w:date="2019-01-20T23:55:00Z">
              <w:rPr>
                <w:rtl/>
              </w:rPr>
            </w:rPrChange>
          </w:rPr>
          <w:delText xml:space="preserve"> </w:delText>
        </w:r>
      </w:del>
      <w:r w:rsidRPr="00835864">
        <w:rPr>
          <w:rFonts w:cs="B Lotus" w:hint="cs"/>
          <w:sz w:val="24"/>
          <w:szCs w:val="24"/>
          <w:rtl/>
          <w:rPrChange w:id="7144" w:author="Mehrnazi Boojari" w:date="2019-01-20T23:55:00Z">
            <w:rPr>
              <w:rFonts w:hint="cs"/>
              <w:rtl/>
            </w:rPr>
          </w:rPrChange>
        </w:rPr>
        <w:t>مدت</w:t>
      </w:r>
      <w:r w:rsidRPr="00835864">
        <w:rPr>
          <w:rFonts w:cs="B Lotus"/>
          <w:sz w:val="24"/>
          <w:szCs w:val="24"/>
          <w:rtl/>
          <w:rPrChange w:id="7145" w:author="Mehrnazi Boojari" w:date="2019-01-20T23:55:00Z">
            <w:rPr>
              <w:rtl/>
            </w:rPr>
          </w:rPrChange>
        </w:rPr>
        <w:t xml:space="preserve"> </w:t>
      </w:r>
      <w:r w:rsidRPr="00835864">
        <w:rPr>
          <w:rFonts w:cs="B Lotus" w:hint="cs"/>
          <w:sz w:val="24"/>
          <w:szCs w:val="24"/>
          <w:rtl/>
          <w:rPrChange w:id="7146" w:author="Mehrnazi Boojari" w:date="2019-01-20T23:55:00Z">
            <w:rPr>
              <w:rFonts w:hint="cs"/>
              <w:rtl/>
            </w:rPr>
          </w:rPrChange>
        </w:rPr>
        <w:t>بخش</w:t>
      </w:r>
      <w:r w:rsidRPr="00835864">
        <w:rPr>
          <w:rFonts w:cs="B Lotus"/>
          <w:sz w:val="24"/>
          <w:szCs w:val="24"/>
          <w:rtl/>
          <w:rPrChange w:id="7147" w:author="Mehrnazi Boojari" w:date="2019-01-20T23:55:00Z">
            <w:rPr>
              <w:rtl/>
            </w:rPr>
          </w:rPrChange>
        </w:rPr>
        <w:t xml:space="preserve"> </w:t>
      </w:r>
      <w:r w:rsidRPr="00835864">
        <w:rPr>
          <w:rFonts w:cs="B Lotus" w:hint="cs"/>
          <w:sz w:val="24"/>
          <w:szCs w:val="24"/>
          <w:rtl/>
          <w:rPrChange w:id="7148" w:author="Mehrnazi Boojari" w:date="2019-01-20T23:55:00Z">
            <w:rPr>
              <w:rFonts w:hint="cs"/>
              <w:rtl/>
            </w:rPr>
          </w:rPrChange>
        </w:rPr>
        <w:t>مسکن</w:t>
      </w:r>
      <w:del w:id="7149" w:author="Mehrnazi Boojari" w:date="2019-01-07T09:47:00Z">
        <w:r w:rsidRPr="00835864" w:rsidDel="006F7CCF">
          <w:rPr>
            <w:rFonts w:cs="B Lotus"/>
            <w:sz w:val="24"/>
            <w:szCs w:val="24"/>
            <w:rtl/>
            <w:rPrChange w:id="7150" w:author="Mehrnazi Boojari" w:date="2019-01-20T23:55:00Z">
              <w:rPr>
                <w:rtl/>
              </w:rPr>
            </w:rPrChange>
          </w:rPr>
          <w:delText xml:space="preserve"> </w:delText>
        </w:r>
        <w:r w:rsidRPr="00835864" w:rsidDel="006F7CCF">
          <w:rPr>
            <w:rFonts w:cs="B Lotus" w:hint="cs"/>
            <w:sz w:val="24"/>
            <w:szCs w:val="24"/>
            <w:rtl/>
            <w:rPrChange w:id="7151" w:author="Mehrnazi Boojari" w:date="2019-01-20T23:55:00Z">
              <w:rPr>
                <w:rFonts w:hint="cs"/>
                <w:rtl/>
              </w:rPr>
            </w:rPrChange>
          </w:rPr>
          <w:delText>،</w:delText>
        </w:r>
      </w:del>
      <w:ins w:id="7152" w:author="Mehrnazi Boojari" w:date="2019-01-07T09:47:00Z">
        <w:r w:rsidR="006F7CCF" w:rsidRPr="00835864">
          <w:rPr>
            <w:rFonts w:cs="B Lotus" w:hint="cs"/>
            <w:sz w:val="24"/>
            <w:szCs w:val="24"/>
            <w:rtl/>
            <w:rPrChange w:id="7153" w:author="Mehrnazi Boojari" w:date="2019-01-20T23:55:00Z">
              <w:rPr>
                <w:rFonts w:hint="cs"/>
                <w:rtl/>
              </w:rPr>
            </w:rPrChange>
          </w:rPr>
          <w:t>،</w:t>
        </w:r>
      </w:ins>
      <w:r w:rsidRPr="00835864">
        <w:rPr>
          <w:rFonts w:cs="B Lotus"/>
          <w:sz w:val="24"/>
          <w:szCs w:val="24"/>
          <w:rtl/>
          <w:rPrChange w:id="7154" w:author="Mehrnazi Boojari" w:date="2019-01-20T23:55:00Z">
            <w:rPr>
              <w:rtl/>
            </w:rPr>
          </w:rPrChange>
        </w:rPr>
        <w:t xml:space="preserve"> </w:t>
      </w:r>
      <w:r w:rsidRPr="00835864">
        <w:rPr>
          <w:rFonts w:cs="B Lotus" w:hint="cs"/>
          <w:sz w:val="24"/>
          <w:szCs w:val="24"/>
          <w:rtl/>
          <w:rPrChange w:id="7155" w:author="Mehrnazi Boojari" w:date="2019-01-20T23:55:00Z">
            <w:rPr>
              <w:rFonts w:hint="cs"/>
              <w:rtl/>
            </w:rPr>
          </w:rPrChange>
        </w:rPr>
        <w:t>چنین</w:t>
      </w:r>
      <w:r w:rsidRPr="00835864">
        <w:rPr>
          <w:rFonts w:cs="B Lotus"/>
          <w:sz w:val="24"/>
          <w:szCs w:val="24"/>
          <w:rtl/>
          <w:rPrChange w:id="7156" w:author="Mehrnazi Boojari" w:date="2019-01-20T23:55:00Z">
            <w:rPr>
              <w:rtl/>
            </w:rPr>
          </w:rPrChange>
        </w:rPr>
        <w:t xml:space="preserve"> </w:t>
      </w:r>
      <w:r w:rsidRPr="00835864">
        <w:rPr>
          <w:rFonts w:cs="B Lotus" w:hint="cs"/>
          <w:sz w:val="24"/>
          <w:szCs w:val="24"/>
          <w:rtl/>
          <w:rPrChange w:id="7157" w:author="Mehrnazi Boojari" w:date="2019-01-20T23:55:00Z">
            <w:rPr>
              <w:rFonts w:hint="cs"/>
              <w:rtl/>
            </w:rPr>
          </w:rPrChange>
        </w:rPr>
        <w:t>تصویری</w:t>
      </w:r>
      <w:r w:rsidRPr="00835864">
        <w:rPr>
          <w:rFonts w:cs="B Lotus"/>
          <w:sz w:val="24"/>
          <w:szCs w:val="24"/>
          <w:rtl/>
          <w:rPrChange w:id="7158" w:author="Mehrnazi Boojari" w:date="2019-01-20T23:55:00Z">
            <w:rPr>
              <w:rtl/>
            </w:rPr>
          </w:rPrChange>
        </w:rPr>
        <w:t xml:space="preserve"> </w:t>
      </w:r>
      <w:r w:rsidRPr="00835864">
        <w:rPr>
          <w:rFonts w:cs="B Lotus" w:hint="cs"/>
          <w:sz w:val="24"/>
          <w:szCs w:val="24"/>
          <w:rtl/>
          <w:rPrChange w:id="7159" w:author="Mehrnazi Boojari" w:date="2019-01-20T23:55:00Z">
            <w:rPr>
              <w:rFonts w:hint="cs"/>
              <w:rtl/>
            </w:rPr>
          </w:rPrChange>
        </w:rPr>
        <w:t>را</w:t>
      </w:r>
      <w:r w:rsidRPr="00835864">
        <w:rPr>
          <w:rFonts w:cs="B Lotus"/>
          <w:sz w:val="24"/>
          <w:szCs w:val="24"/>
          <w:rtl/>
          <w:rPrChange w:id="7160" w:author="Mehrnazi Boojari" w:date="2019-01-20T23:55:00Z">
            <w:rPr>
              <w:rtl/>
            </w:rPr>
          </w:rPrChange>
        </w:rPr>
        <w:t xml:space="preserve"> </w:t>
      </w:r>
      <w:del w:id="7161" w:author="Mehrnazi Boojari" w:date="2019-01-20T23:58:00Z">
        <w:r w:rsidRPr="00835864" w:rsidDel="00D81B26">
          <w:rPr>
            <w:rFonts w:cs="B Lotus" w:hint="cs"/>
            <w:sz w:val="24"/>
            <w:szCs w:val="24"/>
            <w:rtl/>
            <w:rPrChange w:id="7162" w:author="Mehrnazi Boojari" w:date="2019-01-20T23:55:00Z">
              <w:rPr>
                <w:rFonts w:hint="cs"/>
                <w:rtl/>
              </w:rPr>
            </w:rPrChange>
          </w:rPr>
          <w:delText>در</w:delText>
        </w:r>
        <w:r w:rsidRPr="00835864" w:rsidDel="00D81B26">
          <w:rPr>
            <w:rFonts w:cs="B Lotus"/>
            <w:sz w:val="24"/>
            <w:szCs w:val="24"/>
            <w:rtl/>
            <w:rPrChange w:id="7163" w:author="Mehrnazi Boojari" w:date="2019-01-20T23:55:00Z">
              <w:rPr>
                <w:rtl/>
              </w:rPr>
            </w:rPrChange>
          </w:rPr>
          <w:delText xml:space="preserve"> </w:delText>
        </w:r>
      </w:del>
      <w:ins w:id="7164" w:author="Mehrnazi Boojari" w:date="2019-01-20T23:58:00Z">
        <w:r w:rsidR="00D81B26">
          <w:rPr>
            <w:rFonts w:cs="B Lotus" w:hint="cs"/>
            <w:sz w:val="24"/>
            <w:szCs w:val="24"/>
            <w:rtl/>
          </w:rPr>
          <w:t>برای</w:t>
        </w:r>
        <w:r w:rsidR="00D81B26" w:rsidRPr="00835864">
          <w:rPr>
            <w:rFonts w:cs="B Lotus"/>
            <w:sz w:val="24"/>
            <w:szCs w:val="24"/>
            <w:rtl/>
            <w:rPrChange w:id="7165" w:author="Mehrnazi Boojari" w:date="2019-01-20T23:55:00Z">
              <w:rPr>
                <w:rtl/>
              </w:rPr>
            </w:rPrChange>
          </w:rPr>
          <w:t xml:space="preserve"> </w:t>
        </w:r>
      </w:ins>
      <w:r w:rsidRPr="00835864">
        <w:rPr>
          <w:rFonts w:cs="B Lotus" w:hint="cs"/>
          <w:sz w:val="24"/>
          <w:szCs w:val="24"/>
          <w:rtl/>
          <w:rPrChange w:id="7166" w:author="Mehrnazi Boojari" w:date="2019-01-20T23:55:00Z">
            <w:rPr>
              <w:rFonts w:hint="cs"/>
              <w:rtl/>
            </w:rPr>
          </w:rPrChange>
        </w:rPr>
        <w:t>سال</w:t>
      </w:r>
      <w:r w:rsidRPr="00835864">
        <w:rPr>
          <w:rFonts w:cs="B Lotus"/>
          <w:sz w:val="24"/>
          <w:szCs w:val="24"/>
          <w:rtl/>
          <w:rPrChange w:id="7167" w:author="Mehrnazi Boojari" w:date="2019-01-20T23:55:00Z">
            <w:rPr>
              <w:rtl/>
            </w:rPr>
          </w:rPrChange>
        </w:rPr>
        <w:t xml:space="preserve"> 1404 </w:t>
      </w:r>
      <w:r w:rsidRPr="00835864">
        <w:rPr>
          <w:rFonts w:cs="B Lotus" w:hint="cs"/>
          <w:sz w:val="24"/>
          <w:szCs w:val="24"/>
          <w:rtl/>
          <w:rPrChange w:id="7168" w:author="Mehrnazi Boojari" w:date="2019-01-20T23:55:00Z">
            <w:rPr>
              <w:rFonts w:hint="cs"/>
              <w:rtl/>
            </w:rPr>
          </w:rPrChange>
        </w:rPr>
        <w:t>ترسیم</w:t>
      </w:r>
      <w:r w:rsidRPr="00835864">
        <w:rPr>
          <w:rFonts w:cs="B Lotus"/>
          <w:sz w:val="24"/>
          <w:szCs w:val="24"/>
          <w:rtl/>
          <w:rPrChange w:id="7169" w:author="Mehrnazi Boojari" w:date="2019-01-20T23:55:00Z">
            <w:rPr>
              <w:rtl/>
            </w:rPr>
          </w:rPrChange>
        </w:rPr>
        <w:t xml:space="preserve"> </w:t>
      </w:r>
      <w:r w:rsidRPr="00835864">
        <w:rPr>
          <w:rFonts w:cs="B Lotus" w:hint="cs"/>
          <w:sz w:val="24"/>
          <w:szCs w:val="24"/>
          <w:rtl/>
          <w:rPrChange w:id="7170" w:author="Mehrnazi Boojari" w:date="2019-01-20T23:55:00Z">
            <w:rPr>
              <w:rFonts w:hint="cs"/>
              <w:rtl/>
            </w:rPr>
          </w:rPrChange>
        </w:rPr>
        <w:t>ک</w:t>
      </w:r>
      <w:del w:id="7171" w:author="Mehrnazi Boojari" w:date="2019-01-12T01:02:00Z">
        <w:r w:rsidRPr="00835864" w:rsidDel="00E62B1C">
          <w:rPr>
            <w:rFonts w:cs="B Lotus" w:hint="cs"/>
            <w:sz w:val="24"/>
            <w:szCs w:val="24"/>
            <w:rtl/>
            <w:rPrChange w:id="7172" w:author="Mehrnazi Boojari" w:date="2019-01-20T23:55:00Z">
              <w:rPr>
                <w:rFonts w:hint="cs"/>
                <w:rtl/>
              </w:rPr>
            </w:rPrChange>
          </w:rPr>
          <w:delText>ی</w:delText>
        </w:r>
        <w:r w:rsidRPr="00835864" w:rsidDel="00E62B1C">
          <w:rPr>
            <w:rFonts w:cs="B Lotus"/>
            <w:sz w:val="24"/>
            <w:szCs w:val="24"/>
            <w:rtl/>
            <w:rPrChange w:id="7173" w:author="Mehrnazi Boojari" w:date="2019-01-20T23:55:00Z">
              <w:rPr>
                <w:rtl/>
              </w:rPr>
            </w:rPrChange>
          </w:rPr>
          <w:delText xml:space="preserve"> </w:delText>
        </w:r>
        <w:r w:rsidRPr="00835864" w:rsidDel="00E62B1C">
          <w:rPr>
            <w:rFonts w:cs="B Lotus" w:hint="cs"/>
            <w:sz w:val="24"/>
            <w:szCs w:val="24"/>
            <w:rtl/>
            <w:rPrChange w:id="7174" w:author="Mehrnazi Boojari" w:date="2019-01-20T23:55:00Z">
              <w:rPr>
                <w:rFonts w:hint="cs"/>
                <w:rtl/>
              </w:rPr>
            </w:rPrChange>
          </w:rPr>
          <w:delText>ند</w:delText>
        </w:r>
      </w:del>
      <w:ins w:id="7175" w:author="Mehrnazi Boojari" w:date="2019-01-12T01:02:00Z">
        <w:r w:rsidR="00E62B1C" w:rsidRPr="00835864">
          <w:rPr>
            <w:rFonts w:cs="B Lotus" w:hint="cs"/>
            <w:sz w:val="24"/>
            <w:szCs w:val="24"/>
            <w:rtl/>
            <w:rPrChange w:id="7176" w:author="Mehrnazi Boojari" w:date="2019-01-20T23:55:00Z">
              <w:rPr>
                <w:rFonts w:hint="cs"/>
                <w:rtl/>
              </w:rPr>
            </w:rPrChange>
          </w:rPr>
          <w:t>رد</w:t>
        </w:r>
      </w:ins>
      <w:ins w:id="7177" w:author="Mehrnazi Boojari" w:date="2019-01-20T23:53:00Z">
        <w:r w:rsidR="003C7061" w:rsidRPr="00835864">
          <w:rPr>
            <w:rFonts w:cs="B Lotus" w:hint="cs"/>
            <w:sz w:val="24"/>
            <w:szCs w:val="24"/>
            <w:rtl/>
            <w:rPrChange w:id="7178" w:author="Mehrnazi Boojari" w:date="2019-01-20T23:55:00Z">
              <w:rPr>
                <w:rFonts w:hint="cs"/>
                <w:rtl/>
              </w:rPr>
            </w:rPrChange>
          </w:rPr>
          <w:t>ه</w:t>
        </w:r>
        <w:r w:rsidR="003C7061" w:rsidRPr="00835864">
          <w:rPr>
            <w:rFonts w:cs="B Lotus"/>
            <w:sz w:val="24"/>
            <w:szCs w:val="24"/>
            <w:rtl/>
            <w:rPrChange w:id="7179" w:author="Mehrnazi Boojari" w:date="2019-01-20T23:55:00Z">
              <w:rPr>
                <w:rtl/>
              </w:rPr>
            </w:rPrChange>
          </w:rPr>
          <w:t xml:space="preserve"> </w:t>
        </w:r>
        <w:r w:rsidR="003C7061" w:rsidRPr="00835864">
          <w:rPr>
            <w:rFonts w:cs="B Lotus" w:hint="cs"/>
            <w:sz w:val="24"/>
            <w:szCs w:val="24"/>
            <w:rtl/>
            <w:rPrChange w:id="7180" w:author="Mehrnazi Boojari" w:date="2019-01-20T23:55:00Z">
              <w:rPr>
                <w:rFonts w:hint="cs"/>
                <w:rtl/>
              </w:rPr>
            </w:rPrChange>
          </w:rPr>
          <w:t>است</w:t>
        </w:r>
      </w:ins>
      <w:del w:id="7181" w:author="Mehrnazi Boojari" w:date="2019-01-08T01:32:00Z">
        <w:r w:rsidRPr="00835864" w:rsidDel="00952B49">
          <w:rPr>
            <w:rFonts w:cs="B Lotus"/>
            <w:sz w:val="24"/>
            <w:szCs w:val="24"/>
            <w:rtl/>
            <w:rPrChange w:id="7182" w:author="Mehrnazi Boojari" w:date="2019-01-20T23:55:00Z">
              <w:rPr>
                <w:rtl/>
              </w:rPr>
            </w:rPrChange>
          </w:rPr>
          <w:delText xml:space="preserve"> :</w:delText>
        </w:r>
      </w:del>
      <w:ins w:id="7183" w:author="Mehrnazi Boojari" w:date="2019-01-08T01:32:00Z">
        <w:r w:rsidR="00952B49" w:rsidRPr="00835864">
          <w:rPr>
            <w:rFonts w:cs="B Lotus"/>
            <w:sz w:val="24"/>
            <w:szCs w:val="24"/>
            <w:rtl/>
            <w:rPrChange w:id="7184" w:author="Mehrnazi Boojari" w:date="2019-01-20T23:55:00Z">
              <w:rPr>
                <w:rtl/>
              </w:rPr>
            </w:rPrChange>
          </w:rPr>
          <w:t>:</w:t>
        </w:r>
      </w:ins>
    </w:p>
    <w:p w14:paraId="751107C7" w14:textId="77777777" w:rsidR="00A06196" w:rsidRPr="004E5F19" w:rsidRDefault="00A06196" w:rsidP="00E62B1C">
      <w:pPr>
        <w:numPr>
          <w:ilvl w:val="0"/>
          <w:numId w:val="37"/>
        </w:numPr>
        <w:bidi/>
        <w:spacing w:after="200" w:line="276" w:lineRule="auto"/>
        <w:ind w:left="83" w:hanging="270"/>
        <w:contextualSpacing/>
        <w:jc w:val="both"/>
        <w:rPr>
          <w:rFonts w:ascii="B Lotus" w:eastAsia="Calibri" w:hAnsi="B Lotus" w:cs="B Lotus"/>
          <w:b/>
          <w:bCs/>
          <w:sz w:val="24"/>
          <w:szCs w:val="24"/>
          <w:rtl/>
        </w:rPr>
      </w:pPr>
      <w:r w:rsidRPr="004E5F19">
        <w:rPr>
          <w:rFonts w:ascii="B Lotus" w:eastAsia="Calibri" w:hAnsi="B Lotus" w:cs="B Lotus"/>
          <w:b/>
          <w:bCs/>
          <w:sz w:val="24"/>
          <w:szCs w:val="24"/>
          <w:rtl/>
        </w:rPr>
        <w:t>توسعه</w:t>
      </w:r>
      <w:ins w:id="7185" w:author="Mehrnazi Boojari" w:date="2019-01-12T01:03:00Z">
        <w:r w:rsidR="00E62B1C">
          <w:rPr>
            <w:rFonts w:ascii="B Lotus" w:eastAsia="Calibri" w:hAnsi="B Lotus" w:cs="B Nazanin" w:hint="cs"/>
            <w:b/>
            <w:bCs/>
            <w:sz w:val="24"/>
            <w:szCs w:val="24"/>
            <w:rtl/>
          </w:rPr>
          <w:t>‌</w:t>
        </w:r>
      </w:ins>
      <w:del w:id="7186" w:author="Mehrnazi Boojari" w:date="2019-01-12T01:03:00Z">
        <w:r w:rsidRPr="004E5F19" w:rsidDel="00E62B1C">
          <w:rPr>
            <w:rFonts w:ascii="B Lotus" w:eastAsia="Calibri" w:hAnsi="B Lotus" w:cs="B Lotus"/>
            <w:b/>
            <w:bCs/>
            <w:sz w:val="24"/>
            <w:szCs w:val="24"/>
            <w:rtl/>
          </w:rPr>
          <w:delText xml:space="preserve"> </w:delText>
        </w:r>
      </w:del>
      <w:r w:rsidRPr="004E5F19">
        <w:rPr>
          <w:rFonts w:ascii="B Lotus" w:eastAsia="Calibri" w:hAnsi="B Lotus" w:cs="B Lotus"/>
          <w:b/>
          <w:bCs/>
          <w:sz w:val="24"/>
          <w:szCs w:val="24"/>
          <w:rtl/>
        </w:rPr>
        <w:t>یافته</w:t>
      </w:r>
      <w:del w:id="7187" w:author="Mehrnazi Boojari" w:date="2019-01-07T09:47:00Z">
        <w:r w:rsidRPr="004E5F19" w:rsidDel="006F7CCF">
          <w:rPr>
            <w:rFonts w:ascii="B Lotus" w:eastAsia="Calibri" w:hAnsi="B Lotus" w:cs="B Lotus"/>
            <w:b/>
            <w:bCs/>
            <w:sz w:val="24"/>
            <w:szCs w:val="24"/>
            <w:rtl/>
          </w:rPr>
          <w:delText xml:space="preserve"> </w:delText>
        </w:r>
        <w:r w:rsidRPr="004E5F19" w:rsidDel="006F7CCF">
          <w:rPr>
            <w:rFonts w:ascii="B Lotus" w:eastAsia="Calibri" w:hAnsi="B Lotus" w:cs="B Lotus" w:hint="cs"/>
            <w:b/>
            <w:bCs/>
            <w:sz w:val="24"/>
            <w:szCs w:val="24"/>
            <w:rtl/>
          </w:rPr>
          <w:delText>؛</w:delText>
        </w:r>
      </w:del>
    </w:p>
    <w:p w14:paraId="296455DB" w14:textId="77777777" w:rsidR="00A06196" w:rsidRPr="004E5F19" w:rsidRDefault="00A06196" w:rsidP="00A25B54">
      <w:pPr>
        <w:numPr>
          <w:ilvl w:val="0"/>
          <w:numId w:val="44"/>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 xml:space="preserve">هر خانوار یک مسکن </w:t>
      </w:r>
    </w:p>
    <w:p w14:paraId="093E7014" w14:textId="77777777" w:rsidR="00A06196" w:rsidRPr="004E5F19" w:rsidRDefault="00A06196" w:rsidP="00E62B1C">
      <w:pPr>
        <w:numPr>
          <w:ilvl w:val="0"/>
          <w:numId w:val="44"/>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توانمندی خانوارها در دستیابی به مسکن مناسب</w:t>
      </w:r>
      <w:del w:id="7188" w:author="Mehrnazi Boojari" w:date="2019-01-12T01:03:00Z">
        <w:r w:rsidRPr="004E5F19" w:rsidDel="00E62B1C">
          <w:rPr>
            <w:rFonts w:ascii="B Lotus" w:eastAsia="Calibri" w:hAnsi="B Lotus" w:cs="B Lotus" w:hint="cs"/>
            <w:sz w:val="24"/>
            <w:szCs w:val="24"/>
            <w:rtl/>
          </w:rPr>
          <w:delText xml:space="preserve"> </w:delText>
        </w:r>
      </w:del>
      <w:r w:rsidRPr="004E5F19">
        <w:rPr>
          <w:rFonts w:ascii="B Lotus" w:eastAsia="Calibri" w:hAnsi="B Lotus" w:cs="B Lotus" w:hint="cs"/>
          <w:sz w:val="24"/>
          <w:szCs w:val="24"/>
          <w:rtl/>
        </w:rPr>
        <w:t>/ کاهش قیمت مسکن به درآمد در شهرها</w:t>
      </w:r>
    </w:p>
    <w:p w14:paraId="3B5E679D" w14:textId="77777777" w:rsidR="00A06196" w:rsidRPr="004E5F19" w:rsidRDefault="00A06196" w:rsidP="00A25B54">
      <w:pPr>
        <w:numPr>
          <w:ilvl w:val="0"/>
          <w:numId w:val="44"/>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افزایش خانه</w:t>
      </w:r>
      <w:del w:id="7189" w:author="Mehrnazi Boojari" w:date="2019-01-07T09:46:00Z">
        <w:r w:rsidRPr="004E5F19" w:rsidDel="006F7CCF">
          <w:rPr>
            <w:rFonts w:ascii="B Lotus" w:eastAsia="Calibri" w:hAnsi="B Lotus" w:cs="B Lotus" w:hint="cs"/>
            <w:sz w:val="24"/>
            <w:szCs w:val="24"/>
            <w:rtl/>
          </w:rPr>
          <w:delText xml:space="preserve"> های </w:delText>
        </w:r>
      </w:del>
      <w:ins w:id="7190" w:author="Mehrnazi Boojari" w:date="2019-01-07T09:46:00Z">
        <w:r w:rsidR="006F7CCF">
          <w:rPr>
            <w:rFonts w:ascii="B Lotus" w:eastAsia="Calibri" w:hAnsi="B Lotus" w:cs="B Lotus" w:hint="cs"/>
            <w:sz w:val="24"/>
            <w:szCs w:val="24"/>
            <w:rtl/>
          </w:rPr>
          <w:t>‌</w:t>
        </w:r>
      </w:ins>
      <w:ins w:id="7191" w:author="Mehrnazi Boojari" w:date="2019-01-12T01:03:00Z">
        <w:r w:rsidR="00E62B1C">
          <w:rPr>
            <w:rFonts w:ascii="B Lotus" w:eastAsia="Calibri" w:hAnsi="B Lotus" w:cs="B Nazanin" w:hint="cs"/>
            <w:sz w:val="24"/>
            <w:szCs w:val="24"/>
            <w:rtl/>
          </w:rPr>
          <w:t>‌</w:t>
        </w:r>
      </w:ins>
      <w:ins w:id="7192" w:author="Mehrnazi Boojari" w:date="2019-01-07T09:46:00Z">
        <w:r w:rsidR="006F7CCF">
          <w:rPr>
            <w:rFonts w:ascii="B Lotus" w:eastAsia="Calibri" w:hAnsi="B Lotus" w:cs="B Lotus" w:hint="cs"/>
            <w:sz w:val="24"/>
            <w:szCs w:val="24"/>
            <w:rtl/>
          </w:rPr>
          <w:t xml:space="preserve">های </w:t>
        </w:r>
      </w:ins>
      <w:r w:rsidRPr="004E5F19">
        <w:rPr>
          <w:rFonts w:ascii="B Lotus" w:eastAsia="Calibri" w:hAnsi="B Lotus" w:cs="B Lotus" w:hint="cs"/>
          <w:sz w:val="24"/>
          <w:szCs w:val="24"/>
          <w:rtl/>
        </w:rPr>
        <w:t>مقاوم و ایمن</w:t>
      </w:r>
    </w:p>
    <w:p w14:paraId="2FB9BC4A" w14:textId="77777777" w:rsidR="00A06196" w:rsidRPr="004E5F19" w:rsidRDefault="00A06196" w:rsidP="00A25B54">
      <w:pPr>
        <w:numPr>
          <w:ilvl w:val="0"/>
          <w:numId w:val="37"/>
        </w:numPr>
        <w:bidi/>
        <w:spacing w:after="200" w:line="276" w:lineRule="auto"/>
        <w:ind w:left="83" w:hanging="270"/>
        <w:contextualSpacing/>
        <w:jc w:val="both"/>
        <w:rPr>
          <w:rFonts w:ascii="B Lotus" w:eastAsia="Calibri" w:hAnsi="B Lotus" w:cs="B Lotus"/>
          <w:b/>
          <w:bCs/>
          <w:sz w:val="24"/>
          <w:szCs w:val="24"/>
          <w:rtl/>
        </w:rPr>
      </w:pPr>
      <w:r w:rsidRPr="004E5F19">
        <w:rPr>
          <w:rFonts w:ascii="B Lotus" w:eastAsia="Calibri" w:hAnsi="B Lotus" w:cs="B Lotus" w:hint="cs"/>
          <w:b/>
          <w:bCs/>
          <w:sz w:val="24"/>
          <w:szCs w:val="24"/>
          <w:rtl/>
        </w:rPr>
        <w:t xml:space="preserve">بر پایه عدالت اجتماعی </w:t>
      </w:r>
    </w:p>
    <w:p w14:paraId="03793CF3" w14:textId="77777777" w:rsidR="00A06196" w:rsidRPr="004E5F19" w:rsidRDefault="00A06196" w:rsidP="00E62B1C">
      <w:pPr>
        <w:numPr>
          <w:ilvl w:val="0"/>
          <w:numId w:val="43"/>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کاهش تراکم در مسکن گروه</w:t>
      </w:r>
      <w:del w:id="7193" w:author="Mehrnazi Boojari" w:date="2019-01-07T09:46:00Z">
        <w:r w:rsidRPr="004E5F19" w:rsidDel="006F7CCF">
          <w:rPr>
            <w:rFonts w:ascii="B Lotus" w:eastAsia="Calibri" w:hAnsi="B Lotus" w:cs="B Lotus" w:hint="cs"/>
            <w:sz w:val="24"/>
            <w:szCs w:val="24"/>
            <w:rtl/>
          </w:rPr>
          <w:delText xml:space="preserve"> های </w:delText>
        </w:r>
      </w:del>
      <w:ins w:id="7194" w:author="Mehrnazi Boojari" w:date="2019-01-07T09:46:00Z">
        <w:r w:rsidR="006F7CCF">
          <w:rPr>
            <w:rFonts w:ascii="B Lotus" w:eastAsia="Calibri" w:hAnsi="B Lotus" w:cs="B Lotus" w:hint="cs"/>
            <w:sz w:val="24"/>
            <w:szCs w:val="24"/>
            <w:rtl/>
          </w:rPr>
          <w:t>‌</w:t>
        </w:r>
      </w:ins>
      <w:ins w:id="7195" w:author="Mehrnazi Boojari" w:date="2019-01-12T01:03:00Z">
        <w:r w:rsidR="00E62B1C">
          <w:rPr>
            <w:rFonts w:ascii="B Lotus" w:eastAsia="Calibri" w:hAnsi="B Lotus" w:cs="B Nazanin" w:hint="cs"/>
            <w:sz w:val="24"/>
            <w:szCs w:val="24"/>
            <w:rtl/>
          </w:rPr>
          <w:t>‌</w:t>
        </w:r>
      </w:ins>
      <w:ins w:id="7196" w:author="Mehrnazi Boojari" w:date="2019-01-07T09:46:00Z">
        <w:r w:rsidR="006F7CCF">
          <w:rPr>
            <w:rFonts w:ascii="B Lotus" w:eastAsia="Calibri" w:hAnsi="B Lotus" w:cs="B Lotus" w:hint="cs"/>
            <w:sz w:val="24"/>
            <w:szCs w:val="24"/>
            <w:rtl/>
          </w:rPr>
          <w:t xml:space="preserve">های </w:t>
        </w:r>
      </w:ins>
      <w:r w:rsidRPr="004E5F19">
        <w:rPr>
          <w:rFonts w:ascii="B Lotus" w:eastAsia="Calibri" w:hAnsi="B Lotus" w:cs="B Lotus" w:hint="cs"/>
          <w:sz w:val="24"/>
          <w:szCs w:val="24"/>
          <w:rtl/>
        </w:rPr>
        <w:t>کم</w:t>
      </w:r>
      <w:ins w:id="7197" w:author="Mehrnazi Boojari" w:date="2019-01-12T01:03:00Z">
        <w:r w:rsidR="00E62B1C">
          <w:rPr>
            <w:rFonts w:ascii="B Lotus" w:eastAsia="Calibri" w:hAnsi="B Lotus" w:cs="B Nazanin" w:hint="cs"/>
            <w:sz w:val="24"/>
            <w:szCs w:val="24"/>
            <w:rtl/>
          </w:rPr>
          <w:t>‌</w:t>
        </w:r>
      </w:ins>
      <w:del w:id="7198" w:author="Mehrnazi Boojari" w:date="2019-01-12T01:03:00Z">
        <w:r w:rsidRPr="004E5F19" w:rsidDel="00E62B1C">
          <w:rPr>
            <w:rFonts w:ascii="B Lotus" w:eastAsia="Calibri" w:hAnsi="B Lotus" w:cs="B Lotus" w:hint="cs"/>
            <w:sz w:val="24"/>
            <w:szCs w:val="24"/>
            <w:rtl/>
          </w:rPr>
          <w:delText xml:space="preserve"> </w:delText>
        </w:r>
      </w:del>
      <w:r w:rsidRPr="004E5F19">
        <w:rPr>
          <w:rFonts w:ascii="B Lotus" w:eastAsia="Calibri" w:hAnsi="B Lotus" w:cs="B Lotus" w:hint="cs"/>
          <w:sz w:val="24"/>
          <w:szCs w:val="24"/>
          <w:rtl/>
        </w:rPr>
        <w:t>درآمد</w:t>
      </w:r>
    </w:p>
    <w:p w14:paraId="5D23F67D" w14:textId="77777777" w:rsidR="00A06196" w:rsidRPr="004E5F19" w:rsidRDefault="00A06196" w:rsidP="00A25B54">
      <w:pPr>
        <w:numPr>
          <w:ilvl w:val="0"/>
          <w:numId w:val="37"/>
        </w:numPr>
        <w:bidi/>
        <w:spacing w:after="200" w:line="276" w:lineRule="auto"/>
        <w:ind w:left="83" w:hanging="270"/>
        <w:contextualSpacing/>
        <w:jc w:val="both"/>
        <w:rPr>
          <w:rFonts w:ascii="B Lotus" w:eastAsia="Calibri" w:hAnsi="B Lotus" w:cs="B Lotus"/>
          <w:b/>
          <w:bCs/>
          <w:sz w:val="24"/>
          <w:szCs w:val="24"/>
          <w:rtl/>
        </w:rPr>
      </w:pPr>
      <w:del w:id="7199" w:author="Mehrnazi Boojari" w:date="2019-01-10T01:06:00Z">
        <w:r w:rsidRPr="004E5F19" w:rsidDel="00647583">
          <w:rPr>
            <w:rFonts w:ascii="B Lotus" w:eastAsia="Calibri" w:hAnsi="B Lotus" w:cs="B Lotus" w:hint="cs"/>
            <w:b/>
            <w:bCs/>
            <w:sz w:val="24"/>
            <w:szCs w:val="24"/>
            <w:rtl/>
          </w:rPr>
          <w:delText>مبتنی بر</w:delText>
        </w:r>
      </w:del>
      <w:ins w:id="7200" w:author="Mehrnazi Boojari" w:date="2019-01-10T01:06:00Z">
        <w:r w:rsidR="00647583">
          <w:rPr>
            <w:rFonts w:ascii="B Lotus" w:eastAsia="Calibri" w:hAnsi="B Lotus" w:cs="B Lotus" w:hint="cs"/>
            <w:b/>
            <w:bCs/>
            <w:sz w:val="24"/>
            <w:szCs w:val="24"/>
            <w:rtl/>
          </w:rPr>
          <w:t>مبتنی</w:t>
        </w:r>
        <w:r w:rsidR="00647583">
          <w:rPr>
            <w:rFonts w:ascii="Times New Roman" w:eastAsia="Calibri" w:hAnsi="Times New Roman" w:cs="Times New Roman" w:hint="cs"/>
            <w:b/>
            <w:bCs/>
            <w:sz w:val="24"/>
            <w:szCs w:val="24"/>
            <w:rtl/>
          </w:rPr>
          <w:t> </w:t>
        </w:r>
        <w:r w:rsidR="00647583">
          <w:rPr>
            <w:rFonts w:ascii="B Lotus" w:eastAsia="Calibri" w:hAnsi="B Lotus" w:cs="B Lotus" w:hint="cs"/>
            <w:b/>
            <w:bCs/>
            <w:sz w:val="24"/>
            <w:szCs w:val="24"/>
            <w:rtl/>
          </w:rPr>
          <w:t>بر</w:t>
        </w:r>
      </w:ins>
      <w:r w:rsidRPr="004E5F19">
        <w:rPr>
          <w:rFonts w:ascii="B Lotus" w:eastAsia="Calibri" w:hAnsi="B Lotus" w:cs="B Lotus" w:hint="cs"/>
          <w:b/>
          <w:bCs/>
          <w:sz w:val="24"/>
          <w:szCs w:val="24"/>
          <w:rtl/>
        </w:rPr>
        <w:t xml:space="preserve"> توانایی در تولید</w:t>
      </w:r>
      <w:del w:id="7201" w:author="Mehrnazi Boojari" w:date="2019-01-07T09:47:00Z">
        <w:r w:rsidRPr="004E5F19" w:rsidDel="006F7CCF">
          <w:rPr>
            <w:rFonts w:ascii="B Lotus" w:eastAsia="Calibri" w:hAnsi="B Lotus" w:cs="B Lotus" w:hint="cs"/>
            <w:b/>
            <w:bCs/>
            <w:sz w:val="24"/>
            <w:szCs w:val="24"/>
            <w:rtl/>
          </w:rPr>
          <w:delText xml:space="preserve"> ،</w:delText>
        </w:r>
      </w:del>
      <w:ins w:id="7202" w:author="Mehrnazi Boojari" w:date="2019-01-07T09:47:00Z">
        <w:r w:rsidR="006F7CCF">
          <w:rPr>
            <w:rFonts w:ascii="B Lotus" w:eastAsia="Calibri" w:hAnsi="B Lotus" w:cs="B Lotus" w:hint="cs"/>
            <w:b/>
            <w:bCs/>
            <w:sz w:val="24"/>
            <w:szCs w:val="24"/>
            <w:rtl/>
          </w:rPr>
          <w:t>،</w:t>
        </w:r>
      </w:ins>
      <w:r w:rsidRPr="004E5F19">
        <w:rPr>
          <w:rFonts w:ascii="B Lotus" w:eastAsia="Calibri" w:hAnsi="B Lotus" w:cs="B Lotus" w:hint="cs"/>
          <w:b/>
          <w:bCs/>
          <w:sz w:val="24"/>
          <w:szCs w:val="24"/>
          <w:rtl/>
        </w:rPr>
        <w:t xml:space="preserve"> علم و فناوری </w:t>
      </w:r>
    </w:p>
    <w:p w14:paraId="47B40CCD" w14:textId="77777777" w:rsidR="00A06196" w:rsidRPr="004E5F19" w:rsidRDefault="00A06196" w:rsidP="00A25B54">
      <w:pPr>
        <w:numPr>
          <w:ilvl w:val="0"/>
          <w:numId w:val="43"/>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ارتقا</w:t>
      </w:r>
      <w:ins w:id="7203" w:author="Mehrnazi Boojari" w:date="2019-01-12T01:03:00Z">
        <w:r w:rsidR="00E62B1C">
          <w:rPr>
            <w:rFonts w:ascii="B Lotus" w:eastAsia="Calibri" w:hAnsi="B Lotus" w:cs="B Lotus" w:hint="cs"/>
            <w:sz w:val="24"/>
            <w:szCs w:val="24"/>
            <w:rtl/>
          </w:rPr>
          <w:t>ی</w:t>
        </w:r>
      </w:ins>
      <w:r w:rsidRPr="004E5F19">
        <w:rPr>
          <w:rFonts w:ascii="B Lotus" w:eastAsia="Calibri" w:hAnsi="B Lotus" w:cs="B Lotus" w:hint="cs"/>
          <w:sz w:val="24"/>
          <w:szCs w:val="24"/>
          <w:rtl/>
        </w:rPr>
        <w:t xml:space="preserve"> صنعت ساختمان</w:t>
      </w:r>
    </w:p>
    <w:p w14:paraId="615BE3D2" w14:textId="77777777" w:rsidR="00A06196" w:rsidRPr="004E5F19" w:rsidRDefault="00A06196" w:rsidP="00A25B54">
      <w:pPr>
        <w:numPr>
          <w:ilvl w:val="0"/>
          <w:numId w:val="43"/>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بهبود شیوه</w:t>
      </w:r>
      <w:del w:id="7204" w:author="Mehrnazi Boojari" w:date="2019-01-07T09:46:00Z">
        <w:r w:rsidRPr="004E5F19" w:rsidDel="006F7CCF">
          <w:rPr>
            <w:rFonts w:ascii="B Lotus" w:eastAsia="Calibri" w:hAnsi="B Lotus" w:cs="B Lotus" w:hint="cs"/>
            <w:sz w:val="24"/>
            <w:szCs w:val="24"/>
            <w:rtl/>
          </w:rPr>
          <w:delText xml:space="preserve"> های </w:delText>
        </w:r>
      </w:del>
      <w:ins w:id="7205" w:author="Mehrnazi Boojari" w:date="2019-01-07T09:46:00Z">
        <w:r w:rsidR="006F7CCF">
          <w:rPr>
            <w:rFonts w:ascii="B Lotus" w:eastAsia="Calibri" w:hAnsi="B Lotus" w:cs="B Lotus" w:hint="cs"/>
            <w:sz w:val="24"/>
            <w:szCs w:val="24"/>
            <w:rtl/>
          </w:rPr>
          <w:t>‌</w:t>
        </w:r>
      </w:ins>
      <w:ins w:id="7206" w:author="Mehrnazi Boojari" w:date="2019-01-12T01:03:00Z">
        <w:r w:rsidR="00E62B1C">
          <w:rPr>
            <w:rFonts w:ascii="B Lotus" w:eastAsia="Calibri" w:hAnsi="B Lotus" w:cs="B Nazanin" w:hint="cs"/>
            <w:sz w:val="24"/>
            <w:szCs w:val="24"/>
            <w:rtl/>
          </w:rPr>
          <w:t>‌</w:t>
        </w:r>
      </w:ins>
      <w:ins w:id="7207" w:author="Mehrnazi Boojari" w:date="2019-01-07T09:46:00Z">
        <w:r w:rsidR="006F7CCF">
          <w:rPr>
            <w:rFonts w:ascii="B Lotus" w:eastAsia="Calibri" w:hAnsi="B Lotus" w:cs="B Lotus" w:hint="cs"/>
            <w:sz w:val="24"/>
            <w:szCs w:val="24"/>
            <w:rtl/>
          </w:rPr>
          <w:t xml:space="preserve">های </w:t>
        </w:r>
      </w:ins>
      <w:r w:rsidRPr="004E5F19">
        <w:rPr>
          <w:rFonts w:ascii="B Lotus" w:eastAsia="Calibri" w:hAnsi="B Lotus" w:cs="B Lotus" w:hint="cs"/>
          <w:sz w:val="24"/>
          <w:szCs w:val="24"/>
          <w:rtl/>
        </w:rPr>
        <w:t>ساخت</w:t>
      </w:r>
      <w:del w:id="7208" w:author="Mehrnazi Boojari" w:date="2019-01-07T09:47:00Z">
        <w:r w:rsidRPr="004E5F19" w:rsidDel="006F7CCF">
          <w:rPr>
            <w:rFonts w:ascii="B Lotus" w:eastAsia="Calibri" w:hAnsi="B Lotus" w:cs="B Lotus" w:hint="cs"/>
            <w:sz w:val="24"/>
            <w:szCs w:val="24"/>
            <w:rtl/>
          </w:rPr>
          <w:delText xml:space="preserve"> ،</w:delText>
        </w:r>
      </w:del>
      <w:ins w:id="7209" w:author="Mehrnazi Boojari" w:date="2019-01-07T09:47:00Z">
        <w:r w:rsidR="006F7CCF">
          <w:rPr>
            <w:rFonts w:ascii="B Lotus" w:eastAsia="Calibri" w:hAnsi="B Lotus" w:cs="B Lotus" w:hint="cs"/>
            <w:sz w:val="24"/>
            <w:szCs w:val="24"/>
            <w:rtl/>
          </w:rPr>
          <w:t>،</w:t>
        </w:r>
      </w:ins>
      <w:r w:rsidRPr="004E5F19">
        <w:rPr>
          <w:rFonts w:ascii="B Lotus" w:eastAsia="Calibri" w:hAnsi="B Lotus" w:cs="B Lotus" w:hint="cs"/>
          <w:sz w:val="24"/>
          <w:szCs w:val="24"/>
          <w:rtl/>
        </w:rPr>
        <w:t xml:space="preserve"> مسکن امن و مقاوم </w:t>
      </w:r>
    </w:p>
    <w:p w14:paraId="1D3FD6D8" w14:textId="77777777" w:rsidR="00A06196" w:rsidRPr="004E5F19" w:rsidRDefault="00A06196" w:rsidP="00A25B54">
      <w:pPr>
        <w:numPr>
          <w:ilvl w:val="0"/>
          <w:numId w:val="43"/>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ارتقا</w:t>
      </w:r>
      <w:ins w:id="7210" w:author="Mehrnazi Boojari" w:date="2019-01-12T01:03:00Z">
        <w:r w:rsidR="00E62B1C">
          <w:rPr>
            <w:rFonts w:ascii="B Lotus" w:eastAsia="Calibri" w:hAnsi="B Lotus" w:cs="B Lotus" w:hint="cs"/>
            <w:sz w:val="24"/>
            <w:szCs w:val="24"/>
            <w:rtl/>
          </w:rPr>
          <w:t>ی</w:t>
        </w:r>
      </w:ins>
      <w:r w:rsidRPr="004E5F19">
        <w:rPr>
          <w:rFonts w:ascii="B Lotus" w:eastAsia="Calibri" w:hAnsi="B Lotus" w:cs="B Lotus" w:hint="cs"/>
          <w:sz w:val="24"/>
          <w:szCs w:val="24"/>
          <w:rtl/>
        </w:rPr>
        <w:t xml:space="preserve"> کارایی سرمایه </w:t>
      </w:r>
    </w:p>
    <w:p w14:paraId="3521D0FF" w14:textId="77777777" w:rsidR="00A06196" w:rsidRPr="004E5F19" w:rsidRDefault="00A06196" w:rsidP="00A25B54">
      <w:pPr>
        <w:numPr>
          <w:ilvl w:val="0"/>
          <w:numId w:val="43"/>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 xml:space="preserve">افزایش </w:t>
      </w:r>
      <w:del w:id="7211" w:author="Mehrnazi Boojari" w:date="2019-01-07T22:43:00Z">
        <w:r w:rsidRPr="004E5F19" w:rsidDel="00BF4CE5">
          <w:rPr>
            <w:rFonts w:ascii="B Lotus" w:eastAsia="Calibri" w:hAnsi="B Lotus" w:cs="B Lotus" w:hint="cs"/>
            <w:sz w:val="24"/>
            <w:szCs w:val="24"/>
            <w:rtl/>
          </w:rPr>
          <w:delText>بهره وری</w:delText>
        </w:r>
      </w:del>
      <w:ins w:id="7212" w:author="Mehrnazi Boojari" w:date="2019-01-07T22:43:00Z">
        <w:r w:rsidR="00BF4CE5">
          <w:rPr>
            <w:rFonts w:ascii="B Lotus" w:eastAsia="Calibri" w:hAnsi="B Lotus" w:cs="B Lotus" w:hint="cs"/>
            <w:sz w:val="24"/>
            <w:szCs w:val="24"/>
            <w:rtl/>
          </w:rPr>
          <w:t>بهره‌وری</w:t>
        </w:r>
      </w:ins>
      <w:r w:rsidRPr="004E5F19">
        <w:rPr>
          <w:rFonts w:ascii="B Lotus" w:eastAsia="Calibri" w:hAnsi="B Lotus" w:cs="B Lotus" w:hint="cs"/>
          <w:sz w:val="24"/>
          <w:szCs w:val="24"/>
          <w:rtl/>
        </w:rPr>
        <w:t xml:space="preserve"> سرمایه (رشد </w:t>
      </w:r>
      <w:del w:id="7213" w:author="Mehrnazi Boojari" w:date="2019-01-07T22:43:00Z">
        <w:r w:rsidRPr="004E5F19" w:rsidDel="00BF4CE5">
          <w:rPr>
            <w:rFonts w:ascii="B Lotus" w:eastAsia="Calibri" w:hAnsi="B Lotus" w:cs="B Lotus" w:hint="cs"/>
            <w:sz w:val="24"/>
            <w:szCs w:val="24"/>
            <w:rtl/>
          </w:rPr>
          <w:delText>بهره وری</w:delText>
        </w:r>
      </w:del>
      <w:ins w:id="7214" w:author="Mehrnazi Boojari" w:date="2019-01-07T22:43:00Z">
        <w:r w:rsidR="00BF4CE5">
          <w:rPr>
            <w:rFonts w:ascii="B Lotus" w:eastAsia="Calibri" w:hAnsi="B Lotus" w:cs="B Lotus" w:hint="cs"/>
            <w:sz w:val="24"/>
            <w:szCs w:val="24"/>
            <w:rtl/>
          </w:rPr>
          <w:t>بهره‌وری</w:t>
        </w:r>
      </w:ins>
      <w:r w:rsidRPr="004E5F19">
        <w:rPr>
          <w:rFonts w:ascii="B Lotus" w:eastAsia="Calibri" w:hAnsi="B Lotus" w:cs="B Lotus" w:hint="cs"/>
          <w:sz w:val="24"/>
          <w:szCs w:val="24"/>
          <w:rtl/>
        </w:rPr>
        <w:t xml:space="preserve"> سرمایه)</w:t>
      </w:r>
    </w:p>
    <w:p w14:paraId="6D5B86C6" w14:textId="77777777" w:rsidR="00A06196" w:rsidRPr="004E5F19" w:rsidRDefault="00A06196" w:rsidP="00A25B54">
      <w:pPr>
        <w:numPr>
          <w:ilvl w:val="0"/>
          <w:numId w:val="43"/>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افزایش سهم اعتبارات بانکی در سرمایه</w:t>
      </w:r>
      <w:ins w:id="7215" w:author="Mehrnazi Boojari" w:date="2019-01-12T01:03:00Z">
        <w:r w:rsidR="00E62B1C">
          <w:rPr>
            <w:rFonts w:ascii="B Lotus" w:eastAsia="Calibri" w:hAnsi="B Lotus" w:cs="B Nazanin" w:hint="cs"/>
            <w:sz w:val="24"/>
            <w:szCs w:val="24"/>
            <w:rtl/>
          </w:rPr>
          <w:t>‌</w:t>
        </w:r>
      </w:ins>
      <w:del w:id="7216" w:author="Mehrnazi Boojari" w:date="2019-01-07T10:06:00Z">
        <w:r w:rsidRPr="004E5F19" w:rsidDel="00A31D6F">
          <w:rPr>
            <w:rFonts w:ascii="B Lotus" w:eastAsia="Calibri" w:hAnsi="B Lotus" w:cs="B Lotus" w:hint="cs"/>
            <w:sz w:val="24"/>
            <w:szCs w:val="24"/>
            <w:rtl/>
          </w:rPr>
          <w:delText xml:space="preserve"> گذاری </w:delText>
        </w:r>
      </w:del>
      <w:ins w:id="7217" w:author="Mehrnazi Boojari" w:date="2019-01-07T10:06:00Z">
        <w:r w:rsidR="00A31D6F">
          <w:rPr>
            <w:rFonts w:ascii="B Lotus" w:eastAsia="Calibri" w:hAnsi="B Lotus" w:cs="B Lotus" w:hint="cs"/>
            <w:sz w:val="24"/>
            <w:szCs w:val="24"/>
            <w:rtl/>
          </w:rPr>
          <w:t xml:space="preserve">‌گذاری </w:t>
        </w:r>
      </w:ins>
      <w:r w:rsidRPr="004E5F19">
        <w:rPr>
          <w:rFonts w:ascii="B Lotus" w:eastAsia="Calibri" w:hAnsi="B Lotus" w:cs="B Lotus" w:hint="cs"/>
          <w:sz w:val="24"/>
          <w:szCs w:val="24"/>
          <w:rtl/>
        </w:rPr>
        <w:t>در مسکن</w:t>
      </w:r>
    </w:p>
    <w:p w14:paraId="6B4E4659" w14:textId="77777777" w:rsidR="00A06196" w:rsidRPr="004E5F19" w:rsidRDefault="00A06196" w:rsidP="00E62B1C">
      <w:pPr>
        <w:numPr>
          <w:ilvl w:val="0"/>
          <w:numId w:val="37"/>
        </w:numPr>
        <w:bidi/>
        <w:spacing w:after="200" w:line="276" w:lineRule="auto"/>
        <w:ind w:left="83" w:hanging="270"/>
        <w:contextualSpacing/>
        <w:jc w:val="both"/>
        <w:rPr>
          <w:rFonts w:ascii="B Lotus" w:eastAsia="Calibri" w:hAnsi="B Lotus" w:cs="B Lotus"/>
          <w:b/>
          <w:bCs/>
          <w:sz w:val="24"/>
          <w:szCs w:val="24"/>
          <w:rtl/>
        </w:rPr>
      </w:pPr>
      <w:r w:rsidRPr="004E5F19">
        <w:rPr>
          <w:rFonts w:ascii="B Lotus" w:eastAsia="Calibri" w:hAnsi="B Lotus" w:cs="B Lotus" w:hint="cs"/>
          <w:b/>
          <w:bCs/>
          <w:sz w:val="24"/>
          <w:szCs w:val="24"/>
          <w:rtl/>
        </w:rPr>
        <w:lastRenderedPageBreak/>
        <w:t>بهره</w:t>
      </w:r>
      <w:ins w:id="7218" w:author="Mehrnazi Boojari" w:date="2019-01-12T01:04:00Z">
        <w:r w:rsidR="00E62B1C">
          <w:rPr>
            <w:rFonts w:ascii="B Lotus" w:eastAsia="Calibri" w:hAnsi="B Lotus" w:cs="B Nazanin" w:hint="cs"/>
            <w:b/>
            <w:bCs/>
            <w:sz w:val="24"/>
            <w:szCs w:val="24"/>
            <w:rtl/>
          </w:rPr>
          <w:t>‌</w:t>
        </w:r>
      </w:ins>
      <w:del w:id="7219" w:author="Mehrnazi Boojari" w:date="2019-01-12T01:04:00Z">
        <w:r w:rsidRPr="004E5F19" w:rsidDel="00E62B1C">
          <w:rPr>
            <w:rFonts w:ascii="B Lotus" w:eastAsia="Calibri" w:hAnsi="B Lotus" w:cs="B Lotus" w:hint="cs"/>
            <w:b/>
            <w:bCs/>
            <w:sz w:val="24"/>
            <w:szCs w:val="24"/>
            <w:rtl/>
          </w:rPr>
          <w:delText xml:space="preserve"> </w:delText>
        </w:r>
      </w:del>
      <w:r w:rsidRPr="004E5F19">
        <w:rPr>
          <w:rFonts w:ascii="B Lotus" w:eastAsia="Calibri" w:hAnsi="B Lotus" w:cs="B Lotus" w:hint="cs"/>
          <w:b/>
          <w:bCs/>
          <w:sz w:val="24"/>
          <w:szCs w:val="24"/>
          <w:rtl/>
        </w:rPr>
        <w:t>مندی از محیط</w:t>
      </w:r>
      <w:ins w:id="7220" w:author="Mehrnazi Boojari" w:date="2019-01-12T01:04:00Z">
        <w:r w:rsidR="00E62B1C">
          <w:rPr>
            <w:rFonts w:ascii="B Lotus" w:eastAsia="Calibri" w:hAnsi="B Lotus" w:cs="B Nazanin" w:hint="cs"/>
            <w:b/>
            <w:bCs/>
            <w:sz w:val="24"/>
            <w:szCs w:val="24"/>
            <w:rtl/>
          </w:rPr>
          <w:t>‌</w:t>
        </w:r>
      </w:ins>
      <w:del w:id="7221" w:author="Mehrnazi Boojari" w:date="2019-01-12T01:04:00Z">
        <w:r w:rsidRPr="004E5F19" w:rsidDel="00E62B1C">
          <w:rPr>
            <w:rFonts w:ascii="B Lotus" w:eastAsia="Calibri" w:hAnsi="B Lotus" w:cs="B Lotus" w:hint="cs"/>
            <w:b/>
            <w:bCs/>
            <w:sz w:val="24"/>
            <w:szCs w:val="24"/>
            <w:rtl/>
          </w:rPr>
          <w:delText xml:space="preserve"> </w:delText>
        </w:r>
      </w:del>
      <w:r w:rsidRPr="004E5F19">
        <w:rPr>
          <w:rFonts w:ascii="B Lotus" w:eastAsia="Calibri" w:hAnsi="B Lotus" w:cs="B Lotus" w:hint="cs"/>
          <w:b/>
          <w:bCs/>
          <w:sz w:val="24"/>
          <w:szCs w:val="24"/>
          <w:rtl/>
        </w:rPr>
        <w:t>زیست مطلوب</w:t>
      </w:r>
    </w:p>
    <w:p w14:paraId="34EDBE3E" w14:textId="77777777" w:rsidR="00A06196" w:rsidRPr="004E5F19" w:rsidRDefault="00A06196" w:rsidP="00E62B1C">
      <w:pPr>
        <w:numPr>
          <w:ilvl w:val="0"/>
          <w:numId w:val="45"/>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صرفه</w:t>
      </w:r>
      <w:ins w:id="7222" w:author="Mehrnazi Boojari" w:date="2019-01-07T10:06:00Z">
        <w:r w:rsidR="00A31D6F">
          <w:rPr>
            <w:rFonts w:ascii="B Lotus" w:eastAsia="Calibri" w:hAnsi="B Lotus" w:cs="B Nazanin" w:hint="cs"/>
            <w:sz w:val="24"/>
            <w:szCs w:val="24"/>
            <w:rtl/>
          </w:rPr>
          <w:t>‌</w:t>
        </w:r>
      </w:ins>
      <w:del w:id="7223" w:author="Mehrnazi Boojari" w:date="2019-01-07T10:06:00Z">
        <w:r w:rsidRPr="004E5F19" w:rsidDel="00A31D6F">
          <w:rPr>
            <w:rFonts w:ascii="B Lotus" w:eastAsia="Calibri" w:hAnsi="B Lotus" w:cs="B Lotus" w:hint="cs"/>
            <w:sz w:val="24"/>
            <w:szCs w:val="24"/>
            <w:rtl/>
          </w:rPr>
          <w:delText xml:space="preserve"> </w:delText>
        </w:r>
      </w:del>
      <w:r w:rsidRPr="004E5F19">
        <w:rPr>
          <w:rFonts w:ascii="B Lotus" w:eastAsia="Calibri" w:hAnsi="B Lotus" w:cs="B Lotus" w:hint="cs"/>
          <w:sz w:val="24"/>
          <w:szCs w:val="24"/>
          <w:rtl/>
        </w:rPr>
        <w:t>جویی در انرژ</w:t>
      </w:r>
      <w:del w:id="7224" w:author="Mehrnazi Boojari" w:date="2019-01-07T10:47:00Z">
        <w:r w:rsidRPr="004E5F19" w:rsidDel="006A1F1D">
          <w:rPr>
            <w:rFonts w:ascii="B Lotus" w:eastAsia="Calibri" w:hAnsi="B Lotus" w:cs="B Lotus" w:hint="cs"/>
            <w:sz w:val="24"/>
            <w:szCs w:val="24"/>
            <w:rtl/>
          </w:rPr>
          <w:delText>ی(</w:delText>
        </w:r>
      </w:del>
      <w:ins w:id="7225" w:author="Mehrnazi Boojari" w:date="2019-01-07T10:47:00Z">
        <w:r w:rsidR="006A1F1D">
          <w:rPr>
            <w:rFonts w:ascii="B Lotus" w:eastAsia="Calibri" w:hAnsi="B Lotus" w:cs="B Lotus" w:hint="cs"/>
            <w:sz w:val="24"/>
            <w:szCs w:val="24"/>
            <w:rtl/>
          </w:rPr>
          <w:t>ی (</w:t>
        </w:r>
      </w:ins>
      <w:r w:rsidRPr="004E5F19">
        <w:rPr>
          <w:rFonts w:ascii="B Lotus" w:eastAsia="Calibri" w:hAnsi="B Lotus" w:cs="B Lotus" w:hint="cs"/>
          <w:sz w:val="24"/>
          <w:szCs w:val="24"/>
          <w:rtl/>
        </w:rPr>
        <w:t>کاهش مصرف انرژی سرانه در بخش ساختمان/ جایگزینی با انرژی</w:t>
      </w:r>
      <w:del w:id="7226" w:author="Mehrnazi Boojari" w:date="2019-01-07T09:45:00Z">
        <w:r w:rsidRPr="004E5F19" w:rsidDel="006F7CCF">
          <w:rPr>
            <w:rFonts w:ascii="B Lotus" w:eastAsia="Calibri" w:hAnsi="B Lotus" w:cs="B Lotus" w:hint="cs"/>
            <w:sz w:val="24"/>
            <w:szCs w:val="24"/>
            <w:rtl/>
          </w:rPr>
          <w:delText xml:space="preserve"> ها </w:delText>
        </w:r>
      </w:del>
      <w:ins w:id="7227" w:author="Mehrnazi Boojari" w:date="2019-01-07T09:45:00Z">
        <w:r w:rsidR="006F7CCF">
          <w:rPr>
            <w:rFonts w:ascii="B Lotus" w:eastAsia="Calibri" w:hAnsi="B Lotus" w:cs="B Lotus" w:hint="cs"/>
            <w:sz w:val="24"/>
            <w:szCs w:val="24"/>
            <w:rtl/>
          </w:rPr>
          <w:t>‌ها</w:t>
        </w:r>
      </w:ins>
      <w:ins w:id="7228" w:author="Mehrnazi Boojari" w:date="2019-01-12T01:04:00Z">
        <w:r w:rsidR="00E62B1C">
          <w:rPr>
            <w:rFonts w:ascii="B Lotus" w:eastAsia="Calibri" w:hAnsi="B Lotus" w:cs="B Lotus" w:hint="cs"/>
            <w:sz w:val="24"/>
            <w:szCs w:val="24"/>
            <w:rtl/>
          </w:rPr>
          <w:t>ی</w:t>
        </w:r>
      </w:ins>
      <w:ins w:id="7229" w:author="Mehrnazi Boojari" w:date="2019-01-07T09:45:00Z">
        <w:r w:rsidR="006F7CCF">
          <w:rPr>
            <w:rFonts w:ascii="B Lotus" w:eastAsia="Calibri" w:hAnsi="B Lotus" w:cs="B Lotus" w:hint="cs"/>
            <w:sz w:val="24"/>
            <w:szCs w:val="24"/>
            <w:rtl/>
          </w:rPr>
          <w:t xml:space="preserve"> </w:t>
        </w:r>
      </w:ins>
      <w:r w:rsidRPr="004E5F19">
        <w:rPr>
          <w:rFonts w:ascii="B Lotus" w:eastAsia="Calibri" w:hAnsi="B Lotus" w:cs="B Lotus" w:hint="cs"/>
          <w:sz w:val="24"/>
          <w:szCs w:val="24"/>
          <w:rtl/>
        </w:rPr>
        <w:t>تجدید</w:t>
      </w:r>
      <w:ins w:id="7230" w:author="Mehrnazi Boojari" w:date="2019-01-12T01:04:00Z">
        <w:r w:rsidR="00E62B1C">
          <w:rPr>
            <w:rFonts w:ascii="B Lotus" w:eastAsia="Calibri" w:hAnsi="B Lotus" w:cs="B Nazanin" w:hint="cs"/>
            <w:sz w:val="24"/>
            <w:szCs w:val="24"/>
            <w:rtl/>
          </w:rPr>
          <w:t>‌</w:t>
        </w:r>
      </w:ins>
      <w:del w:id="7231" w:author="Mehrnazi Boojari" w:date="2019-01-12T01:04:00Z">
        <w:r w:rsidRPr="004E5F19" w:rsidDel="00E62B1C">
          <w:rPr>
            <w:rFonts w:ascii="B Lotus" w:eastAsia="Calibri" w:hAnsi="B Lotus" w:cs="B Lotus" w:hint="cs"/>
            <w:sz w:val="24"/>
            <w:szCs w:val="24"/>
            <w:rtl/>
          </w:rPr>
          <w:delText xml:space="preserve"> </w:delText>
        </w:r>
      </w:del>
      <w:r w:rsidRPr="004E5F19">
        <w:rPr>
          <w:rFonts w:ascii="B Lotus" w:eastAsia="Calibri" w:hAnsi="B Lotus" w:cs="B Lotus" w:hint="cs"/>
          <w:sz w:val="24"/>
          <w:szCs w:val="24"/>
          <w:rtl/>
        </w:rPr>
        <w:t>پذیر)</w:t>
      </w:r>
    </w:p>
    <w:p w14:paraId="1FA81862" w14:textId="77777777" w:rsidR="00A06196" w:rsidRPr="004E5F19" w:rsidRDefault="00A06196" w:rsidP="00A25B54">
      <w:pPr>
        <w:numPr>
          <w:ilvl w:val="0"/>
          <w:numId w:val="37"/>
        </w:numPr>
        <w:bidi/>
        <w:spacing w:after="200" w:line="276" w:lineRule="auto"/>
        <w:ind w:left="83" w:hanging="270"/>
        <w:contextualSpacing/>
        <w:jc w:val="both"/>
        <w:rPr>
          <w:rFonts w:ascii="B Lotus" w:eastAsia="Calibri" w:hAnsi="B Lotus" w:cs="B Lotus"/>
          <w:b/>
          <w:bCs/>
          <w:sz w:val="24"/>
          <w:szCs w:val="24"/>
          <w:rtl/>
        </w:rPr>
      </w:pPr>
      <w:r w:rsidRPr="004E5F19">
        <w:rPr>
          <w:rFonts w:ascii="B Lotus" w:eastAsia="Calibri" w:hAnsi="B Lotus" w:cs="B Lotus" w:hint="cs"/>
          <w:b/>
          <w:bCs/>
          <w:sz w:val="24"/>
          <w:szCs w:val="24"/>
          <w:rtl/>
        </w:rPr>
        <w:t xml:space="preserve">دارای تعامل سازنده با جهان </w:t>
      </w:r>
    </w:p>
    <w:p w14:paraId="0EBC2280" w14:textId="77777777" w:rsidR="00A06196" w:rsidRPr="004E5F19" w:rsidRDefault="00A06196" w:rsidP="00A25B54">
      <w:pPr>
        <w:numPr>
          <w:ilvl w:val="0"/>
          <w:numId w:val="45"/>
        </w:numPr>
        <w:bidi/>
        <w:spacing w:after="200" w:line="276" w:lineRule="auto"/>
        <w:contextualSpacing/>
        <w:jc w:val="both"/>
        <w:rPr>
          <w:rFonts w:ascii="B Lotus" w:eastAsia="Calibri" w:hAnsi="B Lotus" w:cs="B Lotus"/>
          <w:sz w:val="24"/>
          <w:szCs w:val="24"/>
          <w:rtl/>
        </w:rPr>
      </w:pPr>
      <w:r w:rsidRPr="004E5F19">
        <w:rPr>
          <w:rFonts w:ascii="B Lotus" w:eastAsia="Calibri" w:hAnsi="B Lotus" w:cs="B Lotus" w:hint="cs"/>
          <w:sz w:val="24"/>
          <w:szCs w:val="24"/>
          <w:rtl/>
        </w:rPr>
        <w:t xml:space="preserve">صدور خدمات فنی و مهندسی </w:t>
      </w:r>
    </w:p>
    <w:p w14:paraId="62843322" w14:textId="77777777" w:rsidR="00A06196" w:rsidRPr="00A06196" w:rsidRDefault="00A06196" w:rsidP="00A25B54">
      <w:pPr>
        <w:numPr>
          <w:ilvl w:val="0"/>
          <w:numId w:val="45"/>
        </w:numPr>
        <w:bidi/>
        <w:spacing w:after="200" w:line="276" w:lineRule="auto"/>
        <w:contextualSpacing/>
        <w:jc w:val="both"/>
        <w:rPr>
          <w:rFonts w:ascii="B Lotus" w:eastAsia="Calibri" w:hAnsi="B Lotus" w:cs="B Lotus"/>
          <w:sz w:val="26"/>
          <w:szCs w:val="26"/>
        </w:rPr>
      </w:pPr>
      <w:r w:rsidRPr="004E5F19">
        <w:rPr>
          <w:rFonts w:ascii="B Lotus" w:eastAsia="Calibri" w:hAnsi="B Lotus" w:cs="B Lotus" w:hint="cs"/>
          <w:sz w:val="24"/>
          <w:szCs w:val="24"/>
          <w:rtl/>
        </w:rPr>
        <w:t>جذب سرمایه خارجی (10 درصد از سود سرمایه در سال 1404)</w:t>
      </w:r>
    </w:p>
    <w:p w14:paraId="04AA86C2" w14:textId="77777777" w:rsidR="00A06196" w:rsidRPr="00A06196" w:rsidRDefault="00A06196" w:rsidP="007C39B2">
      <w:pPr>
        <w:pStyle w:val="Heading4"/>
        <w:rPr>
          <w:rtl/>
        </w:rPr>
      </w:pPr>
      <w:bookmarkStart w:id="7232" w:name="_Toc533781209"/>
      <w:bookmarkStart w:id="7233" w:name="_Toc533782165"/>
      <w:r w:rsidRPr="00A06196">
        <w:rPr>
          <w:rFonts w:hint="cs"/>
          <w:rtl/>
        </w:rPr>
        <w:t>طرح جامع مسکن روستایی</w:t>
      </w:r>
      <w:bookmarkEnd w:id="7232"/>
      <w:bookmarkEnd w:id="7233"/>
      <w:r w:rsidRPr="00A06196">
        <w:rPr>
          <w:rFonts w:hint="cs"/>
          <w:rtl/>
        </w:rPr>
        <w:t xml:space="preserve"> </w:t>
      </w:r>
    </w:p>
    <w:p w14:paraId="1D006711" w14:textId="77777777" w:rsidR="00A06196" w:rsidRPr="004E5F19" w:rsidRDefault="00A06196" w:rsidP="00E62B1C">
      <w:pPr>
        <w:bidi/>
        <w:ind w:firstLine="227"/>
        <w:jc w:val="both"/>
        <w:rPr>
          <w:rFonts w:ascii="B Lotus" w:eastAsia="Calibri" w:hAnsi="B Lotus" w:cs="B Lotus"/>
          <w:sz w:val="24"/>
          <w:szCs w:val="24"/>
          <w:rtl/>
        </w:rPr>
      </w:pPr>
      <w:r w:rsidRPr="004E5F19">
        <w:rPr>
          <w:rFonts w:ascii="B Lotus" w:eastAsia="Calibri" w:hAnsi="B Lotus" w:cs="B Lotus"/>
          <w:sz w:val="24"/>
          <w:szCs w:val="24"/>
          <w:rtl/>
        </w:rPr>
        <w:t xml:space="preserve">مطالعات اولین طرح جامع مسکن روستایی در سال 1384 شروع </w:t>
      </w:r>
      <w:del w:id="7234" w:author="Mehrnazi Boojari" w:date="2019-01-12T01:04:00Z">
        <w:r w:rsidRPr="004E5F19" w:rsidDel="00E62B1C">
          <w:rPr>
            <w:rFonts w:ascii="B Lotus" w:eastAsia="Calibri" w:hAnsi="B Lotus" w:cs="B Lotus"/>
            <w:sz w:val="24"/>
            <w:szCs w:val="24"/>
            <w:rtl/>
          </w:rPr>
          <w:delText>گردید</w:delText>
        </w:r>
      </w:del>
      <w:ins w:id="7235" w:author="Mehrnazi Boojari" w:date="2019-01-12T01:04:00Z">
        <w:r w:rsidR="00E62B1C">
          <w:rPr>
            <w:rFonts w:ascii="B Lotus" w:eastAsia="Calibri" w:hAnsi="B Lotus" w:cs="B Lotus" w:hint="cs"/>
            <w:sz w:val="24"/>
            <w:szCs w:val="24"/>
            <w:rtl/>
          </w:rPr>
          <w:t>ش</w:t>
        </w:r>
        <w:r w:rsidR="00E62B1C" w:rsidRPr="004E5F19">
          <w:rPr>
            <w:rFonts w:ascii="B Lotus" w:eastAsia="Calibri" w:hAnsi="B Lotus" w:cs="B Lotus"/>
            <w:sz w:val="24"/>
            <w:szCs w:val="24"/>
            <w:rtl/>
          </w:rPr>
          <w:t>د</w:t>
        </w:r>
      </w:ins>
      <w:r w:rsidRPr="004E5F19">
        <w:rPr>
          <w:rFonts w:ascii="B Lotus" w:eastAsia="Calibri" w:hAnsi="B Lotus" w:cs="B Lotus"/>
          <w:sz w:val="24"/>
          <w:szCs w:val="24"/>
          <w:rtl/>
        </w:rPr>
        <w:t>. هدف اصلی آن تدوین سیاست</w:t>
      </w:r>
      <w:del w:id="7236" w:author="Mehrnazi Boojari" w:date="2019-01-07T09:45:00Z">
        <w:r w:rsidRPr="004E5F19" w:rsidDel="006F7CCF">
          <w:rPr>
            <w:rFonts w:ascii="B Lotus" w:eastAsia="Calibri" w:hAnsi="B Lotus" w:cs="B Lotus"/>
            <w:sz w:val="24"/>
            <w:szCs w:val="24"/>
            <w:rtl/>
          </w:rPr>
          <w:delText xml:space="preserve"> ها </w:delText>
        </w:r>
      </w:del>
      <w:ins w:id="7237" w:author="Mehrnazi Boojari" w:date="2019-01-07T09:45: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4E5F19">
        <w:rPr>
          <w:rFonts w:ascii="B Lotus" w:eastAsia="Calibri" w:hAnsi="B Lotus" w:cs="B Lotus"/>
          <w:sz w:val="24"/>
          <w:szCs w:val="24"/>
          <w:rtl/>
        </w:rPr>
        <w:t>و برنامه</w:t>
      </w:r>
      <w:del w:id="7238" w:author="Mehrnazi Boojari" w:date="2019-01-07T10:43:00Z">
        <w:r w:rsidRPr="004E5F19" w:rsidDel="006A1F1D">
          <w:rPr>
            <w:rFonts w:ascii="B Lotus" w:eastAsia="Calibri" w:hAnsi="B Lotus" w:cs="B Lotus"/>
            <w:sz w:val="24"/>
            <w:szCs w:val="24"/>
            <w:rtl/>
          </w:rPr>
          <w:delText xml:space="preserve"> هایی </w:delText>
        </w:r>
      </w:del>
      <w:ins w:id="7239" w:author="Mehrnazi Boojari" w:date="2019-01-07T10:43: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هایی </w:t>
        </w:r>
      </w:ins>
      <w:del w:id="7240" w:author="Mehrnazi Boojari" w:date="2019-01-12T01:04:00Z">
        <w:r w:rsidRPr="004E5F19" w:rsidDel="00E62B1C">
          <w:rPr>
            <w:rFonts w:ascii="B Lotus" w:eastAsia="Calibri" w:hAnsi="B Lotus" w:cs="B Lotus"/>
            <w:sz w:val="24"/>
            <w:szCs w:val="24"/>
            <w:rtl/>
          </w:rPr>
          <w:delText xml:space="preserve">جهت </w:delText>
        </w:r>
      </w:del>
      <w:ins w:id="7241" w:author="Mehrnazi Boojari" w:date="2019-01-12T01:04:00Z">
        <w:r w:rsidR="00E62B1C">
          <w:rPr>
            <w:rFonts w:ascii="B Lotus" w:eastAsia="Calibri" w:hAnsi="B Lotus" w:cs="B Lotus" w:hint="cs"/>
            <w:sz w:val="24"/>
            <w:szCs w:val="24"/>
            <w:rtl/>
          </w:rPr>
          <w:t>به</w:t>
        </w:r>
        <w:r w:rsidR="00E62B1C">
          <w:rPr>
            <w:rFonts w:ascii="B Lotus" w:eastAsia="Calibri" w:hAnsi="B Lotus" w:cs="B Nazanin" w:hint="cs"/>
            <w:sz w:val="24"/>
            <w:szCs w:val="24"/>
            <w:rtl/>
          </w:rPr>
          <w:t>‌</w:t>
        </w:r>
        <w:r w:rsidR="00E62B1C">
          <w:rPr>
            <w:rFonts w:ascii="B Lotus" w:eastAsia="Calibri" w:hAnsi="B Lotus" w:cs="B Lotus" w:hint="cs"/>
            <w:sz w:val="24"/>
            <w:szCs w:val="24"/>
            <w:rtl/>
          </w:rPr>
          <w:t>منظور</w:t>
        </w:r>
        <w:r w:rsidR="00E62B1C" w:rsidRPr="004E5F19">
          <w:rPr>
            <w:rFonts w:ascii="B Lotus" w:eastAsia="Calibri" w:hAnsi="B Lotus" w:cs="B Lotus"/>
            <w:sz w:val="24"/>
            <w:szCs w:val="24"/>
            <w:rtl/>
          </w:rPr>
          <w:t xml:space="preserve"> </w:t>
        </w:r>
      </w:ins>
      <w:r w:rsidRPr="004E5F19">
        <w:rPr>
          <w:rFonts w:ascii="B Lotus" w:eastAsia="Calibri" w:hAnsi="B Lotus" w:cs="B Lotus"/>
          <w:sz w:val="24"/>
          <w:szCs w:val="24"/>
          <w:rtl/>
        </w:rPr>
        <w:t>ارتقا</w:t>
      </w:r>
      <w:ins w:id="7242" w:author="Mehrnazi Boojari" w:date="2019-01-12T01:04:00Z">
        <w:r w:rsidR="00E62B1C">
          <w:rPr>
            <w:rFonts w:ascii="B Lotus" w:eastAsia="Calibri" w:hAnsi="B Lotus" w:cs="B Lotus" w:hint="cs"/>
            <w:sz w:val="24"/>
            <w:szCs w:val="24"/>
            <w:rtl/>
          </w:rPr>
          <w:t>ی</w:t>
        </w:r>
      </w:ins>
      <w:r w:rsidRPr="004E5F19">
        <w:rPr>
          <w:rFonts w:ascii="B Lotus" w:eastAsia="Calibri" w:hAnsi="B Lotus" w:cs="B Lotus"/>
          <w:sz w:val="24"/>
          <w:szCs w:val="24"/>
          <w:rtl/>
        </w:rPr>
        <w:t xml:space="preserve"> وضعیت مسکن روستایی بوده است</w:t>
      </w:r>
      <w:del w:id="7243" w:author="Mehrnazi Boojari" w:date="2019-01-07T09:53:00Z">
        <w:r w:rsidRPr="004E5F19" w:rsidDel="006F7CCF">
          <w:rPr>
            <w:rFonts w:ascii="B Lotus" w:eastAsia="Calibri" w:hAnsi="B Lotus" w:cs="B Lotus"/>
            <w:sz w:val="24"/>
            <w:szCs w:val="24"/>
            <w:rtl/>
          </w:rPr>
          <w:delText xml:space="preserve"> . </w:delText>
        </w:r>
      </w:del>
      <w:ins w:id="7244" w:author="Mehrnazi Boojari" w:date="2019-01-07T09:53:00Z">
        <w:r w:rsidR="006F7CCF">
          <w:rPr>
            <w:rFonts w:ascii="B Lotus" w:eastAsia="Calibri" w:hAnsi="B Lotus" w:cs="B Lotus"/>
            <w:sz w:val="24"/>
            <w:szCs w:val="24"/>
            <w:rtl/>
          </w:rPr>
          <w:t xml:space="preserve">. </w:t>
        </w:r>
      </w:ins>
      <w:r w:rsidRPr="004E5F19">
        <w:rPr>
          <w:rFonts w:ascii="B Lotus" w:eastAsia="Calibri" w:hAnsi="B Lotus" w:cs="B Lotus"/>
          <w:sz w:val="24"/>
          <w:szCs w:val="24"/>
          <w:rtl/>
        </w:rPr>
        <w:t>بعد از گذشت یک دهه از تهیه این سند</w:t>
      </w:r>
      <w:del w:id="7245" w:author="Mehrnazi Boojari" w:date="2019-01-07T09:47:00Z">
        <w:r w:rsidRPr="004E5F19" w:rsidDel="006F7CCF">
          <w:rPr>
            <w:rFonts w:ascii="B Lotus" w:eastAsia="Calibri" w:hAnsi="B Lotus" w:cs="B Lotus"/>
            <w:sz w:val="24"/>
            <w:szCs w:val="24"/>
            <w:rtl/>
          </w:rPr>
          <w:delText xml:space="preserve"> ،</w:delText>
        </w:r>
      </w:del>
      <w:ins w:id="7246" w:author="Mehrnazi Boojari" w:date="2019-01-07T09:47:00Z">
        <w:r w:rsidR="006F7CCF">
          <w:rPr>
            <w:rFonts w:ascii="B Lotus" w:eastAsia="Calibri" w:hAnsi="B Lotus" w:cs="B Lotus"/>
            <w:sz w:val="24"/>
            <w:szCs w:val="24"/>
            <w:rtl/>
          </w:rPr>
          <w:t>،</w:t>
        </w:r>
      </w:ins>
      <w:r w:rsidRPr="004E5F19">
        <w:rPr>
          <w:rFonts w:ascii="B Lotus" w:eastAsia="Calibri" w:hAnsi="B Lotus" w:cs="B Lotus"/>
          <w:sz w:val="24"/>
          <w:szCs w:val="24"/>
          <w:rtl/>
        </w:rPr>
        <w:t xml:space="preserve"> این سند دوباره بازنگری </w:t>
      </w:r>
      <w:del w:id="7247" w:author="Mehrnazi Boojari" w:date="2019-01-12T01:04:00Z">
        <w:r w:rsidRPr="004E5F19" w:rsidDel="00E62B1C">
          <w:rPr>
            <w:rFonts w:ascii="B Lotus" w:eastAsia="Calibri" w:hAnsi="B Lotus" w:cs="B Lotus"/>
            <w:sz w:val="24"/>
            <w:szCs w:val="24"/>
            <w:rtl/>
          </w:rPr>
          <w:delText xml:space="preserve">گردیدآخرین </w:delText>
        </w:r>
      </w:del>
      <w:ins w:id="7248" w:author="Mehrnazi Boojari" w:date="2019-01-12T01:04:00Z">
        <w:r w:rsidR="00E62B1C">
          <w:rPr>
            <w:rFonts w:ascii="B Lotus" w:eastAsia="Calibri" w:hAnsi="B Lotus" w:cs="B Lotus" w:hint="cs"/>
            <w:sz w:val="24"/>
            <w:szCs w:val="24"/>
            <w:rtl/>
          </w:rPr>
          <w:t>ش</w:t>
        </w:r>
        <w:r w:rsidR="00E62B1C" w:rsidRPr="004E5F19">
          <w:rPr>
            <w:rFonts w:ascii="B Lotus" w:eastAsia="Calibri" w:hAnsi="B Lotus" w:cs="B Lotus"/>
            <w:sz w:val="24"/>
            <w:szCs w:val="24"/>
            <w:rtl/>
          </w:rPr>
          <w:t>د</w:t>
        </w:r>
        <w:r w:rsidR="00E62B1C">
          <w:rPr>
            <w:rFonts w:ascii="B Lotus" w:eastAsia="Calibri" w:hAnsi="B Lotus" w:cs="B Lotus" w:hint="cs"/>
            <w:sz w:val="24"/>
            <w:szCs w:val="24"/>
            <w:rtl/>
          </w:rPr>
          <w:t xml:space="preserve">. </w:t>
        </w:r>
        <w:r w:rsidR="00E62B1C" w:rsidRPr="004E5F19">
          <w:rPr>
            <w:rFonts w:ascii="B Lotus" w:eastAsia="Calibri" w:hAnsi="B Lotus" w:cs="B Lotus"/>
            <w:sz w:val="24"/>
            <w:szCs w:val="24"/>
            <w:rtl/>
          </w:rPr>
          <w:t xml:space="preserve">آخرین </w:t>
        </w:r>
      </w:ins>
      <w:r w:rsidRPr="004E5F19">
        <w:rPr>
          <w:rFonts w:ascii="B Lotus" w:eastAsia="Calibri" w:hAnsi="B Lotus" w:cs="B Lotus"/>
          <w:sz w:val="24"/>
          <w:szCs w:val="24"/>
          <w:rtl/>
        </w:rPr>
        <w:t xml:space="preserve">بازنگری سند مربوط به سال 1394 بوده است که در راستای </w:t>
      </w:r>
      <w:del w:id="7249" w:author="Mehrnazi Boojari" w:date="2019-01-08T02:35:00Z">
        <w:r w:rsidRPr="004E5F19" w:rsidDel="00DB5910">
          <w:rPr>
            <w:rFonts w:ascii="B Lotus" w:eastAsia="Calibri" w:hAnsi="B Lotus" w:cs="B Lotus"/>
            <w:sz w:val="24"/>
            <w:szCs w:val="24"/>
            <w:rtl/>
          </w:rPr>
          <w:delText>چشم انداز</w:delText>
        </w:r>
      </w:del>
      <w:ins w:id="7250" w:author="Mehrnazi Boojari" w:date="2019-01-08T02:35:00Z">
        <w:r w:rsidR="00DB5910">
          <w:rPr>
            <w:rFonts w:ascii="B Lotus" w:eastAsia="Calibri" w:hAnsi="B Lotus" w:cs="B Lotus"/>
            <w:sz w:val="24"/>
            <w:szCs w:val="24"/>
            <w:rtl/>
          </w:rPr>
          <w:t>چشم</w:t>
        </w:r>
        <w:r w:rsidR="00DB5910">
          <w:rPr>
            <w:rFonts w:ascii="B Lotus" w:eastAsia="Calibri" w:hAnsi="B Lotus" w:cs="B Lotus" w:hint="cs"/>
            <w:sz w:val="24"/>
            <w:szCs w:val="24"/>
            <w:rtl/>
          </w:rPr>
          <w:t>‌</w:t>
        </w:r>
        <w:r w:rsidR="00DB5910">
          <w:rPr>
            <w:rFonts w:ascii="B Lotus" w:eastAsia="Calibri" w:hAnsi="B Lotus" w:cs="B Lotus"/>
            <w:sz w:val="24"/>
            <w:szCs w:val="24"/>
            <w:rtl/>
          </w:rPr>
          <w:t>انداز</w:t>
        </w:r>
      </w:ins>
      <w:r w:rsidRPr="004E5F19">
        <w:rPr>
          <w:rFonts w:ascii="B Lotus" w:eastAsia="Calibri" w:hAnsi="B Lotus" w:cs="B Lotus"/>
          <w:sz w:val="24"/>
          <w:szCs w:val="24"/>
          <w:rtl/>
        </w:rPr>
        <w:t xml:space="preserve"> 1404 برنامه</w:t>
      </w:r>
      <w:del w:id="7251" w:author="Mehrnazi Boojari" w:date="2019-01-07T09:46:00Z">
        <w:r w:rsidRPr="004E5F19" w:rsidDel="006F7CCF">
          <w:rPr>
            <w:rFonts w:ascii="B Lotus" w:eastAsia="Calibri" w:hAnsi="B Lotus" w:cs="B Lotus"/>
            <w:sz w:val="24"/>
            <w:szCs w:val="24"/>
            <w:rtl/>
          </w:rPr>
          <w:delText xml:space="preserve"> های </w:delText>
        </w:r>
      </w:del>
      <w:ins w:id="7252"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4E5F19">
        <w:rPr>
          <w:rFonts w:ascii="B Lotus" w:eastAsia="Calibri" w:hAnsi="B Lotus" w:cs="B Lotus"/>
          <w:sz w:val="24"/>
          <w:szCs w:val="24"/>
          <w:rtl/>
        </w:rPr>
        <w:t>آتی مسکن روستایی را تعیین کرده است</w:t>
      </w:r>
      <w:ins w:id="7253" w:author="Mehrnazi Boojari" w:date="2019-01-12T01:05:00Z">
        <w:r w:rsidR="00E62B1C">
          <w:rPr>
            <w:rFonts w:ascii="B Lotus" w:eastAsia="Calibri" w:hAnsi="B Lotus" w:cs="B Lotus" w:hint="cs"/>
            <w:sz w:val="24"/>
            <w:szCs w:val="24"/>
            <w:rtl/>
          </w:rPr>
          <w:t>.</w:t>
        </w:r>
      </w:ins>
      <w:r w:rsidRPr="004E5F19">
        <w:rPr>
          <w:rFonts w:ascii="B Lotus" w:eastAsia="Calibri" w:hAnsi="B Lotus" w:cs="B Lotus"/>
          <w:sz w:val="24"/>
          <w:szCs w:val="24"/>
          <w:rtl/>
        </w:rPr>
        <w:t xml:space="preserve"> این سند توسط بنیاد مسکن انقلاب اسلامی تهیه </w:t>
      </w:r>
      <w:del w:id="7254" w:author="Mehrnazi Boojari" w:date="2019-01-12T01:05:00Z">
        <w:r w:rsidRPr="004E5F19" w:rsidDel="00E62B1C">
          <w:rPr>
            <w:rFonts w:ascii="B Lotus" w:eastAsia="Calibri" w:hAnsi="B Lotus" w:cs="B Lotus"/>
            <w:sz w:val="24"/>
            <w:szCs w:val="24"/>
            <w:rtl/>
          </w:rPr>
          <w:delText xml:space="preserve">گشته </w:delText>
        </w:r>
      </w:del>
      <w:ins w:id="7255" w:author="Mehrnazi Boojari" w:date="2019-01-12T01:05:00Z">
        <w:r w:rsidR="00E62B1C">
          <w:rPr>
            <w:rFonts w:ascii="B Lotus" w:eastAsia="Calibri" w:hAnsi="B Lotus" w:cs="B Lotus" w:hint="cs"/>
            <w:sz w:val="24"/>
            <w:szCs w:val="24"/>
            <w:rtl/>
          </w:rPr>
          <w:t>شد</w:t>
        </w:r>
        <w:r w:rsidR="00E62B1C" w:rsidRPr="004E5F19">
          <w:rPr>
            <w:rFonts w:ascii="B Lotus" w:eastAsia="Calibri" w:hAnsi="B Lotus" w:cs="B Lotus"/>
            <w:sz w:val="24"/>
            <w:szCs w:val="24"/>
            <w:rtl/>
          </w:rPr>
          <w:t xml:space="preserve">ه </w:t>
        </w:r>
      </w:ins>
      <w:r w:rsidRPr="004E5F19">
        <w:rPr>
          <w:rFonts w:ascii="B Lotus" w:eastAsia="Calibri" w:hAnsi="B Lotus" w:cs="B Lotus"/>
          <w:sz w:val="24"/>
          <w:szCs w:val="24"/>
          <w:rtl/>
        </w:rPr>
        <w:t>است</w:t>
      </w:r>
      <w:del w:id="7256" w:author="Mehrnazi Boojari" w:date="2019-01-07T10:10:00Z">
        <w:r w:rsidRPr="004E5F19" w:rsidDel="00A31D6F">
          <w:rPr>
            <w:rFonts w:ascii="B Lotus" w:eastAsia="Calibri" w:hAnsi="B Lotus" w:cs="B Lotus"/>
            <w:sz w:val="24"/>
            <w:szCs w:val="24"/>
            <w:rtl/>
          </w:rPr>
          <w:delText xml:space="preserve"> .</w:delText>
        </w:r>
      </w:del>
      <w:ins w:id="7257" w:author="Mehrnazi Boojari" w:date="2019-01-07T10:10:00Z">
        <w:r w:rsidR="00A31D6F">
          <w:rPr>
            <w:rFonts w:ascii="B Lotus" w:eastAsia="Calibri" w:hAnsi="B Lotus" w:cs="B Lotus"/>
            <w:sz w:val="24"/>
            <w:szCs w:val="24"/>
            <w:rtl/>
          </w:rPr>
          <w:t>.</w:t>
        </w:r>
      </w:ins>
    </w:p>
    <w:p w14:paraId="337EBF8F" w14:textId="77777777" w:rsidR="00A06196" w:rsidRPr="004E5F19" w:rsidRDefault="00A06196" w:rsidP="00E62B1C">
      <w:pPr>
        <w:bidi/>
        <w:ind w:firstLine="227"/>
        <w:jc w:val="both"/>
        <w:rPr>
          <w:rFonts w:ascii="B Lotus" w:eastAsia="Calibri" w:hAnsi="B Lotus" w:cs="B Lotus"/>
          <w:sz w:val="24"/>
          <w:szCs w:val="24"/>
          <w:rtl/>
        </w:rPr>
      </w:pPr>
      <w:r w:rsidRPr="004E5F19">
        <w:rPr>
          <w:rFonts w:ascii="B Lotus" w:eastAsia="Calibri" w:hAnsi="B Lotus" w:cs="B Lotus"/>
          <w:sz w:val="24"/>
          <w:szCs w:val="24"/>
          <w:rtl/>
        </w:rPr>
        <w:t>هدف کلان این طرح</w:t>
      </w:r>
      <w:del w:id="7258" w:author="Mehrnazi Boojari" w:date="2019-01-07T10:51:00Z">
        <w:r w:rsidRPr="004E5F19" w:rsidDel="006A1F1D">
          <w:rPr>
            <w:rFonts w:ascii="B Lotus" w:eastAsia="Calibri" w:hAnsi="B Lotus" w:cs="B Lotus"/>
            <w:sz w:val="24"/>
            <w:szCs w:val="24"/>
            <w:rtl/>
          </w:rPr>
          <w:delText xml:space="preserve"> تامین </w:delText>
        </w:r>
      </w:del>
      <w:ins w:id="7259" w:author="Mehrnazi Boojari" w:date="2019-01-07T10:51:00Z">
        <w:r w:rsidR="006A1F1D">
          <w:rPr>
            <w:rFonts w:ascii="B Lotus" w:eastAsia="Calibri" w:hAnsi="B Lotus" w:cs="B Lotus"/>
            <w:sz w:val="24"/>
            <w:szCs w:val="24"/>
            <w:rtl/>
          </w:rPr>
          <w:t xml:space="preserve"> تأمین </w:t>
        </w:r>
      </w:ins>
      <w:r w:rsidRPr="004E5F19">
        <w:rPr>
          <w:rFonts w:ascii="B Lotus" w:eastAsia="Calibri" w:hAnsi="B Lotus" w:cs="B Lotus"/>
          <w:sz w:val="24"/>
          <w:szCs w:val="24"/>
          <w:rtl/>
        </w:rPr>
        <w:t xml:space="preserve">مسکن روستایی مناسب عنوان شده است که </w:t>
      </w:r>
      <w:del w:id="7260" w:author="Mehrnazi Boojari" w:date="2019-01-10T00:17:00Z">
        <w:r w:rsidRPr="004E5F19" w:rsidDel="000A3EC2">
          <w:rPr>
            <w:rFonts w:ascii="B Lotus" w:eastAsia="Calibri" w:hAnsi="B Lotus" w:cs="B Lotus"/>
            <w:sz w:val="24"/>
            <w:szCs w:val="24"/>
            <w:rtl/>
          </w:rPr>
          <w:delText>از طریق</w:delText>
        </w:r>
      </w:del>
      <w:ins w:id="7261" w:author="Mehrnazi Boojari" w:date="2019-01-10T00:17:00Z">
        <w:r w:rsidR="000A3EC2">
          <w:rPr>
            <w:rFonts w:ascii="B Lotus" w:eastAsia="Calibri" w:hAnsi="B Lotus" w:cs="B Lotus"/>
            <w:sz w:val="24"/>
            <w:szCs w:val="24"/>
            <w:rtl/>
          </w:rPr>
          <w:t>از</w:t>
        </w:r>
        <w:r w:rsidR="000A3EC2">
          <w:rPr>
            <w:rFonts w:ascii="Times New Roman" w:eastAsia="Calibri" w:hAnsi="Times New Roman" w:cs="Times New Roman" w:hint="cs"/>
            <w:sz w:val="24"/>
            <w:szCs w:val="24"/>
            <w:rtl/>
          </w:rPr>
          <w:t> </w:t>
        </w:r>
        <w:r w:rsidR="000A3EC2">
          <w:rPr>
            <w:rFonts w:ascii="B Lotus" w:eastAsia="Calibri" w:hAnsi="B Lotus" w:cs="B Lotus"/>
            <w:sz w:val="24"/>
            <w:szCs w:val="24"/>
            <w:rtl/>
          </w:rPr>
          <w:t>طریق</w:t>
        </w:r>
      </w:ins>
      <w:r w:rsidRPr="004E5F19">
        <w:rPr>
          <w:rFonts w:ascii="B Lotus" w:eastAsia="Calibri" w:hAnsi="B Lotus" w:cs="B Lotus"/>
          <w:sz w:val="24"/>
          <w:szCs w:val="24"/>
          <w:rtl/>
        </w:rPr>
        <w:t xml:space="preserve"> راهبردها</w:t>
      </w:r>
      <w:del w:id="7262" w:author="Mehrnazi Boojari" w:date="2019-01-07T09:47:00Z">
        <w:r w:rsidRPr="004E5F19" w:rsidDel="006F7CCF">
          <w:rPr>
            <w:rFonts w:ascii="B Lotus" w:eastAsia="Calibri" w:hAnsi="B Lotus" w:cs="B Lotus"/>
            <w:sz w:val="24"/>
            <w:szCs w:val="24"/>
            <w:rtl/>
          </w:rPr>
          <w:delText xml:space="preserve"> ،</w:delText>
        </w:r>
      </w:del>
      <w:ins w:id="7263" w:author="Mehrnazi Boojari" w:date="2019-01-07T09:47:00Z">
        <w:r w:rsidR="006F7CCF">
          <w:rPr>
            <w:rFonts w:ascii="B Lotus" w:eastAsia="Calibri" w:hAnsi="B Lotus" w:cs="B Lotus"/>
            <w:sz w:val="24"/>
            <w:szCs w:val="24"/>
            <w:rtl/>
          </w:rPr>
          <w:t>،</w:t>
        </w:r>
      </w:ins>
      <w:r w:rsidRPr="004E5F19">
        <w:rPr>
          <w:rFonts w:ascii="B Lotus" w:eastAsia="Calibri" w:hAnsi="B Lotus" w:cs="B Lotus"/>
          <w:sz w:val="24"/>
          <w:szCs w:val="24"/>
          <w:rtl/>
        </w:rPr>
        <w:t xml:space="preserve"> سیاست</w:t>
      </w:r>
      <w:del w:id="7264" w:author="Mehrnazi Boojari" w:date="2019-01-07T09:45:00Z">
        <w:r w:rsidRPr="004E5F19" w:rsidDel="006F7CCF">
          <w:rPr>
            <w:rFonts w:ascii="B Lotus" w:eastAsia="Calibri" w:hAnsi="B Lotus" w:cs="B Lotus"/>
            <w:sz w:val="24"/>
            <w:szCs w:val="24"/>
            <w:rtl/>
          </w:rPr>
          <w:delText xml:space="preserve"> ها </w:delText>
        </w:r>
      </w:del>
      <w:ins w:id="7265" w:author="Mehrnazi Boojari" w:date="2019-01-07T09:45: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4E5F19">
        <w:rPr>
          <w:rFonts w:ascii="B Lotus" w:eastAsia="Calibri" w:hAnsi="B Lotus" w:cs="B Lotus"/>
          <w:sz w:val="24"/>
          <w:szCs w:val="24"/>
          <w:rtl/>
        </w:rPr>
        <w:t>و اقدامات</w:t>
      </w:r>
      <w:r w:rsidR="005E761A">
        <w:rPr>
          <w:rFonts w:ascii="B Lotus" w:eastAsia="Calibri" w:hAnsi="B Lotus" w:cs="B Lotus"/>
          <w:sz w:val="24"/>
          <w:szCs w:val="24"/>
          <w:rtl/>
        </w:rPr>
        <w:t xml:space="preserve"> </w:t>
      </w:r>
      <w:del w:id="7266" w:author="Mehrnazi Boojari" w:date="2019-01-07T10:46:00Z">
        <w:r w:rsidR="005E761A" w:rsidDel="006A1F1D">
          <w:rPr>
            <w:rFonts w:ascii="B Lotus" w:eastAsia="Calibri" w:hAnsi="B Lotus" w:cs="B Lotus"/>
            <w:sz w:val="24"/>
            <w:szCs w:val="24"/>
            <w:rtl/>
          </w:rPr>
          <w:delText>اجرائی</w:delText>
        </w:r>
      </w:del>
      <w:ins w:id="7267" w:author="Mehrnazi Boojari" w:date="2019-01-07T10:46:00Z">
        <w:r w:rsidR="006A1F1D">
          <w:rPr>
            <w:rFonts w:ascii="B Lotus" w:eastAsia="Calibri" w:hAnsi="B Lotus" w:cs="B Lotus"/>
            <w:sz w:val="24"/>
            <w:szCs w:val="24"/>
            <w:rtl/>
          </w:rPr>
          <w:t>اجرایی</w:t>
        </w:r>
      </w:ins>
      <w:r w:rsidR="005E761A">
        <w:rPr>
          <w:rFonts w:ascii="B Lotus" w:eastAsia="Calibri" w:hAnsi="B Lotus" w:cs="B Lotus"/>
          <w:sz w:val="24"/>
          <w:szCs w:val="24"/>
          <w:rtl/>
        </w:rPr>
        <w:t xml:space="preserve"> </w:t>
      </w:r>
      <w:del w:id="7268" w:author="Mehrnazi Boojari" w:date="2019-01-07T10:24:00Z">
        <w:r w:rsidR="005E761A" w:rsidDel="0028073B">
          <w:rPr>
            <w:rFonts w:ascii="B Lotus" w:eastAsia="Calibri" w:hAnsi="B Lotus" w:cs="B Lotus"/>
            <w:sz w:val="24"/>
            <w:szCs w:val="24"/>
            <w:rtl/>
          </w:rPr>
          <w:delText xml:space="preserve">به دنبال </w:delText>
        </w:r>
      </w:del>
      <w:ins w:id="7269" w:author="Mehrnazi Boojari" w:date="2019-01-07T10:24:00Z">
        <w:r w:rsidR="0028073B">
          <w:rPr>
            <w:rFonts w:ascii="B Lotus" w:eastAsia="Calibri" w:hAnsi="B Lotus" w:cs="B Lotus"/>
            <w:sz w:val="24"/>
            <w:szCs w:val="24"/>
            <w:rtl/>
          </w:rPr>
          <w:t>به</w:t>
        </w:r>
        <w:r w:rsidR="0028073B">
          <w:rPr>
            <w:rFonts w:ascii="B Lotus" w:eastAsia="Calibri" w:hAnsi="B Lotus" w:cs="B Lotus" w:hint="cs"/>
            <w:sz w:val="24"/>
            <w:szCs w:val="24"/>
            <w:rtl/>
          </w:rPr>
          <w:t>‌</w:t>
        </w:r>
        <w:r w:rsidR="0028073B">
          <w:rPr>
            <w:rFonts w:ascii="B Lotus" w:eastAsia="Calibri" w:hAnsi="B Lotus" w:cs="B Lotus"/>
            <w:sz w:val="24"/>
            <w:szCs w:val="24"/>
            <w:rtl/>
          </w:rPr>
          <w:t xml:space="preserve">دنبال </w:t>
        </w:r>
      </w:ins>
      <w:r w:rsidR="005E761A">
        <w:rPr>
          <w:rFonts w:ascii="B Lotus" w:eastAsia="Calibri" w:hAnsi="B Lotus" w:cs="B Lotus"/>
          <w:sz w:val="24"/>
          <w:szCs w:val="24"/>
          <w:rtl/>
        </w:rPr>
        <w:t>دستیابی به این</w:t>
      </w:r>
      <w:r w:rsidRPr="004E5F19">
        <w:rPr>
          <w:rFonts w:ascii="B Lotus" w:eastAsia="Calibri" w:hAnsi="B Lotus" w:cs="B Lotus"/>
          <w:sz w:val="24"/>
          <w:szCs w:val="24"/>
          <w:rtl/>
        </w:rPr>
        <w:t xml:space="preserve"> هدف است</w:t>
      </w:r>
      <w:ins w:id="7270" w:author="Mehrnazi Boojari" w:date="2019-01-12T01:06:00Z">
        <w:r w:rsidR="00E62B1C">
          <w:rPr>
            <w:rFonts w:ascii="B Lotus" w:eastAsia="Calibri" w:hAnsi="B Lotus" w:cs="B Lotus" w:hint="cs"/>
            <w:sz w:val="24"/>
            <w:szCs w:val="24"/>
            <w:rtl/>
          </w:rPr>
          <w:t>.</w:t>
        </w:r>
      </w:ins>
      <w:r w:rsidRPr="004E5F19">
        <w:rPr>
          <w:rFonts w:ascii="B Lotus" w:eastAsia="Calibri" w:hAnsi="B Lotus" w:cs="B Lotus"/>
          <w:sz w:val="24"/>
          <w:szCs w:val="24"/>
          <w:rtl/>
        </w:rPr>
        <w:t xml:space="preserve"> در جدول </w:t>
      </w:r>
      <w:r w:rsidR="005E761A">
        <w:rPr>
          <w:rFonts w:ascii="B Lotus" w:eastAsia="Calibri" w:hAnsi="B Lotus" w:cs="B Lotus" w:hint="cs"/>
          <w:sz w:val="24"/>
          <w:szCs w:val="24"/>
          <w:rtl/>
        </w:rPr>
        <w:t>2</w:t>
      </w:r>
      <w:del w:id="7271" w:author="Mehrnazi Boojari" w:date="2019-01-12T01:06:00Z">
        <w:r w:rsidR="005E761A" w:rsidDel="00E62B1C">
          <w:rPr>
            <w:rFonts w:ascii="B Lotus" w:eastAsia="Calibri" w:hAnsi="B Lotus" w:cs="B Lotus" w:hint="cs"/>
            <w:sz w:val="24"/>
            <w:szCs w:val="24"/>
            <w:rtl/>
          </w:rPr>
          <w:delText>.</w:delText>
        </w:r>
      </w:del>
      <w:ins w:id="7272" w:author="Mehrnazi Boojari" w:date="2019-01-12T01:06:00Z">
        <w:r w:rsidR="00E62B1C">
          <w:rPr>
            <w:rFonts w:ascii="B Lotus" w:eastAsia="Calibri" w:hAnsi="B Lotus" w:cs="B Lotus" w:hint="cs"/>
            <w:sz w:val="24"/>
            <w:szCs w:val="24"/>
            <w:rtl/>
          </w:rPr>
          <w:t>-</w:t>
        </w:r>
      </w:ins>
      <w:r w:rsidR="005E761A">
        <w:rPr>
          <w:rFonts w:ascii="B Lotus" w:eastAsia="Calibri" w:hAnsi="B Lotus" w:cs="B Lotus" w:hint="cs"/>
          <w:sz w:val="24"/>
          <w:szCs w:val="24"/>
          <w:rtl/>
        </w:rPr>
        <w:t>5</w:t>
      </w:r>
      <w:r w:rsidRPr="004E5F19">
        <w:rPr>
          <w:rFonts w:ascii="B Lotus" w:eastAsia="Calibri" w:hAnsi="B Lotus" w:cs="B Lotus"/>
          <w:sz w:val="24"/>
          <w:szCs w:val="24"/>
          <w:rtl/>
        </w:rPr>
        <w:t xml:space="preserve"> راهبردها و سیاست</w:t>
      </w:r>
      <w:del w:id="7273" w:author="Mehrnazi Boojari" w:date="2019-01-07T09:46:00Z">
        <w:r w:rsidRPr="004E5F19" w:rsidDel="006F7CCF">
          <w:rPr>
            <w:rFonts w:ascii="B Lotus" w:eastAsia="Calibri" w:hAnsi="B Lotus" w:cs="B Lotus"/>
            <w:sz w:val="24"/>
            <w:szCs w:val="24"/>
            <w:rtl/>
          </w:rPr>
          <w:delText xml:space="preserve"> های </w:delText>
        </w:r>
      </w:del>
      <w:ins w:id="7274"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4E5F19">
        <w:rPr>
          <w:rFonts w:ascii="B Lotus" w:eastAsia="Calibri" w:hAnsi="B Lotus" w:cs="B Lotus"/>
          <w:sz w:val="24"/>
          <w:szCs w:val="24"/>
          <w:rtl/>
        </w:rPr>
        <w:t>طرح جامع روستایی آورده شده است</w:t>
      </w:r>
      <w:del w:id="7275" w:author="Mehrnazi Boojari" w:date="2019-01-07T10:10:00Z">
        <w:r w:rsidRPr="004E5F19" w:rsidDel="00A31D6F">
          <w:rPr>
            <w:rFonts w:ascii="B Lotus" w:eastAsia="Calibri" w:hAnsi="B Lotus" w:cs="B Lotus"/>
            <w:sz w:val="24"/>
            <w:szCs w:val="24"/>
            <w:rtl/>
          </w:rPr>
          <w:delText xml:space="preserve"> .</w:delText>
        </w:r>
      </w:del>
      <w:ins w:id="7276" w:author="Mehrnazi Boojari" w:date="2019-01-07T10:10:00Z">
        <w:r w:rsidR="00A31D6F">
          <w:rPr>
            <w:rFonts w:ascii="B Lotus" w:eastAsia="Calibri" w:hAnsi="B Lotus" w:cs="B Lotus"/>
            <w:sz w:val="24"/>
            <w:szCs w:val="24"/>
            <w:rtl/>
          </w:rPr>
          <w:t>.</w:t>
        </w:r>
      </w:ins>
    </w:p>
    <w:p w14:paraId="20879643" w14:textId="77777777" w:rsidR="005E761A" w:rsidRDefault="005E761A" w:rsidP="00E62B1C">
      <w:pPr>
        <w:pStyle w:val="Caption"/>
        <w:keepNext/>
        <w:bidi/>
      </w:pPr>
      <w:r>
        <w:rPr>
          <w:rtl/>
        </w:rPr>
        <w:t xml:space="preserve">جدول </w:t>
      </w:r>
      <w:fldSimple w:instr=" STYLEREF 1 \s ">
        <w:r w:rsidR="002749F0">
          <w:rPr>
            <w:noProof/>
            <w:rtl/>
          </w:rPr>
          <w:t>‏2</w:t>
        </w:r>
      </w:fldSimple>
      <w:del w:id="7277" w:author="Mehrnazi Boojari" w:date="2019-01-12T01:06:00Z">
        <w:r w:rsidR="002749F0" w:rsidDel="00E62B1C">
          <w:rPr>
            <w:rtl/>
          </w:rPr>
          <w:delText>.</w:delText>
        </w:r>
      </w:del>
      <w:ins w:id="7278" w:author="Mehrnazi Boojari" w:date="2019-01-12T01:06:00Z">
        <w:r w:rsidR="00E62B1C">
          <w:rPr>
            <w:rFonts w:hint="cs"/>
            <w:rtl/>
          </w:rPr>
          <w:t>-</w:t>
        </w:r>
      </w:ins>
      <w:fldSimple w:instr=" SEQ جدول \* ARABIC \s 1 ">
        <w:r w:rsidR="002749F0">
          <w:rPr>
            <w:noProof/>
            <w:rtl/>
          </w:rPr>
          <w:t>5</w:t>
        </w:r>
      </w:fldSimple>
      <w:r>
        <w:rPr>
          <w:rFonts w:hint="cs"/>
          <w:rtl/>
          <w:lang w:bidi="fa-IR"/>
        </w:rPr>
        <w:t xml:space="preserve">: </w:t>
      </w:r>
      <w:r w:rsidRPr="00021650">
        <w:rPr>
          <w:rtl/>
          <w:lang w:bidi="fa-IR"/>
        </w:rPr>
        <w:t>راهبردها و س</w:t>
      </w:r>
      <w:r w:rsidRPr="00021650">
        <w:rPr>
          <w:rFonts w:hint="cs"/>
          <w:rtl/>
          <w:lang w:bidi="fa-IR"/>
        </w:rPr>
        <w:t>ی</w:t>
      </w:r>
      <w:r w:rsidRPr="00021650">
        <w:rPr>
          <w:rFonts w:hint="eastAsia"/>
          <w:rtl/>
          <w:lang w:bidi="fa-IR"/>
        </w:rPr>
        <w:t>است</w:t>
      </w:r>
      <w:del w:id="7279" w:author="Mehrnazi Boojari" w:date="2019-01-07T09:46:00Z">
        <w:r w:rsidRPr="00021650" w:rsidDel="006F7CCF">
          <w:rPr>
            <w:rtl/>
            <w:lang w:bidi="fa-IR"/>
          </w:rPr>
          <w:delText xml:space="preserve"> ها</w:delText>
        </w:r>
        <w:r w:rsidRPr="00021650" w:rsidDel="006F7CCF">
          <w:rPr>
            <w:rFonts w:hint="cs"/>
            <w:rtl/>
            <w:lang w:bidi="fa-IR"/>
          </w:rPr>
          <w:delText>ی</w:delText>
        </w:r>
        <w:r w:rsidRPr="00021650" w:rsidDel="006F7CCF">
          <w:rPr>
            <w:rtl/>
            <w:lang w:bidi="fa-IR"/>
          </w:rPr>
          <w:delText xml:space="preserve"> </w:delText>
        </w:r>
      </w:del>
      <w:ins w:id="7280" w:author="Mehrnazi Boojari" w:date="2019-01-07T09:46:00Z">
        <w:r w:rsidR="006F7CCF">
          <w:rPr>
            <w:rFonts w:hint="cs"/>
            <w:rtl/>
            <w:lang w:bidi="fa-IR"/>
          </w:rPr>
          <w:t>‌</w:t>
        </w:r>
        <w:r w:rsidR="006F7CCF">
          <w:rPr>
            <w:rtl/>
            <w:lang w:bidi="fa-IR"/>
          </w:rPr>
          <w:t xml:space="preserve">های </w:t>
        </w:r>
      </w:ins>
      <w:r w:rsidRPr="00021650">
        <w:rPr>
          <w:rtl/>
          <w:lang w:bidi="fa-IR"/>
        </w:rPr>
        <w:t>طرح جامع روستا</w:t>
      </w:r>
      <w:r w:rsidRPr="00021650">
        <w:rPr>
          <w:rFonts w:hint="cs"/>
          <w:rtl/>
          <w:lang w:bidi="fa-IR"/>
        </w:rPr>
        <w:t>یی</w:t>
      </w:r>
    </w:p>
    <w:tbl>
      <w:tblPr>
        <w:tblStyle w:val="TableGrid"/>
        <w:bidiVisual/>
        <w:tblW w:w="0" w:type="auto"/>
        <w:tblLook w:val="04A0" w:firstRow="1" w:lastRow="0" w:firstColumn="1" w:lastColumn="0" w:noHBand="0" w:noVBand="1"/>
      </w:tblPr>
      <w:tblGrid>
        <w:gridCol w:w="3115"/>
        <w:gridCol w:w="5783"/>
      </w:tblGrid>
      <w:tr w:rsidR="00A06196" w:rsidRPr="005E761A" w14:paraId="2B1189FD" w14:textId="77777777" w:rsidTr="005E761A">
        <w:tc>
          <w:tcPr>
            <w:tcW w:w="3115" w:type="dxa"/>
            <w:vAlign w:val="center"/>
          </w:tcPr>
          <w:p w14:paraId="0C9C3C7E" w14:textId="77777777" w:rsidR="00A06196" w:rsidRPr="005E761A" w:rsidRDefault="00A06196" w:rsidP="00A06196">
            <w:pPr>
              <w:bidi/>
              <w:jc w:val="center"/>
              <w:rPr>
                <w:rFonts w:ascii="B Lotus" w:eastAsia="Calibri" w:hAnsi="B Lotus" w:cs="B Lotus"/>
                <w:sz w:val="20"/>
                <w:szCs w:val="20"/>
                <w:rtl/>
              </w:rPr>
            </w:pPr>
            <w:r w:rsidRPr="005E761A">
              <w:rPr>
                <w:rFonts w:ascii="B Lotus" w:eastAsia="Calibri" w:hAnsi="B Lotus" w:cs="B Lotus" w:hint="cs"/>
                <w:sz w:val="20"/>
                <w:szCs w:val="20"/>
                <w:rtl/>
              </w:rPr>
              <w:t>راهبرد</w:t>
            </w:r>
          </w:p>
        </w:tc>
        <w:tc>
          <w:tcPr>
            <w:tcW w:w="5783" w:type="dxa"/>
            <w:vAlign w:val="center"/>
          </w:tcPr>
          <w:p w14:paraId="60C9716F" w14:textId="77777777" w:rsidR="00A06196" w:rsidRPr="005E761A" w:rsidRDefault="00A06196" w:rsidP="00A06196">
            <w:pPr>
              <w:bidi/>
              <w:jc w:val="center"/>
              <w:rPr>
                <w:rFonts w:ascii="B Lotus" w:eastAsia="Calibri" w:hAnsi="B Lotus" w:cs="B Lotus"/>
                <w:sz w:val="20"/>
                <w:szCs w:val="20"/>
                <w:rtl/>
              </w:rPr>
            </w:pPr>
            <w:r w:rsidRPr="005E761A">
              <w:rPr>
                <w:rFonts w:ascii="B Lotus" w:eastAsia="Calibri" w:hAnsi="B Lotus" w:cs="B Lotus" w:hint="cs"/>
                <w:sz w:val="20"/>
                <w:szCs w:val="20"/>
                <w:rtl/>
              </w:rPr>
              <w:t>سیاست</w:t>
            </w:r>
          </w:p>
        </w:tc>
      </w:tr>
      <w:tr w:rsidR="00A06196" w:rsidRPr="005E761A" w14:paraId="0A932BA8" w14:textId="77777777" w:rsidTr="005E761A">
        <w:tc>
          <w:tcPr>
            <w:tcW w:w="3115" w:type="dxa"/>
            <w:vAlign w:val="center"/>
          </w:tcPr>
          <w:p w14:paraId="5AE78081" w14:textId="77777777" w:rsidR="00A06196" w:rsidRPr="005E761A" w:rsidRDefault="00A06196" w:rsidP="00E62B1C">
            <w:pPr>
              <w:bidi/>
              <w:rPr>
                <w:rFonts w:ascii="B Lotus" w:eastAsia="Calibri" w:hAnsi="B Lotus" w:cs="B Lotus"/>
                <w:sz w:val="20"/>
                <w:szCs w:val="20"/>
                <w:rtl/>
              </w:rPr>
            </w:pPr>
            <w:r w:rsidRPr="005E761A">
              <w:rPr>
                <w:rFonts w:ascii="B Lotus" w:eastAsia="Calibri" w:hAnsi="B Lotus" w:cs="B Lotus" w:hint="cs"/>
                <w:sz w:val="20"/>
                <w:szCs w:val="20"/>
                <w:rtl/>
              </w:rPr>
              <w:t>تدوین و به</w:t>
            </w:r>
            <w:ins w:id="7281" w:author="Mehrnazi Boojari" w:date="2019-01-12T01:06:00Z">
              <w:r w:rsidR="00E62B1C">
                <w:rPr>
                  <w:rFonts w:ascii="B Lotus" w:eastAsia="Calibri" w:hAnsi="B Lotus" w:cs="B Nazanin" w:hint="cs"/>
                  <w:sz w:val="20"/>
                  <w:szCs w:val="20"/>
                  <w:rtl/>
                </w:rPr>
                <w:t>‌</w:t>
              </w:r>
              <w:r w:rsidR="00E62B1C">
                <w:rPr>
                  <w:rFonts w:ascii="B Lotus" w:eastAsia="Calibri" w:hAnsi="B Lotus" w:cs="B Lotus" w:hint="cs"/>
                  <w:sz w:val="20"/>
                  <w:szCs w:val="20"/>
                  <w:rtl/>
                </w:rPr>
                <w:t>ه</w:t>
              </w:r>
            </w:ins>
            <w:r w:rsidRPr="005E761A">
              <w:rPr>
                <w:rFonts w:ascii="B Lotus" w:eastAsia="Calibri" w:hAnsi="B Lotus" w:cs="B Lotus" w:hint="cs"/>
                <w:sz w:val="20"/>
                <w:szCs w:val="20"/>
                <w:rtl/>
              </w:rPr>
              <w:t>نگام</w:t>
            </w:r>
            <w:del w:id="7282" w:author="Mehrnazi Boojari" w:date="2019-01-07T09:51:00Z">
              <w:r w:rsidRPr="005E761A" w:rsidDel="006F7CCF">
                <w:rPr>
                  <w:rFonts w:ascii="B Lotus" w:eastAsia="Calibri" w:hAnsi="B Lotus" w:cs="B Lotus" w:hint="cs"/>
                  <w:sz w:val="20"/>
                  <w:szCs w:val="20"/>
                  <w:rtl/>
                </w:rPr>
                <w:delText xml:space="preserve"> سازی </w:delText>
              </w:r>
            </w:del>
            <w:ins w:id="7283" w:author="Mehrnazi Boojari" w:date="2019-01-07T09:51:00Z">
              <w:r w:rsidR="006F7CCF">
                <w:rPr>
                  <w:rFonts w:ascii="B Lotus" w:eastAsia="Calibri" w:hAnsi="B Lotus" w:cs="B Lotus" w:hint="cs"/>
                  <w:sz w:val="20"/>
                  <w:szCs w:val="20"/>
                  <w:rtl/>
                </w:rPr>
                <w:t xml:space="preserve">‌سازی </w:t>
              </w:r>
            </w:ins>
            <w:r w:rsidRPr="005E761A">
              <w:rPr>
                <w:rFonts w:ascii="B Lotus" w:eastAsia="Calibri" w:hAnsi="B Lotus" w:cs="B Lotus" w:hint="cs"/>
                <w:sz w:val="20"/>
                <w:szCs w:val="20"/>
                <w:rtl/>
              </w:rPr>
              <w:t xml:space="preserve">اطلاعات پایه </w:t>
            </w:r>
            <w:del w:id="7284" w:author="Mehrnazi Boojari" w:date="2019-01-12T01:06:00Z">
              <w:r w:rsidRPr="005E761A" w:rsidDel="00E62B1C">
                <w:rPr>
                  <w:rFonts w:ascii="B Lotus" w:eastAsia="Calibri" w:hAnsi="B Lotus" w:cs="B Lotus" w:hint="cs"/>
                  <w:sz w:val="20"/>
                  <w:szCs w:val="20"/>
                  <w:rtl/>
                </w:rPr>
                <w:delText xml:space="preserve">جهت </w:delText>
              </w:r>
            </w:del>
            <w:ins w:id="7285" w:author="Mehrnazi Boojari" w:date="2019-01-12T01:06:00Z">
              <w:r w:rsidR="00E62B1C">
                <w:rPr>
                  <w:rFonts w:ascii="B Lotus" w:eastAsia="Calibri" w:hAnsi="B Lotus" w:cs="B Lotus" w:hint="cs"/>
                  <w:sz w:val="20"/>
                  <w:szCs w:val="20"/>
                  <w:rtl/>
                </w:rPr>
                <w:t>برای</w:t>
              </w:r>
              <w:r w:rsidR="00E62B1C" w:rsidRPr="005E761A">
                <w:rPr>
                  <w:rFonts w:ascii="B Lotus" w:eastAsia="Calibri" w:hAnsi="B Lotus" w:cs="B Lotus" w:hint="cs"/>
                  <w:sz w:val="20"/>
                  <w:szCs w:val="20"/>
                  <w:rtl/>
                </w:rPr>
                <w:t xml:space="preserve"> </w:t>
              </w:r>
            </w:ins>
            <w:r w:rsidRPr="005E761A">
              <w:rPr>
                <w:rFonts w:ascii="B Lotus" w:eastAsia="Calibri" w:hAnsi="B Lotus" w:cs="B Lotus" w:hint="cs"/>
                <w:sz w:val="20"/>
                <w:szCs w:val="20"/>
                <w:rtl/>
              </w:rPr>
              <w:t>تهیه و تدقیق و کنترل برنامه</w:t>
            </w:r>
          </w:p>
        </w:tc>
        <w:tc>
          <w:tcPr>
            <w:tcW w:w="5783" w:type="dxa"/>
            <w:vAlign w:val="center"/>
          </w:tcPr>
          <w:p w14:paraId="7E39CDA5"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cs"/>
                <w:sz w:val="20"/>
                <w:szCs w:val="20"/>
                <w:rtl/>
              </w:rPr>
              <w:t>ایجاد نظام جامع اطلاعات پایه مسکن</w:t>
            </w:r>
            <w:ins w:id="7286" w:author="Mehrnazi Boojari" w:date="2019-01-12T01:06:00Z">
              <w:r w:rsidR="00E62B1C">
                <w:rPr>
                  <w:rFonts w:ascii="B Lotus" w:eastAsia="Calibri" w:hAnsi="B Lotus" w:cs="B Lotus" w:hint="cs"/>
                  <w:sz w:val="20"/>
                  <w:szCs w:val="20"/>
                  <w:rtl/>
                </w:rPr>
                <w:t>.</w:t>
              </w:r>
            </w:ins>
          </w:p>
        </w:tc>
      </w:tr>
      <w:tr w:rsidR="00A06196" w:rsidRPr="005E761A" w14:paraId="4D40FE49" w14:textId="77777777" w:rsidTr="005E761A">
        <w:tc>
          <w:tcPr>
            <w:tcW w:w="3115" w:type="dxa"/>
            <w:vAlign w:val="center"/>
          </w:tcPr>
          <w:p w14:paraId="4AFE711F" w14:textId="77777777" w:rsidR="00A06196" w:rsidRPr="005E761A" w:rsidRDefault="00A06196" w:rsidP="00A06196">
            <w:pPr>
              <w:bidi/>
              <w:rPr>
                <w:rFonts w:ascii="B Lotus" w:eastAsia="Calibri" w:hAnsi="B Lotus" w:cs="B Lotus"/>
                <w:sz w:val="20"/>
                <w:szCs w:val="20"/>
                <w:rtl/>
              </w:rPr>
            </w:pPr>
            <w:r w:rsidRPr="005E761A">
              <w:rPr>
                <w:rFonts w:ascii="B Lotus" w:eastAsia="Calibri" w:hAnsi="B Lotus" w:cs="B Lotus" w:hint="cs"/>
                <w:sz w:val="20"/>
                <w:szCs w:val="20"/>
                <w:rtl/>
              </w:rPr>
              <w:t>ارتقا</w:t>
            </w:r>
            <w:ins w:id="7287" w:author="Mehrnazi Boojari" w:date="2019-01-12T01:07:00Z">
              <w:r w:rsidR="00E62B1C">
                <w:rPr>
                  <w:rFonts w:ascii="B Lotus" w:eastAsia="Calibri" w:hAnsi="B Lotus" w:cs="B Lotus" w:hint="cs"/>
                  <w:sz w:val="20"/>
                  <w:szCs w:val="20"/>
                  <w:rtl/>
                </w:rPr>
                <w:t>ی</w:t>
              </w:r>
            </w:ins>
            <w:r w:rsidRPr="005E761A">
              <w:rPr>
                <w:rFonts w:ascii="B Lotus" w:eastAsia="Calibri" w:hAnsi="B Lotus" w:cs="B Lotus" w:hint="cs"/>
                <w:sz w:val="20"/>
                <w:szCs w:val="20"/>
                <w:rtl/>
              </w:rPr>
              <w:t xml:space="preserve"> سطح کیفی مسکن روستایی</w:t>
            </w:r>
          </w:p>
        </w:tc>
        <w:tc>
          <w:tcPr>
            <w:tcW w:w="5783" w:type="dxa"/>
            <w:vAlign w:val="center"/>
          </w:tcPr>
          <w:p w14:paraId="1E4688BB" w14:textId="77777777" w:rsidR="00A06196" w:rsidRPr="005E761A" w:rsidRDefault="00A06196" w:rsidP="00E62B1C">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cs"/>
                <w:sz w:val="20"/>
                <w:szCs w:val="20"/>
                <w:rtl/>
              </w:rPr>
              <w:t>ارتقا</w:t>
            </w:r>
            <w:ins w:id="7288" w:author="Mehrnazi Boojari" w:date="2019-01-12T01:07:00Z">
              <w:r w:rsidR="00E62B1C">
                <w:rPr>
                  <w:rFonts w:ascii="B Lotus" w:eastAsia="Calibri" w:hAnsi="B Lotus" w:cs="B Lotus" w:hint="cs"/>
                  <w:sz w:val="20"/>
                  <w:szCs w:val="20"/>
                  <w:rtl/>
                </w:rPr>
                <w:t>ی</w:t>
              </w:r>
            </w:ins>
            <w:r w:rsidRPr="005E761A">
              <w:rPr>
                <w:rFonts w:ascii="B Lotus" w:eastAsia="Calibri" w:hAnsi="B Lotus" w:cs="B Lotus" w:hint="cs"/>
                <w:sz w:val="20"/>
                <w:szCs w:val="20"/>
                <w:rtl/>
              </w:rPr>
              <w:t xml:space="preserve"> سطح کیفی نظام فنی </w:t>
            </w:r>
            <w:del w:id="7289" w:author="Mehrnazi Boojari" w:date="2019-01-07T10:03:00Z">
              <w:r w:rsidRPr="005E761A" w:rsidDel="00A31D6F">
                <w:rPr>
                  <w:rFonts w:ascii="B Lotus" w:eastAsia="Calibri" w:hAnsi="B Lotus" w:cs="B Lotus" w:hint="cs"/>
                  <w:sz w:val="20"/>
                  <w:szCs w:val="20"/>
                  <w:rtl/>
                </w:rPr>
                <w:delText>روستائی</w:delText>
              </w:r>
            </w:del>
            <w:ins w:id="7290" w:author="Mehrnazi Boojari" w:date="2019-01-07T10:03:00Z">
              <w:r w:rsidR="00A31D6F">
                <w:rPr>
                  <w:rFonts w:ascii="B Lotus" w:eastAsia="Calibri" w:hAnsi="B Lotus" w:cs="B Lotus" w:hint="cs"/>
                  <w:sz w:val="20"/>
                  <w:szCs w:val="20"/>
                  <w:rtl/>
                </w:rPr>
                <w:t>روستایی</w:t>
              </w:r>
            </w:ins>
            <w:r w:rsidRPr="005E761A">
              <w:rPr>
                <w:rFonts w:ascii="B Lotus" w:eastAsia="Calibri" w:hAnsi="B Lotus" w:cs="B Lotus" w:hint="cs"/>
                <w:sz w:val="20"/>
                <w:szCs w:val="20"/>
                <w:rtl/>
              </w:rPr>
              <w:t xml:space="preserve"> در طراحی</w:t>
            </w:r>
            <w:del w:id="7291" w:author="Mehrnazi Boojari" w:date="2019-01-07T09:47:00Z">
              <w:r w:rsidRPr="005E761A" w:rsidDel="006F7CCF">
                <w:rPr>
                  <w:rFonts w:ascii="B Lotus" w:eastAsia="Calibri" w:hAnsi="B Lotus" w:cs="B Lotus" w:hint="cs"/>
                  <w:sz w:val="20"/>
                  <w:szCs w:val="20"/>
                  <w:rtl/>
                </w:rPr>
                <w:delText xml:space="preserve"> ،</w:delText>
              </w:r>
            </w:del>
            <w:ins w:id="7292" w:author="Mehrnazi Boojari" w:date="2019-01-12T01:07:00Z">
              <w:r w:rsidR="00E62B1C">
                <w:rPr>
                  <w:rFonts w:ascii="B Lotus" w:eastAsia="Calibri" w:hAnsi="B Lotus" w:cs="B Lotus" w:hint="cs"/>
                  <w:sz w:val="20"/>
                  <w:szCs w:val="20"/>
                  <w:rtl/>
                </w:rPr>
                <w:t xml:space="preserve"> و</w:t>
              </w:r>
            </w:ins>
            <w:r w:rsidRPr="005E761A">
              <w:rPr>
                <w:rFonts w:ascii="B Lotus" w:eastAsia="Calibri" w:hAnsi="B Lotus" w:cs="B Lotus" w:hint="cs"/>
                <w:sz w:val="20"/>
                <w:szCs w:val="20"/>
                <w:rtl/>
              </w:rPr>
              <w:t xml:space="preserve"> اجرا و نظارت</w:t>
            </w:r>
            <w:ins w:id="7293" w:author="Mehrnazi Boojari" w:date="2019-01-12T01:06:00Z">
              <w:r w:rsidR="00E62B1C">
                <w:rPr>
                  <w:rFonts w:ascii="B Lotus" w:eastAsia="Calibri" w:hAnsi="B Lotus" w:cs="B Lotus" w:hint="cs"/>
                  <w:sz w:val="20"/>
                  <w:szCs w:val="20"/>
                  <w:rtl/>
                </w:rPr>
                <w:t>.</w:t>
              </w:r>
            </w:ins>
          </w:p>
          <w:p w14:paraId="12F838F1" w14:textId="77777777" w:rsidR="00A06196" w:rsidRPr="005E761A" w:rsidRDefault="00A06196" w:rsidP="00E62B1C">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cs"/>
                <w:sz w:val="20"/>
                <w:szCs w:val="20"/>
                <w:rtl/>
              </w:rPr>
              <w:t>بستر</w:t>
            </w:r>
            <w:del w:id="7294" w:author="Mehrnazi Boojari" w:date="2019-01-12T01:07:00Z">
              <w:r w:rsidRPr="005E761A" w:rsidDel="00E62B1C">
                <w:rPr>
                  <w:rFonts w:ascii="B Lotus" w:eastAsia="Calibri" w:hAnsi="B Lotus" w:cs="B Lotus" w:hint="cs"/>
                  <w:sz w:val="20"/>
                  <w:szCs w:val="20"/>
                  <w:rtl/>
                </w:rPr>
                <w:delText>ی</w:delText>
              </w:r>
            </w:del>
            <w:del w:id="7295" w:author="Mehrnazi Boojari" w:date="2019-01-07T09:51:00Z">
              <w:r w:rsidRPr="005E761A" w:rsidDel="006F7CCF">
                <w:rPr>
                  <w:rFonts w:ascii="B Lotus" w:eastAsia="Calibri" w:hAnsi="B Lotus" w:cs="B Lotus" w:hint="cs"/>
                  <w:sz w:val="20"/>
                  <w:szCs w:val="20"/>
                  <w:rtl/>
                </w:rPr>
                <w:delText xml:space="preserve"> سازی </w:delText>
              </w:r>
            </w:del>
            <w:ins w:id="7296" w:author="Mehrnazi Boojari" w:date="2019-01-07T09:51:00Z">
              <w:r w:rsidR="006F7CCF">
                <w:rPr>
                  <w:rFonts w:ascii="B Lotus" w:eastAsia="Calibri" w:hAnsi="B Lotus" w:cs="B Lotus" w:hint="cs"/>
                  <w:sz w:val="20"/>
                  <w:szCs w:val="20"/>
                  <w:rtl/>
                </w:rPr>
                <w:t xml:space="preserve">سازی </w:t>
              </w:r>
            </w:ins>
            <w:del w:id="7297" w:author="Mehrnazi Boojari" w:date="2019-01-12T01:07:00Z">
              <w:r w:rsidRPr="005E761A" w:rsidDel="00E62B1C">
                <w:rPr>
                  <w:rFonts w:ascii="B Lotus" w:eastAsia="Calibri" w:hAnsi="B Lotus" w:cs="B Lotus" w:hint="cs"/>
                  <w:sz w:val="20"/>
                  <w:szCs w:val="20"/>
                  <w:rtl/>
                </w:rPr>
                <w:delText xml:space="preserve">جهت </w:delText>
              </w:r>
            </w:del>
            <w:ins w:id="7298" w:author="Mehrnazi Boojari" w:date="2019-01-12T01:07:00Z">
              <w:r w:rsidR="00E62B1C">
                <w:rPr>
                  <w:rFonts w:ascii="B Lotus" w:eastAsia="Calibri" w:hAnsi="B Lotus" w:cs="B Lotus" w:hint="cs"/>
                  <w:sz w:val="20"/>
                  <w:szCs w:val="20"/>
                  <w:rtl/>
                </w:rPr>
                <w:t>برای</w:t>
              </w:r>
              <w:r w:rsidR="00E62B1C" w:rsidRPr="005E761A">
                <w:rPr>
                  <w:rFonts w:ascii="B Lotus" w:eastAsia="Calibri" w:hAnsi="B Lotus" w:cs="B Lotus" w:hint="cs"/>
                  <w:sz w:val="20"/>
                  <w:szCs w:val="20"/>
                  <w:rtl/>
                </w:rPr>
                <w:t xml:space="preserve"> </w:t>
              </w:r>
            </w:ins>
            <w:r w:rsidRPr="005E761A">
              <w:rPr>
                <w:rFonts w:ascii="B Lotus" w:eastAsia="Calibri" w:hAnsi="B Lotus" w:cs="B Lotus" w:hint="cs"/>
                <w:sz w:val="20"/>
                <w:szCs w:val="20"/>
                <w:rtl/>
              </w:rPr>
              <w:t xml:space="preserve">ایجاد و بهبود فناوری مناسب </w:t>
            </w:r>
            <w:del w:id="7299" w:author="Mehrnazi Boojari" w:date="2019-01-07T22:28:00Z">
              <w:r w:rsidRPr="005E761A" w:rsidDel="00051F26">
                <w:rPr>
                  <w:rFonts w:ascii="B Lotus" w:eastAsia="Calibri" w:hAnsi="B Lotus" w:cs="B Lotus" w:hint="cs"/>
                  <w:sz w:val="20"/>
                  <w:szCs w:val="20"/>
                  <w:rtl/>
                </w:rPr>
                <w:delText>ساخت وساز</w:delText>
              </w:r>
            </w:del>
            <w:ins w:id="7300"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5E761A">
              <w:rPr>
                <w:rFonts w:ascii="B Lotus" w:eastAsia="Calibri" w:hAnsi="B Lotus" w:cs="B Lotus" w:hint="cs"/>
                <w:sz w:val="20"/>
                <w:szCs w:val="20"/>
                <w:rtl/>
              </w:rPr>
              <w:t xml:space="preserve"> روستایی</w:t>
            </w:r>
            <w:ins w:id="7301" w:author="Mehrnazi Boojari" w:date="2019-01-12T01:06:00Z">
              <w:r w:rsidR="00E62B1C">
                <w:rPr>
                  <w:rFonts w:ascii="B Lotus" w:eastAsia="Calibri" w:hAnsi="B Lotus" w:cs="B Lotus" w:hint="cs"/>
                  <w:sz w:val="20"/>
                  <w:szCs w:val="20"/>
                  <w:rtl/>
                </w:rPr>
                <w:t>.</w:t>
              </w:r>
            </w:ins>
          </w:p>
          <w:p w14:paraId="57AD2235"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cs"/>
                <w:sz w:val="20"/>
                <w:szCs w:val="20"/>
                <w:rtl/>
              </w:rPr>
              <w:t xml:space="preserve">آموزش نیروهای فنی مرتبط با امر </w:t>
            </w:r>
            <w:del w:id="7302" w:author="Mehrnazi Boojari" w:date="2019-01-07T22:28:00Z">
              <w:r w:rsidRPr="005E761A" w:rsidDel="00051F26">
                <w:rPr>
                  <w:rFonts w:ascii="B Lotus" w:eastAsia="Calibri" w:hAnsi="B Lotus" w:cs="B Lotus" w:hint="cs"/>
                  <w:sz w:val="20"/>
                  <w:szCs w:val="20"/>
                  <w:rtl/>
                </w:rPr>
                <w:delText>ساخت وساز</w:delText>
              </w:r>
            </w:del>
            <w:ins w:id="7303"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5E761A">
              <w:rPr>
                <w:rFonts w:ascii="B Lotus" w:eastAsia="Calibri" w:hAnsi="B Lotus" w:cs="B Lotus" w:hint="cs"/>
                <w:sz w:val="20"/>
                <w:szCs w:val="20"/>
                <w:rtl/>
              </w:rPr>
              <w:t xml:space="preserve"> روستایی</w:t>
            </w:r>
            <w:ins w:id="7304" w:author="Mehrnazi Boojari" w:date="2019-01-12T01:06:00Z">
              <w:r w:rsidR="00E62B1C">
                <w:rPr>
                  <w:rFonts w:ascii="B Lotus" w:eastAsia="Calibri" w:hAnsi="B Lotus" w:cs="B Lotus" w:hint="cs"/>
                  <w:sz w:val="20"/>
                  <w:szCs w:val="20"/>
                  <w:rtl/>
                </w:rPr>
                <w:t>.</w:t>
              </w:r>
            </w:ins>
          </w:p>
          <w:p w14:paraId="28062EFC"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cs"/>
                <w:sz w:val="20"/>
                <w:szCs w:val="20"/>
                <w:rtl/>
              </w:rPr>
              <w:t>ترویج فرهنگ عمومی ساخت مسکن مقاوم</w:t>
            </w:r>
            <w:ins w:id="7305" w:author="Mehrnazi Boojari" w:date="2019-01-12T01:06:00Z">
              <w:r w:rsidR="00E62B1C">
                <w:rPr>
                  <w:rFonts w:ascii="B Lotus" w:eastAsia="Calibri" w:hAnsi="B Lotus" w:cs="B Lotus" w:hint="cs"/>
                  <w:sz w:val="20"/>
                  <w:szCs w:val="20"/>
                  <w:rtl/>
                </w:rPr>
                <w:t>.</w:t>
              </w:r>
            </w:ins>
          </w:p>
          <w:p w14:paraId="10454A53"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cs"/>
                <w:sz w:val="20"/>
                <w:szCs w:val="20"/>
                <w:rtl/>
              </w:rPr>
              <w:t>ارتقا</w:t>
            </w:r>
            <w:ins w:id="7306" w:author="Mehrnazi Boojari" w:date="2019-01-12T01:07:00Z">
              <w:r w:rsidR="00E62B1C">
                <w:rPr>
                  <w:rFonts w:ascii="B Lotus" w:eastAsia="Calibri" w:hAnsi="B Lotus" w:cs="B Lotus" w:hint="cs"/>
                  <w:sz w:val="20"/>
                  <w:szCs w:val="20"/>
                  <w:rtl/>
                </w:rPr>
                <w:t>ی</w:t>
              </w:r>
            </w:ins>
            <w:r w:rsidRPr="005E761A">
              <w:rPr>
                <w:rFonts w:ascii="B Lotus" w:eastAsia="Calibri" w:hAnsi="B Lotus" w:cs="B Lotus" w:hint="cs"/>
                <w:sz w:val="20"/>
                <w:szCs w:val="20"/>
                <w:rtl/>
              </w:rPr>
              <w:t xml:space="preserve"> بهداشت مسکن روستایی</w:t>
            </w:r>
            <w:ins w:id="7307" w:author="Mehrnazi Boojari" w:date="2019-01-12T01:06:00Z">
              <w:r w:rsidR="00E62B1C">
                <w:rPr>
                  <w:rFonts w:ascii="B Lotus" w:eastAsia="Calibri" w:hAnsi="B Lotus" w:cs="B Lotus" w:hint="cs"/>
                  <w:sz w:val="20"/>
                  <w:szCs w:val="20"/>
                  <w:rtl/>
                </w:rPr>
                <w:t>.</w:t>
              </w:r>
            </w:ins>
          </w:p>
        </w:tc>
      </w:tr>
      <w:tr w:rsidR="00A06196" w:rsidRPr="005E761A" w14:paraId="11546BE0" w14:textId="77777777" w:rsidTr="005E761A">
        <w:tc>
          <w:tcPr>
            <w:tcW w:w="3115" w:type="dxa"/>
            <w:vAlign w:val="center"/>
          </w:tcPr>
          <w:p w14:paraId="51680FD5" w14:textId="77777777" w:rsidR="00A06196" w:rsidRPr="005E761A" w:rsidRDefault="00A06196" w:rsidP="00E62B1C">
            <w:pPr>
              <w:bidi/>
              <w:rPr>
                <w:rFonts w:ascii="B Lotus" w:eastAsia="Calibri" w:hAnsi="B Lotus" w:cs="B Lotus"/>
                <w:sz w:val="20"/>
                <w:szCs w:val="20"/>
                <w:rtl/>
              </w:rPr>
            </w:pPr>
            <w:del w:id="7308" w:author="Mehrnazi Boojari" w:date="2019-01-12T01:08:00Z">
              <w:r w:rsidRPr="005E761A" w:rsidDel="00E62B1C">
                <w:rPr>
                  <w:rFonts w:ascii="B Lotus" w:eastAsia="Calibri" w:hAnsi="B Lotus" w:cs="B Lotus" w:hint="cs"/>
                  <w:sz w:val="20"/>
                  <w:szCs w:val="20"/>
                  <w:rtl/>
                </w:rPr>
                <w:delText xml:space="preserve">تامین </w:delText>
              </w:r>
            </w:del>
            <w:ins w:id="7309" w:author="Mehrnazi Boojari" w:date="2019-01-12T01:08:00Z">
              <w:r w:rsidR="00E62B1C" w:rsidRPr="005E761A">
                <w:rPr>
                  <w:rFonts w:ascii="B Lotus" w:eastAsia="Calibri" w:hAnsi="B Lotus" w:cs="B Lotus" w:hint="cs"/>
                  <w:sz w:val="20"/>
                  <w:szCs w:val="20"/>
                  <w:rtl/>
                </w:rPr>
                <w:t>ت</w:t>
              </w:r>
              <w:r w:rsidR="00E62B1C">
                <w:rPr>
                  <w:rFonts w:ascii="B Lotus" w:eastAsia="Calibri" w:hAnsi="B Lotus" w:cs="B Lotus" w:hint="cs"/>
                  <w:sz w:val="20"/>
                  <w:szCs w:val="20"/>
                  <w:rtl/>
                </w:rPr>
                <w:t>أ</w:t>
              </w:r>
              <w:r w:rsidR="00E62B1C" w:rsidRPr="005E761A">
                <w:rPr>
                  <w:rFonts w:ascii="B Lotus" w:eastAsia="Calibri" w:hAnsi="B Lotus" w:cs="B Lotus" w:hint="cs"/>
                  <w:sz w:val="20"/>
                  <w:szCs w:val="20"/>
                  <w:rtl/>
                </w:rPr>
                <w:t xml:space="preserve">مین </w:t>
              </w:r>
            </w:ins>
            <w:r w:rsidRPr="005E761A">
              <w:rPr>
                <w:rFonts w:ascii="B Lotus" w:eastAsia="Calibri" w:hAnsi="B Lotus" w:cs="B Lotus" w:hint="cs"/>
                <w:sz w:val="20"/>
                <w:szCs w:val="20"/>
                <w:rtl/>
              </w:rPr>
              <w:t>منابع مالی مورد نیاز مسکن روستایی</w:t>
            </w:r>
          </w:p>
        </w:tc>
        <w:tc>
          <w:tcPr>
            <w:tcW w:w="5783" w:type="dxa"/>
            <w:vAlign w:val="center"/>
          </w:tcPr>
          <w:p w14:paraId="20344C00" w14:textId="77777777" w:rsidR="00A06196" w:rsidRPr="005E761A" w:rsidRDefault="00A06196">
            <w:pPr>
              <w:numPr>
                <w:ilvl w:val="0"/>
                <w:numId w:val="39"/>
              </w:numPr>
              <w:bidi/>
              <w:ind w:left="242" w:hanging="180"/>
              <w:contextualSpacing/>
              <w:rPr>
                <w:rFonts w:ascii="B Lotus" w:eastAsia="Calibri" w:hAnsi="B Lotus" w:cs="B Lotus"/>
                <w:sz w:val="20"/>
                <w:szCs w:val="20"/>
                <w:rtl/>
              </w:rPr>
              <w:pPrChange w:id="7310" w:author="Mehrnazi Boojari" w:date="2019-01-12T01:08:00Z">
                <w:pPr>
                  <w:numPr>
                    <w:numId w:val="39"/>
                  </w:numPr>
                  <w:bidi/>
                  <w:spacing w:after="160" w:line="259" w:lineRule="auto"/>
                  <w:ind w:left="720" w:hanging="360"/>
                  <w:contextualSpacing/>
                </w:pPr>
              </w:pPrChange>
            </w:pPr>
            <w:r w:rsidRPr="005E761A">
              <w:rPr>
                <w:rFonts w:ascii="B Lotus" w:eastAsia="Calibri" w:hAnsi="B Lotus" w:cs="B Lotus" w:hint="cs"/>
                <w:sz w:val="20"/>
                <w:szCs w:val="20"/>
                <w:rtl/>
              </w:rPr>
              <w:t xml:space="preserve">استفاده از بازارهای پولی مالی </w:t>
            </w:r>
            <w:del w:id="7311" w:author="Mehrnazi Boojari" w:date="2019-01-12T01:08:00Z">
              <w:r w:rsidRPr="005E761A" w:rsidDel="00E62B1C">
                <w:rPr>
                  <w:rFonts w:ascii="B Lotus" w:eastAsia="Calibri" w:hAnsi="B Lotus" w:cs="B Lotus" w:hint="cs"/>
                  <w:sz w:val="20"/>
                  <w:szCs w:val="20"/>
                  <w:rtl/>
                </w:rPr>
                <w:delText>جهت</w:delText>
              </w:r>
            </w:del>
            <w:del w:id="7312" w:author="Mehrnazi Boojari" w:date="2019-01-07T10:51:00Z">
              <w:r w:rsidRPr="005E761A" w:rsidDel="006A1F1D">
                <w:rPr>
                  <w:rFonts w:ascii="B Lotus" w:eastAsia="Calibri" w:hAnsi="B Lotus" w:cs="B Lotus" w:hint="cs"/>
                  <w:sz w:val="20"/>
                  <w:szCs w:val="20"/>
                  <w:rtl/>
                </w:rPr>
                <w:delText xml:space="preserve"> تامین </w:delText>
              </w:r>
            </w:del>
            <w:ins w:id="7313" w:author="Mehrnazi Boojari" w:date="2019-01-12T01:08:00Z">
              <w:r w:rsidR="00E62B1C">
                <w:rPr>
                  <w:rFonts w:ascii="B Lotus" w:eastAsia="Calibri" w:hAnsi="B Lotus" w:cs="B Lotus" w:hint="cs"/>
                  <w:sz w:val="20"/>
                  <w:szCs w:val="20"/>
                  <w:rtl/>
                </w:rPr>
                <w:t>برای</w:t>
              </w:r>
            </w:ins>
            <w:ins w:id="7314" w:author="Mehrnazi Boojari" w:date="2019-01-07T10:51:00Z">
              <w:r w:rsidR="006A1F1D">
                <w:rPr>
                  <w:rFonts w:ascii="B Lotus" w:eastAsia="Calibri" w:hAnsi="B Lotus" w:cs="B Lotus" w:hint="cs"/>
                  <w:sz w:val="20"/>
                  <w:szCs w:val="20"/>
                  <w:rtl/>
                </w:rPr>
                <w:t xml:space="preserve"> تأمین </w:t>
              </w:r>
            </w:ins>
            <w:r w:rsidRPr="005E761A">
              <w:rPr>
                <w:rFonts w:ascii="B Lotus" w:eastAsia="Calibri" w:hAnsi="B Lotus" w:cs="B Lotus" w:hint="cs"/>
                <w:sz w:val="20"/>
                <w:szCs w:val="20"/>
                <w:rtl/>
              </w:rPr>
              <w:t xml:space="preserve">منابع مالی با </w:t>
            </w:r>
            <w:del w:id="7315" w:author="Mehrnazi Boojari" w:date="2019-01-12T01:08:00Z">
              <w:r w:rsidRPr="005E761A" w:rsidDel="00E62B1C">
                <w:rPr>
                  <w:rFonts w:ascii="B Lotus" w:eastAsia="Calibri" w:hAnsi="B Lotus" w:cs="B Lotus" w:hint="cs"/>
                  <w:sz w:val="20"/>
                  <w:szCs w:val="20"/>
                  <w:rtl/>
                </w:rPr>
                <w:delText xml:space="preserve">تاکید </w:delText>
              </w:r>
            </w:del>
            <w:ins w:id="7316" w:author="Mehrnazi Boojari" w:date="2019-01-12T01:08:00Z">
              <w:r w:rsidR="00E62B1C" w:rsidRPr="005E761A">
                <w:rPr>
                  <w:rFonts w:ascii="B Lotus" w:eastAsia="Calibri" w:hAnsi="B Lotus" w:cs="B Lotus" w:hint="cs"/>
                  <w:sz w:val="20"/>
                  <w:szCs w:val="20"/>
                  <w:rtl/>
                </w:rPr>
                <w:t>ت</w:t>
              </w:r>
              <w:r w:rsidR="00E62B1C">
                <w:rPr>
                  <w:rFonts w:ascii="B Lotus" w:eastAsia="Calibri" w:hAnsi="B Lotus" w:cs="B Lotus" w:hint="cs"/>
                  <w:sz w:val="20"/>
                  <w:szCs w:val="20"/>
                  <w:rtl/>
                </w:rPr>
                <w:t>أ</w:t>
              </w:r>
              <w:r w:rsidR="00E62B1C" w:rsidRPr="005E761A">
                <w:rPr>
                  <w:rFonts w:ascii="B Lotus" w:eastAsia="Calibri" w:hAnsi="B Lotus" w:cs="B Lotus" w:hint="cs"/>
                  <w:sz w:val="20"/>
                  <w:szCs w:val="20"/>
                  <w:rtl/>
                </w:rPr>
                <w:t xml:space="preserve">کید </w:t>
              </w:r>
            </w:ins>
            <w:r w:rsidRPr="005E761A">
              <w:rPr>
                <w:rFonts w:ascii="B Lotus" w:eastAsia="Calibri" w:hAnsi="B Lotus" w:cs="B Lotus" w:hint="cs"/>
                <w:sz w:val="20"/>
                <w:szCs w:val="20"/>
                <w:rtl/>
              </w:rPr>
              <w:t>بر استفاده از سیستم بانکی</w:t>
            </w:r>
            <w:ins w:id="7317" w:author="Mehrnazi Boojari" w:date="2019-01-12T01:06:00Z">
              <w:r w:rsidR="00E62B1C">
                <w:rPr>
                  <w:rFonts w:ascii="B Lotus" w:eastAsia="Calibri" w:hAnsi="B Lotus" w:cs="B Lotus" w:hint="cs"/>
                  <w:sz w:val="20"/>
                  <w:szCs w:val="20"/>
                  <w:rtl/>
                </w:rPr>
                <w:t>.</w:t>
              </w:r>
            </w:ins>
          </w:p>
        </w:tc>
      </w:tr>
      <w:tr w:rsidR="00A06196" w:rsidRPr="005E761A" w14:paraId="2672D5D5" w14:textId="77777777" w:rsidTr="005E761A">
        <w:tc>
          <w:tcPr>
            <w:tcW w:w="3115" w:type="dxa"/>
            <w:vAlign w:val="center"/>
          </w:tcPr>
          <w:p w14:paraId="6EBB3BFA" w14:textId="77777777" w:rsidR="00A06196" w:rsidRPr="005E761A" w:rsidRDefault="00A06196" w:rsidP="00A06196">
            <w:pPr>
              <w:bidi/>
              <w:rPr>
                <w:rFonts w:ascii="B Lotus" w:eastAsia="Calibri" w:hAnsi="B Lotus" w:cs="B Lotus"/>
                <w:sz w:val="20"/>
                <w:szCs w:val="20"/>
                <w:rtl/>
              </w:rPr>
            </w:pPr>
            <w:r w:rsidRPr="005E761A">
              <w:rPr>
                <w:rFonts w:ascii="B Lotus" w:eastAsia="Calibri" w:hAnsi="B Lotus" w:cs="B Lotus" w:hint="cs"/>
                <w:sz w:val="20"/>
                <w:szCs w:val="20"/>
                <w:rtl/>
              </w:rPr>
              <w:t>استفاده از ظرفیت نظام بیمه در مسکن روستایی</w:t>
            </w:r>
          </w:p>
        </w:tc>
        <w:tc>
          <w:tcPr>
            <w:tcW w:w="5783" w:type="dxa"/>
            <w:vAlign w:val="center"/>
          </w:tcPr>
          <w:p w14:paraId="1FF8CA3A"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cs"/>
                <w:sz w:val="20"/>
                <w:szCs w:val="20"/>
                <w:rtl/>
              </w:rPr>
              <w:t>گسترش استفاده از خدمات بیمه</w:t>
            </w:r>
            <w:ins w:id="7318" w:author="Mehrnazi Boojari" w:date="2019-01-12T01:08:00Z">
              <w:r w:rsidR="00E62B1C">
                <w:rPr>
                  <w:rFonts w:ascii="B Lotus" w:eastAsia="Calibri" w:hAnsi="B Lotus" w:cs="B Nazanin" w:hint="cs"/>
                  <w:sz w:val="20"/>
                  <w:szCs w:val="20"/>
                  <w:rtl/>
                </w:rPr>
                <w:t>‌</w:t>
              </w:r>
            </w:ins>
            <w:del w:id="7319" w:author="Mehrnazi Boojari" w:date="2019-01-07T10:40:00Z">
              <w:r w:rsidRPr="005E761A" w:rsidDel="006A1F1D">
                <w:rPr>
                  <w:rFonts w:ascii="B Lotus" w:eastAsia="Calibri" w:hAnsi="B Lotus" w:cs="B Lotus" w:hint="cs"/>
                  <w:sz w:val="20"/>
                  <w:szCs w:val="20"/>
                  <w:rtl/>
                </w:rPr>
                <w:delText xml:space="preserve"> ای </w:delText>
              </w:r>
            </w:del>
            <w:ins w:id="7320" w:author="Mehrnazi Boojari" w:date="2019-01-07T10:40:00Z">
              <w:r w:rsidR="006A1F1D">
                <w:rPr>
                  <w:rFonts w:ascii="B Lotus" w:eastAsia="Calibri" w:hAnsi="B Lotus" w:cs="B Lotus" w:hint="cs"/>
                  <w:sz w:val="20"/>
                  <w:szCs w:val="20"/>
                  <w:rtl/>
                </w:rPr>
                <w:t xml:space="preserve">‌ای </w:t>
              </w:r>
            </w:ins>
            <w:r w:rsidRPr="005E761A">
              <w:rPr>
                <w:rFonts w:ascii="B Lotus" w:eastAsia="Calibri" w:hAnsi="B Lotus" w:cs="B Lotus" w:hint="cs"/>
                <w:sz w:val="20"/>
                <w:szCs w:val="20"/>
                <w:rtl/>
              </w:rPr>
              <w:t xml:space="preserve">در حوزه مسکن </w:t>
            </w:r>
            <w:del w:id="7321" w:author="Mehrnazi Boojari" w:date="2019-01-07T10:03:00Z">
              <w:r w:rsidRPr="005E761A" w:rsidDel="00A31D6F">
                <w:rPr>
                  <w:rFonts w:ascii="B Lotus" w:eastAsia="Calibri" w:hAnsi="B Lotus" w:cs="B Lotus" w:hint="cs"/>
                  <w:sz w:val="20"/>
                  <w:szCs w:val="20"/>
                  <w:rtl/>
                </w:rPr>
                <w:delText>روستائی</w:delText>
              </w:r>
            </w:del>
            <w:ins w:id="7322" w:author="Mehrnazi Boojari" w:date="2019-01-07T10:03:00Z">
              <w:r w:rsidR="00A31D6F">
                <w:rPr>
                  <w:rFonts w:ascii="B Lotus" w:eastAsia="Calibri" w:hAnsi="B Lotus" w:cs="B Lotus" w:hint="cs"/>
                  <w:sz w:val="20"/>
                  <w:szCs w:val="20"/>
                  <w:rtl/>
                </w:rPr>
                <w:t>روستایی</w:t>
              </w:r>
            </w:ins>
            <w:ins w:id="7323" w:author="Mehrnazi Boojari" w:date="2019-01-12T01:06:00Z">
              <w:r w:rsidR="00E62B1C">
                <w:rPr>
                  <w:rFonts w:ascii="B Lotus" w:eastAsia="Calibri" w:hAnsi="B Lotus" w:cs="B Lotus" w:hint="cs"/>
                  <w:sz w:val="20"/>
                  <w:szCs w:val="20"/>
                  <w:rtl/>
                </w:rPr>
                <w:t>.</w:t>
              </w:r>
            </w:ins>
          </w:p>
        </w:tc>
      </w:tr>
      <w:tr w:rsidR="00A06196" w:rsidRPr="005E761A" w14:paraId="7B588792" w14:textId="77777777" w:rsidTr="005E761A">
        <w:tc>
          <w:tcPr>
            <w:tcW w:w="3115" w:type="dxa"/>
            <w:vAlign w:val="center"/>
          </w:tcPr>
          <w:p w14:paraId="1E822027" w14:textId="77777777" w:rsidR="00A06196" w:rsidRPr="005E761A" w:rsidRDefault="00A06196" w:rsidP="00A06196">
            <w:pPr>
              <w:bidi/>
              <w:rPr>
                <w:rFonts w:ascii="B Lotus" w:eastAsia="Calibri" w:hAnsi="B Lotus" w:cs="B Lotus"/>
                <w:sz w:val="20"/>
                <w:szCs w:val="20"/>
                <w:rtl/>
              </w:rPr>
            </w:pPr>
            <w:r w:rsidRPr="005E761A">
              <w:rPr>
                <w:rFonts w:ascii="B Lotus" w:eastAsia="Calibri" w:hAnsi="B Lotus" w:cs="B Lotus"/>
                <w:sz w:val="20"/>
                <w:szCs w:val="20"/>
                <w:rtl/>
              </w:rPr>
              <w:t>حفظ و تقو</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ت</w:t>
            </w:r>
            <w:r w:rsidRPr="005E761A">
              <w:rPr>
                <w:rFonts w:ascii="B Lotus" w:eastAsia="Calibri" w:hAnsi="B Lotus" w:cs="B Lotus"/>
                <w:sz w:val="20"/>
                <w:szCs w:val="20"/>
                <w:rtl/>
              </w:rPr>
              <w:t xml:space="preserve"> هو</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ت</w:t>
            </w:r>
            <w:r w:rsidRPr="005E761A">
              <w:rPr>
                <w:rFonts w:ascii="B Lotus" w:eastAsia="Calibri" w:hAnsi="B Lotus" w:cs="B Lotus"/>
                <w:sz w:val="20"/>
                <w:szCs w:val="20"/>
                <w:rtl/>
              </w:rPr>
              <w:t xml:space="preserve"> معمار</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بوم</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مسکن روستا</w:t>
            </w:r>
            <w:r w:rsidRPr="005E761A">
              <w:rPr>
                <w:rFonts w:ascii="B Lotus" w:eastAsia="Calibri" w:hAnsi="B Lotus" w:cs="B Lotus" w:hint="cs"/>
                <w:sz w:val="20"/>
                <w:szCs w:val="20"/>
                <w:rtl/>
              </w:rPr>
              <w:t>یی</w:t>
            </w:r>
          </w:p>
        </w:tc>
        <w:tc>
          <w:tcPr>
            <w:tcW w:w="5783" w:type="dxa"/>
            <w:vAlign w:val="center"/>
          </w:tcPr>
          <w:p w14:paraId="01182E7F"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t xml:space="preserve">توجه به کیفیت ضوابط </w:t>
            </w:r>
            <w:del w:id="7324" w:author="Mehrnazi Boojari" w:date="2019-01-07T22:28:00Z">
              <w:r w:rsidRPr="005E761A" w:rsidDel="00051F26">
                <w:rPr>
                  <w:rFonts w:ascii="B Lotus" w:eastAsia="Calibri" w:hAnsi="B Lotus" w:cs="B Lotus"/>
                  <w:sz w:val="20"/>
                  <w:szCs w:val="20"/>
                  <w:rtl/>
                </w:rPr>
                <w:delText>ساخت و ساز</w:delText>
              </w:r>
            </w:del>
            <w:ins w:id="7325" w:author="Mehrnazi Boojari" w:date="2019-01-07T22:28:00Z">
              <w:r w:rsidR="00051F26">
                <w:rPr>
                  <w:rFonts w:ascii="B Lotus" w:eastAsia="Calibri" w:hAnsi="B Lotus" w:cs="B Lotu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sz w:val="20"/>
                  <w:szCs w:val="20"/>
                  <w:rtl/>
                </w:rPr>
                <w:t>ساز</w:t>
              </w:r>
            </w:ins>
            <w:r w:rsidRPr="005E761A">
              <w:rPr>
                <w:rFonts w:ascii="B Lotus" w:eastAsia="Calibri" w:hAnsi="B Lotus" w:cs="B Lotus"/>
                <w:sz w:val="20"/>
                <w:szCs w:val="20"/>
                <w:rtl/>
              </w:rPr>
              <w:t xml:space="preserve"> در روستاهای دارای ویژگی خاص (بافت باارزش، هدف گردشگری و ...)</w:t>
            </w:r>
            <w:ins w:id="7326" w:author="Mehrnazi Boojari" w:date="2019-01-12T01:06:00Z">
              <w:r w:rsidR="00E62B1C">
                <w:rPr>
                  <w:rFonts w:ascii="B Lotus" w:eastAsia="Calibri" w:hAnsi="B Lotus" w:cs="B Lotus" w:hint="cs"/>
                  <w:sz w:val="20"/>
                  <w:szCs w:val="20"/>
                  <w:rtl/>
                </w:rPr>
                <w:t>.</w:t>
              </w:r>
            </w:ins>
          </w:p>
          <w:p w14:paraId="17BC65B4"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t>استفاده از ابزارهای تشویقی و ترویجی برای طراحی مناسب</w:t>
            </w:r>
            <w:ins w:id="7327" w:author="Mehrnazi Boojari" w:date="2019-01-12T01:07:00Z">
              <w:r w:rsidR="00E62B1C">
                <w:rPr>
                  <w:rFonts w:ascii="B Lotus" w:eastAsia="Calibri" w:hAnsi="B Lotus" w:cs="B Lotus" w:hint="cs"/>
                  <w:sz w:val="20"/>
                  <w:szCs w:val="20"/>
                  <w:rtl/>
                </w:rPr>
                <w:t>.</w:t>
              </w:r>
            </w:ins>
          </w:p>
          <w:p w14:paraId="31965A46" w14:textId="77777777" w:rsidR="00A06196" w:rsidRPr="005E761A" w:rsidRDefault="00A06196" w:rsidP="00E62B1C">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t>بهسازی بافت</w:t>
            </w:r>
            <w:del w:id="7328" w:author="Mehrnazi Boojari" w:date="2019-01-07T09:46:00Z">
              <w:r w:rsidRPr="005E761A" w:rsidDel="006F7CCF">
                <w:rPr>
                  <w:rFonts w:ascii="B Lotus" w:eastAsia="Calibri" w:hAnsi="B Lotus" w:cs="B Lotus"/>
                  <w:sz w:val="20"/>
                  <w:szCs w:val="20"/>
                  <w:rtl/>
                </w:rPr>
                <w:delText xml:space="preserve"> های </w:delText>
              </w:r>
            </w:del>
            <w:ins w:id="7329"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E761A">
              <w:rPr>
                <w:rFonts w:ascii="B Lotus" w:eastAsia="Calibri" w:hAnsi="B Lotus" w:cs="B Lotus"/>
                <w:sz w:val="20"/>
                <w:szCs w:val="20"/>
                <w:rtl/>
              </w:rPr>
              <w:t>با</w:t>
            </w:r>
            <w:ins w:id="7330" w:author="Mehrnazi Boojari" w:date="2019-01-12T01:08:00Z">
              <w:r w:rsidR="00E62B1C">
                <w:rPr>
                  <w:rFonts w:ascii="B Lotus" w:eastAsia="Calibri" w:hAnsi="B Lotus" w:cs="B Nazanin" w:hint="cs"/>
                  <w:sz w:val="20"/>
                  <w:szCs w:val="20"/>
                  <w:rtl/>
                </w:rPr>
                <w:t>‌</w:t>
              </w:r>
            </w:ins>
            <w:del w:id="7331" w:author="Mehrnazi Boojari" w:date="2019-01-12T01:08:00Z">
              <w:r w:rsidRPr="005E761A" w:rsidDel="00E62B1C">
                <w:rPr>
                  <w:rFonts w:ascii="B Lotus" w:eastAsia="Calibri" w:hAnsi="B Lotus" w:cs="B Lotus"/>
                  <w:sz w:val="20"/>
                  <w:szCs w:val="20"/>
                  <w:rtl/>
                </w:rPr>
                <w:delText xml:space="preserve"> </w:delText>
              </w:r>
            </w:del>
            <w:r w:rsidRPr="005E761A">
              <w:rPr>
                <w:rFonts w:ascii="B Lotus" w:eastAsia="Calibri" w:hAnsi="B Lotus" w:cs="B Lotus"/>
                <w:sz w:val="20"/>
                <w:szCs w:val="20"/>
                <w:rtl/>
              </w:rPr>
              <w:t>ارزش روستایی با توجه به ویژگی</w:t>
            </w:r>
            <w:ins w:id="7332" w:author="Mehrnazi Boojari" w:date="2019-01-12T01:08:00Z">
              <w:r w:rsidR="00E62B1C">
                <w:rPr>
                  <w:rFonts w:ascii="B Lotus" w:eastAsia="Calibri" w:hAnsi="B Lotus" w:cs="B Nazanin" w:hint="cs"/>
                  <w:sz w:val="20"/>
                  <w:szCs w:val="20"/>
                  <w:rtl/>
                </w:rPr>
                <w:t>‌</w:t>
              </w:r>
            </w:ins>
            <w:r w:rsidRPr="005E761A">
              <w:rPr>
                <w:rFonts w:ascii="B Lotus" w:eastAsia="Calibri" w:hAnsi="B Lotus" w:cs="B Lotus"/>
                <w:sz w:val="20"/>
                <w:szCs w:val="20"/>
                <w:rtl/>
              </w:rPr>
              <w:t xml:space="preserve">های معماری ایرانی </w:t>
            </w:r>
            <w:del w:id="7333" w:author="Mehrnazi Boojari" w:date="2019-01-12T01:07:00Z">
              <w:r w:rsidRPr="005E761A" w:rsidDel="00E62B1C">
                <w:rPr>
                  <w:rFonts w:ascii="B Lotus" w:eastAsia="Calibri" w:hAnsi="B Lotus" w:cs="B Lotus"/>
                  <w:sz w:val="20"/>
                  <w:szCs w:val="20"/>
                  <w:rtl/>
                </w:rPr>
                <w:delText>-</w:delText>
              </w:r>
            </w:del>
            <w:ins w:id="7334" w:author="Mehrnazi Boojari" w:date="2019-01-12T01:08:00Z">
              <w:r w:rsidR="00E62B1C">
                <w:rPr>
                  <w:rFonts w:ascii="B Lotus" w:eastAsia="Calibri" w:hAnsi="B Lotus" w:cs="B Lotus" w:hint="cs"/>
                  <w:sz w:val="20"/>
                  <w:szCs w:val="20"/>
                  <w:rtl/>
                </w:rPr>
                <w:t>ـ</w:t>
              </w:r>
            </w:ins>
            <w:r w:rsidRPr="005E761A">
              <w:rPr>
                <w:rFonts w:ascii="B Lotus" w:eastAsia="Calibri" w:hAnsi="B Lotus" w:cs="B Lotus"/>
                <w:sz w:val="20"/>
                <w:szCs w:val="20"/>
                <w:rtl/>
              </w:rPr>
              <w:t xml:space="preserve"> اسلامی</w:t>
            </w:r>
            <w:ins w:id="7335" w:author="Mehrnazi Boojari" w:date="2019-01-12T01:07:00Z">
              <w:r w:rsidR="00E62B1C">
                <w:rPr>
                  <w:rFonts w:ascii="B Lotus" w:eastAsia="Calibri" w:hAnsi="B Lotus" w:cs="B Lotus" w:hint="cs"/>
                  <w:sz w:val="20"/>
                  <w:szCs w:val="20"/>
                  <w:rtl/>
                </w:rPr>
                <w:t>.</w:t>
              </w:r>
            </w:ins>
          </w:p>
          <w:p w14:paraId="7011F107" w14:textId="77777777" w:rsidR="00A06196" w:rsidRPr="005E761A" w:rsidRDefault="00A06196">
            <w:pPr>
              <w:numPr>
                <w:ilvl w:val="0"/>
                <w:numId w:val="39"/>
              </w:numPr>
              <w:bidi/>
              <w:ind w:left="242" w:hanging="180"/>
              <w:contextualSpacing/>
              <w:rPr>
                <w:rFonts w:ascii="B Lotus" w:eastAsia="Calibri" w:hAnsi="B Lotus" w:cs="B Lotus"/>
                <w:sz w:val="20"/>
                <w:szCs w:val="20"/>
                <w:rtl/>
              </w:rPr>
              <w:pPrChange w:id="7336" w:author="Mehrnazi Boojari" w:date="2019-01-12T01:07:00Z">
                <w:pPr>
                  <w:numPr>
                    <w:numId w:val="39"/>
                  </w:numPr>
                  <w:bidi/>
                  <w:spacing w:after="160" w:line="259" w:lineRule="auto"/>
                  <w:ind w:left="720" w:hanging="360"/>
                  <w:contextualSpacing/>
                </w:pPr>
              </w:pPrChange>
            </w:pPr>
            <w:r w:rsidRPr="005E761A">
              <w:rPr>
                <w:rFonts w:ascii="B Lotus" w:eastAsia="Calibri" w:hAnsi="B Lotus" w:cs="B Lotus"/>
                <w:sz w:val="20"/>
                <w:szCs w:val="20"/>
                <w:rtl/>
              </w:rPr>
              <w:t>هویت</w:t>
            </w:r>
            <w:ins w:id="7337" w:author="Mehrnazi Boojari" w:date="2019-01-12T01:07:00Z">
              <w:r w:rsidR="00E62B1C">
                <w:rPr>
                  <w:rFonts w:ascii="B Lotus" w:eastAsia="Calibri" w:hAnsi="B Lotus" w:cs="B Nazanin" w:hint="cs"/>
                  <w:sz w:val="20"/>
                  <w:szCs w:val="20"/>
                  <w:rtl/>
                </w:rPr>
                <w:t>‌</w:t>
              </w:r>
            </w:ins>
            <w:del w:id="7338" w:author="Mehrnazi Boojari" w:date="2019-01-12T01:07:00Z">
              <w:r w:rsidRPr="005E761A" w:rsidDel="00E62B1C">
                <w:rPr>
                  <w:rFonts w:ascii="B Lotus" w:eastAsia="Calibri" w:hAnsi="B Lotus" w:cs="B Lotus"/>
                  <w:sz w:val="20"/>
                  <w:szCs w:val="20"/>
                  <w:rtl/>
                </w:rPr>
                <w:delText xml:space="preserve"> </w:delText>
              </w:r>
            </w:del>
            <w:r w:rsidRPr="005E761A">
              <w:rPr>
                <w:rFonts w:ascii="B Lotus" w:eastAsia="Calibri" w:hAnsi="B Lotus" w:cs="B Lotus"/>
                <w:sz w:val="20"/>
                <w:szCs w:val="20"/>
                <w:rtl/>
              </w:rPr>
              <w:t>بخشی به سیمای روستا و ساماندهی بافت</w:t>
            </w:r>
            <w:del w:id="7339" w:author="Mehrnazi Boojari" w:date="2019-01-07T09:46:00Z">
              <w:r w:rsidRPr="005E761A" w:rsidDel="006F7CCF">
                <w:rPr>
                  <w:rFonts w:ascii="B Lotus" w:eastAsia="Calibri" w:hAnsi="B Lotus" w:cs="B Lotus"/>
                  <w:sz w:val="20"/>
                  <w:szCs w:val="20"/>
                  <w:rtl/>
                </w:rPr>
                <w:delText xml:space="preserve"> های </w:delText>
              </w:r>
            </w:del>
            <w:ins w:id="7340"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E761A">
              <w:rPr>
                <w:rFonts w:ascii="B Lotus" w:eastAsia="Calibri" w:hAnsi="B Lotus" w:cs="B Lotus"/>
                <w:sz w:val="20"/>
                <w:szCs w:val="20"/>
                <w:rtl/>
              </w:rPr>
              <w:t xml:space="preserve">روستایی </w:t>
            </w:r>
            <w:del w:id="7341" w:author="Mehrnazi Boojari" w:date="2019-01-09T23:38:00Z">
              <w:r w:rsidRPr="005E761A" w:rsidDel="00947B53">
                <w:rPr>
                  <w:rFonts w:ascii="B Lotus" w:eastAsia="Calibri" w:hAnsi="B Lotus" w:cs="B Lotus"/>
                  <w:sz w:val="20"/>
                  <w:szCs w:val="20"/>
                  <w:rtl/>
                </w:rPr>
                <w:delText>بر اساس</w:delText>
              </w:r>
            </w:del>
            <w:ins w:id="7342" w:author="Mehrnazi Boojari" w:date="2019-01-09T23:38:00Z">
              <w:r w:rsidR="00947B53">
                <w:rPr>
                  <w:rFonts w:ascii="B Lotus" w:eastAsia="Calibri" w:hAnsi="B Lotus" w:cs="B Lotus"/>
                  <w:sz w:val="20"/>
                  <w:szCs w:val="20"/>
                  <w:rtl/>
                </w:rPr>
                <w:t>بر</w:t>
              </w:r>
              <w:r w:rsidR="00947B53">
                <w:rPr>
                  <w:rFonts w:ascii="Times New Roman" w:eastAsia="Calibri" w:hAnsi="Times New Roman" w:cs="Times New Roman" w:hint="cs"/>
                  <w:sz w:val="20"/>
                  <w:szCs w:val="20"/>
                  <w:rtl/>
                </w:rPr>
                <w:t> </w:t>
              </w:r>
              <w:r w:rsidR="00947B53">
                <w:rPr>
                  <w:rFonts w:ascii="B Lotus" w:eastAsia="Calibri" w:hAnsi="B Lotus" w:cs="B Lotus"/>
                  <w:sz w:val="20"/>
                  <w:szCs w:val="20"/>
                  <w:rtl/>
                </w:rPr>
                <w:t>اساس</w:t>
              </w:r>
            </w:ins>
            <w:r w:rsidRPr="005E761A">
              <w:rPr>
                <w:rFonts w:ascii="B Lotus" w:eastAsia="Calibri" w:hAnsi="B Lotus" w:cs="B Lotus"/>
                <w:sz w:val="20"/>
                <w:szCs w:val="20"/>
                <w:rtl/>
              </w:rPr>
              <w:t xml:space="preserve"> الگوی اسلامی </w:t>
            </w:r>
            <w:del w:id="7343" w:author="Mehrnazi Boojari" w:date="2019-01-12T01:07:00Z">
              <w:r w:rsidRPr="005E761A" w:rsidDel="00E62B1C">
                <w:rPr>
                  <w:rFonts w:ascii="B Lotus" w:eastAsia="Calibri" w:hAnsi="B Lotus" w:cs="B Lotus"/>
                  <w:sz w:val="20"/>
                  <w:szCs w:val="20"/>
                  <w:rtl/>
                </w:rPr>
                <w:delText>-</w:delText>
              </w:r>
            </w:del>
            <w:ins w:id="7344" w:author="Mehrnazi Boojari" w:date="2019-01-12T01:07:00Z">
              <w:r w:rsidR="00E62B1C">
                <w:rPr>
                  <w:rFonts w:ascii="B Lotus" w:eastAsia="Calibri" w:hAnsi="B Lotus" w:cs="B Lotus" w:hint="cs"/>
                  <w:sz w:val="20"/>
                  <w:szCs w:val="20"/>
                  <w:rtl/>
                </w:rPr>
                <w:t>ـ</w:t>
              </w:r>
            </w:ins>
            <w:r w:rsidRPr="005E761A">
              <w:rPr>
                <w:rFonts w:ascii="B Lotus" w:eastAsia="Calibri" w:hAnsi="B Lotus" w:cs="B Lotus"/>
                <w:sz w:val="20"/>
                <w:szCs w:val="20"/>
                <w:rtl/>
              </w:rPr>
              <w:t xml:space="preserve"> ایرانی</w:t>
            </w:r>
            <w:ins w:id="7345" w:author="Mehrnazi Boojari" w:date="2019-01-12T01:07:00Z">
              <w:r w:rsidR="00E62B1C">
                <w:rPr>
                  <w:rFonts w:ascii="B Lotus" w:eastAsia="Calibri" w:hAnsi="B Lotus" w:cs="B Lotus" w:hint="cs"/>
                  <w:sz w:val="20"/>
                  <w:szCs w:val="20"/>
                  <w:rtl/>
                </w:rPr>
                <w:t>.</w:t>
              </w:r>
            </w:ins>
          </w:p>
        </w:tc>
      </w:tr>
      <w:tr w:rsidR="00A06196" w:rsidRPr="005E761A" w14:paraId="64C28BD8" w14:textId="77777777" w:rsidTr="005E761A">
        <w:tc>
          <w:tcPr>
            <w:tcW w:w="3115" w:type="dxa"/>
            <w:vAlign w:val="center"/>
          </w:tcPr>
          <w:p w14:paraId="0E55F589" w14:textId="77777777" w:rsidR="00A06196" w:rsidRPr="005E761A" w:rsidRDefault="00A06196" w:rsidP="00A06196">
            <w:pPr>
              <w:bidi/>
              <w:rPr>
                <w:rFonts w:ascii="B Lotus" w:eastAsia="Calibri" w:hAnsi="B Lotus" w:cs="B Lotus"/>
                <w:sz w:val="20"/>
                <w:szCs w:val="20"/>
                <w:rtl/>
              </w:rPr>
            </w:pPr>
            <w:r w:rsidRPr="005E761A">
              <w:rPr>
                <w:rFonts w:ascii="B Lotus" w:eastAsia="Calibri" w:hAnsi="B Lotus" w:cs="B Lotus" w:hint="cs"/>
                <w:sz w:val="20"/>
                <w:szCs w:val="20"/>
                <w:rtl/>
              </w:rPr>
              <w:t>بهینه</w:t>
            </w:r>
            <w:ins w:id="7346" w:author="Mehrnazi Boojari" w:date="2019-01-12T01:09:00Z">
              <w:r w:rsidR="00E62B1C">
                <w:rPr>
                  <w:rFonts w:ascii="B Lotus" w:eastAsia="Calibri" w:hAnsi="B Lotus" w:cs="B Nazanin" w:hint="cs"/>
                  <w:sz w:val="20"/>
                  <w:szCs w:val="20"/>
                  <w:rtl/>
                </w:rPr>
                <w:t>‌</w:t>
              </w:r>
            </w:ins>
            <w:del w:id="7347" w:author="Mehrnazi Boojari" w:date="2019-01-07T09:51:00Z">
              <w:r w:rsidRPr="005E761A" w:rsidDel="006F7CCF">
                <w:rPr>
                  <w:rFonts w:ascii="B Lotus" w:eastAsia="Calibri" w:hAnsi="B Lotus" w:cs="B Lotus" w:hint="cs"/>
                  <w:sz w:val="20"/>
                  <w:szCs w:val="20"/>
                  <w:rtl/>
                </w:rPr>
                <w:delText xml:space="preserve"> سازی </w:delText>
              </w:r>
            </w:del>
            <w:ins w:id="7348" w:author="Mehrnazi Boojari" w:date="2019-01-07T09:51:00Z">
              <w:r w:rsidR="006F7CCF">
                <w:rPr>
                  <w:rFonts w:ascii="B Lotus" w:eastAsia="Calibri" w:hAnsi="B Lotus" w:cs="B Lotus" w:hint="cs"/>
                  <w:sz w:val="20"/>
                  <w:szCs w:val="20"/>
                  <w:rtl/>
                </w:rPr>
                <w:t xml:space="preserve">‌سازی </w:t>
              </w:r>
            </w:ins>
            <w:r w:rsidRPr="005E761A">
              <w:rPr>
                <w:rFonts w:ascii="B Lotus" w:eastAsia="Calibri" w:hAnsi="B Lotus" w:cs="B Lotus" w:hint="cs"/>
                <w:sz w:val="20"/>
                <w:szCs w:val="20"/>
                <w:rtl/>
              </w:rPr>
              <w:t>مصرف انرژی در ساختمان</w:t>
            </w:r>
          </w:p>
        </w:tc>
        <w:tc>
          <w:tcPr>
            <w:tcW w:w="5783" w:type="dxa"/>
            <w:vAlign w:val="center"/>
          </w:tcPr>
          <w:p w14:paraId="12B9483D" w14:textId="77777777" w:rsidR="00A06196" w:rsidRPr="005E761A" w:rsidRDefault="00A06196" w:rsidP="00A31D6F">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cs"/>
                <w:sz w:val="20"/>
                <w:szCs w:val="20"/>
                <w:rtl/>
              </w:rPr>
              <w:t>صرفه</w:t>
            </w:r>
            <w:ins w:id="7349" w:author="Mehrnazi Boojari" w:date="2019-01-07T10:06:00Z">
              <w:r w:rsidR="00A31D6F">
                <w:rPr>
                  <w:rFonts w:ascii="B Lotus" w:eastAsia="Calibri" w:hAnsi="B Lotus" w:cs="B Nazanin" w:hint="cs"/>
                  <w:sz w:val="20"/>
                  <w:szCs w:val="20"/>
                  <w:rtl/>
                </w:rPr>
                <w:t>‌</w:t>
              </w:r>
            </w:ins>
            <w:del w:id="7350" w:author="Mehrnazi Boojari" w:date="2019-01-07T10:06:00Z">
              <w:r w:rsidRPr="005E761A" w:rsidDel="00A31D6F">
                <w:rPr>
                  <w:rFonts w:ascii="B Lotus" w:eastAsia="Calibri" w:hAnsi="B Lotus" w:cs="B Lotus" w:hint="cs"/>
                  <w:sz w:val="20"/>
                  <w:szCs w:val="20"/>
                  <w:rtl/>
                </w:rPr>
                <w:delText xml:space="preserve"> </w:delText>
              </w:r>
            </w:del>
            <w:r w:rsidRPr="005E761A">
              <w:rPr>
                <w:rFonts w:ascii="B Lotus" w:eastAsia="Calibri" w:hAnsi="B Lotus" w:cs="B Lotus" w:hint="cs"/>
                <w:sz w:val="20"/>
                <w:szCs w:val="20"/>
                <w:rtl/>
              </w:rPr>
              <w:t>جویی در مصرف انرژی</w:t>
            </w:r>
            <w:ins w:id="7351" w:author="Mehrnazi Boojari" w:date="2019-01-12T01:09:00Z">
              <w:r w:rsidR="00E62B1C">
                <w:rPr>
                  <w:rFonts w:ascii="B Lotus" w:eastAsia="Calibri" w:hAnsi="B Lotus" w:cs="B Lotus" w:hint="cs"/>
                  <w:sz w:val="20"/>
                  <w:szCs w:val="20"/>
                  <w:rtl/>
                </w:rPr>
                <w:t>.</w:t>
              </w:r>
            </w:ins>
          </w:p>
          <w:p w14:paraId="6914F9DD"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cs"/>
                <w:sz w:val="20"/>
                <w:szCs w:val="20"/>
                <w:rtl/>
              </w:rPr>
              <w:t>اتخاذ سیاست</w:t>
            </w:r>
            <w:ins w:id="7352" w:author="Mehrnazi Boojari" w:date="2019-01-12T01:09:00Z">
              <w:r w:rsidR="00E62B1C">
                <w:rPr>
                  <w:rFonts w:ascii="B Lotus" w:eastAsia="Calibri" w:hAnsi="B Lotus" w:cs="B Nazanin" w:hint="cs"/>
                  <w:sz w:val="20"/>
                  <w:szCs w:val="20"/>
                  <w:rtl/>
                </w:rPr>
                <w:t>‌</w:t>
              </w:r>
            </w:ins>
            <w:del w:id="7353" w:author="Mehrnazi Boojari" w:date="2019-01-07T09:46:00Z">
              <w:r w:rsidRPr="005E761A" w:rsidDel="006F7CCF">
                <w:rPr>
                  <w:rFonts w:ascii="B Lotus" w:eastAsia="Calibri" w:hAnsi="B Lotus" w:cs="B Lotus" w:hint="cs"/>
                  <w:sz w:val="20"/>
                  <w:szCs w:val="20"/>
                  <w:rtl/>
                </w:rPr>
                <w:delText xml:space="preserve"> های </w:delText>
              </w:r>
            </w:del>
            <w:ins w:id="7354" w:author="Mehrnazi Boojari" w:date="2019-01-07T09:46:00Z">
              <w:r w:rsidR="006F7CCF">
                <w:rPr>
                  <w:rFonts w:ascii="B Lotus" w:eastAsia="Calibri" w:hAnsi="B Lotus" w:cs="B Lotus" w:hint="cs"/>
                  <w:sz w:val="20"/>
                  <w:szCs w:val="20"/>
                  <w:rtl/>
                </w:rPr>
                <w:t xml:space="preserve">‌های </w:t>
              </w:r>
            </w:ins>
            <w:r w:rsidRPr="005E761A">
              <w:rPr>
                <w:rFonts w:ascii="B Lotus" w:eastAsia="Calibri" w:hAnsi="B Lotus" w:cs="B Lotus" w:hint="cs"/>
                <w:sz w:val="20"/>
                <w:szCs w:val="20"/>
                <w:rtl/>
              </w:rPr>
              <w:t>ترویجی و تشویقی مناسب</w:t>
            </w:r>
            <w:ins w:id="7355" w:author="Mehrnazi Boojari" w:date="2019-01-12T01:09:00Z">
              <w:r w:rsidR="00E62B1C">
                <w:rPr>
                  <w:rFonts w:ascii="B Lotus" w:eastAsia="Calibri" w:hAnsi="B Lotus" w:cs="B Lotus" w:hint="cs"/>
                  <w:sz w:val="20"/>
                  <w:szCs w:val="20"/>
                  <w:rtl/>
                </w:rPr>
                <w:t>.</w:t>
              </w:r>
            </w:ins>
          </w:p>
        </w:tc>
      </w:tr>
      <w:tr w:rsidR="00A06196" w:rsidRPr="005E761A" w14:paraId="6E90331C" w14:textId="77777777" w:rsidTr="005E761A">
        <w:tc>
          <w:tcPr>
            <w:tcW w:w="3115" w:type="dxa"/>
            <w:vAlign w:val="center"/>
          </w:tcPr>
          <w:p w14:paraId="167BC147" w14:textId="77777777" w:rsidR="00A06196" w:rsidRPr="005E761A" w:rsidRDefault="00A06196" w:rsidP="00E62B1C">
            <w:pPr>
              <w:bidi/>
              <w:rPr>
                <w:rFonts w:ascii="B Lotus" w:eastAsia="Calibri" w:hAnsi="B Lotus" w:cs="B Lotus"/>
                <w:sz w:val="20"/>
                <w:szCs w:val="20"/>
                <w:rtl/>
              </w:rPr>
            </w:pPr>
            <w:del w:id="7356" w:author="Mehrnazi Boojari" w:date="2019-01-12T01:09:00Z">
              <w:r w:rsidRPr="005E761A" w:rsidDel="00E62B1C">
                <w:rPr>
                  <w:rFonts w:ascii="B Lotus" w:eastAsia="Calibri" w:hAnsi="B Lotus" w:cs="B Lotus"/>
                  <w:sz w:val="20"/>
                  <w:szCs w:val="20"/>
                  <w:rtl/>
                </w:rPr>
                <w:delText>تام</w:delText>
              </w:r>
              <w:r w:rsidRPr="005E761A" w:rsidDel="00E62B1C">
                <w:rPr>
                  <w:rFonts w:ascii="B Lotus" w:eastAsia="Calibri" w:hAnsi="B Lotus" w:cs="B Lotus" w:hint="cs"/>
                  <w:sz w:val="20"/>
                  <w:szCs w:val="20"/>
                  <w:rtl/>
                </w:rPr>
                <w:delText>ی</w:delText>
              </w:r>
              <w:r w:rsidRPr="005E761A" w:rsidDel="00E62B1C">
                <w:rPr>
                  <w:rFonts w:ascii="B Lotus" w:eastAsia="Calibri" w:hAnsi="B Lotus" w:cs="B Lotus" w:hint="eastAsia"/>
                  <w:sz w:val="20"/>
                  <w:szCs w:val="20"/>
                  <w:rtl/>
                </w:rPr>
                <w:delText>ن</w:delText>
              </w:r>
              <w:r w:rsidRPr="005E761A" w:rsidDel="00E62B1C">
                <w:rPr>
                  <w:rFonts w:ascii="B Lotus" w:eastAsia="Calibri" w:hAnsi="B Lotus" w:cs="B Lotus"/>
                  <w:sz w:val="20"/>
                  <w:szCs w:val="20"/>
                  <w:rtl/>
                </w:rPr>
                <w:delText xml:space="preserve"> </w:delText>
              </w:r>
            </w:del>
            <w:ins w:id="7357" w:author="Mehrnazi Boojari" w:date="2019-01-12T01:09:00Z">
              <w:r w:rsidR="00E62B1C" w:rsidRPr="005E761A">
                <w:rPr>
                  <w:rFonts w:ascii="B Lotus" w:eastAsia="Calibri" w:hAnsi="B Lotus" w:cs="B Lotus"/>
                  <w:sz w:val="20"/>
                  <w:szCs w:val="20"/>
                  <w:rtl/>
                </w:rPr>
                <w:t>ت</w:t>
              </w:r>
              <w:r w:rsidR="00E62B1C">
                <w:rPr>
                  <w:rFonts w:ascii="B Lotus" w:eastAsia="Calibri" w:hAnsi="B Lotus" w:cs="B Lotus" w:hint="cs"/>
                  <w:sz w:val="20"/>
                  <w:szCs w:val="20"/>
                  <w:rtl/>
                </w:rPr>
                <w:t>أ</w:t>
              </w:r>
              <w:r w:rsidR="00E62B1C" w:rsidRPr="005E761A">
                <w:rPr>
                  <w:rFonts w:ascii="B Lotus" w:eastAsia="Calibri" w:hAnsi="B Lotus" w:cs="B Lotus"/>
                  <w:sz w:val="20"/>
                  <w:szCs w:val="20"/>
                  <w:rtl/>
                </w:rPr>
                <w:t>م</w:t>
              </w:r>
              <w:r w:rsidR="00E62B1C" w:rsidRPr="005E761A">
                <w:rPr>
                  <w:rFonts w:ascii="B Lotus" w:eastAsia="Calibri" w:hAnsi="B Lotus" w:cs="B Lotus" w:hint="cs"/>
                  <w:sz w:val="20"/>
                  <w:szCs w:val="20"/>
                  <w:rtl/>
                </w:rPr>
                <w:t>ی</w:t>
              </w:r>
              <w:r w:rsidR="00E62B1C" w:rsidRPr="005E761A">
                <w:rPr>
                  <w:rFonts w:ascii="B Lotus" w:eastAsia="Calibri" w:hAnsi="B Lotus" w:cs="B Lotus" w:hint="eastAsia"/>
                  <w:sz w:val="20"/>
                  <w:szCs w:val="20"/>
                  <w:rtl/>
                </w:rPr>
                <w:t>ن</w:t>
              </w:r>
              <w:r w:rsidR="00E62B1C" w:rsidRPr="005E761A">
                <w:rPr>
                  <w:rFonts w:ascii="B Lotus" w:eastAsia="Calibri" w:hAnsi="B Lotus" w:cs="B Lotus"/>
                  <w:sz w:val="20"/>
                  <w:szCs w:val="20"/>
                  <w:rtl/>
                </w:rPr>
                <w:t xml:space="preserve"> </w:t>
              </w:r>
            </w:ins>
            <w:r w:rsidRPr="005E761A">
              <w:rPr>
                <w:rFonts w:ascii="B Lotus" w:eastAsia="Calibri" w:hAnsi="B Lotus" w:cs="B Lotus"/>
                <w:sz w:val="20"/>
                <w:szCs w:val="20"/>
                <w:rtl/>
              </w:rPr>
              <w:t>مسکن برا</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متقاض</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ان</w:t>
            </w:r>
            <w:r w:rsidRPr="005E761A">
              <w:rPr>
                <w:rFonts w:ascii="B Lotus" w:eastAsia="Calibri" w:hAnsi="B Lotus" w:cs="B Lotus"/>
                <w:sz w:val="20"/>
                <w:szCs w:val="20"/>
                <w:rtl/>
              </w:rPr>
              <w:t xml:space="preserve"> عاد</w:t>
            </w:r>
            <w:r w:rsidRPr="005E761A">
              <w:rPr>
                <w:rFonts w:ascii="B Lotus" w:eastAsia="Calibri" w:hAnsi="B Lotus" w:cs="B Lotus" w:hint="cs"/>
                <w:sz w:val="20"/>
                <w:szCs w:val="20"/>
                <w:rtl/>
              </w:rPr>
              <w:t>ی</w:t>
            </w:r>
          </w:p>
        </w:tc>
        <w:tc>
          <w:tcPr>
            <w:tcW w:w="5783" w:type="dxa"/>
            <w:vAlign w:val="center"/>
          </w:tcPr>
          <w:p w14:paraId="24B2722C" w14:textId="77777777" w:rsidR="00A06196" w:rsidRPr="005E761A" w:rsidRDefault="00A06196" w:rsidP="00E62B1C">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t xml:space="preserve">ساخت مسکن </w:t>
            </w:r>
            <w:del w:id="7358" w:author="Mehrnazi Boojari" w:date="2019-01-09T23:38:00Z">
              <w:r w:rsidRPr="005E761A" w:rsidDel="00947B53">
                <w:rPr>
                  <w:rFonts w:ascii="B Lotus" w:eastAsia="Calibri" w:hAnsi="B Lotus" w:cs="B Lotus"/>
                  <w:sz w:val="20"/>
                  <w:szCs w:val="20"/>
                  <w:rtl/>
                </w:rPr>
                <w:delText>بر اساس</w:delText>
              </w:r>
            </w:del>
            <w:ins w:id="7359" w:author="Mehrnazi Boojari" w:date="2019-01-09T23:38:00Z">
              <w:r w:rsidR="00947B53">
                <w:rPr>
                  <w:rFonts w:ascii="B Lotus" w:eastAsia="Calibri" w:hAnsi="B Lotus" w:cs="B Lotus"/>
                  <w:sz w:val="20"/>
                  <w:szCs w:val="20"/>
                  <w:rtl/>
                </w:rPr>
                <w:t>بر</w:t>
              </w:r>
              <w:r w:rsidR="00947B53">
                <w:rPr>
                  <w:rFonts w:ascii="Times New Roman" w:eastAsia="Calibri" w:hAnsi="Times New Roman" w:cs="Times New Roman" w:hint="cs"/>
                  <w:sz w:val="20"/>
                  <w:szCs w:val="20"/>
                  <w:rtl/>
                </w:rPr>
                <w:t> </w:t>
              </w:r>
              <w:r w:rsidR="00947B53">
                <w:rPr>
                  <w:rFonts w:ascii="B Lotus" w:eastAsia="Calibri" w:hAnsi="B Lotus" w:cs="B Lotus"/>
                  <w:sz w:val="20"/>
                  <w:szCs w:val="20"/>
                  <w:rtl/>
                </w:rPr>
                <w:t>اساس</w:t>
              </w:r>
            </w:ins>
            <w:r w:rsidRPr="005E761A">
              <w:rPr>
                <w:rFonts w:ascii="B Lotus" w:eastAsia="Calibri" w:hAnsi="B Lotus" w:cs="B Lotus"/>
                <w:sz w:val="20"/>
                <w:szCs w:val="20"/>
                <w:rtl/>
              </w:rPr>
              <w:t xml:space="preserve"> پ</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ش</w:t>
            </w:r>
            <w:ins w:id="7360" w:author="Mehrnazi Boojari" w:date="2019-01-12T01:09:00Z">
              <w:r w:rsidR="00E62B1C">
                <w:rPr>
                  <w:rFonts w:ascii="B Lotus" w:eastAsia="Calibri" w:hAnsi="B Lotus" w:cs="B Nazanin" w:hint="cs"/>
                  <w:sz w:val="20"/>
                  <w:szCs w:val="20"/>
                  <w:rtl/>
                </w:rPr>
                <w:t>‌</w:t>
              </w:r>
            </w:ins>
            <w:del w:id="7361" w:author="Mehrnazi Boojari" w:date="2019-01-12T01:09:00Z">
              <w:r w:rsidRPr="005E761A" w:rsidDel="00E62B1C">
                <w:rPr>
                  <w:rFonts w:ascii="B Lotus" w:eastAsia="Calibri" w:hAnsi="B Lotus" w:cs="B Lotus"/>
                  <w:sz w:val="20"/>
                  <w:szCs w:val="20"/>
                  <w:rtl/>
                </w:rPr>
                <w:delText xml:space="preserve"> </w:delText>
              </w:r>
            </w:del>
            <w:r w:rsidRPr="005E761A">
              <w:rPr>
                <w:rFonts w:ascii="B Lotus" w:eastAsia="Calibri" w:hAnsi="B Lotus" w:cs="B Lotus"/>
                <w:sz w:val="20"/>
                <w:szCs w:val="20"/>
                <w:rtl/>
              </w:rPr>
              <w:t>ب</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ن</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ن</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ازها</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آت</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جمع</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ت</w:t>
            </w:r>
            <w:r w:rsidRPr="005E761A">
              <w:rPr>
                <w:rFonts w:ascii="B Lotus" w:eastAsia="Calibri" w:hAnsi="B Lotus" w:cs="B Lotus"/>
                <w:sz w:val="20"/>
                <w:szCs w:val="20"/>
                <w:rtl/>
              </w:rPr>
              <w:t xml:space="preserve"> روستا</w:t>
            </w:r>
            <w:r w:rsidRPr="005E761A">
              <w:rPr>
                <w:rFonts w:ascii="B Lotus" w:eastAsia="Calibri" w:hAnsi="B Lotus" w:cs="B Lotus" w:hint="cs"/>
                <w:sz w:val="20"/>
                <w:szCs w:val="20"/>
                <w:rtl/>
              </w:rPr>
              <w:t>یی</w:t>
            </w:r>
            <w:ins w:id="7362" w:author="Mehrnazi Boojari" w:date="2019-01-12T01:09:00Z">
              <w:r w:rsidR="00E62B1C">
                <w:rPr>
                  <w:rFonts w:ascii="B Lotus" w:eastAsia="Calibri" w:hAnsi="B Lotus" w:cs="B Lotus" w:hint="cs"/>
                  <w:sz w:val="20"/>
                  <w:szCs w:val="20"/>
                  <w:rtl/>
                </w:rPr>
                <w:t>.</w:t>
              </w:r>
            </w:ins>
          </w:p>
          <w:p w14:paraId="6CD2D05B"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t>درجاساز</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واحدها</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مسکون</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موجود که قابل</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ت</w:t>
            </w:r>
            <w:r w:rsidRPr="005E761A">
              <w:rPr>
                <w:rFonts w:ascii="B Lotus" w:eastAsia="Calibri" w:hAnsi="B Lotus" w:cs="B Lotus"/>
                <w:sz w:val="20"/>
                <w:szCs w:val="20"/>
                <w:rtl/>
              </w:rPr>
              <w:t xml:space="preserve"> نگهدار</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ندارند</w:t>
            </w:r>
            <w:ins w:id="7363" w:author="Mehrnazi Boojari" w:date="2019-01-12T01:09:00Z">
              <w:r w:rsidR="00E62B1C">
                <w:rPr>
                  <w:rFonts w:ascii="B Lotus" w:eastAsia="Calibri" w:hAnsi="B Lotus" w:cs="B Lotus" w:hint="cs"/>
                  <w:sz w:val="20"/>
                  <w:szCs w:val="20"/>
                  <w:rtl/>
                </w:rPr>
                <w:t>.</w:t>
              </w:r>
            </w:ins>
          </w:p>
        </w:tc>
      </w:tr>
      <w:tr w:rsidR="00A06196" w:rsidRPr="005E761A" w14:paraId="003DF3A1" w14:textId="77777777" w:rsidTr="005E761A">
        <w:tc>
          <w:tcPr>
            <w:tcW w:w="3115" w:type="dxa"/>
            <w:vAlign w:val="center"/>
          </w:tcPr>
          <w:p w14:paraId="2D05A359" w14:textId="77777777" w:rsidR="00A06196" w:rsidRPr="005E761A" w:rsidRDefault="00A06196" w:rsidP="00E62B1C">
            <w:pPr>
              <w:bidi/>
              <w:rPr>
                <w:rFonts w:ascii="B Lotus" w:eastAsia="Calibri" w:hAnsi="B Lotus" w:cs="B Lotus"/>
                <w:sz w:val="20"/>
                <w:szCs w:val="20"/>
                <w:rtl/>
              </w:rPr>
            </w:pPr>
            <w:del w:id="7364" w:author="Mehrnazi Boojari" w:date="2019-01-12T01:09:00Z">
              <w:r w:rsidRPr="005E761A" w:rsidDel="00E62B1C">
                <w:rPr>
                  <w:rFonts w:ascii="B Lotus" w:eastAsia="Calibri" w:hAnsi="B Lotus" w:cs="B Lotus"/>
                  <w:sz w:val="20"/>
                  <w:szCs w:val="20"/>
                  <w:rtl/>
                </w:rPr>
                <w:delText xml:space="preserve">تامین </w:delText>
              </w:r>
            </w:del>
            <w:ins w:id="7365" w:author="Mehrnazi Boojari" w:date="2019-01-12T01:09:00Z">
              <w:r w:rsidR="00E62B1C" w:rsidRPr="005E761A">
                <w:rPr>
                  <w:rFonts w:ascii="B Lotus" w:eastAsia="Calibri" w:hAnsi="B Lotus" w:cs="B Lotus"/>
                  <w:sz w:val="20"/>
                  <w:szCs w:val="20"/>
                  <w:rtl/>
                </w:rPr>
                <w:t>ت</w:t>
              </w:r>
              <w:r w:rsidR="00E62B1C">
                <w:rPr>
                  <w:rFonts w:ascii="B Lotus" w:eastAsia="Calibri" w:hAnsi="B Lotus" w:cs="B Lotus" w:hint="cs"/>
                  <w:sz w:val="20"/>
                  <w:szCs w:val="20"/>
                  <w:rtl/>
                </w:rPr>
                <w:t>أ</w:t>
              </w:r>
              <w:r w:rsidR="00E62B1C" w:rsidRPr="005E761A">
                <w:rPr>
                  <w:rFonts w:ascii="B Lotus" w:eastAsia="Calibri" w:hAnsi="B Lotus" w:cs="B Lotus"/>
                  <w:sz w:val="20"/>
                  <w:szCs w:val="20"/>
                  <w:rtl/>
                </w:rPr>
                <w:t xml:space="preserve">مین </w:t>
              </w:r>
            </w:ins>
            <w:r w:rsidRPr="005E761A">
              <w:rPr>
                <w:rFonts w:ascii="B Lotus" w:eastAsia="Calibri" w:hAnsi="B Lotus" w:cs="B Lotus"/>
                <w:sz w:val="20"/>
                <w:szCs w:val="20"/>
                <w:rtl/>
              </w:rPr>
              <w:t>مسکن اقشار کم</w:t>
            </w:r>
            <w:ins w:id="7366" w:author="Mehrnazi Boojari" w:date="2019-01-12T01:09:00Z">
              <w:r w:rsidR="00E62B1C">
                <w:rPr>
                  <w:rFonts w:ascii="B Lotus" w:eastAsia="Calibri" w:hAnsi="B Lotus" w:cs="B Nazanin" w:hint="cs"/>
                  <w:sz w:val="20"/>
                  <w:szCs w:val="20"/>
                  <w:rtl/>
                </w:rPr>
                <w:t>‌</w:t>
              </w:r>
            </w:ins>
            <w:del w:id="7367" w:author="Mehrnazi Boojari" w:date="2019-01-12T01:09:00Z">
              <w:r w:rsidRPr="005E761A" w:rsidDel="00E62B1C">
                <w:rPr>
                  <w:rFonts w:ascii="B Lotus" w:eastAsia="Calibri" w:hAnsi="B Lotus" w:cs="B Lotus"/>
                  <w:sz w:val="20"/>
                  <w:szCs w:val="20"/>
                  <w:rtl/>
                </w:rPr>
                <w:delText xml:space="preserve"> </w:delText>
              </w:r>
            </w:del>
            <w:r w:rsidRPr="005E761A">
              <w:rPr>
                <w:rFonts w:ascii="B Lotus" w:eastAsia="Calibri" w:hAnsi="B Lotus" w:cs="B Lotus"/>
                <w:sz w:val="20"/>
                <w:szCs w:val="20"/>
                <w:rtl/>
              </w:rPr>
              <w:t>در</w:t>
            </w:r>
            <w:del w:id="7368" w:author="Mehrnazi Boojari" w:date="2019-01-12T01:09:00Z">
              <w:r w:rsidRPr="005E761A" w:rsidDel="00E62B1C">
                <w:rPr>
                  <w:rFonts w:ascii="B Lotus" w:eastAsia="Calibri" w:hAnsi="B Lotus" w:cs="B Lotus"/>
                  <w:sz w:val="20"/>
                  <w:szCs w:val="20"/>
                  <w:rtl/>
                </w:rPr>
                <w:delText>ا</w:delText>
              </w:r>
            </w:del>
            <w:ins w:id="7369" w:author="Mehrnazi Boojari" w:date="2019-01-12T01:09:00Z">
              <w:r w:rsidR="00E62B1C">
                <w:rPr>
                  <w:rFonts w:ascii="B Lotus" w:eastAsia="Calibri" w:hAnsi="B Lotus" w:cs="B Lotus" w:hint="cs"/>
                  <w:sz w:val="20"/>
                  <w:szCs w:val="20"/>
                  <w:rtl/>
                </w:rPr>
                <w:t>آ</w:t>
              </w:r>
            </w:ins>
            <w:r w:rsidRPr="005E761A">
              <w:rPr>
                <w:rFonts w:ascii="B Lotus" w:eastAsia="Calibri" w:hAnsi="B Lotus" w:cs="B Lotus"/>
                <w:sz w:val="20"/>
                <w:szCs w:val="20"/>
                <w:rtl/>
              </w:rPr>
              <w:t>مد روستایی و افراد نیازمند حمایت و تحت پوشش نهادهای دولتی</w:t>
            </w:r>
          </w:p>
        </w:tc>
        <w:tc>
          <w:tcPr>
            <w:tcW w:w="5783" w:type="dxa"/>
            <w:vAlign w:val="center"/>
          </w:tcPr>
          <w:p w14:paraId="4C584FA5"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t>توجه و</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ژه</w:t>
            </w:r>
            <w:r w:rsidRPr="005E761A">
              <w:rPr>
                <w:rFonts w:ascii="B Lotus" w:eastAsia="Calibri" w:hAnsi="B Lotus" w:cs="B Lotus"/>
                <w:sz w:val="20"/>
                <w:szCs w:val="20"/>
                <w:rtl/>
              </w:rPr>
              <w:t xml:space="preserve"> به</w:t>
            </w:r>
            <w:del w:id="7370" w:author="Mehrnazi Boojari" w:date="2019-01-07T10:51:00Z">
              <w:r w:rsidRPr="005E761A" w:rsidDel="006A1F1D">
                <w:rPr>
                  <w:rFonts w:ascii="B Lotus" w:eastAsia="Calibri" w:hAnsi="B Lotus" w:cs="B Lotus"/>
                  <w:sz w:val="20"/>
                  <w:szCs w:val="20"/>
                  <w:rtl/>
                </w:rPr>
                <w:delText xml:space="preserve"> تام</w:delText>
              </w:r>
              <w:r w:rsidRPr="005E761A" w:rsidDel="006A1F1D">
                <w:rPr>
                  <w:rFonts w:ascii="B Lotus" w:eastAsia="Calibri" w:hAnsi="B Lotus" w:cs="B Lotus" w:hint="cs"/>
                  <w:sz w:val="20"/>
                  <w:szCs w:val="20"/>
                  <w:rtl/>
                </w:rPr>
                <w:delText>ی</w:delText>
              </w:r>
              <w:r w:rsidRPr="005E761A" w:rsidDel="006A1F1D">
                <w:rPr>
                  <w:rFonts w:ascii="B Lotus" w:eastAsia="Calibri" w:hAnsi="B Lotus" w:cs="B Lotus" w:hint="eastAsia"/>
                  <w:sz w:val="20"/>
                  <w:szCs w:val="20"/>
                  <w:rtl/>
                </w:rPr>
                <w:delText>ن</w:delText>
              </w:r>
              <w:r w:rsidRPr="005E761A" w:rsidDel="006A1F1D">
                <w:rPr>
                  <w:rFonts w:ascii="B Lotus" w:eastAsia="Calibri" w:hAnsi="B Lotus" w:cs="B Lotus"/>
                  <w:sz w:val="20"/>
                  <w:szCs w:val="20"/>
                  <w:rtl/>
                </w:rPr>
                <w:delText xml:space="preserve"> </w:delText>
              </w:r>
            </w:del>
            <w:ins w:id="7371" w:author="Mehrnazi Boojari" w:date="2019-01-07T10:51:00Z">
              <w:r w:rsidR="006A1F1D">
                <w:rPr>
                  <w:rFonts w:ascii="B Lotus" w:eastAsia="Calibri" w:hAnsi="B Lotus" w:cs="B Lotus"/>
                  <w:sz w:val="20"/>
                  <w:szCs w:val="20"/>
                  <w:rtl/>
                </w:rPr>
                <w:t xml:space="preserve"> تأمین </w:t>
              </w:r>
            </w:ins>
            <w:r w:rsidRPr="005E761A">
              <w:rPr>
                <w:rFonts w:ascii="B Lotus" w:eastAsia="Calibri" w:hAnsi="B Lotus" w:cs="B Lotus"/>
                <w:sz w:val="20"/>
                <w:szCs w:val="20"/>
                <w:rtl/>
              </w:rPr>
              <w:t>مسکن روستا</w:t>
            </w:r>
            <w:r w:rsidRPr="005E761A">
              <w:rPr>
                <w:rFonts w:ascii="B Lotus" w:eastAsia="Calibri" w:hAnsi="B Lotus" w:cs="B Lotus" w:hint="cs"/>
                <w:sz w:val="20"/>
                <w:szCs w:val="20"/>
                <w:rtl/>
              </w:rPr>
              <w:t>یی</w:t>
            </w:r>
            <w:r w:rsidRPr="005E761A">
              <w:rPr>
                <w:rFonts w:ascii="B Lotus" w:eastAsia="Calibri" w:hAnsi="B Lotus" w:cs="B Lotus" w:hint="eastAsia"/>
                <w:sz w:val="20"/>
                <w:szCs w:val="20"/>
                <w:rtl/>
              </w:rPr>
              <w:t>ان</w:t>
            </w:r>
            <w:r w:rsidRPr="005E761A">
              <w:rPr>
                <w:rFonts w:ascii="B Lotus" w:eastAsia="Calibri" w:hAnsi="B Lotus" w:cs="B Lotus"/>
                <w:sz w:val="20"/>
                <w:szCs w:val="20"/>
                <w:rtl/>
              </w:rPr>
              <w:t xml:space="preserve"> ن</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ازمند</w:t>
            </w:r>
            <w:ins w:id="7372" w:author="Mehrnazi Boojari" w:date="2019-01-12T01:09:00Z">
              <w:r w:rsidR="00E62B1C">
                <w:rPr>
                  <w:rFonts w:ascii="B Lotus" w:eastAsia="Calibri" w:hAnsi="B Lotus" w:cs="B Lotus" w:hint="cs"/>
                  <w:sz w:val="20"/>
                  <w:szCs w:val="20"/>
                  <w:rtl/>
                </w:rPr>
                <w:t>.</w:t>
              </w:r>
            </w:ins>
          </w:p>
          <w:p w14:paraId="72F43D43"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t>اتخاذ س</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است</w:t>
            </w:r>
            <w:ins w:id="7373" w:author="Mehrnazi Boojari" w:date="2019-01-12T01:09:00Z">
              <w:r w:rsidR="00E62B1C">
                <w:rPr>
                  <w:rFonts w:ascii="B Lotus" w:eastAsia="Calibri" w:hAnsi="B Lotus" w:cs="B Nazanin" w:hint="cs"/>
                  <w:sz w:val="20"/>
                  <w:szCs w:val="20"/>
                  <w:rtl/>
                </w:rPr>
                <w:t>‌</w:t>
              </w:r>
            </w:ins>
            <w:r w:rsidRPr="005E761A">
              <w:rPr>
                <w:rFonts w:ascii="B Lotus" w:eastAsia="Calibri" w:hAnsi="B Lotus" w:cs="B Lotus" w:hint="eastAsia"/>
                <w:sz w:val="20"/>
                <w:szCs w:val="20"/>
                <w:rtl/>
              </w:rPr>
              <w:t>ها</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تشو</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ق</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و کمک</w:t>
            </w:r>
            <w:r w:rsidRPr="005E761A">
              <w:rPr>
                <w:rFonts w:ascii="B Lotus" w:eastAsia="Calibri" w:hAnsi="B Lotus" w:cs="B Lotus" w:hint="cs"/>
                <w:sz w:val="20"/>
                <w:szCs w:val="20"/>
                <w:rtl/>
              </w:rPr>
              <w:t>ی</w:t>
            </w:r>
            <w:ins w:id="7374" w:author="Mehrnazi Boojari" w:date="2019-01-12T01:09:00Z">
              <w:r w:rsidR="00E62B1C">
                <w:rPr>
                  <w:rFonts w:ascii="B Lotus" w:eastAsia="Calibri" w:hAnsi="B Lotus" w:cs="B Lotus" w:hint="cs"/>
                  <w:sz w:val="20"/>
                  <w:szCs w:val="20"/>
                  <w:rtl/>
                </w:rPr>
                <w:t>.</w:t>
              </w:r>
            </w:ins>
          </w:p>
          <w:p w14:paraId="1EDF28C1"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lastRenderedPageBreak/>
              <w:t>مشارکت دولت در</w:t>
            </w:r>
            <w:del w:id="7375" w:author="Mehrnazi Boojari" w:date="2019-01-07T10:51:00Z">
              <w:r w:rsidRPr="005E761A" w:rsidDel="006A1F1D">
                <w:rPr>
                  <w:rFonts w:ascii="B Lotus" w:eastAsia="Calibri" w:hAnsi="B Lotus" w:cs="B Lotus"/>
                  <w:sz w:val="20"/>
                  <w:szCs w:val="20"/>
                  <w:rtl/>
                </w:rPr>
                <w:delText xml:space="preserve"> تام</w:delText>
              </w:r>
              <w:r w:rsidRPr="005E761A" w:rsidDel="006A1F1D">
                <w:rPr>
                  <w:rFonts w:ascii="B Lotus" w:eastAsia="Calibri" w:hAnsi="B Lotus" w:cs="B Lotus" w:hint="cs"/>
                  <w:sz w:val="20"/>
                  <w:szCs w:val="20"/>
                  <w:rtl/>
                </w:rPr>
                <w:delText>ی</w:delText>
              </w:r>
              <w:r w:rsidRPr="005E761A" w:rsidDel="006A1F1D">
                <w:rPr>
                  <w:rFonts w:ascii="B Lotus" w:eastAsia="Calibri" w:hAnsi="B Lotus" w:cs="B Lotus" w:hint="eastAsia"/>
                  <w:sz w:val="20"/>
                  <w:szCs w:val="20"/>
                  <w:rtl/>
                </w:rPr>
                <w:delText>ن</w:delText>
              </w:r>
              <w:r w:rsidRPr="005E761A" w:rsidDel="006A1F1D">
                <w:rPr>
                  <w:rFonts w:ascii="B Lotus" w:eastAsia="Calibri" w:hAnsi="B Lotus" w:cs="B Lotus"/>
                  <w:sz w:val="20"/>
                  <w:szCs w:val="20"/>
                  <w:rtl/>
                </w:rPr>
                <w:delText xml:space="preserve"> </w:delText>
              </w:r>
            </w:del>
            <w:ins w:id="7376" w:author="Mehrnazi Boojari" w:date="2019-01-07T10:51:00Z">
              <w:r w:rsidR="006A1F1D">
                <w:rPr>
                  <w:rFonts w:ascii="B Lotus" w:eastAsia="Calibri" w:hAnsi="B Lotus" w:cs="B Lotus"/>
                  <w:sz w:val="20"/>
                  <w:szCs w:val="20"/>
                  <w:rtl/>
                </w:rPr>
                <w:t xml:space="preserve"> تأمین </w:t>
              </w:r>
            </w:ins>
            <w:r w:rsidRPr="005E761A">
              <w:rPr>
                <w:rFonts w:ascii="B Lotus" w:eastAsia="Calibri" w:hAnsi="B Lotus" w:cs="B Lotus"/>
                <w:sz w:val="20"/>
                <w:szCs w:val="20"/>
                <w:rtl/>
              </w:rPr>
              <w:t>مسکن ن</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ازمندان</w:t>
            </w:r>
            <w:r w:rsidRPr="005E761A">
              <w:rPr>
                <w:rFonts w:ascii="B Lotus" w:eastAsia="Calibri" w:hAnsi="B Lotus" w:cs="B Lotus"/>
                <w:sz w:val="20"/>
                <w:szCs w:val="20"/>
                <w:rtl/>
              </w:rPr>
              <w:t xml:space="preserve"> روستا</w:t>
            </w:r>
            <w:r w:rsidRPr="005E761A">
              <w:rPr>
                <w:rFonts w:ascii="B Lotus" w:eastAsia="Calibri" w:hAnsi="B Lotus" w:cs="B Lotus" w:hint="cs"/>
                <w:sz w:val="20"/>
                <w:szCs w:val="20"/>
                <w:rtl/>
              </w:rPr>
              <w:t>یی</w:t>
            </w:r>
            <w:r w:rsidRPr="005E761A">
              <w:rPr>
                <w:rFonts w:ascii="B Lotus" w:eastAsia="Calibri" w:hAnsi="B Lotus" w:cs="B Lotus"/>
                <w:sz w:val="20"/>
                <w:szCs w:val="20"/>
                <w:rtl/>
              </w:rPr>
              <w:t xml:space="preserve"> </w:t>
            </w:r>
            <w:del w:id="7377" w:author="Mehrnazi Boojari" w:date="2019-01-07T10:22:00Z">
              <w:r w:rsidRPr="005E761A" w:rsidDel="0028073B">
                <w:rPr>
                  <w:rFonts w:ascii="B Lotus" w:eastAsia="Calibri" w:hAnsi="B Lotus" w:cs="B Lotus"/>
                  <w:sz w:val="20"/>
                  <w:szCs w:val="20"/>
                  <w:rtl/>
                </w:rPr>
                <w:delText>بصورت</w:delText>
              </w:r>
            </w:del>
            <w:ins w:id="7378" w:author="Mehrnazi Boojari" w:date="2019-01-07T10:22:00Z">
              <w:r w:rsidR="0028073B">
                <w:rPr>
                  <w:rFonts w:ascii="B Lotus" w:eastAsia="Calibri" w:hAnsi="B Lotus" w:cs="B Lotus"/>
                  <w:sz w:val="20"/>
                  <w:szCs w:val="20"/>
                  <w:rtl/>
                </w:rPr>
                <w:t>به</w:t>
              </w:r>
              <w:r w:rsidR="0028073B">
                <w:rPr>
                  <w:rFonts w:ascii="B Lotus" w:eastAsia="Calibri" w:hAnsi="B Lotus" w:cs="B Lotus" w:hint="cs"/>
                  <w:sz w:val="20"/>
                  <w:szCs w:val="20"/>
                  <w:rtl/>
                </w:rPr>
                <w:t>‌</w:t>
              </w:r>
              <w:r w:rsidR="0028073B">
                <w:rPr>
                  <w:rFonts w:ascii="B Lotus" w:eastAsia="Calibri" w:hAnsi="B Lotus" w:cs="B Lotus"/>
                  <w:sz w:val="20"/>
                  <w:szCs w:val="20"/>
                  <w:rtl/>
                </w:rPr>
                <w:t>صورت</w:t>
              </w:r>
            </w:ins>
            <w:r w:rsidRPr="005E761A">
              <w:rPr>
                <w:rFonts w:ascii="B Lotus" w:eastAsia="Calibri" w:hAnsi="B Lotus" w:cs="B Lotus"/>
                <w:sz w:val="20"/>
                <w:szCs w:val="20"/>
                <w:rtl/>
              </w:rPr>
              <w:t xml:space="preserve"> و</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ژه</w:t>
            </w:r>
            <w:ins w:id="7379" w:author="Mehrnazi Boojari" w:date="2019-01-12T01:09:00Z">
              <w:r w:rsidR="00E62B1C">
                <w:rPr>
                  <w:rFonts w:ascii="B Lotus" w:eastAsia="Calibri" w:hAnsi="B Lotus" w:cs="B Lotus" w:hint="cs"/>
                  <w:sz w:val="20"/>
                  <w:szCs w:val="20"/>
                  <w:rtl/>
                </w:rPr>
                <w:t>.</w:t>
              </w:r>
            </w:ins>
          </w:p>
          <w:p w14:paraId="722B3FDD" w14:textId="77777777" w:rsidR="00A06196" w:rsidRPr="005E761A" w:rsidRDefault="00A06196" w:rsidP="00E62B1C">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t>تداوم س</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است</w:t>
            </w:r>
            <w:r w:rsidRPr="005E761A">
              <w:rPr>
                <w:rFonts w:ascii="B Lotus" w:eastAsia="Calibri" w:hAnsi="B Lotus" w:cs="B Lotus"/>
                <w:sz w:val="20"/>
                <w:szCs w:val="20"/>
                <w:rtl/>
              </w:rPr>
              <w:t xml:space="preserve"> اجاره زم</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ن</w:t>
            </w:r>
            <w:r w:rsidRPr="005E761A">
              <w:rPr>
                <w:rFonts w:ascii="B Lotus" w:eastAsia="Calibri" w:hAnsi="B Lotus" w:cs="B Lotus"/>
                <w:sz w:val="20"/>
                <w:szCs w:val="20"/>
                <w:rtl/>
              </w:rPr>
              <w:t xml:space="preserve"> برا</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سکونت و فعال</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ت</w:t>
            </w:r>
            <w:r w:rsidRPr="005E761A">
              <w:rPr>
                <w:rFonts w:ascii="B Lotus" w:eastAsia="Calibri" w:hAnsi="B Lotus" w:cs="B Lotus"/>
                <w:sz w:val="20"/>
                <w:szCs w:val="20"/>
                <w:rtl/>
              </w:rPr>
              <w:t xml:space="preserve"> به</w:t>
            </w:r>
            <w:ins w:id="7380" w:author="Mehrnazi Boojari" w:date="2019-01-12T01:10:00Z">
              <w:r w:rsidR="00E62B1C">
                <w:rPr>
                  <w:rFonts w:ascii="B Lotus" w:eastAsia="Calibri" w:hAnsi="B Lotus" w:cs="B Nazanin" w:hint="cs"/>
                  <w:sz w:val="20"/>
                  <w:szCs w:val="20"/>
                  <w:rtl/>
                </w:rPr>
                <w:t>‌</w:t>
              </w:r>
            </w:ins>
            <w:del w:id="7381" w:author="Mehrnazi Boojari" w:date="2019-01-12T01:10:00Z">
              <w:r w:rsidRPr="005E761A" w:rsidDel="00E62B1C">
                <w:rPr>
                  <w:rFonts w:ascii="B Lotus" w:eastAsia="Calibri" w:hAnsi="B Lotus" w:cs="B Lotus"/>
                  <w:sz w:val="20"/>
                  <w:szCs w:val="20"/>
                  <w:rtl/>
                </w:rPr>
                <w:delText xml:space="preserve"> </w:delText>
              </w:r>
            </w:del>
            <w:r w:rsidRPr="005E761A">
              <w:rPr>
                <w:rFonts w:ascii="B Lotus" w:eastAsia="Calibri" w:hAnsi="B Lotus" w:cs="B Lotus"/>
                <w:sz w:val="20"/>
                <w:szCs w:val="20"/>
                <w:rtl/>
              </w:rPr>
              <w:t>جا</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واگذار</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دائم</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آن</w:t>
            </w:r>
            <w:ins w:id="7382" w:author="Mehrnazi Boojari" w:date="2019-01-12T01:09:00Z">
              <w:r w:rsidR="00E62B1C">
                <w:rPr>
                  <w:rFonts w:ascii="B Lotus" w:eastAsia="Calibri" w:hAnsi="B Lotus" w:cs="B Lotus" w:hint="cs"/>
                  <w:sz w:val="20"/>
                  <w:szCs w:val="20"/>
                  <w:rtl/>
                </w:rPr>
                <w:t>.</w:t>
              </w:r>
            </w:ins>
          </w:p>
        </w:tc>
      </w:tr>
      <w:tr w:rsidR="00A06196" w:rsidRPr="005E761A" w14:paraId="2A31B510" w14:textId="77777777" w:rsidTr="005E761A">
        <w:tc>
          <w:tcPr>
            <w:tcW w:w="3115" w:type="dxa"/>
            <w:vAlign w:val="center"/>
          </w:tcPr>
          <w:p w14:paraId="63B82228" w14:textId="77777777" w:rsidR="00A06196" w:rsidRPr="005E761A" w:rsidRDefault="00A06196" w:rsidP="00A06196">
            <w:pPr>
              <w:bidi/>
              <w:rPr>
                <w:rFonts w:ascii="B Lotus" w:eastAsia="Calibri" w:hAnsi="B Lotus" w:cs="B Lotus"/>
                <w:sz w:val="20"/>
                <w:szCs w:val="20"/>
                <w:rtl/>
              </w:rPr>
            </w:pPr>
            <w:r w:rsidRPr="005E761A">
              <w:rPr>
                <w:rFonts w:ascii="B Lotus" w:eastAsia="Calibri" w:hAnsi="B Lotus" w:cs="B Lotus" w:hint="eastAsia"/>
                <w:sz w:val="20"/>
                <w:szCs w:val="20"/>
                <w:rtl/>
              </w:rPr>
              <w:lastRenderedPageBreak/>
              <w:t>ارتقا</w:t>
            </w:r>
            <w:ins w:id="7383" w:author="Mehrnazi Boojari" w:date="2019-01-12T01:09:00Z">
              <w:r w:rsidR="00E62B1C">
                <w:rPr>
                  <w:rFonts w:ascii="B Lotus" w:eastAsia="Calibri" w:hAnsi="B Lotus" w:cs="B Lotus" w:hint="cs"/>
                  <w:sz w:val="20"/>
                  <w:szCs w:val="20"/>
                  <w:rtl/>
                </w:rPr>
                <w:t>ی</w:t>
              </w:r>
            </w:ins>
            <w:r w:rsidRPr="005E761A">
              <w:rPr>
                <w:rFonts w:ascii="B Lotus" w:eastAsia="Calibri" w:hAnsi="B Lotus" w:cs="B Lotus"/>
                <w:sz w:val="20"/>
                <w:szCs w:val="20"/>
                <w:rtl/>
              </w:rPr>
              <w:t xml:space="preserve"> سطح ک</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ف</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بافت</w:t>
            </w:r>
            <w:del w:id="7384" w:author="Mehrnazi Boojari" w:date="2019-01-07T09:46:00Z">
              <w:r w:rsidRPr="005E761A" w:rsidDel="006F7CCF">
                <w:rPr>
                  <w:rFonts w:ascii="B Lotus" w:eastAsia="Calibri" w:hAnsi="B Lotus" w:cs="B Lotus"/>
                  <w:sz w:val="20"/>
                  <w:szCs w:val="20"/>
                  <w:rtl/>
                </w:rPr>
                <w:delText xml:space="preserve"> ها</w:delText>
              </w:r>
              <w:r w:rsidRPr="005E761A" w:rsidDel="006F7CCF">
                <w:rPr>
                  <w:rFonts w:ascii="B Lotus" w:eastAsia="Calibri" w:hAnsi="B Lotus" w:cs="B Lotus" w:hint="cs"/>
                  <w:sz w:val="20"/>
                  <w:szCs w:val="20"/>
                  <w:rtl/>
                </w:rPr>
                <w:delText>ی</w:delText>
              </w:r>
              <w:r w:rsidRPr="005E761A" w:rsidDel="006F7CCF">
                <w:rPr>
                  <w:rFonts w:ascii="B Lotus" w:eastAsia="Calibri" w:hAnsi="B Lotus" w:cs="B Lotus"/>
                  <w:sz w:val="20"/>
                  <w:szCs w:val="20"/>
                  <w:rtl/>
                </w:rPr>
                <w:delText xml:space="preserve"> </w:delText>
              </w:r>
            </w:del>
            <w:ins w:id="7385"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E761A">
              <w:rPr>
                <w:rFonts w:ascii="B Lotus" w:eastAsia="Calibri" w:hAnsi="B Lotus" w:cs="B Lotus"/>
                <w:sz w:val="20"/>
                <w:szCs w:val="20"/>
                <w:rtl/>
              </w:rPr>
              <w:t>روستا</w:t>
            </w:r>
            <w:r w:rsidRPr="005E761A">
              <w:rPr>
                <w:rFonts w:ascii="B Lotus" w:eastAsia="Calibri" w:hAnsi="B Lotus" w:cs="B Lotus" w:hint="cs"/>
                <w:sz w:val="20"/>
                <w:szCs w:val="20"/>
                <w:rtl/>
              </w:rPr>
              <w:t>یی</w:t>
            </w:r>
          </w:p>
        </w:tc>
        <w:tc>
          <w:tcPr>
            <w:tcW w:w="5783" w:type="dxa"/>
            <w:vAlign w:val="center"/>
          </w:tcPr>
          <w:p w14:paraId="2A033AFD" w14:textId="77777777" w:rsidR="00A06196" w:rsidRPr="005E761A" w:rsidRDefault="00A06196" w:rsidP="00E62B1C">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sz w:val="20"/>
                <w:szCs w:val="20"/>
                <w:rtl/>
              </w:rPr>
              <w:t>بسترساز</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w:t>
            </w:r>
            <w:del w:id="7386" w:author="Mehrnazi Boojari" w:date="2019-01-12T01:10:00Z">
              <w:r w:rsidRPr="005E761A" w:rsidDel="00E62B1C">
                <w:rPr>
                  <w:rFonts w:ascii="B Lotus" w:eastAsia="Calibri" w:hAnsi="B Lotus" w:cs="B Lotus"/>
                  <w:sz w:val="20"/>
                  <w:szCs w:val="20"/>
                  <w:rtl/>
                </w:rPr>
                <w:delText xml:space="preserve">جهت </w:delText>
              </w:r>
            </w:del>
            <w:ins w:id="7387" w:author="Mehrnazi Boojari" w:date="2019-01-12T01:10:00Z">
              <w:r w:rsidR="00E62B1C">
                <w:rPr>
                  <w:rFonts w:ascii="B Lotus" w:eastAsia="Calibri" w:hAnsi="B Lotus" w:cs="B Lotus" w:hint="cs"/>
                  <w:sz w:val="20"/>
                  <w:szCs w:val="20"/>
                  <w:rtl/>
                </w:rPr>
                <w:t>به</w:t>
              </w:r>
              <w:r w:rsidR="00E62B1C">
                <w:rPr>
                  <w:rFonts w:ascii="B Lotus" w:eastAsia="Calibri" w:hAnsi="B Lotus" w:cs="B Nazanin" w:hint="cs"/>
                  <w:sz w:val="20"/>
                  <w:szCs w:val="20"/>
                  <w:rtl/>
                </w:rPr>
                <w:t>‌</w:t>
              </w:r>
              <w:r w:rsidR="00E62B1C">
                <w:rPr>
                  <w:rFonts w:ascii="B Lotus" w:eastAsia="Calibri" w:hAnsi="B Lotus" w:cs="B Lotus" w:hint="cs"/>
                  <w:sz w:val="20"/>
                  <w:szCs w:val="20"/>
                  <w:rtl/>
                </w:rPr>
                <w:t>منظور</w:t>
              </w:r>
              <w:r w:rsidR="00E62B1C" w:rsidRPr="005E761A">
                <w:rPr>
                  <w:rFonts w:ascii="B Lotus" w:eastAsia="Calibri" w:hAnsi="B Lotus" w:cs="B Lotus"/>
                  <w:sz w:val="20"/>
                  <w:szCs w:val="20"/>
                  <w:rtl/>
                </w:rPr>
                <w:t xml:space="preserve"> </w:t>
              </w:r>
            </w:ins>
            <w:r w:rsidRPr="005E761A">
              <w:rPr>
                <w:rFonts w:ascii="B Lotus" w:eastAsia="Calibri" w:hAnsi="B Lotus" w:cs="B Lotus"/>
                <w:sz w:val="20"/>
                <w:szCs w:val="20"/>
                <w:rtl/>
              </w:rPr>
              <w:t>رعا</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ت</w:t>
            </w:r>
            <w:r w:rsidRPr="005E761A">
              <w:rPr>
                <w:rFonts w:ascii="B Lotus" w:eastAsia="Calibri" w:hAnsi="B Lotus" w:cs="B Lotus"/>
                <w:sz w:val="20"/>
                <w:szCs w:val="20"/>
                <w:rtl/>
              </w:rPr>
              <w:t xml:space="preserve"> ضوابط طرح</w:t>
            </w:r>
            <w:del w:id="7388" w:author="Mehrnazi Boojari" w:date="2019-01-07T09:46:00Z">
              <w:r w:rsidRPr="005E761A" w:rsidDel="006F7CCF">
                <w:rPr>
                  <w:rFonts w:ascii="B Lotus" w:eastAsia="Calibri" w:hAnsi="B Lotus" w:cs="B Lotus"/>
                  <w:sz w:val="20"/>
                  <w:szCs w:val="20"/>
                  <w:rtl/>
                </w:rPr>
                <w:delText xml:space="preserve"> ها</w:delText>
              </w:r>
              <w:r w:rsidRPr="005E761A" w:rsidDel="006F7CCF">
                <w:rPr>
                  <w:rFonts w:ascii="B Lotus" w:eastAsia="Calibri" w:hAnsi="B Lotus" w:cs="B Lotus" w:hint="cs"/>
                  <w:sz w:val="20"/>
                  <w:szCs w:val="20"/>
                  <w:rtl/>
                </w:rPr>
                <w:delText>ی</w:delText>
              </w:r>
              <w:r w:rsidRPr="005E761A" w:rsidDel="006F7CCF">
                <w:rPr>
                  <w:rFonts w:ascii="B Lotus" w:eastAsia="Calibri" w:hAnsi="B Lotus" w:cs="B Lotus"/>
                  <w:sz w:val="20"/>
                  <w:szCs w:val="20"/>
                  <w:rtl/>
                </w:rPr>
                <w:delText xml:space="preserve"> </w:delText>
              </w:r>
            </w:del>
            <w:ins w:id="7389"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E761A">
              <w:rPr>
                <w:rFonts w:ascii="B Lotus" w:eastAsia="Calibri" w:hAnsi="B Lotus" w:cs="B Lotus"/>
                <w:sz w:val="20"/>
                <w:szCs w:val="20"/>
                <w:rtl/>
              </w:rPr>
              <w:t>هاد</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روستا</w:t>
            </w:r>
            <w:r w:rsidRPr="005E761A">
              <w:rPr>
                <w:rFonts w:ascii="B Lotus" w:eastAsia="Calibri" w:hAnsi="B Lotus" w:cs="B Lotus" w:hint="cs"/>
                <w:sz w:val="20"/>
                <w:szCs w:val="20"/>
                <w:rtl/>
              </w:rPr>
              <w:t>یی</w:t>
            </w:r>
            <w:ins w:id="7390" w:author="Mehrnazi Boojari" w:date="2019-01-12T01:10:00Z">
              <w:r w:rsidR="00E62B1C">
                <w:rPr>
                  <w:rFonts w:ascii="B Lotus" w:eastAsia="Calibri" w:hAnsi="B Lotus" w:cs="B Lotus" w:hint="cs"/>
                  <w:sz w:val="20"/>
                  <w:szCs w:val="20"/>
                  <w:rtl/>
                </w:rPr>
                <w:t>.</w:t>
              </w:r>
            </w:ins>
          </w:p>
          <w:p w14:paraId="58FAD7B2" w14:textId="77777777" w:rsidR="00A06196" w:rsidRPr="005E761A" w:rsidRDefault="00A06196" w:rsidP="00A25B54">
            <w:pPr>
              <w:numPr>
                <w:ilvl w:val="0"/>
                <w:numId w:val="39"/>
              </w:numPr>
              <w:bidi/>
              <w:ind w:left="242" w:hanging="180"/>
              <w:contextualSpacing/>
              <w:rPr>
                <w:rFonts w:ascii="B Lotus" w:eastAsia="Calibri" w:hAnsi="B Lotus" w:cs="B Lotus"/>
                <w:sz w:val="20"/>
                <w:szCs w:val="20"/>
                <w:rtl/>
              </w:rPr>
            </w:pPr>
            <w:r w:rsidRPr="005E761A">
              <w:rPr>
                <w:rFonts w:ascii="B Lotus" w:eastAsia="Calibri" w:hAnsi="B Lotus" w:cs="B Lotus" w:hint="eastAsia"/>
                <w:sz w:val="20"/>
                <w:szCs w:val="20"/>
                <w:rtl/>
              </w:rPr>
              <w:t>آموزش</w:t>
            </w:r>
            <w:r w:rsidRPr="005E761A">
              <w:rPr>
                <w:rFonts w:ascii="B Lotus" w:eastAsia="Calibri" w:hAnsi="B Lotus" w:cs="B Lotus"/>
                <w:sz w:val="20"/>
                <w:szCs w:val="20"/>
                <w:rtl/>
              </w:rPr>
              <w:t xml:space="preserve"> ن</w:t>
            </w:r>
            <w:r w:rsidRPr="005E761A">
              <w:rPr>
                <w:rFonts w:ascii="B Lotus" w:eastAsia="Calibri" w:hAnsi="B Lotus" w:cs="B Lotus" w:hint="cs"/>
                <w:sz w:val="20"/>
                <w:szCs w:val="20"/>
                <w:rtl/>
              </w:rPr>
              <w:t>ی</w:t>
            </w:r>
            <w:r w:rsidRPr="005E761A">
              <w:rPr>
                <w:rFonts w:ascii="B Lotus" w:eastAsia="Calibri" w:hAnsi="B Lotus" w:cs="B Lotus" w:hint="eastAsia"/>
                <w:sz w:val="20"/>
                <w:szCs w:val="20"/>
                <w:rtl/>
              </w:rPr>
              <w:t>روها</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فن</w:t>
            </w:r>
            <w:r w:rsidRPr="005E761A">
              <w:rPr>
                <w:rFonts w:ascii="B Lotus" w:eastAsia="Calibri" w:hAnsi="B Lotus" w:cs="B Lotus" w:hint="cs"/>
                <w:sz w:val="20"/>
                <w:szCs w:val="20"/>
                <w:rtl/>
              </w:rPr>
              <w:t>ی</w:t>
            </w:r>
            <w:r w:rsidRPr="005E761A">
              <w:rPr>
                <w:rFonts w:ascii="B Lotus" w:eastAsia="Calibri" w:hAnsi="B Lotus" w:cs="B Lotus"/>
                <w:sz w:val="20"/>
                <w:szCs w:val="20"/>
                <w:rtl/>
              </w:rPr>
              <w:t xml:space="preserve"> مرتبط با امر </w:t>
            </w:r>
            <w:del w:id="7391" w:author="Mehrnazi Boojari" w:date="2019-01-07T22:28:00Z">
              <w:r w:rsidRPr="005E761A" w:rsidDel="00051F26">
                <w:rPr>
                  <w:rFonts w:ascii="B Lotus" w:eastAsia="Calibri" w:hAnsi="B Lotus" w:cs="B Lotus"/>
                  <w:sz w:val="20"/>
                  <w:szCs w:val="20"/>
                  <w:rtl/>
                </w:rPr>
                <w:delText>ساخت و ساز</w:delText>
              </w:r>
            </w:del>
            <w:ins w:id="7392" w:author="Mehrnazi Boojari" w:date="2019-01-07T22:28:00Z">
              <w:r w:rsidR="00051F26">
                <w:rPr>
                  <w:rFonts w:ascii="B Lotus" w:eastAsia="Calibri" w:hAnsi="B Lotus" w:cs="B Lotu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sz w:val="20"/>
                  <w:szCs w:val="20"/>
                  <w:rtl/>
                </w:rPr>
                <w:t>ساز</w:t>
              </w:r>
            </w:ins>
            <w:r w:rsidRPr="005E761A">
              <w:rPr>
                <w:rFonts w:ascii="B Lotus" w:eastAsia="Calibri" w:hAnsi="B Lotus" w:cs="B Lotus"/>
                <w:sz w:val="20"/>
                <w:szCs w:val="20"/>
                <w:rtl/>
              </w:rPr>
              <w:t xml:space="preserve"> روستا</w:t>
            </w:r>
            <w:r w:rsidRPr="005E761A">
              <w:rPr>
                <w:rFonts w:ascii="B Lotus" w:eastAsia="Calibri" w:hAnsi="B Lotus" w:cs="B Lotus" w:hint="cs"/>
                <w:sz w:val="20"/>
                <w:szCs w:val="20"/>
                <w:rtl/>
              </w:rPr>
              <w:t>یی</w:t>
            </w:r>
            <w:ins w:id="7393" w:author="Mehrnazi Boojari" w:date="2019-01-12T01:10:00Z">
              <w:r w:rsidR="00E62B1C">
                <w:rPr>
                  <w:rFonts w:ascii="B Lotus" w:eastAsia="Calibri" w:hAnsi="B Lotus" w:cs="B Lotus" w:hint="cs"/>
                  <w:sz w:val="20"/>
                  <w:szCs w:val="20"/>
                  <w:rtl/>
                </w:rPr>
                <w:t>.</w:t>
              </w:r>
            </w:ins>
          </w:p>
        </w:tc>
      </w:tr>
    </w:tbl>
    <w:p w14:paraId="4FFBE1C8" w14:textId="77777777" w:rsidR="00A06196" w:rsidRPr="00A06196" w:rsidRDefault="00A06196" w:rsidP="00A06196">
      <w:pPr>
        <w:bidi/>
        <w:rPr>
          <w:rFonts w:ascii="B Lotus" w:eastAsia="Calibri" w:hAnsi="B Lotus" w:cs="B Lotus"/>
          <w:sz w:val="26"/>
          <w:szCs w:val="26"/>
        </w:rPr>
      </w:pPr>
    </w:p>
    <w:p w14:paraId="0D118DA0" w14:textId="77777777" w:rsidR="00A06196" w:rsidRPr="00A06196" w:rsidRDefault="00A06196" w:rsidP="007C39B2">
      <w:pPr>
        <w:pStyle w:val="Heading4"/>
        <w:rPr>
          <w:rtl/>
        </w:rPr>
      </w:pPr>
      <w:bookmarkStart w:id="7394" w:name="_Toc533781210"/>
      <w:bookmarkStart w:id="7395" w:name="_Toc533782166"/>
      <w:r w:rsidRPr="00A06196">
        <w:rPr>
          <w:rFonts w:hint="cs"/>
          <w:rtl/>
        </w:rPr>
        <w:t>قانون ساماندهی و حمایت از تولید و عرضه مسکن (1387)</w:t>
      </w:r>
      <w:bookmarkEnd w:id="7394"/>
      <w:bookmarkEnd w:id="7395"/>
    </w:p>
    <w:p w14:paraId="7572F00A" w14:textId="77777777" w:rsidR="00A06196" w:rsidRPr="005E761A" w:rsidRDefault="00A06196" w:rsidP="004B6EB2">
      <w:pPr>
        <w:bidi/>
        <w:ind w:firstLine="227"/>
        <w:jc w:val="both"/>
        <w:rPr>
          <w:rFonts w:ascii="B Lotus" w:eastAsia="Calibri" w:hAnsi="B Lotus" w:cs="B Lotus"/>
          <w:sz w:val="24"/>
          <w:szCs w:val="24"/>
          <w:rtl/>
        </w:rPr>
      </w:pPr>
      <w:r w:rsidRPr="005E761A">
        <w:rPr>
          <w:rFonts w:ascii="B Lotus" w:eastAsia="Calibri" w:hAnsi="B Lotus" w:cs="B Lotus"/>
          <w:sz w:val="24"/>
          <w:szCs w:val="24"/>
          <w:rtl/>
        </w:rPr>
        <w:t xml:space="preserve">ذیل </w:t>
      </w:r>
      <w:del w:id="7396" w:author="Mehrnazi Boojari" w:date="2019-01-12T01:13:00Z">
        <w:r w:rsidRPr="005E761A" w:rsidDel="004B6EB2">
          <w:rPr>
            <w:rFonts w:ascii="B Lotus" w:eastAsia="Calibri" w:hAnsi="B Lotus" w:cs="B Lotus"/>
            <w:sz w:val="24"/>
            <w:szCs w:val="24"/>
            <w:rtl/>
          </w:rPr>
          <w:delText xml:space="preserve">ماده </w:delText>
        </w:r>
      </w:del>
      <w:ins w:id="7397" w:author="Mehrnazi Boojari" w:date="2019-01-12T01:13:00Z">
        <w:r w:rsidR="004B6EB2" w:rsidRPr="005E761A">
          <w:rPr>
            <w:rFonts w:ascii="B Lotus" w:eastAsia="Calibri" w:hAnsi="B Lotus" w:cs="B Lotus"/>
            <w:sz w:val="24"/>
            <w:szCs w:val="24"/>
            <w:rtl/>
          </w:rPr>
          <w:t>ماد</w:t>
        </w:r>
        <w:r w:rsidR="004B6EB2">
          <w:rPr>
            <w:rFonts w:ascii="B Lotus" w:eastAsia="Calibri" w:hAnsi="B Lotus" w:cs="B Lotus" w:hint="cs"/>
            <w:sz w:val="24"/>
            <w:szCs w:val="24"/>
            <w:rtl/>
          </w:rPr>
          <w:t>ۀ</w:t>
        </w:r>
        <w:r w:rsidR="004B6EB2" w:rsidRPr="005E761A">
          <w:rPr>
            <w:rFonts w:ascii="B Lotus" w:eastAsia="Calibri" w:hAnsi="B Lotus" w:cs="B Lotus"/>
            <w:sz w:val="24"/>
            <w:szCs w:val="24"/>
            <w:rtl/>
          </w:rPr>
          <w:t xml:space="preserve"> </w:t>
        </w:r>
      </w:ins>
      <w:r w:rsidRPr="005E761A">
        <w:rPr>
          <w:rFonts w:ascii="B Lotus" w:eastAsia="Calibri" w:hAnsi="B Lotus" w:cs="B Lotus"/>
          <w:sz w:val="24"/>
          <w:szCs w:val="24"/>
          <w:rtl/>
          <w:lang w:bidi="fa-IR"/>
        </w:rPr>
        <w:t>۲</w:t>
      </w:r>
      <w:r w:rsidRPr="005E761A">
        <w:rPr>
          <w:rFonts w:ascii="B Lotus" w:eastAsia="Calibri" w:hAnsi="B Lotus" w:cs="B Lotus"/>
          <w:sz w:val="24"/>
          <w:szCs w:val="24"/>
          <w:rtl/>
        </w:rPr>
        <w:t xml:space="preserve"> این قانون به </w:t>
      </w:r>
      <w:del w:id="7398" w:author="Mehrnazi Boojari" w:date="2019-01-08T03:32:00Z">
        <w:r w:rsidRPr="005E761A" w:rsidDel="00666313">
          <w:rPr>
            <w:rFonts w:ascii="B Lotus" w:eastAsia="Calibri" w:hAnsi="B Lotus" w:cs="B Lotus"/>
            <w:sz w:val="24"/>
            <w:szCs w:val="24"/>
            <w:rtl/>
          </w:rPr>
          <w:delText>مساله</w:delText>
        </w:r>
      </w:del>
      <w:ins w:id="7399" w:author="Mehrnazi Boojari" w:date="2019-01-08T03:32:00Z">
        <w:r w:rsidR="00666313">
          <w:rPr>
            <w:rFonts w:ascii="B Lotus" w:eastAsia="Calibri" w:hAnsi="B Lotus" w:cs="B Lotus"/>
            <w:sz w:val="24"/>
            <w:szCs w:val="24"/>
            <w:rtl/>
          </w:rPr>
          <w:t>مسئله</w:t>
        </w:r>
      </w:ins>
      <w:r w:rsidRPr="005E761A">
        <w:rPr>
          <w:rFonts w:ascii="B Lotus" w:eastAsia="Calibri" w:hAnsi="B Lotus" w:cs="B Lotus"/>
          <w:sz w:val="24"/>
          <w:szCs w:val="24"/>
          <w:rtl/>
        </w:rPr>
        <w:t xml:space="preserve"> فناوری</w:t>
      </w:r>
      <w:ins w:id="7400" w:author="Mehrnazi Boojari" w:date="2019-01-12T01:13:00Z">
        <w:r w:rsidR="004B6EB2">
          <w:rPr>
            <w:rFonts w:ascii="B Lotus" w:eastAsia="Calibri" w:hAnsi="B Lotus" w:cs="B Nazanin" w:hint="cs"/>
            <w:sz w:val="24"/>
            <w:szCs w:val="24"/>
            <w:rtl/>
          </w:rPr>
          <w:t>‌</w:t>
        </w:r>
      </w:ins>
      <w:r w:rsidRPr="005E761A">
        <w:rPr>
          <w:rFonts w:ascii="B Lotus" w:eastAsia="Calibri" w:hAnsi="B Lotus" w:cs="B Lotus"/>
          <w:sz w:val="24"/>
          <w:szCs w:val="24"/>
          <w:rtl/>
        </w:rPr>
        <w:t>های نوین ساخت، مجموعه</w:t>
      </w:r>
      <w:del w:id="7401" w:author="Mehrnazi Boojari" w:date="2019-01-07T09:46:00Z">
        <w:r w:rsidRPr="005E761A" w:rsidDel="006F7CCF">
          <w:rPr>
            <w:rFonts w:ascii="B Lotus" w:eastAsia="Calibri" w:hAnsi="B Lotus" w:cs="B Lotus"/>
            <w:sz w:val="24"/>
            <w:szCs w:val="24"/>
            <w:rtl/>
          </w:rPr>
          <w:delText xml:space="preserve"> های </w:delText>
        </w:r>
      </w:del>
      <w:ins w:id="7402"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مسکونی خاص اقشار کم</w:t>
      </w:r>
      <w:ins w:id="7403" w:author="Mehrnazi Boojari" w:date="2019-01-12T01:13:00Z">
        <w:r w:rsidR="004B6EB2">
          <w:rPr>
            <w:rFonts w:ascii="B Lotus" w:eastAsia="Calibri" w:hAnsi="B Lotus" w:cs="B Nazanin" w:hint="cs"/>
            <w:sz w:val="24"/>
            <w:szCs w:val="24"/>
            <w:rtl/>
          </w:rPr>
          <w:t>‌</w:t>
        </w:r>
      </w:ins>
      <w:del w:id="7404" w:author="Mehrnazi Boojari" w:date="2019-01-12T01:13:00Z">
        <w:r w:rsidRPr="005E761A" w:rsidDel="004B6EB2">
          <w:rPr>
            <w:rFonts w:ascii="B Lotus" w:eastAsia="Calibri" w:hAnsi="B Lotus" w:cs="B Lotus"/>
            <w:sz w:val="24"/>
            <w:szCs w:val="24"/>
            <w:rtl/>
          </w:rPr>
          <w:delText xml:space="preserve"> </w:delText>
        </w:r>
      </w:del>
      <w:r w:rsidRPr="005E761A">
        <w:rPr>
          <w:rFonts w:ascii="B Lotus" w:eastAsia="Calibri" w:hAnsi="B Lotus" w:cs="B Lotus"/>
          <w:sz w:val="24"/>
          <w:szCs w:val="24"/>
          <w:rtl/>
        </w:rPr>
        <w:t xml:space="preserve">درآمد و بیمه کیفیت ساخت اشاره شده است. </w:t>
      </w:r>
      <w:del w:id="7405" w:author="Mehrnazi Boojari" w:date="2019-01-12T01:13:00Z">
        <w:r w:rsidRPr="005E761A" w:rsidDel="004B6EB2">
          <w:rPr>
            <w:rFonts w:ascii="B Lotus" w:eastAsia="Calibri" w:hAnsi="B Lotus" w:cs="B Lotus"/>
            <w:sz w:val="24"/>
            <w:szCs w:val="24"/>
            <w:rtl/>
          </w:rPr>
          <w:delText xml:space="preserve">ماده </w:delText>
        </w:r>
      </w:del>
      <w:ins w:id="7406" w:author="Mehrnazi Boojari" w:date="2019-01-12T01:13:00Z">
        <w:r w:rsidR="004B6EB2" w:rsidRPr="005E761A">
          <w:rPr>
            <w:rFonts w:ascii="B Lotus" w:eastAsia="Calibri" w:hAnsi="B Lotus" w:cs="B Lotus"/>
            <w:sz w:val="24"/>
            <w:szCs w:val="24"/>
            <w:rtl/>
          </w:rPr>
          <w:t>ماد</w:t>
        </w:r>
        <w:r w:rsidR="004B6EB2">
          <w:rPr>
            <w:rFonts w:ascii="B Lotus" w:eastAsia="Calibri" w:hAnsi="B Lotus" w:cs="B Lotus" w:hint="cs"/>
            <w:sz w:val="24"/>
            <w:szCs w:val="24"/>
            <w:rtl/>
          </w:rPr>
          <w:t>ۀ</w:t>
        </w:r>
        <w:r w:rsidR="004B6EB2" w:rsidRPr="005E761A">
          <w:rPr>
            <w:rFonts w:ascii="B Lotus" w:eastAsia="Calibri" w:hAnsi="B Lotus" w:cs="B Lotus"/>
            <w:sz w:val="24"/>
            <w:szCs w:val="24"/>
            <w:rtl/>
          </w:rPr>
          <w:t xml:space="preserve"> </w:t>
        </w:r>
      </w:ins>
      <w:r w:rsidRPr="005E761A">
        <w:rPr>
          <w:rFonts w:ascii="B Lotus" w:eastAsia="Calibri" w:hAnsi="B Lotus" w:cs="B Lotus"/>
          <w:sz w:val="24"/>
          <w:szCs w:val="24"/>
          <w:rtl/>
          <w:lang w:bidi="fa-IR"/>
        </w:rPr>
        <w:t>۱۱</w:t>
      </w:r>
      <w:r w:rsidRPr="005E761A">
        <w:rPr>
          <w:rFonts w:ascii="B Lotus" w:eastAsia="Calibri" w:hAnsi="B Lotus" w:cs="B Lotus"/>
          <w:sz w:val="24"/>
          <w:szCs w:val="24"/>
          <w:rtl/>
        </w:rPr>
        <w:t xml:space="preserve"> قانون ساماندهی </w:t>
      </w:r>
      <w:del w:id="7407" w:author="Mehrnazi Boojari" w:date="2019-01-07T10:21:00Z">
        <w:r w:rsidRPr="005E761A" w:rsidDel="0028073B">
          <w:rPr>
            <w:rFonts w:ascii="B Lotus" w:eastAsia="Calibri" w:hAnsi="B Lotus" w:cs="B Lotus"/>
            <w:sz w:val="24"/>
            <w:szCs w:val="24"/>
            <w:rtl/>
          </w:rPr>
          <w:delText xml:space="preserve">به صورت </w:delText>
        </w:r>
      </w:del>
      <w:ins w:id="7408" w:author="Mehrnazi Boojari" w:date="2019-01-07T10:21:00Z">
        <w:r w:rsidR="0028073B">
          <w:rPr>
            <w:rFonts w:ascii="B Lotus" w:eastAsia="Calibri" w:hAnsi="B Lotus" w:cs="B Lotus"/>
            <w:sz w:val="24"/>
            <w:szCs w:val="24"/>
            <w:rtl/>
          </w:rPr>
          <w:t>به</w:t>
        </w:r>
        <w:r w:rsidR="0028073B">
          <w:rPr>
            <w:rFonts w:ascii="B Lotus" w:eastAsia="Calibri" w:hAnsi="B Lotus" w:cs="B Lotus" w:hint="cs"/>
            <w:sz w:val="24"/>
            <w:szCs w:val="24"/>
            <w:rtl/>
          </w:rPr>
          <w:t>‌</w:t>
        </w:r>
        <w:r w:rsidR="0028073B">
          <w:rPr>
            <w:rFonts w:ascii="B Lotus" w:eastAsia="Calibri" w:hAnsi="B Lotus" w:cs="B Lotus"/>
            <w:sz w:val="24"/>
            <w:szCs w:val="24"/>
            <w:rtl/>
          </w:rPr>
          <w:t xml:space="preserve">صورت </w:t>
        </w:r>
      </w:ins>
      <w:r w:rsidRPr="005E761A">
        <w:rPr>
          <w:rFonts w:ascii="B Lotus" w:eastAsia="Calibri" w:hAnsi="B Lotus" w:cs="B Lotus"/>
          <w:sz w:val="24"/>
          <w:szCs w:val="24"/>
          <w:rtl/>
        </w:rPr>
        <w:t xml:space="preserve">اختصاصی به </w:t>
      </w:r>
      <w:del w:id="7409" w:author="Mehrnazi Boojari" w:date="2019-01-07T22:28:00Z">
        <w:r w:rsidRPr="005E761A" w:rsidDel="00051F26">
          <w:rPr>
            <w:rFonts w:ascii="B Lotus" w:eastAsia="Calibri" w:hAnsi="B Lotus" w:cs="B Lotus"/>
            <w:sz w:val="24"/>
            <w:szCs w:val="24"/>
            <w:rtl/>
          </w:rPr>
          <w:delText>ساخت و ساز</w:delText>
        </w:r>
      </w:del>
      <w:ins w:id="7410" w:author="Mehrnazi Boojari" w:date="2019-01-07T22:28:00Z">
        <w:r w:rsidR="00051F26">
          <w:rPr>
            <w:rFonts w:ascii="B Lotus" w:eastAsia="Calibri" w:hAnsi="B Lotus" w:cs="B Lotus"/>
            <w:sz w:val="24"/>
            <w:szCs w:val="24"/>
            <w:rtl/>
          </w:rPr>
          <w:t>ساخت</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و</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ساز</w:t>
        </w:r>
      </w:ins>
      <w:r w:rsidRPr="005E761A">
        <w:rPr>
          <w:rFonts w:ascii="B Lotus" w:eastAsia="Calibri" w:hAnsi="B Lotus" w:cs="B Lotus"/>
          <w:sz w:val="24"/>
          <w:szCs w:val="24"/>
          <w:rtl/>
        </w:rPr>
        <w:t>های روستایی اشاره کرده است. در این ماده بر مسائلی از جمله بهسازی و نوسازی مسکن روستایی، تهیه و اجرای طرح هادی برای روستاهای بالای بیست خانوار، تسهیلات بانکی ارزان</w:t>
      </w:r>
      <w:ins w:id="7411" w:author="Mehrnazi Boojari" w:date="2019-01-12T01:13:00Z">
        <w:r w:rsidR="004B6EB2">
          <w:rPr>
            <w:rFonts w:ascii="B Lotus" w:eastAsia="Calibri" w:hAnsi="B Lotus" w:cs="B Nazanin" w:hint="cs"/>
            <w:sz w:val="24"/>
            <w:szCs w:val="24"/>
            <w:rtl/>
          </w:rPr>
          <w:t>‌</w:t>
        </w:r>
      </w:ins>
      <w:del w:id="7412" w:author="Mehrnazi Boojari" w:date="2019-01-12T01:13:00Z">
        <w:r w:rsidRPr="005E761A" w:rsidDel="004B6EB2">
          <w:rPr>
            <w:rFonts w:ascii="B Lotus" w:eastAsia="Calibri" w:hAnsi="B Lotus" w:cs="B Lotus"/>
            <w:sz w:val="24"/>
            <w:szCs w:val="24"/>
            <w:rtl/>
          </w:rPr>
          <w:delText xml:space="preserve"> </w:delText>
        </w:r>
      </w:del>
      <w:r w:rsidRPr="005E761A">
        <w:rPr>
          <w:rFonts w:ascii="B Lotus" w:eastAsia="Calibri" w:hAnsi="B Lotus" w:cs="B Lotus"/>
          <w:sz w:val="24"/>
          <w:szCs w:val="24"/>
          <w:rtl/>
        </w:rPr>
        <w:t>قیمت، بافت</w:t>
      </w:r>
      <w:del w:id="7413" w:author="Mehrnazi Boojari" w:date="2019-01-07T09:46:00Z">
        <w:r w:rsidRPr="005E761A" w:rsidDel="006F7CCF">
          <w:rPr>
            <w:rFonts w:ascii="B Lotus" w:eastAsia="Calibri" w:hAnsi="B Lotus" w:cs="B Lotus"/>
            <w:sz w:val="24"/>
            <w:szCs w:val="24"/>
            <w:rtl/>
          </w:rPr>
          <w:delText xml:space="preserve"> های </w:delText>
        </w:r>
      </w:del>
      <w:ins w:id="7414"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 xml:space="preserve">باارزش روستایی، الگوی معماری بومی و استفاده از مصالح بومی و بادوام </w:t>
      </w:r>
      <w:del w:id="7415" w:author="Mehrnazi Boojari" w:date="2019-01-12T01:13:00Z">
        <w:r w:rsidRPr="005E761A" w:rsidDel="004B6EB2">
          <w:rPr>
            <w:rFonts w:ascii="B Lotus" w:eastAsia="Calibri" w:hAnsi="B Lotus" w:cs="B Lotus"/>
            <w:sz w:val="24"/>
            <w:szCs w:val="24"/>
            <w:rtl/>
          </w:rPr>
          <w:delText xml:space="preserve">تاکید </w:delText>
        </w:r>
      </w:del>
      <w:ins w:id="7416" w:author="Mehrnazi Boojari" w:date="2019-01-12T01:13:00Z">
        <w:r w:rsidR="004B6EB2" w:rsidRPr="005E761A">
          <w:rPr>
            <w:rFonts w:ascii="B Lotus" w:eastAsia="Calibri" w:hAnsi="B Lotus" w:cs="B Lotus"/>
            <w:sz w:val="24"/>
            <w:szCs w:val="24"/>
            <w:rtl/>
          </w:rPr>
          <w:t>ت</w:t>
        </w:r>
        <w:r w:rsidR="004B6EB2">
          <w:rPr>
            <w:rFonts w:ascii="B Lotus" w:eastAsia="Calibri" w:hAnsi="B Lotus" w:cs="B Lotus" w:hint="cs"/>
            <w:sz w:val="24"/>
            <w:szCs w:val="24"/>
            <w:rtl/>
          </w:rPr>
          <w:t>أ</w:t>
        </w:r>
        <w:r w:rsidR="004B6EB2" w:rsidRPr="005E761A">
          <w:rPr>
            <w:rFonts w:ascii="B Lotus" w:eastAsia="Calibri" w:hAnsi="B Lotus" w:cs="B Lotus"/>
            <w:sz w:val="24"/>
            <w:szCs w:val="24"/>
            <w:rtl/>
          </w:rPr>
          <w:t xml:space="preserve">کید </w:t>
        </w:r>
      </w:ins>
      <w:r w:rsidRPr="005E761A">
        <w:rPr>
          <w:rFonts w:ascii="B Lotus" w:eastAsia="Calibri" w:hAnsi="B Lotus" w:cs="B Lotus"/>
          <w:sz w:val="24"/>
          <w:szCs w:val="24"/>
          <w:rtl/>
        </w:rPr>
        <w:t xml:space="preserve">شده است. در بند </w:t>
      </w:r>
      <w:r w:rsidRPr="005E761A">
        <w:rPr>
          <w:rFonts w:ascii="B Lotus" w:eastAsia="Calibri" w:hAnsi="B Lotus" w:cs="B Lotus"/>
          <w:sz w:val="24"/>
          <w:szCs w:val="24"/>
          <w:rtl/>
          <w:lang w:bidi="fa-IR"/>
        </w:rPr>
        <w:t>۳</w:t>
      </w:r>
      <w:r w:rsidRPr="005E761A">
        <w:rPr>
          <w:rFonts w:ascii="B Lotus" w:eastAsia="Calibri" w:hAnsi="B Lotus" w:cs="B Lotus"/>
          <w:sz w:val="24"/>
          <w:szCs w:val="24"/>
          <w:rtl/>
        </w:rPr>
        <w:t xml:space="preserve"> </w:t>
      </w:r>
      <w:del w:id="7417" w:author="Mehrnazi Boojari" w:date="2019-01-12T01:13:00Z">
        <w:r w:rsidRPr="005E761A" w:rsidDel="004B6EB2">
          <w:rPr>
            <w:rFonts w:ascii="B Lotus" w:eastAsia="Calibri" w:hAnsi="B Lotus" w:cs="B Lotus"/>
            <w:sz w:val="24"/>
            <w:szCs w:val="24"/>
            <w:rtl/>
          </w:rPr>
          <w:delText xml:space="preserve">ماده </w:delText>
        </w:r>
      </w:del>
      <w:ins w:id="7418" w:author="Mehrnazi Boojari" w:date="2019-01-12T01:13:00Z">
        <w:r w:rsidR="004B6EB2" w:rsidRPr="005E761A">
          <w:rPr>
            <w:rFonts w:ascii="B Lotus" w:eastAsia="Calibri" w:hAnsi="B Lotus" w:cs="B Lotus"/>
            <w:sz w:val="24"/>
            <w:szCs w:val="24"/>
            <w:rtl/>
          </w:rPr>
          <w:t>ماد</w:t>
        </w:r>
        <w:r w:rsidR="004B6EB2">
          <w:rPr>
            <w:rFonts w:ascii="B Lotus" w:eastAsia="Calibri" w:hAnsi="B Lotus" w:cs="B Lotus" w:hint="cs"/>
            <w:sz w:val="24"/>
            <w:szCs w:val="24"/>
            <w:rtl/>
          </w:rPr>
          <w:t>ۀ</w:t>
        </w:r>
        <w:r w:rsidR="004B6EB2" w:rsidRPr="005E761A">
          <w:rPr>
            <w:rFonts w:ascii="B Lotus" w:eastAsia="Calibri" w:hAnsi="B Lotus" w:cs="B Lotus"/>
            <w:sz w:val="24"/>
            <w:szCs w:val="24"/>
            <w:rtl/>
          </w:rPr>
          <w:t xml:space="preserve"> </w:t>
        </w:r>
      </w:ins>
      <w:r w:rsidRPr="005E761A">
        <w:rPr>
          <w:rFonts w:ascii="B Lotus" w:eastAsia="Calibri" w:hAnsi="B Lotus" w:cs="B Lotus"/>
          <w:sz w:val="24"/>
          <w:szCs w:val="24"/>
          <w:rtl/>
          <w:lang w:bidi="fa-IR"/>
        </w:rPr>
        <w:t>۱۴</w:t>
      </w:r>
      <w:r w:rsidRPr="005E761A">
        <w:rPr>
          <w:rFonts w:ascii="B Lotus" w:eastAsia="Calibri" w:hAnsi="B Lotus" w:cs="B Lotus"/>
          <w:sz w:val="24"/>
          <w:szCs w:val="24"/>
          <w:rtl/>
        </w:rPr>
        <w:t xml:space="preserve"> این قانون نیز </w:t>
      </w:r>
      <w:del w:id="7419" w:author="Mehrnazi Boojari" w:date="2019-01-08T03:32:00Z">
        <w:r w:rsidRPr="005E761A" w:rsidDel="00666313">
          <w:rPr>
            <w:rFonts w:ascii="B Lotus" w:eastAsia="Calibri" w:hAnsi="B Lotus" w:cs="B Lotus"/>
            <w:sz w:val="24"/>
            <w:szCs w:val="24"/>
            <w:rtl/>
          </w:rPr>
          <w:delText>مساله</w:delText>
        </w:r>
      </w:del>
      <w:ins w:id="7420" w:author="Mehrnazi Boojari" w:date="2019-01-08T03:32:00Z">
        <w:r w:rsidR="00666313">
          <w:rPr>
            <w:rFonts w:ascii="B Lotus" w:eastAsia="Calibri" w:hAnsi="B Lotus" w:cs="B Lotus"/>
            <w:sz w:val="24"/>
            <w:szCs w:val="24"/>
            <w:rtl/>
          </w:rPr>
          <w:t>مسئله</w:t>
        </w:r>
      </w:ins>
      <w:r w:rsidRPr="005E761A">
        <w:rPr>
          <w:rFonts w:ascii="B Lotus" w:eastAsia="Calibri" w:hAnsi="B Lotus" w:cs="B Lotus"/>
          <w:sz w:val="24"/>
          <w:szCs w:val="24"/>
          <w:rtl/>
        </w:rPr>
        <w:t xml:space="preserve"> توسعه خدمات بیمه</w:t>
      </w:r>
      <w:del w:id="7421" w:author="Mehrnazi Boojari" w:date="2019-01-07T10:40:00Z">
        <w:r w:rsidRPr="005E761A" w:rsidDel="006A1F1D">
          <w:rPr>
            <w:rFonts w:ascii="B Lotus" w:eastAsia="Calibri" w:hAnsi="B Lotus" w:cs="B Lotus"/>
            <w:sz w:val="24"/>
            <w:szCs w:val="24"/>
            <w:rtl/>
          </w:rPr>
          <w:delText xml:space="preserve"> ای </w:delText>
        </w:r>
      </w:del>
      <w:ins w:id="7422" w:author="Mehrnazi Boojari" w:date="2019-01-07T10:40: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ای </w:t>
        </w:r>
      </w:ins>
      <w:r w:rsidRPr="005E761A">
        <w:rPr>
          <w:rFonts w:ascii="B Lotus" w:eastAsia="Calibri" w:hAnsi="B Lotus" w:cs="B Lotus"/>
          <w:sz w:val="24"/>
          <w:szCs w:val="24"/>
          <w:rtl/>
        </w:rPr>
        <w:t xml:space="preserve">در امر تولید مسکن مورد توجه واقع شده است. در </w:t>
      </w:r>
      <w:del w:id="7423" w:author="Mehrnazi Boojari" w:date="2019-01-12T01:13:00Z">
        <w:r w:rsidRPr="005E761A" w:rsidDel="004B6EB2">
          <w:rPr>
            <w:rFonts w:ascii="B Lotus" w:eastAsia="Calibri" w:hAnsi="B Lotus" w:cs="B Lotus"/>
            <w:sz w:val="24"/>
            <w:szCs w:val="24"/>
            <w:rtl/>
          </w:rPr>
          <w:delText xml:space="preserve">ماده </w:delText>
        </w:r>
      </w:del>
      <w:ins w:id="7424" w:author="Mehrnazi Boojari" w:date="2019-01-12T01:13:00Z">
        <w:r w:rsidR="004B6EB2" w:rsidRPr="005E761A">
          <w:rPr>
            <w:rFonts w:ascii="B Lotus" w:eastAsia="Calibri" w:hAnsi="B Lotus" w:cs="B Lotus"/>
            <w:sz w:val="24"/>
            <w:szCs w:val="24"/>
            <w:rtl/>
          </w:rPr>
          <w:t>ماد</w:t>
        </w:r>
        <w:r w:rsidR="004B6EB2">
          <w:rPr>
            <w:rFonts w:ascii="B Lotus" w:eastAsia="Calibri" w:hAnsi="B Lotus" w:cs="B Lotus" w:hint="cs"/>
            <w:sz w:val="24"/>
            <w:szCs w:val="24"/>
            <w:rtl/>
          </w:rPr>
          <w:t>ۀ</w:t>
        </w:r>
        <w:r w:rsidR="004B6EB2" w:rsidRPr="005E761A">
          <w:rPr>
            <w:rFonts w:ascii="B Lotus" w:eastAsia="Calibri" w:hAnsi="B Lotus" w:cs="B Lotus"/>
            <w:sz w:val="24"/>
            <w:szCs w:val="24"/>
            <w:rtl/>
          </w:rPr>
          <w:t xml:space="preserve"> </w:t>
        </w:r>
      </w:ins>
      <w:r w:rsidRPr="005E761A">
        <w:rPr>
          <w:rFonts w:ascii="B Lotus" w:eastAsia="Calibri" w:hAnsi="B Lotus" w:cs="B Lotus"/>
          <w:sz w:val="24"/>
          <w:szCs w:val="24"/>
          <w:rtl/>
          <w:lang w:bidi="fa-IR"/>
        </w:rPr>
        <w:t>۱۹</w:t>
      </w:r>
      <w:r w:rsidRPr="005E761A">
        <w:rPr>
          <w:rFonts w:ascii="B Lotus" w:eastAsia="Calibri" w:hAnsi="B Lotus" w:cs="B Lotus"/>
          <w:sz w:val="24"/>
          <w:szCs w:val="24"/>
          <w:rtl/>
        </w:rPr>
        <w:t xml:space="preserve"> این قانون به </w:t>
      </w:r>
      <w:del w:id="7425" w:author="Mehrnazi Boojari" w:date="2019-01-08T03:32:00Z">
        <w:r w:rsidRPr="005E761A" w:rsidDel="00666313">
          <w:rPr>
            <w:rFonts w:ascii="B Lotus" w:eastAsia="Calibri" w:hAnsi="B Lotus" w:cs="B Lotus"/>
            <w:sz w:val="24"/>
            <w:szCs w:val="24"/>
            <w:rtl/>
          </w:rPr>
          <w:delText>مساله</w:delText>
        </w:r>
      </w:del>
      <w:ins w:id="7426" w:author="Mehrnazi Boojari" w:date="2019-01-08T03:32:00Z">
        <w:r w:rsidR="00666313">
          <w:rPr>
            <w:rFonts w:ascii="B Lotus" w:eastAsia="Calibri" w:hAnsi="B Lotus" w:cs="B Lotus"/>
            <w:sz w:val="24"/>
            <w:szCs w:val="24"/>
            <w:rtl/>
          </w:rPr>
          <w:t>مسئله</w:t>
        </w:r>
      </w:ins>
      <w:r w:rsidRPr="005E761A">
        <w:rPr>
          <w:rFonts w:ascii="B Lotus" w:eastAsia="Calibri" w:hAnsi="B Lotus" w:cs="B Lotus"/>
          <w:sz w:val="24"/>
          <w:szCs w:val="24"/>
          <w:rtl/>
        </w:rPr>
        <w:t xml:space="preserve"> تولید و</w:t>
      </w:r>
      <w:del w:id="7427" w:author="Mehrnazi Boojari" w:date="2019-01-07T10:51:00Z">
        <w:r w:rsidRPr="005E761A" w:rsidDel="006A1F1D">
          <w:rPr>
            <w:rFonts w:ascii="B Lotus" w:eastAsia="Calibri" w:hAnsi="B Lotus" w:cs="B Lotus"/>
            <w:sz w:val="24"/>
            <w:szCs w:val="24"/>
            <w:rtl/>
          </w:rPr>
          <w:delText xml:space="preserve"> تامین </w:delText>
        </w:r>
      </w:del>
      <w:ins w:id="7428" w:author="Mehrnazi Boojari" w:date="2019-01-07T10:51:00Z">
        <w:r w:rsidR="006A1F1D">
          <w:rPr>
            <w:rFonts w:ascii="B Lotus" w:eastAsia="Calibri" w:hAnsi="B Lotus" w:cs="B Lotus"/>
            <w:sz w:val="24"/>
            <w:szCs w:val="24"/>
            <w:rtl/>
          </w:rPr>
          <w:t xml:space="preserve"> تأمین </w:t>
        </w:r>
      </w:ins>
      <w:r w:rsidRPr="005E761A">
        <w:rPr>
          <w:rFonts w:ascii="B Lotus" w:eastAsia="Calibri" w:hAnsi="B Lotus" w:cs="B Lotus"/>
          <w:sz w:val="24"/>
          <w:szCs w:val="24"/>
          <w:rtl/>
        </w:rPr>
        <w:t>مصالح استاندارد و نوین اشاره شده است</w:t>
      </w:r>
      <w:r w:rsidRPr="005E761A">
        <w:rPr>
          <w:rFonts w:ascii="B Lotus" w:eastAsia="Calibri" w:hAnsi="B Lotus" w:cs="B Lotus"/>
          <w:sz w:val="24"/>
          <w:szCs w:val="24"/>
        </w:rPr>
        <w:t>.</w:t>
      </w:r>
      <w:r w:rsidRPr="005E761A">
        <w:rPr>
          <w:rFonts w:ascii="B Lotus" w:eastAsia="Calibri" w:hAnsi="B Lotus" w:cs="B Lotus" w:hint="cs"/>
          <w:sz w:val="24"/>
          <w:szCs w:val="24"/>
          <w:rtl/>
        </w:rPr>
        <w:t xml:space="preserve"> در جدول </w:t>
      </w:r>
      <w:r w:rsidR="005E761A">
        <w:rPr>
          <w:rFonts w:ascii="B Lotus" w:eastAsia="Calibri" w:hAnsi="B Lotus" w:cs="B Lotus" w:hint="cs"/>
          <w:sz w:val="24"/>
          <w:szCs w:val="24"/>
          <w:rtl/>
        </w:rPr>
        <w:t>2</w:t>
      </w:r>
      <w:del w:id="7429" w:author="Mehrnazi Boojari" w:date="2019-01-12T01:14:00Z">
        <w:r w:rsidR="005E761A" w:rsidDel="004B6EB2">
          <w:rPr>
            <w:rFonts w:ascii="B Lotus" w:eastAsia="Calibri" w:hAnsi="B Lotus" w:cs="B Lotus" w:hint="cs"/>
            <w:sz w:val="24"/>
            <w:szCs w:val="24"/>
            <w:rtl/>
          </w:rPr>
          <w:delText>.</w:delText>
        </w:r>
      </w:del>
      <w:ins w:id="7430" w:author="Mehrnazi Boojari" w:date="2019-01-12T01:14:00Z">
        <w:r w:rsidR="004B6EB2">
          <w:rPr>
            <w:rFonts w:ascii="B Lotus" w:eastAsia="Calibri" w:hAnsi="B Lotus" w:cs="B Lotus" w:hint="cs"/>
            <w:sz w:val="24"/>
            <w:szCs w:val="24"/>
            <w:rtl/>
          </w:rPr>
          <w:t>-</w:t>
        </w:r>
      </w:ins>
      <w:r w:rsidR="005E761A">
        <w:rPr>
          <w:rFonts w:ascii="B Lotus" w:eastAsia="Calibri" w:hAnsi="B Lotus" w:cs="B Lotus" w:hint="cs"/>
          <w:sz w:val="24"/>
          <w:szCs w:val="24"/>
          <w:rtl/>
        </w:rPr>
        <w:t>6</w:t>
      </w:r>
      <w:r w:rsidRPr="005E761A">
        <w:rPr>
          <w:rFonts w:ascii="B Lotus" w:eastAsia="Calibri" w:hAnsi="B Lotus" w:cs="B Lotus" w:hint="cs"/>
          <w:sz w:val="24"/>
          <w:szCs w:val="24"/>
          <w:rtl/>
        </w:rPr>
        <w:t xml:space="preserve"> مشروح این مواد </w:t>
      </w:r>
      <w:del w:id="7431" w:author="Mehrnazi Boojari" w:date="2019-01-12T01:14:00Z">
        <w:r w:rsidRPr="005E761A" w:rsidDel="004B6EB2">
          <w:rPr>
            <w:rFonts w:ascii="B Lotus" w:eastAsia="Calibri" w:hAnsi="B Lotus" w:cs="B Lotus" w:hint="cs"/>
            <w:sz w:val="24"/>
            <w:szCs w:val="24"/>
            <w:rtl/>
          </w:rPr>
          <w:delText>را</w:delText>
        </w:r>
      </w:del>
      <w:del w:id="7432" w:author="Mehrnazi Boojari" w:date="2019-01-07T09:49:00Z">
        <w:r w:rsidRPr="005E761A" w:rsidDel="006F7CCF">
          <w:rPr>
            <w:rFonts w:ascii="B Lotus" w:eastAsia="Calibri" w:hAnsi="B Lotus" w:cs="B Lotus" w:hint="cs"/>
            <w:sz w:val="24"/>
            <w:szCs w:val="24"/>
            <w:rtl/>
          </w:rPr>
          <w:delText xml:space="preserve"> می </w:delText>
        </w:r>
      </w:del>
      <w:del w:id="7433" w:author="Mehrnazi Boojari" w:date="2019-01-12T01:14:00Z">
        <w:r w:rsidRPr="005E761A" w:rsidDel="004B6EB2">
          <w:rPr>
            <w:rFonts w:ascii="B Lotus" w:eastAsia="Calibri" w:hAnsi="B Lotus" w:cs="B Lotus" w:hint="cs"/>
            <w:sz w:val="24"/>
            <w:szCs w:val="24"/>
            <w:rtl/>
          </w:rPr>
          <w:delText>توان دید</w:delText>
        </w:r>
      </w:del>
      <w:ins w:id="7434" w:author="Mehrnazi Boojari" w:date="2019-01-12T01:14:00Z">
        <w:r w:rsidR="004B6EB2">
          <w:rPr>
            <w:rFonts w:ascii="B Lotus" w:eastAsia="Calibri" w:hAnsi="B Lotus" w:cs="B Lotus" w:hint="cs"/>
            <w:sz w:val="24"/>
            <w:szCs w:val="24"/>
            <w:rtl/>
          </w:rPr>
          <w:t>آمده است</w:t>
        </w:r>
      </w:ins>
      <w:r w:rsidRPr="005E761A">
        <w:rPr>
          <w:rFonts w:ascii="B Lotus" w:eastAsia="Calibri" w:hAnsi="B Lotus" w:cs="B Lotus" w:hint="cs"/>
          <w:sz w:val="24"/>
          <w:szCs w:val="24"/>
          <w:rtl/>
        </w:rPr>
        <w:t>.</w:t>
      </w:r>
    </w:p>
    <w:p w14:paraId="556FA352" w14:textId="77777777" w:rsidR="005E761A" w:rsidRDefault="005E761A" w:rsidP="004B6EB2">
      <w:pPr>
        <w:pStyle w:val="Caption"/>
        <w:keepNext/>
        <w:bidi/>
      </w:pPr>
      <w:r>
        <w:rPr>
          <w:rtl/>
        </w:rPr>
        <w:t xml:space="preserve">جدول </w:t>
      </w:r>
      <w:fldSimple w:instr=" STYLEREF 1 \s ">
        <w:r w:rsidR="002749F0">
          <w:rPr>
            <w:noProof/>
            <w:rtl/>
          </w:rPr>
          <w:t>‏2</w:t>
        </w:r>
      </w:fldSimple>
      <w:del w:id="7435" w:author="Mehrnazi Boojari" w:date="2019-01-12T01:14:00Z">
        <w:r w:rsidR="002749F0" w:rsidDel="004B6EB2">
          <w:rPr>
            <w:rtl/>
          </w:rPr>
          <w:delText>.</w:delText>
        </w:r>
      </w:del>
      <w:ins w:id="7436" w:author="Mehrnazi Boojari" w:date="2019-01-12T01:14:00Z">
        <w:r w:rsidR="004B6EB2">
          <w:rPr>
            <w:rFonts w:hint="cs"/>
            <w:rtl/>
          </w:rPr>
          <w:t>-</w:t>
        </w:r>
      </w:ins>
      <w:fldSimple w:instr=" SEQ جدول \* ARABIC \s 1 ">
        <w:r w:rsidR="002749F0">
          <w:rPr>
            <w:noProof/>
            <w:rtl/>
          </w:rPr>
          <w:t>6</w:t>
        </w:r>
      </w:fldSimple>
      <w:r>
        <w:rPr>
          <w:rFonts w:hint="cs"/>
          <w:rtl/>
          <w:lang w:bidi="fa-IR"/>
        </w:rPr>
        <w:t xml:space="preserve">: مواد مرتبط با مسکن روستایی در قانون </w:t>
      </w:r>
      <w:r w:rsidRPr="00892EAE">
        <w:rPr>
          <w:rtl/>
          <w:lang w:bidi="fa-IR"/>
        </w:rPr>
        <w:t>سامانده</w:t>
      </w:r>
      <w:r w:rsidRPr="00892EAE">
        <w:rPr>
          <w:rFonts w:hint="cs"/>
          <w:rtl/>
          <w:lang w:bidi="fa-IR"/>
        </w:rPr>
        <w:t>ی</w:t>
      </w:r>
      <w:r w:rsidRPr="00892EAE">
        <w:rPr>
          <w:rtl/>
          <w:lang w:bidi="fa-IR"/>
        </w:rPr>
        <w:t xml:space="preserve"> و حما</w:t>
      </w:r>
      <w:r w:rsidRPr="00892EAE">
        <w:rPr>
          <w:rFonts w:hint="cs"/>
          <w:rtl/>
          <w:lang w:bidi="fa-IR"/>
        </w:rPr>
        <w:t>ی</w:t>
      </w:r>
      <w:r w:rsidRPr="00892EAE">
        <w:rPr>
          <w:rFonts w:hint="eastAsia"/>
          <w:rtl/>
          <w:lang w:bidi="fa-IR"/>
        </w:rPr>
        <w:t>ت</w:t>
      </w:r>
      <w:r w:rsidRPr="00892EAE">
        <w:rPr>
          <w:rtl/>
          <w:lang w:bidi="fa-IR"/>
        </w:rPr>
        <w:t xml:space="preserve"> از تول</w:t>
      </w:r>
      <w:r w:rsidRPr="00892EAE">
        <w:rPr>
          <w:rFonts w:hint="cs"/>
          <w:rtl/>
          <w:lang w:bidi="fa-IR"/>
        </w:rPr>
        <w:t>ی</w:t>
      </w:r>
      <w:r w:rsidRPr="00892EAE">
        <w:rPr>
          <w:rFonts w:hint="eastAsia"/>
          <w:rtl/>
          <w:lang w:bidi="fa-IR"/>
        </w:rPr>
        <w:t>د</w:t>
      </w:r>
      <w:r w:rsidRPr="00892EAE">
        <w:rPr>
          <w:rtl/>
          <w:lang w:bidi="fa-IR"/>
        </w:rPr>
        <w:t xml:space="preserve"> و عرضه مسکن (1387)</w:t>
      </w:r>
    </w:p>
    <w:tbl>
      <w:tblPr>
        <w:tblStyle w:val="TableGrid"/>
        <w:bidiVisual/>
        <w:tblW w:w="0" w:type="auto"/>
        <w:tblLook w:val="04A0" w:firstRow="1" w:lastRow="0" w:firstColumn="1" w:lastColumn="0" w:noHBand="0" w:noVBand="1"/>
      </w:tblPr>
      <w:tblGrid>
        <w:gridCol w:w="1038"/>
        <w:gridCol w:w="7860"/>
      </w:tblGrid>
      <w:tr w:rsidR="00A06196" w:rsidRPr="005E761A" w14:paraId="115488EC" w14:textId="77777777" w:rsidTr="005E761A">
        <w:tc>
          <w:tcPr>
            <w:tcW w:w="1038" w:type="dxa"/>
            <w:vAlign w:val="center"/>
          </w:tcPr>
          <w:p w14:paraId="36D96C03" w14:textId="77777777" w:rsidR="00A06196" w:rsidRPr="005E761A" w:rsidRDefault="00A06196" w:rsidP="00A06196">
            <w:pPr>
              <w:bidi/>
              <w:jc w:val="center"/>
              <w:rPr>
                <w:rFonts w:ascii="B Lotus" w:eastAsia="Calibri" w:hAnsi="B Lotus" w:cs="B Lotus"/>
                <w:sz w:val="20"/>
                <w:szCs w:val="20"/>
                <w:rtl/>
              </w:rPr>
            </w:pPr>
            <w:r w:rsidRPr="005E761A">
              <w:rPr>
                <w:rFonts w:ascii="B Lotus" w:eastAsia="Calibri" w:hAnsi="B Lotus" w:cs="B Lotus" w:hint="cs"/>
                <w:sz w:val="20"/>
                <w:szCs w:val="20"/>
                <w:rtl/>
              </w:rPr>
              <w:t xml:space="preserve">مواد قانونی </w:t>
            </w:r>
          </w:p>
        </w:tc>
        <w:tc>
          <w:tcPr>
            <w:tcW w:w="7860" w:type="dxa"/>
            <w:vAlign w:val="center"/>
          </w:tcPr>
          <w:p w14:paraId="4E118628" w14:textId="77777777" w:rsidR="00A06196" w:rsidRPr="005E761A" w:rsidRDefault="00A06196" w:rsidP="00A06196">
            <w:pPr>
              <w:bidi/>
              <w:jc w:val="center"/>
              <w:rPr>
                <w:rFonts w:ascii="B Lotus" w:eastAsia="Calibri" w:hAnsi="B Lotus" w:cs="B Lotus"/>
                <w:sz w:val="20"/>
                <w:szCs w:val="20"/>
                <w:rtl/>
              </w:rPr>
            </w:pPr>
            <w:r w:rsidRPr="005E761A">
              <w:rPr>
                <w:rFonts w:ascii="B Lotus" w:eastAsia="Calibri" w:hAnsi="B Lotus" w:cs="B Lotus" w:hint="cs"/>
                <w:sz w:val="20"/>
                <w:szCs w:val="20"/>
                <w:rtl/>
              </w:rPr>
              <w:t>توضیحات</w:t>
            </w:r>
          </w:p>
        </w:tc>
      </w:tr>
      <w:tr w:rsidR="00A06196" w:rsidRPr="005E761A" w14:paraId="69AA2CFA" w14:textId="77777777" w:rsidTr="005E761A">
        <w:tc>
          <w:tcPr>
            <w:tcW w:w="1038" w:type="dxa"/>
            <w:vAlign w:val="center"/>
          </w:tcPr>
          <w:p w14:paraId="731577C9" w14:textId="77777777" w:rsidR="00A06196" w:rsidRPr="005E761A" w:rsidRDefault="00A06196" w:rsidP="000062DD">
            <w:pPr>
              <w:bidi/>
              <w:jc w:val="center"/>
              <w:rPr>
                <w:rFonts w:ascii="B Lotus" w:eastAsia="Calibri" w:hAnsi="B Lotus" w:cs="B Lotus"/>
                <w:sz w:val="20"/>
                <w:szCs w:val="20"/>
                <w:rtl/>
              </w:rPr>
            </w:pPr>
            <w:del w:id="7437" w:author="Mehrnazi Boojari" w:date="2019-01-12T01:16:00Z">
              <w:r w:rsidRPr="005E761A" w:rsidDel="000062DD">
                <w:rPr>
                  <w:rFonts w:ascii="B Lotus" w:eastAsia="Calibri" w:hAnsi="B Lotus" w:cs="B Lotus" w:hint="cs"/>
                  <w:sz w:val="20"/>
                  <w:szCs w:val="20"/>
                  <w:rtl/>
                </w:rPr>
                <w:delText xml:space="preserve">ماده </w:delText>
              </w:r>
            </w:del>
            <w:ins w:id="7438" w:author="Mehrnazi Boojari" w:date="2019-01-12T01:16:00Z">
              <w:r w:rsidR="000062DD" w:rsidRPr="005E761A">
                <w:rPr>
                  <w:rFonts w:ascii="B Lotus" w:eastAsia="Calibri" w:hAnsi="B Lotus" w:cs="B Lotus" w:hint="cs"/>
                  <w:sz w:val="20"/>
                  <w:szCs w:val="20"/>
                  <w:rtl/>
                </w:rPr>
                <w:t>ماد</w:t>
              </w:r>
              <w:r w:rsidR="000062DD">
                <w:rPr>
                  <w:rFonts w:ascii="B Lotus" w:eastAsia="Calibri" w:hAnsi="B Lotus" w:cs="B Lotus" w:hint="cs"/>
                  <w:sz w:val="20"/>
                  <w:szCs w:val="20"/>
                  <w:rtl/>
                </w:rPr>
                <w:t>ۀ</w:t>
              </w:r>
              <w:r w:rsidR="000062DD" w:rsidRPr="005E761A">
                <w:rPr>
                  <w:rFonts w:ascii="B Lotus" w:eastAsia="Calibri" w:hAnsi="B Lotus" w:cs="B Lotus" w:hint="cs"/>
                  <w:sz w:val="20"/>
                  <w:szCs w:val="20"/>
                  <w:rtl/>
                </w:rPr>
                <w:t xml:space="preserve"> </w:t>
              </w:r>
            </w:ins>
            <w:r w:rsidRPr="005E761A">
              <w:rPr>
                <w:rFonts w:ascii="B Lotus" w:eastAsia="Calibri" w:hAnsi="B Lotus" w:cs="B Lotus" w:hint="cs"/>
                <w:sz w:val="20"/>
                <w:szCs w:val="20"/>
                <w:rtl/>
              </w:rPr>
              <w:t>2</w:t>
            </w:r>
          </w:p>
        </w:tc>
        <w:tc>
          <w:tcPr>
            <w:tcW w:w="7860" w:type="dxa"/>
          </w:tcPr>
          <w:p w14:paraId="19A140C0" w14:textId="77777777" w:rsidR="00A06196" w:rsidRPr="005E761A" w:rsidRDefault="00A06196" w:rsidP="000062DD">
            <w:pPr>
              <w:bidi/>
              <w:jc w:val="both"/>
              <w:rPr>
                <w:rFonts w:ascii="B Lotus" w:eastAsia="Calibri" w:hAnsi="B Lotus" w:cs="B Lotus"/>
                <w:sz w:val="20"/>
                <w:szCs w:val="20"/>
                <w:rtl/>
              </w:rPr>
            </w:pPr>
            <w:r w:rsidRPr="005E761A">
              <w:rPr>
                <w:rFonts w:ascii="B Lotus" w:eastAsia="Calibri" w:hAnsi="B Lotus" w:cs="B Lotus"/>
                <w:sz w:val="20"/>
                <w:szCs w:val="20"/>
                <w:rtl/>
              </w:rPr>
              <w:t>به دولت اجازه داده</w:t>
            </w:r>
            <w:del w:id="7439" w:author="Mehrnazi Boojari" w:date="2019-01-07T09:49:00Z">
              <w:r w:rsidRPr="005E761A" w:rsidDel="006F7CCF">
                <w:rPr>
                  <w:rFonts w:ascii="B Lotus" w:eastAsia="Calibri" w:hAnsi="B Lotus" w:cs="B Lotus"/>
                  <w:sz w:val="20"/>
                  <w:szCs w:val="20"/>
                  <w:rtl/>
                </w:rPr>
                <w:delText xml:space="preserve"> می </w:delText>
              </w:r>
            </w:del>
            <w:ins w:id="7440" w:author="Mehrnazi Boojari" w:date="2019-01-07T09:49:00Z">
              <w:r w:rsidR="006F7CCF">
                <w:rPr>
                  <w:rFonts w:ascii="B Lotus" w:eastAsia="Calibri" w:hAnsi="B Lotus" w:cs="B Lotus"/>
                  <w:sz w:val="20"/>
                  <w:szCs w:val="20"/>
                  <w:rtl/>
                </w:rPr>
                <w:t xml:space="preserve"> می</w:t>
              </w:r>
              <w:r w:rsidR="006F7CCF">
                <w:rPr>
                  <w:rFonts w:ascii="B Lotus" w:eastAsia="Calibri" w:hAnsi="B Lotus" w:cs="B Lotus" w:hint="cs"/>
                  <w:sz w:val="20"/>
                  <w:szCs w:val="20"/>
                  <w:rtl/>
                </w:rPr>
                <w:t>‌</w:t>
              </w:r>
            </w:ins>
            <w:r w:rsidRPr="005E761A">
              <w:rPr>
                <w:rFonts w:ascii="B Lotus" w:eastAsia="Calibri" w:hAnsi="B Lotus" w:cs="B Lotus"/>
                <w:sz w:val="20"/>
                <w:szCs w:val="20"/>
                <w:rtl/>
              </w:rPr>
              <w:t xml:space="preserve">شود </w:t>
            </w:r>
            <w:del w:id="7441" w:author="Mehrnazi Boojari" w:date="2019-01-12T01:17:00Z">
              <w:r w:rsidRPr="005E761A" w:rsidDel="000062DD">
                <w:rPr>
                  <w:rFonts w:ascii="B Lotus" w:eastAsia="Calibri" w:hAnsi="B Lotus" w:cs="B Lotus"/>
                  <w:sz w:val="20"/>
                  <w:szCs w:val="20"/>
                  <w:rtl/>
                </w:rPr>
                <w:delText>نسبت به</w:delText>
              </w:r>
            </w:del>
            <w:ins w:id="7442" w:author="Mehrnazi Boojari" w:date="2019-01-12T01:17:00Z">
              <w:r w:rsidR="000062DD">
                <w:rPr>
                  <w:rFonts w:ascii="B Lotus" w:eastAsia="Calibri" w:hAnsi="B Lotus" w:cs="B Lotus" w:hint="cs"/>
                  <w:sz w:val="20"/>
                  <w:szCs w:val="20"/>
                  <w:rtl/>
                </w:rPr>
                <w:t>درباره</w:t>
              </w:r>
            </w:ins>
            <w:r w:rsidRPr="005E761A">
              <w:rPr>
                <w:rFonts w:ascii="B Lotus" w:eastAsia="Calibri" w:hAnsi="B Lotus" w:cs="B Lotus"/>
                <w:sz w:val="20"/>
                <w:szCs w:val="20"/>
                <w:rtl/>
              </w:rPr>
              <w:t xml:space="preserve"> واگذاری زمین تحت تملک خود با اعمال تخفیف، تقسیط یا واگذاری حق بهره</w:t>
            </w:r>
            <w:ins w:id="7443" w:author="Mehrnazi Boojari" w:date="2019-01-12T01:16:00Z">
              <w:r w:rsidR="000062DD">
                <w:rPr>
                  <w:rFonts w:ascii="B Lotus" w:eastAsia="Calibri" w:hAnsi="B Lotus" w:cs="B Nazanin" w:hint="cs"/>
                  <w:sz w:val="20"/>
                  <w:szCs w:val="20"/>
                  <w:rtl/>
                </w:rPr>
                <w:t>‌</w:t>
              </w:r>
            </w:ins>
            <w:del w:id="7444" w:author="Mehrnazi Boojari" w:date="2019-01-12T01:16:00Z">
              <w:r w:rsidRPr="005E761A" w:rsidDel="000062DD">
                <w:rPr>
                  <w:rFonts w:ascii="B Lotus" w:eastAsia="Calibri" w:hAnsi="B Lotus" w:cs="B Lotus"/>
                  <w:sz w:val="20"/>
                  <w:szCs w:val="20"/>
                  <w:rtl/>
                </w:rPr>
                <w:delText xml:space="preserve"> </w:delText>
              </w:r>
            </w:del>
            <w:r w:rsidRPr="005E761A">
              <w:rPr>
                <w:rFonts w:ascii="B Lotus" w:eastAsia="Calibri" w:hAnsi="B Lotus" w:cs="B Lotus"/>
                <w:sz w:val="20"/>
                <w:szCs w:val="20"/>
                <w:rtl/>
              </w:rPr>
              <w:t xml:space="preserve">برداری </w:t>
            </w:r>
            <w:del w:id="7445" w:author="Mehrnazi Boojari" w:date="2019-01-07T10:21:00Z">
              <w:r w:rsidRPr="005E761A" w:rsidDel="0028073B">
                <w:rPr>
                  <w:rFonts w:ascii="B Lotus" w:eastAsia="Calibri" w:hAnsi="B Lotus" w:cs="B Lotus"/>
                  <w:sz w:val="20"/>
                  <w:szCs w:val="20"/>
                  <w:rtl/>
                </w:rPr>
                <w:delText xml:space="preserve">به صورت </w:delText>
              </w:r>
            </w:del>
            <w:ins w:id="7446" w:author="Mehrnazi Boojari" w:date="2019-01-07T10:21:00Z">
              <w:r w:rsidR="0028073B">
                <w:rPr>
                  <w:rFonts w:ascii="B Lotus" w:eastAsia="Calibri" w:hAnsi="B Lotus" w:cs="B Lotus"/>
                  <w:sz w:val="20"/>
                  <w:szCs w:val="20"/>
                  <w:rtl/>
                </w:rPr>
                <w:t>به</w:t>
              </w:r>
              <w:r w:rsidR="0028073B">
                <w:rPr>
                  <w:rFonts w:ascii="B Lotus" w:eastAsia="Calibri" w:hAnsi="B Lotus" w:cs="B Lotus" w:hint="cs"/>
                  <w:sz w:val="20"/>
                  <w:szCs w:val="20"/>
                  <w:rtl/>
                </w:rPr>
                <w:t>‌</w:t>
              </w:r>
              <w:r w:rsidR="0028073B">
                <w:rPr>
                  <w:rFonts w:ascii="B Lotus" w:eastAsia="Calibri" w:hAnsi="B Lotus" w:cs="B Lotus"/>
                  <w:sz w:val="20"/>
                  <w:szCs w:val="20"/>
                  <w:rtl/>
                </w:rPr>
                <w:t xml:space="preserve">صورت </w:t>
              </w:r>
            </w:ins>
            <w:r w:rsidRPr="005E761A">
              <w:rPr>
                <w:rFonts w:ascii="B Lotus" w:eastAsia="Calibri" w:hAnsi="B Lotus" w:cs="B Lotus"/>
                <w:sz w:val="20"/>
                <w:szCs w:val="20"/>
                <w:rtl/>
              </w:rPr>
              <w:t>اجاره</w:t>
            </w:r>
            <w:del w:id="7447" w:author="Mehrnazi Boojari" w:date="2019-01-07T10:40:00Z">
              <w:r w:rsidRPr="005E761A" w:rsidDel="006A1F1D">
                <w:rPr>
                  <w:rFonts w:ascii="B Lotus" w:eastAsia="Calibri" w:hAnsi="B Lotus" w:cs="B Lotus" w:hint="cs"/>
                  <w:sz w:val="20"/>
                  <w:szCs w:val="20"/>
                  <w:rtl/>
                </w:rPr>
                <w:delText xml:space="preserve"> </w:delText>
              </w:r>
              <w:r w:rsidRPr="005E761A" w:rsidDel="006A1F1D">
                <w:rPr>
                  <w:rFonts w:ascii="B Lotus" w:eastAsia="Calibri" w:hAnsi="B Lotus" w:cs="B Lotus"/>
                  <w:sz w:val="20"/>
                  <w:szCs w:val="20"/>
                  <w:rtl/>
                </w:rPr>
                <w:delText xml:space="preserve">ای </w:delText>
              </w:r>
            </w:del>
            <w:ins w:id="7448" w:author="Mehrnazi Boojari" w:date="2019-01-07T10:40:00Z">
              <w:r w:rsidR="006A1F1D">
                <w:rPr>
                  <w:rFonts w:ascii="B Lotus" w:eastAsia="Calibri" w:hAnsi="B Lotus" w:cs="B Lotus" w:hint="cs"/>
                  <w:sz w:val="20"/>
                  <w:szCs w:val="20"/>
                  <w:rtl/>
                </w:rPr>
                <w:t xml:space="preserve">‌ای </w:t>
              </w:r>
            </w:ins>
            <w:r w:rsidRPr="005E761A">
              <w:rPr>
                <w:rFonts w:ascii="B Lotus" w:eastAsia="Calibri" w:hAnsi="B Lotus" w:cs="B Lotus"/>
                <w:sz w:val="20"/>
                <w:szCs w:val="20"/>
                <w:rtl/>
              </w:rPr>
              <w:t>ارزان</w:t>
            </w:r>
            <w:ins w:id="7449" w:author="Mehrnazi Boojari" w:date="2019-01-12T01:16:00Z">
              <w:r w:rsidR="000062DD">
                <w:rPr>
                  <w:rFonts w:ascii="B Lotus" w:eastAsia="Calibri" w:hAnsi="B Lotus" w:cs="B Nazanin" w:hint="cs"/>
                  <w:sz w:val="20"/>
                  <w:szCs w:val="20"/>
                  <w:rtl/>
                </w:rPr>
                <w:t>‌</w:t>
              </w:r>
            </w:ins>
            <w:del w:id="7450" w:author="Mehrnazi Boojari" w:date="2019-01-12T01:16:00Z">
              <w:r w:rsidRPr="005E761A" w:rsidDel="000062DD">
                <w:rPr>
                  <w:rFonts w:ascii="B Lotus" w:eastAsia="Calibri" w:hAnsi="B Lotus" w:cs="B Lotus"/>
                  <w:sz w:val="20"/>
                  <w:szCs w:val="20"/>
                  <w:rtl/>
                </w:rPr>
                <w:delText xml:space="preserve"> </w:delText>
              </w:r>
            </w:del>
            <w:r w:rsidRPr="005E761A">
              <w:rPr>
                <w:rFonts w:ascii="B Lotus" w:eastAsia="Calibri" w:hAnsi="B Lotus" w:cs="B Lotus"/>
                <w:sz w:val="20"/>
                <w:szCs w:val="20"/>
                <w:rtl/>
              </w:rPr>
              <w:t>قیمت در قالب برنامه</w:t>
            </w:r>
            <w:del w:id="7451" w:author="Mehrnazi Boojari" w:date="2019-01-07T09:46:00Z">
              <w:r w:rsidRPr="005E761A" w:rsidDel="006F7CCF">
                <w:rPr>
                  <w:rFonts w:ascii="B Lotus" w:eastAsia="Calibri" w:hAnsi="B Lotus" w:cs="B Lotus"/>
                  <w:sz w:val="20"/>
                  <w:szCs w:val="20"/>
                  <w:rtl/>
                </w:rPr>
                <w:delText xml:space="preserve"> های </w:delText>
              </w:r>
            </w:del>
            <w:ins w:id="7452"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E761A">
              <w:rPr>
                <w:rFonts w:ascii="B Lotus" w:eastAsia="Calibri" w:hAnsi="B Lotus" w:cs="B Lotus"/>
                <w:sz w:val="20"/>
                <w:szCs w:val="20"/>
                <w:rtl/>
              </w:rPr>
              <w:t xml:space="preserve">ذیل اقدام </w:t>
            </w:r>
            <w:del w:id="7453" w:author="Mehrnazi Boojari" w:date="2019-01-08T01:31:00Z">
              <w:r w:rsidRPr="005E761A" w:rsidDel="00952B49">
                <w:rPr>
                  <w:rFonts w:ascii="B Lotus" w:eastAsia="Calibri" w:hAnsi="B Lotus" w:cs="B Lotus"/>
                  <w:sz w:val="20"/>
                  <w:szCs w:val="20"/>
                  <w:rtl/>
                </w:rPr>
                <w:delText>نماید</w:delText>
              </w:r>
            </w:del>
            <w:ins w:id="7454" w:author="Mehrnazi Boojari" w:date="2019-01-08T01:31:00Z">
              <w:r w:rsidR="00952B49">
                <w:rPr>
                  <w:rFonts w:ascii="B Lotus" w:eastAsia="Calibri" w:hAnsi="B Lotus" w:cs="B Lotus"/>
                  <w:sz w:val="20"/>
                  <w:szCs w:val="20"/>
                  <w:rtl/>
                </w:rPr>
                <w:t>کند</w:t>
              </w:r>
            </w:ins>
            <w:r w:rsidRPr="005E761A">
              <w:rPr>
                <w:rFonts w:ascii="B Lotus" w:eastAsia="Calibri" w:hAnsi="B Lotus" w:cs="B Lotus"/>
                <w:sz w:val="20"/>
                <w:szCs w:val="20"/>
                <w:rtl/>
              </w:rPr>
              <w:t>:</w:t>
            </w:r>
          </w:p>
          <w:p w14:paraId="5A3DBA6C" w14:textId="77777777" w:rsidR="000062DD" w:rsidRPr="00B229FE" w:rsidRDefault="00A06196" w:rsidP="00A06196">
            <w:pPr>
              <w:bidi/>
              <w:jc w:val="both"/>
              <w:rPr>
                <w:ins w:id="7455" w:author="Mehrnazi Boojari" w:date="2019-01-12T01:17:00Z"/>
                <w:rFonts w:ascii="B Lotus" w:eastAsia="Calibri" w:hAnsi="B Lotus" w:cs="B Lotus"/>
                <w:sz w:val="20"/>
                <w:szCs w:val="20"/>
                <w:rtl/>
              </w:rPr>
            </w:pPr>
            <w:r w:rsidRPr="005E761A">
              <w:rPr>
                <w:rFonts w:ascii="B Lotus" w:eastAsia="Calibri" w:hAnsi="B Lotus" w:cs="B Lotus"/>
                <w:sz w:val="20"/>
                <w:szCs w:val="20"/>
                <w:rtl/>
              </w:rPr>
              <w:t xml:space="preserve"> </w:t>
            </w:r>
            <w:r w:rsidRPr="00B229FE">
              <w:rPr>
                <w:rFonts w:ascii="B Lotus" w:eastAsia="Calibri" w:hAnsi="B Lotus" w:cs="B Lotus"/>
                <w:sz w:val="20"/>
                <w:szCs w:val="20"/>
                <w:rtl/>
                <w:lang w:bidi="fa-IR"/>
              </w:rPr>
              <w:t xml:space="preserve">۴- </w:t>
            </w:r>
            <w:r w:rsidRPr="00B229FE">
              <w:rPr>
                <w:rFonts w:ascii="B Lotus" w:eastAsia="Calibri" w:hAnsi="B Lotus" w:cs="B Lotus"/>
                <w:sz w:val="20"/>
                <w:szCs w:val="20"/>
                <w:rtl/>
              </w:rPr>
              <w:t>حمایت از تولید انبوه و عرضه مسکن توسط بخش غیردولتی با استفاده از فناوری</w:t>
            </w:r>
            <w:ins w:id="7456" w:author="Mehrnazi Boojari" w:date="2019-01-12T01:17:00Z">
              <w:r w:rsidR="000062DD" w:rsidRPr="00B229FE">
                <w:rPr>
                  <w:rFonts w:ascii="B Lotus" w:eastAsia="Calibri" w:hAnsi="B Lotus" w:cs="B Nazanin" w:hint="cs"/>
                  <w:sz w:val="20"/>
                  <w:szCs w:val="20"/>
                  <w:rtl/>
                </w:rPr>
                <w:t>‌</w:t>
              </w:r>
            </w:ins>
            <w:r w:rsidRPr="00B229FE">
              <w:rPr>
                <w:rFonts w:ascii="B Lotus" w:eastAsia="Calibri" w:hAnsi="B Lotus" w:cs="B Lotus"/>
                <w:sz w:val="20"/>
                <w:szCs w:val="20"/>
                <w:rtl/>
              </w:rPr>
              <w:t>های نوین و رعایت الگوی مصرف مسکن</w:t>
            </w:r>
            <w:r w:rsidRPr="00B229FE">
              <w:rPr>
                <w:rFonts w:ascii="B Lotus" w:eastAsia="Calibri" w:hAnsi="B Lotus" w:cs="B Lotus" w:hint="cs"/>
                <w:sz w:val="20"/>
                <w:szCs w:val="20"/>
                <w:rtl/>
              </w:rPr>
              <w:t>.</w:t>
            </w:r>
          </w:p>
          <w:p w14:paraId="0D25B5AD" w14:textId="77777777" w:rsidR="00A06196" w:rsidRPr="00BD53EE" w:rsidRDefault="00A06196" w:rsidP="000062DD">
            <w:pPr>
              <w:bidi/>
              <w:jc w:val="both"/>
              <w:rPr>
                <w:rFonts w:ascii="B Lotus" w:eastAsia="Calibri" w:hAnsi="B Lotus" w:cs="B Lotus"/>
                <w:sz w:val="20"/>
                <w:szCs w:val="20"/>
                <w:rtl/>
              </w:rPr>
            </w:pPr>
            <w:r w:rsidRPr="00B229FE">
              <w:rPr>
                <w:rFonts w:ascii="B Lotus" w:eastAsia="Calibri" w:hAnsi="B Lotus" w:cs="B Lotus"/>
                <w:sz w:val="20"/>
                <w:szCs w:val="20"/>
                <w:rtl/>
              </w:rPr>
              <w:t xml:space="preserve"> </w:t>
            </w:r>
            <w:r w:rsidRPr="00B229FE">
              <w:rPr>
                <w:rFonts w:ascii="B Lotus" w:eastAsia="Calibri" w:hAnsi="B Lotus" w:cs="B Lotus"/>
                <w:sz w:val="20"/>
                <w:szCs w:val="20"/>
                <w:rtl/>
                <w:lang w:bidi="fa-IR"/>
              </w:rPr>
              <w:t xml:space="preserve">۶- </w:t>
            </w:r>
            <w:r w:rsidRPr="00B229FE">
              <w:rPr>
                <w:rFonts w:ascii="B Lotus" w:eastAsia="Calibri" w:hAnsi="B Lotus" w:cs="B Lotus"/>
                <w:sz w:val="20"/>
                <w:szCs w:val="20"/>
                <w:rtl/>
              </w:rPr>
              <w:t>حمایت از احداث مجموعه</w:t>
            </w:r>
            <w:del w:id="7457" w:author="Mehrnazi Boojari" w:date="2019-01-07T09:46:00Z">
              <w:r w:rsidRPr="00B229FE" w:rsidDel="006F7CCF">
                <w:rPr>
                  <w:rFonts w:ascii="B Lotus" w:eastAsia="Calibri" w:hAnsi="B Lotus" w:cs="B Lotus"/>
                  <w:sz w:val="20"/>
                  <w:szCs w:val="20"/>
                  <w:rtl/>
                </w:rPr>
                <w:delText xml:space="preserve"> های </w:delText>
              </w:r>
            </w:del>
            <w:ins w:id="7458" w:author="Mehrnazi Boojari" w:date="2019-01-07T09:46:00Z">
              <w:r w:rsidR="006F7CCF" w:rsidRPr="00BD53EE">
                <w:rPr>
                  <w:rFonts w:ascii="B Lotus" w:eastAsia="Calibri" w:hAnsi="B Lotus" w:cs="B Lotus" w:hint="cs"/>
                  <w:sz w:val="20"/>
                  <w:szCs w:val="20"/>
                  <w:rtl/>
                </w:rPr>
                <w:t>‌</w:t>
              </w:r>
              <w:r w:rsidR="006F7CCF" w:rsidRPr="00BD53EE">
                <w:rPr>
                  <w:rFonts w:ascii="B Lotus" w:eastAsia="Calibri" w:hAnsi="B Lotus" w:cs="B Lotus"/>
                  <w:sz w:val="20"/>
                  <w:szCs w:val="20"/>
                  <w:rtl/>
                </w:rPr>
                <w:t xml:space="preserve">های </w:t>
              </w:r>
            </w:ins>
            <w:r w:rsidRPr="00BD53EE">
              <w:rPr>
                <w:rFonts w:ascii="B Lotus" w:eastAsia="Calibri" w:hAnsi="B Lotus" w:cs="B Lotus"/>
                <w:sz w:val="20"/>
                <w:szCs w:val="20"/>
                <w:rtl/>
              </w:rPr>
              <w:t>مسکونی خاص اقشار کم</w:t>
            </w:r>
            <w:ins w:id="7459" w:author="Mehrnazi Boojari" w:date="2019-01-12T01:17:00Z">
              <w:r w:rsidR="000062DD" w:rsidRPr="00BD53EE">
                <w:rPr>
                  <w:rFonts w:ascii="B Lotus" w:eastAsia="Calibri" w:hAnsi="B Lotus" w:cs="B Nazanin" w:hint="cs"/>
                  <w:sz w:val="20"/>
                  <w:szCs w:val="20"/>
                  <w:rtl/>
                </w:rPr>
                <w:t>‌</w:t>
              </w:r>
            </w:ins>
            <w:del w:id="7460" w:author="Mehrnazi Boojari" w:date="2019-01-12T01:17:00Z">
              <w:r w:rsidRPr="00BD53EE" w:rsidDel="000062DD">
                <w:rPr>
                  <w:rFonts w:ascii="B Lotus" w:eastAsia="Calibri" w:hAnsi="B Lotus" w:cs="B Lotus"/>
                  <w:sz w:val="20"/>
                  <w:szCs w:val="20"/>
                  <w:rtl/>
                </w:rPr>
                <w:delText xml:space="preserve"> </w:delText>
              </w:r>
            </w:del>
            <w:r w:rsidRPr="00BD53EE">
              <w:rPr>
                <w:rFonts w:ascii="B Lotus" w:eastAsia="Calibri" w:hAnsi="B Lotus" w:cs="B Lotus"/>
                <w:sz w:val="20"/>
                <w:szCs w:val="20"/>
                <w:rtl/>
              </w:rPr>
              <w:t>درآمد و محروم توسط بنیاد مسکن انقلاب اسلامی و خ</w:t>
            </w:r>
            <w:ins w:id="7461" w:author="Mehrnazi Boojari" w:date="2019-01-12T01:18:00Z">
              <w:r w:rsidR="000062DD" w:rsidRPr="00BD53EE">
                <w:rPr>
                  <w:rFonts w:ascii="B Lotus" w:eastAsia="Calibri" w:hAnsi="B Lotus" w:cs="B Lotus" w:hint="cs"/>
                  <w:sz w:val="20"/>
                  <w:szCs w:val="20"/>
                  <w:rtl/>
                </w:rPr>
                <w:t>َ</w:t>
              </w:r>
            </w:ins>
            <w:r w:rsidRPr="00BD53EE">
              <w:rPr>
                <w:rFonts w:ascii="B Lotus" w:eastAsia="Calibri" w:hAnsi="B Lotus" w:cs="B Lotus"/>
                <w:sz w:val="20"/>
                <w:szCs w:val="20"/>
                <w:rtl/>
              </w:rPr>
              <w:t>یرین مسکن</w:t>
            </w:r>
            <w:ins w:id="7462" w:author="Mehrnazi Boojari" w:date="2019-01-12T01:18:00Z">
              <w:r w:rsidR="000062DD" w:rsidRPr="00BD53EE">
                <w:rPr>
                  <w:rFonts w:ascii="B Lotus" w:eastAsia="Calibri" w:hAnsi="B Lotus" w:cs="B Nazanin" w:hint="cs"/>
                  <w:sz w:val="20"/>
                  <w:szCs w:val="20"/>
                  <w:rtl/>
                </w:rPr>
                <w:t>‌</w:t>
              </w:r>
            </w:ins>
            <w:del w:id="7463" w:author="Mehrnazi Boojari" w:date="2019-01-12T01:18:00Z">
              <w:r w:rsidRPr="00BD53EE" w:rsidDel="000062DD">
                <w:rPr>
                  <w:rFonts w:ascii="B Lotus" w:eastAsia="Calibri" w:hAnsi="B Lotus" w:cs="B Lotus"/>
                  <w:sz w:val="20"/>
                  <w:szCs w:val="20"/>
                  <w:rtl/>
                </w:rPr>
                <w:delText xml:space="preserve"> </w:delText>
              </w:r>
            </w:del>
            <w:r w:rsidRPr="00BD53EE">
              <w:rPr>
                <w:rFonts w:ascii="B Lotus" w:eastAsia="Calibri" w:hAnsi="B Lotus" w:cs="B Lotus"/>
                <w:sz w:val="20"/>
                <w:szCs w:val="20"/>
                <w:rtl/>
              </w:rPr>
              <w:t>ساز (با معرفی بنیاد مسکن انقلاب اسلامی)</w:t>
            </w:r>
            <w:r w:rsidRPr="00BD53EE">
              <w:rPr>
                <w:rFonts w:ascii="B Lotus" w:eastAsia="Calibri" w:hAnsi="B Lotus" w:cs="B Lotus" w:hint="cs"/>
                <w:sz w:val="20"/>
                <w:szCs w:val="20"/>
                <w:rtl/>
              </w:rPr>
              <w:t>.</w:t>
            </w:r>
          </w:p>
          <w:p w14:paraId="7AB76BA9" w14:textId="77777777" w:rsidR="00A06196" w:rsidRPr="005E761A" w:rsidRDefault="00A06196" w:rsidP="00A06196">
            <w:pPr>
              <w:bidi/>
              <w:jc w:val="both"/>
              <w:rPr>
                <w:rFonts w:ascii="B Lotus" w:eastAsia="Calibri" w:hAnsi="B Lotus" w:cs="B Lotus"/>
                <w:sz w:val="20"/>
                <w:szCs w:val="20"/>
                <w:rtl/>
              </w:rPr>
            </w:pPr>
            <w:r w:rsidRPr="00BD53EE">
              <w:rPr>
                <w:rFonts w:ascii="B Lotus" w:eastAsia="Calibri" w:hAnsi="B Lotus" w:cs="B Lotus"/>
                <w:sz w:val="20"/>
                <w:szCs w:val="20"/>
                <w:rtl/>
              </w:rPr>
              <w:t xml:space="preserve"> </w:t>
            </w:r>
            <w:r w:rsidRPr="00BD53EE">
              <w:rPr>
                <w:rFonts w:ascii="B Lotus" w:eastAsia="Calibri" w:hAnsi="B Lotus" w:cs="B Lotus"/>
                <w:sz w:val="20"/>
                <w:szCs w:val="20"/>
                <w:rtl/>
                <w:lang w:bidi="fa-IR"/>
              </w:rPr>
              <w:t xml:space="preserve">۸- </w:t>
            </w:r>
            <w:r w:rsidRPr="00BD53EE">
              <w:rPr>
                <w:rFonts w:ascii="B Lotus" w:eastAsia="Calibri" w:hAnsi="B Lotus" w:cs="B Lotus"/>
                <w:sz w:val="20"/>
                <w:szCs w:val="20"/>
                <w:rtl/>
              </w:rPr>
              <w:t>حمایت از</w:t>
            </w:r>
            <w:r w:rsidRPr="005E761A">
              <w:rPr>
                <w:rFonts w:ascii="B Lotus" w:eastAsia="Calibri" w:hAnsi="B Lotus" w:cs="B Lotus"/>
                <w:sz w:val="20"/>
                <w:szCs w:val="20"/>
                <w:rtl/>
              </w:rPr>
              <w:t xml:space="preserve"> کیفیت </w:t>
            </w:r>
            <w:del w:id="7464" w:author="Mehrnazi Boojari" w:date="2019-01-07T22:28:00Z">
              <w:r w:rsidRPr="005E761A" w:rsidDel="00051F26">
                <w:rPr>
                  <w:rFonts w:ascii="B Lotus" w:eastAsia="Calibri" w:hAnsi="B Lotus" w:cs="B Lotus"/>
                  <w:sz w:val="20"/>
                  <w:szCs w:val="20"/>
                  <w:rtl/>
                </w:rPr>
                <w:delText>ساخت و ساز</w:delText>
              </w:r>
            </w:del>
            <w:ins w:id="7465" w:author="Mehrnazi Boojari" w:date="2019-01-07T22:28:00Z">
              <w:r w:rsidR="00051F26">
                <w:rPr>
                  <w:rFonts w:ascii="B Lotus" w:eastAsia="Calibri" w:hAnsi="B Lotus" w:cs="B Lotu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sz w:val="20"/>
                  <w:szCs w:val="20"/>
                  <w:rtl/>
                </w:rPr>
                <w:t>ساز</w:t>
              </w:r>
            </w:ins>
            <w:r w:rsidRPr="005E761A">
              <w:rPr>
                <w:rFonts w:ascii="B Lotus" w:eastAsia="Calibri" w:hAnsi="B Lotus" w:cs="B Lotus"/>
                <w:sz w:val="20"/>
                <w:szCs w:val="20"/>
                <w:rtl/>
              </w:rPr>
              <w:t xml:space="preserve"> واحدهای مسکونی </w:t>
            </w:r>
            <w:del w:id="7466" w:author="Mehrnazi Boojari" w:date="2019-01-10T00:17:00Z">
              <w:r w:rsidRPr="005E761A" w:rsidDel="000A3EC2">
                <w:rPr>
                  <w:rFonts w:ascii="B Lotus" w:eastAsia="Calibri" w:hAnsi="B Lotus" w:cs="B Lotus"/>
                  <w:sz w:val="20"/>
                  <w:szCs w:val="20"/>
                  <w:rtl/>
                </w:rPr>
                <w:delText>از طریق</w:delText>
              </w:r>
            </w:del>
            <w:ins w:id="7467" w:author="Mehrnazi Boojari" w:date="2019-01-10T00:17:00Z">
              <w:r w:rsidR="000A3EC2">
                <w:rPr>
                  <w:rFonts w:ascii="B Lotus" w:eastAsia="Calibri" w:hAnsi="B Lotus" w:cs="B Lotus"/>
                  <w:sz w:val="20"/>
                  <w:szCs w:val="20"/>
                  <w:rtl/>
                </w:rPr>
                <w:t>از</w:t>
              </w:r>
              <w:r w:rsidR="000A3EC2">
                <w:rPr>
                  <w:rFonts w:ascii="Times New Roman" w:eastAsia="Calibri" w:hAnsi="Times New Roman" w:cs="Times New Roman" w:hint="cs"/>
                  <w:sz w:val="20"/>
                  <w:szCs w:val="20"/>
                  <w:rtl/>
                </w:rPr>
                <w:t> </w:t>
              </w:r>
              <w:r w:rsidR="000A3EC2">
                <w:rPr>
                  <w:rFonts w:ascii="B Lotus" w:eastAsia="Calibri" w:hAnsi="B Lotus" w:cs="B Lotus"/>
                  <w:sz w:val="20"/>
                  <w:szCs w:val="20"/>
                  <w:rtl/>
                </w:rPr>
                <w:t>طریق</w:t>
              </w:r>
            </w:ins>
            <w:r w:rsidRPr="005E761A">
              <w:rPr>
                <w:rFonts w:ascii="B Lotus" w:eastAsia="Calibri" w:hAnsi="B Lotus" w:cs="B Lotus"/>
                <w:sz w:val="20"/>
                <w:szCs w:val="20"/>
                <w:rtl/>
              </w:rPr>
              <w:t xml:space="preserve"> پرداخت بخشی از هزینه</w:t>
            </w:r>
            <w:del w:id="7468" w:author="Mehrnazi Boojari" w:date="2019-01-07T09:46:00Z">
              <w:r w:rsidRPr="005E761A" w:rsidDel="006F7CCF">
                <w:rPr>
                  <w:rFonts w:ascii="B Lotus" w:eastAsia="Calibri" w:hAnsi="B Lotus" w:cs="B Lotus"/>
                  <w:sz w:val="20"/>
                  <w:szCs w:val="20"/>
                  <w:rtl/>
                </w:rPr>
                <w:delText xml:space="preserve"> های </w:delText>
              </w:r>
            </w:del>
            <w:ins w:id="7469"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E761A">
              <w:rPr>
                <w:rFonts w:ascii="B Lotus" w:eastAsia="Calibri" w:hAnsi="B Lotus" w:cs="B Lotus"/>
                <w:sz w:val="20"/>
                <w:szCs w:val="20"/>
                <w:rtl/>
              </w:rPr>
              <w:t>بیمه کیفیت</w:t>
            </w:r>
            <w:ins w:id="7470" w:author="Mehrnazi Boojari" w:date="2019-01-12T01:18:00Z">
              <w:r w:rsidR="000062DD">
                <w:rPr>
                  <w:rFonts w:ascii="B Lotus" w:eastAsia="Calibri" w:hAnsi="B Lotus" w:cs="B Lotus" w:hint="cs"/>
                  <w:sz w:val="20"/>
                  <w:szCs w:val="20"/>
                  <w:rtl/>
                </w:rPr>
                <w:t>.</w:t>
              </w:r>
            </w:ins>
          </w:p>
        </w:tc>
      </w:tr>
      <w:tr w:rsidR="00A06196" w:rsidRPr="005E761A" w14:paraId="46C74161" w14:textId="77777777" w:rsidTr="005E761A">
        <w:tc>
          <w:tcPr>
            <w:tcW w:w="1038" w:type="dxa"/>
            <w:vAlign w:val="center"/>
          </w:tcPr>
          <w:p w14:paraId="408C52F4" w14:textId="77777777" w:rsidR="00A06196" w:rsidRPr="005E761A" w:rsidRDefault="00A06196" w:rsidP="000062DD">
            <w:pPr>
              <w:bidi/>
              <w:jc w:val="center"/>
              <w:rPr>
                <w:rFonts w:ascii="B Lotus" w:eastAsia="Calibri" w:hAnsi="B Lotus" w:cs="B Lotus"/>
                <w:sz w:val="20"/>
                <w:szCs w:val="20"/>
                <w:rtl/>
              </w:rPr>
            </w:pPr>
            <w:del w:id="7471" w:author="Mehrnazi Boojari" w:date="2019-01-12T01:16:00Z">
              <w:r w:rsidRPr="005E761A" w:rsidDel="000062DD">
                <w:rPr>
                  <w:rFonts w:ascii="B Lotus" w:eastAsia="Calibri" w:hAnsi="B Lotus" w:cs="B Lotus" w:hint="cs"/>
                  <w:sz w:val="20"/>
                  <w:szCs w:val="20"/>
                  <w:rtl/>
                </w:rPr>
                <w:delText xml:space="preserve">ماده </w:delText>
              </w:r>
            </w:del>
            <w:ins w:id="7472" w:author="Mehrnazi Boojari" w:date="2019-01-12T01:16:00Z">
              <w:r w:rsidR="000062DD" w:rsidRPr="005E761A">
                <w:rPr>
                  <w:rFonts w:ascii="B Lotus" w:eastAsia="Calibri" w:hAnsi="B Lotus" w:cs="B Lotus" w:hint="cs"/>
                  <w:sz w:val="20"/>
                  <w:szCs w:val="20"/>
                  <w:rtl/>
                </w:rPr>
                <w:t>ماد</w:t>
              </w:r>
              <w:r w:rsidR="000062DD">
                <w:rPr>
                  <w:rFonts w:ascii="B Lotus" w:eastAsia="Calibri" w:hAnsi="B Lotus" w:cs="B Lotus" w:hint="cs"/>
                  <w:sz w:val="20"/>
                  <w:szCs w:val="20"/>
                  <w:rtl/>
                </w:rPr>
                <w:t>ۀ</w:t>
              </w:r>
              <w:r w:rsidR="000062DD" w:rsidRPr="005E761A">
                <w:rPr>
                  <w:rFonts w:ascii="B Lotus" w:eastAsia="Calibri" w:hAnsi="B Lotus" w:cs="B Lotus" w:hint="cs"/>
                  <w:sz w:val="20"/>
                  <w:szCs w:val="20"/>
                  <w:rtl/>
                </w:rPr>
                <w:t xml:space="preserve"> </w:t>
              </w:r>
            </w:ins>
            <w:r w:rsidRPr="005E761A">
              <w:rPr>
                <w:rFonts w:ascii="B Lotus" w:eastAsia="Calibri" w:hAnsi="B Lotus" w:cs="B Lotus" w:hint="cs"/>
                <w:sz w:val="20"/>
                <w:szCs w:val="20"/>
                <w:rtl/>
              </w:rPr>
              <w:t>11</w:t>
            </w:r>
          </w:p>
        </w:tc>
        <w:tc>
          <w:tcPr>
            <w:tcW w:w="7860" w:type="dxa"/>
          </w:tcPr>
          <w:p w14:paraId="62573634" w14:textId="77777777" w:rsidR="00A06196" w:rsidRPr="005E761A" w:rsidRDefault="00A06196" w:rsidP="000062DD">
            <w:pPr>
              <w:bidi/>
              <w:jc w:val="both"/>
              <w:rPr>
                <w:rFonts w:ascii="B Lotus" w:eastAsia="Calibri" w:hAnsi="B Lotus" w:cs="B Lotus"/>
                <w:sz w:val="20"/>
                <w:szCs w:val="20"/>
                <w:rtl/>
              </w:rPr>
            </w:pPr>
            <w:r w:rsidRPr="005E761A">
              <w:rPr>
                <w:rFonts w:ascii="B Lotus" w:eastAsia="Calibri" w:hAnsi="B Lotus" w:cs="B Lotus"/>
                <w:sz w:val="20"/>
                <w:szCs w:val="20"/>
                <w:rtl/>
              </w:rPr>
              <w:t xml:space="preserve">دولت مکلف است با هدف بهسازی فضاهای سکونتی روستاها و نوسازی مسکن روستایی </w:t>
            </w:r>
            <w:del w:id="7473" w:author="Mehrnazi Boojari" w:date="2019-01-10T00:17:00Z">
              <w:r w:rsidRPr="005E761A" w:rsidDel="000A3EC2">
                <w:rPr>
                  <w:rFonts w:ascii="B Lotus" w:eastAsia="Calibri" w:hAnsi="B Lotus" w:cs="B Lotus"/>
                  <w:sz w:val="20"/>
                  <w:szCs w:val="20"/>
                  <w:rtl/>
                </w:rPr>
                <w:delText>از طریق</w:delText>
              </w:r>
            </w:del>
            <w:ins w:id="7474" w:author="Mehrnazi Boojari" w:date="2019-01-10T00:17:00Z">
              <w:r w:rsidR="000A3EC2">
                <w:rPr>
                  <w:rFonts w:ascii="B Lotus" w:eastAsia="Calibri" w:hAnsi="B Lotus" w:cs="B Lotus"/>
                  <w:sz w:val="20"/>
                  <w:szCs w:val="20"/>
                  <w:rtl/>
                </w:rPr>
                <w:t>از</w:t>
              </w:r>
              <w:r w:rsidR="000A3EC2">
                <w:rPr>
                  <w:rFonts w:ascii="Times New Roman" w:eastAsia="Calibri" w:hAnsi="Times New Roman" w:cs="Times New Roman" w:hint="cs"/>
                  <w:sz w:val="20"/>
                  <w:szCs w:val="20"/>
                  <w:rtl/>
                </w:rPr>
                <w:t> </w:t>
              </w:r>
              <w:r w:rsidR="000A3EC2">
                <w:rPr>
                  <w:rFonts w:ascii="B Lotus" w:eastAsia="Calibri" w:hAnsi="B Lotus" w:cs="B Lotus"/>
                  <w:sz w:val="20"/>
                  <w:szCs w:val="20"/>
                  <w:rtl/>
                </w:rPr>
                <w:t>طریق</w:t>
              </w:r>
            </w:ins>
            <w:r w:rsidRPr="005E761A">
              <w:rPr>
                <w:rFonts w:ascii="B Lotus" w:eastAsia="Calibri" w:hAnsi="B Lotus" w:cs="B Lotus"/>
                <w:sz w:val="20"/>
                <w:szCs w:val="20"/>
                <w:rtl/>
              </w:rPr>
              <w:t xml:space="preserve"> تهیه و </w:t>
            </w:r>
            <w:del w:id="7475" w:author="Mehrnazi Boojari" w:date="2019-01-12T01:18:00Z">
              <w:r w:rsidRPr="005E761A" w:rsidDel="000062DD">
                <w:rPr>
                  <w:rFonts w:ascii="B Lotus" w:eastAsia="Calibri" w:hAnsi="B Lotus" w:cs="B Lotus"/>
                  <w:sz w:val="20"/>
                  <w:szCs w:val="20"/>
                  <w:rtl/>
                </w:rPr>
                <w:delText xml:space="preserve">اجراء </w:delText>
              </w:r>
            </w:del>
            <w:ins w:id="7476" w:author="Mehrnazi Boojari" w:date="2019-01-12T01:18:00Z">
              <w:r w:rsidR="000062DD" w:rsidRPr="005E761A">
                <w:rPr>
                  <w:rFonts w:ascii="B Lotus" w:eastAsia="Calibri" w:hAnsi="B Lotus" w:cs="B Lotus"/>
                  <w:sz w:val="20"/>
                  <w:szCs w:val="20"/>
                  <w:rtl/>
                </w:rPr>
                <w:t>اجرا</w:t>
              </w:r>
              <w:r w:rsidR="000062DD">
                <w:rPr>
                  <w:rFonts w:ascii="B Lotus" w:eastAsia="Calibri" w:hAnsi="B Lotus" w:cs="B Lotus" w:hint="cs"/>
                  <w:sz w:val="20"/>
                  <w:szCs w:val="20"/>
                  <w:rtl/>
                </w:rPr>
                <w:t>ی</w:t>
              </w:r>
              <w:r w:rsidR="000062DD" w:rsidRPr="005E761A">
                <w:rPr>
                  <w:rFonts w:ascii="B Lotus" w:eastAsia="Calibri" w:hAnsi="B Lotus" w:cs="B Lotus"/>
                  <w:sz w:val="20"/>
                  <w:szCs w:val="20"/>
                  <w:rtl/>
                </w:rPr>
                <w:t xml:space="preserve"> </w:t>
              </w:r>
            </w:ins>
            <w:r w:rsidRPr="005E761A">
              <w:rPr>
                <w:rFonts w:ascii="B Lotus" w:eastAsia="Calibri" w:hAnsi="B Lotus" w:cs="B Lotus"/>
                <w:sz w:val="20"/>
                <w:szCs w:val="20"/>
                <w:rtl/>
              </w:rPr>
              <w:t>طرح هادی روستاها،</w:t>
            </w:r>
            <w:del w:id="7477" w:author="Mehrnazi Boojari" w:date="2019-01-07T10:51:00Z">
              <w:r w:rsidRPr="005E761A" w:rsidDel="006A1F1D">
                <w:rPr>
                  <w:rFonts w:ascii="B Lotus" w:eastAsia="Calibri" w:hAnsi="B Lotus" w:cs="B Lotus"/>
                  <w:sz w:val="20"/>
                  <w:szCs w:val="20"/>
                  <w:rtl/>
                </w:rPr>
                <w:delText xml:space="preserve"> تأمین </w:delText>
              </w:r>
            </w:del>
            <w:ins w:id="7478" w:author="Mehrnazi Boojari" w:date="2019-01-07T10:51:00Z">
              <w:r w:rsidR="006A1F1D">
                <w:rPr>
                  <w:rFonts w:ascii="B Lotus" w:eastAsia="Calibri" w:hAnsi="B Lotus" w:cs="B Lotus"/>
                  <w:sz w:val="20"/>
                  <w:szCs w:val="20"/>
                  <w:rtl/>
                </w:rPr>
                <w:t xml:space="preserve"> تأمین </w:t>
              </w:r>
            </w:ins>
            <w:r w:rsidRPr="005E761A">
              <w:rPr>
                <w:rFonts w:ascii="B Lotus" w:eastAsia="Calibri" w:hAnsi="B Lotus" w:cs="B Lotus"/>
                <w:sz w:val="20"/>
                <w:szCs w:val="20"/>
                <w:rtl/>
              </w:rPr>
              <w:t>تسهیلات بانکی ارزان</w:t>
            </w:r>
            <w:ins w:id="7479" w:author="Mehrnazi Boojari" w:date="2019-01-12T01:18:00Z">
              <w:r w:rsidR="000062DD">
                <w:rPr>
                  <w:rFonts w:ascii="B Lotus" w:eastAsia="Calibri" w:hAnsi="B Lotus" w:cs="B Nazanin" w:hint="cs"/>
                  <w:sz w:val="20"/>
                  <w:szCs w:val="20"/>
                  <w:rtl/>
                </w:rPr>
                <w:t>‌</w:t>
              </w:r>
            </w:ins>
            <w:del w:id="7480" w:author="Mehrnazi Boojari" w:date="2019-01-12T01:18:00Z">
              <w:r w:rsidRPr="005E761A" w:rsidDel="000062DD">
                <w:rPr>
                  <w:rFonts w:ascii="B Lotus" w:eastAsia="Calibri" w:hAnsi="B Lotus" w:cs="B Lotus"/>
                  <w:sz w:val="20"/>
                  <w:szCs w:val="20"/>
                  <w:rtl/>
                </w:rPr>
                <w:delText xml:space="preserve"> </w:delText>
              </w:r>
            </w:del>
            <w:r w:rsidRPr="005E761A">
              <w:rPr>
                <w:rFonts w:ascii="B Lotus" w:eastAsia="Calibri" w:hAnsi="B Lotus" w:cs="B Lotus"/>
                <w:sz w:val="20"/>
                <w:szCs w:val="20"/>
                <w:rtl/>
              </w:rPr>
              <w:t xml:space="preserve">قیمت </w:t>
            </w:r>
            <w:del w:id="7481" w:author="Mehrnazi Boojari" w:date="2019-01-12T01:18:00Z">
              <w:r w:rsidRPr="005E761A" w:rsidDel="000062DD">
                <w:rPr>
                  <w:rFonts w:ascii="B Lotus" w:eastAsia="Calibri" w:hAnsi="B Lotus" w:cs="B Lotus"/>
                  <w:sz w:val="20"/>
                  <w:szCs w:val="20"/>
                  <w:rtl/>
                </w:rPr>
                <w:delText xml:space="preserve">جهت </w:delText>
              </w:r>
            </w:del>
            <w:ins w:id="7482" w:author="Mehrnazi Boojari" w:date="2019-01-12T01:18:00Z">
              <w:r w:rsidR="000062DD">
                <w:rPr>
                  <w:rFonts w:ascii="B Lotus" w:eastAsia="Calibri" w:hAnsi="B Lotus" w:cs="B Lotus" w:hint="cs"/>
                  <w:sz w:val="20"/>
                  <w:szCs w:val="20"/>
                  <w:rtl/>
                </w:rPr>
                <w:t>برای</w:t>
              </w:r>
              <w:r w:rsidR="000062DD" w:rsidRPr="005E761A">
                <w:rPr>
                  <w:rFonts w:ascii="B Lotus" w:eastAsia="Calibri" w:hAnsi="B Lotus" w:cs="B Lotus"/>
                  <w:sz w:val="20"/>
                  <w:szCs w:val="20"/>
                  <w:rtl/>
                </w:rPr>
                <w:t xml:space="preserve"> </w:t>
              </w:r>
            </w:ins>
            <w:r w:rsidRPr="005E761A">
              <w:rPr>
                <w:rFonts w:ascii="B Lotus" w:eastAsia="Calibri" w:hAnsi="B Lotus" w:cs="B Lotus"/>
                <w:sz w:val="20"/>
                <w:szCs w:val="20"/>
                <w:rtl/>
              </w:rPr>
              <w:t>ساخت مسکن روستایی، حفظ بافت با</w:t>
            </w:r>
            <w:del w:id="7483" w:author="Mehrnazi Boojari" w:date="2019-01-12T01:18:00Z">
              <w:r w:rsidRPr="005E761A" w:rsidDel="000062DD">
                <w:rPr>
                  <w:rFonts w:ascii="B Lotus" w:eastAsia="Calibri" w:hAnsi="B Lotus" w:cs="B Lotus"/>
                  <w:sz w:val="20"/>
                  <w:szCs w:val="20"/>
                  <w:rtl/>
                </w:rPr>
                <w:delText xml:space="preserve"> </w:delText>
              </w:r>
            </w:del>
            <w:r w:rsidRPr="005E761A">
              <w:rPr>
                <w:rFonts w:ascii="B Lotus" w:eastAsia="Calibri" w:hAnsi="B Lotus" w:cs="B Lotus"/>
                <w:sz w:val="20"/>
                <w:szCs w:val="20"/>
                <w:rtl/>
              </w:rPr>
              <w:t>ارزش روستایی و توسعه و ترویج الگوی معماری بومی و استفاده از مصالح با دوام و شیوه</w:t>
            </w:r>
            <w:del w:id="7484" w:author="Mehrnazi Boojari" w:date="2019-01-07T09:46:00Z">
              <w:r w:rsidRPr="005E761A" w:rsidDel="006F7CCF">
                <w:rPr>
                  <w:rFonts w:ascii="B Lotus" w:eastAsia="Calibri" w:hAnsi="B Lotus" w:cs="B Lotus"/>
                  <w:sz w:val="20"/>
                  <w:szCs w:val="20"/>
                  <w:rtl/>
                </w:rPr>
                <w:delText xml:space="preserve"> های </w:delText>
              </w:r>
            </w:del>
            <w:ins w:id="7485"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E761A">
              <w:rPr>
                <w:rFonts w:ascii="B Lotus" w:eastAsia="Calibri" w:hAnsi="B Lotus" w:cs="B Lotus"/>
                <w:sz w:val="20"/>
                <w:szCs w:val="20"/>
                <w:rtl/>
              </w:rPr>
              <w:t>جدید ساخت در پیوند با فناوری بومی از بهسازی محیط و مسکن روستایی توسط بنیاد مسکن انقلاب اسلامی و از محل اعتبارات موضوع این قانون و یا سایر اعتبارات تملک دارایی</w:t>
            </w:r>
            <w:del w:id="7486" w:author="Mehrnazi Boojari" w:date="2019-01-07T09:46:00Z">
              <w:r w:rsidRPr="005E761A" w:rsidDel="006F7CCF">
                <w:rPr>
                  <w:rFonts w:ascii="B Lotus" w:eastAsia="Calibri" w:hAnsi="B Lotus" w:cs="B Lotus"/>
                  <w:sz w:val="20"/>
                  <w:szCs w:val="20"/>
                  <w:rtl/>
                </w:rPr>
                <w:delText xml:space="preserve"> های </w:delText>
              </w:r>
            </w:del>
            <w:ins w:id="7487"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5E761A">
              <w:rPr>
                <w:rFonts w:ascii="B Lotus" w:eastAsia="Calibri" w:hAnsi="B Lotus" w:cs="B Lotus"/>
                <w:sz w:val="20"/>
                <w:szCs w:val="20"/>
                <w:rtl/>
              </w:rPr>
              <w:t>سرمایه</w:t>
            </w:r>
            <w:ins w:id="7488" w:author="Mehrnazi Boojari" w:date="2019-01-12T01:19:00Z">
              <w:r w:rsidR="000062DD">
                <w:rPr>
                  <w:rFonts w:ascii="B Lotus" w:eastAsia="Calibri" w:hAnsi="B Lotus" w:cs="B Nazanin" w:hint="cs"/>
                  <w:sz w:val="20"/>
                  <w:szCs w:val="20"/>
                  <w:rtl/>
                </w:rPr>
                <w:t>‌</w:t>
              </w:r>
            </w:ins>
            <w:del w:id="7489" w:author="Mehrnazi Boojari" w:date="2019-01-12T01:19:00Z">
              <w:r w:rsidRPr="005E761A" w:rsidDel="000062DD">
                <w:rPr>
                  <w:rFonts w:ascii="B Lotus" w:eastAsia="Calibri" w:hAnsi="B Lotus" w:cs="B Lotus"/>
                  <w:sz w:val="20"/>
                  <w:szCs w:val="20"/>
                  <w:rtl/>
                </w:rPr>
                <w:delText xml:space="preserve"> </w:delText>
              </w:r>
            </w:del>
            <w:r w:rsidRPr="005E761A">
              <w:rPr>
                <w:rFonts w:ascii="B Lotus" w:eastAsia="Calibri" w:hAnsi="B Lotus" w:cs="B Lotus"/>
                <w:sz w:val="20"/>
                <w:szCs w:val="20"/>
                <w:rtl/>
              </w:rPr>
              <w:t>ای</w:t>
            </w:r>
            <w:del w:id="7490" w:author="Mehrnazi Boojari" w:date="2019-01-12T01:19:00Z">
              <w:r w:rsidRPr="005E761A" w:rsidDel="000062DD">
                <w:rPr>
                  <w:rFonts w:ascii="B Lotus" w:eastAsia="Calibri" w:hAnsi="B Lotus" w:cs="B Lotus"/>
                  <w:sz w:val="20"/>
                  <w:szCs w:val="20"/>
                  <w:rtl/>
                </w:rPr>
                <w:delText>،</w:delText>
              </w:r>
            </w:del>
            <w:r w:rsidRPr="005E761A">
              <w:rPr>
                <w:rFonts w:ascii="B Lotus" w:eastAsia="Calibri" w:hAnsi="B Lotus" w:cs="B Lotus"/>
                <w:sz w:val="20"/>
                <w:szCs w:val="20"/>
                <w:rtl/>
              </w:rPr>
              <w:t xml:space="preserve"> به گونه</w:t>
            </w:r>
            <w:del w:id="7491" w:author="Mehrnazi Boojari" w:date="2019-01-07T10:40:00Z">
              <w:r w:rsidRPr="005E761A" w:rsidDel="006A1F1D">
                <w:rPr>
                  <w:rFonts w:ascii="B Lotus" w:eastAsia="Calibri" w:hAnsi="B Lotus" w:cs="B Lotus"/>
                  <w:sz w:val="20"/>
                  <w:szCs w:val="20"/>
                  <w:rtl/>
                </w:rPr>
                <w:delText xml:space="preserve"> ای </w:delText>
              </w:r>
            </w:del>
            <w:ins w:id="7492" w:author="Mehrnazi Boojari" w:date="2019-01-07T10:40:00Z">
              <w:r w:rsidR="006A1F1D">
                <w:rPr>
                  <w:rFonts w:ascii="B Lotus" w:eastAsia="Calibri" w:hAnsi="B Lotus" w:cs="B Lotus" w:hint="cs"/>
                  <w:sz w:val="20"/>
                  <w:szCs w:val="20"/>
                  <w:rtl/>
                </w:rPr>
                <w:t>‌</w:t>
              </w:r>
              <w:r w:rsidR="006A1F1D">
                <w:rPr>
                  <w:rFonts w:ascii="B Lotus" w:eastAsia="Calibri" w:hAnsi="B Lotus" w:cs="B Lotus"/>
                  <w:sz w:val="20"/>
                  <w:szCs w:val="20"/>
                  <w:rtl/>
                </w:rPr>
                <w:t xml:space="preserve">ای </w:t>
              </w:r>
            </w:ins>
            <w:r w:rsidRPr="005E761A">
              <w:rPr>
                <w:rFonts w:ascii="B Lotus" w:eastAsia="Calibri" w:hAnsi="B Lotus" w:cs="B Lotus"/>
                <w:sz w:val="20"/>
                <w:szCs w:val="20"/>
                <w:rtl/>
              </w:rPr>
              <w:t xml:space="preserve">حمایت </w:t>
            </w:r>
            <w:del w:id="7493" w:author="Mehrnazi Boojari" w:date="2019-01-08T01:31:00Z">
              <w:r w:rsidRPr="005E761A" w:rsidDel="00952B49">
                <w:rPr>
                  <w:rFonts w:ascii="B Lotus" w:eastAsia="Calibri" w:hAnsi="B Lotus" w:cs="B Lotus"/>
                  <w:sz w:val="20"/>
                  <w:szCs w:val="20"/>
                  <w:rtl/>
                </w:rPr>
                <w:delText>نماید</w:delText>
              </w:r>
            </w:del>
            <w:ins w:id="7494" w:author="Mehrnazi Boojari" w:date="2019-01-08T01:31:00Z">
              <w:r w:rsidR="00952B49">
                <w:rPr>
                  <w:rFonts w:ascii="B Lotus" w:eastAsia="Calibri" w:hAnsi="B Lotus" w:cs="B Lotus"/>
                  <w:sz w:val="20"/>
                  <w:szCs w:val="20"/>
                  <w:rtl/>
                </w:rPr>
                <w:t>کند</w:t>
              </w:r>
            </w:ins>
            <w:r w:rsidRPr="005E761A">
              <w:rPr>
                <w:rFonts w:ascii="B Lotus" w:eastAsia="Calibri" w:hAnsi="B Lotus" w:cs="B Lotus"/>
                <w:sz w:val="20"/>
                <w:szCs w:val="20"/>
                <w:rtl/>
              </w:rPr>
              <w:t xml:space="preserve"> که اهداف کمی برنامه چهارم توسعه اقتصادی، اجتماعی و فرهنگی جمهوری اسلامی ایران و برنامه پنجم توسعه اقتصادی، اجتماعی و فرهنگی جمهوری اسلامی ایران در بخش مسکن روستایی سالانه حداقل </w:t>
            </w:r>
            <w:del w:id="7495" w:author="Mehrnazi Boojari" w:date="2019-01-12T01:19:00Z">
              <w:r w:rsidRPr="005E761A" w:rsidDel="000062DD">
                <w:rPr>
                  <w:rFonts w:ascii="B Lotus" w:eastAsia="Calibri" w:hAnsi="B Lotus" w:cs="B Lotus"/>
                  <w:sz w:val="20"/>
                  <w:szCs w:val="20"/>
                  <w:rtl/>
                </w:rPr>
                <w:delText xml:space="preserve">دویست </w:delText>
              </w:r>
            </w:del>
            <w:ins w:id="7496" w:author="Mehrnazi Boojari" w:date="2019-01-12T01:19:00Z">
              <w:r w:rsidR="000062DD">
                <w:rPr>
                  <w:rFonts w:ascii="B Lotus" w:eastAsia="Calibri" w:hAnsi="B Lotus" w:cs="B Lotus" w:hint="cs"/>
                  <w:sz w:val="20"/>
                  <w:szCs w:val="20"/>
                  <w:rtl/>
                </w:rPr>
                <w:t>200</w:t>
              </w:r>
              <w:r w:rsidR="000062DD" w:rsidRPr="005E761A">
                <w:rPr>
                  <w:rFonts w:ascii="B Lotus" w:eastAsia="Calibri" w:hAnsi="B Lotus" w:cs="B Lotus"/>
                  <w:sz w:val="20"/>
                  <w:szCs w:val="20"/>
                  <w:rtl/>
                </w:rPr>
                <w:t xml:space="preserve"> </w:t>
              </w:r>
            </w:ins>
            <w:r w:rsidRPr="005E761A">
              <w:rPr>
                <w:rFonts w:ascii="B Lotus" w:eastAsia="Calibri" w:hAnsi="B Lotus" w:cs="B Lotus"/>
                <w:sz w:val="20"/>
                <w:szCs w:val="20"/>
                <w:rtl/>
              </w:rPr>
              <w:t xml:space="preserve">هزار </w:t>
            </w:r>
            <w:del w:id="7497" w:author="Mehrnazi Boojari" w:date="2019-01-12T01:19:00Z">
              <w:r w:rsidRPr="005E761A" w:rsidDel="000062DD">
                <w:rPr>
                  <w:rFonts w:ascii="B Lotus" w:eastAsia="Calibri" w:hAnsi="B Lotus" w:cs="B Lotus" w:hint="cs"/>
                  <w:sz w:val="20"/>
                  <w:szCs w:val="20"/>
                  <w:rtl/>
                </w:rPr>
                <w:delText xml:space="preserve">(200000) </w:delText>
              </w:r>
            </w:del>
            <w:r w:rsidRPr="005E761A">
              <w:rPr>
                <w:rFonts w:ascii="B Lotus" w:eastAsia="Calibri" w:hAnsi="B Lotus" w:cs="B Lotus"/>
                <w:sz w:val="20"/>
                <w:szCs w:val="20"/>
                <w:rtl/>
              </w:rPr>
              <w:t>واحد (</w:t>
            </w:r>
            <w:ins w:id="7498" w:author="Mehrnazi Boojari" w:date="2019-01-12T01:19:00Z">
              <w:r w:rsidR="000062DD">
                <w:rPr>
                  <w:rFonts w:ascii="B Lotus" w:eastAsia="Calibri" w:hAnsi="B Lotus" w:cs="B Lotus" w:hint="cs"/>
                  <w:sz w:val="20"/>
                  <w:szCs w:val="20"/>
                  <w:rtl/>
                </w:rPr>
                <w:t>در</w:t>
              </w:r>
              <w:r w:rsidR="000062DD">
                <w:rPr>
                  <w:rFonts w:ascii="B Lotus" w:eastAsia="Calibri" w:hAnsi="B Lotus" w:cs="Times New Roman" w:hint="eastAsia"/>
                  <w:sz w:val="20"/>
                  <w:szCs w:val="20"/>
                  <w:rtl/>
                </w:rPr>
                <w:t> </w:t>
              </w:r>
            </w:ins>
            <w:r w:rsidRPr="005E761A">
              <w:rPr>
                <w:rFonts w:ascii="B Lotus" w:eastAsia="Calibri" w:hAnsi="B Lotus" w:cs="B Lotus"/>
                <w:sz w:val="20"/>
                <w:szCs w:val="20"/>
                <w:rtl/>
              </w:rPr>
              <w:t xml:space="preserve">طی ده سال دو میلیون واحد) و بهسازی محیط این روستاها (تهیه و </w:t>
            </w:r>
            <w:del w:id="7499" w:author="Mehrnazi Boojari" w:date="2019-01-12T01:19:00Z">
              <w:r w:rsidRPr="005E761A" w:rsidDel="000062DD">
                <w:rPr>
                  <w:rFonts w:ascii="B Lotus" w:eastAsia="Calibri" w:hAnsi="B Lotus" w:cs="B Lotus"/>
                  <w:sz w:val="20"/>
                  <w:szCs w:val="20"/>
                  <w:rtl/>
                </w:rPr>
                <w:delText xml:space="preserve">اجراء </w:delText>
              </w:r>
            </w:del>
            <w:ins w:id="7500" w:author="Mehrnazi Boojari" w:date="2019-01-12T01:19:00Z">
              <w:r w:rsidR="000062DD" w:rsidRPr="005E761A">
                <w:rPr>
                  <w:rFonts w:ascii="B Lotus" w:eastAsia="Calibri" w:hAnsi="B Lotus" w:cs="B Lotus"/>
                  <w:sz w:val="20"/>
                  <w:szCs w:val="20"/>
                  <w:rtl/>
                </w:rPr>
                <w:t>اجرا</w:t>
              </w:r>
              <w:r w:rsidR="000062DD">
                <w:rPr>
                  <w:rFonts w:ascii="B Lotus" w:eastAsia="Calibri" w:hAnsi="B Lotus" w:cs="B Lotus" w:hint="cs"/>
                  <w:sz w:val="20"/>
                  <w:szCs w:val="20"/>
                  <w:rtl/>
                </w:rPr>
                <w:t>ی</w:t>
              </w:r>
              <w:r w:rsidR="000062DD" w:rsidRPr="005E761A">
                <w:rPr>
                  <w:rFonts w:ascii="B Lotus" w:eastAsia="Calibri" w:hAnsi="B Lotus" w:cs="B Lotus"/>
                  <w:sz w:val="20"/>
                  <w:szCs w:val="20"/>
                  <w:rtl/>
                </w:rPr>
                <w:t xml:space="preserve"> </w:t>
              </w:r>
            </w:ins>
            <w:r w:rsidRPr="005E761A">
              <w:rPr>
                <w:rFonts w:ascii="B Lotus" w:eastAsia="Calibri" w:hAnsi="B Lotus" w:cs="B Lotus"/>
                <w:sz w:val="20"/>
                <w:szCs w:val="20"/>
                <w:rtl/>
              </w:rPr>
              <w:t>طرح</w:t>
            </w:r>
            <w:ins w:id="7501" w:author="Mehrnazi Boojari" w:date="2019-01-12T01:19:00Z">
              <w:r w:rsidR="000062DD">
                <w:rPr>
                  <w:rFonts w:ascii="B Lotus" w:eastAsia="Calibri" w:hAnsi="B Lotus" w:cs="B Nazanin" w:hint="cs"/>
                  <w:sz w:val="20"/>
                  <w:szCs w:val="20"/>
                  <w:rtl/>
                </w:rPr>
                <w:t>‌</w:t>
              </w:r>
            </w:ins>
            <w:r w:rsidRPr="005E761A">
              <w:rPr>
                <w:rFonts w:ascii="B Lotus" w:eastAsia="Calibri" w:hAnsi="B Lotus" w:cs="B Lotus"/>
                <w:sz w:val="20"/>
                <w:szCs w:val="20"/>
                <w:rtl/>
              </w:rPr>
              <w:t xml:space="preserve">های هادی) </w:t>
            </w:r>
            <w:del w:id="7502" w:author="Mehrnazi Boojari" w:date="2019-01-08T02:18:00Z">
              <w:r w:rsidRPr="005E761A" w:rsidDel="00011A5C">
                <w:rPr>
                  <w:rFonts w:ascii="B Lotus" w:eastAsia="Calibri" w:hAnsi="B Lotus" w:cs="B Lotus"/>
                  <w:sz w:val="20"/>
                  <w:szCs w:val="20"/>
                  <w:rtl/>
                </w:rPr>
                <w:delText>کلیه</w:delText>
              </w:r>
            </w:del>
            <w:ins w:id="7503" w:author="Mehrnazi Boojari" w:date="2019-01-08T02:18:00Z">
              <w:r w:rsidR="00011A5C">
                <w:rPr>
                  <w:rFonts w:ascii="B Lotus" w:eastAsia="Calibri" w:hAnsi="B Lotus" w:cs="B Lotus"/>
                  <w:sz w:val="20"/>
                  <w:szCs w:val="20"/>
                  <w:rtl/>
                </w:rPr>
                <w:t>همه</w:t>
              </w:r>
            </w:ins>
            <w:r w:rsidRPr="005E761A">
              <w:rPr>
                <w:rFonts w:ascii="B Lotus" w:eastAsia="Calibri" w:hAnsi="B Lotus" w:cs="B Lotus"/>
                <w:sz w:val="20"/>
                <w:szCs w:val="20"/>
                <w:rtl/>
              </w:rPr>
              <w:t xml:space="preserve"> روستاهای بالای </w:t>
            </w:r>
            <w:del w:id="7504" w:author="Mehrnazi Boojari" w:date="2019-01-12T01:20:00Z">
              <w:r w:rsidRPr="005E761A" w:rsidDel="000062DD">
                <w:rPr>
                  <w:rFonts w:ascii="B Lotus" w:eastAsia="Calibri" w:hAnsi="B Lotus" w:cs="B Lotus"/>
                  <w:sz w:val="20"/>
                  <w:szCs w:val="20"/>
                  <w:rtl/>
                </w:rPr>
                <w:delText xml:space="preserve">بیست </w:delText>
              </w:r>
            </w:del>
            <w:ins w:id="7505" w:author="Mehrnazi Boojari" w:date="2019-01-12T01:20:00Z">
              <w:r w:rsidR="000062DD">
                <w:rPr>
                  <w:rFonts w:ascii="B Lotus" w:eastAsia="Calibri" w:hAnsi="B Lotus" w:cs="B Lotus" w:hint="cs"/>
                  <w:sz w:val="20"/>
                  <w:szCs w:val="20"/>
                  <w:rtl/>
                </w:rPr>
                <w:t>20</w:t>
              </w:r>
              <w:r w:rsidR="000062DD">
                <w:rPr>
                  <w:rFonts w:ascii="B Lotus" w:eastAsia="Calibri" w:hAnsi="B Lotus" w:cs="Times New Roman" w:hint="cs"/>
                  <w:sz w:val="20"/>
                  <w:szCs w:val="20"/>
                  <w:rtl/>
                </w:rPr>
                <w:t> </w:t>
              </w:r>
            </w:ins>
            <w:r w:rsidRPr="005E761A">
              <w:rPr>
                <w:rFonts w:ascii="B Lotus" w:eastAsia="Calibri" w:hAnsi="B Lotus" w:cs="B Lotus"/>
                <w:sz w:val="20"/>
                <w:szCs w:val="20"/>
                <w:rtl/>
              </w:rPr>
              <w:t xml:space="preserve">خانوار محقق </w:t>
            </w:r>
            <w:del w:id="7506" w:author="Mehrnazi Boojari" w:date="2019-01-08T01:15:00Z">
              <w:r w:rsidRPr="005E761A" w:rsidDel="00632EB0">
                <w:rPr>
                  <w:rFonts w:ascii="B Lotus" w:eastAsia="Calibri" w:hAnsi="B Lotus" w:cs="B Lotus"/>
                  <w:sz w:val="20"/>
                  <w:szCs w:val="20"/>
                  <w:rtl/>
                </w:rPr>
                <w:delText>گردد</w:delText>
              </w:r>
            </w:del>
            <w:ins w:id="7507" w:author="Mehrnazi Boojari" w:date="2019-01-08T01:15:00Z">
              <w:r w:rsidR="00632EB0">
                <w:rPr>
                  <w:rFonts w:ascii="B Lotus" w:eastAsia="Calibri" w:hAnsi="B Lotus" w:cs="B Lotus"/>
                  <w:sz w:val="20"/>
                  <w:szCs w:val="20"/>
                  <w:rtl/>
                </w:rPr>
                <w:t>شود</w:t>
              </w:r>
            </w:ins>
            <w:r w:rsidRPr="005E761A">
              <w:rPr>
                <w:rFonts w:ascii="B Lotus" w:eastAsia="Calibri" w:hAnsi="B Lotus" w:cs="B Lotus"/>
                <w:sz w:val="20"/>
                <w:szCs w:val="20"/>
                <w:rtl/>
              </w:rPr>
              <w:t xml:space="preserve">. </w:t>
            </w:r>
          </w:p>
        </w:tc>
      </w:tr>
      <w:tr w:rsidR="00A06196" w:rsidRPr="005E761A" w14:paraId="6CF6FD9A" w14:textId="77777777" w:rsidTr="005E761A">
        <w:tc>
          <w:tcPr>
            <w:tcW w:w="1038" w:type="dxa"/>
            <w:vAlign w:val="center"/>
          </w:tcPr>
          <w:p w14:paraId="652413EE" w14:textId="77777777" w:rsidR="00A06196" w:rsidRPr="005E761A" w:rsidRDefault="00A06196" w:rsidP="000062DD">
            <w:pPr>
              <w:bidi/>
              <w:jc w:val="center"/>
              <w:rPr>
                <w:rFonts w:ascii="B Lotus" w:eastAsia="Calibri" w:hAnsi="B Lotus" w:cs="B Lotus"/>
                <w:sz w:val="20"/>
                <w:szCs w:val="20"/>
                <w:rtl/>
              </w:rPr>
            </w:pPr>
            <w:r w:rsidRPr="005E761A">
              <w:rPr>
                <w:rFonts w:ascii="B Lotus" w:eastAsia="Calibri" w:hAnsi="B Lotus" w:cs="B Lotus" w:hint="cs"/>
                <w:sz w:val="20"/>
                <w:szCs w:val="20"/>
                <w:rtl/>
              </w:rPr>
              <w:t>بند</w:t>
            </w:r>
            <w:del w:id="7508" w:author="Mehrnazi Boojari" w:date="2019-01-12T01:16:00Z">
              <w:r w:rsidRPr="005E761A" w:rsidDel="000062DD">
                <w:rPr>
                  <w:rFonts w:ascii="B Lotus" w:eastAsia="Calibri" w:hAnsi="B Lotus" w:cs="B Lotus" w:hint="cs"/>
                  <w:sz w:val="20"/>
                  <w:szCs w:val="20"/>
                  <w:rtl/>
                </w:rPr>
                <w:delText>ه</w:delText>
              </w:r>
            </w:del>
            <w:r w:rsidRPr="005E761A">
              <w:rPr>
                <w:rFonts w:ascii="B Lotus" w:eastAsia="Calibri" w:hAnsi="B Lotus" w:cs="B Lotus" w:hint="cs"/>
                <w:sz w:val="20"/>
                <w:szCs w:val="20"/>
                <w:rtl/>
              </w:rPr>
              <w:t xml:space="preserve"> 3 </w:t>
            </w:r>
            <w:del w:id="7509" w:author="Mehrnazi Boojari" w:date="2019-01-12T01:16:00Z">
              <w:r w:rsidRPr="005E761A" w:rsidDel="000062DD">
                <w:rPr>
                  <w:rFonts w:ascii="B Lotus" w:eastAsia="Calibri" w:hAnsi="B Lotus" w:cs="B Lotus" w:hint="cs"/>
                  <w:sz w:val="20"/>
                  <w:szCs w:val="20"/>
                  <w:rtl/>
                </w:rPr>
                <w:delText xml:space="preserve">ماده </w:delText>
              </w:r>
            </w:del>
            <w:ins w:id="7510" w:author="Mehrnazi Boojari" w:date="2019-01-12T01:16:00Z">
              <w:r w:rsidR="000062DD" w:rsidRPr="005E761A">
                <w:rPr>
                  <w:rFonts w:ascii="B Lotus" w:eastAsia="Calibri" w:hAnsi="B Lotus" w:cs="B Lotus" w:hint="cs"/>
                  <w:sz w:val="20"/>
                  <w:szCs w:val="20"/>
                  <w:rtl/>
                </w:rPr>
                <w:t>ماد</w:t>
              </w:r>
              <w:r w:rsidR="000062DD">
                <w:rPr>
                  <w:rFonts w:ascii="B Lotus" w:eastAsia="Calibri" w:hAnsi="B Lotus" w:cs="B Lotus" w:hint="cs"/>
                  <w:sz w:val="20"/>
                  <w:szCs w:val="20"/>
                  <w:rtl/>
                </w:rPr>
                <w:t>ۀ</w:t>
              </w:r>
              <w:r w:rsidR="000062DD" w:rsidRPr="005E761A">
                <w:rPr>
                  <w:rFonts w:ascii="B Lotus" w:eastAsia="Calibri" w:hAnsi="B Lotus" w:cs="B Lotus" w:hint="cs"/>
                  <w:sz w:val="20"/>
                  <w:szCs w:val="20"/>
                  <w:rtl/>
                </w:rPr>
                <w:t xml:space="preserve"> </w:t>
              </w:r>
            </w:ins>
            <w:r w:rsidRPr="005E761A">
              <w:rPr>
                <w:rFonts w:ascii="B Lotus" w:eastAsia="Calibri" w:hAnsi="B Lotus" w:cs="B Lotus" w:hint="cs"/>
                <w:sz w:val="20"/>
                <w:szCs w:val="20"/>
                <w:rtl/>
              </w:rPr>
              <w:t>14</w:t>
            </w:r>
          </w:p>
        </w:tc>
        <w:tc>
          <w:tcPr>
            <w:tcW w:w="7860" w:type="dxa"/>
          </w:tcPr>
          <w:p w14:paraId="341D8EAB" w14:textId="77777777" w:rsidR="00A06196" w:rsidRPr="005E761A" w:rsidRDefault="00A06196" w:rsidP="00E7085F">
            <w:pPr>
              <w:bidi/>
              <w:jc w:val="both"/>
              <w:rPr>
                <w:rFonts w:ascii="B Lotus" w:eastAsia="Calibri" w:hAnsi="B Lotus" w:cs="B Lotus"/>
                <w:sz w:val="20"/>
                <w:szCs w:val="20"/>
                <w:rtl/>
              </w:rPr>
            </w:pPr>
            <w:r w:rsidRPr="005E761A">
              <w:rPr>
                <w:rFonts w:ascii="B Lotus" w:eastAsia="Calibri" w:hAnsi="B Lotus" w:cs="B Lotus"/>
                <w:sz w:val="20"/>
                <w:szCs w:val="20"/>
                <w:rtl/>
              </w:rPr>
              <w:t xml:space="preserve">وزارت امور اقتصاد و دارایی موظف است با هماهنگی وزارت مسکن و شهرسازی ظرف مدت </w:t>
            </w:r>
            <w:del w:id="7511" w:author="Mehrnazi Boojari" w:date="2019-01-12T01:21:00Z">
              <w:r w:rsidRPr="005E761A" w:rsidDel="00E7085F">
                <w:rPr>
                  <w:rFonts w:ascii="B Lotus" w:eastAsia="Calibri" w:hAnsi="B Lotus" w:cs="B Lotus"/>
                  <w:sz w:val="20"/>
                  <w:szCs w:val="20"/>
                  <w:rtl/>
                </w:rPr>
                <w:delText xml:space="preserve">سه </w:delText>
              </w:r>
            </w:del>
            <w:ins w:id="7512" w:author="Mehrnazi Boojari" w:date="2019-01-12T01:21:00Z">
              <w:r w:rsidR="00E7085F">
                <w:rPr>
                  <w:rFonts w:ascii="B Lotus" w:eastAsia="Calibri" w:hAnsi="B Lotus" w:cs="B Lotus" w:hint="cs"/>
                  <w:sz w:val="20"/>
                  <w:szCs w:val="20"/>
                  <w:rtl/>
                </w:rPr>
                <w:t>3</w:t>
              </w:r>
              <w:r w:rsidR="00E7085F" w:rsidRPr="005E761A">
                <w:rPr>
                  <w:rFonts w:ascii="B Lotus" w:eastAsia="Calibri" w:hAnsi="B Lotus" w:cs="B Lotus"/>
                  <w:sz w:val="20"/>
                  <w:szCs w:val="20"/>
                  <w:rtl/>
                </w:rPr>
                <w:t xml:space="preserve"> </w:t>
              </w:r>
            </w:ins>
            <w:r w:rsidRPr="005E761A">
              <w:rPr>
                <w:rFonts w:ascii="B Lotus" w:eastAsia="Calibri" w:hAnsi="B Lotus" w:cs="B Lotus"/>
                <w:sz w:val="20"/>
                <w:szCs w:val="20"/>
                <w:rtl/>
              </w:rPr>
              <w:t>ماه ساز و کار توسعه خدمات بیمه</w:t>
            </w:r>
            <w:del w:id="7513" w:author="Mehrnazi Boojari" w:date="2019-01-07T10:41:00Z">
              <w:r w:rsidRPr="005E761A" w:rsidDel="006A1F1D">
                <w:rPr>
                  <w:rFonts w:ascii="B Lotus" w:eastAsia="Calibri" w:hAnsi="B Lotus" w:cs="B Lotus"/>
                  <w:sz w:val="20"/>
                  <w:szCs w:val="20"/>
                  <w:rtl/>
                </w:rPr>
                <w:delText xml:space="preserve"> ای </w:delText>
              </w:r>
            </w:del>
            <w:ins w:id="7514" w:author="Mehrnazi Boojari" w:date="2019-01-07T10:41:00Z">
              <w:r w:rsidR="006A1F1D">
                <w:rPr>
                  <w:rFonts w:ascii="B Lotus" w:eastAsia="Calibri" w:hAnsi="B Lotus" w:cs="B Lotus" w:hint="cs"/>
                  <w:sz w:val="20"/>
                  <w:szCs w:val="20"/>
                  <w:rtl/>
                </w:rPr>
                <w:t>‌</w:t>
              </w:r>
            </w:ins>
            <w:ins w:id="7515" w:author="Mehrnazi Boojari" w:date="2019-01-12T01:21:00Z">
              <w:r w:rsidR="00E7085F">
                <w:rPr>
                  <w:rFonts w:ascii="B Lotus" w:eastAsia="Calibri" w:hAnsi="B Lotus" w:cs="B Nazanin" w:hint="cs"/>
                  <w:sz w:val="20"/>
                  <w:szCs w:val="20"/>
                  <w:rtl/>
                </w:rPr>
                <w:t>‌</w:t>
              </w:r>
            </w:ins>
            <w:ins w:id="7516" w:author="Mehrnazi Boojari" w:date="2019-01-07T10:41:00Z">
              <w:r w:rsidR="006A1F1D">
                <w:rPr>
                  <w:rFonts w:ascii="B Lotus" w:eastAsia="Calibri" w:hAnsi="B Lotus" w:cs="B Lotus"/>
                  <w:sz w:val="20"/>
                  <w:szCs w:val="20"/>
                  <w:rtl/>
                </w:rPr>
                <w:t xml:space="preserve">ای </w:t>
              </w:r>
            </w:ins>
            <w:r w:rsidRPr="005E761A">
              <w:rPr>
                <w:rFonts w:ascii="B Lotus" w:eastAsia="Calibri" w:hAnsi="B Lotus" w:cs="B Lotus"/>
                <w:sz w:val="20"/>
                <w:szCs w:val="20"/>
                <w:rtl/>
              </w:rPr>
              <w:t>در امر تولید مسکن</w:t>
            </w:r>
            <w:ins w:id="7517" w:author="Mehrnazi Boojari" w:date="2019-01-12T01:21:00Z">
              <w:r w:rsidR="00E7085F">
                <w:rPr>
                  <w:rFonts w:ascii="B Lotus" w:eastAsia="Calibri" w:hAnsi="B Lotus" w:cs="B Lotus" w:hint="cs"/>
                  <w:sz w:val="20"/>
                  <w:szCs w:val="20"/>
                  <w:rtl/>
                </w:rPr>
                <w:t xml:space="preserve"> را</w:t>
              </w:r>
            </w:ins>
            <w:r w:rsidRPr="005E761A">
              <w:rPr>
                <w:rFonts w:ascii="B Lotus" w:eastAsia="Calibri" w:hAnsi="B Lotus" w:cs="B Lotus"/>
                <w:sz w:val="20"/>
                <w:szCs w:val="20"/>
                <w:rtl/>
              </w:rPr>
              <w:t xml:space="preserve"> </w:t>
            </w:r>
            <w:del w:id="7518" w:author="Mehrnazi Boojari" w:date="2019-01-12T01:21:00Z">
              <w:r w:rsidRPr="005E761A" w:rsidDel="00E7085F">
                <w:rPr>
                  <w:rFonts w:ascii="B Lotus" w:eastAsia="Calibri" w:hAnsi="B Lotus" w:cs="B Lotus"/>
                  <w:sz w:val="20"/>
                  <w:szCs w:val="20"/>
                  <w:rtl/>
                </w:rPr>
                <w:delText xml:space="preserve">جهت </w:delText>
              </w:r>
            </w:del>
            <w:ins w:id="7519" w:author="Mehrnazi Boojari" w:date="2019-01-12T01:21:00Z">
              <w:r w:rsidR="00E7085F">
                <w:rPr>
                  <w:rFonts w:ascii="B Lotus" w:eastAsia="Calibri" w:hAnsi="B Lotus" w:cs="B Lotus" w:hint="cs"/>
                  <w:sz w:val="20"/>
                  <w:szCs w:val="20"/>
                  <w:rtl/>
                </w:rPr>
                <w:t>برای</w:t>
              </w:r>
              <w:r w:rsidR="00E7085F" w:rsidRPr="005E761A">
                <w:rPr>
                  <w:rFonts w:ascii="B Lotus" w:eastAsia="Calibri" w:hAnsi="B Lotus" w:cs="B Lotus"/>
                  <w:sz w:val="20"/>
                  <w:szCs w:val="20"/>
                  <w:rtl/>
                </w:rPr>
                <w:t xml:space="preserve"> </w:t>
              </w:r>
            </w:ins>
            <w:r w:rsidRPr="005E761A">
              <w:rPr>
                <w:rFonts w:ascii="B Lotus" w:eastAsia="Calibri" w:hAnsi="B Lotus" w:cs="B Lotus"/>
                <w:sz w:val="20"/>
                <w:szCs w:val="20"/>
                <w:rtl/>
              </w:rPr>
              <w:t xml:space="preserve">تصویب در </w:t>
            </w:r>
            <w:del w:id="7520" w:author="Mehrnazi Boojari" w:date="2019-01-08T02:11:00Z">
              <w:r w:rsidRPr="005E761A" w:rsidDel="00175889">
                <w:rPr>
                  <w:rFonts w:ascii="B Lotus" w:eastAsia="Calibri" w:hAnsi="B Lotus" w:cs="B Lotus"/>
                  <w:sz w:val="20"/>
                  <w:szCs w:val="20"/>
                  <w:rtl/>
                </w:rPr>
                <w:delText>هیأت</w:delText>
              </w:r>
            </w:del>
            <w:ins w:id="7521" w:author="Mehrnazi Boojari" w:date="2019-01-08T02:11:00Z">
              <w:r w:rsidR="00175889">
                <w:rPr>
                  <w:rFonts w:ascii="B Lotus" w:eastAsia="Calibri" w:hAnsi="B Lotus" w:cs="B Lotus"/>
                  <w:sz w:val="20"/>
                  <w:szCs w:val="20"/>
                  <w:rtl/>
                </w:rPr>
                <w:t>هیئت</w:t>
              </w:r>
            </w:ins>
            <w:ins w:id="7522" w:author="Mehrnazi Boojari" w:date="2019-01-12T01:21:00Z">
              <w:r w:rsidR="00E7085F">
                <w:rPr>
                  <w:rFonts w:ascii="B Lotus" w:eastAsia="Calibri" w:hAnsi="B Lotus" w:cs="B Nazanin" w:hint="cs"/>
                  <w:sz w:val="20"/>
                  <w:szCs w:val="20"/>
                  <w:rtl/>
                </w:rPr>
                <w:t>‌</w:t>
              </w:r>
            </w:ins>
            <w:del w:id="7523" w:author="Mehrnazi Boojari" w:date="2019-01-12T01:21:00Z">
              <w:r w:rsidRPr="005E761A" w:rsidDel="00E7085F">
                <w:rPr>
                  <w:rFonts w:ascii="B Lotus" w:eastAsia="Calibri" w:hAnsi="B Lotus" w:cs="B Lotus"/>
                  <w:sz w:val="20"/>
                  <w:szCs w:val="20"/>
                  <w:rtl/>
                </w:rPr>
                <w:delText xml:space="preserve"> </w:delText>
              </w:r>
            </w:del>
            <w:r w:rsidRPr="005E761A">
              <w:rPr>
                <w:rFonts w:ascii="B Lotus" w:eastAsia="Calibri" w:hAnsi="B Lotus" w:cs="B Lotus"/>
                <w:sz w:val="20"/>
                <w:szCs w:val="20"/>
                <w:rtl/>
              </w:rPr>
              <w:t xml:space="preserve">وزیران </w:t>
            </w:r>
            <w:del w:id="7524" w:author="Mehrnazi Boojari" w:date="2019-01-12T01:21:00Z">
              <w:r w:rsidRPr="005E761A" w:rsidDel="00E7085F">
                <w:rPr>
                  <w:rFonts w:ascii="B Lotus" w:eastAsia="Calibri" w:hAnsi="B Lotus" w:cs="B Lotus"/>
                  <w:sz w:val="20"/>
                  <w:szCs w:val="20"/>
                  <w:rtl/>
                </w:rPr>
                <w:delText xml:space="preserve">را </w:delText>
              </w:r>
            </w:del>
            <w:r w:rsidRPr="005E761A">
              <w:rPr>
                <w:rFonts w:ascii="B Lotus" w:eastAsia="Calibri" w:hAnsi="B Lotus" w:cs="B Lotus"/>
                <w:sz w:val="20"/>
                <w:szCs w:val="20"/>
                <w:rtl/>
              </w:rPr>
              <w:t xml:space="preserve">ارائه </w:t>
            </w:r>
            <w:del w:id="7525" w:author="Mehrnazi Boojari" w:date="2019-01-08T01:31:00Z">
              <w:r w:rsidRPr="005E761A" w:rsidDel="00952B49">
                <w:rPr>
                  <w:rFonts w:ascii="B Lotus" w:eastAsia="Calibri" w:hAnsi="B Lotus" w:cs="B Lotus"/>
                  <w:sz w:val="20"/>
                  <w:szCs w:val="20"/>
                  <w:rtl/>
                </w:rPr>
                <w:delText>نماید</w:delText>
              </w:r>
            </w:del>
            <w:ins w:id="7526" w:author="Mehrnazi Boojari" w:date="2019-01-08T01:31:00Z">
              <w:r w:rsidR="00952B49">
                <w:rPr>
                  <w:rFonts w:ascii="B Lotus" w:eastAsia="Calibri" w:hAnsi="B Lotus" w:cs="B Lotus"/>
                  <w:sz w:val="20"/>
                  <w:szCs w:val="20"/>
                  <w:rtl/>
                </w:rPr>
                <w:t>کند</w:t>
              </w:r>
            </w:ins>
            <w:ins w:id="7527" w:author="Mehrnazi Boojari" w:date="2019-01-12T01:22:00Z">
              <w:r w:rsidR="00E7085F">
                <w:rPr>
                  <w:rFonts w:ascii="B Lotus" w:eastAsia="Calibri" w:hAnsi="B Lotus" w:cs="B Lotus" w:hint="cs"/>
                  <w:sz w:val="20"/>
                  <w:szCs w:val="20"/>
                  <w:rtl/>
                </w:rPr>
                <w:t>.</w:t>
              </w:r>
            </w:ins>
          </w:p>
        </w:tc>
      </w:tr>
      <w:tr w:rsidR="00A06196" w:rsidRPr="005E761A" w14:paraId="0334D99A" w14:textId="77777777" w:rsidTr="005E761A">
        <w:tc>
          <w:tcPr>
            <w:tcW w:w="1038" w:type="dxa"/>
            <w:vAlign w:val="center"/>
          </w:tcPr>
          <w:p w14:paraId="5A6BE1B9" w14:textId="77777777" w:rsidR="00A06196" w:rsidRPr="005E761A" w:rsidRDefault="00A06196" w:rsidP="000062DD">
            <w:pPr>
              <w:bidi/>
              <w:jc w:val="center"/>
              <w:rPr>
                <w:rFonts w:ascii="B Lotus" w:eastAsia="Calibri" w:hAnsi="B Lotus" w:cs="B Lotus"/>
                <w:sz w:val="20"/>
                <w:szCs w:val="20"/>
                <w:rtl/>
              </w:rPr>
            </w:pPr>
            <w:del w:id="7528" w:author="Mehrnazi Boojari" w:date="2019-01-12T01:16:00Z">
              <w:r w:rsidRPr="005E761A" w:rsidDel="000062DD">
                <w:rPr>
                  <w:rFonts w:ascii="B Lotus" w:eastAsia="Calibri" w:hAnsi="B Lotus" w:cs="B Lotus" w:hint="cs"/>
                  <w:sz w:val="20"/>
                  <w:szCs w:val="20"/>
                  <w:rtl/>
                </w:rPr>
                <w:delText xml:space="preserve">ماده </w:delText>
              </w:r>
            </w:del>
            <w:ins w:id="7529" w:author="Mehrnazi Boojari" w:date="2019-01-12T01:16:00Z">
              <w:r w:rsidR="000062DD" w:rsidRPr="005E761A">
                <w:rPr>
                  <w:rFonts w:ascii="B Lotus" w:eastAsia="Calibri" w:hAnsi="B Lotus" w:cs="B Lotus" w:hint="cs"/>
                  <w:sz w:val="20"/>
                  <w:szCs w:val="20"/>
                  <w:rtl/>
                </w:rPr>
                <w:t>ماد</w:t>
              </w:r>
              <w:r w:rsidR="000062DD">
                <w:rPr>
                  <w:rFonts w:ascii="B Lotus" w:eastAsia="Calibri" w:hAnsi="B Lotus" w:cs="B Lotus" w:hint="cs"/>
                  <w:sz w:val="20"/>
                  <w:szCs w:val="20"/>
                  <w:rtl/>
                </w:rPr>
                <w:t>ۀ</w:t>
              </w:r>
              <w:r w:rsidR="000062DD" w:rsidRPr="005E761A">
                <w:rPr>
                  <w:rFonts w:ascii="B Lotus" w:eastAsia="Calibri" w:hAnsi="B Lotus" w:cs="B Lotus" w:hint="cs"/>
                  <w:sz w:val="20"/>
                  <w:szCs w:val="20"/>
                  <w:rtl/>
                </w:rPr>
                <w:t xml:space="preserve"> </w:t>
              </w:r>
            </w:ins>
            <w:r w:rsidRPr="005E761A">
              <w:rPr>
                <w:rFonts w:ascii="B Lotus" w:eastAsia="Calibri" w:hAnsi="B Lotus" w:cs="B Lotus" w:hint="cs"/>
                <w:sz w:val="20"/>
                <w:szCs w:val="20"/>
                <w:rtl/>
              </w:rPr>
              <w:t>19</w:t>
            </w:r>
          </w:p>
        </w:tc>
        <w:tc>
          <w:tcPr>
            <w:tcW w:w="7860" w:type="dxa"/>
          </w:tcPr>
          <w:p w14:paraId="77BF5BE2" w14:textId="4E905F37" w:rsidR="00B229FE" w:rsidRPr="005E761A" w:rsidRDefault="00A06196" w:rsidP="00CA4C7E">
            <w:pPr>
              <w:bidi/>
              <w:jc w:val="both"/>
              <w:rPr>
                <w:rFonts w:ascii="B Lotus" w:eastAsia="Calibri" w:hAnsi="B Lotus" w:cs="B Lotus"/>
                <w:sz w:val="20"/>
                <w:szCs w:val="20"/>
                <w:rtl/>
              </w:rPr>
            </w:pPr>
            <w:del w:id="7530" w:author="Mehrnazi Boojari" w:date="2019-01-21T00:02:00Z">
              <w:r w:rsidRPr="005E761A" w:rsidDel="00B229FE">
                <w:rPr>
                  <w:rFonts w:ascii="B Lotus" w:eastAsia="Calibri" w:hAnsi="B Lotus" w:cs="B Lotus"/>
                  <w:sz w:val="20"/>
                  <w:szCs w:val="20"/>
                  <w:rtl/>
                </w:rPr>
                <w:delText xml:space="preserve">دولت مکلف است </w:delText>
              </w:r>
            </w:del>
            <w:del w:id="7531" w:author="Mehrnazi Boojari" w:date="2019-01-12T01:22:00Z">
              <w:r w:rsidRPr="005E761A" w:rsidDel="00E7085F">
                <w:rPr>
                  <w:rFonts w:ascii="B Lotus" w:eastAsia="Calibri" w:hAnsi="B Lotus" w:cs="B Lotus"/>
                  <w:sz w:val="20"/>
                  <w:szCs w:val="20"/>
                  <w:rtl/>
                </w:rPr>
                <w:delText xml:space="preserve">نسبت </w:delText>
              </w:r>
            </w:del>
            <w:del w:id="7532" w:author="Mehrnazi Boojari" w:date="2019-01-21T00:02:00Z">
              <w:r w:rsidRPr="005E761A" w:rsidDel="00B229FE">
                <w:rPr>
                  <w:rFonts w:ascii="B Lotus" w:eastAsia="Calibri" w:hAnsi="B Lotus" w:cs="B Lotus"/>
                  <w:sz w:val="20"/>
                  <w:szCs w:val="20"/>
                  <w:rtl/>
                </w:rPr>
                <w:delText>به برنامه</w:delText>
              </w:r>
            </w:del>
            <w:del w:id="7533" w:author="Mehrnazi Boojari" w:date="2019-01-07T10:05:00Z">
              <w:r w:rsidRPr="005E761A" w:rsidDel="00A31D6F">
                <w:rPr>
                  <w:rFonts w:ascii="B Lotus" w:eastAsia="Calibri" w:hAnsi="B Lotus" w:cs="B Lotus"/>
                  <w:sz w:val="20"/>
                  <w:szCs w:val="20"/>
                  <w:rtl/>
                </w:rPr>
                <w:delText xml:space="preserve"> ریزی </w:delText>
              </w:r>
            </w:del>
            <w:del w:id="7534" w:author="Mehrnazi Boojari" w:date="2019-01-21T00:02:00Z">
              <w:r w:rsidRPr="005E761A" w:rsidDel="00B229FE">
                <w:rPr>
                  <w:rFonts w:ascii="B Lotus" w:eastAsia="Calibri" w:hAnsi="B Lotus" w:cs="B Lotus"/>
                  <w:sz w:val="20"/>
                  <w:szCs w:val="20"/>
                  <w:rtl/>
                </w:rPr>
                <w:delText>تولید و</w:delText>
              </w:r>
            </w:del>
            <w:del w:id="7535" w:author="Mehrnazi Boojari" w:date="2019-01-07T10:51:00Z">
              <w:r w:rsidRPr="005E761A" w:rsidDel="006A1F1D">
                <w:rPr>
                  <w:rFonts w:ascii="B Lotus" w:eastAsia="Calibri" w:hAnsi="B Lotus" w:cs="B Lotus"/>
                  <w:sz w:val="20"/>
                  <w:szCs w:val="20"/>
                  <w:rtl/>
                </w:rPr>
                <w:delText xml:space="preserve"> تأمین </w:delText>
              </w:r>
            </w:del>
            <w:del w:id="7536" w:author="Mehrnazi Boojari" w:date="2019-01-21T00:02:00Z">
              <w:r w:rsidRPr="005E761A" w:rsidDel="00B229FE">
                <w:rPr>
                  <w:rFonts w:ascii="B Lotus" w:eastAsia="Calibri" w:hAnsi="B Lotus" w:cs="B Lotus"/>
                  <w:sz w:val="20"/>
                  <w:szCs w:val="20"/>
                  <w:rtl/>
                </w:rPr>
                <w:delText xml:space="preserve">مصالح موردنیاز بخش مسکن </w:delText>
              </w:r>
            </w:del>
            <w:del w:id="7537" w:author="Mehrnazi Boojari" w:date="2019-01-12T23:25:00Z">
              <w:r w:rsidRPr="005E761A" w:rsidDel="008A77F8">
                <w:rPr>
                  <w:rFonts w:ascii="B Lotus" w:eastAsia="Calibri" w:hAnsi="B Lotus" w:cs="B Lotus"/>
                  <w:sz w:val="20"/>
                  <w:szCs w:val="20"/>
                  <w:rtl/>
                </w:rPr>
                <w:delText xml:space="preserve">اقدام </w:delText>
              </w:r>
            </w:del>
            <w:del w:id="7538" w:author="Mehrnazi Boojari" w:date="2019-01-21T00:02:00Z">
              <w:r w:rsidRPr="005E761A" w:rsidDel="00B229FE">
                <w:rPr>
                  <w:rFonts w:ascii="B Lotus" w:eastAsia="Calibri" w:hAnsi="B Lotus" w:cs="B Lotus"/>
                  <w:sz w:val="20"/>
                  <w:szCs w:val="20"/>
                  <w:rtl/>
                </w:rPr>
                <w:delText>و از تولید مصالح استاندارد با فناوریهای نوین حمایت و در صورت نیاز به واردات، مجوز ورود</w:delText>
              </w:r>
            </w:del>
            <w:del w:id="7539" w:author="Mehrnazi Boojari" w:date="2019-01-07T09:51:00Z">
              <w:r w:rsidRPr="005E761A" w:rsidDel="006F7CCF">
                <w:rPr>
                  <w:rFonts w:ascii="B Lotus" w:eastAsia="Calibri" w:hAnsi="B Lotus" w:cs="B Lotus"/>
                  <w:sz w:val="20"/>
                  <w:szCs w:val="20"/>
                  <w:rtl/>
                </w:rPr>
                <w:delText xml:space="preserve"> آنها </w:delText>
              </w:r>
            </w:del>
            <w:del w:id="7540" w:author="Mehrnazi Boojari" w:date="2019-01-21T00:02:00Z">
              <w:r w:rsidRPr="005E761A" w:rsidDel="00B229FE">
                <w:rPr>
                  <w:rFonts w:ascii="B Lotus" w:eastAsia="Calibri" w:hAnsi="B Lotus" w:cs="B Lotus"/>
                  <w:sz w:val="20"/>
                  <w:szCs w:val="20"/>
                  <w:rtl/>
                </w:rPr>
                <w:delText xml:space="preserve">را بدون تعرفه صادر </w:delText>
              </w:r>
            </w:del>
            <w:del w:id="7541" w:author="Mehrnazi Boojari" w:date="2019-01-12T01:22:00Z">
              <w:r w:rsidRPr="005E761A" w:rsidDel="00E7085F">
                <w:rPr>
                  <w:rFonts w:ascii="B Lotus" w:eastAsia="Calibri" w:hAnsi="B Lotus" w:cs="B Lotus"/>
                  <w:sz w:val="20"/>
                  <w:szCs w:val="20"/>
                  <w:rtl/>
                </w:rPr>
                <w:delText xml:space="preserve">کرده </w:delText>
              </w:r>
            </w:del>
            <w:del w:id="7542" w:author="Mehrnazi Boojari" w:date="2019-01-21T00:02:00Z">
              <w:r w:rsidRPr="005E761A" w:rsidDel="00B229FE">
                <w:rPr>
                  <w:rFonts w:ascii="B Lotus" w:eastAsia="Calibri" w:hAnsi="B Lotus" w:cs="B Lotus"/>
                  <w:sz w:val="20"/>
                  <w:szCs w:val="20"/>
                  <w:rtl/>
                </w:rPr>
                <w:delText>و از تولید و ورود مصالح غیر</w:delText>
              </w:r>
            </w:del>
            <w:del w:id="7543" w:author="Mehrnazi Boojari" w:date="2019-01-12T01:22:00Z">
              <w:r w:rsidRPr="005E761A" w:rsidDel="00E7085F">
                <w:rPr>
                  <w:rFonts w:ascii="B Lotus" w:eastAsia="Calibri" w:hAnsi="B Lotus" w:cs="B Lotus"/>
                  <w:sz w:val="20"/>
                  <w:szCs w:val="20"/>
                  <w:rtl/>
                </w:rPr>
                <w:delText xml:space="preserve"> </w:delText>
              </w:r>
            </w:del>
            <w:del w:id="7544" w:author="Mehrnazi Boojari" w:date="2019-01-21T00:02:00Z">
              <w:r w:rsidRPr="005E761A" w:rsidDel="00B229FE">
                <w:rPr>
                  <w:rFonts w:ascii="B Lotus" w:eastAsia="Calibri" w:hAnsi="B Lotus" w:cs="B Lotus"/>
                  <w:sz w:val="20"/>
                  <w:szCs w:val="20"/>
                  <w:rtl/>
                </w:rPr>
                <w:delText xml:space="preserve">استاندارد تحت هر شرایطی جلوگیری </w:delText>
              </w:r>
            </w:del>
            <w:del w:id="7545" w:author="Mehrnazi Boojari" w:date="2019-01-08T01:31:00Z">
              <w:r w:rsidRPr="005E761A" w:rsidDel="00952B49">
                <w:rPr>
                  <w:rFonts w:ascii="B Lotus" w:eastAsia="Calibri" w:hAnsi="B Lotus" w:cs="B Lotus"/>
                  <w:sz w:val="20"/>
                  <w:szCs w:val="20"/>
                  <w:rtl/>
                </w:rPr>
                <w:delText>نماید</w:delText>
              </w:r>
            </w:del>
            <w:del w:id="7546" w:author="Mehrnazi Boojari" w:date="2019-01-21T00:02:00Z">
              <w:r w:rsidRPr="005E761A" w:rsidDel="00B229FE">
                <w:rPr>
                  <w:rFonts w:ascii="B Lotus" w:eastAsia="Calibri" w:hAnsi="B Lotus" w:cs="B Lotus"/>
                  <w:sz w:val="20"/>
                  <w:szCs w:val="20"/>
                  <w:rtl/>
                </w:rPr>
                <w:delText xml:space="preserve">. </w:delText>
              </w:r>
            </w:del>
            <w:ins w:id="7547" w:author="Mehrnazi Boojari" w:date="2019-01-21T00:02:00Z">
              <w:r w:rsidR="00B229FE" w:rsidRPr="005E761A">
                <w:rPr>
                  <w:rFonts w:ascii="B Lotus" w:eastAsia="Calibri" w:hAnsi="B Lotus" w:cs="B Lotus"/>
                  <w:sz w:val="20"/>
                  <w:szCs w:val="20"/>
                  <w:rtl/>
                </w:rPr>
                <w:t>دولت مکلف است نسبت به برنامه</w:t>
              </w:r>
              <w:r w:rsidR="00B229FE">
                <w:rPr>
                  <w:rFonts w:ascii="B Lotus" w:eastAsia="Calibri" w:hAnsi="B Lotus" w:cs="B Nazanin" w:hint="cs"/>
                  <w:sz w:val="20"/>
                  <w:szCs w:val="20"/>
                  <w:rtl/>
                </w:rPr>
                <w:t>‌</w:t>
              </w:r>
              <w:r w:rsidR="00B229FE" w:rsidRPr="005E761A">
                <w:rPr>
                  <w:rFonts w:ascii="B Lotus" w:eastAsia="Calibri" w:hAnsi="B Lotus" w:cs="B Lotus"/>
                  <w:sz w:val="20"/>
                  <w:szCs w:val="20"/>
                  <w:rtl/>
                </w:rPr>
                <w:t>ریزی تولید و تأمین مصالح مورد</w:t>
              </w:r>
              <w:r w:rsidR="00B229FE">
                <w:rPr>
                  <w:rFonts w:ascii="B Lotus" w:eastAsia="Calibri" w:hAnsi="B Lotus" w:cs="B Lotus" w:hint="cs"/>
                  <w:sz w:val="20"/>
                  <w:szCs w:val="20"/>
                  <w:rtl/>
                </w:rPr>
                <w:t xml:space="preserve"> </w:t>
              </w:r>
              <w:r w:rsidR="00B229FE" w:rsidRPr="005E761A">
                <w:rPr>
                  <w:rFonts w:ascii="B Lotus" w:eastAsia="Calibri" w:hAnsi="B Lotus" w:cs="B Lotus"/>
                  <w:sz w:val="20"/>
                  <w:szCs w:val="20"/>
                  <w:rtl/>
                </w:rPr>
                <w:t>نیاز بخش مسکن اقدام و از تولید مصالح استاندارد با فناوری</w:t>
              </w:r>
              <w:r w:rsidR="00B229FE">
                <w:rPr>
                  <w:rFonts w:ascii="B Lotus" w:eastAsia="Calibri" w:hAnsi="B Lotus" w:cs="B Nazanin" w:hint="cs"/>
                  <w:sz w:val="20"/>
                  <w:szCs w:val="20"/>
                  <w:rtl/>
                </w:rPr>
                <w:t>‌</w:t>
              </w:r>
              <w:r w:rsidR="00B229FE" w:rsidRPr="005E761A">
                <w:rPr>
                  <w:rFonts w:ascii="B Lotus" w:eastAsia="Calibri" w:hAnsi="B Lotus" w:cs="B Lotus"/>
                  <w:sz w:val="20"/>
                  <w:szCs w:val="20"/>
                  <w:rtl/>
                </w:rPr>
                <w:t>های نوین حمایت و در صورت نیاز به واردات، مجوز ورود آن</w:t>
              </w:r>
              <w:r w:rsidR="00B229FE">
                <w:rPr>
                  <w:rFonts w:ascii="B Lotus" w:eastAsia="Calibri" w:hAnsi="B Lotus" w:cs="B Nazanin" w:hint="cs"/>
                  <w:sz w:val="20"/>
                  <w:szCs w:val="20"/>
                  <w:rtl/>
                </w:rPr>
                <w:t>‌</w:t>
              </w:r>
              <w:r w:rsidR="00B229FE" w:rsidRPr="005E761A">
                <w:rPr>
                  <w:rFonts w:ascii="B Lotus" w:eastAsia="Calibri" w:hAnsi="B Lotus" w:cs="B Lotus"/>
                  <w:sz w:val="20"/>
                  <w:szCs w:val="20"/>
                  <w:rtl/>
                </w:rPr>
                <w:t>ها را بدون تعرفه صادر کرده و از تولید و ورود مصالح غیر</w:t>
              </w:r>
            </w:ins>
            <w:ins w:id="7548" w:author="Mehrnazi Boojari" w:date="2019-01-21T00:03:00Z">
              <w:r w:rsidR="00B229FE">
                <w:rPr>
                  <w:rFonts w:ascii="B Lotus" w:eastAsia="Calibri" w:hAnsi="B Lotus" w:cs="B Nazanin" w:hint="cs"/>
                  <w:sz w:val="20"/>
                  <w:szCs w:val="20"/>
                  <w:rtl/>
                </w:rPr>
                <w:t>‌</w:t>
              </w:r>
            </w:ins>
            <w:ins w:id="7549" w:author="Mehrnazi Boojari" w:date="2019-01-21T00:02:00Z">
              <w:r w:rsidR="00B229FE" w:rsidRPr="005E761A">
                <w:rPr>
                  <w:rFonts w:ascii="B Lotus" w:eastAsia="Calibri" w:hAnsi="B Lotus" w:cs="B Lotus"/>
                  <w:sz w:val="20"/>
                  <w:szCs w:val="20"/>
                  <w:rtl/>
                </w:rPr>
                <w:t>استاندارد تحت هر شرایطی جلوگیری نماید.</w:t>
              </w:r>
            </w:ins>
          </w:p>
        </w:tc>
      </w:tr>
    </w:tbl>
    <w:p w14:paraId="1D8C9D06" w14:textId="77777777" w:rsidR="00A06196" w:rsidRPr="00A06196" w:rsidRDefault="00A06196" w:rsidP="00A06196">
      <w:pPr>
        <w:bidi/>
        <w:jc w:val="both"/>
        <w:rPr>
          <w:rFonts w:ascii="B Lotus" w:eastAsia="Calibri" w:hAnsi="B Lotus" w:cs="B Lotus"/>
          <w:sz w:val="26"/>
          <w:szCs w:val="26"/>
          <w:rtl/>
        </w:rPr>
      </w:pPr>
    </w:p>
    <w:p w14:paraId="3670ABE0" w14:textId="77777777" w:rsidR="00A06196" w:rsidRPr="00A06196" w:rsidRDefault="00A06196" w:rsidP="007C39B2">
      <w:pPr>
        <w:pStyle w:val="Heading4"/>
        <w:rPr>
          <w:rtl/>
        </w:rPr>
      </w:pPr>
      <w:bookmarkStart w:id="7550" w:name="_Toc533781211"/>
      <w:bookmarkStart w:id="7551" w:name="_Toc533782167"/>
      <w:r w:rsidRPr="00A06196">
        <w:rPr>
          <w:rFonts w:hint="cs"/>
          <w:rtl/>
        </w:rPr>
        <w:lastRenderedPageBreak/>
        <w:t xml:space="preserve">سند توانمندسازی و ساماندهی </w:t>
      </w:r>
      <w:del w:id="7552" w:author="Mehrnazi Boojari" w:date="2019-01-12T01:23:00Z">
        <w:r w:rsidRPr="00A06196" w:rsidDel="00E7085F">
          <w:rPr>
            <w:rFonts w:hint="cs"/>
            <w:rtl/>
          </w:rPr>
          <w:delText>سکونتگاه</w:delText>
        </w:r>
      </w:del>
      <w:ins w:id="7553" w:author="Mehrnazi Boojari" w:date="2019-01-12T01:23:00Z">
        <w:r w:rsidR="00E7085F">
          <w:rPr>
            <w:rFonts w:hint="cs"/>
            <w:rtl/>
          </w:rPr>
          <w:t>سکونت‌گاه</w:t>
        </w:r>
      </w:ins>
      <w:del w:id="7554" w:author="Mehrnazi Boojari" w:date="2019-01-07T09:46:00Z">
        <w:r w:rsidRPr="00A06196" w:rsidDel="006F7CCF">
          <w:rPr>
            <w:rFonts w:hint="cs"/>
            <w:rtl/>
          </w:rPr>
          <w:delText xml:space="preserve"> های </w:delText>
        </w:r>
      </w:del>
      <w:ins w:id="7555" w:author="Mehrnazi Boojari" w:date="2019-01-07T09:46:00Z">
        <w:r w:rsidR="006F7CCF">
          <w:rPr>
            <w:rFonts w:hint="cs"/>
            <w:rtl/>
          </w:rPr>
          <w:t xml:space="preserve">‌های </w:t>
        </w:r>
      </w:ins>
      <w:r w:rsidRPr="00A06196">
        <w:rPr>
          <w:rFonts w:hint="cs"/>
          <w:rtl/>
        </w:rPr>
        <w:t>غیررسمی</w:t>
      </w:r>
      <w:bookmarkEnd w:id="7550"/>
      <w:bookmarkEnd w:id="7551"/>
      <w:r w:rsidRPr="00A06196">
        <w:rPr>
          <w:rFonts w:hint="cs"/>
          <w:rtl/>
        </w:rPr>
        <w:t xml:space="preserve"> </w:t>
      </w:r>
    </w:p>
    <w:p w14:paraId="1B7E7FCD" w14:textId="77777777" w:rsidR="00A06196" w:rsidRPr="005E761A" w:rsidRDefault="00A06196" w:rsidP="0095005B">
      <w:pPr>
        <w:bidi/>
        <w:ind w:firstLine="227"/>
        <w:jc w:val="both"/>
        <w:rPr>
          <w:rFonts w:ascii="B Lotus" w:eastAsia="Calibri" w:hAnsi="B Lotus" w:cs="B Lotus"/>
          <w:sz w:val="24"/>
          <w:szCs w:val="24"/>
          <w:rtl/>
        </w:rPr>
      </w:pPr>
      <w:r w:rsidRPr="005E761A">
        <w:rPr>
          <w:rFonts w:ascii="B Lotus" w:eastAsia="Calibri" w:hAnsi="B Lotus" w:cs="B Lotus"/>
          <w:sz w:val="24"/>
          <w:szCs w:val="24"/>
          <w:rtl/>
        </w:rPr>
        <w:t>این سند که در مورخ</w:t>
      </w:r>
      <w:r w:rsidRPr="005E761A">
        <w:rPr>
          <w:rFonts w:ascii="B Lotus" w:eastAsia="Calibri" w:hAnsi="B Lotus" w:cs="B Lotus" w:hint="cs"/>
          <w:sz w:val="24"/>
          <w:szCs w:val="24"/>
          <w:rtl/>
        </w:rPr>
        <w:t xml:space="preserve"> 26/07/1382 </w:t>
      </w:r>
      <w:r w:rsidRPr="005E761A">
        <w:rPr>
          <w:rFonts w:ascii="B Lotus" w:eastAsia="Calibri" w:hAnsi="B Lotus" w:cs="B Lotus"/>
          <w:sz w:val="24"/>
          <w:szCs w:val="24"/>
          <w:rtl/>
        </w:rPr>
        <w:t>به</w:t>
      </w:r>
      <w:ins w:id="7556" w:author="Mehrnazi Boojari" w:date="2019-01-12T01:29:00Z">
        <w:r w:rsidR="0095005B">
          <w:rPr>
            <w:rFonts w:ascii="B Lotus" w:eastAsia="Calibri" w:hAnsi="B Lotus" w:cs="B Nazanin" w:hint="cs"/>
            <w:sz w:val="24"/>
            <w:szCs w:val="24"/>
            <w:rtl/>
          </w:rPr>
          <w:t>‌</w:t>
        </w:r>
      </w:ins>
      <w:del w:id="7557" w:author="Mehrnazi Boojari" w:date="2019-01-12T01:29:00Z">
        <w:r w:rsidRPr="005E761A" w:rsidDel="0095005B">
          <w:rPr>
            <w:rFonts w:ascii="B Lotus" w:eastAsia="Calibri" w:hAnsi="B Lotus" w:cs="B Lotus"/>
            <w:sz w:val="24"/>
            <w:szCs w:val="24"/>
            <w:rtl/>
          </w:rPr>
          <w:delText xml:space="preserve"> </w:delText>
        </w:r>
      </w:del>
      <w:r w:rsidRPr="005E761A">
        <w:rPr>
          <w:rFonts w:ascii="B Lotus" w:eastAsia="Calibri" w:hAnsi="B Lotus" w:cs="B Lotus"/>
          <w:sz w:val="24"/>
          <w:szCs w:val="24"/>
          <w:rtl/>
        </w:rPr>
        <w:t xml:space="preserve">تصویب </w:t>
      </w:r>
      <w:del w:id="7558" w:author="Mehrnazi Boojari" w:date="2019-01-08T02:11:00Z">
        <w:r w:rsidRPr="005E761A" w:rsidDel="00175889">
          <w:rPr>
            <w:rFonts w:ascii="B Lotus" w:eastAsia="Calibri" w:hAnsi="B Lotus" w:cs="B Lotus"/>
            <w:sz w:val="24"/>
            <w:szCs w:val="24"/>
            <w:rtl/>
          </w:rPr>
          <w:delText>هیات</w:delText>
        </w:r>
      </w:del>
      <w:ins w:id="7559" w:author="Mehrnazi Boojari" w:date="2019-01-08T02:11:00Z">
        <w:r w:rsidR="00175889">
          <w:rPr>
            <w:rFonts w:ascii="B Lotus" w:eastAsia="Calibri" w:hAnsi="B Lotus" w:cs="B Lotus"/>
            <w:sz w:val="24"/>
            <w:szCs w:val="24"/>
            <w:rtl/>
          </w:rPr>
          <w:t>هیئت</w:t>
        </w:r>
      </w:ins>
      <w:ins w:id="7560" w:author="Mehrnazi Boojari" w:date="2019-01-12T01:29:00Z">
        <w:r w:rsidR="0095005B">
          <w:rPr>
            <w:rFonts w:ascii="B Lotus" w:eastAsia="Calibri" w:hAnsi="B Lotus" w:cs="B Nazanin" w:hint="cs"/>
            <w:sz w:val="24"/>
            <w:szCs w:val="24"/>
            <w:rtl/>
          </w:rPr>
          <w:t>‌</w:t>
        </w:r>
      </w:ins>
      <w:del w:id="7561" w:author="Mehrnazi Boojari" w:date="2019-01-12T01:29:00Z">
        <w:r w:rsidRPr="005E761A" w:rsidDel="0095005B">
          <w:rPr>
            <w:rFonts w:ascii="B Lotus" w:eastAsia="Calibri" w:hAnsi="B Lotus" w:cs="B Lotus"/>
            <w:sz w:val="24"/>
            <w:szCs w:val="24"/>
            <w:rtl/>
          </w:rPr>
          <w:delText xml:space="preserve"> </w:delText>
        </w:r>
      </w:del>
      <w:r w:rsidRPr="005E761A">
        <w:rPr>
          <w:rFonts w:ascii="B Lotus" w:eastAsia="Calibri" w:hAnsi="B Lotus" w:cs="B Lotus"/>
          <w:sz w:val="24"/>
          <w:szCs w:val="24"/>
          <w:rtl/>
        </w:rPr>
        <w:t>وزیران رسیده است</w:t>
      </w:r>
      <w:ins w:id="7562" w:author="Mehrnazi Boojari" w:date="2019-01-12T01:29:00Z">
        <w:r w:rsidR="0095005B">
          <w:rPr>
            <w:rFonts w:ascii="B Lotus" w:eastAsia="Calibri" w:hAnsi="B Lotus" w:cs="B Lotus" w:hint="cs"/>
            <w:sz w:val="24"/>
            <w:szCs w:val="24"/>
            <w:rtl/>
          </w:rPr>
          <w:t>،</w:t>
        </w:r>
      </w:ins>
      <w:r w:rsidRPr="005E761A">
        <w:rPr>
          <w:rFonts w:ascii="B Lotus" w:eastAsia="Calibri" w:hAnsi="B Lotus" w:cs="B Lotus"/>
          <w:sz w:val="24"/>
          <w:szCs w:val="24"/>
          <w:rtl/>
        </w:rPr>
        <w:t xml:space="preserve"> مبین اصول</w:t>
      </w:r>
      <w:del w:id="7563" w:author="Mehrnazi Boojari" w:date="2019-01-12T01:29:00Z">
        <w:r w:rsidRPr="005E761A" w:rsidDel="0095005B">
          <w:rPr>
            <w:rFonts w:ascii="B Lotus" w:eastAsia="Calibri" w:hAnsi="B Lotus" w:cs="B Lotus"/>
            <w:sz w:val="24"/>
            <w:szCs w:val="24"/>
            <w:rtl/>
          </w:rPr>
          <w:delText xml:space="preserve">، </w:delText>
        </w:r>
      </w:del>
      <w:ins w:id="7564" w:author="Mehrnazi Boojari" w:date="2019-01-12T01:29:00Z">
        <w:r w:rsidR="0095005B">
          <w:rPr>
            <w:rFonts w:ascii="B Lotus" w:eastAsia="Calibri" w:hAnsi="B Lotus" w:cs="B Lotus" w:hint="cs"/>
            <w:sz w:val="24"/>
            <w:szCs w:val="24"/>
            <w:rtl/>
          </w:rPr>
          <w:t xml:space="preserve"> و</w:t>
        </w:r>
        <w:r w:rsidR="0095005B" w:rsidRPr="005E761A">
          <w:rPr>
            <w:rFonts w:ascii="B Lotus" w:eastAsia="Calibri" w:hAnsi="B Lotus" w:cs="B Lotus"/>
            <w:sz w:val="24"/>
            <w:szCs w:val="24"/>
            <w:rtl/>
          </w:rPr>
          <w:t xml:space="preserve"> </w:t>
        </w:r>
      </w:ins>
      <w:r w:rsidRPr="005E761A">
        <w:rPr>
          <w:rFonts w:ascii="B Lotus" w:eastAsia="Calibri" w:hAnsi="B Lotus" w:cs="B Lotus"/>
          <w:sz w:val="24"/>
          <w:szCs w:val="24"/>
          <w:rtl/>
        </w:rPr>
        <w:t>راهبردها و سیاست</w:t>
      </w:r>
      <w:ins w:id="7565" w:author="Mehrnazi Boojari" w:date="2019-01-12T01:23:00Z">
        <w:r w:rsidR="00E7085F">
          <w:rPr>
            <w:rFonts w:ascii="B Lotus" w:eastAsia="Calibri" w:hAnsi="B Lotus" w:cs="B Nazanin" w:hint="cs"/>
            <w:sz w:val="24"/>
            <w:szCs w:val="24"/>
            <w:rtl/>
          </w:rPr>
          <w:t>‌</w:t>
        </w:r>
      </w:ins>
      <w:r w:rsidRPr="005E761A">
        <w:rPr>
          <w:rFonts w:ascii="B Lotus" w:eastAsia="Calibri" w:hAnsi="B Lotus" w:cs="B Lotus"/>
          <w:sz w:val="24"/>
          <w:szCs w:val="24"/>
          <w:rtl/>
        </w:rPr>
        <w:t>گذاری</w:t>
      </w:r>
      <w:del w:id="7566" w:author="Mehrnazi Boojari" w:date="2019-01-07T09:46:00Z">
        <w:r w:rsidRPr="005E761A" w:rsidDel="006F7CCF">
          <w:rPr>
            <w:rFonts w:ascii="B Lotus" w:eastAsia="Calibri" w:hAnsi="B Lotus" w:cs="B Lotus"/>
            <w:sz w:val="24"/>
            <w:szCs w:val="24"/>
            <w:rtl/>
          </w:rPr>
          <w:delText xml:space="preserve"> های </w:delText>
        </w:r>
      </w:del>
      <w:ins w:id="7567"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 xml:space="preserve">مرتبط با </w:t>
      </w:r>
      <w:del w:id="7568" w:author="Mehrnazi Boojari" w:date="2019-01-08T03:32:00Z">
        <w:r w:rsidRPr="005E761A" w:rsidDel="00666313">
          <w:rPr>
            <w:rFonts w:ascii="B Lotus" w:eastAsia="Calibri" w:hAnsi="B Lotus" w:cs="B Lotus"/>
            <w:sz w:val="24"/>
            <w:szCs w:val="24"/>
            <w:rtl/>
          </w:rPr>
          <w:delText>مساله</w:delText>
        </w:r>
      </w:del>
      <w:ins w:id="7569" w:author="Mehrnazi Boojari" w:date="2019-01-08T03:32:00Z">
        <w:r w:rsidR="00666313">
          <w:rPr>
            <w:rFonts w:ascii="B Lotus" w:eastAsia="Calibri" w:hAnsi="B Lotus" w:cs="B Lotus"/>
            <w:sz w:val="24"/>
            <w:szCs w:val="24"/>
            <w:rtl/>
          </w:rPr>
          <w:t>مسئله</w:t>
        </w:r>
      </w:ins>
      <w:r w:rsidRPr="005E761A">
        <w:rPr>
          <w:rFonts w:ascii="B Lotus" w:eastAsia="Calibri" w:hAnsi="B Lotus" w:cs="B Lotus"/>
          <w:sz w:val="24"/>
          <w:szCs w:val="24"/>
          <w:rtl/>
        </w:rPr>
        <w:t xml:space="preserve"> </w:t>
      </w:r>
      <w:del w:id="7570" w:author="Mehrnazi Boojari" w:date="2019-01-12T01:23:00Z">
        <w:r w:rsidRPr="005E761A" w:rsidDel="00E7085F">
          <w:rPr>
            <w:rFonts w:ascii="B Lotus" w:eastAsia="Calibri" w:hAnsi="B Lotus" w:cs="B Lotus"/>
            <w:sz w:val="24"/>
            <w:szCs w:val="24"/>
            <w:rtl/>
          </w:rPr>
          <w:delText>سکونتگاه</w:delText>
        </w:r>
      </w:del>
      <w:ins w:id="7571" w:author="Mehrnazi Boojari" w:date="2019-01-12T01:23:00Z">
        <w:r w:rsidR="00E7085F">
          <w:rPr>
            <w:rFonts w:ascii="B Lotus" w:eastAsia="Calibri" w:hAnsi="B Lotus" w:cs="B Lotus"/>
            <w:sz w:val="24"/>
            <w:szCs w:val="24"/>
            <w:rtl/>
          </w:rPr>
          <w:t>سکونت</w:t>
        </w:r>
        <w:r w:rsidR="00E7085F">
          <w:rPr>
            <w:rFonts w:ascii="B Lotus" w:eastAsia="Calibri" w:hAnsi="B Lotus" w:cs="B Lotus" w:hint="cs"/>
            <w:sz w:val="24"/>
            <w:szCs w:val="24"/>
            <w:rtl/>
          </w:rPr>
          <w:t>‌</w:t>
        </w:r>
        <w:r w:rsidR="00E7085F">
          <w:rPr>
            <w:rFonts w:ascii="B Lotus" w:eastAsia="Calibri" w:hAnsi="B Lotus" w:cs="B Lotus"/>
            <w:sz w:val="24"/>
            <w:szCs w:val="24"/>
            <w:rtl/>
          </w:rPr>
          <w:t>گاه</w:t>
        </w:r>
      </w:ins>
      <w:del w:id="7572" w:author="Mehrnazi Boojari" w:date="2019-01-07T09:46:00Z">
        <w:r w:rsidRPr="005E761A" w:rsidDel="006F7CCF">
          <w:rPr>
            <w:rFonts w:ascii="B Lotus" w:eastAsia="Calibri" w:hAnsi="B Lotus" w:cs="B Lotus"/>
            <w:sz w:val="24"/>
            <w:szCs w:val="24"/>
            <w:rtl/>
          </w:rPr>
          <w:delText xml:space="preserve"> های </w:delText>
        </w:r>
      </w:del>
      <w:ins w:id="7573"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غیررسمی است. این سند با نگاه شهری تنظیم شده است</w:t>
      </w:r>
      <w:ins w:id="7574" w:author="Mehrnazi Boojari" w:date="2019-01-12T01:29:00Z">
        <w:r w:rsidR="0095005B">
          <w:rPr>
            <w:rFonts w:ascii="B Lotus" w:eastAsia="Calibri" w:hAnsi="B Lotus" w:cs="B Lotus" w:hint="cs"/>
            <w:sz w:val="24"/>
            <w:szCs w:val="24"/>
            <w:rtl/>
          </w:rPr>
          <w:t>؛</w:t>
        </w:r>
      </w:ins>
      <w:r w:rsidRPr="005E761A">
        <w:rPr>
          <w:rFonts w:ascii="B Lotus" w:eastAsia="Calibri" w:hAnsi="B Lotus" w:cs="B Lotus"/>
          <w:sz w:val="24"/>
          <w:szCs w:val="24"/>
          <w:rtl/>
        </w:rPr>
        <w:t xml:space="preserve"> این در حالی است که بسیاری از </w:t>
      </w:r>
      <w:del w:id="7575" w:author="Mehrnazi Boojari" w:date="2019-01-12T01:23:00Z">
        <w:r w:rsidRPr="005E761A" w:rsidDel="00E7085F">
          <w:rPr>
            <w:rFonts w:ascii="B Lotus" w:eastAsia="Calibri" w:hAnsi="B Lotus" w:cs="B Lotus"/>
            <w:sz w:val="24"/>
            <w:szCs w:val="24"/>
            <w:rtl/>
          </w:rPr>
          <w:delText>سکونتگاه</w:delText>
        </w:r>
      </w:del>
      <w:ins w:id="7576" w:author="Mehrnazi Boojari" w:date="2019-01-12T01:23:00Z">
        <w:r w:rsidR="00E7085F">
          <w:rPr>
            <w:rFonts w:ascii="B Lotus" w:eastAsia="Calibri" w:hAnsi="B Lotus" w:cs="B Lotus"/>
            <w:sz w:val="24"/>
            <w:szCs w:val="24"/>
            <w:rtl/>
          </w:rPr>
          <w:t>سکونت</w:t>
        </w:r>
        <w:r w:rsidR="00E7085F">
          <w:rPr>
            <w:rFonts w:ascii="B Lotus" w:eastAsia="Calibri" w:hAnsi="B Lotus" w:cs="B Lotus" w:hint="cs"/>
            <w:sz w:val="24"/>
            <w:szCs w:val="24"/>
            <w:rtl/>
          </w:rPr>
          <w:t>‌</w:t>
        </w:r>
        <w:r w:rsidR="00E7085F">
          <w:rPr>
            <w:rFonts w:ascii="B Lotus" w:eastAsia="Calibri" w:hAnsi="B Lotus" w:cs="B Lotus"/>
            <w:sz w:val="24"/>
            <w:szCs w:val="24"/>
            <w:rtl/>
          </w:rPr>
          <w:t>گاه</w:t>
        </w:r>
      </w:ins>
      <w:del w:id="7577" w:author="Mehrnazi Boojari" w:date="2019-01-07T09:46:00Z">
        <w:r w:rsidRPr="005E761A" w:rsidDel="006F7CCF">
          <w:rPr>
            <w:rFonts w:ascii="B Lotus" w:eastAsia="Calibri" w:hAnsi="B Lotus" w:cs="B Lotus"/>
            <w:sz w:val="24"/>
            <w:szCs w:val="24"/>
            <w:rtl/>
          </w:rPr>
          <w:delText xml:space="preserve"> های </w:delText>
        </w:r>
      </w:del>
      <w:ins w:id="7578"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غیررسمی در حاشیه کلان</w:t>
      </w:r>
      <w:ins w:id="7579" w:author="Mehrnazi Boojari" w:date="2019-01-12T01:29:00Z">
        <w:r w:rsidR="0095005B">
          <w:rPr>
            <w:rFonts w:ascii="B Lotus" w:eastAsia="Calibri" w:hAnsi="B Lotus" w:cs="B Nazanin" w:hint="cs"/>
            <w:sz w:val="24"/>
            <w:szCs w:val="24"/>
            <w:rtl/>
          </w:rPr>
          <w:t>‌</w:t>
        </w:r>
      </w:ins>
      <w:del w:id="7580" w:author="Mehrnazi Boojari" w:date="2019-01-12T01:29:00Z">
        <w:r w:rsidRPr="005E761A" w:rsidDel="0095005B">
          <w:rPr>
            <w:rFonts w:ascii="B Lotus" w:eastAsia="Calibri" w:hAnsi="B Lotus" w:cs="B Lotus"/>
            <w:sz w:val="24"/>
            <w:szCs w:val="24"/>
            <w:rtl/>
          </w:rPr>
          <w:delText xml:space="preserve"> </w:delText>
        </w:r>
      </w:del>
      <w:r w:rsidRPr="005E761A">
        <w:rPr>
          <w:rFonts w:ascii="B Lotus" w:eastAsia="Calibri" w:hAnsi="B Lotus" w:cs="B Lotus"/>
          <w:sz w:val="24"/>
          <w:szCs w:val="24"/>
          <w:rtl/>
        </w:rPr>
        <w:t xml:space="preserve">شهرها و </w:t>
      </w:r>
      <w:del w:id="7581" w:author="Mehrnazi Boojari" w:date="2019-01-08T01:34:00Z">
        <w:r w:rsidRPr="005E761A" w:rsidDel="007B349F">
          <w:rPr>
            <w:rFonts w:ascii="B Lotus" w:eastAsia="Calibri" w:hAnsi="B Lotus" w:cs="B Lotus"/>
            <w:sz w:val="24"/>
            <w:szCs w:val="24"/>
            <w:rtl/>
          </w:rPr>
          <w:delText xml:space="preserve">معمولا </w:delText>
        </w:r>
      </w:del>
      <w:ins w:id="7582" w:author="Mehrnazi Boojari" w:date="2019-01-08T01:34:00Z">
        <w:r w:rsidR="007B349F">
          <w:rPr>
            <w:rFonts w:ascii="B Lotus" w:eastAsia="Calibri" w:hAnsi="B Lotus" w:cs="B Lotus"/>
            <w:sz w:val="24"/>
            <w:szCs w:val="24"/>
            <w:rtl/>
          </w:rPr>
          <w:t xml:space="preserve">اغلب </w:t>
        </w:r>
      </w:ins>
      <w:r w:rsidRPr="005E761A">
        <w:rPr>
          <w:rFonts w:ascii="B Lotus" w:eastAsia="Calibri" w:hAnsi="B Lotus" w:cs="B Lotus"/>
          <w:sz w:val="24"/>
          <w:szCs w:val="24"/>
          <w:rtl/>
        </w:rPr>
        <w:t>در مجاورت روستاهای این شهرها شکل</w:t>
      </w:r>
      <w:del w:id="7583" w:author="Mehrnazi Boojari" w:date="2019-01-07T09:49:00Z">
        <w:r w:rsidRPr="005E761A" w:rsidDel="006F7CCF">
          <w:rPr>
            <w:rFonts w:ascii="B Lotus" w:eastAsia="Calibri" w:hAnsi="B Lotus" w:cs="B Lotus"/>
            <w:sz w:val="24"/>
            <w:szCs w:val="24"/>
            <w:rtl/>
          </w:rPr>
          <w:delText xml:space="preserve"> می </w:delText>
        </w:r>
      </w:del>
      <w:ins w:id="7584"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5E761A">
        <w:rPr>
          <w:rFonts w:ascii="B Lotus" w:eastAsia="Calibri" w:hAnsi="B Lotus" w:cs="B Lotus"/>
          <w:sz w:val="24"/>
          <w:szCs w:val="24"/>
          <w:rtl/>
        </w:rPr>
        <w:t xml:space="preserve">گیرند و معضلاتی </w:t>
      </w:r>
      <w:del w:id="7585" w:author="Mehrnazi Boojari" w:date="2019-01-12T01:29:00Z">
        <w:r w:rsidRPr="005E761A" w:rsidDel="0095005B">
          <w:rPr>
            <w:rFonts w:ascii="B Lotus" w:eastAsia="Calibri" w:hAnsi="B Lotus" w:cs="B Lotus"/>
            <w:sz w:val="24"/>
            <w:szCs w:val="24"/>
            <w:rtl/>
          </w:rPr>
          <w:delText xml:space="preserve">را </w:delText>
        </w:r>
      </w:del>
      <w:r w:rsidRPr="005E761A">
        <w:rPr>
          <w:rFonts w:ascii="B Lotus" w:eastAsia="Calibri" w:hAnsi="B Lotus" w:cs="B Lotus"/>
          <w:sz w:val="24"/>
          <w:szCs w:val="24"/>
          <w:rtl/>
        </w:rPr>
        <w:t>برای هر دو گروه</w:t>
      </w:r>
      <w:del w:id="7586" w:author="Mehrnazi Boojari" w:date="2019-01-07T09:49:00Z">
        <w:r w:rsidRPr="005E761A" w:rsidDel="006F7CCF">
          <w:rPr>
            <w:rFonts w:ascii="B Lotus" w:eastAsia="Calibri" w:hAnsi="B Lotus" w:cs="B Lotus"/>
            <w:sz w:val="24"/>
            <w:szCs w:val="24"/>
            <w:rtl/>
          </w:rPr>
          <w:delText xml:space="preserve"> می </w:delText>
        </w:r>
      </w:del>
      <w:ins w:id="7587"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5E761A">
        <w:rPr>
          <w:rFonts w:ascii="B Lotus" w:eastAsia="Calibri" w:hAnsi="B Lotus" w:cs="B Lotus"/>
          <w:sz w:val="24"/>
          <w:szCs w:val="24"/>
          <w:rtl/>
        </w:rPr>
        <w:t xml:space="preserve">آفرینند. </w:t>
      </w:r>
      <w:del w:id="7588" w:author="Mehrnazi Boojari" w:date="2019-01-12T01:30:00Z">
        <w:r w:rsidRPr="005E761A" w:rsidDel="0095005B">
          <w:rPr>
            <w:rFonts w:ascii="B Lotus" w:eastAsia="Calibri" w:hAnsi="B Lotus" w:cs="B Lotus"/>
            <w:sz w:val="24"/>
            <w:szCs w:val="24"/>
            <w:rtl/>
          </w:rPr>
          <w:delText xml:space="preserve">با </w:delText>
        </w:r>
      </w:del>
      <w:ins w:id="7589" w:author="Mehrnazi Boojari" w:date="2019-01-12T01:30:00Z">
        <w:r w:rsidR="0095005B">
          <w:rPr>
            <w:rFonts w:ascii="B Lotus" w:eastAsia="Calibri" w:hAnsi="B Lotus" w:cs="B Lotus" w:hint="cs"/>
            <w:sz w:val="24"/>
            <w:szCs w:val="24"/>
            <w:rtl/>
          </w:rPr>
          <w:t>از</w:t>
        </w:r>
        <w:r w:rsidR="0095005B" w:rsidRPr="005E761A">
          <w:rPr>
            <w:rFonts w:ascii="B Lotus" w:eastAsia="Calibri" w:hAnsi="B Lotus" w:cs="B Lotus"/>
            <w:sz w:val="24"/>
            <w:szCs w:val="24"/>
            <w:rtl/>
          </w:rPr>
          <w:t xml:space="preserve"> </w:t>
        </w:r>
      </w:ins>
      <w:r w:rsidRPr="005E761A">
        <w:rPr>
          <w:rFonts w:ascii="B Lotus" w:eastAsia="Calibri" w:hAnsi="B Lotus" w:cs="B Lotus"/>
          <w:sz w:val="24"/>
          <w:szCs w:val="24"/>
          <w:rtl/>
        </w:rPr>
        <w:t xml:space="preserve">این </w:t>
      </w:r>
      <w:ins w:id="7590" w:author="Mehrnazi Boojari" w:date="2019-01-12T01:30:00Z">
        <w:r w:rsidR="0095005B">
          <w:rPr>
            <w:rFonts w:ascii="B Lotus" w:eastAsia="Calibri" w:hAnsi="B Lotus" w:cs="B Lotus" w:hint="cs"/>
            <w:sz w:val="24"/>
            <w:szCs w:val="24"/>
            <w:rtl/>
          </w:rPr>
          <w:t>رو</w:t>
        </w:r>
      </w:ins>
      <w:del w:id="7591" w:author="Mehrnazi Boojari" w:date="2019-01-12T01:30:00Z">
        <w:r w:rsidRPr="005E761A" w:rsidDel="0095005B">
          <w:rPr>
            <w:rFonts w:ascii="B Lotus" w:eastAsia="Calibri" w:hAnsi="B Lotus" w:cs="B Lotus"/>
            <w:sz w:val="24"/>
            <w:szCs w:val="24"/>
            <w:rtl/>
          </w:rPr>
          <w:delText>وجود</w:delText>
        </w:r>
      </w:del>
      <w:ins w:id="7592" w:author="Mehrnazi Boojari" w:date="2019-01-12T01:30:00Z">
        <w:r w:rsidR="0095005B">
          <w:rPr>
            <w:rFonts w:ascii="B Lotus" w:eastAsia="Calibri" w:hAnsi="B Lotus" w:cs="B Lotus" w:hint="cs"/>
            <w:sz w:val="24"/>
            <w:szCs w:val="24"/>
            <w:rtl/>
          </w:rPr>
          <w:t>،</w:t>
        </w:r>
      </w:ins>
      <w:r w:rsidRPr="005E761A">
        <w:rPr>
          <w:rFonts w:ascii="B Lotus" w:eastAsia="Calibri" w:hAnsi="B Lotus" w:cs="B Lotus"/>
          <w:sz w:val="24"/>
          <w:szCs w:val="24"/>
          <w:rtl/>
        </w:rPr>
        <w:t xml:space="preserve"> بنیاد مسکن انقلاب اسلامی جزء اعضای این ستاد تشخیص داده نشده است</w:t>
      </w:r>
      <w:del w:id="7593" w:author="Mehrnazi Boojari" w:date="2019-01-12T01:30:00Z">
        <w:r w:rsidRPr="005E761A" w:rsidDel="0095005B">
          <w:rPr>
            <w:rFonts w:ascii="B Lotus" w:eastAsia="Calibri" w:hAnsi="B Lotus" w:cs="B Lotus"/>
            <w:sz w:val="24"/>
            <w:szCs w:val="24"/>
            <w:rtl/>
          </w:rPr>
          <w:delText xml:space="preserve">. از این رو </w:delText>
        </w:r>
      </w:del>
      <w:ins w:id="7594" w:author="Mehrnazi Boojari" w:date="2019-01-12T01:30:00Z">
        <w:r w:rsidR="0095005B">
          <w:rPr>
            <w:rFonts w:ascii="B Lotus" w:eastAsia="Calibri" w:hAnsi="B Lotus" w:cs="B Lotus" w:hint="cs"/>
            <w:sz w:val="24"/>
            <w:szCs w:val="24"/>
            <w:rtl/>
          </w:rPr>
          <w:t xml:space="preserve">، </w:t>
        </w:r>
      </w:ins>
      <w:r w:rsidRPr="005E761A">
        <w:rPr>
          <w:rFonts w:ascii="B Lotus" w:eastAsia="Calibri" w:hAnsi="B Lotus" w:cs="B Lotus"/>
          <w:sz w:val="24"/>
          <w:szCs w:val="24"/>
          <w:rtl/>
        </w:rPr>
        <w:t>و با</w:t>
      </w:r>
      <w:ins w:id="7595" w:author="Mehrnazi Boojari" w:date="2019-01-12T01:30:00Z">
        <w:r w:rsidR="0095005B">
          <w:rPr>
            <w:rFonts w:ascii="B Lotus" w:eastAsia="Calibri" w:hAnsi="B Lotus" w:cs="Times New Roman" w:hint="eastAsia"/>
            <w:sz w:val="24"/>
            <w:szCs w:val="24"/>
            <w:rtl/>
          </w:rPr>
          <w:t> </w:t>
        </w:r>
      </w:ins>
      <w:del w:id="7596" w:author="Mehrnazi Boojari" w:date="2019-01-12T01:30:00Z">
        <w:r w:rsidRPr="005E761A" w:rsidDel="0095005B">
          <w:rPr>
            <w:rFonts w:ascii="B Lotus" w:eastAsia="Calibri" w:hAnsi="B Lotus" w:cs="B Lotus"/>
            <w:sz w:val="24"/>
            <w:szCs w:val="24"/>
            <w:rtl/>
          </w:rPr>
          <w:delText xml:space="preserve"> </w:delText>
        </w:r>
      </w:del>
      <w:r w:rsidRPr="005E761A">
        <w:rPr>
          <w:rFonts w:ascii="B Lotus" w:eastAsia="Calibri" w:hAnsi="B Lotus" w:cs="B Lotus"/>
          <w:sz w:val="24"/>
          <w:szCs w:val="24"/>
          <w:rtl/>
        </w:rPr>
        <w:t xml:space="preserve">توجه به اهمیت </w:t>
      </w:r>
      <w:del w:id="7597" w:author="Mehrnazi Boojari" w:date="2019-01-08T03:32:00Z">
        <w:r w:rsidRPr="005E761A" w:rsidDel="00666313">
          <w:rPr>
            <w:rFonts w:ascii="B Lotus" w:eastAsia="Calibri" w:hAnsi="B Lotus" w:cs="B Lotus"/>
            <w:sz w:val="24"/>
            <w:szCs w:val="24"/>
            <w:rtl/>
          </w:rPr>
          <w:delText>مساله</w:delText>
        </w:r>
      </w:del>
      <w:ins w:id="7598" w:author="Mehrnazi Boojari" w:date="2019-01-08T03:32:00Z">
        <w:r w:rsidR="00666313">
          <w:rPr>
            <w:rFonts w:ascii="B Lotus" w:eastAsia="Calibri" w:hAnsi="B Lotus" w:cs="B Lotus"/>
            <w:sz w:val="24"/>
            <w:szCs w:val="24"/>
            <w:rtl/>
          </w:rPr>
          <w:t>مسئله</w:t>
        </w:r>
      </w:ins>
      <w:del w:id="7599" w:author="Mehrnazi Boojari" w:date="2019-01-07T09:49:00Z">
        <w:r w:rsidRPr="005E761A" w:rsidDel="006F7CCF">
          <w:rPr>
            <w:rFonts w:ascii="B Lotus" w:eastAsia="Calibri" w:hAnsi="B Lotus" w:cs="B Lotus"/>
            <w:sz w:val="24"/>
            <w:szCs w:val="24"/>
            <w:rtl/>
          </w:rPr>
          <w:delText xml:space="preserve"> می </w:delText>
        </w:r>
      </w:del>
      <w:ins w:id="7600"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5E761A">
        <w:rPr>
          <w:rFonts w:ascii="B Lotus" w:eastAsia="Calibri" w:hAnsi="B Lotus" w:cs="B Lotus"/>
          <w:sz w:val="24"/>
          <w:szCs w:val="24"/>
          <w:rtl/>
        </w:rPr>
        <w:t>بایست به اصول و مبانی که در این سند اشاره شده است در روستاهای هدف توجه شود.</w:t>
      </w:r>
    </w:p>
    <w:p w14:paraId="5EF9A3A1" w14:textId="77777777" w:rsidR="00A06196" w:rsidRPr="00A06196" w:rsidRDefault="00A06196" w:rsidP="006A1F1D">
      <w:pPr>
        <w:pStyle w:val="Heading4"/>
        <w:rPr>
          <w:rtl/>
        </w:rPr>
      </w:pPr>
      <w:bookmarkStart w:id="7601" w:name="_Toc533781212"/>
      <w:bookmarkStart w:id="7602" w:name="_Toc533782168"/>
      <w:r w:rsidRPr="00A06196">
        <w:rPr>
          <w:rtl/>
        </w:rPr>
        <w:t>قانون تهیه مسکن برای افراد کم</w:t>
      </w:r>
      <w:ins w:id="7603" w:author="Mehrnazi Boojari" w:date="2019-01-07T10:48:00Z">
        <w:r w:rsidR="006A1F1D">
          <w:rPr>
            <w:rFonts w:hint="cs"/>
            <w:rtl/>
          </w:rPr>
          <w:t>‌</w:t>
        </w:r>
      </w:ins>
      <w:del w:id="7604" w:author="Mehrnazi Boojari" w:date="2019-01-07T10:48:00Z">
        <w:r w:rsidRPr="00A06196" w:rsidDel="006A1F1D">
          <w:rPr>
            <w:rtl/>
          </w:rPr>
          <w:delText xml:space="preserve"> </w:delText>
        </w:r>
      </w:del>
      <w:r w:rsidRPr="00A06196">
        <w:rPr>
          <w:rtl/>
        </w:rPr>
        <w:t>در</w:t>
      </w:r>
      <w:ins w:id="7605" w:author="Mehrnazi Boojari" w:date="2019-01-07T10:48:00Z">
        <w:r w:rsidR="006A1F1D">
          <w:rPr>
            <w:rFonts w:hint="cs"/>
            <w:rtl/>
          </w:rPr>
          <w:t>‌</w:t>
        </w:r>
      </w:ins>
      <w:del w:id="7606" w:author="Mehrnazi Boojari" w:date="2019-01-07T10:48:00Z">
        <w:r w:rsidRPr="00A06196" w:rsidDel="006A1F1D">
          <w:rPr>
            <w:rtl/>
          </w:rPr>
          <w:delText xml:space="preserve"> </w:delText>
        </w:r>
      </w:del>
      <w:r w:rsidRPr="00A06196">
        <w:rPr>
          <w:rtl/>
        </w:rPr>
        <w:t>آمد</w:t>
      </w:r>
      <w:bookmarkEnd w:id="7601"/>
      <w:bookmarkEnd w:id="7602"/>
      <w:r w:rsidRPr="00A06196">
        <w:rPr>
          <w:rtl/>
        </w:rPr>
        <w:t xml:space="preserve"> </w:t>
      </w:r>
    </w:p>
    <w:p w14:paraId="2A072E42" w14:textId="77777777" w:rsidR="00A06196" w:rsidRPr="005E761A" w:rsidRDefault="00A06196" w:rsidP="0076500D">
      <w:pPr>
        <w:bidi/>
        <w:ind w:firstLine="227"/>
        <w:jc w:val="both"/>
        <w:rPr>
          <w:rFonts w:ascii="B Lotus" w:eastAsia="Calibri" w:hAnsi="B Lotus" w:cs="B Lotus"/>
          <w:sz w:val="24"/>
          <w:szCs w:val="24"/>
          <w:rtl/>
        </w:rPr>
      </w:pPr>
      <w:r w:rsidRPr="005E761A">
        <w:rPr>
          <w:rFonts w:ascii="B Lotus" w:eastAsia="Calibri" w:hAnsi="B Lotus" w:cs="B Lotus"/>
          <w:sz w:val="24"/>
          <w:szCs w:val="24"/>
          <w:rtl/>
        </w:rPr>
        <w:t>بر</w:t>
      </w:r>
      <w:ins w:id="7607" w:author="Mehrnazi Boojari" w:date="2019-01-12T01:32:00Z">
        <w:r w:rsidR="00496F17">
          <w:rPr>
            <w:rFonts w:ascii="B Lotus" w:eastAsia="Calibri" w:hAnsi="B Lotus" w:cs="Times New Roman" w:hint="cs"/>
            <w:sz w:val="24"/>
            <w:szCs w:val="24"/>
            <w:rtl/>
          </w:rPr>
          <w:t> </w:t>
        </w:r>
      </w:ins>
      <w:r w:rsidRPr="005E761A">
        <w:rPr>
          <w:rFonts w:ascii="B Lotus" w:eastAsia="Calibri" w:hAnsi="B Lotus" w:cs="B Lotus"/>
          <w:sz w:val="24"/>
          <w:szCs w:val="24"/>
          <w:rtl/>
        </w:rPr>
        <w:t>اساس ماده واحده قانون تهیه مسکن برای افراد کم</w:t>
      </w:r>
      <w:ins w:id="7608" w:author="Mehrnazi Boojari" w:date="2019-01-12T01:31:00Z">
        <w:r w:rsidR="00496F17">
          <w:rPr>
            <w:rFonts w:ascii="B Lotus" w:eastAsia="Calibri" w:hAnsi="B Lotus" w:cs="B Nazanin" w:hint="cs"/>
            <w:sz w:val="24"/>
            <w:szCs w:val="24"/>
            <w:rtl/>
          </w:rPr>
          <w:t>‌</w:t>
        </w:r>
      </w:ins>
      <w:del w:id="7609" w:author="Mehrnazi Boojari" w:date="2019-01-12T01:31:00Z">
        <w:r w:rsidRPr="005E761A" w:rsidDel="00496F17">
          <w:rPr>
            <w:rFonts w:ascii="B Lotus" w:eastAsia="Calibri" w:hAnsi="B Lotus" w:cs="B Lotus"/>
            <w:sz w:val="24"/>
            <w:szCs w:val="24"/>
            <w:rtl/>
          </w:rPr>
          <w:delText xml:space="preserve"> </w:delText>
        </w:r>
      </w:del>
      <w:r w:rsidRPr="005E761A">
        <w:rPr>
          <w:rFonts w:ascii="B Lotus" w:eastAsia="Calibri" w:hAnsi="B Lotus" w:cs="B Lotus"/>
          <w:sz w:val="24"/>
          <w:szCs w:val="24"/>
          <w:rtl/>
        </w:rPr>
        <w:t xml:space="preserve">درآمد مصوب </w:t>
      </w:r>
      <w:r w:rsidRPr="005E761A">
        <w:rPr>
          <w:rFonts w:ascii="B Lotus" w:eastAsia="Calibri" w:hAnsi="B Lotus" w:cs="B Lotus"/>
          <w:sz w:val="24"/>
          <w:szCs w:val="24"/>
          <w:rtl/>
          <w:lang w:bidi="fa-IR"/>
        </w:rPr>
        <w:t>۲۱</w:t>
      </w:r>
      <w:r w:rsidRPr="005E761A">
        <w:rPr>
          <w:rFonts w:ascii="B Lotus" w:eastAsia="Calibri" w:hAnsi="B Lotus" w:cs="B Lotus"/>
          <w:sz w:val="24"/>
          <w:szCs w:val="24"/>
          <w:rtl/>
        </w:rPr>
        <w:t>/</w:t>
      </w:r>
      <w:del w:id="7610" w:author="Mehrnazi Boojari" w:date="2019-01-12T01:32:00Z">
        <w:r w:rsidRPr="005E761A" w:rsidDel="00496F17">
          <w:rPr>
            <w:rFonts w:ascii="B Lotus" w:eastAsia="Calibri" w:hAnsi="B Lotus" w:cs="B Lotus"/>
            <w:sz w:val="24"/>
            <w:szCs w:val="24"/>
            <w:rtl/>
          </w:rPr>
          <w:delText xml:space="preserve"> </w:delText>
        </w:r>
      </w:del>
      <w:r w:rsidRPr="005E761A">
        <w:rPr>
          <w:rFonts w:ascii="B Lotus" w:eastAsia="Calibri" w:hAnsi="B Lotus" w:cs="B Lotus"/>
          <w:sz w:val="24"/>
          <w:szCs w:val="24"/>
          <w:rtl/>
          <w:lang w:bidi="fa-IR"/>
        </w:rPr>
        <w:t>۶</w:t>
      </w:r>
      <w:del w:id="7611" w:author="Mehrnazi Boojari" w:date="2019-01-12T01:32:00Z">
        <w:r w:rsidRPr="005E761A" w:rsidDel="00496F17">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w:t>
      </w:r>
      <w:del w:id="7612" w:author="Mehrnazi Boojari" w:date="2019-01-12T01:32:00Z">
        <w:r w:rsidRPr="005E761A" w:rsidDel="00496F17">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۱۳۷۲</w:t>
      </w:r>
      <w:r w:rsidRPr="005E761A">
        <w:rPr>
          <w:rFonts w:ascii="B Lotus" w:eastAsia="Calibri" w:hAnsi="B Lotus" w:cs="B Lotus"/>
          <w:sz w:val="24"/>
          <w:szCs w:val="24"/>
          <w:rtl/>
        </w:rPr>
        <w:t xml:space="preserve"> مجلس شورای اسلامی و </w:t>
      </w:r>
      <w:del w:id="7613" w:author="Mehrnazi Boojari" w:date="2019-01-07T23:34:00Z">
        <w:r w:rsidRPr="005E761A" w:rsidDel="00A26EBB">
          <w:rPr>
            <w:rFonts w:ascii="B Lotus" w:eastAsia="Calibri" w:hAnsi="B Lotus" w:cs="B Lotus"/>
            <w:sz w:val="24"/>
            <w:szCs w:val="24"/>
            <w:rtl/>
          </w:rPr>
          <w:delText>به منظور</w:delText>
        </w:r>
      </w:del>
      <w:ins w:id="7614"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del w:id="7615" w:author="Mehrnazi Boojari" w:date="2019-01-07T10:51:00Z">
        <w:r w:rsidRPr="005E761A" w:rsidDel="006A1F1D">
          <w:rPr>
            <w:rFonts w:ascii="B Lotus" w:eastAsia="Calibri" w:hAnsi="B Lotus" w:cs="B Lotus"/>
            <w:sz w:val="24"/>
            <w:szCs w:val="24"/>
            <w:rtl/>
          </w:rPr>
          <w:delText xml:space="preserve"> تأمین </w:delText>
        </w:r>
      </w:del>
      <w:ins w:id="7616" w:author="Mehrnazi Boojari" w:date="2019-01-07T10:51:00Z">
        <w:r w:rsidR="006A1F1D">
          <w:rPr>
            <w:rFonts w:ascii="B Lotus" w:eastAsia="Calibri" w:hAnsi="B Lotus" w:cs="B Lotus"/>
            <w:sz w:val="24"/>
            <w:szCs w:val="24"/>
            <w:rtl/>
          </w:rPr>
          <w:t xml:space="preserve"> تأمین </w:t>
        </w:r>
      </w:ins>
      <w:r w:rsidRPr="005E761A">
        <w:rPr>
          <w:rFonts w:ascii="B Lotus" w:eastAsia="Calibri" w:hAnsi="B Lotus" w:cs="B Lotus"/>
          <w:sz w:val="24"/>
          <w:szCs w:val="24"/>
          <w:rtl/>
        </w:rPr>
        <w:t xml:space="preserve">مسکن برای </w:t>
      </w:r>
      <w:del w:id="7617" w:author="Mehrnazi Boojari" w:date="2019-01-08T02:10:00Z">
        <w:r w:rsidRPr="005E761A" w:rsidDel="00175889">
          <w:rPr>
            <w:rFonts w:ascii="B Lotus" w:eastAsia="Calibri" w:hAnsi="B Lotus" w:cs="B Lotus"/>
            <w:sz w:val="24"/>
            <w:szCs w:val="24"/>
            <w:rtl/>
          </w:rPr>
          <w:delText>محرومین</w:delText>
        </w:r>
      </w:del>
      <w:ins w:id="7618" w:author="Mehrnazi Boojari" w:date="2019-01-08T02:10:00Z">
        <w:r w:rsidR="00175889">
          <w:rPr>
            <w:rFonts w:ascii="B Lotus" w:eastAsia="Calibri" w:hAnsi="B Lotus" w:cs="B Lotus"/>
            <w:sz w:val="24"/>
            <w:szCs w:val="24"/>
            <w:rtl/>
          </w:rPr>
          <w:t>محرومان</w:t>
        </w:r>
      </w:ins>
      <w:r w:rsidRPr="005E761A">
        <w:rPr>
          <w:rFonts w:ascii="B Lotus" w:eastAsia="Calibri" w:hAnsi="B Lotus" w:cs="B Lotus"/>
          <w:sz w:val="24"/>
          <w:szCs w:val="24"/>
          <w:rtl/>
        </w:rPr>
        <w:t xml:space="preserve"> سراسر کشور، وزارت اقتصاد و دارایی موظف شده است که نیم درصد از درآمد مشمول مالیات بانک</w:t>
      </w:r>
      <w:ins w:id="7619" w:author="Mehrnazi Boojari" w:date="2019-01-12T01:33:00Z">
        <w:r w:rsidR="0076500D">
          <w:rPr>
            <w:rFonts w:ascii="B Lotus" w:eastAsia="Calibri" w:hAnsi="B Lotus" w:cs="B Nazanin" w:hint="cs"/>
            <w:sz w:val="24"/>
            <w:szCs w:val="24"/>
            <w:rtl/>
          </w:rPr>
          <w:t>‌</w:t>
        </w:r>
      </w:ins>
      <w:r w:rsidRPr="005E761A">
        <w:rPr>
          <w:rFonts w:ascii="B Lotus" w:eastAsia="Calibri" w:hAnsi="B Lotus" w:cs="B Lotus"/>
          <w:sz w:val="24"/>
          <w:szCs w:val="24"/>
          <w:rtl/>
        </w:rPr>
        <w:t xml:space="preserve">های کشور را اخذ و صد درصد آن را </w:t>
      </w:r>
      <w:del w:id="7620" w:author="Mehrnazi Boojari" w:date="2019-01-07T23:34:00Z">
        <w:r w:rsidRPr="005E761A" w:rsidDel="00A26EBB">
          <w:rPr>
            <w:rFonts w:ascii="B Lotus" w:eastAsia="Calibri" w:hAnsi="B Lotus" w:cs="B Lotus"/>
            <w:sz w:val="24"/>
            <w:szCs w:val="24"/>
            <w:rtl/>
          </w:rPr>
          <w:delText>به منظور</w:delText>
        </w:r>
      </w:del>
      <w:ins w:id="7621"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r w:rsidRPr="005E761A">
        <w:rPr>
          <w:rFonts w:ascii="B Lotus" w:eastAsia="Calibri" w:hAnsi="B Lotus" w:cs="B Lotus"/>
          <w:sz w:val="24"/>
          <w:szCs w:val="24"/>
          <w:rtl/>
        </w:rPr>
        <w:t xml:space="preserve"> کمک به مسکن </w:t>
      </w:r>
      <w:del w:id="7622" w:author="Mehrnazi Boojari" w:date="2019-01-08T02:10:00Z">
        <w:r w:rsidRPr="005E761A" w:rsidDel="00175889">
          <w:rPr>
            <w:rFonts w:ascii="B Lotus" w:eastAsia="Calibri" w:hAnsi="B Lotus" w:cs="B Lotus"/>
            <w:sz w:val="24"/>
            <w:szCs w:val="24"/>
            <w:rtl/>
          </w:rPr>
          <w:delText>محرومین</w:delText>
        </w:r>
      </w:del>
      <w:ins w:id="7623" w:author="Mehrnazi Boojari" w:date="2019-01-08T02:10:00Z">
        <w:r w:rsidR="00175889">
          <w:rPr>
            <w:rFonts w:ascii="B Lotus" w:eastAsia="Calibri" w:hAnsi="B Lotus" w:cs="B Lotus"/>
            <w:sz w:val="24"/>
            <w:szCs w:val="24"/>
            <w:rtl/>
          </w:rPr>
          <w:t>محرومان</w:t>
        </w:r>
      </w:ins>
      <w:r w:rsidRPr="005E761A">
        <w:rPr>
          <w:rFonts w:ascii="B Lotus" w:eastAsia="Calibri" w:hAnsi="B Lotus" w:cs="B Lotus"/>
          <w:sz w:val="24"/>
          <w:szCs w:val="24"/>
          <w:rtl/>
        </w:rPr>
        <w:t xml:space="preserve"> در اختیار بنیاد قرار دهد</w:t>
      </w:r>
      <w:r w:rsidRPr="005E761A">
        <w:rPr>
          <w:rFonts w:ascii="B Lotus" w:eastAsia="Calibri" w:hAnsi="B Lotus" w:cs="B Lotus" w:hint="cs"/>
          <w:sz w:val="24"/>
          <w:szCs w:val="24"/>
          <w:rtl/>
        </w:rPr>
        <w:t>.</w:t>
      </w:r>
      <w:r w:rsidRPr="005E761A">
        <w:rPr>
          <w:rFonts w:ascii="B Lotus" w:eastAsia="Calibri" w:hAnsi="B Lotus" w:cs="B Lotus"/>
          <w:sz w:val="24"/>
          <w:szCs w:val="24"/>
          <w:rtl/>
        </w:rPr>
        <w:t xml:space="preserve"> این قانون</w:t>
      </w:r>
      <w:del w:id="7624" w:author="Mehrnazi Boojari" w:date="2019-01-07T09:49:00Z">
        <w:r w:rsidRPr="005E761A" w:rsidDel="006F7CCF">
          <w:rPr>
            <w:rFonts w:ascii="B Lotus" w:eastAsia="Calibri" w:hAnsi="B Lotus" w:cs="B Lotus"/>
            <w:sz w:val="24"/>
            <w:szCs w:val="24"/>
            <w:rtl/>
          </w:rPr>
          <w:delText xml:space="preserve"> می </w:delText>
        </w:r>
      </w:del>
      <w:ins w:id="7625"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5E761A">
        <w:rPr>
          <w:rFonts w:ascii="B Lotus" w:eastAsia="Calibri" w:hAnsi="B Lotus" w:cs="B Lotus"/>
          <w:sz w:val="24"/>
          <w:szCs w:val="24"/>
          <w:rtl/>
        </w:rPr>
        <w:t>تواند پشتیبان خوبی برای جاری</w:t>
      </w:r>
      <w:del w:id="7626" w:author="Mehrnazi Boojari" w:date="2019-01-07T10:45:00Z">
        <w:r w:rsidRPr="005E761A" w:rsidDel="006A1F1D">
          <w:rPr>
            <w:rFonts w:ascii="B Lotus" w:eastAsia="Calibri" w:hAnsi="B Lotus" w:cs="B Lotus"/>
            <w:sz w:val="24"/>
            <w:szCs w:val="24"/>
            <w:rtl/>
          </w:rPr>
          <w:delText xml:space="preserve"> بودن </w:delText>
        </w:r>
      </w:del>
      <w:ins w:id="7627" w:author="Mehrnazi Boojari" w:date="2019-01-07T10:45: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بودن </w:t>
        </w:r>
      </w:ins>
      <w:r w:rsidRPr="005E761A">
        <w:rPr>
          <w:rFonts w:ascii="B Lotus" w:eastAsia="Calibri" w:hAnsi="B Lotus" w:cs="B Lotus"/>
          <w:sz w:val="24"/>
          <w:szCs w:val="24"/>
          <w:rtl/>
        </w:rPr>
        <w:t xml:space="preserve">بودجه در کل سال برای ساخت مسکن </w:t>
      </w:r>
      <w:del w:id="7628" w:author="Mehrnazi Boojari" w:date="2019-01-08T02:10:00Z">
        <w:r w:rsidRPr="005E761A" w:rsidDel="00175889">
          <w:rPr>
            <w:rFonts w:ascii="B Lotus" w:eastAsia="Calibri" w:hAnsi="B Lotus" w:cs="B Lotus"/>
            <w:sz w:val="24"/>
            <w:szCs w:val="24"/>
            <w:rtl/>
          </w:rPr>
          <w:delText>محرومین</w:delText>
        </w:r>
      </w:del>
      <w:ins w:id="7629" w:author="Mehrnazi Boojari" w:date="2019-01-08T02:10:00Z">
        <w:r w:rsidR="00175889">
          <w:rPr>
            <w:rFonts w:ascii="B Lotus" w:eastAsia="Calibri" w:hAnsi="B Lotus" w:cs="B Lotus"/>
            <w:sz w:val="24"/>
            <w:szCs w:val="24"/>
            <w:rtl/>
          </w:rPr>
          <w:t>محرومان</w:t>
        </w:r>
      </w:ins>
      <w:r w:rsidRPr="005E761A">
        <w:rPr>
          <w:rFonts w:ascii="B Lotus" w:eastAsia="Calibri" w:hAnsi="B Lotus" w:cs="B Lotus"/>
          <w:sz w:val="24"/>
          <w:szCs w:val="24"/>
          <w:rtl/>
        </w:rPr>
        <w:t xml:space="preserve"> و </w:t>
      </w:r>
      <w:del w:id="7630" w:author="Mehrnazi Boojari" w:date="2019-01-07T10:03:00Z">
        <w:r w:rsidRPr="005E761A" w:rsidDel="00A31D6F">
          <w:rPr>
            <w:rFonts w:ascii="B Lotus" w:eastAsia="Calibri" w:hAnsi="B Lotus" w:cs="B Lotus"/>
            <w:sz w:val="24"/>
            <w:szCs w:val="24"/>
            <w:rtl/>
          </w:rPr>
          <w:delText>روستائی</w:delText>
        </w:r>
      </w:del>
      <w:ins w:id="7631" w:author="Mehrnazi Boojari" w:date="2019-01-07T10:03:00Z">
        <w:r w:rsidR="00A31D6F">
          <w:rPr>
            <w:rFonts w:ascii="B Lotus" w:eastAsia="Calibri" w:hAnsi="B Lotus" w:cs="B Lotus"/>
            <w:sz w:val="24"/>
            <w:szCs w:val="24"/>
            <w:rtl/>
          </w:rPr>
          <w:t>روستایی</w:t>
        </w:r>
      </w:ins>
      <w:r w:rsidRPr="005E761A">
        <w:rPr>
          <w:rFonts w:ascii="B Lotus" w:eastAsia="Calibri" w:hAnsi="B Lotus" w:cs="B Lotus"/>
          <w:sz w:val="24"/>
          <w:szCs w:val="24"/>
          <w:rtl/>
        </w:rPr>
        <w:t>ان باشد</w:t>
      </w:r>
      <w:del w:id="7632" w:author="Mehrnazi Boojari" w:date="2019-01-07T09:47:00Z">
        <w:r w:rsidRPr="005E761A" w:rsidDel="006F7CCF">
          <w:rPr>
            <w:rFonts w:ascii="B Lotus" w:eastAsia="Calibri" w:hAnsi="B Lotus" w:cs="B Lotus"/>
            <w:sz w:val="24"/>
            <w:szCs w:val="24"/>
            <w:rtl/>
          </w:rPr>
          <w:delText xml:space="preserve"> ،</w:delText>
        </w:r>
      </w:del>
      <w:ins w:id="7633" w:author="Mehrnazi Boojari" w:date="2019-01-07T09:47:00Z">
        <w:r w:rsidR="006F7CCF">
          <w:rPr>
            <w:rFonts w:ascii="B Lotus" w:eastAsia="Calibri" w:hAnsi="B Lotus" w:cs="B Lotus"/>
            <w:sz w:val="24"/>
            <w:szCs w:val="24"/>
            <w:rtl/>
          </w:rPr>
          <w:t>،</w:t>
        </w:r>
      </w:ins>
      <w:r w:rsidRPr="005E761A">
        <w:rPr>
          <w:rFonts w:ascii="B Lotus" w:eastAsia="Calibri" w:hAnsi="B Lotus" w:cs="B Lotus"/>
          <w:sz w:val="24"/>
          <w:szCs w:val="24"/>
          <w:rtl/>
        </w:rPr>
        <w:t xml:space="preserve"> همچنین بر</w:t>
      </w:r>
      <w:ins w:id="7634" w:author="Mehrnazi Boojari" w:date="2019-01-12T01:33:00Z">
        <w:r w:rsidR="0076500D">
          <w:rPr>
            <w:rFonts w:ascii="B Lotus" w:eastAsia="Calibri" w:hAnsi="B Lotus" w:cs="Times New Roman" w:hint="cs"/>
            <w:sz w:val="24"/>
            <w:szCs w:val="24"/>
            <w:rtl/>
          </w:rPr>
          <w:t> </w:t>
        </w:r>
      </w:ins>
      <w:r w:rsidRPr="005E761A">
        <w:rPr>
          <w:rFonts w:ascii="B Lotus" w:eastAsia="Calibri" w:hAnsi="B Lotus" w:cs="B Lotus"/>
          <w:sz w:val="24"/>
          <w:szCs w:val="24"/>
          <w:rtl/>
        </w:rPr>
        <w:t>اساس سایر مصوبات قانونی وظایف دیگری که مرتبط با مسکن روستایی بوده و توسط بنیاد به</w:t>
      </w:r>
      <w:ins w:id="7635" w:author="Mehrnazi Boojari" w:date="2019-01-12T01:33:00Z">
        <w:r w:rsidR="0076500D">
          <w:rPr>
            <w:rFonts w:ascii="B Lotus" w:eastAsia="Calibri" w:hAnsi="B Lotus" w:cs="B Nazanin" w:hint="cs"/>
            <w:sz w:val="24"/>
            <w:szCs w:val="24"/>
            <w:rtl/>
          </w:rPr>
          <w:t>‌</w:t>
        </w:r>
      </w:ins>
      <w:del w:id="7636" w:author="Mehrnazi Boojari" w:date="2019-01-12T01:33:00Z">
        <w:r w:rsidRPr="005E761A" w:rsidDel="0076500D">
          <w:rPr>
            <w:rFonts w:ascii="B Lotus" w:eastAsia="Calibri" w:hAnsi="B Lotus" w:cs="B Lotus"/>
            <w:sz w:val="24"/>
            <w:szCs w:val="24"/>
            <w:rtl/>
          </w:rPr>
          <w:delText xml:space="preserve"> </w:delText>
        </w:r>
      </w:del>
      <w:r w:rsidRPr="005E761A">
        <w:rPr>
          <w:rFonts w:ascii="B Lotus" w:eastAsia="Calibri" w:hAnsi="B Lotus" w:cs="B Lotus"/>
          <w:sz w:val="24"/>
          <w:szCs w:val="24"/>
          <w:rtl/>
        </w:rPr>
        <w:t>انجام</w:t>
      </w:r>
      <w:del w:id="7637" w:author="Mehrnazi Boojari" w:date="2019-01-07T09:49:00Z">
        <w:r w:rsidRPr="005E761A" w:rsidDel="006F7CCF">
          <w:rPr>
            <w:rFonts w:ascii="B Lotus" w:eastAsia="Calibri" w:hAnsi="B Lotus" w:cs="B Lotus"/>
            <w:sz w:val="24"/>
            <w:szCs w:val="24"/>
            <w:rtl/>
          </w:rPr>
          <w:delText xml:space="preserve"> می </w:delText>
        </w:r>
      </w:del>
      <w:ins w:id="7638" w:author="Mehrnazi Boojari" w:date="2019-01-07T09:49:00Z">
        <w:r w:rsidR="006F7CCF">
          <w:rPr>
            <w:rFonts w:ascii="B Lotus" w:eastAsia="Calibri" w:hAnsi="B Lotus" w:cs="B Lotus"/>
            <w:sz w:val="24"/>
            <w:szCs w:val="24"/>
            <w:rtl/>
          </w:rPr>
          <w:t xml:space="preserve"> می</w:t>
        </w:r>
        <w:r w:rsidR="006F7CCF">
          <w:rPr>
            <w:rFonts w:ascii="B Lotus" w:eastAsia="Calibri" w:hAnsi="B Lotus" w:cs="B Lotus" w:hint="cs"/>
            <w:sz w:val="24"/>
            <w:szCs w:val="24"/>
            <w:rtl/>
          </w:rPr>
          <w:t>‌</w:t>
        </w:r>
      </w:ins>
      <w:r w:rsidRPr="005E761A">
        <w:rPr>
          <w:rFonts w:ascii="B Lotus" w:eastAsia="Calibri" w:hAnsi="B Lotus" w:cs="B Lotus"/>
          <w:sz w:val="24"/>
          <w:szCs w:val="24"/>
          <w:rtl/>
        </w:rPr>
        <w:t>رسد بدین شرح است:</w:t>
      </w:r>
    </w:p>
    <w:p w14:paraId="70865A7D" w14:textId="77777777" w:rsidR="00A06196" w:rsidRPr="005E761A" w:rsidRDefault="00A06196" w:rsidP="00A25B54">
      <w:pPr>
        <w:numPr>
          <w:ilvl w:val="0"/>
          <w:numId w:val="64"/>
        </w:numPr>
        <w:bidi/>
        <w:spacing w:after="200" w:line="276" w:lineRule="auto"/>
        <w:contextualSpacing/>
        <w:jc w:val="both"/>
        <w:rPr>
          <w:rFonts w:ascii="B Lotus" w:eastAsia="Calibri" w:hAnsi="B Lotus" w:cs="B Lotus"/>
          <w:sz w:val="24"/>
          <w:szCs w:val="24"/>
          <w:rtl/>
        </w:rPr>
      </w:pPr>
      <w:r w:rsidRPr="005E761A">
        <w:rPr>
          <w:rFonts w:ascii="B Lotus" w:eastAsia="Calibri" w:hAnsi="B Lotus" w:cs="B Lotus"/>
          <w:sz w:val="24"/>
          <w:szCs w:val="24"/>
          <w:rtl/>
        </w:rPr>
        <w:t xml:space="preserve">اعمال نظارت بر </w:t>
      </w:r>
      <w:del w:id="7639" w:author="Mehrnazi Boojari" w:date="2019-01-07T22:28:00Z">
        <w:r w:rsidRPr="005E761A" w:rsidDel="00051F26">
          <w:rPr>
            <w:rFonts w:ascii="B Lotus" w:eastAsia="Calibri" w:hAnsi="B Lotus" w:cs="B Lotus"/>
            <w:sz w:val="24"/>
            <w:szCs w:val="24"/>
            <w:rtl/>
          </w:rPr>
          <w:delText>ساخت و ساز</w:delText>
        </w:r>
      </w:del>
      <w:ins w:id="7640" w:author="Mehrnazi Boojari" w:date="2019-01-07T22:28:00Z">
        <w:r w:rsidR="00051F26">
          <w:rPr>
            <w:rFonts w:ascii="B Lotus" w:eastAsia="Calibri" w:hAnsi="B Lotus" w:cs="B Lotus"/>
            <w:sz w:val="24"/>
            <w:szCs w:val="24"/>
            <w:rtl/>
          </w:rPr>
          <w:t>ساخت</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و</w:t>
        </w:r>
        <w:r w:rsidR="00051F26">
          <w:rPr>
            <w:rFonts w:ascii="Times New Roman" w:eastAsia="Calibri" w:hAnsi="Times New Roman" w:cs="Times New Roman" w:hint="cs"/>
            <w:sz w:val="24"/>
            <w:szCs w:val="24"/>
            <w:rtl/>
          </w:rPr>
          <w:t> </w:t>
        </w:r>
        <w:r w:rsidR="00051F26">
          <w:rPr>
            <w:rFonts w:ascii="B Lotus" w:eastAsia="Calibri" w:hAnsi="B Lotus" w:cs="B Lotus"/>
            <w:sz w:val="24"/>
            <w:szCs w:val="24"/>
            <w:rtl/>
          </w:rPr>
          <w:t>ساز</w:t>
        </w:r>
      </w:ins>
      <w:r w:rsidRPr="005E761A">
        <w:rPr>
          <w:rFonts w:ascii="B Lotus" w:eastAsia="Calibri" w:hAnsi="B Lotus" w:cs="B Lotus"/>
          <w:sz w:val="24"/>
          <w:szCs w:val="24"/>
          <w:rtl/>
        </w:rPr>
        <w:t xml:space="preserve"> در </w:t>
      </w:r>
      <w:del w:id="7641" w:author="Mehrnazi Boojari" w:date="2019-01-12T01:23:00Z">
        <w:r w:rsidRPr="005E761A" w:rsidDel="00E7085F">
          <w:rPr>
            <w:rFonts w:ascii="B Lotus" w:eastAsia="Calibri" w:hAnsi="B Lotus" w:cs="B Lotus"/>
            <w:sz w:val="24"/>
            <w:szCs w:val="24"/>
            <w:rtl/>
          </w:rPr>
          <w:delText>سکونتگاه</w:delText>
        </w:r>
      </w:del>
      <w:ins w:id="7642" w:author="Mehrnazi Boojari" w:date="2019-01-12T01:23:00Z">
        <w:r w:rsidR="00E7085F">
          <w:rPr>
            <w:rFonts w:ascii="B Lotus" w:eastAsia="Calibri" w:hAnsi="B Lotus" w:cs="B Lotus"/>
            <w:sz w:val="24"/>
            <w:szCs w:val="24"/>
            <w:rtl/>
          </w:rPr>
          <w:t>سکونت</w:t>
        </w:r>
        <w:r w:rsidR="00E7085F">
          <w:rPr>
            <w:rFonts w:ascii="B Lotus" w:eastAsia="Calibri" w:hAnsi="B Lotus" w:cs="B Lotus" w:hint="cs"/>
            <w:sz w:val="24"/>
            <w:szCs w:val="24"/>
            <w:rtl/>
          </w:rPr>
          <w:t>‌</w:t>
        </w:r>
        <w:r w:rsidR="00E7085F">
          <w:rPr>
            <w:rFonts w:ascii="B Lotus" w:eastAsia="Calibri" w:hAnsi="B Lotus" w:cs="B Lotus"/>
            <w:sz w:val="24"/>
            <w:szCs w:val="24"/>
            <w:rtl/>
          </w:rPr>
          <w:t>گاه</w:t>
        </w:r>
      </w:ins>
      <w:del w:id="7643" w:author="Mehrnazi Boojari" w:date="2019-01-07T09:46:00Z">
        <w:r w:rsidRPr="005E761A" w:rsidDel="006F7CCF">
          <w:rPr>
            <w:rFonts w:ascii="B Lotus" w:eastAsia="Calibri" w:hAnsi="B Lotus" w:cs="B Lotus"/>
            <w:sz w:val="24"/>
            <w:szCs w:val="24"/>
            <w:rtl/>
          </w:rPr>
          <w:delText xml:space="preserve"> های </w:delText>
        </w:r>
      </w:del>
      <w:ins w:id="7644"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روستایی و کنترل و رعایت ضوابط فنی در ساخت ابنیه (مصوب</w:t>
      </w:r>
      <w:ins w:id="7645" w:author="Mehrnazi Boojari" w:date="2019-01-12T01:33:00Z">
        <w:r w:rsidR="0076500D">
          <w:rPr>
            <w:rFonts w:ascii="B Lotus" w:eastAsia="Calibri" w:hAnsi="B Lotus" w:cs="B Lotus" w:hint="cs"/>
            <w:sz w:val="24"/>
            <w:szCs w:val="24"/>
            <w:rtl/>
          </w:rPr>
          <w:t xml:space="preserve"> </w:t>
        </w:r>
      </w:ins>
      <w:r w:rsidRPr="005E761A">
        <w:rPr>
          <w:rFonts w:ascii="B Lotus" w:eastAsia="Calibri" w:hAnsi="B Lotus" w:cs="B Lotus" w:hint="cs"/>
          <w:sz w:val="24"/>
          <w:szCs w:val="24"/>
          <w:rtl/>
        </w:rPr>
        <w:t>23</w:t>
      </w:r>
      <w:r w:rsidRPr="005E761A">
        <w:rPr>
          <w:rFonts w:ascii="B Lotus" w:eastAsia="Calibri" w:hAnsi="B Lotus" w:cs="B Lotus"/>
          <w:sz w:val="24"/>
          <w:szCs w:val="24"/>
          <w:rtl/>
          <w:lang w:bidi="fa-IR"/>
        </w:rPr>
        <w:t>/۱۲/۱۳۷۸</w:t>
      </w:r>
      <w:r w:rsidRPr="005E761A">
        <w:rPr>
          <w:rFonts w:ascii="B Lotus" w:eastAsia="Calibri" w:hAnsi="B Lotus" w:cs="B Lotus"/>
          <w:sz w:val="24"/>
          <w:szCs w:val="24"/>
          <w:rtl/>
        </w:rPr>
        <w:t xml:space="preserve"> </w:t>
      </w:r>
      <w:del w:id="7646" w:author="Mehrnazi Boojari" w:date="2019-01-08T02:11:00Z">
        <w:r w:rsidRPr="005E761A" w:rsidDel="00175889">
          <w:rPr>
            <w:rFonts w:ascii="B Lotus" w:eastAsia="Calibri" w:hAnsi="B Lotus" w:cs="B Lotus"/>
            <w:sz w:val="24"/>
            <w:szCs w:val="24"/>
            <w:rtl/>
          </w:rPr>
          <w:delText>هیأت</w:delText>
        </w:r>
      </w:del>
      <w:ins w:id="7647" w:author="Mehrnazi Boojari" w:date="2019-01-08T02:11:00Z">
        <w:r w:rsidR="00175889">
          <w:rPr>
            <w:rFonts w:ascii="B Lotus" w:eastAsia="Calibri" w:hAnsi="B Lotus" w:cs="B Lotus"/>
            <w:sz w:val="24"/>
            <w:szCs w:val="24"/>
            <w:rtl/>
          </w:rPr>
          <w:t>هیئت</w:t>
        </w:r>
      </w:ins>
      <w:r w:rsidRPr="005E761A">
        <w:rPr>
          <w:rFonts w:ascii="B Lotus" w:eastAsia="Calibri" w:hAnsi="B Lotus" w:cs="B Lotus"/>
          <w:sz w:val="24"/>
          <w:szCs w:val="24"/>
          <w:rtl/>
        </w:rPr>
        <w:t xml:space="preserve"> دولت). </w:t>
      </w:r>
    </w:p>
    <w:p w14:paraId="6D4A564F" w14:textId="77777777" w:rsidR="00A06196" w:rsidRPr="005E761A" w:rsidRDefault="00A06196" w:rsidP="0076500D">
      <w:pPr>
        <w:numPr>
          <w:ilvl w:val="0"/>
          <w:numId w:val="64"/>
        </w:numPr>
        <w:bidi/>
        <w:spacing w:after="200" w:line="276" w:lineRule="auto"/>
        <w:contextualSpacing/>
        <w:jc w:val="both"/>
        <w:rPr>
          <w:rFonts w:ascii="B Lotus" w:eastAsia="Calibri" w:hAnsi="B Lotus" w:cs="B Lotus"/>
          <w:sz w:val="24"/>
          <w:szCs w:val="24"/>
          <w:rtl/>
        </w:rPr>
      </w:pPr>
      <w:r w:rsidRPr="005E761A">
        <w:rPr>
          <w:rFonts w:ascii="B Lotus" w:eastAsia="Calibri" w:hAnsi="B Lotus" w:cs="B Lotus"/>
          <w:sz w:val="24"/>
          <w:szCs w:val="24"/>
          <w:rtl/>
        </w:rPr>
        <w:t>صدور سند مالکیت املاک واقع در بافت مسکونی روستاها (</w:t>
      </w:r>
      <w:del w:id="7648" w:author="Mehrnazi Boojari" w:date="2019-01-12T01:33:00Z">
        <w:r w:rsidRPr="005E761A" w:rsidDel="0076500D">
          <w:rPr>
            <w:rFonts w:ascii="B Lotus" w:eastAsia="Calibri" w:hAnsi="B Lotus" w:cs="B Lotus"/>
            <w:sz w:val="24"/>
            <w:szCs w:val="24"/>
            <w:rtl/>
          </w:rPr>
          <w:delText xml:space="preserve">ماده </w:delText>
        </w:r>
      </w:del>
      <w:ins w:id="7649" w:author="Mehrnazi Boojari" w:date="2019-01-12T01:33:00Z">
        <w:r w:rsidR="0076500D" w:rsidRPr="005E761A">
          <w:rPr>
            <w:rFonts w:ascii="B Lotus" w:eastAsia="Calibri" w:hAnsi="B Lotus" w:cs="B Lotus"/>
            <w:sz w:val="24"/>
            <w:szCs w:val="24"/>
            <w:rtl/>
          </w:rPr>
          <w:t>ماد</w:t>
        </w:r>
        <w:r w:rsidR="0076500D">
          <w:rPr>
            <w:rFonts w:ascii="B Lotus" w:eastAsia="Calibri" w:hAnsi="B Lotus" w:cs="B Lotus" w:hint="cs"/>
            <w:sz w:val="24"/>
            <w:szCs w:val="24"/>
            <w:rtl/>
          </w:rPr>
          <w:t>ۀ</w:t>
        </w:r>
        <w:r w:rsidR="0076500D" w:rsidRPr="005E761A">
          <w:rPr>
            <w:rFonts w:ascii="B Lotus" w:eastAsia="Calibri" w:hAnsi="B Lotus" w:cs="B Lotus"/>
            <w:sz w:val="24"/>
            <w:szCs w:val="24"/>
            <w:rtl/>
          </w:rPr>
          <w:t xml:space="preserve"> </w:t>
        </w:r>
      </w:ins>
      <w:r w:rsidRPr="005E761A">
        <w:rPr>
          <w:rFonts w:ascii="B Lotus" w:eastAsia="Calibri" w:hAnsi="B Lotus" w:cs="B Lotus"/>
          <w:sz w:val="24"/>
          <w:szCs w:val="24"/>
          <w:rtl/>
          <w:lang w:bidi="fa-IR"/>
        </w:rPr>
        <w:t>۱۳۷</w:t>
      </w:r>
      <w:r w:rsidRPr="005E761A">
        <w:rPr>
          <w:rFonts w:ascii="B Lotus" w:eastAsia="Calibri" w:hAnsi="B Lotus" w:cs="B Lotus"/>
          <w:sz w:val="24"/>
          <w:szCs w:val="24"/>
          <w:rtl/>
        </w:rPr>
        <w:t xml:space="preserve"> قانون برنامه چهارم)</w:t>
      </w:r>
      <w:ins w:id="7650" w:author="Mehrnazi Boojari" w:date="2019-01-12T01:33:00Z">
        <w:r w:rsidR="0076500D">
          <w:rPr>
            <w:rFonts w:ascii="B Lotus" w:eastAsia="Calibri" w:hAnsi="B Lotus" w:cs="B Lotus" w:hint="cs"/>
            <w:sz w:val="24"/>
            <w:szCs w:val="24"/>
            <w:rtl/>
          </w:rPr>
          <w:t>.</w:t>
        </w:r>
      </w:ins>
      <w:del w:id="7651" w:author="Mehrnazi Boojari" w:date="2019-01-12T01:33:00Z">
        <w:r w:rsidRPr="005E761A" w:rsidDel="0076500D">
          <w:rPr>
            <w:rFonts w:ascii="B Lotus" w:eastAsia="Calibri" w:hAnsi="B Lotus" w:cs="B Lotus"/>
            <w:sz w:val="24"/>
            <w:szCs w:val="24"/>
            <w:rtl/>
          </w:rPr>
          <w:delText xml:space="preserve"> </w:delText>
        </w:r>
      </w:del>
    </w:p>
    <w:p w14:paraId="57DDF9ED" w14:textId="77777777" w:rsidR="00A06196" w:rsidRPr="005E761A" w:rsidRDefault="00A06196" w:rsidP="0076500D">
      <w:pPr>
        <w:numPr>
          <w:ilvl w:val="0"/>
          <w:numId w:val="64"/>
        </w:numPr>
        <w:bidi/>
        <w:spacing w:after="200" w:line="276" w:lineRule="auto"/>
        <w:contextualSpacing/>
        <w:jc w:val="both"/>
        <w:rPr>
          <w:rFonts w:ascii="B Lotus" w:eastAsia="Calibri" w:hAnsi="B Lotus" w:cs="B Lotus"/>
          <w:sz w:val="24"/>
          <w:szCs w:val="24"/>
        </w:rPr>
      </w:pPr>
      <w:r w:rsidRPr="005E761A">
        <w:rPr>
          <w:rFonts w:ascii="B Lotus" w:eastAsia="Calibri" w:hAnsi="B Lotus" w:cs="B Lotus"/>
          <w:sz w:val="24"/>
          <w:szCs w:val="24"/>
          <w:rtl/>
        </w:rPr>
        <w:t>تهیه و تأیید نقشه</w:t>
      </w:r>
      <w:del w:id="7652" w:author="Mehrnazi Boojari" w:date="2019-01-07T09:46:00Z">
        <w:r w:rsidRPr="005E761A" w:rsidDel="006F7CCF">
          <w:rPr>
            <w:rFonts w:ascii="B Lotus" w:eastAsia="Calibri" w:hAnsi="B Lotus" w:cs="B Lotus"/>
            <w:sz w:val="24"/>
            <w:szCs w:val="24"/>
            <w:rtl/>
          </w:rPr>
          <w:delText xml:space="preserve"> های </w:delText>
        </w:r>
      </w:del>
      <w:ins w:id="7653"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 xml:space="preserve">تفکیک اراضی و املاک واقع در روستاها (تبصره ذیل بند ب </w:t>
      </w:r>
      <w:del w:id="7654" w:author="Mehrnazi Boojari" w:date="2019-01-12T01:33:00Z">
        <w:r w:rsidRPr="005E761A" w:rsidDel="0076500D">
          <w:rPr>
            <w:rFonts w:ascii="B Lotus" w:eastAsia="Calibri" w:hAnsi="B Lotus" w:cs="B Lotus"/>
            <w:sz w:val="24"/>
            <w:szCs w:val="24"/>
            <w:rtl/>
          </w:rPr>
          <w:delText xml:space="preserve">ماده </w:delText>
        </w:r>
      </w:del>
      <w:ins w:id="7655" w:author="Mehrnazi Boojari" w:date="2019-01-12T01:33:00Z">
        <w:r w:rsidR="0076500D" w:rsidRPr="005E761A">
          <w:rPr>
            <w:rFonts w:ascii="B Lotus" w:eastAsia="Calibri" w:hAnsi="B Lotus" w:cs="B Lotus"/>
            <w:sz w:val="24"/>
            <w:szCs w:val="24"/>
            <w:rtl/>
          </w:rPr>
          <w:t>ماد</w:t>
        </w:r>
        <w:r w:rsidR="0076500D">
          <w:rPr>
            <w:rFonts w:ascii="B Lotus" w:eastAsia="Calibri" w:hAnsi="B Lotus" w:cs="B Lotus" w:hint="cs"/>
            <w:sz w:val="24"/>
            <w:szCs w:val="24"/>
            <w:rtl/>
          </w:rPr>
          <w:t>ۀ</w:t>
        </w:r>
        <w:r w:rsidR="0076500D" w:rsidRPr="005E761A">
          <w:rPr>
            <w:rFonts w:ascii="B Lotus" w:eastAsia="Calibri" w:hAnsi="B Lotus" w:cs="B Lotus"/>
            <w:sz w:val="24"/>
            <w:szCs w:val="24"/>
            <w:rtl/>
          </w:rPr>
          <w:t xml:space="preserve"> </w:t>
        </w:r>
      </w:ins>
      <w:r w:rsidRPr="005E761A">
        <w:rPr>
          <w:rFonts w:ascii="B Lotus" w:eastAsia="Calibri" w:hAnsi="B Lotus" w:cs="B Lotus"/>
          <w:sz w:val="24"/>
          <w:szCs w:val="24"/>
          <w:rtl/>
          <w:lang w:bidi="fa-IR"/>
        </w:rPr>
        <w:t>۵</w:t>
      </w:r>
      <w:r w:rsidRPr="005E761A">
        <w:rPr>
          <w:rFonts w:ascii="B Lotus" w:eastAsia="Calibri" w:hAnsi="B Lotus" w:cs="B Lotus"/>
          <w:sz w:val="24"/>
          <w:szCs w:val="24"/>
          <w:rtl/>
        </w:rPr>
        <w:t xml:space="preserve"> قانون منع فروش واگذاری اراضی فاقد کاربری مسکونی مصوب </w:t>
      </w:r>
      <w:r w:rsidRPr="005E761A">
        <w:rPr>
          <w:rFonts w:ascii="B Lotus" w:eastAsia="Calibri" w:hAnsi="B Lotus" w:cs="B Lotus"/>
          <w:sz w:val="24"/>
          <w:szCs w:val="24"/>
          <w:rtl/>
          <w:lang w:bidi="fa-IR"/>
        </w:rPr>
        <w:t>۱۶</w:t>
      </w:r>
      <w:r w:rsidRPr="005E761A">
        <w:rPr>
          <w:rFonts w:ascii="B Lotus" w:eastAsia="Calibri" w:hAnsi="B Lotus" w:cs="B Lotus"/>
          <w:sz w:val="24"/>
          <w:szCs w:val="24"/>
          <w:rtl/>
        </w:rPr>
        <w:t>/</w:t>
      </w:r>
      <w:del w:id="7656" w:author="Mehrnazi Boojari" w:date="2019-01-12T01:34:00Z">
        <w:r w:rsidRPr="005E761A" w:rsidDel="0076500D">
          <w:rPr>
            <w:rFonts w:ascii="B Lotus" w:eastAsia="Calibri" w:hAnsi="B Lotus" w:cs="B Lotus"/>
            <w:sz w:val="24"/>
            <w:szCs w:val="24"/>
            <w:rtl/>
          </w:rPr>
          <w:delText xml:space="preserve"> </w:delText>
        </w:r>
      </w:del>
      <w:r w:rsidRPr="005E761A">
        <w:rPr>
          <w:rFonts w:ascii="B Lotus" w:eastAsia="Calibri" w:hAnsi="B Lotus" w:cs="B Lotus"/>
          <w:sz w:val="24"/>
          <w:szCs w:val="24"/>
          <w:rtl/>
          <w:lang w:bidi="fa-IR"/>
        </w:rPr>
        <w:t>۵/۱۳۸۱</w:t>
      </w:r>
      <w:r w:rsidRPr="005E761A">
        <w:rPr>
          <w:rFonts w:ascii="B Lotus" w:eastAsia="Calibri" w:hAnsi="B Lotus" w:cs="B Lotus"/>
          <w:sz w:val="24"/>
          <w:szCs w:val="24"/>
          <w:rtl/>
        </w:rPr>
        <w:t xml:space="preserve"> مجلس شورای اسلامی)</w:t>
      </w:r>
      <w:ins w:id="7657" w:author="Mehrnazi Boojari" w:date="2019-01-12T01:34:00Z">
        <w:r w:rsidR="0076500D">
          <w:rPr>
            <w:rFonts w:ascii="B Lotus" w:eastAsia="Calibri" w:hAnsi="B Lotus" w:cs="B Lotus" w:hint="cs"/>
            <w:sz w:val="24"/>
            <w:szCs w:val="24"/>
            <w:rtl/>
          </w:rPr>
          <w:t>.</w:t>
        </w:r>
      </w:ins>
    </w:p>
    <w:p w14:paraId="79C9E238" w14:textId="77777777" w:rsidR="00A06196" w:rsidRPr="00A06196" w:rsidRDefault="00A06196" w:rsidP="007C39B2">
      <w:pPr>
        <w:pStyle w:val="Heading4"/>
        <w:rPr>
          <w:rtl/>
        </w:rPr>
      </w:pPr>
      <w:bookmarkStart w:id="7658" w:name="_Toc533781213"/>
      <w:bookmarkStart w:id="7659" w:name="_Toc533782169"/>
      <w:r w:rsidRPr="00A06196">
        <w:rPr>
          <w:rtl/>
        </w:rPr>
        <w:t>قانون تشكیل وزارت جهاد كشاورزی</w:t>
      </w:r>
      <w:ins w:id="7660" w:author="Mehrnazi Boojari" w:date="2019-01-12T01:34:00Z">
        <w:r w:rsidR="0076500D">
          <w:rPr>
            <w:rFonts w:hint="cs"/>
            <w:rtl/>
          </w:rPr>
          <w:t xml:space="preserve"> </w:t>
        </w:r>
      </w:ins>
      <w:del w:id="7661" w:author="Mehrnazi Boojari" w:date="2019-01-07T10:08:00Z">
        <w:r w:rsidRPr="00A06196" w:rsidDel="00A31D6F">
          <w:rPr>
            <w:rFonts w:hint="cs"/>
            <w:rtl/>
          </w:rPr>
          <w:delText>(</w:delText>
        </w:r>
        <w:r w:rsidRPr="00A06196" w:rsidDel="00A31D6F">
          <w:rPr>
            <w:rtl/>
          </w:rPr>
          <w:delText xml:space="preserve"> </w:delText>
        </w:r>
      </w:del>
      <w:ins w:id="7662" w:author="Mehrnazi Boojari" w:date="2019-01-07T10:08:00Z">
        <w:r w:rsidR="00A31D6F">
          <w:rPr>
            <w:rFonts w:hint="cs"/>
            <w:rtl/>
          </w:rPr>
          <w:t>(</w:t>
        </w:r>
      </w:ins>
      <w:r w:rsidRPr="00A06196">
        <w:rPr>
          <w:rtl/>
        </w:rPr>
        <w:t xml:space="preserve">مصوب </w:t>
      </w:r>
      <w:r w:rsidRPr="00A06196">
        <w:rPr>
          <w:rtl/>
          <w:lang w:bidi="fa-IR"/>
        </w:rPr>
        <w:t>۱۳۷۹</w:t>
      </w:r>
      <w:del w:id="7663" w:author="Mehrnazi Boojari" w:date="2019-01-07T10:07:00Z">
        <w:r w:rsidRPr="00A06196" w:rsidDel="00A31D6F">
          <w:rPr>
            <w:rtl/>
          </w:rPr>
          <w:delText xml:space="preserve"> </w:delText>
        </w:r>
        <w:r w:rsidRPr="00A06196" w:rsidDel="00A31D6F">
          <w:rPr>
            <w:rFonts w:hint="cs"/>
            <w:rtl/>
          </w:rPr>
          <w:delText>)</w:delText>
        </w:r>
      </w:del>
      <w:bookmarkEnd w:id="7658"/>
      <w:bookmarkEnd w:id="7659"/>
      <w:ins w:id="7664" w:author="Mehrnazi Boojari" w:date="2019-01-07T10:07:00Z">
        <w:r w:rsidR="00A31D6F">
          <w:rPr>
            <w:rtl/>
          </w:rPr>
          <w:t>)</w:t>
        </w:r>
      </w:ins>
    </w:p>
    <w:p w14:paraId="50F8787A" w14:textId="77777777" w:rsidR="00A06196" w:rsidRPr="005E761A" w:rsidRDefault="00A06196" w:rsidP="00F8542C">
      <w:pPr>
        <w:bidi/>
        <w:ind w:firstLine="227"/>
        <w:jc w:val="both"/>
        <w:rPr>
          <w:rFonts w:ascii="B Lotus" w:eastAsia="Calibri" w:hAnsi="B Lotus" w:cs="B Lotus"/>
          <w:sz w:val="24"/>
          <w:szCs w:val="24"/>
        </w:rPr>
      </w:pPr>
      <w:r w:rsidRPr="005E761A">
        <w:rPr>
          <w:rFonts w:ascii="B Lotus" w:eastAsia="Calibri" w:hAnsi="B Lotus" w:cs="B Lotus" w:hint="cs"/>
          <w:sz w:val="24"/>
          <w:szCs w:val="24"/>
          <w:rtl/>
        </w:rPr>
        <w:t>در سال 1379</w:t>
      </w:r>
      <w:del w:id="7665" w:author="Mehrnazi Boojari" w:date="2019-01-07T09:58:00Z">
        <w:r w:rsidRPr="005E761A" w:rsidDel="00A31D6F">
          <w:rPr>
            <w:rFonts w:ascii="B Lotus" w:eastAsia="Calibri" w:hAnsi="B Lotus" w:cs="B Lotus" w:hint="cs"/>
            <w:sz w:val="24"/>
            <w:szCs w:val="24"/>
            <w:rtl/>
          </w:rPr>
          <w:delText xml:space="preserve"> </w:delText>
        </w:r>
        <w:r w:rsidRPr="005E761A" w:rsidDel="00A31D6F">
          <w:rPr>
            <w:rFonts w:ascii="B Lotus" w:eastAsia="Calibri" w:hAnsi="B Lotus" w:cs="B Lotus"/>
            <w:sz w:val="24"/>
            <w:szCs w:val="24"/>
            <w:rtl/>
          </w:rPr>
          <w:delText xml:space="preserve"> </w:delText>
        </w:r>
      </w:del>
      <w:ins w:id="7666" w:author="Mehrnazi Boojari" w:date="2019-01-07T09:58:00Z">
        <w:r w:rsidR="00A31D6F">
          <w:rPr>
            <w:rFonts w:ascii="B Lotus" w:eastAsia="Calibri" w:hAnsi="B Lotus" w:cs="B Lotus" w:hint="cs"/>
            <w:sz w:val="24"/>
            <w:szCs w:val="24"/>
            <w:rtl/>
          </w:rPr>
          <w:t xml:space="preserve"> </w:t>
        </w:r>
      </w:ins>
      <w:del w:id="7667" w:author="Mehrnazi Boojari" w:date="2019-01-12T01:34:00Z">
        <w:r w:rsidRPr="005E761A" w:rsidDel="0076500D">
          <w:rPr>
            <w:rFonts w:ascii="B Lotus" w:eastAsia="Calibri" w:hAnsi="B Lotus" w:cs="B Lotus"/>
            <w:sz w:val="24"/>
            <w:szCs w:val="24"/>
            <w:rtl/>
          </w:rPr>
          <w:delText>در راستای</w:delText>
        </w:r>
      </w:del>
      <w:ins w:id="7668" w:author="Mehrnazi Boojari" w:date="2019-01-12T01:34:00Z">
        <w:r w:rsidR="0076500D">
          <w:rPr>
            <w:rFonts w:ascii="B Lotus" w:eastAsia="Calibri" w:hAnsi="B Lotus" w:cs="B Lotus" w:hint="cs"/>
            <w:sz w:val="24"/>
            <w:szCs w:val="24"/>
            <w:rtl/>
          </w:rPr>
          <w:t>به</w:t>
        </w:r>
        <w:r w:rsidR="0076500D">
          <w:rPr>
            <w:rFonts w:ascii="B Lotus" w:eastAsia="Calibri" w:hAnsi="B Lotus" w:cs="B Nazanin" w:hint="cs"/>
            <w:sz w:val="24"/>
            <w:szCs w:val="24"/>
            <w:rtl/>
          </w:rPr>
          <w:t>‌</w:t>
        </w:r>
        <w:r w:rsidR="0076500D">
          <w:rPr>
            <w:rFonts w:ascii="B Lotus" w:eastAsia="Calibri" w:hAnsi="B Lotus" w:cs="B Lotus" w:hint="cs"/>
            <w:sz w:val="24"/>
            <w:szCs w:val="24"/>
            <w:rtl/>
          </w:rPr>
          <w:t>منظور</w:t>
        </w:r>
      </w:ins>
      <w:r w:rsidRPr="005E761A">
        <w:rPr>
          <w:rFonts w:ascii="B Lotus" w:eastAsia="Calibri" w:hAnsi="B Lotus" w:cs="B Lotus"/>
          <w:sz w:val="24"/>
          <w:szCs w:val="24"/>
          <w:rtl/>
        </w:rPr>
        <w:t xml:space="preserve"> اصلاح و بهسازی تشکیلات دولت و </w:t>
      </w:r>
      <w:del w:id="7669" w:author="Mehrnazi Boojari" w:date="2019-01-07T23:34:00Z">
        <w:r w:rsidRPr="005E761A" w:rsidDel="00A26EBB">
          <w:rPr>
            <w:rFonts w:ascii="B Lotus" w:eastAsia="Calibri" w:hAnsi="B Lotus" w:cs="B Lotus"/>
            <w:sz w:val="24"/>
            <w:szCs w:val="24"/>
            <w:rtl/>
          </w:rPr>
          <w:delText>به منظور</w:delText>
        </w:r>
      </w:del>
      <w:ins w:id="7670" w:author="Mehrnazi Boojari" w:date="2019-01-07T23:34:00Z">
        <w:r w:rsidR="00A26EBB">
          <w:rPr>
            <w:rFonts w:ascii="B Lotus" w:eastAsia="Calibri" w:hAnsi="B Lotus" w:cs="B Lotus"/>
            <w:sz w:val="24"/>
            <w:szCs w:val="24"/>
            <w:rtl/>
          </w:rPr>
          <w:t>به</w:t>
        </w:r>
        <w:r w:rsidR="00A26EBB">
          <w:rPr>
            <w:rFonts w:ascii="B Lotus" w:eastAsia="Calibri" w:hAnsi="B Lotus" w:cs="B Lotus" w:hint="cs"/>
            <w:sz w:val="24"/>
            <w:szCs w:val="24"/>
            <w:rtl/>
          </w:rPr>
          <w:t>‌</w:t>
        </w:r>
        <w:r w:rsidR="00A26EBB">
          <w:rPr>
            <w:rFonts w:ascii="B Lotus" w:eastAsia="Calibri" w:hAnsi="B Lotus" w:cs="B Lotus"/>
            <w:sz w:val="24"/>
            <w:szCs w:val="24"/>
            <w:rtl/>
          </w:rPr>
          <w:t>منظور</w:t>
        </w:r>
      </w:ins>
      <w:r w:rsidRPr="005E761A">
        <w:rPr>
          <w:rFonts w:ascii="B Lotus" w:eastAsia="Calibri" w:hAnsi="B Lotus" w:cs="B Lotus"/>
          <w:sz w:val="24"/>
          <w:szCs w:val="24"/>
          <w:rtl/>
        </w:rPr>
        <w:t xml:space="preserve"> فراهم</w:t>
      </w:r>
      <w:ins w:id="7671" w:author="Mehrnazi Boojari" w:date="2019-01-12T01:34:00Z">
        <w:r w:rsidR="0076500D">
          <w:rPr>
            <w:rFonts w:ascii="B Lotus" w:eastAsia="Calibri" w:hAnsi="B Lotus" w:cs="B Nazanin" w:hint="cs"/>
            <w:sz w:val="24"/>
            <w:szCs w:val="24"/>
            <w:rtl/>
          </w:rPr>
          <w:t>‌</w:t>
        </w:r>
      </w:ins>
      <w:del w:id="7672" w:author="Mehrnazi Boojari" w:date="2019-01-12T01:34:00Z">
        <w:r w:rsidRPr="005E761A" w:rsidDel="0076500D">
          <w:rPr>
            <w:rFonts w:ascii="B Lotus" w:eastAsia="Calibri" w:hAnsi="B Lotus" w:cs="B Lotus"/>
            <w:sz w:val="24"/>
            <w:szCs w:val="24"/>
            <w:rtl/>
          </w:rPr>
          <w:delText xml:space="preserve"> </w:delText>
        </w:r>
      </w:del>
      <w:r w:rsidRPr="005E761A">
        <w:rPr>
          <w:rFonts w:ascii="B Lotus" w:eastAsia="Calibri" w:hAnsi="B Lotus" w:cs="B Lotus"/>
          <w:sz w:val="24"/>
          <w:szCs w:val="24"/>
          <w:rtl/>
        </w:rPr>
        <w:t>آوردن موجبات</w:t>
      </w:r>
      <w:r w:rsidRPr="005E761A">
        <w:rPr>
          <w:rFonts w:ascii="B Lotus" w:eastAsia="Calibri" w:hAnsi="B Lotus" w:cs="B Lotus" w:hint="cs"/>
          <w:sz w:val="24"/>
          <w:szCs w:val="24"/>
          <w:rtl/>
        </w:rPr>
        <w:t xml:space="preserve"> </w:t>
      </w:r>
      <w:r w:rsidRPr="005E761A">
        <w:rPr>
          <w:rFonts w:ascii="B Lotus" w:eastAsia="Calibri" w:hAnsi="B Lotus" w:cs="B Lotus"/>
          <w:sz w:val="24"/>
          <w:szCs w:val="24"/>
          <w:rtl/>
        </w:rPr>
        <w:t>توسعه پایدار کشاورزی و منابع طبیعی و افزایش کمی و‌</w:t>
      </w:r>
      <w:ins w:id="7673" w:author="Mehrnazi Boojari" w:date="2019-01-12T01:34:00Z">
        <w:r w:rsidR="00F8542C">
          <w:rPr>
            <w:rFonts w:ascii="B Lotus" w:eastAsia="Calibri" w:hAnsi="B Lotus" w:cs="B Lotus" w:hint="cs"/>
            <w:sz w:val="24"/>
            <w:szCs w:val="24"/>
            <w:rtl/>
          </w:rPr>
          <w:t xml:space="preserve"> </w:t>
        </w:r>
      </w:ins>
      <w:r w:rsidRPr="005E761A">
        <w:rPr>
          <w:rFonts w:ascii="B Lotus" w:eastAsia="Calibri" w:hAnsi="B Lotus" w:cs="B Lotus"/>
          <w:sz w:val="24"/>
          <w:szCs w:val="24"/>
          <w:rtl/>
        </w:rPr>
        <w:t xml:space="preserve">کیفی محصولات کشاورزی </w:t>
      </w:r>
      <w:del w:id="7674" w:author="Mehrnazi Boojari" w:date="2019-01-08T02:08:00Z">
        <w:r w:rsidRPr="005E761A" w:rsidDel="00310BDA">
          <w:rPr>
            <w:rFonts w:ascii="B Lotus" w:eastAsia="Calibri" w:hAnsi="B Lotus" w:cs="B Lotus"/>
            <w:sz w:val="24"/>
            <w:szCs w:val="24"/>
            <w:rtl/>
          </w:rPr>
          <w:delText>در جهت</w:delText>
        </w:r>
      </w:del>
      <w:ins w:id="7675" w:author="Mehrnazi Boojari" w:date="2019-01-08T02:08:00Z">
        <w:r w:rsidR="00310BDA">
          <w:rPr>
            <w:rFonts w:ascii="B Lotus" w:eastAsia="Calibri" w:hAnsi="B Lotus" w:cs="B Lotus"/>
            <w:sz w:val="24"/>
            <w:szCs w:val="24"/>
            <w:rtl/>
          </w:rPr>
          <w:t>به</w:t>
        </w:r>
        <w:r w:rsidR="00310BDA">
          <w:rPr>
            <w:rFonts w:ascii="B Lotus" w:eastAsia="Calibri" w:hAnsi="B Lotus" w:cs="B Lotus" w:hint="cs"/>
            <w:sz w:val="24"/>
            <w:szCs w:val="24"/>
            <w:rtl/>
          </w:rPr>
          <w:t>‌</w:t>
        </w:r>
        <w:r w:rsidR="00310BDA">
          <w:rPr>
            <w:rFonts w:ascii="B Lotus" w:eastAsia="Calibri" w:hAnsi="B Lotus" w:cs="B Lotus"/>
            <w:sz w:val="24"/>
            <w:szCs w:val="24"/>
            <w:rtl/>
          </w:rPr>
          <w:t>منظور</w:t>
        </w:r>
      </w:ins>
      <w:del w:id="7676" w:author="Mehrnazi Boojari" w:date="2019-01-07T10:51:00Z">
        <w:r w:rsidRPr="005E761A" w:rsidDel="006A1F1D">
          <w:rPr>
            <w:rFonts w:ascii="B Lotus" w:eastAsia="Calibri" w:hAnsi="B Lotus" w:cs="B Lotus" w:hint="cs"/>
            <w:sz w:val="24"/>
            <w:szCs w:val="24"/>
            <w:rtl/>
          </w:rPr>
          <w:delText xml:space="preserve"> </w:delText>
        </w:r>
        <w:r w:rsidRPr="005E761A" w:rsidDel="006A1F1D">
          <w:rPr>
            <w:rFonts w:ascii="B Lotus" w:eastAsia="Calibri" w:hAnsi="B Lotus" w:cs="B Lotus"/>
            <w:sz w:val="24"/>
            <w:szCs w:val="24"/>
            <w:rtl/>
          </w:rPr>
          <w:delText xml:space="preserve">تأمین </w:delText>
        </w:r>
      </w:del>
      <w:ins w:id="7677" w:author="Mehrnazi Boojari" w:date="2019-01-07T10:51:00Z">
        <w:r w:rsidR="006A1F1D">
          <w:rPr>
            <w:rFonts w:ascii="B Lotus" w:eastAsia="Calibri" w:hAnsi="B Lotus" w:cs="B Lotus" w:hint="cs"/>
            <w:sz w:val="24"/>
            <w:szCs w:val="24"/>
            <w:rtl/>
          </w:rPr>
          <w:t xml:space="preserve"> تأمین </w:t>
        </w:r>
      </w:ins>
      <w:r w:rsidRPr="005E761A">
        <w:rPr>
          <w:rFonts w:ascii="B Lotus" w:eastAsia="Calibri" w:hAnsi="B Lotus" w:cs="B Lotus"/>
          <w:sz w:val="24"/>
          <w:szCs w:val="24"/>
          <w:rtl/>
        </w:rPr>
        <w:t xml:space="preserve">امنیت غذایی، رشد سرمایه‌گذاری، عمران و توسعه روستاها و مناطق عشایری و </w:t>
      </w:r>
      <w:del w:id="7678" w:author="Mehrnazi Boojari" w:date="2019-01-08T02:08:00Z">
        <w:r w:rsidRPr="005E761A" w:rsidDel="00310BDA">
          <w:rPr>
            <w:rFonts w:ascii="B Lotus" w:eastAsia="Calibri" w:hAnsi="B Lotus" w:cs="B Lotus"/>
            <w:sz w:val="24"/>
            <w:szCs w:val="24"/>
            <w:rtl/>
          </w:rPr>
          <w:delText>در</w:delText>
        </w:r>
        <w:r w:rsidRPr="005E761A" w:rsidDel="00310BDA">
          <w:rPr>
            <w:rFonts w:ascii="B Lotus" w:eastAsia="Calibri" w:hAnsi="B Lotus" w:cs="B Lotus" w:hint="cs"/>
            <w:sz w:val="24"/>
            <w:szCs w:val="24"/>
            <w:rtl/>
          </w:rPr>
          <w:delText xml:space="preserve"> </w:delText>
        </w:r>
        <w:r w:rsidRPr="005E761A" w:rsidDel="00310BDA">
          <w:rPr>
            <w:rFonts w:ascii="B Lotus" w:eastAsia="Calibri" w:hAnsi="B Lotus" w:cs="B Lotus"/>
            <w:sz w:val="24"/>
            <w:szCs w:val="24"/>
            <w:rtl/>
          </w:rPr>
          <w:delText>جهت</w:delText>
        </w:r>
      </w:del>
      <w:ins w:id="7679" w:author="Mehrnazi Boojari" w:date="2019-01-08T02:08:00Z">
        <w:r w:rsidR="00310BDA">
          <w:rPr>
            <w:rFonts w:ascii="B Lotus" w:eastAsia="Calibri" w:hAnsi="B Lotus" w:cs="B Lotus"/>
            <w:sz w:val="24"/>
            <w:szCs w:val="24"/>
            <w:rtl/>
          </w:rPr>
          <w:t>به</w:t>
        </w:r>
        <w:r w:rsidR="00310BDA">
          <w:rPr>
            <w:rFonts w:ascii="B Lotus" w:eastAsia="Calibri" w:hAnsi="B Lotus" w:cs="B Lotus" w:hint="cs"/>
            <w:sz w:val="24"/>
            <w:szCs w:val="24"/>
            <w:rtl/>
          </w:rPr>
          <w:t>‌</w:t>
        </w:r>
        <w:r w:rsidR="00310BDA">
          <w:rPr>
            <w:rFonts w:ascii="B Lotus" w:eastAsia="Calibri" w:hAnsi="B Lotus" w:cs="B Lotus"/>
            <w:sz w:val="24"/>
            <w:szCs w:val="24"/>
            <w:rtl/>
          </w:rPr>
          <w:t>منظور</w:t>
        </w:r>
      </w:ins>
      <w:r w:rsidRPr="005E761A">
        <w:rPr>
          <w:rFonts w:ascii="B Lotus" w:eastAsia="Calibri" w:hAnsi="B Lotus" w:cs="B Lotus"/>
          <w:sz w:val="24"/>
          <w:szCs w:val="24"/>
          <w:rtl/>
        </w:rPr>
        <w:t xml:space="preserve"> انسجام</w:t>
      </w:r>
      <w:ins w:id="7680" w:author="Mehrnazi Boojari" w:date="2019-01-12T01:35:00Z">
        <w:r w:rsidR="00F8542C">
          <w:rPr>
            <w:rFonts w:ascii="B Lotus" w:eastAsia="Calibri" w:hAnsi="B Lotus" w:cs="B Nazanin" w:hint="cs"/>
            <w:sz w:val="24"/>
            <w:szCs w:val="24"/>
            <w:rtl/>
          </w:rPr>
          <w:t>‌</w:t>
        </w:r>
      </w:ins>
      <w:del w:id="7681" w:author="Mehrnazi Boojari" w:date="2019-01-12T01:35:00Z">
        <w:r w:rsidRPr="005E761A" w:rsidDel="00F8542C">
          <w:rPr>
            <w:rFonts w:ascii="B Lotus" w:eastAsia="Calibri" w:hAnsi="B Lotus" w:cs="B Lotus"/>
            <w:sz w:val="24"/>
            <w:szCs w:val="24"/>
            <w:rtl/>
          </w:rPr>
          <w:delText xml:space="preserve"> </w:delText>
        </w:r>
      </w:del>
      <w:r w:rsidRPr="005E761A">
        <w:rPr>
          <w:rFonts w:ascii="B Lotus" w:eastAsia="Calibri" w:hAnsi="B Lotus" w:cs="B Lotus"/>
          <w:sz w:val="24"/>
          <w:szCs w:val="24"/>
          <w:rtl/>
        </w:rPr>
        <w:t>بخشیدن</w:t>
      </w:r>
      <w:ins w:id="7682" w:author="Mehrnazi Boojari" w:date="2019-01-12T01:35:00Z">
        <w:r w:rsidR="00F8542C">
          <w:rPr>
            <w:rFonts w:ascii="B Lotus" w:eastAsia="Calibri" w:hAnsi="B Lotus" w:cs="B Lotus" w:hint="cs"/>
            <w:sz w:val="24"/>
            <w:szCs w:val="24"/>
            <w:rtl/>
          </w:rPr>
          <w:t xml:space="preserve"> </w:t>
        </w:r>
      </w:ins>
      <w:r w:rsidRPr="005E761A">
        <w:rPr>
          <w:rFonts w:ascii="B Lotus" w:eastAsia="Calibri" w:hAnsi="B Lotus" w:cs="B Lotus"/>
          <w:sz w:val="24"/>
          <w:szCs w:val="24"/>
          <w:rtl/>
        </w:rPr>
        <w:t>‌به برنامه‌ها و سیاست</w:t>
      </w:r>
      <w:ins w:id="7683" w:author="Mehrnazi Boojari" w:date="2019-01-12T01:35:00Z">
        <w:r w:rsidR="00F8542C">
          <w:rPr>
            <w:rFonts w:ascii="B Lotus" w:eastAsia="Calibri" w:hAnsi="B Lotus" w:cs="B Nazanin" w:hint="cs"/>
            <w:sz w:val="24"/>
            <w:szCs w:val="24"/>
            <w:rtl/>
          </w:rPr>
          <w:t>‌</w:t>
        </w:r>
      </w:ins>
      <w:r w:rsidRPr="005E761A">
        <w:rPr>
          <w:rFonts w:ascii="B Lotus" w:eastAsia="Calibri" w:hAnsi="B Lotus" w:cs="B Lotus"/>
          <w:sz w:val="24"/>
          <w:szCs w:val="24"/>
          <w:rtl/>
        </w:rPr>
        <w:t>ها و رعایت پیوستگی وظایف و استفاده بهینه</w:t>
      </w:r>
      <w:ins w:id="7684" w:author="Mehrnazi Boojari" w:date="2019-01-12T01:34:00Z">
        <w:r w:rsidR="0076500D">
          <w:rPr>
            <w:rFonts w:ascii="B Lotus" w:eastAsia="Calibri" w:hAnsi="B Lotus" w:cs="B Lotus" w:hint="cs"/>
            <w:sz w:val="24"/>
            <w:szCs w:val="24"/>
            <w:rtl/>
          </w:rPr>
          <w:t xml:space="preserve"> </w:t>
        </w:r>
      </w:ins>
      <w:r w:rsidRPr="005E761A">
        <w:rPr>
          <w:rFonts w:ascii="B Lotus" w:eastAsia="Calibri" w:hAnsi="B Lotus" w:cs="B Lotus"/>
          <w:sz w:val="24"/>
          <w:szCs w:val="24"/>
          <w:rtl/>
        </w:rPr>
        <w:t>از امکانات و نیروی انسانی موجود، وزارت</w:t>
      </w:r>
      <w:ins w:id="7685" w:author="Mehrnazi Boojari" w:date="2019-01-12T01:35:00Z">
        <w:r w:rsidR="00F8542C">
          <w:rPr>
            <w:rFonts w:ascii="B Lotus" w:eastAsia="Calibri" w:hAnsi="B Lotus" w:cs="B Nazanin" w:hint="cs"/>
            <w:sz w:val="24"/>
            <w:szCs w:val="24"/>
            <w:rtl/>
          </w:rPr>
          <w:t>‌</w:t>
        </w:r>
      </w:ins>
      <w:r w:rsidRPr="005E761A">
        <w:rPr>
          <w:rFonts w:ascii="B Lotus" w:eastAsia="Calibri" w:hAnsi="B Lotus" w:cs="B Lotus"/>
          <w:sz w:val="24"/>
          <w:szCs w:val="24"/>
          <w:rtl/>
        </w:rPr>
        <w:t>خانه‌های کشاورزی و جهاد سازندگی ادغام‌</w:t>
      </w:r>
      <w:r w:rsidRPr="005E761A">
        <w:rPr>
          <w:rFonts w:ascii="B Lotus" w:eastAsia="Calibri" w:hAnsi="B Lotus" w:cs="B Lotus" w:hint="cs"/>
          <w:sz w:val="24"/>
          <w:szCs w:val="24"/>
          <w:rtl/>
        </w:rPr>
        <w:t xml:space="preserve"> </w:t>
      </w:r>
      <w:r w:rsidRPr="005E761A">
        <w:rPr>
          <w:rFonts w:ascii="B Lotus" w:eastAsia="Calibri" w:hAnsi="B Lotus" w:cs="B Lotus"/>
          <w:sz w:val="24"/>
          <w:szCs w:val="24"/>
          <w:rtl/>
        </w:rPr>
        <w:t>و</w:t>
      </w:r>
      <w:r w:rsidRPr="005E761A">
        <w:rPr>
          <w:rFonts w:ascii="B Lotus" w:eastAsia="Calibri" w:hAnsi="B Lotus" w:cs="B Lotus" w:hint="cs"/>
          <w:sz w:val="24"/>
          <w:szCs w:val="24"/>
          <w:rtl/>
        </w:rPr>
        <w:t xml:space="preserve"> </w:t>
      </w:r>
      <w:r w:rsidRPr="005E761A">
        <w:rPr>
          <w:rFonts w:ascii="B Lotus" w:eastAsia="Calibri" w:hAnsi="B Lotus" w:cs="B Lotus"/>
          <w:sz w:val="24"/>
          <w:szCs w:val="24"/>
          <w:rtl/>
        </w:rPr>
        <w:t xml:space="preserve">وزارت جهاد کشاورزی با </w:t>
      </w:r>
      <w:del w:id="7686" w:author="Mehrnazi Boojari" w:date="2019-01-08T02:18:00Z">
        <w:r w:rsidRPr="005E761A" w:rsidDel="00011A5C">
          <w:rPr>
            <w:rFonts w:ascii="B Lotus" w:eastAsia="Calibri" w:hAnsi="B Lotus" w:cs="B Lotus"/>
            <w:sz w:val="24"/>
            <w:szCs w:val="24"/>
            <w:rtl/>
          </w:rPr>
          <w:delText>کلیه</w:delText>
        </w:r>
      </w:del>
      <w:ins w:id="7687" w:author="Mehrnazi Boojari" w:date="2019-01-08T02:18:00Z">
        <w:r w:rsidR="00011A5C">
          <w:rPr>
            <w:rFonts w:ascii="B Lotus" w:eastAsia="Calibri" w:hAnsi="B Lotus" w:cs="B Lotus"/>
            <w:sz w:val="24"/>
            <w:szCs w:val="24"/>
            <w:rtl/>
          </w:rPr>
          <w:t>همه</w:t>
        </w:r>
      </w:ins>
      <w:r w:rsidRPr="005E761A">
        <w:rPr>
          <w:rFonts w:ascii="B Lotus" w:eastAsia="Calibri" w:hAnsi="B Lotus" w:cs="B Lotus"/>
          <w:sz w:val="24"/>
          <w:szCs w:val="24"/>
          <w:rtl/>
        </w:rPr>
        <w:t xml:space="preserve"> اختیارات و وظایفی که وزارتخانه‌های مذکور به موجب</w:t>
      </w:r>
      <w:r w:rsidRPr="005E761A">
        <w:rPr>
          <w:rFonts w:ascii="B Lotus" w:eastAsia="Calibri" w:hAnsi="B Lotus" w:cs="B Lotus" w:hint="cs"/>
          <w:sz w:val="24"/>
          <w:szCs w:val="24"/>
          <w:rtl/>
        </w:rPr>
        <w:t xml:space="preserve"> </w:t>
      </w:r>
      <w:r w:rsidRPr="005E761A">
        <w:rPr>
          <w:rFonts w:ascii="B Lotus" w:eastAsia="Calibri" w:hAnsi="B Lotus" w:cs="B Lotus"/>
          <w:sz w:val="24"/>
          <w:szCs w:val="24"/>
          <w:rtl/>
        </w:rPr>
        <w:t>قوانین و مقررات مختلف دارا بوده‌اند تشکیل می‌</w:t>
      </w:r>
      <w:del w:id="7688" w:author="Mehrnazi Boojari" w:date="2019-01-08T01:15:00Z">
        <w:r w:rsidRPr="005E761A" w:rsidDel="00632EB0">
          <w:rPr>
            <w:rFonts w:ascii="B Lotus" w:eastAsia="Calibri" w:hAnsi="B Lotus" w:cs="B Lotus"/>
            <w:sz w:val="24"/>
            <w:szCs w:val="24"/>
            <w:rtl/>
          </w:rPr>
          <w:delText>گردد</w:delText>
        </w:r>
      </w:del>
      <w:ins w:id="7689" w:author="Mehrnazi Boojari" w:date="2019-01-08T01:15:00Z">
        <w:r w:rsidR="00632EB0">
          <w:rPr>
            <w:rFonts w:ascii="B Lotus" w:eastAsia="Calibri" w:hAnsi="B Lotus" w:cs="B Lotus"/>
            <w:sz w:val="24"/>
            <w:szCs w:val="24"/>
            <w:rtl/>
          </w:rPr>
          <w:t>شود</w:t>
        </w:r>
      </w:ins>
      <w:r w:rsidRPr="005E761A">
        <w:rPr>
          <w:rFonts w:ascii="B Lotus" w:eastAsia="Calibri" w:hAnsi="B Lotus" w:cs="B Lotus"/>
          <w:sz w:val="24"/>
          <w:szCs w:val="24"/>
          <w:vertAlign w:val="superscript"/>
          <w:rtl/>
        </w:rPr>
        <w:footnoteReference w:id="61"/>
      </w:r>
      <w:r w:rsidRPr="005E761A">
        <w:rPr>
          <w:rFonts w:ascii="B Lotus" w:eastAsia="Calibri" w:hAnsi="B Lotus" w:cs="B Lotus" w:hint="cs"/>
          <w:sz w:val="24"/>
          <w:szCs w:val="24"/>
          <w:rtl/>
        </w:rPr>
        <w:t>.</w:t>
      </w:r>
      <w:r w:rsidRPr="005E761A">
        <w:rPr>
          <w:rFonts w:ascii="B Lotus" w:eastAsia="Calibri" w:hAnsi="B Lotus" w:cs="B Lotus"/>
          <w:sz w:val="24"/>
          <w:szCs w:val="24"/>
          <w:rtl/>
          <w:lang w:bidi="fa-IR"/>
        </w:rPr>
        <w:t xml:space="preserve"> </w:t>
      </w:r>
      <w:r w:rsidRPr="005E761A">
        <w:rPr>
          <w:rFonts w:ascii="B Lotus" w:eastAsia="Calibri" w:hAnsi="B Lotus" w:cs="B Lotus" w:hint="cs"/>
          <w:sz w:val="24"/>
          <w:szCs w:val="24"/>
          <w:rtl/>
          <w:lang w:bidi="fa-IR"/>
        </w:rPr>
        <w:t>این جامع</w:t>
      </w:r>
      <w:ins w:id="7698" w:author="Mehrnazi Boojari" w:date="2019-01-12T01:35:00Z">
        <w:r w:rsidR="00F8542C">
          <w:rPr>
            <w:rFonts w:ascii="B Lotus" w:eastAsia="Calibri" w:hAnsi="B Lotus" w:cs="B Nazanin" w:hint="cs"/>
            <w:sz w:val="24"/>
            <w:szCs w:val="24"/>
            <w:rtl/>
            <w:lang w:bidi="fa-IR"/>
          </w:rPr>
          <w:t>‌</w:t>
        </w:r>
      </w:ins>
      <w:del w:id="7699" w:author="Mehrnazi Boojari" w:date="2019-01-12T01:35:00Z">
        <w:r w:rsidRPr="005E761A" w:rsidDel="00F8542C">
          <w:rPr>
            <w:rFonts w:ascii="B Lotus" w:eastAsia="Calibri" w:hAnsi="B Lotus" w:cs="B Lotus" w:hint="cs"/>
            <w:sz w:val="24"/>
            <w:szCs w:val="24"/>
            <w:rtl/>
            <w:lang w:bidi="fa-IR"/>
          </w:rPr>
          <w:delText xml:space="preserve"> </w:delText>
        </w:r>
      </w:del>
      <w:r w:rsidRPr="005E761A">
        <w:rPr>
          <w:rFonts w:ascii="B Lotus" w:eastAsia="Calibri" w:hAnsi="B Lotus" w:cs="B Lotus" w:hint="cs"/>
          <w:sz w:val="24"/>
          <w:szCs w:val="24"/>
          <w:rtl/>
          <w:lang w:bidi="fa-IR"/>
        </w:rPr>
        <w:t>نگری برای عمران و آبادانی روستاها بسیار دارای اهمیت است</w:t>
      </w:r>
      <w:ins w:id="7700" w:author="Mehrnazi Boojari" w:date="2019-01-12T01:35:00Z">
        <w:r w:rsidR="00F8542C">
          <w:rPr>
            <w:rFonts w:ascii="B Lotus" w:eastAsia="Calibri" w:hAnsi="B Lotus" w:cs="B Lotus" w:hint="cs"/>
            <w:sz w:val="24"/>
            <w:szCs w:val="24"/>
            <w:rtl/>
            <w:lang w:bidi="fa-IR"/>
          </w:rPr>
          <w:t>،</w:t>
        </w:r>
      </w:ins>
      <w:r w:rsidRPr="005E761A">
        <w:rPr>
          <w:rFonts w:ascii="B Lotus" w:eastAsia="Calibri" w:hAnsi="B Lotus" w:cs="B Lotus" w:hint="cs"/>
          <w:sz w:val="24"/>
          <w:szCs w:val="24"/>
          <w:rtl/>
          <w:lang w:bidi="fa-IR"/>
        </w:rPr>
        <w:t xml:space="preserve"> اما دو سال بعد یعنی </w:t>
      </w:r>
      <w:r w:rsidRPr="005E761A">
        <w:rPr>
          <w:rFonts w:ascii="B Lotus" w:eastAsia="Calibri" w:hAnsi="B Lotus" w:cs="B Lotus"/>
          <w:sz w:val="24"/>
          <w:szCs w:val="24"/>
          <w:rtl/>
          <w:lang w:bidi="fa-IR"/>
        </w:rPr>
        <w:t>در سال 1381 اتفاق مهمی در هیئت</w:t>
      </w:r>
      <w:ins w:id="7701" w:author="Mehrnazi Boojari" w:date="2019-01-12T01:35:00Z">
        <w:r w:rsidR="00F8542C">
          <w:rPr>
            <w:rFonts w:ascii="B Lotus" w:eastAsia="Calibri" w:hAnsi="B Lotus" w:cs="B Nazanin" w:hint="cs"/>
            <w:sz w:val="24"/>
            <w:szCs w:val="24"/>
            <w:rtl/>
            <w:lang w:bidi="fa-IR"/>
          </w:rPr>
          <w:t>‌</w:t>
        </w:r>
      </w:ins>
      <w:del w:id="7702" w:author="Mehrnazi Boojari" w:date="2019-01-12T01:35:00Z">
        <w:r w:rsidRPr="005E761A" w:rsidDel="00F8542C">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وزیران رخ</w:t>
      </w:r>
      <w:del w:id="7703" w:author="Mehrnazi Boojari" w:date="2019-01-07T09:49:00Z">
        <w:r w:rsidRPr="005E761A" w:rsidDel="006F7CCF">
          <w:rPr>
            <w:rFonts w:ascii="B Lotus" w:eastAsia="Calibri" w:hAnsi="B Lotus" w:cs="B Lotus"/>
            <w:sz w:val="24"/>
            <w:szCs w:val="24"/>
            <w:rtl/>
            <w:lang w:bidi="fa-IR"/>
          </w:rPr>
          <w:delText xml:space="preserve"> می </w:delText>
        </w:r>
      </w:del>
      <w:ins w:id="7704"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5E761A">
        <w:rPr>
          <w:rFonts w:ascii="B Lotus" w:eastAsia="Calibri" w:hAnsi="B Lotus" w:cs="B Lotus"/>
          <w:sz w:val="24"/>
          <w:szCs w:val="24"/>
          <w:rtl/>
          <w:lang w:bidi="fa-IR"/>
        </w:rPr>
        <w:t>دهد</w:t>
      </w:r>
      <w:ins w:id="7705" w:author="Mehrnazi Boojari" w:date="2019-01-12T01:35:00Z">
        <w:r w:rsidR="00F8542C">
          <w:rPr>
            <w:rFonts w:ascii="B Lotus" w:eastAsia="Calibri" w:hAnsi="B Lotus" w:cs="B Lotus" w:hint="cs"/>
            <w:sz w:val="24"/>
            <w:szCs w:val="24"/>
            <w:rtl/>
            <w:lang w:bidi="fa-IR"/>
          </w:rPr>
          <w:t>.</w:t>
        </w:r>
      </w:ins>
      <w:r w:rsidRPr="005E761A">
        <w:rPr>
          <w:rFonts w:ascii="B Lotus" w:eastAsia="Calibri" w:hAnsi="B Lotus" w:cs="B Lotus"/>
          <w:sz w:val="24"/>
          <w:szCs w:val="24"/>
          <w:rtl/>
          <w:lang w:bidi="fa-IR"/>
        </w:rPr>
        <w:t xml:space="preserve"> این بار </w:t>
      </w:r>
      <w:del w:id="7706" w:author="Mehrnazi Boojari" w:date="2019-01-08T02:11:00Z">
        <w:r w:rsidRPr="005E761A" w:rsidDel="00175889">
          <w:rPr>
            <w:rFonts w:ascii="B Lotus" w:eastAsia="Calibri" w:hAnsi="B Lotus" w:cs="B Lotus"/>
            <w:sz w:val="24"/>
            <w:szCs w:val="24"/>
            <w:rtl/>
          </w:rPr>
          <w:delText>هیأت</w:delText>
        </w:r>
      </w:del>
      <w:ins w:id="7707" w:author="Mehrnazi Boojari" w:date="2019-01-08T02:11:00Z">
        <w:r w:rsidR="00175889">
          <w:rPr>
            <w:rFonts w:ascii="B Lotus" w:eastAsia="Calibri" w:hAnsi="B Lotus" w:cs="B Lotus"/>
            <w:sz w:val="24"/>
            <w:szCs w:val="24"/>
            <w:rtl/>
          </w:rPr>
          <w:t>هیئت</w:t>
        </w:r>
      </w:ins>
      <w:ins w:id="7708" w:author="Mehrnazi Boojari" w:date="2019-01-12T01:35:00Z">
        <w:r w:rsidR="00F8542C">
          <w:rPr>
            <w:rFonts w:ascii="B Lotus" w:eastAsia="Calibri" w:hAnsi="B Lotus" w:cs="B Nazanin" w:hint="cs"/>
            <w:sz w:val="24"/>
            <w:szCs w:val="24"/>
            <w:rtl/>
          </w:rPr>
          <w:t>‌</w:t>
        </w:r>
      </w:ins>
      <w:del w:id="7709" w:author="Mehrnazi Boojari" w:date="2019-01-12T01:35:00Z">
        <w:r w:rsidRPr="005E761A" w:rsidDel="00F8542C">
          <w:rPr>
            <w:rFonts w:ascii="B Lotus" w:eastAsia="Calibri" w:hAnsi="B Lotus" w:cs="B Lotus"/>
            <w:sz w:val="24"/>
            <w:szCs w:val="24"/>
            <w:rtl/>
          </w:rPr>
          <w:delText xml:space="preserve"> </w:delText>
        </w:r>
      </w:del>
      <w:r w:rsidRPr="005E761A">
        <w:rPr>
          <w:rFonts w:ascii="B Lotus" w:eastAsia="Calibri" w:hAnsi="B Lotus" w:cs="B Lotus"/>
          <w:sz w:val="24"/>
          <w:szCs w:val="24"/>
          <w:rtl/>
        </w:rPr>
        <w:t xml:space="preserve">وزیران در جلسه مورخ </w:t>
      </w:r>
      <w:r w:rsidRPr="005E761A">
        <w:rPr>
          <w:rFonts w:ascii="B Lotus" w:eastAsia="Calibri" w:hAnsi="B Lotus" w:cs="B Lotus"/>
          <w:sz w:val="24"/>
          <w:szCs w:val="24"/>
          <w:rtl/>
          <w:lang w:bidi="fa-IR"/>
        </w:rPr>
        <w:t>۲</w:t>
      </w:r>
      <w:del w:id="7710" w:author="Mehrnazi Boojari" w:date="2019-01-12T01:35:00Z">
        <w:r w:rsidRPr="005E761A" w:rsidDel="00F8542C">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/۴</w:t>
      </w:r>
      <w:del w:id="7711" w:author="Mehrnazi Boojari" w:date="2019-01-12T01:35:00Z">
        <w:r w:rsidRPr="005E761A" w:rsidDel="00F8542C">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/۱۳۸۱</w:t>
      </w:r>
      <w:r w:rsidRPr="005E761A">
        <w:rPr>
          <w:rFonts w:ascii="B Lotus" w:eastAsia="Calibri" w:hAnsi="B Lotus" w:cs="B Lotus"/>
          <w:sz w:val="24"/>
          <w:szCs w:val="24"/>
          <w:rtl/>
        </w:rPr>
        <w:t xml:space="preserve"> بنا به پیشنهاد سازمان مدیریت و برنامه</w:t>
      </w:r>
      <w:del w:id="7712" w:author="Mehrnazi Boojari" w:date="2019-01-07T10:05:00Z">
        <w:r w:rsidRPr="005E761A" w:rsidDel="00A31D6F">
          <w:rPr>
            <w:rFonts w:ascii="B Lotus" w:eastAsia="Calibri" w:hAnsi="B Lotus" w:cs="B Lotus"/>
            <w:sz w:val="24"/>
            <w:szCs w:val="24"/>
            <w:rtl/>
          </w:rPr>
          <w:delText xml:space="preserve"> ریزی </w:delText>
        </w:r>
      </w:del>
      <w:ins w:id="7713" w:author="Mehrnazi Boojari" w:date="2019-01-07T10:05:00Z">
        <w:r w:rsidR="00A31D6F">
          <w:rPr>
            <w:rFonts w:ascii="B Lotus" w:eastAsia="Calibri" w:hAnsi="B Lotus" w:cs="B Lotus" w:hint="cs"/>
            <w:sz w:val="24"/>
            <w:szCs w:val="24"/>
            <w:rtl/>
          </w:rPr>
          <w:t>‌</w:t>
        </w:r>
        <w:r w:rsidR="00A31D6F">
          <w:rPr>
            <w:rFonts w:ascii="B Lotus" w:eastAsia="Calibri" w:hAnsi="B Lotus" w:cs="B Lotus"/>
            <w:sz w:val="24"/>
            <w:szCs w:val="24"/>
            <w:rtl/>
          </w:rPr>
          <w:t xml:space="preserve">ریزی </w:t>
        </w:r>
      </w:ins>
      <w:r w:rsidRPr="005E761A">
        <w:rPr>
          <w:rFonts w:ascii="B Lotus" w:eastAsia="Calibri" w:hAnsi="B Lotus" w:cs="B Lotus"/>
          <w:sz w:val="24"/>
          <w:szCs w:val="24"/>
          <w:rtl/>
        </w:rPr>
        <w:t xml:space="preserve">كشور و در اجرای </w:t>
      </w:r>
      <w:del w:id="7714" w:author="Mehrnazi Boojari" w:date="2019-01-12T01:35:00Z">
        <w:r w:rsidRPr="005E761A" w:rsidDel="00F8542C">
          <w:rPr>
            <w:rFonts w:ascii="B Lotus" w:eastAsia="Calibri" w:hAnsi="B Lotus" w:cs="B Lotus"/>
            <w:sz w:val="24"/>
            <w:szCs w:val="24"/>
            <w:rtl/>
          </w:rPr>
          <w:delText xml:space="preserve">ماده </w:delText>
        </w:r>
      </w:del>
      <w:ins w:id="7715" w:author="Mehrnazi Boojari" w:date="2019-01-12T01:35:00Z">
        <w:r w:rsidR="00F8542C" w:rsidRPr="005E761A">
          <w:rPr>
            <w:rFonts w:ascii="B Lotus" w:eastAsia="Calibri" w:hAnsi="B Lotus" w:cs="B Lotus"/>
            <w:sz w:val="24"/>
            <w:szCs w:val="24"/>
            <w:rtl/>
          </w:rPr>
          <w:t>ماد</w:t>
        </w:r>
        <w:r w:rsidR="00F8542C">
          <w:rPr>
            <w:rFonts w:ascii="B Lotus" w:eastAsia="Calibri" w:hAnsi="B Lotus" w:cs="B Lotus" w:hint="cs"/>
            <w:sz w:val="24"/>
            <w:szCs w:val="24"/>
            <w:rtl/>
          </w:rPr>
          <w:t>ۀ</w:t>
        </w:r>
        <w:r w:rsidR="00F8542C" w:rsidRPr="005E761A">
          <w:rPr>
            <w:rFonts w:ascii="B Lotus" w:eastAsia="Calibri" w:hAnsi="B Lotus" w:cs="B Lotus"/>
            <w:sz w:val="24"/>
            <w:szCs w:val="24"/>
            <w:rtl/>
          </w:rPr>
          <w:t xml:space="preserve"> </w:t>
        </w:r>
      </w:ins>
      <w:del w:id="7716" w:author="Mehrnazi Boojari" w:date="2019-01-07T10:08:00Z">
        <w:r w:rsidRPr="005E761A" w:rsidDel="00A31D6F">
          <w:rPr>
            <w:rFonts w:ascii="B Lotus" w:eastAsia="Calibri" w:hAnsi="B Lotus" w:cs="B Lotus"/>
            <w:sz w:val="24"/>
            <w:szCs w:val="24"/>
            <w:rtl/>
          </w:rPr>
          <w:delText xml:space="preserve">( </w:delText>
        </w:r>
      </w:del>
      <w:r w:rsidRPr="005E761A">
        <w:rPr>
          <w:rFonts w:ascii="B Lotus" w:eastAsia="Calibri" w:hAnsi="B Lotus" w:cs="B Lotus"/>
          <w:sz w:val="24"/>
          <w:szCs w:val="24"/>
          <w:rtl/>
          <w:lang w:bidi="fa-IR"/>
        </w:rPr>
        <w:t>۲</w:t>
      </w:r>
      <w:del w:id="7717" w:author="Mehrnazi Boojari" w:date="2019-01-07T10:07:00Z">
        <w:r w:rsidRPr="005E761A" w:rsidDel="00A31D6F">
          <w:rPr>
            <w:rFonts w:ascii="B Lotus" w:eastAsia="Calibri" w:hAnsi="B Lotus" w:cs="B Lotus"/>
            <w:sz w:val="24"/>
            <w:szCs w:val="24"/>
            <w:rtl/>
            <w:lang w:bidi="fa-IR"/>
          </w:rPr>
          <w:delText xml:space="preserve"> )</w:delText>
        </w:r>
      </w:del>
      <w:ins w:id="7718" w:author="Mehrnazi Boojari" w:date="2019-01-12T01:36:00Z">
        <w:r w:rsidR="00F8542C">
          <w:rPr>
            <w:rFonts w:ascii="B Lotus" w:eastAsia="Calibri" w:hAnsi="B Lotus" w:cs="B Lotus" w:hint="cs"/>
            <w:sz w:val="24"/>
            <w:szCs w:val="24"/>
            <w:rtl/>
            <w:lang w:bidi="fa-IR"/>
          </w:rPr>
          <w:t xml:space="preserve"> </w:t>
        </w:r>
      </w:ins>
      <w:del w:id="7719" w:author="Mehrnazi Boojari" w:date="2019-01-12T01:36:00Z">
        <w:r w:rsidRPr="005E761A" w:rsidDel="00F8542C">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rPr>
        <w:t xml:space="preserve">قانون تشكیل وزارت جهاد كشاورزی ـ مصوب </w:t>
      </w:r>
      <w:r w:rsidRPr="005E761A">
        <w:rPr>
          <w:rFonts w:ascii="B Lotus" w:eastAsia="Calibri" w:hAnsi="B Lotus" w:cs="B Lotus"/>
          <w:sz w:val="24"/>
          <w:szCs w:val="24"/>
          <w:rtl/>
          <w:lang w:bidi="fa-IR"/>
        </w:rPr>
        <w:t>۱۳۷۹</w:t>
      </w:r>
      <w:r w:rsidRPr="005E761A">
        <w:rPr>
          <w:rFonts w:ascii="B Lotus" w:eastAsia="Calibri" w:hAnsi="B Lotus" w:cs="B Lotus"/>
          <w:sz w:val="24"/>
          <w:szCs w:val="24"/>
          <w:rtl/>
        </w:rPr>
        <w:t xml:space="preserve"> ـ و به استناد اصل </w:t>
      </w:r>
      <w:del w:id="7720" w:author="Mehrnazi Boojari" w:date="2019-01-12T01:36:00Z">
        <w:r w:rsidRPr="005E761A" w:rsidDel="00F8542C">
          <w:rPr>
            <w:rFonts w:ascii="B Lotus" w:eastAsia="Calibri" w:hAnsi="B Lotus" w:cs="B Lotus"/>
            <w:sz w:val="24"/>
            <w:szCs w:val="24"/>
            <w:rtl/>
          </w:rPr>
          <w:delText>(</w:delText>
        </w:r>
      </w:del>
      <w:r w:rsidRPr="005E761A">
        <w:rPr>
          <w:rFonts w:ascii="B Lotus" w:eastAsia="Calibri" w:hAnsi="B Lotus" w:cs="B Lotus"/>
          <w:sz w:val="24"/>
          <w:szCs w:val="24"/>
          <w:rtl/>
          <w:lang w:bidi="fa-IR"/>
        </w:rPr>
        <w:t>۱۳۸</w:t>
      </w:r>
      <w:ins w:id="7721" w:author="Mehrnazi Boojari" w:date="2019-01-12T01:36:00Z">
        <w:r w:rsidR="00F8542C">
          <w:rPr>
            <w:rFonts w:ascii="B Lotus" w:eastAsia="Calibri" w:hAnsi="B Lotus" w:cs="B Lotus" w:hint="cs"/>
            <w:sz w:val="24"/>
            <w:szCs w:val="24"/>
            <w:rtl/>
            <w:lang w:bidi="fa-IR"/>
          </w:rPr>
          <w:t xml:space="preserve"> </w:t>
        </w:r>
      </w:ins>
      <w:del w:id="7722" w:author="Mehrnazi Boojari" w:date="2019-01-12T01:36:00Z">
        <w:r w:rsidRPr="005E761A" w:rsidDel="00F8542C">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rPr>
        <w:t>قانون اساسی جمهوری اسلامی ایران</w:t>
      </w:r>
      <w:bookmarkStart w:id="7723" w:name="1945813"/>
      <w:bookmarkEnd w:id="7723"/>
      <w:del w:id="7724" w:author="Mehrnazi Boojari" w:date="2019-01-12T01:36:00Z">
        <w:r w:rsidRPr="005E761A" w:rsidDel="00F8542C">
          <w:rPr>
            <w:rFonts w:ascii="B Lotus" w:eastAsia="Calibri" w:hAnsi="B Lotus" w:cs="B Lotus"/>
            <w:sz w:val="24"/>
            <w:szCs w:val="24"/>
            <w:rtl/>
          </w:rPr>
          <w:delText>؛</w:delText>
        </w:r>
      </w:del>
      <w:r w:rsidRPr="005E761A">
        <w:rPr>
          <w:rFonts w:ascii="B Lotus" w:eastAsia="Calibri" w:hAnsi="B Lotus" w:cs="B Lotus"/>
          <w:sz w:val="24"/>
          <w:szCs w:val="24"/>
          <w:rtl/>
        </w:rPr>
        <w:t xml:space="preserve"> </w:t>
      </w:r>
      <w:del w:id="7725" w:author="Mehrnazi Boojari" w:date="2019-01-08T02:30:00Z">
        <w:r w:rsidRPr="005E761A" w:rsidDel="00011A5C">
          <w:rPr>
            <w:rFonts w:ascii="B Lotus" w:eastAsia="Calibri" w:hAnsi="B Lotus" w:cs="B Lotus"/>
            <w:sz w:val="24"/>
            <w:szCs w:val="24"/>
            <w:rtl/>
          </w:rPr>
          <w:delText>كلیه</w:delText>
        </w:r>
      </w:del>
      <w:ins w:id="7726" w:author="Mehrnazi Boojari" w:date="2019-01-08T02:30:00Z">
        <w:r w:rsidR="00011A5C">
          <w:rPr>
            <w:rFonts w:ascii="B Lotus" w:eastAsia="Calibri" w:hAnsi="B Lotus" w:cs="B Lotus"/>
            <w:sz w:val="24"/>
            <w:szCs w:val="24"/>
            <w:rtl/>
          </w:rPr>
          <w:t>همه</w:t>
        </w:r>
      </w:ins>
      <w:r w:rsidRPr="005E761A">
        <w:rPr>
          <w:rFonts w:ascii="B Lotus" w:eastAsia="Calibri" w:hAnsi="B Lotus" w:cs="B Lotus"/>
          <w:sz w:val="24"/>
          <w:szCs w:val="24"/>
          <w:rtl/>
        </w:rPr>
        <w:t xml:space="preserve"> وظایف</w:t>
      </w:r>
      <w:del w:id="7727" w:author="Mehrnazi Boojari" w:date="2019-01-07T09:47:00Z">
        <w:r w:rsidRPr="005E761A" w:rsidDel="006F7CCF">
          <w:rPr>
            <w:rFonts w:ascii="B Lotus" w:eastAsia="Calibri" w:hAnsi="B Lotus" w:cs="B Lotus"/>
            <w:sz w:val="24"/>
            <w:szCs w:val="24"/>
            <w:rtl/>
          </w:rPr>
          <w:delText xml:space="preserve"> ،</w:delText>
        </w:r>
      </w:del>
      <w:ins w:id="7728" w:author="Mehrnazi Boojari" w:date="2019-01-07T09:47:00Z">
        <w:r w:rsidR="006F7CCF">
          <w:rPr>
            <w:rFonts w:ascii="B Lotus" w:eastAsia="Calibri" w:hAnsi="B Lotus" w:cs="B Lotus"/>
            <w:sz w:val="24"/>
            <w:szCs w:val="24"/>
            <w:rtl/>
          </w:rPr>
          <w:t>،</w:t>
        </w:r>
      </w:ins>
      <w:r w:rsidRPr="005E761A">
        <w:rPr>
          <w:rFonts w:ascii="B Lotus" w:eastAsia="Calibri" w:hAnsi="B Lotus" w:cs="B Lotus"/>
          <w:sz w:val="24"/>
          <w:szCs w:val="24"/>
          <w:rtl/>
        </w:rPr>
        <w:t xml:space="preserve"> اختیارات</w:t>
      </w:r>
      <w:del w:id="7729" w:author="Mehrnazi Boojari" w:date="2019-01-07T09:47:00Z">
        <w:r w:rsidRPr="005E761A" w:rsidDel="006F7CCF">
          <w:rPr>
            <w:rFonts w:ascii="B Lotus" w:eastAsia="Calibri" w:hAnsi="B Lotus" w:cs="B Lotus"/>
            <w:sz w:val="24"/>
            <w:szCs w:val="24"/>
            <w:rtl/>
          </w:rPr>
          <w:delText xml:space="preserve"> ،</w:delText>
        </w:r>
      </w:del>
      <w:ins w:id="7730" w:author="Mehrnazi Boojari" w:date="2019-01-07T09:47:00Z">
        <w:r w:rsidR="006F7CCF">
          <w:rPr>
            <w:rFonts w:ascii="B Lotus" w:eastAsia="Calibri" w:hAnsi="B Lotus" w:cs="B Lotus"/>
            <w:sz w:val="24"/>
            <w:szCs w:val="24"/>
            <w:rtl/>
          </w:rPr>
          <w:t>،</w:t>
        </w:r>
      </w:ins>
      <w:r w:rsidRPr="005E761A">
        <w:rPr>
          <w:rFonts w:ascii="B Lotus" w:eastAsia="Calibri" w:hAnsi="B Lotus" w:cs="B Lotus"/>
          <w:sz w:val="24"/>
          <w:szCs w:val="24"/>
          <w:rtl/>
        </w:rPr>
        <w:t xml:space="preserve"> نیروی انسانی</w:t>
      </w:r>
      <w:del w:id="7731" w:author="Mehrnazi Boojari" w:date="2019-01-07T09:47:00Z">
        <w:r w:rsidRPr="005E761A" w:rsidDel="006F7CCF">
          <w:rPr>
            <w:rFonts w:ascii="B Lotus" w:eastAsia="Calibri" w:hAnsi="B Lotus" w:cs="B Lotus"/>
            <w:sz w:val="24"/>
            <w:szCs w:val="24"/>
            <w:rtl/>
          </w:rPr>
          <w:delText xml:space="preserve"> ،</w:delText>
        </w:r>
      </w:del>
      <w:ins w:id="7732" w:author="Mehrnazi Boojari" w:date="2019-01-07T09:47:00Z">
        <w:r w:rsidR="006F7CCF">
          <w:rPr>
            <w:rFonts w:ascii="B Lotus" w:eastAsia="Calibri" w:hAnsi="B Lotus" w:cs="B Lotus"/>
            <w:sz w:val="24"/>
            <w:szCs w:val="24"/>
            <w:rtl/>
          </w:rPr>
          <w:t>،</w:t>
        </w:r>
      </w:ins>
      <w:r w:rsidRPr="005E761A">
        <w:rPr>
          <w:rFonts w:ascii="B Lotus" w:eastAsia="Calibri" w:hAnsi="B Lotus" w:cs="B Lotus"/>
          <w:sz w:val="24"/>
          <w:szCs w:val="24"/>
          <w:rtl/>
        </w:rPr>
        <w:t xml:space="preserve"> امكانات</w:t>
      </w:r>
      <w:del w:id="7733" w:author="Mehrnazi Boojari" w:date="2019-01-07T09:47:00Z">
        <w:r w:rsidRPr="005E761A" w:rsidDel="006F7CCF">
          <w:rPr>
            <w:rFonts w:ascii="B Lotus" w:eastAsia="Calibri" w:hAnsi="B Lotus" w:cs="B Lotus"/>
            <w:sz w:val="24"/>
            <w:szCs w:val="24"/>
            <w:rtl/>
          </w:rPr>
          <w:delText xml:space="preserve"> ،</w:delText>
        </w:r>
      </w:del>
      <w:ins w:id="7734" w:author="Mehrnazi Boojari" w:date="2019-01-07T09:47:00Z">
        <w:r w:rsidR="006F7CCF">
          <w:rPr>
            <w:rFonts w:ascii="B Lotus" w:eastAsia="Calibri" w:hAnsi="B Lotus" w:cs="B Lotus"/>
            <w:sz w:val="24"/>
            <w:szCs w:val="24"/>
            <w:rtl/>
          </w:rPr>
          <w:t>،</w:t>
        </w:r>
      </w:ins>
      <w:r w:rsidRPr="005E761A">
        <w:rPr>
          <w:rFonts w:ascii="B Lotus" w:eastAsia="Calibri" w:hAnsi="B Lotus" w:cs="B Lotus"/>
          <w:sz w:val="24"/>
          <w:szCs w:val="24"/>
          <w:rtl/>
        </w:rPr>
        <w:t xml:space="preserve"> تعهدات و اعتبارات مربوط به راه </w:t>
      </w:r>
      <w:r w:rsidR="005E761A">
        <w:rPr>
          <w:rFonts w:ascii="B Lotus" w:eastAsia="Calibri" w:hAnsi="B Lotus" w:cs="B Lotus"/>
          <w:sz w:val="24"/>
          <w:szCs w:val="24"/>
          <w:rtl/>
        </w:rPr>
        <w:t>روستایی، برق روستایی و كشاورزی</w:t>
      </w:r>
      <w:r w:rsidRPr="005E761A">
        <w:rPr>
          <w:rFonts w:ascii="B Lotus" w:eastAsia="Calibri" w:hAnsi="B Lotus" w:cs="B Lotus"/>
          <w:sz w:val="24"/>
          <w:szCs w:val="24"/>
          <w:rtl/>
        </w:rPr>
        <w:t>، آب و فاضلاب روستایی و بهسازی روستاها از وزارت جهاد</w:t>
      </w:r>
      <w:ins w:id="7735" w:author="Mehrnazi Boojari" w:date="2019-01-12T01:36:00Z">
        <w:r w:rsidR="00F8542C">
          <w:rPr>
            <w:rFonts w:ascii="B Lotus" w:eastAsia="Calibri" w:hAnsi="B Lotus" w:cs="B Lotus" w:hint="cs"/>
            <w:sz w:val="24"/>
            <w:szCs w:val="24"/>
            <w:rtl/>
          </w:rPr>
          <w:t xml:space="preserve"> </w:t>
        </w:r>
      </w:ins>
      <w:r w:rsidRPr="005E761A">
        <w:rPr>
          <w:rFonts w:ascii="B Lotus" w:eastAsia="Calibri" w:hAnsi="B Lotus" w:cs="B Lotus"/>
          <w:sz w:val="24"/>
          <w:szCs w:val="24"/>
          <w:rtl/>
        </w:rPr>
        <w:t>كشاورزی منتزع و به ترتیب به وزارتخانه‌های راه و ترابری</w:t>
      </w:r>
      <w:del w:id="7736" w:author="Mehrnazi Boojari" w:date="2019-01-07T09:47:00Z">
        <w:r w:rsidRPr="005E761A" w:rsidDel="006F7CCF">
          <w:rPr>
            <w:rFonts w:ascii="B Lotus" w:eastAsia="Calibri" w:hAnsi="B Lotus" w:cs="B Lotus"/>
            <w:sz w:val="24"/>
            <w:szCs w:val="24"/>
            <w:rtl/>
          </w:rPr>
          <w:delText xml:space="preserve"> ،</w:delText>
        </w:r>
      </w:del>
      <w:ins w:id="7737" w:author="Mehrnazi Boojari" w:date="2019-01-07T09:47:00Z">
        <w:r w:rsidR="006F7CCF">
          <w:rPr>
            <w:rFonts w:ascii="B Lotus" w:eastAsia="Calibri" w:hAnsi="B Lotus" w:cs="B Lotus"/>
            <w:sz w:val="24"/>
            <w:szCs w:val="24"/>
            <w:rtl/>
          </w:rPr>
          <w:t>،</w:t>
        </w:r>
      </w:ins>
      <w:r w:rsidRPr="005E761A">
        <w:rPr>
          <w:rFonts w:ascii="B Lotus" w:eastAsia="Calibri" w:hAnsi="B Lotus" w:cs="B Lotus"/>
          <w:sz w:val="24"/>
          <w:szCs w:val="24"/>
          <w:rtl/>
        </w:rPr>
        <w:t xml:space="preserve"> نیرو و مسكن و شهرسازی ملحق و شركت</w:t>
      </w:r>
      <w:ins w:id="7738" w:author="Mehrnazi Boojari" w:date="2019-01-12T01:36:00Z">
        <w:r w:rsidR="00F8542C">
          <w:rPr>
            <w:rFonts w:ascii="B Lotus" w:eastAsia="Calibri" w:hAnsi="B Lotus" w:cs="B Nazanin" w:hint="cs"/>
            <w:sz w:val="24"/>
            <w:szCs w:val="24"/>
            <w:rtl/>
          </w:rPr>
          <w:t>‌</w:t>
        </w:r>
      </w:ins>
      <w:r w:rsidRPr="005E761A">
        <w:rPr>
          <w:rFonts w:ascii="B Lotus" w:eastAsia="Calibri" w:hAnsi="B Lotus" w:cs="B Lotus"/>
          <w:sz w:val="24"/>
          <w:szCs w:val="24"/>
          <w:rtl/>
        </w:rPr>
        <w:t xml:space="preserve">های آب و فاضلاب روستایی به </w:t>
      </w:r>
      <w:del w:id="7739" w:author="Mehrnazi Boojari" w:date="2019-01-11T01:03:00Z">
        <w:r w:rsidRPr="005E761A" w:rsidDel="00A97350">
          <w:rPr>
            <w:rFonts w:ascii="B Lotus" w:eastAsia="Calibri" w:hAnsi="B Lotus" w:cs="B Lotus"/>
            <w:sz w:val="24"/>
            <w:szCs w:val="24"/>
            <w:rtl/>
          </w:rPr>
          <w:delText>وزرات</w:delText>
        </w:r>
      </w:del>
      <w:ins w:id="7740" w:author="Mehrnazi Boojari" w:date="2019-01-11T01:03:00Z">
        <w:r w:rsidR="00A97350">
          <w:rPr>
            <w:rFonts w:ascii="B Lotus" w:eastAsia="Calibri" w:hAnsi="B Lotus" w:cs="B Lotus"/>
            <w:sz w:val="24"/>
            <w:szCs w:val="24"/>
            <w:rtl/>
          </w:rPr>
          <w:t>وزارت</w:t>
        </w:r>
      </w:ins>
      <w:r w:rsidRPr="005E761A">
        <w:rPr>
          <w:rFonts w:ascii="B Lotus" w:eastAsia="Calibri" w:hAnsi="B Lotus" w:cs="B Lotus"/>
          <w:sz w:val="24"/>
          <w:szCs w:val="24"/>
          <w:rtl/>
        </w:rPr>
        <w:t xml:space="preserve"> نیرو وابسته</w:t>
      </w:r>
      <w:del w:id="7741" w:author="Mehrnazi Boojari" w:date="2019-01-07T09:49:00Z">
        <w:r w:rsidRPr="005E761A" w:rsidDel="006F7CCF">
          <w:rPr>
            <w:rFonts w:ascii="B Lotus" w:eastAsia="Calibri" w:hAnsi="B Lotus" w:cs="B Lotus"/>
            <w:sz w:val="24"/>
            <w:szCs w:val="24"/>
            <w:rtl/>
          </w:rPr>
          <w:delText xml:space="preserve"> می </w:delText>
        </w:r>
      </w:del>
      <w:ins w:id="7742" w:author="Mehrnazi Boojari" w:date="2019-01-07T09:49:00Z">
        <w:r w:rsidR="006F7CCF">
          <w:rPr>
            <w:rFonts w:ascii="B Lotus" w:eastAsia="Calibri" w:hAnsi="B Lotus" w:cs="B Lotus"/>
            <w:sz w:val="24"/>
            <w:szCs w:val="24"/>
            <w:rtl/>
          </w:rPr>
          <w:t xml:space="preserve"> </w:t>
        </w:r>
      </w:ins>
      <w:del w:id="7743" w:author="Mehrnazi Boojari" w:date="2019-01-07T22:44:00Z">
        <w:r w:rsidRPr="005E761A" w:rsidDel="00BF4CE5">
          <w:rPr>
            <w:rFonts w:ascii="B Lotus" w:eastAsia="Calibri" w:hAnsi="B Lotus" w:cs="B Lotus"/>
            <w:sz w:val="24"/>
            <w:szCs w:val="24"/>
            <w:rtl/>
          </w:rPr>
          <w:delText>شوند</w:delText>
        </w:r>
      </w:del>
      <w:ins w:id="7744" w:author="Mehrnazi Boojari" w:date="2019-01-07T22:44:00Z">
        <w:r w:rsidR="00BF4CE5">
          <w:rPr>
            <w:rFonts w:ascii="B Lotus" w:eastAsia="Calibri" w:hAnsi="B Lotus" w:cs="B Lotus"/>
            <w:sz w:val="24"/>
            <w:szCs w:val="24"/>
            <w:rtl/>
          </w:rPr>
          <w:t>می</w:t>
        </w:r>
        <w:r w:rsidR="00BF4CE5">
          <w:rPr>
            <w:rFonts w:ascii="B Lotus" w:eastAsia="Calibri" w:hAnsi="B Lotus" w:cs="B Lotus" w:hint="cs"/>
            <w:sz w:val="24"/>
            <w:szCs w:val="24"/>
            <w:rtl/>
          </w:rPr>
          <w:t>‌</w:t>
        </w:r>
        <w:r w:rsidR="00BF4CE5">
          <w:rPr>
            <w:rFonts w:ascii="B Lotus" w:eastAsia="Calibri" w:hAnsi="B Lotus" w:cs="B Lotus"/>
            <w:sz w:val="24"/>
            <w:szCs w:val="24"/>
            <w:rtl/>
          </w:rPr>
          <w:t>شوند</w:t>
        </w:r>
      </w:ins>
      <w:del w:id="7745" w:author="Mehrnazi Boojari" w:date="2019-01-07T09:53:00Z">
        <w:r w:rsidRPr="005E761A" w:rsidDel="006F7CCF">
          <w:rPr>
            <w:rFonts w:ascii="B Lotus" w:eastAsia="Calibri" w:hAnsi="B Lotus" w:cs="B Lotus"/>
            <w:sz w:val="24"/>
            <w:szCs w:val="24"/>
            <w:rtl/>
          </w:rPr>
          <w:delText xml:space="preserve"> . </w:delText>
        </w:r>
      </w:del>
      <w:ins w:id="7746" w:author="Mehrnazi Boojari" w:date="2019-01-07T09:53:00Z">
        <w:r w:rsidR="006F7CCF">
          <w:rPr>
            <w:rFonts w:ascii="B Lotus" w:eastAsia="Calibri" w:hAnsi="B Lotus" w:cs="B Lotus"/>
            <w:sz w:val="24"/>
            <w:szCs w:val="24"/>
            <w:rtl/>
          </w:rPr>
          <w:t xml:space="preserve">. </w:t>
        </w:r>
      </w:ins>
      <w:r w:rsidRPr="005E761A">
        <w:rPr>
          <w:rFonts w:ascii="B Lotus" w:eastAsia="Calibri" w:hAnsi="B Lotus" w:cs="B Lotus"/>
          <w:sz w:val="24"/>
          <w:szCs w:val="24"/>
          <w:rtl/>
        </w:rPr>
        <w:t xml:space="preserve">این کار </w:t>
      </w:r>
      <w:del w:id="7747" w:author="Mehrnazi Boojari" w:date="2019-01-07T11:02:00Z">
        <w:r w:rsidRPr="005E761A" w:rsidDel="00DB081F">
          <w:rPr>
            <w:rFonts w:ascii="B Lotus" w:eastAsia="Calibri" w:hAnsi="B Lotus" w:cs="B Lotus"/>
            <w:sz w:val="24"/>
            <w:szCs w:val="24"/>
            <w:rtl/>
          </w:rPr>
          <w:delText>باعث</w:delText>
        </w:r>
      </w:del>
      <w:ins w:id="7748" w:author="Mehrnazi Boojari" w:date="2019-01-07T11:02:00Z">
        <w:r w:rsidR="00DB081F">
          <w:rPr>
            <w:rFonts w:ascii="B Lotus" w:eastAsia="Calibri" w:hAnsi="B Lotus" w:cs="B Lotus"/>
            <w:sz w:val="24"/>
            <w:szCs w:val="24"/>
            <w:rtl/>
          </w:rPr>
          <w:t>سبب</w:t>
        </w:r>
      </w:ins>
      <w:r w:rsidRPr="005E761A">
        <w:rPr>
          <w:rFonts w:ascii="B Lotus" w:eastAsia="Calibri" w:hAnsi="B Lotus" w:cs="B Lotus"/>
          <w:sz w:val="24"/>
          <w:szCs w:val="24"/>
          <w:rtl/>
        </w:rPr>
        <w:t xml:space="preserve"> تشدید بخشی</w:t>
      </w:r>
      <w:ins w:id="7749" w:author="Mehrnazi Boojari" w:date="2019-01-12T01:36:00Z">
        <w:r w:rsidR="00F8542C">
          <w:rPr>
            <w:rFonts w:ascii="B Lotus" w:eastAsia="Calibri" w:hAnsi="B Lotus" w:cs="B Nazanin" w:hint="cs"/>
            <w:sz w:val="24"/>
            <w:szCs w:val="24"/>
            <w:rtl/>
          </w:rPr>
          <w:t>‌</w:t>
        </w:r>
      </w:ins>
      <w:del w:id="7750" w:author="Mehrnazi Boojari" w:date="2019-01-12T01:36:00Z">
        <w:r w:rsidRPr="005E761A" w:rsidDel="00F8542C">
          <w:rPr>
            <w:rFonts w:ascii="B Lotus" w:eastAsia="Calibri" w:hAnsi="B Lotus" w:cs="B Lotus"/>
            <w:sz w:val="24"/>
            <w:szCs w:val="24"/>
            <w:rtl/>
          </w:rPr>
          <w:delText xml:space="preserve"> </w:delText>
        </w:r>
      </w:del>
      <w:r w:rsidRPr="005E761A">
        <w:rPr>
          <w:rFonts w:ascii="B Lotus" w:eastAsia="Calibri" w:hAnsi="B Lotus" w:cs="B Lotus"/>
          <w:sz w:val="24"/>
          <w:szCs w:val="24"/>
          <w:rtl/>
        </w:rPr>
        <w:t>نگری به هر</w:t>
      </w:r>
      <w:ins w:id="7751" w:author="Mehrnazi Boojari" w:date="2019-01-12T01:37:00Z">
        <w:r w:rsidR="00F8542C">
          <w:rPr>
            <w:rFonts w:ascii="B Lotus" w:eastAsia="Calibri" w:hAnsi="B Lotus" w:cs="Times New Roman" w:hint="cs"/>
            <w:sz w:val="24"/>
            <w:szCs w:val="24"/>
            <w:rtl/>
          </w:rPr>
          <w:t> </w:t>
        </w:r>
      </w:ins>
      <w:r w:rsidRPr="005E761A">
        <w:rPr>
          <w:rFonts w:ascii="B Lotus" w:eastAsia="Calibri" w:hAnsi="B Lotus" w:cs="B Lotus"/>
          <w:sz w:val="24"/>
          <w:szCs w:val="24"/>
          <w:rtl/>
        </w:rPr>
        <w:t>یک از حوزه</w:t>
      </w:r>
      <w:del w:id="7752" w:author="Mehrnazi Boojari" w:date="2019-01-07T09:45:00Z">
        <w:r w:rsidRPr="005E761A" w:rsidDel="006F7CCF">
          <w:rPr>
            <w:rFonts w:ascii="B Lotus" w:eastAsia="Calibri" w:hAnsi="B Lotus" w:cs="B Lotus"/>
            <w:sz w:val="24"/>
            <w:szCs w:val="24"/>
            <w:rtl/>
          </w:rPr>
          <w:delText xml:space="preserve"> ها </w:delText>
        </w:r>
      </w:del>
      <w:ins w:id="7753" w:author="Mehrnazi Boojari" w:date="2019-01-07T09:45: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5E761A">
        <w:rPr>
          <w:rFonts w:ascii="B Lotus" w:eastAsia="Calibri" w:hAnsi="B Lotus" w:cs="B Lotus"/>
          <w:sz w:val="24"/>
          <w:szCs w:val="24"/>
          <w:rtl/>
        </w:rPr>
        <w:t>شده و این بخشی</w:t>
      </w:r>
      <w:ins w:id="7754" w:author="Mehrnazi Boojari" w:date="2019-01-12T01:37:00Z">
        <w:r w:rsidR="00F8542C">
          <w:rPr>
            <w:rFonts w:ascii="B Lotus" w:eastAsia="Calibri" w:hAnsi="B Lotus" w:cs="B Nazanin" w:hint="cs"/>
            <w:sz w:val="24"/>
            <w:szCs w:val="24"/>
            <w:rtl/>
          </w:rPr>
          <w:t>‌</w:t>
        </w:r>
      </w:ins>
      <w:del w:id="7755" w:author="Mehrnazi Boojari" w:date="2019-01-12T01:37:00Z">
        <w:r w:rsidRPr="005E761A" w:rsidDel="00F8542C">
          <w:rPr>
            <w:rFonts w:ascii="B Lotus" w:eastAsia="Calibri" w:hAnsi="B Lotus" w:cs="B Lotus"/>
            <w:sz w:val="24"/>
            <w:szCs w:val="24"/>
            <w:rtl/>
          </w:rPr>
          <w:delText xml:space="preserve"> </w:delText>
        </w:r>
      </w:del>
      <w:r w:rsidRPr="005E761A">
        <w:rPr>
          <w:rFonts w:ascii="B Lotus" w:eastAsia="Calibri" w:hAnsi="B Lotus" w:cs="B Lotus"/>
          <w:sz w:val="24"/>
          <w:szCs w:val="24"/>
          <w:rtl/>
        </w:rPr>
        <w:t xml:space="preserve">نگری که پیشتر نیز وجود داشت برای </w:t>
      </w:r>
      <w:r w:rsidRPr="005E761A">
        <w:rPr>
          <w:rFonts w:ascii="B Lotus" w:eastAsia="Calibri" w:hAnsi="B Lotus" w:cs="B Lotus"/>
          <w:sz w:val="24"/>
          <w:szCs w:val="24"/>
          <w:rtl/>
        </w:rPr>
        <w:lastRenderedPageBreak/>
        <w:t xml:space="preserve">مسکن روستایی بسیار </w:t>
      </w:r>
      <w:del w:id="7756" w:author="Mehrnazi Boojari" w:date="2019-01-07T09:55:00Z">
        <w:r w:rsidRPr="005E761A" w:rsidDel="00A31D6F">
          <w:rPr>
            <w:rFonts w:ascii="B Lotus" w:eastAsia="Calibri" w:hAnsi="B Lotus" w:cs="B Lotus"/>
            <w:sz w:val="24"/>
            <w:szCs w:val="24"/>
            <w:rtl/>
          </w:rPr>
          <w:delText>حائز اهمیت</w:delText>
        </w:r>
      </w:del>
      <w:ins w:id="7757" w:author="Mehrnazi Boojari" w:date="2019-01-07T09:55:00Z">
        <w:r w:rsidR="00A31D6F">
          <w:rPr>
            <w:rFonts w:ascii="B Lotus" w:eastAsia="Calibri" w:hAnsi="B Lotus" w:cs="B Lotus"/>
            <w:sz w:val="24"/>
            <w:szCs w:val="24"/>
            <w:rtl/>
          </w:rPr>
          <w:t>حائزاهمیت</w:t>
        </w:r>
      </w:ins>
      <w:r w:rsidRPr="005E761A">
        <w:rPr>
          <w:rFonts w:ascii="B Lotus" w:eastAsia="Calibri" w:hAnsi="B Lotus" w:cs="B Lotus"/>
          <w:sz w:val="24"/>
          <w:szCs w:val="24"/>
          <w:rtl/>
        </w:rPr>
        <w:t xml:space="preserve"> است</w:t>
      </w:r>
      <w:ins w:id="7758" w:author="Mehrnazi Boojari" w:date="2019-01-12T01:37:00Z">
        <w:r w:rsidR="00F8542C">
          <w:rPr>
            <w:rFonts w:ascii="B Lotus" w:eastAsia="Calibri" w:hAnsi="B Lotus" w:cs="B Lotus" w:hint="cs"/>
            <w:sz w:val="24"/>
            <w:szCs w:val="24"/>
            <w:rtl/>
          </w:rPr>
          <w:t>؛</w:t>
        </w:r>
      </w:ins>
      <w:r w:rsidRPr="005E761A">
        <w:rPr>
          <w:rFonts w:ascii="B Lotus" w:eastAsia="Calibri" w:hAnsi="B Lotus" w:cs="B Lotus"/>
          <w:sz w:val="24"/>
          <w:szCs w:val="24"/>
          <w:rtl/>
        </w:rPr>
        <w:t xml:space="preserve"> </w:t>
      </w:r>
      <w:del w:id="7759" w:author="Mehrnazi Boojari" w:date="2019-01-08T00:21:00Z">
        <w:r w:rsidRPr="005E761A" w:rsidDel="007934C7">
          <w:rPr>
            <w:rFonts w:ascii="B Lotus" w:eastAsia="Calibri" w:hAnsi="B Lotus" w:cs="B Lotus"/>
            <w:sz w:val="24"/>
            <w:szCs w:val="24"/>
            <w:rtl/>
          </w:rPr>
          <w:delText>چرا که</w:delText>
        </w:r>
      </w:del>
      <w:ins w:id="7760" w:author="Mehrnazi Boojari" w:date="2019-01-08T00:21:00Z">
        <w:r w:rsidR="007934C7">
          <w:rPr>
            <w:rFonts w:ascii="B Lotus" w:eastAsia="Calibri" w:hAnsi="B Lotus" w:cs="B Lotus"/>
            <w:sz w:val="24"/>
            <w:szCs w:val="24"/>
            <w:rtl/>
          </w:rPr>
          <w:t>زیرا</w:t>
        </w:r>
      </w:ins>
      <w:r w:rsidRPr="005E761A">
        <w:rPr>
          <w:rFonts w:ascii="B Lotus" w:eastAsia="Calibri" w:hAnsi="B Lotus" w:cs="B Lotus"/>
          <w:sz w:val="24"/>
          <w:szCs w:val="24"/>
          <w:rtl/>
        </w:rPr>
        <w:t xml:space="preserve"> مسکن روستایی به لحاظ کیفیت سکونت با تمامی بخش</w:t>
      </w:r>
      <w:del w:id="7761" w:author="Mehrnazi Boojari" w:date="2019-01-07T09:45:00Z">
        <w:r w:rsidRPr="005E761A" w:rsidDel="006F7CCF">
          <w:rPr>
            <w:rFonts w:ascii="B Lotus" w:eastAsia="Calibri" w:hAnsi="B Lotus" w:cs="B Lotus"/>
            <w:sz w:val="24"/>
            <w:szCs w:val="24"/>
            <w:rtl/>
          </w:rPr>
          <w:delText xml:space="preserve"> ها </w:delText>
        </w:r>
      </w:del>
      <w:ins w:id="7762" w:author="Mehrnazi Boojari" w:date="2019-01-07T09:45: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5E761A">
        <w:rPr>
          <w:rFonts w:ascii="B Lotus" w:eastAsia="Calibri" w:hAnsi="B Lotus" w:cs="B Lotus"/>
          <w:sz w:val="24"/>
          <w:szCs w:val="24"/>
          <w:rtl/>
        </w:rPr>
        <w:t xml:space="preserve">ارتباط تنگاتنگی دارد </w:t>
      </w:r>
      <w:r w:rsidRPr="005E761A">
        <w:rPr>
          <w:rFonts w:ascii="B Lotus" w:eastAsia="Calibri" w:hAnsi="B Lotus" w:cs="B Lotus" w:hint="cs"/>
          <w:sz w:val="24"/>
          <w:szCs w:val="24"/>
          <w:rtl/>
        </w:rPr>
        <w:t>و نگاه تک</w:t>
      </w:r>
      <w:ins w:id="7763" w:author="Mehrnazi Boojari" w:date="2019-01-12T01:37:00Z">
        <w:r w:rsidR="00F8542C">
          <w:rPr>
            <w:rFonts w:ascii="B Lotus" w:eastAsia="Calibri" w:hAnsi="B Lotus" w:cs="B Nazanin" w:hint="cs"/>
            <w:sz w:val="24"/>
            <w:szCs w:val="24"/>
            <w:rtl/>
          </w:rPr>
          <w:t>‌</w:t>
        </w:r>
      </w:ins>
      <w:del w:id="7764" w:author="Mehrnazi Boojari" w:date="2019-01-12T01:37:00Z">
        <w:r w:rsidRPr="005E761A" w:rsidDel="00F8542C">
          <w:rPr>
            <w:rFonts w:ascii="B Lotus" w:eastAsia="Calibri" w:hAnsi="B Lotus" w:cs="B Lotus" w:hint="cs"/>
            <w:sz w:val="24"/>
            <w:szCs w:val="24"/>
            <w:rtl/>
          </w:rPr>
          <w:delText xml:space="preserve"> </w:delText>
        </w:r>
      </w:del>
      <w:r w:rsidRPr="005E761A">
        <w:rPr>
          <w:rFonts w:ascii="B Lotus" w:eastAsia="Calibri" w:hAnsi="B Lotus" w:cs="B Lotus" w:hint="cs"/>
          <w:sz w:val="24"/>
          <w:szCs w:val="24"/>
          <w:rtl/>
        </w:rPr>
        <w:t xml:space="preserve">بعدی داشتن به بحث مسکن روستایی </w:t>
      </w:r>
      <w:del w:id="7765" w:author="Mehrnazi Boojari" w:date="2019-01-07T11:02:00Z">
        <w:r w:rsidRPr="005E761A" w:rsidDel="00DB081F">
          <w:rPr>
            <w:rFonts w:ascii="B Lotus" w:eastAsia="Calibri" w:hAnsi="B Lotus" w:cs="B Lotus" w:hint="cs"/>
            <w:sz w:val="24"/>
            <w:szCs w:val="24"/>
            <w:rtl/>
          </w:rPr>
          <w:delText>باعث</w:delText>
        </w:r>
      </w:del>
      <w:ins w:id="7766" w:author="Mehrnazi Boojari" w:date="2019-01-07T11:02:00Z">
        <w:r w:rsidR="00DB081F">
          <w:rPr>
            <w:rFonts w:ascii="B Lotus" w:eastAsia="Calibri" w:hAnsi="B Lotus" w:cs="B Lotus" w:hint="cs"/>
            <w:sz w:val="24"/>
            <w:szCs w:val="24"/>
            <w:rtl/>
          </w:rPr>
          <w:t>سبب</w:t>
        </w:r>
      </w:ins>
      <w:r w:rsidRPr="005E761A">
        <w:rPr>
          <w:rFonts w:ascii="B Lotus" w:eastAsia="Calibri" w:hAnsi="B Lotus" w:cs="B Lotus" w:hint="cs"/>
          <w:sz w:val="24"/>
          <w:szCs w:val="24"/>
          <w:rtl/>
        </w:rPr>
        <w:t xml:space="preserve"> کاستن از تعریف مط</w:t>
      </w:r>
      <w:del w:id="7767" w:author="Mehrnazi Boojari" w:date="2019-01-12T01:37:00Z">
        <w:r w:rsidRPr="005E761A" w:rsidDel="00F8542C">
          <w:rPr>
            <w:rFonts w:ascii="B Lotus" w:eastAsia="Calibri" w:hAnsi="B Lotus" w:cs="B Lotus" w:hint="cs"/>
            <w:sz w:val="24"/>
            <w:szCs w:val="24"/>
            <w:rtl/>
          </w:rPr>
          <w:delText>و</w:delText>
        </w:r>
      </w:del>
      <w:r w:rsidRPr="005E761A">
        <w:rPr>
          <w:rFonts w:ascii="B Lotus" w:eastAsia="Calibri" w:hAnsi="B Lotus" w:cs="B Lotus" w:hint="cs"/>
          <w:sz w:val="24"/>
          <w:szCs w:val="24"/>
          <w:rtl/>
        </w:rPr>
        <w:t>ل</w:t>
      </w:r>
      <w:ins w:id="7768" w:author="Mehrnazi Boojari" w:date="2019-01-12T01:37:00Z">
        <w:r w:rsidR="00F8542C">
          <w:rPr>
            <w:rFonts w:ascii="B Lotus" w:eastAsia="Calibri" w:hAnsi="B Lotus" w:cs="B Lotus" w:hint="cs"/>
            <w:sz w:val="24"/>
            <w:szCs w:val="24"/>
            <w:rtl/>
          </w:rPr>
          <w:t>و</w:t>
        </w:r>
      </w:ins>
      <w:r w:rsidRPr="005E761A">
        <w:rPr>
          <w:rFonts w:ascii="B Lotus" w:eastAsia="Calibri" w:hAnsi="B Lotus" w:cs="B Lotus" w:hint="cs"/>
          <w:sz w:val="24"/>
          <w:szCs w:val="24"/>
          <w:rtl/>
        </w:rPr>
        <w:t xml:space="preserve">ب از مسکن </w:t>
      </w:r>
      <w:del w:id="7769" w:author="Mehrnazi Boojari" w:date="2019-01-07T10:03:00Z">
        <w:r w:rsidRPr="005E761A" w:rsidDel="00A31D6F">
          <w:rPr>
            <w:rFonts w:ascii="B Lotus" w:eastAsia="Calibri" w:hAnsi="B Lotus" w:cs="B Lotus" w:hint="cs"/>
            <w:sz w:val="24"/>
            <w:szCs w:val="24"/>
            <w:rtl/>
          </w:rPr>
          <w:delText>روستائی</w:delText>
        </w:r>
      </w:del>
      <w:ins w:id="7770" w:author="Mehrnazi Boojari" w:date="2019-01-07T10:03:00Z">
        <w:r w:rsidR="00A31D6F">
          <w:rPr>
            <w:rFonts w:ascii="B Lotus" w:eastAsia="Calibri" w:hAnsi="B Lotus" w:cs="B Lotus" w:hint="cs"/>
            <w:sz w:val="24"/>
            <w:szCs w:val="24"/>
            <w:rtl/>
          </w:rPr>
          <w:t>روستایی</w:t>
        </w:r>
      </w:ins>
      <w:del w:id="7771" w:author="Mehrnazi Boojari" w:date="2019-01-07T09:49:00Z">
        <w:r w:rsidRPr="005E761A" w:rsidDel="006F7CCF">
          <w:rPr>
            <w:rFonts w:ascii="B Lotus" w:eastAsia="Calibri" w:hAnsi="B Lotus" w:cs="B Lotus" w:hint="cs"/>
            <w:sz w:val="24"/>
            <w:szCs w:val="24"/>
            <w:rtl/>
          </w:rPr>
          <w:delText xml:space="preserve"> می </w:delText>
        </w:r>
      </w:del>
      <w:ins w:id="7772" w:author="Mehrnazi Boojari" w:date="2019-01-07T09:49:00Z">
        <w:r w:rsidR="006F7CCF">
          <w:rPr>
            <w:rFonts w:ascii="B Lotus" w:eastAsia="Calibri" w:hAnsi="B Lotus" w:cs="B Lotus" w:hint="cs"/>
            <w:sz w:val="24"/>
            <w:szCs w:val="24"/>
            <w:rtl/>
          </w:rPr>
          <w:t xml:space="preserve"> می‌</w:t>
        </w:r>
      </w:ins>
      <w:del w:id="7773" w:author="Mehrnazi Boojari" w:date="2019-01-08T01:15:00Z">
        <w:r w:rsidRPr="005E761A" w:rsidDel="00632EB0">
          <w:rPr>
            <w:rFonts w:ascii="B Lotus" w:eastAsia="Calibri" w:hAnsi="B Lotus" w:cs="B Lotus" w:hint="cs"/>
            <w:sz w:val="24"/>
            <w:szCs w:val="24"/>
            <w:rtl/>
          </w:rPr>
          <w:delText>گردد</w:delText>
        </w:r>
      </w:del>
      <w:ins w:id="7774" w:author="Mehrnazi Boojari" w:date="2019-01-08T01:15:00Z">
        <w:r w:rsidR="00632EB0">
          <w:rPr>
            <w:rFonts w:ascii="B Lotus" w:eastAsia="Calibri" w:hAnsi="B Lotus" w:cs="B Lotus" w:hint="cs"/>
            <w:sz w:val="24"/>
            <w:szCs w:val="24"/>
            <w:rtl/>
          </w:rPr>
          <w:t>شود</w:t>
        </w:r>
      </w:ins>
      <w:ins w:id="7775" w:author="Mehrnazi Boojari" w:date="2019-01-12T01:37:00Z">
        <w:r w:rsidR="00F8542C">
          <w:rPr>
            <w:rFonts w:ascii="B Lotus" w:eastAsia="Calibri" w:hAnsi="B Lotus" w:cs="B Lotus" w:hint="cs"/>
            <w:sz w:val="24"/>
            <w:szCs w:val="24"/>
            <w:rtl/>
          </w:rPr>
          <w:t>.</w:t>
        </w:r>
      </w:ins>
      <w:r w:rsidRPr="005E761A">
        <w:rPr>
          <w:rFonts w:ascii="B Lotus" w:eastAsia="Calibri" w:hAnsi="B Lotus" w:cs="B Lotus" w:hint="cs"/>
          <w:sz w:val="24"/>
          <w:szCs w:val="24"/>
          <w:rtl/>
        </w:rPr>
        <w:t xml:space="preserve"> برای مثال</w:t>
      </w:r>
      <w:ins w:id="7776" w:author="Mehrnazi Boojari" w:date="2019-01-12T01:37:00Z">
        <w:r w:rsidR="00F8542C">
          <w:rPr>
            <w:rFonts w:ascii="B Lotus" w:eastAsia="Calibri" w:hAnsi="B Lotus" w:cs="B Lotus" w:hint="cs"/>
            <w:sz w:val="24"/>
            <w:szCs w:val="24"/>
            <w:rtl/>
          </w:rPr>
          <w:t>،</w:t>
        </w:r>
      </w:ins>
      <w:r w:rsidRPr="005E761A">
        <w:rPr>
          <w:rFonts w:ascii="B Lotus" w:eastAsia="Calibri" w:hAnsi="B Lotus" w:cs="B Lotus" w:hint="cs"/>
          <w:sz w:val="24"/>
          <w:szCs w:val="24"/>
          <w:rtl/>
        </w:rPr>
        <w:t xml:space="preserve"> ندیدن اشتغال و درآمد </w:t>
      </w:r>
      <w:del w:id="7777" w:author="Mehrnazi Boojari" w:date="2019-01-07T10:03:00Z">
        <w:r w:rsidRPr="005E761A" w:rsidDel="00A31D6F">
          <w:rPr>
            <w:rFonts w:ascii="B Lotus" w:eastAsia="Calibri" w:hAnsi="B Lotus" w:cs="B Lotus" w:hint="cs"/>
            <w:sz w:val="24"/>
            <w:szCs w:val="24"/>
            <w:rtl/>
          </w:rPr>
          <w:delText>روستائی</w:delText>
        </w:r>
      </w:del>
      <w:ins w:id="7778" w:author="Mehrnazi Boojari" w:date="2019-01-07T10:03:00Z">
        <w:r w:rsidR="00A31D6F">
          <w:rPr>
            <w:rFonts w:ascii="B Lotus" w:eastAsia="Calibri" w:hAnsi="B Lotus" w:cs="B Lotus" w:hint="cs"/>
            <w:sz w:val="24"/>
            <w:szCs w:val="24"/>
            <w:rtl/>
          </w:rPr>
          <w:t>روستایی</w:t>
        </w:r>
      </w:ins>
      <w:r w:rsidRPr="005E761A">
        <w:rPr>
          <w:rFonts w:ascii="B Lotus" w:eastAsia="Calibri" w:hAnsi="B Lotus" w:cs="B Lotus" w:hint="cs"/>
          <w:sz w:val="24"/>
          <w:szCs w:val="24"/>
          <w:rtl/>
        </w:rPr>
        <w:t>ان در پرداخت وام به</w:t>
      </w:r>
      <w:del w:id="7779" w:author="Mehrnazi Boojari" w:date="2019-01-07T09:51:00Z">
        <w:r w:rsidRPr="005E761A" w:rsidDel="006F7CCF">
          <w:rPr>
            <w:rFonts w:ascii="B Lotus" w:eastAsia="Calibri" w:hAnsi="B Lotus" w:cs="B Lotus" w:hint="cs"/>
            <w:sz w:val="24"/>
            <w:szCs w:val="24"/>
            <w:rtl/>
          </w:rPr>
          <w:delText xml:space="preserve"> آنها </w:delText>
        </w:r>
      </w:del>
      <w:ins w:id="7780" w:author="Mehrnazi Boojari" w:date="2019-01-07T09:51:00Z">
        <w:r w:rsidR="006F7CCF">
          <w:rPr>
            <w:rFonts w:ascii="B Lotus" w:eastAsia="Calibri" w:hAnsi="B Lotus" w:cs="B Lotus" w:hint="cs"/>
            <w:sz w:val="24"/>
            <w:szCs w:val="24"/>
            <w:rtl/>
          </w:rPr>
          <w:t xml:space="preserve"> آن‌ها </w:t>
        </w:r>
      </w:ins>
      <w:r w:rsidRPr="005E761A">
        <w:rPr>
          <w:rFonts w:ascii="B Lotus" w:eastAsia="Calibri" w:hAnsi="B Lotus" w:cs="B Lotus" w:hint="cs"/>
          <w:sz w:val="24"/>
          <w:szCs w:val="24"/>
          <w:rtl/>
        </w:rPr>
        <w:t>برای ساخت مسکن محل ایجاد چالش و مسئله در کشور شده است</w:t>
      </w:r>
      <w:del w:id="7781" w:author="Mehrnazi Boojari" w:date="2019-01-07T10:10:00Z">
        <w:r w:rsidRPr="005E761A" w:rsidDel="00A31D6F">
          <w:rPr>
            <w:rFonts w:ascii="B Lotus" w:eastAsia="Calibri" w:hAnsi="B Lotus" w:cs="B Lotus" w:hint="cs"/>
            <w:sz w:val="24"/>
            <w:szCs w:val="24"/>
            <w:rtl/>
          </w:rPr>
          <w:delText xml:space="preserve"> .</w:delText>
        </w:r>
      </w:del>
      <w:ins w:id="7782" w:author="Mehrnazi Boojari" w:date="2019-01-07T10:10:00Z">
        <w:r w:rsidR="00A31D6F">
          <w:rPr>
            <w:rFonts w:ascii="B Lotus" w:eastAsia="Calibri" w:hAnsi="B Lotus" w:cs="B Lotus" w:hint="cs"/>
            <w:sz w:val="24"/>
            <w:szCs w:val="24"/>
            <w:rtl/>
          </w:rPr>
          <w:t>.</w:t>
        </w:r>
      </w:ins>
    </w:p>
    <w:p w14:paraId="6732BD28" w14:textId="77777777" w:rsidR="00A06196" w:rsidRPr="00A06196" w:rsidRDefault="00A649CD" w:rsidP="007C39B2">
      <w:pPr>
        <w:pStyle w:val="Heading4"/>
        <w:rPr>
          <w:rtl/>
        </w:rPr>
      </w:pPr>
      <w:bookmarkStart w:id="7783" w:name="_Toc533781214"/>
      <w:bookmarkStart w:id="7784" w:name="_Toc533782170"/>
      <w:ins w:id="7785" w:author="Mehrnazi Boojari" w:date="2019-01-12T01:37:00Z">
        <w:r>
          <w:rPr>
            <w:rFonts w:hint="cs"/>
            <w:rtl/>
          </w:rPr>
          <w:t xml:space="preserve"> </w:t>
        </w:r>
      </w:ins>
      <w:r w:rsidR="00A06196" w:rsidRPr="00A06196">
        <w:rPr>
          <w:rFonts w:hint="cs"/>
          <w:rtl/>
        </w:rPr>
        <w:t>جمع</w:t>
      </w:r>
      <w:ins w:id="7786" w:author="Mehrnazi Boojari" w:date="2019-01-12T01:37:00Z">
        <w:r>
          <w:rPr>
            <w:rFonts w:hint="cs"/>
            <w:rtl/>
          </w:rPr>
          <w:t>‌</w:t>
        </w:r>
      </w:ins>
      <w:del w:id="7787" w:author="Mehrnazi Boojari" w:date="2019-01-07T10:01:00Z">
        <w:r w:rsidR="00A06196" w:rsidRPr="00A06196" w:rsidDel="00A31D6F">
          <w:rPr>
            <w:rFonts w:hint="cs"/>
            <w:rtl/>
          </w:rPr>
          <w:delText xml:space="preserve"> بندی </w:delText>
        </w:r>
      </w:del>
      <w:ins w:id="7788" w:author="Mehrnazi Boojari" w:date="2019-01-07T10:01:00Z">
        <w:r w:rsidR="00A31D6F">
          <w:rPr>
            <w:rFonts w:hint="cs"/>
            <w:rtl/>
          </w:rPr>
          <w:t xml:space="preserve">‌بندی </w:t>
        </w:r>
      </w:ins>
      <w:r w:rsidR="00A06196" w:rsidRPr="00A06196">
        <w:rPr>
          <w:rFonts w:hint="cs"/>
          <w:rtl/>
        </w:rPr>
        <w:t>مباحث مسکن روستایی در اسناد و طرح</w:t>
      </w:r>
      <w:del w:id="7789" w:author="Mehrnazi Boojari" w:date="2019-01-07T09:46:00Z">
        <w:r w:rsidR="00A06196" w:rsidRPr="00A06196" w:rsidDel="006F7CCF">
          <w:rPr>
            <w:rFonts w:hint="cs"/>
            <w:rtl/>
          </w:rPr>
          <w:delText xml:space="preserve"> های </w:delText>
        </w:r>
      </w:del>
      <w:ins w:id="7790" w:author="Mehrnazi Boojari" w:date="2019-01-07T09:46:00Z">
        <w:r w:rsidR="006F7CCF">
          <w:rPr>
            <w:rFonts w:hint="cs"/>
            <w:rtl/>
          </w:rPr>
          <w:t xml:space="preserve">‌های </w:t>
        </w:r>
      </w:ins>
      <w:r w:rsidR="00A06196" w:rsidRPr="00A06196">
        <w:rPr>
          <w:rFonts w:hint="cs"/>
          <w:rtl/>
        </w:rPr>
        <w:t>بالادستی</w:t>
      </w:r>
      <w:bookmarkEnd w:id="7783"/>
      <w:bookmarkEnd w:id="7784"/>
      <w:r w:rsidR="00A06196" w:rsidRPr="00A06196">
        <w:rPr>
          <w:rFonts w:hint="cs"/>
          <w:rtl/>
        </w:rPr>
        <w:t xml:space="preserve"> </w:t>
      </w:r>
    </w:p>
    <w:p w14:paraId="208F8365" w14:textId="77777777" w:rsidR="00A06196" w:rsidRPr="005E761A" w:rsidRDefault="00A06196" w:rsidP="007F69B5">
      <w:pPr>
        <w:bidi/>
        <w:ind w:firstLine="227"/>
        <w:jc w:val="both"/>
        <w:rPr>
          <w:rFonts w:ascii="B Lotus" w:eastAsia="Calibri" w:hAnsi="B Lotus" w:cs="B Lotus"/>
          <w:sz w:val="24"/>
          <w:szCs w:val="24"/>
          <w:rtl/>
          <w:lang w:bidi="fa-IR"/>
        </w:rPr>
      </w:pPr>
      <w:r w:rsidRPr="005E761A">
        <w:rPr>
          <w:rFonts w:ascii="B Lotus" w:eastAsia="Calibri" w:hAnsi="B Lotus" w:cs="B Lotus"/>
          <w:sz w:val="24"/>
          <w:szCs w:val="24"/>
          <w:rtl/>
          <w:lang w:bidi="fa-IR"/>
        </w:rPr>
        <w:t>بعد از انقلاب اسلامی بیشترین حجم سیاست</w:t>
      </w:r>
      <w:del w:id="7791" w:author="Mehrnazi Boojari" w:date="2019-01-07T09:46:00Z">
        <w:r w:rsidRPr="005E761A" w:rsidDel="006F7CCF">
          <w:rPr>
            <w:rFonts w:ascii="B Lotus" w:eastAsia="Calibri" w:hAnsi="B Lotus" w:cs="B Lotus"/>
            <w:sz w:val="24"/>
            <w:szCs w:val="24"/>
            <w:rtl/>
            <w:lang w:bidi="fa-IR"/>
          </w:rPr>
          <w:delText xml:space="preserve"> های </w:delText>
        </w:r>
      </w:del>
      <w:ins w:id="7792"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5E761A">
        <w:rPr>
          <w:rFonts w:ascii="B Lotus" w:eastAsia="Calibri" w:hAnsi="B Lotus" w:cs="B Lotus"/>
          <w:sz w:val="24"/>
          <w:szCs w:val="24"/>
          <w:rtl/>
          <w:lang w:bidi="fa-IR"/>
        </w:rPr>
        <w:t xml:space="preserve">مسکن روستایی به بحث تخصیص بودجه به </w:t>
      </w:r>
      <w:del w:id="7793" w:author="Mehrnazi Boojari" w:date="2019-01-07T10:03:00Z">
        <w:r w:rsidRPr="005E761A" w:rsidDel="00A31D6F">
          <w:rPr>
            <w:rFonts w:ascii="B Lotus" w:eastAsia="Calibri" w:hAnsi="B Lotus" w:cs="B Lotus"/>
            <w:sz w:val="24"/>
            <w:szCs w:val="24"/>
            <w:rtl/>
            <w:lang w:bidi="fa-IR"/>
          </w:rPr>
          <w:delText>روستائی</w:delText>
        </w:r>
      </w:del>
      <w:ins w:id="7794" w:author="Mehrnazi Boojari" w:date="2019-01-07T10:03:00Z">
        <w:r w:rsidR="00A31D6F">
          <w:rPr>
            <w:rFonts w:ascii="B Lotus" w:eastAsia="Calibri" w:hAnsi="B Lotus" w:cs="B Lotus"/>
            <w:sz w:val="24"/>
            <w:szCs w:val="24"/>
            <w:rtl/>
            <w:lang w:bidi="fa-IR"/>
          </w:rPr>
          <w:t>روستایی</w:t>
        </w:r>
      </w:ins>
      <w:r w:rsidRPr="005E761A">
        <w:rPr>
          <w:rFonts w:ascii="B Lotus" w:eastAsia="Calibri" w:hAnsi="B Lotus" w:cs="B Lotus"/>
          <w:sz w:val="24"/>
          <w:szCs w:val="24"/>
          <w:rtl/>
          <w:lang w:bidi="fa-IR"/>
        </w:rPr>
        <w:t xml:space="preserve">ان در قبال سوانح طبیعی </w:t>
      </w:r>
      <w:del w:id="7795" w:author="Mehrnazi Boojari" w:date="2019-01-13T07:03:00Z">
        <w:r w:rsidRPr="005E761A" w:rsidDel="00442601">
          <w:rPr>
            <w:rFonts w:ascii="B Lotus" w:eastAsia="Calibri" w:hAnsi="B Lotus" w:cs="B Lotus"/>
            <w:sz w:val="24"/>
            <w:szCs w:val="24"/>
            <w:rtl/>
            <w:lang w:bidi="fa-IR"/>
          </w:rPr>
          <w:delText>علی الخصوص</w:delText>
        </w:r>
      </w:del>
      <w:ins w:id="7796" w:author="Mehrnazi Boojari" w:date="2019-01-13T07:03:00Z">
        <w:r w:rsidR="00442601">
          <w:rPr>
            <w:rFonts w:ascii="B Lotus" w:eastAsia="Calibri" w:hAnsi="B Lotus" w:cs="B Lotus"/>
            <w:sz w:val="24"/>
            <w:szCs w:val="24"/>
            <w:rtl/>
            <w:lang w:bidi="fa-IR"/>
          </w:rPr>
          <w:t>علی</w:t>
        </w:r>
        <w:r w:rsidR="00442601">
          <w:rPr>
            <w:rFonts w:ascii="B Lotus" w:eastAsia="Calibri" w:hAnsi="B Lotus" w:cs="B Lotus" w:hint="cs"/>
            <w:sz w:val="24"/>
            <w:szCs w:val="24"/>
            <w:rtl/>
            <w:lang w:bidi="fa-IR"/>
          </w:rPr>
          <w:t>‌</w:t>
        </w:r>
        <w:r w:rsidR="00442601">
          <w:rPr>
            <w:rFonts w:ascii="B Lotus" w:eastAsia="Calibri" w:hAnsi="B Lotus" w:cs="B Lotus"/>
            <w:sz w:val="24"/>
            <w:szCs w:val="24"/>
            <w:rtl/>
            <w:lang w:bidi="fa-IR"/>
          </w:rPr>
          <w:t>الخصوص</w:t>
        </w:r>
      </w:ins>
      <w:r w:rsidRPr="005E761A">
        <w:rPr>
          <w:rFonts w:ascii="B Lotus" w:eastAsia="Calibri" w:hAnsi="B Lotus" w:cs="B Lotus"/>
          <w:sz w:val="24"/>
          <w:szCs w:val="24"/>
          <w:rtl/>
          <w:lang w:bidi="fa-IR"/>
        </w:rPr>
        <w:t xml:space="preserve"> زلزله و مقاومت مسکن </w:t>
      </w:r>
      <w:del w:id="7797" w:author="Mehrnazi Boojari" w:date="2019-01-07T10:03:00Z">
        <w:r w:rsidRPr="005E761A" w:rsidDel="00A31D6F">
          <w:rPr>
            <w:rFonts w:ascii="B Lotus" w:eastAsia="Calibri" w:hAnsi="B Lotus" w:cs="B Lotus"/>
            <w:sz w:val="24"/>
            <w:szCs w:val="24"/>
            <w:rtl/>
            <w:lang w:bidi="fa-IR"/>
          </w:rPr>
          <w:delText>روستائی</w:delText>
        </w:r>
      </w:del>
      <w:ins w:id="7798" w:author="Mehrnazi Boojari" w:date="2019-01-07T10:03:00Z">
        <w:r w:rsidR="00A31D6F">
          <w:rPr>
            <w:rFonts w:ascii="B Lotus" w:eastAsia="Calibri" w:hAnsi="B Lotus" w:cs="B Lotus"/>
            <w:sz w:val="24"/>
            <w:szCs w:val="24"/>
            <w:rtl/>
            <w:lang w:bidi="fa-IR"/>
          </w:rPr>
          <w:t>روستایی</w:t>
        </w:r>
      </w:ins>
      <w:r w:rsidRPr="005E761A">
        <w:rPr>
          <w:rFonts w:ascii="B Lotus" w:eastAsia="Calibri" w:hAnsi="B Lotus" w:cs="B Lotus"/>
          <w:sz w:val="24"/>
          <w:szCs w:val="24"/>
          <w:rtl/>
          <w:lang w:bidi="fa-IR"/>
        </w:rPr>
        <w:t xml:space="preserve"> بوده است</w:t>
      </w:r>
      <w:del w:id="7799" w:author="Mehrnazi Boojari" w:date="2019-01-07T09:53:00Z">
        <w:r w:rsidRPr="005E761A" w:rsidDel="006F7CCF">
          <w:rPr>
            <w:rFonts w:ascii="B Lotus" w:eastAsia="Calibri" w:hAnsi="B Lotus" w:cs="B Lotus"/>
            <w:sz w:val="24"/>
            <w:szCs w:val="24"/>
            <w:rtl/>
            <w:lang w:bidi="fa-IR"/>
          </w:rPr>
          <w:delText xml:space="preserve"> . </w:delText>
        </w:r>
      </w:del>
      <w:del w:id="7800" w:author="Mehrnazi Boojari" w:date="2019-01-08T00:20:00Z">
        <w:r w:rsidRPr="005E761A" w:rsidDel="007934C7">
          <w:rPr>
            <w:rFonts w:ascii="B Lotus" w:eastAsia="Calibri" w:hAnsi="B Lotus" w:cs="B Lotus"/>
            <w:sz w:val="24"/>
            <w:szCs w:val="24"/>
            <w:rtl/>
            <w:lang w:bidi="fa-IR"/>
          </w:rPr>
          <w:delText xml:space="preserve">برای مثال </w:delText>
        </w:r>
      </w:del>
      <w:ins w:id="7801" w:author="Mehrnazi Boojari" w:date="2019-01-08T00:20:00Z">
        <w:r w:rsidR="007934C7">
          <w:rPr>
            <w:rFonts w:ascii="B Lotus" w:eastAsia="Calibri" w:hAnsi="B Lotus" w:cs="B Lotus"/>
            <w:sz w:val="24"/>
            <w:szCs w:val="24"/>
            <w:rtl/>
            <w:lang w:bidi="fa-IR"/>
          </w:rPr>
          <w:t xml:space="preserve">. برای مثال، </w:t>
        </w:r>
      </w:ins>
      <w:r w:rsidRPr="005E761A">
        <w:rPr>
          <w:rFonts w:ascii="B Lotus" w:eastAsia="Calibri" w:hAnsi="B Lotus" w:cs="B Lotus"/>
          <w:sz w:val="24"/>
          <w:szCs w:val="24"/>
          <w:rtl/>
          <w:lang w:bidi="fa-IR"/>
        </w:rPr>
        <w:t xml:space="preserve">در سال 1358 مبلغ </w:t>
      </w:r>
      <w:del w:id="7802" w:author="Mehrnazi Boojari" w:date="2019-01-12T01:38:00Z">
        <w:r w:rsidRPr="005E761A" w:rsidDel="001517C0">
          <w:rPr>
            <w:rFonts w:ascii="B Lotus" w:eastAsia="Calibri" w:hAnsi="B Lotus" w:cs="B Lotus"/>
            <w:sz w:val="24"/>
            <w:szCs w:val="24"/>
            <w:rtl/>
            <w:lang w:bidi="fa-IR"/>
          </w:rPr>
          <w:delText xml:space="preserve">هفتصد </w:delText>
        </w:r>
      </w:del>
      <w:ins w:id="7803" w:author="Mehrnazi Boojari" w:date="2019-01-12T01:38:00Z">
        <w:r w:rsidR="001517C0">
          <w:rPr>
            <w:rFonts w:ascii="B Lotus" w:eastAsia="Calibri" w:hAnsi="B Lotus" w:cs="B Lotus" w:hint="cs"/>
            <w:sz w:val="24"/>
            <w:szCs w:val="24"/>
            <w:rtl/>
            <w:lang w:bidi="fa-IR"/>
          </w:rPr>
          <w:t>700</w:t>
        </w:r>
        <w:r w:rsidR="001517C0" w:rsidRPr="005E761A">
          <w:rPr>
            <w:rFonts w:ascii="B Lotus" w:eastAsia="Calibri" w:hAnsi="B Lotus" w:cs="B Lotus"/>
            <w:sz w:val="24"/>
            <w:szCs w:val="24"/>
            <w:rtl/>
            <w:lang w:bidi="fa-IR"/>
          </w:rPr>
          <w:t xml:space="preserve"> </w:t>
        </w:r>
      </w:ins>
      <w:r w:rsidRPr="005E761A">
        <w:rPr>
          <w:rFonts w:ascii="B Lotus" w:eastAsia="Calibri" w:hAnsi="B Lotus" w:cs="B Lotus"/>
          <w:sz w:val="24"/>
          <w:szCs w:val="24"/>
          <w:rtl/>
          <w:lang w:bidi="fa-IR"/>
        </w:rPr>
        <w:t>میلیون ریال برای بازسازی روستاهای زلزله</w:t>
      </w:r>
      <w:ins w:id="7804" w:author="Mehrnazi Boojari" w:date="2019-01-12T01:38:00Z">
        <w:r w:rsidR="001517C0">
          <w:rPr>
            <w:rFonts w:ascii="B Lotus" w:eastAsia="Calibri" w:hAnsi="B Lotus" w:cs="B Nazanin" w:hint="cs"/>
            <w:sz w:val="24"/>
            <w:szCs w:val="24"/>
            <w:rtl/>
            <w:lang w:bidi="fa-IR"/>
          </w:rPr>
          <w:t>‌</w:t>
        </w:r>
      </w:ins>
      <w:del w:id="7805" w:author="Mehrnazi Boojari" w:date="2019-01-12T01:38:00Z">
        <w:r w:rsidRPr="005E761A" w:rsidDel="001517C0">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زده استان خراس</w:t>
      </w:r>
      <w:del w:id="7806" w:author="Mehrnazi Boojari" w:date="2019-01-12T01:38:00Z">
        <w:r w:rsidRPr="005E761A" w:rsidDel="001517C0">
          <w:rPr>
            <w:rFonts w:ascii="B Lotus" w:eastAsia="Calibri" w:hAnsi="B Lotus" w:cs="B Lotus"/>
            <w:sz w:val="24"/>
            <w:szCs w:val="24"/>
            <w:rtl/>
            <w:lang w:bidi="fa-IR"/>
          </w:rPr>
          <w:delText>ت</w:delText>
        </w:r>
      </w:del>
      <w:r w:rsidRPr="005E761A">
        <w:rPr>
          <w:rFonts w:ascii="B Lotus" w:eastAsia="Calibri" w:hAnsi="B Lotus" w:cs="B Lotus"/>
          <w:sz w:val="24"/>
          <w:szCs w:val="24"/>
          <w:rtl/>
          <w:lang w:bidi="fa-IR"/>
        </w:rPr>
        <w:t>ان اختصاص یافته است</w:t>
      </w:r>
      <w:del w:id="7807" w:author="Mehrnazi Boojari" w:date="2019-01-07T09:58:00Z">
        <w:r w:rsidRPr="005E761A" w:rsidDel="00A31D6F">
          <w:rPr>
            <w:rFonts w:ascii="B Lotus" w:eastAsia="Calibri" w:hAnsi="B Lotus" w:cs="B Lotus"/>
            <w:sz w:val="24"/>
            <w:szCs w:val="24"/>
            <w:rtl/>
            <w:lang w:bidi="fa-IR"/>
          </w:rPr>
          <w:delText xml:space="preserve">  </w:delText>
        </w:r>
      </w:del>
      <w:ins w:id="7808" w:author="Mehrnazi Boojari" w:date="2019-01-07T09:58:00Z">
        <w:r w:rsidR="00A31D6F">
          <w:rPr>
            <w:rFonts w:ascii="B Lotus" w:eastAsia="Calibri" w:hAnsi="B Lotus" w:cs="B Lotus"/>
            <w:sz w:val="24"/>
            <w:szCs w:val="24"/>
            <w:rtl/>
            <w:lang w:bidi="fa-IR"/>
          </w:rPr>
          <w:t xml:space="preserve"> </w:t>
        </w:r>
      </w:ins>
      <w:r w:rsidRPr="005E761A">
        <w:rPr>
          <w:rFonts w:ascii="B Lotus" w:eastAsia="Calibri" w:hAnsi="B Lotus" w:cs="B Lotus"/>
          <w:sz w:val="24"/>
          <w:szCs w:val="24"/>
          <w:rtl/>
          <w:lang w:bidi="fa-IR"/>
        </w:rPr>
        <w:t>که این تصمیم</w:t>
      </w:r>
      <w:ins w:id="7809" w:author="Mehrnazi Boojari" w:date="2019-01-12T01:38:00Z">
        <w:r w:rsidR="001517C0">
          <w:rPr>
            <w:rFonts w:ascii="B Lotus" w:eastAsia="Calibri" w:hAnsi="B Lotus" w:cs="B Nazanin" w:hint="cs"/>
            <w:sz w:val="24"/>
            <w:szCs w:val="24"/>
            <w:rtl/>
            <w:lang w:bidi="fa-IR"/>
          </w:rPr>
          <w:t>‌</w:t>
        </w:r>
      </w:ins>
      <w:del w:id="7810" w:author="Mehrnazi Boojari" w:date="2019-01-12T01:38:00Z">
        <w:r w:rsidRPr="005E761A" w:rsidDel="001517C0">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نامه توسط شورای انقلاب اسلامی جمهوری اسلامی ایران به</w:t>
      </w:r>
      <w:ins w:id="7811" w:author="Mehrnazi Boojari" w:date="2019-01-12T01:38:00Z">
        <w:r w:rsidR="001517C0">
          <w:rPr>
            <w:rFonts w:ascii="B Lotus" w:eastAsia="Calibri" w:hAnsi="B Lotus" w:cs="B Nazanin" w:hint="cs"/>
            <w:sz w:val="24"/>
            <w:szCs w:val="24"/>
            <w:rtl/>
            <w:lang w:bidi="fa-IR"/>
          </w:rPr>
          <w:t>‌</w:t>
        </w:r>
      </w:ins>
      <w:del w:id="7812" w:author="Mehrnazi Boojari" w:date="2019-01-12T01:38:00Z">
        <w:r w:rsidRPr="005E761A" w:rsidDel="001517C0">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تصویب رسیده است</w:t>
      </w:r>
      <w:r w:rsidRPr="005E761A">
        <w:rPr>
          <w:rFonts w:ascii="B Lotus" w:eastAsia="Calibri" w:hAnsi="B Lotus" w:cs="B Lotus"/>
          <w:sz w:val="24"/>
          <w:szCs w:val="24"/>
          <w:vertAlign w:val="superscript"/>
          <w:rtl/>
          <w:lang w:bidi="fa-IR"/>
        </w:rPr>
        <w:footnoteReference w:id="62"/>
      </w:r>
      <w:r w:rsidRPr="005E761A">
        <w:rPr>
          <w:rFonts w:ascii="B Lotus" w:eastAsia="Calibri" w:hAnsi="B Lotus" w:cs="B Lotus"/>
          <w:sz w:val="24"/>
          <w:szCs w:val="24"/>
          <w:rtl/>
          <w:lang w:bidi="fa-IR"/>
        </w:rPr>
        <w:t xml:space="preserve">. این نوع تخصیص بودجه که </w:t>
      </w:r>
      <w:del w:id="7825" w:author="Mehrnazi Boojari" w:date="2019-01-12T01:38:00Z">
        <w:r w:rsidRPr="005E761A" w:rsidDel="001517C0">
          <w:rPr>
            <w:rFonts w:ascii="B Lotus" w:eastAsia="Calibri" w:hAnsi="B Lotus" w:cs="B Lotus"/>
            <w:sz w:val="24"/>
            <w:szCs w:val="24"/>
            <w:rtl/>
            <w:lang w:bidi="fa-IR"/>
          </w:rPr>
          <w:delText xml:space="preserve">عمدتا </w:delText>
        </w:r>
      </w:del>
      <w:ins w:id="7826" w:author="Mehrnazi Boojari" w:date="2019-01-12T01:38:00Z">
        <w:r w:rsidR="001517C0">
          <w:rPr>
            <w:rFonts w:ascii="B Lotus" w:eastAsia="Calibri" w:hAnsi="B Lotus" w:cs="B Lotus" w:hint="cs"/>
            <w:sz w:val="24"/>
            <w:szCs w:val="24"/>
            <w:rtl/>
            <w:lang w:bidi="fa-IR"/>
          </w:rPr>
          <w:t>اغلب</w:t>
        </w:r>
        <w:r w:rsidR="001517C0" w:rsidRPr="005E761A">
          <w:rPr>
            <w:rFonts w:ascii="B Lotus" w:eastAsia="Calibri" w:hAnsi="B Lotus" w:cs="B Lotus"/>
            <w:sz w:val="24"/>
            <w:szCs w:val="24"/>
            <w:rtl/>
            <w:lang w:bidi="fa-IR"/>
          </w:rPr>
          <w:t xml:space="preserve"> </w:t>
        </w:r>
      </w:ins>
      <w:del w:id="7827" w:author="Mehrnazi Boojari" w:date="2019-01-07T10:21:00Z">
        <w:r w:rsidRPr="005E761A" w:rsidDel="0028073B">
          <w:rPr>
            <w:rFonts w:ascii="B Lotus" w:eastAsia="Calibri" w:hAnsi="B Lotus" w:cs="B Lotus"/>
            <w:sz w:val="24"/>
            <w:szCs w:val="24"/>
            <w:rtl/>
            <w:lang w:bidi="fa-IR"/>
          </w:rPr>
          <w:delText xml:space="preserve">به صورت </w:delText>
        </w:r>
      </w:del>
      <w:ins w:id="7828" w:author="Mehrnazi Boojari" w:date="2019-01-07T10:21:00Z">
        <w:r w:rsidR="0028073B">
          <w:rPr>
            <w:rFonts w:ascii="B Lotus" w:eastAsia="Calibri" w:hAnsi="B Lotus" w:cs="B Lotus"/>
            <w:sz w:val="24"/>
            <w:szCs w:val="24"/>
            <w:rtl/>
            <w:lang w:bidi="fa-IR"/>
          </w:rPr>
          <w:t>به</w:t>
        </w:r>
        <w:r w:rsidR="0028073B">
          <w:rPr>
            <w:rFonts w:ascii="B Lotus" w:eastAsia="Calibri" w:hAnsi="B Lotus" w:cs="B Lotus" w:hint="cs"/>
            <w:sz w:val="24"/>
            <w:szCs w:val="24"/>
            <w:rtl/>
            <w:lang w:bidi="fa-IR"/>
          </w:rPr>
          <w:t>‌</w:t>
        </w:r>
        <w:r w:rsidR="0028073B">
          <w:rPr>
            <w:rFonts w:ascii="B Lotus" w:eastAsia="Calibri" w:hAnsi="B Lotus" w:cs="B Lotus"/>
            <w:sz w:val="24"/>
            <w:szCs w:val="24"/>
            <w:rtl/>
            <w:lang w:bidi="fa-IR"/>
          </w:rPr>
          <w:t xml:space="preserve">صورت </w:t>
        </w:r>
      </w:ins>
      <w:r w:rsidRPr="005E761A">
        <w:rPr>
          <w:rFonts w:ascii="B Lotus" w:eastAsia="Calibri" w:hAnsi="B Lotus" w:cs="B Lotus"/>
          <w:sz w:val="24"/>
          <w:szCs w:val="24"/>
          <w:rtl/>
          <w:lang w:bidi="fa-IR"/>
        </w:rPr>
        <w:t>وام برای بازسازی مساکن از</w:t>
      </w:r>
      <w:ins w:id="7829" w:author="Mehrnazi Boojari" w:date="2019-01-12T01:38:00Z">
        <w:r w:rsidR="001517C0">
          <w:rPr>
            <w:rFonts w:ascii="B Lotus" w:eastAsia="Calibri" w:hAnsi="B Lotus" w:cs="Times New Roman" w:hint="eastAsia"/>
            <w:sz w:val="24"/>
            <w:szCs w:val="24"/>
            <w:rtl/>
            <w:lang w:bidi="fa-IR"/>
          </w:rPr>
          <w:t> </w:t>
        </w:r>
      </w:ins>
      <w:del w:id="7830" w:author="Mehrnazi Boojari" w:date="2019-01-12T01:38:00Z">
        <w:r w:rsidRPr="005E761A" w:rsidDel="001517C0">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بین رفته و آسیب</w:t>
      </w:r>
      <w:ins w:id="7831" w:author="Mehrnazi Boojari" w:date="2019-01-12T01:38:00Z">
        <w:r w:rsidR="001517C0">
          <w:rPr>
            <w:rFonts w:ascii="B Lotus" w:eastAsia="Calibri" w:hAnsi="B Lotus" w:cs="B Nazanin" w:hint="cs"/>
            <w:sz w:val="24"/>
            <w:szCs w:val="24"/>
            <w:rtl/>
            <w:lang w:bidi="fa-IR"/>
          </w:rPr>
          <w:t>‌</w:t>
        </w:r>
      </w:ins>
      <w:del w:id="7832" w:author="Mehrnazi Boojari" w:date="2019-01-12T01:38:00Z">
        <w:r w:rsidRPr="005E761A" w:rsidDel="001517C0">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دیده اختصاص</w:t>
      </w:r>
      <w:del w:id="7833" w:author="Mehrnazi Boojari" w:date="2019-01-07T09:49:00Z">
        <w:r w:rsidRPr="005E761A" w:rsidDel="006F7CCF">
          <w:rPr>
            <w:rFonts w:ascii="B Lotus" w:eastAsia="Calibri" w:hAnsi="B Lotus" w:cs="B Lotus"/>
            <w:sz w:val="24"/>
            <w:szCs w:val="24"/>
            <w:rtl/>
            <w:lang w:bidi="fa-IR"/>
          </w:rPr>
          <w:delText xml:space="preserve"> می </w:delText>
        </w:r>
      </w:del>
      <w:ins w:id="7834"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5E761A">
        <w:rPr>
          <w:rFonts w:ascii="B Lotus" w:eastAsia="Calibri" w:hAnsi="B Lotus" w:cs="B Lotus"/>
          <w:sz w:val="24"/>
          <w:szCs w:val="24"/>
          <w:rtl/>
          <w:lang w:bidi="fa-IR"/>
        </w:rPr>
        <w:t xml:space="preserve">یابد بعد از گذشت </w:t>
      </w:r>
      <w:del w:id="7835" w:author="Mehrnazi Boojari" w:date="2019-01-12T01:38:00Z">
        <w:r w:rsidRPr="005E761A" w:rsidDel="001517C0">
          <w:rPr>
            <w:rFonts w:ascii="B Lotus" w:eastAsia="Calibri" w:hAnsi="B Lotus" w:cs="B Lotus"/>
            <w:sz w:val="24"/>
            <w:szCs w:val="24"/>
            <w:rtl/>
            <w:lang w:bidi="fa-IR"/>
          </w:rPr>
          <w:delText xml:space="preserve">چهل </w:delText>
        </w:r>
      </w:del>
      <w:ins w:id="7836" w:author="Mehrnazi Boojari" w:date="2019-01-12T01:38:00Z">
        <w:r w:rsidR="001517C0">
          <w:rPr>
            <w:rFonts w:ascii="B Lotus" w:eastAsia="Calibri" w:hAnsi="B Lotus" w:cs="B Lotus" w:hint="cs"/>
            <w:sz w:val="24"/>
            <w:szCs w:val="24"/>
            <w:rtl/>
            <w:lang w:bidi="fa-IR"/>
          </w:rPr>
          <w:t>40</w:t>
        </w:r>
        <w:r w:rsidR="001517C0" w:rsidRPr="005E761A">
          <w:rPr>
            <w:rFonts w:ascii="B Lotus" w:eastAsia="Calibri" w:hAnsi="B Lotus" w:cs="B Lotus"/>
            <w:sz w:val="24"/>
            <w:szCs w:val="24"/>
            <w:rtl/>
            <w:lang w:bidi="fa-IR"/>
          </w:rPr>
          <w:t xml:space="preserve"> </w:t>
        </w:r>
      </w:ins>
      <w:r w:rsidRPr="005E761A">
        <w:rPr>
          <w:rFonts w:ascii="B Lotus" w:eastAsia="Calibri" w:hAnsi="B Lotus" w:cs="B Lotus"/>
          <w:sz w:val="24"/>
          <w:szCs w:val="24"/>
          <w:rtl/>
          <w:lang w:bidi="fa-IR"/>
        </w:rPr>
        <w:t>سال از انقلاب هنوز ادامه دارد و هنوز هیچ م</w:t>
      </w:r>
      <w:ins w:id="7837" w:author="Mehrnazi Boojari" w:date="2019-01-12T01:39:00Z">
        <w:r w:rsidR="001517C0">
          <w:rPr>
            <w:rFonts w:ascii="B Lotus" w:eastAsia="Calibri" w:hAnsi="B Lotus" w:cs="B Lotus" w:hint="cs"/>
            <w:sz w:val="24"/>
            <w:szCs w:val="24"/>
            <w:rtl/>
            <w:lang w:bidi="fa-IR"/>
          </w:rPr>
          <w:t>ِ</w:t>
        </w:r>
      </w:ins>
      <w:r w:rsidRPr="005E761A">
        <w:rPr>
          <w:rFonts w:ascii="B Lotus" w:eastAsia="Calibri" w:hAnsi="B Lotus" w:cs="B Lotus"/>
          <w:sz w:val="24"/>
          <w:szCs w:val="24"/>
          <w:rtl/>
          <w:lang w:bidi="fa-IR"/>
        </w:rPr>
        <w:t>تدی جایگزین آن نشده است</w:t>
      </w:r>
      <w:ins w:id="7838" w:author="Mehrnazi Boojari" w:date="2019-01-12T01:39:00Z">
        <w:r w:rsidR="001517C0">
          <w:rPr>
            <w:rFonts w:ascii="B Lotus" w:eastAsia="Calibri" w:hAnsi="B Lotus" w:cs="B Lotus" w:hint="cs"/>
            <w:sz w:val="24"/>
            <w:szCs w:val="24"/>
            <w:rtl/>
            <w:lang w:bidi="fa-IR"/>
          </w:rPr>
          <w:t>؛</w:t>
        </w:r>
      </w:ins>
      <w:r w:rsidRPr="005E761A">
        <w:rPr>
          <w:rFonts w:ascii="B Lotus" w:eastAsia="Calibri" w:hAnsi="B Lotus" w:cs="B Lotus"/>
          <w:sz w:val="24"/>
          <w:szCs w:val="24"/>
          <w:rtl/>
          <w:lang w:bidi="fa-IR"/>
        </w:rPr>
        <w:t xml:space="preserve"> بدین صورت که برای مقاوم</w:t>
      </w:r>
      <w:del w:id="7839" w:author="Mehrnazi Boojari" w:date="2019-01-07T09:51:00Z">
        <w:r w:rsidRPr="005E761A" w:rsidDel="006F7CCF">
          <w:rPr>
            <w:rFonts w:ascii="B Lotus" w:eastAsia="Calibri" w:hAnsi="B Lotus" w:cs="B Lotus"/>
            <w:sz w:val="24"/>
            <w:szCs w:val="24"/>
            <w:rtl/>
            <w:lang w:bidi="fa-IR"/>
          </w:rPr>
          <w:delText xml:space="preserve"> سازی </w:delText>
        </w:r>
      </w:del>
      <w:ins w:id="7840" w:author="Mehrnazi Boojari" w:date="2019-01-07T09:51: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سازی </w:t>
        </w:r>
      </w:ins>
      <w:r w:rsidRPr="005E761A">
        <w:rPr>
          <w:rFonts w:ascii="B Lotus" w:eastAsia="Calibri" w:hAnsi="B Lotus" w:cs="B Lotus"/>
          <w:sz w:val="24"/>
          <w:szCs w:val="24"/>
          <w:rtl/>
          <w:lang w:bidi="fa-IR"/>
        </w:rPr>
        <w:t>و نوسازی مساکن روستایی</w:t>
      </w:r>
      <w:del w:id="7841" w:author="Mehrnazi Boojari" w:date="2019-01-07T10:44:00Z">
        <w:r w:rsidRPr="005E761A" w:rsidDel="006A1F1D">
          <w:rPr>
            <w:rFonts w:ascii="B Lotus" w:eastAsia="Calibri" w:hAnsi="B Lotus" w:cs="B Lotus"/>
            <w:sz w:val="24"/>
            <w:szCs w:val="24"/>
            <w:rtl/>
            <w:lang w:bidi="fa-IR"/>
          </w:rPr>
          <w:delText xml:space="preserve"> صرفا </w:delText>
        </w:r>
      </w:del>
      <w:ins w:id="7842" w:author="Mehrnazi Boojari" w:date="2019-01-07T10:44:00Z">
        <w:r w:rsidR="006A1F1D">
          <w:rPr>
            <w:rFonts w:ascii="B Lotus" w:eastAsia="Calibri" w:hAnsi="B Lotus" w:cs="B Lotus"/>
            <w:sz w:val="24"/>
            <w:szCs w:val="24"/>
            <w:rtl/>
            <w:lang w:bidi="fa-IR"/>
          </w:rPr>
          <w:t xml:space="preserve"> فقط </w:t>
        </w:r>
      </w:ins>
      <w:r w:rsidRPr="005E761A">
        <w:rPr>
          <w:rFonts w:ascii="B Lotus" w:eastAsia="Calibri" w:hAnsi="B Lotus" w:cs="B Lotus"/>
          <w:sz w:val="24"/>
          <w:szCs w:val="24"/>
          <w:rtl/>
          <w:lang w:bidi="fa-IR"/>
        </w:rPr>
        <w:t>متد وام</w:t>
      </w:r>
      <w:r w:rsidRPr="005E761A">
        <w:rPr>
          <w:rFonts w:ascii="B Lotus" w:eastAsia="Calibri" w:hAnsi="B Lotus" w:cs="B Lotus" w:hint="cs"/>
          <w:sz w:val="24"/>
          <w:szCs w:val="24"/>
          <w:rtl/>
          <w:lang w:bidi="fa-IR"/>
        </w:rPr>
        <w:t>‌</w:t>
      </w:r>
      <w:r w:rsidRPr="005E761A">
        <w:rPr>
          <w:rFonts w:ascii="B Lotus" w:eastAsia="Calibri" w:hAnsi="B Lotus" w:cs="B Lotus"/>
          <w:sz w:val="24"/>
          <w:szCs w:val="24"/>
          <w:rtl/>
          <w:lang w:bidi="fa-IR"/>
        </w:rPr>
        <w:t>دهی مرسوم است</w:t>
      </w:r>
      <w:del w:id="7843" w:author="Mehrnazi Boojari" w:date="2019-01-07T09:53:00Z">
        <w:r w:rsidRPr="005E761A" w:rsidDel="006F7CCF">
          <w:rPr>
            <w:rFonts w:ascii="B Lotus" w:eastAsia="Calibri" w:hAnsi="B Lotus" w:cs="B Lotus"/>
            <w:sz w:val="24"/>
            <w:szCs w:val="24"/>
            <w:rtl/>
            <w:lang w:bidi="fa-IR"/>
          </w:rPr>
          <w:delText xml:space="preserve"> . </w:delText>
        </w:r>
      </w:del>
      <w:ins w:id="7844" w:author="Mehrnazi Boojari" w:date="2019-01-07T09:53:00Z">
        <w:r w:rsidR="006F7CCF">
          <w:rPr>
            <w:rFonts w:ascii="B Lotus" w:eastAsia="Calibri" w:hAnsi="B Lotus" w:cs="B Lotus"/>
            <w:sz w:val="24"/>
            <w:szCs w:val="24"/>
            <w:rtl/>
            <w:lang w:bidi="fa-IR"/>
          </w:rPr>
          <w:t xml:space="preserve">. </w:t>
        </w:r>
      </w:ins>
      <w:r w:rsidRPr="005E761A">
        <w:rPr>
          <w:rFonts w:ascii="B Lotus" w:eastAsia="Calibri" w:hAnsi="B Lotus" w:cs="B Lotus"/>
          <w:sz w:val="24"/>
          <w:szCs w:val="24"/>
          <w:rtl/>
          <w:lang w:bidi="fa-IR"/>
        </w:rPr>
        <w:t>ساختارمند</w:t>
      </w:r>
      <w:del w:id="7845" w:author="Mehrnazi Boojari" w:date="2019-01-07T10:33:00Z">
        <w:r w:rsidRPr="005E761A" w:rsidDel="006C73A5">
          <w:rPr>
            <w:rFonts w:ascii="B Lotus" w:eastAsia="Calibri" w:hAnsi="B Lotus" w:cs="B Lotus"/>
            <w:sz w:val="24"/>
            <w:szCs w:val="24"/>
            <w:rtl/>
            <w:lang w:bidi="fa-IR"/>
          </w:rPr>
          <w:delText xml:space="preserve"> شدن </w:delText>
        </w:r>
      </w:del>
      <w:ins w:id="7846" w:author="Mehrnazi Boojari" w:date="2019-01-07T10:33:00Z">
        <w:r w:rsidR="006C73A5">
          <w:rPr>
            <w:rFonts w:ascii="B Lotus" w:eastAsia="Calibri" w:hAnsi="B Lotus" w:cs="B Lotus" w:hint="cs"/>
            <w:sz w:val="24"/>
            <w:szCs w:val="24"/>
            <w:rtl/>
            <w:lang w:bidi="fa-IR"/>
          </w:rPr>
          <w:t>‌</w:t>
        </w:r>
        <w:r w:rsidR="006C73A5">
          <w:rPr>
            <w:rFonts w:ascii="B Lotus" w:eastAsia="Calibri" w:hAnsi="B Lotus" w:cs="B Lotus"/>
            <w:sz w:val="24"/>
            <w:szCs w:val="24"/>
            <w:rtl/>
            <w:lang w:bidi="fa-IR"/>
          </w:rPr>
          <w:t xml:space="preserve">شدن </w:t>
        </w:r>
      </w:ins>
      <w:r w:rsidRPr="005E761A">
        <w:rPr>
          <w:rFonts w:ascii="B Lotus" w:eastAsia="Calibri" w:hAnsi="B Lotus" w:cs="B Lotus"/>
          <w:sz w:val="24"/>
          <w:szCs w:val="24"/>
          <w:rtl/>
          <w:lang w:bidi="fa-IR"/>
        </w:rPr>
        <w:t>این متد را در</w:t>
      </w:r>
      <w:ins w:id="7847" w:author="Mehrnazi Boojari" w:date="2019-01-12T01:41:00Z">
        <w:r w:rsidR="007F69B5">
          <w:rPr>
            <w:rFonts w:ascii="B Lotus" w:eastAsia="Calibri" w:hAnsi="B Lotus" w:cs="B Lotus" w:hint="cs"/>
            <w:sz w:val="24"/>
            <w:szCs w:val="24"/>
            <w:rtl/>
            <w:lang w:bidi="fa-IR"/>
          </w:rPr>
          <w:t xml:space="preserve"> </w:t>
        </w:r>
      </w:ins>
      <w:r w:rsidRPr="005E761A">
        <w:rPr>
          <w:rFonts w:ascii="B Lotus" w:eastAsia="Calibri" w:hAnsi="B Lotus" w:cs="B Lotus"/>
          <w:sz w:val="24"/>
          <w:szCs w:val="24"/>
          <w:rtl/>
          <w:lang w:bidi="fa-IR"/>
        </w:rPr>
        <w:t>سال 1375 می</w:t>
      </w:r>
      <w:ins w:id="7848" w:author="Mehrnazi Boojari" w:date="2019-01-12T01:41:00Z">
        <w:r w:rsidR="007F69B5">
          <w:rPr>
            <w:rFonts w:ascii="B Lotus" w:eastAsia="Calibri" w:hAnsi="B Lotus" w:cs="B Nazanin" w:hint="cs"/>
            <w:sz w:val="24"/>
            <w:szCs w:val="24"/>
            <w:rtl/>
            <w:lang w:bidi="fa-IR"/>
          </w:rPr>
          <w:t>‌</w:t>
        </w:r>
      </w:ins>
      <w:r w:rsidRPr="005E761A">
        <w:rPr>
          <w:rFonts w:ascii="B Lotus" w:eastAsia="Calibri" w:hAnsi="B Lotus" w:cs="B Lotus"/>
          <w:sz w:val="24"/>
          <w:szCs w:val="24"/>
          <w:rtl/>
          <w:lang w:bidi="fa-IR"/>
        </w:rPr>
        <w:t xml:space="preserve">توان ملاحظه </w:t>
      </w:r>
      <w:del w:id="7849" w:author="Mehrnazi Boojari" w:date="2019-01-12T01:42:00Z">
        <w:r w:rsidRPr="005E761A" w:rsidDel="007F69B5">
          <w:rPr>
            <w:rFonts w:ascii="B Lotus" w:eastAsia="Calibri" w:hAnsi="B Lotus" w:cs="B Lotus"/>
            <w:sz w:val="24"/>
            <w:szCs w:val="24"/>
            <w:rtl/>
            <w:lang w:bidi="fa-IR"/>
          </w:rPr>
          <w:delText xml:space="preserve">نمود </w:delText>
        </w:r>
      </w:del>
      <w:ins w:id="7850" w:author="Mehrnazi Boojari" w:date="2019-01-12T01:42:00Z">
        <w:r w:rsidR="007F69B5">
          <w:rPr>
            <w:rFonts w:ascii="B Lotus" w:eastAsia="Calibri" w:hAnsi="B Lotus" w:cs="B Lotus" w:hint="cs"/>
            <w:sz w:val="24"/>
            <w:szCs w:val="24"/>
            <w:rtl/>
            <w:lang w:bidi="fa-IR"/>
          </w:rPr>
          <w:t>کر</w:t>
        </w:r>
        <w:r w:rsidR="007F69B5" w:rsidRPr="005E761A">
          <w:rPr>
            <w:rFonts w:ascii="B Lotus" w:eastAsia="Calibri" w:hAnsi="B Lotus" w:cs="B Lotus"/>
            <w:sz w:val="24"/>
            <w:szCs w:val="24"/>
            <w:rtl/>
            <w:lang w:bidi="fa-IR"/>
          </w:rPr>
          <w:t>د</w:t>
        </w:r>
        <w:r w:rsidR="007F69B5">
          <w:rPr>
            <w:rFonts w:ascii="B Lotus" w:eastAsia="Calibri" w:hAnsi="B Lotus" w:cs="B Lotus" w:hint="cs"/>
            <w:sz w:val="24"/>
            <w:szCs w:val="24"/>
            <w:rtl/>
            <w:lang w:bidi="fa-IR"/>
          </w:rPr>
          <w:t>.</w:t>
        </w:r>
        <w:r w:rsidR="007F69B5" w:rsidRPr="005E761A">
          <w:rPr>
            <w:rFonts w:ascii="B Lotus" w:eastAsia="Calibri" w:hAnsi="B Lotus" w:cs="B Lotus"/>
            <w:sz w:val="24"/>
            <w:szCs w:val="24"/>
            <w:rtl/>
            <w:lang w:bidi="fa-IR"/>
          </w:rPr>
          <w:t xml:space="preserve"> </w:t>
        </w:r>
      </w:ins>
      <w:r w:rsidRPr="005E761A">
        <w:rPr>
          <w:rFonts w:ascii="B Lotus" w:eastAsia="Calibri" w:hAnsi="B Lotus" w:cs="B Lotus"/>
          <w:sz w:val="24"/>
          <w:szCs w:val="24"/>
          <w:rtl/>
          <w:lang w:bidi="fa-IR"/>
        </w:rPr>
        <w:t>در این سال</w:t>
      </w:r>
      <w:ins w:id="7851" w:author="Mehrnazi Boojari" w:date="2019-01-12T01:44:00Z">
        <w:r w:rsidR="00415A4F">
          <w:rPr>
            <w:rFonts w:ascii="B Lotus" w:eastAsia="Calibri" w:hAnsi="B Lotus" w:cs="B Lotus" w:hint="cs"/>
            <w:sz w:val="24"/>
            <w:szCs w:val="24"/>
            <w:rtl/>
            <w:lang w:bidi="fa-IR"/>
          </w:rPr>
          <w:t>،</w:t>
        </w:r>
      </w:ins>
      <w:r w:rsidRPr="005E761A">
        <w:rPr>
          <w:rFonts w:ascii="B Lotus" w:eastAsia="Calibri" w:hAnsi="B Lotus" w:cs="B Lotus"/>
          <w:sz w:val="24"/>
          <w:szCs w:val="24"/>
          <w:rtl/>
          <w:lang w:bidi="fa-IR"/>
        </w:rPr>
        <w:t xml:space="preserve"> در اجرای تبصره ۵۲ قانون بودجه سال ۱۳۷۵ كل كشور و آیین</w:t>
      </w:r>
      <w:ins w:id="7852" w:author="Mehrnazi Boojari" w:date="2019-01-12T01:42:00Z">
        <w:r w:rsidR="007F69B5">
          <w:rPr>
            <w:rFonts w:ascii="B Lotus" w:eastAsia="Calibri" w:hAnsi="B Lotus" w:cs="B Nazanin" w:hint="cs"/>
            <w:sz w:val="24"/>
            <w:szCs w:val="24"/>
            <w:rtl/>
            <w:lang w:bidi="fa-IR"/>
          </w:rPr>
          <w:t>‌</w:t>
        </w:r>
      </w:ins>
      <w:del w:id="7853" w:author="Mehrnazi Boojari" w:date="2019-01-12T01:42:00Z">
        <w:r w:rsidRPr="005E761A" w:rsidDel="007F69B5">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 xml:space="preserve">نامه اجرایی آن مورخ ۲۸/۱۲/۷۴ مصوب </w:t>
      </w:r>
      <w:del w:id="7854" w:author="Mehrnazi Boojari" w:date="2019-01-08T02:11:00Z">
        <w:r w:rsidRPr="005E761A" w:rsidDel="00175889">
          <w:rPr>
            <w:rFonts w:ascii="B Lotus" w:eastAsia="Calibri" w:hAnsi="B Lotus" w:cs="B Lotus"/>
            <w:sz w:val="24"/>
            <w:szCs w:val="24"/>
            <w:rtl/>
            <w:lang w:bidi="fa-IR"/>
          </w:rPr>
          <w:delText>هیات</w:delText>
        </w:r>
      </w:del>
      <w:ins w:id="7855" w:author="Mehrnazi Boojari" w:date="2019-01-08T02:11:00Z">
        <w:r w:rsidR="00175889">
          <w:rPr>
            <w:rFonts w:ascii="B Lotus" w:eastAsia="Calibri" w:hAnsi="B Lotus" w:cs="B Lotus"/>
            <w:sz w:val="24"/>
            <w:szCs w:val="24"/>
            <w:rtl/>
            <w:lang w:bidi="fa-IR"/>
          </w:rPr>
          <w:t>هیئت</w:t>
        </w:r>
      </w:ins>
      <w:r w:rsidRPr="005E761A">
        <w:rPr>
          <w:rFonts w:ascii="B Lotus" w:eastAsia="Calibri" w:hAnsi="B Lotus" w:cs="B Lotus"/>
          <w:sz w:val="24"/>
          <w:szCs w:val="24"/>
          <w:rtl/>
          <w:lang w:bidi="fa-IR"/>
        </w:rPr>
        <w:t xml:space="preserve"> محترم وزیران</w:t>
      </w:r>
      <w:del w:id="7856" w:author="Mehrnazi Boojari" w:date="2019-01-07T09:47:00Z">
        <w:r w:rsidRPr="005E761A" w:rsidDel="006F7CCF">
          <w:rPr>
            <w:rFonts w:ascii="B Lotus" w:eastAsia="Calibri" w:hAnsi="B Lotus" w:cs="B Lotus"/>
            <w:sz w:val="24"/>
            <w:szCs w:val="24"/>
            <w:rtl/>
            <w:lang w:bidi="fa-IR"/>
          </w:rPr>
          <w:delText xml:space="preserve"> ،</w:delText>
        </w:r>
      </w:del>
      <w:ins w:id="7857" w:author="Mehrnazi Boojari" w:date="2019-01-07T09:47:00Z">
        <w:r w:rsidR="006F7CCF">
          <w:rPr>
            <w:rFonts w:ascii="B Lotus" w:eastAsia="Calibri" w:hAnsi="B Lotus" w:cs="B Lotus"/>
            <w:sz w:val="24"/>
            <w:szCs w:val="24"/>
            <w:rtl/>
            <w:lang w:bidi="fa-IR"/>
          </w:rPr>
          <w:t>،</w:t>
        </w:r>
      </w:ins>
      <w:r w:rsidRPr="005E761A">
        <w:rPr>
          <w:rFonts w:ascii="B Lotus" w:eastAsia="Calibri" w:hAnsi="B Lotus" w:cs="B Lotus"/>
          <w:sz w:val="24"/>
          <w:szCs w:val="24"/>
          <w:rtl/>
          <w:lang w:bidi="fa-IR"/>
        </w:rPr>
        <w:t xml:space="preserve"> دستورالعمل نحوه اعمال یارانه تسهیلات اعطایی بانك</w:t>
      </w:r>
      <w:ins w:id="7858" w:author="Mehrnazi Boojari" w:date="2019-01-12T01:42:00Z">
        <w:r w:rsidR="007F69B5">
          <w:rPr>
            <w:rFonts w:ascii="B Lotus" w:eastAsia="Calibri" w:hAnsi="B Lotus" w:cs="B Nazanin" w:hint="cs"/>
            <w:sz w:val="24"/>
            <w:szCs w:val="24"/>
            <w:rtl/>
            <w:lang w:bidi="fa-IR"/>
          </w:rPr>
          <w:t>‌</w:t>
        </w:r>
      </w:ins>
      <w:r w:rsidRPr="005E761A">
        <w:rPr>
          <w:rFonts w:ascii="B Lotus" w:eastAsia="Calibri" w:hAnsi="B Lotus" w:cs="B Lotus"/>
          <w:sz w:val="24"/>
          <w:szCs w:val="24"/>
          <w:rtl/>
          <w:lang w:bidi="fa-IR"/>
        </w:rPr>
        <w:t>ها در بخش مسكن روستایی توسط وزیر کشور به</w:t>
      </w:r>
      <w:ins w:id="7859" w:author="Mehrnazi Boojari" w:date="2019-01-12T01:42:00Z">
        <w:r w:rsidR="007F69B5">
          <w:rPr>
            <w:rFonts w:ascii="B Lotus" w:eastAsia="Calibri" w:hAnsi="B Lotus" w:cs="B Nazanin" w:hint="cs"/>
            <w:sz w:val="24"/>
            <w:szCs w:val="24"/>
            <w:rtl/>
            <w:lang w:bidi="fa-IR"/>
          </w:rPr>
          <w:t>‌</w:t>
        </w:r>
      </w:ins>
      <w:del w:id="7860" w:author="Mehrnazi Boojari" w:date="2019-01-12T01:42:00Z">
        <w:r w:rsidRPr="005E761A" w:rsidDel="007F69B5">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تصویب</w:t>
      </w:r>
      <w:del w:id="7861" w:author="Mehrnazi Boojari" w:date="2019-01-07T09:49:00Z">
        <w:r w:rsidRPr="005E761A" w:rsidDel="006F7CCF">
          <w:rPr>
            <w:rFonts w:ascii="B Lotus" w:eastAsia="Calibri" w:hAnsi="B Lotus" w:cs="B Lotus"/>
            <w:sz w:val="24"/>
            <w:szCs w:val="24"/>
            <w:rtl/>
            <w:lang w:bidi="fa-IR"/>
          </w:rPr>
          <w:delText xml:space="preserve"> می </w:delText>
        </w:r>
      </w:del>
      <w:ins w:id="7862"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5E761A">
        <w:rPr>
          <w:rFonts w:ascii="B Lotus" w:eastAsia="Calibri" w:hAnsi="B Lotus" w:cs="B Lotus"/>
          <w:sz w:val="24"/>
          <w:szCs w:val="24"/>
          <w:rtl/>
          <w:lang w:bidi="fa-IR"/>
        </w:rPr>
        <w:t xml:space="preserve">رسد و </w:t>
      </w:r>
      <w:del w:id="7863" w:author="Mehrnazi Boojari" w:date="2019-01-10T00:17:00Z">
        <w:r w:rsidRPr="005E761A" w:rsidDel="000A3EC2">
          <w:rPr>
            <w:rFonts w:ascii="B Lotus" w:eastAsia="Calibri" w:hAnsi="B Lotus" w:cs="B Lotus"/>
            <w:sz w:val="24"/>
            <w:szCs w:val="24"/>
            <w:rtl/>
            <w:lang w:bidi="fa-IR"/>
          </w:rPr>
          <w:delText>از طریق</w:delText>
        </w:r>
      </w:del>
      <w:ins w:id="7864" w:author="Mehrnazi Boojari" w:date="2019-01-10T00:17:00Z">
        <w:r w:rsidR="000A3EC2">
          <w:rPr>
            <w:rFonts w:ascii="B Lotus" w:eastAsia="Calibri" w:hAnsi="B Lotus" w:cs="B Lotus"/>
            <w:sz w:val="24"/>
            <w:szCs w:val="24"/>
            <w:rtl/>
            <w:lang w:bidi="fa-IR"/>
          </w:rPr>
          <w:t>از</w:t>
        </w:r>
        <w:r w:rsidR="000A3EC2">
          <w:rPr>
            <w:rFonts w:ascii="Times New Roman" w:eastAsia="Calibri" w:hAnsi="Times New Roman" w:cs="Times New Roman" w:hint="cs"/>
            <w:sz w:val="24"/>
            <w:szCs w:val="24"/>
            <w:rtl/>
            <w:lang w:bidi="fa-IR"/>
          </w:rPr>
          <w:t> </w:t>
        </w:r>
        <w:r w:rsidR="000A3EC2">
          <w:rPr>
            <w:rFonts w:ascii="B Lotus" w:eastAsia="Calibri" w:hAnsi="B Lotus" w:cs="B Lotus"/>
            <w:sz w:val="24"/>
            <w:szCs w:val="24"/>
            <w:rtl/>
            <w:lang w:bidi="fa-IR"/>
          </w:rPr>
          <w:t>طریق</w:t>
        </w:r>
      </w:ins>
      <w:r w:rsidRPr="005E761A">
        <w:rPr>
          <w:rFonts w:ascii="B Lotus" w:eastAsia="Calibri" w:hAnsi="B Lotus" w:cs="B Lotus"/>
          <w:sz w:val="24"/>
          <w:szCs w:val="24"/>
          <w:rtl/>
          <w:lang w:bidi="fa-IR"/>
        </w:rPr>
        <w:t xml:space="preserve"> معرفی بنیاد مسکن به بانک مسکن و دریافت تسهیلات صورت</w:t>
      </w:r>
      <w:del w:id="7865" w:author="Mehrnazi Boojari" w:date="2019-01-07T09:49:00Z">
        <w:r w:rsidRPr="005E761A" w:rsidDel="006F7CCF">
          <w:rPr>
            <w:rFonts w:ascii="B Lotus" w:eastAsia="Calibri" w:hAnsi="B Lotus" w:cs="B Lotus"/>
            <w:sz w:val="24"/>
            <w:szCs w:val="24"/>
            <w:rtl/>
            <w:lang w:bidi="fa-IR"/>
          </w:rPr>
          <w:delText xml:space="preserve"> می </w:delText>
        </w:r>
      </w:del>
      <w:ins w:id="7866" w:author="Mehrnazi Boojari" w:date="2019-01-07T09:49:00Z">
        <w:r w:rsidR="006F7CCF">
          <w:rPr>
            <w:rFonts w:ascii="B Lotus" w:eastAsia="Calibri" w:hAnsi="B Lotus" w:cs="B Lotus"/>
            <w:sz w:val="24"/>
            <w:szCs w:val="24"/>
            <w:rtl/>
            <w:lang w:bidi="fa-IR"/>
          </w:rPr>
          <w:t xml:space="preserve"> می</w:t>
        </w:r>
        <w:r w:rsidR="006F7CCF">
          <w:rPr>
            <w:rFonts w:ascii="B Lotus" w:eastAsia="Calibri" w:hAnsi="B Lotus" w:cs="B Lotus" w:hint="cs"/>
            <w:sz w:val="24"/>
            <w:szCs w:val="24"/>
            <w:rtl/>
            <w:lang w:bidi="fa-IR"/>
          </w:rPr>
          <w:t>‌</w:t>
        </w:r>
      </w:ins>
      <w:r w:rsidRPr="005E761A">
        <w:rPr>
          <w:rFonts w:ascii="B Lotus" w:eastAsia="Calibri" w:hAnsi="B Lotus" w:cs="B Lotus"/>
          <w:sz w:val="24"/>
          <w:szCs w:val="24"/>
          <w:rtl/>
          <w:lang w:bidi="fa-IR"/>
        </w:rPr>
        <w:t>گیرد</w:t>
      </w:r>
      <w:ins w:id="7867" w:author="Mehrnazi Boojari" w:date="2019-01-12T01:44:00Z">
        <w:r w:rsidR="00415A4F">
          <w:rPr>
            <w:rFonts w:ascii="B Lotus" w:eastAsia="Calibri" w:hAnsi="B Lotus" w:cs="B Lotus" w:hint="cs"/>
            <w:sz w:val="24"/>
            <w:szCs w:val="24"/>
            <w:rtl/>
            <w:lang w:bidi="fa-IR"/>
          </w:rPr>
          <w:t>.</w:t>
        </w:r>
      </w:ins>
      <w:r w:rsidRPr="005E761A">
        <w:rPr>
          <w:rFonts w:ascii="B Lotus" w:eastAsia="Calibri" w:hAnsi="B Lotus" w:cs="B Lotus"/>
          <w:sz w:val="24"/>
          <w:szCs w:val="24"/>
          <w:rtl/>
          <w:lang w:bidi="fa-IR"/>
        </w:rPr>
        <w:t xml:space="preserve"> عمده متقاضیان این دستورالعمل</w:t>
      </w:r>
      <w:ins w:id="7868" w:author="Mehrnazi Boojari" w:date="2019-01-12T01:44:00Z">
        <w:r w:rsidR="00415A4F">
          <w:rPr>
            <w:rFonts w:ascii="B Lotus" w:eastAsia="Calibri" w:hAnsi="B Lotus" w:cs="B Lotus" w:hint="cs"/>
            <w:sz w:val="24"/>
            <w:szCs w:val="24"/>
            <w:rtl/>
            <w:lang w:bidi="fa-IR"/>
          </w:rPr>
          <w:t xml:space="preserve"> مشتمل</w:t>
        </w:r>
      </w:ins>
      <w:ins w:id="7869" w:author="Mehrnazi Boojari" w:date="2019-01-12T01:45:00Z">
        <w:r w:rsidR="00415A4F">
          <w:rPr>
            <w:rFonts w:ascii="B Lotus" w:eastAsia="Calibri" w:hAnsi="B Lotus" w:cs="B Nazanin" w:hint="cs"/>
            <w:sz w:val="24"/>
            <w:szCs w:val="24"/>
            <w:rtl/>
            <w:lang w:bidi="fa-IR"/>
          </w:rPr>
          <w:t>‌</w:t>
        </w:r>
        <w:r w:rsidR="00415A4F">
          <w:rPr>
            <w:rFonts w:ascii="B Lotus" w:eastAsia="Calibri" w:hAnsi="B Lotus" w:cs="B Lotus" w:hint="cs"/>
            <w:sz w:val="24"/>
            <w:szCs w:val="24"/>
            <w:rtl/>
            <w:lang w:bidi="fa-IR"/>
          </w:rPr>
          <w:t>اند بر</w:t>
        </w:r>
      </w:ins>
      <w:del w:id="7870" w:author="Mehrnazi Boojari" w:date="2019-01-08T01:32:00Z">
        <w:r w:rsidRPr="005E761A" w:rsidDel="00952B49">
          <w:rPr>
            <w:rFonts w:ascii="B Lotus" w:eastAsia="Calibri" w:hAnsi="B Lotus" w:cs="B Lotus"/>
            <w:sz w:val="24"/>
            <w:szCs w:val="24"/>
            <w:rtl/>
            <w:lang w:bidi="fa-IR"/>
          </w:rPr>
          <w:delText xml:space="preserve"> :</w:delText>
        </w:r>
      </w:del>
      <w:ins w:id="7871" w:author="Mehrnazi Boojari" w:date="2019-01-08T01:32:00Z">
        <w:r w:rsidR="00952B49">
          <w:rPr>
            <w:rFonts w:ascii="B Lotus" w:eastAsia="Calibri" w:hAnsi="B Lotus" w:cs="B Lotus"/>
            <w:sz w:val="24"/>
            <w:szCs w:val="24"/>
            <w:rtl/>
            <w:lang w:bidi="fa-IR"/>
          </w:rPr>
          <w:t>:</w:t>
        </w:r>
      </w:ins>
    </w:p>
    <w:p w14:paraId="3CB087B1" w14:textId="77777777" w:rsidR="00A06196" w:rsidRPr="005E761A" w:rsidRDefault="00A06196" w:rsidP="00A25B54">
      <w:pPr>
        <w:pStyle w:val="ListParagraph"/>
        <w:numPr>
          <w:ilvl w:val="0"/>
          <w:numId w:val="65"/>
        </w:numPr>
        <w:bidi/>
        <w:spacing w:after="200" w:line="276" w:lineRule="auto"/>
        <w:jc w:val="both"/>
        <w:rPr>
          <w:rFonts w:eastAsia="Calibri"/>
          <w:rtl/>
        </w:rPr>
      </w:pPr>
      <w:r w:rsidRPr="005E761A">
        <w:rPr>
          <w:rFonts w:eastAsia="Calibri"/>
          <w:rtl/>
        </w:rPr>
        <w:t>متقاضیانی كه در اجرای طرح</w:t>
      </w:r>
      <w:del w:id="7872" w:author="Mehrnazi Boojari" w:date="2019-01-07T09:46:00Z">
        <w:r w:rsidRPr="005E761A" w:rsidDel="006F7CCF">
          <w:rPr>
            <w:rFonts w:eastAsia="Calibri"/>
            <w:rtl/>
          </w:rPr>
          <w:delText xml:space="preserve"> های </w:delText>
        </w:r>
      </w:del>
      <w:ins w:id="7873" w:author="Mehrnazi Boojari" w:date="2019-01-07T09:46:00Z">
        <w:r w:rsidR="006F7CCF">
          <w:rPr>
            <w:rFonts w:eastAsia="Calibri" w:hint="cs"/>
            <w:rtl/>
          </w:rPr>
          <w:t>‌</w:t>
        </w:r>
        <w:r w:rsidR="006F7CCF">
          <w:rPr>
            <w:rFonts w:eastAsia="Calibri"/>
            <w:rtl/>
          </w:rPr>
          <w:t xml:space="preserve">های </w:t>
        </w:r>
      </w:ins>
      <w:r w:rsidRPr="005E761A">
        <w:rPr>
          <w:rFonts w:eastAsia="Calibri"/>
          <w:rtl/>
        </w:rPr>
        <w:t>هادی و اصلاح معابر روستایی تمام و یا بخش عمده</w:t>
      </w:r>
      <w:del w:id="7874" w:author="Mehrnazi Boojari" w:date="2019-01-07T10:41:00Z">
        <w:r w:rsidRPr="005E761A" w:rsidDel="006A1F1D">
          <w:rPr>
            <w:rFonts w:eastAsia="Calibri"/>
            <w:rtl/>
          </w:rPr>
          <w:delText xml:space="preserve"> ای </w:delText>
        </w:r>
      </w:del>
      <w:ins w:id="7875" w:author="Mehrnazi Boojari" w:date="2019-01-07T10:41:00Z">
        <w:r w:rsidR="006A1F1D">
          <w:rPr>
            <w:rFonts w:eastAsia="Calibri" w:hint="cs"/>
            <w:rtl/>
          </w:rPr>
          <w:t>‌</w:t>
        </w:r>
        <w:r w:rsidR="006A1F1D">
          <w:rPr>
            <w:rFonts w:eastAsia="Calibri"/>
            <w:rtl/>
          </w:rPr>
          <w:t xml:space="preserve">ای </w:t>
        </w:r>
      </w:ins>
      <w:r w:rsidRPr="005E761A">
        <w:rPr>
          <w:rFonts w:eastAsia="Calibri"/>
          <w:rtl/>
        </w:rPr>
        <w:t>از بنای مسكونی</w:t>
      </w:r>
      <w:del w:id="7876" w:author="Mehrnazi Boojari" w:date="2019-01-07T09:51:00Z">
        <w:r w:rsidRPr="005E761A" w:rsidDel="006F7CCF">
          <w:rPr>
            <w:rFonts w:eastAsia="Calibri"/>
            <w:rtl/>
          </w:rPr>
          <w:delText xml:space="preserve"> آنها </w:delText>
        </w:r>
      </w:del>
      <w:ins w:id="7877" w:author="Mehrnazi Boojari" w:date="2019-01-07T09:51:00Z">
        <w:r w:rsidR="006F7CCF">
          <w:rPr>
            <w:rFonts w:eastAsia="Calibri"/>
            <w:rtl/>
          </w:rPr>
          <w:t xml:space="preserve"> آن</w:t>
        </w:r>
        <w:r w:rsidR="006F7CCF">
          <w:rPr>
            <w:rFonts w:eastAsia="Calibri" w:hint="cs"/>
            <w:rtl/>
          </w:rPr>
          <w:t>‌</w:t>
        </w:r>
        <w:r w:rsidR="006F7CCF">
          <w:rPr>
            <w:rFonts w:eastAsia="Calibri"/>
            <w:rtl/>
          </w:rPr>
          <w:t xml:space="preserve">ها </w:t>
        </w:r>
      </w:ins>
      <w:r w:rsidRPr="005E761A">
        <w:rPr>
          <w:rFonts w:eastAsia="Calibri"/>
          <w:rtl/>
        </w:rPr>
        <w:t>تخریب می‌</w:t>
      </w:r>
      <w:del w:id="7878" w:author="Mehrnazi Boojari" w:date="2019-01-08T01:15:00Z">
        <w:r w:rsidRPr="005E761A" w:rsidDel="00632EB0">
          <w:rPr>
            <w:rFonts w:eastAsia="Calibri"/>
            <w:rtl/>
          </w:rPr>
          <w:delText>گردد</w:delText>
        </w:r>
      </w:del>
      <w:ins w:id="7879" w:author="Mehrnazi Boojari" w:date="2019-01-08T01:15:00Z">
        <w:r w:rsidR="00632EB0">
          <w:rPr>
            <w:rFonts w:eastAsia="Calibri"/>
            <w:rtl/>
          </w:rPr>
          <w:t>شود</w:t>
        </w:r>
      </w:ins>
      <w:r w:rsidRPr="005E761A">
        <w:rPr>
          <w:rFonts w:eastAsia="Calibri"/>
          <w:rtl/>
        </w:rPr>
        <w:t>.</w:t>
      </w:r>
    </w:p>
    <w:p w14:paraId="5B526E83" w14:textId="77777777" w:rsidR="00A06196" w:rsidRPr="005E761A" w:rsidRDefault="00A06196" w:rsidP="00415A4F">
      <w:pPr>
        <w:pStyle w:val="ListParagraph"/>
        <w:numPr>
          <w:ilvl w:val="0"/>
          <w:numId w:val="65"/>
        </w:numPr>
        <w:bidi/>
        <w:spacing w:after="200" w:line="276" w:lineRule="auto"/>
        <w:jc w:val="both"/>
        <w:rPr>
          <w:rFonts w:eastAsia="Calibri"/>
          <w:rtl/>
        </w:rPr>
      </w:pPr>
      <w:r w:rsidRPr="005E761A">
        <w:rPr>
          <w:rFonts w:eastAsia="Calibri"/>
          <w:rtl/>
        </w:rPr>
        <w:t>متقاضیانی كه در اجرای طرح</w:t>
      </w:r>
      <w:del w:id="7880" w:author="Mehrnazi Boojari" w:date="2019-01-07T09:46:00Z">
        <w:r w:rsidRPr="005E761A" w:rsidDel="006F7CCF">
          <w:rPr>
            <w:rFonts w:eastAsia="Calibri"/>
            <w:rtl/>
          </w:rPr>
          <w:delText xml:space="preserve"> های </w:delText>
        </w:r>
      </w:del>
      <w:ins w:id="7881" w:author="Mehrnazi Boojari" w:date="2019-01-07T09:46:00Z">
        <w:r w:rsidR="006F7CCF">
          <w:rPr>
            <w:rFonts w:eastAsia="Calibri" w:hint="cs"/>
            <w:rtl/>
          </w:rPr>
          <w:t>‌</w:t>
        </w:r>
        <w:r w:rsidR="006F7CCF">
          <w:rPr>
            <w:rFonts w:eastAsia="Calibri"/>
            <w:rtl/>
          </w:rPr>
          <w:t xml:space="preserve">های </w:t>
        </w:r>
      </w:ins>
      <w:r w:rsidRPr="005E761A">
        <w:rPr>
          <w:rFonts w:eastAsia="Calibri"/>
          <w:rtl/>
        </w:rPr>
        <w:t>تفكیك و واگذاری زمین روستایی بنیاد مسكن انقلاب اسلامی و سایر طرح</w:t>
      </w:r>
      <w:del w:id="7882" w:author="Mehrnazi Boojari" w:date="2019-01-07T09:46:00Z">
        <w:r w:rsidRPr="005E761A" w:rsidDel="006F7CCF">
          <w:rPr>
            <w:rFonts w:eastAsia="Calibri"/>
            <w:rtl/>
          </w:rPr>
          <w:delText xml:space="preserve"> های </w:delText>
        </w:r>
      </w:del>
      <w:ins w:id="7883" w:author="Mehrnazi Boojari" w:date="2019-01-07T09:46:00Z">
        <w:r w:rsidR="006F7CCF">
          <w:rPr>
            <w:rFonts w:eastAsia="Calibri" w:hint="cs"/>
            <w:rtl/>
          </w:rPr>
          <w:t>‌</w:t>
        </w:r>
        <w:r w:rsidR="006F7CCF">
          <w:rPr>
            <w:rFonts w:eastAsia="Calibri"/>
            <w:rtl/>
          </w:rPr>
          <w:t xml:space="preserve">های </w:t>
        </w:r>
      </w:ins>
      <w:r w:rsidRPr="005E761A">
        <w:rPr>
          <w:rFonts w:eastAsia="Calibri"/>
          <w:rtl/>
        </w:rPr>
        <w:t>اسكان جمعیت جمعیت روستایی مایل</w:t>
      </w:r>
      <w:ins w:id="7884" w:author="Mehrnazi Boojari" w:date="2019-01-12T01:46:00Z">
        <w:r w:rsidR="00415A4F">
          <w:rPr>
            <w:rFonts w:eastAsia="Calibri" w:cs="B Nazanin" w:hint="cs"/>
            <w:rtl/>
          </w:rPr>
          <w:t>‌</w:t>
        </w:r>
        <w:r w:rsidR="00415A4F">
          <w:rPr>
            <w:rFonts w:eastAsia="Calibri" w:hint="cs"/>
            <w:rtl/>
          </w:rPr>
          <w:t>ا</w:t>
        </w:r>
      </w:ins>
      <w:r w:rsidRPr="005E761A">
        <w:rPr>
          <w:rFonts w:eastAsia="Calibri"/>
          <w:rtl/>
        </w:rPr>
        <w:t xml:space="preserve">ند نسبت به احداث واحد مسكونی جدید اقدام </w:t>
      </w:r>
      <w:del w:id="7885" w:author="Mehrnazi Boojari" w:date="2019-01-12T01:46:00Z">
        <w:r w:rsidRPr="005E761A" w:rsidDel="00415A4F">
          <w:rPr>
            <w:rFonts w:eastAsia="Calibri"/>
            <w:rtl/>
          </w:rPr>
          <w:delText>نمایند</w:delText>
        </w:r>
      </w:del>
      <w:ins w:id="7886" w:author="Mehrnazi Boojari" w:date="2019-01-12T01:46:00Z">
        <w:r w:rsidR="00415A4F">
          <w:rPr>
            <w:rFonts w:eastAsia="Calibri" w:hint="cs"/>
            <w:rtl/>
          </w:rPr>
          <w:t>کن</w:t>
        </w:r>
        <w:r w:rsidR="00415A4F" w:rsidRPr="005E761A">
          <w:rPr>
            <w:rFonts w:eastAsia="Calibri"/>
            <w:rtl/>
          </w:rPr>
          <w:t>ند</w:t>
        </w:r>
      </w:ins>
      <w:del w:id="7887" w:author="Mehrnazi Boojari" w:date="2019-01-07T09:53:00Z">
        <w:r w:rsidRPr="005E761A" w:rsidDel="006F7CCF">
          <w:rPr>
            <w:rFonts w:eastAsia="Calibri"/>
            <w:rtl/>
          </w:rPr>
          <w:delText xml:space="preserve"> . </w:delText>
        </w:r>
      </w:del>
      <w:ins w:id="7888" w:author="Mehrnazi Boojari" w:date="2019-01-07T09:53:00Z">
        <w:r w:rsidR="006F7CCF">
          <w:rPr>
            <w:rFonts w:eastAsia="Calibri"/>
            <w:rtl/>
          </w:rPr>
          <w:t xml:space="preserve">. </w:t>
        </w:r>
      </w:ins>
    </w:p>
    <w:p w14:paraId="04666FEF" w14:textId="77777777" w:rsidR="00A06196" w:rsidRPr="005E761A" w:rsidRDefault="00A06196" w:rsidP="00415A4F">
      <w:pPr>
        <w:pStyle w:val="ListParagraph"/>
        <w:numPr>
          <w:ilvl w:val="0"/>
          <w:numId w:val="65"/>
        </w:numPr>
        <w:bidi/>
        <w:spacing w:after="200" w:line="276" w:lineRule="auto"/>
        <w:jc w:val="both"/>
        <w:rPr>
          <w:rFonts w:eastAsia="Calibri"/>
          <w:rtl/>
          <w:lang w:bidi="fa-IR"/>
        </w:rPr>
      </w:pPr>
      <w:r w:rsidRPr="005E761A">
        <w:rPr>
          <w:rFonts w:eastAsia="Calibri"/>
          <w:rtl/>
        </w:rPr>
        <w:t>روستاییانی كه به علت نداشتن واحد مسكونی و یا پایین</w:t>
      </w:r>
      <w:del w:id="7889" w:author="Mehrnazi Boojari" w:date="2019-01-07T10:45:00Z">
        <w:r w:rsidRPr="005E761A" w:rsidDel="006A1F1D">
          <w:rPr>
            <w:rFonts w:eastAsia="Calibri"/>
            <w:rtl/>
          </w:rPr>
          <w:delText xml:space="preserve"> بودن </w:delText>
        </w:r>
      </w:del>
      <w:ins w:id="7890" w:author="Mehrnazi Boojari" w:date="2019-01-07T10:45:00Z">
        <w:r w:rsidR="006A1F1D">
          <w:rPr>
            <w:rFonts w:eastAsia="Calibri" w:hint="cs"/>
            <w:rtl/>
          </w:rPr>
          <w:t>‌</w:t>
        </w:r>
        <w:r w:rsidR="006A1F1D">
          <w:rPr>
            <w:rFonts w:eastAsia="Calibri"/>
            <w:rtl/>
          </w:rPr>
          <w:t xml:space="preserve">بودن </w:t>
        </w:r>
      </w:ins>
      <w:r w:rsidRPr="005E761A">
        <w:rPr>
          <w:rFonts w:eastAsia="Calibri"/>
          <w:rtl/>
        </w:rPr>
        <w:t>كیفیت واحد مسكونی</w:t>
      </w:r>
      <w:ins w:id="7891" w:author="Mehrnazi Boojari" w:date="2019-01-12T01:46:00Z">
        <w:r w:rsidR="00415A4F">
          <w:rPr>
            <w:rFonts w:eastAsia="Calibri" w:cs="B Nazanin" w:hint="cs"/>
            <w:rtl/>
          </w:rPr>
          <w:t>‌</w:t>
        </w:r>
      </w:ins>
      <w:del w:id="7892" w:author="Mehrnazi Boojari" w:date="2019-01-12T01:46:00Z">
        <w:r w:rsidRPr="005E761A" w:rsidDel="00415A4F">
          <w:rPr>
            <w:rFonts w:eastAsia="Calibri"/>
            <w:rtl/>
          </w:rPr>
          <w:delText xml:space="preserve"> </w:delText>
        </w:r>
      </w:del>
      <w:r w:rsidRPr="005E761A">
        <w:rPr>
          <w:rFonts w:eastAsia="Calibri"/>
          <w:rtl/>
        </w:rPr>
        <w:t xml:space="preserve">شان قصد دارند در زمینی كه مالك آن هستند به احداث بنای جدید اقدام </w:t>
      </w:r>
      <w:del w:id="7893" w:author="Mehrnazi Boojari" w:date="2019-01-12T01:45:00Z">
        <w:r w:rsidRPr="005E761A" w:rsidDel="00415A4F">
          <w:rPr>
            <w:rFonts w:eastAsia="Calibri"/>
            <w:rtl/>
          </w:rPr>
          <w:delText>نمایند</w:delText>
        </w:r>
      </w:del>
      <w:ins w:id="7894" w:author="Mehrnazi Boojari" w:date="2019-01-12T01:45:00Z">
        <w:r w:rsidR="00415A4F">
          <w:rPr>
            <w:rFonts w:eastAsia="Calibri" w:hint="cs"/>
            <w:rtl/>
          </w:rPr>
          <w:t>کن</w:t>
        </w:r>
        <w:r w:rsidR="00415A4F" w:rsidRPr="005E761A">
          <w:rPr>
            <w:rFonts w:eastAsia="Calibri"/>
            <w:rtl/>
          </w:rPr>
          <w:t>ند</w:t>
        </w:r>
      </w:ins>
      <w:r w:rsidRPr="005E761A">
        <w:rPr>
          <w:rFonts w:eastAsia="Calibri"/>
          <w:rtl/>
        </w:rPr>
        <w:t>.</w:t>
      </w:r>
    </w:p>
    <w:p w14:paraId="68E0DD38" w14:textId="77777777" w:rsidR="00A06196" w:rsidRPr="005E761A" w:rsidRDefault="00A06196" w:rsidP="00B90F5E">
      <w:pPr>
        <w:bidi/>
        <w:ind w:firstLine="227"/>
        <w:jc w:val="both"/>
        <w:rPr>
          <w:rFonts w:ascii="B Lotus" w:eastAsia="Calibri" w:hAnsi="B Lotus" w:cs="B Lotus"/>
          <w:sz w:val="24"/>
          <w:szCs w:val="24"/>
          <w:rtl/>
          <w:lang w:bidi="fa-IR"/>
        </w:rPr>
      </w:pPr>
      <w:r w:rsidRPr="005E761A">
        <w:rPr>
          <w:rFonts w:ascii="B Lotus" w:eastAsia="Calibri" w:hAnsi="B Lotus" w:cs="B Lotus"/>
          <w:sz w:val="24"/>
          <w:szCs w:val="24"/>
          <w:rtl/>
          <w:lang w:bidi="fa-IR"/>
        </w:rPr>
        <w:t xml:space="preserve">این دستورالعمل برای سال 1376 نیز تصویب </w:t>
      </w:r>
      <w:ins w:id="7895" w:author="Mehrnazi Boojari" w:date="2019-01-12T01:46:00Z">
        <w:r w:rsidR="00B90F5E">
          <w:rPr>
            <w:rFonts w:ascii="B Lotus" w:eastAsia="Calibri" w:hAnsi="B Lotus" w:cs="B Lotus" w:hint="cs"/>
            <w:sz w:val="24"/>
            <w:szCs w:val="24"/>
            <w:rtl/>
            <w:lang w:bidi="fa-IR"/>
          </w:rPr>
          <w:t xml:space="preserve">شد </w:t>
        </w:r>
      </w:ins>
      <w:r w:rsidRPr="005E761A">
        <w:rPr>
          <w:rFonts w:ascii="B Lotus" w:eastAsia="Calibri" w:hAnsi="B Lotus" w:cs="B Lotus"/>
          <w:sz w:val="24"/>
          <w:szCs w:val="24"/>
          <w:rtl/>
          <w:lang w:bidi="fa-IR"/>
        </w:rPr>
        <w:t xml:space="preserve">و هنوز </w:t>
      </w:r>
      <w:r w:rsidRPr="00CA4C7E">
        <w:rPr>
          <w:rFonts w:ascii="B Lotus" w:eastAsia="Calibri" w:hAnsi="B Lotus" w:cs="B Lotus"/>
          <w:sz w:val="24"/>
          <w:szCs w:val="24"/>
          <w:rtl/>
          <w:lang w:bidi="fa-IR"/>
        </w:rPr>
        <w:t>در</w:t>
      </w:r>
      <w:r w:rsidRPr="00C776BE">
        <w:rPr>
          <w:rFonts w:ascii="B Lotus" w:eastAsia="Calibri" w:hAnsi="B Lotus" w:cs="B Lotus"/>
          <w:sz w:val="24"/>
          <w:szCs w:val="24"/>
          <w:rtl/>
          <w:lang w:bidi="fa-IR"/>
        </w:rPr>
        <w:t xml:space="preserve"> لوح جامع قوان</w:t>
      </w:r>
      <w:r w:rsidRPr="00BD53EE">
        <w:rPr>
          <w:rFonts w:ascii="B Lotus" w:eastAsia="Calibri" w:hAnsi="B Lotus" w:cs="B Lotus" w:hint="cs"/>
          <w:sz w:val="24"/>
          <w:szCs w:val="24"/>
          <w:rtl/>
          <w:lang w:bidi="fa-IR"/>
        </w:rPr>
        <w:t>ین</w:t>
      </w:r>
      <w:r w:rsidRPr="00BD53EE">
        <w:rPr>
          <w:rFonts w:ascii="B Lotus" w:eastAsia="Calibri" w:hAnsi="B Lotus" w:cs="B Lotus"/>
          <w:sz w:val="24"/>
          <w:szCs w:val="24"/>
          <w:rtl/>
          <w:lang w:bidi="fa-IR"/>
        </w:rPr>
        <w:t xml:space="preserve"> و مقررات </w:t>
      </w:r>
      <w:del w:id="7896" w:author="Mehrnazi Boojari" w:date="2019-01-12T01:47:00Z">
        <w:r w:rsidRPr="00BD53EE" w:rsidDel="00B90F5E">
          <w:rPr>
            <w:rFonts w:ascii="B Lotus" w:eastAsia="Calibri" w:hAnsi="B Lotus" w:cs="B Lotus"/>
            <w:sz w:val="24"/>
            <w:szCs w:val="24"/>
            <w:rtl/>
            <w:lang w:bidi="fa-IR"/>
          </w:rPr>
          <w:delText>دارا</w:delText>
        </w:r>
        <w:r w:rsidRPr="00BD53EE" w:rsidDel="00B90F5E">
          <w:rPr>
            <w:rFonts w:ascii="B Lotus" w:eastAsia="Calibri" w:hAnsi="B Lotus" w:cs="B Lotus" w:hint="cs"/>
            <w:sz w:val="24"/>
            <w:szCs w:val="24"/>
            <w:rtl/>
            <w:lang w:bidi="fa-IR"/>
          </w:rPr>
          <w:delText>ی</w:delText>
        </w:r>
        <w:r w:rsidRPr="00BD53EE" w:rsidDel="00B90F5E">
          <w:rPr>
            <w:rFonts w:ascii="B Lotus" w:eastAsia="Calibri" w:hAnsi="B Lotus" w:cs="B Lotus"/>
            <w:sz w:val="24"/>
            <w:szCs w:val="24"/>
            <w:rtl/>
            <w:lang w:bidi="fa-IR"/>
          </w:rPr>
          <w:delText xml:space="preserve"> </w:delText>
        </w:r>
      </w:del>
      <w:r w:rsidRPr="00BD53EE">
        <w:rPr>
          <w:rFonts w:ascii="B Lotus" w:eastAsia="Calibri" w:hAnsi="B Lotus" w:cs="B Lotus"/>
          <w:sz w:val="24"/>
          <w:szCs w:val="24"/>
          <w:rtl/>
          <w:lang w:bidi="fa-IR"/>
        </w:rPr>
        <w:t xml:space="preserve">اعتبار </w:t>
      </w:r>
      <w:del w:id="7897" w:author="Mehrnazi Boojari" w:date="2019-01-12T01:47:00Z">
        <w:r w:rsidRPr="00BD53EE" w:rsidDel="00B90F5E">
          <w:rPr>
            <w:rFonts w:ascii="B Lotus" w:eastAsia="Calibri" w:hAnsi="B Lotus" w:cs="B Lotus"/>
            <w:sz w:val="24"/>
            <w:szCs w:val="24"/>
            <w:rtl/>
            <w:lang w:bidi="fa-IR"/>
          </w:rPr>
          <w:delText>زده شده است</w:delText>
        </w:r>
      </w:del>
      <w:ins w:id="7898" w:author="Mehrnazi Boojari" w:date="2019-01-12T01:47:00Z">
        <w:r w:rsidR="00B90F5E" w:rsidRPr="00BD53EE">
          <w:rPr>
            <w:rFonts w:ascii="B Lotus" w:eastAsia="Calibri" w:hAnsi="B Lotus" w:cs="B Lotus" w:hint="cs"/>
            <w:sz w:val="24"/>
            <w:szCs w:val="24"/>
            <w:rtl/>
            <w:lang w:bidi="fa-IR"/>
          </w:rPr>
          <w:t>دارد</w:t>
        </w:r>
      </w:ins>
      <w:del w:id="7899" w:author="Mehrnazi Boojari" w:date="2019-01-07T09:53:00Z">
        <w:r w:rsidRPr="00BD53EE" w:rsidDel="006F7CCF">
          <w:rPr>
            <w:rFonts w:ascii="B Lotus" w:eastAsia="Calibri" w:hAnsi="B Lotus" w:cs="B Lotus"/>
            <w:sz w:val="24"/>
            <w:szCs w:val="24"/>
            <w:rtl/>
            <w:lang w:bidi="fa-IR"/>
          </w:rPr>
          <w:delText xml:space="preserve"> . </w:delText>
        </w:r>
      </w:del>
      <w:ins w:id="7900" w:author="Mehrnazi Boojari" w:date="2019-01-07T09:53:00Z">
        <w:r w:rsidR="006F7CCF" w:rsidRPr="00BD53EE">
          <w:rPr>
            <w:rFonts w:ascii="B Lotus" w:eastAsia="Calibri" w:hAnsi="B Lotus" w:cs="B Lotus"/>
            <w:sz w:val="24"/>
            <w:szCs w:val="24"/>
            <w:rtl/>
            <w:lang w:bidi="fa-IR"/>
          </w:rPr>
          <w:t xml:space="preserve">. </w:t>
        </w:r>
      </w:ins>
      <w:del w:id="7901" w:author="Mehrnazi Boojari" w:date="2019-01-08T23:56:00Z">
        <w:r w:rsidRPr="00BD53EE" w:rsidDel="00756134">
          <w:rPr>
            <w:rFonts w:ascii="B Lotus" w:eastAsia="Calibri" w:hAnsi="B Lotus" w:cs="B Lotus"/>
            <w:sz w:val="24"/>
            <w:szCs w:val="24"/>
            <w:rtl/>
            <w:lang w:bidi="fa-IR"/>
          </w:rPr>
          <w:delText>آنچه که</w:delText>
        </w:r>
      </w:del>
      <w:ins w:id="7902" w:author="Mehrnazi Boojari" w:date="2019-01-08T23:56:00Z">
        <w:r w:rsidR="00756134" w:rsidRPr="00BD53EE">
          <w:rPr>
            <w:rFonts w:ascii="B Lotus" w:eastAsia="Calibri" w:hAnsi="B Lotus" w:cs="B Lotus"/>
            <w:sz w:val="24"/>
            <w:szCs w:val="24"/>
            <w:rtl/>
            <w:lang w:bidi="fa-IR"/>
          </w:rPr>
          <w:t>آنچه</w:t>
        </w:r>
      </w:ins>
      <w:r w:rsidRPr="005E761A">
        <w:rPr>
          <w:rFonts w:ascii="B Lotus" w:eastAsia="Calibri" w:hAnsi="B Lotus" w:cs="B Lotus"/>
          <w:sz w:val="24"/>
          <w:szCs w:val="24"/>
          <w:rtl/>
          <w:lang w:bidi="fa-IR"/>
        </w:rPr>
        <w:t xml:space="preserve"> در مسئله وام</w:t>
      </w:r>
      <w:ins w:id="7903" w:author="Mehrnazi Boojari" w:date="2019-01-12T01:47:00Z">
        <w:r w:rsidR="00B90F5E">
          <w:rPr>
            <w:rFonts w:ascii="B Lotus" w:eastAsia="Calibri" w:hAnsi="B Lotus" w:cs="B Nazanin" w:hint="cs"/>
            <w:sz w:val="24"/>
            <w:szCs w:val="24"/>
            <w:rtl/>
            <w:lang w:bidi="fa-IR"/>
          </w:rPr>
          <w:t>‌</w:t>
        </w:r>
      </w:ins>
      <w:del w:id="7904" w:author="Mehrnazi Boojari" w:date="2019-01-12T01:47:00Z">
        <w:r w:rsidRPr="005E761A" w:rsidDel="00B90F5E">
          <w:rPr>
            <w:rFonts w:ascii="B Lotus" w:eastAsia="Calibri" w:hAnsi="B Lotus" w:cs="B Lotus"/>
            <w:sz w:val="24"/>
            <w:szCs w:val="24"/>
            <w:rtl/>
            <w:lang w:bidi="fa-IR"/>
          </w:rPr>
          <w:delText xml:space="preserve"> </w:delText>
        </w:r>
      </w:del>
      <w:r w:rsidRPr="005E761A">
        <w:rPr>
          <w:rFonts w:ascii="B Lotus" w:eastAsia="Calibri" w:hAnsi="B Lotus" w:cs="B Lotus"/>
          <w:sz w:val="24"/>
          <w:szCs w:val="24"/>
          <w:rtl/>
          <w:lang w:bidi="fa-IR"/>
        </w:rPr>
        <w:t xml:space="preserve">دادن به مسکن </w:t>
      </w:r>
      <w:del w:id="7905" w:author="Mehrnazi Boojari" w:date="2019-01-07T10:03:00Z">
        <w:r w:rsidRPr="005E761A" w:rsidDel="00A31D6F">
          <w:rPr>
            <w:rFonts w:ascii="B Lotus" w:eastAsia="Calibri" w:hAnsi="B Lotus" w:cs="B Lotus"/>
            <w:sz w:val="24"/>
            <w:szCs w:val="24"/>
            <w:rtl/>
            <w:lang w:bidi="fa-IR"/>
          </w:rPr>
          <w:delText>روستائی</w:delText>
        </w:r>
      </w:del>
      <w:ins w:id="7906" w:author="Mehrnazi Boojari" w:date="2019-01-07T10:03:00Z">
        <w:r w:rsidR="00A31D6F">
          <w:rPr>
            <w:rFonts w:ascii="B Lotus" w:eastAsia="Calibri" w:hAnsi="B Lotus" w:cs="B Lotus"/>
            <w:sz w:val="24"/>
            <w:szCs w:val="24"/>
            <w:rtl/>
            <w:lang w:bidi="fa-IR"/>
          </w:rPr>
          <w:t>روستایی</w:t>
        </w:r>
      </w:ins>
      <w:r w:rsidRPr="005E761A">
        <w:rPr>
          <w:rFonts w:ascii="B Lotus" w:eastAsia="Calibri" w:hAnsi="B Lotus" w:cs="B Lotus"/>
          <w:sz w:val="24"/>
          <w:szCs w:val="24"/>
          <w:rtl/>
          <w:lang w:bidi="fa-IR"/>
        </w:rPr>
        <w:t xml:space="preserve"> بسیار </w:t>
      </w:r>
      <w:del w:id="7907" w:author="Mehrnazi Boojari" w:date="2019-01-07T09:55:00Z">
        <w:r w:rsidRPr="005E761A" w:rsidDel="00A31D6F">
          <w:rPr>
            <w:rFonts w:ascii="B Lotus" w:eastAsia="Calibri" w:hAnsi="B Lotus" w:cs="B Lotus"/>
            <w:sz w:val="24"/>
            <w:szCs w:val="24"/>
            <w:rtl/>
            <w:lang w:bidi="fa-IR"/>
          </w:rPr>
          <w:delText>حائز اهمیت</w:delText>
        </w:r>
      </w:del>
      <w:ins w:id="7908" w:author="Mehrnazi Boojari" w:date="2019-01-07T09:55:00Z">
        <w:r w:rsidR="00A31D6F">
          <w:rPr>
            <w:rFonts w:ascii="B Lotus" w:eastAsia="Calibri" w:hAnsi="B Lotus" w:cs="B Lotus"/>
            <w:sz w:val="24"/>
            <w:szCs w:val="24"/>
            <w:rtl/>
            <w:lang w:bidi="fa-IR"/>
          </w:rPr>
          <w:t>حائزاهمیت</w:t>
        </w:r>
      </w:ins>
      <w:r w:rsidRPr="005E761A">
        <w:rPr>
          <w:rFonts w:ascii="B Lotus" w:eastAsia="Calibri" w:hAnsi="B Lotus" w:cs="B Lotus"/>
          <w:sz w:val="24"/>
          <w:szCs w:val="24"/>
          <w:rtl/>
          <w:lang w:bidi="fa-IR"/>
        </w:rPr>
        <w:t xml:space="preserve"> بوده این </w:t>
      </w:r>
      <w:ins w:id="7909" w:author="Mehrnazi Boojari" w:date="2019-01-12T01:48:00Z">
        <w:r w:rsidR="00B90F5E">
          <w:rPr>
            <w:rFonts w:ascii="B Lotus" w:eastAsia="Calibri" w:hAnsi="B Lotus" w:cs="B Lotus" w:hint="cs"/>
            <w:sz w:val="24"/>
            <w:szCs w:val="24"/>
            <w:rtl/>
            <w:lang w:bidi="fa-IR"/>
          </w:rPr>
          <w:t xml:space="preserve">موارد </w:t>
        </w:r>
      </w:ins>
      <w:r w:rsidRPr="005E761A">
        <w:rPr>
          <w:rFonts w:ascii="B Lotus" w:eastAsia="Calibri" w:hAnsi="B Lotus" w:cs="B Lotus"/>
          <w:sz w:val="24"/>
          <w:szCs w:val="24"/>
          <w:rtl/>
          <w:lang w:bidi="fa-IR"/>
        </w:rPr>
        <w:t>است</w:t>
      </w:r>
      <w:del w:id="7910" w:author="Mehrnazi Boojari" w:date="2019-01-12T01:48:00Z">
        <w:r w:rsidRPr="005E761A" w:rsidDel="00B90F5E">
          <w:rPr>
            <w:rFonts w:ascii="B Lotus" w:eastAsia="Calibri" w:hAnsi="B Lotus" w:cs="B Lotus"/>
            <w:sz w:val="24"/>
            <w:szCs w:val="24"/>
            <w:rtl/>
            <w:lang w:bidi="fa-IR"/>
          </w:rPr>
          <w:delText xml:space="preserve"> که</w:delText>
        </w:r>
      </w:del>
      <w:r w:rsidRPr="005E761A">
        <w:rPr>
          <w:rFonts w:ascii="B Lotus" w:eastAsia="Calibri" w:hAnsi="B Lotus" w:cs="B Lotus"/>
          <w:sz w:val="24"/>
          <w:szCs w:val="24"/>
          <w:vertAlign w:val="superscript"/>
          <w:rtl/>
          <w:lang w:bidi="fa-IR"/>
        </w:rPr>
        <w:footnoteReference w:id="63"/>
      </w:r>
      <w:del w:id="7922" w:author="Mehrnazi Boojari" w:date="2019-01-08T01:32:00Z">
        <w:r w:rsidRPr="005E761A" w:rsidDel="00952B49">
          <w:rPr>
            <w:rFonts w:ascii="B Lotus" w:eastAsia="Calibri" w:hAnsi="B Lotus" w:cs="B Lotus"/>
            <w:sz w:val="24"/>
            <w:szCs w:val="24"/>
            <w:rtl/>
            <w:lang w:bidi="fa-IR"/>
          </w:rPr>
          <w:delText xml:space="preserve"> :</w:delText>
        </w:r>
      </w:del>
      <w:ins w:id="7923" w:author="Mehrnazi Boojari" w:date="2019-01-08T01:32:00Z">
        <w:r w:rsidR="00952B49">
          <w:rPr>
            <w:rFonts w:ascii="B Lotus" w:eastAsia="Calibri" w:hAnsi="B Lotus" w:cs="B Lotus"/>
            <w:sz w:val="24"/>
            <w:szCs w:val="24"/>
            <w:rtl/>
            <w:lang w:bidi="fa-IR"/>
          </w:rPr>
          <w:t>:</w:t>
        </w:r>
      </w:ins>
    </w:p>
    <w:p w14:paraId="15938C6E" w14:textId="77777777" w:rsidR="00A06196" w:rsidRPr="005E761A" w:rsidRDefault="00A06196" w:rsidP="00A25B54">
      <w:pPr>
        <w:pStyle w:val="ListParagraph"/>
        <w:numPr>
          <w:ilvl w:val="0"/>
          <w:numId w:val="66"/>
        </w:numPr>
        <w:bidi/>
        <w:spacing w:after="200" w:line="276" w:lineRule="auto"/>
        <w:ind w:left="403" w:hanging="284"/>
        <w:jc w:val="both"/>
        <w:rPr>
          <w:rFonts w:eastAsia="Calibri"/>
          <w:rtl/>
          <w:lang w:bidi="fa-IR"/>
        </w:rPr>
      </w:pPr>
      <w:r w:rsidRPr="005E761A">
        <w:rPr>
          <w:rFonts w:eastAsia="Calibri"/>
          <w:rtl/>
          <w:lang w:bidi="fa-IR"/>
        </w:rPr>
        <w:t>هدف وام</w:t>
      </w:r>
      <w:del w:id="7924" w:author="Mehrnazi Boojari" w:date="2019-01-07T09:46:00Z">
        <w:r w:rsidRPr="005E761A" w:rsidDel="006F7CCF">
          <w:rPr>
            <w:rFonts w:eastAsia="Calibri"/>
            <w:rtl/>
            <w:lang w:bidi="fa-IR"/>
          </w:rPr>
          <w:delText xml:space="preserve"> های </w:delText>
        </w:r>
      </w:del>
      <w:ins w:id="7925" w:author="Mehrnazi Boojari" w:date="2019-01-07T09:46:00Z">
        <w:r w:rsidR="006F7CCF">
          <w:rPr>
            <w:rFonts w:eastAsia="Calibri" w:hint="cs"/>
            <w:rtl/>
            <w:lang w:bidi="fa-IR"/>
          </w:rPr>
          <w:t>‌</w:t>
        </w:r>
      </w:ins>
      <w:ins w:id="7926" w:author="Mehrnazi Boojari" w:date="2019-01-12T01:48:00Z">
        <w:r w:rsidR="00C34C3F">
          <w:rPr>
            <w:rFonts w:eastAsia="Calibri" w:cs="B Nazanin" w:hint="cs"/>
            <w:rtl/>
            <w:lang w:bidi="fa-IR"/>
          </w:rPr>
          <w:t>‌</w:t>
        </w:r>
      </w:ins>
      <w:ins w:id="7927" w:author="Mehrnazi Boojari" w:date="2019-01-07T09:46:00Z">
        <w:r w:rsidR="006F7CCF">
          <w:rPr>
            <w:rFonts w:eastAsia="Calibri"/>
            <w:rtl/>
            <w:lang w:bidi="fa-IR"/>
          </w:rPr>
          <w:t xml:space="preserve">های </w:t>
        </w:r>
      </w:ins>
      <w:r w:rsidRPr="005E761A">
        <w:rPr>
          <w:rFonts w:eastAsia="Calibri"/>
          <w:rtl/>
          <w:lang w:bidi="fa-IR"/>
        </w:rPr>
        <w:t xml:space="preserve">مسکن در نگاه اول </w:t>
      </w:r>
      <w:del w:id="7928" w:author="Mehrnazi Boojari" w:date="2019-01-08T02:10:00Z">
        <w:r w:rsidRPr="005E761A" w:rsidDel="00175889">
          <w:rPr>
            <w:rFonts w:eastAsia="Calibri"/>
            <w:rtl/>
            <w:lang w:bidi="fa-IR"/>
          </w:rPr>
          <w:delText>محرومین</w:delText>
        </w:r>
      </w:del>
      <w:ins w:id="7929" w:author="Mehrnazi Boojari" w:date="2019-01-08T02:10:00Z">
        <w:r w:rsidR="00175889">
          <w:rPr>
            <w:rFonts w:eastAsia="Calibri"/>
            <w:rtl/>
            <w:lang w:bidi="fa-IR"/>
          </w:rPr>
          <w:t>محرومان</w:t>
        </w:r>
      </w:ins>
      <w:r w:rsidRPr="005E761A">
        <w:rPr>
          <w:rFonts w:eastAsia="Calibri"/>
          <w:rtl/>
          <w:lang w:bidi="fa-IR"/>
        </w:rPr>
        <w:t xml:space="preserve"> روستایی هستند</w:t>
      </w:r>
      <w:del w:id="7930" w:author="Mehrnazi Boojari" w:date="2019-01-08T02:06:00Z">
        <w:r w:rsidRPr="005E761A" w:rsidDel="00310BDA">
          <w:rPr>
            <w:rFonts w:eastAsia="Calibri"/>
            <w:rtl/>
            <w:lang w:bidi="fa-IR"/>
          </w:rPr>
          <w:delText xml:space="preserve"> ولی </w:delText>
        </w:r>
      </w:del>
      <w:ins w:id="7931" w:author="Mehrnazi Boojari" w:date="2019-01-08T02:06:00Z">
        <w:r w:rsidR="00310BDA">
          <w:rPr>
            <w:rFonts w:eastAsia="Calibri"/>
            <w:rtl/>
            <w:lang w:bidi="fa-IR"/>
          </w:rPr>
          <w:t xml:space="preserve">، ولی </w:t>
        </w:r>
      </w:ins>
      <w:r w:rsidRPr="005E761A">
        <w:rPr>
          <w:rFonts w:eastAsia="Calibri"/>
          <w:rtl/>
          <w:lang w:bidi="fa-IR"/>
        </w:rPr>
        <w:t>این وام</w:t>
      </w:r>
      <w:del w:id="7932" w:author="Mehrnazi Boojari" w:date="2019-01-07T09:45:00Z">
        <w:r w:rsidRPr="005E761A" w:rsidDel="006F7CCF">
          <w:rPr>
            <w:rFonts w:eastAsia="Calibri"/>
            <w:rtl/>
            <w:lang w:bidi="fa-IR"/>
          </w:rPr>
          <w:delText xml:space="preserve"> ها </w:delText>
        </w:r>
      </w:del>
      <w:ins w:id="7933" w:author="Mehrnazi Boojari" w:date="2019-01-07T09:45:00Z">
        <w:r w:rsidR="006F7CCF">
          <w:rPr>
            <w:rFonts w:eastAsia="Calibri" w:hint="cs"/>
            <w:rtl/>
            <w:lang w:bidi="fa-IR"/>
          </w:rPr>
          <w:t>‌</w:t>
        </w:r>
        <w:r w:rsidR="006F7CCF">
          <w:rPr>
            <w:rFonts w:eastAsia="Calibri"/>
            <w:rtl/>
            <w:lang w:bidi="fa-IR"/>
          </w:rPr>
          <w:t xml:space="preserve">ها </w:t>
        </w:r>
      </w:ins>
      <w:r w:rsidRPr="005E761A">
        <w:rPr>
          <w:rFonts w:eastAsia="Calibri"/>
          <w:rtl/>
          <w:lang w:bidi="fa-IR"/>
        </w:rPr>
        <w:t>در بهترین حالت</w:t>
      </w:r>
      <w:del w:id="7934" w:author="Mehrnazi Boojari" w:date="2019-01-07T10:44:00Z">
        <w:r w:rsidRPr="005E761A" w:rsidDel="006A1F1D">
          <w:rPr>
            <w:rFonts w:eastAsia="Calibri"/>
            <w:rtl/>
            <w:lang w:bidi="fa-IR"/>
          </w:rPr>
          <w:delText xml:space="preserve"> صرفا </w:delText>
        </w:r>
      </w:del>
      <w:ins w:id="7935" w:author="Mehrnazi Boojari" w:date="2019-01-07T10:44:00Z">
        <w:r w:rsidR="006A1F1D">
          <w:rPr>
            <w:rFonts w:eastAsia="Calibri"/>
            <w:rtl/>
            <w:lang w:bidi="fa-IR"/>
          </w:rPr>
          <w:t xml:space="preserve"> فقط </w:t>
        </w:r>
      </w:ins>
      <w:r w:rsidRPr="005E761A">
        <w:rPr>
          <w:rFonts w:eastAsia="Calibri"/>
          <w:rtl/>
          <w:lang w:bidi="fa-IR"/>
        </w:rPr>
        <w:t>40 درصد هزینه ساخت مسکن را</w:t>
      </w:r>
      <w:del w:id="7936" w:author="Mehrnazi Boojari" w:date="2019-01-07T09:49:00Z">
        <w:r w:rsidRPr="005E761A" w:rsidDel="006F7CCF">
          <w:rPr>
            <w:rFonts w:eastAsia="Calibri"/>
            <w:rtl/>
            <w:lang w:bidi="fa-IR"/>
          </w:rPr>
          <w:delText xml:space="preserve"> می </w:delText>
        </w:r>
      </w:del>
      <w:ins w:id="7937" w:author="Mehrnazi Boojari" w:date="2019-01-07T09:49:00Z">
        <w:r w:rsidR="006F7CCF">
          <w:rPr>
            <w:rFonts w:eastAsia="Calibri"/>
            <w:rtl/>
            <w:lang w:bidi="fa-IR"/>
          </w:rPr>
          <w:t xml:space="preserve"> می</w:t>
        </w:r>
        <w:r w:rsidR="006F7CCF">
          <w:rPr>
            <w:rFonts w:eastAsia="Calibri" w:hint="cs"/>
            <w:rtl/>
            <w:lang w:bidi="fa-IR"/>
          </w:rPr>
          <w:t>‌</w:t>
        </w:r>
      </w:ins>
      <w:r w:rsidRPr="005E761A">
        <w:rPr>
          <w:rFonts w:eastAsia="Calibri"/>
          <w:rtl/>
          <w:lang w:bidi="fa-IR"/>
        </w:rPr>
        <w:t>تواند</w:t>
      </w:r>
      <w:del w:id="7938" w:author="Mehrnazi Boojari" w:date="2019-01-07T10:51:00Z">
        <w:r w:rsidRPr="005E761A" w:rsidDel="006A1F1D">
          <w:rPr>
            <w:rFonts w:eastAsia="Calibri"/>
            <w:rtl/>
            <w:lang w:bidi="fa-IR"/>
          </w:rPr>
          <w:delText xml:space="preserve"> تامین </w:delText>
        </w:r>
      </w:del>
      <w:ins w:id="7939" w:author="Mehrnazi Boojari" w:date="2019-01-07T10:51:00Z">
        <w:r w:rsidR="006A1F1D">
          <w:rPr>
            <w:rFonts w:eastAsia="Calibri"/>
            <w:rtl/>
            <w:lang w:bidi="fa-IR"/>
          </w:rPr>
          <w:t xml:space="preserve"> تأمین </w:t>
        </w:r>
      </w:ins>
      <w:r w:rsidRPr="005E761A">
        <w:rPr>
          <w:rFonts w:eastAsia="Calibri"/>
          <w:rtl/>
          <w:lang w:bidi="fa-IR"/>
        </w:rPr>
        <w:t>کند.</w:t>
      </w:r>
    </w:p>
    <w:p w14:paraId="587F1EB1" w14:textId="77777777" w:rsidR="00A06196" w:rsidRPr="005E761A" w:rsidRDefault="00A06196" w:rsidP="00C34C3F">
      <w:pPr>
        <w:pStyle w:val="ListParagraph"/>
        <w:numPr>
          <w:ilvl w:val="0"/>
          <w:numId w:val="66"/>
        </w:numPr>
        <w:bidi/>
        <w:spacing w:after="200" w:line="276" w:lineRule="auto"/>
        <w:ind w:left="403" w:hanging="284"/>
        <w:jc w:val="both"/>
        <w:rPr>
          <w:rFonts w:eastAsia="Calibri"/>
          <w:rtl/>
          <w:lang w:bidi="fa-IR"/>
        </w:rPr>
      </w:pPr>
      <w:r w:rsidRPr="005E761A">
        <w:rPr>
          <w:rFonts w:eastAsia="Calibri"/>
          <w:rtl/>
          <w:lang w:bidi="fa-IR"/>
        </w:rPr>
        <w:t>بخشی</w:t>
      </w:r>
      <w:ins w:id="7940" w:author="Mehrnazi Boojari" w:date="2019-01-12T01:48:00Z">
        <w:r w:rsidR="00C34C3F">
          <w:rPr>
            <w:rFonts w:eastAsia="Calibri" w:cs="B Nazanin" w:hint="cs"/>
            <w:rtl/>
            <w:lang w:bidi="fa-IR"/>
          </w:rPr>
          <w:t>‌</w:t>
        </w:r>
      </w:ins>
      <w:del w:id="7941" w:author="Mehrnazi Boojari" w:date="2019-01-12T01:48:00Z">
        <w:r w:rsidRPr="005E761A" w:rsidDel="00C34C3F">
          <w:rPr>
            <w:rFonts w:eastAsia="Calibri"/>
            <w:rtl/>
            <w:lang w:bidi="fa-IR"/>
          </w:rPr>
          <w:delText xml:space="preserve"> </w:delText>
        </w:r>
      </w:del>
      <w:r w:rsidRPr="005E761A">
        <w:rPr>
          <w:rFonts w:eastAsia="Calibri"/>
          <w:rtl/>
          <w:lang w:bidi="fa-IR"/>
        </w:rPr>
        <w:t xml:space="preserve">نگری به موضوع وام مسکن و ندیدن میزان درآمد و اشتغال روستایی </w:t>
      </w:r>
      <w:del w:id="7942" w:author="Mehrnazi Boojari" w:date="2019-01-07T11:02:00Z">
        <w:r w:rsidRPr="005E761A" w:rsidDel="00DB081F">
          <w:rPr>
            <w:rFonts w:eastAsia="Calibri"/>
            <w:rtl/>
            <w:lang w:bidi="fa-IR"/>
          </w:rPr>
          <w:delText>باعث</w:delText>
        </w:r>
      </w:del>
      <w:ins w:id="7943" w:author="Mehrnazi Boojari" w:date="2019-01-07T11:02:00Z">
        <w:r w:rsidR="00DB081F">
          <w:rPr>
            <w:rFonts w:eastAsia="Calibri"/>
            <w:rtl/>
            <w:lang w:bidi="fa-IR"/>
          </w:rPr>
          <w:t>سبب</w:t>
        </w:r>
      </w:ins>
      <w:r w:rsidRPr="005E761A">
        <w:rPr>
          <w:rFonts w:eastAsia="Calibri"/>
          <w:rtl/>
          <w:lang w:bidi="fa-IR"/>
        </w:rPr>
        <w:t xml:space="preserve"> ایجاد چالش در بازپرداخت این وام</w:t>
      </w:r>
      <w:ins w:id="7944" w:author="Mehrnazi Boojari" w:date="2019-01-12T01:46:00Z">
        <w:r w:rsidR="00415A4F">
          <w:rPr>
            <w:rFonts w:eastAsia="Calibri" w:cs="B Nazanin" w:hint="cs"/>
            <w:rtl/>
            <w:lang w:bidi="fa-IR"/>
          </w:rPr>
          <w:t>‌</w:t>
        </w:r>
      </w:ins>
      <w:del w:id="7945" w:author="Mehrnazi Boojari" w:date="2019-01-07T09:45:00Z">
        <w:r w:rsidRPr="005E761A" w:rsidDel="006F7CCF">
          <w:rPr>
            <w:rFonts w:eastAsia="Calibri"/>
            <w:rtl/>
            <w:lang w:bidi="fa-IR"/>
          </w:rPr>
          <w:delText xml:space="preserve"> ها </w:delText>
        </w:r>
      </w:del>
      <w:ins w:id="7946" w:author="Mehrnazi Boojari" w:date="2019-01-07T09:45:00Z">
        <w:r w:rsidR="006F7CCF">
          <w:rPr>
            <w:rFonts w:eastAsia="Calibri" w:hint="cs"/>
            <w:rtl/>
            <w:lang w:bidi="fa-IR"/>
          </w:rPr>
          <w:t>‌</w:t>
        </w:r>
        <w:r w:rsidR="006F7CCF">
          <w:rPr>
            <w:rFonts w:eastAsia="Calibri"/>
            <w:rtl/>
            <w:lang w:bidi="fa-IR"/>
          </w:rPr>
          <w:t xml:space="preserve">ها </w:t>
        </w:r>
      </w:ins>
      <w:r w:rsidRPr="005E761A">
        <w:rPr>
          <w:rFonts w:eastAsia="Calibri"/>
          <w:rtl/>
          <w:lang w:bidi="fa-IR"/>
        </w:rPr>
        <w:t>می</w:t>
      </w:r>
      <w:ins w:id="7947" w:author="Mehrnazi Boojari" w:date="2019-01-12T01:48:00Z">
        <w:r w:rsidR="00C34C3F">
          <w:rPr>
            <w:rFonts w:eastAsia="Calibri" w:cs="B Nazanin" w:hint="cs"/>
            <w:rtl/>
            <w:lang w:bidi="fa-IR"/>
          </w:rPr>
          <w:t>‌</w:t>
        </w:r>
      </w:ins>
      <w:r w:rsidRPr="005E761A">
        <w:rPr>
          <w:rFonts w:eastAsia="Calibri"/>
          <w:rtl/>
          <w:lang w:bidi="fa-IR"/>
        </w:rPr>
        <w:t>شود.</w:t>
      </w:r>
    </w:p>
    <w:p w14:paraId="1FC95820" w14:textId="77777777" w:rsidR="00A06196" w:rsidRPr="005E761A" w:rsidRDefault="00A06196" w:rsidP="00C34C3F">
      <w:pPr>
        <w:pStyle w:val="ListParagraph"/>
        <w:numPr>
          <w:ilvl w:val="0"/>
          <w:numId w:val="66"/>
        </w:numPr>
        <w:bidi/>
        <w:spacing w:after="200" w:line="276" w:lineRule="auto"/>
        <w:ind w:left="403" w:hanging="284"/>
        <w:jc w:val="both"/>
        <w:rPr>
          <w:rFonts w:eastAsia="Calibri"/>
          <w:rtl/>
          <w:lang w:bidi="fa-IR"/>
        </w:rPr>
      </w:pPr>
      <w:r w:rsidRPr="005E761A">
        <w:rPr>
          <w:rFonts w:eastAsia="Calibri"/>
          <w:rtl/>
          <w:lang w:bidi="fa-IR"/>
        </w:rPr>
        <w:lastRenderedPageBreak/>
        <w:t>بروکراسی پیچیده بانکی و نبود اختیارات و بودجه کافی و مدیریت</w:t>
      </w:r>
      <w:ins w:id="7948" w:author="Mehrnazi Boojari" w:date="2019-01-12T01:49:00Z">
        <w:r w:rsidR="00C34C3F">
          <w:rPr>
            <w:rFonts w:eastAsia="Calibri" w:cs="B Nazanin" w:hint="cs"/>
            <w:rtl/>
            <w:lang w:bidi="fa-IR"/>
          </w:rPr>
          <w:t>‌</w:t>
        </w:r>
      </w:ins>
      <w:del w:id="7949" w:author="Mehrnazi Boojari" w:date="2019-01-12T01:49:00Z">
        <w:r w:rsidRPr="005E761A" w:rsidDel="00C34C3F">
          <w:rPr>
            <w:rFonts w:eastAsia="Calibri"/>
            <w:rtl/>
            <w:lang w:bidi="fa-IR"/>
          </w:rPr>
          <w:delText xml:space="preserve"> </w:delText>
        </w:r>
      </w:del>
      <w:r w:rsidRPr="005E761A">
        <w:rPr>
          <w:rFonts w:eastAsia="Calibri"/>
          <w:rtl/>
          <w:lang w:bidi="fa-IR"/>
        </w:rPr>
        <w:t xml:space="preserve">بخشی به مسکن </w:t>
      </w:r>
      <w:del w:id="7950" w:author="Mehrnazi Boojari" w:date="2019-01-07T11:02:00Z">
        <w:r w:rsidRPr="005E761A" w:rsidDel="00DB081F">
          <w:rPr>
            <w:rFonts w:eastAsia="Calibri"/>
            <w:rtl/>
            <w:lang w:bidi="fa-IR"/>
          </w:rPr>
          <w:delText>باعث</w:delText>
        </w:r>
      </w:del>
      <w:ins w:id="7951" w:author="Mehrnazi Boojari" w:date="2019-01-07T11:02:00Z">
        <w:r w:rsidR="00DB081F">
          <w:rPr>
            <w:rFonts w:eastAsia="Calibri"/>
            <w:rtl/>
            <w:lang w:bidi="fa-IR"/>
          </w:rPr>
          <w:t>سبب</w:t>
        </w:r>
      </w:ins>
      <w:r w:rsidRPr="005E761A">
        <w:rPr>
          <w:rFonts w:eastAsia="Calibri"/>
          <w:rtl/>
          <w:lang w:bidi="fa-IR"/>
        </w:rPr>
        <w:t xml:space="preserve"> عدم بهینگی این متد</w:t>
      </w:r>
      <w:del w:id="7952" w:author="Mehrnazi Boojari" w:date="2019-01-07T09:49:00Z">
        <w:r w:rsidRPr="005E761A" w:rsidDel="006F7CCF">
          <w:rPr>
            <w:rFonts w:eastAsia="Calibri"/>
            <w:rtl/>
            <w:lang w:bidi="fa-IR"/>
          </w:rPr>
          <w:delText xml:space="preserve"> می </w:delText>
        </w:r>
      </w:del>
      <w:ins w:id="7953" w:author="Mehrnazi Boojari" w:date="2019-01-07T09:49:00Z">
        <w:r w:rsidR="006F7CCF">
          <w:rPr>
            <w:rFonts w:eastAsia="Calibri"/>
            <w:rtl/>
            <w:lang w:bidi="fa-IR"/>
          </w:rPr>
          <w:t xml:space="preserve"> می</w:t>
        </w:r>
        <w:r w:rsidR="006F7CCF">
          <w:rPr>
            <w:rFonts w:eastAsia="Calibri" w:hint="cs"/>
            <w:rtl/>
            <w:lang w:bidi="fa-IR"/>
          </w:rPr>
          <w:t>‌</w:t>
        </w:r>
      </w:ins>
      <w:r w:rsidRPr="005E761A">
        <w:rPr>
          <w:rFonts w:eastAsia="Calibri"/>
          <w:rtl/>
          <w:lang w:bidi="fa-IR"/>
        </w:rPr>
        <w:t xml:space="preserve">شود. </w:t>
      </w:r>
    </w:p>
    <w:p w14:paraId="0A4685B7" w14:textId="77777777" w:rsidR="00A06196" w:rsidRPr="005E761A" w:rsidRDefault="00A06196" w:rsidP="00A25B54">
      <w:pPr>
        <w:pStyle w:val="ListParagraph"/>
        <w:numPr>
          <w:ilvl w:val="0"/>
          <w:numId w:val="66"/>
        </w:numPr>
        <w:bidi/>
        <w:spacing w:after="200" w:line="276" w:lineRule="auto"/>
        <w:ind w:left="403" w:hanging="284"/>
        <w:jc w:val="both"/>
        <w:rPr>
          <w:rFonts w:eastAsia="Calibri"/>
          <w:rtl/>
          <w:lang w:bidi="fa-IR"/>
        </w:rPr>
      </w:pPr>
      <w:r w:rsidRPr="005E761A">
        <w:rPr>
          <w:rFonts w:eastAsia="Calibri"/>
          <w:rtl/>
          <w:lang w:bidi="fa-IR"/>
        </w:rPr>
        <w:t>چون مقاوم</w:t>
      </w:r>
      <w:del w:id="7954" w:author="Mehrnazi Boojari" w:date="2019-01-07T09:51:00Z">
        <w:r w:rsidRPr="005E761A" w:rsidDel="006F7CCF">
          <w:rPr>
            <w:rFonts w:eastAsia="Calibri"/>
            <w:rtl/>
            <w:lang w:bidi="fa-IR"/>
          </w:rPr>
          <w:delText xml:space="preserve"> سازی </w:delText>
        </w:r>
      </w:del>
      <w:ins w:id="7955" w:author="Mehrnazi Boojari" w:date="2019-01-07T09:51:00Z">
        <w:r w:rsidR="006F7CCF">
          <w:rPr>
            <w:rFonts w:eastAsia="Calibri" w:hint="cs"/>
            <w:rtl/>
            <w:lang w:bidi="fa-IR"/>
          </w:rPr>
          <w:t>‌</w:t>
        </w:r>
        <w:r w:rsidR="006F7CCF">
          <w:rPr>
            <w:rFonts w:eastAsia="Calibri"/>
            <w:rtl/>
            <w:lang w:bidi="fa-IR"/>
          </w:rPr>
          <w:t xml:space="preserve">سازی </w:t>
        </w:r>
      </w:ins>
      <w:r w:rsidRPr="005E761A">
        <w:rPr>
          <w:rFonts w:eastAsia="Calibri"/>
          <w:rtl/>
          <w:lang w:bidi="fa-IR"/>
        </w:rPr>
        <w:t>در اولویت بوده است</w:t>
      </w:r>
      <w:ins w:id="7956" w:author="Mehrnazi Boojari" w:date="2019-01-12T01:49:00Z">
        <w:r w:rsidR="00C34C3F">
          <w:rPr>
            <w:rFonts w:eastAsia="Calibri" w:hint="cs"/>
            <w:rtl/>
            <w:lang w:bidi="fa-IR"/>
          </w:rPr>
          <w:t>،</w:t>
        </w:r>
      </w:ins>
      <w:r w:rsidRPr="005E761A">
        <w:rPr>
          <w:rFonts w:eastAsia="Calibri"/>
          <w:rtl/>
          <w:lang w:bidi="fa-IR"/>
        </w:rPr>
        <w:t xml:space="preserve"> از سایر موارد همچون مسکن معیشتی</w:t>
      </w:r>
      <w:del w:id="7957" w:author="Mehrnazi Boojari" w:date="2019-01-07T09:47:00Z">
        <w:r w:rsidRPr="005E761A" w:rsidDel="006F7CCF">
          <w:rPr>
            <w:rFonts w:eastAsia="Calibri"/>
            <w:rtl/>
            <w:lang w:bidi="fa-IR"/>
          </w:rPr>
          <w:delText xml:space="preserve"> ،</w:delText>
        </w:r>
      </w:del>
      <w:ins w:id="7958" w:author="Mehrnazi Boojari" w:date="2019-01-07T09:47:00Z">
        <w:r w:rsidR="006F7CCF">
          <w:rPr>
            <w:rFonts w:eastAsia="Calibri"/>
            <w:rtl/>
            <w:lang w:bidi="fa-IR"/>
          </w:rPr>
          <w:t>،</w:t>
        </w:r>
      </w:ins>
      <w:r w:rsidRPr="005E761A">
        <w:rPr>
          <w:rFonts w:eastAsia="Calibri"/>
          <w:rtl/>
          <w:lang w:bidi="fa-IR"/>
        </w:rPr>
        <w:t xml:space="preserve"> ساخت متناسب با الگوی بوم و اقلیم روستا و ... غفلت شده است</w:t>
      </w:r>
      <w:del w:id="7959" w:author="Mehrnazi Boojari" w:date="2019-01-07T09:53:00Z">
        <w:r w:rsidRPr="005E761A" w:rsidDel="006F7CCF">
          <w:rPr>
            <w:rFonts w:eastAsia="Calibri"/>
            <w:rtl/>
            <w:lang w:bidi="fa-IR"/>
          </w:rPr>
          <w:delText xml:space="preserve"> . </w:delText>
        </w:r>
      </w:del>
      <w:ins w:id="7960" w:author="Mehrnazi Boojari" w:date="2019-01-07T09:53:00Z">
        <w:r w:rsidR="006F7CCF">
          <w:rPr>
            <w:rFonts w:eastAsia="Calibri"/>
            <w:rtl/>
            <w:lang w:bidi="fa-IR"/>
          </w:rPr>
          <w:t xml:space="preserve">. </w:t>
        </w:r>
      </w:ins>
    </w:p>
    <w:p w14:paraId="4E8478E6" w14:textId="77777777" w:rsidR="00A06196" w:rsidRPr="005E761A" w:rsidRDefault="00A06196" w:rsidP="00762817">
      <w:pPr>
        <w:bidi/>
        <w:ind w:firstLine="227"/>
        <w:jc w:val="both"/>
        <w:rPr>
          <w:rFonts w:ascii="B Lotus" w:eastAsia="Calibri" w:hAnsi="B Lotus" w:cs="B Lotus"/>
          <w:sz w:val="24"/>
          <w:szCs w:val="24"/>
          <w:rtl/>
          <w:lang w:bidi="fa-IR"/>
        </w:rPr>
      </w:pPr>
      <w:r w:rsidRPr="005E761A">
        <w:rPr>
          <w:rFonts w:ascii="B Lotus" w:eastAsia="Calibri" w:hAnsi="B Lotus" w:cs="B Lotus"/>
          <w:sz w:val="24"/>
          <w:szCs w:val="24"/>
          <w:rtl/>
          <w:lang w:bidi="fa-IR"/>
        </w:rPr>
        <w:t xml:space="preserve">این </w:t>
      </w:r>
      <w:del w:id="7961" w:author="Mehrnazi Boojari" w:date="2019-01-08T03:27:00Z">
        <w:r w:rsidRPr="005E761A" w:rsidDel="00666313">
          <w:rPr>
            <w:rFonts w:ascii="B Lotus" w:eastAsia="Calibri" w:hAnsi="B Lotus" w:cs="B Lotus"/>
            <w:sz w:val="24"/>
            <w:szCs w:val="24"/>
            <w:rtl/>
            <w:lang w:bidi="fa-IR"/>
          </w:rPr>
          <w:delText>آئین نامه</w:delText>
        </w:r>
      </w:del>
      <w:ins w:id="7962" w:author="Mehrnazi Boojari" w:date="2019-01-08T03:27:00Z">
        <w:r w:rsidR="00666313">
          <w:rPr>
            <w:rFonts w:ascii="B Lotus" w:eastAsia="Calibri" w:hAnsi="B Lotus" w:cs="B Lotus"/>
            <w:sz w:val="24"/>
            <w:szCs w:val="24"/>
            <w:rtl/>
            <w:lang w:bidi="fa-IR"/>
          </w:rPr>
          <w:t>آیین</w:t>
        </w:r>
        <w:r w:rsidR="00666313">
          <w:rPr>
            <w:rFonts w:ascii="B Lotus" w:eastAsia="Calibri" w:hAnsi="B Lotus" w:cs="B Lotus" w:hint="cs"/>
            <w:sz w:val="24"/>
            <w:szCs w:val="24"/>
            <w:rtl/>
            <w:lang w:bidi="fa-IR"/>
          </w:rPr>
          <w:t>‌</w:t>
        </w:r>
        <w:r w:rsidR="00666313">
          <w:rPr>
            <w:rFonts w:ascii="B Lotus" w:eastAsia="Calibri" w:hAnsi="B Lotus" w:cs="B Lotus"/>
            <w:sz w:val="24"/>
            <w:szCs w:val="24"/>
            <w:rtl/>
            <w:lang w:bidi="fa-IR"/>
          </w:rPr>
          <w:t>نامه</w:t>
        </w:r>
      </w:ins>
      <w:r w:rsidRPr="005E761A">
        <w:rPr>
          <w:rFonts w:ascii="B Lotus" w:eastAsia="Calibri" w:hAnsi="B Lotus" w:cs="B Lotus"/>
          <w:sz w:val="24"/>
          <w:szCs w:val="24"/>
          <w:rtl/>
          <w:lang w:bidi="fa-IR"/>
        </w:rPr>
        <w:t xml:space="preserve"> به فراز و فرودهایی به ترتیب در برنامه</w:t>
      </w:r>
      <w:del w:id="7963" w:author="Mehrnazi Boojari" w:date="2019-01-07T09:46:00Z">
        <w:r w:rsidRPr="005E761A" w:rsidDel="006F7CCF">
          <w:rPr>
            <w:rFonts w:ascii="B Lotus" w:eastAsia="Calibri" w:hAnsi="B Lotus" w:cs="B Lotus"/>
            <w:sz w:val="24"/>
            <w:szCs w:val="24"/>
            <w:rtl/>
            <w:lang w:bidi="fa-IR"/>
          </w:rPr>
          <w:delText xml:space="preserve"> های </w:delText>
        </w:r>
      </w:del>
      <w:ins w:id="7964" w:author="Mehrnazi Boojari" w:date="2019-01-07T09:46: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های </w:t>
        </w:r>
      </w:ins>
      <w:r w:rsidRPr="005E761A">
        <w:rPr>
          <w:rFonts w:ascii="B Lotus" w:eastAsia="Calibri" w:hAnsi="B Lotus" w:cs="B Lotus"/>
          <w:sz w:val="24"/>
          <w:szCs w:val="24"/>
          <w:rtl/>
          <w:lang w:bidi="fa-IR"/>
        </w:rPr>
        <w:t>پنجم و ششم ادامه پیدا</w:t>
      </w:r>
      <w:del w:id="7965" w:author="Mehrnazi Boojari" w:date="2019-01-07T09:49:00Z">
        <w:r w:rsidRPr="005E761A" w:rsidDel="006F7CCF">
          <w:rPr>
            <w:rFonts w:ascii="B Lotus" w:eastAsia="Calibri" w:hAnsi="B Lotus" w:cs="B Lotus"/>
            <w:sz w:val="24"/>
            <w:szCs w:val="24"/>
            <w:rtl/>
            <w:lang w:bidi="fa-IR"/>
          </w:rPr>
          <w:delText xml:space="preserve"> می </w:delText>
        </w:r>
      </w:del>
      <w:ins w:id="7966" w:author="Mehrnazi Boojari" w:date="2019-01-07T09:49:00Z">
        <w:r w:rsidR="006F7CCF">
          <w:rPr>
            <w:rFonts w:ascii="B Lotus" w:eastAsia="Calibri" w:hAnsi="B Lotus" w:cs="B Lotus"/>
            <w:sz w:val="24"/>
            <w:szCs w:val="24"/>
            <w:rtl/>
            <w:lang w:bidi="fa-IR"/>
          </w:rPr>
          <w:t xml:space="preserve"> </w:t>
        </w:r>
      </w:ins>
      <w:del w:id="7967" w:author="Mehrnazi Boojari" w:date="2019-01-07T10:52:00Z">
        <w:r w:rsidRPr="005E761A" w:rsidDel="006A1F1D">
          <w:rPr>
            <w:rFonts w:ascii="B Lotus" w:eastAsia="Calibri" w:hAnsi="B Lotus" w:cs="B Lotus"/>
            <w:sz w:val="24"/>
            <w:szCs w:val="24"/>
            <w:rtl/>
            <w:lang w:bidi="fa-IR"/>
          </w:rPr>
          <w:delText>کند</w:delText>
        </w:r>
      </w:del>
      <w:ins w:id="7968" w:author="Mehrnazi Boojari" w:date="2019-01-07T10:52:00Z">
        <w:r w:rsidR="006A1F1D">
          <w:rPr>
            <w:rFonts w:ascii="B Lotus" w:eastAsia="Calibri" w:hAnsi="B Lotus" w:cs="B Lotus"/>
            <w:sz w:val="24"/>
            <w:szCs w:val="24"/>
            <w:rtl/>
            <w:lang w:bidi="fa-IR"/>
          </w:rPr>
          <w:t>می</w:t>
        </w:r>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کند</w:t>
        </w:r>
      </w:ins>
      <w:r w:rsidRPr="005E761A">
        <w:rPr>
          <w:rFonts w:ascii="B Lotus" w:eastAsia="Calibri" w:hAnsi="B Lotus" w:cs="B Lotus"/>
          <w:sz w:val="24"/>
          <w:szCs w:val="24"/>
          <w:rtl/>
          <w:lang w:bidi="fa-IR"/>
        </w:rPr>
        <w:t xml:space="preserve"> و مکانیزم اثر همانی است که گفته شد</w:t>
      </w:r>
      <w:del w:id="7969" w:author="Mehrnazi Boojari" w:date="2019-01-12T02:31:00Z">
        <w:r w:rsidRPr="005E761A" w:rsidDel="00762817">
          <w:rPr>
            <w:rFonts w:ascii="B Lotus" w:eastAsia="Calibri" w:hAnsi="B Lotus" w:cs="B Lotus"/>
            <w:sz w:val="24"/>
            <w:szCs w:val="24"/>
            <w:rtl/>
            <w:lang w:bidi="fa-IR"/>
          </w:rPr>
          <w:delText xml:space="preserve">. </w:delText>
        </w:r>
      </w:del>
      <w:ins w:id="7970" w:author="Mehrnazi Boojari" w:date="2019-01-12T02:31:00Z">
        <w:r w:rsidR="00762817">
          <w:rPr>
            <w:rFonts w:ascii="B Lotus" w:eastAsia="Calibri" w:hAnsi="B Lotus" w:cs="B Lotus" w:hint="cs"/>
            <w:sz w:val="24"/>
            <w:szCs w:val="24"/>
            <w:rtl/>
            <w:lang w:bidi="fa-IR"/>
          </w:rPr>
          <w:t>؛</w:t>
        </w:r>
        <w:r w:rsidR="00762817" w:rsidRPr="005E761A">
          <w:rPr>
            <w:rFonts w:ascii="B Lotus" w:eastAsia="Calibri" w:hAnsi="B Lotus" w:cs="B Lotus"/>
            <w:sz w:val="24"/>
            <w:szCs w:val="24"/>
            <w:rtl/>
            <w:lang w:bidi="fa-IR"/>
          </w:rPr>
          <w:t xml:space="preserve"> </w:t>
        </w:r>
      </w:ins>
      <w:r w:rsidRPr="005E761A">
        <w:rPr>
          <w:rFonts w:ascii="B Lotus" w:eastAsia="Calibri" w:hAnsi="B Lotus" w:cs="B Lotus" w:hint="cs"/>
          <w:sz w:val="24"/>
          <w:szCs w:val="24"/>
          <w:rtl/>
          <w:lang w:bidi="fa-IR"/>
        </w:rPr>
        <w:t xml:space="preserve">و بدین ترتیب الگوی </w:t>
      </w:r>
      <w:del w:id="7971" w:author="Mehrnazi Boojari" w:date="2019-01-07T22:28:00Z">
        <w:r w:rsidRPr="005E761A" w:rsidDel="00051F26">
          <w:rPr>
            <w:rFonts w:ascii="B Lotus" w:eastAsia="Calibri" w:hAnsi="B Lotus" w:cs="B Lotus" w:hint="cs"/>
            <w:sz w:val="24"/>
            <w:szCs w:val="24"/>
            <w:rtl/>
            <w:lang w:bidi="fa-IR"/>
          </w:rPr>
          <w:delText>ساخت و ساز</w:delText>
        </w:r>
      </w:del>
      <w:ins w:id="7972" w:author="Mehrnazi Boojari" w:date="2019-01-07T22:28:00Z">
        <w:r w:rsidR="00051F26">
          <w:rPr>
            <w:rFonts w:ascii="B Lotus" w:eastAsia="Calibri" w:hAnsi="B Lotus" w:cs="B Lotus" w:hint="cs"/>
            <w:sz w:val="24"/>
            <w:szCs w:val="24"/>
            <w:rtl/>
            <w:lang w:bidi="fa-IR"/>
          </w:rPr>
          <w:t>ساخت</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و</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ساز</w:t>
        </w:r>
      </w:ins>
      <w:r w:rsidRPr="005E761A">
        <w:rPr>
          <w:rFonts w:ascii="B Lotus" w:eastAsia="Calibri" w:hAnsi="B Lotus" w:cs="B Lotus" w:hint="cs"/>
          <w:sz w:val="24"/>
          <w:szCs w:val="24"/>
          <w:rtl/>
          <w:lang w:bidi="fa-IR"/>
        </w:rPr>
        <w:t xml:space="preserve"> و نگاه به مسکن </w:t>
      </w:r>
      <w:del w:id="7973" w:author="Mehrnazi Boojari" w:date="2019-01-07T10:03:00Z">
        <w:r w:rsidRPr="005E761A" w:rsidDel="00A31D6F">
          <w:rPr>
            <w:rFonts w:ascii="B Lotus" w:eastAsia="Calibri" w:hAnsi="B Lotus" w:cs="B Lotus" w:hint="cs"/>
            <w:sz w:val="24"/>
            <w:szCs w:val="24"/>
            <w:rtl/>
            <w:lang w:bidi="fa-IR"/>
          </w:rPr>
          <w:delText>روستائی</w:delText>
        </w:r>
      </w:del>
      <w:ins w:id="7974" w:author="Mehrnazi Boojari" w:date="2019-01-07T10:03:00Z">
        <w:r w:rsidR="00A31D6F">
          <w:rPr>
            <w:rFonts w:ascii="B Lotus" w:eastAsia="Calibri" w:hAnsi="B Lotus" w:cs="B Lotus" w:hint="cs"/>
            <w:sz w:val="24"/>
            <w:szCs w:val="24"/>
            <w:rtl/>
            <w:lang w:bidi="fa-IR"/>
          </w:rPr>
          <w:t>روستایی</w:t>
        </w:r>
      </w:ins>
      <w:r w:rsidRPr="005E761A">
        <w:rPr>
          <w:rFonts w:ascii="B Lotus" w:eastAsia="Calibri" w:hAnsi="B Lotus" w:cs="B Lotus" w:hint="cs"/>
          <w:sz w:val="24"/>
          <w:szCs w:val="24"/>
          <w:rtl/>
          <w:lang w:bidi="fa-IR"/>
        </w:rPr>
        <w:t xml:space="preserve"> در کشور را</w:t>
      </w:r>
      <w:del w:id="7975" w:author="Mehrnazi Boojari" w:date="2019-01-07T09:49:00Z">
        <w:r w:rsidRPr="005E761A" w:rsidDel="006F7CCF">
          <w:rPr>
            <w:rFonts w:ascii="B Lotus" w:eastAsia="Calibri" w:hAnsi="B Lotus" w:cs="B Lotus" w:hint="cs"/>
            <w:sz w:val="24"/>
            <w:szCs w:val="24"/>
            <w:rtl/>
            <w:lang w:bidi="fa-IR"/>
          </w:rPr>
          <w:delText xml:space="preserve"> می </w:delText>
        </w:r>
      </w:del>
      <w:ins w:id="7976" w:author="Mehrnazi Boojari" w:date="2019-01-07T09:49:00Z">
        <w:r w:rsidR="006F7CCF">
          <w:rPr>
            <w:rFonts w:ascii="B Lotus" w:eastAsia="Calibri" w:hAnsi="B Lotus" w:cs="B Lotus" w:hint="cs"/>
            <w:sz w:val="24"/>
            <w:szCs w:val="24"/>
            <w:rtl/>
            <w:lang w:bidi="fa-IR"/>
          </w:rPr>
          <w:t xml:space="preserve"> می‌</w:t>
        </w:r>
      </w:ins>
      <w:r w:rsidRPr="005E761A">
        <w:rPr>
          <w:rFonts w:ascii="B Lotus" w:eastAsia="Calibri" w:hAnsi="B Lotus" w:cs="B Lotus" w:hint="cs"/>
          <w:sz w:val="24"/>
          <w:szCs w:val="24"/>
          <w:rtl/>
          <w:lang w:bidi="fa-IR"/>
        </w:rPr>
        <w:t>توان الگوی پرداخت وام به بحث تولید</w:t>
      </w:r>
      <w:del w:id="7977" w:author="Mehrnazi Boojari" w:date="2019-01-07T09:47:00Z">
        <w:r w:rsidRPr="005E761A" w:rsidDel="006F7CCF">
          <w:rPr>
            <w:rFonts w:ascii="B Lotus" w:eastAsia="Calibri" w:hAnsi="B Lotus" w:cs="B Lotus" w:hint="cs"/>
            <w:sz w:val="24"/>
            <w:szCs w:val="24"/>
            <w:rtl/>
            <w:lang w:bidi="fa-IR"/>
          </w:rPr>
          <w:delText xml:space="preserve"> ،</w:delText>
        </w:r>
      </w:del>
      <w:ins w:id="7978" w:author="Mehrnazi Boojari" w:date="2019-01-07T09:47:00Z">
        <w:r w:rsidR="006F7CCF">
          <w:rPr>
            <w:rFonts w:ascii="B Lotus" w:eastAsia="Calibri" w:hAnsi="B Lotus" w:cs="B Lotus" w:hint="cs"/>
            <w:sz w:val="24"/>
            <w:szCs w:val="24"/>
            <w:rtl/>
            <w:lang w:bidi="fa-IR"/>
          </w:rPr>
          <w:t>،</w:t>
        </w:r>
      </w:ins>
      <w:r w:rsidRPr="005E761A">
        <w:rPr>
          <w:rFonts w:ascii="B Lotus" w:eastAsia="Calibri" w:hAnsi="B Lotus" w:cs="B Lotus" w:hint="cs"/>
          <w:sz w:val="24"/>
          <w:szCs w:val="24"/>
          <w:rtl/>
          <w:lang w:bidi="fa-IR"/>
        </w:rPr>
        <w:t xml:space="preserve"> نوسازی و بهسازی مسکن </w:t>
      </w:r>
      <w:del w:id="7979" w:author="Mehrnazi Boojari" w:date="2019-01-07T10:03:00Z">
        <w:r w:rsidRPr="005E761A" w:rsidDel="00A31D6F">
          <w:rPr>
            <w:rFonts w:ascii="B Lotus" w:eastAsia="Calibri" w:hAnsi="B Lotus" w:cs="B Lotus" w:hint="cs"/>
            <w:sz w:val="24"/>
            <w:szCs w:val="24"/>
            <w:rtl/>
            <w:lang w:bidi="fa-IR"/>
          </w:rPr>
          <w:delText>روستائی</w:delText>
        </w:r>
      </w:del>
      <w:ins w:id="7980" w:author="Mehrnazi Boojari" w:date="2019-01-07T10:03:00Z">
        <w:r w:rsidR="00A31D6F">
          <w:rPr>
            <w:rFonts w:ascii="B Lotus" w:eastAsia="Calibri" w:hAnsi="B Lotus" w:cs="B Lotus" w:hint="cs"/>
            <w:sz w:val="24"/>
            <w:szCs w:val="24"/>
            <w:rtl/>
            <w:lang w:bidi="fa-IR"/>
          </w:rPr>
          <w:t>روستایی</w:t>
        </w:r>
      </w:ins>
      <w:r w:rsidRPr="005E761A">
        <w:rPr>
          <w:rFonts w:ascii="B Lotus" w:eastAsia="Calibri" w:hAnsi="B Lotus" w:cs="B Lotus" w:hint="cs"/>
          <w:sz w:val="24"/>
          <w:szCs w:val="24"/>
          <w:rtl/>
          <w:lang w:bidi="fa-IR"/>
        </w:rPr>
        <w:t xml:space="preserve"> دید. </w:t>
      </w:r>
    </w:p>
    <w:p w14:paraId="4B1EEAF8" w14:textId="77777777" w:rsidR="00A06196" w:rsidRPr="005E761A" w:rsidRDefault="00A06196" w:rsidP="00762817">
      <w:pPr>
        <w:bidi/>
        <w:ind w:firstLine="227"/>
        <w:jc w:val="both"/>
        <w:rPr>
          <w:rFonts w:ascii="B Lotus" w:eastAsia="Calibri" w:hAnsi="B Lotus" w:cs="B Lotus"/>
          <w:sz w:val="24"/>
          <w:szCs w:val="24"/>
          <w:rtl/>
          <w:lang w:bidi="fa-IR"/>
        </w:rPr>
      </w:pPr>
      <w:r w:rsidRPr="005E761A">
        <w:rPr>
          <w:rFonts w:ascii="B Lotus" w:eastAsia="Calibri" w:hAnsi="B Lotus" w:cs="B Lotus" w:hint="cs"/>
          <w:sz w:val="24"/>
          <w:szCs w:val="24"/>
          <w:rtl/>
          <w:lang w:bidi="fa-IR"/>
        </w:rPr>
        <w:t xml:space="preserve">اهم </w:t>
      </w:r>
      <w:ins w:id="7981" w:author="Mehrnazi Boojari" w:date="2019-01-12T02:31:00Z">
        <w:r w:rsidR="00762817">
          <w:rPr>
            <w:rFonts w:ascii="B Lotus" w:eastAsia="Calibri" w:hAnsi="B Lotus" w:cs="B Lotus" w:hint="cs"/>
            <w:sz w:val="24"/>
            <w:szCs w:val="24"/>
            <w:rtl/>
            <w:lang w:bidi="fa-IR"/>
          </w:rPr>
          <w:t xml:space="preserve">این </w:t>
        </w:r>
      </w:ins>
      <w:r w:rsidRPr="005E761A">
        <w:rPr>
          <w:rFonts w:ascii="B Lotus" w:eastAsia="Calibri" w:hAnsi="B Lotus" w:cs="B Lotus" w:hint="cs"/>
          <w:sz w:val="24"/>
          <w:szCs w:val="24"/>
          <w:rtl/>
          <w:lang w:bidi="fa-IR"/>
        </w:rPr>
        <w:t>مواردی که در اسناد بالادستی به</w:t>
      </w:r>
      <w:del w:id="7982" w:author="Mehrnazi Boojari" w:date="2019-01-07T09:51:00Z">
        <w:r w:rsidRPr="005E761A" w:rsidDel="006F7CCF">
          <w:rPr>
            <w:rFonts w:ascii="B Lotus" w:eastAsia="Calibri" w:hAnsi="B Lotus" w:cs="B Lotus" w:hint="cs"/>
            <w:sz w:val="24"/>
            <w:szCs w:val="24"/>
            <w:rtl/>
            <w:lang w:bidi="fa-IR"/>
          </w:rPr>
          <w:delText xml:space="preserve"> آنها </w:delText>
        </w:r>
      </w:del>
      <w:ins w:id="7983" w:author="Mehrnazi Boojari" w:date="2019-01-07T09:51:00Z">
        <w:r w:rsidR="006F7CCF">
          <w:rPr>
            <w:rFonts w:ascii="B Lotus" w:eastAsia="Calibri" w:hAnsi="B Lotus" w:cs="B Lotus" w:hint="cs"/>
            <w:sz w:val="24"/>
            <w:szCs w:val="24"/>
            <w:rtl/>
            <w:lang w:bidi="fa-IR"/>
          </w:rPr>
          <w:t xml:space="preserve"> آن‌ها </w:t>
        </w:r>
      </w:ins>
      <w:r w:rsidRPr="005E761A">
        <w:rPr>
          <w:rFonts w:ascii="B Lotus" w:eastAsia="Calibri" w:hAnsi="B Lotus" w:cs="B Lotus" w:hint="cs"/>
          <w:sz w:val="24"/>
          <w:szCs w:val="24"/>
          <w:rtl/>
          <w:lang w:bidi="fa-IR"/>
        </w:rPr>
        <w:t>پرداخت</w:t>
      </w:r>
      <w:del w:id="7984" w:author="Mehrnazi Boojari" w:date="2019-01-07T09:49:00Z">
        <w:r w:rsidRPr="005E761A" w:rsidDel="006F7CCF">
          <w:rPr>
            <w:rFonts w:ascii="B Lotus" w:eastAsia="Calibri" w:hAnsi="B Lotus" w:cs="B Lotus" w:hint="cs"/>
            <w:sz w:val="24"/>
            <w:szCs w:val="24"/>
            <w:rtl/>
            <w:lang w:bidi="fa-IR"/>
          </w:rPr>
          <w:delText xml:space="preserve"> می </w:delText>
        </w:r>
      </w:del>
      <w:ins w:id="7985" w:author="Mehrnazi Boojari" w:date="2019-01-07T09:49:00Z">
        <w:r w:rsidR="006F7CCF">
          <w:rPr>
            <w:rFonts w:ascii="B Lotus" w:eastAsia="Calibri" w:hAnsi="B Lotus" w:cs="B Lotus" w:hint="cs"/>
            <w:sz w:val="24"/>
            <w:szCs w:val="24"/>
            <w:rtl/>
            <w:lang w:bidi="fa-IR"/>
          </w:rPr>
          <w:t xml:space="preserve"> می‌</w:t>
        </w:r>
      </w:ins>
      <w:r w:rsidRPr="005E761A">
        <w:rPr>
          <w:rFonts w:ascii="B Lotus" w:eastAsia="Calibri" w:hAnsi="B Lotus" w:cs="B Lotus" w:hint="cs"/>
          <w:sz w:val="24"/>
          <w:szCs w:val="24"/>
          <w:rtl/>
          <w:lang w:bidi="fa-IR"/>
        </w:rPr>
        <w:t>شود جدای از اینکه متده</w:t>
      </w:r>
      <w:r w:rsidR="005E761A">
        <w:rPr>
          <w:rFonts w:ascii="B Lotus" w:eastAsia="Calibri" w:hAnsi="B Lotus" w:cs="B Lotus" w:hint="cs"/>
          <w:sz w:val="24"/>
          <w:szCs w:val="24"/>
          <w:rtl/>
          <w:lang w:bidi="fa-IR"/>
        </w:rPr>
        <w:t>ای این موارد چیست به شرح ذیل می</w:t>
      </w:r>
      <w:ins w:id="7986" w:author="Mehrnazi Boojari" w:date="2019-01-12T02:31:00Z">
        <w:r w:rsidR="00762817">
          <w:rPr>
            <w:rFonts w:ascii="B Lotus" w:eastAsia="Calibri" w:hAnsi="B Lotus" w:cs="B Nazanin" w:hint="cs"/>
            <w:sz w:val="24"/>
            <w:szCs w:val="24"/>
            <w:rtl/>
            <w:lang w:bidi="fa-IR"/>
          </w:rPr>
          <w:t>‌</w:t>
        </w:r>
      </w:ins>
      <w:r w:rsidRPr="005E761A">
        <w:rPr>
          <w:rFonts w:ascii="B Lotus" w:eastAsia="Calibri" w:hAnsi="B Lotus" w:cs="B Lotus" w:hint="cs"/>
          <w:sz w:val="24"/>
          <w:szCs w:val="24"/>
          <w:rtl/>
          <w:lang w:bidi="fa-IR"/>
        </w:rPr>
        <w:t>توان دسته</w:t>
      </w:r>
      <w:del w:id="7987" w:author="Mehrnazi Boojari" w:date="2019-01-07T10:01:00Z">
        <w:r w:rsidRPr="005E761A" w:rsidDel="00A31D6F">
          <w:rPr>
            <w:rFonts w:ascii="B Lotus" w:eastAsia="Calibri" w:hAnsi="B Lotus" w:cs="B Lotus" w:hint="cs"/>
            <w:sz w:val="24"/>
            <w:szCs w:val="24"/>
            <w:rtl/>
            <w:lang w:bidi="fa-IR"/>
          </w:rPr>
          <w:delText xml:space="preserve"> بندی </w:delText>
        </w:r>
      </w:del>
      <w:ins w:id="7988" w:author="Mehrnazi Boojari" w:date="2019-01-07T10:01:00Z">
        <w:r w:rsidR="00A31D6F">
          <w:rPr>
            <w:rFonts w:ascii="B Lotus" w:eastAsia="Calibri" w:hAnsi="B Lotus" w:cs="B Lotus" w:hint="cs"/>
            <w:sz w:val="24"/>
            <w:szCs w:val="24"/>
            <w:rtl/>
            <w:lang w:bidi="fa-IR"/>
          </w:rPr>
          <w:t>‌</w:t>
        </w:r>
      </w:ins>
      <w:ins w:id="7989" w:author="Mehrnazi Boojari" w:date="2019-01-08T01:31:00Z">
        <w:r w:rsidR="00952B49">
          <w:rPr>
            <w:rFonts w:ascii="B Lotus" w:eastAsia="Calibri" w:hAnsi="B Lotus" w:cs="B Nazanin" w:hint="cs"/>
            <w:sz w:val="24"/>
            <w:szCs w:val="24"/>
            <w:rtl/>
            <w:lang w:bidi="fa-IR"/>
          </w:rPr>
          <w:t>‌</w:t>
        </w:r>
      </w:ins>
      <w:ins w:id="7990" w:author="Mehrnazi Boojari" w:date="2019-01-07T10:01:00Z">
        <w:r w:rsidR="00A31D6F">
          <w:rPr>
            <w:rFonts w:ascii="B Lotus" w:eastAsia="Calibri" w:hAnsi="B Lotus" w:cs="B Lotus" w:hint="cs"/>
            <w:sz w:val="24"/>
            <w:szCs w:val="24"/>
            <w:rtl/>
            <w:lang w:bidi="fa-IR"/>
          </w:rPr>
          <w:t xml:space="preserve">بندی </w:t>
        </w:r>
      </w:ins>
      <w:r w:rsidRPr="005E761A">
        <w:rPr>
          <w:rFonts w:ascii="B Lotus" w:eastAsia="Calibri" w:hAnsi="B Lotus" w:cs="B Lotus" w:hint="cs"/>
          <w:sz w:val="24"/>
          <w:szCs w:val="24"/>
          <w:rtl/>
          <w:lang w:bidi="fa-IR"/>
        </w:rPr>
        <w:t>کرد</w:t>
      </w:r>
      <w:del w:id="7991" w:author="Mehrnazi Boojari" w:date="2019-01-08T01:31:00Z">
        <w:r w:rsidRPr="005E761A" w:rsidDel="00952B49">
          <w:rPr>
            <w:rFonts w:ascii="B Lotus" w:eastAsia="Calibri" w:hAnsi="B Lotus" w:cs="B Lotus" w:hint="cs"/>
            <w:sz w:val="24"/>
            <w:szCs w:val="24"/>
            <w:rtl/>
            <w:lang w:bidi="fa-IR"/>
          </w:rPr>
          <w:delText xml:space="preserve"> :</w:delText>
        </w:r>
      </w:del>
      <w:ins w:id="7992" w:author="Mehrnazi Boojari" w:date="2019-01-08T01:31:00Z">
        <w:r w:rsidR="00952B49">
          <w:rPr>
            <w:rFonts w:ascii="B Lotus" w:eastAsia="Calibri" w:hAnsi="B Lotus" w:cs="B Lotus" w:hint="cs"/>
            <w:sz w:val="24"/>
            <w:szCs w:val="24"/>
            <w:rtl/>
            <w:lang w:bidi="fa-IR"/>
          </w:rPr>
          <w:t>:</w:t>
        </w:r>
      </w:ins>
    </w:p>
    <w:p w14:paraId="7C28F6A5" w14:textId="77777777" w:rsidR="00A06196" w:rsidRPr="005E761A" w:rsidRDefault="00A06196" w:rsidP="00A25B54">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ترویج بهسازی، مقاوم</w:t>
      </w:r>
      <w:del w:id="7993" w:author="Mehrnazi Boojari" w:date="2019-01-07T09:51:00Z">
        <w:r w:rsidRPr="005E761A" w:rsidDel="006F7CCF">
          <w:rPr>
            <w:rFonts w:ascii="B Lotus" w:eastAsia="Calibri" w:hAnsi="B Lotus" w:cs="B Lotus"/>
            <w:sz w:val="24"/>
            <w:szCs w:val="24"/>
            <w:rtl/>
          </w:rPr>
          <w:delText xml:space="preserve"> سازی </w:delText>
        </w:r>
      </w:del>
      <w:ins w:id="7994" w:author="Mehrnazi Boojari" w:date="2019-01-07T09:51:00Z">
        <w:r w:rsidR="006F7CCF">
          <w:rPr>
            <w:rFonts w:ascii="B Lotus" w:eastAsia="Calibri" w:hAnsi="B Lotus" w:cs="B Lotus" w:hint="cs"/>
            <w:sz w:val="24"/>
            <w:szCs w:val="24"/>
            <w:rtl/>
          </w:rPr>
          <w:t>‌</w:t>
        </w:r>
      </w:ins>
      <w:ins w:id="7995" w:author="Mehrnazi Boojari" w:date="2019-01-12T02:31:00Z">
        <w:r w:rsidR="00762817">
          <w:rPr>
            <w:rFonts w:ascii="B Lotus" w:eastAsia="Calibri" w:hAnsi="B Lotus" w:cs="B Nazanin" w:hint="cs"/>
            <w:sz w:val="24"/>
            <w:szCs w:val="24"/>
            <w:rtl/>
          </w:rPr>
          <w:t>‌</w:t>
        </w:r>
      </w:ins>
      <w:ins w:id="7996" w:author="Mehrnazi Boojari" w:date="2019-01-07T09:51:00Z">
        <w:r w:rsidR="006F7CCF">
          <w:rPr>
            <w:rFonts w:ascii="B Lotus" w:eastAsia="Calibri" w:hAnsi="B Lotus" w:cs="B Lotus"/>
            <w:sz w:val="24"/>
            <w:szCs w:val="24"/>
            <w:rtl/>
          </w:rPr>
          <w:t xml:space="preserve">سازی </w:t>
        </w:r>
      </w:ins>
      <w:r w:rsidRPr="005E761A">
        <w:rPr>
          <w:rFonts w:ascii="B Lotus" w:eastAsia="Calibri" w:hAnsi="B Lotus" w:cs="B Lotus"/>
          <w:sz w:val="24"/>
          <w:szCs w:val="24"/>
          <w:rtl/>
        </w:rPr>
        <w:t>و ایمن</w:t>
      </w:r>
      <w:del w:id="7997" w:author="Mehrnazi Boojari" w:date="2019-01-07T09:51:00Z">
        <w:r w:rsidRPr="005E761A" w:rsidDel="006F7CCF">
          <w:rPr>
            <w:rFonts w:ascii="B Lotus" w:eastAsia="Calibri" w:hAnsi="B Lotus" w:cs="B Lotus"/>
            <w:sz w:val="24"/>
            <w:szCs w:val="24"/>
            <w:rtl/>
          </w:rPr>
          <w:delText xml:space="preserve"> سازی </w:delText>
        </w:r>
      </w:del>
      <w:ins w:id="7998" w:author="Mehrnazi Boojari" w:date="2019-01-07T09:51: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سازی </w:t>
        </w:r>
      </w:ins>
      <w:r w:rsidRPr="005E761A">
        <w:rPr>
          <w:rFonts w:ascii="B Lotus" w:eastAsia="Calibri" w:hAnsi="B Lotus" w:cs="B Lotus"/>
          <w:sz w:val="24"/>
          <w:szCs w:val="24"/>
          <w:rtl/>
        </w:rPr>
        <w:t>مسکن روستایی</w:t>
      </w:r>
      <w:ins w:id="7999" w:author="Mehrnazi Boojari" w:date="2019-01-12T02:31:00Z">
        <w:r w:rsidR="00762817">
          <w:rPr>
            <w:rFonts w:ascii="B Lotus" w:eastAsia="Calibri" w:hAnsi="B Lotus" w:cs="B Lotus" w:hint="cs"/>
            <w:sz w:val="24"/>
            <w:szCs w:val="24"/>
            <w:rtl/>
          </w:rPr>
          <w:t>.</w:t>
        </w:r>
      </w:ins>
    </w:p>
    <w:p w14:paraId="4A8B0DE1" w14:textId="77777777" w:rsidR="00A06196" w:rsidRPr="005E761A" w:rsidRDefault="00A06196" w:rsidP="00A25B54">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صدور سند برای واحدها و اماکن روستایی</w:t>
      </w:r>
      <w:ins w:id="8000" w:author="Mehrnazi Boojari" w:date="2019-01-12T02:31:00Z">
        <w:r w:rsidR="00762817">
          <w:rPr>
            <w:rFonts w:ascii="B Lotus" w:eastAsia="Calibri" w:hAnsi="B Lotus" w:cs="B Lotus" w:hint="cs"/>
            <w:sz w:val="24"/>
            <w:szCs w:val="24"/>
            <w:rtl/>
          </w:rPr>
          <w:t>.</w:t>
        </w:r>
      </w:ins>
    </w:p>
    <w:p w14:paraId="53A046FB" w14:textId="77777777" w:rsidR="00A06196" w:rsidRPr="005E761A" w:rsidRDefault="00A06196" w:rsidP="00762817">
      <w:pPr>
        <w:numPr>
          <w:ilvl w:val="0"/>
          <w:numId w:val="40"/>
        </w:numPr>
        <w:bidi/>
        <w:spacing w:after="200" w:line="276" w:lineRule="auto"/>
        <w:ind w:left="544" w:hanging="317"/>
        <w:contextualSpacing/>
        <w:jc w:val="both"/>
        <w:rPr>
          <w:rFonts w:ascii="B Lotus" w:eastAsia="Calibri" w:hAnsi="B Lotus" w:cs="B Lotus"/>
          <w:sz w:val="24"/>
          <w:szCs w:val="24"/>
          <w:rtl/>
        </w:rPr>
      </w:pPr>
      <w:del w:id="8001" w:author="Mehrnazi Boojari" w:date="2019-01-12T02:32:00Z">
        <w:r w:rsidRPr="005E761A" w:rsidDel="00762817">
          <w:rPr>
            <w:rFonts w:ascii="B Lotus" w:eastAsia="Calibri" w:hAnsi="B Lotus" w:cs="B Lotus"/>
            <w:sz w:val="24"/>
            <w:szCs w:val="24"/>
            <w:rtl/>
          </w:rPr>
          <w:delText xml:space="preserve">تامین </w:delText>
        </w:r>
      </w:del>
      <w:ins w:id="8002" w:author="Mehrnazi Boojari" w:date="2019-01-12T02:32:00Z">
        <w:r w:rsidR="00762817" w:rsidRPr="005E761A">
          <w:rPr>
            <w:rFonts w:ascii="B Lotus" w:eastAsia="Calibri" w:hAnsi="B Lotus" w:cs="B Lotus"/>
            <w:sz w:val="24"/>
            <w:szCs w:val="24"/>
            <w:rtl/>
          </w:rPr>
          <w:t>ت</w:t>
        </w:r>
        <w:r w:rsidR="00762817">
          <w:rPr>
            <w:rFonts w:ascii="B Lotus" w:eastAsia="Calibri" w:hAnsi="B Lotus" w:cs="B Lotus" w:hint="cs"/>
            <w:sz w:val="24"/>
            <w:szCs w:val="24"/>
            <w:rtl/>
          </w:rPr>
          <w:t>أ</w:t>
        </w:r>
        <w:r w:rsidR="00762817" w:rsidRPr="005E761A">
          <w:rPr>
            <w:rFonts w:ascii="B Lotus" w:eastAsia="Calibri" w:hAnsi="B Lotus" w:cs="B Lotus"/>
            <w:sz w:val="24"/>
            <w:szCs w:val="24"/>
            <w:rtl/>
          </w:rPr>
          <w:t xml:space="preserve">مین </w:t>
        </w:r>
      </w:ins>
      <w:r w:rsidRPr="005E761A">
        <w:rPr>
          <w:rFonts w:ascii="B Lotus" w:eastAsia="Calibri" w:hAnsi="B Lotus" w:cs="B Lotus"/>
          <w:sz w:val="24"/>
          <w:szCs w:val="24"/>
          <w:rtl/>
        </w:rPr>
        <w:t>خدمات زیربنایی برای روستاها</w:t>
      </w:r>
      <w:ins w:id="8003" w:author="Mehrnazi Boojari" w:date="2019-01-12T02:32:00Z">
        <w:r w:rsidR="00762817">
          <w:rPr>
            <w:rFonts w:ascii="B Lotus" w:eastAsia="Calibri" w:hAnsi="B Lotus" w:cs="B Nazanin" w:hint="cs"/>
            <w:sz w:val="24"/>
            <w:szCs w:val="24"/>
            <w:rtl/>
          </w:rPr>
          <w:t>‌</w:t>
        </w:r>
      </w:ins>
      <w:del w:id="8004" w:author="Mehrnazi Boojari" w:date="2019-01-12T02:32:00Z">
        <w:r w:rsidRPr="005E761A" w:rsidDel="00762817">
          <w:rPr>
            <w:rFonts w:ascii="B Lotus" w:eastAsia="Calibri" w:hAnsi="B Lotus" w:cs="B Lotus"/>
            <w:sz w:val="24"/>
            <w:szCs w:val="24"/>
            <w:rtl/>
          </w:rPr>
          <w:delText xml:space="preserve"> </w:delText>
        </w:r>
      </w:del>
      <w:ins w:id="8005" w:author="Mehrnazi Boojari" w:date="2019-01-12T02:31:00Z">
        <w:r w:rsidR="00762817">
          <w:rPr>
            <w:rFonts w:ascii="B Lotus" w:eastAsia="Calibri" w:hAnsi="B Lotus" w:cs="B Lotus" w:hint="cs"/>
            <w:sz w:val="24"/>
            <w:szCs w:val="24"/>
            <w:rtl/>
          </w:rPr>
          <w:t>.</w:t>
        </w:r>
      </w:ins>
    </w:p>
    <w:p w14:paraId="46CFE7A5" w14:textId="77777777" w:rsidR="00A06196" w:rsidRPr="005E761A" w:rsidRDefault="00A06196" w:rsidP="00762817">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تدوین ضوابط هویت</w:t>
      </w:r>
      <w:ins w:id="8006" w:author="Mehrnazi Boojari" w:date="2019-01-12T02:32:00Z">
        <w:r w:rsidR="00762817">
          <w:rPr>
            <w:rFonts w:ascii="B Lotus" w:eastAsia="Calibri" w:hAnsi="B Lotus" w:cs="B Nazanin" w:hint="cs"/>
            <w:sz w:val="24"/>
            <w:szCs w:val="24"/>
            <w:rtl/>
          </w:rPr>
          <w:t>‌</w:t>
        </w:r>
      </w:ins>
      <w:del w:id="8007" w:author="Mehrnazi Boojari" w:date="2019-01-12T02:32:00Z">
        <w:r w:rsidRPr="005E761A" w:rsidDel="00762817">
          <w:rPr>
            <w:rFonts w:ascii="B Lotus" w:eastAsia="Calibri" w:hAnsi="B Lotus" w:cs="B Lotus"/>
            <w:sz w:val="24"/>
            <w:szCs w:val="24"/>
            <w:rtl/>
          </w:rPr>
          <w:delText xml:space="preserve"> </w:delText>
        </w:r>
      </w:del>
      <w:r w:rsidRPr="005E761A">
        <w:rPr>
          <w:rFonts w:ascii="B Lotus" w:eastAsia="Calibri" w:hAnsi="B Lotus" w:cs="B Lotus"/>
          <w:sz w:val="24"/>
          <w:szCs w:val="24"/>
          <w:rtl/>
        </w:rPr>
        <w:t xml:space="preserve">بخش به سیما و کالبد </w:t>
      </w:r>
      <w:del w:id="8008" w:author="Mehrnazi Boojari" w:date="2019-01-12T02:32:00Z">
        <w:r w:rsidRPr="005E761A" w:rsidDel="00762817">
          <w:rPr>
            <w:rFonts w:ascii="B Lotus" w:eastAsia="Calibri" w:hAnsi="B Lotus" w:cs="B Lotus"/>
            <w:sz w:val="24"/>
            <w:szCs w:val="24"/>
            <w:rtl/>
          </w:rPr>
          <w:delText xml:space="preserve">روستاهاء </w:delText>
        </w:r>
      </w:del>
      <w:ins w:id="8009" w:author="Mehrnazi Boojari" w:date="2019-01-12T02:32:00Z">
        <w:r w:rsidR="00762817" w:rsidRPr="005E761A">
          <w:rPr>
            <w:rFonts w:ascii="B Lotus" w:eastAsia="Calibri" w:hAnsi="B Lotus" w:cs="B Lotus"/>
            <w:sz w:val="24"/>
            <w:szCs w:val="24"/>
            <w:rtl/>
          </w:rPr>
          <w:t>روستاها</w:t>
        </w:r>
        <w:r w:rsidR="00762817">
          <w:rPr>
            <w:rFonts w:ascii="B Lotus" w:eastAsia="Calibri" w:hAnsi="B Lotus" w:cs="B Lotus" w:hint="cs"/>
            <w:sz w:val="24"/>
            <w:szCs w:val="24"/>
            <w:rtl/>
          </w:rPr>
          <w:t>.</w:t>
        </w:r>
      </w:ins>
    </w:p>
    <w:p w14:paraId="30F68454" w14:textId="77777777" w:rsidR="00A06196" w:rsidRPr="005E761A" w:rsidRDefault="00A06196" w:rsidP="00A25B54">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تهیه و اجرای طرح هادی</w:t>
      </w:r>
      <w:ins w:id="8010" w:author="Mehrnazi Boojari" w:date="2019-01-12T02:32:00Z">
        <w:r w:rsidR="00762817">
          <w:rPr>
            <w:rFonts w:ascii="B Lotus" w:eastAsia="Calibri" w:hAnsi="B Lotus" w:cs="B Lotus" w:hint="cs"/>
            <w:sz w:val="24"/>
            <w:szCs w:val="24"/>
            <w:rtl/>
          </w:rPr>
          <w:t>.</w:t>
        </w:r>
      </w:ins>
    </w:p>
    <w:p w14:paraId="7C3F46C1" w14:textId="77777777" w:rsidR="00A06196" w:rsidRPr="005E761A" w:rsidRDefault="00A06196" w:rsidP="00A25B54">
      <w:pPr>
        <w:numPr>
          <w:ilvl w:val="0"/>
          <w:numId w:val="40"/>
        </w:numPr>
        <w:bidi/>
        <w:spacing w:after="200" w:line="276" w:lineRule="auto"/>
        <w:ind w:left="544" w:hanging="317"/>
        <w:contextualSpacing/>
        <w:jc w:val="both"/>
        <w:rPr>
          <w:rFonts w:ascii="B Lotus" w:eastAsia="Calibri" w:hAnsi="B Lotus" w:cs="B Lotus"/>
          <w:sz w:val="24"/>
          <w:szCs w:val="24"/>
          <w:rtl/>
        </w:rPr>
      </w:pPr>
      <w:del w:id="8011" w:author="Mehrnazi Boojari" w:date="2019-01-07T10:19:00Z">
        <w:r w:rsidRPr="005E761A" w:rsidDel="0028073B">
          <w:rPr>
            <w:rFonts w:ascii="B Lotus" w:eastAsia="Calibri" w:hAnsi="B Lotus" w:cs="B Lotus"/>
            <w:sz w:val="24"/>
            <w:szCs w:val="24"/>
            <w:rtl/>
          </w:rPr>
          <w:delText>ارتقاء سطح</w:delText>
        </w:r>
      </w:del>
      <w:ins w:id="8012" w:author="Mehrnazi Boojari" w:date="2019-01-07T10:19:00Z">
        <w:r w:rsidR="0028073B">
          <w:rPr>
            <w:rFonts w:ascii="B Lotus" w:eastAsia="Calibri" w:hAnsi="B Lotus" w:cs="B Lotus"/>
            <w:sz w:val="24"/>
            <w:szCs w:val="24"/>
            <w:rtl/>
          </w:rPr>
          <w:t>ارتقای سطح</w:t>
        </w:r>
      </w:ins>
      <w:r w:rsidRPr="005E761A">
        <w:rPr>
          <w:rFonts w:ascii="B Lotus" w:eastAsia="Calibri" w:hAnsi="B Lotus" w:cs="B Lotus"/>
          <w:sz w:val="24"/>
          <w:szCs w:val="24"/>
          <w:rtl/>
        </w:rPr>
        <w:t xml:space="preserve"> درآمد و زندگی </w:t>
      </w:r>
      <w:del w:id="8013" w:author="Mehrnazi Boojari" w:date="2019-01-07T10:03:00Z">
        <w:r w:rsidRPr="005E761A" w:rsidDel="00A31D6F">
          <w:rPr>
            <w:rFonts w:ascii="B Lotus" w:eastAsia="Calibri" w:hAnsi="B Lotus" w:cs="B Lotus"/>
            <w:sz w:val="24"/>
            <w:szCs w:val="24"/>
            <w:rtl/>
          </w:rPr>
          <w:delText>روستائی</w:delText>
        </w:r>
      </w:del>
      <w:ins w:id="8014" w:author="Mehrnazi Boojari" w:date="2019-01-07T10:03:00Z">
        <w:r w:rsidR="00A31D6F">
          <w:rPr>
            <w:rFonts w:ascii="B Lotus" w:eastAsia="Calibri" w:hAnsi="B Lotus" w:cs="B Lotus"/>
            <w:sz w:val="24"/>
            <w:szCs w:val="24"/>
            <w:rtl/>
          </w:rPr>
          <w:t>روستایی</w:t>
        </w:r>
      </w:ins>
      <w:r w:rsidRPr="005E761A">
        <w:rPr>
          <w:rFonts w:ascii="B Lotus" w:eastAsia="Calibri" w:hAnsi="B Lotus" w:cs="B Lotus"/>
          <w:sz w:val="24"/>
          <w:szCs w:val="24"/>
          <w:rtl/>
        </w:rPr>
        <w:t>ان با تهیه طرح</w:t>
      </w:r>
      <w:del w:id="8015" w:author="Mehrnazi Boojari" w:date="2019-01-07T09:46:00Z">
        <w:r w:rsidRPr="005E761A" w:rsidDel="006F7CCF">
          <w:rPr>
            <w:rFonts w:ascii="B Lotus" w:eastAsia="Calibri" w:hAnsi="B Lotus" w:cs="B Lotus"/>
            <w:sz w:val="24"/>
            <w:szCs w:val="24"/>
            <w:rtl/>
          </w:rPr>
          <w:delText xml:space="preserve"> های </w:delText>
        </w:r>
      </w:del>
      <w:ins w:id="8016"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توسعه روستا (توانمندسازی خانوارهای روستایی)</w:t>
      </w:r>
      <w:ins w:id="8017" w:author="Mehrnazi Boojari" w:date="2019-01-12T02:32:00Z">
        <w:r w:rsidR="00762817">
          <w:rPr>
            <w:rFonts w:ascii="B Lotus" w:eastAsia="Calibri" w:hAnsi="B Lotus" w:cs="B Lotus" w:hint="cs"/>
            <w:sz w:val="24"/>
            <w:szCs w:val="24"/>
            <w:rtl/>
          </w:rPr>
          <w:t>.</w:t>
        </w:r>
      </w:ins>
    </w:p>
    <w:p w14:paraId="228A5BD1" w14:textId="77777777" w:rsidR="00A06196" w:rsidRPr="005E761A" w:rsidRDefault="00A06196" w:rsidP="00A25B54">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بهسازی بافت با</w:t>
      </w:r>
      <w:del w:id="8018" w:author="Mehrnazi Boojari" w:date="2019-01-12T02:33:00Z">
        <w:r w:rsidRPr="005E761A" w:rsidDel="00762817">
          <w:rPr>
            <w:rFonts w:ascii="B Lotus" w:eastAsia="Calibri" w:hAnsi="B Lotus" w:cs="B Lotus"/>
            <w:sz w:val="24"/>
            <w:szCs w:val="24"/>
            <w:rtl/>
          </w:rPr>
          <w:delText xml:space="preserve"> </w:delText>
        </w:r>
      </w:del>
      <w:r w:rsidRPr="005E761A">
        <w:rPr>
          <w:rFonts w:ascii="B Lotus" w:eastAsia="Calibri" w:hAnsi="B Lotus" w:cs="B Lotus"/>
          <w:sz w:val="24"/>
          <w:szCs w:val="24"/>
          <w:rtl/>
        </w:rPr>
        <w:t>ارزش روستایی</w:t>
      </w:r>
      <w:ins w:id="8019" w:author="Mehrnazi Boojari" w:date="2019-01-12T02:32:00Z">
        <w:r w:rsidR="00762817">
          <w:rPr>
            <w:rFonts w:ascii="B Lotus" w:eastAsia="Calibri" w:hAnsi="B Lotus" w:cs="B Lotus" w:hint="cs"/>
            <w:sz w:val="24"/>
            <w:szCs w:val="24"/>
            <w:rtl/>
          </w:rPr>
          <w:t>.</w:t>
        </w:r>
      </w:ins>
    </w:p>
    <w:p w14:paraId="30F12496" w14:textId="77777777" w:rsidR="00A06196" w:rsidRPr="005E761A" w:rsidRDefault="00A06196" w:rsidP="00A25B54">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دستیابی به استاندارد هر خانوار در یک مسکن</w:t>
      </w:r>
      <w:ins w:id="8020" w:author="Mehrnazi Boojari" w:date="2019-01-12T02:32:00Z">
        <w:r w:rsidR="00762817">
          <w:rPr>
            <w:rFonts w:ascii="B Lotus" w:eastAsia="Calibri" w:hAnsi="B Lotus" w:cs="B Lotus" w:hint="cs"/>
            <w:sz w:val="24"/>
            <w:szCs w:val="24"/>
            <w:rtl/>
          </w:rPr>
          <w:t>.</w:t>
        </w:r>
      </w:ins>
    </w:p>
    <w:p w14:paraId="2E156928" w14:textId="77777777" w:rsidR="00A06196" w:rsidRPr="005E761A" w:rsidRDefault="00A06196" w:rsidP="00762817">
      <w:pPr>
        <w:numPr>
          <w:ilvl w:val="0"/>
          <w:numId w:val="40"/>
        </w:numPr>
        <w:bidi/>
        <w:spacing w:after="200" w:line="276" w:lineRule="auto"/>
        <w:ind w:left="544" w:hanging="317"/>
        <w:contextualSpacing/>
        <w:jc w:val="both"/>
        <w:rPr>
          <w:rFonts w:ascii="B Lotus" w:eastAsia="Calibri" w:hAnsi="B Lotus" w:cs="B Lotus"/>
          <w:sz w:val="24"/>
          <w:szCs w:val="24"/>
          <w:rtl/>
        </w:rPr>
      </w:pPr>
      <w:del w:id="8021" w:author="Mehrnazi Boojari" w:date="2019-01-12T02:32:00Z">
        <w:r w:rsidRPr="005E761A" w:rsidDel="00762817">
          <w:rPr>
            <w:rFonts w:ascii="B Lotus" w:eastAsia="Calibri" w:hAnsi="B Lotus" w:cs="B Lotus"/>
            <w:sz w:val="24"/>
            <w:szCs w:val="24"/>
            <w:rtl/>
          </w:rPr>
          <w:delText xml:space="preserve">ارتقاء </w:delText>
        </w:r>
      </w:del>
      <w:ins w:id="8022" w:author="Mehrnazi Boojari" w:date="2019-01-12T02:32:00Z">
        <w:r w:rsidR="00762817" w:rsidRPr="005E761A">
          <w:rPr>
            <w:rFonts w:ascii="B Lotus" w:eastAsia="Calibri" w:hAnsi="B Lotus" w:cs="B Lotus"/>
            <w:sz w:val="24"/>
            <w:szCs w:val="24"/>
            <w:rtl/>
          </w:rPr>
          <w:t>ارتقا</w:t>
        </w:r>
        <w:r w:rsidR="00762817">
          <w:rPr>
            <w:rFonts w:ascii="B Lotus" w:eastAsia="Calibri" w:hAnsi="B Lotus" w:cs="B Lotus" w:hint="cs"/>
            <w:sz w:val="24"/>
            <w:szCs w:val="24"/>
            <w:rtl/>
          </w:rPr>
          <w:t>ی</w:t>
        </w:r>
        <w:r w:rsidR="00762817" w:rsidRPr="005E761A">
          <w:rPr>
            <w:rFonts w:ascii="B Lotus" w:eastAsia="Calibri" w:hAnsi="B Lotus" w:cs="B Lotus"/>
            <w:sz w:val="24"/>
            <w:szCs w:val="24"/>
            <w:rtl/>
          </w:rPr>
          <w:t xml:space="preserve"> </w:t>
        </w:r>
      </w:ins>
      <w:r w:rsidRPr="005E761A">
        <w:rPr>
          <w:rFonts w:ascii="B Lotus" w:eastAsia="Calibri" w:hAnsi="B Lotus" w:cs="B Lotus"/>
          <w:sz w:val="24"/>
          <w:szCs w:val="24"/>
          <w:rtl/>
        </w:rPr>
        <w:t>صنعت ساختمان (بهبود شیوه</w:t>
      </w:r>
      <w:del w:id="8023" w:author="Mehrnazi Boojari" w:date="2019-01-07T09:46:00Z">
        <w:r w:rsidRPr="005E761A" w:rsidDel="006F7CCF">
          <w:rPr>
            <w:rFonts w:ascii="B Lotus" w:eastAsia="Calibri" w:hAnsi="B Lotus" w:cs="B Lotus"/>
            <w:sz w:val="24"/>
            <w:szCs w:val="24"/>
            <w:rtl/>
          </w:rPr>
          <w:delText xml:space="preserve"> های </w:delText>
        </w:r>
      </w:del>
      <w:ins w:id="8024"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ساخت استفاده از مصالح استاندارد)</w:t>
      </w:r>
      <w:ins w:id="8025" w:author="Mehrnazi Boojari" w:date="2019-01-12T02:32:00Z">
        <w:r w:rsidR="00762817">
          <w:rPr>
            <w:rFonts w:ascii="B Lotus" w:eastAsia="Calibri" w:hAnsi="B Lotus" w:cs="B Lotus" w:hint="cs"/>
            <w:sz w:val="24"/>
            <w:szCs w:val="24"/>
            <w:rtl/>
          </w:rPr>
          <w:t>.</w:t>
        </w:r>
      </w:ins>
    </w:p>
    <w:p w14:paraId="066FF522" w14:textId="77777777" w:rsidR="00A06196" w:rsidRPr="005E761A" w:rsidRDefault="00A06196" w:rsidP="00A25B54">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استفاده از مصالح بومی و بادوام</w:t>
      </w:r>
      <w:ins w:id="8026" w:author="Mehrnazi Boojari" w:date="2019-01-12T02:32:00Z">
        <w:r w:rsidR="00762817">
          <w:rPr>
            <w:rFonts w:ascii="B Lotus" w:eastAsia="Calibri" w:hAnsi="B Lotus" w:cs="B Lotus" w:hint="cs"/>
            <w:sz w:val="24"/>
            <w:szCs w:val="24"/>
            <w:rtl/>
          </w:rPr>
          <w:t>.</w:t>
        </w:r>
      </w:ins>
    </w:p>
    <w:p w14:paraId="101BC56A" w14:textId="77777777" w:rsidR="00A06196" w:rsidRPr="005E761A" w:rsidRDefault="00A06196" w:rsidP="00A25B54">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افزایش سهم اعتبارات بانکی در سرمایه</w:t>
      </w:r>
      <w:del w:id="8027" w:author="Mehrnazi Boojari" w:date="2019-01-07T10:06:00Z">
        <w:r w:rsidRPr="005E761A" w:rsidDel="00A31D6F">
          <w:rPr>
            <w:rFonts w:ascii="B Lotus" w:eastAsia="Calibri" w:hAnsi="B Lotus" w:cs="B Lotus"/>
            <w:sz w:val="24"/>
            <w:szCs w:val="24"/>
            <w:rtl/>
          </w:rPr>
          <w:delText xml:space="preserve"> گذاری </w:delText>
        </w:r>
      </w:del>
      <w:ins w:id="8028" w:author="Mehrnazi Boojari" w:date="2019-01-07T10:06:00Z">
        <w:r w:rsidR="00A31D6F">
          <w:rPr>
            <w:rFonts w:ascii="B Lotus" w:eastAsia="Calibri" w:hAnsi="B Lotus" w:cs="B Lotus" w:hint="cs"/>
            <w:sz w:val="24"/>
            <w:szCs w:val="24"/>
            <w:rtl/>
          </w:rPr>
          <w:t>‌</w:t>
        </w:r>
      </w:ins>
      <w:ins w:id="8029" w:author="Mehrnazi Boojari" w:date="2019-01-12T02:33:00Z">
        <w:r w:rsidR="00762817">
          <w:rPr>
            <w:rFonts w:ascii="B Lotus" w:eastAsia="Calibri" w:hAnsi="B Lotus" w:cs="B Nazanin" w:hint="cs"/>
            <w:sz w:val="24"/>
            <w:szCs w:val="24"/>
            <w:rtl/>
          </w:rPr>
          <w:t>‌</w:t>
        </w:r>
      </w:ins>
      <w:ins w:id="8030" w:author="Mehrnazi Boojari" w:date="2019-01-07T10:06:00Z">
        <w:r w:rsidR="00A31D6F">
          <w:rPr>
            <w:rFonts w:ascii="B Lotus" w:eastAsia="Calibri" w:hAnsi="B Lotus" w:cs="B Lotus"/>
            <w:sz w:val="24"/>
            <w:szCs w:val="24"/>
            <w:rtl/>
          </w:rPr>
          <w:t xml:space="preserve">گذاری </w:t>
        </w:r>
      </w:ins>
      <w:r w:rsidRPr="005E761A">
        <w:rPr>
          <w:rFonts w:ascii="B Lotus" w:eastAsia="Calibri" w:hAnsi="B Lotus" w:cs="B Lotus"/>
          <w:sz w:val="24"/>
          <w:szCs w:val="24"/>
          <w:rtl/>
        </w:rPr>
        <w:t>در مسکن روستایی</w:t>
      </w:r>
      <w:ins w:id="8031" w:author="Mehrnazi Boojari" w:date="2019-01-12T02:32:00Z">
        <w:r w:rsidR="00762817">
          <w:rPr>
            <w:rFonts w:ascii="B Lotus" w:eastAsia="Calibri" w:hAnsi="B Lotus" w:cs="B Lotus" w:hint="cs"/>
            <w:sz w:val="24"/>
            <w:szCs w:val="24"/>
            <w:rtl/>
          </w:rPr>
          <w:t>.</w:t>
        </w:r>
      </w:ins>
    </w:p>
    <w:p w14:paraId="14711F7E" w14:textId="77777777" w:rsidR="00A06196" w:rsidRPr="005E761A" w:rsidRDefault="00A06196" w:rsidP="00A31D6F">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صرفه</w:t>
      </w:r>
      <w:ins w:id="8032" w:author="Mehrnazi Boojari" w:date="2019-01-07T10:06:00Z">
        <w:r w:rsidR="00A31D6F">
          <w:rPr>
            <w:rFonts w:ascii="B Lotus" w:eastAsia="Calibri" w:hAnsi="B Lotus" w:cs="B Nazanin" w:hint="cs"/>
            <w:sz w:val="24"/>
            <w:szCs w:val="24"/>
            <w:rtl/>
          </w:rPr>
          <w:t>‌</w:t>
        </w:r>
      </w:ins>
      <w:del w:id="8033" w:author="Mehrnazi Boojari" w:date="2019-01-07T10:06:00Z">
        <w:r w:rsidRPr="005E761A" w:rsidDel="00A31D6F">
          <w:rPr>
            <w:rFonts w:ascii="B Lotus" w:eastAsia="Calibri" w:hAnsi="B Lotus" w:cs="B Lotus"/>
            <w:sz w:val="24"/>
            <w:szCs w:val="24"/>
            <w:rtl/>
          </w:rPr>
          <w:delText xml:space="preserve"> </w:delText>
        </w:r>
      </w:del>
      <w:r w:rsidRPr="005E761A">
        <w:rPr>
          <w:rFonts w:ascii="B Lotus" w:eastAsia="Calibri" w:hAnsi="B Lotus" w:cs="B Lotus"/>
          <w:sz w:val="24"/>
          <w:szCs w:val="24"/>
          <w:rtl/>
        </w:rPr>
        <w:t>جویی در مصرف انرژی</w:t>
      </w:r>
      <w:ins w:id="8034" w:author="Mehrnazi Boojari" w:date="2019-01-12T02:32:00Z">
        <w:r w:rsidR="00762817">
          <w:rPr>
            <w:rFonts w:ascii="B Lotus" w:eastAsia="Calibri" w:hAnsi="B Lotus" w:cs="B Lotus" w:hint="cs"/>
            <w:sz w:val="24"/>
            <w:szCs w:val="24"/>
            <w:rtl/>
          </w:rPr>
          <w:t>.</w:t>
        </w:r>
      </w:ins>
    </w:p>
    <w:p w14:paraId="52D1F027" w14:textId="77777777" w:rsidR="00A06196" w:rsidRPr="005E761A" w:rsidRDefault="00A06196" w:rsidP="00762817">
      <w:pPr>
        <w:numPr>
          <w:ilvl w:val="0"/>
          <w:numId w:val="40"/>
        </w:numPr>
        <w:bidi/>
        <w:spacing w:after="200" w:line="276" w:lineRule="auto"/>
        <w:ind w:left="544" w:hanging="317"/>
        <w:contextualSpacing/>
        <w:jc w:val="both"/>
        <w:rPr>
          <w:rFonts w:ascii="B Lotus" w:eastAsia="Calibri" w:hAnsi="B Lotus" w:cs="B Lotus"/>
          <w:sz w:val="24"/>
          <w:szCs w:val="24"/>
          <w:rtl/>
        </w:rPr>
      </w:pPr>
      <w:r w:rsidRPr="005E761A">
        <w:rPr>
          <w:rFonts w:ascii="B Lotus" w:eastAsia="Calibri" w:hAnsi="B Lotus" w:cs="B Lotus"/>
          <w:sz w:val="24"/>
          <w:szCs w:val="24"/>
          <w:rtl/>
        </w:rPr>
        <w:t>رعایت ارزش</w:t>
      </w:r>
      <w:del w:id="8035" w:author="Mehrnazi Boojari" w:date="2019-01-07T09:46:00Z">
        <w:r w:rsidRPr="005E761A" w:rsidDel="006F7CCF">
          <w:rPr>
            <w:rFonts w:ascii="B Lotus" w:eastAsia="Calibri" w:hAnsi="B Lotus" w:cs="B Lotus"/>
            <w:sz w:val="24"/>
            <w:szCs w:val="24"/>
            <w:rtl/>
          </w:rPr>
          <w:delText xml:space="preserve"> های </w:delText>
        </w:r>
      </w:del>
      <w:ins w:id="8036"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5E761A">
        <w:rPr>
          <w:rFonts w:ascii="B Lotus" w:eastAsia="Calibri" w:hAnsi="B Lotus" w:cs="B Lotus"/>
          <w:sz w:val="24"/>
          <w:szCs w:val="24"/>
          <w:rtl/>
        </w:rPr>
        <w:t>فرهنگی و حفظ حرمت و منزلت خانواده (ساخت مسکن متناسب با معماری ایرانی</w:t>
      </w:r>
      <w:del w:id="8037" w:author="Mehrnazi Boojari" w:date="2019-01-12T02:32:00Z">
        <w:r w:rsidRPr="005E761A" w:rsidDel="00762817">
          <w:rPr>
            <w:rFonts w:ascii="B Lotus" w:eastAsia="Calibri" w:hAnsi="B Lotus" w:cs="B Lotus"/>
            <w:sz w:val="24"/>
            <w:szCs w:val="24"/>
            <w:rtl/>
          </w:rPr>
          <w:delText xml:space="preserve">- </w:delText>
        </w:r>
      </w:del>
      <w:ins w:id="8038" w:author="Mehrnazi Boojari" w:date="2019-01-12T02:32:00Z">
        <w:r w:rsidR="00762817">
          <w:rPr>
            <w:rFonts w:ascii="B Lotus" w:eastAsia="Calibri" w:hAnsi="B Lotus" w:cs="B Lotus" w:hint="cs"/>
            <w:sz w:val="24"/>
            <w:szCs w:val="24"/>
            <w:rtl/>
          </w:rPr>
          <w:t xml:space="preserve"> ـ</w:t>
        </w:r>
        <w:r w:rsidR="00762817" w:rsidRPr="005E761A">
          <w:rPr>
            <w:rFonts w:ascii="B Lotus" w:eastAsia="Calibri" w:hAnsi="B Lotus" w:cs="B Lotus"/>
            <w:sz w:val="24"/>
            <w:szCs w:val="24"/>
            <w:rtl/>
          </w:rPr>
          <w:t xml:space="preserve"> </w:t>
        </w:r>
      </w:ins>
      <w:r w:rsidRPr="005E761A">
        <w:rPr>
          <w:rFonts w:ascii="B Lotus" w:eastAsia="Calibri" w:hAnsi="B Lotus" w:cs="B Lotus"/>
          <w:sz w:val="24"/>
          <w:szCs w:val="24"/>
          <w:rtl/>
        </w:rPr>
        <w:t>اسلامی)</w:t>
      </w:r>
      <w:ins w:id="8039" w:author="Mehrnazi Boojari" w:date="2019-01-12T02:32:00Z">
        <w:r w:rsidR="00762817">
          <w:rPr>
            <w:rFonts w:ascii="B Lotus" w:eastAsia="Calibri" w:hAnsi="B Lotus" w:cs="B Nazanin" w:hint="cs"/>
            <w:sz w:val="24"/>
            <w:szCs w:val="24"/>
            <w:rtl/>
          </w:rPr>
          <w:t>‌</w:t>
        </w:r>
      </w:ins>
      <w:del w:id="8040" w:author="Mehrnazi Boojari" w:date="2019-01-12T02:32:00Z">
        <w:r w:rsidRPr="005E761A" w:rsidDel="00762817">
          <w:rPr>
            <w:rFonts w:ascii="B Lotus" w:eastAsia="Calibri" w:hAnsi="B Lotus" w:cs="B Lotus"/>
            <w:sz w:val="24"/>
            <w:szCs w:val="24"/>
            <w:rtl/>
          </w:rPr>
          <w:delText xml:space="preserve"> </w:delText>
        </w:r>
      </w:del>
      <w:ins w:id="8041" w:author="Mehrnazi Boojari" w:date="2019-01-12T02:32:00Z">
        <w:r w:rsidR="00762817">
          <w:rPr>
            <w:rFonts w:ascii="B Lotus" w:eastAsia="Calibri" w:hAnsi="B Lotus" w:cs="B Lotus" w:hint="cs"/>
            <w:sz w:val="24"/>
            <w:szCs w:val="24"/>
            <w:rtl/>
          </w:rPr>
          <w:t>.</w:t>
        </w:r>
      </w:ins>
    </w:p>
    <w:p w14:paraId="5AF6D7AA" w14:textId="77777777" w:rsidR="00A06196" w:rsidRPr="005E761A" w:rsidRDefault="00A06196" w:rsidP="00A25B54">
      <w:pPr>
        <w:numPr>
          <w:ilvl w:val="0"/>
          <w:numId w:val="40"/>
        </w:numPr>
        <w:bidi/>
        <w:spacing w:after="200" w:line="276" w:lineRule="auto"/>
        <w:ind w:left="544" w:hanging="317"/>
        <w:contextualSpacing/>
        <w:jc w:val="both"/>
        <w:rPr>
          <w:rFonts w:ascii="B Lotus" w:eastAsia="Calibri" w:hAnsi="B Lotus" w:cs="B Lotus"/>
          <w:sz w:val="24"/>
          <w:szCs w:val="24"/>
          <w:rtl/>
          <w:lang w:bidi="fa-IR"/>
        </w:rPr>
      </w:pPr>
      <w:r w:rsidRPr="005E761A">
        <w:rPr>
          <w:rFonts w:ascii="B Lotus" w:eastAsia="Calibri" w:hAnsi="B Lotus" w:cs="B Lotus"/>
          <w:sz w:val="24"/>
          <w:szCs w:val="24"/>
          <w:rtl/>
        </w:rPr>
        <w:t>توسعه خدمات بیمه</w:t>
      </w:r>
      <w:del w:id="8042" w:author="Mehrnazi Boojari" w:date="2019-01-07T10:41:00Z">
        <w:r w:rsidRPr="005E761A" w:rsidDel="006A1F1D">
          <w:rPr>
            <w:rFonts w:ascii="B Lotus" w:eastAsia="Calibri" w:hAnsi="B Lotus" w:cs="B Lotus"/>
            <w:sz w:val="24"/>
            <w:szCs w:val="24"/>
            <w:rtl/>
          </w:rPr>
          <w:delText xml:space="preserve"> ای </w:delText>
        </w:r>
      </w:del>
      <w:ins w:id="8043" w:author="Mehrnazi Boojari" w:date="2019-01-07T10:41:00Z">
        <w:r w:rsidR="006A1F1D">
          <w:rPr>
            <w:rFonts w:ascii="B Lotus" w:eastAsia="Calibri" w:hAnsi="B Lotus" w:cs="B Lotus" w:hint="cs"/>
            <w:sz w:val="24"/>
            <w:szCs w:val="24"/>
            <w:rtl/>
          </w:rPr>
          <w:t>‌</w:t>
        </w:r>
      </w:ins>
      <w:ins w:id="8044" w:author="Mehrnazi Boojari" w:date="2019-01-12T02:33:00Z">
        <w:r w:rsidR="00762817">
          <w:rPr>
            <w:rFonts w:ascii="B Lotus" w:eastAsia="Calibri" w:hAnsi="B Lotus" w:cs="B Nazanin" w:hint="cs"/>
            <w:sz w:val="24"/>
            <w:szCs w:val="24"/>
            <w:rtl/>
          </w:rPr>
          <w:t>‌</w:t>
        </w:r>
      </w:ins>
      <w:ins w:id="8045" w:author="Mehrnazi Boojari" w:date="2019-01-07T10:41:00Z">
        <w:r w:rsidR="006A1F1D">
          <w:rPr>
            <w:rFonts w:ascii="B Lotus" w:eastAsia="Calibri" w:hAnsi="B Lotus" w:cs="B Lotus"/>
            <w:sz w:val="24"/>
            <w:szCs w:val="24"/>
            <w:rtl/>
          </w:rPr>
          <w:t xml:space="preserve">ای </w:t>
        </w:r>
      </w:ins>
      <w:r w:rsidRPr="005E761A">
        <w:rPr>
          <w:rFonts w:ascii="B Lotus" w:eastAsia="Calibri" w:hAnsi="B Lotus" w:cs="B Lotus"/>
          <w:sz w:val="24"/>
          <w:szCs w:val="24"/>
          <w:rtl/>
        </w:rPr>
        <w:t>در امر توسعه مسکن</w:t>
      </w:r>
      <w:ins w:id="8046" w:author="Mehrnazi Boojari" w:date="2019-01-12T02:32:00Z">
        <w:r w:rsidR="00762817">
          <w:rPr>
            <w:rFonts w:ascii="B Lotus" w:eastAsia="Calibri" w:hAnsi="B Lotus" w:cs="B Lotus" w:hint="cs"/>
            <w:sz w:val="24"/>
            <w:szCs w:val="24"/>
            <w:rtl/>
          </w:rPr>
          <w:t>.</w:t>
        </w:r>
      </w:ins>
    </w:p>
    <w:p w14:paraId="4ABC8A3F" w14:textId="77777777" w:rsidR="00A06196" w:rsidRPr="00A06196" w:rsidRDefault="00A06196" w:rsidP="007C39B2">
      <w:pPr>
        <w:pStyle w:val="Heading3"/>
        <w:rPr>
          <w:rtl/>
        </w:rPr>
      </w:pPr>
      <w:bookmarkStart w:id="8047" w:name="_Toc533781215"/>
      <w:bookmarkStart w:id="8048" w:name="_Toc533782171"/>
      <w:r w:rsidRPr="00A06196">
        <w:rPr>
          <w:rFonts w:hint="cs"/>
          <w:rtl/>
        </w:rPr>
        <w:t>نظام کارشناسان حوزه مسکن روستایی</w:t>
      </w:r>
      <w:bookmarkEnd w:id="8047"/>
      <w:bookmarkEnd w:id="8048"/>
    </w:p>
    <w:p w14:paraId="3E106588" w14:textId="77777777" w:rsidR="00A06196" w:rsidRPr="00A06196" w:rsidRDefault="00A06196" w:rsidP="00762817">
      <w:pPr>
        <w:bidi/>
        <w:ind w:firstLine="288"/>
        <w:jc w:val="both"/>
        <w:rPr>
          <w:rFonts w:ascii="B Lotus" w:eastAsia="Calibri" w:hAnsi="B Lotus" w:cs="B Lotus"/>
          <w:sz w:val="26"/>
          <w:szCs w:val="26"/>
          <w:rtl/>
        </w:rPr>
      </w:pPr>
      <w:r w:rsidRPr="0005411D">
        <w:rPr>
          <w:rFonts w:ascii="B Lotus" w:eastAsia="Calibri" w:hAnsi="B Lotus" w:cs="B Lotus"/>
          <w:sz w:val="24"/>
          <w:szCs w:val="24"/>
          <w:rtl/>
        </w:rPr>
        <w:t xml:space="preserve">در حوزه مسکن روستایی افراد </w:t>
      </w:r>
      <w:del w:id="8049" w:author="Mehrnazi Boojari" w:date="2019-01-12T02:34:00Z">
        <w:r w:rsidRPr="0005411D" w:rsidDel="00762817">
          <w:rPr>
            <w:rFonts w:ascii="B Lotus" w:eastAsia="Calibri" w:hAnsi="B Lotus" w:cs="B Lotus"/>
            <w:sz w:val="24"/>
            <w:szCs w:val="24"/>
            <w:rtl/>
          </w:rPr>
          <w:delText xml:space="preserve">خبرگانی </w:delText>
        </w:r>
      </w:del>
      <w:ins w:id="8050" w:author="Mehrnazi Boojari" w:date="2019-01-12T02:34:00Z">
        <w:r w:rsidR="00762817" w:rsidRPr="0005411D">
          <w:rPr>
            <w:rFonts w:ascii="B Lotus" w:eastAsia="Calibri" w:hAnsi="B Lotus" w:cs="B Lotus"/>
            <w:sz w:val="24"/>
            <w:szCs w:val="24"/>
            <w:rtl/>
          </w:rPr>
          <w:t>خبر</w:t>
        </w:r>
        <w:r w:rsidR="00762817">
          <w:rPr>
            <w:rFonts w:ascii="B Lotus" w:eastAsia="Calibri" w:hAnsi="B Lotus" w:cs="B Lotus" w:hint="cs"/>
            <w:sz w:val="24"/>
            <w:szCs w:val="24"/>
            <w:rtl/>
          </w:rPr>
          <w:t>ه</w:t>
        </w:r>
        <w:r w:rsidR="00762817">
          <w:rPr>
            <w:rFonts w:ascii="B Lotus" w:eastAsia="Calibri" w:hAnsi="B Lotus" w:cs="B Nazanin" w:hint="cs"/>
            <w:sz w:val="24"/>
            <w:szCs w:val="24"/>
            <w:rtl/>
          </w:rPr>
          <w:t>‌</w:t>
        </w:r>
        <w:r w:rsidR="00762817">
          <w:rPr>
            <w:rFonts w:ascii="B Lotus" w:eastAsia="Calibri" w:hAnsi="B Lotus" w:cs="B Lotus" w:hint="cs"/>
            <w:sz w:val="24"/>
            <w:szCs w:val="24"/>
            <w:rtl/>
          </w:rPr>
          <w:t>ای</w:t>
        </w:r>
        <w:r w:rsidR="00762817" w:rsidRPr="0005411D">
          <w:rPr>
            <w:rFonts w:ascii="B Lotus" w:eastAsia="Calibri" w:hAnsi="B Lotus" w:cs="B Lotus"/>
            <w:sz w:val="24"/>
            <w:szCs w:val="24"/>
            <w:rtl/>
          </w:rPr>
          <w:t xml:space="preserve"> </w:t>
        </w:r>
      </w:ins>
      <w:r w:rsidRPr="0005411D">
        <w:rPr>
          <w:rFonts w:ascii="B Lotus" w:eastAsia="Calibri" w:hAnsi="B Lotus" w:cs="B Lotus"/>
          <w:sz w:val="24"/>
          <w:szCs w:val="24"/>
          <w:rtl/>
        </w:rPr>
        <w:t xml:space="preserve">حضور دارند که هم در حوزه نظری مسکن </w:t>
      </w:r>
      <w:del w:id="8051" w:author="Mehrnazi Boojari" w:date="2019-01-07T10:03:00Z">
        <w:r w:rsidRPr="0005411D" w:rsidDel="00A31D6F">
          <w:rPr>
            <w:rFonts w:ascii="B Lotus" w:eastAsia="Calibri" w:hAnsi="B Lotus" w:cs="B Lotus"/>
            <w:sz w:val="24"/>
            <w:szCs w:val="24"/>
            <w:rtl/>
          </w:rPr>
          <w:delText>روستائی</w:delText>
        </w:r>
      </w:del>
      <w:ins w:id="8052" w:author="Mehrnazi Boojari" w:date="2019-01-07T10:03:00Z">
        <w:r w:rsidR="00A31D6F">
          <w:rPr>
            <w:rFonts w:ascii="B Lotus" w:eastAsia="Calibri" w:hAnsi="B Lotus" w:cs="B Lotus"/>
            <w:sz w:val="24"/>
            <w:szCs w:val="24"/>
            <w:rtl/>
          </w:rPr>
          <w:t>روستایی</w:t>
        </w:r>
      </w:ins>
      <w:r w:rsidRPr="0005411D">
        <w:rPr>
          <w:rFonts w:ascii="B Lotus" w:eastAsia="Calibri" w:hAnsi="B Lotus" w:cs="B Lotus"/>
          <w:sz w:val="24"/>
          <w:szCs w:val="24"/>
          <w:rtl/>
        </w:rPr>
        <w:t xml:space="preserve"> و هم در حوزه اجرایی </w:t>
      </w:r>
      <w:del w:id="8053" w:author="Mehrnazi Boojari" w:date="2019-01-07T10:04:00Z">
        <w:r w:rsidRPr="0005411D" w:rsidDel="00A31D6F">
          <w:rPr>
            <w:rFonts w:ascii="B Lotus" w:eastAsia="Calibri" w:hAnsi="B Lotus" w:cs="B Lotus" w:hint="cs"/>
            <w:sz w:val="24"/>
            <w:szCs w:val="24"/>
            <w:rtl/>
          </w:rPr>
          <w:delText>تاثیر</w:delText>
        </w:r>
      </w:del>
      <w:ins w:id="8054" w:author="Mehrnazi Boojari" w:date="2019-01-07T10:04:00Z">
        <w:r w:rsidR="00A31D6F">
          <w:rPr>
            <w:rFonts w:ascii="B Lotus" w:eastAsia="Calibri" w:hAnsi="B Lotus" w:cs="B Lotus" w:hint="cs"/>
            <w:sz w:val="24"/>
            <w:szCs w:val="24"/>
            <w:rtl/>
          </w:rPr>
          <w:t>تأثیر</w:t>
        </w:r>
      </w:ins>
      <w:r w:rsidRPr="0005411D">
        <w:rPr>
          <w:rFonts w:ascii="B Lotus" w:eastAsia="Calibri" w:hAnsi="B Lotus" w:cs="B Lotus" w:hint="cs"/>
          <w:sz w:val="24"/>
          <w:szCs w:val="24"/>
          <w:rtl/>
        </w:rPr>
        <w:t>گذار</w:t>
      </w:r>
      <w:del w:id="8055" w:author="Mehrnazi Boojari" w:date="2019-01-12T02:33:00Z">
        <w:r w:rsidRPr="0005411D" w:rsidDel="00762817">
          <w:rPr>
            <w:rFonts w:ascii="B Lotus" w:eastAsia="Calibri" w:hAnsi="B Lotus" w:cs="B Lotus" w:hint="cs"/>
            <w:sz w:val="24"/>
            <w:szCs w:val="24"/>
            <w:rtl/>
          </w:rPr>
          <w:delText xml:space="preserve"> هست</w:delText>
        </w:r>
      </w:del>
      <w:r w:rsidRPr="0005411D">
        <w:rPr>
          <w:rFonts w:ascii="B Lotus" w:eastAsia="Calibri" w:hAnsi="B Lotus" w:cs="B Lotus" w:hint="cs"/>
          <w:sz w:val="24"/>
          <w:szCs w:val="24"/>
          <w:rtl/>
        </w:rPr>
        <w:t xml:space="preserve">ند </w:t>
      </w:r>
      <w:r w:rsidRPr="0005411D">
        <w:rPr>
          <w:rFonts w:ascii="B Lotus" w:eastAsia="Calibri" w:hAnsi="B Lotus" w:cs="B Lotus"/>
          <w:sz w:val="24"/>
          <w:szCs w:val="24"/>
          <w:rtl/>
        </w:rPr>
        <w:t xml:space="preserve">که </w:t>
      </w:r>
      <w:r w:rsidRPr="0005411D">
        <w:rPr>
          <w:rFonts w:ascii="B Lotus" w:eastAsia="Calibri" w:hAnsi="B Lotus" w:cs="B Lotus" w:hint="cs"/>
          <w:sz w:val="24"/>
          <w:szCs w:val="24"/>
          <w:rtl/>
        </w:rPr>
        <w:t>گزارش حاضر از این افراد استفاده کرده است</w:t>
      </w:r>
      <w:del w:id="8056" w:author="Mehrnazi Boojari" w:date="2019-01-07T09:53:00Z">
        <w:r w:rsidRPr="0005411D" w:rsidDel="006F7CCF">
          <w:rPr>
            <w:rFonts w:ascii="B Lotus" w:eastAsia="Calibri" w:hAnsi="B Lotus" w:cs="B Lotus" w:hint="cs"/>
            <w:sz w:val="24"/>
            <w:szCs w:val="24"/>
            <w:rtl/>
          </w:rPr>
          <w:delText xml:space="preserve"> . </w:delText>
        </w:r>
      </w:del>
      <w:ins w:id="8057" w:author="Mehrnazi Boojari" w:date="2019-01-07T09:53:00Z">
        <w:r w:rsidR="006F7CCF">
          <w:rPr>
            <w:rFonts w:ascii="B Lotus" w:eastAsia="Calibri" w:hAnsi="B Lotus" w:cs="B Lotus" w:hint="cs"/>
            <w:sz w:val="24"/>
            <w:szCs w:val="24"/>
            <w:rtl/>
          </w:rPr>
          <w:t xml:space="preserve">. </w:t>
        </w:r>
      </w:ins>
      <w:r w:rsidRPr="0005411D">
        <w:rPr>
          <w:rFonts w:ascii="B Lotus" w:eastAsia="Calibri" w:hAnsi="B Lotus" w:cs="B Lotus" w:hint="cs"/>
          <w:sz w:val="24"/>
          <w:szCs w:val="24"/>
          <w:rtl/>
        </w:rPr>
        <w:t xml:space="preserve">این افراد </w:t>
      </w:r>
      <w:del w:id="8058" w:author="Mehrnazi Boojari" w:date="2019-01-12T02:34:00Z">
        <w:r w:rsidRPr="0005411D" w:rsidDel="00762817">
          <w:rPr>
            <w:rFonts w:ascii="B Lotus" w:eastAsia="Calibri" w:hAnsi="B Lotus" w:cs="B Lotus"/>
            <w:sz w:val="24"/>
            <w:szCs w:val="24"/>
            <w:rtl/>
          </w:rPr>
          <w:delText xml:space="preserve">عمدتا </w:delText>
        </w:r>
      </w:del>
      <w:ins w:id="8059" w:author="Mehrnazi Boojari" w:date="2019-01-12T02:34:00Z">
        <w:r w:rsidR="00762817">
          <w:rPr>
            <w:rFonts w:ascii="B Lotus" w:eastAsia="Calibri" w:hAnsi="B Lotus" w:cs="B Lotus" w:hint="cs"/>
            <w:sz w:val="24"/>
            <w:szCs w:val="24"/>
            <w:rtl/>
          </w:rPr>
          <w:t>اکثراً</w:t>
        </w:r>
        <w:r w:rsidR="00762817" w:rsidRPr="0005411D">
          <w:rPr>
            <w:rFonts w:ascii="B Lotus" w:eastAsia="Calibri" w:hAnsi="B Lotus" w:cs="B Lotus"/>
            <w:sz w:val="24"/>
            <w:szCs w:val="24"/>
            <w:rtl/>
          </w:rPr>
          <w:t xml:space="preserve"> </w:t>
        </w:r>
      </w:ins>
      <w:r w:rsidRPr="0005411D">
        <w:rPr>
          <w:rFonts w:ascii="B Lotus" w:eastAsia="Calibri" w:hAnsi="B Lotus" w:cs="B Lotus"/>
          <w:sz w:val="24"/>
          <w:szCs w:val="24"/>
          <w:rtl/>
        </w:rPr>
        <w:t>از مدیران و مسئولان دستگاه</w:t>
      </w:r>
      <w:del w:id="8060" w:author="Mehrnazi Boojari" w:date="2019-01-07T09:46:00Z">
        <w:r w:rsidRPr="0005411D" w:rsidDel="006F7CCF">
          <w:rPr>
            <w:rFonts w:ascii="B Lotus" w:eastAsia="Calibri" w:hAnsi="B Lotus" w:cs="B Lotus"/>
            <w:sz w:val="24"/>
            <w:szCs w:val="24"/>
            <w:rtl/>
          </w:rPr>
          <w:delText xml:space="preserve"> های </w:delText>
        </w:r>
      </w:del>
      <w:ins w:id="8061"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05411D">
        <w:rPr>
          <w:rFonts w:ascii="B Lotus" w:eastAsia="Calibri" w:hAnsi="B Lotus" w:cs="B Lotus"/>
          <w:sz w:val="24"/>
          <w:szCs w:val="24"/>
          <w:rtl/>
        </w:rPr>
        <w:t>اجرایی در حوزه مسکن روستایی هستند</w:t>
      </w:r>
      <w:ins w:id="8062" w:author="Mehrnazi Boojari" w:date="2019-01-12T02:34:00Z">
        <w:r w:rsidR="00762817">
          <w:rPr>
            <w:rFonts w:ascii="B Lotus" w:eastAsia="Calibri" w:hAnsi="B Lotus" w:cs="B Lotus" w:hint="cs"/>
            <w:sz w:val="24"/>
            <w:szCs w:val="24"/>
            <w:rtl/>
          </w:rPr>
          <w:t>.</w:t>
        </w:r>
      </w:ins>
      <w:r w:rsidRPr="0005411D">
        <w:rPr>
          <w:rFonts w:ascii="B Lotus" w:eastAsia="Calibri" w:hAnsi="B Lotus" w:cs="B Lotus"/>
          <w:sz w:val="24"/>
          <w:szCs w:val="24"/>
          <w:rtl/>
        </w:rPr>
        <w:t xml:space="preserve"> لیست کارشناسان در جدول </w:t>
      </w:r>
      <w:r w:rsidR="0005411D">
        <w:rPr>
          <w:rFonts w:ascii="B Lotus" w:eastAsia="Calibri" w:hAnsi="B Lotus" w:cs="B Lotus" w:hint="cs"/>
          <w:sz w:val="24"/>
          <w:szCs w:val="24"/>
          <w:rtl/>
        </w:rPr>
        <w:t>2</w:t>
      </w:r>
      <w:del w:id="8063" w:author="Mehrnazi Boojari" w:date="2019-01-12T02:34:00Z">
        <w:r w:rsidR="0005411D" w:rsidDel="00762817">
          <w:rPr>
            <w:rFonts w:ascii="B Lotus" w:eastAsia="Calibri" w:hAnsi="B Lotus" w:cs="B Lotus" w:hint="cs"/>
            <w:sz w:val="24"/>
            <w:szCs w:val="24"/>
            <w:rtl/>
          </w:rPr>
          <w:delText>.</w:delText>
        </w:r>
      </w:del>
      <w:ins w:id="8064" w:author="Mehrnazi Boojari" w:date="2019-01-12T02:34:00Z">
        <w:r w:rsidR="00762817">
          <w:rPr>
            <w:rFonts w:ascii="B Lotus" w:eastAsia="Calibri" w:hAnsi="B Lotus" w:cs="B Lotus" w:hint="cs"/>
            <w:sz w:val="24"/>
            <w:szCs w:val="24"/>
            <w:rtl/>
          </w:rPr>
          <w:t>-</w:t>
        </w:r>
      </w:ins>
      <w:r w:rsidR="0005411D">
        <w:rPr>
          <w:rFonts w:ascii="B Lotus" w:eastAsia="Calibri" w:hAnsi="B Lotus" w:cs="B Lotus" w:hint="cs"/>
          <w:sz w:val="24"/>
          <w:szCs w:val="24"/>
          <w:rtl/>
        </w:rPr>
        <w:t>7</w:t>
      </w:r>
      <w:r w:rsidRPr="0005411D">
        <w:rPr>
          <w:rFonts w:ascii="B Lotus" w:eastAsia="Calibri" w:hAnsi="B Lotus" w:cs="B Lotus"/>
          <w:sz w:val="24"/>
          <w:szCs w:val="24"/>
          <w:rtl/>
        </w:rPr>
        <w:t xml:space="preserve"> </w:t>
      </w:r>
      <w:r w:rsidRPr="0005411D">
        <w:rPr>
          <w:rFonts w:ascii="B Lotus" w:eastAsia="Calibri" w:hAnsi="B Lotus" w:cs="B Lotus" w:hint="cs"/>
          <w:sz w:val="24"/>
          <w:szCs w:val="24"/>
          <w:rtl/>
        </w:rPr>
        <w:t>آورده شده است</w:t>
      </w:r>
      <w:del w:id="8065" w:author="Mehrnazi Boojari" w:date="2019-01-07T09:53:00Z">
        <w:r w:rsidRPr="0005411D" w:rsidDel="006F7CCF">
          <w:rPr>
            <w:rFonts w:ascii="B Lotus" w:eastAsia="Calibri" w:hAnsi="B Lotus" w:cs="B Lotus" w:hint="cs"/>
            <w:sz w:val="24"/>
            <w:szCs w:val="24"/>
            <w:rtl/>
          </w:rPr>
          <w:delText xml:space="preserve"> . </w:delText>
        </w:r>
      </w:del>
      <w:ins w:id="8066" w:author="Mehrnazi Boojari" w:date="2019-01-07T09:53:00Z">
        <w:r w:rsidR="006F7CCF">
          <w:rPr>
            <w:rFonts w:ascii="B Lotus" w:eastAsia="Calibri" w:hAnsi="B Lotus" w:cs="B Lotus" w:hint="cs"/>
            <w:sz w:val="24"/>
            <w:szCs w:val="24"/>
            <w:rtl/>
          </w:rPr>
          <w:t>.</w:t>
        </w:r>
      </w:ins>
      <w:del w:id="8067" w:author="Mehrnazi Boojari" w:date="2019-01-07T09:58:00Z">
        <w:r w:rsidRPr="0005411D" w:rsidDel="00A31D6F">
          <w:rPr>
            <w:rFonts w:ascii="B Lotus" w:eastAsia="Calibri" w:hAnsi="B Lotus" w:cs="B Lotus"/>
            <w:sz w:val="24"/>
            <w:szCs w:val="24"/>
            <w:rtl/>
          </w:rPr>
          <w:delText xml:space="preserve"> </w:delText>
        </w:r>
      </w:del>
      <w:ins w:id="8068" w:author="Mehrnazi Boojari" w:date="2019-01-07T09:58:00Z">
        <w:r w:rsidR="00A31D6F">
          <w:rPr>
            <w:rFonts w:ascii="B Lotus" w:eastAsia="Calibri" w:hAnsi="B Lotus" w:cs="B Lotus" w:hint="cs"/>
            <w:sz w:val="24"/>
            <w:szCs w:val="24"/>
            <w:rtl/>
          </w:rPr>
          <w:t xml:space="preserve"> </w:t>
        </w:r>
      </w:ins>
    </w:p>
    <w:p w14:paraId="1613F9A9" w14:textId="77777777" w:rsidR="0005411D" w:rsidRDefault="0005411D" w:rsidP="00762817">
      <w:pPr>
        <w:pStyle w:val="Caption"/>
        <w:keepNext/>
        <w:bidi/>
      </w:pPr>
      <w:r>
        <w:rPr>
          <w:rtl/>
        </w:rPr>
        <w:t xml:space="preserve">جدول </w:t>
      </w:r>
      <w:fldSimple w:instr=" STYLEREF 1 \s ">
        <w:r w:rsidR="002749F0">
          <w:rPr>
            <w:noProof/>
            <w:rtl/>
          </w:rPr>
          <w:t>‏2</w:t>
        </w:r>
      </w:fldSimple>
      <w:del w:id="8069" w:author="Mehrnazi Boojari" w:date="2019-01-12T02:34:00Z">
        <w:r w:rsidR="002749F0" w:rsidDel="00762817">
          <w:rPr>
            <w:rtl/>
          </w:rPr>
          <w:delText>.</w:delText>
        </w:r>
      </w:del>
      <w:ins w:id="8070" w:author="Mehrnazi Boojari" w:date="2019-01-12T02:34:00Z">
        <w:r w:rsidR="00762817">
          <w:rPr>
            <w:rFonts w:hint="cs"/>
            <w:rtl/>
          </w:rPr>
          <w:t>-</w:t>
        </w:r>
      </w:ins>
      <w:fldSimple w:instr=" SEQ جدول \* ARABIC \s 1 ">
        <w:r w:rsidR="002749F0">
          <w:rPr>
            <w:noProof/>
            <w:rtl/>
          </w:rPr>
          <w:t>7</w:t>
        </w:r>
      </w:fldSimple>
      <w:r>
        <w:rPr>
          <w:rFonts w:hint="cs"/>
          <w:rtl/>
          <w:lang w:bidi="fa-IR"/>
        </w:rPr>
        <w:t xml:space="preserve">: </w:t>
      </w:r>
      <w:r w:rsidRPr="005C7433">
        <w:rPr>
          <w:rtl/>
          <w:lang w:bidi="fa-IR"/>
        </w:rPr>
        <w:t>ل</w:t>
      </w:r>
      <w:r w:rsidRPr="005C7433">
        <w:rPr>
          <w:rFonts w:hint="cs"/>
          <w:rtl/>
          <w:lang w:bidi="fa-IR"/>
        </w:rPr>
        <w:t>ی</w:t>
      </w:r>
      <w:r w:rsidRPr="005C7433">
        <w:rPr>
          <w:rFonts w:hint="eastAsia"/>
          <w:rtl/>
          <w:lang w:bidi="fa-IR"/>
        </w:rPr>
        <w:t>ست</w:t>
      </w:r>
      <w:r w:rsidRPr="005C7433">
        <w:rPr>
          <w:rtl/>
          <w:lang w:bidi="fa-IR"/>
        </w:rPr>
        <w:t xml:space="preserve"> کارشناسان </w:t>
      </w:r>
      <w:del w:id="8071" w:author="Mehrnazi Boojari" w:date="2019-01-07T10:04:00Z">
        <w:r w:rsidRPr="005C7433" w:rsidDel="00A31D6F">
          <w:rPr>
            <w:rtl/>
            <w:lang w:bidi="fa-IR"/>
          </w:rPr>
          <w:delText>تاث</w:delText>
        </w:r>
        <w:r w:rsidRPr="005C7433" w:rsidDel="00A31D6F">
          <w:rPr>
            <w:rFonts w:hint="cs"/>
            <w:rtl/>
            <w:lang w:bidi="fa-IR"/>
          </w:rPr>
          <w:delText>ی</w:delText>
        </w:r>
        <w:r w:rsidRPr="005C7433" w:rsidDel="00A31D6F">
          <w:rPr>
            <w:rFonts w:hint="eastAsia"/>
            <w:rtl/>
            <w:lang w:bidi="fa-IR"/>
          </w:rPr>
          <w:delText>ر</w:delText>
        </w:r>
      </w:del>
      <w:ins w:id="8072" w:author="Mehrnazi Boojari" w:date="2019-01-07T10:04:00Z">
        <w:r w:rsidR="00A31D6F">
          <w:rPr>
            <w:rtl/>
            <w:lang w:bidi="fa-IR"/>
          </w:rPr>
          <w:t>تأثیر</w:t>
        </w:r>
      </w:ins>
      <w:r w:rsidRPr="005C7433">
        <w:rPr>
          <w:rFonts w:hint="eastAsia"/>
          <w:rtl/>
          <w:lang w:bidi="fa-IR"/>
        </w:rPr>
        <w:t>گذار</w:t>
      </w:r>
      <w:r w:rsidRPr="005C7433">
        <w:rPr>
          <w:rtl/>
          <w:lang w:bidi="fa-IR"/>
        </w:rPr>
        <w:t xml:space="preserve"> در حوزه نظر</w:t>
      </w:r>
      <w:r w:rsidRPr="005C7433">
        <w:rPr>
          <w:rFonts w:hint="cs"/>
          <w:rtl/>
          <w:lang w:bidi="fa-IR"/>
        </w:rPr>
        <w:t>ی</w:t>
      </w:r>
      <w:r w:rsidRPr="005C7433">
        <w:rPr>
          <w:rtl/>
          <w:lang w:bidi="fa-IR"/>
        </w:rPr>
        <w:t xml:space="preserve"> و </w:t>
      </w:r>
      <w:del w:id="8073" w:author="Mehrnazi Boojari" w:date="2019-01-07T10:46:00Z">
        <w:r w:rsidRPr="005C7433" w:rsidDel="006A1F1D">
          <w:rPr>
            <w:rtl/>
            <w:lang w:bidi="fa-IR"/>
          </w:rPr>
          <w:delText>اجرائ</w:delText>
        </w:r>
        <w:r w:rsidRPr="005C7433" w:rsidDel="006A1F1D">
          <w:rPr>
            <w:rFonts w:hint="cs"/>
            <w:rtl/>
            <w:lang w:bidi="fa-IR"/>
          </w:rPr>
          <w:delText>ی</w:delText>
        </w:r>
      </w:del>
      <w:ins w:id="8074" w:author="Mehrnazi Boojari" w:date="2019-01-07T10:46:00Z">
        <w:r w:rsidR="006A1F1D">
          <w:rPr>
            <w:rtl/>
            <w:lang w:bidi="fa-IR"/>
          </w:rPr>
          <w:t>اجرایی</w:t>
        </w:r>
      </w:ins>
      <w:r w:rsidRPr="005C7433">
        <w:rPr>
          <w:rtl/>
          <w:lang w:bidi="fa-IR"/>
        </w:rPr>
        <w:t xml:space="preserve"> مسکن روستا</w:t>
      </w:r>
      <w:r w:rsidRPr="005C7433">
        <w:rPr>
          <w:rFonts w:hint="cs"/>
          <w:rtl/>
          <w:lang w:bidi="fa-IR"/>
        </w:rPr>
        <w:t>یی</w:t>
      </w:r>
    </w:p>
    <w:tbl>
      <w:tblPr>
        <w:tblStyle w:val="PlainTable11"/>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6851"/>
      </w:tblGrid>
      <w:tr w:rsidR="00A06196" w:rsidRPr="0005411D" w14:paraId="4F6B2520" w14:textId="77777777" w:rsidTr="000541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175D8769" w14:textId="77777777" w:rsidR="00A06196" w:rsidRPr="0005411D" w:rsidRDefault="00A06196" w:rsidP="00225374">
            <w:pPr>
              <w:bidi/>
              <w:jc w:val="center"/>
              <w:rPr>
                <w:rFonts w:ascii="B Lotus" w:eastAsia="Calibri" w:hAnsi="B Lotus" w:cs="B Lotus"/>
                <w:sz w:val="20"/>
                <w:szCs w:val="20"/>
                <w:rtl/>
              </w:rPr>
            </w:pPr>
            <w:r w:rsidRPr="0005411D">
              <w:rPr>
                <w:rFonts w:ascii="B Lotus" w:eastAsia="Calibri" w:hAnsi="B Lotus" w:cs="B Lotus"/>
                <w:sz w:val="20"/>
                <w:szCs w:val="20"/>
                <w:rtl/>
              </w:rPr>
              <w:t>نام و</w:t>
            </w:r>
            <w:ins w:id="8075" w:author="Mehrnazi Boojari" w:date="2019-01-12T02:35:00Z">
              <w:r w:rsidR="00225374">
                <w:rPr>
                  <w:rFonts w:ascii="B Lotus" w:eastAsia="Calibri" w:hAnsi="B Lotus" w:cs="B Lotus" w:hint="cs"/>
                  <w:sz w:val="20"/>
                  <w:szCs w:val="20"/>
                  <w:rtl/>
                </w:rPr>
                <w:t xml:space="preserve"> </w:t>
              </w:r>
            </w:ins>
            <w:r w:rsidRPr="0005411D">
              <w:rPr>
                <w:rFonts w:ascii="B Lotus" w:eastAsia="Calibri" w:hAnsi="B Lotus" w:cs="B Lotus"/>
                <w:sz w:val="20"/>
                <w:szCs w:val="20"/>
                <w:rtl/>
              </w:rPr>
              <w:t>نام</w:t>
            </w:r>
            <w:ins w:id="8076" w:author="Mehrnazi Boojari" w:date="2019-01-12T02:35:00Z">
              <w:r w:rsidR="00225374">
                <w:rPr>
                  <w:rFonts w:ascii="B Lotus" w:eastAsia="Calibri" w:hAnsi="B Lotus" w:cs="B Nazanin" w:hint="cs"/>
                  <w:sz w:val="20"/>
                  <w:szCs w:val="20"/>
                  <w:rtl/>
                </w:rPr>
                <w:t>‌</w:t>
              </w:r>
            </w:ins>
            <w:del w:id="8077" w:author="Mehrnazi Boojari" w:date="2019-01-12T02:35:00Z">
              <w:r w:rsidRPr="0005411D" w:rsidDel="00225374">
                <w:rPr>
                  <w:rFonts w:ascii="B Lotus" w:eastAsia="Calibri" w:hAnsi="B Lotus" w:cs="B Lotus"/>
                  <w:sz w:val="20"/>
                  <w:szCs w:val="20"/>
                  <w:rtl/>
                </w:rPr>
                <w:delText xml:space="preserve"> </w:delText>
              </w:r>
            </w:del>
            <w:r w:rsidRPr="0005411D">
              <w:rPr>
                <w:rFonts w:ascii="B Lotus" w:eastAsia="Calibri" w:hAnsi="B Lotus" w:cs="B Lotus"/>
                <w:sz w:val="20"/>
                <w:szCs w:val="20"/>
                <w:rtl/>
              </w:rPr>
              <w:t>خانوادگی</w:t>
            </w:r>
          </w:p>
        </w:tc>
        <w:tc>
          <w:tcPr>
            <w:tcW w:w="6851" w:type="dxa"/>
            <w:vAlign w:val="center"/>
          </w:tcPr>
          <w:p w14:paraId="7A2097C4" w14:textId="77777777" w:rsidR="00A06196" w:rsidRPr="0005411D" w:rsidRDefault="00A06196" w:rsidP="00A06196">
            <w:pPr>
              <w:bidi/>
              <w:jc w:val="center"/>
              <w:cnfStyle w:val="100000000000" w:firstRow="1"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شرح فعالیت</w:t>
            </w:r>
          </w:p>
        </w:tc>
      </w:tr>
      <w:tr w:rsidR="00A06196" w:rsidRPr="0005411D" w14:paraId="0672FA15"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5C7C1E41"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lastRenderedPageBreak/>
              <w:t>دکتر عبدالرضا رکن الدین افتخاری</w:t>
            </w:r>
          </w:p>
        </w:tc>
        <w:tc>
          <w:tcPr>
            <w:tcW w:w="6851" w:type="dxa"/>
            <w:vAlign w:val="center"/>
          </w:tcPr>
          <w:p w14:paraId="20A19774" w14:textId="77777777" w:rsidR="00A06196" w:rsidRPr="0005411D" w:rsidRDefault="00A06196" w:rsidP="00225374">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عضو هیئت</w:t>
            </w:r>
            <w:ins w:id="8078" w:author="Mehrnazi Boojari" w:date="2019-01-12T02:35:00Z">
              <w:r w:rsidR="00225374">
                <w:rPr>
                  <w:rFonts w:ascii="B Lotus" w:eastAsia="Calibri" w:hAnsi="B Lotus" w:cs="B Nazanin" w:hint="cs"/>
                  <w:sz w:val="20"/>
                  <w:szCs w:val="20"/>
                  <w:rtl/>
                </w:rPr>
                <w:t>‌</w:t>
              </w:r>
            </w:ins>
            <w:del w:id="8079" w:author="Mehrnazi Boojari" w:date="2019-01-12T02:35:00Z">
              <w:r w:rsidRPr="0005411D" w:rsidDel="00225374">
                <w:rPr>
                  <w:rFonts w:ascii="B Lotus" w:eastAsia="Calibri" w:hAnsi="B Lotus" w:cs="B Lotus" w:hint="cs"/>
                  <w:sz w:val="20"/>
                  <w:szCs w:val="20"/>
                  <w:rtl/>
                </w:rPr>
                <w:delText xml:space="preserve"> </w:delText>
              </w:r>
            </w:del>
            <w:r w:rsidRPr="0005411D">
              <w:rPr>
                <w:rFonts w:ascii="B Lotus" w:eastAsia="Calibri" w:hAnsi="B Lotus" w:cs="B Lotus" w:hint="cs"/>
                <w:sz w:val="20"/>
                <w:szCs w:val="20"/>
                <w:rtl/>
              </w:rPr>
              <w:t>علمی</w:t>
            </w:r>
            <w:del w:id="8080" w:author="Mehrnazi Boojari" w:date="2019-01-07T09:58:00Z">
              <w:r w:rsidRPr="0005411D" w:rsidDel="00A31D6F">
                <w:rPr>
                  <w:rFonts w:ascii="B Lotus" w:eastAsia="Calibri" w:hAnsi="B Lotus" w:cs="B Lotus" w:hint="cs"/>
                  <w:sz w:val="20"/>
                  <w:szCs w:val="20"/>
                  <w:rtl/>
                </w:rPr>
                <w:delText xml:space="preserve"> </w:delText>
              </w:r>
              <w:r w:rsidRPr="0005411D" w:rsidDel="00A31D6F">
                <w:rPr>
                  <w:rFonts w:ascii="B Lotus" w:eastAsia="Calibri" w:hAnsi="B Lotus" w:cs="B Lotus"/>
                  <w:sz w:val="20"/>
                  <w:szCs w:val="20"/>
                  <w:rtl/>
                </w:rPr>
                <w:delText xml:space="preserve"> </w:delText>
              </w:r>
            </w:del>
            <w:ins w:id="8081" w:author="Mehrnazi Boojari" w:date="2019-01-07T09:58:00Z">
              <w:r w:rsidR="00A31D6F">
                <w:rPr>
                  <w:rFonts w:ascii="B Lotus" w:eastAsia="Calibri" w:hAnsi="B Lotus" w:cs="B Lotus" w:hint="cs"/>
                  <w:sz w:val="20"/>
                  <w:szCs w:val="20"/>
                  <w:rtl/>
                </w:rPr>
                <w:t xml:space="preserve"> </w:t>
              </w:r>
            </w:ins>
            <w:r w:rsidRPr="0005411D">
              <w:rPr>
                <w:rFonts w:ascii="B Lotus" w:eastAsia="Calibri" w:hAnsi="B Lotus" w:cs="B Lotus" w:hint="cs"/>
                <w:sz w:val="20"/>
                <w:szCs w:val="20"/>
                <w:rtl/>
              </w:rPr>
              <w:t>دانشگاه</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تربیت</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مدرس</w:t>
            </w:r>
          </w:p>
          <w:p w14:paraId="723C0FEF"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عضو</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انجمن</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جغرافیدانان</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ایران</w:t>
            </w:r>
          </w:p>
          <w:p w14:paraId="053C3904"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عضو</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انجمن</w:t>
            </w:r>
            <w:r w:rsidR="00F053C8">
              <w:rPr>
                <w:rFonts w:ascii="B Lotus" w:eastAsia="Calibri" w:hAnsi="B Lotus" w:cs="B Lotus"/>
                <w:sz w:val="20"/>
                <w:szCs w:val="20"/>
                <w:rtl/>
              </w:rPr>
              <w:t xml:space="preserve"> </w:t>
            </w:r>
            <w:r w:rsidRPr="0005411D">
              <w:rPr>
                <w:rFonts w:ascii="B Lotus" w:eastAsia="Calibri" w:hAnsi="B Lotus" w:cs="B Lotus" w:hint="cs"/>
                <w:sz w:val="20"/>
                <w:szCs w:val="20"/>
                <w:rtl/>
              </w:rPr>
              <w:t>علمی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بازرگانی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ایران</w:t>
            </w:r>
          </w:p>
          <w:p w14:paraId="72640539"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F053C8">
              <w:rPr>
                <w:rFonts w:asciiTheme="majorBidi" w:eastAsia="Calibri" w:hAnsiTheme="majorBidi" w:cs="B Lotus"/>
                <w:sz w:val="20"/>
                <w:szCs w:val="20"/>
                <w:rtl/>
              </w:rPr>
              <w:t>عضو</w:t>
            </w:r>
            <w:r w:rsidRPr="00F053C8">
              <w:rPr>
                <w:rFonts w:asciiTheme="majorBidi" w:eastAsia="Calibri" w:hAnsiTheme="majorBidi" w:cstheme="majorBidi"/>
                <w:sz w:val="20"/>
                <w:szCs w:val="20"/>
              </w:rPr>
              <w:t xml:space="preserve"> NGO</w:t>
            </w:r>
            <w:r w:rsidRPr="0005411D">
              <w:rPr>
                <w:rFonts w:ascii="B Lotus" w:eastAsia="Calibri" w:hAnsi="B Lotus" w:cs="B Lotus"/>
                <w:sz w:val="20"/>
                <w:szCs w:val="20"/>
              </w:rPr>
              <w:t xml:space="preserve"> </w:t>
            </w:r>
            <w:r w:rsidRPr="0005411D">
              <w:rPr>
                <w:rFonts w:ascii="B Lotus" w:eastAsia="Calibri" w:hAnsi="B Lotus" w:cs="B Lotus" w:hint="cs"/>
                <w:sz w:val="20"/>
                <w:szCs w:val="20"/>
                <w:rtl/>
              </w:rPr>
              <w:t>توسعه</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روستایی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ایران</w:t>
            </w:r>
          </w:p>
          <w:p w14:paraId="02295372"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عضو</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قطب</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علمی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مطالعات</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و</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برنامه‌ریزی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روستایی</w:t>
            </w:r>
          </w:p>
        </w:tc>
      </w:tr>
      <w:tr w:rsidR="00A06196" w:rsidRPr="0005411D" w14:paraId="0449A2FD"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03F0BDEB"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محمدرضا رضوانی</w:t>
            </w:r>
          </w:p>
        </w:tc>
        <w:tc>
          <w:tcPr>
            <w:tcW w:w="6851" w:type="dxa"/>
            <w:vAlign w:val="center"/>
          </w:tcPr>
          <w:p w14:paraId="45B29303" w14:textId="77777777" w:rsidR="00A06196" w:rsidRPr="0005411D" w:rsidRDefault="00A06196" w:rsidP="00225374">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عضو هیئت</w:t>
            </w:r>
            <w:ins w:id="8082" w:author="Mehrnazi Boojari" w:date="2019-01-12T02:36:00Z">
              <w:r w:rsidR="00225374">
                <w:rPr>
                  <w:rFonts w:ascii="B Lotus" w:eastAsia="Calibri" w:hAnsi="B Lotus" w:cs="B Nazanin" w:hint="cs"/>
                  <w:sz w:val="20"/>
                  <w:szCs w:val="20"/>
                  <w:rtl/>
                </w:rPr>
                <w:t>‌</w:t>
              </w:r>
            </w:ins>
            <w:del w:id="8083" w:author="Mehrnazi Boojari" w:date="2019-01-12T02:36:00Z">
              <w:r w:rsidRPr="0005411D" w:rsidDel="00225374">
                <w:rPr>
                  <w:rFonts w:ascii="B Lotus" w:eastAsia="Calibri" w:hAnsi="B Lotus" w:cs="B Lotus" w:hint="cs"/>
                  <w:sz w:val="20"/>
                  <w:szCs w:val="20"/>
                  <w:rtl/>
                </w:rPr>
                <w:delText xml:space="preserve"> </w:delText>
              </w:r>
            </w:del>
            <w:r w:rsidRPr="0005411D">
              <w:rPr>
                <w:rFonts w:ascii="B Lotus" w:eastAsia="Calibri" w:hAnsi="B Lotus" w:cs="B Lotus" w:hint="cs"/>
                <w:sz w:val="20"/>
                <w:szCs w:val="20"/>
                <w:rtl/>
              </w:rPr>
              <w:t>علمی</w:t>
            </w:r>
            <w:del w:id="8084" w:author="Mehrnazi Boojari" w:date="2019-01-07T09:58:00Z">
              <w:r w:rsidRPr="0005411D" w:rsidDel="00A31D6F">
                <w:rPr>
                  <w:rFonts w:ascii="B Lotus" w:eastAsia="Calibri" w:hAnsi="B Lotus" w:cs="B Lotus" w:hint="cs"/>
                  <w:sz w:val="20"/>
                  <w:szCs w:val="20"/>
                  <w:rtl/>
                </w:rPr>
                <w:delText xml:space="preserve"> </w:delText>
              </w:r>
              <w:r w:rsidRPr="0005411D" w:rsidDel="00A31D6F">
                <w:rPr>
                  <w:rFonts w:ascii="B Lotus" w:eastAsia="Calibri" w:hAnsi="B Lotus" w:cs="B Lotus"/>
                  <w:sz w:val="20"/>
                  <w:szCs w:val="20"/>
                  <w:rtl/>
                </w:rPr>
                <w:delText xml:space="preserve"> </w:delText>
              </w:r>
            </w:del>
            <w:ins w:id="8085" w:author="Mehrnazi Boojari" w:date="2019-01-07T09:58:00Z">
              <w:r w:rsidR="00A31D6F">
                <w:rPr>
                  <w:rFonts w:ascii="B Lotus" w:eastAsia="Calibri" w:hAnsi="B Lotus" w:cs="B Lotus" w:hint="cs"/>
                  <w:sz w:val="20"/>
                  <w:szCs w:val="20"/>
                  <w:rtl/>
                </w:rPr>
                <w:t xml:space="preserve"> </w:t>
              </w:r>
            </w:ins>
            <w:r w:rsidRPr="0005411D">
              <w:rPr>
                <w:rFonts w:ascii="B Lotus" w:eastAsia="Calibri" w:hAnsi="B Lotus" w:cs="B Lotus"/>
                <w:sz w:val="20"/>
                <w:szCs w:val="20"/>
                <w:rtl/>
              </w:rPr>
              <w:t>دانشگاه تهران</w:t>
            </w:r>
          </w:p>
          <w:p w14:paraId="6EBEC2F1" w14:textId="77777777" w:rsidR="00A06196" w:rsidRPr="0005411D"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عضو انجمن جغرافیایی ‌ایران</w:t>
            </w:r>
          </w:p>
          <w:p w14:paraId="27497D3B" w14:textId="77777777" w:rsidR="00A06196" w:rsidRPr="0005411D"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 xml:space="preserve">عضو </w:t>
            </w:r>
            <w:r w:rsidRPr="00F053C8">
              <w:rPr>
                <w:rFonts w:asciiTheme="majorBidi" w:eastAsia="Calibri" w:hAnsiTheme="majorBidi" w:cstheme="majorBidi"/>
                <w:sz w:val="20"/>
                <w:szCs w:val="20"/>
              </w:rPr>
              <w:t>NGO</w:t>
            </w:r>
            <w:r w:rsidRPr="0005411D">
              <w:rPr>
                <w:rFonts w:ascii="Cambria" w:eastAsia="Calibri" w:hAnsi="Cambria" w:cs="Cambria" w:hint="cs"/>
                <w:sz w:val="20"/>
                <w:szCs w:val="20"/>
                <w:rtl/>
              </w:rPr>
              <w:t> </w:t>
            </w:r>
            <w:r w:rsidRPr="0005411D">
              <w:rPr>
                <w:rFonts w:ascii="B Lotus" w:eastAsia="Calibri" w:hAnsi="B Lotus" w:cs="B Lotus"/>
                <w:sz w:val="20"/>
                <w:szCs w:val="20"/>
                <w:rtl/>
              </w:rPr>
              <w:t>توسعه روستایی ایران</w:t>
            </w:r>
          </w:p>
          <w:p w14:paraId="495606A4" w14:textId="77777777" w:rsidR="00A06196" w:rsidRPr="0005411D"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عضو قطب علمی مطالعات و برنامه‌ریزی روستایی دانشگاه تهران</w:t>
            </w:r>
          </w:p>
        </w:tc>
      </w:tr>
      <w:tr w:rsidR="00A06196" w:rsidRPr="0005411D" w14:paraId="609F2B6A"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17FE7C7C" w14:textId="77777777" w:rsidR="00A06196" w:rsidRPr="0005411D" w:rsidRDefault="00A06196" w:rsidP="00225374">
            <w:pPr>
              <w:bidi/>
              <w:jc w:val="center"/>
              <w:rPr>
                <w:rFonts w:ascii="B Lotus" w:eastAsia="Calibri" w:hAnsi="B Lotus" w:cs="B Lotus"/>
                <w:sz w:val="20"/>
                <w:szCs w:val="20"/>
                <w:rtl/>
              </w:rPr>
            </w:pPr>
            <w:r w:rsidRPr="0005411D">
              <w:rPr>
                <w:rFonts w:ascii="B Lotus" w:eastAsia="Calibri" w:hAnsi="B Lotus" w:cs="B Lotus" w:hint="cs"/>
                <w:sz w:val="20"/>
                <w:szCs w:val="20"/>
                <w:rtl/>
              </w:rPr>
              <w:t>دکتر سید</w:t>
            </w:r>
            <w:del w:id="8086" w:author="Mehrnazi Boojari" w:date="2019-01-12T02:35:00Z">
              <w:r w:rsidRPr="0005411D" w:rsidDel="00225374">
                <w:rPr>
                  <w:rFonts w:ascii="B Lotus" w:eastAsia="Calibri" w:hAnsi="B Lotus" w:cs="B Lotus" w:hint="cs"/>
                  <w:sz w:val="20"/>
                  <w:szCs w:val="20"/>
                  <w:rtl/>
                </w:rPr>
                <w:delText xml:space="preserve"> </w:delText>
              </w:r>
            </w:del>
            <w:r w:rsidRPr="0005411D">
              <w:rPr>
                <w:rFonts w:ascii="B Lotus" w:eastAsia="Calibri" w:hAnsi="B Lotus" w:cs="B Lotus" w:hint="cs"/>
                <w:sz w:val="20"/>
                <w:szCs w:val="20"/>
                <w:rtl/>
              </w:rPr>
              <w:t>علی بدری</w:t>
            </w:r>
          </w:p>
        </w:tc>
        <w:tc>
          <w:tcPr>
            <w:tcW w:w="6851" w:type="dxa"/>
            <w:vAlign w:val="center"/>
          </w:tcPr>
          <w:p w14:paraId="18FA59D8" w14:textId="77777777" w:rsidR="00A06196" w:rsidRPr="00BD53EE" w:rsidRDefault="00A06196" w:rsidP="00225374">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C776BE">
              <w:rPr>
                <w:rFonts w:ascii="B Lotus" w:eastAsia="Calibri" w:hAnsi="B Lotus" w:cs="B Lotus" w:hint="cs"/>
                <w:sz w:val="20"/>
                <w:szCs w:val="20"/>
                <w:rtl/>
              </w:rPr>
              <w:t>عضو هیئت</w:t>
            </w:r>
            <w:ins w:id="8087" w:author="Mehrnazi Boojari" w:date="2019-01-12T02:36:00Z">
              <w:r w:rsidR="00225374" w:rsidRPr="00C776BE">
                <w:rPr>
                  <w:rFonts w:ascii="B Lotus" w:eastAsia="Calibri" w:hAnsi="B Lotus" w:cs="B Lotus" w:hint="cs"/>
                  <w:sz w:val="20"/>
                  <w:szCs w:val="20"/>
                  <w:rPrChange w:id="8088" w:author="Mehrnazi Boojari" w:date="2019-01-21T00:04:00Z">
                    <w:rPr>
                      <w:rFonts w:ascii="B Lotus" w:eastAsia="Calibri" w:hAnsi="B Lotus" w:cs="B Nazanin" w:hint="cs"/>
                      <w:sz w:val="20"/>
                      <w:szCs w:val="20"/>
                    </w:rPr>
                  </w:rPrChange>
                </w:rPr>
                <w:t>‌</w:t>
              </w:r>
            </w:ins>
            <w:del w:id="8089" w:author="Mehrnazi Boojari" w:date="2019-01-12T02:36:00Z">
              <w:r w:rsidRPr="00C776BE" w:rsidDel="00225374">
                <w:rPr>
                  <w:rFonts w:ascii="B Lotus" w:eastAsia="Calibri" w:hAnsi="B Lotus" w:cs="B Lotus" w:hint="cs"/>
                  <w:sz w:val="20"/>
                  <w:szCs w:val="20"/>
                  <w:rtl/>
                </w:rPr>
                <w:delText xml:space="preserve"> </w:delText>
              </w:r>
            </w:del>
            <w:r w:rsidRPr="00BD53EE">
              <w:rPr>
                <w:rFonts w:ascii="B Lotus" w:eastAsia="Calibri" w:hAnsi="B Lotus" w:cs="B Lotus" w:hint="cs"/>
                <w:sz w:val="20"/>
                <w:szCs w:val="20"/>
                <w:rtl/>
              </w:rPr>
              <w:t>علمی</w:t>
            </w:r>
            <w:del w:id="8090" w:author="Mehrnazi Boojari" w:date="2019-01-07T09:58:00Z">
              <w:r w:rsidRPr="00BD53EE" w:rsidDel="00A31D6F">
                <w:rPr>
                  <w:rFonts w:ascii="B Lotus" w:eastAsia="Calibri" w:hAnsi="B Lotus" w:cs="B Lotus" w:hint="cs"/>
                  <w:sz w:val="20"/>
                  <w:szCs w:val="20"/>
                  <w:rtl/>
                </w:rPr>
                <w:delText xml:space="preserve"> </w:delText>
              </w:r>
              <w:r w:rsidRPr="00BD53EE" w:rsidDel="00A31D6F">
                <w:rPr>
                  <w:rFonts w:ascii="B Lotus" w:eastAsia="Calibri" w:hAnsi="B Lotus" w:cs="B Lotus"/>
                  <w:sz w:val="20"/>
                  <w:szCs w:val="20"/>
                  <w:rtl/>
                </w:rPr>
                <w:delText xml:space="preserve"> </w:delText>
              </w:r>
            </w:del>
            <w:ins w:id="8091" w:author="Mehrnazi Boojari" w:date="2019-01-07T09:58:00Z">
              <w:r w:rsidR="00A31D6F" w:rsidRPr="00BD53EE">
                <w:rPr>
                  <w:rFonts w:ascii="B Lotus" w:eastAsia="Calibri" w:hAnsi="B Lotus" w:cs="B Lotus" w:hint="cs"/>
                  <w:sz w:val="20"/>
                  <w:szCs w:val="20"/>
                  <w:rtl/>
                </w:rPr>
                <w:t xml:space="preserve"> </w:t>
              </w:r>
            </w:ins>
            <w:r w:rsidRPr="00BD53EE">
              <w:rPr>
                <w:rFonts w:ascii="B Lotus" w:eastAsia="Calibri" w:hAnsi="B Lotus" w:cs="B Lotus"/>
                <w:sz w:val="20"/>
                <w:szCs w:val="20"/>
                <w:rtl/>
              </w:rPr>
              <w:t>دانشگاه تهران</w:t>
            </w:r>
          </w:p>
          <w:p w14:paraId="5755812B" w14:textId="77777777" w:rsidR="00A06196" w:rsidRPr="00BD53EE" w:rsidRDefault="00A06196" w:rsidP="00225374">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Pr>
            </w:pPr>
            <w:r w:rsidRPr="00BD53EE">
              <w:rPr>
                <w:rFonts w:ascii="B Lotus" w:eastAsia="Calibri" w:hAnsi="B Lotus" w:cs="B Lotus"/>
                <w:sz w:val="20"/>
                <w:szCs w:val="20"/>
                <w:rtl/>
              </w:rPr>
              <w:t>شورای علمی دانش</w:t>
            </w:r>
            <w:ins w:id="8092" w:author="Mehrnazi Boojari" w:date="2019-01-12T02:36:00Z">
              <w:r w:rsidR="00225374" w:rsidRPr="00C776BE">
                <w:rPr>
                  <w:rFonts w:ascii="B Lotus" w:eastAsia="Calibri" w:hAnsi="B Lotus" w:cs="B Lotus" w:hint="cs"/>
                  <w:sz w:val="20"/>
                  <w:szCs w:val="20"/>
                  <w:rPrChange w:id="8093" w:author="Mehrnazi Boojari" w:date="2019-01-21T00:04:00Z">
                    <w:rPr>
                      <w:rFonts w:ascii="B Lotus" w:eastAsia="Calibri" w:hAnsi="B Lotus" w:cs="B Nazanin" w:hint="cs"/>
                      <w:sz w:val="20"/>
                      <w:szCs w:val="20"/>
                    </w:rPr>
                  </w:rPrChange>
                </w:rPr>
                <w:t>‌</w:t>
              </w:r>
            </w:ins>
            <w:r w:rsidRPr="00C776BE">
              <w:rPr>
                <w:rFonts w:ascii="B Lotus" w:eastAsia="Calibri" w:hAnsi="B Lotus" w:cs="B Lotus"/>
                <w:sz w:val="20"/>
                <w:szCs w:val="20"/>
                <w:rtl/>
              </w:rPr>
              <w:t xml:space="preserve">نامه مدیریت </w:t>
            </w:r>
            <w:r w:rsidRPr="00BD53EE">
              <w:rPr>
                <w:rFonts w:ascii="B Lotus" w:eastAsia="Calibri" w:hAnsi="B Lotus" w:cs="B Lotus"/>
                <w:sz w:val="20"/>
                <w:szCs w:val="20"/>
                <w:rtl/>
              </w:rPr>
              <w:t>شهری و روستا</w:t>
            </w:r>
            <w:r w:rsidRPr="00BD53EE">
              <w:rPr>
                <w:rFonts w:ascii="B Lotus" w:eastAsia="Calibri" w:hAnsi="B Lotus" w:cs="B Lotus" w:hint="cs"/>
                <w:sz w:val="20"/>
                <w:szCs w:val="20"/>
                <w:rtl/>
              </w:rPr>
              <w:t>یی</w:t>
            </w:r>
            <w:del w:id="8094" w:author="Mehrnazi Boojari" w:date="2019-01-12T02:36:00Z">
              <w:r w:rsidRPr="00BD53EE" w:rsidDel="00225374">
                <w:rPr>
                  <w:rFonts w:ascii="B Lotus" w:eastAsia="Calibri" w:hAnsi="B Lotus" w:cs="B Lotus"/>
                  <w:sz w:val="20"/>
                  <w:szCs w:val="20"/>
                  <w:rtl/>
                </w:rPr>
                <w:delText>‏</w:delText>
              </w:r>
              <w:r w:rsidRPr="00C776BE" w:rsidDel="00225374">
                <w:rPr>
                  <w:rFonts w:ascii="Times New Roman" w:eastAsia="Calibri" w:hAnsi="Times New Roman" w:cs="Times New Roman"/>
                  <w:sz w:val="20"/>
                  <w:szCs w:val="20"/>
                  <w:rtl/>
                  <w:rPrChange w:id="8095" w:author="Mehrnazi Boojari" w:date="2019-01-21T00:04:00Z">
                    <w:rPr>
                      <w:rFonts w:ascii="Cambria" w:eastAsia="Calibri" w:hAnsi="Cambria" w:cs="Times New Roman"/>
                      <w:sz w:val="20"/>
                      <w:szCs w:val="20"/>
                      <w:rtl/>
                    </w:rPr>
                  </w:rPrChange>
                </w:rPr>
                <w:delText> </w:delText>
              </w:r>
              <w:r w:rsidRPr="00C776BE" w:rsidDel="00225374">
                <w:rPr>
                  <w:rFonts w:ascii="B Lotus" w:eastAsia="Calibri" w:hAnsi="B Lotus" w:cs="B Lotus"/>
                  <w:sz w:val="20"/>
                  <w:szCs w:val="20"/>
                  <w:cs/>
                </w:rPr>
                <w:delText>‎</w:delText>
              </w:r>
              <w:r w:rsidRPr="00BD53EE" w:rsidDel="00225374">
                <w:rPr>
                  <w:rFonts w:ascii="B Lotus" w:eastAsia="Calibri" w:hAnsi="B Lotus" w:cs="B Lotus"/>
                  <w:sz w:val="20"/>
                  <w:szCs w:val="20"/>
                  <w:rtl/>
                </w:rPr>
                <w:delText>,</w:delText>
              </w:r>
            </w:del>
            <w:ins w:id="8096" w:author="Mehrnazi Boojari" w:date="2019-01-12T02:36:00Z">
              <w:r w:rsidR="00225374" w:rsidRPr="00BD53EE">
                <w:rPr>
                  <w:rFonts w:ascii="B Lotus" w:eastAsia="Calibri" w:hAnsi="B Lotus" w:cs="B Lotus" w:hint="cs"/>
                  <w:sz w:val="20"/>
                  <w:szCs w:val="20"/>
                  <w:rtl/>
                </w:rPr>
                <w:t>،</w:t>
              </w:r>
            </w:ins>
            <w:r w:rsidRPr="00BD53EE">
              <w:rPr>
                <w:rFonts w:ascii="B Lotus" w:eastAsia="Calibri" w:hAnsi="B Lotus" w:cs="B Lotus"/>
                <w:sz w:val="20"/>
                <w:szCs w:val="20"/>
                <w:cs/>
              </w:rPr>
              <w:t>‎</w:t>
            </w:r>
            <w:r w:rsidRPr="00C776BE">
              <w:rPr>
                <w:rFonts w:ascii="Times New Roman" w:eastAsia="Calibri" w:hAnsi="Times New Roman" w:cs="Times New Roman"/>
                <w:sz w:val="20"/>
                <w:szCs w:val="20"/>
                <w:rtl/>
                <w:rPrChange w:id="8097"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rtl/>
              </w:rPr>
              <w:t>‏عضو‏</w:t>
            </w:r>
            <w:del w:id="8098" w:author="Mehrnazi Boojari" w:date="2019-01-12T02:36:00Z">
              <w:r w:rsidRPr="00C776BE" w:rsidDel="00225374">
                <w:rPr>
                  <w:rFonts w:ascii="Times New Roman" w:eastAsia="Calibri" w:hAnsi="Times New Roman" w:cs="Times New Roman"/>
                  <w:sz w:val="20"/>
                  <w:szCs w:val="20"/>
                  <w:rtl/>
                  <w:rPrChange w:id="8099" w:author="Mehrnazi Boojari" w:date="2019-01-21T00:04:00Z">
                    <w:rPr>
                      <w:rFonts w:ascii="Cambria" w:eastAsia="Calibri" w:hAnsi="Cambria" w:cs="Times New Roman"/>
                      <w:sz w:val="20"/>
                      <w:szCs w:val="20"/>
                      <w:rtl/>
                    </w:rPr>
                  </w:rPrChange>
                </w:rPr>
                <w:delText> </w:delText>
              </w:r>
              <w:r w:rsidRPr="00C776BE" w:rsidDel="00225374">
                <w:rPr>
                  <w:rFonts w:ascii="B Lotus" w:eastAsia="Calibri" w:hAnsi="B Lotus" w:cs="B Lotus"/>
                  <w:sz w:val="20"/>
                  <w:szCs w:val="20"/>
                  <w:cs/>
                </w:rPr>
                <w:delText>‎</w:delText>
              </w:r>
              <w:r w:rsidRPr="00BD53EE" w:rsidDel="00225374">
                <w:rPr>
                  <w:rFonts w:ascii="B Lotus" w:eastAsia="Calibri" w:hAnsi="B Lotus" w:cs="B Lotus"/>
                  <w:sz w:val="20"/>
                  <w:szCs w:val="20"/>
                  <w:rtl/>
                </w:rPr>
                <w:delText>,</w:delText>
              </w:r>
            </w:del>
            <w:ins w:id="8100" w:author="Mehrnazi Boojari" w:date="2019-01-12T02:36:00Z">
              <w:r w:rsidR="00225374" w:rsidRPr="00BD53EE">
                <w:rPr>
                  <w:rFonts w:ascii="B Lotus" w:eastAsia="Calibri" w:hAnsi="B Lotus" w:cs="B Lotus" w:hint="cs"/>
                  <w:sz w:val="20"/>
                  <w:szCs w:val="20"/>
                  <w:rtl/>
                </w:rPr>
                <w:t>،</w:t>
              </w:r>
            </w:ins>
            <w:r w:rsidRPr="00BD53EE">
              <w:rPr>
                <w:rFonts w:ascii="B Lotus" w:eastAsia="Calibri" w:hAnsi="B Lotus" w:cs="B Lotus"/>
                <w:sz w:val="20"/>
                <w:szCs w:val="20"/>
                <w:cs/>
              </w:rPr>
              <w:t>‎</w:t>
            </w:r>
            <w:r w:rsidRPr="00C776BE">
              <w:rPr>
                <w:rFonts w:ascii="Times New Roman" w:eastAsia="Calibri" w:hAnsi="Times New Roman" w:cs="Times New Roman"/>
                <w:sz w:val="20"/>
                <w:szCs w:val="20"/>
                <w:rtl/>
                <w:rPrChange w:id="8101"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rtl/>
              </w:rPr>
              <w:t>‏</w:t>
            </w:r>
            <w:r w:rsidRPr="00BD53EE">
              <w:rPr>
                <w:rFonts w:ascii="B Lotus" w:eastAsia="Calibri" w:hAnsi="B Lotus" w:cs="B Lotus"/>
                <w:sz w:val="20"/>
                <w:szCs w:val="20"/>
                <w:rtl/>
                <w:lang w:bidi="fa-IR"/>
              </w:rPr>
              <w:t>۲۰۰۶</w:t>
            </w:r>
          </w:p>
          <w:p w14:paraId="06493653" w14:textId="77777777" w:rsidR="00A06196" w:rsidRPr="00BD53EE"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BD53EE">
              <w:rPr>
                <w:rFonts w:ascii="B Lotus" w:eastAsia="Calibri" w:hAnsi="B Lotus" w:cs="B Lotus"/>
                <w:sz w:val="20"/>
                <w:szCs w:val="20"/>
                <w:rtl/>
              </w:rPr>
              <w:t>مؤسسه توسعه روستایی ا</w:t>
            </w:r>
            <w:r w:rsidRPr="00BD53EE">
              <w:rPr>
                <w:rFonts w:ascii="B Lotus" w:eastAsia="Calibri" w:hAnsi="B Lotus" w:cs="B Lotus" w:hint="cs"/>
                <w:sz w:val="20"/>
                <w:szCs w:val="20"/>
                <w:rtl/>
              </w:rPr>
              <w:t>یران‏</w:t>
            </w:r>
            <w:r w:rsidRPr="00C776BE">
              <w:rPr>
                <w:rFonts w:ascii="Times New Roman" w:eastAsia="Calibri" w:hAnsi="Times New Roman" w:cs="Times New Roman"/>
                <w:sz w:val="20"/>
                <w:szCs w:val="20"/>
                <w:rtl/>
                <w:rPrChange w:id="8102"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cs/>
              </w:rPr>
              <w:t>‎</w:t>
            </w:r>
            <w:r w:rsidRPr="00BD53EE">
              <w:rPr>
                <w:rFonts w:ascii="B Lotus" w:eastAsia="Calibri" w:hAnsi="B Lotus" w:cs="B Lotus"/>
                <w:sz w:val="20"/>
                <w:szCs w:val="20"/>
                <w:rtl/>
              </w:rPr>
              <w:t>,</w:t>
            </w:r>
            <w:r w:rsidRPr="00BD53EE">
              <w:rPr>
                <w:rFonts w:ascii="B Lotus" w:eastAsia="Calibri" w:hAnsi="B Lotus" w:cs="B Lotus"/>
                <w:sz w:val="20"/>
                <w:szCs w:val="20"/>
                <w:cs/>
              </w:rPr>
              <w:t>‎</w:t>
            </w:r>
            <w:r w:rsidRPr="00C776BE">
              <w:rPr>
                <w:rFonts w:ascii="Times New Roman" w:eastAsia="Calibri" w:hAnsi="Times New Roman" w:cs="Times New Roman"/>
                <w:sz w:val="20"/>
                <w:szCs w:val="20"/>
                <w:rtl/>
                <w:rPrChange w:id="8103"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rtl/>
              </w:rPr>
              <w:t>‏عضو‏</w:t>
            </w:r>
            <w:r w:rsidRPr="00C776BE">
              <w:rPr>
                <w:rFonts w:ascii="Times New Roman" w:eastAsia="Calibri" w:hAnsi="Times New Roman" w:cs="Times New Roman"/>
                <w:sz w:val="20"/>
                <w:szCs w:val="20"/>
                <w:rtl/>
                <w:rPrChange w:id="8104"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cs/>
              </w:rPr>
              <w:t>‎</w:t>
            </w:r>
            <w:r w:rsidRPr="00BD53EE">
              <w:rPr>
                <w:rFonts w:ascii="B Lotus" w:eastAsia="Calibri" w:hAnsi="B Lotus" w:cs="B Lotus"/>
                <w:sz w:val="20"/>
                <w:szCs w:val="20"/>
                <w:rtl/>
              </w:rPr>
              <w:t>,</w:t>
            </w:r>
            <w:r w:rsidRPr="00BD53EE">
              <w:rPr>
                <w:rFonts w:ascii="B Lotus" w:eastAsia="Calibri" w:hAnsi="B Lotus" w:cs="B Lotus"/>
                <w:sz w:val="20"/>
                <w:szCs w:val="20"/>
                <w:cs/>
              </w:rPr>
              <w:t>‎</w:t>
            </w:r>
            <w:r w:rsidRPr="00C776BE">
              <w:rPr>
                <w:rFonts w:ascii="Times New Roman" w:eastAsia="Calibri" w:hAnsi="Times New Roman" w:cs="Times New Roman"/>
                <w:sz w:val="20"/>
                <w:szCs w:val="20"/>
                <w:rtl/>
                <w:rPrChange w:id="8105"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rtl/>
              </w:rPr>
              <w:t>‏</w:t>
            </w:r>
            <w:r w:rsidRPr="00BD53EE">
              <w:rPr>
                <w:rFonts w:ascii="B Lotus" w:eastAsia="Calibri" w:hAnsi="B Lotus" w:cs="B Lotus"/>
                <w:sz w:val="20"/>
                <w:szCs w:val="20"/>
                <w:rtl/>
                <w:lang w:bidi="fa-IR"/>
              </w:rPr>
              <w:t>۲۰۰۳</w:t>
            </w:r>
          </w:p>
          <w:p w14:paraId="41B5D09D" w14:textId="2EC3F9B2" w:rsidR="00A06196" w:rsidRPr="00BD53EE" w:rsidRDefault="00A06196" w:rsidP="00C776BE">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BD53EE">
              <w:rPr>
                <w:rFonts w:ascii="B Lotus" w:eastAsia="Calibri" w:hAnsi="B Lotus" w:cs="B Lotus"/>
                <w:sz w:val="20"/>
                <w:szCs w:val="20"/>
                <w:rtl/>
              </w:rPr>
              <w:t>كمیته تلفیق گزارش هم</w:t>
            </w:r>
            <w:ins w:id="8106" w:author="Mehrnazi Boojari" w:date="2019-01-12T02:37:00Z">
              <w:r w:rsidR="00225374" w:rsidRPr="00C776BE">
                <w:rPr>
                  <w:rFonts w:ascii="B Lotus" w:eastAsia="Calibri" w:hAnsi="B Lotus" w:cs="B Lotus" w:hint="cs"/>
                  <w:sz w:val="20"/>
                  <w:szCs w:val="20"/>
                  <w:rPrChange w:id="8107" w:author="Mehrnazi Boojari" w:date="2019-01-21T00:04:00Z">
                    <w:rPr>
                      <w:rFonts w:ascii="B Lotus" w:eastAsia="Calibri" w:hAnsi="B Lotus" w:cs="B Nazanin" w:hint="cs"/>
                      <w:sz w:val="20"/>
                      <w:szCs w:val="20"/>
                    </w:rPr>
                  </w:rPrChange>
                </w:rPr>
                <w:t>‌</w:t>
              </w:r>
            </w:ins>
            <w:del w:id="8108" w:author="Mehrnazi Boojari" w:date="2019-01-12T02:37:00Z">
              <w:r w:rsidRPr="00C776BE" w:rsidDel="00225374">
                <w:rPr>
                  <w:rFonts w:ascii="B Lotus" w:eastAsia="Calibri" w:hAnsi="B Lotus" w:cs="B Lotus"/>
                  <w:sz w:val="20"/>
                  <w:szCs w:val="20"/>
                  <w:rtl/>
                </w:rPr>
                <w:delText xml:space="preserve"> </w:delText>
              </w:r>
            </w:del>
            <w:r w:rsidRPr="00BD53EE">
              <w:rPr>
                <w:rFonts w:ascii="B Lotus" w:eastAsia="Calibri" w:hAnsi="B Lotus" w:cs="B Lotus"/>
                <w:sz w:val="20"/>
                <w:szCs w:val="20"/>
                <w:rtl/>
              </w:rPr>
              <w:t>اندیشی محور توسعه روستایی</w:t>
            </w:r>
            <w:del w:id="8109" w:author="Mehrnazi Boojari" w:date="2019-01-12T02:37:00Z">
              <w:r w:rsidRPr="00BD53EE" w:rsidDel="00225374">
                <w:rPr>
                  <w:rFonts w:ascii="B Lotus" w:eastAsia="Calibri" w:hAnsi="B Lotus" w:cs="B Lotus"/>
                  <w:sz w:val="20"/>
                  <w:szCs w:val="20"/>
                  <w:rtl/>
                </w:rPr>
                <w:delText>‏</w:delText>
              </w:r>
              <w:r w:rsidRPr="00C776BE" w:rsidDel="00225374">
                <w:rPr>
                  <w:rFonts w:ascii="Times New Roman" w:eastAsia="Calibri" w:hAnsi="Times New Roman" w:cs="Times New Roman"/>
                  <w:sz w:val="20"/>
                  <w:szCs w:val="20"/>
                  <w:rtl/>
                  <w:rPrChange w:id="8110" w:author="Mehrnazi Boojari" w:date="2019-01-21T00:04:00Z">
                    <w:rPr>
                      <w:rFonts w:ascii="Cambria" w:eastAsia="Calibri" w:hAnsi="Cambria" w:cs="Times New Roman"/>
                      <w:sz w:val="20"/>
                      <w:szCs w:val="20"/>
                      <w:rtl/>
                    </w:rPr>
                  </w:rPrChange>
                </w:rPr>
                <w:delText> </w:delText>
              </w:r>
              <w:r w:rsidRPr="00C776BE" w:rsidDel="00225374">
                <w:rPr>
                  <w:rFonts w:ascii="B Lotus" w:eastAsia="Calibri" w:hAnsi="B Lotus" w:cs="B Lotus"/>
                  <w:sz w:val="20"/>
                  <w:szCs w:val="20"/>
                  <w:cs/>
                </w:rPr>
                <w:delText>‎</w:delText>
              </w:r>
              <w:r w:rsidRPr="00BD53EE" w:rsidDel="00225374">
                <w:rPr>
                  <w:rFonts w:ascii="B Lotus" w:eastAsia="Calibri" w:hAnsi="B Lotus" w:cs="B Lotus"/>
                  <w:sz w:val="20"/>
                  <w:szCs w:val="20"/>
                  <w:rtl/>
                </w:rPr>
                <w:delText>,</w:delText>
              </w:r>
              <w:r w:rsidRPr="00BD53EE" w:rsidDel="00225374">
                <w:rPr>
                  <w:rFonts w:ascii="B Lotus" w:eastAsia="Calibri" w:hAnsi="B Lotus" w:cs="B Lotus"/>
                  <w:sz w:val="20"/>
                  <w:szCs w:val="20"/>
                  <w:cs/>
                </w:rPr>
                <w:delText>‎</w:delText>
              </w:r>
              <w:r w:rsidRPr="00C776BE" w:rsidDel="00225374">
                <w:rPr>
                  <w:rFonts w:ascii="Times New Roman" w:eastAsia="Calibri" w:hAnsi="Times New Roman" w:cs="Times New Roman"/>
                  <w:sz w:val="20"/>
                  <w:szCs w:val="20"/>
                  <w:rtl/>
                  <w:rPrChange w:id="8111" w:author="Mehrnazi Boojari" w:date="2019-01-21T00:04:00Z">
                    <w:rPr>
                      <w:rFonts w:ascii="Cambria" w:eastAsia="Calibri" w:hAnsi="Cambria" w:cs="Times New Roman"/>
                      <w:sz w:val="20"/>
                      <w:szCs w:val="20"/>
                      <w:rtl/>
                    </w:rPr>
                  </w:rPrChange>
                </w:rPr>
                <w:delText> </w:delText>
              </w:r>
              <w:r w:rsidRPr="00C776BE" w:rsidDel="00225374">
                <w:rPr>
                  <w:rFonts w:ascii="B Lotus" w:eastAsia="Calibri" w:hAnsi="B Lotus" w:cs="B Lotus"/>
                  <w:sz w:val="20"/>
                  <w:szCs w:val="20"/>
                  <w:rtl/>
                </w:rPr>
                <w:delText>‏</w:delText>
              </w:r>
            </w:del>
            <w:ins w:id="8112" w:author="Mehrnazi Boojari" w:date="2019-01-12T02:37:00Z">
              <w:r w:rsidR="00225374" w:rsidRPr="00BD53EE">
                <w:rPr>
                  <w:rFonts w:ascii="B Lotus" w:eastAsia="Calibri" w:hAnsi="B Lotus" w:cs="B Lotus" w:hint="cs"/>
                  <w:sz w:val="20"/>
                  <w:szCs w:val="20"/>
                  <w:rtl/>
                </w:rPr>
                <w:t>،</w:t>
              </w:r>
            </w:ins>
            <w:r w:rsidRPr="00BD53EE">
              <w:rPr>
                <w:rFonts w:ascii="B Lotus" w:eastAsia="Calibri" w:hAnsi="B Lotus" w:cs="B Lotus"/>
                <w:sz w:val="20"/>
                <w:szCs w:val="20"/>
                <w:rtl/>
              </w:rPr>
              <w:t xml:space="preserve"> سازمان مدیریت و برنامه</w:t>
            </w:r>
            <w:del w:id="8113" w:author="Mehrnazi Boojari" w:date="2019-01-07T10:05:00Z">
              <w:r w:rsidRPr="00BD53EE" w:rsidDel="00A31D6F">
                <w:rPr>
                  <w:rFonts w:ascii="B Lotus" w:eastAsia="Calibri" w:hAnsi="B Lotus" w:cs="B Lotus"/>
                  <w:sz w:val="20"/>
                  <w:szCs w:val="20"/>
                  <w:rtl/>
                </w:rPr>
                <w:delText xml:space="preserve"> ر</w:delText>
              </w:r>
              <w:r w:rsidRPr="00BD53EE" w:rsidDel="00A31D6F">
                <w:rPr>
                  <w:rFonts w:ascii="B Lotus" w:eastAsia="Calibri" w:hAnsi="B Lotus" w:cs="B Lotus" w:hint="cs"/>
                  <w:sz w:val="20"/>
                  <w:szCs w:val="20"/>
                  <w:rtl/>
                </w:rPr>
                <w:delText>یزی</w:delText>
              </w:r>
              <w:r w:rsidRPr="00BD53EE" w:rsidDel="00A31D6F">
                <w:rPr>
                  <w:rFonts w:ascii="B Lotus" w:eastAsia="Calibri" w:hAnsi="B Lotus" w:cs="B Lotus"/>
                  <w:sz w:val="20"/>
                  <w:szCs w:val="20"/>
                  <w:rtl/>
                </w:rPr>
                <w:delText xml:space="preserve"> </w:delText>
              </w:r>
            </w:del>
            <w:ins w:id="8114" w:author="Mehrnazi Boojari" w:date="2019-01-07T10:05:00Z">
              <w:r w:rsidR="00A31D6F" w:rsidRPr="00BD53EE">
                <w:rPr>
                  <w:rFonts w:ascii="B Lotus" w:eastAsia="Calibri" w:hAnsi="B Lotus" w:cs="B Lotus" w:hint="cs"/>
                  <w:sz w:val="20"/>
                  <w:szCs w:val="20"/>
                </w:rPr>
                <w:t>‌</w:t>
              </w:r>
              <w:r w:rsidR="00A31D6F" w:rsidRPr="00BD53EE">
                <w:rPr>
                  <w:rFonts w:ascii="B Lotus" w:eastAsia="Calibri" w:hAnsi="B Lotus" w:cs="B Lotus"/>
                  <w:sz w:val="20"/>
                  <w:szCs w:val="20"/>
                  <w:rtl/>
                </w:rPr>
                <w:t>ر</w:t>
              </w:r>
              <w:r w:rsidR="00A31D6F" w:rsidRPr="00BD53EE">
                <w:rPr>
                  <w:rFonts w:ascii="B Lotus" w:eastAsia="Calibri" w:hAnsi="B Lotus" w:cs="B Lotus" w:hint="cs"/>
                  <w:sz w:val="20"/>
                  <w:szCs w:val="20"/>
                  <w:rtl/>
                </w:rPr>
                <w:t>یزی</w:t>
              </w:r>
              <w:r w:rsidR="00A31D6F" w:rsidRPr="00BD53EE">
                <w:rPr>
                  <w:rFonts w:ascii="B Lotus" w:eastAsia="Calibri" w:hAnsi="B Lotus" w:cs="B Lotus"/>
                  <w:sz w:val="20"/>
                  <w:szCs w:val="20"/>
                  <w:rtl/>
                </w:rPr>
                <w:t xml:space="preserve"> </w:t>
              </w:r>
            </w:ins>
            <w:r w:rsidRPr="00BD53EE">
              <w:rPr>
                <w:rFonts w:ascii="B Lotus" w:eastAsia="Calibri" w:hAnsi="B Lotus" w:cs="B Lotus"/>
                <w:sz w:val="20"/>
                <w:szCs w:val="20"/>
                <w:rtl/>
              </w:rPr>
              <w:t>كشور‏</w:t>
            </w:r>
            <w:del w:id="8115" w:author="Mehrnazi Boojari" w:date="2019-01-21T00:04:00Z">
              <w:r w:rsidRPr="00C776BE" w:rsidDel="00C776BE">
                <w:rPr>
                  <w:rFonts w:ascii="Times New Roman" w:eastAsia="Calibri" w:hAnsi="Times New Roman" w:cs="Times New Roman"/>
                  <w:sz w:val="20"/>
                  <w:szCs w:val="20"/>
                  <w:rtl/>
                  <w:rPrChange w:id="8116" w:author="Mehrnazi Boojari" w:date="2019-01-21T00:04:00Z">
                    <w:rPr>
                      <w:rFonts w:ascii="Cambria" w:eastAsia="Calibri" w:hAnsi="Cambria" w:cs="Times New Roman"/>
                      <w:sz w:val="20"/>
                      <w:szCs w:val="20"/>
                      <w:rtl/>
                    </w:rPr>
                  </w:rPrChange>
                </w:rPr>
                <w:delText> </w:delText>
              </w:r>
              <w:r w:rsidRPr="00C776BE" w:rsidDel="00C776BE">
                <w:rPr>
                  <w:rFonts w:ascii="B Lotus" w:eastAsia="Calibri" w:hAnsi="B Lotus" w:cs="B Lotus"/>
                  <w:sz w:val="20"/>
                  <w:szCs w:val="20"/>
                  <w:cs/>
                </w:rPr>
                <w:delText>‎</w:delText>
              </w:r>
              <w:r w:rsidRPr="00BD53EE" w:rsidDel="00C776BE">
                <w:rPr>
                  <w:rFonts w:ascii="B Lotus" w:eastAsia="Calibri" w:hAnsi="B Lotus" w:cs="B Lotus"/>
                  <w:sz w:val="20"/>
                  <w:szCs w:val="20"/>
                  <w:rtl/>
                </w:rPr>
                <w:delText>,</w:delText>
              </w:r>
              <w:r w:rsidRPr="00BD53EE" w:rsidDel="00C776BE">
                <w:rPr>
                  <w:rFonts w:ascii="B Lotus" w:eastAsia="Calibri" w:hAnsi="B Lotus" w:cs="B Lotus"/>
                  <w:sz w:val="20"/>
                  <w:szCs w:val="20"/>
                  <w:cs/>
                </w:rPr>
                <w:delText>‎</w:delText>
              </w:r>
            </w:del>
            <w:ins w:id="8117" w:author="Mehrnazi Boojari" w:date="2019-01-21T00:04:00Z">
              <w:r w:rsidR="00C776BE" w:rsidRPr="00C776BE">
                <w:rPr>
                  <w:rFonts w:ascii="Cambria" w:eastAsia="Calibri" w:hAnsi="Cambria" w:cs="B Lotus" w:hint="cs"/>
                  <w:sz w:val="20"/>
                  <w:szCs w:val="20"/>
                  <w:rtl/>
                  <w:rPrChange w:id="8118" w:author="Mehrnazi Boojari" w:date="2019-01-21T00:04:00Z">
                    <w:rPr>
                      <w:rFonts w:ascii="Cambria" w:eastAsia="Calibri" w:hAnsi="Cambria" w:cs="Times New Roman" w:hint="cs"/>
                      <w:sz w:val="20"/>
                      <w:szCs w:val="20"/>
                      <w:rtl/>
                    </w:rPr>
                  </w:rPrChange>
                </w:rPr>
                <w:t>،</w:t>
              </w:r>
            </w:ins>
            <w:r w:rsidRPr="00C776BE">
              <w:rPr>
                <w:rFonts w:ascii="Times New Roman" w:eastAsia="Calibri" w:hAnsi="Times New Roman" w:cs="Times New Roman"/>
                <w:sz w:val="20"/>
                <w:szCs w:val="20"/>
                <w:rtl/>
                <w:rPrChange w:id="8119"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rtl/>
              </w:rPr>
              <w:t>‏عضو</w:t>
            </w:r>
            <w:del w:id="8120" w:author="Mehrnazi Boojari" w:date="2019-01-21T00:04:00Z">
              <w:r w:rsidRPr="00BD53EE" w:rsidDel="00C776BE">
                <w:rPr>
                  <w:rFonts w:ascii="B Lotus" w:eastAsia="Calibri" w:hAnsi="B Lotus" w:cs="B Lotus"/>
                  <w:sz w:val="20"/>
                  <w:szCs w:val="20"/>
                  <w:rtl/>
                </w:rPr>
                <w:delText>‏</w:delText>
              </w:r>
              <w:r w:rsidRPr="00C776BE" w:rsidDel="00C776BE">
                <w:rPr>
                  <w:rFonts w:ascii="Times New Roman" w:eastAsia="Calibri" w:hAnsi="Times New Roman" w:cs="Times New Roman"/>
                  <w:sz w:val="20"/>
                  <w:szCs w:val="20"/>
                  <w:rtl/>
                  <w:rPrChange w:id="8121" w:author="Mehrnazi Boojari" w:date="2019-01-21T00:04:00Z">
                    <w:rPr>
                      <w:rFonts w:ascii="Cambria" w:eastAsia="Calibri" w:hAnsi="Cambria" w:cs="Times New Roman"/>
                      <w:sz w:val="20"/>
                      <w:szCs w:val="20"/>
                      <w:rtl/>
                    </w:rPr>
                  </w:rPrChange>
                </w:rPr>
                <w:delText> </w:delText>
              </w:r>
              <w:r w:rsidRPr="00C776BE" w:rsidDel="00C776BE">
                <w:rPr>
                  <w:rFonts w:ascii="B Lotus" w:eastAsia="Calibri" w:hAnsi="B Lotus" w:cs="B Lotus"/>
                  <w:sz w:val="20"/>
                  <w:szCs w:val="20"/>
                  <w:cs/>
                </w:rPr>
                <w:delText>‎</w:delText>
              </w:r>
              <w:r w:rsidRPr="00BD53EE" w:rsidDel="00C776BE">
                <w:rPr>
                  <w:rFonts w:ascii="B Lotus" w:eastAsia="Calibri" w:hAnsi="B Lotus" w:cs="B Lotus"/>
                  <w:sz w:val="20"/>
                  <w:szCs w:val="20"/>
                  <w:rtl/>
                </w:rPr>
                <w:delText>,</w:delText>
              </w:r>
              <w:r w:rsidRPr="00BD53EE" w:rsidDel="00C776BE">
                <w:rPr>
                  <w:rFonts w:ascii="B Lotus" w:eastAsia="Calibri" w:hAnsi="B Lotus" w:cs="B Lotus"/>
                  <w:sz w:val="20"/>
                  <w:szCs w:val="20"/>
                  <w:cs/>
                </w:rPr>
                <w:delText>‎</w:delText>
              </w:r>
            </w:del>
            <w:ins w:id="8122" w:author="Mehrnazi Boojari" w:date="2019-01-21T00:04:00Z">
              <w:r w:rsidR="00C776BE" w:rsidRPr="00BD53EE">
                <w:rPr>
                  <w:rFonts w:ascii="B Lotus" w:eastAsia="Calibri" w:hAnsi="B Lotus" w:cs="B Lotus" w:hint="cs"/>
                  <w:sz w:val="20"/>
                  <w:szCs w:val="20"/>
                  <w:rtl/>
                </w:rPr>
                <w:t>،</w:t>
              </w:r>
            </w:ins>
            <w:r w:rsidRPr="00C776BE">
              <w:rPr>
                <w:rFonts w:ascii="Times New Roman" w:eastAsia="Calibri" w:hAnsi="Times New Roman" w:cs="Times New Roman"/>
                <w:sz w:val="20"/>
                <w:szCs w:val="20"/>
                <w:rtl/>
                <w:rPrChange w:id="8123"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rtl/>
              </w:rPr>
              <w:t>‏</w:t>
            </w:r>
            <w:r w:rsidRPr="00BD53EE">
              <w:rPr>
                <w:rFonts w:ascii="B Lotus" w:eastAsia="Calibri" w:hAnsi="B Lotus" w:cs="B Lotus"/>
                <w:sz w:val="20"/>
                <w:szCs w:val="20"/>
                <w:rtl/>
                <w:lang w:bidi="fa-IR"/>
              </w:rPr>
              <w:t>۲۰۰۲</w:t>
            </w:r>
          </w:p>
          <w:p w14:paraId="7710F54B" w14:textId="2C914460" w:rsidR="00A06196" w:rsidRPr="00BD53EE" w:rsidRDefault="00A06196" w:rsidP="00C776BE">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BD53EE">
              <w:rPr>
                <w:rFonts w:ascii="B Lotus" w:eastAsia="Calibri" w:hAnsi="B Lotus" w:cs="B Lotus"/>
                <w:sz w:val="20"/>
                <w:szCs w:val="20"/>
                <w:rtl/>
              </w:rPr>
              <w:t>شورای تخصصی گروه جغرافیای دانشگاه تربیت مدرس</w:t>
            </w:r>
            <w:del w:id="8124" w:author="Mehrnazi Boojari" w:date="2019-01-21T00:04:00Z">
              <w:r w:rsidRPr="00BD53EE" w:rsidDel="00C776BE">
                <w:rPr>
                  <w:rFonts w:ascii="B Lotus" w:eastAsia="Calibri" w:hAnsi="B Lotus" w:cs="B Lotus"/>
                  <w:sz w:val="20"/>
                  <w:szCs w:val="20"/>
                  <w:rtl/>
                </w:rPr>
                <w:delText>‏</w:delText>
              </w:r>
              <w:r w:rsidRPr="00C776BE" w:rsidDel="00C776BE">
                <w:rPr>
                  <w:rFonts w:ascii="Times New Roman" w:eastAsia="Calibri" w:hAnsi="Times New Roman" w:cs="Times New Roman"/>
                  <w:sz w:val="20"/>
                  <w:szCs w:val="20"/>
                  <w:rtl/>
                  <w:rPrChange w:id="8125" w:author="Mehrnazi Boojari" w:date="2019-01-21T00:04:00Z">
                    <w:rPr>
                      <w:rFonts w:ascii="Cambria" w:eastAsia="Calibri" w:hAnsi="Cambria" w:cs="Times New Roman"/>
                      <w:sz w:val="20"/>
                      <w:szCs w:val="20"/>
                      <w:rtl/>
                    </w:rPr>
                  </w:rPrChange>
                </w:rPr>
                <w:delText> </w:delText>
              </w:r>
              <w:r w:rsidRPr="00C776BE" w:rsidDel="00C776BE">
                <w:rPr>
                  <w:rFonts w:ascii="B Lotus" w:eastAsia="Calibri" w:hAnsi="B Lotus" w:cs="B Lotus"/>
                  <w:sz w:val="20"/>
                  <w:szCs w:val="20"/>
                  <w:cs/>
                </w:rPr>
                <w:delText>‎</w:delText>
              </w:r>
              <w:r w:rsidRPr="00BD53EE" w:rsidDel="00C776BE">
                <w:rPr>
                  <w:rFonts w:ascii="B Lotus" w:eastAsia="Calibri" w:hAnsi="B Lotus" w:cs="B Lotus"/>
                  <w:sz w:val="20"/>
                  <w:szCs w:val="20"/>
                  <w:rtl/>
                </w:rPr>
                <w:delText>,</w:delText>
              </w:r>
              <w:r w:rsidRPr="00BD53EE" w:rsidDel="00C776BE">
                <w:rPr>
                  <w:rFonts w:ascii="B Lotus" w:eastAsia="Calibri" w:hAnsi="B Lotus" w:cs="B Lotus"/>
                  <w:sz w:val="20"/>
                  <w:szCs w:val="20"/>
                  <w:cs/>
                </w:rPr>
                <w:delText>‎</w:delText>
              </w:r>
            </w:del>
            <w:ins w:id="8126" w:author="Mehrnazi Boojari" w:date="2019-01-21T00:04:00Z">
              <w:r w:rsidR="00C776BE" w:rsidRPr="00BD53EE">
                <w:rPr>
                  <w:rFonts w:ascii="B Lotus" w:eastAsia="Calibri" w:hAnsi="B Lotus" w:cs="B Lotus" w:hint="cs"/>
                  <w:sz w:val="20"/>
                  <w:szCs w:val="20"/>
                  <w:rtl/>
                </w:rPr>
                <w:t>،</w:t>
              </w:r>
            </w:ins>
            <w:r w:rsidRPr="00C776BE">
              <w:rPr>
                <w:rFonts w:ascii="Times New Roman" w:eastAsia="Calibri" w:hAnsi="Times New Roman" w:cs="Times New Roman"/>
                <w:sz w:val="20"/>
                <w:szCs w:val="20"/>
                <w:rtl/>
                <w:rPrChange w:id="8127"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rtl/>
              </w:rPr>
              <w:t>‏عضو</w:t>
            </w:r>
            <w:del w:id="8128" w:author="Mehrnazi Boojari" w:date="2019-01-21T00:04:00Z">
              <w:r w:rsidRPr="00BD53EE" w:rsidDel="00C776BE">
                <w:rPr>
                  <w:rFonts w:ascii="B Lotus" w:eastAsia="Calibri" w:hAnsi="B Lotus" w:cs="B Lotus"/>
                  <w:sz w:val="20"/>
                  <w:szCs w:val="20"/>
                  <w:rtl/>
                </w:rPr>
                <w:delText>‏</w:delText>
              </w:r>
              <w:r w:rsidRPr="00C776BE" w:rsidDel="00C776BE">
                <w:rPr>
                  <w:rFonts w:ascii="Times New Roman" w:eastAsia="Calibri" w:hAnsi="Times New Roman" w:cs="Times New Roman"/>
                  <w:sz w:val="20"/>
                  <w:szCs w:val="20"/>
                  <w:rtl/>
                  <w:rPrChange w:id="8129" w:author="Mehrnazi Boojari" w:date="2019-01-21T00:04:00Z">
                    <w:rPr>
                      <w:rFonts w:ascii="Cambria" w:eastAsia="Calibri" w:hAnsi="Cambria" w:cs="Times New Roman"/>
                      <w:sz w:val="20"/>
                      <w:szCs w:val="20"/>
                      <w:rtl/>
                    </w:rPr>
                  </w:rPrChange>
                </w:rPr>
                <w:delText> </w:delText>
              </w:r>
              <w:r w:rsidRPr="00C776BE" w:rsidDel="00C776BE">
                <w:rPr>
                  <w:rFonts w:ascii="B Lotus" w:eastAsia="Calibri" w:hAnsi="B Lotus" w:cs="B Lotus"/>
                  <w:sz w:val="20"/>
                  <w:szCs w:val="20"/>
                  <w:cs/>
                </w:rPr>
                <w:delText>‎</w:delText>
              </w:r>
              <w:r w:rsidRPr="00BD53EE" w:rsidDel="00C776BE">
                <w:rPr>
                  <w:rFonts w:ascii="B Lotus" w:eastAsia="Calibri" w:hAnsi="B Lotus" w:cs="B Lotus"/>
                  <w:sz w:val="20"/>
                  <w:szCs w:val="20"/>
                  <w:rtl/>
                </w:rPr>
                <w:delText>,</w:delText>
              </w:r>
              <w:r w:rsidRPr="00BD53EE" w:rsidDel="00C776BE">
                <w:rPr>
                  <w:rFonts w:ascii="B Lotus" w:eastAsia="Calibri" w:hAnsi="B Lotus" w:cs="B Lotus"/>
                  <w:sz w:val="20"/>
                  <w:szCs w:val="20"/>
                  <w:cs/>
                </w:rPr>
                <w:delText>‎</w:delText>
              </w:r>
            </w:del>
            <w:ins w:id="8130" w:author="Mehrnazi Boojari" w:date="2019-01-21T00:04:00Z">
              <w:r w:rsidR="00C776BE" w:rsidRPr="00BD53EE">
                <w:rPr>
                  <w:rFonts w:ascii="B Lotus" w:eastAsia="Calibri" w:hAnsi="B Lotus" w:cs="B Lotus" w:hint="cs"/>
                  <w:sz w:val="20"/>
                  <w:szCs w:val="20"/>
                  <w:rtl/>
                </w:rPr>
                <w:t>،</w:t>
              </w:r>
            </w:ins>
            <w:r w:rsidRPr="00C776BE">
              <w:rPr>
                <w:rFonts w:ascii="Times New Roman" w:eastAsia="Calibri" w:hAnsi="Times New Roman" w:cs="Times New Roman"/>
                <w:sz w:val="20"/>
                <w:szCs w:val="20"/>
                <w:rtl/>
                <w:rPrChange w:id="8131" w:author="Mehrnazi Boojari" w:date="2019-01-21T00:04:00Z">
                  <w:rPr>
                    <w:rFonts w:ascii="Cambria" w:eastAsia="Calibri" w:hAnsi="Cambria" w:cs="Times New Roman"/>
                    <w:sz w:val="20"/>
                    <w:szCs w:val="20"/>
                    <w:rtl/>
                  </w:rPr>
                </w:rPrChange>
              </w:rPr>
              <w:t> </w:t>
            </w:r>
            <w:r w:rsidRPr="00C776BE">
              <w:rPr>
                <w:rFonts w:ascii="B Lotus" w:eastAsia="Calibri" w:hAnsi="B Lotus" w:cs="B Lotus"/>
                <w:sz w:val="20"/>
                <w:szCs w:val="20"/>
                <w:rtl/>
              </w:rPr>
              <w:t>‏</w:t>
            </w:r>
            <w:r w:rsidRPr="00BD53EE">
              <w:rPr>
                <w:rFonts w:ascii="B Lotus" w:eastAsia="Calibri" w:hAnsi="B Lotus" w:cs="B Lotus"/>
                <w:sz w:val="20"/>
                <w:szCs w:val="20"/>
                <w:rtl/>
                <w:lang w:bidi="fa-IR"/>
              </w:rPr>
              <w:t>۱۷۳۲</w:t>
            </w:r>
          </w:p>
        </w:tc>
      </w:tr>
      <w:tr w:rsidR="00A06196" w:rsidRPr="0005411D" w14:paraId="18F9AE9B"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5551745F"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فیروز توفیق</w:t>
            </w:r>
          </w:p>
        </w:tc>
        <w:tc>
          <w:tcPr>
            <w:tcW w:w="6851" w:type="dxa"/>
            <w:vAlign w:val="center"/>
          </w:tcPr>
          <w:p w14:paraId="30EA4BCF" w14:textId="77777777" w:rsidR="00A06196" w:rsidRPr="00BD53EE" w:rsidRDefault="00A06196" w:rsidP="00225374">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C776BE">
              <w:rPr>
                <w:rFonts w:ascii="B Lotus" w:eastAsia="Calibri" w:hAnsi="B Lotus" w:cs="B Lotus" w:hint="cs"/>
                <w:sz w:val="20"/>
                <w:szCs w:val="20"/>
                <w:rtl/>
              </w:rPr>
              <w:t>عضو هیئت</w:t>
            </w:r>
            <w:ins w:id="8132" w:author="Mehrnazi Boojari" w:date="2019-01-12T02:37:00Z">
              <w:r w:rsidR="00225374" w:rsidRPr="00C776BE">
                <w:rPr>
                  <w:rFonts w:ascii="B Lotus" w:eastAsia="Calibri" w:hAnsi="B Lotus" w:cs="B Lotus" w:hint="cs"/>
                  <w:sz w:val="20"/>
                  <w:szCs w:val="20"/>
                  <w:rPrChange w:id="8133" w:author="Mehrnazi Boojari" w:date="2019-01-21T00:04:00Z">
                    <w:rPr>
                      <w:rFonts w:ascii="B Lotus" w:eastAsia="Calibri" w:hAnsi="B Lotus" w:cs="B Nazanin" w:hint="cs"/>
                      <w:sz w:val="20"/>
                      <w:szCs w:val="20"/>
                    </w:rPr>
                  </w:rPrChange>
                </w:rPr>
                <w:t>‌</w:t>
              </w:r>
            </w:ins>
            <w:del w:id="8134" w:author="Mehrnazi Boojari" w:date="2019-01-12T02:37:00Z">
              <w:r w:rsidRPr="00C776BE" w:rsidDel="00225374">
                <w:rPr>
                  <w:rFonts w:ascii="B Lotus" w:eastAsia="Calibri" w:hAnsi="B Lotus" w:cs="B Lotus" w:hint="cs"/>
                  <w:sz w:val="20"/>
                  <w:szCs w:val="20"/>
                  <w:rtl/>
                </w:rPr>
                <w:delText xml:space="preserve"> </w:delText>
              </w:r>
            </w:del>
            <w:r w:rsidRPr="00BD53EE">
              <w:rPr>
                <w:rFonts w:ascii="B Lotus" w:eastAsia="Calibri" w:hAnsi="B Lotus" w:cs="B Lotus" w:hint="cs"/>
                <w:sz w:val="20"/>
                <w:szCs w:val="20"/>
                <w:rtl/>
              </w:rPr>
              <w:t>علمی دانشگاه آزاد اسلامی</w:t>
            </w:r>
          </w:p>
          <w:p w14:paraId="276B223C" w14:textId="77777777" w:rsidR="00A06196" w:rsidRPr="00BD53EE"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BD53EE">
              <w:rPr>
                <w:rFonts w:ascii="B Lotus" w:eastAsia="Calibri" w:hAnsi="B Lotus" w:cs="B Lotus" w:hint="cs"/>
                <w:sz w:val="20"/>
                <w:szCs w:val="20"/>
                <w:rtl/>
              </w:rPr>
              <w:t xml:space="preserve">دارای </w:t>
            </w:r>
            <w:r w:rsidRPr="00BD53EE">
              <w:rPr>
                <w:rFonts w:ascii="B Lotus" w:eastAsia="Calibri" w:hAnsi="B Lotus" w:cs="B Lotus"/>
                <w:sz w:val="20"/>
                <w:szCs w:val="20"/>
                <w:rtl/>
              </w:rPr>
              <w:t>سوابق تدریس در دانشگاه‌های ژنو،‌ تهران،</w:t>
            </w:r>
            <w:del w:id="8135" w:author="Mehrnazi Boojari" w:date="2019-01-09T23:33:00Z">
              <w:r w:rsidRPr="00BD53EE" w:rsidDel="00947B53">
                <w:rPr>
                  <w:rFonts w:ascii="B Lotus" w:eastAsia="Calibri" w:hAnsi="B Lotus" w:cs="B Lotus"/>
                  <w:sz w:val="20"/>
                  <w:szCs w:val="20"/>
                  <w:rtl/>
                </w:rPr>
                <w:delText xml:space="preserve"> امام </w:delText>
              </w:r>
            </w:del>
            <w:ins w:id="8136" w:author="Mehrnazi Boojari" w:date="2019-01-09T23:33:00Z">
              <w:r w:rsidR="00947B53" w:rsidRPr="00BD53EE">
                <w:rPr>
                  <w:rFonts w:ascii="B Lotus" w:eastAsia="Calibri" w:hAnsi="B Lotus" w:cs="B Lotus"/>
                  <w:sz w:val="20"/>
                  <w:szCs w:val="20"/>
                  <w:rtl/>
                </w:rPr>
                <w:t xml:space="preserve"> امام</w:t>
              </w:r>
              <w:r w:rsidR="00947B53" w:rsidRPr="00BD53EE">
                <w:rPr>
                  <w:rFonts w:ascii="Times New Roman" w:eastAsia="Calibri" w:hAnsi="Times New Roman" w:cs="Times New Roman" w:hint="cs"/>
                  <w:sz w:val="20"/>
                  <w:szCs w:val="20"/>
                  <w:rtl/>
                </w:rPr>
                <w:t> </w:t>
              </w:r>
            </w:ins>
            <w:r w:rsidRPr="00BD53EE">
              <w:rPr>
                <w:rFonts w:ascii="B Lotus" w:eastAsia="Calibri" w:hAnsi="B Lotus" w:cs="B Lotus"/>
                <w:sz w:val="20"/>
                <w:szCs w:val="20"/>
                <w:rtl/>
              </w:rPr>
              <w:t>صادق (ع)، علم و صنعت</w:t>
            </w:r>
          </w:p>
          <w:p w14:paraId="540D3010" w14:textId="77777777" w:rsidR="00A06196" w:rsidRPr="00BD53EE"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BD53EE">
              <w:rPr>
                <w:rFonts w:ascii="B Lotus" w:eastAsia="Calibri" w:hAnsi="B Lotus" w:cs="B Lotus" w:hint="cs"/>
                <w:sz w:val="20"/>
                <w:szCs w:val="20"/>
                <w:rtl/>
              </w:rPr>
              <w:t xml:space="preserve">عضو </w:t>
            </w:r>
            <w:r w:rsidRPr="00BD53EE">
              <w:rPr>
                <w:rFonts w:ascii="B Lotus" w:eastAsia="Calibri" w:hAnsi="B Lotus" w:cs="B Lotus"/>
                <w:sz w:val="20"/>
                <w:szCs w:val="20"/>
                <w:rtl/>
              </w:rPr>
              <w:t>مركز مطالعات و تحقیقات شهرسازی و معماری ایران</w:t>
            </w:r>
          </w:p>
        </w:tc>
      </w:tr>
      <w:tr w:rsidR="00A06196" w:rsidRPr="0005411D" w14:paraId="50C0BF06"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3DAC2D27"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حیدر لطفی</w:t>
            </w:r>
          </w:p>
        </w:tc>
        <w:tc>
          <w:tcPr>
            <w:tcW w:w="6851" w:type="dxa"/>
            <w:vAlign w:val="center"/>
          </w:tcPr>
          <w:p w14:paraId="114CF787" w14:textId="77777777" w:rsidR="00A06196" w:rsidRPr="0005411D" w:rsidRDefault="00A06196" w:rsidP="00225374">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هیئت</w:t>
            </w:r>
            <w:ins w:id="8137" w:author="Mehrnazi Boojari" w:date="2019-01-12T02:38:00Z">
              <w:r w:rsidR="00225374">
                <w:rPr>
                  <w:rFonts w:ascii="B Lotus" w:eastAsia="Calibri" w:hAnsi="B Lotus" w:cs="B Nazanin" w:hint="cs"/>
                  <w:sz w:val="20"/>
                  <w:szCs w:val="20"/>
                  <w:rtl/>
                </w:rPr>
                <w:t>‌</w:t>
              </w:r>
            </w:ins>
            <w:del w:id="8138" w:author="Mehrnazi Boojari" w:date="2019-01-12T02:38:00Z">
              <w:r w:rsidRPr="0005411D" w:rsidDel="00225374">
                <w:rPr>
                  <w:rFonts w:ascii="B Lotus" w:eastAsia="Calibri" w:hAnsi="B Lotus" w:cs="B Lotus" w:hint="cs"/>
                  <w:sz w:val="20"/>
                  <w:szCs w:val="20"/>
                  <w:rtl/>
                </w:rPr>
                <w:delText xml:space="preserve"> </w:delText>
              </w:r>
            </w:del>
            <w:r w:rsidRPr="0005411D">
              <w:rPr>
                <w:rFonts w:ascii="B Lotus" w:eastAsia="Calibri" w:hAnsi="B Lotus" w:cs="B Lotus" w:hint="cs"/>
                <w:sz w:val="20"/>
                <w:szCs w:val="20"/>
                <w:rtl/>
              </w:rPr>
              <w:t>علمی</w:t>
            </w:r>
            <w:del w:id="8139" w:author="Mehrnazi Boojari" w:date="2019-01-07T09:59:00Z">
              <w:r w:rsidRPr="0005411D" w:rsidDel="00A31D6F">
                <w:rPr>
                  <w:rFonts w:ascii="B Lotus" w:eastAsia="Calibri" w:hAnsi="B Lotus" w:cs="B Lotus" w:hint="cs"/>
                  <w:sz w:val="20"/>
                  <w:szCs w:val="20"/>
                  <w:rtl/>
                </w:rPr>
                <w:delText xml:space="preserve"> </w:delText>
              </w:r>
              <w:r w:rsidRPr="0005411D" w:rsidDel="00A31D6F">
                <w:rPr>
                  <w:rFonts w:ascii="B Lotus" w:eastAsia="Calibri" w:hAnsi="B Lotus" w:cs="B Lotus"/>
                  <w:sz w:val="20"/>
                  <w:szCs w:val="20"/>
                  <w:rtl/>
                </w:rPr>
                <w:delText xml:space="preserve"> </w:delText>
              </w:r>
            </w:del>
            <w:ins w:id="8140" w:author="Mehrnazi Boojari" w:date="2019-01-07T09:59:00Z">
              <w:r w:rsidR="00A31D6F">
                <w:rPr>
                  <w:rFonts w:ascii="B Lotus" w:eastAsia="Calibri" w:hAnsi="B Lotus" w:cs="B Lotus" w:hint="cs"/>
                  <w:sz w:val="20"/>
                  <w:szCs w:val="20"/>
                  <w:rtl/>
                </w:rPr>
                <w:t xml:space="preserve"> </w:t>
              </w:r>
            </w:ins>
            <w:r w:rsidRPr="0005411D">
              <w:rPr>
                <w:rFonts w:ascii="B Lotus" w:eastAsia="Calibri" w:hAnsi="B Lotus" w:cs="B Lotus"/>
                <w:sz w:val="20"/>
                <w:szCs w:val="20"/>
                <w:rtl/>
              </w:rPr>
              <w:t>گروه جغرافیای دانشگاه آزاد اسلامی</w:t>
            </w:r>
            <w:ins w:id="8141" w:author="Mehrnazi Boojari" w:date="2019-01-12T02:38:00Z">
              <w:r w:rsidR="00225374">
                <w:rPr>
                  <w:rFonts w:ascii="B Lotus" w:eastAsia="Calibri" w:hAnsi="B Lotus" w:cs="B Lotus" w:hint="cs"/>
                  <w:sz w:val="20"/>
                  <w:szCs w:val="20"/>
                  <w:rtl/>
                </w:rPr>
                <w:t xml:space="preserve"> ـ</w:t>
              </w:r>
            </w:ins>
            <w:r w:rsidRPr="0005411D">
              <w:rPr>
                <w:rFonts w:ascii="B Lotus" w:eastAsia="Calibri" w:hAnsi="B Lotus" w:cs="B Lotus"/>
                <w:sz w:val="20"/>
                <w:szCs w:val="20"/>
                <w:rtl/>
              </w:rPr>
              <w:t xml:space="preserve"> واحد</w:t>
            </w:r>
            <w:ins w:id="8142" w:author="Mehrnazi Boojari" w:date="2019-01-12T02:38:00Z">
              <w:r w:rsidR="00225374">
                <w:rPr>
                  <w:rFonts w:ascii="B Lotus" w:eastAsia="Calibri" w:hAnsi="B Lotus" w:cs="B Lotus" w:hint="cs"/>
                  <w:sz w:val="20"/>
                  <w:szCs w:val="20"/>
                  <w:rtl/>
                </w:rPr>
                <w:t xml:space="preserve"> </w:t>
              </w:r>
            </w:ins>
            <w:r w:rsidRPr="0005411D">
              <w:rPr>
                <w:rFonts w:ascii="B Lotus" w:eastAsia="Calibri" w:hAnsi="B Lotus" w:cs="B Lotus"/>
                <w:sz w:val="20"/>
                <w:szCs w:val="20"/>
                <w:rtl/>
              </w:rPr>
              <w:t>گرمسار</w:t>
            </w:r>
          </w:p>
        </w:tc>
      </w:tr>
      <w:tr w:rsidR="00A06196" w:rsidRPr="0005411D" w14:paraId="44419348"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0D6D1FE0"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محمدرضا پورمحمدی</w:t>
            </w:r>
          </w:p>
        </w:tc>
        <w:tc>
          <w:tcPr>
            <w:tcW w:w="6851" w:type="dxa"/>
            <w:vAlign w:val="center"/>
          </w:tcPr>
          <w:p w14:paraId="2E6C8DEC" w14:textId="77777777" w:rsidR="00A06196" w:rsidRPr="0005411D" w:rsidRDefault="00A06196" w:rsidP="00225374">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 xml:space="preserve">رئیس </w:t>
            </w:r>
            <w:del w:id="8143" w:author="Mehrnazi Boojari" w:date="2019-01-12T02:38:00Z">
              <w:r w:rsidRPr="0005411D" w:rsidDel="00225374">
                <w:rPr>
                  <w:rFonts w:ascii="B Lotus" w:eastAsia="Calibri" w:hAnsi="B Lotus" w:cs="B Lotus" w:hint="cs"/>
                  <w:sz w:val="20"/>
                  <w:szCs w:val="20"/>
                  <w:rtl/>
                </w:rPr>
                <w:delText xml:space="preserve">اسبق </w:delText>
              </w:r>
            </w:del>
            <w:ins w:id="8144" w:author="Mehrnazi Boojari" w:date="2019-01-12T02:38:00Z">
              <w:r w:rsidR="00225374">
                <w:rPr>
                  <w:rFonts w:ascii="B Lotus" w:eastAsia="Calibri" w:hAnsi="B Lotus" w:cs="B Lotus" w:hint="cs"/>
                  <w:sz w:val="20"/>
                  <w:szCs w:val="20"/>
                  <w:rtl/>
                </w:rPr>
                <w:t>سابق</w:t>
              </w:r>
              <w:r w:rsidR="00225374" w:rsidRPr="0005411D">
                <w:rPr>
                  <w:rFonts w:ascii="B Lotus" w:eastAsia="Calibri" w:hAnsi="B Lotus" w:cs="B Lotus" w:hint="cs"/>
                  <w:sz w:val="20"/>
                  <w:szCs w:val="20"/>
                  <w:rtl/>
                </w:rPr>
                <w:t xml:space="preserve"> </w:t>
              </w:r>
            </w:ins>
            <w:r w:rsidRPr="0005411D">
              <w:rPr>
                <w:rFonts w:ascii="B Lotus" w:eastAsia="Calibri" w:hAnsi="B Lotus" w:cs="B Lotus" w:hint="cs"/>
                <w:sz w:val="20"/>
                <w:szCs w:val="20"/>
                <w:rtl/>
              </w:rPr>
              <w:t>دانشگاه تبریز</w:t>
            </w:r>
          </w:p>
          <w:p w14:paraId="158D5D65" w14:textId="77777777" w:rsidR="00A06196" w:rsidRPr="0005411D" w:rsidRDefault="00A06196" w:rsidP="00225374">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عضو اجلاسیه</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آکسفورد</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در</w:t>
            </w:r>
            <w:ins w:id="8145" w:author="Mehrnazi Boojari" w:date="2019-01-12T02:38:00Z">
              <w:r w:rsidR="00225374">
                <w:rPr>
                  <w:rFonts w:ascii="B Lotus" w:eastAsia="Calibri" w:hAnsi="B Lotus" w:cs="Times New Roman" w:hint="eastAsia"/>
                  <w:sz w:val="20"/>
                  <w:szCs w:val="20"/>
                  <w:rtl/>
                </w:rPr>
                <w:t> </w:t>
              </w:r>
            </w:ins>
            <w:r w:rsidRPr="0005411D">
              <w:rPr>
                <w:rFonts w:ascii="B Lotus" w:eastAsia="Calibri" w:hAnsi="B Lotus" w:cs="B Lotus" w:hint="cs"/>
                <w:sz w:val="20"/>
                <w:szCs w:val="20"/>
                <w:rtl/>
              </w:rPr>
              <w:t>خصوص</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آموزش</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عالی؛ انگلستان</w:t>
            </w:r>
            <w:del w:id="8146" w:author="Mehrnazi Boojari" w:date="2019-01-12T02:38:00Z">
              <w:r w:rsidRPr="0005411D" w:rsidDel="00225374">
                <w:rPr>
                  <w:rFonts w:ascii="B Lotus" w:eastAsia="Calibri" w:hAnsi="B Lotus" w:cs="B Lotus"/>
                  <w:sz w:val="20"/>
                  <w:szCs w:val="20"/>
                </w:rPr>
                <w:tab/>
              </w:r>
            </w:del>
            <w:ins w:id="8147" w:author="Mehrnazi Boojari" w:date="2019-01-12T02:38:00Z">
              <w:r w:rsidR="00225374">
                <w:rPr>
                  <w:rFonts w:ascii="B Lotus" w:eastAsia="Calibri" w:hAnsi="B Lotus" w:cs="Times New Roman" w:hint="cs"/>
                  <w:sz w:val="20"/>
                  <w:szCs w:val="20"/>
                  <w:rtl/>
                </w:rPr>
                <w:t> </w:t>
              </w:r>
            </w:ins>
            <w:r w:rsidRPr="0005411D">
              <w:rPr>
                <w:rFonts w:ascii="B Lotus" w:eastAsia="Calibri" w:hAnsi="B Lotus" w:cs="B Lotus"/>
                <w:sz w:val="20"/>
                <w:szCs w:val="20"/>
                <w:rtl/>
              </w:rPr>
              <w:t>1382</w:t>
            </w:r>
          </w:p>
          <w:p w14:paraId="6B44AA2E" w14:textId="77777777" w:rsidR="00A06196" w:rsidRPr="0005411D"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عضو</w:t>
            </w:r>
            <w:ins w:id="8148" w:author="Mehrnazi Boojari" w:date="2019-01-12T02:38:00Z">
              <w:r w:rsidR="00225374">
                <w:rPr>
                  <w:rFonts w:ascii="B Lotus" w:eastAsia="Calibri" w:hAnsi="B Lotus" w:cs="B Lotus" w:hint="cs"/>
                  <w:sz w:val="20"/>
                  <w:szCs w:val="20"/>
                  <w:rtl/>
                </w:rPr>
                <w:t xml:space="preserve"> </w:t>
              </w:r>
            </w:ins>
            <w:r w:rsidRPr="0005411D">
              <w:rPr>
                <w:rFonts w:ascii="B Lotus" w:eastAsia="Calibri" w:hAnsi="B Lotus" w:cs="B Lotus" w:hint="cs"/>
                <w:sz w:val="20"/>
                <w:szCs w:val="20"/>
                <w:rtl/>
              </w:rPr>
              <w:t>اتحادیه</w:t>
            </w:r>
            <w:r w:rsidRPr="0005411D">
              <w:rPr>
                <w:rFonts w:ascii="B Lotus" w:eastAsia="Calibri" w:hAnsi="B Lotus" w:cs="B Lotus"/>
                <w:sz w:val="20"/>
                <w:szCs w:val="20"/>
                <w:rtl/>
              </w:rPr>
              <w:t xml:space="preserve"> </w:t>
            </w:r>
            <w:del w:id="8149" w:author="Mehrnazi Boojari" w:date="2019-01-07T09:48:00Z">
              <w:r w:rsidRPr="0005411D" w:rsidDel="006F7CCF">
                <w:rPr>
                  <w:rFonts w:ascii="B Lotus" w:eastAsia="Calibri" w:hAnsi="B Lotus" w:cs="B Lotus" w:hint="cs"/>
                  <w:sz w:val="20"/>
                  <w:szCs w:val="20"/>
                  <w:rtl/>
                </w:rPr>
                <w:delText>بین</w:delText>
              </w:r>
              <w:r w:rsidRPr="0005411D" w:rsidDel="006F7CCF">
                <w:rPr>
                  <w:rFonts w:ascii="B Lotus" w:eastAsia="Calibri" w:hAnsi="B Lotus" w:cs="B Lotus"/>
                  <w:sz w:val="20"/>
                  <w:szCs w:val="20"/>
                  <w:rtl/>
                </w:rPr>
                <w:delText xml:space="preserve"> </w:delText>
              </w:r>
              <w:r w:rsidRPr="0005411D" w:rsidDel="006F7CCF">
                <w:rPr>
                  <w:rFonts w:ascii="B Lotus" w:eastAsia="Calibri" w:hAnsi="B Lotus" w:cs="B Lotus" w:hint="cs"/>
                  <w:sz w:val="20"/>
                  <w:szCs w:val="20"/>
                  <w:rtl/>
                </w:rPr>
                <w:delText>الملل</w:delText>
              </w:r>
            </w:del>
            <w:ins w:id="8150" w:author="Mehrnazi Boojari" w:date="2019-01-07T09:48:00Z">
              <w:r w:rsidR="006F7CCF">
                <w:rPr>
                  <w:rFonts w:ascii="B Lotus" w:eastAsia="Calibri" w:hAnsi="B Lotus" w:cs="B Lotus" w:hint="cs"/>
                  <w:sz w:val="20"/>
                  <w:szCs w:val="20"/>
                  <w:rtl/>
                </w:rPr>
                <w:t>بین‌الملل</w:t>
              </w:r>
            </w:ins>
            <w:r w:rsidRPr="0005411D">
              <w:rPr>
                <w:rFonts w:ascii="B Lotus" w:eastAsia="Calibri" w:hAnsi="B Lotus" w:cs="B Lotus" w:hint="cs"/>
                <w:sz w:val="20"/>
                <w:szCs w:val="20"/>
                <w:rtl/>
              </w:rPr>
              <w:t>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دانشگاه</w:t>
            </w:r>
            <w:ins w:id="8151" w:author="Mehrnazi Boojari" w:date="2019-01-12T02:38:00Z">
              <w:r w:rsidR="00225374">
                <w:rPr>
                  <w:rFonts w:ascii="B Lotus" w:eastAsia="Calibri" w:hAnsi="B Lotus" w:cs="B Nazanin" w:hint="cs"/>
                  <w:sz w:val="20"/>
                  <w:szCs w:val="20"/>
                  <w:rtl/>
                </w:rPr>
                <w:t>‌</w:t>
              </w:r>
            </w:ins>
            <w:r w:rsidRPr="0005411D">
              <w:rPr>
                <w:rFonts w:ascii="B Lotus" w:eastAsia="Calibri" w:hAnsi="B Lotus" w:cs="B Lotus" w:hint="cs"/>
                <w:sz w:val="20"/>
                <w:szCs w:val="20"/>
                <w:rtl/>
              </w:rPr>
              <w:t>ها</w:t>
            </w:r>
            <w:del w:id="8152" w:author="Mehrnazi Boojari" w:date="2019-01-07T09:47:00Z">
              <w:r w:rsidRPr="0005411D" w:rsidDel="006F7CCF">
                <w:rPr>
                  <w:rFonts w:ascii="B Lotus" w:eastAsia="Calibri" w:hAnsi="B Lotus" w:cs="B Lotus" w:hint="cs"/>
                  <w:sz w:val="20"/>
                  <w:szCs w:val="20"/>
                  <w:rtl/>
                </w:rPr>
                <w:delText xml:space="preserve"> ؛</w:delText>
              </w:r>
            </w:del>
            <w:ins w:id="8153" w:author="Mehrnazi Boojari" w:date="2019-01-07T09:47:00Z">
              <w:r w:rsidR="006F7CCF">
                <w:rPr>
                  <w:rFonts w:ascii="B Lotus" w:eastAsia="Calibri" w:hAnsi="B Lotus" w:cs="B Lotus" w:hint="cs"/>
                  <w:sz w:val="20"/>
                  <w:szCs w:val="20"/>
                  <w:rtl/>
                </w:rPr>
                <w:t>؛</w:t>
              </w:r>
            </w:ins>
            <w:ins w:id="8154" w:author="Mehrnazi Boojari" w:date="2019-01-12T02:38:00Z">
              <w:r w:rsidR="00225374">
                <w:rPr>
                  <w:rFonts w:ascii="B Lotus" w:eastAsia="Calibri" w:hAnsi="B Lotus" w:cs="B Lotus" w:hint="cs"/>
                  <w:sz w:val="20"/>
                  <w:szCs w:val="20"/>
                  <w:rtl/>
                </w:rPr>
                <w:t xml:space="preserve"> </w:t>
              </w:r>
            </w:ins>
            <w:r w:rsidRPr="0005411D">
              <w:rPr>
                <w:rFonts w:ascii="B Lotus" w:eastAsia="Calibri" w:hAnsi="B Lotus" w:cs="B Lotus" w:hint="cs"/>
                <w:sz w:val="20"/>
                <w:szCs w:val="20"/>
                <w:rtl/>
              </w:rPr>
              <w:t>مقر</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یونسکو</w:t>
            </w:r>
            <w:r w:rsidRPr="0005411D">
              <w:rPr>
                <w:rFonts w:ascii="B Lotus" w:eastAsia="Calibri" w:hAnsi="B Lotus" w:cs="B Lotus"/>
                <w:sz w:val="20"/>
                <w:szCs w:val="20"/>
                <w:rtl/>
              </w:rPr>
              <w:tab/>
              <w:t>1383</w:t>
            </w:r>
          </w:p>
        </w:tc>
      </w:tr>
      <w:tr w:rsidR="00A06196" w:rsidRPr="0005411D" w14:paraId="0EE6A2F1"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22BC12A4"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مهدی پورطاهری</w:t>
            </w:r>
          </w:p>
        </w:tc>
        <w:tc>
          <w:tcPr>
            <w:tcW w:w="6851" w:type="dxa"/>
            <w:vAlign w:val="center"/>
          </w:tcPr>
          <w:p w14:paraId="2423DD1F" w14:textId="77777777" w:rsidR="00A06196" w:rsidRPr="0005411D" w:rsidRDefault="00A06196" w:rsidP="00225374">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هیئت</w:t>
            </w:r>
            <w:ins w:id="8155" w:author="Mehrnazi Boojari" w:date="2019-01-12T02:38:00Z">
              <w:r w:rsidR="00225374">
                <w:rPr>
                  <w:rFonts w:ascii="B Lotus" w:eastAsia="Calibri" w:hAnsi="B Lotus" w:cs="B Nazanin" w:hint="cs"/>
                  <w:sz w:val="20"/>
                  <w:szCs w:val="20"/>
                  <w:rtl/>
                </w:rPr>
                <w:t>‌</w:t>
              </w:r>
            </w:ins>
            <w:del w:id="8156" w:author="Mehrnazi Boojari" w:date="2019-01-12T02:38:00Z">
              <w:r w:rsidRPr="0005411D" w:rsidDel="00225374">
                <w:rPr>
                  <w:rFonts w:ascii="B Lotus" w:eastAsia="Calibri" w:hAnsi="B Lotus" w:cs="B Lotus" w:hint="cs"/>
                  <w:sz w:val="20"/>
                  <w:szCs w:val="20"/>
                  <w:rtl/>
                </w:rPr>
                <w:delText xml:space="preserve"> </w:delText>
              </w:r>
            </w:del>
            <w:r w:rsidRPr="0005411D">
              <w:rPr>
                <w:rFonts w:ascii="B Lotus" w:eastAsia="Calibri" w:hAnsi="B Lotus" w:cs="B Lotus" w:hint="cs"/>
                <w:sz w:val="20"/>
                <w:szCs w:val="20"/>
                <w:rtl/>
              </w:rPr>
              <w:t>علمی دانشگاه تربیت مدرس</w:t>
            </w:r>
            <w:del w:id="8157" w:author="Mehrnazi Boojari" w:date="2019-01-07T09:47:00Z">
              <w:r w:rsidRPr="0005411D" w:rsidDel="006F7CCF">
                <w:rPr>
                  <w:rFonts w:ascii="B Lotus" w:eastAsia="Calibri" w:hAnsi="B Lotus" w:cs="B Lotus" w:hint="cs"/>
                  <w:sz w:val="20"/>
                  <w:szCs w:val="20"/>
                  <w:rtl/>
                </w:rPr>
                <w:delText xml:space="preserve"> ؛</w:delText>
              </w:r>
            </w:del>
            <w:ins w:id="8158" w:author="Mehrnazi Boojari" w:date="2019-01-07T09:47:00Z">
              <w:r w:rsidR="006F7CCF">
                <w:rPr>
                  <w:rFonts w:ascii="B Lotus" w:eastAsia="Calibri" w:hAnsi="B Lotus" w:cs="B Lotus" w:hint="cs"/>
                  <w:sz w:val="20"/>
                  <w:szCs w:val="20"/>
                  <w:rtl/>
                </w:rPr>
                <w:t>؛</w:t>
              </w:r>
            </w:ins>
            <w:ins w:id="8159" w:author="Mehrnazi Boojari" w:date="2019-01-12T02:39:00Z">
              <w:r w:rsidR="00225374">
                <w:rPr>
                  <w:rFonts w:ascii="B Lotus" w:eastAsia="Calibri" w:hAnsi="B Lotus" w:cs="B Lotus" w:hint="cs"/>
                  <w:sz w:val="20"/>
                  <w:szCs w:val="20"/>
                  <w:rtl/>
                </w:rPr>
                <w:t xml:space="preserve"> </w:t>
              </w:r>
            </w:ins>
            <w:r w:rsidRPr="0005411D">
              <w:rPr>
                <w:rFonts w:ascii="B Lotus" w:eastAsia="Calibri" w:hAnsi="B Lotus" w:cs="B Lotus"/>
                <w:sz w:val="20"/>
                <w:szCs w:val="20"/>
                <w:rtl/>
              </w:rPr>
              <w:t>گروه جغرافیا و برنامه‌ریزی روستایی</w:t>
            </w:r>
          </w:p>
        </w:tc>
      </w:tr>
      <w:tr w:rsidR="00A06196" w:rsidRPr="0005411D" w14:paraId="2E960F8A"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41059F43"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 xml:space="preserve">دکتر محسن </w:t>
            </w:r>
            <w:del w:id="8160" w:author="Mehrnazi Boojari" w:date="2019-01-10T06:31:00Z">
              <w:r w:rsidRPr="0005411D" w:rsidDel="00CD4BA1">
                <w:rPr>
                  <w:rFonts w:ascii="B Lotus" w:eastAsia="Calibri" w:hAnsi="B Lotus" w:cs="B Lotus" w:hint="cs"/>
                  <w:sz w:val="20"/>
                  <w:szCs w:val="20"/>
                  <w:rtl/>
                </w:rPr>
                <w:delText>سرتیپی پور</w:delText>
              </w:r>
            </w:del>
            <w:ins w:id="8161" w:author="Mehrnazi Boojari" w:date="2019-01-10T06:31:00Z">
              <w:r w:rsidR="00CD4BA1">
                <w:rPr>
                  <w:rFonts w:ascii="B Lotus" w:eastAsia="Calibri" w:hAnsi="B Lotus" w:cs="B Lotus" w:hint="cs"/>
                  <w:sz w:val="20"/>
                  <w:szCs w:val="20"/>
                  <w:rtl/>
                </w:rPr>
                <w:t>سرتیپی‌پور</w:t>
              </w:r>
            </w:ins>
          </w:p>
        </w:tc>
        <w:tc>
          <w:tcPr>
            <w:tcW w:w="6851" w:type="dxa"/>
            <w:vAlign w:val="center"/>
          </w:tcPr>
          <w:p w14:paraId="0FBBB186" w14:textId="77777777" w:rsidR="00A06196" w:rsidRPr="0005411D"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استاد دانشکده معماری و شهرسازی</w:t>
            </w:r>
            <w:r w:rsidRPr="0005411D">
              <w:rPr>
                <w:rFonts w:ascii="B Lotus" w:eastAsia="Calibri" w:hAnsi="B Lotus" w:cs="B Lotus" w:hint="cs"/>
                <w:sz w:val="20"/>
                <w:szCs w:val="20"/>
                <w:rtl/>
              </w:rPr>
              <w:t xml:space="preserve"> دانشگاه شهید بهشتی</w:t>
            </w:r>
          </w:p>
        </w:tc>
      </w:tr>
      <w:tr w:rsidR="00A06196" w:rsidRPr="0005411D" w14:paraId="583F662C"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4DDEDAE7"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علی شکوری</w:t>
            </w:r>
          </w:p>
        </w:tc>
        <w:tc>
          <w:tcPr>
            <w:tcW w:w="6851" w:type="dxa"/>
            <w:vAlign w:val="center"/>
          </w:tcPr>
          <w:p w14:paraId="7980AB7A"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دانشیار گروه برنامه</w:t>
            </w:r>
            <w:ins w:id="8162" w:author="Mehrnazi Boojari" w:date="2019-01-12T02:39:00Z">
              <w:r w:rsidR="00225374">
                <w:rPr>
                  <w:rFonts w:ascii="B Lotus" w:eastAsia="Calibri" w:hAnsi="B Lotus" w:cs="B Nazanin" w:hint="cs"/>
                  <w:sz w:val="20"/>
                  <w:szCs w:val="20"/>
                  <w:rtl/>
                </w:rPr>
                <w:t>‌</w:t>
              </w:r>
            </w:ins>
            <w:del w:id="8163" w:author="Mehrnazi Boojari" w:date="2019-01-07T10:05:00Z">
              <w:r w:rsidRPr="0005411D" w:rsidDel="00A31D6F">
                <w:rPr>
                  <w:rFonts w:ascii="B Lotus" w:eastAsia="Calibri" w:hAnsi="B Lotus" w:cs="B Lotus" w:hint="cs"/>
                  <w:sz w:val="20"/>
                  <w:szCs w:val="20"/>
                  <w:rtl/>
                </w:rPr>
                <w:delText xml:space="preserve"> ریزی </w:delText>
              </w:r>
            </w:del>
            <w:ins w:id="8164" w:author="Mehrnazi Boojari" w:date="2019-01-07T10:05:00Z">
              <w:r w:rsidR="00A31D6F">
                <w:rPr>
                  <w:rFonts w:ascii="B Lotus" w:eastAsia="Calibri" w:hAnsi="B Lotus" w:cs="B Lotus" w:hint="cs"/>
                  <w:sz w:val="20"/>
                  <w:szCs w:val="20"/>
                  <w:rtl/>
                </w:rPr>
                <w:t xml:space="preserve">‌ریزی </w:t>
              </w:r>
            </w:ins>
            <w:r w:rsidRPr="0005411D">
              <w:rPr>
                <w:rFonts w:ascii="B Lotus" w:eastAsia="Calibri" w:hAnsi="B Lotus" w:cs="B Lotus" w:hint="cs"/>
                <w:sz w:val="20"/>
                <w:szCs w:val="20"/>
                <w:rtl/>
              </w:rPr>
              <w:t>اجتماعی دانشگاه تهران</w:t>
            </w:r>
          </w:p>
        </w:tc>
      </w:tr>
      <w:tr w:rsidR="00A06196" w:rsidRPr="0005411D" w14:paraId="66A5B775"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133F93C2"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فاتح کبیری</w:t>
            </w:r>
          </w:p>
        </w:tc>
        <w:tc>
          <w:tcPr>
            <w:tcW w:w="6851" w:type="dxa"/>
            <w:vAlign w:val="center"/>
          </w:tcPr>
          <w:p w14:paraId="091430ED" w14:textId="77777777" w:rsidR="00A06196" w:rsidRPr="0005411D" w:rsidRDefault="00A06196" w:rsidP="00225374">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 xml:space="preserve">عضو </w:t>
            </w:r>
            <w:del w:id="8165" w:author="Mehrnazi Boojari" w:date="2019-01-08T02:11:00Z">
              <w:r w:rsidRPr="0005411D" w:rsidDel="00175889">
                <w:rPr>
                  <w:rFonts w:ascii="B Lotus" w:eastAsia="Calibri" w:hAnsi="B Lotus" w:cs="B Lotus"/>
                  <w:sz w:val="20"/>
                  <w:szCs w:val="20"/>
                  <w:rtl/>
                </w:rPr>
                <w:delText>هیات</w:delText>
              </w:r>
            </w:del>
            <w:ins w:id="8166" w:author="Mehrnazi Boojari" w:date="2019-01-08T02:11:00Z">
              <w:r w:rsidR="00175889">
                <w:rPr>
                  <w:rFonts w:ascii="B Lotus" w:eastAsia="Calibri" w:hAnsi="B Lotus" w:cs="B Lotus"/>
                  <w:sz w:val="20"/>
                  <w:szCs w:val="20"/>
                  <w:rtl/>
                </w:rPr>
                <w:t>هیئت</w:t>
              </w:r>
            </w:ins>
            <w:del w:id="8167" w:author="Mehrnazi Boojari" w:date="2019-01-12T02:39:00Z">
              <w:r w:rsidRPr="0005411D" w:rsidDel="00225374">
                <w:rPr>
                  <w:rFonts w:ascii="B Lotus" w:eastAsia="Calibri" w:hAnsi="B Lotus" w:cs="B Lotus"/>
                  <w:sz w:val="20"/>
                  <w:szCs w:val="20"/>
                  <w:rtl/>
                </w:rPr>
                <w:delText xml:space="preserve"> </w:delText>
              </w:r>
            </w:del>
            <w:ins w:id="8168" w:author="Mehrnazi Boojari" w:date="2019-01-12T02:39:00Z">
              <w:r w:rsidR="00225374">
                <w:rPr>
                  <w:rFonts w:ascii="B Lotus" w:eastAsia="Calibri" w:hAnsi="B Lotus" w:cs="B Nazanin" w:hint="cs"/>
                  <w:sz w:val="20"/>
                  <w:szCs w:val="20"/>
                  <w:rtl/>
                </w:rPr>
                <w:t>‌</w:t>
              </w:r>
            </w:ins>
            <w:r w:rsidRPr="0005411D">
              <w:rPr>
                <w:rFonts w:ascii="B Lotus" w:eastAsia="Calibri" w:hAnsi="B Lotus" w:cs="B Lotus"/>
                <w:sz w:val="20"/>
                <w:szCs w:val="20"/>
                <w:rtl/>
              </w:rPr>
              <w:t>علمی دانشگاه آزاد اسلامی واحد سمیرم</w:t>
            </w:r>
          </w:p>
        </w:tc>
      </w:tr>
      <w:tr w:rsidR="00A06196" w:rsidRPr="0005411D" w14:paraId="7FAFC487"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7E7BE8A7"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زهرا قاطعی کلاشمی</w:t>
            </w:r>
          </w:p>
        </w:tc>
        <w:tc>
          <w:tcPr>
            <w:tcW w:w="6851" w:type="dxa"/>
            <w:vAlign w:val="center"/>
          </w:tcPr>
          <w:p w14:paraId="7299571C" w14:textId="77777777" w:rsidR="00A06196" w:rsidRPr="0005411D" w:rsidRDefault="00A06196" w:rsidP="00225374">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کارشناسی</w:t>
            </w:r>
            <w:ins w:id="8169" w:author="Mehrnazi Boojari" w:date="2019-01-12T02:39:00Z">
              <w:r w:rsidR="00225374">
                <w:rPr>
                  <w:rFonts w:ascii="B Lotus" w:eastAsia="Calibri" w:hAnsi="B Lotus" w:cs="B Nazanin" w:hint="cs"/>
                  <w:sz w:val="20"/>
                  <w:szCs w:val="20"/>
                  <w:rtl/>
                </w:rPr>
                <w:t>‌</w:t>
              </w:r>
            </w:ins>
            <w:del w:id="8170" w:author="Mehrnazi Boojari" w:date="2019-01-12T02:39:00Z">
              <w:r w:rsidRPr="0005411D" w:rsidDel="00225374">
                <w:rPr>
                  <w:rFonts w:ascii="B Lotus" w:eastAsia="Calibri" w:hAnsi="B Lotus" w:cs="B Lotus"/>
                  <w:sz w:val="20"/>
                  <w:szCs w:val="20"/>
                  <w:rtl/>
                </w:rPr>
                <w:delText xml:space="preserve"> </w:delText>
              </w:r>
            </w:del>
            <w:r w:rsidRPr="0005411D">
              <w:rPr>
                <w:rFonts w:ascii="B Lotus" w:eastAsia="Calibri" w:hAnsi="B Lotus" w:cs="B Lotus"/>
                <w:sz w:val="20"/>
                <w:szCs w:val="20"/>
                <w:rtl/>
              </w:rPr>
              <w:t>ارشد برنامه</w:t>
            </w:r>
            <w:del w:id="8171" w:author="Mehrnazi Boojari" w:date="2019-01-07T10:05:00Z">
              <w:r w:rsidRPr="0005411D" w:rsidDel="00A31D6F">
                <w:rPr>
                  <w:rFonts w:ascii="B Lotus" w:eastAsia="Calibri" w:hAnsi="B Lotus" w:cs="B Lotus" w:hint="cs"/>
                  <w:sz w:val="20"/>
                  <w:szCs w:val="20"/>
                  <w:rtl/>
                </w:rPr>
                <w:delText xml:space="preserve"> </w:delText>
              </w:r>
              <w:r w:rsidRPr="0005411D" w:rsidDel="00A31D6F">
                <w:rPr>
                  <w:rFonts w:ascii="B Lotus" w:eastAsia="Calibri" w:hAnsi="B Lotus" w:cs="B Lotus"/>
                  <w:sz w:val="20"/>
                  <w:szCs w:val="20"/>
                  <w:rtl/>
                </w:rPr>
                <w:delText xml:space="preserve">ریزی </w:delText>
              </w:r>
            </w:del>
            <w:ins w:id="8172" w:author="Mehrnazi Boojari" w:date="2019-01-07T10:05:00Z">
              <w:r w:rsidR="00A31D6F">
                <w:rPr>
                  <w:rFonts w:ascii="B Lotus" w:eastAsia="Calibri" w:hAnsi="B Lotus" w:cs="B Lotus" w:hint="cs"/>
                  <w:sz w:val="20"/>
                  <w:szCs w:val="20"/>
                  <w:rtl/>
                </w:rPr>
                <w:t xml:space="preserve">‌ریزی </w:t>
              </w:r>
            </w:ins>
            <w:r w:rsidRPr="0005411D">
              <w:rPr>
                <w:rFonts w:ascii="B Lotus" w:eastAsia="Calibri" w:hAnsi="B Lotus" w:cs="B Lotus"/>
                <w:sz w:val="20"/>
                <w:szCs w:val="20"/>
                <w:rtl/>
              </w:rPr>
              <w:t>شهری دانشگاه هنر اصفهان</w:t>
            </w:r>
          </w:p>
        </w:tc>
      </w:tr>
      <w:tr w:rsidR="00A06196" w:rsidRPr="0005411D" w14:paraId="5C4B904F"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15137CE3"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نقی عسگری</w:t>
            </w:r>
          </w:p>
        </w:tc>
        <w:tc>
          <w:tcPr>
            <w:tcW w:w="6851" w:type="dxa"/>
            <w:vAlign w:val="center"/>
          </w:tcPr>
          <w:p w14:paraId="27AABE19" w14:textId="77777777" w:rsidR="00A06196" w:rsidRPr="0005411D" w:rsidRDefault="00A06196" w:rsidP="00225374">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 xml:space="preserve">عضو </w:t>
            </w:r>
            <w:del w:id="8173" w:author="Mehrnazi Boojari" w:date="2019-01-08T02:11:00Z">
              <w:r w:rsidRPr="0005411D" w:rsidDel="00175889">
                <w:rPr>
                  <w:rFonts w:ascii="B Lotus" w:eastAsia="Calibri" w:hAnsi="B Lotus" w:cs="B Lotus"/>
                  <w:sz w:val="20"/>
                  <w:szCs w:val="20"/>
                  <w:rtl/>
                </w:rPr>
                <w:delText>هیات</w:delText>
              </w:r>
            </w:del>
            <w:ins w:id="8174" w:author="Mehrnazi Boojari" w:date="2019-01-08T02:11:00Z">
              <w:r w:rsidR="00175889">
                <w:rPr>
                  <w:rFonts w:ascii="B Lotus" w:eastAsia="Calibri" w:hAnsi="B Lotus" w:cs="B Lotus"/>
                  <w:sz w:val="20"/>
                  <w:szCs w:val="20"/>
                  <w:rtl/>
                </w:rPr>
                <w:t>هیئت</w:t>
              </w:r>
            </w:ins>
            <w:ins w:id="8175" w:author="Mehrnazi Boojari" w:date="2019-01-12T02:39:00Z">
              <w:r w:rsidR="00225374">
                <w:rPr>
                  <w:rFonts w:ascii="B Lotus" w:eastAsia="Calibri" w:hAnsi="B Lotus" w:cs="B Nazanin" w:hint="cs"/>
                  <w:sz w:val="20"/>
                  <w:szCs w:val="20"/>
                  <w:rtl/>
                </w:rPr>
                <w:t>‌</w:t>
              </w:r>
            </w:ins>
            <w:del w:id="8176" w:author="Mehrnazi Boojari" w:date="2019-01-12T02:39:00Z">
              <w:r w:rsidRPr="0005411D" w:rsidDel="00225374">
                <w:rPr>
                  <w:rFonts w:ascii="B Lotus" w:eastAsia="Calibri" w:hAnsi="B Lotus" w:cs="B Lotus"/>
                  <w:sz w:val="20"/>
                  <w:szCs w:val="20"/>
                  <w:rtl/>
                </w:rPr>
                <w:delText xml:space="preserve"> </w:delText>
              </w:r>
            </w:del>
            <w:r w:rsidRPr="0005411D">
              <w:rPr>
                <w:rFonts w:ascii="B Lotus" w:eastAsia="Calibri" w:hAnsi="B Lotus" w:cs="B Lotus"/>
                <w:sz w:val="20"/>
                <w:szCs w:val="20"/>
                <w:rtl/>
              </w:rPr>
              <w:t>علمی</w:t>
            </w:r>
            <w:r w:rsidRPr="0005411D">
              <w:rPr>
                <w:rFonts w:ascii="B Lotus" w:eastAsia="Calibri" w:hAnsi="B Lotus" w:cs="B Lotus" w:hint="cs"/>
                <w:sz w:val="20"/>
                <w:szCs w:val="20"/>
                <w:rtl/>
              </w:rPr>
              <w:t xml:space="preserve"> گروه برنامه</w:t>
            </w:r>
            <w:del w:id="8177" w:author="Mehrnazi Boojari" w:date="2019-01-07T10:05:00Z">
              <w:r w:rsidRPr="0005411D" w:rsidDel="00A31D6F">
                <w:rPr>
                  <w:rFonts w:ascii="B Lotus" w:eastAsia="Calibri" w:hAnsi="B Lotus" w:cs="B Lotus" w:hint="cs"/>
                  <w:sz w:val="20"/>
                  <w:szCs w:val="20"/>
                  <w:rtl/>
                </w:rPr>
                <w:delText xml:space="preserve"> ریزی </w:delText>
              </w:r>
            </w:del>
            <w:ins w:id="8178" w:author="Mehrnazi Boojari" w:date="2019-01-07T10:05:00Z">
              <w:r w:rsidR="00A31D6F">
                <w:rPr>
                  <w:rFonts w:ascii="B Lotus" w:eastAsia="Calibri" w:hAnsi="B Lotus" w:cs="B Lotus" w:hint="cs"/>
                  <w:sz w:val="20"/>
                  <w:szCs w:val="20"/>
                  <w:rtl/>
                </w:rPr>
                <w:t xml:space="preserve">‌ریزی </w:t>
              </w:r>
            </w:ins>
            <w:r w:rsidRPr="0005411D">
              <w:rPr>
                <w:rFonts w:ascii="B Lotus" w:eastAsia="Calibri" w:hAnsi="B Lotus" w:cs="B Lotus" w:hint="cs"/>
                <w:sz w:val="20"/>
                <w:szCs w:val="20"/>
                <w:rtl/>
              </w:rPr>
              <w:t>شهری و منطقه</w:t>
            </w:r>
            <w:ins w:id="8179" w:author="Mehrnazi Boojari" w:date="2019-01-12T02:39:00Z">
              <w:r w:rsidR="00225374">
                <w:rPr>
                  <w:rFonts w:ascii="B Lotus" w:eastAsia="Calibri" w:hAnsi="B Lotus" w:cs="B Nazanin" w:hint="cs"/>
                  <w:sz w:val="20"/>
                  <w:szCs w:val="20"/>
                  <w:rtl/>
                </w:rPr>
                <w:t>‌</w:t>
              </w:r>
            </w:ins>
            <w:del w:id="8180" w:author="Mehrnazi Boojari" w:date="2019-01-12T02:39:00Z">
              <w:r w:rsidRPr="0005411D" w:rsidDel="00225374">
                <w:rPr>
                  <w:rFonts w:ascii="B Lotus" w:eastAsia="Calibri" w:hAnsi="B Lotus" w:cs="B Lotus" w:hint="cs"/>
                  <w:sz w:val="20"/>
                  <w:szCs w:val="20"/>
                  <w:rtl/>
                </w:rPr>
                <w:delText xml:space="preserve"> </w:delText>
              </w:r>
            </w:del>
            <w:r w:rsidRPr="0005411D">
              <w:rPr>
                <w:rFonts w:ascii="B Lotus" w:eastAsia="Calibri" w:hAnsi="B Lotus" w:cs="B Lotus" w:hint="cs"/>
                <w:sz w:val="20"/>
                <w:szCs w:val="20"/>
                <w:rtl/>
              </w:rPr>
              <w:t>ای</w:t>
            </w:r>
            <w:del w:id="8181" w:author="Mehrnazi Boojari" w:date="2019-01-07T09:47:00Z">
              <w:r w:rsidRPr="0005411D" w:rsidDel="006F7CCF">
                <w:rPr>
                  <w:rFonts w:ascii="B Lotus" w:eastAsia="Calibri" w:hAnsi="B Lotus" w:cs="B Lotus" w:hint="cs"/>
                  <w:sz w:val="20"/>
                  <w:szCs w:val="20"/>
                  <w:rtl/>
                </w:rPr>
                <w:delText xml:space="preserve"> ،</w:delText>
              </w:r>
            </w:del>
            <w:ins w:id="8182" w:author="Mehrnazi Boojari" w:date="2019-01-07T09:47:00Z">
              <w:r w:rsidR="006F7CCF">
                <w:rPr>
                  <w:rFonts w:ascii="B Lotus" w:eastAsia="Calibri" w:hAnsi="B Lotus" w:cs="B Lotus" w:hint="cs"/>
                  <w:sz w:val="20"/>
                  <w:szCs w:val="20"/>
                  <w:rtl/>
                </w:rPr>
                <w:t>،</w:t>
              </w:r>
            </w:ins>
            <w:r w:rsidRPr="0005411D">
              <w:rPr>
                <w:rFonts w:ascii="B Lotus" w:eastAsia="Calibri" w:hAnsi="B Lotus" w:cs="B Lotus" w:hint="cs"/>
                <w:sz w:val="20"/>
                <w:szCs w:val="20"/>
                <w:rtl/>
              </w:rPr>
              <w:t xml:space="preserve"> پژوهشگاه علوم انسانی و مطالعات اجتماعی جهاد دانشگاهی</w:t>
            </w:r>
          </w:p>
        </w:tc>
      </w:tr>
      <w:tr w:rsidR="00A06196" w:rsidRPr="0005411D" w14:paraId="41329EAC"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59EC0EA0"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عزیزاله مهدیان</w:t>
            </w:r>
          </w:p>
        </w:tc>
        <w:tc>
          <w:tcPr>
            <w:tcW w:w="6851" w:type="dxa"/>
            <w:vAlign w:val="center"/>
          </w:tcPr>
          <w:p w14:paraId="4FF9E77E"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معاون سابق</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امور</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بازسازی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و</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مسکن</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روستایی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بنیاد</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مسکن</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انقلاب</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اسلامی</w:t>
            </w:r>
          </w:p>
        </w:tc>
      </w:tr>
      <w:tr w:rsidR="00A06196" w:rsidRPr="0005411D" w14:paraId="0022EF2D"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4DFDF46A"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مهدی طالب</w:t>
            </w:r>
          </w:p>
        </w:tc>
        <w:tc>
          <w:tcPr>
            <w:tcW w:w="6851" w:type="dxa"/>
            <w:vAlign w:val="center"/>
          </w:tcPr>
          <w:p w14:paraId="22966EBC" w14:textId="77777777" w:rsidR="00A06196" w:rsidRPr="0005411D"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استاد و مدير گروه توسعه روستایی دانشکده علوم اجتماعی دانشگاه تهران</w:t>
            </w:r>
          </w:p>
        </w:tc>
      </w:tr>
      <w:tr w:rsidR="00A06196" w:rsidRPr="0005411D" w14:paraId="661E5B97"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573E52C2" w14:textId="77777777" w:rsidR="00A06196" w:rsidRPr="0005411D" w:rsidRDefault="00A06196" w:rsidP="00225374">
            <w:pPr>
              <w:bidi/>
              <w:jc w:val="center"/>
              <w:rPr>
                <w:rFonts w:ascii="B Lotus" w:eastAsia="Calibri" w:hAnsi="B Lotus" w:cs="B Lotus"/>
                <w:sz w:val="20"/>
                <w:szCs w:val="20"/>
                <w:rtl/>
              </w:rPr>
            </w:pPr>
            <w:r w:rsidRPr="0005411D">
              <w:rPr>
                <w:rFonts w:ascii="B Lotus" w:eastAsia="Calibri" w:hAnsi="B Lotus" w:cs="B Lotus" w:hint="cs"/>
                <w:sz w:val="20"/>
                <w:szCs w:val="20"/>
                <w:rtl/>
              </w:rPr>
              <w:t>دکتر حسن بخشی</w:t>
            </w:r>
            <w:ins w:id="8183" w:author="Mehrnazi Boojari" w:date="2019-01-12T02:35:00Z">
              <w:r w:rsidR="00225374">
                <w:rPr>
                  <w:rFonts w:ascii="B Lotus" w:eastAsia="Calibri" w:hAnsi="B Lotus" w:cs="B Nazanin" w:hint="cs"/>
                  <w:sz w:val="20"/>
                  <w:szCs w:val="20"/>
                  <w:rtl/>
                </w:rPr>
                <w:t>‌</w:t>
              </w:r>
            </w:ins>
            <w:del w:id="8184" w:author="Mehrnazi Boojari" w:date="2019-01-12T02:35:00Z">
              <w:r w:rsidRPr="0005411D" w:rsidDel="00225374">
                <w:rPr>
                  <w:rFonts w:ascii="B Lotus" w:eastAsia="Calibri" w:hAnsi="B Lotus" w:cs="B Lotus" w:hint="cs"/>
                  <w:sz w:val="20"/>
                  <w:szCs w:val="20"/>
                  <w:rtl/>
                </w:rPr>
                <w:delText xml:space="preserve"> </w:delText>
              </w:r>
            </w:del>
            <w:r w:rsidRPr="0005411D">
              <w:rPr>
                <w:rFonts w:ascii="B Lotus" w:eastAsia="Calibri" w:hAnsi="B Lotus" w:cs="B Lotus" w:hint="cs"/>
                <w:sz w:val="20"/>
                <w:szCs w:val="20"/>
                <w:rtl/>
              </w:rPr>
              <w:t>زاده</w:t>
            </w:r>
          </w:p>
        </w:tc>
        <w:tc>
          <w:tcPr>
            <w:tcW w:w="6851" w:type="dxa"/>
            <w:vAlign w:val="center"/>
          </w:tcPr>
          <w:p w14:paraId="0CF9CC46"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مدیر</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اجرایی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مجله</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توسعه</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روستایی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(علوم</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اجتماعی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سابق)،</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دانشکده</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علوم</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اجتماعی،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دانشگاه</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تهران</w:t>
            </w:r>
          </w:p>
        </w:tc>
      </w:tr>
      <w:tr w:rsidR="00A06196" w:rsidRPr="0005411D" w14:paraId="4A7F63E0"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35AC989B"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مهندس علیرضا تابش</w:t>
            </w:r>
          </w:p>
        </w:tc>
        <w:tc>
          <w:tcPr>
            <w:tcW w:w="6851" w:type="dxa"/>
            <w:vAlign w:val="center"/>
          </w:tcPr>
          <w:p w14:paraId="3967499A" w14:textId="77777777" w:rsidR="00A06196" w:rsidRPr="0005411D"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رئیس بنیاد مسکن انقلاب اسلامی</w:t>
            </w:r>
          </w:p>
        </w:tc>
      </w:tr>
      <w:tr w:rsidR="00A06196" w:rsidRPr="0005411D" w14:paraId="53B0292D"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1427546E"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گرکانی</w:t>
            </w:r>
          </w:p>
        </w:tc>
        <w:tc>
          <w:tcPr>
            <w:tcW w:w="6851" w:type="dxa"/>
            <w:vAlign w:val="center"/>
          </w:tcPr>
          <w:p w14:paraId="43DEC173"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sz w:val="20"/>
                <w:szCs w:val="20"/>
                <w:rtl/>
              </w:rPr>
              <w:t xml:space="preserve">مديرکل مطالعات و تحقيقات مسکن روستایی </w:t>
            </w:r>
            <w:r w:rsidRPr="0005411D">
              <w:rPr>
                <w:rFonts w:ascii="B Lotus" w:eastAsia="Calibri" w:hAnsi="B Lotus" w:cs="B Lotus" w:hint="cs"/>
                <w:sz w:val="20"/>
                <w:szCs w:val="20"/>
                <w:rtl/>
              </w:rPr>
              <w:t>بنیاد مسکن</w:t>
            </w:r>
          </w:p>
        </w:tc>
      </w:tr>
      <w:tr w:rsidR="00A06196" w:rsidRPr="0005411D" w14:paraId="20D42F24"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2828795E"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محمود محمودزاده</w:t>
            </w:r>
          </w:p>
        </w:tc>
        <w:tc>
          <w:tcPr>
            <w:tcW w:w="6851" w:type="dxa"/>
            <w:vAlign w:val="center"/>
          </w:tcPr>
          <w:p w14:paraId="33C4D2B5" w14:textId="77777777" w:rsidR="00A06196" w:rsidRPr="0005411D" w:rsidRDefault="00A06196" w:rsidP="00225374">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مدیر</w:t>
            </w:r>
            <w:del w:id="8185" w:author="Mehrnazi Boojari" w:date="2019-01-12T02:40:00Z">
              <w:r w:rsidRPr="0005411D" w:rsidDel="00225374">
                <w:rPr>
                  <w:rFonts w:ascii="B Lotus" w:eastAsia="Calibri" w:hAnsi="B Lotus" w:cs="B Lotus"/>
                  <w:sz w:val="20"/>
                  <w:szCs w:val="20"/>
                  <w:rtl/>
                </w:rPr>
                <w:delText xml:space="preserve"> </w:delText>
              </w:r>
            </w:del>
            <w:r w:rsidRPr="0005411D">
              <w:rPr>
                <w:rFonts w:ascii="B Lotus" w:eastAsia="Calibri" w:hAnsi="B Lotus" w:cs="B Lotus" w:hint="cs"/>
                <w:sz w:val="20"/>
                <w:szCs w:val="20"/>
                <w:rtl/>
              </w:rPr>
              <w:t>کل</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سابق</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مسکن</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و</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شهرسازی</w:t>
            </w:r>
            <w:r w:rsidRPr="0005411D">
              <w:rPr>
                <w:rFonts w:ascii="B Lotus" w:eastAsia="Calibri" w:hAnsi="B Lotus" w:cs="B Lotus"/>
                <w:sz w:val="20"/>
                <w:szCs w:val="20"/>
                <w:rtl/>
              </w:rPr>
              <w:t xml:space="preserve"> </w:t>
            </w:r>
            <w:r w:rsidRPr="0005411D">
              <w:rPr>
                <w:rFonts w:ascii="B Lotus" w:eastAsia="Calibri" w:hAnsi="B Lotus" w:cs="B Lotus" w:hint="cs"/>
                <w:sz w:val="20"/>
                <w:szCs w:val="20"/>
                <w:rtl/>
              </w:rPr>
              <w:t>استان اصفهان</w:t>
            </w:r>
          </w:p>
        </w:tc>
      </w:tr>
      <w:tr w:rsidR="00A06196" w:rsidRPr="0005411D" w14:paraId="2107C637"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07213333"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دکتر رستمی</w:t>
            </w:r>
          </w:p>
        </w:tc>
        <w:tc>
          <w:tcPr>
            <w:tcW w:w="6851" w:type="dxa"/>
            <w:vAlign w:val="center"/>
          </w:tcPr>
          <w:p w14:paraId="1FB5EB12"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 xml:space="preserve">کارشناس </w:t>
            </w:r>
            <w:r w:rsidRPr="0005411D">
              <w:rPr>
                <w:rFonts w:ascii="B Lotus" w:eastAsia="Calibri" w:hAnsi="B Lotus" w:cs="B Lotus"/>
                <w:sz w:val="20"/>
                <w:szCs w:val="20"/>
                <w:rtl/>
              </w:rPr>
              <w:t>مطالعات و تحقيقات مسکن</w:t>
            </w:r>
            <w:r w:rsidRPr="0005411D">
              <w:rPr>
                <w:rFonts w:ascii="B Lotus" w:eastAsia="Calibri" w:hAnsi="B Lotus" w:cs="B Lotus" w:hint="cs"/>
                <w:sz w:val="20"/>
                <w:szCs w:val="20"/>
                <w:rtl/>
              </w:rPr>
              <w:t xml:space="preserve"> روستایی بنیاد مسکن</w:t>
            </w:r>
          </w:p>
        </w:tc>
      </w:tr>
      <w:tr w:rsidR="00A06196" w:rsidRPr="0005411D" w14:paraId="545037EC" w14:textId="77777777" w:rsidTr="0005411D">
        <w:trPr>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424BFA0E"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مهندس لاوی</w:t>
            </w:r>
          </w:p>
        </w:tc>
        <w:tc>
          <w:tcPr>
            <w:tcW w:w="6851" w:type="dxa"/>
            <w:vAlign w:val="center"/>
          </w:tcPr>
          <w:p w14:paraId="77C4CF43" w14:textId="77777777" w:rsidR="00A06196" w:rsidRPr="0005411D" w:rsidRDefault="00A06196" w:rsidP="00A06196">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rPr>
              <w:t xml:space="preserve">کارشناس </w:t>
            </w:r>
            <w:r w:rsidRPr="0005411D">
              <w:rPr>
                <w:rFonts w:ascii="B Lotus" w:eastAsia="Calibri" w:hAnsi="B Lotus" w:cs="B Lotus"/>
                <w:sz w:val="20"/>
                <w:szCs w:val="20"/>
                <w:rtl/>
              </w:rPr>
              <w:t>مطالعات و تحقيقات مسکن</w:t>
            </w:r>
            <w:r w:rsidRPr="0005411D">
              <w:rPr>
                <w:rFonts w:ascii="B Lotus" w:eastAsia="Calibri" w:hAnsi="B Lotus" w:cs="B Lotus" w:hint="cs"/>
                <w:sz w:val="20"/>
                <w:szCs w:val="20"/>
                <w:rtl/>
              </w:rPr>
              <w:t xml:space="preserve"> روستایی بنیاد مسکن</w:t>
            </w:r>
          </w:p>
        </w:tc>
      </w:tr>
      <w:tr w:rsidR="00A06196" w:rsidRPr="0005411D" w14:paraId="7208881B" w14:textId="77777777" w:rsidTr="000541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vAlign w:val="center"/>
          </w:tcPr>
          <w:p w14:paraId="247E38DF" w14:textId="77777777" w:rsidR="00A06196" w:rsidRPr="0005411D" w:rsidRDefault="00A06196" w:rsidP="00A06196">
            <w:pPr>
              <w:bidi/>
              <w:jc w:val="center"/>
              <w:rPr>
                <w:rFonts w:ascii="B Lotus" w:eastAsia="Calibri" w:hAnsi="B Lotus" w:cs="B Lotus"/>
                <w:sz w:val="20"/>
                <w:szCs w:val="20"/>
                <w:rtl/>
              </w:rPr>
            </w:pPr>
            <w:r w:rsidRPr="0005411D">
              <w:rPr>
                <w:rFonts w:ascii="B Lotus" w:eastAsia="Calibri" w:hAnsi="B Lotus" w:cs="B Lotus" w:hint="cs"/>
                <w:sz w:val="20"/>
                <w:szCs w:val="20"/>
                <w:rtl/>
              </w:rPr>
              <w:t>مهندس دیوسالار</w:t>
            </w:r>
          </w:p>
        </w:tc>
        <w:tc>
          <w:tcPr>
            <w:tcW w:w="6851" w:type="dxa"/>
            <w:vAlign w:val="center"/>
          </w:tcPr>
          <w:p w14:paraId="19587837" w14:textId="77777777" w:rsidR="00A06196" w:rsidRPr="0005411D" w:rsidRDefault="00A06196" w:rsidP="00A06196">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05411D">
              <w:rPr>
                <w:rFonts w:ascii="B Lotus" w:eastAsia="Calibri" w:hAnsi="B Lotus" w:cs="B Lotus" w:hint="cs"/>
                <w:sz w:val="20"/>
                <w:szCs w:val="20"/>
                <w:rtl/>
                <w:lang w:bidi="fa-IR"/>
              </w:rPr>
              <w:t>رئیس</w:t>
            </w:r>
            <w:del w:id="8186" w:author="Mehrnazi Boojari" w:date="2019-01-07T09:59:00Z">
              <w:r w:rsidRPr="0005411D" w:rsidDel="00A31D6F">
                <w:rPr>
                  <w:rFonts w:ascii="B Lotus" w:eastAsia="Calibri" w:hAnsi="B Lotus" w:cs="B Lotus" w:hint="cs"/>
                  <w:sz w:val="20"/>
                  <w:szCs w:val="20"/>
                  <w:rtl/>
                  <w:lang w:bidi="fa-IR"/>
                </w:rPr>
                <w:delText xml:space="preserve">  </w:delText>
              </w:r>
            </w:del>
            <w:ins w:id="8187" w:author="Mehrnazi Boojari" w:date="2019-01-07T09:59:00Z">
              <w:r w:rsidR="00A31D6F">
                <w:rPr>
                  <w:rFonts w:ascii="B Lotus" w:eastAsia="Calibri" w:hAnsi="B Lotus" w:cs="B Lotus" w:hint="cs"/>
                  <w:sz w:val="20"/>
                  <w:szCs w:val="20"/>
                  <w:rtl/>
                  <w:lang w:bidi="fa-IR"/>
                </w:rPr>
                <w:t xml:space="preserve"> </w:t>
              </w:r>
            </w:ins>
            <w:r w:rsidRPr="0005411D">
              <w:rPr>
                <w:rFonts w:ascii="B Lotus" w:eastAsia="Calibri" w:hAnsi="B Lotus" w:cs="B Lotus" w:hint="cs"/>
                <w:sz w:val="20"/>
                <w:szCs w:val="20"/>
                <w:rtl/>
                <w:lang w:bidi="fa-IR"/>
              </w:rPr>
              <w:t>کارگروه طرح</w:t>
            </w:r>
            <w:del w:id="8188" w:author="Mehrnazi Boojari" w:date="2019-01-07T09:46:00Z">
              <w:r w:rsidRPr="0005411D" w:rsidDel="006F7CCF">
                <w:rPr>
                  <w:rFonts w:ascii="B Lotus" w:eastAsia="Calibri" w:hAnsi="B Lotus" w:cs="B Lotus" w:hint="cs"/>
                  <w:sz w:val="20"/>
                  <w:szCs w:val="20"/>
                  <w:rtl/>
                  <w:lang w:bidi="fa-IR"/>
                </w:rPr>
                <w:delText xml:space="preserve"> های </w:delText>
              </w:r>
            </w:del>
            <w:ins w:id="8189" w:author="Mehrnazi Boojari" w:date="2019-01-07T09:46:00Z">
              <w:r w:rsidR="006F7CCF">
                <w:rPr>
                  <w:rFonts w:ascii="B Lotus" w:eastAsia="Calibri" w:hAnsi="B Lotus" w:cs="B Lotus" w:hint="cs"/>
                  <w:sz w:val="20"/>
                  <w:szCs w:val="20"/>
                  <w:rtl/>
                  <w:lang w:bidi="fa-IR"/>
                </w:rPr>
                <w:t xml:space="preserve">‌های </w:t>
              </w:r>
            </w:ins>
            <w:r w:rsidRPr="0005411D">
              <w:rPr>
                <w:rFonts w:ascii="B Lotus" w:eastAsia="Calibri" w:hAnsi="B Lotus" w:cs="B Lotus" w:hint="cs"/>
                <w:sz w:val="20"/>
                <w:szCs w:val="20"/>
                <w:rtl/>
                <w:lang w:bidi="fa-IR"/>
              </w:rPr>
              <w:t>توسعه و عمران روستایی بنیاد مسکن</w:t>
            </w:r>
          </w:p>
        </w:tc>
      </w:tr>
    </w:tbl>
    <w:p w14:paraId="4C5A6181" w14:textId="77777777" w:rsidR="00A06196" w:rsidRPr="00A06196" w:rsidRDefault="00A06196" w:rsidP="00A06196">
      <w:pPr>
        <w:bidi/>
        <w:jc w:val="both"/>
        <w:rPr>
          <w:rFonts w:ascii="B Lotus" w:eastAsia="Calibri" w:hAnsi="B Lotus" w:cs="B Lotus"/>
          <w:sz w:val="26"/>
          <w:szCs w:val="26"/>
          <w:rtl/>
          <w:lang w:bidi="fa-IR"/>
        </w:rPr>
      </w:pPr>
    </w:p>
    <w:p w14:paraId="425B68B5" w14:textId="77777777" w:rsidR="00A06196" w:rsidRPr="00A06196" w:rsidRDefault="00A06196" w:rsidP="007C39B2">
      <w:pPr>
        <w:pStyle w:val="Heading2"/>
        <w:rPr>
          <w:rtl/>
        </w:rPr>
      </w:pPr>
      <w:bookmarkStart w:id="8190" w:name="_Toc533781216"/>
      <w:bookmarkStart w:id="8191" w:name="_Toc533781492"/>
      <w:bookmarkStart w:id="8192" w:name="_Toc533781607"/>
      <w:bookmarkStart w:id="8193" w:name="_Toc533781793"/>
      <w:bookmarkStart w:id="8194" w:name="_Toc533782172"/>
      <w:r w:rsidRPr="00A06196">
        <w:rPr>
          <w:rtl/>
        </w:rPr>
        <w:lastRenderedPageBreak/>
        <w:t xml:space="preserve">وضعیت مسکن </w:t>
      </w:r>
      <w:del w:id="8195" w:author="Mehrnazi Boojari" w:date="2019-01-07T10:03:00Z">
        <w:r w:rsidRPr="00A06196" w:rsidDel="00A31D6F">
          <w:rPr>
            <w:rtl/>
          </w:rPr>
          <w:delText>روستائی</w:delText>
        </w:r>
      </w:del>
      <w:bookmarkEnd w:id="8190"/>
      <w:bookmarkEnd w:id="8191"/>
      <w:bookmarkEnd w:id="8192"/>
      <w:bookmarkEnd w:id="8193"/>
      <w:bookmarkEnd w:id="8194"/>
      <w:ins w:id="8196" w:author="Mehrnazi Boojari" w:date="2019-01-07T10:03:00Z">
        <w:r w:rsidR="00A31D6F">
          <w:rPr>
            <w:rtl/>
          </w:rPr>
          <w:t>روستایی</w:t>
        </w:r>
      </w:ins>
      <w:r w:rsidRPr="00A06196">
        <w:rPr>
          <w:rtl/>
        </w:rPr>
        <w:t xml:space="preserve"> </w:t>
      </w:r>
    </w:p>
    <w:p w14:paraId="47CCAF3C" w14:textId="77777777" w:rsidR="00A06196" w:rsidRPr="00A06196" w:rsidRDefault="00A06196" w:rsidP="00580111">
      <w:pPr>
        <w:bidi/>
        <w:ind w:firstLine="227"/>
        <w:jc w:val="both"/>
        <w:rPr>
          <w:rFonts w:ascii="B Lotus" w:eastAsia="Calibri" w:hAnsi="B Lotus" w:cs="B Lotus"/>
          <w:sz w:val="26"/>
          <w:szCs w:val="26"/>
          <w:rtl/>
          <w:lang w:bidi="fa-IR"/>
        </w:rPr>
      </w:pPr>
      <w:r w:rsidRPr="00580111">
        <w:rPr>
          <w:rFonts w:ascii="B Lotus" w:eastAsia="Calibri" w:hAnsi="B Lotus" w:cs="B Lotus" w:hint="cs"/>
          <w:sz w:val="24"/>
          <w:szCs w:val="24"/>
          <w:rtl/>
          <w:lang w:bidi="fa-IR"/>
        </w:rPr>
        <w:t>شناخت</w:t>
      </w:r>
      <w:r w:rsidRPr="00580111">
        <w:rPr>
          <w:rFonts w:ascii="B Lotus" w:eastAsia="Calibri" w:hAnsi="B Lotus" w:cs="B Lotus"/>
          <w:sz w:val="24"/>
          <w:szCs w:val="24"/>
          <w:rtl/>
          <w:lang w:bidi="fa-IR"/>
        </w:rPr>
        <w:t xml:space="preserve"> </w:t>
      </w:r>
      <w:r w:rsidRPr="00982BE2">
        <w:rPr>
          <w:rFonts w:ascii="B Lotus" w:eastAsia="Calibri" w:hAnsi="B Lotus" w:cs="B Lotus" w:hint="cs"/>
          <w:sz w:val="24"/>
          <w:szCs w:val="24"/>
          <w:rtl/>
          <w:lang w:bidi="fa-IR"/>
        </w:rPr>
        <w:t>وضعیت فعلی جزو بخش</w:t>
      </w:r>
      <w:del w:id="8197" w:author="Mehrnazi Boojari" w:date="2019-01-07T09:46:00Z">
        <w:r w:rsidRPr="00982BE2" w:rsidDel="006F7CCF">
          <w:rPr>
            <w:rFonts w:ascii="B Lotus" w:eastAsia="Calibri" w:hAnsi="B Lotus" w:cs="B Lotus" w:hint="cs"/>
            <w:sz w:val="24"/>
            <w:szCs w:val="24"/>
            <w:rtl/>
            <w:lang w:bidi="fa-IR"/>
          </w:rPr>
          <w:delText xml:space="preserve"> های </w:delText>
        </w:r>
      </w:del>
      <w:ins w:id="8198" w:author="Mehrnazi Boojari" w:date="2019-01-07T09:46:00Z">
        <w:r w:rsidR="006F7CCF">
          <w:rPr>
            <w:rFonts w:ascii="B Lotus" w:eastAsia="Calibri" w:hAnsi="B Lotus" w:cs="B Lotus" w:hint="cs"/>
            <w:sz w:val="24"/>
            <w:szCs w:val="24"/>
            <w:rtl/>
            <w:lang w:bidi="fa-IR"/>
          </w:rPr>
          <w:t xml:space="preserve">‌های </w:t>
        </w:r>
      </w:ins>
      <w:r w:rsidRPr="00982BE2">
        <w:rPr>
          <w:rFonts w:ascii="B Lotus" w:eastAsia="Calibri" w:hAnsi="B Lotus" w:cs="B Lotus" w:hint="cs"/>
          <w:sz w:val="24"/>
          <w:szCs w:val="24"/>
          <w:rtl/>
          <w:lang w:bidi="fa-IR"/>
        </w:rPr>
        <w:t>لاینفک گزارشات پژوهشی محسوب</w:t>
      </w:r>
      <w:del w:id="8199" w:author="Mehrnazi Boojari" w:date="2019-01-07T09:49:00Z">
        <w:r w:rsidRPr="00982BE2" w:rsidDel="006F7CCF">
          <w:rPr>
            <w:rFonts w:ascii="B Lotus" w:eastAsia="Calibri" w:hAnsi="B Lotus" w:cs="B Lotus" w:hint="cs"/>
            <w:sz w:val="24"/>
            <w:szCs w:val="24"/>
            <w:rtl/>
            <w:lang w:bidi="fa-IR"/>
          </w:rPr>
          <w:delText xml:space="preserve"> می </w:delText>
        </w:r>
      </w:del>
      <w:ins w:id="8200" w:author="Mehrnazi Boojari" w:date="2019-01-07T09:49:00Z">
        <w:r w:rsidR="006F7CCF">
          <w:rPr>
            <w:rFonts w:ascii="B Lotus" w:eastAsia="Calibri" w:hAnsi="B Lotus" w:cs="B Lotus" w:hint="cs"/>
            <w:sz w:val="24"/>
            <w:szCs w:val="24"/>
            <w:rtl/>
            <w:lang w:bidi="fa-IR"/>
          </w:rPr>
          <w:t xml:space="preserve"> می‌</w:t>
        </w:r>
      </w:ins>
      <w:r w:rsidRPr="00982BE2">
        <w:rPr>
          <w:rFonts w:ascii="B Lotus" w:eastAsia="Calibri" w:hAnsi="B Lotus" w:cs="B Lotus" w:hint="cs"/>
          <w:sz w:val="24"/>
          <w:szCs w:val="24"/>
          <w:rtl/>
          <w:lang w:bidi="fa-IR"/>
        </w:rPr>
        <w:t>شود</w:t>
      </w:r>
      <w:ins w:id="8201" w:author="Mehrnazi Boojari" w:date="2019-01-12T02:41:00Z">
        <w:r w:rsidR="00225374">
          <w:rPr>
            <w:rFonts w:ascii="B Lotus" w:eastAsia="Calibri" w:hAnsi="B Lotus" w:cs="B Lotus" w:hint="cs"/>
            <w:sz w:val="24"/>
            <w:szCs w:val="24"/>
            <w:rtl/>
            <w:lang w:bidi="fa-IR"/>
          </w:rPr>
          <w:t>.</w:t>
        </w:r>
      </w:ins>
      <w:r w:rsidRPr="00982BE2">
        <w:rPr>
          <w:rFonts w:ascii="B Lotus" w:eastAsia="Calibri" w:hAnsi="B Lotus" w:cs="B Lotus" w:hint="cs"/>
          <w:sz w:val="24"/>
          <w:szCs w:val="24"/>
          <w:rtl/>
          <w:lang w:bidi="fa-IR"/>
        </w:rPr>
        <w:t xml:space="preserve"> در این قسمت </w:t>
      </w:r>
      <w:del w:id="8202" w:author="Mehrnazi Boojari" w:date="2019-01-08T02:01:00Z">
        <w:r w:rsidRPr="00982BE2" w:rsidDel="00AC3ADF">
          <w:rPr>
            <w:rFonts w:ascii="B Lotus" w:eastAsia="Calibri" w:hAnsi="B Lotus" w:cs="B Lotus" w:hint="cs"/>
            <w:sz w:val="24"/>
            <w:szCs w:val="24"/>
            <w:rtl/>
            <w:lang w:bidi="fa-IR"/>
          </w:rPr>
          <w:delText>بر حسب</w:delText>
        </w:r>
      </w:del>
      <w:ins w:id="8203" w:author="Mehrnazi Boojari" w:date="2019-01-08T02:01:00Z">
        <w:r w:rsidR="00AC3ADF">
          <w:rPr>
            <w:rFonts w:ascii="B Lotus" w:eastAsia="Calibri" w:hAnsi="B Lotus" w:cs="B Lotus" w:hint="cs"/>
            <w:sz w:val="24"/>
            <w:szCs w:val="24"/>
            <w:rtl/>
            <w:lang w:bidi="fa-IR"/>
          </w:rPr>
          <w:t>برحسب</w:t>
        </w:r>
      </w:ins>
      <w:r w:rsidRPr="00982BE2">
        <w:rPr>
          <w:rFonts w:ascii="B Lotus" w:eastAsia="Calibri" w:hAnsi="B Lotus" w:cs="B Lotus" w:hint="cs"/>
          <w:sz w:val="24"/>
          <w:szCs w:val="24"/>
          <w:rtl/>
          <w:lang w:bidi="fa-IR"/>
        </w:rPr>
        <w:t xml:space="preserve"> اطلاعات موجود در سال</w:t>
      </w:r>
      <w:ins w:id="8204" w:author="Mehrnazi Boojari" w:date="2019-01-12T05:46:00Z">
        <w:r w:rsidR="00580111">
          <w:rPr>
            <w:rFonts w:ascii="B Lotus" w:eastAsia="Calibri" w:hAnsi="B Lotus" w:cs="B Nazanin" w:hint="cs"/>
            <w:sz w:val="24"/>
            <w:szCs w:val="24"/>
            <w:rtl/>
            <w:lang w:bidi="fa-IR"/>
          </w:rPr>
          <w:t>‌</w:t>
        </w:r>
      </w:ins>
      <w:r w:rsidRPr="00982BE2">
        <w:rPr>
          <w:rFonts w:ascii="B Lotus" w:eastAsia="Calibri" w:hAnsi="B Lotus" w:cs="B Lotus" w:hint="cs"/>
          <w:sz w:val="24"/>
          <w:szCs w:val="24"/>
          <w:rtl/>
          <w:lang w:bidi="fa-IR"/>
        </w:rPr>
        <w:t>نامه</w:t>
      </w:r>
      <w:del w:id="8205" w:author="Mehrnazi Boojari" w:date="2019-01-07T09:46:00Z">
        <w:r w:rsidRPr="00982BE2" w:rsidDel="006F7CCF">
          <w:rPr>
            <w:rFonts w:ascii="B Lotus" w:eastAsia="Calibri" w:hAnsi="B Lotus" w:cs="B Lotus" w:hint="cs"/>
            <w:sz w:val="24"/>
            <w:szCs w:val="24"/>
            <w:rtl/>
            <w:lang w:bidi="fa-IR"/>
          </w:rPr>
          <w:delText xml:space="preserve"> های </w:delText>
        </w:r>
      </w:del>
      <w:ins w:id="8206" w:author="Mehrnazi Boojari" w:date="2019-01-07T09:46:00Z">
        <w:r w:rsidR="006F7CCF">
          <w:rPr>
            <w:rFonts w:ascii="B Lotus" w:eastAsia="Calibri" w:hAnsi="B Lotus" w:cs="B Lotus" w:hint="cs"/>
            <w:sz w:val="24"/>
            <w:szCs w:val="24"/>
            <w:rtl/>
            <w:lang w:bidi="fa-IR"/>
          </w:rPr>
          <w:t xml:space="preserve">‌های </w:t>
        </w:r>
      </w:ins>
      <w:r w:rsidRPr="00982BE2">
        <w:rPr>
          <w:rFonts w:ascii="B Lotus" w:eastAsia="Calibri" w:hAnsi="B Lotus" w:cs="B Lotus" w:hint="cs"/>
          <w:sz w:val="24"/>
          <w:szCs w:val="24"/>
          <w:rtl/>
          <w:lang w:bidi="fa-IR"/>
        </w:rPr>
        <w:t>آماری و سرشماری</w:t>
      </w:r>
      <w:del w:id="8207" w:author="Mehrnazi Boojari" w:date="2019-01-07T09:46:00Z">
        <w:r w:rsidRPr="00982BE2" w:rsidDel="006F7CCF">
          <w:rPr>
            <w:rFonts w:ascii="B Lotus" w:eastAsia="Calibri" w:hAnsi="B Lotus" w:cs="B Lotus" w:hint="cs"/>
            <w:sz w:val="24"/>
            <w:szCs w:val="24"/>
            <w:rtl/>
            <w:lang w:bidi="fa-IR"/>
          </w:rPr>
          <w:delText xml:space="preserve"> های </w:delText>
        </w:r>
      </w:del>
      <w:ins w:id="8208" w:author="Mehrnazi Boojari" w:date="2019-01-07T09:46:00Z">
        <w:r w:rsidR="006F7CCF">
          <w:rPr>
            <w:rFonts w:ascii="B Lotus" w:eastAsia="Calibri" w:hAnsi="B Lotus" w:cs="B Lotus" w:hint="cs"/>
            <w:sz w:val="24"/>
            <w:szCs w:val="24"/>
            <w:rtl/>
            <w:lang w:bidi="fa-IR"/>
          </w:rPr>
          <w:t xml:space="preserve">‌های </w:t>
        </w:r>
      </w:ins>
      <w:r w:rsidRPr="00982BE2">
        <w:rPr>
          <w:rFonts w:ascii="B Lotus" w:eastAsia="Calibri" w:hAnsi="B Lotus" w:cs="B Lotus" w:hint="cs"/>
          <w:sz w:val="24"/>
          <w:szCs w:val="24"/>
          <w:rtl/>
          <w:lang w:bidi="fa-IR"/>
        </w:rPr>
        <w:t>نفوس مسکن و شاخص</w:t>
      </w:r>
      <w:del w:id="8209" w:author="Mehrnazi Boojari" w:date="2019-01-07T10:43:00Z">
        <w:r w:rsidRPr="00982BE2" w:rsidDel="006A1F1D">
          <w:rPr>
            <w:rFonts w:ascii="B Lotus" w:eastAsia="Calibri" w:hAnsi="B Lotus" w:cs="B Lotus" w:hint="cs"/>
            <w:sz w:val="24"/>
            <w:szCs w:val="24"/>
            <w:rtl/>
            <w:lang w:bidi="fa-IR"/>
          </w:rPr>
          <w:delText xml:space="preserve"> هایی </w:delText>
        </w:r>
      </w:del>
      <w:ins w:id="8210" w:author="Mehrnazi Boojari" w:date="2019-01-07T10:43:00Z">
        <w:r w:rsidR="006A1F1D">
          <w:rPr>
            <w:rFonts w:ascii="B Lotus" w:eastAsia="Calibri" w:hAnsi="B Lotus" w:cs="B Lotus" w:hint="cs"/>
            <w:sz w:val="24"/>
            <w:szCs w:val="24"/>
            <w:rtl/>
            <w:lang w:bidi="fa-IR"/>
          </w:rPr>
          <w:t xml:space="preserve">‌هایی </w:t>
        </w:r>
      </w:ins>
      <w:r w:rsidRPr="00982BE2">
        <w:rPr>
          <w:rFonts w:ascii="B Lotus" w:eastAsia="Calibri" w:hAnsi="B Lotus" w:cs="B Lotus" w:hint="cs"/>
          <w:sz w:val="24"/>
          <w:szCs w:val="24"/>
          <w:rtl/>
          <w:lang w:bidi="fa-IR"/>
        </w:rPr>
        <w:t>که در حوزه مسکن توسط بنیاد مسکن در طرح</w:t>
      </w:r>
      <w:del w:id="8211" w:author="Mehrnazi Boojari" w:date="2019-01-07T09:46:00Z">
        <w:r w:rsidRPr="00982BE2" w:rsidDel="006F7CCF">
          <w:rPr>
            <w:rFonts w:ascii="B Lotus" w:eastAsia="Calibri" w:hAnsi="B Lotus" w:cs="B Lotus" w:hint="cs"/>
            <w:sz w:val="24"/>
            <w:szCs w:val="24"/>
            <w:rtl/>
            <w:lang w:bidi="fa-IR"/>
          </w:rPr>
          <w:delText xml:space="preserve"> های </w:delText>
        </w:r>
      </w:del>
      <w:ins w:id="8212" w:author="Mehrnazi Boojari" w:date="2019-01-07T09:46:00Z">
        <w:r w:rsidR="006F7CCF">
          <w:rPr>
            <w:rFonts w:ascii="B Lotus" w:eastAsia="Calibri" w:hAnsi="B Lotus" w:cs="B Lotus" w:hint="cs"/>
            <w:sz w:val="24"/>
            <w:szCs w:val="24"/>
            <w:rtl/>
            <w:lang w:bidi="fa-IR"/>
          </w:rPr>
          <w:t xml:space="preserve">‌های </w:t>
        </w:r>
      </w:ins>
      <w:r w:rsidRPr="00982BE2">
        <w:rPr>
          <w:rFonts w:ascii="B Lotus" w:eastAsia="Calibri" w:hAnsi="B Lotus" w:cs="B Lotus" w:hint="cs"/>
          <w:sz w:val="24"/>
          <w:szCs w:val="24"/>
          <w:rtl/>
          <w:lang w:bidi="fa-IR"/>
        </w:rPr>
        <w:t>آمارگیری از</w:t>
      </w:r>
      <w:del w:id="8213" w:author="Mehrnazi Boojari" w:date="2019-01-07T09:51:00Z">
        <w:r w:rsidRPr="00982BE2" w:rsidDel="006F7CCF">
          <w:rPr>
            <w:rFonts w:ascii="B Lotus" w:eastAsia="Calibri" w:hAnsi="B Lotus" w:cs="B Lotus" w:hint="cs"/>
            <w:sz w:val="24"/>
            <w:szCs w:val="24"/>
            <w:rtl/>
            <w:lang w:bidi="fa-IR"/>
          </w:rPr>
          <w:delText xml:space="preserve"> انها </w:delText>
        </w:r>
      </w:del>
      <w:ins w:id="8214" w:author="Mehrnazi Boojari" w:date="2019-01-07T09:51:00Z">
        <w:r w:rsidR="006F7CCF">
          <w:rPr>
            <w:rFonts w:ascii="B Lotus" w:eastAsia="Calibri" w:hAnsi="B Lotus" w:cs="B Lotus" w:hint="cs"/>
            <w:sz w:val="24"/>
            <w:szCs w:val="24"/>
            <w:rtl/>
            <w:lang w:bidi="fa-IR"/>
          </w:rPr>
          <w:t xml:space="preserve"> آن‌ها </w:t>
        </w:r>
      </w:ins>
      <w:r w:rsidRPr="00982BE2">
        <w:rPr>
          <w:rFonts w:ascii="B Lotus" w:eastAsia="Calibri" w:hAnsi="B Lotus" w:cs="B Lotus" w:hint="cs"/>
          <w:sz w:val="24"/>
          <w:szCs w:val="24"/>
          <w:rtl/>
          <w:lang w:bidi="fa-IR"/>
        </w:rPr>
        <w:t>استفاده کرده است آورده شده است</w:t>
      </w:r>
      <w:ins w:id="8215" w:author="Mehrnazi Boojari" w:date="2019-01-12T05:46:00Z">
        <w:r w:rsidR="00580111">
          <w:rPr>
            <w:rFonts w:ascii="B Lotus" w:eastAsia="Calibri" w:hAnsi="B Lotus" w:cs="B Lotus" w:hint="cs"/>
            <w:sz w:val="24"/>
            <w:szCs w:val="24"/>
            <w:rtl/>
            <w:lang w:bidi="fa-IR"/>
          </w:rPr>
          <w:t>؛</w:t>
        </w:r>
      </w:ins>
      <w:r w:rsidRPr="00982BE2">
        <w:rPr>
          <w:rFonts w:ascii="B Lotus" w:eastAsia="Calibri" w:hAnsi="B Lotus" w:cs="B Lotus" w:hint="cs"/>
          <w:sz w:val="24"/>
          <w:szCs w:val="24"/>
          <w:rtl/>
          <w:lang w:bidi="fa-IR"/>
        </w:rPr>
        <w:t xml:space="preserve"> البته که استفاده از </w:t>
      </w:r>
      <w:del w:id="8216" w:author="Mehrnazi Boojari" w:date="2019-01-12T05:46:00Z">
        <w:r w:rsidRPr="00982BE2" w:rsidDel="00580111">
          <w:rPr>
            <w:rFonts w:ascii="B Lotus" w:eastAsia="Calibri" w:hAnsi="B Lotus" w:cs="B Lotus" w:hint="cs"/>
            <w:sz w:val="24"/>
            <w:szCs w:val="24"/>
            <w:rtl/>
            <w:lang w:bidi="fa-IR"/>
          </w:rPr>
          <w:delText xml:space="preserve">تمامی </w:delText>
        </w:r>
      </w:del>
      <w:ins w:id="8217" w:author="Mehrnazi Boojari" w:date="2019-01-12T05:46:00Z">
        <w:r w:rsidR="00580111">
          <w:rPr>
            <w:rFonts w:ascii="B Lotus" w:eastAsia="Calibri" w:hAnsi="B Lotus" w:cs="B Lotus" w:hint="cs"/>
            <w:sz w:val="24"/>
            <w:szCs w:val="24"/>
            <w:rtl/>
            <w:lang w:bidi="fa-IR"/>
          </w:rPr>
          <w:t>هم</w:t>
        </w:r>
      </w:ins>
      <w:ins w:id="8218" w:author="Mehrnazi Boojari" w:date="2019-01-12T05:47:00Z">
        <w:r w:rsidR="00580111">
          <w:rPr>
            <w:rFonts w:ascii="B Lotus" w:eastAsia="Calibri" w:hAnsi="B Lotus" w:cs="B Lotus" w:hint="cs"/>
            <w:sz w:val="24"/>
            <w:szCs w:val="24"/>
            <w:rtl/>
            <w:lang w:bidi="fa-IR"/>
          </w:rPr>
          <w:t>ۀ</w:t>
        </w:r>
      </w:ins>
      <w:ins w:id="8219" w:author="Mehrnazi Boojari" w:date="2019-01-12T05:46:00Z">
        <w:r w:rsidR="00580111" w:rsidRPr="00982BE2">
          <w:rPr>
            <w:rFonts w:ascii="B Lotus" w:eastAsia="Calibri" w:hAnsi="B Lotus" w:cs="B Lotus" w:hint="cs"/>
            <w:sz w:val="24"/>
            <w:szCs w:val="24"/>
            <w:rtl/>
            <w:lang w:bidi="fa-IR"/>
          </w:rPr>
          <w:t xml:space="preserve"> </w:t>
        </w:r>
      </w:ins>
      <w:r w:rsidRPr="00982BE2">
        <w:rPr>
          <w:rFonts w:ascii="B Lotus" w:eastAsia="Calibri" w:hAnsi="B Lotus" w:cs="B Lotus" w:hint="cs"/>
          <w:sz w:val="24"/>
          <w:szCs w:val="24"/>
          <w:rtl/>
          <w:lang w:bidi="fa-IR"/>
        </w:rPr>
        <w:t>اطلاعات و شاخص</w:t>
      </w:r>
      <w:del w:id="8220" w:author="Mehrnazi Boojari" w:date="2019-01-07T09:45:00Z">
        <w:r w:rsidRPr="00982BE2" w:rsidDel="006F7CCF">
          <w:rPr>
            <w:rFonts w:ascii="B Lotus" w:eastAsia="Calibri" w:hAnsi="B Lotus" w:cs="B Lotus" w:hint="cs"/>
            <w:sz w:val="24"/>
            <w:szCs w:val="24"/>
            <w:rtl/>
            <w:lang w:bidi="fa-IR"/>
          </w:rPr>
          <w:delText xml:space="preserve"> ها </w:delText>
        </w:r>
      </w:del>
      <w:ins w:id="8221" w:author="Mehrnazi Boojari" w:date="2019-01-07T09:45:00Z">
        <w:r w:rsidR="006F7CCF">
          <w:rPr>
            <w:rFonts w:ascii="B Lotus" w:eastAsia="Calibri" w:hAnsi="B Lotus" w:cs="B Lotus" w:hint="cs"/>
            <w:sz w:val="24"/>
            <w:szCs w:val="24"/>
            <w:rtl/>
            <w:lang w:bidi="fa-IR"/>
          </w:rPr>
          <w:t xml:space="preserve">‌ها </w:t>
        </w:r>
      </w:ins>
      <w:r w:rsidRPr="00982BE2">
        <w:rPr>
          <w:rFonts w:ascii="B Lotus" w:eastAsia="Calibri" w:hAnsi="B Lotus" w:cs="B Lotus" w:hint="cs"/>
          <w:sz w:val="24"/>
          <w:szCs w:val="24"/>
          <w:rtl/>
          <w:lang w:bidi="fa-IR"/>
        </w:rPr>
        <w:t>دارای اهمیت است</w:t>
      </w:r>
      <w:del w:id="8222" w:author="Mehrnazi Boojari" w:date="2019-01-08T02:06:00Z">
        <w:r w:rsidRPr="00982BE2" w:rsidDel="00310BDA">
          <w:rPr>
            <w:rFonts w:ascii="B Lotus" w:eastAsia="Calibri" w:hAnsi="B Lotus" w:cs="B Lotus" w:hint="cs"/>
            <w:sz w:val="24"/>
            <w:szCs w:val="24"/>
            <w:rtl/>
            <w:lang w:bidi="fa-IR"/>
          </w:rPr>
          <w:delText xml:space="preserve"> ولی </w:delText>
        </w:r>
      </w:del>
      <w:ins w:id="8223" w:author="Mehrnazi Boojari" w:date="2019-01-08T02:06:00Z">
        <w:r w:rsidR="00310BDA">
          <w:rPr>
            <w:rFonts w:ascii="B Lotus" w:eastAsia="Calibri" w:hAnsi="B Lotus" w:cs="B Lotus" w:hint="cs"/>
            <w:sz w:val="24"/>
            <w:szCs w:val="24"/>
            <w:rtl/>
            <w:lang w:bidi="fa-IR"/>
          </w:rPr>
          <w:t xml:space="preserve">، ولی </w:t>
        </w:r>
      </w:ins>
      <w:r w:rsidRPr="00982BE2">
        <w:rPr>
          <w:rFonts w:ascii="B Lotus" w:eastAsia="Calibri" w:hAnsi="B Lotus" w:cs="B Lotus" w:hint="cs"/>
          <w:sz w:val="24"/>
          <w:szCs w:val="24"/>
          <w:rtl/>
          <w:lang w:bidi="fa-IR"/>
        </w:rPr>
        <w:t>در این بخش</w:t>
      </w:r>
      <w:del w:id="8224" w:author="Mehrnazi Boojari" w:date="2019-01-07T10:44:00Z">
        <w:r w:rsidRPr="00982BE2" w:rsidDel="006A1F1D">
          <w:rPr>
            <w:rFonts w:ascii="B Lotus" w:eastAsia="Calibri" w:hAnsi="B Lotus" w:cs="B Lotus" w:hint="cs"/>
            <w:sz w:val="24"/>
            <w:szCs w:val="24"/>
            <w:rtl/>
            <w:lang w:bidi="fa-IR"/>
          </w:rPr>
          <w:delText xml:space="preserve"> صرفا </w:delText>
        </w:r>
      </w:del>
      <w:ins w:id="8225" w:author="Mehrnazi Boojari" w:date="2019-01-07T10:44:00Z">
        <w:r w:rsidR="006A1F1D">
          <w:rPr>
            <w:rFonts w:ascii="B Lotus" w:eastAsia="Calibri" w:hAnsi="B Lotus" w:cs="B Lotus" w:hint="cs"/>
            <w:sz w:val="24"/>
            <w:szCs w:val="24"/>
            <w:rtl/>
            <w:lang w:bidi="fa-IR"/>
          </w:rPr>
          <w:t xml:space="preserve"> فقط </w:t>
        </w:r>
      </w:ins>
      <w:r w:rsidRPr="00982BE2">
        <w:rPr>
          <w:rFonts w:ascii="B Lotus" w:eastAsia="Calibri" w:hAnsi="B Lotus" w:cs="B Lotus" w:hint="cs"/>
          <w:sz w:val="24"/>
          <w:szCs w:val="24"/>
          <w:rtl/>
          <w:lang w:bidi="fa-IR"/>
        </w:rPr>
        <w:t>به ارائه شاخص</w:t>
      </w:r>
      <w:del w:id="8226" w:author="Mehrnazi Boojari" w:date="2019-01-07T09:45:00Z">
        <w:r w:rsidRPr="00982BE2" w:rsidDel="006F7CCF">
          <w:rPr>
            <w:rFonts w:ascii="B Lotus" w:eastAsia="Calibri" w:hAnsi="B Lotus" w:cs="B Lotus" w:hint="cs"/>
            <w:sz w:val="24"/>
            <w:szCs w:val="24"/>
            <w:rtl/>
            <w:lang w:bidi="fa-IR"/>
          </w:rPr>
          <w:delText xml:space="preserve"> ها </w:delText>
        </w:r>
      </w:del>
      <w:ins w:id="8227" w:author="Mehrnazi Boojari" w:date="2019-01-07T09:45:00Z">
        <w:r w:rsidR="006F7CCF">
          <w:rPr>
            <w:rFonts w:ascii="B Lotus" w:eastAsia="Calibri" w:hAnsi="B Lotus" w:cs="B Lotus" w:hint="cs"/>
            <w:sz w:val="24"/>
            <w:szCs w:val="24"/>
            <w:rtl/>
            <w:lang w:bidi="fa-IR"/>
          </w:rPr>
          <w:t xml:space="preserve">‌ها </w:t>
        </w:r>
      </w:ins>
      <w:r w:rsidRPr="00982BE2">
        <w:rPr>
          <w:rFonts w:ascii="B Lotus" w:eastAsia="Calibri" w:hAnsi="B Lotus" w:cs="B Lotus" w:hint="cs"/>
          <w:sz w:val="24"/>
          <w:szCs w:val="24"/>
          <w:rtl/>
          <w:lang w:bidi="fa-IR"/>
        </w:rPr>
        <w:t>و اطلاعات اصلی بسنده شده است</w:t>
      </w:r>
      <w:del w:id="8228" w:author="Mehrnazi Boojari" w:date="2019-01-07T10:10:00Z">
        <w:r w:rsidRPr="00982BE2" w:rsidDel="00A31D6F">
          <w:rPr>
            <w:rFonts w:ascii="B Lotus" w:eastAsia="Calibri" w:hAnsi="B Lotus" w:cs="B Lotus" w:hint="cs"/>
            <w:sz w:val="24"/>
            <w:szCs w:val="24"/>
            <w:rtl/>
            <w:lang w:bidi="fa-IR"/>
          </w:rPr>
          <w:delText xml:space="preserve"> .</w:delText>
        </w:r>
      </w:del>
      <w:ins w:id="8229" w:author="Mehrnazi Boojari" w:date="2019-01-07T10:10:00Z">
        <w:r w:rsidR="00A31D6F">
          <w:rPr>
            <w:rFonts w:ascii="B Lotus" w:eastAsia="Calibri" w:hAnsi="B Lotus" w:cs="B Lotus" w:hint="cs"/>
            <w:sz w:val="24"/>
            <w:szCs w:val="24"/>
            <w:rtl/>
            <w:lang w:bidi="fa-IR"/>
          </w:rPr>
          <w:t>.</w:t>
        </w:r>
      </w:ins>
    </w:p>
    <w:p w14:paraId="126B7594" w14:textId="77777777" w:rsidR="00A06196" w:rsidRPr="00A06196" w:rsidRDefault="00A06196" w:rsidP="007C39B2">
      <w:pPr>
        <w:pStyle w:val="Heading3"/>
        <w:rPr>
          <w:rtl/>
        </w:rPr>
      </w:pPr>
      <w:bookmarkStart w:id="8230" w:name="_Toc533781217"/>
      <w:bookmarkStart w:id="8231" w:name="_Toc533782173"/>
      <w:r w:rsidRPr="00A06196">
        <w:rPr>
          <w:rFonts w:hint="cs"/>
          <w:rtl/>
        </w:rPr>
        <w:t>تحولات جمعیتی</w:t>
      </w:r>
      <w:bookmarkEnd w:id="8230"/>
      <w:bookmarkEnd w:id="8231"/>
      <w:r w:rsidRPr="00A06196">
        <w:rPr>
          <w:rFonts w:hint="cs"/>
          <w:rtl/>
        </w:rPr>
        <w:t xml:space="preserve"> </w:t>
      </w:r>
    </w:p>
    <w:p w14:paraId="3F8A6E01" w14:textId="77777777" w:rsidR="00A06196" w:rsidRPr="00982BE2" w:rsidRDefault="00A06196" w:rsidP="00385769">
      <w:pPr>
        <w:bidi/>
        <w:ind w:firstLine="227"/>
        <w:jc w:val="both"/>
        <w:rPr>
          <w:rFonts w:ascii="B Lotus" w:eastAsia="Calibri" w:hAnsi="B Lotus" w:cs="B Lotus"/>
          <w:sz w:val="24"/>
          <w:szCs w:val="24"/>
          <w:rtl/>
          <w:lang w:bidi="fa-IR"/>
        </w:rPr>
      </w:pPr>
      <w:r w:rsidRPr="00982BE2">
        <w:rPr>
          <w:rFonts w:ascii="B Lotus" w:eastAsia="Calibri" w:hAnsi="B Lotus" w:cs="B Lotus" w:hint="cs"/>
          <w:sz w:val="24"/>
          <w:szCs w:val="24"/>
          <w:rtl/>
          <w:lang w:bidi="fa-IR"/>
        </w:rPr>
        <w:t xml:space="preserve">در بررسی وضعیت مسکن روستایی اولین عاملی که باید بدان توجه </w:t>
      </w:r>
      <w:del w:id="8232" w:author="Mehrnazi Boojari" w:date="2019-01-12T05:47:00Z">
        <w:r w:rsidRPr="00982BE2" w:rsidDel="00580111">
          <w:rPr>
            <w:rFonts w:ascii="B Lotus" w:eastAsia="Calibri" w:hAnsi="B Lotus" w:cs="B Lotus" w:hint="cs"/>
            <w:sz w:val="24"/>
            <w:szCs w:val="24"/>
            <w:rtl/>
            <w:lang w:bidi="fa-IR"/>
          </w:rPr>
          <w:delText xml:space="preserve">نمود </w:delText>
        </w:r>
      </w:del>
      <w:ins w:id="8233" w:author="Mehrnazi Boojari" w:date="2019-01-12T05:47:00Z">
        <w:r w:rsidR="00580111">
          <w:rPr>
            <w:rFonts w:ascii="B Lotus" w:eastAsia="Calibri" w:hAnsi="B Lotus" w:cs="B Lotus" w:hint="cs"/>
            <w:sz w:val="24"/>
            <w:szCs w:val="24"/>
            <w:rtl/>
            <w:lang w:bidi="fa-IR"/>
          </w:rPr>
          <w:t>کرد</w:t>
        </w:r>
        <w:r w:rsidR="00580111" w:rsidRPr="00982BE2">
          <w:rPr>
            <w:rFonts w:ascii="B Lotus" w:eastAsia="Calibri" w:hAnsi="B Lotus" w:cs="B Lotus" w:hint="cs"/>
            <w:sz w:val="24"/>
            <w:szCs w:val="24"/>
            <w:rtl/>
            <w:lang w:bidi="fa-IR"/>
          </w:rPr>
          <w:t xml:space="preserve"> </w:t>
        </w:r>
      </w:ins>
      <w:r w:rsidRPr="00982BE2">
        <w:rPr>
          <w:rFonts w:ascii="B Lotus" w:eastAsia="Calibri" w:hAnsi="B Lotus" w:cs="B Lotus" w:hint="cs"/>
          <w:sz w:val="24"/>
          <w:szCs w:val="24"/>
          <w:rtl/>
          <w:lang w:bidi="fa-IR"/>
        </w:rPr>
        <w:t>تغییرات جمعیتی است که در روستاها اتفاق افتاده است</w:t>
      </w:r>
      <w:del w:id="8234" w:author="Mehrnazi Boojari" w:date="2019-01-07T10:10:00Z">
        <w:r w:rsidRPr="00982BE2" w:rsidDel="00A31D6F">
          <w:rPr>
            <w:rFonts w:ascii="B Lotus" w:eastAsia="Calibri" w:hAnsi="B Lotus" w:cs="B Lotus" w:hint="cs"/>
            <w:sz w:val="24"/>
            <w:szCs w:val="24"/>
            <w:rtl/>
            <w:lang w:bidi="fa-IR"/>
          </w:rPr>
          <w:delText xml:space="preserve"> .</w:delText>
        </w:r>
      </w:del>
      <w:ins w:id="8235" w:author="Mehrnazi Boojari" w:date="2019-01-07T10:10:00Z">
        <w:r w:rsidR="00A31D6F">
          <w:rPr>
            <w:rFonts w:ascii="B Lotus" w:eastAsia="Calibri" w:hAnsi="B Lotus" w:cs="B Lotus" w:hint="cs"/>
            <w:sz w:val="24"/>
            <w:szCs w:val="24"/>
            <w:rtl/>
            <w:lang w:bidi="fa-IR"/>
          </w:rPr>
          <w:t>.</w:t>
        </w:r>
      </w:ins>
      <w:ins w:id="8236" w:author="Mehrnazi Boojari" w:date="2019-01-12T05:47:00Z">
        <w:r w:rsidR="00580111">
          <w:rPr>
            <w:rFonts w:ascii="B Lotus" w:eastAsia="Calibri" w:hAnsi="B Lotus" w:cs="B Lotus" w:hint="cs"/>
            <w:sz w:val="24"/>
            <w:szCs w:val="24"/>
            <w:rtl/>
            <w:lang w:bidi="fa-IR"/>
          </w:rPr>
          <w:t xml:space="preserve"> </w:t>
        </w:r>
      </w:ins>
      <w:del w:id="8237" w:author="Mehrnazi Boojari" w:date="2019-01-07T10:04:00Z">
        <w:r w:rsidRPr="00982BE2" w:rsidDel="00A31D6F">
          <w:rPr>
            <w:rFonts w:ascii="B Lotus" w:eastAsia="Calibri" w:hAnsi="B Lotus" w:cs="B Lotus"/>
            <w:sz w:val="24"/>
            <w:szCs w:val="24"/>
            <w:rtl/>
            <w:lang w:bidi="fa-IR"/>
          </w:rPr>
          <w:delText>تاثیر</w:delText>
        </w:r>
      </w:del>
      <w:ins w:id="8238" w:author="Mehrnazi Boojari" w:date="2019-01-07T10:04:00Z">
        <w:r w:rsidR="00A31D6F">
          <w:rPr>
            <w:rFonts w:ascii="B Lotus" w:eastAsia="Calibri" w:hAnsi="B Lotus" w:cs="B Lotus"/>
            <w:sz w:val="24"/>
            <w:szCs w:val="24"/>
            <w:rtl/>
            <w:lang w:bidi="fa-IR"/>
          </w:rPr>
          <w:t>تأثیر</w:t>
        </w:r>
      </w:ins>
      <w:r w:rsidRPr="00982BE2">
        <w:rPr>
          <w:rFonts w:ascii="B Lotus" w:eastAsia="Calibri" w:hAnsi="B Lotus" w:cs="B Lotus"/>
          <w:sz w:val="24"/>
          <w:szCs w:val="24"/>
          <w:rtl/>
          <w:lang w:bidi="fa-IR"/>
        </w:rPr>
        <w:t xml:space="preserve"> زندگی روستایی در ایران به گونه</w:t>
      </w:r>
      <w:del w:id="8239" w:author="Mehrnazi Boojari" w:date="2019-01-07T10:41:00Z">
        <w:r w:rsidRPr="00982BE2" w:rsidDel="006A1F1D">
          <w:rPr>
            <w:rFonts w:ascii="B Lotus" w:eastAsia="Calibri" w:hAnsi="B Lotus" w:cs="B Lotus"/>
            <w:sz w:val="24"/>
            <w:szCs w:val="24"/>
            <w:rtl/>
            <w:lang w:bidi="fa-IR"/>
          </w:rPr>
          <w:delText xml:space="preserve"> ای </w:delText>
        </w:r>
      </w:del>
      <w:ins w:id="8240" w:author="Mehrnazi Boojari" w:date="2019-01-07T10:41: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ای </w:t>
        </w:r>
      </w:ins>
      <w:r w:rsidRPr="00982BE2">
        <w:rPr>
          <w:rFonts w:ascii="B Lotus" w:eastAsia="Calibri" w:hAnsi="B Lotus" w:cs="B Lotus"/>
          <w:sz w:val="24"/>
          <w:szCs w:val="24"/>
          <w:rtl/>
          <w:lang w:bidi="fa-IR"/>
        </w:rPr>
        <w:t>بوده که تا سال 1335 حدود 70 درصد جمعیت کشور ساکن روستاها بوده و بسیاری از شهرهای امروز ایران روستاهای پررونق گذشته بوده</w:t>
      </w:r>
      <w:ins w:id="8241" w:author="Mehrnazi Boojari" w:date="2019-01-07T10:34:00Z">
        <w:r w:rsidR="006C73A5">
          <w:rPr>
            <w:rFonts w:ascii="B Lotus" w:eastAsia="Calibri" w:hAnsi="B Lotus" w:cs="B Nazanin" w:hint="cs"/>
            <w:sz w:val="24"/>
            <w:szCs w:val="24"/>
            <w:rtl/>
            <w:lang w:bidi="fa-IR"/>
          </w:rPr>
          <w:t>‌</w:t>
        </w:r>
      </w:ins>
      <w:del w:id="8242" w:author="Mehrnazi Boojari" w:date="2019-01-07T10:34:00Z">
        <w:r w:rsidRPr="00982BE2" w:rsidDel="006C73A5">
          <w:rPr>
            <w:rFonts w:ascii="B Lotus" w:eastAsia="Calibri" w:hAnsi="B Lotus" w:cs="B Lotus"/>
            <w:sz w:val="24"/>
            <w:szCs w:val="24"/>
            <w:rtl/>
            <w:lang w:bidi="fa-IR"/>
          </w:rPr>
          <w:delText xml:space="preserve"> </w:delText>
        </w:r>
      </w:del>
      <w:r w:rsidRPr="00982BE2">
        <w:rPr>
          <w:rFonts w:ascii="B Lotus" w:eastAsia="Calibri" w:hAnsi="B Lotus" w:cs="B Lotus"/>
          <w:sz w:val="24"/>
          <w:szCs w:val="24"/>
          <w:rtl/>
          <w:lang w:bidi="fa-IR"/>
        </w:rPr>
        <w:t>اند</w:t>
      </w:r>
      <w:del w:id="8243" w:author="Mehrnazi Boojari" w:date="2019-01-07T09:53:00Z">
        <w:r w:rsidRPr="00982BE2" w:rsidDel="006F7CCF">
          <w:rPr>
            <w:rFonts w:ascii="B Lotus" w:eastAsia="Calibri" w:hAnsi="B Lotus" w:cs="B Lotus"/>
            <w:sz w:val="24"/>
            <w:szCs w:val="24"/>
            <w:rtl/>
            <w:lang w:bidi="fa-IR"/>
          </w:rPr>
          <w:delText xml:space="preserve"> .</w:delText>
        </w:r>
        <w:r w:rsidRPr="00982BE2" w:rsidDel="006F7CCF">
          <w:rPr>
            <w:rFonts w:ascii="B Lotus" w:eastAsia="Calibri" w:hAnsi="B Lotus" w:cs="B Lotus" w:hint="cs"/>
            <w:sz w:val="24"/>
            <w:szCs w:val="24"/>
            <w:rtl/>
            <w:lang w:bidi="fa-IR"/>
          </w:rPr>
          <w:delText xml:space="preserve"> </w:delText>
        </w:r>
      </w:del>
      <w:ins w:id="8244" w:author="Mehrnazi Boojari" w:date="2019-01-07T09:53:00Z">
        <w:r w:rsidR="006F7CCF">
          <w:rPr>
            <w:rFonts w:ascii="B Lotus" w:eastAsia="Calibri" w:hAnsi="B Lotus" w:cs="B Lotus"/>
            <w:sz w:val="24"/>
            <w:szCs w:val="24"/>
            <w:rtl/>
            <w:lang w:bidi="fa-IR"/>
          </w:rPr>
          <w:t xml:space="preserve">. </w:t>
        </w:r>
      </w:ins>
      <w:r w:rsidRPr="00982BE2">
        <w:rPr>
          <w:rFonts w:ascii="B Lotus" w:eastAsia="Calibri" w:hAnsi="B Lotus" w:cs="B Lotus" w:hint="cs"/>
          <w:sz w:val="24"/>
          <w:szCs w:val="24"/>
          <w:rtl/>
          <w:lang w:bidi="fa-IR"/>
        </w:rPr>
        <w:t>در حال</w:t>
      </w:r>
      <w:ins w:id="8245" w:author="Mehrnazi Boojari" w:date="2019-01-12T05:47:00Z">
        <w:r w:rsidR="00580111">
          <w:rPr>
            <w:rFonts w:ascii="B Lotus" w:eastAsia="Calibri" w:hAnsi="B Lotus" w:cs="B Lotus" w:hint="cs"/>
            <w:sz w:val="24"/>
            <w:szCs w:val="24"/>
            <w:rtl/>
            <w:lang w:bidi="fa-IR"/>
          </w:rPr>
          <w:t xml:space="preserve"> حاضر،</w:t>
        </w:r>
      </w:ins>
      <w:r w:rsidRPr="00982BE2">
        <w:rPr>
          <w:rFonts w:ascii="B Lotus" w:eastAsia="Calibri" w:hAnsi="B Lotus" w:cs="B Lotus" w:hint="cs"/>
          <w:sz w:val="24"/>
          <w:szCs w:val="24"/>
          <w:rtl/>
          <w:lang w:bidi="fa-IR"/>
        </w:rPr>
        <w:t xml:space="preserve"> </w:t>
      </w:r>
      <w:r w:rsidRPr="00982BE2">
        <w:rPr>
          <w:rFonts w:ascii="B Lotus" w:eastAsia="Calibri" w:hAnsi="B Lotus" w:cs="B Lotus"/>
          <w:sz w:val="24"/>
          <w:szCs w:val="24"/>
          <w:rtl/>
          <w:lang w:bidi="fa-IR"/>
        </w:rPr>
        <w:t>20730625 نفر</w:t>
      </w:r>
      <w:ins w:id="8246" w:author="Mehrnazi Boojari" w:date="2019-01-07T10:33:00Z">
        <w:r w:rsidR="006C73A5">
          <w:rPr>
            <w:rFonts w:ascii="B Lotus" w:eastAsia="Calibri" w:hAnsi="B Lotus" w:cs="B Lotus" w:hint="cs"/>
            <w:sz w:val="24"/>
            <w:szCs w:val="24"/>
            <w:rtl/>
            <w:lang w:bidi="fa-IR"/>
          </w:rPr>
          <w:t xml:space="preserve"> </w:t>
        </w:r>
      </w:ins>
      <w:r w:rsidRPr="00982BE2">
        <w:rPr>
          <w:rFonts w:ascii="B Lotus" w:eastAsia="Calibri" w:hAnsi="B Lotus" w:cs="B Lotus"/>
          <w:sz w:val="24"/>
          <w:szCs w:val="24"/>
          <w:rtl/>
          <w:lang w:bidi="fa-IR"/>
        </w:rPr>
        <w:t>(25.96 درصد) از کل جمعیت 79926270 نفر</w:t>
      </w:r>
      <w:ins w:id="8247" w:author="Mehrnazi Boojari" w:date="2019-01-12T05:48:00Z">
        <w:r w:rsidR="00580111">
          <w:rPr>
            <w:rFonts w:ascii="B Lotus" w:eastAsia="Calibri" w:hAnsi="B Lotus" w:cs="B Lotus" w:hint="cs"/>
            <w:sz w:val="24"/>
            <w:szCs w:val="24"/>
            <w:rtl/>
            <w:lang w:bidi="fa-IR"/>
          </w:rPr>
          <w:t>یِ</w:t>
        </w:r>
      </w:ins>
      <w:del w:id="8248" w:author="Mehrnazi Boojari" w:date="2019-01-07T09:59:00Z">
        <w:r w:rsidRPr="00982BE2" w:rsidDel="00A31D6F">
          <w:rPr>
            <w:rFonts w:ascii="B Lotus" w:eastAsia="Calibri" w:hAnsi="B Lotus" w:cs="B Lotus"/>
            <w:sz w:val="24"/>
            <w:szCs w:val="24"/>
            <w:rtl/>
            <w:lang w:bidi="fa-IR"/>
          </w:rPr>
          <w:delText xml:space="preserve">  </w:delText>
        </w:r>
      </w:del>
      <w:ins w:id="8249" w:author="Mehrnazi Boojari" w:date="2019-01-07T09:59:00Z">
        <w:r w:rsidR="00A31D6F">
          <w:rPr>
            <w:rFonts w:ascii="B Lotus" w:eastAsia="Calibri" w:hAnsi="B Lotus" w:cs="B Lotus"/>
            <w:sz w:val="24"/>
            <w:szCs w:val="24"/>
            <w:rtl/>
            <w:lang w:bidi="fa-IR"/>
          </w:rPr>
          <w:t xml:space="preserve"> </w:t>
        </w:r>
      </w:ins>
      <w:del w:id="8250" w:author="Mehrnazi Boojari" w:date="2019-01-12T05:48:00Z">
        <w:r w:rsidRPr="00982BE2" w:rsidDel="00580111">
          <w:rPr>
            <w:rFonts w:ascii="B Lotus" w:eastAsia="Calibri" w:hAnsi="B Lotus" w:cs="B Lotus"/>
            <w:sz w:val="24"/>
            <w:szCs w:val="24"/>
            <w:rtl/>
            <w:lang w:bidi="fa-IR"/>
          </w:rPr>
          <w:delText xml:space="preserve">جمعیت کل </w:delText>
        </w:r>
      </w:del>
      <w:r w:rsidRPr="00982BE2">
        <w:rPr>
          <w:rFonts w:ascii="B Lotus" w:eastAsia="Calibri" w:hAnsi="B Lotus" w:cs="B Lotus"/>
          <w:sz w:val="24"/>
          <w:szCs w:val="24"/>
          <w:rtl/>
          <w:lang w:bidi="fa-IR"/>
        </w:rPr>
        <w:t>کشور در نقاط روستایی ساکن</w:t>
      </w:r>
      <w:ins w:id="8251" w:author="Mehrnazi Boojari" w:date="2019-01-12T05:49:00Z">
        <w:r w:rsidR="00385769">
          <w:rPr>
            <w:rFonts w:ascii="B Lotus" w:eastAsia="Calibri" w:hAnsi="B Lotus" w:cs="B Nazanin" w:hint="cs"/>
            <w:sz w:val="24"/>
            <w:szCs w:val="24"/>
            <w:rtl/>
            <w:lang w:bidi="fa-IR"/>
          </w:rPr>
          <w:t>‌</w:t>
        </w:r>
        <w:r w:rsidR="00385769">
          <w:rPr>
            <w:rFonts w:ascii="B Lotus" w:eastAsia="Calibri" w:hAnsi="B Lotus" w:cs="B Lotus" w:hint="cs"/>
            <w:sz w:val="24"/>
            <w:szCs w:val="24"/>
            <w:rtl/>
            <w:lang w:bidi="fa-IR"/>
          </w:rPr>
          <w:t>ا</w:t>
        </w:r>
      </w:ins>
      <w:del w:id="8252" w:author="Mehrnazi Boojari" w:date="2019-01-12T05:49:00Z">
        <w:r w:rsidRPr="00982BE2" w:rsidDel="00385769">
          <w:rPr>
            <w:rFonts w:ascii="B Lotus" w:eastAsia="Calibri" w:hAnsi="B Lotus" w:cs="B Lotus"/>
            <w:sz w:val="24"/>
            <w:szCs w:val="24"/>
            <w:rtl/>
            <w:lang w:bidi="fa-IR"/>
          </w:rPr>
          <w:delText xml:space="preserve"> هست</w:delText>
        </w:r>
      </w:del>
      <w:r w:rsidRPr="00982BE2">
        <w:rPr>
          <w:rFonts w:ascii="B Lotus" w:eastAsia="Calibri" w:hAnsi="B Lotus" w:cs="B Lotus"/>
          <w:sz w:val="24"/>
          <w:szCs w:val="24"/>
          <w:rtl/>
          <w:lang w:bidi="fa-IR"/>
        </w:rPr>
        <w:t>ند</w:t>
      </w:r>
      <w:r w:rsidR="00982BE2">
        <w:rPr>
          <w:rFonts w:ascii="B Lotus" w:eastAsia="Calibri" w:hAnsi="B Lotus" w:cs="B Lotus" w:hint="cs"/>
          <w:sz w:val="24"/>
          <w:szCs w:val="24"/>
          <w:rtl/>
          <w:lang w:bidi="fa-IR"/>
        </w:rPr>
        <w:t>. نمودار 2</w:t>
      </w:r>
      <w:del w:id="8253" w:author="Mehrnazi Boojari" w:date="2019-01-12T05:48:00Z">
        <w:r w:rsidR="00982BE2" w:rsidDel="00580111">
          <w:rPr>
            <w:rFonts w:ascii="B Lotus" w:eastAsia="Calibri" w:hAnsi="B Lotus" w:cs="B Lotus" w:hint="cs"/>
            <w:sz w:val="24"/>
            <w:szCs w:val="24"/>
            <w:rtl/>
            <w:lang w:bidi="fa-IR"/>
          </w:rPr>
          <w:delText>.</w:delText>
        </w:r>
      </w:del>
      <w:ins w:id="8254" w:author="Mehrnazi Boojari" w:date="2019-01-12T05:48:00Z">
        <w:r w:rsidR="00580111">
          <w:rPr>
            <w:rFonts w:ascii="B Lotus" w:eastAsia="Calibri" w:hAnsi="B Lotus" w:cs="B Lotus" w:hint="cs"/>
            <w:sz w:val="24"/>
            <w:szCs w:val="24"/>
            <w:rtl/>
            <w:lang w:bidi="fa-IR"/>
          </w:rPr>
          <w:t>-</w:t>
        </w:r>
      </w:ins>
      <w:r w:rsidR="00982BE2">
        <w:rPr>
          <w:rFonts w:ascii="B Lotus" w:eastAsia="Calibri" w:hAnsi="B Lotus" w:cs="B Lotus" w:hint="cs"/>
          <w:sz w:val="24"/>
          <w:szCs w:val="24"/>
          <w:rtl/>
          <w:lang w:bidi="fa-IR"/>
        </w:rPr>
        <w:t>1 و جدول 2</w:t>
      </w:r>
      <w:del w:id="8255" w:author="Mehrnazi Boojari" w:date="2019-01-12T05:48:00Z">
        <w:r w:rsidR="00982BE2" w:rsidDel="00580111">
          <w:rPr>
            <w:rFonts w:ascii="B Lotus" w:eastAsia="Calibri" w:hAnsi="B Lotus" w:cs="B Lotus" w:hint="cs"/>
            <w:sz w:val="24"/>
            <w:szCs w:val="24"/>
            <w:rtl/>
            <w:lang w:bidi="fa-IR"/>
          </w:rPr>
          <w:delText>.</w:delText>
        </w:r>
      </w:del>
      <w:ins w:id="8256" w:author="Mehrnazi Boojari" w:date="2019-01-12T05:48:00Z">
        <w:r w:rsidR="00580111">
          <w:rPr>
            <w:rFonts w:ascii="B Lotus" w:eastAsia="Calibri" w:hAnsi="B Lotus" w:cs="B Lotus" w:hint="cs"/>
            <w:sz w:val="24"/>
            <w:szCs w:val="24"/>
            <w:rtl/>
            <w:lang w:bidi="fa-IR"/>
          </w:rPr>
          <w:t>-</w:t>
        </w:r>
      </w:ins>
      <w:r w:rsidR="00982BE2">
        <w:rPr>
          <w:rFonts w:ascii="B Lotus" w:eastAsia="Calibri" w:hAnsi="B Lotus" w:cs="B Lotus" w:hint="cs"/>
          <w:sz w:val="24"/>
          <w:szCs w:val="24"/>
          <w:rtl/>
          <w:lang w:bidi="fa-IR"/>
        </w:rPr>
        <w:t>8</w:t>
      </w:r>
      <w:r w:rsidRPr="00982BE2">
        <w:rPr>
          <w:rFonts w:ascii="B Lotus" w:eastAsia="Calibri" w:hAnsi="B Lotus" w:cs="B Lotus" w:hint="cs"/>
          <w:sz w:val="24"/>
          <w:szCs w:val="24"/>
          <w:rtl/>
          <w:lang w:bidi="fa-IR"/>
        </w:rPr>
        <w:t xml:space="preserve"> جمعیت روستایی و متوسط رشد سالانه آن را در کشور نشان</w:t>
      </w:r>
      <w:del w:id="8257" w:author="Mehrnazi Boojari" w:date="2019-01-07T09:49:00Z">
        <w:r w:rsidRPr="00982BE2" w:rsidDel="006F7CCF">
          <w:rPr>
            <w:rFonts w:ascii="B Lotus" w:eastAsia="Calibri" w:hAnsi="B Lotus" w:cs="B Lotus" w:hint="cs"/>
            <w:sz w:val="24"/>
            <w:szCs w:val="24"/>
            <w:rtl/>
            <w:lang w:bidi="fa-IR"/>
          </w:rPr>
          <w:delText xml:space="preserve"> می </w:delText>
        </w:r>
      </w:del>
      <w:ins w:id="8258" w:author="Mehrnazi Boojari" w:date="2019-01-07T09:49:00Z">
        <w:r w:rsidR="006F7CCF">
          <w:rPr>
            <w:rFonts w:ascii="B Lotus" w:eastAsia="Calibri" w:hAnsi="B Lotus" w:cs="B Lotus" w:hint="cs"/>
            <w:sz w:val="24"/>
            <w:szCs w:val="24"/>
            <w:rtl/>
            <w:lang w:bidi="fa-IR"/>
          </w:rPr>
          <w:t xml:space="preserve"> می‌</w:t>
        </w:r>
      </w:ins>
      <w:r w:rsidRPr="00982BE2">
        <w:rPr>
          <w:rFonts w:ascii="B Lotus" w:eastAsia="Calibri" w:hAnsi="B Lotus" w:cs="B Lotus" w:hint="cs"/>
          <w:sz w:val="24"/>
          <w:szCs w:val="24"/>
          <w:rtl/>
          <w:lang w:bidi="fa-IR"/>
        </w:rPr>
        <w:t>دهد</w:t>
      </w:r>
      <w:del w:id="8259" w:author="Mehrnazi Boojari" w:date="2019-01-07T09:53:00Z">
        <w:r w:rsidRPr="00982BE2" w:rsidDel="006F7CCF">
          <w:rPr>
            <w:rFonts w:ascii="B Lotus" w:eastAsia="Calibri" w:hAnsi="B Lotus" w:cs="B Lotus" w:hint="cs"/>
            <w:sz w:val="24"/>
            <w:szCs w:val="24"/>
            <w:rtl/>
            <w:lang w:bidi="fa-IR"/>
          </w:rPr>
          <w:delText xml:space="preserve"> . </w:delText>
        </w:r>
      </w:del>
      <w:ins w:id="8260" w:author="Mehrnazi Boojari" w:date="2019-01-07T09:53:00Z">
        <w:r w:rsidR="006F7CCF">
          <w:rPr>
            <w:rFonts w:ascii="B Lotus" w:eastAsia="Calibri" w:hAnsi="B Lotus" w:cs="B Lotus" w:hint="cs"/>
            <w:sz w:val="24"/>
            <w:szCs w:val="24"/>
            <w:rtl/>
            <w:lang w:bidi="fa-IR"/>
          </w:rPr>
          <w:t xml:space="preserve">. </w:t>
        </w:r>
      </w:ins>
    </w:p>
    <w:p w14:paraId="3CAB01E4" w14:textId="77777777" w:rsidR="00982BE2" w:rsidRDefault="00982BE2" w:rsidP="00580111">
      <w:pPr>
        <w:pStyle w:val="Caption"/>
        <w:keepNext/>
        <w:bidi/>
      </w:pPr>
      <w:r>
        <w:rPr>
          <w:rtl/>
        </w:rPr>
        <w:t xml:space="preserve">جدول </w:t>
      </w:r>
      <w:fldSimple w:instr=" STYLEREF 1 \s ">
        <w:r w:rsidR="002749F0">
          <w:rPr>
            <w:noProof/>
            <w:rtl/>
          </w:rPr>
          <w:t>‏2</w:t>
        </w:r>
      </w:fldSimple>
      <w:del w:id="8261" w:author="Mehrnazi Boojari" w:date="2019-01-12T05:48:00Z">
        <w:r w:rsidR="002749F0" w:rsidDel="00580111">
          <w:rPr>
            <w:rtl/>
          </w:rPr>
          <w:delText>.</w:delText>
        </w:r>
      </w:del>
      <w:ins w:id="8262" w:author="Mehrnazi Boojari" w:date="2019-01-12T05:48:00Z">
        <w:r w:rsidR="00580111">
          <w:rPr>
            <w:rFonts w:hint="cs"/>
            <w:rtl/>
          </w:rPr>
          <w:t>-</w:t>
        </w:r>
      </w:ins>
      <w:fldSimple w:instr=" SEQ جدول \* ARABIC \s 1 ">
        <w:r w:rsidR="002749F0">
          <w:rPr>
            <w:noProof/>
            <w:rtl/>
          </w:rPr>
          <w:t>8</w:t>
        </w:r>
      </w:fldSimple>
      <w:r>
        <w:rPr>
          <w:rFonts w:hint="cs"/>
          <w:rtl/>
          <w:lang w:bidi="fa-IR"/>
        </w:rPr>
        <w:t xml:space="preserve">: </w:t>
      </w:r>
      <w:r w:rsidRPr="009A1A33">
        <w:rPr>
          <w:rtl/>
          <w:lang w:bidi="fa-IR"/>
        </w:rPr>
        <w:t>تغ</w:t>
      </w:r>
      <w:r w:rsidRPr="009A1A33">
        <w:rPr>
          <w:rFonts w:hint="cs"/>
          <w:rtl/>
          <w:lang w:bidi="fa-IR"/>
        </w:rPr>
        <w:t>یی</w:t>
      </w:r>
      <w:r w:rsidRPr="009A1A33">
        <w:rPr>
          <w:rFonts w:hint="eastAsia"/>
          <w:rtl/>
          <w:lang w:bidi="fa-IR"/>
        </w:rPr>
        <w:t>رات</w:t>
      </w:r>
      <w:r w:rsidRPr="009A1A33">
        <w:rPr>
          <w:rtl/>
          <w:lang w:bidi="fa-IR"/>
        </w:rPr>
        <w:t xml:space="preserve"> جمع</w:t>
      </w:r>
      <w:r w:rsidRPr="009A1A33">
        <w:rPr>
          <w:rFonts w:hint="cs"/>
          <w:rtl/>
          <w:lang w:bidi="fa-IR"/>
        </w:rPr>
        <w:t>ی</w:t>
      </w:r>
      <w:r w:rsidRPr="009A1A33">
        <w:rPr>
          <w:rFonts w:hint="eastAsia"/>
          <w:rtl/>
          <w:lang w:bidi="fa-IR"/>
        </w:rPr>
        <w:t>ت</w:t>
      </w:r>
      <w:r w:rsidRPr="009A1A33">
        <w:rPr>
          <w:rtl/>
          <w:lang w:bidi="fa-IR"/>
        </w:rPr>
        <w:t xml:space="preserve"> مناطق روستا</w:t>
      </w:r>
      <w:r w:rsidRPr="009A1A33">
        <w:rPr>
          <w:rFonts w:hint="cs"/>
          <w:rtl/>
          <w:lang w:bidi="fa-IR"/>
        </w:rPr>
        <w:t>یی</w:t>
      </w:r>
      <w:r w:rsidRPr="009A1A33">
        <w:rPr>
          <w:rtl/>
          <w:lang w:bidi="fa-IR"/>
        </w:rPr>
        <w:t xml:space="preserve"> و تعداد روستاها</w:t>
      </w:r>
      <w:r w:rsidRPr="009A1A33">
        <w:rPr>
          <w:rFonts w:hint="cs"/>
          <w:rtl/>
          <w:lang w:bidi="fa-IR"/>
        </w:rPr>
        <w:t>ی</w:t>
      </w:r>
      <w:r w:rsidRPr="009A1A33">
        <w:rPr>
          <w:rtl/>
          <w:lang w:bidi="fa-IR"/>
        </w:rPr>
        <w:t xml:space="preserve"> كشور </w:t>
      </w:r>
      <w:ins w:id="8263" w:author="Mehrnazi Boojari" w:date="2019-01-12T05:48:00Z">
        <w:r w:rsidR="00580111">
          <w:rPr>
            <w:rFonts w:hint="cs"/>
            <w:rtl/>
            <w:lang w:bidi="fa-IR"/>
          </w:rPr>
          <w:t>در</w:t>
        </w:r>
        <w:r w:rsidR="00580111">
          <w:rPr>
            <w:rFonts w:cs="Times New Roman" w:hint="eastAsia"/>
            <w:rtl/>
            <w:lang w:bidi="fa-IR"/>
          </w:rPr>
          <w:t> </w:t>
        </w:r>
      </w:ins>
      <w:r w:rsidRPr="009A1A33">
        <w:rPr>
          <w:rtl/>
          <w:lang w:bidi="fa-IR"/>
        </w:rPr>
        <w:t>ط</w:t>
      </w:r>
      <w:r w:rsidRPr="009A1A33">
        <w:rPr>
          <w:rFonts w:hint="cs"/>
          <w:rtl/>
          <w:lang w:bidi="fa-IR"/>
        </w:rPr>
        <w:t>ی</w:t>
      </w:r>
      <w:r w:rsidRPr="009A1A33">
        <w:rPr>
          <w:rtl/>
          <w:lang w:bidi="fa-IR"/>
        </w:rPr>
        <w:t xml:space="preserve"> سال‌ها</w:t>
      </w:r>
      <w:r w:rsidRPr="009A1A33">
        <w:rPr>
          <w:rFonts w:hint="cs"/>
          <w:rtl/>
          <w:lang w:bidi="fa-IR"/>
        </w:rPr>
        <w:t>ی</w:t>
      </w:r>
      <w:r w:rsidRPr="009A1A33">
        <w:rPr>
          <w:rtl/>
          <w:lang w:bidi="fa-IR"/>
        </w:rPr>
        <w:t xml:space="preserve"> 1395-</w:t>
      </w:r>
      <w:del w:id="8264" w:author="Mehrnazi Boojari" w:date="2019-01-12T05:48:00Z">
        <w:r w:rsidRPr="009A1A33" w:rsidDel="00580111">
          <w:rPr>
            <w:rtl/>
            <w:lang w:bidi="fa-IR"/>
          </w:rPr>
          <w:delText xml:space="preserve"> </w:delText>
        </w:r>
      </w:del>
      <w:r>
        <w:rPr>
          <w:rStyle w:val="FootnoteReference"/>
          <w:rtl/>
          <w:lang w:bidi="fa-IR"/>
        </w:rPr>
        <w:footnoteReference w:id="64"/>
      </w:r>
      <w:r w:rsidRPr="009A1A33">
        <w:rPr>
          <w:rtl/>
          <w:lang w:bidi="fa-IR"/>
        </w:rPr>
        <w:t>1335</w:t>
      </w:r>
    </w:p>
    <w:tbl>
      <w:tblPr>
        <w:tblStyle w:val="TableGrid"/>
        <w:bidiVisual/>
        <w:tblW w:w="2754" w:type="pct"/>
        <w:jc w:val="center"/>
        <w:tblLook w:val="04A0" w:firstRow="1" w:lastRow="0" w:firstColumn="1" w:lastColumn="0" w:noHBand="0" w:noVBand="1"/>
      </w:tblPr>
      <w:tblGrid>
        <w:gridCol w:w="1056"/>
        <w:gridCol w:w="1686"/>
        <w:gridCol w:w="2283"/>
      </w:tblGrid>
      <w:tr w:rsidR="00A06196" w:rsidRPr="00982BE2" w14:paraId="3B7978B7" w14:textId="77777777" w:rsidTr="00982BE2">
        <w:trPr>
          <w:trHeight w:val="292"/>
          <w:jc w:val="center"/>
        </w:trPr>
        <w:tc>
          <w:tcPr>
            <w:tcW w:w="1050" w:type="pct"/>
            <w:shd w:val="clear" w:color="auto" w:fill="F2F2F2"/>
            <w:vAlign w:val="center"/>
          </w:tcPr>
          <w:p w14:paraId="07746664"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سال</w:t>
            </w:r>
          </w:p>
        </w:tc>
        <w:tc>
          <w:tcPr>
            <w:tcW w:w="1678" w:type="pct"/>
            <w:shd w:val="clear" w:color="auto" w:fill="F2F2F2"/>
            <w:vAlign w:val="center"/>
          </w:tcPr>
          <w:p w14:paraId="1788C6A6"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جمعیت روستایی</w:t>
            </w:r>
          </w:p>
        </w:tc>
        <w:tc>
          <w:tcPr>
            <w:tcW w:w="2272" w:type="pct"/>
            <w:shd w:val="clear" w:color="auto" w:fill="F2F2F2"/>
            <w:vAlign w:val="center"/>
          </w:tcPr>
          <w:p w14:paraId="75398A3F"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متوسط رشد سالانه جمعیت</w:t>
            </w:r>
          </w:p>
        </w:tc>
      </w:tr>
      <w:tr w:rsidR="00A06196" w:rsidRPr="00982BE2" w14:paraId="1547D3CB" w14:textId="77777777" w:rsidTr="00982BE2">
        <w:trPr>
          <w:trHeight w:val="122"/>
          <w:jc w:val="center"/>
        </w:trPr>
        <w:tc>
          <w:tcPr>
            <w:tcW w:w="1050" w:type="pct"/>
            <w:shd w:val="clear" w:color="auto" w:fill="F2F2F2"/>
            <w:vAlign w:val="center"/>
          </w:tcPr>
          <w:p w14:paraId="3E18D8A0"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1335</w:t>
            </w:r>
          </w:p>
        </w:tc>
        <w:tc>
          <w:tcPr>
            <w:tcW w:w="1678" w:type="pct"/>
            <w:vAlign w:val="center"/>
          </w:tcPr>
          <w:p w14:paraId="5A3B4B4A"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12952082</w:t>
            </w:r>
          </w:p>
        </w:tc>
        <w:tc>
          <w:tcPr>
            <w:tcW w:w="2272" w:type="pct"/>
            <w:vMerge w:val="restart"/>
            <w:vAlign w:val="center"/>
          </w:tcPr>
          <w:p w14:paraId="2FC43591"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13/2</w:t>
            </w:r>
          </w:p>
        </w:tc>
      </w:tr>
      <w:tr w:rsidR="00A06196" w:rsidRPr="00982BE2" w14:paraId="20F421B8" w14:textId="77777777" w:rsidTr="00982BE2">
        <w:trPr>
          <w:trHeight w:val="369"/>
          <w:jc w:val="center"/>
        </w:trPr>
        <w:tc>
          <w:tcPr>
            <w:tcW w:w="1050" w:type="pct"/>
            <w:vMerge w:val="restart"/>
            <w:shd w:val="clear" w:color="auto" w:fill="F2F2F2"/>
            <w:vAlign w:val="center"/>
          </w:tcPr>
          <w:p w14:paraId="7F94DD99"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1345</w:t>
            </w:r>
          </w:p>
        </w:tc>
        <w:tc>
          <w:tcPr>
            <w:tcW w:w="1678" w:type="pct"/>
            <w:vMerge w:val="restart"/>
            <w:vAlign w:val="center"/>
          </w:tcPr>
          <w:p w14:paraId="0D062208"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15992912</w:t>
            </w:r>
          </w:p>
        </w:tc>
        <w:tc>
          <w:tcPr>
            <w:tcW w:w="2272" w:type="pct"/>
            <w:vMerge/>
            <w:vAlign w:val="center"/>
          </w:tcPr>
          <w:p w14:paraId="3F5452AA" w14:textId="77777777" w:rsidR="00A06196" w:rsidRPr="00982BE2" w:rsidRDefault="00A06196" w:rsidP="00A06196">
            <w:pPr>
              <w:bidi/>
              <w:spacing w:line="264" w:lineRule="auto"/>
              <w:jc w:val="center"/>
              <w:rPr>
                <w:rFonts w:ascii="B Lotus" w:eastAsia="Calibri" w:hAnsi="B Lotus" w:cs="B Lotus"/>
                <w:sz w:val="20"/>
                <w:szCs w:val="20"/>
              </w:rPr>
            </w:pPr>
          </w:p>
        </w:tc>
      </w:tr>
      <w:tr w:rsidR="00A06196" w:rsidRPr="00982BE2" w14:paraId="03B74CE8" w14:textId="77777777" w:rsidTr="00982BE2">
        <w:trPr>
          <w:trHeight w:val="369"/>
          <w:jc w:val="center"/>
        </w:trPr>
        <w:tc>
          <w:tcPr>
            <w:tcW w:w="1050" w:type="pct"/>
            <w:vMerge/>
            <w:shd w:val="clear" w:color="auto" w:fill="F2F2F2"/>
            <w:vAlign w:val="center"/>
          </w:tcPr>
          <w:p w14:paraId="50BE6124" w14:textId="77777777" w:rsidR="00A06196" w:rsidRPr="00982BE2" w:rsidRDefault="00A06196" w:rsidP="00A06196">
            <w:pPr>
              <w:bidi/>
              <w:spacing w:line="264" w:lineRule="auto"/>
              <w:jc w:val="center"/>
              <w:rPr>
                <w:rFonts w:ascii="B Lotus" w:eastAsia="Calibri" w:hAnsi="B Lotus" w:cs="B Lotus"/>
                <w:sz w:val="20"/>
                <w:szCs w:val="20"/>
              </w:rPr>
            </w:pPr>
          </w:p>
        </w:tc>
        <w:tc>
          <w:tcPr>
            <w:tcW w:w="1678" w:type="pct"/>
            <w:vMerge/>
            <w:vAlign w:val="center"/>
          </w:tcPr>
          <w:p w14:paraId="32A17EFE" w14:textId="77777777" w:rsidR="00A06196" w:rsidRPr="00982BE2" w:rsidRDefault="00A06196" w:rsidP="00A06196">
            <w:pPr>
              <w:bidi/>
              <w:spacing w:line="264" w:lineRule="auto"/>
              <w:jc w:val="center"/>
              <w:rPr>
                <w:rFonts w:ascii="B Lotus" w:eastAsia="Calibri" w:hAnsi="B Lotus" w:cs="B Lotus"/>
                <w:sz w:val="20"/>
                <w:szCs w:val="20"/>
              </w:rPr>
            </w:pPr>
          </w:p>
        </w:tc>
        <w:tc>
          <w:tcPr>
            <w:tcW w:w="2272" w:type="pct"/>
            <w:vMerge w:val="restart"/>
            <w:vAlign w:val="center"/>
          </w:tcPr>
          <w:p w14:paraId="789192BD"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11/1</w:t>
            </w:r>
          </w:p>
        </w:tc>
      </w:tr>
      <w:tr w:rsidR="00A06196" w:rsidRPr="00982BE2" w14:paraId="34497902" w14:textId="77777777" w:rsidTr="00982BE2">
        <w:trPr>
          <w:trHeight w:val="369"/>
          <w:jc w:val="center"/>
        </w:trPr>
        <w:tc>
          <w:tcPr>
            <w:tcW w:w="1050" w:type="pct"/>
            <w:vMerge w:val="restart"/>
            <w:shd w:val="clear" w:color="auto" w:fill="F2F2F2"/>
            <w:vAlign w:val="center"/>
          </w:tcPr>
          <w:p w14:paraId="2A0E17A8"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1355</w:t>
            </w:r>
          </w:p>
        </w:tc>
        <w:tc>
          <w:tcPr>
            <w:tcW w:w="1678" w:type="pct"/>
            <w:vMerge w:val="restart"/>
            <w:vAlign w:val="center"/>
          </w:tcPr>
          <w:p w14:paraId="79AE446C"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17854064</w:t>
            </w:r>
          </w:p>
        </w:tc>
        <w:tc>
          <w:tcPr>
            <w:tcW w:w="2272" w:type="pct"/>
            <w:vMerge/>
            <w:vAlign w:val="center"/>
          </w:tcPr>
          <w:p w14:paraId="2D83CC83" w14:textId="77777777" w:rsidR="00A06196" w:rsidRPr="00982BE2" w:rsidRDefault="00A06196" w:rsidP="00A06196">
            <w:pPr>
              <w:bidi/>
              <w:spacing w:line="264" w:lineRule="auto"/>
              <w:jc w:val="center"/>
              <w:rPr>
                <w:rFonts w:ascii="B Lotus" w:eastAsia="Calibri" w:hAnsi="B Lotus" w:cs="B Lotus"/>
                <w:sz w:val="20"/>
                <w:szCs w:val="20"/>
              </w:rPr>
            </w:pPr>
          </w:p>
        </w:tc>
      </w:tr>
      <w:tr w:rsidR="00A06196" w:rsidRPr="00982BE2" w14:paraId="5E00B8C4" w14:textId="77777777" w:rsidTr="00982BE2">
        <w:trPr>
          <w:trHeight w:val="380"/>
          <w:jc w:val="center"/>
        </w:trPr>
        <w:tc>
          <w:tcPr>
            <w:tcW w:w="1050" w:type="pct"/>
            <w:vMerge/>
            <w:shd w:val="clear" w:color="auto" w:fill="F2F2F2"/>
            <w:vAlign w:val="center"/>
          </w:tcPr>
          <w:p w14:paraId="01B41D25" w14:textId="77777777" w:rsidR="00A06196" w:rsidRPr="00982BE2" w:rsidRDefault="00A06196" w:rsidP="00A06196">
            <w:pPr>
              <w:bidi/>
              <w:spacing w:line="264" w:lineRule="auto"/>
              <w:jc w:val="center"/>
              <w:rPr>
                <w:rFonts w:ascii="B Lotus" w:eastAsia="Calibri" w:hAnsi="B Lotus" w:cs="B Lotus"/>
                <w:sz w:val="20"/>
                <w:szCs w:val="20"/>
              </w:rPr>
            </w:pPr>
          </w:p>
        </w:tc>
        <w:tc>
          <w:tcPr>
            <w:tcW w:w="1678" w:type="pct"/>
            <w:vMerge/>
            <w:vAlign w:val="center"/>
          </w:tcPr>
          <w:p w14:paraId="75CEB8A1" w14:textId="77777777" w:rsidR="00A06196" w:rsidRPr="00982BE2" w:rsidRDefault="00A06196" w:rsidP="00A06196">
            <w:pPr>
              <w:bidi/>
              <w:spacing w:line="264" w:lineRule="auto"/>
              <w:jc w:val="center"/>
              <w:rPr>
                <w:rFonts w:ascii="B Lotus" w:eastAsia="Calibri" w:hAnsi="B Lotus" w:cs="B Lotus"/>
                <w:sz w:val="20"/>
                <w:szCs w:val="20"/>
              </w:rPr>
            </w:pPr>
          </w:p>
        </w:tc>
        <w:tc>
          <w:tcPr>
            <w:tcW w:w="2272" w:type="pct"/>
            <w:vMerge w:val="restart"/>
            <w:vAlign w:val="center"/>
          </w:tcPr>
          <w:p w14:paraId="168DEE6E"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39/2</w:t>
            </w:r>
          </w:p>
        </w:tc>
      </w:tr>
      <w:tr w:rsidR="00A06196" w:rsidRPr="00982BE2" w14:paraId="35847C56" w14:textId="77777777" w:rsidTr="00982BE2">
        <w:trPr>
          <w:trHeight w:val="369"/>
          <w:jc w:val="center"/>
        </w:trPr>
        <w:tc>
          <w:tcPr>
            <w:tcW w:w="1050" w:type="pct"/>
            <w:vMerge w:val="restart"/>
            <w:shd w:val="clear" w:color="auto" w:fill="F2F2F2"/>
            <w:vAlign w:val="center"/>
          </w:tcPr>
          <w:p w14:paraId="5CBD29FE"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1365</w:t>
            </w:r>
          </w:p>
        </w:tc>
        <w:tc>
          <w:tcPr>
            <w:tcW w:w="1678" w:type="pct"/>
            <w:vMerge w:val="restart"/>
            <w:vAlign w:val="center"/>
          </w:tcPr>
          <w:p w14:paraId="6000D99A"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26600449</w:t>
            </w:r>
          </w:p>
        </w:tc>
        <w:tc>
          <w:tcPr>
            <w:tcW w:w="2272" w:type="pct"/>
            <w:vMerge/>
            <w:vAlign w:val="center"/>
          </w:tcPr>
          <w:p w14:paraId="1BA8CB1B" w14:textId="77777777" w:rsidR="00A06196" w:rsidRPr="00982BE2" w:rsidRDefault="00A06196" w:rsidP="00A06196">
            <w:pPr>
              <w:bidi/>
              <w:spacing w:line="264" w:lineRule="auto"/>
              <w:jc w:val="center"/>
              <w:rPr>
                <w:rFonts w:ascii="B Lotus" w:eastAsia="Calibri" w:hAnsi="B Lotus" w:cs="B Lotus"/>
                <w:sz w:val="20"/>
                <w:szCs w:val="20"/>
              </w:rPr>
            </w:pPr>
          </w:p>
        </w:tc>
      </w:tr>
      <w:tr w:rsidR="00A06196" w:rsidRPr="00982BE2" w14:paraId="3998E7B4" w14:textId="77777777" w:rsidTr="00982BE2">
        <w:trPr>
          <w:trHeight w:val="369"/>
          <w:jc w:val="center"/>
        </w:trPr>
        <w:tc>
          <w:tcPr>
            <w:tcW w:w="1050" w:type="pct"/>
            <w:vMerge/>
            <w:shd w:val="clear" w:color="auto" w:fill="F2F2F2"/>
            <w:vAlign w:val="center"/>
          </w:tcPr>
          <w:p w14:paraId="36A2CB8E" w14:textId="77777777" w:rsidR="00A06196" w:rsidRPr="00982BE2" w:rsidRDefault="00A06196" w:rsidP="00A06196">
            <w:pPr>
              <w:bidi/>
              <w:spacing w:line="264" w:lineRule="auto"/>
              <w:jc w:val="center"/>
              <w:rPr>
                <w:rFonts w:ascii="B Lotus" w:eastAsia="Calibri" w:hAnsi="B Lotus" w:cs="B Lotus"/>
                <w:sz w:val="20"/>
                <w:szCs w:val="20"/>
              </w:rPr>
            </w:pPr>
          </w:p>
        </w:tc>
        <w:tc>
          <w:tcPr>
            <w:tcW w:w="1678" w:type="pct"/>
            <w:vMerge/>
            <w:vAlign w:val="center"/>
          </w:tcPr>
          <w:p w14:paraId="1E67D809" w14:textId="77777777" w:rsidR="00A06196" w:rsidRPr="00982BE2" w:rsidRDefault="00A06196" w:rsidP="00A06196">
            <w:pPr>
              <w:bidi/>
              <w:spacing w:line="264" w:lineRule="auto"/>
              <w:jc w:val="center"/>
              <w:rPr>
                <w:rFonts w:ascii="B Lotus" w:eastAsia="Calibri" w:hAnsi="B Lotus" w:cs="B Lotus"/>
                <w:sz w:val="20"/>
                <w:szCs w:val="20"/>
              </w:rPr>
            </w:pPr>
          </w:p>
        </w:tc>
        <w:tc>
          <w:tcPr>
            <w:tcW w:w="2272" w:type="pct"/>
            <w:vMerge w:val="restart"/>
            <w:vAlign w:val="center"/>
          </w:tcPr>
          <w:p w14:paraId="10D795C2"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28/0</w:t>
            </w:r>
          </w:p>
        </w:tc>
      </w:tr>
      <w:tr w:rsidR="00A06196" w:rsidRPr="00982BE2" w14:paraId="25DD7198" w14:textId="77777777" w:rsidTr="00982BE2">
        <w:trPr>
          <w:trHeight w:val="380"/>
          <w:jc w:val="center"/>
        </w:trPr>
        <w:tc>
          <w:tcPr>
            <w:tcW w:w="1050" w:type="pct"/>
            <w:vMerge w:val="restart"/>
            <w:shd w:val="clear" w:color="auto" w:fill="F2F2F2"/>
            <w:vAlign w:val="center"/>
          </w:tcPr>
          <w:p w14:paraId="39FDAF05"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1375</w:t>
            </w:r>
          </w:p>
        </w:tc>
        <w:tc>
          <w:tcPr>
            <w:tcW w:w="1678" w:type="pct"/>
            <w:vMerge w:val="restart"/>
            <w:vAlign w:val="center"/>
          </w:tcPr>
          <w:p w14:paraId="5430295C"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23237699</w:t>
            </w:r>
          </w:p>
        </w:tc>
        <w:tc>
          <w:tcPr>
            <w:tcW w:w="2272" w:type="pct"/>
            <w:vMerge/>
            <w:vAlign w:val="center"/>
          </w:tcPr>
          <w:p w14:paraId="56AF8064" w14:textId="77777777" w:rsidR="00A06196" w:rsidRPr="00982BE2" w:rsidRDefault="00A06196" w:rsidP="00A06196">
            <w:pPr>
              <w:bidi/>
              <w:spacing w:line="264" w:lineRule="auto"/>
              <w:jc w:val="center"/>
              <w:rPr>
                <w:rFonts w:ascii="B Lotus" w:eastAsia="Calibri" w:hAnsi="B Lotus" w:cs="B Lotus"/>
                <w:sz w:val="20"/>
                <w:szCs w:val="20"/>
              </w:rPr>
            </w:pPr>
          </w:p>
        </w:tc>
      </w:tr>
      <w:tr w:rsidR="00A06196" w:rsidRPr="00982BE2" w14:paraId="7486DDDA" w14:textId="77777777" w:rsidTr="00982BE2">
        <w:trPr>
          <w:trHeight w:val="380"/>
          <w:jc w:val="center"/>
        </w:trPr>
        <w:tc>
          <w:tcPr>
            <w:tcW w:w="1050" w:type="pct"/>
            <w:vMerge/>
            <w:shd w:val="clear" w:color="auto" w:fill="F2F2F2"/>
            <w:vAlign w:val="center"/>
          </w:tcPr>
          <w:p w14:paraId="3B5B91F6" w14:textId="77777777" w:rsidR="00A06196" w:rsidRPr="00982BE2" w:rsidRDefault="00A06196" w:rsidP="00A06196">
            <w:pPr>
              <w:bidi/>
              <w:spacing w:line="264" w:lineRule="auto"/>
              <w:jc w:val="center"/>
              <w:rPr>
                <w:rFonts w:ascii="B Lotus" w:eastAsia="Calibri" w:hAnsi="B Lotus" w:cs="B Lotus"/>
                <w:sz w:val="20"/>
                <w:szCs w:val="20"/>
              </w:rPr>
            </w:pPr>
          </w:p>
        </w:tc>
        <w:tc>
          <w:tcPr>
            <w:tcW w:w="1678" w:type="pct"/>
            <w:vMerge/>
            <w:vAlign w:val="center"/>
          </w:tcPr>
          <w:p w14:paraId="42FB579E" w14:textId="77777777" w:rsidR="00A06196" w:rsidRPr="00982BE2" w:rsidRDefault="00A06196" w:rsidP="00A06196">
            <w:pPr>
              <w:bidi/>
              <w:spacing w:line="264" w:lineRule="auto"/>
              <w:jc w:val="center"/>
              <w:rPr>
                <w:rFonts w:ascii="B Lotus" w:eastAsia="Calibri" w:hAnsi="B Lotus" w:cs="B Lotus"/>
                <w:sz w:val="20"/>
                <w:szCs w:val="20"/>
              </w:rPr>
            </w:pPr>
          </w:p>
        </w:tc>
        <w:tc>
          <w:tcPr>
            <w:tcW w:w="2272" w:type="pct"/>
            <w:vMerge w:val="restart"/>
            <w:vAlign w:val="center"/>
          </w:tcPr>
          <w:p w14:paraId="3F5D2CA7"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44/0-</w:t>
            </w:r>
          </w:p>
        </w:tc>
      </w:tr>
      <w:tr w:rsidR="00A06196" w:rsidRPr="00982BE2" w14:paraId="7DB8A757" w14:textId="77777777" w:rsidTr="00982BE2">
        <w:trPr>
          <w:trHeight w:val="369"/>
          <w:jc w:val="center"/>
        </w:trPr>
        <w:tc>
          <w:tcPr>
            <w:tcW w:w="1050" w:type="pct"/>
            <w:vMerge w:val="restart"/>
            <w:shd w:val="clear" w:color="auto" w:fill="F2F2F2"/>
            <w:vAlign w:val="center"/>
          </w:tcPr>
          <w:p w14:paraId="74F9F691"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1385</w:t>
            </w:r>
          </w:p>
        </w:tc>
        <w:tc>
          <w:tcPr>
            <w:tcW w:w="1678" w:type="pct"/>
            <w:vMerge w:val="restart"/>
            <w:vAlign w:val="center"/>
          </w:tcPr>
          <w:p w14:paraId="34751AFA"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sz w:val="20"/>
                <w:szCs w:val="20"/>
                <w:rtl/>
              </w:rPr>
              <w:t>22131101</w:t>
            </w:r>
          </w:p>
        </w:tc>
        <w:tc>
          <w:tcPr>
            <w:tcW w:w="2272" w:type="pct"/>
            <w:vMerge/>
            <w:vAlign w:val="center"/>
          </w:tcPr>
          <w:p w14:paraId="0B98BDDE" w14:textId="77777777" w:rsidR="00A06196" w:rsidRPr="00982BE2" w:rsidRDefault="00A06196" w:rsidP="00A06196">
            <w:pPr>
              <w:bidi/>
              <w:spacing w:line="264" w:lineRule="auto"/>
              <w:jc w:val="center"/>
              <w:rPr>
                <w:rFonts w:ascii="B Lotus" w:eastAsia="Calibri" w:hAnsi="B Lotus" w:cs="B Lotus"/>
                <w:sz w:val="20"/>
                <w:szCs w:val="20"/>
              </w:rPr>
            </w:pPr>
          </w:p>
        </w:tc>
      </w:tr>
      <w:tr w:rsidR="00A06196" w:rsidRPr="00982BE2" w14:paraId="554FF757" w14:textId="77777777" w:rsidTr="00982BE2">
        <w:trPr>
          <w:trHeight w:val="369"/>
          <w:jc w:val="center"/>
        </w:trPr>
        <w:tc>
          <w:tcPr>
            <w:tcW w:w="1050" w:type="pct"/>
            <w:vMerge/>
            <w:shd w:val="clear" w:color="auto" w:fill="F2F2F2"/>
            <w:vAlign w:val="center"/>
          </w:tcPr>
          <w:p w14:paraId="2FF8AF90" w14:textId="77777777" w:rsidR="00A06196" w:rsidRPr="00982BE2" w:rsidRDefault="00A06196" w:rsidP="00A06196">
            <w:pPr>
              <w:bidi/>
              <w:spacing w:line="264" w:lineRule="auto"/>
              <w:jc w:val="center"/>
              <w:rPr>
                <w:rFonts w:ascii="B Lotus" w:eastAsia="Calibri" w:hAnsi="B Lotus" w:cs="B Lotus"/>
                <w:sz w:val="20"/>
                <w:szCs w:val="20"/>
                <w:rtl/>
              </w:rPr>
            </w:pPr>
          </w:p>
        </w:tc>
        <w:tc>
          <w:tcPr>
            <w:tcW w:w="1678" w:type="pct"/>
            <w:vMerge/>
            <w:vAlign w:val="center"/>
          </w:tcPr>
          <w:p w14:paraId="727403FF" w14:textId="77777777" w:rsidR="00A06196" w:rsidRPr="00982BE2" w:rsidRDefault="00A06196" w:rsidP="00A06196">
            <w:pPr>
              <w:bidi/>
              <w:spacing w:line="264" w:lineRule="auto"/>
              <w:jc w:val="center"/>
              <w:rPr>
                <w:rFonts w:ascii="B Lotus" w:eastAsia="Calibri" w:hAnsi="B Lotus" w:cs="B Lotus"/>
                <w:sz w:val="20"/>
                <w:szCs w:val="20"/>
                <w:rtl/>
              </w:rPr>
            </w:pPr>
          </w:p>
        </w:tc>
        <w:tc>
          <w:tcPr>
            <w:tcW w:w="2272" w:type="pct"/>
            <w:vMerge w:val="restart"/>
            <w:vAlign w:val="center"/>
          </w:tcPr>
          <w:p w14:paraId="67CA41EC" w14:textId="77777777" w:rsidR="00A06196" w:rsidRPr="00982BE2" w:rsidRDefault="00A06196" w:rsidP="00A06196">
            <w:pPr>
              <w:bidi/>
              <w:spacing w:line="264" w:lineRule="auto"/>
              <w:jc w:val="center"/>
              <w:rPr>
                <w:rFonts w:ascii="B Lotus" w:eastAsia="Calibri" w:hAnsi="B Lotus" w:cs="B Lotus"/>
                <w:sz w:val="20"/>
                <w:szCs w:val="20"/>
              </w:rPr>
            </w:pPr>
            <w:r w:rsidRPr="00982BE2">
              <w:rPr>
                <w:rFonts w:ascii="B Lotus" w:eastAsia="Calibri" w:hAnsi="B Lotus" w:cs="B Lotus" w:hint="cs"/>
                <w:sz w:val="20"/>
                <w:szCs w:val="20"/>
                <w:rtl/>
              </w:rPr>
              <w:t>63</w:t>
            </w:r>
            <w:r w:rsidRPr="00982BE2">
              <w:rPr>
                <w:rFonts w:ascii="B Lotus" w:eastAsia="Calibri" w:hAnsi="B Lotus" w:cs="B Lotus"/>
                <w:sz w:val="20"/>
                <w:szCs w:val="20"/>
                <w:rtl/>
              </w:rPr>
              <w:t>/0-</w:t>
            </w:r>
          </w:p>
        </w:tc>
      </w:tr>
      <w:tr w:rsidR="00A06196" w:rsidRPr="00982BE2" w14:paraId="0C713ACC" w14:textId="77777777" w:rsidTr="00982BE2">
        <w:trPr>
          <w:trHeight w:val="31"/>
          <w:jc w:val="center"/>
        </w:trPr>
        <w:tc>
          <w:tcPr>
            <w:tcW w:w="1050" w:type="pct"/>
            <w:shd w:val="clear" w:color="auto" w:fill="F2F2F2"/>
            <w:vAlign w:val="center"/>
          </w:tcPr>
          <w:p w14:paraId="77D0A110" w14:textId="77777777" w:rsidR="00A06196" w:rsidRPr="00982BE2" w:rsidRDefault="00A06196" w:rsidP="00A06196">
            <w:pPr>
              <w:bidi/>
              <w:spacing w:line="264" w:lineRule="auto"/>
              <w:jc w:val="center"/>
              <w:rPr>
                <w:rFonts w:ascii="B Lotus" w:eastAsia="Calibri" w:hAnsi="B Lotus" w:cs="B Lotus"/>
                <w:sz w:val="20"/>
                <w:szCs w:val="20"/>
                <w:rtl/>
              </w:rPr>
            </w:pPr>
            <w:r w:rsidRPr="00982BE2">
              <w:rPr>
                <w:rFonts w:ascii="B Lotus" w:eastAsia="Calibri" w:hAnsi="B Lotus" w:cs="B Lotus"/>
                <w:sz w:val="20"/>
                <w:szCs w:val="20"/>
                <w:rtl/>
              </w:rPr>
              <w:t>1395</w:t>
            </w:r>
          </w:p>
        </w:tc>
        <w:tc>
          <w:tcPr>
            <w:tcW w:w="1678" w:type="pct"/>
            <w:vAlign w:val="center"/>
          </w:tcPr>
          <w:p w14:paraId="19BFE890" w14:textId="77777777" w:rsidR="00A06196" w:rsidRPr="00982BE2" w:rsidRDefault="00A06196" w:rsidP="00A06196">
            <w:pPr>
              <w:bidi/>
              <w:spacing w:line="264" w:lineRule="auto"/>
              <w:jc w:val="center"/>
              <w:rPr>
                <w:rFonts w:ascii="B Lotus" w:eastAsia="Calibri" w:hAnsi="B Lotus" w:cs="B Lotus"/>
                <w:sz w:val="20"/>
                <w:szCs w:val="20"/>
                <w:rtl/>
              </w:rPr>
            </w:pPr>
            <w:r w:rsidRPr="00982BE2">
              <w:rPr>
                <w:rFonts w:ascii="B Lotus" w:eastAsia="Calibri" w:hAnsi="B Lotus" w:cs="B Lotus"/>
                <w:sz w:val="20"/>
                <w:szCs w:val="20"/>
                <w:rtl/>
                <w:lang w:bidi="fa-IR"/>
              </w:rPr>
              <w:t>20730625</w:t>
            </w:r>
          </w:p>
        </w:tc>
        <w:tc>
          <w:tcPr>
            <w:tcW w:w="2272" w:type="pct"/>
            <w:vMerge/>
            <w:vAlign w:val="center"/>
          </w:tcPr>
          <w:p w14:paraId="724998A1" w14:textId="77777777" w:rsidR="00A06196" w:rsidRPr="00982BE2" w:rsidRDefault="00A06196" w:rsidP="00A06196">
            <w:pPr>
              <w:bidi/>
              <w:spacing w:line="264" w:lineRule="auto"/>
              <w:jc w:val="center"/>
              <w:rPr>
                <w:rFonts w:ascii="B Lotus" w:eastAsia="Calibri" w:hAnsi="B Lotus" w:cs="B Lotus"/>
                <w:sz w:val="20"/>
                <w:szCs w:val="20"/>
              </w:rPr>
            </w:pPr>
          </w:p>
        </w:tc>
      </w:tr>
    </w:tbl>
    <w:p w14:paraId="6EE96392" w14:textId="77777777" w:rsidR="00982BE2" w:rsidRPr="00982BE2" w:rsidRDefault="00A06196" w:rsidP="00982BE2">
      <w:pPr>
        <w:keepNext/>
        <w:bidi/>
        <w:ind w:firstLine="288"/>
        <w:jc w:val="center"/>
        <w:rPr>
          <w:rFonts w:ascii="B Lotus" w:hAnsi="B Lotus" w:cs="B Lotus"/>
        </w:rPr>
      </w:pPr>
      <w:r w:rsidRPr="00982BE2">
        <w:rPr>
          <w:rFonts w:ascii="B Lotus" w:eastAsia="Calibri" w:hAnsi="B Lotus" w:cs="B Lotus"/>
          <w:noProof/>
        </w:rPr>
        <w:lastRenderedPageBreak/>
        <w:drawing>
          <wp:inline distT="0" distB="0" distL="0" distR="0" wp14:anchorId="4C1B50B1" wp14:editId="4EF3808C">
            <wp:extent cx="3972153" cy="213360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9DD27A" w14:textId="77777777" w:rsidR="00A06196" w:rsidRPr="00A06196" w:rsidRDefault="00982BE2" w:rsidP="00385769">
      <w:pPr>
        <w:pStyle w:val="Caption"/>
        <w:bidi/>
        <w:rPr>
          <w:rFonts w:eastAsia="Calibri"/>
          <w:sz w:val="26"/>
          <w:szCs w:val="26"/>
          <w:rtl/>
          <w:lang w:bidi="fa-IR"/>
        </w:rPr>
      </w:pPr>
      <w:r>
        <w:rPr>
          <w:rtl/>
        </w:rPr>
        <w:t xml:space="preserve">نمودار </w:t>
      </w:r>
      <w:fldSimple w:instr=" STYLEREF 1 \s ">
        <w:r w:rsidR="00F11B79">
          <w:rPr>
            <w:noProof/>
            <w:rtl/>
          </w:rPr>
          <w:t>‏2</w:t>
        </w:r>
      </w:fldSimple>
      <w:del w:id="8270" w:author="Mehrnazi Boojari" w:date="2019-01-12T05:49:00Z">
        <w:r w:rsidR="00F11B79" w:rsidDel="00385769">
          <w:rPr>
            <w:rtl/>
          </w:rPr>
          <w:delText>.</w:delText>
        </w:r>
      </w:del>
      <w:ins w:id="8271" w:author="Mehrnazi Boojari" w:date="2019-01-12T05:49:00Z">
        <w:r w:rsidR="00385769">
          <w:rPr>
            <w:rFonts w:hint="cs"/>
            <w:rtl/>
          </w:rPr>
          <w:t>-</w:t>
        </w:r>
      </w:ins>
      <w:fldSimple w:instr=" SEQ نمودار \* ARABIC \s 1 ">
        <w:r w:rsidR="00F11B79">
          <w:rPr>
            <w:noProof/>
            <w:rtl/>
          </w:rPr>
          <w:t>1</w:t>
        </w:r>
      </w:fldSimple>
      <w:r>
        <w:rPr>
          <w:rFonts w:hint="cs"/>
          <w:rtl/>
          <w:lang w:bidi="fa-IR"/>
        </w:rPr>
        <w:t xml:space="preserve">: </w:t>
      </w:r>
      <w:r w:rsidRPr="003F6C8F">
        <w:rPr>
          <w:rtl/>
          <w:lang w:bidi="fa-IR"/>
        </w:rPr>
        <w:t>تغ</w:t>
      </w:r>
      <w:r w:rsidRPr="003F6C8F">
        <w:rPr>
          <w:rFonts w:hint="cs"/>
          <w:rtl/>
          <w:lang w:bidi="fa-IR"/>
        </w:rPr>
        <w:t>یی</w:t>
      </w:r>
      <w:r w:rsidRPr="003F6C8F">
        <w:rPr>
          <w:rFonts w:hint="eastAsia"/>
          <w:rtl/>
          <w:lang w:bidi="fa-IR"/>
        </w:rPr>
        <w:t>رات</w:t>
      </w:r>
      <w:r w:rsidRPr="003F6C8F">
        <w:rPr>
          <w:rtl/>
          <w:lang w:bidi="fa-IR"/>
        </w:rPr>
        <w:t xml:space="preserve"> جمع</w:t>
      </w:r>
      <w:r w:rsidRPr="003F6C8F">
        <w:rPr>
          <w:rFonts w:hint="cs"/>
          <w:rtl/>
          <w:lang w:bidi="fa-IR"/>
        </w:rPr>
        <w:t>ی</w:t>
      </w:r>
      <w:r w:rsidRPr="003F6C8F">
        <w:rPr>
          <w:rFonts w:hint="eastAsia"/>
          <w:rtl/>
          <w:lang w:bidi="fa-IR"/>
        </w:rPr>
        <w:t>ت</w:t>
      </w:r>
      <w:r w:rsidRPr="003F6C8F">
        <w:rPr>
          <w:rtl/>
          <w:lang w:bidi="fa-IR"/>
        </w:rPr>
        <w:t xml:space="preserve"> مناطق روستا</w:t>
      </w:r>
      <w:r w:rsidRPr="003F6C8F">
        <w:rPr>
          <w:rFonts w:hint="cs"/>
          <w:rtl/>
          <w:lang w:bidi="fa-IR"/>
        </w:rPr>
        <w:t>یی</w:t>
      </w:r>
      <w:r w:rsidRPr="003F6C8F">
        <w:rPr>
          <w:rtl/>
          <w:lang w:bidi="fa-IR"/>
        </w:rPr>
        <w:t xml:space="preserve"> و تعداد روستاها</w:t>
      </w:r>
      <w:r w:rsidRPr="003F6C8F">
        <w:rPr>
          <w:rFonts w:hint="cs"/>
          <w:rtl/>
          <w:lang w:bidi="fa-IR"/>
        </w:rPr>
        <w:t>ی</w:t>
      </w:r>
      <w:r w:rsidRPr="003F6C8F">
        <w:rPr>
          <w:rtl/>
          <w:lang w:bidi="fa-IR"/>
        </w:rPr>
        <w:t xml:space="preserve"> كشور </w:t>
      </w:r>
      <w:ins w:id="8272" w:author="Mehrnazi Boojari" w:date="2019-01-12T05:50:00Z">
        <w:r w:rsidR="00385769">
          <w:rPr>
            <w:rFonts w:hint="cs"/>
            <w:rtl/>
            <w:lang w:bidi="fa-IR"/>
          </w:rPr>
          <w:t>در</w:t>
        </w:r>
        <w:r w:rsidR="00385769">
          <w:rPr>
            <w:rFonts w:cs="Times New Roman" w:hint="eastAsia"/>
            <w:rtl/>
            <w:lang w:bidi="fa-IR"/>
          </w:rPr>
          <w:t> </w:t>
        </w:r>
      </w:ins>
      <w:r w:rsidRPr="003F6C8F">
        <w:rPr>
          <w:rtl/>
          <w:lang w:bidi="fa-IR"/>
        </w:rPr>
        <w:t>ط</w:t>
      </w:r>
      <w:r w:rsidRPr="003F6C8F">
        <w:rPr>
          <w:rFonts w:hint="cs"/>
          <w:rtl/>
          <w:lang w:bidi="fa-IR"/>
        </w:rPr>
        <w:t>ی</w:t>
      </w:r>
      <w:r w:rsidRPr="003F6C8F">
        <w:rPr>
          <w:rtl/>
          <w:lang w:bidi="fa-IR"/>
        </w:rPr>
        <w:t xml:space="preserve"> سال‌ها</w:t>
      </w:r>
      <w:r w:rsidRPr="003F6C8F">
        <w:rPr>
          <w:rFonts w:hint="cs"/>
          <w:rtl/>
          <w:lang w:bidi="fa-IR"/>
        </w:rPr>
        <w:t>ی</w:t>
      </w:r>
      <w:r w:rsidRPr="003F6C8F">
        <w:rPr>
          <w:rtl/>
          <w:lang w:bidi="fa-IR"/>
        </w:rPr>
        <w:t xml:space="preserve"> 1395-</w:t>
      </w:r>
      <w:del w:id="8273" w:author="Mehrnazi Boojari" w:date="2019-01-07T09:59:00Z">
        <w:r w:rsidRPr="003F6C8F" w:rsidDel="00A31D6F">
          <w:rPr>
            <w:rtl/>
            <w:lang w:bidi="fa-IR"/>
          </w:rPr>
          <w:delText xml:space="preserve">  </w:delText>
        </w:r>
      </w:del>
      <w:ins w:id="8274" w:author="Mehrnazi Boojari" w:date="2019-01-12T05:50:00Z">
        <w:r w:rsidR="00385769">
          <w:rPr>
            <w:rFonts w:cs="B Nazanin" w:hint="cs"/>
            <w:rtl/>
            <w:lang w:bidi="fa-IR"/>
          </w:rPr>
          <w:t>‌</w:t>
        </w:r>
      </w:ins>
      <w:r w:rsidRPr="003F6C8F">
        <w:rPr>
          <w:rtl/>
          <w:lang w:bidi="fa-IR"/>
        </w:rPr>
        <w:t>1335</w:t>
      </w:r>
    </w:p>
    <w:p w14:paraId="63A03E4D" w14:textId="77777777" w:rsidR="00A06196" w:rsidRPr="00982BE2" w:rsidRDefault="00A06196" w:rsidP="006C21EE">
      <w:pPr>
        <w:bidi/>
        <w:ind w:firstLine="227"/>
        <w:jc w:val="both"/>
        <w:rPr>
          <w:rFonts w:ascii="B Lotus" w:eastAsia="Calibri" w:hAnsi="B Lotus" w:cs="B Lotus"/>
          <w:sz w:val="24"/>
          <w:szCs w:val="24"/>
          <w:rtl/>
          <w:lang w:bidi="fa-IR"/>
        </w:rPr>
      </w:pPr>
      <w:r w:rsidRPr="00982BE2">
        <w:rPr>
          <w:rFonts w:ascii="B Lotus" w:eastAsia="Calibri" w:hAnsi="B Lotus" w:cs="B Lotus" w:hint="cs"/>
          <w:sz w:val="24"/>
          <w:szCs w:val="24"/>
          <w:rtl/>
          <w:lang w:bidi="fa-IR"/>
        </w:rPr>
        <w:t>باید توجه داشت که کاهش نرخ رشد جمعیت روستایی به</w:t>
      </w:r>
      <w:ins w:id="8275" w:author="Mehrnazi Boojari" w:date="2019-01-08T23:53:00Z">
        <w:r w:rsidR="00990020">
          <w:rPr>
            <w:rFonts w:ascii="B Lotus" w:eastAsia="Calibri" w:hAnsi="B Lotus" w:cs="B Nazanin" w:hint="cs"/>
            <w:sz w:val="24"/>
            <w:szCs w:val="24"/>
            <w:rtl/>
            <w:lang w:bidi="fa-IR"/>
          </w:rPr>
          <w:t>‌</w:t>
        </w:r>
      </w:ins>
      <w:del w:id="8276" w:author="Mehrnazi Boojari" w:date="2019-01-08T23:53:00Z">
        <w:r w:rsidRPr="00982BE2" w:rsidDel="00990020">
          <w:rPr>
            <w:rFonts w:ascii="B Lotus" w:eastAsia="Calibri" w:hAnsi="B Lotus" w:cs="B Lotus" w:hint="cs"/>
            <w:sz w:val="24"/>
            <w:szCs w:val="24"/>
            <w:rtl/>
            <w:lang w:bidi="fa-IR"/>
          </w:rPr>
          <w:delText xml:space="preserve"> </w:delText>
        </w:r>
      </w:del>
      <w:r w:rsidRPr="00982BE2">
        <w:rPr>
          <w:rFonts w:ascii="B Lotus" w:eastAsia="Calibri" w:hAnsi="B Lotus" w:cs="B Lotus" w:hint="cs"/>
          <w:sz w:val="24"/>
          <w:szCs w:val="24"/>
          <w:rtl/>
          <w:lang w:bidi="fa-IR"/>
        </w:rPr>
        <w:t>طور عمده</w:t>
      </w:r>
      <w:del w:id="8277" w:author="Mehrnazi Boojari" w:date="2019-01-07T22:43:00Z">
        <w:r w:rsidRPr="00982BE2" w:rsidDel="00BF4CE5">
          <w:rPr>
            <w:rFonts w:ascii="B Lotus" w:eastAsia="Calibri" w:hAnsi="B Lotus" w:cs="B Lotus" w:hint="cs"/>
            <w:sz w:val="24"/>
            <w:szCs w:val="24"/>
            <w:rtl/>
            <w:lang w:bidi="fa-IR"/>
          </w:rPr>
          <w:delText xml:space="preserve"> به دلیل </w:delText>
        </w:r>
      </w:del>
      <w:ins w:id="8278" w:author="Mehrnazi Boojari" w:date="2019-01-07T22:43:00Z">
        <w:r w:rsidR="00BF4CE5">
          <w:rPr>
            <w:rFonts w:ascii="B Lotus" w:eastAsia="Calibri" w:hAnsi="B Lotus" w:cs="B Lotus" w:hint="cs"/>
            <w:sz w:val="24"/>
            <w:szCs w:val="24"/>
            <w:rtl/>
            <w:lang w:bidi="fa-IR"/>
          </w:rPr>
          <w:t xml:space="preserve"> به‌دلیل </w:t>
        </w:r>
      </w:ins>
      <w:r w:rsidRPr="00982BE2">
        <w:rPr>
          <w:rFonts w:ascii="B Lotus" w:eastAsia="Calibri" w:hAnsi="B Lotus" w:cs="B Lotus" w:hint="cs"/>
          <w:sz w:val="24"/>
          <w:szCs w:val="24"/>
          <w:rtl/>
          <w:lang w:bidi="fa-IR"/>
        </w:rPr>
        <w:t>تبدیل برخی از روستاها به نقاط شهری جدید و یا جذب</w:t>
      </w:r>
      <w:del w:id="8279" w:author="Mehrnazi Boojari" w:date="2019-01-07T09:51:00Z">
        <w:r w:rsidRPr="00982BE2" w:rsidDel="006F7CCF">
          <w:rPr>
            <w:rFonts w:ascii="B Lotus" w:eastAsia="Calibri" w:hAnsi="B Lotus" w:cs="B Lotus" w:hint="cs"/>
            <w:sz w:val="24"/>
            <w:szCs w:val="24"/>
            <w:rtl/>
            <w:lang w:bidi="fa-IR"/>
          </w:rPr>
          <w:delText xml:space="preserve"> آنها </w:delText>
        </w:r>
      </w:del>
      <w:ins w:id="8280" w:author="Mehrnazi Boojari" w:date="2019-01-07T09:51:00Z">
        <w:r w:rsidR="006F7CCF">
          <w:rPr>
            <w:rFonts w:ascii="B Lotus" w:eastAsia="Calibri" w:hAnsi="B Lotus" w:cs="B Lotus" w:hint="cs"/>
            <w:sz w:val="24"/>
            <w:szCs w:val="24"/>
            <w:rtl/>
            <w:lang w:bidi="fa-IR"/>
          </w:rPr>
          <w:t xml:space="preserve"> آن‌ها </w:t>
        </w:r>
      </w:ins>
      <w:r w:rsidRPr="00982BE2">
        <w:rPr>
          <w:rFonts w:ascii="B Lotus" w:eastAsia="Calibri" w:hAnsi="B Lotus" w:cs="B Lotus" w:hint="cs"/>
          <w:sz w:val="24"/>
          <w:szCs w:val="24"/>
          <w:rtl/>
          <w:lang w:bidi="fa-IR"/>
        </w:rPr>
        <w:t>در شهرهای موجود و حذف</w:t>
      </w:r>
      <w:del w:id="8281" w:author="Mehrnazi Boojari" w:date="2019-01-07T09:51:00Z">
        <w:r w:rsidRPr="00982BE2" w:rsidDel="006F7CCF">
          <w:rPr>
            <w:rFonts w:ascii="B Lotus" w:eastAsia="Calibri" w:hAnsi="B Lotus" w:cs="B Lotus" w:hint="cs"/>
            <w:sz w:val="24"/>
            <w:szCs w:val="24"/>
            <w:rtl/>
            <w:lang w:bidi="fa-IR"/>
          </w:rPr>
          <w:delText xml:space="preserve"> آنها </w:delText>
        </w:r>
      </w:del>
      <w:ins w:id="8282" w:author="Mehrnazi Boojari" w:date="2019-01-07T09:51:00Z">
        <w:r w:rsidR="006F7CCF">
          <w:rPr>
            <w:rFonts w:ascii="B Lotus" w:eastAsia="Calibri" w:hAnsi="B Lotus" w:cs="B Lotus" w:hint="cs"/>
            <w:sz w:val="24"/>
            <w:szCs w:val="24"/>
            <w:rtl/>
            <w:lang w:bidi="fa-IR"/>
          </w:rPr>
          <w:t xml:space="preserve"> آن‌ها </w:t>
        </w:r>
      </w:ins>
      <w:r w:rsidRPr="00982BE2">
        <w:rPr>
          <w:rFonts w:ascii="B Lotus" w:eastAsia="Calibri" w:hAnsi="B Lotus" w:cs="B Lotus" w:hint="cs"/>
          <w:sz w:val="24"/>
          <w:szCs w:val="24"/>
          <w:rtl/>
          <w:lang w:bidi="fa-IR"/>
        </w:rPr>
        <w:t>از شمار جمعیت روستایی واقع شده است</w:t>
      </w:r>
      <w:del w:id="8283" w:author="Mehrnazi Boojari" w:date="2019-01-07T09:53:00Z">
        <w:r w:rsidRPr="00982BE2" w:rsidDel="006F7CCF">
          <w:rPr>
            <w:rFonts w:ascii="B Lotus" w:eastAsia="Calibri" w:hAnsi="B Lotus" w:cs="B Lotus" w:hint="cs"/>
            <w:sz w:val="24"/>
            <w:szCs w:val="24"/>
            <w:rtl/>
            <w:lang w:bidi="fa-IR"/>
          </w:rPr>
          <w:delText xml:space="preserve"> . </w:delText>
        </w:r>
      </w:del>
      <w:ins w:id="8284" w:author="Mehrnazi Boojari" w:date="2019-01-07T09:53:00Z">
        <w:r w:rsidR="006F7CCF">
          <w:rPr>
            <w:rFonts w:ascii="B Lotus" w:eastAsia="Calibri" w:hAnsi="B Lotus" w:cs="B Lotus" w:hint="cs"/>
            <w:sz w:val="24"/>
            <w:szCs w:val="24"/>
            <w:rtl/>
            <w:lang w:bidi="fa-IR"/>
          </w:rPr>
          <w:t xml:space="preserve">. </w:t>
        </w:r>
      </w:ins>
      <w:r w:rsidRPr="00982BE2">
        <w:rPr>
          <w:rFonts w:ascii="B Lotus" w:eastAsia="Calibri" w:hAnsi="B Lotus" w:cs="B Lotus" w:hint="cs"/>
          <w:sz w:val="24"/>
          <w:szCs w:val="24"/>
          <w:rtl/>
          <w:lang w:bidi="fa-IR"/>
        </w:rPr>
        <w:t xml:space="preserve">تغییر تعداد آبادی </w:t>
      </w:r>
      <w:del w:id="8285" w:author="Mehrnazi Boojari" w:date="2019-01-12T05:54:00Z">
        <w:r w:rsidRPr="00982BE2" w:rsidDel="005F2421">
          <w:rPr>
            <w:rFonts w:ascii="B Lotus" w:eastAsia="Calibri" w:hAnsi="B Lotus" w:cs="B Lotus" w:hint="cs"/>
            <w:sz w:val="24"/>
            <w:szCs w:val="24"/>
            <w:rtl/>
            <w:lang w:bidi="fa-IR"/>
          </w:rPr>
          <w:delText xml:space="preserve">را </w:delText>
        </w:r>
      </w:del>
      <w:r w:rsidRPr="00982BE2">
        <w:rPr>
          <w:rFonts w:ascii="B Lotus" w:eastAsia="Calibri" w:hAnsi="B Lotus" w:cs="B Lotus" w:hint="cs"/>
          <w:sz w:val="24"/>
          <w:szCs w:val="24"/>
          <w:rtl/>
          <w:lang w:bidi="fa-IR"/>
        </w:rPr>
        <w:t>در نمودار</w:t>
      </w:r>
      <w:ins w:id="8286" w:author="Mehrnazi Boojari" w:date="2019-01-07T10:32:00Z">
        <w:r w:rsidR="006C73A5">
          <w:rPr>
            <w:rFonts w:ascii="B Lotus" w:eastAsia="Calibri" w:hAnsi="B Lotus" w:cs="B Lotus" w:hint="cs"/>
            <w:sz w:val="24"/>
            <w:szCs w:val="24"/>
            <w:rtl/>
            <w:lang w:bidi="fa-IR"/>
          </w:rPr>
          <w:t xml:space="preserve"> </w:t>
        </w:r>
      </w:ins>
      <w:r w:rsidR="00F11B79">
        <w:rPr>
          <w:rFonts w:ascii="B Lotus" w:eastAsia="Calibri" w:hAnsi="B Lotus" w:cs="B Lotus" w:hint="cs"/>
          <w:sz w:val="24"/>
          <w:szCs w:val="24"/>
          <w:rtl/>
          <w:lang w:bidi="fa-IR"/>
        </w:rPr>
        <w:t>2</w:t>
      </w:r>
      <w:del w:id="8287" w:author="Mehrnazi Boojari" w:date="2019-01-12T05:50:00Z">
        <w:r w:rsidR="00F11B79" w:rsidDel="005121A6">
          <w:rPr>
            <w:rFonts w:ascii="B Lotus" w:eastAsia="Calibri" w:hAnsi="B Lotus" w:cs="B Lotus" w:hint="cs"/>
            <w:sz w:val="24"/>
            <w:szCs w:val="24"/>
            <w:rtl/>
            <w:lang w:bidi="fa-IR"/>
          </w:rPr>
          <w:delText>.</w:delText>
        </w:r>
      </w:del>
      <w:ins w:id="8288" w:author="Mehrnazi Boojari" w:date="2019-01-12T05:50:00Z">
        <w:r w:rsidR="005121A6">
          <w:rPr>
            <w:rFonts w:ascii="B Lotus" w:eastAsia="Calibri" w:hAnsi="B Lotus" w:cs="B Lotus" w:hint="cs"/>
            <w:sz w:val="24"/>
            <w:szCs w:val="24"/>
            <w:rtl/>
            <w:lang w:bidi="fa-IR"/>
          </w:rPr>
          <w:t>-</w:t>
        </w:r>
      </w:ins>
      <w:r w:rsidR="00F11B79">
        <w:rPr>
          <w:rFonts w:ascii="B Lotus" w:eastAsia="Calibri" w:hAnsi="B Lotus" w:cs="B Lotus" w:hint="cs"/>
          <w:sz w:val="24"/>
          <w:szCs w:val="24"/>
          <w:rtl/>
          <w:lang w:bidi="fa-IR"/>
        </w:rPr>
        <w:t>2</w:t>
      </w:r>
      <w:r w:rsidRPr="00982BE2">
        <w:rPr>
          <w:rFonts w:ascii="B Lotus" w:eastAsia="Calibri" w:hAnsi="B Lotus" w:cs="B Lotus" w:hint="cs"/>
          <w:sz w:val="24"/>
          <w:szCs w:val="24"/>
          <w:rtl/>
          <w:lang w:bidi="fa-IR"/>
        </w:rPr>
        <w:t xml:space="preserve"> ارائه شده است</w:t>
      </w:r>
      <w:del w:id="8289" w:author="Mehrnazi Boojari" w:date="2019-01-07T10:10:00Z">
        <w:r w:rsidRPr="00982BE2" w:rsidDel="00A31D6F">
          <w:rPr>
            <w:rFonts w:ascii="B Lotus" w:eastAsia="Calibri" w:hAnsi="B Lotus" w:cs="B Lotus" w:hint="cs"/>
            <w:sz w:val="24"/>
            <w:szCs w:val="24"/>
            <w:rtl/>
            <w:lang w:bidi="fa-IR"/>
          </w:rPr>
          <w:delText xml:space="preserve"> .</w:delText>
        </w:r>
      </w:del>
      <w:del w:id="8290" w:author="Mehrnazi Boojari" w:date="2019-01-07T22:32:00Z">
        <w:r w:rsidRPr="00982BE2" w:rsidDel="00051F26">
          <w:rPr>
            <w:rFonts w:ascii="B Lotus" w:eastAsia="Calibri" w:hAnsi="B Lotus" w:cs="B Lotus" w:hint="cs"/>
            <w:sz w:val="24"/>
            <w:szCs w:val="24"/>
            <w:rtl/>
            <w:lang w:bidi="fa-IR"/>
          </w:rPr>
          <w:delText>د</w:delText>
        </w:r>
      </w:del>
      <w:ins w:id="8291" w:author="Mehrnazi Boojari" w:date="2019-01-07T22:32:00Z">
        <w:r w:rsidR="00051F26">
          <w:rPr>
            <w:rFonts w:ascii="B Lotus" w:eastAsia="Calibri" w:hAnsi="B Lotus" w:cs="B Lotus" w:hint="cs"/>
            <w:sz w:val="24"/>
            <w:szCs w:val="24"/>
            <w:rtl/>
            <w:lang w:bidi="fa-IR"/>
          </w:rPr>
          <w:t xml:space="preserve">. </w:t>
        </w:r>
        <w:r w:rsidR="00051F26" w:rsidRPr="005E7966">
          <w:rPr>
            <w:rFonts w:ascii="B Lotus" w:eastAsia="Calibri" w:hAnsi="B Lotus" w:cs="B Lotus" w:hint="cs"/>
            <w:sz w:val="24"/>
            <w:szCs w:val="24"/>
            <w:rtl/>
            <w:lang w:bidi="fa-IR"/>
          </w:rPr>
          <w:t>د</w:t>
        </w:r>
      </w:ins>
      <w:r w:rsidRPr="008A77F8">
        <w:rPr>
          <w:rFonts w:ascii="B Lotus" w:eastAsia="Calibri" w:hAnsi="B Lotus" w:cs="B Lotus" w:hint="cs"/>
          <w:sz w:val="24"/>
          <w:szCs w:val="24"/>
          <w:rtl/>
          <w:lang w:bidi="fa-IR"/>
        </w:rPr>
        <w:t>ر</w:t>
      </w:r>
      <w:r w:rsidRPr="008A77F8">
        <w:rPr>
          <w:rFonts w:ascii="B Lotus" w:eastAsia="Calibri" w:hAnsi="B Lotus" w:cs="B Lotus"/>
          <w:sz w:val="24"/>
          <w:szCs w:val="24"/>
          <w:rtl/>
          <w:lang w:bidi="fa-IR"/>
        </w:rPr>
        <w:t xml:space="preserve"> هم</w:t>
      </w:r>
      <w:r w:rsidRPr="005E7966">
        <w:rPr>
          <w:rFonts w:ascii="B Lotus" w:eastAsia="Calibri" w:hAnsi="B Lotus" w:cs="B Lotus" w:hint="cs"/>
          <w:sz w:val="24"/>
          <w:szCs w:val="24"/>
          <w:rtl/>
          <w:lang w:bidi="fa-IR"/>
        </w:rPr>
        <w:t>ین</w:t>
      </w:r>
      <w:r w:rsidRPr="005E7966">
        <w:rPr>
          <w:rFonts w:ascii="B Lotus" w:eastAsia="Calibri" w:hAnsi="B Lotus" w:cs="B Lotus"/>
          <w:sz w:val="24"/>
          <w:szCs w:val="24"/>
          <w:rtl/>
          <w:lang w:bidi="fa-IR"/>
        </w:rPr>
        <w:t xml:space="preserve"> خصوص</w:t>
      </w:r>
      <w:ins w:id="8292" w:author="Mehrnazi Boojari" w:date="2019-01-12T05:54:00Z">
        <w:r w:rsidR="005F2421" w:rsidRPr="005E7966">
          <w:rPr>
            <w:rFonts w:ascii="B Lotus" w:eastAsia="Calibri" w:hAnsi="B Lotus" w:cs="B Lotus" w:hint="cs"/>
            <w:sz w:val="24"/>
            <w:szCs w:val="24"/>
            <w:rtl/>
            <w:lang w:bidi="fa-IR"/>
          </w:rPr>
          <w:t>،</w:t>
        </w:r>
      </w:ins>
      <w:r w:rsidRPr="005E7966">
        <w:rPr>
          <w:rFonts w:ascii="B Lotus" w:eastAsia="Calibri" w:hAnsi="B Lotus" w:cs="B Lotus"/>
          <w:sz w:val="24"/>
          <w:szCs w:val="24"/>
          <w:rtl/>
          <w:lang w:bidi="fa-IR"/>
        </w:rPr>
        <w:t xml:space="preserve"> اطلاعات اول</w:t>
      </w:r>
      <w:r w:rsidRPr="005E7966">
        <w:rPr>
          <w:rFonts w:ascii="B Lotus" w:eastAsia="Calibri" w:hAnsi="B Lotus" w:cs="B Lotus" w:hint="cs"/>
          <w:sz w:val="24"/>
          <w:szCs w:val="24"/>
          <w:rtl/>
          <w:lang w:bidi="fa-IR"/>
        </w:rPr>
        <w:t>یه</w:t>
      </w:r>
      <w:r w:rsidRPr="005E7966">
        <w:rPr>
          <w:rFonts w:ascii="B Lotus" w:eastAsia="Calibri" w:hAnsi="B Lotus" w:cs="B Lotus"/>
          <w:sz w:val="24"/>
          <w:szCs w:val="24"/>
          <w:rtl/>
          <w:lang w:bidi="fa-IR"/>
        </w:rPr>
        <w:t xml:space="preserve"> </w:t>
      </w:r>
      <w:ins w:id="8293" w:author="Mehrnazi Boojari" w:date="2019-01-12T05:56:00Z">
        <w:r w:rsidR="006C21EE" w:rsidRPr="005E7966">
          <w:rPr>
            <w:rFonts w:ascii="B Lotus" w:eastAsia="Calibri" w:hAnsi="B Lotus" w:cs="B Lotus" w:hint="cs"/>
            <w:sz w:val="24"/>
            <w:szCs w:val="24"/>
            <w:rtl/>
            <w:lang w:bidi="fa-IR"/>
          </w:rPr>
          <w:t>که</w:t>
        </w:r>
        <w:r w:rsidR="006C21EE" w:rsidRPr="005E7966">
          <w:rPr>
            <w:rFonts w:ascii="B Lotus" w:eastAsia="Calibri" w:hAnsi="B Lotus" w:cs="B Lotus"/>
            <w:sz w:val="24"/>
            <w:szCs w:val="24"/>
            <w:rtl/>
            <w:lang w:bidi="fa-IR"/>
          </w:rPr>
          <w:t xml:space="preserve"> در جدول آمده </w:t>
        </w:r>
      </w:ins>
      <w:r w:rsidRPr="005E7966">
        <w:rPr>
          <w:rFonts w:ascii="B Lotus" w:eastAsia="Calibri" w:hAnsi="B Lotus" w:cs="B Lotus" w:hint="cs"/>
          <w:sz w:val="24"/>
          <w:szCs w:val="24"/>
          <w:rtl/>
          <w:lang w:bidi="fa-IR"/>
        </w:rPr>
        <w:t>نشان</w:t>
      </w:r>
      <w:del w:id="8294" w:author="Mehrnazi Boojari" w:date="2019-01-07T09:49:00Z">
        <w:r w:rsidRPr="005E7966" w:rsidDel="006F7CCF">
          <w:rPr>
            <w:rFonts w:ascii="B Lotus" w:eastAsia="Calibri" w:hAnsi="B Lotus" w:cs="B Lotus"/>
            <w:sz w:val="24"/>
            <w:szCs w:val="24"/>
            <w:rtl/>
            <w:lang w:bidi="fa-IR"/>
          </w:rPr>
          <w:delText xml:space="preserve"> م</w:delText>
        </w:r>
        <w:r w:rsidRPr="005E7966" w:rsidDel="006F7CCF">
          <w:rPr>
            <w:rFonts w:ascii="B Lotus" w:eastAsia="Calibri" w:hAnsi="B Lotus" w:cs="B Lotus" w:hint="cs"/>
            <w:sz w:val="24"/>
            <w:szCs w:val="24"/>
            <w:rtl/>
            <w:lang w:bidi="fa-IR"/>
          </w:rPr>
          <w:delText>ی</w:delText>
        </w:r>
        <w:r w:rsidRPr="005E7966" w:rsidDel="006F7CCF">
          <w:rPr>
            <w:rFonts w:ascii="B Lotus" w:eastAsia="Calibri" w:hAnsi="B Lotus" w:cs="B Lotus"/>
            <w:sz w:val="24"/>
            <w:szCs w:val="24"/>
            <w:rtl/>
            <w:lang w:bidi="fa-IR"/>
          </w:rPr>
          <w:delText xml:space="preserve"> </w:delText>
        </w:r>
      </w:del>
      <w:ins w:id="8295" w:author="Mehrnazi Boojari" w:date="2019-01-07T09:49:00Z">
        <w:r w:rsidR="006F7CCF" w:rsidRPr="005E7966">
          <w:rPr>
            <w:rFonts w:ascii="B Lotus" w:eastAsia="Calibri" w:hAnsi="B Lotus" w:cs="B Lotus"/>
            <w:sz w:val="24"/>
            <w:szCs w:val="24"/>
            <w:rtl/>
            <w:lang w:bidi="fa-IR"/>
          </w:rPr>
          <w:t xml:space="preserve"> م</w:t>
        </w:r>
        <w:r w:rsidR="006F7CCF" w:rsidRPr="005E7966">
          <w:rPr>
            <w:rFonts w:ascii="B Lotus" w:eastAsia="Calibri" w:hAnsi="B Lotus" w:cs="B Lotus" w:hint="cs"/>
            <w:sz w:val="24"/>
            <w:szCs w:val="24"/>
            <w:rtl/>
            <w:lang w:bidi="fa-IR"/>
          </w:rPr>
          <w:t>ی‌</w:t>
        </w:r>
      </w:ins>
      <w:r w:rsidRPr="005E7966">
        <w:rPr>
          <w:rFonts w:ascii="B Lotus" w:eastAsia="Calibri" w:hAnsi="B Lotus" w:cs="B Lotus" w:hint="cs"/>
          <w:sz w:val="24"/>
          <w:szCs w:val="24"/>
          <w:rtl/>
          <w:lang w:bidi="fa-IR"/>
        </w:rPr>
        <w:t>دهد</w:t>
      </w:r>
      <w:r w:rsidR="00D73595" w:rsidRPr="005E7966">
        <w:rPr>
          <w:rFonts w:ascii="B Lotus" w:eastAsia="Calibri" w:hAnsi="B Lotus" w:cs="B Lotus"/>
          <w:sz w:val="24"/>
          <w:szCs w:val="24"/>
          <w:rtl/>
          <w:lang w:bidi="fa-IR"/>
        </w:rPr>
        <w:t xml:space="preserve"> </w:t>
      </w:r>
      <w:del w:id="8296" w:author="Mehrnazi Boojari" w:date="2019-01-12T05:56:00Z">
        <w:r w:rsidR="00D73595" w:rsidRPr="005E7966" w:rsidDel="006C21EE">
          <w:rPr>
            <w:rFonts w:ascii="B Lotus" w:eastAsia="Calibri" w:hAnsi="B Lotus" w:cs="B Lotus" w:hint="cs"/>
            <w:sz w:val="24"/>
            <w:szCs w:val="24"/>
            <w:rtl/>
            <w:lang w:bidi="fa-IR"/>
          </w:rPr>
          <w:delText>در</w:delText>
        </w:r>
        <w:r w:rsidR="00D73595" w:rsidRPr="005E7966" w:rsidDel="006C21EE">
          <w:rPr>
            <w:rFonts w:ascii="B Lotus" w:eastAsia="Calibri" w:hAnsi="B Lotus" w:cs="B Lotus"/>
            <w:sz w:val="24"/>
            <w:szCs w:val="24"/>
            <w:rtl/>
            <w:lang w:bidi="fa-IR"/>
          </w:rPr>
          <w:delText xml:space="preserve"> </w:delText>
        </w:r>
        <w:r w:rsidR="00D73595" w:rsidRPr="005E7966" w:rsidDel="006C21EE">
          <w:rPr>
            <w:rFonts w:ascii="B Lotus" w:eastAsia="Calibri" w:hAnsi="B Lotus" w:cs="B Lotus" w:hint="cs"/>
            <w:sz w:val="24"/>
            <w:szCs w:val="24"/>
            <w:rtl/>
            <w:lang w:bidi="fa-IR"/>
          </w:rPr>
          <w:delText>جدول</w:delText>
        </w:r>
      </w:del>
      <w:del w:id="8297" w:author="Mehrnazi Boojari" w:date="2019-01-07T09:59:00Z">
        <w:r w:rsidR="00D73595" w:rsidRPr="005E7966" w:rsidDel="00A31D6F">
          <w:rPr>
            <w:rFonts w:ascii="B Lotus" w:eastAsia="Calibri" w:hAnsi="B Lotus" w:cs="B Lotus"/>
            <w:sz w:val="24"/>
            <w:szCs w:val="24"/>
            <w:rtl/>
            <w:lang w:bidi="fa-IR"/>
          </w:rPr>
          <w:delText xml:space="preserve"> </w:delText>
        </w:r>
        <w:r w:rsidRPr="005E7966" w:rsidDel="00A31D6F">
          <w:rPr>
            <w:rFonts w:ascii="B Lotus" w:eastAsia="Calibri" w:hAnsi="B Lotus" w:cs="B Lotus"/>
            <w:sz w:val="24"/>
            <w:szCs w:val="24"/>
            <w:rtl/>
            <w:lang w:bidi="fa-IR"/>
          </w:rPr>
          <w:delText xml:space="preserve"> </w:delText>
        </w:r>
      </w:del>
      <w:del w:id="8298" w:author="Mehrnazi Boojari" w:date="2019-01-12T05:56:00Z">
        <w:r w:rsidRPr="005E7966" w:rsidDel="006C21EE">
          <w:rPr>
            <w:rFonts w:ascii="B Lotus" w:eastAsia="Calibri" w:hAnsi="B Lotus" w:cs="B Lotus" w:hint="cs"/>
            <w:sz w:val="24"/>
            <w:szCs w:val="24"/>
            <w:rtl/>
            <w:lang w:bidi="fa-IR"/>
          </w:rPr>
          <w:delText>که</w:delText>
        </w:r>
        <w:r w:rsidRPr="005E7966" w:rsidDel="006C21EE">
          <w:rPr>
            <w:rFonts w:ascii="B Lotus" w:eastAsia="Calibri" w:hAnsi="B Lotus" w:cs="B Lotus"/>
            <w:sz w:val="24"/>
            <w:szCs w:val="24"/>
            <w:rtl/>
            <w:lang w:bidi="fa-IR"/>
          </w:rPr>
          <w:delText xml:space="preserve"> </w:delText>
        </w:r>
      </w:del>
      <w:r w:rsidRPr="005E7966">
        <w:rPr>
          <w:rFonts w:ascii="B Lotus" w:eastAsia="Calibri" w:hAnsi="B Lotus" w:cs="B Lotus" w:hint="cs"/>
          <w:sz w:val="24"/>
          <w:szCs w:val="24"/>
          <w:rtl/>
          <w:lang w:bidi="fa-IR"/>
        </w:rPr>
        <w:t>در</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فاصله</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دو</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سرشماری</w:t>
      </w:r>
      <w:r w:rsidRPr="005E7966">
        <w:rPr>
          <w:rFonts w:ascii="B Lotus" w:eastAsia="Calibri" w:hAnsi="B Lotus" w:cs="B Lotus"/>
          <w:sz w:val="24"/>
          <w:szCs w:val="24"/>
          <w:rtl/>
          <w:lang w:bidi="fa-IR"/>
        </w:rPr>
        <w:t xml:space="preserve"> (1385-</w:t>
      </w:r>
      <w:del w:id="8299" w:author="Mehrnazi Boojari" w:date="2019-01-12T05:51:00Z">
        <w:r w:rsidRPr="005E7966" w:rsidDel="005121A6">
          <w:rPr>
            <w:rFonts w:ascii="B Lotus" w:eastAsia="Calibri" w:hAnsi="B Lotus" w:cs="B Lotus"/>
            <w:sz w:val="24"/>
            <w:szCs w:val="24"/>
            <w:rtl/>
            <w:lang w:bidi="fa-IR"/>
          </w:rPr>
          <w:delText>90</w:delText>
        </w:r>
      </w:del>
      <w:ins w:id="8300" w:author="Mehrnazi Boojari" w:date="2019-01-12T05:51:00Z">
        <w:r w:rsidR="005121A6" w:rsidRPr="005E7966">
          <w:rPr>
            <w:rFonts w:ascii="B Lotus" w:eastAsia="Calibri" w:hAnsi="B Lotus" w:cs="B Lotus"/>
            <w:sz w:val="24"/>
            <w:szCs w:val="24"/>
            <w:rtl/>
            <w:lang w:bidi="fa-IR"/>
          </w:rPr>
          <w:t>1390</w:t>
        </w:r>
      </w:ins>
      <w:r w:rsidRPr="005E7966">
        <w:rPr>
          <w:rFonts w:ascii="B Lotus" w:eastAsia="Calibri" w:hAnsi="B Lotus" w:cs="B Lotus"/>
          <w:sz w:val="24"/>
          <w:szCs w:val="24"/>
          <w:rtl/>
          <w:lang w:bidi="fa-IR"/>
        </w:rPr>
        <w:t>) ب</w:t>
      </w:r>
      <w:r w:rsidRPr="005E7966">
        <w:rPr>
          <w:rFonts w:ascii="B Lotus" w:eastAsia="Calibri" w:hAnsi="B Lotus" w:cs="B Lotus" w:hint="cs"/>
          <w:sz w:val="24"/>
          <w:szCs w:val="24"/>
          <w:rtl/>
          <w:lang w:bidi="fa-IR"/>
        </w:rPr>
        <w:t>یش</w:t>
      </w:r>
      <w:r w:rsidRPr="005E7966">
        <w:rPr>
          <w:rFonts w:ascii="B Lotus" w:eastAsia="Calibri" w:hAnsi="B Lotus" w:cs="B Lotus"/>
          <w:sz w:val="24"/>
          <w:szCs w:val="24"/>
          <w:rtl/>
          <w:lang w:bidi="fa-IR"/>
        </w:rPr>
        <w:t xml:space="preserve"> از 2626 </w:t>
      </w:r>
      <w:ins w:id="8301" w:author="Mehrnazi Boojari" w:date="2019-01-12T05:57:00Z">
        <w:r w:rsidR="006C21EE" w:rsidRPr="005E7966">
          <w:rPr>
            <w:rFonts w:ascii="B Lotus" w:eastAsia="Calibri" w:hAnsi="B Lotus" w:cs="B Lotus" w:hint="cs"/>
            <w:sz w:val="24"/>
            <w:szCs w:val="24"/>
            <w:rtl/>
            <w:lang w:bidi="fa-IR"/>
          </w:rPr>
          <w:t>م</w:t>
        </w:r>
      </w:ins>
      <w:r w:rsidRPr="005E7966">
        <w:rPr>
          <w:rFonts w:ascii="B Lotus" w:eastAsia="Calibri" w:hAnsi="B Lotus" w:cs="B Lotus" w:hint="cs"/>
          <w:sz w:val="24"/>
          <w:szCs w:val="24"/>
          <w:rtl/>
          <w:lang w:bidi="fa-IR"/>
        </w:rPr>
        <w:t>ن</w:t>
      </w:r>
      <w:del w:id="8302" w:author="Mehrnazi Boojari" w:date="2019-01-12T05:57:00Z">
        <w:r w:rsidRPr="005E7966" w:rsidDel="006C21EE">
          <w:rPr>
            <w:rFonts w:ascii="B Lotus" w:eastAsia="Calibri" w:hAnsi="B Lotus" w:cs="B Lotus" w:hint="cs"/>
            <w:sz w:val="24"/>
            <w:szCs w:val="24"/>
            <w:rtl/>
            <w:lang w:bidi="fa-IR"/>
          </w:rPr>
          <w:delText>ق</w:delText>
        </w:r>
      </w:del>
      <w:r w:rsidRPr="005E7966">
        <w:rPr>
          <w:rFonts w:ascii="B Lotus" w:eastAsia="Calibri" w:hAnsi="B Lotus" w:cs="B Lotus" w:hint="cs"/>
          <w:sz w:val="24"/>
          <w:szCs w:val="24"/>
          <w:rtl/>
          <w:lang w:bidi="fa-IR"/>
        </w:rPr>
        <w:t>ط</w:t>
      </w:r>
      <w:ins w:id="8303" w:author="Mehrnazi Boojari" w:date="2019-01-12T05:57:00Z">
        <w:r w:rsidR="006C21EE" w:rsidRPr="005E7966">
          <w:rPr>
            <w:rFonts w:ascii="B Lotus" w:eastAsia="Calibri" w:hAnsi="B Lotus" w:cs="B Lotus" w:hint="cs"/>
            <w:sz w:val="24"/>
            <w:szCs w:val="24"/>
            <w:rtl/>
            <w:lang w:bidi="fa-IR"/>
          </w:rPr>
          <w:t>ق</w:t>
        </w:r>
      </w:ins>
      <w:r w:rsidRPr="005E7966">
        <w:rPr>
          <w:rFonts w:ascii="B Lotus" w:eastAsia="Calibri" w:hAnsi="B Lotus" w:cs="B Lotus" w:hint="cs"/>
          <w:sz w:val="24"/>
          <w:szCs w:val="24"/>
          <w:rtl/>
          <w:lang w:bidi="fa-IR"/>
        </w:rPr>
        <w:t>ه</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روستایی</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با</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جمعیت</w:t>
      </w:r>
      <w:r w:rsidRPr="005E7966">
        <w:rPr>
          <w:rFonts w:ascii="B Lotus" w:eastAsia="Calibri" w:hAnsi="B Lotus" w:cs="B Lotus"/>
          <w:sz w:val="24"/>
          <w:szCs w:val="24"/>
          <w:rtl/>
          <w:lang w:bidi="fa-IR"/>
        </w:rPr>
        <w:t xml:space="preserve"> 1224 </w:t>
      </w:r>
      <w:r w:rsidRPr="005E7966">
        <w:rPr>
          <w:rFonts w:ascii="B Lotus" w:eastAsia="Calibri" w:hAnsi="B Lotus" w:cs="B Lotus" w:hint="cs"/>
          <w:sz w:val="24"/>
          <w:szCs w:val="24"/>
          <w:rtl/>
          <w:lang w:bidi="fa-IR"/>
        </w:rPr>
        <w:t>هزار</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نفر</w:t>
      </w:r>
      <w:del w:id="8304" w:author="Mehrnazi Boojari" w:date="2019-01-07T09:47:00Z">
        <w:r w:rsidRPr="005E7966" w:rsidDel="006F7CCF">
          <w:rPr>
            <w:rFonts w:ascii="B Lotus" w:eastAsia="Calibri" w:hAnsi="B Lotus" w:cs="B Lotus"/>
            <w:sz w:val="24"/>
            <w:szCs w:val="24"/>
            <w:rtl/>
            <w:lang w:bidi="fa-IR"/>
          </w:rPr>
          <w:delText xml:space="preserve"> ،</w:delText>
        </w:r>
      </w:del>
      <w:ins w:id="8305" w:author="Mehrnazi Boojari" w:date="2019-01-07T09:47:00Z">
        <w:r w:rsidR="006F7CCF" w:rsidRPr="005E7966">
          <w:rPr>
            <w:rFonts w:ascii="B Lotus" w:eastAsia="Calibri" w:hAnsi="B Lotus" w:cs="B Lotus" w:hint="cs"/>
            <w:sz w:val="24"/>
            <w:szCs w:val="24"/>
            <w:rtl/>
            <w:lang w:bidi="fa-IR"/>
          </w:rPr>
          <w:t>،</w:t>
        </w:r>
      </w:ins>
      <w:ins w:id="8306" w:author="Mehrnazi Boojari" w:date="2019-01-07T10:32:00Z">
        <w:r w:rsidR="006C73A5" w:rsidRPr="005E7966">
          <w:rPr>
            <w:rFonts w:ascii="B Lotus" w:eastAsia="Calibri" w:hAnsi="B Lotus" w:cs="B Lotus"/>
            <w:sz w:val="24"/>
            <w:szCs w:val="24"/>
            <w:rtl/>
            <w:lang w:bidi="fa-IR"/>
          </w:rPr>
          <w:t xml:space="preserve"> </w:t>
        </w:r>
      </w:ins>
      <w:r w:rsidRPr="005E7966">
        <w:rPr>
          <w:rFonts w:ascii="B Lotus" w:eastAsia="Calibri" w:hAnsi="B Lotus" w:cs="B Lotus"/>
          <w:sz w:val="24"/>
          <w:szCs w:val="24"/>
          <w:rtl/>
          <w:lang w:bidi="fa-IR"/>
        </w:rPr>
        <w:t xml:space="preserve">300 هزار خانوار و </w:t>
      </w:r>
      <w:del w:id="8307" w:author="Mehrnazi Boojari" w:date="2019-01-12T05:50:00Z">
        <w:r w:rsidRPr="005E7966" w:rsidDel="005121A6">
          <w:rPr>
            <w:rFonts w:ascii="B Lotus" w:eastAsia="Calibri" w:hAnsi="B Lotus" w:cs="B Lotus" w:hint="cs"/>
            <w:sz w:val="24"/>
            <w:szCs w:val="24"/>
            <w:rtl/>
            <w:lang w:bidi="fa-IR"/>
          </w:rPr>
          <w:delText>و</w:delText>
        </w:r>
        <w:r w:rsidRPr="005E7966" w:rsidDel="005121A6">
          <w:rPr>
            <w:rFonts w:ascii="B Lotus" w:eastAsia="Calibri" w:hAnsi="B Lotus" w:cs="B Lotus"/>
            <w:sz w:val="24"/>
            <w:szCs w:val="24"/>
            <w:rtl/>
            <w:lang w:bidi="fa-IR"/>
          </w:rPr>
          <w:delText xml:space="preserve"> </w:delText>
        </w:r>
      </w:del>
      <w:r w:rsidRPr="005E7966">
        <w:rPr>
          <w:rFonts w:ascii="B Lotus" w:eastAsia="Calibri" w:hAnsi="B Lotus" w:cs="B Lotus"/>
          <w:sz w:val="24"/>
          <w:szCs w:val="24"/>
          <w:rtl/>
          <w:lang w:bidi="fa-IR"/>
        </w:rPr>
        <w:t xml:space="preserve">264 </w:t>
      </w:r>
      <w:r w:rsidRPr="005E7966">
        <w:rPr>
          <w:rFonts w:ascii="B Lotus" w:eastAsia="Calibri" w:hAnsi="B Lotus" w:cs="B Lotus" w:hint="cs"/>
          <w:sz w:val="24"/>
          <w:szCs w:val="24"/>
          <w:rtl/>
          <w:lang w:bidi="fa-IR"/>
        </w:rPr>
        <w:t>هزار</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واحد</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مسکونی</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تغییر</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وضعیت</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داده</w:t>
      </w:r>
      <w:ins w:id="8308" w:author="Mehrnazi Boojari" w:date="2019-01-12T05:54:00Z">
        <w:r w:rsidR="005F2421" w:rsidRPr="005E7966">
          <w:rPr>
            <w:rFonts w:ascii="B Lotus" w:eastAsia="Calibri" w:hAnsi="B Lotus" w:cs="B Nazanin" w:hint="cs"/>
            <w:sz w:val="24"/>
            <w:szCs w:val="24"/>
            <w:lang w:bidi="fa-IR"/>
          </w:rPr>
          <w:t>‌</w:t>
        </w:r>
      </w:ins>
      <w:del w:id="8309" w:author="Mehrnazi Boojari" w:date="2019-01-07T10:35:00Z">
        <w:r w:rsidRPr="005E7966" w:rsidDel="006C73A5">
          <w:rPr>
            <w:rFonts w:ascii="B Lotus" w:eastAsia="Calibri" w:hAnsi="B Lotus" w:cs="B Lotus"/>
            <w:sz w:val="24"/>
            <w:szCs w:val="24"/>
            <w:rtl/>
            <w:lang w:bidi="fa-IR"/>
          </w:rPr>
          <w:delText xml:space="preserve"> اند </w:delText>
        </w:r>
      </w:del>
      <w:ins w:id="8310" w:author="Mehrnazi Boojari" w:date="2019-01-07T10:35:00Z">
        <w:r w:rsidR="006C73A5" w:rsidRPr="005E7966">
          <w:rPr>
            <w:rFonts w:ascii="B Lotus" w:eastAsia="Calibri" w:hAnsi="B Lotus" w:cs="B Lotus" w:hint="cs"/>
            <w:sz w:val="24"/>
            <w:szCs w:val="24"/>
            <w:rtl/>
            <w:lang w:bidi="fa-IR"/>
          </w:rPr>
          <w:t>‌اند</w:t>
        </w:r>
      </w:ins>
      <w:ins w:id="8311" w:author="Mehrnazi Boojari" w:date="2019-01-12T05:57:00Z">
        <w:r w:rsidR="006C21EE" w:rsidRPr="005E7966">
          <w:rPr>
            <w:rFonts w:ascii="B Lotus" w:eastAsia="Calibri" w:hAnsi="B Lotus" w:cs="B Lotus" w:hint="cs"/>
            <w:sz w:val="24"/>
            <w:szCs w:val="24"/>
            <w:rtl/>
            <w:lang w:bidi="fa-IR"/>
          </w:rPr>
          <w:t>،</w:t>
        </w:r>
      </w:ins>
      <w:ins w:id="8312" w:author="Mehrnazi Boojari" w:date="2019-01-07T10:35:00Z">
        <w:r w:rsidR="006C73A5" w:rsidRPr="005E7966">
          <w:rPr>
            <w:rFonts w:ascii="B Lotus" w:eastAsia="Calibri" w:hAnsi="B Lotus" w:cs="B Lotus"/>
            <w:sz w:val="24"/>
            <w:szCs w:val="24"/>
            <w:rtl/>
            <w:lang w:bidi="fa-IR"/>
          </w:rPr>
          <w:t xml:space="preserve"> </w:t>
        </w:r>
      </w:ins>
      <w:r w:rsidRPr="005E7966">
        <w:rPr>
          <w:rFonts w:ascii="B Lotus" w:eastAsia="Calibri" w:hAnsi="B Lotus" w:cs="B Lotus" w:hint="cs"/>
          <w:sz w:val="24"/>
          <w:szCs w:val="24"/>
          <w:rtl/>
          <w:lang w:bidi="fa-IR"/>
        </w:rPr>
        <w:t>که</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از</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این</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تعداد</w:t>
      </w:r>
      <w:r w:rsidRPr="005E7966">
        <w:rPr>
          <w:rFonts w:ascii="B Lotus" w:eastAsia="Calibri" w:hAnsi="B Lotus" w:cs="B Lotus"/>
          <w:sz w:val="24"/>
          <w:szCs w:val="24"/>
          <w:rtl/>
          <w:lang w:bidi="fa-IR"/>
        </w:rPr>
        <w:t xml:space="preserve"> 475 </w:t>
      </w:r>
      <w:r w:rsidRPr="005E7966">
        <w:rPr>
          <w:rFonts w:ascii="B Lotus" w:eastAsia="Calibri" w:hAnsi="B Lotus" w:cs="B Lotus" w:hint="cs"/>
          <w:sz w:val="24"/>
          <w:szCs w:val="24"/>
          <w:rtl/>
          <w:lang w:bidi="fa-IR"/>
        </w:rPr>
        <w:t>آبادی</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با</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بیش</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از</w:t>
      </w:r>
      <w:r w:rsidRPr="005E7966">
        <w:rPr>
          <w:rFonts w:ascii="B Lotus" w:eastAsia="Calibri" w:hAnsi="B Lotus" w:cs="B Lotus"/>
          <w:sz w:val="24"/>
          <w:szCs w:val="24"/>
          <w:rtl/>
          <w:lang w:bidi="fa-IR"/>
        </w:rPr>
        <w:t xml:space="preserve"> 1113 </w:t>
      </w:r>
      <w:r w:rsidRPr="005E7966">
        <w:rPr>
          <w:rFonts w:ascii="B Lotus" w:eastAsia="Calibri" w:hAnsi="B Lotus" w:cs="B Lotus" w:hint="cs"/>
          <w:sz w:val="24"/>
          <w:szCs w:val="24"/>
          <w:rtl/>
          <w:lang w:bidi="fa-IR"/>
        </w:rPr>
        <w:t>هزار</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جمعیت</w:t>
      </w:r>
      <w:del w:id="8313" w:author="Mehrnazi Boojari" w:date="2019-01-07T09:47:00Z">
        <w:r w:rsidRPr="005E7966" w:rsidDel="006F7CCF">
          <w:rPr>
            <w:rFonts w:ascii="B Lotus" w:eastAsia="Calibri" w:hAnsi="B Lotus" w:cs="B Lotus"/>
            <w:sz w:val="24"/>
            <w:szCs w:val="24"/>
            <w:rtl/>
            <w:lang w:bidi="fa-IR"/>
          </w:rPr>
          <w:delText xml:space="preserve"> ،</w:delText>
        </w:r>
      </w:del>
      <w:ins w:id="8314" w:author="Mehrnazi Boojari" w:date="2019-01-07T09:47:00Z">
        <w:r w:rsidR="006F7CCF" w:rsidRPr="005E7966">
          <w:rPr>
            <w:rFonts w:ascii="B Lotus" w:eastAsia="Calibri" w:hAnsi="B Lotus" w:cs="B Lotus" w:hint="cs"/>
            <w:sz w:val="24"/>
            <w:szCs w:val="24"/>
            <w:rtl/>
            <w:lang w:bidi="fa-IR"/>
          </w:rPr>
          <w:t>،</w:t>
        </w:r>
      </w:ins>
      <w:r w:rsidRPr="005E7966">
        <w:rPr>
          <w:rFonts w:ascii="B Lotus" w:eastAsia="Calibri" w:hAnsi="B Lotus" w:cs="B Lotus"/>
          <w:sz w:val="24"/>
          <w:szCs w:val="24"/>
          <w:rtl/>
          <w:lang w:bidi="fa-IR"/>
        </w:rPr>
        <w:t xml:space="preserve"> 270 هزار خانوار و 242 هزار واحد مسکون</w:t>
      </w:r>
      <w:r w:rsidRPr="005E7966">
        <w:rPr>
          <w:rFonts w:ascii="B Lotus" w:eastAsia="Calibri" w:hAnsi="B Lotus" w:cs="B Lotus" w:hint="cs"/>
          <w:sz w:val="24"/>
          <w:szCs w:val="24"/>
          <w:rtl/>
          <w:lang w:bidi="fa-IR"/>
        </w:rPr>
        <w:t>ی</w:t>
      </w:r>
      <w:r w:rsidRPr="005E7966">
        <w:rPr>
          <w:rFonts w:ascii="B Lotus" w:eastAsia="Calibri" w:hAnsi="B Lotus" w:cs="B Lotus"/>
          <w:sz w:val="24"/>
          <w:szCs w:val="24"/>
          <w:rtl/>
          <w:lang w:bidi="fa-IR"/>
        </w:rPr>
        <w:t xml:space="preserve"> جذب شهرها</w:t>
      </w:r>
      <w:r w:rsidRPr="005E7966">
        <w:rPr>
          <w:rFonts w:ascii="B Lotus" w:eastAsia="Calibri" w:hAnsi="B Lotus" w:cs="B Lotus" w:hint="cs"/>
          <w:sz w:val="24"/>
          <w:szCs w:val="24"/>
          <w:rtl/>
          <w:lang w:bidi="fa-IR"/>
        </w:rPr>
        <w:t>ی</w:t>
      </w:r>
      <w:r w:rsidRPr="005E7966">
        <w:rPr>
          <w:rFonts w:ascii="B Lotus" w:eastAsia="Calibri" w:hAnsi="B Lotus" w:cs="B Lotus"/>
          <w:sz w:val="24"/>
          <w:szCs w:val="24"/>
          <w:rtl/>
          <w:lang w:bidi="fa-IR"/>
        </w:rPr>
        <w:t xml:space="preserve"> موجود </w:t>
      </w:r>
      <w:r w:rsidRPr="005E7966">
        <w:rPr>
          <w:rFonts w:ascii="B Lotus" w:eastAsia="Calibri" w:hAnsi="B Lotus" w:cs="B Lotus" w:hint="cs"/>
          <w:sz w:val="24"/>
          <w:szCs w:val="24"/>
          <w:rtl/>
          <w:lang w:bidi="fa-IR"/>
        </w:rPr>
        <w:t>یا</w:t>
      </w:r>
      <w:r w:rsidRPr="005E7966">
        <w:rPr>
          <w:rFonts w:ascii="B Lotus" w:eastAsia="Calibri" w:hAnsi="B Lotus" w:cs="B Lotus"/>
          <w:sz w:val="24"/>
          <w:szCs w:val="24"/>
          <w:rtl/>
          <w:lang w:bidi="fa-IR"/>
        </w:rPr>
        <w:t xml:space="preserve"> تبد</w:t>
      </w:r>
      <w:r w:rsidRPr="005E7966">
        <w:rPr>
          <w:rFonts w:ascii="B Lotus" w:eastAsia="Calibri" w:hAnsi="B Lotus" w:cs="B Lotus" w:hint="cs"/>
          <w:sz w:val="24"/>
          <w:szCs w:val="24"/>
          <w:rtl/>
          <w:lang w:bidi="fa-IR"/>
        </w:rPr>
        <w:t>یل</w:t>
      </w:r>
      <w:r w:rsidRPr="005E7966">
        <w:rPr>
          <w:rFonts w:ascii="B Lotus" w:eastAsia="Calibri" w:hAnsi="B Lotus" w:cs="B Lotus"/>
          <w:sz w:val="24"/>
          <w:szCs w:val="24"/>
          <w:rtl/>
          <w:lang w:bidi="fa-IR"/>
        </w:rPr>
        <w:t xml:space="preserve"> به شهر جد</w:t>
      </w:r>
      <w:r w:rsidRPr="005E7966">
        <w:rPr>
          <w:rFonts w:ascii="B Lotus" w:eastAsia="Calibri" w:hAnsi="B Lotus" w:cs="B Lotus" w:hint="cs"/>
          <w:sz w:val="24"/>
          <w:szCs w:val="24"/>
          <w:rtl/>
          <w:lang w:bidi="fa-IR"/>
        </w:rPr>
        <w:t>ید</w:t>
      </w:r>
      <w:r w:rsidRPr="005E7966">
        <w:rPr>
          <w:rFonts w:ascii="B Lotus" w:eastAsia="Calibri" w:hAnsi="B Lotus" w:cs="B Lotus"/>
          <w:sz w:val="24"/>
          <w:szCs w:val="24"/>
          <w:rtl/>
          <w:lang w:bidi="fa-IR"/>
        </w:rPr>
        <w:t xml:space="preserve"> شده</w:t>
      </w:r>
      <w:del w:id="8315" w:author="Mehrnazi Boojari" w:date="2019-01-07T10:34:00Z">
        <w:r w:rsidRPr="005E7966" w:rsidDel="006C73A5">
          <w:rPr>
            <w:rFonts w:ascii="B Lotus" w:eastAsia="Calibri" w:hAnsi="B Lotus" w:cs="B Lotus"/>
            <w:sz w:val="24"/>
            <w:szCs w:val="24"/>
            <w:rtl/>
            <w:lang w:bidi="fa-IR"/>
          </w:rPr>
          <w:delText xml:space="preserve"> اند.</w:delText>
        </w:r>
      </w:del>
      <w:ins w:id="8316" w:author="Mehrnazi Boojari" w:date="2019-01-07T10:34:00Z">
        <w:r w:rsidR="006C73A5" w:rsidRPr="005E7966">
          <w:rPr>
            <w:rFonts w:ascii="B Lotus" w:eastAsia="Calibri" w:hAnsi="B Lotus" w:cs="B Lotus" w:hint="cs"/>
            <w:sz w:val="24"/>
            <w:szCs w:val="24"/>
            <w:rtl/>
            <w:lang w:bidi="fa-IR"/>
          </w:rPr>
          <w:t>‌اند</w:t>
        </w:r>
      </w:ins>
      <w:ins w:id="8317" w:author="Mehrnazi Boojari" w:date="2019-01-12T05:57:00Z">
        <w:r w:rsidR="006C21EE" w:rsidRPr="005E7966">
          <w:rPr>
            <w:rFonts w:ascii="B Lotus" w:eastAsia="Calibri" w:hAnsi="B Lotus" w:cs="B Lotus" w:hint="cs"/>
            <w:sz w:val="24"/>
            <w:szCs w:val="24"/>
            <w:rtl/>
            <w:lang w:bidi="fa-IR"/>
          </w:rPr>
          <w:t>؛</w:t>
        </w:r>
      </w:ins>
      <w:del w:id="8318" w:author="Mehrnazi Boojari" w:date="2019-01-07T09:59:00Z">
        <w:r w:rsidRPr="005E7966" w:rsidDel="00A31D6F">
          <w:rPr>
            <w:rFonts w:ascii="B Lotus" w:eastAsia="Calibri" w:hAnsi="B Lotus" w:cs="B Lotus"/>
            <w:sz w:val="24"/>
            <w:szCs w:val="24"/>
            <w:rtl/>
            <w:lang w:bidi="fa-IR"/>
          </w:rPr>
          <w:delText xml:space="preserve">  </w:delText>
        </w:r>
      </w:del>
      <w:ins w:id="8319" w:author="Mehrnazi Boojari" w:date="2019-01-07T09:59:00Z">
        <w:r w:rsidR="00A31D6F" w:rsidRPr="005E7966">
          <w:rPr>
            <w:rFonts w:ascii="B Lotus" w:eastAsia="Calibri" w:hAnsi="B Lotus" w:cs="B Lotus"/>
            <w:sz w:val="24"/>
            <w:szCs w:val="24"/>
            <w:rtl/>
            <w:lang w:bidi="fa-IR"/>
          </w:rPr>
          <w:t xml:space="preserve"> </w:t>
        </w:r>
      </w:ins>
      <w:r w:rsidRPr="005E7966">
        <w:rPr>
          <w:rFonts w:ascii="B Lotus" w:eastAsia="Calibri" w:hAnsi="B Lotus" w:cs="B Lotus" w:hint="cs"/>
          <w:sz w:val="24"/>
          <w:szCs w:val="24"/>
          <w:rtl/>
          <w:lang w:bidi="fa-IR"/>
        </w:rPr>
        <w:t>که</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به</w:t>
      </w:r>
      <w:ins w:id="8320" w:author="Mehrnazi Boojari" w:date="2019-01-12T05:54:00Z">
        <w:r w:rsidR="005F2421" w:rsidRPr="005E7966">
          <w:rPr>
            <w:rFonts w:ascii="B Lotus" w:eastAsia="Calibri" w:hAnsi="B Lotus" w:cs="B Nazanin" w:hint="cs"/>
            <w:sz w:val="24"/>
            <w:szCs w:val="24"/>
            <w:lang w:bidi="fa-IR"/>
          </w:rPr>
          <w:t>‌</w:t>
        </w:r>
      </w:ins>
      <w:del w:id="8321" w:author="Mehrnazi Boojari" w:date="2019-01-12T05:54:00Z">
        <w:r w:rsidRPr="005E7966" w:rsidDel="005F2421">
          <w:rPr>
            <w:rFonts w:ascii="B Lotus" w:eastAsia="Calibri" w:hAnsi="B Lotus" w:cs="B Lotus"/>
            <w:sz w:val="24"/>
            <w:szCs w:val="24"/>
            <w:rtl/>
            <w:lang w:bidi="fa-IR"/>
          </w:rPr>
          <w:delText xml:space="preserve"> </w:delText>
        </w:r>
      </w:del>
      <w:r w:rsidRPr="005E7966">
        <w:rPr>
          <w:rFonts w:ascii="B Lotus" w:eastAsia="Calibri" w:hAnsi="B Lotus" w:cs="B Lotus" w:hint="cs"/>
          <w:sz w:val="24"/>
          <w:szCs w:val="24"/>
          <w:rtl/>
          <w:lang w:bidi="fa-IR"/>
        </w:rPr>
        <w:t>نظر</w:t>
      </w:r>
      <w:del w:id="8322" w:author="Mehrnazi Boojari" w:date="2019-01-07T09:49:00Z">
        <w:r w:rsidRPr="005E7966" w:rsidDel="006F7CCF">
          <w:rPr>
            <w:rFonts w:ascii="B Lotus" w:eastAsia="Calibri" w:hAnsi="B Lotus" w:cs="B Lotus"/>
            <w:sz w:val="24"/>
            <w:szCs w:val="24"/>
            <w:rtl/>
            <w:lang w:bidi="fa-IR"/>
          </w:rPr>
          <w:delText xml:space="preserve"> م</w:delText>
        </w:r>
        <w:r w:rsidRPr="005E7966" w:rsidDel="006F7CCF">
          <w:rPr>
            <w:rFonts w:ascii="B Lotus" w:eastAsia="Calibri" w:hAnsi="B Lotus" w:cs="B Lotus" w:hint="cs"/>
            <w:sz w:val="24"/>
            <w:szCs w:val="24"/>
            <w:rtl/>
            <w:lang w:bidi="fa-IR"/>
          </w:rPr>
          <w:delText>ی</w:delText>
        </w:r>
        <w:r w:rsidRPr="005E7966" w:rsidDel="006F7CCF">
          <w:rPr>
            <w:rFonts w:ascii="B Lotus" w:eastAsia="Calibri" w:hAnsi="B Lotus" w:cs="B Lotus"/>
            <w:sz w:val="24"/>
            <w:szCs w:val="24"/>
            <w:rtl/>
            <w:lang w:bidi="fa-IR"/>
          </w:rPr>
          <w:delText xml:space="preserve"> </w:delText>
        </w:r>
      </w:del>
      <w:ins w:id="8323" w:author="Mehrnazi Boojari" w:date="2019-01-07T09:49:00Z">
        <w:r w:rsidR="006F7CCF" w:rsidRPr="005E7966">
          <w:rPr>
            <w:rFonts w:ascii="B Lotus" w:eastAsia="Calibri" w:hAnsi="B Lotus" w:cs="B Lotus"/>
            <w:sz w:val="24"/>
            <w:szCs w:val="24"/>
            <w:rtl/>
            <w:lang w:bidi="fa-IR"/>
          </w:rPr>
          <w:t xml:space="preserve"> م</w:t>
        </w:r>
        <w:r w:rsidR="006F7CCF" w:rsidRPr="005E7966">
          <w:rPr>
            <w:rFonts w:ascii="B Lotus" w:eastAsia="Calibri" w:hAnsi="B Lotus" w:cs="B Lotus" w:hint="cs"/>
            <w:sz w:val="24"/>
            <w:szCs w:val="24"/>
            <w:rtl/>
            <w:lang w:bidi="fa-IR"/>
          </w:rPr>
          <w:t>ی‌</w:t>
        </w:r>
      </w:ins>
      <w:r w:rsidRPr="005E7966">
        <w:rPr>
          <w:rFonts w:ascii="B Lotus" w:eastAsia="Calibri" w:hAnsi="B Lotus" w:cs="B Lotus" w:hint="cs"/>
          <w:sz w:val="24"/>
          <w:szCs w:val="24"/>
          <w:rtl/>
          <w:lang w:bidi="fa-IR"/>
        </w:rPr>
        <w:t>رسد</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لازم</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است</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به</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این</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موضوع</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در</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برنامه</w:t>
      </w:r>
      <w:del w:id="8324" w:author="Mehrnazi Boojari" w:date="2019-01-12T05:54:00Z">
        <w:r w:rsidRPr="005E7966" w:rsidDel="005F2421">
          <w:rPr>
            <w:rFonts w:ascii="B Lotus" w:eastAsia="Calibri" w:hAnsi="B Lotus" w:cs="B Lotus"/>
            <w:sz w:val="24"/>
            <w:szCs w:val="24"/>
            <w:rtl/>
            <w:lang w:bidi="fa-IR"/>
          </w:rPr>
          <w:delText xml:space="preserve"> </w:delText>
        </w:r>
      </w:del>
      <w:del w:id="8325" w:author="Mehrnazi Boojari" w:date="2019-01-12T23:23:00Z">
        <w:r w:rsidRPr="005E7966" w:rsidDel="005E7966">
          <w:rPr>
            <w:rFonts w:ascii="B Lotus" w:eastAsia="Calibri" w:hAnsi="B Lotus" w:cs="B Lotus" w:hint="cs"/>
            <w:sz w:val="24"/>
            <w:szCs w:val="24"/>
            <w:rtl/>
            <w:lang w:bidi="fa-IR"/>
          </w:rPr>
          <w:delText>ر</w:delText>
        </w:r>
      </w:del>
      <w:ins w:id="8326" w:author="Mehrnazi Boojari" w:date="2019-01-12T23:23:00Z">
        <w:r w:rsidR="005E7966" w:rsidRPr="005E7966">
          <w:rPr>
            <w:rFonts w:ascii="B Lotus" w:eastAsia="Calibri" w:hAnsi="B Lotus" w:cs="B Nazanin" w:hint="cs"/>
            <w:sz w:val="24"/>
            <w:szCs w:val="24"/>
            <w:lang w:bidi="fa-IR"/>
            <w:rPrChange w:id="8327" w:author="Mehrnazi Boojari" w:date="2019-01-12T23:23:00Z">
              <w:rPr>
                <w:rFonts w:ascii="B Lotus" w:eastAsia="Calibri" w:hAnsi="B Lotus" w:cs="B Nazanin" w:hint="cs"/>
                <w:sz w:val="24"/>
                <w:szCs w:val="24"/>
                <w:highlight w:val="lightGray"/>
                <w:lang w:bidi="fa-IR"/>
              </w:rPr>
            </w:rPrChange>
          </w:rPr>
          <w:t>‌</w:t>
        </w:r>
        <w:r w:rsidR="005E7966" w:rsidRPr="005E7966">
          <w:rPr>
            <w:rFonts w:ascii="B Lotus" w:eastAsia="Calibri" w:hAnsi="B Lotus" w:cs="B Lotus" w:hint="cs"/>
            <w:sz w:val="24"/>
            <w:szCs w:val="24"/>
            <w:rtl/>
            <w:lang w:bidi="fa-IR"/>
            <w:rPrChange w:id="8328" w:author="Mehrnazi Boojari" w:date="2019-01-12T23:23:00Z">
              <w:rPr>
                <w:rFonts w:ascii="B Lotus" w:eastAsia="Calibri" w:hAnsi="B Lotus" w:cs="B Lotus" w:hint="cs"/>
                <w:sz w:val="24"/>
                <w:szCs w:val="24"/>
                <w:highlight w:val="lightGray"/>
                <w:rtl/>
                <w:lang w:bidi="fa-IR"/>
              </w:rPr>
            </w:rPrChange>
          </w:rPr>
          <w:t>ری</w:t>
        </w:r>
      </w:ins>
      <w:del w:id="8329" w:author="Mehrnazi Boojari" w:date="2019-01-12T23:23:00Z">
        <w:r w:rsidRPr="005E7966" w:rsidDel="005E7966">
          <w:rPr>
            <w:rFonts w:ascii="B Lotus" w:eastAsia="Calibri" w:hAnsi="B Lotus" w:cs="B Lotus" w:hint="cs"/>
            <w:sz w:val="24"/>
            <w:szCs w:val="24"/>
            <w:rtl/>
            <w:lang w:bidi="fa-IR"/>
          </w:rPr>
          <w:delText>ی</w:delText>
        </w:r>
      </w:del>
      <w:r w:rsidRPr="008A77F8">
        <w:rPr>
          <w:rFonts w:ascii="B Lotus" w:eastAsia="Calibri" w:hAnsi="B Lotus" w:cs="B Lotus" w:hint="cs"/>
          <w:sz w:val="24"/>
          <w:szCs w:val="24"/>
          <w:rtl/>
          <w:lang w:bidi="fa-IR"/>
        </w:rPr>
        <w:t>زی</w:t>
      </w:r>
      <w:del w:id="8330" w:author="Mehrnazi Boojari" w:date="2019-01-07T09:46:00Z">
        <w:r w:rsidRPr="008A77F8" w:rsidDel="006F7CCF">
          <w:rPr>
            <w:rFonts w:ascii="B Lotus" w:eastAsia="Calibri" w:hAnsi="B Lotus" w:cs="B Lotus"/>
            <w:sz w:val="24"/>
            <w:szCs w:val="24"/>
            <w:rtl/>
            <w:lang w:bidi="fa-IR"/>
          </w:rPr>
          <w:delText xml:space="preserve"> ها</w:delText>
        </w:r>
        <w:r w:rsidRPr="005E7966" w:rsidDel="006F7CCF">
          <w:rPr>
            <w:rFonts w:ascii="B Lotus" w:eastAsia="Calibri" w:hAnsi="B Lotus" w:cs="B Lotus" w:hint="cs"/>
            <w:sz w:val="24"/>
            <w:szCs w:val="24"/>
            <w:rtl/>
            <w:lang w:bidi="fa-IR"/>
          </w:rPr>
          <w:delText>ی</w:delText>
        </w:r>
        <w:r w:rsidRPr="005E7966" w:rsidDel="006F7CCF">
          <w:rPr>
            <w:rFonts w:ascii="B Lotus" w:eastAsia="Calibri" w:hAnsi="B Lotus" w:cs="B Lotus"/>
            <w:sz w:val="24"/>
            <w:szCs w:val="24"/>
            <w:rtl/>
            <w:lang w:bidi="fa-IR"/>
          </w:rPr>
          <w:delText xml:space="preserve"> </w:delText>
        </w:r>
      </w:del>
      <w:ins w:id="8331" w:author="Mehrnazi Boojari" w:date="2019-01-07T09:46:00Z">
        <w:r w:rsidR="006F7CCF" w:rsidRPr="005E7966">
          <w:rPr>
            <w:rFonts w:ascii="B Lotus" w:eastAsia="Calibri" w:hAnsi="B Lotus" w:cs="B Lotus" w:hint="cs"/>
            <w:sz w:val="24"/>
            <w:szCs w:val="24"/>
            <w:rtl/>
            <w:lang w:bidi="fa-IR"/>
          </w:rPr>
          <w:t>‌های</w:t>
        </w:r>
        <w:r w:rsidR="006F7CCF" w:rsidRPr="005E7966">
          <w:rPr>
            <w:rFonts w:ascii="B Lotus" w:eastAsia="Calibri" w:hAnsi="B Lotus" w:cs="B Lotus"/>
            <w:sz w:val="24"/>
            <w:szCs w:val="24"/>
            <w:rtl/>
            <w:lang w:bidi="fa-IR"/>
          </w:rPr>
          <w:t xml:space="preserve"> </w:t>
        </w:r>
      </w:ins>
      <w:r w:rsidRPr="005E7966">
        <w:rPr>
          <w:rFonts w:ascii="B Lotus" w:eastAsia="Calibri" w:hAnsi="B Lotus" w:cs="B Lotus" w:hint="cs"/>
          <w:sz w:val="24"/>
          <w:szCs w:val="24"/>
          <w:rtl/>
          <w:lang w:bidi="fa-IR"/>
        </w:rPr>
        <w:t>مسکن</w:t>
      </w:r>
      <w:r w:rsidRPr="005E7966">
        <w:rPr>
          <w:rFonts w:ascii="B Lotus" w:eastAsia="Calibri" w:hAnsi="B Lotus" w:cs="B Lotus"/>
          <w:sz w:val="24"/>
          <w:szCs w:val="24"/>
          <w:rtl/>
          <w:lang w:bidi="fa-IR"/>
        </w:rPr>
        <w:t xml:space="preserve"> کشور </w:t>
      </w:r>
      <w:del w:id="8332" w:author="Mehrnazi Boojari" w:date="2019-01-07T10:21:00Z">
        <w:r w:rsidRPr="005E7966" w:rsidDel="0028073B">
          <w:rPr>
            <w:rFonts w:ascii="B Lotus" w:eastAsia="Calibri" w:hAnsi="B Lotus" w:cs="B Lotus" w:hint="cs"/>
            <w:sz w:val="24"/>
            <w:szCs w:val="24"/>
            <w:rtl/>
            <w:lang w:bidi="fa-IR"/>
          </w:rPr>
          <w:delText>به</w:delText>
        </w:r>
        <w:r w:rsidRPr="005E7966" w:rsidDel="0028073B">
          <w:rPr>
            <w:rFonts w:ascii="B Lotus" w:eastAsia="Calibri" w:hAnsi="B Lotus" w:cs="B Lotus"/>
            <w:sz w:val="24"/>
            <w:szCs w:val="24"/>
            <w:rtl/>
            <w:lang w:bidi="fa-IR"/>
          </w:rPr>
          <w:delText xml:space="preserve"> صورت </w:delText>
        </w:r>
      </w:del>
      <w:ins w:id="8333" w:author="Mehrnazi Boojari" w:date="2019-01-07T10:21:00Z">
        <w:r w:rsidR="0028073B" w:rsidRPr="005E7966">
          <w:rPr>
            <w:rFonts w:ascii="B Lotus" w:eastAsia="Calibri" w:hAnsi="B Lotus" w:cs="B Lotus" w:hint="cs"/>
            <w:sz w:val="24"/>
            <w:szCs w:val="24"/>
            <w:rtl/>
            <w:lang w:bidi="fa-IR"/>
          </w:rPr>
          <w:t>به‌صورت</w:t>
        </w:r>
        <w:r w:rsidR="0028073B" w:rsidRPr="005E7966">
          <w:rPr>
            <w:rFonts w:ascii="B Lotus" w:eastAsia="Calibri" w:hAnsi="B Lotus" w:cs="B Lotus"/>
            <w:sz w:val="24"/>
            <w:szCs w:val="24"/>
            <w:rtl/>
            <w:lang w:bidi="fa-IR"/>
          </w:rPr>
          <w:t xml:space="preserve"> </w:t>
        </w:r>
      </w:ins>
      <w:r w:rsidRPr="005E7966">
        <w:rPr>
          <w:rFonts w:ascii="B Lotus" w:eastAsia="Calibri" w:hAnsi="B Lotus" w:cs="B Lotus" w:hint="cs"/>
          <w:sz w:val="24"/>
          <w:szCs w:val="24"/>
          <w:rtl/>
          <w:lang w:bidi="fa-IR"/>
        </w:rPr>
        <w:t>ویژه</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توجه</w:t>
      </w:r>
      <w:r w:rsidRPr="005E7966">
        <w:rPr>
          <w:rFonts w:ascii="B Lotus" w:eastAsia="Calibri" w:hAnsi="B Lotus" w:cs="B Lotus"/>
          <w:sz w:val="24"/>
          <w:szCs w:val="24"/>
          <w:rtl/>
          <w:lang w:bidi="fa-IR"/>
        </w:rPr>
        <w:t xml:space="preserve"> </w:t>
      </w:r>
      <w:r w:rsidRPr="005E7966">
        <w:rPr>
          <w:rFonts w:ascii="B Lotus" w:eastAsia="Calibri" w:hAnsi="B Lotus" w:cs="B Lotus" w:hint="cs"/>
          <w:sz w:val="24"/>
          <w:szCs w:val="24"/>
          <w:rtl/>
          <w:lang w:bidi="fa-IR"/>
        </w:rPr>
        <w:t>کرد</w:t>
      </w:r>
      <w:del w:id="8334" w:author="Mehrnazi Boojari" w:date="2019-01-07T10:10:00Z">
        <w:r w:rsidRPr="005E7966" w:rsidDel="00A31D6F">
          <w:rPr>
            <w:rFonts w:ascii="B Lotus" w:eastAsia="Calibri" w:hAnsi="B Lotus" w:cs="B Lotus"/>
            <w:sz w:val="24"/>
            <w:szCs w:val="24"/>
            <w:rtl/>
            <w:lang w:bidi="fa-IR"/>
          </w:rPr>
          <w:delText xml:space="preserve"> .</w:delText>
        </w:r>
      </w:del>
      <w:ins w:id="8335" w:author="Mehrnazi Boojari" w:date="2019-01-07T10:10:00Z">
        <w:r w:rsidR="00A31D6F" w:rsidRPr="005E7966">
          <w:rPr>
            <w:rFonts w:ascii="B Lotus" w:eastAsia="Calibri" w:hAnsi="B Lotus" w:cs="B Lotus"/>
            <w:sz w:val="24"/>
            <w:szCs w:val="24"/>
            <w:rtl/>
            <w:lang w:bidi="fa-IR"/>
          </w:rPr>
          <w:t>.</w:t>
        </w:r>
      </w:ins>
    </w:p>
    <w:p w14:paraId="158301B7" w14:textId="77777777" w:rsidR="00F11B79" w:rsidRDefault="00A06196" w:rsidP="00F11B79">
      <w:pPr>
        <w:keepNext/>
        <w:bidi/>
        <w:jc w:val="center"/>
      </w:pPr>
      <w:r w:rsidRPr="00A06196">
        <w:rPr>
          <w:rFonts w:ascii="B Lotus" w:eastAsia="Calibri" w:hAnsi="B Lotus" w:cs="B Lotus"/>
          <w:noProof/>
        </w:rPr>
        <w:drawing>
          <wp:inline distT="0" distB="0" distL="0" distR="0" wp14:anchorId="6E976A6D" wp14:editId="41DAC332">
            <wp:extent cx="3950970" cy="1917510"/>
            <wp:effectExtent l="0" t="0" r="11430" b="698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DE598FA" w14:textId="77777777" w:rsidR="00A06196" w:rsidRPr="00A06196" w:rsidRDefault="00F11B79" w:rsidP="006C21EE">
      <w:pPr>
        <w:pStyle w:val="Caption"/>
        <w:bidi/>
        <w:rPr>
          <w:rFonts w:eastAsia="Calibri"/>
          <w:sz w:val="26"/>
          <w:szCs w:val="26"/>
          <w:rtl/>
          <w:lang w:bidi="fa-IR"/>
        </w:rPr>
      </w:pPr>
      <w:r>
        <w:rPr>
          <w:rtl/>
        </w:rPr>
        <w:t xml:space="preserve">نمودار </w:t>
      </w:r>
      <w:fldSimple w:instr=" STYLEREF 1 \s ">
        <w:r>
          <w:rPr>
            <w:noProof/>
            <w:rtl/>
          </w:rPr>
          <w:t>‏2</w:t>
        </w:r>
      </w:fldSimple>
      <w:del w:id="8336" w:author="Mehrnazi Boojari" w:date="2019-01-12T05:57:00Z">
        <w:r w:rsidDel="006C21EE">
          <w:rPr>
            <w:rtl/>
          </w:rPr>
          <w:delText>.</w:delText>
        </w:r>
      </w:del>
      <w:ins w:id="8337" w:author="Mehrnazi Boojari" w:date="2019-01-12T05:57:00Z">
        <w:r w:rsidR="006C21EE">
          <w:rPr>
            <w:rFonts w:hint="cs"/>
            <w:rtl/>
          </w:rPr>
          <w:t>-</w:t>
        </w:r>
      </w:ins>
      <w:fldSimple w:instr=" SEQ نمودار \* ARABIC \s 1 ">
        <w:r>
          <w:rPr>
            <w:noProof/>
            <w:rtl/>
          </w:rPr>
          <w:t>2</w:t>
        </w:r>
      </w:fldSimple>
      <w:r>
        <w:rPr>
          <w:rFonts w:hint="cs"/>
          <w:rtl/>
          <w:lang w:bidi="fa-IR"/>
        </w:rPr>
        <w:t>: تغییر تعداد آبادی</w:t>
      </w:r>
      <w:del w:id="8338" w:author="Mehrnazi Boojari" w:date="2019-01-07T09:46:00Z">
        <w:r w:rsidDel="006F7CCF">
          <w:rPr>
            <w:rFonts w:hint="cs"/>
            <w:rtl/>
            <w:lang w:bidi="fa-IR"/>
          </w:rPr>
          <w:delText xml:space="preserve"> های </w:delText>
        </w:r>
      </w:del>
      <w:ins w:id="8339" w:author="Mehrnazi Boojari" w:date="2019-01-07T09:46:00Z">
        <w:r w:rsidR="006F7CCF">
          <w:rPr>
            <w:rFonts w:hint="cs"/>
            <w:rtl/>
            <w:lang w:bidi="fa-IR"/>
          </w:rPr>
          <w:t>‌</w:t>
        </w:r>
      </w:ins>
      <w:ins w:id="8340" w:author="Mehrnazi Boojari" w:date="2019-01-07T10:32:00Z">
        <w:r w:rsidR="006C73A5">
          <w:rPr>
            <w:rFonts w:cs="B Nazanin" w:hint="cs"/>
            <w:rtl/>
            <w:lang w:bidi="fa-IR"/>
          </w:rPr>
          <w:t>‌</w:t>
        </w:r>
      </w:ins>
      <w:ins w:id="8341" w:author="Mehrnazi Boojari" w:date="2019-01-07T09:46:00Z">
        <w:r w:rsidR="006F7CCF">
          <w:rPr>
            <w:rFonts w:hint="cs"/>
            <w:rtl/>
            <w:lang w:bidi="fa-IR"/>
          </w:rPr>
          <w:t xml:space="preserve">های </w:t>
        </w:r>
      </w:ins>
      <w:r>
        <w:rPr>
          <w:rFonts w:hint="cs"/>
          <w:rtl/>
          <w:lang w:bidi="fa-IR"/>
        </w:rPr>
        <w:t>کشور از سال</w:t>
      </w:r>
      <w:del w:id="8342" w:author="Mehrnazi Boojari" w:date="2019-01-07T09:46:00Z">
        <w:r w:rsidDel="006F7CCF">
          <w:rPr>
            <w:rFonts w:hint="cs"/>
            <w:rtl/>
            <w:lang w:bidi="fa-IR"/>
          </w:rPr>
          <w:delText xml:space="preserve"> های </w:delText>
        </w:r>
      </w:del>
      <w:ins w:id="8343" w:author="Mehrnazi Boojari" w:date="2019-01-07T09:46:00Z">
        <w:r w:rsidR="006F7CCF">
          <w:rPr>
            <w:rFonts w:hint="cs"/>
            <w:rtl/>
            <w:lang w:bidi="fa-IR"/>
          </w:rPr>
          <w:t xml:space="preserve">‌های </w:t>
        </w:r>
      </w:ins>
      <w:r>
        <w:rPr>
          <w:rFonts w:hint="cs"/>
          <w:rtl/>
          <w:lang w:bidi="fa-IR"/>
        </w:rPr>
        <w:t>1335 تا 1395</w:t>
      </w:r>
    </w:p>
    <w:p w14:paraId="4C2AA44F" w14:textId="77777777" w:rsidR="00D73595" w:rsidRDefault="00D73595" w:rsidP="006C21EE">
      <w:pPr>
        <w:pStyle w:val="Caption"/>
        <w:keepNext/>
        <w:bidi/>
      </w:pPr>
      <w:r>
        <w:rPr>
          <w:rtl/>
        </w:rPr>
        <w:t xml:space="preserve">جدول </w:t>
      </w:r>
      <w:fldSimple w:instr=" STYLEREF 1 \s ">
        <w:r w:rsidR="002749F0">
          <w:rPr>
            <w:noProof/>
            <w:rtl/>
          </w:rPr>
          <w:t>‏2</w:t>
        </w:r>
      </w:fldSimple>
      <w:del w:id="8344" w:author="Mehrnazi Boojari" w:date="2019-01-12T05:57:00Z">
        <w:r w:rsidR="002749F0" w:rsidDel="006C21EE">
          <w:rPr>
            <w:rtl/>
          </w:rPr>
          <w:delText>.</w:delText>
        </w:r>
      </w:del>
      <w:ins w:id="8345" w:author="Mehrnazi Boojari" w:date="2019-01-12T05:57:00Z">
        <w:r w:rsidR="006C21EE">
          <w:rPr>
            <w:rFonts w:hint="cs"/>
            <w:rtl/>
          </w:rPr>
          <w:t>-</w:t>
        </w:r>
      </w:ins>
      <w:fldSimple w:instr=" SEQ جدول \* ARABIC \s 1 ">
        <w:r w:rsidR="002749F0">
          <w:rPr>
            <w:noProof/>
            <w:rtl/>
          </w:rPr>
          <w:t>9</w:t>
        </w:r>
      </w:fldSimple>
      <w:r>
        <w:rPr>
          <w:rFonts w:hint="cs"/>
          <w:rtl/>
          <w:lang w:bidi="fa-IR"/>
        </w:rPr>
        <w:t xml:space="preserve">: </w:t>
      </w:r>
      <w:r w:rsidRPr="00F3563A">
        <w:rPr>
          <w:rtl/>
          <w:lang w:bidi="fa-IR"/>
        </w:rPr>
        <w:t>تعداد روستاها</w:t>
      </w:r>
      <w:r w:rsidRPr="00F3563A">
        <w:rPr>
          <w:rFonts w:hint="cs"/>
          <w:rtl/>
          <w:lang w:bidi="fa-IR"/>
        </w:rPr>
        <w:t>ی</w:t>
      </w:r>
      <w:r w:rsidRPr="00F3563A">
        <w:rPr>
          <w:rtl/>
          <w:lang w:bidi="fa-IR"/>
        </w:rPr>
        <w:t xml:space="preserve"> تبد</w:t>
      </w:r>
      <w:r w:rsidRPr="00F3563A">
        <w:rPr>
          <w:rFonts w:hint="cs"/>
          <w:rtl/>
          <w:lang w:bidi="fa-IR"/>
        </w:rPr>
        <w:t>ی</w:t>
      </w:r>
      <w:r w:rsidRPr="00F3563A">
        <w:rPr>
          <w:rFonts w:hint="eastAsia"/>
          <w:rtl/>
          <w:lang w:bidi="fa-IR"/>
        </w:rPr>
        <w:t>ل</w:t>
      </w:r>
      <w:r w:rsidRPr="00F3563A">
        <w:rPr>
          <w:rFonts w:hint="cs"/>
          <w:rtl/>
          <w:lang w:bidi="fa-IR"/>
        </w:rPr>
        <w:t>ی</w:t>
      </w:r>
      <w:r w:rsidRPr="00F3563A">
        <w:rPr>
          <w:rtl/>
          <w:lang w:bidi="fa-IR"/>
        </w:rPr>
        <w:t xml:space="preserve"> کشور ب</w:t>
      </w:r>
      <w:r w:rsidRPr="00F3563A">
        <w:rPr>
          <w:rFonts w:hint="cs"/>
          <w:rtl/>
          <w:lang w:bidi="fa-IR"/>
        </w:rPr>
        <w:t>ی</w:t>
      </w:r>
      <w:r w:rsidRPr="00F3563A">
        <w:rPr>
          <w:rFonts w:hint="eastAsia"/>
          <w:rtl/>
          <w:lang w:bidi="fa-IR"/>
        </w:rPr>
        <w:t>ن</w:t>
      </w:r>
      <w:r w:rsidRPr="00F3563A">
        <w:rPr>
          <w:rtl/>
          <w:lang w:bidi="fa-IR"/>
        </w:rPr>
        <w:t xml:space="preserve"> سال</w:t>
      </w:r>
      <w:del w:id="8346" w:author="Mehrnazi Boojari" w:date="2019-01-07T09:46:00Z">
        <w:r w:rsidRPr="00F3563A" w:rsidDel="006F7CCF">
          <w:rPr>
            <w:rtl/>
            <w:lang w:bidi="fa-IR"/>
          </w:rPr>
          <w:delText xml:space="preserve"> ها</w:delText>
        </w:r>
        <w:r w:rsidRPr="00F3563A" w:rsidDel="006F7CCF">
          <w:rPr>
            <w:rFonts w:hint="cs"/>
            <w:rtl/>
            <w:lang w:bidi="fa-IR"/>
          </w:rPr>
          <w:delText>ی</w:delText>
        </w:r>
        <w:r w:rsidRPr="00F3563A" w:rsidDel="006F7CCF">
          <w:rPr>
            <w:rtl/>
            <w:lang w:bidi="fa-IR"/>
          </w:rPr>
          <w:delText xml:space="preserve"> </w:delText>
        </w:r>
      </w:del>
      <w:ins w:id="8347" w:author="Mehrnazi Boojari" w:date="2019-01-07T09:46:00Z">
        <w:r w:rsidR="006F7CCF">
          <w:rPr>
            <w:rFonts w:hint="cs"/>
            <w:rtl/>
            <w:lang w:bidi="fa-IR"/>
          </w:rPr>
          <w:t>‌</w:t>
        </w:r>
        <w:r w:rsidR="006F7CCF">
          <w:rPr>
            <w:rtl/>
            <w:lang w:bidi="fa-IR"/>
          </w:rPr>
          <w:t xml:space="preserve">های </w:t>
        </w:r>
      </w:ins>
      <w:r w:rsidRPr="00F3563A">
        <w:rPr>
          <w:rtl/>
          <w:lang w:bidi="fa-IR"/>
        </w:rPr>
        <w:t>1385 تا 1390</w:t>
      </w:r>
    </w:p>
    <w:tbl>
      <w:tblPr>
        <w:tblStyle w:val="TableGrid"/>
        <w:bidiVisual/>
        <w:tblW w:w="0" w:type="auto"/>
        <w:tblLook w:val="04A0" w:firstRow="1" w:lastRow="0" w:firstColumn="1" w:lastColumn="0" w:noHBand="0" w:noVBand="1"/>
      </w:tblPr>
      <w:tblGrid>
        <w:gridCol w:w="1775"/>
        <w:gridCol w:w="1765"/>
        <w:gridCol w:w="1783"/>
        <w:gridCol w:w="1792"/>
        <w:gridCol w:w="1783"/>
      </w:tblGrid>
      <w:tr w:rsidR="00A06196" w:rsidRPr="00D73595" w14:paraId="3FB9A9BF" w14:textId="77777777" w:rsidTr="00D73595">
        <w:tc>
          <w:tcPr>
            <w:tcW w:w="1775" w:type="dxa"/>
            <w:vAlign w:val="center"/>
          </w:tcPr>
          <w:p w14:paraId="1AEE3D59" w14:textId="77777777" w:rsidR="00A06196" w:rsidRPr="00D73595" w:rsidRDefault="00A06196" w:rsidP="00D73595">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نو ع تغییر بین سال</w:t>
            </w:r>
            <w:del w:id="8348" w:author="Mehrnazi Boojari" w:date="2019-01-07T09:46:00Z">
              <w:r w:rsidRPr="00D73595" w:rsidDel="006F7CCF">
                <w:rPr>
                  <w:rFonts w:ascii="B Lotus" w:eastAsia="Calibri" w:hAnsi="B Lotus" w:cs="B Lotus" w:hint="cs"/>
                  <w:sz w:val="20"/>
                  <w:szCs w:val="20"/>
                  <w:rtl/>
                  <w:lang w:bidi="fa-IR"/>
                </w:rPr>
                <w:delText xml:space="preserve"> های </w:delText>
              </w:r>
            </w:del>
            <w:ins w:id="8349" w:author="Mehrnazi Boojari" w:date="2019-01-07T09:46:00Z">
              <w:r w:rsidR="006F7CCF">
                <w:rPr>
                  <w:rFonts w:ascii="B Lotus" w:eastAsia="Calibri" w:hAnsi="B Lotus" w:cs="B Lotus" w:hint="cs"/>
                  <w:sz w:val="20"/>
                  <w:szCs w:val="20"/>
                  <w:rtl/>
                  <w:lang w:bidi="fa-IR"/>
                </w:rPr>
                <w:t xml:space="preserve">‌های </w:t>
              </w:r>
            </w:ins>
            <w:r w:rsidR="00D73595" w:rsidRPr="00D73595">
              <w:rPr>
                <w:rFonts w:ascii="B Lotus" w:eastAsia="Calibri" w:hAnsi="B Lotus" w:cs="B Lotus" w:hint="cs"/>
                <w:sz w:val="20"/>
                <w:szCs w:val="20"/>
                <w:rtl/>
                <w:lang w:bidi="fa-IR"/>
              </w:rPr>
              <w:t>1385 تا</w:t>
            </w:r>
            <w:ins w:id="8350" w:author="Mehrnazi Boojari" w:date="2019-01-12T05:58:00Z">
              <w:r w:rsidR="006C21EE">
                <w:rPr>
                  <w:rFonts w:ascii="B Lotus" w:eastAsia="Calibri" w:hAnsi="B Lotus" w:cs="B Lotus" w:hint="cs"/>
                  <w:sz w:val="20"/>
                  <w:szCs w:val="20"/>
                  <w:rtl/>
                  <w:lang w:bidi="fa-IR"/>
                </w:rPr>
                <w:t xml:space="preserve"> </w:t>
              </w:r>
            </w:ins>
            <w:r w:rsidR="00D73595" w:rsidRPr="00D73595">
              <w:rPr>
                <w:rFonts w:ascii="B Lotus" w:eastAsia="Calibri" w:hAnsi="B Lotus" w:cs="B Lotus" w:hint="cs"/>
                <w:sz w:val="20"/>
                <w:szCs w:val="20"/>
                <w:rtl/>
                <w:lang w:bidi="fa-IR"/>
              </w:rPr>
              <w:t>1390</w:t>
            </w:r>
          </w:p>
        </w:tc>
        <w:tc>
          <w:tcPr>
            <w:tcW w:w="1765" w:type="dxa"/>
            <w:vAlign w:val="center"/>
          </w:tcPr>
          <w:p w14:paraId="40B44038"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تعداد</w:t>
            </w:r>
          </w:p>
        </w:tc>
        <w:tc>
          <w:tcPr>
            <w:tcW w:w="1783" w:type="dxa"/>
            <w:vAlign w:val="center"/>
          </w:tcPr>
          <w:p w14:paraId="5E1089B8"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خانوار</w:t>
            </w:r>
          </w:p>
        </w:tc>
        <w:tc>
          <w:tcPr>
            <w:tcW w:w="1792" w:type="dxa"/>
            <w:vAlign w:val="center"/>
          </w:tcPr>
          <w:p w14:paraId="3B804ED5"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جمعیت</w:t>
            </w:r>
          </w:p>
        </w:tc>
        <w:tc>
          <w:tcPr>
            <w:tcW w:w="1783" w:type="dxa"/>
            <w:vAlign w:val="center"/>
          </w:tcPr>
          <w:p w14:paraId="445D05F0"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تعداد واحد مسکونی</w:t>
            </w:r>
          </w:p>
        </w:tc>
      </w:tr>
      <w:tr w:rsidR="00A06196" w:rsidRPr="00D73595" w14:paraId="7F95DAE9" w14:textId="77777777" w:rsidTr="00D73595">
        <w:tc>
          <w:tcPr>
            <w:tcW w:w="1775" w:type="dxa"/>
            <w:vAlign w:val="center"/>
          </w:tcPr>
          <w:p w14:paraId="50B1CAE5"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حذف</w:t>
            </w:r>
          </w:p>
        </w:tc>
        <w:tc>
          <w:tcPr>
            <w:tcW w:w="1765" w:type="dxa"/>
            <w:vAlign w:val="center"/>
          </w:tcPr>
          <w:p w14:paraId="4FC18A1C"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1405</w:t>
            </w:r>
          </w:p>
        </w:tc>
        <w:tc>
          <w:tcPr>
            <w:tcW w:w="1783" w:type="dxa"/>
            <w:vAlign w:val="center"/>
          </w:tcPr>
          <w:p w14:paraId="4EDC229F"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17768</w:t>
            </w:r>
          </w:p>
        </w:tc>
        <w:tc>
          <w:tcPr>
            <w:tcW w:w="1792" w:type="dxa"/>
            <w:vAlign w:val="center"/>
          </w:tcPr>
          <w:p w14:paraId="6E290E6B"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70212</w:t>
            </w:r>
          </w:p>
        </w:tc>
        <w:tc>
          <w:tcPr>
            <w:tcW w:w="1783" w:type="dxa"/>
            <w:vAlign w:val="center"/>
          </w:tcPr>
          <w:p w14:paraId="381B04D9"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13377</w:t>
            </w:r>
          </w:p>
        </w:tc>
      </w:tr>
      <w:tr w:rsidR="00A06196" w:rsidRPr="00D73595" w14:paraId="42E9CBE7" w14:textId="77777777" w:rsidTr="00D73595">
        <w:tc>
          <w:tcPr>
            <w:tcW w:w="1775" w:type="dxa"/>
            <w:vAlign w:val="center"/>
          </w:tcPr>
          <w:p w14:paraId="32FC13EE"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جذب شهر</w:t>
            </w:r>
          </w:p>
        </w:tc>
        <w:tc>
          <w:tcPr>
            <w:tcW w:w="1765" w:type="dxa"/>
            <w:vAlign w:val="center"/>
          </w:tcPr>
          <w:p w14:paraId="0B9571E6"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350</w:t>
            </w:r>
          </w:p>
        </w:tc>
        <w:tc>
          <w:tcPr>
            <w:tcW w:w="1783" w:type="dxa"/>
            <w:vAlign w:val="center"/>
          </w:tcPr>
          <w:p w14:paraId="7F3F2F43"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157342</w:t>
            </w:r>
          </w:p>
        </w:tc>
        <w:tc>
          <w:tcPr>
            <w:tcW w:w="1792" w:type="dxa"/>
            <w:vAlign w:val="center"/>
          </w:tcPr>
          <w:p w14:paraId="36050BB6"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614065</w:t>
            </w:r>
          </w:p>
        </w:tc>
        <w:tc>
          <w:tcPr>
            <w:tcW w:w="1783" w:type="dxa"/>
            <w:vAlign w:val="center"/>
          </w:tcPr>
          <w:p w14:paraId="7A9F0E05"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141673</w:t>
            </w:r>
          </w:p>
        </w:tc>
      </w:tr>
      <w:tr w:rsidR="00A06196" w:rsidRPr="00D73595" w14:paraId="7734A9E1" w14:textId="77777777" w:rsidTr="00D73595">
        <w:tc>
          <w:tcPr>
            <w:tcW w:w="1775" w:type="dxa"/>
            <w:vAlign w:val="center"/>
          </w:tcPr>
          <w:p w14:paraId="1E4040F3"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جذب آبادی</w:t>
            </w:r>
          </w:p>
        </w:tc>
        <w:tc>
          <w:tcPr>
            <w:tcW w:w="1765" w:type="dxa"/>
            <w:vAlign w:val="center"/>
          </w:tcPr>
          <w:p w14:paraId="22087090"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595</w:t>
            </w:r>
          </w:p>
        </w:tc>
        <w:tc>
          <w:tcPr>
            <w:tcW w:w="1783" w:type="dxa"/>
            <w:vAlign w:val="center"/>
          </w:tcPr>
          <w:p w14:paraId="38D30653"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10881</w:t>
            </w:r>
          </w:p>
        </w:tc>
        <w:tc>
          <w:tcPr>
            <w:tcW w:w="1792" w:type="dxa"/>
            <w:vAlign w:val="center"/>
          </w:tcPr>
          <w:p w14:paraId="12A678F8"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37176</w:t>
            </w:r>
          </w:p>
        </w:tc>
        <w:tc>
          <w:tcPr>
            <w:tcW w:w="1783" w:type="dxa"/>
            <w:vAlign w:val="center"/>
          </w:tcPr>
          <w:p w14:paraId="177B7B44"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7899</w:t>
            </w:r>
          </w:p>
        </w:tc>
      </w:tr>
      <w:tr w:rsidR="00A06196" w:rsidRPr="00D73595" w14:paraId="5AA10DE8" w14:textId="77777777" w:rsidTr="00D73595">
        <w:tc>
          <w:tcPr>
            <w:tcW w:w="1775" w:type="dxa"/>
            <w:vAlign w:val="center"/>
          </w:tcPr>
          <w:p w14:paraId="3A661633"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تبدیل به فرعی</w:t>
            </w:r>
          </w:p>
        </w:tc>
        <w:tc>
          <w:tcPr>
            <w:tcW w:w="1765" w:type="dxa"/>
            <w:vAlign w:val="center"/>
          </w:tcPr>
          <w:p w14:paraId="796E66EF"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148</w:t>
            </w:r>
          </w:p>
        </w:tc>
        <w:tc>
          <w:tcPr>
            <w:tcW w:w="1783" w:type="dxa"/>
            <w:vAlign w:val="center"/>
          </w:tcPr>
          <w:p w14:paraId="1B6FD8CF"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1050</w:t>
            </w:r>
          </w:p>
        </w:tc>
        <w:tc>
          <w:tcPr>
            <w:tcW w:w="1792" w:type="dxa"/>
            <w:vAlign w:val="center"/>
          </w:tcPr>
          <w:p w14:paraId="2CDD4BF3"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3620</w:t>
            </w:r>
          </w:p>
        </w:tc>
        <w:tc>
          <w:tcPr>
            <w:tcW w:w="1783" w:type="dxa"/>
            <w:vAlign w:val="center"/>
          </w:tcPr>
          <w:p w14:paraId="40B77F72"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898</w:t>
            </w:r>
          </w:p>
        </w:tc>
      </w:tr>
      <w:tr w:rsidR="00A06196" w:rsidRPr="00D73595" w14:paraId="4CC067E9" w14:textId="77777777" w:rsidTr="00D73595">
        <w:tc>
          <w:tcPr>
            <w:tcW w:w="1775" w:type="dxa"/>
            <w:vAlign w:val="center"/>
          </w:tcPr>
          <w:p w14:paraId="6F9F60C9"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تبدیل به شهر</w:t>
            </w:r>
          </w:p>
        </w:tc>
        <w:tc>
          <w:tcPr>
            <w:tcW w:w="1765" w:type="dxa"/>
            <w:vAlign w:val="center"/>
          </w:tcPr>
          <w:p w14:paraId="5050E140"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125</w:t>
            </w:r>
          </w:p>
        </w:tc>
        <w:tc>
          <w:tcPr>
            <w:tcW w:w="1783" w:type="dxa"/>
            <w:vAlign w:val="center"/>
          </w:tcPr>
          <w:p w14:paraId="49DE332F"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113571</w:t>
            </w:r>
          </w:p>
        </w:tc>
        <w:tc>
          <w:tcPr>
            <w:tcW w:w="1792" w:type="dxa"/>
            <w:vAlign w:val="center"/>
          </w:tcPr>
          <w:p w14:paraId="6C5E713B"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499517</w:t>
            </w:r>
          </w:p>
        </w:tc>
        <w:tc>
          <w:tcPr>
            <w:tcW w:w="1783" w:type="dxa"/>
            <w:vAlign w:val="center"/>
          </w:tcPr>
          <w:p w14:paraId="7E2AD87E"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100550</w:t>
            </w:r>
          </w:p>
        </w:tc>
      </w:tr>
      <w:tr w:rsidR="00A06196" w:rsidRPr="00D73595" w14:paraId="2012D14C" w14:textId="77777777" w:rsidTr="00D73595">
        <w:tc>
          <w:tcPr>
            <w:tcW w:w="1775" w:type="dxa"/>
            <w:vAlign w:val="center"/>
          </w:tcPr>
          <w:p w14:paraId="0C5F4584"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lastRenderedPageBreak/>
              <w:t>جمع کل</w:t>
            </w:r>
          </w:p>
        </w:tc>
        <w:tc>
          <w:tcPr>
            <w:tcW w:w="1765" w:type="dxa"/>
            <w:vAlign w:val="center"/>
          </w:tcPr>
          <w:p w14:paraId="3DFA93B3"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2626</w:t>
            </w:r>
          </w:p>
        </w:tc>
        <w:tc>
          <w:tcPr>
            <w:tcW w:w="1783" w:type="dxa"/>
            <w:vAlign w:val="center"/>
          </w:tcPr>
          <w:p w14:paraId="5100FD16"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300612</w:t>
            </w:r>
          </w:p>
        </w:tc>
        <w:tc>
          <w:tcPr>
            <w:tcW w:w="1792" w:type="dxa"/>
            <w:vAlign w:val="center"/>
          </w:tcPr>
          <w:p w14:paraId="2DFA24A3"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1224592</w:t>
            </w:r>
          </w:p>
        </w:tc>
        <w:tc>
          <w:tcPr>
            <w:tcW w:w="1783" w:type="dxa"/>
            <w:vAlign w:val="center"/>
          </w:tcPr>
          <w:p w14:paraId="705C4D6A" w14:textId="77777777" w:rsidR="00A06196" w:rsidRPr="00D73595" w:rsidRDefault="00A06196" w:rsidP="00A06196">
            <w:pPr>
              <w:bidi/>
              <w:jc w:val="center"/>
              <w:rPr>
                <w:rFonts w:ascii="B Lotus" w:eastAsia="Calibri" w:hAnsi="B Lotus" w:cs="B Lotus"/>
                <w:sz w:val="20"/>
                <w:szCs w:val="20"/>
                <w:rtl/>
                <w:lang w:bidi="fa-IR"/>
              </w:rPr>
            </w:pPr>
            <w:r w:rsidRPr="00D73595">
              <w:rPr>
                <w:rFonts w:ascii="B Lotus" w:eastAsia="Calibri" w:hAnsi="B Lotus" w:cs="B Lotus" w:hint="cs"/>
                <w:sz w:val="20"/>
                <w:szCs w:val="20"/>
                <w:rtl/>
                <w:lang w:bidi="fa-IR"/>
              </w:rPr>
              <w:t>264397</w:t>
            </w:r>
          </w:p>
        </w:tc>
      </w:tr>
    </w:tbl>
    <w:p w14:paraId="0CF418C5" w14:textId="77777777" w:rsidR="00A06196" w:rsidRPr="00A06196" w:rsidRDefault="00A06196" w:rsidP="00A06196">
      <w:pPr>
        <w:bidi/>
        <w:ind w:firstLine="288"/>
        <w:jc w:val="both"/>
        <w:rPr>
          <w:rFonts w:ascii="B Lotus" w:eastAsia="Calibri" w:hAnsi="B Lotus" w:cs="B Lotus"/>
          <w:sz w:val="26"/>
          <w:szCs w:val="26"/>
          <w:rtl/>
          <w:lang w:bidi="fa-IR"/>
        </w:rPr>
      </w:pPr>
    </w:p>
    <w:p w14:paraId="0B66EDF9" w14:textId="77777777" w:rsidR="00A06196" w:rsidRPr="00437F64" w:rsidRDefault="00A06196" w:rsidP="006C21EE">
      <w:pPr>
        <w:bidi/>
        <w:ind w:firstLine="288"/>
        <w:jc w:val="both"/>
        <w:rPr>
          <w:rFonts w:ascii="B Lotus" w:eastAsia="Calibri" w:hAnsi="B Lotus" w:cs="B Lotus"/>
          <w:sz w:val="24"/>
          <w:szCs w:val="24"/>
          <w:rtl/>
        </w:rPr>
      </w:pPr>
      <w:r w:rsidRPr="00437F64">
        <w:rPr>
          <w:rFonts w:ascii="B Lotus" w:eastAsia="Calibri" w:hAnsi="B Lotus" w:cs="B Lotus" w:hint="cs"/>
          <w:sz w:val="24"/>
          <w:szCs w:val="24"/>
          <w:rtl/>
        </w:rPr>
        <w:t>نتایج سرشماری سال</w:t>
      </w:r>
      <w:del w:id="8351" w:author="Mehrnazi Boojari" w:date="2019-01-07T09:46:00Z">
        <w:r w:rsidRPr="00437F64" w:rsidDel="006F7CCF">
          <w:rPr>
            <w:rFonts w:ascii="B Lotus" w:eastAsia="Calibri" w:hAnsi="B Lotus" w:cs="B Lotus" w:hint="cs"/>
            <w:sz w:val="24"/>
            <w:szCs w:val="24"/>
            <w:rtl/>
          </w:rPr>
          <w:delText xml:space="preserve"> های </w:delText>
        </w:r>
      </w:del>
      <w:ins w:id="8352" w:author="Mehrnazi Boojari" w:date="2019-01-07T09:46:00Z">
        <w:r w:rsidR="006F7CCF">
          <w:rPr>
            <w:rFonts w:ascii="B Lotus" w:eastAsia="Calibri" w:hAnsi="B Lotus" w:cs="B Lotus" w:hint="cs"/>
            <w:sz w:val="24"/>
            <w:szCs w:val="24"/>
            <w:rtl/>
          </w:rPr>
          <w:t xml:space="preserve">‌های </w:t>
        </w:r>
      </w:ins>
      <w:r w:rsidRPr="00437F64">
        <w:rPr>
          <w:rFonts w:ascii="B Lotus" w:eastAsia="Calibri" w:hAnsi="B Lotus" w:cs="B Lotus" w:hint="cs"/>
          <w:sz w:val="24"/>
          <w:szCs w:val="24"/>
          <w:rtl/>
        </w:rPr>
        <w:t>1365 تا 1395 نشان</w:t>
      </w:r>
      <w:del w:id="8353" w:author="Mehrnazi Boojari" w:date="2019-01-07T09:49:00Z">
        <w:r w:rsidRPr="00437F64" w:rsidDel="006F7CCF">
          <w:rPr>
            <w:rFonts w:ascii="B Lotus" w:eastAsia="Calibri" w:hAnsi="B Lotus" w:cs="B Lotus" w:hint="cs"/>
            <w:sz w:val="24"/>
            <w:szCs w:val="24"/>
            <w:rtl/>
          </w:rPr>
          <w:delText xml:space="preserve"> می </w:delText>
        </w:r>
      </w:del>
      <w:ins w:id="8354" w:author="Mehrnazi Boojari" w:date="2019-01-07T09:49:00Z">
        <w:r w:rsidR="006F7CCF">
          <w:rPr>
            <w:rFonts w:ascii="B Lotus" w:eastAsia="Calibri" w:hAnsi="B Lotus" w:cs="B Lotus" w:hint="cs"/>
            <w:sz w:val="24"/>
            <w:szCs w:val="24"/>
            <w:rtl/>
          </w:rPr>
          <w:t xml:space="preserve"> می‌</w:t>
        </w:r>
      </w:ins>
      <w:r w:rsidRPr="00437F64">
        <w:rPr>
          <w:rFonts w:ascii="B Lotus" w:eastAsia="Calibri" w:hAnsi="B Lotus" w:cs="B Lotus" w:hint="cs"/>
          <w:sz w:val="24"/>
          <w:szCs w:val="24"/>
          <w:rtl/>
        </w:rPr>
        <w:t>دهد که تعداد خانوارهای روستایی افزایش یافته</w:t>
      </w:r>
      <w:del w:id="8355" w:author="Mehrnazi Boojari" w:date="2019-01-08T02:06:00Z">
        <w:r w:rsidRPr="00437F64" w:rsidDel="00310BDA">
          <w:rPr>
            <w:rFonts w:ascii="B Lotus" w:eastAsia="Calibri" w:hAnsi="B Lotus" w:cs="B Lotus" w:hint="cs"/>
            <w:sz w:val="24"/>
            <w:szCs w:val="24"/>
            <w:rtl/>
          </w:rPr>
          <w:delText xml:space="preserve"> ولی </w:delText>
        </w:r>
      </w:del>
      <w:ins w:id="8356" w:author="Mehrnazi Boojari" w:date="2019-01-08T02:06:00Z">
        <w:r w:rsidR="00310BDA">
          <w:rPr>
            <w:rFonts w:ascii="B Lotus" w:eastAsia="Calibri" w:hAnsi="B Lotus" w:cs="B Lotus" w:hint="cs"/>
            <w:sz w:val="24"/>
            <w:szCs w:val="24"/>
            <w:rtl/>
          </w:rPr>
          <w:t xml:space="preserve">، ولی </w:t>
        </w:r>
      </w:ins>
      <w:r w:rsidRPr="00437F64">
        <w:rPr>
          <w:rFonts w:ascii="B Lotus" w:eastAsia="Calibri" w:hAnsi="B Lotus" w:cs="B Lotus" w:hint="cs"/>
          <w:sz w:val="24"/>
          <w:szCs w:val="24"/>
          <w:rtl/>
        </w:rPr>
        <w:t>بعد خانوار روندی کاهش داشته است</w:t>
      </w:r>
      <w:del w:id="8357" w:author="Mehrnazi Boojari" w:date="2019-01-07T09:53:00Z">
        <w:r w:rsidRPr="00437F64" w:rsidDel="006F7CCF">
          <w:rPr>
            <w:rFonts w:ascii="B Lotus" w:eastAsia="Calibri" w:hAnsi="B Lotus" w:cs="B Lotus" w:hint="cs"/>
            <w:sz w:val="24"/>
            <w:szCs w:val="24"/>
            <w:rtl/>
          </w:rPr>
          <w:delText xml:space="preserve"> . </w:delText>
        </w:r>
      </w:del>
      <w:ins w:id="8358" w:author="Mehrnazi Boojari" w:date="2019-01-07T09:53:00Z">
        <w:r w:rsidR="006F7CCF">
          <w:rPr>
            <w:rFonts w:ascii="B Lotus" w:eastAsia="Calibri" w:hAnsi="B Lotus" w:cs="B Lotus" w:hint="cs"/>
            <w:sz w:val="24"/>
            <w:szCs w:val="24"/>
            <w:rtl/>
          </w:rPr>
          <w:t xml:space="preserve">. </w:t>
        </w:r>
      </w:ins>
      <w:r w:rsidRPr="00437F64">
        <w:rPr>
          <w:rFonts w:ascii="B Lotus" w:eastAsia="Calibri" w:hAnsi="B Lotus" w:cs="B Lotus" w:hint="cs"/>
          <w:sz w:val="24"/>
          <w:szCs w:val="24"/>
          <w:rtl/>
        </w:rPr>
        <w:t xml:space="preserve">نتیجه اینکه </w:t>
      </w:r>
      <w:del w:id="8359" w:author="Mehrnazi Boojari" w:date="2019-01-11T23:33:00Z">
        <w:r w:rsidRPr="00437F64" w:rsidDel="00B569FE">
          <w:rPr>
            <w:rFonts w:ascii="B Lotus" w:eastAsia="Calibri" w:hAnsi="B Lotus" w:cs="B Lotus" w:hint="cs"/>
            <w:sz w:val="24"/>
            <w:szCs w:val="24"/>
            <w:rtl/>
          </w:rPr>
          <w:delText>هر چند</w:delText>
        </w:r>
      </w:del>
      <w:ins w:id="8360" w:author="Mehrnazi Boojari" w:date="2019-01-11T23:33:00Z">
        <w:r w:rsidR="00B569FE">
          <w:rPr>
            <w:rFonts w:ascii="B Lotus" w:eastAsia="Calibri" w:hAnsi="B Lotus" w:cs="B Lotus" w:hint="cs"/>
            <w:sz w:val="24"/>
            <w:szCs w:val="24"/>
            <w:rtl/>
          </w:rPr>
          <w:t>هرچند</w:t>
        </w:r>
      </w:ins>
      <w:r w:rsidRPr="00437F64">
        <w:rPr>
          <w:rFonts w:ascii="B Lotus" w:eastAsia="Calibri" w:hAnsi="B Lotus" w:cs="B Lotus" w:hint="cs"/>
          <w:sz w:val="24"/>
          <w:szCs w:val="24"/>
          <w:rtl/>
        </w:rPr>
        <w:t xml:space="preserve"> جمعیت روستایی کشور از سال 1375 به بعد با نرخ رشد منفی روبه</w:t>
      </w:r>
      <w:ins w:id="8361" w:author="Mehrnazi Boojari" w:date="2019-01-07T10:31:00Z">
        <w:r w:rsidR="006C73A5">
          <w:rPr>
            <w:rFonts w:ascii="B Lotus" w:eastAsia="Calibri" w:hAnsi="B Lotus" w:cs="B Nazanin" w:hint="cs"/>
            <w:sz w:val="24"/>
            <w:szCs w:val="24"/>
            <w:rtl/>
          </w:rPr>
          <w:t>‌</w:t>
        </w:r>
      </w:ins>
      <w:del w:id="8362" w:author="Mehrnazi Boojari" w:date="2019-01-07T10:31:00Z">
        <w:r w:rsidRPr="00437F64" w:rsidDel="006C73A5">
          <w:rPr>
            <w:rFonts w:ascii="B Lotus" w:eastAsia="Calibri" w:hAnsi="B Lotus" w:cs="B Lotus" w:hint="cs"/>
            <w:sz w:val="24"/>
            <w:szCs w:val="24"/>
            <w:rtl/>
          </w:rPr>
          <w:delText xml:space="preserve"> </w:delText>
        </w:r>
      </w:del>
      <w:r w:rsidRPr="00437F64">
        <w:rPr>
          <w:rFonts w:ascii="B Lotus" w:eastAsia="Calibri" w:hAnsi="B Lotus" w:cs="B Lotus" w:hint="cs"/>
          <w:sz w:val="24"/>
          <w:szCs w:val="24"/>
          <w:rtl/>
        </w:rPr>
        <w:t>رو بوده است</w:t>
      </w:r>
      <w:del w:id="8363" w:author="Mehrnazi Boojari" w:date="2019-01-08T02:06:00Z">
        <w:r w:rsidRPr="00437F64" w:rsidDel="00310BDA">
          <w:rPr>
            <w:rFonts w:ascii="B Lotus" w:eastAsia="Calibri" w:hAnsi="B Lotus" w:cs="B Lotus" w:hint="cs"/>
            <w:sz w:val="24"/>
            <w:szCs w:val="24"/>
            <w:rtl/>
          </w:rPr>
          <w:delText xml:space="preserve"> ولی </w:delText>
        </w:r>
      </w:del>
      <w:ins w:id="8364" w:author="Mehrnazi Boojari" w:date="2019-01-08T02:06:00Z">
        <w:r w:rsidR="00310BDA">
          <w:rPr>
            <w:rFonts w:ascii="B Lotus" w:eastAsia="Calibri" w:hAnsi="B Lotus" w:cs="B Lotus" w:hint="cs"/>
            <w:sz w:val="24"/>
            <w:szCs w:val="24"/>
            <w:rtl/>
          </w:rPr>
          <w:t xml:space="preserve">، </w:t>
        </w:r>
      </w:ins>
      <w:r w:rsidRPr="00437F64">
        <w:rPr>
          <w:rFonts w:ascii="B Lotus" w:eastAsia="Calibri" w:hAnsi="B Lotus" w:cs="B Lotus" w:hint="cs"/>
          <w:sz w:val="24"/>
          <w:szCs w:val="24"/>
          <w:rtl/>
        </w:rPr>
        <w:t>همزمان</w:t>
      </w:r>
      <w:del w:id="8365" w:author="Mehrnazi Boojari" w:date="2019-01-07T22:43:00Z">
        <w:r w:rsidRPr="00437F64" w:rsidDel="00BF4CE5">
          <w:rPr>
            <w:rFonts w:ascii="B Lotus" w:eastAsia="Calibri" w:hAnsi="B Lotus" w:cs="B Lotus" w:hint="cs"/>
            <w:sz w:val="24"/>
            <w:szCs w:val="24"/>
            <w:rtl/>
          </w:rPr>
          <w:delText xml:space="preserve"> به دلیل </w:delText>
        </w:r>
      </w:del>
      <w:ins w:id="8366" w:author="Mehrnazi Boojari" w:date="2019-01-07T22:43:00Z">
        <w:r w:rsidR="00BF4CE5">
          <w:rPr>
            <w:rFonts w:ascii="B Lotus" w:eastAsia="Calibri" w:hAnsi="B Lotus" w:cs="B Lotus" w:hint="cs"/>
            <w:sz w:val="24"/>
            <w:szCs w:val="24"/>
            <w:rtl/>
          </w:rPr>
          <w:t xml:space="preserve"> به‌دلیل </w:t>
        </w:r>
      </w:ins>
      <w:r w:rsidRPr="00437F64">
        <w:rPr>
          <w:rFonts w:ascii="B Lotus" w:eastAsia="Calibri" w:hAnsi="B Lotus" w:cs="B Lotus" w:hint="cs"/>
          <w:sz w:val="24"/>
          <w:szCs w:val="24"/>
          <w:rtl/>
        </w:rPr>
        <w:t>کاهش بعد خانوار تعداد خانوارهای روستایی افزایش یافته است</w:t>
      </w:r>
      <w:del w:id="8367" w:author="Mehrnazi Boojari" w:date="2019-01-07T09:53:00Z">
        <w:r w:rsidRPr="00437F64" w:rsidDel="006F7CCF">
          <w:rPr>
            <w:rFonts w:ascii="B Lotus" w:eastAsia="Calibri" w:hAnsi="B Lotus" w:cs="B Lotus" w:hint="cs"/>
            <w:sz w:val="24"/>
            <w:szCs w:val="24"/>
            <w:rtl/>
          </w:rPr>
          <w:delText xml:space="preserve"> . </w:delText>
        </w:r>
      </w:del>
      <w:ins w:id="8368" w:author="Mehrnazi Boojari" w:date="2019-01-07T09:53:00Z">
        <w:r w:rsidR="006F7CCF">
          <w:rPr>
            <w:rFonts w:ascii="B Lotus" w:eastAsia="Calibri" w:hAnsi="B Lotus" w:cs="B Lotus" w:hint="cs"/>
            <w:sz w:val="24"/>
            <w:szCs w:val="24"/>
            <w:rtl/>
          </w:rPr>
          <w:t xml:space="preserve">. </w:t>
        </w:r>
      </w:ins>
      <w:r w:rsidRPr="00437F64">
        <w:rPr>
          <w:rFonts w:ascii="B Lotus" w:eastAsia="Calibri" w:hAnsi="B Lotus" w:cs="B Lotus" w:hint="cs"/>
          <w:sz w:val="24"/>
          <w:szCs w:val="24"/>
          <w:rtl/>
        </w:rPr>
        <w:t xml:space="preserve">همزمان با افزایش تعداد خانوار تعداد واحدهای </w:t>
      </w:r>
      <w:r w:rsidR="004F6260" w:rsidRPr="00437F64">
        <w:rPr>
          <w:rFonts w:ascii="B Lotus" w:eastAsia="Calibri" w:hAnsi="B Lotus" w:cs="B Lotus" w:hint="cs"/>
          <w:sz w:val="24"/>
          <w:szCs w:val="24"/>
          <w:rtl/>
        </w:rPr>
        <w:t>مسکونی نیز افزایش پیدا کرده اس</w:t>
      </w:r>
      <w:del w:id="8369" w:author="Mehrnazi Boojari" w:date="2019-01-07T10:16:00Z">
        <w:r w:rsidR="004F6260" w:rsidRPr="00437F64" w:rsidDel="000A654C">
          <w:rPr>
            <w:rFonts w:ascii="B Lotus" w:eastAsia="Calibri" w:hAnsi="B Lotus" w:cs="B Lotus" w:hint="cs"/>
            <w:sz w:val="24"/>
            <w:szCs w:val="24"/>
            <w:rtl/>
          </w:rPr>
          <w:delText>ت(</w:delText>
        </w:r>
      </w:del>
      <w:ins w:id="8370" w:author="Mehrnazi Boojari" w:date="2019-01-07T10:16:00Z">
        <w:r w:rsidR="000A654C">
          <w:rPr>
            <w:rFonts w:ascii="B Lotus" w:eastAsia="Calibri" w:hAnsi="B Lotus" w:cs="B Lotus" w:hint="cs"/>
            <w:sz w:val="24"/>
            <w:szCs w:val="24"/>
            <w:rtl/>
          </w:rPr>
          <w:t>ت</w:t>
        </w:r>
      </w:ins>
      <w:ins w:id="8371" w:author="Mehrnazi Boojari" w:date="2019-01-12T05:58:00Z">
        <w:r w:rsidR="006C21EE">
          <w:rPr>
            <w:rFonts w:ascii="B Lotus" w:eastAsia="Calibri" w:hAnsi="B Lotus" w:cs="B Lotus" w:hint="cs"/>
            <w:sz w:val="24"/>
            <w:szCs w:val="24"/>
            <w:rtl/>
          </w:rPr>
          <w:t>.</w:t>
        </w:r>
      </w:ins>
      <w:ins w:id="8372" w:author="Mehrnazi Boojari" w:date="2019-01-07T10:16:00Z">
        <w:r w:rsidR="000A654C">
          <w:rPr>
            <w:rFonts w:ascii="B Lotus" w:eastAsia="Calibri" w:hAnsi="B Lotus" w:cs="B Lotus" w:hint="cs"/>
            <w:sz w:val="24"/>
            <w:szCs w:val="24"/>
            <w:rtl/>
          </w:rPr>
          <w:t xml:space="preserve"> (</w:t>
        </w:r>
      </w:ins>
      <w:r w:rsidR="004F6260" w:rsidRPr="00437F64">
        <w:rPr>
          <w:rFonts w:ascii="B Lotus" w:eastAsia="Calibri" w:hAnsi="B Lotus" w:cs="B Lotus" w:hint="cs"/>
          <w:sz w:val="24"/>
          <w:szCs w:val="24"/>
          <w:rtl/>
        </w:rPr>
        <w:t>جدول 2</w:t>
      </w:r>
      <w:del w:id="8373" w:author="Mehrnazi Boojari" w:date="2019-01-12T05:58:00Z">
        <w:r w:rsidR="004F6260" w:rsidRPr="00437F64" w:rsidDel="006C21EE">
          <w:rPr>
            <w:rFonts w:ascii="B Lotus" w:eastAsia="Calibri" w:hAnsi="B Lotus" w:cs="B Lotus" w:hint="cs"/>
            <w:sz w:val="24"/>
            <w:szCs w:val="24"/>
            <w:rtl/>
          </w:rPr>
          <w:delText>.</w:delText>
        </w:r>
      </w:del>
      <w:ins w:id="8374" w:author="Mehrnazi Boojari" w:date="2019-01-12T05:58:00Z">
        <w:r w:rsidR="006C21EE">
          <w:rPr>
            <w:rFonts w:ascii="B Lotus" w:eastAsia="Calibri" w:hAnsi="B Lotus" w:cs="B Lotus" w:hint="cs"/>
            <w:sz w:val="24"/>
            <w:szCs w:val="24"/>
            <w:rtl/>
          </w:rPr>
          <w:t>-</w:t>
        </w:r>
      </w:ins>
      <w:r w:rsidR="004F6260" w:rsidRPr="00437F64">
        <w:rPr>
          <w:rFonts w:ascii="B Lotus" w:eastAsia="Calibri" w:hAnsi="B Lotus" w:cs="B Lotus" w:hint="cs"/>
          <w:sz w:val="24"/>
          <w:szCs w:val="24"/>
          <w:rtl/>
        </w:rPr>
        <w:t>10)</w:t>
      </w:r>
      <w:r w:rsidRPr="00437F64">
        <w:rPr>
          <w:rFonts w:ascii="B Lotus" w:eastAsia="Calibri" w:hAnsi="B Lotus" w:cs="B Lotus" w:hint="cs"/>
          <w:sz w:val="24"/>
          <w:szCs w:val="24"/>
          <w:rtl/>
        </w:rPr>
        <w:t>.</w:t>
      </w:r>
    </w:p>
    <w:p w14:paraId="06C429F9" w14:textId="77777777" w:rsidR="004F6260" w:rsidRDefault="004F6260" w:rsidP="007208C7">
      <w:pPr>
        <w:pStyle w:val="Caption"/>
        <w:keepNext/>
        <w:bidi/>
      </w:pPr>
      <w:r>
        <w:rPr>
          <w:rtl/>
        </w:rPr>
        <w:t xml:space="preserve">جدول </w:t>
      </w:r>
      <w:fldSimple w:instr=" STYLEREF 1 \s ">
        <w:r w:rsidR="002749F0">
          <w:rPr>
            <w:noProof/>
            <w:rtl/>
          </w:rPr>
          <w:t>‏2</w:t>
        </w:r>
      </w:fldSimple>
      <w:del w:id="8375" w:author="Mehrnazi Boojari" w:date="2019-01-12T05:59:00Z">
        <w:r w:rsidR="002749F0" w:rsidDel="007208C7">
          <w:rPr>
            <w:rtl/>
          </w:rPr>
          <w:delText>.</w:delText>
        </w:r>
      </w:del>
      <w:ins w:id="8376" w:author="Mehrnazi Boojari" w:date="2019-01-12T05:59:00Z">
        <w:r w:rsidR="007208C7">
          <w:rPr>
            <w:rFonts w:hint="cs"/>
            <w:rtl/>
          </w:rPr>
          <w:t>-</w:t>
        </w:r>
      </w:ins>
      <w:fldSimple w:instr=" SEQ جدول \* ARABIC \s 1 ">
        <w:r w:rsidR="002749F0">
          <w:rPr>
            <w:noProof/>
            <w:rtl/>
          </w:rPr>
          <w:t>10</w:t>
        </w:r>
      </w:fldSimple>
      <w:r>
        <w:rPr>
          <w:rFonts w:hint="cs"/>
          <w:rtl/>
          <w:lang w:bidi="fa-IR"/>
        </w:rPr>
        <w:t>: تعداد</w:t>
      </w:r>
      <w:ins w:id="8377" w:author="Mehrnazi Boojari" w:date="2019-01-12T05:59:00Z">
        <w:r w:rsidR="007208C7">
          <w:rPr>
            <w:rFonts w:hint="cs"/>
            <w:rtl/>
            <w:lang w:bidi="fa-IR"/>
          </w:rPr>
          <w:t xml:space="preserve"> </w:t>
        </w:r>
      </w:ins>
      <w:r>
        <w:rPr>
          <w:rFonts w:hint="cs"/>
          <w:rtl/>
          <w:lang w:bidi="fa-IR"/>
        </w:rPr>
        <w:t>خانوار</w:t>
      </w:r>
      <w:del w:id="8378" w:author="Mehrnazi Boojari" w:date="2019-01-08T01:35:00Z">
        <w:r w:rsidDel="007B349F">
          <w:rPr>
            <w:rFonts w:hint="cs"/>
            <w:rtl/>
            <w:lang w:bidi="fa-IR"/>
          </w:rPr>
          <w:delText>،ب</w:delText>
        </w:r>
      </w:del>
      <w:ins w:id="8379" w:author="Mehrnazi Boojari" w:date="2019-01-08T01:35:00Z">
        <w:r w:rsidR="007B349F">
          <w:rPr>
            <w:rFonts w:hint="cs"/>
            <w:rtl/>
            <w:lang w:bidi="fa-IR"/>
          </w:rPr>
          <w:t>، ب</w:t>
        </w:r>
      </w:ins>
      <w:r>
        <w:rPr>
          <w:rFonts w:hint="cs"/>
          <w:rtl/>
          <w:lang w:bidi="fa-IR"/>
        </w:rPr>
        <w:t>عد خانوار و تعداد واحدهای مسکونی روستاهای کشور از سال 1365 تا 1395</w:t>
      </w:r>
    </w:p>
    <w:tbl>
      <w:tblPr>
        <w:tblStyle w:val="TableGrid"/>
        <w:bidiVisual/>
        <w:tblW w:w="0" w:type="auto"/>
        <w:jc w:val="center"/>
        <w:tblLook w:val="04A0" w:firstRow="1" w:lastRow="0" w:firstColumn="1" w:lastColumn="0" w:noHBand="0" w:noVBand="1"/>
      </w:tblPr>
      <w:tblGrid>
        <w:gridCol w:w="1491"/>
        <w:gridCol w:w="1345"/>
        <w:gridCol w:w="1345"/>
        <w:gridCol w:w="1345"/>
        <w:gridCol w:w="1345"/>
        <w:gridCol w:w="1345"/>
      </w:tblGrid>
      <w:tr w:rsidR="00A06196" w:rsidRPr="004F6260" w14:paraId="1E624086" w14:textId="77777777" w:rsidTr="004F6260">
        <w:trPr>
          <w:trHeight w:val="76"/>
          <w:jc w:val="center"/>
        </w:trPr>
        <w:tc>
          <w:tcPr>
            <w:tcW w:w="1491" w:type="dxa"/>
            <w:vAlign w:val="center"/>
          </w:tcPr>
          <w:p w14:paraId="2E8AF7FF"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 xml:space="preserve">سال </w:t>
            </w:r>
          </w:p>
        </w:tc>
        <w:tc>
          <w:tcPr>
            <w:tcW w:w="1345" w:type="dxa"/>
            <w:vAlign w:val="center"/>
          </w:tcPr>
          <w:p w14:paraId="2458B081"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1365</w:t>
            </w:r>
          </w:p>
        </w:tc>
        <w:tc>
          <w:tcPr>
            <w:tcW w:w="1345" w:type="dxa"/>
            <w:vAlign w:val="center"/>
          </w:tcPr>
          <w:p w14:paraId="7978078C"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1375</w:t>
            </w:r>
          </w:p>
        </w:tc>
        <w:tc>
          <w:tcPr>
            <w:tcW w:w="1345" w:type="dxa"/>
            <w:vAlign w:val="center"/>
          </w:tcPr>
          <w:p w14:paraId="0CC67907"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1385</w:t>
            </w:r>
          </w:p>
        </w:tc>
        <w:tc>
          <w:tcPr>
            <w:tcW w:w="1345" w:type="dxa"/>
            <w:vAlign w:val="center"/>
          </w:tcPr>
          <w:p w14:paraId="351DBC10"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1390</w:t>
            </w:r>
          </w:p>
        </w:tc>
        <w:tc>
          <w:tcPr>
            <w:tcW w:w="1345" w:type="dxa"/>
            <w:vAlign w:val="center"/>
          </w:tcPr>
          <w:p w14:paraId="50C48655"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1395</w:t>
            </w:r>
          </w:p>
        </w:tc>
      </w:tr>
      <w:tr w:rsidR="00A06196" w:rsidRPr="004F6260" w14:paraId="13C6C4CF" w14:textId="77777777" w:rsidTr="004F6260">
        <w:trPr>
          <w:trHeight w:val="76"/>
          <w:jc w:val="center"/>
        </w:trPr>
        <w:tc>
          <w:tcPr>
            <w:tcW w:w="1491" w:type="dxa"/>
            <w:vAlign w:val="center"/>
          </w:tcPr>
          <w:p w14:paraId="3A521FC2"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 xml:space="preserve">تعداد خانوار </w:t>
            </w:r>
          </w:p>
        </w:tc>
        <w:tc>
          <w:tcPr>
            <w:tcW w:w="1345" w:type="dxa"/>
            <w:vAlign w:val="center"/>
          </w:tcPr>
          <w:p w14:paraId="7B992F76"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4145389</w:t>
            </w:r>
          </w:p>
        </w:tc>
        <w:tc>
          <w:tcPr>
            <w:tcW w:w="1345" w:type="dxa"/>
            <w:vAlign w:val="center"/>
          </w:tcPr>
          <w:p w14:paraId="3EBEC7D7"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449310</w:t>
            </w:r>
          </w:p>
        </w:tc>
        <w:tc>
          <w:tcPr>
            <w:tcW w:w="1345" w:type="dxa"/>
            <w:vAlign w:val="center"/>
          </w:tcPr>
          <w:p w14:paraId="38055441"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5096187</w:t>
            </w:r>
          </w:p>
        </w:tc>
        <w:tc>
          <w:tcPr>
            <w:tcW w:w="1345" w:type="dxa"/>
            <w:vAlign w:val="center"/>
          </w:tcPr>
          <w:p w14:paraId="3F7E1097"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5757799</w:t>
            </w:r>
          </w:p>
        </w:tc>
        <w:tc>
          <w:tcPr>
            <w:tcW w:w="1345" w:type="dxa"/>
            <w:vAlign w:val="center"/>
          </w:tcPr>
          <w:p w14:paraId="624F3590"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lang w:bidi="fa-IR"/>
              </w:rPr>
              <w:t>6070547</w:t>
            </w:r>
          </w:p>
        </w:tc>
      </w:tr>
      <w:tr w:rsidR="00A06196" w:rsidRPr="004F6260" w14:paraId="5BC81B95" w14:textId="77777777" w:rsidTr="004F6260">
        <w:trPr>
          <w:trHeight w:val="76"/>
          <w:jc w:val="center"/>
        </w:trPr>
        <w:tc>
          <w:tcPr>
            <w:tcW w:w="1491" w:type="dxa"/>
            <w:vAlign w:val="center"/>
          </w:tcPr>
          <w:p w14:paraId="4B78F777"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 xml:space="preserve">بعد خانوار </w:t>
            </w:r>
          </w:p>
        </w:tc>
        <w:tc>
          <w:tcPr>
            <w:tcW w:w="1345" w:type="dxa"/>
            <w:vAlign w:val="center"/>
          </w:tcPr>
          <w:p w14:paraId="7ABA67E5"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5.5</w:t>
            </w:r>
          </w:p>
        </w:tc>
        <w:tc>
          <w:tcPr>
            <w:tcW w:w="1345" w:type="dxa"/>
            <w:vAlign w:val="center"/>
          </w:tcPr>
          <w:p w14:paraId="5C30A9F6"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5.2</w:t>
            </w:r>
          </w:p>
        </w:tc>
        <w:tc>
          <w:tcPr>
            <w:tcW w:w="1345" w:type="dxa"/>
            <w:vAlign w:val="center"/>
          </w:tcPr>
          <w:p w14:paraId="51F52040"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4.4</w:t>
            </w:r>
          </w:p>
        </w:tc>
        <w:tc>
          <w:tcPr>
            <w:tcW w:w="1345" w:type="dxa"/>
            <w:vAlign w:val="center"/>
          </w:tcPr>
          <w:p w14:paraId="43E327F1"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3.7</w:t>
            </w:r>
          </w:p>
        </w:tc>
        <w:tc>
          <w:tcPr>
            <w:tcW w:w="1345" w:type="dxa"/>
            <w:vAlign w:val="center"/>
          </w:tcPr>
          <w:p w14:paraId="7C802994"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3.4</w:t>
            </w:r>
          </w:p>
        </w:tc>
      </w:tr>
      <w:tr w:rsidR="00A06196" w:rsidRPr="004F6260" w14:paraId="01687238" w14:textId="77777777" w:rsidTr="004F6260">
        <w:trPr>
          <w:trHeight w:val="76"/>
          <w:jc w:val="center"/>
        </w:trPr>
        <w:tc>
          <w:tcPr>
            <w:tcW w:w="1491" w:type="dxa"/>
            <w:vAlign w:val="center"/>
          </w:tcPr>
          <w:p w14:paraId="26D7170B"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 xml:space="preserve">تعداد واحد مسکونی </w:t>
            </w:r>
          </w:p>
        </w:tc>
        <w:tc>
          <w:tcPr>
            <w:tcW w:w="1345" w:type="dxa"/>
            <w:vAlign w:val="center"/>
          </w:tcPr>
          <w:p w14:paraId="249BDAC3"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3547653</w:t>
            </w:r>
          </w:p>
        </w:tc>
        <w:tc>
          <w:tcPr>
            <w:tcW w:w="1345" w:type="dxa"/>
            <w:vAlign w:val="center"/>
          </w:tcPr>
          <w:p w14:paraId="0A24358C"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3856382</w:t>
            </w:r>
          </w:p>
        </w:tc>
        <w:tc>
          <w:tcPr>
            <w:tcW w:w="1345" w:type="dxa"/>
            <w:vAlign w:val="center"/>
          </w:tcPr>
          <w:p w14:paraId="2A26F302"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4428046</w:t>
            </w:r>
          </w:p>
        </w:tc>
        <w:tc>
          <w:tcPr>
            <w:tcW w:w="1345" w:type="dxa"/>
            <w:vAlign w:val="center"/>
          </w:tcPr>
          <w:p w14:paraId="33456194"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5172594</w:t>
            </w:r>
          </w:p>
        </w:tc>
        <w:tc>
          <w:tcPr>
            <w:tcW w:w="1345" w:type="dxa"/>
            <w:vAlign w:val="center"/>
          </w:tcPr>
          <w:p w14:paraId="07BD3A0B" w14:textId="77777777" w:rsidR="00A06196" w:rsidRPr="004F6260" w:rsidRDefault="00A06196" w:rsidP="00A06196">
            <w:pPr>
              <w:bidi/>
              <w:jc w:val="center"/>
              <w:rPr>
                <w:rFonts w:ascii="B Lotus" w:eastAsia="Calibri" w:hAnsi="B Lotus" w:cs="B Lotus"/>
                <w:sz w:val="20"/>
                <w:szCs w:val="20"/>
                <w:rtl/>
              </w:rPr>
            </w:pPr>
            <w:r w:rsidRPr="004F6260">
              <w:rPr>
                <w:rFonts w:ascii="B Lotus" w:eastAsia="Calibri" w:hAnsi="B Lotus" w:cs="B Lotus" w:hint="cs"/>
                <w:sz w:val="20"/>
                <w:szCs w:val="20"/>
                <w:rtl/>
              </w:rPr>
              <w:t>5377937</w:t>
            </w:r>
          </w:p>
        </w:tc>
      </w:tr>
    </w:tbl>
    <w:p w14:paraId="1EF286FE" w14:textId="77777777" w:rsidR="00A06196" w:rsidRPr="00A06196" w:rsidRDefault="00A06196" w:rsidP="00A06196">
      <w:pPr>
        <w:bidi/>
        <w:ind w:firstLine="288"/>
        <w:jc w:val="both"/>
        <w:rPr>
          <w:rFonts w:ascii="B Lotus" w:eastAsia="Calibri" w:hAnsi="B Lotus" w:cs="B Lotus"/>
          <w:sz w:val="26"/>
          <w:szCs w:val="26"/>
          <w:rtl/>
        </w:rPr>
      </w:pPr>
      <w:r w:rsidRPr="00A06196">
        <w:rPr>
          <w:rFonts w:ascii="B Lotus" w:eastAsia="Calibri" w:hAnsi="B Lotus" w:cs="B Lotus" w:hint="cs"/>
          <w:sz w:val="26"/>
          <w:szCs w:val="26"/>
          <w:rtl/>
        </w:rPr>
        <w:t xml:space="preserve"> </w:t>
      </w:r>
    </w:p>
    <w:p w14:paraId="59317E0A" w14:textId="77777777" w:rsidR="00A06196" w:rsidRPr="00A06196" w:rsidRDefault="00A06196" w:rsidP="007C39B2">
      <w:pPr>
        <w:pStyle w:val="Heading3"/>
        <w:rPr>
          <w:rtl/>
        </w:rPr>
      </w:pPr>
      <w:bookmarkStart w:id="8380" w:name="_Toc533781218"/>
      <w:bookmarkStart w:id="8381" w:name="_Toc533782174"/>
      <w:r w:rsidRPr="00A06196">
        <w:rPr>
          <w:rFonts w:hint="cs"/>
          <w:rtl/>
        </w:rPr>
        <w:t>تراکم خانوار و نفر در واحد مسکونی</w:t>
      </w:r>
      <w:bookmarkEnd w:id="8380"/>
      <w:bookmarkEnd w:id="8381"/>
      <w:r w:rsidRPr="00A06196">
        <w:rPr>
          <w:rFonts w:hint="cs"/>
          <w:rtl/>
        </w:rPr>
        <w:t xml:space="preserve"> </w:t>
      </w:r>
    </w:p>
    <w:p w14:paraId="5ABD1AB6" w14:textId="77777777" w:rsidR="00A06196" w:rsidRPr="00A06196" w:rsidRDefault="00A06196" w:rsidP="008700D9">
      <w:pPr>
        <w:bidi/>
        <w:jc w:val="both"/>
        <w:rPr>
          <w:rFonts w:ascii="B Lotus" w:eastAsia="Calibri" w:hAnsi="B Lotus" w:cs="B Lotus"/>
          <w:sz w:val="26"/>
          <w:szCs w:val="26"/>
          <w:rtl/>
          <w:lang w:bidi="fa-IR"/>
        </w:rPr>
      </w:pPr>
      <w:r w:rsidRPr="004F6260">
        <w:rPr>
          <w:rFonts w:ascii="B Lotus" w:eastAsia="Calibri" w:hAnsi="B Lotus" w:cs="B Lotus" w:hint="cs"/>
          <w:sz w:val="24"/>
          <w:szCs w:val="24"/>
          <w:rtl/>
          <w:lang w:bidi="fa-IR"/>
        </w:rPr>
        <w:t>بررسی روند نسبت خانوار به واحد مسکونی و نسبت نفر به واحد مسکونی</w:t>
      </w:r>
      <w:del w:id="8382" w:author="Mehrnazi Boojari" w:date="2019-01-07T09:59:00Z">
        <w:r w:rsidRPr="004F6260" w:rsidDel="00A31D6F">
          <w:rPr>
            <w:rFonts w:ascii="B Lotus" w:eastAsia="Calibri" w:hAnsi="B Lotus" w:cs="B Lotus" w:hint="cs"/>
            <w:sz w:val="24"/>
            <w:szCs w:val="24"/>
            <w:rtl/>
            <w:lang w:bidi="fa-IR"/>
          </w:rPr>
          <w:delText xml:space="preserve">  </w:delText>
        </w:r>
      </w:del>
      <w:ins w:id="8383" w:author="Mehrnazi Boojari" w:date="2019-01-07T09:59:00Z">
        <w:r w:rsidR="00A31D6F">
          <w:rPr>
            <w:rFonts w:ascii="B Lotus" w:eastAsia="Calibri" w:hAnsi="B Lotus" w:cs="B Lotus" w:hint="cs"/>
            <w:sz w:val="24"/>
            <w:szCs w:val="24"/>
            <w:rtl/>
            <w:lang w:bidi="fa-IR"/>
          </w:rPr>
          <w:t xml:space="preserve"> </w:t>
        </w:r>
      </w:ins>
      <w:ins w:id="8384" w:author="Mehrnazi Boojari" w:date="2019-01-12T05:59:00Z">
        <w:r w:rsidR="008700D9">
          <w:rPr>
            <w:rFonts w:ascii="B Lotus" w:eastAsia="Calibri" w:hAnsi="B Lotus" w:cs="B Lotus" w:hint="cs"/>
            <w:sz w:val="24"/>
            <w:szCs w:val="24"/>
            <w:rtl/>
            <w:lang w:bidi="fa-IR"/>
          </w:rPr>
          <w:t>در</w:t>
        </w:r>
        <w:r w:rsidR="008700D9">
          <w:rPr>
            <w:rFonts w:ascii="B Lotus" w:eastAsia="Calibri" w:hAnsi="B Lotus" w:cs="Times New Roman" w:hint="eastAsia"/>
            <w:sz w:val="24"/>
            <w:szCs w:val="24"/>
            <w:rtl/>
            <w:lang w:bidi="fa-IR"/>
          </w:rPr>
          <w:t> </w:t>
        </w:r>
      </w:ins>
      <w:r w:rsidRPr="004F6260">
        <w:rPr>
          <w:rFonts w:ascii="B Lotus" w:eastAsia="Calibri" w:hAnsi="B Lotus" w:cs="B Lotus" w:hint="cs"/>
          <w:sz w:val="24"/>
          <w:szCs w:val="24"/>
          <w:rtl/>
          <w:lang w:bidi="fa-IR"/>
        </w:rPr>
        <w:t>طی سال</w:t>
      </w:r>
      <w:del w:id="8385" w:author="Mehrnazi Boojari" w:date="2019-01-07T09:46:00Z">
        <w:r w:rsidRPr="004F6260" w:rsidDel="006F7CCF">
          <w:rPr>
            <w:rFonts w:ascii="B Lotus" w:eastAsia="Calibri" w:hAnsi="B Lotus" w:cs="B Lotus" w:hint="cs"/>
            <w:sz w:val="24"/>
            <w:szCs w:val="24"/>
            <w:rtl/>
            <w:lang w:bidi="fa-IR"/>
          </w:rPr>
          <w:delText xml:space="preserve"> های </w:delText>
        </w:r>
      </w:del>
      <w:ins w:id="8386" w:author="Mehrnazi Boojari" w:date="2019-01-07T09:46:00Z">
        <w:r w:rsidR="006F7CCF">
          <w:rPr>
            <w:rFonts w:ascii="B Lotus" w:eastAsia="Calibri" w:hAnsi="B Lotus" w:cs="B Lotus" w:hint="cs"/>
            <w:sz w:val="24"/>
            <w:szCs w:val="24"/>
            <w:rtl/>
            <w:lang w:bidi="fa-IR"/>
          </w:rPr>
          <w:t xml:space="preserve">‌های </w:t>
        </w:r>
      </w:ins>
      <w:r w:rsidRPr="004F6260">
        <w:rPr>
          <w:rFonts w:ascii="B Lotus" w:eastAsia="Calibri" w:hAnsi="B Lotus" w:cs="B Lotus" w:hint="cs"/>
          <w:sz w:val="24"/>
          <w:szCs w:val="24"/>
          <w:rtl/>
          <w:lang w:bidi="fa-IR"/>
        </w:rPr>
        <w:t>1365 تا</w:t>
      </w:r>
      <w:ins w:id="8387" w:author="Mehrnazi Boojari" w:date="2019-01-12T06:00:00Z">
        <w:r w:rsidR="008700D9">
          <w:rPr>
            <w:rFonts w:ascii="B Lotus" w:eastAsia="Calibri" w:hAnsi="B Lotus" w:cs="B Lotus" w:hint="cs"/>
            <w:sz w:val="24"/>
            <w:szCs w:val="24"/>
            <w:rtl/>
            <w:lang w:bidi="fa-IR"/>
          </w:rPr>
          <w:t xml:space="preserve"> </w:t>
        </w:r>
      </w:ins>
      <w:r w:rsidR="004F6260">
        <w:rPr>
          <w:rFonts w:ascii="B Lotus" w:eastAsia="Calibri" w:hAnsi="B Lotus" w:cs="B Lotus" w:hint="cs"/>
          <w:sz w:val="24"/>
          <w:szCs w:val="24"/>
          <w:rtl/>
          <w:lang w:bidi="fa-IR"/>
        </w:rPr>
        <w:t>1390</w:t>
      </w:r>
      <w:r w:rsidRPr="004F6260">
        <w:rPr>
          <w:rFonts w:ascii="B Lotus" w:eastAsia="Calibri" w:hAnsi="B Lotus" w:cs="B Lotus" w:hint="cs"/>
          <w:sz w:val="24"/>
          <w:szCs w:val="24"/>
          <w:rtl/>
          <w:lang w:bidi="fa-IR"/>
        </w:rPr>
        <w:t xml:space="preserve"> نشان</w:t>
      </w:r>
      <w:del w:id="8388" w:author="Mehrnazi Boojari" w:date="2019-01-07T09:49:00Z">
        <w:r w:rsidRPr="004F6260" w:rsidDel="006F7CCF">
          <w:rPr>
            <w:rFonts w:ascii="B Lotus" w:eastAsia="Calibri" w:hAnsi="B Lotus" w:cs="B Lotus" w:hint="cs"/>
            <w:sz w:val="24"/>
            <w:szCs w:val="24"/>
            <w:rtl/>
            <w:lang w:bidi="fa-IR"/>
          </w:rPr>
          <w:delText xml:space="preserve"> می </w:delText>
        </w:r>
      </w:del>
      <w:ins w:id="8389" w:author="Mehrnazi Boojari" w:date="2019-01-07T09:49:00Z">
        <w:r w:rsidR="006F7CCF">
          <w:rPr>
            <w:rFonts w:ascii="B Lotus" w:eastAsia="Calibri" w:hAnsi="B Lotus" w:cs="B Lotus" w:hint="cs"/>
            <w:sz w:val="24"/>
            <w:szCs w:val="24"/>
            <w:rtl/>
            <w:lang w:bidi="fa-IR"/>
          </w:rPr>
          <w:t xml:space="preserve"> می‌</w:t>
        </w:r>
      </w:ins>
      <w:r w:rsidRPr="004F6260">
        <w:rPr>
          <w:rFonts w:ascii="B Lotus" w:eastAsia="Calibri" w:hAnsi="B Lotus" w:cs="B Lotus" w:hint="cs"/>
          <w:sz w:val="24"/>
          <w:szCs w:val="24"/>
          <w:rtl/>
          <w:lang w:bidi="fa-IR"/>
        </w:rPr>
        <w:t>دهد که این نسبت همواره رو به کاهش بوده است</w:t>
      </w:r>
      <w:ins w:id="8390" w:author="Mehrnazi Boojari" w:date="2019-01-12T06:00:00Z">
        <w:r w:rsidR="008700D9">
          <w:rPr>
            <w:rFonts w:ascii="B Lotus" w:eastAsia="Calibri" w:hAnsi="B Lotus" w:cs="B Lotus" w:hint="cs"/>
            <w:sz w:val="24"/>
            <w:szCs w:val="24"/>
            <w:rtl/>
            <w:lang w:bidi="fa-IR"/>
          </w:rPr>
          <w:t>.</w:t>
        </w:r>
      </w:ins>
      <w:r w:rsidRPr="004F6260">
        <w:rPr>
          <w:rFonts w:ascii="B Lotus" w:eastAsia="Calibri" w:hAnsi="B Lotus" w:cs="B Lotus" w:hint="cs"/>
          <w:sz w:val="24"/>
          <w:szCs w:val="24"/>
          <w:rtl/>
          <w:lang w:bidi="fa-IR"/>
        </w:rPr>
        <w:t xml:space="preserve"> در مقایسه با کل کشور این نسبت در نقاط روستایی در ابتدای دوره معادل کل کشور بوده و در طی زمان مانند کل کشو</w:t>
      </w:r>
      <w:r w:rsidR="00437F64">
        <w:rPr>
          <w:rFonts w:ascii="B Lotus" w:eastAsia="Calibri" w:hAnsi="B Lotus" w:cs="B Lotus" w:hint="cs"/>
          <w:sz w:val="24"/>
          <w:szCs w:val="24"/>
          <w:rtl/>
          <w:lang w:bidi="fa-IR"/>
        </w:rPr>
        <w:t>ر</w:t>
      </w:r>
      <w:ins w:id="8391" w:author="Mehrnazi Boojari" w:date="2019-01-08T02:04:00Z">
        <w:r w:rsidR="00310BDA">
          <w:rPr>
            <w:rFonts w:ascii="B Lotus" w:eastAsia="Calibri" w:hAnsi="B Lotus" w:cs="B Lotus" w:hint="cs"/>
            <w:sz w:val="24"/>
            <w:szCs w:val="24"/>
            <w:rtl/>
            <w:lang w:bidi="fa-IR"/>
          </w:rPr>
          <w:t>،</w:t>
        </w:r>
      </w:ins>
      <w:r w:rsidR="00437F64">
        <w:rPr>
          <w:rFonts w:ascii="B Lotus" w:eastAsia="Calibri" w:hAnsi="B Lotus" w:cs="B Lotus" w:hint="cs"/>
          <w:sz w:val="24"/>
          <w:szCs w:val="24"/>
          <w:rtl/>
          <w:lang w:bidi="fa-IR"/>
        </w:rPr>
        <w:t xml:space="preserve"> ولی کمتر از آن کاهش یافته است</w:t>
      </w:r>
      <w:r w:rsidRPr="004F6260">
        <w:rPr>
          <w:rFonts w:ascii="B Lotus" w:eastAsia="Calibri" w:hAnsi="B Lotus" w:cs="B Lotus" w:hint="cs"/>
          <w:sz w:val="24"/>
          <w:szCs w:val="24"/>
          <w:rtl/>
          <w:lang w:bidi="fa-IR"/>
        </w:rPr>
        <w:t>. آسایش و رفاه خانواده</w:t>
      </w:r>
      <w:del w:id="8392" w:author="Mehrnazi Boojari" w:date="2019-01-07T09:45:00Z">
        <w:r w:rsidRPr="004F6260" w:rsidDel="006F7CCF">
          <w:rPr>
            <w:rFonts w:ascii="B Lotus" w:eastAsia="Calibri" w:hAnsi="B Lotus" w:cs="B Lotus" w:hint="cs"/>
            <w:sz w:val="24"/>
            <w:szCs w:val="24"/>
            <w:rtl/>
            <w:lang w:bidi="fa-IR"/>
          </w:rPr>
          <w:delText xml:space="preserve"> ها </w:delText>
        </w:r>
      </w:del>
      <w:ins w:id="8393" w:author="Mehrnazi Boojari" w:date="2019-01-07T09:45:00Z">
        <w:r w:rsidR="006F7CCF">
          <w:rPr>
            <w:rFonts w:ascii="B Lotus" w:eastAsia="Calibri" w:hAnsi="B Lotus" w:cs="B Lotus" w:hint="cs"/>
            <w:sz w:val="24"/>
            <w:szCs w:val="24"/>
            <w:rtl/>
            <w:lang w:bidi="fa-IR"/>
          </w:rPr>
          <w:t xml:space="preserve">‌ها </w:t>
        </w:r>
      </w:ins>
      <w:r w:rsidRPr="004F6260">
        <w:rPr>
          <w:rFonts w:ascii="B Lotus" w:eastAsia="Calibri" w:hAnsi="B Lotus" w:cs="B Lotus" w:hint="cs"/>
          <w:sz w:val="24"/>
          <w:szCs w:val="24"/>
          <w:rtl/>
          <w:lang w:bidi="fa-IR"/>
        </w:rPr>
        <w:t>در گرو دو موضوع اساسی یعنی استقلال محل سکونت و</w:t>
      </w:r>
      <w:r w:rsidR="00437F64">
        <w:rPr>
          <w:rFonts w:ascii="B Lotus" w:eastAsia="Calibri" w:hAnsi="B Lotus" w:cs="B Lotus" w:hint="cs"/>
          <w:sz w:val="24"/>
          <w:szCs w:val="24"/>
          <w:rtl/>
          <w:lang w:bidi="fa-IR"/>
        </w:rPr>
        <w:t xml:space="preserve"> فضای کافی برای زندگی افراد است</w:t>
      </w:r>
      <w:r w:rsidRPr="004F6260">
        <w:rPr>
          <w:rFonts w:ascii="B Lotus" w:eastAsia="Calibri" w:hAnsi="B Lotus" w:cs="B Lotus" w:hint="cs"/>
          <w:sz w:val="24"/>
          <w:szCs w:val="24"/>
          <w:rtl/>
          <w:lang w:bidi="fa-IR"/>
        </w:rPr>
        <w:t>. در بهترین حالت در هر واحد مسکونی یک خانوار ساکن</w:t>
      </w:r>
      <w:del w:id="8394" w:author="Mehrnazi Boojari" w:date="2019-01-07T09:49:00Z">
        <w:r w:rsidRPr="004F6260" w:rsidDel="006F7CCF">
          <w:rPr>
            <w:rFonts w:ascii="B Lotus" w:eastAsia="Calibri" w:hAnsi="B Lotus" w:cs="B Lotus" w:hint="cs"/>
            <w:sz w:val="24"/>
            <w:szCs w:val="24"/>
            <w:rtl/>
            <w:lang w:bidi="fa-IR"/>
          </w:rPr>
          <w:delText xml:space="preserve"> می </w:delText>
        </w:r>
      </w:del>
      <w:ins w:id="8395" w:author="Mehrnazi Boojari" w:date="2019-01-07T09:49:00Z">
        <w:r w:rsidR="006F7CCF">
          <w:rPr>
            <w:rFonts w:ascii="B Lotus" w:eastAsia="Calibri" w:hAnsi="B Lotus" w:cs="B Lotus" w:hint="cs"/>
            <w:sz w:val="24"/>
            <w:szCs w:val="24"/>
            <w:rtl/>
            <w:lang w:bidi="fa-IR"/>
          </w:rPr>
          <w:t xml:space="preserve"> می‌</w:t>
        </w:r>
      </w:ins>
      <w:del w:id="8396" w:author="Mehrnazi Boojari" w:date="2019-01-08T01:15:00Z">
        <w:r w:rsidRPr="004F6260" w:rsidDel="00632EB0">
          <w:rPr>
            <w:rFonts w:ascii="B Lotus" w:eastAsia="Calibri" w:hAnsi="B Lotus" w:cs="B Lotus" w:hint="cs"/>
            <w:sz w:val="24"/>
            <w:szCs w:val="24"/>
            <w:rtl/>
            <w:lang w:bidi="fa-IR"/>
          </w:rPr>
          <w:delText>گردد</w:delText>
        </w:r>
      </w:del>
      <w:ins w:id="8397" w:author="Mehrnazi Boojari" w:date="2019-01-08T01:15:00Z">
        <w:r w:rsidR="00632EB0">
          <w:rPr>
            <w:rFonts w:ascii="B Lotus" w:eastAsia="Calibri" w:hAnsi="B Lotus" w:cs="B Lotus" w:hint="cs"/>
            <w:sz w:val="24"/>
            <w:szCs w:val="24"/>
            <w:rtl/>
            <w:lang w:bidi="fa-IR"/>
          </w:rPr>
          <w:t>شود</w:t>
        </w:r>
      </w:ins>
      <w:r w:rsidRPr="004F6260">
        <w:rPr>
          <w:rFonts w:ascii="B Lotus" w:eastAsia="Calibri" w:hAnsi="B Lotus" w:cs="B Lotus" w:hint="cs"/>
          <w:sz w:val="24"/>
          <w:szCs w:val="24"/>
          <w:rtl/>
          <w:lang w:bidi="fa-IR"/>
        </w:rPr>
        <w:t xml:space="preserve"> و رسیدن به این مطلوب همواره مورد توجه برنامه</w:t>
      </w:r>
      <w:ins w:id="8398" w:author="Mehrnazi Boojari" w:date="2019-01-12T06:00:00Z">
        <w:r w:rsidR="008700D9">
          <w:rPr>
            <w:rFonts w:ascii="B Lotus" w:eastAsia="Calibri" w:hAnsi="B Lotus" w:cs="B Nazanin" w:hint="cs"/>
            <w:sz w:val="24"/>
            <w:szCs w:val="24"/>
            <w:rtl/>
            <w:lang w:bidi="fa-IR"/>
          </w:rPr>
          <w:t>‌</w:t>
        </w:r>
      </w:ins>
      <w:del w:id="8399" w:author="Mehrnazi Boojari" w:date="2019-01-12T06:00:00Z">
        <w:r w:rsidRPr="004F6260" w:rsidDel="008700D9">
          <w:rPr>
            <w:rFonts w:ascii="B Lotus" w:eastAsia="Calibri" w:hAnsi="B Lotus" w:cs="B Lotus" w:hint="cs"/>
            <w:sz w:val="24"/>
            <w:szCs w:val="24"/>
            <w:rtl/>
            <w:lang w:bidi="fa-IR"/>
          </w:rPr>
          <w:delText xml:space="preserve"> </w:delText>
        </w:r>
      </w:del>
      <w:r w:rsidRPr="004F6260">
        <w:rPr>
          <w:rFonts w:ascii="B Lotus" w:eastAsia="Calibri" w:hAnsi="B Lotus" w:cs="B Lotus" w:hint="cs"/>
          <w:sz w:val="24"/>
          <w:szCs w:val="24"/>
          <w:rtl/>
          <w:lang w:bidi="fa-IR"/>
        </w:rPr>
        <w:t>ریزان مسکن بوده اس</w:t>
      </w:r>
      <w:del w:id="8400" w:author="Mehrnazi Boojari" w:date="2019-01-07T10:16:00Z">
        <w:r w:rsidRPr="004F6260" w:rsidDel="000A654C">
          <w:rPr>
            <w:rFonts w:ascii="B Lotus" w:eastAsia="Calibri" w:hAnsi="B Lotus" w:cs="B Lotus" w:hint="cs"/>
            <w:sz w:val="24"/>
            <w:szCs w:val="24"/>
            <w:rtl/>
            <w:lang w:bidi="fa-IR"/>
          </w:rPr>
          <w:delText>ت</w:delText>
        </w:r>
        <w:r w:rsidR="00437F64" w:rsidDel="000A654C">
          <w:rPr>
            <w:rFonts w:ascii="B Lotus" w:eastAsia="Calibri" w:hAnsi="B Lotus" w:cs="B Lotus" w:hint="cs"/>
            <w:sz w:val="24"/>
            <w:szCs w:val="24"/>
            <w:rtl/>
            <w:lang w:bidi="fa-IR"/>
          </w:rPr>
          <w:delText>(</w:delText>
        </w:r>
      </w:del>
      <w:ins w:id="8401" w:author="Mehrnazi Boojari" w:date="2019-01-07T10:16:00Z">
        <w:r w:rsidR="000A654C">
          <w:rPr>
            <w:rFonts w:ascii="B Lotus" w:eastAsia="Calibri" w:hAnsi="B Lotus" w:cs="B Lotus" w:hint="cs"/>
            <w:sz w:val="24"/>
            <w:szCs w:val="24"/>
            <w:rtl/>
            <w:lang w:bidi="fa-IR"/>
          </w:rPr>
          <w:t>ت</w:t>
        </w:r>
      </w:ins>
      <w:ins w:id="8402" w:author="Mehrnazi Boojari" w:date="2019-01-12T05:59:00Z">
        <w:r w:rsidR="008700D9">
          <w:rPr>
            <w:rFonts w:ascii="B Lotus" w:eastAsia="Calibri" w:hAnsi="B Lotus" w:cs="B Lotus" w:hint="cs"/>
            <w:sz w:val="24"/>
            <w:szCs w:val="24"/>
            <w:rtl/>
            <w:lang w:bidi="fa-IR"/>
          </w:rPr>
          <w:t>.</w:t>
        </w:r>
      </w:ins>
      <w:ins w:id="8403" w:author="Mehrnazi Boojari" w:date="2019-01-07T10:16:00Z">
        <w:r w:rsidR="000A654C">
          <w:rPr>
            <w:rFonts w:ascii="B Lotus" w:eastAsia="Calibri" w:hAnsi="B Lotus" w:cs="B Lotus" w:hint="cs"/>
            <w:sz w:val="24"/>
            <w:szCs w:val="24"/>
            <w:rtl/>
            <w:lang w:bidi="fa-IR"/>
          </w:rPr>
          <w:t xml:space="preserve"> (</w:t>
        </w:r>
      </w:ins>
      <w:r w:rsidR="00437F64">
        <w:rPr>
          <w:rFonts w:ascii="B Lotus" w:eastAsia="Calibri" w:hAnsi="B Lotus" w:cs="B Lotus" w:hint="cs"/>
          <w:sz w:val="24"/>
          <w:szCs w:val="24"/>
          <w:rtl/>
          <w:lang w:bidi="fa-IR"/>
        </w:rPr>
        <w:t>جدول</w:t>
      </w:r>
      <w:ins w:id="8404" w:author="Mehrnazi Boojari" w:date="2019-01-12T06:00:00Z">
        <w:r w:rsidR="008700D9">
          <w:rPr>
            <w:rFonts w:ascii="B Lotus" w:eastAsia="Calibri" w:hAnsi="B Lotus" w:cs="B Lotus" w:hint="cs"/>
            <w:sz w:val="24"/>
            <w:szCs w:val="24"/>
            <w:rtl/>
            <w:lang w:bidi="fa-IR"/>
          </w:rPr>
          <w:t xml:space="preserve"> </w:t>
        </w:r>
      </w:ins>
      <w:r w:rsidR="00437F64">
        <w:rPr>
          <w:rFonts w:ascii="B Lotus" w:eastAsia="Calibri" w:hAnsi="B Lotus" w:cs="B Lotus" w:hint="cs"/>
          <w:sz w:val="24"/>
          <w:szCs w:val="24"/>
          <w:rtl/>
          <w:lang w:bidi="fa-IR"/>
        </w:rPr>
        <w:t>2</w:t>
      </w:r>
      <w:del w:id="8405" w:author="Mehrnazi Boojari" w:date="2019-01-12T05:59:00Z">
        <w:r w:rsidR="00437F64" w:rsidDel="008700D9">
          <w:rPr>
            <w:rFonts w:ascii="B Lotus" w:eastAsia="Calibri" w:hAnsi="B Lotus" w:cs="B Lotus" w:hint="cs"/>
            <w:sz w:val="24"/>
            <w:szCs w:val="24"/>
            <w:rtl/>
            <w:lang w:bidi="fa-IR"/>
          </w:rPr>
          <w:delText>.</w:delText>
        </w:r>
      </w:del>
      <w:ins w:id="8406" w:author="Mehrnazi Boojari" w:date="2019-01-12T05:59:00Z">
        <w:r w:rsidR="008700D9">
          <w:rPr>
            <w:rFonts w:ascii="B Lotus" w:eastAsia="Calibri" w:hAnsi="B Lotus" w:cs="B Lotus" w:hint="cs"/>
            <w:sz w:val="24"/>
            <w:szCs w:val="24"/>
            <w:rtl/>
            <w:lang w:bidi="fa-IR"/>
          </w:rPr>
          <w:t>-</w:t>
        </w:r>
      </w:ins>
      <w:r w:rsidR="00437F64">
        <w:rPr>
          <w:rFonts w:ascii="B Lotus" w:eastAsia="Calibri" w:hAnsi="B Lotus" w:cs="B Lotus" w:hint="cs"/>
          <w:sz w:val="24"/>
          <w:szCs w:val="24"/>
          <w:rtl/>
          <w:lang w:bidi="fa-IR"/>
        </w:rPr>
        <w:t>11)</w:t>
      </w:r>
      <w:r w:rsidRPr="004F6260">
        <w:rPr>
          <w:rFonts w:ascii="B Lotus" w:eastAsia="Calibri" w:hAnsi="B Lotus" w:cs="B Lotus" w:hint="cs"/>
          <w:sz w:val="24"/>
          <w:szCs w:val="24"/>
          <w:rtl/>
          <w:lang w:bidi="fa-IR"/>
        </w:rPr>
        <w:t>.</w:t>
      </w:r>
    </w:p>
    <w:p w14:paraId="23B6AECE" w14:textId="77777777" w:rsidR="004F6260" w:rsidRDefault="004F6260" w:rsidP="008700D9">
      <w:pPr>
        <w:pStyle w:val="Caption"/>
        <w:keepNext/>
        <w:bidi/>
      </w:pPr>
      <w:r>
        <w:rPr>
          <w:rtl/>
        </w:rPr>
        <w:t xml:space="preserve">جدول </w:t>
      </w:r>
      <w:fldSimple w:instr=" STYLEREF 1 \s ">
        <w:r w:rsidR="002749F0">
          <w:rPr>
            <w:noProof/>
            <w:rtl/>
          </w:rPr>
          <w:t>‏2</w:t>
        </w:r>
      </w:fldSimple>
      <w:del w:id="8407" w:author="Mehrnazi Boojari" w:date="2019-01-12T05:59:00Z">
        <w:r w:rsidR="002749F0" w:rsidDel="008700D9">
          <w:rPr>
            <w:rtl/>
          </w:rPr>
          <w:delText>.</w:delText>
        </w:r>
      </w:del>
      <w:ins w:id="8408" w:author="Mehrnazi Boojari" w:date="2019-01-12T05:59:00Z">
        <w:r w:rsidR="008700D9">
          <w:rPr>
            <w:rFonts w:hint="cs"/>
            <w:rtl/>
          </w:rPr>
          <w:t>-</w:t>
        </w:r>
      </w:ins>
      <w:fldSimple w:instr=" SEQ جدول \* ARABIC \s 1 ">
        <w:r w:rsidR="002749F0">
          <w:rPr>
            <w:noProof/>
            <w:rtl/>
          </w:rPr>
          <w:t>11</w:t>
        </w:r>
      </w:fldSimple>
      <w:r>
        <w:rPr>
          <w:rFonts w:hint="cs"/>
          <w:rtl/>
          <w:lang w:bidi="fa-IR"/>
        </w:rPr>
        <w:t>: نسبت خانوار و نفر در واحد مسکونی در سال</w:t>
      </w:r>
      <w:ins w:id="8409" w:author="Mehrnazi Boojari" w:date="2019-01-12T05:59:00Z">
        <w:r w:rsidR="008700D9">
          <w:rPr>
            <w:rFonts w:cs="B Nazanin" w:hint="cs"/>
            <w:rtl/>
            <w:lang w:bidi="fa-IR"/>
          </w:rPr>
          <w:t>‌</w:t>
        </w:r>
      </w:ins>
      <w:r>
        <w:rPr>
          <w:rFonts w:hint="cs"/>
          <w:rtl/>
          <w:lang w:bidi="fa-IR"/>
        </w:rPr>
        <w:t>های 1365 تا</w:t>
      </w:r>
      <w:ins w:id="8410" w:author="Mehrnazi Boojari" w:date="2019-01-12T06:01:00Z">
        <w:r w:rsidR="008700D9">
          <w:rPr>
            <w:rFonts w:hint="cs"/>
            <w:rtl/>
            <w:lang w:bidi="fa-IR"/>
          </w:rPr>
          <w:t xml:space="preserve"> </w:t>
        </w:r>
      </w:ins>
      <w:r>
        <w:rPr>
          <w:rFonts w:hint="cs"/>
          <w:rtl/>
          <w:lang w:bidi="fa-IR"/>
        </w:rPr>
        <w:t>1390</w:t>
      </w:r>
    </w:p>
    <w:tbl>
      <w:tblPr>
        <w:tblStyle w:val="TableGrid"/>
        <w:bidiVisual/>
        <w:tblW w:w="0" w:type="auto"/>
        <w:jc w:val="center"/>
        <w:tblLook w:val="04A0" w:firstRow="1" w:lastRow="0" w:firstColumn="1" w:lastColumn="0" w:noHBand="0" w:noVBand="1"/>
      </w:tblPr>
      <w:tblGrid>
        <w:gridCol w:w="1425"/>
        <w:gridCol w:w="1753"/>
        <w:gridCol w:w="2156"/>
        <w:gridCol w:w="1767"/>
        <w:gridCol w:w="1797"/>
      </w:tblGrid>
      <w:tr w:rsidR="00A06196" w:rsidRPr="004F6260" w14:paraId="661EEFC7" w14:textId="77777777" w:rsidTr="004F6260">
        <w:trPr>
          <w:jc w:val="center"/>
        </w:trPr>
        <w:tc>
          <w:tcPr>
            <w:tcW w:w="1425" w:type="dxa"/>
            <w:vMerge w:val="restart"/>
            <w:vAlign w:val="center"/>
          </w:tcPr>
          <w:p w14:paraId="325CE3E3"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سال</w:t>
            </w:r>
          </w:p>
        </w:tc>
        <w:tc>
          <w:tcPr>
            <w:tcW w:w="3909" w:type="dxa"/>
            <w:gridSpan w:val="2"/>
            <w:vAlign w:val="center"/>
          </w:tcPr>
          <w:p w14:paraId="309F4725" w14:textId="77777777" w:rsidR="00A06196" w:rsidRPr="004F6260" w:rsidRDefault="00A06196" w:rsidP="0072530B">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نسب</w:t>
            </w:r>
            <w:ins w:id="8411" w:author="Mehrnazi Boojari" w:date="2019-01-12T06:01:00Z">
              <w:r w:rsidR="0072530B">
                <w:rPr>
                  <w:rFonts w:ascii="B Lotus" w:eastAsia="Calibri" w:hAnsi="B Lotus" w:cs="B Lotus" w:hint="cs"/>
                  <w:sz w:val="20"/>
                  <w:szCs w:val="20"/>
                  <w:rtl/>
                  <w:lang w:bidi="fa-IR"/>
                </w:rPr>
                <w:t>ت</w:t>
              </w:r>
            </w:ins>
            <w:r w:rsidRPr="004F6260">
              <w:rPr>
                <w:rFonts w:ascii="B Lotus" w:eastAsia="Calibri" w:hAnsi="B Lotus" w:cs="B Lotus" w:hint="cs"/>
                <w:sz w:val="20"/>
                <w:szCs w:val="20"/>
                <w:rtl/>
                <w:lang w:bidi="fa-IR"/>
              </w:rPr>
              <w:t xml:space="preserve"> خانوا</w:t>
            </w:r>
            <w:ins w:id="8412" w:author="Mehrnazi Boojari" w:date="2019-01-12T06:02:00Z">
              <w:r w:rsidR="0072530B">
                <w:rPr>
                  <w:rFonts w:ascii="B Lotus" w:eastAsia="Calibri" w:hAnsi="B Lotus" w:cs="B Lotus" w:hint="cs"/>
                  <w:sz w:val="20"/>
                  <w:szCs w:val="20"/>
                  <w:rtl/>
                  <w:lang w:bidi="fa-IR"/>
                </w:rPr>
                <w:t xml:space="preserve">ر </w:t>
              </w:r>
            </w:ins>
            <w:del w:id="8413" w:author="Mehrnazi Boojari" w:date="2019-01-12T06:02:00Z">
              <w:r w:rsidRPr="004F6260" w:rsidDel="0072530B">
                <w:rPr>
                  <w:rFonts w:ascii="B Lotus" w:eastAsia="Calibri" w:hAnsi="B Lotus" w:cs="B Lotus" w:hint="cs"/>
                  <w:sz w:val="20"/>
                  <w:szCs w:val="20"/>
                  <w:rtl/>
                  <w:lang w:bidi="fa-IR"/>
                </w:rPr>
                <w:delText xml:space="preserve">در </w:delText>
              </w:r>
            </w:del>
            <w:r w:rsidRPr="004F6260">
              <w:rPr>
                <w:rFonts w:ascii="B Lotus" w:eastAsia="Calibri" w:hAnsi="B Lotus" w:cs="B Lotus" w:hint="cs"/>
                <w:sz w:val="20"/>
                <w:szCs w:val="20"/>
                <w:rtl/>
                <w:lang w:bidi="fa-IR"/>
              </w:rPr>
              <w:t>در واحد مسکونی</w:t>
            </w:r>
          </w:p>
        </w:tc>
        <w:tc>
          <w:tcPr>
            <w:tcW w:w="3564" w:type="dxa"/>
            <w:gridSpan w:val="2"/>
            <w:vAlign w:val="center"/>
          </w:tcPr>
          <w:p w14:paraId="69791B73"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نسبت نفر در واحد مسکونی</w:t>
            </w:r>
          </w:p>
        </w:tc>
      </w:tr>
      <w:tr w:rsidR="00A06196" w:rsidRPr="004F6260" w14:paraId="0FC192C4" w14:textId="77777777" w:rsidTr="004F6260">
        <w:trPr>
          <w:jc w:val="center"/>
        </w:trPr>
        <w:tc>
          <w:tcPr>
            <w:tcW w:w="1425" w:type="dxa"/>
            <w:vMerge/>
            <w:vAlign w:val="center"/>
          </w:tcPr>
          <w:p w14:paraId="4BE19FCD" w14:textId="77777777" w:rsidR="00A06196" w:rsidRPr="004F6260" w:rsidRDefault="00A06196" w:rsidP="00A06196">
            <w:pPr>
              <w:bidi/>
              <w:jc w:val="center"/>
              <w:rPr>
                <w:rFonts w:ascii="B Lotus" w:eastAsia="Calibri" w:hAnsi="B Lotus" w:cs="B Lotus"/>
                <w:sz w:val="20"/>
                <w:szCs w:val="20"/>
                <w:rtl/>
                <w:lang w:bidi="fa-IR"/>
              </w:rPr>
            </w:pPr>
          </w:p>
        </w:tc>
        <w:tc>
          <w:tcPr>
            <w:tcW w:w="1753" w:type="dxa"/>
            <w:vAlign w:val="center"/>
          </w:tcPr>
          <w:p w14:paraId="29BC54A4"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کل</w:t>
            </w:r>
          </w:p>
        </w:tc>
        <w:tc>
          <w:tcPr>
            <w:tcW w:w="2156" w:type="dxa"/>
            <w:vAlign w:val="center"/>
          </w:tcPr>
          <w:p w14:paraId="3907D0E6"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روستایی</w:t>
            </w:r>
          </w:p>
        </w:tc>
        <w:tc>
          <w:tcPr>
            <w:tcW w:w="1767" w:type="dxa"/>
            <w:vAlign w:val="center"/>
          </w:tcPr>
          <w:p w14:paraId="7BE5DFAB"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کل</w:t>
            </w:r>
          </w:p>
        </w:tc>
        <w:tc>
          <w:tcPr>
            <w:tcW w:w="1797" w:type="dxa"/>
            <w:vAlign w:val="center"/>
          </w:tcPr>
          <w:p w14:paraId="3CC29457"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روستایی</w:t>
            </w:r>
          </w:p>
        </w:tc>
      </w:tr>
      <w:tr w:rsidR="00A06196" w:rsidRPr="004F6260" w14:paraId="31A3D7C0" w14:textId="77777777" w:rsidTr="004F6260">
        <w:trPr>
          <w:jc w:val="center"/>
        </w:trPr>
        <w:tc>
          <w:tcPr>
            <w:tcW w:w="1425" w:type="dxa"/>
            <w:vAlign w:val="center"/>
          </w:tcPr>
          <w:p w14:paraId="102835C8"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1365</w:t>
            </w:r>
          </w:p>
        </w:tc>
        <w:tc>
          <w:tcPr>
            <w:tcW w:w="1753" w:type="dxa"/>
            <w:vAlign w:val="center"/>
          </w:tcPr>
          <w:p w14:paraId="71A4058E"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1.17</w:t>
            </w:r>
          </w:p>
        </w:tc>
        <w:tc>
          <w:tcPr>
            <w:tcW w:w="2156" w:type="dxa"/>
            <w:vAlign w:val="center"/>
          </w:tcPr>
          <w:p w14:paraId="3C7618DD"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1.17</w:t>
            </w:r>
          </w:p>
        </w:tc>
        <w:tc>
          <w:tcPr>
            <w:tcW w:w="1767" w:type="dxa"/>
            <w:vAlign w:val="center"/>
          </w:tcPr>
          <w:p w14:paraId="19A4AEEE"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5.99</w:t>
            </w:r>
          </w:p>
        </w:tc>
        <w:tc>
          <w:tcPr>
            <w:tcW w:w="1797" w:type="dxa"/>
            <w:vAlign w:val="center"/>
          </w:tcPr>
          <w:p w14:paraId="5DD78F5D"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6.29</w:t>
            </w:r>
          </w:p>
        </w:tc>
      </w:tr>
      <w:tr w:rsidR="00A06196" w:rsidRPr="004F6260" w14:paraId="0A1CE5E2" w14:textId="77777777" w:rsidTr="004F6260">
        <w:trPr>
          <w:jc w:val="center"/>
        </w:trPr>
        <w:tc>
          <w:tcPr>
            <w:tcW w:w="1425" w:type="dxa"/>
            <w:vAlign w:val="center"/>
          </w:tcPr>
          <w:p w14:paraId="7598A8FA"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1375</w:t>
            </w:r>
          </w:p>
        </w:tc>
        <w:tc>
          <w:tcPr>
            <w:tcW w:w="1753" w:type="dxa"/>
            <w:vAlign w:val="center"/>
          </w:tcPr>
          <w:p w14:paraId="7C9782EA"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1.15</w:t>
            </w:r>
          </w:p>
        </w:tc>
        <w:tc>
          <w:tcPr>
            <w:tcW w:w="2156" w:type="dxa"/>
            <w:vAlign w:val="center"/>
          </w:tcPr>
          <w:p w14:paraId="5B865433"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1.14</w:t>
            </w:r>
          </w:p>
        </w:tc>
        <w:tc>
          <w:tcPr>
            <w:tcW w:w="1767" w:type="dxa"/>
            <w:vAlign w:val="center"/>
          </w:tcPr>
          <w:p w14:paraId="4B5918D8"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5.58</w:t>
            </w:r>
          </w:p>
        </w:tc>
        <w:tc>
          <w:tcPr>
            <w:tcW w:w="1797" w:type="dxa"/>
            <w:vAlign w:val="center"/>
          </w:tcPr>
          <w:p w14:paraId="341AFB06"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5.97</w:t>
            </w:r>
          </w:p>
        </w:tc>
      </w:tr>
      <w:tr w:rsidR="00A06196" w:rsidRPr="004F6260" w14:paraId="30025530" w14:textId="77777777" w:rsidTr="004F6260">
        <w:trPr>
          <w:jc w:val="center"/>
        </w:trPr>
        <w:tc>
          <w:tcPr>
            <w:tcW w:w="1425" w:type="dxa"/>
            <w:vAlign w:val="center"/>
          </w:tcPr>
          <w:p w14:paraId="11ABB445"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1385</w:t>
            </w:r>
          </w:p>
        </w:tc>
        <w:tc>
          <w:tcPr>
            <w:tcW w:w="1753" w:type="dxa"/>
            <w:vAlign w:val="center"/>
          </w:tcPr>
          <w:p w14:paraId="032F7225"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1.09</w:t>
            </w:r>
          </w:p>
        </w:tc>
        <w:tc>
          <w:tcPr>
            <w:tcW w:w="2156" w:type="dxa"/>
            <w:vAlign w:val="center"/>
          </w:tcPr>
          <w:p w14:paraId="4E3A95F6"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1.13</w:t>
            </w:r>
          </w:p>
        </w:tc>
        <w:tc>
          <w:tcPr>
            <w:tcW w:w="1767" w:type="dxa"/>
            <w:vAlign w:val="center"/>
          </w:tcPr>
          <w:p w14:paraId="3897D1C4"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4.44</w:t>
            </w:r>
          </w:p>
        </w:tc>
        <w:tc>
          <w:tcPr>
            <w:tcW w:w="1797" w:type="dxa"/>
            <w:vAlign w:val="center"/>
          </w:tcPr>
          <w:p w14:paraId="33571D0D"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4.99</w:t>
            </w:r>
          </w:p>
        </w:tc>
      </w:tr>
      <w:tr w:rsidR="00A06196" w:rsidRPr="004F6260" w14:paraId="0DFAA28A" w14:textId="77777777" w:rsidTr="004F6260">
        <w:trPr>
          <w:jc w:val="center"/>
        </w:trPr>
        <w:tc>
          <w:tcPr>
            <w:tcW w:w="1425" w:type="dxa"/>
            <w:vAlign w:val="center"/>
          </w:tcPr>
          <w:p w14:paraId="648AE7A1"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1390</w:t>
            </w:r>
          </w:p>
        </w:tc>
        <w:tc>
          <w:tcPr>
            <w:tcW w:w="1753" w:type="dxa"/>
            <w:vAlign w:val="center"/>
          </w:tcPr>
          <w:p w14:paraId="3FE4F97C"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1.06</w:t>
            </w:r>
          </w:p>
        </w:tc>
        <w:tc>
          <w:tcPr>
            <w:tcW w:w="2156" w:type="dxa"/>
            <w:vAlign w:val="center"/>
          </w:tcPr>
          <w:p w14:paraId="4E43D666"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1.09</w:t>
            </w:r>
          </w:p>
        </w:tc>
        <w:tc>
          <w:tcPr>
            <w:tcW w:w="1767" w:type="dxa"/>
            <w:vAlign w:val="center"/>
          </w:tcPr>
          <w:p w14:paraId="1B84E46B"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3.76</w:t>
            </w:r>
          </w:p>
        </w:tc>
        <w:tc>
          <w:tcPr>
            <w:tcW w:w="1797" w:type="dxa"/>
            <w:vAlign w:val="center"/>
          </w:tcPr>
          <w:p w14:paraId="543B9CC9" w14:textId="77777777" w:rsidR="00A06196" w:rsidRPr="004F6260" w:rsidRDefault="00A06196" w:rsidP="00A06196">
            <w:pPr>
              <w:bidi/>
              <w:jc w:val="center"/>
              <w:rPr>
                <w:rFonts w:ascii="B Lotus" w:eastAsia="Calibri" w:hAnsi="B Lotus" w:cs="B Lotus"/>
                <w:sz w:val="20"/>
                <w:szCs w:val="20"/>
                <w:rtl/>
                <w:lang w:bidi="fa-IR"/>
              </w:rPr>
            </w:pPr>
            <w:r w:rsidRPr="004F6260">
              <w:rPr>
                <w:rFonts w:ascii="B Lotus" w:eastAsia="Calibri" w:hAnsi="B Lotus" w:cs="B Lotus" w:hint="cs"/>
                <w:sz w:val="20"/>
                <w:szCs w:val="20"/>
                <w:rtl/>
                <w:lang w:bidi="fa-IR"/>
              </w:rPr>
              <w:t>4.15</w:t>
            </w:r>
          </w:p>
        </w:tc>
      </w:tr>
    </w:tbl>
    <w:p w14:paraId="633A419A" w14:textId="77777777" w:rsidR="00A06196" w:rsidRPr="00A06196" w:rsidRDefault="00A06196" w:rsidP="00A06196">
      <w:pPr>
        <w:bidi/>
        <w:jc w:val="both"/>
        <w:rPr>
          <w:rFonts w:ascii="B Lotus" w:eastAsia="Calibri" w:hAnsi="B Lotus" w:cs="B Lotus"/>
          <w:sz w:val="26"/>
          <w:szCs w:val="26"/>
          <w:rtl/>
          <w:lang w:bidi="fa-IR"/>
        </w:rPr>
      </w:pPr>
      <w:r w:rsidRPr="00A06196">
        <w:rPr>
          <w:rFonts w:ascii="B Lotus" w:eastAsia="Calibri" w:hAnsi="B Lotus" w:cs="B Lotus" w:hint="cs"/>
          <w:sz w:val="26"/>
          <w:szCs w:val="26"/>
          <w:rtl/>
          <w:lang w:bidi="fa-IR"/>
        </w:rPr>
        <w:t xml:space="preserve"> </w:t>
      </w:r>
    </w:p>
    <w:p w14:paraId="4CF396FF" w14:textId="77777777" w:rsidR="00A06196" w:rsidRPr="00A06196" w:rsidRDefault="00A06196" w:rsidP="007C39B2">
      <w:pPr>
        <w:pStyle w:val="Heading3"/>
        <w:rPr>
          <w:rtl/>
        </w:rPr>
      </w:pPr>
      <w:bookmarkStart w:id="8414" w:name="_Toc533781219"/>
      <w:bookmarkStart w:id="8415" w:name="_Toc533782175"/>
      <w:r w:rsidRPr="00A06196">
        <w:rPr>
          <w:rFonts w:hint="cs"/>
          <w:rtl/>
        </w:rPr>
        <w:t>اتاق در واحد مسکونی</w:t>
      </w:r>
      <w:bookmarkEnd w:id="8414"/>
      <w:bookmarkEnd w:id="8415"/>
      <w:r w:rsidRPr="00A06196">
        <w:rPr>
          <w:rFonts w:hint="cs"/>
          <w:rtl/>
        </w:rPr>
        <w:t xml:space="preserve"> </w:t>
      </w:r>
    </w:p>
    <w:p w14:paraId="37F49D9D" w14:textId="77777777" w:rsidR="00A06196" w:rsidRPr="00437F64" w:rsidRDefault="00A06196" w:rsidP="00B36A20">
      <w:pPr>
        <w:bidi/>
        <w:ind w:firstLine="227"/>
        <w:jc w:val="both"/>
        <w:rPr>
          <w:rFonts w:ascii="B Lotus" w:eastAsia="Calibri" w:hAnsi="B Lotus" w:cs="B Lotus"/>
          <w:sz w:val="24"/>
          <w:szCs w:val="24"/>
          <w:rtl/>
          <w:lang w:bidi="fa-IR"/>
        </w:rPr>
      </w:pPr>
      <w:r w:rsidRPr="00437F64">
        <w:rPr>
          <w:rFonts w:ascii="B Lotus" w:eastAsia="Calibri" w:hAnsi="B Lotus" w:cs="B Lotus" w:hint="cs"/>
          <w:sz w:val="24"/>
          <w:szCs w:val="24"/>
          <w:rtl/>
          <w:lang w:bidi="fa-IR"/>
        </w:rPr>
        <w:t>میانگین اتاق در</w:t>
      </w:r>
      <w:r w:rsidR="00437F64" w:rsidRPr="00437F64">
        <w:rPr>
          <w:rFonts w:ascii="B Lotus" w:eastAsia="Calibri" w:hAnsi="B Lotus" w:cs="B Lotus" w:hint="cs"/>
          <w:sz w:val="24"/>
          <w:szCs w:val="24"/>
          <w:rtl/>
          <w:lang w:bidi="fa-IR"/>
        </w:rPr>
        <w:t xml:space="preserve"> واحد مسکونی </w:t>
      </w:r>
      <w:ins w:id="8416" w:author="Mehrnazi Boojari" w:date="2019-01-12T06:02:00Z">
        <w:r w:rsidR="00B36A20">
          <w:rPr>
            <w:rFonts w:ascii="B Lotus" w:eastAsia="Calibri" w:hAnsi="B Lotus" w:cs="B Lotus" w:hint="cs"/>
            <w:sz w:val="24"/>
            <w:szCs w:val="24"/>
            <w:rtl/>
            <w:lang w:bidi="fa-IR"/>
          </w:rPr>
          <w:t>در</w:t>
        </w:r>
        <w:r w:rsidR="00B36A20">
          <w:rPr>
            <w:rFonts w:ascii="B Lotus" w:eastAsia="Calibri" w:hAnsi="B Lotus" w:cs="Times New Roman" w:hint="eastAsia"/>
            <w:sz w:val="24"/>
            <w:szCs w:val="24"/>
            <w:rtl/>
            <w:lang w:bidi="fa-IR"/>
          </w:rPr>
          <w:t> </w:t>
        </w:r>
      </w:ins>
      <w:r w:rsidR="00437F64" w:rsidRPr="00437F64">
        <w:rPr>
          <w:rFonts w:ascii="B Lotus" w:eastAsia="Calibri" w:hAnsi="B Lotus" w:cs="B Lotus" w:hint="cs"/>
          <w:sz w:val="24"/>
          <w:szCs w:val="24"/>
          <w:rtl/>
          <w:lang w:bidi="fa-IR"/>
        </w:rPr>
        <w:t>طی سال</w:t>
      </w:r>
      <w:del w:id="8417" w:author="Mehrnazi Boojari" w:date="2019-01-07T09:46:00Z">
        <w:r w:rsidR="00437F64" w:rsidRPr="00437F64" w:rsidDel="006F7CCF">
          <w:rPr>
            <w:rFonts w:ascii="B Lotus" w:eastAsia="Calibri" w:hAnsi="B Lotus" w:cs="B Lotus" w:hint="cs"/>
            <w:sz w:val="24"/>
            <w:szCs w:val="24"/>
            <w:rtl/>
            <w:lang w:bidi="fa-IR"/>
          </w:rPr>
          <w:delText xml:space="preserve"> های </w:delText>
        </w:r>
      </w:del>
      <w:ins w:id="8418" w:author="Mehrnazi Boojari" w:date="2019-01-07T09:46:00Z">
        <w:r w:rsidR="006F7CCF">
          <w:rPr>
            <w:rFonts w:ascii="B Lotus" w:eastAsia="Calibri" w:hAnsi="B Lotus" w:cs="B Lotus" w:hint="cs"/>
            <w:sz w:val="24"/>
            <w:szCs w:val="24"/>
            <w:rtl/>
            <w:lang w:bidi="fa-IR"/>
          </w:rPr>
          <w:t xml:space="preserve">‌های </w:t>
        </w:r>
      </w:ins>
      <w:r w:rsidR="00437F64" w:rsidRPr="00437F64">
        <w:rPr>
          <w:rFonts w:ascii="B Lotus" w:eastAsia="Calibri" w:hAnsi="B Lotus" w:cs="B Lotus" w:hint="cs"/>
          <w:sz w:val="24"/>
          <w:szCs w:val="24"/>
          <w:rtl/>
          <w:lang w:bidi="fa-IR"/>
        </w:rPr>
        <w:t>1365 تا 1390</w:t>
      </w:r>
      <w:r w:rsidRPr="00437F64">
        <w:rPr>
          <w:rFonts w:ascii="B Lotus" w:eastAsia="Calibri" w:hAnsi="B Lotus" w:cs="B Lotus" w:hint="cs"/>
          <w:sz w:val="24"/>
          <w:szCs w:val="24"/>
          <w:rtl/>
          <w:lang w:bidi="fa-IR"/>
        </w:rPr>
        <w:t xml:space="preserve"> در مناطق</w:t>
      </w:r>
      <w:del w:id="8419" w:author="Mehrnazi Boojari" w:date="2019-01-07T09:59:00Z">
        <w:r w:rsidRPr="00437F64" w:rsidDel="00A31D6F">
          <w:rPr>
            <w:rFonts w:ascii="B Lotus" w:eastAsia="Calibri" w:hAnsi="B Lotus" w:cs="B Lotus" w:hint="cs"/>
            <w:sz w:val="24"/>
            <w:szCs w:val="24"/>
            <w:rtl/>
            <w:lang w:bidi="fa-IR"/>
          </w:rPr>
          <w:delText xml:space="preserve">  </w:delText>
        </w:r>
      </w:del>
      <w:ins w:id="8420" w:author="Mehrnazi Boojari" w:date="2019-01-07T09:59:00Z">
        <w:r w:rsidR="00A31D6F">
          <w:rPr>
            <w:rFonts w:ascii="B Lotus" w:eastAsia="Calibri" w:hAnsi="B Lotus" w:cs="B Lotus" w:hint="cs"/>
            <w:sz w:val="24"/>
            <w:szCs w:val="24"/>
            <w:rtl/>
            <w:lang w:bidi="fa-IR"/>
          </w:rPr>
          <w:t xml:space="preserve"> </w:t>
        </w:r>
      </w:ins>
      <w:r w:rsidRPr="00437F64">
        <w:rPr>
          <w:rFonts w:ascii="B Lotus" w:eastAsia="Calibri" w:hAnsi="B Lotus" w:cs="B Lotus" w:hint="cs"/>
          <w:sz w:val="24"/>
          <w:szCs w:val="24"/>
          <w:rtl/>
          <w:lang w:bidi="fa-IR"/>
        </w:rPr>
        <w:t>روستایی نسبت به کل که رو به کاهش بوده است افزایش یافته است و نشان</w:t>
      </w:r>
      <w:ins w:id="8421" w:author="Mehrnazi Boojari" w:date="2019-01-08T02:04:00Z">
        <w:r w:rsidR="00310BDA">
          <w:rPr>
            <w:rFonts w:ascii="B Lotus" w:eastAsia="Calibri" w:hAnsi="B Lotus" w:cs="B Nazanin" w:hint="cs"/>
            <w:sz w:val="24"/>
            <w:szCs w:val="24"/>
            <w:rtl/>
            <w:lang w:bidi="fa-IR"/>
          </w:rPr>
          <w:t>‌</w:t>
        </w:r>
      </w:ins>
      <w:del w:id="8422" w:author="Mehrnazi Boojari" w:date="2019-01-08T02:04:00Z">
        <w:r w:rsidRPr="00437F64" w:rsidDel="00310BDA">
          <w:rPr>
            <w:rFonts w:ascii="B Lotus" w:eastAsia="Calibri" w:hAnsi="B Lotus" w:cs="B Lotus" w:hint="cs"/>
            <w:sz w:val="24"/>
            <w:szCs w:val="24"/>
            <w:rtl/>
            <w:lang w:bidi="fa-IR"/>
          </w:rPr>
          <w:delText xml:space="preserve"> </w:delText>
        </w:r>
      </w:del>
      <w:r w:rsidRPr="00437F64">
        <w:rPr>
          <w:rFonts w:ascii="B Lotus" w:eastAsia="Calibri" w:hAnsi="B Lotus" w:cs="B Lotus" w:hint="cs"/>
          <w:sz w:val="24"/>
          <w:szCs w:val="24"/>
          <w:rtl/>
          <w:lang w:bidi="fa-IR"/>
        </w:rPr>
        <w:t>دهنده وضعیت نسبی بهتر مناطق روستایی است</w:t>
      </w:r>
      <w:ins w:id="8423" w:author="Mehrnazi Boojari" w:date="2019-01-12T06:03:00Z">
        <w:r w:rsidR="00B36A20">
          <w:rPr>
            <w:rFonts w:ascii="B Lotus" w:eastAsia="Calibri" w:hAnsi="B Lotus" w:cs="B Lotus" w:hint="cs"/>
            <w:sz w:val="24"/>
            <w:szCs w:val="24"/>
            <w:rtl/>
            <w:lang w:bidi="fa-IR"/>
          </w:rPr>
          <w:t>.</w:t>
        </w:r>
      </w:ins>
      <w:r w:rsidRPr="00437F64">
        <w:rPr>
          <w:rFonts w:ascii="B Lotus" w:eastAsia="Calibri" w:hAnsi="B Lotus" w:cs="B Lotus" w:hint="cs"/>
          <w:sz w:val="24"/>
          <w:szCs w:val="24"/>
          <w:rtl/>
          <w:lang w:bidi="fa-IR"/>
        </w:rPr>
        <w:t xml:space="preserve"> </w:t>
      </w:r>
      <w:r w:rsidR="00437F64">
        <w:rPr>
          <w:rFonts w:ascii="B Lotus" w:eastAsia="Calibri" w:hAnsi="B Lotus" w:cs="B Lotus" w:hint="cs"/>
          <w:sz w:val="24"/>
          <w:szCs w:val="24"/>
          <w:rtl/>
          <w:lang w:bidi="fa-IR"/>
        </w:rPr>
        <w:t>(جدول</w:t>
      </w:r>
      <w:ins w:id="8424" w:author="Mehrnazi Boojari" w:date="2019-01-08T02:04:00Z">
        <w:r w:rsidR="00310BDA">
          <w:rPr>
            <w:rFonts w:ascii="B Lotus" w:eastAsia="Calibri" w:hAnsi="B Lotus" w:cs="B Lotus" w:hint="cs"/>
            <w:sz w:val="24"/>
            <w:szCs w:val="24"/>
            <w:rtl/>
            <w:lang w:bidi="fa-IR"/>
          </w:rPr>
          <w:t xml:space="preserve"> </w:t>
        </w:r>
      </w:ins>
      <w:r w:rsidR="00437F64">
        <w:rPr>
          <w:rFonts w:ascii="B Lotus" w:eastAsia="Calibri" w:hAnsi="B Lotus" w:cs="B Lotus" w:hint="cs"/>
          <w:sz w:val="24"/>
          <w:szCs w:val="24"/>
          <w:rtl/>
          <w:lang w:bidi="fa-IR"/>
        </w:rPr>
        <w:t>2</w:t>
      </w:r>
      <w:del w:id="8425" w:author="Mehrnazi Boojari" w:date="2019-01-12T06:03:00Z">
        <w:r w:rsidR="00437F64" w:rsidDel="00B36A20">
          <w:rPr>
            <w:rFonts w:ascii="B Lotus" w:eastAsia="Calibri" w:hAnsi="B Lotus" w:cs="B Lotus" w:hint="cs"/>
            <w:sz w:val="24"/>
            <w:szCs w:val="24"/>
            <w:rtl/>
            <w:lang w:bidi="fa-IR"/>
          </w:rPr>
          <w:delText>.</w:delText>
        </w:r>
      </w:del>
      <w:ins w:id="8426" w:author="Mehrnazi Boojari" w:date="2019-01-12T06:03:00Z">
        <w:r w:rsidR="00B36A20">
          <w:rPr>
            <w:rFonts w:ascii="B Lotus" w:eastAsia="Calibri" w:hAnsi="B Lotus" w:cs="B Lotus" w:hint="cs"/>
            <w:sz w:val="24"/>
            <w:szCs w:val="24"/>
            <w:rtl/>
            <w:lang w:bidi="fa-IR"/>
          </w:rPr>
          <w:t>-</w:t>
        </w:r>
      </w:ins>
      <w:r w:rsidR="00437F64">
        <w:rPr>
          <w:rFonts w:ascii="B Lotus" w:eastAsia="Calibri" w:hAnsi="B Lotus" w:cs="B Lotus" w:hint="cs"/>
          <w:sz w:val="24"/>
          <w:szCs w:val="24"/>
          <w:rtl/>
          <w:lang w:bidi="fa-IR"/>
        </w:rPr>
        <w:t>12)</w:t>
      </w:r>
      <w:r w:rsidRPr="00437F64">
        <w:rPr>
          <w:rFonts w:ascii="B Lotus" w:eastAsia="Calibri" w:hAnsi="B Lotus" w:cs="B Lotus" w:hint="cs"/>
          <w:sz w:val="24"/>
          <w:szCs w:val="24"/>
          <w:rtl/>
          <w:lang w:bidi="fa-IR"/>
        </w:rPr>
        <w:t>.</w:t>
      </w:r>
    </w:p>
    <w:p w14:paraId="3E4F55DE" w14:textId="77777777" w:rsidR="00437F64" w:rsidRDefault="00437F64" w:rsidP="00B36A20">
      <w:pPr>
        <w:pStyle w:val="Caption"/>
        <w:keepNext/>
        <w:bidi/>
      </w:pPr>
      <w:r>
        <w:rPr>
          <w:rtl/>
        </w:rPr>
        <w:t xml:space="preserve">جدول </w:t>
      </w:r>
      <w:fldSimple w:instr=" STYLEREF 1 \s ">
        <w:r w:rsidR="002749F0">
          <w:rPr>
            <w:noProof/>
            <w:rtl/>
          </w:rPr>
          <w:t>‏2</w:t>
        </w:r>
      </w:fldSimple>
      <w:del w:id="8427" w:author="Mehrnazi Boojari" w:date="2019-01-12T06:03:00Z">
        <w:r w:rsidR="002749F0" w:rsidDel="00B36A20">
          <w:rPr>
            <w:rtl/>
          </w:rPr>
          <w:delText>.</w:delText>
        </w:r>
      </w:del>
      <w:ins w:id="8428" w:author="Mehrnazi Boojari" w:date="2019-01-12T06:03:00Z">
        <w:r w:rsidR="00B36A20">
          <w:rPr>
            <w:rFonts w:hint="cs"/>
            <w:rtl/>
          </w:rPr>
          <w:t>-</w:t>
        </w:r>
      </w:ins>
      <w:fldSimple w:instr=" SEQ جدول \* ARABIC \s 1 ">
        <w:r w:rsidR="002749F0">
          <w:rPr>
            <w:noProof/>
            <w:rtl/>
          </w:rPr>
          <w:t>12</w:t>
        </w:r>
      </w:fldSimple>
      <w:r>
        <w:rPr>
          <w:rFonts w:hint="cs"/>
          <w:rtl/>
          <w:lang w:bidi="fa-IR"/>
        </w:rPr>
        <w:t xml:space="preserve">: </w:t>
      </w:r>
      <w:r w:rsidRPr="00AF27CC">
        <w:rPr>
          <w:rtl/>
          <w:lang w:bidi="fa-IR"/>
        </w:rPr>
        <w:t>م</w:t>
      </w:r>
      <w:r w:rsidRPr="00AF27CC">
        <w:rPr>
          <w:rFonts w:hint="cs"/>
          <w:rtl/>
          <w:lang w:bidi="fa-IR"/>
        </w:rPr>
        <w:t>ی</w:t>
      </w:r>
      <w:r w:rsidRPr="00AF27CC">
        <w:rPr>
          <w:rFonts w:hint="eastAsia"/>
          <w:rtl/>
          <w:lang w:bidi="fa-IR"/>
        </w:rPr>
        <w:t>انگ</w:t>
      </w:r>
      <w:r w:rsidRPr="00AF27CC">
        <w:rPr>
          <w:rFonts w:hint="cs"/>
          <w:rtl/>
          <w:lang w:bidi="fa-IR"/>
        </w:rPr>
        <w:t>ی</w:t>
      </w:r>
      <w:r w:rsidRPr="00AF27CC">
        <w:rPr>
          <w:rFonts w:hint="eastAsia"/>
          <w:rtl/>
          <w:lang w:bidi="fa-IR"/>
        </w:rPr>
        <w:t>ن</w:t>
      </w:r>
      <w:r w:rsidRPr="00AF27CC">
        <w:rPr>
          <w:rtl/>
          <w:lang w:bidi="fa-IR"/>
        </w:rPr>
        <w:t xml:space="preserve"> اتاق در واحد مسکون</w:t>
      </w:r>
      <w:r w:rsidRPr="00AF27CC">
        <w:rPr>
          <w:rFonts w:hint="cs"/>
          <w:rtl/>
          <w:lang w:bidi="fa-IR"/>
        </w:rPr>
        <w:t>ی</w:t>
      </w:r>
      <w:r w:rsidRPr="00AF27CC">
        <w:rPr>
          <w:rtl/>
          <w:lang w:bidi="fa-IR"/>
        </w:rPr>
        <w:t xml:space="preserve"> </w:t>
      </w:r>
      <w:ins w:id="8429" w:author="Mehrnazi Boojari" w:date="2019-01-08T02:04:00Z">
        <w:r w:rsidR="00310BDA">
          <w:rPr>
            <w:rFonts w:hint="cs"/>
            <w:rtl/>
            <w:lang w:bidi="fa-IR"/>
          </w:rPr>
          <w:t>در</w:t>
        </w:r>
        <w:r w:rsidR="00310BDA">
          <w:rPr>
            <w:rFonts w:cs="Times New Roman" w:hint="eastAsia"/>
            <w:rtl/>
            <w:lang w:bidi="fa-IR"/>
          </w:rPr>
          <w:t> </w:t>
        </w:r>
      </w:ins>
      <w:r w:rsidRPr="00AF27CC">
        <w:rPr>
          <w:rtl/>
          <w:lang w:bidi="fa-IR"/>
        </w:rPr>
        <w:t>ط</w:t>
      </w:r>
      <w:r w:rsidRPr="00AF27CC">
        <w:rPr>
          <w:rFonts w:hint="cs"/>
          <w:rtl/>
          <w:lang w:bidi="fa-IR"/>
        </w:rPr>
        <w:t>ی</w:t>
      </w:r>
      <w:r w:rsidRPr="00AF27CC">
        <w:rPr>
          <w:rtl/>
          <w:lang w:bidi="fa-IR"/>
        </w:rPr>
        <w:t xml:space="preserve"> سال</w:t>
      </w:r>
      <w:del w:id="8430" w:author="Mehrnazi Boojari" w:date="2019-01-07T09:46:00Z">
        <w:r w:rsidRPr="00AF27CC" w:rsidDel="006F7CCF">
          <w:rPr>
            <w:rtl/>
            <w:lang w:bidi="fa-IR"/>
          </w:rPr>
          <w:delText xml:space="preserve"> ها</w:delText>
        </w:r>
        <w:r w:rsidRPr="00AF27CC" w:rsidDel="006F7CCF">
          <w:rPr>
            <w:rFonts w:hint="cs"/>
            <w:rtl/>
            <w:lang w:bidi="fa-IR"/>
          </w:rPr>
          <w:delText>ی</w:delText>
        </w:r>
        <w:r w:rsidRPr="00AF27CC" w:rsidDel="006F7CCF">
          <w:rPr>
            <w:rtl/>
            <w:lang w:bidi="fa-IR"/>
          </w:rPr>
          <w:delText xml:space="preserve"> </w:delText>
        </w:r>
      </w:del>
      <w:ins w:id="8431" w:author="Mehrnazi Boojari" w:date="2019-01-07T09:46:00Z">
        <w:r w:rsidR="006F7CCF">
          <w:rPr>
            <w:rFonts w:hint="cs"/>
            <w:rtl/>
            <w:lang w:bidi="fa-IR"/>
          </w:rPr>
          <w:t>‌</w:t>
        </w:r>
        <w:r w:rsidR="006F7CCF">
          <w:rPr>
            <w:rtl/>
            <w:lang w:bidi="fa-IR"/>
          </w:rPr>
          <w:t xml:space="preserve">های </w:t>
        </w:r>
      </w:ins>
      <w:r w:rsidRPr="00AF27CC">
        <w:rPr>
          <w:rtl/>
          <w:lang w:bidi="fa-IR"/>
        </w:rPr>
        <w:t>1365 تا 1390</w:t>
      </w:r>
    </w:p>
    <w:tbl>
      <w:tblPr>
        <w:tblStyle w:val="TableGrid"/>
        <w:bidiVisual/>
        <w:tblW w:w="0" w:type="auto"/>
        <w:jc w:val="center"/>
        <w:tblLook w:val="04A0" w:firstRow="1" w:lastRow="0" w:firstColumn="1" w:lastColumn="0" w:noHBand="0" w:noVBand="1"/>
      </w:tblPr>
      <w:tblGrid>
        <w:gridCol w:w="1516"/>
        <w:gridCol w:w="1890"/>
        <w:gridCol w:w="2307"/>
      </w:tblGrid>
      <w:tr w:rsidR="00A06196" w:rsidRPr="00437F64" w14:paraId="35023F0D" w14:textId="77777777" w:rsidTr="00A06196">
        <w:trPr>
          <w:jc w:val="center"/>
        </w:trPr>
        <w:tc>
          <w:tcPr>
            <w:tcW w:w="1516" w:type="dxa"/>
            <w:vAlign w:val="center"/>
          </w:tcPr>
          <w:p w14:paraId="049E0A95"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سال</w:t>
            </w:r>
          </w:p>
        </w:tc>
        <w:tc>
          <w:tcPr>
            <w:tcW w:w="1890" w:type="dxa"/>
            <w:vAlign w:val="center"/>
          </w:tcPr>
          <w:p w14:paraId="3E089CF1"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کل</w:t>
            </w:r>
          </w:p>
        </w:tc>
        <w:tc>
          <w:tcPr>
            <w:tcW w:w="2307" w:type="dxa"/>
            <w:vAlign w:val="center"/>
          </w:tcPr>
          <w:p w14:paraId="6B79A6D6"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روستایی</w:t>
            </w:r>
          </w:p>
        </w:tc>
      </w:tr>
      <w:tr w:rsidR="00A06196" w:rsidRPr="00437F64" w14:paraId="254DAE48" w14:textId="77777777" w:rsidTr="00A06196">
        <w:trPr>
          <w:jc w:val="center"/>
        </w:trPr>
        <w:tc>
          <w:tcPr>
            <w:tcW w:w="1516" w:type="dxa"/>
            <w:vAlign w:val="center"/>
          </w:tcPr>
          <w:p w14:paraId="3239B15C"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1365</w:t>
            </w:r>
          </w:p>
        </w:tc>
        <w:tc>
          <w:tcPr>
            <w:tcW w:w="1890" w:type="dxa"/>
            <w:vAlign w:val="center"/>
          </w:tcPr>
          <w:p w14:paraId="6A55F5E1"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3.37</w:t>
            </w:r>
          </w:p>
        </w:tc>
        <w:tc>
          <w:tcPr>
            <w:tcW w:w="2307" w:type="dxa"/>
            <w:vAlign w:val="center"/>
          </w:tcPr>
          <w:p w14:paraId="7EC6A24F"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2.7</w:t>
            </w:r>
          </w:p>
        </w:tc>
      </w:tr>
      <w:tr w:rsidR="00A06196" w:rsidRPr="00437F64" w14:paraId="27513A60" w14:textId="77777777" w:rsidTr="00A06196">
        <w:trPr>
          <w:jc w:val="center"/>
        </w:trPr>
        <w:tc>
          <w:tcPr>
            <w:tcW w:w="1516" w:type="dxa"/>
            <w:vAlign w:val="center"/>
          </w:tcPr>
          <w:p w14:paraId="3023C41E"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lastRenderedPageBreak/>
              <w:t>1375</w:t>
            </w:r>
          </w:p>
        </w:tc>
        <w:tc>
          <w:tcPr>
            <w:tcW w:w="1890" w:type="dxa"/>
            <w:vAlign w:val="center"/>
          </w:tcPr>
          <w:p w14:paraId="67278312"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3.7</w:t>
            </w:r>
          </w:p>
        </w:tc>
        <w:tc>
          <w:tcPr>
            <w:tcW w:w="2307" w:type="dxa"/>
            <w:vAlign w:val="center"/>
          </w:tcPr>
          <w:p w14:paraId="71DC3103"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2.8</w:t>
            </w:r>
          </w:p>
        </w:tc>
      </w:tr>
      <w:tr w:rsidR="00A06196" w:rsidRPr="00437F64" w14:paraId="15CB4286" w14:textId="77777777" w:rsidTr="00A06196">
        <w:trPr>
          <w:jc w:val="center"/>
        </w:trPr>
        <w:tc>
          <w:tcPr>
            <w:tcW w:w="1516" w:type="dxa"/>
            <w:vAlign w:val="center"/>
          </w:tcPr>
          <w:p w14:paraId="72393922"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1385</w:t>
            </w:r>
          </w:p>
        </w:tc>
        <w:tc>
          <w:tcPr>
            <w:tcW w:w="1890" w:type="dxa"/>
            <w:vAlign w:val="center"/>
          </w:tcPr>
          <w:p w14:paraId="1851B967"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3.36</w:t>
            </w:r>
          </w:p>
        </w:tc>
        <w:tc>
          <w:tcPr>
            <w:tcW w:w="2307" w:type="dxa"/>
            <w:vAlign w:val="center"/>
          </w:tcPr>
          <w:p w14:paraId="12425533"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3.3</w:t>
            </w:r>
          </w:p>
        </w:tc>
      </w:tr>
      <w:tr w:rsidR="00A06196" w:rsidRPr="00437F64" w14:paraId="31981761" w14:textId="77777777" w:rsidTr="00A06196">
        <w:trPr>
          <w:jc w:val="center"/>
        </w:trPr>
        <w:tc>
          <w:tcPr>
            <w:tcW w:w="1516" w:type="dxa"/>
            <w:vAlign w:val="center"/>
          </w:tcPr>
          <w:p w14:paraId="31C3BC9D"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1390</w:t>
            </w:r>
          </w:p>
        </w:tc>
        <w:tc>
          <w:tcPr>
            <w:tcW w:w="1890" w:type="dxa"/>
            <w:vAlign w:val="center"/>
          </w:tcPr>
          <w:p w14:paraId="3D2793C6"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3.16</w:t>
            </w:r>
          </w:p>
        </w:tc>
        <w:tc>
          <w:tcPr>
            <w:tcW w:w="2307" w:type="dxa"/>
            <w:vAlign w:val="center"/>
          </w:tcPr>
          <w:p w14:paraId="325CEA5F"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3.1</w:t>
            </w:r>
          </w:p>
        </w:tc>
      </w:tr>
    </w:tbl>
    <w:p w14:paraId="32C5A80D" w14:textId="77777777" w:rsidR="00A06196" w:rsidRPr="00A06196" w:rsidRDefault="00A06196" w:rsidP="00A06196">
      <w:pPr>
        <w:bidi/>
        <w:jc w:val="both"/>
        <w:rPr>
          <w:rFonts w:ascii="B Lotus" w:eastAsia="Calibri" w:hAnsi="B Lotus" w:cs="B Lotus"/>
          <w:sz w:val="26"/>
          <w:szCs w:val="26"/>
          <w:rtl/>
          <w:lang w:bidi="fa-IR"/>
        </w:rPr>
      </w:pPr>
    </w:p>
    <w:p w14:paraId="63CCBCF5" w14:textId="77777777" w:rsidR="00A06196" w:rsidRPr="00A06196" w:rsidRDefault="00A06196" w:rsidP="007C39B2">
      <w:pPr>
        <w:pStyle w:val="Heading3"/>
        <w:rPr>
          <w:rtl/>
        </w:rPr>
      </w:pPr>
      <w:bookmarkStart w:id="8432" w:name="_Toc533781220"/>
      <w:bookmarkStart w:id="8433" w:name="_Toc533782176"/>
      <w:r w:rsidRPr="00A06196">
        <w:rPr>
          <w:rFonts w:hint="cs"/>
          <w:rtl/>
        </w:rPr>
        <w:t>شاخص</w:t>
      </w:r>
      <w:ins w:id="8434" w:author="Mehrnazi Boojari" w:date="2019-01-12T06:03:00Z">
        <w:r w:rsidR="00B36A20">
          <w:rPr>
            <w:rFonts w:hint="cs"/>
            <w:rtl/>
          </w:rPr>
          <w:t>‌</w:t>
        </w:r>
      </w:ins>
      <w:del w:id="8435" w:author="Mehrnazi Boojari" w:date="2019-01-07T09:46:00Z">
        <w:r w:rsidRPr="00A06196" w:rsidDel="006F7CCF">
          <w:rPr>
            <w:rFonts w:hint="cs"/>
            <w:rtl/>
          </w:rPr>
          <w:delText xml:space="preserve"> های </w:delText>
        </w:r>
      </w:del>
      <w:ins w:id="8436" w:author="Mehrnazi Boojari" w:date="2019-01-07T09:46:00Z">
        <w:r w:rsidR="006F7CCF">
          <w:rPr>
            <w:rFonts w:hint="cs"/>
            <w:rtl/>
          </w:rPr>
          <w:t xml:space="preserve">‌های </w:t>
        </w:r>
      </w:ins>
      <w:r w:rsidRPr="00A06196">
        <w:rPr>
          <w:rFonts w:hint="cs"/>
          <w:rtl/>
        </w:rPr>
        <w:t>جمعیتی و تراکم سکونتی در سطح رده</w:t>
      </w:r>
      <w:del w:id="8437" w:author="Mehrnazi Boojari" w:date="2019-01-07T10:01:00Z">
        <w:r w:rsidRPr="00A06196" w:rsidDel="00A31D6F">
          <w:rPr>
            <w:rFonts w:hint="cs"/>
            <w:rtl/>
          </w:rPr>
          <w:delText xml:space="preserve"> بندی </w:delText>
        </w:r>
      </w:del>
      <w:ins w:id="8438" w:author="Mehrnazi Boojari" w:date="2019-01-07T10:01:00Z">
        <w:r w:rsidR="00A31D6F">
          <w:rPr>
            <w:rFonts w:hint="cs"/>
            <w:rtl/>
          </w:rPr>
          <w:t xml:space="preserve">‌بندی </w:t>
        </w:r>
      </w:ins>
      <w:r w:rsidRPr="00A06196">
        <w:rPr>
          <w:rFonts w:hint="cs"/>
          <w:rtl/>
        </w:rPr>
        <w:t>نقاط روستایی</w:t>
      </w:r>
      <w:bookmarkEnd w:id="8432"/>
      <w:bookmarkEnd w:id="8433"/>
      <w:r w:rsidRPr="00A06196">
        <w:rPr>
          <w:rFonts w:hint="cs"/>
          <w:rtl/>
        </w:rPr>
        <w:t xml:space="preserve"> </w:t>
      </w:r>
    </w:p>
    <w:p w14:paraId="4079F2B9" w14:textId="77777777" w:rsidR="00A06196" w:rsidRPr="00437F64" w:rsidRDefault="00A06196" w:rsidP="00B36A20">
      <w:pPr>
        <w:bidi/>
        <w:ind w:firstLine="288"/>
        <w:jc w:val="both"/>
        <w:rPr>
          <w:rFonts w:ascii="B Lotus" w:eastAsia="Calibri" w:hAnsi="B Lotus" w:cs="B Lotus"/>
          <w:sz w:val="24"/>
          <w:szCs w:val="24"/>
          <w:rtl/>
          <w:lang w:bidi="fa-IR"/>
        </w:rPr>
      </w:pPr>
      <w:del w:id="8439" w:author="Mehrnazi Boojari" w:date="2019-01-07T23:34:00Z">
        <w:r w:rsidRPr="00437F64" w:rsidDel="00A26EBB">
          <w:rPr>
            <w:rFonts w:ascii="B Lotus" w:eastAsia="Calibri" w:hAnsi="B Lotus" w:cs="B Lotus" w:hint="cs"/>
            <w:sz w:val="24"/>
            <w:szCs w:val="24"/>
            <w:rtl/>
            <w:lang w:bidi="fa-IR"/>
          </w:rPr>
          <w:delText>به منظور</w:delText>
        </w:r>
      </w:del>
      <w:ins w:id="8440" w:author="Mehrnazi Boojari" w:date="2019-01-07T23:34:00Z">
        <w:r w:rsidR="00A26EBB">
          <w:rPr>
            <w:rFonts w:ascii="B Lotus" w:eastAsia="Calibri" w:hAnsi="B Lotus" w:cs="B Lotus" w:hint="cs"/>
            <w:sz w:val="24"/>
            <w:szCs w:val="24"/>
            <w:rtl/>
            <w:lang w:bidi="fa-IR"/>
          </w:rPr>
          <w:t>به‌منظور</w:t>
        </w:r>
      </w:ins>
      <w:r w:rsidRPr="00437F64">
        <w:rPr>
          <w:rFonts w:ascii="B Lotus" w:eastAsia="Calibri" w:hAnsi="B Lotus" w:cs="B Lotus" w:hint="cs"/>
          <w:sz w:val="24"/>
          <w:szCs w:val="24"/>
          <w:rtl/>
          <w:lang w:bidi="fa-IR"/>
        </w:rPr>
        <w:t xml:space="preserve"> بررسی تفصیلی</w:t>
      </w:r>
      <w:ins w:id="8441" w:author="Mehrnazi Boojari" w:date="2019-01-07T10:54:00Z">
        <w:r w:rsidR="006A1F1D">
          <w:rPr>
            <w:rFonts w:ascii="B Lotus" w:eastAsia="Calibri" w:hAnsi="B Lotus" w:cs="B Nazanin" w:hint="cs"/>
            <w:sz w:val="24"/>
            <w:szCs w:val="24"/>
            <w:rtl/>
            <w:lang w:bidi="fa-IR"/>
          </w:rPr>
          <w:t>‌</w:t>
        </w:r>
      </w:ins>
      <w:del w:id="8442" w:author="Mehrnazi Boojari" w:date="2019-01-07T10:54:00Z">
        <w:r w:rsidRPr="00437F64" w:rsidDel="006A1F1D">
          <w:rPr>
            <w:rFonts w:ascii="B Lotus" w:eastAsia="Calibri" w:hAnsi="B Lotus" w:cs="B Lotus" w:hint="cs"/>
            <w:sz w:val="24"/>
            <w:szCs w:val="24"/>
            <w:rtl/>
            <w:lang w:bidi="fa-IR"/>
          </w:rPr>
          <w:delText xml:space="preserve"> </w:delText>
        </w:r>
      </w:del>
      <w:r w:rsidRPr="00437F64">
        <w:rPr>
          <w:rFonts w:ascii="B Lotus" w:eastAsia="Calibri" w:hAnsi="B Lotus" w:cs="B Lotus" w:hint="cs"/>
          <w:sz w:val="24"/>
          <w:szCs w:val="24"/>
          <w:rtl/>
          <w:lang w:bidi="fa-IR"/>
        </w:rPr>
        <w:t>تر شاخص</w:t>
      </w:r>
      <w:del w:id="8443" w:author="Mehrnazi Boojari" w:date="2019-01-07T09:46:00Z">
        <w:r w:rsidRPr="00437F64" w:rsidDel="006F7CCF">
          <w:rPr>
            <w:rFonts w:ascii="B Lotus" w:eastAsia="Calibri" w:hAnsi="B Lotus" w:cs="B Lotus" w:hint="cs"/>
            <w:sz w:val="24"/>
            <w:szCs w:val="24"/>
            <w:rtl/>
            <w:lang w:bidi="fa-IR"/>
          </w:rPr>
          <w:delText xml:space="preserve"> های </w:delText>
        </w:r>
      </w:del>
      <w:ins w:id="8444" w:author="Mehrnazi Boojari" w:date="2019-01-07T09:46:00Z">
        <w:r w:rsidR="006F7CCF">
          <w:rPr>
            <w:rFonts w:ascii="B Lotus" w:eastAsia="Calibri" w:hAnsi="B Lotus" w:cs="B Lotus" w:hint="cs"/>
            <w:sz w:val="24"/>
            <w:szCs w:val="24"/>
            <w:rtl/>
            <w:lang w:bidi="fa-IR"/>
          </w:rPr>
          <w:t xml:space="preserve">‌های </w:t>
        </w:r>
      </w:ins>
      <w:r w:rsidRPr="00437F64">
        <w:rPr>
          <w:rFonts w:ascii="B Lotus" w:eastAsia="Calibri" w:hAnsi="B Lotus" w:cs="B Lotus" w:hint="cs"/>
          <w:sz w:val="24"/>
          <w:szCs w:val="24"/>
          <w:rtl/>
          <w:lang w:bidi="fa-IR"/>
        </w:rPr>
        <w:t>تراکم سکونتی در نقاط روستایی سهم جمعیت در هر یک از رده</w:t>
      </w:r>
      <w:del w:id="8445" w:author="Mehrnazi Boojari" w:date="2019-01-07T10:01:00Z">
        <w:r w:rsidRPr="00437F64" w:rsidDel="00A31D6F">
          <w:rPr>
            <w:rFonts w:ascii="B Lotus" w:eastAsia="Calibri" w:hAnsi="B Lotus" w:cs="B Lotus" w:hint="cs"/>
            <w:sz w:val="24"/>
            <w:szCs w:val="24"/>
            <w:rtl/>
            <w:lang w:bidi="fa-IR"/>
          </w:rPr>
          <w:delText xml:space="preserve"> بندی </w:delText>
        </w:r>
      </w:del>
      <w:ins w:id="8446" w:author="Mehrnazi Boojari" w:date="2019-01-07T10:01:00Z">
        <w:r w:rsidR="00A31D6F">
          <w:rPr>
            <w:rFonts w:ascii="B Lotus" w:eastAsia="Calibri" w:hAnsi="B Lotus" w:cs="B Lotus" w:hint="cs"/>
            <w:sz w:val="24"/>
            <w:szCs w:val="24"/>
            <w:rtl/>
            <w:lang w:bidi="fa-IR"/>
          </w:rPr>
          <w:t xml:space="preserve">‌بندی </w:t>
        </w:r>
      </w:ins>
      <w:r w:rsidRPr="00437F64">
        <w:rPr>
          <w:rFonts w:ascii="B Lotus" w:eastAsia="Calibri" w:hAnsi="B Lotus" w:cs="B Lotus" w:hint="cs"/>
          <w:sz w:val="24"/>
          <w:szCs w:val="24"/>
          <w:rtl/>
          <w:lang w:bidi="fa-IR"/>
        </w:rPr>
        <w:t xml:space="preserve">روستاها در جدول </w:t>
      </w:r>
      <w:r w:rsidR="00437F64">
        <w:rPr>
          <w:rFonts w:ascii="B Lotus" w:eastAsia="Calibri" w:hAnsi="B Lotus" w:cs="B Lotus" w:hint="cs"/>
          <w:sz w:val="24"/>
          <w:szCs w:val="24"/>
          <w:rtl/>
          <w:lang w:bidi="fa-IR"/>
        </w:rPr>
        <w:t>2</w:t>
      </w:r>
      <w:del w:id="8447" w:author="Mehrnazi Boojari" w:date="2019-01-12T06:03:00Z">
        <w:r w:rsidR="00437F64" w:rsidDel="00B36A20">
          <w:rPr>
            <w:rFonts w:ascii="B Lotus" w:eastAsia="Calibri" w:hAnsi="B Lotus" w:cs="B Lotus" w:hint="cs"/>
            <w:sz w:val="24"/>
            <w:szCs w:val="24"/>
            <w:rtl/>
            <w:lang w:bidi="fa-IR"/>
          </w:rPr>
          <w:delText>.</w:delText>
        </w:r>
      </w:del>
      <w:ins w:id="8448" w:author="Mehrnazi Boojari" w:date="2019-01-12T06:03:00Z">
        <w:r w:rsidR="00B36A20">
          <w:rPr>
            <w:rFonts w:ascii="B Lotus" w:eastAsia="Calibri" w:hAnsi="B Lotus" w:cs="B Lotus" w:hint="cs"/>
            <w:sz w:val="24"/>
            <w:szCs w:val="24"/>
            <w:rtl/>
            <w:lang w:bidi="fa-IR"/>
          </w:rPr>
          <w:t>-</w:t>
        </w:r>
      </w:ins>
      <w:r w:rsidR="00437F64">
        <w:rPr>
          <w:rFonts w:ascii="B Lotus" w:eastAsia="Calibri" w:hAnsi="B Lotus" w:cs="B Lotus" w:hint="cs"/>
          <w:sz w:val="24"/>
          <w:szCs w:val="24"/>
          <w:rtl/>
          <w:lang w:bidi="fa-IR"/>
        </w:rPr>
        <w:t xml:space="preserve">13 </w:t>
      </w:r>
      <w:r w:rsidRPr="00437F64">
        <w:rPr>
          <w:rFonts w:ascii="B Lotus" w:eastAsia="Calibri" w:hAnsi="B Lotus" w:cs="B Lotus" w:hint="cs"/>
          <w:sz w:val="24"/>
          <w:szCs w:val="24"/>
          <w:rtl/>
          <w:lang w:bidi="fa-IR"/>
        </w:rPr>
        <w:t>آورده شده است</w:t>
      </w:r>
      <w:del w:id="8449" w:author="Mehrnazi Boojari" w:date="2019-01-07T10:10:00Z">
        <w:r w:rsidRPr="00437F64" w:rsidDel="00A31D6F">
          <w:rPr>
            <w:rFonts w:ascii="B Lotus" w:eastAsia="Calibri" w:hAnsi="B Lotus" w:cs="B Lotus" w:hint="cs"/>
            <w:sz w:val="24"/>
            <w:szCs w:val="24"/>
            <w:rtl/>
            <w:lang w:bidi="fa-IR"/>
          </w:rPr>
          <w:delText xml:space="preserve"> .</w:delText>
        </w:r>
      </w:del>
      <w:ins w:id="8450" w:author="Mehrnazi Boojari" w:date="2019-01-07T10:10:00Z">
        <w:r w:rsidR="00A31D6F">
          <w:rPr>
            <w:rFonts w:ascii="B Lotus" w:eastAsia="Calibri" w:hAnsi="B Lotus" w:cs="B Lotus" w:hint="cs"/>
            <w:sz w:val="24"/>
            <w:szCs w:val="24"/>
            <w:rtl/>
            <w:lang w:bidi="fa-IR"/>
          </w:rPr>
          <w:t>.</w:t>
        </w:r>
      </w:ins>
    </w:p>
    <w:p w14:paraId="21617661" w14:textId="77777777" w:rsidR="00437F64" w:rsidRDefault="00437F64" w:rsidP="00B36A20">
      <w:pPr>
        <w:pStyle w:val="Caption"/>
        <w:keepNext/>
        <w:bidi/>
      </w:pPr>
      <w:r>
        <w:rPr>
          <w:rtl/>
        </w:rPr>
        <w:t xml:space="preserve">جدول </w:t>
      </w:r>
      <w:fldSimple w:instr=" STYLEREF 1 \s ">
        <w:r w:rsidR="002749F0">
          <w:rPr>
            <w:noProof/>
            <w:rtl/>
          </w:rPr>
          <w:t>‏2</w:t>
        </w:r>
      </w:fldSimple>
      <w:del w:id="8451" w:author="Mehrnazi Boojari" w:date="2019-01-12T06:03:00Z">
        <w:r w:rsidR="002749F0" w:rsidDel="00B36A20">
          <w:rPr>
            <w:rtl/>
          </w:rPr>
          <w:delText>.</w:delText>
        </w:r>
      </w:del>
      <w:ins w:id="8452" w:author="Mehrnazi Boojari" w:date="2019-01-12T06:03:00Z">
        <w:r w:rsidR="00B36A20">
          <w:rPr>
            <w:rFonts w:hint="cs"/>
            <w:rtl/>
          </w:rPr>
          <w:t>-</w:t>
        </w:r>
      </w:ins>
      <w:fldSimple w:instr=" SEQ جدول \* ARABIC \s 1 ">
        <w:r w:rsidR="002749F0">
          <w:rPr>
            <w:noProof/>
            <w:rtl/>
          </w:rPr>
          <w:t>13</w:t>
        </w:r>
      </w:fldSimple>
      <w:r>
        <w:rPr>
          <w:rFonts w:hint="cs"/>
          <w:rtl/>
          <w:lang w:bidi="fa-IR"/>
        </w:rPr>
        <w:t xml:space="preserve">: </w:t>
      </w:r>
      <w:r w:rsidRPr="00555725">
        <w:rPr>
          <w:rtl/>
          <w:lang w:bidi="fa-IR"/>
        </w:rPr>
        <w:t>سهم جمع</w:t>
      </w:r>
      <w:r w:rsidRPr="00555725">
        <w:rPr>
          <w:rFonts w:hint="cs"/>
          <w:rtl/>
          <w:lang w:bidi="fa-IR"/>
        </w:rPr>
        <w:t>ی</w:t>
      </w:r>
      <w:r w:rsidRPr="00555725">
        <w:rPr>
          <w:rFonts w:hint="eastAsia"/>
          <w:rtl/>
          <w:lang w:bidi="fa-IR"/>
        </w:rPr>
        <w:t>ت</w:t>
      </w:r>
      <w:r w:rsidRPr="00555725">
        <w:rPr>
          <w:rtl/>
          <w:lang w:bidi="fa-IR"/>
        </w:rPr>
        <w:t xml:space="preserve"> در هر </w:t>
      </w:r>
      <w:r w:rsidRPr="00555725">
        <w:rPr>
          <w:rFonts w:hint="cs"/>
          <w:rtl/>
          <w:lang w:bidi="fa-IR"/>
        </w:rPr>
        <w:t>ی</w:t>
      </w:r>
      <w:r w:rsidRPr="00555725">
        <w:rPr>
          <w:rFonts w:hint="eastAsia"/>
          <w:rtl/>
          <w:lang w:bidi="fa-IR"/>
        </w:rPr>
        <w:t>ک</w:t>
      </w:r>
      <w:r w:rsidRPr="00555725">
        <w:rPr>
          <w:rtl/>
          <w:lang w:bidi="fa-IR"/>
        </w:rPr>
        <w:t xml:space="preserve"> از رده</w:t>
      </w:r>
      <w:del w:id="8453" w:author="Mehrnazi Boojari" w:date="2019-01-07T10:01:00Z">
        <w:r w:rsidRPr="00555725" w:rsidDel="00A31D6F">
          <w:rPr>
            <w:rtl/>
            <w:lang w:bidi="fa-IR"/>
          </w:rPr>
          <w:delText xml:space="preserve"> بند</w:delText>
        </w:r>
        <w:r w:rsidRPr="00555725" w:rsidDel="00A31D6F">
          <w:rPr>
            <w:rFonts w:hint="cs"/>
            <w:rtl/>
            <w:lang w:bidi="fa-IR"/>
          </w:rPr>
          <w:delText>ی</w:delText>
        </w:r>
        <w:r w:rsidRPr="00555725" w:rsidDel="00A31D6F">
          <w:rPr>
            <w:rtl/>
            <w:lang w:bidi="fa-IR"/>
          </w:rPr>
          <w:delText xml:space="preserve"> </w:delText>
        </w:r>
      </w:del>
      <w:ins w:id="8454" w:author="Mehrnazi Boojari" w:date="2019-01-07T10:01:00Z">
        <w:r w:rsidR="00A31D6F">
          <w:rPr>
            <w:rFonts w:hint="cs"/>
            <w:rtl/>
            <w:lang w:bidi="fa-IR"/>
          </w:rPr>
          <w:t>‌</w:t>
        </w:r>
        <w:r w:rsidR="00A31D6F">
          <w:rPr>
            <w:rtl/>
            <w:lang w:bidi="fa-IR"/>
          </w:rPr>
          <w:t xml:space="preserve">بندی </w:t>
        </w:r>
      </w:ins>
      <w:r w:rsidRPr="00555725">
        <w:rPr>
          <w:rtl/>
          <w:lang w:bidi="fa-IR"/>
        </w:rPr>
        <w:t>روستاها</w:t>
      </w:r>
    </w:p>
    <w:tbl>
      <w:tblPr>
        <w:tblStyle w:val="TableGrid"/>
        <w:bidiVisual/>
        <w:tblW w:w="0" w:type="auto"/>
        <w:jc w:val="center"/>
        <w:tblLayout w:type="fixed"/>
        <w:tblLook w:val="04A0" w:firstRow="1" w:lastRow="0" w:firstColumn="1" w:lastColumn="0" w:noHBand="0" w:noVBand="1"/>
      </w:tblPr>
      <w:tblGrid>
        <w:gridCol w:w="3095"/>
        <w:gridCol w:w="851"/>
        <w:gridCol w:w="850"/>
        <w:gridCol w:w="851"/>
        <w:gridCol w:w="754"/>
        <w:gridCol w:w="832"/>
        <w:gridCol w:w="678"/>
      </w:tblGrid>
      <w:tr w:rsidR="00A06196" w:rsidRPr="00437F64" w14:paraId="13D059A8" w14:textId="77777777" w:rsidTr="00437F64">
        <w:trPr>
          <w:trHeight w:val="176"/>
          <w:jc w:val="center"/>
        </w:trPr>
        <w:tc>
          <w:tcPr>
            <w:tcW w:w="3095" w:type="dxa"/>
            <w:vMerge w:val="restart"/>
            <w:vAlign w:val="center"/>
          </w:tcPr>
          <w:p w14:paraId="3307328B"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شرح</w:t>
            </w:r>
          </w:p>
        </w:tc>
        <w:tc>
          <w:tcPr>
            <w:tcW w:w="2552" w:type="dxa"/>
            <w:gridSpan w:val="3"/>
            <w:vAlign w:val="center"/>
          </w:tcPr>
          <w:p w14:paraId="362AC707"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سهم از تعدا</w:t>
            </w:r>
            <w:del w:id="8455" w:author="Mehrnazi Boojari" w:date="2019-01-07T10:31:00Z">
              <w:r w:rsidRPr="00437F64" w:rsidDel="006C73A5">
                <w:rPr>
                  <w:rFonts w:ascii="B Lotus" w:eastAsia="Calibri" w:hAnsi="B Lotus" w:cs="B Lotus" w:hint="cs"/>
                  <w:sz w:val="20"/>
                  <w:szCs w:val="20"/>
                  <w:rtl/>
                  <w:lang w:bidi="fa-IR"/>
                </w:rPr>
                <w:delText>د(</w:delText>
              </w:r>
            </w:del>
            <w:ins w:id="8456" w:author="Mehrnazi Boojari" w:date="2019-01-07T10:31:00Z">
              <w:r w:rsidR="006C73A5">
                <w:rPr>
                  <w:rFonts w:ascii="B Lotus" w:eastAsia="Calibri" w:hAnsi="B Lotus" w:cs="B Lotus" w:hint="cs"/>
                  <w:sz w:val="20"/>
                  <w:szCs w:val="20"/>
                  <w:rtl/>
                  <w:lang w:bidi="fa-IR"/>
                </w:rPr>
                <w:t>د (</w:t>
              </w:r>
            </w:ins>
            <w:r w:rsidRPr="00437F64">
              <w:rPr>
                <w:rFonts w:ascii="B Lotus" w:eastAsia="Calibri" w:hAnsi="B Lotus" w:cs="B Lotus" w:hint="cs"/>
                <w:sz w:val="20"/>
                <w:szCs w:val="20"/>
                <w:rtl/>
                <w:lang w:bidi="fa-IR"/>
              </w:rPr>
              <w:t>درصد)</w:t>
            </w:r>
          </w:p>
        </w:tc>
        <w:tc>
          <w:tcPr>
            <w:tcW w:w="2264" w:type="dxa"/>
            <w:gridSpan w:val="3"/>
            <w:vAlign w:val="center"/>
          </w:tcPr>
          <w:p w14:paraId="22222ACA" w14:textId="77777777" w:rsidR="00A06196" w:rsidRPr="00437F64" w:rsidRDefault="00A06196"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سهم از جمعیت (درصد)</w:t>
            </w:r>
          </w:p>
        </w:tc>
      </w:tr>
      <w:tr w:rsidR="00437F64" w:rsidRPr="00437F64" w14:paraId="4D4A57B1" w14:textId="77777777" w:rsidTr="00437F64">
        <w:trPr>
          <w:trHeight w:val="176"/>
          <w:jc w:val="center"/>
        </w:trPr>
        <w:tc>
          <w:tcPr>
            <w:tcW w:w="3095" w:type="dxa"/>
            <w:vMerge/>
            <w:vAlign w:val="center"/>
          </w:tcPr>
          <w:p w14:paraId="3B0C4671" w14:textId="77777777" w:rsidR="00437F64" w:rsidRPr="00437F64" w:rsidRDefault="00437F64" w:rsidP="00A06196">
            <w:pPr>
              <w:bidi/>
              <w:jc w:val="center"/>
              <w:rPr>
                <w:rFonts w:ascii="B Lotus" w:eastAsia="Calibri" w:hAnsi="B Lotus" w:cs="B Lotus"/>
                <w:sz w:val="20"/>
                <w:szCs w:val="20"/>
                <w:rtl/>
                <w:lang w:bidi="fa-IR"/>
              </w:rPr>
            </w:pPr>
          </w:p>
        </w:tc>
        <w:tc>
          <w:tcPr>
            <w:tcW w:w="851" w:type="dxa"/>
            <w:vAlign w:val="center"/>
          </w:tcPr>
          <w:p w14:paraId="60F730AB"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1375</w:t>
            </w:r>
          </w:p>
        </w:tc>
        <w:tc>
          <w:tcPr>
            <w:tcW w:w="850" w:type="dxa"/>
            <w:vAlign w:val="center"/>
          </w:tcPr>
          <w:p w14:paraId="0613053D"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1385</w:t>
            </w:r>
          </w:p>
        </w:tc>
        <w:tc>
          <w:tcPr>
            <w:tcW w:w="851" w:type="dxa"/>
            <w:vAlign w:val="center"/>
          </w:tcPr>
          <w:p w14:paraId="22BCA4F7"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1390</w:t>
            </w:r>
          </w:p>
        </w:tc>
        <w:tc>
          <w:tcPr>
            <w:tcW w:w="754" w:type="dxa"/>
            <w:vAlign w:val="center"/>
          </w:tcPr>
          <w:p w14:paraId="3A116D39"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1375</w:t>
            </w:r>
          </w:p>
        </w:tc>
        <w:tc>
          <w:tcPr>
            <w:tcW w:w="832" w:type="dxa"/>
            <w:vAlign w:val="center"/>
          </w:tcPr>
          <w:p w14:paraId="49980736"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1385</w:t>
            </w:r>
          </w:p>
        </w:tc>
        <w:tc>
          <w:tcPr>
            <w:tcW w:w="678" w:type="dxa"/>
            <w:vAlign w:val="center"/>
          </w:tcPr>
          <w:p w14:paraId="685984D9"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1390</w:t>
            </w:r>
          </w:p>
        </w:tc>
      </w:tr>
      <w:tr w:rsidR="00437F64" w:rsidRPr="00437F64" w14:paraId="383EA775" w14:textId="77777777" w:rsidTr="00437F64">
        <w:trPr>
          <w:trHeight w:val="530"/>
          <w:jc w:val="center"/>
        </w:trPr>
        <w:tc>
          <w:tcPr>
            <w:tcW w:w="3095" w:type="dxa"/>
            <w:vAlign w:val="center"/>
          </w:tcPr>
          <w:p w14:paraId="3812F97E"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روستاهای کوچک</w:t>
            </w:r>
            <w:ins w:id="8457" w:author="Mehrnazi Boojari" w:date="2019-01-12T06:04:00Z">
              <w:r w:rsidR="00B36A20">
                <w:rPr>
                  <w:rFonts w:ascii="B Lotus" w:eastAsia="Calibri" w:hAnsi="B Lotus" w:cs="B Lotus" w:hint="cs"/>
                  <w:sz w:val="20"/>
                  <w:szCs w:val="20"/>
                  <w:rtl/>
                  <w:lang w:bidi="fa-IR"/>
                </w:rPr>
                <w:t xml:space="preserve"> </w:t>
              </w:r>
            </w:ins>
            <w:r w:rsidRPr="00437F64">
              <w:rPr>
                <w:rFonts w:ascii="B Lotus" w:eastAsia="Calibri" w:hAnsi="B Lotus" w:cs="B Lotus" w:hint="cs"/>
                <w:sz w:val="20"/>
                <w:szCs w:val="20"/>
                <w:rtl/>
                <w:lang w:bidi="fa-IR"/>
              </w:rPr>
              <w:t>(کمتر از 500 نفر)</w:t>
            </w:r>
          </w:p>
        </w:tc>
        <w:tc>
          <w:tcPr>
            <w:tcW w:w="851" w:type="dxa"/>
            <w:vAlign w:val="center"/>
          </w:tcPr>
          <w:p w14:paraId="4AFA2898"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82</w:t>
            </w:r>
          </w:p>
        </w:tc>
        <w:tc>
          <w:tcPr>
            <w:tcW w:w="850" w:type="dxa"/>
            <w:vAlign w:val="center"/>
          </w:tcPr>
          <w:p w14:paraId="79F4368B"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81.6</w:t>
            </w:r>
          </w:p>
        </w:tc>
        <w:tc>
          <w:tcPr>
            <w:tcW w:w="851" w:type="dxa"/>
            <w:vAlign w:val="center"/>
          </w:tcPr>
          <w:p w14:paraId="28DD5ED8"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81.8</w:t>
            </w:r>
          </w:p>
        </w:tc>
        <w:tc>
          <w:tcPr>
            <w:tcW w:w="754" w:type="dxa"/>
            <w:vAlign w:val="center"/>
          </w:tcPr>
          <w:p w14:paraId="4F8C511F"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30</w:t>
            </w:r>
          </w:p>
        </w:tc>
        <w:tc>
          <w:tcPr>
            <w:tcW w:w="832" w:type="dxa"/>
            <w:vAlign w:val="center"/>
          </w:tcPr>
          <w:p w14:paraId="5510E522"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30.5</w:t>
            </w:r>
          </w:p>
        </w:tc>
        <w:tc>
          <w:tcPr>
            <w:tcW w:w="678" w:type="dxa"/>
            <w:vAlign w:val="center"/>
          </w:tcPr>
          <w:p w14:paraId="04331F26"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29.8</w:t>
            </w:r>
          </w:p>
        </w:tc>
      </w:tr>
      <w:tr w:rsidR="00437F64" w:rsidRPr="00437F64" w14:paraId="5F1D312B" w14:textId="77777777" w:rsidTr="00437F64">
        <w:trPr>
          <w:trHeight w:val="537"/>
          <w:jc w:val="center"/>
        </w:trPr>
        <w:tc>
          <w:tcPr>
            <w:tcW w:w="3095" w:type="dxa"/>
            <w:vAlign w:val="center"/>
          </w:tcPr>
          <w:p w14:paraId="56AB0540"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روستاهای متوسط (500 تا</w:t>
            </w:r>
            <w:ins w:id="8458" w:author="Mehrnazi Boojari" w:date="2019-01-12T06:04:00Z">
              <w:r w:rsidR="00B36A20">
                <w:rPr>
                  <w:rFonts w:ascii="B Lotus" w:eastAsia="Calibri" w:hAnsi="B Lotus" w:cs="B Lotus" w:hint="cs"/>
                  <w:sz w:val="20"/>
                  <w:szCs w:val="20"/>
                  <w:rtl/>
                  <w:lang w:bidi="fa-IR"/>
                </w:rPr>
                <w:t xml:space="preserve"> </w:t>
              </w:r>
            </w:ins>
            <w:r w:rsidRPr="00437F64">
              <w:rPr>
                <w:rFonts w:ascii="B Lotus" w:eastAsia="Calibri" w:hAnsi="B Lotus" w:cs="B Lotus" w:hint="cs"/>
                <w:sz w:val="20"/>
                <w:szCs w:val="20"/>
                <w:rtl/>
                <w:lang w:bidi="fa-IR"/>
              </w:rPr>
              <w:t>2500 نفر)</w:t>
            </w:r>
          </w:p>
        </w:tc>
        <w:tc>
          <w:tcPr>
            <w:tcW w:w="851" w:type="dxa"/>
            <w:vAlign w:val="center"/>
          </w:tcPr>
          <w:p w14:paraId="79F5489B"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16.3</w:t>
            </w:r>
          </w:p>
        </w:tc>
        <w:tc>
          <w:tcPr>
            <w:tcW w:w="850" w:type="dxa"/>
            <w:vAlign w:val="center"/>
          </w:tcPr>
          <w:p w14:paraId="51EF52C6"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16.8</w:t>
            </w:r>
          </w:p>
        </w:tc>
        <w:tc>
          <w:tcPr>
            <w:tcW w:w="851" w:type="dxa"/>
            <w:vAlign w:val="center"/>
          </w:tcPr>
          <w:p w14:paraId="6547687E"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16.4</w:t>
            </w:r>
          </w:p>
        </w:tc>
        <w:tc>
          <w:tcPr>
            <w:tcW w:w="754" w:type="dxa"/>
            <w:vAlign w:val="center"/>
          </w:tcPr>
          <w:p w14:paraId="7F809F8F"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48</w:t>
            </w:r>
          </w:p>
        </w:tc>
        <w:tc>
          <w:tcPr>
            <w:tcW w:w="832" w:type="dxa"/>
            <w:vAlign w:val="center"/>
          </w:tcPr>
          <w:p w14:paraId="04761F79"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48.6</w:t>
            </w:r>
          </w:p>
        </w:tc>
        <w:tc>
          <w:tcPr>
            <w:tcW w:w="678" w:type="dxa"/>
            <w:vAlign w:val="center"/>
          </w:tcPr>
          <w:p w14:paraId="42A21570"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48.1</w:t>
            </w:r>
          </w:p>
        </w:tc>
      </w:tr>
      <w:tr w:rsidR="00437F64" w:rsidRPr="00437F64" w14:paraId="727337DB" w14:textId="77777777" w:rsidTr="00437F64">
        <w:trPr>
          <w:trHeight w:val="530"/>
          <w:jc w:val="center"/>
        </w:trPr>
        <w:tc>
          <w:tcPr>
            <w:tcW w:w="3095" w:type="dxa"/>
            <w:vAlign w:val="center"/>
          </w:tcPr>
          <w:p w14:paraId="7DF42365"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روستاهای مرکز</w:t>
            </w:r>
            <w:del w:id="8459" w:author="Mehrnazi Boojari" w:date="2019-01-07T10:47:00Z">
              <w:r w:rsidRPr="00437F64" w:rsidDel="006A1F1D">
                <w:rPr>
                  <w:rFonts w:ascii="B Lotus" w:eastAsia="Calibri" w:hAnsi="B Lotus" w:cs="B Lotus" w:hint="cs"/>
                  <w:sz w:val="20"/>
                  <w:szCs w:val="20"/>
                  <w:rtl/>
                  <w:lang w:bidi="fa-IR"/>
                </w:rPr>
                <w:delText>ی(</w:delText>
              </w:r>
            </w:del>
            <w:ins w:id="8460" w:author="Mehrnazi Boojari" w:date="2019-01-07T10:47:00Z">
              <w:r w:rsidR="006A1F1D">
                <w:rPr>
                  <w:rFonts w:ascii="B Lotus" w:eastAsia="Calibri" w:hAnsi="B Lotus" w:cs="B Lotus" w:hint="cs"/>
                  <w:sz w:val="20"/>
                  <w:szCs w:val="20"/>
                  <w:rtl/>
                  <w:lang w:bidi="fa-IR"/>
                </w:rPr>
                <w:t>ی (</w:t>
              </w:r>
            </w:ins>
            <w:r w:rsidRPr="00437F64">
              <w:rPr>
                <w:rFonts w:ascii="B Lotus" w:eastAsia="Calibri" w:hAnsi="B Lotus" w:cs="B Lotus" w:hint="cs"/>
                <w:sz w:val="20"/>
                <w:szCs w:val="20"/>
                <w:rtl/>
                <w:lang w:bidi="fa-IR"/>
              </w:rPr>
              <w:t>2500 تا 5000 نفر)</w:t>
            </w:r>
          </w:p>
        </w:tc>
        <w:tc>
          <w:tcPr>
            <w:tcW w:w="851" w:type="dxa"/>
            <w:vAlign w:val="center"/>
          </w:tcPr>
          <w:p w14:paraId="19FEE5A9"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w:t>
            </w:r>
          </w:p>
        </w:tc>
        <w:tc>
          <w:tcPr>
            <w:tcW w:w="850" w:type="dxa"/>
            <w:vAlign w:val="center"/>
          </w:tcPr>
          <w:p w14:paraId="62BD438F"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w:t>
            </w:r>
          </w:p>
        </w:tc>
        <w:tc>
          <w:tcPr>
            <w:tcW w:w="851" w:type="dxa"/>
            <w:vAlign w:val="center"/>
          </w:tcPr>
          <w:p w14:paraId="11D5A383"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1.5</w:t>
            </w:r>
          </w:p>
        </w:tc>
        <w:tc>
          <w:tcPr>
            <w:tcW w:w="754" w:type="dxa"/>
            <w:vAlign w:val="center"/>
          </w:tcPr>
          <w:p w14:paraId="4BEE94E8"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13</w:t>
            </w:r>
          </w:p>
        </w:tc>
        <w:tc>
          <w:tcPr>
            <w:tcW w:w="832" w:type="dxa"/>
            <w:vAlign w:val="center"/>
          </w:tcPr>
          <w:p w14:paraId="1AD36A97"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12.5</w:t>
            </w:r>
          </w:p>
        </w:tc>
        <w:tc>
          <w:tcPr>
            <w:tcW w:w="678" w:type="dxa"/>
            <w:vAlign w:val="center"/>
          </w:tcPr>
          <w:p w14:paraId="3BACE252"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14.3</w:t>
            </w:r>
          </w:p>
        </w:tc>
      </w:tr>
      <w:tr w:rsidR="00437F64" w:rsidRPr="00437F64" w14:paraId="29369A5E" w14:textId="77777777" w:rsidTr="00437F64">
        <w:trPr>
          <w:trHeight w:val="353"/>
          <w:jc w:val="center"/>
        </w:trPr>
        <w:tc>
          <w:tcPr>
            <w:tcW w:w="3095" w:type="dxa"/>
            <w:vAlign w:val="center"/>
          </w:tcPr>
          <w:p w14:paraId="4932C51E"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روستاشهرها</w:t>
            </w:r>
            <w:ins w:id="8461" w:author="Mehrnazi Boojari" w:date="2019-01-07T10:28:00Z">
              <w:r w:rsidR="006C73A5">
                <w:rPr>
                  <w:rFonts w:ascii="B Lotus" w:eastAsia="Calibri" w:hAnsi="B Lotus" w:cs="B Lotus" w:hint="cs"/>
                  <w:sz w:val="20"/>
                  <w:szCs w:val="20"/>
                  <w:rtl/>
                  <w:lang w:bidi="fa-IR"/>
                </w:rPr>
                <w:t xml:space="preserve"> </w:t>
              </w:r>
            </w:ins>
            <w:r w:rsidRPr="00437F64">
              <w:rPr>
                <w:rFonts w:ascii="B Lotus" w:eastAsia="Calibri" w:hAnsi="B Lotus" w:cs="B Lotus" w:hint="cs"/>
                <w:sz w:val="20"/>
                <w:szCs w:val="20"/>
                <w:rtl/>
                <w:lang w:bidi="fa-IR"/>
              </w:rPr>
              <w:t>(بیش از 5000 نفر)</w:t>
            </w:r>
          </w:p>
        </w:tc>
        <w:tc>
          <w:tcPr>
            <w:tcW w:w="851" w:type="dxa"/>
            <w:vAlign w:val="center"/>
          </w:tcPr>
          <w:p w14:paraId="3BC0F3C7"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0.4</w:t>
            </w:r>
          </w:p>
        </w:tc>
        <w:tc>
          <w:tcPr>
            <w:tcW w:w="850" w:type="dxa"/>
            <w:vAlign w:val="center"/>
          </w:tcPr>
          <w:p w14:paraId="7454F800"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0.3</w:t>
            </w:r>
          </w:p>
        </w:tc>
        <w:tc>
          <w:tcPr>
            <w:tcW w:w="851" w:type="dxa"/>
            <w:vAlign w:val="center"/>
          </w:tcPr>
          <w:p w14:paraId="7ABB089D"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0.3</w:t>
            </w:r>
          </w:p>
        </w:tc>
        <w:tc>
          <w:tcPr>
            <w:tcW w:w="754" w:type="dxa"/>
            <w:vAlign w:val="center"/>
          </w:tcPr>
          <w:p w14:paraId="74466F89"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9</w:t>
            </w:r>
          </w:p>
        </w:tc>
        <w:tc>
          <w:tcPr>
            <w:tcW w:w="832" w:type="dxa"/>
            <w:vAlign w:val="center"/>
          </w:tcPr>
          <w:p w14:paraId="4D31C864"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8.5</w:t>
            </w:r>
          </w:p>
        </w:tc>
        <w:tc>
          <w:tcPr>
            <w:tcW w:w="678" w:type="dxa"/>
            <w:vAlign w:val="center"/>
          </w:tcPr>
          <w:p w14:paraId="09E17448" w14:textId="77777777" w:rsidR="00437F64" w:rsidRPr="00437F64" w:rsidRDefault="00437F64" w:rsidP="00A06196">
            <w:pPr>
              <w:bidi/>
              <w:jc w:val="center"/>
              <w:rPr>
                <w:rFonts w:ascii="B Lotus" w:eastAsia="Calibri" w:hAnsi="B Lotus" w:cs="B Lotus"/>
                <w:sz w:val="20"/>
                <w:szCs w:val="20"/>
                <w:rtl/>
                <w:lang w:bidi="fa-IR"/>
              </w:rPr>
            </w:pPr>
            <w:r w:rsidRPr="00437F64">
              <w:rPr>
                <w:rFonts w:ascii="B Lotus" w:eastAsia="Calibri" w:hAnsi="B Lotus" w:cs="B Lotus" w:hint="cs"/>
                <w:sz w:val="20"/>
                <w:szCs w:val="20"/>
                <w:rtl/>
                <w:lang w:bidi="fa-IR"/>
              </w:rPr>
              <w:t>7.8</w:t>
            </w:r>
          </w:p>
        </w:tc>
      </w:tr>
    </w:tbl>
    <w:p w14:paraId="2ECCC212" w14:textId="77777777" w:rsidR="00A06196" w:rsidRPr="00A06196" w:rsidRDefault="00A06196" w:rsidP="00A06196">
      <w:pPr>
        <w:bidi/>
        <w:ind w:firstLine="288"/>
        <w:jc w:val="both"/>
        <w:rPr>
          <w:rFonts w:ascii="B Lotus" w:eastAsia="Calibri" w:hAnsi="B Lotus" w:cs="B Lotus"/>
          <w:sz w:val="26"/>
          <w:szCs w:val="26"/>
          <w:rtl/>
          <w:lang w:bidi="fa-IR"/>
        </w:rPr>
      </w:pPr>
    </w:p>
    <w:p w14:paraId="003DEFAE" w14:textId="77777777" w:rsidR="00A06196" w:rsidRPr="00A06196" w:rsidRDefault="00A06196" w:rsidP="007C39B2">
      <w:pPr>
        <w:pStyle w:val="Heading3"/>
        <w:rPr>
          <w:rtl/>
        </w:rPr>
      </w:pPr>
      <w:bookmarkStart w:id="8462" w:name="_Toc533781221"/>
      <w:bookmarkStart w:id="8463" w:name="_Toc533782177"/>
      <w:r w:rsidRPr="00A06196">
        <w:rPr>
          <w:rFonts w:hint="cs"/>
          <w:rtl/>
        </w:rPr>
        <w:t>مصالح ساختمانی و مساحت واحد</w:t>
      </w:r>
      <w:del w:id="8464" w:author="Mehrnazi Boojari" w:date="2019-01-07T09:46:00Z">
        <w:r w:rsidRPr="00A06196" w:rsidDel="006F7CCF">
          <w:rPr>
            <w:rFonts w:hint="cs"/>
            <w:rtl/>
          </w:rPr>
          <w:delText xml:space="preserve"> های </w:delText>
        </w:r>
      </w:del>
      <w:ins w:id="8465" w:author="Mehrnazi Boojari" w:date="2019-01-07T09:46:00Z">
        <w:r w:rsidR="006F7CCF">
          <w:rPr>
            <w:rFonts w:hint="cs"/>
            <w:rtl/>
          </w:rPr>
          <w:t xml:space="preserve">‌های </w:t>
        </w:r>
      </w:ins>
      <w:r w:rsidRPr="00A06196">
        <w:rPr>
          <w:rFonts w:hint="cs"/>
          <w:rtl/>
        </w:rPr>
        <w:t>مسکونی</w:t>
      </w:r>
      <w:bookmarkEnd w:id="8462"/>
      <w:bookmarkEnd w:id="8463"/>
      <w:r w:rsidRPr="00A06196">
        <w:rPr>
          <w:rFonts w:hint="cs"/>
          <w:rtl/>
        </w:rPr>
        <w:t xml:space="preserve"> </w:t>
      </w:r>
    </w:p>
    <w:p w14:paraId="63209018" w14:textId="77777777" w:rsidR="00A06196" w:rsidRPr="00A06196" w:rsidRDefault="00A06196" w:rsidP="00C4727E">
      <w:pPr>
        <w:bidi/>
        <w:ind w:firstLine="288"/>
        <w:jc w:val="both"/>
        <w:rPr>
          <w:rFonts w:ascii="B Lotus" w:eastAsia="Calibri" w:hAnsi="B Lotus" w:cs="B Lotus"/>
          <w:sz w:val="26"/>
          <w:szCs w:val="26"/>
          <w:lang w:bidi="fa-IR"/>
        </w:rPr>
      </w:pPr>
      <w:del w:id="8466" w:author="Mehrnazi Boojari" w:date="2019-01-08T02:01:00Z">
        <w:r w:rsidRPr="00A06196" w:rsidDel="00AC3ADF">
          <w:rPr>
            <w:rFonts w:ascii="B Lotus" w:eastAsia="Calibri" w:hAnsi="B Lotus" w:cs="B Lotus" w:hint="cs"/>
            <w:sz w:val="26"/>
            <w:szCs w:val="26"/>
            <w:rtl/>
            <w:lang w:bidi="fa-IR"/>
          </w:rPr>
          <w:delText>بر حسب</w:delText>
        </w:r>
      </w:del>
      <w:ins w:id="8467" w:author="Mehrnazi Boojari" w:date="2019-01-08T02:01:00Z">
        <w:r w:rsidR="00AC3ADF">
          <w:rPr>
            <w:rFonts w:ascii="B Lotus" w:eastAsia="Calibri" w:hAnsi="B Lotus" w:cs="B Lotus" w:hint="cs"/>
            <w:sz w:val="26"/>
            <w:szCs w:val="26"/>
            <w:rtl/>
            <w:lang w:bidi="fa-IR"/>
          </w:rPr>
          <w:t>برحسب</w:t>
        </w:r>
      </w:ins>
      <w:r w:rsidRPr="00A06196">
        <w:rPr>
          <w:rFonts w:ascii="B Lotus" w:eastAsia="Calibri" w:hAnsi="B Lotus" w:cs="B Lotus" w:hint="cs"/>
          <w:sz w:val="26"/>
          <w:szCs w:val="26"/>
          <w:rtl/>
          <w:lang w:bidi="fa-IR"/>
        </w:rPr>
        <w:t xml:space="preserve"> سرشماری نفوس و مسکن سال 1395 واحدهای مسکونی روستایی کشور </w:t>
      </w:r>
      <w:del w:id="8468" w:author="Mehrnazi Boojari" w:date="2019-01-08T02:01:00Z">
        <w:r w:rsidRPr="00A06196" w:rsidDel="00AC3ADF">
          <w:rPr>
            <w:rFonts w:ascii="B Lotus" w:eastAsia="Calibri" w:hAnsi="B Lotus" w:cs="B Lotus" w:hint="cs"/>
            <w:sz w:val="26"/>
            <w:szCs w:val="26"/>
            <w:rtl/>
            <w:lang w:bidi="fa-IR"/>
          </w:rPr>
          <w:delText>بر حسب</w:delText>
        </w:r>
      </w:del>
      <w:ins w:id="8469" w:author="Mehrnazi Boojari" w:date="2019-01-08T02:01:00Z">
        <w:r w:rsidR="00AC3ADF">
          <w:rPr>
            <w:rFonts w:ascii="B Lotus" w:eastAsia="Calibri" w:hAnsi="B Lotus" w:cs="B Lotus" w:hint="cs"/>
            <w:sz w:val="26"/>
            <w:szCs w:val="26"/>
            <w:rtl/>
            <w:lang w:bidi="fa-IR"/>
          </w:rPr>
          <w:t>برحسب</w:t>
        </w:r>
      </w:ins>
      <w:r w:rsidRPr="00A06196">
        <w:rPr>
          <w:rFonts w:ascii="B Lotus" w:eastAsia="Calibri" w:hAnsi="B Lotus" w:cs="B Lotus" w:hint="cs"/>
          <w:sz w:val="26"/>
          <w:szCs w:val="26"/>
          <w:rtl/>
          <w:lang w:bidi="fa-IR"/>
        </w:rPr>
        <w:t xml:space="preserve"> مساحت زیربنای واحدها و نوع مصا</w:t>
      </w:r>
      <w:ins w:id="8470" w:author="Mehrnazi Boojari" w:date="2019-01-12T06:05:00Z">
        <w:r w:rsidR="00C4727E">
          <w:rPr>
            <w:rFonts w:ascii="B Lotus" w:eastAsia="Calibri" w:hAnsi="B Lotus" w:cs="B Lotus" w:hint="cs"/>
            <w:sz w:val="26"/>
            <w:szCs w:val="26"/>
            <w:rtl/>
            <w:lang w:bidi="fa-IR"/>
          </w:rPr>
          <w:t>ل</w:t>
        </w:r>
      </w:ins>
      <w:r w:rsidRPr="00A06196">
        <w:rPr>
          <w:rFonts w:ascii="B Lotus" w:eastAsia="Calibri" w:hAnsi="B Lotus" w:cs="B Lotus" w:hint="cs"/>
          <w:sz w:val="26"/>
          <w:szCs w:val="26"/>
          <w:rtl/>
          <w:lang w:bidi="fa-IR"/>
        </w:rPr>
        <w:t>ح</w:t>
      </w:r>
      <w:del w:id="8471" w:author="Mehrnazi Boojari" w:date="2019-01-12T06:05:00Z">
        <w:r w:rsidRPr="00A06196" w:rsidDel="00C4727E">
          <w:rPr>
            <w:rFonts w:ascii="B Lotus" w:eastAsia="Calibri" w:hAnsi="B Lotus" w:cs="B Lotus" w:hint="cs"/>
            <w:sz w:val="26"/>
            <w:szCs w:val="26"/>
            <w:rtl/>
            <w:lang w:bidi="fa-IR"/>
          </w:rPr>
          <w:delText>ل</w:delText>
        </w:r>
      </w:del>
      <w:r w:rsidRPr="00A06196">
        <w:rPr>
          <w:rFonts w:ascii="B Lotus" w:eastAsia="Calibri" w:hAnsi="B Lotus" w:cs="B Lotus" w:hint="cs"/>
          <w:sz w:val="26"/>
          <w:szCs w:val="26"/>
          <w:rtl/>
          <w:lang w:bidi="fa-IR"/>
        </w:rPr>
        <w:t xml:space="preserve"> ب</w:t>
      </w:r>
      <w:ins w:id="8472" w:author="Mehrnazi Boojari" w:date="2019-01-12T06:05:00Z">
        <w:r w:rsidR="00C4727E">
          <w:rPr>
            <w:rFonts w:ascii="B Lotus" w:eastAsia="Calibri" w:hAnsi="B Lotus" w:cs="B Lotus" w:hint="cs"/>
            <w:sz w:val="26"/>
            <w:szCs w:val="26"/>
            <w:rtl/>
            <w:lang w:bidi="fa-IR"/>
          </w:rPr>
          <w:t>ه</w:t>
        </w:r>
        <w:r w:rsidR="00C4727E">
          <w:rPr>
            <w:rFonts w:ascii="B Lotus" w:eastAsia="Calibri" w:hAnsi="B Lotus" w:cs="B Nazanin" w:hint="cs"/>
            <w:sz w:val="26"/>
            <w:szCs w:val="26"/>
            <w:rtl/>
            <w:lang w:bidi="fa-IR"/>
          </w:rPr>
          <w:t>‌</w:t>
        </w:r>
      </w:ins>
      <w:r w:rsidRPr="00A06196">
        <w:rPr>
          <w:rFonts w:ascii="B Lotus" w:eastAsia="Calibri" w:hAnsi="B Lotus" w:cs="B Lotus" w:hint="cs"/>
          <w:sz w:val="26"/>
          <w:szCs w:val="26"/>
          <w:rtl/>
          <w:lang w:bidi="fa-IR"/>
        </w:rPr>
        <w:t>کار</w:t>
      </w:r>
      <w:del w:id="8473" w:author="Mehrnazi Boojari" w:date="2019-01-12T06:05:00Z">
        <w:r w:rsidRPr="00A06196" w:rsidDel="00C4727E">
          <w:rPr>
            <w:rFonts w:ascii="B Lotus" w:eastAsia="Calibri" w:hAnsi="B Lotus" w:cs="B Lotus" w:hint="cs"/>
            <w:sz w:val="26"/>
            <w:szCs w:val="26"/>
            <w:rtl/>
            <w:lang w:bidi="fa-IR"/>
          </w:rPr>
          <w:delText xml:space="preserve"> </w:delText>
        </w:r>
      </w:del>
      <w:r w:rsidRPr="00A06196">
        <w:rPr>
          <w:rFonts w:ascii="B Lotus" w:eastAsia="Calibri" w:hAnsi="B Lotus" w:cs="B Lotus" w:hint="cs"/>
          <w:sz w:val="26"/>
          <w:szCs w:val="26"/>
          <w:rtl/>
          <w:lang w:bidi="fa-IR"/>
        </w:rPr>
        <w:t>رفته در</w:t>
      </w:r>
      <w:del w:id="8474" w:author="Mehrnazi Boojari" w:date="2019-01-07T09:51:00Z">
        <w:r w:rsidRPr="00A06196" w:rsidDel="006F7CCF">
          <w:rPr>
            <w:rFonts w:ascii="B Lotus" w:eastAsia="Calibri" w:hAnsi="B Lotus" w:cs="B Lotus" w:hint="cs"/>
            <w:sz w:val="26"/>
            <w:szCs w:val="26"/>
            <w:rtl/>
            <w:lang w:bidi="fa-IR"/>
          </w:rPr>
          <w:delText xml:space="preserve"> آنها </w:delText>
        </w:r>
      </w:del>
      <w:ins w:id="8475" w:author="Mehrnazi Boojari" w:date="2019-01-07T09:51:00Z">
        <w:r w:rsidR="006F7CCF">
          <w:rPr>
            <w:rFonts w:ascii="B Lotus" w:eastAsia="Calibri" w:hAnsi="B Lotus" w:cs="B Lotus" w:hint="cs"/>
            <w:sz w:val="26"/>
            <w:szCs w:val="26"/>
            <w:rtl/>
            <w:lang w:bidi="fa-IR"/>
          </w:rPr>
          <w:t xml:space="preserve"> آن‌ها </w:t>
        </w:r>
      </w:ins>
      <w:r w:rsidRPr="00A06196">
        <w:rPr>
          <w:rFonts w:ascii="B Lotus" w:eastAsia="Calibri" w:hAnsi="B Lotus" w:cs="B Lotus" w:hint="cs"/>
          <w:sz w:val="26"/>
          <w:szCs w:val="26"/>
          <w:rtl/>
          <w:lang w:bidi="fa-IR"/>
        </w:rPr>
        <w:t xml:space="preserve">به شرح جدول </w:t>
      </w:r>
      <w:r w:rsidR="00BF26BF">
        <w:rPr>
          <w:rFonts w:ascii="B Lotus" w:eastAsia="Calibri" w:hAnsi="B Lotus" w:cs="B Lotus" w:hint="cs"/>
          <w:sz w:val="26"/>
          <w:szCs w:val="26"/>
          <w:rtl/>
          <w:lang w:bidi="fa-IR"/>
        </w:rPr>
        <w:t>2</w:t>
      </w:r>
      <w:del w:id="8476" w:author="Mehrnazi Boojari" w:date="2019-01-12T06:04:00Z">
        <w:r w:rsidR="00BF26BF" w:rsidDel="00EB1AB0">
          <w:rPr>
            <w:rFonts w:ascii="B Lotus" w:eastAsia="Calibri" w:hAnsi="B Lotus" w:cs="B Lotus" w:hint="cs"/>
            <w:sz w:val="26"/>
            <w:szCs w:val="26"/>
            <w:rtl/>
            <w:lang w:bidi="fa-IR"/>
          </w:rPr>
          <w:delText>.</w:delText>
        </w:r>
      </w:del>
      <w:ins w:id="8477" w:author="Mehrnazi Boojari" w:date="2019-01-12T06:04:00Z">
        <w:r w:rsidR="00EB1AB0">
          <w:rPr>
            <w:rFonts w:ascii="B Lotus" w:eastAsia="Calibri" w:hAnsi="B Lotus" w:cs="B Lotus" w:hint="cs"/>
            <w:sz w:val="26"/>
            <w:szCs w:val="26"/>
            <w:rtl/>
            <w:lang w:bidi="fa-IR"/>
          </w:rPr>
          <w:t>-</w:t>
        </w:r>
      </w:ins>
      <w:r w:rsidR="00BF26BF">
        <w:rPr>
          <w:rFonts w:ascii="B Lotus" w:eastAsia="Calibri" w:hAnsi="B Lotus" w:cs="B Lotus" w:hint="cs"/>
          <w:sz w:val="26"/>
          <w:szCs w:val="26"/>
          <w:rtl/>
          <w:lang w:bidi="fa-IR"/>
        </w:rPr>
        <w:t>14</w:t>
      </w:r>
      <w:r w:rsidRPr="00A06196">
        <w:rPr>
          <w:rFonts w:ascii="B Lotus" w:eastAsia="Calibri" w:hAnsi="B Lotus" w:cs="B Lotus" w:hint="cs"/>
          <w:sz w:val="26"/>
          <w:szCs w:val="26"/>
          <w:rtl/>
          <w:lang w:bidi="fa-IR"/>
        </w:rPr>
        <w:t xml:space="preserve"> است</w:t>
      </w:r>
      <w:del w:id="8478" w:author="Mehrnazi Boojari" w:date="2019-01-07T09:53:00Z">
        <w:r w:rsidRPr="00A06196" w:rsidDel="006F7CCF">
          <w:rPr>
            <w:rFonts w:ascii="B Lotus" w:eastAsia="Calibri" w:hAnsi="B Lotus" w:cs="B Lotus" w:hint="cs"/>
            <w:sz w:val="26"/>
            <w:szCs w:val="26"/>
            <w:rtl/>
            <w:lang w:bidi="fa-IR"/>
          </w:rPr>
          <w:delText xml:space="preserve"> .</w:delText>
        </w:r>
        <w:r w:rsidRPr="00A06196" w:rsidDel="006F7CCF">
          <w:rPr>
            <w:rFonts w:ascii="B Lotus" w:eastAsia="Calibri" w:hAnsi="B Lotus" w:cs="B Lotus"/>
            <w:sz w:val="26"/>
            <w:szCs w:val="26"/>
            <w:lang w:bidi="fa-IR"/>
          </w:rPr>
          <w:delText xml:space="preserve"> </w:delText>
        </w:r>
      </w:del>
      <w:ins w:id="8479" w:author="Mehrnazi Boojari" w:date="2019-01-07T09:53:00Z">
        <w:r w:rsidR="006F7CCF">
          <w:rPr>
            <w:rFonts w:ascii="B Lotus" w:eastAsia="Calibri" w:hAnsi="B Lotus" w:cs="B Lotus" w:hint="cs"/>
            <w:sz w:val="26"/>
            <w:szCs w:val="26"/>
            <w:rtl/>
            <w:lang w:bidi="fa-IR"/>
          </w:rPr>
          <w:t xml:space="preserve">. </w:t>
        </w:r>
      </w:ins>
    </w:p>
    <w:p w14:paraId="7344D729" w14:textId="77777777" w:rsidR="00BF26BF" w:rsidRDefault="00BF26BF" w:rsidP="00EB1AB0">
      <w:pPr>
        <w:pStyle w:val="Caption"/>
        <w:keepNext/>
        <w:bidi/>
      </w:pPr>
      <w:r>
        <w:rPr>
          <w:rtl/>
        </w:rPr>
        <w:t xml:space="preserve">جدول </w:t>
      </w:r>
      <w:fldSimple w:instr=" STYLEREF 1 \s ">
        <w:r w:rsidR="002749F0">
          <w:rPr>
            <w:noProof/>
            <w:rtl/>
          </w:rPr>
          <w:t>‏2</w:t>
        </w:r>
      </w:fldSimple>
      <w:del w:id="8480" w:author="Mehrnazi Boojari" w:date="2019-01-12T06:04:00Z">
        <w:r w:rsidR="002749F0" w:rsidDel="00EB1AB0">
          <w:rPr>
            <w:rtl/>
          </w:rPr>
          <w:delText>.</w:delText>
        </w:r>
      </w:del>
      <w:ins w:id="8481" w:author="Mehrnazi Boojari" w:date="2019-01-12T06:04:00Z">
        <w:r w:rsidR="00EB1AB0">
          <w:rPr>
            <w:rFonts w:hint="cs"/>
            <w:rtl/>
          </w:rPr>
          <w:t>-</w:t>
        </w:r>
      </w:ins>
      <w:fldSimple w:instr=" SEQ جدول \* ARABIC \s 1 ">
        <w:r w:rsidR="002749F0">
          <w:rPr>
            <w:noProof/>
            <w:rtl/>
          </w:rPr>
          <w:t>14</w:t>
        </w:r>
      </w:fldSimple>
      <w:r>
        <w:rPr>
          <w:rFonts w:hint="cs"/>
          <w:rtl/>
          <w:lang w:bidi="fa-IR"/>
        </w:rPr>
        <w:t>: مصالح ساختمانی و مساحت واحدهای مسکونی روستایی</w:t>
      </w:r>
    </w:p>
    <w:tbl>
      <w:tblPr>
        <w:tblStyle w:val="TableGrid2"/>
        <w:bidiVisual/>
        <w:tblW w:w="9562" w:type="dxa"/>
        <w:jc w:val="center"/>
        <w:tblLook w:val="04A0" w:firstRow="1" w:lastRow="0" w:firstColumn="1" w:lastColumn="0" w:noHBand="0" w:noVBand="1"/>
      </w:tblPr>
      <w:tblGrid>
        <w:gridCol w:w="1291"/>
        <w:gridCol w:w="596"/>
        <w:gridCol w:w="679"/>
        <w:gridCol w:w="731"/>
        <w:gridCol w:w="663"/>
        <w:gridCol w:w="900"/>
        <w:gridCol w:w="990"/>
        <w:gridCol w:w="731"/>
        <w:gridCol w:w="889"/>
        <w:gridCol w:w="630"/>
        <w:gridCol w:w="731"/>
        <w:gridCol w:w="731"/>
      </w:tblGrid>
      <w:tr w:rsidR="00A06196" w:rsidRPr="00A06196" w14:paraId="5E86A83D" w14:textId="77777777" w:rsidTr="00A06196">
        <w:trPr>
          <w:trHeight w:val="300"/>
          <w:jc w:val="center"/>
        </w:trPr>
        <w:tc>
          <w:tcPr>
            <w:tcW w:w="1291" w:type="dxa"/>
            <w:vMerge w:val="restart"/>
            <w:noWrap/>
            <w:vAlign w:val="center"/>
            <w:hideMark/>
          </w:tcPr>
          <w:p w14:paraId="32FF4472"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مساحت زیربنا</w:t>
            </w:r>
          </w:p>
        </w:tc>
        <w:tc>
          <w:tcPr>
            <w:tcW w:w="596" w:type="dxa"/>
            <w:vMerge w:val="restart"/>
            <w:noWrap/>
            <w:vAlign w:val="center"/>
            <w:hideMark/>
          </w:tcPr>
          <w:p w14:paraId="05F18955"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جمع</w:t>
            </w:r>
          </w:p>
        </w:tc>
        <w:tc>
          <w:tcPr>
            <w:tcW w:w="679" w:type="dxa"/>
            <w:vMerge w:val="restart"/>
            <w:noWrap/>
            <w:vAlign w:val="center"/>
            <w:hideMark/>
          </w:tcPr>
          <w:p w14:paraId="1E2E3309"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اسکلت فلزی</w:t>
            </w:r>
          </w:p>
        </w:tc>
        <w:tc>
          <w:tcPr>
            <w:tcW w:w="731" w:type="dxa"/>
            <w:vMerge w:val="restart"/>
            <w:noWrap/>
            <w:vAlign w:val="center"/>
            <w:hideMark/>
          </w:tcPr>
          <w:p w14:paraId="6D6899BD"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بتون آرمه</w:t>
            </w:r>
          </w:p>
        </w:tc>
        <w:tc>
          <w:tcPr>
            <w:tcW w:w="6265" w:type="dxa"/>
            <w:gridSpan w:val="8"/>
            <w:noWrap/>
            <w:vAlign w:val="center"/>
            <w:hideMark/>
          </w:tcPr>
          <w:p w14:paraId="60DECDB6" w14:textId="77777777" w:rsidR="00A06196" w:rsidRPr="00A06196" w:rsidRDefault="00A06196" w:rsidP="00A06196">
            <w:pPr>
              <w:jc w:val="center"/>
              <w:rPr>
                <w:rFonts w:ascii="B Lotus" w:eastAsia="Times New Roman" w:hAnsi="B Lotus" w:cs="B Lotus"/>
                <w:sz w:val="16"/>
                <w:szCs w:val="16"/>
              </w:rPr>
            </w:pPr>
            <w:r w:rsidRPr="00A06196">
              <w:rPr>
                <w:rFonts w:ascii="B Lotus" w:eastAsia="Times New Roman" w:hAnsi="B Lotus" w:cs="B Lotus"/>
                <w:color w:val="000000"/>
                <w:sz w:val="16"/>
                <w:szCs w:val="16"/>
                <w:rtl/>
              </w:rPr>
              <w:t>سایر</w:t>
            </w:r>
          </w:p>
        </w:tc>
      </w:tr>
      <w:tr w:rsidR="00A06196" w:rsidRPr="00A06196" w14:paraId="15686CCC" w14:textId="77777777" w:rsidTr="00A06196">
        <w:trPr>
          <w:trHeight w:val="300"/>
          <w:jc w:val="center"/>
        </w:trPr>
        <w:tc>
          <w:tcPr>
            <w:tcW w:w="1291" w:type="dxa"/>
            <w:vMerge/>
            <w:noWrap/>
            <w:vAlign w:val="center"/>
            <w:hideMark/>
          </w:tcPr>
          <w:p w14:paraId="6EF1264A" w14:textId="77777777" w:rsidR="00A06196" w:rsidRPr="00A06196" w:rsidRDefault="00A06196" w:rsidP="00A06196">
            <w:pPr>
              <w:jc w:val="center"/>
              <w:rPr>
                <w:rFonts w:ascii="B Lotus" w:eastAsia="Times New Roman" w:hAnsi="B Lotus" w:cs="B Lotus"/>
                <w:sz w:val="16"/>
                <w:szCs w:val="16"/>
              </w:rPr>
            </w:pPr>
          </w:p>
        </w:tc>
        <w:tc>
          <w:tcPr>
            <w:tcW w:w="596" w:type="dxa"/>
            <w:vMerge/>
            <w:noWrap/>
            <w:vAlign w:val="center"/>
            <w:hideMark/>
          </w:tcPr>
          <w:p w14:paraId="3456E7EF" w14:textId="77777777" w:rsidR="00A06196" w:rsidRPr="00A06196" w:rsidRDefault="00A06196" w:rsidP="00A06196">
            <w:pPr>
              <w:jc w:val="center"/>
              <w:rPr>
                <w:rFonts w:ascii="B Lotus" w:eastAsia="Times New Roman" w:hAnsi="B Lotus" w:cs="B Lotus"/>
                <w:sz w:val="16"/>
                <w:szCs w:val="16"/>
              </w:rPr>
            </w:pPr>
          </w:p>
        </w:tc>
        <w:tc>
          <w:tcPr>
            <w:tcW w:w="679" w:type="dxa"/>
            <w:vMerge/>
            <w:noWrap/>
            <w:vAlign w:val="center"/>
            <w:hideMark/>
          </w:tcPr>
          <w:p w14:paraId="050C89D4" w14:textId="77777777" w:rsidR="00A06196" w:rsidRPr="00A06196" w:rsidRDefault="00A06196" w:rsidP="00A06196">
            <w:pPr>
              <w:jc w:val="center"/>
              <w:rPr>
                <w:rFonts w:ascii="B Lotus" w:eastAsia="Times New Roman" w:hAnsi="B Lotus" w:cs="B Lotus"/>
                <w:sz w:val="16"/>
                <w:szCs w:val="16"/>
              </w:rPr>
            </w:pPr>
          </w:p>
        </w:tc>
        <w:tc>
          <w:tcPr>
            <w:tcW w:w="731" w:type="dxa"/>
            <w:vMerge/>
            <w:noWrap/>
            <w:vAlign w:val="center"/>
            <w:hideMark/>
          </w:tcPr>
          <w:p w14:paraId="4D1040DD" w14:textId="77777777" w:rsidR="00A06196" w:rsidRPr="00A06196" w:rsidRDefault="00A06196" w:rsidP="00A06196">
            <w:pPr>
              <w:jc w:val="center"/>
              <w:rPr>
                <w:rFonts w:ascii="B Lotus" w:eastAsia="Times New Roman" w:hAnsi="B Lotus" w:cs="B Lotus"/>
                <w:sz w:val="16"/>
                <w:szCs w:val="16"/>
              </w:rPr>
            </w:pPr>
          </w:p>
        </w:tc>
        <w:tc>
          <w:tcPr>
            <w:tcW w:w="663" w:type="dxa"/>
            <w:noWrap/>
            <w:vAlign w:val="center"/>
            <w:hideMark/>
          </w:tcPr>
          <w:p w14:paraId="039536A1"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جمع</w:t>
            </w:r>
          </w:p>
        </w:tc>
        <w:tc>
          <w:tcPr>
            <w:tcW w:w="900" w:type="dxa"/>
            <w:noWrap/>
            <w:vAlign w:val="center"/>
            <w:hideMark/>
          </w:tcPr>
          <w:p w14:paraId="0E5D77E3"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آجر و آهن یا سنگ و آهن</w:t>
            </w:r>
          </w:p>
        </w:tc>
        <w:tc>
          <w:tcPr>
            <w:tcW w:w="990" w:type="dxa"/>
            <w:noWrap/>
            <w:vAlign w:val="center"/>
            <w:hideMark/>
          </w:tcPr>
          <w:p w14:paraId="32CCF830"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آجر و چوب یا سنگ و چوب</w:t>
            </w:r>
          </w:p>
        </w:tc>
        <w:tc>
          <w:tcPr>
            <w:tcW w:w="731" w:type="dxa"/>
            <w:noWrap/>
            <w:vAlign w:val="center"/>
            <w:hideMark/>
          </w:tcPr>
          <w:p w14:paraId="7C5A102B"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بلوک سیمانی</w:t>
            </w:r>
          </w:p>
        </w:tc>
        <w:tc>
          <w:tcPr>
            <w:tcW w:w="889" w:type="dxa"/>
            <w:noWrap/>
            <w:vAlign w:val="center"/>
            <w:hideMark/>
          </w:tcPr>
          <w:p w14:paraId="262B2D72"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تمام آجر یا سنگ و آجر</w:t>
            </w:r>
          </w:p>
        </w:tc>
        <w:tc>
          <w:tcPr>
            <w:tcW w:w="630" w:type="dxa"/>
            <w:noWrap/>
            <w:vAlign w:val="center"/>
            <w:hideMark/>
          </w:tcPr>
          <w:p w14:paraId="617B3093"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تمام چوب</w:t>
            </w:r>
          </w:p>
        </w:tc>
        <w:tc>
          <w:tcPr>
            <w:tcW w:w="731" w:type="dxa"/>
            <w:noWrap/>
            <w:vAlign w:val="center"/>
            <w:hideMark/>
          </w:tcPr>
          <w:p w14:paraId="4E036027"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خشت و چوب</w:t>
            </w:r>
          </w:p>
        </w:tc>
        <w:tc>
          <w:tcPr>
            <w:tcW w:w="731" w:type="dxa"/>
            <w:noWrap/>
            <w:vAlign w:val="center"/>
            <w:hideMark/>
          </w:tcPr>
          <w:p w14:paraId="728C8F75"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خشت و گل</w:t>
            </w:r>
          </w:p>
        </w:tc>
      </w:tr>
      <w:tr w:rsidR="00A06196" w:rsidRPr="00A06196" w14:paraId="71E73BC1" w14:textId="77777777" w:rsidTr="00A06196">
        <w:trPr>
          <w:trHeight w:val="300"/>
          <w:jc w:val="center"/>
        </w:trPr>
        <w:tc>
          <w:tcPr>
            <w:tcW w:w="1291" w:type="dxa"/>
            <w:noWrap/>
            <w:vAlign w:val="center"/>
            <w:hideMark/>
          </w:tcPr>
          <w:p w14:paraId="62229A29" w14:textId="77777777" w:rsidR="00A06196" w:rsidRPr="00A06196" w:rsidRDefault="00A06196" w:rsidP="00A06196">
            <w:pPr>
              <w:bidi/>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tl/>
              </w:rPr>
              <w:t>کل</w:t>
            </w:r>
          </w:p>
        </w:tc>
        <w:tc>
          <w:tcPr>
            <w:tcW w:w="596" w:type="dxa"/>
            <w:noWrap/>
            <w:vAlign w:val="center"/>
            <w:hideMark/>
          </w:tcPr>
          <w:p w14:paraId="6480FEBE"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100.00</w:t>
            </w:r>
          </w:p>
        </w:tc>
        <w:tc>
          <w:tcPr>
            <w:tcW w:w="679" w:type="dxa"/>
            <w:noWrap/>
            <w:vAlign w:val="center"/>
            <w:hideMark/>
          </w:tcPr>
          <w:p w14:paraId="43B9B5C9"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14.90</w:t>
            </w:r>
          </w:p>
        </w:tc>
        <w:tc>
          <w:tcPr>
            <w:tcW w:w="731" w:type="dxa"/>
            <w:noWrap/>
            <w:vAlign w:val="center"/>
            <w:hideMark/>
          </w:tcPr>
          <w:p w14:paraId="467FB60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17.26</w:t>
            </w:r>
          </w:p>
        </w:tc>
        <w:tc>
          <w:tcPr>
            <w:tcW w:w="663" w:type="dxa"/>
            <w:noWrap/>
            <w:vAlign w:val="center"/>
            <w:hideMark/>
          </w:tcPr>
          <w:p w14:paraId="2C776531"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67.47</w:t>
            </w:r>
          </w:p>
        </w:tc>
        <w:tc>
          <w:tcPr>
            <w:tcW w:w="900" w:type="dxa"/>
            <w:noWrap/>
            <w:vAlign w:val="center"/>
            <w:hideMark/>
          </w:tcPr>
          <w:p w14:paraId="7B71CE2E"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28.50</w:t>
            </w:r>
          </w:p>
        </w:tc>
        <w:tc>
          <w:tcPr>
            <w:tcW w:w="990" w:type="dxa"/>
            <w:noWrap/>
            <w:vAlign w:val="center"/>
            <w:hideMark/>
          </w:tcPr>
          <w:p w14:paraId="57FFC28E"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10.23</w:t>
            </w:r>
          </w:p>
        </w:tc>
        <w:tc>
          <w:tcPr>
            <w:tcW w:w="731" w:type="dxa"/>
            <w:noWrap/>
            <w:vAlign w:val="center"/>
            <w:hideMark/>
          </w:tcPr>
          <w:p w14:paraId="09D7A791"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11.25</w:t>
            </w:r>
          </w:p>
        </w:tc>
        <w:tc>
          <w:tcPr>
            <w:tcW w:w="889" w:type="dxa"/>
            <w:noWrap/>
            <w:vAlign w:val="center"/>
            <w:hideMark/>
          </w:tcPr>
          <w:p w14:paraId="31442152"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4.69</w:t>
            </w:r>
          </w:p>
        </w:tc>
        <w:tc>
          <w:tcPr>
            <w:tcW w:w="630" w:type="dxa"/>
            <w:noWrap/>
            <w:vAlign w:val="center"/>
            <w:hideMark/>
          </w:tcPr>
          <w:p w14:paraId="1DBF10BF"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0.33</w:t>
            </w:r>
          </w:p>
        </w:tc>
        <w:tc>
          <w:tcPr>
            <w:tcW w:w="731" w:type="dxa"/>
            <w:noWrap/>
            <w:vAlign w:val="center"/>
            <w:hideMark/>
          </w:tcPr>
          <w:p w14:paraId="45F22D94"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5.22</w:t>
            </w:r>
          </w:p>
        </w:tc>
        <w:tc>
          <w:tcPr>
            <w:tcW w:w="731" w:type="dxa"/>
            <w:noWrap/>
            <w:vAlign w:val="center"/>
            <w:hideMark/>
          </w:tcPr>
          <w:p w14:paraId="76CB5776"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5.33</w:t>
            </w:r>
          </w:p>
        </w:tc>
      </w:tr>
      <w:tr w:rsidR="00A06196" w:rsidRPr="00A06196" w14:paraId="39C0C1C3" w14:textId="77777777" w:rsidTr="00A06196">
        <w:trPr>
          <w:trHeight w:val="300"/>
          <w:jc w:val="center"/>
        </w:trPr>
        <w:tc>
          <w:tcPr>
            <w:tcW w:w="1291" w:type="dxa"/>
            <w:shd w:val="clear" w:color="auto" w:fill="D9E2F3"/>
            <w:noWrap/>
            <w:vAlign w:val="center"/>
            <w:hideMark/>
          </w:tcPr>
          <w:p w14:paraId="4EEC5EE9"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آپارتماني</w:t>
            </w:r>
          </w:p>
        </w:tc>
        <w:tc>
          <w:tcPr>
            <w:tcW w:w="596" w:type="dxa"/>
            <w:shd w:val="clear" w:color="auto" w:fill="D9E2F3"/>
            <w:noWrap/>
            <w:vAlign w:val="center"/>
            <w:hideMark/>
          </w:tcPr>
          <w:p w14:paraId="5D01FDF7"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6.31</w:t>
            </w:r>
          </w:p>
        </w:tc>
        <w:tc>
          <w:tcPr>
            <w:tcW w:w="679" w:type="dxa"/>
            <w:shd w:val="clear" w:color="auto" w:fill="D9E2F3"/>
            <w:noWrap/>
            <w:vAlign w:val="center"/>
            <w:hideMark/>
          </w:tcPr>
          <w:p w14:paraId="3078C718"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2.26</w:t>
            </w:r>
          </w:p>
        </w:tc>
        <w:tc>
          <w:tcPr>
            <w:tcW w:w="731" w:type="dxa"/>
            <w:shd w:val="clear" w:color="auto" w:fill="D9E2F3"/>
            <w:noWrap/>
            <w:vAlign w:val="center"/>
            <w:hideMark/>
          </w:tcPr>
          <w:p w14:paraId="247ABFCF"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2.46</w:t>
            </w:r>
          </w:p>
        </w:tc>
        <w:tc>
          <w:tcPr>
            <w:tcW w:w="663" w:type="dxa"/>
            <w:shd w:val="clear" w:color="auto" w:fill="D9E2F3"/>
            <w:noWrap/>
            <w:vAlign w:val="center"/>
            <w:hideMark/>
          </w:tcPr>
          <w:p w14:paraId="141D24BF"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1.56</w:t>
            </w:r>
          </w:p>
        </w:tc>
        <w:tc>
          <w:tcPr>
            <w:tcW w:w="900" w:type="dxa"/>
            <w:shd w:val="clear" w:color="auto" w:fill="D9E2F3"/>
            <w:noWrap/>
            <w:vAlign w:val="center"/>
            <w:hideMark/>
          </w:tcPr>
          <w:p w14:paraId="3D175DDF"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0.85</w:t>
            </w:r>
          </w:p>
        </w:tc>
        <w:tc>
          <w:tcPr>
            <w:tcW w:w="990" w:type="dxa"/>
            <w:shd w:val="clear" w:color="auto" w:fill="D9E2F3"/>
            <w:noWrap/>
            <w:vAlign w:val="center"/>
            <w:hideMark/>
          </w:tcPr>
          <w:p w14:paraId="44790D7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0.16</w:t>
            </w:r>
          </w:p>
        </w:tc>
        <w:tc>
          <w:tcPr>
            <w:tcW w:w="731" w:type="dxa"/>
            <w:shd w:val="clear" w:color="auto" w:fill="D9E2F3"/>
            <w:noWrap/>
            <w:vAlign w:val="center"/>
            <w:hideMark/>
          </w:tcPr>
          <w:p w14:paraId="7306D683"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0.21</w:t>
            </w:r>
          </w:p>
        </w:tc>
        <w:tc>
          <w:tcPr>
            <w:tcW w:w="889" w:type="dxa"/>
            <w:shd w:val="clear" w:color="auto" w:fill="D9E2F3"/>
            <w:noWrap/>
            <w:vAlign w:val="center"/>
            <w:hideMark/>
          </w:tcPr>
          <w:p w14:paraId="68604D9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0.11</w:t>
            </w:r>
          </w:p>
        </w:tc>
        <w:tc>
          <w:tcPr>
            <w:tcW w:w="630" w:type="dxa"/>
            <w:shd w:val="clear" w:color="auto" w:fill="D9E2F3"/>
            <w:noWrap/>
            <w:vAlign w:val="center"/>
            <w:hideMark/>
          </w:tcPr>
          <w:p w14:paraId="518D3FD8"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0.01</w:t>
            </w:r>
          </w:p>
        </w:tc>
        <w:tc>
          <w:tcPr>
            <w:tcW w:w="731" w:type="dxa"/>
            <w:shd w:val="clear" w:color="auto" w:fill="D9E2F3"/>
            <w:noWrap/>
            <w:vAlign w:val="center"/>
            <w:hideMark/>
          </w:tcPr>
          <w:p w14:paraId="32D71ED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0.08</w:t>
            </w:r>
          </w:p>
        </w:tc>
        <w:tc>
          <w:tcPr>
            <w:tcW w:w="731" w:type="dxa"/>
            <w:shd w:val="clear" w:color="auto" w:fill="D9E2F3"/>
            <w:noWrap/>
            <w:vAlign w:val="center"/>
            <w:hideMark/>
          </w:tcPr>
          <w:p w14:paraId="01C6914C"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0.08</w:t>
            </w:r>
          </w:p>
        </w:tc>
      </w:tr>
      <w:tr w:rsidR="00A06196" w:rsidRPr="00A06196" w14:paraId="6D9BE89D" w14:textId="77777777" w:rsidTr="00A06196">
        <w:trPr>
          <w:trHeight w:val="300"/>
          <w:jc w:val="center"/>
        </w:trPr>
        <w:tc>
          <w:tcPr>
            <w:tcW w:w="1291" w:type="dxa"/>
            <w:shd w:val="clear" w:color="auto" w:fill="D9E2F3"/>
            <w:noWrap/>
            <w:vAlign w:val="center"/>
            <w:hideMark/>
          </w:tcPr>
          <w:p w14:paraId="32D635AD" w14:textId="77777777" w:rsidR="00A06196" w:rsidRPr="00A06196" w:rsidRDefault="00A06196" w:rsidP="00613437">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غير</w:t>
            </w:r>
            <w:del w:id="8482" w:author="Mehrnazi Boojari" w:date="2019-01-12T06:07:00Z">
              <w:r w:rsidRPr="00A06196" w:rsidDel="00613437">
                <w:rPr>
                  <w:rFonts w:ascii="B Lotus" w:eastAsia="Times New Roman" w:hAnsi="B Lotus" w:cs="B Lotus"/>
                  <w:color w:val="000000"/>
                  <w:sz w:val="16"/>
                  <w:szCs w:val="16"/>
                  <w:rtl/>
                </w:rPr>
                <w:delText xml:space="preserve"> </w:delText>
              </w:r>
            </w:del>
            <w:r w:rsidRPr="00A06196">
              <w:rPr>
                <w:rFonts w:ascii="B Lotus" w:eastAsia="Times New Roman" w:hAnsi="B Lotus" w:cs="B Lotus"/>
                <w:color w:val="000000"/>
                <w:sz w:val="16"/>
                <w:szCs w:val="16"/>
                <w:rtl/>
              </w:rPr>
              <w:t>آپارتماني</w:t>
            </w:r>
          </w:p>
        </w:tc>
        <w:tc>
          <w:tcPr>
            <w:tcW w:w="596" w:type="dxa"/>
            <w:shd w:val="clear" w:color="auto" w:fill="D9E2F3"/>
            <w:noWrap/>
            <w:vAlign w:val="center"/>
            <w:hideMark/>
          </w:tcPr>
          <w:p w14:paraId="5ED6048A"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93.69</w:t>
            </w:r>
          </w:p>
        </w:tc>
        <w:tc>
          <w:tcPr>
            <w:tcW w:w="679" w:type="dxa"/>
            <w:shd w:val="clear" w:color="auto" w:fill="D9E2F3"/>
            <w:noWrap/>
            <w:vAlign w:val="center"/>
            <w:hideMark/>
          </w:tcPr>
          <w:p w14:paraId="5379020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12.64</w:t>
            </w:r>
          </w:p>
        </w:tc>
        <w:tc>
          <w:tcPr>
            <w:tcW w:w="731" w:type="dxa"/>
            <w:shd w:val="clear" w:color="auto" w:fill="D9E2F3"/>
            <w:noWrap/>
            <w:vAlign w:val="center"/>
            <w:hideMark/>
          </w:tcPr>
          <w:p w14:paraId="645026A7"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14.80</w:t>
            </w:r>
          </w:p>
        </w:tc>
        <w:tc>
          <w:tcPr>
            <w:tcW w:w="663" w:type="dxa"/>
            <w:shd w:val="clear" w:color="auto" w:fill="D9E2F3"/>
            <w:noWrap/>
            <w:vAlign w:val="center"/>
            <w:hideMark/>
          </w:tcPr>
          <w:p w14:paraId="71E7B98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65.90</w:t>
            </w:r>
          </w:p>
        </w:tc>
        <w:tc>
          <w:tcPr>
            <w:tcW w:w="900" w:type="dxa"/>
            <w:shd w:val="clear" w:color="auto" w:fill="D9E2F3"/>
            <w:noWrap/>
            <w:vAlign w:val="center"/>
            <w:hideMark/>
          </w:tcPr>
          <w:p w14:paraId="61C50FE3"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27.64</w:t>
            </w:r>
          </w:p>
        </w:tc>
        <w:tc>
          <w:tcPr>
            <w:tcW w:w="990" w:type="dxa"/>
            <w:shd w:val="clear" w:color="auto" w:fill="D9E2F3"/>
            <w:noWrap/>
            <w:vAlign w:val="center"/>
            <w:hideMark/>
          </w:tcPr>
          <w:p w14:paraId="5FFF58F2"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10.07</w:t>
            </w:r>
          </w:p>
        </w:tc>
        <w:tc>
          <w:tcPr>
            <w:tcW w:w="731" w:type="dxa"/>
            <w:shd w:val="clear" w:color="auto" w:fill="D9E2F3"/>
            <w:noWrap/>
            <w:vAlign w:val="center"/>
            <w:hideMark/>
          </w:tcPr>
          <w:p w14:paraId="620421D1"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11.04</w:t>
            </w:r>
          </w:p>
        </w:tc>
        <w:tc>
          <w:tcPr>
            <w:tcW w:w="889" w:type="dxa"/>
            <w:shd w:val="clear" w:color="auto" w:fill="D9E2F3"/>
            <w:noWrap/>
            <w:vAlign w:val="center"/>
            <w:hideMark/>
          </w:tcPr>
          <w:p w14:paraId="539229F6"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4.58</w:t>
            </w:r>
          </w:p>
        </w:tc>
        <w:tc>
          <w:tcPr>
            <w:tcW w:w="630" w:type="dxa"/>
            <w:shd w:val="clear" w:color="auto" w:fill="D9E2F3"/>
            <w:noWrap/>
            <w:vAlign w:val="center"/>
            <w:hideMark/>
          </w:tcPr>
          <w:p w14:paraId="2960B6CF"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0.32</w:t>
            </w:r>
          </w:p>
        </w:tc>
        <w:tc>
          <w:tcPr>
            <w:tcW w:w="731" w:type="dxa"/>
            <w:shd w:val="clear" w:color="auto" w:fill="D9E2F3"/>
            <w:noWrap/>
            <w:vAlign w:val="center"/>
            <w:hideMark/>
          </w:tcPr>
          <w:p w14:paraId="7E51E103"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5.14</w:t>
            </w:r>
          </w:p>
        </w:tc>
        <w:tc>
          <w:tcPr>
            <w:tcW w:w="731" w:type="dxa"/>
            <w:shd w:val="clear" w:color="auto" w:fill="D9E2F3"/>
            <w:noWrap/>
            <w:vAlign w:val="center"/>
            <w:hideMark/>
          </w:tcPr>
          <w:p w14:paraId="26322AAD"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5.25</w:t>
            </w:r>
          </w:p>
        </w:tc>
      </w:tr>
      <w:tr w:rsidR="00A06196" w:rsidRPr="00A06196" w14:paraId="2A64C613" w14:textId="77777777" w:rsidTr="00A06196">
        <w:trPr>
          <w:trHeight w:val="300"/>
          <w:jc w:val="center"/>
        </w:trPr>
        <w:tc>
          <w:tcPr>
            <w:tcW w:w="1291" w:type="dxa"/>
            <w:noWrap/>
            <w:vAlign w:val="center"/>
            <w:hideMark/>
          </w:tcPr>
          <w:p w14:paraId="1137D0F7"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50 مترمربع و کمتر</w:t>
            </w:r>
          </w:p>
        </w:tc>
        <w:tc>
          <w:tcPr>
            <w:tcW w:w="596" w:type="dxa"/>
            <w:noWrap/>
            <w:vAlign w:val="center"/>
            <w:hideMark/>
          </w:tcPr>
          <w:p w14:paraId="25584602"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13.00</w:t>
            </w:r>
          </w:p>
        </w:tc>
        <w:tc>
          <w:tcPr>
            <w:tcW w:w="679" w:type="dxa"/>
            <w:noWrap/>
            <w:vAlign w:val="center"/>
            <w:hideMark/>
          </w:tcPr>
          <w:p w14:paraId="46828FFF"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1.40</w:t>
            </w:r>
          </w:p>
        </w:tc>
        <w:tc>
          <w:tcPr>
            <w:tcW w:w="731" w:type="dxa"/>
            <w:noWrap/>
            <w:vAlign w:val="center"/>
            <w:hideMark/>
          </w:tcPr>
          <w:p w14:paraId="19DAF83D"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1.21</w:t>
            </w:r>
          </w:p>
        </w:tc>
        <w:tc>
          <w:tcPr>
            <w:tcW w:w="663" w:type="dxa"/>
            <w:noWrap/>
            <w:vAlign w:val="center"/>
            <w:hideMark/>
          </w:tcPr>
          <w:p w14:paraId="0072046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10.36</w:t>
            </w:r>
          </w:p>
        </w:tc>
        <w:tc>
          <w:tcPr>
            <w:tcW w:w="900" w:type="dxa"/>
            <w:noWrap/>
            <w:vAlign w:val="center"/>
            <w:hideMark/>
          </w:tcPr>
          <w:p w14:paraId="311F4E11"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2.86</w:t>
            </w:r>
          </w:p>
        </w:tc>
        <w:tc>
          <w:tcPr>
            <w:tcW w:w="990" w:type="dxa"/>
            <w:noWrap/>
            <w:vAlign w:val="center"/>
            <w:hideMark/>
          </w:tcPr>
          <w:p w14:paraId="19029E92"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1.78</w:t>
            </w:r>
          </w:p>
        </w:tc>
        <w:tc>
          <w:tcPr>
            <w:tcW w:w="731" w:type="dxa"/>
            <w:noWrap/>
            <w:vAlign w:val="center"/>
            <w:hideMark/>
          </w:tcPr>
          <w:p w14:paraId="148A1574"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1.94</w:t>
            </w:r>
          </w:p>
        </w:tc>
        <w:tc>
          <w:tcPr>
            <w:tcW w:w="889" w:type="dxa"/>
            <w:noWrap/>
            <w:vAlign w:val="center"/>
            <w:hideMark/>
          </w:tcPr>
          <w:p w14:paraId="1065CD23"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0.51</w:t>
            </w:r>
          </w:p>
        </w:tc>
        <w:tc>
          <w:tcPr>
            <w:tcW w:w="630" w:type="dxa"/>
            <w:noWrap/>
            <w:vAlign w:val="center"/>
            <w:hideMark/>
          </w:tcPr>
          <w:p w14:paraId="2C7B6636"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0.08</w:t>
            </w:r>
          </w:p>
        </w:tc>
        <w:tc>
          <w:tcPr>
            <w:tcW w:w="731" w:type="dxa"/>
            <w:noWrap/>
            <w:vAlign w:val="center"/>
            <w:hideMark/>
          </w:tcPr>
          <w:p w14:paraId="150CE113"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1.41</w:t>
            </w:r>
          </w:p>
        </w:tc>
        <w:tc>
          <w:tcPr>
            <w:tcW w:w="731" w:type="dxa"/>
            <w:noWrap/>
            <w:vAlign w:val="center"/>
            <w:hideMark/>
          </w:tcPr>
          <w:p w14:paraId="2A23619E"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1.53</w:t>
            </w:r>
          </w:p>
        </w:tc>
      </w:tr>
      <w:tr w:rsidR="00A06196" w:rsidRPr="00A06196" w14:paraId="762B5D25" w14:textId="77777777" w:rsidTr="00A06196">
        <w:trPr>
          <w:trHeight w:val="300"/>
          <w:jc w:val="center"/>
        </w:trPr>
        <w:tc>
          <w:tcPr>
            <w:tcW w:w="1291" w:type="dxa"/>
            <w:shd w:val="clear" w:color="auto" w:fill="FFF2CC"/>
            <w:noWrap/>
            <w:vAlign w:val="center"/>
            <w:hideMark/>
          </w:tcPr>
          <w:p w14:paraId="770F96A9"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51 تا 75 مترمربع</w:t>
            </w:r>
          </w:p>
        </w:tc>
        <w:tc>
          <w:tcPr>
            <w:tcW w:w="596" w:type="dxa"/>
            <w:shd w:val="clear" w:color="auto" w:fill="FFF2CC"/>
            <w:noWrap/>
            <w:vAlign w:val="center"/>
            <w:hideMark/>
          </w:tcPr>
          <w:p w14:paraId="2C13CC17"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20.57</w:t>
            </w:r>
          </w:p>
        </w:tc>
        <w:tc>
          <w:tcPr>
            <w:tcW w:w="679" w:type="dxa"/>
            <w:shd w:val="clear" w:color="auto" w:fill="FFF2CC"/>
            <w:noWrap/>
            <w:vAlign w:val="center"/>
            <w:hideMark/>
          </w:tcPr>
          <w:p w14:paraId="0E8965CD"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4.24</w:t>
            </w:r>
          </w:p>
        </w:tc>
        <w:tc>
          <w:tcPr>
            <w:tcW w:w="731" w:type="dxa"/>
            <w:noWrap/>
            <w:vAlign w:val="center"/>
            <w:hideMark/>
          </w:tcPr>
          <w:p w14:paraId="48131BF9"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2.99</w:t>
            </w:r>
          </w:p>
        </w:tc>
        <w:tc>
          <w:tcPr>
            <w:tcW w:w="663" w:type="dxa"/>
            <w:noWrap/>
            <w:vAlign w:val="center"/>
            <w:hideMark/>
          </w:tcPr>
          <w:p w14:paraId="202509A2"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13.31</w:t>
            </w:r>
          </w:p>
        </w:tc>
        <w:tc>
          <w:tcPr>
            <w:tcW w:w="900" w:type="dxa"/>
            <w:noWrap/>
            <w:vAlign w:val="center"/>
            <w:hideMark/>
          </w:tcPr>
          <w:p w14:paraId="47EF4E17"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4.90</w:t>
            </w:r>
          </w:p>
        </w:tc>
        <w:tc>
          <w:tcPr>
            <w:tcW w:w="990" w:type="dxa"/>
            <w:noWrap/>
            <w:vAlign w:val="center"/>
            <w:hideMark/>
          </w:tcPr>
          <w:p w14:paraId="429391B6"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2.35</w:t>
            </w:r>
          </w:p>
        </w:tc>
        <w:tc>
          <w:tcPr>
            <w:tcW w:w="731" w:type="dxa"/>
            <w:noWrap/>
            <w:vAlign w:val="center"/>
            <w:hideMark/>
          </w:tcPr>
          <w:p w14:paraId="3249C64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2.44</w:t>
            </w:r>
          </w:p>
        </w:tc>
        <w:tc>
          <w:tcPr>
            <w:tcW w:w="889" w:type="dxa"/>
            <w:noWrap/>
            <w:vAlign w:val="center"/>
            <w:hideMark/>
          </w:tcPr>
          <w:p w14:paraId="5348D02F"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0.79</w:t>
            </w:r>
          </w:p>
        </w:tc>
        <w:tc>
          <w:tcPr>
            <w:tcW w:w="630" w:type="dxa"/>
            <w:noWrap/>
            <w:vAlign w:val="center"/>
            <w:hideMark/>
          </w:tcPr>
          <w:p w14:paraId="2B6789F8"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0.10</w:t>
            </w:r>
          </w:p>
        </w:tc>
        <w:tc>
          <w:tcPr>
            <w:tcW w:w="731" w:type="dxa"/>
            <w:noWrap/>
            <w:vAlign w:val="center"/>
            <w:hideMark/>
          </w:tcPr>
          <w:p w14:paraId="3E24C257"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1.28</w:t>
            </w:r>
          </w:p>
        </w:tc>
        <w:tc>
          <w:tcPr>
            <w:tcW w:w="731" w:type="dxa"/>
            <w:noWrap/>
            <w:vAlign w:val="center"/>
            <w:hideMark/>
          </w:tcPr>
          <w:p w14:paraId="234055E1"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1.11</w:t>
            </w:r>
          </w:p>
        </w:tc>
      </w:tr>
      <w:tr w:rsidR="00A06196" w:rsidRPr="00A06196" w14:paraId="4C32057F" w14:textId="77777777" w:rsidTr="00A06196">
        <w:trPr>
          <w:trHeight w:val="300"/>
          <w:jc w:val="center"/>
        </w:trPr>
        <w:tc>
          <w:tcPr>
            <w:tcW w:w="1291" w:type="dxa"/>
            <w:noWrap/>
            <w:vAlign w:val="center"/>
            <w:hideMark/>
          </w:tcPr>
          <w:p w14:paraId="78A14E6C"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76 تا 80 مترمربع</w:t>
            </w:r>
          </w:p>
        </w:tc>
        <w:tc>
          <w:tcPr>
            <w:tcW w:w="596" w:type="dxa"/>
            <w:noWrap/>
            <w:vAlign w:val="center"/>
            <w:hideMark/>
          </w:tcPr>
          <w:p w14:paraId="5F4A7A59"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12.37</w:t>
            </w:r>
          </w:p>
        </w:tc>
        <w:tc>
          <w:tcPr>
            <w:tcW w:w="679" w:type="dxa"/>
            <w:noWrap/>
            <w:vAlign w:val="center"/>
            <w:hideMark/>
          </w:tcPr>
          <w:p w14:paraId="47447E93"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1.78</w:t>
            </w:r>
          </w:p>
        </w:tc>
        <w:tc>
          <w:tcPr>
            <w:tcW w:w="731" w:type="dxa"/>
            <w:noWrap/>
            <w:vAlign w:val="center"/>
            <w:hideMark/>
          </w:tcPr>
          <w:p w14:paraId="29B8A9DE"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2.11</w:t>
            </w:r>
          </w:p>
        </w:tc>
        <w:tc>
          <w:tcPr>
            <w:tcW w:w="663" w:type="dxa"/>
            <w:noWrap/>
            <w:vAlign w:val="center"/>
            <w:hideMark/>
          </w:tcPr>
          <w:p w14:paraId="2C5962AC"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8.46</w:t>
            </w:r>
          </w:p>
        </w:tc>
        <w:tc>
          <w:tcPr>
            <w:tcW w:w="900" w:type="dxa"/>
            <w:noWrap/>
            <w:vAlign w:val="center"/>
            <w:hideMark/>
          </w:tcPr>
          <w:p w14:paraId="7C2B1CB9"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3.53</w:t>
            </w:r>
          </w:p>
        </w:tc>
        <w:tc>
          <w:tcPr>
            <w:tcW w:w="990" w:type="dxa"/>
            <w:noWrap/>
            <w:vAlign w:val="center"/>
            <w:hideMark/>
          </w:tcPr>
          <w:p w14:paraId="1CF9E6E9"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1.49</w:t>
            </w:r>
          </w:p>
        </w:tc>
        <w:tc>
          <w:tcPr>
            <w:tcW w:w="731" w:type="dxa"/>
            <w:noWrap/>
            <w:vAlign w:val="center"/>
            <w:hideMark/>
          </w:tcPr>
          <w:p w14:paraId="3A1C3C4E"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1.43</w:t>
            </w:r>
          </w:p>
        </w:tc>
        <w:tc>
          <w:tcPr>
            <w:tcW w:w="889" w:type="dxa"/>
            <w:noWrap/>
            <w:vAlign w:val="center"/>
            <w:hideMark/>
          </w:tcPr>
          <w:p w14:paraId="684256FF"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0.56</w:t>
            </w:r>
          </w:p>
        </w:tc>
        <w:tc>
          <w:tcPr>
            <w:tcW w:w="630" w:type="dxa"/>
            <w:noWrap/>
            <w:vAlign w:val="center"/>
            <w:hideMark/>
          </w:tcPr>
          <w:p w14:paraId="54106C99"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0.04</w:t>
            </w:r>
          </w:p>
        </w:tc>
        <w:tc>
          <w:tcPr>
            <w:tcW w:w="731" w:type="dxa"/>
            <w:noWrap/>
            <w:vAlign w:val="center"/>
            <w:hideMark/>
          </w:tcPr>
          <w:p w14:paraId="1522FC02"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0.66</w:t>
            </w:r>
          </w:p>
        </w:tc>
        <w:tc>
          <w:tcPr>
            <w:tcW w:w="731" w:type="dxa"/>
            <w:noWrap/>
            <w:vAlign w:val="center"/>
            <w:hideMark/>
          </w:tcPr>
          <w:p w14:paraId="7A2A84B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0.55</w:t>
            </w:r>
          </w:p>
        </w:tc>
      </w:tr>
      <w:tr w:rsidR="00A06196" w:rsidRPr="00A06196" w14:paraId="44825CDE" w14:textId="77777777" w:rsidTr="00A06196">
        <w:trPr>
          <w:trHeight w:val="300"/>
          <w:jc w:val="center"/>
        </w:trPr>
        <w:tc>
          <w:tcPr>
            <w:tcW w:w="1291" w:type="dxa"/>
            <w:shd w:val="clear" w:color="auto" w:fill="FFF2CC"/>
            <w:noWrap/>
            <w:vAlign w:val="center"/>
            <w:hideMark/>
          </w:tcPr>
          <w:p w14:paraId="3609A8C9"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81 تا100 مترمربع</w:t>
            </w:r>
          </w:p>
        </w:tc>
        <w:tc>
          <w:tcPr>
            <w:tcW w:w="596" w:type="dxa"/>
            <w:shd w:val="clear" w:color="auto" w:fill="FFF2CC"/>
            <w:noWrap/>
            <w:vAlign w:val="center"/>
            <w:hideMark/>
          </w:tcPr>
          <w:p w14:paraId="2B9D0415"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26.34</w:t>
            </w:r>
          </w:p>
        </w:tc>
        <w:tc>
          <w:tcPr>
            <w:tcW w:w="679" w:type="dxa"/>
            <w:shd w:val="clear" w:color="auto" w:fill="FFF2CC"/>
            <w:noWrap/>
            <w:vAlign w:val="center"/>
            <w:hideMark/>
          </w:tcPr>
          <w:p w14:paraId="41B26408"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3.86</w:t>
            </w:r>
          </w:p>
        </w:tc>
        <w:tc>
          <w:tcPr>
            <w:tcW w:w="731" w:type="dxa"/>
            <w:noWrap/>
            <w:vAlign w:val="center"/>
            <w:hideMark/>
          </w:tcPr>
          <w:p w14:paraId="73B46EE7"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5.09</w:t>
            </w:r>
          </w:p>
        </w:tc>
        <w:tc>
          <w:tcPr>
            <w:tcW w:w="663" w:type="dxa"/>
            <w:noWrap/>
            <w:vAlign w:val="center"/>
            <w:hideMark/>
          </w:tcPr>
          <w:p w14:paraId="6C0F989D"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17.35</w:t>
            </w:r>
          </w:p>
        </w:tc>
        <w:tc>
          <w:tcPr>
            <w:tcW w:w="900" w:type="dxa"/>
            <w:noWrap/>
            <w:vAlign w:val="center"/>
            <w:hideMark/>
          </w:tcPr>
          <w:p w14:paraId="2D5EB340"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7.99</w:t>
            </w:r>
          </w:p>
        </w:tc>
        <w:tc>
          <w:tcPr>
            <w:tcW w:w="990" w:type="dxa"/>
            <w:noWrap/>
            <w:vAlign w:val="center"/>
            <w:hideMark/>
          </w:tcPr>
          <w:p w14:paraId="250F6D9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2.61</w:t>
            </w:r>
          </w:p>
        </w:tc>
        <w:tc>
          <w:tcPr>
            <w:tcW w:w="731" w:type="dxa"/>
            <w:noWrap/>
            <w:vAlign w:val="center"/>
            <w:hideMark/>
          </w:tcPr>
          <w:p w14:paraId="5BEC6E22"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2.80</w:t>
            </w:r>
          </w:p>
        </w:tc>
        <w:tc>
          <w:tcPr>
            <w:tcW w:w="889" w:type="dxa"/>
            <w:noWrap/>
            <w:vAlign w:val="center"/>
            <w:hideMark/>
          </w:tcPr>
          <w:p w14:paraId="1849E93E"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1.30</w:t>
            </w:r>
          </w:p>
        </w:tc>
        <w:tc>
          <w:tcPr>
            <w:tcW w:w="630" w:type="dxa"/>
            <w:noWrap/>
            <w:vAlign w:val="center"/>
            <w:hideMark/>
          </w:tcPr>
          <w:p w14:paraId="6685AFA9"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0.06</w:t>
            </w:r>
          </w:p>
        </w:tc>
        <w:tc>
          <w:tcPr>
            <w:tcW w:w="731" w:type="dxa"/>
            <w:noWrap/>
            <w:vAlign w:val="center"/>
            <w:hideMark/>
          </w:tcPr>
          <w:p w14:paraId="31B0D2D1"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1.03</w:t>
            </w:r>
          </w:p>
        </w:tc>
        <w:tc>
          <w:tcPr>
            <w:tcW w:w="731" w:type="dxa"/>
            <w:noWrap/>
            <w:vAlign w:val="center"/>
            <w:hideMark/>
          </w:tcPr>
          <w:p w14:paraId="67946F6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1.05</w:t>
            </w:r>
          </w:p>
        </w:tc>
      </w:tr>
      <w:tr w:rsidR="00A06196" w:rsidRPr="00A06196" w14:paraId="0A9937A9" w14:textId="77777777" w:rsidTr="00A06196">
        <w:trPr>
          <w:trHeight w:val="300"/>
          <w:jc w:val="center"/>
        </w:trPr>
        <w:tc>
          <w:tcPr>
            <w:tcW w:w="1291" w:type="dxa"/>
            <w:shd w:val="clear" w:color="auto" w:fill="FFF2CC"/>
            <w:noWrap/>
            <w:vAlign w:val="center"/>
            <w:hideMark/>
          </w:tcPr>
          <w:p w14:paraId="58318F0F"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101 تا150 مترمربع</w:t>
            </w:r>
          </w:p>
        </w:tc>
        <w:tc>
          <w:tcPr>
            <w:tcW w:w="596" w:type="dxa"/>
            <w:shd w:val="clear" w:color="auto" w:fill="FFF2CC"/>
            <w:noWrap/>
            <w:vAlign w:val="center"/>
            <w:hideMark/>
          </w:tcPr>
          <w:p w14:paraId="004A0733"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20.12</w:t>
            </w:r>
          </w:p>
        </w:tc>
        <w:tc>
          <w:tcPr>
            <w:tcW w:w="679" w:type="dxa"/>
            <w:shd w:val="clear" w:color="auto" w:fill="FFF2CC"/>
            <w:noWrap/>
            <w:vAlign w:val="center"/>
            <w:hideMark/>
          </w:tcPr>
          <w:p w14:paraId="3302CD5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2.57</w:t>
            </w:r>
          </w:p>
        </w:tc>
        <w:tc>
          <w:tcPr>
            <w:tcW w:w="731" w:type="dxa"/>
            <w:noWrap/>
            <w:vAlign w:val="center"/>
            <w:hideMark/>
          </w:tcPr>
          <w:p w14:paraId="0D8CB46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4.55</w:t>
            </w:r>
          </w:p>
        </w:tc>
        <w:tc>
          <w:tcPr>
            <w:tcW w:w="663" w:type="dxa"/>
            <w:noWrap/>
            <w:vAlign w:val="center"/>
            <w:hideMark/>
          </w:tcPr>
          <w:p w14:paraId="69F209A4"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12.98</w:t>
            </w:r>
          </w:p>
        </w:tc>
        <w:tc>
          <w:tcPr>
            <w:tcW w:w="900" w:type="dxa"/>
            <w:noWrap/>
            <w:vAlign w:val="center"/>
            <w:hideMark/>
          </w:tcPr>
          <w:p w14:paraId="0568CF32"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6.83</w:t>
            </w:r>
          </w:p>
        </w:tc>
        <w:tc>
          <w:tcPr>
            <w:tcW w:w="990" w:type="dxa"/>
            <w:noWrap/>
            <w:vAlign w:val="center"/>
            <w:hideMark/>
          </w:tcPr>
          <w:p w14:paraId="20E152E2"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1.45</w:t>
            </w:r>
          </w:p>
        </w:tc>
        <w:tc>
          <w:tcPr>
            <w:tcW w:w="731" w:type="dxa"/>
            <w:noWrap/>
            <w:vAlign w:val="center"/>
            <w:hideMark/>
          </w:tcPr>
          <w:p w14:paraId="7F3577E6"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1.95</w:t>
            </w:r>
          </w:p>
        </w:tc>
        <w:tc>
          <w:tcPr>
            <w:tcW w:w="889" w:type="dxa"/>
            <w:noWrap/>
            <w:vAlign w:val="center"/>
            <w:hideMark/>
          </w:tcPr>
          <w:p w14:paraId="41459D8D"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1.10</w:t>
            </w:r>
          </w:p>
        </w:tc>
        <w:tc>
          <w:tcPr>
            <w:tcW w:w="630" w:type="dxa"/>
            <w:noWrap/>
            <w:vAlign w:val="center"/>
            <w:hideMark/>
          </w:tcPr>
          <w:p w14:paraId="26BA12C0"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0.03</w:t>
            </w:r>
          </w:p>
        </w:tc>
        <w:tc>
          <w:tcPr>
            <w:tcW w:w="731" w:type="dxa"/>
            <w:noWrap/>
            <w:vAlign w:val="center"/>
            <w:hideMark/>
          </w:tcPr>
          <w:p w14:paraId="4B6E1223"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0.53</w:t>
            </w:r>
          </w:p>
        </w:tc>
        <w:tc>
          <w:tcPr>
            <w:tcW w:w="731" w:type="dxa"/>
            <w:noWrap/>
            <w:vAlign w:val="center"/>
            <w:hideMark/>
          </w:tcPr>
          <w:p w14:paraId="58BAA001"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0.65</w:t>
            </w:r>
          </w:p>
        </w:tc>
      </w:tr>
      <w:tr w:rsidR="00A06196" w:rsidRPr="00A06196" w14:paraId="0582F839" w14:textId="77777777" w:rsidTr="00A06196">
        <w:trPr>
          <w:trHeight w:val="300"/>
          <w:jc w:val="center"/>
        </w:trPr>
        <w:tc>
          <w:tcPr>
            <w:tcW w:w="1291" w:type="dxa"/>
            <w:noWrap/>
            <w:vAlign w:val="center"/>
            <w:hideMark/>
          </w:tcPr>
          <w:p w14:paraId="32F8F416"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151 تا 200 مترمربع</w:t>
            </w:r>
          </w:p>
        </w:tc>
        <w:tc>
          <w:tcPr>
            <w:tcW w:w="596" w:type="dxa"/>
            <w:noWrap/>
            <w:vAlign w:val="center"/>
            <w:hideMark/>
          </w:tcPr>
          <w:p w14:paraId="13B8B17C"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4.58</w:t>
            </w:r>
          </w:p>
        </w:tc>
        <w:tc>
          <w:tcPr>
            <w:tcW w:w="679" w:type="dxa"/>
            <w:noWrap/>
            <w:vAlign w:val="center"/>
            <w:hideMark/>
          </w:tcPr>
          <w:p w14:paraId="2F7D8C1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0.62</w:t>
            </w:r>
          </w:p>
        </w:tc>
        <w:tc>
          <w:tcPr>
            <w:tcW w:w="731" w:type="dxa"/>
            <w:noWrap/>
            <w:vAlign w:val="center"/>
            <w:hideMark/>
          </w:tcPr>
          <w:p w14:paraId="7E73D7A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0.86</w:t>
            </w:r>
          </w:p>
        </w:tc>
        <w:tc>
          <w:tcPr>
            <w:tcW w:w="663" w:type="dxa"/>
            <w:noWrap/>
            <w:vAlign w:val="center"/>
            <w:hideMark/>
          </w:tcPr>
          <w:p w14:paraId="3D24C2DD"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3.10</w:t>
            </w:r>
          </w:p>
        </w:tc>
        <w:tc>
          <w:tcPr>
            <w:tcW w:w="900" w:type="dxa"/>
            <w:noWrap/>
            <w:vAlign w:val="center"/>
            <w:hideMark/>
          </w:tcPr>
          <w:p w14:paraId="46545DBE"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1.57</w:t>
            </w:r>
          </w:p>
        </w:tc>
        <w:tc>
          <w:tcPr>
            <w:tcW w:w="990" w:type="dxa"/>
            <w:noWrap/>
            <w:vAlign w:val="center"/>
            <w:hideMark/>
          </w:tcPr>
          <w:p w14:paraId="2D9D2A7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0.32</w:t>
            </w:r>
          </w:p>
        </w:tc>
        <w:tc>
          <w:tcPr>
            <w:tcW w:w="731" w:type="dxa"/>
            <w:noWrap/>
            <w:vAlign w:val="center"/>
            <w:hideMark/>
          </w:tcPr>
          <w:p w14:paraId="017345BE"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0.40</w:t>
            </w:r>
          </w:p>
        </w:tc>
        <w:tc>
          <w:tcPr>
            <w:tcW w:w="889" w:type="dxa"/>
            <w:noWrap/>
            <w:vAlign w:val="center"/>
            <w:hideMark/>
          </w:tcPr>
          <w:p w14:paraId="3E473F13"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0.26</w:t>
            </w:r>
          </w:p>
        </w:tc>
        <w:tc>
          <w:tcPr>
            <w:tcW w:w="630" w:type="dxa"/>
            <w:noWrap/>
            <w:vAlign w:val="center"/>
            <w:hideMark/>
          </w:tcPr>
          <w:p w14:paraId="4E4B867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0.01</w:t>
            </w:r>
          </w:p>
        </w:tc>
        <w:tc>
          <w:tcPr>
            <w:tcW w:w="731" w:type="dxa"/>
            <w:noWrap/>
            <w:vAlign w:val="center"/>
            <w:hideMark/>
          </w:tcPr>
          <w:p w14:paraId="4272118B"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0.17</w:t>
            </w:r>
          </w:p>
        </w:tc>
        <w:tc>
          <w:tcPr>
            <w:tcW w:w="731" w:type="dxa"/>
            <w:noWrap/>
            <w:vAlign w:val="center"/>
            <w:hideMark/>
          </w:tcPr>
          <w:p w14:paraId="2D17CF93"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0.25</w:t>
            </w:r>
          </w:p>
        </w:tc>
      </w:tr>
      <w:tr w:rsidR="00A06196" w:rsidRPr="00A06196" w14:paraId="511E4312" w14:textId="77777777" w:rsidTr="00A06196">
        <w:trPr>
          <w:trHeight w:val="300"/>
          <w:jc w:val="center"/>
        </w:trPr>
        <w:tc>
          <w:tcPr>
            <w:tcW w:w="1291" w:type="dxa"/>
            <w:noWrap/>
            <w:vAlign w:val="center"/>
            <w:hideMark/>
          </w:tcPr>
          <w:p w14:paraId="0C795091"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201 تا 300 مترمربع</w:t>
            </w:r>
          </w:p>
        </w:tc>
        <w:tc>
          <w:tcPr>
            <w:tcW w:w="596" w:type="dxa"/>
            <w:noWrap/>
            <w:vAlign w:val="center"/>
            <w:hideMark/>
          </w:tcPr>
          <w:p w14:paraId="25148473"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1.75</w:t>
            </w:r>
          </w:p>
        </w:tc>
        <w:tc>
          <w:tcPr>
            <w:tcW w:w="679" w:type="dxa"/>
            <w:noWrap/>
            <w:vAlign w:val="center"/>
            <w:hideMark/>
          </w:tcPr>
          <w:p w14:paraId="1F29E4FB"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0.26</w:t>
            </w:r>
          </w:p>
        </w:tc>
        <w:tc>
          <w:tcPr>
            <w:tcW w:w="731" w:type="dxa"/>
            <w:noWrap/>
            <w:vAlign w:val="center"/>
            <w:hideMark/>
          </w:tcPr>
          <w:p w14:paraId="25422350"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0.29</w:t>
            </w:r>
          </w:p>
        </w:tc>
        <w:tc>
          <w:tcPr>
            <w:tcW w:w="663" w:type="dxa"/>
            <w:noWrap/>
            <w:vAlign w:val="center"/>
            <w:hideMark/>
          </w:tcPr>
          <w:p w14:paraId="75517B64"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1.19</w:t>
            </w:r>
          </w:p>
        </w:tc>
        <w:tc>
          <w:tcPr>
            <w:tcW w:w="900" w:type="dxa"/>
            <w:noWrap/>
            <w:vAlign w:val="center"/>
            <w:hideMark/>
          </w:tcPr>
          <w:p w14:paraId="51F7A888"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0.54</w:t>
            </w:r>
          </w:p>
        </w:tc>
        <w:tc>
          <w:tcPr>
            <w:tcW w:w="990" w:type="dxa"/>
            <w:noWrap/>
            <w:vAlign w:val="center"/>
            <w:hideMark/>
          </w:tcPr>
          <w:p w14:paraId="25095754"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0.13</w:t>
            </w:r>
          </w:p>
        </w:tc>
        <w:tc>
          <w:tcPr>
            <w:tcW w:w="731" w:type="dxa"/>
            <w:noWrap/>
            <w:vAlign w:val="center"/>
            <w:hideMark/>
          </w:tcPr>
          <w:p w14:paraId="7267F6E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0.16</w:t>
            </w:r>
          </w:p>
        </w:tc>
        <w:tc>
          <w:tcPr>
            <w:tcW w:w="889" w:type="dxa"/>
            <w:noWrap/>
            <w:vAlign w:val="center"/>
            <w:hideMark/>
          </w:tcPr>
          <w:p w14:paraId="1977B70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0.11</w:t>
            </w:r>
          </w:p>
        </w:tc>
        <w:tc>
          <w:tcPr>
            <w:tcW w:w="630" w:type="dxa"/>
            <w:noWrap/>
            <w:vAlign w:val="center"/>
            <w:hideMark/>
          </w:tcPr>
          <w:p w14:paraId="20B5BA40"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0.00</w:t>
            </w:r>
          </w:p>
        </w:tc>
        <w:tc>
          <w:tcPr>
            <w:tcW w:w="731" w:type="dxa"/>
            <w:noWrap/>
            <w:vAlign w:val="center"/>
            <w:hideMark/>
          </w:tcPr>
          <w:p w14:paraId="76B6E4E4"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0.08</w:t>
            </w:r>
          </w:p>
        </w:tc>
        <w:tc>
          <w:tcPr>
            <w:tcW w:w="731" w:type="dxa"/>
            <w:noWrap/>
            <w:vAlign w:val="center"/>
            <w:hideMark/>
          </w:tcPr>
          <w:p w14:paraId="6177EF2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0.11</w:t>
            </w:r>
          </w:p>
        </w:tc>
      </w:tr>
      <w:tr w:rsidR="00A06196" w:rsidRPr="00A06196" w14:paraId="0790C32E" w14:textId="77777777" w:rsidTr="00A06196">
        <w:trPr>
          <w:trHeight w:val="300"/>
          <w:jc w:val="center"/>
        </w:trPr>
        <w:tc>
          <w:tcPr>
            <w:tcW w:w="1291" w:type="dxa"/>
            <w:noWrap/>
            <w:vAlign w:val="center"/>
            <w:hideMark/>
          </w:tcPr>
          <w:p w14:paraId="10FFE135"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301 تا 500 مترمربع</w:t>
            </w:r>
          </w:p>
        </w:tc>
        <w:tc>
          <w:tcPr>
            <w:tcW w:w="596" w:type="dxa"/>
            <w:noWrap/>
            <w:vAlign w:val="center"/>
            <w:hideMark/>
          </w:tcPr>
          <w:p w14:paraId="436F75A9"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0.71</w:t>
            </w:r>
          </w:p>
        </w:tc>
        <w:tc>
          <w:tcPr>
            <w:tcW w:w="679" w:type="dxa"/>
            <w:noWrap/>
            <w:vAlign w:val="center"/>
            <w:hideMark/>
          </w:tcPr>
          <w:p w14:paraId="2601B23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0.11</w:t>
            </w:r>
          </w:p>
        </w:tc>
        <w:tc>
          <w:tcPr>
            <w:tcW w:w="731" w:type="dxa"/>
            <w:noWrap/>
            <w:vAlign w:val="center"/>
            <w:hideMark/>
          </w:tcPr>
          <w:p w14:paraId="2A1E5E9E"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0.11</w:t>
            </w:r>
          </w:p>
        </w:tc>
        <w:tc>
          <w:tcPr>
            <w:tcW w:w="663" w:type="dxa"/>
            <w:noWrap/>
            <w:vAlign w:val="center"/>
            <w:hideMark/>
          </w:tcPr>
          <w:p w14:paraId="6A209230"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0.50</w:t>
            </w:r>
          </w:p>
        </w:tc>
        <w:tc>
          <w:tcPr>
            <w:tcW w:w="900" w:type="dxa"/>
            <w:noWrap/>
            <w:vAlign w:val="center"/>
            <w:hideMark/>
          </w:tcPr>
          <w:p w14:paraId="7E951D84"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0.18</w:t>
            </w:r>
          </w:p>
        </w:tc>
        <w:tc>
          <w:tcPr>
            <w:tcW w:w="990" w:type="dxa"/>
            <w:noWrap/>
            <w:vAlign w:val="center"/>
            <w:hideMark/>
          </w:tcPr>
          <w:p w14:paraId="399A483D"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0.06</w:t>
            </w:r>
          </w:p>
        </w:tc>
        <w:tc>
          <w:tcPr>
            <w:tcW w:w="731" w:type="dxa"/>
            <w:noWrap/>
            <w:vAlign w:val="center"/>
            <w:hideMark/>
          </w:tcPr>
          <w:p w14:paraId="6ED22C97"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0.09</w:t>
            </w:r>
          </w:p>
        </w:tc>
        <w:tc>
          <w:tcPr>
            <w:tcW w:w="889" w:type="dxa"/>
            <w:noWrap/>
            <w:vAlign w:val="center"/>
            <w:hideMark/>
          </w:tcPr>
          <w:p w14:paraId="1005944B"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0.04</w:t>
            </w:r>
          </w:p>
        </w:tc>
        <w:tc>
          <w:tcPr>
            <w:tcW w:w="630" w:type="dxa"/>
            <w:noWrap/>
            <w:vAlign w:val="center"/>
            <w:hideMark/>
          </w:tcPr>
          <w:p w14:paraId="4116C967"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0.00</w:t>
            </w:r>
          </w:p>
        </w:tc>
        <w:tc>
          <w:tcPr>
            <w:tcW w:w="731" w:type="dxa"/>
            <w:noWrap/>
            <w:vAlign w:val="center"/>
            <w:hideMark/>
          </w:tcPr>
          <w:p w14:paraId="22394B30"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0.04</w:t>
            </w:r>
          </w:p>
        </w:tc>
        <w:tc>
          <w:tcPr>
            <w:tcW w:w="731" w:type="dxa"/>
            <w:noWrap/>
            <w:vAlign w:val="center"/>
            <w:hideMark/>
          </w:tcPr>
          <w:p w14:paraId="0B0630F4"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0.06</w:t>
            </w:r>
          </w:p>
        </w:tc>
      </w:tr>
      <w:tr w:rsidR="00A06196" w:rsidRPr="00A06196" w14:paraId="0ACCE45F" w14:textId="77777777" w:rsidTr="00A06196">
        <w:trPr>
          <w:trHeight w:val="300"/>
          <w:jc w:val="center"/>
        </w:trPr>
        <w:tc>
          <w:tcPr>
            <w:tcW w:w="1291" w:type="dxa"/>
            <w:noWrap/>
            <w:vAlign w:val="center"/>
            <w:hideMark/>
          </w:tcPr>
          <w:p w14:paraId="579C7A93" w14:textId="77777777" w:rsidR="00A06196" w:rsidRPr="00A06196" w:rsidRDefault="00A06196" w:rsidP="00A06196">
            <w:pPr>
              <w:bidi/>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tl/>
              </w:rPr>
              <w:t xml:space="preserve">501 </w:t>
            </w:r>
            <w:del w:id="8483" w:author="Mehrnazi Boojari" w:date="2019-01-08T02:00:00Z">
              <w:r w:rsidRPr="00A06196" w:rsidDel="00AC3ADF">
                <w:rPr>
                  <w:rFonts w:ascii="B Lotus" w:eastAsia="Times New Roman" w:hAnsi="B Lotus" w:cs="B Lotus"/>
                  <w:color w:val="000000"/>
                  <w:sz w:val="16"/>
                  <w:szCs w:val="16"/>
                  <w:rtl/>
                </w:rPr>
                <w:delText>متر مربع</w:delText>
              </w:r>
            </w:del>
            <w:ins w:id="8484" w:author="Mehrnazi Boojari" w:date="2019-01-08T02:00:00Z">
              <w:r w:rsidR="00AC3ADF">
                <w:rPr>
                  <w:rFonts w:ascii="B Lotus" w:eastAsia="Times New Roman" w:hAnsi="B Lotus" w:cs="B Lotus"/>
                  <w:color w:val="000000"/>
                  <w:sz w:val="16"/>
                  <w:szCs w:val="16"/>
                  <w:rtl/>
                </w:rPr>
                <w:t>مترمربع</w:t>
              </w:r>
            </w:ins>
            <w:r w:rsidRPr="00A06196">
              <w:rPr>
                <w:rFonts w:ascii="B Lotus" w:eastAsia="Times New Roman" w:hAnsi="B Lotus" w:cs="B Lotus"/>
                <w:color w:val="000000"/>
                <w:sz w:val="16"/>
                <w:szCs w:val="16"/>
                <w:rtl/>
              </w:rPr>
              <w:t xml:space="preserve"> و بيشتر</w:t>
            </w:r>
          </w:p>
        </w:tc>
        <w:tc>
          <w:tcPr>
            <w:tcW w:w="596" w:type="dxa"/>
            <w:noWrap/>
            <w:vAlign w:val="center"/>
            <w:hideMark/>
          </w:tcPr>
          <w:p w14:paraId="29174274" w14:textId="77777777" w:rsidR="00A06196" w:rsidRPr="00A06196" w:rsidRDefault="00A06196" w:rsidP="00A06196">
            <w:pPr>
              <w:jc w:val="center"/>
              <w:rPr>
                <w:rFonts w:ascii="B Lotus" w:eastAsia="Times New Roman" w:hAnsi="B Lotus" w:cs="B Lotus"/>
                <w:color w:val="000000"/>
                <w:sz w:val="16"/>
                <w:szCs w:val="16"/>
                <w:rtl/>
              </w:rPr>
            </w:pPr>
            <w:r w:rsidRPr="00A06196">
              <w:rPr>
                <w:rFonts w:ascii="B Lotus" w:eastAsia="Times New Roman" w:hAnsi="B Lotus" w:cs="B Lotus"/>
                <w:color w:val="000000"/>
                <w:sz w:val="16"/>
                <w:szCs w:val="16"/>
              </w:rPr>
              <w:t>0.25</w:t>
            </w:r>
          </w:p>
        </w:tc>
        <w:tc>
          <w:tcPr>
            <w:tcW w:w="679" w:type="dxa"/>
            <w:noWrap/>
            <w:vAlign w:val="center"/>
            <w:hideMark/>
          </w:tcPr>
          <w:p w14:paraId="7C5D28F0"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0.04</w:t>
            </w:r>
          </w:p>
        </w:tc>
        <w:tc>
          <w:tcPr>
            <w:tcW w:w="731" w:type="dxa"/>
            <w:noWrap/>
            <w:vAlign w:val="center"/>
            <w:hideMark/>
          </w:tcPr>
          <w:p w14:paraId="1CF8865C"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0.04</w:t>
            </w:r>
          </w:p>
        </w:tc>
        <w:tc>
          <w:tcPr>
            <w:tcW w:w="663" w:type="dxa"/>
            <w:noWrap/>
            <w:vAlign w:val="center"/>
            <w:hideMark/>
          </w:tcPr>
          <w:p w14:paraId="054744FA"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0.17</w:t>
            </w:r>
          </w:p>
        </w:tc>
        <w:tc>
          <w:tcPr>
            <w:tcW w:w="900" w:type="dxa"/>
            <w:noWrap/>
            <w:vAlign w:val="center"/>
            <w:hideMark/>
          </w:tcPr>
          <w:p w14:paraId="1A2DDE39"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0.06</w:t>
            </w:r>
          </w:p>
        </w:tc>
        <w:tc>
          <w:tcPr>
            <w:tcW w:w="990" w:type="dxa"/>
            <w:noWrap/>
            <w:vAlign w:val="center"/>
            <w:hideMark/>
          </w:tcPr>
          <w:p w14:paraId="6CB2FB68"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0.02</w:t>
            </w:r>
          </w:p>
        </w:tc>
        <w:tc>
          <w:tcPr>
            <w:tcW w:w="731" w:type="dxa"/>
            <w:noWrap/>
            <w:vAlign w:val="center"/>
            <w:hideMark/>
          </w:tcPr>
          <w:p w14:paraId="2963C8A8"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0.03</w:t>
            </w:r>
          </w:p>
        </w:tc>
        <w:tc>
          <w:tcPr>
            <w:tcW w:w="889" w:type="dxa"/>
            <w:noWrap/>
            <w:vAlign w:val="center"/>
            <w:hideMark/>
          </w:tcPr>
          <w:p w14:paraId="7415A2E1"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0.01</w:t>
            </w:r>
          </w:p>
        </w:tc>
        <w:tc>
          <w:tcPr>
            <w:tcW w:w="630" w:type="dxa"/>
            <w:noWrap/>
            <w:vAlign w:val="center"/>
            <w:hideMark/>
          </w:tcPr>
          <w:p w14:paraId="7D16875F"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0.00</w:t>
            </w:r>
          </w:p>
        </w:tc>
        <w:tc>
          <w:tcPr>
            <w:tcW w:w="731" w:type="dxa"/>
            <w:noWrap/>
            <w:vAlign w:val="center"/>
            <w:hideMark/>
          </w:tcPr>
          <w:p w14:paraId="64544E9B"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0.01</w:t>
            </w:r>
          </w:p>
        </w:tc>
        <w:tc>
          <w:tcPr>
            <w:tcW w:w="731" w:type="dxa"/>
            <w:noWrap/>
            <w:vAlign w:val="center"/>
            <w:hideMark/>
          </w:tcPr>
          <w:p w14:paraId="11587D55" w14:textId="77777777" w:rsidR="00A06196" w:rsidRPr="00A06196" w:rsidRDefault="00A06196" w:rsidP="00A06196">
            <w:pPr>
              <w:jc w:val="center"/>
              <w:rPr>
                <w:rFonts w:ascii="B Lotus" w:eastAsia="Times New Roman" w:hAnsi="B Lotus" w:cs="B Lotus"/>
                <w:color w:val="000000"/>
                <w:sz w:val="16"/>
                <w:szCs w:val="16"/>
              </w:rPr>
            </w:pPr>
            <w:r w:rsidRPr="00A06196">
              <w:rPr>
                <w:rFonts w:ascii="B Lotus" w:eastAsia="Times New Roman" w:hAnsi="B Lotus" w:cs="B Lotus"/>
                <w:color w:val="000000"/>
                <w:sz w:val="16"/>
                <w:szCs w:val="16"/>
              </w:rPr>
              <w:t>0.02</w:t>
            </w:r>
          </w:p>
        </w:tc>
      </w:tr>
    </w:tbl>
    <w:p w14:paraId="7161D6B8" w14:textId="77777777" w:rsidR="00A06196" w:rsidRPr="00A06196" w:rsidRDefault="00A06196" w:rsidP="00A06196">
      <w:pPr>
        <w:bidi/>
        <w:ind w:firstLine="288"/>
        <w:jc w:val="both"/>
        <w:rPr>
          <w:rFonts w:ascii="B Lotus" w:eastAsia="Calibri" w:hAnsi="B Lotus" w:cs="B Lotus"/>
          <w:sz w:val="26"/>
          <w:szCs w:val="26"/>
          <w:lang w:bidi="fa-IR"/>
        </w:rPr>
      </w:pPr>
    </w:p>
    <w:p w14:paraId="51773240" w14:textId="77777777" w:rsidR="00A06196" w:rsidRPr="00BF26BF" w:rsidRDefault="00A06196" w:rsidP="0029072E">
      <w:pPr>
        <w:bidi/>
        <w:ind w:firstLine="227"/>
        <w:jc w:val="both"/>
        <w:rPr>
          <w:rFonts w:ascii="B Lotus" w:eastAsia="Calibri" w:hAnsi="B Lotus" w:cs="B Lotus"/>
          <w:sz w:val="24"/>
          <w:szCs w:val="24"/>
          <w:rtl/>
          <w:lang w:bidi="fa-IR"/>
        </w:rPr>
      </w:pPr>
      <w:r w:rsidRPr="00BF26BF">
        <w:rPr>
          <w:rFonts w:ascii="B Lotus" w:eastAsia="Calibri" w:hAnsi="B Lotus" w:cs="B Lotus" w:hint="cs"/>
          <w:sz w:val="24"/>
          <w:szCs w:val="24"/>
          <w:rtl/>
          <w:lang w:bidi="fa-IR"/>
        </w:rPr>
        <w:lastRenderedPageBreak/>
        <w:t xml:space="preserve">جدول </w:t>
      </w:r>
      <w:r w:rsidR="00BF26BF" w:rsidRPr="00BF26BF">
        <w:rPr>
          <w:rFonts w:ascii="B Lotus" w:eastAsia="Calibri" w:hAnsi="B Lotus" w:cs="B Lotus" w:hint="cs"/>
          <w:sz w:val="24"/>
          <w:szCs w:val="24"/>
          <w:rtl/>
          <w:lang w:bidi="fa-IR"/>
        </w:rPr>
        <w:t>2</w:t>
      </w:r>
      <w:del w:id="8485" w:author="Mehrnazi Boojari" w:date="2019-01-12T06:08:00Z">
        <w:r w:rsidR="00BF26BF" w:rsidRPr="00BF26BF" w:rsidDel="00613437">
          <w:rPr>
            <w:rFonts w:ascii="B Lotus" w:eastAsia="Calibri" w:hAnsi="B Lotus" w:cs="B Lotus" w:hint="cs"/>
            <w:sz w:val="24"/>
            <w:szCs w:val="24"/>
            <w:rtl/>
            <w:lang w:bidi="fa-IR"/>
          </w:rPr>
          <w:delText>.</w:delText>
        </w:r>
      </w:del>
      <w:ins w:id="8486" w:author="Mehrnazi Boojari" w:date="2019-01-12T06:08:00Z">
        <w:r w:rsidR="00613437">
          <w:rPr>
            <w:rFonts w:ascii="B Lotus" w:eastAsia="Calibri" w:hAnsi="B Lotus" w:cs="B Lotus" w:hint="cs"/>
            <w:sz w:val="24"/>
            <w:szCs w:val="24"/>
            <w:rtl/>
            <w:lang w:bidi="fa-IR"/>
          </w:rPr>
          <w:t>-</w:t>
        </w:r>
      </w:ins>
      <w:r w:rsidR="00BF26BF" w:rsidRPr="00BF26BF">
        <w:rPr>
          <w:rFonts w:ascii="B Lotus" w:eastAsia="Calibri" w:hAnsi="B Lotus" w:cs="B Lotus" w:hint="cs"/>
          <w:sz w:val="24"/>
          <w:szCs w:val="24"/>
          <w:rtl/>
          <w:lang w:bidi="fa-IR"/>
        </w:rPr>
        <w:t xml:space="preserve">14 </w:t>
      </w:r>
      <w:r w:rsidRPr="00BF26BF">
        <w:rPr>
          <w:rFonts w:ascii="B Lotus" w:eastAsia="Calibri" w:hAnsi="B Lotus" w:cs="B Lotus" w:hint="cs"/>
          <w:sz w:val="24"/>
          <w:szCs w:val="24"/>
          <w:rtl/>
          <w:lang w:bidi="fa-IR"/>
        </w:rPr>
        <w:t>نشان</w:t>
      </w:r>
      <w:del w:id="8487" w:author="Mehrnazi Boojari" w:date="2019-01-07T09:49:00Z">
        <w:r w:rsidRPr="00BF26BF" w:rsidDel="006F7CCF">
          <w:rPr>
            <w:rFonts w:ascii="B Lotus" w:eastAsia="Calibri" w:hAnsi="B Lotus" w:cs="B Lotus" w:hint="cs"/>
            <w:sz w:val="24"/>
            <w:szCs w:val="24"/>
            <w:rtl/>
            <w:lang w:bidi="fa-IR"/>
          </w:rPr>
          <w:delText xml:space="preserve"> می </w:delText>
        </w:r>
      </w:del>
      <w:ins w:id="8488" w:author="Mehrnazi Boojari" w:date="2019-01-07T09:49:00Z">
        <w:r w:rsidR="006F7CCF">
          <w:rPr>
            <w:rFonts w:ascii="B Lotus" w:eastAsia="Calibri" w:hAnsi="B Lotus" w:cs="B Lotus" w:hint="cs"/>
            <w:sz w:val="24"/>
            <w:szCs w:val="24"/>
            <w:rtl/>
            <w:lang w:bidi="fa-IR"/>
          </w:rPr>
          <w:t xml:space="preserve"> می‌</w:t>
        </w:r>
      </w:ins>
      <w:r w:rsidRPr="00BF26BF">
        <w:rPr>
          <w:rFonts w:ascii="B Lotus" w:eastAsia="Calibri" w:hAnsi="B Lotus" w:cs="B Lotus" w:hint="cs"/>
          <w:sz w:val="24"/>
          <w:szCs w:val="24"/>
          <w:rtl/>
          <w:lang w:bidi="fa-IR"/>
        </w:rPr>
        <w:t>دهد که اکثر واحدهای مسکونی کشور دارای مساحت بین 80 تا 150 مترمربع هستند</w:t>
      </w:r>
      <w:ins w:id="8489" w:author="Mehrnazi Boojari" w:date="2019-01-12T06:09:00Z">
        <w:r w:rsidR="00251E09">
          <w:rPr>
            <w:rFonts w:ascii="B Lotus" w:eastAsia="Calibri" w:hAnsi="B Lotus" w:cs="B Lotus" w:hint="cs"/>
            <w:sz w:val="24"/>
            <w:szCs w:val="24"/>
            <w:rtl/>
            <w:lang w:bidi="fa-IR"/>
          </w:rPr>
          <w:t>؛</w:t>
        </w:r>
      </w:ins>
      <w:r w:rsidRPr="00BF26BF">
        <w:rPr>
          <w:rFonts w:ascii="B Lotus" w:eastAsia="Calibri" w:hAnsi="B Lotus" w:cs="B Lotus" w:hint="cs"/>
          <w:sz w:val="24"/>
          <w:szCs w:val="24"/>
          <w:rtl/>
          <w:lang w:bidi="fa-IR"/>
        </w:rPr>
        <w:t xml:space="preserve"> این آمار </w:t>
      </w:r>
      <w:del w:id="8490" w:author="Mehrnazi Boojari" w:date="2019-01-12T06:09:00Z">
        <w:r w:rsidRPr="00BF26BF" w:rsidDel="00251E09">
          <w:rPr>
            <w:rFonts w:ascii="B Lotus" w:eastAsia="Calibri" w:hAnsi="B Lotus" w:cs="B Lotus" w:hint="cs"/>
            <w:sz w:val="24"/>
            <w:szCs w:val="24"/>
            <w:rtl/>
            <w:lang w:bidi="fa-IR"/>
          </w:rPr>
          <w:delText>نسبت به</w:delText>
        </w:r>
      </w:del>
      <w:ins w:id="8491" w:author="Mehrnazi Boojari" w:date="2019-01-12T06:09:00Z">
        <w:r w:rsidR="00251E09">
          <w:rPr>
            <w:rFonts w:ascii="B Lotus" w:eastAsia="Calibri" w:hAnsi="B Lotus" w:cs="B Lotus" w:hint="cs"/>
            <w:sz w:val="24"/>
            <w:szCs w:val="24"/>
            <w:rtl/>
            <w:lang w:bidi="fa-IR"/>
          </w:rPr>
          <w:t>در</w:t>
        </w:r>
        <w:r w:rsidR="00251E09">
          <w:rPr>
            <w:rFonts w:ascii="B Lotus" w:eastAsia="Calibri" w:hAnsi="B Lotus" w:cs="Times New Roman" w:hint="eastAsia"/>
            <w:sz w:val="24"/>
            <w:szCs w:val="24"/>
            <w:rtl/>
            <w:lang w:bidi="fa-IR"/>
          </w:rPr>
          <w:t> </w:t>
        </w:r>
        <w:r w:rsidR="00251E09">
          <w:rPr>
            <w:rFonts w:ascii="B Lotus" w:eastAsia="Calibri" w:hAnsi="B Lotus" w:cs="B Lotus" w:hint="cs"/>
            <w:sz w:val="24"/>
            <w:szCs w:val="24"/>
            <w:rtl/>
            <w:lang w:bidi="fa-IR"/>
          </w:rPr>
          <w:t>مقایسه</w:t>
        </w:r>
        <w:r w:rsidR="00251E09">
          <w:rPr>
            <w:rFonts w:ascii="B Lotus" w:eastAsia="Calibri" w:hAnsi="B Lotus" w:cs="Times New Roman" w:hint="eastAsia"/>
            <w:sz w:val="24"/>
            <w:szCs w:val="24"/>
            <w:rtl/>
            <w:lang w:bidi="fa-IR"/>
          </w:rPr>
          <w:t> </w:t>
        </w:r>
        <w:r w:rsidR="00251E09">
          <w:rPr>
            <w:rFonts w:ascii="B Lotus" w:eastAsia="Calibri" w:hAnsi="B Lotus" w:cs="B Lotus" w:hint="cs"/>
            <w:sz w:val="24"/>
            <w:szCs w:val="24"/>
            <w:rtl/>
            <w:lang w:bidi="fa-IR"/>
          </w:rPr>
          <w:t>با</w:t>
        </w:r>
      </w:ins>
      <w:r w:rsidRPr="00BF26BF">
        <w:rPr>
          <w:rFonts w:ascii="B Lotus" w:eastAsia="Calibri" w:hAnsi="B Lotus" w:cs="B Lotus" w:hint="cs"/>
          <w:sz w:val="24"/>
          <w:szCs w:val="24"/>
          <w:rtl/>
          <w:lang w:bidi="fa-IR"/>
        </w:rPr>
        <w:t xml:space="preserve"> سال</w:t>
      </w:r>
      <w:del w:id="8492" w:author="Mehrnazi Boojari" w:date="2019-01-07T09:46:00Z">
        <w:r w:rsidRPr="00BF26BF" w:rsidDel="006F7CCF">
          <w:rPr>
            <w:rFonts w:ascii="B Lotus" w:eastAsia="Calibri" w:hAnsi="B Lotus" w:cs="B Lotus" w:hint="cs"/>
            <w:sz w:val="24"/>
            <w:szCs w:val="24"/>
            <w:rtl/>
            <w:lang w:bidi="fa-IR"/>
          </w:rPr>
          <w:delText xml:space="preserve"> های </w:delText>
        </w:r>
      </w:del>
      <w:ins w:id="8493" w:author="Mehrnazi Boojari" w:date="2019-01-07T09:46:00Z">
        <w:r w:rsidR="006F7CCF">
          <w:rPr>
            <w:rFonts w:ascii="B Lotus" w:eastAsia="Calibri" w:hAnsi="B Lotus" w:cs="B Lotus" w:hint="cs"/>
            <w:sz w:val="24"/>
            <w:szCs w:val="24"/>
            <w:rtl/>
            <w:lang w:bidi="fa-IR"/>
          </w:rPr>
          <w:t xml:space="preserve">‌های </w:t>
        </w:r>
      </w:ins>
      <w:r w:rsidRPr="00BF26BF">
        <w:rPr>
          <w:rFonts w:ascii="B Lotus" w:eastAsia="Calibri" w:hAnsi="B Lotus" w:cs="B Lotus" w:hint="cs"/>
          <w:sz w:val="24"/>
          <w:szCs w:val="24"/>
          <w:rtl/>
          <w:lang w:bidi="fa-IR"/>
        </w:rPr>
        <w:t>گذشته روند کاه</w:t>
      </w:r>
      <w:ins w:id="8494" w:author="Mehrnazi Boojari" w:date="2019-01-12T06:09:00Z">
        <w:r w:rsidR="00251E09">
          <w:rPr>
            <w:rFonts w:ascii="B Lotus" w:eastAsia="Calibri" w:hAnsi="B Lotus" w:cs="B Lotus" w:hint="cs"/>
            <w:sz w:val="24"/>
            <w:szCs w:val="24"/>
            <w:rtl/>
            <w:lang w:bidi="fa-IR"/>
          </w:rPr>
          <w:t>ش</w:t>
        </w:r>
      </w:ins>
      <w:r w:rsidRPr="00BF26BF">
        <w:rPr>
          <w:rFonts w:ascii="B Lotus" w:eastAsia="Calibri" w:hAnsi="B Lotus" w:cs="B Lotus" w:hint="cs"/>
          <w:sz w:val="24"/>
          <w:szCs w:val="24"/>
          <w:rtl/>
          <w:lang w:bidi="fa-IR"/>
        </w:rPr>
        <w:t>ی داشته است</w:t>
      </w:r>
      <w:del w:id="8495" w:author="Mehrnazi Boojari" w:date="2019-01-07T09:53:00Z">
        <w:r w:rsidRPr="00BF26BF" w:rsidDel="006F7CCF">
          <w:rPr>
            <w:rFonts w:ascii="B Lotus" w:eastAsia="Calibri" w:hAnsi="B Lotus" w:cs="B Lotus" w:hint="cs"/>
            <w:sz w:val="24"/>
            <w:szCs w:val="24"/>
            <w:rtl/>
            <w:lang w:bidi="fa-IR"/>
          </w:rPr>
          <w:delText xml:space="preserve"> . </w:delText>
        </w:r>
      </w:del>
      <w:ins w:id="8496" w:author="Mehrnazi Boojari" w:date="2019-01-07T09:53:00Z">
        <w:r w:rsidR="006F7CCF">
          <w:rPr>
            <w:rFonts w:ascii="B Lotus" w:eastAsia="Calibri" w:hAnsi="B Lotus" w:cs="B Lotus" w:hint="cs"/>
            <w:sz w:val="24"/>
            <w:szCs w:val="24"/>
            <w:rtl/>
            <w:lang w:bidi="fa-IR"/>
          </w:rPr>
          <w:t xml:space="preserve">. </w:t>
        </w:r>
      </w:ins>
      <w:r w:rsidRPr="00BF26BF">
        <w:rPr>
          <w:rFonts w:ascii="B Lotus" w:eastAsia="Calibri" w:hAnsi="B Lotus" w:cs="B Lotus" w:hint="cs"/>
          <w:sz w:val="24"/>
          <w:szCs w:val="24"/>
          <w:rtl/>
          <w:lang w:bidi="fa-IR"/>
        </w:rPr>
        <w:t>با توجه به اطلاعات آماری در طرح جامع مسکن روستایی متوسط مساحت زمین از سال 1382 از عدد 409 به عدد 370 مترمربع در سال 1392 رسیده است</w:t>
      </w:r>
      <w:ins w:id="8497" w:author="Mehrnazi Boojari" w:date="2019-01-12T06:09:00Z">
        <w:r w:rsidR="00251E09">
          <w:rPr>
            <w:rFonts w:ascii="B Lotus" w:eastAsia="Calibri" w:hAnsi="B Lotus" w:cs="B Lotus" w:hint="cs"/>
            <w:sz w:val="24"/>
            <w:szCs w:val="24"/>
            <w:rtl/>
            <w:lang w:bidi="fa-IR"/>
          </w:rPr>
          <w:t>،</w:t>
        </w:r>
      </w:ins>
      <w:r w:rsidRPr="00BF26BF">
        <w:rPr>
          <w:rFonts w:ascii="B Lotus" w:eastAsia="Calibri" w:hAnsi="B Lotus" w:cs="B Lotus" w:hint="cs"/>
          <w:sz w:val="24"/>
          <w:szCs w:val="24"/>
          <w:rtl/>
          <w:lang w:bidi="fa-IR"/>
        </w:rPr>
        <w:t xml:space="preserve"> و همچنین مساحت کل زیر</w:t>
      </w:r>
      <w:del w:id="8498" w:author="Mehrnazi Boojari" w:date="2019-01-12T06:10:00Z">
        <w:r w:rsidRPr="00BF26BF" w:rsidDel="00251E09">
          <w:rPr>
            <w:rFonts w:ascii="B Lotus" w:eastAsia="Calibri" w:hAnsi="B Lotus" w:cs="B Lotus" w:hint="cs"/>
            <w:sz w:val="24"/>
            <w:szCs w:val="24"/>
            <w:rtl/>
            <w:lang w:bidi="fa-IR"/>
          </w:rPr>
          <w:delText xml:space="preserve"> </w:delText>
        </w:r>
      </w:del>
      <w:r w:rsidRPr="00BF26BF">
        <w:rPr>
          <w:rFonts w:ascii="B Lotus" w:eastAsia="Calibri" w:hAnsi="B Lotus" w:cs="B Lotus" w:hint="cs"/>
          <w:sz w:val="24"/>
          <w:szCs w:val="24"/>
          <w:rtl/>
          <w:lang w:bidi="fa-IR"/>
        </w:rPr>
        <w:t>بنا از عدد 123 متر در سال 1382 به 111 مترمربع در سال 1392 رسیده است</w:t>
      </w:r>
      <w:del w:id="8499" w:author="Mehrnazi Boojari" w:date="2019-01-07T09:53:00Z">
        <w:r w:rsidRPr="00BF26BF" w:rsidDel="006F7CCF">
          <w:rPr>
            <w:rFonts w:ascii="B Lotus" w:eastAsia="Calibri" w:hAnsi="B Lotus" w:cs="B Lotus" w:hint="cs"/>
            <w:sz w:val="24"/>
            <w:szCs w:val="24"/>
            <w:rtl/>
            <w:lang w:bidi="fa-IR"/>
          </w:rPr>
          <w:delText xml:space="preserve"> . </w:delText>
        </w:r>
      </w:del>
      <w:ins w:id="8500" w:author="Mehrnazi Boojari" w:date="2019-01-07T09:53:00Z">
        <w:r w:rsidR="006F7CCF">
          <w:rPr>
            <w:rFonts w:ascii="B Lotus" w:eastAsia="Calibri" w:hAnsi="B Lotus" w:cs="B Lotus" w:hint="cs"/>
            <w:sz w:val="24"/>
            <w:szCs w:val="24"/>
            <w:rtl/>
            <w:lang w:bidi="fa-IR"/>
          </w:rPr>
          <w:t xml:space="preserve">. </w:t>
        </w:r>
      </w:ins>
      <w:r w:rsidRPr="00BF26BF">
        <w:rPr>
          <w:rFonts w:ascii="B Lotus" w:eastAsia="Calibri" w:hAnsi="B Lotus" w:cs="B Lotus" w:hint="cs"/>
          <w:sz w:val="24"/>
          <w:szCs w:val="24"/>
          <w:rtl/>
          <w:lang w:bidi="fa-IR"/>
        </w:rPr>
        <w:t xml:space="preserve">به لحاظ سازه‌ای 67 درصد مساکن روستایی دارای سازه نبوده و این به معنای </w:t>
      </w:r>
      <w:del w:id="8501" w:author="Mehrnazi Boojari" w:date="2019-01-07T23:59:00Z">
        <w:r w:rsidRPr="00BF26BF" w:rsidDel="008E2EB9">
          <w:rPr>
            <w:rFonts w:ascii="B Lotus" w:eastAsia="Calibri" w:hAnsi="B Lotus" w:cs="B Lotus" w:hint="cs"/>
            <w:sz w:val="24"/>
            <w:szCs w:val="24"/>
            <w:rtl/>
            <w:lang w:bidi="fa-IR"/>
          </w:rPr>
          <w:delText>پائین</w:delText>
        </w:r>
      </w:del>
      <w:ins w:id="8502" w:author="Mehrnazi Boojari" w:date="2019-01-07T23:59:00Z">
        <w:r w:rsidR="008E2EB9">
          <w:rPr>
            <w:rFonts w:ascii="B Lotus" w:eastAsia="Calibri" w:hAnsi="B Lotus" w:cs="B Lotus" w:hint="cs"/>
            <w:sz w:val="24"/>
            <w:szCs w:val="24"/>
            <w:rtl/>
            <w:lang w:bidi="fa-IR"/>
          </w:rPr>
          <w:t>پایین</w:t>
        </w:r>
      </w:ins>
      <w:del w:id="8503" w:author="Mehrnazi Boojari" w:date="2019-01-07T10:45:00Z">
        <w:r w:rsidRPr="00BF26BF" w:rsidDel="006A1F1D">
          <w:rPr>
            <w:rFonts w:ascii="B Lotus" w:eastAsia="Calibri" w:hAnsi="B Lotus" w:cs="B Lotus" w:hint="cs"/>
            <w:sz w:val="24"/>
            <w:szCs w:val="24"/>
            <w:rtl/>
            <w:lang w:bidi="fa-IR"/>
          </w:rPr>
          <w:delText xml:space="preserve"> بودن </w:delText>
        </w:r>
      </w:del>
      <w:ins w:id="8504" w:author="Mehrnazi Boojari" w:date="2019-01-07T10:45:00Z">
        <w:r w:rsidR="006A1F1D">
          <w:rPr>
            <w:rFonts w:ascii="B Lotus" w:eastAsia="Calibri" w:hAnsi="B Lotus" w:cs="B Lotus" w:hint="cs"/>
            <w:sz w:val="24"/>
            <w:szCs w:val="24"/>
            <w:rtl/>
            <w:lang w:bidi="fa-IR"/>
          </w:rPr>
          <w:t xml:space="preserve">‌بودن </w:t>
        </w:r>
      </w:ins>
      <w:r w:rsidRPr="00BF26BF">
        <w:rPr>
          <w:rFonts w:ascii="B Lotus" w:eastAsia="Calibri" w:hAnsi="B Lotus" w:cs="B Lotus" w:hint="cs"/>
          <w:sz w:val="24"/>
          <w:szCs w:val="24"/>
          <w:rtl/>
          <w:lang w:bidi="fa-IR"/>
        </w:rPr>
        <w:t>دوام مساکن روستایی است</w:t>
      </w:r>
      <w:r w:rsidRPr="00BF26BF">
        <w:rPr>
          <w:rFonts w:ascii="B Lotus" w:eastAsia="Calibri" w:hAnsi="B Lotus" w:cs="B Lotus"/>
          <w:sz w:val="24"/>
          <w:szCs w:val="24"/>
          <w:vertAlign w:val="superscript"/>
          <w:rtl/>
          <w:lang w:bidi="fa-IR"/>
        </w:rPr>
        <w:footnoteReference w:id="65"/>
      </w:r>
      <w:ins w:id="8508" w:author="Mehrnazi Boojari" w:date="2019-01-12T06:10:00Z">
        <w:r w:rsidR="0029072E">
          <w:rPr>
            <w:rFonts w:ascii="B Lotus" w:eastAsia="Calibri" w:hAnsi="B Lotus" w:cs="B Lotus" w:hint="cs"/>
            <w:sz w:val="24"/>
            <w:szCs w:val="24"/>
            <w:rtl/>
            <w:lang w:bidi="fa-IR"/>
          </w:rPr>
          <w:t>.</w:t>
        </w:r>
      </w:ins>
      <w:r w:rsidRPr="00BF26BF">
        <w:rPr>
          <w:rFonts w:ascii="B Lotus" w:eastAsia="Calibri" w:hAnsi="B Lotus" w:cs="B Lotus" w:hint="cs"/>
          <w:sz w:val="24"/>
          <w:szCs w:val="24"/>
          <w:rtl/>
          <w:lang w:bidi="fa-IR"/>
        </w:rPr>
        <w:t xml:space="preserve"> این در حالی است که این عدد برای مساکن شهری نزدیک 35 درصد</w:t>
      </w:r>
      <w:del w:id="8509" w:author="Mehrnazi Boojari" w:date="2019-01-07T09:49:00Z">
        <w:r w:rsidRPr="00BF26BF" w:rsidDel="006F7CCF">
          <w:rPr>
            <w:rFonts w:ascii="B Lotus" w:eastAsia="Calibri" w:hAnsi="B Lotus" w:cs="B Lotus" w:hint="cs"/>
            <w:sz w:val="24"/>
            <w:szCs w:val="24"/>
            <w:rtl/>
            <w:lang w:bidi="fa-IR"/>
          </w:rPr>
          <w:delText xml:space="preserve"> می </w:delText>
        </w:r>
      </w:del>
      <w:del w:id="8510" w:author="Mehrnazi Boojari" w:date="2019-01-07T10:29:00Z">
        <w:r w:rsidRPr="00BF26BF" w:rsidDel="006C73A5">
          <w:rPr>
            <w:rFonts w:ascii="B Lotus" w:eastAsia="Calibri" w:hAnsi="B Lotus" w:cs="B Lotus" w:hint="cs"/>
            <w:sz w:val="24"/>
            <w:szCs w:val="24"/>
            <w:rtl/>
            <w:lang w:bidi="fa-IR"/>
          </w:rPr>
          <w:delText>باشد</w:delText>
        </w:r>
      </w:del>
      <w:ins w:id="8511" w:author="Mehrnazi Boojari" w:date="2019-01-07T10:29:00Z">
        <w:r w:rsidR="006C73A5">
          <w:rPr>
            <w:rFonts w:ascii="B Lotus" w:eastAsia="Calibri" w:hAnsi="B Lotus" w:cs="B Lotus" w:hint="cs"/>
            <w:sz w:val="24"/>
            <w:szCs w:val="24"/>
            <w:rtl/>
            <w:lang w:bidi="fa-IR"/>
          </w:rPr>
          <w:t xml:space="preserve"> است</w:t>
        </w:r>
      </w:ins>
      <w:del w:id="8512" w:author="Mehrnazi Boojari" w:date="2019-01-07T09:53:00Z">
        <w:r w:rsidRPr="00BF26BF" w:rsidDel="006F7CCF">
          <w:rPr>
            <w:rFonts w:ascii="B Lotus" w:eastAsia="Calibri" w:hAnsi="B Lotus" w:cs="B Lotus" w:hint="cs"/>
            <w:sz w:val="24"/>
            <w:szCs w:val="24"/>
            <w:rtl/>
            <w:lang w:bidi="fa-IR"/>
          </w:rPr>
          <w:delText xml:space="preserve"> . </w:delText>
        </w:r>
      </w:del>
      <w:del w:id="8513" w:author="Mehrnazi Boojari" w:date="2019-01-07T12:18:00Z">
        <w:r w:rsidRPr="00BF26BF" w:rsidDel="002F77AF">
          <w:rPr>
            <w:rFonts w:ascii="B Lotus" w:eastAsia="Calibri" w:hAnsi="B Lotus" w:cs="B Lotus" w:hint="cs"/>
            <w:sz w:val="24"/>
            <w:szCs w:val="24"/>
            <w:rtl/>
            <w:lang w:bidi="fa-IR"/>
          </w:rPr>
          <w:delText xml:space="preserve">همچنین </w:delText>
        </w:r>
      </w:del>
      <w:ins w:id="8514" w:author="Mehrnazi Boojari" w:date="2019-01-07T12:18:00Z">
        <w:r w:rsidR="002F77AF">
          <w:rPr>
            <w:rFonts w:ascii="B Lotus" w:eastAsia="Calibri" w:hAnsi="B Lotus" w:cs="B Lotus" w:hint="cs"/>
            <w:sz w:val="24"/>
            <w:szCs w:val="24"/>
            <w:rtl/>
            <w:lang w:bidi="fa-IR"/>
          </w:rPr>
          <w:t xml:space="preserve">. همچنین، </w:t>
        </w:r>
      </w:ins>
      <w:r w:rsidRPr="00BF26BF">
        <w:rPr>
          <w:rFonts w:ascii="B Lotus" w:eastAsia="Calibri" w:hAnsi="B Lotus" w:cs="B Lotus" w:hint="cs"/>
          <w:sz w:val="24"/>
          <w:szCs w:val="24"/>
          <w:rtl/>
          <w:lang w:bidi="fa-IR"/>
        </w:rPr>
        <w:t>با توجه به عدد</w:t>
      </w:r>
      <w:del w:id="8515" w:author="Mehrnazi Boojari" w:date="2019-01-07T09:59:00Z">
        <w:r w:rsidRPr="00BF26BF" w:rsidDel="00A31D6F">
          <w:rPr>
            <w:rFonts w:ascii="B Lotus" w:eastAsia="Calibri" w:hAnsi="B Lotus" w:cs="B Lotus" w:hint="cs"/>
            <w:sz w:val="24"/>
            <w:szCs w:val="24"/>
            <w:rtl/>
            <w:lang w:bidi="fa-IR"/>
          </w:rPr>
          <w:delText xml:space="preserve">  </w:delText>
        </w:r>
      </w:del>
      <w:ins w:id="8516" w:author="Mehrnazi Boojari" w:date="2019-01-07T09:59:00Z">
        <w:r w:rsidR="00A31D6F">
          <w:rPr>
            <w:rFonts w:ascii="B Lotus" w:eastAsia="Calibri" w:hAnsi="B Lotus" w:cs="B Lotus" w:hint="cs"/>
            <w:sz w:val="24"/>
            <w:szCs w:val="24"/>
            <w:rtl/>
            <w:lang w:bidi="fa-IR"/>
          </w:rPr>
          <w:t xml:space="preserve"> </w:t>
        </w:r>
      </w:ins>
      <w:r w:rsidRPr="00BF26BF">
        <w:rPr>
          <w:rFonts w:ascii="B Lotus" w:eastAsia="Calibri" w:hAnsi="B Lotus" w:cs="B Lotus" w:hint="cs"/>
          <w:sz w:val="24"/>
          <w:szCs w:val="24"/>
          <w:rtl/>
          <w:lang w:bidi="fa-IR"/>
        </w:rPr>
        <w:t>بالای (93.7 درصد) غیرآپارتمانی</w:t>
      </w:r>
      <w:del w:id="8517" w:author="Mehrnazi Boojari" w:date="2019-01-07T10:45:00Z">
        <w:r w:rsidRPr="00BF26BF" w:rsidDel="006A1F1D">
          <w:rPr>
            <w:rFonts w:ascii="B Lotus" w:eastAsia="Calibri" w:hAnsi="B Lotus" w:cs="B Lotus" w:hint="cs"/>
            <w:sz w:val="24"/>
            <w:szCs w:val="24"/>
            <w:rtl/>
            <w:lang w:bidi="fa-IR"/>
          </w:rPr>
          <w:delText xml:space="preserve"> بودن </w:delText>
        </w:r>
      </w:del>
      <w:ins w:id="8518" w:author="Mehrnazi Boojari" w:date="2019-01-07T10:45:00Z">
        <w:r w:rsidR="006A1F1D">
          <w:rPr>
            <w:rFonts w:ascii="B Lotus" w:eastAsia="Calibri" w:hAnsi="B Lotus" w:cs="B Lotus" w:hint="cs"/>
            <w:sz w:val="24"/>
            <w:szCs w:val="24"/>
            <w:rtl/>
            <w:lang w:bidi="fa-IR"/>
          </w:rPr>
          <w:t xml:space="preserve">‌بودن </w:t>
        </w:r>
      </w:ins>
      <w:r w:rsidRPr="00BF26BF">
        <w:rPr>
          <w:rFonts w:ascii="B Lotus" w:eastAsia="Calibri" w:hAnsi="B Lotus" w:cs="B Lotus" w:hint="cs"/>
          <w:sz w:val="24"/>
          <w:szCs w:val="24"/>
          <w:rtl/>
          <w:lang w:bidi="fa-IR"/>
        </w:rPr>
        <w:t>مسکن نشان از این دارد که هنوز روستانشینان تمایلی به زندگی آپارتمانی نشان</w:t>
      </w:r>
      <w:del w:id="8519" w:author="Mehrnazi Boojari" w:date="2019-01-07T09:49:00Z">
        <w:r w:rsidRPr="00BF26BF" w:rsidDel="006F7CCF">
          <w:rPr>
            <w:rFonts w:ascii="B Lotus" w:eastAsia="Calibri" w:hAnsi="B Lotus" w:cs="B Lotus" w:hint="cs"/>
            <w:sz w:val="24"/>
            <w:szCs w:val="24"/>
            <w:rtl/>
            <w:lang w:bidi="fa-IR"/>
          </w:rPr>
          <w:delText xml:space="preserve"> نمی </w:delText>
        </w:r>
      </w:del>
      <w:ins w:id="8520" w:author="Mehrnazi Boojari" w:date="2019-01-07T09:49:00Z">
        <w:r w:rsidR="006F7CCF">
          <w:rPr>
            <w:rFonts w:ascii="B Lotus" w:eastAsia="Calibri" w:hAnsi="B Lotus" w:cs="B Lotus" w:hint="cs"/>
            <w:sz w:val="24"/>
            <w:szCs w:val="24"/>
            <w:rtl/>
            <w:lang w:bidi="fa-IR"/>
          </w:rPr>
          <w:t xml:space="preserve"> نمی‌</w:t>
        </w:r>
      </w:ins>
      <w:r w:rsidRPr="00BF26BF">
        <w:rPr>
          <w:rFonts w:ascii="B Lotus" w:eastAsia="Calibri" w:hAnsi="B Lotus" w:cs="B Lotus" w:hint="cs"/>
          <w:sz w:val="24"/>
          <w:szCs w:val="24"/>
          <w:rtl/>
          <w:lang w:bidi="fa-IR"/>
        </w:rPr>
        <w:t>دهند</w:t>
      </w:r>
      <w:ins w:id="8521" w:author="Mehrnazi Boojari" w:date="2019-01-12T06:11:00Z">
        <w:r w:rsidR="0029072E">
          <w:rPr>
            <w:rFonts w:ascii="B Lotus" w:eastAsia="Calibri" w:hAnsi="B Lotus" w:cs="B Lotus" w:hint="cs"/>
            <w:sz w:val="24"/>
            <w:szCs w:val="24"/>
            <w:rtl/>
            <w:lang w:bidi="fa-IR"/>
          </w:rPr>
          <w:t>؛</w:t>
        </w:r>
      </w:ins>
      <w:r w:rsidRPr="00BF26BF">
        <w:rPr>
          <w:rFonts w:ascii="B Lotus" w:eastAsia="Calibri" w:hAnsi="B Lotus" w:cs="B Lotus" w:hint="cs"/>
          <w:sz w:val="24"/>
          <w:szCs w:val="24"/>
          <w:rtl/>
          <w:lang w:bidi="fa-IR"/>
        </w:rPr>
        <w:t xml:space="preserve"> البته این درصد با توجه به سال 1390 یک درصد </w:t>
      </w:r>
      <w:del w:id="8522" w:author="Mehrnazi Boojari" w:date="2019-01-07T23:59:00Z">
        <w:r w:rsidRPr="00BF26BF" w:rsidDel="008E2EB9">
          <w:rPr>
            <w:rFonts w:ascii="B Lotus" w:eastAsia="Calibri" w:hAnsi="B Lotus" w:cs="B Lotus" w:hint="cs"/>
            <w:sz w:val="24"/>
            <w:szCs w:val="24"/>
            <w:rtl/>
            <w:lang w:bidi="fa-IR"/>
          </w:rPr>
          <w:delText>پائین</w:delText>
        </w:r>
      </w:del>
      <w:ins w:id="8523" w:author="Mehrnazi Boojari" w:date="2019-01-07T23:59:00Z">
        <w:r w:rsidR="008E2EB9">
          <w:rPr>
            <w:rFonts w:ascii="B Lotus" w:eastAsia="Calibri" w:hAnsi="B Lotus" w:cs="B Lotus" w:hint="cs"/>
            <w:sz w:val="24"/>
            <w:szCs w:val="24"/>
            <w:rtl/>
            <w:lang w:bidi="fa-IR"/>
          </w:rPr>
          <w:t>پایین</w:t>
        </w:r>
      </w:ins>
      <w:r w:rsidRPr="00BF26BF">
        <w:rPr>
          <w:rFonts w:ascii="B Lotus" w:eastAsia="Calibri" w:hAnsi="B Lotus" w:cs="B Lotus" w:hint="cs"/>
          <w:sz w:val="24"/>
          <w:szCs w:val="24"/>
          <w:rtl/>
          <w:lang w:bidi="fa-IR"/>
        </w:rPr>
        <w:t xml:space="preserve"> آمده است</w:t>
      </w:r>
      <w:del w:id="8524" w:author="Mehrnazi Boojari" w:date="2019-01-08T02:06:00Z">
        <w:r w:rsidRPr="00BF26BF" w:rsidDel="00310BDA">
          <w:rPr>
            <w:rFonts w:ascii="B Lotus" w:eastAsia="Calibri" w:hAnsi="B Lotus" w:cs="B Lotus" w:hint="cs"/>
            <w:sz w:val="24"/>
            <w:szCs w:val="24"/>
            <w:rtl/>
            <w:lang w:bidi="fa-IR"/>
          </w:rPr>
          <w:delText xml:space="preserve"> ولی </w:delText>
        </w:r>
      </w:del>
      <w:ins w:id="8525" w:author="Mehrnazi Boojari" w:date="2019-01-08T02:06:00Z">
        <w:r w:rsidR="00310BDA">
          <w:rPr>
            <w:rFonts w:ascii="B Lotus" w:eastAsia="Calibri" w:hAnsi="B Lotus" w:cs="B Lotus" w:hint="cs"/>
            <w:sz w:val="24"/>
            <w:szCs w:val="24"/>
            <w:rtl/>
            <w:lang w:bidi="fa-IR"/>
          </w:rPr>
          <w:t xml:space="preserve">، ولی </w:t>
        </w:r>
      </w:ins>
      <w:r w:rsidRPr="00BF26BF">
        <w:rPr>
          <w:rFonts w:ascii="B Lotus" w:eastAsia="Calibri" w:hAnsi="B Lotus" w:cs="B Lotus" w:hint="cs"/>
          <w:sz w:val="24"/>
          <w:szCs w:val="24"/>
          <w:rtl/>
          <w:lang w:bidi="fa-IR"/>
        </w:rPr>
        <w:t xml:space="preserve">عدد </w:t>
      </w:r>
      <w:del w:id="8526" w:author="Mehrnazi Boojari" w:date="2019-01-12T06:11:00Z">
        <w:r w:rsidRPr="00BF26BF" w:rsidDel="0029072E">
          <w:rPr>
            <w:rFonts w:ascii="B Lotus" w:eastAsia="Calibri" w:hAnsi="B Lotus" w:cs="B Lotus" w:hint="cs"/>
            <w:sz w:val="24"/>
            <w:szCs w:val="24"/>
            <w:rtl/>
            <w:lang w:bidi="fa-IR"/>
          </w:rPr>
          <w:delText xml:space="preserve">قابل </w:delText>
        </w:r>
      </w:del>
      <w:ins w:id="8527" w:author="Mehrnazi Boojari" w:date="2019-01-12T06:11:00Z">
        <w:r w:rsidR="0029072E">
          <w:rPr>
            <w:rFonts w:ascii="B Lotus" w:eastAsia="Calibri" w:hAnsi="B Lotus" w:cs="B Lotus" w:hint="cs"/>
            <w:sz w:val="24"/>
            <w:szCs w:val="24"/>
            <w:rtl/>
            <w:lang w:bidi="fa-IR"/>
          </w:rPr>
          <w:t>درخور</w:t>
        </w:r>
        <w:r w:rsidR="0029072E">
          <w:rPr>
            <w:rFonts w:ascii="B Lotus" w:eastAsia="Calibri" w:hAnsi="B Lotus" w:cs="Times New Roman" w:hint="eastAsia"/>
            <w:sz w:val="24"/>
            <w:szCs w:val="24"/>
            <w:rtl/>
            <w:lang w:bidi="fa-IR"/>
          </w:rPr>
          <w:t> </w:t>
        </w:r>
      </w:ins>
      <w:r w:rsidRPr="00BF26BF">
        <w:rPr>
          <w:rFonts w:ascii="B Lotus" w:eastAsia="Calibri" w:hAnsi="B Lotus" w:cs="B Lotus" w:hint="cs"/>
          <w:sz w:val="24"/>
          <w:szCs w:val="24"/>
          <w:rtl/>
          <w:lang w:bidi="fa-IR"/>
        </w:rPr>
        <w:t>توجهی نیست.</w:t>
      </w:r>
    </w:p>
    <w:p w14:paraId="64CFA02F" w14:textId="77777777" w:rsidR="00A06196" w:rsidRPr="00A06196" w:rsidRDefault="00A06196" w:rsidP="007C39B2">
      <w:pPr>
        <w:pStyle w:val="Heading3"/>
        <w:rPr>
          <w:rtl/>
        </w:rPr>
      </w:pPr>
      <w:bookmarkStart w:id="8528" w:name="_Toc533781222"/>
      <w:bookmarkStart w:id="8529" w:name="_Toc533782178"/>
      <w:r w:rsidRPr="00A06196">
        <w:rPr>
          <w:rFonts w:hint="cs"/>
          <w:rtl/>
        </w:rPr>
        <w:t xml:space="preserve">مصالح عمده </w:t>
      </w:r>
      <w:del w:id="8530" w:author="Mehrnazi Boojari" w:date="2019-01-08T02:12:00Z">
        <w:r w:rsidRPr="00A06196" w:rsidDel="00175889">
          <w:rPr>
            <w:rFonts w:hint="cs"/>
            <w:rtl/>
          </w:rPr>
          <w:delText>بکاررفته</w:delText>
        </w:r>
      </w:del>
      <w:ins w:id="8531" w:author="Mehrnazi Boojari" w:date="2019-01-08T02:12:00Z">
        <w:r w:rsidR="00175889">
          <w:rPr>
            <w:rFonts w:hint="cs"/>
            <w:rtl/>
          </w:rPr>
          <w:t>به‌کاررفته</w:t>
        </w:r>
      </w:ins>
      <w:r w:rsidRPr="00A06196">
        <w:rPr>
          <w:rFonts w:hint="cs"/>
          <w:rtl/>
        </w:rPr>
        <w:t xml:space="preserve"> در احداث واحدهای مسکونی</w:t>
      </w:r>
      <w:bookmarkEnd w:id="8528"/>
      <w:bookmarkEnd w:id="8529"/>
      <w:r w:rsidRPr="00A06196">
        <w:rPr>
          <w:rFonts w:hint="cs"/>
          <w:rtl/>
        </w:rPr>
        <w:t xml:space="preserve"> </w:t>
      </w:r>
    </w:p>
    <w:p w14:paraId="0C410A3D" w14:textId="77777777" w:rsidR="00A06196" w:rsidRPr="00BF26BF" w:rsidRDefault="00A06196" w:rsidP="00BF7D4F">
      <w:pPr>
        <w:bidi/>
        <w:ind w:firstLine="227"/>
        <w:jc w:val="both"/>
        <w:rPr>
          <w:rFonts w:ascii="B Lotus" w:eastAsia="Calibri" w:hAnsi="B Lotus" w:cs="B Lotus"/>
          <w:sz w:val="24"/>
          <w:szCs w:val="24"/>
          <w:rtl/>
          <w:lang w:bidi="fa-IR"/>
        </w:rPr>
      </w:pPr>
      <w:del w:id="8532" w:author="Mehrnazi Boojari" w:date="2019-01-09T23:38:00Z">
        <w:r w:rsidRPr="00BF26BF" w:rsidDel="00947B53">
          <w:rPr>
            <w:rFonts w:ascii="B Lotus" w:eastAsia="Calibri" w:hAnsi="B Lotus" w:cs="B Lotus" w:hint="cs"/>
            <w:sz w:val="24"/>
            <w:szCs w:val="24"/>
            <w:rtl/>
            <w:lang w:bidi="fa-IR"/>
          </w:rPr>
          <w:delText>بر اساس</w:delText>
        </w:r>
      </w:del>
      <w:ins w:id="8533" w:author="Mehrnazi Boojari" w:date="2019-01-12T06:12:00Z">
        <w:r w:rsidR="0029072E">
          <w:rPr>
            <w:rFonts w:ascii="B Lotus" w:eastAsia="Calibri" w:hAnsi="B Lotus" w:cs="B Lotus" w:hint="cs"/>
            <w:sz w:val="24"/>
            <w:szCs w:val="24"/>
            <w:rtl/>
            <w:lang w:bidi="fa-IR"/>
          </w:rPr>
          <w:t>با بررسی</w:t>
        </w:r>
      </w:ins>
      <w:r w:rsidRPr="00BF26BF">
        <w:rPr>
          <w:rFonts w:ascii="B Lotus" w:eastAsia="Calibri" w:hAnsi="B Lotus" w:cs="B Lotus" w:hint="cs"/>
          <w:sz w:val="24"/>
          <w:szCs w:val="24"/>
          <w:rtl/>
          <w:lang w:bidi="fa-IR"/>
        </w:rPr>
        <w:t xml:space="preserve"> نتایج </w:t>
      </w:r>
      <w:del w:id="8534" w:author="Mehrnazi Boojari" w:date="2019-01-07T10:27:00Z">
        <w:r w:rsidRPr="00BF26BF" w:rsidDel="006C73A5">
          <w:rPr>
            <w:rFonts w:ascii="B Lotus" w:eastAsia="Calibri" w:hAnsi="B Lotus" w:cs="B Lotus" w:hint="cs"/>
            <w:sz w:val="24"/>
            <w:szCs w:val="24"/>
            <w:rtl/>
            <w:lang w:bidi="fa-IR"/>
          </w:rPr>
          <w:delText>بدست آ</w:delText>
        </w:r>
      </w:del>
      <w:ins w:id="8535" w:author="Mehrnazi Boojari" w:date="2019-01-07T10:27:00Z">
        <w:r w:rsidR="006C73A5">
          <w:rPr>
            <w:rFonts w:ascii="B Lotus" w:eastAsia="Calibri" w:hAnsi="B Lotus" w:cs="B Lotus" w:hint="cs"/>
            <w:sz w:val="24"/>
            <w:szCs w:val="24"/>
            <w:rtl/>
            <w:lang w:bidi="fa-IR"/>
          </w:rPr>
          <w:t>به‌دست</w:t>
        </w:r>
      </w:ins>
      <w:ins w:id="8536" w:author="Mehrnazi Boojari" w:date="2019-01-12T06:11:00Z">
        <w:r w:rsidR="0029072E">
          <w:rPr>
            <w:rFonts w:ascii="B Lotus" w:eastAsia="Calibri" w:hAnsi="B Lotus" w:cs="B Nazanin" w:hint="cs"/>
            <w:sz w:val="24"/>
            <w:szCs w:val="24"/>
            <w:rtl/>
            <w:lang w:bidi="fa-IR"/>
          </w:rPr>
          <w:t>‌</w:t>
        </w:r>
      </w:ins>
      <w:ins w:id="8537" w:author="Mehrnazi Boojari" w:date="2019-01-07T10:27:00Z">
        <w:r w:rsidR="006C73A5">
          <w:rPr>
            <w:rFonts w:ascii="B Lotus" w:eastAsia="Calibri" w:hAnsi="B Lotus" w:cs="B Lotus" w:hint="cs"/>
            <w:sz w:val="24"/>
            <w:szCs w:val="24"/>
            <w:rtl/>
            <w:lang w:bidi="fa-IR"/>
          </w:rPr>
          <w:t>آ</w:t>
        </w:r>
      </w:ins>
      <w:r w:rsidRPr="00BF26BF">
        <w:rPr>
          <w:rFonts w:ascii="B Lotus" w:eastAsia="Calibri" w:hAnsi="B Lotus" w:cs="B Lotus" w:hint="cs"/>
          <w:sz w:val="24"/>
          <w:szCs w:val="24"/>
          <w:rtl/>
          <w:lang w:bidi="fa-IR"/>
        </w:rPr>
        <w:t xml:space="preserve">مده از آمار مربوط به نوع مصالح </w:t>
      </w:r>
      <w:del w:id="8538" w:author="Mehrnazi Boojari" w:date="2019-01-08T02:12:00Z">
        <w:r w:rsidRPr="00BF26BF" w:rsidDel="00175889">
          <w:rPr>
            <w:rFonts w:ascii="B Lotus" w:eastAsia="Calibri" w:hAnsi="B Lotus" w:cs="B Lotus" w:hint="cs"/>
            <w:sz w:val="24"/>
            <w:szCs w:val="24"/>
            <w:rtl/>
            <w:lang w:bidi="fa-IR"/>
          </w:rPr>
          <w:delText>بکاررفته</w:delText>
        </w:r>
      </w:del>
      <w:ins w:id="8539" w:author="Mehrnazi Boojari" w:date="2019-01-08T02:12:00Z">
        <w:r w:rsidR="00175889">
          <w:rPr>
            <w:rFonts w:ascii="B Lotus" w:eastAsia="Calibri" w:hAnsi="B Lotus" w:cs="B Lotus" w:hint="cs"/>
            <w:sz w:val="24"/>
            <w:szCs w:val="24"/>
            <w:rtl/>
            <w:lang w:bidi="fa-IR"/>
          </w:rPr>
          <w:t>به‌کاررفته</w:t>
        </w:r>
      </w:ins>
      <w:r w:rsidRPr="00BF26BF">
        <w:rPr>
          <w:rFonts w:ascii="B Lotus" w:eastAsia="Calibri" w:hAnsi="B Lotus" w:cs="B Lotus" w:hint="cs"/>
          <w:sz w:val="24"/>
          <w:szCs w:val="24"/>
          <w:rtl/>
          <w:lang w:bidi="fa-IR"/>
        </w:rPr>
        <w:t xml:space="preserve"> در واحدهای مسکونی در سال 1392 مشخص</w:t>
      </w:r>
      <w:del w:id="8540" w:author="Mehrnazi Boojari" w:date="2019-01-07T09:49:00Z">
        <w:r w:rsidRPr="00BF26BF" w:rsidDel="006F7CCF">
          <w:rPr>
            <w:rFonts w:ascii="B Lotus" w:eastAsia="Calibri" w:hAnsi="B Lotus" w:cs="B Lotus" w:hint="cs"/>
            <w:sz w:val="24"/>
            <w:szCs w:val="24"/>
            <w:rtl/>
            <w:lang w:bidi="fa-IR"/>
          </w:rPr>
          <w:delText xml:space="preserve"> می </w:delText>
        </w:r>
      </w:del>
      <w:ins w:id="8541" w:author="Mehrnazi Boojari" w:date="2019-01-07T09:49:00Z">
        <w:r w:rsidR="006F7CCF">
          <w:rPr>
            <w:rFonts w:ascii="B Lotus" w:eastAsia="Calibri" w:hAnsi="B Lotus" w:cs="B Lotus" w:hint="cs"/>
            <w:sz w:val="24"/>
            <w:szCs w:val="24"/>
            <w:rtl/>
            <w:lang w:bidi="fa-IR"/>
          </w:rPr>
          <w:t xml:space="preserve"> می‌</w:t>
        </w:r>
      </w:ins>
      <w:r w:rsidRPr="00BF26BF">
        <w:rPr>
          <w:rFonts w:ascii="B Lotus" w:eastAsia="Calibri" w:hAnsi="B Lotus" w:cs="B Lotus" w:hint="cs"/>
          <w:sz w:val="24"/>
          <w:szCs w:val="24"/>
          <w:rtl/>
          <w:lang w:bidi="fa-IR"/>
        </w:rPr>
        <w:t xml:space="preserve">شود </w:t>
      </w:r>
      <w:del w:id="8542" w:author="Mehrnazi Boojari" w:date="2019-01-12T06:13:00Z">
        <w:r w:rsidRPr="00BF26BF" w:rsidDel="00BF7D4F">
          <w:rPr>
            <w:rFonts w:ascii="B Lotus" w:eastAsia="Calibri" w:hAnsi="B Lotus" w:cs="B Lotus" w:hint="cs"/>
            <w:sz w:val="24"/>
            <w:szCs w:val="24"/>
            <w:rtl/>
            <w:lang w:bidi="fa-IR"/>
          </w:rPr>
          <w:delText xml:space="preserve">نزدیک </w:delText>
        </w:r>
      </w:del>
      <w:ins w:id="8543" w:author="Mehrnazi Boojari" w:date="2019-01-12T06:13:00Z">
        <w:r w:rsidR="00BF7D4F">
          <w:rPr>
            <w:rFonts w:ascii="B Lotus" w:eastAsia="Calibri" w:hAnsi="B Lotus" w:cs="B Lotus" w:hint="cs"/>
            <w:sz w:val="24"/>
            <w:szCs w:val="24"/>
            <w:rtl/>
            <w:lang w:bidi="fa-IR"/>
          </w:rPr>
          <w:t>حدود</w:t>
        </w:r>
        <w:r w:rsidR="00BF7D4F" w:rsidRPr="00BF26BF">
          <w:rPr>
            <w:rFonts w:ascii="B Lotus" w:eastAsia="Calibri" w:hAnsi="B Lotus" w:cs="B Lotus" w:hint="cs"/>
            <w:sz w:val="24"/>
            <w:szCs w:val="24"/>
            <w:rtl/>
            <w:lang w:bidi="fa-IR"/>
          </w:rPr>
          <w:t xml:space="preserve"> </w:t>
        </w:r>
      </w:ins>
      <w:r w:rsidRPr="00BF26BF">
        <w:rPr>
          <w:rFonts w:ascii="B Lotus" w:eastAsia="Calibri" w:hAnsi="B Lotus" w:cs="B Lotus" w:hint="cs"/>
          <w:sz w:val="24"/>
          <w:szCs w:val="24"/>
          <w:rtl/>
          <w:lang w:bidi="fa-IR"/>
        </w:rPr>
        <w:t>47 درصد روستاهای کشور در ساخت واحدهای مسکونی از مصالح غیر</w:t>
      </w:r>
      <w:ins w:id="8544" w:author="Mehrnazi Boojari" w:date="2019-01-08T02:13:00Z">
        <w:r w:rsidR="00175889">
          <w:rPr>
            <w:rFonts w:ascii="B Lotus" w:eastAsia="Calibri" w:hAnsi="B Lotus" w:cs="B Nazanin" w:hint="cs"/>
            <w:sz w:val="24"/>
            <w:szCs w:val="24"/>
            <w:rtl/>
            <w:lang w:bidi="fa-IR"/>
          </w:rPr>
          <w:t>‌</w:t>
        </w:r>
      </w:ins>
      <w:del w:id="8545" w:author="Mehrnazi Boojari" w:date="2019-01-08T02:13:00Z">
        <w:r w:rsidRPr="00BF26BF" w:rsidDel="00175889">
          <w:rPr>
            <w:rFonts w:ascii="B Lotus" w:eastAsia="Calibri" w:hAnsi="B Lotus" w:cs="B Lotus" w:hint="cs"/>
            <w:sz w:val="24"/>
            <w:szCs w:val="24"/>
            <w:rtl/>
            <w:lang w:bidi="fa-IR"/>
          </w:rPr>
          <w:delText xml:space="preserve"> </w:delText>
        </w:r>
      </w:del>
      <w:r w:rsidRPr="00BF26BF">
        <w:rPr>
          <w:rFonts w:ascii="B Lotus" w:eastAsia="Calibri" w:hAnsi="B Lotus" w:cs="B Lotus" w:hint="cs"/>
          <w:sz w:val="24"/>
          <w:szCs w:val="24"/>
          <w:rtl/>
          <w:lang w:bidi="fa-IR"/>
        </w:rPr>
        <w:t>بومی استفاده کرده</w:t>
      </w:r>
      <w:ins w:id="8546" w:author="Mehrnazi Boojari" w:date="2019-01-08T02:13:00Z">
        <w:r w:rsidR="00175889">
          <w:rPr>
            <w:rFonts w:ascii="B Lotus" w:eastAsia="Calibri" w:hAnsi="B Lotus" w:cs="B Nazanin" w:hint="cs"/>
            <w:sz w:val="24"/>
            <w:szCs w:val="24"/>
            <w:rtl/>
            <w:lang w:bidi="fa-IR"/>
          </w:rPr>
          <w:t>‌</w:t>
        </w:r>
      </w:ins>
      <w:del w:id="8547" w:author="Mehrnazi Boojari" w:date="2019-01-08T02:13:00Z">
        <w:r w:rsidRPr="00BF26BF" w:rsidDel="00175889">
          <w:rPr>
            <w:rFonts w:ascii="B Lotus" w:eastAsia="Calibri" w:hAnsi="B Lotus" w:cs="B Lotus" w:hint="cs"/>
            <w:sz w:val="24"/>
            <w:szCs w:val="24"/>
            <w:rtl/>
            <w:lang w:bidi="fa-IR"/>
          </w:rPr>
          <w:delText xml:space="preserve"> </w:delText>
        </w:r>
      </w:del>
      <w:r w:rsidRPr="00BF26BF">
        <w:rPr>
          <w:rFonts w:ascii="B Lotus" w:eastAsia="Calibri" w:hAnsi="B Lotus" w:cs="B Lotus" w:hint="cs"/>
          <w:sz w:val="24"/>
          <w:szCs w:val="24"/>
          <w:rtl/>
          <w:lang w:bidi="fa-IR"/>
        </w:rPr>
        <w:t>ان</w:t>
      </w:r>
      <w:del w:id="8548" w:author="Mehrnazi Boojari" w:date="2019-01-07T10:31:00Z">
        <w:r w:rsidRPr="00BF26BF" w:rsidDel="006C73A5">
          <w:rPr>
            <w:rFonts w:ascii="B Lotus" w:eastAsia="Calibri" w:hAnsi="B Lotus" w:cs="B Lotus" w:hint="cs"/>
            <w:sz w:val="24"/>
            <w:szCs w:val="24"/>
            <w:rtl/>
            <w:lang w:bidi="fa-IR"/>
          </w:rPr>
          <w:delText>د</w:delText>
        </w:r>
        <w:r w:rsidR="00BF26BF" w:rsidRPr="00BF26BF" w:rsidDel="006C73A5">
          <w:rPr>
            <w:rFonts w:ascii="B Lotus" w:eastAsia="Calibri" w:hAnsi="B Lotus" w:cs="B Lotus" w:hint="cs"/>
            <w:sz w:val="24"/>
            <w:szCs w:val="24"/>
            <w:rtl/>
            <w:lang w:bidi="fa-IR"/>
          </w:rPr>
          <w:delText>(</w:delText>
        </w:r>
      </w:del>
      <w:ins w:id="8549" w:author="Mehrnazi Boojari" w:date="2019-01-07T10:31:00Z">
        <w:r w:rsidR="006C73A5">
          <w:rPr>
            <w:rFonts w:ascii="B Lotus" w:eastAsia="Calibri" w:hAnsi="B Lotus" w:cs="B Lotus" w:hint="cs"/>
            <w:sz w:val="24"/>
            <w:szCs w:val="24"/>
            <w:rtl/>
            <w:lang w:bidi="fa-IR"/>
          </w:rPr>
          <w:t>د</w:t>
        </w:r>
      </w:ins>
      <w:ins w:id="8550" w:author="Mehrnazi Boojari" w:date="2019-01-12T06:11:00Z">
        <w:r w:rsidR="0029072E">
          <w:rPr>
            <w:rFonts w:ascii="B Lotus" w:eastAsia="Calibri" w:hAnsi="B Lotus" w:cs="B Lotus" w:hint="cs"/>
            <w:sz w:val="24"/>
            <w:szCs w:val="24"/>
            <w:rtl/>
            <w:lang w:bidi="fa-IR"/>
          </w:rPr>
          <w:t>.</w:t>
        </w:r>
      </w:ins>
      <w:ins w:id="8551" w:author="Mehrnazi Boojari" w:date="2019-01-07T10:31:00Z">
        <w:r w:rsidR="006C73A5">
          <w:rPr>
            <w:rFonts w:ascii="B Lotus" w:eastAsia="Calibri" w:hAnsi="B Lotus" w:cs="B Lotus" w:hint="cs"/>
            <w:sz w:val="24"/>
            <w:szCs w:val="24"/>
            <w:rtl/>
            <w:lang w:bidi="fa-IR"/>
          </w:rPr>
          <w:t xml:space="preserve"> (</w:t>
        </w:r>
      </w:ins>
      <w:r w:rsidR="00BF26BF" w:rsidRPr="00BF26BF">
        <w:rPr>
          <w:rFonts w:ascii="B Lotus" w:eastAsia="Calibri" w:hAnsi="B Lotus" w:cs="B Lotus" w:hint="cs"/>
          <w:sz w:val="24"/>
          <w:szCs w:val="24"/>
          <w:rtl/>
          <w:lang w:bidi="fa-IR"/>
        </w:rPr>
        <w:t>جدول</w:t>
      </w:r>
      <w:ins w:id="8552" w:author="Mehrnazi Boojari" w:date="2019-01-12T06:11:00Z">
        <w:r w:rsidR="0029072E">
          <w:rPr>
            <w:rFonts w:ascii="B Lotus" w:eastAsia="Calibri" w:hAnsi="B Lotus" w:cs="B Lotus" w:hint="cs"/>
            <w:sz w:val="24"/>
            <w:szCs w:val="24"/>
            <w:rtl/>
            <w:lang w:bidi="fa-IR"/>
          </w:rPr>
          <w:t xml:space="preserve"> </w:t>
        </w:r>
      </w:ins>
      <w:r w:rsidR="00BF26BF" w:rsidRPr="00BF26BF">
        <w:rPr>
          <w:rFonts w:ascii="B Lotus" w:eastAsia="Calibri" w:hAnsi="B Lotus" w:cs="B Lotus" w:hint="cs"/>
          <w:sz w:val="24"/>
          <w:szCs w:val="24"/>
          <w:rtl/>
          <w:lang w:bidi="fa-IR"/>
        </w:rPr>
        <w:t>2</w:t>
      </w:r>
      <w:del w:id="8553" w:author="Mehrnazi Boojari" w:date="2019-01-12T06:11:00Z">
        <w:r w:rsidR="00BF26BF" w:rsidRPr="00BF26BF" w:rsidDel="0029072E">
          <w:rPr>
            <w:rFonts w:ascii="B Lotus" w:eastAsia="Calibri" w:hAnsi="B Lotus" w:cs="B Lotus" w:hint="cs"/>
            <w:sz w:val="24"/>
            <w:szCs w:val="24"/>
            <w:rtl/>
            <w:lang w:bidi="fa-IR"/>
          </w:rPr>
          <w:delText>.</w:delText>
        </w:r>
      </w:del>
      <w:ins w:id="8554" w:author="Mehrnazi Boojari" w:date="2019-01-12T06:11:00Z">
        <w:r w:rsidR="0029072E">
          <w:rPr>
            <w:rFonts w:ascii="B Lotus" w:eastAsia="Calibri" w:hAnsi="B Lotus" w:cs="B Lotus" w:hint="cs"/>
            <w:sz w:val="24"/>
            <w:szCs w:val="24"/>
            <w:rtl/>
            <w:lang w:bidi="fa-IR"/>
          </w:rPr>
          <w:t>-</w:t>
        </w:r>
      </w:ins>
      <w:r w:rsidR="00BF26BF" w:rsidRPr="00BF26BF">
        <w:rPr>
          <w:rFonts w:ascii="B Lotus" w:eastAsia="Calibri" w:hAnsi="B Lotus" w:cs="B Lotus" w:hint="cs"/>
          <w:sz w:val="24"/>
          <w:szCs w:val="24"/>
          <w:rtl/>
          <w:lang w:bidi="fa-IR"/>
        </w:rPr>
        <w:t>15)</w:t>
      </w:r>
      <w:r w:rsidRPr="00BF26BF">
        <w:rPr>
          <w:rFonts w:ascii="B Lotus" w:eastAsia="Calibri" w:hAnsi="B Lotus" w:cs="B Lotus" w:hint="cs"/>
          <w:sz w:val="24"/>
          <w:szCs w:val="24"/>
          <w:rtl/>
          <w:lang w:bidi="fa-IR"/>
        </w:rPr>
        <w:t>.</w:t>
      </w:r>
    </w:p>
    <w:p w14:paraId="36326D80" w14:textId="77777777" w:rsidR="00BF26BF" w:rsidRDefault="00BF26BF" w:rsidP="0029072E">
      <w:pPr>
        <w:pStyle w:val="Caption"/>
        <w:keepNext/>
        <w:bidi/>
      </w:pPr>
      <w:r>
        <w:rPr>
          <w:rtl/>
        </w:rPr>
        <w:t xml:space="preserve">جدول </w:t>
      </w:r>
      <w:fldSimple w:instr=" STYLEREF 1 \s ">
        <w:r w:rsidR="002749F0">
          <w:rPr>
            <w:noProof/>
            <w:rtl/>
          </w:rPr>
          <w:t>‏2</w:t>
        </w:r>
      </w:fldSimple>
      <w:del w:id="8555" w:author="Mehrnazi Boojari" w:date="2019-01-12T06:12:00Z">
        <w:r w:rsidR="002749F0" w:rsidDel="0029072E">
          <w:rPr>
            <w:rtl/>
          </w:rPr>
          <w:delText>.</w:delText>
        </w:r>
      </w:del>
      <w:ins w:id="8556" w:author="Mehrnazi Boojari" w:date="2019-01-12T06:12:00Z">
        <w:r w:rsidR="0029072E">
          <w:rPr>
            <w:rFonts w:hint="cs"/>
            <w:rtl/>
          </w:rPr>
          <w:t>-</w:t>
        </w:r>
      </w:ins>
      <w:fldSimple w:instr=" SEQ جدول \* ARABIC \s 1 ">
        <w:r w:rsidR="002749F0">
          <w:rPr>
            <w:noProof/>
            <w:rtl/>
          </w:rPr>
          <w:t>15</w:t>
        </w:r>
      </w:fldSimple>
      <w:r>
        <w:rPr>
          <w:rFonts w:hint="cs"/>
          <w:rtl/>
          <w:lang w:bidi="fa-IR"/>
        </w:rPr>
        <w:t xml:space="preserve">: مصالح عمده </w:t>
      </w:r>
      <w:del w:id="8557" w:author="Mehrnazi Boojari" w:date="2019-01-08T02:12:00Z">
        <w:r w:rsidDel="00175889">
          <w:rPr>
            <w:rFonts w:hint="cs"/>
            <w:rtl/>
            <w:lang w:bidi="fa-IR"/>
          </w:rPr>
          <w:delText>بکاررفته</w:delText>
        </w:r>
      </w:del>
      <w:ins w:id="8558" w:author="Mehrnazi Boojari" w:date="2019-01-08T02:12:00Z">
        <w:r w:rsidR="00175889">
          <w:rPr>
            <w:rFonts w:hint="cs"/>
            <w:rtl/>
            <w:lang w:bidi="fa-IR"/>
          </w:rPr>
          <w:t>به‌کاررفته</w:t>
        </w:r>
      </w:ins>
      <w:r>
        <w:rPr>
          <w:rFonts w:hint="cs"/>
          <w:rtl/>
          <w:lang w:bidi="fa-IR"/>
        </w:rPr>
        <w:t xml:space="preserve"> در مساکن روستایی کشور</w:t>
      </w:r>
    </w:p>
    <w:tbl>
      <w:tblPr>
        <w:tblStyle w:val="TableGrid"/>
        <w:bidiVisual/>
        <w:tblW w:w="0" w:type="auto"/>
        <w:tblLook w:val="04A0" w:firstRow="1" w:lastRow="0" w:firstColumn="1" w:lastColumn="0" w:noHBand="0" w:noVBand="1"/>
      </w:tblPr>
      <w:tblGrid>
        <w:gridCol w:w="1770"/>
        <w:gridCol w:w="1780"/>
        <w:gridCol w:w="1776"/>
        <w:gridCol w:w="1791"/>
        <w:gridCol w:w="1781"/>
      </w:tblGrid>
      <w:tr w:rsidR="00A06196" w:rsidRPr="00BF26BF" w14:paraId="2C22C025" w14:textId="77777777" w:rsidTr="00BF26BF">
        <w:tc>
          <w:tcPr>
            <w:tcW w:w="1770" w:type="dxa"/>
            <w:vAlign w:val="center"/>
          </w:tcPr>
          <w:p w14:paraId="479F88D6"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شرح</w:t>
            </w:r>
          </w:p>
        </w:tc>
        <w:tc>
          <w:tcPr>
            <w:tcW w:w="1780" w:type="dxa"/>
            <w:vAlign w:val="center"/>
          </w:tcPr>
          <w:p w14:paraId="4E516291"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تعداد روستا</w:t>
            </w:r>
          </w:p>
        </w:tc>
        <w:tc>
          <w:tcPr>
            <w:tcW w:w="1776" w:type="dxa"/>
            <w:vAlign w:val="center"/>
          </w:tcPr>
          <w:p w14:paraId="233F32F0"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مصالح بومی</w:t>
            </w:r>
          </w:p>
        </w:tc>
        <w:tc>
          <w:tcPr>
            <w:tcW w:w="1791" w:type="dxa"/>
            <w:vAlign w:val="center"/>
          </w:tcPr>
          <w:p w14:paraId="4A91E7FF"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مصالح غیربومی</w:t>
            </w:r>
          </w:p>
        </w:tc>
        <w:tc>
          <w:tcPr>
            <w:tcW w:w="1781" w:type="dxa"/>
            <w:vAlign w:val="center"/>
          </w:tcPr>
          <w:p w14:paraId="5A7DEE10" w14:textId="77777777" w:rsidR="00A06196" w:rsidRPr="00BF26BF" w:rsidRDefault="00A06196" w:rsidP="00175889">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 xml:space="preserve">مصالح </w:t>
            </w:r>
            <w:del w:id="8559" w:author="Mehrnazi Boojari" w:date="2019-01-08T02:12:00Z">
              <w:r w:rsidRPr="00BF26BF" w:rsidDel="00175889">
                <w:rPr>
                  <w:rFonts w:ascii="B Lotus" w:eastAsia="Calibri" w:hAnsi="B Lotus" w:cs="B Lotus" w:hint="cs"/>
                  <w:sz w:val="24"/>
                  <w:szCs w:val="24"/>
                  <w:rtl/>
                  <w:lang w:bidi="fa-IR"/>
                </w:rPr>
                <w:delText>توام</w:delText>
              </w:r>
            </w:del>
            <w:ins w:id="8560" w:author="Mehrnazi Boojari" w:date="2019-01-08T02:12:00Z">
              <w:r w:rsidR="00175889" w:rsidRPr="00BF26BF">
                <w:rPr>
                  <w:rFonts w:ascii="B Lotus" w:eastAsia="Calibri" w:hAnsi="B Lotus" w:cs="B Lotus" w:hint="cs"/>
                  <w:sz w:val="24"/>
                  <w:szCs w:val="24"/>
                  <w:rtl/>
                  <w:lang w:bidi="fa-IR"/>
                </w:rPr>
                <w:t>تو</w:t>
              </w:r>
              <w:r w:rsidR="00175889">
                <w:rPr>
                  <w:rFonts w:ascii="B Lotus" w:eastAsia="Calibri" w:hAnsi="B Lotus" w:cs="B Lotus" w:hint="cs"/>
                  <w:sz w:val="24"/>
                  <w:szCs w:val="24"/>
                  <w:rtl/>
                  <w:lang w:bidi="fa-IR"/>
                </w:rPr>
                <w:t>أ</w:t>
              </w:r>
              <w:r w:rsidR="00175889" w:rsidRPr="00BF26BF">
                <w:rPr>
                  <w:rFonts w:ascii="B Lotus" w:eastAsia="Calibri" w:hAnsi="B Lotus" w:cs="B Lotus" w:hint="cs"/>
                  <w:sz w:val="24"/>
                  <w:szCs w:val="24"/>
                  <w:rtl/>
                  <w:lang w:bidi="fa-IR"/>
                </w:rPr>
                <w:t>م</w:t>
              </w:r>
            </w:ins>
          </w:p>
        </w:tc>
      </w:tr>
      <w:tr w:rsidR="00A06196" w:rsidRPr="00BF26BF" w14:paraId="71EA8B53" w14:textId="77777777" w:rsidTr="00BF26BF">
        <w:tc>
          <w:tcPr>
            <w:tcW w:w="1770" w:type="dxa"/>
            <w:vAlign w:val="center"/>
          </w:tcPr>
          <w:p w14:paraId="4C32073C"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تعداد</w:t>
            </w:r>
          </w:p>
        </w:tc>
        <w:tc>
          <w:tcPr>
            <w:tcW w:w="1780" w:type="dxa"/>
            <w:vAlign w:val="center"/>
          </w:tcPr>
          <w:p w14:paraId="364C60B0"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37326</w:t>
            </w:r>
          </w:p>
        </w:tc>
        <w:tc>
          <w:tcPr>
            <w:tcW w:w="1776" w:type="dxa"/>
            <w:vAlign w:val="center"/>
          </w:tcPr>
          <w:p w14:paraId="2B261C40"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5588</w:t>
            </w:r>
          </w:p>
        </w:tc>
        <w:tc>
          <w:tcPr>
            <w:tcW w:w="1791" w:type="dxa"/>
            <w:vAlign w:val="center"/>
          </w:tcPr>
          <w:p w14:paraId="701694B2"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17457</w:t>
            </w:r>
          </w:p>
        </w:tc>
        <w:tc>
          <w:tcPr>
            <w:tcW w:w="1781" w:type="dxa"/>
            <w:vAlign w:val="center"/>
          </w:tcPr>
          <w:p w14:paraId="2D535B83"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14281</w:t>
            </w:r>
          </w:p>
        </w:tc>
      </w:tr>
      <w:tr w:rsidR="00A06196" w:rsidRPr="00BF26BF" w14:paraId="41949D94" w14:textId="77777777" w:rsidTr="00BF26BF">
        <w:tc>
          <w:tcPr>
            <w:tcW w:w="1770" w:type="dxa"/>
            <w:vAlign w:val="center"/>
          </w:tcPr>
          <w:p w14:paraId="4DEFEE15"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درصد</w:t>
            </w:r>
          </w:p>
        </w:tc>
        <w:tc>
          <w:tcPr>
            <w:tcW w:w="1780" w:type="dxa"/>
            <w:vAlign w:val="center"/>
          </w:tcPr>
          <w:p w14:paraId="088D6A15"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100</w:t>
            </w:r>
          </w:p>
        </w:tc>
        <w:tc>
          <w:tcPr>
            <w:tcW w:w="1776" w:type="dxa"/>
            <w:vAlign w:val="center"/>
          </w:tcPr>
          <w:p w14:paraId="342B61ED"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15</w:t>
            </w:r>
          </w:p>
        </w:tc>
        <w:tc>
          <w:tcPr>
            <w:tcW w:w="1791" w:type="dxa"/>
            <w:vAlign w:val="center"/>
          </w:tcPr>
          <w:p w14:paraId="7F5880B5"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46.8</w:t>
            </w:r>
          </w:p>
        </w:tc>
        <w:tc>
          <w:tcPr>
            <w:tcW w:w="1781" w:type="dxa"/>
            <w:vAlign w:val="center"/>
          </w:tcPr>
          <w:p w14:paraId="014EA821" w14:textId="77777777" w:rsidR="00A06196" w:rsidRPr="00BF26BF" w:rsidRDefault="00A06196" w:rsidP="00BF26BF">
            <w:pPr>
              <w:bidi/>
              <w:jc w:val="center"/>
              <w:rPr>
                <w:rFonts w:ascii="B Lotus" w:eastAsia="Calibri" w:hAnsi="B Lotus" w:cs="B Lotus"/>
                <w:sz w:val="24"/>
                <w:szCs w:val="24"/>
                <w:rtl/>
                <w:lang w:bidi="fa-IR"/>
              </w:rPr>
            </w:pPr>
            <w:r w:rsidRPr="00BF26BF">
              <w:rPr>
                <w:rFonts w:ascii="B Lotus" w:eastAsia="Calibri" w:hAnsi="B Lotus" w:cs="B Lotus" w:hint="cs"/>
                <w:sz w:val="24"/>
                <w:szCs w:val="24"/>
                <w:rtl/>
                <w:lang w:bidi="fa-IR"/>
              </w:rPr>
              <w:t>38.3</w:t>
            </w:r>
          </w:p>
        </w:tc>
      </w:tr>
    </w:tbl>
    <w:p w14:paraId="7D6E1B51" w14:textId="77777777" w:rsidR="00A06196" w:rsidRPr="00A06196" w:rsidRDefault="00A06196" w:rsidP="00A06196">
      <w:pPr>
        <w:bidi/>
        <w:jc w:val="both"/>
        <w:rPr>
          <w:rFonts w:ascii="B Lotus" w:eastAsia="Calibri" w:hAnsi="B Lotus" w:cs="B Lotus"/>
          <w:sz w:val="26"/>
          <w:szCs w:val="26"/>
          <w:rtl/>
          <w:lang w:bidi="fa-IR"/>
        </w:rPr>
      </w:pPr>
      <w:r w:rsidRPr="00A06196">
        <w:rPr>
          <w:rFonts w:ascii="B Lotus" w:eastAsia="Calibri" w:hAnsi="B Lotus" w:cs="B Lotus" w:hint="cs"/>
          <w:sz w:val="26"/>
          <w:szCs w:val="26"/>
          <w:rtl/>
          <w:lang w:bidi="fa-IR"/>
        </w:rPr>
        <w:t xml:space="preserve"> </w:t>
      </w:r>
    </w:p>
    <w:p w14:paraId="041AF4F4" w14:textId="77777777" w:rsidR="00A06196" w:rsidRPr="00A06196" w:rsidRDefault="00A06196" w:rsidP="007C39B2">
      <w:pPr>
        <w:pStyle w:val="Heading3"/>
        <w:rPr>
          <w:rtl/>
        </w:rPr>
      </w:pPr>
      <w:bookmarkStart w:id="8561" w:name="_Toc533781223"/>
      <w:bookmarkStart w:id="8562" w:name="_Toc533782179"/>
      <w:r w:rsidRPr="00A06196">
        <w:rPr>
          <w:rFonts w:hint="cs"/>
          <w:rtl/>
        </w:rPr>
        <w:t>عمر</w:t>
      </w:r>
      <w:ins w:id="8563" w:author="Mehrnazi Boojari" w:date="2019-01-12T06:15:00Z">
        <w:r w:rsidR="007C1F91">
          <w:rPr>
            <w:rFonts w:hint="cs"/>
            <w:rtl/>
          </w:rPr>
          <w:t xml:space="preserve"> </w:t>
        </w:r>
      </w:ins>
      <w:r w:rsidRPr="00A06196">
        <w:rPr>
          <w:rFonts w:hint="cs"/>
          <w:rtl/>
        </w:rPr>
        <w:t>بنای واحدهای مسکونی</w:t>
      </w:r>
      <w:bookmarkEnd w:id="8561"/>
      <w:bookmarkEnd w:id="8562"/>
    </w:p>
    <w:p w14:paraId="1933F84E" w14:textId="77777777" w:rsidR="00A06196" w:rsidRPr="00BF26BF" w:rsidRDefault="00A06196" w:rsidP="00BF7D4F">
      <w:pPr>
        <w:bidi/>
        <w:ind w:firstLine="227"/>
        <w:jc w:val="both"/>
        <w:rPr>
          <w:rFonts w:ascii="B Lotus" w:eastAsia="Calibri" w:hAnsi="B Lotus" w:cs="B Lotus"/>
          <w:sz w:val="24"/>
          <w:szCs w:val="24"/>
          <w:rtl/>
          <w:lang w:bidi="fa-IR"/>
        </w:rPr>
      </w:pPr>
      <w:r w:rsidRPr="00BF26BF">
        <w:rPr>
          <w:rFonts w:ascii="B Lotus" w:eastAsia="Calibri" w:hAnsi="B Lotus" w:cs="B Lotus" w:hint="cs"/>
          <w:sz w:val="24"/>
          <w:szCs w:val="24"/>
          <w:rtl/>
          <w:lang w:bidi="fa-IR"/>
        </w:rPr>
        <w:t>عمر بناهای مسکن از جمله شاخص</w:t>
      </w:r>
      <w:del w:id="8564" w:author="Mehrnazi Boojari" w:date="2019-01-07T09:46:00Z">
        <w:r w:rsidRPr="00BF26BF" w:rsidDel="006F7CCF">
          <w:rPr>
            <w:rFonts w:ascii="B Lotus" w:eastAsia="Calibri" w:hAnsi="B Lotus" w:cs="B Lotus" w:hint="cs"/>
            <w:sz w:val="24"/>
            <w:szCs w:val="24"/>
            <w:rtl/>
            <w:lang w:bidi="fa-IR"/>
          </w:rPr>
          <w:delText xml:space="preserve"> های </w:delText>
        </w:r>
      </w:del>
      <w:ins w:id="8565" w:author="Mehrnazi Boojari" w:date="2019-01-07T09:46:00Z">
        <w:r w:rsidR="006F7CCF">
          <w:rPr>
            <w:rFonts w:ascii="B Lotus" w:eastAsia="Calibri" w:hAnsi="B Lotus" w:cs="B Lotus" w:hint="cs"/>
            <w:sz w:val="24"/>
            <w:szCs w:val="24"/>
            <w:rtl/>
            <w:lang w:bidi="fa-IR"/>
          </w:rPr>
          <w:t xml:space="preserve">‌های </w:t>
        </w:r>
      </w:ins>
      <w:r w:rsidRPr="00BF26BF">
        <w:rPr>
          <w:rFonts w:ascii="B Lotus" w:eastAsia="Calibri" w:hAnsi="B Lotus" w:cs="B Lotus" w:hint="cs"/>
          <w:sz w:val="24"/>
          <w:szCs w:val="24"/>
          <w:rtl/>
          <w:lang w:bidi="fa-IR"/>
        </w:rPr>
        <w:t>مهم در برنامه</w:t>
      </w:r>
      <w:del w:id="8566" w:author="Mehrnazi Boojari" w:date="2019-01-07T10:05:00Z">
        <w:r w:rsidRPr="00BF26BF" w:rsidDel="00A31D6F">
          <w:rPr>
            <w:rFonts w:ascii="B Lotus" w:eastAsia="Calibri" w:hAnsi="B Lotus" w:cs="B Lotus" w:hint="cs"/>
            <w:sz w:val="24"/>
            <w:szCs w:val="24"/>
            <w:rtl/>
            <w:lang w:bidi="fa-IR"/>
          </w:rPr>
          <w:delText xml:space="preserve"> ریزی </w:delText>
        </w:r>
      </w:del>
      <w:ins w:id="8567" w:author="Mehrnazi Boojari" w:date="2019-01-07T10:05:00Z">
        <w:r w:rsidR="00A31D6F">
          <w:rPr>
            <w:rFonts w:ascii="B Lotus" w:eastAsia="Calibri" w:hAnsi="B Lotus" w:cs="B Lotus" w:hint="cs"/>
            <w:sz w:val="24"/>
            <w:szCs w:val="24"/>
            <w:rtl/>
            <w:lang w:bidi="fa-IR"/>
          </w:rPr>
          <w:t xml:space="preserve">‌ریزی </w:t>
        </w:r>
      </w:ins>
      <w:r w:rsidRPr="00BF26BF">
        <w:rPr>
          <w:rFonts w:ascii="B Lotus" w:eastAsia="Calibri" w:hAnsi="B Lotus" w:cs="B Lotus" w:hint="cs"/>
          <w:sz w:val="24"/>
          <w:szCs w:val="24"/>
          <w:rtl/>
          <w:lang w:bidi="fa-IR"/>
        </w:rPr>
        <w:t>مسکن به</w:t>
      </w:r>
      <w:ins w:id="8568" w:author="Mehrnazi Boojari" w:date="2019-01-09T23:39:00Z">
        <w:r w:rsidR="00947B53">
          <w:rPr>
            <w:rFonts w:ascii="B Lotus" w:eastAsia="Calibri" w:hAnsi="B Lotus" w:cs="B Nazanin" w:hint="cs"/>
            <w:sz w:val="24"/>
            <w:szCs w:val="24"/>
            <w:rtl/>
            <w:lang w:bidi="fa-IR"/>
          </w:rPr>
          <w:t>‌</w:t>
        </w:r>
      </w:ins>
      <w:del w:id="8569" w:author="Mehrnazi Boojari" w:date="2019-01-09T23:39:00Z">
        <w:r w:rsidRPr="00BF26BF" w:rsidDel="00947B53">
          <w:rPr>
            <w:rFonts w:ascii="B Lotus" w:eastAsia="Calibri" w:hAnsi="B Lotus" w:cs="B Lotus" w:hint="cs"/>
            <w:sz w:val="24"/>
            <w:szCs w:val="24"/>
            <w:rtl/>
            <w:lang w:bidi="fa-IR"/>
          </w:rPr>
          <w:delText xml:space="preserve"> </w:delText>
        </w:r>
      </w:del>
      <w:r w:rsidRPr="00BF26BF">
        <w:rPr>
          <w:rFonts w:ascii="B Lotus" w:eastAsia="Calibri" w:hAnsi="B Lotus" w:cs="B Lotus" w:hint="cs"/>
          <w:sz w:val="24"/>
          <w:szCs w:val="24"/>
          <w:rtl/>
          <w:lang w:bidi="fa-IR"/>
        </w:rPr>
        <w:t>حساب</w:t>
      </w:r>
      <w:del w:id="8570" w:author="Mehrnazi Boojari" w:date="2019-01-07T09:49:00Z">
        <w:r w:rsidRPr="00BF26BF" w:rsidDel="006F7CCF">
          <w:rPr>
            <w:rFonts w:ascii="B Lotus" w:eastAsia="Calibri" w:hAnsi="B Lotus" w:cs="B Lotus" w:hint="cs"/>
            <w:sz w:val="24"/>
            <w:szCs w:val="24"/>
            <w:rtl/>
            <w:lang w:bidi="fa-IR"/>
          </w:rPr>
          <w:delText xml:space="preserve"> می </w:delText>
        </w:r>
      </w:del>
      <w:ins w:id="8571" w:author="Mehrnazi Boojari" w:date="2019-01-07T09:49:00Z">
        <w:r w:rsidR="006F7CCF">
          <w:rPr>
            <w:rFonts w:ascii="B Lotus" w:eastAsia="Calibri" w:hAnsi="B Lotus" w:cs="B Lotus" w:hint="cs"/>
            <w:sz w:val="24"/>
            <w:szCs w:val="24"/>
            <w:rtl/>
            <w:lang w:bidi="fa-IR"/>
          </w:rPr>
          <w:t xml:space="preserve"> می‌</w:t>
        </w:r>
      </w:ins>
      <w:r w:rsidRPr="00BF26BF">
        <w:rPr>
          <w:rFonts w:ascii="B Lotus" w:eastAsia="Calibri" w:hAnsi="B Lotus" w:cs="B Lotus" w:hint="cs"/>
          <w:sz w:val="24"/>
          <w:szCs w:val="24"/>
          <w:rtl/>
          <w:lang w:bidi="fa-IR"/>
        </w:rPr>
        <w:t>آید</w:t>
      </w:r>
      <w:ins w:id="8572" w:author="Mehrnazi Boojari" w:date="2019-01-12T06:13:00Z">
        <w:r w:rsidR="00BF7D4F">
          <w:rPr>
            <w:rFonts w:ascii="B Lotus" w:eastAsia="Calibri" w:hAnsi="B Lotus" w:cs="B Lotus" w:hint="cs"/>
            <w:sz w:val="24"/>
            <w:szCs w:val="24"/>
            <w:rtl/>
            <w:lang w:bidi="fa-IR"/>
          </w:rPr>
          <w:t>.</w:t>
        </w:r>
      </w:ins>
      <w:r w:rsidRPr="00BF26BF">
        <w:rPr>
          <w:rFonts w:ascii="B Lotus" w:eastAsia="Calibri" w:hAnsi="B Lotus" w:cs="B Lotus" w:hint="cs"/>
          <w:sz w:val="24"/>
          <w:szCs w:val="24"/>
          <w:rtl/>
          <w:lang w:bidi="fa-IR"/>
        </w:rPr>
        <w:t xml:space="preserve"> </w:t>
      </w:r>
      <w:del w:id="8573" w:author="Mehrnazi Boojari" w:date="2019-01-09T23:38:00Z">
        <w:r w:rsidRPr="00BF26BF" w:rsidDel="00947B53">
          <w:rPr>
            <w:rFonts w:ascii="B Lotus" w:eastAsia="Calibri" w:hAnsi="B Lotus" w:cs="B Lotus" w:hint="cs"/>
            <w:sz w:val="24"/>
            <w:szCs w:val="24"/>
            <w:rtl/>
            <w:lang w:bidi="fa-IR"/>
          </w:rPr>
          <w:delText>بر اساس</w:delText>
        </w:r>
      </w:del>
      <w:ins w:id="8574" w:author="Mehrnazi Boojari" w:date="2019-01-09T23:38:00Z">
        <w:r w:rsidR="00947B53">
          <w:rPr>
            <w:rFonts w:ascii="B Lotus" w:eastAsia="Calibri" w:hAnsi="B Lotus" w:cs="B Lotus" w:hint="cs"/>
            <w:sz w:val="24"/>
            <w:szCs w:val="24"/>
            <w:rtl/>
            <w:lang w:bidi="fa-IR"/>
          </w:rPr>
          <w:t>بر</w:t>
        </w:r>
        <w:r w:rsidR="00947B53">
          <w:rPr>
            <w:rFonts w:ascii="Times New Roman" w:eastAsia="Calibri" w:hAnsi="Times New Roman" w:cs="Times New Roman" w:hint="cs"/>
            <w:sz w:val="24"/>
            <w:szCs w:val="24"/>
            <w:rtl/>
            <w:lang w:bidi="fa-IR"/>
          </w:rPr>
          <w:t> </w:t>
        </w:r>
        <w:r w:rsidR="00947B53">
          <w:rPr>
            <w:rFonts w:ascii="B Lotus" w:eastAsia="Calibri" w:hAnsi="B Lotus" w:cs="B Lotus" w:hint="cs"/>
            <w:sz w:val="24"/>
            <w:szCs w:val="24"/>
            <w:rtl/>
            <w:lang w:bidi="fa-IR"/>
          </w:rPr>
          <w:t>اساس</w:t>
        </w:r>
      </w:ins>
      <w:r w:rsidRPr="00BF26BF">
        <w:rPr>
          <w:rFonts w:ascii="B Lotus" w:eastAsia="Calibri" w:hAnsi="B Lotus" w:cs="B Lotus" w:hint="cs"/>
          <w:sz w:val="24"/>
          <w:szCs w:val="24"/>
          <w:rtl/>
          <w:lang w:bidi="fa-IR"/>
        </w:rPr>
        <w:t xml:space="preserve"> نتایج </w:t>
      </w:r>
      <w:del w:id="8575" w:author="Mehrnazi Boojari" w:date="2019-01-07T10:27:00Z">
        <w:r w:rsidRPr="00BF26BF" w:rsidDel="006C73A5">
          <w:rPr>
            <w:rFonts w:ascii="B Lotus" w:eastAsia="Calibri" w:hAnsi="B Lotus" w:cs="B Lotus" w:hint="cs"/>
            <w:sz w:val="24"/>
            <w:szCs w:val="24"/>
            <w:rtl/>
            <w:lang w:bidi="fa-IR"/>
          </w:rPr>
          <w:delText>بدست آ</w:delText>
        </w:r>
      </w:del>
      <w:ins w:id="8576" w:author="Mehrnazi Boojari" w:date="2019-01-07T10:27:00Z">
        <w:r w:rsidR="006C73A5">
          <w:rPr>
            <w:rFonts w:ascii="B Lotus" w:eastAsia="Calibri" w:hAnsi="B Lotus" w:cs="B Lotus" w:hint="cs"/>
            <w:sz w:val="24"/>
            <w:szCs w:val="24"/>
            <w:rtl/>
            <w:lang w:bidi="fa-IR"/>
          </w:rPr>
          <w:t>به‌دست</w:t>
        </w:r>
      </w:ins>
      <w:ins w:id="8577" w:author="Mehrnazi Boojari" w:date="2019-01-12T06:13:00Z">
        <w:r w:rsidR="00BF7D4F">
          <w:rPr>
            <w:rFonts w:ascii="B Lotus" w:eastAsia="Calibri" w:hAnsi="B Lotus" w:cs="B Nazanin" w:hint="cs"/>
            <w:sz w:val="24"/>
            <w:szCs w:val="24"/>
            <w:rtl/>
            <w:lang w:bidi="fa-IR"/>
          </w:rPr>
          <w:t>‌</w:t>
        </w:r>
      </w:ins>
      <w:ins w:id="8578" w:author="Mehrnazi Boojari" w:date="2019-01-07T10:27:00Z">
        <w:r w:rsidR="006C73A5">
          <w:rPr>
            <w:rFonts w:ascii="B Lotus" w:eastAsia="Calibri" w:hAnsi="B Lotus" w:cs="B Lotus" w:hint="cs"/>
            <w:sz w:val="24"/>
            <w:szCs w:val="24"/>
            <w:rtl/>
            <w:lang w:bidi="fa-IR"/>
          </w:rPr>
          <w:t>آ</w:t>
        </w:r>
      </w:ins>
      <w:r w:rsidRPr="00BF26BF">
        <w:rPr>
          <w:rFonts w:ascii="B Lotus" w:eastAsia="Calibri" w:hAnsi="B Lotus" w:cs="B Lotus" w:hint="cs"/>
          <w:sz w:val="24"/>
          <w:szCs w:val="24"/>
          <w:rtl/>
          <w:lang w:bidi="fa-IR"/>
        </w:rPr>
        <w:t>مده</w:t>
      </w:r>
      <w:ins w:id="8579" w:author="Mehrnazi Boojari" w:date="2019-01-12T06:13:00Z">
        <w:r w:rsidR="00BF7D4F">
          <w:rPr>
            <w:rFonts w:ascii="B Lotus" w:eastAsia="Calibri" w:hAnsi="B Lotus" w:cs="B Lotus" w:hint="cs"/>
            <w:sz w:val="24"/>
            <w:szCs w:val="24"/>
            <w:rtl/>
            <w:lang w:bidi="fa-IR"/>
          </w:rPr>
          <w:t>،</w:t>
        </w:r>
      </w:ins>
      <w:r w:rsidRPr="00BF26BF">
        <w:rPr>
          <w:rFonts w:ascii="B Lotus" w:eastAsia="Calibri" w:hAnsi="B Lotus" w:cs="B Lotus" w:hint="cs"/>
          <w:sz w:val="24"/>
          <w:szCs w:val="24"/>
          <w:rtl/>
          <w:lang w:bidi="fa-IR"/>
        </w:rPr>
        <w:t xml:space="preserve"> متوسط عمر بنا در سال 1392</w:t>
      </w:r>
      <w:ins w:id="8580" w:author="Mehrnazi Boojari" w:date="2019-01-12T06:14:00Z">
        <w:r w:rsidR="00BF7D4F">
          <w:rPr>
            <w:rFonts w:ascii="B Lotus" w:eastAsia="Calibri" w:hAnsi="B Lotus" w:cs="B Lotus" w:hint="cs"/>
            <w:sz w:val="24"/>
            <w:szCs w:val="24"/>
            <w:rtl/>
            <w:lang w:bidi="fa-IR"/>
          </w:rPr>
          <w:t>،</w:t>
        </w:r>
      </w:ins>
      <w:r w:rsidRPr="00BF26BF">
        <w:rPr>
          <w:rFonts w:ascii="B Lotus" w:eastAsia="Calibri" w:hAnsi="B Lotus" w:cs="B Lotus" w:hint="cs"/>
          <w:sz w:val="24"/>
          <w:szCs w:val="24"/>
          <w:rtl/>
          <w:lang w:bidi="fa-IR"/>
        </w:rPr>
        <w:t xml:space="preserve"> 18 سال بوده اس</w:t>
      </w:r>
      <w:del w:id="8581" w:author="Mehrnazi Boojari" w:date="2019-01-07T10:16:00Z">
        <w:r w:rsidRPr="00BF26BF" w:rsidDel="000A654C">
          <w:rPr>
            <w:rFonts w:ascii="B Lotus" w:eastAsia="Calibri" w:hAnsi="B Lotus" w:cs="B Lotus" w:hint="cs"/>
            <w:sz w:val="24"/>
            <w:szCs w:val="24"/>
            <w:rtl/>
            <w:lang w:bidi="fa-IR"/>
          </w:rPr>
          <w:delText>ت</w:delText>
        </w:r>
        <w:r w:rsidR="00BF26BF" w:rsidDel="000A654C">
          <w:rPr>
            <w:rFonts w:ascii="B Lotus" w:eastAsia="Calibri" w:hAnsi="B Lotus" w:cs="B Lotus" w:hint="cs"/>
            <w:sz w:val="24"/>
            <w:szCs w:val="24"/>
            <w:rtl/>
            <w:lang w:bidi="fa-IR"/>
          </w:rPr>
          <w:delText>(</w:delText>
        </w:r>
      </w:del>
      <w:ins w:id="8582" w:author="Mehrnazi Boojari" w:date="2019-01-07T10:16:00Z">
        <w:r w:rsidR="000A654C">
          <w:rPr>
            <w:rFonts w:ascii="B Lotus" w:eastAsia="Calibri" w:hAnsi="B Lotus" w:cs="B Lotus" w:hint="cs"/>
            <w:sz w:val="24"/>
            <w:szCs w:val="24"/>
            <w:rtl/>
            <w:lang w:bidi="fa-IR"/>
          </w:rPr>
          <w:t>ت</w:t>
        </w:r>
      </w:ins>
      <w:ins w:id="8583" w:author="Mehrnazi Boojari" w:date="2019-01-12T06:13:00Z">
        <w:r w:rsidR="00BF7D4F">
          <w:rPr>
            <w:rFonts w:ascii="B Lotus" w:eastAsia="Calibri" w:hAnsi="B Lotus" w:cs="B Lotus" w:hint="cs"/>
            <w:sz w:val="24"/>
            <w:szCs w:val="24"/>
            <w:rtl/>
            <w:lang w:bidi="fa-IR"/>
          </w:rPr>
          <w:t>.</w:t>
        </w:r>
      </w:ins>
      <w:ins w:id="8584" w:author="Mehrnazi Boojari" w:date="2019-01-07T10:16:00Z">
        <w:r w:rsidR="000A654C">
          <w:rPr>
            <w:rFonts w:ascii="B Lotus" w:eastAsia="Calibri" w:hAnsi="B Lotus" w:cs="B Lotus" w:hint="cs"/>
            <w:sz w:val="24"/>
            <w:szCs w:val="24"/>
            <w:rtl/>
            <w:lang w:bidi="fa-IR"/>
          </w:rPr>
          <w:t xml:space="preserve"> (</w:t>
        </w:r>
      </w:ins>
      <w:r w:rsidR="00BF26BF">
        <w:rPr>
          <w:rFonts w:ascii="B Lotus" w:eastAsia="Calibri" w:hAnsi="B Lotus" w:cs="B Lotus" w:hint="cs"/>
          <w:sz w:val="24"/>
          <w:szCs w:val="24"/>
          <w:rtl/>
          <w:lang w:bidi="fa-IR"/>
        </w:rPr>
        <w:t>جدول</w:t>
      </w:r>
      <w:ins w:id="8585" w:author="Mehrnazi Boojari" w:date="2019-01-12T06:13:00Z">
        <w:r w:rsidR="00BF7D4F">
          <w:rPr>
            <w:rFonts w:ascii="B Lotus" w:eastAsia="Calibri" w:hAnsi="B Lotus" w:cs="B Lotus" w:hint="cs"/>
            <w:sz w:val="24"/>
            <w:szCs w:val="24"/>
            <w:rtl/>
            <w:lang w:bidi="fa-IR"/>
          </w:rPr>
          <w:t xml:space="preserve"> </w:t>
        </w:r>
      </w:ins>
      <w:r w:rsidR="00BF26BF">
        <w:rPr>
          <w:rFonts w:ascii="B Lotus" w:eastAsia="Calibri" w:hAnsi="B Lotus" w:cs="B Lotus" w:hint="cs"/>
          <w:sz w:val="24"/>
          <w:szCs w:val="24"/>
          <w:rtl/>
          <w:lang w:bidi="fa-IR"/>
        </w:rPr>
        <w:t>2</w:t>
      </w:r>
      <w:del w:id="8586" w:author="Mehrnazi Boojari" w:date="2019-01-12T06:13:00Z">
        <w:r w:rsidR="00BF26BF" w:rsidDel="00BF7D4F">
          <w:rPr>
            <w:rFonts w:ascii="B Lotus" w:eastAsia="Calibri" w:hAnsi="B Lotus" w:cs="B Lotus" w:hint="cs"/>
            <w:sz w:val="24"/>
            <w:szCs w:val="24"/>
            <w:rtl/>
            <w:lang w:bidi="fa-IR"/>
          </w:rPr>
          <w:delText>.</w:delText>
        </w:r>
      </w:del>
      <w:ins w:id="8587" w:author="Mehrnazi Boojari" w:date="2019-01-12T06:13:00Z">
        <w:r w:rsidR="00BF7D4F">
          <w:rPr>
            <w:rFonts w:ascii="B Lotus" w:eastAsia="Calibri" w:hAnsi="B Lotus" w:cs="B Lotus" w:hint="cs"/>
            <w:sz w:val="24"/>
            <w:szCs w:val="24"/>
            <w:rtl/>
            <w:lang w:bidi="fa-IR"/>
          </w:rPr>
          <w:t>-</w:t>
        </w:r>
      </w:ins>
      <w:r w:rsidR="00BF26BF">
        <w:rPr>
          <w:rFonts w:ascii="B Lotus" w:eastAsia="Calibri" w:hAnsi="B Lotus" w:cs="B Lotus" w:hint="cs"/>
          <w:sz w:val="24"/>
          <w:szCs w:val="24"/>
          <w:rtl/>
          <w:lang w:bidi="fa-IR"/>
        </w:rPr>
        <w:t>16)</w:t>
      </w:r>
      <w:del w:id="8588" w:author="Mehrnazi Boojari" w:date="2019-01-07T10:10:00Z">
        <w:r w:rsidRPr="00BF26BF" w:rsidDel="00A31D6F">
          <w:rPr>
            <w:rFonts w:ascii="B Lotus" w:eastAsia="Calibri" w:hAnsi="B Lotus" w:cs="B Lotus" w:hint="cs"/>
            <w:sz w:val="24"/>
            <w:szCs w:val="24"/>
            <w:rtl/>
            <w:lang w:bidi="fa-IR"/>
          </w:rPr>
          <w:delText xml:space="preserve"> .</w:delText>
        </w:r>
      </w:del>
      <w:ins w:id="8589" w:author="Mehrnazi Boojari" w:date="2019-01-07T10:10:00Z">
        <w:r w:rsidR="00A31D6F">
          <w:rPr>
            <w:rFonts w:ascii="B Lotus" w:eastAsia="Calibri" w:hAnsi="B Lotus" w:cs="B Lotus" w:hint="cs"/>
            <w:sz w:val="24"/>
            <w:szCs w:val="24"/>
            <w:rtl/>
            <w:lang w:bidi="fa-IR"/>
          </w:rPr>
          <w:t>.</w:t>
        </w:r>
      </w:ins>
    </w:p>
    <w:p w14:paraId="79C97CA2" w14:textId="77777777" w:rsidR="00BF26BF" w:rsidRDefault="00BF26BF" w:rsidP="00BF7D4F">
      <w:pPr>
        <w:pStyle w:val="Caption"/>
        <w:keepNext/>
        <w:bidi/>
      </w:pPr>
      <w:r>
        <w:rPr>
          <w:rtl/>
        </w:rPr>
        <w:t xml:space="preserve">جدول </w:t>
      </w:r>
      <w:fldSimple w:instr=" STYLEREF 1 \s ">
        <w:r w:rsidR="002749F0">
          <w:rPr>
            <w:noProof/>
            <w:rtl/>
          </w:rPr>
          <w:t>‏2</w:t>
        </w:r>
      </w:fldSimple>
      <w:del w:id="8590" w:author="Mehrnazi Boojari" w:date="2019-01-12T06:13:00Z">
        <w:r w:rsidR="002749F0" w:rsidDel="00BF7D4F">
          <w:rPr>
            <w:rtl/>
          </w:rPr>
          <w:delText>.</w:delText>
        </w:r>
      </w:del>
      <w:ins w:id="8591" w:author="Mehrnazi Boojari" w:date="2019-01-12T06:13:00Z">
        <w:r w:rsidR="00BF7D4F">
          <w:rPr>
            <w:rFonts w:hint="cs"/>
            <w:rtl/>
          </w:rPr>
          <w:t>-</w:t>
        </w:r>
      </w:ins>
      <w:fldSimple w:instr=" SEQ جدول \* ARABIC \s 1 ">
        <w:r w:rsidR="002749F0">
          <w:rPr>
            <w:noProof/>
            <w:rtl/>
          </w:rPr>
          <w:t>16</w:t>
        </w:r>
      </w:fldSimple>
      <w:r>
        <w:rPr>
          <w:rFonts w:hint="cs"/>
          <w:rtl/>
          <w:lang w:bidi="fa-IR"/>
        </w:rPr>
        <w:t xml:space="preserve">: عمر بنای واحدهای مسکونی روستایی </w:t>
      </w:r>
    </w:p>
    <w:tbl>
      <w:tblPr>
        <w:tblStyle w:val="TableGrid"/>
        <w:bidiVisual/>
        <w:tblW w:w="9164" w:type="dxa"/>
        <w:jc w:val="center"/>
        <w:tblLook w:val="04A0" w:firstRow="1" w:lastRow="0" w:firstColumn="1" w:lastColumn="0" w:noHBand="0" w:noVBand="1"/>
      </w:tblPr>
      <w:tblGrid>
        <w:gridCol w:w="1127"/>
        <w:gridCol w:w="1127"/>
        <w:gridCol w:w="1127"/>
        <w:gridCol w:w="1127"/>
        <w:gridCol w:w="1127"/>
        <w:gridCol w:w="1127"/>
        <w:gridCol w:w="1127"/>
        <w:gridCol w:w="1275"/>
      </w:tblGrid>
      <w:tr w:rsidR="00A06196" w:rsidRPr="00BF26BF" w14:paraId="1A74BF65" w14:textId="77777777" w:rsidTr="00BF26BF">
        <w:trPr>
          <w:trHeight w:val="532"/>
          <w:jc w:val="center"/>
        </w:trPr>
        <w:tc>
          <w:tcPr>
            <w:tcW w:w="1127" w:type="dxa"/>
            <w:vAlign w:val="center"/>
          </w:tcPr>
          <w:p w14:paraId="41BF4AD0"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شرح</w:t>
            </w:r>
          </w:p>
        </w:tc>
        <w:tc>
          <w:tcPr>
            <w:tcW w:w="1127" w:type="dxa"/>
            <w:vAlign w:val="center"/>
          </w:tcPr>
          <w:p w14:paraId="62A5E00F"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کمتر از 5 سال</w:t>
            </w:r>
          </w:p>
        </w:tc>
        <w:tc>
          <w:tcPr>
            <w:tcW w:w="1127" w:type="dxa"/>
            <w:vAlign w:val="center"/>
          </w:tcPr>
          <w:p w14:paraId="109178C4"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5 تا 9 سال</w:t>
            </w:r>
          </w:p>
        </w:tc>
        <w:tc>
          <w:tcPr>
            <w:tcW w:w="1127" w:type="dxa"/>
            <w:vAlign w:val="center"/>
          </w:tcPr>
          <w:p w14:paraId="37D2BE76"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10 تا 14 سال</w:t>
            </w:r>
          </w:p>
        </w:tc>
        <w:tc>
          <w:tcPr>
            <w:tcW w:w="1127" w:type="dxa"/>
            <w:vAlign w:val="center"/>
          </w:tcPr>
          <w:p w14:paraId="2AE184BE"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15 تا 19 سال</w:t>
            </w:r>
          </w:p>
        </w:tc>
        <w:tc>
          <w:tcPr>
            <w:tcW w:w="1127" w:type="dxa"/>
            <w:vAlign w:val="center"/>
          </w:tcPr>
          <w:p w14:paraId="28AE38A1"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20 تا 24 سال</w:t>
            </w:r>
          </w:p>
        </w:tc>
        <w:tc>
          <w:tcPr>
            <w:tcW w:w="1127" w:type="dxa"/>
            <w:vAlign w:val="center"/>
          </w:tcPr>
          <w:p w14:paraId="3EBF3688"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25 تا 29 سال</w:t>
            </w:r>
          </w:p>
        </w:tc>
        <w:tc>
          <w:tcPr>
            <w:tcW w:w="1275" w:type="dxa"/>
            <w:vAlign w:val="center"/>
          </w:tcPr>
          <w:p w14:paraId="489BC22B"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30 سال و بیشتر</w:t>
            </w:r>
          </w:p>
        </w:tc>
      </w:tr>
      <w:tr w:rsidR="00A06196" w:rsidRPr="00BF26BF" w14:paraId="70671CEF" w14:textId="77777777" w:rsidTr="00BF26BF">
        <w:trPr>
          <w:trHeight w:val="265"/>
          <w:jc w:val="center"/>
        </w:trPr>
        <w:tc>
          <w:tcPr>
            <w:tcW w:w="1127" w:type="dxa"/>
            <w:vAlign w:val="center"/>
          </w:tcPr>
          <w:p w14:paraId="0BDF3C05"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1382</w:t>
            </w:r>
          </w:p>
        </w:tc>
        <w:tc>
          <w:tcPr>
            <w:tcW w:w="1127" w:type="dxa"/>
            <w:vAlign w:val="center"/>
          </w:tcPr>
          <w:p w14:paraId="0E0E3362"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10.3</w:t>
            </w:r>
          </w:p>
        </w:tc>
        <w:tc>
          <w:tcPr>
            <w:tcW w:w="1127" w:type="dxa"/>
            <w:vAlign w:val="center"/>
          </w:tcPr>
          <w:p w14:paraId="51D5E67B"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12.9</w:t>
            </w:r>
          </w:p>
        </w:tc>
        <w:tc>
          <w:tcPr>
            <w:tcW w:w="1127" w:type="dxa"/>
            <w:vAlign w:val="center"/>
          </w:tcPr>
          <w:p w14:paraId="15F7D926"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14.7</w:t>
            </w:r>
          </w:p>
        </w:tc>
        <w:tc>
          <w:tcPr>
            <w:tcW w:w="1127" w:type="dxa"/>
            <w:vAlign w:val="center"/>
          </w:tcPr>
          <w:p w14:paraId="60523FD3"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13.5</w:t>
            </w:r>
          </w:p>
        </w:tc>
        <w:tc>
          <w:tcPr>
            <w:tcW w:w="1127" w:type="dxa"/>
            <w:vAlign w:val="center"/>
          </w:tcPr>
          <w:p w14:paraId="4E676442"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15.1</w:t>
            </w:r>
          </w:p>
        </w:tc>
        <w:tc>
          <w:tcPr>
            <w:tcW w:w="1127" w:type="dxa"/>
            <w:vAlign w:val="center"/>
          </w:tcPr>
          <w:p w14:paraId="6F7E1350"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9.2</w:t>
            </w:r>
          </w:p>
        </w:tc>
        <w:tc>
          <w:tcPr>
            <w:tcW w:w="1275" w:type="dxa"/>
            <w:vAlign w:val="center"/>
          </w:tcPr>
          <w:p w14:paraId="52B7CE03"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24.3</w:t>
            </w:r>
          </w:p>
        </w:tc>
      </w:tr>
      <w:tr w:rsidR="00A06196" w:rsidRPr="00BF26BF" w14:paraId="702DAC83" w14:textId="77777777" w:rsidTr="00BF26BF">
        <w:trPr>
          <w:trHeight w:val="265"/>
          <w:jc w:val="center"/>
        </w:trPr>
        <w:tc>
          <w:tcPr>
            <w:tcW w:w="1127" w:type="dxa"/>
            <w:vAlign w:val="center"/>
          </w:tcPr>
          <w:p w14:paraId="3ECDE07B"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1387</w:t>
            </w:r>
          </w:p>
        </w:tc>
        <w:tc>
          <w:tcPr>
            <w:tcW w:w="1127" w:type="dxa"/>
            <w:vAlign w:val="center"/>
          </w:tcPr>
          <w:p w14:paraId="7B2998A2"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14.6</w:t>
            </w:r>
          </w:p>
        </w:tc>
        <w:tc>
          <w:tcPr>
            <w:tcW w:w="1127" w:type="dxa"/>
            <w:vAlign w:val="center"/>
          </w:tcPr>
          <w:p w14:paraId="05D189C6"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12.9</w:t>
            </w:r>
          </w:p>
        </w:tc>
        <w:tc>
          <w:tcPr>
            <w:tcW w:w="1127" w:type="dxa"/>
            <w:vAlign w:val="center"/>
          </w:tcPr>
          <w:p w14:paraId="529F1B6A"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13.1</w:t>
            </w:r>
          </w:p>
        </w:tc>
        <w:tc>
          <w:tcPr>
            <w:tcW w:w="1127" w:type="dxa"/>
            <w:vAlign w:val="center"/>
          </w:tcPr>
          <w:p w14:paraId="3CEB8AF9"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13.1</w:t>
            </w:r>
          </w:p>
        </w:tc>
        <w:tc>
          <w:tcPr>
            <w:tcW w:w="1127" w:type="dxa"/>
            <w:vAlign w:val="center"/>
          </w:tcPr>
          <w:p w14:paraId="333F47A7"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12.3</w:t>
            </w:r>
          </w:p>
        </w:tc>
        <w:tc>
          <w:tcPr>
            <w:tcW w:w="1127" w:type="dxa"/>
            <w:vAlign w:val="center"/>
          </w:tcPr>
          <w:p w14:paraId="1DAC994D"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8.4</w:t>
            </w:r>
          </w:p>
        </w:tc>
        <w:tc>
          <w:tcPr>
            <w:tcW w:w="1275" w:type="dxa"/>
            <w:vAlign w:val="center"/>
          </w:tcPr>
          <w:p w14:paraId="0181EB54"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25.6</w:t>
            </w:r>
          </w:p>
        </w:tc>
      </w:tr>
      <w:tr w:rsidR="00A06196" w:rsidRPr="00BF26BF" w14:paraId="23EB256D" w14:textId="77777777" w:rsidTr="00BF26BF">
        <w:trPr>
          <w:trHeight w:val="265"/>
          <w:jc w:val="center"/>
        </w:trPr>
        <w:tc>
          <w:tcPr>
            <w:tcW w:w="1127" w:type="dxa"/>
            <w:vAlign w:val="center"/>
          </w:tcPr>
          <w:p w14:paraId="234003DF"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1392</w:t>
            </w:r>
          </w:p>
        </w:tc>
        <w:tc>
          <w:tcPr>
            <w:tcW w:w="1127" w:type="dxa"/>
            <w:vAlign w:val="center"/>
          </w:tcPr>
          <w:p w14:paraId="69E13EC7"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18.1</w:t>
            </w:r>
          </w:p>
        </w:tc>
        <w:tc>
          <w:tcPr>
            <w:tcW w:w="1127" w:type="dxa"/>
            <w:vAlign w:val="center"/>
          </w:tcPr>
          <w:p w14:paraId="01323E0D"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18.5</w:t>
            </w:r>
          </w:p>
        </w:tc>
        <w:tc>
          <w:tcPr>
            <w:tcW w:w="1127" w:type="dxa"/>
            <w:vAlign w:val="center"/>
          </w:tcPr>
          <w:p w14:paraId="7F831F75"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12.4</w:t>
            </w:r>
          </w:p>
        </w:tc>
        <w:tc>
          <w:tcPr>
            <w:tcW w:w="1127" w:type="dxa"/>
            <w:vAlign w:val="center"/>
          </w:tcPr>
          <w:p w14:paraId="645AC82F"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10.6</w:t>
            </w:r>
          </w:p>
        </w:tc>
        <w:tc>
          <w:tcPr>
            <w:tcW w:w="1127" w:type="dxa"/>
            <w:vAlign w:val="center"/>
          </w:tcPr>
          <w:p w14:paraId="09BEA20C"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10.6</w:t>
            </w:r>
          </w:p>
        </w:tc>
        <w:tc>
          <w:tcPr>
            <w:tcW w:w="1127" w:type="dxa"/>
            <w:vAlign w:val="center"/>
          </w:tcPr>
          <w:p w14:paraId="715B5A35"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6.5</w:t>
            </w:r>
          </w:p>
        </w:tc>
        <w:tc>
          <w:tcPr>
            <w:tcW w:w="1275" w:type="dxa"/>
            <w:vAlign w:val="center"/>
          </w:tcPr>
          <w:p w14:paraId="58A097C4" w14:textId="77777777" w:rsidR="00A06196" w:rsidRPr="00BF26BF" w:rsidRDefault="00A06196" w:rsidP="00A06196">
            <w:pPr>
              <w:bidi/>
              <w:jc w:val="center"/>
              <w:rPr>
                <w:rFonts w:ascii="B Lotus" w:eastAsia="Calibri" w:hAnsi="B Lotus" w:cs="B Lotus"/>
                <w:sz w:val="20"/>
                <w:szCs w:val="20"/>
                <w:rtl/>
                <w:lang w:bidi="fa-IR"/>
              </w:rPr>
            </w:pPr>
            <w:r w:rsidRPr="00BF26BF">
              <w:rPr>
                <w:rFonts w:ascii="B Lotus" w:eastAsia="Calibri" w:hAnsi="B Lotus" w:cs="B Lotus" w:hint="cs"/>
                <w:sz w:val="20"/>
                <w:szCs w:val="20"/>
                <w:rtl/>
                <w:lang w:bidi="fa-IR"/>
              </w:rPr>
              <w:t>23.2</w:t>
            </w:r>
          </w:p>
        </w:tc>
      </w:tr>
    </w:tbl>
    <w:p w14:paraId="0F079DAB" w14:textId="77777777" w:rsidR="00A06196" w:rsidRPr="00A06196" w:rsidRDefault="00A06196" w:rsidP="00A06196">
      <w:pPr>
        <w:bidi/>
        <w:jc w:val="both"/>
        <w:rPr>
          <w:rFonts w:ascii="B Lotus" w:eastAsia="Calibri" w:hAnsi="B Lotus" w:cs="B Lotus"/>
          <w:sz w:val="26"/>
          <w:szCs w:val="26"/>
          <w:rtl/>
          <w:lang w:bidi="fa-IR"/>
        </w:rPr>
      </w:pPr>
    </w:p>
    <w:p w14:paraId="32385F25" w14:textId="77777777" w:rsidR="00A06196" w:rsidRPr="00A06196" w:rsidRDefault="00A06196" w:rsidP="007C39B2">
      <w:pPr>
        <w:pStyle w:val="Heading3"/>
        <w:rPr>
          <w:rtl/>
        </w:rPr>
      </w:pPr>
      <w:bookmarkStart w:id="8592" w:name="_Toc533781224"/>
      <w:bookmarkStart w:id="8593" w:name="_Toc533782180"/>
      <w:r w:rsidRPr="00A06196">
        <w:rPr>
          <w:rFonts w:hint="cs"/>
          <w:rtl/>
        </w:rPr>
        <w:lastRenderedPageBreak/>
        <w:t>عملکرد فضاهای واحدهای مسکونی روستایی</w:t>
      </w:r>
      <w:bookmarkEnd w:id="8592"/>
      <w:bookmarkEnd w:id="8593"/>
      <w:r w:rsidRPr="00A06196">
        <w:rPr>
          <w:rFonts w:hint="cs"/>
          <w:rtl/>
        </w:rPr>
        <w:t xml:space="preserve"> </w:t>
      </w:r>
    </w:p>
    <w:p w14:paraId="37A6E6DC" w14:textId="77777777" w:rsidR="00A06196" w:rsidRPr="00BF26BF" w:rsidRDefault="00A06196" w:rsidP="00CD6C4A">
      <w:pPr>
        <w:bidi/>
        <w:ind w:firstLine="288"/>
        <w:jc w:val="both"/>
        <w:rPr>
          <w:rFonts w:ascii="B Lotus" w:eastAsia="Calibri" w:hAnsi="B Lotus" w:cs="B Lotus"/>
          <w:sz w:val="24"/>
          <w:szCs w:val="24"/>
          <w:rtl/>
          <w:lang w:bidi="fa-IR"/>
        </w:rPr>
      </w:pPr>
      <w:del w:id="8594" w:author="Mehrnazi Boojari" w:date="2019-01-09T23:38:00Z">
        <w:r w:rsidRPr="00BF26BF" w:rsidDel="00947B53">
          <w:rPr>
            <w:rFonts w:ascii="B Lotus" w:eastAsia="Calibri" w:hAnsi="B Lotus" w:cs="B Lotus" w:hint="cs"/>
            <w:sz w:val="24"/>
            <w:szCs w:val="24"/>
            <w:rtl/>
            <w:lang w:bidi="fa-IR"/>
          </w:rPr>
          <w:delText>بر اساس</w:delText>
        </w:r>
      </w:del>
      <w:ins w:id="8595" w:author="Mehrnazi Boojari" w:date="2019-01-09T23:38:00Z">
        <w:r w:rsidR="00947B53">
          <w:rPr>
            <w:rFonts w:ascii="B Lotus" w:eastAsia="Calibri" w:hAnsi="B Lotus" w:cs="B Lotus" w:hint="cs"/>
            <w:sz w:val="24"/>
            <w:szCs w:val="24"/>
            <w:rtl/>
            <w:lang w:bidi="fa-IR"/>
          </w:rPr>
          <w:t>بر</w:t>
        </w:r>
        <w:r w:rsidR="00947B53">
          <w:rPr>
            <w:rFonts w:ascii="Times New Roman" w:eastAsia="Calibri" w:hAnsi="Times New Roman" w:cs="Times New Roman" w:hint="cs"/>
            <w:sz w:val="24"/>
            <w:szCs w:val="24"/>
            <w:rtl/>
            <w:lang w:bidi="fa-IR"/>
          </w:rPr>
          <w:t> </w:t>
        </w:r>
        <w:r w:rsidR="00947B53">
          <w:rPr>
            <w:rFonts w:ascii="B Lotus" w:eastAsia="Calibri" w:hAnsi="B Lotus" w:cs="B Lotus" w:hint="cs"/>
            <w:sz w:val="24"/>
            <w:szCs w:val="24"/>
            <w:rtl/>
            <w:lang w:bidi="fa-IR"/>
          </w:rPr>
          <w:t>اساس</w:t>
        </w:r>
      </w:ins>
      <w:r w:rsidRPr="00BF26BF">
        <w:rPr>
          <w:rFonts w:ascii="B Lotus" w:eastAsia="Calibri" w:hAnsi="B Lotus" w:cs="B Lotus" w:hint="cs"/>
          <w:sz w:val="24"/>
          <w:szCs w:val="24"/>
          <w:rtl/>
          <w:lang w:bidi="fa-IR"/>
        </w:rPr>
        <w:t xml:space="preserve"> نتایج برآمده از طرح آمارگیری از ویژگی</w:t>
      </w:r>
      <w:del w:id="8596" w:author="Mehrnazi Boojari" w:date="2019-01-07T09:46:00Z">
        <w:r w:rsidRPr="00BF26BF" w:rsidDel="006F7CCF">
          <w:rPr>
            <w:rFonts w:ascii="B Lotus" w:eastAsia="Calibri" w:hAnsi="B Lotus" w:cs="B Lotus" w:hint="cs"/>
            <w:sz w:val="24"/>
            <w:szCs w:val="24"/>
            <w:rtl/>
            <w:lang w:bidi="fa-IR"/>
          </w:rPr>
          <w:delText xml:space="preserve"> های </w:delText>
        </w:r>
      </w:del>
      <w:ins w:id="8597" w:author="Mehrnazi Boojari" w:date="2019-01-07T09:46:00Z">
        <w:r w:rsidR="006F7CCF">
          <w:rPr>
            <w:rFonts w:ascii="B Lotus" w:eastAsia="Calibri" w:hAnsi="B Lotus" w:cs="B Lotus" w:hint="cs"/>
            <w:sz w:val="24"/>
            <w:szCs w:val="24"/>
            <w:rtl/>
            <w:lang w:bidi="fa-IR"/>
          </w:rPr>
          <w:t xml:space="preserve">‌های </w:t>
        </w:r>
      </w:ins>
      <w:r w:rsidRPr="00BF26BF">
        <w:rPr>
          <w:rFonts w:ascii="B Lotus" w:eastAsia="Calibri" w:hAnsi="B Lotus" w:cs="B Lotus" w:hint="cs"/>
          <w:sz w:val="24"/>
          <w:szCs w:val="24"/>
          <w:rtl/>
          <w:lang w:bidi="fa-IR"/>
        </w:rPr>
        <w:t xml:space="preserve">مسکن روستایی در سال 1392 کمی بیش از </w:t>
      </w:r>
      <w:del w:id="8598" w:author="Mehrnazi Boojari" w:date="2019-01-12T06:17:00Z">
        <w:r w:rsidRPr="00BF26BF" w:rsidDel="00CD6C4A">
          <w:rPr>
            <w:rFonts w:ascii="B Lotus" w:eastAsia="Calibri" w:hAnsi="B Lotus" w:cs="B Lotus" w:hint="cs"/>
            <w:sz w:val="24"/>
            <w:szCs w:val="24"/>
            <w:rtl/>
            <w:lang w:bidi="fa-IR"/>
          </w:rPr>
          <w:delText xml:space="preserve">28 </w:delText>
        </w:r>
      </w:del>
      <w:ins w:id="8599" w:author="Mehrnazi Boojari" w:date="2019-01-12T06:17:00Z">
        <w:r w:rsidR="00CD6C4A" w:rsidRPr="00BF26BF">
          <w:rPr>
            <w:rFonts w:ascii="B Lotus" w:eastAsia="Calibri" w:hAnsi="B Lotus" w:cs="B Lotus" w:hint="cs"/>
            <w:sz w:val="24"/>
            <w:szCs w:val="24"/>
            <w:rtl/>
            <w:lang w:bidi="fa-IR"/>
          </w:rPr>
          <w:t>28</w:t>
        </w:r>
        <w:r w:rsidR="00CD6C4A">
          <w:rPr>
            <w:rFonts w:ascii="B Lotus" w:eastAsia="Calibri" w:hAnsi="B Lotus" w:cs="Times New Roman" w:hint="eastAsia"/>
            <w:sz w:val="24"/>
            <w:szCs w:val="24"/>
            <w:rtl/>
            <w:lang w:bidi="fa-IR"/>
          </w:rPr>
          <w:t> </w:t>
        </w:r>
      </w:ins>
      <w:r w:rsidRPr="00BF26BF">
        <w:rPr>
          <w:rFonts w:ascii="B Lotus" w:eastAsia="Calibri" w:hAnsi="B Lotus" w:cs="B Lotus" w:hint="cs"/>
          <w:sz w:val="24"/>
          <w:szCs w:val="24"/>
          <w:rtl/>
          <w:lang w:bidi="fa-IR"/>
        </w:rPr>
        <w:t xml:space="preserve">درصد واحدهای مسکونی </w:t>
      </w:r>
      <w:del w:id="8600" w:author="Mehrnazi Boojari" w:date="2019-01-08T02:17:00Z">
        <w:r w:rsidRPr="00BF26BF" w:rsidDel="00011A5C">
          <w:rPr>
            <w:rFonts w:ascii="B Lotus" w:eastAsia="Calibri" w:hAnsi="B Lotus" w:cs="B Lotus" w:hint="cs"/>
            <w:sz w:val="24"/>
            <w:szCs w:val="24"/>
            <w:rtl/>
            <w:lang w:bidi="fa-IR"/>
          </w:rPr>
          <w:delText>علاوه بر</w:delText>
        </w:r>
      </w:del>
      <w:ins w:id="8601" w:author="Mehrnazi Boojari" w:date="2019-01-08T02:17:00Z">
        <w:r w:rsidR="00011A5C">
          <w:rPr>
            <w:rFonts w:ascii="B Lotus" w:eastAsia="Calibri" w:hAnsi="B Lotus" w:cs="B Lotus" w:hint="cs"/>
            <w:sz w:val="24"/>
            <w:szCs w:val="24"/>
            <w:rtl/>
            <w:lang w:bidi="fa-IR"/>
          </w:rPr>
          <w:t>علاوه</w:t>
        </w:r>
        <w:r w:rsidR="00011A5C">
          <w:rPr>
            <w:rFonts w:ascii="Times New Roman" w:eastAsia="Calibri" w:hAnsi="Times New Roman" w:cs="Times New Roman" w:hint="cs"/>
            <w:sz w:val="24"/>
            <w:szCs w:val="24"/>
            <w:rtl/>
            <w:lang w:bidi="fa-IR"/>
          </w:rPr>
          <w:t> </w:t>
        </w:r>
        <w:r w:rsidR="00011A5C">
          <w:rPr>
            <w:rFonts w:ascii="B Lotus" w:eastAsia="Calibri" w:hAnsi="B Lotus" w:cs="B Lotus" w:hint="cs"/>
            <w:sz w:val="24"/>
            <w:szCs w:val="24"/>
            <w:rtl/>
            <w:lang w:bidi="fa-IR"/>
          </w:rPr>
          <w:t>بر</w:t>
        </w:r>
      </w:ins>
      <w:r w:rsidRPr="00BF26BF">
        <w:rPr>
          <w:rFonts w:ascii="B Lotus" w:eastAsia="Calibri" w:hAnsi="B Lotus" w:cs="B Lotus" w:hint="cs"/>
          <w:sz w:val="24"/>
          <w:szCs w:val="24"/>
          <w:rtl/>
          <w:lang w:bidi="fa-IR"/>
        </w:rPr>
        <w:t xml:space="preserve"> عملکرد زیستی فضاهایی خاص عملکرد معیشتی نیز داشته</w:t>
      </w:r>
      <w:ins w:id="8602" w:author="Mehrnazi Boojari" w:date="2019-01-09T23:39:00Z">
        <w:r w:rsidR="00947B53">
          <w:rPr>
            <w:rFonts w:ascii="B Lotus" w:eastAsia="Calibri" w:hAnsi="B Lotus" w:cs="B Nazanin" w:hint="cs"/>
            <w:sz w:val="24"/>
            <w:szCs w:val="24"/>
            <w:rtl/>
            <w:lang w:bidi="fa-IR"/>
          </w:rPr>
          <w:t>‌</w:t>
        </w:r>
      </w:ins>
      <w:del w:id="8603" w:author="Mehrnazi Boojari" w:date="2019-01-09T23:39:00Z">
        <w:r w:rsidRPr="00BF26BF" w:rsidDel="00947B53">
          <w:rPr>
            <w:rFonts w:ascii="B Lotus" w:eastAsia="Calibri" w:hAnsi="B Lotus" w:cs="B Lotus" w:hint="cs"/>
            <w:sz w:val="24"/>
            <w:szCs w:val="24"/>
            <w:rtl/>
            <w:lang w:bidi="fa-IR"/>
          </w:rPr>
          <w:delText xml:space="preserve"> </w:delText>
        </w:r>
      </w:del>
      <w:r w:rsidRPr="00BF26BF">
        <w:rPr>
          <w:rFonts w:ascii="B Lotus" w:eastAsia="Calibri" w:hAnsi="B Lotus" w:cs="B Lotus" w:hint="cs"/>
          <w:sz w:val="24"/>
          <w:szCs w:val="24"/>
          <w:rtl/>
          <w:lang w:bidi="fa-IR"/>
        </w:rPr>
        <w:t>اند</w:t>
      </w:r>
      <w:del w:id="8604" w:author="Mehrnazi Boojari" w:date="2019-01-07T09:53:00Z">
        <w:r w:rsidRPr="00BF26BF" w:rsidDel="006F7CCF">
          <w:rPr>
            <w:rFonts w:ascii="B Lotus" w:eastAsia="Calibri" w:hAnsi="B Lotus" w:cs="B Lotus" w:hint="cs"/>
            <w:sz w:val="24"/>
            <w:szCs w:val="24"/>
            <w:rtl/>
            <w:lang w:bidi="fa-IR"/>
          </w:rPr>
          <w:delText xml:space="preserve"> . </w:delText>
        </w:r>
      </w:del>
      <w:ins w:id="8605" w:author="Mehrnazi Boojari" w:date="2019-01-07T09:53:00Z">
        <w:r w:rsidR="006F7CCF">
          <w:rPr>
            <w:rFonts w:ascii="B Lotus" w:eastAsia="Calibri" w:hAnsi="B Lotus" w:cs="B Lotus" w:hint="cs"/>
            <w:sz w:val="24"/>
            <w:szCs w:val="24"/>
            <w:rtl/>
            <w:lang w:bidi="fa-IR"/>
          </w:rPr>
          <w:t xml:space="preserve">. </w:t>
        </w:r>
      </w:ins>
      <w:r w:rsidRPr="00BF26BF">
        <w:rPr>
          <w:rFonts w:ascii="B Lotus" w:eastAsia="Calibri" w:hAnsi="B Lotus" w:cs="B Lotus" w:hint="cs"/>
          <w:sz w:val="24"/>
          <w:szCs w:val="24"/>
          <w:rtl/>
          <w:lang w:bidi="fa-IR"/>
        </w:rPr>
        <w:t>سهم فضاهای معیشتی به مرور روند کاه</w:t>
      </w:r>
      <w:ins w:id="8606" w:author="Mehrnazi Boojari" w:date="2019-01-12T06:17:00Z">
        <w:r w:rsidR="00CD6C4A">
          <w:rPr>
            <w:rFonts w:ascii="B Lotus" w:eastAsia="Calibri" w:hAnsi="B Lotus" w:cs="B Lotus" w:hint="cs"/>
            <w:sz w:val="24"/>
            <w:szCs w:val="24"/>
            <w:rtl/>
            <w:lang w:bidi="fa-IR"/>
          </w:rPr>
          <w:t>ش</w:t>
        </w:r>
      </w:ins>
      <w:r w:rsidRPr="00BF26BF">
        <w:rPr>
          <w:rFonts w:ascii="B Lotus" w:eastAsia="Calibri" w:hAnsi="B Lotus" w:cs="B Lotus" w:hint="cs"/>
          <w:sz w:val="24"/>
          <w:szCs w:val="24"/>
          <w:rtl/>
          <w:lang w:bidi="fa-IR"/>
        </w:rPr>
        <w:t>ی داشته است</w:t>
      </w:r>
      <w:del w:id="8607" w:author="Mehrnazi Boojari" w:date="2019-01-07T09:53:00Z">
        <w:r w:rsidRPr="00BF26BF" w:rsidDel="006F7CCF">
          <w:rPr>
            <w:rFonts w:ascii="B Lotus" w:eastAsia="Calibri" w:hAnsi="B Lotus" w:cs="B Lotus" w:hint="cs"/>
            <w:sz w:val="24"/>
            <w:szCs w:val="24"/>
            <w:rtl/>
            <w:lang w:bidi="fa-IR"/>
          </w:rPr>
          <w:delText xml:space="preserve"> . </w:delText>
        </w:r>
      </w:del>
      <w:ins w:id="8608" w:author="Mehrnazi Boojari" w:date="2019-01-07T09:53:00Z">
        <w:r w:rsidR="006F7CCF">
          <w:rPr>
            <w:rFonts w:ascii="B Lotus" w:eastAsia="Calibri" w:hAnsi="B Lotus" w:cs="B Lotus" w:hint="cs"/>
            <w:sz w:val="24"/>
            <w:szCs w:val="24"/>
            <w:rtl/>
            <w:lang w:bidi="fa-IR"/>
          </w:rPr>
          <w:t xml:space="preserve">. </w:t>
        </w:r>
      </w:ins>
      <w:r w:rsidRPr="00BF26BF">
        <w:rPr>
          <w:rFonts w:ascii="B Lotus" w:eastAsia="Calibri" w:hAnsi="B Lotus" w:cs="B Lotus" w:hint="cs"/>
          <w:sz w:val="24"/>
          <w:szCs w:val="24"/>
          <w:rtl/>
          <w:lang w:bidi="fa-IR"/>
        </w:rPr>
        <w:t xml:space="preserve">جدول </w:t>
      </w:r>
      <w:r w:rsidR="00387025">
        <w:rPr>
          <w:rFonts w:ascii="B Lotus" w:eastAsia="Calibri" w:hAnsi="B Lotus" w:cs="B Lotus" w:hint="cs"/>
          <w:sz w:val="24"/>
          <w:szCs w:val="24"/>
          <w:rtl/>
          <w:lang w:bidi="fa-IR"/>
        </w:rPr>
        <w:t>2</w:t>
      </w:r>
      <w:del w:id="8609" w:author="Mehrnazi Boojari" w:date="2019-01-12T06:17:00Z">
        <w:r w:rsidR="00387025" w:rsidDel="00CD6C4A">
          <w:rPr>
            <w:rFonts w:ascii="B Lotus" w:eastAsia="Calibri" w:hAnsi="B Lotus" w:cs="B Lotus" w:hint="cs"/>
            <w:sz w:val="24"/>
            <w:szCs w:val="24"/>
            <w:rtl/>
            <w:lang w:bidi="fa-IR"/>
          </w:rPr>
          <w:delText>.</w:delText>
        </w:r>
      </w:del>
      <w:ins w:id="8610" w:author="Mehrnazi Boojari" w:date="2019-01-12T06:17:00Z">
        <w:r w:rsidR="00CD6C4A">
          <w:rPr>
            <w:rFonts w:ascii="B Lotus" w:eastAsia="Calibri" w:hAnsi="B Lotus" w:cs="B Lotus" w:hint="cs"/>
            <w:sz w:val="24"/>
            <w:szCs w:val="24"/>
            <w:rtl/>
            <w:lang w:bidi="fa-IR"/>
          </w:rPr>
          <w:t>-</w:t>
        </w:r>
      </w:ins>
      <w:r w:rsidR="00387025">
        <w:rPr>
          <w:rFonts w:ascii="B Lotus" w:eastAsia="Calibri" w:hAnsi="B Lotus" w:cs="B Lotus" w:hint="cs"/>
          <w:sz w:val="24"/>
          <w:szCs w:val="24"/>
          <w:rtl/>
          <w:lang w:bidi="fa-IR"/>
        </w:rPr>
        <w:t>17</w:t>
      </w:r>
      <w:r w:rsidRPr="00BF26BF">
        <w:rPr>
          <w:rFonts w:ascii="B Lotus" w:eastAsia="Calibri" w:hAnsi="B Lotus" w:cs="B Lotus" w:hint="cs"/>
          <w:sz w:val="24"/>
          <w:szCs w:val="24"/>
          <w:rtl/>
          <w:lang w:bidi="fa-IR"/>
        </w:rPr>
        <w:t xml:space="preserve"> این تغییرات را </w:t>
      </w:r>
      <w:del w:id="8611" w:author="Mehrnazi Boojari" w:date="2019-01-07T10:21:00Z">
        <w:r w:rsidRPr="00BF26BF" w:rsidDel="0028073B">
          <w:rPr>
            <w:rFonts w:ascii="B Lotus" w:eastAsia="Calibri" w:hAnsi="B Lotus" w:cs="B Lotus" w:hint="cs"/>
            <w:sz w:val="24"/>
            <w:szCs w:val="24"/>
            <w:rtl/>
            <w:lang w:bidi="fa-IR"/>
          </w:rPr>
          <w:delText xml:space="preserve">به صورت </w:delText>
        </w:r>
      </w:del>
      <w:ins w:id="8612" w:author="Mehrnazi Boojari" w:date="2019-01-07T10:21:00Z">
        <w:r w:rsidR="0028073B">
          <w:rPr>
            <w:rFonts w:ascii="B Lotus" w:eastAsia="Calibri" w:hAnsi="B Lotus" w:cs="B Lotus" w:hint="cs"/>
            <w:sz w:val="24"/>
            <w:szCs w:val="24"/>
            <w:rtl/>
            <w:lang w:bidi="fa-IR"/>
          </w:rPr>
          <w:t xml:space="preserve">به‌صورت </w:t>
        </w:r>
      </w:ins>
      <w:r w:rsidRPr="00BF26BF">
        <w:rPr>
          <w:rFonts w:ascii="B Lotus" w:eastAsia="Calibri" w:hAnsi="B Lotus" w:cs="B Lotus" w:hint="cs"/>
          <w:sz w:val="24"/>
          <w:szCs w:val="24"/>
          <w:rtl/>
          <w:lang w:bidi="fa-IR"/>
        </w:rPr>
        <w:t xml:space="preserve">درصدی </w:t>
      </w:r>
      <w:del w:id="8613" w:author="Mehrnazi Boojari" w:date="2019-01-07T09:55:00Z">
        <w:r w:rsidRPr="00BF26BF" w:rsidDel="00A31D6F">
          <w:rPr>
            <w:rFonts w:ascii="B Lotus" w:eastAsia="Calibri" w:hAnsi="B Lotus" w:cs="B Lotus" w:hint="cs"/>
            <w:sz w:val="24"/>
            <w:szCs w:val="24"/>
            <w:rtl/>
            <w:lang w:bidi="fa-IR"/>
          </w:rPr>
          <w:delText>به خوبی</w:delText>
        </w:r>
      </w:del>
      <w:ins w:id="8614" w:author="Mehrnazi Boojari" w:date="2019-01-07T09:55:00Z">
        <w:r w:rsidR="00A31D6F">
          <w:rPr>
            <w:rFonts w:ascii="B Lotus" w:eastAsia="Calibri" w:hAnsi="B Lotus" w:cs="B Lotus" w:hint="cs"/>
            <w:sz w:val="24"/>
            <w:szCs w:val="24"/>
            <w:rtl/>
            <w:lang w:bidi="fa-IR"/>
          </w:rPr>
          <w:t>به‌خوبی</w:t>
        </w:r>
      </w:ins>
      <w:r w:rsidRPr="00BF26BF">
        <w:rPr>
          <w:rFonts w:ascii="B Lotus" w:eastAsia="Calibri" w:hAnsi="B Lotus" w:cs="B Lotus" w:hint="cs"/>
          <w:sz w:val="24"/>
          <w:szCs w:val="24"/>
          <w:rtl/>
          <w:lang w:bidi="fa-IR"/>
        </w:rPr>
        <w:t xml:space="preserve"> ارائه</w:t>
      </w:r>
      <w:del w:id="8615" w:author="Mehrnazi Boojari" w:date="2019-01-07T09:49:00Z">
        <w:r w:rsidRPr="00BF26BF" w:rsidDel="006F7CCF">
          <w:rPr>
            <w:rFonts w:ascii="B Lotus" w:eastAsia="Calibri" w:hAnsi="B Lotus" w:cs="B Lotus" w:hint="cs"/>
            <w:sz w:val="24"/>
            <w:szCs w:val="24"/>
            <w:rtl/>
            <w:lang w:bidi="fa-IR"/>
          </w:rPr>
          <w:delText xml:space="preserve"> می </w:delText>
        </w:r>
      </w:del>
      <w:ins w:id="8616" w:author="Mehrnazi Boojari" w:date="2019-01-07T09:49:00Z">
        <w:r w:rsidR="006F7CCF">
          <w:rPr>
            <w:rFonts w:ascii="B Lotus" w:eastAsia="Calibri" w:hAnsi="B Lotus" w:cs="B Lotus" w:hint="cs"/>
            <w:sz w:val="24"/>
            <w:szCs w:val="24"/>
            <w:rtl/>
            <w:lang w:bidi="fa-IR"/>
          </w:rPr>
          <w:t xml:space="preserve"> </w:t>
        </w:r>
      </w:ins>
      <w:del w:id="8617" w:author="Mehrnazi Boojari" w:date="2019-01-07T10:52:00Z">
        <w:r w:rsidRPr="00BF26BF" w:rsidDel="006A1F1D">
          <w:rPr>
            <w:rFonts w:ascii="B Lotus" w:eastAsia="Calibri" w:hAnsi="B Lotus" w:cs="B Lotus" w:hint="cs"/>
            <w:sz w:val="24"/>
            <w:szCs w:val="24"/>
            <w:rtl/>
            <w:lang w:bidi="fa-IR"/>
          </w:rPr>
          <w:delText>کند</w:delText>
        </w:r>
      </w:del>
      <w:ins w:id="8618" w:author="Mehrnazi Boojari" w:date="2019-01-12T06:18:00Z">
        <w:r w:rsidR="00CD6C4A">
          <w:rPr>
            <w:rFonts w:ascii="B Lotus" w:eastAsia="Calibri" w:hAnsi="B Lotus" w:cs="B Lotus" w:hint="cs"/>
            <w:sz w:val="24"/>
            <w:szCs w:val="24"/>
            <w:rtl/>
            <w:lang w:bidi="fa-IR"/>
          </w:rPr>
          <w:t>کرده است</w:t>
        </w:r>
      </w:ins>
      <w:r w:rsidRPr="00BF26BF">
        <w:rPr>
          <w:rFonts w:ascii="B Lotus" w:eastAsia="Calibri" w:hAnsi="B Lotus" w:cs="B Lotus" w:hint="cs"/>
          <w:sz w:val="24"/>
          <w:szCs w:val="24"/>
          <w:rtl/>
          <w:lang w:bidi="fa-IR"/>
        </w:rPr>
        <w:t>.</w:t>
      </w:r>
    </w:p>
    <w:p w14:paraId="18F3464A" w14:textId="77777777" w:rsidR="00387025" w:rsidRDefault="00387025" w:rsidP="00CD6C4A">
      <w:pPr>
        <w:pStyle w:val="Caption"/>
        <w:keepNext/>
        <w:bidi/>
      </w:pPr>
      <w:r>
        <w:rPr>
          <w:rtl/>
        </w:rPr>
        <w:t xml:space="preserve">جدول </w:t>
      </w:r>
      <w:fldSimple w:instr=" STYLEREF 1 \s ">
        <w:r w:rsidR="002749F0">
          <w:rPr>
            <w:noProof/>
            <w:rtl/>
          </w:rPr>
          <w:t>‏2</w:t>
        </w:r>
      </w:fldSimple>
      <w:del w:id="8619" w:author="Mehrnazi Boojari" w:date="2019-01-12T06:18:00Z">
        <w:r w:rsidR="002749F0" w:rsidDel="00CD6C4A">
          <w:rPr>
            <w:rtl/>
          </w:rPr>
          <w:delText>.</w:delText>
        </w:r>
      </w:del>
      <w:ins w:id="8620" w:author="Mehrnazi Boojari" w:date="2019-01-12T06:18:00Z">
        <w:r w:rsidR="00CD6C4A">
          <w:rPr>
            <w:rFonts w:hint="cs"/>
            <w:rtl/>
          </w:rPr>
          <w:t>-</w:t>
        </w:r>
      </w:ins>
      <w:fldSimple w:instr=" SEQ جدول \* ARABIC \s 1 ">
        <w:r w:rsidR="002749F0">
          <w:rPr>
            <w:noProof/>
            <w:rtl/>
          </w:rPr>
          <w:t>17</w:t>
        </w:r>
      </w:fldSimple>
      <w:r>
        <w:rPr>
          <w:rFonts w:hint="cs"/>
          <w:rtl/>
          <w:lang w:bidi="fa-IR"/>
        </w:rPr>
        <w:t xml:space="preserve">: عملکرد </w:t>
      </w:r>
      <w:r w:rsidRPr="00B10410">
        <w:rPr>
          <w:rtl/>
          <w:lang w:bidi="fa-IR"/>
        </w:rPr>
        <w:t>فضاها</w:t>
      </w:r>
      <w:r w:rsidRPr="00B10410">
        <w:rPr>
          <w:rFonts w:hint="cs"/>
          <w:rtl/>
          <w:lang w:bidi="fa-IR"/>
        </w:rPr>
        <w:t>ی</w:t>
      </w:r>
      <w:r w:rsidRPr="00B10410">
        <w:rPr>
          <w:rtl/>
          <w:lang w:bidi="fa-IR"/>
        </w:rPr>
        <w:t xml:space="preserve"> واحدها</w:t>
      </w:r>
      <w:r w:rsidRPr="00B10410">
        <w:rPr>
          <w:rFonts w:hint="cs"/>
          <w:rtl/>
          <w:lang w:bidi="fa-IR"/>
        </w:rPr>
        <w:t>ی</w:t>
      </w:r>
      <w:r w:rsidRPr="00B10410">
        <w:rPr>
          <w:rtl/>
          <w:lang w:bidi="fa-IR"/>
        </w:rPr>
        <w:t xml:space="preserve"> مسکون</w:t>
      </w:r>
      <w:r w:rsidRPr="00B10410">
        <w:rPr>
          <w:rFonts w:hint="cs"/>
          <w:rtl/>
          <w:lang w:bidi="fa-IR"/>
        </w:rPr>
        <w:t>ی</w:t>
      </w:r>
      <w:r w:rsidRPr="00B10410">
        <w:rPr>
          <w:rtl/>
          <w:lang w:bidi="fa-IR"/>
        </w:rPr>
        <w:t xml:space="preserve"> روستا</w:t>
      </w:r>
      <w:r w:rsidRPr="00B10410">
        <w:rPr>
          <w:rFonts w:hint="cs"/>
          <w:rtl/>
          <w:lang w:bidi="fa-IR"/>
        </w:rPr>
        <w:t>یی</w:t>
      </w:r>
    </w:p>
    <w:tbl>
      <w:tblPr>
        <w:tblStyle w:val="TableGrid"/>
        <w:bidiVisual/>
        <w:tblW w:w="0" w:type="auto"/>
        <w:jc w:val="center"/>
        <w:tblLook w:val="04A0" w:firstRow="1" w:lastRow="0" w:firstColumn="1" w:lastColumn="0" w:noHBand="0" w:noVBand="1"/>
      </w:tblPr>
      <w:tblGrid>
        <w:gridCol w:w="865"/>
        <w:gridCol w:w="1475"/>
        <w:gridCol w:w="2334"/>
      </w:tblGrid>
      <w:tr w:rsidR="00A06196" w:rsidRPr="00387025" w14:paraId="3ECEE870" w14:textId="77777777" w:rsidTr="00A06196">
        <w:trPr>
          <w:jc w:val="center"/>
        </w:trPr>
        <w:tc>
          <w:tcPr>
            <w:tcW w:w="865" w:type="dxa"/>
            <w:vAlign w:val="center"/>
          </w:tcPr>
          <w:p w14:paraId="47DC397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سال</w:t>
            </w:r>
          </w:p>
        </w:tc>
        <w:tc>
          <w:tcPr>
            <w:tcW w:w="1475" w:type="dxa"/>
            <w:vAlign w:val="center"/>
          </w:tcPr>
          <w:p w14:paraId="66961127"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حداقل معیشتی</w:t>
            </w:r>
          </w:p>
        </w:tc>
        <w:tc>
          <w:tcPr>
            <w:tcW w:w="2334" w:type="dxa"/>
            <w:vAlign w:val="center"/>
          </w:tcPr>
          <w:p w14:paraId="261CED78" w14:textId="77777777" w:rsidR="00A06196" w:rsidRPr="00387025" w:rsidRDefault="00A06196" w:rsidP="00CD6C4A">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مشترک</w:t>
            </w:r>
            <w:ins w:id="8621" w:author="Mehrnazi Boojari" w:date="2019-01-12T06:18:00Z">
              <w:r w:rsidR="00CD6C4A">
                <w:rPr>
                  <w:rFonts w:ascii="B Lotus" w:eastAsia="Calibri" w:hAnsi="B Lotus" w:cs="B Lotus" w:hint="cs"/>
                  <w:sz w:val="20"/>
                  <w:szCs w:val="20"/>
                  <w:rtl/>
                  <w:lang w:bidi="fa-IR"/>
                </w:rPr>
                <w:t xml:space="preserve"> </w:t>
              </w:r>
            </w:ins>
            <w:r w:rsidRPr="00387025">
              <w:rPr>
                <w:rFonts w:ascii="B Lotus" w:eastAsia="Calibri" w:hAnsi="B Lotus" w:cs="B Lotus" w:hint="cs"/>
                <w:sz w:val="20"/>
                <w:szCs w:val="20"/>
                <w:rtl/>
                <w:lang w:bidi="fa-IR"/>
              </w:rPr>
              <w:t>(زیستی</w:t>
            </w:r>
            <w:del w:id="8622" w:author="Mehrnazi Boojari" w:date="2019-01-12T06:18:00Z">
              <w:r w:rsidRPr="00387025" w:rsidDel="00CD6C4A">
                <w:rPr>
                  <w:rFonts w:ascii="B Lotus" w:eastAsia="Calibri" w:hAnsi="B Lotus" w:cs="B Lotus" w:hint="cs"/>
                  <w:sz w:val="20"/>
                  <w:szCs w:val="20"/>
                  <w:rtl/>
                  <w:lang w:bidi="fa-IR"/>
                </w:rPr>
                <w:delText>-</w:delText>
              </w:r>
            </w:del>
            <w:ins w:id="8623" w:author="Mehrnazi Boojari" w:date="2019-01-12T06:18:00Z">
              <w:r w:rsidR="00CD6C4A">
                <w:rPr>
                  <w:rFonts w:ascii="B Lotus" w:eastAsia="Calibri" w:hAnsi="B Lotus" w:cs="B Lotus" w:hint="cs"/>
                  <w:sz w:val="20"/>
                  <w:szCs w:val="20"/>
                  <w:rtl/>
                  <w:lang w:bidi="fa-IR"/>
                </w:rPr>
                <w:t xml:space="preserve"> ـ </w:t>
              </w:r>
            </w:ins>
            <w:r w:rsidRPr="00387025">
              <w:rPr>
                <w:rFonts w:ascii="B Lotus" w:eastAsia="Calibri" w:hAnsi="B Lotus" w:cs="B Lotus" w:hint="cs"/>
                <w:sz w:val="20"/>
                <w:szCs w:val="20"/>
                <w:rtl/>
                <w:lang w:bidi="fa-IR"/>
              </w:rPr>
              <w:t>معیشتی)</w:t>
            </w:r>
          </w:p>
        </w:tc>
      </w:tr>
      <w:tr w:rsidR="00A06196" w:rsidRPr="00387025" w14:paraId="045052CE" w14:textId="77777777" w:rsidTr="00A06196">
        <w:trPr>
          <w:jc w:val="center"/>
        </w:trPr>
        <w:tc>
          <w:tcPr>
            <w:tcW w:w="865" w:type="dxa"/>
            <w:vAlign w:val="center"/>
          </w:tcPr>
          <w:p w14:paraId="22B7F458"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1382</w:t>
            </w:r>
          </w:p>
        </w:tc>
        <w:tc>
          <w:tcPr>
            <w:tcW w:w="1475" w:type="dxa"/>
            <w:vAlign w:val="center"/>
          </w:tcPr>
          <w:p w14:paraId="06259DC7"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32.6</w:t>
            </w:r>
          </w:p>
        </w:tc>
        <w:tc>
          <w:tcPr>
            <w:tcW w:w="2334" w:type="dxa"/>
            <w:vAlign w:val="center"/>
          </w:tcPr>
          <w:p w14:paraId="6C228B8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5.5</w:t>
            </w:r>
          </w:p>
        </w:tc>
      </w:tr>
      <w:tr w:rsidR="00A06196" w:rsidRPr="00387025" w14:paraId="4337E09C" w14:textId="77777777" w:rsidTr="00A06196">
        <w:trPr>
          <w:jc w:val="center"/>
        </w:trPr>
        <w:tc>
          <w:tcPr>
            <w:tcW w:w="865" w:type="dxa"/>
            <w:vAlign w:val="center"/>
          </w:tcPr>
          <w:p w14:paraId="18854D5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1387</w:t>
            </w:r>
          </w:p>
        </w:tc>
        <w:tc>
          <w:tcPr>
            <w:tcW w:w="1475" w:type="dxa"/>
            <w:vAlign w:val="center"/>
          </w:tcPr>
          <w:p w14:paraId="4CF45499"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28.7</w:t>
            </w:r>
          </w:p>
        </w:tc>
        <w:tc>
          <w:tcPr>
            <w:tcW w:w="2334" w:type="dxa"/>
            <w:vAlign w:val="center"/>
          </w:tcPr>
          <w:p w14:paraId="545E5D8E"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4.4</w:t>
            </w:r>
          </w:p>
        </w:tc>
      </w:tr>
      <w:tr w:rsidR="00A06196" w:rsidRPr="00387025" w14:paraId="581E576C" w14:textId="77777777" w:rsidTr="00A06196">
        <w:trPr>
          <w:jc w:val="center"/>
        </w:trPr>
        <w:tc>
          <w:tcPr>
            <w:tcW w:w="865" w:type="dxa"/>
            <w:vAlign w:val="center"/>
          </w:tcPr>
          <w:p w14:paraId="51B09A36"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1392</w:t>
            </w:r>
          </w:p>
        </w:tc>
        <w:tc>
          <w:tcPr>
            <w:tcW w:w="1475" w:type="dxa"/>
            <w:vAlign w:val="center"/>
          </w:tcPr>
          <w:p w14:paraId="7F18E5C7"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28.2</w:t>
            </w:r>
          </w:p>
        </w:tc>
        <w:tc>
          <w:tcPr>
            <w:tcW w:w="2334" w:type="dxa"/>
            <w:vAlign w:val="center"/>
          </w:tcPr>
          <w:p w14:paraId="7933ED2A"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4.9</w:t>
            </w:r>
          </w:p>
        </w:tc>
      </w:tr>
    </w:tbl>
    <w:p w14:paraId="1F0CAB1E" w14:textId="77777777" w:rsidR="00A06196" w:rsidRPr="00A06196" w:rsidRDefault="00A06196" w:rsidP="00A06196">
      <w:pPr>
        <w:bidi/>
        <w:ind w:firstLine="288"/>
        <w:jc w:val="both"/>
        <w:rPr>
          <w:rFonts w:ascii="B Lotus" w:eastAsia="Calibri" w:hAnsi="B Lotus" w:cs="B Lotus"/>
          <w:sz w:val="26"/>
          <w:szCs w:val="26"/>
          <w:rtl/>
          <w:lang w:bidi="fa-IR"/>
        </w:rPr>
      </w:pPr>
    </w:p>
    <w:p w14:paraId="440D726B" w14:textId="77777777" w:rsidR="00A06196" w:rsidRPr="00A06196" w:rsidRDefault="00A06196" w:rsidP="007C39B2">
      <w:pPr>
        <w:pStyle w:val="Heading3"/>
        <w:rPr>
          <w:rtl/>
        </w:rPr>
      </w:pPr>
      <w:bookmarkStart w:id="8624" w:name="_Toc533781225"/>
      <w:bookmarkStart w:id="8625" w:name="_Toc533782181"/>
      <w:r w:rsidRPr="00A06196">
        <w:rPr>
          <w:rFonts w:hint="cs"/>
          <w:rtl/>
        </w:rPr>
        <w:t>نحوه تصرف مسکن</w:t>
      </w:r>
      <w:bookmarkEnd w:id="8624"/>
      <w:bookmarkEnd w:id="8625"/>
      <w:r w:rsidRPr="00A06196">
        <w:rPr>
          <w:rFonts w:hint="cs"/>
          <w:rtl/>
        </w:rPr>
        <w:t xml:space="preserve"> </w:t>
      </w:r>
    </w:p>
    <w:p w14:paraId="52EB4883" w14:textId="77777777" w:rsidR="00A06196" w:rsidRPr="00A06196" w:rsidRDefault="00A06196" w:rsidP="00D83881">
      <w:pPr>
        <w:bidi/>
        <w:ind w:firstLine="227"/>
        <w:jc w:val="both"/>
        <w:rPr>
          <w:rFonts w:ascii="B Lotus" w:eastAsia="Calibri" w:hAnsi="B Lotus" w:cs="B Lotus"/>
          <w:sz w:val="26"/>
          <w:szCs w:val="26"/>
          <w:rtl/>
          <w:lang w:bidi="fa-IR"/>
        </w:rPr>
      </w:pPr>
      <w:r w:rsidRPr="00387025">
        <w:rPr>
          <w:rFonts w:ascii="B Lotus" w:eastAsia="Calibri" w:hAnsi="B Lotus" w:cs="B Lotus" w:hint="cs"/>
          <w:sz w:val="24"/>
          <w:szCs w:val="24"/>
          <w:rtl/>
          <w:lang w:bidi="fa-IR"/>
        </w:rPr>
        <w:t>چگونگی تصرف محل سکونت خانوار از جمله شاخص</w:t>
      </w:r>
      <w:del w:id="8626" w:author="Mehrnazi Boojari" w:date="2019-01-07T10:43:00Z">
        <w:r w:rsidRPr="00387025" w:rsidDel="006A1F1D">
          <w:rPr>
            <w:rFonts w:ascii="B Lotus" w:eastAsia="Calibri" w:hAnsi="B Lotus" w:cs="B Lotus" w:hint="cs"/>
            <w:sz w:val="24"/>
            <w:szCs w:val="24"/>
            <w:rtl/>
            <w:lang w:bidi="fa-IR"/>
          </w:rPr>
          <w:delText xml:space="preserve"> هایی </w:delText>
        </w:r>
      </w:del>
      <w:ins w:id="8627" w:author="Mehrnazi Boojari" w:date="2019-01-07T10:43:00Z">
        <w:r w:rsidR="006A1F1D">
          <w:rPr>
            <w:rFonts w:ascii="B Lotus" w:eastAsia="Calibri" w:hAnsi="B Lotus" w:cs="B Lotus" w:hint="cs"/>
            <w:sz w:val="24"/>
            <w:szCs w:val="24"/>
            <w:rtl/>
            <w:lang w:bidi="fa-IR"/>
          </w:rPr>
          <w:t xml:space="preserve">‌هایی </w:t>
        </w:r>
      </w:ins>
      <w:r w:rsidRPr="00387025">
        <w:rPr>
          <w:rFonts w:ascii="B Lotus" w:eastAsia="Calibri" w:hAnsi="B Lotus" w:cs="B Lotus" w:hint="cs"/>
          <w:sz w:val="24"/>
          <w:szCs w:val="24"/>
          <w:rtl/>
          <w:lang w:bidi="fa-IR"/>
        </w:rPr>
        <w:t>است که</w:t>
      </w:r>
      <w:del w:id="8628" w:author="Mehrnazi Boojari" w:date="2019-01-07T09:49:00Z">
        <w:r w:rsidRPr="00387025" w:rsidDel="006F7CCF">
          <w:rPr>
            <w:rFonts w:ascii="B Lotus" w:eastAsia="Calibri" w:hAnsi="B Lotus" w:cs="B Lotus" w:hint="cs"/>
            <w:sz w:val="24"/>
            <w:szCs w:val="24"/>
            <w:rtl/>
            <w:lang w:bidi="fa-IR"/>
          </w:rPr>
          <w:delText xml:space="preserve"> می </w:delText>
        </w:r>
      </w:del>
      <w:ins w:id="8629" w:author="Mehrnazi Boojari" w:date="2019-01-07T09:49:00Z">
        <w:r w:rsidR="006F7CCF">
          <w:rPr>
            <w:rFonts w:ascii="B Lotus" w:eastAsia="Calibri" w:hAnsi="B Lotus" w:cs="B Lotus" w:hint="cs"/>
            <w:sz w:val="24"/>
            <w:szCs w:val="24"/>
            <w:rtl/>
            <w:lang w:bidi="fa-IR"/>
          </w:rPr>
          <w:t xml:space="preserve"> می‌</w:t>
        </w:r>
      </w:ins>
      <w:r w:rsidRPr="00387025">
        <w:rPr>
          <w:rFonts w:ascii="B Lotus" w:eastAsia="Calibri" w:hAnsi="B Lotus" w:cs="B Lotus" w:hint="cs"/>
          <w:sz w:val="24"/>
          <w:szCs w:val="24"/>
          <w:rtl/>
          <w:lang w:bidi="fa-IR"/>
        </w:rPr>
        <w:t xml:space="preserve">تواند ارتباط نزدیکی با </w:t>
      </w:r>
      <w:r w:rsidR="00387025">
        <w:rPr>
          <w:rFonts w:ascii="B Lotus" w:eastAsia="Calibri" w:hAnsi="B Lotus" w:cs="B Lotus" w:hint="cs"/>
          <w:sz w:val="24"/>
          <w:szCs w:val="24"/>
          <w:rtl/>
          <w:lang w:bidi="fa-IR"/>
        </w:rPr>
        <w:t>توان مالی و</w:t>
      </w:r>
      <w:r w:rsidRPr="00387025">
        <w:rPr>
          <w:rFonts w:ascii="B Lotus" w:eastAsia="Calibri" w:hAnsi="B Lotus" w:cs="B Lotus" w:hint="cs"/>
          <w:sz w:val="24"/>
          <w:szCs w:val="24"/>
          <w:rtl/>
          <w:lang w:bidi="fa-IR"/>
        </w:rPr>
        <w:t xml:space="preserve"> معیشت خانوار</w:t>
      </w:r>
      <w:del w:id="8630" w:author="Mehrnazi Boojari" w:date="2019-01-07T09:47:00Z">
        <w:r w:rsidRPr="00387025" w:rsidDel="006F7CCF">
          <w:rPr>
            <w:rFonts w:ascii="B Lotus" w:eastAsia="Calibri" w:hAnsi="B Lotus" w:cs="B Lotus" w:hint="cs"/>
            <w:sz w:val="24"/>
            <w:szCs w:val="24"/>
            <w:rtl/>
            <w:lang w:bidi="fa-IR"/>
          </w:rPr>
          <w:delText xml:space="preserve"> ،</w:delText>
        </w:r>
      </w:del>
      <w:ins w:id="8631" w:author="Mehrnazi Boojari" w:date="2019-01-07T09:47:00Z">
        <w:r w:rsidR="006F7CCF">
          <w:rPr>
            <w:rFonts w:ascii="B Lotus" w:eastAsia="Calibri" w:hAnsi="B Lotus" w:cs="B Lotus" w:hint="cs"/>
            <w:sz w:val="24"/>
            <w:szCs w:val="24"/>
            <w:rtl/>
            <w:lang w:bidi="fa-IR"/>
          </w:rPr>
          <w:t>،</w:t>
        </w:r>
      </w:ins>
      <w:r w:rsidRPr="00387025">
        <w:rPr>
          <w:rFonts w:ascii="B Lotus" w:eastAsia="Calibri" w:hAnsi="B Lotus" w:cs="B Lotus" w:hint="cs"/>
          <w:sz w:val="24"/>
          <w:szCs w:val="24"/>
          <w:rtl/>
          <w:lang w:bidi="fa-IR"/>
        </w:rPr>
        <w:t xml:space="preserve"> سهم مسکن در هزینه</w:t>
      </w:r>
      <w:del w:id="8632" w:author="Mehrnazi Boojari" w:date="2019-01-07T09:46:00Z">
        <w:r w:rsidRPr="00387025" w:rsidDel="006F7CCF">
          <w:rPr>
            <w:rFonts w:ascii="B Lotus" w:eastAsia="Calibri" w:hAnsi="B Lotus" w:cs="B Lotus" w:hint="cs"/>
            <w:sz w:val="24"/>
            <w:szCs w:val="24"/>
            <w:rtl/>
            <w:lang w:bidi="fa-IR"/>
          </w:rPr>
          <w:delText xml:space="preserve"> های </w:delText>
        </w:r>
      </w:del>
      <w:ins w:id="8633" w:author="Mehrnazi Boojari" w:date="2019-01-07T09:46:00Z">
        <w:r w:rsidR="006F7CCF">
          <w:rPr>
            <w:rFonts w:ascii="B Lotus" w:eastAsia="Calibri" w:hAnsi="B Lotus" w:cs="B Lotus" w:hint="cs"/>
            <w:sz w:val="24"/>
            <w:szCs w:val="24"/>
            <w:rtl/>
            <w:lang w:bidi="fa-IR"/>
          </w:rPr>
          <w:t xml:space="preserve">‌های </w:t>
        </w:r>
      </w:ins>
      <w:r w:rsidRPr="00387025">
        <w:rPr>
          <w:rFonts w:ascii="B Lotus" w:eastAsia="Calibri" w:hAnsi="B Lotus" w:cs="B Lotus" w:hint="cs"/>
          <w:sz w:val="24"/>
          <w:szCs w:val="24"/>
          <w:rtl/>
          <w:lang w:bidi="fa-IR"/>
        </w:rPr>
        <w:t xml:space="preserve">خانوار و </w:t>
      </w:r>
      <w:del w:id="8634" w:author="Mehrnazi Boojari" w:date="2019-01-08T03:36:00Z">
        <w:r w:rsidRPr="00387025" w:rsidDel="00666313">
          <w:rPr>
            <w:rFonts w:ascii="B Lotus" w:eastAsia="Calibri" w:hAnsi="B Lotus" w:cs="B Lotus" w:hint="cs"/>
            <w:sz w:val="24"/>
            <w:szCs w:val="24"/>
            <w:rtl/>
            <w:lang w:bidi="fa-IR"/>
          </w:rPr>
          <w:delText>در نهایت</w:delText>
        </w:r>
      </w:del>
      <w:ins w:id="8635" w:author="Mehrnazi Boojari" w:date="2019-01-08T03:36:00Z">
        <w:r w:rsidR="00666313">
          <w:rPr>
            <w:rFonts w:ascii="B Lotus" w:eastAsia="Calibri" w:hAnsi="B Lotus"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B Lotus" w:eastAsia="Calibri" w:hAnsi="B Lotus" w:cs="B Lotus" w:hint="cs"/>
            <w:sz w:val="24"/>
            <w:szCs w:val="24"/>
            <w:rtl/>
            <w:lang w:bidi="fa-IR"/>
          </w:rPr>
          <w:t>نهایت</w:t>
        </w:r>
      </w:ins>
      <w:r w:rsidRPr="00387025">
        <w:rPr>
          <w:rFonts w:ascii="B Lotus" w:eastAsia="Calibri" w:hAnsi="B Lotus" w:cs="B Lotus" w:hint="cs"/>
          <w:sz w:val="24"/>
          <w:szCs w:val="24"/>
          <w:rtl/>
          <w:lang w:bidi="fa-IR"/>
        </w:rPr>
        <w:t xml:space="preserve"> آسایش و آرامش آن داشته باشد. </w:t>
      </w:r>
      <w:del w:id="8636" w:author="Mehrnazi Boojari" w:date="2019-01-09T23:38:00Z">
        <w:r w:rsidRPr="00387025" w:rsidDel="00947B53">
          <w:rPr>
            <w:rFonts w:ascii="B Lotus" w:eastAsia="Calibri" w:hAnsi="B Lotus" w:cs="B Lotus" w:hint="cs"/>
            <w:sz w:val="24"/>
            <w:szCs w:val="24"/>
            <w:rtl/>
            <w:lang w:bidi="fa-IR"/>
          </w:rPr>
          <w:delText>بر اساس</w:delText>
        </w:r>
      </w:del>
      <w:ins w:id="8637" w:author="Mehrnazi Boojari" w:date="2019-01-09T23:38:00Z">
        <w:r w:rsidR="00947B53">
          <w:rPr>
            <w:rFonts w:ascii="B Lotus" w:eastAsia="Calibri" w:hAnsi="B Lotus" w:cs="B Lotus" w:hint="cs"/>
            <w:sz w:val="24"/>
            <w:szCs w:val="24"/>
            <w:rtl/>
            <w:lang w:bidi="fa-IR"/>
          </w:rPr>
          <w:t>بر</w:t>
        </w:r>
        <w:r w:rsidR="00947B53">
          <w:rPr>
            <w:rFonts w:ascii="Times New Roman" w:eastAsia="Calibri" w:hAnsi="Times New Roman" w:cs="Times New Roman" w:hint="cs"/>
            <w:sz w:val="24"/>
            <w:szCs w:val="24"/>
            <w:rtl/>
            <w:lang w:bidi="fa-IR"/>
          </w:rPr>
          <w:t> </w:t>
        </w:r>
        <w:r w:rsidR="00947B53">
          <w:rPr>
            <w:rFonts w:ascii="B Lotus" w:eastAsia="Calibri" w:hAnsi="B Lotus" w:cs="B Lotus" w:hint="cs"/>
            <w:sz w:val="24"/>
            <w:szCs w:val="24"/>
            <w:rtl/>
            <w:lang w:bidi="fa-IR"/>
          </w:rPr>
          <w:t>اساس</w:t>
        </w:r>
      </w:ins>
      <w:r w:rsidRPr="00387025">
        <w:rPr>
          <w:rFonts w:ascii="B Lotus" w:eastAsia="Calibri" w:hAnsi="B Lotus" w:cs="B Lotus" w:hint="cs"/>
          <w:sz w:val="24"/>
          <w:szCs w:val="24"/>
          <w:rtl/>
          <w:lang w:bidi="fa-IR"/>
        </w:rPr>
        <w:t xml:space="preserve"> آمار موجود میزان اجاره</w:t>
      </w:r>
      <w:ins w:id="8638" w:author="Mehrnazi Boojari" w:date="2019-01-12T06:21:00Z">
        <w:r w:rsidR="00D83881">
          <w:rPr>
            <w:rFonts w:ascii="B Lotus" w:eastAsia="Calibri" w:hAnsi="B Lotus" w:cs="B Nazanin" w:hint="cs"/>
            <w:sz w:val="24"/>
            <w:szCs w:val="24"/>
            <w:rtl/>
            <w:lang w:bidi="fa-IR"/>
          </w:rPr>
          <w:t>‌</w:t>
        </w:r>
      </w:ins>
      <w:del w:id="8639" w:author="Mehrnazi Boojari" w:date="2019-01-12T06:21:00Z">
        <w:r w:rsidRPr="00387025" w:rsidDel="00D83881">
          <w:rPr>
            <w:rFonts w:ascii="B Lotus" w:eastAsia="Calibri" w:hAnsi="B Lotus" w:cs="B Lotus" w:hint="cs"/>
            <w:sz w:val="24"/>
            <w:szCs w:val="24"/>
            <w:rtl/>
            <w:lang w:bidi="fa-IR"/>
          </w:rPr>
          <w:delText xml:space="preserve"> </w:delText>
        </w:r>
      </w:del>
      <w:r w:rsidRPr="00387025">
        <w:rPr>
          <w:rFonts w:ascii="B Lotus" w:eastAsia="Calibri" w:hAnsi="B Lotus" w:cs="B Lotus" w:hint="cs"/>
          <w:sz w:val="24"/>
          <w:szCs w:val="24"/>
          <w:rtl/>
          <w:lang w:bidi="fa-IR"/>
        </w:rPr>
        <w:t>نشینی</w:t>
      </w:r>
      <w:r w:rsidR="00387025">
        <w:rPr>
          <w:rFonts w:ascii="B Lotus" w:eastAsia="Calibri" w:hAnsi="B Lotus" w:cs="B Lotus" w:hint="cs"/>
          <w:sz w:val="24"/>
          <w:szCs w:val="24"/>
          <w:rtl/>
          <w:lang w:bidi="fa-IR"/>
        </w:rPr>
        <w:t xml:space="preserve"> در روستاها بسیار </w:t>
      </w:r>
      <w:del w:id="8640" w:author="Mehrnazi Boojari" w:date="2019-01-07T23:59:00Z">
        <w:r w:rsidR="00387025" w:rsidDel="008E2EB9">
          <w:rPr>
            <w:rFonts w:ascii="B Lotus" w:eastAsia="Calibri" w:hAnsi="B Lotus" w:cs="B Lotus" w:hint="cs"/>
            <w:sz w:val="24"/>
            <w:szCs w:val="24"/>
            <w:rtl/>
            <w:lang w:bidi="fa-IR"/>
          </w:rPr>
          <w:delText>پائین</w:delText>
        </w:r>
      </w:del>
      <w:ins w:id="8641" w:author="Mehrnazi Boojari" w:date="2019-01-12T06:21:00Z">
        <w:r w:rsidR="00D83881">
          <w:rPr>
            <w:rFonts w:ascii="B Lotus" w:eastAsia="Calibri" w:hAnsi="B Lotus" w:cs="B Lotus" w:hint="cs"/>
            <w:sz w:val="24"/>
            <w:szCs w:val="24"/>
            <w:rtl/>
            <w:lang w:bidi="fa-IR"/>
          </w:rPr>
          <w:t>کم</w:t>
        </w:r>
      </w:ins>
      <w:del w:id="8642" w:author="Mehrnazi Boojari" w:date="2019-01-07T09:49:00Z">
        <w:r w:rsidR="00387025" w:rsidDel="006F7CCF">
          <w:rPr>
            <w:rFonts w:ascii="B Lotus" w:eastAsia="Calibri" w:hAnsi="B Lotus" w:cs="B Lotus" w:hint="cs"/>
            <w:sz w:val="24"/>
            <w:szCs w:val="24"/>
            <w:rtl/>
            <w:lang w:bidi="fa-IR"/>
          </w:rPr>
          <w:delText xml:space="preserve"> می </w:delText>
        </w:r>
      </w:del>
      <w:del w:id="8643" w:author="Mehrnazi Boojari" w:date="2019-01-07T10:29:00Z">
        <w:r w:rsidR="00387025" w:rsidDel="006C73A5">
          <w:rPr>
            <w:rFonts w:ascii="B Lotus" w:eastAsia="Calibri" w:hAnsi="B Lotus" w:cs="B Lotus" w:hint="cs"/>
            <w:sz w:val="24"/>
            <w:szCs w:val="24"/>
            <w:rtl/>
            <w:lang w:bidi="fa-IR"/>
          </w:rPr>
          <w:delText>باشد</w:delText>
        </w:r>
      </w:del>
      <w:ins w:id="8644" w:author="Mehrnazi Boojari" w:date="2019-01-07T10:29:00Z">
        <w:r w:rsidR="006C73A5">
          <w:rPr>
            <w:rFonts w:ascii="B Lotus" w:eastAsia="Calibri" w:hAnsi="B Lotus" w:cs="B Lotus" w:hint="cs"/>
            <w:sz w:val="24"/>
            <w:szCs w:val="24"/>
            <w:rtl/>
            <w:lang w:bidi="fa-IR"/>
          </w:rPr>
          <w:t xml:space="preserve"> است</w:t>
        </w:r>
      </w:ins>
      <w:del w:id="8645" w:author="Mehrnazi Boojari" w:date="2019-01-12T06:21:00Z">
        <w:r w:rsidRPr="00387025" w:rsidDel="00D83881">
          <w:rPr>
            <w:rFonts w:ascii="B Lotus" w:eastAsia="Calibri" w:hAnsi="B Lotus" w:cs="B Lotus" w:hint="cs"/>
            <w:sz w:val="24"/>
            <w:szCs w:val="24"/>
            <w:rtl/>
            <w:lang w:bidi="fa-IR"/>
          </w:rPr>
          <w:delText xml:space="preserve">. </w:delText>
        </w:r>
      </w:del>
      <w:ins w:id="8646" w:author="Mehrnazi Boojari" w:date="2019-01-12T06:21:00Z">
        <w:r w:rsidR="00D83881">
          <w:rPr>
            <w:rFonts w:ascii="B Lotus" w:eastAsia="Calibri" w:hAnsi="B Lotus" w:cs="B Lotus" w:hint="cs"/>
            <w:sz w:val="24"/>
            <w:szCs w:val="24"/>
            <w:rtl/>
            <w:lang w:bidi="fa-IR"/>
          </w:rPr>
          <w:t>،</w:t>
        </w:r>
        <w:r w:rsidR="00D83881" w:rsidRPr="00387025">
          <w:rPr>
            <w:rFonts w:ascii="B Lotus" w:eastAsia="Calibri" w:hAnsi="B Lotus" w:cs="B Lotus" w:hint="cs"/>
            <w:sz w:val="24"/>
            <w:szCs w:val="24"/>
            <w:rtl/>
            <w:lang w:bidi="fa-IR"/>
          </w:rPr>
          <w:t xml:space="preserve"> </w:t>
        </w:r>
      </w:ins>
      <w:r w:rsidRPr="00387025">
        <w:rPr>
          <w:rFonts w:ascii="B Lotus" w:eastAsia="Calibri" w:hAnsi="B Lotus" w:cs="B Lotus" w:hint="cs"/>
          <w:sz w:val="24"/>
          <w:szCs w:val="24"/>
          <w:rtl/>
          <w:lang w:bidi="fa-IR"/>
        </w:rPr>
        <w:t xml:space="preserve">ولی روند موجود رو به افزایش است که جای </w:t>
      </w:r>
      <w:del w:id="8647" w:author="Mehrnazi Boojari" w:date="2019-01-08T03:21:00Z">
        <w:r w:rsidRPr="00387025" w:rsidDel="006770E1">
          <w:rPr>
            <w:rFonts w:ascii="B Lotus" w:eastAsia="Calibri" w:hAnsi="B Lotus" w:cs="B Lotus" w:hint="cs"/>
            <w:sz w:val="24"/>
            <w:szCs w:val="24"/>
            <w:rtl/>
            <w:lang w:bidi="fa-IR"/>
          </w:rPr>
          <w:delText xml:space="preserve">تامل </w:delText>
        </w:r>
      </w:del>
      <w:ins w:id="8648" w:author="Mehrnazi Boojari" w:date="2019-01-08T03:21:00Z">
        <w:r w:rsidR="006770E1" w:rsidRPr="00387025">
          <w:rPr>
            <w:rFonts w:ascii="B Lotus" w:eastAsia="Calibri" w:hAnsi="B Lotus" w:cs="B Lotus" w:hint="cs"/>
            <w:sz w:val="24"/>
            <w:szCs w:val="24"/>
            <w:rtl/>
            <w:lang w:bidi="fa-IR"/>
          </w:rPr>
          <w:t>ت</w:t>
        </w:r>
        <w:r w:rsidR="006770E1">
          <w:rPr>
            <w:rFonts w:ascii="B Lotus" w:eastAsia="Calibri" w:hAnsi="B Lotus" w:cs="B Lotus" w:hint="cs"/>
            <w:sz w:val="24"/>
            <w:szCs w:val="24"/>
            <w:rtl/>
            <w:lang w:bidi="fa-IR"/>
          </w:rPr>
          <w:t>أ</w:t>
        </w:r>
        <w:r w:rsidR="006770E1" w:rsidRPr="00387025">
          <w:rPr>
            <w:rFonts w:ascii="B Lotus" w:eastAsia="Calibri" w:hAnsi="B Lotus" w:cs="B Lotus" w:hint="cs"/>
            <w:sz w:val="24"/>
            <w:szCs w:val="24"/>
            <w:rtl/>
            <w:lang w:bidi="fa-IR"/>
          </w:rPr>
          <w:t xml:space="preserve">مل </w:t>
        </w:r>
      </w:ins>
      <w:r w:rsidRPr="00387025">
        <w:rPr>
          <w:rFonts w:ascii="B Lotus" w:eastAsia="Calibri" w:hAnsi="B Lotus" w:cs="B Lotus" w:hint="cs"/>
          <w:sz w:val="24"/>
          <w:szCs w:val="24"/>
          <w:rtl/>
          <w:lang w:bidi="fa-IR"/>
        </w:rPr>
        <w:t>و توجه دار</w:t>
      </w:r>
      <w:del w:id="8649" w:author="Mehrnazi Boojari" w:date="2019-01-07T10:31:00Z">
        <w:r w:rsidRPr="00387025" w:rsidDel="006C73A5">
          <w:rPr>
            <w:rFonts w:ascii="B Lotus" w:eastAsia="Calibri" w:hAnsi="B Lotus" w:cs="B Lotus" w:hint="cs"/>
            <w:sz w:val="24"/>
            <w:szCs w:val="24"/>
            <w:rtl/>
            <w:lang w:bidi="fa-IR"/>
          </w:rPr>
          <w:delText>د</w:delText>
        </w:r>
        <w:r w:rsidR="00387025" w:rsidDel="006C73A5">
          <w:rPr>
            <w:rFonts w:ascii="B Lotus" w:eastAsia="Calibri" w:hAnsi="B Lotus" w:cs="B Lotus" w:hint="cs"/>
            <w:sz w:val="24"/>
            <w:szCs w:val="24"/>
            <w:rtl/>
            <w:lang w:bidi="fa-IR"/>
          </w:rPr>
          <w:delText>(</w:delText>
        </w:r>
      </w:del>
      <w:ins w:id="8650" w:author="Mehrnazi Boojari" w:date="2019-01-07T10:31:00Z">
        <w:r w:rsidR="006C73A5">
          <w:rPr>
            <w:rFonts w:ascii="B Lotus" w:eastAsia="Calibri" w:hAnsi="B Lotus" w:cs="B Lotus" w:hint="cs"/>
            <w:sz w:val="24"/>
            <w:szCs w:val="24"/>
            <w:rtl/>
            <w:lang w:bidi="fa-IR"/>
          </w:rPr>
          <w:t>د</w:t>
        </w:r>
      </w:ins>
      <w:ins w:id="8651" w:author="Mehrnazi Boojari" w:date="2019-01-12T06:20:00Z">
        <w:r w:rsidR="00D83881">
          <w:rPr>
            <w:rFonts w:ascii="B Lotus" w:eastAsia="Calibri" w:hAnsi="B Lotus" w:cs="B Lotus" w:hint="cs"/>
            <w:sz w:val="24"/>
            <w:szCs w:val="24"/>
            <w:rtl/>
            <w:lang w:bidi="fa-IR"/>
          </w:rPr>
          <w:t>.</w:t>
        </w:r>
      </w:ins>
      <w:ins w:id="8652" w:author="Mehrnazi Boojari" w:date="2019-01-07T10:31:00Z">
        <w:r w:rsidR="006C73A5">
          <w:rPr>
            <w:rFonts w:ascii="B Lotus" w:eastAsia="Calibri" w:hAnsi="B Lotus" w:cs="B Lotus" w:hint="cs"/>
            <w:sz w:val="24"/>
            <w:szCs w:val="24"/>
            <w:rtl/>
            <w:lang w:bidi="fa-IR"/>
          </w:rPr>
          <w:t xml:space="preserve"> (</w:t>
        </w:r>
      </w:ins>
      <w:r w:rsidR="00387025">
        <w:rPr>
          <w:rFonts w:ascii="B Lotus" w:eastAsia="Calibri" w:hAnsi="B Lotus" w:cs="B Lotus" w:hint="cs"/>
          <w:sz w:val="24"/>
          <w:szCs w:val="24"/>
          <w:rtl/>
          <w:lang w:bidi="fa-IR"/>
        </w:rPr>
        <w:t>جدول</w:t>
      </w:r>
      <w:ins w:id="8653" w:author="Mehrnazi Boojari" w:date="2019-01-08T03:21:00Z">
        <w:r w:rsidR="006770E1">
          <w:rPr>
            <w:rFonts w:ascii="B Lotus" w:eastAsia="Calibri" w:hAnsi="B Lotus" w:cs="B Lotus" w:hint="cs"/>
            <w:sz w:val="24"/>
            <w:szCs w:val="24"/>
            <w:rtl/>
            <w:lang w:bidi="fa-IR"/>
          </w:rPr>
          <w:t xml:space="preserve"> </w:t>
        </w:r>
      </w:ins>
      <w:r w:rsidR="00387025">
        <w:rPr>
          <w:rFonts w:ascii="B Lotus" w:eastAsia="Calibri" w:hAnsi="B Lotus" w:cs="B Lotus" w:hint="cs"/>
          <w:sz w:val="24"/>
          <w:szCs w:val="24"/>
          <w:rtl/>
          <w:lang w:bidi="fa-IR"/>
        </w:rPr>
        <w:t>2</w:t>
      </w:r>
      <w:del w:id="8654" w:author="Mehrnazi Boojari" w:date="2019-01-12T06:20:00Z">
        <w:r w:rsidR="00387025" w:rsidDel="00D83881">
          <w:rPr>
            <w:rFonts w:ascii="B Lotus" w:eastAsia="Calibri" w:hAnsi="B Lotus" w:cs="B Lotus" w:hint="cs"/>
            <w:sz w:val="24"/>
            <w:szCs w:val="24"/>
            <w:rtl/>
            <w:lang w:bidi="fa-IR"/>
          </w:rPr>
          <w:delText>.</w:delText>
        </w:r>
      </w:del>
      <w:ins w:id="8655" w:author="Mehrnazi Boojari" w:date="2019-01-12T06:20:00Z">
        <w:r w:rsidR="00D83881">
          <w:rPr>
            <w:rFonts w:ascii="B Lotus" w:eastAsia="Calibri" w:hAnsi="B Lotus" w:cs="B Lotus" w:hint="cs"/>
            <w:sz w:val="24"/>
            <w:szCs w:val="24"/>
            <w:rtl/>
            <w:lang w:bidi="fa-IR"/>
          </w:rPr>
          <w:t>-</w:t>
        </w:r>
      </w:ins>
      <w:r w:rsidR="00387025">
        <w:rPr>
          <w:rFonts w:ascii="B Lotus" w:eastAsia="Calibri" w:hAnsi="B Lotus" w:cs="B Lotus" w:hint="cs"/>
          <w:sz w:val="24"/>
          <w:szCs w:val="24"/>
          <w:rtl/>
          <w:lang w:bidi="fa-IR"/>
        </w:rPr>
        <w:t>18).</w:t>
      </w:r>
    </w:p>
    <w:p w14:paraId="2749BB08" w14:textId="77777777" w:rsidR="00387025" w:rsidRDefault="00387025" w:rsidP="00D83881">
      <w:pPr>
        <w:pStyle w:val="Caption"/>
        <w:keepNext/>
        <w:bidi/>
      </w:pPr>
      <w:r>
        <w:rPr>
          <w:rtl/>
        </w:rPr>
        <w:t xml:space="preserve">جدول </w:t>
      </w:r>
      <w:fldSimple w:instr=" STYLEREF 1 \s ">
        <w:r w:rsidR="002749F0">
          <w:rPr>
            <w:noProof/>
            <w:rtl/>
          </w:rPr>
          <w:t>‏2</w:t>
        </w:r>
      </w:fldSimple>
      <w:del w:id="8656" w:author="Mehrnazi Boojari" w:date="2019-01-12T06:20:00Z">
        <w:r w:rsidR="002749F0" w:rsidDel="00D83881">
          <w:rPr>
            <w:rtl/>
          </w:rPr>
          <w:delText>.</w:delText>
        </w:r>
      </w:del>
      <w:ins w:id="8657" w:author="Mehrnazi Boojari" w:date="2019-01-12T06:20:00Z">
        <w:r w:rsidR="00D83881">
          <w:rPr>
            <w:rFonts w:hint="cs"/>
            <w:rtl/>
          </w:rPr>
          <w:t>-</w:t>
        </w:r>
      </w:ins>
      <w:fldSimple w:instr=" SEQ جدول \* ARABIC \s 1 ">
        <w:r w:rsidR="002749F0">
          <w:rPr>
            <w:noProof/>
            <w:rtl/>
          </w:rPr>
          <w:t>18</w:t>
        </w:r>
      </w:fldSimple>
      <w:r>
        <w:rPr>
          <w:rFonts w:hint="cs"/>
          <w:rtl/>
          <w:lang w:bidi="fa-IR"/>
        </w:rPr>
        <w:t>: نحوه تصرف مساکن روستایی کشور</w:t>
      </w:r>
    </w:p>
    <w:tbl>
      <w:tblPr>
        <w:tblStyle w:val="TableGrid"/>
        <w:bidiVisual/>
        <w:tblW w:w="0" w:type="auto"/>
        <w:jc w:val="center"/>
        <w:tblLook w:val="04A0" w:firstRow="1" w:lastRow="0" w:firstColumn="1" w:lastColumn="0" w:noHBand="0" w:noVBand="1"/>
      </w:tblPr>
      <w:tblGrid>
        <w:gridCol w:w="1360"/>
        <w:gridCol w:w="1360"/>
        <w:gridCol w:w="1360"/>
        <w:gridCol w:w="1360"/>
      </w:tblGrid>
      <w:tr w:rsidR="00A06196" w:rsidRPr="00387025" w14:paraId="69255D5E" w14:textId="77777777" w:rsidTr="00A06196">
        <w:trPr>
          <w:jc w:val="center"/>
        </w:trPr>
        <w:tc>
          <w:tcPr>
            <w:tcW w:w="1360" w:type="dxa"/>
            <w:vAlign w:val="center"/>
          </w:tcPr>
          <w:p w14:paraId="5298FBE5"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سال</w:t>
            </w:r>
          </w:p>
        </w:tc>
        <w:tc>
          <w:tcPr>
            <w:tcW w:w="1360" w:type="dxa"/>
            <w:vAlign w:val="center"/>
          </w:tcPr>
          <w:p w14:paraId="52045FCD"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ملکی</w:t>
            </w:r>
          </w:p>
        </w:tc>
        <w:tc>
          <w:tcPr>
            <w:tcW w:w="1360" w:type="dxa"/>
            <w:vAlign w:val="center"/>
          </w:tcPr>
          <w:p w14:paraId="0CDC0CA0"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استیجاری</w:t>
            </w:r>
          </w:p>
        </w:tc>
        <w:tc>
          <w:tcPr>
            <w:tcW w:w="1360" w:type="dxa"/>
            <w:vAlign w:val="center"/>
          </w:tcPr>
          <w:p w14:paraId="70DCFEBC"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سایر</w:t>
            </w:r>
          </w:p>
        </w:tc>
      </w:tr>
      <w:tr w:rsidR="00A06196" w:rsidRPr="00387025" w14:paraId="4E1AF921" w14:textId="77777777" w:rsidTr="00A06196">
        <w:trPr>
          <w:jc w:val="center"/>
        </w:trPr>
        <w:tc>
          <w:tcPr>
            <w:tcW w:w="1360" w:type="dxa"/>
            <w:vAlign w:val="center"/>
          </w:tcPr>
          <w:p w14:paraId="597BCEB7"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1365</w:t>
            </w:r>
          </w:p>
        </w:tc>
        <w:tc>
          <w:tcPr>
            <w:tcW w:w="1360" w:type="dxa"/>
            <w:vAlign w:val="center"/>
          </w:tcPr>
          <w:p w14:paraId="7DB62E13"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87</w:t>
            </w:r>
          </w:p>
        </w:tc>
        <w:tc>
          <w:tcPr>
            <w:tcW w:w="1360" w:type="dxa"/>
            <w:vAlign w:val="center"/>
          </w:tcPr>
          <w:p w14:paraId="511288CF"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3</w:t>
            </w:r>
          </w:p>
        </w:tc>
        <w:tc>
          <w:tcPr>
            <w:tcW w:w="1360" w:type="dxa"/>
            <w:vAlign w:val="center"/>
          </w:tcPr>
          <w:p w14:paraId="4F175B6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8.6</w:t>
            </w:r>
          </w:p>
        </w:tc>
      </w:tr>
      <w:tr w:rsidR="00A06196" w:rsidRPr="00387025" w14:paraId="750F4262" w14:textId="77777777" w:rsidTr="00A06196">
        <w:trPr>
          <w:jc w:val="center"/>
        </w:trPr>
        <w:tc>
          <w:tcPr>
            <w:tcW w:w="1360" w:type="dxa"/>
            <w:vAlign w:val="center"/>
          </w:tcPr>
          <w:p w14:paraId="7BD437FC"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1375</w:t>
            </w:r>
          </w:p>
        </w:tc>
        <w:tc>
          <w:tcPr>
            <w:tcW w:w="1360" w:type="dxa"/>
            <w:vAlign w:val="center"/>
          </w:tcPr>
          <w:p w14:paraId="1774A5F3"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84</w:t>
            </w:r>
          </w:p>
        </w:tc>
        <w:tc>
          <w:tcPr>
            <w:tcW w:w="1360" w:type="dxa"/>
            <w:vAlign w:val="center"/>
          </w:tcPr>
          <w:p w14:paraId="710F283A"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5</w:t>
            </w:r>
          </w:p>
        </w:tc>
        <w:tc>
          <w:tcPr>
            <w:tcW w:w="1360" w:type="dxa"/>
            <w:vAlign w:val="center"/>
          </w:tcPr>
          <w:p w14:paraId="6D8727D0"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9.9</w:t>
            </w:r>
          </w:p>
        </w:tc>
      </w:tr>
      <w:tr w:rsidR="00A06196" w:rsidRPr="00387025" w14:paraId="5ACB0938" w14:textId="77777777" w:rsidTr="00A06196">
        <w:trPr>
          <w:jc w:val="center"/>
        </w:trPr>
        <w:tc>
          <w:tcPr>
            <w:tcW w:w="1360" w:type="dxa"/>
            <w:vAlign w:val="center"/>
          </w:tcPr>
          <w:p w14:paraId="65729220"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1385</w:t>
            </w:r>
          </w:p>
        </w:tc>
        <w:tc>
          <w:tcPr>
            <w:tcW w:w="1360" w:type="dxa"/>
            <w:vAlign w:val="center"/>
          </w:tcPr>
          <w:p w14:paraId="775CBE72"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82</w:t>
            </w:r>
          </w:p>
        </w:tc>
        <w:tc>
          <w:tcPr>
            <w:tcW w:w="1360" w:type="dxa"/>
            <w:vAlign w:val="center"/>
          </w:tcPr>
          <w:p w14:paraId="3C03200A"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7.9</w:t>
            </w:r>
          </w:p>
        </w:tc>
        <w:tc>
          <w:tcPr>
            <w:tcW w:w="1360" w:type="dxa"/>
            <w:vAlign w:val="center"/>
          </w:tcPr>
          <w:p w14:paraId="5EF0E697"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8.9</w:t>
            </w:r>
          </w:p>
        </w:tc>
      </w:tr>
      <w:tr w:rsidR="00A06196" w:rsidRPr="00387025" w14:paraId="1B806E03" w14:textId="77777777" w:rsidTr="00A06196">
        <w:trPr>
          <w:jc w:val="center"/>
        </w:trPr>
        <w:tc>
          <w:tcPr>
            <w:tcW w:w="1360" w:type="dxa"/>
            <w:vAlign w:val="center"/>
          </w:tcPr>
          <w:p w14:paraId="3A2D856E"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1390</w:t>
            </w:r>
          </w:p>
        </w:tc>
        <w:tc>
          <w:tcPr>
            <w:tcW w:w="1360" w:type="dxa"/>
            <w:vAlign w:val="center"/>
          </w:tcPr>
          <w:p w14:paraId="7F64AFDD"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79</w:t>
            </w:r>
          </w:p>
        </w:tc>
        <w:tc>
          <w:tcPr>
            <w:tcW w:w="1360" w:type="dxa"/>
            <w:vAlign w:val="center"/>
          </w:tcPr>
          <w:p w14:paraId="54BBA87F"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8.8</w:t>
            </w:r>
          </w:p>
        </w:tc>
        <w:tc>
          <w:tcPr>
            <w:tcW w:w="1360" w:type="dxa"/>
            <w:vAlign w:val="center"/>
          </w:tcPr>
          <w:p w14:paraId="3E3BE9AD"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11.1</w:t>
            </w:r>
          </w:p>
        </w:tc>
      </w:tr>
      <w:tr w:rsidR="00A06196" w:rsidRPr="00387025" w14:paraId="4857010B" w14:textId="77777777" w:rsidTr="00A06196">
        <w:trPr>
          <w:jc w:val="center"/>
        </w:trPr>
        <w:tc>
          <w:tcPr>
            <w:tcW w:w="1360" w:type="dxa"/>
            <w:vAlign w:val="center"/>
          </w:tcPr>
          <w:p w14:paraId="29092C9A"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1395</w:t>
            </w:r>
          </w:p>
        </w:tc>
        <w:tc>
          <w:tcPr>
            <w:tcW w:w="1360" w:type="dxa"/>
            <w:vAlign w:val="center"/>
          </w:tcPr>
          <w:p w14:paraId="6000DCAC"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79.18</w:t>
            </w:r>
          </w:p>
        </w:tc>
        <w:tc>
          <w:tcPr>
            <w:tcW w:w="1360" w:type="dxa"/>
            <w:vAlign w:val="center"/>
          </w:tcPr>
          <w:p w14:paraId="1C1E8C53"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12.03</w:t>
            </w:r>
          </w:p>
        </w:tc>
        <w:tc>
          <w:tcPr>
            <w:tcW w:w="1360" w:type="dxa"/>
            <w:vAlign w:val="center"/>
          </w:tcPr>
          <w:p w14:paraId="5AFA1DD3"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8.8</w:t>
            </w:r>
          </w:p>
        </w:tc>
      </w:tr>
    </w:tbl>
    <w:p w14:paraId="4CCFD139" w14:textId="77777777" w:rsidR="00A06196" w:rsidRPr="00A06196" w:rsidRDefault="00A06196" w:rsidP="00A06196">
      <w:pPr>
        <w:bidi/>
        <w:ind w:firstLine="288"/>
        <w:jc w:val="both"/>
        <w:rPr>
          <w:rFonts w:ascii="B Lotus" w:eastAsia="Calibri" w:hAnsi="B Lotus" w:cs="B Lotus"/>
          <w:sz w:val="26"/>
          <w:szCs w:val="26"/>
          <w:rtl/>
          <w:lang w:bidi="fa-IR"/>
        </w:rPr>
      </w:pPr>
    </w:p>
    <w:p w14:paraId="5B9A4375" w14:textId="77777777" w:rsidR="00A06196" w:rsidRPr="00A06196" w:rsidRDefault="00D83881" w:rsidP="007C39B2">
      <w:pPr>
        <w:pStyle w:val="Heading3"/>
        <w:rPr>
          <w:rtl/>
        </w:rPr>
      </w:pPr>
      <w:bookmarkStart w:id="8658" w:name="_Toc533781226"/>
      <w:bookmarkStart w:id="8659" w:name="_Toc533782182"/>
      <w:ins w:id="8660" w:author="Mehrnazi Boojari" w:date="2019-01-12T06:21:00Z">
        <w:r>
          <w:rPr>
            <w:rFonts w:hint="cs"/>
            <w:rtl/>
          </w:rPr>
          <w:t xml:space="preserve"> </w:t>
        </w:r>
      </w:ins>
      <w:r w:rsidR="00A06196" w:rsidRPr="00A06196">
        <w:rPr>
          <w:rFonts w:hint="cs"/>
          <w:rtl/>
        </w:rPr>
        <w:t>وضعیت امکانات و تسهیلات</w:t>
      </w:r>
      <w:bookmarkEnd w:id="8658"/>
      <w:bookmarkEnd w:id="8659"/>
      <w:r w:rsidR="00A06196" w:rsidRPr="00A06196">
        <w:rPr>
          <w:rFonts w:hint="cs"/>
          <w:rtl/>
        </w:rPr>
        <w:t xml:space="preserve"> </w:t>
      </w:r>
    </w:p>
    <w:p w14:paraId="481AD1D8" w14:textId="77777777" w:rsidR="00A06196" w:rsidRPr="00387025" w:rsidRDefault="00A06196" w:rsidP="00BE5C84">
      <w:pPr>
        <w:bidi/>
        <w:ind w:firstLine="227"/>
        <w:jc w:val="both"/>
        <w:rPr>
          <w:rFonts w:ascii="B Lotus" w:eastAsia="Calibri" w:hAnsi="B Lotus" w:cs="B Lotus"/>
          <w:sz w:val="24"/>
          <w:szCs w:val="24"/>
          <w:rtl/>
          <w:lang w:bidi="fa-IR"/>
        </w:rPr>
      </w:pPr>
      <w:r w:rsidRPr="00387025">
        <w:rPr>
          <w:rFonts w:ascii="B Lotus" w:eastAsia="Calibri" w:hAnsi="B Lotus" w:cs="B Lotus" w:hint="cs"/>
          <w:sz w:val="24"/>
          <w:szCs w:val="24"/>
          <w:rtl/>
          <w:lang w:bidi="fa-IR"/>
        </w:rPr>
        <w:t>در بررسی کیفیت واحدهای مسکونی رو</w:t>
      </w:r>
      <w:ins w:id="8661" w:author="Mehrnazi Boojari" w:date="2019-01-12T06:22:00Z">
        <w:r w:rsidR="00D83881">
          <w:rPr>
            <w:rFonts w:ascii="B Lotus" w:eastAsia="Calibri" w:hAnsi="B Lotus" w:cs="B Lotus" w:hint="cs"/>
            <w:sz w:val="24"/>
            <w:szCs w:val="24"/>
            <w:rtl/>
            <w:lang w:bidi="fa-IR"/>
          </w:rPr>
          <w:t>س</w:t>
        </w:r>
      </w:ins>
      <w:r w:rsidRPr="00387025">
        <w:rPr>
          <w:rFonts w:ascii="B Lotus" w:eastAsia="Calibri" w:hAnsi="B Lotus" w:cs="B Lotus" w:hint="cs"/>
          <w:sz w:val="24"/>
          <w:szCs w:val="24"/>
          <w:rtl/>
          <w:lang w:bidi="fa-IR"/>
        </w:rPr>
        <w:t xml:space="preserve">تایی میزان برخورداری از </w:t>
      </w:r>
      <w:del w:id="8662" w:author="Mehrnazi Boojari" w:date="2019-01-07T10:04:00Z">
        <w:r w:rsidRPr="00387025" w:rsidDel="00A31D6F">
          <w:rPr>
            <w:rFonts w:ascii="B Lotus" w:eastAsia="Calibri" w:hAnsi="B Lotus" w:cs="B Lotus" w:hint="cs"/>
            <w:sz w:val="24"/>
            <w:szCs w:val="24"/>
            <w:rtl/>
            <w:lang w:bidi="fa-IR"/>
          </w:rPr>
          <w:delText>تاسیس</w:delText>
        </w:r>
      </w:del>
      <w:ins w:id="8663" w:author="Mehrnazi Boojari" w:date="2019-01-07T10:04:00Z">
        <w:r w:rsidR="00A31D6F">
          <w:rPr>
            <w:rFonts w:ascii="B Lotus" w:eastAsia="Calibri" w:hAnsi="B Lotus" w:cs="B Lotus" w:hint="cs"/>
            <w:sz w:val="24"/>
            <w:szCs w:val="24"/>
            <w:rtl/>
            <w:lang w:bidi="fa-IR"/>
          </w:rPr>
          <w:t>تأسیس</w:t>
        </w:r>
      </w:ins>
      <w:r w:rsidRPr="00387025">
        <w:rPr>
          <w:rFonts w:ascii="B Lotus" w:eastAsia="Calibri" w:hAnsi="B Lotus" w:cs="B Lotus" w:hint="cs"/>
          <w:sz w:val="24"/>
          <w:szCs w:val="24"/>
          <w:rtl/>
          <w:lang w:bidi="fa-IR"/>
        </w:rPr>
        <w:t>ات آب</w:t>
      </w:r>
      <w:del w:id="8664" w:author="Mehrnazi Boojari" w:date="2019-01-07T09:47:00Z">
        <w:r w:rsidRPr="00387025" w:rsidDel="006F7CCF">
          <w:rPr>
            <w:rFonts w:ascii="B Lotus" w:eastAsia="Calibri" w:hAnsi="B Lotus" w:cs="B Lotus" w:hint="cs"/>
            <w:sz w:val="24"/>
            <w:szCs w:val="24"/>
            <w:rtl/>
            <w:lang w:bidi="fa-IR"/>
          </w:rPr>
          <w:delText xml:space="preserve"> ،</w:delText>
        </w:r>
      </w:del>
      <w:ins w:id="8665" w:author="Mehrnazi Boojari" w:date="2019-01-07T09:47:00Z">
        <w:r w:rsidR="006F7CCF">
          <w:rPr>
            <w:rFonts w:ascii="B Lotus" w:eastAsia="Calibri" w:hAnsi="B Lotus" w:cs="B Lotus" w:hint="cs"/>
            <w:sz w:val="24"/>
            <w:szCs w:val="24"/>
            <w:rtl/>
            <w:lang w:bidi="fa-IR"/>
          </w:rPr>
          <w:t>،</w:t>
        </w:r>
      </w:ins>
      <w:r w:rsidRPr="00387025">
        <w:rPr>
          <w:rFonts w:ascii="B Lotus" w:eastAsia="Calibri" w:hAnsi="B Lotus" w:cs="B Lotus" w:hint="cs"/>
          <w:sz w:val="24"/>
          <w:szCs w:val="24"/>
          <w:rtl/>
          <w:lang w:bidi="fa-IR"/>
        </w:rPr>
        <w:t xml:space="preserve"> برق</w:t>
      </w:r>
      <w:del w:id="8666" w:author="Mehrnazi Boojari" w:date="2019-01-07T09:47:00Z">
        <w:r w:rsidRPr="00387025" w:rsidDel="006F7CCF">
          <w:rPr>
            <w:rFonts w:ascii="B Lotus" w:eastAsia="Calibri" w:hAnsi="B Lotus" w:cs="B Lotus" w:hint="cs"/>
            <w:sz w:val="24"/>
            <w:szCs w:val="24"/>
            <w:rtl/>
            <w:lang w:bidi="fa-IR"/>
          </w:rPr>
          <w:delText xml:space="preserve"> ،</w:delText>
        </w:r>
      </w:del>
      <w:ins w:id="8667" w:author="Mehrnazi Boojari" w:date="2019-01-07T09:47:00Z">
        <w:r w:rsidR="006F7CCF">
          <w:rPr>
            <w:rFonts w:ascii="B Lotus" w:eastAsia="Calibri" w:hAnsi="B Lotus" w:cs="B Lotus" w:hint="cs"/>
            <w:sz w:val="24"/>
            <w:szCs w:val="24"/>
            <w:rtl/>
            <w:lang w:bidi="fa-IR"/>
          </w:rPr>
          <w:t>،</w:t>
        </w:r>
      </w:ins>
      <w:r w:rsidRPr="00387025">
        <w:rPr>
          <w:rFonts w:ascii="B Lotus" w:eastAsia="Calibri" w:hAnsi="B Lotus" w:cs="B Lotus" w:hint="cs"/>
          <w:sz w:val="24"/>
          <w:szCs w:val="24"/>
          <w:rtl/>
          <w:lang w:bidi="fa-IR"/>
        </w:rPr>
        <w:t xml:space="preserve"> تلفن و ... بسیار </w:t>
      </w:r>
      <w:del w:id="8668" w:author="Mehrnazi Boojari" w:date="2019-01-07T09:55:00Z">
        <w:r w:rsidRPr="00387025" w:rsidDel="00A31D6F">
          <w:rPr>
            <w:rFonts w:ascii="B Lotus" w:eastAsia="Calibri" w:hAnsi="B Lotus" w:cs="B Lotus" w:hint="cs"/>
            <w:sz w:val="24"/>
            <w:szCs w:val="24"/>
            <w:rtl/>
            <w:lang w:bidi="fa-IR"/>
          </w:rPr>
          <w:delText>حائز اهمیت</w:delText>
        </w:r>
      </w:del>
      <w:ins w:id="8669" w:author="Mehrnazi Boojari" w:date="2019-01-07T09:55:00Z">
        <w:r w:rsidR="00A31D6F">
          <w:rPr>
            <w:rFonts w:ascii="B Lotus" w:eastAsia="Calibri" w:hAnsi="B Lotus" w:cs="B Lotus" w:hint="cs"/>
            <w:sz w:val="24"/>
            <w:szCs w:val="24"/>
            <w:rtl/>
            <w:lang w:bidi="fa-IR"/>
          </w:rPr>
          <w:t>حائزاهمیت</w:t>
        </w:r>
      </w:ins>
      <w:r w:rsidRPr="00387025">
        <w:rPr>
          <w:rFonts w:ascii="B Lotus" w:eastAsia="Calibri" w:hAnsi="B Lotus" w:cs="B Lotus" w:hint="cs"/>
          <w:sz w:val="24"/>
          <w:szCs w:val="24"/>
          <w:rtl/>
          <w:lang w:bidi="fa-IR"/>
        </w:rPr>
        <w:t xml:space="preserve"> است</w:t>
      </w:r>
      <w:del w:id="8670" w:author="Mehrnazi Boojari" w:date="2019-01-07T09:53:00Z">
        <w:r w:rsidRPr="00387025" w:rsidDel="006F7CCF">
          <w:rPr>
            <w:rFonts w:ascii="B Lotus" w:eastAsia="Calibri" w:hAnsi="B Lotus" w:cs="B Lotus" w:hint="cs"/>
            <w:sz w:val="24"/>
            <w:szCs w:val="24"/>
            <w:rtl/>
            <w:lang w:bidi="fa-IR"/>
          </w:rPr>
          <w:delText xml:space="preserve"> . </w:delText>
        </w:r>
      </w:del>
      <w:ins w:id="8671" w:author="Mehrnazi Boojari" w:date="2019-01-07T09:53:00Z">
        <w:r w:rsidR="006F7CCF">
          <w:rPr>
            <w:rFonts w:ascii="B Lotus" w:eastAsia="Calibri" w:hAnsi="B Lotus" w:cs="B Lotus" w:hint="cs"/>
            <w:sz w:val="24"/>
            <w:szCs w:val="24"/>
            <w:rtl/>
            <w:lang w:bidi="fa-IR"/>
          </w:rPr>
          <w:t xml:space="preserve">. </w:t>
        </w:r>
      </w:ins>
      <w:r w:rsidRPr="00387025">
        <w:rPr>
          <w:rFonts w:ascii="B Lotus" w:eastAsia="Calibri" w:hAnsi="B Lotus" w:cs="B Lotus" w:hint="cs"/>
          <w:sz w:val="24"/>
          <w:szCs w:val="24"/>
          <w:rtl/>
          <w:lang w:bidi="fa-IR"/>
        </w:rPr>
        <w:t>از بین</w:t>
      </w:r>
      <w:ins w:id="8672" w:author="Mehrnazi Boojari" w:date="2019-01-12T06:22:00Z">
        <w:r w:rsidR="00C55F42">
          <w:rPr>
            <w:rFonts w:ascii="B Lotus" w:eastAsia="Calibri" w:hAnsi="B Lotus" w:cs="B Lotus" w:hint="cs"/>
            <w:sz w:val="24"/>
            <w:szCs w:val="24"/>
            <w:rtl/>
            <w:lang w:bidi="fa-IR"/>
          </w:rPr>
          <w:t xml:space="preserve"> این امکانات،</w:t>
        </w:r>
      </w:ins>
      <w:r w:rsidRPr="00387025">
        <w:rPr>
          <w:rFonts w:ascii="B Lotus" w:eastAsia="Calibri" w:hAnsi="B Lotus" w:cs="B Lotus" w:hint="cs"/>
          <w:sz w:val="24"/>
          <w:szCs w:val="24"/>
          <w:rtl/>
          <w:lang w:bidi="fa-IR"/>
        </w:rPr>
        <w:t xml:space="preserve"> آب و برق از اهمیت ویژه</w:t>
      </w:r>
      <w:del w:id="8673" w:author="Mehrnazi Boojari" w:date="2019-01-07T10:41:00Z">
        <w:r w:rsidRPr="00387025" w:rsidDel="006A1F1D">
          <w:rPr>
            <w:rFonts w:ascii="B Lotus" w:eastAsia="Calibri" w:hAnsi="B Lotus" w:cs="B Lotus" w:hint="cs"/>
            <w:sz w:val="24"/>
            <w:szCs w:val="24"/>
            <w:rtl/>
            <w:lang w:bidi="fa-IR"/>
          </w:rPr>
          <w:delText xml:space="preserve"> ای </w:delText>
        </w:r>
      </w:del>
      <w:ins w:id="8674" w:author="Mehrnazi Boojari" w:date="2019-01-07T10:41:00Z">
        <w:r w:rsidR="006A1F1D">
          <w:rPr>
            <w:rFonts w:ascii="B Lotus" w:eastAsia="Calibri" w:hAnsi="B Lotus" w:cs="B Lotus" w:hint="cs"/>
            <w:sz w:val="24"/>
            <w:szCs w:val="24"/>
            <w:rtl/>
            <w:lang w:bidi="fa-IR"/>
          </w:rPr>
          <w:t xml:space="preserve">‌ای </w:t>
        </w:r>
      </w:ins>
      <w:r w:rsidRPr="00387025">
        <w:rPr>
          <w:rFonts w:ascii="B Lotus" w:eastAsia="Calibri" w:hAnsi="B Lotus" w:cs="B Lotus" w:hint="cs"/>
          <w:sz w:val="24"/>
          <w:szCs w:val="24"/>
          <w:rtl/>
          <w:lang w:bidi="fa-IR"/>
        </w:rPr>
        <w:t>برخوردار</w:t>
      </w:r>
      <w:del w:id="8675" w:author="Mehrnazi Boojari" w:date="2019-01-12T06:39:00Z">
        <w:r w:rsidRPr="00387025" w:rsidDel="00BE5C84">
          <w:rPr>
            <w:rFonts w:ascii="B Lotus" w:eastAsia="Calibri" w:hAnsi="B Lotus" w:cs="B Lotus" w:hint="cs"/>
            <w:sz w:val="24"/>
            <w:szCs w:val="24"/>
            <w:rtl/>
            <w:lang w:bidi="fa-IR"/>
          </w:rPr>
          <w:delText xml:space="preserve"> هست</w:delText>
        </w:r>
      </w:del>
      <w:r w:rsidRPr="00387025">
        <w:rPr>
          <w:rFonts w:ascii="B Lotus" w:eastAsia="Calibri" w:hAnsi="B Lotus" w:cs="B Lotus" w:hint="cs"/>
          <w:sz w:val="24"/>
          <w:szCs w:val="24"/>
          <w:rtl/>
          <w:lang w:bidi="fa-IR"/>
        </w:rPr>
        <w:t>ند</w:t>
      </w:r>
      <w:ins w:id="8676" w:author="Mehrnazi Boojari" w:date="2019-01-12T06:39:00Z">
        <w:r w:rsidR="00BE5C84">
          <w:rPr>
            <w:rFonts w:ascii="B Lotus" w:eastAsia="Calibri" w:hAnsi="B Lotus" w:cs="B Lotus" w:hint="cs"/>
            <w:sz w:val="24"/>
            <w:szCs w:val="24"/>
            <w:rtl/>
            <w:lang w:bidi="fa-IR"/>
          </w:rPr>
          <w:t>.</w:t>
        </w:r>
      </w:ins>
      <w:r w:rsidRPr="00387025">
        <w:rPr>
          <w:rFonts w:ascii="B Lotus" w:eastAsia="Calibri" w:hAnsi="B Lotus" w:cs="B Lotus" w:hint="cs"/>
          <w:sz w:val="24"/>
          <w:szCs w:val="24"/>
          <w:rtl/>
          <w:lang w:bidi="fa-IR"/>
        </w:rPr>
        <w:t xml:space="preserve"> </w:t>
      </w:r>
      <w:del w:id="8677" w:author="Mehrnazi Boojari" w:date="2019-01-09T23:38:00Z">
        <w:r w:rsidRPr="00387025" w:rsidDel="00947B53">
          <w:rPr>
            <w:rFonts w:ascii="B Lotus" w:eastAsia="Calibri" w:hAnsi="B Lotus" w:cs="B Lotus" w:hint="cs"/>
            <w:sz w:val="24"/>
            <w:szCs w:val="24"/>
            <w:rtl/>
            <w:lang w:bidi="fa-IR"/>
          </w:rPr>
          <w:delText>بر اساس</w:delText>
        </w:r>
      </w:del>
      <w:ins w:id="8678" w:author="Mehrnazi Boojari" w:date="2019-01-09T23:38:00Z">
        <w:r w:rsidR="00947B53">
          <w:rPr>
            <w:rFonts w:ascii="B Lotus" w:eastAsia="Calibri" w:hAnsi="B Lotus" w:cs="B Lotus" w:hint="cs"/>
            <w:sz w:val="24"/>
            <w:szCs w:val="24"/>
            <w:rtl/>
            <w:lang w:bidi="fa-IR"/>
          </w:rPr>
          <w:t>بر</w:t>
        </w:r>
        <w:r w:rsidR="00947B53">
          <w:rPr>
            <w:rFonts w:ascii="Times New Roman" w:eastAsia="Calibri" w:hAnsi="Times New Roman" w:cs="Times New Roman" w:hint="cs"/>
            <w:sz w:val="24"/>
            <w:szCs w:val="24"/>
            <w:rtl/>
            <w:lang w:bidi="fa-IR"/>
          </w:rPr>
          <w:t> </w:t>
        </w:r>
        <w:r w:rsidR="00947B53">
          <w:rPr>
            <w:rFonts w:ascii="B Lotus" w:eastAsia="Calibri" w:hAnsi="B Lotus" w:cs="B Lotus" w:hint="cs"/>
            <w:sz w:val="24"/>
            <w:szCs w:val="24"/>
            <w:rtl/>
            <w:lang w:bidi="fa-IR"/>
          </w:rPr>
          <w:t>اساس</w:t>
        </w:r>
      </w:ins>
      <w:r w:rsidRPr="00387025">
        <w:rPr>
          <w:rFonts w:ascii="B Lotus" w:eastAsia="Calibri" w:hAnsi="B Lotus" w:cs="B Lotus" w:hint="cs"/>
          <w:sz w:val="24"/>
          <w:szCs w:val="24"/>
          <w:rtl/>
          <w:lang w:bidi="fa-IR"/>
        </w:rPr>
        <w:t xml:space="preserve"> اطلاعات </w:t>
      </w:r>
      <w:del w:id="8679" w:author="Mehrnazi Boojari" w:date="2019-01-07T10:27:00Z">
        <w:r w:rsidRPr="00387025" w:rsidDel="006C73A5">
          <w:rPr>
            <w:rFonts w:ascii="B Lotus" w:eastAsia="Calibri" w:hAnsi="B Lotus" w:cs="B Lotus" w:hint="cs"/>
            <w:sz w:val="24"/>
            <w:szCs w:val="24"/>
            <w:rtl/>
            <w:lang w:bidi="fa-IR"/>
          </w:rPr>
          <w:delText>بدست آ</w:delText>
        </w:r>
      </w:del>
      <w:ins w:id="8680" w:author="Mehrnazi Boojari" w:date="2019-01-07T10:27:00Z">
        <w:r w:rsidR="006C73A5">
          <w:rPr>
            <w:rFonts w:ascii="B Lotus" w:eastAsia="Calibri" w:hAnsi="B Lotus" w:cs="B Lotus" w:hint="cs"/>
            <w:sz w:val="24"/>
            <w:szCs w:val="24"/>
            <w:rtl/>
            <w:lang w:bidi="fa-IR"/>
          </w:rPr>
          <w:t>به‌دست</w:t>
        </w:r>
      </w:ins>
      <w:ins w:id="8681" w:author="Mehrnazi Boojari" w:date="2019-01-12T06:40:00Z">
        <w:r w:rsidR="00BE5C84">
          <w:rPr>
            <w:rFonts w:ascii="B Lotus" w:eastAsia="Calibri" w:hAnsi="B Lotus" w:cs="B Nazanin" w:hint="cs"/>
            <w:sz w:val="24"/>
            <w:szCs w:val="24"/>
            <w:rtl/>
            <w:lang w:bidi="fa-IR"/>
          </w:rPr>
          <w:t>‌</w:t>
        </w:r>
      </w:ins>
      <w:ins w:id="8682" w:author="Mehrnazi Boojari" w:date="2019-01-07T10:27:00Z">
        <w:r w:rsidR="006C73A5">
          <w:rPr>
            <w:rFonts w:ascii="B Lotus" w:eastAsia="Calibri" w:hAnsi="B Lotus" w:cs="B Lotus" w:hint="cs"/>
            <w:sz w:val="24"/>
            <w:szCs w:val="24"/>
            <w:rtl/>
            <w:lang w:bidi="fa-IR"/>
          </w:rPr>
          <w:t>آ</w:t>
        </w:r>
      </w:ins>
      <w:r w:rsidRPr="00387025">
        <w:rPr>
          <w:rFonts w:ascii="B Lotus" w:eastAsia="Calibri" w:hAnsi="B Lotus" w:cs="B Lotus" w:hint="cs"/>
          <w:sz w:val="24"/>
          <w:szCs w:val="24"/>
          <w:rtl/>
          <w:lang w:bidi="fa-IR"/>
        </w:rPr>
        <w:t>مده سهم واحدهای مسکونی دارای برق به 98.8 و واحده</w:t>
      </w:r>
      <w:r w:rsidR="00387025">
        <w:rPr>
          <w:rFonts w:ascii="B Lotus" w:eastAsia="Calibri" w:hAnsi="B Lotus" w:cs="B Lotus" w:hint="cs"/>
          <w:sz w:val="24"/>
          <w:szCs w:val="24"/>
          <w:rtl/>
          <w:lang w:bidi="fa-IR"/>
        </w:rPr>
        <w:t>ا</w:t>
      </w:r>
      <w:r w:rsidRPr="00387025">
        <w:rPr>
          <w:rFonts w:ascii="B Lotus" w:eastAsia="Calibri" w:hAnsi="B Lotus" w:cs="B Lotus" w:hint="cs"/>
          <w:sz w:val="24"/>
          <w:szCs w:val="24"/>
          <w:rtl/>
          <w:lang w:bidi="fa-IR"/>
        </w:rPr>
        <w:t xml:space="preserve">ی مسکونی دارای آب </w:t>
      </w:r>
      <w:del w:id="8683" w:author="Mehrnazi Boojari" w:date="2019-01-08T01:59:00Z">
        <w:r w:rsidRPr="00387025" w:rsidDel="00AC3ADF">
          <w:rPr>
            <w:rFonts w:ascii="B Lotus" w:eastAsia="Calibri" w:hAnsi="B Lotus" w:cs="B Lotus" w:hint="cs"/>
            <w:sz w:val="24"/>
            <w:szCs w:val="24"/>
            <w:rtl/>
            <w:lang w:bidi="fa-IR"/>
          </w:rPr>
          <w:delText>لوله کشی</w:delText>
        </w:r>
      </w:del>
      <w:ins w:id="8684" w:author="Mehrnazi Boojari" w:date="2019-01-08T01:59:00Z">
        <w:r w:rsidR="00AC3ADF">
          <w:rPr>
            <w:rFonts w:ascii="B Lotus" w:eastAsia="Calibri" w:hAnsi="B Lotus" w:cs="B Lotus" w:hint="cs"/>
            <w:sz w:val="24"/>
            <w:szCs w:val="24"/>
            <w:rtl/>
            <w:lang w:bidi="fa-IR"/>
          </w:rPr>
          <w:t>لوله‌کشی</w:t>
        </w:r>
      </w:ins>
      <w:r w:rsidRPr="00387025">
        <w:rPr>
          <w:rFonts w:ascii="B Lotus" w:eastAsia="Calibri" w:hAnsi="B Lotus" w:cs="B Lotus" w:hint="cs"/>
          <w:sz w:val="24"/>
          <w:szCs w:val="24"/>
          <w:rtl/>
          <w:lang w:bidi="fa-IR"/>
        </w:rPr>
        <w:t xml:space="preserve"> 89 درصد است</w:t>
      </w:r>
      <w:ins w:id="8685" w:author="Mehrnazi Boojari" w:date="2019-01-12T06:40:00Z">
        <w:r w:rsidR="00BE5C84">
          <w:rPr>
            <w:rFonts w:ascii="B Lotus" w:eastAsia="Calibri" w:hAnsi="B Lotus" w:cs="B Lotus" w:hint="cs"/>
            <w:sz w:val="24"/>
            <w:szCs w:val="24"/>
            <w:rtl/>
            <w:lang w:bidi="fa-IR"/>
          </w:rPr>
          <w:t>،</w:t>
        </w:r>
      </w:ins>
      <w:r w:rsidR="00387025">
        <w:rPr>
          <w:rFonts w:ascii="B Lotus" w:eastAsia="Calibri" w:hAnsi="B Lotus" w:cs="B Lotus" w:hint="cs"/>
          <w:sz w:val="24"/>
          <w:szCs w:val="24"/>
          <w:rtl/>
          <w:lang w:bidi="fa-IR"/>
        </w:rPr>
        <w:t xml:space="preserve"> </w:t>
      </w:r>
      <w:r w:rsidRPr="00387025">
        <w:rPr>
          <w:rFonts w:ascii="B Lotus" w:eastAsia="Calibri" w:hAnsi="B Lotus" w:cs="B Lotus" w:hint="cs"/>
          <w:sz w:val="24"/>
          <w:szCs w:val="24"/>
          <w:rtl/>
          <w:lang w:bidi="fa-IR"/>
        </w:rPr>
        <w:t>که نشان از بهبود وضعیت امکانات و تسهیلات دارد. سایر تسهیلات را</w:t>
      </w:r>
      <w:del w:id="8686" w:author="Mehrnazi Boojari" w:date="2019-01-07T09:49:00Z">
        <w:r w:rsidRPr="00387025" w:rsidDel="006F7CCF">
          <w:rPr>
            <w:rFonts w:ascii="B Lotus" w:eastAsia="Calibri" w:hAnsi="B Lotus" w:cs="B Lotus" w:hint="cs"/>
            <w:sz w:val="24"/>
            <w:szCs w:val="24"/>
            <w:rtl/>
            <w:lang w:bidi="fa-IR"/>
          </w:rPr>
          <w:delText xml:space="preserve"> می </w:delText>
        </w:r>
      </w:del>
      <w:ins w:id="8687" w:author="Mehrnazi Boojari" w:date="2019-01-07T09:49:00Z">
        <w:r w:rsidR="006F7CCF">
          <w:rPr>
            <w:rFonts w:ascii="B Lotus" w:eastAsia="Calibri" w:hAnsi="B Lotus" w:cs="B Lotus" w:hint="cs"/>
            <w:sz w:val="24"/>
            <w:szCs w:val="24"/>
            <w:rtl/>
            <w:lang w:bidi="fa-IR"/>
          </w:rPr>
          <w:t xml:space="preserve"> می‌</w:t>
        </w:r>
      </w:ins>
      <w:r w:rsidRPr="00387025">
        <w:rPr>
          <w:rFonts w:ascii="B Lotus" w:eastAsia="Calibri" w:hAnsi="B Lotus" w:cs="B Lotus" w:hint="cs"/>
          <w:sz w:val="24"/>
          <w:szCs w:val="24"/>
          <w:rtl/>
          <w:lang w:bidi="fa-IR"/>
        </w:rPr>
        <w:t xml:space="preserve">توان به شرح جدول </w:t>
      </w:r>
      <w:r w:rsidR="00387025">
        <w:rPr>
          <w:rFonts w:ascii="B Lotus" w:eastAsia="Calibri" w:hAnsi="B Lotus" w:cs="B Lotus" w:hint="cs"/>
          <w:sz w:val="24"/>
          <w:szCs w:val="24"/>
          <w:rtl/>
          <w:lang w:bidi="fa-IR"/>
        </w:rPr>
        <w:t>2</w:t>
      </w:r>
      <w:del w:id="8688" w:author="Mehrnazi Boojari" w:date="2019-01-12T06:22:00Z">
        <w:r w:rsidR="00387025" w:rsidDel="00C55F42">
          <w:rPr>
            <w:rFonts w:ascii="B Lotus" w:eastAsia="Calibri" w:hAnsi="B Lotus" w:cs="B Lotus" w:hint="cs"/>
            <w:sz w:val="24"/>
            <w:szCs w:val="24"/>
            <w:rtl/>
            <w:lang w:bidi="fa-IR"/>
          </w:rPr>
          <w:delText>.</w:delText>
        </w:r>
      </w:del>
      <w:ins w:id="8689" w:author="Mehrnazi Boojari" w:date="2019-01-12T06:22:00Z">
        <w:r w:rsidR="00C55F42">
          <w:rPr>
            <w:rFonts w:ascii="B Lotus" w:eastAsia="Calibri" w:hAnsi="B Lotus" w:cs="B Lotus" w:hint="cs"/>
            <w:sz w:val="24"/>
            <w:szCs w:val="24"/>
            <w:rtl/>
            <w:lang w:bidi="fa-IR"/>
          </w:rPr>
          <w:t>-</w:t>
        </w:r>
      </w:ins>
      <w:r w:rsidR="00387025">
        <w:rPr>
          <w:rFonts w:ascii="B Lotus" w:eastAsia="Calibri" w:hAnsi="B Lotus" w:cs="B Lotus" w:hint="cs"/>
          <w:sz w:val="24"/>
          <w:szCs w:val="24"/>
          <w:rtl/>
          <w:lang w:bidi="fa-IR"/>
        </w:rPr>
        <w:t>19</w:t>
      </w:r>
      <w:r w:rsidRPr="00387025">
        <w:rPr>
          <w:rFonts w:ascii="B Lotus" w:eastAsia="Calibri" w:hAnsi="B Lotus" w:cs="B Lotus" w:hint="cs"/>
          <w:sz w:val="24"/>
          <w:szCs w:val="24"/>
          <w:rtl/>
          <w:lang w:bidi="fa-IR"/>
        </w:rPr>
        <w:t xml:space="preserve"> </w:t>
      </w:r>
      <w:r w:rsidR="00387025">
        <w:rPr>
          <w:rFonts w:ascii="B Lotus" w:eastAsia="Calibri" w:hAnsi="B Lotus" w:cs="B Lotus" w:hint="cs"/>
          <w:sz w:val="24"/>
          <w:szCs w:val="24"/>
          <w:rtl/>
          <w:lang w:bidi="fa-IR"/>
        </w:rPr>
        <w:t>ملاحظه کرد.</w:t>
      </w:r>
    </w:p>
    <w:p w14:paraId="47F12C5A" w14:textId="77777777" w:rsidR="00387025" w:rsidRDefault="00387025" w:rsidP="00C55F42">
      <w:pPr>
        <w:pStyle w:val="Caption"/>
        <w:keepNext/>
        <w:bidi/>
      </w:pPr>
      <w:r>
        <w:rPr>
          <w:rtl/>
        </w:rPr>
        <w:t xml:space="preserve">جدول </w:t>
      </w:r>
      <w:fldSimple w:instr=" STYLEREF 1 \s ">
        <w:r w:rsidR="002749F0">
          <w:rPr>
            <w:noProof/>
            <w:rtl/>
          </w:rPr>
          <w:t>‏2</w:t>
        </w:r>
      </w:fldSimple>
      <w:del w:id="8690" w:author="Mehrnazi Boojari" w:date="2019-01-12T06:22:00Z">
        <w:r w:rsidR="002749F0" w:rsidDel="00C55F42">
          <w:rPr>
            <w:rtl/>
          </w:rPr>
          <w:delText>.</w:delText>
        </w:r>
      </w:del>
      <w:ins w:id="8691" w:author="Mehrnazi Boojari" w:date="2019-01-12T06:22:00Z">
        <w:r w:rsidR="00C55F42">
          <w:rPr>
            <w:rFonts w:hint="cs"/>
            <w:rtl/>
          </w:rPr>
          <w:t>-</w:t>
        </w:r>
      </w:ins>
      <w:fldSimple w:instr=" SEQ جدول \* ARABIC \s 1 ">
        <w:r w:rsidR="002749F0">
          <w:rPr>
            <w:noProof/>
            <w:rtl/>
          </w:rPr>
          <w:t>19</w:t>
        </w:r>
      </w:fldSimple>
      <w:r>
        <w:rPr>
          <w:rFonts w:hint="cs"/>
          <w:rtl/>
          <w:lang w:bidi="fa-IR"/>
        </w:rPr>
        <w:t>: وضعیت</w:t>
      </w:r>
      <w:del w:id="8692" w:author="Mehrnazi Boojari" w:date="2019-01-07T09:59:00Z">
        <w:r w:rsidDel="00A31D6F">
          <w:rPr>
            <w:rFonts w:hint="cs"/>
            <w:rtl/>
            <w:lang w:bidi="fa-IR"/>
          </w:rPr>
          <w:delText xml:space="preserve"> </w:delText>
        </w:r>
        <w:r w:rsidRPr="00EC5AB0" w:rsidDel="00A31D6F">
          <w:rPr>
            <w:rtl/>
            <w:lang w:bidi="fa-IR"/>
          </w:rPr>
          <w:delText xml:space="preserve"> </w:delText>
        </w:r>
      </w:del>
      <w:ins w:id="8693" w:author="Mehrnazi Boojari" w:date="2019-01-07T09:59:00Z">
        <w:r w:rsidR="00A31D6F">
          <w:rPr>
            <w:rFonts w:hint="cs"/>
            <w:rtl/>
            <w:lang w:bidi="fa-IR"/>
          </w:rPr>
          <w:t xml:space="preserve"> </w:t>
        </w:r>
      </w:ins>
      <w:r w:rsidRPr="00EC5AB0">
        <w:rPr>
          <w:rtl/>
          <w:lang w:bidi="fa-IR"/>
        </w:rPr>
        <w:t>امکانات و تسه</w:t>
      </w:r>
      <w:r w:rsidRPr="00EC5AB0">
        <w:rPr>
          <w:rFonts w:hint="cs"/>
          <w:rtl/>
          <w:lang w:bidi="fa-IR"/>
        </w:rPr>
        <w:t>ی</w:t>
      </w:r>
      <w:r w:rsidRPr="00EC5AB0">
        <w:rPr>
          <w:rFonts w:hint="eastAsia"/>
          <w:rtl/>
          <w:lang w:bidi="fa-IR"/>
        </w:rPr>
        <w:t>لات</w:t>
      </w:r>
      <w:r w:rsidRPr="00EC5AB0">
        <w:rPr>
          <w:rtl/>
          <w:lang w:bidi="fa-IR"/>
        </w:rPr>
        <w:t xml:space="preserve"> </w:t>
      </w:r>
      <w:r>
        <w:rPr>
          <w:rFonts w:hint="cs"/>
          <w:rtl/>
          <w:lang w:bidi="fa-IR"/>
        </w:rPr>
        <w:t>مساکن روستایی کشور</w:t>
      </w:r>
    </w:p>
    <w:tbl>
      <w:tblPr>
        <w:tblStyle w:val="TableGrid"/>
        <w:bidiVisual/>
        <w:tblW w:w="0" w:type="auto"/>
        <w:jc w:val="center"/>
        <w:tblLook w:val="04A0" w:firstRow="1" w:lastRow="0" w:firstColumn="1" w:lastColumn="0" w:noHBand="0" w:noVBand="1"/>
      </w:tblPr>
      <w:tblGrid>
        <w:gridCol w:w="796"/>
        <w:gridCol w:w="1080"/>
        <w:gridCol w:w="990"/>
        <w:gridCol w:w="1440"/>
        <w:gridCol w:w="1469"/>
        <w:gridCol w:w="1155"/>
        <w:gridCol w:w="1155"/>
      </w:tblGrid>
      <w:tr w:rsidR="00A06196" w:rsidRPr="00387025" w14:paraId="1FC1441B" w14:textId="77777777" w:rsidTr="00A06196">
        <w:trPr>
          <w:trHeight w:val="272"/>
          <w:jc w:val="center"/>
        </w:trPr>
        <w:tc>
          <w:tcPr>
            <w:tcW w:w="796" w:type="dxa"/>
            <w:vAlign w:val="center"/>
          </w:tcPr>
          <w:p w14:paraId="0A3F4D38"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سال</w:t>
            </w:r>
          </w:p>
        </w:tc>
        <w:tc>
          <w:tcPr>
            <w:tcW w:w="1080" w:type="dxa"/>
            <w:vAlign w:val="center"/>
          </w:tcPr>
          <w:p w14:paraId="39820CA0"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برق</w:t>
            </w:r>
          </w:p>
        </w:tc>
        <w:tc>
          <w:tcPr>
            <w:tcW w:w="990" w:type="dxa"/>
            <w:vAlign w:val="center"/>
          </w:tcPr>
          <w:p w14:paraId="4D2B213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تلفن</w:t>
            </w:r>
          </w:p>
        </w:tc>
        <w:tc>
          <w:tcPr>
            <w:tcW w:w="1440" w:type="dxa"/>
            <w:vAlign w:val="center"/>
          </w:tcPr>
          <w:p w14:paraId="0AA5A1E2"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 xml:space="preserve">آب </w:t>
            </w:r>
            <w:del w:id="8694" w:author="Mehrnazi Boojari" w:date="2019-01-08T01:59:00Z">
              <w:r w:rsidRPr="00387025" w:rsidDel="00AC3ADF">
                <w:rPr>
                  <w:rFonts w:ascii="B Lotus" w:eastAsia="Calibri" w:hAnsi="B Lotus" w:cs="B Lotus" w:hint="cs"/>
                  <w:sz w:val="20"/>
                  <w:szCs w:val="20"/>
                  <w:rtl/>
                  <w:lang w:bidi="fa-IR"/>
                </w:rPr>
                <w:delText>لوله کشی</w:delText>
              </w:r>
            </w:del>
            <w:ins w:id="8695" w:author="Mehrnazi Boojari" w:date="2019-01-08T01:59:00Z">
              <w:r w:rsidR="00AC3ADF">
                <w:rPr>
                  <w:rFonts w:ascii="B Lotus" w:eastAsia="Calibri" w:hAnsi="B Lotus" w:cs="B Lotus" w:hint="cs"/>
                  <w:sz w:val="20"/>
                  <w:szCs w:val="20"/>
                  <w:rtl/>
                  <w:lang w:bidi="fa-IR"/>
                </w:rPr>
                <w:t>لوله‌کشی</w:t>
              </w:r>
            </w:ins>
          </w:p>
        </w:tc>
        <w:tc>
          <w:tcPr>
            <w:tcW w:w="1469" w:type="dxa"/>
            <w:vAlign w:val="center"/>
          </w:tcPr>
          <w:p w14:paraId="0F40145A"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 xml:space="preserve">گاز </w:t>
            </w:r>
            <w:del w:id="8696" w:author="Mehrnazi Boojari" w:date="2019-01-08T01:59:00Z">
              <w:r w:rsidRPr="00387025" w:rsidDel="00AC3ADF">
                <w:rPr>
                  <w:rFonts w:ascii="B Lotus" w:eastAsia="Calibri" w:hAnsi="B Lotus" w:cs="B Lotus" w:hint="cs"/>
                  <w:sz w:val="20"/>
                  <w:szCs w:val="20"/>
                  <w:rtl/>
                  <w:lang w:bidi="fa-IR"/>
                </w:rPr>
                <w:delText>لوله کشی</w:delText>
              </w:r>
            </w:del>
            <w:ins w:id="8697" w:author="Mehrnazi Boojari" w:date="2019-01-08T01:59:00Z">
              <w:r w:rsidR="00AC3ADF">
                <w:rPr>
                  <w:rFonts w:ascii="B Lotus" w:eastAsia="Calibri" w:hAnsi="B Lotus" w:cs="B Lotus" w:hint="cs"/>
                  <w:sz w:val="20"/>
                  <w:szCs w:val="20"/>
                  <w:rtl/>
                  <w:lang w:bidi="fa-IR"/>
                </w:rPr>
                <w:t>لوله‌کشی</w:t>
              </w:r>
            </w:ins>
          </w:p>
        </w:tc>
        <w:tc>
          <w:tcPr>
            <w:tcW w:w="1155" w:type="dxa"/>
            <w:vAlign w:val="center"/>
          </w:tcPr>
          <w:p w14:paraId="28596B7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کولر آبی</w:t>
            </w:r>
          </w:p>
        </w:tc>
        <w:tc>
          <w:tcPr>
            <w:tcW w:w="1155" w:type="dxa"/>
            <w:vAlign w:val="center"/>
          </w:tcPr>
          <w:p w14:paraId="097D1CA9"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کولر گازی</w:t>
            </w:r>
          </w:p>
        </w:tc>
      </w:tr>
      <w:tr w:rsidR="00A06196" w:rsidRPr="00387025" w14:paraId="7D756051" w14:textId="77777777" w:rsidTr="00A06196">
        <w:trPr>
          <w:trHeight w:val="272"/>
          <w:jc w:val="center"/>
        </w:trPr>
        <w:tc>
          <w:tcPr>
            <w:tcW w:w="796" w:type="dxa"/>
            <w:vAlign w:val="center"/>
          </w:tcPr>
          <w:p w14:paraId="545E88F0"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1382</w:t>
            </w:r>
          </w:p>
        </w:tc>
        <w:tc>
          <w:tcPr>
            <w:tcW w:w="1080" w:type="dxa"/>
            <w:vAlign w:val="center"/>
          </w:tcPr>
          <w:p w14:paraId="49B843D1"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93.3</w:t>
            </w:r>
          </w:p>
        </w:tc>
        <w:tc>
          <w:tcPr>
            <w:tcW w:w="990" w:type="dxa"/>
            <w:vAlign w:val="center"/>
          </w:tcPr>
          <w:p w14:paraId="3D0E8098"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32.8</w:t>
            </w:r>
          </w:p>
        </w:tc>
        <w:tc>
          <w:tcPr>
            <w:tcW w:w="1440" w:type="dxa"/>
            <w:vAlign w:val="center"/>
          </w:tcPr>
          <w:p w14:paraId="70680E9F"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75.9</w:t>
            </w:r>
          </w:p>
        </w:tc>
        <w:tc>
          <w:tcPr>
            <w:tcW w:w="1469" w:type="dxa"/>
            <w:vAlign w:val="center"/>
          </w:tcPr>
          <w:p w14:paraId="6305EDEF"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6.0</w:t>
            </w:r>
          </w:p>
        </w:tc>
        <w:tc>
          <w:tcPr>
            <w:tcW w:w="1155" w:type="dxa"/>
            <w:vAlign w:val="center"/>
          </w:tcPr>
          <w:p w14:paraId="7585D38C"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15.9</w:t>
            </w:r>
          </w:p>
        </w:tc>
        <w:tc>
          <w:tcPr>
            <w:tcW w:w="1155" w:type="dxa"/>
            <w:vAlign w:val="center"/>
          </w:tcPr>
          <w:p w14:paraId="2A11870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6.1</w:t>
            </w:r>
          </w:p>
        </w:tc>
      </w:tr>
      <w:tr w:rsidR="00A06196" w:rsidRPr="00387025" w14:paraId="66D59981" w14:textId="77777777" w:rsidTr="00A06196">
        <w:trPr>
          <w:trHeight w:val="272"/>
          <w:jc w:val="center"/>
        </w:trPr>
        <w:tc>
          <w:tcPr>
            <w:tcW w:w="796" w:type="dxa"/>
            <w:vAlign w:val="center"/>
          </w:tcPr>
          <w:p w14:paraId="1AFD08A7"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1387</w:t>
            </w:r>
          </w:p>
        </w:tc>
        <w:tc>
          <w:tcPr>
            <w:tcW w:w="1080" w:type="dxa"/>
            <w:vAlign w:val="center"/>
          </w:tcPr>
          <w:p w14:paraId="7841A0A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98.2</w:t>
            </w:r>
          </w:p>
        </w:tc>
        <w:tc>
          <w:tcPr>
            <w:tcW w:w="990" w:type="dxa"/>
            <w:vAlign w:val="center"/>
          </w:tcPr>
          <w:p w14:paraId="08BCB9B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64.8</w:t>
            </w:r>
          </w:p>
        </w:tc>
        <w:tc>
          <w:tcPr>
            <w:tcW w:w="1440" w:type="dxa"/>
            <w:vAlign w:val="center"/>
          </w:tcPr>
          <w:p w14:paraId="4B2CE743"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81.6</w:t>
            </w:r>
          </w:p>
        </w:tc>
        <w:tc>
          <w:tcPr>
            <w:tcW w:w="1469" w:type="dxa"/>
            <w:vAlign w:val="center"/>
          </w:tcPr>
          <w:p w14:paraId="14B0CA03"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23.9</w:t>
            </w:r>
          </w:p>
        </w:tc>
        <w:tc>
          <w:tcPr>
            <w:tcW w:w="1155" w:type="dxa"/>
            <w:vAlign w:val="center"/>
          </w:tcPr>
          <w:p w14:paraId="5D42924E"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24.7</w:t>
            </w:r>
          </w:p>
        </w:tc>
        <w:tc>
          <w:tcPr>
            <w:tcW w:w="1155" w:type="dxa"/>
            <w:vAlign w:val="center"/>
          </w:tcPr>
          <w:p w14:paraId="5DF3A389"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12.2</w:t>
            </w:r>
          </w:p>
        </w:tc>
      </w:tr>
      <w:tr w:rsidR="00A06196" w:rsidRPr="00387025" w14:paraId="6D06744F" w14:textId="77777777" w:rsidTr="00A06196">
        <w:trPr>
          <w:trHeight w:val="263"/>
          <w:jc w:val="center"/>
        </w:trPr>
        <w:tc>
          <w:tcPr>
            <w:tcW w:w="796" w:type="dxa"/>
            <w:vAlign w:val="center"/>
          </w:tcPr>
          <w:p w14:paraId="2B6EE8C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1392</w:t>
            </w:r>
          </w:p>
        </w:tc>
        <w:tc>
          <w:tcPr>
            <w:tcW w:w="1080" w:type="dxa"/>
            <w:vAlign w:val="center"/>
          </w:tcPr>
          <w:p w14:paraId="58E5820C"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98.7</w:t>
            </w:r>
          </w:p>
        </w:tc>
        <w:tc>
          <w:tcPr>
            <w:tcW w:w="990" w:type="dxa"/>
            <w:vAlign w:val="center"/>
          </w:tcPr>
          <w:p w14:paraId="77BAD91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62.8</w:t>
            </w:r>
          </w:p>
        </w:tc>
        <w:tc>
          <w:tcPr>
            <w:tcW w:w="1440" w:type="dxa"/>
            <w:vAlign w:val="center"/>
          </w:tcPr>
          <w:p w14:paraId="5626C27C"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88.9</w:t>
            </w:r>
          </w:p>
        </w:tc>
        <w:tc>
          <w:tcPr>
            <w:tcW w:w="1469" w:type="dxa"/>
            <w:vAlign w:val="center"/>
          </w:tcPr>
          <w:p w14:paraId="27FFF061"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44.8</w:t>
            </w:r>
          </w:p>
        </w:tc>
        <w:tc>
          <w:tcPr>
            <w:tcW w:w="1155" w:type="dxa"/>
            <w:vAlign w:val="center"/>
          </w:tcPr>
          <w:p w14:paraId="20B59135"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34.1</w:t>
            </w:r>
          </w:p>
        </w:tc>
        <w:tc>
          <w:tcPr>
            <w:tcW w:w="1155" w:type="dxa"/>
            <w:vAlign w:val="center"/>
          </w:tcPr>
          <w:p w14:paraId="70905B2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15.9</w:t>
            </w:r>
          </w:p>
        </w:tc>
      </w:tr>
    </w:tbl>
    <w:p w14:paraId="2BA8E5EC" w14:textId="77777777" w:rsidR="00A06196" w:rsidRPr="00A06196" w:rsidRDefault="00BE5C84" w:rsidP="007C39B2">
      <w:pPr>
        <w:pStyle w:val="Heading3"/>
        <w:rPr>
          <w:rtl/>
        </w:rPr>
      </w:pPr>
      <w:bookmarkStart w:id="8698" w:name="_Toc533781227"/>
      <w:bookmarkStart w:id="8699" w:name="_Toc533782183"/>
      <w:ins w:id="8700" w:author="Mehrnazi Boojari" w:date="2019-01-12T06:40:00Z">
        <w:r>
          <w:rPr>
            <w:rFonts w:hint="cs"/>
            <w:rtl/>
          </w:rPr>
          <w:lastRenderedPageBreak/>
          <w:t xml:space="preserve"> </w:t>
        </w:r>
      </w:ins>
      <w:r w:rsidR="00A06196" w:rsidRPr="00A06196">
        <w:rPr>
          <w:rFonts w:hint="cs"/>
          <w:rtl/>
        </w:rPr>
        <w:t>وضعیت بهداشتی مسکن</w:t>
      </w:r>
      <w:bookmarkEnd w:id="8698"/>
      <w:bookmarkEnd w:id="8699"/>
      <w:r w:rsidR="00A06196" w:rsidRPr="00A06196">
        <w:rPr>
          <w:rFonts w:hint="cs"/>
          <w:rtl/>
        </w:rPr>
        <w:t xml:space="preserve"> </w:t>
      </w:r>
    </w:p>
    <w:p w14:paraId="098965E1" w14:textId="77777777" w:rsidR="00A06196" w:rsidRPr="00387025" w:rsidRDefault="00A06196" w:rsidP="00013C21">
      <w:pPr>
        <w:bidi/>
        <w:ind w:firstLine="227"/>
        <w:jc w:val="both"/>
        <w:rPr>
          <w:rFonts w:ascii="B Lotus" w:eastAsia="Calibri" w:hAnsi="B Lotus" w:cs="B Lotus"/>
          <w:sz w:val="24"/>
          <w:szCs w:val="24"/>
          <w:rtl/>
          <w:lang w:bidi="fa-IR"/>
        </w:rPr>
      </w:pPr>
      <w:r w:rsidRPr="00387025">
        <w:rPr>
          <w:rFonts w:ascii="B Lotus" w:eastAsia="Calibri" w:hAnsi="B Lotus" w:cs="B Lotus" w:hint="cs"/>
          <w:sz w:val="24"/>
          <w:szCs w:val="24"/>
          <w:rtl/>
          <w:lang w:bidi="fa-IR"/>
        </w:rPr>
        <w:t>از مهمترین شاخص</w:t>
      </w:r>
      <w:del w:id="8701" w:author="Mehrnazi Boojari" w:date="2019-01-07T09:46:00Z">
        <w:r w:rsidRPr="00387025" w:rsidDel="006F7CCF">
          <w:rPr>
            <w:rFonts w:ascii="B Lotus" w:eastAsia="Calibri" w:hAnsi="B Lotus" w:cs="B Lotus" w:hint="cs"/>
            <w:sz w:val="24"/>
            <w:szCs w:val="24"/>
            <w:rtl/>
            <w:lang w:bidi="fa-IR"/>
          </w:rPr>
          <w:delText xml:space="preserve"> های </w:delText>
        </w:r>
      </w:del>
      <w:ins w:id="8702" w:author="Mehrnazi Boojari" w:date="2019-01-07T09:46:00Z">
        <w:r w:rsidR="006F7CCF">
          <w:rPr>
            <w:rFonts w:ascii="B Lotus" w:eastAsia="Calibri" w:hAnsi="B Lotus" w:cs="B Lotus" w:hint="cs"/>
            <w:sz w:val="24"/>
            <w:szCs w:val="24"/>
            <w:rtl/>
            <w:lang w:bidi="fa-IR"/>
          </w:rPr>
          <w:t xml:space="preserve">‌های </w:t>
        </w:r>
      </w:ins>
      <w:r w:rsidRPr="00387025">
        <w:rPr>
          <w:rFonts w:ascii="B Lotus" w:eastAsia="Calibri" w:hAnsi="B Lotus" w:cs="B Lotus" w:hint="cs"/>
          <w:sz w:val="24"/>
          <w:szCs w:val="24"/>
          <w:rtl/>
          <w:lang w:bidi="fa-IR"/>
        </w:rPr>
        <w:t xml:space="preserve">بررسی وضعیت بهداشتی مسکن </w:t>
      </w:r>
      <w:del w:id="8703" w:author="Mehrnazi Boojari" w:date="2019-01-07T10:03:00Z">
        <w:r w:rsidRPr="00387025" w:rsidDel="00A31D6F">
          <w:rPr>
            <w:rFonts w:ascii="B Lotus" w:eastAsia="Calibri" w:hAnsi="B Lotus" w:cs="B Lotus" w:hint="cs"/>
            <w:sz w:val="24"/>
            <w:szCs w:val="24"/>
            <w:rtl/>
            <w:lang w:bidi="fa-IR"/>
          </w:rPr>
          <w:delText>روستائی</w:delText>
        </w:r>
      </w:del>
      <w:ins w:id="8704" w:author="Mehrnazi Boojari" w:date="2019-01-07T10:03:00Z">
        <w:r w:rsidR="00A31D6F">
          <w:rPr>
            <w:rFonts w:ascii="B Lotus" w:eastAsia="Calibri" w:hAnsi="B Lotus" w:cs="B Lotus" w:hint="cs"/>
            <w:sz w:val="24"/>
            <w:szCs w:val="24"/>
            <w:rtl/>
            <w:lang w:bidi="fa-IR"/>
          </w:rPr>
          <w:t>روستایی</w:t>
        </w:r>
      </w:ins>
      <w:del w:id="8705" w:author="Mehrnazi Boojari" w:date="2019-01-08T01:35:00Z">
        <w:r w:rsidRPr="00387025" w:rsidDel="007B349F">
          <w:rPr>
            <w:rFonts w:ascii="B Lotus" w:eastAsia="Calibri" w:hAnsi="B Lotus" w:cs="B Lotus" w:hint="cs"/>
            <w:sz w:val="24"/>
            <w:szCs w:val="24"/>
            <w:rtl/>
            <w:lang w:bidi="fa-IR"/>
          </w:rPr>
          <w:delText>،ب</w:delText>
        </w:r>
      </w:del>
      <w:ins w:id="8706" w:author="Mehrnazi Boojari" w:date="2019-01-08T01:35:00Z">
        <w:r w:rsidR="007B349F">
          <w:rPr>
            <w:rFonts w:ascii="B Lotus" w:eastAsia="Calibri" w:hAnsi="B Lotus" w:cs="B Lotus" w:hint="cs"/>
            <w:sz w:val="24"/>
            <w:szCs w:val="24"/>
            <w:rtl/>
            <w:lang w:bidi="fa-IR"/>
          </w:rPr>
          <w:t>، ب</w:t>
        </w:r>
      </w:ins>
      <w:r w:rsidRPr="00387025">
        <w:rPr>
          <w:rFonts w:ascii="B Lotus" w:eastAsia="Calibri" w:hAnsi="B Lotus" w:cs="B Lotus" w:hint="cs"/>
          <w:sz w:val="24"/>
          <w:szCs w:val="24"/>
          <w:rtl/>
          <w:lang w:bidi="fa-IR"/>
        </w:rPr>
        <w:t>رخو</w:t>
      </w:r>
      <w:ins w:id="8707" w:author="Mehrnazi Boojari" w:date="2019-01-12T06:46:00Z">
        <w:r w:rsidR="00013C21">
          <w:rPr>
            <w:rFonts w:ascii="B Lotus" w:eastAsia="Calibri" w:hAnsi="B Lotus" w:cs="B Lotus" w:hint="cs"/>
            <w:sz w:val="24"/>
            <w:szCs w:val="24"/>
            <w:rtl/>
            <w:lang w:bidi="fa-IR"/>
          </w:rPr>
          <w:t>ر</w:t>
        </w:r>
      </w:ins>
      <w:r w:rsidRPr="00387025">
        <w:rPr>
          <w:rFonts w:ascii="B Lotus" w:eastAsia="Calibri" w:hAnsi="B Lotus" w:cs="B Lotus" w:hint="cs"/>
          <w:sz w:val="24"/>
          <w:szCs w:val="24"/>
          <w:rtl/>
          <w:lang w:bidi="fa-IR"/>
        </w:rPr>
        <w:t>داری از حمام</w:t>
      </w:r>
      <w:del w:id="8708" w:author="Mehrnazi Boojari" w:date="2019-01-07T09:47:00Z">
        <w:r w:rsidRPr="00387025" w:rsidDel="006F7CCF">
          <w:rPr>
            <w:rFonts w:ascii="B Lotus" w:eastAsia="Calibri" w:hAnsi="B Lotus" w:cs="B Lotus" w:hint="cs"/>
            <w:sz w:val="24"/>
            <w:szCs w:val="24"/>
            <w:rtl/>
            <w:lang w:bidi="fa-IR"/>
          </w:rPr>
          <w:delText xml:space="preserve"> ،</w:delText>
        </w:r>
      </w:del>
      <w:ins w:id="8709" w:author="Mehrnazi Boojari" w:date="2019-01-07T09:47:00Z">
        <w:r w:rsidR="006F7CCF">
          <w:rPr>
            <w:rFonts w:ascii="B Lotus" w:eastAsia="Calibri" w:hAnsi="B Lotus" w:cs="B Lotus" w:hint="cs"/>
            <w:sz w:val="24"/>
            <w:szCs w:val="24"/>
            <w:rtl/>
            <w:lang w:bidi="fa-IR"/>
          </w:rPr>
          <w:t>،</w:t>
        </w:r>
      </w:ins>
      <w:r w:rsidRPr="00387025">
        <w:rPr>
          <w:rFonts w:ascii="B Lotus" w:eastAsia="Calibri" w:hAnsi="B Lotus" w:cs="B Lotus" w:hint="cs"/>
          <w:sz w:val="24"/>
          <w:szCs w:val="24"/>
          <w:rtl/>
          <w:lang w:bidi="fa-IR"/>
        </w:rPr>
        <w:t xml:space="preserve"> توالت و آشپزخانه است که اطلاعات سرشماری نشان</w:t>
      </w:r>
      <w:ins w:id="8710" w:author="Mehrnazi Boojari" w:date="2019-01-08T02:04:00Z">
        <w:r w:rsidR="00310BDA">
          <w:rPr>
            <w:rFonts w:ascii="B Lotus" w:eastAsia="Calibri" w:hAnsi="B Lotus" w:cs="B Nazanin" w:hint="cs"/>
            <w:sz w:val="24"/>
            <w:szCs w:val="24"/>
            <w:rtl/>
            <w:lang w:bidi="fa-IR"/>
          </w:rPr>
          <w:t>‌</w:t>
        </w:r>
      </w:ins>
      <w:del w:id="8711" w:author="Mehrnazi Boojari" w:date="2019-01-08T02:04:00Z">
        <w:r w:rsidRPr="00387025" w:rsidDel="00310BDA">
          <w:rPr>
            <w:rFonts w:ascii="B Lotus" w:eastAsia="Calibri" w:hAnsi="B Lotus" w:cs="B Lotus" w:hint="cs"/>
            <w:sz w:val="24"/>
            <w:szCs w:val="24"/>
            <w:rtl/>
            <w:lang w:bidi="fa-IR"/>
          </w:rPr>
          <w:delText xml:space="preserve"> </w:delText>
        </w:r>
      </w:del>
      <w:r w:rsidRPr="00387025">
        <w:rPr>
          <w:rFonts w:ascii="B Lotus" w:eastAsia="Calibri" w:hAnsi="B Lotus" w:cs="B Lotus" w:hint="cs"/>
          <w:sz w:val="24"/>
          <w:szCs w:val="24"/>
          <w:rtl/>
          <w:lang w:bidi="fa-IR"/>
        </w:rPr>
        <w:t>دهنده بهبود این شاخص</w:t>
      </w:r>
      <w:ins w:id="8712" w:author="Mehrnazi Boojari" w:date="2019-01-12T06:47:00Z">
        <w:r w:rsidR="00013C21">
          <w:rPr>
            <w:rFonts w:ascii="B Lotus" w:eastAsia="Calibri" w:hAnsi="B Lotus" w:cs="B Nazanin" w:hint="cs"/>
            <w:sz w:val="24"/>
            <w:szCs w:val="24"/>
            <w:rtl/>
            <w:lang w:bidi="fa-IR"/>
          </w:rPr>
          <w:t>‌‌‌‌‌</w:t>
        </w:r>
      </w:ins>
      <w:del w:id="8713" w:author="Mehrnazi Boojari" w:date="2019-01-12T06:47:00Z">
        <w:r w:rsidRPr="00387025" w:rsidDel="00013C21">
          <w:rPr>
            <w:rFonts w:ascii="B Lotus" w:eastAsia="Calibri" w:hAnsi="B Lotus" w:cs="B Lotus" w:hint="cs"/>
            <w:sz w:val="24"/>
            <w:szCs w:val="24"/>
            <w:rtl/>
            <w:lang w:bidi="fa-IR"/>
          </w:rPr>
          <w:delText xml:space="preserve"> </w:delText>
        </w:r>
      </w:del>
      <w:r w:rsidRPr="00387025">
        <w:rPr>
          <w:rFonts w:ascii="B Lotus" w:eastAsia="Calibri" w:hAnsi="B Lotus" w:cs="B Lotus" w:hint="cs"/>
          <w:sz w:val="24"/>
          <w:szCs w:val="24"/>
          <w:rtl/>
          <w:lang w:bidi="fa-IR"/>
        </w:rPr>
        <w:t>هاست. وضعیت شاخص</w:t>
      </w:r>
      <w:del w:id="8714" w:author="Mehrnazi Boojari" w:date="2019-01-07T09:45:00Z">
        <w:r w:rsidRPr="00387025" w:rsidDel="006F7CCF">
          <w:rPr>
            <w:rFonts w:ascii="B Lotus" w:eastAsia="Calibri" w:hAnsi="B Lotus" w:cs="B Lotus" w:hint="cs"/>
            <w:sz w:val="24"/>
            <w:szCs w:val="24"/>
            <w:rtl/>
            <w:lang w:bidi="fa-IR"/>
          </w:rPr>
          <w:delText xml:space="preserve"> ها </w:delText>
        </w:r>
      </w:del>
      <w:ins w:id="8715" w:author="Mehrnazi Boojari" w:date="2019-01-07T09:45:00Z">
        <w:r w:rsidR="006F7CCF">
          <w:rPr>
            <w:rFonts w:ascii="B Lotus" w:eastAsia="Calibri" w:hAnsi="B Lotus" w:cs="B Lotus" w:hint="cs"/>
            <w:sz w:val="24"/>
            <w:szCs w:val="24"/>
            <w:rtl/>
            <w:lang w:bidi="fa-IR"/>
          </w:rPr>
          <w:t xml:space="preserve">‌ها </w:t>
        </w:r>
      </w:ins>
      <w:r w:rsidRPr="00387025">
        <w:rPr>
          <w:rFonts w:ascii="B Lotus" w:eastAsia="Calibri" w:hAnsi="B Lotus" w:cs="B Lotus" w:hint="cs"/>
          <w:sz w:val="24"/>
          <w:szCs w:val="24"/>
          <w:rtl/>
          <w:lang w:bidi="fa-IR"/>
        </w:rPr>
        <w:t>در</w:t>
      </w:r>
      <w:ins w:id="8716" w:author="Mehrnazi Boojari" w:date="2019-01-08T02:04:00Z">
        <w:r w:rsidR="00310BDA">
          <w:rPr>
            <w:rFonts w:ascii="B Lotus" w:eastAsia="Calibri" w:hAnsi="B Lotus" w:cs="B Lotus" w:hint="cs"/>
            <w:sz w:val="24"/>
            <w:szCs w:val="24"/>
            <w:rtl/>
            <w:lang w:bidi="fa-IR"/>
          </w:rPr>
          <w:t xml:space="preserve"> </w:t>
        </w:r>
      </w:ins>
      <w:r w:rsidRPr="00387025">
        <w:rPr>
          <w:rFonts w:ascii="B Lotus" w:eastAsia="Calibri" w:hAnsi="B Lotus" w:cs="B Lotus" w:hint="cs"/>
          <w:sz w:val="24"/>
          <w:szCs w:val="24"/>
          <w:rtl/>
          <w:lang w:bidi="fa-IR"/>
        </w:rPr>
        <w:t xml:space="preserve">جدول </w:t>
      </w:r>
      <w:r w:rsidR="00387025">
        <w:rPr>
          <w:rFonts w:ascii="B Lotus" w:eastAsia="Calibri" w:hAnsi="B Lotus" w:cs="B Lotus" w:hint="cs"/>
          <w:sz w:val="24"/>
          <w:szCs w:val="24"/>
          <w:rtl/>
          <w:lang w:bidi="fa-IR"/>
        </w:rPr>
        <w:t>2</w:t>
      </w:r>
      <w:del w:id="8717" w:author="Mehrnazi Boojari" w:date="2019-01-12T06:40:00Z">
        <w:r w:rsidR="00387025" w:rsidDel="00BE5C84">
          <w:rPr>
            <w:rFonts w:ascii="B Lotus" w:eastAsia="Calibri" w:hAnsi="B Lotus" w:cs="B Lotus" w:hint="cs"/>
            <w:sz w:val="24"/>
            <w:szCs w:val="24"/>
            <w:rtl/>
            <w:lang w:bidi="fa-IR"/>
          </w:rPr>
          <w:delText>.</w:delText>
        </w:r>
      </w:del>
      <w:ins w:id="8718" w:author="Mehrnazi Boojari" w:date="2019-01-12T06:40:00Z">
        <w:r w:rsidR="00BE5C84">
          <w:rPr>
            <w:rFonts w:ascii="B Lotus" w:eastAsia="Calibri" w:hAnsi="B Lotus" w:cs="B Lotus" w:hint="cs"/>
            <w:sz w:val="24"/>
            <w:szCs w:val="24"/>
            <w:rtl/>
            <w:lang w:bidi="fa-IR"/>
          </w:rPr>
          <w:t>-</w:t>
        </w:r>
      </w:ins>
      <w:r w:rsidR="00387025">
        <w:rPr>
          <w:rFonts w:ascii="B Lotus" w:eastAsia="Calibri" w:hAnsi="B Lotus" w:cs="B Lotus" w:hint="cs"/>
          <w:sz w:val="24"/>
          <w:szCs w:val="24"/>
          <w:rtl/>
          <w:lang w:bidi="fa-IR"/>
        </w:rPr>
        <w:t>20</w:t>
      </w:r>
      <w:r w:rsidRPr="00387025">
        <w:rPr>
          <w:rFonts w:ascii="B Lotus" w:eastAsia="Calibri" w:hAnsi="B Lotus" w:cs="B Lotus" w:hint="cs"/>
          <w:sz w:val="24"/>
          <w:szCs w:val="24"/>
          <w:rtl/>
          <w:lang w:bidi="fa-IR"/>
        </w:rPr>
        <w:t xml:space="preserve"> ارائه شده است</w:t>
      </w:r>
      <w:del w:id="8719" w:author="Mehrnazi Boojari" w:date="2019-01-07T10:10:00Z">
        <w:r w:rsidRPr="00387025" w:rsidDel="00A31D6F">
          <w:rPr>
            <w:rFonts w:ascii="B Lotus" w:eastAsia="Calibri" w:hAnsi="B Lotus" w:cs="B Lotus" w:hint="cs"/>
            <w:sz w:val="24"/>
            <w:szCs w:val="24"/>
            <w:rtl/>
            <w:lang w:bidi="fa-IR"/>
          </w:rPr>
          <w:delText xml:space="preserve"> .</w:delText>
        </w:r>
      </w:del>
      <w:ins w:id="8720" w:author="Mehrnazi Boojari" w:date="2019-01-07T10:10:00Z">
        <w:r w:rsidR="00A31D6F">
          <w:rPr>
            <w:rFonts w:ascii="B Lotus" w:eastAsia="Calibri" w:hAnsi="B Lotus" w:cs="B Lotus" w:hint="cs"/>
            <w:sz w:val="24"/>
            <w:szCs w:val="24"/>
            <w:rtl/>
            <w:lang w:bidi="fa-IR"/>
          </w:rPr>
          <w:t>.</w:t>
        </w:r>
      </w:ins>
    </w:p>
    <w:p w14:paraId="771625BA" w14:textId="77777777" w:rsidR="00387025" w:rsidRDefault="00387025" w:rsidP="00BE5C84">
      <w:pPr>
        <w:pStyle w:val="Caption"/>
        <w:keepNext/>
        <w:bidi/>
      </w:pPr>
      <w:r>
        <w:rPr>
          <w:rtl/>
        </w:rPr>
        <w:t xml:space="preserve">جدول </w:t>
      </w:r>
      <w:fldSimple w:instr=" STYLEREF 1 \s ">
        <w:r w:rsidR="002749F0">
          <w:rPr>
            <w:noProof/>
            <w:rtl/>
          </w:rPr>
          <w:t>‏2</w:t>
        </w:r>
      </w:fldSimple>
      <w:del w:id="8721" w:author="Mehrnazi Boojari" w:date="2019-01-12T06:40:00Z">
        <w:r w:rsidR="002749F0" w:rsidDel="00BE5C84">
          <w:rPr>
            <w:rtl/>
          </w:rPr>
          <w:delText>.</w:delText>
        </w:r>
      </w:del>
      <w:ins w:id="8722" w:author="Mehrnazi Boojari" w:date="2019-01-12T06:40:00Z">
        <w:r w:rsidR="00BE5C84">
          <w:rPr>
            <w:rFonts w:hint="cs"/>
            <w:rtl/>
          </w:rPr>
          <w:t>-</w:t>
        </w:r>
      </w:ins>
      <w:fldSimple w:instr=" SEQ جدول \* ARABIC \s 1 ">
        <w:r w:rsidR="002749F0">
          <w:rPr>
            <w:noProof/>
            <w:rtl/>
          </w:rPr>
          <w:t>20</w:t>
        </w:r>
      </w:fldSimple>
      <w:r>
        <w:rPr>
          <w:rFonts w:hint="cs"/>
          <w:rtl/>
          <w:lang w:bidi="fa-IR"/>
        </w:rPr>
        <w:t xml:space="preserve">: </w:t>
      </w:r>
      <w:r w:rsidRPr="00625721">
        <w:rPr>
          <w:rtl/>
          <w:lang w:bidi="fa-IR"/>
        </w:rPr>
        <w:t>وضع</w:t>
      </w:r>
      <w:r w:rsidRPr="00625721">
        <w:rPr>
          <w:rFonts w:hint="cs"/>
          <w:rtl/>
          <w:lang w:bidi="fa-IR"/>
        </w:rPr>
        <w:t>ی</w:t>
      </w:r>
      <w:r w:rsidRPr="00625721">
        <w:rPr>
          <w:rFonts w:hint="eastAsia"/>
          <w:rtl/>
          <w:lang w:bidi="fa-IR"/>
        </w:rPr>
        <w:t>ت</w:t>
      </w:r>
      <w:r w:rsidRPr="00625721">
        <w:rPr>
          <w:rtl/>
          <w:lang w:bidi="fa-IR"/>
        </w:rPr>
        <w:t xml:space="preserve"> بهداشت</w:t>
      </w:r>
      <w:r w:rsidRPr="00625721">
        <w:rPr>
          <w:rFonts w:hint="cs"/>
          <w:rtl/>
          <w:lang w:bidi="fa-IR"/>
        </w:rPr>
        <w:t>ی</w:t>
      </w:r>
      <w:r>
        <w:rPr>
          <w:rtl/>
          <w:lang w:bidi="fa-IR"/>
        </w:rPr>
        <w:t xml:space="preserve"> مسکن روستا</w:t>
      </w:r>
      <w:r>
        <w:rPr>
          <w:rFonts w:hint="cs"/>
          <w:rtl/>
          <w:lang w:bidi="fa-IR"/>
        </w:rPr>
        <w:t>یی کشور</w:t>
      </w:r>
    </w:p>
    <w:tbl>
      <w:tblPr>
        <w:tblStyle w:val="TableGrid"/>
        <w:bidiVisual/>
        <w:tblW w:w="0" w:type="auto"/>
        <w:jc w:val="center"/>
        <w:tblLook w:val="04A0" w:firstRow="1" w:lastRow="0" w:firstColumn="1" w:lastColumn="0" w:noHBand="0" w:noVBand="1"/>
      </w:tblPr>
      <w:tblGrid>
        <w:gridCol w:w="1367"/>
        <w:gridCol w:w="1530"/>
        <w:gridCol w:w="1530"/>
        <w:gridCol w:w="1980"/>
        <w:gridCol w:w="1528"/>
      </w:tblGrid>
      <w:tr w:rsidR="00A06196" w:rsidRPr="00387025" w14:paraId="5667A49A" w14:textId="77777777" w:rsidTr="00A06196">
        <w:trPr>
          <w:jc w:val="center"/>
        </w:trPr>
        <w:tc>
          <w:tcPr>
            <w:tcW w:w="1367" w:type="dxa"/>
            <w:vAlign w:val="center"/>
          </w:tcPr>
          <w:p w14:paraId="27B24B3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سال</w:t>
            </w:r>
          </w:p>
        </w:tc>
        <w:tc>
          <w:tcPr>
            <w:tcW w:w="1530" w:type="dxa"/>
            <w:vAlign w:val="center"/>
          </w:tcPr>
          <w:p w14:paraId="7DFCD73E"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حمام</w:t>
            </w:r>
          </w:p>
        </w:tc>
        <w:tc>
          <w:tcPr>
            <w:tcW w:w="1530" w:type="dxa"/>
            <w:vAlign w:val="center"/>
          </w:tcPr>
          <w:p w14:paraId="67DA6A4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توالت</w:t>
            </w:r>
          </w:p>
        </w:tc>
        <w:tc>
          <w:tcPr>
            <w:tcW w:w="1980" w:type="dxa"/>
            <w:vAlign w:val="center"/>
          </w:tcPr>
          <w:p w14:paraId="412CBA5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 xml:space="preserve">دارای آب </w:t>
            </w:r>
            <w:del w:id="8723" w:author="Mehrnazi Boojari" w:date="2019-01-08T01:59:00Z">
              <w:r w:rsidRPr="00387025" w:rsidDel="00AC3ADF">
                <w:rPr>
                  <w:rFonts w:ascii="B Lotus" w:eastAsia="Calibri" w:hAnsi="B Lotus" w:cs="B Lotus" w:hint="cs"/>
                  <w:sz w:val="20"/>
                  <w:szCs w:val="20"/>
                  <w:rtl/>
                  <w:lang w:bidi="fa-IR"/>
                </w:rPr>
                <w:delText>لوله کشی</w:delText>
              </w:r>
            </w:del>
            <w:ins w:id="8724" w:author="Mehrnazi Boojari" w:date="2019-01-08T01:59:00Z">
              <w:r w:rsidR="00AC3ADF">
                <w:rPr>
                  <w:rFonts w:ascii="B Lotus" w:eastAsia="Calibri" w:hAnsi="B Lotus" w:cs="B Lotus" w:hint="cs"/>
                  <w:sz w:val="20"/>
                  <w:szCs w:val="20"/>
                  <w:rtl/>
                  <w:lang w:bidi="fa-IR"/>
                </w:rPr>
                <w:t>لوله‌کشی</w:t>
              </w:r>
            </w:ins>
          </w:p>
        </w:tc>
        <w:tc>
          <w:tcPr>
            <w:tcW w:w="1528" w:type="dxa"/>
            <w:vAlign w:val="center"/>
          </w:tcPr>
          <w:p w14:paraId="6BF5F93E"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آشپزخانه</w:t>
            </w:r>
          </w:p>
        </w:tc>
      </w:tr>
      <w:tr w:rsidR="00A06196" w:rsidRPr="00387025" w14:paraId="786C6C66" w14:textId="77777777" w:rsidTr="00A06196">
        <w:trPr>
          <w:jc w:val="center"/>
        </w:trPr>
        <w:tc>
          <w:tcPr>
            <w:tcW w:w="1367" w:type="dxa"/>
            <w:vAlign w:val="center"/>
          </w:tcPr>
          <w:p w14:paraId="61228322"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1365</w:t>
            </w:r>
          </w:p>
        </w:tc>
        <w:tc>
          <w:tcPr>
            <w:tcW w:w="1530" w:type="dxa"/>
            <w:vAlign w:val="center"/>
          </w:tcPr>
          <w:p w14:paraId="040D8B5E"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18.6</w:t>
            </w:r>
          </w:p>
        </w:tc>
        <w:tc>
          <w:tcPr>
            <w:tcW w:w="1530" w:type="dxa"/>
            <w:vAlign w:val="center"/>
          </w:tcPr>
          <w:p w14:paraId="16A84ABA"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90</w:t>
            </w:r>
          </w:p>
        </w:tc>
        <w:tc>
          <w:tcPr>
            <w:tcW w:w="1980" w:type="dxa"/>
            <w:vAlign w:val="center"/>
          </w:tcPr>
          <w:p w14:paraId="5147702D"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52.1</w:t>
            </w:r>
          </w:p>
        </w:tc>
        <w:tc>
          <w:tcPr>
            <w:tcW w:w="1528" w:type="dxa"/>
            <w:vAlign w:val="center"/>
          </w:tcPr>
          <w:p w14:paraId="3CA74770"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26.3</w:t>
            </w:r>
          </w:p>
        </w:tc>
      </w:tr>
      <w:tr w:rsidR="00A06196" w:rsidRPr="00387025" w14:paraId="56404FAF" w14:textId="77777777" w:rsidTr="00A06196">
        <w:trPr>
          <w:jc w:val="center"/>
        </w:trPr>
        <w:tc>
          <w:tcPr>
            <w:tcW w:w="1367" w:type="dxa"/>
            <w:vAlign w:val="center"/>
          </w:tcPr>
          <w:p w14:paraId="728787A7"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1375</w:t>
            </w:r>
          </w:p>
        </w:tc>
        <w:tc>
          <w:tcPr>
            <w:tcW w:w="1530" w:type="dxa"/>
            <w:vAlign w:val="center"/>
          </w:tcPr>
          <w:p w14:paraId="546C0296"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42.0</w:t>
            </w:r>
          </w:p>
        </w:tc>
        <w:tc>
          <w:tcPr>
            <w:tcW w:w="1530" w:type="dxa"/>
            <w:vAlign w:val="center"/>
          </w:tcPr>
          <w:p w14:paraId="4EAC042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97.6</w:t>
            </w:r>
          </w:p>
        </w:tc>
        <w:tc>
          <w:tcPr>
            <w:tcW w:w="1980" w:type="dxa"/>
            <w:vAlign w:val="center"/>
          </w:tcPr>
          <w:p w14:paraId="3827B62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72.5</w:t>
            </w:r>
          </w:p>
        </w:tc>
        <w:tc>
          <w:tcPr>
            <w:tcW w:w="1528" w:type="dxa"/>
            <w:vAlign w:val="center"/>
          </w:tcPr>
          <w:p w14:paraId="66834D7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52.7</w:t>
            </w:r>
          </w:p>
        </w:tc>
      </w:tr>
      <w:tr w:rsidR="00A06196" w:rsidRPr="00387025" w14:paraId="04E48BAD" w14:textId="77777777" w:rsidTr="00A06196">
        <w:trPr>
          <w:jc w:val="center"/>
        </w:trPr>
        <w:tc>
          <w:tcPr>
            <w:tcW w:w="1367" w:type="dxa"/>
            <w:vAlign w:val="center"/>
          </w:tcPr>
          <w:p w14:paraId="7C3DCAE8"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1382</w:t>
            </w:r>
          </w:p>
        </w:tc>
        <w:tc>
          <w:tcPr>
            <w:tcW w:w="1530" w:type="dxa"/>
            <w:vAlign w:val="center"/>
          </w:tcPr>
          <w:p w14:paraId="699E1A6B"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52.7</w:t>
            </w:r>
          </w:p>
        </w:tc>
        <w:tc>
          <w:tcPr>
            <w:tcW w:w="1530" w:type="dxa"/>
            <w:vAlign w:val="center"/>
          </w:tcPr>
          <w:p w14:paraId="716869B0"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94</w:t>
            </w:r>
          </w:p>
        </w:tc>
        <w:tc>
          <w:tcPr>
            <w:tcW w:w="1980" w:type="dxa"/>
            <w:vAlign w:val="center"/>
          </w:tcPr>
          <w:p w14:paraId="4DAB779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75.9</w:t>
            </w:r>
          </w:p>
        </w:tc>
        <w:tc>
          <w:tcPr>
            <w:tcW w:w="1528" w:type="dxa"/>
            <w:vAlign w:val="center"/>
          </w:tcPr>
          <w:p w14:paraId="46173F4F"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65.1</w:t>
            </w:r>
          </w:p>
        </w:tc>
      </w:tr>
      <w:tr w:rsidR="00A06196" w:rsidRPr="00387025" w14:paraId="6F7B2A64" w14:textId="77777777" w:rsidTr="00A06196">
        <w:trPr>
          <w:jc w:val="center"/>
        </w:trPr>
        <w:tc>
          <w:tcPr>
            <w:tcW w:w="1367" w:type="dxa"/>
            <w:vAlign w:val="center"/>
          </w:tcPr>
          <w:p w14:paraId="4ECF1462"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1385</w:t>
            </w:r>
          </w:p>
        </w:tc>
        <w:tc>
          <w:tcPr>
            <w:tcW w:w="1530" w:type="dxa"/>
            <w:vAlign w:val="center"/>
          </w:tcPr>
          <w:p w14:paraId="794DD7B4"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70.3</w:t>
            </w:r>
          </w:p>
        </w:tc>
        <w:tc>
          <w:tcPr>
            <w:tcW w:w="1530" w:type="dxa"/>
            <w:vAlign w:val="center"/>
          </w:tcPr>
          <w:p w14:paraId="3A590801"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99</w:t>
            </w:r>
          </w:p>
        </w:tc>
        <w:tc>
          <w:tcPr>
            <w:tcW w:w="1980" w:type="dxa"/>
            <w:vAlign w:val="center"/>
          </w:tcPr>
          <w:p w14:paraId="0494F2B2"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81.9</w:t>
            </w:r>
          </w:p>
        </w:tc>
        <w:tc>
          <w:tcPr>
            <w:tcW w:w="1528" w:type="dxa"/>
            <w:vAlign w:val="center"/>
          </w:tcPr>
          <w:p w14:paraId="612F5275"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84.4</w:t>
            </w:r>
          </w:p>
        </w:tc>
      </w:tr>
      <w:tr w:rsidR="00A06196" w:rsidRPr="00387025" w14:paraId="4C7E58D3" w14:textId="77777777" w:rsidTr="00A06196">
        <w:trPr>
          <w:jc w:val="center"/>
        </w:trPr>
        <w:tc>
          <w:tcPr>
            <w:tcW w:w="1367" w:type="dxa"/>
            <w:vAlign w:val="center"/>
          </w:tcPr>
          <w:p w14:paraId="63164100"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1390</w:t>
            </w:r>
          </w:p>
        </w:tc>
        <w:tc>
          <w:tcPr>
            <w:tcW w:w="1530" w:type="dxa"/>
            <w:vAlign w:val="center"/>
          </w:tcPr>
          <w:p w14:paraId="67C894CF"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85.8</w:t>
            </w:r>
          </w:p>
        </w:tc>
        <w:tc>
          <w:tcPr>
            <w:tcW w:w="1530" w:type="dxa"/>
            <w:vAlign w:val="center"/>
          </w:tcPr>
          <w:p w14:paraId="1501B40D"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98.2</w:t>
            </w:r>
          </w:p>
        </w:tc>
        <w:tc>
          <w:tcPr>
            <w:tcW w:w="1980" w:type="dxa"/>
            <w:vAlign w:val="center"/>
          </w:tcPr>
          <w:p w14:paraId="7D650AF2"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88.9</w:t>
            </w:r>
          </w:p>
        </w:tc>
        <w:tc>
          <w:tcPr>
            <w:tcW w:w="1528" w:type="dxa"/>
            <w:vAlign w:val="center"/>
          </w:tcPr>
          <w:p w14:paraId="2861D6E8" w14:textId="77777777" w:rsidR="00A06196" w:rsidRPr="00387025" w:rsidRDefault="00A06196" w:rsidP="00A06196">
            <w:pPr>
              <w:bidi/>
              <w:jc w:val="center"/>
              <w:rPr>
                <w:rFonts w:ascii="B Lotus" w:eastAsia="Calibri" w:hAnsi="B Lotus" w:cs="B Lotus"/>
                <w:sz w:val="20"/>
                <w:szCs w:val="20"/>
                <w:rtl/>
                <w:lang w:bidi="fa-IR"/>
              </w:rPr>
            </w:pPr>
            <w:r w:rsidRPr="00387025">
              <w:rPr>
                <w:rFonts w:ascii="B Lotus" w:eastAsia="Calibri" w:hAnsi="B Lotus" w:cs="B Lotus" w:hint="cs"/>
                <w:sz w:val="20"/>
                <w:szCs w:val="20"/>
                <w:rtl/>
                <w:lang w:bidi="fa-IR"/>
              </w:rPr>
              <w:t>91</w:t>
            </w:r>
          </w:p>
        </w:tc>
      </w:tr>
    </w:tbl>
    <w:p w14:paraId="262268A0" w14:textId="77777777" w:rsidR="00A06196" w:rsidRPr="00A06196" w:rsidRDefault="00A06196" w:rsidP="00A06196">
      <w:pPr>
        <w:bidi/>
        <w:ind w:firstLine="288"/>
        <w:jc w:val="both"/>
        <w:rPr>
          <w:rFonts w:ascii="B Lotus" w:eastAsia="Calibri" w:hAnsi="B Lotus" w:cs="B Lotus"/>
          <w:sz w:val="26"/>
          <w:szCs w:val="26"/>
          <w:rtl/>
          <w:lang w:bidi="fa-IR"/>
        </w:rPr>
      </w:pPr>
    </w:p>
    <w:p w14:paraId="11149107" w14:textId="77777777" w:rsidR="00A06196" w:rsidRPr="00BE3954" w:rsidRDefault="00A06196" w:rsidP="007C39B2">
      <w:pPr>
        <w:pStyle w:val="Heading3"/>
        <w:rPr>
          <w:rtl/>
        </w:rPr>
      </w:pPr>
      <w:bookmarkStart w:id="8725" w:name="_Toc533781228"/>
      <w:bookmarkStart w:id="8726" w:name="_Toc533782184"/>
      <w:r w:rsidRPr="00BE3954">
        <w:rPr>
          <w:rFonts w:hint="cs"/>
          <w:rtl/>
        </w:rPr>
        <w:t>هزینه مسکن</w:t>
      </w:r>
      <w:bookmarkEnd w:id="8725"/>
      <w:bookmarkEnd w:id="8726"/>
      <w:r w:rsidRPr="00BE3954">
        <w:rPr>
          <w:rFonts w:hint="cs"/>
          <w:rtl/>
        </w:rPr>
        <w:t xml:space="preserve"> </w:t>
      </w:r>
    </w:p>
    <w:p w14:paraId="5D0C7748" w14:textId="77777777" w:rsidR="00A06196" w:rsidRPr="00387025" w:rsidRDefault="00A06196" w:rsidP="00EA0CD8">
      <w:pPr>
        <w:bidi/>
        <w:ind w:firstLine="227"/>
        <w:jc w:val="both"/>
        <w:rPr>
          <w:rFonts w:ascii="B Lotus" w:eastAsia="Calibri" w:hAnsi="B Lotus" w:cs="B Lotus"/>
          <w:sz w:val="24"/>
          <w:szCs w:val="24"/>
          <w:rtl/>
          <w:lang w:bidi="fa-IR"/>
        </w:rPr>
      </w:pPr>
      <w:r w:rsidRPr="00BE3954">
        <w:rPr>
          <w:rFonts w:ascii="B Lotus" w:eastAsia="Calibri" w:hAnsi="B Lotus" w:cs="B Lotus" w:hint="cs"/>
          <w:sz w:val="24"/>
          <w:szCs w:val="24"/>
          <w:rtl/>
          <w:lang w:bidi="fa-IR"/>
        </w:rPr>
        <w:t xml:space="preserve">بررسی نتایج </w:t>
      </w:r>
      <w:r w:rsidR="00387025" w:rsidRPr="00BE3954">
        <w:rPr>
          <w:rFonts w:ascii="B Lotus" w:eastAsia="Calibri" w:hAnsi="B Lotus" w:cs="B Lotus" w:hint="cs"/>
          <w:sz w:val="24"/>
          <w:szCs w:val="24"/>
          <w:rtl/>
          <w:lang w:bidi="fa-IR"/>
        </w:rPr>
        <w:t>ط</w:t>
      </w:r>
      <w:r w:rsidRPr="00BE3954">
        <w:rPr>
          <w:rFonts w:ascii="B Lotus" w:eastAsia="Calibri" w:hAnsi="B Lotus" w:cs="B Lotus" w:hint="cs"/>
          <w:sz w:val="24"/>
          <w:szCs w:val="24"/>
          <w:rtl/>
          <w:lang w:bidi="fa-IR"/>
        </w:rPr>
        <w:t>رح آمارگیری هزینه و در</w:t>
      </w:r>
      <w:ins w:id="8727" w:author="Mehrnazi Boojari" w:date="2019-01-07T10:48:00Z">
        <w:r w:rsidR="006A1F1D">
          <w:rPr>
            <w:rFonts w:ascii="B Lotus" w:eastAsia="Calibri" w:hAnsi="B Lotus" w:cs="B Nazanin" w:hint="cs"/>
            <w:sz w:val="24"/>
            <w:szCs w:val="24"/>
            <w:rtl/>
            <w:lang w:bidi="fa-IR"/>
          </w:rPr>
          <w:t>‌</w:t>
        </w:r>
      </w:ins>
      <w:del w:id="8728" w:author="Mehrnazi Boojari" w:date="2019-01-07T10:48:00Z">
        <w:r w:rsidRPr="00BE3954" w:rsidDel="006A1F1D">
          <w:rPr>
            <w:rFonts w:ascii="B Lotus" w:eastAsia="Calibri" w:hAnsi="B Lotus" w:cs="B Lotus" w:hint="cs"/>
            <w:sz w:val="24"/>
            <w:szCs w:val="24"/>
            <w:rtl/>
            <w:lang w:bidi="fa-IR"/>
          </w:rPr>
          <w:delText xml:space="preserve"> </w:delText>
        </w:r>
      </w:del>
      <w:r w:rsidRPr="00BE3954">
        <w:rPr>
          <w:rFonts w:ascii="B Lotus" w:eastAsia="Calibri" w:hAnsi="B Lotus" w:cs="B Lotus" w:hint="cs"/>
          <w:sz w:val="24"/>
          <w:szCs w:val="24"/>
          <w:rtl/>
          <w:lang w:bidi="fa-IR"/>
        </w:rPr>
        <w:t>آمد خانوارهای روستایی در سال</w:t>
      </w:r>
      <w:del w:id="8729" w:author="Mehrnazi Boojari" w:date="2019-01-07T09:46:00Z">
        <w:r w:rsidRPr="00BE3954" w:rsidDel="006F7CCF">
          <w:rPr>
            <w:rFonts w:ascii="B Lotus" w:eastAsia="Calibri" w:hAnsi="B Lotus" w:cs="B Lotus" w:hint="cs"/>
            <w:sz w:val="24"/>
            <w:szCs w:val="24"/>
            <w:rtl/>
            <w:lang w:bidi="fa-IR"/>
          </w:rPr>
          <w:delText xml:space="preserve"> های </w:delText>
        </w:r>
      </w:del>
      <w:ins w:id="8730" w:author="Mehrnazi Boojari" w:date="2019-01-07T09:46:00Z">
        <w:r w:rsidR="006F7CCF">
          <w:rPr>
            <w:rFonts w:ascii="B Lotus" w:eastAsia="Calibri" w:hAnsi="B Lotus" w:cs="B Lotus" w:hint="cs"/>
            <w:sz w:val="24"/>
            <w:szCs w:val="24"/>
            <w:rtl/>
            <w:lang w:bidi="fa-IR"/>
          </w:rPr>
          <w:t xml:space="preserve">‌های </w:t>
        </w:r>
      </w:ins>
      <w:r w:rsidRPr="00BE3954">
        <w:rPr>
          <w:rFonts w:ascii="B Lotus" w:eastAsia="Calibri" w:hAnsi="B Lotus" w:cs="B Lotus" w:hint="cs"/>
          <w:sz w:val="24"/>
          <w:szCs w:val="24"/>
          <w:rtl/>
          <w:lang w:bidi="fa-IR"/>
        </w:rPr>
        <w:t>1385 تا 1395 نشان</w:t>
      </w:r>
      <w:del w:id="8731" w:author="Mehrnazi Boojari" w:date="2019-01-07T09:49:00Z">
        <w:r w:rsidRPr="00BE3954" w:rsidDel="006F7CCF">
          <w:rPr>
            <w:rFonts w:ascii="B Lotus" w:eastAsia="Calibri" w:hAnsi="B Lotus" w:cs="B Lotus" w:hint="cs"/>
            <w:sz w:val="24"/>
            <w:szCs w:val="24"/>
            <w:rtl/>
            <w:lang w:bidi="fa-IR"/>
          </w:rPr>
          <w:delText xml:space="preserve"> می </w:delText>
        </w:r>
      </w:del>
      <w:ins w:id="8732" w:author="Mehrnazi Boojari" w:date="2019-01-07T09:49:00Z">
        <w:r w:rsidR="006F7CCF">
          <w:rPr>
            <w:rFonts w:ascii="B Lotus" w:eastAsia="Calibri" w:hAnsi="B Lotus" w:cs="B Lotus" w:hint="cs"/>
            <w:sz w:val="24"/>
            <w:szCs w:val="24"/>
            <w:rtl/>
            <w:lang w:bidi="fa-IR"/>
          </w:rPr>
          <w:t xml:space="preserve"> می‌</w:t>
        </w:r>
      </w:ins>
      <w:r w:rsidRPr="00BE3954">
        <w:rPr>
          <w:rFonts w:ascii="B Lotus" w:eastAsia="Calibri" w:hAnsi="B Lotus" w:cs="B Lotus" w:hint="cs"/>
          <w:sz w:val="24"/>
          <w:szCs w:val="24"/>
          <w:rtl/>
          <w:lang w:bidi="fa-IR"/>
        </w:rPr>
        <w:t xml:space="preserve">دهد سهم هزینه مسکن </w:t>
      </w:r>
      <w:del w:id="8733" w:author="Mehrnazi Boojari" w:date="2019-01-12T06:48:00Z">
        <w:r w:rsidRPr="00BE3954" w:rsidDel="00EA0CD8">
          <w:rPr>
            <w:rFonts w:ascii="B Lotus" w:eastAsia="Calibri" w:hAnsi="B Lotus" w:cs="B Lotus" w:hint="cs"/>
            <w:sz w:val="24"/>
            <w:szCs w:val="24"/>
            <w:rtl/>
            <w:lang w:bidi="fa-IR"/>
          </w:rPr>
          <w:delText xml:space="preserve">به </w:delText>
        </w:r>
      </w:del>
      <w:r w:rsidRPr="00BE3954">
        <w:rPr>
          <w:rFonts w:ascii="B Lotus" w:eastAsia="Calibri" w:hAnsi="B Lotus" w:cs="B Lotus" w:hint="cs"/>
          <w:sz w:val="24"/>
          <w:szCs w:val="24"/>
          <w:rtl/>
          <w:lang w:bidi="fa-IR"/>
        </w:rPr>
        <w:t>به کل هزینه</w:t>
      </w:r>
      <w:del w:id="8734" w:author="Mehrnazi Boojari" w:date="2019-01-07T09:46:00Z">
        <w:r w:rsidRPr="00BE3954" w:rsidDel="006F7CCF">
          <w:rPr>
            <w:rFonts w:ascii="B Lotus" w:eastAsia="Calibri" w:hAnsi="B Lotus" w:cs="B Lotus" w:hint="cs"/>
            <w:sz w:val="24"/>
            <w:szCs w:val="24"/>
            <w:rtl/>
            <w:lang w:bidi="fa-IR"/>
          </w:rPr>
          <w:delText xml:space="preserve"> های </w:delText>
        </w:r>
      </w:del>
      <w:ins w:id="8735" w:author="Mehrnazi Boojari" w:date="2019-01-07T09:46:00Z">
        <w:r w:rsidR="006F7CCF">
          <w:rPr>
            <w:rFonts w:ascii="B Lotus" w:eastAsia="Calibri" w:hAnsi="B Lotus" w:cs="B Lotus" w:hint="cs"/>
            <w:sz w:val="24"/>
            <w:szCs w:val="24"/>
            <w:rtl/>
            <w:lang w:bidi="fa-IR"/>
          </w:rPr>
          <w:t xml:space="preserve">‌های </w:t>
        </w:r>
      </w:ins>
      <w:r w:rsidRPr="00BE3954">
        <w:rPr>
          <w:rFonts w:ascii="B Lotus" w:eastAsia="Calibri" w:hAnsi="B Lotus" w:cs="B Lotus" w:hint="cs"/>
          <w:sz w:val="24"/>
          <w:szCs w:val="24"/>
          <w:rtl/>
          <w:lang w:bidi="fa-IR"/>
        </w:rPr>
        <w:t>خانوار در سال 1385 معادل 15.3 درصد بوده</w:t>
      </w:r>
      <w:ins w:id="8736" w:author="Mehrnazi Boojari" w:date="2019-01-12T06:48:00Z">
        <w:r w:rsidR="00EA0CD8">
          <w:rPr>
            <w:rFonts w:ascii="B Lotus" w:eastAsia="Calibri" w:hAnsi="B Lotus" w:cs="B Lotus" w:hint="cs"/>
            <w:sz w:val="24"/>
            <w:szCs w:val="24"/>
            <w:rtl/>
            <w:lang w:bidi="fa-IR"/>
          </w:rPr>
          <w:t xml:space="preserve"> که</w:t>
        </w:r>
      </w:ins>
      <w:r w:rsidRPr="00BE3954">
        <w:rPr>
          <w:rFonts w:ascii="B Lotus" w:eastAsia="Calibri" w:hAnsi="B Lotus" w:cs="B Lotus" w:hint="cs"/>
          <w:sz w:val="24"/>
          <w:szCs w:val="24"/>
          <w:rtl/>
          <w:lang w:bidi="fa-IR"/>
        </w:rPr>
        <w:t xml:space="preserve"> در سال 1395 به 18.71 رسیده است</w:t>
      </w:r>
      <w:del w:id="8737" w:author="Mehrnazi Boojari" w:date="2019-01-07T10:10:00Z">
        <w:r w:rsidRPr="00BE3954" w:rsidDel="00A31D6F">
          <w:rPr>
            <w:rFonts w:ascii="B Lotus" w:eastAsia="Calibri" w:hAnsi="B Lotus" w:cs="B Lotus" w:hint="cs"/>
            <w:sz w:val="24"/>
            <w:szCs w:val="24"/>
            <w:rtl/>
            <w:lang w:bidi="fa-IR"/>
          </w:rPr>
          <w:delText xml:space="preserve"> .</w:delText>
        </w:r>
      </w:del>
      <w:ins w:id="8738" w:author="Mehrnazi Boojari" w:date="2019-01-07T10:10:00Z">
        <w:r w:rsidR="00A31D6F">
          <w:rPr>
            <w:rFonts w:ascii="B Lotus" w:eastAsia="Calibri" w:hAnsi="B Lotus" w:cs="B Lotus" w:hint="cs"/>
            <w:sz w:val="24"/>
            <w:szCs w:val="24"/>
            <w:rtl/>
            <w:lang w:bidi="fa-IR"/>
          </w:rPr>
          <w:t>.</w:t>
        </w:r>
      </w:ins>
      <w:ins w:id="8739" w:author="Mehrnazi Boojari" w:date="2019-01-12T06:48:00Z">
        <w:r w:rsidR="00EA0CD8">
          <w:rPr>
            <w:rFonts w:ascii="B Lotus" w:eastAsia="Calibri" w:hAnsi="B Lotus" w:cs="B Lotus" w:hint="cs"/>
            <w:sz w:val="24"/>
            <w:szCs w:val="24"/>
            <w:rtl/>
            <w:lang w:bidi="fa-IR"/>
          </w:rPr>
          <w:t xml:space="preserve"> </w:t>
        </w:r>
      </w:ins>
      <w:r w:rsidRPr="00BE3954">
        <w:rPr>
          <w:rFonts w:ascii="B Lotus" w:eastAsia="Calibri" w:hAnsi="B Lotus" w:cs="B Lotus" w:hint="cs"/>
          <w:sz w:val="24"/>
          <w:szCs w:val="24"/>
          <w:rtl/>
          <w:lang w:bidi="fa-IR"/>
        </w:rPr>
        <w:t>همچنین</w:t>
      </w:r>
      <w:ins w:id="8740" w:author="Mehrnazi Boojari" w:date="2019-01-12T06:48:00Z">
        <w:r w:rsidR="00EA0CD8">
          <w:rPr>
            <w:rFonts w:ascii="B Lotus" w:eastAsia="Calibri" w:hAnsi="B Lotus" w:cs="B Lotus" w:hint="cs"/>
            <w:sz w:val="24"/>
            <w:szCs w:val="24"/>
            <w:rtl/>
            <w:lang w:bidi="fa-IR"/>
          </w:rPr>
          <w:t>،</w:t>
        </w:r>
      </w:ins>
      <w:r w:rsidRPr="00BE3954">
        <w:rPr>
          <w:rFonts w:ascii="B Lotus" w:eastAsia="Calibri" w:hAnsi="B Lotus" w:cs="B Lotus" w:hint="cs"/>
          <w:sz w:val="24"/>
          <w:szCs w:val="24"/>
          <w:rtl/>
          <w:lang w:bidi="fa-IR"/>
        </w:rPr>
        <w:t xml:space="preserve"> </w:t>
      </w:r>
      <w:r w:rsidR="00387025" w:rsidRPr="00BE3954">
        <w:rPr>
          <w:rFonts w:ascii="B Lotus" w:eastAsia="Calibri" w:hAnsi="B Lotus" w:cs="B Lotus" w:hint="cs"/>
          <w:sz w:val="24"/>
          <w:szCs w:val="24"/>
          <w:rtl/>
          <w:lang w:bidi="fa-IR"/>
        </w:rPr>
        <w:t>س</w:t>
      </w:r>
      <w:r w:rsidRPr="00BE3954">
        <w:rPr>
          <w:rFonts w:ascii="B Lotus" w:eastAsia="Calibri" w:hAnsi="B Lotus" w:cs="B Lotus" w:hint="cs"/>
          <w:sz w:val="24"/>
          <w:szCs w:val="24"/>
          <w:rtl/>
          <w:lang w:bidi="fa-IR"/>
        </w:rPr>
        <w:t xml:space="preserve">هم هزینه مسکن یه کل هزینه غیرخوراکی خانوارهای روستایی </w:t>
      </w:r>
      <w:ins w:id="8741" w:author="Mehrnazi Boojari" w:date="2019-01-07T10:49:00Z">
        <w:r w:rsidR="006A1F1D">
          <w:rPr>
            <w:rFonts w:ascii="B Lotus" w:eastAsia="Calibri" w:hAnsi="B Lotus" w:cs="B Lotus" w:hint="cs"/>
            <w:sz w:val="24"/>
            <w:szCs w:val="24"/>
            <w:rtl/>
            <w:lang w:bidi="fa-IR"/>
          </w:rPr>
          <w:t>در</w:t>
        </w:r>
        <w:r w:rsidR="006A1F1D">
          <w:rPr>
            <w:rFonts w:ascii="B Lotus" w:eastAsia="Calibri" w:hAnsi="B Lotus" w:cs="Times New Roman" w:hint="eastAsia"/>
            <w:sz w:val="24"/>
            <w:szCs w:val="24"/>
            <w:rtl/>
            <w:lang w:bidi="fa-IR"/>
          </w:rPr>
          <w:t> </w:t>
        </w:r>
      </w:ins>
      <w:r w:rsidRPr="00BE3954">
        <w:rPr>
          <w:rFonts w:ascii="B Lotus" w:eastAsia="Calibri" w:hAnsi="B Lotus" w:cs="B Lotus" w:hint="cs"/>
          <w:sz w:val="24"/>
          <w:szCs w:val="24"/>
          <w:rtl/>
          <w:lang w:bidi="fa-IR"/>
        </w:rPr>
        <w:t>طی سال</w:t>
      </w:r>
      <w:del w:id="8742" w:author="Mehrnazi Boojari" w:date="2019-01-07T09:46:00Z">
        <w:r w:rsidRPr="00BE3954" w:rsidDel="006F7CCF">
          <w:rPr>
            <w:rFonts w:ascii="B Lotus" w:eastAsia="Calibri" w:hAnsi="B Lotus" w:cs="B Lotus" w:hint="cs"/>
            <w:sz w:val="24"/>
            <w:szCs w:val="24"/>
            <w:rtl/>
            <w:lang w:bidi="fa-IR"/>
          </w:rPr>
          <w:delText xml:space="preserve"> های </w:delText>
        </w:r>
      </w:del>
      <w:ins w:id="8743" w:author="Mehrnazi Boojari" w:date="2019-01-07T10:49:00Z">
        <w:r w:rsidR="006A1F1D">
          <w:rPr>
            <w:rFonts w:ascii="B Lotus" w:eastAsia="Calibri" w:hAnsi="B Lotus" w:cs="B Nazanin" w:hint="cs"/>
            <w:sz w:val="24"/>
            <w:szCs w:val="24"/>
            <w:rtl/>
            <w:lang w:bidi="fa-IR"/>
          </w:rPr>
          <w:t>‌</w:t>
        </w:r>
      </w:ins>
      <w:ins w:id="8744" w:author="Mehrnazi Boojari" w:date="2019-01-07T09:46:00Z">
        <w:r w:rsidR="006F7CCF">
          <w:rPr>
            <w:rFonts w:ascii="B Lotus" w:eastAsia="Calibri" w:hAnsi="B Lotus" w:cs="B Lotus" w:hint="cs"/>
            <w:sz w:val="24"/>
            <w:szCs w:val="24"/>
            <w:rtl/>
            <w:lang w:bidi="fa-IR"/>
          </w:rPr>
          <w:t xml:space="preserve">های </w:t>
        </w:r>
      </w:ins>
      <w:r w:rsidRPr="00BE3954">
        <w:rPr>
          <w:rFonts w:ascii="B Lotus" w:eastAsia="Calibri" w:hAnsi="B Lotus" w:cs="B Lotus" w:hint="cs"/>
          <w:sz w:val="24"/>
          <w:szCs w:val="24"/>
          <w:rtl/>
          <w:lang w:bidi="fa-IR"/>
        </w:rPr>
        <w:t>فوق از 24.14 به 30.23 درصد رسیده است</w:t>
      </w:r>
      <w:del w:id="8745" w:author="Mehrnazi Boojari" w:date="2019-01-07T10:49:00Z">
        <w:r w:rsidRPr="00BE3954" w:rsidDel="006A1F1D">
          <w:rPr>
            <w:rFonts w:ascii="B Lotus" w:eastAsia="Calibri" w:hAnsi="B Lotus" w:cs="B Lotus" w:hint="cs"/>
            <w:sz w:val="24"/>
            <w:szCs w:val="24"/>
            <w:rtl/>
            <w:lang w:bidi="fa-IR"/>
          </w:rPr>
          <w:delText>.ا</w:delText>
        </w:r>
      </w:del>
      <w:ins w:id="8746" w:author="Mehrnazi Boojari" w:date="2019-01-07T10:49:00Z">
        <w:r w:rsidR="006A1F1D">
          <w:rPr>
            <w:rFonts w:ascii="B Lotus" w:eastAsia="Calibri" w:hAnsi="B Lotus" w:cs="B Lotus" w:hint="cs"/>
            <w:sz w:val="24"/>
            <w:szCs w:val="24"/>
            <w:rtl/>
            <w:lang w:bidi="fa-IR"/>
          </w:rPr>
          <w:t>. ا</w:t>
        </w:r>
      </w:ins>
      <w:r w:rsidRPr="00BE3954">
        <w:rPr>
          <w:rFonts w:ascii="B Lotus" w:eastAsia="Calibri" w:hAnsi="B Lotus" w:cs="B Lotus" w:hint="cs"/>
          <w:sz w:val="24"/>
          <w:szCs w:val="24"/>
          <w:rtl/>
          <w:lang w:bidi="fa-IR"/>
        </w:rPr>
        <w:t>یجاد تناسب معقول و منطقی بین هزینه</w:t>
      </w:r>
      <w:del w:id="8747" w:author="Mehrnazi Boojari" w:date="2019-01-07T09:46:00Z">
        <w:r w:rsidRPr="00BE3954" w:rsidDel="006F7CCF">
          <w:rPr>
            <w:rFonts w:ascii="B Lotus" w:eastAsia="Calibri" w:hAnsi="B Lotus" w:cs="B Lotus" w:hint="cs"/>
            <w:sz w:val="24"/>
            <w:szCs w:val="24"/>
            <w:rtl/>
            <w:lang w:bidi="fa-IR"/>
          </w:rPr>
          <w:delText xml:space="preserve"> های </w:delText>
        </w:r>
      </w:del>
      <w:ins w:id="8748" w:author="Mehrnazi Boojari" w:date="2019-01-07T09:46:00Z">
        <w:r w:rsidR="006F7CCF">
          <w:rPr>
            <w:rFonts w:ascii="B Lotus" w:eastAsia="Calibri" w:hAnsi="B Lotus" w:cs="B Lotus" w:hint="cs"/>
            <w:sz w:val="24"/>
            <w:szCs w:val="24"/>
            <w:rtl/>
            <w:lang w:bidi="fa-IR"/>
          </w:rPr>
          <w:t xml:space="preserve">‌های </w:t>
        </w:r>
      </w:ins>
      <w:r w:rsidRPr="00BE3954">
        <w:rPr>
          <w:rFonts w:ascii="B Lotus" w:eastAsia="Calibri" w:hAnsi="B Lotus" w:cs="B Lotus" w:hint="cs"/>
          <w:sz w:val="24"/>
          <w:szCs w:val="24"/>
          <w:rtl/>
          <w:lang w:bidi="fa-IR"/>
        </w:rPr>
        <w:t>مسکن و سایر هزینه</w:t>
      </w:r>
      <w:del w:id="8749" w:author="Mehrnazi Boojari" w:date="2019-01-07T09:46:00Z">
        <w:r w:rsidRPr="00BE3954" w:rsidDel="006F7CCF">
          <w:rPr>
            <w:rFonts w:ascii="B Lotus" w:eastAsia="Calibri" w:hAnsi="B Lotus" w:cs="B Lotus" w:hint="cs"/>
            <w:sz w:val="24"/>
            <w:szCs w:val="24"/>
            <w:rtl/>
            <w:lang w:bidi="fa-IR"/>
          </w:rPr>
          <w:delText xml:space="preserve"> های </w:delText>
        </w:r>
      </w:del>
      <w:ins w:id="8750" w:author="Mehrnazi Boojari" w:date="2019-01-07T09:46:00Z">
        <w:r w:rsidR="006F7CCF">
          <w:rPr>
            <w:rFonts w:ascii="B Lotus" w:eastAsia="Calibri" w:hAnsi="B Lotus" w:cs="B Lotus" w:hint="cs"/>
            <w:sz w:val="24"/>
            <w:szCs w:val="24"/>
            <w:rtl/>
            <w:lang w:bidi="fa-IR"/>
          </w:rPr>
          <w:t xml:space="preserve">‌های </w:t>
        </w:r>
      </w:ins>
      <w:r w:rsidRPr="00BE3954">
        <w:rPr>
          <w:rFonts w:ascii="B Lotus" w:eastAsia="Calibri" w:hAnsi="B Lotus" w:cs="B Lotus" w:hint="cs"/>
          <w:sz w:val="24"/>
          <w:szCs w:val="24"/>
          <w:rtl/>
          <w:lang w:bidi="fa-IR"/>
        </w:rPr>
        <w:t>خانواده از اهداف اساسی دولت</w:t>
      </w:r>
      <w:ins w:id="8751" w:author="Mehrnazi Boojari" w:date="2019-01-12T06:47:00Z">
        <w:r w:rsidR="00EA0CD8">
          <w:rPr>
            <w:rFonts w:ascii="B Lotus" w:eastAsia="Calibri" w:hAnsi="B Lotus" w:cs="B Nazanin" w:hint="cs"/>
            <w:sz w:val="24"/>
            <w:szCs w:val="24"/>
            <w:rtl/>
            <w:lang w:bidi="fa-IR"/>
          </w:rPr>
          <w:t>‌</w:t>
        </w:r>
      </w:ins>
      <w:del w:id="8752" w:author="Mehrnazi Boojari" w:date="2019-01-12T06:47:00Z">
        <w:r w:rsidRPr="00BE3954" w:rsidDel="00EA0CD8">
          <w:rPr>
            <w:rFonts w:ascii="B Lotus" w:eastAsia="Calibri" w:hAnsi="B Lotus" w:cs="B Lotus" w:hint="cs"/>
            <w:sz w:val="24"/>
            <w:szCs w:val="24"/>
            <w:rtl/>
            <w:lang w:bidi="fa-IR"/>
          </w:rPr>
          <w:delText xml:space="preserve"> </w:delText>
        </w:r>
      </w:del>
      <w:r w:rsidRPr="00BE3954">
        <w:rPr>
          <w:rFonts w:ascii="B Lotus" w:eastAsia="Calibri" w:hAnsi="B Lotus" w:cs="B Lotus" w:hint="cs"/>
          <w:sz w:val="24"/>
          <w:szCs w:val="24"/>
          <w:rtl/>
          <w:lang w:bidi="fa-IR"/>
        </w:rPr>
        <w:t>هاست</w:t>
      </w:r>
      <w:del w:id="8753" w:author="Mehrnazi Boojari" w:date="2019-01-12T06:47:00Z">
        <w:r w:rsidRPr="00BE3954" w:rsidDel="00EA0CD8">
          <w:rPr>
            <w:rFonts w:ascii="B Lotus" w:eastAsia="Calibri" w:hAnsi="B Lotus" w:cs="B Lotus" w:hint="cs"/>
            <w:sz w:val="24"/>
            <w:szCs w:val="24"/>
            <w:rtl/>
            <w:lang w:bidi="fa-IR"/>
          </w:rPr>
          <w:delText xml:space="preserve">. </w:delText>
        </w:r>
      </w:del>
      <w:ins w:id="8754" w:author="Mehrnazi Boojari" w:date="2019-01-12T06:47:00Z">
        <w:r w:rsidR="00EA0CD8">
          <w:rPr>
            <w:rFonts w:ascii="B Lotus" w:eastAsia="Calibri" w:hAnsi="B Lotus" w:cs="B Lotus" w:hint="cs"/>
            <w:sz w:val="24"/>
            <w:szCs w:val="24"/>
            <w:rtl/>
            <w:lang w:bidi="fa-IR"/>
          </w:rPr>
          <w:t>؛</w:t>
        </w:r>
        <w:r w:rsidR="00EA0CD8" w:rsidRPr="00BE3954">
          <w:rPr>
            <w:rFonts w:ascii="B Lotus" w:eastAsia="Calibri" w:hAnsi="B Lotus" w:cs="B Lotus" w:hint="cs"/>
            <w:sz w:val="24"/>
            <w:szCs w:val="24"/>
            <w:rtl/>
            <w:lang w:bidi="fa-IR"/>
          </w:rPr>
          <w:t xml:space="preserve"> </w:t>
        </w:r>
      </w:ins>
      <w:r w:rsidRPr="00BE3954">
        <w:rPr>
          <w:rFonts w:ascii="B Lotus" w:eastAsia="Calibri" w:hAnsi="B Lotus" w:cs="B Lotus" w:hint="cs"/>
          <w:sz w:val="24"/>
          <w:szCs w:val="24"/>
          <w:rtl/>
          <w:lang w:bidi="fa-IR"/>
        </w:rPr>
        <w:t>زیرا در</w:t>
      </w:r>
      <w:ins w:id="8755" w:author="Mehrnazi Boojari" w:date="2019-01-12T06:49:00Z">
        <w:r w:rsidR="00EA0CD8">
          <w:rPr>
            <w:rFonts w:ascii="B Lotus" w:eastAsia="Calibri" w:hAnsi="B Lotus" w:cs="Times New Roman" w:hint="eastAsia"/>
            <w:sz w:val="24"/>
            <w:szCs w:val="24"/>
            <w:rtl/>
            <w:lang w:bidi="fa-IR"/>
          </w:rPr>
          <w:t> </w:t>
        </w:r>
      </w:ins>
      <w:del w:id="8756" w:author="Mehrnazi Boojari" w:date="2019-01-12T06:49:00Z">
        <w:r w:rsidRPr="00BE3954" w:rsidDel="00EA0CD8">
          <w:rPr>
            <w:rFonts w:ascii="B Lotus" w:eastAsia="Calibri" w:hAnsi="B Lotus" w:cs="B Lotus" w:hint="cs"/>
            <w:sz w:val="24"/>
            <w:szCs w:val="24"/>
            <w:rtl/>
            <w:lang w:bidi="fa-IR"/>
          </w:rPr>
          <w:delText xml:space="preserve"> </w:delText>
        </w:r>
      </w:del>
      <w:r w:rsidRPr="00BE3954">
        <w:rPr>
          <w:rFonts w:ascii="B Lotus" w:eastAsia="Calibri" w:hAnsi="B Lotus" w:cs="B Lotus" w:hint="cs"/>
          <w:sz w:val="24"/>
          <w:szCs w:val="24"/>
          <w:rtl/>
          <w:lang w:bidi="fa-IR"/>
        </w:rPr>
        <w:t>صورت بالا</w:t>
      </w:r>
      <w:del w:id="8757" w:author="Mehrnazi Boojari" w:date="2019-01-07T10:45:00Z">
        <w:r w:rsidRPr="00BE3954" w:rsidDel="006A1F1D">
          <w:rPr>
            <w:rFonts w:ascii="B Lotus" w:eastAsia="Calibri" w:hAnsi="B Lotus" w:cs="B Lotus" w:hint="cs"/>
            <w:sz w:val="24"/>
            <w:szCs w:val="24"/>
            <w:rtl/>
            <w:lang w:bidi="fa-IR"/>
          </w:rPr>
          <w:delText xml:space="preserve"> بودن </w:delText>
        </w:r>
      </w:del>
      <w:ins w:id="8758" w:author="Mehrnazi Boojari" w:date="2019-01-07T10:45:00Z">
        <w:r w:rsidR="006A1F1D">
          <w:rPr>
            <w:rFonts w:ascii="B Lotus" w:eastAsia="Calibri" w:hAnsi="B Lotus" w:cs="B Lotus" w:hint="cs"/>
            <w:sz w:val="24"/>
            <w:szCs w:val="24"/>
            <w:rtl/>
            <w:lang w:bidi="fa-IR"/>
          </w:rPr>
          <w:t xml:space="preserve">‌بودن </w:t>
        </w:r>
      </w:ins>
      <w:r w:rsidRPr="00BE3954">
        <w:rPr>
          <w:rFonts w:ascii="B Lotus" w:eastAsia="Calibri" w:hAnsi="B Lotus" w:cs="B Lotus" w:hint="cs"/>
          <w:sz w:val="24"/>
          <w:szCs w:val="24"/>
          <w:rtl/>
          <w:lang w:bidi="fa-IR"/>
        </w:rPr>
        <w:t>هزینه مسکن، خانوارها ناگزیر از هزینه</w:t>
      </w:r>
      <w:del w:id="8759" w:author="Mehrnazi Boojari" w:date="2019-01-07T09:46:00Z">
        <w:r w:rsidRPr="00BE3954" w:rsidDel="006F7CCF">
          <w:rPr>
            <w:rFonts w:ascii="B Lotus" w:eastAsia="Calibri" w:hAnsi="B Lotus" w:cs="B Lotus" w:hint="cs"/>
            <w:sz w:val="24"/>
            <w:szCs w:val="24"/>
            <w:rtl/>
            <w:lang w:bidi="fa-IR"/>
          </w:rPr>
          <w:delText xml:space="preserve"> های </w:delText>
        </w:r>
      </w:del>
      <w:ins w:id="8760" w:author="Mehrnazi Boojari" w:date="2019-01-07T09:46:00Z">
        <w:r w:rsidR="006F7CCF">
          <w:rPr>
            <w:rFonts w:ascii="B Lotus" w:eastAsia="Calibri" w:hAnsi="B Lotus" w:cs="B Lotus" w:hint="cs"/>
            <w:sz w:val="24"/>
            <w:szCs w:val="24"/>
            <w:rtl/>
            <w:lang w:bidi="fa-IR"/>
          </w:rPr>
          <w:t xml:space="preserve">‌های </w:t>
        </w:r>
      </w:ins>
      <w:r w:rsidRPr="00BE3954">
        <w:rPr>
          <w:rFonts w:ascii="B Lotus" w:eastAsia="Calibri" w:hAnsi="B Lotus" w:cs="B Lotus" w:hint="cs"/>
          <w:sz w:val="24"/>
          <w:szCs w:val="24"/>
          <w:rtl/>
          <w:lang w:bidi="fa-IR"/>
        </w:rPr>
        <w:t>ضروری دیگر خود مانند خوراک</w:t>
      </w:r>
      <w:del w:id="8761" w:author="Mehrnazi Boojari" w:date="2019-01-07T09:47:00Z">
        <w:r w:rsidRPr="00BE3954" w:rsidDel="006F7CCF">
          <w:rPr>
            <w:rFonts w:ascii="B Lotus" w:eastAsia="Calibri" w:hAnsi="B Lotus" w:cs="B Lotus" w:hint="cs"/>
            <w:sz w:val="24"/>
            <w:szCs w:val="24"/>
            <w:rtl/>
            <w:lang w:bidi="fa-IR"/>
          </w:rPr>
          <w:delText xml:space="preserve"> ،</w:delText>
        </w:r>
      </w:del>
      <w:ins w:id="8762" w:author="Mehrnazi Boojari" w:date="2019-01-07T09:47:00Z">
        <w:r w:rsidR="006F7CCF">
          <w:rPr>
            <w:rFonts w:ascii="B Lotus" w:eastAsia="Calibri" w:hAnsi="B Lotus" w:cs="B Lotus" w:hint="cs"/>
            <w:sz w:val="24"/>
            <w:szCs w:val="24"/>
            <w:rtl/>
            <w:lang w:bidi="fa-IR"/>
          </w:rPr>
          <w:t>،</w:t>
        </w:r>
      </w:ins>
      <w:r w:rsidRPr="00BE3954">
        <w:rPr>
          <w:rFonts w:ascii="B Lotus" w:eastAsia="Calibri" w:hAnsi="B Lotus" w:cs="B Lotus" w:hint="cs"/>
          <w:sz w:val="24"/>
          <w:szCs w:val="24"/>
          <w:rtl/>
          <w:lang w:bidi="fa-IR"/>
        </w:rPr>
        <w:t xml:space="preserve"> پوشاک</w:t>
      </w:r>
      <w:del w:id="8763" w:author="Mehrnazi Boojari" w:date="2019-01-07T09:47:00Z">
        <w:r w:rsidRPr="00BE3954" w:rsidDel="006F7CCF">
          <w:rPr>
            <w:rFonts w:ascii="B Lotus" w:eastAsia="Calibri" w:hAnsi="B Lotus" w:cs="B Lotus" w:hint="cs"/>
            <w:sz w:val="24"/>
            <w:szCs w:val="24"/>
            <w:rtl/>
            <w:lang w:bidi="fa-IR"/>
          </w:rPr>
          <w:delText xml:space="preserve"> ،</w:delText>
        </w:r>
      </w:del>
      <w:ins w:id="8764" w:author="Mehrnazi Boojari" w:date="2019-01-07T09:47:00Z">
        <w:r w:rsidR="006F7CCF">
          <w:rPr>
            <w:rFonts w:ascii="B Lotus" w:eastAsia="Calibri" w:hAnsi="B Lotus" w:cs="B Lotus" w:hint="cs"/>
            <w:sz w:val="24"/>
            <w:szCs w:val="24"/>
            <w:rtl/>
            <w:lang w:bidi="fa-IR"/>
          </w:rPr>
          <w:t>،</w:t>
        </w:r>
      </w:ins>
      <w:r w:rsidRPr="00BE3954">
        <w:rPr>
          <w:rFonts w:ascii="B Lotus" w:eastAsia="Calibri" w:hAnsi="B Lotus" w:cs="B Lotus" w:hint="cs"/>
          <w:sz w:val="24"/>
          <w:szCs w:val="24"/>
          <w:rtl/>
          <w:lang w:bidi="fa-IR"/>
        </w:rPr>
        <w:t xml:space="preserve"> بهداشت و آموزش </w:t>
      </w:r>
      <w:del w:id="8765" w:author="Mehrnazi Boojari" w:date="2019-01-12T06:50:00Z">
        <w:r w:rsidRPr="00BE3954" w:rsidDel="00EA0CD8">
          <w:rPr>
            <w:rFonts w:ascii="B Lotus" w:eastAsia="Calibri" w:hAnsi="B Lotus" w:cs="B Lotus" w:hint="cs"/>
            <w:sz w:val="24"/>
            <w:szCs w:val="24"/>
            <w:rtl/>
            <w:lang w:bidi="fa-IR"/>
          </w:rPr>
          <w:delText>خواهند کاست</w:delText>
        </w:r>
      </w:del>
      <w:ins w:id="8766" w:author="Mehrnazi Boojari" w:date="2019-01-12T06:50:00Z">
        <w:r w:rsidR="00EA0CD8">
          <w:rPr>
            <w:rFonts w:ascii="B Lotus" w:eastAsia="Calibri" w:hAnsi="B Lotus" w:cs="B Lotus" w:hint="cs"/>
            <w:sz w:val="24"/>
            <w:szCs w:val="24"/>
            <w:rtl/>
            <w:lang w:bidi="fa-IR"/>
          </w:rPr>
          <w:t>می</w:t>
        </w:r>
        <w:r w:rsidR="00EA0CD8">
          <w:rPr>
            <w:rFonts w:ascii="B Lotus" w:eastAsia="Calibri" w:hAnsi="B Lotus" w:cs="B Nazanin" w:hint="cs"/>
            <w:sz w:val="24"/>
            <w:szCs w:val="24"/>
            <w:rtl/>
            <w:lang w:bidi="fa-IR"/>
          </w:rPr>
          <w:t>‌</w:t>
        </w:r>
        <w:r w:rsidR="00EA0CD8">
          <w:rPr>
            <w:rFonts w:ascii="B Lotus" w:eastAsia="Calibri" w:hAnsi="B Lotus" w:cs="B Lotus" w:hint="cs"/>
            <w:sz w:val="24"/>
            <w:szCs w:val="24"/>
            <w:rtl/>
            <w:lang w:bidi="fa-IR"/>
          </w:rPr>
          <w:t>کاهند</w:t>
        </w:r>
      </w:ins>
      <w:r w:rsidRPr="00BE3954">
        <w:rPr>
          <w:rFonts w:ascii="B Lotus" w:eastAsia="Calibri" w:hAnsi="B Lotus" w:cs="B Lotus" w:hint="cs"/>
          <w:sz w:val="24"/>
          <w:szCs w:val="24"/>
          <w:rtl/>
          <w:lang w:bidi="fa-IR"/>
        </w:rPr>
        <w:t xml:space="preserve"> و کاهش این هزینه</w:t>
      </w:r>
      <w:del w:id="8767" w:author="Mehrnazi Boojari" w:date="2019-01-07T09:45:00Z">
        <w:r w:rsidRPr="00BE3954" w:rsidDel="006F7CCF">
          <w:rPr>
            <w:rFonts w:ascii="B Lotus" w:eastAsia="Calibri" w:hAnsi="B Lotus" w:cs="B Lotus" w:hint="cs"/>
            <w:sz w:val="24"/>
            <w:szCs w:val="24"/>
            <w:rtl/>
            <w:lang w:bidi="fa-IR"/>
          </w:rPr>
          <w:delText xml:space="preserve"> ها </w:delText>
        </w:r>
      </w:del>
      <w:ins w:id="8768" w:author="Mehrnazi Boojari" w:date="2019-01-07T09:45:00Z">
        <w:r w:rsidR="006F7CCF">
          <w:rPr>
            <w:rFonts w:ascii="B Lotus" w:eastAsia="Calibri" w:hAnsi="B Lotus" w:cs="B Lotus" w:hint="cs"/>
            <w:sz w:val="24"/>
            <w:szCs w:val="24"/>
            <w:rtl/>
            <w:lang w:bidi="fa-IR"/>
          </w:rPr>
          <w:t xml:space="preserve">‌ها </w:t>
        </w:r>
      </w:ins>
      <w:del w:id="8769" w:author="Mehrnazi Boojari" w:date="2019-01-08T01:33:00Z">
        <w:r w:rsidRPr="00BE3954" w:rsidDel="007B349F">
          <w:rPr>
            <w:rFonts w:ascii="B Lotus" w:eastAsia="Calibri" w:hAnsi="B Lotus" w:cs="B Lotus" w:hint="cs"/>
            <w:sz w:val="24"/>
            <w:szCs w:val="24"/>
            <w:rtl/>
            <w:lang w:bidi="fa-IR"/>
          </w:rPr>
          <w:delText xml:space="preserve">معمولا </w:delText>
        </w:r>
      </w:del>
      <w:ins w:id="8770" w:author="Mehrnazi Boojari" w:date="2019-01-08T01:33:00Z">
        <w:r w:rsidR="007B349F">
          <w:rPr>
            <w:rFonts w:ascii="B Lotus" w:eastAsia="Calibri" w:hAnsi="B Lotus" w:cs="B Lotus" w:hint="cs"/>
            <w:sz w:val="24"/>
            <w:szCs w:val="24"/>
            <w:rtl/>
            <w:lang w:bidi="fa-IR"/>
          </w:rPr>
          <w:t xml:space="preserve">اغلب </w:t>
        </w:r>
      </w:ins>
      <w:r w:rsidRPr="00BE3954">
        <w:rPr>
          <w:rFonts w:ascii="B Lotus" w:eastAsia="Calibri" w:hAnsi="B Lotus" w:cs="B Lotus" w:hint="cs"/>
          <w:sz w:val="24"/>
          <w:szCs w:val="24"/>
          <w:rtl/>
          <w:lang w:bidi="fa-IR"/>
        </w:rPr>
        <w:t xml:space="preserve">عواقب نامطلوبی بر سطح زندگی و سلامت جسمی و روحی افراد بر جای </w:t>
      </w:r>
      <w:del w:id="8771" w:author="Mehrnazi Boojari" w:date="2019-01-12T06:50:00Z">
        <w:r w:rsidRPr="00BE3954" w:rsidDel="00EA0CD8">
          <w:rPr>
            <w:rFonts w:ascii="B Lotus" w:eastAsia="Calibri" w:hAnsi="B Lotus" w:cs="B Lotus" w:hint="cs"/>
            <w:sz w:val="24"/>
            <w:szCs w:val="24"/>
            <w:rtl/>
            <w:lang w:bidi="fa-IR"/>
          </w:rPr>
          <w:delText>خواهد گذاشت</w:delText>
        </w:r>
      </w:del>
      <w:ins w:id="8772" w:author="Mehrnazi Boojari" w:date="2019-01-12T06:50:00Z">
        <w:r w:rsidR="00EA0CD8">
          <w:rPr>
            <w:rFonts w:ascii="B Lotus" w:eastAsia="Calibri" w:hAnsi="B Lotus" w:cs="B Lotus" w:hint="cs"/>
            <w:sz w:val="24"/>
            <w:szCs w:val="24"/>
            <w:rtl/>
            <w:lang w:bidi="fa-IR"/>
          </w:rPr>
          <w:t>می</w:t>
        </w:r>
        <w:r w:rsidR="00EA0CD8">
          <w:rPr>
            <w:rFonts w:ascii="B Lotus" w:eastAsia="Calibri" w:hAnsi="B Lotus" w:cs="B Nazanin" w:hint="cs"/>
            <w:sz w:val="24"/>
            <w:szCs w:val="24"/>
            <w:rtl/>
            <w:lang w:bidi="fa-IR"/>
          </w:rPr>
          <w:t>‌</w:t>
        </w:r>
        <w:r w:rsidR="00EA0CD8">
          <w:rPr>
            <w:rFonts w:ascii="B Lotus" w:eastAsia="Calibri" w:hAnsi="B Lotus" w:cs="B Lotus" w:hint="cs"/>
            <w:sz w:val="24"/>
            <w:szCs w:val="24"/>
            <w:rtl/>
            <w:lang w:bidi="fa-IR"/>
          </w:rPr>
          <w:t>گذارد</w:t>
        </w:r>
      </w:ins>
      <w:del w:id="8773" w:author="Mehrnazi Boojari" w:date="2019-01-07T12:18:00Z">
        <w:r w:rsidRPr="00BE3954" w:rsidDel="002F77AF">
          <w:rPr>
            <w:rFonts w:ascii="B Lotus" w:eastAsia="Calibri" w:hAnsi="B Lotus" w:cs="B Lotus" w:hint="cs"/>
            <w:sz w:val="24"/>
            <w:szCs w:val="24"/>
            <w:rtl/>
            <w:lang w:bidi="fa-IR"/>
          </w:rPr>
          <w:delText xml:space="preserve">. همچنین </w:delText>
        </w:r>
      </w:del>
      <w:ins w:id="8774" w:author="Mehrnazi Boojari" w:date="2019-01-07T12:18:00Z">
        <w:r w:rsidR="002F77AF">
          <w:rPr>
            <w:rFonts w:ascii="B Lotus" w:eastAsia="Calibri" w:hAnsi="B Lotus" w:cs="B Lotus" w:hint="cs"/>
            <w:sz w:val="24"/>
            <w:szCs w:val="24"/>
            <w:rtl/>
            <w:lang w:bidi="fa-IR"/>
          </w:rPr>
          <w:t xml:space="preserve">. همچنین، </w:t>
        </w:r>
      </w:ins>
      <w:r w:rsidRPr="00BE3954">
        <w:rPr>
          <w:rFonts w:ascii="B Lotus" w:eastAsia="Calibri" w:hAnsi="B Lotus" w:cs="B Lotus" w:hint="cs"/>
          <w:sz w:val="24"/>
          <w:szCs w:val="24"/>
          <w:rtl/>
          <w:lang w:bidi="fa-IR"/>
        </w:rPr>
        <w:t>بررسی روند تغییرات هزینه مسکن در سال</w:t>
      </w:r>
      <w:del w:id="8775" w:author="Mehrnazi Boojari" w:date="2019-01-07T09:46:00Z">
        <w:r w:rsidRPr="00BE3954" w:rsidDel="006F7CCF">
          <w:rPr>
            <w:rFonts w:ascii="B Lotus" w:eastAsia="Calibri" w:hAnsi="B Lotus" w:cs="B Lotus" w:hint="cs"/>
            <w:sz w:val="24"/>
            <w:szCs w:val="24"/>
            <w:rtl/>
            <w:lang w:bidi="fa-IR"/>
          </w:rPr>
          <w:delText xml:space="preserve"> های </w:delText>
        </w:r>
      </w:del>
      <w:ins w:id="8776" w:author="Mehrnazi Boojari" w:date="2019-01-07T09:46:00Z">
        <w:r w:rsidR="006F7CCF">
          <w:rPr>
            <w:rFonts w:ascii="B Lotus" w:eastAsia="Calibri" w:hAnsi="B Lotus" w:cs="B Lotus" w:hint="cs"/>
            <w:sz w:val="24"/>
            <w:szCs w:val="24"/>
            <w:rtl/>
            <w:lang w:bidi="fa-IR"/>
          </w:rPr>
          <w:t xml:space="preserve">‌های </w:t>
        </w:r>
      </w:ins>
      <w:r w:rsidRPr="00BE3954">
        <w:rPr>
          <w:rFonts w:ascii="B Lotus" w:eastAsia="Calibri" w:hAnsi="B Lotus" w:cs="B Lotus" w:hint="cs"/>
          <w:sz w:val="24"/>
          <w:szCs w:val="24"/>
          <w:rtl/>
          <w:lang w:bidi="fa-IR"/>
        </w:rPr>
        <w:t xml:space="preserve">مختلف </w:t>
      </w:r>
      <w:del w:id="8777" w:author="Mehrnazi Boojari" w:date="2019-01-12T06:50:00Z">
        <w:r w:rsidRPr="00BE3954" w:rsidDel="00EA0CD8">
          <w:rPr>
            <w:rFonts w:ascii="B Lotus" w:eastAsia="Calibri" w:hAnsi="B Lotus" w:cs="B Lotus" w:hint="cs"/>
            <w:sz w:val="24"/>
            <w:szCs w:val="24"/>
            <w:rtl/>
            <w:lang w:bidi="fa-IR"/>
          </w:rPr>
          <w:delText>نسبت به</w:delText>
        </w:r>
      </w:del>
      <w:ins w:id="8778" w:author="Mehrnazi Boojari" w:date="2019-01-12T06:50:00Z">
        <w:r w:rsidR="00EA0CD8">
          <w:rPr>
            <w:rFonts w:ascii="B Lotus" w:eastAsia="Calibri" w:hAnsi="B Lotus" w:cs="B Lotus" w:hint="cs"/>
            <w:sz w:val="24"/>
            <w:szCs w:val="24"/>
            <w:rtl/>
            <w:lang w:bidi="fa-IR"/>
          </w:rPr>
          <w:t>در مقایسه با</w:t>
        </w:r>
      </w:ins>
      <w:r w:rsidRPr="00BE3954">
        <w:rPr>
          <w:rFonts w:ascii="B Lotus" w:eastAsia="Calibri" w:hAnsi="B Lotus" w:cs="B Lotus" w:hint="cs"/>
          <w:sz w:val="24"/>
          <w:szCs w:val="24"/>
          <w:rtl/>
          <w:lang w:bidi="fa-IR"/>
        </w:rPr>
        <w:t xml:space="preserve"> سال اول (شاخص تغییرات) نشان</w:t>
      </w:r>
      <w:del w:id="8779" w:author="Mehrnazi Boojari" w:date="2019-01-07T09:49:00Z">
        <w:r w:rsidRPr="00BE3954" w:rsidDel="006F7CCF">
          <w:rPr>
            <w:rFonts w:ascii="B Lotus" w:eastAsia="Calibri" w:hAnsi="B Lotus" w:cs="B Lotus" w:hint="cs"/>
            <w:sz w:val="24"/>
            <w:szCs w:val="24"/>
            <w:rtl/>
            <w:lang w:bidi="fa-IR"/>
          </w:rPr>
          <w:delText xml:space="preserve"> می </w:delText>
        </w:r>
      </w:del>
      <w:ins w:id="8780" w:author="Mehrnazi Boojari" w:date="2019-01-07T09:49:00Z">
        <w:r w:rsidR="006F7CCF">
          <w:rPr>
            <w:rFonts w:ascii="B Lotus" w:eastAsia="Calibri" w:hAnsi="B Lotus" w:cs="B Lotus" w:hint="cs"/>
            <w:sz w:val="24"/>
            <w:szCs w:val="24"/>
            <w:rtl/>
            <w:lang w:bidi="fa-IR"/>
          </w:rPr>
          <w:t xml:space="preserve"> می‌</w:t>
        </w:r>
      </w:ins>
      <w:r w:rsidRPr="00BE3954">
        <w:rPr>
          <w:rFonts w:ascii="B Lotus" w:eastAsia="Calibri" w:hAnsi="B Lotus" w:cs="B Lotus" w:hint="cs"/>
          <w:sz w:val="24"/>
          <w:szCs w:val="24"/>
          <w:rtl/>
          <w:lang w:bidi="fa-IR"/>
        </w:rPr>
        <w:t>دهد رشد فزاینده هزینه مسکن در دوره 11 ساله منتهی به سال 1395 است</w:t>
      </w:r>
      <w:ins w:id="8781" w:author="Mehrnazi Boojari" w:date="2019-01-12T06:50:00Z">
        <w:r w:rsidR="00EA0CD8">
          <w:rPr>
            <w:rFonts w:ascii="B Lotus" w:eastAsia="Calibri" w:hAnsi="B Lotus" w:cs="B Lotus" w:hint="cs"/>
            <w:sz w:val="24"/>
            <w:szCs w:val="24"/>
            <w:rtl/>
            <w:lang w:bidi="fa-IR"/>
          </w:rPr>
          <w:t>؛</w:t>
        </w:r>
      </w:ins>
      <w:r w:rsidRPr="00BE3954">
        <w:rPr>
          <w:rFonts w:ascii="B Lotus" w:eastAsia="Calibri" w:hAnsi="B Lotus" w:cs="B Lotus" w:hint="cs"/>
          <w:sz w:val="24"/>
          <w:szCs w:val="24"/>
          <w:rtl/>
          <w:lang w:bidi="fa-IR"/>
        </w:rPr>
        <w:t xml:space="preserve"> به نحوی که در سال 1395 </w:t>
      </w:r>
      <w:ins w:id="8782" w:author="Mehrnazi Boojari" w:date="2019-01-12T06:51:00Z">
        <w:r w:rsidR="00EA0CD8">
          <w:rPr>
            <w:rFonts w:ascii="B Lotus" w:eastAsia="Calibri" w:hAnsi="B Lotus" w:cs="B Lotus" w:hint="cs"/>
            <w:sz w:val="24"/>
            <w:szCs w:val="24"/>
            <w:rtl/>
            <w:lang w:bidi="fa-IR"/>
          </w:rPr>
          <w:t>در</w:t>
        </w:r>
        <w:r w:rsidR="00EA0CD8">
          <w:rPr>
            <w:rFonts w:ascii="B Lotus" w:eastAsia="Calibri" w:hAnsi="B Lotus" w:cs="Times New Roman" w:hint="eastAsia"/>
            <w:sz w:val="24"/>
            <w:szCs w:val="24"/>
            <w:rtl/>
            <w:lang w:bidi="fa-IR"/>
          </w:rPr>
          <w:t> </w:t>
        </w:r>
        <w:r w:rsidR="00EA0CD8">
          <w:rPr>
            <w:rFonts w:ascii="B Lotus" w:eastAsia="Calibri" w:hAnsi="B Lotus" w:cs="B Lotus" w:hint="cs"/>
            <w:sz w:val="24"/>
            <w:szCs w:val="24"/>
            <w:rtl/>
            <w:lang w:bidi="fa-IR"/>
          </w:rPr>
          <w:t>مقایسه</w:t>
        </w:r>
        <w:r w:rsidR="00EA0CD8">
          <w:rPr>
            <w:rFonts w:ascii="B Lotus" w:eastAsia="Calibri" w:hAnsi="B Lotus" w:cs="Times New Roman" w:hint="eastAsia"/>
            <w:sz w:val="24"/>
            <w:szCs w:val="24"/>
            <w:rtl/>
            <w:lang w:bidi="fa-IR"/>
          </w:rPr>
          <w:t> </w:t>
        </w:r>
        <w:r w:rsidR="00EA0CD8">
          <w:rPr>
            <w:rFonts w:ascii="B Lotus" w:eastAsia="Calibri" w:hAnsi="B Lotus" w:cs="B Lotus" w:hint="cs"/>
            <w:sz w:val="24"/>
            <w:szCs w:val="24"/>
            <w:rtl/>
            <w:lang w:bidi="fa-IR"/>
          </w:rPr>
          <w:t>با</w:t>
        </w:r>
        <w:r w:rsidR="00EA0CD8" w:rsidRPr="00BE3954">
          <w:rPr>
            <w:rFonts w:ascii="B Lotus" w:eastAsia="Calibri" w:hAnsi="B Lotus" w:cs="B Lotus" w:hint="cs"/>
            <w:sz w:val="24"/>
            <w:szCs w:val="24"/>
            <w:rtl/>
            <w:lang w:bidi="fa-IR"/>
          </w:rPr>
          <w:t xml:space="preserve"> </w:t>
        </w:r>
      </w:ins>
      <w:del w:id="8783" w:author="Mehrnazi Boojari" w:date="2019-01-12T06:51:00Z">
        <w:r w:rsidRPr="00BE3954" w:rsidDel="00EA0CD8">
          <w:rPr>
            <w:rFonts w:ascii="B Lotus" w:eastAsia="Calibri" w:hAnsi="B Lotus" w:cs="B Lotus" w:hint="cs"/>
            <w:sz w:val="24"/>
            <w:szCs w:val="24"/>
            <w:rtl/>
            <w:lang w:bidi="fa-IR"/>
          </w:rPr>
          <w:delText xml:space="preserve">نسبت به </w:delText>
        </w:r>
      </w:del>
      <w:r w:rsidRPr="00BE3954">
        <w:rPr>
          <w:rFonts w:ascii="B Lotus" w:eastAsia="Calibri" w:hAnsi="B Lotus" w:cs="B Lotus" w:hint="cs"/>
          <w:sz w:val="24"/>
          <w:szCs w:val="24"/>
          <w:rtl/>
          <w:lang w:bidi="fa-IR"/>
        </w:rPr>
        <w:t>سال 1385 بیش از 4.5 برابر شده اس</w:t>
      </w:r>
      <w:del w:id="8784" w:author="Mehrnazi Boojari" w:date="2019-01-07T10:16:00Z">
        <w:r w:rsidRPr="00BE3954" w:rsidDel="000A654C">
          <w:rPr>
            <w:rFonts w:ascii="B Lotus" w:eastAsia="Calibri" w:hAnsi="B Lotus" w:cs="B Lotus" w:hint="cs"/>
            <w:sz w:val="24"/>
            <w:szCs w:val="24"/>
            <w:rtl/>
            <w:lang w:bidi="fa-IR"/>
          </w:rPr>
          <w:delText>ت</w:delText>
        </w:r>
        <w:r w:rsidR="00387025" w:rsidRPr="00BE3954" w:rsidDel="000A654C">
          <w:rPr>
            <w:rFonts w:ascii="B Lotus" w:eastAsia="Calibri" w:hAnsi="B Lotus" w:cs="B Lotus" w:hint="cs"/>
            <w:sz w:val="24"/>
            <w:szCs w:val="24"/>
            <w:rtl/>
            <w:lang w:bidi="fa-IR"/>
          </w:rPr>
          <w:delText>(</w:delText>
        </w:r>
      </w:del>
      <w:ins w:id="8785" w:author="Mehrnazi Boojari" w:date="2019-01-07T10:16:00Z">
        <w:r w:rsidR="000A654C">
          <w:rPr>
            <w:rFonts w:ascii="B Lotus" w:eastAsia="Calibri" w:hAnsi="B Lotus" w:cs="B Lotus" w:hint="cs"/>
            <w:sz w:val="24"/>
            <w:szCs w:val="24"/>
            <w:rtl/>
            <w:lang w:bidi="fa-IR"/>
          </w:rPr>
          <w:t>ت</w:t>
        </w:r>
      </w:ins>
      <w:ins w:id="8786" w:author="Mehrnazi Boojari" w:date="2019-01-12T06:51:00Z">
        <w:r w:rsidR="00EA0CD8">
          <w:rPr>
            <w:rFonts w:ascii="B Lotus" w:eastAsia="Calibri" w:hAnsi="B Lotus" w:cs="B Lotus" w:hint="cs"/>
            <w:sz w:val="24"/>
            <w:szCs w:val="24"/>
            <w:rtl/>
            <w:lang w:bidi="fa-IR"/>
          </w:rPr>
          <w:t>.</w:t>
        </w:r>
      </w:ins>
      <w:ins w:id="8787" w:author="Mehrnazi Boojari" w:date="2019-01-07T10:16:00Z">
        <w:r w:rsidR="000A654C">
          <w:rPr>
            <w:rFonts w:ascii="B Lotus" w:eastAsia="Calibri" w:hAnsi="B Lotus" w:cs="B Lotus" w:hint="cs"/>
            <w:sz w:val="24"/>
            <w:szCs w:val="24"/>
            <w:rtl/>
            <w:lang w:bidi="fa-IR"/>
          </w:rPr>
          <w:t xml:space="preserve"> (</w:t>
        </w:r>
      </w:ins>
      <w:r w:rsidR="00387025" w:rsidRPr="00BE3954">
        <w:rPr>
          <w:rFonts w:ascii="B Lotus" w:eastAsia="Calibri" w:hAnsi="B Lotus" w:cs="B Lotus" w:hint="cs"/>
          <w:sz w:val="24"/>
          <w:szCs w:val="24"/>
          <w:rtl/>
          <w:lang w:bidi="fa-IR"/>
        </w:rPr>
        <w:t>جدول</w:t>
      </w:r>
      <w:ins w:id="8788" w:author="Mehrnazi Boojari" w:date="2019-01-12T06:51:00Z">
        <w:r w:rsidR="00EA0CD8">
          <w:rPr>
            <w:rFonts w:ascii="B Lotus" w:eastAsia="Calibri" w:hAnsi="B Lotus" w:cs="B Lotus" w:hint="cs"/>
            <w:sz w:val="24"/>
            <w:szCs w:val="24"/>
            <w:rtl/>
            <w:lang w:bidi="fa-IR"/>
          </w:rPr>
          <w:t xml:space="preserve"> </w:t>
        </w:r>
      </w:ins>
      <w:r w:rsidR="00387025" w:rsidRPr="00BE3954">
        <w:rPr>
          <w:rFonts w:ascii="B Lotus" w:eastAsia="Calibri" w:hAnsi="B Lotus" w:cs="B Lotus" w:hint="cs"/>
          <w:sz w:val="24"/>
          <w:szCs w:val="24"/>
          <w:rtl/>
          <w:lang w:bidi="fa-IR"/>
        </w:rPr>
        <w:t>2</w:t>
      </w:r>
      <w:del w:id="8789" w:author="Mehrnazi Boojari" w:date="2019-01-12T06:51:00Z">
        <w:r w:rsidR="00387025" w:rsidRPr="00BE3954" w:rsidDel="00EA0CD8">
          <w:rPr>
            <w:rFonts w:ascii="B Lotus" w:eastAsia="Calibri" w:hAnsi="B Lotus" w:cs="B Lotus" w:hint="cs"/>
            <w:sz w:val="24"/>
            <w:szCs w:val="24"/>
            <w:rtl/>
            <w:lang w:bidi="fa-IR"/>
          </w:rPr>
          <w:delText>.</w:delText>
        </w:r>
      </w:del>
      <w:ins w:id="8790" w:author="Mehrnazi Boojari" w:date="2019-01-12T06:51:00Z">
        <w:r w:rsidR="00EA0CD8">
          <w:rPr>
            <w:rFonts w:ascii="B Lotus" w:eastAsia="Calibri" w:hAnsi="B Lotus" w:cs="B Lotus" w:hint="cs"/>
            <w:sz w:val="24"/>
            <w:szCs w:val="24"/>
            <w:rtl/>
            <w:lang w:bidi="fa-IR"/>
          </w:rPr>
          <w:t>-</w:t>
        </w:r>
      </w:ins>
      <w:r w:rsidR="00387025" w:rsidRPr="00BE3954">
        <w:rPr>
          <w:rFonts w:ascii="B Lotus" w:eastAsia="Calibri" w:hAnsi="B Lotus" w:cs="B Lotus" w:hint="cs"/>
          <w:sz w:val="24"/>
          <w:szCs w:val="24"/>
          <w:rtl/>
          <w:lang w:bidi="fa-IR"/>
        </w:rPr>
        <w:t>21).</w:t>
      </w:r>
    </w:p>
    <w:p w14:paraId="4248F8C5" w14:textId="77777777" w:rsidR="00387025" w:rsidRDefault="00387025" w:rsidP="006B684D">
      <w:pPr>
        <w:pStyle w:val="Caption"/>
        <w:keepNext/>
        <w:bidi/>
      </w:pPr>
      <w:r>
        <w:rPr>
          <w:rtl/>
        </w:rPr>
        <w:t xml:space="preserve">جدول </w:t>
      </w:r>
      <w:fldSimple w:instr=" STYLEREF 1 \s ">
        <w:r w:rsidR="002749F0">
          <w:rPr>
            <w:noProof/>
            <w:rtl/>
          </w:rPr>
          <w:t>‏2</w:t>
        </w:r>
      </w:fldSimple>
      <w:del w:id="8791" w:author="Mehrnazi Boojari" w:date="2019-01-12T06:51:00Z">
        <w:r w:rsidR="002749F0" w:rsidDel="006B684D">
          <w:rPr>
            <w:rtl/>
          </w:rPr>
          <w:delText>.</w:delText>
        </w:r>
      </w:del>
      <w:ins w:id="8792" w:author="Mehrnazi Boojari" w:date="2019-01-12T06:51:00Z">
        <w:r w:rsidR="006B684D">
          <w:rPr>
            <w:rFonts w:hint="cs"/>
            <w:rtl/>
          </w:rPr>
          <w:t>-</w:t>
        </w:r>
      </w:ins>
      <w:fldSimple w:instr=" SEQ جدول \* ARABIC \s 1 ">
        <w:r w:rsidR="002749F0">
          <w:rPr>
            <w:noProof/>
            <w:rtl/>
          </w:rPr>
          <w:t>21</w:t>
        </w:r>
      </w:fldSimple>
      <w:r>
        <w:rPr>
          <w:rFonts w:hint="cs"/>
          <w:rtl/>
          <w:lang w:bidi="fa-IR"/>
        </w:rPr>
        <w:t xml:space="preserve">: </w:t>
      </w:r>
      <w:r w:rsidRPr="009D16FC">
        <w:rPr>
          <w:rtl/>
          <w:lang w:bidi="fa-IR"/>
        </w:rPr>
        <w:t>سهم هز</w:t>
      </w:r>
      <w:r w:rsidRPr="009D16FC">
        <w:rPr>
          <w:rFonts w:hint="cs"/>
          <w:rtl/>
          <w:lang w:bidi="fa-IR"/>
        </w:rPr>
        <w:t>ی</w:t>
      </w:r>
      <w:r w:rsidRPr="009D16FC">
        <w:rPr>
          <w:rFonts w:hint="eastAsia"/>
          <w:rtl/>
          <w:lang w:bidi="fa-IR"/>
        </w:rPr>
        <w:t>نه</w:t>
      </w:r>
      <w:r w:rsidRPr="009D16FC">
        <w:rPr>
          <w:rtl/>
          <w:lang w:bidi="fa-IR"/>
        </w:rPr>
        <w:t xml:space="preserve"> مسکن در هز</w:t>
      </w:r>
      <w:r w:rsidRPr="009D16FC">
        <w:rPr>
          <w:rFonts w:hint="cs"/>
          <w:rtl/>
          <w:lang w:bidi="fa-IR"/>
        </w:rPr>
        <w:t>ی</w:t>
      </w:r>
      <w:r w:rsidRPr="009D16FC">
        <w:rPr>
          <w:rFonts w:hint="eastAsia"/>
          <w:rtl/>
          <w:lang w:bidi="fa-IR"/>
        </w:rPr>
        <w:t>نه</w:t>
      </w:r>
      <w:r w:rsidRPr="009D16FC">
        <w:rPr>
          <w:rtl/>
          <w:lang w:bidi="fa-IR"/>
        </w:rPr>
        <w:t xml:space="preserve"> خانوارها</w:t>
      </w:r>
      <w:r w:rsidRPr="009D16FC">
        <w:rPr>
          <w:rFonts w:hint="cs"/>
          <w:rtl/>
          <w:lang w:bidi="fa-IR"/>
        </w:rPr>
        <w:t>ی</w:t>
      </w:r>
      <w:r w:rsidRPr="009D16FC">
        <w:rPr>
          <w:rtl/>
          <w:lang w:bidi="fa-IR"/>
        </w:rPr>
        <w:t xml:space="preserve"> روستا</w:t>
      </w:r>
      <w:r w:rsidRPr="009D16FC">
        <w:rPr>
          <w:rFonts w:hint="cs"/>
          <w:rtl/>
          <w:lang w:bidi="fa-IR"/>
        </w:rPr>
        <w:t>یی</w:t>
      </w:r>
      <w:r w:rsidRPr="009D16FC">
        <w:rPr>
          <w:rtl/>
          <w:lang w:bidi="fa-IR"/>
        </w:rPr>
        <w:t xml:space="preserve"> (هزار ر</w:t>
      </w:r>
      <w:r w:rsidRPr="009D16FC">
        <w:rPr>
          <w:rFonts w:hint="cs"/>
          <w:rtl/>
          <w:lang w:bidi="fa-IR"/>
        </w:rPr>
        <w:t>ی</w:t>
      </w:r>
      <w:r w:rsidRPr="009D16FC">
        <w:rPr>
          <w:rFonts w:hint="eastAsia"/>
          <w:rtl/>
          <w:lang w:bidi="fa-IR"/>
        </w:rPr>
        <w:t>ال</w:t>
      </w:r>
      <w:r w:rsidRPr="009D16FC">
        <w:rPr>
          <w:rtl/>
          <w:lang w:bidi="fa-IR"/>
        </w:rPr>
        <w:t>)</w:t>
      </w:r>
    </w:p>
    <w:tbl>
      <w:tblPr>
        <w:bidiVisual/>
        <w:tblW w:w="9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9"/>
        <w:gridCol w:w="1965"/>
        <w:gridCol w:w="1362"/>
        <w:gridCol w:w="1209"/>
        <w:gridCol w:w="1418"/>
        <w:gridCol w:w="1459"/>
        <w:gridCol w:w="1362"/>
      </w:tblGrid>
      <w:tr w:rsidR="00A06196" w:rsidRPr="00387025" w14:paraId="3E81F540" w14:textId="77777777" w:rsidTr="00BE3954">
        <w:trPr>
          <w:trHeight w:val="269"/>
          <w:jc w:val="center"/>
        </w:trPr>
        <w:tc>
          <w:tcPr>
            <w:tcW w:w="759" w:type="dxa"/>
            <w:shd w:val="clear" w:color="auto" w:fill="auto"/>
            <w:noWrap/>
            <w:vAlign w:val="center"/>
            <w:hideMark/>
          </w:tcPr>
          <w:p w14:paraId="047C81D3" w14:textId="77777777" w:rsidR="00A06196" w:rsidRPr="00387025" w:rsidRDefault="00A06196" w:rsidP="00A06196">
            <w:pPr>
              <w:bidi/>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rtl/>
                <w:lang w:bidi="fa-IR"/>
              </w:rPr>
              <w:t>سال</w:t>
            </w:r>
          </w:p>
        </w:tc>
        <w:tc>
          <w:tcPr>
            <w:tcW w:w="1965" w:type="dxa"/>
            <w:shd w:val="clear" w:color="auto" w:fill="auto"/>
            <w:noWrap/>
            <w:vAlign w:val="center"/>
            <w:hideMark/>
          </w:tcPr>
          <w:p w14:paraId="378D307A" w14:textId="77777777" w:rsidR="00A06196" w:rsidRPr="00387025" w:rsidRDefault="00A06196" w:rsidP="00A06196">
            <w:pPr>
              <w:bidi/>
              <w:spacing w:after="0" w:line="240" w:lineRule="auto"/>
              <w:jc w:val="center"/>
              <w:rPr>
                <w:rFonts w:ascii="B Lotus" w:eastAsia="Times New Roman" w:hAnsi="B Lotus" w:cs="B Lotus"/>
                <w:color w:val="000000"/>
                <w:sz w:val="20"/>
                <w:szCs w:val="20"/>
                <w:rtl/>
              </w:rPr>
            </w:pPr>
            <w:r w:rsidRPr="00387025">
              <w:rPr>
                <w:rFonts w:ascii="B Lotus" w:eastAsia="Times New Roman" w:hAnsi="B Lotus" w:cs="B Lotus" w:hint="cs"/>
                <w:color w:val="000000"/>
                <w:sz w:val="20"/>
                <w:szCs w:val="20"/>
                <w:rtl/>
                <w:lang w:bidi="fa-IR"/>
              </w:rPr>
              <w:t>متوسط هزینه کل خانو</w:t>
            </w:r>
            <w:ins w:id="8793" w:author="Mehrnazi Boojari" w:date="2019-01-12T06:52:00Z">
              <w:r w:rsidR="006B684D">
                <w:rPr>
                  <w:rFonts w:ascii="B Lotus" w:eastAsia="Times New Roman" w:hAnsi="B Lotus" w:cs="B Lotus" w:hint="cs"/>
                  <w:color w:val="000000"/>
                  <w:sz w:val="20"/>
                  <w:szCs w:val="20"/>
                  <w:rtl/>
                  <w:lang w:bidi="fa-IR"/>
                </w:rPr>
                <w:t>ا</w:t>
              </w:r>
            </w:ins>
            <w:r w:rsidRPr="00387025">
              <w:rPr>
                <w:rFonts w:ascii="B Lotus" w:eastAsia="Times New Roman" w:hAnsi="B Lotus" w:cs="B Lotus" w:hint="cs"/>
                <w:color w:val="000000"/>
                <w:sz w:val="20"/>
                <w:szCs w:val="20"/>
                <w:rtl/>
                <w:lang w:bidi="fa-IR"/>
              </w:rPr>
              <w:t>ر</w:t>
            </w:r>
          </w:p>
        </w:tc>
        <w:tc>
          <w:tcPr>
            <w:tcW w:w="1362" w:type="dxa"/>
            <w:shd w:val="clear" w:color="auto" w:fill="auto"/>
            <w:noWrap/>
            <w:vAlign w:val="center"/>
            <w:hideMark/>
          </w:tcPr>
          <w:p w14:paraId="3E899455" w14:textId="77777777" w:rsidR="00A06196" w:rsidRPr="00387025" w:rsidRDefault="00A06196" w:rsidP="00A06196">
            <w:pPr>
              <w:bidi/>
              <w:spacing w:after="0" w:line="240" w:lineRule="auto"/>
              <w:jc w:val="center"/>
              <w:rPr>
                <w:rFonts w:ascii="B Lotus" w:eastAsia="Times New Roman" w:hAnsi="B Lotus" w:cs="B Lotus"/>
                <w:color w:val="000000"/>
                <w:sz w:val="20"/>
                <w:szCs w:val="20"/>
                <w:rtl/>
              </w:rPr>
            </w:pPr>
            <w:r w:rsidRPr="00387025">
              <w:rPr>
                <w:rFonts w:ascii="B Lotus" w:eastAsia="Times New Roman" w:hAnsi="B Lotus" w:cs="B Lotus" w:hint="cs"/>
                <w:color w:val="000000"/>
                <w:sz w:val="20"/>
                <w:szCs w:val="20"/>
                <w:rtl/>
                <w:lang w:bidi="fa-IR"/>
              </w:rPr>
              <w:t>متوسط هزینه غیر</w:t>
            </w:r>
            <w:del w:id="8794" w:author="Mehrnazi Boojari" w:date="2019-01-12T06:51:00Z">
              <w:r w:rsidRPr="00387025" w:rsidDel="006B684D">
                <w:rPr>
                  <w:rFonts w:ascii="B Lotus" w:eastAsia="Times New Roman" w:hAnsi="B Lotus" w:cs="B Lotus" w:hint="cs"/>
                  <w:color w:val="000000"/>
                  <w:sz w:val="20"/>
                  <w:szCs w:val="20"/>
                  <w:rtl/>
                  <w:lang w:bidi="fa-IR"/>
                </w:rPr>
                <w:delText xml:space="preserve"> </w:delText>
              </w:r>
            </w:del>
            <w:r w:rsidRPr="00387025">
              <w:rPr>
                <w:rFonts w:ascii="B Lotus" w:eastAsia="Times New Roman" w:hAnsi="B Lotus" w:cs="B Lotus" w:hint="cs"/>
                <w:color w:val="000000"/>
                <w:sz w:val="20"/>
                <w:szCs w:val="20"/>
                <w:rtl/>
                <w:lang w:bidi="fa-IR"/>
              </w:rPr>
              <w:t>خوراکی</w:t>
            </w:r>
          </w:p>
        </w:tc>
        <w:tc>
          <w:tcPr>
            <w:tcW w:w="1209" w:type="dxa"/>
            <w:shd w:val="clear" w:color="auto" w:fill="auto"/>
            <w:noWrap/>
            <w:vAlign w:val="center"/>
            <w:hideMark/>
          </w:tcPr>
          <w:p w14:paraId="3F0C5CD1" w14:textId="77777777" w:rsidR="00A06196" w:rsidRPr="00387025" w:rsidRDefault="00A06196" w:rsidP="00A06196">
            <w:pPr>
              <w:bidi/>
              <w:spacing w:after="0" w:line="240" w:lineRule="auto"/>
              <w:jc w:val="center"/>
              <w:rPr>
                <w:rFonts w:ascii="B Lotus" w:eastAsia="Times New Roman" w:hAnsi="B Lotus" w:cs="B Lotus"/>
                <w:color w:val="000000"/>
                <w:sz w:val="20"/>
                <w:szCs w:val="20"/>
                <w:rtl/>
              </w:rPr>
            </w:pPr>
            <w:r w:rsidRPr="00387025">
              <w:rPr>
                <w:rFonts w:ascii="B Lotus" w:eastAsia="Times New Roman" w:hAnsi="B Lotus" w:cs="B Lotus" w:hint="cs"/>
                <w:color w:val="000000"/>
                <w:sz w:val="20"/>
                <w:szCs w:val="20"/>
                <w:rtl/>
                <w:lang w:bidi="fa-IR"/>
              </w:rPr>
              <w:t>متوسط هزینه مسکن</w:t>
            </w:r>
          </w:p>
        </w:tc>
        <w:tc>
          <w:tcPr>
            <w:tcW w:w="1418" w:type="dxa"/>
            <w:shd w:val="clear" w:color="auto" w:fill="auto"/>
            <w:noWrap/>
            <w:vAlign w:val="center"/>
            <w:hideMark/>
          </w:tcPr>
          <w:p w14:paraId="585192E5" w14:textId="77777777" w:rsidR="00A06196" w:rsidRPr="00387025" w:rsidRDefault="00A06196" w:rsidP="00A06196">
            <w:pPr>
              <w:bidi/>
              <w:spacing w:after="0" w:line="240" w:lineRule="auto"/>
              <w:jc w:val="center"/>
              <w:rPr>
                <w:rFonts w:ascii="B Lotus" w:eastAsia="Times New Roman" w:hAnsi="B Lotus" w:cs="B Lotus"/>
                <w:color w:val="000000"/>
                <w:sz w:val="20"/>
                <w:szCs w:val="20"/>
                <w:rtl/>
              </w:rPr>
            </w:pPr>
            <w:r w:rsidRPr="00387025">
              <w:rPr>
                <w:rFonts w:ascii="B Lotus" w:eastAsia="Times New Roman" w:hAnsi="B Lotus" w:cs="B Lotus" w:hint="cs"/>
                <w:color w:val="000000"/>
                <w:sz w:val="20"/>
                <w:szCs w:val="20"/>
                <w:rtl/>
                <w:lang w:bidi="fa-IR"/>
              </w:rPr>
              <w:t>هزینه مسکن به هزینه کل</w:t>
            </w:r>
          </w:p>
        </w:tc>
        <w:tc>
          <w:tcPr>
            <w:tcW w:w="1459" w:type="dxa"/>
            <w:shd w:val="clear" w:color="auto" w:fill="auto"/>
            <w:noWrap/>
            <w:vAlign w:val="center"/>
            <w:hideMark/>
          </w:tcPr>
          <w:p w14:paraId="4C7D3448" w14:textId="77777777" w:rsidR="00A06196" w:rsidRPr="00387025" w:rsidRDefault="00A06196" w:rsidP="00A06196">
            <w:pPr>
              <w:bidi/>
              <w:spacing w:after="0" w:line="240" w:lineRule="auto"/>
              <w:jc w:val="center"/>
              <w:rPr>
                <w:rFonts w:ascii="B Lotus" w:eastAsia="Times New Roman" w:hAnsi="B Lotus" w:cs="B Lotus"/>
                <w:color w:val="000000"/>
                <w:sz w:val="20"/>
                <w:szCs w:val="20"/>
                <w:rtl/>
              </w:rPr>
            </w:pPr>
            <w:r w:rsidRPr="00387025">
              <w:rPr>
                <w:rFonts w:ascii="B Lotus" w:eastAsia="Times New Roman" w:hAnsi="B Lotus" w:cs="B Lotus" w:hint="cs"/>
                <w:color w:val="000000"/>
                <w:sz w:val="20"/>
                <w:szCs w:val="20"/>
                <w:rtl/>
                <w:lang w:bidi="fa-IR"/>
              </w:rPr>
              <w:t>هزینه مسکن به هزینه غیرخوراکی</w:t>
            </w:r>
          </w:p>
        </w:tc>
        <w:tc>
          <w:tcPr>
            <w:tcW w:w="1362" w:type="dxa"/>
            <w:shd w:val="clear" w:color="auto" w:fill="auto"/>
            <w:noWrap/>
            <w:vAlign w:val="center"/>
            <w:hideMark/>
          </w:tcPr>
          <w:p w14:paraId="7A4B86DE" w14:textId="77777777" w:rsidR="00A06196" w:rsidRPr="00387025" w:rsidRDefault="00A06196" w:rsidP="00A06196">
            <w:pPr>
              <w:bidi/>
              <w:spacing w:after="0" w:line="240" w:lineRule="auto"/>
              <w:jc w:val="center"/>
              <w:rPr>
                <w:rFonts w:ascii="B Lotus" w:eastAsia="Times New Roman" w:hAnsi="B Lotus" w:cs="B Lotus"/>
                <w:color w:val="000000"/>
                <w:sz w:val="20"/>
                <w:szCs w:val="20"/>
                <w:rtl/>
              </w:rPr>
            </w:pPr>
            <w:r w:rsidRPr="00387025">
              <w:rPr>
                <w:rFonts w:ascii="B Lotus" w:eastAsia="Times New Roman" w:hAnsi="B Lotus" w:cs="B Lotus" w:hint="cs"/>
                <w:color w:val="000000"/>
                <w:sz w:val="20"/>
                <w:szCs w:val="20"/>
                <w:rtl/>
                <w:lang w:bidi="fa-IR"/>
              </w:rPr>
              <w:t>شاخص تغییرات هزینه مسکن</w:t>
            </w:r>
          </w:p>
        </w:tc>
      </w:tr>
      <w:tr w:rsidR="00A06196" w:rsidRPr="00387025" w14:paraId="0EDC122B" w14:textId="77777777" w:rsidTr="00BE3954">
        <w:trPr>
          <w:trHeight w:val="269"/>
          <w:jc w:val="center"/>
        </w:trPr>
        <w:tc>
          <w:tcPr>
            <w:tcW w:w="759" w:type="dxa"/>
            <w:shd w:val="clear" w:color="auto" w:fill="auto"/>
            <w:noWrap/>
            <w:vAlign w:val="center"/>
            <w:hideMark/>
          </w:tcPr>
          <w:p w14:paraId="1AAA62CE" w14:textId="77777777" w:rsidR="00A06196" w:rsidRPr="00387025" w:rsidRDefault="00A06196" w:rsidP="00A06196">
            <w:pPr>
              <w:spacing w:after="0" w:line="240" w:lineRule="auto"/>
              <w:jc w:val="center"/>
              <w:rPr>
                <w:rFonts w:ascii="B Lotus" w:eastAsia="Times New Roman" w:hAnsi="B Lotus" w:cs="B Lotus"/>
                <w:color w:val="000000"/>
                <w:sz w:val="20"/>
                <w:szCs w:val="20"/>
                <w:rtl/>
              </w:rPr>
            </w:pPr>
            <w:r w:rsidRPr="00387025">
              <w:rPr>
                <w:rFonts w:ascii="B Lotus" w:eastAsia="Times New Roman" w:hAnsi="B Lotus" w:cs="B Lotus"/>
                <w:color w:val="000000"/>
                <w:sz w:val="20"/>
                <w:szCs w:val="20"/>
              </w:rPr>
              <w:t>1385</w:t>
            </w:r>
          </w:p>
        </w:tc>
        <w:tc>
          <w:tcPr>
            <w:tcW w:w="1965" w:type="dxa"/>
            <w:shd w:val="clear" w:color="auto" w:fill="auto"/>
            <w:noWrap/>
            <w:vAlign w:val="center"/>
            <w:hideMark/>
          </w:tcPr>
          <w:p w14:paraId="159D486A"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41570</w:t>
            </w:r>
          </w:p>
        </w:tc>
        <w:tc>
          <w:tcPr>
            <w:tcW w:w="1362" w:type="dxa"/>
            <w:shd w:val="clear" w:color="auto" w:fill="auto"/>
            <w:noWrap/>
            <w:vAlign w:val="center"/>
            <w:hideMark/>
          </w:tcPr>
          <w:p w14:paraId="4DEFBA3D"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26057</w:t>
            </w:r>
          </w:p>
        </w:tc>
        <w:tc>
          <w:tcPr>
            <w:tcW w:w="1209" w:type="dxa"/>
            <w:shd w:val="clear" w:color="auto" w:fill="auto"/>
            <w:noWrap/>
            <w:vAlign w:val="center"/>
            <w:hideMark/>
          </w:tcPr>
          <w:p w14:paraId="00C884B0"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6290</w:t>
            </w:r>
          </w:p>
        </w:tc>
        <w:tc>
          <w:tcPr>
            <w:tcW w:w="1418" w:type="dxa"/>
            <w:shd w:val="clear" w:color="auto" w:fill="auto"/>
            <w:noWrap/>
            <w:vAlign w:val="center"/>
            <w:hideMark/>
          </w:tcPr>
          <w:p w14:paraId="27971534"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15.13</w:t>
            </w:r>
          </w:p>
        </w:tc>
        <w:tc>
          <w:tcPr>
            <w:tcW w:w="1459" w:type="dxa"/>
            <w:shd w:val="clear" w:color="auto" w:fill="auto"/>
            <w:noWrap/>
            <w:vAlign w:val="center"/>
            <w:hideMark/>
          </w:tcPr>
          <w:p w14:paraId="6A152762"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24.14</w:t>
            </w:r>
          </w:p>
        </w:tc>
        <w:tc>
          <w:tcPr>
            <w:tcW w:w="1362" w:type="dxa"/>
            <w:shd w:val="clear" w:color="auto" w:fill="auto"/>
            <w:noWrap/>
            <w:vAlign w:val="center"/>
            <w:hideMark/>
          </w:tcPr>
          <w:p w14:paraId="4894C87C"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100.00</w:t>
            </w:r>
          </w:p>
        </w:tc>
      </w:tr>
      <w:tr w:rsidR="00A06196" w:rsidRPr="00387025" w14:paraId="6CD323FF" w14:textId="77777777" w:rsidTr="00BE3954">
        <w:trPr>
          <w:trHeight w:val="269"/>
          <w:jc w:val="center"/>
        </w:trPr>
        <w:tc>
          <w:tcPr>
            <w:tcW w:w="759" w:type="dxa"/>
            <w:shd w:val="clear" w:color="auto" w:fill="auto"/>
            <w:noWrap/>
            <w:vAlign w:val="center"/>
            <w:hideMark/>
          </w:tcPr>
          <w:p w14:paraId="2BB1BC49"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1386</w:t>
            </w:r>
          </w:p>
        </w:tc>
        <w:tc>
          <w:tcPr>
            <w:tcW w:w="1965" w:type="dxa"/>
            <w:shd w:val="clear" w:color="auto" w:fill="auto"/>
            <w:noWrap/>
            <w:vAlign w:val="center"/>
            <w:hideMark/>
          </w:tcPr>
          <w:p w14:paraId="5C910CFE"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48846</w:t>
            </w:r>
          </w:p>
        </w:tc>
        <w:tc>
          <w:tcPr>
            <w:tcW w:w="1362" w:type="dxa"/>
            <w:shd w:val="clear" w:color="auto" w:fill="auto"/>
            <w:noWrap/>
            <w:vAlign w:val="center"/>
            <w:hideMark/>
          </w:tcPr>
          <w:p w14:paraId="43AC4942"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30463</w:t>
            </w:r>
          </w:p>
        </w:tc>
        <w:tc>
          <w:tcPr>
            <w:tcW w:w="1209" w:type="dxa"/>
            <w:shd w:val="clear" w:color="auto" w:fill="auto"/>
            <w:noWrap/>
            <w:vAlign w:val="center"/>
            <w:hideMark/>
          </w:tcPr>
          <w:p w14:paraId="438352C7"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7611</w:t>
            </w:r>
          </w:p>
        </w:tc>
        <w:tc>
          <w:tcPr>
            <w:tcW w:w="1418" w:type="dxa"/>
            <w:shd w:val="clear" w:color="auto" w:fill="auto"/>
            <w:noWrap/>
            <w:vAlign w:val="center"/>
            <w:hideMark/>
          </w:tcPr>
          <w:p w14:paraId="200B620E"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15.58</w:t>
            </w:r>
          </w:p>
        </w:tc>
        <w:tc>
          <w:tcPr>
            <w:tcW w:w="1459" w:type="dxa"/>
            <w:shd w:val="clear" w:color="auto" w:fill="auto"/>
            <w:noWrap/>
            <w:vAlign w:val="center"/>
            <w:hideMark/>
          </w:tcPr>
          <w:p w14:paraId="6FBD6AAE"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24.98</w:t>
            </w:r>
          </w:p>
        </w:tc>
        <w:tc>
          <w:tcPr>
            <w:tcW w:w="1362" w:type="dxa"/>
            <w:shd w:val="clear" w:color="auto" w:fill="auto"/>
            <w:noWrap/>
            <w:vAlign w:val="center"/>
            <w:hideMark/>
          </w:tcPr>
          <w:p w14:paraId="50B28CDF"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121.00</w:t>
            </w:r>
          </w:p>
        </w:tc>
      </w:tr>
      <w:tr w:rsidR="00A06196" w:rsidRPr="00387025" w14:paraId="107C8232" w14:textId="77777777" w:rsidTr="00BE3954">
        <w:trPr>
          <w:trHeight w:val="269"/>
          <w:jc w:val="center"/>
        </w:trPr>
        <w:tc>
          <w:tcPr>
            <w:tcW w:w="759" w:type="dxa"/>
            <w:shd w:val="clear" w:color="auto" w:fill="auto"/>
            <w:noWrap/>
            <w:vAlign w:val="center"/>
            <w:hideMark/>
          </w:tcPr>
          <w:p w14:paraId="7B18D76F"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1387</w:t>
            </w:r>
          </w:p>
        </w:tc>
        <w:tc>
          <w:tcPr>
            <w:tcW w:w="1965" w:type="dxa"/>
            <w:shd w:val="clear" w:color="auto" w:fill="auto"/>
            <w:noWrap/>
            <w:vAlign w:val="center"/>
            <w:hideMark/>
          </w:tcPr>
          <w:p w14:paraId="030DA973"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53995</w:t>
            </w:r>
          </w:p>
        </w:tc>
        <w:tc>
          <w:tcPr>
            <w:tcW w:w="1362" w:type="dxa"/>
            <w:shd w:val="clear" w:color="auto" w:fill="auto"/>
            <w:noWrap/>
            <w:vAlign w:val="center"/>
            <w:hideMark/>
          </w:tcPr>
          <w:p w14:paraId="3E2A5873"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33141</w:t>
            </w:r>
          </w:p>
        </w:tc>
        <w:tc>
          <w:tcPr>
            <w:tcW w:w="1209" w:type="dxa"/>
            <w:shd w:val="clear" w:color="auto" w:fill="auto"/>
            <w:noWrap/>
            <w:vAlign w:val="center"/>
            <w:hideMark/>
          </w:tcPr>
          <w:p w14:paraId="79900C0B"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8954</w:t>
            </w:r>
          </w:p>
        </w:tc>
        <w:tc>
          <w:tcPr>
            <w:tcW w:w="1418" w:type="dxa"/>
            <w:shd w:val="clear" w:color="auto" w:fill="auto"/>
            <w:noWrap/>
            <w:vAlign w:val="center"/>
            <w:hideMark/>
          </w:tcPr>
          <w:p w14:paraId="262AF1CA"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16.58</w:t>
            </w:r>
          </w:p>
        </w:tc>
        <w:tc>
          <w:tcPr>
            <w:tcW w:w="1459" w:type="dxa"/>
            <w:shd w:val="clear" w:color="auto" w:fill="auto"/>
            <w:noWrap/>
            <w:vAlign w:val="center"/>
            <w:hideMark/>
          </w:tcPr>
          <w:p w14:paraId="588AAC85"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27.02</w:t>
            </w:r>
          </w:p>
        </w:tc>
        <w:tc>
          <w:tcPr>
            <w:tcW w:w="1362" w:type="dxa"/>
            <w:shd w:val="clear" w:color="auto" w:fill="auto"/>
            <w:noWrap/>
            <w:vAlign w:val="center"/>
            <w:hideMark/>
          </w:tcPr>
          <w:p w14:paraId="5B0957DC"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142.35</w:t>
            </w:r>
          </w:p>
        </w:tc>
      </w:tr>
      <w:tr w:rsidR="00A06196" w:rsidRPr="00387025" w14:paraId="6CA36D3D" w14:textId="77777777" w:rsidTr="00BE3954">
        <w:trPr>
          <w:trHeight w:val="269"/>
          <w:jc w:val="center"/>
        </w:trPr>
        <w:tc>
          <w:tcPr>
            <w:tcW w:w="759" w:type="dxa"/>
            <w:shd w:val="clear" w:color="auto" w:fill="auto"/>
            <w:noWrap/>
            <w:vAlign w:val="center"/>
            <w:hideMark/>
          </w:tcPr>
          <w:p w14:paraId="139B6187"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1388</w:t>
            </w:r>
          </w:p>
        </w:tc>
        <w:tc>
          <w:tcPr>
            <w:tcW w:w="1965" w:type="dxa"/>
            <w:shd w:val="clear" w:color="auto" w:fill="auto"/>
            <w:noWrap/>
            <w:vAlign w:val="center"/>
            <w:hideMark/>
          </w:tcPr>
          <w:p w14:paraId="4AF935B5"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59263</w:t>
            </w:r>
          </w:p>
        </w:tc>
        <w:tc>
          <w:tcPr>
            <w:tcW w:w="1362" w:type="dxa"/>
            <w:shd w:val="clear" w:color="auto" w:fill="auto"/>
            <w:noWrap/>
            <w:vAlign w:val="center"/>
            <w:hideMark/>
          </w:tcPr>
          <w:p w14:paraId="558E4D66"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37330</w:t>
            </w:r>
          </w:p>
        </w:tc>
        <w:tc>
          <w:tcPr>
            <w:tcW w:w="1209" w:type="dxa"/>
            <w:shd w:val="clear" w:color="auto" w:fill="auto"/>
            <w:noWrap/>
            <w:vAlign w:val="center"/>
            <w:hideMark/>
          </w:tcPr>
          <w:p w14:paraId="4F3C2A6E"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9625</w:t>
            </w:r>
          </w:p>
        </w:tc>
        <w:tc>
          <w:tcPr>
            <w:tcW w:w="1418" w:type="dxa"/>
            <w:shd w:val="clear" w:color="auto" w:fill="auto"/>
            <w:noWrap/>
            <w:vAlign w:val="center"/>
            <w:hideMark/>
          </w:tcPr>
          <w:p w14:paraId="523498C6"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16.24</w:t>
            </w:r>
          </w:p>
        </w:tc>
        <w:tc>
          <w:tcPr>
            <w:tcW w:w="1459" w:type="dxa"/>
            <w:shd w:val="clear" w:color="auto" w:fill="auto"/>
            <w:noWrap/>
            <w:vAlign w:val="center"/>
            <w:hideMark/>
          </w:tcPr>
          <w:p w14:paraId="46D5C377"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25.78</w:t>
            </w:r>
          </w:p>
        </w:tc>
        <w:tc>
          <w:tcPr>
            <w:tcW w:w="1362" w:type="dxa"/>
            <w:shd w:val="clear" w:color="auto" w:fill="auto"/>
            <w:noWrap/>
            <w:vAlign w:val="center"/>
            <w:hideMark/>
          </w:tcPr>
          <w:p w14:paraId="11B8766A"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153.02</w:t>
            </w:r>
          </w:p>
        </w:tc>
      </w:tr>
      <w:tr w:rsidR="00A06196" w:rsidRPr="00387025" w14:paraId="7DE83AD7" w14:textId="77777777" w:rsidTr="00BE3954">
        <w:trPr>
          <w:trHeight w:val="269"/>
          <w:jc w:val="center"/>
        </w:trPr>
        <w:tc>
          <w:tcPr>
            <w:tcW w:w="759" w:type="dxa"/>
            <w:shd w:val="clear" w:color="auto" w:fill="auto"/>
            <w:noWrap/>
            <w:vAlign w:val="center"/>
            <w:hideMark/>
          </w:tcPr>
          <w:p w14:paraId="54A2A7DB"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1389</w:t>
            </w:r>
          </w:p>
        </w:tc>
        <w:tc>
          <w:tcPr>
            <w:tcW w:w="1965" w:type="dxa"/>
            <w:shd w:val="clear" w:color="auto" w:fill="auto"/>
            <w:noWrap/>
            <w:vAlign w:val="center"/>
            <w:hideMark/>
          </w:tcPr>
          <w:p w14:paraId="7F0E6F92"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68477</w:t>
            </w:r>
          </w:p>
        </w:tc>
        <w:tc>
          <w:tcPr>
            <w:tcW w:w="1362" w:type="dxa"/>
            <w:shd w:val="clear" w:color="auto" w:fill="auto"/>
            <w:noWrap/>
            <w:vAlign w:val="center"/>
            <w:hideMark/>
          </w:tcPr>
          <w:p w14:paraId="67DB2D45"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42340</w:t>
            </w:r>
          </w:p>
        </w:tc>
        <w:tc>
          <w:tcPr>
            <w:tcW w:w="1209" w:type="dxa"/>
            <w:shd w:val="clear" w:color="auto" w:fill="auto"/>
            <w:noWrap/>
            <w:vAlign w:val="center"/>
            <w:hideMark/>
          </w:tcPr>
          <w:p w14:paraId="5E64AC5F"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11112</w:t>
            </w:r>
          </w:p>
        </w:tc>
        <w:tc>
          <w:tcPr>
            <w:tcW w:w="1418" w:type="dxa"/>
            <w:shd w:val="clear" w:color="auto" w:fill="auto"/>
            <w:noWrap/>
            <w:vAlign w:val="center"/>
            <w:hideMark/>
          </w:tcPr>
          <w:p w14:paraId="57359F76"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16.23</w:t>
            </w:r>
          </w:p>
        </w:tc>
        <w:tc>
          <w:tcPr>
            <w:tcW w:w="1459" w:type="dxa"/>
            <w:shd w:val="clear" w:color="auto" w:fill="auto"/>
            <w:noWrap/>
            <w:vAlign w:val="center"/>
            <w:hideMark/>
          </w:tcPr>
          <w:p w14:paraId="3F3361BC"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26.24</w:t>
            </w:r>
          </w:p>
        </w:tc>
        <w:tc>
          <w:tcPr>
            <w:tcW w:w="1362" w:type="dxa"/>
            <w:shd w:val="clear" w:color="auto" w:fill="auto"/>
            <w:noWrap/>
            <w:vAlign w:val="center"/>
            <w:hideMark/>
          </w:tcPr>
          <w:p w14:paraId="31394A68"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color w:val="000000"/>
                <w:sz w:val="20"/>
                <w:szCs w:val="20"/>
              </w:rPr>
              <w:t>176.66</w:t>
            </w:r>
          </w:p>
        </w:tc>
      </w:tr>
      <w:tr w:rsidR="00A06196" w:rsidRPr="00387025" w14:paraId="4B26BF0F" w14:textId="77777777" w:rsidTr="00BE3954">
        <w:trPr>
          <w:trHeight w:val="269"/>
          <w:jc w:val="center"/>
        </w:trPr>
        <w:tc>
          <w:tcPr>
            <w:tcW w:w="759" w:type="dxa"/>
            <w:shd w:val="clear" w:color="auto" w:fill="auto"/>
            <w:noWrap/>
            <w:vAlign w:val="center"/>
            <w:hideMark/>
          </w:tcPr>
          <w:p w14:paraId="512639BF"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1390</w:t>
            </w:r>
          </w:p>
        </w:tc>
        <w:tc>
          <w:tcPr>
            <w:tcW w:w="1965" w:type="dxa"/>
            <w:shd w:val="clear" w:color="auto" w:fill="auto"/>
            <w:noWrap/>
            <w:vAlign w:val="center"/>
            <w:hideMark/>
          </w:tcPr>
          <w:p w14:paraId="4282471A"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83973</w:t>
            </w:r>
          </w:p>
        </w:tc>
        <w:tc>
          <w:tcPr>
            <w:tcW w:w="1362" w:type="dxa"/>
            <w:shd w:val="clear" w:color="auto" w:fill="auto"/>
            <w:noWrap/>
            <w:vAlign w:val="center"/>
            <w:hideMark/>
          </w:tcPr>
          <w:p w14:paraId="1AEE8DCF"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51033</w:t>
            </w:r>
          </w:p>
        </w:tc>
        <w:tc>
          <w:tcPr>
            <w:tcW w:w="1209" w:type="dxa"/>
            <w:shd w:val="clear" w:color="auto" w:fill="auto"/>
            <w:noWrap/>
            <w:vAlign w:val="center"/>
            <w:hideMark/>
          </w:tcPr>
          <w:p w14:paraId="4CC2FE1D"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15330</w:t>
            </w:r>
          </w:p>
        </w:tc>
        <w:tc>
          <w:tcPr>
            <w:tcW w:w="1418" w:type="dxa"/>
            <w:shd w:val="clear" w:color="auto" w:fill="auto"/>
            <w:noWrap/>
            <w:vAlign w:val="center"/>
            <w:hideMark/>
          </w:tcPr>
          <w:p w14:paraId="6F9B760C"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18.26</w:t>
            </w:r>
          </w:p>
        </w:tc>
        <w:tc>
          <w:tcPr>
            <w:tcW w:w="1459" w:type="dxa"/>
            <w:shd w:val="clear" w:color="auto" w:fill="auto"/>
            <w:noWrap/>
            <w:vAlign w:val="center"/>
            <w:hideMark/>
          </w:tcPr>
          <w:p w14:paraId="3A0CB08E"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30.04</w:t>
            </w:r>
          </w:p>
        </w:tc>
        <w:tc>
          <w:tcPr>
            <w:tcW w:w="1362" w:type="dxa"/>
            <w:shd w:val="clear" w:color="auto" w:fill="auto"/>
            <w:noWrap/>
            <w:vAlign w:val="center"/>
            <w:hideMark/>
          </w:tcPr>
          <w:p w14:paraId="13DE1DB7"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243.72</w:t>
            </w:r>
          </w:p>
        </w:tc>
      </w:tr>
      <w:tr w:rsidR="00A06196" w:rsidRPr="00387025" w14:paraId="4B238CDE" w14:textId="77777777" w:rsidTr="00BE3954">
        <w:trPr>
          <w:trHeight w:val="269"/>
          <w:jc w:val="center"/>
        </w:trPr>
        <w:tc>
          <w:tcPr>
            <w:tcW w:w="759" w:type="dxa"/>
            <w:shd w:val="clear" w:color="auto" w:fill="auto"/>
            <w:noWrap/>
            <w:vAlign w:val="center"/>
            <w:hideMark/>
          </w:tcPr>
          <w:p w14:paraId="287C8A87"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1391</w:t>
            </w:r>
          </w:p>
        </w:tc>
        <w:tc>
          <w:tcPr>
            <w:tcW w:w="1965" w:type="dxa"/>
            <w:shd w:val="clear" w:color="auto" w:fill="auto"/>
            <w:noWrap/>
            <w:vAlign w:val="center"/>
            <w:hideMark/>
          </w:tcPr>
          <w:p w14:paraId="4CDB1BFB"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108188</w:t>
            </w:r>
          </w:p>
        </w:tc>
        <w:tc>
          <w:tcPr>
            <w:tcW w:w="1362" w:type="dxa"/>
            <w:shd w:val="clear" w:color="auto" w:fill="auto"/>
            <w:noWrap/>
            <w:vAlign w:val="center"/>
            <w:hideMark/>
          </w:tcPr>
          <w:p w14:paraId="0CCD5C34"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62391</w:t>
            </w:r>
          </w:p>
        </w:tc>
        <w:tc>
          <w:tcPr>
            <w:tcW w:w="1209" w:type="dxa"/>
            <w:shd w:val="clear" w:color="auto" w:fill="auto"/>
            <w:noWrap/>
            <w:vAlign w:val="center"/>
            <w:hideMark/>
          </w:tcPr>
          <w:p w14:paraId="3D56FF92"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17505</w:t>
            </w:r>
          </w:p>
        </w:tc>
        <w:tc>
          <w:tcPr>
            <w:tcW w:w="1418" w:type="dxa"/>
            <w:shd w:val="clear" w:color="auto" w:fill="auto"/>
            <w:noWrap/>
            <w:vAlign w:val="center"/>
            <w:hideMark/>
          </w:tcPr>
          <w:p w14:paraId="4D976538"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16.18</w:t>
            </w:r>
          </w:p>
        </w:tc>
        <w:tc>
          <w:tcPr>
            <w:tcW w:w="1459" w:type="dxa"/>
            <w:shd w:val="clear" w:color="auto" w:fill="auto"/>
            <w:noWrap/>
            <w:vAlign w:val="center"/>
            <w:hideMark/>
          </w:tcPr>
          <w:p w14:paraId="441305BC"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28.06</w:t>
            </w:r>
          </w:p>
        </w:tc>
        <w:tc>
          <w:tcPr>
            <w:tcW w:w="1362" w:type="dxa"/>
            <w:shd w:val="clear" w:color="auto" w:fill="auto"/>
            <w:noWrap/>
            <w:vAlign w:val="center"/>
            <w:hideMark/>
          </w:tcPr>
          <w:p w14:paraId="28CFE8D2"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278.30</w:t>
            </w:r>
          </w:p>
        </w:tc>
      </w:tr>
      <w:tr w:rsidR="00A06196" w:rsidRPr="00387025" w14:paraId="6D89276A" w14:textId="77777777" w:rsidTr="00BE3954">
        <w:trPr>
          <w:trHeight w:val="269"/>
          <w:jc w:val="center"/>
        </w:trPr>
        <w:tc>
          <w:tcPr>
            <w:tcW w:w="759" w:type="dxa"/>
            <w:shd w:val="clear" w:color="auto" w:fill="auto"/>
            <w:noWrap/>
            <w:vAlign w:val="center"/>
            <w:hideMark/>
          </w:tcPr>
          <w:p w14:paraId="2DDFEC8D"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1392</w:t>
            </w:r>
          </w:p>
        </w:tc>
        <w:tc>
          <w:tcPr>
            <w:tcW w:w="1965" w:type="dxa"/>
            <w:shd w:val="clear" w:color="auto" w:fill="auto"/>
            <w:noWrap/>
            <w:vAlign w:val="center"/>
            <w:hideMark/>
          </w:tcPr>
          <w:p w14:paraId="0282B724"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129560</w:t>
            </w:r>
          </w:p>
        </w:tc>
        <w:tc>
          <w:tcPr>
            <w:tcW w:w="1362" w:type="dxa"/>
            <w:shd w:val="clear" w:color="auto" w:fill="auto"/>
            <w:noWrap/>
            <w:vAlign w:val="center"/>
            <w:hideMark/>
          </w:tcPr>
          <w:p w14:paraId="6BB8925A"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73497</w:t>
            </w:r>
          </w:p>
        </w:tc>
        <w:tc>
          <w:tcPr>
            <w:tcW w:w="1209" w:type="dxa"/>
            <w:shd w:val="clear" w:color="auto" w:fill="auto"/>
            <w:noWrap/>
            <w:vAlign w:val="center"/>
            <w:hideMark/>
          </w:tcPr>
          <w:p w14:paraId="22D38255"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20315</w:t>
            </w:r>
          </w:p>
        </w:tc>
        <w:tc>
          <w:tcPr>
            <w:tcW w:w="1418" w:type="dxa"/>
            <w:shd w:val="clear" w:color="auto" w:fill="auto"/>
            <w:noWrap/>
            <w:vAlign w:val="center"/>
            <w:hideMark/>
          </w:tcPr>
          <w:p w14:paraId="273BB632"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15.68</w:t>
            </w:r>
          </w:p>
        </w:tc>
        <w:tc>
          <w:tcPr>
            <w:tcW w:w="1459" w:type="dxa"/>
            <w:shd w:val="clear" w:color="auto" w:fill="auto"/>
            <w:noWrap/>
            <w:vAlign w:val="center"/>
            <w:hideMark/>
          </w:tcPr>
          <w:p w14:paraId="38C9624C"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27.64</w:t>
            </w:r>
          </w:p>
        </w:tc>
        <w:tc>
          <w:tcPr>
            <w:tcW w:w="1362" w:type="dxa"/>
            <w:shd w:val="clear" w:color="auto" w:fill="auto"/>
            <w:noWrap/>
            <w:vAlign w:val="center"/>
            <w:hideMark/>
          </w:tcPr>
          <w:p w14:paraId="20CCD80D"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322.97</w:t>
            </w:r>
          </w:p>
        </w:tc>
      </w:tr>
      <w:tr w:rsidR="00A06196" w:rsidRPr="00387025" w14:paraId="50C6ADE1" w14:textId="77777777" w:rsidTr="00BE3954">
        <w:trPr>
          <w:trHeight w:val="269"/>
          <w:jc w:val="center"/>
        </w:trPr>
        <w:tc>
          <w:tcPr>
            <w:tcW w:w="759" w:type="dxa"/>
            <w:shd w:val="clear" w:color="auto" w:fill="auto"/>
            <w:noWrap/>
            <w:vAlign w:val="center"/>
            <w:hideMark/>
          </w:tcPr>
          <w:p w14:paraId="41B9EC4B"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1393</w:t>
            </w:r>
          </w:p>
        </w:tc>
        <w:tc>
          <w:tcPr>
            <w:tcW w:w="1965" w:type="dxa"/>
            <w:shd w:val="clear" w:color="auto" w:fill="auto"/>
            <w:noWrap/>
            <w:vAlign w:val="center"/>
            <w:hideMark/>
          </w:tcPr>
          <w:p w14:paraId="14AACA8C"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138528</w:t>
            </w:r>
          </w:p>
        </w:tc>
        <w:tc>
          <w:tcPr>
            <w:tcW w:w="1362" w:type="dxa"/>
            <w:shd w:val="clear" w:color="auto" w:fill="auto"/>
            <w:noWrap/>
            <w:vAlign w:val="center"/>
            <w:hideMark/>
          </w:tcPr>
          <w:p w14:paraId="77291367"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81495</w:t>
            </w:r>
          </w:p>
        </w:tc>
        <w:tc>
          <w:tcPr>
            <w:tcW w:w="1209" w:type="dxa"/>
            <w:shd w:val="clear" w:color="auto" w:fill="auto"/>
            <w:noWrap/>
            <w:vAlign w:val="center"/>
            <w:hideMark/>
          </w:tcPr>
          <w:p w14:paraId="7DDA5F9C"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23626</w:t>
            </w:r>
          </w:p>
        </w:tc>
        <w:tc>
          <w:tcPr>
            <w:tcW w:w="1418" w:type="dxa"/>
            <w:shd w:val="clear" w:color="auto" w:fill="auto"/>
            <w:noWrap/>
            <w:vAlign w:val="center"/>
            <w:hideMark/>
          </w:tcPr>
          <w:p w14:paraId="3D92D3FD"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17.06</w:t>
            </w:r>
          </w:p>
        </w:tc>
        <w:tc>
          <w:tcPr>
            <w:tcW w:w="1459" w:type="dxa"/>
            <w:shd w:val="clear" w:color="auto" w:fill="auto"/>
            <w:noWrap/>
            <w:vAlign w:val="center"/>
            <w:hideMark/>
          </w:tcPr>
          <w:p w14:paraId="44DB758A"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28.99</w:t>
            </w:r>
          </w:p>
        </w:tc>
        <w:tc>
          <w:tcPr>
            <w:tcW w:w="1362" w:type="dxa"/>
            <w:shd w:val="clear" w:color="auto" w:fill="auto"/>
            <w:noWrap/>
            <w:vAlign w:val="center"/>
            <w:hideMark/>
          </w:tcPr>
          <w:p w14:paraId="323906CD"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375.61</w:t>
            </w:r>
          </w:p>
        </w:tc>
      </w:tr>
      <w:tr w:rsidR="00A06196" w:rsidRPr="00387025" w14:paraId="583EA773" w14:textId="77777777" w:rsidTr="00BE3954">
        <w:trPr>
          <w:trHeight w:val="269"/>
          <w:jc w:val="center"/>
        </w:trPr>
        <w:tc>
          <w:tcPr>
            <w:tcW w:w="759" w:type="dxa"/>
            <w:shd w:val="clear" w:color="auto" w:fill="auto"/>
            <w:noWrap/>
            <w:vAlign w:val="center"/>
            <w:hideMark/>
          </w:tcPr>
          <w:p w14:paraId="71096E8C"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1394</w:t>
            </w:r>
          </w:p>
        </w:tc>
        <w:tc>
          <w:tcPr>
            <w:tcW w:w="1965" w:type="dxa"/>
            <w:shd w:val="clear" w:color="auto" w:fill="auto"/>
            <w:noWrap/>
            <w:vAlign w:val="center"/>
            <w:hideMark/>
          </w:tcPr>
          <w:p w14:paraId="11E2DA96"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146983</w:t>
            </w:r>
          </w:p>
        </w:tc>
        <w:tc>
          <w:tcPr>
            <w:tcW w:w="1362" w:type="dxa"/>
            <w:shd w:val="clear" w:color="auto" w:fill="auto"/>
            <w:noWrap/>
            <w:vAlign w:val="center"/>
            <w:hideMark/>
          </w:tcPr>
          <w:p w14:paraId="46E86B5B"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89205</w:t>
            </w:r>
          </w:p>
        </w:tc>
        <w:tc>
          <w:tcPr>
            <w:tcW w:w="1209" w:type="dxa"/>
            <w:shd w:val="clear" w:color="auto" w:fill="auto"/>
            <w:noWrap/>
            <w:vAlign w:val="center"/>
            <w:hideMark/>
          </w:tcPr>
          <w:p w14:paraId="5D6B6B1B"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26405</w:t>
            </w:r>
          </w:p>
        </w:tc>
        <w:tc>
          <w:tcPr>
            <w:tcW w:w="1418" w:type="dxa"/>
            <w:shd w:val="clear" w:color="auto" w:fill="auto"/>
            <w:noWrap/>
            <w:vAlign w:val="center"/>
            <w:hideMark/>
          </w:tcPr>
          <w:p w14:paraId="7CF8DDF8"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17.96</w:t>
            </w:r>
          </w:p>
        </w:tc>
        <w:tc>
          <w:tcPr>
            <w:tcW w:w="1459" w:type="dxa"/>
            <w:shd w:val="clear" w:color="auto" w:fill="auto"/>
            <w:noWrap/>
            <w:vAlign w:val="center"/>
            <w:hideMark/>
          </w:tcPr>
          <w:p w14:paraId="72687A43"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29.60</w:t>
            </w:r>
          </w:p>
        </w:tc>
        <w:tc>
          <w:tcPr>
            <w:tcW w:w="1362" w:type="dxa"/>
            <w:shd w:val="clear" w:color="auto" w:fill="auto"/>
            <w:noWrap/>
            <w:vAlign w:val="center"/>
            <w:hideMark/>
          </w:tcPr>
          <w:p w14:paraId="2D275041"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419.79</w:t>
            </w:r>
          </w:p>
        </w:tc>
      </w:tr>
      <w:tr w:rsidR="00A06196" w:rsidRPr="00387025" w14:paraId="56763748" w14:textId="77777777" w:rsidTr="00BE3954">
        <w:trPr>
          <w:trHeight w:val="269"/>
          <w:jc w:val="center"/>
        </w:trPr>
        <w:tc>
          <w:tcPr>
            <w:tcW w:w="759" w:type="dxa"/>
            <w:shd w:val="clear" w:color="auto" w:fill="auto"/>
            <w:noWrap/>
            <w:vAlign w:val="center"/>
            <w:hideMark/>
          </w:tcPr>
          <w:p w14:paraId="76AADECF"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lastRenderedPageBreak/>
              <w:t>1395</w:t>
            </w:r>
          </w:p>
        </w:tc>
        <w:tc>
          <w:tcPr>
            <w:tcW w:w="1965" w:type="dxa"/>
            <w:shd w:val="clear" w:color="auto" w:fill="auto"/>
            <w:noWrap/>
            <w:vAlign w:val="center"/>
            <w:hideMark/>
          </w:tcPr>
          <w:p w14:paraId="1432AAF4"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156907</w:t>
            </w:r>
          </w:p>
        </w:tc>
        <w:tc>
          <w:tcPr>
            <w:tcW w:w="1362" w:type="dxa"/>
            <w:shd w:val="clear" w:color="auto" w:fill="auto"/>
            <w:noWrap/>
            <w:vAlign w:val="center"/>
            <w:hideMark/>
          </w:tcPr>
          <w:p w14:paraId="76D520F0"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97138</w:t>
            </w:r>
          </w:p>
        </w:tc>
        <w:tc>
          <w:tcPr>
            <w:tcW w:w="1209" w:type="dxa"/>
            <w:shd w:val="clear" w:color="auto" w:fill="auto"/>
            <w:noWrap/>
            <w:vAlign w:val="center"/>
            <w:hideMark/>
          </w:tcPr>
          <w:p w14:paraId="695D9045"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29362</w:t>
            </w:r>
          </w:p>
        </w:tc>
        <w:tc>
          <w:tcPr>
            <w:tcW w:w="1418" w:type="dxa"/>
            <w:shd w:val="clear" w:color="auto" w:fill="auto"/>
            <w:noWrap/>
            <w:vAlign w:val="center"/>
            <w:hideMark/>
          </w:tcPr>
          <w:p w14:paraId="45749549"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18.71</w:t>
            </w:r>
          </w:p>
        </w:tc>
        <w:tc>
          <w:tcPr>
            <w:tcW w:w="1459" w:type="dxa"/>
            <w:shd w:val="clear" w:color="auto" w:fill="auto"/>
            <w:noWrap/>
            <w:vAlign w:val="center"/>
            <w:hideMark/>
          </w:tcPr>
          <w:p w14:paraId="248FF2C7"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30.23</w:t>
            </w:r>
          </w:p>
        </w:tc>
        <w:tc>
          <w:tcPr>
            <w:tcW w:w="1362" w:type="dxa"/>
            <w:shd w:val="clear" w:color="auto" w:fill="auto"/>
            <w:noWrap/>
            <w:vAlign w:val="center"/>
            <w:hideMark/>
          </w:tcPr>
          <w:p w14:paraId="41618D4A" w14:textId="77777777" w:rsidR="00A06196" w:rsidRPr="00387025" w:rsidRDefault="00A06196" w:rsidP="00A06196">
            <w:pPr>
              <w:spacing w:after="0" w:line="240" w:lineRule="auto"/>
              <w:jc w:val="center"/>
              <w:rPr>
                <w:rFonts w:ascii="B Lotus" w:eastAsia="Times New Roman" w:hAnsi="B Lotus" w:cs="B Lotus"/>
                <w:color w:val="000000"/>
                <w:sz w:val="20"/>
                <w:szCs w:val="20"/>
              </w:rPr>
            </w:pPr>
            <w:r w:rsidRPr="00387025">
              <w:rPr>
                <w:rFonts w:ascii="B Lotus" w:eastAsia="Times New Roman" w:hAnsi="B Lotus" w:cs="B Lotus" w:hint="cs"/>
                <w:color w:val="000000"/>
                <w:sz w:val="20"/>
                <w:szCs w:val="20"/>
                <w:lang w:bidi="fa-IR"/>
              </w:rPr>
              <w:t>466.80</w:t>
            </w:r>
          </w:p>
        </w:tc>
      </w:tr>
    </w:tbl>
    <w:p w14:paraId="1033B879" w14:textId="77777777" w:rsidR="00387025" w:rsidRPr="00387025" w:rsidRDefault="00387025" w:rsidP="00387025">
      <w:pPr>
        <w:rPr>
          <w:lang w:bidi="fa-IR"/>
        </w:rPr>
      </w:pPr>
    </w:p>
    <w:p w14:paraId="2B38C257" w14:textId="77777777" w:rsidR="00A06196" w:rsidRPr="00A06196" w:rsidRDefault="00A06196" w:rsidP="00417494">
      <w:pPr>
        <w:pStyle w:val="Heading3"/>
        <w:rPr>
          <w:rtl/>
        </w:rPr>
      </w:pPr>
      <w:bookmarkStart w:id="8795" w:name="_Toc533781229"/>
      <w:bookmarkStart w:id="8796" w:name="_Toc533782185"/>
      <w:r w:rsidRPr="00A06196">
        <w:rPr>
          <w:rFonts w:hint="cs"/>
          <w:rtl/>
        </w:rPr>
        <w:t>جم</w:t>
      </w:r>
      <w:del w:id="8797" w:author="Mehrnazi Boojari" w:date="2019-01-09T22:27:00Z">
        <w:r w:rsidRPr="00A06196" w:rsidDel="00417494">
          <w:rPr>
            <w:rFonts w:hint="cs"/>
            <w:rtl/>
          </w:rPr>
          <w:delText>ع</w:delText>
        </w:r>
      </w:del>
      <w:del w:id="8798" w:author="Mehrnazi Boojari" w:date="2019-01-07T10:01:00Z">
        <w:r w:rsidRPr="00A06196" w:rsidDel="00A31D6F">
          <w:rPr>
            <w:rFonts w:hint="cs"/>
            <w:rtl/>
          </w:rPr>
          <w:delText xml:space="preserve"> بندی </w:delText>
        </w:r>
      </w:del>
      <w:ins w:id="8799" w:author="Mehrnazi Boojari" w:date="2019-01-09T22:27:00Z">
        <w:r w:rsidR="00417494">
          <w:rPr>
            <w:rFonts w:hint="cs"/>
            <w:rtl/>
          </w:rPr>
          <w:t>ع‌</w:t>
        </w:r>
      </w:ins>
      <w:ins w:id="8800" w:author="Mehrnazi Boojari" w:date="2019-01-07T10:01:00Z">
        <w:r w:rsidR="00A31D6F">
          <w:rPr>
            <w:rFonts w:hint="cs"/>
            <w:rtl/>
          </w:rPr>
          <w:t xml:space="preserve">بندی </w:t>
        </w:r>
      </w:ins>
      <w:r w:rsidRPr="00A06196">
        <w:rPr>
          <w:rFonts w:hint="cs"/>
          <w:rtl/>
        </w:rPr>
        <w:t>وضعیت مسکن روستایی در کشور</w:t>
      </w:r>
      <w:bookmarkEnd w:id="8795"/>
      <w:bookmarkEnd w:id="8796"/>
      <w:r w:rsidRPr="00A06196">
        <w:rPr>
          <w:rFonts w:hint="cs"/>
          <w:rtl/>
        </w:rPr>
        <w:t xml:space="preserve"> </w:t>
      </w:r>
    </w:p>
    <w:p w14:paraId="3B8448EA" w14:textId="77777777" w:rsidR="00A06196" w:rsidRPr="007C39B2" w:rsidRDefault="00A06196" w:rsidP="00C75BF9">
      <w:pPr>
        <w:bidi/>
        <w:ind w:firstLine="288"/>
        <w:jc w:val="both"/>
        <w:rPr>
          <w:rFonts w:ascii="B Lotus" w:eastAsia="Calibri" w:hAnsi="B Lotus" w:cs="B Lotus"/>
          <w:sz w:val="24"/>
          <w:szCs w:val="24"/>
          <w:rtl/>
          <w:lang w:bidi="fa-IR"/>
        </w:rPr>
      </w:pPr>
      <w:r w:rsidRPr="007C39B2">
        <w:rPr>
          <w:rFonts w:ascii="B Lotus" w:eastAsia="Calibri" w:hAnsi="B Lotus" w:cs="B Lotus" w:hint="cs"/>
          <w:sz w:val="24"/>
          <w:szCs w:val="24"/>
          <w:rtl/>
          <w:lang w:bidi="fa-IR"/>
        </w:rPr>
        <w:t>با توجه به اطلاعاتی که ذیل 11 شاخص که در این بخش ارائه شد و اطلاعاتی که در طرح</w:t>
      </w:r>
      <w:del w:id="8801" w:author="Mehrnazi Boojari" w:date="2019-01-07T09:46:00Z">
        <w:r w:rsidRPr="007C39B2" w:rsidDel="006F7CCF">
          <w:rPr>
            <w:rFonts w:ascii="B Lotus" w:eastAsia="Calibri" w:hAnsi="B Lotus" w:cs="B Lotus" w:hint="cs"/>
            <w:sz w:val="24"/>
            <w:szCs w:val="24"/>
            <w:rtl/>
            <w:lang w:bidi="fa-IR"/>
          </w:rPr>
          <w:delText xml:space="preserve"> های </w:delText>
        </w:r>
      </w:del>
      <w:ins w:id="8802" w:author="Mehrnazi Boojari" w:date="2019-01-07T09:46:00Z">
        <w:r w:rsidR="006F7CCF">
          <w:rPr>
            <w:rFonts w:ascii="B Lotus" w:eastAsia="Calibri" w:hAnsi="B Lotus" w:cs="B Lotus" w:hint="cs"/>
            <w:sz w:val="24"/>
            <w:szCs w:val="24"/>
            <w:rtl/>
            <w:lang w:bidi="fa-IR"/>
          </w:rPr>
          <w:t xml:space="preserve">‌های </w:t>
        </w:r>
      </w:ins>
      <w:r w:rsidRPr="007C39B2">
        <w:rPr>
          <w:rFonts w:ascii="B Lotus" w:eastAsia="Calibri" w:hAnsi="B Lotus" w:cs="B Lotus" w:hint="cs"/>
          <w:sz w:val="24"/>
          <w:szCs w:val="24"/>
          <w:rtl/>
          <w:lang w:bidi="fa-IR"/>
        </w:rPr>
        <w:t>آماری بنیاد مسکن و مرکز آمار وجود دارد</w:t>
      </w:r>
      <w:del w:id="8803" w:author="Mehrnazi Boojari" w:date="2019-01-07T09:49:00Z">
        <w:r w:rsidRPr="007C39B2" w:rsidDel="006F7CCF">
          <w:rPr>
            <w:rFonts w:ascii="B Lotus" w:eastAsia="Calibri" w:hAnsi="B Lotus" w:cs="B Lotus" w:hint="cs"/>
            <w:sz w:val="24"/>
            <w:szCs w:val="24"/>
            <w:rtl/>
            <w:lang w:bidi="fa-IR"/>
          </w:rPr>
          <w:delText xml:space="preserve"> می </w:delText>
        </w:r>
      </w:del>
      <w:ins w:id="8804" w:author="Mehrnazi Boojari" w:date="2019-01-07T09:49:00Z">
        <w:r w:rsidR="006F7CCF">
          <w:rPr>
            <w:rFonts w:ascii="B Lotus" w:eastAsia="Calibri" w:hAnsi="B Lotus" w:cs="B Lotus" w:hint="cs"/>
            <w:sz w:val="24"/>
            <w:szCs w:val="24"/>
            <w:rtl/>
            <w:lang w:bidi="fa-IR"/>
          </w:rPr>
          <w:t xml:space="preserve"> می‌</w:t>
        </w:r>
      </w:ins>
      <w:r w:rsidRPr="007C39B2">
        <w:rPr>
          <w:rFonts w:ascii="B Lotus" w:eastAsia="Calibri" w:hAnsi="B Lotus" w:cs="B Lotus" w:hint="cs"/>
          <w:sz w:val="24"/>
          <w:szCs w:val="24"/>
          <w:rtl/>
          <w:lang w:bidi="fa-IR"/>
        </w:rPr>
        <w:t>توان به</w:t>
      </w:r>
      <w:ins w:id="8805" w:author="Mehrnazi Boojari" w:date="2019-01-08T23:53:00Z">
        <w:r w:rsidR="00990020">
          <w:rPr>
            <w:rFonts w:ascii="B Lotus" w:eastAsia="Calibri" w:hAnsi="B Lotus" w:cs="B Nazanin" w:hint="cs"/>
            <w:sz w:val="24"/>
            <w:szCs w:val="24"/>
            <w:rtl/>
            <w:lang w:bidi="fa-IR"/>
          </w:rPr>
          <w:t>‌</w:t>
        </w:r>
      </w:ins>
      <w:del w:id="8806" w:author="Mehrnazi Boojari" w:date="2019-01-08T23:53:00Z">
        <w:r w:rsidRPr="007C39B2" w:rsidDel="00990020">
          <w:rPr>
            <w:rFonts w:ascii="B Lotus" w:eastAsia="Calibri" w:hAnsi="B Lotus" w:cs="B Lotus" w:hint="cs"/>
            <w:sz w:val="24"/>
            <w:szCs w:val="24"/>
            <w:rtl/>
            <w:lang w:bidi="fa-IR"/>
          </w:rPr>
          <w:delText xml:space="preserve"> </w:delText>
        </w:r>
      </w:del>
      <w:r w:rsidRPr="007C39B2">
        <w:rPr>
          <w:rFonts w:ascii="B Lotus" w:eastAsia="Calibri" w:hAnsi="B Lotus" w:cs="B Lotus" w:hint="cs"/>
          <w:sz w:val="24"/>
          <w:szCs w:val="24"/>
          <w:rtl/>
          <w:lang w:bidi="fa-IR"/>
        </w:rPr>
        <w:t xml:space="preserve">طور خلاصه نتایج </w:t>
      </w:r>
      <w:del w:id="8807" w:author="Mehrnazi Boojari" w:date="2019-01-12T06:53:00Z">
        <w:r w:rsidRPr="007C39B2" w:rsidDel="00C75BF9">
          <w:rPr>
            <w:rFonts w:ascii="B Lotus" w:eastAsia="Calibri" w:hAnsi="B Lotus" w:cs="B Lotus" w:hint="cs"/>
            <w:sz w:val="24"/>
            <w:szCs w:val="24"/>
            <w:rtl/>
            <w:lang w:bidi="fa-IR"/>
          </w:rPr>
          <w:delText xml:space="preserve">زیر </w:delText>
        </w:r>
      </w:del>
      <w:ins w:id="8808" w:author="Mehrnazi Boojari" w:date="2019-01-12T06:53:00Z">
        <w:r w:rsidR="00C75BF9">
          <w:rPr>
            <w:rFonts w:ascii="B Lotus" w:eastAsia="Calibri" w:hAnsi="B Lotus" w:cs="B Lotus" w:hint="cs"/>
            <w:sz w:val="24"/>
            <w:szCs w:val="24"/>
            <w:rtl/>
            <w:lang w:bidi="fa-IR"/>
          </w:rPr>
          <w:t>ذیل</w:t>
        </w:r>
        <w:r w:rsidR="00C75BF9" w:rsidRPr="007C39B2">
          <w:rPr>
            <w:rFonts w:ascii="B Lotus" w:eastAsia="Calibri" w:hAnsi="B Lotus" w:cs="B Lotus" w:hint="cs"/>
            <w:sz w:val="24"/>
            <w:szCs w:val="24"/>
            <w:rtl/>
            <w:lang w:bidi="fa-IR"/>
          </w:rPr>
          <w:t xml:space="preserve"> </w:t>
        </w:r>
      </w:ins>
      <w:r w:rsidRPr="007C39B2">
        <w:rPr>
          <w:rFonts w:ascii="B Lotus" w:eastAsia="Calibri" w:hAnsi="B Lotus" w:cs="B Lotus" w:hint="cs"/>
          <w:sz w:val="24"/>
          <w:szCs w:val="24"/>
          <w:rtl/>
          <w:lang w:bidi="fa-IR"/>
        </w:rPr>
        <w:t xml:space="preserve">را از وضعیت فعلی مکسن </w:t>
      </w:r>
      <w:del w:id="8809" w:author="Mehrnazi Boojari" w:date="2019-01-07T10:03:00Z">
        <w:r w:rsidRPr="007C39B2" w:rsidDel="00A31D6F">
          <w:rPr>
            <w:rFonts w:ascii="B Lotus" w:eastAsia="Calibri" w:hAnsi="B Lotus" w:cs="B Lotus" w:hint="cs"/>
            <w:sz w:val="24"/>
            <w:szCs w:val="24"/>
            <w:rtl/>
            <w:lang w:bidi="fa-IR"/>
          </w:rPr>
          <w:delText>روستائی</w:delText>
        </w:r>
      </w:del>
      <w:ins w:id="8810" w:author="Mehrnazi Boojari" w:date="2019-01-07T10:03:00Z">
        <w:r w:rsidR="00A31D6F">
          <w:rPr>
            <w:rFonts w:ascii="B Lotus" w:eastAsia="Calibri" w:hAnsi="B Lotus" w:cs="B Lotus" w:hint="cs"/>
            <w:sz w:val="24"/>
            <w:szCs w:val="24"/>
            <w:rtl/>
            <w:lang w:bidi="fa-IR"/>
          </w:rPr>
          <w:t>روستایی</w:t>
        </w:r>
      </w:ins>
      <w:r w:rsidRPr="007C39B2">
        <w:rPr>
          <w:rFonts w:ascii="B Lotus" w:eastAsia="Calibri" w:hAnsi="B Lotus" w:cs="B Lotus" w:hint="cs"/>
          <w:sz w:val="24"/>
          <w:szCs w:val="24"/>
          <w:rtl/>
          <w:lang w:bidi="fa-IR"/>
        </w:rPr>
        <w:t xml:space="preserve"> در کشور استنتاج کرد</w:t>
      </w:r>
      <w:del w:id="8811" w:author="Mehrnazi Boojari" w:date="2019-01-08T01:32:00Z">
        <w:r w:rsidRPr="007C39B2" w:rsidDel="00952B49">
          <w:rPr>
            <w:rFonts w:ascii="B Lotus" w:eastAsia="Calibri" w:hAnsi="B Lotus" w:cs="B Lotus" w:hint="cs"/>
            <w:sz w:val="24"/>
            <w:szCs w:val="24"/>
            <w:rtl/>
            <w:lang w:bidi="fa-IR"/>
          </w:rPr>
          <w:delText xml:space="preserve"> :</w:delText>
        </w:r>
      </w:del>
      <w:ins w:id="8812" w:author="Mehrnazi Boojari" w:date="2019-01-08T01:32:00Z">
        <w:r w:rsidR="00952B49">
          <w:rPr>
            <w:rFonts w:ascii="B Lotus" w:eastAsia="Calibri" w:hAnsi="B Lotus" w:cs="B Lotus" w:hint="cs"/>
            <w:sz w:val="24"/>
            <w:szCs w:val="24"/>
            <w:rtl/>
            <w:lang w:bidi="fa-IR"/>
          </w:rPr>
          <w:t>:</w:t>
        </w:r>
      </w:ins>
    </w:p>
    <w:p w14:paraId="5CEE1385" w14:textId="77777777" w:rsidR="00A06196" w:rsidRPr="007C39B2" w:rsidRDefault="00A06196" w:rsidP="00A25B54">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 xml:space="preserve">سرعت بیشتر رشد تعداد واحد مسکونی در مقایسه با رشد خانوار روستایی (در پایان دوره همچنان تعداد خانوار از تعداد واحد مسکونی به میزان </w:t>
      </w:r>
      <w:r w:rsidRPr="007C39B2">
        <w:rPr>
          <w:rFonts w:ascii="B Lotus" w:eastAsia="Calibri" w:hAnsi="B Lotus" w:cs="B Lotus"/>
          <w:sz w:val="24"/>
          <w:szCs w:val="24"/>
          <w:rtl/>
          <w:lang w:bidi="fa-IR"/>
        </w:rPr>
        <w:t>۵۶۸۲۹۰</w:t>
      </w:r>
      <w:r w:rsidRPr="007C39B2">
        <w:rPr>
          <w:rFonts w:ascii="B Lotus" w:eastAsia="Calibri" w:hAnsi="B Lotus" w:cs="B Lotus"/>
          <w:sz w:val="24"/>
          <w:szCs w:val="24"/>
          <w:rtl/>
        </w:rPr>
        <w:t xml:space="preserve"> واحد بیشتر است)</w:t>
      </w:r>
      <w:r w:rsidRPr="007C39B2">
        <w:rPr>
          <w:rFonts w:ascii="B Lotus" w:eastAsia="Calibri" w:hAnsi="B Lotus" w:cs="B Lotus" w:hint="cs"/>
          <w:sz w:val="24"/>
          <w:szCs w:val="24"/>
          <w:rtl/>
        </w:rPr>
        <w:t>.</w:t>
      </w:r>
    </w:p>
    <w:p w14:paraId="346FBF57" w14:textId="77777777" w:rsidR="00A06196" w:rsidRPr="007C39B2" w:rsidRDefault="00A06196" w:rsidP="00A25B54">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کاهش میزان شاخص</w:t>
      </w:r>
      <w:ins w:id="8813" w:author="Mehrnazi Boojari" w:date="2019-01-12T06:53:00Z">
        <w:r w:rsidR="00C75BF9">
          <w:rPr>
            <w:rFonts w:ascii="B Lotus" w:eastAsia="Calibri" w:hAnsi="B Lotus" w:cs="B Nazanin" w:hint="cs"/>
            <w:sz w:val="24"/>
            <w:szCs w:val="24"/>
            <w:rtl/>
          </w:rPr>
          <w:t>‌</w:t>
        </w:r>
      </w:ins>
      <w:del w:id="8814" w:author="Mehrnazi Boojari" w:date="2019-01-07T09:46:00Z">
        <w:r w:rsidRPr="007C39B2" w:rsidDel="006F7CCF">
          <w:rPr>
            <w:rFonts w:ascii="B Lotus" w:eastAsia="Calibri" w:hAnsi="B Lotus" w:cs="B Lotus"/>
            <w:sz w:val="24"/>
            <w:szCs w:val="24"/>
            <w:rtl/>
          </w:rPr>
          <w:delText xml:space="preserve"> های </w:delText>
        </w:r>
      </w:del>
      <w:ins w:id="8815"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7C39B2">
        <w:rPr>
          <w:rFonts w:ascii="B Lotus" w:eastAsia="Calibri" w:hAnsi="B Lotus" w:cs="B Lotus"/>
          <w:sz w:val="24"/>
          <w:szCs w:val="24"/>
          <w:rtl/>
        </w:rPr>
        <w:t xml:space="preserve">تراکم مسکونی روستایی </w:t>
      </w:r>
      <w:del w:id="8816" w:author="Mehrnazi Boojari" w:date="2019-01-07T10:08:00Z">
        <w:r w:rsidRPr="007C39B2" w:rsidDel="00A31D6F">
          <w:rPr>
            <w:rFonts w:ascii="B Lotus" w:eastAsia="Calibri" w:hAnsi="B Lotus" w:cs="B Lotus"/>
            <w:sz w:val="24"/>
            <w:szCs w:val="24"/>
            <w:rtl/>
          </w:rPr>
          <w:delText xml:space="preserve">( </w:delText>
        </w:r>
      </w:del>
      <w:ins w:id="8817" w:author="Mehrnazi Boojari" w:date="2019-01-07T10:08:00Z">
        <w:r w:rsidR="00A31D6F">
          <w:rPr>
            <w:rFonts w:ascii="B Lotus" w:eastAsia="Calibri" w:hAnsi="B Lotus" w:cs="B Lotus"/>
            <w:sz w:val="24"/>
            <w:szCs w:val="24"/>
            <w:rtl/>
          </w:rPr>
          <w:t>(</w:t>
        </w:r>
      </w:ins>
      <w:r w:rsidRPr="007C39B2">
        <w:rPr>
          <w:rFonts w:ascii="B Lotus" w:eastAsia="Calibri" w:hAnsi="B Lotus" w:cs="B Lotus"/>
          <w:sz w:val="24"/>
          <w:szCs w:val="24"/>
          <w:rtl/>
        </w:rPr>
        <w:t>خانوار در واحد، نفر در واحد و نفر در اتاق)</w:t>
      </w:r>
      <w:del w:id="8818" w:author="Mehrnazi Boojari" w:date="2019-01-12T06:53:00Z">
        <w:r w:rsidRPr="007C39B2" w:rsidDel="00C75BF9">
          <w:rPr>
            <w:rFonts w:ascii="B Lotus" w:eastAsia="Calibri" w:hAnsi="B Lotus" w:cs="B Lotus"/>
            <w:sz w:val="24"/>
            <w:szCs w:val="24"/>
            <w:rtl/>
          </w:rPr>
          <w:delText xml:space="preserve"> </w:delText>
        </w:r>
      </w:del>
      <w:ins w:id="8819" w:author="Mehrnazi Boojari" w:date="2019-01-12T06:53:00Z">
        <w:r w:rsidR="00C75BF9">
          <w:rPr>
            <w:rFonts w:ascii="B Lotus" w:eastAsia="Calibri" w:hAnsi="B Lotus" w:cs="B Lotus" w:hint="cs"/>
            <w:sz w:val="24"/>
            <w:szCs w:val="24"/>
            <w:rtl/>
          </w:rPr>
          <w:t>.</w:t>
        </w:r>
      </w:ins>
    </w:p>
    <w:p w14:paraId="3E0C4745" w14:textId="77777777" w:rsidR="00A06196" w:rsidRPr="007C39B2" w:rsidRDefault="00A06196" w:rsidP="00A25B54">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کاهش شاخص</w:t>
      </w:r>
      <w:del w:id="8820" w:author="Mehrnazi Boojari" w:date="2019-01-07T09:46:00Z">
        <w:r w:rsidRPr="007C39B2" w:rsidDel="006F7CCF">
          <w:rPr>
            <w:rFonts w:ascii="B Lotus" w:eastAsia="Calibri" w:hAnsi="B Lotus" w:cs="B Lotus"/>
            <w:sz w:val="24"/>
            <w:szCs w:val="24"/>
            <w:rtl/>
          </w:rPr>
          <w:delText xml:space="preserve"> های </w:delText>
        </w:r>
      </w:del>
      <w:ins w:id="8821"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7C39B2">
        <w:rPr>
          <w:rFonts w:ascii="B Lotus" w:eastAsia="Calibri" w:hAnsi="B Lotus" w:cs="B Lotus"/>
          <w:sz w:val="24"/>
          <w:szCs w:val="24"/>
          <w:rtl/>
        </w:rPr>
        <w:t>تراکم در تمام رده</w:t>
      </w:r>
      <w:del w:id="8822" w:author="Mehrnazi Boojari" w:date="2019-01-07T09:46:00Z">
        <w:r w:rsidRPr="007C39B2" w:rsidDel="006F7CCF">
          <w:rPr>
            <w:rFonts w:ascii="B Lotus" w:eastAsia="Calibri" w:hAnsi="B Lotus" w:cs="B Lotus"/>
            <w:sz w:val="24"/>
            <w:szCs w:val="24"/>
            <w:rtl/>
          </w:rPr>
          <w:delText xml:space="preserve"> های </w:delText>
        </w:r>
      </w:del>
      <w:ins w:id="8823"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7C39B2">
        <w:rPr>
          <w:rFonts w:ascii="B Lotus" w:eastAsia="Calibri" w:hAnsi="B Lotus" w:cs="B Lotus"/>
          <w:sz w:val="24"/>
          <w:szCs w:val="24"/>
          <w:rtl/>
        </w:rPr>
        <w:t>جمعیتی روستاها همزمان با کاهش این شاخص</w:t>
      </w:r>
      <w:del w:id="8824" w:author="Mehrnazi Boojari" w:date="2019-01-07T09:45:00Z">
        <w:r w:rsidRPr="007C39B2" w:rsidDel="006F7CCF">
          <w:rPr>
            <w:rFonts w:ascii="B Lotus" w:eastAsia="Calibri" w:hAnsi="B Lotus" w:cs="B Lotus"/>
            <w:sz w:val="24"/>
            <w:szCs w:val="24"/>
            <w:rtl/>
          </w:rPr>
          <w:delText xml:space="preserve"> ها </w:delText>
        </w:r>
      </w:del>
      <w:ins w:id="8825" w:author="Mehrnazi Boojari" w:date="2019-01-07T09:45: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7C39B2">
        <w:rPr>
          <w:rFonts w:ascii="B Lotus" w:eastAsia="Calibri" w:hAnsi="B Lotus" w:cs="B Lotus"/>
          <w:sz w:val="24"/>
          <w:szCs w:val="24"/>
          <w:rtl/>
        </w:rPr>
        <w:t>در سطح كل مناطق روستایی</w:t>
      </w:r>
      <w:ins w:id="8826" w:author="Mehrnazi Boojari" w:date="2019-01-12T06:53:00Z">
        <w:r w:rsidR="00C75BF9">
          <w:rPr>
            <w:rFonts w:ascii="B Lotus" w:eastAsia="Calibri" w:hAnsi="B Lotus" w:cs="B Lotus" w:hint="cs"/>
            <w:sz w:val="24"/>
            <w:szCs w:val="24"/>
            <w:rtl/>
          </w:rPr>
          <w:t>.</w:t>
        </w:r>
      </w:ins>
    </w:p>
    <w:p w14:paraId="7816F3A9" w14:textId="77777777" w:rsidR="00A06196" w:rsidRPr="007C39B2" w:rsidRDefault="00A06196" w:rsidP="00A25B54">
      <w:pPr>
        <w:numPr>
          <w:ilvl w:val="0"/>
          <w:numId w:val="46"/>
        </w:numPr>
        <w:bidi/>
        <w:spacing w:after="200" w:line="276" w:lineRule="auto"/>
        <w:contextualSpacing/>
        <w:jc w:val="both"/>
        <w:rPr>
          <w:rFonts w:ascii="B Lotus" w:eastAsia="Calibri" w:hAnsi="B Lotus" w:cs="B Lotus"/>
          <w:sz w:val="24"/>
          <w:szCs w:val="24"/>
          <w:lang w:bidi="fa-IR"/>
        </w:rPr>
      </w:pPr>
      <w:r w:rsidRPr="007C39B2">
        <w:rPr>
          <w:rFonts w:ascii="B Lotus" w:eastAsia="Calibri" w:hAnsi="B Lotus" w:cs="B Lotus"/>
          <w:sz w:val="24"/>
          <w:szCs w:val="24"/>
          <w:rtl/>
        </w:rPr>
        <w:t>عدم تمایل روستانشینان به واحدهای بلند</w:t>
      </w:r>
      <w:del w:id="8827" w:author="Mehrnazi Boojari" w:date="2019-01-12T06:55:00Z">
        <w:r w:rsidRPr="007C39B2" w:rsidDel="00C75BF9">
          <w:rPr>
            <w:rFonts w:ascii="B Lotus" w:eastAsia="Calibri" w:hAnsi="B Lotus" w:cs="B Lotus"/>
            <w:sz w:val="24"/>
            <w:szCs w:val="24"/>
            <w:rtl/>
          </w:rPr>
          <w:delText xml:space="preserve"> </w:delText>
        </w:r>
      </w:del>
      <w:r w:rsidRPr="007C39B2">
        <w:rPr>
          <w:rFonts w:ascii="B Lotus" w:eastAsia="Calibri" w:hAnsi="B Lotus" w:cs="B Lotus"/>
          <w:sz w:val="24"/>
          <w:szCs w:val="24"/>
          <w:rtl/>
        </w:rPr>
        <w:t>مرتبه و آپارتمانی و تمایل</w:t>
      </w:r>
      <w:del w:id="8828" w:author="Mehrnazi Boojari" w:date="2019-01-07T09:51:00Z">
        <w:r w:rsidRPr="007C39B2" w:rsidDel="006F7CCF">
          <w:rPr>
            <w:rFonts w:ascii="B Lotus" w:eastAsia="Calibri" w:hAnsi="B Lotus" w:cs="B Lotus"/>
            <w:sz w:val="24"/>
            <w:szCs w:val="24"/>
            <w:rtl/>
          </w:rPr>
          <w:delText xml:space="preserve"> آنها </w:delText>
        </w:r>
      </w:del>
      <w:ins w:id="8829" w:author="Mehrnazi Boojari" w:date="2019-01-07T09:51:00Z">
        <w:r w:rsidR="006F7CCF">
          <w:rPr>
            <w:rFonts w:ascii="B Lotus" w:eastAsia="Calibri" w:hAnsi="B Lotus" w:cs="B Lotus"/>
            <w:sz w:val="24"/>
            <w:szCs w:val="24"/>
            <w:rtl/>
          </w:rPr>
          <w:t xml:space="preserve"> آن</w:t>
        </w:r>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 </w:t>
        </w:r>
      </w:ins>
      <w:r w:rsidRPr="007C39B2">
        <w:rPr>
          <w:rFonts w:ascii="B Lotus" w:eastAsia="Calibri" w:hAnsi="B Lotus" w:cs="B Lotus"/>
          <w:sz w:val="24"/>
          <w:szCs w:val="24"/>
          <w:rtl/>
        </w:rPr>
        <w:t>به زندگی در خانه</w:t>
      </w:r>
      <w:del w:id="8830" w:author="Mehrnazi Boojari" w:date="2019-01-07T09:46:00Z">
        <w:r w:rsidRPr="007C39B2" w:rsidDel="006F7CCF">
          <w:rPr>
            <w:rFonts w:ascii="B Lotus" w:eastAsia="Calibri" w:hAnsi="B Lotus" w:cs="B Lotus"/>
            <w:sz w:val="24"/>
            <w:szCs w:val="24"/>
            <w:rtl/>
          </w:rPr>
          <w:delText xml:space="preserve"> های </w:delText>
        </w:r>
      </w:del>
      <w:ins w:id="8831" w:author="Mehrnazi Boojari" w:date="2019-01-07T09:46:00Z">
        <w:r w:rsidR="006F7CCF">
          <w:rPr>
            <w:rFonts w:ascii="B Lotus" w:eastAsia="Calibri" w:hAnsi="B Lotus" w:cs="B Lotus" w:hint="cs"/>
            <w:sz w:val="24"/>
            <w:szCs w:val="24"/>
            <w:rtl/>
          </w:rPr>
          <w:t>‌</w:t>
        </w:r>
        <w:r w:rsidR="006F7CCF">
          <w:rPr>
            <w:rFonts w:ascii="B Lotus" w:eastAsia="Calibri" w:hAnsi="B Lotus" w:cs="B Lotus"/>
            <w:sz w:val="24"/>
            <w:szCs w:val="24"/>
            <w:rtl/>
          </w:rPr>
          <w:t xml:space="preserve">های </w:t>
        </w:r>
      </w:ins>
      <w:r w:rsidRPr="007C39B2">
        <w:rPr>
          <w:rFonts w:ascii="B Lotus" w:eastAsia="Calibri" w:hAnsi="B Lotus" w:cs="B Lotus"/>
          <w:sz w:val="24"/>
          <w:szCs w:val="24"/>
          <w:rtl/>
        </w:rPr>
        <w:t>دارای حیاط و</w:t>
      </w:r>
      <w:r w:rsidRPr="007C39B2">
        <w:rPr>
          <w:rFonts w:ascii="B Lotus" w:eastAsia="Calibri" w:hAnsi="B Lotus" w:cs="B Lotus" w:hint="cs"/>
          <w:sz w:val="24"/>
          <w:szCs w:val="24"/>
          <w:rtl/>
        </w:rPr>
        <w:t xml:space="preserve"> ایوان</w:t>
      </w:r>
      <w:ins w:id="8832" w:author="Mehrnazi Boojari" w:date="2019-01-12T06:53:00Z">
        <w:r w:rsidR="00C75BF9">
          <w:rPr>
            <w:rFonts w:ascii="B Lotus" w:eastAsia="Calibri" w:hAnsi="B Lotus" w:cs="B Lotus" w:hint="cs"/>
            <w:sz w:val="24"/>
            <w:szCs w:val="24"/>
            <w:rtl/>
          </w:rPr>
          <w:t>.</w:t>
        </w:r>
      </w:ins>
    </w:p>
    <w:p w14:paraId="238E932E" w14:textId="77777777" w:rsidR="00A06196" w:rsidRPr="007C39B2" w:rsidRDefault="00A06196" w:rsidP="00A25B54">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کاهش نحوه تصرف ملکی در برابر افزایش نحوه تصرف اجاری در مناطق روستایی</w:t>
      </w:r>
      <w:ins w:id="8833" w:author="Mehrnazi Boojari" w:date="2019-01-12T06:53:00Z">
        <w:r w:rsidR="00C75BF9">
          <w:rPr>
            <w:rFonts w:ascii="B Lotus" w:eastAsia="Calibri" w:hAnsi="B Lotus" w:cs="B Lotus" w:hint="cs"/>
            <w:sz w:val="24"/>
            <w:szCs w:val="24"/>
            <w:rtl/>
          </w:rPr>
          <w:t>.</w:t>
        </w:r>
      </w:ins>
    </w:p>
    <w:p w14:paraId="2FB11E0F" w14:textId="77777777" w:rsidR="00A06196" w:rsidRPr="007C39B2" w:rsidRDefault="00A06196" w:rsidP="00C75BF9">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افزایش سهم واحدهای مسکونی دارای سند در کل واحدهای مسکونی روستایی</w:t>
      </w:r>
      <w:del w:id="8834" w:author="Mehrnazi Boojari" w:date="2019-01-12T06:53:00Z">
        <w:r w:rsidRPr="007C39B2" w:rsidDel="00C75BF9">
          <w:rPr>
            <w:rFonts w:ascii="B Lotus" w:eastAsia="Calibri" w:hAnsi="B Lotus" w:cs="B Lotus"/>
            <w:sz w:val="24"/>
            <w:szCs w:val="24"/>
            <w:rtl/>
          </w:rPr>
          <w:delText xml:space="preserve">؛ </w:delText>
        </w:r>
      </w:del>
      <w:ins w:id="8835" w:author="Mehrnazi Boojari" w:date="2019-01-12T06:53:00Z">
        <w:r w:rsidR="00C75BF9">
          <w:rPr>
            <w:rFonts w:ascii="B Lotus" w:eastAsia="Calibri" w:hAnsi="B Lotus" w:cs="B Lotus" w:hint="cs"/>
            <w:sz w:val="24"/>
            <w:szCs w:val="24"/>
            <w:rtl/>
          </w:rPr>
          <w:t>.</w:t>
        </w:r>
      </w:ins>
    </w:p>
    <w:p w14:paraId="38DAF0D4" w14:textId="77777777" w:rsidR="00A06196" w:rsidRPr="007C39B2" w:rsidRDefault="00A06196" w:rsidP="00A25B54">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کوچک</w:t>
      </w:r>
      <w:del w:id="8836" w:author="Mehrnazi Boojari" w:date="2019-01-07T10:33:00Z">
        <w:r w:rsidRPr="007C39B2" w:rsidDel="006C73A5">
          <w:rPr>
            <w:rFonts w:ascii="B Lotus" w:eastAsia="Calibri" w:hAnsi="B Lotus" w:cs="B Lotus"/>
            <w:sz w:val="24"/>
            <w:szCs w:val="24"/>
            <w:rtl/>
          </w:rPr>
          <w:delText xml:space="preserve"> شدن </w:delText>
        </w:r>
      </w:del>
      <w:ins w:id="8837" w:author="Mehrnazi Boojari" w:date="2019-01-07T10:33:00Z">
        <w:r w:rsidR="006C73A5">
          <w:rPr>
            <w:rFonts w:ascii="B Lotus" w:eastAsia="Calibri" w:hAnsi="B Lotus" w:cs="B Lotus" w:hint="cs"/>
            <w:sz w:val="24"/>
            <w:szCs w:val="24"/>
            <w:rtl/>
          </w:rPr>
          <w:t>‌</w:t>
        </w:r>
        <w:r w:rsidR="006C73A5">
          <w:rPr>
            <w:rFonts w:ascii="B Lotus" w:eastAsia="Calibri" w:hAnsi="B Lotus" w:cs="B Lotus"/>
            <w:sz w:val="24"/>
            <w:szCs w:val="24"/>
            <w:rtl/>
          </w:rPr>
          <w:t xml:space="preserve">شدن </w:t>
        </w:r>
      </w:ins>
      <w:r w:rsidRPr="007C39B2">
        <w:rPr>
          <w:rFonts w:ascii="B Lotus" w:eastAsia="Calibri" w:hAnsi="B Lotus" w:cs="B Lotus"/>
          <w:sz w:val="24"/>
          <w:szCs w:val="24"/>
          <w:rtl/>
        </w:rPr>
        <w:t>مساحت زمین و زیربنای واحدهای مسکونی روستایی همراه با شروع کاهش سهم واحدهای دارای فضای معیشتی</w:t>
      </w:r>
      <w:ins w:id="8838" w:author="Mehrnazi Boojari" w:date="2019-01-12T06:53:00Z">
        <w:r w:rsidR="00C75BF9">
          <w:rPr>
            <w:rFonts w:ascii="B Lotus" w:eastAsia="Calibri" w:hAnsi="B Lotus" w:cs="B Lotus" w:hint="cs"/>
            <w:sz w:val="24"/>
            <w:szCs w:val="24"/>
            <w:rtl/>
          </w:rPr>
          <w:t>.</w:t>
        </w:r>
      </w:ins>
      <w:r w:rsidRPr="007C39B2">
        <w:rPr>
          <w:rFonts w:ascii="B Lotus" w:eastAsia="Calibri" w:hAnsi="B Lotus" w:cs="B Lotus"/>
          <w:sz w:val="24"/>
          <w:szCs w:val="24"/>
          <w:rtl/>
        </w:rPr>
        <w:t xml:space="preserve"> </w:t>
      </w:r>
    </w:p>
    <w:p w14:paraId="4255C484" w14:textId="77777777" w:rsidR="00A06196" w:rsidRPr="007C39B2" w:rsidRDefault="00A06196" w:rsidP="00C75BF9">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افزایش سهم واحدهای نوساز در مجموع واحدهای مسکونی روستایی</w:t>
      </w:r>
      <w:del w:id="8839" w:author="Mehrnazi Boojari" w:date="2019-01-12T06:53:00Z">
        <w:r w:rsidRPr="007C39B2" w:rsidDel="00C75BF9">
          <w:rPr>
            <w:rFonts w:ascii="B Lotus" w:eastAsia="Calibri" w:hAnsi="B Lotus" w:cs="B Lotus"/>
            <w:sz w:val="24"/>
            <w:szCs w:val="24"/>
            <w:rtl/>
          </w:rPr>
          <w:delText>؛</w:delText>
        </w:r>
      </w:del>
      <w:ins w:id="8840" w:author="Mehrnazi Boojari" w:date="2019-01-12T06:53:00Z">
        <w:r w:rsidR="00C75BF9">
          <w:rPr>
            <w:rFonts w:ascii="B Lotus" w:eastAsia="Calibri" w:hAnsi="B Lotus" w:cs="B Lotus" w:hint="cs"/>
            <w:sz w:val="24"/>
            <w:szCs w:val="24"/>
            <w:rtl/>
          </w:rPr>
          <w:t>.</w:t>
        </w:r>
      </w:ins>
    </w:p>
    <w:p w14:paraId="6F60CB13" w14:textId="77777777" w:rsidR="00A06196" w:rsidRPr="007C39B2" w:rsidRDefault="00A06196" w:rsidP="00C75BF9">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بهبود تسهیلات عمومی مانند برق</w:t>
      </w:r>
      <w:del w:id="8841" w:author="Mehrnazi Boojari" w:date="2019-01-07T09:47:00Z">
        <w:r w:rsidRPr="007C39B2" w:rsidDel="006F7CCF">
          <w:rPr>
            <w:rFonts w:ascii="B Lotus" w:eastAsia="Calibri" w:hAnsi="B Lotus" w:cs="B Lotus"/>
            <w:sz w:val="24"/>
            <w:szCs w:val="24"/>
            <w:rtl/>
          </w:rPr>
          <w:delText xml:space="preserve"> </w:delText>
        </w:r>
        <w:r w:rsidRPr="007C39B2" w:rsidDel="006F7CCF">
          <w:rPr>
            <w:rFonts w:ascii="B Lotus" w:eastAsia="Calibri" w:hAnsi="B Lotus" w:cs="B Lotus" w:hint="cs"/>
            <w:sz w:val="24"/>
            <w:szCs w:val="24"/>
            <w:rtl/>
          </w:rPr>
          <w:delText>،</w:delText>
        </w:r>
      </w:del>
      <w:ins w:id="8842" w:author="Mehrnazi Boojari" w:date="2019-01-07T09:47:00Z">
        <w:r w:rsidR="006F7CCF">
          <w:rPr>
            <w:rFonts w:ascii="B Lotus" w:eastAsia="Calibri" w:hAnsi="B Lotus" w:cs="B Lotus"/>
            <w:sz w:val="24"/>
            <w:szCs w:val="24"/>
            <w:rtl/>
          </w:rPr>
          <w:t>،</w:t>
        </w:r>
      </w:ins>
      <w:r w:rsidRPr="007C39B2">
        <w:rPr>
          <w:rFonts w:ascii="B Lotus" w:eastAsia="Calibri" w:hAnsi="B Lotus" w:cs="B Lotus"/>
          <w:sz w:val="24"/>
          <w:szCs w:val="24"/>
          <w:rtl/>
        </w:rPr>
        <w:t xml:space="preserve"> تلفن</w:t>
      </w:r>
      <w:del w:id="8843" w:author="Mehrnazi Boojari" w:date="2019-01-07T09:47:00Z">
        <w:r w:rsidRPr="007C39B2" w:rsidDel="006F7CCF">
          <w:rPr>
            <w:rFonts w:ascii="B Lotus" w:eastAsia="Calibri" w:hAnsi="B Lotus" w:cs="B Lotus"/>
            <w:sz w:val="24"/>
            <w:szCs w:val="24"/>
            <w:rtl/>
          </w:rPr>
          <w:delText xml:space="preserve"> </w:delText>
        </w:r>
        <w:r w:rsidRPr="007C39B2" w:rsidDel="006F7CCF">
          <w:rPr>
            <w:rFonts w:ascii="B Lotus" w:eastAsia="Calibri" w:hAnsi="B Lotus" w:cs="B Lotus" w:hint="cs"/>
            <w:sz w:val="24"/>
            <w:szCs w:val="24"/>
            <w:rtl/>
          </w:rPr>
          <w:delText>،</w:delText>
        </w:r>
      </w:del>
      <w:ins w:id="8844" w:author="Mehrnazi Boojari" w:date="2019-01-07T09:47:00Z">
        <w:r w:rsidR="006F7CCF">
          <w:rPr>
            <w:rFonts w:ascii="B Lotus" w:eastAsia="Calibri" w:hAnsi="B Lotus" w:cs="B Lotus"/>
            <w:sz w:val="24"/>
            <w:szCs w:val="24"/>
            <w:rtl/>
          </w:rPr>
          <w:t>،</w:t>
        </w:r>
      </w:ins>
      <w:r w:rsidRPr="007C39B2">
        <w:rPr>
          <w:rFonts w:ascii="B Lotus" w:eastAsia="Calibri" w:hAnsi="B Lotus" w:cs="B Lotus" w:hint="cs"/>
          <w:sz w:val="24"/>
          <w:szCs w:val="24"/>
          <w:rtl/>
        </w:rPr>
        <w:t xml:space="preserve"> </w:t>
      </w:r>
      <w:r w:rsidRPr="007C39B2">
        <w:rPr>
          <w:rFonts w:ascii="B Lotus" w:eastAsia="Calibri" w:hAnsi="B Lotus" w:cs="B Lotus"/>
          <w:sz w:val="24"/>
          <w:szCs w:val="24"/>
          <w:rtl/>
        </w:rPr>
        <w:t xml:space="preserve">آب </w:t>
      </w:r>
      <w:del w:id="8845" w:author="Mehrnazi Boojari" w:date="2019-01-08T01:59:00Z">
        <w:r w:rsidRPr="007C39B2" w:rsidDel="00AC3ADF">
          <w:rPr>
            <w:rFonts w:ascii="B Lotus" w:eastAsia="Calibri" w:hAnsi="B Lotus" w:cs="B Lotus"/>
            <w:sz w:val="24"/>
            <w:szCs w:val="24"/>
            <w:rtl/>
          </w:rPr>
          <w:delText>لوله کشی</w:delText>
        </w:r>
      </w:del>
      <w:ins w:id="8846" w:author="Mehrnazi Boojari" w:date="2019-01-08T01:59:00Z">
        <w:r w:rsidR="00AC3ADF">
          <w:rPr>
            <w:rFonts w:ascii="B Lotus" w:eastAsia="Calibri" w:hAnsi="B Lotus" w:cs="B Lotus"/>
            <w:sz w:val="24"/>
            <w:szCs w:val="24"/>
            <w:rtl/>
          </w:rPr>
          <w:t>لوله</w:t>
        </w:r>
        <w:r w:rsidR="00AC3ADF">
          <w:rPr>
            <w:rFonts w:ascii="B Lotus" w:eastAsia="Calibri" w:hAnsi="B Lotus" w:cs="B Lotus" w:hint="cs"/>
            <w:sz w:val="24"/>
            <w:szCs w:val="24"/>
            <w:rtl/>
          </w:rPr>
          <w:t>‌</w:t>
        </w:r>
        <w:r w:rsidR="00AC3ADF">
          <w:rPr>
            <w:rFonts w:ascii="B Lotus" w:eastAsia="Calibri" w:hAnsi="B Lotus" w:cs="B Lotus"/>
            <w:sz w:val="24"/>
            <w:szCs w:val="24"/>
            <w:rtl/>
          </w:rPr>
          <w:t>کشی</w:t>
        </w:r>
      </w:ins>
      <w:r w:rsidRPr="007C39B2">
        <w:rPr>
          <w:rFonts w:ascii="B Lotus" w:eastAsia="Calibri" w:hAnsi="B Lotus" w:cs="B Lotus"/>
          <w:sz w:val="24"/>
          <w:szCs w:val="24"/>
          <w:rtl/>
          <w:lang w:bidi="fa-IR"/>
        </w:rPr>
        <w:t xml:space="preserve"> </w:t>
      </w:r>
      <w:r w:rsidRPr="007C39B2">
        <w:rPr>
          <w:rFonts w:ascii="B Lotus" w:eastAsia="Calibri" w:hAnsi="B Lotus" w:cs="B Lotus"/>
          <w:sz w:val="24"/>
          <w:szCs w:val="24"/>
          <w:rtl/>
        </w:rPr>
        <w:t xml:space="preserve">و گاز </w:t>
      </w:r>
      <w:del w:id="8847" w:author="Mehrnazi Boojari" w:date="2019-01-08T01:59:00Z">
        <w:r w:rsidRPr="007C39B2" w:rsidDel="00AC3ADF">
          <w:rPr>
            <w:rFonts w:ascii="B Lotus" w:eastAsia="Calibri" w:hAnsi="B Lotus" w:cs="B Lotus"/>
            <w:sz w:val="24"/>
            <w:szCs w:val="24"/>
            <w:rtl/>
          </w:rPr>
          <w:delText>لوله کشی</w:delText>
        </w:r>
      </w:del>
      <w:ins w:id="8848" w:author="Mehrnazi Boojari" w:date="2019-01-08T01:59:00Z">
        <w:r w:rsidR="00AC3ADF">
          <w:rPr>
            <w:rFonts w:ascii="B Lotus" w:eastAsia="Calibri" w:hAnsi="B Lotus" w:cs="B Lotus"/>
            <w:sz w:val="24"/>
            <w:szCs w:val="24"/>
            <w:rtl/>
          </w:rPr>
          <w:t>لوله</w:t>
        </w:r>
        <w:r w:rsidR="00AC3ADF">
          <w:rPr>
            <w:rFonts w:ascii="B Lotus" w:eastAsia="Calibri" w:hAnsi="B Lotus" w:cs="B Lotus" w:hint="cs"/>
            <w:sz w:val="24"/>
            <w:szCs w:val="24"/>
            <w:rtl/>
          </w:rPr>
          <w:t>‌</w:t>
        </w:r>
        <w:r w:rsidR="00AC3ADF">
          <w:rPr>
            <w:rFonts w:ascii="B Lotus" w:eastAsia="Calibri" w:hAnsi="B Lotus" w:cs="B Lotus"/>
            <w:sz w:val="24"/>
            <w:szCs w:val="24"/>
            <w:rtl/>
          </w:rPr>
          <w:t>کشی</w:t>
        </w:r>
      </w:ins>
      <w:r w:rsidRPr="007C39B2">
        <w:rPr>
          <w:rFonts w:ascii="B Lotus" w:eastAsia="Calibri" w:hAnsi="B Lotus" w:cs="B Lotus"/>
          <w:sz w:val="24"/>
          <w:szCs w:val="24"/>
          <w:rtl/>
        </w:rPr>
        <w:t xml:space="preserve"> در واحدهای مسکونی روستایی</w:t>
      </w:r>
      <w:del w:id="8849" w:author="Mehrnazi Boojari" w:date="2019-01-12T06:53:00Z">
        <w:r w:rsidRPr="007C39B2" w:rsidDel="00C75BF9">
          <w:rPr>
            <w:rFonts w:ascii="B Lotus" w:eastAsia="Calibri" w:hAnsi="B Lotus" w:cs="B Lotus"/>
            <w:sz w:val="24"/>
            <w:szCs w:val="24"/>
            <w:rtl/>
          </w:rPr>
          <w:delText xml:space="preserve">؛ </w:delText>
        </w:r>
      </w:del>
      <w:ins w:id="8850" w:author="Mehrnazi Boojari" w:date="2019-01-12T06:53:00Z">
        <w:r w:rsidR="00C75BF9">
          <w:rPr>
            <w:rFonts w:ascii="B Lotus" w:eastAsia="Calibri" w:hAnsi="B Lotus" w:cs="B Lotus" w:hint="cs"/>
            <w:sz w:val="24"/>
            <w:szCs w:val="24"/>
            <w:rtl/>
          </w:rPr>
          <w:t>.</w:t>
        </w:r>
        <w:r w:rsidR="00C75BF9" w:rsidRPr="007C39B2">
          <w:rPr>
            <w:rFonts w:ascii="B Lotus" w:eastAsia="Calibri" w:hAnsi="B Lotus" w:cs="B Lotus"/>
            <w:sz w:val="24"/>
            <w:szCs w:val="24"/>
            <w:rtl/>
          </w:rPr>
          <w:t xml:space="preserve"> </w:t>
        </w:r>
      </w:ins>
    </w:p>
    <w:p w14:paraId="6F5B90E9" w14:textId="77777777" w:rsidR="00A06196" w:rsidRPr="007C39B2" w:rsidRDefault="00A06196" w:rsidP="00C75BF9">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بهبود نوع اسکلت و مصالح به</w:t>
      </w:r>
      <w:ins w:id="8851" w:author="Mehrnazi Boojari" w:date="2019-01-12T06:56:00Z">
        <w:r w:rsidR="00C75BF9">
          <w:rPr>
            <w:rFonts w:ascii="B Lotus" w:eastAsia="Calibri" w:hAnsi="B Lotus" w:cs="B Nazanin" w:hint="cs"/>
            <w:sz w:val="24"/>
            <w:szCs w:val="24"/>
            <w:rtl/>
          </w:rPr>
          <w:t>‌</w:t>
        </w:r>
      </w:ins>
      <w:del w:id="8852" w:author="Mehrnazi Boojari" w:date="2019-01-12T06:56:00Z">
        <w:r w:rsidRPr="007C39B2" w:rsidDel="00C75BF9">
          <w:rPr>
            <w:rFonts w:ascii="B Lotus" w:eastAsia="Calibri" w:hAnsi="B Lotus" w:cs="B Lotus"/>
            <w:sz w:val="24"/>
            <w:szCs w:val="24"/>
            <w:rtl/>
          </w:rPr>
          <w:delText xml:space="preserve"> </w:delText>
        </w:r>
      </w:del>
      <w:r w:rsidRPr="007C39B2">
        <w:rPr>
          <w:rFonts w:ascii="B Lotus" w:eastAsia="Calibri" w:hAnsi="B Lotus" w:cs="B Lotus"/>
          <w:sz w:val="24"/>
          <w:szCs w:val="24"/>
          <w:rtl/>
        </w:rPr>
        <w:t>کار</w:t>
      </w:r>
      <w:ins w:id="8853" w:author="Mehrnazi Boojari" w:date="2019-01-12T06:56:00Z">
        <w:r w:rsidR="00C75BF9">
          <w:rPr>
            <w:rFonts w:ascii="B Lotus" w:eastAsia="Calibri" w:hAnsi="B Lotus" w:cs="B Nazanin" w:hint="cs"/>
            <w:sz w:val="24"/>
            <w:szCs w:val="24"/>
            <w:rtl/>
          </w:rPr>
          <w:t>‌</w:t>
        </w:r>
      </w:ins>
      <w:del w:id="8854" w:author="Mehrnazi Boojari" w:date="2019-01-12T06:56:00Z">
        <w:r w:rsidRPr="007C39B2" w:rsidDel="00C75BF9">
          <w:rPr>
            <w:rFonts w:ascii="B Lotus" w:eastAsia="Calibri" w:hAnsi="B Lotus" w:cs="B Lotus"/>
            <w:sz w:val="24"/>
            <w:szCs w:val="24"/>
            <w:rtl/>
          </w:rPr>
          <w:delText xml:space="preserve"> </w:delText>
        </w:r>
      </w:del>
      <w:r w:rsidRPr="007C39B2">
        <w:rPr>
          <w:rFonts w:ascii="B Lotus" w:eastAsia="Calibri" w:hAnsi="B Lotus" w:cs="B Lotus"/>
          <w:sz w:val="24"/>
          <w:szCs w:val="24"/>
          <w:rtl/>
        </w:rPr>
        <w:t>رفته در واحدهای مسکونی روستایی در دو دهه اخیر و بهبود مقاومت سازه در دهه اخیر</w:t>
      </w:r>
      <w:ins w:id="8855" w:author="Mehrnazi Boojari" w:date="2019-01-12T06:54:00Z">
        <w:r w:rsidR="00C75BF9">
          <w:rPr>
            <w:rFonts w:ascii="B Lotus" w:eastAsia="Calibri" w:hAnsi="B Lotus" w:cs="B Lotus" w:hint="cs"/>
            <w:sz w:val="24"/>
            <w:szCs w:val="24"/>
            <w:rtl/>
          </w:rPr>
          <w:t>.</w:t>
        </w:r>
      </w:ins>
      <w:r w:rsidRPr="007C39B2">
        <w:rPr>
          <w:rFonts w:ascii="B Lotus" w:eastAsia="Calibri" w:hAnsi="B Lotus" w:cs="B Lotus"/>
          <w:sz w:val="24"/>
          <w:szCs w:val="24"/>
          <w:rtl/>
        </w:rPr>
        <w:t xml:space="preserve"> </w:t>
      </w:r>
    </w:p>
    <w:p w14:paraId="26D321F9" w14:textId="77777777" w:rsidR="00A06196" w:rsidRPr="007C39B2" w:rsidRDefault="00A06196" w:rsidP="00C75BF9">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افزایش دسترسی به امکانات بهداشتی و رفاهی در مسکن مانند حمام</w:t>
      </w:r>
      <w:del w:id="8856" w:author="Mehrnazi Boojari" w:date="2019-01-07T09:47:00Z">
        <w:r w:rsidRPr="007C39B2" w:rsidDel="006F7CCF">
          <w:rPr>
            <w:rFonts w:ascii="B Lotus" w:eastAsia="Calibri" w:hAnsi="B Lotus" w:cs="B Lotus"/>
            <w:sz w:val="24"/>
            <w:szCs w:val="24"/>
            <w:rtl/>
          </w:rPr>
          <w:delText xml:space="preserve"> </w:delText>
        </w:r>
        <w:r w:rsidRPr="007C39B2" w:rsidDel="006F7CCF">
          <w:rPr>
            <w:rFonts w:ascii="B Lotus" w:eastAsia="Calibri" w:hAnsi="B Lotus" w:cs="B Lotus" w:hint="cs"/>
            <w:sz w:val="24"/>
            <w:szCs w:val="24"/>
            <w:rtl/>
          </w:rPr>
          <w:delText>،</w:delText>
        </w:r>
      </w:del>
      <w:ins w:id="8857" w:author="Mehrnazi Boojari" w:date="2019-01-12T06:56:00Z">
        <w:r w:rsidR="00C75BF9">
          <w:rPr>
            <w:rFonts w:ascii="B Lotus" w:eastAsia="Calibri" w:hAnsi="B Lotus" w:cs="B Lotus" w:hint="cs"/>
            <w:sz w:val="24"/>
            <w:szCs w:val="24"/>
            <w:rtl/>
          </w:rPr>
          <w:t xml:space="preserve"> و</w:t>
        </w:r>
      </w:ins>
      <w:ins w:id="8858" w:author="Mehrnazi Boojari" w:date="2019-01-07T10:57:00Z">
        <w:r w:rsidR="006A1F1D">
          <w:rPr>
            <w:rFonts w:ascii="B Lotus" w:eastAsia="Calibri" w:hAnsi="B Lotus" w:cs="B Lotus" w:hint="cs"/>
            <w:sz w:val="24"/>
            <w:szCs w:val="24"/>
            <w:rtl/>
          </w:rPr>
          <w:t xml:space="preserve"> </w:t>
        </w:r>
      </w:ins>
      <w:r w:rsidRPr="007C39B2">
        <w:rPr>
          <w:rFonts w:ascii="B Lotus" w:eastAsia="Calibri" w:hAnsi="B Lotus" w:cs="B Lotus"/>
          <w:sz w:val="24"/>
          <w:szCs w:val="24"/>
          <w:rtl/>
        </w:rPr>
        <w:t>توالت و آشپزخانه</w:t>
      </w:r>
      <w:ins w:id="8859" w:author="Mehrnazi Boojari" w:date="2019-01-12T06:54:00Z">
        <w:r w:rsidR="00C75BF9">
          <w:rPr>
            <w:rFonts w:ascii="B Lotus" w:eastAsia="Calibri" w:hAnsi="B Lotus" w:cs="B Lotus" w:hint="cs"/>
            <w:sz w:val="24"/>
            <w:szCs w:val="24"/>
            <w:rtl/>
          </w:rPr>
          <w:t>.</w:t>
        </w:r>
      </w:ins>
    </w:p>
    <w:p w14:paraId="0CCB1385" w14:textId="77777777" w:rsidR="00A06196" w:rsidRPr="007C39B2" w:rsidRDefault="00A06196" w:rsidP="00A25B54">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مشکل در نحوه دفع فاضلاب واحدهای مسکونی روستایی</w:t>
      </w:r>
      <w:ins w:id="8860" w:author="Mehrnazi Boojari" w:date="2019-01-12T06:54:00Z">
        <w:r w:rsidR="00C75BF9">
          <w:rPr>
            <w:rFonts w:ascii="B Lotus" w:eastAsia="Calibri" w:hAnsi="B Lotus" w:cs="B Lotus" w:hint="cs"/>
            <w:sz w:val="24"/>
            <w:szCs w:val="24"/>
            <w:rtl/>
          </w:rPr>
          <w:t>.</w:t>
        </w:r>
      </w:ins>
    </w:p>
    <w:p w14:paraId="65B8826C" w14:textId="77777777" w:rsidR="00A06196" w:rsidRPr="007C39B2" w:rsidRDefault="00A06196" w:rsidP="00A25B54">
      <w:pPr>
        <w:numPr>
          <w:ilvl w:val="0"/>
          <w:numId w:val="46"/>
        </w:numPr>
        <w:bidi/>
        <w:spacing w:after="200" w:line="276" w:lineRule="auto"/>
        <w:contextualSpacing/>
        <w:jc w:val="both"/>
        <w:rPr>
          <w:rFonts w:ascii="B Lotus" w:eastAsia="Calibri" w:hAnsi="B Lotus" w:cs="B Lotus"/>
          <w:sz w:val="24"/>
          <w:szCs w:val="24"/>
          <w:rtl/>
          <w:lang w:bidi="fa-IR"/>
        </w:rPr>
      </w:pPr>
      <w:r w:rsidRPr="007C39B2">
        <w:rPr>
          <w:rFonts w:ascii="B Lotus" w:eastAsia="Calibri" w:hAnsi="B Lotus" w:cs="B Lotus"/>
          <w:sz w:val="24"/>
          <w:szCs w:val="24"/>
          <w:rtl/>
        </w:rPr>
        <w:t xml:space="preserve">بیش از </w:t>
      </w:r>
      <w:r w:rsidRPr="007C39B2">
        <w:rPr>
          <w:rFonts w:ascii="B Lotus" w:eastAsia="Calibri" w:hAnsi="B Lotus" w:cs="B Lotus" w:hint="cs"/>
          <w:sz w:val="24"/>
          <w:szCs w:val="24"/>
          <w:rtl/>
          <w:lang w:bidi="fa-IR"/>
        </w:rPr>
        <w:t>4.6</w:t>
      </w:r>
      <w:r w:rsidRPr="007C39B2">
        <w:rPr>
          <w:rFonts w:ascii="B Lotus" w:eastAsia="Calibri" w:hAnsi="B Lotus" w:cs="B Lotus"/>
          <w:sz w:val="24"/>
          <w:szCs w:val="24"/>
          <w:rtl/>
        </w:rPr>
        <w:t xml:space="preserve"> برابر</w:t>
      </w:r>
      <w:del w:id="8861" w:author="Mehrnazi Boojari" w:date="2019-01-07T10:33:00Z">
        <w:r w:rsidRPr="007C39B2" w:rsidDel="006C73A5">
          <w:rPr>
            <w:rFonts w:ascii="B Lotus" w:eastAsia="Calibri" w:hAnsi="B Lotus" w:cs="B Lotus"/>
            <w:sz w:val="24"/>
            <w:szCs w:val="24"/>
            <w:rtl/>
          </w:rPr>
          <w:delText xml:space="preserve"> شدن </w:delText>
        </w:r>
      </w:del>
      <w:ins w:id="8862" w:author="Mehrnazi Boojari" w:date="2019-01-07T10:33:00Z">
        <w:r w:rsidR="006C73A5">
          <w:rPr>
            <w:rFonts w:ascii="B Lotus" w:eastAsia="Calibri" w:hAnsi="B Lotus" w:cs="B Lotus" w:hint="cs"/>
            <w:sz w:val="24"/>
            <w:szCs w:val="24"/>
            <w:rtl/>
          </w:rPr>
          <w:t>‌</w:t>
        </w:r>
        <w:r w:rsidR="006C73A5">
          <w:rPr>
            <w:rFonts w:ascii="B Lotus" w:eastAsia="Calibri" w:hAnsi="B Lotus" w:cs="B Lotus"/>
            <w:sz w:val="24"/>
            <w:szCs w:val="24"/>
            <w:rtl/>
          </w:rPr>
          <w:t xml:space="preserve">شدن </w:t>
        </w:r>
      </w:ins>
      <w:r w:rsidRPr="007C39B2">
        <w:rPr>
          <w:rFonts w:ascii="B Lotus" w:eastAsia="Calibri" w:hAnsi="B Lotus" w:cs="B Lotus"/>
          <w:sz w:val="24"/>
          <w:szCs w:val="24"/>
          <w:rtl/>
        </w:rPr>
        <w:t xml:space="preserve">هزینه مسکن خانوارهای روستایی از </w:t>
      </w:r>
      <w:r w:rsidRPr="007C39B2">
        <w:rPr>
          <w:rFonts w:ascii="B Lotus" w:eastAsia="Calibri" w:hAnsi="B Lotus" w:cs="B Lotus" w:hint="cs"/>
          <w:sz w:val="24"/>
          <w:szCs w:val="24"/>
          <w:rtl/>
          <w:lang w:bidi="fa-IR"/>
        </w:rPr>
        <w:t>1385</w:t>
      </w:r>
      <w:r w:rsidRPr="007C39B2">
        <w:rPr>
          <w:rFonts w:ascii="B Lotus" w:eastAsia="Calibri" w:hAnsi="B Lotus" w:cs="B Lotus"/>
          <w:sz w:val="24"/>
          <w:szCs w:val="24"/>
          <w:rtl/>
        </w:rPr>
        <w:t xml:space="preserve"> تا </w:t>
      </w:r>
      <w:r w:rsidRPr="007C39B2">
        <w:rPr>
          <w:rFonts w:ascii="B Lotus" w:eastAsia="Calibri" w:hAnsi="B Lotus" w:cs="B Lotus" w:hint="cs"/>
          <w:sz w:val="24"/>
          <w:szCs w:val="24"/>
          <w:rtl/>
          <w:lang w:bidi="fa-IR"/>
        </w:rPr>
        <w:t>1391.</w:t>
      </w:r>
    </w:p>
    <w:p w14:paraId="72705068" w14:textId="77777777" w:rsidR="00A06196" w:rsidRPr="007C39B2" w:rsidRDefault="00A06196" w:rsidP="00C75BF9">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sz w:val="24"/>
          <w:szCs w:val="24"/>
          <w:rtl/>
        </w:rPr>
        <w:t>بالاتر</w:t>
      </w:r>
      <w:del w:id="8863" w:author="Mehrnazi Boojari" w:date="2019-01-07T10:45:00Z">
        <w:r w:rsidRPr="007C39B2" w:rsidDel="006A1F1D">
          <w:rPr>
            <w:rFonts w:ascii="B Lotus" w:eastAsia="Calibri" w:hAnsi="B Lotus" w:cs="B Lotus"/>
            <w:sz w:val="24"/>
            <w:szCs w:val="24"/>
            <w:rtl/>
          </w:rPr>
          <w:delText xml:space="preserve"> بودن </w:delText>
        </w:r>
      </w:del>
      <w:ins w:id="8864" w:author="Mehrnazi Boojari" w:date="2019-01-07T10:45:00Z">
        <w:r w:rsidR="006A1F1D">
          <w:rPr>
            <w:rFonts w:ascii="B Lotus" w:eastAsia="Calibri" w:hAnsi="B Lotus" w:cs="B Lotus" w:hint="cs"/>
            <w:sz w:val="24"/>
            <w:szCs w:val="24"/>
            <w:rtl/>
          </w:rPr>
          <w:t>‌</w:t>
        </w:r>
        <w:r w:rsidR="006A1F1D">
          <w:rPr>
            <w:rFonts w:ascii="B Lotus" w:eastAsia="Calibri" w:hAnsi="B Lotus" w:cs="B Lotus"/>
            <w:sz w:val="24"/>
            <w:szCs w:val="24"/>
            <w:rtl/>
          </w:rPr>
          <w:t xml:space="preserve">بودن </w:t>
        </w:r>
      </w:ins>
      <w:r w:rsidRPr="007C39B2">
        <w:rPr>
          <w:rFonts w:ascii="B Lotus" w:eastAsia="Calibri" w:hAnsi="B Lotus" w:cs="B Lotus"/>
          <w:sz w:val="24"/>
          <w:szCs w:val="24"/>
          <w:rtl/>
        </w:rPr>
        <w:t>سهم استفاده از اسکلت و مصالح مرغوب در واحدهای تازه</w:t>
      </w:r>
      <w:ins w:id="8865" w:author="Mehrnazi Boojari" w:date="2019-01-12T06:54:00Z">
        <w:r w:rsidR="00C75BF9">
          <w:rPr>
            <w:rFonts w:ascii="B Lotus" w:eastAsia="Calibri" w:hAnsi="B Lotus" w:cs="B Nazanin" w:hint="cs"/>
            <w:sz w:val="24"/>
            <w:szCs w:val="24"/>
            <w:rtl/>
          </w:rPr>
          <w:t>‌</w:t>
        </w:r>
      </w:ins>
      <w:del w:id="8866" w:author="Mehrnazi Boojari" w:date="2019-01-12T06:54:00Z">
        <w:r w:rsidRPr="007C39B2" w:rsidDel="00C75BF9">
          <w:rPr>
            <w:rFonts w:ascii="B Lotus" w:eastAsia="Calibri" w:hAnsi="B Lotus" w:cs="B Lotus"/>
            <w:sz w:val="24"/>
            <w:szCs w:val="24"/>
            <w:rtl/>
          </w:rPr>
          <w:delText xml:space="preserve"> </w:delText>
        </w:r>
      </w:del>
      <w:r w:rsidRPr="007C39B2">
        <w:rPr>
          <w:rFonts w:ascii="B Lotus" w:eastAsia="Calibri" w:hAnsi="B Lotus" w:cs="B Lotus"/>
          <w:sz w:val="24"/>
          <w:szCs w:val="24"/>
          <w:rtl/>
        </w:rPr>
        <w:t>ساز (</w:t>
      </w:r>
      <w:del w:id="8867" w:author="Mehrnazi Boojari" w:date="2019-01-12T06:56:00Z">
        <w:r w:rsidRPr="007C39B2" w:rsidDel="00C75BF9">
          <w:rPr>
            <w:rFonts w:ascii="B Lotus" w:eastAsia="Calibri" w:hAnsi="B Lotus" w:cs="B Lotus"/>
            <w:sz w:val="24"/>
            <w:szCs w:val="24"/>
            <w:rtl/>
            <w:lang w:bidi="fa-IR"/>
          </w:rPr>
          <w:delText>۹۰-</w:delText>
        </w:r>
      </w:del>
      <w:r w:rsidRPr="007C39B2">
        <w:rPr>
          <w:rFonts w:ascii="B Lotus" w:eastAsia="Calibri" w:hAnsi="B Lotus" w:cs="B Lotus"/>
          <w:sz w:val="24"/>
          <w:szCs w:val="24"/>
          <w:rtl/>
          <w:lang w:bidi="fa-IR"/>
        </w:rPr>
        <w:t>۱۳۸۵</w:t>
      </w:r>
      <w:ins w:id="8868" w:author="Mehrnazi Boojari" w:date="2019-01-12T06:56:00Z">
        <w:r w:rsidR="00C75BF9">
          <w:rPr>
            <w:rFonts w:ascii="B Lotus" w:eastAsia="Calibri" w:hAnsi="B Lotus" w:cs="B Lotus" w:hint="cs"/>
            <w:sz w:val="24"/>
            <w:szCs w:val="24"/>
            <w:rtl/>
            <w:lang w:bidi="fa-IR"/>
          </w:rPr>
          <w:t>-1390</w:t>
        </w:r>
      </w:ins>
      <w:r w:rsidRPr="007C39B2">
        <w:rPr>
          <w:rFonts w:ascii="B Lotus" w:eastAsia="Calibri" w:hAnsi="B Lotus" w:cs="B Lotus"/>
          <w:sz w:val="24"/>
          <w:szCs w:val="24"/>
          <w:rtl/>
          <w:lang w:bidi="fa-IR"/>
        </w:rPr>
        <w:t xml:space="preserve">) </w:t>
      </w:r>
      <w:r w:rsidRPr="007C39B2">
        <w:rPr>
          <w:rFonts w:ascii="B Lotus" w:eastAsia="Calibri" w:hAnsi="B Lotus" w:cs="B Lotus"/>
          <w:sz w:val="24"/>
          <w:szCs w:val="24"/>
          <w:rtl/>
        </w:rPr>
        <w:t>نسبت به کل واحدهای مسکونی روستایی</w:t>
      </w:r>
      <w:del w:id="8869" w:author="Mehrnazi Boojari" w:date="2019-01-12T06:54:00Z">
        <w:r w:rsidRPr="007C39B2" w:rsidDel="00C75BF9">
          <w:rPr>
            <w:rFonts w:ascii="B Lotus" w:eastAsia="Calibri" w:hAnsi="B Lotus" w:cs="B Lotus"/>
            <w:sz w:val="24"/>
            <w:szCs w:val="24"/>
            <w:rtl/>
          </w:rPr>
          <w:delText>؛</w:delText>
        </w:r>
      </w:del>
      <w:ins w:id="8870" w:author="Mehrnazi Boojari" w:date="2019-01-12T06:54:00Z">
        <w:r w:rsidR="00C75BF9">
          <w:rPr>
            <w:rFonts w:ascii="B Lotus" w:eastAsia="Calibri" w:hAnsi="B Lotus" w:cs="B Lotus" w:hint="cs"/>
            <w:sz w:val="24"/>
            <w:szCs w:val="24"/>
            <w:rtl/>
          </w:rPr>
          <w:t>.</w:t>
        </w:r>
      </w:ins>
    </w:p>
    <w:p w14:paraId="59C9AA8E" w14:textId="77777777" w:rsidR="00A06196" w:rsidRPr="007C39B2" w:rsidRDefault="00A06196" w:rsidP="00C75BF9">
      <w:pPr>
        <w:numPr>
          <w:ilvl w:val="0"/>
          <w:numId w:val="46"/>
        </w:numPr>
        <w:bidi/>
        <w:spacing w:after="200" w:line="276" w:lineRule="auto"/>
        <w:contextualSpacing/>
        <w:jc w:val="both"/>
        <w:rPr>
          <w:rFonts w:ascii="B Lotus" w:eastAsia="Calibri" w:hAnsi="B Lotus" w:cs="B Lotus"/>
          <w:sz w:val="24"/>
          <w:szCs w:val="24"/>
        </w:rPr>
      </w:pPr>
      <w:r w:rsidRPr="007C39B2">
        <w:rPr>
          <w:rFonts w:ascii="B Lotus" w:eastAsia="Calibri" w:hAnsi="B Lotus" w:cs="B Lotus" w:hint="cs"/>
          <w:sz w:val="24"/>
          <w:szCs w:val="24"/>
          <w:rtl/>
        </w:rPr>
        <w:t>گرایش به ساخت واحدهای مسکونی تازه</w:t>
      </w:r>
      <w:ins w:id="8871" w:author="Mehrnazi Boojari" w:date="2019-01-12T06:56:00Z">
        <w:r w:rsidR="00C75BF9">
          <w:rPr>
            <w:rFonts w:ascii="B Lotus" w:eastAsia="Calibri" w:hAnsi="B Lotus" w:cs="B Nazanin" w:hint="cs"/>
            <w:sz w:val="24"/>
            <w:szCs w:val="24"/>
            <w:rtl/>
          </w:rPr>
          <w:t>‌</w:t>
        </w:r>
      </w:ins>
      <w:del w:id="8872" w:author="Mehrnazi Boojari" w:date="2019-01-12T06:56:00Z">
        <w:r w:rsidRPr="007C39B2" w:rsidDel="00C75BF9">
          <w:rPr>
            <w:rFonts w:ascii="B Lotus" w:eastAsia="Calibri" w:hAnsi="B Lotus" w:cs="B Lotus" w:hint="cs"/>
            <w:sz w:val="24"/>
            <w:szCs w:val="24"/>
            <w:rtl/>
          </w:rPr>
          <w:delText xml:space="preserve"> </w:delText>
        </w:r>
      </w:del>
      <w:r w:rsidRPr="007C39B2">
        <w:rPr>
          <w:rFonts w:ascii="B Lotus" w:eastAsia="Calibri" w:hAnsi="B Lotus" w:cs="B Lotus" w:hint="cs"/>
          <w:sz w:val="24"/>
          <w:szCs w:val="24"/>
          <w:rtl/>
        </w:rPr>
        <w:t xml:space="preserve">ساز با مساحت زیربنای متوسط (50 -100 </w:t>
      </w:r>
      <w:del w:id="8873" w:author="Mehrnazi Boojari" w:date="2019-01-08T02:00:00Z">
        <w:r w:rsidRPr="007C39B2" w:rsidDel="00AC3ADF">
          <w:rPr>
            <w:rFonts w:ascii="B Lotus" w:eastAsia="Calibri" w:hAnsi="B Lotus" w:cs="B Lotus" w:hint="cs"/>
            <w:sz w:val="24"/>
            <w:szCs w:val="24"/>
            <w:rtl/>
          </w:rPr>
          <w:delText>متر مربع</w:delText>
        </w:r>
      </w:del>
      <w:ins w:id="8874" w:author="Mehrnazi Boojari" w:date="2019-01-08T02:00:00Z">
        <w:r w:rsidR="00AC3ADF">
          <w:rPr>
            <w:rFonts w:ascii="B Lotus" w:eastAsia="Calibri" w:hAnsi="B Lotus" w:cs="B Lotus" w:hint="cs"/>
            <w:sz w:val="24"/>
            <w:szCs w:val="24"/>
            <w:rtl/>
          </w:rPr>
          <w:t>مترمربع</w:t>
        </w:r>
      </w:ins>
      <w:r w:rsidRPr="007C39B2">
        <w:rPr>
          <w:rFonts w:ascii="B Lotus" w:eastAsia="Calibri" w:hAnsi="B Lotus" w:cs="B Lotus" w:hint="cs"/>
          <w:sz w:val="24"/>
          <w:szCs w:val="24"/>
          <w:rtl/>
        </w:rPr>
        <w:t>) در سال</w:t>
      </w:r>
      <w:del w:id="8875" w:author="Mehrnazi Boojari" w:date="2019-01-07T09:46:00Z">
        <w:r w:rsidRPr="007C39B2" w:rsidDel="006F7CCF">
          <w:rPr>
            <w:rFonts w:ascii="B Lotus" w:eastAsia="Calibri" w:hAnsi="B Lotus" w:cs="B Lotus" w:hint="cs"/>
            <w:sz w:val="24"/>
            <w:szCs w:val="24"/>
            <w:rtl/>
          </w:rPr>
          <w:delText xml:space="preserve"> های </w:delText>
        </w:r>
      </w:del>
      <w:ins w:id="8876" w:author="Mehrnazi Boojari" w:date="2019-01-07T09:46:00Z">
        <w:r w:rsidR="006F7CCF">
          <w:rPr>
            <w:rFonts w:ascii="B Lotus" w:eastAsia="Calibri" w:hAnsi="B Lotus" w:cs="B Lotus" w:hint="cs"/>
            <w:sz w:val="24"/>
            <w:szCs w:val="24"/>
            <w:rtl/>
          </w:rPr>
          <w:t xml:space="preserve">‌های </w:t>
        </w:r>
      </w:ins>
      <w:r w:rsidRPr="007C39B2">
        <w:rPr>
          <w:rFonts w:ascii="B Lotus" w:eastAsia="Calibri" w:hAnsi="B Lotus" w:cs="B Lotus" w:hint="cs"/>
          <w:sz w:val="24"/>
          <w:szCs w:val="24"/>
          <w:rtl/>
        </w:rPr>
        <w:t>اخیر.</w:t>
      </w:r>
    </w:p>
    <w:p w14:paraId="28A0DE55" w14:textId="77777777" w:rsidR="00236B55" w:rsidRDefault="00A06196" w:rsidP="00A25B54">
      <w:pPr>
        <w:numPr>
          <w:ilvl w:val="0"/>
          <w:numId w:val="46"/>
        </w:numPr>
        <w:bidi/>
        <w:spacing w:after="200" w:line="276" w:lineRule="auto"/>
        <w:contextualSpacing/>
        <w:jc w:val="both"/>
        <w:rPr>
          <w:rFonts w:ascii="B Lotus" w:eastAsia="Calibri" w:hAnsi="B Lotus" w:cs="B Lotus"/>
          <w:sz w:val="24"/>
          <w:szCs w:val="24"/>
          <w:rtl/>
        </w:rPr>
      </w:pPr>
      <w:r w:rsidRPr="007C39B2">
        <w:rPr>
          <w:rFonts w:ascii="B Lotus" w:eastAsia="Calibri" w:hAnsi="B Lotus" w:cs="B Lotus" w:hint="cs"/>
          <w:sz w:val="24"/>
          <w:szCs w:val="24"/>
          <w:rtl/>
        </w:rPr>
        <w:t xml:space="preserve">کاهش تعداد اتاق در واحدهای مسکونی </w:t>
      </w:r>
      <w:del w:id="8877" w:author="Mehrnazi Boojari" w:date="2019-01-07T10:03:00Z">
        <w:r w:rsidRPr="007C39B2" w:rsidDel="00A31D6F">
          <w:rPr>
            <w:rFonts w:ascii="B Lotus" w:eastAsia="Calibri" w:hAnsi="B Lotus" w:cs="B Lotus" w:hint="cs"/>
            <w:sz w:val="24"/>
            <w:szCs w:val="24"/>
            <w:rtl/>
          </w:rPr>
          <w:delText>روستائی</w:delText>
        </w:r>
      </w:del>
      <w:ins w:id="8878" w:author="Mehrnazi Boojari" w:date="2019-01-07T10:03:00Z">
        <w:r w:rsidR="00A31D6F">
          <w:rPr>
            <w:rFonts w:ascii="B Lotus" w:eastAsia="Calibri" w:hAnsi="B Lotus" w:cs="B Lotus" w:hint="cs"/>
            <w:sz w:val="24"/>
            <w:szCs w:val="24"/>
            <w:rtl/>
          </w:rPr>
          <w:t>روستایی</w:t>
        </w:r>
      </w:ins>
      <w:r w:rsidRPr="007C39B2">
        <w:rPr>
          <w:rFonts w:ascii="B Lotus" w:eastAsia="Calibri" w:hAnsi="B Lotus" w:cs="B Lotus" w:hint="cs"/>
          <w:sz w:val="24"/>
          <w:szCs w:val="24"/>
          <w:rtl/>
        </w:rPr>
        <w:t xml:space="preserve"> نسبت به کل واحدهای مسکونی روستایی</w:t>
      </w:r>
      <w:ins w:id="8879" w:author="Mehrnazi Boojari" w:date="2019-01-12T06:54:00Z">
        <w:r w:rsidR="00C75BF9">
          <w:rPr>
            <w:rFonts w:ascii="B Lotus" w:eastAsia="Calibri" w:hAnsi="B Lotus" w:cs="B Lotus" w:hint="cs"/>
            <w:sz w:val="24"/>
            <w:szCs w:val="24"/>
            <w:rtl/>
          </w:rPr>
          <w:t>.</w:t>
        </w:r>
      </w:ins>
    </w:p>
    <w:p w14:paraId="3E7E2710" w14:textId="77777777" w:rsidR="00A06196" w:rsidRDefault="00A06196">
      <w:pPr>
        <w:bidi/>
        <w:spacing w:after="200" w:line="276" w:lineRule="auto"/>
        <w:contextualSpacing/>
        <w:jc w:val="both"/>
        <w:rPr>
          <w:ins w:id="8880" w:author="Mehrnazi Boojari" w:date="2019-01-07T22:20:00Z"/>
          <w:rFonts w:ascii="B Lotus" w:eastAsia="Calibri" w:hAnsi="B Lotus" w:cs="B Lotus"/>
          <w:sz w:val="24"/>
          <w:szCs w:val="24"/>
          <w:rtl/>
        </w:rPr>
        <w:pPrChange w:id="8881" w:author="Mehrnazi Boojari" w:date="2019-01-07T22:20:00Z">
          <w:pPr>
            <w:numPr>
              <w:numId w:val="46"/>
            </w:numPr>
            <w:bidi/>
            <w:spacing w:after="200" w:line="276" w:lineRule="auto"/>
            <w:ind w:left="472" w:hanging="360"/>
            <w:contextualSpacing/>
            <w:jc w:val="both"/>
          </w:pPr>
        </w:pPrChange>
      </w:pPr>
    </w:p>
    <w:p w14:paraId="08AD75E5" w14:textId="77777777" w:rsidR="00051F26" w:rsidRDefault="00051F26">
      <w:pPr>
        <w:bidi/>
        <w:spacing w:after="200" w:line="276" w:lineRule="auto"/>
        <w:contextualSpacing/>
        <w:jc w:val="both"/>
        <w:rPr>
          <w:ins w:id="8882" w:author="Mehrnazi Boojari" w:date="2019-01-07T22:20:00Z"/>
          <w:rFonts w:ascii="B Lotus" w:eastAsia="Calibri" w:hAnsi="B Lotus" w:cs="B Lotus"/>
          <w:sz w:val="24"/>
          <w:szCs w:val="24"/>
          <w:rtl/>
        </w:rPr>
        <w:pPrChange w:id="8883" w:author="Mehrnazi Boojari" w:date="2019-01-07T22:20:00Z">
          <w:pPr>
            <w:numPr>
              <w:numId w:val="46"/>
            </w:numPr>
            <w:bidi/>
            <w:spacing w:after="200" w:line="276" w:lineRule="auto"/>
            <w:ind w:left="472" w:hanging="360"/>
            <w:contextualSpacing/>
            <w:jc w:val="both"/>
          </w:pPr>
        </w:pPrChange>
      </w:pPr>
    </w:p>
    <w:p w14:paraId="019086F2" w14:textId="77777777" w:rsidR="00051F26" w:rsidRDefault="00051F26">
      <w:pPr>
        <w:bidi/>
        <w:spacing w:after="200" w:line="276" w:lineRule="auto"/>
        <w:contextualSpacing/>
        <w:jc w:val="both"/>
        <w:rPr>
          <w:ins w:id="8884" w:author="Mehrnazi Boojari" w:date="2019-01-07T22:20:00Z"/>
          <w:rFonts w:ascii="B Lotus" w:eastAsia="Calibri" w:hAnsi="B Lotus" w:cs="B Lotus"/>
          <w:sz w:val="24"/>
          <w:szCs w:val="24"/>
          <w:rtl/>
        </w:rPr>
        <w:pPrChange w:id="8885" w:author="Mehrnazi Boojari" w:date="2019-01-07T22:20:00Z">
          <w:pPr>
            <w:numPr>
              <w:numId w:val="46"/>
            </w:numPr>
            <w:bidi/>
            <w:spacing w:after="200" w:line="276" w:lineRule="auto"/>
            <w:ind w:left="472" w:hanging="360"/>
            <w:contextualSpacing/>
            <w:jc w:val="both"/>
          </w:pPr>
        </w:pPrChange>
      </w:pPr>
    </w:p>
    <w:p w14:paraId="2095A099" w14:textId="77777777" w:rsidR="00051F26" w:rsidRDefault="00051F26">
      <w:pPr>
        <w:bidi/>
        <w:spacing w:after="200" w:line="276" w:lineRule="auto"/>
        <w:contextualSpacing/>
        <w:jc w:val="both"/>
        <w:rPr>
          <w:ins w:id="8886" w:author="Mehrnazi Boojari" w:date="2019-01-07T22:20:00Z"/>
          <w:rFonts w:ascii="B Lotus" w:eastAsia="Calibri" w:hAnsi="B Lotus" w:cs="B Lotus"/>
          <w:sz w:val="24"/>
          <w:szCs w:val="24"/>
          <w:rtl/>
        </w:rPr>
        <w:pPrChange w:id="8887" w:author="Mehrnazi Boojari" w:date="2019-01-07T22:20:00Z">
          <w:pPr>
            <w:numPr>
              <w:numId w:val="46"/>
            </w:numPr>
            <w:bidi/>
            <w:spacing w:after="200" w:line="276" w:lineRule="auto"/>
            <w:ind w:left="472" w:hanging="360"/>
            <w:contextualSpacing/>
            <w:jc w:val="both"/>
          </w:pPr>
        </w:pPrChange>
      </w:pPr>
    </w:p>
    <w:p w14:paraId="273EC748" w14:textId="77777777" w:rsidR="00051F26" w:rsidRDefault="00051F26">
      <w:pPr>
        <w:bidi/>
        <w:spacing w:after="200" w:line="276" w:lineRule="auto"/>
        <w:contextualSpacing/>
        <w:jc w:val="both"/>
        <w:rPr>
          <w:ins w:id="8888" w:author="Mehrnazi Boojari" w:date="2019-01-09T22:27:00Z"/>
          <w:rFonts w:ascii="B Lotus" w:eastAsia="Calibri" w:hAnsi="B Lotus" w:cs="B Lotus"/>
          <w:sz w:val="24"/>
          <w:szCs w:val="24"/>
          <w:rtl/>
        </w:rPr>
        <w:pPrChange w:id="8889" w:author="Mehrnazi Boojari" w:date="2019-01-07T22:20:00Z">
          <w:pPr>
            <w:numPr>
              <w:numId w:val="46"/>
            </w:numPr>
            <w:bidi/>
            <w:spacing w:after="200" w:line="276" w:lineRule="auto"/>
            <w:ind w:left="472" w:hanging="360"/>
            <w:contextualSpacing/>
            <w:jc w:val="both"/>
          </w:pPr>
        </w:pPrChange>
      </w:pPr>
    </w:p>
    <w:p w14:paraId="2E6FCEE4" w14:textId="77777777" w:rsidR="00417494" w:rsidRDefault="00417494">
      <w:pPr>
        <w:bidi/>
        <w:spacing w:after="200" w:line="276" w:lineRule="auto"/>
        <w:contextualSpacing/>
        <w:jc w:val="both"/>
        <w:rPr>
          <w:ins w:id="8890" w:author="Mehrnazi Boojari" w:date="2019-01-09T22:27:00Z"/>
          <w:rFonts w:ascii="B Lotus" w:eastAsia="Calibri" w:hAnsi="B Lotus" w:cs="B Lotus"/>
          <w:sz w:val="24"/>
          <w:szCs w:val="24"/>
          <w:rtl/>
        </w:rPr>
        <w:pPrChange w:id="8891" w:author="Mehrnazi Boojari" w:date="2019-01-09T22:27:00Z">
          <w:pPr>
            <w:numPr>
              <w:numId w:val="46"/>
            </w:numPr>
            <w:bidi/>
            <w:spacing w:after="200" w:line="276" w:lineRule="auto"/>
            <w:ind w:left="472" w:hanging="360"/>
            <w:contextualSpacing/>
            <w:jc w:val="both"/>
          </w:pPr>
        </w:pPrChange>
      </w:pPr>
    </w:p>
    <w:p w14:paraId="1260C5BA" w14:textId="77777777" w:rsidR="00417494" w:rsidRDefault="00417494">
      <w:pPr>
        <w:bidi/>
        <w:spacing w:after="200" w:line="276" w:lineRule="auto"/>
        <w:contextualSpacing/>
        <w:jc w:val="both"/>
        <w:rPr>
          <w:ins w:id="8892" w:author="Mehrnazi Boojari" w:date="2019-01-09T22:27:00Z"/>
          <w:rFonts w:ascii="B Lotus" w:eastAsia="Calibri" w:hAnsi="B Lotus" w:cs="B Lotus"/>
          <w:sz w:val="24"/>
          <w:szCs w:val="24"/>
          <w:rtl/>
        </w:rPr>
        <w:pPrChange w:id="8893" w:author="Mehrnazi Boojari" w:date="2019-01-09T22:27:00Z">
          <w:pPr>
            <w:numPr>
              <w:numId w:val="46"/>
            </w:numPr>
            <w:bidi/>
            <w:spacing w:after="200" w:line="276" w:lineRule="auto"/>
            <w:ind w:left="472" w:hanging="360"/>
            <w:contextualSpacing/>
            <w:jc w:val="both"/>
          </w:pPr>
        </w:pPrChange>
      </w:pPr>
    </w:p>
    <w:p w14:paraId="258E37F1" w14:textId="77777777" w:rsidR="00417494" w:rsidRDefault="00417494">
      <w:pPr>
        <w:bidi/>
        <w:spacing w:after="200" w:line="276" w:lineRule="auto"/>
        <w:contextualSpacing/>
        <w:jc w:val="both"/>
        <w:rPr>
          <w:ins w:id="8894" w:author="Mehrnazi Boojari" w:date="2019-01-09T22:27:00Z"/>
          <w:rFonts w:ascii="B Lotus" w:eastAsia="Calibri" w:hAnsi="B Lotus" w:cs="B Lotus"/>
          <w:sz w:val="24"/>
          <w:szCs w:val="24"/>
          <w:rtl/>
        </w:rPr>
        <w:pPrChange w:id="8895" w:author="Mehrnazi Boojari" w:date="2019-01-09T22:27:00Z">
          <w:pPr>
            <w:numPr>
              <w:numId w:val="46"/>
            </w:numPr>
            <w:bidi/>
            <w:spacing w:after="200" w:line="276" w:lineRule="auto"/>
            <w:ind w:left="472" w:hanging="360"/>
            <w:contextualSpacing/>
            <w:jc w:val="both"/>
          </w:pPr>
        </w:pPrChange>
      </w:pPr>
    </w:p>
    <w:p w14:paraId="5C04DFB2" w14:textId="77777777" w:rsidR="00417494" w:rsidRDefault="00417494">
      <w:pPr>
        <w:bidi/>
        <w:spacing w:after="200" w:line="276" w:lineRule="auto"/>
        <w:contextualSpacing/>
        <w:jc w:val="both"/>
        <w:rPr>
          <w:ins w:id="8896" w:author="Mehrnazi Boojari" w:date="2019-01-09T22:27:00Z"/>
          <w:rFonts w:ascii="B Lotus" w:eastAsia="Calibri" w:hAnsi="B Lotus" w:cs="B Lotus"/>
          <w:sz w:val="24"/>
          <w:szCs w:val="24"/>
          <w:rtl/>
        </w:rPr>
        <w:pPrChange w:id="8897" w:author="Mehrnazi Boojari" w:date="2019-01-09T22:27:00Z">
          <w:pPr>
            <w:numPr>
              <w:numId w:val="46"/>
            </w:numPr>
            <w:bidi/>
            <w:spacing w:after="200" w:line="276" w:lineRule="auto"/>
            <w:ind w:left="472" w:hanging="360"/>
            <w:contextualSpacing/>
            <w:jc w:val="both"/>
          </w:pPr>
        </w:pPrChange>
      </w:pPr>
    </w:p>
    <w:p w14:paraId="42068844" w14:textId="77777777" w:rsidR="00417494" w:rsidRDefault="00417494">
      <w:pPr>
        <w:bidi/>
        <w:spacing w:after="200" w:line="276" w:lineRule="auto"/>
        <w:contextualSpacing/>
        <w:jc w:val="both"/>
        <w:rPr>
          <w:ins w:id="8898" w:author="Mehrnazi Boojari" w:date="2019-01-09T22:27:00Z"/>
          <w:rFonts w:ascii="B Lotus" w:eastAsia="Calibri" w:hAnsi="B Lotus" w:cs="B Lotus"/>
          <w:sz w:val="24"/>
          <w:szCs w:val="24"/>
          <w:rtl/>
        </w:rPr>
        <w:pPrChange w:id="8899" w:author="Mehrnazi Boojari" w:date="2019-01-09T22:27:00Z">
          <w:pPr>
            <w:numPr>
              <w:numId w:val="46"/>
            </w:numPr>
            <w:bidi/>
            <w:spacing w:after="200" w:line="276" w:lineRule="auto"/>
            <w:ind w:left="472" w:hanging="360"/>
            <w:contextualSpacing/>
            <w:jc w:val="both"/>
          </w:pPr>
        </w:pPrChange>
      </w:pPr>
    </w:p>
    <w:p w14:paraId="0FA67DB6" w14:textId="77777777" w:rsidR="00417494" w:rsidRDefault="00417494">
      <w:pPr>
        <w:bidi/>
        <w:spacing w:after="200" w:line="276" w:lineRule="auto"/>
        <w:contextualSpacing/>
        <w:jc w:val="both"/>
        <w:rPr>
          <w:ins w:id="8900" w:author="Mehrnazi Boojari" w:date="2019-01-09T22:27:00Z"/>
          <w:rFonts w:ascii="B Lotus" w:eastAsia="Calibri" w:hAnsi="B Lotus" w:cs="B Lotus"/>
          <w:sz w:val="24"/>
          <w:szCs w:val="24"/>
          <w:rtl/>
        </w:rPr>
        <w:pPrChange w:id="8901" w:author="Mehrnazi Boojari" w:date="2019-01-09T22:27:00Z">
          <w:pPr>
            <w:numPr>
              <w:numId w:val="46"/>
            </w:numPr>
            <w:bidi/>
            <w:spacing w:after="200" w:line="276" w:lineRule="auto"/>
            <w:ind w:left="472" w:hanging="360"/>
            <w:contextualSpacing/>
            <w:jc w:val="both"/>
          </w:pPr>
        </w:pPrChange>
      </w:pPr>
    </w:p>
    <w:p w14:paraId="01315CE7" w14:textId="77777777" w:rsidR="00417494" w:rsidRDefault="00417494">
      <w:pPr>
        <w:bidi/>
        <w:spacing w:after="200" w:line="276" w:lineRule="auto"/>
        <w:contextualSpacing/>
        <w:jc w:val="both"/>
        <w:rPr>
          <w:ins w:id="8902" w:author="Mehrnazi Boojari" w:date="2019-01-09T22:27:00Z"/>
          <w:rFonts w:ascii="B Lotus" w:eastAsia="Calibri" w:hAnsi="B Lotus" w:cs="B Lotus"/>
          <w:sz w:val="24"/>
          <w:szCs w:val="24"/>
          <w:rtl/>
        </w:rPr>
        <w:pPrChange w:id="8903" w:author="Mehrnazi Boojari" w:date="2019-01-09T22:27:00Z">
          <w:pPr>
            <w:numPr>
              <w:numId w:val="46"/>
            </w:numPr>
            <w:bidi/>
            <w:spacing w:after="200" w:line="276" w:lineRule="auto"/>
            <w:ind w:left="472" w:hanging="360"/>
            <w:contextualSpacing/>
            <w:jc w:val="both"/>
          </w:pPr>
        </w:pPrChange>
      </w:pPr>
    </w:p>
    <w:p w14:paraId="5DC5BCB8" w14:textId="77777777" w:rsidR="00417494" w:rsidRDefault="00417494">
      <w:pPr>
        <w:bidi/>
        <w:spacing w:after="200" w:line="276" w:lineRule="auto"/>
        <w:contextualSpacing/>
        <w:jc w:val="both"/>
        <w:rPr>
          <w:ins w:id="8904" w:author="Mehrnazi Boojari" w:date="2019-01-09T22:27:00Z"/>
          <w:rFonts w:ascii="B Lotus" w:eastAsia="Calibri" w:hAnsi="B Lotus" w:cs="B Lotus"/>
          <w:sz w:val="24"/>
          <w:szCs w:val="24"/>
          <w:rtl/>
        </w:rPr>
        <w:pPrChange w:id="8905" w:author="Mehrnazi Boojari" w:date="2019-01-09T22:27:00Z">
          <w:pPr>
            <w:numPr>
              <w:numId w:val="46"/>
            </w:numPr>
            <w:bidi/>
            <w:spacing w:after="200" w:line="276" w:lineRule="auto"/>
            <w:ind w:left="472" w:hanging="360"/>
            <w:contextualSpacing/>
            <w:jc w:val="both"/>
          </w:pPr>
        </w:pPrChange>
      </w:pPr>
    </w:p>
    <w:p w14:paraId="05E5BE88" w14:textId="77777777" w:rsidR="00417494" w:rsidRDefault="00417494">
      <w:pPr>
        <w:bidi/>
        <w:spacing w:after="200" w:line="276" w:lineRule="auto"/>
        <w:contextualSpacing/>
        <w:jc w:val="both"/>
        <w:rPr>
          <w:ins w:id="8906" w:author="Mehrnazi Boojari" w:date="2019-01-09T22:27:00Z"/>
          <w:rFonts w:ascii="B Lotus" w:eastAsia="Calibri" w:hAnsi="B Lotus" w:cs="B Lotus"/>
          <w:sz w:val="24"/>
          <w:szCs w:val="24"/>
          <w:rtl/>
        </w:rPr>
        <w:pPrChange w:id="8907" w:author="Mehrnazi Boojari" w:date="2019-01-09T22:27:00Z">
          <w:pPr>
            <w:numPr>
              <w:numId w:val="46"/>
            </w:numPr>
            <w:bidi/>
            <w:spacing w:after="200" w:line="276" w:lineRule="auto"/>
            <w:ind w:left="472" w:hanging="360"/>
            <w:contextualSpacing/>
            <w:jc w:val="both"/>
          </w:pPr>
        </w:pPrChange>
      </w:pPr>
    </w:p>
    <w:p w14:paraId="59CB249F" w14:textId="77777777" w:rsidR="00417494" w:rsidRDefault="00417494">
      <w:pPr>
        <w:bidi/>
        <w:spacing w:after="200" w:line="276" w:lineRule="auto"/>
        <w:contextualSpacing/>
        <w:jc w:val="both"/>
        <w:rPr>
          <w:ins w:id="8908" w:author="Mehrnazi Boojari" w:date="2019-01-07T22:20:00Z"/>
          <w:rFonts w:ascii="B Lotus" w:eastAsia="Calibri" w:hAnsi="B Lotus" w:cs="B Lotus"/>
          <w:sz w:val="24"/>
          <w:szCs w:val="24"/>
          <w:rtl/>
        </w:rPr>
        <w:pPrChange w:id="8909" w:author="Mehrnazi Boojari" w:date="2019-01-09T22:27:00Z">
          <w:pPr>
            <w:numPr>
              <w:numId w:val="46"/>
            </w:numPr>
            <w:bidi/>
            <w:spacing w:after="200" w:line="276" w:lineRule="auto"/>
            <w:ind w:left="472" w:hanging="360"/>
            <w:contextualSpacing/>
            <w:jc w:val="both"/>
          </w:pPr>
        </w:pPrChange>
      </w:pPr>
    </w:p>
    <w:p w14:paraId="6148D0F6" w14:textId="77777777" w:rsidR="00417494" w:rsidRPr="007C39B2" w:rsidRDefault="00417494" w:rsidP="00417494">
      <w:pPr>
        <w:pStyle w:val="Heading1"/>
        <w:rPr>
          <w:ins w:id="8910" w:author="Mehrnazi Boojari" w:date="2019-01-09T22:27:00Z"/>
          <w:rtl/>
        </w:rPr>
        <w:sectPr w:rsidR="00417494" w:rsidRPr="007C39B2" w:rsidSect="00E1248E">
          <w:footerReference w:type="default" r:id="rId11"/>
          <w:footnotePr>
            <w:numRestart w:val="eachPage"/>
          </w:footnotePr>
          <w:pgSz w:w="11909" w:h="16834" w:code="9"/>
          <w:pgMar w:top="1440" w:right="1561" w:bottom="993" w:left="1440" w:header="720" w:footer="567" w:gutter="0"/>
          <w:cols w:space="720"/>
          <w:docGrid w:linePitch="360"/>
        </w:sectPr>
      </w:pPr>
      <w:ins w:id="8911" w:author="Mehrnazi Boojari" w:date="2019-01-09T22:27:00Z">
        <w:r>
          <w:rPr>
            <w:rFonts w:hint="cs"/>
            <w:rtl/>
          </w:rPr>
          <w:t>فصل</w:t>
        </w:r>
        <w:r>
          <w:rPr>
            <w:rFonts w:cs="Times New Roman" w:hint="eastAsia"/>
            <w:rtl/>
          </w:rPr>
          <w:t> </w:t>
        </w:r>
        <w:r>
          <w:rPr>
            <w:rFonts w:hint="cs"/>
            <w:rtl/>
          </w:rPr>
          <w:t>سوم: چالش‌های مسکن روستای</w:t>
        </w:r>
      </w:ins>
      <w:ins w:id="8912" w:author="Mehrnazi Boojari" w:date="2019-01-12T06:57:00Z">
        <w:r w:rsidR="00C75BF9">
          <w:rPr>
            <w:rFonts w:hint="cs"/>
            <w:rtl/>
          </w:rPr>
          <w:t>ی</w:t>
        </w:r>
      </w:ins>
    </w:p>
    <w:p w14:paraId="4185481B" w14:textId="77777777" w:rsidR="00051F26" w:rsidRPr="007C39B2" w:rsidDel="00417494" w:rsidRDefault="00051F26">
      <w:pPr>
        <w:bidi/>
        <w:spacing w:after="200" w:line="276" w:lineRule="auto"/>
        <w:ind w:left="432"/>
        <w:contextualSpacing/>
        <w:jc w:val="both"/>
        <w:rPr>
          <w:del w:id="8913" w:author="Mehrnazi Boojari" w:date="2019-01-09T22:26:00Z"/>
          <w:rFonts w:ascii="B Lotus" w:eastAsia="Calibri" w:hAnsi="B Lotus" w:cs="B Lotus"/>
          <w:sz w:val="24"/>
          <w:szCs w:val="24"/>
          <w:rtl/>
        </w:rPr>
        <w:sectPr w:rsidR="00051F26" w:rsidRPr="007C39B2" w:rsidDel="00417494" w:rsidSect="00E1248E">
          <w:footerReference w:type="default" r:id="rId12"/>
          <w:footnotePr>
            <w:numRestart w:val="eachPage"/>
          </w:footnotePr>
          <w:pgSz w:w="11909" w:h="16834" w:code="9"/>
          <w:pgMar w:top="1440" w:right="1561" w:bottom="993" w:left="1440" w:header="720" w:footer="567" w:gutter="0"/>
          <w:cols w:space="720"/>
          <w:docGrid w:linePitch="360"/>
        </w:sectPr>
        <w:pPrChange w:id="8914" w:author="Mehrnazi Boojari" w:date="2019-01-09T22:27:00Z">
          <w:pPr>
            <w:numPr>
              <w:numId w:val="46"/>
            </w:numPr>
            <w:bidi/>
            <w:spacing w:after="200" w:line="276" w:lineRule="auto"/>
            <w:ind w:left="472" w:hanging="360"/>
            <w:contextualSpacing/>
            <w:jc w:val="both"/>
          </w:pPr>
        </w:pPrChange>
      </w:pPr>
    </w:p>
    <w:p w14:paraId="312C0C60" w14:textId="77777777" w:rsidR="00E91C41" w:rsidRPr="00E91C41" w:rsidDel="00417494" w:rsidRDefault="00C503F2">
      <w:pPr>
        <w:pStyle w:val="Heading1"/>
        <w:numPr>
          <w:ilvl w:val="0"/>
          <w:numId w:val="0"/>
        </w:numPr>
        <w:ind w:left="432"/>
        <w:rPr>
          <w:del w:id="8915" w:author="Mehrnazi Boojari" w:date="2019-01-09T22:27:00Z"/>
          <w:rtl/>
        </w:rPr>
        <w:pPrChange w:id="8916" w:author="Mehrnazi Boojari" w:date="2019-01-09T22:27:00Z">
          <w:pPr>
            <w:pStyle w:val="Heading1"/>
          </w:pPr>
        </w:pPrChange>
      </w:pPr>
      <w:bookmarkStart w:id="8917" w:name="_Toc530238664"/>
      <w:bookmarkStart w:id="8918" w:name="_Toc530239519"/>
      <w:bookmarkStart w:id="8919" w:name="_Toc533781230"/>
      <w:bookmarkStart w:id="8920" w:name="_Toc533781493"/>
      <w:bookmarkStart w:id="8921" w:name="_Toc533781608"/>
      <w:bookmarkStart w:id="8922" w:name="_Toc533781794"/>
      <w:bookmarkStart w:id="8923" w:name="_Toc533782186"/>
      <w:del w:id="8924" w:author="Mehrnazi Boojari" w:date="2019-01-09T22:27:00Z">
        <w:r w:rsidDel="00417494">
          <w:rPr>
            <w:rFonts w:hint="cs"/>
            <w:rtl/>
          </w:rPr>
          <w:delText>چالش</w:delText>
        </w:r>
      </w:del>
      <w:del w:id="8925" w:author="Mehrnazi Boojari" w:date="2019-01-07T09:46:00Z">
        <w:r w:rsidDel="006F7CCF">
          <w:rPr>
            <w:rFonts w:hint="cs"/>
            <w:rtl/>
          </w:rPr>
          <w:delText xml:space="preserve"> های </w:delText>
        </w:r>
      </w:del>
      <w:del w:id="8926" w:author="Mehrnazi Boojari" w:date="2019-01-07T09:59:00Z">
        <w:r w:rsidR="00E91C41" w:rsidRPr="00E91C41" w:rsidDel="00A31D6F">
          <w:rPr>
            <w:rFonts w:hint="cs"/>
            <w:rtl/>
          </w:rPr>
          <w:delText xml:space="preserve"> </w:delText>
        </w:r>
      </w:del>
      <w:del w:id="8927" w:author="Mehrnazi Boojari" w:date="2019-01-09T22:27:00Z">
        <w:r w:rsidR="00E91C41" w:rsidRPr="00E91C41" w:rsidDel="00417494">
          <w:rPr>
            <w:rFonts w:hint="cs"/>
            <w:rtl/>
          </w:rPr>
          <w:delText>مسکن روستایی</w:delText>
        </w:r>
        <w:bookmarkEnd w:id="8917"/>
        <w:bookmarkEnd w:id="8918"/>
        <w:bookmarkEnd w:id="8919"/>
        <w:bookmarkEnd w:id="8920"/>
        <w:bookmarkEnd w:id="8921"/>
        <w:bookmarkEnd w:id="8922"/>
        <w:bookmarkEnd w:id="8923"/>
      </w:del>
    </w:p>
    <w:p w14:paraId="01E38D2E" w14:textId="77777777" w:rsidR="00E91C41" w:rsidRPr="00E91C41" w:rsidRDefault="00E91C41" w:rsidP="00E91C41">
      <w:pPr>
        <w:bidi/>
        <w:spacing w:before="120" w:after="0"/>
        <w:rPr>
          <w:rFonts w:ascii="Calibri" w:eastAsia="Calibri" w:hAnsi="Calibri" w:cs="Calibri"/>
          <w:b/>
          <w:bCs/>
          <w:i/>
          <w:iCs/>
          <w:sz w:val="24"/>
          <w:szCs w:val="28"/>
          <w:rtl/>
        </w:rPr>
      </w:pPr>
    </w:p>
    <w:p w14:paraId="11ABCA12" w14:textId="77777777" w:rsidR="00E91C41" w:rsidRPr="00E91C41" w:rsidRDefault="00E91C41" w:rsidP="00E91C41">
      <w:pPr>
        <w:bidi/>
        <w:ind w:firstLine="288"/>
        <w:jc w:val="both"/>
        <w:rPr>
          <w:rFonts w:ascii="Calibri" w:eastAsia="Calibri" w:hAnsi="Calibri" w:cs="B Lotus"/>
          <w:b/>
          <w:bCs/>
          <w:sz w:val="24"/>
          <w:szCs w:val="24"/>
          <w:rtl/>
          <w:lang w:bidi="fa-IR"/>
        </w:rPr>
      </w:pPr>
    </w:p>
    <w:p w14:paraId="0673DC67" w14:textId="77777777" w:rsidR="00E91C41" w:rsidRPr="00E91C41" w:rsidRDefault="00E91C41" w:rsidP="00E91C41">
      <w:pPr>
        <w:bidi/>
        <w:ind w:firstLine="288"/>
        <w:jc w:val="both"/>
        <w:rPr>
          <w:rFonts w:ascii="Calibri" w:eastAsia="Calibri" w:hAnsi="Calibri" w:cs="B Lotus"/>
          <w:b/>
          <w:bCs/>
          <w:sz w:val="24"/>
          <w:szCs w:val="24"/>
          <w:rtl/>
          <w:lang w:bidi="fa-IR"/>
        </w:rPr>
      </w:pPr>
    </w:p>
    <w:p w14:paraId="25DB06F4" w14:textId="77777777" w:rsidR="00E91C41" w:rsidRPr="00E91C41" w:rsidRDefault="00E91C41" w:rsidP="00E91C41">
      <w:pPr>
        <w:bidi/>
        <w:ind w:firstLine="288"/>
        <w:jc w:val="both"/>
        <w:rPr>
          <w:rFonts w:ascii="Calibri" w:eastAsia="Calibri" w:hAnsi="Calibri" w:cs="B Lotus"/>
          <w:b/>
          <w:bCs/>
          <w:sz w:val="24"/>
          <w:szCs w:val="24"/>
          <w:rtl/>
          <w:lang w:bidi="fa-IR"/>
        </w:rPr>
      </w:pPr>
    </w:p>
    <w:p w14:paraId="5EA68692" w14:textId="77777777" w:rsidR="00E91C41" w:rsidRPr="00E91C41" w:rsidRDefault="00E91C41" w:rsidP="00E91C41">
      <w:pPr>
        <w:bidi/>
        <w:jc w:val="both"/>
        <w:rPr>
          <w:rFonts w:ascii="Calibri" w:eastAsia="Calibri" w:hAnsi="Calibri" w:cs="B Lotus"/>
          <w:b/>
          <w:bCs/>
          <w:sz w:val="24"/>
          <w:szCs w:val="24"/>
          <w:rtl/>
          <w:lang w:bidi="fa-IR"/>
        </w:rPr>
      </w:pPr>
    </w:p>
    <w:p w14:paraId="35857744" w14:textId="77777777" w:rsidR="00E91C41" w:rsidRPr="00E91C41" w:rsidRDefault="00E91C41" w:rsidP="00E91C41">
      <w:pPr>
        <w:bidi/>
        <w:jc w:val="both"/>
        <w:rPr>
          <w:rFonts w:ascii="Calibri" w:eastAsia="Calibri" w:hAnsi="Calibri" w:cs="B Lotus"/>
          <w:b/>
          <w:bCs/>
          <w:sz w:val="24"/>
          <w:szCs w:val="24"/>
          <w:rtl/>
          <w:lang w:bidi="fa-IR"/>
        </w:rPr>
      </w:pPr>
    </w:p>
    <w:p w14:paraId="5C3D3894" w14:textId="77777777" w:rsidR="00E91C41" w:rsidRPr="00E91C41" w:rsidRDefault="00E91C41" w:rsidP="00E91C41">
      <w:pPr>
        <w:bidi/>
        <w:jc w:val="both"/>
        <w:rPr>
          <w:rFonts w:ascii="Calibri" w:eastAsia="Calibri" w:hAnsi="Calibri" w:cs="B Lotus"/>
          <w:b/>
          <w:bCs/>
          <w:sz w:val="24"/>
          <w:szCs w:val="24"/>
          <w:rtl/>
          <w:lang w:bidi="fa-IR"/>
        </w:rPr>
      </w:pPr>
    </w:p>
    <w:p w14:paraId="33B06D8B" w14:textId="77777777" w:rsidR="00E91C41" w:rsidRPr="00E91C41" w:rsidRDefault="00E91C41" w:rsidP="00E91C41">
      <w:pPr>
        <w:bidi/>
        <w:jc w:val="both"/>
        <w:rPr>
          <w:rFonts w:ascii="Calibri" w:eastAsia="Calibri" w:hAnsi="Calibri" w:cs="B Lotus"/>
          <w:b/>
          <w:bCs/>
          <w:sz w:val="24"/>
          <w:szCs w:val="24"/>
          <w:rtl/>
          <w:lang w:bidi="fa-IR"/>
        </w:rPr>
      </w:pPr>
    </w:p>
    <w:p w14:paraId="126736EE" w14:textId="77777777" w:rsidR="00E91C41" w:rsidRPr="00E91C41" w:rsidRDefault="00E91C41" w:rsidP="00E91C41">
      <w:pPr>
        <w:bidi/>
        <w:jc w:val="both"/>
        <w:rPr>
          <w:rFonts w:ascii="Calibri" w:eastAsia="Calibri" w:hAnsi="Calibri" w:cs="B Lotus"/>
          <w:b/>
          <w:bCs/>
          <w:sz w:val="24"/>
          <w:szCs w:val="24"/>
          <w:rtl/>
          <w:lang w:bidi="fa-IR"/>
        </w:rPr>
      </w:pPr>
    </w:p>
    <w:p w14:paraId="1CB2FC3D" w14:textId="77777777" w:rsidR="00E91C41" w:rsidRPr="00E91C41" w:rsidRDefault="00E91C41" w:rsidP="00E91C41">
      <w:pPr>
        <w:bidi/>
        <w:jc w:val="both"/>
        <w:rPr>
          <w:rFonts w:ascii="Calibri" w:eastAsia="Calibri" w:hAnsi="Calibri" w:cs="B Lotus"/>
          <w:b/>
          <w:bCs/>
          <w:sz w:val="24"/>
          <w:szCs w:val="24"/>
          <w:rtl/>
          <w:lang w:bidi="fa-IR"/>
        </w:rPr>
      </w:pPr>
    </w:p>
    <w:p w14:paraId="19837758" w14:textId="77777777" w:rsidR="00E91C41" w:rsidRPr="00E91C41" w:rsidRDefault="00E91C41" w:rsidP="00E91C41">
      <w:pPr>
        <w:bidi/>
        <w:jc w:val="both"/>
        <w:rPr>
          <w:rFonts w:ascii="Calibri" w:eastAsia="Calibri" w:hAnsi="Calibri" w:cs="B Lotus"/>
          <w:b/>
          <w:bCs/>
          <w:sz w:val="24"/>
          <w:szCs w:val="24"/>
          <w:rtl/>
          <w:lang w:bidi="fa-IR"/>
        </w:rPr>
      </w:pPr>
    </w:p>
    <w:p w14:paraId="638633DF" w14:textId="77777777" w:rsidR="00E91C41" w:rsidRPr="00E91C41" w:rsidRDefault="00E91C41" w:rsidP="00E91C41">
      <w:pPr>
        <w:bidi/>
        <w:jc w:val="both"/>
        <w:rPr>
          <w:rFonts w:ascii="Calibri" w:eastAsia="Calibri" w:hAnsi="Calibri" w:cs="B Lotus"/>
          <w:b/>
          <w:bCs/>
          <w:sz w:val="24"/>
          <w:szCs w:val="24"/>
          <w:rtl/>
          <w:lang w:bidi="fa-IR"/>
        </w:rPr>
      </w:pPr>
    </w:p>
    <w:p w14:paraId="2E80E81A" w14:textId="77777777" w:rsidR="00E91C41" w:rsidRPr="00E91C41" w:rsidRDefault="00E91C41" w:rsidP="00E91C41">
      <w:pPr>
        <w:bidi/>
        <w:jc w:val="both"/>
        <w:rPr>
          <w:rFonts w:ascii="Calibri" w:eastAsia="Calibri" w:hAnsi="Calibri" w:cs="B Lotus"/>
          <w:b/>
          <w:bCs/>
          <w:sz w:val="24"/>
          <w:szCs w:val="24"/>
          <w:rtl/>
          <w:lang w:bidi="fa-IR"/>
        </w:rPr>
      </w:pPr>
    </w:p>
    <w:p w14:paraId="2254EB1D" w14:textId="77777777" w:rsidR="00E91C41" w:rsidRPr="00E91C41" w:rsidRDefault="00E91C41" w:rsidP="00E91C41">
      <w:pPr>
        <w:bidi/>
        <w:jc w:val="both"/>
        <w:rPr>
          <w:rFonts w:ascii="Calibri" w:eastAsia="Calibri" w:hAnsi="Calibri" w:cs="B Lotus"/>
          <w:b/>
          <w:bCs/>
          <w:sz w:val="24"/>
          <w:szCs w:val="24"/>
          <w:rtl/>
          <w:lang w:bidi="fa-IR"/>
        </w:rPr>
      </w:pPr>
    </w:p>
    <w:p w14:paraId="2ECC7DD2" w14:textId="77777777" w:rsidR="00E91C41" w:rsidRPr="00E91C41" w:rsidRDefault="00E91C41" w:rsidP="00E91C41">
      <w:pPr>
        <w:bidi/>
        <w:jc w:val="both"/>
        <w:rPr>
          <w:rFonts w:ascii="Calibri" w:eastAsia="Calibri" w:hAnsi="Calibri" w:cs="B Lotus"/>
          <w:b/>
          <w:bCs/>
          <w:sz w:val="24"/>
          <w:szCs w:val="24"/>
          <w:rtl/>
          <w:lang w:bidi="fa-IR"/>
        </w:rPr>
      </w:pPr>
    </w:p>
    <w:p w14:paraId="7603A34C" w14:textId="77777777" w:rsidR="00E91C41" w:rsidRPr="00E91C41" w:rsidRDefault="00E91C41" w:rsidP="00E91C41">
      <w:pPr>
        <w:bidi/>
        <w:jc w:val="both"/>
        <w:rPr>
          <w:rFonts w:ascii="Calibri" w:eastAsia="Calibri" w:hAnsi="Calibri" w:cs="B Lotus"/>
          <w:b/>
          <w:bCs/>
          <w:sz w:val="24"/>
          <w:szCs w:val="24"/>
          <w:rtl/>
          <w:lang w:bidi="fa-IR"/>
        </w:rPr>
      </w:pPr>
    </w:p>
    <w:p w14:paraId="049C9BCA" w14:textId="77777777" w:rsidR="00E91C41" w:rsidRPr="00E91C41" w:rsidRDefault="00E91C41" w:rsidP="00E91C41">
      <w:pPr>
        <w:bidi/>
        <w:jc w:val="both"/>
        <w:rPr>
          <w:rFonts w:ascii="Calibri" w:eastAsia="Calibri" w:hAnsi="Calibri" w:cs="B Lotus"/>
          <w:b/>
          <w:bCs/>
          <w:sz w:val="24"/>
          <w:szCs w:val="24"/>
          <w:rtl/>
          <w:lang w:bidi="fa-IR"/>
        </w:rPr>
      </w:pPr>
    </w:p>
    <w:p w14:paraId="07114D8F" w14:textId="77777777" w:rsidR="00E91C41" w:rsidRPr="00E91C41" w:rsidRDefault="00E91C41" w:rsidP="00E91C41">
      <w:pPr>
        <w:bidi/>
        <w:jc w:val="both"/>
        <w:rPr>
          <w:rFonts w:ascii="Calibri" w:eastAsia="Calibri" w:hAnsi="Calibri" w:cs="B Lotus"/>
          <w:b/>
          <w:bCs/>
          <w:sz w:val="24"/>
          <w:szCs w:val="24"/>
          <w:rtl/>
          <w:lang w:bidi="fa-IR"/>
        </w:rPr>
      </w:pPr>
    </w:p>
    <w:p w14:paraId="3DD90AC4" w14:textId="77777777" w:rsidR="00E91C41" w:rsidRPr="00E91C41" w:rsidRDefault="00E91C41" w:rsidP="00E91C41">
      <w:pPr>
        <w:bidi/>
        <w:jc w:val="both"/>
        <w:rPr>
          <w:rFonts w:ascii="Calibri" w:eastAsia="Calibri" w:hAnsi="Calibri" w:cs="B Lotus"/>
          <w:b/>
          <w:bCs/>
          <w:sz w:val="24"/>
          <w:szCs w:val="24"/>
          <w:rtl/>
          <w:lang w:bidi="fa-IR"/>
        </w:rPr>
      </w:pPr>
    </w:p>
    <w:p w14:paraId="4A7ED44C" w14:textId="77777777" w:rsidR="00E91C41" w:rsidRDefault="00E91C41" w:rsidP="00E91C41">
      <w:pPr>
        <w:bidi/>
        <w:jc w:val="both"/>
        <w:rPr>
          <w:rFonts w:ascii="Calibri" w:eastAsia="Calibri" w:hAnsi="Calibri" w:cs="B Nazanin"/>
          <w:b/>
          <w:bCs/>
          <w:sz w:val="28"/>
          <w:szCs w:val="28"/>
          <w:rtl/>
          <w:lang w:bidi="fa-IR"/>
        </w:rPr>
      </w:pPr>
    </w:p>
    <w:p w14:paraId="7EA3524E" w14:textId="77777777" w:rsidR="00E91C41" w:rsidRDefault="00E91C41" w:rsidP="00E91C41">
      <w:pPr>
        <w:bidi/>
        <w:jc w:val="both"/>
        <w:rPr>
          <w:rFonts w:ascii="Calibri" w:eastAsia="Calibri" w:hAnsi="Calibri" w:cs="B Nazanin"/>
          <w:b/>
          <w:bCs/>
          <w:sz w:val="28"/>
          <w:szCs w:val="28"/>
          <w:rtl/>
          <w:lang w:bidi="fa-IR"/>
        </w:rPr>
      </w:pPr>
      <w:r>
        <w:rPr>
          <w:rFonts w:ascii="Calibri" w:eastAsia="Calibri" w:hAnsi="Calibri" w:cs="B Nazanin" w:hint="cs"/>
          <w:b/>
          <w:bCs/>
          <w:sz w:val="28"/>
          <w:szCs w:val="28"/>
          <w:rtl/>
          <w:lang w:bidi="fa-IR"/>
        </w:rPr>
        <w:t xml:space="preserve">نمودار فصل سوم </w:t>
      </w:r>
    </w:p>
    <w:p w14:paraId="5A996D59" w14:textId="77777777" w:rsidR="00E91C41" w:rsidRDefault="00E91C41" w:rsidP="00E91C41">
      <w:pPr>
        <w:bidi/>
        <w:jc w:val="both"/>
        <w:rPr>
          <w:rFonts w:ascii="Calibri" w:eastAsia="Calibri" w:hAnsi="Calibri" w:cs="B Nazanin"/>
          <w:b/>
          <w:bCs/>
          <w:sz w:val="28"/>
          <w:szCs w:val="28"/>
          <w:rtl/>
          <w:lang w:bidi="fa-IR"/>
        </w:rPr>
      </w:pPr>
    </w:p>
    <w:p w14:paraId="4B04E8A4" w14:textId="77777777" w:rsidR="00E91C41" w:rsidRDefault="00E91C41" w:rsidP="00E91C41">
      <w:pPr>
        <w:bidi/>
        <w:jc w:val="both"/>
        <w:rPr>
          <w:rFonts w:ascii="Calibri" w:eastAsia="Calibri" w:hAnsi="Calibri" w:cs="B Nazanin"/>
          <w:b/>
          <w:bCs/>
          <w:sz w:val="28"/>
          <w:szCs w:val="28"/>
          <w:rtl/>
          <w:lang w:bidi="fa-IR"/>
        </w:rPr>
      </w:pPr>
    </w:p>
    <w:p w14:paraId="165DB858" w14:textId="77777777" w:rsidR="00E91C41" w:rsidRDefault="00E91C41" w:rsidP="00E91C41">
      <w:pPr>
        <w:bidi/>
        <w:jc w:val="both"/>
        <w:rPr>
          <w:rFonts w:ascii="Calibri" w:eastAsia="Calibri" w:hAnsi="Calibri" w:cs="B Nazanin"/>
          <w:b/>
          <w:bCs/>
          <w:sz w:val="28"/>
          <w:szCs w:val="28"/>
          <w:rtl/>
          <w:lang w:bidi="fa-IR"/>
        </w:rPr>
      </w:pPr>
    </w:p>
    <w:p w14:paraId="2475B680" w14:textId="77777777" w:rsidR="00E91C41" w:rsidRDefault="00E91C41" w:rsidP="00E91C41">
      <w:pPr>
        <w:bidi/>
        <w:jc w:val="both"/>
        <w:rPr>
          <w:rFonts w:ascii="Calibri" w:eastAsia="Calibri" w:hAnsi="Calibri" w:cs="B Nazanin"/>
          <w:b/>
          <w:bCs/>
          <w:sz w:val="28"/>
          <w:szCs w:val="28"/>
          <w:rtl/>
          <w:lang w:bidi="fa-IR"/>
        </w:rPr>
      </w:pPr>
    </w:p>
    <w:p w14:paraId="52E71E9F" w14:textId="77777777" w:rsidR="00E91C41" w:rsidRDefault="00E91C41" w:rsidP="00E91C41">
      <w:pPr>
        <w:bidi/>
        <w:jc w:val="both"/>
        <w:rPr>
          <w:rFonts w:ascii="Calibri" w:eastAsia="Calibri" w:hAnsi="Calibri" w:cs="B Nazanin"/>
          <w:b/>
          <w:bCs/>
          <w:sz w:val="28"/>
          <w:szCs w:val="28"/>
          <w:rtl/>
          <w:lang w:bidi="fa-IR"/>
        </w:rPr>
      </w:pPr>
    </w:p>
    <w:p w14:paraId="078E969A" w14:textId="77777777" w:rsidR="00E91C41" w:rsidRDefault="00E91C41" w:rsidP="00E91C41">
      <w:pPr>
        <w:bidi/>
        <w:jc w:val="both"/>
        <w:rPr>
          <w:rFonts w:ascii="Calibri" w:eastAsia="Calibri" w:hAnsi="Calibri" w:cs="B Nazanin"/>
          <w:b/>
          <w:bCs/>
          <w:sz w:val="28"/>
          <w:szCs w:val="28"/>
          <w:rtl/>
          <w:lang w:bidi="fa-IR"/>
        </w:rPr>
      </w:pPr>
    </w:p>
    <w:p w14:paraId="04344773" w14:textId="77777777" w:rsidR="00E91C41" w:rsidRDefault="00E91C41" w:rsidP="00E91C41">
      <w:pPr>
        <w:bidi/>
        <w:jc w:val="both"/>
        <w:rPr>
          <w:rFonts w:ascii="Calibri" w:eastAsia="Calibri" w:hAnsi="Calibri" w:cs="B Nazanin"/>
          <w:b/>
          <w:bCs/>
          <w:sz w:val="28"/>
          <w:szCs w:val="28"/>
          <w:rtl/>
          <w:lang w:bidi="fa-IR"/>
        </w:rPr>
      </w:pPr>
    </w:p>
    <w:p w14:paraId="64A5AE6A" w14:textId="77777777" w:rsidR="00E91C41" w:rsidRDefault="00E91C41" w:rsidP="00E91C41">
      <w:pPr>
        <w:bidi/>
        <w:jc w:val="both"/>
        <w:rPr>
          <w:rFonts w:ascii="Calibri" w:eastAsia="Calibri" w:hAnsi="Calibri" w:cs="B Nazanin"/>
          <w:b/>
          <w:bCs/>
          <w:sz w:val="28"/>
          <w:szCs w:val="28"/>
          <w:rtl/>
          <w:lang w:bidi="fa-IR"/>
        </w:rPr>
      </w:pPr>
    </w:p>
    <w:p w14:paraId="4320F5B8" w14:textId="77777777" w:rsidR="00E91C41" w:rsidRDefault="00E91C41" w:rsidP="00E91C41">
      <w:pPr>
        <w:bidi/>
        <w:jc w:val="both"/>
        <w:rPr>
          <w:rFonts w:ascii="Calibri" w:eastAsia="Calibri" w:hAnsi="Calibri" w:cs="B Nazanin"/>
          <w:b/>
          <w:bCs/>
          <w:sz w:val="28"/>
          <w:szCs w:val="28"/>
          <w:rtl/>
          <w:lang w:bidi="fa-IR"/>
        </w:rPr>
      </w:pPr>
    </w:p>
    <w:p w14:paraId="627F6C2F" w14:textId="77777777" w:rsidR="00E91C41" w:rsidRDefault="00E91C41" w:rsidP="00E91C41">
      <w:pPr>
        <w:bidi/>
        <w:jc w:val="both"/>
        <w:rPr>
          <w:rFonts w:ascii="Calibri" w:eastAsia="Calibri" w:hAnsi="Calibri" w:cs="B Nazanin"/>
          <w:b/>
          <w:bCs/>
          <w:sz w:val="28"/>
          <w:szCs w:val="28"/>
          <w:rtl/>
          <w:lang w:bidi="fa-IR"/>
        </w:rPr>
      </w:pPr>
    </w:p>
    <w:p w14:paraId="4D6626D5" w14:textId="77777777" w:rsidR="00E91C41" w:rsidRDefault="00E91C41" w:rsidP="00E91C41">
      <w:pPr>
        <w:bidi/>
        <w:jc w:val="both"/>
        <w:rPr>
          <w:rFonts w:ascii="Calibri" w:eastAsia="Calibri" w:hAnsi="Calibri" w:cs="B Nazanin"/>
          <w:b/>
          <w:bCs/>
          <w:sz w:val="28"/>
          <w:szCs w:val="28"/>
          <w:rtl/>
          <w:lang w:bidi="fa-IR"/>
        </w:rPr>
      </w:pPr>
    </w:p>
    <w:p w14:paraId="62EC9876" w14:textId="77777777" w:rsidR="00E91C41" w:rsidRDefault="00E91C41" w:rsidP="00E91C41">
      <w:pPr>
        <w:bidi/>
        <w:jc w:val="both"/>
        <w:rPr>
          <w:rFonts w:ascii="Calibri" w:eastAsia="Calibri" w:hAnsi="Calibri" w:cs="B Nazanin"/>
          <w:b/>
          <w:bCs/>
          <w:sz w:val="28"/>
          <w:szCs w:val="28"/>
          <w:rtl/>
          <w:lang w:bidi="fa-IR"/>
        </w:rPr>
      </w:pPr>
    </w:p>
    <w:p w14:paraId="29A1D3F7" w14:textId="77777777" w:rsidR="00E91C41" w:rsidRDefault="00E91C41" w:rsidP="00E91C41">
      <w:pPr>
        <w:bidi/>
        <w:jc w:val="both"/>
        <w:rPr>
          <w:rFonts w:ascii="Calibri" w:eastAsia="Calibri" w:hAnsi="Calibri" w:cs="B Nazanin"/>
          <w:b/>
          <w:bCs/>
          <w:sz w:val="28"/>
          <w:szCs w:val="28"/>
          <w:rtl/>
          <w:lang w:bidi="fa-IR"/>
        </w:rPr>
      </w:pPr>
    </w:p>
    <w:p w14:paraId="404D7030" w14:textId="77777777" w:rsidR="00E91C41" w:rsidRDefault="00E91C41" w:rsidP="00E91C41">
      <w:pPr>
        <w:bidi/>
        <w:jc w:val="both"/>
        <w:rPr>
          <w:rFonts w:ascii="Calibri" w:eastAsia="Calibri" w:hAnsi="Calibri" w:cs="B Nazanin"/>
          <w:b/>
          <w:bCs/>
          <w:sz w:val="28"/>
          <w:szCs w:val="28"/>
          <w:rtl/>
          <w:lang w:bidi="fa-IR"/>
        </w:rPr>
      </w:pPr>
    </w:p>
    <w:p w14:paraId="75D5C9E2" w14:textId="77777777" w:rsidR="00E91C41" w:rsidRDefault="00E91C41" w:rsidP="00E91C41">
      <w:pPr>
        <w:bidi/>
        <w:jc w:val="both"/>
        <w:rPr>
          <w:rFonts w:ascii="Calibri" w:eastAsia="Calibri" w:hAnsi="Calibri" w:cs="B Nazanin"/>
          <w:b/>
          <w:bCs/>
          <w:sz w:val="28"/>
          <w:szCs w:val="28"/>
          <w:rtl/>
          <w:lang w:bidi="fa-IR"/>
        </w:rPr>
      </w:pPr>
    </w:p>
    <w:p w14:paraId="25AEEB40" w14:textId="77777777" w:rsidR="00E91C41" w:rsidRDefault="00E91C41" w:rsidP="00E91C41">
      <w:pPr>
        <w:bidi/>
        <w:jc w:val="both"/>
        <w:rPr>
          <w:rFonts w:ascii="Calibri" w:eastAsia="Calibri" w:hAnsi="Calibri" w:cs="B Nazanin"/>
          <w:b/>
          <w:bCs/>
          <w:sz w:val="28"/>
          <w:szCs w:val="28"/>
          <w:rtl/>
          <w:lang w:bidi="fa-IR"/>
        </w:rPr>
      </w:pPr>
    </w:p>
    <w:p w14:paraId="4283AB60" w14:textId="77777777" w:rsidR="00E91C41" w:rsidRDefault="00E91C41" w:rsidP="00E91C41">
      <w:pPr>
        <w:bidi/>
        <w:jc w:val="both"/>
        <w:rPr>
          <w:rFonts w:ascii="Calibri" w:eastAsia="Calibri" w:hAnsi="Calibri" w:cs="B Nazanin"/>
          <w:b/>
          <w:bCs/>
          <w:sz w:val="28"/>
          <w:szCs w:val="28"/>
          <w:rtl/>
          <w:lang w:bidi="fa-IR"/>
        </w:rPr>
      </w:pPr>
    </w:p>
    <w:p w14:paraId="50525365" w14:textId="77777777" w:rsidR="00E91C41" w:rsidRDefault="00E91C41" w:rsidP="00E91C41">
      <w:pPr>
        <w:bidi/>
        <w:jc w:val="both"/>
        <w:rPr>
          <w:rFonts w:ascii="Calibri" w:eastAsia="Calibri" w:hAnsi="Calibri" w:cs="B Nazanin"/>
          <w:b/>
          <w:bCs/>
          <w:sz w:val="28"/>
          <w:szCs w:val="28"/>
          <w:rtl/>
          <w:lang w:bidi="fa-IR"/>
        </w:rPr>
      </w:pPr>
    </w:p>
    <w:p w14:paraId="01563B83" w14:textId="77777777" w:rsidR="00E91C41" w:rsidRDefault="00E91C41" w:rsidP="00E91C41">
      <w:pPr>
        <w:bidi/>
        <w:jc w:val="both"/>
        <w:rPr>
          <w:ins w:id="8928" w:author="Mehrnazi Boojari" w:date="2019-01-09T22:30:00Z"/>
          <w:rFonts w:ascii="Calibri" w:eastAsia="Calibri" w:hAnsi="Calibri" w:cs="B Nazanin"/>
          <w:b/>
          <w:bCs/>
          <w:sz w:val="28"/>
          <w:szCs w:val="28"/>
          <w:rtl/>
          <w:lang w:bidi="fa-IR"/>
        </w:rPr>
      </w:pPr>
    </w:p>
    <w:p w14:paraId="6435C0B1" w14:textId="77777777" w:rsidR="00417494" w:rsidRPr="00E91C41" w:rsidRDefault="00417494" w:rsidP="00417494">
      <w:pPr>
        <w:bidi/>
        <w:jc w:val="both"/>
        <w:rPr>
          <w:rFonts w:ascii="Calibri" w:eastAsia="Calibri" w:hAnsi="Calibri" w:cs="B Nazanin"/>
          <w:b/>
          <w:bCs/>
          <w:sz w:val="28"/>
          <w:szCs w:val="28"/>
          <w:rtl/>
          <w:lang w:bidi="fa-IR"/>
        </w:rPr>
      </w:pPr>
    </w:p>
    <w:p w14:paraId="7D2E37AA" w14:textId="77777777" w:rsidR="00E91C41" w:rsidRPr="00E91C41" w:rsidRDefault="00E91C41" w:rsidP="00E91C41">
      <w:pPr>
        <w:bidi/>
        <w:spacing w:after="0" w:line="240" w:lineRule="auto"/>
        <w:rPr>
          <w:rFonts w:ascii="Calibri" w:eastAsia="Calibri" w:hAnsi="Calibri" w:cs="B Nazanin"/>
          <w:b/>
          <w:bCs/>
          <w:sz w:val="28"/>
          <w:szCs w:val="28"/>
          <w:rtl/>
          <w:lang w:bidi="fa-IR"/>
        </w:rPr>
      </w:pPr>
      <w:r w:rsidRPr="00E91C41">
        <w:rPr>
          <w:rFonts w:ascii="Calibri" w:eastAsia="Calibri" w:hAnsi="Calibri" w:cs="B Nazanin" w:hint="cs"/>
          <w:b/>
          <w:bCs/>
          <w:sz w:val="28"/>
          <w:szCs w:val="28"/>
          <w:rtl/>
          <w:lang w:bidi="fa-IR"/>
        </w:rPr>
        <w:lastRenderedPageBreak/>
        <w:t xml:space="preserve">مقدمه </w:t>
      </w:r>
    </w:p>
    <w:p w14:paraId="711A799A" w14:textId="77777777" w:rsidR="00E91C41" w:rsidRPr="00E91C41" w:rsidRDefault="00E91C41" w:rsidP="00B65029">
      <w:pPr>
        <w:bidi/>
        <w:ind w:firstLine="288"/>
        <w:jc w:val="both"/>
        <w:rPr>
          <w:rFonts w:ascii="Calibri" w:eastAsia="Calibri" w:hAnsi="Calibri" w:cs="B Lotus"/>
          <w:sz w:val="24"/>
          <w:szCs w:val="24"/>
          <w:rtl/>
          <w:lang w:bidi="fa-IR"/>
        </w:rPr>
      </w:pPr>
      <w:r w:rsidRPr="00BE3954">
        <w:rPr>
          <w:rFonts w:ascii="Calibri" w:eastAsia="Calibri" w:hAnsi="Calibri" w:cs="B Lotus" w:hint="cs"/>
          <w:sz w:val="24"/>
          <w:szCs w:val="24"/>
          <w:rtl/>
          <w:lang w:bidi="fa-IR"/>
        </w:rPr>
        <w:t>سومین گام در گزارش راهبردی استخراج چالش</w:t>
      </w:r>
      <w:del w:id="8929" w:author="Mehrnazi Boojari" w:date="2019-01-07T09:46:00Z">
        <w:r w:rsidRPr="00BE3954" w:rsidDel="006F7CCF">
          <w:rPr>
            <w:rFonts w:ascii="Calibri" w:eastAsia="Calibri" w:hAnsi="Calibri" w:cs="B Lotus" w:hint="cs"/>
            <w:sz w:val="24"/>
            <w:szCs w:val="24"/>
            <w:rtl/>
            <w:lang w:bidi="fa-IR"/>
          </w:rPr>
          <w:delText xml:space="preserve"> های </w:delText>
        </w:r>
      </w:del>
      <w:ins w:id="8930" w:author="Mehrnazi Boojari" w:date="2019-01-07T09:46:00Z">
        <w:r w:rsidR="006F7CCF">
          <w:rPr>
            <w:rFonts w:ascii="Calibri" w:eastAsia="Calibri" w:hAnsi="Calibri" w:cs="B Lotus" w:hint="cs"/>
            <w:sz w:val="24"/>
            <w:szCs w:val="24"/>
            <w:rtl/>
            <w:lang w:bidi="fa-IR"/>
          </w:rPr>
          <w:t xml:space="preserve">‌های </w:t>
        </w:r>
      </w:ins>
      <w:r w:rsidRPr="00BE3954">
        <w:rPr>
          <w:rFonts w:ascii="Calibri" w:eastAsia="Calibri" w:hAnsi="Calibri" w:cs="B Lotus" w:hint="cs"/>
          <w:sz w:val="24"/>
          <w:szCs w:val="24"/>
          <w:rtl/>
          <w:lang w:bidi="fa-IR"/>
        </w:rPr>
        <w:t>اصلی موضوع مسکن روستایی است. با</w:t>
      </w:r>
      <w:r w:rsidRPr="00E91C41">
        <w:rPr>
          <w:rFonts w:ascii="Calibri" w:eastAsia="Calibri" w:hAnsi="Calibri" w:cs="B Lotus" w:hint="cs"/>
          <w:sz w:val="24"/>
          <w:szCs w:val="24"/>
          <w:rtl/>
          <w:lang w:bidi="fa-IR"/>
        </w:rPr>
        <w:t xml:space="preserve"> مرور ادبیات و شاخص</w:t>
      </w:r>
      <w:del w:id="8931" w:author="Mehrnazi Boojari" w:date="2019-01-07T09:46:00Z">
        <w:r w:rsidRPr="00E91C41" w:rsidDel="006F7CCF">
          <w:rPr>
            <w:rFonts w:ascii="Calibri" w:eastAsia="Calibri" w:hAnsi="Calibri" w:cs="B Lotus" w:hint="cs"/>
            <w:sz w:val="24"/>
            <w:szCs w:val="24"/>
            <w:rtl/>
            <w:lang w:bidi="fa-IR"/>
          </w:rPr>
          <w:delText xml:space="preserve"> های </w:delText>
        </w:r>
      </w:del>
      <w:ins w:id="8932"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مسکن </w:t>
      </w:r>
      <w:del w:id="8933" w:author="Mehrnazi Boojari" w:date="2019-01-07T10:03:00Z">
        <w:r w:rsidRPr="00E91C41" w:rsidDel="00A31D6F">
          <w:rPr>
            <w:rFonts w:ascii="Calibri" w:eastAsia="Calibri" w:hAnsi="Calibri" w:cs="B Lotus" w:hint="cs"/>
            <w:sz w:val="24"/>
            <w:szCs w:val="24"/>
            <w:rtl/>
            <w:lang w:bidi="fa-IR"/>
          </w:rPr>
          <w:delText>روستائی</w:delText>
        </w:r>
      </w:del>
      <w:ins w:id="8934"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در کشور و بررسی اسناد و طرح</w:t>
      </w:r>
      <w:del w:id="8935" w:author="Mehrnazi Boojari" w:date="2019-01-07T09:46:00Z">
        <w:r w:rsidRPr="00E91C41" w:rsidDel="006F7CCF">
          <w:rPr>
            <w:rFonts w:ascii="Calibri" w:eastAsia="Calibri" w:hAnsi="Calibri" w:cs="B Lotus" w:hint="cs"/>
            <w:sz w:val="24"/>
            <w:szCs w:val="24"/>
            <w:rtl/>
            <w:lang w:bidi="fa-IR"/>
          </w:rPr>
          <w:delText xml:space="preserve"> های </w:delText>
        </w:r>
      </w:del>
      <w:ins w:id="8936"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بالادستی در این حوزه، نگاه فکری و ذهنی در حوزه مسکن </w:t>
      </w:r>
      <w:del w:id="8937" w:author="Mehrnazi Boojari" w:date="2019-01-07T10:03:00Z">
        <w:r w:rsidRPr="00E91C41" w:rsidDel="00A31D6F">
          <w:rPr>
            <w:rFonts w:ascii="Calibri" w:eastAsia="Calibri" w:hAnsi="Calibri" w:cs="B Lotus" w:hint="cs"/>
            <w:sz w:val="24"/>
            <w:szCs w:val="24"/>
            <w:rtl/>
            <w:lang w:bidi="fa-IR"/>
          </w:rPr>
          <w:delText>روستائی</w:delText>
        </w:r>
      </w:del>
      <w:ins w:id="8938"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و اولویت</w:t>
      </w:r>
      <w:del w:id="8939" w:author="Mehrnazi Boojari" w:date="2019-01-07T10:43:00Z">
        <w:r w:rsidRPr="00E91C41" w:rsidDel="006A1F1D">
          <w:rPr>
            <w:rFonts w:ascii="Calibri" w:eastAsia="Calibri" w:hAnsi="Calibri" w:cs="B Lotus" w:hint="cs"/>
            <w:sz w:val="24"/>
            <w:szCs w:val="24"/>
            <w:rtl/>
            <w:lang w:bidi="fa-IR"/>
          </w:rPr>
          <w:delText xml:space="preserve"> هایی </w:delText>
        </w:r>
      </w:del>
      <w:ins w:id="8940" w:author="Mehrnazi Boojari" w:date="2019-01-07T10:43:00Z">
        <w:r w:rsidR="006A1F1D">
          <w:rPr>
            <w:rFonts w:ascii="Calibri" w:eastAsia="Calibri" w:hAnsi="Calibri" w:cs="B Lotus" w:hint="cs"/>
            <w:sz w:val="24"/>
            <w:szCs w:val="24"/>
            <w:rtl/>
            <w:lang w:bidi="fa-IR"/>
          </w:rPr>
          <w:t xml:space="preserve">‌هایی </w:t>
        </w:r>
      </w:ins>
      <w:r w:rsidRPr="00E91C41">
        <w:rPr>
          <w:rFonts w:ascii="Calibri" w:eastAsia="Calibri" w:hAnsi="Calibri" w:cs="B Lotus" w:hint="cs"/>
          <w:sz w:val="24"/>
          <w:szCs w:val="24"/>
          <w:rtl/>
          <w:lang w:bidi="fa-IR"/>
        </w:rPr>
        <w:t>که برای این حوزه وجود دارد</w:t>
      </w:r>
      <w:del w:id="8941" w:author="Mehrnazi Boojari" w:date="2019-01-12T06:59:00Z">
        <w:r w:rsidRPr="00E91C41" w:rsidDel="00B65029">
          <w:rPr>
            <w:rFonts w:ascii="Calibri" w:eastAsia="Calibri" w:hAnsi="Calibri" w:cs="B Lotus" w:hint="cs"/>
            <w:sz w:val="24"/>
            <w:szCs w:val="24"/>
            <w:rtl/>
            <w:lang w:bidi="fa-IR"/>
          </w:rPr>
          <w:delText>،</w:delText>
        </w:r>
      </w:del>
      <w:r w:rsidRPr="00E91C41">
        <w:rPr>
          <w:rFonts w:ascii="Calibri" w:eastAsia="Calibri" w:hAnsi="Calibri" w:cs="B Lotus" w:hint="cs"/>
          <w:sz w:val="24"/>
          <w:szCs w:val="24"/>
          <w:rtl/>
          <w:lang w:bidi="fa-IR"/>
        </w:rPr>
        <w:t xml:space="preserve"> مشخص</w:t>
      </w:r>
      <w:del w:id="8942" w:author="Mehrnazi Boojari" w:date="2019-01-07T09:49:00Z">
        <w:r w:rsidRPr="00E91C41" w:rsidDel="006F7CCF">
          <w:rPr>
            <w:rFonts w:ascii="Calibri" w:eastAsia="Calibri" w:hAnsi="Calibri" w:cs="B Lotus" w:hint="cs"/>
            <w:sz w:val="24"/>
            <w:szCs w:val="24"/>
            <w:rtl/>
            <w:lang w:bidi="fa-IR"/>
          </w:rPr>
          <w:delText xml:space="preserve"> می </w:delText>
        </w:r>
      </w:del>
      <w:ins w:id="8943" w:author="Mehrnazi Boojari" w:date="2019-01-07T09:49:00Z">
        <w:r w:rsidR="006F7CCF">
          <w:rPr>
            <w:rFonts w:ascii="Calibri" w:eastAsia="Calibri" w:hAnsi="Calibri" w:cs="B Lotus" w:hint="cs"/>
            <w:sz w:val="24"/>
            <w:szCs w:val="24"/>
            <w:rtl/>
            <w:lang w:bidi="fa-IR"/>
          </w:rPr>
          <w:t xml:space="preserve"> می‌</w:t>
        </w:r>
      </w:ins>
      <w:del w:id="8944" w:author="Mehrnazi Boojari" w:date="2019-01-08T01:15:00Z">
        <w:r w:rsidRPr="00E91C41" w:rsidDel="00632EB0">
          <w:rPr>
            <w:rFonts w:ascii="Calibri" w:eastAsia="Calibri" w:hAnsi="Calibri" w:cs="B Lotus" w:hint="cs"/>
            <w:sz w:val="24"/>
            <w:szCs w:val="24"/>
            <w:rtl/>
            <w:lang w:bidi="fa-IR"/>
          </w:rPr>
          <w:delText>گردد</w:delText>
        </w:r>
      </w:del>
      <w:ins w:id="8945" w:author="Mehrnazi Boojari" w:date="2019-01-08T01:15:00Z">
        <w:r w:rsidR="00632EB0">
          <w:rPr>
            <w:rFonts w:ascii="Calibri" w:eastAsia="Calibri" w:hAnsi="Calibri" w:cs="B Lotus" w:hint="cs"/>
            <w:sz w:val="24"/>
            <w:szCs w:val="24"/>
            <w:rtl/>
            <w:lang w:bidi="fa-IR"/>
          </w:rPr>
          <w:t>شود</w:t>
        </w:r>
      </w:ins>
      <w:r w:rsidRPr="00E91C41">
        <w:rPr>
          <w:rFonts w:ascii="Calibri" w:eastAsia="Calibri" w:hAnsi="Calibri" w:cs="B Lotus" w:hint="cs"/>
          <w:sz w:val="24"/>
          <w:szCs w:val="24"/>
          <w:rtl/>
          <w:lang w:bidi="fa-IR"/>
        </w:rPr>
        <w:t>. این نگاه و رویکرد</w:t>
      </w:r>
      <w:del w:id="8946" w:author="Mehrnazi Boojari" w:date="2019-01-12T06:59:00Z">
        <w:r w:rsidRPr="00E91C41" w:rsidDel="00B65029">
          <w:rPr>
            <w:rFonts w:ascii="Calibri" w:eastAsia="Calibri" w:hAnsi="Calibri" w:cs="B Lotus" w:hint="cs"/>
            <w:sz w:val="24"/>
            <w:szCs w:val="24"/>
            <w:rtl/>
            <w:lang w:bidi="fa-IR"/>
          </w:rPr>
          <w:delText>،</w:delText>
        </w:r>
      </w:del>
      <w:r w:rsidRPr="00E91C41">
        <w:rPr>
          <w:rFonts w:ascii="Calibri" w:eastAsia="Calibri" w:hAnsi="Calibri" w:cs="B Lotus" w:hint="cs"/>
          <w:sz w:val="24"/>
          <w:szCs w:val="24"/>
          <w:rtl/>
          <w:lang w:bidi="fa-IR"/>
        </w:rPr>
        <w:t xml:space="preserve"> زمانی که ضرب در وضعیت موجود مسکن </w:t>
      </w:r>
      <w:del w:id="8947" w:author="Mehrnazi Boojari" w:date="2019-01-07T10:03:00Z">
        <w:r w:rsidRPr="00E91C41" w:rsidDel="00A31D6F">
          <w:rPr>
            <w:rFonts w:ascii="Calibri" w:eastAsia="Calibri" w:hAnsi="Calibri" w:cs="B Lotus" w:hint="cs"/>
            <w:sz w:val="24"/>
            <w:szCs w:val="24"/>
            <w:rtl/>
            <w:lang w:bidi="fa-IR"/>
          </w:rPr>
          <w:delText>روستائی</w:delText>
        </w:r>
      </w:del>
      <w:ins w:id="8948"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با توجه به شاخص</w:t>
      </w:r>
      <w:del w:id="8949" w:author="Mehrnazi Boojari" w:date="2019-01-07T09:46:00Z">
        <w:r w:rsidRPr="00E91C41" w:rsidDel="006F7CCF">
          <w:rPr>
            <w:rFonts w:ascii="Calibri" w:eastAsia="Calibri" w:hAnsi="Calibri" w:cs="B Lotus" w:hint="cs"/>
            <w:sz w:val="24"/>
            <w:szCs w:val="24"/>
            <w:rtl/>
            <w:lang w:bidi="fa-IR"/>
          </w:rPr>
          <w:delText xml:space="preserve"> های </w:delText>
        </w:r>
      </w:del>
      <w:ins w:id="895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بیان</w:t>
      </w:r>
      <w:ins w:id="8951" w:author="Mehrnazi Boojari" w:date="2019-01-12T06:59:00Z">
        <w:r w:rsidR="00B65029">
          <w:rPr>
            <w:rFonts w:ascii="Calibri" w:eastAsia="Calibri" w:hAnsi="Calibri" w:cs="B Nazanin" w:hint="cs"/>
            <w:sz w:val="24"/>
            <w:szCs w:val="24"/>
            <w:rtl/>
            <w:lang w:bidi="fa-IR"/>
          </w:rPr>
          <w:t>‌</w:t>
        </w:r>
      </w:ins>
      <w:del w:id="8952" w:author="Mehrnazi Boojari" w:date="2019-01-12T06:59:00Z">
        <w:r w:rsidRPr="00E91C41" w:rsidDel="00B65029">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شده در فصل دوم</w:t>
      </w:r>
      <w:del w:id="8953" w:author="Mehrnazi Boojari" w:date="2019-01-07T09:49:00Z">
        <w:r w:rsidRPr="00E91C41" w:rsidDel="006F7CCF">
          <w:rPr>
            <w:rFonts w:ascii="Calibri" w:eastAsia="Calibri" w:hAnsi="Calibri" w:cs="B Lotus" w:hint="cs"/>
            <w:sz w:val="24"/>
            <w:szCs w:val="24"/>
            <w:rtl/>
            <w:lang w:bidi="fa-IR"/>
          </w:rPr>
          <w:delText xml:space="preserve"> می </w:delText>
        </w:r>
      </w:del>
      <w:ins w:id="8954"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w:t>
      </w:r>
      <w:ins w:id="8955" w:author="Mehrnazi Boojari" w:date="2019-01-12T06:59:00Z">
        <w:r w:rsidR="00B65029">
          <w:rPr>
            <w:rFonts w:ascii="Calibri" w:eastAsia="Calibri" w:hAnsi="Calibri" w:cs="B Nazanin" w:hint="cs"/>
            <w:sz w:val="24"/>
            <w:szCs w:val="24"/>
            <w:rtl/>
            <w:lang w:bidi="fa-IR"/>
          </w:rPr>
          <w:t>‌</w:t>
        </w:r>
      </w:ins>
      <w:del w:id="8956" w:author="Mehrnazi Boojari" w:date="2019-01-12T06:59:00Z">
        <w:r w:rsidRPr="00E91C41" w:rsidDel="00B65029">
          <w:rPr>
            <w:rFonts w:ascii="Calibri" w:eastAsia="Calibri" w:hAnsi="Calibri" w:cs="B Lotus" w:hint="cs"/>
            <w:sz w:val="24"/>
            <w:szCs w:val="24"/>
            <w:rtl/>
            <w:lang w:bidi="fa-IR"/>
          </w:rPr>
          <w:delText>،</w:delText>
        </w:r>
      </w:del>
      <w:del w:id="8957" w:author="Mehrnazi Boojari" w:date="2019-01-07T09:49:00Z">
        <w:r w:rsidRPr="00E91C41" w:rsidDel="006F7CCF">
          <w:rPr>
            <w:rFonts w:ascii="Calibri" w:eastAsia="Calibri" w:hAnsi="Calibri" w:cs="B Lotus" w:hint="cs"/>
            <w:sz w:val="24"/>
            <w:szCs w:val="24"/>
            <w:rtl/>
            <w:lang w:bidi="fa-IR"/>
          </w:rPr>
          <w:delText xml:space="preserve"> می </w:delText>
        </w:r>
      </w:del>
      <w:ins w:id="8958"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تواند اولویت</w:t>
      </w:r>
      <w:del w:id="8959" w:author="Mehrnazi Boojari" w:date="2019-01-07T09:46:00Z">
        <w:r w:rsidRPr="00E91C41" w:rsidDel="006F7CCF">
          <w:rPr>
            <w:rFonts w:ascii="Calibri" w:eastAsia="Calibri" w:hAnsi="Calibri" w:cs="B Lotus" w:hint="cs"/>
            <w:sz w:val="24"/>
            <w:szCs w:val="24"/>
            <w:rtl/>
            <w:lang w:bidi="fa-IR"/>
          </w:rPr>
          <w:delText xml:space="preserve"> های </w:delText>
        </w:r>
      </w:del>
      <w:ins w:id="896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اصلی و چالش</w:t>
      </w:r>
      <w:del w:id="8961" w:author="Mehrnazi Boojari" w:date="2019-01-07T09:46:00Z">
        <w:r w:rsidRPr="00E91C41" w:rsidDel="006F7CCF">
          <w:rPr>
            <w:rFonts w:ascii="Calibri" w:eastAsia="Calibri" w:hAnsi="Calibri" w:cs="B Lotus" w:hint="cs"/>
            <w:sz w:val="24"/>
            <w:szCs w:val="24"/>
            <w:rtl/>
            <w:lang w:bidi="fa-IR"/>
          </w:rPr>
          <w:delText xml:space="preserve"> های </w:delText>
        </w:r>
      </w:del>
      <w:ins w:id="8962"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اساسی در حوزه مسکن </w:t>
      </w:r>
      <w:del w:id="8963" w:author="Mehrnazi Boojari" w:date="2019-01-07T10:03:00Z">
        <w:r w:rsidRPr="00E91C41" w:rsidDel="00A31D6F">
          <w:rPr>
            <w:rFonts w:ascii="Calibri" w:eastAsia="Calibri" w:hAnsi="Calibri" w:cs="B Lotus" w:hint="cs"/>
            <w:sz w:val="24"/>
            <w:szCs w:val="24"/>
            <w:rtl/>
            <w:lang w:bidi="fa-IR"/>
          </w:rPr>
          <w:delText>روستائی</w:delText>
        </w:r>
      </w:del>
      <w:ins w:id="8964"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را بهتر بیان کند. اما تیم پژوهشی برای دقیق</w:t>
      </w:r>
      <w:ins w:id="8965" w:author="Mehrnazi Boojari" w:date="2019-01-07T10:55:00Z">
        <w:r w:rsidR="006A1F1D">
          <w:rPr>
            <w:rFonts w:ascii="Calibri" w:eastAsia="Calibri" w:hAnsi="Calibri" w:cs="B Nazanin" w:hint="cs"/>
            <w:sz w:val="24"/>
            <w:szCs w:val="24"/>
            <w:rtl/>
            <w:lang w:bidi="fa-IR"/>
          </w:rPr>
          <w:t>‌</w:t>
        </w:r>
      </w:ins>
      <w:del w:id="8966" w:author="Mehrnazi Boojari" w:date="2019-01-07T10:55:00Z">
        <w:r w:rsidRPr="00E91C41" w:rsidDel="006A1F1D">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تر مشخص</w:t>
      </w:r>
      <w:del w:id="8967" w:author="Mehrnazi Boojari" w:date="2019-01-07T10:01:00Z">
        <w:r w:rsidRPr="00E91C41" w:rsidDel="00A31D6F">
          <w:rPr>
            <w:rFonts w:ascii="Calibri" w:eastAsia="Calibri" w:hAnsi="Calibri" w:cs="B Lotus" w:hint="cs"/>
            <w:sz w:val="24"/>
            <w:szCs w:val="24"/>
            <w:rtl/>
            <w:lang w:bidi="fa-IR"/>
          </w:rPr>
          <w:delText xml:space="preserve"> کردن </w:delText>
        </w:r>
      </w:del>
      <w:ins w:id="8968" w:author="Mehrnazi Boojari" w:date="2019-01-07T10:01:00Z">
        <w:r w:rsidR="00A31D6F">
          <w:rPr>
            <w:rFonts w:ascii="Calibri" w:eastAsia="Calibri" w:hAnsi="Calibri" w:cs="B Lotus" w:hint="cs"/>
            <w:sz w:val="24"/>
            <w:szCs w:val="24"/>
            <w:rtl/>
            <w:lang w:bidi="fa-IR"/>
          </w:rPr>
          <w:t xml:space="preserve">‌کردن </w:t>
        </w:r>
      </w:ins>
      <w:r w:rsidRPr="00E91C41">
        <w:rPr>
          <w:rFonts w:ascii="Calibri" w:eastAsia="Calibri" w:hAnsi="Calibri" w:cs="B Lotus" w:hint="cs"/>
          <w:sz w:val="24"/>
          <w:szCs w:val="24"/>
          <w:rtl/>
          <w:lang w:bidi="fa-IR"/>
        </w:rPr>
        <w:t>چالش</w:t>
      </w:r>
      <w:del w:id="8969" w:author="Mehrnazi Boojari" w:date="2019-01-07T09:46:00Z">
        <w:r w:rsidRPr="00E91C41" w:rsidDel="006F7CCF">
          <w:rPr>
            <w:rFonts w:ascii="Calibri" w:eastAsia="Calibri" w:hAnsi="Calibri" w:cs="B Lotus" w:hint="cs"/>
            <w:sz w:val="24"/>
            <w:szCs w:val="24"/>
            <w:rtl/>
            <w:lang w:bidi="fa-IR"/>
          </w:rPr>
          <w:delText xml:space="preserve"> های </w:delText>
        </w:r>
      </w:del>
      <w:ins w:id="897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حوزه مسکن روستایی سراغ متولیان و </w:t>
      </w:r>
      <w:del w:id="8971" w:author="Mehrnazi Boojari" w:date="2019-01-07T10:39:00Z">
        <w:r w:rsidRPr="00E91C41" w:rsidDel="006A1F1D">
          <w:rPr>
            <w:rFonts w:ascii="Calibri" w:eastAsia="Calibri" w:hAnsi="Calibri" w:cs="B Lotus" w:hint="cs"/>
            <w:sz w:val="24"/>
            <w:szCs w:val="24"/>
            <w:rtl/>
            <w:lang w:bidi="fa-IR"/>
          </w:rPr>
          <w:delText>مسئولین</w:delText>
        </w:r>
      </w:del>
      <w:ins w:id="8972" w:author="Mehrnazi Boojari" w:date="2019-01-07T10:39:00Z">
        <w:r w:rsidR="006A1F1D">
          <w:rPr>
            <w:rFonts w:ascii="Calibri" w:eastAsia="Calibri" w:hAnsi="Calibri" w:cs="B Lotus" w:hint="cs"/>
            <w:sz w:val="24"/>
            <w:szCs w:val="24"/>
            <w:rtl/>
            <w:lang w:bidi="fa-IR"/>
          </w:rPr>
          <w:t>مسئولان</w:t>
        </w:r>
      </w:ins>
      <w:r w:rsidRPr="00E91C41">
        <w:rPr>
          <w:rFonts w:ascii="Calibri" w:eastAsia="Calibri" w:hAnsi="Calibri" w:cs="B Lotus" w:hint="cs"/>
          <w:sz w:val="24"/>
          <w:szCs w:val="24"/>
          <w:rtl/>
          <w:lang w:bidi="fa-IR"/>
        </w:rPr>
        <w:t xml:space="preserve"> مسکن روستایی رفته و با مصاحبه</w:t>
      </w:r>
      <w:del w:id="8973" w:author="Mehrnazi Boojari" w:date="2019-01-07T09:46:00Z">
        <w:r w:rsidRPr="00E91C41" w:rsidDel="006F7CCF">
          <w:rPr>
            <w:rFonts w:ascii="Calibri" w:eastAsia="Calibri" w:hAnsi="Calibri" w:cs="B Lotus" w:hint="cs"/>
            <w:sz w:val="24"/>
            <w:szCs w:val="24"/>
            <w:rtl/>
            <w:lang w:bidi="fa-IR"/>
          </w:rPr>
          <w:delText xml:space="preserve"> های </w:delText>
        </w:r>
      </w:del>
      <w:ins w:id="8974"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عمیق و نیمه</w:t>
      </w:r>
      <w:ins w:id="8975" w:author="Mehrnazi Boojari" w:date="2019-01-12T06:59:00Z">
        <w:r w:rsidR="00B65029">
          <w:rPr>
            <w:rFonts w:ascii="Calibri" w:eastAsia="Calibri" w:hAnsi="Calibri" w:cs="B Nazanin" w:hint="cs"/>
            <w:sz w:val="24"/>
            <w:szCs w:val="24"/>
            <w:rtl/>
            <w:lang w:bidi="fa-IR"/>
          </w:rPr>
          <w:t>‌</w:t>
        </w:r>
      </w:ins>
      <w:del w:id="8976" w:author="Mehrnazi Boojari" w:date="2019-01-12T06:59:00Z">
        <w:r w:rsidRPr="00E91C41" w:rsidDel="00B65029">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عمیق از این افراد </w:t>
      </w:r>
      <w:del w:id="8977" w:author="Mehrnazi Boojari" w:date="2019-01-07T10:24:00Z">
        <w:r w:rsidRPr="00E91C41" w:rsidDel="0028073B">
          <w:rPr>
            <w:rFonts w:ascii="Calibri" w:eastAsia="Calibri" w:hAnsi="Calibri" w:cs="B Lotus" w:hint="cs"/>
            <w:sz w:val="24"/>
            <w:szCs w:val="24"/>
            <w:rtl/>
            <w:lang w:bidi="fa-IR"/>
          </w:rPr>
          <w:delText xml:space="preserve">به دنبال </w:delText>
        </w:r>
      </w:del>
      <w:ins w:id="8978" w:author="Mehrnazi Boojari" w:date="2019-01-07T10:24:00Z">
        <w:r w:rsidR="0028073B">
          <w:rPr>
            <w:rFonts w:ascii="Calibri" w:eastAsia="Calibri" w:hAnsi="Calibri" w:cs="B Lotus" w:hint="cs"/>
            <w:sz w:val="24"/>
            <w:szCs w:val="24"/>
            <w:rtl/>
            <w:lang w:bidi="fa-IR"/>
          </w:rPr>
          <w:t xml:space="preserve">به‌دنبال </w:t>
        </w:r>
      </w:ins>
      <w:r w:rsidRPr="00E91C41">
        <w:rPr>
          <w:rFonts w:ascii="Calibri" w:eastAsia="Calibri" w:hAnsi="Calibri" w:cs="B Lotus" w:hint="cs"/>
          <w:sz w:val="24"/>
          <w:szCs w:val="24"/>
          <w:rtl/>
          <w:lang w:bidi="fa-IR"/>
        </w:rPr>
        <w:t>یافتن چالش</w:t>
      </w:r>
      <w:del w:id="8979" w:author="Mehrnazi Boojari" w:date="2019-01-07T10:43:00Z">
        <w:r w:rsidRPr="00E91C41" w:rsidDel="006A1F1D">
          <w:rPr>
            <w:rFonts w:ascii="Calibri" w:eastAsia="Calibri" w:hAnsi="Calibri" w:cs="B Lotus" w:hint="cs"/>
            <w:sz w:val="24"/>
            <w:szCs w:val="24"/>
            <w:rtl/>
            <w:lang w:bidi="fa-IR"/>
          </w:rPr>
          <w:delText xml:space="preserve"> هایی </w:delText>
        </w:r>
      </w:del>
      <w:ins w:id="8980" w:author="Mehrnazi Boojari" w:date="2019-01-07T10:43:00Z">
        <w:r w:rsidR="006A1F1D">
          <w:rPr>
            <w:rFonts w:ascii="Calibri" w:eastAsia="Calibri" w:hAnsi="Calibri" w:cs="B Lotus" w:hint="cs"/>
            <w:sz w:val="24"/>
            <w:szCs w:val="24"/>
            <w:rtl/>
            <w:lang w:bidi="fa-IR"/>
          </w:rPr>
          <w:t xml:space="preserve">‌هایی </w:t>
        </w:r>
      </w:ins>
      <w:r w:rsidRPr="00E91C41">
        <w:rPr>
          <w:rFonts w:ascii="Calibri" w:eastAsia="Calibri" w:hAnsi="Calibri" w:cs="B Lotus" w:hint="cs"/>
          <w:sz w:val="24"/>
          <w:szCs w:val="24"/>
          <w:rtl/>
          <w:lang w:bidi="fa-IR"/>
        </w:rPr>
        <w:t>است که دغدغه متولیان امر این حوزه نیز باشد. بر این اساس</w:t>
      </w:r>
      <w:ins w:id="8981" w:author="Mehrnazi Boojari" w:date="2019-01-12T06:59:00Z">
        <w:r w:rsidR="00B65029">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در این گزارش مسکن روستایی در پنج بعد بررسی شده و چالش</w:t>
      </w:r>
      <w:del w:id="8982" w:author="Mehrnazi Boojari" w:date="2019-01-07T09:46:00Z">
        <w:r w:rsidRPr="00E91C41" w:rsidDel="006F7CCF">
          <w:rPr>
            <w:rFonts w:ascii="Calibri" w:eastAsia="Calibri" w:hAnsi="Calibri" w:cs="B Lotus" w:hint="cs"/>
            <w:sz w:val="24"/>
            <w:szCs w:val="24"/>
            <w:rtl/>
            <w:lang w:bidi="fa-IR"/>
          </w:rPr>
          <w:delText xml:space="preserve"> های </w:delText>
        </w:r>
      </w:del>
      <w:ins w:id="898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اصلی آن استخراج</w:t>
      </w:r>
      <w:del w:id="8984" w:author="Mehrnazi Boojari" w:date="2019-01-07T09:49:00Z">
        <w:r w:rsidRPr="00E91C41" w:rsidDel="006F7CCF">
          <w:rPr>
            <w:rFonts w:ascii="Calibri" w:eastAsia="Calibri" w:hAnsi="Calibri" w:cs="B Lotus" w:hint="cs"/>
            <w:sz w:val="24"/>
            <w:szCs w:val="24"/>
            <w:rtl/>
            <w:lang w:bidi="fa-IR"/>
          </w:rPr>
          <w:delText xml:space="preserve"> می </w:delText>
        </w:r>
      </w:del>
      <w:ins w:id="8985" w:author="Mehrnazi Boojari" w:date="2019-01-07T09:49:00Z">
        <w:r w:rsidR="006F7CCF">
          <w:rPr>
            <w:rFonts w:ascii="Calibri" w:eastAsia="Calibri" w:hAnsi="Calibri" w:cs="B Lotus" w:hint="cs"/>
            <w:sz w:val="24"/>
            <w:szCs w:val="24"/>
            <w:rtl/>
            <w:lang w:bidi="fa-IR"/>
          </w:rPr>
          <w:t xml:space="preserve"> می‌</w:t>
        </w:r>
      </w:ins>
      <w:del w:id="8986" w:author="Mehrnazi Boojari" w:date="2019-01-08T01:15:00Z">
        <w:r w:rsidRPr="00E91C41" w:rsidDel="00632EB0">
          <w:rPr>
            <w:rFonts w:ascii="Calibri" w:eastAsia="Calibri" w:hAnsi="Calibri" w:cs="B Lotus" w:hint="cs"/>
            <w:sz w:val="24"/>
            <w:szCs w:val="24"/>
            <w:rtl/>
            <w:lang w:bidi="fa-IR"/>
          </w:rPr>
          <w:delText>گردد</w:delText>
        </w:r>
      </w:del>
      <w:ins w:id="8987" w:author="Mehrnazi Boojari" w:date="2019-01-08T01:15:00Z">
        <w:r w:rsidR="00632EB0">
          <w:rPr>
            <w:rFonts w:ascii="Calibri" w:eastAsia="Calibri" w:hAnsi="Calibri" w:cs="B Lotus" w:hint="cs"/>
            <w:sz w:val="24"/>
            <w:szCs w:val="24"/>
            <w:rtl/>
            <w:lang w:bidi="fa-IR"/>
          </w:rPr>
          <w:t>شود</w:t>
        </w:r>
      </w:ins>
      <w:del w:id="8988" w:author="Mehrnazi Boojari" w:date="2019-01-07T09:53:00Z">
        <w:r w:rsidRPr="00E91C41" w:rsidDel="006F7CCF">
          <w:rPr>
            <w:rFonts w:ascii="Calibri" w:eastAsia="Calibri" w:hAnsi="Calibri" w:cs="B Lotus" w:hint="cs"/>
            <w:sz w:val="24"/>
            <w:szCs w:val="24"/>
            <w:rtl/>
            <w:lang w:bidi="fa-IR"/>
          </w:rPr>
          <w:delText xml:space="preserve"> . </w:delText>
        </w:r>
      </w:del>
      <w:ins w:id="8989"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بعد اول</w:t>
      </w:r>
      <w:del w:id="8990" w:author="Mehrnazi Boojari" w:date="2019-01-12T07:00:00Z">
        <w:r w:rsidRPr="00E91C41" w:rsidDel="00B65029">
          <w:rPr>
            <w:rFonts w:ascii="Calibri" w:eastAsia="Calibri" w:hAnsi="Calibri" w:cs="B Lotus" w:hint="cs"/>
            <w:sz w:val="24"/>
            <w:szCs w:val="24"/>
            <w:rtl/>
            <w:lang w:bidi="fa-IR"/>
          </w:rPr>
          <w:delText xml:space="preserve">؛ </w:delText>
        </w:r>
      </w:del>
      <w:ins w:id="8991" w:author="Mehrnazi Boojari" w:date="2019-01-12T07:00:00Z">
        <w:r w:rsidR="00B65029">
          <w:rPr>
            <w:rFonts w:ascii="Calibri" w:eastAsia="Calibri" w:hAnsi="Calibri" w:cs="B Lotus" w:hint="cs"/>
            <w:sz w:val="24"/>
            <w:szCs w:val="24"/>
            <w:rtl/>
            <w:lang w:bidi="fa-IR"/>
          </w:rPr>
          <w:t>،</w:t>
        </w:r>
        <w:r w:rsidR="00B65029"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ادبیات نظری مسکن در کشور</w:t>
      </w:r>
      <w:del w:id="8992" w:author="Mehrnazi Boojari" w:date="2019-01-12T07:00:00Z">
        <w:r w:rsidRPr="00E91C41" w:rsidDel="00B65029">
          <w:rPr>
            <w:rFonts w:ascii="Calibri" w:eastAsia="Calibri" w:hAnsi="Calibri" w:cs="B Lotus" w:hint="cs"/>
            <w:sz w:val="24"/>
            <w:szCs w:val="24"/>
            <w:rtl/>
            <w:lang w:bidi="fa-IR"/>
          </w:rPr>
          <w:delText xml:space="preserve">، </w:delText>
        </w:r>
      </w:del>
      <w:ins w:id="8993" w:author="Mehrnazi Boojari" w:date="2019-01-12T07:00:00Z">
        <w:r w:rsidR="00B65029">
          <w:rPr>
            <w:rFonts w:ascii="Calibri" w:eastAsia="Calibri" w:hAnsi="Calibri" w:cs="B Lotus" w:hint="cs"/>
            <w:sz w:val="24"/>
            <w:szCs w:val="24"/>
            <w:rtl/>
            <w:lang w:bidi="fa-IR"/>
          </w:rPr>
          <w:t>؛</w:t>
        </w:r>
        <w:r w:rsidR="00B65029"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بعد دوم</w:t>
      </w:r>
      <w:del w:id="8994" w:author="Mehrnazi Boojari" w:date="2019-01-12T07:00:00Z">
        <w:r w:rsidRPr="00E91C41" w:rsidDel="00B65029">
          <w:rPr>
            <w:rFonts w:ascii="Calibri" w:eastAsia="Calibri" w:hAnsi="Calibri" w:cs="B Lotus" w:hint="cs"/>
            <w:sz w:val="24"/>
            <w:szCs w:val="24"/>
            <w:rtl/>
            <w:lang w:bidi="fa-IR"/>
          </w:rPr>
          <w:delText xml:space="preserve">؛ </w:delText>
        </w:r>
      </w:del>
      <w:ins w:id="8995" w:author="Mehrnazi Boojari" w:date="2019-01-12T07:00:00Z">
        <w:r w:rsidR="00B65029">
          <w:rPr>
            <w:rFonts w:ascii="Calibri" w:eastAsia="Calibri" w:hAnsi="Calibri" w:cs="B Lotus" w:hint="cs"/>
            <w:sz w:val="24"/>
            <w:szCs w:val="24"/>
            <w:rtl/>
            <w:lang w:bidi="fa-IR"/>
          </w:rPr>
          <w:t>،</w:t>
        </w:r>
        <w:r w:rsidR="00B65029"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ادبیات دینی در حوزه مسکن روستایی</w:t>
      </w:r>
      <w:del w:id="8996" w:author="Mehrnazi Boojari" w:date="2019-01-07T09:47:00Z">
        <w:r w:rsidRPr="00E91C41" w:rsidDel="006F7CCF">
          <w:rPr>
            <w:rFonts w:ascii="Calibri" w:eastAsia="Calibri" w:hAnsi="Calibri" w:cs="B Lotus" w:hint="cs"/>
            <w:sz w:val="24"/>
            <w:szCs w:val="24"/>
            <w:rtl/>
            <w:lang w:bidi="fa-IR"/>
          </w:rPr>
          <w:delText xml:space="preserve"> ،</w:delText>
        </w:r>
      </w:del>
      <w:ins w:id="8997" w:author="Mehrnazi Boojari" w:date="2019-01-12T07:00:00Z">
        <w:r w:rsidR="00B65029">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بعد سوم</w:t>
      </w:r>
      <w:del w:id="8998" w:author="Mehrnazi Boojari" w:date="2019-01-12T07:00:00Z">
        <w:r w:rsidRPr="00E91C41" w:rsidDel="00B65029">
          <w:rPr>
            <w:rFonts w:ascii="Calibri" w:eastAsia="Calibri" w:hAnsi="Calibri" w:cs="B Lotus" w:hint="cs"/>
            <w:sz w:val="24"/>
            <w:szCs w:val="24"/>
            <w:rtl/>
            <w:lang w:bidi="fa-IR"/>
          </w:rPr>
          <w:delText xml:space="preserve">؛ </w:delText>
        </w:r>
      </w:del>
      <w:ins w:id="8999" w:author="Mehrnazi Boojari" w:date="2019-01-12T07:00:00Z">
        <w:r w:rsidR="00B65029">
          <w:rPr>
            <w:rFonts w:ascii="Calibri" w:eastAsia="Calibri" w:hAnsi="Calibri" w:cs="B Lotus" w:hint="cs"/>
            <w:sz w:val="24"/>
            <w:szCs w:val="24"/>
            <w:rtl/>
            <w:lang w:bidi="fa-IR"/>
          </w:rPr>
          <w:t>،</w:t>
        </w:r>
        <w:r w:rsidR="00B65029"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اسناد و طرح</w:t>
      </w:r>
      <w:del w:id="9000" w:author="Mehrnazi Boojari" w:date="2019-01-07T09:46:00Z">
        <w:r w:rsidRPr="00E91C41" w:rsidDel="006F7CCF">
          <w:rPr>
            <w:rFonts w:ascii="Calibri" w:eastAsia="Calibri" w:hAnsi="Calibri" w:cs="B Lotus" w:hint="cs"/>
            <w:sz w:val="24"/>
            <w:szCs w:val="24"/>
            <w:rtl/>
            <w:lang w:bidi="fa-IR"/>
          </w:rPr>
          <w:delText xml:space="preserve"> های </w:delText>
        </w:r>
      </w:del>
      <w:ins w:id="9001"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بالادستی</w:t>
      </w:r>
      <w:del w:id="9002" w:author="Mehrnazi Boojari" w:date="2019-01-07T09:47:00Z">
        <w:r w:rsidRPr="00E91C41" w:rsidDel="006F7CCF">
          <w:rPr>
            <w:rFonts w:ascii="Calibri" w:eastAsia="Calibri" w:hAnsi="Calibri" w:cs="B Lotus" w:hint="cs"/>
            <w:sz w:val="24"/>
            <w:szCs w:val="24"/>
            <w:rtl/>
            <w:lang w:bidi="fa-IR"/>
          </w:rPr>
          <w:delText xml:space="preserve"> ،</w:delText>
        </w:r>
      </w:del>
      <w:ins w:id="9003" w:author="Mehrnazi Boojari" w:date="2019-01-12T07:00:00Z">
        <w:r w:rsidR="00B65029">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بعد چهارم</w:t>
      </w:r>
      <w:del w:id="9004" w:author="Mehrnazi Boojari" w:date="2019-01-12T07:00:00Z">
        <w:r w:rsidRPr="00E91C41" w:rsidDel="00B65029">
          <w:rPr>
            <w:rFonts w:ascii="Calibri" w:eastAsia="Calibri" w:hAnsi="Calibri" w:cs="B Lotus" w:hint="cs"/>
            <w:sz w:val="24"/>
            <w:szCs w:val="24"/>
            <w:rtl/>
            <w:lang w:bidi="fa-IR"/>
          </w:rPr>
          <w:delText xml:space="preserve">؛ </w:delText>
        </w:r>
      </w:del>
      <w:ins w:id="9005" w:author="Mehrnazi Boojari" w:date="2019-01-12T07:00:00Z">
        <w:r w:rsidR="00B65029">
          <w:rPr>
            <w:rFonts w:ascii="Calibri" w:eastAsia="Calibri" w:hAnsi="Calibri" w:cs="B Lotus" w:hint="cs"/>
            <w:sz w:val="24"/>
            <w:szCs w:val="24"/>
            <w:rtl/>
            <w:lang w:bidi="fa-IR"/>
          </w:rPr>
          <w:t>،</w:t>
        </w:r>
        <w:r w:rsidR="00B65029"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وضعیت فعلی مسکن </w:t>
      </w:r>
      <w:del w:id="9006" w:author="Mehrnazi Boojari" w:date="2019-01-07T10:03:00Z">
        <w:r w:rsidRPr="00E91C41" w:rsidDel="00A31D6F">
          <w:rPr>
            <w:rFonts w:ascii="Calibri" w:eastAsia="Calibri" w:hAnsi="Calibri" w:cs="B Lotus" w:hint="cs"/>
            <w:sz w:val="24"/>
            <w:szCs w:val="24"/>
            <w:rtl/>
            <w:lang w:bidi="fa-IR"/>
          </w:rPr>
          <w:delText>روستائی</w:delText>
        </w:r>
      </w:del>
      <w:ins w:id="9007"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با توجه به آمارها و شاخص</w:t>
      </w:r>
      <w:del w:id="9008" w:author="Mehrnazi Boojari" w:date="2019-01-07T09:46:00Z">
        <w:r w:rsidRPr="00E91C41" w:rsidDel="006F7CCF">
          <w:rPr>
            <w:rFonts w:ascii="Calibri" w:eastAsia="Calibri" w:hAnsi="Calibri" w:cs="B Lotus" w:hint="cs"/>
            <w:sz w:val="24"/>
            <w:szCs w:val="24"/>
            <w:rtl/>
            <w:lang w:bidi="fa-IR"/>
          </w:rPr>
          <w:delText xml:space="preserve"> های </w:delText>
        </w:r>
      </w:del>
      <w:ins w:id="9009"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موجود</w:t>
      </w:r>
      <w:ins w:id="9010" w:author="Mehrnazi Boojari" w:date="2019-01-12T07:00:00Z">
        <w:r w:rsidR="00B65029">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w:t>
      </w:r>
      <w:del w:id="9011" w:author="Mehrnazi Boojari" w:date="2019-01-12T07:00:00Z">
        <w:r w:rsidRPr="00E91C41" w:rsidDel="00B65029">
          <w:rPr>
            <w:rFonts w:ascii="Calibri" w:eastAsia="Calibri" w:hAnsi="Calibri" w:cs="B Lotus" w:hint="cs"/>
            <w:sz w:val="24"/>
            <w:szCs w:val="24"/>
            <w:rtl/>
            <w:lang w:bidi="fa-IR"/>
          </w:rPr>
          <w:delText xml:space="preserve">و </w:delText>
        </w:r>
      </w:del>
      <w:r w:rsidRPr="00E91C41">
        <w:rPr>
          <w:rFonts w:ascii="Calibri" w:eastAsia="Calibri" w:hAnsi="Calibri" w:cs="B Lotus" w:hint="cs"/>
          <w:sz w:val="24"/>
          <w:szCs w:val="24"/>
          <w:rtl/>
          <w:lang w:bidi="fa-IR"/>
        </w:rPr>
        <w:t>بعد پنجم</w:t>
      </w:r>
      <w:del w:id="9012" w:author="Mehrnazi Boojari" w:date="2019-01-12T07:00:00Z">
        <w:r w:rsidRPr="00E91C41" w:rsidDel="00B65029">
          <w:rPr>
            <w:rFonts w:ascii="Calibri" w:eastAsia="Calibri" w:hAnsi="Calibri" w:cs="B Lotus" w:hint="cs"/>
            <w:sz w:val="24"/>
            <w:szCs w:val="24"/>
            <w:rtl/>
            <w:lang w:bidi="fa-IR"/>
          </w:rPr>
          <w:delText xml:space="preserve">؛ </w:delText>
        </w:r>
      </w:del>
      <w:ins w:id="9013" w:author="Mehrnazi Boojari" w:date="2019-01-12T07:00:00Z">
        <w:r w:rsidR="00B65029">
          <w:rPr>
            <w:rFonts w:ascii="Calibri" w:eastAsia="Calibri" w:hAnsi="Calibri" w:cs="B Lotus" w:hint="cs"/>
            <w:sz w:val="24"/>
            <w:szCs w:val="24"/>
            <w:rtl/>
            <w:lang w:bidi="fa-IR"/>
          </w:rPr>
          <w:t>،</w:t>
        </w:r>
        <w:r w:rsidR="00B65029"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تحلیل چالش</w:t>
      </w:r>
      <w:del w:id="9014" w:author="Mehrnazi Boojari" w:date="2019-01-07T09:45:00Z">
        <w:r w:rsidRPr="00E91C41" w:rsidDel="006F7CCF">
          <w:rPr>
            <w:rFonts w:ascii="Calibri" w:eastAsia="Calibri" w:hAnsi="Calibri" w:cs="B Lotus" w:hint="cs"/>
            <w:sz w:val="24"/>
            <w:szCs w:val="24"/>
            <w:rtl/>
            <w:lang w:bidi="fa-IR"/>
          </w:rPr>
          <w:delText xml:space="preserve"> ها </w:delText>
        </w:r>
      </w:del>
      <w:ins w:id="9015" w:author="Mehrnazi Boojari" w:date="2019-01-07T09:45:00Z">
        <w:r w:rsidR="006F7CCF">
          <w:rPr>
            <w:rFonts w:ascii="Calibri" w:eastAsia="Calibri" w:hAnsi="Calibri" w:cs="B Lotus" w:hint="cs"/>
            <w:sz w:val="24"/>
            <w:szCs w:val="24"/>
            <w:rtl/>
            <w:lang w:bidi="fa-IR"/>
          </w:rPr>
          <w:t xml:space="preserve">‌ها </w:t>
        </w:r>
      </w:ins>
      <w:del w:id="9016" w:author="Mehrnazi Boojari" w:date="2019-01-10T00:17:00Z">
        <w:r w:rsidRPr="00E91C41" w:rsidDel="000A3EC2">
          <w:rPr>
            <w:rFonts w:ascii="Calibri" w:eastAsia="Calibri" w:hAnsi="Calibri" w:cs="B Lotus" w:hint="cs"/>
            <w:sz w:val="24"/>
            <w:szCs w:val="24"/>
            <w:rtl/>
            <w:lang w:bidi="fa-IR"/>
          </w:rPr>
          <w:delText>از طریق</w:delText>
        </w:r>
      </w:del>
      <w:ins w:id="9017" w:author="Mehrnazi Boojari" w:date="2019-01-10T00:17:00Z">
        <w:r w:rsidR="000A3EC2">
          <w:rPr>
            <w:rFonts w:ascii="Calibri" w:eastAsia="Calibri" w:hAnsi="Calibri" w:cs="B Lotus" w:hint="cs"/>
            <w:sz w:val="24"/>
            <w:szCs w:val="24"/>
            <w:rtl/>
            <w:lang w:bidi="fa-IR"/>
          </w:rPr>
          <w:t>از</w:t>
        </w:r>
        <w:r w:rsidR="000A3EC2">
          <w:rPr>
            <w:rFonts w:ascii="Times New Roman" w:eastAsia="Calibri" w:hAnsi="Times New Roman" w:cs="Times New Roman" w:hint="cs"/>
            <w:sz w:val="24"/>
            <w:szCs w:val="24"/>
            <w:rtl/>
            <w:lang w:bidi="fa-IR"/>
          </w:rPr>
          <w:t> </w:t>
        </w:r>
        <w:r w:rsidR="000A3EC2">
          <w:rPr>
            <w:rFonts w:ascii="Calibri" w:eastAsia="Calibri" w:hAnsi="Calibri" w:cs="B Lotus" w:hint="cs"/>
            <w:sz w:val="24"/>
            <w:szCs w:val="24"/>
            <w:rtl/>
            <w:lang w:bidi="fa-IR"/>
          </w:rPr>
          <w:t>طریق</w:t>
        </w:r>
      </w:ins>
      <w:r w:rsidRPr="00E91C41">
        <w:rPr>
          <w:rFonts w:ascii="Calibri" w:eastAsia="Calibri" w:hAnsi="Calibri" w:cs="B Lotus" w:hint="cs"/>
          <w:sz w:val="24"/>
          <w:szCs w:val="24"/>
          <w:rtl/>
          <w:lang w:bidi="fa-IR"/>
        </w:rPr>
        <w:t xml:space="preserve"> مصاحبه با </w:t>
      </w:r>
      <w:del w:id="9018" w:author="Mehrnazi Boojari" w:date="2019-01-07T10:39:00Z">
        <w:r w:rsidRPr="00E91C41" w:rsidDel="006A1F1D">
          <w:rPr>
            <w:rFonts w:ascii="Calibri" w:eastAsia="Calibri" w:hAnsi="Calibri" w:cs="B Lotus" w:hint="cs"/>
            <w:sz w:val="24"/>
            <w:szCs w:val="24"/>
            <w:rtl/>
            <w:lang w:bidi="fa-IR"/>
          </w:rPr>
          <w:delText>مسئولین</w:delText>
        </w:r>
      </w:del>
      <w:ins w:id="9019" w:author="Mehrnazi Boojari" w:date="2019-01-07T10:39:00Z">
        <w:r w:rsidR="006A1F1D">
          <w:rPr>
            <w:rFonts w:ascii="Calibri" w:eastAsia="Calibri" w:hAnsi="Calibri" w:cs="B Lotus" w:hint="cs"/>
            <w:sz w:val="24"/>
            <w:szCs w:val="24"/>
            <w:rtl/>
            <w:lang w:bidi="fa-IR"/>
          </w:rPr>
          <w:t>مسئولان</w:t>
        </w:r>
      </w:ins>
      <w:r w:rsidRPr="00E91C41">
        <w:rPr>
          <w:rFonts w:ascii="Calibri" w:eastAsia="Calibri" w:hAnsi="Calibri" w:cs="B Lotus" w:hint="cs"/>
          <w:sz w:val="24"/>
          <w:szCs w:val="24"/>
          <w:rtl/>
          <w:lang w:bidi="fa-IR"/>
        </w:rPr>
        <w:t xml:space="preserve"> و متولیان مسکن روستایی در کشور</w:t>
      </w:r>
      <w:del w:id="9020" w:author="Mehrnazi Boojari" w:date="2019-01-07T10:10:00Z">
        <w:r w:rsidRPr="00E91C41" w:rsidDel="00A31D6F">
          <w:rPr>
            <w:rFonts w:ascii="Calibri" w:eastAsia="Calibri" w:hAnsi="Calibri" w:cs="B Lotus" w:hint="cs"/>
            <w:sz w:val="24"/>
            <w:szCs w:val="24"/>
            <w:rtl/>
            <w:lang w:bidi="fa-IR"/>
          </w:rPr>
          <w:delText xml:space="preserve"> .</w:delText>
        </w:r>
      </w:del>
      <w:ins w:id="9021" w:author="Mehrnazi Boojari" w:date="2019-01-12T07:01:00Z">
        <w:r w:rsidR="00175559">
          <w:rPr>
            <w:rFonts w:ascii="Calibri" w:eastAsia="Calibri" w:hAnsi="Calibri" w:cs="B Lotus" w:hint="cs"/>
            <w:sz w:val="24"/>
            <w:szCs w:val="24"/>
            <w:rtl/>
            <w:lang w:bidi="fa-IR"/>
          </w:rPr>
          <w:t xml:space="preserve"> است.</w:t>
        </w:r>
      </w:ins>
    </w:p>
    <w:p w14:paraId="1FB80B19" w14:textId="77777777" w:rsidR="00E91C41" w:rsidRPr="00E91C41" w:rsidRDefault="00E91C41" w:rsidP="00820FC2">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با استخراج چالش</w:t>
      </w:r>
      <w:del w:id="9022" w:author="Mehrnazi Boojari" w:date="2019-01-07T09:46:00Z">
        <w:r w:rsidRPr="00E91C41" w:rsidDel="006F7CCF">
          <w:rPr>
            <w:rFonts w:ascii="Calibri" w:eastAsia="Calibri" w:hAnsi="Calibri" w:cs="B Lotus" w:hint="cs"/>
            <w:sz w:val="24"/>
            <w:szCs w:val="24"/>
            <w:rtl/>
            <w:lang w:bidi="fa-IR"/>
          </w:rPr>
          <w:delText xml:space="preserve"> های </w:delText>
        </w:r>
      </w:del>
      <w:ins w:id="902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اصلی مسکن </w:t>
      </w:r>
      <w:del w:id="9024" w:author="Mehrnazi Boojari" w:date="2019-01-07T10:03:00Z">
        <w:r w:rsidRPr="00E91C41" w:rsidDel="00A31D6F">
          <w:rPr>
            <w:rFonts w:ascii="Calibri" w:eastAsia="Calibri" w:hAnsi="Calibri" w:cs="B Lotus" w:hint="cs"/>
            <w:sz w:val="24"/>
            <w:szCs w:val="24"/>
            <w:rtl/>
            <w:lang w:bidi="fa-IR"/>
          </w:rPr>
          <w:delText>روستائی</w:delText>
        </w:r>
      </w:del>
      <w:ins w:id="9025"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در کشور </w:t>
      </w:r>
      <w:del w:id="9026" w:author="Mehrnazi Boojari" w:date="2019-01-10T00:17:00Z">
        <w:r w:rsidRPr="00E91C41" w:rsidDel="000A3EC2">
          <w:rPr>
            <w:rFonts w:ascii="Calibri" w:eastAsia="Calibri" w:hAnsi="Calibri" w:cs="B Lotus" w:hint="cs"/>
            <w:sz w:val="24"/>
            <w:szCs w:val="24"/>
            <w:rtl/>
            <w:lang w:bidi="fa-IR"/>
          </w:rPr>
          <w:delText>از طریق</w:delText>
        </w:r>
      </w:del>
      <w:ins w:id="9027" w:author="Mehrnazi Boojari" w:date="2019-01-10T00:17:00Z">
        <w:r w:rsidR="000A3EC2">
          <w:rPr>
            <w:rFonts w:ascii="Calibri" w:eastAsia="Calibri" w:hAnsi="Calibri" w:cs="B Lotus" w:hint="cs"/>
            <w:sz w:val="24"/>
            <w:szCs w:val="24"/>
            <w:rtl/>
            <w:lang w:bidi="fa-IR"/>
          </w:rPr>
          <w:t>از</w:t>
        </w:r>
        <w:r w:rsidR="000A3EC2">
          <w:rPr>
            <w:rFonts w:ascii="Times New Roman" w:eastAsia="Calibri" w:hAnsi="Times New Roman" w:cs="Times New Roman" w:hint="cs"/>
            <w:sz w:val="24"/>
            <w:szCs w:val="24"/>
            <w:rtl/>
            <w:lang w:bidi="fa-IR"/>
          </w:rPr>
          <w:t> </w:t>
        </w:r>
        <w:r w:rsidR="000A3EC2">
          <w:rPr>
            <w:rFonts w:ascii="Calibri" w:eastAsia="Calibri" w:hAnsi="Calibri" w:cs="B Lotus" w:hint="cs"/>
            <w:sz w:val="24"/>
            <w:szCs w:val="24"/>
            <w:rtl/>
            <w:lang w:bidi="fa-IR"/>
          </w:rPr>
          <w:t>طریق</w:t>
        </w:r>
      </w:ins>
      <w:r w:rsidRPr="00E91C41">
        <w:rPr>
          <w:rFonts w:ascii="Calibri" w:eastAsia="Calibri" w:hAnsi="Calibri" w:cs="B Lotus" w:hint="cs"/>
          <w:sz w:val="24"/>
          <w:szCs w:val="24"/>
          <w:rtl/>
          <w:lang w:bidi="fa-IR"/>
        </w:rPr>
        <w:t xml:space="preserve"> پنج بعد نام برده در فوق</w:t>
      </w:r>
      <w:del w:id="9028" w:author="Mehrnazi Boojari" w:date="2019-01-07T09:47:00Z">
        <w:r w:rsidRPr="00E91C41" w:rsidDel="006F7CCF">
          <w:rPr>
            <w:rFonts w:ascii="Calibri" w:eastAsia="Calibri" w:hAnsi="Calibri" w:cs="B Lotus" w:hint="cs"/>
            <w:sz w:val="24"/>
            <w:szCs w:val="24"/>
            <w:rtl/>
            <w:lang w:bidi="fa-IR"/>
          </w:rPr>
          <w:delText xml:space="preserve"> ؛</w:delText>
        </w:r>
      </w:del>
      <w:ins w:id="9029" w:author="Mehrnazi Boojari" w:date="2019-01-12T07:03:00Z">
        <w:r w:rsidR="00820FC2">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این چالش</w:t>
      </w:r>
      <w:del w:id="9030" w:author="Mehrnazi Boojari" w:date="2019-01-07T09:45:00Z">
        <w:r w:rsidRPr="00E91C41" w:rsidDel="006F7CCF">
          <w:rPr>
            <w:rFonts w:ascii="Calibri" w:eastAsia="Calibri" w:hAnsi="Calibri" w:cs="B Lotus" w:hint="cs"/>
            <w:sz w:val="24"/>
            <w:szCs w:val="24"/>
            <w:rtl/>
            <w:lang w:bidi="fa-IR"/>
          </w:rPr>
          <w:delText xml:space="preserve"> ها </w:delText>
        </w:r>
      </w:del>
      <w:ins w:id="9031"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و مسائل برای راستی</w:t>
      </w:r>
      <w:ins w:id="9032" w:author="Mehrnazi Boojari" w:date="2019-01-12T07:03:00Z">
        <w:r w:rsidR="00820FC2">
          <w:rPr>
            <w:rFonts w:ascii="Calibri" w:eastAsia="Calibri" w:hAnsi="Calibri" w:cs="B Nazanin" w:hint="cs"/>
            <w:sz w:val="24"/>
            <w:szCs w:val="24"/>
            <w:rtl/>
            <w:lang w:bidi="fa-IR"/>
          </w:rPr>
          <w:t>‌</w:t>
        </w:r>
      </w:ins>
      <w:del w:id="9033" w:author="Mehrnazi Boojari" w:date="2019-01-12T07:03:00Z">
        <w:r w:rsidRPr="00E91C41" w:rsidDel="00820FC2">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آزمایی و تطبیق عملیاتی با پژوهش</w:t>
      </w:r>
      <w:del w:id="9034" w:author="Mehrnazi Boojari" w:date="2019-01-07T09:46:00Z">
        <w:r w:rsidRPr="00E91C41" w:rsidDel="006F7CCF">
          <w:rPr>
            <w:rFonts w:ascii="Calibri" w:eastAsia="Calibri" w:hAnsi="Calibri" w:cs="B Lotus" w:hint="cs"/>
            <w:sz w:val="24"/>
            <w:szCs w:val="24"/>
            <w:rtl/>
            <w:lang w:bidi="fa-IR"/>
          </w:rPr>
          <w:delText xml:space="preserve"> های </w:delText>
        </w:r>
      </w:del>
      <w:ins w:id="9035"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میدانی گره خورده و وزن عوامل سنجیده </w:t>
      </w:r>
      <w:del w:id="9036" w:author="Mehrnazi Boojari" w:date="2019-01-12T07:03:00Z">
        <w:r w:rsidRPr="00E91C41" w:rsidDel="00820FC2">
          <w:rPr>
            <w:rFonts w:ascii="Calibri" w:eastAsia="Calibri" w:hAnsi="Calibri" w:cs="B Lotus" w:hint="cs"/>
            <w:sz w:val="24"/>
            <w:szCs w:val="24"/>
            <w:rtl/>
            <w:lang w:bidi="fa-IR"/>
          </w:rPr>
          <w:delText>گردید</w:delText>
        </w:r>
      </w:del>
      <w:ins w:id="9037" w:author="Mehrnazi Boojari" w:date="2019-01-12T07:03:00Z">
        <w:r w:rsidR="00820FC2">
          <w:rPr>
            <w:rFonts w:ascii="Calibri" w:eastAsia="Calibri" w:hAnsi="Calibri" w:cs="B Lotus" w:hint="cs"/>
            <w:sz w:val="24"/>
            <w:szCs w:val="24"/>
            <w:rtl/>
            <w:lang w:bidi="fa-IR"/>
          </w:rPr>
          <w:t>ش</w:t>
        </w:r>
        <w:r w:rsidR="00820FC2" w:rsidRPr="00E91C41">
          <w:rPr>
            <w:rFonts w:ascii="Calibri" w:eastAsia="Calibri" w:hAnsi="Calibri" w:cs="B Lotus" w:hint="cs"/>
            <w:sz w:val="24"/>
            <w:szCs w:val="24"/>
            <w:rtl/>
            <w:lang w:bidi="fa-IR"/>
          </w:rPr>
          <w:t>د</w:t>
        </w:r>
      </w:ins>
      <w:r w:rsidRPr="00E91C41">
        <w:rPr>
          <w:rFonts w:ascii="Calibri" w:eastAsia="Calibri" w:hAnsi="Calibri" w:cs="B Lotus" w:hint="cs"/>
          <w:sz w:val="24"/>
          <w:szCs w:val="24"/>
          <w:rtl/>
          <w:lang w:bidi="fa-IR"/>
        </w:rPr>
        <w:t>. با سنجش این ابعاد</w:t>
      </w:r>
      <w:del w:id="9038" w:author="Mehrnazi Boojari" w:date="2019-01-12T07:03:00Z">
        <w:r w:rsidRPr="00E91C41" w:rsidDel="00820FC2">
          <w:rPr>
            <w:rFonts w:ascii="Calibri" w:eastAsia="Calibri" w:hAnsi="Calibri" w:cs="B Lotus" w:hint="cs"/>
            <w:sz w:val="24"/>
            <w:szCs w:val="24"/>
            <w:rtl/>
            <w:lang w:bidi="fa-IR"/>
          </w:rPr>
          <w:delText xml:space="preserve">؛ </w:delText>
        </w:r>
      </w:del>
      <w:ins w:id="9039" w:author="Mehrnazi Boojari" w:date="2019-01-12T07:03:00Z">
        <w:r w:rsidR="00820FC2">
          <w:rPr>
            <w:rFonts w:ascii="Calibri" w:eastAsia="Calibri" w:hAnsi="Calibri" w:cs="B Lotus" w:hint="cs"/>
            <w:sz w:val="24"/>
            <w:szCs w:val="24"/>
            <w:rtl/>
            <w:lang w:bidi="fa-IR"/>
          </w:rPr>
          <w:t>،</w:t>
        </w:r>
        <w:r w:rsidR="00820FC2" w:rsidRPr="00E91C41">
          <w:rPr>
            <w:rFonts w:ascii="Calibri" w:eastAsia="Calibri" w:hAnsi="Calibri" w:cs="B Lotus" w:hint="cs"/>
            <w:sz w:val="24"/>
            <w:szCs w:val="24"/>
            <w:rtl/>
            <w:lang w:bidi="fa-IR"/>
          </w:rPr>
          <w:t xml:space="preserve"> </w:t>
        </w:r>
      </w:ins>
      <w:del w:id="9040" w:author="Mehrnazi Boojari" w:date="2019-01-08T03:36:00Z">
        <w:r w:rsidRPr="00E91C41" w:rsidDel="00666313">
          <w:rPr>
            <w:rFonts w:ascii="Calibri" w:eastAsia="Calibri" w:hAnsi="Calibri" w:cs="B Lotus" w:hint="cs"/>
            <w:sz w:val="24"/>
            <w:szCs w:val="24"/>
            <w:rtl/>
            <w:lang w:bidi="fa-IR"/>
          </w:rPr>
          <w:delText>در نهایت</w:delText>
        </w:r>
      </w:del>
      <w:ins w:id="9041" w:author="Mehrnazi Boojari" w:date="2019-01-08T03:36:00Z">
        <w:r w:rsidR="00666313">
          <w:rPr>
            <w:rFonts w:ascii="Calibri" w:eastAsia="Calibri" w:hAnsi="Calibri"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Calibri" w:eastAsia="Calibri" w:hAnsi="Calibri" w:cs="B Lotus" w:hint="cs"/>
            <w:sz w:val="24"/>
            <w:szCs w:val="24"/>
            <w:rtl/>
            <w:lang w:bidi="fa-IR"/>
          </w:rPr>
          <w:t>نهایت</w:t>
        </w:r>
      </w:ins>
      <w:r w:rsidRPr="00E91C41">
        <w:rPr>
          <w:rFonts w:ascii="Calibri" w:eastAsia="Calibri" w:hAnsi="Calibri" w:cs="B Lotus" w:hint="cs"/>
          <w:sz w:val="24"/>
          <w:szCs w:val="24"/>
          <w:rtl/>
          <w:lang w:bidi="fa-IR"/>
        </w:rPr>
        <w:t xml:space="preserve"> چالش</w:t>
      </w:r>
      <w:del w:id="9042" w:author="Mehrnazi Boojari" w:date="2019-01-07T09:46:00Z">
        <w:r w:rsidRPr="00E91C41" w:rsidDel="006F7CCF">
          <w:rPr>
            <w:rFonts w:ascii="Calibri" w:eastAsia="Calibri" w:hAnsi="Calibri" w:cs="B Lotus" w:hint="cs"/>
            <w:sz w:val="24"/>
            <w:szCs w:val="24"/>
            <w:rtl/>
            <w:lang w:bidi="fa-IR"/>
          </w:rPr>
          <w:delText xml:space="preserve"> های </w:delText>
        </w:r>
      </w:del>
      <w:ins w:id="904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اصلی حوزه مسکن </w:t>
      </w:r>
      <w:del w:id="9044" w:author="Mehrnazi Boojari" w:date="2019-01-07T10:03:00Z">
        <w:r w:rsidRPr="00E91C41" w:rsidDel="00A31D6F">
          <w:rPr>
            <w:rFonts w:ascii="Calibri" w:eastAsia="Calibri" w:hAnsi="Calibri" w:cs="B Lotus" w:hint="cs"/>
            <w:sz w:val="24"/>
            <w:szCs w:val="24"/>
            <w:rtl/>
            <w:lang w:bidi="fa-IR"/>
          </w:rPr>
          <w:delText>روستائی</w:delText>
        </w:r>
      </w:del>
      <w:ins w:id="9045"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با میزان اهمیت هر یک </w:t>
      </w:r>
      <w:del w:id="9046" w:author="Mehrnazi Boojari" w:date="2019-01-07T10:27:00Z">
        <w:r w:rsidRPr="00E91C41" w:rsidDel="006C73A5">
          <w:rPr>
            <w:rFonts w:ascii="Calibri" w:eastAsia="Calibri" w:hAnsi="Calibri" w:cs="B Lotus" w:hint="cs"/>
            <w:sz w:val="24"/>
            <w:szCs w:val="24"/>
            <w:rtl/>
            <w:lang w:bidi="fa-IR"/>
          </w:rPr>
          <w:delText>بدست آ</w:delText>
        </w:r>
      </w:del>
      <w:ins w:id="9047" w:author="Mehrnazi Boojari" w:date="2019-01-07T10:27:00Z">
        <w:r w:rsidR="006C73A5">
          <w:rPr>
            <w:rFonts w:ascii="Calibri" w:eastAsia="Calibri" w:hAnsi="Calibri" w:cs="B Lotus" w:hint="cs"/>
            <w:sz w:val="24"/>
            <w:szCs w:val="24"/>
            <w:rtl/>
            <w:lang w:bidi="fa-IR"/>
          </w:rPr>
          <w:t xml:space="preserve">به‌دست </w:t>
        </w:r>
      </w:ins>
      <w:ins w:id="9048" w:author="Mehrnazi Boojari" w:date="2019-01-12T07:03:00Z">
        <w:r w:rsidR="00820FC2">
          <w:rPr>
            <w:rFonts w:ascii="Calibri" w:eastAsia="Calibri" w:hAnsi="Calibri" w:cs="B Lotus" w:hint="cs"/>
            <w:sz w:val="24"/>
            <w:szCs w:val="24"/>
            <w:rtl/>
            <w:lang w:bidi="fa-IR"/>
          </w:rPr>
          <w:t>می</w:t>
        </w:r>
        <w:r w:rsidR="00820FC2">
          <w:rPr>
            <w:rFonts w:ascii="Calibri" w:eastAsia="Calibri" w:hAnsi="Calibri" w:cs="B Nazanin" w:hint="cs"/>
            <w:sz w:val="24"/>
            <w:szCs w:val="24"/>
            <w:rtl/>
            <w:lang w:bidi="fa-IR"/>
          </w:rPr>
          <w:t>‌</w:t>
        </w:r>
        <w:r w:rsidR="00820FC2">
          <w:rPr>
            <w:rFonts w:ascii="Calibri" w:eastAsia="Calibri" w:hAnsi="Calibri" w:cs="B Lotus" w:hint="cs"/>
            <w:sz w:val="24"/>
            <w:szCs w:val="24"/>
            <w:rtl/>
            <w:lang w:bidi="fa-IR"/>
          </w:rPr>
          <w:t>آید</w:t>
        </w:r>
      </w:ins>
      <w:del w:id="9049" w:author="Mehrnazi Boojari" w:date="2019-01-12T07:03:00Z">
        <w:r w:rsidRPr="00E91C41" w:rsidDel="00820FC2">
          <w:rPr>
            <w:rFonts w:ascii="Calibri" w:eastAsia="Calibri" w:hAnsi="Calibri" w:cs="B Lotus" w:hint="cs"/>
            <w:sz w:val="24"/>
            <w:szCs w:val="24"/>
            <w:rtl/>
            <w:lang w:bidi="fa-IR"/>
          </w:rPr>
          <w:delText>مده</w:delText>
        </w:r>
      </w:del>
      <w:r w:rsidRPr="00E91C41">
        <w:rPr>
          <w:rFonts w:ascii="Calibri" w:eastAsia="Calibri" w:hAnsi="Calibri" w:cs="B Lotus" w:hint="cs"/>
          <w:sz w:val="24"/>
          <w:szCs w:val="24"/>
          <w:rtl/>
          <w:lang w:bidi="fa-IR"/>
        </w:rPr>
        <w:t xml:space="preserve"> و برای ادامه کار و ارائه </w:t>
      </w:r>
      <w:del w:id="9050" w:author="Mehrnazi Boojari" w:date="2019-01-07T09:45:00Z">
        <w:r w:rsidRPr="00E91C41" w:rsidDel="006F7CCF">
          <w:rPr>
            <w:rFonts w:ascii="Calibri" w:eastAsia="Calibri" w:hAnsi="Calibri" w:cs="B Lotus" w:hint="cs"/>
            <w:sz w:val="24"/>
            <w:szCs w:val="24"/>
            <w:rtl/>
            <w:lang w:bidi="fa-IR"/>
          </w:rPr>
          <w:delText>راه حل</w:delText>
        </w:r>
      </w:del>
      <w:ins w:id="9051" w:author="Mehrnazi Boojari" w:date="2019-01-07T09:45:00Z">
        <w:r w:rsidR="006F7CCF">
          <w:rPr>
            <w:rFonts w:ascii="Calibri" w:eastAsia="Calibri" w:hAnsi="Calibri" w:cs="B Lotus" w:hint="cs"/>
            <w:sz w:val="24"/>
            <w:szCs w:val="24"/>
            <w:rtl/>
            <w:lang w:bidi="fa-IR"/>
          </w:rPr>
          <w:t>راه‌حل</w:t>
        </w:r>
      </w:ins>
      <w:r w:rsidRPr="00E91C41">
        <w:rPr>
          <w:rFonts w:ascii="Calibri" w:eastAsia="Calibri" w:hAnsi="Calibri" w:cs="B Lotus" w:hint="cs"/>
          <w:sz w:val="24"/>
          <w:szCs w:val="24"/>
          <w:rtl/>
          <w:lang w:bidi="fa-IR"/>
        </w:rPr>
        <w:t xml:space="preserve"> مورد استفاده قرار </w:t>
      </w:r>
      <w:del w:id="9052" w:author="Mehrnazi Boojari" w:date="2019-01-12T07:03:00Z">
        <w:r w:rsidRPr="00E91C41" w:rsidDel="00820FC2">
          <w:rPr>
            <w:rFonts w:ascii="Calibri" w:eastAsia="Calibri" w:hAnsi="Calibri" w:cs="B Lotus" w:hint="cs"/>
            <w:sz w:val="24"/>
            <w:szCs w:val="24"/>
            <w:rtl/>
            <w:lang w:bidi="fa-IR"/>
          </w:rPr>
          <w:delText>خواهد گرفت</w:delText>
        </w:r>
      </w:del>
      <w:ins w:id="9053" w:author="Mehrnazi Boojari" w:date="2019-01-12T07:03:00Z">
        <w:r w:rsidR="00820FC2">
          <w:rPr>
            <w:rFonts w:ascii="Calibri" w:eastAsia="Calibri" w:hAnsi="Calibri" w:cs="B Lotus" w:hint="cs"/>
            <w:sz w:val="24"/>
            <w:szCs w:val="24"/>
            <w:rtl/>
            <w:lang w:bidi="fa-IR"/>
          </w:rPr>
          <w:t>می</w:t>
        </w:r>
        <w:r w:rsidR="00820FC2">
          <w:rPr>
            <w:rFonts w:ascii="Calibri" w:eastAsia="Calibri" w:hAnsi="Calibri" w:cs="B Nazanin" w:hint="cs"/>
            <w:sz w:val="24"/>
            <w:szCs w:val="24"/>
            <w:rtl/>
            <w:lang w:bidi="fa-IR"/>
          </w:rPr>
          <w:t>‌</w:t>
        </w:r>
        <w:r w:rsidR="00820FC2">
          <w:rPr>
            <w:rFonts w:ascii="Calibri" w:eastAsia="Calibri" w:hAnsi="Calibri" w:cs="B Lotus" w:hint="cs"/>
            <w:sz w:val="24"/>
            <w:szCs w:val="24"/>
            <w:rtl/>
            <w:lang w:bidi="fa-IR"/>
          </w:rPr>
          <w:t>گیرد</w:t>
        </w:r>
      </w:ins>
      <w:r w:rsidRPr="00E91C41">
        <w:rPr>
          <w:rFonts w:ascii="Calibri" w:eastAsia="Calibri" w:hAnsi="Calibri" w:cs="B Lotus" w:hint="cs"/>
          <w:sz w:val="24"/>
          <w:szCs w:val="24"/>
          <w:rtl/>
          <w:lang w:bidi="fa-IR"/>
        </w:rPr>
        <w:t>.</w:t>
      </w:r>
    </w:p>
    <w:p w14:paraId="728E8530" w14:textId="77777777" w:rsidR="00E91C41" w:rsidRPr="00E91C41" w:rsidRDefault="00E91C41" w:rsidP="00820FC2">
      <w:pPr>
        <w:bidi/>
        <w:ind w:firstLine="288"/>
        <w:jc w:val="both"/>
        <w:rPr>
          <w:rFonts w:ascii="Calibri" w:eastAsia="Calibri" w:hAnsi="Calibri" w:cs="B Lotus"/>
          <w:color w:val="000000"/>
          <w:sz w:val="24"/>
          <w:szCs w:val="24"/>
          <w:rtl/>
          <w:lang w:bidi="fa-IR"/>
        </w:rPr>
      </w:pPr>
      <w:del w:id="9054" w:author="Mehrnazi Boojari" w:date="2019-01-08T02:17:00Z">
        <w:r w:rsidRPr="00E91C41" w:rsidDel="00011A5C">
          <w:rPr>
            <w:rFonts w:ascii="Calibri" w:eastAsia="Calibri" w:hAnsi="Calibri" w:cs="B Lotus" w:hint="cs"/>
            <w:color w:val="000000"/>
            <w:sz w:val="24"/>
            <w:szCs w:val="24"/>
            <w:rtl/>
            <w:lang w:bidi="fa-IR"/>
          </w:rPr>
          <w:delText>علاوه بر</w:delText>
        </w:r>
      </w:del>
      <w:ins w:id="9055" w:author="Mehrnazi Boojari" w:date="2019-01-08T02:17:00Z">
        <w:r w:rsidR="00011A5C">
          <w:rPr>
            <w:rFonts w:ascii="Calibri" w:eastAsia="Calibri" w:hAnsi="Calibri" w:cs="B Lotus" w:hint="cs"/>
            <w:color w:val="000000"/>
            <w:sz w:val="24"/>
            <w:szCs w:val="24"/>
            <w:rtl/>
            <w:lang w:bidi="fa-IR"/>
          </w:rPr>
          <w:t>علاوه</w:t>
        </w:r>
        <w:r w:rsidR="00011A5C">
          <w:rPr>
            <w:rFonts w:ascii="Times New Roman" w:eastAsia="Calibri" w:hAnsi="Times New Roman" w:cs="Times New Roman" w:hint="cs"/>
            <w:color w:val="000000"/>
            <w:sz w:val="24"/>
            <w:szCs w:val="24"/>
            <w:rtl/>
            <w:lang w:bidi="fa-IR"/>
          </w:rPr>
          <w:t> </w:t>
        </w:r>
        <w:r w:rsidR="00011A5C">
          <w:rPr>
            <w:rFonts w:ascii="Calibri" w:eastAsia="Calibri" w:hAnsi="Calibri" w:cs="B Lotus" w:hint="cs"/>
            <w:color w:val="000000"/>
            <w:sz w:val="24"/>
            <w:szCs w:val="24"/>
            <w:rtl/>
            <w:lang w:bidi="fa-IR"/>
          </w:rPr>
          <w:t>بر</w:t>
        </w:r>
      </w:ins>
      <w:r w:rsidRPr="00E91C41">
        <w:rPr>
          <w:rFonts w:ascii="Calibri" w:eastAsia="Calibri" w:hAnsi="Calibri" w:cs="B Lotus" w:hint="cs"/>
          <w:color w:val="000000"/>
          <w:sz w:val="24"/>
          <w:szCs w:val="24"/>
          <w:rtl/>
          <w:lang w:bidi="fa-IR"/>
        </w:rPr>
        <w:t xml:space="preserve"> ابعاد مورد بررسی</w:t>
      </w:r>
      <w:del w:id="9056" w:author="Mehrnazi Boojari" w:date="2019-01-07T09:47:00Z">
        <w:r w:rsidRPr="00E91C41" w:rsidDel="006F7CCF">
          <w:rPr>
            <w:rFonts w:ascii="Calibri" w:eastAsia="Calibri" w:hAnsi="Calibri" w:cs="B Lotus" w:hint="cs"/>
            <w:color w:val="000000"/>
            <w:sz w:val="24"/>
            <w:szCs w:val="24"/>
            <w:rtl/>
            <w:lang w:bidi="fa-IR"/>
          </w:rPr>
          <w:delText xml:space="preserve"> ،</w:delText>
        </w:r>
      </w:del>
      <w:ins w:id="9057" w:author="Mehrnazi Boojari" w:date="2019-01-07T09:47:00Z">
        <w:r w:rsidR="006F7CCF">
          <w:rPr>
            <w:rFonts w:ascii="Calibri" w:eastAsia="Calibri" w:hAnsi="Calibri" w:cs="B Lotus" w:hint="cs"/>
            <w:color w:val="000000"/>
            <w:sz w:val="24"/>
            <w:szCs w:val="24"/>
            <w:rtl/>
            <w:lang w:bidi="fa-IR"/>
          </w:rPr>
          <w:t>،</w:t>
        </w:r>
      </w:ins>
      <w:r w:rsidRPr="00E91C41">
        <w:rPr>
          <w:rFonts w:ascii="Calibri" w:eastAsia="Calibri" w:hAnsi="Calibri" w:cs="B Lotus" w:hint="cs"/>
          <w:color w:val="000000"/>
          <w:sz w:val="24"/>
          <w:szCs w:val="24"/>
          <w:rtl/>
          <w:lang w:bidi="fa-IR"/>
        </w:rPr>
        <w:t xml:space="preserve"> بحث مهم دیگری نیز وجود دارد و آن دیدن اسناد و طرح</w:t>
      </w:r>
      <w:ins w:id="9058" w:author="Mehrnazi Boojari" w:date="2019-01-07T10:57:00Z">
        <w:r w:rsidR="006A1F1D">
          <w:rPr>
            <w:rFonts w:ascii="Calibri" w:eastAsia="Calibri" w:hAnsi="Calibri" w:cs="B Nazanin" w:hint="cs"/>
            <w:color w:val="000000"/>
            <w:sz w:val="24"/>
            <w:szCs w:val="24"/>
            <w:rtl/>
            <w:lang w:bidi="fa-IR"/>
          </w:rPr>
          <w:t>‌</w:t>
        </w:r>
      </w:ins>
      <w:r w:rsidRPr="00E91C41">
        <w:rPr>
          <w:rFonts w:ascii="Calibri" w:eastAsia="Calibri" w:hAnsi="Calibri" w:cs="B Lotus" w:hint="cs"/>
          <w:color w:val="000000"/>
          <w:sz w:val="24"/>
          <w:szCs w:val="24"/>
          <w:rtl/>
          <w:lang w:bidi="fa-IR"/>
        </w:rPr>
        <w:t>هایی است که خارج از نگاه ملی بوده و جزو طرح</w:t>
      </w:r>
      <w:del w:id="9059" w:author="Mehrnazi Boojari" w:date="2019-01-07T09:45:00Z">
        <w:r w:rsidRPr="00E91C41" w:rsidDel="006F7CCF">
          <w:rPr>
            <w:rFonts w:ascii="Calibri" w:eastAsia="Calibri" w:hAnsi="Calibri" w:cs="B Lotus" w:hint="cs"/>
            <w:color w:val="000000"/>
            <w:sz w:val="24"/>
            <w:szCs w:val="24"/>
            <w:rtl/>
            <w:lang w:bidi="fa-IR"/>
          </w:rPr>
          <w:delText xml:space="preserve"> ها </w:delText>
        </w:r>
      </w:del>
      <w:ins w:id="9060" w:author="Mehrnazi Boojari" w:date="2019-01-07T09:45:00Z">
        <w:r w:rsidR="006F7CCF">
          <w:rPr>
            <w:rFonts w:ascii="Calibri" w:eastAsia="Calibri" w:hAnsi="Calibri" w:cs="B Lotus" w:hint="cs"/>
            <w:color w:val="000000"/>
            <w:sz w:val="24"/>
            <w:szCs w:val="24"/>
            <w:rtl/>
            <w:lang w:bidi="fa-IR"/>
          </w:rPr>
          <w:t xml:space="preserve">‌ها </w:t>
        </w:r>
      </w:ins>
      <w:r w:rsidRPr="00E91C41">
        <w:rPr>
          <w:rFonts w:ascii="Calibri" w:eastAsia="Calibri" w:hAnsi="Calibri" w:cs="B Lotus" w:hint="cs"/>
          <w:color w:val="000000"/>
          <w:sz w:val="24"/>
          <w:szCs w:val="24"/>
          <w:rtl/>
          <w:lang w:bidi="fa-IR"/>
        </w:rPr>
        <w:t xml:space="preserve">و اسناد </w:t>
      </w:r>
      <w:del w:id="9061" w:author="Mehrnazi Boojari" w:date="2019-01-07T09:48:00Z">
        <w:r w:rsidRPr="00E91C41" w:rsidDel="006F7CCF">
          <w:rPr>
            <w:rFonts w:ascii="Calibri" w:eastAsia="Calibri" w:hAnsi="Calibri" w:cs="B Lotus" w:hint="cs"/>
            <w:color w:val="000000"/>
            <w:sz w:val="24"/>
            <w:szCs w:val="24"/>
            <w:rtl/>
            <w:lang w:bidi="fa-IR"/>
          </w:rPr>
          <w:delText>بین الملل</w:delText>
        </w:r>
      </w:del>
      <w:ins w:id="9062" w:author="Mehrnazi Boojari" w:date="2019-01-07T09:48:00Z">
        <w:r w:rsidR="006F7CCF">
          <w:rPr>
            <w:rFonts w:ascii="Calibri" w:eastAsia="Calibri" w:hAnsi="Calibri" w:cs="B Lotus" w:hint="cs"/>
            <w:color w:val="000000"/>
            <w:sz w:val="24"/>
            <w:szCs w:val="24"/>
            <w:rtl/>
            <w:lang w:bidi="fa-IR"/>
          </w:rPr>
          <w:t>بین‌الملل</w:t>
        </w:r>
      </w:ins>
      <w:r w:rsidRPr="00E91C41">
        <w:rPr>
          <w:rFonts w:ascii="Calibri" w:eastAsia="Calibri" w:hAnsi="Calibri" w:cs="B Lotus" w:hint="cs"/>
          <w:color w:val="000000"/>
          <w:sz w:val="24"/>
          <w:szCs w:val="24"/>
          <w:rtl/>
          <w:lang w:bidi="fa-IR"/>
        </w:rPr>
        <w:t>ی محسوب</w:t>
      </w:r>
      <w:del w:id="9063" w:author="Mehrnazi Boojari" w:date="2019-01-07T09:49:00Z">
        <w:r w:rsidRPr="00E91C41" w:rsidDel="006F7CCF">
          <w:rPr>
            <w:rFonts w:ascii="Calibri" w:eastAsia="Calibri" w:hAnsi="Calibri" w:cs="B Lotus" w:hint="cs"/>
            <w:color w:val="000000"/>
            <w:sz w:val="24"/>
            <w:szCs w:val="24"/>
            <w:rtl/>
            <w:lang w:bidi="fa-IR"/>
          </w:rPr>
          <w:delText xml:space="preserve"> می </w:delText>
        </w:r>
      </w:del>
      <w:ins w:id="9064" w:author="Mehrnazi Boojari" w:date="2019-01-07T09:49:00Z">
        <w:r w:rsidR="006F7CCF">
          <w:rPr>
            <w:rFonts w:ascii="Calibri" w:eastAsia="Calibri" w:hAnsi="Calibri" w:cs="B Lotus" w:hint="cs"/>
            <w:color w:val="000000"/>
            <w:sz w:val="24"/>
            <w:szCs w:val="24"/>
            <w:rtl/>
            <w:lang w:bidi="fa-IR"/>
          </w:rPr>
          <w:t xml:space="preserve"> می‌</w:t>
        </w:r>
      </w:ins>
      <w:r w:rsidRPr="00E91C41">
        <w:rPr>
          <w:rFonts w:ascii="Calibri" w:eastAsia="Calibri" w:hAnsi="Calibri" w:cs="B Lotus" w:hint="cs"/>
          <w:color w:val="000000"/>
          <w:sz w:val="24"/>
          <w:szCs w:val="24"/>
          <w:rtl/>
          <w:lang w:bidi="fa-IR"/>
        </w:rPr>
        <w:t>شود</w:t>
      </w:r>
      <w:del w:id="9065" w:author="Mehrnazi Boojari" w:date="2019-01-07T09:53:00Z">
        <w:r w:rsidRPr="00E91C41" w:rsidDel="006F7CCF">
          <w:rPr>
            <w:rFonts w:ascii="Calibri" w:eastAsia="Calibri" w:hAnsi="Calibri" w:cs="B Lotus" w:hint="cs"/>
            <w:color w:val="000000"/>
            <w:sz w:val="24"/>
            <w:szCs w:val="24"/>
            <w:rtl/>
            <w:lang w:bidi="fa-IR"/>
          </w:rPr>
          <w:delText xml:space="preserve"> . </w:delText>
        </w:r>
      </w:del>
      <w:ins w:id="9066" w:author="Mehrnazi Boojari" w:date="2019-01-07T09:53:00Z">
        <w:r w:rsidR="006F7CCF">
          <w:rPr>
            <w:rFonts w:ascii="Calibri" w:eastAsia="Calibri" w:hAnsi="Calibri" w:cs="B Lotus" w:hint="cs"/>
            <w:color w:val="000000"/>
            <w:sz w:val="24"/>
            <w:szCs w:val="24"/>
            <w:rtl/>
            <w:lang w:bidi="fa-IR"/>
          </w:rPr>
          <w:t>.</w:t>
        </w:r>
      </w:ins>
      <w:del w:id="9067" w:author="Mehrnazi Boojari" w:date="2019-01-07T10:03:00Z">
        <w:r w:rsidRPr="00E91C41" w:rsidDel="00A31D6F">
          <w:rPr>
            <w:rFonts w:ascii="Calibri" w:eastAsia="Calibri" w:hAnsi="Calibri" w:cs="B Lotus" w:hint="cs"/>
            <w:color w:val="000000"/>
            <w:sz w:val="24"/>
            <w:szCs w:val="24"/>
            <w:rtl/>
            <w:lang w:bidi="fa-IR"/>
          </w:rPr>
          <w:delText xml:space="preserve">بی </w:delText>
        </w:r>
      </w:del>
      <w:ins w:id="9068" w:author="Mehrnazi Boojari" w:date="2019-01-07T10:03:00Z">
        <w:r w:rsidR="00A31D6F">
          <w:rPr>
            <w:rFonts w:ascii="Calibri" w:eastAsia="Calibri" w:hAnsi="Calibri" w:cs="B Lotus" w:hint="cs"/>
            <w:color w:val="000000"/>
            <w:sz w:val="24"/>
            <w:szCs w:val="24"/>
            <w:rtl/>
            <w:lang w:bidi="fa-IR"/>
          </w:rPr>
          <w:t xml:space="preserve"> بی‌</w:t>
        </w:r>
      </w:ins>
      <w:r w:rsidRPr="00E91C41">
        <w:rPr>
          <w:rFonts w:ascii="Calibri" w:eastAsia="Calibri" w:hAnsi="Calibri" w:cs="B Lotus" w:hint="cs"/>
          <w:color w:val="000000"/>
          <w:sz w:val="24"/>
          <w:szCs w:val="24"/>
          <w:rtl/>
          <w:lang w:bidi="fa-IR"/>
        </w:rPr>
        <w:t xml:space="preserve">شک </w:t>
      </w:r>
      <w:del w:id="9069" w:author="Mehrnazi Boojari" w:date="2019-01-07T10:04:00Z">
        <w:r w:rsidRPr="00E91C41" w:rsidDel="00A31D6F">
          <w:rPr>
            <w:rFonts w:ascii="Calibri" w:eastAsia="Calibri" w:hAnsi="Calibri" w:cs="B Lotus" w:hint="cs"/>
            <w:color w:val="000000"/>
            <w:sz w:val="24"/>
            <w:szCs w:val="24"/>
            <w:rtl/>
            <w:lang w:bidi="fa-IR"/>
          </w:rPr>
          <w:delText>تاثیر</w:delText>
        </w:r>
      </w:del>
      <w:ins w:id="9070" w:author="Mehrnazi Boojari" w:date="2019-01-07T10:04:00Z">
        <w:r w:rsidR="00A31D6F">
          <w:rPr>
            <w:rFonts w:ascii="Calibri" w:eastAsia="Calibri" w:hAnsi="Calibri" w:cs="B Lotus" w:hint="cs"/>
            <w:color w:val="000000"/>
            <w:sz w:val="24"/>
            <w:szCs w:val="24"/>
            <w:rtl/>
            <w:lang w:bidi="fa-IR"/>
          </w:rPr>
          <w:t>تأثیر</w:t>
        </w:r>
      </w:ins>
      <w:r w:rsidRPr="00E91C41">
        <w:rPr>
          <w:rFonts w:ascii="Calibri" w:eastAsia="Calibri" w:hAnsi="Calibri" w:cs="B Lotus" w:hint="cs"/>
          <w:color w:val="000000"/>
          <w:sz w:val="24"/>
          <w:szCs w:val="24"/>
          <w:rtl/>
          <w:lang w:bidi="fa-IR"/>
        </w:rPr>
        <w:t xml:space="preserve"> اسناد خارجی در شکل</w:t>
      </w:r>
      <w:del w:id="9071" w:author="Mehrnazi Boojari" w:date="2019-01-07T09:52:00Z">
        <w:r w:rsidRPr="00E91C41" w:rsidDel="006F7CCF">
          <w:rPr>
            <w:rFonts w:ascii="Calibri" w:eastAsia="Calibri" w:hAnsi="Calibri" w:cs="B Lotus" w:hint="cs"/>
            <w:color w:val="000000"/>
            <w:sz w:val="24"/>
            <w:szCs w:val="24"/>
            <w:rtl/>
            <w:lang w:bidi="fa-IR"/>
          </w:rPr>
          <w:delText xml:space="preserve"> گیری </w:delText>
        </w:r>
      </w:del>
      <w:ins w:id="9072" w:author="Mehrnazi Boojari" w:date="2019-01-07T09:52:00Z">
        <w:r w:rsidR="006F7CCF">
          <w:rPr>
            <w:rFonts w:ascii="Calibri" w:eastAsia="Calibri" w:hAnsi="Calibri" w:cs="B Lotus" w:hint="cs"/>
            <w:color w:val="000000"/>
            <w:sz w:val="24"/>
            <w:szCs w:val="24"/>
            <w:rtl/>
            <w:lang w:bidi="fa-IR"/>
          </w:rPr>
          <w:t xml:space="preserve">‌گیری </w:t>
        </w:r>
      </w:ins>
      <w:r w:rsidRPr="00E91C41">
        <w:rPr>
          <w:rFonts w:ascii="Calibri" w:eastAsia="Calibri" w:hAnsi="Calibri" w:cs="B Lotus" w:hint="cs"/>
          <w:color w:val="000000"/>
          <w:sz w:val="24"/>
          <w:szCs w:val="24"/>
          <w:rtl/>
          <w:lang w:bidi="fa-IR"/>
        </w:rPr>
        <w:t>نظام فکری و ساختاری دستگاه</w:t>
      </w:r>
      <w:del w:id="9073" w:author="Mehrnazi Boojari" w:date="2019-01-07T09:46:00Z">
        <w:r w:rsidRPr="00E91C41" w:rsidDel="006F7CCF">
          <w:rPr>
            <w:rFonts w:ascii="Calibri" w:eastAsia="Calibri" w:hAnsi="Calibri" w:cs="B Lotus" w:hint="cs"/>
            <w:color w:val="000000"/>
            <w:sz w:val="24"/>
            <w:szCs w:val="24"/>
            <w:rtl/>
            <w:lang w:bidi="fa-IR"/>
          </w:rPr>
          <w:delText xml:space="preserve"> های </w:delText>
        </w:r>
      </w:del>
      <w:ins w:id="9074" w:author="Mehrnazi Boojari" w:date="2019-01-07T09:46:00Z">
        <w:r w:rsidR="006F7CCF">
          <w:rPr>
            <w:rFonts w:ascii="Calibri" w:eastAsia="Calibri" w:hAnsi="Calibri" w:cs="B Lotus" w:hint="cs"/>
            <w:color w:val="000000"/>
            <w:sz w:val="24"/>
            <w:szCs w:val="24"/>
            <w:rtl/>
            <w:lang w:bidi="fa-IR"/>
          </w:rPr>
          <w:t xml:space="preserve">‌های </w:t>
        </w:r>
      </w:ins>
      <w:r w:rsidRPr="00E91C41">
        <w:rPr>
          <w:rFonts w:ascii="Calibri" w:eastAsia="Calibri" w:hAnsi="Calibri" w:cs="B Lotus" w:hint="cs"/>
          <w:color w:val="000000"/>
          <w:sz w:val="24"/>
          <w:szCs w:val="24"/>
          <w:rtl/>
          <w:lang w:bidi="fa-IR"/>
        </w:rPr>
        <w:t xml:space="preserve">حاکمیتی در ایران بسیار </w:t>
      </w:r>
      <w:del w:id="9075" w:author="Mehrnazi Boojari" w:date="2019-01-12T07:04:00Z">
        <w:r w:rsidRPr="00E91C41" w:rsidDel="00820FC2">
          <w:rPr>
            <w:rFonts w:ascii="Calibri" w:eastAsia="Calibri" w:hAnsi="Calibri" w:cs="B Lotus" w:hint="cs"/>
            <w:color w:val="000000"/>
            <w:sz w:val="24"/>
            <w:szCs w:val="24"/>
            <w:rtl/>
            <w:lang w:bidi="fa-IR"/>
          </w:rPr>
          <w:delText xml:space="preserve">قابل </w:delText>
        </w:r>
      </w:del>
      <w:ins w:id="9076" w:author="Mehrnazi Boojari" w:date="2019-01-12T07:04:00Z">
        <w:r w:rsidR="00820FC2">
          <w:rPr>
            <w:rFonts w:ascii="Calibri" w:eastAsia="Calibri" w:hAnsi="Calibri" w:cs="B Lotus" w:hint="cs"/>
            <w:color w:val="000000"/>
            <w:sz w:val="24"/>
            <w:szCs w:val="24"/>
            <w:rtl/>
            <w:lang w:bidi="fa-IR"/>
          </w:rPr>
          <w:t>درخور</w:t>
        </w:r>
        <w:r w:rsidR="00820FC2" w:rsidRPr="00E91C41">
          <w:rPr>
            <w:rFonts w:ascii="Calibri" w:eastAsia="Calibri" w:hAnsi="Calibri" w:cs="B Lotus" w:hint="cs"/>
            <w:color w:val="000000"/>
            <w:sz w:val="24"/>
            <w:szCs w:val="24"/>
            <w:rtl/>
            <w:lang w:bidi="fa-IR"/>
          </w:rPr>
          <w:t xml:space="preserve"> </w:t>
        </w:r>
      </w:ins>
      <w:del w:id="9077" w:author="Mehrnazi Boojari" w:date="2019-01-08T03:21:00Z">
        <w:r w:rsidRPr="00E91C41" w:rsidDel="006770E1">
          <w:rPr>
            <w:rFonts w:ascii="Calibri" w:eastAsia="Calibri" w:hAnsi="Calibri" w:cs="B Lotus" w:hint="cs"/>
            <w:color w:val="000000"/>
            <w:sz w:val="24"/>
            <w:szCs w:val="24"/>
            <w:rtl/>
            <w:lang w:bidi="fa-IR"/>
          </w:rPr>
          <w:delText xml:space="preserve">تامل </w:delText>
        </w:r>
      </w:del>
      <w:ins w:id="9078" w:author="Mehrnazi Boojari" w:date="2019-01-08T03:21:00Z">
        <w:r w:rsidR="006770E1" w:rsidRPr="00E91C41">
          <w:rPr>
            <w:rFonts w:ascii="Calibri" w:eastAsia="Calibri" w:hAnsi="Calibri" w:cs="B Lotus" w:hint="cs"/>
            <w:color w:val="000000"/>
            <w:sz w:val="24"/>
            <w:szCs w:val="24"/>
            <w:rtl/>
            <w:lang w:bidi="fa-IR"/>
          </w:rPr>
          <w:t>ت</w:t>
        </w:r>
        <w:r w:rsidR="006770E1">
          <w:rPr>
            <w:rFonts w:ascii="Calibri" w:eastAsia="Calibri" w:hAnsi="Calibri" w:cs="B Lotus" w:hint="cs"/>
            <w:color w:val="000000"/>
            <w:sz w:val="24"/>
            <w:szCs w:val="24"/>
            <w:rtl/>
            <w:lang w:bidi="fa-IR"/>
          </w:rPr>
          <w:t>أ</w:t>
        </w:r>
        <w:r w:rsidR="006770E1" w:rsidRPr="00E91C41">
          <w:rPr>
            <w:rFonts w:ascii="Calibri" w:eastAsia="Calibri" w:hAnsi="Calibri" w:cs="B Lotus" w:hint="cs"/>
            <w:color w:val="000000"/>
            <w:sz w:val="24"/>
            <w:szCs w:val="24"/>
            <w:rtl/>
            <w:lang w:bidi="fa-IR"/>
          </w:rPr>
          <w:t xml:space="preserve">مل </w:t>
        </w:r>
      </w:ins>
      <w:r w:rsidRPr="00E91C41">
        <w:rPr>
          <w:rFonts w:ascii="Calibri" w:eastAsia="Calibri" w:hAnsi="Calibri" w:cs="B Lotus" w:hint="cs"/>
          <w:color w:val="000000"/>
          <w:sz w:val="24"/>
          <w:szCs w:val="24"/>
          <w:rtl/>
          <w:lang w:bidi="fa-IR"/>
        </w:rPr>
        <w:t>است و بررسی آن از آنجا</w:t>
      </w:r>
      <w:ins w:id="9079" w:author="Mehrnazi Boojari" w:date="2019-01-12T07:04:00Z">
        <w:r w:rsidR="00820FC2">
          <w:rPr>
            <w:rFonts w:ascii="Calibri" w:eastAsia="Calibri" w:hAnsi="Calibri" w:cs="B Lotus" w:hint="cs"/>
            <w:color w:val="000000"/>
            <w:sz w:val="24"/>
            <w:szCs w:val="24"/>
            <w:rtl/>
            <w:lang w:bidi="fa-IR"/>
          </w:rPr>
          <w:t xml:space="preserve"> که</w:t>
        </w:r>
      </w:ins>
      <w:del w:id="9080" w:author="Mehrnazi Boojari" w:date="2019-01-12T07:04:00Z">
        <w:r w:rsidRPr="00E91C41" w:rsidDel="00820FC2">
          <w:rPr>
            <w:rFonts w:ascii="Calibri" w:eastAsia="Calibri" w:hAnsi="Calibri" w:cs="B Lotus" w:hint="cs"/>
            <w:color w:val="000000"/>
            <w:sz w:val="24"/>
            <w:szCs w:val="24"/>
            <w:rtl/>
            <w:lang w:bidi="fa-IR"/>
          </w:rPr>
          <w:delText>یی</w:delText>
        </w:r>
      </w:del>
      <w:r w:rsidRPr="00E91C41">
        <w:rPr>
          <w:rFonts w:ascii="Calibri" w:eastAsia="Calibri" w:hAnsi="Calibri" w:cs="B Lotus" w:hint="cs"/>
          <w:color w:val="000000"/>
          <w:sz w:val="24"/>
          <w:szCs w:val="24"/>
          <w:rtl/>
          <w:lang w:bidi="fa-IR"/>
        </w:rPr>
        <w:t xml:space="preserve"> برای گزارش راهبردی حاضر مهم است که بتواند</w:t>
      </w:r>
      <w:del w:id="9081" w:author="Mehrnazi Boojari" w:date="2019-01-12T07:05:00Z">
        <w:r w:rsidRPr="00E91C41" w:rsidDel="00820FC2">
          <w:rPr>
            <w:rFonts w:ascii="Calibri" w:eastAsia="Calibri" w:hAnsi="Calibri" w:cs="B Lotus" w:hint="cs"/>
            <w:color w:val="000000"/>
            <w:sz w:val="24"/>
            <w:szCs w:val="24"/>
            <w:rtl/>
            <w:lang w:bidi="fa-IR"/>
          </w:rPr>
          <w:delText xml:space="preserve">، </w:delText>
        </w:r>
      </w:del>
      <w:ins w:id="9082" w:author="Mehrnazi Boojari" w:date="2019-01-12T07:05:00Z">
        <w:r w:rsidR="00820FC2" w:rsidRPr="00E91C41">
          <w:rPr>
            <w:rFonts w:ascii="Calibri" w:eastAsia="Calibri" w:hAnsi="Calibri" w:cs="B Lotus" w:hint="cs"/>
            <w:color w:val="000000"/>
            <w:sz w:val="24"/>
            <w:szCs w:val="24"/>
            <w:rtl/>
            <w:lang w:bidi="fa-IR"/>
          </w:rPr>
          <w:t xml:space="preserve"> </w:t>
        </w:r>
      </w:ins>
      <w:r w:rsidRPr="00E91C41">
        <w:rPr>
          <w:rFonts w:ascii="Calibri" w:eastAsia="Calibri" w:hAnsi="Calibri" w:cs="B Lotus" w:hint="cs"/>
          <w:color w:val="000000"/>
          <w:sz w:val="24"/>
          <w:szCs w:val="24"/>
          <w:rtl/>
          <w:lang w:bidi="fa-IR"/>
        </w:rPr>
        <w:t>اولا</w:t>
      </w:r>
      <w:ins w:id="9083" w:author="Mehrnazi Boojari" w:date="2019-01-12T07:05:00Z">
        <w:r w:rsidR="00820FC2">
          <w:rPr>
            <w:rFonts w:ascii="Calibri" w:eastAsia="Calibri" w:hAnsi="Calibri" w:cs="B Lotus" w:hint="cs"/>
            <w:color w:val="000000"/>
            <w:sz w:val="24"/>
            <w:szCs w:val="24"/>
            <w:rtl/>
            <w:lang w:bidi="fa-IR"/>
          </w:rPr>
          <w:t>ً</w:t>
        </w:r>
      </w:ins>
      <w:r w:rsidRPr="00E91C41">
        <w:rPr>
          <w:rFonts w:ascii="Calibri" w:eastAsia="Calibri" w:hAnsi="Calibri" w:cs="B Lotus" w:hint="cs"/>
          <w:color w:val="000000"/>
          <w:sz w:val="24"/>
          <w:szCs w:val="24"/>
          <w:rtl/>
          <w:lang w:bidi="fa-IR"/>
        </w:rPr>
        <w:t xml:space="preserve"> نقش این اسناد را در نظام فکری کشور استخراج کند و ثانیا</w:t>
      </w:r>
      <w:ins w:id="9084" w:author="Mehrnazi Boojari" w:date="2019-01-12T07:05:00Z">
        <w:r w:rsidR="00820FC2">
          <w:rPr>
            <w:rFonts w:ascii="Calibri" w:eastAsia="Calibri" w:hAnsi="Calibri" w:cs="B Lotus" w:hint="cs"/>
            <w:color w:val="000000"/>
            <w:sz w:val="24"/>
            <w:szCs w:val="24"/>
            <w:rtl/>
            <w:lang w:bidi="fa-IR"/>
          </w:rPr>
          <w:t>ً</w:t>
        </w:r>
      </w:ins>
      <w:r w:rsidRPr="00E91C41">
        <w:rPr>
          <w:rFonts w:ascii="Calibri" w:eastAsia="Calibri" w:hAnsi="Calibri" w:cs="B Lotus" w:hint="cs"/>
          <w:color w:val="000000"/>
          <w:sz w:val="24"/>
          <w:szCs w:val="24"/>
          <w:rtl/>
          <w:lang w:bidi="fa-IR"/>
        </w:rPr>
        <w:t xml:space="preserve"> میزان تطابق این اسناد را در رویه</w:t>
      </w:r>
      <w:del w:id="9085" w:author="Mehrnazi Boojari" w:date="2019-01-07T09:46:00Z">
        <w:r w:rsidRPr="00E91C41" w:rsidDel="006F7CCF">
          <w:rPr>
            <w:rFonts w:ascii="Calibri" w:eastAsia="Calibri" w:hAnsi="Calibri" w:cs="B Lotus" w:hint="cs"/>
            <w:color w:val="000000"/>
            <w:sz w:val="24"/>
            <w:szCs w:val="24"/>
            <w:rtl/>
            <w:lang w:bidi="fa-IR"/>
          </w:rPr>
          <w:delText xml:space="preserve"> های </w:delText>
        </w:r>
      </w:del>
      <w:ins w:id="9086" w:author="Mehrnazi Boojari" w:date="2019-01-07T09:46:00Z">
        <w:r w:rsidR="006F7CCF">
          <w:rPr>
            <w:rFonts w:ascii="Calibri" w:eastAsia="Calibri" w:hAnsi="Calibri" w:cs="B Lotus" w:hint="cs"/>
            <w:color w:val="000000"/>
            <w:sz w:val="24"/>
            <w:szCs w:val="24"/>
            <w:rtl/>
            <w:lang w:bidi="fa-IR"/>
          </w:rPr>
          <w:t xml:space="preserve">‌های </w:t>
        </w:r>
      </w:ins>
      <w:r w:rsidRPr="00E91C41">
        <w:rPr>
          <w:rFonts w:ascii="Calibri" w:eastAsia="Calibri" w:hAnsi="Calibri" w:cs="B Lotus" w:hint="cs"/>
          <w:color w:val="000000"/>
          <w:sz w:val="24"/>
          <w:szCs w:val="24"/>
          <w:rtl/>
          <w:lang w:bidi="fa-IR"/>
        </w:rPr>
        <w:t>موجود در کشور بسنجد</w:t>
      </w:r>
      <w:del w:id="9087" w:author="Mehrnazi Boojari" w:date="2019-01-07T09:53:00Z">
        <w:r w:rsidRPr="00E91C41" w:rsidDel="006F7CCF">
          <w:rPr>
            <w:rFonts w:ascii="Calibri" w:eastAsia="Calibri" w:hAnsi="Calibri" w:cs="B Lotus" w:hint="cs"/>
            <w:color w:val="000000"/>
            <w:sz w:val="24"/>
            <w:szCs w:val="24"/>
            <w:rtl/>
            <w:lang w:bidi="fa-IR"/>
          </w:rPr>
          <w:delText xml:space="preserve"> . </w:delText>
        </w:r>
      </w:del>
      <w:ins w:id="9088" w:author="Mehrnazi Boojari" w:date="2019-01-12T07:05:00Z">
        <w:r w:rsidR="00820FC2">
          <w:rPr>
            <w:rFonts w:ascii="Calibri" w:eastAsia="Calibri" w:hAnsi="Calibri" w:cs="B Lotus" w:hint="cs"/>
            <w:color w:val="000000"/>
            <w:sz w:val="24"/>
            <w:szCs w:val="24"/>
            <w:rtl/>
            <w:lang w:bidi="fa-IR"/>
          </w:rPr>
          <w:t>؛</w:t>
        </w:r>
      </w:ins>
      <w:ins w:id="9089" w:author="Mehrnazi Boojari" w:date="2019-01-07T09:53:00Z">
        <w:r w:rsidR="006F7CCF">
          <w:rPr>
            <w:rFonts w:ascii="Calibri" w:eastAsia="Calibri" w:hAnsi="Calibri" w:cs="B Lotus" w:hint="cs"/>
            <w:color w:val="000000"/>
            <w:sz w:val="24"/>
            <w:szCs w:val="24"/>
            <w:rtl/>
            <w:lang w:bidi="fa-IR"/>
          </w:rPr>
          <w:t xml:space="preserve"> </w:t>
        </w:r>
      </w:ins>
      <w:r w:rsidRPr="00E91C41">
        <w:rPr>
          <w:rFonts w:ascii="Calibri" w:eastAsia="Calibri" w:hAnsi="Calibri" w:cs="B Lotus" w:hint="cs"/>
          <w:color w:val="000000"/>
          <w:sz w:val="24"/>
          <w:szCs w:val="24"/>
          <w:rtl/>
          <w:lang w:bidi="fa-IR"/>
        </w:rPr>
        <w:t>که این موضوع نیز در بخش جداگانه</w:t>
      </w:r>
      <w:del w:id="9090" w:author="Mehrnazi Boojari" w:date="2019-01-07T10:41:00Z">
        <w:r w:rsidRPr="00E91C41" w:rsidDel="006A1F1D">
          <w:rPr>
            <w:rFonts w:ascii="Calibri" w:eastAsia="Calibri" w:hAnsi="Calibri" w:cs="B Lotus" w:hint="cs"/>
            <w:color w:val="000000"/>
            <w:sz w:val="24"/>
            <w:szCs w:val="24"/>
            <w:rtl/>
            <w:lang w:bidi="fa-IR"/>
          </w:rPr>
          <w:delText xml:space="preserve"> ای </w:delText>
        </w:r>
      </w:del>
      <w:ins w:id="9091" w:author="Mehrnazi Boojari" w:date="2019-01-07T10:41:00Z">
        <w:r w:rsidR="006A1F1D">
          <w:rPr>
            <w:rFonts w:ascii="Calibri" w:eastAsia="Calibri" w:hAnsi="Calibri" w:cs="B Lotus" w:hint="cs"/>
            <w:color w:val="000000"/>
            <w:sz w:val="24"/>
            <w:szCs w:val="24"/>
            <w:rtl/>
            <w:lang w:bidi="fa-IR"/>
          </w:rPr>
          <w:t xml:space="preserve">‌ای </w:t>
        </w:r>
      </w:ins>
      <w:r w:rsidRPr="00E91C41">
        <w:rPr>
          <w:rFonts w:ascii="Calibri" w:eastAsia="Calibri" w:hAnsi="Calibri" w:cs="B Lotus" w:hint="cs"/>
          <w:color w:val="000000"/>
          <w:sz w:val="24"/>
          <w:szCs w:val="24"/>
          <w:rtl/>
          <w:lang w:bidi="fa-IR"/>
        </w:rPr>
        <w:t xml:space="preserve">تحت عنوان نسبت مسکن روستایی با اسناد </w:t>
      </w:r>
      <w:del w:id="9092" w:author="Mehrnazi Boojari" w:date="2019-01-07T09:48:00Z">
        <w:r w:rsidRPr="00E91C41" w:rsidDel="006F7CCF">
          <w:rPr>
            <w:rFonts w:ascii="Calibri" w:eastAsia="Calibri" w:hAnsi="Calibri" w:cs="B Lotus" w:hint="cs"/>
            <w:color w:val="000000"/>
            <w:sz w:val="24"/>
            <w:szCs w:val="24"/>
            <w:rtl/>
            <w:lang w:bidi="fa-IR"/>
          </w:rPr>
          <w:delText>بین الملل</w:delText>
        </w:r>
      </w:del>
      <w:ins w:id="9093" w:author="Mehrnazi Boojari" w:date="2019-01-07T09:48:00Z">
        <w:r w:rsidR="006F7CCF">
          <w:rPr>
            <w:rFonts w:ascii="Calibri" w:eastAsia="Calibri" w:hAnsi="Calibri" w:cs="B Lotus" w:hint="cs"/>
            <w:color w:val="000000"/>
            <w:sz w:val="24"/>
            <w:szCs w:val="24"/>
            <w:rtl/>
            <w:lang w:bidi="fa-IR"/>
          </w:rPr>
          <w:t>بین‌الملل</w:t>
        </w:r>
      </w:ins>
      <w:r w:rsidRPr="00E91C41">
        <w:rPr>
          <w:rFonts w:ascii="Calibri" w:eastAsia="Calibri" w:hAnsi="Calibri" w:cs="B Lotus" w:hint="cs"/>
          <w:color w:val="000000"/>
          <w:sz w:val="24"/>
          <w:szCs w:val="24"/>
          <w:rtl/>
          <w:lang w:bidi="fa-IR"/>
        </w:rPr>
        <w:t>ی بررسی شده است</w:t>
      </w:r>
      <w:del w:id="9094" w:author="Mehrnazi Boojari" w:date="2019-01-07T10:10:00Z">
        <w:r w:rsidRPr="00E91C41" w:rsidDel="00A31D6F">
          <w:rPr>
            <w:rFonts w:ascii="Calibri" w:eastAsia="Calibri" w:hAnsi="Calibri" w:cs="B Lotus" w:hint="cs"/>
            <w:color w:val="000000"/>
            <w:sz w:val="24"/>
            <w:szCs w:val="24"/>
            <w:rtl/>
            <w:lang w:bidi="fa-IR"/>
          </w:rPr>
          <w:delText xml:space="preserve"> .</w:delText>
        </w:r>
      </w:del>
      <w:ins w:id="9095" w:author="Mehrnazi Boojari" w:date="2019-01-07T10:10:00Z">
        <w:r w:rsidR="00A31D6F">
          <w:rPr>
            <w:rFonts w:ascii="Calibri" w:eastAsia="Calibri" w:hAnsi="Calibri" w:cs="B Lotus" w:hint="cs"/>
            <w:color w:val="000000"/>
            <w:sz w:val="24"/>
            <w:szCs w:val="24"/>
            <w:rtl/>
            <w:lang w:bidi="fa-IR"/>
          </w:rPr>
          <w:t>.</w:t>
        </w:r>
      </w:ins>
    </w:p>
    <w:p w14:paraId="60986ABC" w14:textId="77777777" w:rsidR="00E91C41" w:rsidRPr="00E91C41" w:rsidRDefault="00E91C41" w:rsidP="00E91C41">
      <w:pPr>
        <w:pStyle w:val="Heading2"/>
        <w:rPr>
          <w:rtl/>
        </w:rPr>
      </w:pPr>
      <w:r w:rsidRPr="00E91C41">
        <w:rPr>
          <w:rFonts w:hint="cs"/>
          <w:rtl/>
        </w:rPr>
        <w:t xml:space="preserve"> </w:t>
      </w:r>
      <w:bookmarkStart w:id="9096" w:name="_Toc529234229"/>
      <w:bookmarkStart w:id="9097" w:name="_Toc529234665"/>
      <w:bookmarkStart w:id="9098" w:name="_Toc530238665"/>
      <w:bookmarkStart w:id="9099" w:name="_Toc530239295"/>
      <w:bookmarkStart w:id="9100" w:name="_Toc530239520"/>
      <w:bookmarkStart w:id="9101" w:name="_Toc533781231"/>
      <w:bookmarkStart w:id="9102" w:name="_Toc533781494"/>
      <w:bookmarkStart w:id="9103" w:name="_Toc533781609"/>
      <w:bookmarkStart w:id="9104" w:name="_Toc533781795"/>
      <w:bookmarkStart w:id="9105" w:name="_Toc533782187"/>
      <w:r w:rsidRPr="00E91C41">
        <w:rPr>
          <w:rFonts w:hint="cs"/>
          <w:rtl/>
        </w:rPr>
        <w:t>چالش</w:t>
      </w:r>
      <w:ins w:id="9106" w:author="Mehrnazi Boojari" w:date="2019-01-07T10:56:00Z">
        <w:r w:rsidR="006A1F1D">
          <w:rPr>
            <w:rFonts w:hint="cs"/>
            <w:rtl/>
          </w:rPr>
          <w:t>‌</w:t>
        </w:r>
      </w:ins>
      <w:del w:id="9107" w:author="Mehrnazi Boojari" w:date="2019-01-07T09:46:00Z">
        <w:r w:rsidRPr="00E91C41" w:rsidDel="006F7CCF">
          <w:rPr>
            <w:rFonts w:hint="cs"/>
            <w:rtl/>
          </w:rPr>
          <w:delText xml:space="preserve"> های </w:delText>
        </w:r>
      </w:del>
      <w:ins w:id="9108" w:author="Mehrnazi Boojari" w:date="2019-01-07T09:46:00Z">
        <w:r w:rsidR="006F7CCF">
          <w:rPr>
            <w:rFonts w:hint="cs"/>
            <w:rtl/>
          </w:rPr>
          <w:t xml:space="preserve">‌های </w:t>
        </w:r>
      </w:ins>
      <w:r w:rsidRPr="00E91C41">
        <w:rPr>
          <w:rFonts w:hint="cs"/>
          <w:rtl/>
        </w:rPr>
        <w:t>مسکن روستایی در کشور</w:t>
      </w:r>
      <w:bookmarkEnd w:id="9096"/>
      <w:bookmarkEnd w:id="9097"/>
      <w:bookmarkEnd w:id="9098"/>
      <w:bookmarkEnd w:id="9099"/>
      <w:bookmarkEnd w:id="9100"/>
      <w:bookmarkEnd w:id="9101"/>
      <w:bookmarkEnd w:id="9102"/>
      <w:bookmarkEnd w:id="9103"/>
      <w:bookmarkEnd w:id="9104"/>
      <w:bookmarkEnd w:id="9105"/>
      <w:r w:rsidRPr="00E91C41">
        <w:rPr>
          <w:rFonts w:hint="cs"/>
          <w:rtl/>
        </w:rPr>
        <w:t xml:space="preserve"> </w:t>
      </w:r>
    </w:p>
    <w:p w14:paraId="5243A881" w14:textId="77777777" w:rsidR="00E91C41" w:rsidRPr="00E91C41" w:rsidRDefault="00E91C41" w:rsidP="005F2976">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یکی از اصلی</w:t>
      </w:r>
      <w:del w:id="9109" w:author="Mehrnazi Boojari" w:date="2019-01-07T10:56:00Z">
        <w:r w:rsidRPr="00E91C41" w:rsidDel="006A1F1D">
          <w:rPr>
            <w:rFonts w:ascii="Calibri" w:eastAsia="Calibri" w:hAnsi="Calibri" w:cs="B Lotus" w:hint="cs"/>
            <w:sz w:val="24"/>
            <w:szCs w:val="24"/>
            <w:rtl/>
            <w:lang w:bidi="fa-IR"/>
          </w:rPr>
          <w:delText xml:space="preserve"> ترین </w:delText>
        </w:r>
      </w:del>
      <w:ins w:id="9110" w:author="Mehrnazi Boojari" w:date="2019-01-07T10:56:00Z">
        <w:r w:rsidR="006A1F1D">
          <w:rPr>
            <w:rFonts w:ascii="Calibri" w:eastAsia="Calibri" w:hAnsi="Calibri" w:cs="B Lotus" w:hint="cs"/>
            <w:sz w:val="24"/>
            <w:szCs w:val="24"/>
            <w:rtl/>
            <w:lang w:bidi="fa-IR"/>
          </w:rPr>
          <w:t xml:space="preserve">‌ترین </w:t>
        </w:r>
      </w:ins>
      <w:r w:rsidRPr="00E91C41">
        <w:rPr>
          <w:rFonts w:ascii="Calibri" w:eastAsia="Calibri" w:hAnsi="Calibri" w:cs="B Lotus" w:hint="cs"/>
          <w:sz w:val="24"/>
          <w:szCs w:val="24"/>
          <w:rtl/>
          <w:lang w:bidi="fa-IR"/>
        </w:rPr>
        <w:t xml:space="preserve">مراحل پژوهش حاضر </w:t>
      </w:r>
      <w:del w:id="9111" w:author="Mehrnazi Boojari" w:date="2019-01-07T10:56:00Z">
        <w:r w:rsidRPr="00E91C41" w:rsidDel="006A1F1D">
          <w:rPr>
            <w:rFonts w:ascii="Calibri" w:eastAsia="Calibri" w:hAnsi="Calibri" w:cs="B Lotus" w:hint="cs"/>
            <w:sz w:val="24"/>
            <w:szCs w:val="24"/>
            <w:rtl/>
            <w:lang w:bidi="fa-IR"/>
          </w:rPr>
          <w:delText>جمع آوری</w:delText>
        </w:r>
      </w:del>
      <w:ins w:id="9112" w:author="Mehrnazi Boojari" w:date="2019-01-07T10:56:00Z">
        <w:r w:rsidR="006A1F1D">
          <w:rPr>
            <w:rFonts w:ascii="Calibri" w:eastAsia="Calibri" w:hAnsi="Calibri" w:cs="B Lotus" w:hint="cs"/>
            <w:sz w:val="24"/>
            <w:szCs w:val="24"/>
            <w:rtl/>
            <w:lang w:bidi="fa-IR"/>
          </w:rPr>
          <w:t>جمع‌آوری</w:t>
        </w:r>
      </w:ins>
      <w:r w:rsidRPr="00E91C41">
        <w:rPr>
          <w:rFonts w:ascii="Calibri" w:eastAsia="Calibri" w:hAnsi="Calibri" w:cs="B Lotus" w:hint="cs"/>
          <w:sz w:val="24"/>
          <w:szCs w:val="24"/>
          <w:rtl/>
          <w:lang w:bidi="fa-IR"/>
        </w:rPr>
        <w:t xml:space="preserve"> چالش</w:t>
      </w:r>
      <w:del w:id="9113" w:author="Mehrnazi Boojari" w:date="2019-01-07T09:46:00Z">
        <w:r w:rsidRPr="00E91C41" w:rsidDel="006F7CCF">
          <w:rPr>
            <w:rFonts w:ascii="Calibri" w:eastAsia="Calibri" w:hAnsi="Calibri" w:cs="B Lotus" w:hint="cs"/>
            <w:sz w:val="24"/>
            <w:szCs w:val="24"/>
            <w:rtl/>
            <w:lang w:bidi="fa-IR"/>
          </w:rPr>
          <w:delText xml:space="preserve"> های </w:delText>
        </w:r>
      </w:del>
      <w:ins w:id="9114"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اصلی حوزه مسکن </w:t>
      </w:r>
      <w:del w:id="9115" w:author="Mehrnazi Boojari" w:date="2019-01-07T10:03:00Z">
        <w:r w:rsidRPr="00E91C41" w:rsidDel="00A31D6F">
          <w:rPr>
            <w:rFonts w:ascii="Calibri" w:eastAsia="Calibri" w:hAnsi="Calibri" w:cs="B Lotus" w:hint="cs"/>
            <w:sz w:val="24"/>
            <w:szCs w:val="24"/>
            <w:rtl/>
            <w:lang w:bidi="fa-IR"/>
          </w:rPr>
          <w:delText>روستائی</w:delText>
        </w:r>
      </w:del>
      <w:ins w:id="9116"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است</w:t>
      </w:r>
      <w:ins w:id="9117" w:author="Mehrnazi Boojari" w:date="2019-01-12T07:06:00Z">
        <w:r w:rsidR="005F2976">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بدین لحاظ که این جمع</w:t>
      </w:r>
      <w:del w:id="9118" w:author="Mehrnazi Boojari" w:date="2019-01-07T10:01:00Z">
        <w:r w:rsidRPr="00E91C41" w:rsidDel="00A31D6F">
          <w:rPr>
            <w:rFonts w:ascii="Calibri" w:eastAsia="Calibri" w:hAnsi="Calibri" w:cs="B Lotus" w:hint="cs"/>
            <w:sz w:val="24"/>
            <w:szCs w:val="24"/>
            <w:rtl/>
            <w:lang w:bidi="fa-IR"/>
          </w:rPr>
          <w:delText xml:space="preserve"> بندی </w:delText>
        </w:r>
      </w:del>
      <w:ins w:id="9119" w:author="Mehrnazi Boojari" w:date="2019-01-07T10:01:00Z">
        <w:r w:rsidR="00A31D6F">
          <w:rPr>
            <w:rFonts w:ascii="Calibri" w:eastAsia="Calibri" w:hAnsi="Calibri" w:cs="B Lotus" w:hint="cs"/>
            <w:sz w:val="24"/>
            <w:szCs w:val="24"/>
            <w:rtl/>
            <w:lang w:bidi="fa-IR"/>
          </w:rPr>
          <w:t xml:space="preserve">‌بندی </w:t>
        </w:r>
      </w:ins>
      <w:r w:rsidRPr="00E91C41">
        <w:rPr>
          <w:rFonts w:ascii="Calibri" w:eastAsia="Calibri" w:hAnsi="Calibri" w:cs="B Lotus" w:hint="cs"/>
          <w:sz w:val="24"/>
          <w:szCs w:val="24"/>
          <w:rtl/>
          <w:lang w:bidi="fa-IR"/>
        </w:rPr>
        <w:t>بتواند تمامی ابعاد را در نظر بگیرد. با توجه به مقدمه ذکر</w:t>
      </w:r>
      <w:del w:id="9120" w:author="Mehrnazi Boojari" w:date="2019-01-12T07:06:00Z">
        <w:r w:rsidRPr="00E91C41" w:rsidDel="005F2976">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شده در ابتدای فصل، چهار بعد مورد بررسی در فصل دوم به</w:t>
      </w:r>
      <w:ins w:id="9121" w:author="Mehrnazi Boojari" w:date="2019-01-12T07:06:00Z">
        <w:r w:rsidR="005F2976">
          <w:rPr>
            <w:rFonts w:ascii="Calibri" w:eastAsia="Calibri" w:hAnsi="Calibri" w:cs="B Nazanin" w:hint="cs"/>
            <w:sz w:val="24"/>
            <w:szCs w:val="24"/>
            <w:rtl/>
            <w:lang w:bidi="fa-IR"/>
          </w:rPr>
          <w:t>‌</w:t>
        </w:r>
      </w:ins>
      <w:del w:id="9122" w:author="Mehrnazi Boojari" w:date="2019-01-12T07:06:00Z">
        <w:r w:rsidRPr="00E91C41" w:rsidDel="005F2976">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تفصیل بیان شد</w:t>
      </w:r>
      <w:del w:id="9123" w:author="Mehrnazi Boojari" w:date="2019-01-08T02:06:00Z">
        <w:r w:rsidRPr="00E91C41" w:rsidDel="00310BDA">
          <w:rPr>
            <w:rFonts w:ascii="Calibri" w:eastAsia="Calibri" w:hAnsi="Calibri" w:cs="B Lotus" w:hint="cs"/>
            <w:sz w:val="24"/>
            <w:szCs w:val="24"/>
            <w:rtl/>
            <w:lang w:bidi="fa-IR"/>
          </w:rPr>
          <w:delText xml:space="preserve"> ولی </w:delText>
        </w:r>
      </w:del>
      <w:ins w:id="9124" w:author="Mehrnazi Boojari" w:date="2019-01-08T02:06:00Z">
        <w:r w:rsidR="00310BDA">
          <w:rPr>
            <w:rFonts w:ascii="Calibri" w:eastAsia="Calibri" w:hAnsi="Calibri" w:cs="B Lotus" w:hint="cs"/>
            <w:sz w:val="24"/>
            <w:szCs w:val="24"/>
            <w:rtl/>
            <w:lang w:bidi="fa-IR"/>
          </w:rPr>
          <w:t xml:space="preserve">، ولی </w:t>
        </w:r>
      </w:ins>
      <w:del w:id="9125" w:author="Mehrnazi Boojari" w:date="2019-01-12T07:06:00Z">
        <w:r w:rsidRPr="00E91C41" w:rsidDel="005F2976">
          <w:rPr>
            <w:rFonts w:ascii="Calibri" w:eastAsia="Calibri" w:hAnsi="Calibri" w:cs="B Lotus" w:hint="cs"/>
            <w:sz w:val="24"/>
            <w:szCs w:val="24"/>
            <w:rtl/>
            <w:lang w:bidi="fa-IR"/>
          </w:rPr>
          <w:delText xml:space="preserve">بعد </w:delText>
        </w:r>
      </w:del>
      <w:r w:rsidRPr="00E91C41">
        <w:rPr>
          <w:rFonts w:ascii="Calibri" w:eastAsia="Calibri" w:hAnsi="Calibri" w:cs="B Lotus" w:hint="cs"/>
          <w:sz w:val="24"/>
          <w:szCs w:val="24"/>
          <w:rtl/>
          <w:lang w:bidi="fa-IR"/>
        </w:rPr>
        <w:t>بعد پنجم چون عمیقا</w:t>
      </w:r>
      <w:ins w:id="9126" w:author="Mehrnazi Boojari" w:date="2019-01-12T07:06:00Z">
        <w:r w:rsidR="005F2976">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از جنس چالش است در فصل سوم نگاشته می</w:t>
      </w:r>
      <w:ins w:id="9127" w:author="Mehrnazi Boojari" w:date="2019-01-12T07:06:00Z">
        <w:r w:rsidR="005F2976">
          <w:rPr>
            <w:rFonts w:ascii="Calibri" w:eastAsia="Calibri" w:hAnsi="Calibri" w:cs="B Nazanin" w:hint="cs"/>
            <w:sz w:val="24"/>
            <w:szCs w:val="24"/>
            <w:rtl/>
            <w:lang w:bidi="fa-IR"/>
          </w:rPr>
          <w:t>‌</w:t>
        </w:r>
      </w:ins>
      <w:r w:rsidRPr="00E91C41">
        <w:rPr>
          <w:rFonts w:ascii="Calibri" w:eastAsia="Calibri" w:hAnsi="Calibri" w:cs="B Lotus" w:hint="cs"/>
          <w:sz w:val="24"/>
          <w:szCs w:val="24"/>
          <w:rtl/>
          <w:lang w:bidi="fa-IR"/>
        </w:rPr>
        <w:t>شود</w:t>
      </w:r>
      <w:ins w:id="9128" w:author="Mehrnazi Boojari" w:date="2019-01-12T07:06:00Z">
        <w:r w:rsidR="005F2976">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در این بخش ابتدا </w:t>
      </w:r>
      <w:r w:rsidRPr="00E91C41">
        <w:rPr>
          <w:rFonts w:ascii="Calibri" w:eastAsia="Calibri" w:hAnsi="Calibri" w:cs="B Lotus" w:hint="cs"/>
          <w:sz w:val="24"/>
          <w:szCs w:val="24"/>
          <w:rtl/>
        </w:rPr>
        <w:t xml:space="preserve">مسائل اصلی مسکن روستایی از نگاه </w:t>
      </w:r>
      <w:del w:id="9129" w:author="Mehrnazi Boojari" w:date="2019-01-07T10:39:00Z">
        <w:r w:rsidRPr="00E91C41" w:rsidDel="006A1F1D">
          <w:rPr>
            <w:rFonts w:ascii="Calibri" w:eastAsia="Calibri" w:hAnsi="Calibri" w:cs="B Lotus" w:hint="cs"/>
            <w:sz w:val="24"/>
            <w:szCs w:val="24"/>
            <w:rtl/>
          </w:rPr>
          <w:delText>مسئولین</w:delText>
        </w:r>
      </w:del>
      <w:ins w:id="9130" w:author="Mehrnazi Boojari" w:date="2019-01-07T10:39:00Z">
        <w:r w:rsidR="006A1F1D">
          <w:rPr>
            <w:rFonts w:ascii="Calibri" w:eastAsia="Calibri" w:hAnsi="Calibri" w:cs="B Lotus" w:hint="cs"/>
            <w:sz w:val="24"/>
            <w:szCs w:val="24"/>
            <w:rtl/>
          </w:rPr>
          <w:t>مسئولان</w:t>
        </w:r>
      </w:ins>
      <w:r w:rsidRPr="00E91C41">
        <w:rPr>
          <w:rFonts w:ascii="Calibri" w:eastAsia="Calibri" w:hAnsi="Calibri" w:cs="B Lotus" w:hint="cs"/>
          <w:sz w:val="24"/>
          <w:szCs w:val="24"/>
          <w:rtl/>
        </w:rPr>
        <w:t xml:space="preserve"> متولی مسکن </w:t>
      </w:r>
      <w:del w:id="9131" w:author="Mehrnazi Boojari" w:date="2019-01-07T10:03:00Z">
        <w:r w:rsidRPr="00E91C41" w:rsidDel="00A31D6F">
          <w:rPr>
            <w:rFonts w:ascii="Calibri" w:eastAsia="Calibri" w:hAnsi="Calibri" w:cs="B Lotus" w:hint="cs"/>
            <w:sz w:val="24"/>
            <w:szCs w:val="24"/>
            <w:rtl/>
          </w:rPr>
          <w:delText>روستائی</w:delText>
        </w:r>
      </w:del>
      <w:ins w:id="9132" w:author="Mehrnazi Boojari" w:date="2019-01-07T10:03:00Z">
        <w:r w:rsidR="00A31D6F">
          <w:rPr>
            <w:rFonts w:ascii="Calibri" w:eastAsia="Calibri" w:hAnsi="Calibri" w:cs="B Lotus" w:hint="cs"/>
            <w:sz w:val="24"/>
            <w:szCs w:val="24"/>
            <w:rtl/>
          </w:rPr>
          <w:t>روستایی</w:t>
        </w:r>
      </w:ins>
      <w:r w:rsidRPr="00E91C41">
        <w:rPr>
          <w:rFonts w:ascii="Calibri" w:eastAsia="Calibri" w:hAnsi="Calibri" w:cs="B Lotus" w:hint="cs"/>
          <w:sz w:val="24"/>
          <w:szCs w:val="24"/>
          <w:rtl/>
        </w:rPr>
        <w:t xml:space="preserve"> در کشور بیان شده</w:t>
      </w:r>
      <w:del w:id="9133" w:author="Mehrnazi Boojari" w:date="2019-01-07T09:47:00Z">
        <w:r w:rsidRPr="00E91C41" w:rsidDel="006F7CCF">
          <w:rPr>
            <w:rFonts w:ascii="Calibri" w:eastAsia="Calibri" w:hAnsi="Calibri" w:cs="B Lotus" w:hint="cs"/>
            <w:sz w:val="24"/>
            <w:szCs w:val="24"/>
            <w:rtl/>
          </w:rPr>
          <w:delText xml:space="preserve"> ،</w:delText>
        </w:r>
      </w:del>
      <w:ins w:id="9134" w:author="Mehrnazi Boojari" w:date="2019-01-07T09:47:00Z">
        <w:r w:rsidR="006F7CCF">
          <w:rPr>
            <w:rFonts w:ascii="Calibri" w:eastAsia="Calibri" w:hAnsi="Calibri" w:cs="B Lotus" w:hint="cs"/>
            <w:sz w:val="24"/>
            <w:szCs w:val="24"/>
            <w:rtl/>
          </w:rPr>
          <w:t>،</w:t>
        </w:r>
      </w:ins>
      <w:r w:rsidRPr="00E91C41">
        <w:rPr>
          <w:rFonts w:ascii="Calibri" w:eastAsia="Calibri" w:hAnsi="Calibri" w:cs="B Lotus" w:hint="cs"/>
          <w:sz w:val="24"/>
          <w:szCs w:val="24"/>
          <w:rtl/>
        </w:rPr>
        <w:t xml:space="preserve"> سپس جمع</w:t>
      </w:r>
      <w:del w:id="9135" w:author="Mehrnazi Boojari" w:date="2019-01-07T10:01:00Z">
        <w:r w:rsidRPr="00E91C41" w:rsidDel="00A31D6F">
          <w:rPr>
            <w:rFonts w:ascii="Calibri" w:eastAsia="Calibri" w:hAnsi="Calibri" w:cs="B Lotus" w:hint="cs"/>
            <w:sz w:val="24"/>
            <w:szCs w:val="24"/>
            <w:rtl/>
          </w:rPr>
          <w:delText xml:space="preserve"> بندی </w:delText>
        </w:r>
      </w:del>
      <w:ins w:id="9136" w:author="Mehrnazi Boojari" w:date="2019-01-07T10:01:00Z">
        <w:r w:rsidR="00A31D6F">
          <w:rPr>
            <w:rFonts w:ascii="Calibri" w:eastAsia="Calibri" w:hAnsi="Calibri" w:cs="B Lotus" w:hint="cs"/>
            <w:sz w:val="24"/>
            <w:szCs w:val="24"/>
            <w:rtl/>
          </w:rPr>
          <w:t xml:space="preserve">‌بندی </w:t>
        </w:r>
      </w:ins>
      <w:r w:rsidRPr="00E91C41">
        <w:rPr>
          <w:rFonts w:ascii="Calibri" w:eastAsia="Calibri" w:hAnsi="Calibri" w:cs="B Lotus" w:hint="cs"/>
          <w:sz w:val="24"/>
          <w:szCs w:val="24"/>
          <w:rtl/>
        </w:rPr>
        <w:t>نهایی از چالش</w:t>
      </w:r>
      <w:del w:id="9137" w:author="Mehrnazi Boojari" w:date="2019-01-07T09:46:00Z">
        <w:r w:rsidRPr="00E91C41" w:rsidDel="006F7CCF">
          <w:rPr>
            <w:rFonts w:ascii="Calibri" w:eastAsia="Calibri" w:hAnsi="Calibri" w:cs="B Lotus" w:hint="cs"/>
            <w:sz w:val="24"/>
            <w:szCs w:val="24"/>
            <w:rtl/>
          </w:rPr>
          <w:delText xml:space="preserve"> های </w:delText>
        </w:r>
      </w:del>
      <w:ins w:id="9138"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مسکن روستایی انجام گرفته و در بخش سوم به شرح و تبیین چالش</w:t>
      </w:r>
      <w:ins w:id="9139" w:author="Mehrnazi Boojari" w:date="2019-01-12T07:06:00Z">
        <w:r w:rsidR="005F2976">
          <w:rPr>
            <w:rFonts w:ascii="Calibri" w:eastAsia="Calibri" w:hAnsi="Calibri" w:cs="B Nazanin" w:hint="cs"/>
            <w:sz w:val="24"/>
            <w:szCs w:val="24"/>
            <w:rtl/>
          </w:rPr>
          <w:t>‌</w:t>
        </w:r>
      </w:ins>
      <w:del w:id="9140" w:author="Mehrnazi Boojari" w:date="2019-01-07T09:45:00Z">
        <w:r w:rsidRPr="00E91C41" w:rsidDel="006F7CCF">
          <w:rPr>
            <w:rFonts w:ascii="Calibri" w:eastAsia="Calibri" w:hAnsi="Calibri" w:cs="B Lotus" w:hint="cs"/>
            <w:sz w:val="24"/>
            <w:szCs w:val="24"/>
            <w:rtl/>
          </w:rPr>
          <w:delText xml:space="preserve"> ها </w:delText>
        </w:r>
      </w:del>
      <w:ins w:id="9141" w:author="Mehrnazi Boojari" w:date="2019-01-07T09:45:00Z">
        <w:r w:rsidR="006F7CCF">
          <w:rPr>
            <w:rFonts w:ascii="Calibri" w:eastAsia="Calibri" w:hAnsi="Calibri" w:cs="B Lotus" w:hint="cs"/>
            <w:sz w:val="24"/>
            <w:szCs w:val="24"/>
            <w:rtl/>
          </w:rPr>
          <w:t xml:space="preserve">‌ها </w:t>
        </w:r>
      </w:ins>
      <w:r w:rsidRPr="00E91C41">
        <w:rPr>
          <w:rFonts w:ascii="Calibri" w:eastAsia="Calibri" w:hAnsi="Calibri" w:cs="B Lotus" w:hint="cs"/>
          <w:sz w:val="24"/>
          <w:szCs w:val="24"/>
          <w:rtl/>
        </w:rPr>
        <w:t>پرداخت</w:t>
      </w:r>
      <w:del w:id="9142" w:author="Mehrnazi Boojari" w:date="2019-01-07T09:49:00Z">
        <w:r w:rsidRPr="00E91C41" w:rsidDel="006F7CCF">
          <w:rPr>
            <w:rFonts w:ascii="Calibri" w:eastAsia="Calibri" w:hAnsi="Calibri" w:cs="B Lotus" w:hint="cs"/>
            <w:sz w:val="24"/>
            <w:szCs w:val="24"/>
            <w:rtl/>
          </w:rPr>
          <w:delText xml:space="preserve"> می </w:delText>
        </w:r>
      </w:del>
      <w:ins w:id="9143" w:author="Mehrnazi Boojari" w:date="2019-01-12T07:06:00Z">
        <w:r w:rsidR="005F2976">
          <w:rPr>
            <w:rFonts w:ascii="Calibri" w:eastAsia="Calibri" w:hAnsi="Calibri" w:cs="B Lotus" w:hint="cs"/>
            <w:sz w:val="24"/>
            <w:szCs w:val="24"/>
            <w:rtl/>
          </w:rPr>
          <w:t>ه شده است</w:t>
        </w:r>
      </w:ins>
      <w:del w:id="9144" w:author="Mehrnazi Boojari" w:date="2019-01-12T07:06:00Z">
        <w:r w:rsidRPr="00E91C41" w:rsidDel="005F2976">
          <w:rPr>
            <w:rFonts w:ascii="Calibri" w:eastAsia="Calibri" w:hAnsi="Calibri" w:cs="B Lotus" w:hint="cs"/>
            <w:sz w:val="24"/>
            <w:szCs w:val="24"/>
            <w:rtl/>
          </w:rPr>
          <w:delText>شود</w:delText>
        </w:r>
      </w:del>
      <w:r w:rsidRPr="00E91C41">
        <w:rPr>
          <w:rFonts w:ascii="Calibri" w:eastAsia="Calibri" w:hAnsi="Calibri" w:cs="B Lotus" w:hint="cs"/>
          <w:sz w:val="24"/>
          <w:szCs w:val="24"/>
          <w:rtl/>
        </w:rPr>
        <w:t>.</w:t>
      </w:r>
    </w:p>
    <w:p w14:paraId="08A44086" w14:textId="77777777" w:rsidR="00E91C41" w:rsidRPr="00E91C41" w:rsidRDefault="00E91C41" w:rsidP="00E91C41">
      <w:pPr>
        <w:pStyle w:val="Heading3"/>
        <w:rPr>
          <w:rtl/>
        </w:rPr>
      </w:pPr>
      <w:bookmarkStart w:id="9145" w:name="_Toc529234230"/>
      <w:bookmarkStart w:id="9146" w:name="_Toc529234666"/>
      <w:bookmarkStart w:id="9147" w:name="_Toc530238666"/>
      <w:bookmarkStart w:id="9148" w:name="_Toc530239296"/>
      <w:bookmarkStart w:id="9149" w:name="_Toc533781232"/>
      <w:bookmarkStart w:id="9150" w:name="_Toc533782188"/>
      <w:r w:rsidRPr="00E91C41">
        <w:rPr>
          <w:rFonts w:hint="cs"/>
          <w:rtl/>
        </w:rPr>
        <w:lastRenderedPageBreak/>
        <w:t xml:space="preserve">مسائل اصلی مسکن روستایی از نگاه </w:t>
      </w:r>
      <w:del w:id="9151" w:author="Mehrnazi Boojari" w:date="2019-01-07T10:39:00Z">
        <w:r w:rsidRPr="00E91C41" w:rsidDel="006A1F1D">
          <w:rPr>
            <w:rFonts w:hint="cs"/>
            <w:rtl/>
          </w:rPr>
          <w:delText>مسئولین</w:delText>
        </w:r>
      </w:del>
      <w:ins w:id="9152" w:author="Mehrnazi Boojari" w:date="2019-01-07T10:39:00Z">
        <w:r w:rsidR="006A1F1D">
          <w:rPr>
            <w:rFonts w:hint="cs"/>
            <w:rtl/>
          </w:rPr>
          <w:t>مسئولان</w:t>
        </w:r>
      </w:ins>
      <w:r w:rsidRPr="00E91C41">
        <w:rPr>
          <w:rFonts w:hint="cs"/>
          <w:rtl/>
        </w:rPr>
        <w:t xml:space="preserve"> متولی مسکن </w:t>
      </w:r>
      <w:del w:id="9153" w:author="Mehrnazi Boojari" w:date="2019-01-07T10:03:00Z">
        <w:r w:rsidRPr="00E91C41" w:rsidDel="00A31D6F">
          <w:rPr>
            <w:rFonts w:hint="cs"/>
            <w:rtl/>
          </w:rPr>
          <w:delText>روستائی</w:delText>
        </w:r>
      </w:del>
      <w:ins w:id="9154" w:author="Mehrnazi Boojari" w:date="2019-01-07T10:03:00Z">
        <w:r w:rsidR="00A31D6F">
          <w:rPr>
            <w:rFonts w:hint="cs"/>
            <w:rtl/>
          </w:rPr>
          <w:t>روستایی</w:t>
        </w:r>
      </w:ins>
      <w:r w:rsidRPr="00E91C41">
        <w:rPr>
          <w:rFonts w:hint="cs"/>
          <w:rtl/>
        </w:rPr>
        <w:t xml:space="preserve"> در کشور</w:t>
      </w:r>
      <w:bookmarkEnd w:id="9145"/>
      <w:bookmarkEnd w:id="9146"/>
      <w:bookmarkEnd w:id="9147"/>
      <w:bookmarkEnd w:id="9148"/>
      <w:bookmarkEnd w:id="9149"/>
      <w:bookmarkEnd w:id="9150"/>
      <w:r w:rsidRPr="00E91C41">
        <w:rPr>
          <w:rFonts w:hint="cs"/>
          <w:rtl/>
        </w:rPr>
        <w:t xml:space="preserve"> </w:t>
      </w:r>
    </w:p>
    <w:p w14:paraId="204BF81F" w14:textId="77777777" w:rsidR="00E91C41" w:rsidRPr="00E91C41" w:rsidRDefault="00E91C41" w:rsidP="00F2469D">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لازمه حل چالش در موضوعاتی که دستگاه متولی آن در کشور وجود دارد</w:t>
      </w:r>
      <w:del w:id="9155" w:author="Mehrnazi Boojari" w:date="2019-01-12T07:07:00Z">
        <w:r w:rsidRPr="00E91C41" w:rsidDel="00F2469D">
          <w:rPr>
            <w:rFonts w:ascii="Calibri" w:eastAsia="Calibri" w:hAnsi="Calibri" w:cs="B Lotus" w:hint="cs"/>
            <w:sz w:val="24"/>
            <w:szCs w:val="24"/>
            <w:rtl/>
            <w:lang w:bidi="fa-IR"/>
          </w:rPr>
          <w:delText xml:space="preserve">؛ </w:delText>
        </w:r>
      </w:del>
      <w:ins w:id="9156" w:author="Mehrnazi Boojari" w:date="2019-01-12T07:07:00Z">
        <w:r w:rsidR="00F2469D">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این است که طرز نگاه و چالش</w:t>
      </w:r>
      <w:del w:id="9157" w:author="Mehrnazi Boojari" w:date="2019-01-07T09:46:00Z">
        <w:r w:rsidRPr="00E91C41" w:rsidDel="006F7CCF">
          <w:rPr>
            <w:rFonts w:ascii="Calibri" w:eastAsia="Calibri" w:hAnsi="Calibri" w:cs="B Lotus" w:hint="cs"/>
            <w:sz w:val="24"/>
            <w:szCs w:val="24"/>
            <w:rtl/>
            <w:lang w:bidi="fa-IR"/>
          </w:rPr>
          <w:delText xml:space="preserve"> های </w:delText>
        </w:r>
      </w:del>
      <w:ins w:id="9158"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دستگاه متولی در نظر گرفته شود.</w:t>
      </w:r>
      <w:del w:id="9159" w:author="Mehrnazi Boojari" w:date="2019-01-07T10:03:00Z">
        <w:r w:rsidRPr="00E91C41" w:rsidDel="00A31D6F">
          <w:rPr>
            <w:rFonts w:ascii="Calibri" w:eastAsia="Calibri" w:hAnsi="Calibri" w:cs="B Lotus" w:hint="cs"/>
            <w:sz w:val="24"/>
            <w:szCs w:val="24"/>
            <w:rtl/>
            <w:lang w:bidi="fa-IR"/>
          </w:rPr>
          <w:delText xml:space="preserve"> بی </w:delText>
        </w:r>
      </w:del>
      <w:ins w:id="9160" w:author="Mehrnazi Boojari" w:date="2019-01-07T10:03:00Z">
        <w:r w:rsidR="00A31D6F">
          <w:rPr>
            <w:rFonts w:ascii="Calibri" w:eastAsia="Calibri" w:hAnsi="Calibri" w:cs="B Lotus" w:hint="cs"/>
            <w:sz w:val="24"/>
            <w:szCs w:val="24"/>
            <w:rtl/>
            <w:lang w:bidi="fa-IR"/>
          </w:rPr>
          <w:t xml:space="preserve"> بی‌</w:t>
        </w:r>
      </w:ins>
      <w:r w:rsidRPr="00E91C41">
        <w:rPr>
          <w:rFonts w:ascii="Calibri" w:eastAsia="Calibri" w:hAnsi="Calibri" w:cs="B Lotus" w:hint="cs"/>
          <w:sz w:val="24"/>
          <w:szCs w:val="24"/>
          <w:rtl/>
          <w:lang w:bidi="fa-IR"/>
        </w:rPr>
        <w:t>شک یکی از آسیب</w:t>
      </w:r>
      <w:del w:id="9161" w:author="Mehrnazi Boojari" w:date="2019-01-07T10:43:00Z">
        <w:r w:rsidRPr="00E91C41" w:rsidDel="006A1F1D">
          <w:rPr>
            <w:rFonts w:ascii="Calibri" w:eastAsia="Calibri" w:hAnsi="Calibri" w:cs="B Lotus" w:hint="cs"/>
            <w:sz w:val="24"/>
            <w:szCs w:val="24"/>
            <w:rtl/>
            <w:lang w:bidi="fa-IR"/>
          </w:rPr>
          <w:delText xml:space="preserve"> هایی </w:delText>
        </w:r>
      </w:del>
      <w:ins w:id="9162" w:author="Mehrnazi Boojari" w:date="2019-01-07T10:43:00Z">
        <w:r w:rsidR="006A1F1D">
          <w:rPr>
            <w:rFonts w:ascii="Calibri" w:eastAsia="Calibri" w:hAnsi="Calibri" w:cs="B Lotus" w:hint="cs"/>
            <w:sz w:val="24"/>
            <w:szCs w:val="24"/>
            <w:rtl/>
            <w:lang w:bidi="fa-IR"/>
          </w:rPr>
          <w:t xml:space="preserve">‌هایی </w:t>
        </w:r>
      </w:ins>
      <w:r w:rsidRPr="00E91C41">
        <w:rPr>
          <w:rFonts w:ascii="Calibri" w:eastAsia="Calibri" w:hAnsi="Calibri" w:cs="B Lotus" w:hint="cs"/>
          <w:sz w:val="24"/>
          <w:szCs w:val="24"/>
          <w:rtl/>
          <w:lang w:bidi="fa-IR"/>
        </w:rPr>
        <w:t>که در حوزه پژوهش در کشور وجود دارد ندیدن شرایط و مقتضیات و دغدغه</w:t>
      </w:r>
      <w:del w:id="9163" w:author="Mehrnazi Boojari" w:date="2019-01-07T09:46:00Z">
        <w:r w:rsidRPr="00E91C41" w:rsidDel="006F7CCF">
          <w:rPr>
            <w:rFonts w:ascii="Calibri" w:eastAsia="Calibri" w:hAnsi="Calibri" w:cs="B Lotus" w:hint="cs"/>
            <w:sz w:val="24"/>
            <w:szCs w:val="24"/>
            <w:rtl/>
            <w:lang w:bidi="fa-IR"/>
          </w:rPr>
          <w:delText xml:space="preserve"> های </w:delText>
        </w:r>
      </w:del>
      <w:ins w:id="9164"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ذهنی و عینی </w:t>
      </w:r>
      <w:del w:id="9165" w:author="Mehrnazi Boojari" w:date="2019-01-07T10:39:00Z">
        <w:r w:rsidRPr="00E91C41" w:rsidDel="006A1F1D">
          <w:rPr>
            <w:rFonts w:ascii="Calibri" w:eastAsia="Calibri" w:hAnsi="Calibri" w:cs="B Lotus" w:hint="cs"/>
            <w:sz w:val="24"/>
            <w:szCs w:val="24"/>
            <w:rtl/>
            <w:lang w:bidi="fa-IR"/>
          </w:rPr>
          <w:delText>مسئولین</w:delText>
        </w:r>
      </w:del>
      <w:ins w:id="9166" w:author="Mehrnazi Boojari" w:date="2019-01-07T10:39:00Z">
        <w:r w:rsidR="006A1F1D">
          <w:rPr>
            <w:rFonts w:ascii="Calibri" w:eastAsia="Calibri" w:hAnsi="Calibri" w:cs="B Lotus" w:hint="cs"/>
            <w:sz w:val="24"/>
            <w:szCs w:val="24"/>
            <w:rtl/>
            <w:lang w:bidi="fa-IR"/>
          </w:rPr>
          <w:t>مسئولان</w:t>
        </w:r>
      </w:ins>
      <w:r w:rsidRPr="00E91C41">
        <w:rPr>
          <w:rFonts w:ascii="Calibri" w:eastAsia="Calibri" w:hAnsi="Calibri" w:cs="B Lotus" w:hint="cs"/>
          <w:sz w:val="24"/>
          <w:szCs w:val="24"/>
          <w:rtl/>
          <w:lang w:bidi="fa-IR"/>
        </w:rPr>
        <w:t xml:space="preserve"> امر است. بسیاری از پژوهش</w:t>
      </w:r>
      <w:del w:id="9167" w:author="Mehrnazi Boojari" w:date="2019-01-07T09:46:00Z">
        <w:r w:rsidRPr="00E91C41" w:rsidDel="006F7CCF">
          <w:rPr>
            <w:rFonts w:ascii="Calibri" w:eastAsia="Calibri" w:hAnsi="Calibri" w:cs="B Lotus" w:hint="cs"/>
            <w:sz w:val="24"/>
            <w:szCs w:val="24"/>
            <w:rtl/>
            <w:lang w:bidi="fa-IR"/>
          </w:rPr>
          <w:delText xml:space="preserve"> های </w:delText>
        </w:r>
      </w:del>
      <w:ins w:id="9168"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صورت</w:t>
      </w:r>
      <w:ins w:id="9169" w:author="Mehrnazi Boojari" w:date="2019-01-12T07:07:00Z">
        <w:r w:rsidR="00F2469D">
          <w:rPr>
            <w:rFonts w:ascii="Calibri" w:eastAsia="Calibri" w:hAnsi="Calibri" w:cs="B Nazanin" w:hint="cs"/>
            <w:sz w:val="24"/>
            <w:szCs w:val="24"/>
            <w:rtl/>
            <w:lang w:bidi="fa-IR"/>
          </w:rPr>
          <w:t>‌</w:t>
        </w:r>
      </w:ins>
      <w:del w:id="9170" w:author="Mehrnazi Boojari" w:date="2019-01-12T07:07:00Z">
        <w:r w:rsidRPr="00E91C41" w:rsidDel="00F2469D">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گرفته در فضای نظری بوده و به خاطر همین موضوع گزارشات منتهی به ارائه </w:t>
      </w:r>
      <w:del w:id="9171" w:author="Mehrnazi Boojari" w:date="2019-01-07T09:45:00Z">
        <w:r w:rsidRPr="00E91C41" w:rsidDel="006F7CCF">
          <w:rPr>
            <w:rFonts w:ascii="Calibri" w:eastAsia="Calibri" w:hAnsi="Calibri" w:cs="B Lotus" w:hint="cs"/>
            <w:sz w:val="24"/>
            <w:szCs w:val="24"/>
            <w:rtl/>
            <w:lang w:bidi="fa-IR"/>
          </w:rPr>
          <w:delText>راه حل</w:delText>
        </w:r>
      </w:del>
      <w:ins w:id="9172" w:author="Mehrnazi Boojari" w:date="2019-01-07T09:45:00Z">
        <w:r w:rsidR="006F7CCF">
          <w:rPr>
            <w:rFonts w:ascii="Calibri" w:eastAsia="Calibri" w:hAnsi="Calibri" w:cs="B Lotus" w:hint="cs"/>
            <w:sz w:val="24"/>
            <w:szCs w:val="24"/>
            <w:rtl/>
            <w:lang w:bidi="fa-IR"/>
          </w:rPr>
          <w:t>راه‌حل</w:t>
        </w:r>
      </w:ins>
      <w:r w:rsidRPr="00E91C41">
        <w:rPr>
          <w:rFonts w:ascii="Calibri" w:eastAsia="Calibri" w:hAnsi="Calibri" w:cs="B Lotus" w:hint="cs"/>
          <w:sz w:val="24"/>
          <w:szCs w:val="24"/>
          <w:rtl/>
          <w:lang w:bidi="fa-IR"/>
        </w:rPr>
        <w:t xml:space="preserve"> عملیاتی در</w:t>
      </w:r>
      <w:del w:id="9173" w:author="Mehrnazi Boojari" w:date="2019-01-07T09:51:00Z">
        <w:r w:rsidRPr="00E91C41" w:rsidDel="006F7CCF">
          <w:rPr>
            <w:rFonts w:ascii="Calibri" w:eastAsia="Calibri" w:hAnsi="Calibri" w:cs="B Lotus" w:hint="cs"/>
            <w:sz w:val="24"/>
            <w:szCs w:val="24"/>
            <w:rtl/>
            <w:lang w:bidi="fa-IR"/>
          </w:rPr>
          <w:delText xml:space="preserve"> آنها </w:delText>
        </w:r>
      </w:del>
      <w:ins w:id="9174" w:author="Mehrnazi Boojari" w:date="2019-01-07T09:51:00Z">
        <w:r w:rsidR="006F7CCF">
          <w:rPr>
            <w:rFonts w:ascii="Calibri" w:eastAsia="Calibri" w:hAnsi="Calibri" w:cs="B Lotus" w:hint="cs"/>
            <w:sz w:val="24"/>
            <w:szCs w:val="24"/>
            <w:rtl/>
            <w:lang w:bidi="fa-IR"/>
          </w:rPr>
          <w:t xml:space="preserve"> آن‌ها </w:t>
        </w:r>
      </w:ins>
      <w:r w:rsidRPr="00E91C41">
        <w:rPr>
          <w:rFonts w:ascii="Calibri" w:eastAsia="Calibri" w:hAnsi="Calibri" w:cs="B Lotus" w:hint="cs"/>
          <w:sz w:val="24"/>
          <w:szCs w:val="24"/>
          <w:rtl/>
          <w:lang w:bidi="fa-IR"/>
        </w:rPr>
        <w:t>دیده</w:t>
      </w:r>
      <w:del w:id="9175" w:author="Mehrnazi Boojari" w:date="2019-01-07T09:49:00Z">
        <w:r w:rsidRPr="00E91C41" w:rsidDel="006F7CCF">
          <w:rPr>
            <w:rFonts w:ascii="Calibri" w:eastAsia="Calibri" w:hAnsi="Calibri" w:cs="B Lotus" w:hint="cs"/>
            <w:sz w:val="24"/>
            <w:szCs w:val="24"/>
            <w:rtl/>
            <w:lang w:bidi="fa-IR"/>
          </w:rPr>
          <w:delText xml:space="preserve"> نمی </w:delText>
        </w:r>
      </w:del>
      <w:ins w:id="9176" w:author="Mehrnazi Boojari" w:date="2019-01-07T09:49:00Z">
        <w:r w:rsidR="006F7CCF">
          <w:rPr>
            <w:rFonts w:ascii="Calibri" w:eastAsia="Calibri" w:hAnsi="Calibri" w:cs="B Lotus" w:hint="cs"/>
            <w:sz w:val="24"/>
            <w:szCs w:val="24"/>
            <w:rtl/>
            <w:lang w:bidi="fa-IR"/>
          </w:rPr>
          <w:t xml:space="preserve"> نمی‌</w:t>
        </w:r>
      </w:ins>
      <w:r w:rsidRPr="00E91C41">
        <w:rPr>
          <w:rFonts w:ascii="Calibri" w:eastAsia="Calibri" w:hAnsi="Calibri" w:cs="B Lotus" w:hint="cs"/>
          <w:sz w:val="24"/>
          <w:szCs w:val="24"/>
          <w:rtl/>
          <w:lang w:bidi="fa-IR"/>
        </w:rPr>
        <w:t xml:space="preserve">شود. </w:t>
      </w:r>
      <w:del w:id="9177" w:author="Mehrnazi Boojari" w:date="2019-01-08T03:28:00Z">
        <w:r w:rsidRPr="00E91C41" w:rsidDel="00666313">
          <w:rPr>
            <w:rFonts w:ascii="Calibri" w:eastAsia="Calibri" w:hAnsi="Calibri" w:cs="B Lotus" w:hint="cs"/>
            <w:sz w:val="24"/>
            <w:szCs w:val="24"/>
            <w:rtl/>
            <w:lang w:bidi="fa-IR"/>
          </w:rPr>
          <w:delText>همانطور</w:delText>
        </w:r>
      </w:del>
      <w:ins w:id="9178" w:author="Mehrnazi Boojari" w:date="2019-01-08T03:28:00Z">
        <w:r w:rsidR="00666313">
          <w:rPr>
            <w:rFonts w:ascii="Calibri" w:eastAsia="Calibri" w:hAnsi="Calibri" w:cs="B Lotus" w:hint="cs"/>
            <w:sz w:val="24"/>
            <w:szCs w:val="24"/>
            <w:rtl/>
            <w:lang w:bidi="fa-IR"/>
          </w:rPr>
          <w:t>همان‌طور</w:t>
        </w:r>
      </w:ins>
      <w:r w:rsidRPr="00E91C41">
        <w:rPr>
          <w:rFonts w:ascii="Calibri" w:eastAsia="Calibri" w:hAnsi="Calibri" w:cs="B Lotus" w:hint="cs"/>
          <w:sz w:val="24"/>
          <w:szCs w:val="24"/>
          <w:rtl/>
          <w:lang w:bidi="fa-IR"/>
        </w:rPr>
        <w:t xml:space="preserve"> که در فصل اول گزارش حاضر</w:t>
      </w:r>
      <w:del w:id="9179" w:author="Mehrnazi Boojari" w:date="2019-01-12T07:08:00Z">
        <w:r w:rsidRPr="00E91C41" w:rsidDel="00F2469D">
          <w:rPr>
            <w:rFonts w:ascii="Calibri" w:eastAsia="Calibri" w:hAnsi="Calibri" w:cs="B Lotus" w:hint="cs"/>
            <w:sz w:val="24"/>
            <w:szCs w:val="24"/>
            <w:rtl/>
            <w:lang w:bidi="fa-IR"/>
          </w:rPr>
          <w:delText>؛</w:delText>
        </w:r>
      </w:del>
      <w:ins w:id="9180" w:author="Mehrnazi Boojari" w:date="2019-01-12T07:08:00Z">
        <w:r w:rsidR="00F2469D">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نگاشته شد</w:t>
      </w:r>
      <w:ins w:id="9181" w:author="Mehrnazi Boojari" w:date="2019-01-12T07:08:00Z">
        <w:r w:rsidR="00F2469D">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تفاوت گزارشات راهبردی با سایر گزارشات پژوهشی در کشور در به عمل رساندن و ارائه </w:t>
      </w:r>
      <w:del w:id="9182" w:author="Mehrnazi Boojari" w:date="2019-01-07T09:45:00Z">
        <w:r w:rsidRPr="00E91C41" w:rsidDel="006F7CCF">
          <w:rPr>
            <w:rFonts w:ascii="Calibri" w:eastAsia="Calibri" w:hAnsi="Calibri" w:cs="B Lotus" w:hint="cs"/>
            <w:sz w:val="24"/>
            <w:szCs w:val="24"/>
            <w:rtl/>
            <w:lang w:bidi="fa-IR"/>
          </w:rPr>
          <w:delText>راه حل</w:delText>
        </w:r>
      </w:del>
      <w:ins w:id="9183" w:author="Mehrnazi Boojari" w:date="2019-01-07T09:45:00Z">
        <w:r w:rsidR="006F7CCF">
          <w:rPr>
            <w:rFonts w:ascii="Calibri" w:eastAsia="Calibri" w:hAnsi="Calibri" w:cs="B Lotus" w:hint="cs"/>
            <w:sz w:val="24"/>
            <w:szCs w:val="24"/>
            <w:rtl/>
            <w:lang w:bidi="fa-IR"/>
          </w:rPr>
          <w:t>راه‌حل</w:t>
        </w:r>
      </w:ins>
      <w:r w:rsidRPr="00E91C41">
        <w:rPr>
          <w:rFonts w:ascii="Calibri" w:eastAsia="Calibri" w:hAnsi="Calibri" w:cs="B Lotus" w:hint="cs"/>
          <w:sz w:val="24"/>
          <w:szCs w:val="24"/>
          <w:rtl/>
          <w:lang w:bidi="fa-IR"/>
        </w:rPr>
        <w:t xml:space="preserve"> </w:t>
      </w:r>
      <w:del w:id="9184" w:author="Mehrnazi Boojari" w:date="2019-01-10T01:06:00Z">
        <w:r w:rsidRPr="00E91C41" w:rsidDel="00647583">
          <w:rPr>
            <w:rFonts w:ascii="Calibri" w:eastAsia="Calibri" w:hAnsi="Calibri" w:cs="B Lotus" w:hint="cs"/>
            <w:sz w:val="24"/>
            <w:szCs w:val="24"/>
            <w:rtl/>
            <w:lang w:bidi="fa-IR"/>
          </w:rPr>
          <w:delText>مبتنی بر</w:delText>
        </w:r>
      </w:del>
      <w:ins w:id="9185"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خروجی است.</w:t>
      </w:r>
      <w:del w:id="9186" w:author="Mehrnazi Boojari" w:date="2019-01-07T10:03:00Z">
        <w:r w:rsidRPr="00E91C41" w:rsidDel="00A31D6F">
          <w:rPr>
            <w:rFonts w:ascii="Calibri" w:eastAsia="Calibri" w:hAnsi="Calibri" w:cs="B Lotus" w:hint="cs"/>
            <w:sz w:val="24"/>
            <w:szCs w:val="24"/>
            <w:rtl/>
            <w:lang w:bidi="fa-IR"/>
          </w:rPr>
          <w:delText xml:space="preserve"> بی </w:delText>
        </w:r>
      </w:del>
      <w:ins w:id="9187" w:author="Mehrnazi Boojari" w:date="2019-01-07T10:03:00Z">
        <w:r w:rsidR="00A31D6F">
          <w:rPr>
            <w:rFonts w:ascii="Calibri" w:eastAsia="Calibri" w:hAnsi="Calibri" w:cs="B Lotus" w:hint="cs"/>
            <w:sz w:val="24"/>
            <w:szCs w:val="24"/>
            <w:rtl/>
            <w:lang w:bidi="fa-IR"/>
          </w:rPr>
          <w:t xml:space="preserve"> بی‌</w:t>
        </w:r>
      </w:ins>
      <w:r w:rsidRPr="00E91C41">
        <w:rPr>
          <w:rFonts w:ascii="Calibri" w:eastAsia="Calibri" w:hAnsi="Calibri" w:cs="B Lotus" w:hint="cs"/>
          <w:sz w:val="24"/>
          <w:szCs w:val="24"/>
          <w:rtl/>
          <w:lang w:bidi="fa-IR"/>
        </w:rPr>
        <w:t>شک برای دست</w:t>
      </w:r>
      <w:ins w:id="9188" w:author="Mehrnazi Boojari" w:date="2019-01-12T07:08:00Z">
        <w:r w:rsidR="00F2469D">
          <w:rPr>
            <w:rFonts w:ascii="Calibri" w:eastAsia="Calibri" w:hAnsi="Calibri" w:cs="B Nazanin" w:hint="cs"/>
            <w:sz w:val="24"/>
            <w:szCs w:val="24"/>
            <w:rtl/>
            <w:lang w:bidi="fa-IR"/>
          </w:rPr>
          <w:t>‌</w:t>
        </w:r>
      </w:ins>
      <w:del w:id="9189" w:author="Mehrnazi Boojari" w:date="2019-01-12T07:08:00Z">
        <w:r w:rsidRPr="00E91C41" w:rsidDel="00F2469D">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یافتن به این موضوع باید نگاه دستگاه متولی </w:t>
      </w:r>
      <w:del w:id="9190" w:author="Mehrnazi Boojari" w:date="2019-01-07T09:55:00Z">
        <w:r w:rsidRPr="00E91C41" w:rsidDel="00A31D6F">
          <w:rPr>
            <w:rFonts w:ascii="Calibri" w:eastAsia="Calibri" w:hAnsi="Calibri" w:cs="B Lotus" w:hint="cs"/>
            <w:sz w:val="24"/>
            <w:szCs w:val="24"/>
            <w:rtl/>
            <w:lang w:bidi="fa-IR"/>
          </w:rPr>
          <w:delText>به خوبی</w:delText>
        </w:r>
      </w:del>
      <w:ins w:id="9191" w:author="Mehrnazi Boojari" w:date="2019-01-07T09:55:00Z">
        <w:r w:rsidR="00A31D6F">
          <w:rPr>
            <w:rFonts w:ascii="Calibri" w:eastAsia="Calibri" w:hAnsi="Calibri" w:cs="B Lotus" w:hint="cs"/>
            <w:sz w:val="24"/>
            <w:szCs w:val="24"/>
            <w:rtl/>
            <w:lang w:bidi="fa-IR"/>
          </w:rPr>
          <w:t>به‌خوبی</w:t>
        </w:r>
      </w:ins>
      <w:r w:rsidRPr="00E91C41">
        <w:rPr>
          <w:rFonts w:ascii="Calibri" w:eastAsia="Calibri" w:hAnsi="Calibri" w:cs="B Lotus" w:hint="cs"/>
          <w:sz w:val="24"/>
          <w:szCs w:val="24"/>
          <w:rtl/>
          <w:lang w:bidi="fa-IR"/>
        </w:rPr>
        <w:t xml:space="preserve"> فهم </w:t>
      </w:r>
      <w:del w:id="9192" w:author="Mehrnazi Boojari" w:date="2019-01-12T07:08:00Z">
        <w:r w:rsidRPr="00E91C41" w:rsidDel="00F2469D">
          <w:rPr>
            <w:rFonts w:ascii="Calibri" w:eastAsia="Calibri" w:hAnsi="Calibri" w:cs="B Lotus" w:hint="cs"/>
            <w:sz w:val="24"/>
            <w:szCs w:val="24"/>
            <w:rtl/>
            <w:lang w:bidi="fa-IR"/>
          </w:rPr>
          <w:delText xml:space="preserve">شده </w:delText>
        </w:r>
      </w:del>
      <w:ins w:id="9193" w:author="Mehrnazi Boojari" w:date="2019-01-12T07:08:00Z">
        <w:r w:rsidR="00F2469D" w:rsidRPr="00E91C41">
          <w:rPr>
            <w:rFonts w:ascii="Calibri" w:eastAsia="Calibri" w:hAnsi="Calibri" w:cs="B Lotus" w:hint="cs"/>
            <w:sz w:val="24"/>
            <w:szCs w:val="24"/>
            <w:rtl/>
            <w:lang w:bidi="fa-IR"/>
          </w:rPr>
          <w:t>ش</w:t>
        </w:r>
        <w:r w:rsidR="00F2469D">
          <w:rPr>
            <w:rFonts w:ascii="Calibri" w:eastAsia="Calibri" w:hAnsi="Calibri" w:cs="B Lotus" w:hint="cs"/>
            <w:sz w:val="24"/>
            <w:szCs w:val="24"/>
            <w:rtl/>
            <w:lang w:bidi="fa-IR"/>
          </w:rPr>
          <w:t>ود</w:t>
        </w:r>
        <w:r w:rsidR="00F2469D"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و ابعاد و ارکان فکری و ذهنی او با فهم شرایط و مقتضیات زمانی و دستگاهی در نظر گرفته شود. </w:t>
      </w:r>
    </w:p>
    <w:p w14:paraId="1D7A93E2" w14:textId="77777777" w:rsidR="00E91C41" w:rsidRPr="00C503F2" w:rsidRDefault="00E91C41" w:rsidP="00F2469D">
      <w:pPr>
        <w:bidi/>
        <w:ind w:firstLine="288"/>
        <w:jc w:val="both"/>
        <w:rPr>
          <w:rFonts w:ascii="B Lotus" w:eastAsia="Calibri" w:hAnsi="B Lotus" w:cs="B Lotus"/>
          <w:sz w:val="24"/>
          <w:szCs w:val="24"/>
          <w:lang w:bidi="fa-IR"/>
        </w:rPr>
      </w:pPr>
      <w:del w:id="9194" w:author="Mehrnazi Boojari" w:date="2019-01-10T01:06:00Z">
        <w:r w:rsidRPr="00E91C41" w:rsidDel="00647583">
          <w:rPr>
            <w:rFonts w:ascii="Calibri" w:eastAsia="Calibri" w:hAnsi="Calibri" w:cs="B Lotus" w:hint="cs"/>
            <w:sz w:val="24"/>
            <w:szCs w:val="24"/>
            <w:rtl/>
            <w:lang w:bidi="fa-IR"/>
          </w:rPr>
          <w:delText>مبتنی بر</w:delText>
        </w:r>
      </w:del>
      <w:ins w:id="9195"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نگاه فوق در این بخش اهم چالش</w:t>
      </w:r>
      <w:del w:id="9196" w:author="Mehrnazi Boojari" w:date="2019-01-07T10:43:00Z">
        <w:r w:rsidRPr="00E91C41" w:rsidDel="006A1F1D">
          <w:rPr>
            <w:rFonts w:ascii="Calibri" w:eastAsia="Calibri" w:hAnsi="Calibri" w:cs="B Lotus" w:hint="cs"/>
            <w:sz w:val="24"/>
            <w:szCs w:val="24"/>
            <w:rtl/>
            <w:lang w:bidi="fa-IR"/>
          </w:rPr>
          <w:delText xml:space="preserve"> هایی </w:delText>
        </w:r>
      </w:del>
      <w:ins w:id="9197" w:author="Mehrnazi Boojari" w:date="2019-01-07T10:43:00Z">
        <w:r w:rsidR="006A1F1D">
          <w:rPr>
            <w:rFonts w:ascii="Calibri" w:eastAsia="Calibri" w:hAnsi="Calibri" w:cs="B Lotus" w:hint="cs"/>
            <w:sz w:val="24"/>
            <w:szCs w:val="24"/>
            <w:rtl/>
            <w:lang w:bidi="fa-IR"/>
          </w:rPr>
          <w:t xml:space="preserve">‌هایی </w:t>
        </w:r>
      </w:ins>
      <w:r w:rsidRPr="00E91C41">
        <w:rPr>
          <w:rFonts w:ascii="Calibri" w:eastAsia="Calibri" w:hAnsi="Calibri" w:cs="B Lotus" w:hint="cs"/>
          <w:sz w:val="24"/>
          <w:szCs w:val="24"/>
          <w:rtl/>
          <w:lang w:bidi="fa-IR"/>
        </w:rPr>
        <w:t>که جزو دغدغه</w:t>
      </w:r>
      <w:del w:id="9198" w:author="Mehrnazi Boojari" w:date="2019-01-07T09:46:00Z">
        <w:r w:rsidRPr="00E91C41" w:rsidDel="006F7CCF">
          <w:rPr>
            <w:rFonts w:ascii="Calibri" w:eastAsia="Calibri" w:hAnsi="Calibri" w:cs="B Lotus" w:hint="cs"/>
            <w:sz w:val="24"/>
            <w:szCs w:val="24"/>
            <w:rtl/>
            <w:lang w:bidi="fa-IR"/>
          </w:rPr>
          <w:delText xml:space="preserve"> های </w:delText>
        </w:r>
      </w:del>
      <w:ins w:id="9199"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ذهنی و عینی متولیان امر مسکن </w:t>
      </w:r>
      <w:del w:id="9200" w:author="Mehrnazi Boojari" w:date="2019-01-07T10:03:00Z">
        <w:r w:rsidRPr="00E91C41" w:rsidDel="00A31D6F">
          <w:rPr>
            <w:rFonts w:ascii="Calibri" w:eastAsia="Calibri" w:hAnsi="Calibri" w:cs="B Lotus" w:hint="cs"/>
            <w:sz w:val="24"/>
            <w:szCs w:val="24"/>
            <w:rtl/>
            <w:lang w:bidi="fa-IR"/>
          </w:rPr>
          <w:delText>روستائی</w:delText>
        </w:r>
      </w:del>
      <w:ins w:id="9201"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در کشور است </w:t>
      </w:r>
      <w:del w:id="9202" w:author="Mehrnazi Boojari" w:date="2019-01-10T00:17:00Z">
        <w:r w:rsidRPr="00E91C41" w:rsidDel="000A3EC2">
          <w:rPr>
            <w:rFonts w:ascii="Calibri" w:eastAsia="Calibri" w:hAnsi="Calibri" w:cs="B Lotus" w:hint="cs"/>
            <w:sz w:val="24"/>
            <w:szCs w:val="24"/>
            <w:rtl/>
            <w:lang w:bidi="fa-IR"/>
          </w:rPr>
          <w:delText>از طریق</w:delText>
        </w:r>
      </w:del>
      <w:ins w:id="9203" w:author="Mehrnazi Boojari" w:date="2019-01-10T00:17:00Z">
        <w:r w:rsidR="000A3EC2">
          <w:rPr>
            <w:rFonts w:ascii="Calibri" w:eastAsia="Calibri" w:hAnsi="Calibri" w:cs="B Lotus" w:hint="cs"/>
            <w:sz w:val="24"/>
            <w:szCs w:val="24"/>
            <w:rtl/>
            <w:lang w:bidi="fa-IR"/>
          </w:rPr>
          <w:t>از</w:t>
        </w:r>
        <w:r w:rsidR="000A3EC2">
          <w:rPr>
            <w:rFonts w:ascii="Times New Roman" w:eastAsia="Calibri" w:hAnsi="Times New Roman" w:cs="Times New Roman" w:hint="cs"/>
            <w:sz w:val="24"/>
            <w:szCs w:val="24"/>
            <w:rtl/>
            <w:lang w:bidi="fa-IR"/>
          </w:rPr>
          <w:t> </w:t>
        </w:r>
        <w:r w:rsidR="000A3EC2">
          <w:rPr>
            <w:rFonts w:ascii="Calibri" w:eastAsia="Calibri" w:hAnsi="Calibri" w:cs="B Lotus" w:hint="cs"/>
            <w:sz w:val="24"/>
            <w:szCs w:val="24"/>
            <w:rtl/>
            <w:lang w:bidi="fa-IR"/>
          </w:rPr>
          <w:t>طریق</w:t>
        </w:r>
      </w:ins>
      <w:r w:rsidRPr="00E91C41">
        <w:rPr>
          <w:rFonts w:ascii="Calibri" w:eastAsia="Calibri" w:hAnsi="Calibri" w:cs="B Lotus" w:hint="cs"/>
          <w:sz w:val="24"/>
          <w:szCs w:val="24"/>
          <w:rtl/>
          <w:lang w:bidi="fa-IR"/>
        </w:rPr>
        <w:t xml:space="preserve"> مصاحبه استخراج </w:t>
      </w:r>
      <w:del w:id="9204" w:author="Mehrnazi Boojari" w:date="2019-01-09T00:06:00Z">
        <w:r w:rsidRPr="00E91C41" w:rsidDel="009009AE">
          <w:rPr>
            <w:rFonts w:ascii="Calibri" w:eastAsia="Calibri" w:hAnsi="Calibri" w:cs="B Lotus" w:hint="cs"/>
            <w:sz w:val="24"/>
            <w:szCs w:val="24"/>
            <w:rtl/>
            <w:lang w:bidi="fa-IR"/>
          </w:rPr>
          <w:delText xml:space="preserve">گردیده </w:delText>
        </w:r>
      </w:del>
      <w:ins w:id="9205" w:author="Mehrnazi Boojari" w:date="2019-01-09T00:06:00Z">
        <w:r w:rsidR="009009AE">
          <w:rPr>
            <w:rFonts w:ascii="Calibri" w:eastAsia="Calibri" w:hAnsi="Calibri" w:cs="B Lotus" w:hint="cs"/>
            <w:sz w:val="24"/>
            <w:szCs w:val="24"/>
            <w:rtl/>
            <w:lang w:bidi="fa-IR"/>
          </w:rPr>
          <w:t>ش</w:t>
        </w:r>
        <w:r w:rsidR="009009AE" w:rsidRPr="00E91C41">
          <w:rPr>
            <w:rFonts w:ascii="Calibri" w:eastAsia="Calibri" w:hAnsi="Calibri" w:cs="B Lotus" w:hint="cs"/>
            <w:sz w:val="24"/>
            <w:szCs w:val="24"/>
            <w:rtl/>
            <w:lang w:bidi="fa-IR"/>
          </w:rPr>
          <w:t xml:space="preserve">ده </w:t>
        </w:r>
      </w:ins>
      <w:r w:rsidRPr="00E91C41">
        <w:rPr>
          <w:rFonts w:ascii="Calibri" w:eastAsia="Calibri" w:hAnsi="Calibri" w:cs="B Lotus" w:hint="cs"/>
          <w:sz w:val="24"/>
          <w:szCs w:val="24"/>
          <w:rtl/>
          <w:lang w:bidi="fa-IR"/>
        </w:rPr>
        <w:t>است</w:t>
      </w:r>
      <w:del w:id="9206" w:author="Mehrnazi Boojari" w:date="2019-01-07T09:53:00Z">
        <w:r w:rsidRPr="00E91C41" w:rsidDel="006F7CCF">
          <w:rPr>
            <w:rFonts w:ascii="Calibri" w:eastAsia="Calibri" w:hAnsi="Calibri" w:cs="B Lotus" w:hint="cs"/>
            <w:sz w:val="24"/>
            <w:szCs w:val="24"/>
            <w:rtl/>
            <w:lang w:bidi="fa-IR"/>
          </w:rPr>
          <w:delText xml:space="preserve"> . </w:delText>
        </w:r>
      </w:del>
      <w:ins w:id="9207"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در این مرحله</w:t>
      </w:r>
      <w:ins w:id="9208" w:author="Mehrnazi Boojari" w:date="2019-01-12T07:08:00Z">
        <w:r w:rsidR="00F2469D">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تیم پژوهشی با ارتباط</w:t>
      </w:r>
      <w:del w:id="9209" w:author="Mehrnazi Boojari" w:date="2019-01-07T09:52:00Z">
        <w:r w:rsidRPr="00E91C41" w:rsidDel="006F7CCF">
          <w:rPr>
            <w:rFonts w:ascii="Calibri" w:eastAsia="Calibri" w:hAnsi="Calibri" w:cs="B Lotus" w:hint="cs"/>
            <w:sz w:val="24"/>
            <w:szCs w:val="24"/>
            <w:rtl/>
            <w:lang w:bidi="fa-IR"/>
          </w:rPr>
          <w:delText xml:space="preserve"> گیری </w:delText>
        </w:r>
      </w:del>
      <w:ins w:id="9210" w:author="Mehrnazi Boojari" w:date="2019-01-07T09:52:00Z">
        <w:r w:rsidR="006F7CCF">
          <w:rPr>
            <w:rFonts w:ascii="Calibri" w:eastAsia="Calibri" w:hAnsi="Calibri" w:cs="B Lotus" w:hint="cs"/>
            <w:sz w:val="24"/>
            <w:szCs w:val="24"/>
            <w:rtl/>
            <w:lang w:bidi="fa-IR"/>
          </w:rPr>
          <w:t xml:space="preserve">‌گیری </w:t>
        </w:r>
      </w:ins>
      <w:r w:rsidRPr="00E91C41">
        <w:rPr>
          <w:rFonts w:ascii="Calibri" w:eastAsia="Calibri" w:hAnsi="Calibri" w:cs="B Lotus" w:hint="cs"/>
          <w:sz w:val="24"/>
          <w:szCs w:val="24"/>
          <w:rtl/>
          <w:lang w:bidi="fa-IR"/>
        </w:rPr>
        <w:t xml:space="preserve">با متولیان مسکن </w:t>
      </w:r>
      <w:del w:id="9211" w:author="Mehrnazi Boojari" w:date="2019-01-07T10:03:00Z">
        <w:r w:rsidRPr="00E91C41" w:rsidDel="00A31D6F">
          <w:rPr>
            <w:rFonts w:ascii="Calibri" w:eastAsia="Calibri" w:hAnsi="Calibri" w:cs="B Lotus" w:hint="cs"/>
            <w:sz w:val="24"/>
            <w:szCs w:val="24"/>
            <w:rtl/>
            <w:lang w:bidi="fa-IR"/>
          </w:rPr>
          <w:delText>روستائی</w:delText>
        </w:r>
      </w:del>
      <w:ins w:id="9212"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w:t>
      </w:r>
      <w:del w:id="9213" w:author="Mehrnazi Boojari" w:date="2019-01-12T07:08:00Z">
        <w:r w:rsidRPr="00E91C41" w:rsidDel="00F2469D">
          <w:rPr>
            <w:rFonts w:ascii="Calibri" w:eastAsia="Calibri" w:hAnsi="Calibri" w:cs="B Lotus" w:hint="cs"/>
            <w:sz w:val="24"/>
            <w:szCs w:val="24"/>
            <w:rtl/>
            <w:lang w:bidi="fa-IR"/>
          </w:rPr>
          <w:delText xml:space="preserve">خصوصا </w:delText>
        </w:r>
      </w:del>
      <w:ins w:id="9214" w:author="Mehrnazi Boojari" w:date="2019-01-12T07:08:00Z">
        <w:r w:rsidR="00F2469D">
          <w:rPr>
            <w:rFonts w:ascii="Calibri" w:eastAsia="Calibri" w:hAnsi="Calibri" w:cs="B Lotus" w:hint="cs"/>
            <w:sz w:val="24"/>
            <w:szCs w:val="24"/>
            <w:rtl/>
            <w:lang w:bidi="fa-IR"/>
          </w:rPr>
          <w:t>به</w:t>
        </w:r>
        <w:r w:rsidR="00F2469D">
          <w:rPr>
            <w:rFonts w:ascii="Calibri" w:eastAsia="Calibri" w:hAnsi="Calibri" w:cs="B Nazanin" w:hint="cs"/>
            <w:sz w:val="24"/>
            <w:szCs w:val="24"/>
            <w:rtl/>
            <w:lang w:bidi="fa-IR"/>
          </w:rPr>
          <w:t>‌</w:t>
        </w:r>
        <w:r w:rsidR="00F2469D">
          <w:rPr>
            <w:rFonts w:ascii="Calibri" w:eastAsia="Calibri" w:hAnsi="Calibri" w:cs="B Lotus" w:hint="cs"/>
            <w:sz w:val="24"/>
            <w:szCs w:val="24"/>
            <w:rtl/>
            <w:lang w:bidi="fa-IR"/>
          </w:rPr>
          <w:t>ویژه</w:t>
        </w:r>
        <w:r w:rsidR="00F2469D"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معاونت بازسازی و مسکن بنیاد مسکن و </w:t>
      </w:r>
      <w:r w:rsidRPr="00E91C41">
        <w:rPr>
          <w:rFonts w:ascii="Calibri" w:eastAsia="Calibri" w:hAnsi="Calibri" w:cs="B Lotus"/>
          <w:sz w:val="24"/>
          <w:szCs w:val="24"/>
          <w:rtl/>
        </w:rPr>
        <w:t>دفتر مطالعات و تحقیقات</w:t>
      </w:r>
      <w:r w:rsidRPr="00E91C41">
        <w:rPr>
          <w:rFonts w:ascii="Calibri" w:eastAsia="Calibri" w:hAnsi="Calibri" w:cs="B Lotus" w:hint="cs"/>
          <w:sz w:val="24"/>
          <w:szCs w:val="24"/>
          <w:rtl/>
        </w:rPr>
        <w:t xml:space="preserve"> بنیاد مسکن به انجام مصاحبه پرداخت.</w:t>
      </w:r>
      <w:del w:id="9215" w:author="Mehrnazi Boojari" w:date="2019-01-07T09:59:00Z">
        <w:r w:rsidRPr="00E91C41" w:rsidDel="00A31D6F">
          <w:rPr>
            <w:rFonts w:ascii="Calibri" w:eastAsia="Calibri" w:hAnsi="Calibri" w:cs="B Lotus" w:hint="cs"/>
            <w:sz w:val="24"/>
            <w:szCs w:val="24"/>
            <w:rtl/>
          </w:rPr>
          <w:delText xml:space="preserve">  </w:delText>
        </w:r>
      </w:del>
      <w:ins w:id="9216" w:author="Mehrnazi Boojari" w:date="2019-01-07T09:59:00Z">
        <w:r w:rsidR="00A31D6F">
          <w:rPr>
            <w:rFonts w:ascii="Calibri" w:eastAsia="Calibri" w:hAnsi="Calibri" w:cs="B Lotus" w:hint="cs"/>
            <w:sz w:val="24"/>
            <w:szCs w:val="24"/>
            <w:rtl/>
          </w:rPr>
          <w:t xml:space="preserve"> </w:t>
        </w:r>
      </w:ins>
      <w:r w:rsidRPr="00E91C41">
        <w:rPr>
          <w:rFonts w:ascii="Calibri" w:eastAsia="Calibri" w:hAnsi="Calibri" w:cs="B Lotus" w:hint="cs"/>
          <w:sz w:val="24"/>
          <w:szCs w:val="24"/>
          <w:rtl/>
        </w:rPr>
        <w:t>مصاحبه</w:t>
      </w:r>
      <w:del w:id="9217" w:author="Mehrnazi Boojari" w:date="2019-01-07T09:46:00Z">
        <w:r w:rsidRPr="00E91C41" w:rsidDel="006F7CCF">
          <w:rPr>
            <w:rFonts w:ascii="Calibri" w:eastAsia="Calibri" w:hAnsi="Calibri" w:cs="B Lotus" w:hint="cs"/>
            <w:sz w:val="24"/>
            <w:szCs w:val="24"/>
            <w:rtl/>
          </w:rPr>
          <w:delText xml:space="preserve"> های </w:delText>
        </w:r>
      </w:del>
      <w:ins w:id="9218"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انجام</w:t>
      </w:r>
      <w:ins w:id="9219" w:author="Mehrnazi Boojari" w:date="2019-01-12T07:09:00Z">
        <w:r w:rsidR="00F2469D">
          <w:rPr>
            <w:rFonts w:ascii="Calibri" w:eastAsia="Calibri" w:hAnsi="Calibri" w:cs="B Nazanin" w:hint="cs"/>
            <w:sz w:val="24"/>
            <w:szCs w:val="24"/>
            <w:rtl/>
          </w:rPr>
          <w:t>‌</w:t>
        </w:r>
      </w:ins>
      <w:del w:id="9220" w:author="Mehrnazi Boojari" w:date="2019-01-12T07:09:00Z">
        <w:r w:rsidRPr="00E91C41" w:rsidDel="00F2469D">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 xml:space="preserve">شده </w:t>
      </w:r>
      <w:del w:id="9221" w:author="Mehrnazi Boojari" w:date="2019-01-12T07:09:00Z">
        <w:r w:rsidRPr="00E91C41" w:rsidDel="00F2469D">
          <w:rPr>
            <w:rFonts w:ascii="Calibri" w:eastAsia="Calibri" w:hAnsi="Calibri" w:cs="B Lotus" w:hint="cs"/>
            <w:sz w:val="24"/>
            <w:szCs w:val="24"/>
            <w:rtl/>
          </w:rPr>
          <w:delText xml:space="preserve">نزدیک </w:delText>
        </w:r>
      </w:del>
      <w:ins w:id="9222" w:author="Mehrnazi Boojari" w:date="2019-01-12T07:09:00Z">
        <w:r w:rsidR="00F2469D">
          <w:rPr>
            <w:rFonts w:ascii="Calibri" w:eastAsia="Calibri" w:hAnsi="Calibri" w:cs="B Lotus" w:hint="cs"/>
            <w:sz w:val="24"/>
            <w:szCs w:val="24"/>
            <w:rtl/>
          </w:rPr>
          <w:t>حدود</w:t>
        </w:r>
        <w:r w:rsidR="00F2469D" w:rsidRPr="00E91C41">
          <w:rPr>
            <w:rFonts w:ascii="Calibri" w:eastAsia="Calibri" w:hAnsi="Calibri" w:cs="B Lotus" w:hint="cs"/>
            <w:sz w:val="24"/>
            <w:szCs w:val="24"/>
            <w:rtl/>
          </w:rPr>
          <w:t xml:space="preserve"> </w:t>
        </w:r>
      </w:ins>
      <w:r w:rsidRPr="00C503F2">
        <w:rPr>
          <w:rFonts w:ascii="B Lotus" w:eastAsia="Calibri" w:hAnsi="B Lotus" w:cs="B Lotus" w:hint="cs"/>
          <w:sz w:val="24"/>
          <w:szCs w:val="24"/>
          <w:rtl/>
        </w:rPr>
        <w:t>60</w:t>
      </w:r>
      <w:del w:id="9223" w:author="Mehrnazi Boojari" w:date="2019-01-07T09:59:00Z">
        <w:r w:rsidRPr="00C503F2" w:rsidDel="00A31D6F">
          <w:rPr>
            <w:rFonts w:ascii="B Lotus" w:eastAsia="Calibri" w:hAnsi="B Lotus" w:cs="B Lotus" w:hint="cs"/>
            <w:sz w:val="24"/>
            <w:szCs w:val="24"/>
            <w:rtl/>
          </w:rPr>
          <w:delText xml:space="preserve">  </w:delText>
        </w:r>
      </w:del>
      <w:ins w:id="9224" w:author="Mehrnazi Boojari" w:date="2019-01-12T07:09:00Z">
        <w:r w:rsidR="00F2469D">
          <w:rPr>
            <w:rFonts w:ascii="B Lotus" w:eastAsia="Calibri" w:hAnsi="B Lotus" w:cs="Times New Roman" w:hint="eastAsia"/>
            <w:sz w:val="24"/>
            <w:szCs w:val="24"/>
            <w:rtl/>
          </w:rPr>
          <w:t> </w:t>
        </w:r>
      </w:ins>
      <w:del w:id="9225" w:author="Mehrnazi Boojari" w:date="2019-01-12T07:09:00Z">
        <w:r w:rsidRPr="00C503F2" w:rsidDel="00F2469D">
          <w:rPr>
            <w:rFonts w:ascii="B Lotus" w:eastAsia="Calibri" w:hAnsi="B Lotus" w:cs="B Lotus" w:hint="cs"/>
            <w:sz w:val="24"/>
            <w:szCs w:val="24"/>
            <w:rtl/>
          </w:rPr>
          <w:delText xml:space="preserve">نفر </w:delText>
        </w:r>
      </w:del>
      <w:r w:rsidRPr="00C503F2">
        <w:rPr>
          <w:rFonts w:ascii="B Lotus" w:eastAsia="Calibri" w:hAnsi="B Lotus" w:cs="B Lotus" w:hint="cs"/>
          <w:sz w:val="24"/>
          <w:szCs w:val="24"/>
          <w:rtl/>
        </w:rPr>
        <w:t>ساعت شد</w:t>
      </w:r>
      <w:r w:rsidRPr="00C503F2">
        <w:rPr>
          <w:rFonts w:ascii="B Lotus" w:eastAsia="Calibri" w:hAnsi="B Lotus" w:cs="B Lotus"/>
          <w:sz w:val="24"/>
          <w:szCs w:val="24"/>
          <w:vertAlign w:val="superscript"/>
          <w:rtl/>
        </w:rPr>
        <w:footnoteReference w:id="66"/>
      </w:r>
      <w:r w:rsidRPr="00C503F2">
        <w:rPr>
          <w:rFonts w:ascii="B Lotus" w:eastAsia="Calibri" w:hAnsi="B Lotus" w:cs="B Lotus" w:hint="cs"/>
          <w:sz w:val="24"/>
          <w:szCs w:val="24"/>
          <w:rtl/>
        </w:rPr>
        <w:t>، که گزاره</w:t>
      </w:r>
      <w:del w:id="9247" w:author="Mehrnazi Boojari" w:date="2019-01-07T09:46:00Z">
        <w:r w:rsidRPr="00C503F2" w:rsidDel="006F7CCF">
          <w:rPr>
            <w:rFonts w:ascii="B Lotus" w:eastAsia="Calibri" w:hAnsi="B Lotus" w:cs="B Lotus" w:hint="cs"/>
            <w:sz w:val="24"/>
            <w:szCs w:val="24"/>
            <w:rtl/>
          </w:rPr>
          <w:delText xml:space="preserve"> های </w:delText>
        </w:r>
      </w:del>
      <w:ins w:id="9248" w:author="Mehrnazi Boojari" w:date="2019-01-07T09:46:00Z">
        <w:r w:rsidR="006F7CCF">
          <w:rPr>
            <w:rFonts w:ascii="B Lotus" w:eastAsia="Calibri" w:hAnsi="B Lotus" w:cs="B Lotus" w:hint="cs"/>
            <w:sz w:val="24"/>
            <w:szCs w:val="24"/>
            <w:rtl/>
          </w:rPr>
          <w:t xml:space="preserve">‌های </w:t>
        </w:r>
      </w:ins>
      <w:del w:id="9249" w:author="Mehrnazi Boojari" w:date="2019-01-12T07:09:00Z">
        <w:r w:rsidRPr="00C503F2" w:rsidDel="00F2469D">
          <w:rPr>
            <w:rFonts w:ascii="B Lotus" w:eastAsia="Calibri" w:hAnsi="B Lotus" w:cs="B Lotus" w:hint="cs"/>
            <w:sz w:val="24"/>
            <w:szCs w:val="24"/>
            <w:rtl/>
          </w:rPr>
          <w:delText xml:space="preserve">زیر </w:delText>
        </w:r>
      </w:del>
      <w:ins w:id="9250" w:author="Mehrnazi Boojari" w:date="2019-01-12T07:09:00Z">
        <w:r w:rsidR="00F2469D">
          <w:rPr>
            <w:rFonts w:ascii="B Lotus" w:eastAsia="Calibri" w:hAnsi="B Lotus" w:cs="B Lotus" w:hint="cs"/>
            <w:sz w:val="24"/>
            <w:szCs w:val="24"/>
            <w:rtl/>
          </w:rPr>
          <w:t>ذیل</w:t>
        </w:r>
        <w:r w:rsidR="00F2469D" w:rsidRPr="00C503F2">
          <w:rPr>
            <w:rFonts w:ascii="B Lotus" w:eastAsia="Calibri" w:hAnsi="B Lotus" w:cs="B Lotus" w:hint="cs"/>
            <w:sz w:val="24"/>
            <w:szCs w:val="24"/>
            <w:rtl/>
          </w:rPr>
          <w:t xml:space="preserve"> </w:t>
        </w:r>
      </w:ins>
      <w:r w:rsidRPr="00C503F2">
        <w:rPr>
          <w:rFonts w:ascii="B Lotus" w:eastAsia="Calibri" w:hAnsi="B Lotus" w:cs="B Lotus" w:hint="cs"/>
          <w:sz w:val="24"/>
          <w:szCs w:val="24"/>
          <w:rtl/>
        </w:rPr>
        <w:t>از این مصاحبه</w:t>
      </w:r>
      <w:del w:id="9251" w:author="Mehrnazi Boojari" w:date="2019-01-07T09:45:00Z">
        <w:r w:rsidRPr="00C503F2" w:rsidDel="006F7CCF">
          <w:rPr>
            <w:rFonts w:ascii="B Lotus" w:eastAsia="Calibri" w:hAnsi="B Lotus" w:cs="B Lotus" w:hint="cs"/>
            <w:sz w:val="24"/>
            <w:szCs w:val="24"/>
            <w:rtl/>
          </w:rPr>
          <w:delText xml:space="preserve"> ها </w:delText>
        </w:r>
      </w:del>
      <w:ins w:id="9252" w:author="Mehrnazi Boojari" w:date="2019-01-07T09:45:00Z">
        <w:r w:rsidR="006F7CCF">
          <w:rPr>
            <w:rFonts w:ascii="B Lotus" w:eastAsia="Calibri" w:hAnsi="B Lotus" w:cs="B Lotus" w:hint="cs"/>
            <w:sz w:val="24"/>
            <w:szCs w:val="24"/>
            <w:rtl/>
          </w:rPr>
          <w:t xml:space="preserve">‌ها </w:t>
        </w:r>
      </w:ins>
      <w:r w:rsidRPr="00C503F2">
        <w:rPr>
          <w:rFonts w:ascii="B Lotus" w:eastAsia="Calibri" w:hAnsi="B Lotus" w:cs="B Lotus" w:hint="cs"/>
          <w:sz w:val="24"/>
          <w:szCs w:val="24"/>
          <w:rtl/>
        </w:rPr>
        <w:t xml:space="preserve">استخراج </w:t>
      </w:r>
      <w:del w:id="9253" w:author="Mehrnazi Boojari" w:date="2019-01-09T00:06:00Z">
        <w:r w:rsidRPr="00C503F2" w:rsidDel="009009AE">
          <w:rPr>
            <w:rFonts w:ascii="B Lotus" w:eastAsia="Calibri" w:hAnsi="B Lotus" w:cs="B Lotus" w:hint="cs"/>
            <w:sz w:val="24"/>
            <w:szCs w:val="24"/>
            <w:rtl/>
          </w:rPr>
          <w:delText xml:space="preserve">گردیده </w:delText>
        </w:r>
      </w:del>
      <w:ins w:id="9254" w:author="Mehrnazi Boojari" w:date="2019-01-09T00:06:00Z">
        <w:r w:rsidR="009009AE">
          <w:rPr>
            <w:rFonts w:ascii="B Lotus" w:eastAsia="Calibri" w:hAnsi="B Lotus" w:cs="B Lotus" w:hint="cs"/>
            <w:sz w:val="24"/>
            <w:szCs w:val="24"/>
            <w:rtl/>
          </w:rPr>
          <w:t>ش</w:t>
        </w:r>
        <w:r w:rsidR="009009AE" w:rsidRPr="00C503F2">
          <w:rPr>
            <w:rFonts w:ascii="B Lotus" w:eastAsia="Calibri" w:hAnsi="B Lotus" w:cs="B Lotus" w:hint="cs"/>
            <w:sz w:val="24"/>
            <w:szCs w:val="24"/>
            <w:rtl/>
          </w:rPr>
          <w:t xml:space="preserve">ده </w:t>
        </w:r>
      </w:ins>
      <w:r w:rsidRPr="00C503F2">
        <w:rPr>
          <w:rFonts w:ascii="B Lotus" w:eastAsia="Calibri" w:hAnsi="B Lotus" w:cs="B Lotus" w:hint="cs"/>
          <w:sz w:val="24"/>
          <w:szCs w:val="24"/>
          <w:rtl/>
        </w:rPr>
        <w:t>است</w:t>
      </w:r>
      <w:del w:id="9255" w:author="Mehrnazi Boojari" w:date="2019-01-07T09:53:00Z">
        <w:r w:rsidRPr="00C503F2" w:rsidDel="006F7CCF">
          <w:rPr>
            <w:rFonts w:ascii="B Lotus" w:eastAsia="Calibri" w:hAnsi="B Lotus" w:cs="B Lotus" w:hint="cs"/>
            <w:sz w:val="24"/>
            <w:szCs w:val="24"/>
            <w:rtl/>
          </w:rPr>
          <w:delText xml:space="preserve"> . </w:delText>
        </w:r>
      </w:del>
      <w:ins w:id="9256" w:author="Mehrnazi Boojari" w:date="2019-01-07T09:53:00Z">
        <w:r w:rsidR="006F7CCF">
          <w:rPr>
            <w:rFonts w:ascii="B Lotus" w:eastAsia="Calibri" w:hAnsi="B Lotus" w:cs="B Lotus" w:hint="cs"/>
            <w:sz w:val="24"/>
            <w:szCs w:val="24"/>
            <w:rtl/>
          </w:rPr>
          <w:t xml:space="preserve">. </w:t>
        </w:r>
      </w:ins>
      <w:r w:rsidRPr="00C503F2">
        <w:rPr>
          <w:rFonts w:ascii="B Lotus" w:eastAsia="Calibri" w:hAnsi="B Lotus" w:cs="B Lotus" w:hint="cs"/>
          <w:sz w:val="24"/>
          <w:szCs w:val="24"/>
          <w:rtl/>
        </w:rPr>
        <w:t>بدیهی است که در این مرحله از روش تحلیل کیفی و تحلیل تم در مصاحبه استفاده شده و خروجی این تحلیل در جدول 3</w:t>
      </w:r>
      <w:del w:id="9257" w:author="Mehrnazi Boojari" w:date="2019-01-12T07:09:00Z">
        <w:r w:rsidRPr="00C503F2" w:rsidDel="00F2469D">
          <w:rPr>
            <w:rFonts w:ascii="B Lotus" w:eastAsia="Calibri" w:hAnsi="B Lotus" w:cs="B Lotus" w:hint="cs"/>
            <w:sz w:val="24"/>
            <w:szCs w:val="24"/>
            <w:rtl/>
          </w:rPr>
          <w:delText>.</w:delText>
        </w:r>
      </w:del>
      <w:ins w:id="9258" w:author="Mehrnazi Boojari" w:date="2019-01-12T07:09:00Z">
        <w:r w:rsidR="00F2469D">
          <w:rPr>
            <w:rFonts w:ascii="B Lotus" w:eastAsia="Calibri" w:hAnsi="B Lotus" w:cs="B Lotus" w:hint="cs"/>
            <w:sz w:val="24"/>
            <w:szCs w:val="24"/>
            <w:rtl/>
          </w:rPr>
          <w:t>-</w:t>
        </w:r>
      </w:ins>
      <w:r w:rsidRPr="00C503F2">
        <w:rPr>
          <w:rFonts w:ascii="B Lotus" w:eastAsia="Calibri" w:hAnsi="B Lotus" w:cs="B Lotus" w:hint="cs"/>
          <w:sz w:val="24"/>
          <w:szCs w:val="24"/>
          <w:rtl/>
        </w:rPr>
        <w:t>1 ارائه شده است</w:t>
      </w:r>
      <w:ins w:id="9259" w:author="Mehrnazi Boojari" w:date="2019-01-12T07:09:00Z">
        <w:r w:rsidR="00F2469D">
          <w:rPr>
            <w:rFonts w:ascii="B Lotus" w:eastAsia="Calibri" w:hAnsi="B Lotus" w:cs="B Lotus" w:hint="cs"/>
            <w:sz w:val="24"/>
            <w:szCs w:val="24"/>
            <w:rtl/>
          </w:rPr>
          <w:t>،</w:t>
        </w:r>
      </w:ins>
      <w:r w:rsidRPr="00C503F2">
        <w:rPr>
          <w:rFonts w:ascii="B Lotus" w:eastAsia="Calibri" w:hAnsi="B Lotus" w:cs="B Lotus" w:hint="cs"/>
          <w:sz w:val="24"/>
          <w:szCs w:val="24"/>
          <w:rtl/>
        </w:rPr>
        <w:t xml:space="preserve"> و از آوردن عین جملات و تکرار</w:t>
      </w:r>
      <w:del w:id="9260" w:author="Mehrnazi Boojari" w:date="2019-01-07T09:51:00Z">
        <w:r w:rsidRPr="00C503F2" w:rsidDel="006F7CCF">
          <w:rPr>
            <w:rFonts w:ascii="B Lotus" w:eastAsia="Calibri" w:hAnsi="B Lotus" w:cs="B Lotus" w:hint="cs"/>
            <w:sz w:val="24"/>
            <w:szCs w:val="24"/>
            <w:rtl/>
          </w:rPr>
          <w:delText xml:space="preserve"> آنها </w:delText>
        </w:r>
      </w:del>
      <w:ins w:id="9261" w:author="Mehrnazi Boojari" w:date="2019-01-07T09:51:00Z">
        <w:r w:rsidR="006F7CCF">
          <w:rPr>
            <w:rFonts w:ascii="B Lotus" w:eastAsia="Calibri" w:hAnsi="B Lotus" w:cs="B Lotus" w:hint="cs"/>
            <w:sz w:val="24"/>
            <w:szCs w:val="24"/>
            <w:rtl/>
          </w:rPr>
          <w:t xml:space="preserve"> آن‌ها</w:t>
        </w:r>
      </w:ins>
      <w:del w:id="9262" w:author="Mehrnazi Boojari" w:date="2019-01-07T22:43:00Z">
        <w:r w:rsidRPr="00C503F2" w:rsidDel="00BF4CE5">
          <w:rPr>
            <w:rFonts w:ascii="B Lotus" w:eastAsia="Calibri" w:hAnsi="B Lotus" w:cs="B Lotus" w:hint="cs"/>
            <w:sz w:val="24"/>
            <w:szCs w:val="24"/>
            <w:rtl/>
          </w:rPr>
          <w:delText xml:space="preserve">به دلیل </w:delText>
        </w:r>
      </w:del>
      <w:ins w:id="9263" w:author="Mehrnazi Boojari" w:date="2019-01-07T22:43:00Z">
        <w:r w:rsidR="00BF4CE5">
          <w:rPr>
            <w:rFonts w:ascii="B Lotus" w:eastAsia="Calibri" w:hAnsi="B Lotus" w:cs="B Lotus" w:hint="cs"/>
            <w:sz w:val="24"/>
            <w:szCs w:val="24"/>
            <w:rtl/>
          </w:rPr>
          <w:t xml:space="preserve"> به‌دلیل </w:t>
        </w:r>
      </w:ins>
      <w:r w:rsidRPr="00C503F2">
        <w:rPr>
          <w:rFonts w:ascii="B Lotus" w:eastAsia="Calibri" w:hAnsi="B Lotus" w:cs="B Lotus" w:hint="cs"/>
          <w:sz w:val="24"/>
          <w:szCs w:val="24"/>
          <w:rtl/>
        </w:rPr>
        <w:t>موجز</w:t>
      </w:r>
      <w:ins w:id="9264" w:author="Mehrnazi Boojari" w:date="2019-01-12T07:09:00Z">
        <w:r w:rsidR="00F2469D">
          <w:rPr>
            <w:rFonts w:ascii="B Lotus" w:eastAsia="Calibri" w:hAnsi="B Lotus" w:cs="B Nazanin" w:hint="cs"/>
            <w:sz w:val="24"/>
            <w:szCs w:val="24"/>
            <w:rtl/>
          </w:rPr>
          <w:t>‌</w:t>
        </w:r>
      </w:ins>
      <w:del w:id="9265" w:author="Mehrnazi Boojari" w:date="2019-01-12T07:09:00Z">
        <w:r w:rsidRPr="00C503F2" w:rsidDel="00F2469D">
          <w:rPr>
            <w:rFonts w:ascii="B Lotus" w:eastAsia="Calibri" w:hAnsi="B Lotus" w:cs="B Lotus" w:hint="cs"/>
            <w:sz w:val="24"/>
            <w:szCs w:val="24"/>
            <w:rtl/>
          </w:rPr>
          <w:delText xml:space="preserve"> </w:delText>
        </w:r>
      </w:del>
      <w:r w:rsidRPr="00C503F2">
        <w:rPr>
          <w:rFonts w:ascii="B Lotus" w:eastAsia="Calibri" w:hAnsi="B Lotus" w:cs="B Lotus" w:hint="cs"/>
          <w:sz w:val="24"/>
          <w:szCs w:val="24"/>
          <w:rtl/>
        </w:rPr>
        <w:t xml:space="preserve">گویی اجتناب شده </w:t>
      </w:r>
      <w:r w:rsidRPr="00B56AF1">
        <w:rPr>
          <w:rFonts w:ascii="B Lotus" w:eastAsia="Calibri" w:hAnsi="B Lotus" w:cs="B Lotus" w:hint="cs"/>
          <w:sz w:val="24"/>
          <w:szCs w:val="24"/>
          <w:rtl/>
          <w:rPrChange w:id="9266" w:author="Mehrnazi Boojari" w:date="2019-01-12T23:05:00Z">
            <w:rPr>
              <w:rFonts w:ascii="B Lotus" w:eastAsia="Calibri" w:hAnsi="B Lotus" w:cs="B Lotus" w:hint="cs"/>
              <w:b/>
              <w:bCs/>
              <w:color w:val="000000" w:themeColor="text1"/>
              <w:sz w:val="24"/>
              <w:szCs w:val="24"/>
              <w:rtl/>
              <w:lang w:bidi="fa-IR"/>
            </w:rPr>
          </w:rPrChange>
        </w:rPr>
        <w:t>است</w:t>
      </w:r>
      <w:del w:id="9267" w:author="Mehrnazi Boojari" w:date="2019-01-07T09:53:00Z">
        <w:r w:rsidRPr="00C503F2" w:rsidDel="006F7CCF">
          <w:rPr>
            <w:rFonts w:ascii="B Lotus" w:eastAsia="Calibri" w:hAnsi="B Lotus" w:cs="B Lotus" w:hint="cs"/>
            <w:sz w:val="24"/>
            <w:szCs w:val="24"/>
            <w:rtl/>
          </w:rPr>
          <w:delText xml:space="preserve"> . </w:delText>
        </w:r>
      </w:del>
      <w:ins w:id="9268" w:author="Mehrnazi Boojari" w:date="2019-01-07T09:53:00Z">
        <w:r w:rsidR="006F7CCF">
          <w:rPr>
            <w:rFonts w:ascii="B Lotus" w:eastAsia="Calibri" w:hAnsi="B Lotus" w:cs="B Lotus" w:hint="cs"/>
            <w:sz w:val="24"/>
            <w:szCs w:val="24"/>
            <w:rtl/>
          </w:rPr>
          <w:t xml:space="preserve">. </w:t>
        </w:r>
      </w:ins>
    </w:p>
    <w:p w14:paraId="0287F7AF" w14:textId="77777777" w:rsidR="004B665D" w:rsidRDefault="004B665D" w:rsidP="00F2469D">
      <w:pPr>
        <w:pStyle w:val="Caption"/>
        <w:keepNext/>
        <w:bidi/>
      </w:pPr>
      <w:r>
        <w:rPr>
          <w:rtl/>
        </w:rPr>
        <w:t xml:space="preserve">جدول </w:t>
      </w:r>
      <w:fldSimple w:instr=" STYLEREF 1 \s ">
        <w:r w:rsidR="002749F0">
          <w:rPr>
            <w:noProof/>
            <w:rtl/>
          </w:rPr>
          <w:t>‏3</w:t>
        </w:r>
      </w:fldSimple>
      <w:del w:id="9269" w:author="Mehrnazi Boojari" w:date="2019-01-12T07:10:00Z">
        <w:r w:rsidR="002749F0" w:rsidDel="00F2469D">
          <w:rPr>
            <w:rtl/>
          </w:rPr>
          <w:delText>.</w:delText>
        </w:r>
      </w:del>
      <w:ins w:id="9270" w:author="Mehrnazi Boojari" w:date="2019-01-12T07:10:00Z">
        <w:r w:rsidR="00F2469D">
          <w:rPr>
            <w:rFonts w:hint="cs"/>
            <w:rtl/>
          </w:rPr>
          <w:t>-</w:t>
        </w:r>
      </w:ins>
      <w:fldSimple w:instr=" SEQ جدول \* ARABIC \s 1 ">
        <w:r w:rsidR="002749F0">
          <w:rPr>
            <w:noProof/>
            <w:rtl/>
          </w:rPr>
          <w:t>1</w:t>
        </w:r>
      </w:fldSimple>
      <w:r>
        <w:rPr>
          <w:rFonts w:hint="cs"/>
          <w:rtl/>
          <w:lang w:bidi="fa-IR"/>
        </w:rPr>
        <w:t xml:space="preserve">: </w:t>
      </w:r>
      <w:r w:rsidRPr="00812A44">
        <w:rPr>
          <w:rtl/>
          <w:lang w:bidi="fa-IR"/>
        </w:rPr>
        <w:t>اهم موارد اصل</w:t>
      </w:r>
      <w:r w:rsidRPr="00812A44">
        <w:rPr>
          <w:rFonts w:hint="cs"/>
          <w:rtl/>
          <w:lang w:bidi="fa-IR"/>
        </w:rPr>
        <w:t>ی</w:t>
      </w:r>
      <w:r w:rsidRPr="00812A44">
        <w:rPr>
          <w:rtl/>
          <w:lang w:bidi="fa-IR"/>
        </w:rPr>
        <w:t xml:space="preserve"> استخراج</w:t>
      </w:r>
      <w:ins w:id="9271" w:author="Mehrnazi Boojari" w:date="2019-01-12T07:10:00Z">
        <w:r w:rsidR="00F2469D">
          <w:rPr>
            <w:rFonts w:cs="B Nazanin" w:hint="cs"/>
            <w:rtl/>
            <w:lang w:bidi="fa-IR"/>
          </w:rPr>
          <w:t>‌</w:t>
        </w:r>
      </w:ins>
      <w:del w:id="9272" w:author="Mehrnazi Boojari" w:date="2019-01-12T07:10:00Z">
        <w:r w:rsidRPr="00812A44" w:rsidDel="00F2469D">
          <w:rPr>
            <w:rtl/>
            <w:lang w:bidi="fa-IR"/>
          </w:rPr>
          <w:delText xml:space="preserve"> </w:delText>
        </w:r>
      </w:del>
      <w:r w:rsidRPr="00812A44">
        <w:rPr>
          <w:rtl/>
          <w:lang w:bidi="fa-IR"/>
        </w:rPr>
        <w:t xml:space="preserve">شده از مصاحبه با </w:t>
      </w:r>
      <w:del w:id="9273" w:author="Mehrnazi Boojari" w:date="2019-01-07T10:39:00Z">
        <w:r w:rsidRPr="00812A44" w:rsidDel="006A1F1D">
          <w:rPr>
            <w:rtl/>
            <w:lang w:bidi="fa-IR"/>
          </w:rPr>
          <w:delText>مسئول</w:delText>
        </w:r>
        <w:r w:rsidRPr="00812A44" w:rsidDel="006A1F1D">
          <w:rPr>
            <w:rFonts w:hint="cs"/>
            <w:rtl/>
            <w:lang w:bidi="fa-IR"/>
          </w:rPr>
          <w:delText>ی</w:delText>
        </w:r>
        <w:r w:rsidRPr="00812A44" w:rsidDel="006A1F1D">
          <w:rPr>
            <w:rFonts w:hint="eastAsia"/>
            <w:rtl/>
            <w:lang w:bidi="fa-IR"/>
          </w:rPr>
          <w:delText>ن</w:delText>
        </w:r>
      </w:del>
      <w:ins w:id="9274" w:author="Mehrnazi Boojari" w:date="2019-01-07T10:39:00Z">
        <w:r w:rsidR="006A1F1D">
          <w:rPr>
            <w:rtl/>
            <w:lang w:bidi="fa-IR"/>
          </w:rPr>
          <w:t>مسئولان</w:t>
        </w:r>
      </w:ins>
      <w:r w:rsidRPr="00812A44">
        <w:rPr>
          <w:rtl/>
          <w:lang w:bidi="fa-IR"/>
        </w:rPr>
        <w:t xml:space="preserve"> متول</w:t>
      </w:r>
      <w:r w:rsidRPr="00812A44">
        <w:rPr>
          <w:rFonts w:hint="cs"/>
          <w:rtl/>
          <w:lang w:bidi="fa-IR"/>
        </w:rPr>
        <w:t>ی</w:t>
      </w:r>
      <w:r w:rsidRPr="00812A44">
        <w:rPr>
          <w:rtl/>
          <w:lang w:bidi="fa-IR"/>
        </w:rPr>
        <w:t xml:space="preserve"> مسکن روستا</w:t>
      </w:r>
      <w:r w:rsidRPr="00812A44">
        <w:rPr>
          <w:rFonts w:hint="cs"/>
          <w:rtl/>
          <w:lang w:bidi="fa-IR"/>
        </w:rPr>
        <w:t>یی</w:t>
      </w:r>
    </w:p>
    <w:tbl>
      <w:tblPr>
        <w:tblStyle w:val="TableGrid"/>
        <w:bidiVisual/>
        <w:tblW w:w="0" w:type="auto"/>
        <w:tblInd w:w="-15" w:type="dxa"/>
        <w:tblLook w:val="04A0" w:firstRow="1" w:lastRow="0" w:firstColumn="1" w:lastColumn="0" w:noHBand="0" w:noVBand="1"/>
      </w:tblPr>
      <w:tblGrid>
        <w:gridCol w:w="1947"/>
        <w:gridCol w:w="7418"/>
      </w:tblGrid>
      <w:tr w:rsidR="00E91C41" w:rsidRPr="00C503F2" w14:paraId="47710B0F" w14:textId="77777777" w:rsidTr="004B665D">
        <w:tc>
          <w:tcPr>
            <w:tcW w:w="1947" w:type="dxa"/>
            <w:vAlign w:val="center"/>
          </w:tcPr>
          <w:p w14:paraId="353598FE" w14:textId="77777777" w:rsidR="00E91C41" w:rsidRPr="00C503F2" w:rsidRDefault="00E91C41" w:rsidP="00E91C41">
            <w:pPr>
              <w:bidi/>
              <w:jc w:val="center"/>
              <w:rPr>
                <w:rFonts w:ascii="Calibri" w:eastAsia="Calibri" w:hAnsi="Calibri" w:cs="B Lotus"/>
                <w:sz w:val="20"/>
                <w:szCs w:val="20"/>
                <w:rtl/>
                <w:lang w:bidi="fa-IR"/>
              </w:rPr>
            </w:pPr>
            <w:r w:rsidRPr="00C503F2">
              <w:rPr>
                <w:rFonts w:ascii="Calibri" w:eastAsia="Calibri" w:hAnsi="Calibri" w:cs="B Lotus" w:hint="cs"/>
                <w:sz w:val="20"/>
                <w:szCs w:val="20"/>
                <w:rtl/>
                <w:lang w:bidi="fa-IR"/>
              </w:rPr>
              <w:t>موضوعات محوری</w:t>
            </w:r>
          </w:p>
        </w:tc>
        <w:tc>
          <w:tcPr>
            <w:tcW w:w="7418" w:type="dxa"/>
          </w:tcPr>
          <w:p w14:paraId="643B0664" w14:textId="77777777" w:rsidR="00E91C41" w:rsidRPr="00C503F2" w:rsidRDefault="00E91C41" w:rsidP="00F2469D">
            <w:pPr>
              <w:bidi/>
              <w:jc w:val="center"/>
              <w:rPr>
                <w:rFonts w:ascii="Calibri" w:eastAsia="Calibri" w:hAnsi="Calibri" w:cs="B Lotus"/>
                <w:sz w:val="20"/>
                <w:szCs w:val="20"/>
                <w:rtl/>
                <w:lang w:bidi="fa-IR"/>
              </w:rPr>
            </w:pPr>
            <w:r w:rsidRPr="00C503F2">
              <w:rPr>
                <w:rFonts w:ascii="Calibri" w:eastAsia="Calibri" w:hAnsi="Calibri" w:cs="B Lotus" w:hint="cs"/>
                <w:sz w:val="20"/>
                <w:szCs w:val="20"/>
                <w:rtl/>
                <w:lang w:bidi="fa-IR"/>
              </w:rPr>
              <w:t>گزاره</w:t>
            </w:r>
            <w:del w:id="9275" w:author="Mehrnazi Boojari" w:date="2019-01-07T09:46:00Z">
              <w:r w:rsidRPr="00C503F2" w:rsidDel="006F7CCF">
                <w:rPr>
                  <w:rFonts w:ascii="Calibri" w:eastAsia="Calibri" w:hAnsi="Calibri" w:cs="B Lotus" w:hint="cs"/>
                  <w:sz w:val="20"/>
                  <w:szCs w:val="20"/>
                  <w:rtl/>
                  <w:lang w:bidi="fa-IR"/>
                </w:rPr>
                <w:delText xml:space="preserve"> های </w:delText>
              </w:r>
            </w:del>
            <w:ins w:id="9276" w:author="Mehrnazi Boojari" w:date="2019-01-07T09:46:00Z">
              <w:r w:rsidR="006F7CCF">
                <w:rPr>
                  <w:rFonts w:ascii="Calibri" w:eastAsia="Calibri" w:hAnsi="Calibri" w:cs="B Lotus" w:hint="cs"/>
                  <w:sz w:val="20"/>
                  <w:szCs w:val="20"/>
                  <w:rtl/>
                  <w:lang w:bidi="fa-IR"/>
                </w:rPr>
                <w:t>‌</w:t>
              </w:r>
            </w:ins>
            <w:ins w:id="9277" w:author="Mehrnazi Boojari" w:date="2019-01-12T07:10:00Z">
              <w:r w:rsidR="00F2469D">
                <w:rPr>
                  <w:rFonts w:ascii="Calibri" w:eastAsia="Calibri" w:hAnsi="Calibri" w:cs="B Nazanin" w:hint="cs"/>
                  <w:sz w:val="20"/>
                  <w:szCs w:val="20"/>
                  <w:rtl/>
                  <w:lang w:bidi="fa-IR"/>
                </w:rPr>
                <w:t>‌</w:t>
              </w:r>
            </w:ins>
            <w:ins w:id="9278" w:author="Mehrnazi Boojari" w:date="2019-01-07T09:46:00Z">
              <w:r w:rsidR="006F7CCF">
                <w:rPr>
                  <w:rFonts w:ascii="Calibri" w:eastAsia="Calibri" w:hAnsi="Calibri" w:cs="B Lotus" w:hint="cs"/>
                  <w:sz w:val="20"/>
                  <w:szCs w:val="20"/>
                  <w:rtl/>
                  <w:lang w:bidi="fa-IR"/>
                </w:rPr>
                <w:t xml:space="preserve">های </w:t>
              </w:r>
            </w:ins>
            <w:r w:rsidRPr="00C503F2">
              <w:rPr>
                <w:rFonts w:ascii="Calibri" w:eastAsia="Calibri" w:hAnsi="Calibri" w:cs="B Lotus" w:hint="cs"/>
                <w:sz w:val="20"/>
                <w:szCs w:val="20"/>
                <w:rtl/>
                <w:lang w:bidi="fa-IR"/>
              </w:rPr>
              <w:t>استنتاجی از مصاحبه</w:t>
            </w:r>
            <w:ins w:id="9279" w:author="Mehrnazi Boojari" w:date="2019-01-12T07:10:00Z">
              <w:r w:rsidR="00F2469D">
                <w:rPr>
                  <w:rFonts w:ascii="Calibri" w:eastAsia="Calibri" w:hAnsi="Calibri" w:cs="B Nazanin" w:hint="cs"/>
                  <w:sz w:val="20"/>
                  <w:szCs w:val="20"/>
                  <w:rtl/>
                  <w:lang w:bidi="fa-IR"/>
                </w:rPr>
                <w:t>‌</w:t>
              </w:r>
            </w:ins>
            <w:del w:id="9280" w:author="Mehrnazi Boojari" w:date="2019-01-12T07:10:00Z">
              <w:r w:rsidRPr="00C503F2" w:rsidDel="00F2469D">
                <w:rPr>
                  <w:rFonts w:ascii="Calibri" w:eastAsia="Calibri" w:hAnsi="Calibri" w:cs="B Lotus" w:hint="cs"/>
                  <w:sz w:val="20"/>
                  <w:szCs w:val="20"/>
                  <w:rtl/>
                  <w:lang w:bidi="fa-IR"/>
                </w:rPr>
                <w:delText xml:space="preserve"> </w:delText>
              </w:r>
            </w:del>
            <w:r w:rsidRPr="00C503F2">
              <w:rPr>
                <w:rFonts w:ascii="Calibri" w:eastAsia="Calibri" w:hAnsi="Calibri" w:cs="B Lotus" w:hint="cs"/>
                <w:sz w:val="20"/>
                <w:szCs w:val="20"/>
                <w:rtl/>
                <w:lang w:bidi="fa-IR"/>
              </w:rPr>
              <w:t>ها</w:t>
            </w:r>
          </w:p>
        </w:tc>
      </w:tr>
      <w:tr w:rsidR="00E91C41" w:rsidRPr="00C503F2" w14:paraId="08A6AE9B" w14:textId="77777777" w:rsidTr="004B665D">
        <w:trPr>
          <w:trHeight w:val="1817"/>
        </w:trPr>
        <w:tc>
          <w:tcPr>
            <w:tcW w:w="1947" w:type="dxa"/>
            <w:vAlign w:val="center"/>
          </w:tcPr>
          <w:p w14:paraId="56C22B65" w14:textId="77777777" w:rsidR="00E91C41" w:rsidRPr="00C503F2" w:rsidRDefault="00E91C41" w:rsidP="00E91C41">
            <w:pPr>
              <w:bidi/>
              <w:jc w:val="center"/>
              <w:rPr>
                <w:rFonts w:ascii="Calibri" w:eastAsia="Calibri" w:hAnsi="Calibri" w:cs="B Lotus"/>
                <w:sz w:val="20"/>
                <w:szCs w:val="20"/>
                <w:rtl/>
                <w:lang w:bidi="fa-IR"/>
              </w:rPr>
            </w:pPr>
            <w:r w:rsidRPr="00C503F2">
              <w:rPr>
                <w:rFonts w:ascii="Calibri" w:eastAsia="Calibri" w:hAnsi="Calibri" w:cs="B Lotus" w:hint="cs"/>
                <w:sz w:val="20"/>
                <w:szCs w:val="20"/>
                <w:rtl/>
                <w:lang w:bidi="fa-IR"/>
              </w:rPr>
              <w:t xml:space="preserve">ساخت مساکن </w:t>
            </w:r>
            <w:del w:id="9281" w:author="Mehrnazi Boojari" w:date="2019-01-07T10:03:00Z">
              <w:r w:rsidRPr="00C503F2" w:rsidDel="00A31D6F">
                <w:rPr>
                  <w:rFonts w:ascii="Calibri" w:eastAsia="Calibri" w:hAnsi="Calibri" w:cs="B Lotus" w:hint="cs"/>
                  <w:sz w:val="20"/>
                  <w:szCs w:val="20"/>
                  <w:rtl/>
                  <w:lang w:bidi="fa-IR"/>
                </w:rPr>
                <w:delText>روستائی</w:delText>
              </w:r>
            </w:del>
            <w:ins w:id="9282" w:author="Mehrnazi Boojari" w:date="2019-01-07T10:03:00Z">
              <w:r w:rsidR="00A31D6F">
                <w:rPr>
                  <w:rFonts w:ascii="Calibri" w:eastAsia="Calibri" w:hAnsi="Calibri" w:cs="B Lotus" w:hint="cs"/>
                  <w:sz w:val="20"/>
                  <w:szCs w:val="20"/>
                  <w:rtl/>
                  <w:lang w:bidi="fa-IR"/>
                </w:rPr>
                <w:t>روستایی</w:t>
              </w:r>
            </w:ins>
            <w:r w:rsidRPr="00C503F2">
              <w:rPr>
                <w:rFonts w:ascii="Calibri" w:eastAsia="Calibri" w:hAnsi="Calibri" w:cs="B Lotus" w:hint="cs"/>
                <w:sz w:val="20"/>
                <w:szCs w:val="20"/>
                <w:rtl/>
                <w:lang w:bidi="fa-IR"/>
              </w:rPr>
              <w:t xml:space="preserve"> </w:t>
            </w:r>
            <w:del w:id="9283" w:author="Mehrnazi Boojari" w:date="2019-01-07T22:29:00Z">
              <w:r w:rsidRPr="00C503F2" w:rsidDel="00051F26">
                <w:rPr>
                  <w:rFonts w:ascii="Calibri" w:eastAsia="Calibri" w:hAnsi="Calibri" w:cs="B Lotus" w:hint="cs"/>
                  <w:sz w:val="20"/>
                  <w:szCs w:val="20"/>
                  <w:rtl/>
                  <w:lang w:bidi="fa-IR"/>
                </w:rPr>
                <w:delText>معیشت محور</w:delText>
              </w:r>
            </w:del>
            <w:ins w:id="9284" w:author="Mehrnazi Boojari" w:date="2019-01-07T22:29:00Z">
              <w:r w:rsidR="00051F26">
                <w:rPr>
                  <w:rFonts w:ascii="Calibri" w:eastAsia="Calibri" w:hAnsi="Calibri" w:cs="B Lotus" w:hint="cs"/>
                  <w:sz w:val="20"/>
                  <w:szCs w:val="20"/>
                  <w:rtl/>
                  <w:lang w:bidi="fa-IR"/>
                </w:rPr>
                <w:t>معیشت‌محور</w:t>
              </w:r>
            </w:ins>
          </w:p>
        </w:tc>
        <w:tc>
          <w:tcPr>
            <w:tcW w:w="7418" w:type="dxa"/>
          </w:tcPr>
          <w:p w14:paraId="72079F93"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ارتباط تنگاتنگ اشتغال روستایی و مسکن روستایی</w:t>
            </w:r>
            <w:ins w:id="9285" w:author="Mehrnazi Boojari" w:date="2019-01-12T07:16:00Z">
              <w:r w:rsidR="001A54EE">
                <w:rPr>
                  <w:rFonts w:ascii="Calibri" w:eastAsia="Calibri" w:hAnsi="Calibri" w:cs="B Lotus" w:hint="cs"/>
                  <w:sz w:val="20"/>
                  <w:szCs w:val="20"/>
                  <w:rtl/>
                  <w:lang w:bidi="fa-IR"/>
                </w:rPr>
                <w:t>.</w:t>
              </w:r>
            </w:ins>
          </w:p>
          <w:p w14:paraId="2981BB19"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تعریف استانداردهای فضای معیشتی</w:t>
            </w:r>
            <w:ins w:id="9286" w:author="Mehrnazi Boojari" w:date="2019-01-12T07:16:00Z">
              <w:r w:rsidR="001A54EE">
                <w:rPr>
                  <w:rFonts w:ascii="Calibri" w:eastAsia="Calibri" w:hAnsi="Calibri" w:cs="B Lotus" w:hint="cs"/>
                  <w:sz w:val="20"/>
                  <w:szCs w:val="20"/>
                  <w:rtl/>
                  <w:lang w:bidi="fa-IR"/>
                </w:rPr>
                <w:t>.</w:t>
              </w:r>
            </w:ins>
          </w:p>
          <w:p w14:paraId="70F368C0"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نگاه نادرست مقررات ملی ساختمان روستا</w:t>
            </w:r>
            <w:del w:id="9287" w:author="Mehrnazi Boojari" w:date="2019-01-07T09:59:00Z">
              <w:r w:rsidRPr="00C503F2" w:rsidDel="00A31D6F">
                <w:rPr>
                  <w:rFonts w:ascii="Calibri" w:eastAsia="Calibri" w:hAnsi="Calibri" w:cs="B Lotus" w:hint="cs"/>
                  <w:sz w:val="20"/>
                  <w:szCs w:val="20"/>
                  <w:rtl/>
                  <w:lang w:bidi="fa-IR"/>
                </w:rPr>
                <w:delText xml:space="preserve">  </w:delText>
              </w:r>
            </w:del>
            <w:ins w:id="9288" w:author="Mehrnazi Boojari" w:date="2019-01-07T09:59:00Z">
              <w:r w:rsidR="00A31D6F">
                <w:rPr>
                  <w:rFonts w:ascii="Calibri" w:eastAsia="Calibri" w:hAnsi="Calibri" w:cs="B Lotus" w:hint="cs"/>
                  <w:sz w:val="20"/>
                  <w:szCs w:val="20"/>
                  <w:rtl/>
                  <w:lang w:bidi="fa-IR"/>
                </w:rPr>
                <w:t xml:space="preserve"> </w:t>
              </w:r>
            </w:ins>
            <w:r w:rsidRPr="00C503F2">
              <w:rPr>
                <w:rFonts w:ascii="Calibri" w:eastAsia="Calibri" w:hAnsi="Calibri" w:cs="B Lotus" w:hint="cs"/>
                <w:sz w:val="20"/>
                <w:szCs w:val="20"/>
                <w:rtl/>
                <w:lang w:bidi="fa-IR"/>
              </w:rPr>
              <w:t>و بافت روستایی و نداشتن مقررات در همه مسائل روستایی</w:t>
            </w:r>
            <w:ins w:id="9289" w:author="Mehrnazi Boojari" w:date="2019-01-12T07:16:00Z">
              <w:r w:rsidR="001A54EE">
                <w:rPr>
                  <w:rFonts w:ascii="Calibri" w:eastAsia="Calibri" w:hAnsi="Calibri" w:cs="B Lotus" w:hint="cs"/>
                  <w:sz w:val="20"/>
                  <w:szCs w:val="20"/>
                  <w:rtl/>
                  <w:lang w:bidi="fa-IR"/>
                </w:rPr>
                <w:t>.</w:t>
              </w:r>
            </w:ins>
          </w:p>
          <w:p w14:paraId="45067035" w14:textId="77777777" w:rsidR="00E91C41" w:rsidRPr="00C503F2" w:rsidRDefault="00E91C41" w:rsidP="00B56AF1">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نبود مدیریت یکپارچه و بخشی</w:t>
            </w:r>
            <w:ins w:id="9290" w:author="Mehrnazi Boojari" w:date="2019-01-12T23:06:00Z">
              <w:r w:rsidR="00B56AF1">
                <w:rPr>
                  <w:rFonts w:ascii="Calibri" w:eastAsia="Calibri" w:hAnsi="Calibri" w:cs="B Nazanin" w:hint="cs"/>
                  <w:sz w:val="20"/>
                  <w:szCs w:val="20"/>
                  <w:rtl/>
                  <w:lang w:bidi="fa-IR"/>
                </w:rPr>
                <w:t>‌</w:t>
              </w:r>
            </w:ins>
            <w:del w:id="9291" w:author="Mehrnazi Boojari" w:date="2019-01-12T23:06:00Z">
              <w:r w:rsidRPr="00C503F2" w:rsidDel="00B56AF1">
                <w:rPr>
                  <w:rFonts w:ascii="Calibri" w:eastAsia="Calibri" w:hAnsi="Calibri" w:cs="B Lotus" w:hint="cs"/>
                  <w:sz w:val="20"/>
                  <w:szCs w:val="20"/>
                  <w:rtl/>
                  <w:lang w:bidi="fa-IR"/>
                </w:rPr>
                <w:delText xml:space="preserve"> </w:delText>
              </w:r>
            </w:del>
            <w:r w:rsidRPr="00C503F2">
              <w:rPr>
                <w:rFonts w:ascii="Calibri" w:eastAsia="Calibri" w:hAnsi="Calibri" w:cs="B Lotus" w:hint="cs"/>
                <w:sz w:val="20"/>
                <w:szCs w:val="20"/>
                <w:rtl/>
                <w:lang w:bidi="fa-IR"/>
              </w:rPr>
              <w:t xml:space="preserve">نگری به موضوع مسکن </w:t>
            </w:r>
            <w:del w:id="9292" w:author="Mehrnazi Boojari" w:date="2019-01-07T10:03:00Z">
              <w:r w:rsidRPr="00C503F2" w:rsidDel="00A31D6F">
                <w:rPr>
                  <w:rFonts w:ascii="Calibri" w:eastAsia="Calibri" w:hAnsi="Calibri" w:cs="B Lotus" w:hint="cs"/>
                  <w:sz w:val="20"/>
                  <w:szCs w:val="20"/>
                  <w:rtl/>
                  <w:lang w:bidi="fa-IR"/>
                </w:rPr>
                <w:delText>روستائی</w:delText>
              </w:r>
            </w:del>
            <w:ins w:id="9293" w:author="Mehrnazi Boojari" w:date="2019-01-07T10:03:00Z">
              <w:r w:rsidR="00A31D6F">
                <w:rPr>
                  <w:rFonts w:ascii="Calibri" w:eastAsia="Calibri" w:hAnsi="Calibri" w:cs="B Lotus" w:hint="cs"/>
                  <w:sz w:val="20"/>
                  <w:szCs w:val="20"/>
                  <w:rtl/>
                  <w:lang w:bidi="fa-IR"/>
                </w:rPr>
                <w:t>روستایی</w:t>
              </w:r>
            </w:ins>
            <w:ins w:id="9294" w:author="Mehrnazi Boojari" w:date="2019-01-12T07:16:00Z">
              <w:r w:rsidR="001A54EE">
                <w:rPr>
                  <w:rFonts w:ascii="Calibri" w:eastAsia="Calibri" w:hAnsi="Calibri" w:cs="B Lotus" w:hint="cs"/>
                  <w:sz w:val="20"/>
                  <w:szCs w:val="20"/>
                  <w:rtl/>
                  <w:lang w:bidi="fa-IR"/>
                </w:rPr>
                <w:t>.</w:t>
              </w:r>
            </w:ins>
          </w:p>
          <w:p w14:paraId="230B6ECF" w14:textId="77777777" w:rsidR="00E91C41" w:rsidRPr="00C503F2" w:rsidRDefault="00E91C41" w:rsidP="00A25B54">
            <w:pPr>
              <w:numPr>
                <w:ilvl w:val="0"/>
                <w:numId w:val="48"/>
              </w:numPr>
              <w:bidi/>
              <w:ind w:left="246" w:hanging="204"/>
              <w:jc w:val="both"/>
              <w:rPr>
                <w:rFonts w:ascii="Calibri" w:eastAsia="Calibri" w:hAnsi="Calibri" w:cs="B Lotus"/>
                <w:sz w:val="20"/>
                <w:szCs w:val="20"/>
                <w:rtl/>
                <w:lang w:bidi="fa-IR"/>
              </w:rPr>
            </w:pPr>
            <w:r w:rsidRPr="00C503F2">
              <w:rPr>
                <w:rFonts w:ascii="Calibri" w:eastAsia="Calibri" w:hAnsi="Calibri" w:cs="B Lotus" w:hint="cs"/>
                <w:sz w:val="20"/>
                <w:szCs w:val="20"/>
                <w:rtl/>
              </w:rPr>
              <w:t>ایجاد فضای معیشتی در کنار فضای مسکونی</w:t>
            </w:r>
            <w:ins w:id="9295" w:author="Mehrnazi Boojari" w:date="2019-01-12T07:16:00Z">
              <w:r w:rsidR="001A54EE">
                <w:rPr>
                  <w:rFonts w:ascii="Calibri" w:eastAsia="Calibri" w:hAnsi="Calibri" w:cs="B Lotus" w:hint="cs"/>
                  <w:sz w:val="20"/>
                  <w:szCs w:val="20"/>
                  <w:rtl/>
                </w:rPr>
                <w:t>.</w:t>
              </w:r>
            </w:ins>
          </w:p>
        </w:tc>
      </w:tr>
      <w:tr w:rsidR="00E91C41" w:rsidRPr="00C503F2" w14:paraId="011950E1" w14:textId="77777777" w:rsidTr="004B665D">
        <w:trPr>
          <w:trHeight w:val="1493"/>
        </w:trPr>
        <w:tc>
          <w:tcPr>
            <w:tcW w:w="1947" w:type="dxa"/>
            <w:vAlign w:val="center"/>
          </w:tcPr>
          <w:p w14:paraId="7D8514A5" w14:textId="77777777" w:rsidR="00E91C41" w:rsidRPr="00C503F2" w:rsidRDefault="00E91C41" w:rsidP="00E91C41">
            <w:pPr>
              <w:bidi/>
              <w:jc w:val="center"/>
              <w:rPr>
                <w:rFonts w:ascii="Calibri" w:eastAsia="Calibri" w:hAnsi="Calibri" w:cs="B Lotus"/>
                <w:sz w:val="20"/>
                <w:szCs w:val="20"/>
                <w:rtl/>
                <w:lang w:bidi="fa-IR"/>
              </w:rPr>
            </w:pPr>
            <w:del w:id="9296" w:author="Mehrnazi Boojari" w:date="2019-01-07T22:28:00Z">
              <w:r w:rsidRPr="00C503F2" w:rsidDel="00051F26">
                <w:rPr>
                  <w:rFonts w:ascii="Calibri" w:eastAsia="Calibri" w:hAnsi="Calibri" w:cs="B Lotus" w:hint="cs"/>
                  <w:sz w:val="20"/>
                  <w:szCs w:val="20"/>
                  <w:rtl/>
                  <w:lang w:bidi="fa-IR"/>
                </w:rPr>
                <w:delText>ساخت و ساز</w:delText>
              </w:r>
            </w:del>
            <w:ins w:id="9297" w:author="Mehrnazi Boojari" w:date="2019-01-07T22:28:00Z">
              <w:r w:rsidR="00051F26">
                <w:rPr>
                  <w:rFonts w:ascii="Calibri" w:eastAsia="Calibri" w:hAnsi="Calibri" w:cs="B Lotus" w:hint="cs"/>
                  <w:sz w:val="20"/>
                  <w:szCs w:val="20"/>
                  <w:rtl/>
                  <w:lang w:bidi="fa-IR"/>
                </w:rPr>
                <w:t>ساخت</w:t>
              </w:r>
              <w:r w:rsidR="00051F26">
                <w:rPr>
                  <w:rFonts w:ascii="Times New Roman" w:eastAsia="Calibri" w:hAnsi="Times New Roman" w:cs="Times New Roman" w:hint="cs"/>
                  <w:sz w:val="20"/>
                  <w:szCs w:val="20"/>
                  <w:rtl/>
                  <w:lang w:bidi="fa-IR"/>
                </w:rPr>
                <w:t> </w:t>
              </w:r>
              <w:r w:rsidR="00051F26">
                <w:rPr>
                  <w:rFonts w:ascii="Calibri" w:eastAsia="Calibri" w:hAnsi="Calibri" w:cs="B Lotus" w:hint="cs"/>
                  <w:sz w:val="20"/>
                  <w:szCs w:val="20"/>
                  <w:rtl/>
                  <w:lang w:bidi="fa-IR"/>
                </w:rPr>
                <w:t>و</w:t>
              </w:r>
              <w:r w:rsidR="00051F26">
                <w:rPr>
                  <w:rFonts w:ascii="Times New Roman" w:eastAsia="Calibri" w:hAnsi="Times New Roman" w:cs="Times New Roman" w:hint="cs"/>
                  <w:sz w:val="20"/>
                  <w:szCs w:val="20"/>
                  <w:rtl/>
                  <w:lang w:bidi="fa-IR"/>
                </w:rPr>
                <w:t> </w:t>
              </w:r>
              <w:r w:rsidR="00051F26">
                <w:rPr>
                  <w:rFonts w:ascii="Calibri" w:eastAsia="Calibri" w:hAnsi="Calibri" w:cs="B Lotus" w:hint="cs"/>
                  <w:sz w:val="20"/>
                  <w:szCs w:val="20"/>
                  <w:rtl/>
                  <w:lang w:bidi="fa-IR"/>
                </w:rPr>
                <w:t>ساز</w:t>
              </w:r>
            </w:ins>
            <w:r w:rsidRPr="00C503F2">
              <w:rPr>
                <w:rFonts w:ascii="Calibri" w:eastAsia="Calibri" w:hAnsi="Calibri" w:cs="B Lotus" w:hint="cs"/>
                <w:sz w:val="20"/>
                <w:szCs w:val="20"/>
                <w:rtl/>
                <w:lang w:bidi="fa-IR"/>
              </w:rPr>
              <w:t xml:space="preserve"> مسکن </w:t>
            </w:r>
            <w:del w:id="9298" w:author="Mehrnazi Boojari" w:date="2019-01-07T10:03:00Z">
              <w:r w:rsidRPr="00C503F2" w:rsidDel="00A31D6F">
                <w:rPr>
                  <w:rFonts w:ascii="Calibri" w:eastAsia="Calibri" w:hAnsi="Calibri" w:cs="B Lotus" w:hint="cs"/>
                  <w:sz w:val="20"/>
                  <w:szCs w:val="20"/>
                  <w:rtl/>
                  <w:lang w:bidi="fa-IR"/>
                </w:rPr>
                <w:delText>روستائی</w:delText>
              </w:r>
            </w:del>
            <w:ins w:id="9299" w:author="Mehrnazi Boojari" w:date="2019-01-07T10:03:00Z">
              <w:r w:rsidR="00A31D6F">
                <w:rPr>
                  <w:rFonts w:ascii="Calibri" w:eastAsia="Calibri" w:hAnsi="Calibri" w:cs="B Lotus" w:hint="cs"/>
                  <w:sz w:val="20"/>
                  <w:szCs w:val="20"/>
                  <w:rtl/>
                  <w:lang w:bidi="fa-IR"/>
                </w:rPr>
                <w:t>روستایی</w:t>
              </w:r>
            </w:ins>
            <w:r w:rsidRPr="00C503F2">
              <w:rPr>
                <w:rFonts w:ascii="Calibri" w:eastAsia="Calibri" w:hAnsi="Calibri" w:cs="B Lotus" w:hint="cs"/>
                <w:sz w:val="20"/>
                <w:szCs w:val="20"/>
                <w:rtl/>
                <w:lang w:bidi="fa-IR"/>
              </w:rPr>
              <w:t xml:space="preserve"> </w:t>
            </w:r>
            <w:del w:id="9300" w:author="Mehrnazi Boojari" w:date="2019-01-10T01:06:00Z">
              <w:r w:rsidRPr="00C503F2" w:rsidDel="00647583">
                <w:rPr>
                  <w:rFonts w:ascii="Calibri" w:eastAsia="Calibri" w:hAnsi="Calibri" w:cs="B Lotus" w:hint="cs"/>
                  <w:sz w:val="20"/>
                  <w:szCs w:val="20"/>
                  <w:rtl/>
                  <w:lang w:bidi="fa-IR"/>
                </w:rPr>
                <w:delText>مبتنی بر</w:delText>
              </w:r>
            </w:del>
            <w:ins w:id="9301" w:author="Mehrnazi Boojari" w:date="2019-01-10T01:06:00Z">
              <w:r w:rsidR="00647583">
                <w:rPr>
                  <w:rFonts w:ascii="Calibri" w:eastAsia="Calibri" w:hAnsi="Calibri" w:cs="B Lotus" w:hint="cs"/>
                  <w:sz w:val="20"/>
                  <w:szCs w:val="20"/>
                  <w:rtl/>
                  <w:lang w:bidi="fa-IR"/>
                </w:rPr>
                <w:t>مبتنی</w:t>
              </w:r>
              <w:r w:rsidR="00647583">
                <w:rPr>
                  <w:rFonts w:ascii="Times New Roman" w:eastAsia="Calibri" w:hAnsi="Times New Roman" w:cs="Times New Roman" w:hint="cs"/>
                  <w:sz w:val="20"/>
                  <w:szCs w:val="20"/>
                  <w:rtl/>
                  <w:lang w:bidi="fa-IR"/>
                </w:rPr>
                <w:t> </w:t>
              </w:r>
              <w:r w:rsidR="00647583">
                <w:rPr>
                  <w:rFonts w:ascii="Calibri" w:eastAsia="Calibri" w:hAnsi="Calibri" w:cs="B Lotus" w:hint="cs"/>
                  <w:sz w:val="20"/>
                  <w:szCs w:val="20"/>
                  <w:rtl/>
                  <w:lang w:bidi="fa-IR"/>
                </w:rPr>
                <w:t>بر</w:t>
              </w:r>
            </w:ins>
            <w:r w:rsidRPr="00C503F2">
              <w:rPr>
                <w:rFonts w:ascii="Calibri" w:eastAsia="Calibri" w:hAnsi="Calibri" w:cs="B Lotus" w:hint="cs"/>
                <w:sz w:val="20"/>
                <w:szCs w:val="20"/>
                <w:rtl/>
                <w:lang w:bidi="fa-IR"/>
              </w:rPr>
              <w:t xml:space="preserve"> اقلیم و بوم منطقه</w:t>
            </w:r>
          </w:p>
        </w:tc>
        <w:tc>
          <w:tcPr>
            <w:tcW w:w="7418" w:type="dxa"/>
          </w:tcPr>
          <w:p w14:paraId="757601D0" w14:textId="77777777" w:rsidR="00E91C41" w:rsidRPr="00C503F2" w:rsidRDefault="00E91C41" w:rsidP="00B56AF1">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نبود اطلاعات فنی</w:t>
            </w:r>
            <w:del w:id="9302" w:author="Mehrnazi Boojari" w:date="2019-01-07T09:47:00Z">
              <w:r w:rsidRPr="00C503F2" w:rsidDel="006F7CCF">
                <w:rPr>
                  <w:rFonts w:ascii="Calibri" w:eastAsia="Calibri" w:hAnsi="Calibri" w:cs="B Lotus" w:hint="cs"/>
                  <w:sz w:val="20"/>
                  <w:szCs w:val="20"/>
                  <w:rtl/>
                  <w:lang w:bidi="fa-IR"/>
                </w:rPr>
                <w:delText xml:space="preserve"> ،</w:delText>
              </w:r>
            </w:del>
            <w:ins w:id="9303" w:author="Mehrnazi Boojari" w:date="2019-01-12T23:06:00Z">
              <w:r w:rsidR="00B56AF1">
                <w:rPr>
                  <w:rFonts w:ascii="Calibri" w:eastAsia="Calibri" w:hAnsi="Calibri" w:cs="B Lotus" w:hint="cs"/>
                  <w:sz w:val="20"/>
                  <w:szCs w:val="20"/>
                  <w:rtl/>
                  <w:lang w:bidi="fa-IR"/>
                </w:rPr>
                <w:t xml:space="preserve"> و</w:t>
              </w:r>
            </w:ins>
            <w:r w:rsidRPr="00C503F2">
              <w:rPr>
                <w:rFonts w:ascii="Calibri" w:eastAsia="Calibri" w:hAnsi="Calibri" w:cs="B Lotus" w:hint="cs"/>
                <w:sz w:val="20"/>
                <w:szCs w:val="20"/>
                <w:rtl/>
                <w:lang w:bidi="fa-IR"/>
              </w:rPr>
              <w:t xml:space="preserve"> دانشی و نظارتی در بحث طراحی </w:t>
            </w:r>
            <w:del w:id="9304" w:author="Mehrnazi Boojari" w:date="2019-01-10T01:06:00Z">
              <w:r w:rsidRPr="00C503F2" w:rsidDel="00647583">
                <w:rPr>
                  <w:rFonts w:ascii="Calibri" w:eastAsia="Calibri" w:hAnsi="Calibri" w:cs="B Lotus" w:hint="cs"/>
                  <w:sz w:val="20"/>
                  <w:szCs w:val="20"/>
                  <w:rtl/>
                  <w:lang w:bidi="fa-IR"/>
                </w:rPr>
                <w:delText>مبتنی بر</w:delText>
              </w:r>
            </w:del>
            <w:ins w:id="9305" w:author="Mehrnazi Boojari" w:date="2019-01-10T01:06:00Z">
              <w:r w:rsidR="00647583">
                <w:rPr>
                  <w:rFonts w:ascii="Calibri" w:eastAsia="Calibri" w:hAnsi="Calibri" w:cs="B Lotus" w:hint="cs"/>
                  <w:sz w:val="20"/>
                  <w:szCs w:val="20"/>
                  <w:rtl/>
                  <w:lang w:bidi="fa-IR"/>
                </w:rPr>
                <w:t>مبتنی</w:t>
              </w:r>
              <w:r w:rsidR="00647583">
                <w:rPr>
                  <w:rFonts w:ascii="Times New Roman" w:eastAsia="Calibri" w:hAnsi="Times New Roman" w:cs="Times New Roman" w:hint="cs"/>
                  <w:sz w:val="20"/>
                  <w:szCs w:val="20"/>
                  <w:rtl/>
                  <w:lang w:bidi="fa-IR"/>
                </w:rPr>
                <w:t> </w:t>
              </w:r>
              <w:r w:rsidR="00647583">
                <w:rPr>
                  <w:rFonts w:ascii="Calibri" w:eastAsia="Calibri" w:hAnsi="Calibri" w:cs="B Lotus" w:hint="cs"/>
                  <w:sz w:val="20"/>
                  <w:szCs w:val="20"/>
                  <w:rtl/>
                  <w:lang w:bidi="fa-IR"/>
                </w:rPr>
                <w:t>بر</w:t>
              </w:r>
            </w:ins>
            <w:r w:rsidRPr="00C503F2">
              <w:rPr>
                <w:rFonts w:ascii="Calibri" w:eastAsia="Calibri" w:hAnsi="Calibri" w:cs="B Lotus" w:hint="cs"/>
                <w:sz w:val="20"/>
                <w:szCs w:val="20"/>
                <w:rtl/>
                <w:lang w:bidi="fa-IR"/>
              </w:rPr>
              <w:t xml:space="preserve"> بوم و اقلیم</w:t>
            </w:r>
            <w:del w:id="9306" w:author="Mehrnazi Boojari" w:date="2019-01-07T09:53:00Z">
              <w:r w:rsidRPr="00C503F2" w:rsidDel="006F7CCF">
                <w:rPr>
                  <w:rFonts w:ascii="Calibri" w:eastAsia="Calibri" w:hAnsi="Calibri" w:cs="B Lotus" w:hint="cs"/>
                  <w:sz w:val="20"/>
                  <w:szCs w:val="20"/>
                  <w:rtl/>
                  <w:lang w:bidi="fa-IR"/>
                </w:rPr>
                <w:delText xml:space="preserve"> . </w:delText>
              </w:r>
            </w:del>
            <w:ins w:id="9307" w:author="Mehrnazi Boojari" w:date="2019-01-07T09:53:00Z">
              <w:r w:rsidR="006F7CCF">
                <w:rPr>
                  <w:rFonts w:ascii="Calibri" w:eastAsia="Calibri" w:hAnsi="Calibri" w:cs="B Lotus" w:hint="cs"/>
                  <w:sz w:val="20"/>
                  <w:szCs w:val="20"/>
                  <w:rtl/>
                  <w:lang w:bidi="fa-IR"/>
                </w:rPr>
                <w:t xml:space="preserve">. </w:t>
              </w:r>
            </w:ins>
          </w:p>
          <w:p w14:paraId="4B307CC7"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del w:id="9308" w:author="Mehrnazi Boojari" w:date="2019-01-07T10:04:00Z">
              <w:r w:rsidRPr="00C503F2" w:rsidDel="00A31D6F">
                <w:rPr>
                  <w:rFonts w:ascii="Calibri" w:eastAsia="Calibri" w:hAnsi="Calibri" w:cs="B Lotus" w:hint="cs"/>
                  <w:sz w:val="20"/>
                  <w:szCs w:val="20"/>
                  <w:rtl/>
                  <w:lang w:bidi="fa-IR"/>
                </w:rPr>
                <w:delText>تاثیر</w:delText>
              </w:r>
            </w:del>
            <w:ins w:id="9309" w:author="Mehrnazi Boojari" w:date="2019-01-07T10:04:00Z">
              <w:r w:rsidR="00A31D6F">
                <w:rPr>
                  <w:rFonts w:ascii="Calibri" w:eastAsia="Calibri" w:hAnsi="Calibri" w:cs="B Lotus" w:hint="cs"/>
                  <w:sz w:val="20"/>
                  <w:szCs w:val="20"/>
                  <w:rtl/>
                  <w:lang w:bidi="fa-IR"/>
                </w:rPr>
                <w:t>تأثیر</w:t>
              </w:r>
            </w:ins>
            <w:r w:rsidRPr="00C503F2">
              <w:rPr>
                <w:rFonts w:ascii="Calibri" w:eastAsia="Calibri" w:hAnsi="Calibri" w:cs="B Lotus" w:hint="cs"/>
                <w:sz w:val="20"/>
                <w:szCs w:val="20"/>
                <w:rtl/>
                <w:lang w:bidi="fa-IR"/>
              </w:rPr>
              <w:t xml:space="preserve"> مسئله فرهنگی در </w:t>
            </w:r>
            <w:del w:id="9310" w:author="Mehrnazi Boojari" w:date="2019-01-07T22:28:00Z">
              <w:r w:rsidRPr="00C503F2" w:rsidDel="00051F26">
                <w:rPr>
                  <w:rFonts w:ascii="Calibri" w:eastAsia="Calibri" w:hAnsi="Calibri" w:cs="B Lotus" w:hint="cs"/>
                  <w:sz w:val="20"/>
                  <w:szCs w:val="20"/>
                  <w:rtl/>
                  <w:lang w:bidi="fa-IR"/>
                </w:rPr>
                <w:delText>ساخت و ساز</w:delText>
              </w:r>
            </w:del>
            <w:ins w:id="9311" w:author="Mehrnazi Boojari" w:date="2019-01-07T22:28:00Z">
              <w:r w:rsidR="00051F26">
                <w:rPr>
                  <w:rFonts w:ascii="Calibri" w:eastAsia="Calibri" w:hAnsi="Calibri" w:cs="B Lotus" w:hint="cs"/>
                  <w:sz w:val="20"/>
                  <w:szCs w:val="20"/>
                  <w:rtl/>
                  <w:lang w:bidi="fa-IR"/>
                </w:rPr>
                <w:t>ساخت</w:t>
              </w:r>
              <w:r w:rsidR="00051F26">
                <w:rPr>
                  <w:rFonts w:ascii="Times New Roman" w:eastAsia="Calibri" w:hAnsi="Times New Roman" w:cs="Times New Roman" w:hint="cs"/>
                  <w:sz w:val="20"/>
                  <w:szCs w:val="20"/>
                  <w:rtl/>
                  <w:lang w:bidi="fa-IR"/>
                </w:rPr>
                <w:t> </w:t>
              </w:r>
              <w:r w:rsidR="00051F26">
                <w:rPr>
                  <w:rFonts w:ascii="Calibri" w:eastAsia="Calibri" w:hAnsi="Calibri" w:cs="B Lotus" w:hint="cs"/>
                  <w:sz w:val="20"/>
                  <w:szCs w:val="20"/>
                  <w:rtl/>
                  <w:lang w:bidi="fa-IR"/>
                </w:rPr>
                <w:t>و</w:t>
              </w:r>
              <w:r w:rsidR="00051F26">
                <w:rPr>
                  <w:rFonts w:ascii="Times New Roman" w:eastAsia="Calibri" w:hAnsi="Times New Roman" w:cs="Times New Roman" w:hint="cs"/>
                  <w:sz w:val="20"/>
                  <w:szCs w:val="20"/>
                  <w:rtl/>
                  <w:lang w:bidi="fa-IR"/>
                </w:rPr>
                <w:t> </w:t>
              </w:r>
              <w:r w:rsidR="00051F26">
                <w:rPr>
                  <w:rFonts w:ascii="Calibri" w:eastAsia="Calibri" w:hAnsi="Calibri" w:cs="B Lotus" w:hint="cs"/>
                  <w:sz w:val="20"/>
                  <w:szCs w:val="20"/>
                  <w:rtl/>
                  <w:lang w:bidi="fa-IR"/>
                </w:rPr>
                <w:t>ساز</w:t>
              </w:r>
            </w:ins>
            <w:r w:rsidRPr="00C503F2">
              <w:rPr>
                <w:rFonts w:ascii="Calibri" w:eastAsia="Calibri" w:hAnsi="Calibri" w:cs="B Lotus" w:hint="cs"/>
                <w:sz w:val="20"/>
                <w:szCs w:val="20"/>
                <w:rtl/>
                <w:lang w:bidi="fa-IR"/>
              </w:rPr>
              <w:t xml:space="preserve"> روستایی به سبک شهری</w:t>
            </w:r>
            <w:del w:id="9312" w:author="Mehrnazi Boojari" w:date="2019-01-07T09:53:00Z">
              <w:r w:rsidRPr="00C503F2" w:rsidDel="006F7CCF">
                <w:rPr>
                  <w:rFonts w:ascii="Calibri" w:eastAsia="Calibri" w:hAnsi="Calibri" w:cs="B Lotus" w:hint="cs"/>
                  <w:sz w:val="20"/>
                  <w:szCs w:val="20"/>
                  <w:rtl/>
                  <w:lang w:bidi="fa-IR"/>
                </w:rPr>
                <w:delText xml:space="preserve"> . </w:delText>
              </w:r>
            </w:del>
            <w:ins w:id="9313" w:author="Mehrnazi Boojari" w:date="2019-01-07T09:53:00Z">
              <w:r w:rsidR="006F7CCF">
                <w:rPr>
                  <w:rFonts w:ascii="Calibri" w:eastAsia="Calibri" w:hAnsi="Calibri" w:cs="B Lotus" w:hint="cs"/>
                  <w:sz w:val="20"/>
                  <w:szCs w:val="20"/>
                  <w:rtl/>
                  <w:lang w:bidi="fa-IR"/>
                </w:rPr>
                <w:t xml:space="preserve">. </w:t>
              </w:r>
            </w:ins>
          </w:p>
          <w:p w14:paraId="1E2FADA5" w14:textId="77777777" w:rsidR="00E91C41" w:rsidRPr="00C503F2" w:rsidRDefault="00E91C41" w:rsidP="00B56AF1">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بوم</w:t>
            </w:r>
            <w:ins w:id="9314" w:author="Mehrnazi Boojari" w:date="2019-01-12T23:06:00Z">
              <w:r w:rsidR="00B56AF1">
                <w:rPr>
                  <w:rFonts w:ascii="Calibri" w:eastAsia="Calibri" w:hAnsi="Calibri" w:cs="B Nazanin" w:hint="cs"/>
                  <w:sz w:val="20"/>
                  <w:szCs w:val="20"/>
                  <w:rtl/>
                  <w:lang w:bidi="fa-IR"/>
                </w:rPr>
                <w:t>‌</w:t>
              </w:r>
            </w:ins>
            <w:del w:id="9315" w:author="Mehrnazi Boojari" w:date="2019-01-12T23:06:00Z">
              <w:r w:rsidRPr="00C503F2" w:rsidDel="00B56AF1">
                <w:rPr>
                  <w:rFonts w:ascii="Calibri" w:eastAsia="Calibri" w:hAnsi="Calibri" w:cs="B Lotus" w:hint="cs"/>
                  <w:sz w:val="20"/>
                  <w:szCs w:val="20"/>
                  <w:rtl/>
                  <w:lang w:bidi="fa-IR"/>
                </w:rPr>
                <w:delText xml:space="preserve"> </w:delText>
              </w:r>
            </w:del>
            <w:r w:rsidRPr="00C503F2">
              <w:rPr>
                <w:rFonts w:ascii="Calibri" w:eastAsia="Calibri" w:hAnsi="Calibri" w:cs="B Lotus" w:hint="cs"/>
                <w:sz w:val="20"/>
                <w:szCs w:val="20"/>
                <w:rtl/>
                <w:lang w:bidi="fa-IR"/>
              </w:rPr>
              <w:t>گردی عامل گره</w:t>
            </w:r>
            <w:ins w:id="9316" w:author="Mehrnazi Boojari" w:date="2019-01-12T23:06:00Z">
              <w:r w:rsidR="00B56AF1">
                <w:rPr>
                  <w:rFonts w:ascii="Calibri" w:eastAsia="Calibri" w:hAnsi="Calibri" w:cs="B Nazanin" w:hint="cs"/>
                  <w:sz w:val="20"/>
                  <w:szCs w:val="20"/>
                  <w:rtl/>
                  <w:lang w:bidi="fa-IR"/>
                </w:rPr>
                <w:t>‌</w:t>
              </w:r>
            </w:ins>
            <w:del w:id="9317" w:author="Mehrnazi Boojari" w:date="2019-01-12T23:06:00Z">
              <w:r w:rsidRPr="00C503F2" w:rsidDel="00B56AF1">
                <w:rPr>
                  <w:rFonts w:ascii="Calibri" w:eastAsia="Calibri" w:hAnsi="Calibri" w:cs="B Lotus" w:hint="cs"/>
                  <w:sz w:val="20"/>
                  <w:szCs w:val="20"/>
                  <w:rtl/>
                  <w:lang w:bidi="fa-IR"/>
                </w:rPr>
                <w:delText xml:space="preserve"> </w:delText>
              </w:r>
            </w:del>
            <w:r w:rsidRPr="00C503F2">
              <w:rPr>
                <w:rFonts w:ascii="Calibri" w:eastAsia="Calibri" w:hAnsi="Calibri" w:cs="B Lotus" w:hint="cs"/>
                <w:sz w:val="20"/>
                <w:szCs w:val="20"/>
                <w:rtl/>
                <w:lang w:bidi="fa-IR"/>
              </w:rPr>
              <w:t>زدن مسائل هویت روستایی به ارزش اقتصادی برای حفظ هویت روستایی</w:t>
            </w:r>
            <w:del w:id="9318" w:author="Mehrnazi Boojari" w:date="2019-01-07T09:53:00Z">
              <w:r w:rsidRPr="00C503F2" w:rsidDel="006F7CCF">
                <w:rPr>
                  <w:rFonts w:ascii="Calibri" w:eastAsia="Calibri" w:hAnsi="Calibri" w:cs="B Lotus" w:hint="cs"/>
                  <w:sz w:val="20"/>
                  <w:szCs w:val="20"/>
                  <w:rtl/>
                  <w:lang w:bidi="fa-IR"/>
                </w:rPr>
                <w:delText xml:space="preserve"> . </w:delText>
              </w:r>
            </w:del>
            <w:ins w:id="9319" w:author="Mehrnazi Boojari" w:date="2019-01-07T09:53:00Z">
              <w:r w:rsidR="006F7CCF">
                <w:rPr>
                  <w:rFonts w:ascii="Calibri" w:eastAsia="Calibri" w:hAnsi="Calibri" w:cs="B Lotus" w:hint="cs"/>
                  <w:sz w:val="20"/>
                  <w:szCs w:val="20"/>
                  <w:rtl/>
                  <w:lang w:bidi="fa-IR"/>
                </w:rPr>
                <w:t xml:space="preserve">. </w:t>
              </w:r>
            </w:ins>
          </w:p>
          <w:p w14:paraId="26255422" w14:textId="77777777" w:rsidR="00E91C41" w:rsidRPr="00C503F2" w:rsidRDefault="00E91C41" w:rsidP="00A25B54">
            <w:pPr>
              <w:numPr>
                <w:ilvl w:val="0"/>
                <w:numId w:val="48"/>
              </w:numPr>
              <w:bidi/>
              <w:ind w:left="246" w:hanging="204"/>
              <w:jc w:val="both"/>
              <w:rPr>
                <w:rFonts w:ascii="Calibri" w:eastAsia="Calibri" w:hAnsi="Calibri" w:cs="B Lotus"/>
                <w:sz w:val="20"/>
                <w:szCs w:val="20"/>
                <w:rtl/>
                <w:lang w:bidi="fa-IR"/>
              </w:rPr>
            </w:pPr>
            <w:r w:rsidRPr="00C503F2">
              <w:rPr>
                <w:rFonts w:ascii="Calibri" w:eastAsia="Calibri" w:hAnsi="Calibri" w:cs="B Lotus" w:hint="cs"/>
                <w:sz w:val="20"/>
                <w:szCs w:val="20"/>
                <w:rtl/>
                <w:lang w:bidi="fa-IR"/>
              </w:rPr>
              <w:t>گرفتن نشانه</w:t>
            </w:r>
            <w:del w:id="9320" w:author="Mehrnazi Boojari" w:date="2019-01-07T09:46:00Z">
              <w:r w:rsidRPr="00C503F2" w:rsidDel="006F7CCF">
                <w:rPr>
                  <w:rFonts w:ascii="Calibri" w:eastAsia="Calibri" w:hAnsi="Calibri" w:cs="B Lotus" w:hint="cs"/>
                  <w:sz w:val="20"/>
                  <w:szCs w:val="20"/>
                  <w:rtl/>
                  <w:lang w:bidi="fa-IR"/>
                </w:rPr>
                <w:delText xml:space="preserve"> های </w:delText>
              </w:r>
            </w:del>
            <w:ins w:id="9321" w:author="Mehrnazi Boojari" w:date="2019-01-07T09:46:00Z">
              <w:r w:rsidR="006F7CCF">
                <w:rPr>
                  <w:rFonts w:ascii="Calibri" w:eastAsia="Calibri" w:hAnsi="Calibri" w:cs="B Lotus" w:hint="cs"/>
                  <w:sz w:val="20"/>
                  <w:szCs w:val="20"/>
                  <w:rtl/>
                  <w:lang w:bidi="fa-IR"/>
                </w:rPr>
                <w:t xml:space="preserve">‌های </w:t>
              </w:r>
            </w:ins>
            <w:r w:rsidRPr="00C503F2">
              <w:rPr>
                <w:rFonts w:ascii="Calibri" w:eastAsia="Calibri" w:hAnsi="Calibri" w:cs="B Lotus" w:hint="cs"/>
                <w:sz w:val="20"/>
                <w:szCs w:val="20"/>
                <w:rtl/>
                <w:lang w:bidi="fa-IR"/>
              </w:rPr>
              <w:t>قدیمی هویت روستایی و بروز</w:t>
            </w:r>
            <w:del w:id="9322" w:author="Mehrnazi Boojari" w:date="2019-01-07T10:01:00Z">
              <w:r w:rsidRPr="00C503F2" w:rsidDel="00A31D6F">
                <w:rPr>
                  <w:rFonts w:ascii="Calibri" w:eastAsia="Calibri" w:hAnsi="Calibri" w:cs="B Lotus" w:hint="cs"/>
                  <w:sz w:val="20"/>
                  <w:szCs w:val="20"/>
                  <w:rtl/>
                  <w:lang w:bidi="fa-IR"/>
                </w:rPr>
                <w:delText xml:space="preserve"> کردن </w:delText>
              </w:r>
            </w:del>
            <w:ins w:id="9323" w:author="Mehrnazi Boojari" w:date="2019-01-07T10:01:00Z">
              <w:r w:rsidR="00A31D6F">
                <w:rPr>
                  <w:rFonts w:ascii="Calibri" w:eastAsia="Calibri" w:hAnsi="Calibri" w:cs="B Lotus" w:hint="cs"/>
                  <w:sz w:val="20"/>
                  <w:szCs w:val="20"/>
                  <w:rtl/>
                  <w:lang w:bidi="fa-IR"/>
                </w:rPr>
                <w:t xml:space="preserve">‌کردن </w:t>
              </w:r>
            </w:ins>
            <w:r w:rsidRPr="00C503F2">
              <w:rPr>
                <w:rFonts w:ascii="Calibri" w:eastAsia="Calibri" w:hAnsi="Calibri" w:cs="B Lotus" w:hint="cs"/>
                <w:sz w:val="20"/>
                <w:szCs w:val="20"/>
                <w:rtl/>
                <w:lang w:bidi="fa-IR"/>
              </w:rPr>
              <w:t>و بومی</w:t>
            </w:r>
            <w:del w:id="9324" w:author="Mehrnazi Boojari" w:date="2019-01-07T10:01:00Z">
              <w:r w:rsidRPr="00C503F2" w:rsidDel="00A31D6F">
                <w:rPr>
                  <w:rFonts w:ascii="Calibri" w:eastAsia="Calibri" w:hAnsi="Calibri" w:cs="B Lotus" w:hint="cs"/>
                  <w:sz w:val="20"/>
                  <w:szCs w:val="20"/>
                  <w:rtl/>
                  <w:lang w:bidi="fa-IR"/>
                </w:rPr>
                <w:delText xml:space="preserve"> کردن </w:delText>
              </w:r>
            </w:del>
            <w:ins w:id="9325" w:author="Mehrnazi Boojari" w:date="2019-01-07T10:01:00Z">
              <w:r w:rsidR="00A31D6F">
                <w:rPr>
                  <w:rFonts w:ascii="Calibri" w:eastAsia="Calibri" w:hAnsi="Calibri" w:cs="B Lotus" w:hint="cs"/>
                  <w:sz w:val="20"/>
                  <w:szCs w:val="20"/>
                  <w:rtl/>
                  <w:lang w:bidi="fa-IR"/>
                </w:rPr>
                <w:t xml:space="preserve">‌کردن </w:t>
              </w:r>
            </w:ins>
            <w:r w:rsidRPr="00C503F2">
              <w:rPr>
                <w:rFonts w:ascii="Calibri" w:eastAsia="Calibri" w:hAnsi="Calibri" w:cs="B Lotus" w:hint="cs"/>
                <w:sz w:val="20"/>
                <w:szCs w:val="20"/>
                <w:rtl/>
                <w:lang w:bidi="fa-IR"/>
              </w:rPr>
              <w:t>این نشانه</w:t>
            </w:r>
            <w:del w:id="9326" w:author="Mehrnazi Boojari" w:date="2019-01-07T09:45:00Z">
              <w:r w:rsidRPr="00C503F2" w:rsidDel="006F7CCF">
                <w:rPr>
                  <w:rFonts w:ascii="Calibri" w:eastAsia="Calibri" w:hAnsi="Calibri" w:cs="B Lotus" w:hint="cs"/>
                  <w:sz w:val="20"/>
                  <w:szCs w:val="20"/>
                  <w:rtl/>
                  <w:lang w:bidi="fa-IR"/>
                </w:rPr>
                <w:delText xml:space="preserve"> ها </w:delText>
              </w:r>
            </w:del>
            <w:ins w:id="9327" w:author="Mehrnazi Boojari" w:date="2019-01-07T09:45:00Z">
              <w:r w:rsidR="006F7CCF">
                <w:rPr>
                  <w:rFonts w:ascii="Calibri" w:eastAsia="Calibri" w:hAnsi="Calibri" w:cs="B Lotus" w:hint="cs"/>
                  <w:sz w:val="20"/>
                  <w:szCs w:val="20"/>
                  <w:rtl/>
                  <w:lang w:bidi="fa-IR"/>
                </w:rPr>
                <w:t xml:space="preserve">‌ها </w:t>
              </w:r>
            </w:ins>
            <w:r w:rsidRPr="00C503F2">
              <w:rPr>
                <w:rFonts w:ascii="Calibri" w:eastAsia="Calibri" w:hAnsi="Calibri" w:cs="B Lotus" w:hint="cs"/>
                <w:sz w:val="20"/>
                <w:szCs w:val="20"/>
                <w:rtl/>
                <w:lang w:bidi="fa-IR"/>
              </w:rPr>
              <w:t>با نیاز</w:t>
            </w:r>
            <w:del w:id="9328" w:author="Mehrnazi Boojari" w:date="2019-01-07T09:46:00Z">
              <w:r w:rsidRPr="00C503F2" w:rsidDel="006F7CCF">
                <w:rPr>
                  <w:rFonts w:ascii="Calibri" w:eastAsia="Calibri" w:hAnsi="Calibri" w:cs="B Lotus" w:hint="cs"/>
                  <w:sz w:val="20"/>
                  <w:szCs w:val="20"/>
                  <w:rtl/>
                  <w:lang w:bidi="fa-IR"/>
                </w:rPr>
                <w:delText xml:space="preserve"> های </w:delText>
              </w:r>
            </w:del>
            <w:ins w:id="9329" w:author="Mehrnazi Boojari" w:date="2019-01-07T09:46:00Z">
              <w:r w:rsidR="006F7CCF">
                <w:rPr>
                  <w:rFonts w:ascii="Calibri" w:eastAsia="Calibri" w:hAnsi="Calibri" w:cs="B Lotus" w:hint="cs"/>
                  <w:sz w:val="20"/>
                  <w:szCs w:val="20"/>
                  <w:rtl/>
                  <w:lang w:bidi="fa-IR"/>
                </w:rPr>
                <w:t xml:space="preserve">‌های </w:t>
              </w:r>
            </w:ins>
            <w:r w:rsidRPr="00C503F2">
              <w:rPr>
                <w:rFonts w:ascii="Calibri" w:eastAsia="Calibri" w:hAnsi="Calibri" w:cs="B Lotus" w:hint="cs"/>
                <w:sz w:val="20"/>
                <w:szCs w:val="20"/>
                <w:rtl/>
                <w:lang w:bidi="fa-IR"/>
              </w:rPr>
              <w:t>امروزی</w:t>
            </w:r>
            <w:ins w:id="9330" w:author="Mehrnazi Boojari" w:date="2019-01-12T07:16:00Z">
              <w:r w:rsidR="001A54EE">
                <w:rPr>
                  <w:rFonts w:ascii="Calibri" w:eastAsia="Calibri" w:hAnsi="Calibri" w:cs="B Lotus" w:hint="cs"/>
                  <w:sz w:val="20"/>
                  <w:szCs w:val="20"/>
                  <w:rtl/>
                  <w:lang w:bidi="fa-IR"/>
                </w:rPr>
                <w:t>.</w:t>
              </w:r>
            </w:ins>
          </w:p>
        </w:tc>
      </w:tr>
      <w:tr w:rsidR="00E91C41" w:rsidRPr="00C503F2" w14:paraId="381EE601" w14:textId="77777777" w:rsidTr="004B665D">
        <w:trPr>
          <w:trHeight w:val="719"/>
        </w:trPr>
        <w:tc>
          <w:tcPr>
            <w:tcW w:w="1947" w:type="dxa"/>
            <w:vAlign w:val="center"/>
          </w:tcPr>
          <w:p w14:paraId="434087E1" w14:textId="77777777" w:rsidR="00E91C41" w:rsidRPr="00C503F2" w:rsidRDefault="00E91C41" w:rsidP="00E91C41">
            <w:pPr>
              <w:bidi/>
              <w:jc w:val="center"/>
              <w:rPr>
                <w:rFonts w:ascii="Calibri" w:eastAsia="Calibri" w:hAnsi="Calibri" w:cs="B Lotus"/>
                <w:sz w:val="20"/>
                <w:szCs w:val="20"/>
                <w:rtl/>
                <w:lang w:bidi="fa-IR"/>
              </w:rPr>
            </w:pPr>
            <w:r w:rsidRPr="00C503F2">
              <w:rPr>
                <w:rFonts w:ascii="Calibri" w:eastAsia="Calibri" w:hAnsi="Calibri" w:cs="B Lotus" w:hint="cs"/>
                <w:sz w:val="20"/>
                <w:szCs w:val="20"/>
                <w:rtl/>
                <w:lang w:bidi="fa-IR"/>
              </w:rPr>
              <w:t>وام</w:t>
            </w:r>
            <w:del w:id="9331" w:author="Mehrnazi Boojari" w:date="2019-01-07T09:46:00Z">
              <w:r w:rsidRPr="00C503F2" w:rsidDel="006F7CCF">
                <w:rPr>
                  <w:rFonts w:ascii="Calibri" w:eastAsia="Calibri" w:hAnsi="Calibri" w:cs="B Lotus" w:hint="cs"/>
                  <w:sz w:val="20"/>
                  <w:szCs w:val="20"/>
                  <w:rtl/>
                  <w:lang w:bidi="fa-IR"/>
                </w:rPr>
                <w:delText xml:space="preserve"> های </w:delText>
              </w:r>
            </w:del>
            <w:ins w:id="9332" w:author="Mehrnazi Boojari" w:date="2019-01-07T09:46:00Z">
              <w:r w:rsidR="006F7CCF">
                <w:rPr>
                  <w:rFonts w:ascii="Calibri" w:eastAsia="Calibri" w:hAnsi="Calibri" w:cs="B Lotus" w:hint="cs"/>
                  <w:sz w:val="20"/>
                  <w:szCs w:val="20"/>
                  <w:rtl/>
                  <w:lang w:bidi="fa-IR"/>
                </w:rPr>
                <w:t xml:space="preserve">‌های </w:t>
              </w:r>
            </w:ins>
            <w:r w:rsidRPr="00C503F2">
              <w:rPr>
                <w:rFonts w:ascii="Calibri" w:eastAsia="Calibri" w:hAnsi="Calibri" w:cs="B Lotus" w:hint="cs"/>
                <w:sz w:val="20"/>
                <w:szCs w:val="20"/>
                <w:rtl/>
                <w:lang w:bidi="fa-IR"/>
              </w:rPr>
              <w:t>نوسازی و بهسازی و بازپرداخت آن</w:t>
            </w:r>
            <w:ins w:id="9333" w:author="Mehrnazi Boojari" w:date="2019-01-12T23:09:00Z">
              <w:r w:rsidR="00B56AF1">
                <w:rPr>
                  <w:rFonts w:ascii="Calibri" w:eastAsia="Calibri" w:hAnsi="Calibri" w:cs="B Nazanin" w:hint="cs"/>
                  <w:sz w:val="20"/>
                  <w:szCs w:val="20"/>
                  <w:rtl/>
                  <w:lang w:bidi="fa-IR"/>
                </w:rPr>
                <w:t>‌</w:t>
              </w:r>
            </w:ins>
            <w:r w:rsidRPr="00C503F2">
              <w:rPr>
                <w:rFonts w:ascii="Calibri" w:eastAsia="Calibri" w:hAnsi="Calibri" w:cs="B Lotus" w:hint="cs"/>
                <w:sz w:val="20"/>
                <w:szCs w:val="20"/>
                <w:rtl/>
                <w:lang w:bidi="fa-IR"/>
              </w:rPr>
              <w:t>ها</w:t>
            </w:r>
          </w:p>
        </w:tc>
        <w:tc>
          <w:tcPr>
            <w:tcW w:w="7418" w:type="dxa"/>
          </w:tcPr>
          <w:p w14:paraId="1DA988CD"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نزدیک</w:t>
            </w:r>
            <w:del w:id="9334" w:author="Mehrnazi Boojari" w:date="2019-01-07T10:45:00Z">
              <w:r w:rsidRPr="00C503F2" w:rsidDel="006A1F1D">
                <w:rPr>
                  <w:rFonts w:ascii="Calibri" w:eastAsia="Calibri" w:hAnsi="Calibri" w:cs="B Lotus" w:hint="cs"/>
                  <w:sz w:val="20"/>
                  <w:szCs w:val="20"/>
                  <w:rtl/>
                  <w:lang w:bidi="fa-IR"/>
                </w:rPr>
                <w:delText xml:space="preserve"> بودن </w:delText>
              </w:r>
            </w:del>
            <w:ins w:id="9335" w:author="Mehrnazi Boojari" w:date="2019-01-07T10:45:00Z">
              <w:r w:rsidR="006A1F1D">
                <w:rPr>
                  <w:rFonts w:ascii="Calibri" w:eastAsia="Calibri" w:hAnsi="Calibri" w:cs="B Lotus" w:hint="cs"/>
                  <w:sz w:val="20"/>
                  <w:szCs w:val="20"/>
                  <w:rtl/>
                  <w:lang w:bidi="fa-IR"/>
                </w:rPr>
                <w:t>‌</w:t>
              </w:r>
            </w:ins>
            <w:ins w:id="9336" w:author="Mehrnazi Boojari" w:date="2019-01-12T07:16:00Z">
              <w:r w:rsidR="001A54EE">
                <w:rPr>
                  <w:rFonts w:ascii="Calibri" w:eastAsia="Calibri" w:hAnsi="Calibri" w:cs="B Nazanin" w:hint="cs"/>
                  <w:sz w:val="20"/>
                  <w:szCs w:val="20"/>
                  <w:rtl/>
                  <w:lang w:bidi="fa-IR"/>
                </w:rPr>
                <w:t>‌</w:t>
              </w:r>
            </w:ins>
            <w:ins w:id="9337" w:author="Mehrnazi Boojari" w:date="2019-01-07T10:45:00Z">
              <w:r w:rsidR="006A1F1D">
                <w:rPr>
                  <w:rFonts w:ascii="Calibri" w:eastAsia="Calibri" w:hAnsi="Calibri" w:cs="B Lotus" w:hint="cs"/>
                  <w:sz w:val="20"/>
                  <w:szCs w:val="20"/>
                  <w:rtl/>
                  <w:lang w:bidi="fa-IR"/>
                </w:rPr>
                <w:t xml:space="preserve">بودن </w:t>
              </w:r>
            </w:ins>
            <w:r w:rsidRPr="00C503F2">
              <w:rPr>
                <w:rFonts w:ascii="Calibri" w:eastAsia="Calibri" w:hAnsi="Calibri" w:cs="B Lotus" w:hint="cs"/>
                <w:sz w:val="20"/>
                <w:szCs w:val="20"/>
                <w:rtl/>
                <w:lang w:bidi="fa-IR"/>
              </w:rPr>
              <w:t>به عدالت با یکسان پرداخت</w:t>
            </w:r>
            <w:del w:id="9338" w:author="Mehrnazi Boojari" w:date="2019-01-07T10:01:00Z">
              <w:r w:rsidRPr="00C503F2" w:rsidDel="00A31D6F">
                <w:rPr>
                  <w:rFonts w:ascii="Calibri" w:eastAsia="Calibri" w:hAnsi="Calibri" w:cs="B Lotus" w:hint="cs"/>
                  <w:sz w:val="20"/>
                  <w:szCs w:val="20"/>
                  <w:rtl/>
                  <w:lang w:bidi="fa-IR"/>
                </w:rPr>
                <w:delText xml:space="preserve"> کردن </w:delText>
              </w:r>
            </w:del>
            <w:ins w:id="9339" w:author="Mehrnazi Boojari" w:date="2019-01-07T10:01:00Z">
              <w:r w:rsidR="00A31D6F">
                <w:rPr>
                  <w:rFonts w:ascii="Calibri" w:eastAsia="Calibri" w:hAnsi="Calibri" w:cs="B Lotus" w:hint="cs"/>
                  <w:sz w:val="20"/>
                  <w:szCs w:val="20"/>
                  <w:rtl/>
                  <w:lang w:bidi="fa-IR"/>
                </w:rPr>
                <w:t xml:space="preserve">‌کردن </w:t>
              </w:r>
            </w:ins>
            <w:r w:rsidRPr="00C503F2">
              <w:rPr>
                <w:rFonts w:ascii="Calibri" w:eastAsia="Calibri" w:hAnsi="Calibri" w:cs="B Lotus" w:hint="cs"/>
                <w:sz w:val="20"/>
                <w:szCs w:val="20"/>
                <w:rtl/>
                <w:lang w:bidi="fa-IR"/>
              </w:rPr>
              <w:t>تسهیلات</w:t>
            </w:r>
            <w:del w:id="9340" w:author="Mehrnazi Boojari" w:date="2019-01-07T10:10:00Z">
              <w:r w:rsidRPr="00C503F2" w:rsidDel="00A31D6F">
                <w:rPr>
                  <w:rFonts w:ascii="Calibri" w:eastAsia="Calibri" w:hAnsi="Calibri" w:cs="B Lotus" w:hint="cs"/>
                  <w:sz w:val="20"/>
                  <w:szCs w:val="20"/>
                  <w:rtl/>
                  <w:lang w:bidi="fa-IR"/>
                </w:rPr>
                <w:delText xml:space="preserve"> .</w:delText>
              </w:r>
            </w:del>
            <w:ins w:id="9341" w:author="Mehrnazi Boojari" w:date="2019-01-07T10:10:00Z">
              <w:r w:rsidR="00A31D6F">
                <w:rPr>
                  <w:rFonts w:ascii="Calibri" w:eastAsia="Calibri" w:hAnsi="Calibri" w:cs="B Lotus" w:hint="cs"/>
                  <w:sz w:val="20"/>
                  <w:szCs w:val="20"/>
                  <w:rtl/>
                  <w:lang w:bidi="fa-IR"/>
                </w:rPr>
                <w:t>.</w:t>
              </w:r>
            </w:ins>
          </w:p>
          <w:p w14:paraId="0BF1D90C"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دخیل</w:t>
            </w:r>
            <w:del w:id="9342" w:author="Mehrnazi Boojari" w:date="2019-01-07T10:01:00Z">
              <w:r w:rsidRPr="00C503F2" w:rsidDel="00A31D6F">
                <w:rPr>
                  <w:rFonts w:ascii="Calibri" w:eastAsia="Calibri" w:hAnsi="Calibri" w:cs="B Lotus" w:hint="cs"/>
                  <w:sz w:val="20"/>
                  <w:szCs w:val="20"/>
                  <w:rtl/>
                  <w:lang w:bidi="fa-IR"/>
                </w:rPr>
                <w:delText xml:space="preserve"> کردن </w:delText>
              </w:r>
            </w:del>
            <w:ins w:id="9343" w:author="Mehrnazi Boojari" w:date="2019-01-07T10:01:00Z">
              <w:r w:rsidR="00A31D6F">
                <w:rPr>
                  <w:rFonts w:ascii="Calibri" w:eastAsia="Calibri" w:hAnsi="Calibri" w:cs="B Lotus" w:hint="cs"/>
                  <w:sz w:val="20"/>
                  <w:szCs w:val="20"/>
                  <w:rtl/>
                  <w:lang w:bidi="fa-IR"/>
                </w:rPr>
                <w:t>‌</w:t>
              </w:r>
            </w:ins>
            <w:ins w:id="9344" w:author="Mehrnazi Boojari" w:date="2019-01-12T07:16:00Z">
              <w:r w:rsidR="001A54EE">
                <w:rPr>
                  <w:rFonts w:ascii="Calibri" w:eastAsia="Calibri" w:hAnsi="Calibri" w:cs="B Nazanin" w:hint="cs"/>
                  <w:sz w:val="20"/>
                  <w:szCs w:val="20"/>
                  <w:rtl/>
                  <w:lang w:bidi="fa-IR"/>
                </w:rPr>
                <w:t>‌</w:t>
              </w:r>
            </w:ins>
            <w:ins w:id="9345" w:author="Mehrnazi Boojari" w:date="2019-01-07T10:01:00Z">
              <w:r w:rsidR="00A31D6F">
                <w:rPr>
                  <w:rFonts w:ascii="Calibri" w:eastAsia="Calibri" w:hAnsi="Calibri" w:cs="B Lotus" w:hint="cs"/>
                  <w:sz w:val="20"/>
                  <w:szCs w:val="20"/>
                  <w:rtl/>
                  <w:lang w:bidi="fa-IR"/>
                </w:rPr>
                <w:t xml:space="preserve">کردن </w:t>
              </w:r>
            </w:ins>
            <w:r w:rsidRPr="00C503F2">
              <w:rPr>
                <w:rFonts w:ascii="Calibri" w:eastAsia="Calibri" w:hAnsi="Calibri" w:cs="B Lotus" w:hint="cs"/>
                <w:sz w:val="20"/>
                <w:szCs w:val="20"/>
                <w:rtl/>
                <w:lang w:bidi="fa-IR"/>
              </w:rPr>
              <w:t xml:space="preserve">پارامترهای زیاد </w:t>
            </w:r>
            <w:del w:id="9346" w:author="Mehrnazi Boojari" w:date="2019-01-07T11:02:00Z">
              <w:r w:rsidRPr="00C503F2" w:rsidDel="00DB081F">
                <w:rPr>
                  <w:rFonts w:ascii="Calibri" w:eastAsia="Calibri" w:hAnsi="Calibri" w:cs="B Lotus" w:hint="cs"/>
                  <w:sz w:val="20"/>
                  <w:szCs w:val="20"/>
                  <w:rtl/>
                  <w:lang w:bidi="fa-IR"/>
                </w:rPr>
                <w:delText>باعث</w:delText>
              </w:r>
            </w:del>
            <w:ins w:id="9347" w:author="Mehrnazi Boojari" w:date="2019-01-07T11:02:00Z">
              <w:r w:rsidR="00DB081F">
                <w:rPr>
                  <w:rFonts w:ascii="Calibri" w:eastAsia="Calibri" w:hAnsi="Calibri" w:cs="B Lotus" w:hint="cs"/>
                  <w:sz w:val="20"/>
                  <w:szCs w:val="20"/>
                  <w:rtl/>
                  <w:lang w:bidi="fa-IR"/>
                </w:rPr>
                <w:t>سبب</w:t>
              </w:r>
            </w:ins>
            <w:r w:rsidRPr="00C503F2">
              <w:rPr>
                <w:rFonts w:ascii="Calibri" w:eastAsia="Calibri" w:hAnsi="Calibri" w:cs="B Lotus" w:hint="cs"/>
                <w:sz w:val="20"/>
                <w:szCs w:val="20"/>
                <w:rtl/>
                <w:lang w:bidi="fa-IR"/>
              </w:rPr>
              <w:t xml:space="preserve"> دور</w:t>
            </w:r>
            <w:del w:id="9348" w:author="Mehrnazi Boojari" w:date="2019-01-07T10:33:00Z">
              <w:r w:rsidRPr="00C503F2" w:rsidDel="006C73A5">
                <w:rPr>
                  <w:rFonts w:ascii="Calibri" w:eastAsia="Calibri" w:hAnsi="Calibri" w:cs="B Lotus" w:hint="cs"/>
                  <w:sz w:val="20"/>
                  <w:szCs w:val="20"/>
                  <w:rtl/>
                  <w:lang w:bidi="fa-IR"/>
                </w:rPr>
                <w:delText xml:space="preserve"> شدن </w:delText>
              </w:r>
            </w:del>
            <w:ins w:id="9349" w:author="Mehrnazi Boojari" w:date="2019-01-07T10:33:00Z">
              <w:r w:rsidR="006C73A5">
                <w:rPr>
                  <w:rFonts w:ascii="Calibri" w:eastAsia="Calibri" w:hAnsi="Calibri" w:cs="B Lotus" w:hint="cs"/>
                  <w:sz w:val="20"/>
                  <w:szCs w:val="20"/>
                  <w:rtl/>
                  <w:lang w:bidi="fa-IR"/>
                </w:rPr>
                <w:t xml:space="preserve">‌شدن </w:t>
              </w:r>
            </w:ins>
            <w:r w:rsidRPr="00C503F2">
              <w:rPr>
                <w:rFonts w:ascii="Calibri" w:eastAsia="Calibri" w:hAnsi="Calibri" w:cs="B Lotus" w:hint="cs"/>
                <w:sz w:val="20"/>
                <w:szCs w:val="20"/>
                <w:rtl/>
                <w:lang w:bidi="fa-IR"/>
              </w:rPr>
              <w:t>از عدالت در پرداخت تسهیلات</w:t>
            </w:r>
            <w:del w:id="9350" w:author="Mehrnazi Boojari" w:date="2019-01-07T09:53:00Z">
              <w:r w:rsidRPr="00C503F2" w:rsidDel="006F7CCF">
                <w:rPr>
                  <w:rFonts w:ascii="Calibri" w:eastAsia="Calibri" w:hAnsi="Calibri" w:cs="B Lotus" w:hint="cs"/>
                  <w:sz w:val="20"/>
                  <w:szCs w:val="20"/>
                  <w:rtl/>
                  <w:lang w:bidi="fa-IR"/>
                </w:rPr>
                <w:delText xml:space="preserve"> . </w:delText>
              </w:r>
            </w:del>
            <w:ins w:id="9351" w:author="Mehrnazi Boojari" w:date="2019-01-07T09:53:00Z">
              <w:r w:rsidR="006F7CCF">
                <w:rPr>
                  <w:rFonts w:ascii="Calibri" w:eastAsia="Calibri" w:hAnsi="Calibri" w:cs="B Lotus" w:hint="cs"/>
                  <w:sz w:val="20"/>
                  <w:szCs w:val="20"/>
                  <w:rtl/>
                  <w:lang w:bidi="fa-IR"/>
                </w:rPr>
                <w:t xml:space="preserve">. </w:t>
              </w:r>
            </w:ins>
          </w:p>
          <w:p w14:paraId="58205A27" w14:textId="77777777" w:rsidR="00E91C41" w:rsidRPr="00C503F2" w:rsidRDefault="00E91C41" w:rsidP="001A54EE">
            <w:pPr>
              <w:numPr>
                <w:ilvl w:val="0"/>
                <w:numId w:val="48"/>
              </w:numPr>
              <w:bidi/>
              <w:ind w:left="246" w:hanging="204"/>
              <w:jc w:val="both"/>
              <w:rPr>
                <w:rFonts w:ascii="Calibri" w:eastAsia="Calibri" w:hAnsi="Calibri" w:cs="B Lotus"/>
                <w:sz w:val="20"/>
                <w:szCs w:val="20"/>
                <w:lang w:bidi="fa-IR"/>
              </w:rPr>
            </w:pPr>
            <w:del w:id="9352" w:author="Mehrnazi Boojari" w:date="2019-01-12T07:16:00Z">
              <w:r w:rsidRPr="00C503F2" w:rsidDel="001A54EE">
                <w:rPr>
                  <w:rFonts w:ascii="Calibri" w:eastAsia="Calibri" w:hAnsi="Calibri" w:cs="B Lotus" w:hint="cs"/>
                  <w:sz w:val="20"/>
                  <w:szCs w:val="20"/>
                  <w:rtl/>
                </w:rPr>
                <w:delText xml:space="preserve">تامین </w:delText>
              </w:r>
            </w:del>
            <w:ins w:id="9353" w:author="Mehrnazi Boojari" w:date="2019-01-12T07:16:00Z">
              <w:r w:rsidR="001A54EE" w:rsidRPr="00C503F2">
                <w:rPr>
                  <w:rFonts w:ascii="Calibri" w:eastAsia="Calibri" w:hAnsi="Calibri" w:cs="B Lotus" w:hint="cs"/>
                  <w:sz w:val="20"/>
                  <w:szCs w:val="20"/>
                  <w:rtl/>
                </w:rPr>
                <w:t>ت</w:t>
              </w:r>
              <w:r w:rsidR="001A54EE">
                <w:rPr>
                  <w:rFonts w:ascii="Calibri" w:eastAsia="Calibri" w:hAnsi="Calibri" w:cs="B Lotus" w:hint="cs"/>
                  <w:sz w:val="20"/>
                  <w:szCs w:val="20"/>
                  <w:rtl/>
                </w:rPr>
                <w:t>أ</w:t>
              </w:r>
              <w:r w:rsidR="001A54EE" w:rsidRPr="00C503F2">
                <w:rPr>
                  <w:rFonts w:ascii="Calibri" w:eastAsia="Calibri" w:hAnsi="Calibri" w:cs="B Lotus" w:hint="cs"/>
                  <w:sz w:val="20"/>
                  <w:szCs w:val="20"/>
                  <w:rtl/>
                </w:rPr>
                <w:t xml:space="preserve">مین </w:t>
              </w:r>
            </w:ins>
            <w:r w:rsidRPr="00C503F2">
              <w:rPr>
                <w:rFonts w:ascii="Calibri" w:eastAsia="Calibri" w:hAnsi="Calibri" w:cs="B Lotus" w:hint="cs"/>
                <w:sz w:val="20"/>
                <w:szCs w:val="20"/>
                <w:rtl/>
              </w:rPr>
              <w:t>40 درصدی وام</w:t>
            </w:r>
            <w:del w:id="9354" w:author="Mehrnazi Boojari" w:date="2019-01-07T09:46:00Z">
              <w:r w:rsidRPr="00C503F2" w:rsidDel="006F7CCF">
                <w:rPr>
                  <w:rFonts w:ascii="Calibri" w:eastAsia="Calibri" w:hAnsi="Calibri" w:cs="B Lotus" w:hint="cs"/>
                  <w:sz w:val="20"/>
                  <w:szCs w:val="20"/>
                  <w:rtl/>
                </w:rPr>
                <w:delText xml:space="preserve"> های </w:delText>
              </w:r>
            </w:del>
            <w:ins w:id="9355" w:author="Mehrnazi Boojari" w:date="2019-01-07T09:46:00Z">
              <w:r w:rsidR="006F7CCF">
                <w:rPr>
                  <w:rFonts w:ascii="Calibri" w:eastAsia="Calibri" w:hAnsi="Calibri" w:cs="B Lotus" w:hint="cs"/>
                  <w:sz w:val="20"/>
                  <w:szCs w:val="20"/>
                  <w:rtl/>
                </w:rPr>
                <w:t xml:space="preserve">‌های </w:t>
              </w:r>
            </w:ins>
            <w:r w:rsidRPr="00C503F2">
              <w:rPr>
                <w:rFonts w:ascii="Calibri" w:eastAsia="Calibri" w:hAnsi="Calibri" w:cs="B Lotus" w:hint="cs"/>
                <w:sz w:val="20"/>
                <w:szCs w:val="20"/>
                <w:rtl/>
              </w:rPr>
              <w:t>مسکن از هزینه</w:t>
            </w:r>
            <w:del w:id="9356" w:author="Mehrnazi Boojari" w:date="2019-01-07T09:46:00Z">
              <w:r w:rsidRPr="00C503F2" w:rsidDel="006F7CCF">
                <w:rPr>
                  <w:rFonts w:ascii="Calibri" w:eastAsia="Calibri" w:hAnsi="Calibri" w:cs="B Lotus" w:hint="cs"/>
                  <w:sz w:val="20"/>
                  <w:szCs w:val="20"/>
                  <w:rtl/>
                </w:rPr>
                <w:delText xml:space="preserve"> های </w:delText>
              </w:r>
            </w:del>
            <w:ins w:id="9357" w:author="Mehrnazi Boojari" w:date="2019-01-07T09:46:00Z">
              <w:r w:rsidR="006F7CCF">
                <w:rPr>
                  <w:rFonts w:ascii="Calibri" w:eastAsia="Calibri" w:hAnsi="Calibri" w:cs="B Lotus" w:hint="cs"/>
                  <w:sz w:val="20"/>
                  <w:szCs w:val="20"/>
                  <w:rtl/>
                </w:rPr>
                <w:t xml:space="preserve">‌های </w:t>
              </w:r>
            </w:ins>
            <w:r w:rsidRPr="00C503F2">
              <w:rPr>
                <w:rFonts w:ascii="Calibri" w:eastAsia="Calibri" w:hAnsi="Calibri" w:cs="B Lotus" w:hint="cs"/>
                <w:sz w:val="20"/>
                <w:szCs w:val="20"/>
                <w:rtl/>
              </w:rPr>
              <w:t>ساخت مسکن</w:t>
            </w:r>
            <w:ins w:id="9358" w:author="Mehrnazi Boojari" w:date="2019-01-12T07:16:00Z">
              <w:r w:rsidR="001A54EE">
                <w:rPr>
                  <w:rFonts w:ascii="Calibri" w:eastAsia="Calibri" w:hAnsi="Calibri" w:cs="B Lotus" w:hint="cs"/>
                  <w:sz w:val="20"/>
                  <w:szCs w:val="20"/>
                  <w:rtl/>
                </w:rPr>
                <w:t>.</w:t>
              </w:r>
            </w:ins>
          </w:p>
          <w:p w14:paraId="6C2F7E3B"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rPr>
              <w:lastRenderedPageBreak/>
              <w:t>بازپرداخت وام</w:t>
            </w:r>
            <w:ins w:id="9359" w:author="Mehrnazi Boojari" w:date="2019-01-12T23:07:00Z">
              <w:r w:rsidR="00B56AF1">
                <w:rPr>
                  <w:rFonts w:ascii="Calibri" w:eastAsia="Calibri" w:hAnsi="Calibri" w:cs="B Nazanin" w:hint="cs"/>
                  <w:sz w:val="20"/>
                  <w:szCs w:val="20"/>
                  <w:rtl/>
                </w:rPr>
                <w:t>‌</w:t>
              </w:r>
            </w:ins>
            <w:del w:id="9360" w:author="Mehrnazi Boojari" w:date="2019-01-07T09:46:00Z">
              <w:r w:rsidRPr="00C503F2" w:rsidDel="006F7CCF">
                <w:rPr>
                  <w:rFonts w:ascii="Calibri" w:eastAsia="Calibri" w:hAnsi="Calibri" w:cs="B Lotus" w:hint="cs"/>
                  <w:sz w:val="20"/>
                  <w:szCs w:val="20"/>
                  <w:rtl/>
                </w:rPr>
                <w:delText xml:space="preserve"> های </w:delText>
              </w:r>
            </w:del>
            <w:ins w:id="9361" w:author="Mehrnazi Boojari" w:date="2019-01-07T09:46:00Z">
              <w:r w:rsidR="006F7CCF">
                <w:rPr>
                  <w:rFonts w:ascii="Calibri" w:eastAsia="Calibri" w:hAnsi="Calibri" w:cs="B Lotus" w:hint="cs"/>
                  <w:sz w:val="20"/>
                  <w:szCs w:val="20"/>
                  <w:rtl/>
                </w:rPr>
                <w:t xml:space="preserve">‌های </w:t>
              </w:r>
            </w:ins>
            <w:r w:rsidRPr="00C503F2">
              <w:rPr>
                <w:rFonts w:ascii="Calibri" w:eastAsia="Calibri" w:hAnsi="Calibri" w:cs="B Lotus" w:hint="cs"/>
                <w:sz w:val="20"/>
                <w:szCs w:val="20"/>
                <w:rtl/>
              </w:rPr>
              <w:t xml:space="preserve">مسکن </w:t>
            </w:r>
            <w:del w:id="9362" w:author="Mehrnazi Boojari" w:date="2019-01-07T10:03:00Z">
              <w:r w:rsidRPr="00C503F2" w:rsidDel="00A31D6F">
                <w:rPr>
                  <w:rFonts w:ascii="Calibri" w:eastAsia="Calibri" w:hAnsi="Calibri" w:cs="B Lotus" w:hint="cs"/>
                  <w:sz w:val="20"/>
                  <w:szCs w:val="20"/>
                  <w:rtl/>
                </w:rPr>
                <w:delText>روستائی</w:delText>
              </w:r>
            </w:del>
            <w:ins w:id="9363" w:author="Mehrnazi Boojari" w:date="2019-01-07T10:03:00Z">
              <w:r w:rsidR="00A31D6F">
                <w:rPr>
                  <w:rFonts w:ascii="Calibri" w:eastAsia="Calibri" w:hAnsi="Calibri" w:cs="B Lotus" w:hint="cs"/>
                  <w:sz w:val="20"/>
                  <w:szCs w:val="20"/>
                  <w:rtl/>
                </w:rPr>
                <w:t>روستایی</w:t>
              </w:r>
            </w:ins>
            <w:ins w:id="9364" w:author="Mehrnazi Boojari" w:date="2019-01-12T23:07:00Z">
              <w:r w:rsidR="00B56AF1">
                <w:rPr>
                  <w:rFonts w:ascii="Calibri" w:eastAsia="Calibri" w:hAnsi="Calibri" w:cs="B Lotus" w:hint="cs"/>
                  <w:sz w:val="20"/>
                  <w:szCs w:val="20"/>
                  <w:rtl/>
                </w:rPr>
                <w:t>.</w:t>
              </w:r>
            </w:ins>
          </w:p>
          <w:p w14:paraId="750A8522" w14:textId="77777777" w:rsidR="00E91C41" w:rsidRPr="00C503F2" w:rsidRDefault="00E91C41" w:rsidP="00A25B54">
            <w:pPr>
              <w:numPr>
                <w:ilvl w:val="0"/>
                <w:numId w:val="48"/>
              </w:numPr>
              <w:bidi/>
              <w:ind w:left="246" w:hanging="204"/>
              <w:jc w:val="both"/>
              <w:rPr>
                <w:rFonts w:ascii="Calibri" w:eastAsia="Calibri" w:hAnsi="Calibri" w:cs="B Lotus"/>
                <w:sz w:val="20"/>
                <w:szCs w:val="20"/>
              </w:rPr>
            </w:pPr>
            <w:r w:rsidRPr="00C503F2">
              <w:rPr>
                <w:rFonts w:ascii="Calibri" w:eastAsia="Calibri" w:hAnsi="Calibri" w:cs="B Lotus" w:hint="cs"/>
                <w:sz w:val="20"/>
                <w:szCs w:val="20"/>
                <w:rtl/>
              </w:rPr>
              <w:t>نبود طرح و آلترناتیو دیگری برای جایگزینی وام</w:t>
            </w:r>
            <w:del w:id="9365" w:author="Mehrnazi Boojari" w:date="2019-01-07T09:46:00Z">
              <w:r w:rsidRPr="00C503F2" w:rsidDel="006F7CCF">
                <w:rPr>
                  <w:rFonts w:ascii="Calibri" w:eastAsia="Calibri" w:hAnsi="Calibri" w:cs="B Lotus" w:hint="cs"/>
                  <w:sz w:val="20"/>
                  <w:szCs w:val="20"/>
                  <w:rtl/>
                </w:rPr>
                <w:delText xml:space="preserve"> های </w:delText>
              </w:r>
            </w:del>
            <w:ins w:id="9366" w:author="Mehrnazi Boojari" w:date="2019-01-07T09:46:00Z">
              <w:r w:rsidR="006F7CCF">
                <w:rPr>
                  <w:rFonts w:ascii="Calibri" w:eastAsia="Calibri" w:hAnsi="Calibri" w:cs="B Lotus" w:hint="cs"/>
                  <w:sz w:val="20"/>
                  <w:szCs w:val="20"/>
                  <w:rtl/>
                </w:rPr>
                <w:t>‌</w:t>
              </w:r>
            </w:ins>
            <w:ins w:id="9367" w:author="Mehrnazi Boojari" w:date="2019-01-12T23:08:00Z">
              <w:r w:rsidR="00B56AF1">
                <w:rPr>
                  <w:rFonts w:ascii="Calibri" w:eastAsia="Calibri" w:hAnsi="Calibri" w:cs="B Nazanin" w:hint="cs"/>
                  <w:sz w:val="20"/>
                  <w:szCs w:val="20"/>
                  <w:rtl/>
                </w:rPr>
                <w:t>‌</w:t>
              </w:r>
            </w:ins>
            <w:ins w:id="9368" w:author="Mehrnazi Boojari" w:date="2019-01-07T09:46:00Z">
              <w:r w:rsidR="006F7CCF">
                <w:rPr>
                  <w:rFonts w:ascii="Calibri" w:eastAsia="Calibri" w:hAnsi="Calibri" w:cs="B Lotus" w:hint="cs"/>
                  <w:sz w:val="20"/>
                  <w:szCs w:val="20"/>
                  <w:rtl/>
                </w:rPr>
                <w:t xml:space="preserve">های </w:t>
              </w:r>
            </w:ins>
            <w:r w:rsidRPr="00C503F2">
              <w:rPr>
                <w:rFonts w:ascii="Calibri" w:eastAsia="Calibri" w:hAnsi="Calibri" w:cs="B Lotus" w:hint="cs"/>
                <w:sz w:val="20"/>
                <w:szCs w:val="20"/>
                <w:rtl/>
              </w:rPr>
              <w:t>مسکن روستایی</w:t>
            </w:r>
            <w:ins w:id="9369" w:author="Mehrnazi Boojari" w:date="2019-01-12T23:07:00Z">
              <w:r w:rsidR="00B56AF1">
                <w:rPr>
                  <w:rFonts w:ascii="Calibri" w:eastAsia="Calibri" w:hAnsi="Calibri" w:cs="B Lotus" w:hint="cs"/>
                  <w:sz w:val="20"/>
                  <w:szCs w:val="20"/>
                  <w:rtl/>
                </w:rPr>
                <w:t>.</w:t>
              </w:r>
            </w:ins>
          </w:p>
          <w:p w14:paraId="2FA2522D" w14:textId="77777777" w:rsidR="00E91C41" w:rsidRPr="00C503F2" w:rsidRDefault="00E91C41" w:rsidP="00B56AF1">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rPr>
              <w:t>بخشی</w:t>
            </w:r>
            <w:ins w:id="9370" w:author="Mehrnazi Boojari" w:date="2019-01-12T23:08:00Z">
              <w:r w:rsidR="00B56AF1">
                <w:rPr>
                  <w:rFonts w:ascii="Calibri" w:eastAsia="Calibri" w:hAnsi="Calibri" w:cs="B Nazanin" w:hint="cs"/>
                  <w:sz w:val="20"/>
                  <w:szCs w:val="20"/>
                  <w:rtl/>
                </w:rPr>
                <w:t>‌</w:t>
              </w:r>
            </w:ins>
            <w:del w:id="9371" w:author="Mehrnazi Boojari" w:date="2019-01-12T23:08:00Z">
              <w:r w:rsidRPr="00C503F2" w:rsidDel="00B56AF1">
                <w:rPr>
                  <w:rFonts w:ascii="Calibri" w:eastAsia="Calibri" w:hAnsi="Calibri" w:cs="B Lotus" w:hint="cs"/>
                  <w:sz w:val="20"/>
                  <w:szCs w:val="20"/>
                  <w:rtl/>
                </w:rPr>
                <w:delText xml:space="preserve"> </w:delText>
              </w:r>
            </w:del>
            <w:r w:rsidRPr="00C503F2">
              <w:rPr>
                <w:rFonts w:ascii="Calibri" w:eastAsia="Calibri" w:hAnsi="Calibri" w:cs="B Lotus" w:hint="cs"/>
                <w:sz w:val="20"/>
                <w:szCs w:val="20"/>
                <w:rtl/>
              </w:rPr>
              <w:t>نگری به موضوع وام مسکن و ندیدن میزان درآمد و اشتغال روستایی</w:t>
            </w:r>
            <w:del w:id="9372" w:author="Mehrnazi Boojari" w:date="2019-01-12T23:07:00Z">
              <w:r w:rsidRPr="00C503F2" w:rsidDel="00B56AF1">
                <w:rPr>
                  <w:rFonts w:ascii="Calibri" w:eastAsia="Calibri" w:hAnsi="Calibri" w:cs="B Lotus" w:hint="cs"/>
                  <w:sz w:val="20"/>
                  <w:szCs w:val="20"/>
                  <w:rtl/>
                </w:rPr>
                <w:delText xml:space="preserve"> </w:delText>
              </w:r>
            </w:del>
            <w:ins w:id="9373" w:author="Mehrnazi Boojari" w:date="2019-01-12T23:07:00Z">
              <w:r w:rsidR="00B56AF1">
                <w:rPr>
                  <w:rFonts w:ascii="Calibri" w:eastAsia="Calibri" w:hAnsi="Calibri" w:cs="B Lotus" w:hint="cs"/>
                  <w:sz w:val="20"/>
                  <w:szCs w:val="20"/>
                  <w:rtl/>
                </w:rPr>
                <w:t>.</w:t>
              </w:r>
            </w:ins>
          </w:p>
          <w:p w14:paraId="013766B0"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del w:id="9374" w:author="Mehrnazi Boojari" w:date="2019-01-07T22:30:00Z">
              <w:r w:rsidRPr="00C503F2" w:rsidDel="00051F26">
                <w:rPr>
                  <w:rFonts w:ascii="Calibri" w:eastAsia="Calibri" w:hAnsi="Calibri" w:cs="B Lotus" w:hint="cs"/>
                  <w:sz w:val="20"/>
                  <w:szCs w:val="20"/>
                  <w:rtl/>
                </w:rPr>
                <w:delText>در نظر گرفتن</w:delText>
              </w:r>
            </w:del>
            <w:ins w:id="9375" w:author="Mehrnazi Boojari" w:date="2019-01-07T22:30:00Z">
              <w:r w:rsidR="00051F26">
                <w:rPr>
                  <w:rFonts w:ascii="Calibri" w:eastAsia="Calibri" w:hAnsi="Calibri" w:cs="B Lotus" w:hint="cs"/>
                  <w:sz w:val="20"/>
                  <w:szCs w:val="20"/>
                  <w:rtl/>
                </w:rPr>
                <w:t>در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نظر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گرفتن</w:t>
              </w:r>
            </w:ins>
            <w:r w:rsidRPr="00C503F2">
              <w:rPr>
                <w:rFonts w:ascii="Calibri" w:eastAsia="Calibri" w:hAnsi="Calibri" w:cs="B Lotus" w:hint="cs"/>
                <w:sz w:val="20"/>
                <w:szCs w:val="20"/>
                <w:rtl/>
              </w:rPr>
              <w:t xml:space="preserve"> وام یکسان برای کل کشور</w:t>
            </w:r>
            <w:ins w:id="9376" w:author="Mehrnazi Boojari" w:date="2019-01-12T23:07:00Z">
              <w:r w:rsidR="00B56AF1">
                <w:rPr>
                  <w:rFonts w:ascii="Calibri" w:eastAsia="Calibri" w:hAnsi="Calibri" w:cs="B Lotus" w:hint="cs"/>
                  <w:sz w:val="20"/>
                  <w:szCs w:val="20"/>
                  <w:rtl/>
                </w:rPr>
                <w:t>.</w:t>
              </w:r>
            </w:ins>
          </w:p>
          <w:p w14:paraId="456B155A" w14:textId="77777777" w:rsidR="00E91C41" w:rsidRPr="00C503F2" w:rsidRDefault="00E91C41" w:rsidP="00A25B54">
            <w:pPr>
              <w:numPr>
                <w:ilvl w:val="0"/>
                <w:numId w:val="48"/>
              </w:numPr>
              <w:bidi/>
              <w:ind w:left="246" w:hanging="204"/>
              <w:jc w:val="both"/>
              <w:rPr>
                <w:rFonts w:ascii="Calibri" w:eastAsia="Calibri" w:hAnsi="Calibri" w:cs="B Lotus"/>
                <w:sz w:val="20"/>
                <w:szCs w:val="20"/>
                <w:rtl/>
              </w:rPr>
            </w:pPr>
            <w:r w:rsidRPr="00C503F2">
              <w:rPr>
                <w:rFonts w:ascii="Calibri" w:eastAsia="Calibri" w:hAnsi="Calibri" w:cs="B Lotus" w:hint="cs"/>
                <w:sz w:val="20"/>
                <w:szCs w:val="20"/>
                <w:rtl/>
              </w:rPr>
              <w:t>بروکراسی پیچیده بانکی و نبود اختیارات و بودجه کافی</w:t>
            </w:r>
            <w:ins w:id="9377" w:author="Mehrnazi Boojari" w:date="2019-01-12T23:07:00Z">
              <w:r w:rsidR="00B56AF1">
                <w:rPr>
                  <w:rFonts w:ascii="Calibri" w:eastAsia="Calibri" w:hAnsi="Calibri" w:cs="B Lotus" w:hint="cs"/>
                  <w:sz w:val="20"/>
                  <w:szCs w:val="20"/>
                  <w:rtl/>
                </w:rPr>
                <w:t>.</w:t>
              </w:r>
            </w:ins>
            <w:r w:rsidRPr="00C503F2">
              <w:rPr>
                <w:rFonts w:ascii="Calibri" w:eastAsia="Calibri" w:hAnsi="Calibri" w:cs="B Lotus" w:hint="cs"/>
                <w:sz w:val="20"/>
                <w:szCs w:val="20"/>
                <w:rtl/>
              </w:rPr>
              <w:t xml:space="preserve"> </w:t>
            </w:r>
          </w:p>
        </w:tc>
      </w:tr>
      <w:tr w:rsidR="00E91C41" w:rsidRPr="00C503F2" w14:paraId="5A519CE8" w14:textId="77777777" w:rsidTr="004B665D">
        <w:trPr>
          <w:trHeight w:val="1637"/>
        </w:trPr>
        <w:tc>
          <w:tcPr>
            <w:tcW w:w="1947" w:type="dxa"/>
            <w:vAlign w:val="center"/>
          </w:tcPr>
          <w:p w14:paraId="146A7E2C" w14:textId="77777777" w:rsidR="00E91C41" w:rsidRPr="00C503F2" w:rsidRDefault="00E91C41" w:rsidP="00E91C41">
            <w:pPr>
              <w:bidi/>
              <w:jc w:val="center"/>
              <w:rPr>
                <w:rFonts w:ascii="Calibri" w:eastAsia="Calibri" w:hAnsi="Calibri" w:cs="B Lotus"/>
                <w:sz w:val="20"/>
                <w:szCs w:val="20"/>
                <w:rtl/>
                <w:lang w:bidi="fa-IR"/>
              </w:rPr>
            </w:pPr>
            <w:del w:id="9378" w:author="Mehrnazi Boojari" w:date="2019-01-07T22:30:00Z">
              <w:r w:rsidRPr="00C503F2" w:rsidDel="00051F26">
                <w:rPr>
                  <w:rFonts w:ascii="Calibri" w:eastAsia="Calibri" w:hAnsi="Calibri" w:cs="B Lotus" w:hint="cs"/>
                  <w:sz w:val="20"/>
                  <w:szCs w:val="20"/>
                  <w:rtl/>
                </w:rPr>
                <w:lastRenderedPageBreak/>
                <w:delText>در نظر گرفتن</w:delText>
              </w:r>
            </w:del>
            <w:ins w:id="9379" w:author="Mehrnazi Boojari" w:date="2019-01-07T22:30:00Z">
              <w:r w:rsidR="00051F26">
                <w:rPr>
                  <w:rFonts w:ascii="Calibri" w:eastAsia="Calibri" w:hAnsi="Calibri" w:cs="B Lotus" w:hint="cs"/>
                  <w:sz w:val="20"/>
                  <w:szCs w:val="20"/>
                  <w:rtl/>
                </w:rPr>
                <w:t>در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نظر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گرفتن</w:t>
              </w:r>
            </w:ins>
            <w:r w:rsidRPr="00C503F2">
              <w:rPr>
                <w:rFonts w:ascii="Calibri" w:eastAsia="Calibri" w:hAnsi="Calibri" w:cs="B Lotus" w:hint="cs"/>
                <w:sz w:val="20"/>
                <w:szCs w:val="20"/>
                <w:rtl/>
              </w:rPr>
              <w:t xml:space="preserve"> شرایط فرهنگی و اجتماعی خانواده</w:t>
            </w:r>
            <w:del w:id="9380" w:author="Mehrnazi Boojari" w:date="2019-01-07T09:46:00Z">
              <w:r w:rsidRPr="00C503F2" w:rsidDel="006F7CCF">
                <w:rPr>
                  <w:rFonts w:ascii="Calibri" w:eastAsia="Calibri" w:hAnsi="Calibri" w:cs="B Lotus" w:hint="cs"/>
                  <w:sz w:val="20"/>
                  <w:szCs w:val="20"/>
                  <w:rtl/>
                </w:rPr>
                <w:delText xml:space="preserve"> های </w:delText>
              </w:r>
            </w:del>
            <w:ins w:id="9381" w:author="Mehrnazi Boojari" w:date="2019-01-07T09:46:00Z">
              <w:r w:rsidR="006F7CCF">
                <w:rPr>
                  <w:rFonts w:ascii="Calibri" w:eastAsia="Calibri" w:hAnsi="Calibri" w:cs="B Lotus" w:hint="cs"/>
                  <w:sz w:val="20"/>
                  <w:szCs w:val="20"/>
                  <w:rtl/>
                </w:rPr>
                <w:t xml:space="preserve">‌های </w:t>
              </w:r>
            </w:ins>
            <w:r w:rsidRPr="00C503F2">
              <w:rPr>
                <w:rFonts w:ascii="Calibri" w:eastAsia="Calibri" w:hAnsi="Calibri" w:cs="B Lotus" w:hint="cs"/>
                <w:sz w:val="20"/>
                <w:szCs w:val="20"/>
                <w:rtl/>
              </w:rPr>
              <w:t>روستایی در ساخت مسکن (هویت روستایی)</w:t>
            </w:r>
          </w:p>
        </w:tc>
        <w:tc>
          <w:tcPr>
            <w:tcW w:w="7418" w:type="dxa"/>
          </w:tcPr>
          <w:p w14:paraId="54770E3D" w14:textId="77777777" w:rsidR="00E91C41" w:rsidRPr="00C503F2" w:rsidRDefault="00E91C41" w:rsidP="00A25B54">
            <w:pPr>
              <w:numPr>
                <w:ilvl w:val="0"/>
                <w:numId w:val="48"/>
              </w:numPr>
              <w:bidi/>
              <w:spacing w:after="200" w:line="276" w:lineRule="auto"/>
              <w:ind w:left="246" w:hanging="204"/>
              <w:contextualSpacing/>
              <w:jc w:val="both"/>
              <w:rPr>
                <w:rFonts w:ascii="Calibri" w:eastAsia="Calibri" w:hAnsi="Calibri" w:cs="B Lotus"/>
                <w:sz w:val="20"/>
                <w:szCs w:val="20"/>
              </w:rPr>
            </w:pPr>
            <w:r w:rsidRPr="00C503F2">
              <w:rPr>
                <w:rFonts w:ascii="Calibri" w:eastAsia="Calibri" w:hAnsi="Calibri" w:cs="B Lotus" w:hint="cs"/>
                <w:sz w:val="20"/>
                <w:szCs w:val="20"/>
                <w:rtl/>
              </w:rPr>
              <w:t>غفلت از هویت روستایی</w:t>
            </w:r>
            <w:ins w:id="9382" w:author="Mehrnazi Boojari" w:date="2019-01-12T23:07:00Z">
              <w:r w:rsidR="00B56AF1">
                <w:rPr>
                  <w:rFonts w:ascii="Calibri" w:eastAsia="Calibri" w:hAnsi="Calibri" w:cs="B Lotus" w:hint="cs"/>
                  <w:sz w:val="20"/>
                  <w:szCs w:val="20"/>
                  <w:rtl/>
                </w:rPr>
                <w:t>.</w:t>
              </w:r>
            </w:ins>
            <w:r w:rsidRPr="00C503F2">
              <w:rPr>
                <w:rFonts w:ascii="Calibri" w:eastAsia="Calibri" w:hAnsi="Calibri" w:cs="B Lotus" w:hint="cs"/>
                <w:sz w:val="20"/>
                <w:szCs w:val="20"/>
                <w:rtl/>
              </w:rPr>
              <w:t xml:space="preserve"> </w:t>
            </w:r>
          </w:p>
          <w:p w14:paraId="766A1319" w14:textId="77777777" w:rsidR="00E91C41" w:rsidRPr="00C503F2" w:rsidRDefault="00E91C41" w:rsidP="00B56AF1">
            <w:pPr>
              <w:numPr>
                <w:ilvl w:val="0"/>
                <w:numId w:val="48"/>
              </w:numPr>
              <w:bidi/>
              <w:spacing w:after="200" w:line="276" w:lineRule="auto"/>
              <w:ind w:left="246" w:hanging="204"/>
              <w:contextualSpacing/>
              <w:jc w:val="both"/>
              <w:rPr>
                <w:rFonts w:ascii="Calibri" w:eastAsia="Calibri" w:hAnsi="Calibri" w:cs="B Lotus"/>
                <w:sz w:val="20"/>
                <w:szCs w:val="20"/>
              </w:rPr>
            </w:pPr>
            <w:r w:rsidRPr="00C503F2">
              <w:rPr>
                <w:rFonts w:ascii="Calibri" w:eastAsia="Calibri" w:hAnsi="Calibri" w:cs="B Lotus" w:hint="cs"/>
                <w:sz w:val="20"/>
                <w:szCs w:val="20"/>
                <w:rtl/>
              </w:rPr>
              <w:t>غفلت از رضایت</w:t>
            </w:r>
            <w:ins w:id="9383" w:author="Mehrnazi Boojari" w:date="2019-01-12T23:08:00Z">
              <w:r w:rsidR="00B56AF1">
                <w:rPr>
                  <w:rFonts w:ascii="Calibri" w:eastAsia="Calibri" w:hAnsi="Calibri" w:cs="B Nazanin" w:hint="cs"/>
                  <w:sz w:val="20"/>
                  <w:szCs w:val="20"/>
                  <w:rtl/>
                </w:rPr>
                <w:t>‌</w:t>
              </w:r>
            </w:ins>
            <w:del w:id="9384" w:author="Mehrnazi Boojari" w:date="2019-01-12T23:08:00Z">
              <w:r w:rsidRPr="00C503F2" w:rsidDel="00B56AF1">
                <w:rPr>
                  <w:rFonts w:ascii="Calibri" w:eastAsia="Calibri" w:hAnsi="Calibri" w:cs="B Lotus" w:hint="cs"/>
                  <w:sz w:val="20"/>
                  <w:szCs w:val="20"/>
                  <w:rtl/>
                </w:rPr>
                <w:delText xml:space="preserve"> </w:delText>
              </w:r>
            </w:del>
            <w:r w:rsidRPr="00C503F2">
              <w:rPr>
                <w:rFonts w:ascii="Calibri" w:eastAsia="Calibri" w:hAnsi="Calibri" w:cs="B Lotus" w:hint="cs"/>
                <w:sz w:val="20"/>
                <w:szCs w:val="20"/>
                <w:rtl/>
              </w:rPr>
              <w:t>مندی ساکنان روستایی (در</w:t>
            </w:r>
            <w:ins w:id="9385" w:author="Mehrnazi Boojari" w:date="2019-01-12T23:07:00Z">
              <w:r w:rsidR="00B56AF1">
                <w:rPr>
                  <w:rFonts w:ascii="Calibri" w:eastAsia="Calibri" w:hAnsi="Calibri" w:cs="B Lotus" w:hint="cs"/>
                  <w:sz w:val="20"/>
                  <w:szCs w:val="20"/>
                  <w:rtl/>
                </w:rPr>
                <w:t xml:space="preserve"> </w:t>
              </w:r>
            </w:ins>
            <w:r w:rsidRPr="00C503F2">
              <w:rPr>
                <w:rFonts w:ascii="Calibri" w:eastAsia="Calibri" w:hAnsi="Calibri" w:cs="B Lotus" w:hint="cs"/>
                <w:sz w:val="20"/>
                <w:szCs w:val="20"/>
                <w:rtl/>
              </w:rPr>
              <w:t>ابعاد اجتماعی)</w:t>
            </w:r>
            <w:ins w:id="9386" w:author="Mehrnazi Boojari" w:date="2019-01-12T23:07:00Z">
              <w:r w:rsidR="00B56AF1">
                <w:rPr>
                  <w:rFonts w:ascii="Calibri" w:eastAsia="Calibri" w:hAnsi="Calibri" w:cs="B Lotus" w:hint="cs"/>
                  <w:sz w:val="20"/>
                  <w:szCs w:val="20"/>
                  <w:rtl/>
                </w:rPr>
                <w:t>.</w:t>
              </w:r>
            </w:ins>
          </w:p>
          <w:p w14:paraId="5E6B9739" w14:textId="77777777" w:rsidR="00E91C41" w:rsidRPr="00C503F2" w:rsidRDefault="00E91C41" w:rsidP="00A25B54">
            <w:pPr>
              <w:numPr>
                <w:ilvl w:val="0"/>
                <w:numId w:val="48"/>
              </w:numPr>
              <w:bidi/>
              <w:spacing w:after="200" w:line="276" w:lineRule="auto"/>
              <w:ind w:left="246" w:hanging="204"/>
              <w:contextualSpacing/>
              <w:jc w:val="both"/>
              <w:rPr>
                <w:rFonts w:ascii="Calibri" w:eastAsia="Calibri" w:hAnsi="Calibri" w:cs="B Lotus"/>
                <w:sz w:val="20"/>
                <w:szCs w:val="20"/>
              </w:rPr>
            </w:pPr>
            <w:r w:rsidRPr="00C503F2">
              <w:rPr>
                <w:rFonts w:ascii="Calibri" w:eastAsia="Calibri" w:hAnsi="Calibri" w:cs="B Lotus" w:hint="cs"/>
                <w:sz w:val="20"/>
                <w:szCs w:val="20"/>
                <w:rtl/>
              </w:rPr>
              <w:t xml:space="preserve">نبود اسناد و قوانین بالادستی در ساخت مساکن </w:t>
            </w:r>
            <w:del w:id="9387" w:author="Mehrnazi Boojari" w:date="2019-01-07T10:03:00Z">
              <w:r w:rsidRPr="00C503F2" w:rsidDel="00A31D6F">
                <w:rPr>
                  <w:rFonts w:ascii="Calibri" w:eastAsia="Calibri" w:hAnsi="Calibri" w:cs="B Lotus" w:hint="cs"/>
                  <w:sz w:val="20"/>
                  <w:szCs w:val="20"/>
                  <w:rtl/>
                </w:rPr>
                <w:delText>روستائی</w:delText>
              </w:r>
            </w:del>
            <w:ins w:id="9388" w:author="Mehrnazi Boojari" w:date="2019-01-07T10:03:00Z">
              <w:r w:rsidR="00A31D6F">
                <w:rPr>
                  <w:rFonts w:ascii="Calibri" w:eastAsia="Calibri" w:hAnsi="Calibri" w:cs="B Lotus" w:hint="cs"/>
                  <w:sz w:val="20"/>
                  <w:szCs w:val="20"/>
                  <w:rtl/>
                </w:rPr>
                <w:t>روستایی</w:t>
              </w:r>
            </w:ins>
            <w:r w:rsidRPr="00C503F2">
              <w:rPr>
                <w:rFonts w:ascii="Calibri" w:eastAsia="Calibri" w:hAnsi="Calibri" w:cs="B Lotus" w:hint="cs"/>
                <w:sz w:val="20"/>
                <w:szCs w:val="20"/>
                <w:rtl/>
              </w:rPr>
              <w:t xml:space="preserve"> </w:t>
            </w:r>
            <w:del w:id="9389" w:author="Mehrnazi Boojari" w:date="2019-01-10T01:06:00Z">
              <w:r w:rsidRPr="00C503F2" w:rsidDel="00647583">
                <w:rPr>
                  <w:rFonts w:ascii="Calibri" w:eastAsia="Calibri" w:hAnsi="Calibri" w:cs="B Lotus" w:hint="cs"/>
                  <w:sz w:val="20"/>
                  <w:szCs w:val="20"/>
                  <w:rtl/>
                </w:rPr>
                <w:delText>مبتنی بر</w:delText>
              </w:r>
            </w:del>
            <w:ins w:id="9390" w:author="Mehrnazi Boojari" w:date="2019-01-10T01:06:00Z">
              <w:r w:rsidR="00647583">
                <w:rPr>
                  <w:rFonts w:ascii="Calibri" w:eastAsia="Calibri" w:hAnsi="Calibri" w:cs="B Lotus" w:hint="cs"/>
                  <w:sz w:val="20"/>
                  <w:szCs w:val="20"/>
                  <w:rtl/>
                </w:rPr>
                <w:t>مبتنی</w:t>
              </w:r>
              <w:r w:rsidR="00647583">
                <w:rPr>
                  <w:rFonts w:ascii="Times New Roman" w:eastAsia="Calibri" w:hAnsi="Times New Roman" w:cs="Times New Roman" w:hint="cs"/>
                  <w:sz w:val="20"/>
                  <w:szCs w:val="20"/>
                  <w:rtl/>
                </w:rPr>
                <w:t> </w:t>
              </w:r>
              <w:r w:rsidR="00647583">
                <w:rPr>
                  <w:rFonts w:ascii="Calibri" w:eastAsia="Calibri" w:hAnsi="Calibri" w:cs="B Lotus" w:hint="cs"/>
                  <w:sz w:val="20"/>
                  <w:szCs w:val="20"/>
                  <w:rtl/>
                </w:rPr>
                <w:t>بر</w:t>
              </w:r>
            </w:ins>
            <w:r w:rsidRPr="00C503F2">
              <w:rPr>
                <w:rFonts w:ascii="Calibri" w:eastAsia="Calibri" w:hAnsi="Calibri" w:cs="B Lotus" w:hint="cs"/>
                <w:sz w:val="20"/>
                <w:szCs w:val="20"/>
                <w:rtl/>
              </w:rPr>
              <w:t xml:space="preserve"> هویت روستایی</w:t>
            </w:r>
            <w:ins w:id="9391" w:author="Mehrnazi Boojari" w:date="2019-01-12T23:07:00Z">
              <w:r w:rsidR="00B56AF1">
                <w:rPr>
                  <w:rFonts w:ascii="Calibri" w:eastAsia="Calibri" w:hAnsi="Calibri" w:cs="B Lotus" w:hint="cs"/>
                  <w:sz w:val="20"/>
                  <w:szCs w:val="20"/>
                  <w:rtl/>
                </w:rPr>
                <w:t>.</w:t>
              </w:r>
            </w:ins>
            <w:r w:rsidRPr="00C503F2">
              <w:rPr>
                <w:rFonts w:ascii="Calibri" w:eastAsia="Calibri" w:hAnsi="Calibri" w:cs="B Lotus" w:hint="cs"/>
                <w:sz w:val="20"/>
                <w:szCs w:val="20"/>
                <w:rtl/>
              </w:rPr>
              <w:t xml:space="preserve"> </w:t>
            </w:r>
          </w:p>
          <w:p w14:paraId="60954A56" w14:textId="77777777" w:rsidR="00E91C41" w:rsidRPr="00C503F2" w:rsidRDefault="00E91C41" w:rsidP="00A25B54">
            <w:pPr>
              <w:numPr>
                <w:ilvl w:val="0"/>
                <w:numId w:val="48"/>
              </w:numPr>
              <w:bidi/>
              <w:spacing w:after="200" w:line="276" w:lineRule="auto"/>
              <w:ind w:left="246" w:hanging="204"/>
              <w:contextualSpacing/>
              <w:jc w:val="both"/>
              <w:rPr>
                <w:rFonts w:ascii="Calibri" w:eastAsia="Calibri" w:hAnsi="Calibri" w:cs="B Lotus"/>
                <w:sz w:val="20"/>
                <w:szCs w:val="20"/>
                <w:rtl/>
              </w:rPr>
            </w:pPr>
            <w:r w:rsidRPr="00C503F2">
              <w:rPr>
                <w:rFonts w:ascii="Calibri" w:eastAsia="Calibri" w:hAnsi="Calibri" w:cs="B Lotus" w:hint="cs"/>
                <w:sz w:val="20"/>
                <w:szCs w:val="20"/>
                <w:rtl/>
              </w:rPr>
              <w:t xml:space="preserve">نبود مطالعات فرهنگی و اجتماعی برای مسکن </w:t>
            </w:r>
            <w:del w:id="9392" w:author="Mehrnazi Boojari" w:date="2019-01-07T10:03:00Z">
              <w:r w:rsidRPr="00C503F2" w:rsidDel="00A31D6F">
                <w:rPr>
                  <w:rFonts w:ascii="Calibri" w:eastAsia="Calibri" w:hAnsi="Calibri" w:cs="B Lotus" w:hint="cs"/>
                  <w:sz w:val="20"/>
                  <w:szCs w:val="20"/>
                  <w:rtl/>
                </w:rPr>
                <w:delText>روستائی</w:delText>
              </w:r>
            </w:del>
            <w:ins w:id="9393" w:author="Mehrnazi Boojari" w:date="2019-01-07T10:03:00Z">
              <w:r w:rsidR="00A31D6F">
                <w:rPr>
                  <w:rFonts w:ascii="Calibri" w:eastAsia="Calibri" w:hAnsi="Calibri" w:cs="B Lotus" w:hint="cs"/>
                  <w:sz w:val="20"/>
                  <w:szCs w:val="20"/>
                  <w:rtl/>
                </w:rPr>
                <w:t>روستایی</w:t>
              </w:r>
            </w:ins>
            <w:ins w:id="9394" w:author="Mehrnazi Boojari" w:date="2019-01-12T23:07:00Z">
              <w:r w:rsidR="00B56AF1">
                <w:rPr>
                  <w:rFonts w:ascii="Calibri" w:eastAsia="Calibri" w:hAnsi="Calibri" w:cs="B Lotus" w:hint="cs"/>
                  <w:sz w:val="20"/>
                  <w:szCs w:val="20"/>
                  <w:rtl/>
                </w:rPr>
                <w:t>.</w:t>
              </w:r>
            </w:ins>
          </w:p>
        </w:tc>
      </w:tr>
      <w:tr w:rsidR="00E91C41" w:rsidRPr="00C503F2" w14:paraId="2D701329" w14:textId="77777777" w:rsidTr="004B665D">
        <w:trPr>
          <w:trHeight w:val="1160"/>
        </w:trPr>
        <w:tc>
          <w:tcPr>
            <w:tcW w:w="1947" w:type="dxa"/>
            <w:vAlign w:val="center"/>
          </w:tcPr>
          <w:p w14:paraId="07FD5E0E" w14:textId="77777777" w:rsidR="00E91C41" w:rsidRPr="00C503F2" w:rsidRDefault="00E91C41" w:rsidP="00E91C41">
            <w:pPr>
              <w:bidi/>
              <w:jc w:val="center"/>
              <w:rPr>
                <w:rFonts w:ascii="Calibri" w:eastAsia="Calibri" w:hAnsi="Calibri" w:cs="B Lotus"/>
                <w:sz w:val="20"/>
                <w:szCs w:val="20"/>
                <w:rtl/>
                <w:lang w:bidi="fa-IR"/>
              </w:rPr>
            </w:pPr>
            <w:r w:rsidRPr="00C503F2">
              <w:rPr>
                <w:rFonts w:ascii="Calibri" w:eastAsia="Calibri" w:hAnsi="Calibri" w:cs="B Lotus" w:hint="cs"/>
                <w:sz w:val="20"/>
                <w:szCs w:val="20"/>
                <w:rtl/>
                <w:lang w:bidi="fa-IR"/>
              </w:rPr>
              <w:t>مقاوم</w:t>
            </w:r>
            <w:del w:id="9395" w:author="Mehrnazi Boojari" w:date="2019-01-07T09:51:00Z">
              <w:r w:rsidRPr="00C503F2" w:rsidDel="006F7CCF">
                <w:rPr>
                  <w:rFonts w:ascii="Calibri" w:eastAsia="Calibri" w:hAnsi="Calibri" w:cs="B Lotus" w:hint="cs"/>
                  <w:sz w:val="20"/>
                  <w:szCs w:val="20"/>
                  <w:rtl/>
                  <w:lang w:bidi="fa-IR"/>
                </w:rPr>
                <w:delText xml:space="preserve"> سازی </w:delText>
              </w:r>
            </w:del>
            <w:ins w:id="9396" w:author="Mehrnazi Boojari" w:date="2019-01-07T09:51:00Z">
              <w:r w:rsidR="006F7CCF">
                <w:rPr>
                  <w:rFonts w:ascii="Calibri" w:eastAsia="Calibri" w:hAnsi="Calibri" w:cs="B Lotus" w:hint="cs"/>
                  <w:sz w:val="20"/>
                  <w:szCs w:val="20"/>
                  <w:rtl/>
                  <w:lang w:bidi="fa-IR"/>
                </w:rPr>
                <w:t xml:space="preserve">‌سازی </w:t>
              </w:r>
            </w:ins>
            <w:r w:rsidRPr="00C503F2">
              <w:rPr>
                <w:rFonts w:ascii="Calibri" w:eastAsia="Calibri" w:hAnsi="Calibri" w:cs="B Lotus" w:hint="cs"/>
                <w:sz w:val="20"/>
                <w:szCs w:val="20"/>
                <w:rtl/>
                <w:lang w:bidi="fa-IR"/>
              </w:rPr>
              <w:t>مساکن روستایی</w:t>
            </w:r>
          </w:p>
        </w:tc>
        <w:tc>
          <w:tcPr>
            <w:tcW w:w="7418" w:type="dxa"/>
          </w:tcPr>
          <w:p w14:paraId="1E0DF689" w14:textId="77777777" w:rsidR="00E91C41" w:rsidRPr="00C503F2" w:rsidRDefault="00E91C41" w:rsidP="00B56AF1">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آسیب</w:t>
            </w:r>
            <w:ins w:id="9397" w:author="Mehrnazi Boojari" w:date="2019-01-12T23:09:00Z">
              <w:r w:rsidR="00B56AF1">
                <w:rPr>
                  <w:rFonts w:ascii="Calibri" w:eastAsia="Calibri" w:hAnsi="Calibri" w:cs="B Nazanin" w:hint="cs"/>
                  <w:sz w:val="20"/>
                  <w:szCs w:val="20"/>
                  <w:rtl/>
                  <w:lang w:bidi="fa-IR"/>
                </w:rPr>
                <w:t>‌</w:t>
              </w:r>
            </w:ins>
            <w:del w:id="9398" w:author="Mehrnazi Boojari" w:date="2019-01-12T23:09:00Z">
              <w:r w:rsidRPr="00C503F2" w:rsidDel="00B56AF1">
                <w:rPr>
                  <w:rFonts w:ascii="Calibri" w:eastAsia="Calibri" w:hAnsi="Calibri" w:cs="B Lotus" w:hint="cs"/>
                  <w:sz w:val="20"/>
                  <w:szCs w:val="20"/>
                  <w:rtl/>
                  <w:lang w:bidi="fa-IR"/>
                </w:rPr>
                <w:delText xml:space="preserve"> </w:delText>
              </w:r>
            </w:del>
            <w:r w:rsidRPr="00C503F2">
              <w:rPr>
                <w:rFonts w:ascii="Calibri" w:eastAsia="Calibri" w:hAnsi="Calibri" w:cs="B Lotus" w:hint="cs"/>
                <w:sz w:val="20"/>
                <w:szCs w:val="20"/>
                <w:rtl/>
                <w:lang w:bidi="fa-IR"/>
              </w:rPr>
              <w:t xml:space="preserve">پذیری بالای مساکن </w:t>
            </w:r>
            <w:del w:id="9399" w:author="Mehrnazi Boojari" w:date="2019-01-07T10:03:00Z">
              <w:r w:rsidRPr="00C503F2" w:rsidDel="00A31D6F">
                <w:rPr>
                  <w:rFonts w:ascii="Calibri" w:eastAsia="Calibri" w:hAnsi="Calibri" w:cs="B Lotus" w:hint="cs"/>
                  <w:sz w:val="20"/>
                  <w:szCs w:val="20"/>
                  <w:rtl/>
                  <w:lang w:bidi="fa-IR"/>
                </w:rPr>
                <w:delText>روستائی</w:delText>
              </w:r>
            </w:del>
            <w:ins w:id="9400" w:author="Mehrnazi Boojari" w:date="2019-01-07T10:03:00Z">
              <w:r w:rsidR="00A31D6F">
                <w:rPr>
                  <w:rFonts w:ascii="Calibri" w:eastAsia="Calibri" w:hAnsi="Calibri" w:cs="B Lotus" w:hint="cs"/>
                  <w:sz w:val="20"/>
                  <w:szCs w:val="20"/>
                  <w:rtl/>
                  <w:lang w:bidi="fa-IR"/>
                </w:rPr>
                <w:t>روستایی</w:t>
              </w:r>
            </w:ins>
            <w:r w:rsidRPr="00C503F2">
              <w:rPr>
                <w:rFonts w:ascii="Calibri" w:eastAsia="Calibri" w:hAnsi="Calibri" w:cs="B Lotus" w:hint="cs"/>
                <w:sz w:val="20"/>
                <w:szCs w:val="20"/>
                <w:rtl/>
                <w:lang w:bidi="fa-IR"/>
              </w:rPr>
              <w:t xml:space="preserve"> در بلایای طبیعی علی</w:t>
            </w:r>
            <w:ins w:id="9401" w:author="Mehrnazi Boojari" w:date="2019-01-12T23:09:00Z">
              <w:r w:rsidR="00B56AF1">
                <w:rPr>
                  <w:rFonts w:ascii="Calibri" w:eastAsia="Calibri" w:hAnsi="Calibri" w:cs="B Nazanin" w:hint="cs"/>
                  <w:sz w:val="20"/>
                  <w:szCs w:val="20"/>
                  <w:rtl/>
                  <w:lang w:bidi="fa-IR"/>
                </w:rPr>
                <w:t>‌</w:t>
              </w:r>
            </w:ins>
            <w:del w:id="9402" w:author="Mehrnazi Boojari" w:date="2019-01-12T23:09:00Z">
              <w:r w:rsidRPr="00C503F2" w:rsidDel="00B56AF1">
                <w:rPr>
                  <w:rFonts w:ascii="Calibri" w:eastAsia="Calibri" w:hAnsi="Calibri" w:cs="B Lotus" w:hint="cs"/>
                  <w:sz w:val="20"/>
                  <w:szCs w:val="20"/>
                  <w:rtl/>
                  <w:lang w:bidi="fa-IR"/>
                </w:rPr>
                <w:delText xml:space="preserve"> </w:delText>
              </w:r>
            </w:del>
            <w:r w:rsidRPr="00C503F2">
              <w:rPr>
                <w:rFonts w:ascii="Calibri" w:eastAsia="Calibri" w:hAnsi="Calibri" w:cs="B Lotus" w:hint="cs"/>
                <w:sz w:val="20"/>
                <w:szCs w:val="20"/>
                <w:rtl/>
                <w:lang w:bidi="fa-IR"/>
              </w:rPr>
              <w:t>الخصوص زلزله</w:t>
            </w:r>
            <w:ins w:id="9403" w:author="Mehrnazi Boojari" w:date="2019-01-12T23:07:00Z">
              <w:r w:rsidR="00B56AF1">
                <w:rPr>
                  <w:rFonts w:ascii="Calibri" w:eastAsia="Calibri" w:hAnsi="Calibri" w:cs="B Lotus" w:hint="cs"/>
                  <w:sz w:val="20"/>
                  <w:szCs w:val="20"/>
                  <w:rtl/>
                  <w:lang w:bidi="fa-IR"/>
                </w:rPr>
                <w:t>.</w:t>
              </w:r>
            </w:ins>
          </w:p>
          <w:p w14:paraId="18B7A922" w14:textId="77777777" w:rsidR="00E91C41" w:rsidRPr="00C503F2" w:rsidRDefault="00E91C41" w:rsidP="00A25B54">
            <w:pPr>
              <w:numPr>
                <w:ilvl w:val="0"/>
                <w:numId w:val="48"/>
              </w:numPr>
              <w:bidi/>
              <w:spacing w:after="200" w:line="276" w:lineRule="auto"/>
              <w:ind w:left="246" w:hanging="204"/>
              <w:contextualSpacing/>
              <w:jc w:val="both"/>
              <w:rPr>
                <w:rFonts w:ascii="Calibri" w:eastAsia="Calibri" w:hAnsi="Calibri" w:cs="B Lotus"/>
                <w:sz w:val="20"/>
                <w:szCs w:val="20"/>
              </w:rPr>
            </w:pPr>
            <w:r w:rsidRPr="00C503F2">
              <w:rPr>
                <w:rFonts w:ascii="Calibri" w:eastAsia="Calibri" w:hAnsi="Calibri" w:cs="B Lotus" w:hint="cs"/>
                <w:sz w:val="20"/>
                <w:szCs w:val="20"/>
                <w:rtl/>
              </w:rPr>
              <w:t>مقاوم</w:t>
            </w:r>
            <w:del w:id="9404" w:author="Mehrnazi Boojari" w:date="2019-01-07T09:51:00Z">
              <w:r w:rsidRPr="00C503F2" w:rsidDel="006F7CCF">
                <w:rPr>
                  <w:rFonts w:ascii="Calibri" w:eastAsia="Calibri" w:hAnsi="Calibri" w:cs="B Lotus" w:hint="cs"/>
                  <w:sz w:val="20"/>
                  <w:szCs w:val="20"/>
                  <w:rtl/>
                </w:rPr>
                <w:delText xml:space="preserve"> سازی </w:delText>
              </w:r>
            </w:del>
            <w:ins w:id="9405" w:author="Mehrnazi Boojari" w:date="2019-01-07T09:51:00Z">
              <w:r w:rsidR="006F7CCF">
                <w:rPr>
                  <w:rFonts w:ascii="Calibri" w:eastAsia="Calibri" w:hAnsi="Calibri" w:cs="B Lotus" w:hint="cs"/>
                  <w:sz w:val="20"/>
                  <w:szCs w:val="20"/>
                  <w:rtl/>
                </w:rPr>
                <w:t>‌</w:t>
              </w:r>
            </w:ins>
            <w:ins w:id="9406" w:author="Mehrnazi Boojari" w:date="2019-01-12T23:09:00Z">
              <w:r w:rsidR="00B56AF1">
                <w:rPr>
                  <w:rFonts w:ascii="Calibri" w:eastAsia="Calibri" w:hAnsi="Calibri" w:cs="B Nazanin" w:hint="cs"/>
                  <w:sz w:val="20"/>
                  <w:szCs w:val="20"/>
                  <w:rtl/>
                </w:rPr>
                <w:t>‌</w:t>
              </w:r>
            </w:ins>
            <w:ins w:id="9407" w:author="Mehrnazi Boojari" w:date="2019-01-07T09:51:00Z">
              <w:r w:rsidR="006F7CCF">
                <w:rPr>
                  <w:rFonts w:ascii="Calibri" w:eastAsia="Calibri" w:hAnsi="Calibri" w:cs="B Lotus" w:hint="cs"/>
                  <w:sz w:val="20"/>
                  <w:szCs w:val="20"/>
                  <w:rtl/>
                </w:rPr>
                <w:t xml:space="preserve">سازی </w:t>
              </w:r>
            </w:ins>
            <w:r w:rsidRPr="00C503F2">
              <w:rPr>
                <w:rFonts w:ascii="Calibri" w:eastAsia="Calibri" w:hAnsi="Calibri" w:cs="B Lotus" w:hint="cs"/>
                <w:sz w:val="20"/>
                <w:szCs w:val="20"/>
                <w:rtl/>
              </w:rPr>
              <w:t>واحدهای مسکونی</w:t>
            </w:r>
            <w:ins w:id="9408" w:author="Mehrnazi Boojari" w:date="2019-01-12T23:07:00Z">
              <w:r w:rsidR="00B56AF1">
                <w:rPr>
                  <w:rFonts w:ascii="Calibri" w:eastAsia="Calibri" w:hAnsi="Calibri" w:cs="B Lotus" w:hint="cs"/>
                  <w:sz w:val="20"/>
                  <w:szCs w:val="20"/>
                  <w:rtl/>
                </w:rPr>
                <w:t>.</w:t>
              </w:r>
            </w:ins>
          </w:p>
          <w:p w14:paraId="58E03C24" w14:textId="77777777" w:rsidR="00E91C41" w:rsidRPr="00C503F2" w:rsidRDefault="00E91C41" w:rsidP="00A25B54">
            <w:pPr>
              <w:numPr>
                <w:ilvl w:val="0"/>
                <w:numId w:val="48"/>
              </w:numPr>
              <w:bidi/>
              <w:spacing w:after="200" w:line="276" w:lineRule="auto"/>
              <w:ind w:left="246" w:hanging="204"/>
              <w:contextualSpacing/>
              <w:jc w:val="both"/>
              <w:rPr>
                <w:rFonts w:ascii="Calibri" w:eastAsia="Calibri" w:hAnsi="Calibri" w:cs="B Lotus"/>
                <w:sz w:val="20"/>
                <w:szCs w:val="20"/>
                <w:rtl/>
              </w:rPr>
            </w:pPr>
            <w:r w:rsidRPr="00C503F2">
              <w:rPr>
                <w:rFonts w:ascii="Calibri" w:eastAsia="Calibri" w:hAnsi="Calibri" w:cs="B Lotus" w:hint="cs"/>
                <w:sz w:val="20"/>
                <w:szCs w:val="20"/>
                <w:rtl/>
              </w:rPr>
              <w:t>شخصی</w:t>
            </w:r>
            <w:del w:id="9409" w:author="Mehrnazi Boojari" w:date="2019-01-07T09:51:00Z">
              <w:r w:rsidRPr="00C503F2" w:rsidDel="006F7CCF">
                <w:rPr>
                  <w:rFonts w:ascii="Calibri" w:eastAsia="Calibri" w:hAnsi="Calibri" w:cs="B Lotus" w:hint="cs"/>
                  <w:sz w:val="20"/>
                  <w:szCs w:val="20"/>
                  <w:rtl/>
                </w:rPr>
                <w:delText xml:space="preserve"> سازی </w:delText>
              </w:r>
            </w:del>
            <w:ins w:id="9410" w:author="Mehrnazi Boojari" w:date="2019-01-07T09:51:00Z">
              <w:r w:rsidR="006F7CCF">
                <w:rPr>
                  <w:rFonts w:ascii="Calibri" w:eastAsia="Calibri" w:hAnsi="Calibri" w:cs="B Lotus" w:hint="cs"/>
                  <w:sz w:val="20"/>
                  <w:szCs w:val="20"/>
                  <w:rtl/>
                </w:rPr>
                <w:t>‌</w:t>
              </w:r>
            </w:ins>
            <w:ins w:id="9411" w:author="Mehrnazi Boojari" w:date="2019-01-12T23:09:00Z">
              <w:r w:rsidR="00B56AF1">
                <w:rPr>
                  <w:rFonts w:ascii="Calibri" w:eastAsia="Calibri" w:hAnsi="Calibri" w:cs="B Nazanin" w:hint="cs"/>
                  <w:sz w:val="20"/>
                  <w:szCs w:val="20"/>
                  <w:rtl/>
                </w:rPr>
                <w:t>‌</w:t>
              </w:r>
            </w:ins>
            <w:ins w:id="9412" w:author="Mehrnazi Boojari" w:date="2019-01-07T09:51:00Z">
              <w:r w:rsidR="006F7CCF">
                <w:rPr>
                  <w:rFonts w:ascii="Calibri" w:eastAsia="Calibri" w:hAnsi="Calibri" w:cs="B Lotus" w:hint="cs"/>
                  <w:sz w:val="20"/>
                  <w:szCs w:val="20"/>
                  <w:rtl/>
                </w:rPr>
                <w:t xml:space="preserve">سازی </w:t>
              </w:r>
            </w:ins>
            <w:r w:rsidRPr="00BE3954">
              <w:rPr>
                <w:rFonts w:ascii="B Lotus" w:eastAsia="Calibri" w:hAnsi="B Lotus" w:cs="B Lotus" w:hint="cs"/>
                <w:sz w:val="20"/>
                <w:szCs w:val="20"/>
                <w:rtl/>
              </w:rPr>
              <w:t>مسکن در حدود 10 درصد</w:t>
            </w:r>
            <w:r w:rsidRPr="00C503F2">
              <w:rPr>
                <w:rFonts w:ascii="Calibri" w:eastAsia="Calibri" w:hAnsi="Calibri" w:cs="B Lotus" w:hint="cs"/>
                <w:sz w:val="20"/>
                <w:szCs w:val="20"/>
                <w:rtl/>
              </w:rPr>
              <w:t xml:space="preserve"> از واحدهای مسکونی </w:t>
            </w:r>
            <w:del w:id="9413" w:author="Mehrnazi Boojari" w:date="2019-01-07T10:03:00Z">
              <w:r w:rsidRPr="00C503F2" w:rsidDel="00A31D6F">
                <w:rPr>
                  <w:rFonts w:ascii="Calibri" w:eastAsia="Calibri" w:hAnsi="Calibri" w:cs="B Lotus" w:hint="cs"/>
                  <w:sz w:val="20"/>
                  <w:szCs w:val="20"/>
                  <w:rtl/>
                </w:rPr>
                <w:delText>روستائی</w:delText>
              </w:r>
            </w:del>
            <w:ins w:id="9414" w:author="Mehrnazi Boojari" w:date="2019-01-07T10:03:00Z">
              <w:r w:rsidR="00A31D6F">
                <w:rPr>
                  <w:rFonts w:ascii="Calibri" w:eastAsia="Calibri" w:hAnsi="Calibri" w:cs="B Lotus" w:hint="cs"/>
                  <w:sz w:val="20"/>
                  <w:szCs w:val="20"/>
                  <w:rtl/>
                </w:rPr>
                <w:t>روستایی</w:t>
              </w:r>
            </w:ins>
            <w:ins w:id="9415" w:author="Mehrnazi Boojari" w:date="2019-01-12T23:07:00Z">
              <w:r w:rsidR="00B56AF1">
                <w:rPr>
                  <w:rFonts w:ascii="Calibri" w:eastAsia="Calibri" w:hAnsi="Calibri" w:cs="B Lotus" w:hint="cs"/>
                  <w:sz w:val="20"/>
                  <w:szCs w:val="20"/>
                  <w:rtl/>
                </w:rPr>
                <w:t>.</w:t>
              </w:r>
            </w:ins>
          </w:p>
        </w:tc>
      </w:tr>
      <w:tr w:rsidR="00E91C41" w:rsidRPr="00C503F2" w14:paraId="450D7444" w14:textId="77777777" w:rsidTr="004B665D">
        <w:tc>
          <w:tcPr>
            <w:tcW w:w="1947" w:type="dxa"/>
            <w:vAlign w:val="center"/>
          </w:tcPr>
          <w:p w14:paraId="3F9BDCD1" w14:textId="77777777" w:rsidR="00E91C41" w:rsidRPr="00C503F2" w:rsidRDefault="00E91C41" w:rsidP="00E91C41">
            <w:pPr>
              <w:bidi/>
              <w:jc w:val="center"/>
              <w:rPr>
                <w:rFonts w:ascii="Calibri" w:eastAsia="Calibri" w:hAnsi="Calibri" w:cs="B Lotus"/>
                <w:sz w:val="20"/>
                <w:szCs w:val="20"/>
                <w:rtl/>
                <w:lang w:bidi="fa-IR"/>
              </w:rPr>
            </w:pPr>
            <w:r w:rsidRPr="00C503F2">
              <w:rPr>
                <w:rFonts w:ascii="Calibri" w:eastAsia="Calibri" w:hAnsi="Calibri" w:cs="B Lotus" w:hint="cs"/>
                <w:sz w:val="20"/>
                <w:szCs w:val="20"/>
                <w:rtl/>
                <w:lang w:bidi="fa-IR"/>
              </w:rPr>
              <w:t>مدیریت روستایی</w:t>
            </w:r>
          </w:p>
        </w:tc>
        <w:tc>
          <w:tcPr>
            <w:tcW w:w="7418" w:type="dxa"/>
          </w:tcPr>
          <w:p w14:paraId="59731E5B"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واگذاری برخی از فعالیت</w:t>
            </w:r>
            <w:ins w:id="9416" w:author="Mehrnazi Boojari" w:date="2019-01-07T10:50:00Z">
              <w:r w:rsidR="006A1F1D">
                <w:rPr>
                  <w:rFonts w:ascii="Calibri" w:eastAsia="Calibri" w:hAnsi="Calibri" w:cs="B Nazanin" w:hint="cs"/>
                  <w:sz w:val="20"/>
                  <w:szCs w:val="20"/>
                  <w:rtl/>
                  <w:lang w:bidi="fa-IR"/>
                </w:rPr>
                <w:t>‌</w:t>
              </w:r>
            </w:ins>
            <w:del w:id="9417" w:author="Mehrnazi Boojari" w:date="2019-01-07T09:45:00Z">
              <w:r w:rsidRPr="00C503F2" w:rsidDel="006F7CCF">
                <w:rPr>
                  <w:rFonts w:ascii="Calibri" w:eastAsia="Calibri" w:hAnsi="Calibri" w:cs="B Lotus" w:hint="cs"/>
                  <w:sz w:val="20"/>
                  <w:szCs w:val="20"/>
                  <w:rtl/>
                  <w:lang w:bidi="fa-IR"/>
                </w:rPr>
                <w:delText xml:space="preserve"> ها </w:delText>
              </w:r>
            </w:del>
            <w:ins w:id="9418" w:author="Mehrnazi Boojari" w:date="2019-01-07T09:45:00Z">
              <w:r w:rsidR="006F7CCF">
                <w:rPr>
                  <w:rFonts w:ascii="Calibri" w:eastAsia="Calibri" w:hAnsi="Calibri" w:cs="B Lotus" w:hint="cs"/>
                  <w:sz w:val="20"/>
                  <w:szCs w:val="20"/>
                  <w:rtl/>
                  <w:lang w:bidi="fa-IR"/>
                </w:rPr>
                <w:t xml:space="preserve">‌ها </w:t>
              </w:r>
            </w:ins>
            <w:r w:rsidRPr="00C503F2">
              <w:rPr>
                <w:rFonts w:ascii="Calibri" w:eastAsia="Calibri" w:hAnsi="Calibri" w:cs="B Lotus" w:hint="cs"/>
                <w:sz w:val="20"/>
                <w:szCs w:val="20"/>
                <w:rtl/>
                <w:lang w:bidi="fa-IR"/>
              </w:rPr>
              <w:t>و تجمیع برخی از سازمان</w:t>
            </w:r>
            <w:del w:id="9419" w:author="Mehrnazi Boojari" w:date="2019-01-07T09:45:00Z">
              <w:r w:rsidRPr="00C503F2" w:rsidDel="006F7CCF">
                <w:rPr>
                  <w:rFonts w:ascii="Calibri" w:eastAsia="Calibri" w:hAnsi="Calibri" w:cs="B Lotus" w:hint="cs"/>
                  <w:sz w:val="20"/>
                  <w:szCs w:val="20"/>
                  <w:rtl/>
                  <w:lang w:bidi="fa-IR"/>
                </w:rPr>
                <w:delText xml:space="preserve"> ها </w:delText>
              </w:r>
            </w:del>
            <w:ins w:id="9420" w:author="Mehrnazi Boojari" w:date="2019-01-07T09:45:00Z">
              <w:r w:rsidR="006F7CCF">
                <w:rPr>
                  <w:rFonts w:ascii="Calibri" w:eastAsia="Calibri" w:hAnsi="Calibri" w:cs="B Lotus" w:hint="cs"/>
                  <w:sz w:val="20"/>
                  <w:szCs w:val="20"/>
                  <w:rtl/>
                  <w:lang w:bidi="fa-IR"/>
                </w:rPr>
                <w:t xml:space="preserve">‌ها </w:t>
              </w:r>
            </w:ins>
            <w:r w:rsidRPr="00C503F2">
              <w:rPr>
                <w:rFonts w:ascii="Calibri" w:eastAsia="Calibri" w:hAnsi="Calibri" w:cs="B Lotus" w:hint="cs"/>
                <w:sz w:val="20"/>
                <w:szCs w:val="20"/>
                <w:rtl/>
                <w:lang w:bidi="fa-IR"/>
              </w:rPr>
              <w:t>نشانه</w:t>
            </w:r>
            <w:del w:id="9421" w:author="Mehrnazi Boojari" w:date="2019-01-07T10:41:00Z">
              <w:r w:rsidRPr="00C503F2" w:rsidDel="006A1F1D">
                <w:rPr>
                  <w:rFonts w:ascii="Calibri" w:eastAsia="Calibri" w:hAnsi="Calibri" w:cs="B Lotus" w:hint="cs"/>
                  <w:sz w:val="20"/>
                  <w:szCs w:val="20"/>
                  <w:rtl/>
                  <w:lang w:bidi="fa-IR"/>
                </w:rPr>
                <w:delText xml:space="preserve"> ای </w:delText>
              </w:r>
            </w:del>
            <w:ins w:id="9422" w:author="Mehrnazi Boojari" w:date="2019-01-07T10:41:00Z">
              <w:r w:rsidR="006A1F1D">
                <w:rPr>
                  <w:rFonts w:ascii="Calibri" w:eastAsia="Calibri" w:hAnsi="Calibri" w:cs="B Lotus" w:hint="cs"/>
                  <w:sz w:val="20"/>
                  <w:szCs w:val="20"/>
                  <w:rtl/>
                  <w:lang w:bidi="fa-IR"/>
                </w:rPr>
                <w:t xml:space="preserve">‌ای </w:t>
              </w:r>
            </w:ins>
            <w:r w:rsidRPr="00C503F2">
              <w:rPr>
                <w:rFonts w:ascii="Calibri" w:eastAsia="Calibri" w:hAnsi="Calibri" w:cs="B Lotus" w:hint="cs"/>
                <w:sz w:val="20"/>
                <w:szCs w:val="20"/>
                <w:rtl/>
                <w:lang w:bidi="fa-IR"/>
              </w:rPr>
              <w:t>از حکمروایی خوب در روستاها</w:t>
            </w:r>
            <w:ins w:id="9423" w:author="Mehrnazi Boojari" w:date="2019-01-12T23:07:00Z">
              <w:r w:rsidR="00B56AF1">
                <w:rPr>
                  <w:rFonts w:ascii="Calibri" w:eastAsia="Calibri" w:hAnsi="Calibri" w:cs="B Lotus" w:hint="cs"/>
                  <w:sz w:val="20"/>
                  <w:szCs w:val="20"/>
                  <w:rtl/>
                  <w:lang w:bidi="fa-IR"/>
                </w:rPr>
                <w:t>.</w:t>
              </w:r>
            </w:ins>
            <w:del w:id="9424" w:author="Mehrnazi Boojari" w:date="2019-01-12T23:07:00Z">
              <w:r w:rsidRPr="00C503F2" w:rsidDel="00B56AF1">
                <w:rPr>
                  <w:rFonts w:ascii="Calibri" w:eastAsia="Calibri" w:hAnsi="Calibri" w:cs="B Lotus" w:hint="cs"/>
                  <w:sz w:val="20"/>
                  <w:szCs w:val="20"/>
                  <w:rtl/>
                  <w:lang w:bidi="fa-IR"/>
                </w:rPr>
                <w:delText xml:space="preserve"> </w:delText>
              </w:r>
            </w:del>
          </w:p>
          <w:p w14:paraId="3060807F" w14:textId="77777777" w:rsidR="00E91C41" w:rsidRPr="00C503F2" w:rsidRDefault="00E91C41" w:rsidP="006A1F1D">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مسئله</w:t>
            </w:r>
            <w:ins w:id="9425" w:author="Mehrnazi Boojari" w:date="2019-01-07T10:50:00Z">
              <w:r w:rsidR="006A1F1D">
                <w:rPr>
                  <w:rFonts w:ascii="Calibri" w:eastAsia="Calibri" w:hAnsi="Calibri" w:cs="B Nazanin" w:hint="cs"/>
                  <w:sz w:val="20"/>
                  <w:szCs w:val="20"/>
                  <w:rtl/>
                  <w:lang w:bidi="fa-IR"/>
                </w:rPr>
                <w:t>‌</w:t>
              </w:r>
            </w:ins>
            <w:del w:id="9426" w:author="Mehrnazi Boojari" w:date="2019-01-07T10:50:00Z">
              <w:r w:rsidRPr="00C503F2" w:rsidDel="006A1F1D">
                <w:rPr>
                  <w:rFonts w:ascii="Calibri" w:eastAsia="Calibri" w:hAnsi="Calibri" w:cs="B Lotus" w:hint="cs"/>
                  <w:sz w:val="20"/>
                  <w:szCs w:val="20"/>
                  <w:rtl/>
                  <w:lang w:bidi="fa-IR"/>
                </w:rPr>
                <w:delText xml:space="preserve"> </w:delText>
              </w:r>
            </w:del>
            <w:r w:rsidRPr="00C503F2">
              <w:rPr>
                <w:rFonts w:ascii="Calibri" w:eastAsia="Calibri" w:hAnsi="Calibri" w:cs="B Lotus" w:hint="cs"/>
                <w:sz w:val="20"/>
                <w:szCs w:val="20"/>
                <w:rtl/>
                <w:lang w:bidi="fa-IR"/>
              </w:rPr>
              <w:t>شناسی دقیق</w:t>
            </w:r>
            <w:ins w:id="9427" w:author="Mehrnazi Boojari" w:date="2019-01-07T10:50:00Z">
              <w:r w:rsidR="006A1F1D">
                <w:rPr>
                  <w:rFonts w:ascii="Calibri" w:eastAsia="Calibri" w:hAnsi="Calibri" w:cs="B Nazanin" w:hint="cs"/>
                  <w:sz w:val="20"/>
                  <w:szCs w:val="20"/>
                  <w:rtl/>
                  <w:lang w:bidi="fa-IR"/>
                </w:rPr>
                <w:t>‌</w:t>
              </w:r>
            </w:ins>
            <w:del w:id="9428" w:author="Mehrnazi Boojari" w:date="2019-01-07T10:50:00Z">
              <w:r w:rsidRPr="00C503F2" w:rsidDel="006A1F1D">
                <w:rPr>
                  <w:rFonts w:ascii="Calibri" w:eastAsia="Calibri" w:hAnsi="Calibri" w:cs="B Lotus" w:hint="cs"/>
                  <w:sz w:val="20"/>
                  <w:szCs w:val="20"/>
                  <w:rtl/>
                  <w:lang w:bidi="fa-IR"/>
                </w:rPr>
                <w:delText xml:space="preserve"> </w:delText>
              </w:r>
            </w:del>
            <w:r w:rsidRPr="00C503F2">
              <w:rPr>
                <w:rFonts w:ascii="Calibri" w:eastAsia="Calibri" w:hAnsi="Calibri" w:cs="B Lotus" w:hint="cs"/>
                <w:sz w:val="20"/>
                <w:szCs w:val="20"/>
                <w:rtl/>
                <w:lang w:bidi="fa-IR"/>
              </w:rPr>
              <w:t>تر و اولویت</w:t>
            </w:r>
            <w:ins w:id="9429" w:author="Mehrnazi Boojari" w:date="2019-01-07T10:50:00Z">
              <w:r w:rsidR="006A1F1D">
                <w:rPr>
                  <w:rFonts w:ascii="Calibri" w:eastAsia="Calibri" w:hAnsi="Calibri" w:cs="B Nazanin" w:hint="cs"/>
                  <w:sz w:val="20"/>
                  <w:szCs w:val="20"/>
                  <w:rtl/>
                  <w:lang w:bidi="fa-IR"/>
                </w:rPr>
                <w:t>‌</w:t>
              </w:r>
            </w:ins>
            <w:del w:id="9430" w:author="Mehrnazi Boojari" w:date="2019-01-07T10:50:00Z">
              <w:r w:rsidRPr="00C503F2" w:rsidDel="006A1F1D">
                <w:rPr>
                  <w:rFonts w:ascii="Calibri" w:eastAsia="Calibri" w:hAnsi="Calibri" w:cs="B Lotus" w:hint="cs"/>
                  <w:sz w:val="20"/>
                  <w:szCs w:val="20"/>
                  <w:rtl/>
                  <w:lang w:bidi="fa-IR"/>
                </w:rPr>
                <w:delText xml:space="preserve"> </w:delText>
              </w:r>
            </w:del>
            <w:r w:rsidRPr="00C503F2">
              <w:rPr>
                <w:rFonts w:ascii="Calibri" w:eastAsia="Calibri" w:hAnsi="Calibri" w:cs="B Lotus" w:hint="cs"/>
                <w:sz w:val="20"/>
                <w:szCs w:val="20"/>
                <w:rtl/>
                <w:lang w:bidi="fa-IR"/>
              </w:rPr>
              <w:t>بندی</w:t>
            </w:r>
            <w:del w:id="9431" w:author="Mehrnazi Boojari" w:date="2019-01-07T09:51:00Z">
              <w:r w:rsidRPr="00C503F2" w:rsidDel="006F7CCF">
                <w:rPr>
                  <w:rFonts w:ascii="Calibri" w:eastAsia="Calibri" w:hAnsi="Calibri" w:cs="B Lotus" w:hint="cs"/>
                  <w:sz w:val="20"/>
                  <w:szCs w:val="20"/>
                  <w:rtl/>
                  <w:lang w:bidi="fa-IR"/>
                </w:rPr>
                <w:delText xml:space="preserve"> آنها </w:delText>
              </w:r>
            </w:del>
            <w:ins w:id="9432" w:author="Mehrnazi Boojari" w:date="2019-01-07T09:51:00Z">
              <w:r w:rsidR="006F7CCF">
                <w:rPr>
                  <w:rFonts w:ascii="Calibri" w:eastAsia="Calibri" w:hAnsi="Calibri" w:cs="B Lotus" w:hint="cs"/>
                  <w:sz w:val="20"/>
                  <w:szCs w:val="20"/>
                  <w:rtl/>
                  <w:lang w:bidi="fa-IR"/>
                </w:rPr>
                <w:t xml:space="preserve"> آن‌ها </w:t>
              </w:r>
            </w:ins>
            <w:r w:rsidRPr="00C503F2">
              <w:rPr>
                <w:rFonts w:ascii="Calibri" w:eastAsia="Calibri" w:hAnsi="Calibri" w:cs="B Lotus" w:hint="cs"/>
                <w:sz w:val="20"/>
                <w:szCs w:val="20"/>
                <w:rtl/>
                <w:lang w:bidi="fa-IR"/>
              </w:rPr>
              <w:t>با تجمیع وظایف و بودجه</w:t>
            </w:r>
            <w:del w:id="9433" w:author="Mehrnazi Boojari" w:date="2019-01-07T10:10:00Z">
              <w:r w:rsidRPr="00C503F2" w:rsidDel="00A31D6F">
                <w:rPr>
                  <w:rFonts w:ascii="Calibri" w:eastAsia="Calibri" w:hAnsi="Calibri" w:cs="B Lotus" w:hint="cs"/>
                  <w:sz w:val="20"/>
                  <w:szCs w:val="20"/>
                  <w:rtl/>
                  <w:lang w:bidi="fa-IR"/>
                </w:rPr>
                <w:delText xml:space="preserve"> .</w:delText>
              </w:r>
            </w:del>
            <w:ins w:id="9434" w:author="Mehrnazi Boojari" w:date="2019-01-07T10:10:00Z">
              <w:r w:rsidR="00A31D6F">
                <w:rPr>
                  <w:rFonts w:ascii="Calibri" w:eastAsia="Calibri" w:hAnsi="Calibri" w:cs="B Lotus" w:hint="cs"/>
                  <w:sz w:val="20"/>
                  <w:szCs w:val="20"/>
                  <w:rtl/>
                  <w:lang w:bidi="fa-IR"/>
                </w:rPr>
                <w:t>.</w:t>
              </w:r>
            </w:ins>
          </w:p>
          <w:p w14:paraId="012E5026"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lang w:bidi="fa-IR"/>
              </w:rPr>
              <w:t>اختلاف بنیاد مسکن با دهیاری در تفکیک اراضی</w:t>
            </w:r>
            <w:del w:id="9435" w:author="Mehrnazi Boojari" w:date="2019-01-12T23:07:00Z">
              <w:r w:rsidRPr="00C503F2" w:rsidDel="00B56AF1">
                <w:rPr>
                  <w:rFonts w:ascii="Calibri" w:eastAsia="Calibri" w:hAnsi="Calibri" w:cs="B Lotus" w:hint="cs"/>
                  <w:sz w:val="20"/>
                  <w:szCs w:val="20"/>
                  <w:rtl/>
                  <w:lang w:bidi="fa-IR"/>
                </w:rPr>
                <w:delText xml:space="preserve"> </w:delText>
              </w:r>
            </w:del>
            <w:ins w:id="9436" w:author="Mehrnazi Boojari" w:date="2019-01-12T23:07:00Z">
              <w:r w:rsidR="00B56AF1">
                <w:rPr>
                  <w:rFonts w:ascii="Calibri" w:eastAsia="Calibri" w:hAnsi="Calibri" w:cs="B Lotus" w:hint="cs"/>
                  <w:sz w:val="20"/>
                  <w:szCs w:val="20"/>
                  <w:rtl/>
                  <w:lang w:bidi="fa-IR"/>
                </w:rPr>
                <w:t>.</w:t>
              </w:r>
            </w:ins>
          </w:p>
          <w:p w14:paraId="68C56445" w14:textId="77777777" w:rsidR="00E91C41" w:rsidRPr="00C503F2" w:rsidRDefault="00E91C41" w:rsidP="00B56AF1">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rPr>
              <w:t>نبود مدیریت یکپارچه و بخشی</w:t>
            </w:r>
            <w:ins w:id="9437" w:author="Mehrnazi Boojari" w:date="2019-01-12T23:09:00Z">
              <w:r w:rsidR="00B56AF1">
                <w:rPr>
                  <w:rFonts w:ascii="Calibri" w:eastAsia="Calibri" w:hAnsi="Calibri" w:cs="B Nazanin" w:hint="cs"/>
                  <w:sz w:val="20"/>
                  <w:szCs w:val="20"/>
                  <w:rtl/>
                </w:rPr>
                <w:t>‌</w:t>
              </w:r>
            </w:ins>
            <w:del w:id="9438" w:author="Mehrnazi Boojari" w:date="2019-01-12T23:09:00Z">
              <w:r w:rsidRPr="00C503F2" w:rsidDel="00B56AF1">
                <w:rPr>
                  <w:rFonts w:ascii="Calibri" w:eastAsia="Calibri" w:hAnsi="Calibri" w:cs="B Lotus" w:hint="cs"/>
                  <w:sz w:val="20"/>
                  <w:szCs w:val="20"/>
                  <w:rtl/>
                </w:rPr>
                <w:delText xml:space="preserve"> </w:delText>
              </w:r>
            </w:del>
            <w:r w:rsidRPr="00C503F2">
              <w:rPr>
                <w:rFonts w:ascii="Calibri" w:eastAsia="Calibri" w:hAnsi="Calibri" w:cs="B Lotus" w:hint="cs"/>
                <w:sz w:val="20"/>
                <w:szCs w:val="20"/>
                <w:rtl/>
              </w:rPr>
              <w:t xml:space="preserve">نگری به موضوع مسکن </w:t>
            </w:r>
            <w:del w:id="9439" w:author="Mehrnazi Boojari" w:date="2019-01-07T10:03:00Z">
              <w:r w:rsidRPr="00C503F2" w:rsidDel="00A31D6F">
                <w:rPr>
                  <w:rFonts w:ascii="Calibri" w:eastAsia="Calibri" w:hAnsi="Calibri" w:cs="B Lotus" w:hint="cs"/>
                  <w:sz w:val="20"/>
                  <w:szCs w:val="20"/>
                  <w:rtl/>
                </w:rPr>
                <w:delText>روستائی</w:delText>
              </w:r>
            </w:del>
            <w:ins w:id="9440" w:author="Mehrnazi Boojari" w:date="2019-01-07T10:03:00Z">
              <w:r w:rsidR="00A31D6F">
                <w:rPr>
                  <w:rFonts w:ascii="Calibri" w:eastAsia="Calibri" w:hAnsi="Calibri" w:cs="B Lotus" w:hint="cs"/>
                  <w:sz w:val="20"/>
                  <w:szCs w:val="20"/>
                  <w:rtl/>
                </w:rPr>
                <w:t>روستایی</w:t>
              </w:r>
            </w:ins>
            <w:ins w:id="9441" w:author="Mehrnazi Boojari" w:date="2019-01-12T23:07:00Z">
              <w:r w:rsidR="00B56AF1">
                <w:rPr>
                  <w:rFonts w:ascii="Calibri" w:eastAsia="Calibri" w:hAnsi="Calibri" w:cs="B Lotus" w:hint="cs"/>
                  <w:sz w:val="20"/>
                  <w:szCs w:val="20"/>
                  <w:rtl/>
                </w:rPr>
                <w:t>.</w:t>
              </w:r>
            </w:ins>
            <w:r w:rsidRPr="00C503F2">
              <w:rPr>
                <w:rFonts w:ascii="Calibri" w:eastAsia="Calibri" w:hAnsi="Calibri" w:cs="B Lotus" w:hint="cs"/>
                <w:sz w:val="20"/>
                <w:szCs w:val="20"/>
                <w:rtl/>
              </w:rPr>
              <w:t xml:space="preserve"> </w:t>
            </w:r>
          </w:p>
          <w:p w14:paraId="77A49A2F" w14:textId="77777777" w:rsidR="00E91C41" w:rsidRPr="00C503F2" w:rsidRDefault="00E91C41" w:rsidP="00A25B54">
            <w:pPr>
              <w:numPr>
                <w:ilvl w:val="0"/>
                <w:numId w:val="48"/>
              </w:numPr>
              <w:bidi/>
              <w:ind w:left="246" w:hanging="204"/>
              <w:jc w:val="both"/>
              <w:rPr>
                <w:rFonts w:ascii="Calibri" w:eastAsia="Calibri" w:hAnsi="Calibri" w:cs="B Lotus"/>
                <w:sz w:val="20"/>
                <w:szCs w:val="20"/>
                <w:lang w:bidi="fa-IR"/>
              </w:rPr>
            </w:pPr>
            <w:r w:rsidRPr="00C503F2">
              <w:rPr>
                <w:rFonts w:ascii="Calibri" w:eastAsia="Calibri" w:hAnsi="Calibri" w:cs="B Lotus" w:hint="cs"/>
                <w:sz w:val="20"/>
                <w:szCs w:val="20"/>
                <w:rtl/>
              </w:rPr>
              <w:t>تبدیل روستاها به شهر</w:t>
            </w:r>
            <w:ins w:id="9442" w:author="Mehrnazi Boojari" w:date="2019-01-12T23:08:00Z">
              <w:r w:rsidR="00B56AF1">
                <w:rPr>
                  <w:rFonts w:ascii="Calibri" w:eastAsia="Calibri" w:hAnsi="Calibri" w:cs="B Lotus" w:hint="cs"/>
                  <w:sz w:val="20"/>
                  <w:szCs w:val="20"/>
                  <w:rtl/>
                </w:rPr>
                <w:t>.</w:t>
              </w:r>
            </w:ins>
            <w:r w:rsidRPr="00C503F2">
              <w:rPr>
                <w:rFonts w:ascii="Calibri" w:eastAsia="Calibri" w:hAnsi="Calibri" w:cs="B Lotus" w:hint="cs"/>
                <w:sz w:val="20"/>
                <w:szCs w:val="20"/>
                <w:rtl/>
              </w:rPr>
              <w:t xml:space="preserve"> </w:t>
            </w:r>
          </w:p>
          <w:p w14:paraId="00BBF0B1" w14:textId="77777777" w:rsidR="00E91C41" w:rsidRPr="00C503F2" w:rsidRDefault="00E91C41" w:rsidP="00A25B54">
            <w:pPr>
              <w:numPr>
                <w:ilvl w:val="0"/>
                <w:numId w:val="48"/>
              </w:numPr>
              <w:bidi/>
              <w:ind w:left="246" w:hanging="204"/>
              <w:jc w:val="both"/>
              <w:rPr>
                <w:rFonts w:ascii="Calibri" w:eastAsia="Calibri" w:hAnsi="Calibri" w:cs="B Lotus"/>
                <w:sz w:val="20"/>
                <w:szCs w:val="20"/>
                <w:rtl/>
                <w:lang w:bidi="fa-IR"/>
              </w:rPr>
            </w:pPr>
            <w:del w:id="9443" w:author="Mehrnazi Boojari" w:date="2019-01-07T22:28:00Z">
              <w:r w:rsidRPr="00C503F2" w:rsidDel="00051F26">
                <w:rPr>
                  <w:rFonts w:ascii="Calibri" w:eastAsia="Calibri" w:hAnsi="Calibri" w:cs="B Lotus" w:hint="cs"/>
                  <w:sz w:val="20"/>
                  <w:szCs w:val="20"/>
                  <w:rtl/>
                </w:rPr>
                <w:delText>ساخت و ساز</w:delText>
              </w:r>
            </w:del>
            <w:ins w:id="9444" w:author="Mehrnazi Boojari" w:date="2019-01-07T22:28:00Z">
              <w:r w:rsidR="00051F26">
                <w:rPr>
                  <w:rFonts w:ascii="Calibri" w:eastAsia="Calibri" w:hAnsi="Calibri" w:cs="B Lotus" w:hint="cs"/>
                  <w:sz w:val="20"/>
                  <w:szCs w:val="20"/>
                  <w:rtl/>
                </w:rPr>
                <w:t>ساخت</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و</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ساز</w:t>
              </w:r>
            </w:ins>
            <w:r w:rsidRPr="00C503F2">
              <w:rPr>
                <w:rFonts w:ascii="Calibri" w:eastAsia="Calibri" w:hAnsi="Calibri" w:cs="B Lotus" w:hint="cs"/>
                <w:sz w:val="20"/>
                <w:szCs w:val="20"/>
                <w:rtl/>
              </w:rPr>
              <w:t xml:space="preserve"> غیر</w:t>
            </w:r>
            <w:del w:id="9445" w:author="Mehrnazi Boojari" w:date="2019-01-12T23:08:00Z">
              <w:r w:rsidRPr="00C503F2" w:rsidDel="00B56AF1">
                <w:rPr>
                  <w:rFonts w:ascii="Calibri" w:eastAsia="Calibri" w:hAnsi="Calibri" w:cs="B Lotus" w:hint="cs"/>
                  <w:sz w:val="20"/>
                  <w:szCs w:val="20"/>
                  <w:rtl/>
                </w:rPr>
                <w:delText xml:space="preserve"> </w:delText>
              </w:r>
            </w:del>
            <w:r w:rsidRPr="00C503F2">
              <w:rPr>
                <w:rFonts w:ascii="Calibri" w:eastAsia="Calibri" w:hAnsi="Calibri" w:cs="B Lotus" w:hint="cs"/>
                <w:sz w:val="20"/>
                <w:szCs w:val="20"/>
                <w:rtl/>
              </w:rPr>
              <w:t>مجاز</w:t>
            </w:r>
            <w:ins w:id="9446" w:author="Mehrnazi Boojari" w:date="2019-01-12T23:08:00Z">
              <w:r w:rsidR="00B56AF1">
                <w:rPr>
                  <w:rFonts w:ascii="Calibri" w:eastAsia="Calibri" w:hAnsi="Calibri" w:cs="B Lotus" w:hint="cs"/>
                  <w:sz w:val="20"/>
                  <w:szCs w:val="20"/>
                  <w:rtl/>
                </w:rPr>
                <w:t>.</w:t>
              </w:r>
            </w:ins>
          </w:p>
        </w:tc>
      </w:tr>
    </w:tbl>
    <w:p w14:paraId="303236DD" w14:textId="77777777" w:rsidR="00E91C41" w:rsidRPr="00E91C41" w:rsidRDefault="00E91C41" w:rsidP="00E91C41">
      <w:pPr>
        <w:bidi/>
        <w:ind w:firstLine="288"/>
        <w:jc w:val="both"/>
        <w:rPr>
          <w:rFonts w:ascii="Calibri" w:eastAsia="Calibri" w:hAnsi="Calibri" w:cs="B Lotus"/>
          <w:sz w:val="24"/>
          <w:szCs w:val="24"/>
          <w:rtl/>
          <w:lang w:bidi="fa-IR"/>
        </w:rPr>
      </w:pPr>
    </w:p>
    <w:p w14:paraId="116F7948" w14:textId="77777777" w:rsidR="00E91C41" w:rsidRPr="00E91C41" w:rsidRDefault="00E91C41" w:rsidP="00777E9F">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با نگاهی به جدول فوق مشخص</w:t>
      </w:r>
      <w:del w:id="9447" w:author="Mehrnazi Boojari" w:date="2019-01-07T09:49:00Z">
        <w:r w:rsidRPr="00E91C41" w:rsidDel="006F7CCF">
          <w:rPr>
            <w:rFonts w:ascii="Calibri" w:eastAsia="Calibri" w:hAnsi="Calibri" w:cs="B Lotus" w:hint="cs"/>
            <w:sz w:val="24"/>
            <w:szCs w:val="24"/>
            <w:rtl/>
            <w:lang w:bidi="fa-IR"/>
          </w:rPr>
          <w:delText xml:space="preserve"> می </w:delText>
        </w:r>
      </w:del>
      <w:ins w:id="9448"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 xml:space="preserve">شود عامل دیگری هم در بحث مسکن </w:t>
      </w:r>
      <w:del w:id="9449" w:author="Mehrnazi Boojari" w:date="2019-01-07T10:03:00Z">
        <w:r w:rsidRPr="00E91C41" w:rsidDel="00A31D6F">
          <w:rPr>
            <w:rFonts w:ascii="Calibri" w:eastAsia="Calibri" w:hAnsi="Calibri" w:cs="B Lotus" w:hint="cs"/>
            <w:sz w:val="24"/>
            <w:szCs w:val="24"/>
            <w:rtl/>
            <w:lang w:bidi="fa-IR"/>
          </w:rPr>
          <w:delText>روستائی</w:delText>
        </w:r>
      </w:del>
      <w:ins w:id="9450"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دخیل است که جدای از بخش مسکن بوده</w:t>
      </w:r>
      <w:del w:id="9451" w:author="Mehrnazi Boojari" w:date="2019-01-08T02:06:00Z">
        <w:r w:rsidRPr="00E91C41" w:rsidDel="00310BDA">
          <w:rPr>
            <w:rFonts w:ascii="Calibri" w:eastAsia="Calibri" w:hAnsi="Calibri" w:cs="B Lotus" w:hint="cs"/>
            <w:sz w:val="24"/>
            <w:szCs w:val="24"/>
            <w:rtl/>
            <w:lang w:bidi="fa-IR"/>
          </w:rPr>
          <w:delText xml:space="preserve"> ولی </w:delText>
        </w:r>
      </w:del>
      <w:ins w:id="9452" w:author="Mehrnazi Boojari" w:date="2019-01-08T02:06:00Z">
        <w:r w:rsidR="00310BDA">
          <w:rPr>
            <w:rFonts w:ascii="Calibri" w:eastAsia="Calibri" w:hAnsi="Calibri" w:cs="B Lotus" w:hint="cs"/>
            <w:sz w:val="24"/>
            <w:szCs w:val="24"/>
            <w:rtl/>
            <w:lang w:bidi="fa-IR"/>
          </w:rPr>
          <w:t xml:space="preserve">، ولی </w:t>
        </w:r>
      </w:ins>
      <w:r w:rsidRPr="00E91C41">
        <w:rPr>
          <w:rFonts w:ascii="Calibri" w:eastAsia="Calibri" w:hAnsi="Calibri" w:cs="B Lotus" w:hint="cs"/>
          <w:sz w:val="24"/>
          <w:szCs w:val="24"/>
          <w:rtl/>
          <w:lang w:bidi="fa-IR"/>
        </w:rPr>
        <w:t xml:space="preserve">در این حوزه بسیار </w:t>
      </w:r>
      <w:del w:id="9453" w:author="Mehrnazi Boojari" w:date="2019-01-07T10:04:00Z">
        <w:r w:rsidRPr="00E91C41" w:rsidDel="00A31D6F">
          <w:rPr>
            <w:rFonts w:ascii="Calibri" w:eastAsia="Calibri" w:hAnsi="Calibri" w:cs="B Lotus" w:hint="cs"/>
            <w:sz w:val="24"/>
            <w:szCs w:val="24"/>
            <w:rtl/>
            <w:lang w:bidi="fa-IR"/>
          </w:rPr>
          <w:delText>تاثیر</w:delText>
        </w:r>
      </w:del>
      <w:ins w:id="9454" w:author="Mehrnazi Boojari" w:date="2019-01-07T10:04:00Z">
        <w:r w:rsidR="00A31D6F">
          <w:rPr>
            <w:rFonts w:ascii="Calibri" w:eastAsia="Calibri" w:hAnsi="Calibri" w:cs="B Lotus" w:hint="cs"/>
            <w:sz w:val="24"/>
            <w:szCs w:val="24"/>
            <w:rtl/>
            <w:lang w:bidi="fa-IR"/>
          </w:rPr>
          <w:t>تأثیر</w:t>
        </w:r>
      </w:ins>
      <w:r w:rsidRPr="00E91C41">
        <w:rPr>
          <w:rFonts w:ascii="Calibri" w:eastAsia="Calibri" w:hAnsi="Calibri" w:cs="B Lotus" w:hint="cs"/>
          <w:sz w:val="24"/>
          <w:szCs w:val="24"/>
          <w:rtl/>
          <w:lang w:bidi="fa-IR"/>
        </w:rPr>
        <w:t>گذار است</w:t>
      </w:r>
      <w:ins w:id="9455" w:author="Mehrnazi Boojari" w:date="2019-01-12T23:11:00Z">
        <w:r w:rsidR="00C44BB7">
          <w:rPr>
            <w:rFonts w:ascii="Calibri" w:eastAsia="Calibri" w:hAnsi="Calibri" w:cs="B Nazanin" w:hint="cs"/>
            <w:sz w:val="24"/>
            <w:szCs w:val="24"/>
            <w:rtl/>
            <w:lang w:bidi="fa-IR"/>
          </w:rPr>
          <w:t>‌</w:t>
        </w:r>
      </w:ins>
      <w:del w:id="9456" w:author="Mehrnazi Boojari" w:date="2019-01-12T23:11:00Z">
        <w:r w:rsidRPr="00E91C41" w:rsidDel="00C44BB7">
          <w:rPr>
            <w:rFonts w:ascii="Calibri" w:eastAsia="Calibri" w:hAnsi="Calibri" w:cs="B Lotus" w:hint="cs"/>
            <w:sz w:val="24"/>
            <w:szCs w:val="24"/>
            <w:rtl/>
            <w:lang w:bidi="fa-IR"/>
          </w:rPr>
          <w:delText xml:space="preserve"> </w:delText>
        </w:r>
      </w:del>
      <w:del w:id="9457" w:author="Mehrnazi Boojari" w:date="2019-01-07T09:50:00Z">
        <w:r w:rsidRPr="00E91C41" w:rsidDel="006F7CCF">
          <w:rPr>
            <w:rFonts w:ascii="Calibri" w:eastAsia="Calibri" w:hAnsi="Calibri" w:cs="B Lotus" w:hint="cs"/>
            <w:sz w:val="24"/>
            <w:szCs w:val="24"/>
            <w:rtl/>
            <w:lang w:bidi="fa-IR"/>
          </w:rPr>
          <w:delText>.ب</w:delText>
        </w:r>
      </w:del>
      <w:ins w:id="9458" w:author="Mehrnazi Boojari" w:date="2019-01-07T09:50:00Z">
        <w:r w:rsidR="006F7CCF">
          <w:rPr>
            <w:rFonts w:ascii="Calibri" w:eastAsia="Calibri" w:hAnsi="Calibri" w:cs="B Lotus" w:hint="cs"/>
            <w:sz w:val="24"/>
            <w:szCs w:val="24"/>
            <w:rtl/>
            <w:lang w:bidi="fa-IR"/>
          </w:rPr>
          <w:t>. ب</w:t>
        </w:r>
      </w:ins>
      <w:r w:rsidRPr="00E91C41">
        <w:rPr>
          <w:rFonts w:ascii="Calibri" w:eastAsia="Calibri" w:hAnsi="Calibri" w:cs="B Lotus" w:hint="cs"/>
          <w:sz w:val="24"/>
          <w:szCs w:val="24"/>
          <w:rtl/>
          <w:lang w:bidi="fa-IR"/>
        </w:rPr>
        <w:t>حث مدیریت روستایی از دیرباز جزو مسئله</w:t>
      </w:r>
      <w:ins w:id="9459" w:author="Mehrnazi Boojari" w:date="2019-01-12T23:11:00Z">
        <w:r w:rsidR="00C44BB7">
          <w:rPr>
            <w:rFonts w:ascii="Calibri" w:eastAsia="Calibri" w:hAnsi="Calibri" w:cs="B Nazanin" w:hint="cs"/>
            <w:sz w:val="24"/>
            <w:szCs w:val="24"/>
            <w:rtl/>
            <w:lang w:bidi="fa-IR"/>
          </w:rPr>
          <w:t>‌</w:t>
        </w:r>
      </w:ins>
      <w:del w:id="9460" w:author="Mehrnazi Boojari" w:date="2019-01-12T23:11:00Z">
        <w:r w:rsidRPr="00E91C41" w:rsidDel="00C44BB7">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دارترین بحثای مدیریتی در کشور محسوب</w:t>
      </w:r>
      <w:del w:id="9461" w:author="Mehrnazi Boojari" w:date="2019-01-07T09:49:00Z">
        <w:r w:rsidRPr="00E91C41" w:rsidDel="006F7CCF">
          <w:rPr>
            <w:rFonts w:ascii="Calibri" w:eastAsia="Calibri" w:hAnsi="Calibri" w:cs="B Lotus" w:hint="cs"/>
            <w:sz w:val="24"/>
            <w:szCs w:val="24"/>
            <w:rtl/>
            <w:lang w:bidi="fa-IR"/>
          </w:rPr>
          <w:delText xml:space="preserve"> می </w:delText>
        </w:r>
      </w:del>
      <w:ins w:id="9462"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 xml:space="preserve">شود که در حال حاضر نیز </w:t>
      </w:r>
      <w:del w:id="9463" w:author="Mehrnazi Boojari" w:date="2019-01-12T23:12:00Z">
        <w:r w:rsidRPr="00E91C41" w:rsidDel="00C44BB7">
          <w:rPr>
            <w:rFonts w:ascii="Calibri" w:eastAsia="Calibri" w:hAnsi="Calibri" w:cs="B Lotus" w:hint="cs"/>
            <w:sz w:val="24"/>
            <w:szCs w:val="24"/>
            <w:rtl/>
            <w:lang w:bidi="fa-IR"/>
          </w:rPr>
          <w:delText xml:space="preserve">محل </w:delText>
        </w:r>
      </w:del>
      <w:ins w:id="9464" w:author="Mehrnazi Boojari" w:date="2019-01-12T23:12:00Z">
        <w:r w:rsidR="00C44BB7">
          <w:rPr>
            <w:rFonts w:ascii="Calibri" w:eastAsia="Calibri" w:hAnsi="Calibri" w:cs="B Lotus" w:hint="cs"/>
            <w:sz w:val="24"/>
            <w:szCs w:val="24"/>
            <w:rtl/>
            <w:lang w:bidi="fa-IR"/>
          </w:rPr>
          <w:t>سبب</w:t>
        </w:r>
        <w:r w:rsidR="00C44BB7"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اختلاف</w:t>
      </w:r>
      <w:ins w:id="9465" w:author="Mehrnazi Boojari" w:date="2019-01-12T23:12:00Z">
        <w:r w:rsidR="00C44BB7">
          <w:rPr>
            <w:rFonts w:ascii="Calibri" w:eastAsia="Calibri" w:hAnsi="Calibri" w:cs="B Nazanin" w:hint="cs"/>
            <w:sz w:val="24"/>
            <w:szCs w:val="24"/>
            <w:rtl/>
            <w:lang w:bidi="fa-IR"/>
          </w:rPr>
          <w:t>‌</w:t>
        </w:r>
      </w:ins>
      <w:del w:id="9466" w:author="Mehrnazi Boojari" w:date="2019-01-12T23:12:00Z">
        <w:r w:rsidRPr="00E91C41" w:rsidDel="00C44BB7">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نظر دستگاه</w:t>
      </w:r>
      <w:del w:id="9467" w:author="Mehrnazi Boojari" w:date="2019-01-07T09:46:00Z">
        <w:r w:rsidRPr="00E91C41" w:rsidDel="006F7CCF">
          <w:rPr>
            <w:rFonts w:ascii="Calibri" w:eastAsia="Calibri" w:hAnsi="Calibri" w:cs="B Lotus" w:hint="cs"/>
            <w:sz w:val="24"/>
            <w:szCs w:val="24"/>
            <w:rtl/>
            <w:lang w:bidi="fa-IR"/>
          </w:rPr>
          <w:delText xml:space="preserve"> های </w:delText>
        </w:r>
      </w:del>
      <w:ins w:id="9468"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فکری مختلف است</w:t>
      </w:r>
      <w:del w:id="9469" w:author="Mehrnazi Boojari" w:date="2019-01-07T09:53:00Z">
        <w:r w:rsidRPr="00E91C41" w:rsidDel="006F7CCF">
          <w:rPr>
            <w:rFonts w:ascii="Calibri" w:eastAsia="Calibri" w:hAnsi="Calibri" w:cs="B Lotus" w:hint="cs"/>
            <w:sz w:val="24"/>
            <w:szCs w:val="24"/>
            <w:rtl/>
            <w:lang w:bidi="fa-IR"/>
          </w:rPr>
          <w:delText xml:space="preserve"> . </w:delText>
        </w:r>
      </w:del>
      <w:ins w:id="9470"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این موضوع بسیار </w:t>
      </w:r>
      <w:del w:id="9471" w:author="Mehrnazi Boojari" w:date="2019-01-07T09:55:00Z">
        <w:r w:rsidRPr="00E91C41" w:rsidDel="00A31D6F">
          <w:rPr>
            <w:rFonts w:ascii="Calibri" w:eastAsia="Calibri" w:hAnsi="Calibri" w:cs="B Lotus" w:hint="cs"/>
            <w:sz w:val="24"/>
            <w:szCs w:val="24"/>
            <w:rtl/>
            <w:lang w:bidi="fa-IR"/>
          </w:rPr>
          <w:delText>حائز اهمیت</w:delText>
        </w:r>
      </w:del>
      <w:ins w:id="9472" w:author="Mehrnazi Boojari" w:date="2019-01-07T09:55:00Z">
        <w:r w:rsidR="00A31D6F">
          <w:rPr>
            <w:rFonts w:ascii="Calibri" w:eastAsia="Calibri" w:hAnsi="Calibri" w:cs="B Lotus" w:hint="cs"/>
            <w:sz w:val="24"/>
            <w:szCs w:val="24"/>
            <w:rtl/>
            <w:lang w:bidi="fa-IR"/>
          </w:rPr>
          <w:t>حائزاهمیت</w:t>
        </w:r>
      </w:ins>
      <w:r w:rsidRPr="00E91C41">
        <w:rPr>
          <w:rFonts w:ascii="Calibri" w:eastAsia="Calibri" w:hAnsi="Calibri" w:cs="B Lotus" w:hint="cs"/>
          <w:sz w:val="24"/>
          <w:szCs w:val="24"/>
          <w:rtl/>
          <w:lang w:bidi="fa-IR"/>
        </w:rPr>
        <w:t xml:space="preserve"> است که مدیریتی که در روستا تعریف</w:t>
      </w:r>
      <w:del w:id="9473" w:author="Mehrnazi Boojari" w:date="2019-01-07T09:49:00Z">
        <w:r w:rsidRPr="00E91C41" w:rsidDel="006F7CCF">
          <w:rPr>
            <w:rFonts w:ascii="Calibri" w:eastAsia="Calibri" w:hAnsi="Calibri" w:cs="B Lotus" w:hint="cs"/>
            <w:sz w:val="24"/>
            <w:szCs w:val="24"/>
            <w:rtl/>
            <w:lang w:bidi="fa-IR"/>
          </w:rPr>
          <w:delText xml:space="preserve"> می </w:delText>
        </w:r>
      </w:del>
      <w:ins w:id="9474"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w:t>
      </w:r>
      <w:ins w:id="9475" w:author="Mehrnazi Boojari" w:date="2019-01-07T10:08:00Z">
        <w:r w:rsidR="00A31D6F">
          <w:rPr>
            <w:rFonts w:ascii="Calibri" w:eastAsia="Calibri" w:hAnsi="Calibri" w:cs="B Lotus" w:hint="cs"/>
            <w:sz w:val="24"/>
            <w:szCs w:val="24"/>
            <w:rtl/>
            <w:lang w:bidi="fa-IR"/>
          </w:rPr>
          <w:t xml:space="preserve"> </w:t>
        </w:r>
      </w:ins>
      <w:del w:id="9476" w:author="Mehrnazi Boojari" w:date="2019-01-07T10:08:00Z">
        <w:r w:rsidRPr="00E91C41" w:rsidDel="00A31D6F">
          <w:rPr>
            <w:rFonts w:ascii="Calibri" w:eastAsia="Calibri" w:hAnsi="Calibri" w:cs="B Lotus" w:hint="cs"/>
            <w:sz w:val="24"/>
            <w:szCs w:val="24"/>
            <w:rtl/>
            <w:lang w:bidi="fa-IR"/>
          </w:rPr>
          <w:delText xml:space="preserve">( </w:delText>
        </w:r>
      </w:del>
      <w:ins w:id="9477" w:author="Mehrnazi Boojari" w:date="2019-01-07T10:08:00Z">
        <w:r w:rsidR="00A31D6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با تمامی خصوصیات روستاهای ایران که در فصل دوم تا حدودی بدان پرداخته شد) چه نوعی مدیریتی را</w:t>
      </w:r>
      <w:del w:id="9478" w:author="Mehrnazi Boojari" w:date="2019-01-07T09:49:00Z">
        <w:r w:rsidRPr="00E91C41" w:rsidDel="006F7CCF">
          <w:rPr>
            <w:rFonts w:ascii="Calibri" w:eastAsia="Calibri" w:hAnsi="Calibri" w:cs="B Lotus" w:hint="cs"/>
            <w:sz w:val="24"/>
            <w:szCs w:val="24"/>
            <w:rtl/>
            <w:lang w:bidi="fa-IR"/>
          </w:rPr>
          <w:delText xml:space="preserve"> می </w:delText>
        </w:r>
      </w:del>
      <w:ins w:id="9479"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پذیرد</w:t>
      </w:r>
      <w:del w:id="9480" w:author="Mehrnazi Boojari" w:date="2019-01-07T09:53:00Z">
        <w:r w:rsidRPr="00E91C41" w:rsidDel="006F7CCF">
          <w:rPr>
            <w:rFonts w:ascii="Calibri" w:eastAsia="Calibri" w:hAnsi="Calibri" w:cs="B Lotus" w:hint="cs"/>
            <w:sz w:val="24"/>
            <w:szCs w:val="24"/>
            <w:rtl/>
            <w:lang w:bidi="fa-IR"/>
          </w:rPr>
          <w:delText xml:space="preserve"> . </w:delText>
        </w:r>
      </w:del>
      <w:ins w:id="9481"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موضوع مدیریت روستایی در دو سطح تعریف</w:t>
      </w:r>
      <w:del w:id="9482" w:author="Mehrnazi Boojari" w:date="2019-01-07T09:49:00Z">
        <w:r w:rsidRPr="00E91C41" w:rsidDel="006F7CCF">
          <w:rPr>
            <w:rFonts w:ascii="Calibri" w:eastAsia="Calibri" w:hAnsi="Calibri" w:cs="B Lotus" w:hint="cs"/>
            <w:sz w:val="24"/>
            <w:szCs w:val="24"/>
            <w:rtl/>
            <w:lang w:bidi="fa-IR"/>
          </w:rPr>
          <w:delText xml:space="preserve"> می </w:delText>
        </w:r>
      </w:del>
      <w:ins w:id="9483"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 xml:space="preserve">شود. </w:t>
      </w:r>
      <w:r w:rsidRPr="00777E9F">
        <w:rPr>
          <w:rFonts w:ascii="Calibri" w:eastAsia="Calibri" w:hAnsi="Calibri" w:cs="B Lotus" w:hint="cs"/>
          <w:sz w:val="24"/>
          <w:szCs w:val="24"/>
          <w:rtl/>
          <w:lang w:bidi="fa-IR"/>
        </w:rPr>
        <w:t xml:space="preserve">سطح </w:t>
      </w:r>
      <w:r w:rsidRPr="00E91C41">
        <w:rPr>
          <w:rFonts w:ascii="Calibri" w:eastAsia="Calibri" w:hAnsi="Calibri" w:cs="B Lotus" w:hint="cs"/>
          <w:sz w:val="24"/>
          <w:szCs w:val="24"/>
          <w:rtl/>
          <w:lang w:bidi="fa-IR"/>
        </w:rPr>
        <w:t>کلان</w:t>
      </w:r>
      <w:del w:id="9484" w:author="Mehrnazi Boojari" w:date="2019-01-07T09:47:00Z">
        <w:r w:rsidRPr="00E91C41" w:rsidDel="006F7CCF">
          <w:rPr>
            <w:rFonts w:ascii="Calibri" w:eastAsia="Calibri" w:hAnsi="Calibri" w:cs="B Lotus" w:hint="cs"/>
            <w:sz w:val="24"/>
            <w:szCs w:val="24"/>
            <w:rtl/>
            <w:lang w:bidi="fa-IR"/>
          </w:rPr>
          <w:delText xml:space="preserve"> ؛</w:delText>
        </w:r>
      </w:del>
      <w:ins w:id="9485" w:author="Mehrnazi Boojari" w:date="2019-01-12T23:18:00Z">
        <w:r w:rsidR="00777E9F">
          <w:rPr>
            <w:rFonts w:ascii="Calibri" w:eastAsia="Calibri" w:hAnsi="Calibri" w:cs="B Lotus" w:hint="cs"/>
            <w:sz w:val="24"/>
            <w:szCs w:val="24"/>
            <w:rtl/>
            <w:lang w:bidi="fa-IR"/>
          </w:rPr>
          <w:t xml:space="preserve"> </w:t>
        </w:r>
      </w:ins>
      <w:del w:id="9486" w:author="Mehrnazi Boojari" w:date="2019-01-12T23:18:00Z">
        <w:r w:rsidRPr="00E91C41" w:rsidDel="00777E9F">
          <w:rPr>
            <w:rFonts w:ascii="Calibri" w:eastAsia="Calibri" w:hAnsi="Calibri" w:cs="B Lotus" w:hint="cs"/>
            <w:sz w:val="24"/>
            <w:szCs w:val="24"/>
            <w:rtl/>
            <w:lang w:bidi="fa-IR"/>
          </w:rPr>
          <w:delText xml:space="preserve"> که </w:delText>
        </w:r>
      </w:del>
      <w:r w:rsidRPr="00E91C41">
        <w:rPr>
          <w:rFonts w:ascii="Calibri" w:eastAsia="Calibri" w:hAnsi="Calibri" w:cs="B Lotus" w:hint="cs"/>
          <w:sz w:val="24"/>
          <w:szCs w:val="24"/>
          <w:rtl/>
          <w:lang w:bidi="fa-IR"/>
        </w:rPr>
        <w:t>به بحث مدیریت روستایی در سطوح کلان مدیریتی در کشور</w:t>
      </w:r>
      <w:del w:id="9487" w:author="Mehrnazi Boojari" w:date="2019-01-07T09:49:00Z">
        <w:r w:rsidRPr="00E91C41" w:rsidDel="006F7CCF">
          <w:rPr>
            <w:rFonts w:ascii="Calibri" w:eastAsia="Calibri" w:hAnsi="Calibri" w:cs="B Lotus" w:hint="cs"/>
            <w:sz w:val="24"/>
            <w:szCs w:val="24"/>
            <w:rtl/>
            <w:lang w:bidi="fa-IR"/>
          </w:rPr>
          <w:delText xml:space="preserve"> می </w:delText>
        </w:r>
      </w:del>
      <w:ins w:id="9488"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پردازد</w:t>
      </w:r>
      <w:ins w:id="9489" w:author="Mehrnazi Boojari" w:date="2019-01-12T23:18:00Z">
        <w:r w:rsidR="00777E9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این سطح بعد از تکمیل گزارشات موضوعی پژوهش حاضر بدان پرداخت</w:t>
      </w:r>
      <w:del w:id="9490" w:author="Mehrnazi Boojari" w:date="2019-01-07T09:49:00Z">
        <w:r w:rsidRPr="00E91C41" w:rsidDel="006F7CCF">
          <w:rPr>
            <w:rFonts w:ascii="Calibri" w:eastAsia="Calibri" w:hAnsi="Calibri" w:cs="B Lotus" w:hint="cs"/>
            <w:sz w:val="24"/>
            <w:szCs w:val="24"/>
            <w:rtl/>
            <w:lang w:bidi="fa-IR"/>
          </w:rPr>
          <w:delText xml:space="preserve"> می </w:delText>
        </w:r>
      </w:del>
      <w:ins w:id="9491"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w:t>
      </w:r>
      <w:ins w:id="9492" w:author="Mehrnazi Boojari" w:date="2019-01-12T23:18:00Z">
        <w:r w:rsidR="00777E9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و سطح دوم</w:t>
      </w:r>
      <w:del w:id="9493" w:author="Mehrnazi Boojari" w:date="2019-01-07T09:47:00Z">
        <w:r w:rsidRPr="00E91C41" w:rsidDel="006F7CC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 سطح محلی است که مدیریت روستایی را در خود روستا بررسی و تببین</w:t>
      </w:r>
      <w:del w:id="9494" w:author="Mehrnazi Boojari" w:date="2019-01-07T09:49:00Z">
        <w:r w:rsidRPr="00E91C41" w:rsidDel="006F7CCF">
          <w:rPr>
            <w:rFonts w:ascii="Calibri" w:eastAsia="Calibri" w:hAnsi="Calibri" w:cs="B Lotus" w:hint="cs"/>
            <w:sz w:val="24"/>
            <w:szCs w:val="24"/>
            <w:rtl/>
            <w:lang w:bidi="fa-IR"/>
          </w:rPr>
          <w:delText xml:space="preserve"> می </w:delText>
        </w:r>
      </w:del>
      <w:ins w:id="9495" w:author="Mehrnazi Boojari" w:date="2019-01-07T09:49:00Z">
        <w:r w:rsidR="006F7CCF">
          <w:rPr>
            <w:rFonts w:ascii="Calibri" w:eastAsia="Calibri" w:hAnsi="Calibri" w:cs="B Lotus" w:hint="cs"/>
            <w:sz w:val="24"/>
            <w:szCs w:val="24"/>
            <w:rtl/>
            <w:lang w:bidi="fa-IR"/>
          </w:rPr>
          <w:t xml:space="preserve"> </w:t>
        </w:r>
      </w:ins>
      <w:del w:id="9496" w:author="Mehrnazi Boojari" w:date="2019-01-07T10:52:00Z">
        <w:r w:rsidRPr="00E91C41" w:rsidDel="006A1F1D">
          <w:rPr>
            <w:rFonts w:ascii="Calibri" w:eastAsia="Calibri" w:hAnsi="Calibri" w:cs="B Lotus" w:hint="cs"/>
            <w:sz w:val="24"/>
            <w:szCs w:val="24"/>
            <w:rtl/>
            <w:lang w:bidi="fa-IR"/>
          </w:rPr>
          <w:delText>کند</w:delText>
        </w:r>
      </w:del>
      <w:ins w:id="9497" w:author="Mehrnazi Boojari" w:date="2019-01-07T10:52:00Z">
        <w:r w:rsidR="006A1F1D">
          <w:rPr>
            <w:rFonts w:ascii="Calibri" w:eastAsia="Calibri" w:hAnsi="Calibri" w:cs="B Lotus" w:hint="cs"/>
            <w:sz w:val="24"/>
            <w:szCs w:val="24"/>
            <w:rtl/>
            <w:lang w:bidi="fa-IR"/>
          </w:rPr>
          <w:t>می‌کند</w:t>
        </w:r>
      </w:ins>
      <w:ins w:id="9498" w:author="Mehrnazi Boojari" w:date="2019-01-12T23:18:00Z">
        <w:r w:rsidR="00777E9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این سطح نیز تحت عنوان </w:t>
      </w:r>
      <w:r w:rsidRPr="00777E9F">
        <w:rPr>
          <w:rFonts w:ascii="Calibri" w:eastAsia="Calibri" w:hAnsi="Calibri" w:cs="B Lotus" w:hint="cs"/>
          <w:sz w:val="24"/>
          <w:szCs w:val="24"/>
          <w:rtl/>
          <w:lang w:bidi="fa-IR"/>
          <w:rPrChange w:id="9499" w:author="Mehrnazi Boojari" w:date="2019-01-12T23:18:00Z">
            <w:rPr>
              <w:rFonts w:ascii="Calibri" w:eastAsia="Calibri" w:hAnsi="Calibri" w:cs="B Lotus" w:hint="cs"/>
              <w:b/>
              <w:bCs/>
              <w:color w:val="000000" w:themeColor="text1"/>
              <w:sz w:val="24"/>
              <w:szCs w:val="24"/>
              <w:rtl/>
              <w:lang w:bidi="fa-IR"/>
            </w:rPr>
          </w:rPrChange>
        </w:rPr>
        <w:t>گزارش</w:t>
      </w:r>
      <w:r w:rsidRPr="00777E9F">
        <w:rPr>
          <w:rFonts w:ascii="Calibri" w:eastAsia="Calibri" w:hAnsi="Calibri" w:cs="B Lotus"/>
          <w:sz w:val="24"/>
          <w:szCs w:val="24"/>
          <w:rtl/>
          <w:lang w:bidi="fa-IR"/>
          <w:rPrChange w:id="9500" w:author="Mehrnazi Boojari" w:date="2019-01-12T23:18:00Z">
            <w:rPr>
              <w:rFonts w:ascii="Calibri" w:eastAsia="Calibri" w:hAnsi="Calibri" w:cs="B Lotus"/>
              <w:b/>
              <w:bCs/>
              <w:color w:val="000000" w:themeColor="text1"/>
              <w:sz w:val="24"/>
              <w:szCs w:val="24"/>
              <w:rtl/>
              <w:lang w:bidi="fa-IR"/>
            </w:rPr>
          </w:rPrChange>
        </w:rPr>
        <w:t xml:space="preserve"> </w:t>
      </w:r>
      <w:r w:rsidRPr="00777E9F">
        <w:rPr>
          <w:rFonts w:ascii="Calibri" w:eastAsia="Calibri" w:hAnsi="Calibri" w:cs="B Lotus" w:hint="cs"/>
          <w:sz w:val="24"/>
          <w:szCs w:val="24"/>
          <w:rtl/>
          <w:lang w:bidi="fa-IR"/>
          <w:rPrChange w:id="9501" w:author="Mehrnazi Boojari" w:date="2019-01-12T23:18:00Z">
            <w:rPr>
              <w:rFonts w:ascii="Calibri" w:eastAsia="Calibri" w:hAnsi="Calibri" w:cs="B Lotus" w:hint="cs"/>
              <w:b/>
              <w:bCs/>
              <w:color w:val="000000" w:themeColor="text1"/>
              <w:sz w:val="24"/>
              <w:szCs w:val="24"/>
              <w:rtl/>
              <w:lang w:bidi="fa-IR"/>
            </w:rPr>
          </w:rPrChange>
        </w:rPr>
        <w:t>راهبردی</w:t>
      </w:r>
      <w:r w:rsidRPr="00777E9F">
        <w:rPr>
          <w:rFonts w:ascii="Calibri" w:eastAsia="Calibri" w:hAnsi="Calibri" w:cs="B Lotus"/>
          <w:sz w:val="24"/>
          <w:szCs w:val="24"/>
          <w:rtl/>
          <w:lang w:bidi="fa-IR"/>
          <w:rPrChange w:id="9502" w:author="Mehrnazi Boojari" w:date="2019-01-12T23:18:00Z">
            <w:rPr>
              <w:rFonts w:ascii="Calibri" w:eastAsia="Calibri" w:hAnsi="Calibri" w:cs="B Lotus"/>
              <w:b/>
              <w:bCs/>
              <w:color w:val="000000" w:themeColor="text1"/>
              <w:sz w:val="24"/>
              <w:szCs w:val="24"/>
              <w:rtl/>
              <w:lang w:bidi="fa-IR"/>
            </w:rPr>
          </w:rPrChange>
        </w:rPr>
        <w:t xml:space="preserve"> </w:t>
      </w:r>
      <w:r w:rsidRPr="00777E9F">
        <w:rPr>
          <w:rFonts w:ascii="Calibri" w:eastAsia="Calibri" w:hAnsi="Calibri" w:cs="B Lotus" w:hint="cs"/>
          <w:sz w:val="24"/>
          <w:szCs w:val="24"/>
          <w:rtl/>
          <w:lang w:bidi="fa-IR"/>
          <w:rPrChange w:id="9503" w:author="Mehrnazi Boojari" w:date="2019-01-12T23:18:00Z">
            <w:rPr>
              <w:rFonts w:ascii="Calibri" w:eastAsia="Calibri" w:hAnsi="Calibri" w:cs="B Lotus" w:hint="cs"/>
              <w:b/>
              <w:bCs/>
              <w:color w:val="000000" w:themeColor="text1"/>
              <w:sz w:val="24"/>
              <w:szCs w:val="24"/>
              <w:rtl/>
              <w:lang w:bidi="fa-IR"/>
            </w:rPr>
          </w:rPrChange>
        </w:rPr>
        <w:t>مدیریت</w:t>
      </w:r>
      <w:r w:rsidRPr="00777E9F">
        <w:rPr>
          <w:rFonts w:ascii="Calibri" w:eastAsia="Calibri" w:hAnsi="Calibri" w:cs="B Lotus"/>
          <w:sz w:val="24"/>
          <w:szCs w:val="24"/>
          <w:rtl/>
          <w:lang w:bidi="fa-IR"/>
          <w:rPrChange w:id="9504" w:author="Mehrnazi Boojari" w:date="2019-01-12T23:18:00Z">
            <w:rPr>
              <w:rFonts w:ascii="Calibri" w:eastAsia="Calibri" w:hAnsi="Calibri" w:cs="B Lotus"/>
              <w:b/>
              <w:bCs/>
              <w:color w:val="000000" w:themeColor="text1"/>
              <w:sz w:val="24"/>
              <w:szCs w:val="24"/>
              <w:rtl/>
              <w:lang w:bidi="fa-IR"/>
            </w:rPr>
          </w:rPrChange>
        </w:rPr>
        <w:t xml:space="preserve"> </w:t>
      </w:r>
      <w:r w:rsidRPr="00777E9F">
        <w:rPr>
          <w:rFonts w:ascii="Calibri" w:eastAsia="Calibri" w:hAnsi="Calibri" w:cs="B Lotus" w:hint="cs"/>
          <w:sz w:val="24"/>
          <w:szCs w:val="24"/>
          <w:rtl/>
          <w:lang w:bidi="fa-IR"/>
          <w:rPrChange w:id="9505" w:author="Mehrnazi Boojari" w:date="2019-01-12T23:18:00Z">
            <w:rPr>
              <w:rFonts w:ascii="Calibri" w:eastAsia="Calibri" w:hAnsi="Calibri" w:cs="B Lotus" w:hint="cs"/>
              <w:b/>
              <w:bCs/>
              <w:color w:val="000000" w:themeColor="text1"/>
              <w:sz w:val="24"/>
              <w:szCs w:val="24"/>
              <w:rtl/>
              <w:lang w:bidi="fa-IR"/>
            </w:rPr>
          </w:rPrChange>
        </w:rPr>
        <w:t>محلی</w:t>
      </w:r>
      <w:r w:rsidRPr="00777E9F">
        <w:rPr>
          <w:rFonts w:ascii="Calibri" w:eastAsia="Calibri" w:hAnsi="Calibri" w:cs="B Lotus"/>
          <w:sz w:val="24"/>
          <w:szCs w:val="24"/>
          <w:rtl/>
          <w:lang w:bidi="fa-IR"/>
          <w:rPrChange w:id="9506" w:author="Mehrnazi Boojari" w:date="2019-01-12T23:18:00Z">
            <w:rPr>
              <w:rFonts w:ascii="Calibri" w:eastAsia="Calibri" w:hAnsi="Calibri" w:cs="B Lotus"/>
              <w:b/>
              <w:bCs/>
              <w:color w:val="000000" w:themeColor="text1"/>
              <w:sz w:val="24"/>
              <w:szCs w:val="24"/>
              <w:rtl/>
              <w:lang w:bidi="fa-IR"/>
            </w:rPr>
          </w:rPrChange>
        </w:rPr>
        <w:t xml:space="preserve"> </w:t>
      </w:r>
      <w:r w:rsidRPr="00777E9F">
        <w:rPr>
          <w:rFonts w:ascii="Calibri" w:eastAsia="Calibri" w:hAnsi="Calibri" w:cs="B Lotus" w:hint="cs"/>
          <w:sz w:val="24"/>
          <w:szCs w:val="24"/>
          <w:rtl/>
          <w:lang w:bidi="fa-IR"/>
          <w:rPrChange w:id="9507" w:author="Mehrnazi Boojari" w:date="2019-01-12T23:18:00Z">
            <w:rPr>
              <w:rFonts w:ascii="Calibri" w:eastAsia="Calibri" w:hAnsi="Calibri" w:cs="B Lotus" w:hint="cs"/>
              <w:b/>
              <w:bCs/>
              <w:color w:val="000000" w:themeColor="text1"/>
              <w:sz w:val="24"/>
              <w:szCs w:val="24"/>
              <w:rtl/>
              <w:lang w:bidi="fa-IR"/>
            </w:rPr>
          </w:rPrChange>
        </w:rPr>
        <w:t>روستا</w:t>
      </w:r>
      <w:r w:rsidRPr="00E91C41">
        <w:rPr>
          <w:rFonts w:ascii="Calibri" w:eastAsia="Calibri" w:hAnsi="Calibri" w:cs="B Lotus" w:hint="cs"/>
          <w:sz w:val="24"/>
          <w:szCs w:val="24"/>
          <w:rtl/>
          <w:lang w:bidi="fa-IR"/>
        </w:rPr>
        <w:t xml:space="preserve"> </w:t>
      </w:r>
      <w:del w:id="9508" w:author="Mehrnazi Boojari" w:date="2019-01-07T10:21:00Z">
        <w:r w:rsidRPr="00E91C41" w:rsidDel="0028073B">
          <w:rPr>
            <w:rFonts w:ascii="Calibri" w:eastAsia="Calibri" w:hAnsi="Calibri" w:cs="B Lotus" w:hint="cs"/>
            <w:sz w:val="24"/>
            <w:szCs w:val="24"/>
            <w:rtl/>
            <w:lang w:bidi="fa-IR"/>
          </w:rPr>
          <w:delText xml:space="preserve">به صورت </w:delText>
        </w:r>
      </w:del>
      <w:ins w:id="9509" w:author="Mehrnazi Boojari" w:date="2019-01-07T10:21:00Z">
        <w:r w:rsidR="0028073B">
          <w:rPr>
            <w:rFonts w:ascii="Calibri" w:eastAsia="Calibri" w:hAnsi="Calibri" w:cs="B Lotus" w:hint="cs"/>
            <w:sz w:val="24"/>
            <w:szCs w:val="24"/>
            <w:rtl/>
            <w:lang w:bidi="fa-IR"/>
          </w:rPr>
          <w:t xml:space="preserve">به‌صورت </w:t>
        </w:r>
      </w:ins>
      <w:r w:rsidRPr="00E91C41">
        <w:rPr>
          <w:rFonts w:ascii="Calibri" w:eastAsia="Calibri" w:hAnsi="Calibri" w:cs="B Lotus" w:hint="cs"/>
          <w:sz w:val="24"/>
          <w:szCs w:val="24"/>
          <w:rtl/>
          <w:lang w:bidi="fa-IR"/>
        </w:rPr>
        <w:t>جداگانه</w:t>
      </w:r>
      <w:del w:id="9510" w:author="Mehrnazi Boojari" w:date="2019-01-07T10:41:00Z">
        <w:r w:rsidRPr="00E91C41" w:rsidDel="006A1F1D">
          <w:rPr>
            <w:rFonts w:ascii="Calibri" w:eastAsia="Calibri" w:hAnsi="Calibri" w:cs="B Lotus" w:hint="cs"/>
            <w:sz w:val="24"/>
            <w:szCs w:val="24"/>
            <w:rtl/>
            <w:lang w:bidi="fa-IR"/>
          </w:rPr>
          <w:delText xml:space="preserve"> ای </w:delText>
        </w:r>
      </w:del>
      <w:ins w:id="9511" w:author="Mehrnazi Boojari" w:date="2019-01-07T10:41:00Z">
        <w:r w:rsidR="006A1F1D">
          <w:rPr>
            <w:rFonts w:ascii="Calibri" w:eastAsia="Calibri" w:hAnsi="Calibri" w:cs="B Lotus" w:hint="cs"/>
            <w:sz w:val="24"/>
            <w:szCs w:val="24"/>
            <w:rtl/>
            <w:lang w:bidi="fa-IR"/>
          </w:rPr>
          <w:t xml:space="preserve">‌ای </w:t>
        </w:r>
      </w:ins>
      <w:r w:rsidRPr="00E91C41">
        <w:rPr>
          <w:rFonts w:ascii="Calibri" w:eastAsia="Calibri" w:hAnsi="Calibri" w:cs="B Lotus" w:hint="cs"/>
          <w:sz w:val="24"/>
          <w:szCs w:val="24"/>
          <w:rtl/>
          <w:lang w:bidi="fa-IR"/>
        </w:rPr>
        <w:t>بررسی و تدوین</w:t>
      </w:r>
      <w:del w:id="9512" w:author="Mehrnazi Boojari" w:date="2019-01-07T09:49:00Z">
        <w:r w:rsidRPr="00E91C41" w:rsidDel="006F7CCF">
          <w:rPr>
            <w:rFonts w:ascii="Calibri" w:eastAsia="Calibri" w:hAnsi="Calibri" w:cs="B Lotus" w:hint="cs"/>
            <w:sz w:val="24"/>
            <w:szCs w:val="24"/>
            <w:rtl/>
            <w:lang w:bidi="fa-IR"/>
          </w:rPr>
          <w:delText xml:space="preserve"> می </w:delText>
        </w:r>
      </w:del>
      <w:ins w:id="9513" w:author="Mehrnazi Boojari" w:date="2019-01-07T09:49:00Z">
        <w:r w:rsidR="006F7CCF">
          <w:rPr>
            <w:rFonts w:ascii="Calibri" w:eastAsia="Calibri" w:hAnsi="Calibri" w:cs="B Lotus" w:hint="cs"/>
            <w:sz w:val="24"/>
            <w:szCs w:val="24"/>
            <w:rtl/>
            <w:lang w:bidi="fa-IR"/>
          </w:rPr>
          <w:t xml:space="preserve"> می‌</w:t>
        </w:r>
      </w:ins>
      <w:del w:id="9514" w:author="Mehrnazi Boojari" w:date="2019-01-08T01:15:00Z">
        <w:r w:rsidRPr="00E91C41" w:rsidDel="00632EB0">
          <w:rPr>
            <w:rFonts w:ascii="Calibri" w:eastAsia="Calibri" w:hAnsi="Calibri" w:cs="B Lotus" w:hint="cs"/>
            <w:sz w:val="24"/>
            <w:szCs w:val="24"/>
            <w:rtl/>
            <w:lang w:bidi="fa-IR"/>
          </w:rPr>
          <w:delText>گردد</w:delText>
        </w:r>
      </w:del>
      <w:ins w:id="9515" w:author="Mehrnazi Boojari" w:date="2019-01-08T01:15:00Z">
        <w:r w:rsidR="00632EB0">
          <w:rPr>
            <w:rFonts w:ascii="Calibri" w:eastAsia="Calibri" w:hAnsi="Calibri" w:cs="B Lotus" w:hint="cs"/>
            <w:sz w:val="24"/>
            <w:szCs w:val="24"/>
            <w:rtl/>
            <w:lang w:bidi="fa-IR"/>
          </w:rPr>
          <w:t>شود</w:t>
        </w:r>
      </w:ins>
      <w:del w:id="9516" w:author="Mehrnazi Boojari" w:date="2019-01-07T09:53:00Z">
        <w:r w:rsidRPr="00E91C41" w:rsidDel="006F7CCF">
          <w:rPr>
            <w:rFonts w:ascii="Calibri" w:eastAsia="Calibri" w:hAnsi="Calibri" w:cs="B Lotus" w:hint="cs"/>
            <w:sz w:val="24"/>
            <w:szCs w:val="24"/>
            <w:rtl/>
            <w:lang w:bidi="fa-IR"/>
          </w:rPr>
          <w:delText xml:space="preserve"> . </w:delText>
        </w:r>
      </w:del>
      <w:del w:id="9517" w:author="Mehrnazi Boojari" w:date="2019-01-07T11:04:00Z">
        <w:r w:rsidRPr="00E91C41" w:rsidDel="00DB081F">
          <w:rPr>
            <w:rFonts w:ascii="Calibri" w:eastAsia="Calibri" w:hAnsi="Calibri" w:cs="B Lotus" w:hint="cs"/>
            <w:sz w:val="24"/>
            <w:szCs w:val="24"/>
            <w:rtl/>
            <w:lang w:bidi="fa-IR"/>
          </w:rPr>
          <w:delText xml:space="preserve">لذا </w:delText>
        </w:r>
      </w:del>
      <w:ins w:id="9518" w:author="Mehrnazi Boojari" w:date="2019-01-07T11:04:00Z">
        <w:r w:rsidR="00DB081F">
          <w:rPr>
            <w:rFonts w:ascii="Calibri" w:eastAsia="Calibri" w:hAnsi="Calibri" w:cs="B Lotus" w:hint="cs"/>
            <w:sz w:val="24"/>
            <w:szCs w:val="24"/>
            <w:rtl/>
            <w:lang w:bidi="fa-IR"/>
          </w:rPr>
          <w:t xml:space="preserve">. لذا، </w:t>
        </w:r>
      </w:ins>
      <w:r w:rsidRPr="00E91C41">
        <w:rPr>
          <w:rFonts w:ascii="Calibri" w:eastAsia="Calibri" w:hAnsi="Calibri" w:cs="B Lotus" w:hint="cs"/>
          <w:sz w:val="24"/>
          <w:szCs w:val="24"/>
          <w:rtl/>
          <w:lang w:bidi="fa-IR"/>
        </w:rPr>
        <w:t xml:space="preserve">در گزارش حاضر به موضوع مدیریت روستایی </w:t>
      </w:r>
      <w:del w:id="9519" w:author="Mehrnazi Boojari" w:date="2019-01-07T23:28:00Z">
        <w:r w:rsidRPr="00E91C41" w:rsidDel="00FB0B67">
          <w:rPr>
            <w:rFonts w:ascii="Calibri" w:eastAsia="Calibri" w:hAnsi="Calibri" w:cs="B Lotus" w:hint="cs"/>
            <w:sz w:val="24"/>
            <w:szCs w:val="24"/>
            <w:rtl/>
            <w:lang w:bidi="fa-IR"/>
          </w:rPr>
          <w:delText>به عنوان</w:delText>
        </w:r>
      </w:del>
      <w:ins w:id="9520" w:author="Mehrnazi Boojari" w:date="2019-01-07T23:28:00Z">
        <w:r w:rsidR="00FB0B67">
          <w:rPr>
            <w:rFonts w:ascii="Calibri" w:eastAsia="Calibri" w:hAnsi="Calibri" w:cs="B Lotus" w:hint="cs"/>
            <w:sz w:val="24"/>
            <w:szCs w:val="24"/>
            <w:rtl/>
            <w:lang w:bidi="fa-IR"/>
          </w:rPr>
          <w:t>به‌مثابۀ</w:t>
        </w:r>
      </w:ins>
      <w:r w:rsidRPr="00E91C41">
        <w:rPr>
          <w:rFonts w:ascii="Calibri" w:eastAsia="Calibri" w:hAnsi="Calibri" w:cs="B Lotus" w:hint="cs"/>
          <w:sz w:val="24"/>
          <w:szCs w:val="24"/>
          <w:rtl/>
          <w:lang w:bidi="fa-IR"/>
        </w:rPr>
        <w:t xml:space="preserve"> موضوع </w:t>
      </w:r>
      <w:r w:rsidRPr="008A77F8">
        <w:rPr>
          <w:rFonts w:ascii="Calibri" w:eastAsia="Calibri" w:hAnsi="Calibri" w:cs="B Lotus" w:hint="cs"/>
          <w:sz w:val="24"/>
          <w:szCs w:val="24"/>
          <w:rtl/>
          <w:lang w:bidi="fa-IR"/>
        </w:rPr>
        <w:t>مستقل پرداخت</w:t>
      </w:r>
      <w:del w:id="9521" w:author="Mehrnazi Boojari" w:date="2019-01-12T23:18:00Z">
        <w:r w:rsidRPr="008A77F8" w:rsidDel="00777E9F">
          <w:rPr>
            <w:rFonts w:ascii="Calibri" w:eastAsia="Calibri" w:hAnsi="Calibri" w:cs="B Lotus" w:hint="cs"/>
            <w:sz w:val="24"/>
            <w:szCs w:val="24"/>
            <w:rtl/>
            <w:lang w:bidi="fa-IR"/>
          </w:rPr>
          <w:delText xml:space="preserve"> نخواهد </w:delText>
        </w:r>
      </w:del>
      <w:del w:id="9522" w:author="Mehrnazi Boojari" w:date="2019-01-12T23:14:00Z">
        <w:r w:rsidRPr="007F5AE6" w:rsidDel="00C44BB7">
          <w:rPr>
            <w:rFonts w:ascii="Calibri" w:eastAsia="Calibri" w:hAnsi="Calibri" w:cs="B Lotus" w:hint="cs"/>
            <w:sz w:val="24"/>
            <w:szCs w:val="24"/>
            <w:rtl/>
            <w:lang w:bidi="fa-IR"/>
          </w:rPr>
          <w:delText>گردید</w:delText>
        </w:r>
      </w:del>
      <w:ins w:id="9523" w:author="Mehrnazi Boojari" w:date="2019-01-12T23:18:00Z">
        <w:r w:rsidR="00777E9F" w:rsidRPr="007F5AE6">
          <w:rPr>
            <w:rFonts w:ascii="Calibri" w:eastAsia="Calibri" w:hAnsi="Calibri" w:cs="B Lotus" w:hint="cs"/>
            <w:sz w:val="24"/>
            <w:szCs w:val="24"/>
            <w:rtl/>
            <w:lang w:bidi="fa-IR"/>
          </w:rPr>
          <w:t>ه نشده است</w:t>
        </w:r>
      </w:ins>
      <w:r w:rsidRPr="008A77F8">
        <w:rPr>
          <w:rFonts w:ascii="Calibri" w:eastAsia="Calibri" w:hAnsi="Calibri" w:cs="B Lotus"/>
          <w:sz w:val="24"/>
          <w:szCs w:val="24"/>
          <w:rtl/>
          <w:lang w:bidi="fa-IR"/>
          <w:rPrChange w:id="9524" w:author="Mehrnazi Boojari" w:date="2019-01-12T23:24:00Z">
            <w:rPr>
              <w:rFonts w:ascii="Calibri" w:eastAsia="Calibri" w:hAnsi="Calibri" w:cs="B Lotus"/>
              <w:b/>
              <w:bCs/>
              <w:color w:val="000000" w:themeColor="text1"/>
              <w:sz w:val="24"/>
              <w:szCs w:val="24"/>
              <w:rtl/>
              <w:lang w:bidi="fa-IR"/>
            </w:rPr>
          </w:rPrChange>
        </w:rPr>
        <w:t>.</w:t>
      </w:r>
    </w:p>
    <w:p w14:paraId="7C8C6D15" w14:textId="77777777" w:rsidR="00E91C41" w:rsidRPr="00E91C41" w:rsidRDefault="00E91C41" w:rsidP="00777E9F">
      <w:pPr>
        <w:pStyle w:val="Heading3"/>
        <w:rPr>
          <w:rtl/>
        </w:rPr>
      </w:pPr>
      <w:bookmarkStart w:id="9525" w:name="_Toc529234231"/>
      <w:bookmarkStart w:id="9526" w:name="_Toc529234667"/>
      <w:bookmarkStart w:id="9527" w:name="_Toc530238667"/>
      <w:bookmarkStart w:id="9528" w:name="_Toc530239297"/>
      <w:bookmarkStart w:id="9529" w:name="_Toc533781233"/>
      <w:bookmarkStart w:id="9530" w:name="_Toc533782189"/>
      <w:r w:rsidRPr="00E91C41">
        <w:rPr>
          <w:rFonts w:hint="cs"/>
          <w:rtl/>
        </w:rPr>
        <w:lastRenderedPageBreak/>
        <w:t>استخراج چال</w:t>
      </w:r>
      <w:del w:id="9531" w:author="Mehrnazi Boojari" w:date="2019-01-12T23:17:00Z">
        <w:r w:rsidRPr="00E91C41" w:rsidDel="00777E9F">
          <w:rPr>
            <w:rFonts w:hint="cs"/>
            <w:rtl/>
          </w:rPr>
          <w:delText>ش</w:delText>
        </w:r>
      </w:del>
      <w:ins w:id="9532" w:author="Mehrnazi Boojari" w:date="2019-01-12T23:17:00Z">
        <w:r w:rsidR="00777E9F">
          <w:rPr>
            <w:rFonts w:hint="cs"/>
            <w:rtl/>
          </w:rPr>
          <w:t>ش</w:t>
        </w:r>
      </w:ins>
      <w:del w:id="9533" w:author="Mehrnazi Boojari" w:date="2019-01-07T09:46:00Z">
        <w:r w:rsidRPr="00E91C41" w:rsidDel="006F7CCF">
          <w:rPr>
            <w:rFonts w:hint="cs"/>
            <w:rtl/>
          </w:rPr>
          <w:delText xml:space="preserve"> های </w:delText>
        </w:r>
      </w:del>
      <w:ins w:id="9534" w:author="Mehrnazi Boojari" w:date="2019-01-07T09:46:00Z">
        <w:r w:rsidR="006F7CCF">
          <w:rPr>
            <w:rFonts w:hint="cs"/>
            <w:rtl/>
          </w:rPr>
          <w:t>‌</w:t>
        </w:r>
      </w:ins>
      <w:ins w:id="9535" w:author="Mehrnazi Boojari" w:date="2019-01-12T23:17:00Z">
        <w:r w:rsidR="00777E9F">
          <w:rPr>
            <w:rFonts w:hint="cs"/>
            <w:rtl/>
          </w:rPr>
          <w:t>‌</w:t>
        </w:r>
      </w:ins>
      <w:ins w:id="9536" w:author="Mehrnazi Boojari" w:date="2019-01-07T09:46:00Z">
        <w:r w:rsidR="006F7CCF">
          <w:rPr>
            <w:rFonts w:hint="cs"/>
            <w:rtl/>
          </w:rPr>
          <w:t xml:space="preserve">های </w:t>
        </w:r>
      </w:ins>
      <w:r w:rsidRPr="00E91C41">
        <w:rPr>
          <w:rFonts w:hint="cs"/>
          <w:rtl/>
        </w:rPr>
        <w:t>اصلی مسکن روستایی</w:t>
      </w:r>
      <w:bookmarkEnd w:id="9525"/>
      <w:bookmarkEnd w:id="9526"/>
      <w:bookmarkEnd w:id="9527"/>
      <w:bookmarkEnd w:id="9528"/>
      <w:bookmarkEnd w:id="9529"/>
      <w:bookmarkEnd w:id="9530"/>
      <w:r w:rsidRPr="00E91C41">
        <w:rPr>
          <w:rFonts w:hint="cs"/>
          <w:rtl/>
        </w:rPr>
        <w:t xml:space="preserve"> </w:t>
      </w:r>
    </w:p>
    <w:p w14:paraId="3241CC18" w14:textId="77777777" w:rsidR="00E91C41" w:rsidRPr="00C503F2" w:rsidRDefault="00E91C41" w:rsidP="002444A9">
      <w:pPr>
        <w:bidi/>
        <w:ind w:firstLine="288"/>
        <w:jc w:val="both"/>
        <w:rPr>
          <w:rFonts w:ascii="B Lotus" w:eastAsia="Calibri" w:hAnsi="B Lotus" w:cs="B Lotus"/>
          <w:sz w:val="24"/>
          <w:szCs w:val="24"/>
          <w:rtl/>
          <w:lang w:bidi="fa-IR"/>
        </w:rPr>
      </w:pPr>
      <w:r w:rsidRPr="00D1365C">
        <w:rPr>
          <w:rFonts w:ascii="B Lotus" w:eastAsia="Calibri" w:hAnsi="B Lotus" w:cs="B Lotus" w:hint="cs"/>
          <w:sz w:val="24"/>
          <w:szCs w:val="24"/>
          <w:rtl/>
          <w:lang w:bidi="fa-IR"/>
          <w:rPrChange w:id="9537" w:author="Mehrnazi Boojari" w:date="2019-01-13T01:17:00Z">
            <w:rPr>
              <w:rFonts w:ascii="B Lotus" w:eastAsia="Calibri" w:hAnsi="B Lotus" w:cs="B Lotus" w:hint="cs"/>
              <w:b/>
              <w:bCs/>
              <w:color w:val="000000" w:themeColor="text1"/>
              <w:sz w:val="24"/>
              <w:szCs w:val="24"/>
              <w:rtl/>
              <w:lang w:bidi="fa-IR"/>
            </w:rPr>
          </w:rPrChange>
        </w:rPr>
        <w:t>بی</w:t>
      </w:r>
      <w:ins w:id="9538" w:author="Mehrnazi Boojari" w:date="2019-01-12T23:17:00Z">
        <w:r w:rsidR="00777E9F" w:rsidRPr="00D1365C">
          <w:rPr>
            <w:rFonts w:ascii="B Lotus" w:eastAsia="Calibri" w:hAnsi="B Lotus" w:cs="B Nazanin" w:hint="cs"/>
            <w:sz w:val="24"/>
            <w:szCs w:val="24"/>
            <w:lang w:bidi="fa-IR"/>
            <w:rPrChange w:id="9539" w:author="Mehrnazi Boojari" w:date="2019-01-13T01:17:00Z">
              <w:rPr>
                <w:rFonts w:ascii="B Lotus" w:eastAsia="Calibri" w:hAnsi="B Lotus" w:cs="B Nazanin" w:hint="cs"/>
                <w:b/>
                <w:bCs/>
                <w:color w:val="000000" w:themeColor="text1"/>
                <w:sz w:val="24"/>
                <w:szCs w:val="24"/>
                <w:lang w:bidi="fa-IR"/>
              </w:rPr>
            </w:rPrChange>
          </w:rPr>
          <w:t>‌</w:t>
        </w:r>
      </w:ins>
      <w:del w:id="9540" w:author="Mehrnazi Boojari" w:date="2019-01-12T23:17:00Z">
        <w:r w:rsidRPr="00D1365C" w:rsidDel="00777E9F">
          <w:rPr>
            <w:rFonts w:ascii="B Lotus" w:eastAsia="Calibri" w:hAnsi="B Lotus" w:cs="B Lotus"/>
            <w:sz w:val="24"/>
            <w:szCs w:val="24"/>
            <w:rtl/>
            <w:lang w:bidi="fa-IR"/>
            <w:rPrChange w:id="9541" w:author="Mehrnazi Boojari" w:date="2019-01-13T01:17:00Z">
              <w:rPr>
                <w:rFonts w:ascii="B Lotus" w:eastAsia="Calibri" w:hAnsi="B Lotus" w:cs="B Lotus"/>
                <w:b/>
                <w:bCs/>
                <w:color w:val="000000" w:themeColor="text1"/>
                <w:sz w:val="24"/>
                <w:szCs w:val="24"/>
                <w:rtl/>
                <w:lang w:bidi="fa-IR"/>
              </w:rPr>
            </w:rPrChange>
          </w:rPr>
          <w:delText xml:space="preserve"> </w:delText>
        </w:r>
      </w:del>
      <w:r w:rsidRPr="00D1365C">
        <w:rPr>
          <w:rFonts w:ascii="B Lotus" w:eastAsia="Calibri" w:hAnsi="B Lotus" w:cs="B Lotus" w:hint="cs"/>
          <w:sz w:val="24"/>
          <w:szCs w:val="24"/>
          <w:rtl/>
          <w:lang w:bidi="fa-IR"/>
          <w:rPrChange w:id="9542" w:author="Mehrnazi Boojari" w:date="2019-01-13T01:17:00Z">
            <w:rPr>
              <w:rFonts w:ascii="B Lotus" w:eastAsia="Calibri" w:hAnsi="B Lotus" w:cs="B Lotus" w:hint="cs"/>
              <w:b/>
              <w:bCs/>
              <w:color w:val="000000" w:themeColor="text1"/>
              <w:sz w:val="24"/>
              <w:szCs w:val="24"/>
              <w:rtl/>
              <w:lang w:bidi="fa-IR"/>
            </w:rPr>
          </w:rPrChange>
        </w:rPr>
        <w:t>شک</w:t>
      </w:r>
      <w:r w:rsidRPr="00D1365C">
        <w:rPr>
          <w:rFonts w:ascii="B Lotus" w:eastAsia="Calibri" w:hAnsi="B Lotus" w:cs="B Lotus"/>
          <w:sz w:val="24"/>
          <w:szCs w:val="24"/>
          <w:rtl/>
          <w:lang w:bidi="fa-IR"/>
          <w:rPrChange w:id="9543" w:author="Mehrnazi Boojari" w:date="2019-01-13T01:17:00Z">
            <w:rPr>
              <w:rFonts w:ascii="B Lotus" w:eastAsia="Calibri" w:hAnsi="B Lotus" w:cs="B Lotus"/>
              <w:b/>
              <w:bCs/>
              <w:color w:val="000000" w:themeColor="text1"/>
              <w:sz w:val="24"/>
              <w:szCs w:val="24"/>
              <w:rtl/>
              <w:lang w:bidi="fa-IR"/>
            </w:rPr>
          </w:rPrChange>
        </w:rPr>
        <w:t xml:space="preserve"> </w:t>
      </w:r>
      <w:r w:rsidRPr="00C503F2">
        <w:rPr>
          <w:rFonts w:ascii="B Lotus" w:eastAsia="Calibri" w:hAnsi="B Lotus" w:cs="B Lotus" w:hint="cs"/>
          <w:sz w:val="24"/>
          <w:szCs w:val="24"/>
          <w:rtl/>
          <w:lang w:bidi="fa-IR"/>
        </w:rPr>
        <w:t>جامع</w:t>
      </w:r>
      <w:ins w:id="9544" w:author="Mehrnazi Boojari" w:date="2019-01-12T23:17:00Z">
        <w:r w:rsidR="00777E9F">
          <w:rPr>
            <w:rFonts w:ascii="B Lotus" w:eastAsia="Calibri" w:hAnsi="B Lotus" w:cs="B Nazanin" w:hint="cs"/>
            <w:sz w:val="24"/>
            <w:szCs w:val="24"/>
            <w:rtl/>
            <w:lang w:bidi="fa-IR"/>
          </w:rPr>
          <w:t>‌</w:t>
        </w:r>
      </w:ins>
      <w:del w:id="9545" w:author="Mehrnazi Boojari" w:date="2019-01-12T23:17:00Z">
        <w:r w:rsidRPr="00C503F2" w:rsidDel="00777E9F">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دیدن مسائل نیاز به مطالعات و پژوهش جامعی دارد تا بتواند تمامی ابعاد را بسنجد و از موارد مهم غفلت ن</w:t>
      </w:r>
      <w:del w:id="9546" w:author="Mehrnazi Boojari" w:date="2019-01-08T01:15:00Z">
        <w:r w:rsidRPr="00C503F2" w:rsidDel="00632EB0">
          <w:rPr>
            <w:rFonts w:ascii="B Lotus" w:eastAsia="Calibri" w:hAnsi="B Lotus" w:cs="B Lotus" w:hint="cs"/>
            <w:sz w:val="24"/>
            <w:szCs w:val="24"/>
            <w:rtl/>
            <w:lang w:bidi="fa-IR"/>
          </w:rPr>
          <w:delText>گردد</w:delText>
        </w:r>
      </w:del>
      <w:ins w:id="9547" w:author="Mehrnazi Boojari" w:date="2019-01-08T01:15:00Z">
        <w:r w:rsidR="00632EB0">
          <w:rPr>
            <w:rFonts w:ascii="B Lotus" w:eastAsia="Calibri" w:hAnsi="B Lotus" w:cs="B Lotus" w:hint="cs"/>
            <w:sz w:val="24"/>
            <w:szCs w:val="24"/>
            <w:rtl/>
            <w:lang w:bidi="fa-IR"/>
          </w:rPr>
          <w:t>شود</w:t>
        </w:r>
      </w:ins>
      <w:del w:id="9548" w:author="Mehrnazi Boojari" w:date="2019-01-07T09:53:00Z">
        <w:r w:rsidRPr="00C503F2" w:rsidDel="006F7CCF">
          <w:rPr>
            <w:rFonts w:ascii="B Lotus" w:eastAsia="Calibri" w:hAnsi="B Lotus" w:cs="B Lotus" w:hint="cs"/>
            <w:sz w:val="24"/>
            <w:szCs w:val="24"/>
            <w:rtl/>
            <w:lang w:bidi="fa-IR"/>
          </w:rPr>
          <w:delText xml:space="preserve"> . </w:delText>
        </w:r>
      </w:del>
      <w:ins w:id="9549" w:author="Mehrnazi Boojari" w:date="2019-01-07T09:53:00Z">
        <w:r w:rsidR="006F7CCF">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گزارش حاضر با توجه به رسالتی که بر خود قرار داده سعی بر این موضوع داشته و با کندوکاو در تمامی پژوهش</w:t>
      </w:r>
      <w:del w:id="9550" w:author="Mehrnazi Boojari" w:date="2019-01-07T09:45:00Z">
        <w:r w:rsidRPr="00C503F2" w:rsidDel="006F7CCF">
          <w:rPr>
            <w:rFonts w:ascii="B Lotus" w:eastAsia="Calibri" w:hAnsi="B Lotus" w:cs="B Lotus" w:hint="cs"/>
            <w:sz w:val="24"/>
            <w:szCs w:val="24"/>
            <w:rtl/>
            <w:lang w:bidi="fa-IR"/>
          </w:rPr>
          <w:delText xml:space="preserve"> ها </w:delText>
        </w:r>
      </w:del>
      <w:ins w:id="9551" w:author="Mehrnazi Boojari" w:date="2019-01-07T09:45:00Z">
        <w:r w:rsidR="006F7CCF">
          <w:rPr>
            <w:rFonts w:ascii="B Lotus" w:eastAsia="Calibri" w:hAnsi="B Lotus" w:cs="B Lotus" w:hint="cs"/>
            <w:sz w:val="24"/>
            <w:szCs w:val="24"/>
            <w:rtl/>
            <w:lang w:bidi="fa-IR"/>
          </w:rPr>
          <w:t xml:space="preserve">‌ها </w:t>
        </w:r>
      </w:ins>
      <w:r w:rsidRPr="00C503F2">
        <w:rPr>
          <w:rFonts w:ascii="B Lotus" w:eastAsia="Calibri" w:hAnsi="B Lotus" w:cs="B Lotus" w:hint="cs"/>
          <w:sz w:val="24"/>
          <w:szCs w:val="24"/>
          <w:rtl/>
          <w:lang w:bidi="fa-IR"/>
        </w:rPr>
        <w:t>و مقالات حاضر</w:t>
      </w:r>
      <w:del w:id="9552" w:author="Mehrnazi Boojari" w:date="2019-01-13T01:18:00Z">
        <w:r w:rsidRPr="00C503F2" w:rsidDel="00D1365C">
          <w:rPr>
            <w:rFonts w:ascii="B Lotus" w:eastAsia="Calibri" w:hAnsi="B Lotus" w:cs="B Lotus" w:hint="cs"/>
            <w:sz w:val="24"/>
            <w:szCs w:val="24"/>
            <w:rtl/>
            <w:lang w:bidi="fa-IR"/>
          </w:rPr>
          <w:delText xml:space="preserve">؛ </w:delText>
        </w:r>
      </w:del>
      <w:ins w:id="9553" w:author="Mehrnazi Boojari" w:date="2019-01-13T01:18:00Z">
        <w:r w:rsidR="00D1365C">
          <w:rPr>
            <w:rFonts w:ascii="B Lotus" w:eastAsia="Calibri" w:hAnsi="B Lotus" w:cs="B Lotus" w:hint="cs"/>
            <w:sz w:val="24"/>
            <w:szCs w:val="24"/>
            <w:rtl/>
            <w:lang w:bidi="fa-IR"/>
          </w:rPr>
          <w:t>،</w:t>
        </w:r>
        <w:r w:rsidR="00D1365C" w:rsidRPr="00C503F2">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به مطالعه بیش از 10 کتاب</w:t>
      </w:r>
      <w:del w:id="9554" w:author="Mehrnazi Boojari" w:date="2019-01-07T09:47:00Z">
        <w:r w:rsidRPr="00C503F2" w:rsidDel="006F7CCF">
          <w:rPr>
            <w:rFonts w:ascii="B Lotus" w:eastAsia="Calibri" w:hAnsi="B Lotus" w:cs="B Lotus" w:hint="cs"/>
            <w:sz w:val="24"/>
            <w:szCs w:val="24"/>
            <w:rtl/>
            <w:lang w:bidi="fa-IR"/>
          </w:rPr>
          <w:delText xml:space="preserve"> ؛</w:delText>
        </w:r>
      </w:del>
      <w:ins w:id="9555" w:author="Mehrnazi Boojari" w:date="2019-01-13T01:18:00Z">
        <w:r w:rsidR="00D1365C">
          <w:rPr>
            <w:rFonts w:ascii="B Lotus" w:eastAsia="Calibri" w:hAnsi="B Lotus" w:cs="B Lotus" w:hint="cs"/>
            <w:sz w:val="24"/>
            <w:szCs w:val="24"/>
            <w:rtl/>
            <w:lang w:bidi="fa-IR"/>
          </w:rPr>
          <w:t xml:space="preserve"> و</w:t>
        </w:r>
      </w:ins>
      <w:r w:rsidRPr="00C503F2">
        <w:rPr>
          <w:rFonts w:ascii="B Lotus" w:eastAsia="Calibri" w:hAnsi="B Lotus" w:cs="B Lotus" w:hint="cs"/>
          <w:sz w:val="24"/>
          <w:szCs w:val="24"/>
          <w:rtl/>
          <w:lang w:bidi="fa-IR"/>
        </w:rPr>
        <w:t xml:space="preserve"> 30 مقاله و 10 گزارش و گفتگوی خبری</w:t>
      </w:r>
      <w:del w:id="9556" w:author="Mehrnazi Boojari" w:date="2019-01-07T09:59:00Z">
        <w:r w:rsidRPr="00C503F2" w:rsidDel="00A31D6F">
          <w:rPr>
            <w:rFonts w:ascii="B Lotus" w:eastAsia="Calibri" w:hAnsi="B Lotus" w:cs="B Lotus" w:hint="cs"/>
            <w:sz w:val="24"/>
            <w:szCs w:val="24"/>
            <w:rtl/>
            <w:lang w:bidi="fa-IR"/>
          </w:rPr>
          <w:delText xml:space="preserve">  </w:delText>
        </w:r>
      </w:del>
      <w:ins w:id="9557" w:author="Mehrnazi Boojari" w:date="2019-01-07T09:59:00Z">
        <w:r w:rsidR="00A31D6F">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در حوزه نظری نایل شده است. همچ</w:t>
      </w:r>
      <w:ins w:id="9558" w:author="Mehrnazi Boojari" w:date="2019-01-08T23:48:00Z">
        <w:r w:rsidR="00144BA7">
          <w:rPr>
            <w:rFonts w:ascii="B Lotus" w:eastAsia="Calibri" w:hAnsi="B Lotus" w:cs="B Lotus" w:hint="cs"/>
            <w:sz w:val="24"/>
            <w:szCs w:val="24"/>
            <w:rtl/>
            <w:lang w:bidi="fa-IR"/>
          </w:rPr>
          <w:t>ن</w:t>
        </w:r>
      </w:ins>
      <w:r w:rsidRPr="00C503F2">
        <w:rPr>
          <w:rFonts w:ascii="B Lotus" w:eastAsia="Calibri" w:hAnsi="B Lotus" w:cs="B Lotus" w:hint="cs"/>
          <w:sz w:val="24"/>
          <w:szCs w:val="24"/>
          <w:rtl/>
          <w:lang w:bidi="fa-IR"/>
        </w:rPr>
        <w:t>ین</w:t>
      </w:r>
      <w:ins w:id="9559" w:author="Mehrnazi Boojari" w:date="2019-01-08T23:48:00Z">
        <w:r w:rsidR="00144BA7">
          <w:rPr>
            <w:rFonts w:ascii="B Lotus" w:eastAsia="Calibri" w:hAnsi="B Lotus" w:cs="B Lotus" w:hint="cs"/>
            <w:sz w:val="24"/>
            <w:szCs w:val="24"/>
            <w:rtl/>
            <w:lang w:bidi="fa-IR"/>
          </w:rPr>
          <w:t>،</w:t>
        </w:r>
      </w:ins>
      <w:r w:rsidRPr="00C503F2">
        <w:rPr>
          <w:rFonts w:ascii="B Lotus" w:eastAsia="Calibri" w:hAnsi="B Lotus" w:cs="B Lotus" w:hint="cs"/>
          <w:sz w:val="24"/>
          <w:szCs w:val="24"/>
          <w:rtl/>
          <w:lang w:bidi="fa-IR"/>
        </w:rPr>
        <w:t xml:space="preserve"> در حوزه نظری به اساتید دانشگاهی در این حوزه رجوع کرده و </w:t>
      </w:r>
      <w:del w:id="9560" w:author="Mehrnazi Boojari" w:date="2019-01-13T01:18:00Z">
        <w:r w:rsidRPr="00C503F2" w:rsidDel="00D1365C">
          <w:rPr>
            <w:rFonts w:ascii="B Lotus" w:eastAsia="Calibri" w:hAnsi="B Lotus" w:cs="B Lotus" w:hint="cs"/>
            <w:sz w:val="24"/>
            <w:szCs w:val="24"/>
            <w:rtl/>
            <w:lang w:bidi="fa-IR"/>
          </w:rPr>
          <w:delText xml:space="preserve">نزدیک </w:delText>
        </w:r>
      </w:del>
      <w:ins w:id="9561" w:author="Mehrnazi Boojari" w:date="2019-01-13T01:18:00Z">
        <w:r w:rsidR="00D1365C">
          <w:rPr>
            <w:rFonts w:ascii="B Lotus" w:eastAsia="Calibri" w:hAnsi="B Lotus" w:cs="B Lotus" w:hint="cs"/>
            <w:sz w:val="24"/>
            <w:szCs w:val="24"/>
            <w:rtl/>
            <w:lang w:bidi="fa-IR"/>
          </w:rPr>
          <w:t>حدود</w:t>
        </w:r>
        <w:r w:rsidR="00D1365C" w:rsidRPr="00C503F2">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40 نفر ساعت مصاحبه عمیق و نیمه</w:t>
      </w:r>
      <w:ins w:id="9562" w:author="Mehrnazi Boojari" w:date="2019-01-13T01:18:00Z">
        <w:r w:rsidR="00D1365C">
          <w:rPr>
            <w:rFonts w:ascii="B Lotus" w:eastAsia="Calibri" w:hAnsi="B Lotus" w:cs="B Nazanin" w:hint="cs"/>
            <w:sz w:val="24"/>
            <w:szCs w:val="24"/>
            <w:rtl/>
            <w:lang w:bidi="fa-IR"/>
          </w:rPr>
          <w:t>‌</w:t>
        </w:r>
      </w:ins>
      <w:del w:id="9563" w:author="Mehrnazi Boojari" w:date="2019-01-13T01:18:00Z">
        <w:r w:rsidRPr="00C503F2" w:rsidDel="00D1365C">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عمیق حاصل این مصاحبه</w:t>
      </w:r>
      <w:del w:id="9564" w:author="Mehrnazi Boojari" w:date="2019-01-07T09:45:00Z">
        <w:r w:rsidRPr="00C503F2" w:rsidDel="006F7CCF">
          <w:rPr>
            <w:rFonts w:ascii="B Lotus" w:eastAsia="Calibri" w:hAnsi="B Lotus" w:cs="B Lotus" w:hint="cs"/>
            <w:sz w:val="24"/>
            <w:szCs w:val="24"/>
            <w:rtl/>
            <w:lang w:bidi="fa-IR"/>
          </w:rPr>
          <w:delText xml:space="preserve"> ها </w:delText>
        </w:r>
      </w:del>
      <w:ins w:id="9565" w:author="Mehrnazi Boojari" w:date="2019-01-07T09:45:00Z">
        <w:r w:rsidR="006F7CCF">
          <w:rPr>
            <w:rFonts w:ascii="B Lotus" w:eastAsia="Calibri" w:hAnsi="B Lotus" w:cs="B Lotus" w:hint="cs"/>
            <w:sz w:val="24"/>
            <w:szCs w:val="24"/>
            <w:rtl/>
            <w:lang w:bidi="fa-IR"/>
          </w:rPr>
          <w:t xml:space="preserve">‌ها </w:t>
        </w:r>
      </w:ins>
      <w:r w:rsidRPr="00C503F2">
        <w:rPr>
          <w:rFonts w:ascii="B Lotus" w:eastAsia="Calibri" w:hAnsi="B Lotus" w:cs="B Lotus" w:hint="cs"/>
          <w:sz w:val="24"/>
          <w:szCs w:val="24"/>
          <w:rtl/>
          <w:lang w:bidi="fa-IR"/>
        </w:rPr>
        <w:t>برای فهم موضوع مسکن روستایی بوده است</w:t>
      </w:r>
      <w:r w:rsidRPr="00C503F2">
        <w:rPr>
          <w:rFonts w:ascii="B Lotus" w:eastAsia="Calibri" w:hAnsi="B Lotus" w:cs="B Lotus"/>
          <w:sz w:val="24"/>
          <w:szCs w:val="24"/>
          <w:vertAlign w:val="superscript"/>
          <w:rtl/>
          <w:lang w:bidi="fa-IR"/>
        </w:rPr>
        <w:footnoteReference w:id="67"/>
      </w:r>
      <w:del w:id="9573" w:author="Mehrnazi Boojari" w:date="2019-01-07T09:53:00Z">
        <w:r w:rsidRPr="00C503F2" w:rsidDel="006F7CCF">
          <w:rPr>
            <w:rFonts w:ascii="B Lotus" w:eastAsia="Calibri" w:hAnsi="B Lotus" w:cs="B Lotus" w:hint="cs"/>
            <w:sz w:val="24"/>
            <w:szCs w:val="24"/>
            <w:rtl/>
            <w:lang w:bidi="fa-IR"/>
          </w:rPr>
          <w:delText xml:space="preserve"> . </w:delText>
        </w:r>
      </w:del>
      <w:ins w:id="9574" w:author="Mehrnazi Boojari" w:date="2019-01-07T09:53:00Z">
        <w:r w:rsidR="006F7CCF">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در حوزه بررسی اسناد و طرح</w:t>
      </w:r>
      <w:del w:id="9575" w:author="Mehrnazi Boojari" w:date="2019-01-07T09:46:00Z">
        <w:r w:rsidRPr="00C503F2" w:rsidDel="006F7CCF">
          <w:rPr>
            <w:rFonts w:ascii="B Lotus" w:eastAsia="Calibri" w:hAnsi="B Lotus" w:cs="B Lotus" w:hint="cs"/>
            <w:sz w:val="24"/>
            <w:szCs w:val="24"/>
            <w:rtl/>
            <w:lang w:bidi="fa-IR"/>
          </w:rPr>
          <w:delText xml:space="preserve"> های </w:delText>
        </w:r>
      </w:del>
      <w:ins w:id="9576" w:author="Mehrnazi Boojari" w:date="2019-01-07T09:46:00Z">
        <w:r w:rsidR="006F7CCF">
          <w:rPr>
            <w:rFonts w:ascii="B Lotus" w:eastAsia="Calibri" w:hAnsi="B Lotus" w:cs="B Lotus" w:hint="cs"/>
            <w:sz w:val="24"/>
            <w:szCs w:val="24"/>
            <w:rtl/>
            <w:lang w:bidi="fa-IR"/>
          </w:rPr>
          <w:t xml:space="preserve">‌های </w:t>
        </w:r>
      </w:ins>
      <w:r w:rsidRPr="00C503F2">
        <w:rPr>
          <w:rFonts w:ascii="B Lotus" w:eastAsia="Calibri" w:hAnsi="B Lotus" w:cs="B Lotus" w:hint="cs"/>
          <w:sz w:val="24"/>
          <w:szCs w:val="24"/>
          <w:rtl/>
          <w:lang w:bidi="fa-IR"/>
        </w:rPr>
        <w:t>بالادستی به</w:t>
      </w:r>
      <w:ins w:id="9577" w:author="Mehrnazi Boojari" w:date="2019-01-13T01:18:00Z">
        <w:r w:rsidR="00D1365C">
          <w:rPr>
            <w:rFonts w:ascii="B Lotus" w:eastAsia="Calibri" w:hAnsi="B Lotus" w:cs="B Nazanin" w:hint="cs"/>
            <w:sz w:val="24"/>
            <w:szCs w:val="24"/>
            <w:rtl/>
            <w:lang w:bidi="fa-IR"/>
          </w:rPr>
          <w:t>‌</w:t>
        </w:r>
      </w:ins>
      <w:del w:id="9578" w:author="Mehrnazi Boojari" w:date="2019-01-13T01:18:00Z">
        <w:r w:rsidRPr="00C503F2" w:rsidDel="00D1365C">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همراه قوانین مرتبط با حوزه مسکن روستایی</w:t>
      </w:r>
      <w:del w:id="9579" w:author="Mehrnazi Boojari" w:date="2019-01-13T01:19:00Z">
        <w:r w:rsidRPr="00C503F2" w:rsidDel="00D1365C">
          <w:rPr>
            <w:rFonts w:ascii="B Lotus" w:eastAsia="Calibri" w:hAnsi="B Lotus" w:cs="B Lotus" w:hint="cs"/>
            <w:sz w:val="24"/>
            <w:szCs w:val="24"/>
            <w:rtl/>
            <w:lang w:bidi="fa-IR"/>
          </w:rPr>
          <w:delText>؛</w:delText>
        </w:r>
      </w:del>
      <w:r w:rsidRPr="00C503F2">
        <w:rPr>
          <w:rFonts w:ascii="B Lotus" w:eastAsia="Calibri" w:hAnsi="B Lotus" w:cs="B Lotus" w:hint="cs"/>
          <w:sz w:val="24"/>
          <w:szCs w:val="24"/>
          <w:rtl/>
          <w:lang w:bidi="fa-IR"/>
        </w:rPr>
        <w:t xml:space="preserve"> چیزی بیش از 3 هزار صفحه قانون و دستور</w:t>
      </w:r>
      <w:del w:id="9580" w:author="Mehrnazi Boojari" w:date="2019-01-13T01:19:00Z">
        <w:r w:rsidRPr="00C503F2" w:rsidDel="00D1365C">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العمل و</w:t>
      </w:r>
      <w:ins w:id="9581" w:author="Mehrnazi Boojari" w:date="2019-01-13T01:20:00Z">
        <w:r w:rsidR="00D1365C">
          <w:rPr>
            <w:rFonts w:ascii="B Lotus" w:eastAsia="Calibri" w:hAnsi="B Lotus" w:cs="B Nazanin" w:hint="cs"/>
            <w:sz w:val="24"/>
            <w:szCs w:val="24"/>
            <w:rtl/>
            <w:lang w:bidi="fa-IR"/>
          </w:rPr>
          <w:t>‌</w:t>
        </w:r>
        <w:r w:rsidR="00D1365C">
          <w:rPr>
            <w:rFonts w:ascii="B Lotus" w:eastAsia="Calibri" w:hAnsi="B Lotus" w:cs="Times New Roman" w:hint="eastAsia"/>
            <w:sz w:val="24"/>
            <w:szCs w:val="24"/>
            <w:rtl/>
            <w:lang w:bidi="fa-IR"/>
          </w:rPr>
          <w:t> </w:t>
        </w:r>
      </w:ins>
      <w:r w:rsidRPr="00C503F2">
        <w:rPr>
          <w:rFonts w:ascii="B Lotus" w:eastAsia="Calibri" w:hAnsi="B Lotus" w:cs="B Lotus" w:hint="cs"/>
          <w:sz w:val="24"/>
          <w:szCs w:val="24"/>
          <w:rtl/>
          <w:lang w:bidi="fa-IR"/>
        </w:rPr>
        <w:t xml:space="preserve">... مطالعه شده که از این بین </w:t>
      </w:r>
      <w:del w:id="9582" w:author="Mehrnazi Boojari" w:date="2019-01-13T01:20:00Z">
        <w:r w:rsidRPr="00C503F2" w:rsidDel="00D1365C">
          <w:rPr>
            <w:rFonts w:ascii="B Lotus" w:eastAsia="Calibri" w:hAnsi="B Lotus" w:cs="B Lotus" w:hint="cs"/>
            <w:sz w:val="24"/>
            <w:szCs w:val="24"/>
            <w:rtl/>
            <w:lang w:bidi="fa-IR"/>
          </w:rPr>
          <w:delText xml:space="preserve">نزدیک </w:delText>
        </w:r>
      </w:del>
      <w:ins w:id="9583" w:author="Mehrnazi Boojari" w:date="2019-01-13T01:20:00Z">
        <w:r w:rsidR="00D1365C">
          <w:rPr>
            <w:rFonts w:ascii="B Lotus" w:eastAsia="Calibri" w:hAnsi="B Lotus" w:cs="B Lotus" w:hint="cs"/>
            <w:sz w:val="24"/>
            <w:szCs w:val="24"/>
            <w:rtl/>
            <w:lang w:bidi="fa-IR"/>
          </w:rPr>
          <w:t>حدود</w:t>
        </w:r>
        <w:r w:rsidR="00D1365C" w:rsidRPr="00C503F2">
          <w:rPr>
            <w:rFonts w:ascii="B Lotus" w:eastAsia="Calibri" w:hAnsi="B Lotus" w:cs="B Lotus" w:hint="cs"/>
            <w:sz w:val="24"/>
            <w:szCs w:val="24"/>
            <w:rtl/>
            <w:lang w:bidi="fa-IR"/>
          </w:rPr>
          <w:t xml:space="preserve"> </w:t>
        </w:r>
      </w:ins>
      <w:del w:id="9584" w:author="Mehrnazi Boojari" w:date="2019-01-13T01:20:00Z">
        <w:r w:rsidRPr="00C503F2" w:rsidDel="00D1365C">
          <w:rPr>
            <w:rFonts w:ascii="B Lotus" w:eastAsia="Calibri" w:hAnsi="B Lotus" w:cs="B Lotus" w:hint="cs"/>
            <w:sz w:val="24"/>
            <w:szCs w:val="24"/>
            <w:rtl/>
            <w:lang w:bidi="fa-IR"/>
          </w:rPr>
          <w:delText xml:space="preserve">به </w:delText>
        </w:r>
      </w:del>
      <w:r w:rsidRPr="00C503F2">
        <w:rPr>
          <w:rFonts w:ascii="B Lotus" w:eastAsia="Calibri" w:hAnsi="B Lotus" w:cs="B Lotus" w:hint="cs"/>
          <w:sz w:val="24"/>
          <w:szCs w:val="24"/>
          <w:rtl/>
          <w:lang w:bidi="fa-IR"/>
        </w:rPr>
        <w:t xml:space="preserve">45 قانون و </w:t>
      </w:r>
      <w:del w:id="9585" w:author="Mehrnazi Boojari" w:date="2019-01-08T03:27:00Z">
        <w:r w:rsidRPr="00C503F2" w:rsidDel="00666313">
          <w:rPr>
            <w:rFonts w:ascii="B Lotus" w:eastAsia="Calibri" w:hAnsi="B Lotus" w:cs="B Lotus" w:hint="cs"/>
            <w:sz w:val="24"/>
            <w:szCs w:val="24"/>
            <w:rtl/>
            <w:lang w:bidi="fa-IR"/>
          </w:rPr>
          <w:delText>آئین نامه</w:delText>
        </w:r>
      </w:del>
      <w:ins w:id="9586" w:author="Mehrnazi Boojari" w:date="2019-01-08T03:27:00Z">
        <w:r w:rsidR="00666313">
          <w:rPr>
            <w:rFonts w:ascii="B Lotus" w:eastAsia="Calibri" w:hAnsi="B Lotus" w:cs="B Lotus" w:hint="cs"/>
            <w:sz w:val="24"/>
            <w:szCs w:val="24"/>
            <w:rtl/>
            <w:lang w:bidi="fa-IR"/>
          </w:rPr>
          <w:t>آیین‌نامه</w:t>
        </w:r>
      </w:ins>
      <w:r w:rsidRPr="00C503F2">
        <w:rPr>
          <w:rFonts w:ascii="B Lotus" w:eastAsia="Calibri" w:hAnsi="B Lotus" w:cs="B Lotus" w:hint="cs"/>
          <w:sz w:val="24"/>
          <w:szCs w:val="24"/>
          <w:rtl/>
          <w:lang w:bidi="fa-IR"/>
        </w:rPr>
        <w:t xml:space="preserve"> </w:t>
      </w:r>
      <w:del w:id="9587" w:author="Mehrnazi Boojari" w:date="2019-01-07T10:21:00Z">
        <w:r w:rsidRPr="00C503F2" w:rsidDel="0028073B">
          <w:rPr>
            <w:rFonts w:ascii="B Lotus" w:eastAsia="Calibri" w:hAnsi="B Lotus" w:cs="B Lotus" w:hint="cs"/>
            <w:sz w:val="24"/>
            <w:szCs w:val="24"/>
            <w:rtl/>
            <w:lang w:bidi="fa-IR"/>
          </w:rPr>
          <w:delText xml:space="preserve">به صورت </w:delText>
        </w:r>
      </w:del>
      <w:ins w:id="9588" w:author="Mehrnazi Boojari" w:date="2019-01-07T10:21:00Z">
        <w:r w:rsidR="0028073B">
          <w:rPr>
            <w:rFonts w:ascii="B Lotus" w:eastAsia="Calibri" w:hAnsi="B Lotus" w:cs="B Lotus" w:hint="cs"/>
            <w:sz w:val="24"/>
            <w:szCs w:val="24"/>
            <w:rtl/>
            <w:lang w:bidi="fa-IR"/>
          </w:rPr>
          <w:t xml:space="preserve">به‌صورت </w:t>
        </w:r>
      </w:ins>
      <w:r w:rsidRPr="00C503F2">
        <w:rPr>
          <w:rFonts w:ascii="B Lotus" w:eastAsia="Calibri" w:hAnsi="B Lotus" w:cs="B Lotus" w:hint="cs"/>
          <w:sz w:val="24"/>
          <w:szCs w:val="24"/>
          <w:rtl/>
          <w:lang w:bidi="fa-IR"/>
        </w:rPr>
        <w:t>تفصیلی بررسی شده است</w:t>
      </w:r>
      <w:del w:id="9589" w:author="Mehrnazi Boojari" w:date="2019-01-07T09:53:00Z">
        <w:r w:rsidRPr="00C503F2" w:rsidDel="006F7CCF">
          <w:rPr>
            <w:rFonts w:ascii="B Lotus" w:eastAsia="Calibri" w:hAnsi="B Lotus" w:cs="B Lotus" w:hint="cs"/>
            <w:sz w:val="24"/>
            <w:szCs w:val="24"/>
            <w:rtl/>
            <w:lang w:bidi="fa-IR"/>
          </w:rPr>
          <w:delText xml:space="preserve"> . </w:delText>
        </w:r>
      </w:del>
      <w:ins w:id="9590" w:author="Mehrnazi Boojari" w:date="2019-01-07T09:53:00Z">
        <w:r w:rsidR="006F7CCF">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در بررسی وضعیت فعلی مسکن روستایی سال</w:t>
      </w:r>
      <w:ins w:id="9591" w:author="Mehrnazi Boojari" w:date="2019-01-12T23:19:00Z">
        <w:r w:rsidR="000806BA">
          <w:rPr>
            <w:rFonts w:ascii="B Lotus" w:eastAsia="Calibri" w:hAnsi="B Lotus" w:cs="B Nazanin" w:hint="cs"/>
            <w:sz w:val="24"/>
            <w:szCs w:val="24"/>
            <w:rtl/>
            <w:lang w:bidi="fa-IR"/>
          </w:rPr>
          <w:t>‌</w:t>
        </w:r>
      </w:ins>
      <w:r w:rsidRPr="00C503F2">
        <w:rPr>
          <w:rFonts w:ascii="B Lotus" w:eastAsia="Calibri" w:hAnsi="B Lotus" w:cs="B Lotus" w:hint="cs"/>
          <w:sz w:val="24"/>
          <w:szCs w:val="24"/>
          <w:rtl/>
          <w:lang w:bidi="fa-IR"/>
        </w:rPr>
        <w:t>نامه</w:t>
      </w:r>
      <w:del w:id="9592" w:author="Mehrnazi Boojari" w:date="2019-01-07T09:46:00Z">
        <w:r w:rsidRPr="00C503F2" w:rsidDel="006F7CCF">
          <w:rPr>
            <w:rFonts w:ascii="B Lotus" w:eastAsia="Calibri" w:hAnsi="B Lotus" w:cs="B Lotus" w:hint="cs"/>
            <w:sz w:val="24"/>
            <w:szCs w:val="24"/>
            <w:rtl/>
            <w:lang w:bidi="fa-IR"/>
          </w:rPr>
          <w:delText xml:space="preserve"> های </w:delText>
        </w:r>
      </w:del>
      <w:ins w:id="9593" w:author="Mehrnazi Boojari" w:date="2019-01-07T09:46:00Z">
        <w:r w:rsidR="006F7CCF">
          <w:rPr>
            <w:rFonts w:ascii="B Lotus" w:eastAsia="Calibri" w:hAnsi="B Lotus" w:cs="B Lotus" w:hint="cs"/>
            <w:sz w:val="24"/>
            <w:szCs w:val="24"/>
            <w:rtl/>
            <w:lang w:bidi="fa-IR"/>
          </w:rPr>
          <w:t xml:space="preserve">‌های </w:t>
        </w:r>
      </w:ins>
      <w:r w:rsidRPr="00C503F2">
        <w:rPr>
          <w:rFonts w:ascii="B Lotus" w:eastAsia="Calibri" w:hAnsi="B Lotus" w:cs="B Lotus" w:hint="cs"/>
          <w:sz w:val="24"/>
          <w:szCs w:val="24"/>
          <w:rtl/>
          <w:lang w:bidi="fa-IR"/>
        </w:rPr>
        <w:t>آماری سال</w:t>
      </w:r>
      <w:del w:id="9594" w:author="Mehrnazi Boojari" w:date="2019-01-07T09:46:00Z">
        <w:r w:rsidRPr="00C503F2" w:rsidDel="006F7CCF">
          <w:rPr>
            <w:rFonts w:ascii="B Lotus" w:eastAsia="Calibri" w:hAnsi="B Lotus" w:cs="B Lotus" w:hint="cs"/>
            <w:sz w:val="24"/>
            <w:szCs w:val="24"/>
            <w:rtl/>
            <w:lang w:bidi="fa-IR"/>
          </w:rPr>
          <w:delText xml:space="preserve"> های </w:delText>
        </w:r>
      </w:del>
      <w:ins w:id="9595" w:author="Mehrnazi Boojari" w:date="2019-01-07T09:46:00Z">
        <w:r w:rsidR="006F7CCF">
          <w:rPr>
            <w:rFonts w:ascii="B Lotus" w:eastAsia="Calibri" w:hAnsi="B Lotus" w:cs="B Lotus" w:hint="cs"/>
            <w:sz w:val="24"/>
            <w:szCs w:val="24"/>
            <w:rtl/>
            <w:lang w:bidi="fa-IR"/>
          </w:rPr>
          <w:t xml:space="preserve">‌های </w:t>
        </w:r>
      </w:ins>
      <w:r w:rsidRPr="00C503F2">
        <w:rPr>
          <w:rFonts w:ascii="B Lotus" w:eastAsia="Calibri" w:hAnsi="B Lotus" w:cs="B Lotus" w:hint="cs"/>
          <w:sz w:val="24"/>
          <w:szCs w:val="24"/>
          <w:rtl/>
          <w:lang w:bidi="fa-IR"/>
        </w:rPr>
        <w:t xml:space="preserve">1395، 1390، 1385 </w:t>
      </w:r>
      <w:del w:id="9596" w:author="Mehrnazi Boojari" w:date="2019-01-07T10:21:00Z">
        <w:r w:rsidRPr="00C503F2" w:rsidDel="0028073B">
          <w:rPr>
            <w:rFonts w:ascii="B Lotus" w:eastAsia="Calibri" w:hAnsi="B Lotus" w:cs="B Lotus" w:hint="cs"/>
            <w:sz w:val="24"/>
            <w:szCs w:val="24"/>
            <w:rtl/>
            <w:lang w:bidi="fa-IR"/>
          </w:rPr>
          <w:delText xml:space="preserve">به صورت </w:delText>
        </w:r>
      </w:del>
      <w:ins w:id="9597" w:author="Mehrnazi Boojari" w:date="2019-01-07T10:21:00Z">
        <w:r w:rsidR="0028073B">
          <w:rPr>
            <w:rFonts w:ascii="B Lotus" w:eastAsia="Calibri" w:hAnsi="B Lotus" w:cs="B Lotus" w:hint="cs"/>
            <w:sz w:val="24"/>
            <w:szCs w:val="24"/>
            <w:rtl/>
            <w:lang w:bidi="fa-IR"/>
          </w:rPr>
          <w:t xml:space="preserve">به‌صورت </w:t>
        </w:r>
      </w:ins>
      <w:r w:rsidRPr="00C503F2">
        <w:rPr>
          <w:rFonts w:ascii="B Lotus" w:eastAsia="Calibri" w:hAnsi="B Lotus" w:cs="B Lotus" w:hint="cs"/>
          <w:sz w:val="24"/>
          <w:szCs w:val="24"/>
          <w:rtl/>
          <w:lang w:bidi="fa-IR"/>
        </w:rPr>
        <w:t>تفصیلی و سال</w:t>
      </w:r>
      <w:del w:id="9598" w:author="Mehrnazi Boojari" w:date="2019-01-07T09:46:00Z">
        <w:r w:rsidRPr="00C503F2" w:rsidDel="006F7CCF">
          <w:rPr>
            <w:rFonts w:ascii="B Lotus" w:eastAsia="Calibri" w:hAnsi="B Lotus" w:cs="B Lotus" w:hint="cs"/>
            <w:sz w:val="24"/>
            <w:szCs w:val="24"/>
            <w:rtl/>
            <w:lang w:bidi="fa-IR"/>
          </w:rPr>
          <w:delText xml:space="preserve"> های </w:delText>
        </w:r>
      </w:del>
      <w:ins w:id="9599" w:author="Mehrnazi Boojari" w:date="2019-01-07T09:46:00Z">
        <w:r w:rsidR="006F7CCF">
          <w:rPr>
            <w:rFonts w:ascii="B Lotus" w:eastAsia="Calibri" w:hAnsi="B Lotus" w:cs="B Lotus" w:hint="cs"/>
            <w:sz w:val="24"/>
            <w:szCs w:val="24"/>
            <w:rtl/>
            <w:lang w:bidi="fa-IR"/>
          </w:rPr>
          <w:t xml:space="preserve">‌های </w:t>
        </w:r>
      </w:ins>
      <w:r w:rsidRPr="00C503F2">
        <w:rPr>
          <w:rFonts w:ascii="B Lotus" w:eastAsia="Calibri" w:hAnsi="B Lotus" w:cs="B Lotus" w:hint="cs"/>
          <w:sz w:val="24"/>
          <w:szCs w:val="24"/>
          <w:rtl/>
          <w:lang w:bidi="fa-IR"/>
        </w:rPr>
        <w:t xml:space="preserve">1355 تا 1375 </w:t>
      </w:r>
      <w:del w:id="9600" w:author="Mehrnazi Boojari" w:date="2019-01-07T10:21:00Z">
        <w:r w:rsidRPr="00C503F2" w:rsidDel="0028073B">
          <w:rPr>
            <w:rFonts w:ascii="B Lotus" w:eastAsia="Calibri" w:hAnsi="B Lotus" w:cs="B Lotus" w:hint="cs"/>
            <w:sz w:val="24"/>
            <w:szCs w:val="24"/>
            <w:rtl/>
            <w:lang w:bidi="fa-IR"/>
          </w:rPr>
          <w:delText xml:space="preserve">به صورت </w:delText>
        </w:r>
      </w:del>
      <w:ins w:id="9601" w:author="Mehrnazi Boojari" w:date="2019-01-07T10:21:00Z">
        <w:r w:rsidR="0028073B">
          <w:rPr>
            <w:rFonts w:ascii="B Lotus" w:eastAsia="Calibri" w:hAnsi="B Lotus" w:cs="B Lotus" w:hint="cs"/>
            <w:sz w:val="24"/>
            <w:szCs w:val="24"/>
            <w:rtl/>
            <w:lang w:bidi="fa-IR"/>
          </w:rPr>
          <w:t xml:space="preserve">به‌صورت </w:t>
        </w:r>
      </w:ins>
      <w:r w:rsidRPr="00C503F2">
        <w:rPr>
          <w:rFonts w:ascii="B Lotus" w:eastAsia="Calibri" w:hAnsi="B Lotus" w:cs="B Lotus" w:hint="cs"/>
          <w:sz w:val="24"/>
          <w:szCs w:val="24"/>
          <w:rtl/>
          <w:lang w:bidi="fa-IR"/>
        </w:rPr>
        <w:t>موجز مطالعه شده</w:t>
      </w:r>
      <w:ins w:id="9602" w:author="Mehrnazi Boojari" w:date="2019-01-13T01:20:00Z">
        <w:r w:rsidR="00D1365C">
          <w:rPr>
            <w:rFonts w:ascii="B Lotus" w:eastAsia="Calibri" w:hAnsi="B Lotus" w:cs="B Lotus" w:hint="cs"/>
            <w:sz w:val="24"/>
            <w:szCs w:val="24"/>
            <w:rtl/>
            <w:lang w:bidi="fa-IR"/>
          </w:rPr>
          <w:t>،</w:t>
        </w:r>
      </w:ins>
      <w:r w:rsidRPr="00C503F2">
        <w:rPr>
          <w:rFonts w:ascii="B Lotus" w:eastAsia="Calibri" w:hAnsi="B Lotus" w:cs="B Lotus" w:hint="cs"/>
          <w:sz w:val="24"/>
          <w:szCs w:val="24"/>
          <w:rtl/>
          <w:lang w:bidi="fa-IR"/>
        </w:rPr>
        <w:t xml:space="preserve"> که در این بخش 6 گزارش دستگاهی به</w:t>
      </w:r>
      <w:ins w:id="9603" w:author="Mehrnazi Boojari" w:date="2019-01-12T23:20:00Z">
        <w:r w:rsidR="000806BA">
          <w:rPr>
            <w:rFonts w:ascii="B Lotus" w:eastAsia="Calibri" w:hAnsi="B Lotus" w:cs="B Nazanin" w:hint="cs"/>
            <w:sz w:val="24"/>
            <w:szCs w:val="24"/>
            <w:rtl/>
            <w:lang w:bidi="fa-IR"/>
          </w:rPr>
          <w:t>‌</w:t>
        </w:r>
      </w:ins>
      <w:del w:id="9604" w:author="Mehrnazi Boojari" w:date="2019-01-12T23:20:00Z">
        <w:r w:rsidRPr="00C503F2" w:rsidDel="000806BA">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تفصیل مورد بررسی قرار</w:t>
      </w:r>
      <w:ins w:id="9605" w:author="Mehrnazi Boojari" w:date="2019-01-13T01:20:00Z">
        <w:r w:rsidR="00D1365C">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گرفته</w:t>
      </w:r>
      <w:del w:id="9606" w:author="Mehrnazi Boojari" w:date="2019-01-07T10:34:00Z">
        <w:r w:rsidRPr="00C503F2" w:rsidDel="006C73A5">
          <w:rPr>
            <w:rFonts w:ascii="B Lotus" w:eastAsia="Calibri" w:hAnsi="B Lotus" w:cs="B Lotus" w:hint="cs"/>
            <w:sz w:val="24"/>
            <w:szCs w:val="24"/>
            <w:rtl/>
            <w:lang w:bidi="fa-IR"/>
          </w:rPr>
          <w:delText xml:space="preserve"> اند.</w:delText>
        </w:r>
      </w:del>
      <w:ins w:id="9607" w:author="Mehrnazi Boojari" w:date="2019-01-07T10:34:00Z">
        <w:r w:rsidR="006C73A5">
          <w:rPr>
            <w:rFonts w:ascii="B Lotus" w:eastAsia="Calibri" w:hAnsi="B Lotus" w:cs="B Lotus" w:hint="cs"/>
            <w:sz w:val="24"/>
            <w:szCs w:val="24"/>
            <w:rtl/>
            <w:lang w:bidi="fa-IR"/>
          </w:rPr>
          <w:t>‌اند.</w:t>
        </w:r>
      </w:ins>
      <w:r w:rsidRPr="00C503F2">
        <w:rPr>
          <w:rFonts w:ascii="B Lotus" w:eastAsia="Calibri" w:hAnsi="B Lotus" w:cs="B Lotus" w:hint="cs"/>
          <w:sz w:val="24"/>
          <w:szCs w:val="24"/>
          <w:rtl/>
          <w:lang w:bidi="fa-IR"/>
        </w:rPr>
        <w:t xml:space="preserve"> </w:t>
      </w:r>
      <w:del w:id="9608" w:author="Mehrnazi Boojari" w:date="2019-01-13T01:21:00Z">
        <w:r w:rsidRPr="00C503F2" w:rsidDel="002444A9">
          <w:rPr>
            <w:rFonts w:ascii="B Lotus" w:eastAsia="Calibri" w:hAnsi="B Lotus" w:cs="B Lotus" w:hint="cs"/>
            <w:sz w:val="24"/>
            <w:szCs w:val="24"/>
            <w:rtl/>
            <w:lang w:bidi="fa-IR"/>
          </w:rPr>
          <w:delText xml:space="preserve">و </w:delText>
        </w:r>
      </w:del>
      <w:del w:id="9609" w:author="Mehrnazi Boojari" w:date="2019-01-08T03:36:00Z">
        <w:r w:rsidRPr="00C503F2" w:rsidDel="00666313">
          <w:rPr>
            <w:rFonts w:ascii="B Lotus" w:eastAsia="Calibri" w:hAnsi="B Lotus" w:cs="B Lotus" w:hint="cs"/>
            <w:sz w:val="24"/>
            <w:szCs w:val="24"/>
            <w:rtl/>
            <w:lang w:bidi="fa-IR"/>
          </w:rPr>
          <w:delText>در نهایت</w:delText>
        </w:r>
      </w:del>
      <w:ins w:id="9610" w:author="Mehrnazi Boojari" w:date="2019-01-08T03:36:00Z">
        <w:r w:rsidR="00666313">
          <w:rPr>
            <w:rFonts w:ascii="B Lotus" w:eastAsia="Calibri" w:hAnsi="B Lotus"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B Lotus" w:eastAsia="Calibri" w:hAnsi="B Lotus" w:cs="B Lotus" w:hint="cs"/>
            <w:sz w:val="24"/>
            <w:szCs w:val="24"/>
            <w:rtl/>
            <w:lang w:bidi="fa-IR"/>
          </w:rPr>
          <w:t>نهایت</w:t>
        </w:r>
      </w:ins>
      <w:ins w:id="9611" w:author="Mehrnazi Boojari" w:date="2019-01-13T01:20:00Z">
        <w:r w:rsidR="00D1365C">
          <w:rPr>
            <w:rFonts w:ascii="B Lotus" w:eastAsia="Calibri" w:hAnsi="B Lotus" w:cs="B Lotus" w:hint="cs"/>
            <w:sz w:val="24"/>
            <w:szCs w:val="24"/>
            <w:rtl/>
            <w:lang w:bidi="fa-IR"/>
          </w:rPr>
          <w:t>،</w:t>
        </w:r>
      </w:ins>
      <w:r w:rsidRPr="00C503F2">
        <w:rPr>
          <w:rFonts w:ascii="B Lotus" w:eastAsia="Calibri" w:hAnsi="B Lotus" w:cs="B Lotus" w:hint="cs"/>
          <w:sz w:val="24"/>
          <w:szCs w:val="24"/>
          <w:rtl/>
          <w:lang w:bidi="fa-IR"/>
        </w:rPr>
        <w:t xml:space="preserve"> در بخش مطالعات دستگاه متولی نیز </w:t>
      </w:r>
      <w:del w:id="9612" w:author="Mehrnazi Boojari" w:date="2019-01-13T01:21:00Z">
        <w:r w:rsidRPr="002444A9" w:rsidDel="002444A9">
          <w:rPr>
            <w:rFonts w:ascii="B Lotus" w:eastAsia="Calibri" w:hAnsi="B Lotus" w:cs="B Lotus" w:hint="cs"/>
            <w:sz w:val="24"/>
            <w:szCs w:val="24"/>
            <w:highlight w:val="lightGray"/>
            <w:rtl/>
            <w:lang w:bidi="fa-IR"/>
            <w:rPrChange w:id="9613" w:author="Mehrnazi Boojari" w:date="2019-01-13T01:21:00Z">
              <w:rPr>
                <w:rFonts w:ascii="B Lotus" w:eastAsia="Calibri" w:hAnsi="B Lotus" w:cs="B Lotus" w:hint="cs"/>
                <w:b/>
                <w:bCs/>
                <w:color w:val="000000" w:themeColor="text1"/>
                <w:sz w:val="24"/>
                <w:szCs w:val="24"/>
                <w:rtl/>
                <w:lang w:bidi="fa-IR"/>
              </w:rPr>
            </w:rPrChange>
          </w:rPr>
          <w:delText>نزدیک</w:delText>
        </w:r>
        <w:r w:rsidRPr="002444A9" w:rsidDel="002444A9">
          <w:rPr>
            <w:rFonts w:ascii="B Lotus" w:eastAsia="Calibri" w:hAnsi="B Lotus" w:cs="B Lotus"/>
            <w:sz w:val="24"/>
            <w:szCs w:val="24"/>
            <w:highlight w:val="lightGray"/>
            <w:rtl/>
            <w:lang w:bidi="fa-IR"/>
            <w:rPrChange w:id="9614" w:author="Mehrnazi Boojari" w:date="2019-01-13T01:21:00Z">
              <w:rPr>
                <w:rFonts w:ascii="B Lotus" w:eastAsia="Calibri" w:hAnsi="B Lotus" w:cs="B Lotus"/>
                <w:b/>
                <w:bCs/>
                <w:color w:val="000000" w:themeColor="text1"/>
                <w:sz w:val="24"/>
                <w:szCs w:val="24"/>
                <w:rtl/>
                <w:lang w:bidi="fa-IR"/>
              </w:rPr>
            </w:rPrChange>
          </w:rPr>
          <w:delText xml:space="preserve"> </w:delText>
        </w:r>
      </w:del>
      <w:ins w:id="9615" w:author="Mehrnazi Boojari" w:date="2019-01-13T01:21:00Z">
        <w:r w:rsidR="002444A9" w:rsidRPr="002444A9">
          <w:rPr>
            <w:rFonts w:ascii="B Lotus" w:eastAsia="Calibri" w:hAnsi="B Lotus" w:cs="B Lotus" w:hint="cs"/>
            <w:sz w:val="24"/>
            <w:szCs w:val="24"/>
            <w:highlight w:val="lightGray"/>
            <w:rtl/>
            <w:lang w:bidi="fa-IR"/>
            <w:rPrChange w:id="9616" w:author="Mehrnazi Boojari" w:date="2019-01-13T01:21:00Z">
              <w:rPr>
                <w:rFonts w:ascii="B Lotus" w:eastAsia="Calibri" w:hAnsi="B Lotus" w:cs="B Lotus" w:hint="cs"/>
                <w:b/>
                <w:bCs/>
                <w:color w:val="000000" w:themeColor="text1"/>
                <w:sz w:val="24"/>
                <w:szCs w:val="24"/>
                <w:rtl/>
                <w:lang w:bidi="fa-IR"/>
              </w:rPr>
            </w:rPrChange>
          </w:rPr>
          <w:t>حدود</w:t>
        </w:r>
        <w:r w:rsidR="002444A9" w:rsidRPr="002444A9">
          <w:rPr>
            <w:rFonts w:ascii="B Lotus" w:eastAsia="Calibri" w:hAnsi="B Lotus" w:cs="B Lotus"/>
            <w:sz w:val="24"/>
            <w:szCs w:val="24"/>
            <w:highlight w:val="lightGray"/>
            <w:rtl/>
            <w:lang w:bidi="fa-IR"/>
            <w:rPrChange w:id="9617" w:author="Mehrnazi Boojari" w:date="2019-01-13T01:21:00Z">
              <w:rPr>
                <w:rFonts w:ascii="B Lotus" w:eastAsia="Calibri" w:hAnsi="B Lotus" w:cs="B Lotus"/>
                <w:b/>
                <w:bCs/>
                <w:color w:val="000000" w:themeColor="text1"/>
                <w:sz w:val="24"/>
                <w:szCs w:val="24"/>
                <w:rtl/>
                <w:lang w:bidi="fa-IR"/>
              </w:rPr>
            </w:rPrChange>
          </w:rPr>
          <w:t xml:space="preserve"> </w:t>
        </w:r>
      </w:ins>
      <w:r w:rsidRPr="002444A9">
        <w:rPr>
          <w:rFonts w:ascii="B Lotus" w:eastAsia="Calibri" w:hAnsi="B Lotus" w:cs="B Lotus"/>
          <w:sz w:val="24"/>
          <w:szCs w:val="24"/>
          <w:highlight w:val="lightGray"/>
          <w:rtl/>
          <w:lang w:bidi="fa-IR"/>
          <w:rPrChange w:id="9618" w:author="Mehrnazi Boojari" w:date="2019-01-13T01:21:00Z">
            <w:rPr>
              <w:rFonts w:ascii="B Lotus" w:eastAsia="Calibri" w:hAnsi="B Lotus" w:cs="B Lotus"/>
              <w:b/>
              <w:bCs/>
              <w:color w:val="000000" w:themeColor="text1"/>
              <w:sz w:val="24"/>
              <w:szCs w:val="24"/>
              <w:rtl/>
              <w:lang w:bidi="fa-IR"/>
            </w:rPr>
          </w:rPrChange>
        </w:rPr>
        <w:t xml:space="preserve">60 </w:t>
      </w:r>
      <w:del w:id="9619" w:author="Mehrnazi Boojari" w:date="2019-01-13T01:21:00Z">
        <w:r w:rsidRPr="002444A9" w:rsidDel="002444A9">
          <w:rPr>
            <w:rFonts w:ascii="B Lotus" w:eastAsia="Calibri" w:hAnsi="B Lotus" w:cs="B Lotus" w:hint="cs"/>
            <w:sz w:val="24"/>
            <w:szCs w:val="24"/>
            <w:highlight w:val="lightGray"/>
            <w:rtl/>
            <w:lang w:bidi="fa-IR"/>
            <w:rPrChange w:id="9620" w:author="Mehrnazi Boojari" w:date="2019-01-13T01:21:00Z">
              <w:rPr>
                <w:rFonts w:ascii="B Lotus" w:eastAsia="Calibri" w:hAnsi="B Lotus" w:cs="B Lotus" w:hint="cs"/>
                <w:b/>
                <w:bCs/>
                <w:color w:val="000000" w:themeColor="text1"/>
                <w:sz w:val="24"/>
                <w:szCs w:val="24"/>
                <w:rtl/>
                <w:lang w:bidi="fa-IR"/>
              </w:rPr>
            </w:rPrChange>
          </w:rPr>
          <w:delText>نفر</w:delText>
        </w:r>
        <w:r w:rsidRPr="002444A9" w:rsidDel="002444A9">
          <w:rPr>
            <w:rFonts w:ascii="B Lotus" w:eastAsia="Calibri" w:hAnsi="B Lotus" w:cs="B Lotus"/>
            <w:sz w:val="24"/>
            <w:szCs w:val="24"/>
            <w:highlight w:val="lightGray"/>
            <w:rtl/>
            <w:lang w:bidi="fa-IR"/>
            <w:rPrChange w:id="9621" w:author="Mehrnazi Boojari" w:date="2019-01-13T01:21:00Z">
              <w:rPr>
                <w:rFonts w:ascii="B Lotus" w:eastAsia="Calibri" w:hAnsi="B Lotus" w:cs="B Lotus"/>
                <w:b/>
                <w:bCs/>
                <w:color w:val="000000" w:themeColor="text1"/>
                <w:sz w:val="24"/>
                <w:szCs w:val="24"/>
                <w:rtl/>
                <w:lang w:bidi="fa-IR"/>
              </w:rPr>
            </w:rPrChange>
          </w:rPr>
          <w:delText xml:space="preserve"> </w:delText>
        </w:r>
      </w:del>
      <w:r w:rsidRPr="002444A9">
        <w:rPr>
          <w:rFonts w:ascii="B Lotus" w:eastAsia="Calibri" w:hAnsi="B Lotus" w:cs="B Lotus" w:hint="cs"/>
          <w:sz w:val="24"/>
          <w:szCs w:val="24"/>
          <w:highlight w:val="lightGray"/>
          <w:rtl/>
          <w:lang w:bidi="fa-IR"/>
          <w:rPrChange w:id="9622" w:author="Mehrnazi Boojari" w:date="2019-01-13T01:21:00Z">
            <w:rPr>
              <w:rFonts w:ascii="B Lotus" w:eastAsia="Calibri" w:hAnsi="B Lotus" w:cs="B Lotus" w:hint="cs"/>
              <w:b/>
              <w:bCs/>
              <w:color w:val="000000" w:themeColor="text1"/>
              <w:sz w:val="24"/>
              <w:szCs w:val="24"/>
              <w:rtl/>
              <w:lang w:bidi="fa-IR"/>
            </w:rPr>
          </w:rPrChange>
        </w:rPr>
        <w:t>ساعت</w:t>
      </w:r>
      <w:r w:rsidRPr="002444A9">
        <w:rPr>
          <w:rFonts w:ascii="B Lotus" w:eastAsia="Calibri" w:hAnsi="B Lotus" w:cs="B Lotus"/>
          <w:sz w:val="24"/>
          <w:szCs w:val="24"/>
          <w:highlight w:val="lightGray"/>
          <w:rtl/>
          <w:lang w:bidi="fa-IR"/>
          <w:rPrChange w:id="9623" w:author="Mehrnazi Boojari" w:date="2019-01-13T01:21:00Z">
            <w:rPr>
              <w:rFonts w:ascii="B Lotus" w:eastAsia="Calibri" w:hAnsi="B Lotus" w:cs="B Lotus"/>
              <w:b/>
              <w:bCs/>
              <w:color w:val="000000" w:themeColor="text1"/>
              <w:sz w:val="24"/>
              <w:szCs w:val="24"/>
              <w:rtl/>
              <w:lang w:bidi="fa-IR"/>
            </w:rPr>
          </w:rPrChange>
        </w:rPr>
        <w:t xml:space="preserve"> </w:t>
      </w:r>
      <w:r w:rsidRPr="002444A9">
        <w:rPr>
          <w:rFonts w:ascii="B Lotus" w:eastAsia="Calibri" w:hAnsi="B Lotus" w:cs="B Lotus" w:hint="cs"/>
          <w:sz w:val="24"/>
          <w:szCs w:val="24"/>
          <w:highlight w:val="lightGray"/>
          <w:rtl/>
          <w:lang w:bidi="fa-IR"/>
          <w:rPrChange w:id="9624" w:author="Mehrnazi Boojari" w:date="2019-01-13T01:21:00Z">
            <w:rPr>
              <w:rFonts w:ascii="B Lotus" w:eastAsia="Calibri" w:hAnsi="B Lotus" w:cs="B Lotus" w:hint="cs"/>
              <w:b/>
              <w:bCs/>
              <w:color w:val="000000" w:themeColor="text1"/>
              <w:sz w:val="24"/>
              <w:szCs w:val="24"/>
              <w:rtl/>
              <w:lang w:bidi="fa-IR"/>
            </w:rPr>
          </w:rPrChange>
        </w:rPr>
        <w:t>مصاحبه</w:t>
      </w:r>
      <w:r w:rsidRPr="00C503F2">
        <w:rPr>
          <w:rFonts w:ascii="B Lotus" w:eastAsia="Calibri" w:hAnsi="B Lotus" w:cs="B Lotus" w:hint="cs"/>
          <w:sz w:val="24"/>
          <w:szCs w:val="24"/>
          <w:rtl/>
          <w:lang w:bidi="fa-IR"/>
        </w:rPr>
        <w:t xml:space="preserve"> انجام شده است</w:t>
      </w:r>
      <w:del w:id="9625" w:author="Mehrnazi Boojari" w:date="2019-01-07T09:53:00Z">
        <w:r w:rsidRPr="00C503F2" w:rsidDel="006F7CCF">
          <w:rPr>
            <w:rFonts w:ascii="B Lotus" w:eastAsia="Calibri" w:hAnsi="B Lotus" w:cs="B Lotus" w:hint="cs"/>
            <w:sz w:val="24"/>
            <w:szCs w:val="24"/>
            <w:rtl/>
            <w:lang w:bidi="fa-IR"/>
          </w:rPr>
          <w:delText xml:space="preserve"> . </w:delText>
        </w:r>
      </w:del>
      <w:ins w:id="9626" w:author="Mehrnazi Boojari" w:date="2019-01-07T09:53:00Z">
        <w:r w:rsidR="006F7CCF">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ذکر این گزارشات</w:t>
      </w:r>
      <w:del w:id="9627" w:author="Mehrnazi Boojari" w:date="2019-01-07T10:44:00Z">
        <w:r w:rsidRPr="00C503F2" w:rsidDel="006A1F1D">
          <w:rPr>
            <w:rFonts w:ascii="B Lotus" w:eastAsia="Calibri" w:hAnsi="B Lotus" w:cs="B Lotus" w:hint="cs"/>
            <w:sz w:val="24"/>
            <w:szCs w:val="24"/>
            <w:rtl/>
            <w:lang w:bidi="fa-IR"/>
          </w:rPr>
          <w:delText xml:space="preserve"> صرفا </w:delText>
        </w:r>
      </w:del>
      <w:ins w:id="9628" w:author="Mehrnazi Boojari" w:date="2019-01-07T10:44:00Z">
        <w:r w:rsidR="006A1F1D">
          <w:rPr>
            <w:rFonts w:ascii="B Lotus" w:eastAsia="Calibri" w:hAnsi="B Lotus" w:cs="B Lotus" w:hint="cs"/>
            <w:sz w:val="24"/>
            <w:szCs w:val="24"/>
            <w:rtl/>
            <w:lang w:bidi="fa-IR"/>
          </w:rPr>
          <w:t xml:space="preserve"> فقط </w:t>
        </w:r>
      </w:ins>
      <w:r w:rsidRPr="00C503F2">
        <w:rPr>
          <w:rFonts w:ascii="B Lotus" w:eastAsia="Calibri" w:hAnsi="B Lotus" w:cs="B Lotus" w:hint="cs"/>
          <w:sz w:val="24"/>
          <w:szCs w:val="24"/>
          <w:rtl/>
          <w:lang w:bidi="fa-IR"/>
        </w:rPr>
        <w:t xml:space="preserve">به این </w:t>
      </w:r>
      <w:del w:id="9629" w:author="Mehrnazi Boojari" w:date="2019-01-13T01:21:00Z">
        <w:r w:rsidRPr="00C503F2" w:rsidDel="002444A9">
          <w:rPr>
            <w:rFonts w:ascii="B Lotus" w:eastAsia="Calibri" w:hAnsi="B Lotus" w:cs="B Lotus" w:hint="cs"/>
            <w:sz w:val="24"/>
            <w:szCs w:val="24"/>
            <w:rtl/>
            <w:lang w:bidi="fa-IR"/>
          </w:rPr>
          <w:delText xml:space="preserve">خاطر </w:delText>
        </w:r>
      </w:del>
      <w:ins w:id="9630" w:author="Mehrnazi Boojari" w:date="2019-01-13T01:21:00Z">
        <w:r w:rsidR="002444A9">
          <w:rPr>
            <w:rFonts w:ascii="B Lotus" w:eastAsia="Calibri" w:hAnsi="B Lotus" w:cs="B Lotus" w:hint="cs"/>
            <w:sz w:val="24"/>
            <w:szCs w:val="24"/>
            <w:rtl/>
            <w:lang w:bidi="fa-IR"/>
          </w:rPr>
          <w:t>سبب</w:t>
        </w:r>
        <w:r w:rsidR="002444A9" w:rsidRPr="00C503F2">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است که تلاش شده تا نگاه جامع‌تری به موضوع مسکن روستایی در این گزارش حاصل شود.</w:t>
      </w:r>
      <w:del w:id="9631" w:author="Mehrnazi Boojari" w:date="2019-01-07T10:03:00Z">
        <w:r w:rsidRPr="00C503F2" w:rsidDel="00A31D6F">
          <w:rPr>
            <w:rFonts w:ascii="B Lotus" w:eastAsia="Calibri" w:hAnsi="B Lotus" w:cs="B Lotus" w:hint="cs"/>
            <w:sz w:val="24"/>
            <w:szCs w:val="24"/>
            <w:rtl/>
            <w:lang w:bidi="fa-IR"/>
          </w:rPr>
          <w:delText xml:space="preserve"> بی </w:delText>
        </w:r>
      </w:del>
      <w:ins w:id="9632" w:author="Mehrnazi Boojari" w:date="2019-01-07T10:03:00Z">
        <w:r w:rsidR="00A31D6F">
          <w:rPr>
            <w:rFonts w:ascii="B Lotus" w:eastAsia="Calibri" w:hAnsi="B Lotus" w:cs="B Lotus" w:hint="cs"/>
            <w:sz w:val="24"/>
            <w:szCs w:val="24"/>
            <w:rtl/>
            <w:lang w:bidi="fa-IR"/>
          </w:rPr>
          <w:t xml:space="preserve"> بی‌</w:t>
        </w:r>
      </w:ins>
      <w:r w:rsidRPr="00C503F2">
        <w:rPr>
          <w:rFonts w:ascii="B Lotus" w:eastAsia="Calibri" w:hAnsi="B Lotus" w:cs="B Lotus" w:hint="cs"/>
          <w:sz w:val="24"/>
          <w:szCs w:val="24"/>
          <w:rtl/>
          <w:lang w:bidi="fa-IR"/>
        </w:rPr>
        <w:t xml:space="preserve">شک با وجود </w:t>
      </w:r>
      <w:del w:id="9633" w:author="Mehrnazi Boojari" w:date="2019-01-13T01:22:00Z">
        <w:r w:rsidRPr="00C503F2" w:rsidDel="002444A9">
          <w:rPr>
            <w:rFonts w:ascii="B Lotus" w:eastAsia="Calibri" w:hAnsi="B Lotus" w:cs="B Lotus" w:hint="cs"/>
            <w:sz w:val="24"/>
            <w:szCs w:val="24"/>
            <w:rtl/>
            <w:lang w:bidi="fa-IR"/>
          </w:rPr>
          <w:delText xml:space="preserve">تمامی </w:delText>
        </w:r>
      </w:del>
      <w:ins w:id="9634" w:author="Mehrnazi Boojari" w:date="2019-01-13T01:22:00Z">
        <w:r w:rsidR="002444A9">
          <w:rPr>
            <w:rFonts w:ascii="B Lotus" w:eastAsia="Calibri" w:hAnsi="B Lotus" w:cs="B Lotus" w:hint="cs"/>
            <w:sz w:val="24"/>
            <w:szCs w:val="24"/>
            <w:rtl/>
            <w:lang w:bidi="fa-IR"/>
          </w:rPr>
          <w:t>همۀ</w:t>
        </w:r>
        <w:r w:rsidR="002444A9" w:rsidRPr="00C503F2">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این مطالعات و کندوکاوهای انجام</w:t>
      </w:r>
      <w:ins w:id="9635" w:author="Mehrnazi Boojari" w:date="2019-01-13T01:21:00Z">
        <w:r w:rsidR="002444A9">
          <w:rPr>
            <w:rFonts w:ascii="B Lotus" w:eastAsia="Calibri" w:hAnsi="B Lotus" w:cs="B Nazanin" w:hint="cs"/>
            <w:sz w:val="24"/>
            <w:szCs w:val="24"/>
            <w:rtl/>
            <w:lang w:bidi="fa-IR"/>
          </w:rPr>
          <w:t>‌</w:t>
        </w:r>
      </w:ins>
      <w:del w:id="9636" w:author="Mehrnazi Boojari" w:date="2019-01-13T01:21:00Z">
        <w:r w:rsidRPr="00C503F2" w:rsidDel="002444A9">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شده</w:t>
      </w:r>
      <w:del w:id="9637" w:author="Mehrnazi Boojari" w:date="2019-01-07T22:43:00Z">
        <w:r w:rsidRPr="00C503F2" w:rsidDel="00BF4CE5">
          <w:rPr>
            <w:rFonts w:ascii="B Lotus" w:eastAsia="Calibri" w:hAnsi="B Lotus" w:cs="B Lotus" w:hint="cs"/>
            <w:sz w:val="24"/>
            <w:szCs w:val="24"/>
            <w:rtl/>
            <w:lang w:bidi="fa-IR"/>
          </w:rPr>
          <w:delText xml:space="preserve"> به دلیل </w:delText>
        </w:r>
      </w:del>
      <w:ins w:id="9638" w:author="Mehrnazi Boojari" w:date="2019-01-07T22:43:00Z">
        <w:r w:rsidR="00BF4CE5">
          <w:rPr>
            <w:rFonts w:ascii="B Lotus" w:eastAsia="Calibri" w:hAnsi="B Lotus" w:cs="B Lotus" w:hint="cs"/>
            <w:sz w:val="24"/>
            <w:szCs w:val="24"/>
            <w:rtl/>
            <w:lang w:bidi="fa-IR"/>
          </w:rPr>
          <w:t xml:space="preserve"> به‌دلیل </w:t>
        </w:r>
      </w:ins>
      <w:r w:rsidRPr="00C503F2">
        <w:rPr>
          <w:rFonts w:ascii="B Lotus" w:eastAsia="Calibri" w:hAnsi="B Lotus" w:cs="B Lotus" w:hint="cs"/>
          <w:sz w:val="24"/>
          <w:szCs w:val="24"/>
          <w:rtl/>
          <w:lang w:bidi="fa-IR"/>
        </w:rPr>
        <w:t>پیچیدگی روستاهای کشور و</w:t>
      </w:r>
      <w:del w:id="9639" w:author="Mehrnazi Boojari" w:date="2019-01-12T23:20:00Z">
        <w:r w:rsidRPr="00C503F2" w:rsidDel="000806BA">
          <w:rPr>
            <w:rFonts w:ascii="B Lotus" w:eastAsia="Calibri" w:hAnsi="B Lotus" w:cs="B Lotus" w:hint="cs"/>
            <w:sz w:val="24"/>
            <w:szCs w:val="24"/>
            <w:rtl/>
            <w:lang w:bidi="fa-IR"/>
          </w:rPr>
          <w:delText xml:space="preserve"> به تبع </w:delText>
        </w:r>
      </w:del>
      <w:ins w:id="9640" w:author="Mehrnazi Boojari" w:date="2019-01-12T23:20:00Z">
        <w:r w:rsidR="000806BA">
          <w:rPr>
            <w:rFonts w:ascii="B Lotus" w:eastAsia="Calibri" w:hAnsi="B Lotus" w:cs="B Lotus" w:hint="cs"/>
            <w:sz w:val="24"/>
            <w:szCs w:val="24"/>
            <w:rtl/>
            <w:lang w:bidi="fa-IR"/>
          </w:rPr>
          <w:t xml:space="preserve"> به‌تبع </w:t>
        </w:r>
      </w:ins>
      <w:r w:rsidRPr="00C503F2">
        <w:rPr>
          <w:rFonts w:ascii="B Lotus" w:eastAsia="Calibri" w:hAnsi="B Lotus" w:cs="B Lotus" w:hint="cs"/>
          <w:sz w:val="24"/>
          <w:szCs w:val="24"/>
          <w:rtl/>
          <w:lang w:bidi="fa-IR"/>
        </w:rPr>
        <w:t>آن مسکن روستایی مطالعات مسکن روستایی کامل نبوده و جای مطالعه بیشتری در این حوزه احساس می‌شود.</w:t>
      </w:r>
    </w:p>
    <w:p w14:paraId="213F8C2A" w14:textId="77777777" w:rsidR="00E91C41" w:rsidRPr="004B665D" w:rsidRDefault="00E91C41" w:rsidP="00A61902">
      <w:pPr>
        <w:bidi/>
        <w:ind w:firstLine="288"/>
        <w:jc w:val="both"/>
        <w:rPr>
          <w:rFonts w:ascii="B Lotus" w:eastAsia="Calibri" w:hAnsi="B Lotus" w:cs="B Lotus"/>
          <w:sz w:val="24"/>
          <w:szCs w:val="24"/>
          <w:lang w:bidi="fa-IR"/>
        </w:rPr>
      </w:pPr>
      <w:del w:id="9641" w:author="Mehrnazi Boojari" w:date="2019-01-08T23:56:00Z">
        <w:r w:rsidRPr="00C503F2" w:rsidDel="00756134">
          <w:rPr>
            <w:rFonts w:ascii="B Lotus" w:eastAsia="Calibri" w:hAnsi="B Lotus" w:cs="B Lotus" w:hint="cs"/>
            <w:sz w:val="24"/>
            <w:szCs w:val="24"/>
            <w:rtl/>
            <w:lang w:bidi="fa-IR"/>
          </w:rPr>
          <w:delText>آنچه که</w:delText>
        </w:r>
      </w:del>
      <w:ins w:id="9642" w:author="Mehrnazi Boojari" w:date="2019-01-08T23:56:00Z">
        <w:r w:rsidR="00756134">
          <w:rPr>
            <w:rFonts w:ascii="B Lotus" w:eastAsia="Calibri" w:hAnsi="B Lotus" w:cs="B Lotus" w:hint="cs"/>
            <w:sz w:val="24"/>
            <w:szCs w:val="24"/>
            <w:rtl/>
            <w:lang w:bidi="fa-IR"/>
          </w:rPr>
          <w:t>آنچه</w:t>
        </w:r>
      </w:ins>
      <w:r w:rsidRPr="00C503F2">
        <w:rPr>
          <w:rFonts w:ascii="B Lotus" w:eastAsia="Calibri" w:hAnsi="B Lotus" w:cs="B Lotus" w:hint="cs"/>
          <w:sz w:val="24"/>
          <w:szCs w:val="24"/>
          <w:rtl/>
          <w:lang w:bidi="fa-IR"/>
        </w:rPr>
        <w:t xml:space="preserve"> در جدول 3</w:t>
      </w:r>
      <w:del w:id="9643" w:author="Mehrnazi Boojari" w:date="2019-01-12T23:17:00Z">
        <w:r w:rsidRPr="00C503F2" w:rsidDel="00777E9F">
          <w:rPr>
            <w:rFonts w:ascii="B Lotus" w:eastAsia="Calibri" w:hAnsi="B Lotus" w:cs="B Lotus" w:hint="cs"/>
            <w:sz w:val="24"/>
            <w:szCs w:val="24"/>
            <w:rtl/>
            <w:lang w:bidi="fa-IR"/>
          </w:rPr>
          <w:delText>.</w:delText>
        </w:r>
      </w:del>
      <w:ins w:id="9644" w:author="Mehrnazi Boojari" w:date="2019-01-12T23:17:00Z">
        <w:r w:rsidR="00777E9F">
          <w:rPr>
            <w:rFonts w:ascii="B Lotus" w:eastAsia="Calibri" w:hAnsi="B Lotus" w:cs="B Lotus" w:hint="cs"/>
            <w:sz w:val="24"/>
            <w:szCs w:val="24"/>
            <w:rtl/>
            <w:lang w:bidi="fa-IR"/>
          </w:rPr>
          <w:t>-</w:t>
        </w:r>
      </w:ins>
      <w:r w:rsidRPr="00C503F2">
        <w:rPr>
          <w:rFonts w:ascii="B Lotus" w:eastAsia="Calibri" w:hAnsi="B Lotus" w:cs="B Lotus" w:hint="cs"/>
          <w:sz w:val="24"/>
          <w:szCs w:val="24"/>
          <w:rtl/>
          <w:lang w:bidi="fa-IR"/>
        </w:rPr>
        <w:t>2</w:t>
      </w:r>
      <w:del w:id="9645" w:author="Mehrnazi Boojari" w:date="2019-01-07T09:59:00Z">
        <w:r w:rsidRPr="00C503F2" w:rsidDel="00A31D6F">
          <w:rPr>
            <w:rFonts w:ascii="B Lotus" w:eastAsia="Calibri" w:hAnsi="B Lotus" w:cs="B Lotus" w:hint="cs"/>
            <w:sz w:val="24"/>
            <w:szCs w:val="24"/>
            <w:rtl/>
            <w:lang w:bidi="fa-IR"/>
          </w:rPr>
          <w:delText xml:space="preserve">  </w:delText>
        </w:r>
      </w:del>
      <w:ins w:id="9646" w:author="Mehrnazi Boojari" w:date="2019-01-07T09:59:00Z">
        <w:r w:rsidR="00A31D6F">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نگاشته شده</w:t>
      </w:r>
      <w:del w:id="9647" w:author="Mehrnazi Boojari" w:date="2019-01-13T01:23:00Z">
        <w:r w:rsidRPr="00C503F2" w:rsidDel="008D5E80">
          <w:rPr>
            <w:rFonts w:ascii="B Lotus" w:eastAsia="Calibri" w:hAnsi="B Lotus" w:cs="B Lotus" w:hint="cs"/>
            <w:sz w:val="24"/>
            <w:szCs w:val="24"/>
            <w:rtl/>
            <w:lang w:bidi="fa-IR"/>
          </w:rPr>
          <w:delText>،</w:delText>
        </w:r>
      </w:del>
      <w:r w:rsidRPr="00C503F2">
        <w:rPr>
          <w:rFonts w:ascii="B Lotus" w:eastAsia="Calibri" w:hAnsi="B Lotus" w:cs="B Lotus" w:hint="cs"/>
          <w:sz w:val="24"/>
          <w:szCs w:val="24"/>
          <w:rtl/>
          <w:lang w:bidi="fa-IR"/>
        </w:rPr>
        <w:t xml:space="preserve"> خلاصه</w:t>
      </w:r>
      <w:del w:id="9648" w:author="Mehrnazi Boojari" w:date="2019-01-07T10:41:00Z">
        <w:r w:rsidRPr="00C503F2" w:rsidDel="006A1F1D">
          <w:rPr>
            <w:rFonts w:ascii="B Lotus" w:eastAsia="Calibri" w:hAnsi="B Lotus" w:cs="B Lotus" w:hint="cs"/>
            <w:sz w:val="24"/>
            <w:szCs w:val="24"/>
            <w:rtl/>
            <w:lang w:bidi="fa-IR"/>
          </w:rPr>
          <w:delText xml:space="preserve"> ای </w:delText>
        </w:r>
      </w:del>
      <w:ins w:id="9649" w:author="Mehrnazi Boojari" w:date="2019-01-07T10:41:00Z">
        <w:r w:rsidR="006A1F1D">
          <w:rPr>
            <w:rFonts w:ascii="B Lotus" w:eastAsia="Calibri" w:hAnsi="B Lotus" w:cs="B Lotus" w:hint="cs"/>
            <w:sz w:val="24"/>
            <w:szCs w:val="24"/>
            <w:rtl/>
            <w:lang w:bidi="fa-IR"/>
          </w:rPr>
          <w:t xml:space="preserve">‌ای </w:t>
        </w:r>
      </w:ins>
      <w:r w:rsidRPr="00C503F2">
        <w:rPr>
          <w:rFonts w:ascii="B Lotus" w:eastAsia="Calibri" w:hAnsi="B Lotus" w:cs="B Lotus" w:hint="cs"/>
          <w:sz w:val="24"/>
          <w:szCs w:val="24"/>
          <w:rtl/>
          <w:lang w:bidi="fa-IR"/>
        </w:rPr>
        <w:t xml:space="preserve">از </w:t>
      </w:r>
      <w:del w:id="9650" w:author="Mehrnazi Boojari" w:date="2019-01-13T01:23:00Z">
        <w:r w:rsidRPr="00C503F2" w:rsidDel="008D5E80">
          <w:rPr>
            <w:rFonts w:ascii="B Lotus" w:eastAsia="Calibri" w:hAnsi="B Lotus" w:cs="B Lotus" w:hint="cs"/>
            <w:sz w:val="24"/>
            <w:szCs w:val="24"/>
            <w:rtl/>
            <w:lang w:bidi="fa-IR"/>
          </w:rPr>
          <w:delText xml:space="preserve">تمامی </w:delText>
        </w:r>
      </w:del>
      <w:ins w:id="9651" w:author="Mehrnazi Boojari" w:date="2019-01-13T01:23:00Z">
        <w:r w:rsidR="008D5E80">
          <w:rPr>
            <w:rFonts w:ascii="B Lotus" w:eastAsia="Calibri" w:hAnsi="B Lotus" w:cs="B Lotus" w:hint="cs"/>
            <w:sz w:val="24"/>
            <w:szCs w:val="24"/>
            <w:rtl/>
            <w:lang w:bidi="fa-IR"/>
          </w:rPr>
          <w:t>همۀ</w:t>
        </w:r>
        <w:r w:rsidR="008D5E80" w:rsidRPr="00C503F2">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مطالعات انجام</w:t>
      </w:r>
      <w:ins w:id="9652" w:author="Mehrnazi Boojari" w:date="2019-01-12T23:20:00Z">
        <w:r w:rsidR="000806BA">
          <w:rPr>
            <w:rFonts w:ascii="B Lotus" w:eastAsia="Calibri" w:hAnsi="B Lotus" w:cs="B Nazanin" w:hint="cs"/>
            <w:sz w:val="24"/>
            <w:szCs w:val="24"/>
            <w:rtl/>
            <w:lang w:bidi="fa-IR"/>
          </w:rPr>
          <w:t>‌</w:t>
        </w:r>
      </w:ins>
      <w:del w:id="9653" w:author="Mehrnazi Boojari" w:date="2019-01-12T23:20:00Z">
        <w:r w:rsidRPr="00C503F2" w:rsidDel="000806BA">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 xml:space="preserve">شده </w:t>
      </w:r>
      <w:del w:id="9654" w:author="Mehrnazi Boojari" w:date="2019-01-10T01:06:00Z">
        <w:r w:rsidRPr="00C503F2" w:rsidDel="00647583">
          <w:rPr>
            <w:rFonts w:ascii="B Lotus" w:eastAsia="Calibri" w:hAnsi="B Lotus" w:cs="B Lotus" w:hint="cs"/>
            <w:sz w:val="24"/>
            <w:szCs w:val="24"/>
            <w:rtl/>
            <w:lang w:bidi="fa-IR"/>
          </w:rPr>
          <w:delText>مبتنی بر</w:delText>
        </w:r>
      </w:del>
      <w:ins w:id="9655"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Pr="00C503F2">
        <w:rPr>
          <w:rFonts w:ascii="B Lotus" w:eastAsia="Calibri" w:hAnsi="B Lotus" w:cs="B Lotus" w:hint="cs"/>
          <w:sz w:val="24"/>
          <w:szCs w:val="24"/>
          <w:rtl/>
          <w:lang w:bidi="fa-IR"/>
        </w:rPr>
        <w:t xml:space="preserve"> جمع</w:t>
      </w:r>
      <w:del w:id="9656" w:author="Mehrnazi Boojari" w:date="2019-01-07T10:01:00Z">
        <w:r w:rsidRPr="00C503F2" w:rsidDel="00A31D6F">
          <w:rPr>
            <w:rFonts w:ascii="B Lotus" w:eastAsia="Calibri" w:hAnsi="B Lotus" w:cs="B Lotus" w:hint="cs"/>
            <w:sz w:val="24"/>
            <w:szCs w:val="24"/>
            <w:rtl/>
            <w:lang w:bidi="fa-IR"/>
          </w:rPr>
          <w:delText xml:space="preserve"> بندی </w:delText>
        </w:r>
      </w:del>
      <w:ins w:id="9657" w:author="Mehrnazi Boojari" w:date="2019-01-07T10:01:00Z">
        <w:r w:rsidR="00A31D6F">
          <w:rPr>
            <w:rFonts w:ascii="B Lotus" w:eastAsia="Calibri" w:hAnsi="B Lotus" w:cs="B Lotus" w:hint="cs"/>
            <w:sz w:val="24"/>
            <w:szCs w:val="24"/>
            <w:rtl/>
            <w:lang w:bidi="fa-IR"/>
          </w:rPr>
          <w:t xml:space="preserve">‌بندی </w:t>
        </w:r>
      </w:ins>
      <w:r w:rsidRPr="00C503F2">
        <w:rPr>
          <w:rFonts w:ascii="B Lotus" w:eastAsia="Calibri" w:hAnsi="B Lotus" w:cs="B Lotus" w:hint="cs"/>
          <w:sz w:val="24"/>
          <w:szCs w:val="24"/>
          <w:rtl/>
          <w:lang w:bidi="fa-IR"/>
        </w:rPr>
        <w:t>چالش</w:t>
      </w:r>
      <w:del w:id="9658" w:author="Mehrnazi Boojari" w:date="2019-01-07T09:46:00Z">
        <w:r w:rsidRPr="00C503F2" w:rsidDel="006F7CCF">
          <w:rPr>
            <w:rFonts w:ascii="B Lotus" w:eastAsia="Calibri" w:hAnsi="B Lotus" w:cs="B Lotus" w:hint="cs"/>
            <w:sz w:val="24"/>
            <w:szCs w:val="24"/>
            <w:rtl/>
            <w:lang w:bidi="fa-IR"/>
          </w:rPr>
          <w:delText xml:space="preserve"> های </w:delText>
        </w:r>
      </w:del>
      <w:ins w:id="9659" w:author="Mehrnazi Boojari" w:date="2019-01-07T09:46:00Z">
        <w:r w:rsidR="006F7CCF">
          <w:rPr>
            <w:rFonts w:ascii="B Lotus" w:eastAsia="Calibri" w:hAnsi="B Lotus" w:cs="B Lotus" w:hint="cs"/>
            <w:sz w:val="24"/>
            <w:szCs w:val="24"/>
            <w:rtl/>
            <w:lang w:bidi="fa-IR"/>
          </w:rPr>
          <w:t xml:space="preserve">‌های </w:t>
        </w:r>
      </w:ins>
      <w:r w:rsidRPr="00C503F2">
        <w:rPr>
          <w:rFonts w:ascii="B Lotus" w:eastAsia="Calibri" w:hAnsi="B Lotus" w:cs="B Lotus" w:hint="cs"/>
          <w:sz w:val="24"/>
          <w:szCs w:val="24"/>
          <w:rtl/>
          <w:lang w:bidi="fa-IR"/>
        </w:rPr>
        <w:t>مسکن روستایی است. بدین معنا که هر یک از چالش</w:t>
      </w:r>
      <w:del w:id="9660" w:author="Mehrnazi Boojari" w:date="2019-01-07T09:46:00Z">
        <w:r w:rsidRPr="00C503F2" w:rsidDel="006F7CCF">
          <w:rPr>
            <w:rFonts w:ascii="B Lotus" w:eastAsia="Calibri" w:hAnsi="B Lotus" w:cs="B Lotus" w:hint="cs"/>
            <w:sz w:val="24"/>
            <w:szCs w:val="24"/>
            <w:rtl/>
            <w:lang w:bidi="fa-IR"/>
          </w:rPr>
          <w:delText xml:space="preserve"> های </w:delText>
        </w:r>
      </w:del>
      <w:ins w:id="9661" w:author="Mehrnazi Boojari" w:date="2019-01-07T09:46:00Z">
        <w:r w:rsidR="006F7CCF">
          <w:rPr>
            <w:rFonts w:ascii="B Lotus" w:eastAsia="Calibri" w:hAnsi="B Lotus" w:cs="B Lotus" w:hint="cs"/>
            <w:sz w:val="24"/>
            <w:szCs w:val="24"/>
            <w:rtl/>
            <w:lang w:bidi="fa-IR"/>
          </w:rPr>
          <w:t xml:space="preserve">‌های </w:t>
        </w:r>
      </w:ins>
      <w:r w:rsidRPr="00C503F2">
        <w:rPr>
          <w:rFonts w:ascii="B Lotus" w:eastAsia="Calibri" w:hAnsi="B Lotus" w:cs="B Lotus" w:hint="cs"/>
          <w:sz w:val="24"/>
          <w:szCs w:val="24"/>
          <w:rtl/>
          <w:lang w:bidi="fa-IR"/>
        </w:rPr>
        <w:t>استخراج</w:t>
      </w:r>
      <w:ins w:id="9662" w:author="Mehrnazi Boojari" w:date="2019-01-12T23:20:00Z">
        <w:r w:rsidR="000806BA">
          <w:rPr>
            <w:rFonts w:ascii="B Lotus" w:eastAsia="Calibri" w:hAnsi="B Lotus" w:cs="B Nazanin" w:hint="cs"/>
            <w:sz w:val="24"/>
            <w:szCs w:val="24"/>
            <w:rtl/>
            <w:lang w:bidi="fa-IR"/>
          </w:rPr>
          <w:t>‌</w:t>
        </w:r>
      </w:ins>
      <w:del w:id="9663" w:author="Mehrnazi Boojari" w:date="2019-01-12T23:20:00Z">
        <w:r w:rsidRPr="00C503F2" w:rsidDel="000806BA">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شده چه جایگاهی در 5 بعد بررسی</w:t>
      </w:r>
      <w:ins w:id="9664" w:author="Mehrnazi Boojari" w:date="2019-01-12T23:21:00Z">
        <w:r w:rsidR="000806BA">
          <w:rPr>
            <w:rFonts w:ascii="B Lotus" w:eastAsia="Calibri" w:hAnsi="B Lotus" w:cs="B Nazanin" w:hint="cs"/>
            <w:sz w:val="24"/>
            <w:szCs w:val="24"/>
            <w:rtl/>
            <w:lang w:bidi="fa-IR"/>
          </w:rPr>
          <w:t>‌</w:t>
        </w:r>
      </w:ins>
      <w:del w:id="9665" w:author="Mehrnazi Boojari" w:date="2019-01-12T23:21:00Z">
        <w:r w:rsidRPr="00C503F2" w:rsidDel="000806BA">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شده دارند</w:t>
      </w:r>
      <w:del w:id="9666" w:author="Mehrnazi Boojari" w:date="2019-01-07T09:53:00Z">
        <w:r w:rsidRPr="00C503F2" w:rsidDel="006F7CCF">
          <w:rPr>
            <w:rFonts w:ascii="B Lotus" w:eastAsia="Calibri" w:hAnsi="B Lotus" w:cs="B Lotus" w:hint="cs"/>
            <w:sz w:val="24"/>
            <w:szCs w:val="24"/>
            <w:rtl/>
            <w:lang w:bidi="fa-IR"/>
          </w:rPr>
          <w:delText xml:space="preserve"> . </w:delText>
        </w:r>
      </w:del>
      <w:del w:id="9667" w:author="Mehrnazi Boojari" w:date="2019-01-08T00:20:00Z">
        <w:r w:rsidRPr="00C503F2" w:rsidDel="007934C7">
          <w:rPr>
            <w:rFonts w:ascii="B Lotus" w:eastAsia="Calibri" w:hAnsi="B Lotus" w:cs="B Lotus" w:hint="cs"/>
            <w:sz w:val="24"/>
            <w:szCs w:val="24"/>
            <w:rtl/>
            <w:lang w:bidi="fa-IR"/>
          </w:rPr>
          <w:delText xml:space="preserve">برای مثال </w:delText>
        </w:r>
      </w:del>
      <w:ins w:id="9668" w:author="Mehrnazi Boojari" w:date="2019-01-08T00:20:00Z">
        <w:r w:rsidR="007934C7">
          <w:rPr>
            <w:rFonts w:ascii="B Lotus" w:eastAsia="Calibri" w:hAnsi="B Lotus" w:cs="B Lotus" w:hint="cs"/>
            <w:sz w:val="24"/>
            <w:szCs w:val="24"/>
            <w:rtl/>
            <w:lang w:bidi="fa-IR"/>
          </w:rPr>
          <w:t xml:space="preserve">. برای مثال، </w:t>
        </w:r>
      </w:ins>
      <w:r w:rsidRPr="00C503F2">
        <w:rPr>
          <w:rFonts w:ascii="B Lotus" w:eastAsia="Calibri" w:hAnsi="B Lotus" w:cs="B Lotus" w:hint="cs"/>
          <w:sz w:val="24"/>
          <w:szCs w:val="24"/>
          <w:rtl/>
          <w:lang w:bidi="fa-IR"/>
        </w:rPr>
        <w:t xml:space="preserve">چالش </w:t>
      </w:r>
      <w:del w:id="9669" w:author="Mehrnazi Boojari" w:date="2019-01-12T23:14:00Z">
        <w:r w:rsidRPr="00C503F2" w:rsidDel="00C44BB7">
          <w:rPr>
            <w:rFonts w:ascii="B Lotus" w:eastAsia="Calibri" w:hAnsi="B Lotus" w:cs="B Lotus" w:hint="cs"/>
            <w:sz w:val="24"/>
            <w:szCs w:val="24"/>
            <w:rtl/>
            <w:lang w:bidi="fa-IR"/>
          </w:rPr>
          <w:delText>"</w:delText>
        </w:r>
      </w:del>
      <w:ins w:id="9670" w:author="Mehrnazi Boojari" w:date="2019-01-12T23:14:00Z">
        <w:r w:rsidR="00C44BB7">
          <w:rPr>
            <w:rFonts w:ascii="B Lotus" w:eastAsia="Calibri" w:hAnsi="B Lotus" w:cs="B Lotus" w:hint="cs"/>
            <w:sz w:val="24"/>
            <w:szCs w:val="24"/>
            <w:rtl/>
            <w:lang w:bidi="fa-IR"/>
          </w:rPr>
          <w:t>«</w:t>
        </w:r>
      </w:ins>
      <w:del w:id="9671" w:author="Mehrnazi Boojari" w:date="2019-01-07T22:30:00Z">
        <w:r w:rsidRPr="008D5E80" w:rsidDel="00051F26">
          <w:rPr>
            <w:rFonts w:ascii="B Lotus" w:eastAsia="Calibri" w:hAnsi="B Lotus" w:cs="B Lotus" w:hint="cs"/>
            <w:sz w:val="24"/>
            <w:szCs w:val="24"/>
            <w:rtl/>
            <w:lang w:bidi="fa-IR"/>
            <w:rPrChange w:id="9672" w:author="Mehrnazi Boojari" w:date="2019-01-13T01:23:00Z">
              <w:rPr>
                <w:rFonts w:ascii="B Lotus" w:eastAsia="Calibri" w:hAnsi="B Lotus" w:cs="B Lotus" w:hint="cs"/>
                <w:b/>
                <w:bCs/>
                <w:color w:val="000000" w:themeColor="text1"/>
                <w:sz w:val="24"/>
                <w:szCs w:val="24"/>
                <w:rtl/>
                <w:lang w:bidi="fa-IR"/>
              </w:rPr>
            </w:rPrChange>
          </w:rPr>
          <w:delText>در</w:delText>
        </w:r>
        <w:r w:rsidRPr="008D5E80" w:rsidDel="00051F26">
          <w:rPr>
            <w:rFonts w:ascii="B Lotus" w:eastAsia="Calibri" w:hAnsi="B Lotus" w:cs="B Lotus"/>
            <w:sz w:val="24"/>
            <w:szCs w:val="24"/>
            <w:rtl/>
            <w:lang w:bidi="fa-IR"/>
            <w:rPrChange w:id="9673" w:author="Mehrnazi Boojari" w:date="2019-01-13T01:23:00Z">
              <w:rPr>
                <w:rFonts w:ascii="B Lotus" w:eastAsia="Calibri" w:hAnsi="B Lotus" w:cs="B Lotus"/>
                <w:b/>
                <w:bCs/>
                <w:color w:val="000000" w:themeColor="text1"/>
                <w:sz w:val="24"/>
                <w:szCs w:val="24"/>
                <w:rtl/>
                <w:lang w:bidi="fa-IR"/>
              </w:rPr>
            </w:rPrChange>
          </w:rPr>
          <w:delText xml:space="preserve"> </w:delText>
        </w:r>
        <w:r w:rsidRPr="008D5E80" w:rsidDel="00051F26">
          <w:rPr>
            <w:rFonts w:ascii="B Lotus" w:eastAsia="Calibri" w:hAnsi="B Lotus" w:cs="B Lotus" w:hint="cs"/>
            <w:sz w:val="24"/>
            <w:szCs w:val="24"/>
            <w:rtl/>
            <w:lang w:bidi="fa-IR"/>
            <w:rPrChange w:id="9674" w:author="Mehrnazi Boojari" w:date="2019-01-13T01:23:00Z">
              <w:rPr>
                <w:rFonts w:ascii="B Lotus" w:eastAsia="Calibri" w:hAnsi="B Lotus" w:cs="B Lotus" w:hint="cs"/>
                <w:b/>
                <w:bCs/>
                <w:color w:val="000000" w:themeColor="text1"/>
                <w:sz w:val="24"/>
                <w:szCs w:val="24"/>
                <w:rtl/>
                <w:lang w:bidi="fa-IR"/>
              </w:rPr>
            </w:rPrChange>
          </w:rPr>
          <w:delText>نظر</w:delText>
        </w:r>
        <w:r w:rsidRPr="008D5E80" w:rsidDel="00051F26">
          <w:rPr>
            <w:rFonts w:ascii="B Lotus" w:eastAsia="Calibri" w:hAnsi="B Lotus" w:cs="B Lotus"/>
            <w:sz w:val="24"/>
            <w:szCs w:val="24"/>
            <w:rtl/>
            <w:lang w:bidi="fa-IR"/>
            <w:rPrChange w:id="9675" w:author="Mehrnazi Boojari" w:date="2019-01-13T01:23:00Z">
              <w:rPr>
                <w:rFonts w:ascii="B Lotus" w:eastAsia="Calibri" w:hAnsi="B Lotus" w:cs="B Lotus"/>
                <w:b/>
                <w:bCs/>
                <w:color w:val="000000" w:themeColor="text1"/>
                <w:sz w:val="24"/>
                <w:szCs w:val="24"/>
                <w:rtl/>
                <w:lang w:bidi="fa-IR"/>
              </w:rPr>
            </w:rPrChange>
          </w:rPr>
          <w:delText xml:space="preserve"> </w:delText>
        </w:r>
        <w:r w:rsidRPr="008D5E80" w:rsidDel="00051F26">
          <w:rPr>
            <w:rFonts w:ascii="B Lotus" w:eastAsia="Calibri" w:hAnsi="B Lotus" w:cs="B Lotus" w:hint="cs"/>
            <w:sz w:val="24"/>
            <w:szCs w:val="24"/>
            <w:rtl/>
            <w:lang w:bidi="fa-IR"/>
            <w:rPrChange w:id="9676" w:author="Mehrnazi Boojari" w:date="2019-01-13T01:23:00Z">
              <w:rPr>
                <w:rFonts w:ascii="B Lotus" w:eastAsia="Calibri" w:hAnsi="B Lotus" w:cs="B Lotus" w:hint="cs"/>
                <w:b/>
                <w:bCs/>
                <w:color w:val="000000" w:themeColor="text1"/>
                <w:sz w:val="24"/>
                <w:szCs w:val="24"/>
                <w:rtl/>
                <w:lang w:bidi="fa-IR"/>
              </w:rPr>
            </w:rPrChange>
          </w:rPr>
          <w:delText>گرفتن</w:delText>
        </w:r>
      </w:del>
      <w:ins w:id="9677" w:author="Mehrnazi Boojari" w:date="2019-01-07T22:30:00Z">
        <w:r w:rsidR="00051F26" w:rsidRPr="008D5E80">
          <w:rPr>
            <w:rFonts w:ascii="B Lotus" w:eastAsia="Calibri" w:hAnsi="B Lotus" w:cs="B Lotus" w:hint="cs"/>
            <w:sz w:val="24"/>
            <w:szCs w:val="24"/>
            <w:rtl/>
            <w:lang w:bidi="fa-IR"/>
            <w:rPrChange w:id="9678" w:author="Mehrnazi Boojari" w:date="2019-01-13T01:23:00Z">
              <w:rPr>
                <w:rFonts w:ascii="B Lotus" w:eastAsia="Calibri" w:hAnsi="B Lotus" w:cs="B Lotus" w:hint="cs"/>
                <w:b/>
                <w:bCs/>
                <w:color w:val="000000" w:themeColor="text1"/>
                <w:sz w:val="24"/>
                <w:szCs w:val="24"/>
                <w:rtl/>
                <w:lang w:bidi="fa-IR"/>
              </w:rPr>
            </w:rPrChange>
          </w:rPr>
          <w:t>در</w:t>
        </w:r>
        <w:r w:rsidR="00051F26" w:rsidRPr="008D5E80">
          <w:rPr>
            <w:rFonts w:ascii="Times New Roman" w:eastAsia="Calibri" w:hAnsi="Times New Roman" w:cs="Times New Roman" w:hint="eastAsia"/>
            <w:sz w:val="24"/>
            <w:szCs w:val="24"/>
            <w:rtl/>
            <w:lang w:bidi="fa-IR"/>
            <w:rPrChange w:id="9679" w:author="Mehrnazi Boojari" w:date="2019-01-13T01:23:00Z">
              <w:rPr>
                <w:rFonts w:ascii="Times New Roman" w:eastAsia="Calibri" w:hAnsi="Times New Roman" w:cs="Times New Roman" w:hint="eastAsia"/>
                <w:b/>
                <w:bCs/>
                <w:color w:val="000000" w:themeColor="text1"/>
                <w:sz w:val="24"/>
                <w:szCs w:val="24"/>
                <w:rtl/>
                <w:lang w:bidi="fa-IR"/>
              </w:rPr>
            </w:rPrChange>
          </w:rPr>
          <w:t> </w:t>
        </w:r>
        <w:r w:rsidR="00051F26" w:rsidRPr="008D5E80">
          <w:rPr>
            <w:rFonts w:ascii="B Lotus" w:eastAsia="Calibri" w:hAnsi="B Lotus" w:cs="B Lotus" w:hint="cs"/>
            <w:sz w:val="24"/>
            <w:szCs w:val="24"/>
            <w:rtl/>
            <w:lang w:bidi="fa-IR"/>
            <w:rPrChange w:id="9680" w:author="Mehrnazi Boojari" w:date="2019-01-13T01:23:00Z">
              <w:rPr>
                <w:rFonts w:ascii="B Lotus" w:eastAsia="Calibri" w:hAnsi="B Lotus" w:cs="B Lotus" w:hint="cs"/>
                <w:b/>
                <w:bCs/>
                <w:color w:val="000000" w:themeColor="text1"/>
                <w:sz w:val="24"/>
                <w:szCs w:val="24"/>
                <w:rtl/>
                <w:lang w:bidi="fa-IR"/>
              </w:rPr>
            </w:rPrChange>
          </w:rPr>
          <w:t>نظر</w:t>
        </w:r>
        <w:r w:rsidR="00051F26" w:rsidRPr="008D5E80">
          <w:rPr>
            <w:rFonts w:ascii="Times New Roman" w:eastAsia="Calibri" w:hAnsi="Times New Roman" w:cs="Times New Roman" w:hint="eastAsia"/>
            <w:sz w:val="24"/>
            <w:szCs w:val="24"/>
            <w:rtl/>
            <w:lang w:bidi="fa-IR"/>
            <w:rPrChange w:id="9681" w:author="Mehrnazi Boojari" w:date="2019-01-13T01:23:00Z">
              <w:rPr>
                <w:rFonts w:ascii="Times New Roman" w:eastAsia="Calibri" w:hAnsi="Times New Roman" w:cs="Times New Roman" w:hint="eastAsia"/>
                <w:b/>
                <w:bCs/>
                <w:color w:val="000000" w:themeColor="text1"/>
                <w:sz w:val="24"/>
                <w:szCs w:val="24"/>
                <w:rtl/>
                <w:lang w:bidi="fa-IR"/>
              </w:rPr>
            </w:rPrChange>
          </w:rPr>
          <w:t> </w:t>
        </w:r>
        <w:r w:rsidR="00051F26" w:rsidRPr="008D5E80">
          <w:rPr>
            <w:rFonts w:ascii="B Lotus" w:eastAsia="Calibri" w:hAnsi="B Lotus" w:cs="B Lotus" w:hint="cs"/>
            <w:sz w:val="24"/>
            <w:szCs w:val="24"/>
            <w:rtl/>
            <w:lang w:bidi="fa-IR"/>
            <w:rPrChange w:id="9682" w:author="Mehrnazi Boojari" w:date="2019-01-13T01:23:00Z">
              <w:rPr>
                <w:rFonts w:ascii="B Lotus" w:eastAsia="Calibri" w:hAnsi="B Lotus" w:cs="B Lotus" w:hint="cs"/>
                <w:b/>
                <w:bCs/>
                <w:color w:val="000000" w:themeColor="text1"/>
                <w:sz w:val="24"/>
                <w:szCs w:val="24"/>
                <w:rtl/>
                <w:lang w:bidi="fa-IR"/>
              </w:rPr>
            </w:rPrChange>
          </w:rPr>
          <w:t>گرفتن</w:t>
        </w:r>
      </w:ins>
      <w:r w:rsidRPr="008D5E80">
        <w:rPr>
          <w:rFonts w:ascii="B Lotus" w:eastAsia="Calibri" w:hAnsi="B Lotus" w:cs="B Lotus"/>
          <w:sz w:val="24"/>
          <w:szCs w:val="24"/>
          <w:rtl/>
          <w:lang w:bidi="fa-IR"/>
          <w:rPrChange w:id="9683" w:author="Mehrnazi Boojari" w:date="2019-01-13T01:23:00Z">
            <w:rPr>
              <w:rFonts w:ascii="B Lotus" w:eastAsia="Calibri" w:hAnsi="B Lotus" w:cs="B Lotus"/>
              <w:b/>
              <w:bCs/>
              <w:color w:val="000000" w:themeColor="text1"/>
              <w:sz w:val="24"/>
              <w:szCs w:val="24"/>
              <w:rtl/>
              <w:lang w:bidi="fa-IR"/>
            </w:rPr>
          </w:rPrChange>
        </w:rPr>
        <w:t xml:space="preserve"> شرا</w:t>
      </w:r>
      <w:r w:rsidRPr="008D5E80">
        <w:rPr>
          <w:rFonts w:ascii="B Lotus" w:eastAsia="Calibri" w:hAnsi="B Lotus" w:cs="B Lotus" w:hint="cs"/>
          <w:sz w:val="24"/>
          <w:szCs w:val="24"/>
          <w:rtl/>
          <w:lang w:bidi="fa-IR"/>
          <w:rPrChange w:id="9684" w:author="Mehrnazi Boojari" w:date="2019-01-13T01:23:00Z">
            <w:rPr>
              <w:rFonts w:ascii="B Lotus" w:eastAsia="Calibri" w:hAnsi="B Lotus" w:cs="B Lotus" w:hint="cs"/>
              <w:b/>
              <w:bCs/>
              <w:color w:val="000000" w:themeColor="text1"/>
              <w:sz w:val="24"/>
              <w:szCs w:val="24"/>
              <w:rtl/>
              <w:lang w:bidi="fa-IR"/>
            </w:rPr>
          </w:rPrChange>
        </w:rPr>
        <w:t>یط</w:t>
      </w:r>
      <w:r w:rsidRPr="008D5E80">
        <w:rPr>
          <w:rFonts w:ascii="B Lotus" w:eastAsia="Calibri" w:hAnsi="B Lotus" w:cs="B Lotus"/>
          <w:sz w:val="24"/>
          <w:szCs w:val="24"/>
          <w:rtl/>
          <w:lang w:bidi="fa-IR"/>
          <w:rPrChange w:id="9685" w:author="Mehrnazi Boojari" w:date="2019-01-13T01:23:00Z">
            <w:rPr>
              <w:rFonts w:ascii="B Lotus" w:eastAsia="Calibri" w:hAnsi="B Lotus" w:cs="B Lotus"/>
              <w:b/>
              <w:bCs/>
              <w:color w:val="000000" w:themeColor="text1"/>
              <w:sz w:val="24"/>
              <w:szCs w:val="24"/>
              <w:rtl/>
              <w:lang w:bidi="fa-IR"/>
            </w:rPr>
          </w:rPrChange>
        </w:rPr>
        <w:t xml:space="preserve"> فرهنگ</w:t>
      </w:r>
      <w:r w:rsidRPr="008D5E80">
        <w:rPr>
          <w:rFonts w:ascii="B Lotus" w:eastAsia="Calibri" w:hAnsi="B Lotus" w:cs="B Lotus" w:hint="cs"/>
          <w:sz w:val="24"/>
          <w:szCs w:val="24"/>
          <w:rtl/>
          <w:lang w:bidi="fa-IR"/>
          <w:rPrChange w:id="9686" w:author="Mehrnazi Boojari" w:date="2019-01-13T01:23:00Z">
            <w:rPr>
              <w:rFonts w:ascii="B Lotus" w:eastAsia="Calibri" w:hAnsi="B Lotus" w:cs="B Lotus" w:hint="cs"/>
              <w:b/>
              <w:bCs/>
              <w:color w:val="000000" w:themeColor="text1"/>
              <w:sz w:val="24"/>
              <w:szCs w:val="24"/>
              <w:rtl/>
              <w:lang w:bidi="fa-IR"/>
            </w:rPr>
          </w:rPrChange>
        </w:rPr>
        <w:t>ی</w:t>
      </w:r>
      <w:r w:rsidRPr="008D5E80">
        <w:rPr>
          <w:rFonts w:ascii="B Lotus" w:eastAsia="Calibri" w:hAnsi="B Lotus" w:cs="B Lotus"/>
          <w:sz w:val="24"/>
          <w:szCs w:val="24"/>
          <w:rtl/>
          <w:lang w:bidi="fa-IR"/>
          <w:rPrChange w:id="9687" w:author="Mehrnazi Boojari" w:date="2019-01-13T01:23:00Z">
            <w:rPr>
              <w:rFonts w:ascii="B Lotus" w:eastAsia="Calibri" w:hAnsi="B Lotus" w:cs="B Lotus"/>
              <w:b/>
              <w:bCs/>
              <w:color w:val="000000" w:themeColor="text1"/>
              <w:sz w:val="24"/>
              <w:szCs w:val="24"/>
              <w:rtl/>
              <w:lang w:bidi="fa-IR"/>
            </w:rPr>
          </w:rPrChange>
        </w:rPr>
        <w:t xml:space="preserve"> و اجتماع</w:t>
      </w:r>
      <w:r w:rsidRPr="008D5E80">
        <w:rPr>
          <w:rFonts w:ascii="B Lotus" w:eastAsia="Calibri" w:hAnsi="B Lotus" w:cs="B Lotus" w:hint="cs"/>
          <w:sz w:val="24"/>
          <w:szCs w:val="24"/>
          <w:rtl/>
          <w:lang w:bidi="fa-IR"/>
          <w:rPrChange w:id="9688" w:author="Mehrnazi Boojari" w:date="2019-01-13T01:23:00Z">
            <w:rPr>
              <w:rFonts w:ascii="B Lotus" w:eastAsia="Calibri" w:hAnsi="B Lotus" w:cs="B Lotus" w:hint="cs"/>
              <w:b/>
              <w:bCs/>
              <w:color w:val="000000" w:themeColor="text1"/>
              <w:sz w:val="24"/>
              <w:szCs w:val="24"/>
              <w:rtl/>
              <w:lang w:bidi="fa-IR"/>
            </w:rPr>
          </w:rPrChange>
        </w:rPr>
        <w:t>ی</w:t>
      </w:r>
      <w:r w:rsidRPr="008D5E80">
        <w:rPr>
          <w:rFonts w:ascii="B Lotus" w:eastAsia="Calibri" w:hAnsi="B Lotus" w:cs="B Lotus"/>
          <w:sz w:val="24"/>
          <w:szCs w:val="24"/>
          <w:rtl/>
          <w:lang w:bidi="fa-IR"/>
          <w:rPrChange w:id="9689" w:author="Mehrnazi Boojari" w:date="2019-01-13T01:23:00Z">
            <w:rPr>
              <w:rFonts w:ascii="B Lotus" w:eastAsia="Calibri" w:hAnsi="B Lotus" w:cs="B Lotus"/>
              <w:b/>
              <w:bCs/>
              <w:color w:val="000000" w:themeColor="text1"/>
              <w:sz w:val="24"/>
              <w:szCs w:val="24"/>
              <w:rtl/>
              <w:lang w:bidi="fa-IR"/>
            </w:rPr>
          </w:rPrChange>
        </w:rPr>
        <w:t xml:space="preserve"> </w:t>
      </w:r>
      <w:del w:id="9690" w:author="Mehrnazi Boojari" w:date="2019-01-07T10:03:00Z">
        <w:r w:rsidRPr="008D5E80" w:rsidDel="00A31D6F">
          <w:rPr>
            <w:rFonts w:ascii="B Lotus" w:eastAsia="Calibri" w:hAnsi="B Lotus" w:cs="B Lotus" w:hint="cs"/>
            <w:sz w:val="24"/>
            <w:szCs w:val="24"/>
            <w:rtl/>
            <w:lang w:bidi="fa-IR"/>
            <w:rPrChange w:id="9691" w:author="Mehrnazi Boojari" w:date="2019-01-13T01:23:00Z">
              <w:rPr>
                <w:rFonts w:ascii="B Lotus" w:eastAsia="Calibri" w:hAnsi="B Lotus" w:cs="B Lotus" w:hint="cs"/>
                <w:b/>
                <w:bCs/>
                <w:color w:val="000000" w:themeColor="text1"/>
                <w:sz w:val="24"/>
                <w:szCs w:val="24"/>
                <w:rtl/>
                <w:lang w:bidi="fa-IR"/>
              </w:rPr>
            </w:rPrChange>
          </w:rPr>
          <w:delText>روستائی</w:delText>
        </w:r>
      </w:del>
      <w:ins w:id="9692" w:author="Mehrnazi Boojari" w:date="2019-01-07T10:03:00Z">
        <w:r w:rsidR="00A31D6F" w:rsidRPr="008D5E80">
          <w:rPr>
            <w:rFonts w:ascii="B Lotus" w:eastAsia="Calibri" w:hAnsi="B Lotus" w:cs="B Lotus" w:hint="cs"/>
            <w:sz w:val="24"/>
            <w:szCs w:val="24"/>
            <w:rtl/>
            <w:lang w:bidi="fa-IR"/>
            <w:rPrChange w:id="9693" w:author="Mehrnazi Boojari" w:date="2019-01-13T01:23:00Z">
              <w:rPr>
                <w:rFonts w:ascii="B Lotus" w:eastAsia="Calibri" w:hAnsi="B Lotus" w:cs="B Lotus" w:hint="cs"/>
                <w:b/>
                <w:bCs/>
                <w:color w:val="000000" w:themeColor="text1"/>
                <w:sz w:val="24"/>
                <w:szCs w:val="24"/>
                <w:rtl/>
                <w:lang w:bidi="fa-IR"/>
              </w:rPr>
            </w:rPrChange>
          </w:rPr>
          <w:t>روستایی</w:t>
        </w:r>
      </w:ins>
      <w:r w:rsidRPr="008D5E80">
        <w:rPr>
          <w:rFonts w:ascii="B Lotus" w:eastAsia="Calibri" w:hAnsi="B Lotus" w:cs="B Lotus" w:hint="cs"/>
          <w:sz w:val="24"/>
          <w:szCs w:val="24"/>
          <w:rtl/>
          <w:lang w:bidi="fa-IR"/>
          <w:rPrChange w:id="9694" w:author="Mehrnazi Boojari" w:date="2019-01-13T01:23:00Z">
            <w:rPr>
              <w:rFonts w:ascii="B Lotus" w:eastAsia="Calibri" w:hAnsi="B Lotus" w:cs="B Lotus" w:hint="cs"/>
              <w:b/>
              <w:bCs/>
              <w:color w:val="000000" w:themeColor="text1"/>
              <w:sz w:val="24"/>
              <w:szCs w:val="24"/>
              <w:rtl/>
              <w:lang w:bidi="fa-IR"/>
            </w:rPr>
          </w:rPrChange>
        </w:rPr>
        <w:t>ان</w:t>
      </w:r>
      <w:r w:rsidRPr="008D5E80">
        <w:rPr>
          <w:rFonts w:ascii="B Lotus" w:eastAsia="Calibri" w:hAnsi="B Lotus" w:cs="B Lotus"/>
          <w:sz w:val="24"/>
          <w:szCs w:val="24"/>
          <w:rtl/>
          <w:lang w:bidi="fa-IR"/>
          <w:rPrChange w:id="9695"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696" w:author="Mehrnazi Boojari" w:date="2019-01-13T01:23:00Z">
            <w:rPr>
              <w:rFonts w:ascii="B Lotus" w:eastAsia="Calibri" w:hAnsi="B Lotus" w:cs="B Lotus" w:hint="cs"/>
              <w:b/>
              <w:bCs/>
              <w:color w:val="000000" w:themeColor="text1"/>
              <w:sz w:val="24"/>
              <w:szCs w:val="24"/>
              <w:rtl/>
              <w:lang w:bidi="fa-IR"/>
            </w:rPr>
          </w:rPrChange>
        </w:rPr>
        <w:t>در</w:t>
      </w:r>
      <w:r w:rsidRPr="008D5E80">
        <w:rPr>
          <w:rFonts w:ascii="B Lotus" w:eastAsia="Calibri" w:hAnsi="B Lotus" w:cs="B Lotus"/>
          <w:sz w:val="24"/>
          <w:szCs w:val="24"/>
          <w:rtl/>
          <w:lang w:bidi="fa-IR"/>
          <w:rPrChange w:id="9697"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698" w:author="Mehrnazi Boojari" w:date="2019-01-13T01:23:00Z">
            <w:rPr>
              <w:rFonts w:ascii="B Lotus" w:eastAsia="Calibri" w:hAnsi="B Lotus" w:cs="B Lotus" w:hint="cs"/>
              <w:b/>
              <w:bCs/>
              <w:color w:val="000000" w:themeColor="text1"/>
              <w:sz w:val="24"/>
              <w:szCs w:val="24"/>
              <w:rtl/>
              <w:lang w:bidi="fa-IR"/>
            </w:rPr>
          </w:rPrChange>
        </w:rPr>
        <w:t>ساخت</w:t>
      </w:r>
      <w:r w:rsidRPr="008D5E80">
        <w:rPr>
          <w:rFonts w:ascii="B Lotus" w:eastAsia="Calibri" w:hAnsi="B Lotus" w:cs="B Lotus"/>
          <w:sz w:val="24"/>
          <w:szCs w:val="24"/>
          <w:rtl/>
          <w:lang w:bidi="fa-IR"/>
          <w:rPrChange w:id="9699"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00" w:author="Mehrnazi Boojari" w:date="2019-01-13T01:23:00Z">
            <w:rPr>
              <w:rFonts w:ascii="B Lotus" w:eastAsia="Calibri" w:hAnsi="B Lotus" w:cs="B Lotus" w:hint="cs"/>
              <w:b/>
              <w:bCs/>
              <w:color w:val="000000" w:themeColor="text1"/>
              <w:sz w:val="24"/>
              <w:szCs w:val="24"/>
              <w:rtl/>
              <w:lang w:bidi="fa-IR"/>
            </w:rPr>
          </w:rPrChange>
        </w:rPr>
        <w:t>مسکن</w:t>
      </w:r>
      <w:r w:rsidRPr="008D5E80">
        <w:rPr>
          <w:rFonts w:ascii="B Lotus" w:eastAsia="Calibri" w:hAnsi="B Lotus" w:cs="B Lotus"/>
          <w:sz w:val="24"/>
          <w:szCs w:val="24"/>
          <w:rtl/>
          <w:lang w:bidi="fa-IR"/>
          <w:rPrChange w:id="9701"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02" w:author="Mehrnazi Boojari" w:date="2019-01-13T01:23:00Z">
            <w:rPr>
              <w:rFonts w:ascii="B Lotus" w:eastAsia="Calibri" w:hAnsi="B Lotus" w:cs="B Lotus" w:hint="cs"/>
              <w:b/>
              <w:bCs/>
              <w:color w:val="000000" w:themeColor="text1"/>
              <w:sz w:val="24"/>
              <w:szCs w:val="24"/>
              <w:rtl/>
              <w:lang w:bidi="fa-IR"/>
            </w:rPr>
          </w:rPrChange>
        </w:rPr>
        <w:t>روستایی</w:t>
      </w:r>
      <w:del w:id="9703" w:author="Mehrnazi Boojari" w:date="2019-01-12T23:14:00Z">
        <w:r w:rsidRPr="00C503F2" w:rsidDel="00C44BB7">
          <w:rPr>
            <w:rFonts w:ascii="B Lotus" w:eastAsia="Calibri" w:hAnsi="B Lotus" w:cs="B Lotus" w:hint="cs"/>
            <w:b/>
            <w:bCs/>
            <w:sz w:val="24"/>
            <w:szCs w:val="24"/>
            <w:rtl/>
            <w:lang w:bidi="fa-IR"/>
          </w:rPr>
          <w:delText xml:space="preserve">" </w:delText>
        </w:r>
      </w:del>
      <w:ins w:id="9704" w:author="Mehrnazi Boojari" w:date="2019-01-12T23:14:00Z">
        <w:r w:rsidR="00C44BB7">
          <w:rPr>
            <w:rFonts w:ascii="B Lotus" w:eastAsia="Calibri" w:hAnsi="B Lotus" w:cs="B Lotus" w:hint="cs"/>
            <w:b/>
            <w:bCs/>
            <w:sz w:val="24"/>
            <w:szCs w:val="24"/>
            <w:rtl/>
            <w:lang w:bidi="fa-IR"/>
          </w:rPr>
          <w:t>»</w:t>
        </w:r>
        <w:r w:rsidR="00C44BB7" w:rsidRPr="00C503F2">
          <w:rPr>
            <w:rFonts w:ascii="B Lotus" w:eastAsia="Calibri" w:hAnsi="B Lotus" w:cs="B Lotus" w:hint="cs"/>
            <w:b/>
            <w:bCs/>
            <w:sz w:val="24"/>
            <w:szCs w:val="24"/>
            <w:rtl/>
            <w:lang w:bidi="fa-IR"/>
          </w:rPr>
          <w:t xml:space="preserve"> </w:t>
        </w:r>
      </w:ins>
      <w:r w:rsidRPr="00C503F2">
        <w:rPr>
          <w:rFonts w:ascii="B Lotus" w:eastAsia="Calibri" w:hAnsi="B Lotus" w:cs="B Lotus" w:hint="cs"/>
          <w:sz w:val="24"/>
          <w:szCs w:val="24"/>
          <w:rtl/>
          <w:lang w:bidi="fa-IR"/>
        </w:rPr>
        <w:t xml:space="preserve">در ادبیات نظری مسکن ذیل </w:t>
      </w:r>
      <w:r w:rsidRPr="008D5E80">
        <w:rPr>
          <w:rFonts w:ascii="B Lotus" w:eastAsia="Calibri" w:hAnsi="B Lotus" w:cs="B Lotus" w:hint="cs"/>
          <w:sz w:val="24"/>
          <w:szCs w:val="24"/>
          <w:rtl/>
          <w:lang w:bidi="fa-IR"/>
          <w:rPrChange w:id="9705" w:author="Mehrnazi Boojari" w:date="2019-01-13T01:23:00Z">
            <w:rPr>
              <w:rFonts w:ascii="B Lotus" w:eastAsia="Calibri" w:hAnsi="B Lotus" w:cs="B Lotus" w:hint="cs"/>
              <w:b/>
              <w:bCs/>
              <w:color w:val="000000" w:themeColor="text1"/>
              <w:sz w:val="24"/>
              <w:szCs w:val="24"/>
              <w:rtl/>
              <w:lang w:bidi="fa-IR"/>
            </w:rPr>
          </w:rPrChange>
        </w:rPr>
        <w:t>شاخص</w:t>
      </w:r>
      <w:del w:id="9706" w:author="Mehrnazi Boojari" w:date="2019-01-07T09:46:00Z">
        <w:r w:rsidRPr="008D5E80" w:rsidDel="006F7CCF">
          <w:rPr>
            <w:rFonts w:ascii="B Lotus" w:eastAsia="Calibri" w:hAnsi="B Lotus" w:cs="B Lotus"/>
            <w:sz w:val="24"/>
            <w:szCs w:val="24"/>
            <w:rtl/>
            <w:lang w:bidi="fa-IR"/>
            <w:rPrChange w:id="9707" w:author="Mehrnazi Boojari" w:date="2019-01-13T01:23:00Z">
              <w:rPr>
                <w:rFonts w:ascii="B Lotus" w:eastAsia="Calibri" w:hAnsi="B Lotus" w:cs="B Lotus"/>
                <w:b/>
                <w:bCs/>
                <w:color w:val="000000" w:themeColor="text1"/>
                <w:sz w:val="24"/>
                <w:szCs w:val="24"/>
                <w:rtl/>
                <w:lang w:bidi="fa-IR"/>
              </w:rPr>
            </w:rPrChange>
          </w:rPr>
          <w:delText xml:space="preserve"> ها</w:delText>
        </w:r>
        <w:r w:rsidRPr="008D5E80" w:rsidDel="006F7CCF">
          <w:rPr>
            <w:rFonts w:ascii="B Lotus" w:eastAsia="Calibri" w:hAnsi="B Lotus" w:cs="B Lotus" w:hint="cs"/>
            <w:sz w:val="24"/>
            <w:szCs w:val="24"/>
            <w:rtl/>
            <w:lang w:bidi="fa-IR"/>
            <w:rPrChange w:id="9708" w:author="Mehrnazi Boojari" w:date="2019-01-13T01:23:00Z">
              <w:rPr>
                <w:rFonts w:ascii="B Lotus" w:eastAsia="Calibri" w:hAnsi="B Lotus" w:cs="B Lotus" w:hint="cs"/>
                <w:b/>
                <w:bCs/>
                <w:color w:val="000000" w:themeColor="text1"/>
                <w:sz w:val="24"/>
                <w:szCs w:val="24"/>
                <w:rtl/>
                <w:lang w:bidi="fa-IR"/>
              </w:rPr>
            </w:rPrChange>
          </w:rPr>
          <w:delText>ی</w:delText>
        </w:r>
        <w:r w:rsidRPr="008D5E80" w:rsidDel="006F7CCF">
          <w:rPr>
            <w:rFonts w:ascii="B Lotus" w:eastAsia="Calibri" w:hAnsi="B Lotus" w:cs="B Lotus"/>
            <w:sz w:val="24"/>
            <w:szCs w:val="24"/>
            <w:rtl/>
            <w:lang w:bidi="fa-IR"/>
            <w:rPrChange w:id="9709" w:author="Mehrnazi Boojari" w:date="2019-01-13T01:23:00Z">
              <w:rPr>
                <w:rFonts w:ascii="B Lotus" w:eastAsia="Calibri" w:hAnsi="B Lotus" w:cs="B Lotus"/>
                <w:b/>
                <w:bCs/>
                <w:color w:val="000000" w:themeColor="text1"/>
                <w:sz w:val="24"/>
                <w:szCs w:val="24"/>
                <w:rtl/>
                <w:lang w:bidi="fa-IR"/>
              </w:rPr>
            </w:rPrChange>
          </w:rPr>
          <w:delText xml:space="preserve"> </w:delText>
        </w:r>
      </w:del>
      <w:ins w:id="9710" w:author="Mehrnazi Boojari" w:date="2019-01-07T09:46:00Z">
        <w:r w:rsidR="006F7CCF" w:rsidRPr="008D5E80">
          <w:rPr>
            <w:rFonts w:ascii="B Lotus" w:eastAsia="Calibri" w:hAnsi="B Lotus" w:cs="B Lotus" w:hint="cs"/>
            <w:sz w:val="24"/>
            <w:szCs w:val="24"/>
            <w:rtl/>
            <w:lang w:bidi="fa-IR"/>
            <w:rPrChange w:id="9711" w:author="Mehrnazi Boojari" w:date="2019-01-13T01:23:00Z">
              <w:rPr>
                <w:rFonts w:ascii="B Lotus" w:eastAsia="Calibri" w:hAnsi="B Lotus" w:cs="B Lotus" w:hint="cs"/>
                <w:b/>
                <w:bCs/>
                <w:color w:val="000000" w:themeColor="text1"/>
                <w:sz w:val="24"/>
                <w:szCs w:val="24"/>
                <w:rtl/>
                <w:lang w:bidi="fa-IR"/>
              </w:rPr>
            </w:rPrChange>
          </w:rPr>
          <w:t>‌های</w:t>
        </w:r>
        <w:r w:rsidR="006F7CCF" w:rsidRPr="008D5E80">
          <w:rPr>
            <w:rFonts w:ascii="B Lotus" w:eastAsia="Calibri" w:hAnsi="B Lotus" w:cs="B Lotus"/>
            <w:sz w:val="24"/>
            <w:szCs w:val="24"/>
            <w:rtl/>
            <w:lang w:bidi="fa-IR"/>
            <w:rPrChange w:id="9712"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hint="cs"/>
          <w:sz w:val="24"/>
          <w:szCs w:val="24"/>
          <w:rtl/>
          <w:lang w:bidi="fa-IR"/>
          <w:rPrChange w:id="9713" w:author="Mehrnazi Boojari" w:date="2019-01-13T01:23:00Z">
            <w:rPr>
              <w:rFonts w:ascii="B Lotus" w:eastAsia="Calibri" w:hAnsi="B Lotus" w:cs="B Lotus" w:hint="cs"/>
              <w:b/>
              <w:bCs/>
              <w:color w:val="000000" w:themeColor="text1"/>
              <w:sz w:val="24"/>
              <w:szCs w:val="24"/>
              <w:rtl/>
              <w:lang w:bidi="fa-IR"/>
            </w:rPr>
          </w:rPrChange>
        </w:rPr>
        <w:t>اجتماعی</w:t>
      </w:r>
      <w:r w:rsidRPr="008D5E80">
        <w:rPr>
          <w:rFonts w:ascii="B Lotus" w:eastAsia="Calibri" w:hAnsi="B Lotus" w:cs="B Lotus"/>
          <w:sz w:val="24"/>
          <w:szCs w:val="24"/>
          <w:rtl/>
          <w:lang w:bidi="fa-IR"/>
          <w:rPrChange w:id="9714"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15" w:author="Mehrnazi Boojari" w:date="2019-01-13T01:23:00Z">
            <w:rPr>
              <w:rFonts w:ascii="B Lotus" w:eastAsia="Calibri" w:hAnsi="B Lotus" w:cs="B Lotus" w:hint="cs"/>
              <w:b/>
              <w:bCs/>
              <w:color w:val="000000" w:themeColor="text1"/>
              <w:sz w:val="24"/>
              <w:szCs w:val="24"/>
              <w:rtl/>
              <w:lang w:bidi="fa-IR"/>
            </w:rPr>
          </w:rPrChange>
        </w:rPr>
        <w:t>و</w:t>
      </w:r>
      <w:r w:rsidRPr="008D5E80">
        <w:rPr>
          <w:rFonts w:ascii="B Lotus" w:eastAsia="Calibri" w:hAnsi="B Lotus" w:cs="B Lotus"/>
          <w:sz w:val="24"/>
          <w:szCs w:val="24"/>
          <w:rtl/>
          <w:lang w:bidi="fa-IR"/>
          <w:rPrChange w:id="9716"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17" w:author="Mehrnazi Boojari" w:date="2019-01-13T01:23:00Z">
            <w:rPr>
              <w:rFonts w:ascii="B Lotus" w:eastAsia="Calibri" w:hAnsi="B Lotus" w:cs="B Lotus" w:hint="cs"/>
              <w:b/>
              <w:bCs/>
              <w:color w:val="000000" w:themeColor="text1"/>
              <w:sz w:val="24"/>
              <w:szCs w:val="24"/>
              <w:rtl/>
              <w:lang w:bidi="fa-IR"/>
            </w:rPr>
          </w:rPrChange>
        </w:rPr>
        <w:t>فرهنگی</w:t>
      </w:r>
      <w:r w:rsidRPr="008D5E80">
        <w:rPr>
          <w:rFonts w:ascii="B Lotus" w:eastAsia="Calibri" w:hAnsi="B Lotus" w:cs="B Lotus" w:hint="cs"/>
          <w:sz w:val="24"/>
          <w:szCs w:val="24"/>
          <w:rtl/>
          <w:lang w:bidi="fa-IR"/>
        </w:rPr>
        <w:t xml:space="preserve"> تا</w:t>
      </w:r>
      <w:ins w:id="9718" w:author="Mehrnazi Boojari" w:date="2019-01-13T01:24:00Z">
        <w:r w:rsidR="00FF15FC">
          <w:rPr>
            <w:rFonts w:ascii="B Lotus" w:eastAsia="Calibri" w:hAnsi="B Lotus" w:cs="Times New Roman" w:hint="eastAsia"/>
            <w:sz w:val="24"/>
            <w:szCs w:val="24"/>
            <w:rtl/>
            <w:lang w:bidi="fa-IR"/>
          </w:rPr>
          <w:t> </w:t>
        </w:r>
      </w:ins>
      <w:r w:rsidRPr="008D5E80">
        <w:rPr>
          <w:rFonts w:ascii="B Lotus" w:eastAsia="Calibri" w:hAnsi="B Lotus" w:cs="B Lotus" w:hint="cs"/>
          <w:sz w:val="24"/>
          <w:szCs w:val="24"/>
          <w:rtl/>
          <w:lang w:bidi="fa-IR"/>
        </w:rPr>
        <w:t>حدودی تعریف شده که این شاخص</w:t>
      </w:r>
      <w:del w:id="9719" w:author="Mehrnazi Boojari" w:date="2019-01-07T09:45:00Z">
        <w:r w:rsidRPr="008D5E80" w:rsidDel="006F7CCF">
          <w:rPr>
            <w:rFonts w:ascii="B Lotus" w:eastAsia="Calibri" w:hAnsi="B Lotus" w:cs="B Lotus" w:hint="cs"/>
            <w:sz w:val="24"/>
            <w:szCs w:val="24"/>
            <w:rtl/>
            <w:lang w:bidi="fa-IR"/>
          </w:rPr>
          <w:delText xml:space="preserve"> ها </w:delText>
        </w:r>
      </w:del>
      <w:ins w:id="9720" w:author="Mehrnazi Boojari" w:date="2019-01-07T09:45:00Z">
        <w:r w:rsidR="006F7CCF" w:rsidRPr="00FF15FC">
          <w:rPr>
            <w:rFonts w:ascii="B Lotus" w:eastAsia="Calibri" w:hAnsi="B Lotus" w:cs="B Lotus" w:hint="cs"/>
            <w:sz w:val="24"/>
            <w:szCs w:val="24"/>
            <w:rtl/>
            <w:lang w:bidi="fa-IR"/>
          </w:rPr>
          <w:t xml:space="preserve">‌ها </w:t>
        </w:r>
      </w:ins>
      <w:r w:rsidRPr="00FF15FC">
        <w:rPr>
          <w:rFonts w:ascii="B Lotus" w:eastAsia="Calibri" w:hAnsi="B Lotus" w:cs="B Lotus" w:hint="cs"/>
          <w:sz w:val="24"/>
          <w:szCs w:val="24"/>
          <w:rtl/>
          <w:lang w:bidi="fa-IR"/>
        </w:rPr>
        <w:t>به</w:t>
      </w:r>
      <w:ins w:id="9721" w:author="Mehrnazi Boojari" w:date="2019-01-13T01:24:00Z">
        <w:r w:rsidR="00FF15FC">
          <w:rPr>
            <w:rFonts w:ascii="B Lotus" w:eastAsia="Calibri" w:hAnsi="B Lotus" w:cs="B Nazanin" w:hint="cs"/>
            <w:sz w:val="24"/>
            <w:szCs w:val="24"/>
            <w:rtl/>
            <w:lang w:bidi="fa-IR"/>
          </w:rPr>
          <w:t>‌</w:t>
        </w:r>
      </w:ins>
      <w:del w:id="9722" w:author="Mehrnazi Boojari" w:date="2019-01-13T01:24:00Z">
        <w:r w:rsidRPr="00FF15FC" w:rsidDel="00FF15FC">
          <w:rPr>
            <w:rFonts w:ascii="B Lotus" w:eastAsia="Calibri" w:hAnsi="B Lotus" w:cs="B Lotus" w:hint="cs"/>
            <w:sz w:val="24"/>
            <w:szCs w:val="24"/>
            <w:rtl/>
            <w:lang w:bidi="fa-IR"/>
          </w:rPr>
          <w:delText xml:space="preserve"> </w:delText>
        </w:r>
      </w:del>
      <w:r w:rsidRPr="00FF15FC">
        <w:rPr>
          <w:rFonts w:ascii="B Lotus" w:eastAsia="Calibri" w:hAnsi="B Lotus" w:cs="B Lotus" w:hint="cs"/>
          <w:sz w:val="24"/>
          <w:szCs w:val="24"/>
          <w:rtl/>
          <w:lang w:bidi="fa-IR"/>
        </w:rPr>
        <w:t>تفصیل در فصل دوم بیان شده است</w:t>
      </w:r>
      <w:del w:id="9723" w:author="Mehrnazi Boojari" w:date="2019-01-07T09:53:00Z">
        <w:r w:rsidRPr="00FF15FC" w:rsidDel="006F7CCF">
          <w:rPr>
            <w:rFonts w:ascii="B Lotus" w:eastAsia="Calibri" w:hAnsi="B Lotus" w:cs="B Lotus" w:hint="cs"/>
            <w:sz w:val="24"/>
            <w:szCs w:val="24"/>
            <w:rtl/>
            <w:lang w:bidi="fa-IR"/>
          </w:rPr>
          <w:delText xml:space="preserve"> . </w:delText>
        </w:r>
      </w:del>
      <w:ins w:id="9724" w:author="Mehrnazi Boojari" w:date="2019-01-07T09:53:00Z">
        <w:r w:rsidR="006F7CCF" w:rsidRPr="00FF15FC">
          <w:rPr>
            <w:rFonts w:ascii="B Lotus" w:eastAsia="Calibri" w:hAnsi="B Lotus" w:cs="B Lotus" w:hint="cs"/>
            <w:sz w:val="24"/>
            <w:szCs w:val="24"/>
            <w:rtl/>
            <w:lang w:bidi="fa-IR"/>
          </w:rPr>
          <w:t xml:space="preserve">. </w:t>
        </w:r>
      </w:ins>
      <w:r w:rsidRPr="00FF15FC">
        <w:rPr>
          <w:rFonts w:ascii="B Lotus" w:eastAsia="Calibri" w:hAnsi="B Lotus" w:cs="B Lotus" w:hint="cs"/>
          <w:sz w:val="24"/>
          <w:szCs w:val="24"/>
          <w:rtl/>
          <w:lang w:bidi="fa-IR"/>
        </w:rPr>
        <w:t xml:space="preserve">چالش مذکور در ادبیات دینی در ذیل </w:t>
      </w:r>
      <w:r w:rsidRPr="008D5E80">
        <w:rPr>
          <w:rFonts w:ascii="B Lotus" w:eastAsia="Calibri" w:hAnsi="B Lotus" w:cs="B Lotus" w:hint="cs"/>
          <w:sz w:val="24"/>
          <w:szCs w:val="24"/>
          <w:rtl/>
          <w:lang w:bidi="fa-IR"/>
          <w:rPrChange w:id="9725" w:author="Mehrnazi Boojari" w:date="2019-01-13T01:23:00Z">
            <w:rPr>
              <w:rFonts w:ascii="B Lotus" w:eastAsia="Calibri" w:hAnsi="B Lotus" w:cs="B Lotus" w:hint="cs"/>
              <w:b/>
              <w:bCs/>
              <w:color w:val="000000" w:themeColor="text1"/>
              <w:sz w:val="24"/>
              <w:szCs w:val="24"/>
              <w:rtl/>
              <w:lang w:bidi="fa-IR"/>
            </w:rPr>
          </w:rPrChange>
        </w:rPr>
        <w:t>شاخص</w:t>
      </w:r>
      <w:del w:id="9726" w:author="Mehrnazi Boojari" w:date="2019-01-07T09:46:00Z">
        <w:r w:rsidRPr="008D5E80" w:rsidDel="006F7CCF">
          <w:rPr>
            <w:rFonts w:ascii="B Lotus" w:eastAsia="Calibri" w:hAnsi="B Lotus" w:cs="B Lotus"/>
            <w:sz w:val="24"/>
            <w:szCs w:val="24"/>
            <w:rtl/>
            <w:lang w:bidi="fa-IR"/>
            <w:rPrChange w:id="9727" w:author="Mehrnazi Boojari" w:date="2019-01-13T01:23:00Z">
              <w:rPr>
                <w:rFonts w:ascii="B Lotus" w:eastAsia="Calibri" w:hAnsi="B Lotus" w:cs="B Lotus"/>
                <w:b/>
                <w:bCs/>
                <w:color w:val="000000" w:themeColor="text1"/>
                <w:sz w:val="24"/>
                <w:szCs w:val="24"/>
                <w:rtl/>
                <w:lang w:bidi="fa-IR"/>
              </w:rPr>
            </w:rPrChange>
          </w:rPr>
          <w:delText xml:space="preserve"> ها</w:delText>
        </w:r>
        <w:r w:rsidRPr="008D5E80" w:rsidDel="006F7CCF">
          <w:rPr>
            <w:rFonts w:ascii="B Lotus" w:eastAsia="Calibri" w:hAnsi="B Lotus" w:cs="B Lotus" w:hint="cs"/>
            <w:sz w:val="24"/>
            <w:szCs w:val="24"/>
            <w:rtl/>
            <w:lang w:bidi="fa-IR"/>
            <w:rPrChange w:id="9728" w:author="Mehrnazi Boojari" w:date="2019-01-13T01:23:00Z">
              <w:rPr>
                <w:rFonts w:ascii="B Lotus" w:eastAsia="Calibri" w:hAnsi="B Lotus" w:cs="B Lotus" w:hint="cs"/>
                <w:b/>
                <w:bCs/>
                <w:color w:val="000000" w:themeColor="text1"/>
                <w:sz w:val="24"/>
                <w:szCs w:val="24"/>
                <w:rtl/>
                <w:lang w:bidi="fa-IR"/>
              </w:rPr>
            </w:rPrChange>
          </w:rPr>
          <w:delText>ی</w:delText>
        </w:r>
        <w:r w:rsidRPr="008D5E80" w:rsidDel="006F7CCF">
          <w:rPr>
            <w:rFonts w:ascii="B Lotus" w:eastAsia="Calibri" w:hAnsi="B Lotus" w:cs="B Lotus"/>
            <w:sz w:val="24"/>
            <w:szCs w:val="24"/>
            <w:rtl/>
            <w:lang w:bidi="fa-IR"/>
            <w:rPrChange w:id="9729" w:author="Mehrnazi Boojari" w:date="2019-01-13T01:23:00Z">
              <w:rPr>
                <w:rFonts w:ascii="B Lotus" w:eastAsia="Calibri" w:hAnsi="B Lotus" w:cs="B Lotus"/>
                <w:b/>
                <w:bCs/>
                <w:color w:val="000000" w:themeColor="text1"/>
                <w:sz w:val="24"/>
                <w:szCs w:val="24"/>
                <w:rtl/>
                <w:lang w:bidi="fa-IR"/>
              </w:rPr>
            </w:rPrChange>
          </w:rPr>
          <w:delText xml:space="preserve"> </w:delText>
        </w:r>
      </w:del>
      <w:ins w:id="9730" w:author="Mehrnazi Boojari" w:date="2019-01-07T09:46:00Z">
        <w:r w:rsidR="006F7CCF" w:rsidRPr="008D5E80">
          <w:rPr>
            <w:rFonts w:ascii="B Lotus" w:eastAsia="Calibri" w:hAnsi="B Lotus" w:cs="B Lotus" w:hint="cs"/>
            <w:sz w:val="24"/>
            <w:szCs w:val="24"/>
            <w:rtl/>
            <w:lang w:bidi="fa-IR"/>
            <w:rPrChange w:id="9731" w:author="Mehrnazi Boojari" w:date="2019-01-13T01:23:00Z">
              <w:rPr>
                <w:rFonts w:ascii="B Lotus" w:eastAsia="Calibri" w:hAnsi="B Lotus" w:cs="B Lotus" w:hint="cs"/>
                <w:b/>
                <w:bCs/>
                <w:color w:val="000000" w:themeColor="text1"/>
                <w:sz w:val="24"/>
                <w:szCs w:val="24"/>
                <w:rtl/>
                <w:lang w:bidi="fa-IR"/>
              </w:rPr>
            </w:rPrChange>
          </w:rPr>
          <w:t>‌های</w:t>
        </w:r>
        <w:r w:rsidR="006F7CCF" w:rsidRPr="008D5E80">
          <w:rPr>
            <w:rFonts w:ascii="B Lotus" w:eastAsia="Calibri" w:hAnsi="B Lotus" w:cs="B Lotus"/>
            <w:sz w:val="24"/>
            <w:szCs w:val="24"/>
            <w:rtl/>
            <w:lang w:bidi="fa-IR"/>
            <w:rPrChange w:id="9732"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sz w:val="24"/>
          <w:szCs w:val="24"/>
          <w:rtl/>
          <w:lang w:bidi="fa-IR"/>
          <w:rPrChange w:id="9733" w:author="Mehrnazi Boojari" w:date="2019-01-13T01:23:00Z">
            <w:rPr>
              <w:rFonts w:ascii="B Lotus" w:eastAsia="Calibri" w:hAnsi="B Lotus" w:cs="B Lotus"/>
              <w:b/>
              <w:bCs/>
              <w:color w:val="000000" w:themeColor="text1"/>
              <w:sz w:val="24"/>
              <w:szCs w:val="24"/>
              <w:rtl/>
              <w:lang w:bidi="fa-IR"/>
            </w:rPr>
          </w:rPrChange>
        </w:rPr>
        <w:t>1</w:t>
      </w:r>
      <w:ins w:id="9734" w:author="Mehrnazi Boojari" w:date="2019-01-12T23:14:00Z">
        <w:r w:rsidR="00C44BB7" w:rsidRPr="008D5E80">
          <w:rPr>
            <w:rFonts w:ascii="B Lotus" w:eastAsia="Calibri" w:hAnsi="B Lotus" w:cs="B Lotus"/>
            <w:sz w:val="24"/>
            <w:szCs w:val="24"/>
            <w:rtl/>
            <w:lang w:bidi="fa-IR"/>
            <w:rPrChange w:id="9735"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hint="cs"/>
          <w:sz w:val="24"/>
          <w:szCs w:val="24"/>
          <w:rtl/>
          <w:lang w:bidi="fa-IR"/>
          <w:rPrChange w:id="9736" w:author="Mehrnazi Boojari" w:date="2019-01-13T01:23:00Z">
            <w:rPr>
              <w:rFonts w:ascii="B Lotus" w:eastAsia="Calibri" w:hAnsi="B Lotus" w:cs="B Lotus" w:hint="cs"/>
              <w:b/>
              <w:bCs/>
              <w:color w:val="000000" w:themeColor="text1"/>
              <w:sz w:val="24"/>
              <w:szCs w:val="24"/>
              <w:rtl/>
              <w:lang w:bidi="fa-IR"/>
            </w:rPr>
          </w:rPrChange>
        </w:rPr>
        <w:t>و</w:t>
      </w:r>
      <w:ins w:id="9737" w:author="Mehrnazi Boojari" w:date="2019-01-12T23:14:00Z">
        <w:r w:rsidR="00C44BB7" w:rsidRPr="008D5E80">
          <w:rPr>
            <w:rFonts w:ascii="B Lotus" w:eastAsia="Calibri" w:hAnsi="B Lotus" w:cs="B Lotus"/>
            <w:sz w:val="24"/>
            <w:szCs w:val="24"/>
            <w:rtl/>
            <w:lang w:bidi="fa-IR"/>
            <w:rPrChange w:id="9738"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sz w:val="24"/>
          <w:szCs w:val="24"/>
          <w:rtl/>
          <w:lang w:bidi="fa-IR"/>
          <w:rPrChange w:id="9739" w:author="Mehrnazi Boojari" w:date="2019-01-13T01:23:00Z">
            <w:rPr>
              <w:rFonts w:ascii="B Lotus" w:eastAsia="Calibri" w:hAnsi="B Lotus" w:cs="B Lotus"/>
              <w:b/>
              <w:bCs/>
              <w:color w:val="000000" w:themeColor="text1"/>
              <w:sz w:val="24"/>
              <w:szCs w:val="24"/>
              <w:rtl/>
              <w:lang w:bidi="fa-IR"/>
            </w:rPr>
          </w:rPrChange>
        </w:rPr>
        <w:t>7</w:t>
      </w:r>
      <w:ins w:id="9740" w:author="Mehrnazi Boojari" w:date="2019-01-12T23:14:00Z">
        <w:r w:rsidR="00C44BB7" w:rsidRPr="008D5E80">
          <w:rPr>
            <w:rFonts w:ascii="B Lotus" w:eastAsia="Calibri" w:hAnsi="B Lotus" w:cs="B Lotus"/>
            <w:sz w:val="24"/>
            <w:szCs w:val="24"/>
            <w:rtl/>
            <w:lang w:bidi="fa-IR"/>
            <w:rPrChange w:id="9741"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hint="cs"/>
          <w:sz w:val="24"/>
          <w:szCs w:val="24"/>
          <w:rtl/>
          <w:lang w:bidi="fa-IR"/>
          <w:rPrChange w:id="9742" w:author="Mehrnazi Boojari" w:date="2019-01-13T01:23:00Z">
            <w:rPr>
              <w:rFonts w:ascii="B Lotus" w:eastAsia="Calibri" w:hAnsi="B Lotus" w:cs="B Lotus" w:hint="cs"/>
              <w:b/>
              <w:bCs/>
              <w:color w:val="000000" w:themeColor="text1"/>
              <w:sz w:val="24"/>
              <w:szCs w:val="24"/>
              <w:rtl/>
              <w:lang w:bidi="fa-IR"/>
            </w:rPr>
          </w:rPrChange>
        </w:rPr>
        <w:t>و</w:t>
      </w:r>
      <w:ins w:id="9743" w:author="Mehrnazi Boojari" w:date="2019-01-12T23:14:00Z">
        <w:r w:rsidR="00C44BB7" w:rsidRPr="008D5E80">
          <w:rPr>
            <w:rFonts w:ascii="B Lotus" w:eastAsia="Calibri" w:hAnsi="B Lotus" w:cs="B Lotus"/>
            <w:sz w:val="24"/>
            <w:szCs w:val="24"/>
            <w:rtl/>
            <w:lang w:bidi="fa-IR"/>
            <w:rPrChange w:id="9744"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sz w:val="24"/>
          <w:szCs w:val="24"/>
          <w:rtl/>
          <w:lang w:bidi="fa-IR"/>
          <w:rPrChange w:id="9745" w:author="Mehrnazi Boojari" w:date="2019-01-13T01:23:00Z">
            <w:rPr>
              <w:rFonts w:ascii="B Lotus" w:eastAsia="Calibri" w:hAnsi="B Lotus" w:cs="B Lotus"/>
              <w:b/>
              <w:bCs/>
              <w:color w:val="000000" w:themeColor="text1"/>
              <w:sz w:val="24"/>
              <w:szCs w:val="24"/>
              <w:rtl/>
              <w:lang w:bidi="fa-IR"/>
            </w:rPr>
          </w:rPrChange>
        </w:rPr>
        <w:t>2</w:t>
      </w:r>
      <w:ins w:id="9746" w:author="Mehrnazi Boojari" w:date="2019-01-12T23:14:00Z">
        <w:r w:rsidR="00C44BB7" w:rsidRPr="008D5E80">
          <w:rPr>
            <w:rFonts w:ascii="B Lotus" w:eastAsia="Calibri" w:hAnsi="B Lotus" w:cs="B Lotus"/>
            <w:sz w:val="24"/>
            <w:szCs w:val="24"/>
            <w:rtl/>
            <w:lang w:bidi="fa-IR"/>
            <w:rPrChange w:id="9747"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hint="cs"/>
          <w:sz w:val="24"/>
          <w:szCs w:val="24"/>
          <w:rtl/>
          <w:lang w:bidi="fa-IR"/>
          <w:rPrChange w:id="9748" w:author="Mehrnazi Boojari" w:date="2019-01-13T01:23:00Z">
            <w:rPr>
              <w:rFonts w:ascii="B Lotus" w:eastAsia="Calibri" w:hAnsi="B Lotus" w:cs="B Lotus" w:hint="cs"/>
              <w:b/>
              <w:bCs/>
              <w:color w:val="000000" w:themeColor="text1"/>
              <w:sz w:val="24"/>
              <w:szCs w:val="24"/>
              <w:rtl/>
              <w:lang w:bidi="fa-IR"/>
            </w:rPr>
          </w:rPrChange>
        </w:rPr>
        <w:t>و</w:t>
      </w:r>
      <w:ins w:id="9749" w:author="Mehrnazi Boojari" w:date="2019-01-12T23:14:00Z">
        <w:r w:rsidR="00C44BB7" w:rsidRPr="008D5E80">
          <w:rPr>
            <w:rFonts w:ascii="B Lotus" w:eastAsia="Calibri" w:hAnsi="B Lotus" w:cs="B Lotus"/>
            <w:sz w:val="24"/>
            <w:szCs w:val="24"/>
            <w:rtl/>
            <w:lang w:bidi="fa-IR"/>
            <w:rPrChange w:id="9750"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sz w:val="24"/>
          <w:szCs w:val="24"/>
          <w:rtl/>
          <w:lang w:bidi="fa-IR"/>
          <w:rPrChange w:id="9751" w:author="Mehrnazi Boojari" w:date="2019-01-13T01:23:00Z">
            <w:rPr>
              <w:rFonts w:ascii="B Lotus" w:eastAsia="Calibri" w:hAnsi="B Lotus" w:cs="B Lotus"/>
              <w:b/>
              <w:bCs/>
              <w:color w:val="000000" w:themeColor="text1"/>
              <w:sz w:val="24"/>
              <w:szCs w:val="24"/>
              <w:rtl/>
              <w:lang w:bidi="fa-IR"/>
            </w:rPr>
          </w:rPrChange>
        </w:rPr>
        <w:t>5</w:t>
      </w:r>
      <w:r w:rsidRPr="008D5E80">
        <w:rPr>
          <w:rFonts w:ascii="B Lotus" w:eastAsia="Calibri" w:hAnsi="B Lotus" w:cs="B Lotus" w:hint="cs"/>
          <w:sz w:val="24"/>
          <w:szCs w:val="24"/>
          <w:rtl/>
          <w:lang w:bidi="fa-IR"/>
        </w:rPr>
        <w:t xml:space="preserve"> </w:t>
      </w:r>
      <w:r w:rsidRPr="00FF15FC">
        <w:rPr>
          <w:rFonts w:ascii="B Lotus" w:eastAsia="Calibri" w:hAnsi="B Lotus" w:cs="B Lotus" w:hint="cs"/>
          <w:sz w:val="24"/>
          <w:szCs w:val="24"/>
          <w:rtl/>
          <w:lang w:bidi="fa-IR"/>
        </w:rPr>
        <w:t xml:space="preserve">بیان شده در فصل 2 خود را </w:t>
      </w:r>
      <w:del w:id="9752" w:author="Mehrnazi Boojari" w:date="2019-01-07T09:55:00Z">
        <w:r w:rsidRPr="00FF15FC" w:rsidDel="00A31D6F">
          <w:rPr>
            <w:rFonts w:ascii="B Lotus" w:eastAsia="Calibri" w:hAnsi="B Lotus" w:cs="B Lotus" w:hint="cs"/>
            <w:sz w:val="24"/>
            <w:szCs w:val="24"/>
            <w:rtl/>
            <w:lang w:bidi="fa-IR"/>
          </w:rPr>
          <w:delText>به خوبی</w:delText>
        </w:r>
      </w:del>
      <w:ins w:id="9753" w:author="Mehrnazi Boojari" w:date="2019-01-07T09:55:00Z">
        <w:r w:rsidR="00A31D6F" w:rsidRPr="00FF15FC">
          <w:rPr>
            <w:rFonts w:ascii="B Lotus" w:eastAsia="Calibri" w:hAnsi="B Lotus" w:cs="B Lotus" w:hint="cs"/>
            <w:sz w:val="24"/>
            <w:szCs w:val="24"/>
            <w:rtl/>
            <w:lang w:bidi="fa-IR"/>
          </w:rPr>
          <w:t>به‌خوبی</w:t>
        </w:r>
      </w:ins>
      <w:r w:rsidRPr="00FF15FC">
        <w:rPr>
          <w:rFonts w:ascii="B Lotus" w:eastAsia="Calibri" w:hAnsi="B Lotus" w:cs="B Lotus" w:hint="cs"/>
          <w:sz w:val="24"/>
          <w:szCs w:val="24"/>
          <w:rtl/>
          <w:lang w:bidi="fa-IR"/>
        </w:rPr>
        <w:t xml:space="preserve"> نشان</w:t>
      </w:r>
      <w:del w:id="9754" w:author="Mehrnazi Boojari" w:date="2019-01-07T09:49:00Z">
        <w:r w:rsidRPr="00FF15FC" w:rsidDel="006F7CCF">
          <w:rPr>
            <w:rFonts w:ascii="B Lotus" w:eastAsia="Calibri" w:hAnsi="B Lotus" w:cs="B Lotus" w:hint="cs"/>
            <w:sz w:val="24"/>
            <w:szCs w:val="24"/>
            <w:rtl/>
            <w:lang w:bidi="fa-IR"/>
          </w:rPr>
          <w:delText xml:space="preserve"> می </w:delText>
        </w:r>
      </w:del>
      <w:ins w:id="9755" w:author="Mehrnazi Boojari" w:date="2019-01-07T09:49:00Z">
        <w:r w:rsidR="006F7CCF" w:rsidRPr="00FF15FC">
          <w:rPr>
            <w:rFonts w:ascii="B Lotus" w:eastAsia="Calibri" w:hAnsi="B Lotus" w:cs="B Lotus" w:hint="cs"/>
            <w:sz w:val="24"/>
            <w:szCs w:val="24"/>
            <w:rtl/>
            <w:lang w:bidi="fa-IR"/>
          </w:rPr>
          <w:t xml:space="preserve"> می‌</w:t>
        </w:r>
      </w:ins>
      <w:r w:rsidRPr="00A61902">
        <w:rPr>
          <w:rFonts w:ascii="B Lotus" w:eastAsia="Calibri" w:hAnsi="B Lotus" w:cs="B Lotus" w:hint="cs"/>
          <w:sz w:val="24"/>
          <w:szCs w:val="24"/>
          <w:rtl/>
          <w:lang w:bidi="fa-IR"/>
        </w:rPr>
        <w:t xml:space="preserve">دهد. در اسناد بالادستی در بندهای </w:t>
      </w:r>
      <w:r w:rsidRPr="008D5E80">
        <w:rPr>
          <w:rFonts w:ascii="B Lotus" w:eastAsia="Calibri" w:hAnsi="B Lotus" w:cs="B Lotus" w:hint="cs"/>
          <w:sz w:val="24"/>
          <w:szCs w:val="24"/>
          <w:rtl/>
          <w:lang w:bidi="fa-IR"/>
          <w:rPrChange w:id="9756" w:author="Mehrnazi Boojari" w:date="2019-01-13T01:23:00Z">
            <w:rPr>
              <w:rFonts w:ascii="B Lotus" w:eastAsia="Calibri" w:hAnsi="B Lotus" w:cs="B Lotus" w:hint="cs"/>
              <w:b/>
              <w:bCs/>
              <w:color w:val="000000" w:themeColor="text1"/>
              <w:sz w:val="24"/>
              <w:szCs w:val="24"/>
              <w:rtl/>
              <w:lang w:bidi="fa-IR"/>
            </w:rPr>
          </w:rPrChange>
        </w:rPr>
        <w:t>سیاست</w:t>
      </w:r>
      <w:del w:id="9757" w:author="Mehrnazi Boojari" w:date="2019-01-07T09:46:00Z">
        <w:r w:rsidRPr="008D5E80" w:rsidDel="006F7CCF">
          <w:rPr>
            <w:rFonts w:ascii="B Lotus" w:eastAsia="Calibri" w:hAnsi="B Lotus" w:cs="B Lotus"/>
            <w:sz w:val="24"/>
            <w:szCs w:val="24"/>
            <w:rtl/>
            <w:lang w:bidi="fa-IR"/>
            <w:rPrChange w:id="9758" w:author="Mehrnazi Boojari" w:date="2019-01-13T01:23:00Z">
              <w:rPr>
                <w:rFonts w:ascii="B Lotus" w:eastAsia="Calibri" w:hAnsi="B Lotus" w:cs="B Lotus"/>
                <w:b/>
                <w:bCs/>
                <w:color w:val="000000" w:themeColor="text1"/>
                <w:sz w:val="24"/>
                <w:szCs w:val="24"/>
                <w:rtl/>
                <w:lang w:bidi="fa-IR"/>
              </w:rPr>
            </w:rPrChange>
          </w:rPr>
          <w:delText xml:space="preserve"> ها</w:delText>
        </w:r>
        <w:r w:rsidRPr="008D5E80" w:rsidDel="006F7CCF">
          <w:rPr>
            <w:rFonts w:ascii="B Lotus" w:eastAsia="Calibri" w:hAnsi="B Lotus" w:cs="B Lotus" w:hint="cs"/>
            <w:sz w:val="24"/>
            <w:szCs w:val="24"/>
            <w:rtl/>
            <w:lang w:bidi="fa-IR"/>
            <w:rPrChange w:id="9759" w:author="Mehrnazi Boojari" w:date="2019-01-13T01:23:00Z">
              <w:rPr>
                <w:rFonts w:ascii="B Lotus" w:eastAsia="Calibri" w:hAnsi="B Lotus" w:cs="B Lotus" w:hint="cs"/>
                <w:b/>
                <w:bCs/>
                <w:color w:val="000000" w:themeColor="text1"/>
                <w:sz w:val="24"/>
                <w:szCs w:val="24"/>
                <w:rtl/>
                <w:lang w:bidi="fa-IR"/>
              </w:rPr>
            </w:rPrChange>
          </w:rPr>
          <w:delText>ی</w:delText>
        </w:r>
        <w:r w:rsidRPr="008D5E80" w:rsidDel="006F7CCF">
          <w:rPr>
            <w:rFonts w:ascii="B Lotus" w:eastAsia="Calibri" w:hAnsi="B Lotus" w:cs="B Lotus"/>
            <w:sz w:val="24"/>
            <w:szCs w:val="24"/>
            <w:rtl/>
            <w:lang w:bidi="fa-IR"/>
            <w:rPrChange w:id="9760" w:author="Mehrnazi Boojari" w:date="2019-01-13T01:23:00Z">
              <w:rPr>
                <w:rFonts w:ascii="B Lotus" w:eastAsia="Calibri" w:hAnsi="B Lotus" w:cs="B Lotus"/>
                <w:b/>
                <w:bCs/>
                <w:color w:val="000000" w:themeColor="text1"/>
                <w:sz w:val="24"/>
                <w:szCs w:val="24"/>
                <w:rtl/>
                <w:lang w:bidi="fa-IR"/>
              </w:rPr>
            </w:rPrChange>
          </w:rPr>
          <w:delText xml:space="preserve"> </w:delText>
        </w:r>
      </w:del>
      <w:ins w:id="9761" w:author="Mehrnazi Boojari" w:date="2019-01-07T09:46:00Z">
        <w:r w:rsidR="006F7CCF" w:rsidRPr="008D5E80">
          <w:rPr>
            <w:rFonts w:ascii="B Lotus" w:eastAsia="Calibri" w:hAnsi="B Lotus" w:cs="B Lotus" w:hint="cs"/>
            <w:sz w:val="24"/>
            <w:szCs w:val="24"/>
            <w:rtl/>
            <w:lang w:bidi="fa-IR"/>
            <w:rPrChange w:id="9762" w:author="Mehrnazi Boojari" w:date="2019-01-13T01:23:00Z">
              <w:rPr>
                <w:rFonts w:ascii="B Lotus" w:eastAsia="Calibri" w:hAnsi="B Lotus" w:cs="B Lotus" w:hint="cs"/>
                <w:b/>
                <w:bCs/>
                <w:color w:val="000000" w:themeColor="text1"/>
                <w:sz w:val="24"/>
                <w:szCs w:val="24"/>
                <w:rtl/>
                <w:lang w:bidi="fa-IR"/>
              </w:rPr>
            </w:rPrChange>
          </w:rPr>
          <w:t>‌های</w:t>
        </w:r>
        <w:r w:rsidR="006F7CCF" w:rsidRPr="008D5E80">
          <w:rPr>
            <w:rFonts w:ascii="B Lotus" w:eastAsia="Calibri" w:hAnsi="B Lotus" w:cs="B Lotus"/>
            <w:sz w:val="24"/>
            <w:szCs w:val="24"/>
            <w:rtl/>
            <w:lang w:bidi="fa-IR"/>
            <w:rPrChange w:id="9763"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hint="cs"/>
          <w:sz w:val="24"/>
          <w:szCs w:val="24"/>
          <w:rtl/>
          <w:lang w:bidi="fa-IR"/>
          <w:rPrChange w:id="9764" w:author="Mehrnazi Boojari" w:date="2019-01-13T01:23:00Z">
            <w:rPr>
              <w:rFonts w:ascii="B Lotus" w:eastAsia="Calibri" w:hAnsi="B Lotus" w:cs="B Lotus" w:hint="cs"/>
              <w:b/>
              <w:bCs/>
              <w:color w:val="000000" w:themeColor="text1"/>
              <w:sz w:val="24"/>
              <w:szCs w:val="24"/>
              <w:rtl/>
              <w:lang w:bidi="fa-IR"/>
            </w:rPr>
          </w:rPrChange>
        </w:rPr>
        <w:t>کلی</w:t>
      </w:r>
      <w:r w:rsidRPr="008D5E80">
        <w:rPr>
          <w:rFonts w:ascii="B Lotus" w:eastAsia="Calibri" w:hAnsi="B Lotus" w:cs="B Lotus"/>
          <w:sz w:val="24"/>
          <w:szCs w:val="24"/>
          <w:rtl/>
          <w:lang w:bidi="fa-IR"/>
          <w:rPrChange w:id="9765"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66" w:author="Mehrnazi Boojari" w:date="2019-01-13T01:23:00Z">
            <w:rPr>
              <w:rFonts w:ascii="B Lotus" w:eastAsia="Calibri" w:hAnsi="B Lotus" w:cs="B Lotus" w:hint="cs"/>
              <w:b/>
              <w:bCs/>
              <w:color w:val="000000" w:themeColor="text1"/>
              <w:sz w:val="24"/>
              <w:szCs w:val="24"/>
              <w:rtl/>
              <w:lang w:bidi="fa-IR"/>
            </w:rPr>
          </w:rPrChange>
        </w:rPr>
        <w:t>نظام</w:t>
      </w:r>
      <w:r w:rsidRPr="008D5E80">
        <w:rPr>
          <w:rFonts w:ascii="B Lotus" w:eastAsia="Calibri" w:hAnsi="B Lotus" w:cs="B Lotus"/>
          <w:sz w:val="24"/>
          <w:szCs w:val="24"/>
          <w:rtl/>
          <w:lang w:bidi="fa-IR"/>
          <w:rPrChange w:id="9767"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68" w:author="Mehrnazi Boojari" w:date="2019-01-13T01:23:00Z">
            <w:rPr>
              <w:rFonts w:ascii="B Lotus" w:eastAsia="Calibri" w:hAnsi="B Lotus" w:cs="B Lotus" w:hint="cs"/>
              <w:b/>
              <w:bCs/>
              <w:color w:val="000000" w:themeColor="text1"/>
              <w:sz w:val="24"/>
              <w:szCs w:val="24"/>
              <w:rtl/>
              <w:lang w:bidi="fa-IR"/>
            </w:rPr>
          </w:rPrChange>
        </w:rPr>
        <w:t>در</w:t>
      </w:r>
      <w:r w:rsidRPr="008D5E80">
        <w:rPr>
          <w:rFonts w:ascii="B Lotus" w:eastAsia="Calibri" w:hAnsi="B Lotus" w:cs="B Lotus"/>
          <w:sz w:val="24"/>
          <w:szCs w:val="24"/>
          <w:rtl/>
          <w:lang w:bidi="fa-IR"/>
          <w:rPrChange w:id="9769"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70" w:author="Mehrnazi Boojari" w:date="2019-01-13T01:23:00Z">
            <w:rPr>
              <w:rFonts w:ascii="B Lotus" w:eastAsia="Calibri" w:hAnsi="B Lotus" w:cs="B Lotus" w:hint="cs"/>
              <w:b/>
              <w:bCs/>
              <w:color w:val="000000" w:themeColor="text1"/>
              <w:sz w:val="24"/>
              <w:szCs w:val="24"/>
              <w:rtl/>
              <w:lang w:bidi="fa-IR"/>
            </w:rPr>
          </w:rPrChange>
        </w:rPr>
        <w:t>بخش</w:t>
      </w:r>
      <w:r w:rsidRPr="008D5E80">
        <w:rPr>
          <w:rFonts w:ascii="B Lotus" w:eastAsia="Calibri" w:hAnsi="B Lotus" w:cs="B Lotus"/>
          <w:sz w:val="24"/>
          <w:szCs w:val="24"/>
          <w:rtl/>
          <w:lang w:bidi="fa-IR"/>
          <w:rPrChange w:id="9771"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72" w:author="Mehrnazi Boojari" w:date="2019-01-13T01:23:00Z">
            <w:rPr>
              <w:rFonts w:ascii="B Lotus" w:eastAsia="Calibri" w:hAnsi="B Lotus" w:cs="B Lotus" w:hint="cs"/>
              <w:b/>
              <w:bCs/>
              <w:color w:val="000000" w:themeColor="text1"/>
              <w:sz w:val="24"/>
              <w:szCs w:val="24"/>
              <w:rtl/>
              <w:lang w:bidi="fa-IR"/>
            </w:rPr>
          </w:rPrChange>
        </w:rPr>
        <w:t>مسکن</w:t>
      </w:r>
      <w:del w:id="9773" w:author="Mehrnazi Boojari" w:date="2019-01-07T09:47:00Z">
        <w:r w:rsidRPr="008D5E80" w:rsidDel="006F7CCF">
          <w:rPr>
            <w:rFonts w:ascii="B Lotus" w:eastAsia="Calibri" w:hAnsi="B Lotus" w:cs="B Lotus" w:hint="cs"/>
            <w:sz w:val="24"/>
            <w:szCs w:val="24"/>
            <w:rtl/>
            <w:lang w:bidi="fa-IR"/>
          </w:rPr>
          <w:delText xml:space="preserve"> ،</w:delText>
        </w:r>
      </w:del>
      <w:ins w:id="9774" w:author="Mehrnazi Boojari" w:date="2019-01-07T09:47:00Z">
        <w:r w:rsidR="006F7CCF" w:rsidRPr="00FF15FC">
          <w:rPr>
            <w:rFonts w:ascii="B Lotus" w:eastAsia="Calibri" w:hAnsi="B Lotus" w:cs="B Lotus" w:hint="cs"/>
            <w:sz w:val="24"/>
            <w:szCs w:val="24"/>
            <w:rtl/>
            <w:lang w:bidi="fa-IR"/>
          </w:rPr>
          <w:t>،</w:t>
        </w:r>
      </w:ins>
      <w:ins w:id="9775" w:author="Mehrnazi Boojari" w:date="2019-01-12T23:14:00Z">
        <w:r w:rsidR="00C44BB7" w:rsidRPr="00FF15FC">
          <w:rPr>
            <w:rFonts w:ascii="B Lotus" w:eastAsia="Calibri" w:hAnsi="B Lotus" w:cs="B Lotus" w:hint="cs"/>
            <w:sz w:val="24"/>
            <w:szCs w:val="24"/>
            <w:rtl/>
            <w:lang w:bidi="fa-IR"/>
          </w:rPr>
          <w:t xml:space="preserve"> </w:t>
        </w:r>
      </w:ins>
      <w:r w:rsidRPr="00FF15FC">
        <w:rPr>
          <w:rFonts w:ascii="B Lotus" w:eastAsia="Calibri" w:hAnsi="B Lotus" w:cs="B Lotus" w:hint="cs"/>
          <w:sz w:val="24"/>
          <w:szCs w:val="24"/>
          <w:rtl/>
          <w:lang w:bidi="fa-IR"/>
        </w:rPr>
        <w:t xml:space="preserve">در </w:t>
      </w:r>
      <w:r w:rsidRPr="008D5E80">
        <w:rPr>
          <w:rFonts w:ascii="B Lotus" w:eastAsia="Calibri" w:hAnsi="B Lotus" w:cs="B Lotus" w:hint="cs"/>
          <w:sz w:val="24"/>
          <w:szCs w:val="24"/>
          <w:rtl/>
          <w:lang w:bidi="fa-IR"/>
          <w:rPrChange w:id="9776" w:author="Mehrnazi Boojari" w:date="2019-01-13T01:23:00Z">
            <w:rPr>
              <w:rFonts w:ascii="B Lotus" w:eastAsia="Calibri" w:hAnsi="B Lotus" w:cs="B Lotus" w:hint="cs"/>
              <w:b/>
              <w:bCs/>
              <w:color w:val="000000" w:themeColor="text1"/>
              <w:sz w:val="24"/>
              <w:szCs w:val="24"/>
              <w:rtl/>
              <w:lang w:bidi="fa-IR"/>
            </w:rPr>
          </w:rPrChange>
        </w:rPr>
        <w:t>برنامه</w:t>
      </w:r>
      <w:del w:id="9777" w:author="Mehrnazi Boojari" w:date="2019-01-07T09:46:00Z">
        <w:r w:rsidRPr="008D5E80" w:rsidDel="006F7CCF">
          <w:rPr>
            <w:rFonts w:ascii="B Lotus" w:eastAsia="Calibri" w:hAnsi="B Lotus" w:cs="B Lotus"/>
            <w:sz w:val="24"/>
            <w:szCs w:val="24"/>
            <w:rtl/>
            <w:lang w:bidi="fa-IR"/>
            <w:rPrChange w:id="9778" w:author="Mehrnazi Boojari" w:date="2019-01-13T01:23:00Z">
              <w:rPr>
                <w:rFonts w:ascii="B Lotus" w:eastAsia="Calibri" w:hAnsi="B Lotus" w:cs="B Lotus"/>
                <w:b/>
                <w:bCs/>
                <w:color w:val="000000" w:themeColor="text1"/>
                <w:sz w:val="24"/>
                <w:szCs w:val="24"/>
                <w:rtl/>
                <w:lang w:bidi="fa-IR"/>
              </w:rPr>
            </w:rPrChange>
          </w:rPr>
          <w:delText xml:space="preserve"> ها</w:delText>
        </w:r>
        <w:r w:rsidRPr="008D5E80" w:rsidDel="006F7CCF">
          <w:rPr>
            <w:rFonts w:ascii="B Lotus" w:eastAsia="Calibri" w:hAnsi="B Lotus" w:cs="B Lotus" w:hint="cs"/>
            <w:sz w:val="24"/>
            <w:szCs w:val="24"/>
            <w:rtl/>
            <w:lang w:bidi="fa-IR"/>
            <w:rPrChange w:id="9779" w:author="Mehrnazi Boojari" w:date="2019-01-13T01:23:00Z">
              <w:rPr>
                <w:rFonts w:ascii="B Lotus" w:eastAsia="Calibri" w:hAnsi="B Lotus" w:cs="B Lotus" w:hint="cs"/>
                <w:b/>
                <w:bCs/>
                <w:color w:val="000000" w:themeColor="text1"/>
                <w:sz w:val="24"/>
                <w:szCs w:val="24"/>
                <w:rtl/>
                <w:lang w:bidi="fa-IR"/>
              </w:rPr>
            </w:rPrChange>
          </w:rPr>
          <w:delText>ی</w:delText>
        </w:r>
        <w:r w:rsidRPr="008D5E80" w:rsidDel="006F7CCF">
          <w:rPr>
            <w:rFonts w:ascii="B Lotus" w:eastAsia="Calibri" w:hAnsi="B Lotus" w:cs="B Lotus"/>
            <w:sz w:val="24"/>
            <w:szCs w:val="24"/>
            <w:rtl/>
            <w:lang w:bidi="fa-IR"/>
            <w:rPrChange w:id="9780" w:author="Mehrnazi Boojari" w:date="2019-01-13T01:23:00Z">
              <w:rPr>
                <w:rFonts w:ascii="B Lotus" w:eastAsia="Calibri" w:hAnsi="B Lotus" w:cs="B Lotus"/>
                <w:b/>
                <w:bCs/>
                <w:color w:val="000000" w:themeColor="text1"/>
                <w:sz w:val="24"/>
                <w:szCs w:val="24"/>
                <w:rtl/>
                <w:lang w:bidi="fa-IR"/>
              </w:rPr>
            </w:rPrChange>
          </w:rPr>
          <w:delText xml:space="preserve"> </w:delText>
        </w:r>
      </w:del>
      <w:ins w:id="9781" w:author="Mehrnazi Boojari" w:date="2019-01-07T09:46:00Z">
        <w:r w:rsidR="006F7CCF" w:rsidRPr="008D5E80">
          <w:rPr>
            <w:rFonts w:ascii="B Lotus" w:eastAsia="Calibri" w:hAnsi="B Lotus" w:cs="B Lotus" w:hint="cs"/>
            <w:sz w:val="24"/>
            <w:szCs w:val="24"/>
            <w:rtl/>
            <w:lang w:bidi="fa-IR"/>
            <w:rPrChange w:id="9782" w:author="Mehrnazi Boojari" w:date="2019-01-13T01:23:00Z">
              <w:rPr>
                <w:rFonts w:ascii="B Lotus" w:eastAsia="Calibri" w:hAnsi="B Lotus" w:cs="B Lotus" w:hint="cs"/>
                <w:b/>
                <w:bCs/>
                <w:color w:val="000000" w:themeColor="text1"/>
                <w:sz w:val="24"/>
                <w:szCs w:val="24"/>
                <w:rtl/>
                <w:lang w:bidi="fa-IR"/>
              </w:rPr>
            </w:rPrChange>
          </w:rPr>
          <w:t>‌های</w:t>
        </w:r>
        <w:r w:rsidR="006F7CCF" w:rsidRPr="008D5E80">
          <w:rPr>
            <w:rFonts w:ascii="B Lotus" w:eastAsia="Calibri" w:hAnsi="B Lotus" w:cs="B Lotus"/>
            <w:sz w:val="24"/>
            <w:szCs w:val="24"/>
            <w:rtl/>
            <w:lang w:bidi="fa-IR"/>
            <w:rPrChange w:id="9783" w:author="Mehrnazi Boojari" w:date="2019-01-13T01:23:00Z">
              <w:rPr>
                <w:rFonts w:ascii="B Lotus" w:eastAsia="Calibri" w:hAnsi="B Lotus" w:cs="B Lotus"/>
                <w:b/>
                <w:bCs/>
                <w:color w:val="000000" w:themeColor="text1"/>
                <w:sz w:val="24"/>
                <w:szCs w:val="24"/>
                <w:rtl/>
                <w:lang w:bidi="fa-IR"/>
              </w:rPr>
            </w:rPrChange>
          </w:rPr>
          <w:t xml:space="preserve"> </w:t>
        </w:r>
      </w:ins>
      <w:r w:rsidRPr="008D5E80">
        <w:rPr>
          <w:rFonts w:ascii="B Lotus" w:eastAsia="Calibri" w:hAnsi="B Lotus" w:cs="B Lotus" w:hint="cs"/>
          <w:sz w:val="24"/>
          <w:szCs w:val="24"/>
          <w:rtl/>
          <w:lang w:bidi="fa-IR"/>
          <w:rPrChange w:id="9784" w:author="Mehrnazi Boojari" w:date="2019-01-13T01:23:00Z">
            <w:rPr>
              <w:rFonts w:ascii="B Lotus" w:eastAsia="Calibri" w:hAnsi="B Lotus" w:cs="B Lotus" w:hint="cs"/>
              <w:b/>
              <w:bCs/>
              <w:color w:val="000000" w:themeColor="text1"/>
              <w:sz w:val="24"/>
              <w:szCs w:val="24"/>
              <w:rtl/>
              <w:lang w:bidi="fa-IR"/>
            </w:rPr>
          </w:rPrChange>
        </w:rPr>
        <w:t>سوم</w:t>
      </w:r>
      <w:r w:rsidRPr="008D5E80">
        <w:rPr>
          <w:rFonts w:ascii="B Lotus" w:eastAsia="Calibri" w:hAnsi="B Lotus" w:cs="B Lotus"/>
          <w:sz w:val="24"/>
          <w:szCs w:val="24"/>
          <w:rtl/>
          <w:lang w:bidi="fa-IR"/>
          <w:rPrChange w:id="9785"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86" w:author="Mehrnazi Boojari" w:date="2019-01-13T01:23:00Z">
            <w:rPr>
              <w:rFonts w:ascii="B Lotus" w:eastAsia="Calibri" w:hAnsi="B Lotus" w:cs="B Lotus" w:hint="cs"/>
              <w:b/>
              <w:bCs/>
              <w:color w:val="000000" w:themeColor="text1"/>
              <w:sz w:val="24"/>
              <w:szCs w:val="24"/>
              <w:rtl/>
              <w:lang w:bidi="fa-IR"/>
            </w:rPr>
          </w:rPrChange>
        </w:rPr>
        <w:t>و</w:t>
      </w:r>
      <w:r w:rsidRPr="008D5E80">
        <w:rPr>
          <w:rFonts w:ascii="B Lotus" w:eastAsia="Calibri" w:hAnsi="B Lotus" w:cs="B Lotus"/>
          <w:sz w:val="24"/>
          <w:szCs w:val="24"/>
          <w:rtl/>
          <w:lang w:bidi="fa-IR"/>
          <w:rPrChange w:id="9787"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88" w:author="Mehrnazi Boojari" w:date="2019-01-13T01:23:00Z">
            <w:rPr>
              <w:rFonts w:ascii="B Lotus" w:eastAsia="Calibri" w:hAnsi="B Lotus" w:cs="B Lotus" w:hint="cs"/>
              <w:b/>
              <w:bCs/>
              <w:color w:val="000000" w:themeColor="text1"/>
              <w:sz w:val="24"/>
              <w:szCs w:val="24"/>
              <w:rtl/>
              <w:lang w:bidi="fa-IR"/>
            </w:rPr>
          </w:rPrChange>
        </w:rPr>
        <w:t>چهارم</w:t>
      </w:r>
      <w:r w:rsidRPr="008D5E80">
        <w:rPr>
          <w:rFonts w:ascii="B Lotus" w:eastAsia="Calibri" w:hAnsi="B Lotus" w:cs="B Lotus"/>
          <w:sz w:val="24"/>
          <w:szCs w:val="24"/>
          <w:rtl/>
          <w:lang w:bidi="fa-IR"/>
          <w:rPrChange w:id="9789"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90" w:author="Mehrnazi Boojari" w:date="2019-01-13T01:23:00Z">
            <w:rPr>
              <w:rFonts w:ascii="B Lotus" w:eastAsia="Calibri" w:hAnsi="B Lotus" w:cs="B Lotus" w:hint="cs"/>
              <w:b/>
              <w:bCs/>
              <w:color w:val="000000" w:themeColor="text1"/>
              <w:sz w:val="24"/>
              <w:szCs w:val="24"/>
              <w:rtl/>
              <w:lang w:bidi="fa-IR"/>
            </w:rPr>
          </w:rPrChange>
        </w:rPr>
        <w:t>و</w:t>
      </w:r>
      <w:r w:rsidRPr="008D5E80">
        <w:rPr>
          <w:rFonts w:ascii="B Lotus" w:eastAsia="Calibri" w:hAnsi="B Lotus" w:cs="B Lotus"/>
          <w:sz w:val="24"/>
          <w:szCs w:val="24"/>
          <w:rtl/>
          <w:lang w:bidi="fa-IR"/>
          <w:rPrChange w:id="9791"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92" w:author="Mehrnazi Boojari" w:date="2019-01-13T01:23:00Z">
            <w:rPr>
              <w:rFonts w:ascii="B Lotus" w:eastAsia="Calibri" w:hAnsi="B Lotus" w:cs="B Lotus" w:hint="cs"/>
              <w:b/>
              <w:bCs/>
              <w:color w:val="000000" w:themeColor="text1"/>
              <w:sz w:val="24"/>
              <w:szCs w:val="24"/>
              <w:rtl/>
              <w:lang w:bidi="fa-IR"/>
            </w:rPr>
          </w:rPrChange>
        </w:rPr>
        <w:t>پنجم</w:t>
      </w:r>
      <w:r w:rsidRPr="008D5E80">
        <w:rPr>
          <w:rFonts w:ascii="B Lotus" w:eastAsia="Calibri" w:hAnsi="B Lotus" w:cs="B Lotus"/>
          <w:sz w:val="24"/>
          <w:szCs w:val="24"/>
          <w:rtl/>
          <w:lang w:bidi="fa-IR"/>
          <w:rPrChange w:id="9793"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94" w:author="Mehrnazi Boojari" w:date="2019-01-13T01:23:00Z">
            <w:rPr>
              <w:rFonts w:ascii="B Lotus" w:eastAsia="Calibri" w:hAnsi="B Lotus" w:cs="B Lotus" w:hint="cs"/>
              <w:b/>
              <w:bCs/>
              <w:color w:val="000000" w:themeColor="text1"/>
              <w:sz w:val="24"/>
              <w:szCs w:val="24"/>
              <w:rtl/>
              <w:lang w:bidi="fa-IR"/>
            </w:rPr>
          </w:rPrChange>
        </w:rPr>
        <w:t>توسعه</w:t>
      </w:r>
      <w:r w:rsidRPr="008D5E80">
        <w:rPr>
          <w:rFonts w:ascii="B Lotus" w:eastAsia="Calibri" w:hAnsi="B Lotus" w:cs="B Lotus"/>
          <w:sz w:val="24"/>
          <w:szCs w:val="24"/>
          <w:rtl/>
          <w:lang w:bidi="fa-IR"/>
          <w:rPrChange w:id="9795"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96" w:author="Mehrnazi Boojari" w:date="2019-01-13T01:23:00Z">
            <w:rPr>
              <w:rFonts w:ascii="B Lotus" w:eastAsia="Calibri" w:hAnsi="B Lotus" w:cs="B Lotus" w:hint="cs"/>
              <w:b/>
              <w:bCs/>
              <w:color w:val="000000" w:themeColor="text1"/>
              <w:sz w:val="24"/>
              <w:szCs w:val="24"/>
              <w:rtl/>
              <w:lang w:bidi="fa-IR"/>
            </w:rPr>
          </w:rPrChange>
        </w:rPr>
        <w:t>در</w:t>
      </w:r>
      <w:r w:rsidRPr="008D5E80">
        <w:rPr>
          <w:rFonts w:ascii="B Lotus" w:eastAsia="Calibri" w:hAnsi="B Lotus" w:cs="B Lotus"/>
          <w:sz w:val="24"/>
          <w:szCs w:val="24"/>
          <w:rtl/>
          <w:lang w:bidi="fa-IR"/>
          <w:rPrChange w:id="9797"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798" w:author="Mehrnazi Boojari" w:date="2019-01-13T01:23:00Z">
            <w:rPr>
              <w:rFonts w:ascii="B Lotus" w:eastAsia="Calibri" w:hAnsi="B Lotus" w:cs="B Lotus" w:hint="cs"/>
              <w:b/>
              <w:bCs/>
              <w:color w:val="000000" w:themeColor="text1"/>
              <w:sz w:val="24"/>
              <w:szCs w:val="24"/>
              <w:rtl/>
              <w:lang w:bidi="fa-IR"/>
            </w:rPr>
          </w:rPrChange>
        </w:rPr>
        <w:t>کشور</w:t>
      </w:r>
      <w:r w:rsidRPr="008D5E80">
        <w:rPr>
          <w:rFonts w:ascii="B Lotus" w:eastAsia="Calibri" w:hAnsi="B Lotus" w:cs="B Lotus" w:hint="cs"/>
          <w:sz w:val="24"/>
          <w:szCs w:val="24"/>
          <w:rtl/>
          <w:lang w:bidi="fa-IR"/>
        </w:rPr>
        <w:t xml:space="preserve"> و همچنین در </w:t>
      </w:r>
      <w:r w:rsidRPr="008D5E80">
        <w:rPr>
          <w:rFonts w:ascii="B Lotus" w:eastAsia="Calibri" w:hAnsi="B Lotus" w:cs="B Lotus" w:hint="cs"/>
          <w:sz w:val="24"/>
          <w:szCs w:val="24"/>
          <w:rtl/>
          <w:lang w:bidi="fa-IR"/>
          <w:rPrChange w:id="9799" w:author="Mehrnazi Boojari" w:date="2019-01-13T01:23:00Z">
            <w:rPr>
              <w:rFonts w:ascii="B Lotus" w:eastAsia="Calibri" w:hAnsi="B Lotus" w:cs="B Lotus" w:hint="cs"/>
              <w:b/>
              <w:bCs/>
              <w:color w:val="000000" w:themeColor="text1"/>
              <w:sz w:val="24"/>
              <w:szCs w:val="24"/>
              <w:rtl/>
              <w:lang w:bidi="fa-IR"/>
            </w:rPr>
          </w:rPrChange>
        </w:rPr>
        <w:t>طرح</w:t>
      </w:r>
      <w:r w:rsidRPr="008D5E80">
        <w:rPr>
          <w:rFonts w:ascii="B Lotus" w:eastAsia="Calibri" w:hAnsi="B Lotus" w:cs="B Lotus"/>
          <w:sz w:val="24"/>
          <w:szCs w:val="24"/>
          <w:rtl/>
          <w:lang w:bidi="fa-IR"/>
          <w:rPrChange w:id="9800"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01" w:author="Mehrnazi Boojari" w:date="2019-01-13T01:23:00Z">
            <w:rPr>
              <w:rFonts w:ascii="B Lotus" w:eastAsia="Calibri" w:hAnsi="B Lotus" w:cs="B Lotus" w:hint="cs"/>
              <w:b/>
              <w:bCs/>
              <w:color w:val="000000" w:themeColor="text1"/>
              <w:sz w:val="24"/>
              <w:szCs w:val="24"/>
              <w:rtl/>
              <w:lang w:bidi="fa-IR"/>
            </w:rPr>
          </w:rPrChange>
        </w:rPr>
        <w:t>جامع</w:t>
      </w:r>
      <w:r w:rsidRPr="008D5E80">
        <w:rPr>
          <w:rFonts w:ascii="B Lotus" w:eastAsia="Calibri" w:hAnsi="B Lotus" w:cs="B Lotus"/>
          <w:sz w:val="24"/>
          <w:szCs w:val="24"/>
          <w:rtl/>
          <w:lang w:bidi="fa-IR"/>
          <w:rPrChange w:id="9802"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03" w:author="Mehrnazi Boojari" w:date="2019-01-13T01:23:00Z">
            <w:rPr>
              <w:rFonts w:ascii="B Lotus" w:eastAsia="Calibri" w:hAnsi="B Lotus" w:cs="B Lotus" w:hint="cs"/>
              <w:b/>
              <w:bCs/>
              <w:color w:val="000000" w:themeColor="text1"/>
              <w:sz w:val="24"/>
              <w:szCs w:val="24"/>
              <w:rtl/>
              <w:lang w:bidi="fa-IR"/>
            </w:rPr>
          </w:rPrChange>
        </w:rPr>
        <w:t>مسکن</w:t>
      </w:r>
      <w:r w:rsidRPr="008D5E80">
        <w:rPr>
          <w:rFonts w:ascii="B Lotus" w:eastAsia="Calibri" w:hAnsi="B Lotus" w:cs="B Lotus"/>
          <w:sz w:val="24"/>
          <w:szCs w:val="24"/>
          <w:rtl/>
          <w:lang w:bidi="fa-IR"/>
          <w:rPrChange w:id="9804"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05" w:author="Mehrnazi Boojari" w:date="2019-01-13T01:23:00Z">
            <w:rPr>
              <w:rFonts w:ascii="B Lotus" w:eastAsia="Calibri" w:hAnsi="B Lotus" w:cs="B Lotus" w:hint="cs"/>
              <w:b/>
              <w:bCs/>
              <w:color w:val="000000" w:themeColor="text1"/>
              <w:sz w:val="24"/>
              <w:szCs w:val="24"/>
              <w:rtl/>
              <w:lang w:bidi="fa-IR"/>
            </w:rPr>
          </w:rPrChange>
        </w:rPr>
        <w:t>روستایی</w:t>
      </w:r>
      <w:r w:rsidRPr="008D5E80">
        <w:rPr>
          <w:rFonts w:ascii="B Lotus" w:eastAsia="Calibri" w:hAnsi="B Lotus" w:cs="B Lotus" w:hint="cs"/>
          <w:sz w:val="24"/>
          <w:szCs w:val="24"/>
          <w:rtl/>
          <w:lang w:bidi="fa-IR"/>
        </w:rPr>
        <w:t xml:space="preserve"> بدان پرداخته شده است</w:t>
      </w:r>
      <w:del w:id="9806" w:author="Mehrnazi Boojari" w:date="2019-01-07T09:53:00Z">
        <w:r w:rsidRPr="00FF15FC" w:rsidDel="006F7CCF">
          <w:rPr>
            <w:rFonts w:ascii="B Lotus" w:eastAsia="Calibri" w:hAnsi="B Lotus" w:cs="B Lotus" w:hint="cs"/>
            <w:sz w:val="24"/>
            <w:szCs w:val="24"/>
            <w:rtl/>
            <w:lang w:bidi="fa-IR"/>
          </w:rPr>
          <w:delText xml:space="preserve"> . </w:delText>
        </w:r>
      </w:del>
      <w:ins w:id="9807" w:author="Mehrnazi Boojari" w:date="2019-01-07T09:53:00Z">
        <w:r w:rsidR="006F7CCF" w:rsidRPr="00FF15FC">
          <w:rPr>
            <w:rFonts w:ascii="B Lotus" w:eastAsia="Calibri" w:hAnsi="B Lotus" w:cs="B Lotus" w:hint="cs"/>
            <w:sz w:val="24"/>
            <w:szCs w:val="24"/>
            <w:rtl/>
            <w:lang w:bidi="fa-IR"/>
          </w:rPr>
          <w:t xml:space="preserve">. </w:t>
        </w:r>
      </w:ins>
      <w:r w:rsidRPr="00FF15FC">
        <w:rPr>
          <w:rFonts w:ascii="B Lotus" w:eastAsia="Calibri" w:hAnsi="B Lotus" w:cs="B Lotus" w:hint="cs"/>
          <w:sz w:val="24"/>
          <w:szCs w:val="24"/>
          <w:rtl/>
          <w:lang w:bidi="fa-IR"/>
        </w:rPr>
        <w:t>در وضعیت فعلی</w:t>
      </w:r>
      <w:del w:id="9808" w:author="Mehrnazi Boojari" w:date="2019-01-13T01:25:00Z">
        <w:r w:rsidRPr="00FF15FC" w:rsidDel="00FF15FC">
          <w:rPr>
            <w:rFonts w:ascii="B Lotus" w:eastAsia="Calibri" w:hAnsi="B Lotus" w:cs="B Lotus" w:hint="cs"/>
            <w:sz w:val="24"/>
            <w:szCs w:val="24"/>
            <w:rtl/>
            <w:lang w:bidi="fa-IR"/>
          </w:rPr>
          <w:delText xml:space="preserve">؛ </w:delText>
        </w:r>
      </w:del>
      <w:ins w:id="9809" w:author="Mehrnazi Boojari" w:date="2019-01-13T01:25:00Z">
        <w:r w:rsidR="00FF15FC">
          <w:rPr>
            <w:rFonts w:ascii="B Lotus" w:eastAsia="Calibri" w:hAnsi="B Lotus" w:cs="B Lotus" w:hint="cs"/>
            <w:sz w:val="24"/>
            <w:szCs w:val="24"/>
            <w:rtl/>
            <w:lang w:bidi="fa-IR"/>
          </w:rPr>
          <w:t>،</w:t>
        </w:r>
        <w:r w:rsidR="00FF15FC" w:rsidRPr="00FF15FC">
          <w:rPr>
            <w:rFonts w:ascii="B Lotus" w:eastAsia="Calibri" w:hAnsi="B Lotus" w:cs="B Lotus" w:hint="cs"/>
            <w:sz w:val="24"/>
            <w:szCs w:val="24"/>
            <w:rtl/>
            <w:lang w:bidi="fa-IR"/>
          </w:rPr>
          <w:t xml:space="preserve"> </w:t>
        </w:r>
      </w:ins>
      <w:r w:rsidRPr="00FF15FC">
        <w:rPr>
          <w:rFonts w:ascii="B Lotus" w:eastAsia="Calibri" w:hAnsi="B Lotus" w:cs="B Lotus" w:hint="cs"/>
          <w:sz w:val="24"/>
          <w:szCs w:val="24"/>
          <w:rtl/>
          <w:lang w:bidi="fa-IR"/>
        </w:rPr>
        <w:t>شاخص</w:t>
      </w:r>
      <w:del w:id="9810" w:author="Mehrnazi Boojari" w:date="2019-01-07T09:46:00Z">
        <w:r w:rsidRPr="00FF15FC" w:rsidDel="006F7CCF">
          <w:rPr>
            <w:rFonts w:ascii="B Lotus" w:eastAsia="Calibri" w:hAnsi="B Lotus" w:cs="B Lotus" w:hint="cs"/>
            <w:sz w:val="24"/>
            <w:szCs w:val="24"/>
            <w:rtl/>
            <w:lang w:bidi="fa-IR"/>
          </w:rPr>
          <w:delText xml:space="preserve"> های </w:delText>
        </w:r>
      </w:del>
      <w:ins w:id="9811" w:author="Mehrnazi Boojari" w:date="2019-01-07T09:46:00Z">
        <w:r w:rsidR="006F7CCF" w:rsidRPr="00FF15FC">
          <w:rPr>
            <w:rFonts w:ascii="B Lotus" w:eastAsia="Calibri" w:hAnsi="B Lotus" w:cs="B Lotus" w:hint="cs"/>
            <w:sz w:val="24"/>
            <w:szCs w:val="24"/>
            <w:rtl/>
            <w:lang w:bidi="fa-IR"/>
          </w:rPr>
          <w:t xml:space="preserve">‌های </w:t>
        </w:r>
      </w:ins>
      <w:r w:rsidRPr="00FF15FC">
        <w:rPr>
          <w:rFonts w:ascii="B Lotus" w:eastAsia="Calibri" w:hAnsi="B Lotus" w:cs="B Lotus" w:hint="cs"/>
          <w:sz w:val="24"/>
          <w:szCs w:val="24"/>
          <w:rtl/>
          <w:lang w:bidi="fa-IR"/>
        </w:rPr>
        <w:t xml:space="preserve">همچون </w:t>
      </w:r>
      <w:del w:id="9812" w:author="Mehrnazi Boojari" w:date="2019-01-07T23:59:00Z">
        <w:r w:rsidRPr="008D5E80" w:rsidDel="008E2EB9">
          <w:rPr>
            <w:rFonts w:ascii="B Lotus" w:eastAsia="Calibri" w:hAnsi="B Lotus" w:cs="B Lotus" w:hint="cs"/>
            <w:sz w:val="24"/>
            <w:szCs w:val="24"/>
            <w:rtl/>
            <w:lang w:bidi="fa-IR"/>
            <w:rPrChange w:id="9813" w:author="Mehrnazi Boojari" w:date="2019-01-13T01:23:00Z">
              <w:rPr>
                <w:rFonts w:ascii="B Lotus" w:eastAsia="Calibri" w:hAnsi="B Lotus" w:cs="B Lotus" w:hint="cs"/>
                <w:b/>
                <w:bCs/>
                <w:color w:val="000000" w:themeColor="text1"/>
                <w:sz w:val="24"/>
                <w:szCs w:val="24"/>
                <w:rtl/>
                <w:lang w:bidi="fa-IR"/>
              </w:rPr>
            </w:rPrChange>
          </w:rPr>
          <w:delText>پائین</w:delText>
        </w:r>
      </w:del>
      <w:ins w:id="9814" w:author="Mehrnazi Boojari" w:date="2019-01-07T23:59:00Z">
        <w:r w:rsidR="008E2EB9" w:rsidRPr="008D5E80">
          <w:rPr>
            <w:rFonts w:ascii="B Lotus" w:eastAsia="Calibri" w:hAnsi="B Lotus" w:cs="B Lotus" w:hint="cs"/>
            <w:sz w:val="24"/>
            <w:szCs w:val="24"/>
            <w:rtl/>
            <w:lang w:bidi="fa-IR"/>
            <w:rPrChange w:id="9815" w:author="Mehrnazi Boojari" w:date="2019-01-13T01:23:00Z">
              <w:rPr>
                <w:rFonts w:ascii="B Lotus" w:eastAsia="Calibri" w:hAnsi="B Lotus" w:cs="B Lotus" w:hint="cs"/>
                <w:b/>
                <w:bCs/>
                <w:color w:val="000000" w:themeColor="text1"/>
                <w:sz w:val="24"/>
                <w:szCs w:val="24"/>
                <w:rtl/>
                <w:lang w:bidi="fa-IR"/>
              </w:rPr>
            </w:rPrChange>
          </w:rPr>
          <w:t>پایین</w:t>
        </w:r>
      </w:ins>
      <w:ins w:id="9816" w:author="Mehrnazi Boojari" w:date="2019-01-13T01:25:00Z">
        <w:r w:rsidR="00A61902">
          <w:rPr>
            <w:rFonts w:ascii="B Lotus" w:eastAsia="Calibri" w:hAnsi="B Lotus" w:cs="B Nazanin" w:hint="cs"/>
            <w:sz w:val="24"/>
            <w:szCs w:val="24"/>
            <w:rtl/>
            <w:lang w:bidi="fa-IR"/>
          </w:rPr>
          <w:t>‌</w:t>
        </w:r>
      </w:ins>
      <w:del w:id="9817" w:author="Mehrnazi Boojari" w:date="2019-01-13T01:25:00Z">
        <w:r w:rsidRPr="008D5E80" w:rsidDel="00A61902">
          <w:rPr>
            <w:rFonts w:ascii="B Lotus" w:eastAsia="Calibri" w:hAnsi="B Lotus" w:cs="B Lotus"/>
            <w:sz w:val="24"/>
            <w:szCs w:val="24"/>
            <w:rtl/>
            <w:lang w:bidi="fa-IR"/>
            <w:rPrChange w:id="9818" w:author="Mehrnazi Boojari" w:date="2019-01-13T01:23:00Z">
              <w:rPr>
                <w:rFonts w:ascii="B Lotus" w:eastAsia="Calibri" w:hAnsi="B Lotus" w:cs="B Lotus"/>
                <w:b/>
                <w:bCs/>
                <w:color w:val="000000" w:themeColor="text1"/>
                <w:sz w:val="24"/>
                <w:szCs w:val="24"/>
                <w:rtl/>
                <w:lang w:bidi="fa-IR"/>
              </w:rPr>
            </w:rPrChange>
          </w:rPr>
          <w:delText xml:space="preserve"> </w:delText>
        </w:r>
      </w:del>
      <w:r w:rsidRPr="008D5E80">
        <w:rPr>
          <w:rFonts w:ascii="B Lotus" w:eastAsia="Calibri" w:hAnsi="B Lotus" w:cs="B Lotus" w:hint="cs"/>
          <w:sz w:val="24"/>
          <w:szCs w:val="24"/>
          <w:rtl/>
          <w:lang w:bidi="fa-IR"/>
          <w:rPrChange w:id="9819" w:author="Mehrnazi Boojari" w:date="2019-01-13T01:23:00Z">
            <w:rPr>
              <w:rFonts w:ascii="B Lotus" w:eastAsia="Calibri" w:hAnsi="B Lotus" w:cs="B Lotus" w:hint="cs"/>
              <w:b/>
              <w:bCs/>
              <w:color w:val="000000" w:themeColor="text1"/>
              <w:sz w:val="24"/>
              <w:szCs w:val="24"/>
              <w:rtl/>
              <w:lang w:bidi="fa-IR"/>
            </w:rPr>
          </w:rPrChange>
        </w:rPr>
        <w:t>رفتن</w:t>
      </w:r>
      <w:r w:rsidRPr="008D5E80">
        <w:rPr>
          <w:rFonts w:ascii="B Lotus" w:eastAsia="Calibri" w:hAnsi="B Lotus" w:cs="B Lotus"/>
          <w:sz w:val="24"/>
          <w:szCs w:val="24"/>
          <w:rtl/>
          <w:lang w:bidi="fa-IR"/>
          <w:rPrChange w:id="9820"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21" w:author="Mehrnazi Boojari" w:date="2019-01-13T01:23:00Z">
            <w:rPr>
              <w:rFonts w:ascii="B Lotus" w:eastAsia="Calibri" w:hAnsi="B Lotus" w:cs="B Lotus" w:hint="cs"/>
              <w:b/>
              <w:bCs/>
              <w:color w:val="000000" w:themeColor="text1"/>
              <w:sz w:val="24"/>
              <w:szCs w:val="24"/>
              <w:rtl/>
              <w:lang w:bidi="fa-IR"/>
            </w:rPr>
          </w:rPrChange>
        </w:rPr>
        <w:t>بعد</w:t>
      </w:r>
      <w:r w:rsidRPr="008D5E80">
        <w:rPr>
          <w:rFonts w:ascii="B Lotus" w:eastAsia="Calibri" w:hAnsi="B Lotus" w:cs="B Lotus"/>
          <w:sz w:val="24"/>
          <w:szCs w:val="24"/>
          <w:rtl/>
          <w:lang w:bidi="fa-IR"/>
          <w:rPrChange w:id="9822"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23" w:author="Mehrnazi Boojari" w:date="2019-01-13T01:23:00Z">
            <w:rPr>
              <w:rFonts w:ascii="B Lotus" w:eastAsia="Calibri" w:hAnsi="B Lotus" w:cs="B Lotus" w:hint="cs"/>
              <w:b/>
              <w:bCs/>
              <w:color w:val="000000" w:themeColor="text1"/>
              <w:sz w:val="24"/>
              <w:szCs w:val="24"/>
              <w:rtl/>
              <w:lang w:bidi="fa-IR"/>
            </w:rPr>
          </w:rPrChange>
        </w:rPr>
        <w:t>خانوار</w:t>
      </w:r>
      <w:del w:id="9824" w:author="Mehrnazi Boojari" w:date="2019-01-07T09:47:00Z">
        <w:r w:rsidRPr="008D5E80" w:rsidDel="006F7CCF">
          <w:rPr>
            <w:rFonts w:ascii="B Lotus" w:eastAsia="Calibri" w:hAnsi="B Lotus" w:cs="B Lotus" w:hint="cs"/>
            <w:sz w:val="24"/>
            <w:szCs w:val="24"/>
            <w:rtl/>
            <w:lang w:bidi="fa-IR"/>
          </w:rPr>
          <w:delText xml:space="preserve"> ،</w:delText>
        </w:r>
      </w:del>
      <w:ins w:id="9825" w:author="Mehrnazi Boojari" w:date="2019-01-07T09:47:00Z">
        <w:r w:rsidR="006F7CCF" w:rsidRPr="00FF15FC">
          <w:rPr>
            <w:rFonts w:ascii="B Lotus" w:eastAsia="Calibri" w:hAnsi="B Lotus" w:cs="B Lotus" w:hint="cs"/>
            <w:sz w:val="24"/>
            <w:szCs w:val="24"/>
            <w:rtl/>
            <w:lang w:bidi="fa-IR"/>
          </w:rPr>
          <w:t>،</w:t>
        </w:r>
      </w:ins>
      <w:r w:rsidRPr="00FF15FC">
        <w:rPr>
          <w:rFonts w:ascii="B Lotus" w:eastAsia="Calibri" w:hAnsi="B Lotus" w:cs="B Lotus" w:hint="cs"/>
          <w:sz w:val="24"/>
          <w:szCs w:val="24"/>
          <w:rtl/>
          <w:lang w:bidi="fa-IR"/>
        </w:rPr>
        <w:t xml:space="preserve"> </w:t>
      </w:r>
      <w:r w:rsidRPr="008D5E80">
        <w:rPr>
          <w:rFonts w:ascii="B Lotus" w:eastAsia="Calibri" w:hAnsi="B Lotus" w:cs="B Lotus" w:hint="cs"/>
          <w:sz w:val="24"/>
          <w:szCs w:val="24"/>
          <w:rtl/>
          <w:lang w:bidi="fa-IR"/>
          <w:rPrChange w:id="9826" w:author="Mehrnazi Boojari" w:date="2019-01-13T01:23:00Z">
            <w:rPr>
              <w:rFonts w:ascii="B Lotus" w:eastAsia="Calibri" w:hAnsi="B Lotus" w:cs="B Lotus" w:hint="cs"/>
              <w:b/>
              <w:bCs/>
              <w:color w:val="000000" w:themeColor="text1"/>
              <w:sz w:val="24"/>
              <w:szCs w:val="24"/>
              <w:rtl/>
              <w:lang w:bidi="fa-IR"/>
            </w:rPr>
          </w:rPrChange>
        </w:rPr>
        <w:t>کاهش</w:t>
      </w:r>
      <w:r w:rsidRPr="008D5E80">
        <w:rPr>
          <w:rFonts w:ascii="B Lotus" w:eastAsia="Calibri" w:hAnsi="B Lotus" w:cs="B Lotus"/>
          <w:sz w:val="24"/>
          <w:szCs w:val="24"/>
          <w:rtl/>
          <w:lang w:bidi="fa-IR"/>
          <w:rPrChange w:id="9827"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28" w:author="Mehrnazi Boojari" w:date="2019-01-13T01:23:00Z">
            <w:rPr>
              <w:rFonts w:ascii="B Lotus" w:eastAsia="Calibri" w:hAnsi="B Lotus" w:cs="B Lotus" w:hint="cs"/>
              <w:b/>
              <w:bCs/>
              <w:color w:val="000000" w:themeColor="text1"/>
              <w:sz w:val="24"/>
              <w:szCs w:val="24"/>
              <w:rtl/>
              <w:lang w:bidi="fa-IR"/>
            </w:rPr>
          </w:rPrChange>
        </w:rPr>
        <w:t>تعداد</w:t>
      </w:r>
      <w:r w:rsidRPr="008D5E80">
        <w:rPr>
          <w:rFonts w:ascii="B Lotus" w:eastAsia="Calibri" w:hAnsi="B Lotus" w:cs="B Lotus"/>
          <w:sz w:val="24"/>
          <w:szCs w:val="24"/>
          <w:rtl/>
          <w:lang w:bidi="fa-IR"/>
          <w:rPrChange w:id="9829"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30" w:author="Mehrnazi Boojari" w:date="2019-01-13T01:23:00Z">
            <w:rPr>
              <w:rFonts w:ascii="B Lotus" w:eastAsia="Calibri" w:hAnsi="B Lotus" w:cs="B Lotus" w:hint="cs"/>
              <w:b/>
              <w:bCs/>
              <w:color w:val="000000" w:themeColor="text1"/>
              <w:sz w:val="24"/>
              <w:szCs w:val="24"/>
              <w:rtl/>
              <w:lang w:bidi="fa-IR"/>
            </w:rPr>
          </w:rPrChange>
        </w:rPr>
        <w:t>اتاق</w:t>
      </w:r>
      <w:r w:rsidRPr="008D5E80">
        <w:rPr>
          <w:rFonts w:ascii="B Lotus" w:eastAsia="Calibri" w:hAnsi="B Lotus" w:cs="B Lotus"/>
          <w:sz w:val="24"/>
          <w:szCs w:val="24"/>
          <w:rtl/>
          <w:lang w:bidi="fa-IR"/>
          <w:rPrChange w:id="9831"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32" w:author="Mehrnazi Boojari" w:date="2019-01-13T01:23:00Z">
            <w:rPr>
              <w:rFonts w:ascii="B Lotus" w:eastAsia="Calibri" w:hAnsi="B Lotus" w:cs="B Lotus" w:hint="cs"/>
              <w:b/>
              <w:bCs/>
              <w:color w:val="000000" w:themeColor="text1"/>
              <w:sz w:val="24"/>
              <w:szCs w:val="24"/>
              <w:rtl/>
              <w:lang w:bidi="fa-IR"/>
            </w:rPr>
          </w:rPrChange>
        </w:rPr>
        <w:t>در</w:t>
      </w:r>
      <w:r w:rsidRPr="008D5E80">
        <w:rPr>
          <w:rFonts w:ascii="B Lotus" w:eastAsia="Calibri" w:hAnsi="B Lotus" w:cs="B Lotus"/>
          <w:sz w:val="24"/>
          <w:szCs w:val="24"/>
          <w:rtl/>
          <w:lang w:bidi="fa-IR"/>
          <w:rPrChange w:id="9833"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34" w:author="Mehrnazi Boojari" w:date="2019-01-13T01:23:00Z">
            <w:rPr>
              <w:rFonts w:ascii="B Lotus" w:eastAsia="Calibri" w:hAnsi="B Lotus" w:cs="B Lotus" w:hint="cs"/>
              <w:b/>
              <w:bCs/>
              <w:color w:val="000000" w:themeColor="text1"/>
              <w:sz w:val="24"/>
              <w:szCs w:val="24"/>
              <w:rtl/>
              <w:lang w:bidi="fa-IR"/>
            </w:rPr>
          </w:rPrChange>
        </w:rPr>
        <w:t>واحد</w:t>
      </w:r>
      <w:del w:id="9835" w:author="Mehrnazi Boojari" w:date="2019-01-07T09:47:00Z">
        <w:r w:rsidRPr="008D5E80" w:rsidDel="006F7CCF">
          <w:rPr>
            <w:rFonts w:ascii="B Lotus" w:eastAsia="Calibri" w:hAnsi="B Lotus" w:cs="B Lotus" w:hint="cs"/>
            <w:sz w:val="24"/>
            <w:szCs w:val="24"/>
            <w:rtl/>
            <w:lang w:bidi="fa-IR"/>
          </w:rPr>
          <w:delText xml:space="preserve"> ،</w:delText>
        </w:r>
      </w:del>
      <w:ins w:id="9836" w:author="Mehrnazi Boojari" w:date="2019-01-07T09:47:00Z">
        <w:r w:rsidR="006F7CCF" w:rsidRPr="00FF15FC">
          <w:rPr>
            <w:rFonts w:ascii="B Lotus" w:eastAsia="Calibri" w:hAnsi="B Lotus" w:cs="B Lotus" w:hint="cs"/>
            <w:sz w:val="24"/>
            <w:szCs w:val="24"/>
            <w:rtl/>
            <w:lang w:bidi="fa-IR"/>
          </w:rPr>
          <w:t>،</w:t>
        </w:r>
      </w:ins>
      <w:r w:rsidRPr="00FF15FC">
        <w:rPr>
          <w:rFonts w:ascii="B Lotus" w:eastAsia="Calibri" w:hAnsi="B Lotus" w:cs="B Lotus" w:hint="cs"/>
          <w:sz w:val="24"/>
          <w:szCs w:val="24"/>
          <w:rtl/>
          <w:lang w:bidi="fa-IR"/>
        </w:rPr>
        <w:t xml:space="preserve"> </w:t>
      </w:r>
      <w:r w:rsidRPr="008D5E80">
        <w:rPr>
          <w:rFonts w:ascii="B Lotus" w:eastAsia="Calibri" w:hAnsi="B Lotus" w:cs="B Lotus" w:hint="cs"/>
          <w:sz w:val="24"/>
          <w:szCs w:val="24"/>
          <w:rtl/>
          <w:lang w:bidi="fa-IR"/>
          <w:rPrChange w:id="9837" w:author="Mehrnazi Boojari" w:date="2019-01-13T01:23:00Z">
            <w:rPr>
              <w:rFonts w:ascii="B Lotus" w:eastAsia="Calibri" w:hAnsi="B Lotus" w:cs="B Lotus" w:hint="cs"/>
              <w:b/>
              <w:bCs/>
              <w:color w:val="000000" w:themeColor="text1"/>
              <w:sz w:val="24"/>
              <w:szCs w:val="24"/>
              <w:rtl/>
              <w:lang w:bidi="fa-IR"/>
            </w:rPr>
          </w:rPrChange>
        </w:rPr>
        <w:t>کاهش</w:t>
      </w:r>
      <w:r w:rsidRPr="008D5E80">
        <w:rPr>
          <w:rFonts w:ascii="B Lotus" w:eastAsia="Calibri" w:hAnsi="B Lotus" w:cs="B Lotus"/>
          <w:sz w:val="24"/>
          <w:szCs w:val="24"/>
          <w:rtl/>
          <w:lang w:bidi="fa-IR"/>
          <w:rPrChange w:id="9838"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39" w:author="Mehrnazi Boojari" w:date="2019-01-13T01:23:00Z">
            <w:rPr>
              <w:rFonts w:ascii="B Lotus" w:eastAsia="Calibri" w:hAnsi="B Lotus" w:cs="B Lotus" w:hint="cs"/>
              <w:b/>
              <w:bCs/>
              <w:color w:val="000000" w:themeColor="text1"/>
              <w:sz w:val="24"/>
              <w:szCs w:val="24"/>
              <w:rtl/>
              <w:lang w:bidi="fa-IR"/>
            </w:rPr>
          </w:rPrChange>
        </w:rPr>
        <w:t>وسعت</w:t>
      </w:r>
      <w:r w:rsidRPr="008D5E80">
        <w:rPr>
          <w:rFonts w:ascii="B Lotus" w:eastAsia="Calibri" w:hAnsi="B Lotus" w:cs="B Lotus"/>
          <w:sz w:val="24"/>
          <w:szCs w:val="24"/>
          <w:rtl/>
          <w:lang w:bidi="fa-IR"/>
          <w:rPrChange w:id="9840" w:author="Mehrnazi Boojari" w:date="2019-01-13T01:23:00Z">
            <w:rPr>
              <w:rFonts w:ascii="B Lotus" w:eastAsia="Calibri" w:hAnsi="B Lotus" w:cs="B Lotus"/>
              <w:b/>
              <w:bCs/>
              <w:color w:val="000000" w:themeColor="text1"/>
              <w:sz w:val="24"/>
              <w:szCs w:val="24"/>
              <w:rtl/>
              <w:lang w:bidi="fa-IR"/>
            </w:rPr>
          </w:rPrChange>
        </w:rPr>
        <w:t xml:space="preserve"> </w:t>
      </w:r>
      <w:r w:rsidRPr="008D5E80">
        <w:rPr>
          <w:rFonts w:ascii="B Lotus" w:eastAsia="Calibri" w:hAnsi="B Lotus" w:cs="B Lotus" w:hint="cs"/>
          <w:sz w:val="24"/>
          <w:szCs w:val="24"/>
          <w:rtl/>
          <w:lang w:bidi="fa-IR"/>
          <w:rPrChange w:id="9841" w:author="Mehrnazi Boojari" w:date="2019-01-13T01:23:00Z">
            <w:rPr>
              <w:rFonts w:ascii="B Lotus" w:eastAsia="Calibri" w:hAnsi="B Lotus" w:cs="B Lotus" w:hint="cs"/>
              <w:b/>
              <w:bCs/>
              <w:color w:val="000000" w:themeColor="text1"/>
              <w:sz w:val="24"/>
              <w:szCs w:val="24"/>
              <w:rtl/>
              <w:lang w:bidi="fa-IR"/>
            </w:rPr>
          </w:rPrChange>
        </w:rPr>
        <w:t>مساکن</w:t>
      </w:r>
      <w:r w:rsidRPr="008D5E80">
        <w:rPr>
          <w:rFonts w:ascii="B Lotus" w:eastAsia="Calibri" w:hAnsi="B Lotus" w:cs="B Lotus" w:hint="cs"/>
          <w:sz w:val="24"/>
          <w:szCs w:val="24"/>
          <w:rtl/>
          <w:lang w:bidi="fa-IR"/>
        </w:rPr>
        <w:t xml:space="preserve"> و ...</w:t>
      </w:r>
      <w:r w:rsidRPr="00C503F2">
        <w:rPr>
          <w:rFonts w:ascii="B Lotus" w:eastAsia="Calibri" w:hAnsi="B Lotus" w:cs="B Lotus" w:hint="cs"/>
          <w:sz w:val="24"/>
          <w:szCs w:val="24"/>
          <w:rtl/>
          <w:lang w:bidi="fa-IR"/>
        </w:rPr>
        <w:t xml:space="preserve"> لزوم پرداختن به این موضوع را </w:t>
      </w:r>
      <w:del w:id="9842" w:author="Mehrnazi Boojari" w:date="2019-01-07T09:55:00Z">
        <w:r w:rsidRPr="00C503F2" w:rsidDel="00A31D6F">
          <w:rPr>
            <w:rFonts w:ascii="B Lotus" w:eastAsia="Calibri" w:hAnsi="B Lotus" w:cs="B Lotus" w:hint="cs"/>
            <w:sz w:val="24"/>
            <w:szCs w:val="24"/>
            <w:rtl/>
            <w:lang w:bidi="fa-IR"/>
          </w:rPr>
          <w:delText>به خوبی</w:delText>
        </w:r>
      </w:del>
      <w:ins w:id="9843" w:author="Mehrnazi Boojari" w:date="2019-01-07T09:55:00Z">
        <w:r w:rsidR="00A31D6F">
          <w:rPr>
            <w:rFonts w:ascii="B Lotus" w:eastAsia="Calibri" w:hAnsi="B Lotus" w:cs="B Lotus" w:hint="cs"/>
            <w:sz w:val="24"/>
            <w:szCs w:val="24"/>
            <w:rtl/>
            <w:lang w:bidi="fa-IR"/>
          </w:rPr>
          <w:t>به‌خوبی</w:t>
        </w:r>
      </w:ins>
      <w:r w:rsidRPr="00C503F2">
        <w:rPr>
          <w:rFonts w:ascii="B Lotus" w:eastAsia="Calibri" w:hAnsi="B Lotus" w:cs="B Lotus" w:hint="cs"/>
          <w:sz w:val="24"/>
          <w:szCs w:val="24"/>
          <w:rtl/>
          <w:lang w:bidi="fa-IR"/>
        </w:rPr>
        <w:t xml:space="preserve"> بیان</w:t>
      </w:r>
      <w:del w:id="9844" w:author="Mehrnazi Boojari" w:date="2019-01-07T09:49:00Z">
        <w:r w:rsidRPr="00C503F2" w:rsidDel="006F7CCF">
          <w:rPr>
            <w:rFonts w:ascii="B Lotus" w:eastAsia="Calibri" w:hAnsi="B Lotus" w:cs="B Lotus" w:hint="cs"/>
            <w:sz w:val="24"/>
            <w:szCs w:val="24"/>
            <w:rtl/>
            <w:lang w:bidi="fa-IR"/>
          </w:rPr>
          <w:delText xml:space="preserve"> می </w:delText>
        </w:r>
      </w:del>
      <w:ins w:id="9845" w:author="Mehrnazi Boojari" w:date="2019-01-07T09:49:00Z">
        <w:r w:rsidR="006F7CCF">
          <w:rPr>
            <w:rFonts w:ascii="B Lotus" w:eastAsia="Calibri" w:hAnsi="B Lotus" w:cs="B Lotus" w:hint="cs"/>
            <w:sz w:val="24"/>
            <w:szCs w:val="24"/>
            <w:rtl/>
            <w:lang w:bidi="fa-IR"/>
          </w:rPr>
          <w:t xml:space="preserve"> می‌</w:t>
        </w:r>
      </w:ins>
      <w:r w:rsidRPr="00C503F2">
        <w:rPr>
          <w:rFonts w:ascii="B Lotus" w:eastAsia="Calibri" w:hAnsi="B Lotus" w:cs="B Lotus" w:hint="cs"/>
          <w:sz w:val="24"/>
          <w:szCs w:val="24"/>
          <w:rtl/>
          <w:lang w:bidi="fa-IR"/>
        </w:rPr>
        <w:t xml:space="preserve">کنند و </w:t>
      </w:r>
      <w:del w:id="9846" w:author="Mehrnazi Boojari" w:date="2019-01-08T03:36:00Z">
        <w:r w:rsidRPr="00C503F2" w:rsidDel="00666313">
          <w:rPr>
            <w:rFonts w:ascii="B Lotus" w:eastAsia="Calibri" w:hAnsi="B Lotus" w:cs="B Lotus" w:hint="cs"/>
            <w:sz w:val="24"/>
            <w:szCs w:val="24"/>
            <w:rtl/>
            <w:lang w:bidi="fa-IR"/>
          </w:rPr>
          <w:delText>در نهایت</w:delText>
        </w:r>
      </w:del>
      <w:ins w:id="9847" w:author="Mehrnazi Boojari" w:date="2019-01-08T03:36:00Z">
        <w:r w:rsidR="00666313">
          <w:rPr>
            <w:rFonts w:ascii="B Lotus" w:eastAsia="Calibri" w:hAnsi="B Lotus"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B Lotus" w:eastAsia="Calibri" w:hAnsi="B Lotus" w:cs="B Lotus" w:hint="cs"/>
            <w:sz w:val="24"/>
            <w:szCs w:val="24"/>
            <w:rtl/>
            <w:lang w:bidi="fa-IR"/>
          </w:rPr>
          <w:t>نهایت</w:t>
        </w:r>
      </w:ins>
      <w:r w:rsidRPr="00C503F2">
        <w:rPr>
          <w:rFonts w:ascii="B Lotus" w:eastAsia="Calibri" w:hAnsi="B Lotus" w:cs="B Lotus" w:hint="cs"/>
          <w:sz w:val="24"/>
          <w:szCs w:val="24"/>
          <w:rtl/>
          <w:lang w:bidi="fa-IR"/>
        </w:rPr>
        <w:t xml:space="preserve"> میزان نگاه دستگاه متولی در دو بعد</w:t>
      </w:r>
      <w:del w:id="9848" w:author="Mehrnazi Boojari" w:date="2019-01-13T01:26:00Z">
        <w:r w:rsidRPr="00C503F2" w:rsidDel="00A61902">
          <w:rPr>
            <w:rFonts w:ascii="B Lotus" w:eastAsia="Calibri" w:hAnsi="B Lotus" w:cs="B Lotus" w:hint="cs"/>
            <w:sz w:val="24"/>
            <w:szCs w:val="24"/>
            <w:rtl/>
            <w:lang w:bidi="fa-IR"/>
          </w:rPr>
          <w:delText xml:space="preserve">؛ </w:delText>
        </w:r>
      </w:del>
      <w:ins w:id="9849" w:author="Mehrnazi Boojari" w:date="2019-01-13T01:26:00Z">
        <w:r w:rsidR="00A61902">
          <w:rPr>
            <w:rFonts w:ascii="B Lotus" w:eastAsia="Calibri" w:hAnsi="B Lotus" w:cs="B Lotus" w:hint="cs"/>
            <w:sz w:val="24"/>
            <w:szCs w:val="24"/>
            <w:rtl/>
            <w:lang w:bidi="fa-IR"/>
          </w:rPr>
          <w:t>،</w:t>
        </w:r>
        <w:r w:rsidR="00A61902" w:rsidRPr="00C503F2">
          <w:rPr>
            <w:rFonts w:ascii="B Lotus" w:eastAsia="Calibri" w:hAnsi="B Lotus" w:cs="B Lotus" w:hint="cs"/>
            <w:sz w:val="24"/>
            <w:szCs w:val="24"/>
            <w:rtl/>
            <w:lang w:bidi="fa-IR"/>
          </w:rPr>
          <w:t xml:space="preserve"> </w:t>
        </w:r>
      </w:ins>
      <w:r w:rsidRPr="00C503F2">
        <w:rPr>
          <w:rFonts w:ascii="B Lotus" w:eastAsia="Calibri" w:hAnsi="B Lotus" w:cs="B Lotus" w:hint="cs"/>
          <w:sz w:val="24"/>
          <w:szCs w:val="24"/>
          <w:rtl/>
          <w:lang w:bidi="fa-IR"/>
        </w:rPr>
        <w:t>اولویت</w:t>
      </w:r>
      <w:del w:id="9850" w:author="Mehrnazi Boojari" w:date="2019-01-07T09:46:00Z">
        <w:r w:rsidRPr="00C503F2" w:rsidDel="006F7CCF">
          <w:rPr>
            <w:rFonts w:ascii="B Lotus" w:eastAsia="Calibri" w:hAnsi="B Lotus" w:cs="B Lotus" w:hint="cs"/>
            <w:sz w:val="24"/>
            <w:szCs w:val="24"/>
            <w:rtl/>
            <w:lang w:bidi="fa-IR"/>
          </w:rPr>
          <w:delText xml:space="preserve"> های </w:delText>
        </w:r>
      </w:del>
      <w:ins w:id="9851" w:author="Mehrnazi Boojari" w:date="2019-01-07T09:46:00Z">
        <w:r w:rsidR="006F7CCF">
          <w:rPr>
            <w:rFonts w:ascii="B Lotus" w:eastAsia="Calibri" w:hAnsi="B Lotus" w:cs="B Lotus" w:hint="cs"/>
            <w:sz w:val="24"/>
            <w:szCs w:val="24"/>
            <w:rtl/>
            <w:lang w:bidi="fa-IR"/>
          </w:rPr>
          <w:t xml:space="preserve">‌های </w:t>
        </w:r>
      </w:ins>
      <w:r w:rsidRPr="00C503F2">
        <w:rPr>
          <w:rFonts w:ascii="B Lotus" w:eastAsia="Calibri" w:hAnsi="B Lotus" w:cs="B Lotus" w:hint="cs"/>
          <w:sz w:val="24"/>
          <w:szCs w:val="24"/>
          <w:rtl/>
          <w:lang w:bidi="fa-IR"/>
        </w:rPr>
        <w:t>دستگاه متولی در اهداف و شرح وظایف و دغدغه</w:t>
      </w:r>
      <w:del w:id="9852" w:author="Mehrnazi Boojari" w:date="2019-01-07T09:46:00Z">
        <w:r w:rsidRPr="00C503F2" w:rsidDel="006F7CCF">
          <w:rPr>
            <w:rFonts w:ascii="B Lotus" w:eastAsia="Calibri" w:hAnsi="B Lotus" w:cs="B Lotus" w:hint="cs"/>
            <w:sz w:val="24"/>
            <w:szCs w:val="24"/>
            <w:rtl/>
            <w:lang w:bidi="fa-IR"/>
          </w:rPr>
          <w:delText xml:space="preserve"> های </w:delText>
        </w:r>
      </w:del>
      <w:ins w:id="9853" w:author="Mehrnazi Boojari" w:date="2019-01-07T09:46:00Z">
        <w:r w:rsidR="006F7CCF">
          <w:rPr>
            <w:rFonts w:ascii="B Lotus" w:eastAsia="Calibri" w:hAnsi="B Lotus" w:cs="B Lotus" w:hint="cs"/>
            <w:sz w:val="24"/>
            <w:szCs w:val="24"/>
            <w:rtl/>
            <w:lang w:bidi="fa-IR"/>
          </w:rPr>
          <w:t xml:space="preserve">‌های </w:t>
        </w:r>
      </w:ins>
      <w:r w:rsidRPr="00C503F2">
        <w:rPr>
          <w:rFonts w:ascii="B Lotus" w:eastAsia="Calibri" w:hAnsi="B Lotus" w:cs="B Lotus" w:hint="cs"/>
          <w:sz w:val="24"/>
          <w:szCs w:val="24"/>
          <w:rtl/>
          <w:lang w:bidi="fa-IR"/>
        </w:rPr>
        <w:t>افراد مسئول مستخرج از مصاحبه سنجیده</w:t>
      </w:r>
      <w:del w:id="9854" w:author="Mehrnazi Boojari" w:date="2019-01-07T09:49:00Z">
        <w:r w:rsidRPr="00C503F2" w:rsidDel="006F7CCF">
          <w:rPr>
            <w:rFonts w:ascii="B Lotus" w:eastAsia="Calibri" w:hAnsi="B Lotus" w:cs="B Lotus" w:hint="cs"/>
            <w:sz w:val="24"/>
            <w:szCs w:val="24"/>
            <w:rtl/>
            <w:lang w:bidi="fa-IR"/>
          </w:rPr>
          <w:delText xml:space="preserve"> می </w:delText>
        </w:r>
      </w:del>
      <w:ins w:id="9855" w:author="Mehrnazi Boojari" w:date="2019-01-07T09:49:00Z">
        <w:r w:rsidR="006F7CCF">
          <w:rPr>
            <w:rFonts w:ascii="B Lotus" w:eastAsia="Calibri" w:hAnsi="B Lotus" w:cs="B Lotus" w:hint="cs"/>
            <w:sz w:val="24"/>
            <w:szCs w:val="24"/>
            <w:rtl/>
            <w:lang w:bidi="fa-IR"/>
          </w:rPr>
          <w:t xml:space="preserve"> می‌</w:t>
        </w:r>
      </w:ins>
      <w:r w:rsidRPr="00C503F2">
        <w:rPr>
          <w:rFonts w:ascii="B Lotus" w:eastAsia="Calibri" w:hAnsi="B Lotus" w:cs="B Lotus" w:hint="cs"/>
          <w:sz w:val="24"/>
          <w:szCs w:val="24"/>
          <w:rtl/>
          <w:lang w:bidi="fa-IR"/>
        </w:rPr>
        <w:t>شود</w:t>
      </w:r>
      <w:ins w:id="9856" w:author="Mehrnazi Boojari" w:date="2019-01-13T01:27:00Z">
        <w:r w:rsidR="00A61902">
          <w:rPr>
            <w:rFonts w:ascii="B Lotus" w:eastAsia="Calibri" w:hAnsi="B Lotus" w:cs="B Lotus" w:hint="cs"/>
            <w:sz w:val="24"/>
            <w:szCs w:val="24"/>
            <w:rtl/>
            <w:lang w:bidi="fa-IR"/>
          </w:rPr>
          <w:t>،</w:t>
        </w:r>
      </w:ins>
      <w:r w:rsidRPr="00C503F2">
        <w:rPr>
          <w:rFonts w:ascii="B Lotus" w:eastAsia="Calibri" w:hAnsi="B Lotus" w:cs="B Lotus" w:hint="cs"/>
          <w:sz w:val="24"/>
          <w:szCs w:val="24"/>
          <w:rtl/>
          <w:lang w:bidi="fa-IR"/>
        </w:rPr>
        <w:t xml:space="preserve"> که در چالش مذکور با وجود اینکه جزو دغدغه</w:t>
      </w:r>
      <w:del w:id="9857" w:author="Mehrnazi Boojari" w:date="2019-01-07T09:46:00Z">
        <w:r w:rsidRPr="00C503F2" w:rsidDel="006F7CCF">
          <w:rPr>
            <w:rFonts w:ascii="B Lotus" w:eastAsia="Calibri" w:hAnsi="B Lotus" w:cs="B Lotus" w:hint="cs"/>
            <w:sz w:val="24"/>
            <w:szCs w:val="24"/>
            <w:rtl/>
            <w:lang w:bidi="fa-IR"/>
          </w:rPr>
          <w:delText xml:space="preserve"> های </w:delText>
        </w:r>
      </w:del>
      <w:ins w:id="9858" w:author="Mehrnazi Boojari" w:date="2019-01-07T09:46:00Z">
        <w:r w:rsidR="006F7CCF">
          <w:rPr>
            <w:rFonts w:ascii="B Lotus" w:eastAsia="Calibri" w:hAnsi="B Lotus" w:cs="B Lotus" w:hint="cs"/>
            <w:sz w:val="24"/>
            <w:szCs w:val="24"/>
            <w:rtl/>
            <w:lang w:bidi="fa-IR"/>
          </w:rPr>
          <w:t xml:space="preserve">‌های </w:t>
        </w:r>
      </w:ins>
      <w:del w:id="9859" w:author="Mehrnazi Boojari" w:date="2019-01-07T10:39:00Z">
        <w:r w:rsidRPr="00C503F2" w:rsidDel="006A1F1D">
          <w:rPr>
            <w:rFonts w:ascii="B Lotus" w:eastAsia="Calibri" w:hAnsi="B Lotus" w:cs="B Lotus" w:hint="cs"/>
            <w:sz w:val="24"/>
            <w:szCs w:val="24"/>
            <w:rtl/>
            <w:lang w:bidi="fa-IR"/>
          </w:rPr>
          <w:delText>مسئولین</w:delText>
        </w:r>
      </w:del>
      <w:ins w:id="9860" w:author="Mehrnazi Boojari" w:date="2019-01-07T10:39:00Z">
        <w:r w:rsidR="006A1F1D">
          <w:rPr>
            <w:rFonts w:ascii="B Lotus" w:eastAsia="Calibri" w:hAnsi="B Lotus" w:cs="B Lotus" w:hint="cs"/>
            <w:sz w:val="24"/>
            <w:szCs w:val="24"/>
            <w:rtl/>
            <w:lang w:bidi="fa-IR"/>
          </w:rPr>
          <w:t>مسئولان</w:t>
        </w:r>
      </w:ins>
      <w:r w:rsidRPr="00C503F2">
        <w:rPr>
          <w:rFonts w:ascii="B Lotus" w:eastAsia="Calibri" w:hAnsi="B Lotus" w:cs="B Lotus" w:hint="cs"/>
          <w:sz w:val="24"/>
          <w:szCs w:val="24"/>
          <w:rtl/>
          <w:lang w:bidi="fa-IR"/>
        </w:rPr>
        <w:t xml:space="preserve"> متولی بوده</w:t>
      </w:r>
      <w:del w:id="9861" w:author="Mehrnazi Boojari" w:date="2019-01-08T02:06:00Z">
        <w:r w:rsidRPr="00C503F2" w:rsidDel="00310BDA">
          <w:rPr>
            <w:rFonts w:ascii="B Lotus" w:eastAsia="Calibri" w:hAnsi="B Lotus" w:cs="B Lotus" w:hint="cs"/>
            <w:sz w:val="24"/>
            <w:szCs w:val="24"/>
            <w:rtl/>
            <w:lang w:bidi="fa-IR"/>
          </w:rPr>
          <w:delText xml:space="preserve"> ولی </w:delText>
        </w:r>
      </w:del>
      <w:ins w:id="9862" w:author="Mehrnazi Boojari" w:date="2019-01-08T02:06:00Z">
        <w:r w:rsidR="00310BDA">
          <w:rPr>
            <w:rFonts w:ascii="B Lotus" w:eastAsia="Calibri" w:hAnsi="B Lotus" w:cs="B Lotus" w:hint="cs"/>
            <w:sz w:val="24"/>
            <w:szCs w:val="24"/>
            <w:rtl/>
            <w:lang w:bidi="fa-IR"/>
          </w:rPr>
          <w:t xml:space="preserve">، ولی </w:t>
        </w:r>
      </w:ins>
      <w:r w:rsidRPr="00C503F2">
        <w:rPr>
          <w:rFonts w:ascii="B Lotus" w:eastAsia="Calibri" w:hAnsi="B Lotus" w:cs="B Lotus" w:hint="cs"/>
          <w:sz w:val="24"/>
          <w:szCs w:val="24"/>
          <w:rtl/>
          <w:lang w:bidi="fa-IR"/>
        </w:rPr>
        <w:t>جزو اهداف مشخص</w:t>
      </w:r>
      <w:ins w:id="9863" w:author="Mehrnazi Boojari" w:date="2019-01-13T01:27:00Z">
        <w:r w:rsidR="00A61902">
          <w:rPr>
            <w:rFonts w:ascii="B Lotus" w:eastAsia="Calibri" w:hAnsi="B Lotus" w:cs="B Nazanin" w:hint="cs"/>
            <w:sz w:val="24"/>
            <w:szCs w:val="24"/>
            <w:rtl/>
            <w:lang w:bidi="fa-IR"/>
          </w:rPr>
          <w:t>‌</w:t>
        </w:r>
      </w:ins>
      <w:del w:id="9864" w:author="Mehrnazi Boojari" w:date="2019-01-13T01:27:00Z">
        <w:r w:rsidRPr="00C503F2" w:rsidDel="00A61902">
          <w:rPr>
            <w:rFonts w:ascii="B Lotus" w:eastAsia="Calibri" w:hAnsi="B Lotus" w:cs="B Lotus" w:hint="cs"/>
            <w:sz w:val="24"/>
            <w:szCs w:val="24"/>
            <w:rtl/>
            <w:lang w:bidi="fa-IR"/>
          </w:rPr>
          <w:delText xml:space="preserve"> </w:delText>
        </w:r>
      </w:del>
      <w:r w:rsidRPr="00C503F2">
        <w:rPr>
          <w:rFonts w:ascii="B Lotus" w:eastAsia="Calibri" w:hAnsi="B Lotus" w:cs="B Lotus" w:hint="cs"/>
          <w:sz w:val="24"/>
          <w:szCs w:val="24"/>
          <w:rtl/>
          <w:lang w:bidi="fa-IR"/>
        </w:rPr>
        <w:t xml:space="preserve">شده برای دستگاه متولی ذکر نشده است. </w:t>
      </w:r>
    </w:p>
    <w:p w14:paraId="1DF0D9C3" w14:textId="77777777" w:rsidR="004B665D" w:rsidRDefault="004B665D" w:rsidP="00C44BB7">
      <w:pPr>
        <w:pStyle w:val="Caption"/>
        <w:keepNext/>
        <w:bidi/>
      </w:pPr>
      <w:r>
        <w:rPr>
          <w:rtl/>
        </w:rPr>
        <w:t xml:space="preserve">جدول </w:t>
      </w:r>
      <w:fldSimple w:instr=" STYLEREF 1 \s ">
        <w:r w:rsidR="002749F0">
          <w:rPr>
            <w:noProof/>
            <w:rtl/>
          </w:rPr>
          <w:t>‏3</w:t>
        </w:r>
      </w:fldSimple>
      <w:del w:id="9865" w:author="Mehrnazi Boojari" w:date="2019-01-12T23:15:00Z">
        <w:r w:rsidR="002749F0" w:rsidDel="00C44BB7">
          <w:rPr>
            <w:rtl/>
          </w:rPr>
          <w:delText>.</w:delText>
        </w:r>
      </w:del>
      <w:ins w:id="9866" w:author="Mehrnazi Boojari" w:date="2019-01-12T23:15:00Z">
        <w:r w:rsidR="00C44BB7">
          <w:rPr>
            <w:rFonts w:hint="cs"/>
            <w:rtl/>
          </w:rPr>
          <w:t>-</w:t>
        </w:r>
      </w:ins>
      <w:fldSimple w:instr=" SEQ جدول \* ARABIC \s 1 ">
        <w:r w:rsidR="002749F0">
          <w:rPr>
            <w:noProof/>
            <w:rtl/>
          </w:rPr>
          <w:t>2</w:t>
        </w:r>
      </w:fldSimple>
      <w:r>
        <w:rPr>
          <w:rFonts w:hint="cs"/>
          <w:rtl/>
          <w:lang w:bidi="fa-IR"/>
        </w:rPr>
        <w:t xml:space="preserve">: </w:t>
      </w:r>
      <w:r w:rsidRPr="00786BC7">
        <w:rPr>
          <w:rtl/>
          <w:lang w:bidi="fa-IR"/>
        </w:rPr>
        <w:t>تبب</w:t>
      </w:r>
      <w:r w:rsidRPr="00786BC7">
        <w:rPr>
          <w:rFonts w:hint="cs"/>
          <w:rtl/>
          <w:lang w:bidi="fa-IR"/>
        </w:rPr>
        <w:t>ی</w:t>
      </w:r>
      <w:r w:rsidRPr="00786BC7">
        <w:rPr>
          <w:rFonts w:hint="eastAsia"/>
          <w:rtl/>
          <w:lang w:bidi="fa-IR"/>
        </w:rPr>
        <w:t>ن</w:t>
      </w:r>
      <w:r w:rsidRPr="00786BC7">
        <w:rPr>
          <w:rtl/>
          <w:lang w:bidi="fa-IR"/>
        </w:rPr>
        <w:t xml:space="preserve"> چالش</w:t>
      </w:r>
      <w:del w:id="9867" w:author="Mehrnazi Boojari" w:date="2019-01-07T09:46:00Z">
        <w:r w:rsidRPr="00786BC7" w:rsidDel="006F7CCF">
          <w:rPr>
            <w:rtl/>
            <w:lang w:bidi="fa-IR"/>
          </w:rPr>
          <w:delText xml:space="preserve"> ها</w:delText>
        </w:r>
        <w:r w:rsidRPr="00786BC7" w:rsidDel="006F7CCF">
          <w:rPr>
            <w:rFonts w:hint="cs"/>
            <w:rtl/>
            <w:lang w:bidi="fa-IR"/>
          </w:rPr>
          <w:delText>ی</w:delText>
        </w:r>
        <w:r w:rsidRPr="00786BC7" w:rsidDel="006F7CCF">
          <w:rPr>
            <w:rtl/>
            <w:lang w:bidi="fa-IR"/>
          </w:rPr>
          <w:delText xml:space="preserve"> </w:delText>
        </w:r>
      </w:del>
      <w:ins w:id="9868" w:author="Mehrnazi Boojari" w:date="2019-01-07T09:46:00Z">
        <w:r w:rsidR="006F7CCF">
          <w:rPr>
            <w:rFonts w:hint="cs"/>
            <w:rtl/>
            <w:lang w:bidi="fa-IR"/>
          </w:rPr>
          <w:t>‌</w:t>
        </w:r>
        <w:r w:rsidR="006F7CCF">
          <w:rPr>
            <w:rtl/>
            <w:lang w:bidi="fa-IR"/>
          </w:rPr>
          <w:t xml:space="preserve">های </w:t>
        </w:r>
      </w:ins>
      <w:r w:rsidRPr="00786BC7">
        <w:rPr>
          <w:rtl/>
          <w:lang w:bidi="fa-IR"/>
        </w:rPr>
        <w:t>استخراج</w:t>
      </w:r>
      <w:ins w:id="9869" w:author="Mehrnazi Boojari" w:date="2019-01-12T23:15:00Z">
        <w:r w:rsidR="00C44BB7">
          <w:rPr>
            <w:rFonts w:cs="B Nazanin" w:hint="cs"/>
            <w:rtl/>
            <w:lang w:bidi="fa-IR"/>
          </w:rPr>
          <w:t>‌</w:t>
        </w:r>
      </w:ins>
      <w:del w:id="9870" w:author="Mehrnazi Boojari" w:date="2019-01-12T23:15:00Z">
        <w:r w:rsidRPr="00786BC7" w:rsidDel="00C44BB7">
          <w:rPr>
            <w:rtl/>
            <w:lang w:bidi="fa-IR"/>
          </w:rPr>
          <w:delText xml:space="preserve"> </w:delText>
        </w:r>
      </w:del>
      <w:r w:rsidRPr="00786BC7">
        <w:rPr>
          <w:rtl/>
          <w:lang w:bidi="fa-IR"/>
        </w:rPr>
        <w:t>شده در 5 بعد اصل</w:t>
      </w:r>
      <w:r w:rsidRPr="00786BC7">
        <w:rPr>
          <w:rFonts w:hint="cs"/>
          <w:rtl/>
          <w:lang w:bidi="fa-IR"/>
        </w:rPr>
        <w:t>ی</w:t>
      </w:r>
      <w:r w:rsidRPr="00786BC7">
        <w:rPr>
          <w:rtl/>
          <w:lang w:bidi="fa-IR"/>
        </w:rPr>
        <w:t xml:space="preserve"> مورد بررس</w:t>
      </w:r>
      <w:r w:rsidRPr="00786BC7">
        <w:rPr>
          <w:rFonts w:hint="cs"/>
          <w:rtl/>
          <w:lang w:bidi="fa-IR"/>
        </w:rPr>
        <w:t>ی</w:t>
      </w:r>
      <w:r w:rsidRPr="00786BC7">
        <w:rPr>
          <w:rtl/>
          <w:lang w:bidi="fa-IR"/>
        </w:rPr>
        <w:t xml:space="preserve"> گزارش</w:t>
      </w:r>
    </w:p>
    <w:tbl>
      <w:tblPr>
        <w:tblStyle w:val="TableGrid"/>
        <w:bidiVisual/>
        <w:tblW w:w="10249" w:type="dxa"/>
        <w:tblInd w:w="-540" w:type="dxa"/>
        <w:tblLook w:val="04A0" w:firstRow="1" w:lastRow="0" w:firstColumn="1" w:lastColumn="0" w:noHBand="0" w:noVBand="1"/>
      </w:tblPr>
      <w:tblGrid>
        <w:gridCol w:w="1788"/>
        <w:gridCol w:w="1597"/>
        <w:gridCol w:w="1609"/>
        <w:gridCol w:w="1951"/>
        <w:gridCol w:w="1822"/>
        <w:gridCol w:w="1482"/>
      </w:tblGrid>
      <w:tr w:rsidR="00E91C41" w:rsidRPr="00C503F2" w14:paraId="4FB86AC5" w14:textId="77777777" w:rsidTr="006238F3">
        <w:trPr>
          <w:cantSplit/>
          <w:trHeight w:val="737"/>
        </w:trPr>
        <w:tc>
          <w:tcPr>
            <w:tcW w:w="1854" w:type="dxa"/>
            <w:shd w:val="clear" w:color="auto" w:fill="E7E6E6"/>
            <w:vAlign w:val="center"/>
          </w:tcPr>
          <w:p w14:paraId="3BDED1A7" w14:textId="77777777" w:rsidR="00E91C41" w:rsidRPr="00C503F2" w:rsidRDefault="00E91C41" w:rsidP="00E91C41">
            <w:pPr>
              <w:bidi/>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چالش</w:t>
            </w:r>
            <w:ins w:id="9871" w:author="Mehrnazi Boojari" w:date="2019-01-12T23:15:00Z">
              <w:r w:rsidR="00C44BB7">
                <w:rPr>
                  <w:rFonts w:ascii="B Lotus" w:eastAsia="Calibri" w:hAnsi="B Lotus" w:cs="B Nazanin" w:hint="cs"/>
                  <w:sz w:val="20"/>
                  <w:szCs w:val="20"/>
                  <w:rtl/>
                  <w:lang w:bidi="fa-IR"/>
                </w:rPr>
                <w:t>‌</w:t>
              </w:r>
            </w:ins>
            <w:del w:id="9872" w:author="Mehrnazi Boojari" w:date="2019-01-07T09:46:00Z">
              <w:r w:rsidRPr="00C503F2" w:rsidDel="006F7CCF">
                <w:rPr>
                  <w:rFonts w:ascii="B Lotus" w:eastAsia="Calibri" w:hAnsi="B Lotus" w:cs="B Lotus" w:hint="cs"/>
                  <w:sz w:val="20"/>
                  <w:szCs w:val="20"/>
                  <w:rtl/>
                  <w:lang w:bidi="fa-IR"/>
                </w:rPr>
                <w:delText xml:space="preserve"> های </w:delText>
              </w:r>
            </w:del>
            <w:ins w:id="9873" w:author="Mehrnazi Boojari" w:date="2019-01-07T09:46:00Z">
              <w:r w:rsidR="006F7CCF">
                <w:rPr>
                  <w:rFonts w:ascii="B Lotus" w:eastAsia="Calibri" w:hAnsi="B Lotus" w:cs="B Lotus" w:hint="cs"/>
                  <w:sz w:val="20"/>
                  <w:szCs w:val="20"/>
                  <w:rtl/>
                  <w:lang w:bidi="fa-IR"/>
                </w:rPr>
                <w:t xml:space="preserve">‌های </w:t>
              </w:r>
            </w:ins>
            <w:r w:rsidRPr="00C503F2">
              <w:rPr>
                <w:rFonts w:ascii="B Lotus" w:eastAsia="Calibri" w:hAnsi="B Lotus" w:cs="B Lotus" w:hint="cs"/>
                <w:sz w:val="20"/>
                <w:szCs w:val="20"/>
                <w:rtl/>
                <w:lang w:bidi="fa-IR"/>
              </w:rPr>
              <w:t>اصلی</w:t>
            </w:r>
          </w:p>
        </w:tc>
        <w:tc>
          <w:tcPr>
            <w:tcW w:w="1618" w:type="dxa"/>
            <w:shd w:val="clear" w:color="auto" w:fill="E7E6E6"/>
            <w:vAlign w:val="center"/>
          </w:tcPr>
          <w:p w14:paraId="6E1DB5E7" w14:textId="77777777" w:rsidR="00E91C41" w:rsidRPr="00C503F2" w:rsidRDefault="00E91C41" w:rsidP="009355E1">
            <w:pPr>
              <w:bidi/>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ادبیات نظری</w:t>
            </w:r>
          </w:p>
        </w:tc>
        <w:tc>
          <w:tcPr>
            <w:tcW w:w="1134" w:type="dxa"/>
            <w:shd w:val="clear" w:color="auto" w:fill="E7E6E6"/>
            <w:vAlign w:val="center"/>
          </w:tcPr>
          <w:p w14:paraId="04D84EA4" w14:textId="77777777" w:rsidR="00E91C41" w:rsidRPr="00C503F2" w:rsidRDefault="00E91C41" w:rsidP="00E91C41">
            <w:pPr>
              <w:bidi/>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ادبیات دینی</w:t>
            </w:r>
          </w:p>
        </w:tc>
        <w:tc>
          <w:tcPr>
            <w:tcW w:w="2090" w:type="dxa"/>
            <w:shd w:val="clear" w:color="auto" w:fill="E7E6E6"/>
            <w:vAlign w:val="center"/>
          </w:tcPr>
          <w:p w14:paraId="794D9675" w14:textId="77777777" w:rsidR="00E91C41" w:rsidRPr="00C503F2" w:rsidRDefault="00E91C41" w:rsidP="00E91C41">
            <w:pPr>
              <w:bidi/>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اسناد بالادستی</w:t>
            </w:r>
          </w:p>
        </w:tc>
        <w:tc>
          <w:tcPr>
            <w:tcW w:w="1954" w:type="dxa"/>
            <w:shd w:val="clear" w:color="auto" w:fill="E7E6E6"/>
            <w:vAlign w:val="center"/>
          </w:tcPr>
          <w:p w14:paraId="3091FF24" w14:textId="77777777" w:rsidR="00E91C41" w:rsidRPr="00C503F2" w:rsidRDefault="00E91C41" w:rsidP="00E91C41">
            <w:pPr>
              <w:bidi/>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 xml:space="preserve">وضعیت فعلی </w:t>
            </w:r>
            <w:del w:id="9874" w:author="Mehrnazi Boojari" w:date="2019-01-10T01:06:00Z">
              <w:r w:rsidRPr="00C503F2" w:rsidDel="00647583">
                <w:rPr>
                  <w:rFonts w:ascii="B Lotus" w:eastAsia="Calibri" w:hAnsi="B Lotus" w:cs="B Lotus" w:hint="cs"/>
                  <w:sz w:val="20"/>
                  <w:szCs w:val="20"/>
                  <w:rtl/>
                  <w:lang w:bidi="fa-IR"/>
                </w:rPr>
                <w:delText>مبتنی بر</w:delText>
              </w:r>
            </w:del>
            <w:ins w:id="9875" w:author="Mehrnazi Boojari" w:date="2019-01-10T01:06:00Z">
              <w:r w:rsidR="00647583">
                <w:rPr>
                  <w:rFonts w:ascii="B Lotus" w:eastAsia="Calibri" w:hAnsi="B Lotus" w:cs="B Lotus" w:hint="cs"/>
                  <w:sz w:val="20"/>
                  <w:szCs w:val="20"/>
                  <w:rtl/>
                  <w:lang w:bidi="fa-IR"/>
                </w:rPr>
                <w:t>مبتنی</w:t>
              </w:r>
              <w:r w:rsidR="00647583">
                <w:rPr>
                  <w:rFonts w:ascii="Times New Roman" w:eastAsia="Calibri" w:hAnsi="Times New Roman" w:cs="Times New Roman" w:hint="cs"/>
                  <w:sz w:val="20"/>
                  <w:szCs w:val="20"/>
                  <w:rtl/>
                  <w:lang w:bidi="fa-IR"/>
                </w:rPr>
                <w:t> </w:t>
              </w:r>
              <w:r w:rsidR="00647583">
                <w:rPr>
                  <w:rFonts w:ascii="B Lotus" w:eastAsia="Calibri" w:hAnsi="B Lotus" w:cs="B Lotus" w:hint="cs"/>
                  <w:sz w:val="20"/>
                  <w:szCs w:val="20"/>
                  <w:rtl/>
                  <w:lang w:bidi="fa-IR"/>
                </w:rPr>
                <w:t>بر</w:t>
              </w:r>
            </w:ins>
            <w:r w:rsidRPr="00C503F2">
              <w:rPr>
                <w:rFonts w:ascii="B Lotus" w:eastAsia="Calibri" w:hAnsi="B Lotus" w:cs="B Lotus" w:hint="cs"/>
                <w:sz w:val="20"/>
                <w:szCs w:val="20"/>
                <w:rtl/>
                <w:lang w:bidi="fa-IR"/>
              </w:rPr>
              <w:t xml:space="preserve"> شاخص</w:t>
            </w:r>
            <w:ins w:id="9876" w:author="Mehrnazi Boojari" w:date="2019-01-12T23:15:00Z">
              <w:r w:rsidR="00C44BB7">
                <w:rPr>
                  <w:rFonts w:ascii="B Lotus" w:eastAsia="Calibri" w:hAnsi="B Lotus" w:cs="B Nazanin" w:hint="cs"/>
                  <w:sz w:val="20"/>
                  <w:szCs w:val="20"/>
                  <w:rtl/>
                  <w:lang w:bidi="fa-IR"/>
                </w:rPr>
                <w:t>‌</w:t>
              </w:r>
            </w:ins>
            <w:del w:id="9877" w:author="Mehrnazi Boojari" w:date="2019-01-07T09:46:00Z">
              <w:r w:rsidRPr="00C503F2" w:rsidDel="006F7CCF">
                <w:rPr>
                  <w:rFonts w:ascii="B Lotus" w:eastAsia="Calibri" w:hAnsi="B Lotus" w:cs="B Lotus" w:hint="cs"/>
                  <w:sz w:val="20"/>
                  <w:szCs w:val="20"/>
                  <w:rtl/>
                  <w:lang w:bidi="fa-IR"/>
                </w:rPr>
                <w:delText xml:space="preserve"> های </w:delText>
              </w:r>
            </w:del>
            <w:ins w:id="9878" w:author="Mehrnazi Boojari" w:date="2019-01-07T09:46:00Z">
              <w:r w:rsidR="006F7CCF">
                <w:rPr>
                  <w:rFonts w:ascii="B Lotus" w:eastAsia="Calibri" w:hAnsi="B Lotus" w:cs="B Lotus" w:hint="cs"/>
                  <w:sz w:val="20"/>
                  <w:szCs w:val="20"/>
                  <w:rtl/>
                  <w:lang w:bidi="fa-IR"/>
                </w:rPr>
                <w:t xml:space="preserve">‌های </w:t>
              </w:r>
            </w:ins>
            <w:r w:rsidRPr="00C503F2">
              <w:rPr>
                <w:rFonts w:ascii="B Lotus" w:eastAsia="Calibri" w:hAnsi="B Lotus" w:cs="B Lotus" w:hint="cs"/>
                <w:sz w:val="20"/>
                <w:szCs w:val="20"/>
                <w:rtl/>
                <w:lang w:bidi="fa-IR"/>
              </w:rPr>
              <w:t>آماری</w:t>
            </w:r>
          </w:p>
        </w:tc>
        <w:tc>
          <w:tcPr>
            <w:tcW w:w="1599" w:type="dxa"/>
            <w:shd w:val="clear" w:color="auto" w:fill="E7E6E6"/>
            <w:vAlign w:val="center"/>
          </w:tcPr>
          <w:p w14:paraId="6BF5CCA3" w14:textId="77777777" w:rsidR="00E91C41" w:rsidRPr="00C503F2" w:rsidRDefault="00E91C41" w:rsidP="00E91C41">
            <w:pPr>
              <w:bidi/>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نگاه و رویکرد متولی مسکن روستایی</w:t>
            </w:r>
          </w:p>
        </w:tc>
      </w:tr>
      <w:tr w:rsidR="00E91C41" w:rsidRPr="00C503F2" w14:paraId="70912969" w14:textId="77777777" w:rsidTr="009355E1">
        <w:trPr>
          <w:trHeight w:val="431"/>
        </w:trPr>
        <w:tc>
          <w:tcPr>
            <w:tcW w:w="1854" w:type="dxa"/>
            <w:vAlign w:val="center"/>
          </w:tcPr>
          <w:p w14:paraId="70E4F496" w14:textId="77777777" w:rsidR="00E91C41" w:rsidRPr="00C503F2" w:rsidRDefault="00E91C41" w:rsidP="00A61902">
            <w:pPr>
              <w:bidi/>
              <w:ind w:firstLine="22"/>
              <w:jc w:val="center"/>
              <w:rPr>
                <w:rFonts w:ascii="B Lotus" w:eastAsia="Calibri" w:hAnsi="B Lotus" w:cs="B Lotus"/>
                <w:sz w:val="20"/>
                <w:szCs w:val="20"/>
                <w:rtl/>
                <w:lang w:bidi="fa-IR"/>
              </w:rPr>
            </w:pPr>
            <w:del w:id="9879" w:author="Mehrnazi Boojari" w:date="2019-01-07T22:30:00Z">
              <w:r w:rsidRPr="00C503F2" w:rsidDel="00051F26">
                <w:rPr>
                  <w:rFonts w:ascii="B Lotus" w:eastAsia="Calibri" w:hAnsi="B Lotus" w:cs="B Lotus" w:hint="cs"/>
                  <w:sz w:val="20"/>
                  <w:szCs w:val="20"/>
                  <w:rtl/>
                  <w:lang w:bidi="fa-IR"/>
                </w:rPr>
                <w:delText>در نظر گرفتن</w:delText>
              </w:r>
            </w:del>
            <w:ins w:id="9880" w:author="Mehrnazi Boojari" w:date="2019-01-07T22:30:00Z">
              <w:r w:rsidR="00051F26">
                <w:rPr>
                  <w:rFonts w:ascii="B Lotus" w:eastAsia="Calibri" w:hAnsi="B Lotus" w:cs="B Lotus" w:hint="cs"/>
                  <w:sz w:val="20"/>
                  <w:szCs w:val="20"/>
                  <w:rtl/>
                  <w:lang w:bidi="fa-IR"/>
                </w:rPr>
                <w:t>در</w:t>
              </w:r>
              <w:r w:rsidR="00051F26">
                <w:rPr>
                  <w:rFonts w:ascii="Times New Roman" w:eastAsia="Calibri" w:hAnsi="Times New Roman" w:cs="Times New Roman" w:hint="cs"/>
                  <w:sz w:val="20"/>
                  <w:szCs w:val="20"/>
                  <w:rtl/>
                  <w:lang w:bidi="fa-IR"/>
                </w:rPr>
                <w:t> </w:t>
              </w:r>
              <w:r w:rsidR="00051F26">
                <w:rPr>
                  <w:rFonts w:ascii="B Lotus" w:eastAsia="Calibri" w:hAnsi="B Lotus" w:cs="B Lotus" w:hint="cs"/>
                  <w:sz w:val="20"/>
                  <w:szCs w:val="20"/>
                  <w:rtl/>
                  <w:lang w:bidi="fa-IR"/>
                </w:rPr>
                <w:t>نظر</w:t>
              </w:r>
              <w:r w:rsidR="00051F26">
                <w:rPr>
                  <w:rFonts w:ascii="Times New Roman" w:eastAsia="Calibri" w:hAnsi="Times New Roman" w:cs="Times New Roman" w:hint="cs"/>
                  <w:sz w:val="20"/>
                  <w:szCs w:val="20"/>
                  <w:rtl/>
                  <w:lang w:bidi="fa-IR"/>
                </w:rPr>
                <w:t> </w:t>
              </w:r>
              <w:r w:rsidR="00051F26">
                <w:rPr>
                  <w:rFonts w:ascii="B Lotus" w:eastAsia="Calibri" w:hAnsi="B Lotus" w:cs="B Lotus" w:hint="cs"/>
                  <w:sz w:val="20"/>
                  <w:szCs w:val="20"/>
                  <w:rtl/>
                  <w:lang w:bidi="fa-IR"/>
                </w:rPr>
                <w:t>گرفتن</w:t>
              </w:r>
            </w:ins>
            <w:r w:rsidRPr="00C503F2">
              <w:rPr>
                <w:rFonts w:ascii="B Lotus" w:eastAsia="Calibri" w:hAnsi="B Lotus" w:cs="B Lotus" w:hint="cs"/>
                <w:sz w:val="20"/>
                <w:szCs w:val="20"/>
                <w:rtl/>
                <w:lang w:bidi="fa-IR"/>
              </w:rPr>
              <w:t xml:space="preserve"> شرایط فره</w:t>
            </w:r>
            <w:r w:rsidRPr="00A61902">
              <w:rPr>
                <w:rFonts w:ascii="B Lotus" w:eastAsia="Calibri" w:hAnsi="B Lotus" w:cs="B Lotus" w:hint="cs"/>
                <w:sz w:val="20"/>
                <w:szCs w:val="20"/>
                <w:rtl/>
                <w:lang w:bidi="fa-IR"/>
              </w:rPr>
              <w:t xml:space="preserve">نگی </w:t>
            </w:r>
            <w:del w:id="9881" w:author="Mehrnazi Boojari" w:date="2019-01-13T01:27:00Z">
              <w:r w:rsidRPr="00007F3F" w:rsidDel="00A61902">
                <w:rPr>
                  <w:rFonts w:ascii="Times New Roman" w:eastAsia="Calibri" w:hAnsi="Times New Roman" w:cs="Times New Roman" w:hint="cs"/>
                  <w:sz w:val="20"/>
                  <w:szCs w:val="20"/>
                  <w:rtl/>
                  <w:lang w:bidi="fa-IR"/>
                </w:rPr>
                <w:delText>–</w:delText>
              </w:r>
              <w:r w:rsidRPr="00007F3F" w:rsidDel="00A61902">
                <w:rPr>
                  <w:rFonts w:ascii="B Lotus" w:eastAsia="Calibri" w:hAnsi="B Lotus" w:cs="B Lotus" w:hint="cs"/>
                  <w:sz w:val="20"/>
                  <w:szCs w:val="20"/>
                  <w:rtl/>
                  <w:lang w:bidi="fa-IR"/>
                </w:rPr>
                <w:delText xml:space="preserve"> </w:delText>
              </w:r>
            </w:del>
            <w:ins w:id="9882" w:author="Mehrnazi Boojari" w:date="2019-01-13T01:27:00Z">
              <w:r w:rsidR="00A61902" w:rsidRPr="00A61902">
                <w:rPr>
                  <w:rFonts w:ascii="Times New Roman" w:eastAsia="Calibri" w:hAnsi="Times New Roman" w:cs="B Lotus" w:hint="cs"/>
                  <w:sz w:val="20"/>
                  <w:szCs w:val="20"/>
                  <w:rtl/>
                  <w:lang w:bidi="fa-IR"/>
                  <w:rPrChange w:id="9883" w:author="Mehrnazi Boojari" w:date="2019-01-13T01:27:00Z">
                    <w:rPr>
                      <w:rFonts w:ascii="Times New Roman" w:eastAsia="Calibri" w:hAnsi="Times New Roman" w:cs="Times New Roman" w:hint="cs"/>
                      <w:b/>
                      <w:bCs/>
                      <w:color w:val="000000" w:themeColor="text1"/>
                      <w:sz w:val="20"/>
                      <w:szCs w:val="20"/>
                      <w:rtl/>
                      <w:lang w:bidi="fa-IR"/>
                    </w:rPr>
                  </w:rPrChange>
                </w:rPr>
                <w:t>ـ</w:t>
              </w:r>
              <w:r w:rsidR="00A61902" w:rsidRPr="00A61902">
                <w:rPr>
                  <w:rFonts w:ascii="B Lotus" w:eastAsia="Calibri" w:hAnsi="B Lotus" w:cs="B Lotus" w:hint="cs"/>
                  <w:sz w:val="20"/>
                  <w:szCs w:val="20"/>
                  <w:rtl/>
                  <w:lang w:bidi="fa-IR"/>
                </w:rPr>
                <w:t xml:space="preserve"> </w:t>
              </w:r>
            </w:ins>
            <w:r w:rsidRPr="00007F3F">
              <w:rPr>
                <w:rFonts w:ascii="B Lotus" w:eastAsia="Calibri" w:hAnsi="B Lotus" w:cs="B Lotus" w:hint="cs"/>
                <w:sz w:val="20"/>
                <w:szCs w:val="20"/>
                <w:rtl/>
                <w:lang w:bidi="fa-IR"/>
              </w:rPr>
              <w:t>اجتماعی</w:t>
            </w:r>
            <w:r w:rsidRPr="00C503F2">
              <w:rPr>
                <w:rFonts w:ascii="B Lotus" w:eastAsia="Calibri" w:hAnsi="B Lotus" w:cs="B Lotus" w:hint="cs"/>
                <w:sz w:val="20"/>
                <w:szCs w:val="20"/>
                <w:rtl/>
                <w:lang w:bidi="fa-IR"/>
              </w:rPr>
              <w:t xml:space="preserve"> </w:t>
            </w:r>
            <w:del w:id="9884" w:author="Mehrnazi Boojari" w:date="2019-01-07T10:03:00Z">
              <w:r w:rsidRPr="00C503F2" w:rsidDel="00A31D6F">
                <w:rPr>
                  <w:rFonts w:ascii="B Lotus" w:eastAsia="Calibri" w:hAnsi="B Lotus" w:cs="B Lotus" w:hint="cs"/>
                  <w:sz w:val="20"/>
                  <w:szCs w:val="20"/>
                  <w:rtl/>
                  <w:lang w:bidi="fa-IR"/>
                </w:rPr>
                <w:lastRenderedPageBreak/>
                <w:delText>روستائی</w:delText>
              </w:r>
            </w:del>
            <w:ins w:id="9885" w:author="Mehrnazi Boojari" w:date="2019-01-07T10:03:00Z">
              <w:r w:rsidR="00A31D6F">
                <w:rPr>
                  <w:rFonts w:ascii="B Lotus" w:eastAsia="Calibri" w:hAnsi="B Lotus" w:cs="B Lotus" w:hint="cs"/>
                  <w:sz w:val="20"/>
                  <w:szCs w:val="20"/>
                  <w:rtl/>
                  <w:lang w:bidi="fa-IR"/>
                </w:rPr>
                <w:t>روستایی</w:t>
              </w:r>
            </w:ins>
            <w:r w:rsidRPr="00C503F2">
              <w:rPr>
                <w:rFonts w:ascii="B Lotus" w:eastAsia="Calibri" w:hAnsi="B Lotus" w:cs="B Lotus" w:hint="cs"/>
                <w:sz w:val="20"/>
                <w:szCs w:val="20"/>
                <w:rtl/>
                <w:lang w:bidi="fa-IR"/>
              </w:rPr>
              <w:t xml:space="preserve">ان در ساخت مسکن روستایی </w:t>
            </w:r>
          </w:p>
        </w:tc>
        <w:tc>
          <w:tcPr>
            <w:tcW w:w="1618" w:type="dxa"/>
            <w:vAlign w:val="center"/>
          </w:tcPr>
          <w:p w14:paraId="1A880359" w14:textId="77777777" w:rsidR="00E91C41" w:rsidRPr="00C503F2" w:rsidRDefault="00E91C41" w:rsidP="009355E1">
            <w:pPr>
              <w:bidi/>
              <w:contextualSpacing/>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lastRenderedPageBreak/>
              <w:t xml:space="preserve">ذیل </w:t>
            </w:r>
            <w:del w:id="9886" w:author="Mehrnazi Boojari" w:date="2019-01-07T10:18:00Z">
              <w:r w:rsidRPr="00C503F2" w:rsidDel="0028073B">
                <w:rPr>
                  <w:rFonts w:ascii="B Lotus" w:eastAsia="Calibri" w:hAnsi="B Lotus" w:cs="B Lotus" w:hint="cs"/>
                  <w:sz w:val="20"/>
                  <w:szCs w:val="20"/>
                  <w:rtl/>
                  <w:lang w:bidi="fa-IR"/>
                </w:rPr>
                <w:delText>شاخصها</w:delText>
              </w:r>
            </w:del>
            <w:ins w:id="9887" w:author="Mehrnazi Boojari" w:date="2019-01-07T10:18:00Z">
              <w:r w:rsidR="0028073B">
                <w:rPr>
                  <w:rFonts w:ascii="B Lotus" w:eastAsia="Calibri" w:hAnsi="B Lotus" w:cs="B Lotus" w:hint="cs"/>
                  <w:sz w:val="20"/>
                  <w:szCs w:val="20"/>
                  <w:rtl/>
                  <w:lang w:bidi="fa-IR"/>
                </w:rPr>
                <w:t>شاخص‌ها</w:t>
              </w:r>
            </w:ins>
            <w:r w:rsidRPr="00C503F2">
              <w:rPr>
                <w:rFonts w:ascii="B Lotus" w:eastAsia="Calibri" w:hAnsi="B Lotus" w:cs="B Lotus" w:hint="cs"/>
                <w:sz w:val="20"/>
                <w:szCs w:val="20"/>
                <w:rtl/>
                <w:lang w:bidi="fa-IR"/>
              </w:rPr>
              <w:t>ی اجتماعی</w:t>
            </w:r>
            <w:ins w:id="9888" w:author="Mehrnazi Boojari" w:date="2019-01-13T01:28:00Z">
              <w:r w:rsidR="00007F3F">
                <w:rPr>
                  <w:rFonts w:ascii="B Lotus" w:eastAsia="Calibri" w:hAnsi="B Lotus" w:cs="B Lotus" w:hint="cs"/>
                  <w:sz w:val="20"/>
                  <w:szCs w:val="20"/>
                  <w:rtl/>
                  <w:lang w:bidi="fa-IR"/>
                </w:rPr>
                <w:t xml:space="preserve"> ـ</w:t>
              </w:r>
            </w:ins>
            <w:r w:rsidRPr="00C503F2">
              <w:rPr>
                <w:rFonts w:ascii="B Lotus" w:eastAsia="Calibri" w:hAnsi="B Lotus" w:cs="B Lotus" w:hint="cs"/>
                <w:sz w:val="20"/>
                <w:szCs w:val="20"/>
                <w:rtl/>
                <w:lang w:bidi="fa-IR"/>
              </w:rPr>
              <w:t xml:space="preserve"> فرهنگی</w:t>
            </w:r>
          </w:p>
        </w:tc>
        <w:tc>
          <w:tcPr>
            <w:tcW w:w="1134" w:type="dxa"/>
            <w:vAlign w:val="center"/>
          </w:tcPr>
          <w:p w14:paraId="6EF533B0" w14:textId="77777777" w:rsidR="00E91C41" w:rsidRPr="00C503F2" w:rsidRDefault="00E91C41" w:rsidP="00E91C41">
            <w:pPr>
              <w:bidi/>
              <w:ind w:left="144"/>
              <w:jc w:val="center"/>
              <w:rPr>
                <w:rFonts w:ascii="B Lotus" w:eastAsia="Calibri" w:hAnsi="B Lotus" w:cs="B Lotus"/>
                <w:sz w:val="20"/>
                <w:szCs w:val="20"/>
                <w:rtl/>
                <w:lang w:bidi="fa-IR"/>
              </w:rPr>
            </w:pPr>
            <w:del w:id="9889" w:author="Mehrnazi Boojari" w:date="2019-01-07T10:18:00Z">
              <w:r w:rsidRPr="00C503F2" w:rsidDel="0028073B">
                <w:rPr>
                  <w:rFonts w:ascii="B Lotus" w:eastAsia="Calibri" w:hAnsi="B Lotus" w:cs="B Lotus" w:hint="cs"/>
                  <w:sz w:val="20"/>
                  <w:szCs w:val="20"/>
                  <w:rtl/>
                  <w:lang w:bidi="fa-IR"/>
                </w:rPr>
                <w:delText>شاخصها</w:delText>
              </w:r>
            </w:del>
            <w:ins w:id="9890" w:author="Mehrnazi Boojari" w:date="2019-01-07T10:18:00Z">
              <w:r w:rsidR="0028073B">
                <w:rPr>
                  <w:rFonts w:ascii="B Lotus" w:eastAsia="Calibri" w:hAnsi="B Lotus" w:cs="B Lotus" w:hint="cs"/>
                  <w:sz w:val="20"/>
                  <w:szCs w:val="20"/>
                  <w:rtl/>
                  <w:lang w:bidi="fa-IR"/>
                </w:rPr>
                <w:t>شاخص‌ها</w:t>
              </w:r>
            </w:ins>
            <w:r w:rsidRPr="00C503F2">
              <w:rPr>
                <w:rFonts w:ascii="B Lotus" w:eastAsia="Calibri" w:hAnsi="B Lotus" w:cs="B Lotus" w:hint="cs"/>
                <w:sz w:val="20"/>
                <w:szCs w:val="20"/>
                <w:rtl/>
                <w:lang w:bidi="fa-IR"/>
              </w:rPr>
              <w:t>ی 1</w:t>
            </w:r>
            <w:ins w:id="9891" w:author="Mehrnazi Boojari" w:date="2019-01-12T23:15:00Z">
              <w:r w:rsidR="00C44BB7">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و</w:t>
            </w:r>
            <w:ins w:id="9892" w:author="Mehrnazi Boojari" w:date="2019-01-12T23:15:00Z">
              <w:r w:rsidR="00C44BB7">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7</w:t>
            </w:r>
            <w:ins w:id="9893" w:author="Mehrnazi Boojari" w:date="2019-01-12T23:15:00Z">
              <w:r w:rsidR="00C44BB7">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و</w:t>
            </w:r>
            <w:ins w:id="9894" w:author="Mehrnazi Boojari" w:date="2019-01-12T23:15:00Z">
              <w:r w:rsidR="00C44BB7">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5</w:t>
            </w:r>
            <w:ins w:id="9895" w:author="Mehrnazi Boojari" w:date="2019-01-12T23:15:00Z">
              <w:r w:rsidR="00C44BB7">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و</w:t>
            </w:r>
            <w:ins w:id="9896" w:author="Mehrnazi Boojari" w:date="2019-01-12T23:15:00Z">
              <w:r w:rsidR="00C44BB7">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2</w:t>
            </w:r>
          </w:p>
        </w:tc>
        <w:tc>
          <w:tcPr>
            <w:tcW w:w="2090" w:type="dxa"/>
            <w:vAlign w:val="center"/>
          </w:tcPr>
          <w:p w14:paraId="4FCCD648" w14:textId="77777777" w:rsidR="00E91C41" w:rsidRPr="009355E1" w:rsidRDefault="00E91C41" w:rsidP="00A25B54">
            <w:pPr>
              <w:pStyle w:val="ListParagraph"/>
              <w:numPr>
                <w:ilvl w:val="0"/>
                <w:numId w:val="67"/>
              </w:numPr>
              <w:bidi/>
              <w:ind w:left="148" w:hanging="148"/>
              <w:jc w:val="left"/>
              <w:rPr>
                <w:rFonts w:eastAsia="Calibri"/>
                <w:sz w:val="20"/>
                <w:szCs w:val="20"/>
                <w:rtl/>
                <w:lang w:bidi="fa-IR"/>
              </w:rPr>
            </w:pPr>
            <w:r w:rsidRPr="009355E1">
              <w:rPr>
                <w:rFonts w:eastAsia="Calibri" w:hint="cs"/>
                <w:sz w:val="20"/>
                <w:szCs w:val="20"/>
                <w:rtl/>
                <w:lang w:bidi="fa-IR"/>
              </w:rPr>
              <w:t>سیاست</w:t>
            </w:r>
            <w:del w:id="9897" w:author="Mehrnazi Boojari" w:date="2019-01-07T09:46:00Z">
              <w:r w:rsidRPr="009355E1" w:rsidDel="006F7CCF">
                <w:rPr>
                  <w:rFonts w:eastAsia="Calibri" w:hint="cs"/>
                  <w:sz w:val="20"/>
                  <w:szCs w:val="20"/>
                  <w:rtl/>
                  <w:lang w:bidi="fa-IR"/>
                </w:rPr>
                <w:delText xml:space="preserve"> های </w:delText>
              </w:r>
            </w:del>
            <w:ins w:id="9898" w:author="Mehrnazi Boojari" w:date="2019-01-07T09:46:00Z">
              <w:r w:rsidR="006F7CCF">
                <w:rPr>
                  <w:rFonts w:eastAsia="Calibri" w:hint="cs"/>
                  <w:sz w:val="20"/>
                  <w:szCs w:val="20"/>
                  <w:rtl/>
                  <w:lang w:bidi="fa-IR"/>
                </w:rPr>
                <w:t xml:space="preserve">‌های </w:t>
              </w:r>
            </w:ins>
            <w:r w:rsidRPr="009355E1">
              <w:rPr>
                <w:rFonts w:eastAsia="Calibri" w:hint="cs"/>
                <w:sz w:val="20"/>
                <w:szCs w:val="20"/>
                <w:rtl/>
                <w:lang w:bidi="fa-IR"/>
              </w:rPr>
              <w:t xml:space="preserve">کلی نظام </w:t>
            </w:r>
          </w:p>
          <w:p w14:paraId="00455F01" w14:textId="77777777" w:rsidR="00E91C41" w:rsidRPr="009355E1" w:rsidRDefault="00E91C41" w:rsidP="00A25B54">
            <w:pPr>
              <w:pStyle w:val="ListParagraph"/>
              <w:numPr>
                <w:ilvl w:val="0"/>
                <w:numId w:val="67"/>
              </w:numPr>
              <w:bidi/>
              <w:ind w:left="148" w:hanging="148"/>
              <w:jc w:val="left"/>
              <w:rPr>
                <w:rFonts w:eastAsia="Calibri"/>
                <w:sz w:val="20"/>
                <w:szCs w:val="20"/>
                <w:rtl/>
                <w:lang w:bidi="fa-IR"/>
              </w:rPr>
            </w:pPr>
            <w:r w:rsidRPr="009355E1">
              <w:rPr>
                <w:rFonts w:eastAsia="Calibri" w:hint="cs"/>
                <w:sz w:val="20"/>
                <w:szCs w:val="20"/>
                <w:rtl/>
                <w:lang w:bidi="fa-IR"/>
              </w:rPr>
              <w:t>برنامه 3 و</w:t>
            </w:r>
            <w:ins w:id="9899" w:author="Mehrnazi Boojari" w:date="2019-01-12T23:15:00Z">
              <w:r w:rsidR="00C44BB7">
                <w:rPr>
                  <w:rFonts w:eastAsia="Calibri" w:hint="cs"/>
                  <w:sz w:val="20"/>
                  <w:szCs w:val="20"/>
                  <w:rtl/>
                  <w:lang w:bidi="fa-IR"/>
                </w:rPr>
                <w:t xml:space="preserve"> </w:t>
              </w:r>
            </w:ins>
            <w:r w:rsidRPr="009355E1">
              <w:rPr>
                <w:rFonts w:eastAsia="Calibri" w:hint="cs"/>
                <w:sz w:val="20"/>
                <w:szCs w:val="20"/>
                <w:rtl/>
                <w:lang w:bidi="fa-IR"/>
              </w:rPr>
              <w:t>4 و</w:t>
            </w:r>
            <w:ins w:id="9900" w:author="Mehrnazi Boojari" w:date="2019-01-12T23:15:00Z">
              <w:r w:rsidR="00C44BB7">
                <w:rPr>
                  <w:rFonts w:eastAsia="Calibri" w:hint="cs"/>
                  <w:sz w:val="20"/>
                  <w:szCs w:val="20"/>
                  <w:rtl/>
                  <w:lang w:bidi="fa-IR"/>
                </w:rPr>
                <w:t xml:space="preserve"> </w:t>
              </w:r>
            </w:ins>
            <w:r w:rsidRPr="009355E1">
              <w:rPr>
                <w:rFonts w:eastAsia="Calibri" w:hint="cs"/>
                <w:sz w:val="20"/>
                <w:szCs w:val="20"/>
                <w:rtl/>
                <w:lang w:bidi="fa-IR"/>
              </w:rPr>
              <w:t xml:space="preserve">5 </w:t>
            </w:r>
          </w:p>
          <w:p w14:paraId="005A4A7C" w14:textId="77777777" w:rsidR="00E91C41" w:rsidRPr="009355E1" w:rsidRDefault="00E91C41" w:rsidP="00A25B54">
            <w:pPr>
              <w:pStyle w:val="ListParagraph"/>
              <w:numPr>
                <w:ilvl w:val="0"/>
                <w:numId w:val="67"/>
              </w:numPr>
              <w:bidi/>
              <w:ind w:left="148" w:hanging="148"/>
              <w:jc w:val="left"/>
              <w:rPr>
                <w:rFonts w:eastAsia="Calibri"/>
                <w:sz w:val="20"/>
                <w:szCs w:val="20"/>
                <w:rtl/>
                <w:lang w:bidi="fa-IR"/>
              </w:rPr>
            </w:pPr>
            <w:r w:rsidRPr="009355E1">
              <w:rPr>
                <w:rFonts w:eastAsia="Calibri" w:hint="cs"/>
                <w:sz w:val="20"/>
                <w:szCs w:val="20"/>
                <w:rtl/>
                <w:lang w:bidi="fa-IR"/>
              </w:rPr>
              <w:lastRenderedPageBreak/>
              <w:t>طرح جامع مسکن روستایی</w:t>
            </w:r>
          </w:p>
          <w:p w14:paraId="22E83577" w14:textId="77777777" w:rsidR="00E91C41" w:rsidRPr="00C503F2" w:rsidRDefault="00E91C41" w:rsidP="00E91C41">
            <w:pPr>
              <w:bidi/>
              <w:ind w:left="144"/>
              <w:rPr>
                <w:rFonts w:ascii="B Lotus" w:eastAsia="Calibri" w:hAnsi="B Lotus" w:cs="B Lotus"/>
                <w:sz w:val="20"/>
                <w:szCs w:val="20"/>
                <w:rtl/>
                <w:lang w:bidi="fa-IR"/>
              </w:rPr>
            </w:pPr>
          </w:p>
        </w:tc>
        <w:tc>
          <w:tcPr>
            <w:tcW w:w="1954" w:type="dxa"/>
            <w:vAlign w:val="center"/>
          </w:tcPr>
          <w:p w14:paraId="4157E3D8" w14:textId="77777777" w:rsidR="00E91C41" w:rsidRPr="00C503F2" w:rsidRDefault="00E91C41" w:rsidP="00E436D1">
            <w:pPr>
              <w:numPr>
                <w:ilvl w:val="0"/>
                <w:numId w:val="51"/>
              </w:numPr>
              <w:bidi/>
              <w:ind w:left="144" w:hanging="144"/>
              <w:contextualSpacing/>
              <w:rPr>
                <w:rFonts w:ascii="B Lotus" w:eastAsia="Calibri" w:hAnsi="B Lotus" w:cs="B Lotus"/>
                <w:sz w:val="20"/>
                <w:szCs w:val="20"/>
                <w:rtl/>
                <w:lang w:bidi="fa-IR"/>
              </w:rPr>
            </w:pPr>
            <w:del w:id="9901" w:author="Mehrnazi Boojari" w:date="2019-01-07T23:59:00Z">
              <w:r w:rsidRPr="00C503F2" w:rsidDel="008E2EB9">
                <w:rPr>
                  <w:rFonts w:ascii="B Lotus" w:eastAsia="Calibri" w:hAnsi="B Lotus" w:cs="B Lotus" w:hint="cs"/>
                  <w:sz w:val="20"/>
                  <w:szCs w:val="20"/>
                  <w:rtl/>
                  <w:lang w:bidi="fa-IR"/>
                </w:rPr>
                <w:lastRenderedPageBreak/>
                <w:delText>پائین</w:delText>
              </w:r>
            </w:del>
            <w:ins w:id="9902" w:author="Mehrnazi Boojari" w:date="2019-01-07T23:59:00Z">
              <w:r w:rsidR="008E2EB9">
                <w:rPr>
                  <w:rFonts w:ascii="B Lotus" w:eastAsia="Calibri" w:hAnsi="B Lotus" w:cs="B Lotus" w:hint="cs"/>
                  <w:sz w:val="20"/>
                  <w:szCs w:val="20"/>
                  <w:rtl/>
                  <w:lang w:bidi="fa-IR"/>
                </w:rPr>
                <w:t>پایین</w:t>
              </w:r>
            </w:ins>
            <w:ins w:id="9903" w:author="Mehrnazi Boojari" w:date="2019-01-12T23:15:00Z">
              <w:r w:rsidR="00E436D1">
                <w:rPr>
                  <w:rFonts w:ascii="B Lotus" w:eastAsia="Calibri" w:hAnsi="B Lotus" w:cs="B Nazanin" w:hint="cs"/>
                  <w:sz w:val="20"/>
                  <w:szCs w:val="20"/>
                  <w:rtl/>
                  <w:lang w:bidi="fa-IR"/>
                </w:rPr>
                <w:t>‌</w:t>
              </w:r>
            </w:ins>
            <w:del w:id="9904" w:author="Mehrnazi Boojari" w:date="2019-01-12T23:15:00Z">
              <w:r w:rsidRPr="00C503F2" w:rsidDel="00E436D1">
                <w:rPr>
                  <w:rFonts w:ascii="B Lotus" w:eastAsia="Calibri" w:hAnsi="B Lotus" w:cs="B Lotus" w:hint="cs"/>
                  <w:sz w:val="20"/>
                  <w:szCs w:val="20"/>
                  <w:rtl/>
                  <w:lang w:bidi="fa-IR"/>
                </w:rPr>
                <w:delText xml:space="preserve"> </w:delText>
              </w:r>
            </w:del>
            <w:r w:rsidRPr="00C503F2">
              <w:rPr>
                <w:rFonts w:ascii="B Lotus" w:eastAsia="Calibri" w:hAnsi="B Lotus" w:cs="B Lotus" w:hint="cs"/>
                <w:sz w:val="20"/>
                <w:szCs w:val="20"/>
                <w:rtl/>
                <w:lang w:bidi="fa-IR"/>
              </w:rPr>
              <w:t xml:space="preserve">رفتن بعد خانوار </w:t>
            </w:r>
          </w:p>
          <w:p w14:paraId="63CCB08B" w14:textId="77777777" w:rsidR="00E91C41" w:rsidRPr="00C503F2" w:rsidRDefault="00E91C41" w:rsidP="00A25B54">
            <w:pPr>
              <w:numPr>
                <w:ilvl w:val="0"/>
                <w:numId w:val="51"/>
              </w:numPr>
              <w:bidi/>
              <w:ind w:left="144" w:hanging="144"/>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 xml:space="preserve">کاهش تعداد اتاق در </w:t>
            </w:r>
            <w:r w:rsidRPr="00C503F2">
              <w:rPr>
                <w:rFonts w:ascii="B Lotus" w:eastAsia="Calibri" w:hAnsi="B Lotus" w:cs="B Lotus" w:hint="cs"/>
                <w:sz w:val="20"/>
                <w:szCs w:val="20"/>
                <w:rtl/>
                <w:lang w:bidi="fa-IR"/>
              </w:rPr>
              <w:lastRenderedPageBreak/>
              <w:t xml:space="preserve">واحد </w:t>
            </w:r>
          </w:p>
          <w:p w14:paraId="3E9DA933" w14:textId="77777777" w:rsidR="00E91C41" w:rsidRPr="00C503F2" w:rsidRDefault="00E91C41" w:rsidP="00C44BB7">
            <w:pPr>
              <w:numPr>
                <w:ilvl w:val="0"/>
                <w:numId w:val="51"/>
              </w:numPr>
              <w:bidi/>
              <w:ind w:left="144" w:hanging="144"/>
              <w:contextualSpacing/>
              <w:rPr>
                <w:rFonts w:ascii="B Lotus" w:eastAsia="Calibri" w:hAnsi="B Lotus" w:cs="B Lotus"/>
                <w:sz w:val="20"/>
                <w:szCs w:val="20"/>
                <w:rtl/>
                <w:lang w:bidi="fa-IR"/>
              </w:rPr>
            </w:pPr>
            <w:del w:id="9905" w:author="Mehrnazi Boojari" w:date="2019-01-07T23:59:00Z">
              <w:r w:rsidRPr="00C503F2" w:rsidDel="008E2EB9">
                <w:rPr>
                  <w:rFonts w:ascii="B Lotus" w:eastAsia="Calibri" w:hAnsi="B Lotus" w:cs="B Lotus" w:hint="cs"/>
                  <w:sz w:val="20"/>
                  <w:szCs w:val="20"/>
                  <w:rtl/>
                  <w:lang w:bidi="fa-IR"/>
                </w:rPr>
                <w:delText>پائین</w:delText>
              </w:r>
            </w:del>
            <w:ins w:id="9906" w:author="Mehrnazi Boojari" w:date="2019-01-07T23:59:00Z">
              <w:r w:rsidR="008E2EB9">
                <w:rPr>
                  <w:rFonts w:ascii="B Lotus" w:eastAsia="Calibri" w:hAnsi="B Lotus" w:cs="B Lotus" w:hint="cs"/>
                  <w:sz w:val="20"/>
                  <w:szCs w:val="20"/>
                  <w:rtl/>
                  <w:lang w:bidi="fa-IR"/>
                </w:rPr>
                <w:t>پایین</w:t>
              </w:r>
            </w:ins>
            <w:ins w:id="9907" w:author="Mehrnazi Boojari" w:date="2019-01-12T23:15:00Z">
              <w:r w:rsidR="00C44BB7">
                <w:rPr>
                  <w:rFonts w:ascii="B Lotus" w:eastAsia="Calibri" w:hAnsi="B Lotus" w:cs="B Nazanin" w:hint="cs"/>
                  <w:sz w:val="20"/>
                  <w:szCs w:val="20"/>
                  <w:rtl/>
                  <w:lang w:bidi="fa-IR"/>
                </w:rPr>
                <w:t>‌</w:t>
              </w:r>
            </w:ins>
            <w:del w:id="9908" w:author="Mehrnazi Boojari" w:date="2019-01-12T23:15:00Z">
              <w:r w:rsidRPr="00C503F2" w:rsidDel="00C44BB7">
                <w:rPr>
                  <w:rFonts w:ascii="B Lotus" w:eastAsia="Calibri" w:hAnsi="B Lotus" w:cs="B Lotus" w:hint="cs"/>
                  <w:sz w:val="20"/>
                  <w:szCs w:val="20"/>
                  <w:rtl/>
                  <w:lang w:bidi="fa-IR"/>
                </w:rPr>
                <w:delText xml:space="preserve"> </w:delText>
              </w:r>
            </w:del>
            <w:r w:rsidRPr="00C503F2">
              <w:rPr>
                <w:rFonts w:ascii="B Lotus" w:eastAsia="Calibri" w:hAnsi="B Lotus" w:cs="B Lotus" w:hint="cs"/>
                <w:sz w:val="20"/>
                <w:szCs w:val="20"/>
                <w:rtl/>
                <w:lang w:bidi="fa-IR"/>
              </w:rPr>
              <w:t>آمدن وسعت</w:t>
            </w:r>
            <w:ins w:id="9909" w:author="Mehrnazi Boojari" w:date="2019-01-12T23:15:00Z">
              <w:r w:rsidR="00C44BB7">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‌مساکن</w:t>
            </w:r>
          </w:p>
          <w:p w14:paraId="4170E829" w14:textId="77777777" w:rsidR="00E91C41" w:rsidRPr="00C503F2" w:rsidRDefault="00E91C41" w:rsidP="00E436D1">
            <w:pPr>
              <w:numPr>
                <w:ilvl w:val="0"/>
                <w:numId w:val="51"/>
              </w:numPr>
              <w:bidi/>
              <w:ind w:left="144" w:hanging="144"/>
              <w:contextualSpacing/>
              <w:rPr>
                <w:rFonts w:ascii="B Lotus" w:eastAsia="Calibri" w:hAnsi="B Lotus" w:cs="B Lotus"/>
                <w:sz w:val="20"/>
                <w:szCs w:val="20"/>
                <w:rtl/>
                <w:lang w:bidi="fa-IR"/>
              </w:rPr>
            </w:pPr>
            <w:del w:id="9910" w:author="Mehrnazi Boojari" w:date="2019-01-07T23:59:00Z">
              <w:r w:rsidRPr="00C503F2" w:rsidDel="008E2EB9">
                <w:rPr>
                  <w:rFonts w:ascii="B Lotus" w:eastAsia="Calibri" w:hAnsi="B Lotus" w:cs="B Lotus" w:hint="cs"/>
                  <w:sz w:val="20"/>
                  <w:szCs w:val="20"/>
                  <w:rtl/>
                  <w:lang w:bidi="fa-IR"/>
                </w:rPr>
                <w:delText>پائین</w:delText>
              </w:r>
            </w:del>
            <w:ins w:id="9911" w:author="Mehrnazi Boojari" w:date="2019-01-07T23:59:00Z">
              <w:r w:rsidR="008E2EB9">
                <w:rPr>
                  <w:rFonts w:ascii="B Lotus" w:eastAsia="Calibri" w:hAnsi="B Lotus" w:cs="B Lotus" w:hint="cs"/>
                  <w:sz w:val="20"/>
                  <w:szCs w:val="20"/>
                  <w:rtl/>
                  <w:lang w:bidi="fa-IR"/>
                </w:rPr>
                <w:t>پایین</w:t>
              </w:r>
            </w:ins>
            <w:ins w:id="9912" w:author="Mehrnazi Boojari" w:date="2019-01-12T23:15:00Z">
              <w:r w:rsidR="00E436D1">
                <w:rPr>
                  <w:rFonts w:ascii="B Lotus" w:eastAsia="Calibri" w:hAnsi="B Lotus" w:cs="B Nazanin" w:hint="cs"/>
                  <w:sz w:val="20"/>
                  <w:szCs w:val="20"/>
                  <w:rtl/>
                  <w:lang w:bidi="fa-IR"/>
                </w:rPr>
                <w:t>‌</w:t>
              </w:r>
            </w:ins>
            <w:del w:id="9913" w:author="Mehrnazi Boojari" w:date="2019-01-12T23:15:00Z">
              <w:r w:rsidRPr="00C503F2" w:rsidDel="00E436D1">
                <w:rPr>
                  <w:rFonts w:ascii="B Lotus" w:eastAsia="Calibri" w:hAnsi="B Lotus" w:cs="B Lotus" w:hint="cs"/>
                  <w:sz w:val="20"/>
                  <w:szCs w:val="20"/>
                  <w:rtl/>
                  <w:lang w:bidi="fa-IR"/>
                </w:rPr>
                <w:delText xml:space="preserve"> </w:delText>
              </w:r>
            </w:del>
            <w:r w:rsidRPr="00C503F2">
              <w:rPr>
                <w:rFonts w:ascii="B Lotus" w:eastAsia="Calibri" w:hAnsi="B Lotus" w:cs="B Lotus" w:hint="cs"/>
                <w:sz w:val="20"/>
                <w:szCs w:val="20"/>
                <w:rtl/>
                <w:lang w:bidi="fa-IR"/>
              </w:rPr>
              <w:t xml:space="preserve">آمدن تصرف ملکی </w:t>
            </w:r>
          </w:p>
          <w:p w14:paraId="2387568C" w14:textId="77777777" w:rsidR="00E91C41" w:rsidRPr="00C503F2" w:rsidRDefault="00E91C41" w:rsidP="00E436D1">
            <w:pPr>
              <w:numPr>
                <w:ilvl w:val="0"/>
                <w:numId w:val="51"/>
              </w:numPr>
              <w:bidi/>
              <w:ind w:left="144" w:hanging="144"/>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بالا</w:t>
            </w:r>
            <w:ins w:id="9914" w:author="Mehrnazi Boojari" w:date="2019-01-12T23:16:00Z">
              <w:r w:rsidR="00E436D1">
                <w:rPr>
                  <w:rFonts w:ascii="B Lotus" w:eastAsia="Calibri" w:hAnsi="B Lotus" w:cs="B Nazanin" w:hint="cs"/>
                  <w:sz w:val="20"/>
                  <w:szCs w:val="20"/>
                  <w:rtl/>
                  <w:lang w:bidi="fa-IR"/>
                </w:rPr>
                <w:t>‌</w:t>
              </w:r>
            </w:ins>
            <w:del w:id="9915" w:author="Mehrnazi Boojari" w:date="2019-01-12T23:16:00Z">
              <w:r w:rsidRPr="00C503F2" w:rsidDel="00E436D1">
                <w:rPr>
                  <w:rFonts w:ascii="B Lotus" w:eastAsia="Calibri" w:hAnsi="B Lotus" w:cs="B Lotus" w:hint="cs"/>
                  <w:sz w:val="20"/>
                  <w:szCs w:val="20"/>
                  <w:rtl/>
                  <w:lang w:bidi="fa-IR"/>
                </w:rPr>
                <w:delText xml:space="preserve"> </w:delText>
              </w:r>
            </w:del>
            <w:r w:rsidRPr="00C503F2">
              <w:rPr>
                <w:rFonts w:ascii="B Lotus" w:eastAsia="Calibri" w:hAnsi="B Lotus" w:cs="B Lotus" w:hint="cs"/>
                <w:sz w:val="20"/>
                <w:szCs w:val="20"/>
                <w:rtl/>
                <w:lang w:bidi="fa-IR"/>
              </w:rPr>
              <w:t>رفتن هزینه</w:t>
            </w:r>
            <w:del w:id="9916" w:author="Mehrnazi Boojari" w:date="2019-01-07T09:46:00Z">
              <w:r w:rsidRPr="00C503F2" w:rsidDel="006F7CCF">
                <w:rPr>
                  <w:rFonts w:ascii="B Lotus" w:eastAsia="Calibri" w:hAnsi="B Lotus" w:cs="B Lotus" w:hint="cs"/>
                  <w:sz w:val="20"/>
                  <w:szCs w:val="20"/>
                  <w:rtl/>
                  <w:lang w:bidi="fa-IR"/>
                </w:rPr>
                <w:delText xml:space="preserve"> های </w:delText>
              </w:r>
            </w:del>
            <w:ins w:id="9917" w:author="Mehrnazi Boojari" w:date="2019-01-07T09:46:00Z">
              <w:r w:rsidR="006F7CCF">
                <w:rPr>
                  <w:rFonts w:ascii="B Lotus" w:eastAsia="Calibri" w:hAnsi="B Lotus" w:cs="B Lotus" w:hint="cs"/>
                  <w:sz w:val="20"/>
                  <w:szCs w:val="20"/>
                  <w:rtl/>
                  <w:lang w:bidi="fa-IR"/>
                </w:rPr>
                <w:t xml:space="preserve">‌های </w:t>
              </w:r>
            </w:ins>
            <w:r w:rsidRPr="00C503F2">
              <w:rPr>
                <w:rFonts w:ascii="B Lotus" w:eastAsia="Calibri" w:hAnsi="B Lotus" w:cs="B Lotus" w:hint="cs"/>
                <w:sz w:val="20"/>
                <w:szCs w:val="20"/>
                <w:rtl/>
                <w:lang w:bidi="fa-IR"/>
              </w:rPr>
              <w:t>ساخت</w:t>
            </w:r>
          </w:p>
        </w:tc>
        <w:tc>
          <w:tcPr>
            <w:tcW w:w="1599" w:type="dxa"/>
            <w:vAlign w:val="center"/>
          </w:tcPr>
          <w:p w14:paraId="1A0FF0AF" w14:textId="77777777" w:rsidR="00E91C41" w:rsidRPr="00C503F2" w:rsidRDefault="00E91C41" w:rsidP="009355E1">
            <w:pPr>
              <w:bidi/>
              <w:contextualSpacing/>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lastRenderedPageBreak/>
              <w:t>مستخرج از مصاحبه</w:t>
            </w:r>
          </w:p>
        </w:tc>
      </w:tr>
      <w:tr w:rsidR="00E91C41" w:rsidRPr="00C503F2" w14:paraId="2442B364" w14:textId="77777777" w:rsidTr="009355E1">
        <w:trPr>
          <w:trHeight w:val="417"/>
        </w:trPr>
        <w:tc>
          <w:tcPr>
            <w:tcW w:w="1854" w:type="dxa"/>
            <w:vAlign w:val="center"/>
          </w:tcPr>
          <w:p w14:paraId="0BEE980F" w14:textId="77777777" w:rsidR="00E91C41" w:rsidRPr="00C503F2" w:rsidRDefault="00E91C41" w:rsidP="00E91C41">
            <w:pPr>
              <w:bidi/>
              <w:ind w:firstLine="22"/>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lastRenderedPageBreak/>
              <w:t xml:space="preserve">ساخت مساکن </w:t>
            </w:r>
            <w:del w:id="9918" w:author="Mehrnazi Boojari" w:date="2019-01-07T10:03:00Z">
              <w:r w:rsidRPr="00C503F2" w:rsidDel="00A31D6F">
                <w:rPr>
                  <w:rFonts w:ascii="B Lotus" w:eastAsia="Calibri" w:hAnsi="B Lotus" w:cs="B Lotus" w:hint="cs"/>
                  <w:sz w:val="20"/>
                  <w:szCs w:val="20"/>
                  <w:rtl/>
                  <w:lang w:bidi="fa-IR"/>
                </w:rPr>
                <w:delText>روستائی</w:delText>
              </w:r>
            </w:del>
            <w:ins w:id="9919" w:author="Mehrnazi Boojari" w:date="2019-01-07T10:03:00Z">
              <w:r w:rsidR="00A31D6F">
                <w:rPr>
                  <w:rFonts w:ascii="B Lotus" w:eastAsia="Calibri" w:hAnsi="B Lotus" w:cs="B Lotus" w:hint="cs"/>
                  <w:sz w:val="20"/>
                  <w:szCs w:val="20"/>
                  <w:rtl/>
                  <w:lang w:bidi="fa-IR"/>
                </w:rPr>
                <w:t>روستایی</w:t>
              </w:r>
            </w:ins>
            <w:r w:rsidRPr="00C503F2">
              <w:rPr>
                <w:rFonts w:ascii="B Lotus" w:eastAsia="Calibri" w:hAnsi="B Lotus" w:cs="B Lotus" w:hint="cs"/>
                <w:sz w:val="20"/>
                <w:szCs w:val="20"/>
                <w:rtl/>
                <w:lang w:bidi="fa-IR"/>
              </w:rPr>
              <w:t xml:space="preserve"> </w:t>
            </w:r>
            <w:del w:id="9920" w:author="Mehrnazi Boojari" w:date="2019-01-10T01:06:00Z">
              <w:r w:rsidRPr="00C503F2" w:rsidDel="00647583">
                <w:rPr>
                  <w:rFonts w:ascii="B Lotus" w:eastAsia="Calibri" w:hAnsi="B Lotus" w:cs="B Lotus" w:hint="cs"/>
                  <w:sz w:val="20"/>
                  <w:szCs w:val="20"/>
                  <w:rtl/>
                  <w:lang w:bidi="fa-IR"/>
                </w:rPr>
                <w:delText>مبتنی بر</w:delText>
              </w:r>
            </w:del>
            <w:ins w:id="9921" w:author="Mehrnazi Boojari" w:date="2019-01-10T01:06:00Z">
              <w:r w:rsidR="00647583">
                <w:rPr>
                  <w:rFonts w:ascii="B Lotus" w:eastAsia="Calibri" w:hAnsi="B Lotus" w:cs="B Lotus" w:hint="cs"/>
                  <w:sz w:val="20"/>
                  <w:szCs w:val="20"/>
                  <w:rtl/>
                  <w:lang w:bidi="fa-IR"/>
                </w:rPr>
                <w:t>مبتنی</w:t>
              </w:r>
              <w:r w:rsidR="00647583">
                <w:rPr>
                  <w:rFonts w:ascii="Times New Roman" w:eastAsia="Calibri" w:hAnsi="Times New Roman" w:cs="Times New Roman" w:hint="cs"/>
                  <w:sz w:val="20"/>
                  <w:szCs w:val="20"/>
                  <w:rtl/>
                  <w:lang w:bidi="fa-IR"/>
                </w:rPr>
                <w:t> </w:t>
              </w:r>
              <w:r w:rsidR="00647583">
                <w:rPr>
                  <w:rFonts w:ascii="B Lotus" w:eastAsia="Calibri" w:hAnsi="B Lotus" w:cs="B Lotus" w:hint="cs"/>
                  <w:sz w:val="20"/>
                  <w:szCs w:val="20"/>
                  <w:rtl/>
                  <w:lang w:bidi="fa-IR"/>
                </w:rPr>
                <w:t>بر</w:t>
              </w:r>
            </w:ins>
            <w:r w:rsidRPr="00C503F2">
              <w:rPr>
                <w:rFonts w:ascii="B Lotus" w:eastAsia="Calibri" w:hAnsi="B Lotus" w:cs="B Lotus" w:hint="cs"/>
                <w:sz w:val="20"/>
                <w:szCs w:val="20"/>
                <w:rtl/>
                <w:lang w:bidi="fa-IR"/>
              </w:rPr>
              <w:t xml:space="preserve"> اقلیم و بوم منطقه</w:t>
            </w:r>
          </w:p>
        </w:tc>
        <w:tc>
          <w:tcPr>
            <w:tcW w:w="1618" w:type="dxa"/>
            <w:vAlign w:val="center"/>
          </w:tcPr>
          <w:p w14:paraId="5B4C351D" w14:textId="77777777" w:rsidR="00E91C41" w:rsidRPr="00C503F2" w:rsidRDefault="00E91C41" w:rsidP="009355E1">
            <w:pPr>
              <w:bidi/>
              <w:contextualSpacing/>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 xml:space="preserve">ذیل </w:t>
            </w:r>
            <w:del w:id="9922" w:author="Mehrnazi Boojari" w:date="2019-01-07T10:18:00Z">
              <w:r w:rsidRPr="00C503F2" w:rsidDel="0028073B">
                <w:rPr>
                  <w:rFonts w:ascii="B Lotus" w:eastAsia="Calibri" w:hAnsi="B Lotus" w:cs="B Lotus" w:hint="cs"/>
                  <w:sz w:val="20"/>
                  <w:szCs w:val="20"/>
                  <w:rtl/>
                  <w:lang w:bidi="fa-IR"/>
                </w:rPr>
                <w:delText>شاخصها</w:delText>
              </w:r>
            </w:del>
            <w:ins w:id="9923" w:author="Mehrnazi Boojari" w:date="2019-01-07T10:18:00Z">
              <w:r w:rsidR="0028073B">
                <w:rPr>
                  <w:rFonts w:ascii="B Lotus" w:eastAsia="Calibri" w:hAnsi="B Lotus" w:cs="B Lotus" w:hint="cs"/>
                  <w:sz w:val="20"/>
                  <w:szCs w:val="20"/>
                  <w:rtl/>
                  <w:lang w:bidi="fa-IR"/>
                </w:rPr>
                <w:t>شاخص‌ها</w:t>
              </w:r>
            </w:ins>
            <w:r w:rsidRPr="00C503F2">
              <w:rPr>
                <w:rFonts w:ascii="B Lotus" w:eastAsia="Calibri" w:hAnsi="B Lotus" w:cs="B Lotus" w:hint="cs"/>
                <w:sz w:val="20"/>
                <w:szCs w:val="20"/>
                <w:rtl/>
                <w:lang w:bidi="fa-IR"/>
              </w:rPr>
              <w:t>ی کالبدی</w:t>
            </w:r>
          </w:p>
        </w:tc>
        <w:tc>
          <w:tcPr>
            <w:tcW w:w="1134" w:type="dxa"/>
            <w:vAlign w:val="center"/>
          </w:tcPr>
          <w:p w14:paraId="159E862F" w14:textId="77777777" w:rsidR="00E91C41" w:rsidRPr="00C503F2" w:rsidRDefault="00E91C41" w:rsidP="00E91C41">
            <w:pPr>
              <w:bidi/>
              <w:ind w:left="144"/>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شاخص 2</w:t>
            </w:r>
          </w:p>
        </w:tc>
        <w:tc>
          <w:tcPr>
            <w:tcW w:w="2090" w:type="dxa"/>
            <w:vAlign w:val="center"/>
          </w:tcPr>
          <w:p w14:paraId="7D8E7B15" w14:textId="77777777" w:rsidR="00E91C41" w:rsidRPr="009355E1" w:rsidRDefault="00E91C41" w:rsidP="00A25B54">
            <w:pPr>
              <w:pStyle w:val="ListParagraph"/>
              <w:numPr>
                <w:ilvl w:val="0"/>
                <w:numId w:val="68"/>
              </w:numPr>
              <w:bidi/>
              <w:ind w:left="148" w:hanging="148"/>
              <w:jc w:val="left"/>
              <w:rPr>
                <w:rFonts w:eastAsia="Calibri"/>
                <w:sz w:val="20"/>
                <w:szCs w:val="20"/>
                <w:rtl/>
                <w:lang w:bidi="fa-IR"/>
              </w:rPr>
            </w:pPr>
            <w:r w:rsidRPr="009355E1">
              <w:rPr>
                <w:rFonts w:eastAsia="Calibri" w:hint="cs"/>
                <w:sz w:val="20"/>
                <w:szCs w:val="20"/>
                <w:rtl/>
                <w:lang w:bidi="fa-IR"/>
              </w:rPr>
              <w:t xml:space="preserve">برنامه 4 و5 </w:t>
            </w:r>
          </w:p>
          <w:p w14:paraId="5E14D5CE" w14:textId="77777777" w:rsidR="00E91C41" w:rsidRPr="009355E1" w:rsidRDefault="00E91C41" w:rsidP="00A25B54">
            <w:pPr>
              <w:pStyle w:val="ListParagraph"/>
              <w:numPr>
                <w:ilvl w:val="0"/>
                <w:numId w:val="68"/>
              </w:numPr>
              <w:bidi/>
              <w:ind w:left="148" w:hanging="148"/>
              <w:jc w:val="left"/>
              <w:rPr>
                <w:rFonts w:eastAsia="Calibri"/>
                <w:sz w:val="20"/>
                <w:szCs w:val="20"/>
                <w:rtl/>
                <w:lang w:bidi="fa-IR"/>
              </w:rPr>
            </w:pPr>
            <w:r w:rsidRPr="009355E1">
              <w:rPr>
                <w:rFonts w:eastAsia="Calibri" w:hint="cs"/>
                <w:sz w:val="20"/>
                <w:szCs w:val="20"/>
                <w:rtl/>
                <w:lang w:bidi="fa-IR"/>
              </w:rPr>
              <w:t>طرح جامع مسکن روستایی</w:t>
            </w:r>
          </w:p>
        </w:tc>
        <w:tc>
          <w:tcPr>
            <w:tcW w:w="1954" w:type="dxa"/>
            <w:vAlign w:val="center"/>
          </w:tcPr>
          <w:p w14:paraId="605B1F5E" w14:textId="77777777" w:rsidR="00E91C41" w:rsidRPr="00C503F2" w:rsidRDefault="00E91C41" w:rsidP="00A25B54">
            <w:pPr>
              <w:numPr>
                <w:ilvl w:val="0"/>
                <w:numId w:val="51"/>
              </w:numPr>
              <w:bidi/>
              <w:ind w:left="144" w:hanging="144"/>
              <w:contextualSpacing/>
              <w:rPr>
                <w:rFonts w:ascii="B Lotus" w:eastAsia="Calibri" w:hAnsi="B Lotus" w:cs="B Lotus"/>
                <w:sz w:val="20"/>
                <w:szCs w:val="20"/>
                <w:rtl/>
                <w:lang w:bidi="fa-IR"/>
              </w:rPr>
            </w:pPr>
            <w:del w:id="9924" w:author="Mehrnazi Boojari" w:date="2019-01-07T23:59:00Z">
              <w:r w:rsidRPr="00C503F2" w:rsidDel="008E2EB9">
                <w:rPr>
                  <w:rFonts w:ascii="B Lotus" w:eastAsia="Calibri" w:hAnsi="B Lotus" w:cs="B Lotus" w:hint="cs"/>
                  <w:sz w:val="20"/>
                  <w:szCs w:val="20"/>
                  <w:rtl/>
                  <w:lang w:bidi="fa-IR"/>
                </w:rPr>
                <w:delText>پائین</w:delText>
              </w:r>
            </w:del>
            <w:ins w:id="9925" w:author="Mehrnazi Boojari" w:date="2019-01-07T23:59:00Z">
              <w:r w:rsidR="008E2EB9">
                <w:rPr>
                  <w:rFonts w:ascii="B Lotus" w:eastAsia="Calibri" w:hAnsi="B Lotus" w:cs="B Lotus" w:hint="cs"/>
                  <w:sz w:val="20"/>
                  <w:szCs w:val="20"/>
                  <w:rtl/>
                  <w:lang w:bidi="fa-IR"/>
                </w:rPr>
                <w:t>پایین</w:t>
              </w:r>
            </w:ins>
            <w:del w:id="9926" w:author="Mehrnazi Boojari" w:date="2019-01-07T10:45:00Z">
              <w:r w:rsidRPr="00C503F2" w:rsidDel="006A1F1D">
                <w:rPr>
                  <w:rFonts w:ascii="B Lotus" w:eastAsia="Calibri" w:hAnsi="B Lotus" w:cs="B Lotus" w:hint="cs"/>
                  <w:sz w:val="20"/>
                  <w:szCs w:val="20"/>
                  <w:rtl/>
                  <w:lang w:bidi="fa-IR"/>
                </w:rPr>
                <w:delText xml:space="preserve"> بودن </w:delText>
              </w:r>
            </w:del>
            <w:ins w:id="9927" w:author="Mehrnazi Boojari" w:date="2019-01-07T10:45:00Z">
              <w:r w:rsidR="006A1F1D">
                <w:rPr>
                  <w:rFonts w:ascii="B Lotus" w:eastAsia="Calibri" w:hAnsi="B Lotus" w:cs="B Lotus" w:hint="cs"/>
                  <w:sz w:val="20"/>
                  <w:szCs w:val="20"/>
                  <w:rtl/>
                  <w:lang w:bidi="fa-IR"/>
                </w:rPr>
                <w:t xml:space="preserve">‌بودن </w:t>
              </w:r>
            </w:ins>
            <w:r w:rsidRPr="00C503F2">
              <w:rPr>
                <w:rFonts w:ascii="B Lotus" w:eastAsia="Calibri" w:hAnsi="B Lotus" w:cs="B Lotus" w:hint="cs"/>
                <w:sz w:val="20"/>
                <w:szCs w:val="20"/>
                <w:rtl/>
                <w:lang w:bidi="fa-IR"/>
              </w:rPr>
              <w:t>ساخت مسکن با مصالح غیربومی</w:t>
            </w:r>
          </w:p>
        </w:tc>
        <w:tc>
          <w:tcPr>
            <w:tcW w:w="1599" w:type="dxa"/>
            <w:vAlign w:val="center"/>
          </w:tcPr>
          <w:p w14:paraId="22CF49B1" w14:textId="77777777" w:rsidR="00E91C41" w:rsidRPr="00C503F2" w:rsidRDefault="00E91C41" w:rsidP="009355E1">
            <w:pPr>
              <w:bidi/>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جزو اولویت</w:t>
            </w:r>
            <w:del w:id="9928" w:author="Mehrnazi Boojari" w:date="2019-01-07T09:46:00Z">
              <w:r w:rsidRPr="00C503F2" w:rsidDel="006F7CCF">
                <w:rPr>
                  <w:rFonts w:ascii="B Lotus" w:eastAsia="Calibri" w:hAnsi="B Lotus" w:cs="B Lotus" w:hint="cs"/>
                  <w:sz w:val="20"/>
                  <w:szCs w:val="20"/>
                  <w:rtl/>
                  <w:lang w:bidi="fa-IR"/>
                </w:rPr>
                <w:delText xml:space="preserve"> های </w:delText>
              </w:r>
            </w:del>
            <w:ins w:id="9929" w:author="Mehrnazi Boojari" w:date="2019-01-07T09:46:00Z">
              <w:r w:rsidR="006F7CCF">
                <w:rPr>
                  <w:rFonts w:ascii="B Lotus" w:eastAsia="Calibri" w:hAnsi="B Lotus" w:cs="B Lotus" w:hint="cs"/>
                  <w:sz w:val="20"/>
                  <w:szCs w:val="20"/>
                  <w:rtl/>
                  <w:lang w:bidi="fa-IR"/>
                </w:rPr>
                <w:t xml:space="preserve">‌های </w:t>
              </w:r>
            </w:ins>
            <w:r w:rsidRPr="00C503F2">
              <w:rPr>
                <w:rFonts w:ascii="B Lotus" w:eastAsia="Calibri" w:hAnsi="B Lotus" w:cs="B Lotus" w:hint="cs"/>
                <w:sz w:val="20"/>
                <w:szCs w:val="20"/>
                <w:rtl/>
                <w:lang w:bidi="fa-IR"/>
              </w:rPr>
              <w:t xml:space="preserve">بنیاد در اهداف </w:t>
            </w:r>
          </w:p>
          <w:p w14:paraId="054ADE66" w14:textId="77777777" w:rsidR="00E91C41" w:rsidRPr="00C503F2" w:rsidRDefault="00E91C41" w:rsidP="009355E1">
            <w:pPr>
              <w:bidi/>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مستخرج از مصاحبه</w:t>
            </w:r>
          </w:p>
        </w:tc>
      </w:tr>
      <w:tr w:rsidR="00E91C41" w:rsidRPr="00C503F2" w14:paraId="5803BFEE" w14:textId="77777777" w:rsidTr="009355E1">
        <w:trPr>
          <w:trHeight w:val="431"/>
        </w:trPr>
        <w:tc>
          <w:tcPr>
            <w:tcW w:w="1854" w:type="dxa"/>
            <w:vAlign w:val="center"/>
          </w:tcPr>
          <w:p w14:paraId="2DE8CFFB" w14:textId="77777777" w:rsidR="00E91C41" w:rsidRPr="00C503F2" w:rsidRDefault="00E91C41" w:rsidP="00E91C41">
            <w:pPr>
              <w:bidi/>
              <w:ind w:firstLine="22"/>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 xml:space="preserve">ساخت مساکن روستایی </w:t>
            </w:r>
            <w:del w:id="9930" w:author="Mehrnazi Boojari" w:date="2019-01-07T22:29:00Z">
              <w:r w:rsidRPr="00C503F2" w:rsidDel="00051F26">
                <w:rPr>
                  <w:rFonts w:ascii="B Lotus" w:eastAsia="Calibri" w:hAnsi="B Lotus" w:cs="B Lotus" w:hint="cs"/>
                  <w:sz w:val="20"/>
                  <w:szCs w:val="20"/>
                  <w:rtl/>
                  <w:lang w:bidi="fa-IR"/>
                </w:rPr>
                <w:delText>معیشت محور</w:delText>
              </w:r>
            </w:del>
            <w:ins w:id="9931" w:author="Mehrnazi Boojari" w:date="2019-01-07T22:29:00Z">
              <w:r w:rsidR="00051F26">
                <w:rPr>
                  <w:rFonts w:ascii="B Lotus" w:eastAsia="Calibri" w:hAnsi="B Lotus" w:cs="B Lotus" w:hint="cs"/>
                  <w:sz w:val="20"/>
                  <w:szCs w:val="20"/>
                  <w:rtl/>
                  <w:lang w:bidi="fa-IR"/>
                </w:rPr>
                <w:t>معیشت‌محور</w:t>
              </w:r>
            </w:ins>
            <w:r w:rsidRPr="00C503F2">
              <w:rPr>
                <w:rFonts w:ascii="B Lotus" w:eastAsia="Calibri" w:hAnsi="B Lotus" w:cs="B Lotus" w:hint="cs"/>
                <w:sz w:val="20"/>
                <w:szCs w:val="20"/>
                <w:rtl/>
                <w:lang w:bidi="fa-IR"/>
              </w:rPr>
              <w:t xml:space="preserve"> و</w:t>
            </w:r>
            <w:ins w:id="9932" w:author="Mehrnazi Boojari" w:date="2019-01-13T01:29:00Z">
              <w:r w:rsidR="008C439C">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دیدن اشتغال در کنار مسکن</w:t>
            </w:r>
          </w:p>
        </w:tc>
        <w:tc>
          <w:tcPr>
            <w:tcW w:w="1618" w:type="dxa"/>
            <w:vAlign w:val="center"/>
          </w:tcPr>
          <w:p w14:paraId="577FA30E" w14:textId="77777777" w:rsidR="00E91C41" w:rsidRPr="00C503F2" w:rsidRDefault="00E91C41" w:rsidP="009355E1">
            <w:pPr>
              <w:bidi/>
              <w:contextualSpacing/>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 xml:space="preserve">ذیل </w:t>
            </w:r>
            <w:del w:id="9933" w:author="Mehrnazi Boojari" w:date="2019-01-07T10:18:00Z">
              <w:r w:rsidRPr="00C503F2" w:rsidDel="0028073B">
                <w:rPr>
                  <w:rFonts w:ascii="B Lotus" w:eastAsia="Calibri" w:hAnsi="B Lotus" w:cs="B Lotus" w:hint="cs"/>
                  <w:sz w:val="20"/>
                  <w:szCs w:val="20"/>
                  <w:rtl/>
                  <w:lang w:bidi="fa-IR"/>
                </w:rPr>
                <w:delText>شاخصها</w:delText>
              </w:r>
            </w:del>
            <w:ins w:id="9934" w:author="Mehrnazi Boojari" w:date="2019-01-07T10:18:00Z">
              <w:r w:rsidR="0028073B">
                <w:rPr>
                  <w:rFonts w:ascii="B Lotus" w:eastAsia="Calibri" w:hAnsi="B Lotus" w:cs="B Lotus" w:hint="cs"/>
                  <w:sz w:val="20"/>
                  <w:szCs w:val="20"/>
                  <w:rtl/>
                  <w:lang w:bidi="fa-IR"/>
                </w:rPr>
                <w:t>شاخص‌ها</w:t>
              </w:r>
            </w:ins>
            <w:r w:rsidRPr="00C503F2">
              <w:rPr>
                <w:rFonts w:ascii="B Lotus" w:eastAsia="Calibri" w:hAnsi="B Lotus" w:cs="B Lotus" w:hint="cs"/>
                <w:sz w:val="20"/>
                <w:szCs w:val="20"/>
                <w:rtl/>
                <w:lang w:bidi="fa-IR"/>
              </w:rPr>
              <w:t>ی کالبدی‌</w:t>
            </w:r>
            <w:ins w:id="9935" w:author="Mehrnazi Boojari" w:date="2019-01-12T23:16:00Z">
              <w:r w:rsidR="00E436D1">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و</w:t>
            </w:r>
            <w:ins w:id="9936" w:author="Mehrnazi Boojari" w:date="2019-01-12T23:16:00Z">
              <w:r w:rsidR="00E436D1">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اقتصادی</w:t>
            </w:r>
          </w:p>
        </w:tc>
        <w:tc>
          <w:tcPr>
            <w:tcW w:w="1134" w:type="dxa"/>
            <w:vAlign w:val="center"/>
          </w:tcPr>
          <w:p w14:paraId="569F25E1" w14:textId="77777777" w:rsidR="00E91C41" w:rsidRPr="00C503F2" w:rsidRDefault="00E91C41" w:rsidP="00E91C41">
            <w:pPr>
              <w:bidi/>
              <w:ind w:left="144"/>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شاخص 8</w:t>
            </w:r>
          </w:p>
        </w:tc>
        <w:tc>
          <w:tcPr>
            <w:tcW w:w="2090" w:type="dxa"/>
            <w:vAlign w:val="center"/>
          </w:tcPr>
          <w:p w14:paraId="327D01C1" w14:textId="77777777" w:rsidR="00E91C41" w:rsidRPr="00C503F2" w:rsidRDefault="00E91C41" w:rsidP="00E91C41">
            <w:pPr>
              <w:bidi/>
              <w:ind w:left="144"/>
              <w:contextualSpacing/>
              <w:rPr>
                <w:rFonts w:ascii="B Lotus" w:eastAsia="Calibri" w:hAnsi="B Lotus" w:cs="B Lotus"/>
                <w:sz w:val="20"/>
                <w:szCs w:val="20"/>
                <w:rtl/>
                <w:lang w:bidi="fa-IR"/>
              </w:rPr>
            </w:pPr>
          </w:p>
        </w:tc>
        <w:tc>
          <w:tcPr>
            <w:tcW w:w="1954" w:type="dxa"/>
            <w:vAlign w:val="center"/>
          </w:tcPr>
          <w:p w14:paraId="00B91ADD" w14:textId="77777777" w:rsidR="00E91C41" w:rsidRPr="00C503F2" w:rsidRDefault="00E91C41" w:rsidP="000806BA">
            <w:pPr>
              <w:numPr>
                <w:ilvl w:val="0"/>
                <w:numId w:val="51"/>
              </w:numPr>
              <w:bidi/>
              <w:ind w:left="144" w:hanging="144"/>
              <w:contextualSpacing/>
              <w:rPr>
                <w:rFonts w:ascii="B Lotus" w:eastAsia="Calibri" w:hAnsi="B Lotus" w:cs="B Lotus"/>
                <w:sz w:val="20"/>
                <w:szCs w:val="20"/>
                <w:rtl/>
                <w:lang w:bidi="fa-IR"/>
              </w:rPr>
            </w:pPr>
            <w:del w:id="9937" w:author="Mehrnazi Boojari" w:date="2019-01-07T23:59:00Z">
              <w:r w:rsidRPr="00C503F2" w:rsidDel="008E2EB9">
                <w:rPr>
                  <w:rFonts w:ascii="B Lotus" w:eastAsia="Calibri" w:hAnsi="B Lotus" w:cs="B Lotus" w:hint="cs"/>
                  <w:sz w:val="20"/>
                  <w:szCs w:val="20"/>
                  <w:rtl/>
                  <w:lang w:bidi="fa-IR"/>
                </w:rPr>
                <w:delText>پائین</w:delText>
              </w:r>
            </w:del>
            <w:ins w:id="9938" w:author="Mehrnazi Boojari" w:date="2019-01-07T23:59:00Z">
              <w:r w:rsidR="008E2EB9">
                <w:rPr>
                  <w:rFonts w:ascii="B Lotus" w:eastAsia="Calibri" w:hAnsi="B Lotus" w:cs="B Lotus" w:hint="cs"/>
                  <w:sz w:val="20"/>
                  <w:szCs w:val="20"/>
                  <w:rtl/>
                  <w:lang w:bidi="fa-IR"/>
                </w:rPr>
                <w:t>پایین</w:t>
              </w:r>
            </w:ins>
            <w:ins w:id="9939" w:author="Mehrnazi Boojari" w:date="2019-01-12T23:21:00Z">
              <w:r w:rsidR="000806BA">
                <w:rPr>
                  <w:rFonts w:ascii="B Lotus" w:eastAsia="Calibri" w:hAnsi="B Lotus" w:cs="B Nazanin" w:hint="cs"/>
                  <w:sz w:val="20"/>
                  <w:szCs w:val="20"/>
                  <w:rtl/>
                  <w:lang w:bidi="fa-IR"/>
                </w:rPr>
                <w:t>‌</w:t>
              </w:r>
            </w:ins>
            <w:del w:id="9940" w:author="Mehrnazi Boojari" w:date="2019-01-12T23:21:00Z">
              <w:r w:rsidRPr="00C503F2" w:rsidDel="000806BA">
                <w:rPr>
                  <w:rFonts w:ascii="B Lotus" w:eastAsia="Calibri" w:hAnsi="B Lotus" w:cs="B Lotus" w:hint="cs"/>
                  <w:sz w:val="20"/>
                  <w:szCs w:val="20"/>
                  <w:rtl/>
                  <w:lang w:bidi="fa-IR"/>
                </w:rPr>
                <w:delText xml:space="preserve"> </w:delText>
              </w:r>
            </w:del>
            <w:r w:rsidRPr="00C503F2">
              <w:rPr>
                <w:rFonts w:ascii="B Lotus" w:eastAsia="Calibri" w:hAnsi="B Lotus" w:cs="B Lotus" w:hint="cs"/>
                <w:sz w:val="20"/>
                <w:szCs w:val="20"/>
                <w:rtl/>
                <w:lang w:bidi="fa-IR"/>
              </w:rPr>
              <w:t>آمدن فضای</w:t>
            </w:r>
            <w:ins w:id="9941" w:author="Mehrnazi Boojari" w:date="2019-01-13T01:29:00Z">
              <w:r w:rsidR="008C439C">
                <w:rPr>
                  <w:rFonts w:ascii="B Lotus" w:eastAsia="Calibri" w:hAnsi="B Lotus" w:cs="B Lotus" w:hint="cs"/>
                  <w:sz w:val="20"/>
                  <w:szCs w:val="20"/>
                  <w:rtl/>
                  <w:lang w:bidi="fa-IR"/>
                </w:rPr>
                <w:t xml:space="preserve"> </w:t>
              </w:r>
            </w:ins>
            <w:r w:rsidRPr="00C503F2">
              <w:rPr>
                <w:rFonts w:ascii="B Lotus" w:eastAsia="Calibri" w:hAnsi="B Lotus" w:cs="B Lotus" w:hint="cs"/>
                <w:sz w:val="20"/>
                <w:szCs w:val="20"/>
                <w:rtl/>
                <w:lang w:bidi="fa-IR"/>
              </w:rPr>
              <w:t>‌معیشتی در مساکن</w:t>
            </w:r>
          </w:p>
        </w:tc>
        <w:tc>
          <w:tcPr>
            <w:tcW w:w="1599" w:type="dxa"/>
            <w:vAlign w:val="center"/>
          </w:tcPr>
          <w:p w14:paraId="58484A47" w14:textId="77777777" w:rsidR="00E91C41" w:rsidRPr="00C503F2" w:rsidRDefault="00E91C41" w:rsidP="009355E1">
            <w:pPr>
              <w:bidi/>
              <w:contextualSpacing/>
              <w:rPr>
                <w:rFonts w:ascii="B Lotus" w:eastAsia="Calibri" w:hAnsi="B Lotus" w:cs="B Lotus"/>
                <w:sz w:val="20"/>
                <w:szCs w:val="20"/>
                <w:lang w:bidi="fa-IR"/>
              </w:rPr>
            </w:pPr>
            <w:r w:rsidRPr="00C503F2">
              <w:rPr>
                <w:rFonts w:ascii="B Lotus" w:eastAsia="Calibri" w:hAnsi="B Lotus" w:cs="B Lotus" w:hint="cs"/>
                <w:sz w:val="20"/>
                <w:szCs w:val="20"/>
                <w:rtl/>
                <w:lang w:bidi="fa-IR"/>
              </w:rPr>
              <w:t>جزو اولویت</w:t>
            </w:r>
            <w:del w:id="9942" w:author="Mehrnazi Boojari" w:date="2019-01-07T09:46:00Z">
              <w:r w:rsidRPr="00C503F2" w:rsidDel="006F7CCF">
                <w:rPr>
                  <w:rFonts w:ascii="B Lotus" w:eastAsia="Calibri" w:hAnsi="B Lotus" w:cs="B Lotus" w:hint="cs"/>
                  <w:sz w:val="20"/>
                  <w:szCs w:val="20"/>
                  <w:rtl/>
                  <w:lang w:bidi="fa-IR"/>
                </w:rPr>
                <w:delText xml:space="preserve"> های </w:delText>
              </w:r>
            </w:del>
            <w:ins w:id="9943" w:author="Mehrnazi Boojari" w:date="2019-01-07T09:46:00Z">
              <w:r w:rsidR="006F7CCF">
                <w:rPr>
                  <w:rFonts w:ascii="B Lotus" w:eastAsia="Calibri" w:hAnsi="B Lotus" w:cs="B Lotus" w:hint="cs"/>
                  <w:sz w:val="20"/>
                  <w:szCs w:val="20"/>
                  <w:rtl/>
                  <w:lang w:bidi="fa-IR"/>
                </w:rPr>
                <w:t xml:space="preserve">‌های </w:t>
              </w:r>
            </w:ins>
            <w:r w:rsidRPr="00C503F2">
              <w:rPr>
                <w:rFonts w:ascii="B Lotus" w:eastAsia="Calibri" w:hAnsi="B Lotus" w:cs="B Lotus" w:hint="cs"/>
                <w:sz w:val="20"/>
                <w:szCs w:val="20"/>
                <w:rtl/>
                <w:lang w:bidi="fa-IR"/>
              </w:rPr>
              <w:t>بنیاد در اهداف</w:t>
            </w:r>
          </w:p>
          <w:p w14:paraId="68567642" w14:textId="77777777" w:rsidR="00E91C41" w:rsidRPr="00C503F2" w:rsidRDefault="00E91C41" w:rsidP="009355E1">
            <w:pPr>
              <w:bidi/>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مستخرج از مصاحبه</w:t>
            </w:r>
          </w:p>
        </w:tc>
      </w:tr>
      <w:tr w:rsidR="00E91C41" w:rsidRPr="00C503F2" w14:paraId="10170B1C" w14:textId="77777777" w:rsidTr="009355E1">
        <w:trPr>
          <w:trHeight w:val="431"/>
        </w:trPr>
        <w:tc>
          <w:tcPr>
            <w:tcW w:w="1854" w:type="dxa"/>
            <w:vAlign w:val="center"/>
          </w:tcPr>
          <w:p w14:paraId="22E6F444" w14:textId="77777777" w:rsidR="00E91C41" w:rsidRPr="00C503F2" w:rsidRDefault="00E91C41" w:rsidP="00E91C41">
            <w:pPr>
              <w:bidi/>
              <w:ind w:firstLine="22"/>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مقاوم</w:t>
            </w:r>
            <w:del w:id="9944" w:author="Mehrnazi Boojari" w:date="2019-01-07T09:51:00Z">
              <w:r w:rsidRPr="00C503F2" w:rsidDel="006F7CCF">
                <w:rPr>
                  <w:rFonts w:ascii="B Lotus" w:eastAsia="Calibri" w:hAnsi="B Lotus" w:cs="B Lotus" w:hint="cs"/>
                  <w:sz w:val="20"/>
                  <w:szCs w:val="20"/>
                  <w:rtl/>
                  <w:lang w:bidi="fa-IR"/>
                </w:rPr>
                <w:delText xml:space="preserve"> سازی </w:delText>
              </w:r>
            </w:del>
            <w:ins w:id="9945" w:author="Mehrnazi Boojari" w:date="2019-01-07T09:51:00Z">
              <w:r w:rsidR="006F7CCF">
                <w:rPr>
                  <w:rFonts w:ascii="B Lotus" w:eastAsia="Calibri" w:hAnsi="B Lotus" w:cs="B Lotus" w:hint="cs"/>
                  <w:sz w:val="20"/>
                  <w:szCs w:val="20"/>
                  <w:rtl/>
                  <w:lang w:bidi="fa-IR"/>
                </w:rPr>
                <w:t xml:space="preserve">‌سازی </w:t>
              </w:r>
            </w:ins>
            <w:r w:rsidRPr="00C503F2">
              <w:rPr>
                <w:rFonts w:ascii="B Lotus" w:eastAsia="Calibri" w:hAnsi="B Lotus" w:cs="B Lotus" w:hint="cs"/>
                <w:sz w:val="20"/>
                <w:szCs w:val="20"/>
                <w:rtl/>
                <w:lang w:bidi="fa-IR"/>
              </w:rPr>
              <w:t>مساکن روستایی</w:t>
            </w:r>
          </w:p>
        </w:tc>
        <w:tc>
          <w:tcPr>
            <w:tcW w:w="1618" w:type="dxa"/>
            <w:vAlign w:val="center"/>
          </w:tcPr>
          <w:p w14:paraId="11359046" w14:textId="77777777" w:rsidR="00E91C41" w:rsidRPr="00C503F2" w:rsidRDefault="00E91C41" w:rsidP="009355E1">
            <w:pPr>
              <w:bidi/>
              <w:contextualSpacing/>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 xml:space="preserve">ذیل </w:t>
            </w:r>
            <w:del w:id="9946" w:author="Mehrnazi Boojari" w:date="2019-01-07T10:18:00Z">
              <w:r w:rsidRPr="00C503F2" w:rsidDel="0028073B">
                <w:rPr>
                  <w:rFonts w:ascii="B Lotus" w:eastAsia="Calibri" w:hAnsi="B Lotus" w:cs="B Lotus" w:hint="cs"/>
                  <w:sz w:val="20"/>
                  <w:szCs w:val="20"/>
                  <w:rtl/>
                  <w:lang w:bidi="fa-IR"/>
                </w:rPr>
                <w:delText>شاخصها</w:delText>
              </w:r>
            </w:del>
            <w:ins w:id="9947" w:author="Mehrnazi Boojari" w:date="2019-01-07T10:18:00Z">
              <w:r w:rsidR="0028073B">
                <w:rPr>
                  <w:rFonts w:ascii="B Lotus" w:eastAsia="Calibri" w:hAnsi="B Lotus" w:cs="B Lotus" w:hint="cs"/>
                  <w:sz w:val="20"/>
                  <w:szCs w:val="20"/>
                  <w:rtl/>
                  <w:lang w:bidi="fa-IR"/>
                </w:rPr>
                <w:t>شاخص‌ها</w:t>
              </w:r>
            </w:ins>
            <w:r w:rsidRPr="00C503F2">
              <w:rPr>
                <w:rFonts w:ascii="B Lotus" w:eastAsia="Calibri" w:hAnsi="B Lotus" w:cs="B Lotus" w:hint="cs"/>
                <w:sz w:val="20"/>
                <w:szCs w:val="20"/>
                <w:rtl/>
                <w:lang w:bidi="fa-IR"/>
              </w:rPr>
              <w:t>ی کالبدی</w:t>
            </w:r>
          </w:p>
        </w:tc>
        <w:tc>
          <w:tcPr>
            <w:tcW w:w="1134" w:type="dxa"/>
            <w:vAlign w:val="center"/>
          </w:tcPr>
          <w:p w14:paraId="4EEC906A" w14:textId="77777777" w:rsidR="00E91C41" w:rsidRPr="00C503F2" w:rsidRDefault="00E91C41" w:rsidP="00E91C41">
            <w:pPr>
              <w:bidi/>
              <w:ind w:left="144"/>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شاخص 3</w:t>
            </w:r>
          </w:p>
        </w:tc>
        <w:tc>
          <w:tcPr>
            <w:tcW w:w="2090" w:type="dxa"/>
            <w:vAlign w:val="center"/>
          </w:tcPr>
          <w:p w14:paraId="646D1B2E" w14:textId="77777777" w:rsidR="00E91C41" w:rsidRPr="009355E1" w:rsidRDefault="00E91C41" w:rsidP="00A25B54">
            <w:pPr>
              <w:pStyle w:val="ListParagraph"/>
              <w:numPr>
                <w:ilvl w:val="0"/>
                <w:numId w:val="69"/>
              </w:numPr>
              <w:bidi/>
              <w:ind w:left="148" w:hanging="148"/>
              <w:jc w:val="left"/>
              <w:rPr>
                <w:rFonts w:eastAsia="Calibri"/>
                <w:sz w:val="20"/>
                <w:szCs w:val="20"/>
                <w:rtl/>
                <w:lang w:bidi="fa-IR"/>
              </w:rPr>
            </w:pPr>
            <w:r w:rsidRPr="009355E1">
              <w:rPr>
                <w:rFonts w:eastAsia="Calibri" w:hint="cs"/>
                <w:sz w:val="20"/>
                <w:szCs w:val="20"/>
                <w:rtl/>
                <w:lang w:bidi="fa-IR"/>
              </w:rPr>
              <w:t>سیاست</w:t>
            </w:r>
            <w:del w:id="9948" w:author="Mehrnazi Boojari" w:date="2019-01-07T09:46:00Z">
              <w:r w:rsidRPr="009355E1" w:rsidDel="006F7CCF">
                <w:rPr>
                  <w:rFonts w:eastAsia="Calibri" w:hint="cs"/>
                  <w:sz w:val="20"/>
                  <w:szCs w:val="20"/>
                  <w:rtl/>
                  <w:lang w:bidi="fa-IR"/>
                </w:rPr>
                <w:delText xml:space="preserve"> های </w:delText>
              </w:r>
            </w:del>
            <w:ins w:id="9949" w:author="Mehrnazi Boojari" w:date="2019-01-07T09:46:00Z">
              <w:r w:rsidR="006F7CCF">
                <w:rPr>
                  <w:rFonts w:eastAsia="Calibri" w:hint="cs"/>
                  <w:sz w:val="20"/>
                  <w:szCs w:val="20"/>
                  <w:rtl/>
                  <w:lang w:bidi="fa-IR"/>
                </w:rPr>
                <w:t>‌</w:t>
              </w:r>
            </w:ins>
            <w:ins w:id="9950" w:author="Mehrnazi Boojari" w:date="2019-01-13T01:30:00Z">
              <w:r w:rsidR="008C439C">
                <w:rPr>
                  <w:rFonts w:eastAsia="Calibri" w:cs="B Nazanin" w:hint="cs"/>
                  <w:sz w:val="20"/>
                  <w:szCs w:val="20"/>
                  <w:rtl/>
                  <w:lang w:bidi="fa-IR"/>
                </w:rPr>
                <w:t>‌</w:t>
              </w:r>
            </w:ins>
            <w:ins w:id="9951" w:author="Mehrnazi Boojari" w:date="2019-01-07T09:46:00Z">
              <w:r w:rsidR="006F7CCF">
                <w:rPr>
                  <w:rFonts w:eastAsia="Calibri" w:hint="cs"/>
                  <w:sz w:val="20"/>
                  <w:szCs w:val="20"/>
                  <w:rtl/>
                  <w:lang w:bidi="fa-IR"/>
                </w:rPr>
                <w:t xml:space="preserve">های </w:t>
              </w:r>
            </w:ins>
            <w:r w:rsidRPr="009355E1">
              <w:rPr>
                <w:rFonts w:eastAsia="Calibri" w:hint="cs"/>
                <w:sz w:val="20"/>
                <w:szCs w:val="20"/>
                <w:rtl/>
                <w:lang w:bidi="fa-IR"/>
              </w:rPr>
              <w:t>کلی</w:t>
            </w:r>
          </w:p>
          <w:p w14:paraId="48B8AA66" w14:textId="77777777" w:rsidR="00E91C41" w:rsidRPr="009355E1" w:rsidRDefault="00E91C41" w:rsidP="00A25B54">
            <w:pPr>
              <w:pStyle w:val="ListParagraph"/>
              <w:numPr>
                <w:ilvl w:val="0"/>
                <w:numId w:val="69"/>
              </w:numPr>
              <w:bidi/>
              <w:ind w:left="148" w:hanging="148"/>
              <w:jc w:val="left"/>
              <w:rPr>
                <w:rFonts w:eastAsia="Calibri"/>
                <w:sz w:val="20"/>
                <w:szCs w:val="20"/>
                <w:rtl/>
                <w:lang w:bidi="fa-IR"/>
              </w:rPr>
            </w:pPr>
            <w:r w:rsidRPr="009355E1">
              <w:rPr>
                <w:rFonts w:eastAsia="Calibri" w:hint="cs"/>
                <w:sz w:val="20"/>
                <w:szCs w:val="20"/>
                <w:rtl/>
                <w:lang w:bidi="fa-IR"/>
              </w:rPr>
              <w:t>برنامه 1</w:t>
            </w:r>
            <w:ins w:id="9952"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و</w:t>
            </w:r>
            <w:ins w:id="9953"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2</w:t>
            </w:r>
            <w:ins w:id="9954"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و</w:t>
            </w:r>
            <w:ins w:id="9955"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3</w:t>
            </w:r>
            <w:ins w:id="9956"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و</w:t>
            </w:r>
            <w:ins w:id="9957"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4</w:t>
            </w:r>
            <w:ins w:id="9958"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و</w:t>
            </w:r>
            <w:ins w:id="9959"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5</w:t>
            </w:r>
            <w:ins w:id="9960"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و</w:t>
            </w:r>
            <w:ins w:id="9961"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6 توسعه</w:t>
            </w:r>
          </w:p>
          <w:p w14:paraId="6F6DDA1A" w14:textId="77777777" w:rsidR="00E91C41" w:rsidRPr="009355E1" w:rsidRDefault="00E91C41" w:rsidP="00A25B54">
            <w:pPr>
              <w:pStyle w:val="ListParagraph"/>
              <w:numPr>
                <w:ilvl w:val="0"/>
                <w:numId w:val="69"/>
              </w:numPr>
              <w:bidi/>
              <w:ind w:left="148" w:hanging="148"/>
              <w:jc w:val="left"/>
              <w:rPr>
                <w:rFonts w:eastAsia="Calibri"/>
                <w:sz w:val="20"/>
                <w:szCs w:val="20"/>
                <w:rtl/>
                <w:lang w:bidi="fa-IR"/>
              </w:rPr>
            </w:pPr>
            <w:del w:id="9962" w:author="Mehrnazi Boojari" w:date="2019-01-08T02:35:00Z">
              <w:r w:rsidRPr="009355E1" w:rsidDel="00DB5910">
                <w:rPr>
                  <w:rFonts w:eastAsia="Calibri" w:hint="cs"/>
                  <w:sz w:val="20"/>
                  <w:szCs w:val="20"/>
                  <w:rtl/>
                  <w:lang w:bidi="fa-IR"/>
                </w:rPr>
                <w:delText>چشم انداز</w:delText>
              </w:r>
            </w:del>
            <w:ins w:id="9963" w:author="Mehrnazi Boojari" w:date="2019-01-08T02:35:00Z">
              <w:r w:rsidR="00DB5910">
                <w:rPr>
                  <w:rFonts w:eastAsia="Calibri" w:hint="cs"/>
                  <w:sz w:val="20"/>
                  <w:szCs w:val="20"/>
                  <w:rtl/>
                  <w:lang w:bidi="fa-IR"/>
                </w:rPr>
                <w:t>چشم‌انداز</w:t>
              </w:r>
            </w:ins>
            <w:r w:rsidRPr="009355E1">
              <w:rPr>
                <w:rFonts w:eastAsia="Calibri" w:hint="cs"/>
                <w:sz w:val="20"/>
                <w:szCs w:val="20"/>
                <w:rtl/>
                <w:lang w:bidi="fa-IR"/>
              </w:rPr>
              <w:t xml:space="preserve"> 1404</w:t>
            </w:r>
          </w:p>
          <w:p w14:paraId="6455097C" w14:textId="77777777" w:rsidR="00E91C41" w:rsidRPr="009355E1" w:rsidRDefault="00E91C41" w:rsidP="00A25B54">
            <w:pPr>
              <w:pStyle w:val="ListParagraph"/>
              <w:numPr>
                <w:ilvl w:val="0"/>
                <w:numId w:val="69"/>
              </w:numPr>
              <w:bidi/>
              <w:ind w:left="148" w:hanging="148"/>
              <w:jc w:val="left"/>
              <w:rPr>
                <w:rFonts w:eastAsia="Calibri"/>
                <w:sz w:val="20"/>
                <w:szCs w:val="20"/>
                <w:rtl/>
                <w:lang w:bidi="fa-IR"/>
              </w:rPr>
            </w:pPr>
            <w:r w:rsidRPr="009355E1">
              <w:rPr>
                <w:rFonts w:eastAsia="Calibri" w:hint="cs"/>
                <w:sz w:val="20"/>
                <w:szCs w:val="20"/>
                <w:rtl/>
                <w:lang w:bidi="fa-IR"/>
              </w:rPr>
              <w:t>طرح جامع مسکن روستایی</w:t>
            </w:r>
          </w:p>
        </w:tc>
        <w:tc>
          <w:tcPr>
            <w:tcW w:w="1954" w:type="dxa"/>
            <w:vAlign w:val="center"/>
          </w:tcPr>
          <w:p w14:paraId="2D59C592" w14:textId="77777777" w:rsidR="00E91C41" w:rsidRPr="009355E1" w:rsidRDefault="00E91C41" w:rsidP="00A25B54">
            <w:pPr>
              <w:pStyle w:val="ListParagraph"/>
              <w:numPr>
                <w:ilvl w:val="0"/>
                <w:numId w:val="69"/>
              </w:numPr>
              <w:bidi/>
              <w:ind w:left="221" w:hanging="221"/>
              <w:jc w:val="left"/>
              <w:rPr>
                <w:rFonts w:eastAsia="Calibri"/>
                <w:sz w:val="20"/>
                <w:szCs w:val="20"/>
                <w:rtl/>
                <w:lang w:bidi="fa-IR"/>
              </w:rPr>
            </w:pPr>
            <w:del w:id="9964" w:author="Mehrnazi Boojari" w:date="2019-01-07T23:59:00Z">
              <w:r w:rsidRPr="009355E1" w:rsidDel="008E2EB9">
                <w:rPr>
                  <w:rFonts w:eastAsia="Calibri" w:hint="cs"/>
                  <w:sz w:val="20"/>
                  <w:szCs w:val="20"/>
                  <w:rtl/>
                  <w:lang w:bidi="fa-IR"/>
                </w:rPr>
                <w:delText>پائین</w:delText>
              </w:r>
            </w:del>
            <w:ins w:id="9965" w:author="Mehrnazi Boojari" w:date="2019-01-07T23:59:00Z">
              <w:r w:rsidR="008E2EB9">
                <w:rPr>
                  <w:rFonts w:eastAsia="Calibri" w:hint="cs"/>
                  <w:sz w:val="20"/>
                  <w:szCs w:val="20"/>
                  <w:rtl/>
                  <w:lang w:bidi="fa-IR"/>
                </w:rPr>
                <w:t>پایین</w:t>
              </w:r>
            </w:ins>
            <w:del w:id="9966" w:author="Mehrnazi Boojari" w:date="2019-01-07T10:45:00Z">
              <w:r w:rsidRPr="009355E1" w:rsidDel="006A1F1D">
                <w:rPr>
                  <w:rFonts w:eastAsia="Calibri" w:hint="cs"/>
                  <w:sz w:val="20"/>
                  <w:szCs w:val="20"/>
                  <w:rtl/>
                  <w:lang w:bidi="fa-IR"/>
                </w:rPr>
                <w:delText xml:space="preserve"> بودن </w:delText>
              </w:r>
            </w:del>
            <w:ins w:id="9967" w:author="Mehrnazi Boojari" w:date="2019-01-07T10:45:00Z">
              <w:r w:rsidR="006A1F1D">
                <w:rPr>
                  <w:rFonts w:eastAsia="Calibri" w:hint="cs"/>
                  <w:sz w:val="20"/>
                  <w:szCs w:val="20"/>
                  <w:rtl/>
                  <w:lang w:bidi="fa-IR"/>
                </w:rPr>
                <w:t xml:space="preserve">‌بودن </w:t>
              </w:r>
            </w:ins>
            <w:r w:rsidRPr="009355E1">
              <w:rPr>
                <w:rFonts w:eastAsia="Calibri" w:hint="cs"/>
                <w:sz w:val="20"/>
                <w:szCs w:val="20"/>
                <w:rtl/>
                <w:lang w:bidi="fa-IR"/>
              </w:rPr>
              <w:t xml:space="preserve">پایداری مسکن </w:t>
            </w:r>
          </w:p>
          <w:p w14:paraId="67FD3E9D" w14:textId="77777777" w:rsidR="00E91C41" w:rsidRPr="009355E1" w:rsidRDefault="00E91C41" w:rsidP="00A25B54">
            <w:pPr>
              <w:pStyle w:val="ListParagraph"/>
              <w:numPr>
                <w:ilvl w:val="0"/>
                <w:numId w:val="69"/>
              </w:numPr>
              <w:bidi/>
              <w:ind w:left="221" w:hanging="221"/>
              <w:jc w:val="left"/>
              <w:rPr>
                <w:rFonts w:eastAsia="Calibri"/>
                <w:sz w:val="20"/>
                <w:szCs w:val="20"/>
                <w:rtl/>
                <w:lang w:bidi="fa-IR"/>
              </w:rPr>
            </w:pPr>
            <w:r w:rsidRPr="009355E1">
              <w:rPr>
                <w:rFonts w:eastAsia="Calibri" w:hint="cs"/>
                <w:sz w:val="20"/>
                <w:szCs w:val="20"/>
                <w:rtl/>
                <w:lang w:bidi="fa-IR"/>
              </w:rPr>
              <w:t>بالا</w:t>
            </w:r>
            <w:del w:id="9968" w:author="Mehrnazi Boojari" w:date="2019-01-07T10:45:00Z">
              <w:r w:rsidRPr="009355E1" w:rsidDel="006A1F1D">
                <w:rPr>
                  <w:rFonts w:eastAsia="Calibri" w:hint="cs"/>
                  <w:sz w:val="20"/>
                  <w:szCs w:val="20"/>
                  <w:rtl/>
                  <w:lang w:bidi="fa-IR"/>
                </w:rPr>
                <w:delText xml:space="preserve"> بودن </w:delText>
              </w:r>
            </w:del>
            <w:ins w:id="9969" w:author="Mehrnazi Boojari" w:date="2019-01-07T10:45:00Z">
              <w:r w:rsidR="006A1F1D">
                <w:rPr>
                  <w:rFonts w:eastAsia="Calibri" w:hint="cs"/>
                  <w:sz w:val="20"/>
                  <w:szCs w:val="20"/>
                  <w:rtl/>
                  <w:lang w:bidi="fa-IR"/>
                </w:rPr>
                <w:t xml:space="preserve">‌بودن </w:t>
              </w:r>
            </w:ins>
            <w:r w:rsidRPr="009355E1">
              <w:rPr>
                <w:rFonts w:eastAsia="Calibri" w:hint="cs"/>
                <w:sz w:val="20"/>
                <w:szCs w:val="20"/>
                <w:rtl/>
                <w:lang w:bidi="fa-IR"/>
              </w:rPr>
              <w:t>عمر واحدهای مسکونی</w:t>
            </w:r>
          </w:p>
        </w:tc>
        <w:tc>
          <w:tcPr>
            <w:tcW w:w="1599" w:type="dxa"/>
            <w:vAlign w:val="center"/>
          </w:tcPr>
          <w:p w14:paraId="7957FF4C" w14:textId="77777777" w:rsidR="00E91C41" w:rsidRPr="00C503F2" w:rsidRDefault="00E91C41" w:rsidP="009355E1">
            <w:pPr>
              <w:bidi/>
              <w:contextualSpacing/>
              <w:rPr>
                <w:rFonts w:ascii="B Lotus" w:eastAsia="Calibri" w:hAnsi="B Lotus" w:cs="B Lotus"/>
                <w:sz w:val="20"/>
                <w:szCs w:val="20"/>
                <w:lang w:bidi="fa-IR"/>
              </w:rPr>
            </w:pPr>
            <w:r w:rsidRPr="00C503F2">
              <w:rPr>
                <w:rFonts w:ascii="B Lotus" w:eastAsia="Calibri" w:hAnsi="B Lotus" w:cs="B Lotus" w:hint="cs"/>
                <w:sz w:val="20"/>
                <w:szCs w:val="20"/>
                <w:rtl/>
                <w:lang w:bidi="fa-IR"/>
              </w:rPr>
              <w:t>جزو اولویت</w:t>
            </w:r>
            <w:del w:id="9970" w:author="Mehrnazi Boojari" w:date="2019-01-07T09:46:00Z">
              <w:r w:rsidRPr="00C503F2" w:rsidDel="006F7CCF">
                <w:rPr>
                  <w:rFonts w:ascii="B Lotus" w:eastAsia="Calibri" w:hAnsi="B Lotus" w:cs="B Lotus" w:hint="cs"/>
                  <w:sz w:val="20"/>
                  <w:szCs w:val="20"/>
                  <w:rtl/>
                  <w:lang w:bidi="fa-IR"/>
                </w:rPr>
                <w:delText xml:space="preserve"> های </w:delText>
              </w:r>
            </w:del>
            <w:ins w:id="9971" w:author="Mehrnazi Boojari" w:date="2019-01-07T09:46:00Z">
              <w:r w:rsidR="006F7CCF">
                <w:rPr>
                  <w:rFonts w:ascii="B Lotus" w:eastAsia="Calibri" w:hAnsi="B Lotus" w:cs="B Lotus" w:hint="cs"/>
                  <w:sz w:val="20"/>
                  <w:szCs w:val="20"/>
                  <w:rtl/>
                  <w:lang w:bidi="fa-IR"/>
                </w:rPr>
                <w:t xml:space="preserve">‌های </w:t>
              </w:r>
            </w:ins>
            <w:r w:rsidRPr="00C503F2">
              <w:rPr>
                <w:rFonts w:ascii="B Lotus" w:eastAsia="Calibri" w:hAnsi="B Lotus" w:cs="B Lotus" w:hint="cs"/>
                <w:sz w:val="20"/>
                <w:szCs w:val="20"/>
                <w:rtl/>
                <w:lang w:bidi="fa-IR"/>
              </w:rPr>
              <w:t>بنیاد در اهداف</w:t>
            </w:r>
          </w:p>
          <w:p w14:paraId="3FEA06E3" w14:textId="77777777" w:rsidR="00E91C41" w:rsidRPr="00C503F2" w:rsidRDefault="00E91C41" w:rsidP="009355E1">
            <w:pPr>
              <w:bidi/>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مستخرج از مصاحبه</w:t>
            </w:r>
          </w:p>
        </w:tc>
      </w:tr>
      <w:tr w:rsidR="00E91C41" w:rsidRPr="00C503F2" w14:paraId="73DFD0BA" w14:textId="77777777" w:rsidTr="009355E1">
        <w:trPr>
          <w:trHeight w:val="431"/>
        </w:trPr>
        <w:tc>
          <w:tcPr>
            <w:tcW w:w="1854" w:type="dxa"/>
            <w:vAlign w:val="center"/>
          </w:tcPr>
          <w:p w14:paraId="5F11E013" w14:textId="77777777" w:rsidR="00E91C41" w:rsidRPr="00C503F2" w:rsidRDefault="00E91C41" w:rsidP="00E91C41">
            <w:pPr>
              <w:bidi/>
              <w:ind w:firstLine="22"/>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پرداخت و بازپرداخت وام مسکن روستایی</w:t>
            </w:r>
          </w:p>
        </w:tc>
        <w:tc>
          <w:tcPr>
            <w:tcW w:w="1618" w:type="dxa"/>
            <w:vAlign w:val="center"/>
          </w:tcPr>
          <w:p w14:paraId="4BCE2DDD" w14:textId="77777777" w:rsidR="00E91C41" w:rsidRPr="00C503F2" w:rsidRDefault="00E91C41" w:rsidP="009355E1">
            <w:pPr>
              <w:bidi/>
              <w:contextualSpacing/>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 xml:space="preserve">ذیل </w:t>
            </w:r>
            <w:del w:id="9972" w:author="Mehrnazi Boojari" w:date="2019-01-07T10:18:00Z">
              <w:r w:rsidRPr="00C503F2" w:rsidDel="0028073B">
                <w:rPr>
                  <w:rFonts w:ascii="B Lotus" w:eastAsia="Calibri" w:hAnsi="B Lotus" w:cs="B Lotus" w:hint="cs"/>
                  <w:sz w:val="20"/>
                  <w:szCs w:val="20"/>
                  <w:rtl/>
                  <w:lang w:bidi="fa-IR"/>
                </w:rPr>
                <w:delText>شاخصها</w:delText>
              </w:r>
            </w:del>
            <w:ins w:id="9973" w:author="Mehrnazi Boojari" w:date="2019-01-07T10:18:00Z">
              <w:r w:rsidR="0028073B">
                <w:rPr>
                  <w:rFonts w:ascii="B Lotus" w:eastAsia="Calibri" w:hAnsi="B Lotus" w:cs="B Lotus" w:hint="cs"/>
                  <w:sz w:val="20"/>
                  <w:szCs w:val="20"/>
                  <w:rtl/>
                  <w:lang w:bidi="fa-IR"/>
                </w:rPr>
                <w:t>شاخص‌ها</w:t>
              </w:r>
            </w:ins>
            <w:r w:rsidRPr="00C503F2">
              <w:rPr>
                <w:rFonts w:ascii="B Lotus" w:eastAsia="Calibri" w:hAnsi="B Lotus" w:cs="B Lotus" w:hint="cs"/>
                <w:sz w:val="20"/>
                <w:szCs w:val="20"/>
                <w:rtl/>
                <w:lang w:bidi="fa-IR"/>
              </w:rPr>
              <w:t>ی اقتصادی</w:t>
            </w:r>
          </w:p>
        </w:tc>
        <w:tc>
          <w:tcPr>
            <w:tcW w:w="1134" w:type="dxa"/>
            <w:vAlign w:val="center"/>
          </w:tcPr>
          <w:p w14:paraId="3FC265E1" w14:textId="77777777" w:rsidR="00E91C41" w:rsidRPr="00C503F2" w:rsidRDefault="00E91C41" w:rsidP="00E91C41">
            <w:pPr>
              <w:bidi/>
              <w:ind w:left="144"/>
              <w:jc w:val="center"/>
              <w:rPr>
                <w:rFonts w:ascii="B Lotus" w:eastAsia="Calibri" w:hAnsi="B Lotus" w:cs="B Lotus"/>
                <w:sz w:val="20"/>
                <w:szCs w:val="20"/>
                <w:rtl/>
                <w:lang w:bidi="fa-IR"/>
              </w:rPr>
            </w:pPr>
            <w:del w:id="9974" w:author="Mehrnazi Boojari" w:date="2019-01-07T10:18:00Z">
              <w:r w:rsidRPr="00C503F2" w:rsidDel="0028073B">
                <w:rPr>
                  <w:rFonts w:ascii="B Lotus" w:eastAsia="Calibri" w:hAnsi="B Lotus" w:cs="B Lotus" w:hint="cs"/>
                  <w:sz w:val="20"/>
                  <w:szCs w:val="20"/>
                  <w:rtl/>
                  <w:lang w:bidi="fa-IR"/>
                </w:rPr>
                <w:delText>شاخصها</w:delText>
              </w:r>
            </w:del>
            <w:ins w:id="9975" w:author="Mehrnazi Boojari" w:date="2019-01-07T10:18:00Z">
              <w:r w:rsidR="0028073B">
                <w:rPr>
                  <w:rFonts w:ascii="B Lotus" w:eastAsia="Calibri" w:hAnsi="B Lotus" w:cs="B Lotus" w:hint="cs"/>
                  <w:sz w:val="20"/>
                  <w:szCs w:val="20"/>
                  <w:rtl/>
                  <w:lang w:bidi="fa-IR"/>
                </w:rPr>
                <w:t>شاخص‌ها</w:t>
              </w:r>
            </w:ins>
            <w:r w:rsidRPr="00C503F2">
              <w:rPr>
                <w:rFonts w:ascii="B Lotus" w:eastAsia="Calibri" w:hAnsi="B Lotus" w:cs="B Lotus" w:hint="cs"/>
                <w:sz w:val="20"/>
                <w:szCs w:val="20"/>
                <w:rtl/>
                <w:lang w:bidi="fa-IR"/>
              </w:rPr>
              <w:t>ی 8 و 1</w:t>
            </w:r>
          </w:p>
        </w:tc>
        <w:tc>
          <w:tcPr>
            <w:tcW w:w="2090" w:type="dxa"/>
            <w:vAlign w:val="center"/>
          </w:tcPr>
          <w:p w14:paraId="1FCB467A" w14:textId="77777777" w:rsidR="00E91C41" w:rsidRPr="009355E1" w:rsidRDefault="00E91C41" w:rsidP="00A25B54">
            <w:pPr>
              <w:pStyle w:val="ListParagraph"/>
              <w:numPr>
                <w:ilvl w:val="0"/>
                <w:numId w:val="70"/>
              </w:numPr>
              <w:bidi/>
              <w:ind w:left="148" w:hanging="148"/>
              <w:jc w:val="left"/>
              <w:rPr>
                <w:rFonts w:eastAsia="Calibri"/>
                <w:sz w:val="20"/>
                <w:szCs w:val="20"/>
                <w:rtl/>
                <w:lang w:bidi="fa-IR"/>
              </w:rPr>
            </w:pPr>
            <w:r w:rsidRPr="009355E1">
              <w:rPr>
                <w:rFonts w:eastAsia="Calibri" w:hint="cs"/>
                <w:sz w:val="20"/>
                <w:szCs w:val="20"/>
                <w:rtl/>
                <w:lang w:bidi="fa-IR"/>
              </w:rPr>
              <w:t>سیاست</w:t>
            </w:r>
            <w:ins w:id="9976" w:author="Mehrnazi Boojari" w:date="2019-01-13T01:30:00Z">
              <w:r w:rsidR="008C439C">
                <w:rPr>
                  <w:rFonts w:eastAsia="Calibri" w:cs="B Nazanin" w:hint="cs"/>
                  <w:sz w:val="20"/>
                  <w:szCs w:val="20"/>
                  <w:rtl/>
                  <w:lang w:bidi="fa-IR"/>
                </w:rPr>
                <w:t>‌</w:t>
              </w:r>
            </w:ins>
            <w:del w:id="9977" w:author="Mehrnazi Boojari" w:date="2019-01-07T09:46:00Z">
              <w:r w:rsidRPr="009355E1" w:rsidDel="006F7CCF">
                <w:rPr>
                  <w:rFonts w:eastAsia="Calibri" w:hint="cs"/>
                  <w:sz w:val="20"/>
                  <w:szCs w:val="20"/>
                  <w:rtl/>
                  <w:lang w:bidi="fa-IR"/>
                </w:rPr>
                <w:delText xml:space="preserve"> های </w:delText>
              </w:r>
            </w:del>
            <w:ins w:id="9978" w:author="Mehrnazi Boojari" w:date="2019-01-07T09:46:00Z">
              <w:r w:rsidR="006F7CCF">
                <w:rPr>
                  <w:rFonts w:eastAsia="Calibri" w:hint="cs"/>
                  <w:sz w:val="20"/>
                  <w:szCs w:val="20"/>
                  <w:rtl/>
                  <w:lang w:bidi="fa-IR"/>
                </w:rPr>
                <w:t xml:space="preserve">‌های </w:t>
              </w:r>
            </w:ins>
            <w:r w:rsidRPr="009355E1">
              <w:rPr>
                <w:rFonts w:eastAsia="Calibri" w:hint="cs"/>
                <w:sz w:val="20"/>
                <w:szCs w:val="20"/>
                <w:rtl/>
                <w:lang w:bidi="fa-IR"/>
              </w:rPr>
              <w:t>کلی</w:t>
            </w:r>
          </w:p>
          <w:p w14:paraId="545B72B6" w14:textId="77777777" w:rsidR="00E91C41" w:rsidRPr="009355E1" w:rsidRDefault="00E91C41" w:rsidP="00A25B54">
            <w:pPr>
              <w:pStyle w:val="ListParagraph"/>
              <w:numPr>
                <w:ilvl w:val="0"/>
                <w:numId w:val="70"/>
              </w:numPr>
              <w:bidi/>
              <w:ind w:left="148" w:hanging="148"/>
              <w:jc w:val="left"/>
              <w:rPr>
                <w:rFonts w:eastAsia="Calibri"/>
                <w:sz w:val="20"/>
                <w:szCs w:val="20"/>
                <w:rtl/>
                <w:lang w:bidi="fa-IR"/>
              </w:rPr>
            </w:pPr>
            <w:r w:rsidRPr="009355E1">
              <w:rPr>
                <w:rFonts w:eastAsia="Calibri" w:hint="cs"/>
                <w:sz w:val="20"/>
                <w:szCs w:val="20"/>
                <w:rtl/>
                <w:lang w:bidi="fa-IR"/>
              </w:rPr>
              <w:t>برنامه 1 و 2 و</w:t>
            </w:r>
            <w:ins w:id="9979" w:author="Mehrnazi Boojari" w:date="2019-01-13T01:31:00Z">
              <w:r w:rsidR="008C439C">
                <w:rPr>
                  <w:rFonts w:eastAsia="Calibri" w:hint="cs"/>
                  <w:sz w:val="20"/>
                  <w:szCs w:val="20"/>
                  <w:rtl/>
                  <w:lang w:bidi="fa-IR"/>
                </w:rPr>
                <w:t xml:space="preserve"> </w:t>
              </w:r>
            </w:ins>
            <w:r w:rsidRPr="009355E1">
              <w:rPr>
                <w:rFonts w:eastAsia="Calibri" w:hint="cs"/>
                <w:sz w:val="20"/>
                <w:szCs w:val="20"/>
                <w:rtl/>
                <w:lang w:bidi="fa-IR"/>
              </w:rPr>
              <w:t>3 و</w:t>
            </w:r>
            <w:ins w:id="9980" w:author="Mehrnazi Boojari" w:date="2019-01-13T01:31:00Z">
              <w:r w:rsidR="008C439C">
                <w:rPr>
                  <w:rFonts w:eastAsia="Calibri" w:hint="cs"/>
                  <w:sz w:val="20"/>
                  <w:szCs w:val="20"/>
                  <w:rtl/>
                  <w:lang w:bidi="fa-IR"/>
                </w:rPr>
                <w:t xml:space="preserve"> </w:t>
              </w:r>
            </w:ins>
            <w:r w:rsidRPr="009355E1">
              <w:rPr>
                <w:rFonts w:eastAsia="Calibri" w:hint="cs"/>
                <w:sz w:val="20"/>
                <w:szCs w:val="20"/>
                <w:rtl/>
                <w:lang w:bidi="fa-IR"/>
              </w:rPr>
              <w:t>4 و</w:t>
            </w:r>
            <w:ins w:id="9981" w:author="Mehrnazi Boojari" w:date="2019-01-12T23:16:00Z">
              <w:r w:rsidR="00E436D1">
                <w:rPr>
                  <w:rFonts w:eastAsia="Calibri" w:hint="cs"/>
                  <w:sz w:val="20"/>
                  <w:szCs w:val="20"/>
                  <w:rtl/>
                  <w:lang w:bidi="fa-IR"/>
                </w:rPr>
                <w:t xml:space="preserve"> </w:t>
              </w:r>
            </w:ins>
            <w:r w:rsidRPr="009355E1">
              <w:rPr>
                <w:rFonts w:eastAsia="Calibri" w:hint="cs"/>
                <w:sz w:val="20"/>
                <w:szCs w:val="20"/>
                <w:rtl/>
                <w:lang w:bidi="fa-IR"/>
              </w:rPr>
              <w:t>5 و 6</w:t>
            </w:r>
          </w:p>
          <w:p w14:paraId="534C9964" w14:textId="77777777" w:rsidR="00E91C41" w:rsidRPr="009355E1" w:rsidRDefault="00E91C41" w:rsidP="00A25B54">
            <w:pPr>
              <w:pStyle w:val="ListParagraph"/>
              <w:numPr>
                <w:ilvl w:val="0"/>
                <w:numId w:val="70"/>
              </w:numPr>
              <w:bidi/>
              <w:ind w:left="148" w:hanging="148"/>
              <w:jc w:val="left"/>
              <w:rPr>
                <w:rFonts w:eastAsia="Calibri"/>
                <w:sz w:val="20"/>
                <w:szCs w:val="20"/>
                <w:rtl/>
                <w:lang w:bidi="fa-IR"/>
              </w:rPr>
            </w:pPr>
            <w:del w:id="9982" w:author="Mehrnazi Boojari" w:date="2019-01-08T02:35:00Z">
              <w:r w:rsidRPr="009355E1" w:rsidDel="00DB5910">
                <w:rPr>
                  <w:rFonts w:eastAsia="Calibri" w:hint="cs"/>
                  <w:sz w:val="20"/>
                  <w:szCs w:val="20"/>
                  <w:rtl/>
                  <w:lang w:bidi="fa-IR"/>
                </w:rPr>
                <w:delText>چشم انداز</w:delText>
              </w:r>
            </w:del>
            <w:ins w:id="9983" w:author="Mehrnazi Boojari" w:date="2019-01-08T02:35:00Z">
              <w:r w:rsidR="00DB5910">
                <w:rPr>
                  <w:rFonts w:eastAsia="Calibri" w:hint="cs"/>
                  <w:sz w:val="20"/>
                  <w:szCs w:val="20"/>
                  <w:rtl/>
                  <w:lang w:bidi="fa-IR"/>
                </w:rPr>
                <w:t>چشم‌انداز</w:t>
              </w:r>
            </w:ins>
            <w:r w:rsidRPr="009355E1">
              <w:rPr>
                <w:rFonts w:eastAsia="Calibri" w:hint="cs"/>
                <w:sz w:val="20"/>
                <w:szCs w:val="20"/>
                <w:rtl/>
                <w:lang w:bidi="fa-IR"/>
              </w:rPr>
              <w:t xml:space="preserve"> 1404</w:t>
            </w:r>
          </w:p>
        </w:tc>
        <w:tc>
          <w:tcPr>
            <w:tcW w:w="1954" w:type="dxa"/>
            <w:vAlign w:val="center"/>
          </w:tcPr>
          <w:p w14:paraId="3CA57309" w14:textId="77777777" w:rsidR="00E91C41" w:rsidRPr="00C503F2" w:rsidRDefault="00E91C41" w:rsidP="00E91C41">
            <w:pPr>
              <w:bidi/>
              <w:ind w:left="144"/>
              <w:rPr>
                <w:rFonts w:ascii="B Lotus" w:eastAsia="Calibri" w:hAnsi="B Lotus" w:cs="B Lotus"/>
                <w:sz w:val="20"/>
                <w:szCs w:val="20"/>
                <w:rtl/>
                <w:lang w:bidi="fa-IR"/>
              </w:rPr>
            </w:pPr>
          </w:p>
        </w:tc>
        <w:tc>
          <w:tcPr>
            <w:tcW w:w="1599" w:type="dxa"/>
            <w:vAlign w:val="center"/>
          </w:tcPr>
          <w:p w14:paraId="323AF4B7" w14:textId="77777777" w:rsidR="00E91C41" w:rsidRPr="00C503F2" w:rsidRDefault="00E91C41" w:rsidP="009355E1">
            <w:pPr>
              <w:bidi/>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جزو اولویت</w:t>
            </w:r>
            <w:del w:id="9984" w:author="Mehrnazi Boojari" w:date="2019-01-07T09:46:00Z">
              <w:r w:rsidRPr="00C503F2" w:rsidDel="006F7CCF">
                <w:rPr>
                  <w:rFonts w:ascii="B Lotus" w:eastAsia="Calibri" w:hAnsi="B Lotus" w:cs="B Lotus" w:hint="cs"/>
                  <w:sz w:val="20"/>
                  <w:szCs w:val="20"/>
                  <w:rtl/>
                  <w:lang w:bidi="fa-IR"/>
                </w:rPr>
                <w:delText xml:space="preserve"> های </w:delText>
              </w:r>
            </w:del>
            <w:ins w:id="9985" w:author="Mehrnazi Boojari" w:date="2019-01-07T09:46:00Z">
              <w:r w:rsidR="006F7CCF">
                <w:rPr>
                  <w:rFonts w:ascii="B Lotus" w:eastAsia="Calibri" w:hAnsi="B Lotus" w:cs="B Lotus" w:hint="cs"/>
                  <w:sz w:val="20"/>
                  <w:szCs w:val="20"/>
                  <w:rtl/>
                  <w:lang w:bidi="fa-IR"/>
                </w:rPr>
                <w:t xml:space="preserve">‌های </w:t>
              </w:r>
            </w:ins>
            <w:r w:rsidRPr="00C503F2">
              <w:rPr>
                <w:rFonts w:ascii="B Lotus" w:eastAsia="Calibri" w:hAnsi="B Lotus" w:cs="B Lotus" w:hint="cs"/>
                <w:sz w:val="20"/>
                <w:szCs w:val="20"/>
                <w:rtl/>
                <w:lang w:bidi="fa-IR"/>
              </w:rPr>
              <w:t>بنیاد در اهداف</w:t>
            </w:r>
          </w:p>
          <w:p w14:paraId="1ACADF28" w14:textId="77777777" w:rsidR="00E91C41" w:rsidRPr="00C503F2" w:rsidRDefault="00E91C41" w:rsidP="009355E1">
            <w:pPr>
              <w:bidi/>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مستخرج از مصاحبه</w:t>
            </w:r>
          </w:p>
        </w:tc>
      </w:tr>
      <w:tr w:rsidR="00E91C41" w:rsidRPr="00C503F2" w14:paraId="5A26C2E9" w14:textId="77777777" w:rsidTr="009355E1">
        <w:trPr>
          <w:trHeight w:val="431"/>
        </w:trPr>
        <w:tc>
          <w:tcPr>
            <w:tcW w:w="1854" w:type="dxa"/>
            <w:vAlign w:val="center"/>
          </w:tcPr>
          <w:p w14:paraId="6C576F8C" w14:textId="77777777" w:rsidR="00E91C41" w:rsidRPr="00C503F2" w:rsidRDefault="00E91C41" w:rsidP="00E91C41">
            <w:pPr>
              <w:bidi/>
              <w:ind w:firstLine="22"/>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ذخیره انرژی و الگوی بهینه مصرف انرژی</w:t>
            </w:r>
          </w:p>
        </w:tc>
        <w:tc>
          <w:tcPr>
            <w:tcW w:w="1618" w:type="dxa"/>
            <w:vAlign w:val="center"/>
          </w:tcPr>
          <w:p w14:paraId="715F30FD" w14:textId="77777777" w:rsidR="00E91C41" w:rsidRPr="00C503F2" w:rsidRDefault="00E91C41" w:rsidP="009355E1">
            <w:pPr>
              <w:bidi/>
              <w:contextualSpacing/>
              <w:jc w:val="center"/>
              <w:rPr>
                <w:rFonts w:ascii="B Lotus" w:eastAsia="Calibri" w:hAnsi="B Lotus" w:cs="B Lotus"/>
                <w:sz w:val="20"/>
                <w:szCs w:val="20"/>
                <w:rtl/>
                <w:lang w:bidi="fa-IR"/>
              </w:rPr>
            </w:pPr>
            <w:r w:rsidRPr="00C503F2">
              <w:rPr>
                <w:rFonts w:ascii="B Lotus" w:eastAsia="Calibri" w:hAnsi="B Lotus" w:cs="B Lotus" w:hint="cs"/>
                <w:sz w:val="20"/>
                <w:szCs w:val="20"/>
                <w:rtl/>
                <w:lang w:bidi="fa-IR"/>
              </w:rPr>
              <w:t xml:space="preserve">ذیل </w:t>
            </w:r>
            <w:del w:id="9986" w:author="Mehrnazi Boojari" w:date="2019-01-07T10:18:00Z">
              <w:r w:rsidRPr="00C503F2" w:rsidDel="0028073B">
                <w:rPr>
                  <w:rFonts w:ascii="B Lotus" w:eastAsia="Calibri" w:hAnsi="B Lotus" w:cs="B Lotus" w:hint="cs"/>
                  <w:sz w:val="20"/>
                  <w:szCs w:val="20"/>
                  <w:rtl/>
                  <w:lang w:bidi="fa-IR"/>
                </w:rPr>
                <w:delText>شاخصها</w:delText>
              </w:r>
            </w:del>
            <w:ins w:id="9987" w:author="Mehrnazi Boojari" w:date="2019-01-07T10:18:00Z">
              <w:r w:rsidR="0028073B">
                <w:rPr>
                  <w:rFonts w:ascii="B Lotus" w:eastAsia="Calibri" w:hAnsi="B Lotus" w:cs="B Lotus" w:hint="cs"/>
                  <w:sz w:val="20"/>
                  <w:szCs w:val="20"/>
                  <w:rtl/>
                  <w:lang w:bidi="fa-IR"/>
                </w:rPr>
                <w:t>شاخص‌ها</w:t>
              </w:r>
            </w:ins>
            <w:r w:rsidRPr="00C503F2">
              <w:rPr>
                <w:rFonts w:ascii="B Lotus" w:eastAsia="Calibri" w:hAnsi="B Lotus" w:cs="B Lotus" w:hint="cs"/>
                <w:sz w:val="20"/>
                <w:szCs w:val="20"/>
                <w:rtl/>
                <w:lang w:bidi="fa-IR"/>
              </w:rPr>
              <w:t>ی اجتماعی</w:t>
            </w:r>
          </w:p>
        </w:tc>
        <w:tc>
          <w:tcPr>
            <w:tcW w:w="1134" w:type="dxa"/>
            <w:vAlign w:val="center"/>
          </w:tcPr>
          <w:p w14:paraId="6BE73FBC" w14:textId="77777777" w:rsidR="00E91C41" w:rsidRPr="00C503F2" w:rsidRDefault="00E91C41" w:rsidP="00E91C41">
            <w:pPr>
              <w:bidi/>
              <w:ind w:left="144"/>
              <w:jc w:val="center"/>
              <w:rPr>
                <w:rFonts w:ascii="B Lotus" w:eastAsia="Calibri" w:hAnsi="B Lotus" w:cs="B Lotus"/>
                <w:sz w:val="20"/>
                <w:szCs w:val="20"/>
                <w:rtl/>
                <w:lang w:bidi="fa-IR"/>
              </w:rPr>
            </w:pPr>
          </w:p>
        </w:tc>
        <w:tc>
          <w:tcPr>
            <w:tcW w:w="2090" w:type="dxa"/>
            <w:vAlign w:val="center"/>
          </w:tcPr>
          <w:p w14:paraId="218509CF" w14:textId="77777777" w:rsidR="00E91C41" w:rsidRPr="009355E1" w:rsidRDefault="00E91C41" w:rsidP="00A25B54">
            <w:pPr>
              <w:pStyle w:val="ListParagraph"/>
              <w:numPr>
                <w:ilvl w:val="0"/>
                <w:numId w:val="71"/>
              </w:numPr>
              <w:bidi/>
              <w:ind w:left="148" w:hanging="148"/>
              <w:jc w:val="left"/>
              <w:rPr>
                <w:rFonts w:eastAsia="Calibri"/>
                <w:sz w:val="20"/>
                <w:szCs w:val="20"/>
                <w:rtl/>
                <w:lang w:bidi="fa-IR"/>
              </w:rPr>
            </w:pPr>
            <w:r w:rsidRPr="009355E1">
              <w:rPr>
                <w:rFonts w:eastAsia="Calibri" w:hint="cs"/>
                <w:sz w:val="20"/>
                <w:szCs w:val="20"/>
                <w:rtl/>
                <w:lang w:bidi="fa-IR"/>
              </w:rPr>
              <w:t>برنامه 5 و</w:t>
            </w:r>
            <w:ins w:id="9988" w:author="Mehrnazi Boojari" w:date="2019-01-13T01:31:00Z">
              <w:r w:rsidR="00862844">
                <w:rPr>
                  <w:rFonts w:eastAsia="Calibri" w:hint="cs"/>
                  <w:sz w:val="20"/>
                  <w:szCs w:val="20"/>
                  <w:rtl/>
                  <w:lang w:bidi="fa-IR"/>
                </w:rPr>
                <w:t xml:space="preserve"> </w:t>
              </w:r>
            </w:ins>
            <w:r w:rsidRPr="009355E1">
              <w:rPr>
                <w:rFonts w:eastAsia="Calibri" w:hint="cs"/>
                <w:sz w:val="20"/>
                <w:szCs w:val="20"/>
                <w:rtl/>
                <w:lang w:bidi="fa-IR"/>
              </w:rPr>
              <w:t xml:space="preserve">6 </w:t>
            </w:r>
          </w:p>
          <w:p w14:paraId="07D5FD14" w14:textId="77777777" w:rsidR="00E91C41" w:rsidRPr="009355E1" w:rsidRDefault="00E91C41" w:rsidP="00A25B54">
            <w:pPr>
              <w:pStyle w:val="ListParagraph"/>
              <w:numPr>
                <w:ilvl w:val="0"/>
                <w:numId w:val="71"/>
              </w:numPr>
              <w:bidi/>
              <w:ind w:left="148" w:hanging="148"/>
              <w:jc w:val="left"/>
              <w:rPr>
                <w:rFonts w:eastAsia="Calibri"/>
                <w:sz w:val="20"/>
                <w:szCs w:val="20"/>
                <w:rtl/>
                <w:lang w:bidi="fa-IR"/>
              </w:rPr>
            </w:pPr>
            <w:del w:id="9989" w:author="Mehrnazi Boojari" w:date="2019-01-08T02:35:00Z">
              <w:r w:rsidRPr="009355E1" w:rsidDel="00DB5910">
                <w:rPr>
                  <w:rFonts w:eastAsia="Calibri" w:hint="cs"/>
                  <w:sz w:val="20"/>
                  <w:szCs w:val="20"/>
                  <w:rtl/>
                  <w:lang w:bidi="fa-IR"/>
                </w:rPr>
                <w:delText>چشم انداز</w:delText>
              </w:r>
            </w:del>
            <w:ins w:id="9990" w:author="Mehrnazi Boojari" w:date="2019-01-08T02:35:00Z">
              <w:r w:rsidR="00DB5910">
                <w:rPr>
                  <w:rFonts w:eastAsia="Calibri" w:hint="cs"/>
                  <w:sz w:val="20"/>
                  <w:szCs w:val="20"/>
                  <w:rtl/>
                  <w:lang w:bidi="fa-IR"/>
                </w:rPr>
                <w:t>چشم‌انداز</w:t>
              </w:r>
            </w:ins>
            <w:r w:rsidRPr="009355E1">
              <w:rPr>
                <w:rFonts w:eastAsia="Calibri" w:hint="cs"/>
                <w:sz w:val="20"/>
                <w:szCs w:val="20"/>
                <w:rtl/>
                <w:lang w:bidi="fa-IR"/>
              </w:rPr>
              <w:t xml:space="preserve"> 1404</w:t>
            </w:r>
          </w:p>
          <w:p w14:paraId="375AA88E" w14:textId="77777777" w:rsidR="00E91C41" w:rsidRPr="009355E1" w:rsidRDefault="00E91C41" w:rsidP="00A25B54">
            <w:pPr>
              <w:pStyle w:val="ListParagraph"/>
              <w:numPr>
                <w:ilvl w:val="0"/>
                <w:numId w:val="71"/>
              </w:numPr>
              <w:bidi/>
              <w:ind w:left="148" w:hanging="148"/>
              <w:jc w:val="left"/>
              <w:rPr>
                <w:rFonts w:eastAsia="Calibri"/>
                <w:sz w:val="20"/>
                <w:szCs w:val="20"/>
                <w:rtl/>
                <w:lang w:bidi="fa-IR"/>
              </w:rPr>
            </w:pPr>
            <w:r w:rsidRPr="009355E1">
              <w:rPr>
                <w:rFonts w:eastAsia="Calibri" w:hint="cs"/>
                <w:sz w:val="20"/>
                <w:szCs w:val="20"/>
                <w:rtl/>
                <w:lang w:bidi="fa-IR"/>
              </w:rPr>
              <w:t>طرح جامع مسکن روستایی</w:t>
            </w:r>
          </w:p>
        </w:tc>
        <w:tc>
          <w:tcPr>
            <w:tcW w:w="1954" w:type="dxa"/>
            <w:vAlign w:val="center"/>
          </w:tcPr>
          <w:p w14:paraId="2C012395" w14:textId="77777777" w:rsidR="00E91C41" w:rsidRPr="00C503F2" w:rsidRDefault="00E91C41" w:rsidP="00A25B54">
            <w:pPr>
              <w:numPr>
                <w:ilvl w:val="0"/>
                <w:numId w:val="51"/>
              </w:numPr>
              <w:bidi/>
              <w:ind w:left="144" w:hanging="144"/>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بالا</w:t>
            </w:r>
            <w:del w:id="9991" w:author="Mehrnazi Boojari" w:date="2019-01-13T01:31:00Z">
              <w:r w:rsidRPr="00C503F2" w:rsidDel="00862844">
                <w:rPr>
                  <w:rFonts w:ascii="B Lotus" w:eastAsia="Calibri" w:hAnsi="B Lotus" w:cs="B Lotus" w:hint="cs"/>
                  <w:sz w:val="20"/>
                  <w:szCs w:val="20"/>
                  <w:rtl/>
                  <w:lang w:bidi="fa-IR"/>
                </w:rPr>
                <w:delText xml:space="preserve"> </w:delText>
              </w:r>
            </w:del>
            <w:r w:rsidRPr="00C503F2">
              <w:rPr>
                <w:rFonts w:ascii="B Lotus" w:eastAsia="Calibri" w:hAnsi="B Lotus" w:cs="B Lotus" w:hint="cs"/>
                <w:sz w:val="20"/>
                <w:szCs w:val="20"/>
                <w:rtl/>
                <w:lang w:bidi="fa-IR"/>
              </w:rPr>
              <w:t>رفتن میزان بهره</w:t>
            </w:r>
            <w:ins w:id="9992" w:author="Mehrnazi Boojari" w:date="2019-01-13T01:31:00Z">
              <w:r w:rsidR="00862844">
                <w:rPr>
                  <w:rFonts w:ascii="B Lotus" w:eastAsia="Calibri" w:hAnsi="B Lotus" w:cs="B Nazanin" w:hint="cs"/>
                  <w:sz w:val="20"/>
                  <w:szCs w:val="20"/>
                  <w:rtl/>
                  <w:lang w:bidi="fa-IR"/>
                </w:rPr>
                <w:t>‌</w:t>
              </w:r>
            </w:ins>
            <w:del w:id="9993" w:author="Mehrnazi Boojari" w:date="2019-01-13T01:31:00Z">
              <w:r w:rsidRPr="00C503F2" w:rsidDel="00862844">
                <w:rPr>
                  <w:rFonts w:ascii="B Lotus" w:eastAsia="Calibri" w:hAnsi="B Lotus" w:cs="B Lotus" w:hint="cs"/>
                  <w:sz w:val="20"/>
                  <w:szCs w:val="20"/>
                  <w:rtl/>
                  <w:lang w:bidi="fa-IR"/>
                </w:rPr>
                <w:delText xml:space="preserve"> </w:delText>
              </w:r>
            </w:del>
            <w:r w:rsidRPr="00C503F2">
              <w:rPr>
                <w:rFonts w:ascii="B Lotus" w:eastAsia="Calibri" w:hAnsi="B Lotus" w:cs="B Lotus" w:hint="cs"/>
                <w:sz w:val="20"/>
                <w:szCs w:val="20"/>
                <w:rtl/>
                <w:lang w:bidi="fa-IR"/>
              </w:rPr>
              <w:t xml:space="preserve">مندی از گاز </w:t>
            </w:r>
            <w:del w:id="9994" w:author="Mehrnazi Boojari" w:date="2019-01-08T01:59:00Z">
              <w:r w:rsidRPr="00C503F2" w:rsidDel="00AC3ADF">
                <w:rPr>
                  <w:rFonts w:ascii="B Lotus" w:eastAsia="Calibri" w:hAnsi="B Lotus" w:cs="B Lotus" w:hint="cs"/>
                  <w:sz w:val="20"/>
                  <w:szCs w:val="20"/>
                  <w:rtl/>
                  <w:lang w:bidi="fa-IR"/>
                </w:rPr>
                <w:delText>لوله کشی</w:delText>
              </w:r>
            </w:del>
            <w:ins w:id="9995" w:author="Mehrnazi Boojari" w:date="2019-01-08T01:59:00Z">
              <w:r w:rsidR="00AC3ADF">
                <w:rPr>
                  <w:rFonts w:ascii="B Lotus" w:eastAsia="Calibri" w:hAnsi="B Lotus" w:cs="B Lotus" w:hint="cs"/>
                  <w:sz w:val="20"/>
                  <w:szCs w:val="20"/>
                  <w:rtl/>
                  <w:lang w:bidi="fa-IR"/>
                </w:rPr>
                <w:t>لوله‌کشی</w:t>
              </w:r>
            </w:ins>
            <w:r w:rsidRPr="00C503F2">
              <w:rPr>
                <w:rFonts w:ascii="B Lotus" w:eastAsia="Calibri" w:hAnsi="B Lotus" w:cs="B Lotus" w:hint="cs"/>
                <w:sz w:val="20"/>
                <w:szCs w:val="20"/>
                <w:rtl/>
                <w:lang w:bidi="fa-IR"/>
              </w:rPr>
              <w:t xml:space="preserve"> و مصرف انرژی و بالا</w:t>
            </w:r>
            <w:del w:id="9996" w:author="Mehrnazi Boojari" w:date="2019-01-07T10:45:00Z">
              <w:r w:rsidRPr="00C503F2" w:rsidDel="006A1F1D">
                <w:rPr>
                  <w:rFonts w:ascii="B Lotus" w:eastAsia="Calibri" w:hAnsi="B Lotus" w:cs="B Lotus" w:hint="cs"/>
                  <w:sz w:val="20"/>
                  <w:szCs w:val="20"/>
                  <w:rtl/>
                  <w:lang w:bidi="fa-IR"/>
                </w:rPr>
                <w:delText xml:space="preserve"> بودن </w:delText>
              </w:r>
            </w:del>
            <w:ins w:id="9997" w:author="Mehrnazi Boojari" w:date="2019-01-07T10:45:00Z">
              <w:r w:rsidR="006A1F1D">
                <w:rPr>
                  <w:rFonts w:ascii="B Lotus" w:eastAsia="Calibri" w:hAnsi="B Lotus" w:cs="B Lotus" w:hint="cs"/>
                  <w:sz w:val="20"/>
                  <w:szCs w:val="20"/>
                  <w:rtl/>
                  <w:lang w:bidi="fa-IR"/>
                </w:rPr>
                <w:t xml:space="preserve">‌بودن </w:t>
              </w:r>
            </w:ins>
            <w:r w:rsidRPr="00C503F2">
              <w:rPr>
                <w:rFonts w:ascii="B Lotus" w:eastAsia="Calibri" w:hAnsi="B Lotus" w:cs="B Lotus" w:hint="cs"/>
                <w:sz w:val="20"/>
                <w:szCs w:val="20"/>
                <w:rtl/>
                <w:lang w:bidi="fa-IR"/>
              </w:rPr>
              <w:t>هدررفت انرژی در مساکن</w:t>
            </w:r>
          </w:p>
        </w:tc>
        <w:tc>
          <w:tcPr>
            <w:tcW w:w="1599" w:type="dxa"/>
            <w:vAlign w:val="center"/>
          </w:tcPr>
          <w:p w14:paraId="42BED65B" w14:textId="77777777" w:rsidR="00E91C41" w:rsidRPr="00C503F2" w:rsidRDefault="00E91C41" w:rsidP="009355E1">
            <w:pPr>
              <w:bidi/>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جزو اولویت</w:t>
            </w:r>
            <w:del w:id="9998" w:author="Mehrnazi Boojari" w:date="2019-01-07T09:46:00Z">
              <w:r w:rsidRPr="00C503F2" w:rsidDel="006F7CCF">
                <w:rPr>
                  <w:rFonts w:ascii="B Lotus" w:eastAsia="Calibri" w:hAnsi="B Lotus" w:cs="B Lotus" w:hint="cs"/>
                  <w:sz w:val="20"/>
                  <w:szCs w:val="20"/>
                  <w:rtl/>
                  <w:lang w:bidi="fa-IR"/>
                </w:rPr>
                <w:delText xml:space="preserve"> های </w:delText>
              </w:r>
            </w:del>
            <w:ins w:id="9999" w:author="Mehrnazi Boojari" w:date="2019-01-07T09:46:00Z">
              <w:r w:rsidR="006F7CCF">
                <w:rPr>
                  <w:rFonts w:ascii="B Lotus" w:eastAsia="Calibri" w:hAnsi="B Lotus" w:cs="B Lotus" w:hint="cs"/>
                  <w:sz w:val="20"/>
                  <w:szCs w:val="20"/>
                  <w:rtl/>
                  <w:lang w:bidi="fa-IR"/>
                </w:rPr>
                <w:t xml:space="preserve">‌های </w:t>
              </w:r>
            </w:ins>
            <w:r w:rsidRPr="00C503F2">
              <w:rPr>
                <w:rFonts w:ascii="B Lotus" w:eastAsia="Calibri" w:hAnsi="B Lotus" w:cs="B Lotus" w:hint="cs"/>
                <w:sz w:val="20"/>
                <w:szCs w:val="20"/>
                <w:rtl/>
                <w:lang w:bidi="fa-IR"/>
              </w:rPr>
              <w:t>بنیاد در اهداف</w:t>
            </w:r>
          </w:p>
          <w:p w14:paraId="2E3248FC" w14:textId="77777777" w:rsidR="00E91C41" w:rsidRPr="00C503F2" w:rsidRDefault="00E91C41" w:rsidP="009355E1">
            <w:pPr>
              <w:bidi/>
              <w:contextualSpacing/>
              <w:rPr>
                <w:rFonts w:ascii="B Lotus" w:eastAsia="Calibri" w:hAnsi="B Lotus" w:cs="B Lotus"/>
                <w:sz w:val="20"/>
                <w:szCs w:val="20"/>
                <w:rtl/>
                <w:lang w:bidi="fa-IR"/>
              </w:rPr>
            </w:pPr>
            <w:r w:rsidRPr="00C503F2">
              <w:rPr>
                <w:rFonts w:ascii="B Lotus" w:eastAsia="Calibri" w:hAnsi="B Lotus" w:cs="B Lotus" w:hint="cs"/>
                <w:sz w:val="20"/>
                <w:szCs w:val="20"/>
                <w:rtl/>
                <w:lang w:bidi="fa-IR"/>
              </w:rPr>
              <w:t>مستخرج از مصاحبه</w:t>
            </w:r>
          </w:p>
        </w:tc>
      </w:tr>
    </w:tbl>
    <w:p w14:paraId="1C105CE8" w14:textId="77777777" w:rsidR="00E91C41" w:rsidRPr="00E91C41" w:rsidRDefault="00E91C41" w:rsidP="00E91C41">
      <w:pPr>
        <w:bidi/>
        <w:ind w:firstLine="288"/>
        <w:jc w:val="both"/>
        <w:rPr>
          <w:rFonts w:ascii="Calibri" w:eastAsia="Calibri" w:hAnsi="Calibri" w:cs="B Lotus"/>
          <w:sz w:val="24"/>
          <w:szCs w:val="24"/>
          <w:rtl/>
          <w:lang w:bidi="fa-IR"/>
        </w:rPr>
      </w:pPr>
    </w:p>
    <w:p w14:paraId="3AC8F837" w14:textId="77777777" w:rsidR="00E91C41" w:rsidRPr="00E91C41" w:rsidRDefault="00E91C41" w:rsidP="00417494">
      <w:pPr>
        <w:pStyle w:val="Heading3"/>
        <w:rPr>
          <w:rtl/>
        </w:rPr>
      </w:pPr>
      <w:bookmarkStart w:id="10000" w:name="_Toc529234232"/>
      <w:bookmarkStart w:id="10001" w:name="_Toc529234668"/>
      <w:bookmarkStart w:id="10002" w:name="_Toc530238668"/>
      <w:bookmarkStart w:id="10003" w:name="_Toc530239298"/>
      <w:bookmarkStart w:id="10004" w:name="_Toc533781234"/>
      <w:bookmarkStart w:id="10005" w:name="_Toc533782190"/>
      <w:r w:rsidRPr="00E91C41">
        <w:rPr>
          <w:rFonts w:hint="cs"/>
          <w:rtl/>
        </w:rPr>
        <w:t>شرح و تبیین چال</w:t>
      </w:r>
      <w:del w:id="10006" w:author="Mehrnazi Boojari" w:date="2019-01-09T22:28:00Z">
        <w:r w:rsidRPr="00E91C41" w:rsidDel="00417494">
          <w:rPr>
            <w:rFonts w:hint="cs"/>
            <w:rtl/>
          </w:rPr>
          <w:delText>ش</w:delText>
        </w:r>
      </w:del>
      <w:del w:id="10007" w:author="Mehrnazi Boojari" w:date="2019-01-07T09:46:00Z">
        <w:r w:rsidRPr="00E91C41" w:rsidDel="006F7CCF">
          <w:rPr>
            <w:rFonts w:hint="cs"/>
            <w:rtl/>
          </w:rPr>
          <w:delText xml:space="preserve"> های </w:delText>
        </w:r>
      </w:del>
      <w:ins w:id="10008" w:author="Mehrnazi Boojari" w:date="2019-01-09T22:28:00Z">
        <w:r w:rsidR="00417494">
          <w:rPr>
            <w:rFonts w:hint="cs"/>
            <w:rtl/>
          </w:rPr>
          <w:t>ش‌</w:t>
        </w:r>
      </w:ins>
      <w:ins w:id="10009" w:author="Mehrnazi Boojari" w:date="2019-01-07T09:46:00Z">
        <w:r w:rsidR="006F7CCF">
          <w:rPr>
            <w:rFonts w:hint="cs"/>
            <w:rtl/>
          </w:rPr>
          <w:t xml:space="preserve">های </w:t>
        </w:r>
      </w:ins>
      <w:r w:rsidRPr="00E91C41">
        <w:rPr>
          <w:rFonts w:hint="cs"/>
          <w:rtl/>
        </w:rPr>
        <w:t xml:space="preserve">اصلی مسکن </w:t>
      </w:r>
      <w:del w:id="10010" w:author="Mehrnazi Boojari" w:date="2019-01-07T10:03:00Z">
        <w:r w:rsidRPr="00E91C41" w:rsidDel="00A31D6F">
          <w:rPr>
            <w:rFonts w:hint="cs"/>
            <w:rtl/>
          </w:rPr>
          <w:delText>روستائی</w:delText>
        </w:r>
      </w:del>
      <w:bookmarkEnd w:id="10000"/>
      <w:bookmarkEnd w:id="10001"/>
      <w:bookmarkEnd w:id="10002"/>
      <w:bookmarkEnd w:id="10003"/>
      <w:bookmarkEnd w:id="10004"/>
      <w:bookmarkEnd w:id="10005"/>
      <w:ins w:id="10011" w:author="Mehrnazi Boojari" w:date="2019-01-07T10:03:00Z">
        <w:r w:rsidR="00A31D6F">
          <w:rPr>
            <w:rFonts w:hint="cs"/>
            <w:rtl/>
          </w:rPr>
          <w:t>روستایی</w:t>
        </w:r>
      </w:ins>
    </w:p>
    <w:p w14:paraId="4AE717D8" w14:textId="77777777" w:rsidR="00E91C41" w:rsidRPr="00E91C41" w:rsidRDefault="00E91C41" w:rsidP="00B30A8B">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با </w:t>
      </w:r>
      <w:del w:id="10012" w:author="Mehrnazi Boojari" w:date="2019-01-13T01:31:00Z">
        <w:r w:rsidRPr="00E91C41" w:rsidDel="00862844">
          <w:rPr>
            <w:rFonts w:ascii="Calibri" w:eastAsia="Calibri" w:hAnsi="Calibri" w:cs="B Lotus" w:hint="cs"/>
            <w:sz w:val="24"/>
            <w:szCs w:val="24"/>
            <w:rtl/>
            <w:lang w:bidi="fa-IR"/>
          </w:rPr>
          <w:delText xml:space="preserve">احصاء </w:delText>
        </w:r>
      </w:del>
      <w:ins w:id="10013" w:author="Mehrnazi Boojari" w:date="2019-01-13T01:31:00Z">
        <w:r w:rsidR="00862844" w:rsidRPr="00E91C41">
          <w:rPr>
            <w:rFonts w:ascii="Calibri" w:eastAsia="Calibri" w:hAnsi="Calibri" w:cs="B Lotus" w:hint="cs"/>
            <w:sz w:val="24"/>
            <w:szCs w:val="24"/>
            <w:rtl/>
            <w:lang w:bidi="fa-IR"/>
          </w:rPr>
          <w:t>احصا</w:t>
        </w:r>
        <w:r w:rsidR="00862844">
          <w:rPr>
            <w:rFonts w:ascii="Calibri" w:eastAsia="Calibri" w:hAnsi="Calibri" w:cs="B Lotus" w:hint="cs"/>
            <w:sz w:val="24"/>
            <w:szCs w:val="24"/>
            <w:rtl/>
            <w:lang w:bidi="fa-IR"/>
          </w:rPr>
          <w:t>ی</w:t>
        </w:r>
        <w:r w:rsidR="00862844"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چالش</w:t>
      </w:r>
      <w:del w:id="10014" w:author="Mehrnazi Boojari" w:date="2019-01-07T09:46:00Z">
        <w:r w:rsidRPr="00E91C41" w:rsidDel="006F7CCF">
          <w:rPr>
            <w:rFonts w:ascii="Calibri" w:eastAsia="Calibri" w:hAnsi="Calibri" w:cs="B Lotus" w:hint="cs"/>
            <w:sz w:val="24"/>
            <w:szCs w:val="24"/>
            <w:rtl/>
            <w:lang w:bidi="fa-IR"/>
          </w:rPr>
          <w:delText xml:space="preserve"> های </w:delText>
        </w:r>
      </w:del>
      <w:ins w:id="10015"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اصلی در موضوع مسکن روستایی</w:t>
      </w:r>
      <w:del w:id="10016" w:author="Mehrnazi Boojari" w:date="2019-01-13T01:35:00Z">
        <w:r w:rsidRPr="00E91C41" w:rsidDel="00B30A8B">
          <w:rPr>
            <w:rFonts w:ascii="Calibri" w:eastAsia="Calibri" w:hAnsi="Calibri" w:cs="B Lotus" w:hint="cs"/>
            <w:sz w:val="24"/>
            <w:szCs w:val="24"/>
            <w:rtl/>
            <w:lang w:bidi="fa-IR"/>
          </w:rPr>
          <w:delText>،</w:delText>
        </w:r>
      </w:del>
      <w:r w:rsidRPr="00E91C41">
        <w:rPr>
          <w:rFonts w:ascii="Calibri" w:eastAsia="Calibri" w:hAnsi="Calibri" w:cs="B Lotus" w:hint="cs"/>
          <w:sz w:val="24"/>
          <w:szCs w:val="24"/>
          <w:rtl/>
          <w:lang w:bidi="fa-IR"/>
        </w:rPr>
        <w:t xml:space="preserve"> نیاز به </w:t>
      </w:r>
      <w:del w:id="10017" w:author="Mehrnazi Boojari" w:date="2019-01-13T01:35:00Z">
        <w:r w:rsidRPr="00E91C41" w:rsidDel="00B30A8B">
          <w:rPr>
            <w:rFonts w:ascii="Calibri" w:eastAsia="Calibri" w:hAnsi="Calibri" w:cs="B Lotus" w:hint="cs"/>
            <w:sz w:val="24"/>
            <w:szCs w:val="24"/>
            <w:rtl/>
            <w:lang w:bidi="fa-IR"/>
          </w:rPr>
          <w:delText xml:space="preserve">به </w:delText>
        </w:r>
      </w:del>
      <w:r w:rsidRPr="00E91C41">
        <w:rPr>
          <w:rFonts w:ascii="Calibri" w:eastAsia="Calibri" w:hAnsi="Calibri" w:cs="B Lotus" w:hint="cs"/>
          <w:sz w:val="24"/>
          <w:szCs w:val="24"/>
          <w:rtl/>
          <w:lang w:bidi="fa-IR"/>
        </w:rPr>
        <w:t>علت</w:t>
      </w:r>
      <w:ins w:id="10018" w:author="Mehrnazi Boojari" w:date="2019-01-13T01:35:00Z">
        <w:r w:rsidR="00B30A8B">
          <w:rPr>
            <w:rFonts w:ascii="Calibri" w:eastAsia="Calibri" w:hAnsi="Calibri" w:cs="B Nazanin" w:hint="cs"/>
            <w:sz w:val="24"/>
            <w:szCs w:val="24"/>
            <w:rtl/>
            <w:lang w:bidi="fa-IR"/>
          </w:rPr>
          <w:t>‌</w:t>
        </w:r>
      </w:ins>
      <w:del w:id="10019" w:author="Mehrnazi Boojari" w:date="2019-01-13T01:35:00Z">
        <w:r w:rsidRPr="00E91C41" w:rsidDel="00B30A8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یابی این چالش</w:t>
      </w:r>
      <w:del w:id="10020" w:author="Mehrnazi Boojari" w:date="2019-01-07T09:45:00Z">
        <w:r w:rsidRPr="00E91C41" w:rsidDel="006F7CCF">
          <w:rPr>
            <w:rFonts w:ascii="Calibri" w:eastAsia="Calibri" w:hAnsi="Calibri" w:cs="B Lotus" w:hint="cs"/>
            <w:sz w:val="24"/>
            <w:szCs w:val="24"/>
            <w:rtl/>
            <w:lang w:bidi="fa-IR"/>
          </w:rPr>
          <w:delText xml:space="preserve"> ها </w:delText>
        </w:r>
      </w:del>
      <w:ins w:id="10021" w:author="Mehrnazi Boojari" w:date="2019-01-07T09:45:00Z">
        <w:r w:rsidR="00862844">
          <w:rPr>
            <w:rFonts w:ascii="Calibri" w:eastAsia="Calibri" w:hAnsi="Calibri" w:cs="B Lotus" w:hint="cs"/>
            <w:sz w:val="24"/>
            <w:szCs w:val="24"/>
            <w:rtl/>
            <w:lang w:bidi="fa-IR"/>
          </w:rPr>
          <w:t>‌ها</w:t>
        </w:r>
      </w:ins>
      <w:del w:id="10022" w:author="Mehrnazi Boojari" w:date="2019-01-13T01:32:00Z">
        <w:r w:rsidRPr="00E91C41" w:rsidDel="00862844">
          <w:rPr>
            <w:rFonts w:ascii="Calibri" w:eastAsia="Calibri" w:hAnsi="Calibri" w:cs="B Lotus" w:hint="cs"/>
            <w:sz w:val="24"/>
            <w:szCs w:val="24"/>
            <w:rtl/>
            <w:lang w:bidi="fa-IR"/>
          </w:rPr>
          <w:delText>ا</w:delText>
        </w:r>
      </w:del>
      <w:r w:rsidRPr="00E91C41">
        <w:rPr>
          <w:rFonts w:ascii="Calibri" w:eastAsia="Calibri" w:hAnsi="Calibri" w:cs="B Lotus" w:hint="cs"/>
          <w:sz w:val="24"/>
          <w:szCs w:val="24"/>
          <w:rtl/>
          <w:lang w:bidi="fa-IR"/>
        </w:rPr>
        <w:t>ست. عدم توجه به علت ایجاد چالش و چرا</w:t>
      </w:r>
      <w:ins w:id="10023" w:author="Mehrnazi Boojari" w:date="2019-01-13T01:36:00Z">
        <w:r w:rsidR="00B30A8B">
          <w:rPr>
            <w:rFonts w:ascii="Calibri" w:eastAsia="Calibri" w:hAnsi="Calibri" w:cs="B Lotus" w:hint="cs"/>
            <w:sz w:val="24"/>
            <w:szCs w:val="24"/>
            <w:rtl/>
            <w:lang w:bidi="fa-IR"/>
          </w:rPr>
          <w:t>ی</w:t>
        </w:r>
      </w:ins>
      <w:del w:id="10024" w:author="Mehrnazi Boojari" w:date="2019-01-13T01:36:00Z">
        <w:r w:rsidRPr="00E91C41" w:rsidDel="00B30A8B">
          <w:rPr>
            <w:rFonts w:ascii="Calibri" w:eastAsia="Calibri" w:hAnsi="Calibri" w:cs="B Lotus" w:hint="cs"/>
            <w:sz w:val="24"/>
            <w:szCs w:val="24"/>
            <w:rtl/>
            <w:lang w:bidi="fa-IR"/>
          </w:rPr>
          <w:delText>ئ</w:delText>
        </w:r>
      </w:del>
      <w:r w:rsidRPr="00E91C41">
        <w:rPr>
          <w:rFonts w:ascii="Calibri" w:eastAsia="Calibri" w:hAnsi="Calibri" w:cs="B Lotus" w:hint="cs"/>
          <w:sz w:val="24"/>
          <w:szCs w:val="24"/>
          <w:rtl/>
          <w:lang w:bidi="fa-IR"/>
        </w:rPr>
        <w:t>ی مرتفع</w:t>
      </w:r>
      <w:ins w:id="10025" w:author="Mehrnazi Boojari" w:date="2019-01-13T01:36:00Z">
        <w:r w:rsidR="00B30A8B">
          <w:rPr>
            <w:rFonts w:ascii="Calibri" w:eastAsia="Calibri" w:hAnsi="Calibri" w:cs="B Nazanin" w:hint="cs"/>
            <w:sz w:val="24"/>
            <w:szCs w:val="24"/>
            <w:rtl/>
            <w:lang w:bidi="fa-IR"/>
          </w:rPr>
          <w:t>‌</w:t>
        </w:r>
      </w:ins>
      <w:del w:id="10026" w:author="Mehrnazi Boojari" w:date="2019-01-13T01:36:00Z">
        <w:r w:rsidRPr="00E91C41" w:rsidDel="00B30A8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نشدن آن </w:t>
      </w:r>
      <w:del w:id="10027" w:author="Mehrnazi Boojari" w:date="2019-01-07T11:02:00Z">
        <w:r w:rsidRPr="00E91C41" w:rsidDel="00DB081F">
          <w:rPr>
            <w:rFonts w:ascii="Calibri" w:eastAsia="Calibri" w:hAnsi="Calibri" w:cs="B Lotus" w:hint="cs"/>
            <w:sz w:val="24"/>
            <w:szCs w:val="24"/>
            <w:rtl/>
            <w:lang w:bidi="fa-IR"/>
          </w:rPr>
          <w:delText>باعث</w:delText>
        </w:r>
      </w:del>
      <w:ins w:id="10028"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به انحراف</w:t>
      </w:r>
      <w:ins w:id="10029" w:author="Mehrnazi Boojari" w:date="2019-01-13T01:36:00Z">
        <w:r w:rsidR="00B30A8B">
          <w:rPr>
            <w:rFonts w:ascii="Calibri" w:eastAsia="Calibri" w:hAnsi="Calibri" w:cs="B Nazanin" w:hint="cs"/>
            <w:sz w:val="24"/>
            <w:szCs w:val="24"/>
            <w:rtl/>
            <w:lang w:bidi="fa-IR"/>
          </w:rPr>
          <w:t>‌</w:t>
        </w:r>
      </w:ins>
      <w:del w:id="10030" w:author="Mehrnazi Boojari" w:date="2019-01-13T01:36:00Z">
        <w:r w:rsidRPr="00E91C41" w:rsidDel="00B30A8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رفتن در ارائه </w:t>
      </w:r>
      <w:del w:id="10031" w:author="Mehrnazi Boojari" w:date="2019-01-07T09:45:00Z">
        <w:r w:rsidRPr="00E91C41" w:rsidDel="006F7CCF">
          <w:rPr>
            <w:rFonts w:ascii="Calibri" w:eastAsia="Calibri" w:hAnsi="Calibri" w:cs="B Lotus" w:hint="cs"/>
            <w:sz w:val="24"/>
            <w:szCs w:val="24"/>
            <w:rtl/>
            <w:lang w:bidi="fa-IR"/>
          </w:rPr>
          <w:delText>راه حل</w:delText>
        </w:r>
      </w:del>
      <w:ins w:id="10032" w:author="Mehrnazi Boojari" w:date="2019-01-07T09:45:00Z">
        <w:r w:rsidR="006F7CCF">
          <w:rPr>
            <w:rFonts w:ascii="Calibri" w:eastAsia="Calibri" w:hAnsi="Calibri" w:cs="B Lotus" w:hint="cs"/>
            <w:sz w:val="24"/>
            <w:szCs w:val="24"/>
            <w:rtl/>
            <w:lang w:bidi="fa-IR"/>
          </w:rPr>
          <w:t>راه‌حل</w:t>
        </w:r>
      </w:ins>
      <w:r w:rsidRPr="00E91C41">
        <w:rPr>
          <w:rFonts w:ascii="Calibri" w:eastAsia="Calibri" w:hAnsi="Calibri" w:cs="B Lotus" w:hint="cs"/>
          <w:sz w:val="24"/>
          <w:szCs w:val="24"/>
          <w:rtl/>
          <w:lang w:bidi="fa-IR"/>
        </w:rPr>
        <w:t xml:space="preserve"> برای</w:t>
      </w:r>
      <w:del w:id="10033" w:author="Mehrnazi Boojari" w:date="2019-01-07T23:33:00Z">
        <w:r w:rsidRPr="00E91C41" w:rsidDel="00A26EBB">
          <w:rPr>
            <w:rFonts w:ascii="Calibri" w:eastAsia="Calibri" w:hAnsi="Calibri" w:cs="B Lotus" w:hint="cs"/>
            <w:sz w:val="24"/>
            <w:szCs w:val="24"/>
            <w:rtl/>
            <w:lang w:bidi="fa-IR"/>
          </w:rPr>
          <w:delText xml:space="preserve"> آنهاست</w:delText>
        </w:r>
      </w:del>
      <w:ins w:id="10034" w:author="Mehrnazi Boojari" w:date="2019-01-07T23:33:00Z">
        <w:r w:rsidR="00A26EBB">
          <w:rPr>
            <w:rFonts w:ascii="Calibri" w:eastAsia="Calibri" w:hAnsi="Calibri" w:cs="B Lotus" w:hint="cs"/>
            <w:sz w:val="24"/>
            <w:szCs w:val="24"/>
            <w:rtl/>
            <w:lang w:bidi="fa-IR"/>
          </w:rPr>
          <w:t xml:space="preserve"> آن‌هاست</w:t>
        </w:r>
      </w:ins>
      <w:del w:id="10035" w:author="Mehrnazi Boojari" w:date="2019-01-07T09:53:00Z">
        <w:r w:rsidRPr="00E91C41" w:rsidDel="006F7CCF">
          <w:rPr>
            <w:rFonts w:ascii="Calibri" w:eastAsia="Calibri" w:hAnsi="Calibri" w:cs="B Lotus" w:hint="cs"/>
            <w:sz w:val="24"/>
            <w:szCs w:val="24"/>
            <w:rtl/>
            <w:lang w:bidi="fa-IR"/>
          </w:rPr>
          <w:delText xml:space="preserve"> . </w:delText>
        </w:r>
      </w:del>
      <w:ins w:id="10036"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هر یک از چالش</w:t>
      </w:r>
      <w:del w:id="10037" w:author="Mehrnazi Boojari" w:date="2019-01-07T09:46:00Z">
        <w:r w:rsidRPr="00E91C41" w:rsidDel="006F7CCF">
          <w:rPr>
            <w:rFonts w:ascii="Calibri" w:eastAsia="Calibri" w:hAnsi="Calibri" w:cs="B Lotus" w:hint="cs"/>
            <w:sz w:val="24"/>
            <w:szCs w:val="24"/>
            <w:rtl/>
            <w:lang w:bidi="fa-IR"/>
          </w:rPr>
          <w:delText xml:space="preserve"> های </w:delText>
        </w:r>
      </w:del>
      <w:ins w:id="10038"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موجود عللی در </w:t>
      </w:r>
      <w:del w:id="10039" w:author="Mehrnazi Boojari" w:date="2019-01-13T01:36:00Z">
        <w:r w:rsidRPr="00E91C41" w:rsidDel="00B30A8B">
          <w:rPr>
            <w:rFonts w:ascii="Calibri" w:eastAsia="Calibri" w:hAnsi="Calibri" w:cs="B Lotus" w:hint="cs"/>
            <w:sz w:val="24"/>
            <w:szCs w:val="24"/>
            <w:rtl/>
            <w:lang w:bidi="fa-IR"/>
          </w:rPr>
          <w:delText xml:space="preserve">دل </w:delText>
        </w:r>
      </w:del>
      <w:ins w:id="10040" w:author="Mehrnazi Boojari" w:date="2019-01-13T01:36:00Z">
        <w:r w:rsidR="00B30A8B">
          <w:rPr>
            <w:rFonts w:ascii="Calibri" w:eastAsia="Calibri" w:hAnsi="Calibri" w:cs="B Lotus" w:hint="cs"/>
            <w:sz w:val="24"/>
            <w:szCs w:val="24"/>
            <w:rtl/>
            <w:lang w:bidi="fa-IR"/>
          </w:rPr>
          <w:t>بطن</w:t>
        </w:r>
        <w:r w:rsidR="00B30A8B"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خود دارند که حوزه</w:t>
      </w:r>
      <w:del w:id="10041" w:author="Mehrnazi Boojari" w:date="2019-01-07T09:46:00Z">
        <w:r w:rsidRPr="00E91C41" w:rsidDel="006F7CCF">
          <w:rPr>
            <w:rFonts w:ascii="Calibri" w:eastAsia="Calibri" w:hAnsi="Calibri" w:cs="B Lotus" w:hint="cs"/>
            <w:sz w:val="24"/>
            <w:szCs w:val="24"/>
            <w:rtl/>
            <w:lang w:bidi="fa-IR"/>
          </w:rPr>
          <w:delText xml:space="preserve"> های </w:delText>
        </w:r>
      </w:del>
      <w:ins w:id="10042"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مختلفی اعم از ساختاری، تقنینی، مدیریتی</w:t>
      </w:r>
      <w:del w:id="10043" w:author="Mehrnazi Boojari" w:date="2019-01-07T09:47:00Z">
        <w:r w:rsidRPr="00E91C41" w:rsidDel="006F7CCF">
          <w:rPr>
            <w:rFonts w:ascii="Calibri" w:eastAsia="Calibri" w:hAnsi="Calibri" w:cs="B Lotus" w:hint="cs"/>
            <w:sz w:val="24"/>
            <w:szCs w:val="24"/>
            <w:rtl/>
            <w:lang w:bidi="fa-IR"/>
          </w:rPr>
          <w:delText xml:space="preserve"> ،</w:delText>
        </w:r>
      </w:del>
      <w:ins w:id="10044"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برنامه</w:t>
      </w:r>
      <w:del w:id="10045" w:author="Mehrnazi Boojari" w:date="2019-01-07T10:05:00Z">
        <w:r w:rsidRPr="00E91C41" w:rsidDel="00A31D6F">
          <w:rPr>
            <w:rFonts w:ascii="Calibri" w:eastAsia="Calibri" w:hAnsi="Calibri" w:cs="B Lotus" w:hint="cs"/>
            <w:sz w:val="24"/>
            <w:szCs w:val="24"/>
            <w:rtl/>
            <w:lang w:bidi="fa-IR"/>
          </w:rPr>
          <w:delText xml:space="preserve"> ریزی </w:delText>
        </w:r>
      </w:del>
      <w:ins w:id="10046"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 xml:space="preserve">و </w:t>
      </w:r>
      <w:del w:id="10047" w:author="Mehrnazi Boojari" w:date="2019-01-07T10:46:00Z">
        <w:r w:rsidRPr="00E91C41" w:rsidDel="006A1F1D">
          <w:rPr>
            <w:rFonts w:ascii="Calibri" w:eastAsia="Calibri" w:hAnsi="Calibri" w:cs="B Lotus" w:hint="cs"/>
            <w:sz w:val="24"/>
            <w:szCs w:val="24"/>
            <w:rtl/>
            <w:lang w:bidi="fa-IR"/>
          </w:rPr>
          <w:delText>اجرائی</w:delText>
        </w:r>
      </w:del>
      <w:ins w:id="10048"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را در</w:t>
      </w:r>
      <w:ins w:id="10049" w:author="Mehrnazi Boojari" w:date="2019-01-13T01:36:00Z">
        <w:r w:rsidR="00B30A8B">
          <w:rPr>
            <w:rFonts w:ascii="Calibri" w:eastAsia="Calibri" w:hAnsi="Calibri" w:cs="B Nazanin" w:hint="cs"/>
            <w:sz w:val="24"/>
            <w:szCs w:val="24"/>
            <w:rtl/>
            <w:lang w:bidi="fa-IR"/>
          </w:rPr>
          <w:t>‌</w:t>
        </w:r>
      </w:ins>
      <w:del w:id="10050" w:author="Mehrnazi Boojari" w:date="2019-01-13T01:36:00Z">
        <w:r w:rsidRPr="00E91C41" w:rsidDel="00B30A8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بر</w:t>
      </w:r>
      <w:ins w:id="10051" w:author="Mehrnazi Boojari" w:date="2019-01-13T01:36:00Z">
        <w:r w:rsidR="00B30A8B">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می</w:t>
      </w:r>
      <w:ins w:id="10052" w:author="Mehrnazi Boojari" w:date="2019-01-13T01:36:00Z">
        <w:r w:rsidR="00B30A8B">
          <w:rPr>
            <w:rFonts w:ascii="Calibri" w:eastAsia="Calibri" w:hAnsi="Calibri" w:cs="B Nazanin" w:hint="cs"/>
            <w:sz w:val="24"/>
            <w:szCs w:val="24"/>
            <w:rtl/>
            <w:lang w:bidi="fa-IR"/>
          </w:rPr>
          <w:t>‌</w:t>
        </w:r>
      </w:ins>
      <w:del w:id="10053" w:author="Mehrnazi Boojari" w:date="2019-01-13T01:36:00Z">
        <w:r w:rsidRPr="00E91C41" w:rsidDel="00B30A8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گیرد. لزوم درک و تبیین این موضوع آنچنان برای گزارش</w:t>
      </w:r>
      <w:del w:id="10054" w:author="Mehrnazi Boojari" w:date="2019-01-13T01:36:00Z">
        <w:r w:rsidRPr="00E91C41" w:rsidDel="00B30A8B">
          <w:rPr>
            <w:rFonts w:ascii="Calibri" w:eastAsia="Calibri" w:hAnsi="Calibri" w:cs="B Lotus" w:hint="cs"/>
            <w:sz w:val="24"/>
            <w:szCs w:val="24"/>
            <w:rtl/>
            <w:lang w:bidi="fa-IR"/>
          </w:rPr>
          <w:delText>،</w:delText>
        </w:r>
      </w:del>
      <w:r w:rsidRPr="00E91C41">
        <w:rPr>
          <w:rFonts w:ascii="Calibri" w:eastAsia="Calibri" w:hAnsi="Calibri" w:cs="B Lotus" w:hint="cs"/>
          <w:sz w:val="24"/>
          <w:szCs w:val="24"/>
          <w:rtl/>
          <w:lang w:bidi="fa-IR"/>
        </w:rPr>
        <w:t xml:space="preserve"> حیاتی است که بدون </w:t>
      </w:r>
      <w:del w:id="10055" w:author="Mehrnazi Boojari" w:date="2019-01-07T22:30:00Z">
        <w:r w:rsidRPr="00E91C41" w:rsidDel="00051F26">
          <w:rPr>
            <w:rFonts w:ascii="Calibri" w:eastAsia="Calibri" w:hAnsi="Calibri" w:cs="B Lotus" w:hint="cs"/>
            <w:sz w:val="24"/>
            <w:szCs w:val="24"/>
            <w:rtl/>
            <w:lang w:bidi="fa-IR"/>
          </w:rPr>
          <w:delText>در نظر گرفتن</w:delText>
        </w:r>
      </w:del>
      <w:ins w:id="10056" w:author="Mehrnazi Boojari" w:date="2019-01-07T22:30:00Z">
        <w:r w:rsidR="00051F26">
          <w:rPr>
            <w:rFonts w:ascii="Calibri" w:eastAsia="Calibri" w:hAnsi="Calibri"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گرفتن</w:t>
        </w:r>
      </w:ins>
      <w:r w:rsidRPr="00E91C41">
        <w:rPr>
          <w:rFonts w:ascii="Calibri" w:eastAsia="Calibri" w:hAnsi="Calibri" w:cs="B Lotus" w:hint="cs"/>
          <w:sz w:val="24"/>
          <w:szCs w:val="24"/>
          <w:rtl/>
          <w:lang w:bidi="fa-IR"/>
        </w:rPr>
        <w:t xml:space="preserve"> آن</w:t>
      </w:r>
      <w:del w:id="10057" w:author="Mehrnazi Boojari" w:date="2019-01-07T09:49:00Z">
        <w:r w:rsidRPr="00E91C41" w:rsidDel="006F7CCF">
          <w:rPr>
            <w:rFonts w:ascii="Calibri" w:eastAsia="Calibri" w:hAnsi="Calibri" w:cs="B Lotus" w:hint="cs"/>
            <w:sz w:val="24"/>
            <w:szCs w:val="24"/>
            <w:rtl/>
            <w:lang w:bidi="fa-IR"/>
          </w:rPr>
          <w:delText xml:space="preserve"> نمی </w:delText>
        </w:r>
      </w:del>
      <w:ins w:id="10058" w:author="Mehrnazi Boojari" w:date="2019-01-07T09:49:00Z">
        <w:r w:rsidR="006F7CCF">
          <w:rPr>
            <w:rFonts w:ascii="Calibri" w:eastAsia="Calibri" w:hAnsi="Calibri" w:cs="B Lotus" w:hint="cs"/>
            <w:sz w:val="24"/>
            <w:szCs w:val="24"/>
            <w:rtl/>
            <w:lang w:bidi="fa-IR"/>
          </w:rPr>
          <w:t xml:space="preserve"> نمی‌</w:t>
        </w:r>
      </w:ins>
      <w:r w:rsidRPr="00E91C41">
        <w:rPr>
          <w:rFonts w:ascii="Calibri" w:eastAsia="Calibri" w:hAnsi="Calibri" w:cs="B Lotus" w:hint="cs"/>
          <w:sz w:val="24"/>
          <w:szCs w:val="24"/>
          <w:rtl/>
          <w:lang w:bidi="fa-IR"/>
        </w:rPr>
        <w:t xml:space="preserve">توان </w:t>
      </w:r>
      <w:del w:id="10059" w:author="Mehrnazi Boojari" w:date="2019-01-07T09:45:00Z">
        <w:r w:rsidRPr="00E91C41" w:rsidDel="006F7CCF">
          <w:rPr>
            <w:rFonts w:ascii="Calibri" w:eastAsia="Calibri" w:hAnsi="Calibri" w:cs="B Lotus" w:hint="cs"/>
            <w:sz w:val="24"/>
            <w:szCs w:val="24"/>
            <w:rtl/>
            <w:lang w:bidi="fa-IR"/>
          </w:rPr>
          <w:delText>راه حل</w:delText>
        </w:r>
      </w:del>
      <w:ins w:id="10060" w:author="Mehrnazi Boojari" w:date="2019-01-07T09:45:00Z">
        <w:r w:rsidR="006F7CCF">
          <w:rPr>
            <w:rFonts w:ascii="Calibri" w:eastAsia="Calibri" w:hAnsi="Calibri" w:cs="B Lotus" w:hint="cs"/>
            <w:sz w:val="24"/>
            <w:szCs w:val="24"/>
            <w:rtl/>
            <w:lang w:bidi="fa-IR"/>
          </w:rPr>
          <w:t>راه‌حل</w:t>
        </w:r>
      </w:ins>
      <w:r w:rsidRPr="00E91C41">
        <w:rPr>
          <w:rFonts w:ascii="Calibri" w:eastAsia="Calibri" w:hAnsi="Calibri" w:cs="B Lotus" w:hint="cs"/>
          <w:sz w:val="24"/>
          <w:szCs w:val="24"/>
          <w:rtl/>
          <w:lang w:bidi="fa-IR"/>
        </w:rPr>
        <w:t xml:space="preserve"> </w:t>
      </w:r>
      <w:del w:id="10061" w:author="Mehrnazi Boojari" w:date="2019-01-10T01:06:00Z">
        <w:r w:rsidRPr="00E91C41" w:rsidDel="00647583">
          <w:rPr>
            <w:rFonts w:ascii="Calibri" w:eastAsia="Calibri" w:hAnsi="Calibri" w:cs="B Lotus" w:hint="cs"/>
            <w:sz w:val="24"/>
            <w:szCs w:val="24"/>
            <w:rtl/>
            <w:lang w:bidi="fa-IR"/>
          </w:rPr>
          <w:delText>مبتنی بر</w:delText>
        </w:r>
      </w:del>
      <w:ins w:id="10062"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حل عملیاتی هر یک از چالش</w:t>
      </w:r>
      <w:del w:id="10063" w:author="Mehrnazi Boojari" w:date="2019-01-07T09:45:00Z">
        <w:r w:rsidRPr="00E91C41" w:rsidDel="006F7CCF">
          <w:rPr>
            <w:rFonts w:ascii="Calibri" w:eastAsia="Calibri" w:hAnsi="Calibri" w:cs="B Lotus" w:hint="cs"/>
            <w:sz w:val="24"/>
            <w:szCs w:val="24"/>
            <w:rtl/>
            <w:lang w:bidi="fa-IR"/>
          </w:rPr>
          <w:delText xml:space="preserve"> ها </w:delText>
        </w:r>
      </w:del>
      <w:ins w:id="10064"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 xml:space="preserve">ارائه داد. بدین معنا که ارائه </w:t>
      </w:r>
      <w:del w:id="10065" w:author="Mehrnazi Boojari" w:date="2019-01-07T09:45:00Z">
        <w:r w:rsidRPr="00E91C41" w:rsidDel="006F7CCF">
          <w:rPr>
            <w:rFonts w:ascii="Calibri" w:eastAsia="Calibri" w:hAnsi="Calibri" w:cs="B Lotus" w:hint="cs"/>
            <w:sz w:val="24"/>
            <w:szCs w:val="24"/>
            <w:rtl/>
            <w:lang w:bidi="fa-IR"/>
          </w:rPr>
          <w:delText>راه حل</w:delText>
        </w:r>
      </w:del>
      <w:ins w:id="10066" w:author="Mehrnazi Boojari" w:date="2019-01-07T09:45:00Z">
        <w:r w:rsidR="006F7CCF">
          <w:rPr>
            <w:rFonts w:ascii="Calibri" w:eastAsia="Calibri" w:hAnsi="Calibri" w:cs="B Lotus" w:hint="cs"/>
            <w:sz w:val="24"/>
            <w:szCs w:val="24"/>
            <w:rtl/>
            <w:lang w:bidi="fa-IR"/>
          </w:rPr>
          <w:t>راه‌حل</w:t>
        </w:r>
      </w:ins>
      <w:r w:rsidRPr="00E91C41">
        <w:rPr>
          <w:rFonts w:ascii="Calibri" w:eastAsia="Calibri" w:hAnsi="Calibri" w:cs="B Lotus" w:hint="cs"/>
          <w:sz w:val="24"/>
          <w:szCs w:val="24"/>
          <w:rtl/>
          <w:lang w:bidi="fa-IR"/>
        </w:rPr>
        <w:t xml:space="preserve"> بدون فهم این موضوع که هر از یک عوامل در چه حوزه</w:t>
      </w:r>
      <w:ins w:id="10067" w:author="Mehrnazi Boojari" w:date="2019-01-13T01:37:00Z">
        <w:r w:rsidR="00B30A8B">
          <w:rPr>
            <w:rFonts w:ascii="Calibri" w:eastAsia="Calibri" w:hAnsi="Calibri" w:cs="B Nazanin" w:hint="cs"/>
            <w:sz w:val="24"/>
            <w:szCs w:val="24"/>
            <w:rtl/>
            <w:lang w:bidi="fa-IR"/>
          </w:rPr>
          <w:t>‌</w:t>
        </w:r>
      </w:ins>
      <w:del w:id="10068" w:author="Mehrnazi Boojari" w:date="2019-01-13T01:37:00Z">
        <w:r w:rsidRPr="00E91C41" w:rsidDel="00B30A8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ای</w:t>
      </w:r>
      <w:del w:id="10069" w:author="Mehrnazi Boojari" w:date="2019-01-07T09:49:00Z">
        <w:r w:rsidRPr="00E91C41" w:rsidDel="006F7CCF">
          <w:rPr>
            <w:rFonts w:ascii="Calibri" w:eastAsia="Calibri" w:hAnsi="Calibri" w:cs="B Lotus" w:hint="cs"/>
            <w:sz w:val="24"/>
            <w:szCs w:val="24"/>
            <w:rtl/>
            <w:lang w:bidi="fa-IR"/>
          </w:rPr>
          <w:delText xml:space="preserve"> می </w:delText>
        </w:r>
      </w:del>
      <w:ins w:id="10070"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 xml:space="preserve">گنجد </w:t>
      </w:r>
      <w:del w:id="10071" w:author="Mehrnazi Boojari" w:date="2019-01-07T11:02:00Z">
        <w:r w:rsidRPr="00E91C41" w:rsidDel="00DB081F">
          <w:rPr>
            <w:rFonts w:ascii="Calibri" w:eastAsia="Calibri" w:hAnsi="Calibri" w:cs="B Lotus" w:hint="cs"/>
            <w:sz w:val="24"/>
            <w:szCs w:val="24"/>
            <w:rtl/>
            <w:lang w:bidi="fa-IR"/>
          </w:rPr>
          <w:delText>باعث</w:delText>
        </w:r>
      </w:del>
      <w:ins w:id="10072"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خواهد شد که </w:t>
      </w:r>
      <w:del w:id="10073" w:author="Mehrnazi Boojari" w:date="2019-01-07T09:45:00Z">
        <w:r w:rsidRPr="00E91C41" w:rsidDel="006F7CCF">
          <w:rPr>
            <w:rFonts w:ascii="Calibri" w:eastAsia="Calibri" w:hAnsi="Calibri" w:cs="B Lotus" w:hint="cs"/>
            <w:sz w:val="24"/>
            <w:szCs w:val="24"/>
            <w:rtl/>
            <w:lang w:bidi="fa-IR"/>
          </w:rPr>
          <w:delText>راه حل</w:delText>
        </w:r>
      </w:del>
      <w:ins w:id="10074" w:author="Mehrnazi Boojari" w:date="2019-01-07T09:45:00Z">
        <w:r w:rsidR="006F7CCF">
          <w:rPr>
            <w:rFonts w:ascii="Calibri" w:eastAsia="Calibri" w:hAnsi="Calibri" w:cs="B Lotus" w:hint="cs"/>
            <w:sz w:val="24"/>
            <w:szCs w:val="24"/>
            <w:rtl/>
            <w:lang w:bidi="fa-IR"/>
          </w:rPr>
          <w:t>راه‌حل</w:t>
        </w:r>
      </w:ins>
      <w:del w:id="10075" w:author="Mehrnazi Boojari" w:date="2019-01-07T09:46:00Z">
        <w:r w:rsidRPr="00E91C41" w:rsidDel="006F7CCF">
          <w:rPr>
            <w:rFonts w:ascii="Calibri" w:eastAsia="Calibri" w:hAnsi="Calibri" w:cs="B Lotus" w:hint="cs"/>
            <w:sz w:val="24"/>
            <w:szCs w:val="24"/>
            <w:rtl/>
            <w:lang w:bidi="fa-IR"/>
          </w:rPr>
          <w:delText xml:space="preserve"> های </w:delText>
        </w:r>
      </w:del>
      <w:ins w:id="10076"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انتزاعی </w:t>
      </w:r>
      <w:del w:id="10077" w:author="Mehrnazi Boojari" w:date="2019-01-07T10:27:00Z">
        <w:r w:rsidRPr="00E91C41" w:rsidDel="006C73A5">
          <w:rPr>
            <w:rFonts w:ascii="Calibri" w:eastAsia="Calibri" w:hAnsi="Calibri" w:cs="B Lotus" w:hint="cs"/>
            <w:sz w:val="24"/>
            <w:szCs w:val="24"/>
            <w:rtl/>
            <w:lang w:bidi="fa-IR"/>
          </w:rPr>
          <w:delText>بدست آ</w:delText>
        </w:r>
      </w:del>
      <w:ins w:id="10078" w:author="Mehrnazi Boojari" w:date="2019-01-07T10:27:00Z">
        <w:r w:rsidR="006C73A5">
          <w:rPr>
            <w:rFonts w:ascii="Calibri" w:eastAsia="Calibri" w:hAnsi="Calibri" w:cs="B Lotus" w:hint="cs"/>
            <w:sz w:val="24"/>
            <w:szCs w:val="24"/>
            <w:rtl/>
            <w:lang w:bidi="fa-IR"/>
          </w:rPr>
          <w:t>به‌دست</w:t>
        </w:r>
      </w:ins>
      <w:ins w:id="10079" w:author="Mehrnazi Boojari" w:date="2019-01-13T01:37:00Z">
        <w:r w:rsidR="00B30A8B">
          <w:rPr>
            <w:rFonts w:ascii="Calibri" w:eastAsia="Calibri" w:hAnsi="Calibri" w:cs="B Nazanin" w:hint="cs"/>
            <w:sz w:val="24"/>
            <w:szCs w:val="24"/>
            <w:rtl/>
            <w:lang w:bidi="fa-IR"/>
          </w:rPr>
          <w:t>‌</w:t>
        </w:r>
      </w:ins>
      <w:ins w:id="10080" w:author="Mehrnazi Boojari" w:date="2019-01-07T10:27:00Z">
        <w:r w:rsidR="006C73A5">
          <w:rPr>
            <w:rFonts w:ascii="Calibri" w:eastAsia="Calibri" w:hAnsi="Calibri" w:cs="B Lotus" w:hint="cs"/>
            <w:sz w:val="24"/>
            <w:szCs w:val="24"/>
            <w:rtl/>
            <w:lang w:bidi="fa-IR"/>
          </w:rPr>
          <w:t>آ</w:t>
        </w:r>
      </w:ins>
      <w:r w:rsidRPr="00E91C41">
        <w:rPr>
          <w:rFonts w:ascii="Calibri" w:eastAsia="Calibri" w:hAnsi="Calibri" w:cs="B Lotus" w:hint="cs"/>
          <w:sz w:val="24"/>
          <w:szCs w:val="24"/>
          <w:rtl/>
          <w:lang w:bidi="fa-IR"/>
        </w:rPr>
        <w:t xml:space="preserve">مده و قابل تعریف عملیاتی نباشند و این موضوعی است که گزارش راهبردی بسیار </w:t>
      </w:r>
      <w:ins w:id="10081" w:author="Mehrnazi Boojari" w:date="2019-01-13T01:37:00Z">
        <w:r w:rsidR="00B30A8B">
          <w:rPr>
            <w:rFonts w:ascii="Calibri" w:eastAsia="Calibri" w:hAnsi="Calibri" w:cs="B Lotus" w:hint="cs"/>
            <w:sz w:val="24"/>
            <w:szCs w:val="24"/>
            <w:rtl/>
            <w:lang w:bidi="fa-IR"/>
          </w:rPr>
          <w:t xml:space="preserve">زیاد </w:t>
        </w:r>
      </w:ins>
      <w:r w:rsidRPr="00E91C41">
        <w:rPr>
          <w:rFonts w:ascii="Calibri" w:eastAsia="Calibri" w:hAnsi="Calibri" w:cs="B Lotus" w:hint="cs"/>
          <w:sz w:val="24"/>
          <w:szCs w:val="24"/>
          <w:rtl/>
          <w:lang w:bidi="fa-IR"/>
        </w:rPr>
        <w:t xml:space="preserve">بدان حساس بوده و </w:t>
      </w:r>
      <w:del w:id="10082" w:author="Mehrnazi Boojari" w:date="2019-01-13T01:37:00Z">
        <w:r w:rsidRPr="00E91C41" w:rsidDel="00B30A8B">
          <w:rPr>
            <w:rFonts w:ascii="Calibri" w:eastAsia="Calibri" w:hAnsi="Calibri" w:cs="B Lotus" w:hint="cs"/>
            <w:sz w:val="24"/>
            <w:szCs w:val="24"/>
            <w:rtl/>
            <w:lang w:bidi="fa-IR"/>
          </w:rPr>
          <w:lastRenderedPageBreak/>
          <w:delText>به شدت</w:delText>
        </w:r>
      </w:del>
      <w:ins w:id="10083" w:author="Mehrnazi Boojari" w:date="2019-01-13T01:37:00Z">
        <w:r w:rsidR="00B30A8B">
          <w:rPr>
            <w:rFonts w:ascii="Calibri" w:eastAsia="Calibri" w:hAnsi="Calibri" w:cs="B Lotus" w:hint="cs"/>
            <w:sz w:val="24"/>
            <w:szCs w:val="24"/>
            <w:rtl/>
            <w:lang w:bidi="fa-IR"/>
          </w:rPr>
          <w:t>بسیار</w:t>
        </w:r>
      </w:ins>
      <w:ins w:id="10084" w:author="Mehrnazi Boojari" w:date="2019-01-13T01:38:00Z">
        <w:r w:rsidR="00B30A8B">
          <w:rPr>
            <w:rFonts w:ascii="Calibri" w:eastAsia="Calibri" w:hAnsi="Calibri" w:cs="Times New Roman" w:hint="eastAsia"/>
            <w:sz w:val="24"/>
            <w:szCs w:val="24"/>
            <w:rtl/>
            <w:lang w:bidi="fa-IR"/>
          </w:rPr>
          <w:t> </w:t>
        </w:r>
      </w:ins>
      <w:ins w:id="10085" w:author="Mehrnazi Boojari" w:date="2019-01-13T01:37:00Z">
        <w:r w:rsidR="00B30A8B">
          <w:rPr>
            <w:rFonts w:ascii="Calibri" w:eastAsia="Calibri" w:hAnsi="Calibri" w:cs="B Lotus" w:hint="cs"/>
            <w:sz w:val="24"/>
            <w:szCs w:val="24"/>
            <w:rtl/>
            <w:lang w:bidi="fa-IR"/>
          </w:rPr>
          <w:t>زی</w:t>
        </w:r>
      </w:ins>
      <w:ins w:id="10086" w:author="Mehrnazi Boojari" w:date="2019-01-13T01:38:00Z">
        <w:r w:rsidR="00B30A8B">
          <w:rPr>
            <w:rFonts w:ascii="Calibri" w:eastAsia="Calibri" w:hAnsi="Calibri" w:cs="B Lotus" w:hint="cs"/>
            <w:sz w:val="24"/>
            <w:szCs w:val="24"/>
            <w:rtl/>
            <w:lang w:bidi="fa-IR"/>
          </w:rPr>
          <w:t>اد</w:t>
        </w:r>
      </w:ins>
      <w:r w:rsidRPr="00E91C41">
        <w:rPr>
          <w:rFonts w:ascii="Calibri" w:eastAsia="Calibri" w:hAnsi="Calibri" w:cs="B Lotus" w:hint="cs"/>
          <w:sz w:val="24"/>
          <w:szCs w:val="24"/>
          <w:rtl/>
          <w:lang w:bidi="fa-IR"/>
        </w:rPr>
        <w:t xml:space="preserve"> از آن پرهیز</w:t>
      </w:r>
      <w:del w:id="10087" w:author="Mehrnazi Boojari" w:date="2019-01-07T09:49:00Z">
        <w:r w:rsidRPr="00E91C41" w:rsidDel="006F7CCF">
          <w:rPr>
            <w:rFonts w:ascii="Calibri" w:eastAsia="Calibri" w:hAnsi="Calibri" w:cs="B Lotus" w:hint="cs"/>
            <w:sz w:val="24"/>
            <w:szCs w:val="24"/>
            <w:rtl/>
            <w:lang w:bidi="fa-IR"/>
          </w:rPr>
          <w:delText xml:space="preserve"> می </w:delText>
        </w:r>
      </w:del>
      <w:ins w:id="10088" w:author="Mehrnazi Boojari" w:date="2019-01-07T09:49:00Z">
        <w:r w:rsidR="006F7CCF">
          <w:rPr>
            <w:rFonts w:ascii="Calibri" w:eastAsia="Calibri" w:hAnsi="Calibri" w:cs="B Lotus" w:hint="cs"/>
            <w:sz w:val="24"/>
            <w:szCs w:val="24"/>
            <w:rtl/>
            <w:lang w:bidi="fa-IR"/>
          </w:rPr>
          <w:t xml:space="preserve"> </w:t>
        </w:r>
      </w:ins>
      <w:del w:id="10089" w:author="Mehrnazi Boojari" w:date="2019-01-07T10:52:00Z">
        <w:r w:rsidRPr="00E91C41" w:rsidDel="006A1F1D">
          <w:rPr>
            <w:rFonts w:ascii="Calibri" w:eastAsia="Calibri" w:hAnsi="Calibri" w:cs="B Lotus" w:hint="cs"/>
            <w:sz w:val="24"/>
            <w:szCs w:val="24"/>
            <w:rtl/>
            <w:lang w:bidi="fa-IR"/>
          </w:rPr>
          <w:delText>کند</w:delText>
        </w:r>
      </w:del>
      <w:ins w:id="10090" w:author="Mehrnazi Boojari" w:date="2019-01-07T10:52:00Z">
        <w:r w:rsidR="006A1F1D">
          <w:rPr>
            <w:rFonts w:ascii="Calibri" w:eastAsia="Calibri" w:hAnsi="Calibri" w:cs="B Lotus" w:hint="cs"/>
            <w:sz w:val="24"/>
            <w:szCs w:val="24"/>
            <w:rtl/>
            <w:lang w:bidi="fa-IR"/>
          </w:rPr>
          <w:t>می‌کند</w:t>
        </w:r>
      </w:ins>
      <w:r w:rsidRPr="00E91C41">
        <w:rPr>
          <w:rFonts w:ascii="Calibri" w:eastAsia="Calibri" w:hAnsi="Calibri" w:cs="B Lotus" w:hint="cs"/>
          <w:sz w:val="24"/>
          <w:szCs w:val="24"/>
          <w:rtl/>
          <w:lang w:bidi="fa-IR"/>
        </w:rPr>
        <w:t xml:space="preserve">. </w:t>
      </w:r>
      <w:r w:rsidRPr="004B665D">
        <w:rPr>
          <w:rFonts w:ascii="B Lotus" w:eastAsia="Calibri" w:hAnsi="B Lotus" w:cs="B Lotus" w:hint="cs"/>
          <w:sz w:val="24"/>
          <w:szCs w:val="24"/>
          <w:rtl/>
          <w:lang w:bidi="fa-IR"/>
        </w:rPr>
        <w:t>در انتخاب 5 حوزه</w:t>
      </w:r>
      <w:r w:rsidRPr="00E91C41">
        <w:rPr>
          <w:rFonts w:ascii="Calibri" w:eastAsia="Calibri" w:hAnsi="Calibri" w:cs="B Lotus" w:hint="cs"/>
          <w:sz w:val="24"/>
          <w:szCs w:val="24"/>
          <w:rtl/>
          <w:lang w:bidi="fa-IR"/>
        </w:rPr>
        <w:t xml:space="preserve"> نیز بیشتر به بحث حاکمیتی در حل چالش</w:t>
      </w:r>
      <w:del w:id="10091" w:author="Mehrnazi Boojari" w:date="2019-01-07T09:46:00Z">
        <w:r w:rsidRPr="00E91C41" w:rsidDel="006F7CCF">
          <w:rPr>
            <w:rFonts w:ascii="Calibri" w:eastAsia="Calibri" w:hAnsi="Calibri" w:cs="B Lotus" w:hint="cs"/>
            <w:sz w:val="24"/>
            <w:szCs w:val="24"/>
            <w:rtl/>
            <w:lang w:bidi="fa-IR"/>
          </w:rPr>
          <w:delText xml:space="preserve"> های </w:delText>
        </w:r>
      </w:del>
      <w:ins w:id="10092"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مسکن روستایی نگاه شده است تا بیشتر به عملیاتی نگاه</w:t>
      </w:r>
      <w:del w:id="10093" w:author="Mehrnazi Boojari" w:date="2019-01-07T10:01:00Z">
        <w:r w:rsidRPr="00E91C41" w:rsidDel="00A31D6F">
          <w:rPr>
            <w:rFonts w:ascii="Calibri" w:eastAsia="Calibri" w:hAnsi="Calibri" w:cs="B Lotus" w:hint="cs"/>
            <w:sz w:val="24"/>
            <w:szCs w:val="24"/>
            <w:rtl/>
            <w:lang w:bidi="fa-IR"/>
          </w:rPr>
          <w:delText xml:space="preserve"> کردن </w:delText>
        </w:r>
      </w:del>
      <w:ins w:id="10094" w:author="Mehrnazi Boojari" w:date="2019-01-07T10:01:00Z">
        <w:r w:rsidR="00A31D6F">
          <w:rPr>
            <w:rFonts w:ascii="Calibri" w:eastAsia="Calibri" w:hAnsi="Calibri" w:cs="B Lotus" w:hint="cs"/>
            <w:sz w:val="24"/>
            <w:szCs w:val="24"/>
            <w:rtl/>
            <w:lang w:bidi="fa-IR"/>
          </w:rPr>
          <w:t xml:space="preserve">‌کردن </w:t>
        </w:r>
      </w:ins>
      <w:r w:rsidRPr="00E91C41">
        <w:rPr>
          <w:rFonts w:ascii="Calibri" w:eastAsia="Calibri" w:hAnsi="Calibri" w:cs="B Lotus" w:hint="cs"/>
          <w:sz w:val="24"/>
          <w:szCs w:val="24"/>
          <w:rtl/>
          <w:lang w:bidi="fa-IR"/>
        </w:rPr>
        <w:t>موضوع پرداخت شود. با توجه به اهمیت موضوع از هر یک از حوزه</w:t>
      </w:r>
      <w:del w:id="10095" w:author="Mehrnazi Boojari" w:date="2019-01-07T09:45:00Z">
        <w:r w:rsidRPr="00E91C41" w:rsidDel="006F7CCF">
          <w:rPr>
            <w:rFonts w:ascii="Calibri" w:eastAsia="Calibri" w:hAnsi="Calibri" w:cs="B Lotus" w:hint="cs"/>
            <w:sz w:val="24"/>
            <w:szCs w:val="24"/>
            <w:rtl/>
            <w:lang w:bidi="fa-IR"/>
          </w:rPr>
          <w:delText xml:space="preserve"> ها </w:delText>
        </w:r>
      </w:del>
      <w:ins w:id="10096" w:author="Mehrnazi Boojari" w:date="2019-01-07T09:45:00Z">
        <w:r w:rsidR="006F7CCF">
          <w:rPr>
            <w:rFonts w:ascii="Calibri" w:eastAsia="Calibri" w:hAnsi="Calibri" w:cs="B Lotus" w:hint="cs"/>
            <w:sz w:val="24"/>
            <w:szCs w:val="24"/>
            <w:rtl/>
            <w:lang w:bidi="fa-IR"/>
          </w:rPr>
          <w:t>‌ها</w:t>
        </w:r>
      </w:ins>
      <w:del w:id="10097" w:author="Mehrnazi Boojari" w:date="2019-01-07T09:49:00Z">
        <w:r w:rsidRPr="00E91C41" w:rsidDel="006F7CCF">
          <w:rPr>
            <w:rFonts w:ascii="Calibri" w:eastAsia="Calibri" w:hAnsi="Calibri" w:cs="B Lotus" w:hint="cs"/>
            <w:sz w:val="24"/>
            <w:szCs w:val="24"/>
            <w:rtl/>
            <w:lang w:bidi="fa-IR"/>
          </w:rPr>
          <w:delText xml:space="preserve">می </w:delText>
        </w:r>
      </w:del>
      <w:ins w:id="10098"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 تعاریف ذیل را ارائه کرد</w:t>
      </w:r>
      <w:del w:id="10099" w:author="Mehrnazi Boojari" w:date="2019-01-08T01:32:00Z">
        <w:r w:rsidRPr="00E91C41" w:rsidDel="00952B49">
          <w:rPr>
            <w:rFonts w:ascii="Calibri" w:eastAsia="Calibri" w:hAnsi="Calibri" w:cs="B Lotus" w:hint="cs"/>
            <w:sz w:val="24"/>
            <w:szCs w:val="24"/>
            <w:rtl/>
            <w:lang w:bidi="fa-IR"/>
          </w:rPr>
          <w:delText xml:space="preserve"> :</w:delText>
        </w:r>
      </w:del>
      <w:ins w:id="10100" w:author="Mehrnazi Boojari" w:date="2019-01-08T01:32:00Z">
        <w:r w:rsidR="00952B49">
          <w:rPr>
            <w:rFonts w:ascii="Calibri" w:eastAsia="Calibri" w:hAnsi="Calibri" w:cs="B Lotus" w:hint="cs"/>
            <w:sz w:val="24"/>
            <w:szCs w:val="24"/>
            <w:rtl/>
            <w:lang w:bidi="fa-IR"/>
          </w:rPr>
          <w:t>:</w:t>
        </w:r>
      </w:ins>
    </w:p>
    <w:p w14:paraId="1E8A8659" w14:textId="77777777" w:rsidR="00E91C41" w:rsidRPr="00E91C41" w:rsidRDefault="00E91C41" w:rsidP="00632EB0">
      <w:pPr>
        <w:bidi/>
        <w:ind w:firstLine="288"/>
        <w:jc w:val="both"/>
        <w:rPr>
          <w:rFonts w:ascii="Calibri" w:eastAsia="Calibri" w:hAnsi="Calibri" w:cs="B Lotus"/>
          <w:sz w:val="24"/>
          <w:szCs w:val="24"/>
          <w:rtl/>
          <w:lang w:bidi="fa-IR"/>
        </w:rPr>
      </w:pPr>
      <w:r w:rsidRPr="00E91C41">
        <w:rPr>
          <w:rFonts w:ascii="Calibri" w:eastAsia="Calibri" w:hAnsi="Calibri" w:cs="B Lotus" w:hint="cs"/>
          <w:b/>
          <w:bCs/>
          <w:sz w:val="24"/>
          <w:szCs w:val="24"/>
          <w:rtl/>
          <w:lang w:bidi="fa-IR"/>
        </w:rPr>
        <w:t>حوزه ساختاری</w:t>
      </w:r>
      <w:del w:id="10101" w:author="Mehrnazi Boojari" w:date="2019-01-07T10:35:00Z">
        <w:r w:rsidRPr="00E91C41" w:rsidDel="006C73A5">
          <w:rPr>
            <w:rFonts w:ascii="Calibri" w:eastAsia="Calibri" w:hAnsi="Calibri" w:cs="B Lotus" w:hint="cs"/>
            <w:sz w:val="24"/>
            <w:szCs w:val="24"/>
            <w:rtl/>
            <w:lang w:bidi="fa-IR"/>
          </w:rPr>
          <w:delText xml:space="preserve"> : </w:delText>
        </w:r>
      </w:del>
      <w:ins w:id="10102" w:author="Mehrnazi Boojari" w:date="2019-01-07T10:35:00Z">
        <w:r w:rsidR="006C73A5">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عواملی به حوزه ساختاری برمی</w:t>
      </w:r>
      <w:ins w:id="10103" w:author="Mehrnazi Boojari" w:date="2019-01-08T01:16:00Z">
        <w:r w:rsidR="00632EB0">
          <w:rPr>
            <w:rFonts w:ascii="Calibri" w:eastAsia="Calibri" w:hAnsi="Calibri" w:cs="B Nazanin" w:hint="cs"/>
            <w:sz w:val="24"/>
            <w:szCs w:val="24"/>
            <w:rtl/>
            <w:lang w:bidi="fa-IR"/>
          </w:rPr>
          <w:t>‌</w:t>
        </w:r>
      </w:ins>
      <w:del w:id="10104" w:author="Mehrnazi Boojari" w:date="2019-01-08T01:16:00Z">
        <w:r w:rsidRPr="00E91C41" w:rsidDel="00632EB0">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گردد که ساختاری متولی آن عامل در نظام حاکمیتی وجود نداشته باشد و لزوم وجود دستگاه متولی لازم است</w:t>
      </w:r>
      <w:del w:id="10105" w:author="Mehrnazi Boojari" w:date="2019-01-07T10:09:00Z">
        <w:r w:rsidRPr="00E91C41" w:rsidDel="00A31D6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w:t>
      </w:r>
    </w:p>
    <w:p w14:paraId="4350C5BF" w14:textId="77777777" w:rsidR="00E91C41" w:rsidRPr="00E91C41" w:rsidRDefault="00E91C41" w:rsidP="00DF11A2">
      <w:pPr>
        <w:bidi/>
        <w:ind w:firstLine="288"/>
        <w:jc w:val="both"/>
        <w:rPr>
          <w:rFonts w:ascii="Calibri" w:eastAsia="Calibri" w:hAnsi="Calibri" w:cs="B Lotus"/>
          <w:sz w:val="24"/>
          <w:szCs w:val="24"/>
          <w:rtl/>
          <w:lang w:bidi="fa-IR"/>
        </w:rPr>
      </w:pPr>
      <w:r w:rsidRPr="00E91C41">
        <w:rPr>
          <w:rFonts w:ascii="Calibri" w:eastAsia="Calibri" w:hAnsi="Calibri" w:cs="B Lotus" w:hint="cs"/>
          <w:b/>
          <w:bCs/>
          <w:sz w:val="24"/>
          <w:szCs w:val="24"/>
          <w:rtl/>
          <w:lang w:bidi="fa-IR"/>
        </w:rPr>
        <w:t>حوزه تقنینی</w:t>
      </w:r>
      <w:del w:id="10106" w:author="Mehrnazi Boojari" w:date="2019-01-07T10:35:00Z">
        <w:r w:rsidRPr="00E91C41" w:rsidDel="006C73A5">
          <w:rPr>
            <w:rFonts w:ascii="Calibri" w:eastAsia="Calibri" w:hAnsi="Calibri" w:cs="B Lotus" w:hint="cs"/>
            <w:sz w:val="24"/>
            <w:szCs w:val="24"/>
            <w:rtl/>
            <w:lang w:bidi="fa-IR"/>
          </w:rPr>
          <w:delText xml:space="preserve"> : </w:delText>
        </w:r>
      </w:del>
      <w:ins w:id="10107" w:author="Mehrnazi Boojari" w:date="2019-01-07T10:35:00Z">
        <w:r w:rsidR="006C73A5">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عواملی به حوزه تقنینی بر</w:t>
      </w:r>
      <w:del w:id="10108" w:author="Mehrnazi Boojari" w:date="2019-01-07T09:49:00Z">
        <w:r w:rsidRPr="00E91C41" w:rsidDel="006F7CCF">
          <w:rPr>
            <w:rFonts w:ascii="Calibri" w:eastAsia="Calibri" w:hAnsi="Calibri" w:cs="B Lotus" w:hint="cs"/>
            <w:sz w:val="24"/>
            <w:szCs w:val="24"/>
            <w:rtl/>
            <w:lang w:bidi="fa-IR"/>
          </w:rPr>
          <w:delText xml:space="preserve"> می </w:delText>
        </w:r>
      </w:del>
      <w:ins w:id="10109" w:author="Mehrnazi Boojari" w:date="2019-01-07T10:42:00Z">
        <w:r w:rsidR="006A1F1D">
          <w:rPr>
            <w:rFonts w:ascii="Calibri" w:eastAsia="Calibri" w:hAnsi="Calibri" w:cs="B Nazanin" w:hint="cs"/>
            <w:sz w:val="24"/>
            <w:szCs w:val="24"/>
            <w:rtl/>
            <w:lang w:bidi="fa-IR"/>
          </w:rPr>
          <w:t>‌</w:t>
        </w:r>
      </w:ins>
      <w:ins w:id="10110" w:author="Mehrnazi Boojari" w:date="2019-01-07T09:49:00Z">
        <w:r w:rsidR="006F7CCF">
          <w:rPr>
            <w:rFonts w:ascii="Calibri" w:eastAsia="Calibri" w:hAnsi="Calibri" w:cs="B Lotus" w:hint="cs"/>
            <w:sz w:val="24"/>
            <w:szCs w:val="24"/>
            <w:rtl/>
            <w:lang w:bidi="fa-IR"/>
          </w:rPr>
          <w:t>می‌</w:t>
        </w:r>
      </w:ins>
      <w:r w:rsidRPr="00E91C41">
        <w:rPr>
          <w:rFonts w:ascii="Calibri" w:eastAsia="Calibri" w:hAnsi="Calibri" w:cs="B Lotus" w:hint="cs"/>
          <w:sz w:val="24"/>
          <w:szCs w:val="24"/>
          <w:rtl/>
          <w:lang w:bidi="fa-IR"/>
        </w:rPr>
        <w:t>گردد که قانونی برای آن عامل وجود نداشته یا در صورت وجود دچار ضعف در تببین</w:t>
      </w:r>
      <w:del w:id="10111" w:author="Mehrnazi Boojari" w:date="2019-01-07T09:47:00Z">
        <w:r w:rsidRPr="00E91C41" w:rsidDel="006F7CCF">
          <w:rPr>
            <w:rFonts w:ascii="Calibri" w:eastAsia="Calibri" w:hAnsi="Calibri" w:cs="B Lotus" w:hint="cs"/>
            <w:sz w:val="24"/>
            <w:szCs w:val="24"/>
            <w:rtl/>
            <w:lang w:bidi="fa-IR"/>
          </w:rPr>
          <w:delText xml:space="preserve"> ،</w:delText>
        </w:r>
      </w:del>
      <w:ins w:id="10112"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تعریف حدود و اختیارات و مشخص</w:t>
      </w:r>
      <w:del w:id="10113" w:author="Mehrnazi Boojari" w:date="2019-01-07T10:41:00Z">
        <w:r w:rsidRPr="00E91C41" w:rsidDel="006A1F1D">
          <w:rPr>
            <w:rFonts w:ascii="Calibri" w:eastAsia="Calibri" w:hAnsi="Calibri" w:cs="B Lotus" w:hint="cs"/>
            <w:sz w:val="24"/>
            <w:szCs w:val="24"/>
            <w:rtl/>
            <w:lang w:bidi="fa-IR"/>
          </w:rPr>
          <w:delText xml:space="preserve"> کننده </w:delText>
        </w:r>
      </w:del>
      <w:ins w:id="10114" w:author="Mehrnazi Boojari" w:date="2019-01-07T10:41:00Z">
        <w:r w:rsidR="006A1F1D">
          <w:rPr>
            <w:rFonts w:ascii="Calibri" w:eastAsia="Calibri" w:hAnsi="Calibri" w:cs="B Lotus" w:hint="cs"/>
            <w:sz w:val="24"/>
            <w:szCs w:val="24"/>
            <w:rtl/>
            <w:lang w:bidi="fa-IR"/>
          </w:rPr>
          <w:t xml:space="preserve">‌کننده </w:t>
        </w:r>
      </w:ins>
      <w:r w:rsidRPr="00E91C41">
        <w:rPr>
          <w:rFonts w:ascii="Calibri" w:eastAsia="Calibri" w:hAnsi="Calibri" w:cs="B Lotus" w:hint="cs"/>
          <w:sz w:val="24"/>
          <w:szCs w:val="24"/>
          <w:rtl/>
          <w:lang w:bidi="fa-IR"/>
        </w:rPr>
        <w:t>وظایف دستگاهی است</w:t>
      </w:r>
      <w:ins w:id="10115" w:author="Mehrnazi Boojari" w:date="2019-01-13T02:50:00Z">
        <w:r w:rsidR="00DF11A2">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حوزه تقنین</w:t>
      </w:r>
      <w:del w:id="10116" w:author="Mehrnazi Boojari" w:date="2019-01-07T09:47:00Z">
        <w:r w:rsidRPr="00E91C41" w:rsidDel="006F7CC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 بیشتر حوزه فرادستگاهی را شامل </w:t>
      </w:r>
      <w:r w:rsidR="006238F3">
        <w:rPr>
          <w:rFonts w:ascii="Calibri" w:eastAsia="Calibri" w:hAnsi="Calibri" w:cs="B Lotus" w:hint="cs"/>
          <w:sz w:val="24"/>
          <w:szCs w:val="24"/>
          <w:rtl/>
          <w:lang w:bidi="fa-IR"/>
        </w:rPr>
        <w:t>می</w:t>
      </w:r>
      <w:ins w:id="10117" w:author="Mehrnazi Boojari" w:date="2019-01-07T10:42:00Z">
        <w:r w:rsidR="006A1F1D">
          <w:rPr>
            <w:rFonts w:ascii="Calibri" w:eastAsia="Calibri" w:hAnsi="Calibri" w:cs="B Nazanin" w:hint="cs"/>
            <w:sz w:val="24"/>
            <w:szCs w:val="24"/>
            <w:rtl/>
            <w:lang w:bidi="fa-IR"/>
          </w:rPr>
          <w:t>‌</w:t>
        </w:r>
        <w:r w:rsidR="006A1F1D">
          <w:rPr>
            <w:rFonts w:ascii="Calibri" w:eastAsia="Calibri" w:hAnsi="Calibri" w:cs="B Lotus" w:hint="cs"/>
            <w:sz w:val="24"/>
            <w:szCs w:val="24"/>
            <w:rtl/>
            <w:lang w:bidi="fa-IR"/>
          </w:rPr>
          <w:t>شو</w:t>
        </w:r>
      </w:ins>
      <w:del w:id="10118" w:author="Mehrnazi Boojari" w:date="2019-01-07T10:42:00Z">
        <w:r w:rsidR="006238F3" w:rsidDel="006A1F1D">
          <w:rPr>
            <w:rFonts w:ascii="Calibri" w:eastAsia="Calibri" w:hAnsi="Calibri" w:cs="B Lotus" w:hint="cs"/>
            <w:sz w:val="24"/>
            <w:szCs w:val="24"/>
            <w:rtl/>
            <w:lang w:bidi="fa-IR"/>
          </w:rPr>
          <w:delText>گرد</w:delText>
        </w:r>
      </w:del>
      <w:r w:rsidR="006238F3">
        <w:rPr>
          <w:rFonts w:ascii="Calibri" w:eastAsia="Calibri" w:hAnsi="Calibri" w:cs="B Lotus" w:hint="cs"/>
          <w:sz w:val="24"/>
          <w:szCs w:val="24"/>
          <w:rtl/>
          <w:lang w:bidi="fa-IR"/>
        </w:rPr>
        <w:t>د</w:t>
      </w:r>
      <w:r w:rsidRPr="00E91C41">
        <w:rPr>
          <w:rFonts w:ascii="Calibri" w:eastAsia="Calibri" w:hAnsi="Calibri" w:cs="B Lotus" w:hint="cs"/>
          <w:sz w:val="24"/>
          <w:szCs w:val="24"/>
          <w:rtl/>
          <w:lang w:bidi="fa-IR"/>
        </w:rPr>
        <w:t>.</w:t>
      </w:r>
    </w:p>
    <w:p w14:paraId="0CBEF9D2" w14:textId="77777777" w:rsidR="00E91C41" w:rsidRPr="00E91C41" w:rsidRDefault="00E91C41" w:rsidP="00DF11A2">
      <w:pPr>
        <w:bidi/>
        <w:ind w:firstLine="288"/>
        <w:jc w:val="both"/>
        <w:rPr>
          <w:rFonts w:ascii="Calibri" w:eastAsia="Calibri" w:hAnsi="Calibri" w:cs="B Lotus"/>
          <w:sz w:val="24"/>
          <w:szCs w:val="24"/>
          <w:rtl/>
          <w:lang w:bidi="fa-IR"/>
        </w:rPr>
      </w:pPr>
      <w:r w:rsidRPr="00E91C41">
        <w:rPr>
          <w:rFonts w:ascii="Calibri" w:eastAsia="Calibri" w:hAnsi="Calibri" w:cs="B Lotus" w:hint="cs"/>
          <w:b/>
          <w:bCs/>
          <w:sz w:val="24"/>
          <w:szCs w:val="24"/>
          <w:rtl/>
          <w:lang w:bidi="fa-IR"/>
        </w:rPr>
        <w:t>حوزه برنامه</w:t>
      </w:r>
      <w:del w:id="10119" w:author="Mehrnazi Boojari" w:date="2019-01-07T10:05:00Z">
        <w:r w:rsidRPr="00E91C41" w:rsidDel="00A31D6F">
          <w:rPr>
            <w:rFonts w:ascii="Calibri" w:eastAsia="Calibri" w:hAnsi="Calibri" w:cs="B Lotus" w:hint="cs"/>
            <w:b/>
            <w:bCs/>
            <w:sz w:val="24"/>
            <w:szCs w:val="24"/>
            <w:rtl/>
            <w:lang w:bidi="fa-IR"/>
          </w:rPr>
          <w:delText xml:space="preserve"> ریزی</w:delText>
        </w:r>
        <w:r w:rsidRPr="00E91C41" w:rsidDel="00A31D6F">
          <w:rPr>
            <w:rFonts w:ascii="Calibri" w:eastAsia="Calibri" w:hAnsi="Calibri" w:cs="B Lotus" w:hint="cs"/>
            <w:sz w:val="24"/>
            <w:szCs w:val="24"/>
            <w:rtl/>
            <w:lang w:bidi="fa-IR"/>
          </w:rPr>
          <w:delText xml:space="preserve"> </w:delText>
        </w:r>
      </w:del>
      <w:ins w:id="10120" w:author="Mehrnazi Boojari" w:date="2019-01-07T10:05:00Z">
        <w:r w:rsidR="00A31D6F">
          <w:rPr>
            <w:rFonts w:ascii="Calibri" w:eastAsia="Calibri" w:hAnsi="Calibri" w:cs="B Lotus" w:hint="cs"/>
            <w:b/>
            <w:bCs/>
            <w:sz w:val="24"/>
            <w:szCs w:val="24"/>
            <w:rtl/>
            <w:lang w:bidi="fa-IR"/>
          </w:rPr>
          <w:t>‌ریزی</w:t>
        </w:r>
      </w:ins>
      <w:del w:id="10121" w:author="Mehrnazi Boojari" w:date="2019-01-07T10:35:00Z">
        <w:r w:rsidRPr="00E91C41" w:rsidDel="006C73A5">
          <w:rPr>
            <w:rFonts w:ascii="Calibri" w:eastAsia="Calibri" w:hAnsi="Calibri" w:cs="B Lotus" w:hint="cs"/>
            <w:sz w:val="24"/>
            <w:szCs w:val="24"/>
            <w:rtl/>
            <w:lang w:bidi="fa-IR"/>
          </w:rPr>
          <w:delText xml:space="preserve">: </w:delText>
        </w:r>
      </w:del>
      <w:ins w:id="10122" w:author="Mehrnazi Boojari" w:date="2019-01-07T10:35:00Z">
        <w:r w:rsidR="006C73A5">
          <w:rPr>
            <w:rFonts w:ascii="Calibri" w:eastAsia="Calibri" w:hAnsi="Calibri" w:cs="B Lotus" w:hint="cs"/>
            <w:b/>
            <w:bCs/>
            <w:sz w:val="24"/>
            <w:szCs w:val="24"/>
            <w:rtl/>
            <w:lang w:bidi="fa-IR"/>
          </w:rPr>
          <w:t xml:space="preserve">: </w:t>
        </w:r>
      </w:ins>
      <w:r w:rsidRPr="00E91C41">
        <w:rPr>
          <w:rFonts w:ascii="Calibri" w:eastAsia="Calibri" w:hAnsi="Calibri" w:cs="B Lotus" w:hint="cs"/>
          <w:sz w:val="24"/>
          <w:szCs w:val="24"/>
          <w:rtl/>
          <w:lang w:bidi="fa-IR"/>
        </w:rPr>
        <w:t>عواملی به حوزه برنامه</w:t>
      </w:r>
      <w:del w:id="10123" w:author="Mehrnazi Boojari" w:date="2019-01-07T10:05:00Z">
        <w:r w:rsidRPr="00E91C41" w:rsidDel="00A31D6F">
          <w:rPr>
            <w:rFonts w:ascii="Calibri" w:eastAsia="Calibri" w:hAnsi="Calibri" w:cs="B Lotus" w:hint="cs"/>
            <w:sz w:val="24"/>
            <w:szCs w:val="24"/>
            <w:rtl/>
            <w:lang w:bidi="fa-IR"/>
          </w:rPr>
          <w:delText xml:space="preserve"> ریزی </w:delText>
        </w:r>
      </w:del>
      <w:ins w:id="10124"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ارجاع داده</w:t>
      </w:r>
      <w:del w:id="10125" w:author="Mehrnazi Boojari" w:date="2019-01-07T09:49:00Z">
        <w:r w:rsidRPr="00E91C41" w:rsidDel="006F7CCF">
          <w:rPr>
            <w:rFonts w:ascii="Calibri" w:eastAsia="Calibri" w:hAnsi="Calibri" w:cs="B Lotus" w:hint="cs"/>
            <w:sz w:val="24"/>
            <w:szCs w:val="24"/>
            <w:rtl/>
            <w:lang w:bidi="fa-IR"/>
          </w:rPr>
          <w:delText xml:space="preserve"> می </w:delText>
        </w:r>
      </w:del>
      <w:ins w:id="10126"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 که با وجود ساختار متولی و قانون</w:t>
      </w:r>
      <w:del w:id="10127" w:author="Mehrnazi Boojari" w:date="2019-01-07T09:47:00Z">
        <w:r w:rsidRPr="00E91C41" w:rsidDel="006F7CCF">
          <w:rPr>
            <w:rFonts w:ascii="Calibri" w:eastAsia="Calibri" w:hAnsi="Calibri" w:cs="B Lotus" w:hint="cs"/>
            <w:sz w:val="24"/>
            <w:szCs w:val="24"/>
            <w:rtl/>
            <w:lang w:bidi="fa-IR"/>
          </w:rPr>
          <w:delText xml:space="preserve"> ؛</w:delText>
        </w:r>
      </w:del>
      <w:ins w:id="10128" w:author="Mehrnazi Boojari" w:date="2019-01-13T02:50:00Z">
        <w:r w:rsidR="00DF11A2">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برنامه</w:t>
      </w:r>
      <w:del w:id="10129" w:author="Mehrnazi Boojari" w:date="2019-01-07T10:05:00Z">
        <w:r w:rsidRPr="00E91C41" w:rsidDel="00A31D6F">
          <w:rPr>
            <w:rFonts w:ascii="Calibri" w:eastAsia="Calibri" w:hAnsi="Calibri" w:cs="B Lotus" w:hint="cs"/>
            <w:sz w:val="24"/>
            <w:szCs w:val="24"/>
            <w:rtl/>
            <w:lang w:bidi="fa-IR"/>
          </w:rPr>
          <w:delText xml:space="preserve"> ریزی </w:delText>
        </w:r>
      </w:del>
      <w:ins w:id="10130"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 xml:space="preserve">دقیقی برای </w:t>
      </w:r>
      <w:del w:id="10131" w:author="Mehrnazi Boojari" w:date="2019-01-13T02:50:00Z">
        <w:r w:rsidRPr="00E91C41" w:rsidDel="00DF11A2">
          <w:rPr>
            <w:rFonts w:ascii="Calibri" w:eastAsia="Calibri" w:hAnsi="Calibri" w:cs="B Lotus" w:hint="cs"/>
            <w:sz w:val="24"/>
            <w:szCs w:val="24"/>
            <w:rtl/>
            <w:lang w:bidi="fa-IR"/>
          </w:rPr>
          <w:delText>پیاده</w:delText>
        </w:r>
      </w:del>
      <w:del w:id="10132" w:author="Mehrnazi Boojari" w:date="2019-01-07T09:51:00Z">
        <w:r w:rsidRPr="00E91C41" w:rsidDel="006F7CCF">
          <w:rPr>
            <w:rFonts w:ascii="Calibri" w:eastAsia="Calibri" w:hAnsi="Calibri" w:cs="B Lotus" w:hint="cs"/>
            <w:sz w:val="24"/>
            <w:szCs w:val="24"/>
            <w:rtl/>
            <w:lang w:bidi="fa-IR"/>
          </w:rPr>
          <w:delText xml:space="preserve"> سازی </w:delText>
        </w:r>
      </w:del>
      <w:ins w:id="10133" w:author="Mehrnazi Boojari" w:date="2019-01-13T02:50:00Z">
        <w:r w:rsidR="00DF11A2">
          <w:rPr>
            <w:rFonts w:ascii="Calibri" w:eastAsia="Calibri" w:hAnsi="Calibri" w:cs="B Lotus" w:hint="cs"/>
            <w:sz w:val="24"/>
            <w:szCs w:val="24"/>
            <w:rtl/>
            <w:lang w:bidi="fa-IR"/>
          </w:rPr>
          <w:t>اجرا</w:t>
        </w:r>
      </w:ins>
      <w:ins w:id="10134" w:author="Mehrnazi Boojari" w:date="2019-01-07T09:51: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و حل این عامل ارائه نشده است</w:t>
      </w:r>
      <w:ins w:id="10135" w:author="Mehrnazi Boojari" w:date="2019-01-13T02:50:00Z">
        <w:r w:rsidR="00DF11A2">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این برنامه</w:t>
      </w:r>
      <w:del w:id="10136" w:author="Mehrnazi Boojari" w:date="2019-01-07T10:05:00Z">
        <w:r w:rsidRPr="00E91C41" w:rsidDel="00A31D6F">
          <w:rPr>
            <w:rFonts w:ascii="Calibri" w:eastAsia="Calibri" w:hAnsi="Calibri" w:cs="B Lotus" w:hint="cs"/>
            <w:sz w:val="24"/>
            <w:szCs w:val="24"/>
            <w:rtl/>
            <w:lang w:bidi="fa-IR"/>
          </w:rPr>
          <w:delText xml:space="preserve"> ریزی </w:delText>
        </w:r>
      </w:del>
      <w:ins w:id="10137"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شامل رویه</w:t>
      </w:r>
      <w:del w:id="10138" w:author="Mehrnazi Boojari" w:date="2019-01-07T09:45:00Z">
        <w:r w:rsidRPr="00E91C41" w:rsidDel="006F7CCF">
          <w:rPr>
            <w:rFonts w:ascii="Calibri" w:eastAsia="Calibri" w:hAnsi="Calibri" w:cs="B Lotus" w:hint="cs"/>
            <w:sz w:val="24"/>
            <w:szCs w:val="24"/>
            <w:rtl/>
            <w:lang w:bidi="fa-IR"/>
          </w:rPr>
          <w:delText xml:space="preserve"> ها </w:delText>
        </w:r>
      </w:del>
      <w:ins w:id="10139" w:author="Mehrnazi Boojari" w:date="2019-01-07T09:45:00Z">
        <w:r w:rsidR="006F7CCF">
          <w:rPr>
            <w:rFonts w:ascii="Calibri" w:eastAsia="Calibri" w:hAnsi="Calibri" w:cs="B Lotus" w:hint="cs"/>
            <w:sz w:val="24"/>
            <w:szCs w:val="24"/>
            <w:rtl/>
            <w:lang w:bidi="fa-IR"/>
          </w:rPr>
          <w:t>‌ها</w:t>
        </w:r>
      </w:ins>
      <w:del w:id="10140" w:author="Mehrnazi Boojari" w:date="2019-01-07T09:47:00Z">
        <w:r w:rsidRPr="00E91C41" w:rsidDel="006F7CCF">
          <w:rPr>
            <w:rFonts w:ascii="Calibri" w:eastAsia="Calibri" w:hAnsi="Calibri" w:cs="B Lotus" w:hint="cs"/>
            <w:sz w:val="24"/>
            <w:szCs w:val="24"/>
            <w:rtl/>
            <w:lang w:bidi="fa-IR"/>
          </w:rPr>
          <w:delText>،</w:delText>
        </w:r>
      </w:del>
      <w:ins w:id="10141"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دستور</w:t>
      </w:r>
      <w:ins w:id="10142" w:author="Mehrnazi Boojari" w:date="2019-01-08T01:16:00Z">
        <w:r w:rsidR="00632EB0">
          <w:rPr>
            <w:rFonts w:ascii="Calibri" w:eastAsia="Calibri" w:hAnsi="Calibri" w:cs="B Nazanin" w:hint="cs"/>
            <w:sz w:val="24"/>
            <w:szCs w:val="24"/>
            <w:rtl/>
            <w:lang w:bidi="fa-IR"/>
          </w:rPr>
          <w:t>‌</w:t>
        </w:r>
      </w:ins>
      <w:del w:id="10143" w:author="Mehrnazi Boojari" w:date="2019-01-08T01:16:00Z">
        <w:r w:rsidRPr="00E91C41" w:rsidDel="00632EB0">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العمل</w:t>
      </w:r>
      <w:del w:id="10144" w:author="Mehrnazi Boojari" w:date="2019-01-07T09:45:00Z">
        <w:r w:rsidRPr="00E91C41" w:rsidDel="006F7CCF">
          <w:rPr>
            <w:rFonts w:ascii="Calibri" w:eastAsia="Calibri" w:hAnsi="Calibri" w:cs="B Lotus" w:hint="cs"/>
            <w:sz w:val="24"/>
            <w:szCs w:val="24"/>
            <w:rtl/>
            <w:lang w:bidi="fa-IR"/>
          </w:rPr>
          <w:delText xml:space="preserve"> ها </w:delText>
        </w:r>
      </w:del>
      <w:ins w:id="10145" w:author="Mehrnazi Boojari" w:date="2019-01-07T09:45:00Z">
        <w:r w:rsidR="006F7CCF">
          <w:rPr>
            <w:rFonts w:ascii="Calibri" w:eastAsia="Calibri" w:hAnsi="Calibri" w:cs="B Lotus" w:hint="cs"/>
            <w:sz w:val="24"/>
            <w:szCs w:val="24"/>
            <w:rtl/>
            <w:lang w:bidi="fa-IR"/>
          </w:rPr>
          <w:t>‌ها</w:t>
        </w:r>
      </w:ins>
      <w:del w:id="10146" w:author="Mehrnazi Boojari" w:date="2019-01-07T09:47:00Z">
        <w:r w:rsidRPr="00E91C41" w:rsidDel="006F7CCF">
          <w:rPr>
            <w:rFonts w:ascii="Calibri" w:eastAsia="Calibri" w:hAnsi="Calibri" w:cs="B Lotus" w:hint="cs"/>
            <w:sz w:val="24"/>
            <w:szCs w:val="24"/>
            <w:rtl/>
            <w:lang w:bidi="fa-IR"/>
          </w:rPr>
          <w:delText>،</w:delText>
        </w:r>
      </w:del>
      <w:ins w:id="10147"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آ</w:t>
      </w:r>
      <w:del w:id="10148" w:author="Mehrnazi Boojari" w:date="2019-01-08T01:16:00Z">
        <w:r w:rsidRPr="00E91C41" w:rsidDel="00632EB0">
          <w:rPr>
            <w:rFonts w:ascii="Calibri" w:eastAsia="Calibri" w:hAnsi="Calibri" w:cs="B Lotus" w:hint="cs"/>
            <w:sz w:val="24"/>
            <w:szCs w:val="24"/>
            <w:rtl/>
            <w:lang w:bidi="fa-IR"/>
          </w:rPr>
          <w:delText>ئ</w:delText>
        </w:r>
      </w:del>
      <w:ins w:id="10149" w:author="Mehrnazi Boojari" w:date="2019-01-08T01:16:00Z">
        <w:r w:rsidR="00632EB0">
          <w:rPr>
            <w:rFonts w:ascii="Calibri" w:eastAsia="Calibri" w:hAnsi="Calibri" w:cs="B Lotus" w:hint="cs"/>
            <w:sz w:val="24"/>
            <w:szCs w:val="24"/>
            <w:rtl/>
            <w:lang w:bidi="fa-IR"/>
          </w:rPr>
          <w:t>ی</w:t>
        </w:r>
      </w:ins>
      <w:r w:rsidRPr="00E91C41">
        <w:rPr>
          <w:rFonts w:ascii="Calibri" w:eastAsia="Calibri" w:hAnsi="Calibri" w:cs="B Lotus" w:hint="cs"/>
          <w:sz w:val="24"/>
          <w:szCs w:val="24"/>
          <w:rtl/>
          <w:lang w:bidi="fa-IR"/>
        </w:rPr>
        <w:t>ین</w:t>
      </w:r>
      <w:ins w:id="10150" w:author="Mehrnazi Boojari" w:date="2019-01-08T01:16:00Z">
        <w:r w:rsidR="00632EB0">
          <w:rPr>
            <w:rFonts w:ascii="Calibri" w:eastAsia="Calibri" w:hAnsi="Calibri" w:cs="B Nazanin" w:hint="cs"/>
            <w:sz w:val="24"/>
            <w:szCs w:val="24"/>
            <w:rtl/>
            <w:lang w:bidi="fa-IR"/>
          </w:rPr>
          <w:t>‌</w:t>
        </w:r>
      </w:ins>
      <w:del w:id="10151" w:author="Mehrnazi Boojari" w:date="2019-01-08T01:16:00Z">
        <w:r w:rsidRPr="00E91C41" w:rsidDel="00632EB0">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نامه</w:t>
      </w:r>
      <w:del w:id="10152" w:author="Mehrnazi Boojari" w:date="2019-01-07T09:47:00Z">
        <w:r w:rsidRPr="00E91C41" w:rsidDel="006F7CCF">
          <w:rPr>
            <w:rFonts w:ascii="Calibri" w:eastAsia="Calibri" w:hAnsi="Calibri" w:cs="B Lotus" w:hint="cs"/>
            <w:sz w:val="24"/>
            <w:szCs w:val="24"/>
            <w:rtl/>
            <w:lang w:bidi="fa-IR"/>
          </w:rPr>
          <w:delText xml:space="preserve"> ،</w:delText>
        </w:r>
      </w:del>
      <w:ins w:id="10153"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شرح وظایف و</w:t>
      </w:r>
      <w:ins w:id="10154" w:author="Mehrnazi Boojari" w:date="2019-01-13T02:50:00Z">
        <w:r w:rsidR="00DF11A2">
          <w:rPr>
            <w:rFonts w:ascii="Calibri" w:eastAsia="Calibri" w:hAnsi="Calibri" w:cs="Times New Roman" w:hint="eastAsia"/>
            <w:sz w:val="24"/>
            <w:szCs w:val="24"/>
            <w:rtl/>
            <w:lang w:bidi="fa-IR"/>
          </w:rPr>
          <w:t> </w:t>
        </w:r>
      </w:ins>
      <w:r w:rsidRPr="00E91C41">
        <w:rPr>
          <w:rFonts w:ascii="Calibri" w:eastAsia="Calibri" w:hAnsi="Calibri" w:cs="B Lotus" w:hint="cs"/>
          <w:sz w:val="24"/>
          <w:szCs w:val="24"/>
          <w:rtl/>
          <w:lang w:bidi="fa-IR"/>
        </w:rPr>
        <w:t>...</w:t>
      </w:r>
      <w:del w:id="10155" w:author="Mehrnazi Boojari" w:date="2019-01-07T09:49:00Z">
        <w:r w:rsidRPr="00E91C41" w:rsidDel="006F7CCF">
          <w:rPr>
            <w:rFonts w:ascii="Calibri" w:eastAsia="Calibri" w:hAnsi="Calibri" w:cs="B Lotus" w:hint="cs"/>
            <w:sz w:val="24"/>
            <w:szCs w:val="24"/>
            <w:rtl/>
            <w:lang w:bidi="fa-IR"/>
          </w:rPr>
          <w:delText xml:space="preserve"> می </w:delText>
        </w:r>
      </w:del>
      <w:ins w:id="10156" w:author="Mehrnazi Boojari" w:date="2019-01-07T09:49:00Z">
        <w:r w:rsidR="006F7CCF">
          <w:rPr>
            <w:rFonts w:ascii="Calibri" w:eastAsia="Calibri" w:hAnsi="Calibri" w:cs="B Lotus" w:hint="cs"/>
            <w:sz w:val="24"/>
            <w:szCs w:val="24"/>
            <w:rtl/>
            <w:lang w:bidi="fa-IR"/>
          </w:rPr>
          <w:t xml:space="preserve"> می‌</w:t>
        </w:r>
      </w:ins>
      <w:del w:id="10157" w:author="Mehrnazi Boojari" w:date="2019-01-08T01:16:00Z">
        <w:r w:rsidRPr="00E91C41" w:rsidDel="00632EB0">
          <w:rPr>
            <w:rFonts w:ascii="Calibri" w:eastAsia="Calibri" w:hAnsi="Calibri" w:cs="B Lotus" w:hint="cs"/>
            <w:sz w:val="24"/>
            <w:szCs w:val="24"/>
            <w:rtl/>
            <w:lang w:bidi="fa-IR"/>
          </w:rPr>
          <w:delText>گردد</w:delText>
        </w:r>
      </w:del>
      <w:ins w:id="10158" w:author="Mehrnazi Boojari" w:date="2019-01-08T01:16:00Z">
        <w:r w:rsidR="00632EB0">
          <w:rPr>
            <w:rFonts w:ascii="Calibri" w:eastAsia="Calibri" w:hAnsi="Calibri" w:cs="B Lotus" w:hint="cs"/>
            <w:sz w:val="24"/>
            <w:szCs w:val="24"/>
            <w:rtl/>
            <w:lang w:bidi="fa-IR"/>
          </w:rPr>
          <w:t>شود</w:t>
        </w:r>
      </w:ins>
      <w:del w:id="10159" w:author="Mehrnazi Boojari" w:date="2019-01-13T02:50:00Z">
        <w:r w:rsidRPr="00E91C41" w:rsidDel="00DF11A2">
          <w:rPr>
            <w:rFonts w:ascii="Calibri" w:eastAsia="Calibri" w:hAnsi="Calibri" w:cs="B Lotus" w:hint="cs"/>
            <w:sz w:val="24"/>
            <w:szCs w:val="24"/>
            <w:rtl/>
            <w:lang w:bidi="fa-IR"/>
          </w:rPr>
          <w:delText xml:space="preserve">. </w:delText>
        </w:r>
      </w:del>
      <w:ins w:id="10160" w:author="Mehrnazi Boojari" w:date="2019-01-13T02:50:00Z">
        <w:r w:rsidR="00DF11A2">
          <w:rPr>
            <w:rFonts w:ascii="Calibri" w:eastAsia="Calibri" w:hAnsi="Calibri" w:cs="B Lotus" w:hint="cs"/>
            <w:sz w:val="24"/>
            <w:szCs w:val="24"/>
            <w:rtl/>
            <w:lang w:bidi="fa-IR"/>
          </w:rPr>
          <w:t>؛</w:t>
        </w:r>
        <w:r w:rsidR="00DF11A2"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این حوزه بیشتر خود دستگاه متولی را مورد بررسی قرار</w:t>
      </w:r>
      <w:del w:id="10161" w:author="Mehrnazi Boojari" w:date="2019-01-07T09:49:00Z">
        <w:r w:rsidRPr="00E91C41" w:rsidDel="006F7CCF">
          <w:rPr>
            <w:rFonts w:ascii="Calibri" w:eastAsia="Calibri" w:hAnsi="Calibri" w:cs="B Lotus" w:hint="cs"/>
            <w:sz w:val="24"/>
            <w:szCs w:val="24"/>
            <w:rtl/>
            <w:lang w:bidi="fa-IR"/>
          </w:rPr>
          <w:delText xml:space="preserve"> می </w:delText>
        </w:r>
      </w:del>
      <w:ins w:id="10162"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دهد</w:t>
      </w:r>
      <w:del w:id="10163" w:author="Mehrnazi Boojari" w:date="2019-01-07T10:10:00Z">
        <w:r w:rsidRPr="00E91C41" w:rsidDel="00A31D6F">
          <w:rPr>
            <w:rFonts w:ascii="Calibri" w:eastAsia="Calibri" w:hAnsi="Calibri" w:cs="B Lotus" w:hint="cs"/>
            <w:sz w:val="24"/>
            <w:szCs w:val="24"/>
            <w:rtl/>
            <w:lang w:bidi="fa-IR"/>
          </w:rPr>
          <w:delText xml:space="preserve"> .</w:delText>
        </w:r>
      </w:del>
      <w:ins w:id="10164" w:author="Mehrnazi Boojari" w:date="2019-01-07T10:10:00Z">
        <w:r w:rsidR="00A31D6F">
          <w:rPr>
            <w:rFonts w:ascii="Calibri" w:eastAsia="Calibri" w:hAnsi="Calibri" w:cs="B Lotus" w:hint="cs"/>
            <w:sz w:val="24"/>
            <w:szCs w:val="24"/>
            <w:rtl/>
            <w:lang w:bidi="fa-IR"/>
          </w:rPr>
          <w:t>.</w:t>
        </w:r>
      </w:ins>
    </w:p>
    <w:p w14:paraId="1582A111" w14:textId="77777777" w:rsidR="00E91C41" w:rsidRPr="00E91C41" w:rsidRDefault="00E91C41" w:rsidP="00DF11A2">
      <w:pPr>
        <w:bidi/>
        <w:ind w:firstLine="288"/>
        <w:jc w:val="both"/>
        <w:rPr>
          <w:rFonts w:ascii="Calibri" w:eastAsia="Calibri" w:hAnsi="Calibri" w:cs="B Lotus"/>
          <w:sz w:val="24"/>
          <w:szCs w:val="24"/>
          <w:rtl/>
          <w:lang w:bidi="fa-IR"/>
        </w:rPr>
      </w:pPr>
      <w:r w:rsidRPr="00E91C41">
        <w:rPr>
          <w:rFonts w:ascii="Calibri" w:eastAsia="Calibri" w:hAnsi="Calibri" w:cs="B Lotus" w:hint="cs"/>
          <w:b/>
          <w:bCs/>
          <w:sz w:val="24"/>
          <w:szCs w:val="24"/>
          <w:rtl/>
          <w:lang w:bidi="fa-IR"/>
        </w:rPr>
        <w:t>حوزه مدیریتی</w:t>
      </w:r>
      <w:del w:id="10165" w:author="Mehrnazi Boojari" w:date="2019-01-07T10:35:00Z">
        <w:r w:rsidRPr="00E91C41" w:rsidDel="006C73A5">
          <w:rPr>
            <w:rFonts w:ascii="Calibri" w:eastAsia="Calibri" w:hAnsi="Calibri" w:cs="B Lotus" w:hint="cs"/>
            <w:sz w:val="24"/>
            <w:szCs w:val="24"/>
            <w:rtl/>
            <w:lang w:bidi="fa-IR"/>
          </w:rPr>
          <w:delText xml:space="preserve"> : </w:delText>
        </w:r>
      </w:del>
      <w:ins w:id="10166" w:author="Mehrnazi Boojari" w:date="2019-01-07T10:35:00Z">
        <w:r w:rsidR="006C73A5">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عواملی</w:t>
      </w:r>
      <w:ins w:id="10167" w:author="Mehrnazi Boojari" w:date="2019-01-13T02:51:00Z">
        <w:r w:rsidR="00DF11A2">
          <w:rPr>
            <w:rFonts w:ascii="Calibri" w:eastAsia="Calibri" w:hAnsi="Calibri" w:cs="B Lotus" w:hint="cs"/>
            <w:sz w:val="24"/>
            <w:szCs w:val="24"/>
            <w:rtl/>
            <w:lang w:bidi="fa-IR"/>
          </w:rPr>
          <w:t xml:space="preserve"> که</w:t>
        </w:r>
      </w:ins>
      <w:r w:rsidRPr="00E91C41">
        <w:rPr>
          <w:rFonts w:ascii="Calibri" w:eastAsia="Calibri" w:hAnsi="Calibri" w:cs="B Lotus" w:hint="cs"/>
          <w:sz w:val="24"/>
          <w:szCs w:val="24"/>
          <w:rtl/>
          <w:lang w:bidi="fa-IR"/>
        </w:rPr>
        <w:t xml:space="preserve"> به حوزه مدیریتی ارجاع داده</w:t>
      </w:r>
      <w:del w:id="10168" w:author="Mehrnazi Boojari" w:date="2019-01-07T09:49:00Z">
        <w:r w:rsidRPr="00E91C41" w:rsidDel="006F7CCF">
          <w:rPr>
            <w:rFonts w:ascii="Calibri" w:eastAsia="Calibri" w:hAnsi="Calibri" w:cs="B Lotus" w:hint="cs"/>
            <w:sz w:val="24"/>
            <w:szCs w:val="24"/>
            <w:rtl/>
            <w:lang w:bidi="fa-IR"/>
          </w:rPr>
          <w:delText xml:space="preserve"> می </w:delText>
        </w:r>
      </w:del>
      <w:ins w:id="10169" w:author="Mehrnazi Boojari" w:date="2019-01-07T09:49:00Z">
        <w:r w:rsidR="006F7CCF">
          <w:rPr>
            <w:rFonts w:ascii="Calibri" w:eastAsia="Calibri" w:hAnsi="Calibri" w:cs="B Lotus" w:hint="cs"/>
            <w:sz w:val="24"/>
            <w:szCs w:val="24"/>
            <w:rtl/>
            <w:lang w:bidi="fa-IR"/>
          </w:rPr>
          <w:t xml:space="preserve"> </w:t>
        </w:r>
      </w:ins>
      <w:del w:id="10170" w:author="Mehrnazi Boojari" w:date="2019-01-07T22:44:00Z">
        <w:r w:rsidRPr="00E91C41" w:rsidDel="00BF4CE5">
          <w:rPr>
            <w:rFonts w:ascii="Calibri" w:eastAsia="Calibri" w:hAnsi="Calibri" w:cs="B Lotus" w:hint="cs"/>
            <w:sz w:val="24"/>
            <w:szCs w:val="24"/>
            <w:rtl/>
            <w:lang w:bidi="fa-IR"/>
          </w:rPr>
          <w:delText>شوند</w:delText>
        </w:r>
      </w:del>
      <w:ins w:id="10171" w:author="Mehrnazi Boojari" w:date="2019-01-07T22:44:00Z">
        <w:r w:rsidR="00BF4CE5">
          <w:rPr>
            <w:rFonts w:ascii="Calibri" w:eastAsia="Calibri" w:hAnsi="Calibri" w:cs="B Lotus" w:hint="cs"/>
            <w:sz w:val="24"/>
            <w:szCs w:val="24"/>
            <w:rtl/>
            <w:lang w:bidi="fa-IR"/>
          </w:rPr>
          <w:t>می‌شوند</w:t>
        </w:r>
      </w:ins>
      <w:r w:rsidRPr="00E91C41">
        <w:rPr>
          <w:rFonts w:ascii="Calibri" w:eastAsia="Calibri" w:hAnsi="Calibri" w:cs="B Lotus" w:hint="cs"/>
          <w:sz w:val="24"/>
          <w:szCs w:val="24"/>
          <w:rtl/>
          <w:lang w:bidi="fa-IR"/>
        </w:rPr>
        <w:t xml:space="preserve"> با وجود ساختار</w:t>
      </w:r>
      <w:del w:id="10172" w:author="Mehrnazi Boojari" w:date="2019-01-07T09:47:00Z">
        <w:r w:rsidRPr="00E91C41" w:rsidDel="006F7CCF">
          <w:rPr>
            <w:rFonts w:ascii="Calibri" w:eastAsia="Calibri" w:hAnsi="Calibri" w:cs="B Lotus" w:hint="cs"/>
            <w:sz w:val="24"/>
            <w:szCs w:val="24"/>
            <w:rtl/>
            <w:lang w:bidi="fa-IR"/>
          </w:rPr>
          <w:delText xml:space="preserve"> ،</w:delText>
        </w:r>
      </w:del>
      <w:ins w:id="10173"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قانون و برنامه</w:t>
      </w:r>
      <w:ins w:id="10174" w:author="Mehrnazi Boojari" w:date="2019-01-13T02:51:00Z">
        <w:r w:rsidR="00DF11A2">
          <w:rPr>
            <w:rFonts w:ascii="Calibri" w:eastAsia="Calibri" w:hAnsi="Calibri" w:cs="B Nazanin" w:hint="cs"/>
            <w:sz w:val="24"/>
            <w:szCs w:val="24"/>
            <w:rtl/>
            <w:lang w:bidi="fa-IR"/>
          </w:rPr>
          <w:t>‌</w:t>
        </w:r>
      </w:ins>
      <w:del w:id="10175" w:author="Mehrnazi Boojari" w:date="2019-01-13T02:51:00Z">
        <w:r w:rsidRPr="00E91C41" w:rsidDel="00DF11A2">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ریزی</w:t>
      </w:r>
      <w:del w:id="10176" w:author="Mehrnazi Boojari" w:date="2019-01-07T09:47:00Z">
        <w:r w:rsidRPr="00E91C41" w:rsidDel="006F7CC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 دستگاه متولی دچار ضعف مدیریتی در ح</w:t>
      </w:r>
      <w:ins w:id="10177" w:author="Mehrnazi Boojari" w:date="2019-01-13T02:52:00Z">
        <w:r w:rsidR="00DF11A2">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سن اجرا</w:t>
      </w:r>
      <w:del w:id="10178" w:author="Mehrnazi Boojari" w:date="2019-01-07T09:47:00Z">
        <w:r w:rsidRPr="00E91C41" w:rsidDel="006F7CCF">
          <w:rPr>
            <w:rFonts w:ascii="Calibri" w:eastAsia="Calibri" w:hAnsi="Calibri" w:cs="B Lotus" w:hint="cs"/>
            <w:sz w:val="24"/>
            <w:szCs w:val="24"/>
            <w:rtl/>
            <w:lang w:bidi="fa-IR"/>
          </w:rPr>
          <w:delText xml:space="preserve"> ،</w:delText>
        </w:r>
      </w:del>
      <w:ins w:id="10179"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عدم نظارت کافی</w:t>
      </w:r>
      <w:del w:id="10180" w:author="Mehrnazi Boojari" w:date="2019-01-07T09:47:00Z">
        <w:r w:rsidRPr="00E91C41" w:rsidDel="006F7CCF">
          <w:rPr>
            <w:rFonts w:ascii="Calibri" w:eastAsia="Calibri" w:hAnsi="Calibri" w:cs="B Lotus" w:hint="cs"/>
            <w:sz w:val="24"/>
            <w:szCs w:val="24"/>
            <w:rtl/>
            <w:lang w:bidi="fa-IR"/>
          </w:rPr>
          <w:delText xml:space="preserve"> ،</w:delText>
        </w:r>
      </w:del>
      <w:ins w:id="10181"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عدم توانایی لازم برای تفاهم با دستگاه</w:t>
      </w:r>
      <w:del w:id="10182" w:author="Mehrnazi Boojari" w:date="2019-01-07T09:46:00Z">
        <w:r w:rsidRPr="00E91C41" w:rsidDel="006F7CCF">
          <w:rPr>
            <w:rFonts w:ascii="Calibri" w:eastAsia="Calibri" w:hAnsi="Calibri" w:cs="B Lotus" w:hint="cs"/>
            <w:sz w:val="24"/>
            <w:szCs w:val="24"/>
            <w:rtl/>
            <w:lang w:bidi="fa-IR"/>
          </w:rPr>
          <w:delText xml:space="preserve"> های </w:delText>
        </w:r>
      </w:del>
      <w:ins w:id="1018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هم</w:t>
      </w:r>
      <w:ins w:id="10184" w:author="Mehrnazi Boojari" w:date="2019-01-07T10:09:00Z">
        <w:r w:rsidR="00A31D6F">
          <w:rPr>
            <w:rFonts w:ascii="Calibri" w:eastAsia="Calibri" w:hAnsi="Calibri" w:cs="B Nazanin" w:hint="cs"/>
            <w:sz w:val="24"/>
            <w:szCs w:val="24"/>
            <w:rtl/>
            <w:lang w:bidi="fa-IR"/>
          </w:rPr>
          <w:t>‌</w:t>
        </w:r>
      </w:ins>
      <w:del w:id="10185" w:author="Mehrnazi Boojari" w:date="2019-01-07T10:09:00Z">
        <w:r w:rsidRPr="00E91C41" w:rsidDel="00A31D6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ارز و زیردست و ...</w:t>
      </w:r>
      <w:del w:id="10186" w:author="Mehrnazi Boojari" w:date="2019-01-07T09:49:00Z">
        <w:r w:rsidRPr="00E91C41" w:rsidDel="006F7CCF">
          <w:rPr>
            <w:rFonts w:ascii="Calibri" w:eastAsia="Calibri" w:hAnsi="Calibri" w:cs="B Lotus" w:hint="cs"/>
            <w:sz w:val="24"/>
            <w:szCs w:val="24"/>
            <w:rtl/>
            <w:lang w:bidi="fa-IR"/>
          </w:rPr>
          <w:delText xml:space="preserve"> می </w:delText>
        </w:r>
      </w:del>
      <w:del w:id="10187" w:author="Mehrnazi Boojari" w:date="2019-01-07T10:29:00Z">
        <w:r w:rsidRPr="00E91C41" w:rsidDel="006C73A5">
          <w:rPr>
            <w:rFonts w:ascii="Calibri" w:eastAsia="Calibri" w:hAnsi="Calibri" w:cs="B Lotus" w:hint="cs"/>
            <w:sz w:val="24"/>
            <w:szCs w:val="24"/>
            <w:rtl/>
            <w:lang w:bidi="fa-IR"/>
          </w:rPr>
          <w:delText>باشد</w:delText>
        </w:r>
      </w:del>
      <w:ins w:id="10188" w:author="Mehrnazi Boojari" w:date="2019-01-07T10:29:00Z">
        <w:r w:rsidR="006C73A5">
          <w:rPr>
            <w:rFonts w:ascii="Calibri" w:eastAsia="Calibri" w:hAnsi="Calibri" w:cs="B Lotus" w:hint="cs"/>
            <w:sz w:val="24"/>
            <w:szCs w:val="24"/>
            <w:rtl/>
            <w:lang w:bidi="fa-IR"/>
          </w:rPr>
          <w:t xml:space="preserve"> است</w:t>
        </w:r>
      </w:ins>
      <w:ins w:id="10189" w:author="Mehrnazi Boojari" w:date="2019-01-07T10:09:00Z">
        <w:r w:rsidR="00A31D6F">
          <w:rPr>
            <w:rFonts w:ascii="Calibri" w:eastAsia="Calibri" w:hAnsi="Calibri" w:cs="B Nazanin" w:hint="cs"/>
            <w:sz w:val="24"/>
            <w:szCs w:val="24"/>
            <w:rtl/>
            <w:lang w:bidi="fa-IR"/>
          </w:rPr>
          <w:t>‌</w:t>
        </w:r>
      </w:ins>
      <w:del w:id="10190" w:author="Mehrnazi Boojari" w:date="2019-01-07T10:09:00Z">
        <w:r w:rsidRPr="00E91C41" w:rsidDel="00A31D6F">
          <w:rPr>
            <w:rFonts w:ascii="Calibri" w:eastAsia="Calibri" w:hAnsi="Calibri" w:cs="B Lotus" w:hint="cs"/>
            <w:sz w:val="24"/>
            <w:szCs w:val="24"/>
            <w:rtl/>
            <w:lang w:bidi="fa-IR"/>
          </w:rPr>
          <w:delText xml:space="preserve"> </w:delText>
        </w:r>
      </w:del>
      <w:del w:id="10191" w:author="Mehrnazi Boojari" w:date="2019-01-07T09:50:00Z">
        <w:r w:rsidRPr="00E91C41" w:rsidDel="006F7CCF">
          <w:rPr>
            <w:rFonts w:ascii="Calibri" w:eastAsia="Calibri" w:hAnsi="Calibri" w:cs="B Lotus" w:hint="cs"/>
            <w:sz w:val="24"/>
            <w:szCs w:val="24"/>
            <w:rtl/>
            <w:lang w:bidi="fa-IR"/>
          </w:rPr>
          <w:delText>.ب</w:delText>
        </w:r>
      </w:del>
      <w:ins w:id="10192" w:author="Mehrnazi Boojari" w:date="2019-01-13T02:52:00Z">
        <w:r w:rsidR="00DF11A2">
          <w:rPr>
            <w:rFonts w:ascii="Calibri" w:eastAsia="Calibri" w:hAnsi="Calibri" w:cs="B Lotus" w:hint="cs"/>
            <w:sz w:val="24"/>
            <w:szCs w:val="24"/>
            <w:rtl/>
            <w:lang w:bidi="fa-IR"/>
          </w:rPr>
          <w:t>؛</w:t>
        </w:r>
      </w:ins>
      <w:ins w:id="10193" w:author="Mehrnazi Boojari" w:date="2019-01-07T09:50:00Z">
        <w:r w:rsidR="006F7CCF">
          <w:rPr>
            <w:rFonts w:ascii="Calibri" w:eastAsia="Calibri" w:hAnsi="Calibri" w:cs="B Lotus" w:hint="cs"/>
            <w:sz w:val="24"/>
            <w:szCs w:val="24"/>
            <w:rtl/>
            <w:lang w:bidi="fa-IR"/>
          </w:rPr>
          <w:t xml:space="preserve"> ب</w:t>
        </w:r>
      </w:ins>
      <w:r w:rsidRPr="00E91C41">
        <w:rPr>
          <w:rFonts w:ascii="Calibri" w:eastAsia="Calibri" w:hAnsi="Calibri" w:cs="B Lotus" w:hint="cs"/>
          <w:sz w:val="24"/>
          <w:szCs w:val="24"/>
          <w:rtl/>
          <w:lang w:bidi="fa-IR"/>
        </w:rPr>
        <w:t>ه</w:t>
      </w:r>
      <w:ins w:id="10194" w:author="Mehrnazi Boojari" w:date="2019-01-13T02:52:00Z">
        <w:r w:rsidR="00DF11A2">
          <w:rPr>
            <w:rFonts w:ascii="Calibri" w:eastAsia="Calibri" w:hAnsi="Calibri" w:cs="Times New Roman" w:hint="eastAsia"/>
            <w:sz w:val="24"/>
            <w:szCs w:val="24"/>
            <w:rtl/>
            <w:lang w:bidi="fa-IR"/>
          </w:rPr>
          <w:t> </w:t>
        </w:r>
      </w:ins>
      <w:del w:id="10195" w:author="Mehrnazi Boojari" w:date="2019-01-13T02:52:00Z">
        <w:r w:rsidRPr="00E91C41" w:rsidDel="00DF11A2">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گونه</w:t>
      </w:r>
      <w:del w:id="10196" w:author="Mehrnazi Boojari" w:date="2019-01-07T10:41:00Z">
        <w:r w:rsidRPr="00E91C41" w:rsidDel="006A1F1D">
          <w:rPr>
            <w:rFonts w:ascii="Calibri" w:eastAsia="Calibri" w:hAnsi="Calibri" w:cs="B Lotus" w:hint="cs"/>
            <w:sz w:val="24"/>
            <w:szCs w:val="24"/>
            <w:rtl/>
            <w:lang w:bidi="fa-IR"/>
          </w:rPr>
          <w:delText xml:space="preserve"> ای </w:delText>
        </w:r>
      </w:del>
      <w:ins w:id="10197" w:author="Mehrnazi Boojari" w:date="2019-01-07T10:41:00Z">
        <w:r w:rsidR="006A1F1D">
          <w:rPr>
            <w:rFonts w:ascii="Calibri" w:eastAsia="Calibri" w:hAnsi="Calibri" w:cs="B Lotus" w:hint="cs"/>
            <w:sz w:val="24"/>
            <w:szCs w:val="24"/>
            <w:rtl/>
            <w:lang w:bidi="fa-IR"/>
          </w:rPr>
          <w:t xml:space="preserve">‌ای </w:t>
        </w:r>
      </w:ins>
      <w:r w:rsidRPr="00E91C41">
        <w:rPr>
          <w:rFonts w:ascii="Calibri" w:eastAsia="Calibri" w:hAnsi="Calibri" w:cs="B Lotus" w:hint="cs"/>
          <w:sz w:val="24"/>
          <w:szCs w:val="24"/>
          <w:rtl/>
          <w:lang w:bidi="fa-IR"/>
        </w:rPr>
        <w:t>که ساختار متولی را در اجرا دچار چالش کرده است</w:t>
      </w:r>
      <w:del w:id="10198" w:author="Mehrnazi Boojari" w:date="2019-01-07T10:10:00Z">
        <w:r w:rsidRPr="00E91C41" w:rsidDel="00A31D6F">
          <w:rPr>
            <w:rFonts w:ascii="Calibri" w:eastAsia="Calibri" w:hAnsi="Calibri" w:cs="B Lotus" w:hint="cs"/>
            <w:sz w:val="24"/>
            <w:szCs w:val="24"/>
            <w:rtl/>
            <w:lang w:bidi="fa-IR"/>
          </w:rPr>
          <w:delText xml:space="preserve"> .</w:delText>
        </w:r>
      </w:del>
      <w:ins w:id="10199" w:author="Mehrnazi Boojari" w:date="2019-01-07T10:10:00Z">
        <w:r w:rsidR="00A31D6F">
          <w:rPr>
            <w:rFonts w:ascii="Calibri" w:eastAsia="Calibri" w:hAnsi="Calibri" w:cs="B Lotus" w:hint="cs"/>
            <w:sz w:val="24"/>
            <w:szCs w:val="24"/>
            <w:rtl/>
            <w:lang w:bidi="fa-IR"/>
          </w:rPr>
          <w:t>.</w:t>
        </w:r>
      </w:ins>
    </w:p>
    <w:p w14:paraId="4F69D05B" w14:textId="77777777" w:rsidR="00E91C41" w:rsidRPr="00E91C41" w:rsidRDefault="00E91C41" w:rsidP="00DF11A2">
      <w:pPr>
        <w:bidi/>
        <w:ind w:firstLine="288"/>
        <w:jc w:val="both"/>
        <w:rPr>
          <w:rFonts w:ascii="Calibri" w:eastAsia="Calibri" w:hAnsi="Calibri" w:cs="B Lotus"/>
          <w:sz w:val="24"/>
          <w:szCs w:val="24"/>
          <w:rtl/>
          <w:lang w:bidi="fa-IR"/>
        </w:rPr>
      </w:pPr>
      <w:r w:rsidRPr="00E91C41">
        <w:rPr>
          <w:rFonts w:ascii="Calibri" w:eastAsia="Calibri" w:hAnsi="Calibri" w:cs="B Lotus" w:hint="cs"/>
          <w:b/>
          <w:bCs/>
          <w:sz w:val="24"/>
          <w:szCs w:val="24"/>
          <w:rtl/>
          <w:lang w:bidi="fa-IR"/>
        </w:rPr>
        <w:t xml:space="preserve">حوزه </w:t>
      </w:r>
      <w:del w:id="10200" w:author="Mehrnazi Boojari" w:date="2019-01-07T10:46:00Z">
        <w:r w:rsidRPr="00E91C41" w:rsidDel="006A1F1D">
          <w:rPr>
            <w:rFonts w:ascii="Calibri" w:eastAsia="Calibri" w:hAnsi="Calibri" w:cs="B Lotus" w:hint="cs"/>
            <w:b/>
            <w:bCs/>
            <w:sz w:val="24"/>
            <w:szCs w:val="24"/>
            <w:rtl/>
            <w:lang w:bidi="fa-IR"/>
          </w:rPr>
          <w:delText>اجرائی</w:delText>
        </w:r>
      </w:del>
      <w:ins w:id="10201" w:author="Mehrnazi Boojari" w:date="2019-01-07T10:46:00Z">
        <w:r w:rsidR="006A1F1D">
          <w:rPr>
            <w:rFonts w:ascii="Calibri" w:eastAsia="Calibri" w:hAnsi="Calibri" w:cs="B Lotus" w:hint="cs"/>
            <w:b/>
            <w:bCs/>
            <w:sz w:val="24"/>
            <w:szCs w:val="24"/>
            <w:rtl/>
            <w:lang w:bidi="fa-IR"/>
          </w:rPr>
          <w:t>اجرایی</w:t>
        </w:r>
      </w:ins>
      <w:del w:id="10202" w:author="Mehrnazi Boojari" w:date="2019-01-07T10:35:00Z">
        <w:r w:rsidRPr="00E91C41" w:rsidDel="006C73A5">
          <w:rPr>
            <w:rFonts w:ascii="Calibri" w:eastAsia="Calibri" w:hAnsi="Calibri" w:cs="B Lotus" w:hint="cs"/>
            <w:sz w:val="24"/>
            <w:szCs w:val="24"/>
            <w:rtl/>
            <w:lang w:bidi="fa-IR"/>
          </w:rPr>
          <w:delText xml:space="preserve"> : </w:delText>
        </w:r>
      </w:del>
      <w:ins w:id="10203" w:author="Mehrnazi Boojari" w:date="2019-01-07T10:35:00Z">
        <w:r w:rsidR="006C73A5">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حوزه </w:t>
      </w:r>
      <w:del w:id="10204" w:author="Mehrnazi Boojari" w:date="2019-01-07T10:46:00Z">
        <w:r w:rsidRPr="00E91C41" w:rsidDel="006A1F1D">
          <w:rPr>
            <w:rFonts w:ascii="Calibri" w:eastAsia="Calibri" w:hAnsi="Calibri" w:cs="B Lotus" w:hint="cs"/>
            <w:sz w:val="24"/>
            <w:szCs w:val="24"/>
            <w:rtl/>
            <w:lang w:bidi="fa-IR"/>
          </w:rPr>
          <w:delText>اجرائی</w:delText>
        </w:r>
      </w:del>
      <w:ins w:id="10205"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w:t>
      </w:r>
      <w:del w:id="10206" w:author="Mehrnazi Boojari" w:date="2019-01-13T02:52:00Z">
        <w:r w:rsidRPr="00E91C41" w:rsidDel="00DF11A2">
          <w:rPr>
            <w:rFonts w:ascii="Calibri" w:eastAsia="Calibri" w:hAnsi="Calibri" w:cs="B Lotus" w:hint="cs"/>
            <w:sz w:val="24"/>
            <w:szCs w:val="24"/>
            <w:rtl/>
            <w:lang w:bidi="fa-IR"/>
          </w:rPr>
          <w:delText xml:space="preserve">تمامی </w:delText>
        </w:r>
      </w:del>
      <w:ins w:id="10207" w:author="Mehrnazi Boojari" w:date="2019-01-13T02:52:00Z">
        <w:r w:rsidR="00DF11A2">
          <w:rPr>
            <w:rFonts w:ascii="Calibri" w:eastAsia="Calibri" w:hAnsi="Calibri" w:cs="B Lotus" w:hint="cs"/>
            <w:sz w:val="24"/>
            <w:szCs w:val="24"/>
            <w:rtl/>
            <w:lang w:bidi="fa-IR"/>
          </w:rPr>
          <w:t>همۀ</w:t>
        </w:r>
        <w:r w:rsidR="00DF11A2"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عواملی که به ضعف نیروی انسانی و متخصص</w:t>
      </w:r>
      <w:del w:id="10208" w:author="Mehrnazi Boojari" w:date="2019-01-07T09:47:00Z">
        <w:r w:rsidRPr="00E91C41" w:rsidDel="006F7CCF">
          <w:rPr>
            <w:rFonts w:ascii="Calibri" w:eastAsia="Calibri" w:hAnsi="Calibri" w:cs="B Lotus" w:hint="cs"/>
            <w:sz w:val="24"/>
            <w:szCs w:val="24"/>
            <w:rtl/>
            <w:lang w:bidi="fa-IR"/>
          </w:rPr>
          <w:delText xml:space="preserve"> ،</w:delText>
        </w:r>
      </w:del>
      <w:ins w:id="10209"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ضعف آموزشی</w:t>
      </w:r>
      <w:del w:id="10210" w:author="Mehrnazi Boojari" w:date="2019-01-07T09:47:00Z">
        <w:r w:rsidRPr="00E91C41" w:rsidDel="006F7CCF">
          <w:rPr>
            <w:rFonts w:ascii="Calibri" w:eastAsia="Calibri" w:hAnsi="Calibri" w:cs="B Lotus" w:hint="cs"/>
            <w:sz w:val="24"/>
            <w:szCs w:val="24"/>
            <w:rtl/>
            <w:lang w:bidi="fa-IR"/>
          </w:rPr>
          <w:delText xml:space="preserve"> ،</w:delText>
        </w:r>
      </w:del>
      <w:ins w:id="10211"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ضعف رسانه</w:t>
      </w:r>
      <w:ins w:id="10212" w:author="Mehrnazi Boojari" w:date="2019-01-07T10:43:00Z">
        <w:r w:rsidR="006A1F1D">
          <w:rPr>
            <w:rFonts w:ascii="Calibri" w:eastAsia="Calibri" w:hAnsi="Calibri" w:cs="B Nazanin" w:hint="cs"/>
            <w:sz w:val="24"/>
            <w:szCs w:val="24"/>
            <w:rtl/>
            <w:lang w:bidi="fa-IR"/>
          </w:rPr>
          <w:t>‌</w:t>
        </w:r>
      </w:ins>
      <w:del w:id="10213" w:author="Mehrnazi Boojari" w:date="2019-01-07T10:43:00Z">
        <w:r w:rsidRPr="00E91C41" w:rsidDel="006A1F1D">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ای، ضعف عملیاتی ارجاع داده شده</w:t>
      </w:r>
      <w:del w:id="10214" w:author="Mehrnazi Boojari" w:date="2019-01-07T09:47:00Z">
        <w:r w:rsidRPr="00E91C41" w:rsidDel="006F7CC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 را شامل</w:t>
      </w:r>
      <w:del w:id="10215" w:author="Mehrnazi Boojari" w:date="2019-01-07T09:49:00Z">
        <w:r w:rsidRPr="00E91C41" w:rsidDel="006F7CCF">
          <w:rPr>
            <w:rFonts w:ascii="Calibri" w:eastAsia="Calibri" w:hAnsi="Calibri" w:cs="B Lotus" w:hint="cs"/>
            <w:sz w:val="24"/>
            <w:szCs w:val="24"/>
            <w:rtl/>
            <w:lang w:bidi="fa-IR"/>
          </w:rPr>
          <w:delText xml:space="preserve"> می </w:delText>
        </w:r>
      </w:del>
      <w:ins w:id="10216"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w:t>
      </w:r>
      <w:del w:id="10217" w:author="Mehrnazi Boojari" w:date="2019-01-07T09:53:00Z">
        <w:r w:rsidRPr="00E91C41" w:rsidDel="006F7CCF">
          <w:rPr>
            <w:rFonts w:ascii="Calibri" w:eastAsia="Calibri" w:hAnsi="Calibri" w:cs="B Lotus" w:hint="cs"/>
            <w:sz w:val="24"/>
            <w:szCs w:val="24"/>
            <w:rtl/>
            <w:lang w:bidi="fa-IR"/>
          </w:rPr>
          <w:delText xml:space="preserve"> . </w:delText>
        </w:r>
      </w:del>
      <w:ins w:id="10218" w:author="Mehrnazi Boojari" w:date="2019-01-07T09:53:00Z">
        <w:r w:rsidR="006F7CCF">
          <w:rPr>
            <w:rFonts w:ascii="Calibri" w:eastAsia="Calibri" w:hAnsi="Calibri" w:cs="B Lotus" w:hint="cs"/>
            <w:sz w:val="24"/>
            <w:szCs w:val="24"/>
            <w:rtl/>
            <w:lang w:bidi="fa-IR"/>
          </w:rPr>
          <w:t xml:space="preserve">. </w:t>
        </w:r>
      </w:ins>
    </w:p>
    <w:p w14:paraId="296B2254" w14:textId="77777777" w:rsidR="00E91C41" w:rsidRPr="00E91C41" w:rsidRDefault="00E91C41" w:rsidP="00E91C41">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در ادامه به شرح هر یک از چالش</w:t>
      </w:r>
      <w:del w:id="10219" w:author="Mehrnazi Boojari" w:date="2019-01-07T09:45:00Z">
        <w:r w:rsidRPr="00E91C41" w:rsidDel="006F7CCF">
          <w:rPr>
            <w:rFonts w:ascii="Calibri" w:eastAsia="Calibri" w:hAnsi="Calibri" w:cs="B Lotus" w:hint="cs"/>
            <w:sz w:val="24"/>
            <w:szCs w:val="24"/>
            <w:rtl/>
            <w:lang w:bidi="fa-IR"/>
          </w:rPr>
          <w:delText xml:space="preserve"> ها </w:delText>
        </w:r>
      </w:del>
      <w:ins w:id="10220"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و عوامل هر یک از</w:t>
      </w:r>
      <w:del w:id="10221" w:author="Mehrnazi Boojari" w:date="2019-01-07T09:51:00Z">
        <w:r w:rsidRPr="00E91C41" w:rsidDel="006F7CCF">
          <w:rPr>
            <w:rFonts w:ascii="Calibri" w:eastAsia="Calibri" w:hAnsi="Calibri" w:cs="B Lotus" w:hint="cs"/>
            <w:sz w:val="24"/>
            <w:szCs w:val="24"/>
            <w:rtl/>
            <w:lang w:bidi="fa-IR"/>
          </w:rPr>
          <w:delText xml:space="preserve"> آنها </w:delText>
        </w:r>
      </w:del>
      <w:ins w:id="10222" w:author="Mehrnazi Boojari" w:date="2019-01-07T09:51:00Z">
        <w:r w:rsidR="006F7CCF">
          <w:rPr>
            <w:rFonts w:ascii="Calibri" w:eastAsia="Calibri" w:hAnsi="Calibri" w:cs="B Lotus" w:hint="cs"/>
            <w:sz w:val="24"/>
            <w:szCs w:val="24"/>
            <w:rtl/>
            <w:lang w:bidi="fa-IR"/>
          </w:rPr>
          <w:t xml:space="preserve"> آن‌ها </w:t>
        </w:r>
      </w:ins>
      <w:r w:rsidRPr="00E91C41">
        <w:rPr>
          <w:rFonts w:ascii="Calibri" w:eastAsia="Calibri" w:hAnsi="Calibri" w:cs="B Lotus" w:hint="cs"/>
          <w:sz w:val="24"/>
          <w:szCs w:val="24"/>
          <w:rtl/>
          <w:lang w:bidi="fa-IR"/>
        </w:rPr>
        <w:t xml:space="preserve">پرداخته شده و در بخش نهایی گریزی به نسبت مسکن روستایی با اسناد </w:t>
      </w:r>
      <w:del w:id="10223" w:author="Mehrnazi Boojari" w:date="2019-01-07T09:48:00Z">
        <w:r w:rsidRPr="00E91C41" w:rsidDel="006F7CCF">
          <w:rPr>
            <w:rFonts w:ascii="Calibri" w:eastAsia="Calibri" w:hAnsi="Calibri" w:cs="B Lotus" w:hint="cs"/>
            <w:sz w:val="24"/>
            <w:szCs w:val="24"/>
            <w:rtl/>
            <w:lang w:bidi="fa-IR"/>
          </w:rPr>
          <w:delText>بین الملل</w:delText>
        </w:r>
      </w:del>
      <w:ins w:id="10224" w:author="Mehrnazi Boojari" w:date="2019-01-07T09:48:00Z">
        <w:r w:rsidR="006F7CCF">
          <w:rPr>
            <w:rFonts w:ascii="Calibri" w:eastAsia="Calibri" w:hAnsi="Calibri" w:cs="B Lotus" w:hint="cs"/>
            <w:sz w:val="24"/>
            <w:szCs w:val="24"/>
            <w:rtl/>
            <w:lang w:bidi="fa-IR"/>
          </w:rPr>
          <w:t>بین‌الملل</w:t>
        </w:r>
      </w:ins>
      <w:r w:rsidRPr="00E91C41">
        <w:rPr>
          <w:rFonts w:ascii="Calibri" w:eastAsia="Calibri" w:hAnsi="Calibri" w:cs="B Lotus" w:hint="cs"/>
          <w:sz w:val="24"/>
          <w:szCs w:val="24"/>
          <w:rtl/>
          <w:lang w:bidi="fa-IR"/>
        </w:rPr>
        <w:t>ی زده شده است.</w:t>
      </w:r>
    </w:p>
    <w:p w14:paraId="0E10C03E" w14:textId="77777777" w:rsidR="00E91C41" w:rsidRPr="00E91C41" w:rsidRDefault="00E91C41" w:rsidP="00BB7656">
      <w:pPr>
        <w:pStyle w:val="Heading4"/>
        <w:rPr>
          <w:rtl/>
          <w:lang w:bidi="fa-IR"/>
        </w:rPr>
      </w:pPr>
      <w:bookmarkStart w:id="10225" w:name="_Toc529234233"/>
      <w:bookmarkStart w:id="10226" w:name="_Toc529234669"/>
      <w:bookmarkStart w:id="10227" w:name="_Toc530238669"/>
      <w:bookmarkStart w:id="10228" w:name="_Toc530239299"/>
      <w:bookmarkStart w:id="10229" w:name="_Toc533781235"/>
      <w:bookmarkStart w:id="10230" w:name="_Toc533782191"/>
      <w:r w:rsidRPr="00E91C41">
        <w:rPr>
          <w:rFonts w:hint="cs"/>
          <w:rtl/>
          <w:lang w:bidi="fa-IR"/>
        </w:rPr>
        <w:t xml:space="preserve">شرایط فرهنگی و اجتماعی روستا و بحث هویت روستایی در ساخت مساکن </w:t>
      </w:r>
      <w:del w:id="10231" w:author="Mehrnazi Boojari" w:date="2019-01-07T10:03:00Z">
        <w:r w:rsidRPr="00E91C41" w:rsidDel="00A31D6F">
          <w:rPr>
            <w:rFonts w:hint="cs"/>
            <w:rtl/>
            <w:lang w:bidi="fa-IR"/>
          </w:rPr>
          <w:delText>روستائی</w:delText>
        </w:r>
      </w:del>
      <w:bookmarkEnd w:id="10225"/>
      <w:bookmarkEnd w:id="10226"/>
      <w:bookmarkEnd w:id="10227"/>
      <w:bookmarkEnd w:id="10228"/>
      <w:bookmarkEnd w:id="10229"/>
      <w:bookmarkEnd w:id="10230"/>
      <w:ins w:id="10232" w:author="Mehrnazi Boojari" w:date="2019-01-07T10:03:00Z">
        <w:r w:rsidR="00A31D6F">
          <w:rPr>
            <w:rFonts w:hint="cs"/>
            <w:rtl/>
            <w:lang w:bidi="fa-IR"/>
          </w:rPr>
          <w:t>روستایی</w:t>
        </w:r>
      </w:ins>
    </w:p>
    <w:p w14:paraId="33ABC831" w14:textId="77777777" w:rsidR="00E91C41" w:rsidRPr="00E91C41" w:rsidRDefault="00E91C41" w:rsidP="00105ACB">
      <w:pPr>
        <w:bidi/>
        <w:ind w:firstLine="288"/>
        <w:jc w:val="both"/>
        <w:rPr>
          <w:rFonts w:ascii="Calibri" w:eastAsia="Calibri" w:hAnsi="Calibri" w:cs="B Lotus"/>
          <w:sz w:val="24"/>
          <w:szCs w:val="24"/>
          <w:rtl/>
          <w:lang w:bidi="fa-IR"/>
        </w:rPr>
      </w:pPr>
      <w:del w:id="10233" w:author="Mehrnazi Boojari" w:date="2019-01-07T22:30:00Z">
        <w:r w:rsidRPr="00E91C41" w:rsidDel="00051F26">
          <w:rPr>
            <w:rFonts w:ascii="Calibri" w:eastAsia="Calibri" w:hAnsi="Calibri" w:cs="B Lotus" w:hint="cs"/>
            <w:sz w:val="24"/>
            <w:szCs w:val="24"/>
            <w:rtl/>
            <w:lang w:bidi="fa-IR"/>
          </w:rPr>
          <w:delText>در نظر گرفتن</w:delText>
        </w:r>
      </w:del>
      <w:ins w:id="10234" w:author="Mehrnazi Boojari" w:date="2019-01-07T22:30:00Z">
        <w:r w:rsidR="00051F26">
          <w:rPr>
            <w:rFonts w:ascii="Calibri" w:eastAsia="Calibri" w:hAnsi="Calibri"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گرفتن</w:t>
        </w:r>
      </w:ins>
      <w:r w:rsidRPr="00E91C41">
        <w:rPr>
          <w:rFonts w:ascii="Calibri" w:eastAsia="Calibri" w:hAnsi="Calibri" w:cs="B Lotus" w:hint="cs"/>
          <w:sz w:val="24"/>
          <w:szCs w:val="24"/>
          <w:rtl/>
          <w:lang w:bidi="fa-IR"/>
        </w:rPr>
        <w:t xml:space="preserve"> اعتقادات دینی و محلی و شرایط فرهنگی و اجتماعی </w:t>
      </w:r>
      <w:del w:id="10235" w:author="Mehrnazi Boojari" w:date="2019-01-07T10:03:00Z">
        <w:r w:rsidRPr="00E91C41" w:rsidDel="00A31D6F">
          <w:rPr>
            <w:rFonts w:ascii="Calibri" w:eastAsia="Calibri" w:hAnsi="Calibri" w:cs="B Lotus" w:hint="cs"/>
            <w:sz w:val="24"/>
            <w:szCs w:val="24"/>
            <w:rtl/>
            <w:lang w:bidi="fa-IR"/>
          </w:rPr>
          <w:delText>روستائی</w:delText>
        </w:r>
      </w:del>
      <w:ins w:id="10236"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ان در ساخت و بازسازی مساکن </w:t>
      </w:r>
      <w:del w:id="10237" w:author="Mehrnazi Boojari" w:date="2019-01-07T10:03:00Z">
        <w:r w:rsidRPr="00E91C41" w:rsidDel="00A31D6F">
          <w:rPr>
            <w:rFonts w:ascii="Calibri" w:eastAsia="Calibri" w:hAnsi="Calibri" w:cs="B Lotus" w:hint="cs"/>
            <w:sz w:val="24"/>
            <w:szCs w:val="24"/>
            <w:rtl/>
            <w:lang w:bidi="fa-IR"/>
          </w:rPr>
          <w:delText>روستائی</w:delText>
        </w:r>
      </w:del>
      <w:ins w:id="10238"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بسیار اهمیت دارد. با توجه به آنچه در بخش دو فصل دوم عنوان شد</w:t>
      </w:r>
      <w:del w:id="10239" w:author="Mehrnazi Boojari" w:date="2019-01-13T02:53:00Z">
        <w:r w:rsidRPr="00E91C41" w:rsidDel="00105ACB">
          <w:rPr>
            <w:rFonts w:ascii="Calibri" w:eastAsia="Calibri" w:hAnsi="Calibri" w:cs="B Lotus" w:hint="cs"/>
            <w:sz w:val="24"/>
            <w:szCs w:val="24"/>
            <w:rtl/>
            <w:lang w:bidi="fa-IR"/>
          </w:rPr>
          <w:delText xml:space="preserve">؛ </w:delText>
        </w:r>
      </w:del>
      <w:ins w:id="10240" w:author="Mehrnazi Boojari" w:date="2019-01-13T02:53:00Z">
        <w:r w:rsidR="00105ACB">
          <w:rPr>
            <w:rFonts w:ascii="Calibri" w:eastAsia="Calibri" w:hAnsi="Calibri" w:cs="B Lotus" w:hint="cs"/>
            <w:sz w:val="24"/>
            <w:szCs w:val="24"/>
            <w:rtl/>
            <w:lang w:bidi="fa-IR"/>
          </w:rPr>
          <w:t>،</w:t>
        </w:r>
        <w:r w:rsidR="00105ACB"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روستاهای ایران دارای فرهنگ غنی آمیخته با مسائل دینی هستند</w:t>
      </w:r>
      <w:del w:id="10241" w:author="Mehrnazi Boojari" w:date="2019-01-07T09:53:00Z">
        <w:r w:rsidRPr="00E91C41" w:rsidDel="006F7CCF">
          <w:rPr>
            <w:rFonts w:ascii="Calibri" w:eastAsia="Calibri" w:hAnsi="Calibri" w:cs="B Lotus" w:hint="cs"/>
            <w:sz w:val="24"/>
            <w:szCs w:val="24"/>
            <w:rtl/>
            <w:lang w:bidi="fa-IR"/>
          </w:rPr>
          <w:delText xml:space="preserve"> . </w:delText>
        </w:r>
      </w:del>
      <w:ins w:id="10242"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در این حوزه </w:t>
      </w:r>
      <w:del w:id="10243" w:author="Mehrnazi Boojari" w:date="2019-01-07T22:30:00Z">
        <w:r w:rsidRPr="00E91C41" w:rsidDel="00051F26">
          <w:rPr>
            <w:rFonts w:ascii="Calibri" w:eastAsia="Calibri" w:hAnsi="Calibri" w:cs="B Lotus" w:hint="cs"/>
            <w:sz w:val="24"/>
            <w:szCs w:val="24"/>
            <w:rtl/>
            <w:lang w:bidi="fa-IR"/>
          </w:rPr>
          <w:delText>در نظر گرفتن</w:delText>
        </w:r>
      </w:del>
      <w:ins w:id="10244" w:author="Mehrnazi Boojari" w:date="2019-01-07T22:30:00Z">
        <w:r w:rsidR="00051F26">
          <w:rPr>
            <w:rFonts w:ascii="Calibri" w:eastAsia="Calibri" w:hAnsi="Calibri"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گرفتن</w:t>
        </w:r>
      </w:ins>
      <w:r w:rsidRPr="00E91C41">
        <w:rPr>
          <w:rFonts w:ascii="Calibri" w:eastAsia="Calibri" w:hAnsi="Calibri" w:cs="B Lotus" w:hint="cs"/>
          <w:sz w:val="24"/>
          <w:szCs w:val="24"/>
          <w:rtl/>
          <w:lang w:bidi="fa-IR"/>
        </w:rPr>
        <w:t xml:space="preserve"> اعتقادات محلی</w:t>
      </w:r>
      <w:del w:id="10245" w:author="Mehrnazi Boojari" w:date="2019-01-07T09:47:00Z">
        <w:r w:rsidRPr="00E91C41" w:rsidDel="006F7CCF">
          <w:rPr>
            <w:rFonts w:ascii="Calibri" w:eastAsia="Calibri" w:hAnsi="Calibri" w:cs="B Lotus" w:hint="cs"/>
            <w:sz w:val="24"/>
            <w:szCs w:val="24"/>
            <w:rtl/>
            <w:lang w:bidi="fa-IR"/>
          </w:rPr>
          <w:delText xml:space="preserve"> ،</w:delText>
        </w:r>
      </w:del>
      <w:ins w:id="10246"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فضای محرمیت در خانه</w:t>
      </w:r>
      <w:del w:id="10247" w:author="Mehrnazi Boojari" w:date="2019-01-07T09:45:00Z">
        <w:r w:rsidRPr="00E91C41" w:rsidDel="006F7CCF">
          <w:rPr>
            <w:rFonts w:ascii="Calibri" w:eastAsia="Calibri" w:hAnsi="Calibri" w:cs="B Lotus" w:hint="cs"/>
            <w:sz w:val="24"/>
            <w:szCs w:val="24"/>
            <w:rtl/>
            <w:lang w:bidi="fa-IR"/>
          </w:rPr>
          <w:delText xml:space="preserve"> ها </w:delText>
        </w:r>
      </w:del>
      <w:ins w:id="10248" w:author="Mehrnazi Boojari" w:date="2019-01-07T09:45:00Z">
        <w:r w:rsidR="006F7CCF">
          <w:rPr>
            <w:rFonts w:ascii="Calibri" w:eastAsia="Calibri" w:hAnsi="Calibri" w:cs="B Lotus" w:hint="cs"/>
            <w:sz w:val="24"/>
            <w:szCs w:val="24"/>
            <w:rtl/>
            <w:lang w:bidi="fa-IR"/>
          </w:rPr>
          <w:t>‌ها</w:t>
        </w:r>
      </w:ins>
      <w:del w:id="10249" w:author="Mehrnazi Boojari" w:date="2019-01-07T09:47:00Z">
        <w:r w:rsidRPr="00E91C41" w:rsidDel="006F7CCF">
          <w:rPr>
            <w:rFonts w:ascii="Calibri" w:eastAsia="Calibri" w:hAnsi="Calibri" w:cs="B Lotus" w:hint="cs"/>
            <w:sz w:val="24"/>
            <w:szCs w:val="24"/>
            <w:rtl/>
            <w:lang w:bidi="fa-IR"/>
          </w:rPr>
          <w:delText>،</w:delText>
        </w:r>
      </w:del>
      <w:ins w:id="10250"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فضاهای همسایگی و ... بسیار </w:t>
      </w:r>
      <w:del w:id="10251" w:author="Mehrnazi Boojari" w:date="2019-01-13T02:53:00Z">
        <w:r w:rsidRPr="00E91C41" w:rsidDel="00105ACB">
          <w:rPr>
            <w:rFonts w:ascii="Calibri" w:eastAsia="Calibri" w:hAnsi="Calibri" w:cs="B Lotus" w:hint="cs"/>
            <w:sz w:val="24"/>
            <w:szCs w:val="24"/>
            <w:rtl/>
            <w:lang w:bidi="fa-IR"/>
          </w:rPr>
          <w:delText xml:space="preserve">قابل </w:delText>
        </w:r>
      </w:del>
      <w:ins w:id="10252" w:author="Mehrnazi Boojari" w:date="2019-01-13T02:53:00Z">
        <w:r w:rsidR="00105ACB">
          <w:rPr>
            <w:rFonts w:ascii="Calibri" w:eastAsia="Calibri" w:hAnsi="Calibri" w:cs="B Lotus" w:hint="cs"/>
            <w:sz w:val="24"/>
            <w:szCs w:val="24"/>
            <w:rtl/>
            <w:lang w:bidi="fa-IR"/>
          </w:rPr>
          <w:t>درخور</w:t>
        </w:r>
        <w:r w:rsidR="00105ACB" w:rsidRPr="00E91C41">
          <w:rPr>
            <w:rFonts w:ascii="Calibri" w:eastAsia="Calibri" w:hAnsi="Calibri" w:cs="B Lotus" w:hint="cs"/>
            <w:sz w:val="24"/>
            <w:szCs w:val="24"/>
            <w:rtl/>
            <w:lang w:bidi="fa-IR"/>
          </w:rPr>
          <w:t xml:space="preserve"> </w:t>
        </w:r>
      </w:ins>
      <w:del w:id="10253" w:author="Mehrnazi Boojari" w:date="2019-01-08T03:21:00Z">
        <w:r w:rsidRPr="00E91C41" w:rsidDel="006770E1">
          <w:rPr>
            <w:rFonts w:ascii="Calibri" w:eastAsia="Calibri" w:hAnsi="Calibri" w:cs="B Lotus" w:hint="cs"/>
            <w:sz w:val="24"/>
            <w:szCs w:val="24"/>
            <w:rtl/>
            <w:lang w:bidi="fa-IR"/>
          </w:rPr>
          <w:delText xml:space="preserve">تامل </w:delText>
        </w:r>
      </w:del>
      <w:ins w:id="10254" w:author="Mehrnazi Boojari" w:date="2019-01-08T03:21:00Z">
        <w:r w:rsidR="006770E1" w:rsidRPr="00E91C41">
          <w:rPr>
            <w:rFonts w:ascii="Calibri" w:eastAsia="Calibri" w:hAnsi="Calibri" w:cs="B Lotus" w:hint="cs"/>
            <w:sz w:val="24"/>
            <w:szCs w:val="24"/>
            <w:rtl/>
            <w:lang w:bidi="fa-IR"/>
          </w:rPr>
          <w:t>ت</w:t>
        </w:r>
        <w:r w:rsidR="006770E1">
          <w:rPr>
            <w:rFonts w:ascii="Calibri" w:eastAsia="Calibri" w:hAnsi="Calibri" w:cs="B Lotus" w:hint="cs"/>
            <w:sz w:val="24"/>
            <w:szCs w:val="24"/>
            <w:rtl/>
            <w:lang w:bidi="fa-IR"/>
          </w:rPr>
          <w:t>أ</w:t>
        </w:r>
        <w:r w:rsidR="006770E1" w:rsidRPr="00E91C41">
          <w:rPr>
            <w:rFonts w:ascii="Calibri" w:eastAsia="Calibri" w:hAnsi="Calibri" w:cs="B Lotus" w:hint="cs"/>
            <w:sz w:val="24"/>
            <w:szCs w:val="24"/>
            <w:rtl/>
            <w:lang w:bidi="fa-IR"/>
          </w:rPr>
          <w:t xml:space="preserve">مل </w:t>
        </w:r>
      </w:ins>
      <w:r w:rsidRPr="00E91C41">
        <w:rPr>
          <w:rFonts w:ascii="Calibri" w:eastAsia="Calibri" w:hAnsi="Calibri" w:cs="B Lotus" w:hint="cs"/>
          <w:sz w:val="24"/>
          <w:szCs w:val="24"/>
          <w:rtl/>
          <w:lang w:bidi="fa-IR"/>
        </w:rPr>
        <w:t>است</w:t>
      </w:r>
      <w:del w:id="10255" w:author="Mehrnazi Boojari" w:date="2019-01-07T09:53:00Z">
        <w:r w:rsidRPr="00E91C41" w:rsidDel="006F7CCF">
          <w:rPr>
            <w:rFonts w:ascii="Calibri" w:eastAsia="Calibri" w:hAnsi="Calibri" w:cs="B Lotus" w:hint="cs"/>
            <w:sz w:val="24"/>
            <w:szCs w:val="24"/>
            <w:rtl/>
            <w:lang w:bidi="fa-IR"/>
          </w:rPr>
          <w:delText xml:space="preserve"> . </w:delText>
        </w:r>
      </w:del>
      <w:ins w:id="10256"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شاخص</w:t>
      </w:r>
      <w:del w:id="10257" w:author="Mehrnazi Boojari" w:date="2019-01-07T10:43:00Z">
        <w:r w:rsidRPr="00E91C41" w:rsidDel="006A1F1D">
          <w:rPr>
            <w:rFonts w:ascii="Calibri" w:eastAsia="Calibri" w:hAnsi="Calibri" w:cs="B Lotus" w:hint="cs"/>
            <w:sz w:val="24"/>
            <w:szCs w:val="24"/>
            <w:rtl/>
            <w:lang w:bidi="fa-IR"/>
          </w:rPr>
          <w:delText xml:space="preserve"> هایی </w:delText>
        </w:r>
      </w:del>
      <w:ins w:id="10258" w:author="Mehrnazi Boojari" w:date="2019-01-07T10:43:00Z">
        <w:r w:rsidR="006A1F1D">
          <w:rPr>
            <w:rFonts w:ascii="Calibri" w:eastAsia="Calibri" w:hAnsi="Calibri" w:cs="B Lotus" w:hint="cs"/>
            <w:sz w:val="24"/>
            <w:szCs w:val="24"/>
            <w:rtl/>
            <w:lang w:bidi="fa-IR"/>
          </w:rPr>
          <w:t xml:space="preserve">‌هایی </w:t>
        </w:r>
      </w:ins>
      <w:r w:rsidRPr="006238F3">
        <w:rPr>
          <w:rFonts w:ascii="B Lotus" w:eastAsia="Calibri" w:hAnsi="B Lotus" w:cs="B Lotus" w:hint="cs"/>
          <w:sz w:val="24"/>
          <w:szCs w:val="24"/>
          <w:rtl/>
          <w:lang w:bidi="fa-IR"/>
        </w:rPr>
        <w:t xml:space="preserve">مثل کاهش تعداد اتاق در خانه، فضاهای میزبانی از مهمان، از بین رفتن فضاهای همسایگی و </w:t>
      </w:r>
      <w:del w:id="10259" w:author="Mehrnazi Boojari" w:date="2019-01-07T23:59:00Z">
        <w:r w:rsidRPr="006238F3" w:rsidDel="008E2EB9">
          <w:rPr>
            <w:rFonts w:ascii="B Lotus" w:eastAsia="Calibri" w:hAnsi="B Lotus" w:cs="B Lotus" w:hint="cs"/>
            <w:sz w:val="24"/>
            <w:szCs w:val="24"/>
            <w:rtl/>
            <w:lang w:bidi="fa-IR"/>
          </w:rPr>
          <w:delText>پائین</w:delText>
        </w:r>
      </w:del>
      <w:ins w:id="10260" w:author="Mehrnazi Boojari" w:date="2019-01-07T23:59:00Z">
        <w:r w:rsidR="008E2EB9">
          <w:rPr>
            <w:rFonts w:ascii="B Lotus" w:eastAsia="Calibri" w:hAnsi="B Lotus" w:cs="B Lotus" w:hint="cs"/>
            <w:sz w:val="24"/>
            <w:szCs w:val="24"/>
            <w:rtl/>
            <w:lang w:bidi="fa-IR"/>
          </w:rPr>
          <w:t>پایین</w:t>
        </w:r>
      </w:ins>
      <w:ins w:id="10261" w:author="Mehrnazi Boojari" w:date="2019-01-13T02:53:00Z">
        <w:r w:rsidR="00105ACB">
          <w:rPr>
            <w:rFonts w:ascii="B Lotus" w:eastAsia="Calibri" w:hAnsi="B Lotus" w:cs="B Nazanin" w:hint="cs"/>
            <w:sz w:val="24"/>
            <w:szCs w:val="24"/>
            <w:rtl/>
            <w:lang w:bidi="fa-IR"/>
          </w:rPr>
          <w:t>‌</w:t>
        </w:r>
      </w:ins>
      <w:del w:id="10262" w:author="Mehrnazi Boojari" w:date="2019-01-13T02:53:00Z">
        <w:r w:rsidRPr="006238F3" w:rsidDel="00105ACB">
          <w:rPr>
            <w:rFonts w:ascii="B Lotus" w:eastAsia="Calibri" w:hAnsi="B Lotus" w:cs="B Lotus" w:hint="cs"/>
            <w:sz w:val="24"/>
            <w:szCs w:val="24"/>
            <w:rtl/>
            <w:lang w:bidi="fa-IR"/>
          </w:rPr>
          <w:delText xml:space="preserve"> </w:delText>
        </w:r>
      </w:del>
      <w:r w:rsidRPr="006238F3">
        <w:rPr>
          <w:rFonts w:ascii="B Lotus" w:eastAsia="Calibri" w:hAnsi="B Lotus" w:cs="B Lotus" w:hint="cs"/>
          <w:sz w:val="24"/>
          <w:szCs w:val="24"/>
          <w:rtl/>
          <w:lang w:bidi="fa-IR"/>
        </w:rPr>
        <w:t xml:space="preserve">آمدن سطح زیربنا </w:t>
      </w:r>
      <w:del w:id="10263" w:author="Mehrnazi Boojari" w:date="2019-01-13T02:53:00Z">
        <w:r w:rsidRPr="006238F3" w:rsidDel="00105ACB">
          <w:rPr>
            <w:rFonts w:ascii="B Lotus" w:eastAsia="Calibri" w:hAnsi="B Lotus" w:cs="B Lotus" w:hint="cs"/>
            <w:sz w:val="24"/>
            <w:szCs w:val="24"/>
            <w:rtl/>
            <w:lang w:bidi="fa-IR"/>
          </w:rPr>
          <w:delText xml:space="preserve">و </w:delText>
        </w:r>
      </w:del>
      <w:ins w:id="10264" w:author="Mehrnazi Boojari" w:date="2019-01-13T02:53:00Z">
        <w:r w:rsidR="00105ACB" w:rsidRPr="006238F3">
          <w:rPr>
            <w:rFonts w:ascii="B Lotus" w:eastAsia="Calibri" w:hAnsi="B Lotus" w:cs="B Lotus" w:hint="cs"/>
            <w:sz w:val="24"/>
            <w:szCs w:val="24"/>
            <w:rtl/>
            <w:lang w:bidi="fa-IR"/>
          </w:rPr>
          <w:t>و</w:t>
        </w:r>
        <w:r w:rsidR="00105ACB">
          <w:rPr>
            <w:rFonts w:ascii="B Lotus" w:eastAsia="Calibri" w:hAnsi="B Lotus" w:cs="Times New Roman" w:hint="eastAsia"/>
            <w:sz w:val="24"/>
            <w:szCs w:val="24"/>
            <w:rtl/>
            <w:lang w:bidi="fa-IR"/>
          </w:rPr>
          <w:t> </w:t>
        </w:r>
      </w:ins>
      <w:r w:rsidRPr="006238F3">
        <w:rPr>
          <w:rFonts w:ascii="B Lotus" w:eastAsia="Calibri" w:hAnsi="B Lotus" w:cs="B Lotus" w:hint="cs"/>
          <w:sz w:val="24"/>
          <w:szCs w:val="24"/>
          <w:rtl/>
          <w:lang w:bidi="fa-IR"/>
        </w:rPr>
        <w:t>... بخشی از آثار در</w:t>
      </w:r>
      <w:ins w:id="10265" w:author="Mehrnazi Boojari" w:date="2019-01-13T02:54:00Z">
        <w:r w:rsidR="00105ACB">
          <w:rPr>
            <w:rFonts w:ascii="B Lotus" w:eastAsia="Calibri" w:hAnsi="B Lotus" w:cs="Times New Roman" w:hint="eastAsia"/>
            <w:sz w:val="24"/>
            <w:szCs w:val="24"/>
            <w:rtl/>
            <w:lang w:bidi="fa-IR"/>
          </w:rPr>
          <w:t> </w:t>
        </w:r>
      </w:ins>
      <w:r w:rsidRPr="006238F3">
        <w:rPr>
          <w:rFonts w:ascii="B Lotus" w:eastAsia="Calibri" w:hAnsi="B Lotus" w:cs="B Lotus" w:hint="cs"/>
          <w:sz w:val="24"/>
          <w:szCs w:val="24"/>
          <w:rtl/>
          <w:lang w:bidi="fa-IR"/>
        </w:rPr>
        <w:t xml:space="preserve">نظر نگرفتن شرایط اجتماعی و فرهنگی </w:t>
      </w:r>
      <w:del w:id="10266" w:author="Mehrnazi Boojari" w:date="2019-01-07T10:03:00Z">
        <w:r w:rsidRPr="006238F3" w:rsidDel="00A31D6F">
          <w:rPr>
            <w:rFonts w:ascii="B Lotus" w:eastAsia="Calibri" w:hAnsi="B Lotus" w:cs="B Lotus" w:hint="cs"/>
            <w:sz w:val="24"/>
            <w:szCs w:val="24"/>
            <w:rtl/>
            <w:lang w:bidi="fa-IR"/>
          </w:rPr>
          <w:delText>روستائی</w:delText>
        </w:r>
      </w:del>
      <w:ins w:id="10267" w:author="Mehrnazi Boojari" w:date="2019-01-07T10:03:00Z">
        <w:r w:rsidR="00A31D6F">
          <w:rPr>
            <w:rFonts w:ascii="B Lotus" w:eastAsia="Calibri" w:hAnsi="B Lotus" w:cs="B Lotus" w:hint="cs"/>
            <w:sz w:val="24"/>
            <w:szCs w:val="24"/>
            <w:rtl/>
            <w:lang w:bidi="fa-IR"/>
          </w:rPr>
          <w:t>روستایی</w:t>
        </w:r>
      </w:ins>
      <w:r w:rsidRPr="006238F3">
        <w:rPr>
          <w:rFonts w:ascii="B Lotus" w:eastAsia="Calibri" w:hAnsi="B Lotus" w:cs="B Lotus" w:hint="cs"/>
          <w:sz w:val="24"/>
          <w:szCs w:val="24"/>
          <w:rtl/>
          <w:lang w:bidi="fa-IR"/>
        </w:rPr>
        <w:t>ان است</w:t>
      </w:r>
      <w:ins w:id="10268" w:author="Mehrnazi Boojari" w:date="2019-01-13T02:54:00Z">
        <w:r w:rsidR="00105ACB">
          <w:rPr>
            <w:rFonts w:ascii="B Lotus" w:eastAsia="Calibri" w:hAnsi="B Lotus" w:cs="B Lotus" w:hint="cs"/>
            <w:sz w:val="24"/>
            <w:szCs w:val="24"/>
            <w:rtl/>
            <w:lang w:bidi="fa-IR"/>
          </w:rPr>
          <w:t>؛</w:t>
        </w:r>
      </w:ins>
      <w:r w:rsidRPr="006238F3">
        <w:rPr>
          <w:rFonts w:ascii="B Lotus" w:eastAsia="Calibri" w:hAnsi="B Lotus" w:cs="B Lotus" w:hint="cs"/>
          <w:sz w:val="24"/>
          <w:szCs w:val="24"/>
          <w:rtl/>
          <w:lang w:bidi="fa-IR"/>
        </w:rPr>
        <w:t xml:space="preserve"> و با توجه به اهمیت و جایگاهی که برای این چالش در جدول 3</w:t>
      </w:r>
      <w:del w:id="10269" w:author="Mehrnazi Boojari" w:date="2019-01-13T02:54:00Z">
        <w:r w:rsidRPr="006238F3" w:rsidDel="00105ACB">
          <w:rPr>
            <w:rFonts w:ascii="B Lotus" w:eastAsia="Calibri" w:hAnsi="B Lotus" w:cs="B Lotus" w:hint="cs"/>
            <w:sz w:val="24"/>
            <w:szCs w:val="24"/>
            <w:rtl/>
            <w:lang w:bidi="fa-IR"/>
          </w:rPr>
          <w:delText>.</w:delText>
        </w:r>
      </w:del>
      <w:ins w:id="10270" w:author="Mehrnazi Boojari" w:date="2019-01-13T02:54:00Z">
        <w:r w:rsidR="00105ACB">
          <w:rPr>
            <w:rFonts w:ascii="B Lotus" w:eastAsia="Calibri" w:hAnsi="B Lotus" w:cs="B Lotus" w:hint="cs"/>
            <w:sz w:val="24"/>
            <w:szCs w:val="24"/>
            <w:rtl/>
            <w:lang w:bidi="fa-IR"/>
          </w:rPr>
          <w:t>-</w:t>
        </w:r>
      </w:ins>
      <w:r w:rsidRPr="006238F3">
        <w:rPr>
          <w:rFonts w:ascii="B Lotus" w:eastAsia="Calibri" w:hAnsi="B Lotus" w:cs="B Lotus" w:hint="cs"/>
          <w:sz w:val="24"/>
          <w:szCs w:val="24"/>
          <w:rtl/>
          <w:lang w:bidi="fa-IR"/>
        </w:rPr>
        <w:t>2 نگاشته شد</w:t>
      </w:r>
      <w:del w:id="10271" w:author="Mehrnazi Boojari" w:date="2019-01-13T02:54:00Z">
        <w:r w:rsidRPr="006238F3" w:rsidDel="00105ACB">
          <w:rPr>
            <w:rFonts w:ascii="B Lotus" w:eastAsia="Calibri" w:hAnsi="B Lotus" w:cs="B Lotus" w:hint="cs"/>
            <w:sz w:val="24"/>
            <w:szCs w:val="24"/>
            <w:rtl/>
            <w:lang w:bidi="fa-IR"/>
          </w:rPr>
          <w:delText>؛</w:delText>
        </w:r>
      </w:del>
      <w:r w:rsidRPr="006238F3">
        <w:rPr>
          <w:rFonts w:ascii="B Lotus" w:eastAsia="Calibri" w:hAnsi="B Lotus" w:cs="B Lotus" w:hint="cs"/>
          <w:sz w:val="24"/>
          <w:szCs w:val="24"/>
          <w:rtl/>
          <w:lang w:bidi="fa-IR"/>
        </w:rPr>
        <w:t xml:space="preserve"> لازم است که بسیار مورد توجه و </w:t>
      </w:r>
      <w:del w:id="10272" w:author="Mehrnazi Boojari" w:date="2019-01-08T03:21:00Z">
        <w:r w:rsidRPr="006238F3" w:rsidDel="006770E1">
          <w:rPr>
            <w:rFonts w:ascii="B Lotus" w:eastAsia="Calibri" w:hAnsi="B Lotus" w:cs="B Lotus" w:hint="cs"/>
            <w:sz w:val="24"/>
            <w:szCs w:val="24"/>
            <w:rtl/>
            <w:lang w:bidi="fa-IR"/>
          </w:rPr>
          <w:delText xml:space="preserve">تامل </w:delText>
        </w:r>
      </w:del>
      <w:ins w:id="10273" w:author="Mehrnazi Boojari" w:date="2019-01-08T03:21:00Z">
        <w:r w:rsidR="006770E1" w:rsidRPr="006238F3">
          <w:rPr>
            <w:rFonts w:ascii="B Lotus" w:eastAsia="Calibri" w:hAnsi="B Lotus" w:cs="B Lotus" w:hint="cs"/>
            <w:sz w:val="24"/>
            <w:szCs w:val="24"/>
            <w:rtl/>
            <w:lang w:bidi="fa-IR"/>
          </w:rPr>
          <w:t>ت</w:t>
        </w:r>
        <w:r w:rsidR="006770E1">
          <w:rPr>
            <w:rFonts w:ascii="B Lotus" w:eastAsia="Calibri" w:hAnsi="B Lotus" w:cs="B Lotus" w:hint="cs"/>
            <w:sz w:val="24"/>
            <w:szCs w:val="24"/>
            <w:rtl/>
            <w:lang w:bidi="fa-IR"/>
          </w:rPr>
          <w:t>أ</w:t>
        </w:r>
        <w:r w:rsidR="006770E1" w:rsidRPr="006238F3">
          <w:rPr>
            <w:rFonts w:ascii="B Lotus" w:eastAsia="Calibri" w:hAnsi="B Lotus" w:cs="B Lotus" w:hint="cs"/>
            <w:sz w:val="24"/>
            <w:szCs w:val="24"/>
            <w:rtl/>
            <w:lang w:bidi="fa-IR"/>
          </w:rPr>
          <w:t xml:space="preserve">مل </w:t>
        </w:r>
      </w:ins>
      <w:r w:rsidRPr="006238F3">
        <w:rPr>
          <w:rFonts w:ascii="B Lotus" w:eastAsia="Calibri" w:hAnsi="B Lotus" w:cs="B Lotus" w:hint="cs"/>
          <w:sz w:val="24"/>
          <w:szCs w:val="24"/>
          <w:rtl/>
          <w:lang w:bidi="fa-IR"/>
        </w:rPr>
        <w:t>قرار گیرد</w:t>
      </w:r>
      <w:del w:id="10274" w:author="Mehrnazi Boojari" w:date="2019-01-07T09:53:00Z">
        <w:r w:rsidRPr="006238F3" w:rsidDel="006F7CCF">
          <w:rPr>
            <w:rFonts w:ascii="B Lotus" w:eastAsia="Calibri" w:hAnsi="B Lotus" w:cs="B Lotus" w:hint="cs"/>
            <w:sz w:val="24"/>
            <w:szCs w:val="24"/>
            <w:rtl/>
            <w:lang w:bidi="fa-IR"/>
          </w:rPr>
          <w:delText xml:space="preserve"> . </w:delText>
        </w:r>
      </w:del>
      <w:ins w:id="10275" w:author="Mehrnazi Boojari" w:date="2019-01-07T09:53:00Z">
        <w:r w:rsidR="006F7CCF">
          <w:rPr>
            <w:rFonts w:ascii="B Lotus" w:eastAsia="Calibri" w:hAnsi="B Lotus" w:cs="B Lotus" w:hint="cs"/>
            <w:sz w:val="24"/>
            <w:szCs w:val="24"/>
            <w:rtl/>
            <w:lang w:bidi="fa-IR"/>
          </w:rPr>
          <w:t xml:space="preserve">. </w:t>
        </w:r>
      </w:ins>
      <w:r w:rsidRPr="006238F3">
        <w:rPr>
          <w:rFonts w:ascii="B Lotus" w:eastAsia="Calibri" w:hAnsi="B Lotus" w:cs="B Lotus" w:hint="cs"/>
          <w:sz w:val="24"/>
          <w:szCs w:val="24"/>
          <w:rtl/>
          <w:lang w:bidi="fa-IR"/>
        </w:rPr>
        <w:t>با توجه به مطالعات صورت</w:t>
      </w:r>
      <w:ins w:id="10276" w:author="Mehrnazi Boojari" w:date="2019-01-13T02:54:00Z">
        <w:r w:rsidR="00105ACB">
          <w:rPr>
            <w:rFonts w:ascii="B Lotus" w:eastAsia="Calibri" w:hAnsi="B Lotus" w:cs="B Nazanin" w:hint="cs"/>
            <w:sz w:val="24"/>
            <w:szCs w:val="24"/>
            <w:rtl/>
            <w:lang w:bidi="fa-IR"/>
          </w:rPr>
          <w:t>‌</w:t>
        </w:r>
      </w:ins>
      <w:del w:id="10277" w:author="Mehrnazi Boojari" w:date="2019-01-13T02:54:00Z">
        <w:r w:rsidRPr="006238F3" w:rsidDel="00105ACB">
          <w:rPr>
            <w:rFonts w:ascii="B Lotus" w:eastAsia="Calibri" w:hAnsi="B Lotus" w:cs="B Lotus" w:hint="cs"/>
            <w:sz w:val="24"/>
            <w:szCs w:val="24"/>
            <w:rtl/>
            <w:lang w:bidi="fa-IR"/>
          </w:rPr>
          <w:delText xml:space="preserve"> </w:delText>
        </w:r>
      </w:del>
      <w:r w:rsidRPr="006238F3">
        <w:rPr>
          <w:rFonts w:ascii="B Lotus" w:eastAsia="Calibri" w:hAnsi="B Lotus" w:cs="B Lotus" w:hint="cs"/>
          <w:sz w:val="24"/>
          <w:szCs w:val="24"/>
          <w:rtl/>
          <w:lang w:bidi="fa-IR"/>
        </w:rPr>
        <w:t>گرفته و مصاحبه</w:t>
      </w:r>
      <w:del w:id="10278" w:author="Mehrnazi Boojari" w:date="2019-01-07T09:46:00Z">
        <w:r w:rsidRPr="006238F3" w:rsidDel="006F7CCF">
          <w:rPr>
            <w:rFonts w:ascii="B Lotus" w:eastAsia="Calibri" w:hAnsi="B Lotus" w:cs="B Lotus" w:hint="cs"/>
            <w:sz w:val="24"/>
            <w:szCs w:val="24"/>
            <w:rtl/>
            <w:lang w:bidi="fa-IR"/>
          </w:rPr>
          <w:delText xml:space="preserve"> های </w:delText>
        </w:r>
      </w:del>
      <w:ins w:id="10279" w:author="Mehrnazi Boojari" w:date="2019-01-07T09:46:00Z">
        <w:r w:rsidR="006F7CCF">
          <w:rPr>
            <w:rFonts w:ascii="B Lotus" w:eastAsia="Calibri" w:hAnsi="B Lotus" w:cs="B Lotus" w:hint="cs"/>
            <w:sz w:val="24"/>
            <w:szCs w:val="24"/>
            <w:rtl/>
            <w:lang w:bidi="fa-IR"/>
          </w:rPr>
          <w:t xml:space="preserve">‌های </w:t>
        </w:r>
      </w:ins>
      <w:r w:rsidRPr="006238F3">
        <w:rPr>
          <w:rFonts w:ascii="B Lotus" w:eastAsia="Calibri" w:hAnsi="B Lotus" w:cs="B Lotus" w:hint="cs"/>
          <w:sz w:val="24"/>
          <w:szCs w:val="24"/>
          <w:rtl/>
          <w:lang w:bidi="fa-IR"/>
        </w:rPr>
        <w:t>انجام</w:t>
      </w:r>
      <w:ins w:id="10280" w:author="Mehrnazi Boojari" w:date="2019-01-13T02:54:00Z">
        <w:r w:rsidR="00105ACB">
          <w:rPr>
            <w:rFonts w:ascii="B Lotus" w:eastAsia="Calibri" w:hAnsi="B Lotus" w:cs="B Nazanin" w:hint="cs"/>
            <w:sz w:val="24"/>
            <w:szCs w:val="24"/>
            <w:rtl/>
            <w:lang w:bidi="fa-IR"/>
          </w:rPr>
          <w:t>‌</w:t>
        </w:r>
      </w:ins>
      <w:del w:id="10281" w:author="Mehrnazi Boojari" w:date="2019-01-13T02:54:00Z">
        <w:r w:rsidRPr="006238F3" w:rsidDel="00105ACB">
          <w:rPr>
            <w:rFonts w:ascii="B Lotus" w:eastAsia="Calibri" w:hAnsi="B Lotus" w:cs="B Lotus" w:hint="cs"/>
            <w:sz w:val="24"/>
            <w:szCs w:val="24"/>
            <w:rtl/>
            <w:lang w:bidi="fa-IR"/>
          </w:rPr>
          <w:delText xml:space="preserve"> </w:delText>
        </w:r>
      </w:del>
      <w:r w:rsidRPr="006238F3">
        <w:rPr>
          <w:rFonts w:ascii="B Lotus" w:eastAsia="Calibri" w:hAnsi="B Lotus" w:cs="B Lotus" w:hint="cs"/>
          <w:sz w:val="24"/>
          <w:szCs w:val="24"/>
          <w:rtl/>
          <w:lang w:bidi="fa-IR"/>
        </w:rPr>
        <w:t xml:space="preserve">شده موارد زیادی برای </w:t>
      </w:r>
      <w:ins w:id="10282" w:author="Mehrnazi Boojari" w:date="2019-01-13T02:54:00Z">
        <w:r w:rsidR="00105ACB" w:rsidRPr="000C2A38">
          <w:rPr>
            <w:rFonts w:ascii="B Lotus" w:eastAsia="Calibri" w:hAnsi="B Lotus" w:cs="B Lotus" w:hint="cs"/>
            <w:sz w:val="24"/>
            <w:szCs w:val="24"/>
            <w:rtl/>
            <w:lang w:bidi="fa-IR"/>
            <w:rPrChange w:id="10283" w:author="Mehrnazi Boojari" w:date="2019-01-16T01:02:00Z">
              <w:rPr>
                <w:rFonts w:ascii="B Lotus" w:eastAsia="Calibri" w:hAnsi="B Lotus" w:cs="B Lotus" w:hint="cs"/>
                <w:b/>
                <w:bCs/>
                <w:color w:val="000000" w:themeColor="text1"/>
                <w:sz w:val="24"/>
                <w:szCs w:val="24"/>
                <w:rtl/>
                <w:lang w:bidi="fa-IR"/>
              </w:rPr>
            </w:rPrChange>
          </w:rPr>
          <w:t>این</w:t>
        </w:r>
        <w:r w:rsidR="00105ACB" w:rsidRPr="000C2A38">
          <w:rPr>
            <w:rFonts w:ascii="B Lotus" w:eastAsia="Calibri" w:hAnsi="B Lotus" w:cs="B Lotus"/>
            <w:sz w:val="24"/>
            <w:szCs w:val="24"/>
            <w:rtl/>
            <w:lang w:bidi="fa-IR"/>
            <w:rPrChange w:id="10284" w:author="Mehrnazi Boojari" w:date="2019-01-16T01:02:00Z">
              <w:rPr>
                <w:rFonts w:ascii="B Lotus" w:eastAsia="Calibri" w:hAnsi="B Lotus" w:cs="B Lotus"/>
                <w:b/>
                <w:bCs/>
                <w:color w:val="000000" w:themeColor="text1"/>
                <w:sz w:val="24"/>
                <w:szCs w:val="24"/>
                <w:rtl/>
                <w:lang w:bidi="fa-IR"/>
              </w:rPr>
            </w:rPrChange>
          </w:rPr>
          <w:t xml:space="preserve"> </w:t>
        </w:r>
      </w:ins>
      <w:r w:rsidRPr="000C2A38">
        <w:rPr>
          <w:rFonts w:ascii="B Lotus" w:eastAsia="Calibri" w:hAnsi="B Lotus" w:cs="B Lotus" w:hint="cs"/>
          <w:sz w:val="24"/>
          <w:szCs w:val="24"/>
          <w:rtl/>
          <w:lang w:bidi="fa-IR"/>
          <w:rPrChange w:id="10285" w:author="Mehrnazi Boojari" w:date="2019-01-16T01:02:00Z">
            <w:rPr>
              <w:rFonts w:ascii="B Lotus" w:eastAsia="Calibri" w:hAnsi="B Lotus" w:cs="B Lotus" w:hint="cs"/>
              <w:b/>
              <w:bCs/>
              <w:color w:val="000000" w:themeColor="text1"/>
              <w:sz w:val="24"/>
              <w:szCs w:val="24"/>
              <w:rtl/>
              <w:lang w:bidi="fa-IR"/>
            </w:rPr>
          </w:rPrChange>
        </w:rPr>
        <w:t>چالش</w:t>
      </w:r>
      <w:r w:rsidRPr="006238F3">
        <w:rPr>
          <w:rFonts w:ascii="B Lotus" w:eastAsia="Calibri" w:hAnsi="B Lotus" w:cs="B Lotus" w:hint="cs"/>
          <w:sz w:val="24"/>
          <w:szCs w:val="24"/>
          <w:rtl/>
          <w:lang w:bidi="fa-IR"/>
        </w:rPr>
        <w:t xml:space="preserve"> استخراج شده</w:t>
      </w:r>
      <w:del w:id="10286" w:author="Mehrnazi Boojari" w:date="2019-01-08T02:06:00Z">
        <w:r w:rsidRPr="006238F3" w:rsidDel="00310BDA">
          <w:rPr>
            <w:rFonts w:ascii="B Lotus" w:eastAsia="Calibri" w:hAnsi="B Lotus" w:cs="B Lotus" w:hint="cs"/>
            <w:sz w:val="24"/>
            <w:szCs w:val="24"/>
            <w:rtl/>
            <w:lang w:bidi="fa-IR"/>
          </w:rPr>
          <w:delText xml:space="preserve"> ولی </w:delText>
        </w:r>
      </w:del>
      <w:ins w:id="10287" w:author="Mehrnazi Boojari" w:date="2019-01-08T02:06:00Z">
        <w:r w:rsidR="00310BDA">
          <w:rPr>
            <w:rFonts w:ascii="B Lotus" w:eastAsia="Calibri" w:hAnsi="B Lotus" w:cs="B Lotus" w:hint="cs"/>
            <w:sz w:val="24"/>
            <w:szCs w:val="24"/>
            <w:rtl/>
            <w:lang w:bidi="fa-IR"/>
          </w:rPr>
          <w:t xml:space="preserve">، ولی </w:t>
        </w:r>
      </w:ins>
      <w:del w:id="10288" w:author="Mehrnazi Boojari" w:date="2019-01-08T03:36:00Z">
        <w:r w:rsidRPr="006238F3" w:rsidDel="00666313">
          <w:rPr>
            <w:rFonts w:ascii="B Lotus" w:eastAsia="Calibri" w:hAnsi="B Lotus" w:cs="B Lotus" w:hint="cs"/>
            <w:sz w:val="24"/>
            <w:szCs w:val="24"/>
            <w:rtl/>
            <w:lang w:bidi="fa-IR"/>
          </w:rPr>
          <w:delText>در نهایت</w:delText>
        </w:r>
      </w:del>
      <w:ins w:id="10289" w:author="Mehrnazi Boojari" w:date="2019-01-08T03:36:00Z">
        <w:r w:rsidR="00666313">
          <w:rPr>
            <w:rFonts w:ascii="B Lotus" w:eastAsia="Calibri" w:hAnsi="B Lotus"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B Lotus" w:eastAsia="Calibri" w:hAnsi="B Lotus" w:cs="B Lotus" w:hint="cs"/>
            <w:sz w:val="24"/>
            <w:szCs w:val="24"/>
            <w:rtl/>
            <w:lang w:bidi="fa-IR"/>
          </w:rPr>
          <w:t>نهایت</w:t>
        </w:r>
      </w:ins>
      <w:r w:rsidRPr="00E91C41">
        <w:rPr>
          <w:rFonts w:ascii="Calibri" w:eastAsia="Calibri" w:hAnsi="Calibri" w:cs="B Lotus" w:hint="cs"/>
          <w:sz w:val="24"/>
          <w:szCs w:val="24"/>
          <w:rtl/>
          <w:lang w:bidi="fa-IR"/>
        </w:rPr>
        <w:t xml:space="preserve"> اهم عواملی که برای این چالش مطرح است شامل عوامل ذیل</w:t>
      </w:r>
      <w:del w:id="10290" w:author="Mehrnazi Boojari" w:date="2019-01-07T09:49:00Z">
        <w:r w:rsidRPr="00E91C41" w:rsidDel="006F7CCF">
          <w:rPr>
            <w:rFonts w:ascii="Calibri" w:eastAsia="Calibri" w:hAnsi="Calibri" w:cs="B Lotus" w:hint="cs"/>
            <w:sz w:val="24"/>
            <w:szCs w:val="24"/>
            <w:rtl/>
            <w:lang w:bidi="fa-IR"/>
          </w:rPr>
          <w:delText xml:space="preserve"> می </w:delText>
        </w:r>
      </w:del>
      <w:ins w:id="10291"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 xml:space="preserve">شود: </w:t>
      </w:r>
    </w:p>
    <w:p w14:paraId="602BC615" w14:textId="77777777" w:rsidR="00E91C41" w:rsidRPr="00E91C41" w:rsidRDefault="00E91C41" w:rsidP="00A25B54">
      <w:pPr>
        <w:numPr>
          <w:ilvl w:val="0"/>
          <w:numId w:val="52"/>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sz w:val="24"/>
          <w:szCs w:val="24"/>
          <w:rtl/>
          <w:lang w:bidi="fa-IR"/>
        </w:rPr>
        <w:lastRenderedPageBreak/>
        <w:t>نفوذ فرهنگ شهرنش</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و دچار چالش</w:t>
      </w:r>
      <w:ins w:id="10292" w:author="Mehrnazi Boojari" w:date="2019-01-13T02:55:00Z">
        <w:r w:rsidR="00105ACB">
          <w:rPr>
            <w:rFonts w:ascii="Calibri" w:eastAsia="Calibri" w:hAnsi="Calibri" w:cs="B Nazanin" w:hint="cs"/>
            <w:sz w:val="24"/>
            <w:szCs w:val="24"/>
            <w:rtl/>
            <w:lang w:bidi="fa-IR"/>
          </w:rPr>
          <w:t>‌</w:t>
        </w:r>
      </w:ins>
      <w:del w:id="10293" w:author="Mehrnazi Boojari" w:date="2019-01-07T10:33:00Z">
        <w:r w:rsidRPr="00E91C41" w:rsidDel="006C73A5">
          <w:rPr>
            <w:rFonts w:ascii="Calibri" w:eastAsia="Calibri" w:hAnsi="Calibri" w:cs="B Lotus"/>
            <w:sz w:val="24"/>
            <w:szCs w:val="24"/>
            <w:rtl/>
            <w:lang w:bidi="fa-IR"/>
          </w:rPr>
          <w:delText xml:space="preserve"> شدن </w:delText>
        </w:r>
      </w:del>
      <w:ins w:id="10294" w:author="Mehrnazi Boojari" w:date="2019-01-07T10:33:00Z">
        <w:r w:rsidR="006C73A5">
          <w:rPr>
            <w:rFonts w:ascii="Calibri" w:eastAsia="Calibri" w:hAnsi="Calibri" w:cs="B Lotus" w:hint="cs"/>
            <w:sz w:val="24"/>
            <w:szCs w:val="24"/>
            <w:rtl/>
            <w:lang w:bidi="fa-IR"/>
          </w:rPr>
          <w:t>‌</w:t>
        </w:r>
        <w:r w:rsidR="006C73A5">
          <w:rPr>
            <w:rFonts w:ascii="Calibri" w:eastAsia="Calibri" w:hAnsi="Calibri" w:cs="B Lotus"/>
            <w:sz w:val="24"/>
            <w:szCs w:val="24"/>
            <w:rtl/>
            <w:lang w:bidi="fa-IR"/>
          </w:rPr>
          <w:t xml:space="preserve">شدن </w:t>
        </w:r>
      </w:ins>
      <w:r w:rsidRPr="00E91C41">
        <w:rPr>
          <w:rFonts w:ascii="Calibri" w:eastAsia="Calibri" w:hAnsi="Calibri" w:cs="B Lotus"/>
          <w:sz w:val="24"/>
          <w:szCs w:val="24"/>
          <w:rtl/>
          <w:lang w:bidi="fa-IR"/>
        </w:rPr>
        <w:t>هو</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ت</w:t>
      </w:r>
      <w:r w:rsidRPr="00E91C41">
        <w:rPr>
          <w:rFonts w:ascii="Calibri" w:eastAsia="Calibri" w:hAnsi="Calibri" w:cs="B Lotus"/>
          <w:sz w:val="24"/>
          <w:szCs w:val="24"/>
          <w:rtl/>
          <w:lang w:bidi="fa-IR"/>
        </w:rPr>
        <w:t xml:space="preserve"> روستا</w:t>
      </w:r>
      <w:r w:rsidRPr="00E91C41">
        <w:rPr>
          <w:rFonts w:ascii="Calibri" w:eastAsia="Calibri" w:hAnsi="Calibri" w:cs="B Lotus" w:hint="cs"/>
          <w:sz w:val="24"/>
          <w:szCs w:val="24"/>
          <w:rtl/>
          <w:lang w:bidi="fa-IR"/>
        </w:rPr>
        <w:t>یی</w:t>
      </w:r>
      <w:ins w:id="10295" w:author="Mehrnazi Boojari" w:date="2019-01-13T02:55:00Z">
        <w:r w:rsidR="00105ACB">
          <w:rPr>
            <w:rFonts w:ascii="Calibri" w:eastAsia="Calibri" w:hAnsi="Calibri" w:cs="B Lotus" w:hint="cs"/>
            <w:sz w:val="24"/>
            <w:szCs w:val="24"/>
            <w:rtl/>
            <w:lang w:bidi="fa-IR"/>
          </w:rPr>
          <w:t>.</w:t>
        </w:r>
      </w:ins>
    </w:p>
    <w:p w14:paraId="0A5AFC02" w14:textId="77777777" w:rsidR="00E91C41" w:rsidRPr="00E91C41" w:rsidRDefault="00E91C41" w:rsidP="00105ACB">
      <w:pPr>
        <w:numPr>
          <w:ilvl w:val="0"/>
          <w:numId w:val="52"/>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t>کم</w:t>
      </w:r>
      <w:ins w:id="10296" w:author="Mehrnazi Boojari" w:date="2019-01-13T02:55:00Z">
        <w:r w:rsidR="00105ACB">
          <w:rPr>
            <w:rFonts w:ascii="Calibri" w:eastAsia="Calibri" w:hAnsi="Calibri" w:cs="B Nazanin" w:hint="cs"/>
            <w:sz w:val="24"/>
            <w:szCs w:val="24"/>
            <w:rtl/>
            <w:lang w:bidi="fa-IR"/>
          </w:rPr>
          <w:t>‌</w:t>
        </w:r>
      </w:ins>
      <w:del w:id="10297" w:author="Mehrnazi Boojari" w:date="2019-01-13T02:55:00Z">
        <w:r w:rsidRPr="00E91C41" w:rsidDel="00105ACB">
          <w:rPr>
            <w:rFonts w:ascii="Calibri" w:eastAsia="Calibri" w:hAnsi="Calibri" w:cs="B Lotus"/>
            <w:sz w:val="24"/>
            <w:szCs w:val="24"/>
            <w:rtl/>
            <w:lang w:bidi="fa-IR"/>
          </w:rPr>
          <w:delText xml:space="preserve"> </w:delText>
        </w:r>
      </w:del>
      <w:r w:rsidRPr="00E91C41">
        <w:rPr>
          <w:rFonts w:ascii="Calibri" w:eastAsia="Calibri" w:hAnsi="Calibri" w:cs="B Lotus"/>
          <w:sz w:val="24"/>
          <w:szCs w:val="24"/>
          <w:rtl/>
          <w:lang w:bidi="fa-IR"/>
        </w:rPr>
        <w:t>اهم</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ت</w:t>
      </w:r>
      <w:del w:id="10298" w:author="Mehrnazi Boojari" w:date="2019-01-07T10:33:00Z">
        <w:r w:rsidRPr="00E91C41" w:rsidDel="006C73A5">
          <w:rPr>
            <w:rFonts w:ascii="Calibri" w:eastAsia="Calibri" w:hAnsi="Calibri" w:cs="B Lotus"/>
            <w:sz w:val="24"/>
            <w:szCs w:val="24"/>
            <w:rtl/>
            <w:lang w:bidi="fa-IR"/>
          </w:rPr>
          <w:delText xml:space="preserve"> شدن </w:delText>
        </w:r>
      </w:del>
      <w:ins w:id="10299" w:author="Mehrnazi Boojari" w:date="2019-01-07T10:33:00Z">
        <w:r w:rsidR="006C73A5">
          <w:rPr>
            <w:rFonts w:ascii="Calibri" w:eastAsia="Calibri" w:hAnsi="Calibri" w:cs="B Lotus" w:hint="cs"/>
            <w:sz w:val="24"/>
            <w:szCs w:val="24"/>
            <w:rtl/>
            <w:lang w:bidi="fa-IR"/>
          </w:rPr>
          <w:t>‌</w:t>
        </w:r>
        <w:r w:rsidR="006C73A5">
          <w:rPr>
            <w:rFonts w:ascii="Calibri" w:eastAsia="Calibri" w:hAnsi="Calibri" w:cs="B Lotus"/>
            <w:sz w:val="24"/>
            <w:szCs w:val="24"/>
            <w:rtl/>
            <w:lang w:bidi="fa-IR"/>
          </w:rPr>
          <w:t xml:space="preserve">شدن </w:t>
        </w:r>
      </w:ins>
      <w:r w:rsidRPr="00E91C41">
        <w:rPr>
          <w:rFonts w:ascii="Calibri" w:eastAsia="Calibri" w:hAnsi="Calibri" w:cs="B Lotus"/>
          <w:sz w:val="24"/>
          <w:szCs w:val="24"/>
          <w:rtl/>
          <w:lang w:bidi="fa-IR"/>
        </w:rPr>
        <w:t>موارد ذکر</w:t>
      </w:r>
      <w:ins w:id="10300" w:author="Mehrnazi Boojari" w:date="2019-01-13T02:55:00Z">
        <w:r w:rsidR="00105ACB">
          <w:rPr>
            <w:rFonts w:ascii="Calibri" w:eastAsia="Calibri" w:hAnsi="Calibri" w:cs="B Nazanin" w:hint="cs"/>
            <w:sz w:val="24"/>
            <w:szCs w:val="24"/>
            <w:rtl/>
            <w:lang w:bidi="fa-IR"/>
          </w:rPr>
          <w:t>‌</w:t>
        </w:r>
      </w:ins>
      <w:del w:id="10301" w:author="Mehrnazi Boojari" w:date="2019-01-13T02:55:00Z">
        <w:r w:rsidRPr="00E91C41" w:rsidDel="00105ACB">
          <w:rPr>
            <w:rFonts w:ascii="Calibri" w:eastAsia="Calibri" w:hAnsi="Calibri" w:cs="B Lotus"/>
            <w:sz w:val="24"/>
            <w:szCs w:val="24"/>
            <w:rtl/>
            <w:lang w:bidi="fa-IR"/>
          </w:rPr>
          <w:delText xml:space="preserve"> </w:delText>
        </w:r>
      </w:del>
      <w:r w:rsidRPr="00E91C41">
        <w:rPr>
          <w:rFonts w:ascii="Calibri" w:eastAsia="Calibri" w:hAnsi="Calibri" w:cs="B Lotus"/>
          <w:sz w:val="24"/>
          <w:szCs w:val="24"/>
          <w:rtl/>
          <w:lang w:bidi="fa-IR"/>
        </w:rPr>
        <w:t xml:space="preserve">شده در نگاه </w:t>
      </w:r>
      <w:del w:id="10302" w:author="Mehrnazi Boojari" w:date="2019-01-07T10:03:00Z">
        <w:r w:rsidRPr="00E91C41" w:rsidDel="00A31D6F">
          <w:rPr>
            <w:rFonts w:ascii="Calibri" w:eastAsia="Calibri" w:hAnsi="Calibri" w:cs="B Lotus"/>
            <w:sz w:val="24"/>
            <w:szCs w:val="24"/>
            <w:rtl/>
            <w:lang w:bidi="fa-IR"/>
          </w:rPr>
          <w:delText>روستائ</w:delText>
        </w:r>
        <w:r w:rsidRPr="00E91C41" w:rsidDel="00A31D6F">
          <w:rPr>
            <w:rFonts w:ascii="Calibri" w:eastAsia="Calibri" w:hAnsi="Calibri" w:cs="B Lotus" w:hint="cs"/>
            <w:sz w:val="24"/>
            <w:szCs w:val="24"/>
            <w:rtl/>
            <w:lang w:bidi="fa-IR"/>
          </w:rPr>
          <w:delText>ی</w:delText>
        </w:r>
      </w:del>
      <w:ins w:id="10303" w:author="Mehrnazi Boojari" w:date="2019-01-07T10:03:00Z">
        <w:r w:rsidR="00A31D6F">
          <w:rPr>
            <w:rFonts w:ascii="Calibri" w:eastAsia="Calibri" w:hAnsi="Calibri" w:cs="B Lotus"/>
            <w:sz w:val="24"/>
            <w:szCs w:val="24"/>
            <w:rtl/>
            <w:lang w:bidi="fa-IR"/>
          </w:rPr>
          <w:t>روستایی</w:t>
        </w:r>
      </w:ins>
      <w:r w:rsidRPr="00E91C41">
        <w:rPr>
          <w:rFonts w:ascii="Calibri" w:eastAsia="Calibri" w:hAnsi="Calibri" w:cs="B Lotus" w:hint="eastAsia"/>
          <w:sz w:val="24"/>
          <w:szCs w:val="24"/>
          <w:rtl/>
          <w:lang w:bidi="fa-IR"/>
        </w:rPr>
        <w:t>ان</w:t>
      </w:r>
      <w:ins w:id="10304" w:author="Mehrnazi Boojari" w:date="2019-01-13T02:55:00Z">
        <w:r w:rsidR="00105ACB">
          <w:rPr>
            <w:rFonts w:ascii="Calibri" w:eastAsia="Calibri" w:hAnsi="Calibri" w:cs="B Lotus" w:hint="cs"/>
            <w:sz w:val="24"/>
            <w:szCs w:val="24"/>
            <w:rtl/>
            <w:lang w:bidi="fa-IR"/>
          </w:rPr>
          <w:t>.</w:t>
        </w:r>
      </w:ins>
    </w:p>
    <w:p w14:paraId="5F828D2D" w14:textId="77777777" w:rsidR="00E91C41" w:rsidRPr="00E91C41" w:rsidRDefault="00E91C41" w:rsidP="00A25B54">
      <w:pPr>
        <w:numPr>
          <w:ilvl w:val="0"/>
          <w:numId w:val="52"/>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t>ضعف</w:t>
      </w:r>
      <w:r w:rsidRPr="00E91C41">
        <w:rPr>
          <w:rFonts w:ascii="Calibri" w:eastAsia="Calibri" w:hAnsi="Calibri" w:cs="B Lotus"/>
          <w:sz w:val="24"/>
          <w:szCs w:val="24"/>
          <w:rtl/>
          <w:lang w:bidi="fa-IR"/>
        </w:rPr>
        <w:t xml:space="preserve"> در طراح</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با </w:t>
      </w:r>
      <w:del w:id="10305" w:author="Mehrnazi Boojari" w:date="2019-01-07T22:30:00Z">
        <w:r w:rsidRPr="00E91C41" w:rsidDel="00051F26">
          <w:rPr>
            <w:rFonts w:ascii="Calibri" w:eastAsia="Calibri" w:hAnsi="Calibri" w:cs="B Lotus"/>
            <w:sz w:val="24"/>
            <w:szCs w:val="24"/>
            <w:rtl/>
            <w:lang w:bidi="fa-IR"/>
          </w:rPr>
          <w:delText>در نظر گرفتن</w:delText>
        </w:r>
      </w:del>
      <w:ins w:id="10306" w:author="Mehrnazi Boojari" w:date="2019-01-07T22:30:00Z">
        <w:r w:rsidR="00051F26">
          <w:rPr>
            <w:rFonts w:ascii="Calibri" w:eastAsia="Calibri" w:hAnsi="Calibri" w:cs="B Lotus"/>
            <w:sz w:val="24"/>
            <w:szCs w:val="24"/>
            <w:rtl/>
            <w:lang w:bidi="fa-IR"/>
          </w:rPr>
          <w:t>در</w:t>
        </w:r>
        <w:r w:rsidR="00051F26">
          <w:rPr>
            <w:rFonts w:ascii="Times New Roman" w:eastAsia="Calibri" w:hAnsi="Times New Roman" w:cs="Times New Roman" w:hint="cs"/>
            <w:sz w:val="24"/>
            <w:szCs w:val="24"/>
            <w:rtl/>
            <w:lang w:bidi="fa-IR"/>
          </w:rPr>
          <w:t> </w:t>
        </w:r>
        <w:r w:rsidR="00051F26">
          <w:rPr>
            <w:rFonts w:ascii="Calibri" w:eastAsia="Calibri" w:hAnsi="Calibri" w:cs="B Lotu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Calibri" w:eastAsia="Calibri" w:hAnsi="Calibri" w:cs="B Lotus"/>
            <w:sz w:val="24"/>
            <w:szCs w:val="24"/>
            <w:rtl/>
            <w:lang w:bidi="fa-IR"/>
          </w:rPr>
          <w:t>گرفتن</w:t>
        </w:r>
      </w:ins>
      <w:r w:rsidRPr="00E91C41">
        <w:rPr>
          <w:rFonts w:ascii="Calibri" w:eastAsia="Calibri" w:hAnsi="Calibri" w:cs="B Lotus"/>
          <w:sz w:val="24"/>
          <w:szCs w:val="24"/>
          <w:rtl/>
          <w:lang w:bidi="fa-IR"/>
        </w:rPr>
        <w:t xml:space="preserve"> شرا</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ط</w:t>
      </w:r>
      <w:r w:rsidRPr="00E91C41">
        <w:rPr>
          <w:rFonts w:ascii="Calibri" w:eastAsia="Calibri" w:hAnsi="Calibri" w:cs="B Lotus"/>
          <w:sz w:val="24"/>
          <w:szCs w:val="24"/>
          <w:rtl/>
          <w:lang w:bidi="fa-IR"/>
        </w:rPr>
        <w:t xml:space="preserve"> ذکر</w:t>
      </w:r>
      <w:del w:id="10307" w:author="Mehrnazi Boojari" w:date="2019-01-13T02:55:00Z">
        <w:r w:rsidRPr="00E91C41" w:rsidDel="00105ACB">
          <w:rPr>
            <w:rFonts w:ascii="Calibri" w:eastAsia="Calibri" w:hAnsi="Calibri" w:cs="B Lotus"/>
            <w:sz w:val="24"/>
            <w:szCs w:val="24"/>
            <w:rtl/>
            <w:lang w:bidi="fa-IR"/>
          </w:rPr>
          <w:delText xml:space="preserve"> </w:delText>
        </w:r>
      </w:del>
      <w:r w:rsidRPr="00E91C41">
        <w:rPr>
          <w:rFonts w:ascii="Calibri" w:eastAsia="Calibri" w:hAnsi="Calibri" w:cs="B Lotus"/>
          <w:sz w:val="24"/>
          <w:szCs w:val="24"/>
          <w:rtl/>
          <w:lang w:bidi="fa-IR"/>
        </w:rPr>
        <w:t>شده توسط معماران و مهندسان بوم</w:t>
      </w:r>
      <w:r w:rsidRPr="00E91C41">
        <w:rPr>
          <w:rFonts w:ascii="Calibri" w:eastAsia="Calibri" w:hAnsi="Calibri" w:cs="B Lotus" w:hint="cs"/>
          <w:sz w:val="24"/>
          <w:szCs w:val="24"/>
          <w:rtl/>
          <w:lang w:bidi="fa-IR"/>
        </w:rPr>
        <w:t>ی</w:t>
      </w:r>
      <w:ins w:id="10308" w:author="Mehrnazi Boojari" w:date="2019-01-13T02:55:00Z">
        <w:r w:rsidR="00105ACB">
          <w:rPr>
            <w:rFonts w:ascii="Calibri" w:eastAsia="Calibri" w:hAnsi="Calibri" w:cs="B Lotus" w:hint="cs"/>
            <w:sz w:val="24"/>
            <w:szCs w:val="24"/>
            <w:rtl/>
            <w:lang w:bidi="fa-IR"/>
          </w:rPr>
          <w:t>.</w:t>
        </w:r>
      </w:ins>
    </w:p>
    <w:p w14:paraId="2E6ED6E2" w14:textId="77777777" w:rsidR="00E91C41" w:rsidRPr="00E91C41" w:rsidRDefault="00E91C41" w:rsidP="00A25B54">
      <w:pPr>
        <w:numPr>
          <w:ilvl w:val="0"/>
          <w:numId w:val="52"/>
        </w:numPr>
        <w:bidi/>
        <w:spacing w:after="200" w:line="276" w:lineRule="auto"/>
        <w:contextualSpacing/>
        <w:jc w:val="both"/>
        <w:rPr>
          <w:rFonts w:ascii="Calibri" w:eastAsia="Calibri" w:hAnsi="Calibri" w:cs="B Lotus"/>
          <w:sz w:val="24"/>
          <w:szCs w:val="24"/>
          <w:rtl/>
          <w:lang w:bidi="fa-IR"/>
        </w:rPr>
      </w:pPr>
      <w:del w:id="10309" w:author="Mehrnazi Boojari" w:date="2019-01-13T02:55:00Z">
        <w:r w:rsidRPr="00E91C41" w:rsidDel="00105ACB">
          <w:rPr>
            <w:rFonts w:ascii="Calibri" w:eastAsia="Calibri" w:hAnsi="Calibri" w:cs="B Lotus"/>
            <w:sz w:val="24"/>
            <w:szCs w:val="24"/>
            <w:rtl/>
            <w:lang w:bidi="fa-IR"/>
          </w:rPr>
          <w:delText>پ</w:delText>
        </w:r>
        <w:r w:rsidRPr="00E91C41" w:rsidDel="00105ACB">
          <w:rPr>
            <w:rFonts w:ascii="Calibri" w:eastAsia="Calibri" w:hAnsi="Calibri" w:cs="B Lotus" w:hint="cs"/>
            <w:sz w:val="24"/>
            <w:szCs w:val="24"/>
            <w:rtl/>
            <w:lang w:bidi="fa-IR"/>
          </w:rPr>
          <w:delText>ی</w:delText>
        </w:r>
        <w:r w:rsidRPr="00E91C41" w:rsidDel="00105ACB">
          <w:rPr>
            <w:rFonts w:ascii="Calibri" w:eastAsia="Calibri" w:hAnsi="Calibri" w:cs="B Lotus" w:hint="eastAsia"/>
            <w:sz w:val="24"/>
            <w:szCs w:val="24"/>
            <w:rtl/>
            <w:lang w:bidi="fa-IR"/>
          </w:rPr>
          <w:delText>اده</w:delText>
        </w:r>
      </w:del>
      <w:del w:id="10310" w:author="Mehrnazi Boojari" w:date="2019-01-07T09:51:00Z">
        <w:r w:rsidRPr="00E91C41" w:rsidDel="006F7CCF">
          <w:rPr>
            <w:rFonts w:ascii="Calibri" w:eastAsia="Calibri" w:hAnsi="Calibri" w:cs="B Lotus"/>
            <w:sz w:val="24"/>
            <w:szCs w:val="24"/>
            <w:rtl/>
            <w:lang w:bidi="fa-IR"/>
          </w:rPr>
          <w:delText xml:space="preserve"> ساز</w:delText>
        </w:r>
        <w:r w:rsidRPr="00E91C41" w:rsidDel="006F7CCF">
          <w:rPr>
            <w:rFonts w:ascii="Calibri" w:eastAsia="Calibri" w:hAnsi="Calibri" w:cs="B Lotus" w:hint="cs"/>
            <w:sz w:val="24"/>
            <w:szCs w:val="24"/>
            <w:rtl/>
            <w:lang w:bidi="fa-IR"/>
          </w:rPr>
          <w:delText>ی</w:delText>
        </w:r>
        <w:r w:rsidRPr="00E91C41" w:rsidDel="006F7CCF">
          <w:rPr>
            <w:rFonts w:ascii="Calibri" w:eastAsia="Calibri" w:hAnsi="Calibri" w:cs="B Lotus"/>
            <w:sz w:val="24"/>
            <w:szCs w:val="24"/>
            <w:rtl/>
            <w:lang w:bidi="fa-IR"/>
          </w:rPr>
          <w:delText xml:space="preserve"> </w:delText>
        </w:r>
      </w:del>
      <w:ins w:id="10311" w:author="Mehrnazi Boojari" w:date="2019-01-13T02:55:00Z">
        <w:r w:rsidR="00105ACB">
          <w:rPr>
            <w:rFonts w:ascii="Calibri" w:eastAsia="Calibri" w:hAnsi="Calibri" w:cs="B Lotus" w:hint="cs"/>
            <w:sz w:val="24"/>
            <w:szCs w:val="24"/>
            <w:rtl/>
            <w:lang w:bidi="fa-IR"/>
          </w:rPr>
          <w:t>اجرای</w:t>
        </w:r>
      </w:ins>
      <w:ins w:id="10312" w:author="Mehrnazi Boojari" w:date="2019-01-07T09:51:00Z">
        <w:r w:rsidR="006F7CCF">
          <w:rPr>
            <w:rFonts w:ascii="Calibri" w:eastAsia="Calibri" w:hAnsi="Calibri" w:cs="B Lotus"/>
            <w:sz w:val="24"/>
            <w:szCs w:val="24"/>
            <w:rtl/>
            <w:lang w:bidi="fa-IR"/>
          </w:rPr>
          <w:t xml:space="preserve"> </w:t>
        </w:r>
      </w:ins>
      <w:r w:rsidRPr="00E91C41">
        <w:rPr>
          <w:rFonts w:ascii="Calibri" w:eastAsia="Calibri" w:hAnsi="Calibri" w:cs="B Lotus"/>
          <w:sz w:val="24"/>
          <w:szCs w:val="24"/>
          <w:rtl/>
          <w:lang w:bidi="fa-IR"/>
        </w:rPr>
        <w:t>طرح هاد</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روستا</w:t>
      </w:r>
      <w:r w:rsidRPr="00E91C41">
        <w:rPr>
          <w:rFonts w:ascii="Calibri" w:eastAsia="Calibri" w:hAnsi="Calibri" w:cs="B Lotus" w:hint="cs"/>
          <w:sz w:val="24"/>
          <w:szCs w:val="24"/>
          <w:rtl/>
          <w:lang w:bidi="fa-IR"/>
        </w:rPr>
        <w:t>یی و اثرات ناشی از آن</w:t>
      </w:r>
      <w:ins w:id="10313" w:author="Mehrnazi Boojari" w:date="2019-01-13T02:56:00Z">
        <w:r w:rsidR="00105ACB">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همچون از</w:t>
      </w:r>
      <w:r w:rsidRPr="00E91C41">
        <w:rPr>
          <w:rFonts w:ascii="Calibri" w:eastAsia="Calibri" w:hAnsi="Calibri" w:cs="B Lotus"/>
          <w:sz w:val="24"/>
          <w:szCs w:val="24"/>
          <w:rtl/>
          <w:lang w:bidi="fa-IR"/>
        </w:rPr>
        <w:t xml:space="preserve"> ب</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sz w:val="24"/>
          <w:szCs w:val="24"/>
          <w:rtl/>
          <w:lang w:bidi="fa-IR"/>
        </w:rPr>
        <w:t xml:space="preserve"> رفتن فضاها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همسا</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گ</w:t>
      </w:r>
      <w:r w:rsidRPr="00E91C41">
        <w:rPr>
          <w:rFonts w:ascii="Calibri" w:eastAsia="Calibri" w:hAnsi="Calibri" w:cs="B Lotus" w:hint="cs"/>
          <w:sz w:val="24"/>
          <w:szCs w:val="24"/>
          <w:rtl/>
          <w:lang w:bidi="fa-IR"/>
        </w:rPr>
        <w:t>ی</w:t>
      </w:r>
      <w:ins w:id="10314" w:author="Mehrnazi Boojari" w:date="2019-01-13T02:55:00Z">
        <w:r w:rsidR="00105ACB">
          <w:rPr>
            <w:rFonts w:ascii="Calibri" w:eastAsia="Calibri" w:hAnsi="Calibri" w:cs="B Lotus" w:hint="cs"/>
            <w:sz w:val="24"/>
            <w:szCs w:val="24"/>
            <w:rtl/>
            <w:lang w:bidi="fa-IR"/>
          </w:rPr>
          <w:t>.</w:t>
        </w:r>
      </w:ins>
      <w:r w:rsidRPr="00E91C41">
        <w:rPr>
          <w:rFonts w:ascii="Calibri" w:eastAsia="Calibri" w:hAnsi="Calibri" w:cs="B Lotus"/>
          <w:sz w:val="24"/>
          <w:szCs w:val="24"/>
          <w:rtl/>
          <w:lang w:bidi="fa-IR"/>
        </w:rPr>
        <w:t xml:space="preserve"> </w:t>
      </w:r>
    </w:p>
    <w:p w14:paraId="6D366647" w14:textId="77777777" w:rsidR="00E91C41" w:rsidRPr="00E91C41" w:rsidRDefault="00105ACB" w:rsidP="00BB7656">
      <w:pPr>
        <w:pStyle w:val="Heading5"/>
        <w:rPr>
          <w:lang w:bidi="fa-IR"/>
        </w:rPr>
      </w:pPr>
      <w:bookmarkStart w:id="10315" w:name="_Toc529234234"/>
      <w:bookmarkStart w:id="10316" w:name="_Toc529234670"/>
      <w:bookmarkStart w:id="10317" w:name="_Toc530239300"/>
      <w:bookmarkStart w:id="10318" w:name="_Toc533781236"/>
      <w:bookmarkStart w:id="10319" w:name="_Toc533782192"/>
      <w:ins w:id="10320" w:author="Mehrnazi Boojari" w:date="2019-01-13T02:56:00Z">
        <w:r>
          <w:rPr>
            <w:rFonts w:hint="cs"/>
            <w:rtl/>
            <w:lang w:bidi="fa-IR"/>
          </w:rPr>
          <w:t xml:space="preserve">  </w:t>
        </w:r>
      </w:ins>
      <w:r w:rsidR="00E91C41" w:rsidRPr="00E91C41">
        <w:rPr>
          <w:rtl/>
          <w:lang w:bidi="fa-IR"/>
        </w:rPr>
        <w:t>نفوذ فرهنگ شهرنش</w:t>
      </w:r>
      <w:r w:rsidR="00E91C41" w:rsidRPr="00E91C41">
        <w:rPr>
          <w:rFonts w:hint="cs"/>
          <w:rtl/>
          <w:lang w:bidi="fa-IR"/>
        </w:rPr>
        <w:t>ی</w:t>
      </w:r>
      <w:r w:rsidR="00E91C41" w:rsidRPr="00E91C41">
        <w:rPr>
          <w:rFonts w:hint="eastAsia"/>
          <w:rtl/>
          <w:lang w:bidi="fa-IR"/>
        </w:rPr>
        <w:t>ن</w:t>
      </w:r>
      <w:r w:rsidR="00E91C41" w:rsidRPr="00E91C41">
        <w:rPr>
          <w:rFonts w:hint="cs"/>
          <w:rtl/>
          <w:lang w:bidi="fa-IR"/>
        </w:rPr>
        <w:t>ی</w:t>
      </w:r>
      <w:r w:rsidR="00E91C41" w:rsidRPr="00E91C41">
        <w:rPr>
          <w:rtl/>
          <w:lang w:bidi="fa-IR"/>
        </w:rPr>
        <w:t xml:space="preserve"> و دچار چالش</w:t>
      </w:r>
      <w:ins w:id="10321" w:author="Mehrnazi Boojari" w:date="2019-01-13T02:56:00Z">
        <w:r>
          <w:rPr>
            <w:rFonts w:hint="cs"/>
            <w:rtl/>
            <w:lang w:bidi="fa-IR"/>
          </w:rPr>
          <w:t>‌</w:t>
        </w:r>
      </w:ins>
      <w:del w:id="10322" w:author="Mehrnazi Boojari" w:date="2019-01-07T10:33:00Z">
        <w:r w:rsidR="00E91C41" w:rsidRPr="00E91C41" w:rsidDel="006C73A5">
          <w:rPr>
            <w:rtl/>
            <w:lang w:bidi="fa-IR"/>
          </w:rPr>
          <w:delText xml:space="preserve"> شدن </w:delText>
        </w:r>
      </w:del>
      <w:ins w:id="10323" w:author="Mehrnazi Boojari" w:date="2019-01-07T10:33:00Z">
        <w:r w:rsidR="006C73A5">
          <w:rPr>
            <w:rFonts w:hint="cs"/>
            <w:rtl/>
            <w:lang w:bidi="fa-IR"/>
          </w:rPr>
          <w:t>‌</w:t>
        </w:r>
        <w:r w:rsidR="006C73A5">
          <w:rPr>
            <w:rtl/>
            <w:lang w:bidi="fa-IR"/>
          </w:rPr>
          <w:t xml:space="preserve">شدن </w:t>
        </w:r>
      </w:ins>
      <w:r w:rsidR="00E91C41" w:rsidRPr="00E91C41">
        <w:rPr>
          <w:rtl/>
          <w:lang w:bidi="fa-IR"/>
        </w:rPr>
        <w:t>هو</w:t>
      </w:r>
      <w:r w:rsidR="00E91C41" w:rsidRPr="00E91C41">
        <w:rPr>
          <w:rFonts w:hint="cs"/>
          <w:rtl/>
          <w:lang w:bidi="fa-IR"/>
        </w:rPr>
        <w:t>ی</w:t>
      </w:r>
      <w:r w:rsidR="00E91C41" w:rsidRPr="00E91C41">
        <w:rPr>
          <w:rFonts w:hint="eastAsia"/>
          <w:rtl/>
          <w:lang w:bidi="fa-IR"/>
        </w:rPr>
        <w:t>ت</w:t>
      </w:r>
      <w:r w:rsidR="00E91C41" w:rsidRPr="00E91C41">
        <w:rPr>
          <w:rtl/>
          <w:lang w:bidi="fa-IR"/>
        </w:rPr>
        <w:t xml:space="preserve"> روستا</w:t>
      </w:r>
      <w:r w:rsidR="00E91C41" w:rsidRPr="00E91C41">
        <w:rPr>
          <w:rFonts w:hint="cs"/>
          <w:rtl/>
          <w:lang w:bidi="fa-IR"/>
        </w:rPr>
        <w:t>یی</w:t>
      </w:r>
      <w:bookmarkEnd w:id="10315"/>
      <w:bookmarkEnd w:id="10316"/>
      <w:bookmarkEnd w:id="10317"/>
      <w:bookmarkEnd w:id="10318"/>
      <w:bookmarkEnd w:id="10319"/>
    </w:p>
    <w:p w14:paraId="5AFEAB40" w14:textId="77777777" w:rsidR="00E91C41" w:rsidRPr="00E91C41" w:rsidRDefault="00E91C41" w:rsidP="00AB4B97">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یکی از عواملی که </w:t>
      </w:r>
      <w:del w:id="10324" w:author="Mehrnazi Boojari" w:date="2019-01-13T02:56:00Z">
        <w:r w:rsidRPr="00E91C41" w:rsidDel="00105ACB">
          <w:rPr>
            <w:rFonts w:ascii="Calibri" w:eastAsia="Calibri" w:hAnsi="Calibri" w:cs="B Lotus" w:hint="cs"/>
            <w:sz w:val="24"/>
            <w:szCs w:val="24"/>
            <w:rtl/>
            <w:lang w:bidi="fa-IR"/>
          </w:rPr>
          <w:delText>به شدت</w:delText>
        </w:r>
      </w:del>
      <w:ins w:id="10325" w:author="Mehrnazi Boojari" w:date="2019-01-13T02:56:00Z">
        <w:r w:rsidR="00105ACB">
          <w:rPr>
            <w:rFonts w:ascii="Calibri" w:eastAsia="Calibri" w:hAnsi="Calibri" w:cs="B Lotus" w:hint="cs"/>
            <w:sz w:val="24"/>
            <w:szCs w:val="24"/>
            <w:rtl/>
            <w:lang w:bidi="fa-IR"/>
          </w:rPr>
          <w:t>بسیار زیاد</w:t>
        </w:r>
      </w:ins>
      <w:r w:rsidRPr="00E91C41">
        <w:rPr>
          <w:rFonts w:ascii="Calibri" w:eastAsia="Calibri" w:hAnsi="Calibri" w:cs="B Lotus" w:hint="cs"/>
          <w:sz w:val="24"/>
          <w:szCs w:val="24"/>
          <w:rtl/>
          <w:lang w:bidi="fa-IR"/>
        </w:rPr>
        <w:t xml:space="preserve"> </w:t>
      </w:r>
      <w:del w:id="10326" w:author="Mehrnazi Boojari" w:date="2019-01-07T11:02:00Z">
        <w:r w:rsidRPr="00E91C41" w:rsidDel="00DB081F">
          <w:rPr>
            <w:rFonts w:ascii="Calibri" w:eastAsia="Calibri" w:hAnsi="Calibri" w:cs="B Lotus" w:hint="cs"/>
            <w:sz w:val="24"/>
            <w:szCs w:val="24"/>
            <w:rtl/>
            <w:lang w:bidi="fa-IR"/>
          </w:rPr>
          <w:delText>باعث</w:delText>
        </w:r>
      </w:del>
      <w:ins w:id="10327"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ایجاد چالش (در نظر نگرفتن شرایط فرهنگی و اجتماعی در ساخت مساکن روستایی) </w:t>
      </w:r>
      <w:del w:id="10328" w:author="Mehrnazi Boojari" w:date="2019-01-13T02:56:00Z">
        <w:r w:rsidRPr="00E91C41" w:rsidDel="00105ACB">
          <w:rPr>
            <w:rFonts w:ascii="Calibri" w:eastAsia="Calibri" w:hAnsi="Calibri" w:cs="B Lotus" w:hint="cs"/>
            <w:sz w:val="24"/>
            <w:szCs w:val="24"/>
            <w:rtl/>
            <w:lang w:bidi="fa-IR"/>
          </w:rPr>
          <w:delText xml:space="preserve">گردیده </w:delText>
        </w:r>
      </w:del>
      <w:ins w:id="10329" w:author="Mehrnazi Boojari" w:date="2019-01-13T02:56:00Z">
        <w:r w:rsidR="00105ACB">
          <w:rPr>
            <w:rFonts w:ascii="Calibri" w:eastAsia="Calibri" w:hAnsi="Calibri" w:cs="B Lotus" w:hint="cs"/>
            <w:sz w:val="24"/>
            <w:szCs w:val="24"/>
            <w:rtl/>
            <w:lang w:bidi="fa-IR"/>
          </w:rPr>
          <w:t>ش</w:t>
        </w:r>
        <w:r w:rsidR="00105ACB" w:rsidRPr="00E91C41">
          <w:rPr>
            <w:rFonts w:ascii="Calibri" w:eastAsia="Calibri" w:hAnsi="Calibri" w:cs="B Lotus" w:hint="cs"/>
            <w:sz w:val="24"/>
            <w:szCs w:val="24"/>
            <w:rtl/>
            <w:lang w:bidi="fa-IR"/>
          </w:rPr>
          <w:t xml:space="preserve">ده </w:t>
        </w:r>
        <w:r w:rsidR="00105ACB">
          <w:rPr>
            <w:rFonts w:ascii="Calibri" w:eastAsia="Calibri" w:hAnsi="Calibri" w:cs="B Lotus" w:hint="cs"/>
            <w:sz w:val="24"/>
            <w:szCs w:val="24"/>
            <w:rtl/>
            <w:lang w:bidi="fa-IR"/>
          </w:rPr>
          <w:t xml:space="preserve">است </w:t>
        </w:r>
      </w:ins>
      <w:r w:rsidRPr="00E91C41">
        <w:rPr>
          <w:rFonts w:ascii="Calibri" w:eastAsia="Calibri" w:hAnsi="Calibri" w:cs="B Lotus" w:hint="cs"/>
          <w:sz w:val="24"/>
          <w:szCs w:val="24"/>
          <w:rtl/>
          <w:lang w:bidi="fa-IR"/>
        </w:rPr>
        <w:t>بحث برتر</w:t>
      </w:r>
      <w:del w:id="10330" w:author="Mehrnazi Boojari" w:date="2019-01-13T02:56:00Z">
        <w:r w:rsidRPr="00E91C41" w:rsidDel="00105AC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بینی فرهنگ شهرنشینی در کشور است. نفوذ فرهنگ شهری در دل جوامع روستایی </w:t>
      </w:r>
      <w:del w:id="10331" w:author="Mehrnazi Boojari" w:date="2019-01-07T11:02:00Z">
        <w:r w:rsidRPr="00E91C41" w:rsidDel="00DB081F">
          <w:rPr>
            <w:rFonts w:ascii="Calibri" w:eastAsia="Calibri" w:hAnsi="Calibri" w:cs="B Lotus" w:hint="cs"/>
            <w:sz w:val="24"/>
            <w:szCs w:val="24"/>
            <w:rtl/>
            <w:lang w:bidi="fa-IR"/>
          </w:rPr>
          <w:delText>باعث</w:delText>
        </w:r>
      </w:del>
      <w:ins w:id="10332"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به</w:t>
      </w:r>
      <w:ins w:id="10333" w:author="Mehrnazi Boojari" w:date="2019-01-13T02:56:00Z">
        <w:r w:rsidR="00AB4B97">
          <w:rPr>
            <w:rFonts w:ascii="Calibri" w:eastAsia="Calibri" w:hAnsi="Calibri" w:cs="B Nazanin" w:hint="cs"/>
            <w:sz w:val="24"/>
            <w:szCs w:val="24"/>
            <w:rtl/>
            <w:lang w:bidi="fa-IR"/>
          </w:rPr>
          <w:t>‌</w:t>
        </w:r>
      </w:ins>
      <w:del w:id="10334" w:author="Mehrnazi Boojari" w:date="2019-01-13T02:56:00Z">
        <w:r w:rsidRPr="00E91C41" w:rsidDel="00AB4B97">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چالش کشیده</w:t>
      </w:r>
      <w:del w:id="10335" w:author="Mehrnazi Boojari" w:date="2019-01-07T10:33:00Z">
        <w:r w:rsidRPr="00E91C41" w:rsidDel="006C73A5">
          <w:rPr>
            <w:rFonts w:ascii="Calibri" w:eastAsia="Calibri" w:hAnsi="Calibri" w:cs="B Lotus" w:hint="cs"/>
            <w:sz w:val="24"/>
            <w:szCs w:val="24"/>
            <w:rtl/>
            <w:lang w:bidi="fa-IR"/>
          </w:rPr>
          <w:delText xml:space="preserve"> شدن </w:delText>
        </w:r>
      </w:del>
      <w:ins w:id="10336" w:author="Mehrnazi Boojari" w:date="2019-01-07T10:33:00Z">
        <w:r w:rsidR="006C73A5">
          <w:rPr>
            <w:rFonts w:ascii="Calibri" w:eastAsia="Calibri" w:hAnsi="Calibri" w:cs="B Lotus" w:hint="cs"/>
            <w:sz w:val="24"/>
            <w:szCs w:val="24"/>
            <w:rtl/>
            <w:lang w:bidi="fa-IR"/>
          </w:rPr>
          <w:t xml:space="preserve">‌شدن </w:t>
        </w:r>
      </w:ins>
      <w:r w:rsidRPr="00E91C41">
        <w:rPr>
          <w:rFonts w:ascii="Calibri" w:eastAsia="Calibri" w:hAnsi="Calibri" w:cs="B Lotus" w:hint="cs"/>
          <w:sz w:val="24"/>
          <w:szCs w:val="24"/>
          <w:rtl/>
          <w:lang w:bidi="fa-IR"/>
        </w:rPr>
        <w:t>هویت روستایی شده و این امر خود را در مساکن روستایی نیز نشان</w:t>
      </w:r>
      <w:del w:id="10337" w:author="Mehrnazi Boojari" w:date="2019-01-07T09:49:00Z">
        <w:r w:rsidRPr="00E91C41" w:rsidDel="006F7CCF">
          <w:rPr>
            <w:rFonts w:ascii="Calibri" w:eastAsia="Calibri" w:hAnsi="Calibri" w:cs="B Lotus" w:hint="cs"/>
            <w:sz w:val="24"/>
            <w:szCs w:val="24"/>
            <w:rtl/>
            <w:lang w:bidi="fa-IR"/>
          </w:rPr>
          <w:delText xml:space="preserve"> می </w:delText>
        </w:r>
      </w:del>
      <w:ins w:id="10338"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دهد</w:t>
      </w:r>
      <w:del w:id="10339" w:author="Mehrnazi Boojari" w:date="2019-01-07T09:53:00Z">
        <w:r w:rsidRPr="00E91C41" w:rsidDel="006F7CCF">
          <w:rPr>
            <w:rFonts w:ascii="Calibri" w:eastAsia="Calibri" w:hAnsi="Calibri" w:cs="B Lotus" w:hint="cs"/>
            <w:sz w:val="24"/>
            <w:szCs w:val="24"/>
            <w:rtl/>
            <w:lang w:bidi="fa-IR"/>
          </w:rPr>
          <w:delText xml:space="preserve"> . </w:delText>
        </w:r>
      </w:del>
      <w:ins w:id="10340"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در بررسی حوزه</w:t>
      </w:r>
      <w:del w:id="10341" w:author="Mehrnazi Boojari" w:date="2019-01-07T09:46:00Z">
        <w:r w:rsidRPr="00E91C41" w:rsidDel="006F7CCF">
          <w:rPr>
            <w:rFonts w:ascii="Calibri" w:eastAsia="Calibri" w:hAnsi="Calibri" w:cs="B Lotus" w:hint="cs"/>
            <w:sz w:val="24"/>
            <w:szCs w:val="24"/>
            <w:rtl/>
            <w:lang w:bidi="fa-IR"/>
          </w:rPr>
          <w:delText xml:space="preserve"> های </w:delText>
        </w:r>
      </w:del>
      <w:ins w:id="10342"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این عامل در ابتدا</w:t>
      </w:r>
      <w:del w:id="10343" w:author="Mehrnazi Boojari" w:date="2019-01-07T09:49:00Z">
        <w:r w:rsidRPr="00E91C41" w:rsidDel="006F7CCF">
          <w:rPr>
            <w:rFonts w:ascii="Calibri" w:eastAsia="Calibri" w:hAnsi="Calibri" w:cs="B Lotus" w:hint="cs"/>
            <w:sz w:val="24"/>
            <w:szCs w:val="24"/>
            <w:rtl/>
            <w:lang w:bidi="fa-IR"/>
          </w:rPr>
          <w:delText xml:space="preserve"> می </w:delText>
        </w:r>
      </w:del>
      <w:ins w:id="10344"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 به حوزه تقنینی اشاره کرد</w:t>
      </w:r>
      <w:ins w:id="10345" w:author="Mehrnazi Boojari" w:date="2019-01-13T02:57:00Z">
        <w:r w:rsidR="00AB4B97">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ما در کشور ساختارهای متولی فرهنگ داریم</w:t>
      </w:r>
      <w:del w:id="10346" w:author="Mehrnazi Boojari" w:date="2019-01-08T02:06:00Z">
        <w:r w:rsidRPr="00E91C41" w:rsidDel="00310BDA">
          <w:rPr>
            <w:rFonts w:ascii="Calibri" w:eastAsia="Calibri" w:hAnsi="Calibri" w:cs="B Lotus" w:hint="cs"/>
            <w:sz w:val="24"/>
            <w:szCs w:val="24"/>
            <w:rtl/>
            <w:lang w:bidi="fa-IR"/>
          </w:rPr>
          <w:delText xml:space="preserve"> ولی </w:delText>
        </w:r>
      </w:del>
      <w:ins w:id="10347" w:author="Mehrnazi Boojari" w:date="2019-01-08T02:06:00Z">
        <w:r w:rsidR="00310BDA">
          <w:rPr>
            <w:rFonts w:ascii="Calibri" w:eastAsia="Calibri" w:hAnsi="Calibri" w:cs="B Lotus" w:hint="cs"/>
            <w:sz w:val="24"/>
            <w:szCs w:val="24"/>
            <w:rtl/>
            <w:lang w:bidi="fa-IR"/>
          </w:rPr>
          <w:t xml:space="preserve">، ولی </w:t>
        </w:r>
      </w:ins>
      <w:r w:rsidRPr="00E91C41">
        <w:rPr>
          <w:rFonts w:ascii="Calibri" w:eastAsia="Calibri" w:hAnsi="Calibri" w:cs="B Lotus" w:hint="cs"/>
          <w:sz w:val="24"/>
          <w:szCs w:val="24"/>
          <w:rtl/>
          <w:lang w:bidi="fa-IR"/>
        </w:rPr>
        <w:t>در ارتباط با عملکرد این ساختارها در حفظ هویت روستایی و فرهنگ روستایی</w:t>
      </w:r>
      <w:del w:id="10348" w:author="Mehrnazi Boojari" w:date="2019-01-07T09:47:00Z">
        <w:r w:rsidRPr="00E91C41" w:rsidDel="006F7CC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 قانون سکوت کرده است</w:t>
      </w:r>
      <w:del w:id="10349" w:author="Mehrnazi Boojari" w:date="2019-01-07T09:53:00Z">
        <w:r w:rsidRPr="00E91C41" w:rsidDel="006F7CCF">
          <w:rPr>
            <w:rFonts w:ascii="Calibri" w:eastAsia="Calibri" w:hAnsi="Calibri" w:cs="B Lotus" w:hint="cs"/>
            <w:sz w:val="24"/>
            <w:szCs w:val="24"/>
            <w:rtl/>
            <w:lang w:bidi="fa-IR"/>
          </w:rPr>
          <w:delText xml:space="preserve"> . </w:delText>
        </w:r>
      </w:del>
      <w:ins w:id="10350"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حوزه دیگر در این عامل از جنس برنامه</w:t>
      </w:r>
      <w:del w:id="10351" w:author="Mehrnazi Boojari" w:date="2019-01-07T10:05:00Z">
        <w:r w:rsidRPr="00E91C41" w:rsidDel="00A31D6F">
          <w:rPr>
            <w:rFonts w:ascii="Calibri" w:eastAsia="Calibri" w:hAnsi="Calibri" w:cs="B Lotus" w:hint="cs"/>
            <w:sz w:val="24"/>
            <w:szCs w:val="24"/>
            <w:rtl/>
            <w:lang w:bidi="fa-IR"/>
          </w:rPr>
          <w:delText xml:space="preserve"> ریزی </w:delText>
        </w:r>
      </w:del>
      <w:ins w:id="10352"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 xml:space="preserve">و </w:t>
      </w:r>
      <w:del w:id="10353" w:author="Mehrnazi Boojari" w:date="2019-01-07T10:46:00Z">
        <w:r w:rsidRPr="00E91C41" w:rsidDel="006A1F1D">
          <w:rPr>
            <w:rFonts w:ascii="Calibri" w:eastAsia="Calibri" w:hAnsi="Calibri" w:cs="B Lotus" w:hint="cs"/>
            <w:sz w:val="24"/>
            <w:szCs w:val="24"/>
            <w:rtl/>
            <w:lang w:bidi="fa-IR"/>
          </w:rPr>
          <w:delText>اجرائی</w:delText>
        </w:r>
      </w:del>
      <w:ins w:id="10354"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است. نهادهای متولی روستایی در کشور همچون بنیاد مسکن</w:t>
      </w:r>
      <w:del w:id="10355" w:author="Mehrnazi Boojari" w:date="2019-01-07T09:49:00Z">
        <w:r w:rsidRPr="00E91C41" w:rsidDel="006F7CCF">
          <w:rPr>
            <w:rFonts w:ascii="Calibri" w:eastAsia="Calibri" w:hAnsi="Calibri" w:cs="B Lotus" w:hint="cs"/>
            <w:sz w:val="24"/>
            <w:szCs w:val="24"/>
            <w:rtl/>
            <w:lang w:bidi="fa-IR"/>
          </w:rPr>
          <w:delText xml:space="preserve"> می </w:delText>
        </w:r>
      </w:del>
      <w:ins w:id="10356"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 xml:space="preserve">توانند با ایجاد یک سناریویی مشخص به بحث </w:t>
      </w:r>
      <w:del w:id="10357" w:author="Mehrnazi Boojari" w:date="2019-01-07T22:30:00Z">
        <w:r w:rsidRPr="00E91C41" w:rsidDel="00051F26">
          <w:rPr>
            <w:rFonts w:ascii="Calibri" w:eastAsia="Calibri" w:hAnsi="Calibri" w:cs="B Lotus" w:hint="cs"/>
            <w:sz w:val="24"/>
            <w:szCs w:val="24"/>
            <w:rtl/>
            <w:lang w:bidi="fa-IR"/>
          </w:rPr>
          <w:delText>در نظر گرفتن</w:delText>
        </w:r>
      </w:del>
      <w:ins w:id="10358" w:author="Mehrnazi Boojari" w:date="2019-01-07T22:30:00Z">
        <w:r w:rsidR="00051F26">
          <w:rPr>
            <w:rFonts w:ascii="Calibri" w:eastAsia="Calibri" w:hAnsi="Calibri"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گرفتن</w:t>
        </w:r>
      </w:ins>
      <w:r w:rsidRPr="00E91C41">
        <w:rPr>
          <w:rFonts w:ascii="Calibri" w:eastAsia="Calibri" w:hAnsi="Calibri" w:cs="B Lotus" w:hint="cs"/>
          <w:sz w:val="24"/>
          <w:szCs w:val="24"/>
          <w:rtl/>
          <w:lang w:bidi="fa-IR"/>
        </w:rPr>
        <w:t xml:space="preserve"> فرهنگ روستایی در ساخت مسکن روستایی بپردازند</w:t>
      </w:r>
      <w:ins w:id="10359" w:author="Mehrnazi Boojari" w:date="2019-01-13T02:57:00Z">
        <w:r w:rsidR="00AB4B97">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این نیازمند ایجاد دستورالعمل و </w:t>
      </w:r>
      <w:del w:id="10360" w:author="Mehrnazi Boojari" w:date="2019-01-08T03:27:00Z">
        <w:r w:rsidRPr="00E91C41" w:rsidDel="00666313">
          <w:rPr>
            <w:rFonts w:ascii="Calibri" w:eastAsia="Calibri" w:hAnsi="Calibri" w:cs="B Lotus" w:hint="cs"/>
            <w:sz w:val="24"/>
            <w:szCs w:val="24"/>
            <w:rtl/>
            <w:lang w:bidi="fa-IR"/>
          </w:rPr>
          <w:delText>آئین نامه</w:delText>
        </w:r>
      </w:del>
      <w:ins w:id="10361" w:author="Mehrnazi Boojari" w:date="2019-01-08T03:27:00Z">
        <w:r w:rsidR="00666313">
          <w:rPr>
            <w:rFonts w:ascii="Calibri" w:eastAsia="Calibri" w:hAnsi="Calibri" w:cs="B Lotus" w:hint="cs"/>
            <w:sz w:val="24"/>
            <w:szCs w:val="24"/>
            <w:rtl/>
            <w:lang w:bidi="fa-IR"/>
          </w:rPr>
          <w:t>آیین‌نامه</w:t>
        </w:r>
      </w:ins>
      <w:del w:id="10362" w:author="Mehrnazi Boojari" w:date="2019-01-07T09:46:00Z">
        <w:r w:rsidRPr="00E91C41" w:rsidDel="006F7CCF">
          <w:rPr>
            <w:rFonts w:ascii="Calibri" w:eastAsia="Calibri" w:hAnsi="Calibri" w:cs="B Lotus" w:hint="cs"/>
            <w:sz w:val="24"/>
            <w:szCs w:val="24"/>
            <w:rtl/>
            <w:lang w:bidi="fa-IR"/>
          </w:rPr>
          <w:delText xml:space="preserve"> های </w:delText>
        </w:r>
      </w:del>
      <w:ins w:id="1036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مشخص است و </w:t>
      </w:r>
      <w:del w:id="10364" w:author="Mehrnazi Boojari" w:date="2019-01-08T03:36:00Z">
        <w:r w:rsidRPr="00E91C41" w:rsidDel="00666313">
          <w:rPr>
            <w:rFonts w:ascii="Calibri" w:eastAsia="Calibri" w:hAnsi="Calibri" w:cs="B Lotus" w:hint="cs"/>
            <w:sz w:val="24"/>
            <w:szCs w:val="24"/>
            <w:rtl/>
            <w:lang w:bidi="fa-IR"/>
          </w:rPr>
          <w:delText>در نهایت</w:delText>
        </w:r>
      </w:del>
      <w:ins w:id="10365" w:author="Mehrnazi Boojari" w:date="2019-01-08T03:36:00Z">
        <w:r w:rsidR="00666313">
          <w:rPr>
            <w:rFonts w:ascii="Calibri" w:eastAsia="Calibri" w:hAnsi="Calibri"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Calibri" w:eastAsia="Calibri" w:hAnsi="Calibri" w:cs="B Lotus" w:hint="cs"/>
            <w:sz w:val="24"/>
            <w:szCs w:val="24"/>
            <w:rtl/>
            <w:lang w:bidi="fa-IR"/>
          </w:rPr>
          <w:t>نهایت</w:t>
        </w:r>
      </w:ins>
      <w:r w:rsidRPr="00E91C41">
        <w:rPr>
          <w:rFonts w:ascii="Calibri" w:eastAsia="Calibri" w:hAnsi="Calibri" w:cs="B Lotus" w:hint="cs"/>
          <w:sz w:val="24"/>
          <w:szCs w:val="24"/>
          <w:rtl/>
          <w:lang w:bidi="fa-IR"/>
        </w:rPr>
        <w:t xml:space="preserve"> دستگاه</w:t>
      </w:r>
      <w:del w:id="10366" w:author="Mehrnazi Boojari" w:date="2019-01-07T09:46:00Z">
        <w:r w:rsidRPr="00E91C41" w:rsidDel="006F7CCF">
          <w:rPr>
            <w:rFonts w:ascii="Calibri" w:eastAsia="Calibri" w:hAnsi="Calibri" w:cs="B Lotus" w:hint="cs"/>
            <w:sz w:val="24"/>
            <w:szCs w:val="24"/>
            <w:rtl/>
            <w:lang w:bidi="fa-IR"/>
          </w:rPr>
          <w:delText xml:space="preserve"> های </w:delText>
        </w:r>
      </w:del>
      <w:ins w:id="10367"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مثل تبلیغات اسلامی و مبلغان دینی</w:t>
      </w:r>
      <w:del w:id="10368" w:author="Mehrnazi Boojari" w:date="2019-01-07T09:49:00Z">
        <w:r w:rsidRPr="00E91C41" w:rsidDel="006F7CCF">
          <w:rPr>
            <w:rFonts w:ascii="Calibri" w:eastAsia="Calibri" w:hAnsi="Calibri" w:cs="B Lotus" w:hint="cs"/>
            <w:sz w:val="24"/>
            <w:szCs w:val="24"/>
            <w:rtl/>
            <w:lang w:bidi="fa-IR"/>
          </w:rPr>
          <w:delText xml:space="preserve"> می </w:delText>
        </w:r>
      </w:del>
      <w:ins w:id="10369"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 xml:space="preserve">توانند در حوزه </w:t>
      </w:r>
      <w:del w:id="10370" w:author="Mehrnazi Boojari" w:date="2019-01-07T10:46:00Z">
        <w:r w:rsidRPr="00E91C41" w:rsidDel="006A1F1D">
          <w:rPr>
            <w:rFonts w:ascii="Calibri" w:eastAsia="Calibri" w:hAnsi="Calibri" w:cs="B Lotus" w:hint="cs"/>
            <w:sz w:val="24"/>
            <w:szCs w:val="24"/>
            <w:rtl/>
            <w:lang w:bidi="fa-IR"/>
          </w:rPr>
          <w:delText>اجرائی</w:delText>
        </w:r>
      </w:del>
      <w:ins w:id="10371"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با برجسته</w:t>
      </w:r>
      <w:del w:id="10372" w:author="Mehrnazi Boojari" w:date="2019-01-07T10:01:00Z">
        <w:r w:rsidRPr="00E91C41" w:rsidDel="00A31D6F">
          <w:rPr>
            <w:rFonts w:ascii="Calibri" w:eastAsia="Calibri" w:hAnsi="Calibri" w:cs="B Lotus" w:hint="cs"/>
            <w:sz w:val="24"/>
            <w:szCs w:val="24"/>
            <w:rtl/>
            <w:lang w:bidi="fa-IR"/>
          </w:rPr>
          <w:delText xml:space="preserve"> کردن </w:delText>
        </w:r>
      </w:del>
      <w:ins w:id="10373" w:author="Mehrnazi Boojari" w:date="2019-01-07T10:01:00Z">
        <w:r w:rsidR="00A31D6F">
          <w:rPr>
            <w:rFonts w:ascii="Calibri" w:eastAsia="Calibri" w:hAnsi="Calibri" w:cs="B Lotus" w:hint="cs"/>
            <w:sz w:val="24"/>
            <w:szCs w:val="24"/>
            <w:rtl/>
            <w:lang w:bidi="fa-IR"/>
          </w:rPr>
          <w:t xml:space="preserve">‌کردن </w:t>
        </w:r>
      </w:ins>
      <w:r w:rsidRPr="00E91C41">
        <w:rPr>
          <w:rFonts w:ascii="Calibri" w:eastAsia="Calibri" w:hAnsi="Calibri" w:cs="B Lotus" w:hint="cs"/>
          <w:sz w:val="24"/>
          <w:szCs w:val="24"/>
          <w:rtl/>
          <w:lang w:bidi="fa-IR"/>
        </w:rPr>
        <w:t>فرهنگ روستایی از شدت نفوذ فرهنگ شهر</w:t>
      </w:r>
      <w:del w:id="10374" w:author="Mehrnazi Boojari" w:date="2019-01-13T02:57:00Z">
        <w:r w:rsidRPr="00E91C41" w:rsidDel="00AB4B97">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نشینی بکاهند</w:t>
      </w:r>
      <w:del w:id="10375" w:author="Mehrnazi Boojari" w:date="2019-01-07T10:10:00Z">
        <w:r w:rsidRPr="00E91C41" w:rsidDel="00A31D6F">
          <w:rPr>
            <w:rFonts w:ascii="Calibri" w:eastAsia="Calibri" w:hAnsi="Calibri" w:cs="B Lotus" w:hint="cs"/>
            <w:sz w:val="24"/>
            <w:szCs w:val="24"/>
            <w:rtl/>
            <w:lang w:bidi="fa-IR"/>
          </w:rPr>
          <w:delText xml:space="preserve"> .</w:delText>
        </w:r>
      </w:del>
      <w:ins w:id="10376" w:author="Mehrnazi Boojari" w:date="2019-01-07T10:10:00Z">
        <w:r w:rsidR="00A31D6F">
          <w:rPr>
            <w:rFonts w:ascii="Calibri" w:eastAsia="Calibri" w:hAnsi="Calibri" w:cs="B Lotus" w:hint="cs"/>
            <w:sz w:val="24"/>
            <w:szCs w:val="24"/>
            <w:rtl/>
            <w:lang w:bidi="fa-IR"/>
          </w:rPr>
          <w:t>.</w:t>
        </w:r>
      </w:ins>
    </w:p>
    <w:p w14:paraId="76FCA105" w14:textId="77777777" w:rsidR="00E91C41" w:rsidRPr="00E91C41" w:rsidRDefault="00E91C41" w:rsidP="00AB4B97">
      <w:pPr>
        <w:pStyle w:val="Heading5"/>
        <w:rPr>
          <w:rtl/>
          <w:lang w:bidi="fa-IR"/>
        </w:rPr>
      </w:pPr>
      <w:bookmarkStart w:id="10377" w:name="_Toc529234235"/>
      <w:bookmarkStart w:id="10378" w:name="_Toc529234671"/>
      <w:bookmarkStart w:id="10379" w:name="_Toc530239301"/>
      <w:bookmarkStart w:id="10380" w:name="_Toc533781237"/>
      <w:bookmarkStart w:id="10381" w:name="_Toc533782193"/>
      <w:r w:rsidRPr="00E91C41">
        <w:rPr>
          <w:rFonts w:hint="cs"/>
          <w:rtl/>
          <w:lang w:bidi="fa-IR"/>
        </w:rPr>
        <w:t>کم</w:t>
      </w:r>
      <w:ins w:id="10382" w:author="Mehrnazi Boojari" w:date="2019-01-13T02:57:00Z">
        <w:r w:rsidR="00AB4B97">
          <w:rPr>
            <w:rFonts w:hint="cs"/>
            <w:rtl/>
            <w:lang w:bidi="fa-IR"/>
          </w:rPr>
          <w:t>‌</w:t>
        </w:r>
      </w:ins>
      <w:del w:id="10383" w:author="Mehrnazi Boojari" w:date="2019-01-13T02:57:00Z">
        <w:r w:rsidRPr="00E91C41" w:rsidDel="00AB4B97">
          <w:rPr>
            <w:rFonts w:hint="cs"/>
            <w:rtl/>
            <w:lang w:bidi="fa-IR"/>
          </w:rPr>
          <w:delText xml:space="preserve"> </w:delText>
        </w:r>
      </w:del>
      <w:r w:rsidRPr="00E91C41">
        <w:rPr>
          <w:rFonts w:hint="cs"/>
          <w:rtl/>
          <w:lang w:bidi="fa-IR"/>
        </w:rPr>
        <w:t>اهمیت</w:t>
      </w:r>
      <w:del w:id="10384" w:author="Mehrnazi Boojari" w:date="2019-01-07T10:33:00Z">
        <w:r w:rsidRPr="00E91C41" w:rsidDel="006C73A5">
          <w:rPr>
            <w:rFonts w:hint="cs"/>
            <w:rtl/>
            <w:lang w:bidi="fa-IR"/>
          </w:rPr>
          <w:delText xml:space="preserve"> شدن </w:delText>
        </w:r>
      </w:del>
      <w:ins w:id="10385" w:author="Mehrnazi Boojari" w:date="2019-01-07T10:33:00Z">
        <w:r w:rsidR="006C73A5">
          <w:rPr>
            <w:rFonts w:hint="cs"/>
            <w:rtl/>
            <w:lang w:bidi="fa-IR"/>
          </w:rPr>
          <w:t>‌</w:t>
        </w:r>
      </w:ins>
      <w:ins w:id="10386" w:author="Mehrnazi Boojari" w:date="2019-01-13T02:57:00Z">
        <w:r w:rsidR="00AB4B97">
          <w:rPr>
            <w:rFonts w:hint="cs"/>
            <w:rtl/>
            <w:lang w:bidi="fa-IR"/>
          </w:rPr>
          <w:t>‌</w:t>
        </w:r>
      </w:ins>
      <w:ins w:id="10387" w:author="Mehrnazi Boojari" w:date="2019-01-07T10:33:00Z">
        <w:r w:rsidR="006C73A5">
          <w:rPr>
            <w:rFonts w:hint="cs"/>
            <w:rtl/>
            <w:lang w:bidi="fa-IR"/>
          </w:rPr>
          <w:t xml:space="preserve">شدن </w:t>
        </w:r>
      </w:ins>
      <w:r w:rsidRPr="00E91C41">
        <w:rPr>
          <w:rFonts w:hint="cs"/>
          <w:rtl/>
          <w:lang w:bidi="fa-IR"/>
        </w:rPr>
        <w:t xml:space="preserve">مسائل فرهنگی اجتماعی در نگاه </w:t>
      </w:r>
      <w:del w:id="10388" w:author="Mehrnazi Boojari" w:date="2019-01-07T10:03:00Z">
        <w:r w:rsidRPr="00E91C41" w:rsidDel="00A31D6F">
          <w:rPr>
            <w:rFonts w:hint="cs"/>
            <w:rtl/>
            <w:lang w:bidi="fa-IR"/>
          </w:rPr>
          <w:delText>روستائی</w:delText>
        </w:r>
      </w:del>
      <w:ins w:id="10389" w:author="Mehrnazi Boojari" w:date="2019-01-07T10:03:00Z">
        <w:r w:rsidR="00A31D6F">
          <w:rPr>
            <w:rFonts w:hint="cs"/>
            <w:rtl/>
            <w:lang w:bidi="fa-IR"/>
          </w:rPr>
          <w:t>روستایی</w:t>
        </w:r>
      </w:ins>
      <w:r w:rsidRPr="00E91C41">
        <w:rPr>
          <w:rFonts w:hint="cs"/>
          <w:rtl/>
          <w:lang w:bidi="fa-IR"/>
        </w:rPr>
        <w:t>ان</w:t>
      </w:r>
      <w:bookmarkEnd w:id="10377"/>
      <w:bookmarkEnd w:id="10378"/>
      <w:bookmarkEnd w:id="10379"/>
      <w:bookmarkEnd w:id="10380"/>
      <w:bookmarkEnd w:id="10381"/>
    </w:p>
    <w:p w14:paraId="54BA36CC" w14:textId="77777777" w:rsidR="00E91C41" w:rsidRPr="00E91C41" w:rsidRDefault="00E91C41" w:rsidP="006C47D7">
      <w:pPr>
        <w:bidi/>
        <w:ind w:firstLine="288"/>
        <w:jc w:val="both"/>
        <w:rPr>
          <w:rFonts w:ascii="Calibri" w:eastAsia="Calibri" w:hAnsi="Calibri" w:cs="B Lotus"/>
          <w:sz w:val="24"/>
          <w:szCs w:val="24"/>
          <w:rtl/>
        </w:rPr>
      </w:pPr>
      <w:r w:rsidRPr="00E91C41">
        <w:rPr>
          <w:rFonts w:ascii="Calibri" w:eastAsia="Calibri" w:hAnsi="Calibri" w:cs="B Lotus" w:hint="cs"/>
          <w:sz w:val="24"/>
          <w:szCs w:val="24"/>
          <w:rtl/>
        </w:rPr>
        <w:t>عامل دیگری که در کنار نفوذ فرهنگی شهری به دل جوامع روستایی خود را نشان</w:t>
      </w:r>
      <w:del w:id="10390" w:author="Mehrnazi Boojari" w:date="2019-01-07T09:49:00Z">
        <w:r w:rsidRPr="00E91C41" w:rsidDel="006F7CCF">
          <w:rPr>
            <w:rFonts w:ascii="Calibri" w:eastAsia="Calibri" w:hAnsi="Calibri" w:cs="B Lotus" w:hint="cs"/>
            <w:sz w:val="24"/>
            <w:szCs w:val="24"/>
            <w:rtl/>
          </w:rPr>
          <w:delText xml:space="preserve"> می </w:delText>
        </w:r>
      </w:del>
      <w:ins w:id="10391"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دهد بحث کم</w:t>
      </w:r>
      <w:ins w:id="10392" w:author="Mehrnazi Boojari" w:date="2019-01-13T02:57:00Z">
        <w:r w:rsidR="00AB4B97">
          <w:rPr>
            <w:rFonts w:ascii="Calibri" w:eastAsia="Calibri" w:hAnsi="Calibri" w:cs="B Nazanin" w:hint="cs"/>
            <w:sz w:val="24"/>
            <w:szCs w:val="24"/>
            <w:rtl/>
          </w:rPr>
          <w:t>‌</w:t>
        </w:r>
      </w:ins>
      <w:del w:id="10393" w:author="Mehrnazi Boojari" w:date="2019-01-13T02:57:00Z">
        <w:r w:rsidRPr="00E91C41" w:rsidDel="00AB4B97">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اهمیت</w:t>
      </w:r>
      <w:del w:id="10394" w:author="Mehrnazi Boojari" w:date="2019-01-07T10:33:00Z">
        <w:r w:rsidRPr="00E91C41" w:rsidDel="006C73A5">
          <w:rPr>
            <w:rFonts w:ascii="Calibri" w:eastAsia="Calibri" w:hAnsi="Calibri" w:cs="B Lotus" w:hint="cs"/>
            <w:sz w:val="24"/>
            <w:szCs w:val="24"/>
            <w:rtl/>
          </w:rPr>
          <w:delText xml:space="preserve"> شدن </w:delText>
        </w:r>
      </w:del>
      <w:ins w:id="10395" w:author="Mehrnazi Boojari" w:date="2019-01-07T10:33:00Z">
        <w:r w:rsidR="006C73A5">
          <w:rPr>
            <w:rFonts w:ascii="Calibri" w:eastAsia="Calibri" w:hAnsi="Calibri" w:cs="B Lotus" w:hint="cs"/>
            <w:sz w:val="24"/>
            <w:szCs w:val="24"/>
            <w:rtl/>
          </w:rPr>
          <w:t xml:space="preserve">‌شدن </w:t>
        </w:r>
      </w:ins>
      <w:r w:rsidRPr="00E91C41">
        <w:rPr>
          <w:rFonts w:ascii="Calibri" w:eastAsia="Calibri" w:hAnsi="Calibri" w:cs="B Lotus" w:hint="cs"/>
          <w:sz w:val="24"/>
          <w:szCs w:val="24"/>
          <w:rtl/>
        </w:rPr>
        <w:t xml:space="preserve">مسائل فرهنگی و اجتماعی در نظر </w:t>
      </w:r>
      <w:del w:id="10396" w:author="Mehrnazi Boojari" w:date="2019-01-13T02:57:00Z">
        <w:r w:rsidRPr="00E91C41" w:rsidDel="00AB4B97">
          <w:rPr>
            <w:rFonts w:ascii="Calibri" w:eastAsia="Calibri" w:hAnsi="Calibri" w:cs="B Lotus" w:hint="cs"/>
            <w:sz w:val="24"/>
            <w:szCs w:val="24"/>
            <w:rtl/>
          </w:rPr>
          <w:delText xml:space="preserve">ساکنین </w:delText>
        </w:r>
      </w:del>
      <w:ins w:id="10397" w:author="Mehrnazi Boojari" w:date="2019-01-13T02:57:00Z">
        <w:r w:rsidR="00AB4B97" w:rsidRPr="00E91C41">
          <w:rPr>
            <w:rFonts w:ascii="Calibri" w:eastAsia="Calibri" w:hAnsi="Calibri" w:cs="B Lotus" w:hint="cs"/>
            <w:sz w:val="24"/>
            <w:szCs w:val="24"/>
            <w:rtl/>
          </w:rPr>
          <w:t>ساکن</w:t>
        </w:r>
        <w:r w:rsidR="00AB4B97">
          <w:rPr>
            <w:rFonts w:ascii="Calibri" w:eastAsia="Calibri" w:hAnsi="Calibri" w:cs="B Lotus" w:hint="cs"/>
            <w:sz w:val="24"/>
            <w:szCs w:val="24"/>
            <w:rtl/>
          </w:rPr>
          <w:t>ا</w:t>
        </w:r>
        <w:r w:rsidR="00AB4B97" w:rsidRPr="00E91C41">
          <w:rPr>
            <w:rFonts w:ascii="Calibri" w:eastAsia="Calibri" w:hAnsi="Calibri" w:cs="B Lotus" w:hint="cs"/>
            <w:sz w:val="24"/>
            <w:szCs w:val="24"/>
            <w:rtl/>
          </w:rPr>
          <w:t xml:space="preserve">ن </w:t>
        </w:r>
      </w:ins>
      <w:r w:rsidRPr="00E91C41">
        <w:rPr>
          <w:rFonts w:ascii="Calibri" w:eastAsia="Calibri" w:hAnsi="Calibri" w:cs="B Lotus" w:hint="cs"/>
          <w:sz w:val="24"/>
          <w:szCs w:val="24"/>
          <w:rtl/>
        </w:rPr>
        <w:t>روستایی است</w:t>
      </w:r>
      <w:ins w:id="10398" w:author="Mehrnazi Boojari" w:date="2019-01-13T02:57:00Z">
        <w:r w:rsidR="00AB4B97">
          <w:rPr>
            <w:rFonts w:ascii="Calibri" w:eastAsia="Calibri" w:hAnsi="Calibri" w:cs="B Lotus" w:hint="cs"/>
            <w:sz w:val="24"/>
            <w:szCs w:val="24"/>
            <w:rtl/>
          </w:rPr>
          <w:t>،</w:t>
        </w:r>
      </w:ins>
      <w:r w:rsidRPr="00E91C41">
        <w:rPr>
          <w:rFonts w:ascii="Calibri" w:eastAsia="Calibri" w:hAnsi="Calibri" w:cs="B Lotus" w:hint="cs"/>
          <w:sz w:val="24"/>
          <w:szCs w:val="24"/>
          <w:rtl/>
        </w:rPr>
        <w:t xml:space="preserve"> که این عامل جدای از نفوذ فرهنگ شهری است و بیشتر جنبه اعتقادی دارد. این عامل بیشتر حوزه </w:t>
      </w:r>
      <w:del w:id="10399" w:author="Mehrnazi Boojari" w:date="2019-01-07T10:46:00Z">
        <w:r w:rsidRPr="00E91C41" w:rsidDel="006A1F1D">
          <w:rPr>
            <w:rFonts w:ascii="Calibri" w:eastAsia="Calibri" w:hAnsi="Calibri" w:cs="B Lotus" w:hint="cs"/>
            <w:sz w:val="24"/>
            <w:szCs w:val="24"/>
            <w:rtl/>
          </w:rPr>
          <w:delText>اجرائی</w:delText>
        </w:r>
      </w:del>
      <w:ins w:id="10400" w:author="Mehrnazi Boojari" w:date="2019-01-07T10:46:00Z">
        <w:r w:rsidR="006A1F1D">
          <w:rPr>
            <w:rFonts w:ascii="Calibri" w:eastAsia="Calibri" w:hAnsi="Calibri" w:cs="B Lotus" w:hint="cs"/>
            <w:sz w:val="24"/>
            <w:szCs w:val="24"/>
            <w:rtl/>
          </w:rPr>
          <w:t>اجرایی</w:t>
        </w:r>
      </w:ins>
      <w:r w:rsidRPr="00E91C41">
        <w:rPr>
          <w:rFonts w:ascii="Calibri" w:eastAsia="Calibri" w:hAnsi="Calibri" w:cs="B Lotus" w:hint="cs"/>
          <w:sz w:val="24"/>
          <w:szCs w:val="24"/>
          <w:rtl/>
        </w:rPr>
        <w:t xml:space="preserve"> را در</w:t>
      </w:r>
      <w:del w:id="10401" w:author="Mehrnazi Boojari" w:date="2019-01-13T02:58:00Z">
        <w:r w:rsidRPr="00E91C41" w:rsidDel="006C47D7">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بر</w:t>
      </w:r>
      <w:del w:id="10402" w:author="Mehrnazi Boojari" w:date="2019-01-07T09:49:00Z">
        <w:r w:rsidRPr="00E91C41" w:rsidDel="006F7CCF">
          <w:rPr>
            <w:rFonts w:ascii="Calibri" w:eastAsia="Calibri" w:hAnsi="Calibri" w:cs="B Lotus" w:hint="cs"/>
            <w:sz w:val="24"/>
            <w:szCs w:val="24"/>
            <w:rtl/>
          </w:rPr>
          <w:delText xml:space="preserve"> می </w:delText>
        </w:r>
      </w:del>
      <w:ins w:id="10403"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گیرد که نهادهای متولی در این حوزه دچار ضعف</w:t>
      </w:r>
      <w:ins w:id="10404" w:author="Mehrnazi Boojari" w:date="2019-01-13T02:58:00Z">
        <w:r w:rsidR="006C47D7">
          <w:rPr>
            <w:rFonts w:ascii="Calibri" w:eastAsia="Calibri" w:hAnsi="Calibri" w:cs="B Nazanin" w:hint="cs"/>
            <w:sz w:val="24"/>
            <w:szCs w:val="24"/>
            <w:rtl/>
          </w:rPr>
          <w:t>‌</w:t>
        </w:r>
        <w:r w:rsidR="006C47D7">
          <w:rPr>
            <w:rFonts w:ascii="Calibri" w:eastAsia="Calibri" w:hAnsi="Calibri" w:cs="B Lotus" w:hint="cs"/>
            <w:sz w:val="24"/>
            <w:szCs w:val="24"/>
            <w:rtl/>
          </w:rPr>
          <w:t>ا</w:t>
        </w:r>
      </w:ins>
      <w:del w:id="10405" w:author="Mehrnazi Boojari" w:date="2019-01-13T02:58:00Z">
        <w:r w:rsidRPr="00E91C41" w:rsidDel="006C47D7">
          <w:rPr>
            <w:rFonts w:ascii="Calibri" w:eastAsia="Calibri" w:hAnsi="Calibri" w:cs="B Lotus" w:hint="cs"/>
            <w:sz w:val="24"/>
            <w:szCs w:val="24"/>
            <w:rtl/>
          </w:rPr>
          <w:delText xml:space="preserve"> هست</w:delText>
        </w:r>
      </w:del>
      <w:r w:rsidRPr="00E91C41">
        <w:rPr>
          <w:rFonts w:ascii="Calibri" w:eastAsia="Calibri" w:hAnsi="Calibri" w:cs="B Lotus" w:hint="cs"/>
          <w:sz w:val="24"/>
          <w:szCs w:val="24"/>
          <w:rtl/>
        </w:rPr>
        <w:t>ند</w:t>
      </w:r>
      <w:ins w:id="10406" w:author="Mehrnazi Boojari" w:date="2019-01-13T02:58:00Z">
        <w:r w:rsidR="006C47D7">
          <w:rPr>
            <w:rFonts w:ascii="Calibri" w:eastAsia="Calibri" w:hAnsi="Calibri" w:cs="B Lotus" w:hint="cs"/>
            <w:sz w:val="24"/>
            <w:szCs w:val="24"/>
            <w:rtl/>
          </w:rPr>
          <w:t>،</w:t>
        </w:r>
      </w:ins>
      <w:r w:rsidRPr="00E91C41">
        <w:rPr>
          <w:rFonts w:ascii="Calibri" w:eastAsia="Calibri" w:hAnsi="Calibri" w:cs="B Lotus" w:hint="cs"/>
          <w:sz w:val="24"/>
          <w:szCs w:val="24"/>
          <w:rtl/>
        </w:rPr>
        <w:t xml:space="preserve"> نهادهایی مثل دهیاری و شورای روستایی با شرح وظایفی که در این حوزه دارند باید روی این موضوع توجه کافی </w:t>
      </w:r>
      <w:del w:id="10407" w:author="Mehrnazi Boojari" w:date="2019-01-13T02:58:00Z">
        <w:r w:rsidRPr="00E91C41" w:rsidDel="006C47D7">
          <w:rPr>
            <w:rFonts w:ascii="Calibri" w:eastAsia="Calibri" w:hAnsi="Calibri" w:cs="B Lotus" w:hint="cs"/>
            <w:sz w:val="24"/>
            <w:szCs w:val="24"/>
            <w:rtl/>
          </w:rPr>
          <w:delText xml:space="preserve">را </w:delText>
        </w:r>
      </w:del>
      <w:r w:rsidRPr="00E91C41">
        <w:rPr>
          <w:rFonts w:ascii="Calibri" w:eastAsia="Calibri" w:hAnsi="Calibri" w:cs="B Lotus" w:hint="cs"/>
          <w:sz w:val="24"/>
          <w:szCs w:val="24"/>
          <w:rtl/>
        </w:rPr>
        <w:t>داشته باشند.</w:t>
      </w:r>
    </w:p>
    <w:p w14:paraId="06D5253A" w14:textId="77777777" w:rsidR="00E91C41" w:rsidRPr="00E91C41" w:rsidRDefault="00E91C41" w:rsidP="00BB7656">
      <w:pPr>
        <w:pStyle w:val="Heading5"/>
        <w:rPr>
          <w:rtl/>
          <w:lang w:bidi="fa-IR"/>
        </w:rPr>
      </w:pPr>
      <w:bookmarkStart w:id="10408" w:name="_Toc529234236"/>
      <w:bookmarkStart w:id="10409" w:name="_Toc529234672"/>
      <w:bookmarkStart w:id="10410" w:name="_Toc530239302"/>
      <w:bookmarkStart w:id="10411" w:name="_Toc533781238"/>
      <w:bookmarkStart w:id="10412" w:name="_Toc533782194"/>
      <w:r w:rsidRPr="00E91C41">
        <w:rPr>
          <w:rFonts w:hint="cs"/>
          <w:rtl/>
          <w:lang w:bidi="fa-IR"/>
        </w:rPr>
        <w:t xml:space="preserve">ضعف در طراحی با </w:t>
      </w:r>
      <w:del w:id="10413" w:author="Mehrnazi Boojari" w:date="2019-01-07T22:30:00Z">
        <w:r w:rsidRPr="00E91C41" w:rsidDel="00051F26">
          <w:rPr>
            <w:rFonts w:hint="cs"/>
            <w:rtl/>
            <w:lang w:bidi="fa-IR"/>
          </w:rPr>
          <w:delText>در نظر گرفتن</w:delText>
        </w:r>
      </w:del>
      <w:ins w:id="10414" w:author="Mehrnazi Boojari" w:date="2019-01-07T22:30:00Z">
        <w:r w:rsidR="00051F26">
          <w:rPr>
            <w:rFonts w:hint="cs"/>
            <w:rtl/>
            <w:lang w:bidi="fa-IR"/>
          </w:rPr>
          <w:t>در</w:t>
        </w:r>
        <w:r w:rsidR="00051F26">
          <w:rPr>
            <w:rFonts w:ascii="Times New Roman" w:hAnsi="Times New Roman" w:cs="Times New Roman" w:hint="cs"/>
            <w:rtl/>
            <w:lang w:bidi="fa-IR"/>
          </w:rPr>
          <w:t> </w:t>
        </w:r>
        <w:r w:rsidR="00051F26">
          <w:rPr>
            <w:rFonts w:hint="cs"/>
            <w:rtl/>
            <w:lang w:bidi="fa-IR"/>
          </w:rPr>
          <w:t>نظر</w:t>
        </w:r>
        <w:r w:rsidR="00051F26">
          <w:rPr>
            <w:rFonts w:ascii="Times New Roman" w:hAnsi="Times New Roman" w:cs="Times New Roman" w:hint="cs"/>
            <w:rtl/>
            <w:lang w:bidi="fa-IR"/>
          </w:rPr>
          <w:t> </w:t>
        </w:r>
        <w:r w:rsidR="00051F26">
          <w:rPr>
            <w:rFonts w:hint="cs"/>
            <w:rtl/>
            <w:lang w:bidi="fa-IR"/>
          </w:rPr>
          <w:t>گرفتن</w:t>
        </w:r>
      </w:ins>
      <w:r w:rsidRPr="00E91C41">
        <w:rPr>
          <w:rFonts w:hint="cs"/>
          <w:rtl/>
          <w:lang w:bidi="fa-IR"/>
        </w:rPr>
        <w:t xml:space="preserve"> شرایط ذکر</w:t>
      </w:r>
      <w:del w:id="10415" w:author="Mehrnazi Boojari" w:date="2019-01-13T02:58:00Z">
        <w:r w:rsidRPr="00E91C41" w:rsidDel="006C47D7">
          <w:rPr>
            <w:rFonts w:hint="cs"/>
            <w:rtl/>
            <w:lang w:bidi="fa-IR"/>
          </w:rPr>
          <w:delText xml:space="preserve"> </w:delText>
        </w:r>
      </w:del>
      <w:r w:rsidRPr="00E91C41">
        <w:rPr>
          <w:rFonts w:hint="cs"/>
          <w:rtl/>
          <w:lang w:bidi="fa-IR"/>
        </w:rPr>
        <w:t>شده توسط معماران و مهندسان بومی</w:t>
      </w:r>
      <w:bookmarkEnd w:id="10408"/>
      <w:bookmarkEnd w:id="10409"/>
      <w:bookmarkEnd w:id="10410"/>
      <w:bookmarkEnd w:id="10411"/>
      <w:bookmarkEnd w:id="10412"/>
    </w:p>
    <w:p w14:paraId="3A01D1E0" w14:textId="77777777" w:rsidR="00E91C41" w:rsidRPr="00E91C41" w:rsidRDefault="00E91C41" w:rsidP="00DD72BC">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 بحث مهمی که وجود دارد و در مصاحبه</w:t>
      </w:r>
      <w:del w:id="10416" w:author="Mehrnazi Boojari" w:date="2019-01-07T09:45:00Z">
        <w:r w:rsidRPr="00E91C41" w:rsidDel="006F7CCF">
          <w:rPr>
            <w:rFonts w:ascii="Calibri" w:eastAsia="Calibri" w:hAnsi="Calibri" w:cs="B Lotus" w:hint="cs"/>
            <w:sz w:val="24"/>
            <w:szCs w:val="24"/>
            <w:rtl/>
            <w:lang w:bidi="fa-IR"/>
          </w:rPr>
          <w:delText xml:space="preserve"> ها </w:delText>
        </w:r>
      </w:del>
      <w:ins w:id="10417"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بدان اشاره شده</w:t>
      </w:r>
      <w:ins w:id="10418" w:author="Mehrnazi Boojari" w:date="2019-01-13T02:58:00Z">
        <w:r w:rsidR="005E7B61">
          <w:rPr>
            <w:rFonts w:ascii="Calibri" w:eastAsia="Calibri" w:hAnsi="Calibri" w:cs="B Lotus" w:hint="cs"/>
            <w:sz w:val="24"/>
            <w:szCs w:val="24"/>
            <w:rtl/>
            <w:lang w:bidi="fa-IR"/>
          </w:rPr>
          <w:t xml:space="preserve"> است</w:t>
        </w:r>
      </w:ins>
      <w:r w:rsidRPr="00E91C41">
        <w:rPr>
          <w:rFonts w:ascii="Calibri" w:eastAsia="Calibri" w:hAnsi="Calibri" w:cs="B Lotus" w:hint="cs"/>
          <w:sz w:val="24"/>
          <w:szCs w:val="24"/>
          <w:rtl/>
          <w:lang w:bidi="fa-IR"/>
        </w:rPr>
        <w:t xml:space="preserve"> بخشی از چالش به حوزه توانمندی نیروی انسانی و متخصص در طراحی مساکن روستایی مبتنی با شرایط فرهنگی و اجتماعی روستایی است</w:t>
      </w:r>
      <w:ins w:id="10419" w:author="Mehrnazi Boojari" w:date="2019-01-13T02:59:00Z">
        <w:r w:rsidR="005E7B61">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این عامل</w:t>
      </w:r>
      <w:del w:id="10420" w:author="Mehrnazi Boojari" w:date="2019-01-07T09:49:00Z">
        <w:r w:rsidRPr="00E91C41" w:rsidDel="006F7CCF">
          <w:rPr>
            <w:rFonts w:ascii="Calibri" w:eastAsia="Calibri" w:hAnsi="Calibri" w:cs="B Lotus" w:hint="cs"/>
            <w:sz w:val="24"/>
            <w:szCs w:val="24"/>
            <w:rtl/>
            <w:lang w:bidi="fa-IR"/>
          </w:rPr>
          <w:delText xml:space="preserve"> می </w:delText>
        </w:r>
      </w:del>
      <w:ins w:id="10421"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تواند در حوزه برنامه</w:t>
      </w:r>
      <w:del w:id="10422" w:author="Mehrnazi Boojari" w:date="2019-01-07T10:05:00Z">
        <w:r w:rsidRPr="00E91C41" w:rsidDel="00A31D6F">
          <w:rPr>
            <w:rFonts w:ascii="Calibri" w:eastAsia="Calibri" w:hAnsi="Calibri" w:cs="B Lotus" w:hint="cs"/>
            <w:sz w:val="24"/>
            <w:szCs w:val="24"/>
            <w:rtl/>
            <w:lang w:bidi="fa-IR"/>
          </w:rPr>
          <w:delText xml:space="preserve"> ریزی </w:delText>
        </w:r>
      </w:del>
      <w:ins w:id="10423"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با تدوین دستور</w:t>
      </w:r>
      <w:del w:id="10424" w:author="Mehrnazi Boojari" w:date="2019-01-13T01:19:00Z">
        <w:r w:rsidRPr="00E91C41" w:rsidDel="00D1365C">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العمل</w:t>
      </w:r>
      <w:del w:id="10425" w:author="Mehrnazi Boojari" w:date="2019-01-07T10:43:00Z">
        <w:r w:rsidRPr="00E91C41" w:rsidDel="006A1F1D">
          <w:rPr>
            <w:rFonts w:ascii="Calibri" w:eastAsia="Calibri" w:hAnsi="Calibri" w:cs="B Lotus" w:hint="cs"/>
            <w:sz w:val="24"/>
            <w:szCs w:val="24"/>
            <w:rtl/>
            <w:lang w:bidi="fa-IR"/>
          </w:rPr>
          <w:delText xml:space="preserve"> هایی </w:delText>
        </w:r>
      </w:del>
      <w:ins w:id="10426" w:author="Mehrnazi Boojari" w:date="2019-01-07T10:43:00Z">
        <w:r w:rsidR="006A1F1D">
          <w:rPr>
            <w:rFonts w:ascii="Calibri" w:eastAsia="Calibri" w:hAnsi="Calibri" w:cs="B Lotus" w:hint="cs"/>
            <w:sz w:val="24"/>
            <w:szCs w:val="24"/>
            <w:rtl/>
            <w:lang w:bidi="fa-IR"/>
          </w:rPr>
          <w:t xml:space="preserve">‌هایی </w:t>
        </w:r>
      </w:ins>
      <w:r w:rsidRPr="00E91C41">
        <w:rPr>
          <w:rFonts w:ascii="Calibri" w:eastAsia="Calibri" w:hAnsi="Calibri" w:cs="B Lotus" w:hint="cs"/>
          <w:sz w:val="24"/>
          <w:szCs w:val="24"/>
          <w:rtl/>
          <w:lang w:bidi="fa-IR"/>
        </w:rPr>
        <w:t xml:space="preserve">کامل برای آموزش و انتخاب افراد و در حوزه </w:t>
      </w:r>
      <w:del w:id="10427" w:author="Mehrnazi Boojari" w:date="2019-01-07T10:46:00Z">
        <w:r w:rsidRPr="00E91C41" w:rsidDel="006A1F1D">
          <w:rPr>
            <w:rFonts w:ascii="Calibri" w:eastAsia="Calibri" w:hAnsi="Calibri" w:cs="B Lotus" w:hint="cs"/>
            <w:sz w:val="24"/>
            <w:szCs w:val="24"/>
            <w:rtl/>
            <w:lang w:bidi="fa-IR"/>
          </w:rPr>
          <w:delText>اجرائی</w:delText>
        </w:r>
      </w:del>
      <w:ins w:id="10428"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با بالا</w:t>
      </w:r>
      <w:ins w:id="10429" w:author="Mehrnazi Boojari" w:date="2019-01-09T00:09:00Z">
        <w:r w:rsidR="00DD72BC">
          <w:rPr>
            <w:rFonts w:ascii="Calibri" w:eastAsia="Calibri" w:hAnsi="Calibri" w:cs="B Nazanin" w:hint="cs"/>
            <w:sz w:val="24"/>
            <w:szCs w:val="24"/>
            <w:rtl/>
            <w:lang w:bidi="fa-IR"/>
          </w:rPr>
          <w:t>‌</w:t>
        </w:r>
      </w:ins>
      <w:del w:id="10430" w:author="Mehrnazi Boojari" w:date="2019-01-09T00:09:00Z">
        <w:r w:rsidRPr="00E91C41" w:rsidDel="00DD72BC">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بردن توانایی فردی برطرف </w:t>
      </w:r>
      <w:del w:id="10431" w:author="Mehrnazi Boojari" w:date="2019-01-08T01:16:00Z">
        <w:r w:rsidRPr="00E91C41" w:rsidDel="00632EB0">
          <w:rPr>
            <w:rFonts w:ascii="Calibri" w:eastAsia="Calibri" w:hAnsi="Calibri" w:cs="B Lotus" w:hint="cs"/>
            <w:sz w:val="24"/>
            <w:szCs w:val="24"/>
            <w:rtl/>
            <w:lang w:bidi="fa-IR"/>
          </w:rPr>
          <w:delText>گردد</w:delText>
        </w:r>
      </w:del>
      <w:ins w:id="10432" w:author="Mehrnazi Boojari" w:date="2019-01-08T01:16:00Z">
        <w:r w:rsidR="00632EB0">
          <w:rPr>
            <w:rFonts w:ascii="Calibri" w:eastAsia="Calibri" w:hAnsi="Calibri" w:cs="B Lotus" w:hint="cs"/>
            <w:sz w:val="24"/>
            <w:szCs w:val="24"/>
            <w:rtl/>
            <w:lang w:bidi="fa-IR"/>
          </w:rPr>
          <w:t>شود</w:t>
        </w:r>
      </w:ins>
      <w:r w:rsidRPr="00E91C41">
        <w:rPr>
          <w:rFonts w:ascii="Calibri" w:eastAsia="Calibri" w:hAnsi="Calibri" w:cs="B Lotus" w:hint="cs"/>
          <w:sz w:val="24"/>
          <w:szCs w:val="24"/>
          <w:rtl/>
          <w:lang w:bidi="fa-IR"/>
        </w:rPr>
        <w:t>.</w:t>
      </w:r>
    </w:p>
    <w:p w14:paraId="72DD53DE" w14:textId="77777777" w:rsidR="00E91C41" w:rsidRPr="00E91C41" w:rsidRDefault="00E91C41" w:rsidP="00BB7656">
      <w:pPr>
        <w:pStyle w:val="Heading5"/>
        <w:rPr>
          <w:rtl/>
          <w:lang w:bidi="fa-IR"/>
        </w:rPr>
      </w:pPr>
      <w:bookmarkStart w:id="10433" w:name="_Toc529234237"/>
      <w:bookmarkStart w:id="10434" w:name="_Toc529234673"/>
      <w:bookmarkStart w:id="10435" w:name="_Toc530239303"/>
      <w:bookmarkStart w:id="10436" w:name="_Toc533781239"/>
      <w:bookmarkStart w:id="10437" w:name="_Toc533782195"/>
      <w:r w:rsidRPr="00E91C41">
        <w:rPr>
          <w:rFonts w:hint="cs"/>
          <w:rtl/>
          <w:lang w:bidi="fa-IR"/>
        </w:rPr>
        <w:t>پیاده</w:t>
      </w:r>
      <w:del w:id="10438" w:author="Mehrnazi Boojari" w:date="2019-01-07T09:51:00Z">
        <w:r w:rsidRPr="00E91C41" w:rsidDel="006F7CCF">
          <w:rPr>
            <w:rFonts w:hint="cs"/>
            <w:rtl/>
            <w:lang w:bidi="fa-IR"/>
          </w:rPr>
          <w:delText xml:space="preserve"> سازی </w:delText>
        </w:r>
      </w:del>
      <w:ins w:id="10439" w:author="Mehrnazi Boojari" w:date="2019-01-07T09:51:00Z">
        <w:r w:rsidR="006F7CCF">
          <w:rPr>
            <w:rFonts w:hint="cs"/>
            <w:rtl/>
            <w:lang w:bidi="fa-IR"/>
          </w:rPr>
          <w:t xml:space="preserve">‌سازی </w:t>
        </w:r>
      </w:ins>
      <w:r w:rsidRPr="00E91C41">
        <w:rPr>
          <w:rFonts w:hint="cs"/>
          <w:rtl/>
          <w:lang w:bidi="fa-IR"/>
        </w:rPr>
        <w:t>طرح هادی روستایی و اثرات ناشی از آن، همچون از بین رفتن فضاهای همسایگی</w:t>
      </w:r>
      <w:bookmarkEnd w:id="10433"/>
      <w:bookmarkEnd w:id="10434"/>
      <w:bookmarkEnd w:id="10435"/>
      <w:bookmarkEnd w:id="10436"/>
      <w:bookmarkEnd w:id="10437"/>
      <w:r w:rsidRPr="00E91C41">
        <w:rPr>
          <w:rFonts w:hint="cs"/>
          <w:rtl/>
          <w:lang w:bidi="fa-IR"/>
        </w:rPr>
        <w:t xml:space="preserve"> </w:t>
      </w:r>
    </w:p>
    <w:p w14:paraId="2FE74F28" w14:textId="77777777" w:rsidR="00E91C41" w:rsidRPr="00E91C41" w:rsidRDefault="00E91C41" w:rsidP="008D6CF9">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بی</w:t>
      </w:r>
      <w:ins w:id="10440" w:author="Mehrnazi Boojari" w:date="2019-01-13T02:59:00Z">
        <w:r w:rsidR="00BD3566">
          <w:rPr>
            <w:rFonts w:ascii="Calibri" w:eastAsia="Calibri" w:hAnsi="Calibri" w:cs="B Nazanin" w:hint="cs"/>
            <w:sz w:val="24"/>
            <w:szCs w:val="24"/>
            <w:rtl/>
            <w:lang w:bidi="fa-IR"/>
          </w:rPr>
          <w:t>‌</w:t>
        </w:r>
      </w:ins>
      <w:del w:id="10441" w:author="Mehrnazi Boojari" w:date="2019-01-13T02:59:00Z">
        <w:r w:rsidRPr="00E91C41" w:rsidDel="00BD3566">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شک یکی از اصلی</w:t>
      </w:r>
      <w:del w:id="10442" w:author="Mehrnazi Boojari" w:date="2019-01-07T10:55:00Z">
        <w:r w:rsidRPr="00E91C41" w:rsidDel="006A1F1D">
          <w:rPr>
            <w:rFonts w:ascii="Calibri" w:eastAsia="Calibri" w:hAnsi="Calibri" w:cs="B Lotus" w:hint="cs"/>
            <w:sz w:val="24"/>
            <w:szCs w:val="24"/>
            <w:rtl/>
            <w:lang w:bidi="fa-IR"/>
          </w:rPr>
          <w:delText xml:space="preserve"> ترین </w:delText>
        </w:r>
      </w:del>
      <w:ins w:id="10443" w:author="Mehrnazi Boojari" w:date="2019-01-07T10:55:00Z">
        <w:r w:rsidR="006A1F1D">
          <w:rPr>
            <w:rFonts w:ascii="Calibri" w:eastAsia="Calibri" w:hAnsi="Calibri" w:cs="B Lotus" w:hint="cs"/>
            <w:sz w:val="24"/>
            <w:szCs w:val="24"/>
            <w:rtl/>
            <w:lang w:bidi="fa-IR"/>
          </w:rPr>
          <w:t xml:space="preserve">‌ترین </w:t>
        </w:r>
      </w:ins>
      <w:r w:rsidRPr="00E91C41">
        <w:rPr>
          <w:rFonts w:ascii="Calibri" w:eastAsia="Calibri" w:hAnsi="Calibri" w:cs="B Lotus" w:hint="cs"/>
          <w:sz w:val="24"/>
          <w:szCs w:val="24"/>
          <w:rtl/>
          <w:lang w:bidi="fa-IR"/>
        </w:rPr>
        <w:t>طرح</w:t>
      </w:r>
      <w:del w:id="10444" w:author="Mehrnazi Boojari" w:date="2019-01-07T10:43:00Z">
        <w:r w:rsidRPr="00E91C41" w:rsidDel="006A1F1D">
          <w:rPr>
            <w:rFonts w:ascii="Calibri" w:eastAsia="Calibri" w:hAnsi="Calibri" w:cs="B Lotus" w:hint="cs"/>
            <w:sz w:val="24"/>
            <w:szCs w:val="24"/>
            <w:rtl/>
            <w:lang w:bidi="fa-IR"/>
          </w:rPr>
          <w:delText xml:space="preserve"> هایی </w:delText>
        </w:r>
      </w:del>
      <w:ins w:id="10445" w:author="Mehrnazi Boojari" w:date="2019-01-07T10:43:00Z">
        <w:r w:rsidR="006A1F1D">
          <w:rPr>
            <w:rFonts w:ascii="Calibri" w:eastAsia="Calibri" w:hAnsi="Calibri" w:cs="B Lotus" w:hint="cs"/>
            <w:sz w:val="24"/>
            <w:szCs w:val="24"/>
            <w:rtl/>
            <w:lang w:bidi="fa-IR"/>
          </w:rPr>
          <w:t xml:space="preserve">‌هایی </w:t>
        </w:r>
      </w:ins>
      <w:r w:rsidRPr="00E91C41">
        <w:rPr>
          <w:rFonts w:ascii="Calibri" w:eastAsia="Calibri" w:hAnsi="Calibri" w:cs="B Lotus" w:hint="cs"/>
          <w:sz w:val="24"/>
          <w:szCs w:val="24"/>
          <w:rtl/>
          <w:lang w:bidi="fa-IR"/>
        </w:rPr>
        <w:t xml:space="preserve">که </w:t>
      </w:r>
      <w:del w:id="10446" w:author="Mehrnazi Boojari" w:date="2019-01-07T10:04:00Z">
        <w:r w:rsidRPr="00E91C41" w:rsidDel="00A31D6F">
          <w:rPr>
            <w:rFonts w:ascii="Calibri" w:eastAsia="Calibri" w:hAnsi="Calibri" w:cs="B Lotus" w:hint="cs"/>
            <w:sz w:val="24"/>
            <w:szCs w:val="24"/>
            <w:rtl/>
            <w:lang w:bidi="fa-IR"/>
          </w:rPr>
          <w:delText>تاثیر</w:delText>
        </w:r>
      </w:del>
      <w:ins w:id="10447" w:author="Mehrnazi Boojari" w:date="2019-01-07T10:04:00Z">
        <w:r w:rsidR="00A31D6F">
          <w:rPr>
            <w:rFonts w:ascii="Calibri" w:eastAsia="Calibri" w:hAnsi="Calibri" w:cs="B Lotus" w:hint="cs"/>
            <w:sz w:val="24"/>
            <w:szCs w:val="24"/>
            <w:rtl/>
            <w:lang w:bidi="fa-IR"/>
          </w:rPr>
          <w:t>تأثیر</w:t>
        </w:r>
      </w:ins>
      <w:r w:rsidRPr="00E91C41">
        <w:rPr>
          <w:rFonts w:ascii="Calibri" w:eastAsia="Calibri" w:hAnsi="Calibri" w:cs="B Lotus" w:hint="cs"/>
          <w:sz w:val="24"/>
          <w:szCs w:val="24"/>
          <w:rtl/>
          <w:lang w:bidi="fa-IR"/>
        </w:rPr>
        <w:t xml:space="preserve"> زیادی بر مساکن روستایی گذاشته</w:t>
      </w:r>
      <w:del w:id="10448" w:author="Mehrnazi Boojari" w:date="2019-01-07T09:47:00Z">
        <w:r w:rsidRPr="00E91C41" w:rsidDel="006F7CC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 </w:t>
      </w:r>
      <w:del w:id="10449" w:author="Mehrnazi Boojari" w:date="2019-01-13T02:59:00Z">
        <w:r w:rsidRPr="00E91C41" w:rsidDel="008D6CF9">
          <w:rPr>
            <w:rFonts w:ascii="Calibri" w:eastAsia="Calibri" w:hAnsi="Calibri" w:cs="B Lotus" w:hint="cs"/>
            <w:sz w:val="24"/>
            <w:szCs w:val="24"/>
            <w:rtl/>
            <w:lang w:bidi="fa-IR"/>
          </w:rPr>
          <w:delText>پیاده</w:delText>
        </w:r>
      </w:del>
      <w:del w:id="10450" w:author="Mehrnazi Boojari" w:date="2019-01-07T09:51:00Z">
        <w:r w:rsidRPr="00E91C41" w:rsidDel="006F7CCF">
          <w:rPr>
            <w:rFonts w:ascii="Calibri" w:eastAsia="Calibri" w:hAnsi="Calibri" w:cs="B Lotus" w:hint="cs"/>
            <w:sz w:val="24"/>
            <w:szCs w:val="24"/>
            <w:rtl/>
            <w:lang w:bidi="fa-IR"/>
          </w:rPr>
          <w:delText xml:space="preserve"> سازی </w:delText>
        </w:r>
      </w:del>
      <w:ins w:id="10451" w:author="Mehrnazi Boojari" w:date="2019-01-13T02:59:00Z">
        <w:r w:rsidR="008D6CF9">
          <w:rPr>
            <w:rFonts w:ascii="Calibri" w:eastAsia="Calibri" w:hAnsi="Calibri" w:cs="B Lotus" w:hint="cs"/>
            <w:sz w:val="24"/>
            <w:szCs w:val="24"/>
            <w:rtl/>
            <w:lang w:bidi="fa-IR"/>
          </w:rPr>
          <w:t>اجرای</w:t>
        </w:r>
      </w:ins>
      <w:ins w:id="10452" w:author="Mehrnazi Boojari" w:date="2019-01-07T09:51: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طرح</w:t>
      </w:r>
      <w:del w:id="10453" w:author="Mehrnazi Boojari" w:date="2019-01-07T09:46:00Z">
        <w:r w:rsidRPr="00E91C41" w:rsidDel="006F7CCF">
          <w:rPr>
            <w:rFonts w:ascii="Calibri" w:eastAsia="Calibri" w:hAnsi="Calibri" w:cs="B Lotus" w:hint="cs"/>
            <w:sz w:val="24"/>
            <w:szCs w:val="24"/>
            <w:rtl/>
            <w:lang w:bidi="fa-IR"/>
          </w:rPr>
          <w:delText xml:space="preserve"> های </w:delText>
        </w:r>
      </w:del>
      <w:ins w:id="10454"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هادی در روستاهاست</w:t>
      </w:r>
      <w:ins w:id="10455" w:author="Mehrnazi Boojari" w:date="2019-01-13T02:59:00Z">
        <w:r w:rsidR="008D6CF9">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ضعف در طراحی این طرح</w:t>
      </w:r>
      <w:del w:id="10456" w:author="Mehrnazi Boojari" w:date="2019-01-07T09:45:00Z">
        <w:r w:rsidRPr="00E91C41" w:rsidDel="006F7CCF">
          <w:rPr>
            <w:rFonts w:ascii="Calibri" w:eastAsia="Calibri" w:hAnsi="Calibri" w:cs="B Lotus" w:hint="cs"/>
            <w:sz w:val="24"/>
            <w:szCs w:val="24"/>
            <w:rtl/>
            <w:lang w:bidi="fa-IR"/>
          </w:rPr>
          <w:delText xml:space="preserve"> ها </w:delText>
        </w:r>
      </w:del>
      <w:ins w:id="10457" w:author="Mehrnazi Boojari" w:date="2019-01-07T09:45:00Z">
        <w:r w:rsidR="006F7CCF">
          <w:rPr>
            <w:rFonts w:ascii="Calibri" w:eastAsia="Calibri" w:hAnsi="Calibri" w:cs="B Lotus" w:hint="cs"/>
            <w:sz w:val="24"/>
            <w:szCs w:val="24"/>
            <w:rtl/>
            <w:lang w:bidi="fa-IR"/>
          </w:rPr>
          <w:t>‌ها</w:t>
        </w:r>
      </w:ins>
      <w:ins w:id="10458" w:author="Mehrnazi Boojari" w:date="2019-01-13T02:59:00Z">
        <w:r w:rsidR="008D6CF9">
          <w:rPr>
            <w:rFonts w:ascii="Calibri" w:eastAsia="Calibri" w:hAnsi="Calibri" w:cs="B Lotus" w:hint="cs"/>
            <w:sz w:val="24"/>
            <w:szCs w:val="24"/>
            <w:rtl/>
            <w:lang w:bidi="fa-IR"/>
          </w:rPr>
          <w:t>،</w:t>
        </w:r>
      </w:ins>
      <w:ins w:id="10459" w:author="Mehrnazi Boojari" w:date="2019-01-07T09:45: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که خود در بحث جداگانه</w:t>
      </w:r>
      <w:del w:id="10460" w:author="Mehrnazi Boojari" w:date="2019-01-07T10:41:00Z">
        <w:r w:rsidRPr="00E91C41" w:rsidDel="006A1F1D">
          <w:rPr>
            <w:rFonts w:ascii="Calibri" w:eastAsia="Calibri" w:hAnsi="Calibri" w:cs="B Lotus" w:hint="cs"/>
            <w:sz w:val="24"/>
            <w:szCs w:val="24"/>
            <w:rtl/>
            <w:lang w:bidi="fa-IR"/>
          </w:rPr>
          <w:delText xml:space="preserve"> ای </w:delText>
        </w:r>
      </w:del>
      <w:ins w:id="10461" w:author="Mehrnazi Boojari" w:date="2019-01-07T10:41:00Z">
        <w:r w:rsidR="006A1F1D">
          <w:rPr>
            <w:rFonts w:ascii="Calibri" w:eastAsia="Calibri" w:hAnsi="Calibri" w:cs="B Lotus" w:hint="cs"/>
            <w:sz w:val="24"/>
            <w:szCs w:val="24"/>
            <w:rtl/>
            <w:lang w:bidi="fa-IR"/>
          </w:rPr>
          <w:t xml:space="preserve">‌ای </w:t>
        </w:r>
      </w:ins>
      <w:r w:rsidRPr="00E91C41">
        <w:rPr>
          <w:rFonts w:ascii="Calibri" w:eastAsia="Calibri" w:hAnsi="Calibri" w:cs="B Lotus" w:hint="cs"/>
          <w:sz w:val="24"/>
          <w:szCs w:val="24"/>
          <w:rtl/>
          <w:lang w:bidi="fa-IR"/>
        </w:rPr>
        <w:t>مورد بررسی قرار گرفته</w:t>
      </w:r>
      <w:del w:id="10462" w:author="Mehrnazi Boojari" w:date="2019-01-07T09:47:00Z">
        <w:r w:rsidRPr="00E91C41" w:rsidDel="006F7CCF">
          <w:rPr>
            <w:rFonts w:ascii="Calibri" w:eastAsia="Calibri" w:hAnsi="Calibri" w:cs="B Lotus" w:hint="cs"/>
            <w:sz w:val="24"/>
            <w:szCs w:val="24"/>
            <w:rtl/>
            <w:lang w:bidi="fa-IR"/>
          </w:rPr>
          <w:delText xml:space="preserve"> ،</w:delText>
        </w:r>
      </w:del>
      <w:ins w:id="10463"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w:t>
      </w:r>
      <w:del w:id="10464" w:author="Mehrnazi Boojari" w:date="2019-01-07T11:02:00Z">
        <w:r w:rsidRPr="00E91C41" w:rsidDel="00DB081F">
          <w:rPr>
            <w:rFonts w:ascii="Calibri" w:eastAsia="Calibri" w:hAnsi="Calibri" w:cs="B Lotus" w:hint="cs"/>
            <w:sz w:val="24"/>
            <w:szCs w:val="24"/>
            <w:rtl/>
            <w:lang w:bidi="fa-IR"/>
          </w:rPr>
          <w:delText>باعث</w:delText>
        </w:r>
      </w:del>
      <w:ins w:id="10465"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از بین رفتن برخی شرایط فرهنگی اجتماعی در مساکن روستایی شده است</w:t>
      </w:r>
      <w:ins w:id="10466" w:author="Mehrnazi Boojari" w:date="2019-01-13T03:00:00Z">
        <w:r w:rsidR="008D6CF9">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یکی از این</w:t>
      </w:r>
      <w:del w:id="10467" w:author="Mehrnazi Boojari" w:date="2019-01-07T09:47:00Z">
        <w:r w:rsidRPr="00E91C41" w:rsidDel="006F7CC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 موارد بحث فضاهای همسایگی است. منظور از فضاهای همسایگی فضاهایی </w:t>
      </w:r>
      <w:r w:rsidRPr="00F22558">
        <w:rPr>
          <w:rFonts w:ascii="B Lotus" w:eastAsia="Calibri" w:hAnsi="B Lotus" w:cs="B Lotus" w:hint="cs"/>
          <w:sz w:val="24"/>
          <w:szCs w:val="24"/>
          <w:rtl/>
          <w:lang w:bidi="fa-IR"/>
        </w:rPr>
        <w:lastRenderedPageBreak/>
        <w:t>است که در کنار و بین چند واحد مسکونی برای ایجاد ارتباط بین همسایه</w:t>
      </w:r>
      <w:del w:id="10468" w:author="Mehrnazi Boojari" w:date="2019-01-07T09:45:00Z">
        <w:r w:rsidRPr="00F22558" w:rsidDel="006F7CCF">
          <w:rPr>
            <w:rFonts w:ascii="B Lotus" w:eastAsia="Calibri" w:hAnsi="B Lotus" w:cs="B Lotus" w:hint="cs"/>
            <w:sz w:val="24"/>
            <w:szCs w:val="24"/>
            <w:rtl/>
            <w:lang w:bidi="fa-IR"/>
          </w:rPr>
          <w:delText xml:space="preserve"> ها </w:delText>
        </w:r>
      </w:del>
      <w:ins w:id="10469" w:author="Mehrnazi Boojari" w:date="2019-01-07T09:45:00Z">
        <w:r w:rsidR="006F7CCF">
          <w:rPr>
            <w:rFonts w:ascii="B Lotus" w:eastAsia="Calibri" w:hAnsi="B Lotus" w:cs="B Lotus" w:hint="cs"/>
            <w:sz w:val="24"/>
            <w:szCs w:val="24"/>
            <w:rtl/>
            <w:lang w:bidi="fa-IR"/>
          </w:rPr>
          <w:t xml:space="preserve">‌ها </w:t>
        </w:r>
      </w:ins>
      <w:r w:rsidRPr="00F22558">
        <w:rPr>
          <w:rFonts w:ascii="B Lotus" w:eastAsia="Calibri" w:hAnsi="B Lotus" w:cs="B Lotus" w:hint="cs"/>
          <w:sz w:val="24"/>
          <w:szCs w:val="24"/>
          <w:rtl/>
          <w:lang w:bidi="fa-IR"/>
        </w:rPr>
        <w:t>در نظر گرفته می</w:t>
      </w:r>
      <w:ins w:id="10470" w:author="Mehrnazi Boojari" w:date="2019-01-13T03:00:00Z">
        <w:r w:rsidR="008D6CF9">
          <w:rPr>
            <w:rFonts w:ascii="B Lotus" w:eastAsia="Calibri" w:hAnsi="B Lotus" w:cs="B Nazanin" w:hint="cs"/>
            <w:sz w:val="24"/>
            <w:szCs w:val="24"/>
            <w:rtl/>
            <w:lang w:bidi="fa-IR"/>
          </w:rPr>
          <w:t>‌</w:t>
        </w:r>
      </w:ins>
      <w:r w:rsidRPr="00F22558">
        <w:rPr>
          <w:rFonts w:ascii="B Lotus" w:eastAsia="Calibri" w:hAnsi="B Lotus" w:cs="B Lotus" w:hint="cs"/>
          <w:sz w:val="24"/>
          <w:szCs w:val="24"/>
          <w:rtl/>
          <w:lang w:bidi="fa-IR"/>
        </w:rPr>
        <w:t>شد</w:t>
      </w:r>
      <w:ins w:id="10471" w:author="Mehrnazi Boojari" w:date="2019-01-13T03:00:00Z">
        <w:r w:rsidR="008D6CF9">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که این از دیرباز در روستاهای کشور وجود داشته است</w:t>
      </w:r>
      <w:ins w:id="10472" w:author="Mehrnazi Boojari" w:date="2019-01-13T03:00:00Z">
        <w:r w:rsidR="008D6CF9">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طبق ارزشیابی که خود بنیاد مس</w:t>
      </w:r>
      <w:r w:rsidR="006238F3" w:rsidRPr="00F22558">
        <w:rPr>
          <w:rFonts w:ascii="B Lotus" w:eastAsia="Calibri" w:hAnsi="B Lotus" w:cs="B Lotus" w:hint="cs"/>
          <w:sz w:val="24"/>
          <w:szCs w:val="24"/>
          <w:rtl/>
          <w:lang w:bidi="fa-IR"/>
        </w:rPr>
        <w:t>کن از طرح</w:t>
      </w:r>
      <w:del w:id="10473" w:author="Mehrnazi Boojari" w:date="2019-01-07T09:46:00Z">
        <w:r w:rsidR="006238F3" w:rsidRPr="00F22558" w:rsidDel="006F7CCF">
          <w:rPr>
            <w:rFonts w:ascii="B Lotus" w:eastAsia="Calibri" w:hAnsi="B Lotus" w:cs="B Lotus" w:hint="cs"/>
            <w:sz w:val="24"/>
            <w:szCs w:val="24"/>
            <w:rtl/>
            <w:lang w:bidi="fa-IR"/>
          </w:rPr>
          <w:delText xml:space="preserve"> های </w:delText>
        </w:r>
      </w:del>
      <w:ins w:id="10474" w:author="Mehrnazi Boojari" w:date="2019-01-07T09:46:00Z">
        <w:r w:rsidR="006F7CCF">
          <w:rPr>
            <w:rFonts w:ascii="B Lotus" w:eastAsia="Calibri" w:hAnsi="B Lotus" w:cs="B Lotus" w:hint="cs"/>
            <w:sz w:val="24"/>
            <w:szCs w:val="24"/>
            <w:rtl/>
            <w:lang w:bidi="fa-IR"/>
          </w:rPr>
          <w:t xml:space="preserve">‌های </w:t>
        </w:r>
      </w:ins>
      <w:r w:rsidR="006238F3" w:rsidRPr="00F22558">
        <w:rPr>
          <w:rFonts w:ascii="B Lotus" w:eastAsia="Calibri" w:hAnsi="B Lotus" w:cs="B Lotus" w:hint="cs"/>
          <w:sz w:val="24"/>
          <w:szCs w:val="24"/>
          <w:rtl/>
          <w:lang w:bidi="fa-IR"/>
        </w:rPr>
        <w:t>هادی روستایی داشته اس</w:t>
      </w:r>
      <w:del w:id="10475" w:author="Mehrnazi Boojari" w:date="2019-01-07T10:16:00Z">
        <w:r w:rsidR="006238F3" w:rsidRPr="00F22558" w:rsidDel="000A654C">
          <w:rPr>
            <w:rFonts w:ascii="B Lotus" w:eastAsia="Calibri" w:hAnsi="B Lotus" w:cs="B Lotus" w:hint="cs"/>
            <w:sz w:val="24"/>
            <w:szCs w:val="24"/>
            <w:rtl/>
            <w:lang w:bidi="fa-IR"/>
          </w:rPr>
          <w:delText>ت(</w:delText>
        </w:r>
      </w:del>
      <w:ins w:id="10476" w:author="Mehrnazi Boojari" w:date="2019-01-07T10:16:00Z">
        <w:r w:rsidR="000A654C">
          <w:rPr>
            <w:rFonts w:ascii="B Lotus" w:eastAsia="Calibri" w:hAnsi="B Lotus" w:cs="B Lotus" w:hint="cs"/>
            <w:sz w:val="24"/>
            <w:szCs w:val="24"/>
            <w:rtl/>
            <w:lang w:bidi="fa-IR"/>
          </w:rPr>
          <w:t>ت (</w:t>
        </w:r>
      </w:ins>
      <w:r w:rsidR="006238F3" w:rsidRPr="00F22558">
        <w:rPr>
          <w:rFonts w:ascii="B Lotus" w:eastAsia="Calibri" w:hAnsi="B Lotus" w:cs="B Lotus" w:hint="cs"/>
          <w:sz w:val="24"/>
          <w:szCs w:val="24"/>
          <w:rtl/>
          <w:lang w:bidi="fa-IR"/>
        </w:rPr>
        <w:t>بنیاد مسکن انقلاب اسلامی</w:t>
      </w:r>
      <w:del w:id="10477" w:author="Mehrnazi Boojari" w:date="2019-01-07T09:47:00Z">
        <w:r w:rsidR="006238F3" w:rsidRPr="00F22558" w:rsidDel="006F7CCF">
          <w:rPr>
            <w:rFonts w:ascii="B Lotus" w:eastAsia="Calibri" w:hAnsi="B Lotus" w:cs="B Lotus" w:hint="cs"/>
            <w:sz w:val="24"/>
            <w:szCs w:val="24"/>
            <w:rtl/>
            <w:lang w:bidi="fa-IR"/>
          </w:rPr>
          <w:delText xml:space="preserve"> ،</w:delText>
        </w:r>
      </w:del>
      <w:ins w:id="10478" w:author="Mehrnazi Boojari" w:date="2019-01-07T09:47:00Z">
        <w:r w:rsidR="006F7CCF">
          <w:rPr>
            <w:rFonts w:ascii="B Lotus" w:eastAsia="Calibri" w:hAnsi="B Lotus" w:cs="B Lotus" w:hint="cs"/>
            <w:sz w:val="24"/>
            <w:szCs w:val="24"/>
            <w:rtl/>
            <w:lang w:bidi="fa-IR"/>
          </w:rPr>
          <w:t>،</w:t>
        </w:r>
      </w:ins>
      <w:ins w:id="10479" w:author="Mehrnazi Boojari" w:date="2019-01-13T03:00:00Z">
        <w:r w:rsidR="008D6CF9">
          <w:rPr>
            <w:rFonts w:ascii="B Lotus" w:eastAsia="Calibri" w:hAnsi="B Lotus" w:cs="B Lotus" w:hint="cs"/>
            <w:sz w:val="24"/>
            <w:szCs w:val="24"/>
            <w:rtl/>
            <w:lang w:bidi="fa-IR"/>
          </w:rPr>
          <w:t xml:space="preserve"> </w:t>
        </w:r>
      </w:ins>
      <w:r w:rsidR="006238F3" w:rsidRPr="00F22558">
        <w:rPr>
          <w:rFonts w:ascii="B Lotus" w:eastAsia="Calibri" w:hAnsi="B Lotus" w:cs="B Lotus" w:hint="cs"/>
          <w:sz w:val="24"/>
          <w:szCs w:val="24"/>
          <w:rtl/>
          <w:lang w:bidi="fa-IR"/>
        </w:rPr>
        <w:t>1393)</w:t>
      </w:r>
      <w:del w:id="10480" w:author="Mehrnazi Boojari" w:date="2019-01-13T03:00:00Z">
        <w:r w:rsidRPr="00F22558" w:rsidDel="008D6CF9">
          <w:rPr>
            <w:rFonts w:ascii="B Lotus" w:eastAsia="Calibri" w:hAnsi="B Lotus" w:cs="B Lotus" w:hint="cs"/>
            <w:sz w:val="24"/>
            <w:szCs w:val="24"/>
            <w:rtl/>
            <w:lang w:bidi="fa-IR"/>
          </w:rPr>
          <w:delText>؛</w:delText>
        </w:r>
      </w:del>
      <w:r w:rsidRPr="00F22558">
        <w:rPr>
          <w:rFonts w:ascii="B Lotus" w:eastAsia="Calibri" w:hAnsi="B Lotus" w:cs="B Lotus" w:hint="cs"/>
          <w:sz w:val="24"/>
          <w:szCs w:val="24"/>
          <w:rtl/>
          <w:lang w:bidi="fa-IR"/>
        </w:rPr>
        <w:t xml:space="preserve"> طرح هادی در اغلب موارد برای این فضاها</w:t>
      </w:r>
      <w:r w:rsidRPr="00E91C41">
        <w:rPr>
          <w:rFonts w:ascii="Calibri" w:eastAsia="Calibri" w:hAnsi="Calibri" w:cs="B Lotus" w:hint="cs"/>
          <w:sz w:val="24"/>
          <w:szCs w:val="24"/>
          <w:rtl/>
          <w:lang w:bidi="fa-IR"/>
        </w:rPr>
        <w:t xml:space="preserve"> پیشنهاد</w:t>
      </w:r>
      <w:del w:id="10481" w:author="Mehrnazi Boojari" w:date="2019-01-13T03:00:00Z">
        <w:r w:rsidRPr="00E91C41" w:rsidDel="008D6CF9">
          <w:rPr>
            <w:rFonts w:ascii="Calibri" w:eastAsia="Calibri" w:hAnsi="Calibri" w:cs="B Lotus" w:hint="cs"/>
            <w:sz w:val="24"/>
            <w:szCs w:val="24"/>
            <w:rtl/>
            <w:lang w:bidi="fa-IR"/>
          </w:rPr>
          <w:delText>ی</w:delText>
        </w:r>
      </w:del>
      <w:r w:rsidRPr="00E91C41">
        <w:rPr>
          <w:rFonts w:ascii="Calibri" w:eastAsia="Calibri" w:hAnsi="Calibri" w:cs="B Lotus" w:hint="cs"/>
          <w:sz w:val="24"/>
          <w:szCs w:val="24"/>
          <w:rtl/>
          <w:lang w:bidi="fa-IR"/>
        </w:rPr>
        <w:t xml:space="preserve"> خاصی نداشته و با عبور گذر اصلاحی از فضای مشترک میان واحدهای مسکونی</w:t>
      </w:r>
      <w:del w:id="10482" w:author="Mehrnazi Boojari" w:date="2019-01-07T09:47:00Z">
        <w:r w:rsidRPr="00E91C41" w:rsidDel="006F7CCF">
          <w:rPr>
            <w:rFonts w:ascii="Calibri" w:eastAsia="Calibri" w:hAnsi="Calibri" w:cs="B Lotus" w:hint="cs"/>
            <w:sz w:val="24"/>
            <w:szCs w:val="24"/>
            <w:rtl/>
            <w:lang w:bidi="fa-IR"/>
          </w:rPr>
          <w:delText xml:space="preserve"> ،</w:delText>
        </w:r>
      </w:del>
      <w:ins w:id="10483"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تخریب جداره ضمن تعریض معبر </w:t>
      </w:r>
      <w:del w:id="10484" w:author="Mehrnazi Boojari" w:date="2019-01-07T11:02:00Z">
        <w:r w:rsidRPr="00E91C41" w:rsidDel="00DB081F">
          <w:rPr>
            <w:rFonts w:ascii="Calibri" w:eastAsia="Calibri" w:hAnsi="Calibri" w:cs="B Lotus" w:hint="cs"/>
            <w:sz w:val="24"/>
            <w:szCs w:val="24"/>
            <w:rtl/>
            <w:lang w:bidi="fa-IR"/>
          </w:rPr>
          <w:delText>باعث</w:delText>
        </w:r>
      </w:del>
      <w:ins w:id="10485"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از میان رفتن کانون</w:t>
      </w:r>
      <w:del w:id="10486" w:author="Mehrnazi Boojari" w:date="2019-01-07T09:46:00Z">
        <w:r w:rsidRPr="00E91C41" w:rsidDel="006F7CCF">
          <w:rPr>
            <w:rFonts w:ascii="Calibri" w:eastAsia="Calibri" w:hAnsi="Calibri" w:cs="B Lotus" w:hint="cs"/>
            <w:sz w:val="24"/>
            <w:szCs w:val="24"/>
            <w:rtl/>
            <w:lang w:bidi="fa-IR"/>
          </w:rPr>
          <w:delText xml:space="preserve"> های </w:delText>
        </w:r>
      </w:del>
      <w:ins w:id="10487"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همسایگی شده است</w:t>
      </w:r>
      <w:del w:id="10488" w:author="Mehrnazi Boojari" w:date="2019-01-07T09:53:00Z">
        <w:r w:rsidRPr="00E91C41" w:rsidDel="006F7CCF">
          <w:rPr>
            <w:rFonts w:ascii="Calibri" w:eastAsia="Calibri" w:hAnsi="Calibri" w:cs="B Lotus" w:hint="cs"/>
            <w:sz w:val="24"/>
            <w:szCs w:val="24"/>
            <w:rtl/>
            <w:lang w:bidi="fa-IR"/>
          </w:rPr>
          <w:delText xml:space="preserve"> . </w:delText>
        </w:r>
      </w:del>
      <w:ins w:id="10489" w:author="Mehrnazi Boojari" w:date="2019-01-13T03:01:00Z">
        <w:r w:rsidR="008D6CF9">
          <w:rPr>
            <w:rFonts w:ascii="Calibri" w:eastAsia="Calibri" w:hAnsi="Calibri" w:cs="B Lotus" w:hint="cs"/>
            <w:sz w:val="24"/>
            <w:szCs w:val="24"/>
            <w:rtl/>
            <w:lang w:bidi="fa-IR"/>
          </w:rPr>
          <w:t>،</w:t>
        </w:r>
      </w:ins>
      <w:ins w:id="10490"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که این موضوع را می</w:t>
      </w:r>
      <w:ins w:id="10491" w:author="Mehrnazi Boojari" w:date="2019-01-13T03:01:00Z">
        <w:r w:rsidR="008D6CF9">
          <w:rPr>
            <w:rFonts w:ascii="Calibri" w:eastAsia="Calibri" w:hAnsi="Calibri" w:cs="B Nazanin" w:hint="cs"/>
            <w:sz w:val="24"/>
            <w:szCs w:val="24"/>
            <w:rtl/>
            <w:lang w:bidi="fa-IR"/>
          </w:rPr>
          <w:t>‌</w:t>
        </w:r>
      </w:ins>
      <w:r w:rsidRPr="00E91C41">
        <w:rPr>
          <w:rFonts w:ascii="Calibri" w:eastAsia="Calibri" w:hAnsi="Calibri" w:cs="B Lotus" w:hint="cs"/>
          <w:sz w:val="24"/>
          <w:szCs w:val="24"/>
          <w:rtl/>
          <w:lang w:bidi="fa-IR"/>
        </w:rPr>
        <w:t>توان با تغییر دستور</w:t>
      </w:r>
      <w:del w:id="10492" w:author="Mehrnazi Boojari" w:date="2019-01-13T01:19:00Z">
        <w:r w:rsidRPr="00E91C41" w:rsidDel="00D1365C">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العمل و رویه در حوزه برنامه</w:t>
      </w:r>
      <w:del w:id="10493" w:author="Mehrnazi Boojari" w:date="2019-01-07T10:05:00Z">
        <w:r w:rsidRPr="00E91C41" w:rsidDel="00A31D6F">
          <w:rPr>
            <w:rFonts w:ascii="Calibri" w:eastAsia="Calibri" w:hAnsi="Calibri" w:cs="B Lotus" w:hint="cs"/>
            <w:sz w:val="24"/>
            <w:szCs w:val="24"/>
            <w:rtl/>
            <w:lang w:bidi="fa-IR"/>
          </w:rPr>
          <w:delText xml:space="preserve"> ریزی </w:delText>
        </w:r>
      </w:del>
      <w:ins w:id="10494"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و استفاده از نیروی متخص</w:t>
      </w:r>
      <w:r w:rsidR="00BE3954">
        <w:rPr>
          <w:rFonts w:ascii="Calibri" w:eastAsia="Calibri" w:hAnsi="Calibri" w:cs="B Lotus" w:hint="cs"/>
          <w:sz w:val="24"/>
          <w:szCs w:val="24"/>
          <w:rtl/>
          <w:lang w:bidi="fa-IR"/>
        </w:rPr>
        <w:t>ص در تهیه طرح</w:t>
      </w:r>
      <w:del w:id="10495" w:author="Mehrnazi Boojari" w:date="2019-01-07T09:45:00Z">
        <w:r w:rsidR="00BE3954" w:rsidDel="006F7CCF">
          <w:rPr>
            <w:rFonts w:ascii="Calibri" w:eastAsia="Calibri" w:hAnsi="Calibri" w:cs="B Lotus" w:hint="cs"/>
            <w:sz w:val="24"/>
            <w:szCs w:val="24"/>
            <w:rtl/>
            <w:lang w:bidi="fa-IR"/>
          </w:rPr>
          <w:delText xml:space="preserve"> ها </w:delText>
        </w:r>
      </w:del>
      <w:ins w:id="10496" w:author="Mehrnazi Boojari" w:date="2019-01-07T09:45:00Z">
        <w:r w:rsidR="006F7CCF">
          <w:rPr>
            <w:rFonts w:ascii="Calibri" w:eastAsia="Calibri" w:hAnsi="Calibri" w:cs="B Lotus" w:hint="cs"/>
            <w:sz w:val="24"/>
            <w:szCs w:val="24"/>
            <w:rtl/>
            <w:lang w:bidi="fa-IR"/>
          </w:rPr>
          <w:t xml:space="preserve">‌ها </w:t>
        </w:r>
      </w:ins>
      <w:r w:rsidR="00BE3954">
        <w:rPr>
          <w:rFonts w:ascii="Calibri" w:eastAsia="Calibri" w:hAnsi="Calibri" w:cs="B Lotus" w:hint="cs"/>
          <w:sz w:val="24"/>
          <w:szCs w:val="24"/>
          <w:rtl/>
          <w:lang w:bidi="fa-IR"/>
        </w:rPr>
        <w:t xml:space="preserve">در حوزه </w:t>
      </w:r>
      <w:del w:id="10497" w:author="Mehrnazi Boojari" w:date="2019-01-07T10:46:00Z">
        <w:r w:rsidR="00BE3954" w:rsidDel="006A1F1D">
          <w:rPr>
            <w:rFonts w:ascii="Calibri" w:eastAsia="Calibri" w:hAnsi="Calibri" w:cs="B Lotus" w:hint="cs"/>
            <w:sz w:val="24"/>
            <w:szCs w:val="24"/>
            <w:rtl/>
            <w:lang w:bidi="fa-IR"/>
          </w:rPr>
          <w:delText>اجرائی</w:delText>
        </w:r>
      </w:del>
      <w:ins w:id="10498" w:author="Mehrnazi Boojari" w:date="2019-01-07T10:46:00Z">
        <w:r w:rsidR="006A1F1D">
          <w:rPr>
            <w:rFonts w:ascii="Calibri" w:eastAsia="Calibri" w:hAnsi="Calibri" w:cs="B Lotus" w:hint="cs"/>
            <w:sz w:val="24"/>
            <w:szCs w:val="24"/>
            <w:rtl/>
            <w:lang w:bidi="fa-IR"/>
          </w:rPr>
          <w:t>اجرایی</w:t>
        </w:r>
      </w:ins>
      <w:del w:id="10499" w:author="Mehrnazi Boojari" w:date="2019-01-13T03:01:00Z">
        <w:r w:rsidRPr="00E91C41" w:rsidDel="008D6CF9">
          <w:rPr>
            <w:rFonts w:ascii="Calibri" w:eastAsia="Calibri" w:hAnsi="Calibri" w:cs="B Lotus" w:hint="cs"/>
            <w:sz w:val="24"/>
            <w:szCs w:val="24"/>
            <w:rtl/>
            <w:lang w:bidi="fa-IR"/>
          </w:rPr>
          <w:delText>؛</w:delText>
        </w:r>
      </w:del>
      <w:r w:rsidRPr="00E91C41">
        <w:rPr>
          <w:rFonts w:ascii="Calibri" w:eastAsia="Calibri" w:hAnsi="Calibri" w:cs="B Lotus" w:hint="cs"/>
          <w:sz w:val="24"/>
          <w:szCs w:val="24"/>
          <w:rtl/>
          <w:lang w:bidi="fa-IR"/>
        </w:rPr>
        <w:t xml:space="preserve"> حل کرد.</w:t>
      </w:r>
    </w:p>
    <w:p w14:paraId="57D46D66" w14:textId="77777777" w:rsidR="00E91C41" w:rsidRPr="00E91C41" w:rsidRDefault="00BC2845" w:rsidP="00BB7656">
      <w:pPr>
        <w:pStyle w:val="Heading4"/>
        <w:rPr>
          <w:rtl/>
          <w:lang w:bidi="fa-IR"/>
        </w:rPr>
      </w:pPr>
      <w:bookmarkStart w:id="10500" w:name="_Toc525674281"/>
      <w:bookmarkStart w:id="10501" w:name="_Toc529234238"/>
      <w:bookmarkStart w:id="10502" w:name="_Toc529234674"/>
      <w:bookmarkStart w:id="10503" w:name="_Toc530238670"/>
      <w:bookmarkStart w:id="10504" w:name="_Toc530239304"/>
      <w:bookmarkStart w:id="10505" w:name="_Toc533781240"/>
      <w:bookmarkStart w:id="10506" w:name="_Toc533782196"/>
      <w:ins w:id="10507" w:author="Mehrnazi Boojari" w:date="2019-01-13T03:01:00Z">
        <w:r>
          <w:rPr>
            <w:rFonts w:hint="cs"/>
            <w:rtl/>
            <w:lang w:bidi="fa-IR"/>
          </w:rPr>
          <w:t xml:space="preserve"> </w:t>
        </w:r>
      </w:ins>
      <w:r w:rsidR="00E91C41" w:rsidRPr="00E91C41">
        <w:rPr>
          <w:rFonts w:hint="cs"/>
          <w:rtl/>
          <w:lang w:bidi="fa-IR"/>
        </w:rPr>
        <w:t xml:space="preserve">ساخت مساکن </w:t>
      </w:r>
      <w:del w:id="10508" w:author="Mehrnazi Boojari" w:date="2019-01-07T10:03:00Z">
        <w:r w:rsidR="00E91C41" w:rsidRPr="00E91C41" w:rsidDel="00A31D6F">
          <w:rPr>
            <w:rFonts w:hint="cs"/>
            <w:rtl/>
            <w:lang w:bidi="fa-IR"/>
          </w:rPr>
          <w:delText>روستائی</w:delText>
        </w:r>
      </w:del>
      <w:ins w:id="10509" w:author="Mehrnazi Boojari" w:date="2019-01-07T10:03:00Z">
        <w:r w:rsidR="00A31D6F">
          <w:rPr>
            <w:rFonts w:hint="cs"/>
            <w:rtl/>
            <w:lang w:bidi="fa-IR"/>
          </w:rPr>
          <w:t>روستایی</w:t>
        </w:r>
      </w:ins>
      <w:r w:rsidR="00E91C41" w:rsidRPr="00E91C41">
        <w:rPr>
          <w:rFonts w:hint="cs"/>
          <w:rtl/>
          <w:lang w:bidi="fa-IR"/>
        </w:rPr>
        <w:t xml:space="preserve"> </w:t>
      </w:r>
      <w:del w:id="10510" w:author="Mehrnazi Boojari" w:date="2019-01-07T22:29:00Z">
        <w:r w:rsidR="00E91C41" w:rsidRPr="00E91C41" w:rsidDel="00051F26">
          <w:rPr>
            <w:rFonts w:hint="cs"/>
            <w:rtl/>
            <w:lang w:bidi="fa-IR"/>
          </w:rPr>
          <w:delText>معیشت محور</w:delText>
        </w:r>
      </w:del>
      <w:bookmarkEnd w:id="10500"/>
      <w:bookmarkEnd w:id="10501"/>
      <w:bookmarkEnd w:id="10502"/>
      <w:bookmarkEnd w:id="10503"/>
      <w:bookmarkEnd w:id="10504"/>
      <w:bookmarkEnd w:id="10505"/>
      <w:bookmarkEnd w:id="10506"/>
      <w:ins w:id="10511" w:author="Mehrnazi Boojari" w:date="2019-01-07T22:29:00Z">
        <w:r w:rsidR="00051F26">
          <w:rPr>
            <w:rFonts w:hint="cs"/>
            <w:rtl/>
            <w:lang w:bidi="fa-IR"/>
          </w:rPr>
          <w:t>معیشت‌محور</w:t>
        </w:r>
      </w:ins>
      <w:r w:rsidR="00E91C41" w:rsidRPr="00E91C41">
        <w:rPr>
          <w:rFonts w:hint="cs"/>
          <w:rtl/>
          <w:lang w:bidi="fa-IR"/>
        </w:rPr>
        <w:t xml:space="preserve"> </w:t>
      </w:r>
    </w:p>
    <w:p w14:paraId="0B75C0EB" w14:textId="77777777" w:rsidR="00E91C41" w:rsidRPr="00E91C41" w:rsidRDefault="00E91C41" w:rsidP="00BC2845">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با توجه به تعاریف مسکن روستایی و اهمیت آن (که ب</w:t>
      </w:r>
      <w:ins w:id="10512" w:author="Mehrnazi Boojari" w:date="2019-01-13T03:01:00Z">
        <w:r w:rsidR="00BC2845">
          <w:rPr>
            <w:rFonts w:ascii="Calibri" w:eastAsia="Calibri" w:hAnsi="Calibri" w:cs="B Lotus" w:hint="cs"/>
            <w:sz w:val="24"/>
            <w:szCs w:val="24"/>
            <w:rtl/>
            <w:lang w:bidi="fa-IR"/>
          </w:rPr>
          <w:t>ه</w:t>
        </w:r>
        <w:r w:rsidR="00BC2845">
          <w:rPr>
            <w:rFonts w:ascii="Calibri" w:eastAsia="Calibri" w:hAnsi="Calibri" w:cs="B Nazanin" w:hint="cs"/>
            <w:sz w:val="24"/>
            <w:szCs w:val="24"/>
            <w:rtl/>
            <w:lang w:bidi="fa-IR"/>
          </w:rPr>
          <w:t>‌</w:t>
        </w:r>
      </w:ins>
      <w:r w:rsidRPr="00E91C41">
        <w:rPr>
          <w:rFonts w:ascii="Calibri" w:eastAsia="Calibri" w:hAnsi="Calibri" w:cs="B Lotus" w:hint="cs"/>
          <w:sz w:val="24"/>
          <w:szCs w:val="24"/>
          <w:rtl/>
          <w:lang w:bidi="fa-IR"/>
        </w:rPr>
        <w:t>طور کامل در فصل دوم ارائه شد</w:t>
      </w:r>
      <w:del w:id="10513" w:author="Mehrnazi Boojari" w:date="2019-01-07T10:07:00Z">
        <w:r w:rsidRPr="00E91C41" w:rsidDel="00A31D6F">
          <w:rPr>
            <w:rFonts w:ascii="Calibri" w:eastAsia="Calibri" w:hAnsi="Calibri" w:cs="B Lotus" w:hint="cs"/>
            <w:sz w:val="24"/>
            <w:szCs w:val="24"/>
            <w:rtl/>
            <w:lang w:bidi="fa-IR"/>
          </w:rPr>
          <w:delText xml:space="preserve"> )</w:delText>
        </w:r>
      </w:del>
      <w:ins w:id="10514" w:author="Mehrnazi Boojari" w:date="2019-01-07T10:07:00Z">
        <w:r w:rsidR="00A31D6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مشخص </w:t>
      </w:r>
      <w:del w:id="10515" w:author="Mehrnazi Boojari" w:date="2019-01-13T03:01:00Z">
        <w:r w:rsidRPr="00E91C41" w:rsidDel="00BC2845">
          <w:rPr>
            <w:rFonts w:ascii="Calibri" w:eastAsia="Calibri" w:hAnsi="Calibri" w:cs="B Lotus" w:hint="cs"/>
            <w:sz w:val="24"/>
            <w:szCs w:val="24"/>
            <w:rtl/>
            <w:lang w:bidi="fa-IR"/>
          </w:rPr>
          <w:delText xml:space="preserve">گردید </w:delText>
        </w:r>
      </w:del>
      <w:ins w:id="10516" w:author="Mehrnazi Boojari" w:date="2019-01-13T03:01:00Z">
        <w:r w:rsidR="00BC2845">
          <w:rPr>
            <w:rFonts w:ascii="Calibri" w:eastAsia="Calibri" w:hAnsi="Calibri" w:cs="B Lotus" w:hint="cs"/>
            <w:sz w:val="24"/>
            <w:szCs w:val="24"/>
            <w:rtl/>
            <w:lang w:bidi="fa-IR"/>
          </w:rPr>
          <w:t>ش</w:t>
        </w:r>
        <w:r w:rsidR="00BC2845" w:rsidRPr="00E91C41">
          <w:rPr>
            <w:rFonts w:ascii="Calibri" w:eastAsia="Calibri" w:hAnsi="Calibri" w:cs="B Lotus" w:hint="cs"/>
            <w:sz w:val="24"/>
            <w:szCs w:val="24"/>
            <w:rtl/>
            <w:lang w:bidi="fa-IR"/>
          </w:rPr>
          <w:t xml:space="preserve">د </w:t>
        </w:r>
      </w:ins>
      <w:r w:rsidRPr="00E91C41">
        <w:rPr>
          <w:rFonts w:ascii="Calibri" w:eastAsia="Calibri" w:hAnsi="Calibri" w:cs="B Lotus" w:hint="cs"/>
          <w:sz w:val="24"/>
          <w:szCs w:val="24"/>
          <w:rtl/>
          <w:lang w:bidi="fa-IR"/>
        </w:rPr>
        <w:t>که مساکن روستایی بر</w:t>
      </w:r>
      <w:del w:id="10517" w:author="Mehrnazi Boojari" w:date="2019-01-13T03:01:00Z">
        <w:r w:rsidRPr="00E91C41" w:rsidDel="00BC2845">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خلاف مساکن شهری</w:t>
      </w:r>
      <w:del w:id="10518" w:author="Mehrnazi Boojari" w:date="2019-01-07T10:44:00Z">
        <w:r w:rsidRPr="00E91C41" w:rsidDel="006A1F1D">
          <w:rPr>
            <w:rFonts w:ascii="Calibri" w:eastAsia="Calibri" w:hAnsi="Calibri" w:cs="B Lotus" w:hint="cs"/>
            <w:sz w:val="24"/>
            <w:szCs w:val="24"/>
            <w:rtl/>
            <w:lang w:bidi="fa-IR"/>
          </w:rPr>
          <w:delText xml:space="preserve"> صرفا </w:delText>
        </w:r>
      </w:del>
      <w:ins w:id="10519" w:author="Mehrnazi Boojari" w:date="2019-01-07T10:44:00Z">
        <w:r w:rsidR="006A1F1D">
          <w:rPr>
            <w:rFonts w:ascii="Calibri" w:eastAsia="Calibri" w:hAnsi="Calibri" w:cs="B Lotus" w:hint="cs"/>
            <w:sz w:val="24"/>
            <w:szCs w:val="24"/>
            <w:rtl/>
            <w:lang w:bidi="fa-IR"/>
          </w:rPr>
          <w:t xml:space="preserve"> فقط </w:t>
        </w:r>
      </w:ins>
      <w:r w:rsidRPr="00E91C41">
        <w:rPr>
          <w:rFonts w:ascii="Calibri" w:eastAsia="Calibri" w:hAnsi="Calibri" w:cs="B Lotus" w:hint="cs"/>
          <w:sz w:val="24"/>
          <w:szCs w:val="24"/>
          <w:rtl/>
          <w:lang w:bidi="fa-IR"/>
        </w:rPr>
        <w:t>محل سکونت و استراحت افراد نیست</w:t>
      </w:r>
      <w:del w:id="10520" w:author="Mehrnazi Boojari" w:date="2019-01-08T23:59:00Z">
        <w:r w:rsidRPr="00E91C41" w:rsidDel="00756134">
          <w:rPr>
            <w:rFonts w:ascii="Calibri" w:eastAsia="Calibri" w:hAnsi="Calibri" w:cs="B Lotus" w:hint="cs"/>
            <w:sz w:val="24"/>
            <w:szCs w:val="24"/>
            <w:rtl/>
            <w:lang w:bidi="fa-IR"/>
          </w:rPr>
          <w:delText xml:space="preserve"> بلکه</w:delText>
        </w:r>
      </w:del>
      <w:ins w:id="10521" w:author="Mehrnazi Boojari" w:date="2019-01-08T23:59:00Z">
        <w:r w:rsidR="00756134">
          <w:rPr>
            <w:rFonts w:ascii="Calibri" w:eastAsia="Calibri" w:hAnsi="Calibri" w:cs="B Lotus" w:hint="cs"/>
            <w:sz w:val="24"/>
            <w:szCs w:val="24"/>
            <w:rtl/>
            <w:lang w:bidi="fa-IR"/>
          </w:rPr>
          <w:t>، بلکه</w:t>
        </w:r>
      </w:ins>
      <w:r w:rsidRPr="00E91C41">
        <w:rPr>
          <w:rFonts w:ascii="Calibri" w:eastAsia="Calibri" w:hAnsi="Calibri" w:cs="B Lotus" w:hint="cs"/>
          <w:sz w:val="24"/>
          <w:szCs w:val="24"/>
          <w:rtl/>
          <w:lang w:bidi="fa-IR"/>
        </w:rPr>
        <w:t xml:space="preserve"> به اقتضای معیشت خانوار محل نگهداری و پرورش دام و طیور</w:t>
      </w:r>
      <w:del w:id="10522" w:author="Mehrnazi Boojari" w:date="2019-01-07T09:47:00Z">
        <w:r w:rsidRPr="00E91C41" w:rsidDel="006F7CCF">
          <w:rPr>
            <w:rFonts w:ascii="Calibri" w:eastAsia="Calibri" w:hAnsi="Calibri" w:cs="B Lotus" w:hint="cs"/>
            <w:sz w:val="24"/>
            <w:szCs w:val="24"/>
            <w:rtl/>
            <w:lang w:bidi="fa-IR"/>
          </w:rPr>
          <w:delText xml:space="preserve"> ،</w:delText>
        </w:r>
      </w:del>
      <w:ins w:id="10523"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تولید فرآورده</w:t>
      </w:r>
      <w:del w:id="10524" w:author="Mehrnazi Boojari" w:date="2019-01-07T09:46:00Z">
        <w:r w:rsidRPr="00E91C41" w:rsidDel="006F7CCF">
          <w:rPr>
            <w:rFonts w:ascii="Calibri" w:eastAsia="Calibri" w:hAnsi="Calibri" w:cs="B Lotus" w:hint="cs"/>
            <w:sz w:val="24"/>
            <w:szCs w:val="24"/>
            <w:rtl/>
            <w:lang w:bidi="fa-IR"/>
          </w:rPr>
          <w:delText xml:space="preserve"> های </w:delText>
        </w:r>
      </w:del>
      <w:ins w:id="10525"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دامی</w:t>
      </w:r>
      <w:del w:id="10526" w:author="Mehrnazi Boojari" w:date="2019-01-07T09:47:00Z">
        <w:r w:rsidRPr="00E91C41" w:rsidDel="006F7CCF">
          <w:rPr>
            <w:rFonts w:ascii="Calibri" w:eastAsia="Calibri" w:hAnsi="Calibri" w:cs="B Lotus" w:hint="cs"/>
            <w:sz w:val="24"/>
            <w:szCs w:val="24"/>
            <w:rtl/>
            <w:lang w:bidi="fa-IR"/>
          </w:rPr>
          <w:delText xml:space="preserve"> ،</w:delText>
        </w:r>
      </w:del>
      <w:ins w:id="10527"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صنایع دستی و نیز محل نگهداری وسایل و ابزار تولید و محصولات کشاورزی است</w:t>
      </w:r>
      <w:del w:id="10528" w:author="Mehrnazi Boojari" w:date="2019-01-07T09:53:00Z">
        <w:r w:rsidRPr="00E91C41" w:rsidDel="006F7CCF">
          <w:rPr>
            <w:rFonts w:ascii="Calibri" w:eastAsia="Calibri" w:hAnsi="Calibri" w:cs="B Lotus" w:hint="cs"/>
            <w:sz w:val="24"/>
            <w:szCs w:val="24"/>
            <w:rtl/>
            <w:lang w:bidi="fa-IR"/>
          </w:rPr>
          <w:delText xml:space="preserve"> . </w:delText>
        </w:r>
      </w:del>
      <w:ins w:id="10529"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به عبارت دیگر، مسکن در روستا نه</w:t>
      </w:r>
      <w:ins w:id="10530" w:author="Mehrnazi Boojari" w:date="2019-01-09T23:32:00Z">
        <w:r w:rsidR="00947B53">
          <w:rPr>
            <w:rFonts w:ascii="Calibri" w:eastAsia="Calibri" w:hAnsi="Calibri" w:cs="B Nazanin" w:hint="cs"/>
            <w:sz w:val="24"/>
            <w:szCs w:val="24"/>
            <w:rtl/>
            <w:lang w:bidi="fa-IR"/>
          </w:rPr>
          <w:t>‌</w:t>
        </w:r>
      </w:ins>
      <w:del w:id="10531" w:author="Mehrnazi Boojari" w:date="2019-01-09T23:32:00Z">
        <w:r w:rsidRPr="00E91C41" w:rsidDel="00947B53">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تنها فضایی برای زندگی است</w:t>
      </w:r>
      <w:del w:id="10532" w:author="Mehrnazi Boojari" w:date="2019-01-07T09:47:00Z">
        <w:r w:rsidRPr="00E91C41" w:rsidDel="006F7CCF">
          <w:rPr>
            <w:rFonts w:ascii="Calibri" w:eastAsia="Calibri" w:hAnsi="Calibri" w:cs="B Lotus" w:hint="cs"/>
            <w:sz w:val="24"/>
            <w:szCs w:val="24"/>
            <w:rtl/>
            <w:lang w:bidi="fa-IR"/>
          </w:rPr>
          <w:delText xml:space="preserve"> ،</w:delText>
        </w:r>
      </w:del>
      <w:ins w:id="10533"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بلکه از لحاظ تولید و اشتغال نیز برای خانواده</w:t>
      </w:r>
      <w:del w:id="10534" w:author="Mehrnazi Boojari" w:date="2019-01-07T09:46:00Z">
        <w:r w:rsidRPr="00E91C41" w:rsidDel="006F7CCF">
          <w:rPr>
            <w:rFonts w:ascii="Calibri" w:eastAsia="Calibri" w:hAnsi="Calibri" w:cs="B Lotus" w:hint="cs"/>
            <w:sz w:val="24"/>
            <w:szCs w:val="24"/>
            <w:rtl/>
            <w:lang w:bidi="fa-IR"/>
          </w:rPr>
          <w:delText xml:space="preserve"> های </w:delText>
        </w:r>
      </w:del>
      <w:ins w:id="10535"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روستایی </w:t>
      </w:r>
      <w:del w:id="10536" w:author="Mehrnazi Boojari" w:date="2019-01-07T09:55:00Z">
        <w:r w:rsidRPr="00E91C41" w:rsidDel="00A31D6F">
          <w:rPr>
            <w:rFonts w:ascii="Calibri" w:eastAsia="Calibri" w:hAnsi="Calibri" w:cs="B Lotus" w:hint="cs"/>
            <w:sz w:val="24"/>
            <w:szCs w:val="24"/>
            <w:rtl/>
            <w:lang w:bidi="fa-IR"/>
          </w:rPr>
          <w:delText>حائز اهمیت</w:delText>
        </w:r>
      </w:del>
      <w:ins w:id="10537" w:author="Mehrnazi Boojari" w:date="2019-01-07T09:55:00Z">
        <w:r w:rsidR="00A31D6F">
          <w:rPr>
            <w:rFonts w:ascii="Calibri" w:eastAsia="Calibri" w:hAnsi="Calibri" w:cs="B Lotus" w:hint="cs"/>
            <w:sz w:val="24"/>
            <w:szCs w:val="24"/>
            <w:rtl/>
            <w:lang w:bidi="fa-IR"/>
          </w:rPr>
          <w:t>حائزاهمیت</w:t>
        </w:r>
      </w:ins>
      <w:r w:rsidRPr="00E91C41">
        <w:rPr>
          <w:rFonts w:ascii="Calibri" w:eastAsia="Calibri" w:hAnsi="Calibri" w:cs="B Lotus" w:hint="cs"/>
          <w:sz w:val="24"/>
          <w:szCs w:val="24"/>
          <w:rtl/>
          <w:lang w:bidi="fa-IR"/>
        </w:rPr>
        <w:t xml:space="preserve"> است. این موضوع از دیرباز مورد توجه </w:t>
      </w:r>
      <w:del w:id="10538" w:author="Mehrnazi Boojari" w:date="2019-01-07T10:03:00Z">
        <w:r w:rsidRPr="00E91C41" w:rsidDel="00A31D6F">
          <w:rPr>
            <w:rFonts w:ascii="Calibri" w:eastAsia="Calibri" w:hAnsi="Calibri" w:cs="B Lotus" w:hint="cs"/>
            <w:sz w:val="24"/>
            <w:szCs w:val="24"/>
            <w:rtl/>
            <w:lang w:bidi="fa-IR"/>
          </w:rPr>
          <w:delText>روستائی</w:delText>
        </w:r>
      </w:del>
      <w:ins w:id="10539"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ان بوده و </w:t>
      </w:r>
      <w:del w:id="10540" w:author="Mehrnazi Boojari" w:date="2019-01-07T10:03:00Z">
        <w:r w:rsidRPr="00E91C41" w:rsidDel="00A31D6F">
          <w:rPr>
            <w:rFonts w:ascii="Calibri" w:eastAsia="Calibri" w:hAnsi="Calibri" w:cs="B Lotus" w:hint="cs"/>
            <w:sz w:val="24"/>
            <w:szCs w:val="24"/>
            <w:rtl/>
            <w:lang w:bidi="fa-IR"/>
          </w:rPr>
          <w:delText>روستائی</w:delText>
        </w:r>
      </w:del>
      <w:ins w:id="10541"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ان مساکن خود را ب</w:t>
      </w:r>
      <w:ins w:id="10542" w:author="Mehrnazi Boojari" w:date="2019-01-13T03:02:00Z">
        <w:r w:rsidR="00BC2845">
          <w:rPr>
            <w:rFonts w:ascii="Calibri" w:eastAsia="Calibri" w:hAnsi="Calibri" w:cs="B Lotus" w:hint="cs"/>
            <w:sz w:val="24"/>
            <w:szCs w:val="24"/>
            <w:rtl/>
            <w:lang w:bidi="fa-IR"/>
          </w:rPr>
          <w:t xml:space="preserve">ه </w:t>
        </w:r>
      </w:ins>
      <w:r w:rsidRPr="00E91C41">
        <w:rPr>
          <w:rFonts w:ascii="Calibri" w:eastAsia="Calibri" w:hAnsi="Calibri" w:cs="B Lotus" w:hint="cs"/>
          <w:sz w:val="24"/>
          <w:szCs w:val="24"/>
          <w:rtl/>
          <w:lang w:bidi="fa-IR"/>
        </w:rPr>
        <w:t>نوعی طراحی</w:t>
      </w:r>
      <w:del w:id="10543" w:author="Mehrnazi Boojari" w:date="2019-01-07T09:49:00Z">
        <w:r w:rsidRPr="00E91C41" w:rsidDel="006F7CCF">
          <w:rPr>
            <w:rFonts w:ascii="Calibri" w:eastAsia="Calibri" w:hAnsi="Calibri" w:cs="B Lotus" w:hint="cs"/>
            <w:sz w:val="24"/>
            <w:szCs w:val="24"/>
            <w:rtl/>
            <w:lang w:bidi="fa-IR"/>
          </w:rPr>
          <w:delText xml:space="preserve"> می </w:delText>
        </w:r>
      </w:del>
      <w:ins w:id="10544"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کردند که در کنار محل آسایش و زندگی خود به بحث اشتغال نیز بپردازند.</w:t>
      </w:r>
    </w:p>
    <w:p w14:paraId="3F76A933" w14:textId="77777777" w:rsidR="00E91C41" w:rsidRPr="00E91C41" w:rsidRDefault="00E91C41" w:rsidP="00042A47">
      <w:pPr>
        <w:bidi/>
        <w:ind w:firstLine="288"/>
        <w:jc w:val="both"/>
        <w:rPr>
          <w:rFonts w:ascii="Calibri" w:eastAsia="Calibri" w:hAnsi="Calibri" w:cs="B Lotus"/>
          <w:sz w:val="24"/>
          <w:szCs w:val="24"/>
          <w:rtl/>
          <w:lang w:bidi="fa-IR"/>
        </w:rPr>
      </w:pPr>
      <w:r w:rsidRPr="00F22558">
        <w:rPr>
          <w:rFonts w:ascii="B Lotus" w:eastAsia="Calibri" w:hAnsi="B Lotus" w:cs="B Lotus" w:hint="cs"/>
          <w:sz w:val="24"/>
          <w:szCs w:val="24"/>
          <w:rtl/>
          <w:lang w:bidi="fa-IR"/>
        </w:rPr>
        <w:t xml:space="preserve"> نتایج نمونه</w:t>
      </w:r>
      <w:del w:id="10545" w:author="Mehrnazi Boojari" w:date="2019-01-07T09:52:00Z">
        <w:r w:rsidRPr="00F22558" w:rsidDel="006F7CCF">
          <w:rPr>
            <w:rFonts w:ascii="B Lotus" w:eastAsia="Calibri" w:hAnsi="B Lotus" w:cs="B Lotus" w:hint="cs"/>
            <w:sz w:val="24"/>
            <w:szCs w:val="24"/>
            <w:rtl/>
            <w:lang w:bidi="fa-IR"/>
          </w:rPr>
          <w:delText xml:space="preserve"> گیری </w:delText>
        </w:r>
      </w:del>
      <w:ins w:id="10546" w:author="Mehrnazi Boojari" w:date="2019-01-07T09:52:00Z">
        <w:r w:rsidR="006F7CCF">
          <w:rPr>
            <w:rFonts w:ascii="B Lotus" w:eastAsia="Calibri" w:hAnsi="B Lotus" w:cs="B Lotus" w:hint="cs"/>
            <w:sz w:val="24"/>
            <w:szCs w:val="24"/>
            <w:rtl/>
            <w:lang w:bidi="fa-IR"/>
          </w:rPr>
          <w:t xml:space="preserve">‌گیری </w:t>
        </w:r>
      </w:ins>
      <w:r w:rsidRPr="00F22558">
        <w:rPr>
          <w:rFonts w:ascii="B Lotus" w:eastAsia="Calibri" w:hAnsi="B Lotus" w:cs="B Lotus" w:hint="cs"/>
          <w:sz w:val="24"/>
          <w:szCs w:val="24"/>
          <w:rtl/>
          <w:lang w:bidi="fa-IR"/>
        </w:rPr>
        <w:t>از ویژگی</w:t>
      </w:r>
      <w:del w:id="10547" w:author="Mehrnazi Boojari" w:date="2019-01-07T09:46:00Z">
        <w:r w:rsidRPr="00F22558" w:rsidDel="006F7CCF">
          <w:rPr>
            <w:rFonts w:ascii="B Lotus" w:eastAsia="Calibri" w:hAnsi="B Lotus" w:cs="B Lotus" w:hint="cs"/>
            <w:sz w:val="24"/>
            <w:szCs w:val="24"/>
            <w:rtl/>
            <w:lang w:bidi="fa-IR"/>
          </w:rPr>
          <w:delText xml:space="preserve"> های </w:delText>
        </w:r>
      </w:del>
      <w:ins w:id="10548" w:author="Mehrnazi Boojari" w:date="2019-01-07T09:46:00Z">
        <w:r w:rsidR="006F7CCF">
          <w:rPr>
            <w:rFonts w:ascii="B Lotus" w:eastAsia="Calibri" w:hAnsi="B Lotus" w:cs="B Lotus" w:hint="cs"/>
            <w:sz w:val="24"/>
            <w:szCs w:val="24"/>
            <w:rtl/>
            <w:lang w:bidi="fa-IR"/>
          </w:rPr>
          <w:t xml:space="preserve">‌های </w:t>
        </w:r>
      </w:ins>
      <w:r w:rsidRPr="00F22558">
        <w:rPr>
          <w:rFonts w:ascii="B Lotus" w:eastAsia="Calibri" w:hAnsi="B Lotus" w:cs="B Lotus" w:hint="cs"/>
          <w:sz w:val="24"/>
          <w:szCs w:val="24"/>
          <w:rtl/>
          <w:lang w:bidi="fa-IR"/>
        </w:rPr>
        <w:t xml:space="preserve">مسکن روستایی در سال 1392 توسط بنیاد مسکن انقلاب اسلامی در خصوص معیشت جامعه </w:t>
      </w:r>
      <w:del w:id="10549" w:author="Mehrnazi Boojari" w:date="2019-01-07T10:03:00Z">
        <w:r w:rsidRPr="00F22558" w:rsidDel="00A31D6F">
          <w:rPr>
            <w:rFonts w:ascii="B Lotus" w:eastAsia="Calibri" w:hAnsi="B Lotus" w:cs="B Lotus" w:hint="cs"/>
            <w:sz w:val="24"/>
            <w:szCs w:val="24"/>
            <w:rtl/>
            <w:lang w:bidi="fa-IR"/>
          </w:rPr>
          <w:delText>روستائی</w:delText>
        </w:r>
      </w:del>
      <w:ins w:id="10550" w:author="Mehrnazi Boojari" w:date="2019-01-07T10:03:00Z">
        <w:r w:rsidR="00A31D6F">
          <w:rPr>
            <w:rFonts w:ascii="B Lotus" w:eastAsia="Calibri" w:hAnsi="B Lotus" w:cs="B Lotus" w:hint="cs"/>
            <w:sz w:val="24"/>
            <w:szCs w:val="24"/>
            <w:rtl/>
            <w:lang w:bidi="fa-IR"/>
          </w:rPr>
          <w:t>روستایی</w:t>
        </w:r>
      </w:ins>
      <w:r w:rsidRPr="00F22558">
        <w:rPr>
          <w:rFonts w:ascii="B Lotus" w:eastAsia="Calibri" w:hAnsi="B Lotus" w:cs="B Lotus" w:hint="cs"/>
          <w:sz w:val="24"/>
          <w:szCs w:val="24"/>
          <w:rtl/>
          <w:lang w:bidi="fa-IR"/>
        </w:rPr>
        <w:t xml:space="preserve"> نشان</w:t>
      </w:r>
      <w:del w:id="10551" w:author="Mehrnazi Boojari" w:date="2019-01-07T09:49:00Z">
        <w:r w:rsidRPr="00F22558" w:rsidDel="006F7CCF">
          <w:rPr>
            <w:rFonts w:ascii="B Lotus" w:eastAsia="Calibri" w:hAnsi="B Lotus" w:cs="B Lotus" w:hint="cs"/>
            <w:sz w:val="24"/>
            <w:szCs w:val="24"/>
            <w:rtl/>
            <w:lang w:bidi="fa-IR"/>
          </w:rPr>
          <w:delText xml:space="preserve"> می </w:delText>
        </w:r>
      </w:del>
      <w:ins w:id="10552" w:author="Mehrnazi Boojari" w:date="2019-01-07T09:49:00Z">
        <w:r w:rsidR="006F7CCF">
          <w:rPr>
            <w:rFonts w:ascii="B Lotus" w:eastAsia="Calibri" w:hAnsi="B Lotus" w:cs="B Lotus" w:hint="cs"/>
            <w:sz w:val="24"/>
            <w:szCs w:val="24"/>
            <w:rtl/>
            <w:lang w:bidi="fa-IR"/>
          </w:rPr>
          <w:t xml:space="preserve"> می‌</w:t>
        </w:r>
      </w:ins>
      <w:r w:rsidRPr="00F22558">
        <w:rPr>
          <w:rFonts w:ascii="B Lotus" w:eastAsia="Calibri" w:hAnsi="B Lotus" w:cs="B Lotus" w:hint="cs"/>
          <w:sz w:val="24"/>
          <w:szCs w:val="24"/>
          <w:rtl/>
          <w:lang w:bidi="fa-IR"/>
        </w:rPr>
        <w:t xml:space="preserve">دهد که فعالیت </w:t>
      </w:r>
      <w:del w:id="10553" w:author="Mehrnazi Boojari" w:date="2019-01-13T03:02:00Z">
        <w:r w:rsidRPr="00F22558" w:rsidDel="00042A47">
          <w:rPr>
            <w:rFonts w:ascii="B Lotus" w:eastAsia="Calibri" w:hAnsi="B Lotus" w:cs="B Lotus" w:hint="cs"/>
            <w:sz w:val="24"/>
            <w:szCs w:val="24"/>
            <w:rtl/>
            <w:lang w:bidi="fa-IR"/>
          </w:rPr>
          <w:delText xml:space="preserve">غالب </w:delText>
        </w:r>
      </w:del>
      <w:ins w:id="10554" w:author="Mehrnazi Boojari" w:date="2019-01-13T03:02:00Z">
        <w:r w:rsidR="00042A47">
          <w:rPr>
            <w:rFonts w:ascii="B Lotus" w:eastAsia="Calibri" w:hAnsi="B Lotus" w:cs="B Lotus" w:hint="cs"/>
            <w:sz w:val="24"/>
            <w:szCs w:val="24"/>
            <w:rtl/>
            <w:lang w:bidi="fa-IR"/>
          </w:rPr>
          <w:t>اکثر</w:t>
        </w:r>
        <w:r w:rsidR="00042A47" w:rsidRPr="00F22558">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روستاها</w:t>
      </w:r>
      <w:ins w:id="10555" w:author="Mehrnazi Boojari" w:date="2019-01-07T10:28:00Z">
        <w:r w:rsidR="006C73A5">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(5/93 در</w:t>
      </w:r>
      <w:del w:id="10556" w:author="Mehrnazi Boojari" w:date="2019-01-13T03:02:00Z">
        <w:r w:rsidRPr="00F22558" w:rsidDel="00042A47">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صد</w:t>
      </w:r>
      <w:del w:id="10557" w:author="Mehrnazi Boojari" w:date="2019-01-07T10:07:00Z">
        <w:r w:rsidRPr="00F22558" w:rsidDel="00A31D6F">
          <w:rPr>
            <w:rFonts w:ascii="B Lotus" w:eastAsia="Calibri" w:hAnsi="B Lotus" w:cs="B Lotus" w:hint="cs"/>
            <w:sz w:val="24"/>
            <w:szCs w:val="24"/>
            <w:rtl/>
            <w:lang w:bidi="fa-IR"/>
          </w:rPr>
          <w:delText xml:space="preserve"> )</w:delText>
        </w:r>
      </w:del>
      <w:ins w:id="10558" w:author="Mehrnazi Boojari" w:date="2019-01-07T10:07:00Z">
        <w:r w:rsidR="00A31D6F">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کشاورزی و دامداری</w:t>
      </w:r>
      <w:del w:id="10559" w:author="Mehrnazi Boojari" w:date="2019-01-07T09:49:00Z">
        <w:r w:rsidRPr="00F22558" w:rsidDel="006F7CCF">
          <w:rPr>
            <w:rFonts w:ascii="B Lotus" w:eastAsia="Calibri" w:hAnsi="B Lotus" w:cs="B Lotus" w:hint="cs"/>
            <w:sz w:val="24"/>
            <w:szCs w:val="24"/>
            <w:rtl/>
            <w:lang w:bidi="fa-IR"/>
          </w:rPr>
          <w:delText xml:space="preserve"> می </w:delText>
        </w:r>
      </w:del>
      <w:del w:id="10560" w:author="Mehrnazi Boojari" w:date="2019-01-07T10:29:00Z">
        <w:r w:rsidRPr="00F22558" w:rsidDel="006C73A5">
          <w:rPr>
            <w:rFonts w:ascii="B Lotus" w:eastAsia="Calibri" w:hAnsi="B Lotus" w:cs="B Lotus" w:hint="cs"/>
            <w:sz w:val="24"/>
            <w:szCs w:val="24"/>
            <w:rtl/>
            <w:lang w:bidi="fa-IR"/>
          </w:rPr>
          <w:delText>باشد</w:delText>
        </w:r>
      </w:del>
      <w:ins w:id="10561" w:author="Mehrnazi Boojari" w:date="2019-01-07T10:29:00Z">
        <w:r w:rsidR="006C73A5">
          <w:rPr>
            <w:rFonts w:ascii="B Lotus" w:eastAsia="Calibri" w:hAnsi="B Lotus" w:cs="B Lotus" w:hint="cs"/>
            <w:sz w:val="24"/>
            <w:szCs w:val="24"/>
            <w:rtl/>
            <w:lang w:bidi="fa-IR"/>
          </w:rPr>
          <w:t xml:space="preserve"> است</w:t>
        </w:r>
      </w:ins>
      <w:ins w:id="10562" w:author="Mehrnazi Boojari" w:date="2019-01-13T03:02:00Z">
        <w:r w:rsidR="00042A47">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که نیازمند فضاهای کالبدی متناسب با آن است و از کل واحدهای مسکن روستایی 33 درصد دارای فضای معیشتی</w:t>
      </w:r>
      <w:del w:id="10563" w:author="Mehrnazi Boojari" w:date="2019-01-07T09:49:00Z">
        <w:r w:rsidRPr="00F22558" w:rsidDel="006F7CCF">
          <w:rPr>
            <w:rFonts w:ascii="B Lotus" w:eastAsia="Calibri" w:hAnsi="B Lotus" w:cs="B Lotus" w:hint="cs"/>
            <w:sz w:val="24"/>
            <w:szCs w:val="24"/>
            <w:rtl/>
            <w:lang w:bidi="fa-IR"/>
          </w:rPr>
          <w:delText xml:space="preserve"> می </w:delText>
        </w:r>
      </w:del>
      <w:del w:id="10564" w:author="Mehrnazi Boojari" w:date="2019-01-07T10:31:00Z">
        <w:r w:rsidRPr="00F22558" w:rsidDel="006C73A5">
          <w:rPr>
            <w:rFonts w:ascii="B Lotus" w:eastAsia="Calibri" w:hAnsi="B Lotus" w:cs="B Lotus" w:hint="cs"/>
            <w:sz w:val="24"/>
            <w:szCs w:val="24"/>
            <w:rtl/>
            <w:lang w:bidi="fa-IR"/>
          </w:rPr>
          <w:delText>باشند</w:delText>
        </w:r>
      </w:del>
      <w:ins w:id="10565" w:author="Mehrnazi Boojari" w:date="2019-01-07T10:31:00Z">
        <w:r w:rsidR="006C73A5">
          <w:rPr>
            <w:rFonts w:ascii="B Lotus" w:eastAsia="Calibri" w:hAnsi="B Lotus" w:cs="B Lotus" w:hint="cs"/>
            <w:sz w:val="24"/>
            <w:szCs w:val="24"/>
            <w:rtl/>
            <w:lang w:bidi="fa-IR"/>
          </w:rPr>
          <w:t xml:space="preserve"> هستند</w:t>
        </w:r>
      </w:ins>
      <w:del w:id="10566" w:author="Mehrnazi Boojari" w:date="2019-01-07T09:53:00Z">
        <w:r w:rsidRPr="00F22558" w:rsidDel="006F7CCF">
          <w:rPr>
            <w:rFonts w:ascii="B Lotus" w:eastAsia="Calibri" w:hAnsi="B Lotus" w:cs="B Lotus" w:hint="cs"/>
            <w:sz w:val="24"/>
            <w:szCs w:val="24"/>
            <w:rtl/>
            <w:lang w:bidi="fa-IR"/>
          </w:rPr>
          <w:delText xml:space="preserve"> . </w:delText>
        </w:r>
      </w:del>
      <w:ins w:id="10567" w:author="Mehrnazi Boojari" w:date="2019-01-07T09:53:00Z">
        <w:r w:rsidR="006F7CCF">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 xml:space="preserve">از طرفی متوسط مساحت زیربنای فضاهای معیشتی واحدهای مسکونی روستایی دارای فضای معیشتی معادل 63 </w:t>
      </w:r>
      <w:del w:id="10568" w:author="Mehrnazi Boojari" w:date="2019-01-08T02:00:00Z">
        <w:r w:rsidRPr="00F22558" w:rsidDel="00AC3ADF">
          <w:rPr>
            <w:rFonts w:ascii="B Lotus" w:eastAsia="Calibri" w:hAnsi="B Lotus" w:cs="B Lotus" w:hint="cs"/>
            <w:sz w:val="24"/>
            <w:szCs w:val="24"/>
            <w:rtl/>
            <w:lang w:bidi="fa-IR"/>
          </w:rPr>
          <w:delText>متر مربع</w:delText>
        </w:r>
      </w:del>
      <w:ins w:id="10569" w:author="Mehrnazi Boojari" w:date="2019-01-08T02:00:00Z">
        <w:r w:rsidR="00AC3ADF">
          <w:rPr>
            <w:rFonts w:ascii="B Lotus" w:eastAsia="Calibri" w:hAnsi="B Lotus" w:cs="B Lotus" w:hint="cs"/>
            <w:sz w:val="24"/>
            <w:szCs w:val="24"/>
            <w:rtl/>
            <w:lang w:bidi="fa-IR"/>
          </w:rPr>
          <w:t>مترمربع</w:t>
        </w:r>
      </w:ins>
      <w:del w:id="10570" w:author="Mehrnazi Boojari" w:date="2019-01-07T09:49:00Z">
        <w:r w:rsidRPr="00F22558" w:rsidDel="006F7CCF">
          <w:rPr>
            <w:rFonts w:ascii="B Lotus" w:eastAsia="Calibri" w:hAnsi="B Lotus" w:cs="B Lotus" w:hint="cs"/>
            <w:sz w:val="24"/>
            <w:szCs w:val="24"/>
            <w:rtl/>
            <w:lang w:bidi="fa-IR"/>
          </w:rPr>
          <w:delText xml:space="preserve"> می </w:delText>
        </w:r>
      </w:del>
      <w:del w:id="10571" w:author="Mehrnazi Boojari" w:date="2019-01-07T10:29:00Z">
        <w:r w:rsidRPr="00F22558" w:rsidDel="006C73A5">
          <w:rPr>
            <w:rFonts w:ascii="B Lotus" w:eastAsia="Calibri" w:hAnsi="B Lotus" w:cs="B Lotus" w:hint="cs"/>
            <w:sz w:val="24"/>
            <w:szCs w:val="24"/>
            <w:rtl/>
            <w:lang w:bidi="fa-IR"/>
          </w:rPr>
          <w:delText>باشد</w:delText>
        </w:r>
      </w:del>
      <w:ins w:id="10572" w:author="Mehrnazi Boojari" w:date="2019-01-07T10:29:00Z">
        <w:r w:rsidR="006C73A5">
          <w:rPr>
            <w:rFonts w:ascii="B Lotus" w:eastAsia="Calibri" w:hAnsi="B Lotus" w:cs="B Lotus" w:hint="cs"/>
            <w:sz w:val="24"/>
            <w:szCs w:val="24"/>
            <w:rtl/>
            <w:lang w:bidi="fa-IR"/>
          </w:rPr>
          <w:t xml:space="preserve"> است</w:t>
        </w:r>
      </w:ins>
      <w:ins w:id="10573" w:author="Mehrnazi Boojari" w:date="2019-01-13T03:03:00Z">
        <w:r w:rsidR="00042A47">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که </w:t>
      </w:r>
      <w:ins w:id="10574" w:author="Mehrnazi Boojari" w:date="2019-01-13T03:03:00Z">
        <w:r w:rsidR="00042A47">
          <w:rPr>
            <w:rFonts w:ascii="B Lotus" w:eastAsia="Calibri" w:hAnsi="B Lotus" w:cs="B Lotus" w:hint="cs"/>
            <w:sz w:val="24"/>
            <w:szCs w:val="24"/>
            <w:rtl/>
            <w:lang w:bidi="fa-IR"/>
          </w:rPr>
          <w:t>در</w:t>
        </w:r>
        <w:r w:rsidR="00042A47">
          <w:rPr>
            <w:rFonts w:ascii="B Lotus" w:eastAsia="Calibri" w:hAnsi="B Lotus" w:cs="Times New Roman" w:hint="eastAsia"/>
            <w:sz w:val="24"/>
            <w:szCs w:val="24"/>
            <w:rtl/>
            <w:lang w:bidi="fa-IR"/>
          </w:rPr>
          <w:t> </w:t>
        </w:r>
        <w:r w:rsidR="00042A47">
          <w:rPr>
            <w:rFonts w:ascii="B Lotus" w:eastAsia="Calibri" w:hAnsi="B Lotus" w:cs="B Lotus" w:hint="cs"/>
            <w:sz w:val="24"/>
            <w:szCs w:val="24"/>
            <w:rtl/>
            <w:lang w:bidi="fa-IR"/>
          </w:rPr>
          <w:t>مقایسه</w:t>
        </w:r>
        <w:r w:rsidR="00042A47">
          <w:rPr>
            <w:rFonts w:ascii="B Lotus" w:eastAsia="Calibri" w:hAnsi="B Lotus" w:cs="Times New Roman" w:hint="eastAsia"/>
            <w:sz w:val="24"/>
            <w:szCs w:val="24"/>
            <w:rtl/>
            <w:lang w:bidi="fa-IR"/>
          </w:rPr>
          <w:t> </w:t>
        </w:r>
        <w:r w:rsidR="00042A47">
          <w:rPr>
            <w:rFonts w:ascii="B Lotus" w:eastAsia="Calibri" w:hAnsi="B Lotus" w:cs="B Lotus" w:hint="cs"/>
            <w:sz w:val="24"/>
            <w:szCs w:val="24"/>
            <w:rtl/>
            <w:lang w:bidi="fa-IR"/>
          </w:rPr>
          <w:t>با</w:t>
        </w:r>
        <w:r w:rsidR="00042A47" w:rsidRPr="00F22558">
          <w:rPr>
            <w:rFonts w:ascii="B Lotus" w:eastAsia="Calibri" w:hAnsi="B Lotus" w:cs="B Lotus" w:hint="cs"/>
            <w:sz w:val="24"/>
            <w:szCs w:val="24"/>
            <w:rtl/>
            <w:lang w:bidi="fa-IR"/>
          </w:rPr>
          <w:t xml:space="preserve"> </w:t>
        </w:r>
      </w:ins>
      <w:del w:id="10575" w:author="Mehrnazi Boojari" w:date="2019-01-13T03:03:00Z">
        <w:r w:rsidRPr="00F22558" w:rsidDel="00042A47">
          <w:rPr>
            <w:rFonts w:ascii="B Lotus" w:eastAsia="Calibri" w:hAnsi="B Lotus" w:cs="B Lotus" w:hint="cs"/>
            <w:sz w:val="24"/>
            <w:szCs w:val="24"/>
            <w:rtl/>
            <w:lang w:bidi="fa-IR"/>
          </w:rPr>
          <w:delText xml:space="preserve">نسبت به </w:delText>
        </w:r>
      </w:del>
      <w:r w:rsidRPr="00F22558">
        <w:rPr>
          <w:rFonts w:ascii="B Lotus" w:eastAsia="Calibri" w:hAnsi="B Lotus" w:cs="B Lotus" w:hint="cs"/>
          <w:sz w:val="24"/>
          <w:szCs w:val="24"/>
          <w:rtl/>
          <w:lang w:bidi="fa-IR"/>
        </w:rPr>
        <w:t>سال 1387 با 67</w:t>
      </w:r>
      <w:ins w:id="10576" w:author="Mehrnazi Boojari" w:date="2019-01-13T03:03:00Z">
        <w:r w:rsidR="00042A47">
          <w:rPr>
            <w:rFonts w:ascii="B Lotus" w:eastAsia="Calibri" w:hAnsi="B Lotus" w:cs="Times New Roman" w:hint="eastAsia"/>
            <w:sz w:val="24"/>
            <w:szCs w:val="24"/>
            <w:rtl/>
            <w:lang w:bidi="fa-IR"/>
          </w:rPr>
          <w:t> </w:t>
        </w:r>
      </w:ins>
      <w:del w:id="10577" w:author="Mehrnazi Boojari" w:date="2019-01-13T03:03:00Z">
        <w:r w:rsidRPr="00F22558" w:rsidDel="00042A47">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متر روند نزولی داشته است</w:t>
      </w:r>
      <w:ins w:id="10578" w:author="Mehrnazi Boojari" w:date="2019-01-13T03:03:00Z">
        <w:r w:rsidR="00042A47">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از طرف دیگر</w:t>
      </w:r>
      <w:ins w:id="10579" w:author="Mehrnazi Boojari" w:date="2019-01-13T03:03:00Z">
        <w:r w:rsidR="00042A47">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سهم واحدهای مسکونی که دارای فضای باز برای نگهداری حیوانات</w:t>
      </w:r>
      <w:del w:id="10580" w:author="Mehrnazi Boojari" w:date="2019-01-07T09:49:00Z">
        <w:r w:rsidRPr="00F22558" w:rsidDel="006F7CCF">
          <w:rPr>
            <w:rFonts w:ascii="B Lotus" w:eastAsia="Calibri" w:hAnsi="B Lotus" w:cs="B Lotus" w:hint="cs"/>
            <w:sz w:val="24"/>
            <w:szCs w:val="24"/>
            <w:rtl/>
            <w:lang w:bidi="fa-IR"/>
          </w:rPr>
          <w:delText xml:space="preserve"> می </w:delText>
        </w:r>
      </w:del>
      <w:del w:id="10581" w:author="Mehrnazi Boojari" w:date="2019-01-07T10:31:00Z">
        <w:r w:rsidRPr="00F22558" w:rsidDel="006C73A5">
          <w:rPr>
            <w:rFonts w:ascii="B Lotus" w:eastAsia="Calibri" w:hAnsi="B Lotus" w:cs="B Lotus" w:hint="cs"/>
            <w:sz w:val="24"/>
            <w:szCs w:val="24"/>
            <w:rtl/>
            <w:lang w:bidi="fa-IR"/>
          </w:rPr>
          <w:delText>باشند</w:delText>
        </w:r>
      </w:del>
      <w:ins w:id="10582" w:author="Mehrnazi Boojari" w:date="2019-01-07T10:31:00Z">
        <w:r w:rsidR="006C73A5">
          <w:rPr>
            <w:rFonts w:ascii="B Lotus" w:eastAsia="Calibri" w:hAnsi="B Lotus" w:cs="B Lotus" w:hint="cs"/>
            <w:sz w:val="24"/>
            <w:szCs w:val="24"/>
            <w:rtl/>
            <w:lang w:bidi="fa-IR"/>
          </w:rPr>
          <w:t xml:space="preserve"> هستند</w:t>
        </w:r>
      </w:ins>
      <w:r w:rsidRPr="00F22558">
        <w:rPr>
          <w:rFonts w:ascii="B Lotus" w:eastAsia="Calibri" w:hAnsi="B Lotus" w:cs="B Lotus" w:hint="cs"/>
          <w:sz w:val="24"/>
          <w:szCs w:val="24"/>
          <w:rtl/>
          <w:lang w:bidi="fa-IR"/>
        </w:rPr>
        <w:t xml:space="preserve"> برابر با 21</w:t>
      </w:r>
      <w:ins w:id="10583" w:author="Mehrnazi Boojari" w:date="2019-01-13T03:03:00Z">
        <w:r w:rsidR="00042A47">
          <w:rPr>
            <w:rFonts w:ascii="B Lotus" w:eastAsia="Calibri" w:hAnsi="B Lotus" w:cs="Times New Roman" w:hint="eastAsia"/>
            <w:sz w:val="24"/>
            <w:szCs w:val="24"/>
            <w:rtl/>
            <w:lang w:bidi="fa-IR"/>
          </w:rPr>
          <w:t> </w:t>
        </w:r>
      </w:ins>
      <w:del w:id="10584" w:author="Mehrnazi Boojari" w:date="2019-01-13T03:03:00Z">
        <w:r w:rsidRPr="00F22558" w:rsidDel="00042A47">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درصد است</w:t>
      </w:r>
      <w:ins w:id="10585" w:author="Mehrnazi Boojari" w:date="2019-01-13T03:03:00Z">
        <w:r w:rsidR="00042A47">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که </w:t>
      </w:r>
      <w:del w:id="10586" w:author="Mehrnazi Boojari" w:date="2019-01-13T03:03:00Z">
        <w:r w:rsidRPr="00F22558" w:rsidDel="00042A47">
          <w:rPr>
            <w:rFonts w:ascii="B Lotus" w:eastAsia="Calibri" w:hAnsi="B Lotus" w:cs="B Lotus" w:hint="cs"/>
            <w:sz w:val="24"/>
            <w:szCs w:val="24"/>
            <w:rtl/>
            <w:lang w:bidi="fa-IR"/>
          </w:rPr>
          <w:delText>نسبت به</w:delText>
        </w:r>
      </w:del>
      <w:ins w:id="10587" w:author="Mehrnazi Boojari" w:date="2019-01-13T03:03:00Z">
        <w:r w:rsidR="00042A47">
          <w:rPr>
            <w:rFonts w:ascii="B Lotus" w:eastAsia="Calibri" w:hAnsi="B Lotus" w:cs="B Lotus" w:hint="cs"/>
            <w:sz w:val="24"/>
            <w:szCs w:val="24"/>
            <w:rtl/>
            <w:lang w:bidi="fa-IR"/>
          </w:rPr>
          <w:t>در</w:t>
        </w:r>
        <w:r w:rsidR="00042A47">
          <w:rPr>
            <w:rFonts w:ascii="B Lotus" w:eastAsia="Calibri" w:hAnsi="B Lotus" w:cs="Times New Roman" w:hint="eastAsia"/>
            <w:sz w:val="24"/>
            <w:szCs w:val="24"/>
            <w:rtl/>
            <w:lang w:bidi="fa-IR"/>
          </w:rPr>
          <w:t> </w:t>
        </w:r>
        <w:r w:rsidR="00042A47">
          <w:rPr>
            <w:rFonts w:ascii="B Lotus" w:eastAsia="Calibri" w:hAnsi="B Lotus" w:cs="B Lotus" w:hint="cs"/>
            <w:sz w:val="24"/>
            <w:szCs w:val="24"/>
            <w:rtl/>
            <w:lang w:bidi="fa-IR"/>
          </w:rPr>
          <w:t>مقایسه</w:t>
        </w:r>
        <w:r w:rsidR="00042A47">
          <w:rPr>
            <w:rFonts w:ascii="B Lotus" w:eastAsia="Calibri" w:hAnsi="B Lotus" w:cs="Times New Roman" w:hint="eastAsia"/>
            <w:sz w:val="24"/>
            <w:szCs w:val="24"/>
            <w:rtl/>
            <w:lang w:bidi="fa-IR"/>
          </w:rPr>
          <w:t> </w:t>
        </w:r>
        <w:r w:rsidR="00042A47">
          <w:rPr>
            <w:rFonts w:ascii="B Lotus" w:eastAsia="Calibri" w:hAnsi="B Lotus" w:cs="B Lotus" w:hint="cs"/>
            <w:sz w:val="24"/>
            <w:szCs w:val="24"/>
            <w:rtl/>
            <w:lang w:bidi="fa-IR"/>
          </w:rPr>
          <w:t>با</w:t>
        </w:r>
      </w:ins>
      <w:r w:rsidRPr="00F22558">
        <w:rPr>
          <w:rFonts w:ascii="B Lotus" w:eastAsia="Calibri" w:hAnsi="B Lotus" w:cs="B Lotus" w:hint="cs"/>
          <w:sz w:val="24"/>
          <w:szCs w:val="24"/>
          <w:rtl/>
          <w:lang w:bidi="fa-IR"/>
        </w:rPr>
        <w:t xml:space="preserve"> سال 1387 با 22 درصد با روند نزولی روبه</w:t>
      </w:r>
      <w:ins w:id="10588" w:author="Mehrnazi Boojari" w:date="2019-01-07T10:31:00Z">
        <w:r w:rsidR="006C73A5">
          <w:rPr>
            <w:rFonts w:ascii="B Lotus" w:eastAsia="Calibri" w:hAnsi="B Lotus" w:cs="B Nazanin" w:hint="cs"/>
            <w:sz w:val="24"/>
            <w:szCs w:val="24"/>
            <w:rtl/>
            <w:lang w:bidi="fa-IR"/>
          </w:rPr>
          <w:t>‌</w:t>
        </w:r>
      </w:ins>
      <w:del w:id="10589" w:author="Mehrnazi Boojari" w:date="2019-01-07T10:31:00Z">
        <w:r w:rsidRPr="00F22558" w:rsidDel="006C73A5">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رو بوده است. از این رو</w:t>
      </w:r>
      <w:ins w:id="10590" w:author="Mehrnazi Boojari" w:date="2019-01-13T03:04:00Z">
        <w:r w:rsidR="00042A47">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مشخص</w:t>
      </w:r>
      <w:del w:id="10591" w:author="Mehrnazi Boojari" w:date="2019-01-07T09:49:00Z">
        <w:r w:rsidRPr="00F22558" w:rsidDel="006F7CCF">
          <w:rPr>
            <w:rFonts w:ascii="B Lotus" w:eastAsia="Calibri" w:hAnsi="B Lotus" w:cs="B Lotus" w:hint="cs"/>
            <w:sz w:val="24"/>
            <w:szCs w:val="24"/>
            <w:rtl/>
            <w:lang w:bidi="fa-IR"/>
          </w:rPr>
          <w:delText xml:space="preserve"> می </w:delText>
        </w:r>
      </w:del>
      <w:ins w:id="10592" w:author="Mehrnazi Boojari" w:date="2019-01-07T09:49:00Z">
        <w:r w:rsidR="006F7CCF">
          <w:rPr>
            <w:rFonts w:ascii="B Lotus" w:eastAsia="Calibri" w:hAnsi="B Lotus" w:cs="B Lotus" w:hint="cs"/>
            <w:sz w:val="24"/>
            <w:szCs w:val="24"/>
            <w:rtl/>
            <w:lang w:bidi="fa-IR"/>
          </w:rPr>
          <w:t xml:space="preserve"> می‌</w:t>
        </w:r>
      </w:ins>
      <w:r w:rsidRPr="00F22558">
        <w:rPr>
          <w:rFonts w:ascii="B Lotus" w:eastAsia="Calibri" w:hAnsi="B Lotus" w:cs="B Lotus" w:hint="cs"/>
          <w:sz w:val="24"/>
          <w:szCs w:val="24"/>
          <w:rtl/>
          <w:lang w:bidi="fa-IR"/>
        </w:rPr>
        <w:t xml:space="preserve">شود که </w:t>
      </w:r>
      <w:del w:id="10593" w:author="Mehrnazi Boojari" w:date="2019-01-13T03:04:00Z">
        <w:r w:rsidRPr="00F22558" w:rsidDel="00042A47">
          <w:rPr>
            <w:rFonts w:ascii="B Lotus" w:eastAsia="Calibri" w:hAnsi="B Lotus" w:cs="B Lotus" w:hint="cs"/>
            <w:sz w:val="24"/>
            <w:szCs w:val="24"/>
            <w:rtl/>
            <w:lang w:bidi="fa-IR"/>
          </w:rPr>
          <w:delText xml:space="preserve">که </w:delText>
        </w:r>
      </w:del>
      <w:r w:rsidRPr="00F22558">
        <w:rPr>
          <w:rFonts w:ascii="B Lotus" w:eastAsia="Calibri" w:hAnsi="B Lotus" w:cs="B Lotus" w:hint="cs"/>
          <w:sz w:val="24"/>
          <w:szCs w:val="24"/>
          <w:rtl/>
          <w:lang w:bidi="fa-IR"/>
        </w:rPr>
        <w:t xml:space="preserve">در ساخت مساکن </w:t>
      </w:r>
      <w:del w:id="10594" w:author="Mehrnazi Boojari" w:date="2019-01-07T10:03:00Z">
        <w:r w:rsidRPr="00F22558" w:rsidDel="00A31D6F">
          <w:rPr>
            <w:rFonts w:ascii="B Lotus" w:eastAsia="Calibri" w:hAnsi="B Lotus" w:cs="B Lotus" w:hint="cs"/>
            <w:sz w:val="24"/>
            <w:szCs w:val="24"/>
            <w:rtl/>
            <w:lang w:bidi="fa-IR"/>
          </w:rPr>
          <w:delText>روستائی</w:delText>
        </w:r>
      </w:del>
      <w:ins w:id="10595" w:author="Mehrnazi Boojari" w:date="2019-01-07T10:03:00Z">
        <w:r w:rsidR="00A31D6F">
          <w:rPr>
            <w:rFonts w:ascii="B Lotus" w:eastAsia="Calibri" w:hAnsi="B Lotus" w:cs="B Lotus" w:hint="cs"/>
            <w:sz w:val="24"/>
            <w:szCs w:val="24"/>
            <w:rtl/>
            <w:lang w:bidi="fa-IR"/>
          </w:rPr>
          <w:t>روستایی</w:t>
        </w:r>
      </w:ins>
      <w:r w:rsidRPr="00F22558">
        <w:rPr>
          <w:rFonts w:ascii="B Lotus" w:eastAsia="Calibri" w:hAnsi="B Lotus" w:cs="B Lotus" w:hint="cs"/>
          <w:sz w:val="24"/>
          <w:szCs w:val="24"/>
          <w:rtl/>
          <w:lang w:bidi="fa-IR"/>
        </w:rPr>
        <w:t xml:space="preserve"> امروزی مسئله اشتغال و معیشت به کنار رفته است</w:t>
      </w:r>
      <w:ins w:id="10596" w:author="Mehrnazi Boojari" w:date="2019-01-13T03:04:00Z">
        <w:r w:rsidR="00042A47">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اما </w:t>
      </w:r>
      <w:del w:id="10597" w:author="Mehrnazi Boojari" w:date="2019-01-13T03:04:00Z">
        <w:r w:rsidRPr="00F22558" w:rsidDel="00042A47">
          <w:rPr>
            <w:rFonts w:ascii="B Lotus" w:eastAsia="Calibri" w:hAnsi="B Lotus" w:cs="B Lotus" w:hint="cs"/>
            <w:sz w:val="24"/>
            <w:szCs w:val="24"/>
            <w:rtl/>
            <w:lang w:bidi="fa-IR"/>
          </w:rPr>
          <w:delText>دلایلی که</w:delText>
        </w:r>
      </w:del>
      <w:del w:id="10598" w:author="Mehrnazi Boojari" w:date="2019-01-07T09:49:00Z">
        <w:r w:rsidRPr="00F22558" w:rsidDel="006F7CCF">
          <w:rPr>
            <w:rFonts w:ascii="B Lotus" w:eastAsia="Calibri" w:hAnsi="B Lotus" w:cs="B Lotus" w:hint="cs"/>
            <w:sz w:val="24"/>
            <w:szCs w:val="24"/>
            <w:rtl/>
            <w:lang w:bidi="fa-IR"/>
          </w:rPr>
          <w:delText xml:space="preserve"> می </w:delText>
        </w:r>
      </w:del>
      <w:ins w:id="10599" w:author="Mehrnazi Boojari" w:date="2019-01-07T09:49:00Z">
        <w:r w:rsidR="006F7CCF">
          <w:rPr>
            <w:rFonts w:ascii="B Lotus" w:eastAsia="Calibri" w:hAnsi="B Lotus" w:cs="B Lotus" w:hint="cs"/>
            <w:sz w:val="24"/>
            <w:szCs w:val="24"/>
            <w:rtl/>
            <w:lang w:bidi="fa-IR"/>
          </w:rPr>
          <w:t>می‌</w:t>
        </w:r>
      </w:ins>
      <w:r w:rsidRPr="00F22558">
        <w:rPr>
          <w:rFonts w:ascii="B Lotus" w:eastAsia="Calibri" w:hAnsi="B Lotus" w:cs="B Lotus" w:hint="cs"/>
          <w:sz w:val="24"/>
          <w:szCs w:val="24"/>
          <w:rtl/>
          <w:lang w:bidi="fa-IR"/>
        </w:rPr>
        <w:t>توان برای این موضوع با توجه به مطالعات انجام</w:t>
      </w:r>
      <w:ins w:id="10600" w:author="Mehrnazi Boojari" w:date="2019-01-13T03:04:00Z">
        <w:r w:rsidR="00042A47">
          <w:rPr>
            <w:rFonts w:ascii="B Lotus" w:eastAsia="Calibri" w:hAnsi="B Lotus" w:cs="B Nazanin" w:hint="cs"/>
            <w:sz w:val="24"/>
            <w:szCs w:val="24"/>
            <w:rtl/>
            <w:lang w:bidi="fa-IR"/>
          </w:rPr>
          <w:t>‌</w:t>
        </w:r>
      </w:ins>
      <w:del w:id="10601" w:author="Mehrnazi Boojari" w:date="2019-01-13T03:04:00Z">
        <w:r w:rsidRPr="00F22558" w:rsidDel="00042A47">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شده و مصاحبه</w:t>
      </w:r>
      <w:del w:id="10602" w:author="Mehrnazi Boojari" w:date="2019-01-07T09:46:00Z">
        <w:r w:rsidRPr="00F22558" w:rsidDel="006F7CCF">
          <w:rPr>
            <w:rFonts w:ascii="B Lotus" w:eastAsia="Calibri" w:hAnsi="B Lotus" w:cs="B Lotus" w:hint="cs"/>
            <w:sz w:val="24"/>
            <w:szCs w:val="24"/>
            <w:rtl/>
            <w:lang w:bidi="fa-IR"/>
          </w:rPr>
          <w:delText xml:space="preserve"> های </w:delText>
        </w:r>
      </w:del>
      <w:ins w:id="10603" w:author="Mehrnazi Boojari" w:date="2019-01-07T09:46:00Z">
        <w:r w:rsidR="006F7CCF">
          <w:rPr>
            <w:rFonts w:ascii="B Lotus" w:eastAsia="Calibri" w:hAnsi="B Lotus" w:cs="B Lotus" w:hint="cs"/>
            <w:sz w:val="24"/>
            <w:szCs w:val="24"/>
            <w:rtl/>
            <w:lang w:bidi="fa-IR"/>
          </w:rPr>
          <w:t xml:space="preserve">‌های </w:t>
        </w:r>
      </w:ins>
      <w:r w:rsidRPr="00F22558">
        <w:rPr>
          <w:rFonts w:ascii="B Lotus" w:eastAsia="Calibri" w:hAnsi="B Lotus" w:cs="B Lotus" w:hint="cs"/>
          <w:sz w:val="24"/>
          <w:szCs w:val="24"/>
          <w:rtl/>
          <w:lang w:bidi="fa-IR"/>
        </w:rPr>
        <w:t>نیمه</w:t>
      </w:r>
      <w:ins w:id="10604" w:author="Mehrnazi Boojari" w:date="2019-01-13T03:04:00Z">
        <w:r w:rsidR="00042A47">
          <w:rPr>
            <w:rFonts w:ascii="B Lotus" w:eastAsia="Calibri" w:hAnsi="B Lotus" w:cs="B Nazanin" w:hint="cs"/>
            <w:sz w:val="24"/>
            <w:szCs w:val="24"/>
            <w:rtl/>
            <w:lang w:bidi="fa-IR"/>
          </w:rPr>
          <w:t>‌</w:t>
        </w:r>
      </w:ins>
      <w:del w:id="10605" w:author="Mehrnazi Boojari" w:date="2019-01-13T03:04:00Z">
        <w:r w:rsidRPr="00F22558" w:rsidDel="00042A47">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 xml:space="preserve">ساختاریافته </w:t>
      </w:r>
      <w:del w:id="10606" w:author="Mehrnazi Boojari" w:date="2019-01-13T03:04:00Z">
        <w:r w:rsidRPr="00F22558" w:rsidDel="00042A47">
          <w:rPr>
            <w:rFonts w:ascii="B Lotus" w:eastAsia="Calibri" w:hAnsi="B Lotus" w:cs="B Lotus" w:hint="cs"/>
            <w:sz w:val="24"/>
            <w:szCs w:val="24"/>
            <w:rtl/>
            <w:lang w:bidi="fa-IR"/>
          </w:rPr>
          <w:delText xml:space="preserve">دلایلی </w:delText>
        </w:r>
      </w:del>
      <w:ins w:id="10607" w:author="Mehrnazi Boojari" w:date="2019-01-13T03:04:00Z">
        <w:r w:rsidR="00042A47">
          <w:rPr>
            <w:rFonts w:ascii="B Lotus" w:eastAsia="Calibri" w:hAnsi="B Lotus" w:cs="B Lotus" w:hint="cs"/>
            <w:sz w:val="24"/>
            <w:szCs w:val="24"/>
            <w:rtl/>
            <w:lang w:bidi="fa-IR"/>
          </w:rPr>
          <w:t>علت</w:t>
        </w:r>
        <w:r w:rsidR="00042A47">
          <w:rPr>
            <w:rFonts w:ascii="B Lotus" w:eastAsia="Calibri" w:hAnsi="B Lotus" w:cs="B Nazanin" w:hint="cs"/>
            <w:sz w:val="24"/>
            <w:szCs w:val="24"/>
            <w:rtl/>
            <w:lang w:bidi="fa-IR"/>
          </w:rPr>
          <w:t>‌</w:t>
        </w:r>
        <w:r w:rsidR="00042A47">
          <w:rPr>
            <w:rFonts w:ascii="B Lotus" w:eastAsia="Calibri" w:hAnsi="B Lotus" w:cs="B Lotus" w:hint="cs"/>
            <w:sz w:val="24"/>
            <w:szCs w:val="24"/>
            <w:rtl/>
            <w:lang w:bidi="fa-IR"/>
          </w:rPr>
          <w:t>هایی</w:t>
        </w:r>
        <w:r w:rsidR="00042A47" w:rsidRPr="00F22558">
          <w:rPr>
            <w:rFonts w:ascii="B Lotus" w:eastAsia="Calibri" w:hAnsi="B Lotus" w:cs="B Lotus" w:hint="cs"/>
            <w:sz w:val="24"/>
            <w:szCs w:val="24"/>
            <w:rtl/>
            <w:lang w:bidi="fa-IR"/>
          </w:rPr>
          <w:t xml:space="preserve"> </w:t>
        </w:r>
      </w:ins>
      <w:del w:id="10608" w:author="Mehrnazi Boojari" w:date="2019-01-13T03:04:00Z">
        <w:r w:rsidRPr="00F22558" w:rsidDel="00042A47">
          <w:rPr>
            <w:rFonts w:ascii="B Lotus" w:eastAsia="Calibri" w:hAnsi="B Lotus" w:cs="B Lotus" w:hint="cs"/>
            <w:sz w:val="24"/>
            <w:szCs w:val="24"/>
            <w:rtl/>
            <w:lang w:bidi="fa-IR"/>
          </w:rPr>
          <w:delText xml:space="preserve">را </w:delText>
        </w:r>
      </w:del>
      <w:r w:rsidRPr="00F22558">
        <w:rPr>
          <w:rFonts w:ascii="B Lotus" w:eastAsia="Calibri" w:hAnsi="B Lotus" w:cs="B Lotus" w:hint="cs"/>
          <w:sz w:val="24"/>
          <w:szCs w:val="24"/>
          <w:rtl/>
          <w:lang w:bidi="fa-IR"/>
        </w:rPr>
        <w:t>ذکر کرد</w:t>
      </w:r>
      <w:del w:id="10609" w:author="Mehrnazi Boojari" w:date="2019-01-07T09:53:00Z">
        <w:r w:rsidRPr="00F22558" w:rsidDel="006F7CCF">
          <w:rPr>
            <w:rFonts w:ascii="B Lotus" w:eastAsia="Calibri" w:hAnsi="B Lotus" w:cs="B Lotus" w:hint="cs"/>
            <w:sz w:val="24"/>
            <w:szCs w:val="24"/>
            <w:rtl/>
            <w:lang w:bidi="fa-IR"/>
          </w:rPr>
          <w:delText xml:space="preserve"> . </w:delText>
        </w:r>
      </w:del>
      <w:ins w:id="10610" w:author="Mehrnazi Boojari" w:date="2019-01-07T09:53:00Z">
        <w:r w:rsidR="006F7CCF">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اهم عوامل استخراج</w:t>
      </w:r>
      <w:ins w:id="10611" w:author="Mehrnazi Boojari" w:date="2019-01-13T03:04:00Z">
        <w:r w:rsidR="00042A47">
          <w:rPr>
            <w:rFonts w:ascii="B Lotus" w:eastAsia="Calibri" w:hAnsi="B Lotus" w:cs="B Nazanin" w:hint="cs"/>
            <w:sz w:val="24"/>
            <w:szCs w:val="24"/>
            <w:rtl/>
            <w:lang w:bidi="fa-IR"/>
          </w:rPr>
          <w:t>‌</w:t>
        </w:r>
      </w:ins>
      <w:del w:id="10612" w:author="Mehrnazi Boojari" w:date="2019-01-13T03:04:00Z">
        <w:r w:rsidRPr="00F22558" w:rsidDel="00042A47">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شده به شرح ذیل</w:t>
      </w:r>
      <w:r w:rsidRPr="00E91C41">
        <w:rPr>
          <w:rFonts w:ascii="Calibri" w:eastAsia="Calibri" w:hAnsi="Calibri" w:cs="B Lotus" w:hint="cs"/>
          <w:sz w:val="24"/>
          <w:szCs w:val="24"/>
          <w:rtl/>
          <w:lang w:bidi="fa-IR"/>
        </w:rPr>
        <w:t xml:space="preserve"> است</w:t>
      </w:r>
      <w:del w:id="10613" w:author="Mehrnazi Boojari" w:date="2019-01-07T10:35:00Z">
        <w:r w:rsidRPr="00E91C41" w:rsidDel="006C73A5">
          <w:rPr>
            <w:rFonts w:ascii="Calibri" w:eastAsia="Calibri" w:hAnsi="Calibri" w:cs="B Lotus" w:hint="cs"/>
            <w:sz w:val="24"/>
            <w:szCs w:val="24"/>
            <w:rtl/>
            <w:lang w:bidi="fa-IR"/>
          </w:rPr>
          <w:delText xml:space="preserve"> : </w:delText>
        </w:r>
      </w:del>
      <w:ins w:id="10614" w:author="Mehrnazi Boojari" w:date="2019-01-07T10:35:00Z">
        <w:r w:rsidR="006C73A5">
          <w:rPr>
            <w:rFonts w:ascii="Calibri" w:eastAsia="Calibri" w:hAnsi="Calibri" w:cs="B Lotus" w:hint="cs"/>
            <w:sz w:val="24"/>
            <w:szCs w:val="24"/>
            <w:rtl/>
            <w:lang w:bidi="fa-IR"/>
          </w:rPr>
          <w:t xml:space="preserve">: </w:t>
        </w:r>
      </w:ins>
    </w:p>
    <w:p w14:paraId="4645DB59" w14:textId="77777777" w:rsidR="00E91C41" w:rsidRPr="00E91C41" w:rsidRDefault="00E91C41" w:rsidP="003E1A09">
      <w:pPr>
        <w:numPr>
          <w:ilvl w:val="0"/>
          <w:numId w:val="53"/>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sz w:val="24"/>
          <w:szCs w:val="24"/>
          <w:rtl/>
          <w:lang w:bidi="fa-IR"/>
        </w:rPr>
        <w:t>نفوذ فرهنگ شهرنش</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به روستاها و</w:t>
      </w:r>
      <w:del w:id="10615" w:author="Mehrnazi Boojari" w:date="2019-01-12T23:20:00Z">
        <w:r w:rsidRPr="00E91C41" w:rsidDel="000806BA">
          <w:rPr>
            <w:rFonts w:ascii="Calibri" w:eastAsia="Calibri" w:hAnsi="Calibri" w:cs="B Lotus"/>
            <w:sz w:val="24"/>
            <w:szCs w:val="24"/>
            <w:rtl/>
            <w:lang w:bidi="fa-IR"/>
          </w:rPr>
          <w:delText xml:space="preserve"> به تبع </w:delText>
        </w:r>
      </w:del>
      <w:ins w:id="10616" w:author="Mehrnazi Boojari" w:date="2019-01-12T23:20:00Z">
        <w:r w:rsidR="000806BA">
          <w:rPr>
            <w:rFonts w:ascii="Calibri" w:eastAsia="Calibri" w:hAnsi="Calibri" w:cs="B Lotus"/>
            <w:sz w:val="24"/>
            <w:szCs w:val="24"/>
            <w:rtl/>
            <w:lang w:bidi="fa-IR"/>
          </w:rPr>
          <w:t xml:space="preserve"> به</w:t>
        </w:r>
        <w:r w:rsidR="000806BA">
          <w:rPr>
            <w:rFonts w:ascii="Calibri" w:eastAsia="Calibri" w:hAnsi="Calibri" w:cs="B Lotus" w:hint="cs"/>
            <w:sz w:val="24"/>
            <w:szCs w:val="24"/>
            <w:rtl/>
            <w:lang w:bidi="fa-IR"/>
          </w:rPr>
          <w:t>‌</w:t>
        </w:r>
        <w:r w:rsidR="000806BA">
          <w:rPr>
            <w:rFonts w:ascii="Calibri" w:eastAsia="Calibri" w:hAnsi="Calibri" w:cs="B Lotus"/>
            <w:sz w:val="24"/>
            <w:szCs w:val="24"/>
            <w:rtl/>
            <w:lang w:bidi="fa-IR"/>
          </w:rPr>
          <w:t xml:space="preserve">تبع </w:t>
        </w:r>
      </w:ins>
      <w:r w:rsidRPr="00E91C41">
        <w:rPr>
          <w:rFonts w:ascii="Calibri" w:eastAsia="Calibri" w:hAnsi="Calibri" w:cs="B Lotus"/>
          <w:sz w:val="24"/>
          <w:szCs w:val="24"/>
          <w:rtl/>
          <w:lang w:bidi="fa-IR"/>
        </w:rPr>
        <w:t>ساخت مساکن روستا</w:t>
      </w:r>
      <w:r w:rsidRPr="00E91C41">
        <w:rPr>
          <w:rFonts w:ascii="Calibri" w:eastAsia="Calibri" w:hAnsi="Calibri" w:cs="B Lotus" w:hint="cs"/>
          <w:sz w:val="24"/>
          <w:szCs w:val="24"/>
          <w:rtl/>
          <w:lang w:bidi="fa-IR"/>
        </w:rPr>
        <w:t>یی</w:t>
      </w:r>
      <w:r w:rsidRPr="00E91C41">
        <w:rPr>
          <w:rFonts w:ascii="Calibri" w:eastAsia="Calibri" w:hAnsi="Calibri" w:cs="B Lotus"/>
          <w:sz w:val="24"/>
          <w:szCs w:val="24"/>
          <w:rtl/>
          <w:lang w:bidi="fa-IR"/>
        </w:rPr>
        <w:t xml:space="preserve"> </w:t>
      </w:r>
      <w:del w:id="10617" w:author="Mehrnazi Boojari" w:date="2019-01-13T03:05:00Z">
        <w:r w:rsidRPr="00E91C41" w:rsidDel="003E1A09">
          <w:rPr>
            <w:rFonts w:ascii="Calibri" w:eastAsia="Calibri" w:hAnsi="Calibri" w:cs="B Lotus"/>
            <w:sz w:val="24"/>
            <w:szCs w:val="24"/>
            <w:rtl/>
            <w:lang w:bidi="fa-IR"/>
          </w:rPr>
          <w:delText xml:space="preserve">به </w:delText>
        </w:r>
      </w:del>
      <w:r w:rsidRPr="00E91C41">
        <w:rPr>
          <w:rFonts w:ascii="Calibri" w:eastAsia="Calibri" w:hAnsi="Calibri" w:cs="B Lotus"/>
          <w:sz w:val="24"/>
          <w:szCs w:val="24"/>
          <w:rtl/>
          <w:lang w:bidi="fa-IR"/>
        </w:rPr>
        <w:t>مشابه مساکن شهر</w:t>
      </w:r>
      <w:r w:rsidRPr="00E91C41">
        <w:rPr>
          <w:rFonts w:ascii="Calibri" w:eastAsia="Calibri" w:hAnsi="Calibri" w:cs="B Lotus" w:hint="cs"/>
          <w:sz w:val="24"/>
          <w:szCs w:val="24"/>
          <w:rtl/>
          <w:lang w:bidi="fa-IR"/>
        </w:rPr>
        <w:t>ی</w:t>
      </w:r>
      <w:ins w:id="10618" w:author="Mehrnazi Boojari" w:date="2019-01-13T03:05:00Z">
        <w:r w:rsidR="003E1A09">
          <w:rPr>
            <w:rFonts w:ascii="Calibri" w:eastAsia="Calibri" w:hAnsi="Calibri" w:cs="B Lotus" w:hint="cs"/>
            <w:sz w:val="24"/>
            <w:szCs w:val="24"/>
            <w:rtl/>
            <w:lang w:bidi="fa-IR"/>
          </w:rPr>
          <w:t>.</w:t>
        </w:r>
      </w:ins>
    </w:p>
    <w:p w14:paraId="00FCCCAA" w14:textId="77777777" w:rsidR="00E91C41" w:rsidRPr="00E91C41" w:rsidRDefault="00E91C41" w:rsidP="003E1A09">
      <w:pPr>
        <w:numPr>
          <w:ilvl w:val="0"/>
          <w:numId w:val="53"/>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t>هز</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نه</w:t>
      </w:r>
      <w:del w:id="10619" w:author="Mehrnazi Boojari" w:date="2019-01-07T09:46:00Z">
        <w:r w:rsidRPr="00E91C41" w:rsidDel="006F7CCF">
          <w:rPr>
            <w:rFonts w:ascii="Calibri" w:eastAsia="Calibri" w:hAnsi="Calibri" w:cs="B Lotus"/>
            <w:sz w:val="24"/>
            <w:szCs w:val="24"/>
            <w:rtl/>
            <w:lang w:bidi="fa-IR"/>
          </w:rPr>
          <w:delText xml:space="preserve"> ها</w:delText>
        </w:r>
        <w:r w:rsidRPr="00E91C41" w:rsidDel="006F7CCF">
          <w:rPr>
            <w:rFonts w:ascii="Calibri" w:eastAsia="Calibri" w:hAnsi="Calibri" w:cs="B Lotus" w:hint="cs"/>
            <w:sz w:val="24"/>
            <w:szCs w:val="24"/>
            <w:rtl/>
            <w:lang w:bidi="fa-IR"/>
          </w:rPr>
          <w:delText>ی</w:delText>
        </w:r>
        <w:r w:rsidRPr="00E91C41" w:rsidDel="006F7CCF">
          <w:rPr>
            <w:rFonts w:ascii="Calibri" w:eastAsia="Calibri" w:hAnsi="Calibri" w:cs="B Lotus"/>
            <w:sz w:val="24"/>
            <w:szCs w:val="24"/>
            <w:rtl/>
            <w:lang w:bidi="fa-IR"/>
          </w:rPr>
          <w:delText xml:space="preserve"> </w:delText>
        </w:r>
      </w:del>
      <w:ins w:id="10620" w:author="Mehrnazi Boojari" w:date="2019-01-07T09:46:00Z">
        <w:r w:rsidR="006F7CCF">
          <w:rPr>
            <w:rFonts w:ascii="Calibri" w:eastAsia="Calibri" w:hAnsi="Calibri" w:cs="B Lotus" w:hint="cs"/>
            <w:sz w:val="24"/>
            <w:szCs w:val="24"/>
            <w:rtl/>
            <w:lang w:bidi="fa-IR"/>
          </w:rPr>
          <w:t>‌</w:t>
        </w:r>
        <w:r w:rsidR="006F7CCF">
          <w:rPr>
            <w:rFonts w:ascii="Calibri" w:eastAsia="Calibri" w:hAnsi="Calibri" w:cs="B Lotus"/>
            <w:sz w:val="24"/>
            <w:szCs w:val="24"/>
            <w:rtl/>
            <w:lang w:bidi="fa-IR"/>
          </w:rPr>
          <w:t xml:space="preserve">های </w:t>
        </w:r>
      </w:ins>
      <w:del w:id="10621" w:author="Mehrnazi Boojari" w:date="2019-01-13T03:05:00Z">
        <w:r w:rsidRPr="00E91C41" w:rsidDel="003E1A09">
          <w:rPr>
            <w:rFonts w:ascii="Calibri" w:eastAsia="Calibri" w:hAnsi="Calibri" w:cs="B Lotus"/>
            <w:sz w:val="24"/>
            <w:szCs w:val="24"/>
            <w:rtl/>
            <w:lang w:bidi="fa-IR"/>
          </w:rPr>
          <w:delText>بالا</w:delText>
        </w:r>
        <w:r w:rsidRPr="00E91C41" w:rsidDel="003E1A09">
          <w:rPr>
            <w:rFonts w:ascii="Calibri" w:eastAsia="Calibri" w:hAnsi="Calibri" w:cs="B Lotus" w:hint="cs"/>
            <w:sz w:val="24"/>
            <w:szCs w:val="24"/>
            <w:rtl/>
            <w:lang w:bidi="fa-IR"/>
          </w:rPr>
          <w:delText>ی</w:delText>
        </w:r>
        <w:r w:rsidRPr="00E91C41" w:rsidDel="003E1A09">
          <w:rPr>
            <w:rFonts w:ascii="Calibri" w:eastAsia="Calibri" w:hAnsi="Calibri" w:cs="B Lotus"/>
            <w:sz w:val="24"/>
            <w:szCs w:val="24"/>
            <w:rtl/>
            <w:lang w:bidi="fa-IR"/>
          </w:rPr>
          <w:delText xml:space="preserve"> </w:delText>
        </w:r>
      </w:del>
      <w:ins w:id="10622" w:author="Mehrnazi Boojari" w:date="2019-01-13T03:05:00Z">
        <w:r w:rsidR="003E1A09">
          <w:rPr>
            <w:rFonts w:ascii="Calibri" w:eastAsia="Calibri" w:hAnsi="Calibri" w:cs="B Lotus" w:hint="cs"/>
            <w:sz w:val="24"/>
            <w:szCs w:val="24"/>
            <w:rtl/>
            <w:lang w:bidi="fa-IR"/>
          </w:rPr>
          <w:t>زیاد</w:t>
        </w:r>
        <w:r w:rsidR="003E1A09" w:rsidRPr="00E91C41">
          <w:rPr>
            <w:rFonts w:ascii="Calibri" w:eastAsia="Calibri" w:hAnsi="Calibri" w:cs="B Lotus"/>
            <w:sz w:val="24"/>
            <w:szCs w:val="24"/>
            <w:rtl/>
            <w:lang w:bidi="fa-IR"/>
          </w:rPr>
          <w:t xml:space="preserve"> </w:t>
        </w:r>
      </w:ins>
      <w:del w:id="10623" w:author="Mehrnazi Boojari" w:date="2019-01-07T22:28:00Z">
        <w:r w:rsidRPr="00E91C41" w:rsidDel="00051F26">
          <w:rPr>
            <w:rFonts w:ascii="Calibri" w:eastAsia="Calibri" w:hAnsi="Calibri" w:cs="B Lotus"/>
            <w:sz w:val="24"/>
            <w:szCs w:val="24"/>
            <w:rtl/>
            <w:lang w:bidi="fa-IR"/>
          </w:rPr>
          <w:delText>ساخت وساز</w:delText>
        </w:r>
      </w:del>
      <w:ins w:id="10624" w:author="Mehrnazi Boojari" w:date="2019-01-07T22:28:00Z">
        <w:r w:rsidR="00051F26">
          <w:rPr>
            <w:rFonts w:ascii="Calibri" w:eastAsia="Calibri" w:hAnsi="Calibri" w:cs="B Lotus"/>
            <w:sz w:val="24"/>
            <w:szCs w:val="24"/>
            <w:rtl/>
            <w:lang w:bidi="fa-IR"/>
          </w:rPr>
          <w:t>ساخت</w:t>
        </w:r>
        <w:r w:rsidR="00051F26">
          <w:rPr>
            <w:rFonts w:ascii="Times New Roman" w:eastAsia="Calibri" w:hAnsi="Times New Roman" w:cs="Times New Roman" w:hint="cs"/>
            <w:sz w:val="24"/>
            <w:szCs w:val="24"/>
            <w:rtl/>
            <w:lang w:bidi="fa-IR"/>
          </w:rPr>
          <w:t> </w:t>
        </w:r>
        <w:r w:rsidR="00051F26">
          <w:rPr>
            <w:rFonts w:ascii="Calibri" w:eastAsia="Calibri" w:hAnsi="Calibri" w:cs="B Lotus"/>
            <w:sz w:val="24"/>
            <w:szCs w:val="24"/>
            <w:rtl/>
            <w:lang w:bidi="fa-IR"/>
          </w:rPr>
          <w:t>و</w:t>
        </w:r>
        <w:r w:rsidR="00051F26">
          <w:rPr>
            <w:rFonts w:ascii="Times New Roman" w:eastAsia="Calibri" w:hAnsi="Times New Roman" w:cs="Times New Roman" w:hint="cs"/>
            <w:sz w:val="24"/>
            <w:szCs w:val="24"/>
            <w:rtl/>
            <w:lang w:bidi="fa-IR"/>
          </w:rPr>
          <w:t> </w:t>
        </w:r>
        <w:r w:rsidR="00051F26">
          <w:rPr>
            <w:rFonts w:ascii="Calibri" w:eastAsia="Calibri" w:hAnsi="Calibri" w:cs="B Lotus"/>
            <w:sz w:val="24"/>
            <w:szCs w:val="24"/>
            <w:rtl/>
            <w:lang w:bidi="fa-IR"/>
          </w:rPr>
          <w:t>ساز</w:t>
        </w:r>
      </w:ins>
      <w:r w:rsidRPr="00E91C41">
        <w:rPr>
          <w:rFonts w:ascii="Calibri" w:eastAsia="Calibri" w:hAnsi="Calibri" w:cs="B Lotus"/>
          <w:sz w:val="24"/>
          <w:szCs w:val="24"/>
          <w:rtl/>
          <w:lang w:bidi="fa-IR"/>
        </w:rPr>
        <w:t xml:space="preserve"> مساکن </w:t>
      </w:r>
      <w:del w:id="10625" w:author="Mehrnazi Boojari" w:date="2019-01-07T22:29:00Z">
        <w:r w:rsidRPr="00E91C41" w:rsidDel="00051F26">
          <w:rPr>
            <w:rFonts w:ascii="Calibri" w:eastAsia="Calibri" w:hAnsi="Calibri" w:cs="B Lotus"/>
            <w:sz w:val="24"/>
            <w:szCs w:val="24"/>
            <w:rtl/>
            <w:lang w:bidi="fa-IR"/>
          </w:rPr>
          <w:delText>مع</w:delText>
        </w:r>
        <w:r w:rsidRPr="00E91C41" w:rsidDel="00051F26">
          <w:rPr>
            <w:rFonts w:ascii="Calibri" w:eastAsia="Calibri" w:hAnsi="Calibri" w:cs="B Lotus" w:hint="cs"/>
            <w:sz w:val="24"/>
            <w:szCs w:val="24"/>
            <w:rtl/>
            <w:lang w:bidi="fa-IR"/>
          </w:rPr>
          <w:delText>ی</w:delText>
        </w:r>
        <w:r w:rsidRPr="00E91C41" w:rsidDel="00051F26">
          <w:rPr>
            <w:rFonts w:ascii="Calibri" w:eastAsia="Calibri" w:hAnsi="Calibri" w:cs="B Lotus" w:hint="eastAsia"/>
            <w:sz w:val="24"/>
            <w:szCs w:val="24"/>
            <w:rtl/>
            <w:lang w:bidi="fa-IR"/>
          </w:rPr>
          <w:delText>شت</w:delText>
        </w:r>
        <w:r w:rsidRPr="00E91C41" w:rsidDel="00051F26">
          <w:rPr>
            <w:rFonts w:ascii="Calibri" w:eastAsia="Calibri" w:hAnsi="Calibri" w:cs="B Lotus"/>
            <w:sz w:val="24"/>
            <w:szCs w:val="24"/>
            <w:rtl/>
            <w:lang w:bidi="fa-IR"/>
          </w:rPr>
          <w:delText xml:space="preserve"> محور</w:delText>
        </w:r>
      </w:del>
      <w:ins w:id="10626" w:author="Mehrnazi Boojari" w:date="2019-01-07T22:29:00Z">
        <w:r w:rsidR="00051F26">
          <w:rPr>
            <w:rFonts w:ascii="Calibri" w:eastAsia="Calibri" w:hAnsi="Calibri" w:cs="B Lotus"/>
            <w:sz w:val="24"/>
            <w:szCs w:val="24"/>
            <w:rtl/>
            <w:lang w:bidi="fa-IR"/>
          </w:rPr>
          <w:t>معیشت</w:t>
        </w:r>
        <w:r w:rsidR="00051F26">
          <w:rPr>
            <w:rFonts w:ascii="Calibri" w:eastAsia="Calibri" w:hAnsi="Calibri" w:cs="B Lotus" w:hint="cs"/>
            <w:sz w:val="24"/>
            <w:szCs w:val="24"/>
            <w:rtl/>
            <w:lang w:bidi="fa-IR"/>
          </w:rPr>
          <w:t>‌</w:t>
        </w:r>
        <w:r w:rsidR="00051F26">
          <w:rPr>
            <w:rFonts w:ascii="Calibri" w:eastAsia="Calibri" w:hAnsi="Calibri" w:cs="B Lotus"/>
            <w:sz w:val="24"/>
            <w:szCs w:val="24"/>
            <w:rtl/>
            <w:lang w:bidi="fa-IR"/>
          </w:rPr>
          <w:t>محور</w:t>
        </w:r>
      </w:ins>
      <w:ins w:id="10627" w:author="Mehrnazi Boojari" w:date="2019-01-13T03:05:00Z">
        <w:r w:rsidR="003E1A09">
          <w:rPr>
            <w:rFonts w:ascii="Calibri" w:eastAsia="Calibri" w:hAnsi="Calibri" w:cs="B Lotus" w:hint="cs"/>
            <w:sz w:val="24"/>
            <w:szCs w:val="24"/>
            <w:rtl/>
            <w:lang w:bidi="fa-IR"/>
          </w:rPr>
          <w:t>.</w:t>
        </w:r>
      </w:ins>
    </w:p>
    <w:p w14:paraId="7D443560" w14:textId="77777777" w:rsidR="00E91C41" w:rsidRPr="00E91C41" w:rsidRDefault="00E91C41" w:rsidP="00A25B54">
      <w:pPr>
        <w:numPr>
          <w:ilvl w:val="0"/>
          <w:numId w:val="53"/>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t>نبود</w:t>
      </w:r>
      <w:r w:rsidRPr="00E91C41">
        <w:rPr>
          <w:rFonts w:ascii="Calibri" w:eastAsia="Calibri" w:hAnsi="Calibri" w:cs="B Lotus"/>
          <w:sz w:val="24"/>
          <w:szCs w:val="24"/>
          <w:rtl/>
          <w:lang w:bidi="fa-IR"/>
        </w:rPr>
        <w:t xml:space="preserve"> مقررات فن</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مربوط به بحث طراح</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و ساخت فضاها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مع</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شت</w:t>
      </w:r>
      <w:r w:rsidRPr="00E91C41">
        <w:rPr>
          <w:rFonts w:ascii="Calibri" w:eastAsia="Calibri" w:hAnsi="Calibri" w:cs="B Lotus" w:hint="cs"/>
          <w:sz w:val="24"/>
          <w:szCs w:val="24"/>
          <w:rtl/>
          <w:lang w:bidi="fa-IR"/>
        </w:rPr>
        <w:t>ی</w:t>
      </w:r>
      <w:ins w:id="10628" w:author="Mehrnazi Boojari" w:date="2019-01-13T03:05:00Z">
        <w:r w:rsidR="003E1A09">
          <w:rPr>
            <w:rFonts w:ascii="Calibri" w:eastAsia="Calibri" w:hAnsi="Calibri" w:cs="B Lotus" w:hint="cs"/>
            <w:sz w:val="24"/>
            <w:szCs w:val="24"/>
            <w:rtl/>
            <w:lang w:bidi="fa-IR"/>
          </w:rPr>
          <w:t>.</w:t>
        </w:r>
      </w:ins>
    </w:p>
    <w:p w14:paraId="3CC096BE" w14:textId="77777777" w:rsidR="00E91C41" w:rsidRPr="00E91C41" w:rsidRDefault="00E91C41" w:rsidP="00A25B54">
      <w:pPr>
        <w:numPr>
          <w:ilvl w:val="0"/>
          <w:numId w:val="53"/>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t>ضعف</w:t>
      </w:r>
      <w:r w:rsidRPr="00E91C41">
        <w:rPr>
          <w:rFonts w:ascii="Calibri" w:eastAsia="Calibri" w:hAnsi="Calibri" w:cs="B Lotus"/>
          <w:sz w:val="24"/>
          <w:szCs w:val="24"/>
          <w:rtl/>
          <w:lang w:bidi="fa-IR"/>
        </w:rPr>
        <w:t xml:space="preserve"> در طراح</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فضاها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مع</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شت</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توسط معماران و مهندسان بوم</w:t>
      </w:r>
      <w:r w:rsidRPr="00E91C41">
        <w:rPr>
          <w:rFonts w:ascii="Calibri" w:eastAsia="Calibri" w:hAnsi="Calibri" w:cs="B Lotus" w:hint="cs"/>
          <w:sz w:val="24"/>
          <w:szCs w:val="24"/>
          <w:rtl/>
          <w:lang w:bidi="fa-IR"/>
        </w:rPr>
        <w:t>ی</w:t>
      </w:r>
      <w:ins w:id="10629" w:author="Mehrnazi Boojari" w:date="2019-01-13T03:05:00Z">
        <w:r w:rsidR="003E1A09">
          <w:rPr>
            <w:rFonts w:ascii="Calibri" w:eastAsia="Calibri" w:hAnsi="Calibri" w:cs="B Lotus" w:hint="cs"/>
            <w:sz w:val="24"/>
            <w:szCs w:val="24"/>
            <w:rtl/>
            <w:lang w:bidi="fa-IR"/>
          </w:rPr>
          <w:t>.</w:t>
        </w:r>
      </w:ins>
    </w:p>
    <w:p w14:paraId="4363C792" w14:textId="77777777" w:rsidR="00E91C41" w:rsidRPr="00E91C41" w:rsidRDefault="00E91C41" w:rsidP="00A25B54">
      <w:pPr>
        <w:numPr>
          <w:ilvl w:val="0"/>
          <w:numId w:val="53"/>
        </w:numPr>
        <w:bidi/>
        <w:spacing w:after="200" w:line="276" w:lineRule="auto"/>
        <w:contextualSpacing/>
        <w:jc w:val="both"/>
        <w:rPr>
          <w:rFonts w:ascii="Calibri" w:eastAsia="Calibri" w:hAnsi="Calibri" w:cs="B Lotus"/>
          <w:sz w:val="24"/>
          <w:szCs w:val="24"/>
          <w:rtl/>
          <w:lang w:bidi="fa-IR"/>
        </w:rPr>
      </w:pPr>
      <w:r w:rsidRPr="00E91C41">
        <w:rPr>
          <w:rFonts w:ascii="Calibri" w:eastAsia="Calibri" w:hAnsi="Calibri" w:cs="B Lotus" w:hint="eastAsia"/>
          <w:sz w:val="24"/>
          <w:szCs w:val="24"/>
          <w:rtl/>
          <w:lang w:bidi="fa-IR"/>
        </w:rPr>
        <w:t>نبود</w:t>
      </w:r>
      <w:r w:rsidRPr="00E91C41">
        <w:rPr>
          <w:rFonts w:ascii="Calibri" w:eastAsia="Calibri" w:hAnsi="Calibri" w:cs="B Lotus"/>
          <w:sz w:val="24"/>
          <w:szCs w:val="24"/>
          <w:rtl/>
          <w:lang w:bidi="fa-IR"/>
        </w:rPr>
        <w:t xml:space="preserve"> زم</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sz w:val="24"/>
          <w:szCs w:val="24"/>
          <w:rtl/>
          <w:lang w:bidi="fa-IR"/>
        </w:rPr>
        <w:t xml:space="preserve"> کاف</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برا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ساخت فضاها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مع</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شت</w:t>
      </w:r>
      <w:r w:rsidRPr="00E91C41">
        <w:rPr>
          <w:rFonts w:ascii="Calibri" w:eastAsia="Calibri" w:hAnsi="Calibri" w:cs="B Lotus" w:hint="cs"/>
          <w:sz w:val="24"/>
          <w:szCs w:val="24"/>
          <w:rtl/>
          <w:lang w:bidi="fa-IR"/>
        </w:rPr>
        <w:t>ی</w:t>
      </w:r>
      <w:ins w:id="10630" w:author="Mehrnazi Boojari" w:date="2019-01-13T03:05:00Z">
        <w:r w:rsidR="003E1A09">
          <w:rPr>
            <w:rFonts w:ascii="Calibri" w:eastAsia="Calibri" w:hAnsi="Calibri" w:cs="B Lotus" w:hint="cs"/>
            <w:sz w:val="24"/>
            <w:szCs w:val="24"/>
            <w:rtl/>
            <w:lang w:bidi="fa-IR"/>
          </w:rPr>
          <w:t>.</w:t>
        </w:r>
      </w:ins>
    </w:p>
    <w:p w14:paraId="65EC0FFE" w14:textId="77777777" w:rsidR="00E91C41" w:rsidRPr="00E91C41" w:rsidRDefault="00E91C41" w:rsidP="00F85952">
      <w:pPr>
        <w:bidi/>
        <w:ind w:firstLine="288"/>
        <w:jc w:val="both"/>
        <w:rPr>
          <w:rFonts w:ascii="Calibri" w:eastAsia="Calibri" w:hAnsi="Calibri" w:cs="B Lotus"/>
          <w:vanish/>
          <w:sz w:val="24"/>
          <w:szCs w:val="24"/>
          <w:rtl/>
          <w:lang w:bidi="fa-IR"/>
        </w:rPr>
      </w:pPr>
      <w:r w:rsidRPr="00F22558">
        <w:rPr>
          <w:rFonts w:ascii="B Lotus" w:eastAsia="Calibri" w:hAnsi="B Lotus" w:cs="B Lotus" w:hint="cs"/>
          <w:sz w:val="24"/>
          <w:szCs w:val="24"/>
          <w:rtl/>
          <w:lang w:bidi="fa-IR"/>
        </w:rPr>
        <w:t>البته به غیر عوامل فوق عوامل دیگری نیز وجود دارد که</w:t>
      </w:r>
      <w:del w:id="10631" w:author="Mehrnazi Boojari" w:date="2019-01-07T22:43:00Z">
        <w:r w:rsidRPr="00F22558" w:rsidDel="00BF4CE5">
          <w:rPr>
            <w:rFonts w:ascii="B Lotus" w:eastAsia="Calibri" w:hAnsi="B Lotus" w:cs="B Lotus" w:hint="cs"/>
            <w:sz w:val="24"/>
            <w:szCs w:val="24"/>
            <w:rtl/>
            <w:lang w:bidi="fa-IR"/>
          </w:rPr>
          <w:delText xml:space="preserve"> به دلیل </w:delText>
        </w:r>
      </w:del>
      <w:ins w:id="10632" w:author="Mehrnazi Boojari" w:date="2019-01-07T22:43:00Z">
        <w:r w:rsidR="00BF4CE5">
          <w:rPr>
            <w:rFonts w:ascii="B Lotus" w:eastAsia="Calibri" w:hAnsi="B Lotus" w:cs="B Lotus" w:hint="cs"/>
            <w:sz w:val="24"/>
            <w:szCs w:val="24"/>
            <w:rtl/>
            <w:lang w:bidi="fa-IR"/>
          </w:rPr>
          <w:t xml:space="preserve"> به‌دلیل </w:t>
        </w:r>
      </w:ins>
      <w:del w:id="10633" w:author="Mehrnazi Boojari" w:date="2019-01-07T23:59:00Z">
        <w:r w:rsidRPr="00F22558" w:rsidDel="008E2EB9">
          <w:rPr>
            <w:rFonts w:ascii="B Lotus" w:eastAsia="Calibri" w:hAnsi="B Lotus" w:cs="B Lotus" w:hint="cs"/>
            <w:sz w:val="24"/>
            <w:szCs w:val="24"/>
            <w:rtl/>
            <w:lang w:bidi="fa-IR"/>
          </w:rPr>
          <w:delText>پائین</w:delText>
        </w:r>
      </w:del>
      <w:ins w:id="10634" w:author="Mehrnazi Boojari" w:date="2019-01-13T03:05:00Z">
        <w:r w:rsidR="003E1A09">
          <w:rPr>
            <w:rFonts w:ascii="B Lotus" w:eastAsia="Calibri" w:hAnsi="B Lotus" w:cs="B Lotus" w:hint="cs"/>
            <w:sz w:val="24"/>
            <w:szCs w:val="24"/>
            <w:rtl/>
            <w:lang w:bidi="fa-IR"/>
          </w:rPr>
          <w:t>کم</w:t>
        </w:r>
      </w:ins>
      <w:del w:id="10635" w:author="Mehrnazi Boojari" w:date="2019-01-07T10:45:00Z">
        <w:r w:rsidRPr="00F22558" w:rsidDel="006A1F1D">
          <w:rPr>
            <w:rFonts w:ascii="B Lotus" w:eastAsia="Calibri" w:hAnsi="B Lotus" w:cs="B Lotus" w:hint="cs"/>
            <w:sz w:val="24"/>
            <w:szCs w:val="24"/>
            <w:rtl/>
            <w:lang w:bidi="fa-IR"/>
          </w:rPr>
          <w:delText xml:space="preserve"> بودن </w:delText>
        </w:r>
      </w:del>
      <w:ins w:id="10636" w:author="Mehrnazi Boojari" w:date="2019-01-07T10:45:00Z">
        <w:r w:rsidR="006A1F1D">
          <w:rPr>
            <w:rFonts w:ascii="B Lotus" w:eastAsia="Calibri" w:hAnsi="B Lotus" w:cs="B Lotus" w:hint="cs"/>
            <w:sz w:val="24"/>
            <w:szCs w:val="24"/>
            <w:rtl/>
            <w:lang w:bidi="fa-IR"/>
          </w:rPr>
          <w:t xml:space="preserve">‌بودن </w:t>
        </w:r>
      </w:ins>
      <w:r w:rsidRPr="00F22558">
        <w:rPr>
          <w:rFonts w:ascii="B Lotus" w:eastAsia="Calibri" w:hAnsi="B Lotus" w:cs="B Lotus" w:hint="cs"/>
          <w:sz w:val="24"/>
          <w:szCs w:val="24"/>
          <w:rtl/>
          <w:lang w:bidi="fa-IR"/>
        </w:rPr>
        <w:t>اهمیت مورد بررسی قرار نگرفته است</w:t>
      </w:r>
      <w:ins w:id="10637" w:author="Mehrnazi Boojari" w:date="2019-01-13T03:05:00Z">
        <w:r w:rsidR="003E1A09">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برای مثال</w:t>
      </w:r>
      <w:ins w:id="10638" w:author="Mehrnazi Boojari" w:date="2019-01-13T03:05:00Z">
        <w:r w:rsidR="003E1A09">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در بحث جداسازی </w:t>
      </w:r>
      <w:del w:id="10639" w:author="Mehrnazi Boojari" w:date="2019-01-13T03:06:00Z">
        <w:r w:rsidRPr="00F22558" w:rsidDel="003E1A09">
          <w:rPr>
            <w:rFonts w:ascii="B Lotus" w:eastAsia="Calibri" w:hAnsi="B Lotus" w:cs="B Lotus" w:hint="cs"/>
            <w:sz w:val="24"/>
            <w:szCs w:val="24"/>
            <w:rtl/>
            <w:lang w:bidi="fa-IR"/>
          </w:rPr>
          <w:delText xml:space="preserve">جداسازی </w:delText>
        </w:r>
      </w:del>
      <w:r w:rsidRPr="00F22558">
        <w:rPr>
          <w:rFonts w:ascii="B Lotus" w:eastAsia="Calibri" w:hAnsi="B Lotus" w:cs="B Lotus" w:hint="cs"/>
          <w:sz w:val="24"/>
          <w:szCs w:val="24"/>
          <w:rtl/>
          <w:lang w:bidi="fa-IR"/>
        </w:rPr>
        <w:t xml:space="preserve">محل سکونت و محل پرورش دام و طیور و ... طبق </w:t>
      </w:r>
      <w:del w:id="10640" w:author="Mehrnazi Boojari" w:date="2019-01-08T03:27:00Z">
        <w:r w:rsidRPr="00F22558" w:rsidDel="00666313">
          <w:rPr>
            <w:rFonts w:ascii="B Lotus" w:eastAsia="Calibri" w:hAnsi="B Lotus" w:cs="B Lotus" w:hint="cs"/>
            <w:sz w:val="24"/>
            <w:szCs w:val="24"/>
            <w:rtl/>
            <w:lang w:bidi="fa-IR"/>
          </w:rPr>
          <w:delText>آئین نامه</w:delText>
        </w:r>
      </w:del>
      <w:ins w:id="10641" w:author="Mehrnazi Boojari" w:date="2019-01-08T03:27:00Z">
        <w:r w:rsidR="00666313">
          <w:rPr>
            <w:rFonts w:ascii="B Lotus" w:eastAsia="Calibri" w:hAnsi="B Lotus" w:cs="B Lotus" w:hint="cs"/>
            <w:sz w:val="24"/>
            <w:szCs w:val="24"/>
            <w:rtl/>
            <w:lang w:bidi="fa-IR"/>
          </w:rPr>
          <w:t>آیین‌نامه</w:t>
        </w:r>
      </w:ins>
      <w:r w:rsidRPr="00F22558">
        <w:rPr>
          <w:rFonts w:ascii="B Lotus" w:eastAsia="Calibri" w:hAnsi="B Lotus" w:cs="B Lotus" w:hint="cs"/>
          <w:sz w:val="24"/>
          <w:szCs w:val="24"/>
          <w:rtl/>
          <w:lang w:bidi="fa-IR"/>
        </w:rPr>
        <w:t xml:space="preserve"> نحوه نگهداری حیوانات اهلی مصوبه هیئت</w:t>
      </w:r>
      <w:ins w:id="10642" w:author="Mehrnazi Boojari" w:date="2019-01-13T03:06:00Z">
        <w:r w:rsidR="003E1A09">
          <w:rPr>
            <w:rFonts w:ascii="B Lotus" w:eastAsia="Calibri" w:hAnsi="B Lotus" w:cs="B Nazanin" w:hint="cs"/>
            <w:sz w:val="24"/>
            <w:szCs w:val="24"/>
            <w:rtl/>
            <w:lang w:bidi="fa-IR"/>
          </w:rPr>
          <w:t>‌</w:t>
        </w:r>
      </w:ins>
      <w:del w:id="10643" w:author="Mehrnazi Boojari" w:date="2019-01-13T03:06:00Z">
        <w:r w:rsidRPr="00F22558" w:rsidDel="003E1A09">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وزیران در سال 1392 نگهداری دام در کاربری مسکونی مشروط به جداسازی فضای سکونت با دام است</w:t>
      </w:r>
      <w:ins w:id="10644" w:author="Mehrnazi Boojari" w:date="2019-01-13T03:06:00Z">
        <w:r w:rsidR="003E1A09">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که این مورد </w:t>
      </w:r>
      <w:del w:id="10645" w:author="Mehrnazi Boojari" w:date="2019-01-13T03:06:00Z">
        <w:r w:rsidRPr="00F22558" w:rsidDel="003E1A09">
          <w:rPr>
            <w:rFonts w:ascii="B Lotus" w:eastAsia="Calibri" w:hAnsi="B Lotus" w:cs="B Lotus" w:hint="cs"/>
            <w:sz w:val="24"/>
            <w:szCs w:val="24"/>
            <w:rtl/>
            <w:lang w:bidi="fa-IR"/>
          </w:rPr>
          <w:delText xml:space="preserve">در </w:delText>
        </w:r>
      </w:del>
      <w:ins w:id="10646" w:author="Mehrnazi Boojari" w:date="2019-01-13T03:06:00Z">
        <w:r w:rsidR="003E1A09">
          <w:rPr>
            <w:rFonts w:ascii="B Lotus" w:eastAsia="Calibri" w:hAnsi="B Lotus" w:cs="B Lotus" w:hint="cs"/>
            <w:sz w:val="24"/>
            <w:szCs w:val="24"/>
            <w:rtl/>
            <w:lang w:bidi="fa-IR"/>
          </w:rPr>
          <w:t>به</w:t>
        </w:r>
        <w:r w:rsidR="003E1A09" w:rsidRPr="00F22558">
          <w:rPr>
            <w:rFonts w:ascii="B Lotus" w:eastAsia="Calibri" w:hAnsi="B Lotus" w:cs="B Lotus" w:hint="cs"/>
            <w:sz w:val="24"/>
            <w:szCs w:val="24"/>
            <w:rtl/>
            <w:lang w:bidi="fa-IR"/>
          </w:rPr>
          <w:t xml:space="preserve"> </w:t>
        </w:r>
      </w:ins>
      <w:del w:id="10647" w:author="Mehrnazi Boojari" w:date="2019-01-13T03:06:00Z">
        <w:r w:rsidRPr="00F22558" w:rsidDel="003E1A09">
          <w:rPr>
            <w:rFonts w:ascii="B Lotus" w:eastAsia="Calibri" w:hAnsi="B Lotus" w:cs="B Lotus" w:hint="cs"/>
            <w:sz w:val="24"/>
            <w:szCs w:val="24"/>
            <w:rtl/>
            <w:lang w:bidi="fa-IR"/>
          </w:rPr>
          <w:delText xml:space="preserve">به </w:delText>
        </w:r>
      </w:del>
      <w:r w:rsidRPr="00F22558">
        <w:rPr>
          <w:rFonts w:ascii="B Lotus" w:eastAsia="Calibri" w:hAnsi="B Lotus" w:cs="B Lotus" w:hint="cs"/>
          <w:sz w:val="24"/>
          <w:szCs w:val="24"/>
          <w:rtl/>
          <w:lang w:bidi="fa-IR"/>
        </w:rPr>
        <w:t xml:space="preserve">جداسازی با </w:t>
      </w:r>
      <w:r w:rsidRPr="00F22558">
        <w:rPr>
          <w:rFonts w:ascii="B Lotus" w:eastAsia="Calibri" w:hAnsi="B Lotus" w:cs="B Lotus" w:hint="cs"/>
          <w:sz w:val="24"/>
          <w:szCs w:val="24"/>
          <w:rtl/>
          <w:lang w:bidi="fa-IR"/>
        </w:rPr>
        <w:lastRenderedPageBreak/>
        <w:t>فاصله خاصی اشاره نکرده است</w:t>
      </w:r>
      <w:del w:id="10648" w:author="Mehrnazi Boojari" w:date="2019-01-07T09:59:00Z">
        <w:r w:rsidRPr="00F22558" w:rsidDel="00A31D6F">
          <w:rPr>
            <w:rFonts w:ascii="B Lotus" w:eastAsia="Calibri" w:hAnsi="B Lotus" w:cs="B Lotus" w:hint="cs"/>
            <w:sz w:val="24"/>
            <w:szCs w:val="24"/>
            <w:rtl/>
            <w:lang w:bidi="fa-IR"/>
          </w:rPr>
          <w:delText xml:space="preserve">  </w:delText>
        </w:r>
      </w:del>
      <w:ins w:id="10649" w:author="Mehrnazi Boojari" w:date="2019-01-07T09:59:00Z">
        <w:r w:rsidR="00A31D6F">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و خارج</w:t>
      </w:r>
      <w:del w:id="10650" w:author="Mehrnazi Boojari" w:date="2019-01-07T10:01:00Z">
        <w:r w:rsidRPr="00F22558" w:rsidDel="00A31D6F">
          <w:rPr>
            <w:rFonts w:ascii="B Lotus" w:eastAsia="Calibri" w:hAnsi="B Lotus" w:cs="B Lotus" w:hint="cs"/>
            <w:sz w:val="24"/>
            <w:szCs w:val="24"/>
            <w:rtl/>
            <w:lang w:bidi="fa-IR"/>
          </w:rPr>
          <w:delText xml:space="preserve"> کردن </w:delText>
        </w:r>
      </w:del>
      <w:ins w:id="10651" w:author="Mehrnazi Boojari" w:date="2019-01-07T10:01:00Z">
        <w:r w:rsidR="00A31D6F">
          <w:rPr>
            <w:rFonts w:ascii="B Lotus" w:eastAsia="Calibri" w:hAnsi="B Lotus" w:cs="B Lotus" w:hint="cs"/>
            <w:sz w:val="24"/>
            <w:szCs w:val="24"/>
            <w:rtl/>
            <w:lang w:bidi="fa-IR"/>
          </w:rPr>
          <w:t xml:space="preserve">‌کردن </w:t>
        </w:r>
      </w:ins>
      <w:r w:rsidRPr="00F22558">
        <w:rPr>
          <w:rFonts w:ascii="B Lotus" w:eastAsia="Calibri" w:hAnsi="B Lotus" w:cs="B Lotus" w:hint="cs"/>
          <w:sz w:val="24"/>
          <w:szCs w:val="24"/>
          <w:rtl/>
          <w:lang w:bidi="fa-IR"/>
        </w:rPr>
        <w:t>فضای نگهداری دام به خارج از روستا توصیه</w:t>
      </w:r>
      <w:del w:id="10652" w:author="Mehrnazi Boojari" w:date="2019-01-07T10:41:00Z">
        <w:r w:rsidRPr="00F22558" w:rsidDel="006A1F1D">
          <w:rPr>
            <w:rFonts w:ascii="B Lotus" w:eastAsia="Calibri" w:hAnsi="B Lotus" w:cs="B Lotus" w:hint="cs"/>
            <w:sz w:val="24"/>
            <w:szCs w:val="24"/>
            <w:rtl/>
            <w:lang w:bidi="fa-IR"/>
          </w:rPr>
          <w:delText xml:space="preserve"> ای </w:delText>
        </w:r>
      </w:del>
      <w:ins w:id="10653" w:author="Mehrnazi Boojari" w:date="2019-01-07T10:41:00Z">
        <w:r w:rsidR="006A1F1D">
          <w:rPr>
            <w:rFonts w:ascii="B Lotus" w:eastAsia="Calibri" w:hAnsi="B Lotus" w:cs="B Lotus" w:hint="cs"/>
            <w:sz w:val="24"/>
            <w:szCs w:val="24"/>
            <w:rtl/>
            <w:lang w:bidi="fa-IR"/>
          </w:rPr>
          <w:t xml:space="preserve">‌ای </w:t>
        </w:r>
      </w:ins>
      <w:r w:rsidRPr="00F22558">
        <w:rPr>
          <w:rFonts w:ascii="B Lotus" w:eastAsia="Calibri" w:hAnsi="B Lotus" w:cs="B Lotus" w:hint="cs"/>
          <w:sz w:val="24"/>
          <w:szCs w:val="24"/>
          <w:rtl/>
          <w:lang w:bidi="fa-IR"/>
        </w:rPr>
        <w:t>بوده و الزامی ندارد</w:t>
      </w:r>
      <w:ins w:id="10654" w:author="Mehrnazi Boojari" w:date="2019-01-13T03:06:00Z">
        <w:r w:rsidR="00F85952">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لذا به بررسی این عامل به</w:t>
      </w:r>
      <w:ins w:id="10655" w:author="Mehrnazi Boojari" w:date="2019-01-08T23:53:00Z">
        <w:r w:rsidR="00990020">
          <w:rPr>
            <w:rFonts w:ascii="B Lotus" w:eastAsia="Calibri" w:hAnsi="B Lotus" w:cs="B Nazanin" w:hint="cs"/>
            <w:sz w:val="24"/>
            <w:szCs w:val="24"/>
            <w:rtl/>
            <w:lang w:bidi="fa-IR"/>
          </w:rPr>
          <w:t>‌</w:t>
        </w:r>
      </w:ins>
      <w:del w:id="10656" w:author="Mehrnazi Boojari" w:date="2019-01-08T23:53:00Z">
        <w:r w:rsidRPr="00F22558" w:rsidDel="00990020">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طور مبسوط پرداخته</w:t>
      </w:r>
      <w:r w:rsidRPr="00E91C41">
        <w:rPr>
          <w:rFonts w:ascii="Calibri" w:eastAsia="Calibri" w:hAnsi="Calibri" w:cs="B Lotus" w:hint="cs"/>
          <w:sz w:val="24"/>
          <w:szCs w:val="24"/>
          <w:rtl/>
          <w:lang w:bidi="fa-IR"/>
        </w:rPr>
        <w:t xml:space="preserve"> نشده است</w:t>
      </w:r>
      <w:del w:id="10657" w:author="Mehrnazi Boojari" w:date="2019-01-07T10:10:00Z">
        <w:r w:rsidRPr="00E91C41" w:rsidDel="00A31D6F">
          <w:rPr>
            <w:rFonts w:ascii="Calibri" w:eastAsia="Calibri" w:hAnsi="Calibri" w:cs="B Lotus" w:hint="cs"/>
            <w:sz w:val="24"/>
            <w:szCs w:val="24"/>
            <w:rtl/>
            <w:lang w:bidi="fa-IR"/>
          </w:rPr>
          <w:delText xml:space="preserve"> .</w:delText>
        </w:r>
      </w:del>
      <w:ins w:id="10658" w:author="Mehrnazi Boojari" w:date="2019-01-07T10:10:00Z">
        <w:r w:rsidR="00A31D6F">
          <w:rPr>
            <w:rFonts w:ascii="Calibri" w:eastAsia="Calibri" w:hAnsi="Calibri" w:cs="B Lotus" w:hint="cs"/>
            <w:sz w:val="24"/>
            <w:szCs w:val="24"/>
            <w:rtl/>
            <w:lang w:bidi="fa-IR"/>
          </w:rPr>
          <w:t>.</w:t>
        </w:r>
      </w:ins>
      <w:del w:id="10659" w:author="Mehrnazi Boojari" w:date="2019-01-13T03:07:00Z">
        <w:r w:rsidRPr="00E91C41" w:rsidDel="00F85952">
          <w:rPr>
            <w:rFonts w:ascii="Calibri" w:eastAsia="Calibri" w:hAnsi="Calibri" w:cs="B Lotus" w:hint="cs"/>
            <w:vanish/>
            <w:sz w:val="24"/>
            <w:szCs w:val="24"/>
            <w:rtl/>
            <w:lang w:bidi="fa-IR"/>
          </w:rPr>
          <w:delText>ئین</w:delText>
        </w:r>
      </w:del>
      <w:r w:rsidRPr="00E91C41">
        <w:rPr>
          <w:rFonts w:ascii="Calibri" w:eastAsia="Calibri" w:hAnsi="Calibri" w:cs="B Lotus" w:hint="cs"/>
          <w:vanish/>
          <w:sz w:val="24"/>
          <w:szCs w:val="24"/>
          <w:rtl/>
          <w:lang w:bidi="fa-IR"/>
        </w:rPr>
        <w:t xml:space="preserve"> </w:t>
      </w:r>
    </w:p>
    <w:p w14:paraId="2C2E68F4" w14:textId="77777777" w:rsidR="00E91C41" w:rsidRPr="00E91C41" w:rsidRDefault="00E91C41" w:rsidP="00E91C41">
      <w:pPr>
        <w:bidi/>
        <w:ind w:firstLine="288"/>
        <w:jc w:val="both"/>
        <w:rPr>
          <w:rFonts w:ascii="Calibri" w:eastAsia="Calibri" w:hAnsi="Calibri" w:cs="B Lotus"/>
          <w:sz w:val="24"/>
          <w:szCs w:val="24"/>
          <w:rtl/>
          <w:lang w:bidi="fa-IR"/>
        </w:rPr>
      </w:pPr>
    </w:p>
    <w:p w14:paraId="0B7D1EC7" w14:textId="77777777" w:rsidR="00E91C41" w:rsidRPr="00E91C41" w:rsidRDefault="00E91C41" w:rsidP="004C317E">
      <w:pPr>
        <w:pStyle w:val="Heading5"/>
        <w:rPr>
          <w:lang w:bidi="fa-IR"/>
        </w:rPr>
      </w:pPr>
      <w:bookmarkStart w:id="10660" w:name="_Toc529234239"/>
      <w:bookmarkStart w:id="10661" w:name="_Toc529234675"/>
      <w:bookmarkStart w:id="10662" w:name="_Toc530239305"/>
      <w:bookmarkStart w:id="10663" w:name="_Toc533781241"/>
      <w:bookmarkStart w:id="10664" w:name="_Toc533782197"/>
      <w:r w:rsidRPr="00E91C41">
        <w:rPr>
          <w:rtl/>
          <w:lang w:bidi="fa-IR"/>
        </w:rPr>
        <w:t>نفوذ فرهنگ شهرنش</w:t>
      </w:r>
      <w:r w:rsidRPr="00E91C41">
        <w:rPr>
          <w:rFonts w:hint="cs"/>
          <w:rtl/>
          <w:lang w:bidi="fa-IR"/>
        </w:rPr>
        <w:t>ی</w:t>
      </w:r>
      <w:r w:rsidRPr="00E91C41">
        <w:rPr>
          <w:rFonts w:hint="eastAsia"/>
          <w:rtl/>
          <w:lang w:bidi="fa-IR"/>
        </w:rPr>
        <w:t>ن</w:t>
      </w:r>
      <w:r w:rsidRPr="00E91C41">
        <w:rPr>
          <w:rFonts w:hint="cs"/>
          <w:rtl/>
          <w:lang w:bidi="fa-IR"/>
        </w:rPr>
        <w:t>ی</w:t>
      </w:r>
      <w:r w:rsidRPr="00E91C41">
        <w:rPr>
          <w:rtl/>
          <w:lang w:bidi="fa-IR"/>
        </w:rPr>
        <w:t xml:space="preserve"> به روستاها و</w:t>
      </w:r>
      <w:del w:id="10665" w:author="Mehrnazi Boojari" w:date="2019-01-12T23:20:00Z">
        <w:r w:rsidRPr="00E91C41" w:rsidDel="000806BA">
          <w:rPr>
            <w:rtl/>
            <w:lang w:bidi="fa-IR"/>
          </w:rPr>
          <w:delText xml:space="preserve"> به تبع </w:delText>
        </w:r>
      </w:del>
      <w:ins w:id="10666" w:author="Mehrnazi Boojari" w:date="2019-01-12T23:20:00Z">
        <w:r w:rsidR="000806BA">
          <w:rPr>
            <w:rtl/>
            <w:lang w:bidi="fa-IR"/>
          </w:rPr>
          <w:t xml:space="preserve"> به</w:t>
        </w:r>
        <w:r w:rsidR="000806BA">
          <w:rPr>
            <w:rFonts w:hint="cs"/>
            <w:rtl/>
            <w:lang w:bidi="fa-IR"/>
          </w:rPr>
          <w:t>‌</w:t>
        </w:r>
        <w:r w:rsidR="000806BA">
          <w:rPr>
            <w:rtl/>
            <w:lang w:bidi="fa-IR"/>
          </w:rPr>
          <w:t xml:space="preserve">تبع </w:t>
        </w:r>
      </w:ins>
      <w:r w:rsidRPr="00E91C41">
        <w:rPr>
          <w:rtl/>
          <w:lang w:bidi="fa-IR"/>
        </w:rPr>
        <w:t>ساخت مساکن روستا</w:t>
      </w:r>
      <w:r w:rsidRPr="00E91C41">
        <w:rPr>
          <w:rFonts w:hint="cs"/>
          <w:rtl/>
          <w:lang w:bidi="fa-IR"/>
        </w:rPr>
        <w:t>یی</w:t>
      </w:r>
      <w:r w:rsidRPr="00E91C41">
        <w:rPr>
          <w:rtl/>
          <w:lang w:bidi="fa-IR"/>
        </w:rPr>
        <w:t xml:space="preserve"> </w:t>
      </w:r>
      <w:del w:id="10667" w:author="Mehrnazi Boojari" w:date="2019-01-13T03:09:00Z">
        <w:r w:rsidRPr="00E91C41" w:rsidDel="004C317E">
          <w:rPr>
            <w:rtl/>
            <w:lang w:bidi="fa-IR"/>
          </w:rPr>
          <w:delText xml:space="preserve">به </w:delText>
        </w:r>
      </w:del>
      <w:r w:rsidRPr="00E91C41">
        <w:rPr>
          <w:rtl/>
          <w:lang w:bidi="fa-IR"/>
        </w:rPr>
        <w:t>مشابه مساکن شهر</w:t>
      </w:r>
      <w:r w:rsidRPr="00E91C41">
        <w:rPr>
          <w:rFonts w:hint="cs"/>
          <w:rtl/>
          <w:lang w:bidi="fa-IR"/>
        </w:rPr>
        <w:t>ی</w:t>
      </w:r>
      <w:bookmarkEnd w:id="10660"/>
      <w:bookmarkEnd w:id="10661"/>
      <w:bookmarkEnd w:id="10662"/>
      <w:bookmarkEnd w:id="10663"/>
      <w:bookmarkEnd w:id="10664"/>
    </w:p>
    <w:p w14:paraId="5A126C5E" w14:textId="77777777" w:rsidR="00E91C41" w:rsidRPr="00E91C41" w:rsidRDefault="00E91C41" w:rsidP="00864F03">
      <w:pPr>
        <w:bidi/>
        <w:ind w:firstLine="288"/>
        <w:jc w:val="both"/>
        <w:rPr>
          <w:rFonts w:ascii="Calibri" w:eastAsia="Calibri" w:hAnsi="Calibri" w:cs="B Lotus"/>
          <w:sz w:val="24"/>
          <w:szCs w:val="24"/>
          <w:rtl/>
          <w:lang w:bidi="fa-IR"/>
        </w:rPr>
      </w:pPr>
      <w:r w:rsidRPr="00F22558">
        <w:rPr>
          <w:rFonts w:ascii="B Lotus" w:eastAsia="Calibri" w:hAnsi="B Lotus" w:cs="B Lotus" w:hint="cs"/>
          <w:sz w:val="24"/>
          <w:szCs w:val="24"/>
          <w:rtl/>
          <w:lang w:bidi="fa-IR"/>
        </w:rPr>
        <w:t>با توجه به توضیحات داده</w:t>
      </w:r>
      <w:ins w:id="10668" w:author="Mehrnazi Boojari" w:date="2019-01-13T03:09:00Z">
        <w:r w:rsidR="004C317E">
          <w:rPr>
            <w:rFonts w:ascii="B Lotus" w:eastAsia="Calibri" w:hAnsi="B Lotus" w:cs="B Nazanin" w:hint="cs"/>
            <w:sz w:val="24"/>
            <w:szCs w:val="24"/>
            <w:rtl/>
            <w:lang w:bidi="fa-IR"/>
          </w:rPr>
          <w:t>‌</w:t>
        </w:r>
      </w:ins>
      <w:del w:id="10669" w:author="Mehrnazi Boojari" w:date="2019-01-13T03:09:00Z">
        <w:r w:rsidRPr="00F22558" w:rsidDel="004C317E">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شده در بخش 3</w:t>
      </w:r>
      <w:del w:id="10670" w:author="Mehrnazi Boojari" w:date="2019-01-13T03:09:00Z">
        <w:r w:rsidRPr="00F22558" w:rsidDel="004C317E">
          <w:rPr>
            <w:rFonts w:ascii="B Lotus" w:eastAsia="Calibri" w:hAnsi="B Lotus" w:cs="B Lotus" w:hint="cs"/>
            <w:sz w:val="24"/>
            <w:szCs w:val="24"/>
            <w:rtl/>
            <w:lang w:bidi="fa-IR"/>
          </w:rPr>
          <w:delText>.</w:delText>
        </w:r>
      </w:del>
      <w:ins w:id="10671" w:author="Mehrnazi Boojari" w:date="2019-01-13T03:09:00Z">
        <w:r w:rsidR="004C317E">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1</w:t>
      </w:r>
      <w:del w:id="10672" w:author="Mehrnazi Boojari" w:date="2019-01-13T03:09:00Z">
        <w:r w:rsidRPr="00F22558" w:rsidDel="004C317E">
          <w:rPr>
            <w:rFonts w:ascii="B Lotus" w:eastAsia="Calibri" w:hAnsi="B Lotus" w:cs="B Lotus" w:hint="cs"/>
            <w:sz w:val="24"/>
            <w:szCs w:val="24"/>
            <w:rtl/>
            <w:lang w:bidi="fa-IR"/>
          </w:rPr>
          <w:delText>.</w:delText>
        </w:r>
      </w:del>
      <w:ins w:id="10673" w:author="Mehrnazi Boojari" w:date="2019-01-13T03:09:00Z">
        <w:r w:rsidR="004C317E">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3</w:t>
      </w:r>
      <w:del w:id="10674" w:author="Mehrnazi Boojari" w:date="2019-01-13T03:09:00Z">
        <w:r w:rsidRPr="00F22558" w:rsidDel="004C317E">
          <w:rPr>
            <w:rFonts w:ascii="B Lotus" w:eastAsia="Calibri" w:hAnsi="B Lotus" w:cs="B Lotus" w:hint="cs"/>
            <w:sz w:val="24"/>
            <w:szCs w:val="24"/>
            <w:rtl/>
            <w:lang w:bidi="fa-IR"/>
          </w:rPr>
          <w:delText>.</w:delText>
        </w:r>
      </w:del>
      <w:ins w:id="10675" w:author="Mehrnazi Boojari" w:date="2019-01-13T03:09:00Z">
        <w:r w:rsidR="004C317E">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1</w:t>
      </w:r>
      <w:del w:id="10676" w:author="Mehrnazi Boojari" w:date="2019-01-13T03:09:00Z">
        <w:r w:rsidRPr="00F22558" w:rsidDel="004C317E">
          <w:rPr>
            <w:rFonts w:ascii="B Lotus" w:eastAsia="Calibri" w:hAnsi="B Lotus" w:cs="B Lotus" w:hint="cs"/>
            <w:sz w:val="24"/>
            <w:szCs w:val="24"/>
            <w:rtl/>
            <w:lang w:bidi="fa-IR"/>
          </w:rPr>
          <w:delText>.</w:delText>
        </w:r>
      </w:del>
      <w:ins w:id="10677" w:author="Mehrnazi Boojari" w:date="2019-01-13T03:09:00Z">
        <w:r w:rsidR="004C317E">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1</w:t>
      </w:r>
      <w:del w:id="10678" w:author="Mehrnazi Boojari" w:date="2019-01-07T09:47:00Z">
        <w:r w:rsidRPr="00F22558" w:rsidDel="006F7CCF">
          <w:rPr>
            <w:rFonts w:ascii="B Lotus" w:eastAsia="Calibri" w:hAnsi="B Lotus" w:cs="B Lotus" w:hint="cs"/>
            <w:sz w:val="24"/>
            <w:szCs w:val="24"/>
            <w:rtl/>
            <w:lang w:bidi="fa-IR"/>
          </w:rPr>
          <w:delText xml:space="preserve"> ؛</w:delText>
        </w:r>
      </w:del>
      <w:ins w:id="10679" w:author="Mehrnazi Boojari" w:date="2019-01-13T03:10:00Z">
        <w:r w:rsidR="004C317E">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ساخت مسکن روستایی به</w:t>
      </w:r>
      <w:ins w:id="10680" w:author="Mehrnazi Boojari" w:date="2019-01-13T03:09:00Z">
        <w:r w:rsidR="004C317E">
          <w:rPr>
            <w:rFonts w:ascii="B Lotus" w:eastAsia="Calibri" w:hAnsi="B Lotus" w:cs="B Nazanin" w:hint="cs"/>
            <w:sz w:val="24"/>
            <w:szCs w:val="24"/>
            <w:rtl/>
            <w:lang w:bidi="fa-IR"/>
          </w:rPr>
          <w:t>‌</w:t>
        </w:r>
      </w:ins>
      <w:del w:id="10681" w:author="Mehrnazi Boojari" w:date="2019-01-13T03:09:00Z">
        <w:r w:rsidRPr="00F22558" w:rsidDel="004C317E">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مثابه</w:t>
      </w:r>
      <w:r w:rsidRPr="00E91C41">
        <w:rPr>
          <w:rFonts w:ascii="Calibri" w:eastAsia="Calibri" w:hAnsi="Calibri" w:cs="B Lotus" w:hint="cs"/>
          <w:sz w:val="24"/>
          <w:szCs w:val="24"/>
          <w:rtl/>
          <w:lang w:bidi="fa-IR"/>
        </w:rPr>
        <w:t xml:space="preserve"> مسکن شهری به</w:t>
      </w:r>
      <w:ins w:id="10682" w:author="Mehrnazi Boojari" w:date="2019-01-08T23:53:00Z">
        <w:r w:rsidR="00990020">
          <w:rPr>
            <w:rFonts w:ascii="Calibri" w:eastAsia="Calibri" w:hAnsi="Calibri" w:cs="B Nazanin" w:hint="cs"/>
            <w:sz w:val="24"/>
            <w:szCs w:val="24"/>
            <w:rtl/>
            <w:lang w:bidi="fa-IR"/>
          </w:rPr>
          <w:t>‌</w:t>
        </w:r>
      </w:ins>
      <w:del w:id="10683" w:author="Mehrnazi Boojari" w:date="2019-01-08T23:53:00Z">
        <w:r w:rsidRPr="00E91C41" w:rsidDel="00990020">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طور طبیعی عاملی برای حذف فضاهای معیشتی در مساکن روستایی</w:t>
      </w:r>
      <w:del w:id="10684" w:author="Mehrnazi Boojari" w:date="2019-01-07T09:49:00Z">
        <w:r w:rsidRPr="00E91C41" w:rsidDel="006F7CCF">
          <w:rPr>
            <w:rFonts w:ascii="Calibri" w:eastAsia="Calibri" w:hAnsi="Calibri" w:cs="B Lotus" w:hint="cs"/>
            <w:sz w:val="24"/>
            <w:szCs w:val="24"/>
            <w:rtl/>
            <w:lang w:bidi="fa-IR"/>
          </w:rPr>
          <w:delText xml:space="preserve"> می </w:delText>
        </w:r>
      </w:del>
      <w:ins w:id="10685"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w:t>
      </w:r>
      <w:ins w:id="10686" w:author="Mehrnazi Boojari" w:date="2019-01-13T03:11:00Z">
        <w:r w:rsidR="00864F03">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نیازمند کار در حوزه برنامه</w:t>
      </w:r>
      <w:del w:id="10687" w:author="Mehrnazi Boojari" w:date="2019-01-07T10:05:00Z">
        <w:r w:rsidRPr="00E91C41" w:rsidDel="00A31D6F">
          <w:rPr>
            <w:rFonts w:ascii="Calibri" w:eastAsia="Calibri" w:hAnsi="Calibri" w:cs="B Lotus" w:hint="cs"/>
            <w:sz w:val="24"/>
            <w:szCs w:val="24"/>
            <w:rtl/>
            <w:lang w:bidi="fa-IR"/>
          </w:rPr>
          <w:delText xml:space="preserve"> ریزی </w:delText>
        </w:r>
      </w:del>
      <w:ins w:id="10688"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توسط نهادهای متولی برای برجسته</w:t>
      </w:r>
      <w:del w:id="10689" w:author="Mehrnazi Boojari" w:date="2019-01-07T09:51:00Z">
        <w:r w:rsidRPr="00E91C41" w:rsidDel="006F7CCF">
          <w:rPr>
            <w:rFonts w:ascii="Calibri" w:eastAsia="Calibri" w:hAnsi="Calibri" w:cs="B Lotus" w:hint="cs"/>
            <w:sz w:val="24"/>
            <w:szCs w:val="24"/>
            <w:rtl/>
            <w:lang w:bidi="fa-IR"/>
          </w:rPr>
          <w:delText xml:space="preserve"> سازی </w:delText>
        </w:r>
      </w:del>
      <w:ins w:id="10690" w:author="Mehrnazi Boojari" w:date="2019-01-07T09:51:00Z">
        <w:r w:rsidR="006F7CCF">
          <w:rPr>
            <w:rFonts w:ascii="Calibri" w:eastAsia="Calibri" w:hAnsi="Calibri" w:cs="B Lotus" w:hint="cs"/>
            <w:sz w:val="24"/>
            <w:szCs w:val="24"/>
            <w:rtl/>
            <w:lang w:bidi="fa-IR"/>
          </w:rPr>
          <w:t xml:space="preserve">‌سازی </w:t>
        </w:r>
      </w:ins>
      <w:r w:rsidRPr="00E91C41">
        <w:rPr>
          <w:rFonts w:ascii="Calibri" w:eastAsia="Calibri" w:hAnsi="Calibri" w:cs="B Lotus" w:hint="cs"/>
          <w:sz w:val="24"/>
          <w:szCs w:val="24"/>
          <w:rtl/>
          <w:lang w:bidi="fa-IR"/>
        </w:rPr>
        <w:t>اهمیت حفظ این فضاها در مساکن روستایی است</w:t>
      </w:r>
      <w:del w:id="10691" w:author="Mehrnazi Boojari" w:date="2019-01-07T09:53:00Z">
        <w:r w:rsidRPr="00E91C41" w:rsidDel="006F7CCF">
          <w:rPr>
            <w:rFonts w:ascii="Calibri" w:eastAsia="Calibri" w:hAnsi="Calibri" w:cs="B Lotus" w:hint="cs"/>
            <w:sz w:val="24"/>
            <w:szCs w:val="24"/>
            <w:rtl/>
            <w:lang w:bidi="fa-IR"/>
          </w:rPr>
          <w:delText xml:space="preserve"> . </w:delText>
        </w:r>
      </w:del>
      <w:ins w:id="10692"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در حوزه </w:t>
      </w:r>
      <w:del w:id="10693" w:author="Mehrnazi Boojari" w:date="2019-01-07T10:46:00Z">
        <w:r w:rsidRPr="00E91C41" w:rsidDel="006A1F1D">
          <w:rPr>
            <w:rFonts w:ascii="Calibri" w:eastAsia="Calibri" w:hAnsi="Calibri" w:cs="B Lotus" w:hint="cs"/>
            <w:sz w:val="24"/>
            <w:szCs w:val="24"/>
            <w:rtl/>
            <w:lang w:bidi="fa-IR"/>
          </w:rPr>
          <w:delText>اجرائی</w:delText>
        </w:r>
      </w:del>
      <w:ins w:id="10694"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نیز رسانه</w:t>
      </w:r>
      <w:del w:id="10695" w:author="Mehrnazi Boojari" w:date="2019-01-07T09:45:00Z">
        <w:r w:rsidRPr="00E91C41" w:rsidDel="006F7CCF">
          <w:rPr>
            <w:rFonts w:ascii="Calibri" w:eastAsia="Calibri" w:hAnsi="Calibri" w:cs="B Lotus" w:hint="cs"/>
            <w:sz w:val="24"/>
            <w:szCs w:val="24"/>
            <w:rtl/>
            <w:lang w:bidi="fa-IR"/>
          </w:rPr>
          <w:delText xml:space="preserve"> ها </w:delText>
        </w:r>
      </w:del>
      <w:ins w:id="10696"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نقش ویژه</w:t>
      </w:r>
      <w:del w:id="10697" w:author="Mehrnazi Boojari" w:date="2019-01-07T10:41:00Z">
        <w:r w:rsidRPr="00E91C41" w:rsidDel="006A1F1D">
          <w:rPr>
            <w:rFonts w:ascii="Calibri" w:eastAsia="Calibri" w:hAnsi="Calibri" w:cs="B Lotus" w:hint="cs"/>
            <w:sz w:val="24"/>
            <w:szCs w:val="24"/>
            <w:rtl/>
            <w:lang w:bidi="fa-IR"/>
          </w:rPr>
          <w:delText xml:space="preserve"> ای </w:delText>
        </w:r>
      </w:del>
      <w:ins w:id="10698" w:author="Mehrnazi Boojari" w:date="2019-01-07T10:41:00Z">
        <w:r w:rsidR="006A1F1D">
          <w:rPr>
            <w:rFonts w:ascii="Calibri" w:eastAsia="Calibri" w:hAnsi="Calibri" w:cs="B Lotus" w:hint="cs"/>
            <w:sz w:val="24"/>
            <w:szCs w:val="24"/>
            <w:rtl/>
            <w:lang w:bidi="fa-IR"/>
          </w:rPr>
          <w:t xml:space="preserve">‌ای </w:t>
        </w:r>
      </w:ins>
      <w:del w:id="10699" w:author="Mehrnazi Boojari" w:date="2019-01-13T03:11:00Z">
        <w:r w:rsidRPr="00E91C41" w:rsidDel="00864F03">
          <w:rPr>
            <w:rFonts w:ascii="Calibri" w:eastAsia="Calibri" w:hAnsi="Calibri" w:cs="B Lotus" w:hint="cs"/>
            <w:sz w:val="24"/>
            <w:szCs w:val="24"/>
            <w:rtl/>
            <w:lang w:bidi="fa-IR"/>
          </w:rPr>
          <w:delText xml:space="preserve">روی </w:delText>
        </w:r>
      </w:del>
      <w:ins w:id="10700" w:author="Mehrnazi Boojari" w:date="2019-01-13T03:11:00Z">
        <w:r w:rsidR="00864F03">
          <w:rPr>
            <w:rFonts w:ascii="Calibri" w:eastAsia="Calibri" w:hAnsi="Calibri" w:cs="B Lotus" w:hint="cs"/>
            <w:sz w:val="24"/>
            <w:szCs w:val="24"/>
            <w:rtl/>
            <w:lang w:bidi="fa-IR"/>
          </w:rPr>
          <w:t>بر</w:t>
        </w:r>
        <w:r w:rsidR="00864F03"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این موضوع دارند</w:t>
      </w:r>
      <w:del w:id="10701" w:author="Mehrnazi Boojari" w:date="2019-01-07T10:10:00Z">
        <w:r w:rsidRPr="00E91C41" w:rsidDel="00A31D6F">
          <w:rPr>
            <w:rFonts w:ascii="Calibri" w:eastAsia="Calibri" w:hAnsi="Calibri" w:cs="B Lotus" w:hint="cs"/>
            <w:sz w:val="24"/>
            <w:szCs w:val="24"/>
            <w:rtl/>
            <w:lang w:bidi="fa-IR"/>
          </w:rPr>
          <w:delText xml:space="preserve"> .</w:delText>
        </w:r>
      </w:del>
      <w:ins w:id="10702" w:author="Mehrnazi Boojari" w:date="2019-01-07T10:10:00Z">
        <w:r w:rsidR="00A31D6F">
          <w:rPr>
            <w:rFonts w:ascii="Calibri" w:eastAsia="Calibri" w:hAnsi="Calibri" w:cs="B Lotus" w:hint="cs"/>
            <w:sz w:val="24"/>
            <w:szCs w:val="24"/>
            <w:rtl/>
            <w:lang w:bidi="fa-IR"/>
          </w:rPr>
          <w:t>.</w:t>
        </w:r>
      </w:ins>
    </w:p>
    <w:p w14:paraId="0FD43535" w14:textId="77777777" w:rsidR="00E91C41" w:rsidRPr="00E91C41" w:rsidRDefault="00E91C41" w:rsidP="009A3B31">
      <w:pPr>
        <w:pStyle w:val="Heading5"/>
        <w:rPr>
          <w:rtl/>
          <w:lang w:bidi="fa-IR"/>
        </w:rPr>
      </w:pPr>
      <w:bookmarkStart w:id="10703" w:name="_Toc529234240"/>
      <w:bookmarkStart w:id="10704" w:name="_Toc529234676"/>
      <w:bookmarkStart w:id="10705" w:name="_Toc530239306"/>
      <w:bookmarkStart w:id="10706" w:name="_Toc533781242"/>
      <w:bookmarkStart w:id="10707" w:name="_Toc533782198"/>
      <w:r w:rsidRPr="00E91C41">
        <w:rPr>
          <w:rFonts w:hint="cs"/>
          <w:rtl/>
          <w:lang w:bidi="fa-IR"/>
        </w:rPr>
        <w:t>هزین</w:t>
      </w:r>
      <w:del w:id="10708" w:author="Mehrnazi Boojari" w:date="2019-01-08T23:53:00Z">
        <w:r w:rsidRPr="00E91C41" w:rsidDel="00990020">
          <w:rPr>
            <w:rFonts w:hint="cs"/>
            <w:rtl/>
            <w:lang w:bidi="fa-IR"/>
          </w:rPr>
          <w:delText>ه</w:delText>
        </w:r>
      </w:del>
      <w:ins w:id="10709" w:author="Mehrnazi Boojari" w:date="2019-01-08T23:53:00Z">
        <w:r w:rsidR="00990020">
          <w:rPr>
            <w:rFonts w:hint="cs"/>
            <w:rtl/>
            <w:lang w:bidi="fa-IR"/>
          </w:rPr>
          <w:t>ه</w:t>
        </w:r>
      </w:ins>
      <w:del w:id="10710" w:author="Mehrnazi Boojari" w:date="2019-01-07T09:46:00Z">
        <w:r w:rsidRPr="00E91C41" w:rsidDel="006F7CCF">
          <w:rPr>
            <w:rFonts w:hint="cs"/>
            <w:rtl/>
            <w:lang w:bidi="fa-IR"/>
          </w:rPr>
          <w:delText xml:space="preserve"> های </w:delText>
        </w:r>
      </w:del>
      <w:ins w:id="10711" w:author="Mehrnazi Boojari" w:date="2019-01-07T09:46:00Z">
        <w:r w:rsidR="006F7CCF">
          <w:rPr>
            <w:rFonts w:hint="cs"/>
            <w:rtl/>
            <w:lang w:bidi="fa-IR"/>
          </w:rPr>
          <w:t>‌</w:t>
        </w:r>
      </w:ins>
      <w:ins w:id="10712" w:author="Mehrnazi Boojari" w:date="2019-01-08T23:53:00Z">
        <w:r w:rsidR="00990020">
          <w:rPr>
            <w:rFonts w:hint="cs"/>
            <w:rtl/>
            <w:lang w:bidi="fa-IR"/>
          </w:rPr>
          <w:t>‌</w:t>
        </w:r>
      </w:ins>
      <w:ins w:id="10713" w:author="Mehrnazi Boojari" w:date="2019-01-07T09:46:00Z">
        <w:r w:rsidR="006F7CCF">
          <w:rPr>
            <w:rFonts w:hint="cs"/>
            <w:rtl/>
            <w:lang w:bidi="fa-IR"/>
          </w:rPr>
          <w:t xml:space="preserve">های </w:t>
        </w:r>
      </w:ins>
      <w:del w:id="10714" w:author="Mehrnazi Boojari" w:date="2019-01-13T03:12:00Z">
        <w:r w:rsidRPr="00E91C41" w:rsidDel="009A3B31">
          <w:rPr>
            <w:rFonts w:hint="cs"/>
            <w:rtl/>
            <w:lang w:bidi="fa-IR"/>
          </w:rPr>
          <w:delText xml:space="preserve">بالای </w:delText>
        </w:r>
      </w:del>
      <w:ins w:id="10715" w:author="Mehrnazi Boojari" w:date="2019-01-13T03:12:00Z">
        <w:r w:rsidR="009A3B31">
          <w:rPr>
            <w:rFonts w:hint="cs"/>
            <w:rtl/>
            <w:lang w:bidi="fa-IR"/>
          </w:rPr>
          <w:t>زیاد</w:t>
        </w:r>
        <w:r w:rsidR="009A3B31" w:rsidRPr="00E91C41">
          <w:rPr>
            <w:rFonts w:hint="cs"/>
            <w:rtl/>
            <w:lang w:bidi="fa-IR"/>
          </w:rPr>
          <w:t xml:space="preserve"> </w:t>
        </w:r>
      </w:ins>
      <w:del w:id="10716" w:author="Mehrnazi Boojari" w:date="2019-01-07T22:28:00Z">
        <w:r w:rsidRPr="00E91C41" w:rsidDel="00051F26">
          <w:rPr>
            <w:rFonts w:hint="cs"/>
            <w:rtl/>
            <w:lang w:bidi="fa-IR"/>
          </w:rPr>
          <w:delText>ساخت وساز</w:delText>
        </w:r>
      </w:del>
      <w:ins w:id="10717" w:author="Mehrnazi Boojari" w:date="2019-01-07T22:28:00Z">
        <w:r w:rsidR="00051F26">
          <w:rPr>
            <w:rFonts w:hint="cs"/>
            <w:rtl/>
            <w:lang w:bidi="fa-IR"/>
          </w:rPr>
          <w:t>ساخت</w:t>
        </w:r>
        <w:r w:rsidR="00051F26">
          <w:rPr>
            <w:rFonts w:ascii="Times New Roman" w:hAnsi="Times New Roman" w:cs="Times New Roman" w:hint="cs"/>
            <w:rtl/>
            <w:lang w:bidi="fa-IR"/>
          </w:rPr>
          <w:t> </w:t>
        </w:r>
        <w:r w:rsidR="00051F26">
          <w:rPr>
            <w:rFonts w:hint="cs"/>
            <w:rtl/>
            <w:lang w:bidi="fa-IR"/>
          </w:rPr>
          <w:t>و</w:t>
        </w:r>
        <w:r w:rsidR="00051F26">
          <w:rPr>
            <w:rFonts w:ascii="Times New Roman" w:hAnsi="Times New Roman" w:cs="Times New Roman" w:hint="cs"/>
            <w:rtl/>
            <w:lang w:bidi="fa-IR"/>
          </w:rPr>
          <w:t> </w:t>
        </w:r>
        <w:r w:rsidR="00051F26">
          <w:rPr>
            <w:rFonts w:hint="cs"/>
            <w:rtl/>
            <w:lang w:bidi="fa-IR"/>
          </w:rPr>
          <w:t>ساز</w:t>
        </w:r>
      </w:ins>
      <w:r w:rsidRPr="00E91C41">
        <w:rPr>
          <w:rFonts w:hint="cs"/>
          <w:rtl/>
          <w:lang w:bidi="fa-IR"/>
        </w:rPr>
        <w:t xml:space="preserve"> مساکن </w:t>
      </w:r>
      <w:del w:id="10718" w:author="Mehrnazi Boojari" w:date="2019-01-07T22:29:00Z">
        <w:r w:rsidRPr="00E91C41" w:rsidDel="00051F26">
          <w:rPr>
            <w:rFonts w:hint="cs"/>
            <w:rtl/>
            <w:lang w:bidi="fa-IR"/>
          </w:rPr>
          <w:delText>معیشت محور</w:delText>
        </w:r>
      </w:del>
      <w:bookmarkEnd w:id="10703"/>
      <w:bookmarkEnd w:id="10704"/>
      <w:bookmarkEnd w:id="10705"/>
      <w:bookmarkEnd w:id="10706"/>
      <w:bookmarkEnd w:id="10707"/>
      <w:ins w:id="10719" w:author="Mehrnazi Boojari" w:date="2019-01-07T22:29:00Z">
        <w:r w:rsidR="00051F26">
          <w:rPr>
            <w:rFonts w:hint="cs"/>
            <w:rtl/>
            <w:lang w:bidi="fa-IR"/>
          </w:rPr>
          <w:t>معیشت‌محور</w:t>
        </w:r>
      </w:ins>
    </w:p>
    <w:p w14:paraId="5B09EAAC" w14:textId="77777777" w:rsidR="00E91C41" w:rsidRPr="00E91C41" w:rsidRDefault="00E91C41" w:rsidP="00023958">
      <w:pPr>
        <w:bidi/>
        <w:ind w:firstLine="288"/>
        <w:jc w:val="both"/>
        <w:rPr>
          <w:rFonts w:ascii="Calibri" w:eastAsia="Calibri" w:hAnsi="Calibri" w:cs="B Lotus"/>
          <w:sz w:val="24"/>
          <w:szCs w:val="24"/>
          <w:rtl/>
        </w:rPr>
      </w:pPr>
      <w:r w:rsidRPr="00E91C41">
        <w:rPr>
          <w:rFonts w:ascii="Calibri" w:eastAsia="Calibri" w:hAnsi="Calibri" w:cs="B Lotus" w:hint="cs"/>
          <w:sz w:val="24"/>
          <w:szCs w:val="24"/>
          <w:rtl/>
        </w:rPr>
        <w:t xml:space="preserve">یکی از عواملی که </w:t>
      </w:r>
      <w:del w:id="10720" w:author="Mehrnazi Boojari" w:date="2019-01-07T10:04:00Z">
        <w:r w:rsidRPr="00E91C41" w:rsidDel="00A31D6F">
          <w:rPr>
            <w:rFonts w:ascii="Calibri" w:eastAsia="Calibri" w:hAnsi="Calibri" w:cs="B Lotus" w:hint="cs"/>
            <w:sz w:val="24"/>
            <w:szCs w:val="24"/>
            <w:rtl/>
          </w:rPr>
          <w:delText>تاثیر</w:delText>
        </w:r>
      </w:del>
      <w:ins w:id="10721" w:author="Mehrnazi Boojari" w:date="2019-01-07T10:04:00Z">
        <w:r w:rsidR="00A31D6F">
          <w:rPr>
            <w:rFonts w:ascii="Calibri" w:eastAsia="Calibri" w:hAnsi="Calibri" w:cs="B Lotus" w:hint="cs"/>
            <w:sz w:val="24"/>
            <w:szCs w:val="24"/>
            <w:rtl/>
          </w:rPr>
          <w:t>تأثیر</w:t>
        </w:r>
      </w:ins>
      <w:r w:rsidRPr="00E91C41">
        <w:rPr>
          <w:rFonts w:ascii="Calibri" w:eastAsia="Calibri" w:hAnsi="Calibri" w:cs="B Lotus" w:hint="cs"/>
          <w:sz w:val="24"/>
          <w:szCs w:val="24"/>
          <w:rtl/>
        </w:rPr>
        <w:t xml:space="preserve"> زیادی در حذف فضاهای معیشتی در ساخت و بازسازی مساکن روستایی دارد </w:t>
      </w:r>
      <w:del w:id="10722" w:author="Mehrnazi Boojari" w:date="2019-01-13T03:12:00Z">
        <w:r w:rsidRPr="00E91C41" w:rsidDel="009A3B31">
          <w:rPr>
            <w:rFonts w:ascii="Calibri" w:eastAsia="Calibri" w:hAnsi="Calibri" w:cs="B Lotus" w:hint="cs"/>
            <w:sz w:val="24"/>
            <w:szCs w:val="24"/>
            <w:rtl/>
          </w:rPr>
          <w:delText>بالا</w:delText>
        </w:r>
      </w:del>
      <w:del w:id="10723" w:author="Mehrnazi Boojari" w:date="2019-01-08T23:53:00Z">
        <w:r w:rsidRPr="00E91C41" w:rsidDel="00990020">
          <w:rPr>
            <w:rFonts w:ascii="Calibri" w:eastAsia="Calibri" w:hAnsi="Calibri" w:cs="B Lotus" w:hint="cs"/>
            <w:sz w:val="24"/>
            <w:szCs w:val="24"/>
            <w:rtl/>
          </w:rPr>
          <w:delText xml:space="preserve"> </w:delText>
        </w:r>
      </w:del>
      <w:del w:id="10724" w:author="Mehrnazi Boojari" w:date="2019-01-13T03:12:00Z">
        <w:r w:rsidRPr="00E91C41" w:rsidDel="009A3B31">
          <w:rPr>
            <w:rFonts w:ascii="Calibri" w:eastAsia="Calibri" w:hAnsi="Calibri" w:cs="B Lotus" w:hint="cs"/>
            <w:sz w:val="24"/>
            <w:szCs w:val="24"/>
            <w:rtl/>
          </w:rPr>
          <w:delText>رفتن</w:delText>
        </w:r>
      </w:del>
      <w:ins w:id="10725" w:author="Mehrnazi Boojari" w:date="2019-01-13T03:12:00Z">
        <w:r w:rsidR="009A3B31">
          <w:rPr>
            <w:rFonts w:ascii="Calibri" w:eastAsia="Calibri" w:hAnsi="Calibri" w:cs="B Lotus" w:hint="cs"/>
            <w:sz w:val="24"/>
            <w:szCs w:val="24"/>
            <w:rtl/>
          </w:rPr>
          <w:t>زیادبودن</w:t>
        </w:r>
      </w:ins>
      <w:r w:rsidRPr="00E91C41">
        <w:rPr>
          <w:rFonts w:ascii="Calibri" w:eastAsia="Calibri" w:hAnsi="Calibri" w:cs="B Lotus" w:hint="cs"/>
          <w:sz w:val="24"/>
          <w:szCs w:val="24"/>
          <w:rtl/>
        </w:rPr>
        <w:t xml:space="preserve"> هزینه</w:t>
      </w:r>
      <w:ins w:id="10726" w:author="Mehrnazi Boojari" w:date="2019-01-13T03:12:00Z">
        <w:r w:rsidR="009A3B31">
          <w:rPr>
            <w:rFonts w:ascii="Calibri" w:eastAsia="Calibri" w:hAnsi="Calibri" w:cs="B Nazanin" w:hint="cs"/>
            <w:sz w:val="24"/>
            <w:szCs w:val="24"/>
            <w:rtl/>
          </w:rPr>
          <w:t>‌</w:t>
        </w:r>
      </w:ins>
      <w:del w:id="10727" w:author="Mehrnazi Boojari" w:date="2019-01-13T03:12:00Z">
        <w:r w:rsidRPr="00E91C41" w:rsidDel="009A3B31">
          <w:rPr>
            <w:rFonts w:ascii="Calibri" w:eastAsia="Calibri" w:hAnsi="Calibri" w:cs="B Lotus" w:hint="cs"/>
            <w:sz w:val="24"/>
            <w:szCs w:val="24"/>
            <w:rtl/>
          </w:rPr>
          <w:delText>‌</w:delText>
        </w:r>
      </w:del>
      <w:r w:rsidRPr="00E91C41">
        <w:rPr>
          <w:rFonts w:ascii="Calibri" w:eastAsia="Calibri" w:hAnsi="Calibri" w:cs="B Lotus" w:hint="cs"/>
          <w:sz w:val="24"/>
          <w:szCs w:val="24"/>
          <w:rtl/>
        </w:rPr>
        <w:t xml:space="preserve">های </w:t>
      </w:r>
      <w:del w:id="10728" w:author="Mehrnazi Boojari" w:date="2019-01-07T22:28:00Z">
        <w:r w:rsidRPr="00E91C41" w:rsidDel="00051F26">
          <w:rPr>
            <w:rFonts w:ascii="Calibri" w:eastAsia="Calibri" w:hAnsi="Calibri" w:cs="B Lotus" w:hint="cs"/>
            <w:sz w:val="24"/>
            <w:szCs w:val="24"/>
            <w:rtl/>
          </w:rPr>
          <w:delText>ساخت وساز</w:delText>
        </w:r>
      </w:del>
      <w:ins w:id="10729" w:author="Mehrnazi Boojari" w:date="2019-01-07T22:28:00Z">
        <w:r w:rsidR="00051F26">
          <w:rPr>
            <w:rFonts w:ascii="Calibri" w:eastAsia="Calibri" w:hAnsi="Calibri" w:cs="B Lotus" w:hint="cs"/>
            <w:sz w:val="24"/>
            <w:szCs w:val="24"/>
            <w:rtl/>
          </w:rPr>
          <w:t>ساخت</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و</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ساز</w:t>
        </w:r>
      </w:ins>
      <w:r w:rsidRPr="00E91C41">
        <w:rPr>
          <w:rFonts w:ascii="Calibri" w:eastAsia="Calibri" w:hAnsi="Calibri" w:cs="B Lotus" w:hint="cs"/>
          <w:sz w:val="24"/>
          <w:szCs w:val="24"/>
          <w:rtl/>
        </w:rPr>
        <w:t xml:space="preserve"> </w:t>
      </w:r>
      <w:del w:id="10730" w:author="Mehrnazi Boojari" w:date="2019-01-10T01:06:00Z">
        <w:r w:rsidRPr="00E91C41" w:rsidDel="00647583">
          <w:rPr>
            <w:rFonts w:ascii="Calibri" w:eastAsia="Calibri" w:hAnsi="Calibri" w:cs="B Lotus" w:hint="cs"/>
            <w:sz w:val="24"/>
            <w:szCs w:val="24"/>
            <w:rtl/>
          </w:rPr>
          <w:delText>مبتنی بر</w:delText>
        </w:r>
      </w:del>
      <w:ins w:id="10731" w:author="Mehrnazi Boojari" w:date="2019-01-10T01:06:00Z">
        <w:r w:rsidR="00647583">
          <w:rPr>
            <w:rFonts w:ascii="Calibri" w:eastAsia="Calibri" w:hAnsi="Calibri" w:cs="B Lotus" w:hint="cs"/>
            <w:sz w:val="24"/>
            <w:szCs w:val="24"/>
            <w:rtl/>
          </w:rPr>
          <w:t>مبتنی</w:t>
        </w:r>
        <w:r w:rsidR="00647583">
          <w:rPr>
            <w:rFonts w:ascii="Times New Roman" w:eastAsia="Calibri" w:hAnsi="Times New Roman" w:cs="Times New Roman" w:hint="cs"/>
            <w:sz w:val="24"/>
            <w:szCs w:val="24"/>
            <w:rtl/>
          </w:rPr>
          <w:t> </w:t>
        </w:r>
        <w:r w:rsidR="00647583">
          <w:rPr>
            <w:rFonts w:ascii="Calibri" w:eastAsia="Calibri" w:hAnsi="Calibri" w:cs="B Lotus" w:hint="cs"/>
            <w:sz w:val="24"/>
            <w:szCs w:val="24"/>
            <w:rtl/>
          </w:rPr>
          <w:t>بر</w:t>
        </w:r>
      </w:ins>
      <w:r w:rsidRPr="00E91C41">
        <w:rPr>
          <w:rFonts w:ascii="Calibri" w:eastAsia="Calibri" w:hAnsi="Calibri" w:cs="B Lotus" w:hint="cs"/>
          <w:sz w:val="24"/>
          <w:szCs w:val="24"/>
          <w:rtl/>
        </w:rPr>
        <w:t xml:space="preserve"> معیشت است</w:t>
      </w:r>
      <w:del w:id="10732" w:author="Mehrnazi Boojari" w:date="2019-01-07T09:53:00Z">
        <w:r w:rsidRPr="00E91C41" w:rsidDel="006F7CCF">
          <w:rPr>
            <w:rFonts w:ascii="Calibri" w:eastAsia="Calibri" w:hAnsi="Calibri" w:cs="B Lotus" w:hint="cs"/>
            <w:sz w:val="24"/>
            <w:szCs w:val="24"/>
            <w:rtl/>
          </w:rPr>
          <w:delText xml:space="preserve"> . </w:delText>
        </w:r>
      </w:del>
      <w:ins w:id="10733" w:author="Mehrnazi Boojari" w:date="2019-01-07T09:53:00Z">
        <w:r w:rsidR="006F7CCF">
          <w:rPr>
            <w:rFonts w:ascii="Calibri" w:eastAsia="Calibri" w:hAnsi="Calibri" w:cs="B Lotus" w:hint="cs"/>
            <w:sz w:val="24"/>
            <w:szCs w:val="24"/>
            <w:rtl/>
          </w:rPr>
          <w:t xml:space="preserve">. </w:t>
        </w:r>
      </w:ins>
      <w:del w:id="10734" w:author="Mehrnazi Boojari" w:date="2019-01-07T22:30:00Z">
        <w:r w:rsidRPr="00E91C41" w:rsidDel="00051F26">
          <w:rPr>
            <w:rFonts w:ascii="Calibri" w:eastAsia="Calibri" w:hAnsi="Calibri" w:cs="B Lotus" w:hint="cs"/>
            <w:sz w:val="24"/>
            <w:szCs w:val="24"/>
            <w:rtl/>
          </w:rPr>
          <w:delText>در نظر گرفتن</w:delText>
        </w:r>
      </w:del>
      <w:ins w:id="10735" w:author="Mehrnazi Boojari" w:date="2019-01-07T22:30:00Z">
        <w:r w:rsidR="00051F26">
          <w:rPr>
            <w:rFonts w:ascii="Calibri" w:eastAsia="Calibri" w:hAnsi="Calibri" w:cs="B Lotus" w:hint="cs"/>
            <w:sz w:val="24"/>
            <w:szCs w:val="24"/>
            <w:rtl/>
          </w:rPr>
          <w:t>در</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نظر</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گرفتن</w:t>
        </w:r>
      </w:ins>
      <w:r w:rsidRPr="00E91C41">
        <w:rPr>
          <w:rFonts w:ascii="Calibri" w:eastAsia="Calibri" w:hAnsi="Calibri" w:cs="B Lotus" w:hint="cs"/>
          <w:sz w:val="24"/>
          <w:szCs w:val="24"/>
          <w:rtl/>
        </w:rPr>
        <w:t xml:space="preserve"> فضای معیشتی در کنار خود ایجاد فضای اضافی برای امر</w:t>
      </w:r>
      <w:del w:id="10736" w:author="Mehrnazi Boojari" w:date="2019-01-07T09:47:00Z">
        <w:r w:rsidRPr="00E91C41" w:rsidDel="006F7CCF">
          <w:rPr>
            <w:rFonts w:ascii="Calibri" w:eastAsia="Calibri" w:hAnsi="Calibri" w:cs="B Lotus" w:hint="cs"/>
            <w:sz w:val="24"/>
            <w:szCs w:val="24"/>
            <w:rtl/>
          </w:rPr>
          <w:delText xml:space="preserve"> ،</w:delText>
        </w:r>
      </w:del>
      <w:ins w:id="10737" w:author="Mehrnazi Boojari" w:date="2019-01-07T09:47:00Z">
        <w:r w:rsidR="006F7CCF">
          <w:rPr>
            <w:rFonts w:ascii="Calibri" w:eastAsia="Calibri" w:hAnsi="Calibri" w:cs="B Lotus" w:hint="cs"/>
            <w:sz w:val="24"/>
            <w:szCs w:val="24"/>
            <w:rtl/>
          </w:rPr>
          <w:t>،</w:t>
        </w:r>
      </w:ins>
      <w:r w:rsidRPr="00E91C41">
        <w:rPr>
          <w:rFonts w:ascii="Calibri" w:eastAsia="Calibri" w:hAnsi="Calibri" w:cs="B Lotus" w:hint="cs"/>
          <w:sz w:val="24"/>
          <w:szCs w:val="24"/>
          <w:rtl/>
        </w:rPr>
        <w:t xml:space="preserve"> ب</w:t>
      </w:r>
      <w:ins w:id="10738" w:author="Mehrnazi Boojari" w:date="2019-01-08T23:53:00Z">
        <w:r w:rsidR="00990020">
          <w:rPr>
            <w:rFonts w:ascii="Calibri" w:eastAsia="Calibri" w:hAnsi="Calibri" w:cs="B Lotus" w:hint="cs"/>
            <w:sz w:val="24"/>
            <w:szCs w:val="24"/>
            <w:rtl/>
          </w:rPr>
          <w:t>ه</w:t>
        </w:r>
        <w:r w:rsidR="00990020">
          <w:rPr>
            <w:rFonts w:ascii="Calibri" w:eastAsia="Calibri" w:hAnsi="Calibri" w:cs="B Nazanin" w:hint="cs"/>
            <w:sz w:val="24"/>
            <w:szCs w:val="24"/>
            <w:rtl/>
          </w:rPr>
          <w:t>‌</w:t>
        </w:r>
      </w:ins>
      <w:r w:rsidRPr="00E91C41">
        <w:rPr>
          <w:rFonts w:ascii="Calibri" w:eastAsia="Calibri" w:hAnsi="Calibri" w:cs="B Lotus" w:hint="cs"/>
          <w:sz w:val="24"/>
          <w:szCs w:val="24"/>
          <w:rtl/>
        </w:rPr>
        <w:t xml:space="preserve">کاربردن مصالح و مواد ساختمانی بیشتر </w:t>
      </w:r>
      <w:del w:id="10739" w:author="Mehrnazi Boojari" w:date="2019-01-07T10:24:00Z">
        <w:r w:rsidRPr="00E91C41" w:rsidDel="0028073B">
          <w:rPr>
            <w:rFonts w:ascii="Calibri" w:eastAsia="Calibri" w:hAnsi="Calibri" w:cs="B Lotus" w:hint="cs"/>
            <w:sz w:val="24"/>
            <w:szCs w:val="24"/>
            <w:rtl/>
          </w:rPr>
          <w:delText xml:space="preserve">به دنبال </w:delText>
        </w:r>
      </w:del>
      <w:ins w:id="10740" w:author="Mehrnazi Boojari" w:date="2019-01-07T10:24:00Z">
        <w:r w:rsidR="0028073B">
          <w:rPr>
            <w:rFonts w:ascii="Calibri" w:eastAsia="Calibri" w:hAnsi="Calibri" w:cs="B Lotus" w:hint="cs"/>
            <w:sz w:val="24"/>
            <w:szCs w:val="24"/>
            <w:rtl/>
          </w:rPr>
          <w:t xml:space="preserve">به‌دنبال </w:t>
        </w:r>
      </w:ins>
      <w:r w:rsidRPr="00E91C41">
        <w:rPr>
          <w:rFonts w:ascii="Calibri" w:eastAsia="Calibri" w:hAnsi="Calibri" w:cs="B Lotus" w:hint="cs"/>
          <w:sz w:val="24"/>
          <w:szCs w:val="24"/>
          <w:rtl/>
        </w:rPr>
        <w:t xml:space="preserve">دارد و این امر </w:t>
      </w:r>
      <w:del w:id="10741" w:author="Mehrnazi Boojari" w:date="2019-01-07T11:02:00Z">
        <w:r w:rsidRPr="00E91C41" w:rsidDel="00DB081F">
          <w:rPr>
            <w:rFonts w:ascii="Calibri" w:eastAsia="Calibri" w:hAnsi="Calibri" w:cs="B Lotus" w:hint="cs"/>
            <w:sz w:val="24"/>
            <w:szCs w:val="24"/>
            <w:rtl/>
          </w:rPr>
          <w:delText>باعث</w:delText>
        </w:r>
      </w:del>
      <w:ins w:id="10742" w:author="Mehrnazi Boojari" w:date="2019-01-07T11:02:00Z">
        <w:r w:rsidR="00DB081F">
          <w:rPr>
            <w:rFonts w:ascii="Calibri" w:eastAsia="Calibri" w:hAnsi="Calibri" w:cs="B Lotus" w:hint="cs"/>
            <w:sz w:val="24"/>
            <w:szCs w:val="24"/>
            <w:rtl/>
          </w:rPr>
          <w:t>سبب</w:t>
        </w:r>
      </w:ins>
      <w:r w:rsidRPr="00E91C41">
        <w:rPr>
          <w:rFonts w:ascii="Calibri" w:eastAsia="Calibri" w:hAnsi="Calibri" w:cs="B Lotus" w:hint="cs"/>
          <w:sz w:val="24"/>
          <w:szCs w:val="24"/>
          <w:rtl/>
        </w:rPr>
        <w:t xml:space="preserve"> </w:t>
      </w:r>
      <w:del w:id="10743" w:author="Mehrnazi Boojari" w:date="2019-01-13T03:13:00Z">
        <w:r w:rsidRPr="00E91C41" w:rsidDel="009A3B31">
          <w:rPr>
            <w:rFonts w:ascii="Calibri" w:eastAsia="Calibri" w:hAnsi="Calibri" w:cs="B Lotus" w:hint="cs"/>
            <w:sz w:val="24"/>
            <w:szCs w:val="24"/>
            <w:rtl/>
          </w:rPr>
          <w:delText>بالا رفتن</w:delText>
        </w:r>
      </w:del>
      <w:ins w:id="10744" w:author="Mehrnazi Boojari" w:date="2019-01-13T03:13:00Z">
        <w:r w:rsidR="009A3B31">
          <w:rPr>
            <w:rFonts w:ascii="Calibri" w:eastAsia="Calibri" w:hAnsi="Calibri" w:cs="B Lotus" w:hint="cs"/>
            <w:sz w:val="24"/>
            <w:szCs w:val="24"/>
            <w:rtl/>
          </w:rPr>
          <w:t>زیادشدن</w:t>
        </w:r>
      </w:ins>
      <w:r w:rsidRPr="00E91C41">
        <w:rPr>
          <w:rFonts w:ascii="Calibri" w:eastAsia="Calibri" w:hAnsi="Calibri" w:cs="B Lotus" w:hint="cs"/>
          <w:sz w:val="24"/>
          <w:szCs w:val="24"/>
          <w:rtl/>
        </w:rPr>
        <w:t xml:space="preserve"> هزینه </w:t>
      </w:r>
      <w:del w:id="10745" w:author="Mehrnazi Boojari" w:date="2019-01-07T22:28:00Z">
        <w:r w:rsidRPr="00E91C41" w:rsidDel="00051F26">
          <w:rPr>
            <w:rFonts w:ascii="Calibri" w:eastAsia="Calibri" w:hAnsi="Calibri" w:cs="B Lotus" w:hint="cs"/>
            <w:sz w:val="24"/>
            <w:szCs w:val="24"/>
            <w:rtl/>
          </w:rPr>
          <w:delText>ساخت وساز</w:delText>
        </w:r>
      </w:del>
      <w:ins w:id="10746" w:author="Mehrnazi Boojari" w:date="2019-01-07T22:28:00Z">
        <w:r w:rsidR="00051F26">
          <w:rPr>
            <w:rFonts w:ascii="Calibri" w:eastAsia="Calibri" w:hAnsi="Calibri" w:cs="B Lotus" w:hint="cs"/>
            <w:sz w:val="24"/>
            <w:szCs w:val="24"/>
            <w:rtl/>
          </w:rPr>
          <w:t>ساخت</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و</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ساز</w:t>
        </w:r>
      </w:ins>
      <w:del w:id="10747" w:author="Mehrnazi Boojari" w:date="2019-01-07T09:49:00Z">
        <w:r w:rsidRPr="00E91C41" w:rsidDel="006F7CCF">
          <w:rPr>
            <w:rFonts w:ascii="Calibri" w:eastAsia="Calibri" w:hAnsi="Calibri" w:cs="B Lotus" w:hint="cs"/>
            <w:sz w:val="24"/>
            <w:szCs w:val="24"/>
            <w:rtl/>
          </w:rPr>
          <w:delText xml:space="preserve"> می </w:delText>
        </w:r>
      </w:del>
      <w:ins w:id="10748"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شود</w:t>
      </w:r>
      <w:del w:id="10749" w:author="Mehrnazi Boojari" w:date="2019-01-07T09:53:00Z">
        <w:r w:rsidRPr="00E91C41" w:rsidDel="006F7CCF">
          <w:rPr>
            <w:rFonts w:ascii="Calibri" w:eastAsia="Calibri" w:hAnsi="Calibri" w:cs="B Lotus" w:hint="cs"/>
            <w:sz w:val="24"/>
            <w:szCs w:val="24"/>
            <w:rtl/>
          </w:rPr>
          <w:delText xml:space="preserve"> . </w:delText>
        </w:r>
      </w:del>
      <w:ins w:id="10750" w:author="Mehrnazi Boojari" w:date="2019-01-07T09:53:00Z">
        <w:r w:rsidR="006F7CCF">
          <w:rPr>
            <w:rFonts w:ascii="Calibri" w:eastAsia="Calibri" w:hAnsi="Calibri" w:cs="B Lotus" w:hint="cs"/>
            <w:sz w:val="24"/>
            <w:szCs w:val="24"/>
            <w:rtl/>
          </w:rPr>
          <w:t xml:space="preserve">. </w:t>
        </w:r>
      </w:ins>
      <w:r w:rsidRPr="00E91C41">
        <w:rPr>
          <w:rFonts w:ascii="Calibri" w:eastAsia="Calibri" w:hAnsi="Calibri" w:cs="B Lotus" w:hint="cs"/>
          <w:sz w:val="24"/>
          <w:szCs w:val="24"/>
          <w:rtl/>
        </w:rPr>
        <w:t xml:space="preserve">در این حوزه با توجه به اینکه مسکن روستایی دارای ساختار متولی است و </w:t>
      </w:r>
      <w:del w:id="10751" w:author="Mehrnazi Boojari" w:date="2019-01-08T23:50:00Z">
        <w:r w:rsidRPr="00E91C41" w:rsidDel="00EE38C5">
          <w:rPr>
            <w:rFonts w:ascii="Calibri" w:eastAsia="Calibri" w:hAnsi="Calibri" w:cs="B Lotus" w:hint="cs"/>
            <w:sz w:val="24"/>
            <w:szCs w:val="24"/>
            <w:rtl/>
          </w:rPr>
          <w:delText>از سوی</w:delText>
        </w:r>
      </w:del>
      <w:ins w:id="10752" w:author="Mehrnazi Boojari" w:date="2019-01-08T23:50:00Z">
        <w:r w:rsidR="00EE38C5">
          <w:rPr>
            <w:rFonts w:ascii="Calibri" w:eastAsia="Calibri" w:hAnsi="Calibri" w:cs="B Lotus" w:hint="cs"/>
            <w:sz w:val="24"/>
            <w:szCs w:val="24"/>
            <w:rtl/>
          </w:rPr>
          <w:t>از</w:t>
        </w:r>
        <w:r w:rsidR="00EE38C5">
          <w:rPr>
            <w:rFonts w:ascii="Times New Roman" w:eastAsia="Calibri" w:hAnsi="Times New Roman" w:cs="Times New Roman" w:hint="cs"/>
            <w:sz w:val="24"/>
            <w:szCs w:val="24"/>
            <w:rtl/>
          </w:rPr>
          <w:t> </w:t>
        </w:r>
        <w:r w:rsidR="00EE38C5">
          <w:rPr>
            <w:rFonts w:ascii="Calibri" w:eastAsia="Calibri" w:hAnsi="Calibri" w:cs="B Lotus" w:hint="cs"/>
            <w:sz w:val="24"/>
            <w:szCs w:val="24"/>
            <w:rtl/>
          </w:rPr>
          <w:t>سوی</w:t>
        </w:r>
      </w:ins>
      <w:del w:id="10753" w:author="Mehrnazi Boojari" w:date="2019-01-13T03:13:00Z">
        <w:r w:rsidRPr="00E91C41" w:rsidDel="00023958">
          <w:rPr>
            <w:rFonts w:ascii="Calibri" w:eastAsia="Calibri" w:hAnsi="Calibri" w:cs="B Lotus" w:hint="cs"/>
            <w:sz w:val="24"/>
            <w:szCs w:val="24"/>
            <w:rtl/>
          </w:rPr>
          <w:delText>ی</w:delText>
        </w:r>
      </w:del>
      <w:r w:rsidRPr="00E91C41">
        <w:rPr>
          <w:rFonts w:ascii="Calibri" w:eastAsia="Calibri" w:hAnsi="Calibri" w:cs="B Lotus" w:hint="cs"/>
          <w:sz w:val="24"/>
          <w:szCs w:val="24"/>
          <w:rtl/>
        </w:rPr>
        <w:t xml:space="preserve"> دیگر</w:t>
      </w:r>
      <w:del w:id="10754" w:author="Mehrnazi Boojari" w:date="2019-01-07T10:51:00Z">
        <w:r w:rsidRPr="00E91C41" w:rsidDel="006A1F1D">
          <w:rPr>
            <w:rFonts w:ascii="Calibri" w:eastAsia="Calibri" w:hAnsi="Calibri" w:cs="B Lotus" w:hint="cs"/>
            <w:sz w:val="24"/>
            <w:szCs w:val="24"/>
            <w:rtl/>
          </w:rPr>
          <w:delText xml:space="preserve"> تامین </w:delText>
        </w:r>
      </w:del>
      <w:ins w:id="10755" w:author="Mehrnazi Boojari" w:date="2019-01-07T10:51:00Z">
        <w:r w:rsidR="006A1F1D">
          <w:rPr>
            <w:rFonts w:ascii="Calibri" w:eastAsia="Calibri" w:hAnsi="Calibri" w:cs="B Lotus" w:hint="cs"/>
            <w:sz w:val="24"/>
            <w:szCs w:val="24"/>
            <w:rtl/>
          </w:rPr>
          <w:t xml:space="preserve"> تأمین </w:t>
        </w:r>
      </w:ins>
      <w:r w:rsidRPr="00E91C41">
        <w:rPr>
          <w:rFonts w:ascii="Calibri" w:eastAsia="Calibri" w:hAnsi="Calibri" w:cs="B Lotus" w:hint="cs"/>
          <w:sz w:val="24"/>
          <w:szCs w:val="24"/>
          <w:rtl/>
        </w:rPr>
        <w:t xml:space="preserve">مصالح مورد نیاز طبق </w:t>
      </w:r>
      <w:del w:id="10756" w:author="Mehrnazi Boojari" w:date="2019-01-08T23:54:00Z">
        <w:r w:rsidRPr="00E91C41" w:rsidDel="00990020">
          <w:rPr>
            <w:rFonts w:ascii="Calibri" w:eastAsia="Calibri" w:hAnsi="Calibri" w:cs="B Lotus" w:hint="cs"/>
            <w:sz w:val="24"/>
            <w:szCs w:val="24"/>
            <w:rtl/>
          </w:rPr>
          <w:delText>اساسنامه</w:delText>
        </w:r>
      </w:del>
      <w:ins w:id="10757" w:author="Mehrnazi Boojari" w:date="2019-01-08T23:54:00Z">
        <w:r w:rsidR="00990020">
          <w:rPr>
            <w:rFonts w:ascii="Calibri" w:eastAsia="Calibri" w:hAnsi="Calibri" w:cs="B Lotus" w:hint="cs"/>
            <w:sz w:val="24"/>
            <w:szCs w:val="24"/>
            <w:rtl/>
          </w:rPr>
          <w:t>اساس‌نامه</w:t>
        </w:r>
      </w:ins>
      <w:r w:rsidRPr="00E91C41">
        <w:rPr>
          <w:rFonts w:ascii="Calibri" w:eastAsia="Calibri" w:hAnsi="Calibri" w:cs="B Lotus" w:hint="cs"/>
          <w:sz w:val="24"/>
          <w:szCs w:val="24"/>
          <w:rtl/>
        </w:rPr>
        <w:t xml:space="preserve"> بنیاد مسکن دیده شده است لازم است در حوزه برنامه</w:t>
      </w:r>
      <w:del w:id="10758" w:author="Mehrnazi Boojari" w:date="2019-01-07T10:05:00Z">
        <w:r w:rsidRPr="00E91C41" w:rsidDel="00A31D6F">
          <w:rPr>
            <w:rFonts w:ascii="Calibri" w:eastAsia="Calibri" w:hAnsi="Calibri" w:cs="B Lotus" w:hint="cs"/>
            <w:sz w:val="24"/>
            <w:szCs w:val="24"/>
            <w:rtl/>
          </w:rPr>
          <w:delText xml:space="preserve"> ریزی </w:delText>
        </w:r>
      </w:del>
      <w:ins w:id="10759" w:author="Mehrnazi Boojari" w:date="2019-01-07T10:05:00Z">
        <w:r w:rsidR="00A31D6F">
          <w:rPr>
            <w:rFonts w:ascii="Calibri" w:eastAsia="Calibri" w:hAnsi="Calibri" w:cs="B Lotus" w:hint="cs"/>
            <w:sz w:val="24"/>
            <w:szCs w:val="24"/>
            <w:rtl/>
          </w:rPr>
          <w:t xml:space="preserve">‌ریزی </w:t>
        </w:r>
      </w:ins>
      <w:r w:rsidRPr="00E91C41">
        <w:rPr>
          <w:rFonts w:ascii="Calibri" w:eastAsia="Calibri" w:hAnsi="Calibri" w:cs="B Lotus" w:hint="cs"/>
          <w:sz w:val="24"/>
          <w:szCs w:val="24"/>
          <w:rtl/>
        </w:rPr>
        <w:t>با تدوین دستورالعمل</w:t>
      </w:r>
      <w:del w:id="10760" w:author="Mehrnazi Boojari" w:date="2019-01-07T10:43:00Z">
        <w:r w:rsidRPr="00E91C41" w:rsidDel="006A1F1D">
          <w:rPr>
            <w:rFonts w:ascii="Calibri" w:eastAsia="Calibri" w:hAnsi="Calibri" w:cs="B Lotus" w:hint="cs"/>
            <w:sz w:val="24"/>
            <w:szCs w:val="24"/>
            <w:rtl/>
          </w:rPr>
          <w:delText xml:space="preserve"> هایی </w:delText>
        </w:r>
      </w:del>
      <w:ins w:id="10761" w:author="Mehrnazi Boojari" w:date="2019-01-07T10:43:00Z">
        <w:r w:rsidR="006A1F1D">
          <w:rPr>
            <w:rFonts w:ascii="Calibri" w:eastAsia="Calibri" w:hAnsi="Calibri" w:cs="B Lotus" w:hint="cs"/>
            <w:sz w:val="24"/>
            <w:szCs w:val="24"/>
            <w:rtl/>
          </w:rPr>
          <w:t xml:space="preserve">‌هایی </w:t>
        </w:r>
      </w:ins>
      <w:r w:rsidRPr="00E91C41">
        <w:rPr>
          <w:rFonts w:ascii="Calibri" w:eastAsia="Calibri" w:hAnsi="Calibri" w:cs="B Lotus" w:hint="cs"/>
          <w:sz w:val="24"/>
          <w:szCs w:val="24"/>
          <w:rtl/>
        </w:rPr>
        <w:t>بیشتر بدین موضوع پرداخته شود</w:t>
      </w:r>
      <w:ins w:id="10762" w:author="Mehrnazi Boojari" w:date="2019-01-13T03:14:00Z">
        <w:r w:rsidR="00023958">
          <w:rPr>
            <w:rFonts w:ascii="Calibri" w:eastAsia="Calibri" w:hAnsi="Calibri" w:cs="B Lotus" w:hint="cs"/>
            <w:sz w:val="24"/>
            <w:szCs w:val="24"/>
            <w:rtl/>
          </w:rPr>
          <w:t>.</w:t>
        </w:r>
      </w:ins>
      <w:r w:rsidRPr="00E91C41">
        <w:rPr>
          <w:rFonts w:ascii="Calibri" w:eastAsia="Calibri" w:hAnsi="Calibri" w:cs="B Lotus" w:hint="cs"/>
          <w:sz w:val="24"/>
          <w:szCs w:val="24"/>
          <w:rtl/>
        </w:rPr>
        <w:t xml:space="preserve"> سطح تسهیلاتی همچون تسهیلات ساخت فضاهای معیشتی </w:t>
      </w:r>
      <w:del w:id="10763" w:author="Mehrnazi Boojari" w:date="2019-01-13T03:14:00Z">
        <w:r w:rsidRPr="00E91C41" w:rsidDel="00023958">
          <w:rPr>
            <w:rFonts w:ascii="Calibri" w:eastAsia="Calibri" w:hAnsi="Calibri" w:cs="B Lotus" w:hint="cs"/>
            <w:sz w:val="24"/>
            <w:szCs w:val="24"/>
            <w:rtl/>
          </w:rPr>
          <w:delText xml:space="preserve">بالا رفته </w:delText>
        </w:r>
      </w:del>
      <w:ins w:id="10764" w:author="Mehrnazi Boojari" w:date="2019-01-13T03:14:00Z">
        <w:r w:rsidR="00023958">
          <w:rPr>
            <w:rFonts w:ascii="Calibri" w:eastAsia="Calibri" w:hAnsi="Calibri" w:cs="B Lotus" w:hint="cs"/>
            <w:sz w:val="24"/>
            <w:szCs w:val="24"/>
            <w:rtl/>
          </w:rPr>
          <w:t>زیاد شود</w:t>
        </w:r>
        <w:r w:rsidR="00023958" w:rsidRPr="00E91C41">
          <w:rPr>
            <w:rFonts w:ascii="Calibri" w:eastAsia="Calibri" w:hAnsi="Calibri" w:cs="B Lotus" w:hint="cs"/>
            <w:sz w:val="24"/>
            <w:szCs w:val="24"/>
            <w:rtl/>
          </w:rPr>
          <w:t xml:space="preserve"> </w:t>
        </w:r>
      </w:ins>
      <w:r w:rsidRPr="00E91C41">
        <w:rPr>
          <w:rFonts w:ascii="Calibri" w:eastAsia="Calibri" w:hAnsi="Calibri" w:cs="B Lotus" w:hint="cs"/>
          <w:sz w:val="24"/>
          <w:szCs w:val="24"/>
          <w:rtl/>
        </w:rPr>
        <w:t xml:space="preserve">و از سایر ابزارهای حمایتی استفاده </w:t>
      </w:r>
      <w:del w:id="10765" w:author="Mehrnazi Boojari" w:date="2019-01-08T01:16:00Z">
        <w:r w:rsidRPr="00E91C41" w:rsidDel="00632EB0">
          <w:rPr>
            <w:rFonts w:ascii="Calibri" w:eastAsia="Calibri" w:hAnsi="Calibri" w:cs="B Lotus" w:hint="cs"/>
            <w:sz w:val="24"/>
            <w:szCs w:val="24"/>
            <w:rtl/>
          </w:rPr>
          <w:delText>گردد</w:delText>
        </w:r>
      </w:del>
      <w:ins w:id="10766" w:author="Mehrnazi Boojari" w:date="2019-01-08T01:16:00Z">
        <w:r w:rsidR="00632EB0">
          <w:rPr>
            <w:rFonts w:ascii="Calibri" w:eastAsia="Calibri" w:hAnsi="Calibri" w:cs="B Lotus" w:hint="cs"/>
            <w:sz w:val="24"/>
            <w:szCs w:val="24"/>
            <w:rtl/>
          </w:rPr>
          <w:t>شود</w:t>
        </w:r>
      </w:ins>
      <w:del w:id="10767" w:author="Mehrnazi Boojari" w:date="2019-01-07T10:10:00Z">
        <w:r w:rsidRPr="00E91C41" w:rsidDel="00A31D6F">
          <w:rPr>
            <w:rFonts w:ascii="Calibri" w:eastAsia="Calibri" w:hAnsi="Calibri" w:cs="B Lotus" w:hint="cs"/>
            <w:sz w:val="24"/>
            <w:szCs w:val="24"/>
            <w:rtl/>
          </w:rPr>
          <w:delText xml:space="preserve"> .</w:delText>
        </w:r>
      </w:del>
      <w:ins w:id="10768" w:author="Mehrnazi Boojari" w:date="2019-01-07T10:10:00Z">
        <w:r w:rsidR="00A31D6F">
          <w:rPr>
            <w:rFonts w:ascii="Calibri" w:eastAsia="Calibri" w:hAnsi="Calibri" w:cs="B Lotus" w:hint="cs"/>
            <w:sz w:val="24"/>
            <w:szCs w:val="24"/>
            <w:rtl/>
          </w:rPr>
          <w:t>.</w:t>
        </w:r>
      </w:ins>
    </w:p>
    <w:p w14:paraId="267CC012" w14:textId="77777777" w:rsidR="00E91C41" w:rsidRPr="00E91C41" w:rsidRDefault="00E91C41" w:rsidP="00BB7656">
      <w:pPr>
        <w:pStyle w:val="Heading5"/>
        <w:rPr>
          <w:rtl/>
          <w:lang w:bidi="fa-IR"/>
        </w:rPr>
      </w:pPr>
      <w:bookmarkStart w:id="10769" w:name="_Toc529234241"/>
      <w:bookmarkStart w:id="10770" w:name="_Toc529234677"/>
      <w:bookmarkStart w:id="10771" w:name="_Toc530239307"/>
      <w:bookmarkStart w:id="10772" w:name="_Toc533781243"/>
      <w:bookmarkStart w:id="10773" w:name="_Toc533782199"/>
      <w:r w:rsidRPr="00E91C41">
        <w:rPr>
          <w:rFonts w:hint="cs"/>
          <w:rtl/>
          <w:lang w:bidi="fa-IR"/>
        </w:rPr>
        <w:t>نبود مقررات فنی مربوط به بحث طراحی و ساخت فضاهای معیشتی</w:t>
      </w:r>
      <w:bookmarkEnd w:id="10769"/>
      <w:bookmarkEnd w:id="10770"/>
      <w:bookmarkEnd w:id="10771"/>
      <w:bookmarkEnd w:id="10772"/>
      <w:bookmarkEnd w:id="10773"/>
    </w:p>
    <w:p w14:paraId="1AE1487C" w14:textId="77777777" w:rsidR="00E91C41" w:rsidRPr="00E91C41" w:rsidRDefault="00E91C41" w:rsidP="00506A1A">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بحث مهمی که در مطالعات و مصاحبه</w:t>
      </w:r>
      <w:del w:id="10774" w:author="Mehrnazi Boojari" w:date="2019-01-07T09:46:00Z">
        <w:r w:rsidRPr="00E91C41" w:rsidDel="006F7CCF">
          <w:rPr>
            <w:rFonts w:ascii="Calibri" w:eastAsia="Calibri" w:hAnsi="Calibri" w:cs="B Lotus" w:hint="cs"/>
            <w:sz w:val="24"/>
            <w:szCs w:val="24"/>
            <w:rtl/>
            <w:lang w:bidi="fa-IR"/>
          </w:rPr>
          <w:delText xml:space="preserve"> های </w:delText>
        </w:r>
      </w:del>
      <w:ins w:id="10775"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انجام</w:t>
      </w:r>
      <w:ins w:id="10776" w:author="Mehrnazi Boojari" w:date="2019-01-13T03:42:00Z">
        <w:r w:rsidR="00506A1A">
          <w:rPr>
            <w:rFonts w:ascii="Calibri" w:eastAsia="Calibri" w:hAnsi="Calibri" w:cs="B Nazanin" w:hint="cs"/>
            <w:sz w:val="24"/>
            <w:szCs w:val="24"/>
            <w:rtl/>
            <w:lang w:bidi="fa-IR"/>
          </w:rPr>
          <w:t>‌</w:t>
        </w:r>
      </w:ins>
      <w:del w:id="10777" w:author="Mehrnazi Boojari" w:date="2019-01-13T03:42:00Z">
        <w:r w:rsidRPr="00E91C41" w:rsidDel="00506A1A">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شده بدان پرداخته شده است نبود مقررات فنی و عمرانی برای طراحی و ساخت فضاهای معیشتی در کاربری</w:t>
      </w:r>
      <w:del w:id="10778" w:author="Mehrnazi Boojari" w:date="2019-01-07T09:46:00Z">
        <w:r w:rsidRPr="00E91C41" w:rsidDel="006F7CCF">
          <w:rPr>
            <w:rFonts w:ascii="Calibri" w:eastAsia="Calibri" w:hAnsi="Calibri" w:cs="B Lotus" w:hint="cs"/>
            <w:sz w:val="24"/>
            <w:szCs w:val="24"/>
            <w:rtl/>
            <w:lang w:bidi="fa-IR"/>
          </w:rPr>
          <w:delText xml:space="preserve"> های </w:delText>
        </w:r>
      </w:del>
      <w:ins w:id="10779"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مسکونی است</w:t>
      </w:r>
      <w:ins w:id="10780" w:author="Mehrnazi Boojari" w:date="2019-01-13T03:42:00Z">
        <w:r w:rsidR="00506A1A">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جای خالی این مقررات در مقررات ملی ساختمان دیده</w:t>
      </w:r>
      <w:del w:id="10781" w:author="Mehrnazi Boojari" w:date="2019-01-07T09:49:00Z">
        <w:r w:rsidRPr="00E91C41" w:rsidDel="006F7CCF">
          <w:rPr>
            <w:rFonts w:ascii="Calibri" w:eastAsia="Calibri" w:hAnsi="Calibri" w:cs="B Lotus" w:hint="cs"/>
            <w:sz w:val="24"/>
            <w:szCs w:val="24"/>
            <w:rtl/>
            <w:lang w:bidi="fa-IR"/>
          </w:rPr>
          <w:delText xml:space="preserve"> می </w:delText>
        </w:r>
      </w:del>
      <w:ins w:id="10782"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 که در حوزه تقنینی برای این موضوع باید تدبیری اتخاذ شود</w:t>
      </w:r>
      <w:del w:id="10783" w:author="Mehrnazi Boojari" w:date="2019-01-07T09:53:00Z">
        <w:r w:rsidRPr="00E91C41" w:rsidDel="006F7CCF">
          <w:rPr>
            <w:rFonts w:ascii="Calibri" w:eastAsia="Calibri" w:hAnsi="Calibri" w:cs="B Lotus" w:hint="cs"/>
            <w:sz w:val="24"/>
            <w:szCs w:val="24"/>
            <w:rtl/>
            <w:lang w:bidi="fa-IR"/>
          </w:rPr>
          <w:delText xml:space="preserve"> . </w:delText>
        </w:r>
      </w:del>
      <w:ins w:id="10784" w:author="Mehrnazi Boojari" w:date="2019-01-07T09:53:00Z">
        <w:r w:rsidR="006F7CCF">
          <w:rPr>
            <w:rFonts w:ascii="Calibri" w:eastAsia="Calibri" w:hAnsi="Calibri" w:cs="B Lotus" w:hint="cs"/>
            <w:sz w:val="24"/>
            <w:szCs w:val="24"/>
            <w:rtl/>
            <w:lang w:bidi="fa-IR"/>
          </w:rPr>
          <w:t xml:space="preserve">. </w:t>
        </w:r>
      </w:ins>
    </w:p>
    <w:p w14:paraId="4FA67DA2" w14:textId="77777777" w:rsidR="00E91C41" w:rsidRPr="00E91C41" w:rsidRDefault="00E91C41" w:rsidP="00BB7656">
      <w:pPr>
        <w:pStyle w:val="Heading5"/>
        <w:rPr>
          <w:rtl/>
          <w:lang w:bidi="fa-IR"/>
        </w:rPr>
      </w:pPr>
      <w:bookmarkStart w:id="10785" w:name="_Toc529234242"/>
      <w:bookmarkStart w:id="10786" w:name="_Toc529234678"/>
      <w:bookmarkStart w:id="10787" w:name="_Toc530239308"/>
      <w:bookmarkStart w:id="10788" w:name="_Toc533781244"/>
      <w:bookmarkStart w:id="10789" w:name="_Toc533782200"/>
      <w:r w:rsidRPr="00E91C41">
        <w:rPr>
          <w:rFonts w:hint="cs"/>
          <w:rtl/>
          <w:lang w:bidi="fa-IR"/>
        </w:rPr>
        <w:t>ضعف در طراحی فضاهای معیشتی توسط معماران و مهندسان بومی</w:t>
      </w:r>
      <w:bookmarkEnd w:id="10785"/>
      <w:bookmarkEnd w:id="10786"/>
      <w:bookmarkEnd w:id="10787"/>
      <w:bookmarkEnd w:id="10788"/>
      <w:bookmarkEnd w:id="10789"/>
    </w:p>
    <w:p w14:paraId="412E9FB8" w14:textId="77777777" w:rsidR="00E91C41" w:rsidRPr="00E91C41" w:rsidRDefault="00E91C41" w:rsidP="00506A1A">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با توجه به عامل قبل</w:t>
      </w:r>
      <w:ins w:id="10790" w:author="Mehrnazi Boojari" w:date="2019-01-13T03:43:00Z">
        <w:r w:rsidR="00506A1A">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نبود قوانین بالادستی در این حوزه </w:t>
      </w:r>
      <w:del w:id="10791" w:author="Mehrnazi Boojari" w:date="2019-01-07T11:02:00Z">
        <w:r w:rsidRPr="00E91C41" w:rsidDel="00DB081F">
          <w:rPr>
            <w:rFonts w:ascii="Calibri" w:eastAsia="Calibri" w:hAnsi="Calibri" w:cs="B Lotus" w:hint="cs"/>
            <w:sz w:val="24"/>
            <w:szCs w:val="24"/>
            <w:rtl/>
            <w:lang w:bidi="fa-IR"/>
          </w:rPr>
          <w:delText>باعث</w:delText>
        </w:r>
      </w:del>
      <w:ins w:id="10792"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کاهش توانمندی نیروی انسانی در طراحی فضاهای معیشتی </w:t>
      </w:r>
      <w:del w:id="10793" w:author="Mehrnazi Boojari" w:date="2019-01-09T00:07:00Z">
        <w:r w:rsidRPr="00E91C41" w:rsidDel="009009AE">
          <w:rPr>
            <w:rFonts w:ascii="Calibri" w:eastAsia="Calibri" w:hAnsi="Calibri" w:cs="B Lotus" w:hint="cs"/>
            <w:sz w:val="24"/>
            <w:szCs w:val="24"/>
            <w:rtl/>
            <w:lang w:bidi="fa-IR"/>
          </w:rPr>
          <w:delText xml:space="preserve">گردیده </w:delText>
        </w:r>
      </w:del>
      <w:ins w:id="10794" w:author="Mehrnazi Boojari" w:date="2019-01-09T00:07:00Z">
        <w:r w:rsidR="009009AE">
          <w:rPr>
            <w:rFonts w:ascii="Calibri" w:eastAsia="Calibri" w:hAnsi="Calibri" w:cs="B Lotus" w:hint="cs"/>
            <w:sz w:val="24"/>
            <w:szCs w:val="24"/>
            <w:rtl/>
            <w:lang w:bidi="fa-IR"/>
          </w:rPr>
          <w:t>ش</w:t>
        </w:r>
        <w:r w:rsidR="009009AE" w:rsidRPr="00E91C41">
          <w:rPr>
            <w:rFonts w:ascii="Calibri" w:eastAsia="Calibri" w:hAnsi="Calibri" w:cs="B Lotus" w:hint="cs"/>
            <w:sz w:val="24"/>
            <w:szCs w:val="24"/>
            <w:rtl/>
            <w:lang w:bidi="fa-IR"/>
          </w:rPr>
          <w:t xml:space="preserve">ده </w:t>
        </w:r>
      </w:ins>
      <w:r w:rsidRPr="00E91C41">
        <w:rPr>
          <w:rFonts w:ascii="Calibri" w:eastAsia="Calibri" w:hAnsi="Calibri" w:cs="B Lotus" w:hint="cs"/>
          <w:sz w:val="24"/>
          <w:szCs w:val="24"/>
          <w:rtl/>
          <w:lang w:bidi="fa-IR"/>
        </w:rPr>
        <w:t>است</w:t>
      </w:r>
      <w:ins w:id="10795" w:author="Mehrnazi Boojari" w:date="2019-01-08T23:54:00Z">
        <w:r w:rsidR="00990020">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اما با توجه به مطالعات انجام</w:t>
      </w:r>
      <w:ins w:id="10796" w:author="Mehrnazi Boojari" w:date="2019-01-13T03:43:00Z">
        <w:r w:rsidR="00506A1A">
          <w:rPr>
            <w:rFonts w:ascii="Calibri" w:eastAsia="Calibri" w:hAnsi="Calibri" w:cs="B Nazanin" w:hint="cs"/>
            <w:sz w:val="24"/>
            <w:szCs w:val="24"/>
            <w:rtl/>
            <w:lang w:bidi="fa-IR"/>
          </w:rPr>
          <w:t>‌</w:t>
        </w:r>
      </w:ins>
      <w:del w:id="10797" w:author="Mehrnazi Boojari" w:date="2019-01-13T03:43:00Z">
        <w:r w:rsidRPr="00E91C41" w:rsidDel="00506A1A">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شده، بنیاد مسکن خود به طراحی فنی این فضاها پرداخته است که</w:t>
      </w:r>
      <w:del w:id="10798" w:author="Mehrnazi Boojari" w:date="2019-01-07T09:49:00Z">
        <w:r w:rsidRPr="00E91C41" w:rsidDel="006F7CCF">
          <w:rPr>
            <w:rFonts w:ascii="Calibri" w:eastAsia="Calibri" w:hAnsi="Calibri" w:cs="B Lotus" w:hint="cs"/>
            <w:sz w:val="24"/>
            <w:szCs w:val="24"/>
            <w:rtl/>
            <w:lang w:bidi="fa-IR"/>
          </w:rPr>
          <w:delText xml:space="preserve"> می </w:delText>
        </w:r>
      </w:del>
      <w:ins w:id="10799"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 در حوزه برنامه</w:t>
      </w:r>
      <w:del w:id="10800" w:author="Mehrnazi Boojari" w:date="2019-01-07T10:05:00Z">
        <w:r w:rsidRPr="00E91C41" w:rsidDel="00A31D6F">
          <w:rPr>
            <w:rFonts w:ascii="Calibri" w:eastAsia="Calibri" w:hAnsi="Calibri" w:cs="B Lotus" w:hint="cs"/>
            <w:sz w:val="24"/>
            <w:szCs w:val="24"/>
            <w:rtl/>
            <w:lang w:bidi="fa-IR"/>
          </w:rPr>
          <w:delText xml:space="preserve"> ریزی </w:delText>
        </w:r>
      </w:del>
      <w:ins w:id="10801"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با صدور بخش</w:t>
      </w:r>
      <w:ins w:id="10802" w:author="Mehrnazi Boojari" w:date="2019-01-13T03:43:00Z">
        <w:r w:rsidR="00506A1A">
          <w:rPr>
            <w:rFonts w:ascii="Calibri" w:eastAsia="Calibri" w:hAnsi="Calibri" w:cs="B Nazanin" w:hint="cs"/>
            <w:sz w:val="24"/>
            <w:szCs w:val="24"/>
            <w:rtl/>
            <w:lang w:bidi="fa-IR"/>
          </w:rPr>
          <w:t>‌</w:t>
        </w:r>
      </w:ins>
      <w:r w:rsidRPr="00E91C41">
        <w:rPr>
          <w:rFonts w:ascii="Calibri" w:eastAsia="Calibri" w:hAnsi="Calibri" w:cs="B Lotus" w:hint="cs"/>
          <w:sz w:val="24"/>
          <w:szCs w:val="24"/>
          <w:rtl/>
          <w:lang w:bidi="fa-IR"/>
        </w:rPr>
        <w:t>نامه یا دستورالعمل</w:t>
      </w:r>
      <w:del w:id="10803" w:author="Mehrnazi Boojari" w:date="2019-01-07T10:43:00Z">
        <w:r w:rsidRPr="00E91C41" w:rsidDel="006A1F1D">
          <w:rPr>
            <w:rFonts w:ascii="Calibri" w:eastAsia="Calibri" w:hAnsi="Calibri" w:cs="B Lotus" w:hint="cs"/>
            <w:sz w:val="24"/>
            <w:szCs w:val="24"/>
            <w:rtl/>
            <w:lang w:bidi="fa-IR"/>
          </w:rPr>
          <w:delText xml:space="preserve"> هایی </w:delText>
        </w:r>
      </w:del>
      <w:ins w:id="10804" w:author="Mehrnazi Boojari" w:date="2019-01-07T10:43:00Z">
        <w:r w:rsidR="006A1F1D">
          <w:rPr>
            <w:rFonts w:ascii="Calibri" w:eastAsia="Calibri" w:hAnsi="Calibri" w:cs="B Lotus" w:hint="cs"/>
            <w:sz w:val="24"/>
            <w:szCs w:val="24"/>
            <w:rtl/>
            <w:lang w:bidi="fa-IR"/>
          </w:rPr>
          <w:t xml:space="preserve">‌هایی </w:t>
        </w:r>
      </w:ins>
      <w:r w:rsidRPr="00E91C41">
        <w:rPr>
          <w:rFonts w:ascii="Calibri" w:eastAsia="Calibri" w:hAnsi="Calibri" w:cs="B Lotus" w:hint="cs"/>
          <w:sz w:val="24"/>
          <w:szCs w:val="24"/>
          <w:rtl/>
          <w:lang w:bidi="fa-IR"/>
        </w:rPr>
        <w:t xml:space="preserve">به اجرای آن در بازسازی و ساخت مساکن روستایی پرداخت و </w:t>
      </w:r>
      <w:del w:id="10805" w:author="Mehrnazi Boojari" w:date="2019-01-08T03:36:00Z">
        <w:r w:rsidRPr="00E91C41" w:rsidDel="00666313">
          <w:rPr>
            <w:rFonts w:ascii="Calibri" w:eastAsia="Calibri" w:hAnsi="Calibri" w:cs="B Lotus" w:hint="cs"/>
            <w:sz w:val="24"/>
            <w:szCs w:val="24"/>
            <w:rtl/>
            <w:lang w:bidi="fa-IR"/>
          </w:rPr>
          <w:delText>در نهایت</w:delText>
        </w:r>
      </w:del>
      <w:ins w:id="10806" w:author="Mehrnazi Boojari" w:date="2019-01-08T03:36:00Z">
        <w:r w:rsidR="00666313">
          <w:rPr>
            <w:rFonts w:ascii="Calibri" w:eastAsia="Calibri" w:hAnsi="Calibri" w:cs="B Lotus" w:hint="cs"/>
            <w:sz w:val="24"/>
            <w:szCs w:val="24"/>
            <w:rtl/>
            <w:lang w:bidi="fa-IR"/>
          </w:rPr>
          <w:t>در</w:t>
        </w:r>
        <w:r w:rsidR="00666313">
          <w:rPr>
            <w:rFonts w:ascii="Times New Roman" w:eastAsia="Calibri" w:hAnsi="Times New Roman" w:cs="Times New Roman" w:hint="cs"/>
            <w:sz w:val="24"/>
            <w:szCs w:val="24"/>
            <w:rtl/>
            <w:lang w:bidi="fa-IR"/>
          </w:rPr>
          <w:t> </w:t>
        </w:r>
        <w:r w:rsidR="00666313">
          <w:rPr>
            <w:rFonts w:ascii="Calibri" w:eastAsia="Calibri" w:hAnsi="Calibri" w:cs="B Lotus" w:hint="cs"/>
            <w:sz w:val="24"/>
            <w:szCs w:val="24"/>
            <w:rtl/>
            <w:lang w:bidi="fa-IR"/>
          </w:rPr>
          <w:t>نهایت</w:t>
        </w:r>
      </w:ins>
      <w:r w:rsidRPr="00E91C41">
        <w:rPr>
          <w:rFonts w:ascii="Calibri" w:eastAsia="Calibri" w:hAnsi="Calibri" w:cs="B Lotus" w:hint="cs"/>
          <w:sz w:val="24"/>
          <w:szCs w:val="24"/>
          <w:rtl/>
          <w:lang w:bidi="fa-IR"/>
        </w:rPr>
        <w:t xml:space="preserve"> با به</w:t>
      </w:r>
      <w:ins w:id="10807" w:author="Mehrnazi Boojari" w:date="2019-01-13T03:43:00Z">
        <w:r w:rsidR="00506A1A">
          <w:rPr>
            <w:rFonts w:ascii="Calibri" w:eastAsia="Calibri" w:hAnsi="Calibri" w:cs="B Nazanin" w:hint="cs"/>
            <w:sz w:val="24"/>
            <w:szCs w:val="24"/>
            <w:rtl/>
            <w:lang w:bidi="fa-IR"/>
          </w:rPr>
          <w:t>‌</w:t>
        </w:r>
      </w:ins>
      <w:del w:id="10808" w:author="Mehrnazi Boojari" w:date="2019-01-13T03:43:00Z">
        <w:r w:rsidRPr="00E91C41" w:rsidDel="00506A1A">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خدمت</w:t>
      </w:r>
      <w:ins w:id="10809" w:author="Mehrnazi Boojari" w:date="2019-01-13T03:43:00Z">
        <w:r w:rsidR="00506A1A">
          <w:rPr>
            <w:rFonts w:ascii="Calibri" w:eastAsia="Calibri" w:hAnsi="Calibri" w:cs="B Nazanin" w:hint="cs"/>
            <w:sz w:val="24"/>
            <w:szCs w:val="24"/>
            <w:rtl/>
            <w:lang w:bidi="fa-IR"/>
          </w:rPr>
          <w:t>‌</w:t>
        </w:r>
      </w:ins>
      <w:del w:id="10810" w:author="Mehrnazi Boojari" w:date="2019-01-13T03:43:00Z">
        <w:r w:rsidRPr="00E91C41" w:rsidDel="00506A1A">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گرفتن نیروهای انسانی توانمند و آموزش</w:t>
      </w:r>
      <w:ins w:id="10811" w:author="Mehrnazi Boojari" w:date="2019-01-08T23:54:00Z">
        <w:r w:rsidR="00990020">
          <w:rPr>
            <w:rFonts w:ascii="Calibri" w:eastAsia="Calibri" w:hAnsi="Calibri" w:cs="B Nazanin" w:hint="cs"/>
            <w:sz w:val="24"/>
            <w:szCs w:val="24"/>
            <w:rtl/>
            <w:lang w:bidi="fa-IR"/>
          </w:rPr>
          <w:t>‌</w:t>
        </w:r>
      </w:ins>
      <w:del w:id="10812" w:author="Mehrnazi Boojari" w:date="2019-01-07T09:46:00Z">
        <w:r w:rsidRPr="00E91C41" w:rsidDel="006F7CCF">
          <w:rPr>
            <w:rFonts w:ascii="Calibri" w:eastAsia="Calibri" w:hAnsi="Calibri" w:cs="B Lotus" w:hint="cs"/>
            <w:sz w:val="24"/>
            <w:szCs w:val="24"/>
            <w:rtl/>
            <w:lang w:bidi="fa-IR"/>
          </w:rPr>
          <w:delText xml:space="preserve"> های </w:delText>
        </w:r>
      </w:del>
      <w:ins w:id="1081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کافی و لازم به عملیاتی</w:t>
      </w:r>
      <w:del w:id="10814" w:author="Mehrnazi Boojari" w:date="2019-01-07T10:01:00Z">
        <w:r w:rsidRPr="00E91C41" w:rsidDel="00A31D6F">
          <w:rPr>
            <w:rFonts w:ascii="Calibri" w:eastAsia="Calibri" w:hAnsi="Calibri" w:cs="B Lotus" w:hint="cs"/>
            <w:sz w:val="24"/>
            <w:szCs w:val="24"/>
            <w:rtl/>
            <w:lang w:bidi="fa-IR"/>
          </w:rPr>
          <w:delText xml:space="preserve"> کردن </w:delText>
        </w:r>
      </w:del>
      <w:ins w:id="10815" w:author="Mehrnazi Boojari" w:date="2019-01-07T10:01:00Z">
        <w:r w:rsidR="00A31D6F">
          <w:rPr>
            <w:rFonts w:ascii="Calibri" w:eastAsia="Calibri" w:hAnsi="Calibri" w:cs="B Lotus" w:hint="cs"/>
            <w:sz w:val="24"/>
            <w:szCs w:val="24"/>
            <w:rtl/>
            <w:lang w:bidi="fa-IR"/>
          </w:rPr>
          <w:t xml:space="preserve">‌کردن </w:t>
        </w:r>
      </w:ins>
      <w:r w:rsidRPr="00E91C41">
        <w:rPr>
          <w:rFonts w:ascii="Calibri" w:eastAsia="Calibri" w:hAnsi="Calibri" w:cs="B Lotus" w:hint="cs"/>
          <w:sz w:val="24"/>
          <w:szCs w:val="24"/>
          <w:rtl/>
          <w:lang w:bidi="fa-IR"/>
        </w:rPr>
        <w:t>آن همت نهاد</w:t>
      </w:r>
      <w:del w:id="10816" w:author="Mehrnazi Boojari" w:date="2019-01-07T10:10:00Z">
        <w:r w:rsidRPr="00E91C41" w:rsidDel="00A31D6F">
          <w:rPr>
            <w:rFonts w:ascii="Calibri" w:eastAsia="Calibri" w:hAnsi="Calibri" w:cs="B Lotus" w:hint="cs"/>
            <w:sz w:val="24"/>
            <w:szCs w:val="24"/>
            <w:rtl/>
            <w:lang w:bidi="fa-IR"/>
          </w:rPr>
          <w:delText xml:space="preserve"> .</w:delText>
        </w:r>
      </w:del>
      <w:ins w:id="10817" w:author="Mehrnazi Boojari" w:date="2019-01-07T10:10:00Z">
        <w:r w:rsidR="00A31D6F">
          <w:rPr>
            <w:rFonts w:ascii="Calibri" w:eastAsia="Calibri" w:hAnsi="Calibri" w:cs="B Lotus" w:hint="cs"/>
            <w:sz w:val="24"/>
            <w:szCs w:val="24"/>
            <w:rtl/>
            <w:lang w:bidi="fa-IR"/>
          </w:rPr>
          <w:t>.</w:t>
        </w:r>
      </w:ins>
    </w:p>
    <w:p w14:paraId="34B236F4" w14:textId="77777777" w:rsidR="00E91C41" w:rsidRPr="00E91C41" w:rsidRDefault="00E91C41" w:rsidP="00BB7656">
      <w:pPr>
        <w:pStyle w:val="Heading5"/>
        <w:rPr>
          <w:rtl/>
          <w:lang w:bidi="fa-IR"/>
        </w:rPr>
      </w:pPr>
      <w:bookmarkStart w:id="10818" w:name="_Toc529234243"/>
      <w:bookmarkStart w:id="10819" w:name="_Toc529234679"/>
      <w:bookmarkStart w:id="10820" w:name="_Toc530239309"/>
      <w:bookmarkStart w:id="10821" w:name="_Toc533781245"/>
      <w:bookmarkStart w:id="10822" w:name="_Toc533782201"/>
      <w:r w:rsidRPr="00E91C41">
        <w:rPr>
          <w:rFonts w:hint="cs"/>
          <w:rtl/>
          <w:lang w:bidi="fa-IR"/>
        </w:rPr>
        <w:t>نبود زمین کافی برای ساخت فضاهای معیشتی</w:t>
      </w:r>
      <w:bookmarkEnd w:id="10818"/>
      <w:bookmarkEnd w:id="10819"/>
      <w:bookmarkEnd w:id="10820"/>
      <w:bookmarkEnd w:id="10821"/>
      <w:bookmarkEnd w:id="10822"/>
    </w:p>
    <w:p w14:paraId="33F2F1B4" w14:textId="77777777" w:rsidR="00E91C41" w:rsidRPr="00E91C41" w:rsidRDefault="00E91C41" w:rsidP="00506A1A">
      <w:pPr>
        <w:bidi/>
        <w:ind w:firstLine="288"/>
        <w:jc w:val="both"/>
        <w:rPr>
          <w:rFonts w:ascii="Calibri" w:eastAsia="Calibri" w:hAnsi="Calibri" w:cs="B Lotus"/>
          <w:sz w:val="24"/>
          <w:szCs w:val="24"/>
          <w:rtl/>
        </w:rPr>
      </w:pPr>
      <w:r w:rsidRPr="00E91C41">
        <w:rPr>
          <w:rFonts w:ascii="Calibri" w:eastAsia="Calibri" w:hAnsi="Calibri" w:cs="B Lotus" w:hint="cs"/>
          <w:sz w:val="24"/>
          <w:szCs w:val="24"/>
          <w:rtl/>
        </w:rPr>
        <w:t>عامل دیگری که در بحث فضاهای معیشتی وجود دارد بحث داشتن زمین کافی برای اختصاص</w:t>
      </w:r>
      <w:ins w:id="10823" w:author="Mehrnazi Boojari" w:date="2019-01-13T03:43:00Z">
        <w:r w:rsidR="00506A1A">
          <w:rPr>
            <w:rFonts w:ascii="Calibri" w:eastAsia="Calibri" w:hAnsi="Calibri" w:cs="B Nazanin" w:hint="cs"/>
            <w:sz w:val="24"/>
            <w:szCs w:val="24"/>
            <w:rtl/>
          </w:rPr>
          <w:t>‌</w:t>
        </w:r>
      </w:ins>
      <w:del w:id="10824" w:author="Mehrnazi Boojari" w:date="2019-01-13T03:43:00Z">
        <w:r w:rsidRPr="00E91C41" w:rsidDel="00506A1A">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دادن به این فضاهاست</w:t>
      </w:r>
      <w:ins w:id="10825" w:author="Mehrnazi Boojari" w:date="2019-01-13T03:44:00Z">
        <w:r w:rsidR="00506A1A">
          <w:rPr>
            <w:rFonts w:ascii="Calibri" w:eastAsia="Calibri" w:hAnsi="Calibri" w:cs="B Lotus" w:hint="cs"/>
            <w:sz w:val="24"/>
            <w:szCs w:val="24"/>
            <w:rtl/>
          </w:rPr>
          <w:t>.</w:t>
        </w:r>
      </w:ins>
      <w:r w:rsidRPr="00E91C41">
        <w:rPr>
          <w:rFonts w:ascii="Calibri" w:eastAsia="Calibri" w:hAnsi="Calibri" w:cs="B Lotus" w:hint="cs"/>
          <w:sz w:val="24"/>
          <w:szCs w:val="24"/>
          <w:rtl/>
        </w:rPr>
        <w:t xml:space="preserve"> </w:t>
      </w:r>
      <w:del w:id="10826" w:author="Mehrnazi Boojari" w:date="2019-01-09T23:33:00Z">
        <w:r w:rsidRPr="00E91C41" w:rsidDel="00947B53">
          <w:rPr>
            <w:rFonts w:ascii="Calibri" w:eastAsia="Calibri" w:hAnsi="Calibri" w:cs="B Lotus" w:hint="cs"/>
            <w:sz w:val="24"/>
            <w:szCs w:val="24"/>
            <w:rtl/>
          </w:rPr>
          <w:delText xml:space="preserve">متاسفانه </w:delText>
        </w:r>
      </w:del>
      <w:ins w:id="10827" w:author="Mehrnazi Boojari" w:date="2019-01-09T23:33:00Z">
        <w:r w:rsidR="00947B53" w:rsidRPr="00E91C41">
          <w:rPr>
            <w:rFonts w:ascii="Calibri" w:eastAsia="Calibri" w:hAnsi="Calibri" w:cs="B Lotus" w:hint="cs"/>
            <w:sz w:val="24"/>
            <w:szCs w:val="24"/>
            <w:rtl/>
          </w:rPr>
          <w:t>مت</w:t>
        </w:r>
        <w:r w:rsidR="00947B53">
          <w:rPr>
            <w:rFonts w:ascii="Calibri" w:eastAsia="Calibri" w:hAnsi="Calibri" w:cs="B Lotus" w:hint="cs"/>
            <w:sz w:val="24"/>
            <w:szCs w:val="24"/>
            <w:rtl/>
          </w:rPr>
          <w:t>أ</w:t>
        </w:r>
        <w:r w:rsidR="00947B53" w:rsidRPr="00E91C41">
          <w:rPr>
            <w:rFonts w:ascii="Calibri" w:eastAsia="Calibri" w:hAnsi="Calibri" w:cs="B Lotus" w:hint="cs"/>
            <w:sz w:val="24"/>
            <w:szCs w:val="24"/>
            <w:rtl/>
          </w:rPr>
          <w:t xml:space="preserve">سفانه </w:t>
        </w:r>
      </w:ins>
      <w:del w:id="10828" w:author="Mehrnazi Boojari" w:date="2019-01-08T02:01:00Z">
        <w:r w:rsidRPr="00E91C41" w:rsidDel="00AC3ADF">
          <w:rPr>
            <w:rFonts w:ascii="Calibri" w:eastAsia="Calibri" w:hAnsi="Calibri" w:cs="B Lotus" w:hint="cs"/>
            <w:sz w:val="24"/>
            <w:szCs w:val="24"/>
            <w:rtl/>
          </w:rPr>
          <w:delText>بر حسب</w:delText>
        </w:r>
      </w:del>
      <w:ins w:id="10829" w:author="Mehrnazi Boojari" w:date="2019-01-08T02:01:00Z">
        <w:r w:rsidR="00AC3ADF">
          <w:rPr>
            <w:rFonts w:ascii="Calibri" w:eastAsia="Calibri" w:hAnsi="Calibri" w:cs="B Lotus" w:hint="cs"/>
            <w:sz w:val="24"/>
            <w:szCs w:val="24"/>
            <w:rtl/>
          </w:rPr>
          <w:t>برحسب</w:t>
        </w:r>
      </w:ins>
      <w:r w:rsidRPr="00E91C41">
        <w:rPr>
          <w:rFonts w:ascii="Calibri" w:eastAsia="Calibri" w:hAnsi="Calibri" w:cs="B Lotus" w:hint="cs"/>
          <w:sz w:val="24"/>
          <w:szCs w:val="24"/>
          <w:rtl/>
        </w:rPr>
        <w:t xml:space="preserve"> مطالعات انجام</w:t>
      </w:r>
      <w:ins w:id="10830" w:author="Mehrnazi Boojari" w:date="2019-01-13T03:44:00Z">
        <w:r w:rsidR="00506A1A">
          <w:rPr>
            <w:rFonts w:ascii="Calibri" w:eastAsia="Calibri" w:hAnsi="Calibri" w:cs="B Nazanin" w:hint="cs"/>
            <w:sz w:val="24"/>
            <w:szCs w:val="24"/>
            <w:rtl/>
          </w:rPr>
          <w:t>‌</w:t>
        </w:r>
      </w:ins>
      <w:del w:id="10831" w:author="Mehrnazi Boojari" w:date="2019-01-13T03:44:00Z">
        <w:r w:rsidRPr="00E91C41" w:rsidDel="00506A1A">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 xml:space="preserve">شده در فضاهای پژوهشی و مطالعات میدانی با </w:t>
      </w:r>
      <w:del w:id="10832" w:author="Mehrnazi Boojari" w:date="2019-01-07T10:46:00Z">
        <w:r w:rsidRPr="00E91C41" w:rsidDel="006A1F1D">
          <w:rPr>
            <w:rFonts w:ascii="Calibri" w:eastAsia="Calibri" w:hAnsi="Calibri" w:cs="B Lotus" w:hint="cs"/>
            <w:sz w:val="24"/>
            <w:szCs w:val="24"/>
            <w:rtl/>
          </w:rPr>
          <w:delText>اجرائی</w:delText>
        </w:r>
      </w:del>
      <w:ins w:id="10833" w:author="Mehrnazi Boojari" w:date="2019-01-07T10:46:00Z">
        <w:r w:rsidR="006A1F1D">
          <w:rPr>
            <w:rFonts w:ascii="Calibri" w:eastAsia="Calibri" w:hAnsi="Calibri" w:cs="B Lotus" w:hint="cs"/>
            <w:sz w:val="24"/>
            <w:szCs w:val="24"/>
            <w:rtl/>
          </w:rPr>
          <w:t>اجرایی</w:t>
        </w:r>
      </w:ins>
      <w:del w:id="10834" w:author="Mehrnazi Boojari" w:date="2019-01-07T10:33:00Z">
        <w:r w:rsidRPr="00E91C41" w:rsidDel="006C73A5">
          <w:rPr>
            <w:rFonts w:ascii="Calibri" w:eastAsia="Calibri" w:hAnsi="Calibri" w:cs="B Lotus" w:hint="cs"/>
            <w:sz w:val="24"/>
            <w:szCs w:val="24"/>
            <w:rtl/>
          </w:rPr>
          <w:delText xml:space="preserve"> شدن </w:delText>
        </w:r>
      </w:del>
      <w:ins w:id="10835" w:author="Mehrnazi Boojari" w:date="2019-01-07T10:33:00Z">
        <w:r w:rsidR="006C73A5">
          <w:rPr>
            <w:rFonts w:ascii="Calibri" w:eastAsia="Calibri" w:hAnsi="Calibri" w:cs="B Lotus" w:hint="cs"/>
            <w:sz w:val="24"/>
            <w:szCs w:val="24"/>
            <w:rtl/>
          </w:rPr>
          <w:t xml:space="preserve">‌شدن </w:t>
        </w:r>
      </w:ins>
      <w:r w:rsidRPr="00E91C41">
        <w:rPr>
          <w:rFonts w:ascii="Calibri" w:eastAsia="Calibri" w:hAnsi="Calibri" w:cs="B Lotus" w:hint="cs"/>
          <w:sz w:val="24"/>
          <w:szCs w:val="24"/>
          <w:rtl/>
        </w:rPr>
        <w:t>طراح</w:t>
      </w:r>
      <w:del w:id="10836" w:author="Mehrnazi Boojari" w:date="2019-01-07T09:46:00Z">
        <w:r w:rsidRPr="00E91C41" w:rsidDel="006F7CCF">
          <w:rPr>
            <w:rFonts w:ascii="Calibri" w:eastAsia="Calibri" w:hAnsi="Calibri" w:cs="B Lotus" w:hint="cs"/>
            <w:sz w:val="24"/>
            <w:szCs w:val="24"/>
            <w:rtl/>
          </w:rPr>
          <w:delText xml:space="preserve"> های </w:delText>
        </w:r>
      </w:del>
      <w:ins w:id="10837"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 xml:space="preserve">هادی روستایی زمین به یک کالای ارزشمند در برخی روستاها تبدیل شده و سهم افراد روستایی از مالکیت زمین در وسعت بالا کاسته شده است و </w:t>
      </w:r>
      <w:r w:rsidRPr="00E91C41">
        <w:rPr>
          <w:rFonts w:ascii="Calibri" w:eastAsia="Calibri" w:hAnsi="Calibri" w:cs="B Lotus" w:hint="cs"/>
          <w:sz w:val="24"/>
          <w:szCs w:val="24"/>
          <w:rtl/>
        </w:rPr>
        <w:lastRenderedPageBreak/>
        <w:t>در</w:t>
      </w:r>
      <w:ins w:id="10838" w:author="Mehrnazi Boojari" w:date="2019-01-13T03:44:00Z">
        <w:r w:rsidR="00506A1A">
          <w:rPr>
            <w:rFonts w:ascii="Calibri" w:eastAsia="Calibri" w:hAnsi="Calibri" w:cs="Times New Roman" w:hint="eastAsia"/>
            <w:sz w:val="24"/>
            <w:szCs w:val="24"/>
            <w:rtl/>
          </w:rPr>
          <w:t> </w:t>
        </w:r>
      </w:ins>
      <w:del w:id="10839" w:author="Mehrnazi Boojari" w:date="2019-01-13T03:44:00Z">
        <w:r w:rsidRPr="00E91C41" w:rsidDel="00506A1A">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 xml:space="preserve">نتیجه در برخی موارد در صورت خواست برای ساخت فضاهای معیشتی زمین لازم در اختیار وجود ندارد که با توجه به </w:t>
      </w:r>
      <w:del w:id="10840" w:author="Mehrnazi Boojari" w:date="2019-01-08T23:54:00Z">
        <w:r w:rsidRPr="00E91C41" w:rsidDel="00990020">
          <w:rPr>
            <w:rFonts w:ascii="Calibri" w:eastAsia="Calibri" w:hAnsi="Calibri" w:cs="B Lotus" w:hint="cs"/>
            <w:sz w:val="24"/>
            <w:szCs w:val="24"/>
            <w:rtl/>
          </w:rPr>
          <w:delText>اساسنامه</w:delText>
        </w:r>
      </w:del>
      <w:ins w:id="10841" w:author="Mehrnazi Boojari" w:date="2019-01-08T23:54:00Z">
        <w:r w:rsidR="00990020">
          <w:rPr>
            <w:rFonts w:ascii="Calibri" w:eastAsia="Calibri" w:hAnsi="Calibri" w:cs="B Lotus" w:hint="cs"/>
            <w:sz w:val="24"/>
            <w:szCs w:val="24"/>
            <w:rtl/>
          </w:rPr>
          <w:t>اساس‌نامه</w:t>
        </w:r>
      </w:ins>
      <w:r w:rsidRPr="00E91C41">
        <w:rPr>
          <w:rFonts w:ascii="Calibri" w:eastAsia="Calibri" w:hAnsi="Calibri" w:cs="B Lotus" w:hint="cs"/>
          <w:sz w:val="24"/>
          <w:szCs w:val="24"/>
          <w:rtl/>
        </w:rPr>
        <w:t xml:space="preserve"> بنیاد مسکن برای</w:t>
      </w:r>
      <w:del w:id="10842" w:author="Mehrnazi Boojari" w:date="2019-01-07T10:51:00Z">
        <w:r w:rsidRPr="00E91C41" w:rsidDel="006A1F1D">
          <w:rPr>
            <w:rFonts w:ascii="Calibri" w:eastAsia="Calibri" w:hAnsi="Calibri" w:cs="B Lotus" w:hint="cs"/>
            <w:sz w:val="24"/>
            <w:szCs w:val="24"/>
            <w:rtl/>
          </w:rPr>
          <w:delText xml:space="preserve"> تامین </w:delText>
        </w:r>
      </w:del>
      <w:ins w:id="10843" w:author="Mehrnazi Boojari" w:date="2019-01-07T10:51:00Z">
        <w:r w:rsidR="006A1F1D">
          <w:rPr>
            <w:rFonts w:ascii="Calibri" w:eastAsia="Calibri" w:hAnsi="Calibri" w:cs="B Lotus" w:hint="cs"/>
            <w:sz w:val="24"/>
            <w:szCs w:val="24"/>
            <w:rtl/>
          </w:rPr>
          <w:t xml:space="preserve"> تأمین </w:t>
        </w:r>
      </w:ins>
      <w:r w:rsidRPr="00E91C41">
        <w:rPr>
          <w:rFonts w:ascii="Calibri" w:eastAsia="Calibri" w:hAnsi="Calibri" w:cs="B Lotus" w:hint="cs"/>
          <w:sz w:val="24"/>
          <w:szCs w:val="24"/>
          <w:rtl/>
        </w:rPr>
        <w:t>زمین مورد نیاز برای ساخت مسکن روستایی</w:t>
      </w:r>
      <w:del w:id="10844" w:author="Mehrnazi Boojari" w:date="2019-01-07T09:49:00Z">
        <w:r w:rsidRPr="00E91C41" w:rsidDel="006F7CCF">
          <w:rPr>
            <w:rFonts w:ascii="Calibri" w:eastAsia="Calibri" w:hAnsi="Calibri" w:cs="B Lotus" w:hint="cs"/>
            <w:sz w:val="24"/>
            <w:szCs w:val="24"/>
            <w:rtl/>
          </w:rPr>
          <w:delText xml:space="preserve"> می </w:delText>
        </w:r>
      </w:del>
      <w:ins w:id="10845"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توان در حوزه برنامه</w:t>
      </w:r>
      <w:del w:id="10846" w:author="Mehrnazi Boojari" w:date="2019-01-07T10:05:00Z">
        <w:r w:rsidRPr="00E91C41" w:rsidDel="00A31D6F">
          <w:rPr>
            <w:rFonts w:ascii="Calibri" w:eastAsia="Calibri" w:hAnsi="Calibri" w:cs="B Lotus" w:hint="cs"/>
            <w:sz w:val="24"/>
            <w:szCs w:val="24"/>
            <w:rtl/>
          </w:rPr>
          <w:delText xml:space="preserve"> ریزی </w:delText>
        </w:r>
      </w:del>
      <w:ins w:id="10847" w:author="Mehrnazi Boojari" w:date="2019-01-07T10:05:00Z">
        <w:r w:rsidR="00A31D6F">
          <w:rPr>
            <w:rFonts w:ascii="Calibri" w:eastAsia="Calibri" w:hAnsi="Calibri" w:cs="B Lotus" w:hint="cs"/>
            <w:sz w:val="24"/>
            <w:szCs w:val="24"/>
            <w:rtl/>
          </w:rPr>
          <w:t xml:space="preserve">‌ریزی </w:t>
        </w:r>
      </w:ins>
      <w:r w:rsidRPr="00E91C41">
        <w:rPr>
          <w:rFonts w:ascii="Calibri" w:eastAsia="Calibri" w:hAnsi="Calibri" w:cs="B Lotus" w:hint="cs"/>
          <w:sz w:val="24"/>
          <w:szCs w:val="24"/>
          <w:rtl/>
        </w:rPr>
        <w:t>با تدوین دستورالعمل</w:t>
      </w:r>
      <w:del w:id="10848" w:author="Mehrnazi Boojari" w:date="2019-01-07T09:45:00Z">
        <w:r w:rsidRPr="00E91C41" w:rsidDel="006F7CCF">
          <w:rPr>
            <w:rFonts w:ascii="Calibri" w:eastAsia="Calibri" w:hAnsi="Calibri" w:cs="B Lotus" w:hint="cs"/>
            <w:sz w:val="24"/>
            <w:szCs w:val="24"/>
            <w:rtl/>
          </w:rPr>
          <w:delText xml:space="preserve"> ها </w:delText>
        </w:r>
      </w:del>
      <w:ins w:id="10849" w:author="Mehrnazi Boojari" w:date="2019-01-07T09:45:00Z">
        <w:r w:rsidR="006F7CCF">
          <w:rPr>
            <w:rFonts w:ascii="Calibri" w:eastAsia="Calibri" w:hAnsi="Calibri" w:cs="B Lotus" w:hint="cs"/>
            <w:sz w:val="24"/>
            <w:szCs w:val="24"/>
            <w:rtl/>
          </w:rPr>
          <w:t xml:space="preserve">‌ها </w:t>
        </w:r>
      </w:ins>
      <w:r w:rsidRPr="00E91C41">
        <w:rPr>
          <w:rFonts w:ascii="Calibri" w:eastAsia="Calibri" w:hAnsi="Calibri" w:cs="B Lotus" w:hint="cs"/>
          <w:sz w:val="24"/>
          <w:szCs w:val="24"/>
          <w:rtl/>
        </w:rPr>
        <w:t>و بخش</w:t>
      </w:r>
      <w:ins w:id="10850" w:author="Mehrnazi Boojari" w:date="2019-01-13T03:44:00Z">
        <w:r w:rsidR="00506A1A">
          <w:rPr>
            <w:rFonts w:ascii="Calibri" w:eastAsia="Calibri" w:hAnsi="Calibri" w:cs="B Nazanin" w:hint="cs"/>
            <w:sz w:val="24"/>
            <w:szCs w:val="24"/>
            <w:rtl/>
          </w:rPr>
          <w:t>‌</w:t>
        </w:r>
      </w:ins>
      <w:del w:id="10851" w:author="Mehrnazi Boojari" w:date="2019-01-13T03:44:00Z">
        <w:r w:rsidRPr="00E91C41" w:rsidDel="00506A1A">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نامه</w:t>
      </w:r>
      <w:del w:id="10852" w:author="Mehrnazi Boojari" w:date="2019-01-07T10:43:00Z">
        <w:r w:rsidRPr="00E91C41" w:rsidDel="006A1F1D">
          <w:rPr>
            <w:rFonts w:ascii="Calibri" w:eastAsia="Calibri" w:hAnsi="Calibri" w:cs="B Lotus" w:hint="cs"/>
            <w:sz w:val="24"/>
            <w:szCs w:val="24"/>
            <w:rtl/>
          </w:rPr>
          <w:delText xml:space="preserve"> هایی </w:delText>
        </w:r>
      </w:del>
      <w:ins w:id="10853" w:author="Mehrnazi Boojari" w:date="2019-01-07T10:43:00Z">
        <w:r w:rsidR="006A1F1D">
          <w:rPr>
            <w:rFonts w:ascii="Calibri" w:eastAsia="Calibri" w:hAnsi="Calibri" w:cs="B Lotus" w:hint="cs"/>
            <w:sz w:val="24"/>
            <w:szCs w:val="24"/>
            <w:rtl/>
          </w:rPr>
          <w:t xml:space="preserve">‌هایی </w:t>
        </w:r>
      </w:ins>
      <w:del w:id="10854" w:author="Mehrnazi Boojari" w:date="2019-01-13T03:45:00Z">
        <w:r w:rsidRPr="00E91C41" w:rsidDel="00506A1A">
          <w:rPr>
            <w:rFonts w:ascii="Calibri" w:eastAsia="Calibri" w:hAnsi="Calibri" w:cs="B Lotus" w:hint="cs"/>
            <w:sz w:val="24"/>
            <w:szCs w:val="24"/>
            <w:rtl/>
          </w:rPr>
          <w:delText xml:space="preserve">به </w:delText>
        </w:r>
      </w:del>
      <w:r w:rsidRPr="00E91C41">
        <w:rPr>
          <w:rFonts w:ascii="Calibri" w:eastAsia="Calibri" w:hAnsi="Calibri" w:cs="B Lotus" w:hint="cs"/>
          <w:sz w:val="24"/>
          <w:szCs w:val="24"/>
          <w:rtl/>
        </w:rPr>
        <w:t xml:space="preserve">تغییراتی در طراحی هادی </w:t>
      </w:r>
      <w:del w:id="10855" w:author="Mehrnazi Boojari" w:date="2019-01-13T03:45:00Z">
        <w:r w:rsidRPr="00E91C41" w:rsidDel="00506A1A">
          <w:rPr>
            <w:rFonts w:ascii="Calibri" w:eastAsia="Calibri" w:hAnsi="Calibri" w:cs="B Lotus" w:hint="cs"/>
            <w:sz w:val="24"/>
            <w:szCs w:val="24"/>
            <w:rtl/>
          </w:rPr>
          <w:delText xml:space="preserve">زده </w:delText>
        </w:r>
      </w:del>
      <w:ins w:id="10856" w:author="Mehrnazi Boojari" w:date="2019-01-13T03:45:00Z">
        <w:r w:rsidR="00506A1A">
          <w:rPr>
            <w:rFonts w:ascii="Calibri" w:eastAsia="Calibri" w:hAnsi="Calibri" w:cs="B Lotus" w:hint="cs"/>
            <w:sz w:val="24"/>
            <w:szCs w:val="24"/>
            <w:rtl/>
          </w:rPr>
          <w:t>انجام داد</w:t>
        </w:r>
        <w:r w:rsidR="00506A1A" w:rsidRPr="00E91C41">
          <w:rPr>
            <w:rFonts w:ascii="Calibri" w:eastAsia="Calibri" w:hAnsi="Calibri" w:cs="B Lotus" w:hint="cs"/>
            <w:sz w:val="24"/>
            <w:szCs w:val="24"/>
            <w:rtl/>
          </w:rPr>
          <w:t xml:space="preserve"> </w:t>
        </w:r>
      </w:ins>
      <w:r w:rsidRPr="00E91C41">
        <w:rPr>
          <w:rFonts w:ascii="Calibri" w:eastAsia="Calibri" w:hAnsi="Calibri" w:cs="B Lotus" w:hint="cs"/>
          <w:sz w:val="24"/>
          <w:szCs w:val="24"/>
          <w:rtl/>
        </w:rPr>
        <w:t>و زمین بیشتری در اختیار ساکنان روستایی برای ساخت مساکن با وسعت و دارای فضای معیشتی قرار داد</w:t>
      </w:r>
      <w:del w:id="10857" w:author="Mehrnazi Boojari" w:date="2019-01-07T10:10:00Z">
        <w:r w:rsidRPr="00E91C41" w:rsidDel="00A31D6F">
          <w:rPr>
            <w:rFonts w:ascii="Calibri" w:eastAsia="Calibri" w:hAnsi="Calibri" w:cs="B Lotus" w:hint="cs"/>
            <w:sz w:val="24"/>
            <w:szCs w:val="24"/>
            <w:rtl/>
          </w:rPr>
          <w:delText xml:space="preserve"> .</w:delText>
        </w:r>
      </w:del>
      <w:ins w:id="10858" w:author="Mehrnazi Boojari" w:date="2019-01-07T10:10:00Z">
        <w:r w:rsidR="00A31D6F">
          <w:rPr>
            <w:rFonts w:ascii="Calibri" w:eastAsia="Calibri" w:hAnsi="Calibri" w:cs="B Lotus" w:hint="cs"/>
            <w:sz w:val="24"/>
            <w:szCs w:val="24"/>
            <w:rtl/>
          </w:rPr>
          <w:t>.</w:t>
        </w:r>
      </w:ins>
    </w:p>
    <w:p w14:paraId="0A2F4FAD" w14:textId="77777777" w:rsidR="00E91C41" w:rsidRPr="00E91C41" w:rsidRDefault="00506A1A" w:rsidP="00417494">
      <w:pPr>
        <w:pStyle w:val="Heading4"/>
        <w:rPr>
          <w:rtl/>
          <w:lang w:bidi="fa-IR"/>
        </w:rPr>
      </w:pPr>
      <w:bookmarkStart w:id="10859" w:name="_Toc529234244"/>
      <w:bookmarkStart w:id="10860" w:name="_Toc529234680"/>
      <w:bookmarkStart w:id="10861" w:name="_Toc530238671"/>
      <w:bookmarkStart w:id="10862" w:name="_Toc530239310"/>
      <w:bookmarkStart w:id="10863" w:name="_Toc533781246"/>
      <w:bookmarkStart w:id="10864" w:name="_Toc533782202"/>
      <w:ins w:id="10865" w:author="Mehrnazi Boojari" w:date="2019-01-13T03:45:00Z">
        <w:r>
          <w:rPr>
            <w:rFonts w:hint="cs"/>
            <w:rtl/>
            <w:lang w:bidi="fa-IR"/>
          </w:rPr>
          <w:t xml:space="preserve">  </w:t>
        </w:r>
      </w:ins>
      <w:r w:rsidR="00E91C41" w:rsidRPr="00E91C41">
        <w:rPr>
          <w:rFonts w:hint="cs"/>
          <w:rtl/>
          <w:lang w:bidi="fa-IR"/>
        </w:rPr>
        <w:t>نوسازی و مقاو</w:t>
      </w:r>
      <w:del w:id="10866" w:author="Mehrnazi Boojari" w:date="2019-01-09T22:33:00Z">
        <w:r w:rsidR="00E91C41" w:rsidRPr="00E91C41" w:rsidDel="00417494">
          <w:rPr>
            <w:rFonts w:hint="cs"/>
            <w:rtl/>
            <w:lang w:bidi="fa-IR"/>
          </w:rPr>
          <w:delText>م</w:delText>
        </w:r>
      </w:del>
      <w:ins w:id="10867" w:author="Mehrnazi Boojari" w:date="2019-01-09T22:33:00Z">
        <w:r w:rsidR="00417494">
          <w:rPr>
            <w:rFonts w:hint="cs"/>
            <w:rtl/>
            <w:lang w:bidi="fa-IR"/>
          </w:rPr>
          <w:t>م</w:t>
        </w:r>
      </w:ins>
      <w:del w:id="10868" w:author="Mehrnazi Boojari" w:date="2019-01-07T09:51:00Z">
        <w:r w:rsidR="00E91C41" w:rsidRPr="00E91C41" w:rsidDel="006F7CCF">
          <w:rPr>
            <w:rFonts w:hint="cs"/>
            <w:rtl/>
            <w:lang w:bidi="fa-IR"/>
          </w:rPr>
          <w:delText xml:space="preserve"> سازی </w:delText>
        </w:r>
      </w:del>
      <w:ins w:id="10869" w:author="Mehrnazi Boojari" w:date="2019-01-07T09:51:00Z">
        <w:r w:rsidR="006F7CCF">
          <w:rPr>
            <w:rFonts w:hint="cs"/>
            <w:rtl/>
            <w:lang w:bidi="fa-IR"/>
          </w:rPr>
          <w:t>‌</w:t>
        </w:r>
      </w:ins>
      <w:ins w:id="10870" w:author="Mehrnazi Boojari" w:date="2019-01-09T22:33:00Z">
        <w:r w:rsidR="00417494">
          <w:rPr>
            <w:rFonts w:hint="cs"/>
            <w:rtl/>
            <w:lang w:bidi="fa-IR"/>
          </w:rPr>
          <w:t>‌</w:t>
        </w:r>
      </w:ins>
      <w:ins w:id="10871" w:author="Mehrnazi Boojari" w:date="2019-01-07T09:51:00Z">
        <w:r w:rsidR="006F7CCF">
          <w:rPr>
            <w:rFonts w:hint="cs"/>
            <w:rtl/>
            <w:lang w:bidi="fa-IR"/>
          </w:rPr>
          <w:t xml:space="preserve">سازی </w:t>
        </w:r>
      </w:ins>
      <w:r w:rsidR="00E91C41" w:rsidRPr="00E91C41">
        <w:rPr>
          <w:rFonts w:hint="cs"/>
          <w:rtl/>
          <w:lang w:bidi="fa-IR"/>
        </w:rPr>
        <w:t xml:space="preserve">مساکن </w:t>
      </w:r>
      <w:del w:id="10872" w:author="Mehrnazi Boojari" w:date="2019-01-07T10:03:00Z">
        <w:r w:rsidR="00E91C41" w:rsidRPr="00E91C41" w:rsidDel="00A31D6F">
          <w:rPr>
            <w:rFonts w:hint="cs"/>
            <w:rtl/>
            <w:lang w:bidi="fa-IR"/>
          </w:rPr>
          <w:delText>روستائی</w:delText>
        </w:r>
      </w:del>
      <w:ins w:id="10873" w:author="Mehrnazi Boojari" w:date="2019-01-07T10:03:00Z">
        <w:r w:rsidR="00A31D6F">
          <w:rPr>
            <w:rFonts w:hint="cs"/>
            <w:rtl/>
            <w:lang w:bidi="fa-IR"/>
          </w:rPr>
          <w:t>روستایی</w:t>
        </w:r>
      </w:ins>
      <w:r w:rsidR="00E91C41" w:rsidRPr="00E91C41">
        <w:rPr>
          <w:rFonts w:hint="cs"/>
          <w:rtl/>
          <w:lang w:bidi="fa-IR"/>
        </w:rPr>
        <w:t xml:space="preserve"> و وام</w:t>
      </w:r>
      <w:del w:id="10874" w:author="Mehrnazi Boojari" w:date="2019-01-07T09:46:00Z">
        <w:r w:rsidR="00E91C41" w:rsidRPr="00E91C41" w:rsidDel="006F7CCF">
          <w:rPr>
            <w:rFonts w:hint="cs"/>
            <w:rtl/>
            <w:lang w:bidi="fa-IR"/>
          </w:rPr>
          <w:delText xml:space="preserve"> های </w:delText>
        </w:r>
      </w:del>
      <w:ins w:id="10875" w:author="Mehrnazi Boojari" w:date="2019-01-07T09:46:00Z">
        <w:r w:rsidR="006F7CCF">
          <w:rPr>
            <w:rFonts w:hint="cs"/>
            <w:rtl/>
            <w:lang w:bidi="fa-IR"/>
          </w:rPr>
          <w:t xml:space="preserve">‌های </w:t>
        </w:r>
      </w:ins>
      <w:r w:rsidR="00E91C41" w:rsidRPr="00E91C41">
        <w:rPr>
          <w:rFonts w:hint="cs"/>
          <w:rtl/>
          <w:lang w:bidi="fa-IR"/>
        </w:rPr>
        <w:t>مسکن</w:t>
      </w:r>
      <w:bookmarkEnd w:id="10859"/>
      <w:bookmarkEnd w:id="10860"/>
      <w:bookmarkEnd w:id="10861"/>
      <w:bookmarkEnd w:id="10862"/>
      <w:bookmarkEnd w:id="10863"/>
      <w:bookmarkEnd w:id="10864"/>
    </w:p>
    <w:p w14:paraId="541045B0" w14:textId="77777777" w:rsidR="00E91C41" w:rsidRPr="00F22558" w:rsidRDefault="00E91C41" w:rsidP="00506A1A">
      <w:pPr>
        <w:bidi/>
        <w:ind w:firstLine="288"/>
        <w:jc w:val="both"/>
        <w:rPr>
          <w:rFonts w:ascii="B Lotus" w:eastAsia="Calibri" w:hAnsi="B Lotus" w:cs="B Lotus"/>
          <w:sz w:val="24"/>
          <w:szCs w:val="24"/>
          <w:rtl/>
          <w:lang w:bidi="fa-IR"/>
        </w:rPr>
      </w:pPr>
      <w:r w:rsidRPr="00E91C41">
        <w:rPr>
          <w:rFonts w:ascii="Calibri" w:eastAsia="Calibri" w:hAnsi="Calibri" w:cs="B Lotus" w:hint="cs"/>
          <w:sz w:val="24"/>
          <w:szCs w:val="24"/>
          <w:rtl/>
          <w:lang w:bidi="fa-IR"/>
        </w:rPr>
        <w:t xml:space="preserve">با </w:t>
      </w:r>
      <w:r w:rsidRPr="00F22558">
        <w:rPr>
          <w:rFonts w:ascii="B Lotus" w:eastAsia="Calibri" w:hAnsi="B Lotus" w:cs="B Lotus" w:hint="cs"/>
          <w:sz w:val="24"/>
          <w:szCs w:val="24"/>
          <w:rtl/>
          <w:lang w:bidi="fa-IR"/>
        </w:rPr>
        <w:t>دقت در برنامه</w:t>
      </w:r>
      <w:del w:id="10876" w:author="Mehrnazi Boojari" w:date="2019-01-07T09:45:00Z">
        <w:r w:rsidRPr="00F22558" w:rsidDel="006F7CCF">
          <w:rPr>
            <w:rFonts w:ascii="B Lotus" w:eastAsia="Calibri" w:hAnsi="B Lotus" w:cs="B Lotus" w:hint="cs"/>
            <w:sz w:val="24"/>
            <w:szCs w:val="24"/>
            <w:rtl/>
            <w:lang w:bidi="fa-IR"/>
          </w:rPr>
          <w:delText xml:space="preserve"> ها </w:delText>
        </w:r>
      </w:del>
      <w:ins w:id="10877" w:author="Mehrnazi Boojari" w:date="2019-01-07T09:45:00Z">
        <w:r w:rsidR="006F7CCF">
          <w:rPr>
            <w:rFonts w:ascii="B Lotus" w:eastAsia="Calibri" w:hAnsi="B Lotus" w:cs="B Lotus" w:hint="cs"/>
            <w:sz w:val="24"/>
            <w:szCs w:val="24"/>
            <w:rtl/>
            <w:lang w:bidi="fa-IR"/>
          </w:rPr>
          <w:t xml:space="preserve">‌ها </w:t>
        </w:r>
      </w:ins>
      <w:r w:rsidRPr="00F22558">
        <w:rPr>
          <w:rFonts w:ascii="B Lotus" w:eastAsia="Calibri" w:hAnsi="B Lotus" w:cs="B Lotus" w:hint="cs"/>
          <w:sz w:val="24"/>
          <w:szCs w:val="24"/>
          <w:rtl/>
          <w:lang w:bidi="fa-IR"/>
        </w:rPr>
        <w:t>و طرح</w:t>
      </w:r>
      <w:del w:id="10878" w:author="Mehrnazi Boojari" w:date="2019-01-07T09:46:00Z">
        <w:r w:rsidRPr="00F22558" w:rsidDel="006F7CCF">
          <w:rPr>
            <w:rFonts w:ascii="B Lotus" w:eastAsia="Calibri" w:hAnsi="B Lotus" w:cs="B Lotus" w:hint="cs"/>
            <w:sz w:val="24"/>
            <w:szCs w:val="24"/>
            <w:rtl/>
            <w:lang w:bidi="fa-IR"/>
          </w:rPr>
          <w:delText xml:space="preserve"> های </w:delText>
        </w:r>
      </w:del>
      <w:ins w:id="10879" w:author="Mehrnazi Boojari" w:date="2019-01-07T09:46:00Z">
        <w:r w:rsidR="006F7CCF">
          <w:rPr>
            <w:rFonts w:ascii="B Lotus" w:eastAsia="Calibri" w:hAnsi="B Lotus" w:cs="B Lotus" w:hint="cs"/>
            <w:sz w:val="24"/>
            <w:szCs w:val="24"/>
            <w:rtl/>
            <w:lang w:bidi="fa-IR"/>
          </w:rPr>
          <w:t xml:space="preserve">‌های </w:t>
        </w:r>
      </w:ins>
      <w:r w:rsidRPr="00F22558">
        <w:rPr>
          <w:rFonts w:ascii="B Lotus" w:eastAsia="Calibri" w:hAnsi="B Lotus" w:cs="B Lotus" w:hint="cs"/>
          <w:sz w:val="24"/>
          <w:szCs w:val="24"/>
          <w:rtl/>
          <w:lang w:bidi="fa-IR"/>
        </w:rPr>
        <w:t>بالادستی</w:t>
      </w:r>
      <w:del w:id="10880" w:author="Mehrnazi Boojari" w:date="2019-01-07T10:03:00Z">
        <w:r w:rsidRPr="00F22558" w:rsidDel="00A31D6F">
          <w:rPr>
            <w:rFonts w:ascii="B Lotus" w:eastAsia="Calibri" w:hAnsi="B Lotus" w:cs="B Lotus" w:hint="cs"/>
            <w:sz w:val="24"/>
            <w:szCs w:val="24"/>
            <w:rtl/>
            <w:lang w:bidi="fa-IR"/>
          </w:rPr>
          <w:delText xml:space="preserve"> بی </w:delText>
        </w:r>
      </w:del>
      <w:ins w:id="10881" w:author="Mehrnazi Boojari" w:date="2019-01-07T10:03:00Z">
        <w:r w:rsidR="00A31D6F">
          <w:rPr>
            <w:rFonts w:ascii="B Lotus" w:eastAsia="Calibri" w:hAnsi="B Lotus" w:cs="B Lotus" w:hint="cs"/>
            <w:sz w:val="24"/>
            <w:szCs w:val="24"/>
            <w:rtl/>
            <w:lang w:bidi="fa-IR"/>
          </w:rPr>
          <w:t xml:space="preserve"> بی‌</w:t>
        </w:r>
      </w:ins>
      <w:r w:rsidRPr="00F22558">
        <w:rPr>
          <w:rFonts w:ascii="B Lotus" w:eastAsia="Calibri" w:hAnsi="B Lotus" w:cs="B Lotus" w:hint="cs"/>
          <w:sz w:val="24"/>
          <w:szCs w:val="24"/>
          <w:rtl/>
          <w:lang w:bidi="fa-IR"/>
        </w:rPr>
        <w:t>شک محوری</w:t>
      </w:r>
      <w:del w:id="10882" w:author="Mehrnazi Boojari" w:date="2019-01-07T10:55:00Z">
        <w:r w:rsidRPr="00F22558" w:rsidDel="006A1F1D">
          <w:rPr>
            <w:rFonts w:ascii="B Lotus" w:eastAsia="Calibri" w:hAnsi="B Lotus" w:cs="B Lotus" w:hint="cs"/>
            <w:sz w:val="24"/>
            <w:szCs w:val="24"/>
            <w:rtl/>
            <w:lang w:bidi="fa-IR"/>
          </w:rPr>
          <w:delText xml:space="preserve"> ترین </w:delText>
        </w:r>
      </w:del>
      <w:ins w:id="10883" w:author="Mehrnazi Boojari" w:date="2019-01-07T10:55:00Z">
        <w:r w:rsidR="006A1F1D">
          <w:rPr>
            <w:rFonts w:ascii="B Lotus" w:eastAsia="Calibri" w:hAnsi="B Lotus" w:cs="B Lotus" w:hint="cs"/>
            <w:sz w:val="24"/>
            <w:szCs w:val="24"/>
            <w:rtl/>
            <w:lang w:bidi="fa-IR"/>
          </w:rPr>
          <w:t xml:space="preserve">‌ترین </w:t>
        </w:r>
      </w:ins>
      <w:r w:rsidRPr="00F22558">
        <w:rPr>
          <w:rFonts w:ascii="B Lotus" w:eastAsia="Calibri" w:hAnsi="B Lotus" w:cs="B Lotus" w:hint="cs"/>
          <w:sz w:val="24"/>
          <w:szCs w:val="24"/>
          <w:rtl/>
          <w:lang w:bidi="fa-IR"/>
        </w:rPr>
        <w:t xml:space="preserve">مسئله در بحث مساکن </w:t>
      </w:r>
      <w:del w:id="10884" w:author="Mehrnazi Boojari" w:date="2019-01-07T10:03:00Z">
        <w:r w:rsidRPr="00F22558" w:rsidDel="00A31D6F">
          <w:rPr>
            <w:rFonts w:ascii="B Lotus" w:eastAsia="Calibri" w:hAnsi="B Lotus" w:cs="B Lotus" w:hint="cs"/>
            <w:sz w:val="24"/>
            <w:szCs w:val="24"/>
            <w:rtl/>
            <w:lang w:bidi="fa-IR"/>
          </w:rPr>
          <w:delText>روستائی</w:delText>
        </w:r>
      </w:del>
      <w:ins w:id="10885" w:author="Mehrnazi Boojari" w:date="2019-01-07T10:03:00Z">
        <w:r w:rsidR="00A31D6F">
          <w:rPr>
            <w:rFonts w:ascii="B Lotus" w:eastAsia="Calibri" w:hAnsi="B Lotus" w:cs="B Lotus" w:hint="cs"/>
            <w:sz w:val="24"/>
            <w:szCs w:val="24"/>
            <w:rtl/>
            <w:lang w:bidi="fa-IR"/>
          </w:rPr>
          <w:t>روستایی</w:t>
        </w:r>
      </w:ins>
      <w:del w:id="10886" w:author="Mehrnazi Boojari" w:date="2019-01-07T09:47:00Z">
        <w:r w:rsidRPr="00F22558" w:rsidDel="006F7CCF">
          <w:rPr>
            <w:rFonts w:ascii="B Lotus" w:eastAsia="Calibri" w:hAnsi="B Lotus" w:cs="B Lotus" w:hint="cs"/>
            <w:sz w:val="24"/>
            <w:szCs w:val="24"/>
            <w:rtl/>
            <w:lang w:bidi="fa-IR"/>
          </w:rPr>
          <w:delText xml:space="preserve"> ،</w:delText>
        </w:r>
      </w:del>
      <w:ins w:id="10887" w:author="Mehrnazi Boojari" w:date="2019-01-13T03:45:00Z">
        <w:r w:rsidR="00506A1A">
          <w:rPr>
            <w:rFonts w:ascii="B Lotus" w:eastAsia="Calibri" w:hAnsi="B Lotus" w:cs="B Nazanin" w:hint="cs"/>
            <w:sz w:val="24"/>
            <w:szCs w:val="24"/>
            <w:rtl/>
            <w:lang w:bidi="fa-IR"/>
          </w:rPr>
          <w:t>‌</w:t>
        </w:r>
      </w:ins>
      <w:r w:rsidRPr="00F22558">
        <w:rPr>
          <w:rFonts w:ascii="B Lotus" w:eastAsia="Calibri" w:hAnsi="B Lotus" w:cs="B Lotus" w:hint="cs"/>
          <w:sz w:val="24"/>
          <w:szCs w:val="24"/>
          <w:rtl/>
          <w:lang w:bidi="fa-IR"/>
        </w:rPr>
        <w:t xml:space="preserve"> نوسازی و مقاوم</w:t>
      </w:r>
      <w:del w:id="10888" w:author="Mehrnazi Boojari" w:date="2019-01-07T09:51:00Z">
        <w:r w:rsidRPr="00F22558" w:rsidDel="006F7CCF">
          <w:rPr>
            <w:rFonts w:ascii="B Lotus" w:eastAsia="Calibri" w:hAnsi="B Lotus" w:cs="B Lotus" w:hint="cs"/>
            <w:sz w:val="24"/>
            <w:szCs w:val="24"/>
            <w:rtl/>
            <w:lang w:bidi="fa-IR"/>
          </w:rPr>
          <w:delText xml:space="preserve"> سازی </w:delText>
        </w:r>
      </w:del>
      <w:ins w:id="10889" w:author="Mehrnazi Boojari" w:date="2019-01-07T09:51:00Z">
        <w:r w:rsidR="006F7CCF">
          <w:rPr>
            <w:rFonts w:ascii="B Lotus" w:eastAsia="Calibri" w:hAnsi="B Lotus" w:cs="B Lotus" w:hint="cs"/>
            <w:sz w:val="24"/>
            <w:szCs w:val="24"/>
            <w:rtl/>
            <w:lang w:bidi="fa-IR"/>
          </w:rPr>
          <w:t xml:space="preserve">‌سازی </w:t>
        </w:r>
      </w:ins>
      <w:r w:rsidRPr="00F22558">
        <w:rPr>
          <w:rFonts w:ascii="B Lotus" w:eastAsia="Calibri" w:hAnsi="B Lotus" w:cs="B Lotus" w:hint="cs"/>
          <w:sz w:val="24"/>
          <w:szCs w:val="24"/>
          <w:rtl/>
          <w:lang w:bidi="fa-IR"/>
        </w:rPr>
        <w:t xml:space="preserve">مساکن </w:t>
      </w:r>
      <w:del w:id="10890" w:author="Mehrnazi Boojari" w:date="2019-01-07T10:03:00Z">
        <w:r w:rsidRPr="00F22558" w:rsidDel="00A31D6F">
          <w:rPr>
            <w:rFonts w:ascii="B Lotus" w:eastAsia="Calibri" w:hAnsi="B Lotus" w:cs="B Lotus" w:hint="cs"/>
            <w:sz w:val="24"/>
            <w:szCs w:val="24"/>
            <w:rtl/>
            <w:lang w:bidi="fa-IR"/>
          </w:rPr>
          <w:delText>روستائی</w:delText>
        </w:r>
      </w:del>
      <w:ins w:id="10891" w:author="Mehrnazi Boojari" w:date="2019-01-07T10:03:00Z">
        <w:r w:rsidR="00A31D6F">
          <w:rPr>
            <w:rFonts w:ascii="B Lotus" w:eastAsia="Calibri" w:hAnsi="B Lotus" w:cs="B Lotus" w:hint="cs"/>
            <w:sz w:val="24"/>
            <w:szCs w:val="24"/>
            <w:rtl/>
            <w:lang w:bidi="fa-IR"/>
          </w:rPr>
          <w:t>روستایی</w:t>
        </w:r>
      </w:ins>
      <w:r w:rsidRPr="00F22558">
        <w:rPr>
          <w:rFonts w:ascii="B Lotus" w:eastAsia="Calibri" w:hAnsi="B Lotus" w:cs="B Lotus" w:hint="cs"/>
          <w:sz w:val="24"/>
          <w:szCs w:val="24"/>
          <w:rtl/>
          <w:lang w:bidi="fa-IR"/>
        </w:rPr>
        <w:t xml:space="preserve"> بوده است</w:t>
      </w:r>
      <w:ins w:id="10892" w:author="Mehrnazi Boojari" w:date="2019-01-13T03:45:00Z">
        <w:r w:rsidR="00506A1A">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این موضوع به قدری اهمیت داشته است که طرح</w:t>
      </w:r>
      <w:del w:id="10893" w:author="Mehrnazi Boojari" w:date="2019-01-07T09:46:00Z">
        <w:r w:rsidRPr="00F22558" w:rsidDel="006F7CCF">
          <w:rPr>
            <w:rFonts w:ascii="B Lotus" w:eastAsia="Calibri" w:hAnsi="B Lotus" w:cs="B Lotus" w:hint="cs"/>
            <w:sz w:val="24"/>
            <w:szCs w:val="24"/>
            <w:rtl/>
            <w:lang w:bidi="fa-IR"/>
          </w:rPr>
          <w:delText xml:space="preserve"> های </w:delText>
        </w:r>
      </w:del>
      <w:ins w:id="10894" w:author="Mehrnazi Boojari" w:date="2019-01-07T09:46:00Z">
        <w:r w:rsidR="006F7CCF">
          <w:rPr>
            <w:rFonts w:ascii="B Lotus" w:eastAsia="Calibri" w:hAnsi="B Lotus" w:cs="B Lotus" w:hint="cs"/>
            <w:sz w:val="24"/>
            <w:szCs w:val="24"/>
            <w:rtl/>
            <w:lang w:bidi="fa-IR"/>
          </w:rPr>
          <w:t xml:space="preserve">‌های </w:t>
        </w:r>
      </w:ins>
      <w:r w:rsidRPr="00F22558">
        <w:rPr>
          <w:rFonts w:ascii="B Lotus" w:eastAsia="Calibri" w:hAnsi="B Lotus" w:cs="B Lotus" w:hint="cs"/>
          <w:sz w:val="24"/>
          <w:szCs w:val="24"/>
          <w:rtl/>
          <w:lang w:bidi="fa-IR"/>
        </w:rPr>
        <w:t>ویژه نوسازی و</w:t>
      </w:r>
      <w:ins w:id="10895" w:author="Mehrnazi Boojari" w:date="2019-01-13T03:45:00Z">
        <w:r w:rsidR="00506A1A">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بهسازی با این هدف تهیه و شکل گرفته است</w:t>
      </w:r>
      <w:del w:id="10896" w:author="Mehrnazi Boojari" w:date="2019-01-07T09:53:00Z">
        <w:r w:rsidRPr="00F22558" w:rsidDel="006F7CCF">
          <w:rPr>
            <w:rFonts w:ascii="B Lotus" w:eastAsia="Calibri" w:hAnsi="B Lotus" w:cs="B Lotus" w:hint="cs"/>
            <w:sz w:val="24"/>
            <w:szCs w:val="24"/>
            <w:rtl/>
            <w:lang w:bidi="fa-IR"/>
          </w:rPr>
          <w:delText xml:space="preserve"> . </w:delText>
        </w:r>
      </w:del>
      <w:ins w:id="10897" w:author="Mehrnazi Boojari" w:date="2019-01-07T09:53:00Z">
        <w:r w:rsidR="006F7CCF">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موضوع مقاوم</w:t>
      </w:r>
      <w:del w:id="10898" w:author="Mehrnazi Boojari" w:date="2019-01-07T09:51:00Z">
        <w:r w:rsidRPr="00F22558" w:rsidDel="006F7CCF">
          <w:rPr>
            <w:rFonts w:ascii="B Lotus" w:eastAsia="Calibri" w:hAnsi="B Lotus" w:cs="B Lotus" w:hint="cs"/>
            <w:sz w:val="24"/>
            <w:szCs w:val="24"/>
            <w:rtl/>
            <w:lang w:bidi="fa-IR"/>
          </w:rPr>
          <w:delText xml:space="preserve"> سازی </w:delText>
        </w:r>
      </w:del>
      <w:ins w:id="10899" w:author="Mehrnazi Boojari" w:date="2019-01-07T09:51:00Z">
        <w:r w:rsidR="006F7CCF">
          <w:rPr>
            <w:rFonts w:ascii="B Lotus" w:eastAsia="Calibri" w:hAnsi="B Lotus" w:cs="B Lotus" w:hint="cs"/>
            <w:sz w:val="24"/>
            <w:szCs w:val="24"/>
            <w:rtl/>
            <w:lang w:bidi="fa-IR"/>
          </w:rPr>
          <w:t xml:space="preserve">‌سازی </w:t>
        </w:r>
      </w:ins>
      <w:r w:rsidRPr="00F22558">
        <w:rPr>
          <w:rFonts w:ascii="B Lotus" w:eastAsia="Calibri" w:hAnsi="B Lotus" w:cs="B Lotus" w:hint="cs"/>
          <w:sz w:val="24"/>
          <w:szCs w:val="24"/>
          <w:rtl/>
          <w:lang w:bidi="fa-IR"/>
        </w:rPr>
        <w:t xml:space="preserve">از </w:t>
      </w:r>
      <w:del w:id="10900" w:author="Mehrnazi Boojari" w:date="2019-01-13T03:46:00Z">
        <w:r w:rsidRPr="00F22558" w:rsidDel="00506A1A">
          <w:rPr>
            <w:rFonts w:ascii="B Lotus" w:eastAsia="Calibri" w:hAnsi="B Lotus" w:cs="B Lotus" w:hint="cs"/>
            <w:sz w:val="24"/>
            <w:szCs w:val="24"/>
            <w:rtl/>
            <w:lang w:bidi="fa-IR"/>
          </w:rPr>
          <w:delText xml:space="preserve">اوایط </w:delText>
        </w:r>
      </w:del>
      <w:ins w:id="10901" w:author="Mehrnazi Boojari" w:date="2019-01-13T03:46:00Z">
        <w:r w:rsidR="00506A1A" w:rsidRPr="00F22558">
          <w:rPr>
            <w:rFonts w:ascii="B Lotus" w:eastAsia="Calibri" w:hAnsi="B Lotus" w:cs="B Lotus" w:hint="cs"/>
            <w:sz w:val="24"/>
            <w:szCs w:val="24"/>
            <w:rtl/>
            <w:lang w:bidi="fa-IR"/>
          </w:rPr>
          <w:t>اوا</w:t>
        </w:r>
        <w:r w:rsidR="00506A1A">
          <w:rPr>
            <w:rFonts w:ascii="B Lotus" w:eastAsia="Calibri" w:hAnsi="B Lotus" w:cs="B Lotus" w:hint="cs"/>
            <w:sz w:val="24"/>
            <w:szCs w:val="24"/>
            <w:rtl/>
            <w:lang w:bidi="fa-IR"/>
          </w:rPr>
          <w:t>س</w:t>
        </w:r>
        <w:r w:rsidR="00506A1A" w:rsidRPr="00F22558">
          <w:rPr>
            <w:rFonts w:ascii="B Lotus" w:eastAsia="Calibri" w:hAnsi="B Lotus" w:cs="B Lotus" w:hint="cs"/>
            <w:sz w:val="24"/>
            <w:szCs w:val="24"/>
            <w:rtl/>
            <w:lang w:bidi="fa-IR"/>
          </w:rPr>
          <w:t xml:space="preserve">ط </w:t>
        </w:r>
      </w:ins>
      <w:r w:rsidRPr="00F22558">
        <w:rPr>
          <w:rFonts w:ascii="B Lotus" w:eastAsia="Calibri" w:hAnsi="B Lotus" w:cs="B Lotus" w:hint="cs"/>
          <w:sz w:val="24"/>
          <w:szCs w:val="24"/>
          <w:rtl/>
          <w:lang w:bidi="fa-IR"/>
        </w:rPr>
        <w:t>دهه هفتاد در دستور</w:t>
      </w:r>
      <w:del w:id="10902" w:author="Mehrnazi Boojari" w:date="2019-01-08T23:50:00Z">
        <w:r w:rsidRPr="00F22558" w:rsidDel="00EE38C5">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 xml:space="preserve">کار دستگاه متولی (بنیاد مسکن) قرار گرفته و اوج شدت آن </w:t>
      </w:r>
      <w:del w:id="10903" w:author="Mehrnazi Boojari" w:date="2019-01-13T03:46:00Z">
        <w:r w:rsidRPr="00F22558" w:rsidDel="00506A1A">
          <w:rPr>
            <w:rFonts w:ascii="B Lotus" w:eastAsia="Calibri" w:hAnsi="B Lotus" w:cs="B Lotus" w:hint="cs"/>
            <w:sz w:val="24"/>
            <w:szCs w:val="24"/>
            <w:rtl/>
            <w:lang w:bidi="fa-IR"/>
          </w:rPr>
          <w:delText xml:space="preserve">از </w:delText>
        </w:r>
      </w:del>
      <w:r w:rsidRPr="00F22558">
        <w:rPr>
          <w:rFonts w:ascii="B Lotus" w:eastAsia="Calibri" w:hAnsi="B Lotus" w:cs="B Lotus" w:hint="cs"/>
          <w:sz w:val="24"/>
          <w:szCs w:val="24"/>
          <w:rtl/>
          <w:lang w:bidi="fa-IR"/>
        </w:rPr>
        <w:t>بعد از سال</w:t>
      </w:r>
      <w:del w:id="10904" w:author="Mehrnazi Boojari" w:date="2019-01-07T09:46:00Z">
        <w:r w:rsidRPr="00F22558" w:rsidDel="006F7CCF">
          <w:rPr>
            <w:rFonts w:ascii="B Lotus" w:eastAsia="Calibri" w:hAnsi="B Lotus" w:cs="B Lotus" w:hint="cs"/>
            <w:sz w:val="24"/>
            <w:szCs w:val="24"/>
            <w:rtl/>
            <w:lang w:bidi="fa-IR"/>
          </w:rPr>
          <w:delText xml:space="preserve"> های </w:delText>
        </w:r>
      </w:del>
      <w:ins w:id="10905" w:author="Mehrnazi Boojari" w:date="2019-01-07T09:46:00Z">
        <w:r w:rsidR="006F7CCF">
          <w:rPr>
            <w:rFonts w:ascii="B Lotus" w:eastAsia="Calibri" w:hAnsi="B Lotus" w:cs="B Lotus" w:hint="cs"/>
            <w:sz w:val="24"/>
            <w:szCs w:val="24"/>
            <w:rtl/>
            <w:lang w:bidi="fa-IR"/>
          </w:rPr>
          <w:t>‌</w:t>
        </w:r>
      </w:ins>
      <w:ins w:id="10906" w:author="Mehrnazi Boojari" w:date="2019-01-13T03:46:00Z">
        <w:r w:rsidR="00506A1A">
          <w:rPr>
            <w:rFonts w:ascii="B Lotus" w:eastAsia="Calibri" w:hAnsi="B Lotus" w:cs="B Nazanin" w:hint="cs"/>
            <w:sz w:val="24"/>
            <w:szCs w:val="24"/>
            <w:rtl/>
            <w:lang w:bidi="fa-IR"/>
          </w:rPr>
          <w:t>‌</w:t>
        </w:r>
      </w:ins>
      <w:ins w:id="10907" w:author="Mehrnazi Boojari" w:date="2019-01-07T09:46:00Z">
        <w:r w:rsidR="006F7CCF">
          <w:rPr>
            <w:rFonts w:ascii="B Lotus" w:eastAsia="Calibri" w:hAnsi="B Lotus" w:cs="B Lotus" w:hint="cs"/>
            <w:sz w:val="24"/>
            <w:szCs w:val="24"/>
            <w:rtl/>
            <w:lang w:bidi="fa-IR"/>
          </w:rPr>
          <w:t xml:space="preserve">های </w:t>
        </w:r>
      </w:ins>
      <w:r w:rsidRPr="00F22558">
        <w:rPr>
          <w:rFonts w:ascii="B Lotus" w:eastAsia="Calibri" w:hAnsi="B Lotus" w:cs="B Lotus" w:hint="cs"/>
          <w:sz w:val="24"/>
          <w:szCs w:val="24"/>
          <w:rtl/>
          <w:lang w:bidi="fa-IR"/>
        </w:rPr>
        <w:t xml:space="preserve">1384 بوده است که بازسازی و نوسازی سالانه 200000 </w:t>
      </w:r>
      <w:del w:id="10908" w:author="Mehrnazi Boojari" w:date="2019-01-08T23:55:00Z">
        <w:r w:rsidRPr="00F22558" w:rsidDel="00756134">
          <w:rPr>
            <w:rFonts w:ascii="B Lotus" w:eastAsia="Calibri" w:hAnsi="B Lotus" w:cs="B Lotus" w:hint="cs"/>
            <w:sz w:val="24"/>
            <w:szCs w:val="24"/>
            <w:rtl/>
            <w:lang w:bidi="fa-IR"/>
          </w:rPr>
          <w:delText xml:space="preserve">ئاحد </w:delText>
        </w:r>
      </w:del>
      <w:ins w:id="10909" w:author="Mehrnazi Boojari" w:date="2019-01-08T23:55:00Z">
        <w:r w:rsidR="00756134">
          <w:rPr>
            <w:rFonts w:ascii="B Lotus" w:eastAsia="Calibri" w:hAnsi="B Lotus" w:cs="B Lotus" w:hint="cs"/>
            <w:sz w:val="24"/>
            <w:szCs w:val="24"/>
            <w:rtl/>
            <w:lang w:bidi="fa-IR"/>
          </w:rPr>
          <w:t>و</w:t>
        </w:r>
        <w:r w:rsidR="00756134" w:rsidRPr="00F22558">
          <w:rPr>
            <w:rFonts w:ascii="B Lotus" w:eastAsia="Calibri" w:hAnsi="B Lotus" w:cs="B Lotus" w:hint="cs"/>
            <w:sz w:val="24"/>
            <w:szCs w:val="24"/>
            <w:rtl/>
            <w:lang w:bidi="fa-IR"/>
          </w:rPr>
          <w:t xml:space="preserve">احد </w:t>
        </w:r>
      </w:ins>
      <w:r w:rsidRPr="00F22558">
        <w:rPr>
          <w:rFonts w:ascii="B Lotus" w:eastAsia="Calibri" w:hAnsi="B Lotus" w:cs="B Lotus" w:hint="cs"/>
          <w:sz w:val="24"/>
          <w:szCs w:val="24"/>
          <w:rtl/>
          <w:lang w:bidi="fa-IR"/>
        </w:rPr>
        <w:t>مورد نظر طرح</w:t>
      </w:r>
      <w:del w:id="10910" w:author="Mehrnazi Boojari" w:date="2019-01-07T09:45:00Z">
        <w:r w:rsidRPr="00F22558" w:rsidDel="006F7CCF">
          <w:rPr>
            <w:rFonts w:ascii="B Lotus" w:eastAsia="Calibri" w:hAnsi="B Lotus" w:cs="B Lotus" w:hint="cs"/>
            <w:sz w:val="24"/>
            <w:szCs w:val="24"/>
            <w:rtl/>
            <w:lang w:bidi="fa-IR"/>
          </w:rPr>
          <w:delText xml:space="preserve"> ها </w:delText>
        </w:r>
      </w:del>
      <w:ins w:id="10911" w:author="Mehrnazi Boojari" w:date="2019-01-07T09:45:00Z">
        <w:r w:rsidR="006F7CCF">
          <w:rPr>
            <w:rFonts w:ascii="B Lotus" w:eastAsia="Calibri" w:hAnsi="B Lotus" w:cs="B Lotus" w:hint="cs"/>
            <w:sz w:val="24"/>
            <w:szCs w:val="24"/>
            <w:rtl/>
            <w:lang w:bidi="fa-IR"/>
          </w:rPr>
          <w:t xml:space="preserve">‌ها </w:t>
        </w:r>
      </w:ins>
      <w:r w:rsidRPr="00F22558">
        <w:rPr>
          <w:rFonts w:ascii="B Lotus" w:eastAsia="Calibri" w:hAnsi="B Lotus" w:cs="B Lotus" w:hint="cs"/>
          <w:sz w:val="24"/>
          <w:szCs w:val="24"/>
          <w:rtl/>
          <w:lang w:bidi="fa-IR"/>
        </w:rPr>
        <w:t>بوده است</w:t>
      </w:r>
      <w:ins w:id="10912" w:author="Mehrnazi Boojari" w:date="2019-01-13T03:46:00Z">
        <w:r w:rsidR="00506A1A">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این طرح</w:t>
      </w:r>
      <w:del w:id="10913" w:author="Mehrnazi Boojari" w:date="2019-01-07T09:45:00Z">
        <w:r w:rsidRPr="00F22558" w:rsidDel="006F7CCF">
          <w:rPr>
            <w:rFonts w:ascii="B Lotus" w:eastAsia="Calibri" w:hAnsi="B Lotus" w:cs="B Lotus" w:hint="cs"/>
            <w:sz w:val="24"/>
            <w:szCs w:val="24"/>
            <w:rtl/>
            <w:lang w:bidi="fa-IR"/>
          </w:rPr>
          <w:delText xml:space="preserve"> ها </w:delText>
        </w:r>
      </w:del>
      <w:ins w:id="10914" w:author="Mehrnazi Boojari" w:date="2019-01-07T09:45:00Z">
        <w:r w:rsidR="006F7CCF">
          <w:rPr>
            <w:rFonts w:ascii="B Lotus" w:eastAsia="Calibri" w:hAnsi="B Lotus" w:cs="B Lotus" w:hint="cs"/>
            <w:sz w:val="24"/>
            <w:szCs w:val="24"/>
            <w:rtl/>
            <w:lang w:bidi="fa-IR"/>
          </w:rPr>
          <w:t xml:space="preserve">‌ها </w:t>
        </w:r>
      </w:ins>
      <w:r w:rsidRPr="00F22558">
        <w:rPr>
          <w:rFonts w:ascii="B Lotus" w:eastAsia="Calibri" w:hAnsi="B Lotus" w:cs="B Lotus" w:hint="cs"/>
          <w:sz w:val="24"/>
          <w:szCs w:val="24"/>
          <w:rtl/>
          <w:lang w:bidi="fa-IR"/>
        </w:rPr>
        <w:t>از دهه 90 دچار چالش شده و حتی در سال</w:t>
      </w:r>
      <w:del w:id="10915" w:author="Mehrnazi Boojari" w:date="2019-01-07T09:46:00Z">
        <w:r w:rsidRPr="00F22558" w:rsidDel="006F7CCF">
          <w:rPr>
            <w:rFonts w:ascii="B Lotus" w:eastAsia="Calibri" w:hAnsi="B Lotus" w:cs="B Lotus" w:hint="cs"/>
            <w:sz w:val="24"/>
            <w:szCs w:val="24"/>
            <w:rtl/>
            <w:lang w:bidi="fa-IR"/>
          </w:rPr>
          <w:delText xml:space="preserve"> های </w:delText>
        </w:r>
      </w:del>
      <w:ins w:id="10916" w:author="Mehrnazi Boojari" w:date="2019-01-07T09:46:00Z">
        <w:r w:rsidR="006F7CCF">
          <w:rPr>
            <w:rFonts w:ascii="B Lotus" w:eastAsia="Calibri" w:hAnsi="B Lotus" w:cs="B Lotus" w:hint="cs"/>
            <w:sz w:val="24"/>
            <w:szCs w:val="24"/>
            <w:rtl/>
            <w:lang w:bidi="fa-IR"/>
          </w:rPr>
          <w:t xml:space="preserve">‌های </w:t>
        </w:r>
      </w:ins>
      <w:r w:rsidRPr="00F22558">
        <w:rPr>
          <w:rFonts w:ascii="B Lotus" w:eastAsia="Calibri" w:hAnsi="B Lotus" w:cs="B Lotus" w:hint="cs"/>
          <w:sz w:val="24"/>
          <w:szCs w:val="24"/>
          <w:rtl/>
          <w:lang w:bidi="fa-IR"/>
        </w:rPr>
        <w:t>1392 و 1394 بودجه</w:t>
      </w:r>
      <w:del w:id="10917" w:author="Mehrnazi Boojari" w:date="2019-01-07T10:41:00Z">
        <w:r w:rsidRPr="00F22558" w:rsidDel="006A1F1D">
          <w:rPr>
            <w:rFonts w:ascii="B Lotus" w:eastAsia="Calibri" w:hAnsi="B Lotus" w:cs="B Lotus" w:hint="cs"/>
            <w:sz w:val="24"/>
            <w:szCs w:val="24"/>
            <w:rtl/>
            <w:lang w:bidi="fa-IR"/>
          </w:rPr>
          <w:delText xml:space="preserve"> ای </w:delText>
        </w:r>
      </w:del>
      <w:ins w:id="10918" w:author="Mehrnazi Boojari" w:date="2019-01-07T10:41:00Z">
        <w:r w:rsidR="006A1F1D">
          <w:rPr>
            <w:rFonts w:ascii="B Lotus" w:eastAsia="Calibri" w:hAnsi="B Lotus" w:cs="B Lotus" w:hint="cs"/>
            <w:sz w:val="24"/>
            <w:szCs w:val="24"/>
            <w:rtl/>
            <w:lang w:bidi="fa-IR"/>
          </w:rPr>
          <w:t xml:space="preserve">‌ای </w:t>
        </w:r>
      </w:ins>
      <w:r w:rsidRPr="00F22558">
        <w:rPr>
          <w:rFonts w:ascii="B Lotus" w:eastAsia="Calibri" w:hAnsi="B Lotus" w:cs="B Lotus" w:hint="cs"/>
          <w:sz w:val="24"/>
          <w:szCs w:val="24"/>
          <w:rtl/>
          <w:lang w:bidi="fa-IR"/>
        </w:rPr>
        <w:t xml:space="preserve">برای این امر اختصاص پیدا </w:t>
      </w:r>
      <w:del w:id="10919" w:author="Mehrnazi Boojari" w:date="2019-01-13T03:46:00Z">
        <w:r w:rsidRPr="00F22558" w:rsidDel="00506A1A">
          <w:rPr>
            <w:rFonts w:ascii="B Lotus" w:eastAsia="Calibri" w:hAnsi="B Lotus" w:cs="B Lotus" w:hint="cs"/>
            <w:sz w:val="24"/>
            <w:szCs w:val="24"/>
            <w:rtl/>
            <w:lang w:bidi="fa-IR"/>
          </w:rPr>
          <w:delText xml:space="preserve">نشده </w:delText>
        </w:r>
      </w:del>
      <w:ins w:id="10920" w:author="Mehrnazi Boojari" w:date="2019-01-13T03:46:00Z">
        <w:r w:rsidR="00506A1A" w:rsidRPr="00F22558">
          <w:rPr>
            <w:rFonts w:ascii="B Lotus" w:eastAsia="Calibri" w:hAnsi="B Lotus" w:cs="B Lotus" w:hint="cs"/>
            <w:sz w:val="24"/>
            <w:szCs w:val="24"/>
            <w:rtl/>
            <w:lang w:bidi="fa-IR"/>
          </w:rPr>
          <w:t>ن</w:t>
        </w:r>
        <w:r w:rsidR="00506A1A">
          <w:rPr>
            <w:rFonts w:ascii="B Lotus" w:eastAsia="Calibri" w:hAnsi="B Lotus" w:cs="B Lotus" w:hint="cs"/>
            <w:sz w:val="24"/>
            <w:szCs w:val="24"/>
            <w:rtl/>
            <w:lang w:bidi="fa-IR"/>
          </w:rPr>
          <w:t>کر</w:t>
        </w:r>
        <w:r w:rsidR="00506A1A" w:rsidRPr="00F22558">
          <w:rPr>
            <w:rFonts w:ascii="B Lotus" w:eastAsia="Calibri" w:hAnsi="B Lotus" w:cs="B Lotus" w:hint="cs"/>
            <w:sz w:val="24"/>
            <w:szCs w:val="24"/>
            <w:rtl/>
            <w:lang w:bidi="fa-IR"/>
          </w:rPr>
          <w:t xml:space="preserve">ده </w:t>
        </w:r>
      </w:ins>
      <w:r w:rsidRPr="00F22558">
        <w:rPr>
          <w:rFonts w:ascii="B Lotus" w:eastAsia="Calibri" w:hAnsi="B Lotus" w:cs="B Lotus" w:hint="cs"/>
          <w:sz w:val="24"/>
          <w:szCs w:val="24"/>
          <w:rtl/>
          <w:lang w:bidi="fa-IR"/>
        </w:rPr>
        <w:t>است. با وجود محور قرار گرفتن این موضوع</w:t>
      </w:r>
      <w:ins w:id="10921" w:author="Mehrnazi Boojari" w:date="2019-01-13T03:47:00Z">
        <w:r w:rsidR="00506A1A">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باز مساکن روستایی در کشور از پایداری </w:t>
      </w:r>
      <w:del w:id="10922" w:author="Mehrnazi Boojari" w:date="2019-01-07T23:59:00Z">
        <w:r w:rsidRPr="00F22558" w:rsidDel="008E2EB9">
          <w:rPr>
            <w:rFonts w:ascii="B Lotus" w:eastAsia="Calibri" w:hAnsi="B Lotus" w:cs="B Lotus" w:hint="cs"/>
            <w:sz w:val="24"/>
            <w:szCs w:val="24"/>
            <w:rtl/>
            <w:lang w:bidi="fa-IR"/>
          </w:rPr>
          <w:delText>پائین</w:delText>
        </w:r>
      </w:del>
      <w:ins w:id="10923" w:author="Mehrnazi Boojari" w:date="2019-01-13T03:47:00Z">
        <w:r w:rsidR="00506A1A">
          <w:rPr>
            <w:rFonts w:ascii="B Lotus" w:eastAsia="Calibri" w:hAnsi="B Lotus" w:cs="B Lotus" w:hint="cs"/>
            <w:sz w:val="24"/>
            <w:szCs w:val="24"/>
            <w:rtl/>
            <w:lang w:bidi="fa-IR"/>
          </w:rPr>
          <w:t>کم</w:t>
        </w:r>
      </w:ins>
      <w:r w:rsidRPr="00F22558">
        <w:rPr>
          <w:rFonts w:ascii="B Lotus" w:eastAsia="Calibri" w:hAnsi="B Lotus" w:cs="B Lotus" w:hint="cs"/>
          <w:sz w:val="24"/>
          <w:szCs w:val="24"/>
          <w:rtl/>
          <w:lang w:bidi="fa-IR"/>
        </w:rPr>
        <w:t>ی برخوردار</w:t>
      </w:r>
      <w:ins w:id="10924" w:author="Mehrnazi Boojari" w:date="2019-01-13T03:47:00Z">
        <w:r w:rsidR="00506A1A">
          <w:rPr>
            <w:rFonts w:ascii="B Lotus" w:eastAsia="Calibri" w:hAnsi="B Lotus" w:cs="B Lotus" w:hint="cs"/>
            <w:sz w:val="24"/>
            <w:szCs w:val="24"/>
            <w:rtl/>
            <w:lang w:bidi="fa-IR"/>
          </w:rPr>
          <w:t>ند،</w:t>
        </w:r>
      </w:ins>
      <w:r w:rsidRPr="00F22558">
        <w:rPr>
          <w:rFonts w:ascii="B Lotus" w:eastAsia="Calibri" w:hAnsi="B Lotus" w:cs="B Lotus" w:hint="cs"/>
          <w:sz w:val="24"/>
          <w:szCs w:val="24"/>
          <w:rtl/>
          <w:lang w:bidi="fa-IR"/>
        </w:rPr>
        <w:t xml:space="preserve"> </w:t>
      </w:r>
      <w:del w:id="10925" w:author="Mehrnazi Boojari" w:date="2019-01-13T03:47:00Z">
        <w:r w:rsidRPr="00F22558" w:rsidDel="00506A1A">
          <w:rPr>
            <w:rFonts w:ascii="B Lotus" w:eastAsia="Calibri" w:hAnsi="B Lotus" w:cs="B Lotus" w:hint="cs"/>
            <w:sz w:val="24"/>
            <w:szCs w:val="24"/>
            <w:rtl/>
            <w:lang w:bidi="fa-IR"/>
          </w:rPr>
          <w:delText xml:space="preserve">بوده </w:delText>
        </w:r>
      </w:del>
      <w:r w:rsidRPr="00F22558">
        <w:rPr>
          <w:rFonts w:ascii="B Lotus" w:eastAsia="Calibri" w:hAnsi="B Lotus" w:cs="B Lotus" w:hint="cs"/>
          <w:sz w:val="24"/>
          <w:szCs w:val="24"/>
          <w:rtl/>
          <w:lang w:bidi="fa-IR"/>
        </w:rPr>
        <w:t xml:space="preserve">که شرح آن در فصل دوم آورده شد. </w:t>
      </w:r>
      <w:del w:id="10926" w:author="Mehrnazi Boojari" w:date="2019-01-08T23:50:00Z">
        <w:r w:rsidRPr="00F22558" w:rsidDel="00EE38C5">
          <w:rPr>
            <w:rFonts w:ascii="B Lotus" w:eastAsia="Calibri" w:hAnsi="B Lotus" w:cs="B Lotus" w:hint="cs"/>
            <w:sz w:val="24"/>
            <w:szCs w:val="24"/>
            <w:rtl/>
            <w:lang w:bidi="fa-IR"/>
          </w:rPr>
          <w:delText>از سوی</w:delText>
        </w:r>
      </w:del>
      <w:ins w:id="10927" w:author="Mehrnazi Boojari" w:date="2019-01-08T23:50:00Z">
        <w:r w:rsidR="00EE38C5">
          <w:rPr>
            <w:rFonts w:ascii="B Lotus" w:eastAsia="Calibri" w:hAnsi="B Lotus" w:cs="B Lotus" w:hint="cs"/>
            <w:sz w:val="24"/>
            <w:szCs w:val="24"/>
            <w:rtl/>
            <w:lang w:bidi="fa-IR"/>
          </w:rPr>
          <w:t>از</w:t>
        </w:r>
        <w:r w:rsidR="00EE38C5">
          <w:rPr>
            <w:rFonts w:ascii="Times New Roman" w:eastAsia="Calibri" w:hAnsi="Times New Roman" w:cs="Times New Roman" w:hint="cs"/>
            <w:sz w:val="24"/>
            <w:szCs w:val="24"/>
            <w:rtl/>
            <w:lang w:bidi="fa-IR"/>
          </w:rPr>
          <w:t> </w:t>
        </w:r>
        <w:r w:rsidR="00EE38C5">
          <w:rPr>
            <w:rFonts w:ascii="B Lotus" w:eastAsia="Calibri" w:hAnsi="B Lotus" w:cs="B Lotus" w:hint="cs"/>
            <w:sz w:val="24"/>
            <w:szCs w:val="24"/>
            <w:rtl/>
            <w:lang w:bidi="fa-IR"/>
          </w:rPr>
          <w:t>سوی</w:t>
        </w:r>
      </w:ins>
      <w:del w:id="10928" w:author="Mehrnazi Boojari" w:date="2019-01-13T03:47:00Z">
        <w:r w:rsidRPr="00F22558" w:rsidDel="00506A1A">
          <w:rPr>
            <w:rFonts w:ascii="B Lotus" w:eastAsia="Calibri" w:hAnsi="B Lotus" w:cs="B Lotus" w:hint="cs"/>
            <w:sz w:val="24"/>
            <w:szCs w:val="24"/>
            <w:rtl/>
            <w:lang w:bidi="fa-IR"/>
          </w:rPr>
          <w:delText>ی</w:delText>
        </w:r>
      </w:del>
      <w:r w:rsidRPr="00F22558">
        <w:rPr>
          <w:rFonts w:ascii="B Lotus" w:eastAsia="Calibri" w:hAnsi="B Lotus" w:cs="B Lotus" w:hint="cs"/>
          <w:sz w:val="24"/>
          <w:szCs w:val="24"/>
          <w:rtl/>
          <w:lang w:bidi="fa-IR"/>
        </w:rPr>
        <w:t xml:space="preserve"> دیگر</w:t>
      </w:r>
      <w:ins w:id="10929" w:author="Mehrnazi Boojari" w:date="2019-01-13T03:47:00Z">
        <w:r w:rsidR="00506A1A">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w:t>
      </w:r>
      <w:del w:id="10930" w:author="Mehrnazi Boojari" w:date="2019-01-08T23:56:00Z">
        <w:r w:rsidRPr="00F22558" w:rsidDel="00756134">
          <w:rPr>
            <w:rFonts w:ascii="B Lotus" w:eastAsia="Calibri" w:hAnsi="B Lotus" w:cs="B Lotus" w:hint="cs"/>
            <w:sz w:val="24"/>
            <w:szCs w:val="24"/>
            <w:rtl/>
            <w:lang w:bidi="fa-IR"/>
          </w:rPr>
          <w:delText>آنچه که</w:delText>
        </w:r>
      </w:del>
      <w:ins w:id="10931" w:author="Mehrnazi Boojari" w:date="2019-01-08T23:56:00Z">
        <w:r w:rsidR="00756134">
          <w:rPr>
            <w:rFonts w:ascii="B Lotus" w:eastAsia="Calibri" w:hAnsi="B Lotus" w:cs="B Lotus" w:hint="cs"/>
            <w:sz w:val="24"/>
            <w:szCs w:val="24"/>
            <w:rtl/>
            <w:lang w:bidi="fa-IR"/>
          </w:rPr>
          <w:t>آنچه</w:t>
        </w:r>
      </w:ins>
      <w:r w:rsidRPr="00F22558">
        <w:rPr>
          <w:rFonts w:ascii="B Lotus" w:eastAsia="Calibri" w:hAnsi="B Lotus" w:cs="B Lotus" w:hint="cs"/>
          <w:sz w:val="24"/>
          <w:szCs w:val="24"/>
          <w:rtl/>
          <w:lang w:bidi="fa-IR"/>
        </w:rPr>
        <w:t xml:space="preserve"> در بحث مقاوم</w:t>
      </w:r>
      <w:del w:id="10932" w:author="Mehrnazi Boojari" w:date="2019-01-07T09:51:00Z">
        <w:r w:rsidRPr="00F22558" w:rsidDel="006F7CCF">
          <w:rPr>
            <w:rFonts w:ascii="B Lotus" w:eastAsia="Calibri" w:hAnsi="B Lotus" w:cs="B Lotus" w:hint="cs"/>
            <w:sz w:val="24"/>
            <w:szCs w:val="24"/>
            <w:rtl/>
            <w:lang w:bidi="fa-IR"/>
          </w:rPr>
          <w:delText xml:space="preserve"> سازی </w:delText>
        </w:r>
      </w:del>
      <w:ins w:id="10933" w:author="Mehrnazi Boojari" w:date="2019-01-07T09:51:00Z">
        <w:r w:rsidR="006F7CCF">
          <w:rPr>
            <w:rFonts w:ascii="B Lotus" w:eastAsia="Calibri" w:hAnsi="B Lotus" w:cs="B Lotus" w:hint="cs"/>
            <w:sz w:val="24"/>
            <w:szCs w:val="24"/>
            <w:rtl/>
            <w:lang w:bidi="fa-IR"/>
          </w:rPr>
          <w:t xml:space="preserve">‌سازی </w:t>
        </w:r>
      </w:ins>
      <w:r w:rsidRPr="00F22558">
        <w:rPr>
          <w:rFonts w:ascii="B Lotus" w:eastAsia="Calibri" w:hAnsi="B Lotus" w:cs="B Lotus" w:hint="cs"/>
          <w:sz w:val="24"/>
          <w:szCs w:val="24"/>
          <w:rtl/>
          <w:lang w:bidi="fa-IR"/>
        </w:rPr>
        <w:t xml:space="preserve">بسیار </w:t>
      </w:r>
      <w:del w:id="10934" w:author="Mehrnazi Boojari" w:date="2019-01-07T09:55:00Z">
        <w:r w:rsidRPr="00F22558" w:rsidDel="00A31D6F">
          <w:rPr>
            <w:rFonts w:ascii="B Lotus" w:eastAsia="Calibri" w:hAnsi="B Lotus" w:cs="B Lotus" w:hint="cs"/>
            <w:sz w:val="24"/>
            <w:szCs w:val="24"/>
            <w:rtl/>
            <w:lang w:bidi="fa-IR"/>
          </w:rPr>
          <w:delText>حائز اهمیت</w:delText>
        </w:r>
      </w:del>
      <w:ins w:id="10935" w:author="Mehrnazi Boojari" w:date="2019-01-07T09:55:00Z">
        <w:r w:rsidR="00A31D6F">
          <w:rPr>
            <w:rFonts w:ascii="B Lotus" w:eastAsia="Calibri" w:hAnsi="B Lotus" w:cs="B Lotus" w:hint="cs"/>
            <w:sz w:val="24"/>
            <w:szCs w:val="24"/>
            <w:rtl/>
            <w:lang w:bidi="fa-IR"/>
          </w:rPr>
          <w:t>حائزاهمیت</w:t>
        </w:r>
      </w:ins>
      <w:r w:rsidRPr="00F22558">
        <w:rPr>
          <w:rFonts w:ascii="B Lotus" w:eastAsia="Calibri" w:hAnsi="B Lotus" w:cs="B Lotus" w:hint="cs"/>
          <w:sz w:val="24"/>
          <w:szCs w:val="24"/>
          <w:rtl/>
          <w:lang w:bidi="fa-IR"/>
        </w:rPr>
        <w:t xml:space="preserve"> است بحث وام</w:t>
      </w:r>
      <w:del w:id="10936" w:author="Mehrnazi Boojari" w:date="2019-01-07T09:46:00Z">
        <w:r w:rsidRPr="00F22558" w:rsidDel="006F7CCF">
          <w:rPr>
            <w:rFonts w:ascii="B Lotus" w:eastAsia="Calibri" w:hAnsi="B Lotus" w:cs="B Lotus" w:hint="cs"/>
            <w:sz w:val="24"/>
            <w:szCs w:val="24"/>
            <w:rtl/>
            <w:lang w:bidi="fa-IR"/>
          </w:rPr>
          <w:delText xml:space="preserve"> های </w:delText>
        </w:r>
      </w:del>
      <w:ins w:id="10937" w:author="Mehrnazi Boojari" w:date="2019-01-07T09:46:00Z">
        <w:r w:rsidR="006F7CCF">
          <w:rPr>
            <w:rFonts w:ascii="B Lotus" w:eastAsia="Calibri" w:hAnsi="B Lotus" w:cs="B Lotus" w:hint="cs"/>
            <w:sz w:val="24"/>
            <w:szCs w:val="24"/>
            <w:rtl/>
            <w:lang w:bidi="fa-IR"/>
          </w:rPr>
          <w:t xml:space="preserve">‌های </w:t>
        </w:r>
      </w:ins>
      <w:r w:rsidRPr="00F22558">
        <w:rPr>
          <w:rFonts w:ascii="B Lotus" w:eastAsia="Calibri" w:hAnsi="B Lotus" w:cs="B Lotus" w:hint="cs"/>
          <w:sz w:val="24"/>
          <w:szCs w:val="24"/>
          <w:rtl/>
          <w:lang w:bidi="fa-IR"/>
        </w:rPr>
        <w:t>مسکن روستایی است</w:t>
      </w:r>
      <w:ins w:id="10938" w:author="Mehrnazi Boojari" w:date="2019-01-13T03:47:00Z">
        <w:r w:rsidR="00506A1A">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w:t>
      </w:r>
      <w:del w:id="10939" w:author="Mehrnazi Boojari" w:date="2019-01-08T00:21:00Z">
        <w:r w:rsidRPr="00F22558" w:rsidDel="007934C7">
          <w:rPr>
            <w:rFonts w:ascii="B Lotus" w:eastAsia="Calibri" w:hAnsi="B Lotus" w:cs="B Lotus" w:hint="cs"/>
            <w:sz w:val="24"/>
            <w:szCs w:val="24"/>
            <w:rtl/>
            <w:lang w:bidi="fa-IR"/>
          </w:rPr>
          <w:delText>چرا که</w:delText>
        </w:r>
      </w:del>
      <w:ins w:id="10940" w:author="Mehrnazi Boojari" w:date="2019-01-08T00:21:00Z">
        <w:r w:rsidR="007934C7">
          <w:rPr>
            <w:rFonts w:ascii="B Lotus" w:eastAsia="Calibri" w:hAnsi="B Lotus" w:cs="B Lotus" w:hint="cs"/>
            <w:sz w:val="24"/>
            <w:szCs w:val="24"/>
            <w:rtl/>
            <w:lang w:bidi="fa-IR"/>
          </w:rPr>
          <w:t>زیرا</w:t>
        </w:r>
      </w:ins>
      <w:r w:rsidRPr="00F22558">
        <w:rPr>
          <w:rFonts w:ascii="B Lotus" w:eastAsia="Calibri" w:hAnsi="B Lotus" w:cs="B Lotus" w:hint="cs"/>
          <w:sz w:val="24"/>
          <w:szCs w:val="24"/>
          <w:rtl/>
          <w:lang w:bidi="fa-IR"/>
        </w:rPr>
        <w:t xml:space="preserve"> اصل وام</w:t>
      </w:r>
      <w:del w:id="10941" w:author="Mehrnazi Boojari" w:date="2019-01-07T09:46:00Z">
        <w:r w:rsidRPr="00F22558" w:rsidDel="006F7CCF">
          <w:rPr>
            <w:rFonts w:ascii="B Lotus" w:eastAsia="Calibri" w:hAnsi="B Lotus" w:cs="B Lotus" w:hint="cs"/>
            <w:sz w:val="24"/>
            <w:szCs w:val="24"/>
            <w:rtl/>
            <w:lang w:bidi="fa-IR"/>
          </w:rPr>
          <w:delText xml:space="preserve"> های </w:delText>
        </w:r>
      </w:del>
      <w:ins w:id="10942" w:author="Mehrnazi Boojari" w:date="2019-01-07T09:46:00Z">
        <w:r w:rsidR="006F7CCF">
          <w:rPr>
            <w:rFonts w:ascii="B Lotus" w:eastAsia="Calibri" w:hAnsi="B Lotus" w:cs="B Lotus" w:hint="cs"/>
            <w:sz w:val="24"/>
            <w:szCs w:val="24"/>
            <w:rtl/>
            <w:lang w:bidi="fa-IR"/>
          </w:rPr>
          <w:t xml:space="preserve">‌های </w:t>
        </w:r>
      </w:ins>
      <w:r w:rsidRPr="00F22558">
        <w:rPr>
          <w:rFonts w:ascii="B Lotus" w:eastAsia="Calibri" w:hAnsi="B Lotus" w:cs="B Lotus" w:hint="cs"/>
          <w:sz w:val="24"/>
          <w:szCs w:val="24"/>
          <w:rtl/>
          <w:lang w:bidi="fa-IR"/>
        </w:rPr>
        <w:t>مسکن روستایی برای بحث مقاوم</w:t>
      </w:r>
      <w:del w:id="10943" w:author="Mehrnazi Boojari" w:date="2019-01-07T09:51:00Z">
        <w:r w:rsidRPr="00F22558" w:rsidDel="006F7CCF">
          <w:rPr>
            <w:rFonts w:ascii="B Lotus" w:eastAsia="Calibri" w:hAnsi="B Lotus" w:cs="B Lotus" w:hint="cs"/>
            <w:sz w:val="24"/>
            <w:szCs w:val="24"/>
            <w:rtl/>
            <w:lang w:bidi="fa-IR"/>
          </w:rPr>
          <w:delText xml:space="preserve"> سازی </w:delText>
        </w:r>
      </w:del>
      <w:ins w:id="10944" w:author="Mehrnazi Boojari" w:date="2019-01-07T09:51:00Z">
        <w:r w:rsidR="006F7CCF">
          <w:rPr>
            <w:rFonts w:ascii="B Lotus" w:eastAsia="Calibri" w:hAnsi="B Lotus" w:cs="B Lotus" w:hint="cs"/>
            <w:sz w:val="24"/>
            <w:szCs w:val="24"/>
            <w:rtl/>
            <w:lang w:bidi="fa-IR"/>
          </w:rPr>
          <w:t xml:space="preserve">‌سازی </w:t>
        </w:r>
      </w:ins>
      <w:r w:rsidRPr="00F22558">
        <w:rPr>
          <w:rFonts w:ascii="B Lotus" w:eastAsia="Calibri" w:hAnsi="B Lotus" w:cs="B Lotus" w:hint="cs"/>
          <w:sz w:val="24"/>
          <w:szCs w:val="24"/>
          <w:rtl/>
          <w:lang w:bidi="fa-IR"/>
        </w:rPr>
        <w:t>است که هم شامل نوسازی و هم شامل بازسازی</w:t>
      </w:r>
      <w:del w:id="10945" w:author="Mehrnazi Boojari" w:date="2019-01-07T09:49:00Z">
        <w:r w:rsidRPr="00F22558" w:rsidDel="006F7CCF">
          <w:rPr>
            <w:rFonts w:ascii="B Lotus" w:eastAsia="Calibri" w:hAnsi="B Lotus" w:cs="B Lotus" w:hint="cs"/>
            <w:sz w:val="24"/>
            <w:szCs w:val="24"/>
            <w:rtl/>
            <w:lang w:bidi="fa-IR"/>
          </w:rPr>
          <w:delText xml:space="preserve"> می </w:delText>
        </w:r>
      </w:del>
      <w:ins w:id="10946" w:author="Mehrnazi Boojari" w:date="2019-01-07T09:49:00Z">
        <w:r w:rsidR="006F7CCF">
          <w:rPr>
            <w:rFonts w:ascii="B Lotus" w:eastAsia="Calibri" w:hAnsi="B Lotus" w:cs="B Lotus" w:hint="cs"/>
            <w:sz w:val="24"/>
            <w:szCs w:val="24"/>
            <w:rtl/>
            <w:lang w:bidi="fa-IR"/>
          </w:rPr>
          <w:t xml:space="preserve"> می‌</w:t>
        </w:r>
      </w:ins>
      <w:r w:rsidRPr="00F22558">
        <w:rPr>
          <w:rFonts w:ascii="B Lotus" w:eastAsia="Calibri" w:hAnsi="B Lotus" w:cs="B Lotus" w:hint="cs"/>
          <w:sz w:val="24"/>
          <w:szCs w:val="24"/>
          <w:rtl/>
          <w:lang w:bidi="fa-IR"/>
        </w:rPr>
        <w:t>شود</w:t>
      </w:r>
      <w:del w:id="10947" w:author="Mehrnazi Boojari" w:date="2019-01-07T11:04:00Z">
        <w:r w:rsidRPr="00F22558" w:rsidDel="00DB081F">
          <w:rPr>
            <w:rFonts w:ascii="B Lotus" w:eastAsia="Calibri" w:hAnsi="B Lotus" w:cs="B Lotus" w:hint="cs"/>
            <w:sz w:val="24"/>
            <w:szCs w:val="24"/>
            <w:rtl/>
            <w:lang w:bidi="fa-IR"/>
          </w:rPr>
          <w:delText xml:space="preserve">. لذا </w:delText>
        </w:r>
      </w:del>
      <w:ins w:id="10948" w:author="Mehrnazi Boojari" w:date="2019-01-07T11:04:00Z">
        <w:r w:rsidR="00DB081F">
          <w:rPr>
            <w:rFonts w:ascii="B Lotus" w:eastAsia="Calibri" w:hAnsi="B Lotus" w:cs="B Lotus" w:hint="cs"/>
            <w:sz w:val="24"/>
            <w:szCs w:val="24"/>
            <w:rtl/>
            <w:lang w:bidi="fa-IR"/>
          </w:rPr>
          <w:t xml:space="preserve">. لذا، </w:t>
        </w:r>
      </w:ins>
      <w:r w:rsidRPr="00F22558">
        <w:rPr>
          <w:rFonts w:ascii="B Lotus" w:eastAsia="Calibri" w:hAnsi="B Lotus" w:cs="B Lotus" w:hint="cs"/>
          <w:sz w:val="24"/>
          <w:szCs w:val="24"/>
          <w:rtl/>
          <w:lang w:bidi="fa-IR"/>
        </w:rPr>
        <w:t>این دو محور در این گزارش با</w:t>
      </w:r>
      <w:ins w:id="10949" w:author="Mehrnazi Boojari" w:date="2019-01-13T03:47:00Z">
        <w:r w:rsidR="00506A1A">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هم دیده شده</w:t>
      </w:r>
      <w:del w:id="10950" w:author="Mehrnazi Boojari" w:date="2019-01-07T10:35:00Z">
        <w:r w:rsidRPr="00F22558" w:rsidDel="006C73A5">
          <w:rPr>
            <w:rFonts w:ascii="B Lotus" w:eastAsia="Calibri" w:hAnsi="B Lotus" w:cs="B Lotus" w:hint="cs"/>
            <w:sz w:val="24"/>
            <w:szCs w:val="24"/>
            <w:rtl/>
            <w:lang w:bidi="fa-IR"/>
          </w:rPr>
          <w:delText xml:space="preserve"> اند </w:delText>
        </w:r>
      </w:del>
      <w:ins w:id="10951" w:author="Mehrnazi Boojari" w:date="2019-01-07T10:35:00Z">
        <w:r w:rsidR="006C73A5">
          <w:rPr>
            <w:rFonts w:ascii="B Lotus" w:eastAsia="Calibri" w:hAnsi="B Lotus" w:cs="B Lotus" w:hint="cs"/>
            <w:sz w:val="24"/>
            <w:szCs w:val="24"/>
            <w:rtl/>
            <w:lang w:bidi="fa-IR"/>
          </w:rPr>
          <w:t xml:space="preserve">‌اند </w:t>
        </w:r>
      </w:ins>
      <w:r w:rsidRPr="00F22558">
        <w:rPr>
          <w:rFonts w:ascii="B Lotus" w:eastAsia="Calibri" w:hAnsi="B Lotus" w:cs="B Lotus" w:hint="cs"/>
          <w:sz w:val="24"/>
          <w:szCs w:val="24"/>
          <w:rtl/>
          <w:lang w:bidi="fa-IR"/>
        </w:rPr>
        <w:t xml:space="preserve">و تحت عنوان یک چالش مطرح </w:t>
      </w:r>
      <w:del w:id="10952" w:author="Mehrnazi Boojari" w:date="2019-01-08T23:55:00Z">
        <w:r w:rsidRPr="00F22558" w:rsidDel="00756134">
          <w:rPr>
            <w:rFonts w:ascii="B Lotus" w:eastAsia="Calibri" w:hAnsi="B Lotus" w:cs="B Lotus" w:hint="cs"/>
            <w:sz w:val="24"/>
            <w:szCs w:val="24"/>
            <w:rtl/>
            <w:lang w:bidi="fa-IR"/>
          </w:rPr>
          <w:delText>گشت</w:delText>
        </w:r>
      </w:del>
      <w:ins w:id="10953" w:author="Mehrnazi Boojari" w:date="2019-01-08T23:55:00Z">
        <w:r w:rsidR="00756134">
          <w:rPr>
            <w:rFonts w:ascii="B Lotus" w:eastAsia="Calibri" w:hAnsi="B Lotus" w:cs="B Lotus" w:hint="cs"/>
            <w:sz w:val="24"/>
            <w:szCs w:val="24"/>
            <w:rtl/>
            <w:lang w:bidi="fa-IR"/>
          </w:rPr>
          <w:t>شد</w:t>
        </w:r>
      </w:ins>
      <w:r w:rsidRPr="00F22558">
        <w:rPr>
          <w:rFonts w:ascii="B Lotus" w:eastAsia="Calibri" w:hAnsi="B Lotus" w:cs="B Lotus" w:hint="cs"/>
          <w:sz w:val="24"/>
          <w:szCs w:val="24"/>
          <w:rtl/>
          <w:lang w:bidi="fa-IR"/>
        </w:rPr>
        <w:t>ه</w:t>
      </w:r>
      <w:ins w:id="10954" w:author="Mehrnazi Boojari" w:date="2019-01-08T23:55:00Z">
        <w:r w:rsidR="00756134">
          <w:rPr>
            <w:rFonts w:ascii="B Lotus" w:eastAsia="Calibri" w:hAnsi="B Lotus" w:cs="B Nazanin" w:hint="cs"/>
            <w:sz w:val="24"/>
            <w:szCs w:val="24"/>
            <w:rtl/>
            <w:lang w:bidi="fa-IR"/>
          </w:rPr>
          <w:t>‌</w:t>
        </w:r>
      </w:ins>
      <w:del w:id="10955" w:author="Mehrnazi Boojari" w:date="2019-01-08T23:55:00Z">
        <w:r w:rsidRPr="00F22558" w:rsidDel="00756134">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اند</w:t>
      </w:r>
      <w:del w:id="10956" w:author="Mehrnazi Boojari" w:date="2019-01-07T09:53:00Z">
        <w:r w:rsidRPr="00F22558" w:rsidDel="006F7CCF">
          <w:rPr>
            <w:rFonts w:ascii="B Lotus" w:eastAsia="Calibri" w:hAnsi="B Lotus" w:cs="B Lotus" w:hint="cs"/>
            <w:sz w:val="24"/>
            <w:szCs w:val="24"/>
            <w:rtl/>
            <w:lang w:bidi="fa-IR"/>
          </w:rPr>
          <w:delText xml:space="preserve"> . </w:delText>
        </w:r>
      </w:del>
      <w:ins w:id="10957" w:author="Mehrnazi Boojari" w:date="2019-01-07T09:53:00Z">
        <w:r w:rsidR="006F7CCF">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در بحث مقاوم</w:t>
      </w:r>
      <w:del w:id="10958" w:author="Mehrnazi Boojari" w:date="2019-01-07T09:51:00Z">
        <w:r w:rsidRPr="00F22558" w:rsidDel="006F7CCF">
          <w:rPr>
            <w:rFonts w:ascii="B Lotus" w:eastAsia="Calibri" w:hAnsi="B Lotus" w:cs="B Lotus" w:hint="cs"/>
            <w:sz w:val="24"/>
            <w:szCs w:val="24"/>
            <w:rtl/>
            <w:lang w:bidi="fa-IR"/>
          </w:rPr>
          <w:delText xml:space="preserve"> سازی </w:delText>
        </w:r>
      </w:del>
      <w:ins w:id="10959" w:author="Mehrnazi Boojari" w:date="2019-01-07T09:51:00Z">
        <w:r w:rsidR="006F7CCF">
          <w:rPr>
            <w:rFonts w:ascii="B Lotus" w:eastAsia="Calibri" w:hAnsi="B Lotus" w:cs="B Lotus" w:hint="cs"/>
            <w:sz w:val="24"/>
            <w:szCs w:val="24"/>
            <w:rtl/>
            <w:lang w:bidi="fa-IR"/>
          </w:rPr>
          <w:t xml:space="preserve">‌سازی </w:t>
        </w:r>
      </w:ins>
      <w:r w:rsidRPr="00F22558">
        <w:rPr>
          <w:rFonts w:ascii="B Lotus" w:eastAsia="Calibri" w:hAnsi="B Lotus" w:cs="B Lotus" w:hint="cs"/>
          <w:sz w:val="24"/>
          <w:szCs w:val="24"/>
          <w:rtl/>
          <w:lang w:bidi="fa-IR"/>
        </w:rPr>
        <w:t>و دریافت تسهیلات بانکی برای این موضوع عواملی استخراج شده است که اهم</w:t>
      </w:r>
      <w:del w:id="10960" w:author="Mehrnazi Boojari" w:date="2019-01-07T09:51:00Z">
        <w:r w:rsidRPr="00F22558" w:rsidDel="006F7CCF">
          <w:rPr>
            <w:rFonts w:ascii="B Lotus" w:eastAsia="Calibri" w:hAnsi="B Lotus" w:cs="B Lotus" w:hint="cs"/>
            <w:sz w:val="24"/>
            <w:szCs w:val="24"/>
            <w:rtl/>
            <w:lang w:bidi="fa-IR"/>
          </w:rPr>
          <w:delText xml:space="preserve"> آنها </w:delText>
        </w:r>
      </w:del>
      <w:ins w:id="10961" w:author="Mehrnazi Boojari" w:date="2019-01-07T09:51:00Z">
        <w:r w:rsidR="006F7CCF">
          <w:rPr>
            <w:rFonts w:ascii="B Lotus" w:eastAsia="Calibri" w:hAnsi="B Lotus" w:cs="B Lotus" w:hint="cs"/>
            <w:sz w:val="24"/>
            <w:szCs w:val="24"/>
            <w:rtl/>
            <w:lang w:bidi="fa-IR"/>
          </w:rPr>
          <w:t xml:space="preserve"> آن‌ها </w:t>
        </w:r>
      </w:ins>
      <w:r w:rsidRPr="00F22558">
        <w:rPr>
          <w:rFonts w:ascii="B Lotus" w:eastAsia="Calibri" w:hAnsi="B Lotus" w:cs="B Lotus" w:hint="cs"/>
          <w:sz w:val="24"/>
          <w:szCs w:val="24"/>
          <w:rtl/>
          <w:lang w:bidi="fa-IR"/>
        </w:rPr>
        <w:t>به شرح ذیل است</w:t>
      </w:r>
      <w:del w:id="10962" w:author="Mehrnazi Boojari" w:date="2019-01-08T01:32:00Z">
        <w:r w:rsidRPr="00F22558" w:rsidDel="00952B49">
          <w:rPr>
            <w:rFonts w:ascii="B Lotus" w:eastAsia="Calibri" w:hAnsi="B Lotus" w:cs="B Lotus" w:hint="cs"/>
            <w:sz w:val="24"/>
            <w:szCs w:val="24"/>
            <w:rtl/>
            <w:lang w:bidi="fa-IR"/>
          </w:rPr>
          <w:delText xml:space="preserve"> :</w:delText>
        </w:r>
      </w:del>
      <w:ins w:id="10963" w:author="Mehrnazi Boojari" w:date="2019-01-08T01:32:00Z">
        <w:r w:rsidR="00952B49">
          <w:rPr>
            <w:rFonts w:ascii="B Lotus" w:eastAsia="Calibri" w:hAnsi="B Lotus" w:cs="B Lotus" w:hint="cs"/>
            <w:sz w:val="24"/>
            <w:szCs w:val="24"/>
            <w:rtl/>
            <w:lang w:bidi="fa-IR"/>
          </w:rPr>
          <w:t>:</w:t>
        </w:r>
      </w:ins>
      <w:del w:id="10964" w:author="Mehrnazi Boojari" w:date="2019-01-07T09:59:00Z">
        <w:r w:rsidRPr="00F22558" w:rsidDel="00A31D6F">
          <w:rPr>
            <w:rFonts w:ascii="B Lotus" w:eastAsia="Calibri" w:hAnsi="B Lotus" w:cs="B Lotus" w:hint="cs"/>
            <w:sz w:val="24"/>
            <w:szCs w:val="24"/>
            <w:rtl/>
            <w:lang w:bidi="fa-IR"/>
          </w:rPr>
          <w:delText xml:space="preserve">  </w:delText>
        </w:r>
      </w:del>
      <w:ins w:id="10965" w:author="Mehrnazi Boojari" w:date="2019-01-07T09:59:00Z">
        <w:r w:rsidR="00A31D6F">
          <w:rPr>
            <w:rFonts w:ascii="B Lotus" w:eastAsia="Calibri" w:hAnsi="B Lotus" w:cs="B Lotus" w:hint="cs"/>
            <w:sz w:val="24"/>
            <w:szCs w:val="24"/>
            <w:rtl/>
            <w:lang w:bidi="fa-IR"/>
          </w:rPr>
          <w:t xml:space="preserve"> </w:t>
        </w:r>
      </w:ins>
    </w:p>
    <w:p w14:paraId="0F4E405D" w14:textId="77777777" w:rsidR="00E91C41" w:rsidRPr="00F22558" w:rsidRDefault="00E91C41" w:rsidP="00506A1A">
      <w:pPr>
        <w:numPr>
          <w:ilvl w:val="0"/>
          <w:numId w:val="54"/>
        </w:numPr>
        <w:bidi/>
        <w:spacing w:after="200" w:line="276" w:lineRule="auto"/>
        <w:contextualSpacing/>
        <w:jc w:val="both"/>
        <w:rPr>
          <w:rFonts w:ascii="B Lotus" w:eastAsia="Calibri" w:hAnsi="B Lotus" w:cs="B Lotus"/>
          <w:sz w:val="24"/>
          <w:szCs w:val="24"/>
          <w:rtl/>
          <w:lang w:bidi="fa-IR"/>
        </w:rPr>
      </w:pPr>
      <w:del w:id="10966" w:author="Mehrnazi Boojari" w:date="2019-01-13T03:48:00Z">
        <w:r w:rsidRPr="00F22558" w:rsidDel="00506A1A">
          <w:rPr>
            <w:rFonts w:ascii="B Lotus" w:eastAsia="Calibri" w:hAnsi="B Lotus" w:cs="B Lotus" w:hint="eastAsia"/>
            <w:sz w:val="24"/>
            <w:szCs w:val="24"/>
            <w:rtl/>
            <w:lang w:bidi="fa-IR"/>
          </w:rPr>
          <w:delText>بالا</w:delText>
        </w:r>
      </w:del>
      <w:ins w:id="10967" w:author="Mehrnazi Boojari" w:date="2019-01-13T03:48:00Z">
        <w:r w:rsidR="00506A1A">
          <w:rPr>
            <w:rFonts w:ascii="B Lotus" w:eastAsia="Calibri" w:hAnsi="B Lotus" w:cs="B Lotus" w:hint="cs"/>
            <w:sz w:val="24"/>
            <w:szCs w:val="24"/>
            <w:rtl/>
            <w:lang w:bidi="fa-IR"/>
          </w:rPr>
          <w:t>زیاد</w:t>
        </w:r>
      </w:ins>
      <w:del w:id="10968" w:author="Mehrnazi Boojari" w:date="2019-01-07T10:45:00Z">
        <w:r w:rsidRPr="00F22558" w:rsidDel="006A1F1D">
          <w:rPr>
            <w:rFonts w:ascii="B Lotus" w:eastAsia="Calibri" w:hAnsi="B Lotus" w:cs="B Lotus"/>
            <w:sz w:val="24"/>
            <w:szCs w:val="24"/>
            <w:rtl/>
            <w:lang w:bidi="fa-IR"/>
          </w:rPr>
          <w:delText xml:space="preserve"> بودن </w:delText>
        </w:r>
      </w:del>
      <w:ins w:id="10969" w:author="Mehrnazi Boojari" w:date="2019-01-07T10:45: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بودن </w:t>
        </w:r>
      </w:ins>
      <w:r w:rsidRPr="00F22558">
        <w:rPr>
          <w:rFonts w:ascii="B Lotus" w:eastAsia="Calibri" w:hAnsi="B Lotus" w:cs="B Lotus"/>
          <w:sz w:val="24"/>
          <w:szCs w:val="24"/>
          <w:rtl/>
          <w:lang w:bidi="fa-IR"/>
        </w:rPr>
        <w:t>هز</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نه</w:t>
      </w:r>
      <w:r w:rsidRPr="00F22558">
        <w:rPr>
          <w:rFonts w:ascii="B Lotus" w:eastAsia="Calibri" w:hAnsi="B Lotus" w:cs="B Lotus"/>
          <w:sz w:val="24"/>
          <w:szCs w:val="24"/>
          <w:rtl/>
          <w:lang w:bidi="fa-IR"/>
        </w:rPr>
        <w:t xml:space="preserve"> مقاوم</w:t>
      </w:r>
      <w:del w:id="10970" w:author="Mehrnazi Boojari" w:date="2019-01-07T09:51:00Z">
        <w:r w:rsidRPr="00F22558" w:rsidDel="006F7CCF">
          <w:rPr>
            <w:rFonts w:ascii="B Lotus" w:eastAsia="Calibri" w:hAnsi="B Lotus" w:cs="B Lotus"/>
            <w:sz w:val="24"/>
            <w:szCs w:val="24"/>
            <w:rtl/>
            <w:lang w:bidi="fa-IR"/>
          </w:rPr>
          <w:delText xml:space="preserve"> ساز</w:delText>
        </w:r>
        <w:r w:rsidRPr="00F22558" w:rsidDel="006F7CCF">
          <w:rPr>
            <w:rFonts w:ascii="B Lotus" w:eastAsia="Calibri" w:hAnsi="B Lotus" w:cs="B Lotus" w:hint="cs"/>
            <w:sz w:val="24"/>
            <w:szCs w:val="24"/>
            <w:rtl/>
            <w:lang w:bidi="fa-IR"/>
          </w:rPr>
          <w:delText>ی</w:delText>
        </w:r>
        <w:r w:rsidRPr="00F22558" w:rsidDel="006F7CCF">
          <w:rPr>
            <w:rFonts w:ascii="B Lotus" w:eastAsia="Calibri" w:hAnsi="B Lotus" w:cs="B Lotus"/>
            <w:sz w:val="24"/>
            <w:szCs w:val="24"/>
            <w:rtl/>
            <w:lang w:bidi="fa-IR"/>
          </w:rPr>
          <w:delText xml:space="preserve"> </w:delText>
        </w:r>
      </w:del>
      <w:ins w:id="10971" w:author="Mehrnazi Boojari" w:date="2019-01-07T09:51: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سازی </w:t>
        </w:r>
      </w:ins>
      <w:r w:rsidRPr="00F22558">
        <w:rPr>
          <w:rFonts w:ascii="B Lotus" w:eastAsia="Calibri" w:hAnsi="B Lotus" w:cs="B Lotus"/>
          <w:sz w:val="24"/>
          <w:szCs w:val="24"/>
          <w:rtl/>
          <w:lang w:bidi="fa-IR"/>
        </w:rPr>
        <w:t xml:space="preserve">و </w:t>
      </w:r>
      <w:del w:id="10972" w:author="Mehrnazi Boojari" w:date="2019-01-13T03:48:00Z">
        <w:r w:rsidRPr="00F22558" w:rsidDel="00506A1A">
          <w:rPr>
            <w:rFonts w:ascii="B Lotus" w:eastAsia="Calibri" w:hAnsi="B Lotus" w:cs="B Lotus"/>
            <w:sz w:val="24"/>
            <w:szCs w:val="24"/>
            <w:rtl/>
            <w:lang w:bidi="fa-IR"/>
          </w:rPr>
          <w:delText xml:space="preserve">نبود </w:delText>
        </w:r>
      </w:del>
      <w:ins w:id="10973" w:author="Mehrnazi Boojari" w:date="2019-01-13T03:48:00Z">
        <w:r w:rsidR="00506A1A">
          <w:rPr>
            <w:rFonts w:ascii="B Lotus" w:eastAsia="Calibri" w:hAnsi="B Lotus" w:cs="B Lotus" w:hint="cs"/>
            <w:sz w:val="24"/>
            <w:szCs w:val="24"/>
            <w:rtl/>
            <w:lang w:bidi="fa-IR"/>
          </w:rPr>
          <w:t>کم</w:t>
        </w:r>
        <w:r w:rsidR="00506A1A">
          <w:rPr>
            <w:rFonts w:ascii="B Lotus" w:eastAsia="Calibri" w:hAnsi="B Lotus" w:cs="B Nazanin" w:hint="cs"/>
            <w:sz w:val="24"/>
            <w:szCs w:val="24"/>
            <w:rtl/>
            <w:lang w:bidi="fa-IR"/>
          </w:rPr>
          <w:t>‌</w:t>
        </w:r>
        <w:r w:rsidR="00506A1A" w:rsidRPr="00F22558">
          <w:rPr>
            <w:rFonts w:ascii="B Lotus" w:eastAsia="Calibri" w:hAnsi="B Lotus" w:cs="B Lotus"/>
            <w:sz w:val="24"/>
            <w:szCs w:val="24"/>
            <w:rtl/>
            <w:lang w:bidi="fa-IR"/>
          </w:rPr>
          <w:t>بود</w:t>
        </w:r>
        <w:r w:rsidR="00506A1A">
          <w:rPr>
            <w:rFonts w:ascii="B Lotus" w:eastAsia="Calibri" w:hAnsi="B Lotus" w:cs="B Lotus" w:hint="cs"/>
            <w:sz w:val="24"/>
            <w:szCs w:val="24"/>
            <w:rtl/>
            <w:lang w:bidi="fa-IR"/>
          </w:rPr>
          <w:t>ن</w:t>
        </w:r>
        <w:r w:rsidR="00506A1A" w:rsidRPr="00F22558">
          <w:rPr>
            <w:rFonts w:ascii="B Lotus" w:eastAsia="Calibri" w:hAnsi="B Lotus" w:cs="B Lotus"/>
            <w:sz w:val="24"/>
            <w:szCs w:val="24"/>
            <w:rtl/>
            <w:lang w:bidi="fa-IR"/>
          </w:rPr>
          <w:t xml:space="preserve"> </w:t>
        </w:r>
      </w:ins>
      <w:r w:rsidRPr="00F22558">
        <w:rPr>
          <w:rFonts w:ascii="B Lotus" w:eastAsia="Calibri" w:hAnsi="B Lotus" w:cs="B Lotus"/>
          <w:sz w:val="24"/>
          <w:szCs w:val="24"/>
          <w:rtl/>
          <w:lang w:bidi="fa-IR"/>
        </w:rPr>
        <w:t>توان مال</w:t>
      </w:r>
      <w:r w:rsidRPr="00F22558">
        <w:rPr>
          <w:rFonts w:ascii="B Lotus" w:eastAsia="Calibri" w:hAnsi="B Lotus" w:cs="B Lotus" w:hint="cs"/>
          <w:sz w:val="24"/>
          <w:szCs w:val="24"/>
          <w:rtl/>
          <w:lang w:bidi="fa-IR"/>
        </w:rPr>
        <w:t>ی</w:t>
      </w:r>
      <w:r w:rsidRPr="00F22558">
        <w:rPr>
          <w:rFonts w:ascii="B Lotus" w:eastAsia="Calibri" w:hAnsi="B Lotus" w:cs="B Lotus"/>
          <w:sz w:val="24"/>
          <w:szCs w:val="24"/>
          <w:rtl/>
          <w:lang w:bidi="fa-IR"/>
        </w:rPr>
        <w:t xml:space="preserve"> افراد</w:t>
      </w:r>
      <w:ins w:id="10974" w:author="Mehrnazi Boojari" w:date="2019-01-13T03:48:00Z">
        <w:r w:rsidR="00506A1A">
          <w:rPr>
            <w:rFonts w:ascii="B Lotus" w:eastAsia="Calibri" w:hAnsi="B Lotus" w:cs="B Lotus" w:hint="cs"/>
            <w:sz w:val="24"/>
            <w:szCs w:val="24"/>
            <w:rtl/>
            <w:lang w:bidi="fa-IR"/>
          </w:rPr>
          <w:t>.</w:t>
        </w:r>
      </w:ins>
    </w:p>
    <w:p w14:paraId="4807F7F1" w14:textId="77777777" w:rsidR="00E91C41" w:rsidRPr="00F22558" w:rsidRDefault="00E91C41" w:rsidP="00A25B54">
      <w:pPr>
        <w:numPr>
          <w:ilvl w:val="0"/>
          <w:numId w:val="54"/>
        </w:numPr>
        <w:bidi/>
        <w:spacing w:after="200" w:line="276" w:lineRule="auto"/>
        <w:contextualSpacing/>
        <w:jc w:val="both"/>
        <w:rPr>
          <w:rFonts w:ascii="B Lotus" w:eastAsia="Calibri" w:hAnsi="B Lotus" w:cs="B Lotus"/>
          <w:sz w:val="24"/>
          <w:szCs w:val="24"/>
          <w:lang w:bidi="fa-IR"/>
        </w:rPr>
      </w:pPr>
      <w:r w:rsidRPr="00F22558">
        <w:rPr>
          <w:rFonts w:ascii="B Lotus" w:eastAsia="Calibri" w:hAnsi="B Lotus" w:cs="B Lotus"/>
          <w:sz w:val="24"/>
          <w:szCs w:val="24"/>
          <w:rtl/>
          <w:lang w:bidi="fa-IR"/>
        </w:rPr>
        <w:t>کاف</w:t>
      </w:r>
      <w:r w:rsidRPr="00F22558">
        <w:rPr>
          <w:rFonts w:ascii="B Lotus" w:eastAsia="Calibri" w:hAnsi="B Lotus" w:cs="B Lotus" w:hint="cs"/>
          <w:sz w:val="24"/>
          <w:szCs w:val="24"/>
          <w:rtl/>
          <w:lang w:bidi="fa-IR"/>
        </w:rPr>
        <w:t>ی</w:t>
      </w:r>
      <w:del w:id="10975" w:author="Mehrnazi Boojari" w:date="2019-01-08T23:47:00Z">
        <w:r w:rsidRPr="00F22558" w:rsidDel="00144BA7">
          <w:rPr>
            <w:rFonts w:ascii="B Lotus" w:eastAsia="Calibri" w:hAnsi="B Lotus" w:cs="B Lotus"/>
            <w:sz w:val="24"/>
            <w:szCs w:val="24"/>
            <w:rtl/>
            <w:lang w:bidi="fa-IR"/>
          </w:rPr>
          <w:delText xml:space="preserve"> نبودن </w:delText>
        </w:r>
      </w:del>
      <w:ins w:id="10976" w:author="Mehrnazi Boojari" w:date="2019-01-08T23:47:00Z">
        <w:r w:rsidR="00144BA7">
          <w:rPr>
            <w:rFonts w:ascii="B Lotus" w:eastAsia="Calibri" w:hAnsi="B Lotus" w:cs="B Lotus" w:hint="cs"/>
            <w:sz w:val="24"/>
            <w:szCs w:val="24"/>
            <w:rtl/>
            <w:lang w:bidi="fa-IR"/>
          </w:rPr>
          <w:t>‌</w:t>
        </w:r>
        <w:r w:rsidR="00144BA7">
          <w:rPr>
            <w:rFonts w:ascii="B Lotus" w:eastAsia="Calibri" w:hAnsi="B Lotus" w:cs="B Nazanin" w:hint="cs"/>
            <w:sz w:val="24"/>
            <w:szCs w:val="24"/>
            <w:rtl/>
            <w:lang w:bidi="fa-IR"/>
          </w:rPr>
          <w:t>‌</w:t>
        </w:r>
        <w:r w:rsidR="00144BA7">
          <w:rPr>
            <w:rFonts w:ascii="B Lotus" w:eastAsia="Calibri" w:hAnsi="B Lotus" w:cs="B Lotus"/>
            <w:sz w:val="24"/>
            <w:szCs w:val="24"/>
            <w:rtl/>
            <w:lang w:bidi="fa-IR"/>
          </w:rPr>
          <w:t xml:space="preserve">نبودن </w:t>
        </w:r>
      </w:ins>
      <w:r w:rsidRPr="00F22558">
        <w:rPr>
          <w:rFonts w:ascii="B Lotus" w:eastAsia="Calibri" w:hAnsi="B Lotus" w:cs="B Lotus"/>
          <w:sz w:val="24"/>
          <w:szCs w:val="24"/>
          <w:rtl/>
          <w:lang w:bidi="fa-IR"/>
        </w:rPr>
        <w:t>م</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زان</w:t>
      </w:r>
      <w:r w:rsidRPr="00F22558">
        <w:rPr>
          <w:rFonts w:ascii="B Lotus" w:eastAsia="Calibri" w:hAnsi="B Lotus" w:cs="B Lotus"/>
          <w:sz w:val="24"/>
          <w:szCs w:val="24"/>
          <w:rtl/>
          <w:lang w:bidi="fa-IR"/>
        </w:rPr>
        <w:t xml:space="preserve"> وام برا</w:t>
      </w:r>
      <w:r w:rsidRPr="00F22558">
        <w:rPr>
          <w:rFonts w:ascii="B Lotus" w:eastAsia="Calibri" w:hAnsi="B Lotus" w:cs="B Lotus" w:hint="cs"/>
          <w:sz w:val="24"/>
          <w:szCs w:val="24"/>
          <w:rtl/>
          <w:lang w:bidi="fa-IR"/>
        </w:rPr>
        <w:t>ی</w:t>
      </w:r>
      <w:r w:rsidRPr="00F22558">
        <w:rPr>
          <w:rFonts w:ascii="B Lotus" w:eastAsia="Calibri" w:hAnsi="B Lotus" w:cs="B Lotus"/>
          <w:sz w:val="24"/>
          <w:szCs w:val="24"/>
          <w:rtl/>
          <w:lang w:bidi="fa-IR"/>
        </w:rPr>
        <w:t xml:space="preserve"> </w:t>
      </w:r>
      <w:del w:id="10977" w:author="Mehrnazi Boojari" w:date="2019-01-07T22:28:00Z">
        <w:r w:rsidRPr="00F22558" w:rsidDel="00051F26">
          <w:rPr>
            <w:rFonts w:ascii="B Lotus" w:eastAsia="Calibri" w:hAnsi="B Lotus" w:cs="B Lotus"/>
            <w:sz w:val="24"/>
            <w:szCs w:val="24"/>
            <w:rtl/>
            <w:lang w:bidi="fa-IR"/>
          </w:rPr>
          <w:delText>ساخت و ساز</w:delText>
        </w:r>
      </w:del>
      <w:ins w:id="10978" w:author="Mehrnazi Boojari" w:date="2019-01-07T22:28:00Z">
        <w:r w:rsidR="00051F26">
          <w:rPr>
            <w:rFonts w:ascii="B Lotus" w:eastAsia="Calibri" w:hAnsi="B Lotus" w:cs="B Lotus"/>
            <w:sz w:val="24"/>
            <w:szCs w:val="24"/>
            <w:rtl/>
            <w:lang w:bidi="fa-IR"/>
          </w:rPr>
          <w:t>ساخت</w:t>
        </w:r>
        <w:r w:rsidR="00051F26">
          <w:rPr>
            <w:rFonts w:ascii="Times New Roman" w:eastAsia="Calibri" w:hAnsi="Times New Roman" w:cs="Times New Roman" w:hint="cs"/>
            <w:sz w:val="24"/>
            <w:szCs w:val="24"/>
            <w:rtl/>
            <w:lang w:bidi="fa-IR"/>
          </w:rPr>
          <w:t> </w:t>
        </w:r>
        <w:r w:rsidR="00051F26">
          <w:rPr>
            <w:rFonts w:ascii="B Lotus" w:eastAsia="Calibri" w:hAnsi="B Lotus" w:cs="B Lotus"/>
            <w:sz w:val="24"/>
            <w:szCs w:val="24"/>
            <w:rtl/>
            <w:lang w:bidi="fa-IR"/>
          </w:rPr>
          <w:t>و</w:t>
        </w:r>
        <w:r w:rsidR="00051F26">
          <w:rPr>
            <w:rFonts w:ascii="Times New Roman" w:eastAsia="Calibri" w:hAnsi="Times New Roman" w:cs="Times New Roman" w:hint="cs"/>
            <w:sz w:val="24"/>
            <w:szCs w:val="24"/>
            <w:rtl/>
            <w:lang w:bidi="fa-IR"/>
          </w:rPr>
          <w:t> </w:t>
        </w:r>
        <w:r w:rsidR="00051F26">
          <w:rPr>
            <w:rFonts w:ascii="B Lotus" w:eastAsia="Calibri" w:hAnsi="B Lotus" w:cs="B Lotus"/>
            <w:sz w:val="24"/>
            <w:szCs w:val="24"/>
            <w:rtl/>
            <w:lang w:bidi="fa-IR"/>
          </w:rPr>
          <w:t>ساز</w:t>
        </w:r>
      </w:ins>
      <w:r w:rsidRPr="00F22558">
        <w:rPr>
          <w:rFonts w:ascii="B Lotus" w:eastAsia="Calibri" w:hAnsi="B Lotus" w:cs="B Lotus"/>
          <w:sz w:val="24"/>
          <w:szCs w:val="24"/>
          <w:rtl/>
          <w:lang w:bidi="fa-IR"/>
        </w:rPr>
        <w:t xml:space="preserve"> و نوساز</w:t>
      </w:r>
      <w:r w:rsidRPr="00F22558">
        <w:rPr>
          <w:rFonts w:ascii="B Lotus" w:eastAsia="Calibri" w:hAnsi="B Lotus" w:cs="B Lotus" w:hint="cs"/>
          <w:sz w:val="24"/>
          <w:szCs w:val="24"/>
          <w:rtl/>
          <w:lang w:bidi="fa-IR"/>
        </w:rPr>
        <w:t>ی</w:t>
      </w:r>
      <w:r w:rsidRPr="00F22558">
        <w:rPr>
          <w:rFonts w:ascii="B Lotus" w:eastAsia="Calibri" w:hAnsi="B Lotus" w:cs="B Lotus"/>
          <w:sz w:val="24"/>
          <w:szCs w:val="24"/>
          <w:rtl/>
          <w:lang w:bidi="fa-IR"/>
        </w:rPr>
        <w:t xml:space="preserve"> مسکن </w:t>
      </w:r>
      <w:del w:id="10979" w:author="Mehrnazi Boojari" w:date="2019-01-07T10:03:00Z">
        <w:r w:rsidRPr="00F22558" w:rsidDel="00A31D6F">
          <w:rPr>
            <w:rFonts w:ascii="B Lotus" w:eastAsia="Calibri" w:hAnsi="B Lotus" w:cs="B Lotus"/>
            <w:sz w:val="24"/>
            <w:szCs w:val="24"/>
            <w:rtl/>
            <w:lang w:bidi="fa-IR"/>
          </w:rPr>
          <w:delText>روستائ</w:delText>
        </w:r>
        <w:r w:rsidRPr="00F22558" w:rsidDel="00A31D6F">
          <w:rPr>
            <w:rFonts w:ascii="B Lotus" w:eastAsia="Calibri" w:hAnsi="B Lotus" w:cs="B Lotus" w:hint="cs"/>
            <w:sz w:val="24"/>
            <w:szCs w:val="24"/>
            <w:rtl/>
            <w:lang w:bidi="fa-IR"/>
          </w:rPr>
          <w:delText>ی</w:delText>
        </w:r>
      </w:del>
      <w:ins w:id="10980" w:author="Mehrnazi Boojari" w:date="2019-01-07T10:03:00Z">
        <w:r w:rsidR="00A31D6F">
          <w:rPr>
            <w:rFonts w:ascii="B Lotus" w:eastAsia="Calibri" w:hAnsi="B Lotus" w:cs="B Lotus"/>
            <w:sz w:val="24"/>
            <w:szCs w:val="24"/>
            <w:rtl/>
            <w:lang w:bidi="fa-IR"/>
          </w:rPr>
          <w:t>روستایی</w:t>
        </w:r>
      </w:ins>
      <w:ins w:id="10981" w:author="Mehrnazi Boojari" w:date="2019-01-13T03:48:00Z">
        <w:r w:rsidR="00506A1A">
          <w:rPr>
            <w:rFonts w:ascii="B Lotus" w:eastAsia="Calibri" w:hAnsi="B Lotus" w:cs="B Lotus" w:hint="cs"/>
            <w:sz w:val="24"/>
            <w:szCs w:val="24"/>
            <w:rtl/>
            <w:lang w:bidi="fa-IR"/>
          </w:rPr>
          <w:t>.</w:t>
        </w:r>
      </w:ins>
    </w:p>
    <w:p w14:paraId="74BFAF51" w14:textId="77777777" w:rsidR="00E91C41" w:rsidRPr="00F22558" w:rsidRDefault="00E91C41" w:rsidP="000971CB">
      <w:pPr>
        <w:numPr>
          <w:ilvl w:val="0"/>
          <w:numId w:val="54"/>
        </w:numPr>
        <w:bidi/>
        <w:spacing w:after="200" w:line="276" w:lineRule="auto"/>
        <w:contextualSpacing/>
        <w:jc w:val="both"/>
        <w:rPr>
          <w:rFonts w:ascii="B Lotus" w:eastAsia="Calibri" w:hAnsi="B Lotus" w:cs="B Lotus"/>
          <w:sz w:val="24"/>
          <w:szCs w:val="24"/>
          <w:lang w:bidi="fa-IR"/>
        </w:rPr>
      </w:pPr>
      <w:r w:rsidRPr="00F22558">
        <w:rPr>
          <w:rFonts w:ascii="B Lotus" w:eastAsia="Calibri" w:hAnsi="B Lotus" w:cs="B Lotus" w:hint="eastAsia"/>
          <w:sz w:val="24"/>
          <w:szCs w:val="24"/>
          <w:rtl/>
          <w:lang w:bidi="fa-IR"/>
        </w:rPr>
        <w:t>بوروکراس</w:t>
      </w:r>
      <w:r w:rsidRPr="00F22558">
        <w:rPr>
          <w:rFonts w:ascii="B Lotus" w:eastAsia="Calibri" w:hAnsi="B Lotus" w:cs="B Lotus" w:hint="cs"/>
          <w:sz w:val="24"/>
          <w:szCs w:val="24"/>
          <w:rtl/>
          <w:lang w:bidi="fa-IR"/>
        </w:rPr>
        <w:t>ی</w:t>
      </w:r>
      <w:r w:rsidRPr="00F22558">
        <w:rPr>
          <w:rFonts w:ascii="B Lotus" w:eastAsia="Calibri" w:hAnsi="B Lotus" w:cs="B Lotus"/>
          <w:sz w:val="24"/>
          <w:szCs w:val="24"/>
          <w:rtl/>
          <w:lang w:bidi="fa-IR"/>
        </w:rPr>
        <w:t xml:space="preserve"> و </w:t>
      </w:r>
      <w:del w:id="10982" w:author="Mehrnazi Boojari" w:date="2019-01-10T00:21:00Z">
        <w:r w:rsidRPr="00F22558" w:rsidDel="002E20FF">
          <w:rPr>
            <w:rFonts w:ascii="B Lotus" w:eastAsia="Calibri" w:hAnsi="B Lotus" w:cs="B Lotus"/>
            <w:sz w:val="24"/>
            <w:szCs w:val="24"/>
            <w:rtl/>
            <w:lang w:bidi="fa-IR"/>
          </w:rPr>
          <w:delText>فرا</w:delText>
        </w:r>
        <w:r w:rsidRPr="00F22558" w:rsidDel="002E20FF">
          <w:rPr>
            <w:rFonts w:ascii="B Lotus" w:eastAsia="Calibri" w:hAnsi="B Lotus" w:cs="B Lotus" w:hint="cs"/>
            <w:sz w:val="24"/>
            <w:szCs w:val="24"/>
            <w:rtl/>
            <w:lang w:bidi="fa-IR"/>
          </w:rPr>
          <w:delText>ی</w:delText>
        </w:r>
        <w:r w:rsidRPr="00F22558" w:rsidDel="002E20FF">
          <w:rPr>
            <w:rFonts w:ascii="B Lotus" w:eastAsia="Calibri" w:hAnsi="B Lotus" w:cs="B Lotus" w:hint="eastAsia"/>
            <w:sz w:val="24"/>
            <w:szCs w:val="24"/>
            <w:rtl/>
            <w:lang w:bidi="fa-IR"/>
          </w:rPr>
          <w:delText>ند</w:delText>
        </w:r>
      </w:del>
      <w:ins w:id="10983" w:author="Mehrnazi Boojari" w:date="2019-01-10T00:21:00Z">
        <w:r w:rsidR="002E20FF">
          <w:rPr>
            <w:rFonts w:ascii="B Lotus" w:eastAsia="Calibri" w:hAnsi="B Lotus" w:cs="B Lotus"/>
            <w:sz w:val="24"/>
            <w:szCs w:val="24"/>
            <w:rtl/>
            <w:lang w:bidi="fa-IR"/>
          </w:rPr>
          <w:t>فرآیند</w:t>
        </w:r>
      </w:ins>
      <w:r w:rsidRPr="00F22558">
        <w:rPr>
          <w:rFonts w:ascii="B Lotus" w:eastAsia="Calibri" w:hAnsi="B Lotus" w:cs="B Lotus"/>
          <w:sz w:val="24"/>
          <w:szCs w:val="24"/>
          <w:rtl/>
          <w:lang w:bidi="fa-IR"/>
        </w:rPr>
        <w:t xml:space="preserve"> پچ</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ده</w:t>
      </w:r>
      <w:r w:rsidRPr="00F22558">
        <w:rPr>
          <w:rFonts w:ascii="B Lotus" w:eastAsia="Calibri" w:hAnsi="B Lotus" w:cs="B Lotus"/>
          <w:sz w:val="24"/>
          <w:szCs w:val="24"/>
          <w:rtl/>
          <w:lang w:bidi="fa-IR"/>
        </w:rPr>
        <w:t xml:space="preserve"> بانک</w:t>
      </w:r>
      <w:r w:rsidRPr="00F22558">
        <w:rPr>
          <w:rFonts w:ascii="B Lotus" w:eastAsia="Calibri" w:hAnsi="B Lotus" w:cs="B Lotus" w:hint="cs"/>
          <w:sz w:val="24"/>
          <w:szCs w:val="24"/>
          <w:rtl/>
          <w:lang w:bidi="fa-IR"/>
        </w:rPr>
        <w:t>ی</w:t>
      </w:r>
      <w:r w:rsidRPr="00F22558">
        <w:rPr>
          <w:rFonts w:ascii="B Lotus" w:eastAsia="Calibri" w:hAnsi="B Lotus" w:cs="B Lotus"/>
          <w:sz w:val="24"/>
          <w:szCs w:val="24"/>
          <w:rtl/>
          <w:lang w:bidi="fa-IR"/>
        </w:rPr>
        <w:t xml:space="preserve"> برا</w:t>
      </w:r>
      <w:r w:rsidRPr="00F22558">
        <w:rPr>
          <w:rFonts w:ascii="B Lotus" w:eastAsia="Calibri" w:hAnsi="B Lotus" w:cs="B Lotus" w:hint="cs"/>
          <w:sz w:val="24"/>
          <w:szCs w:val="24"/>
          <w:rtl/>
          <w:lang w:bidi="fa-IR"/>
        </w:rPr>
        <w:t>ی</w:t>
      </w:r>
      <w:r w:rsidRPr="00F22558">
        <w:rPr>
          <w:rFonts w:ascii="B Lotus" w:eastAsia="Calibri" w:hAnsi="B Lotus" w:cs="B Lotus"/>
          <w:sz w:val="24"/>
          <w:szCs w:val="24"/>
          <w:rtl/>
          <w:lang w:bidi="fa-IR"/>
        </w:rPr>
        <w:t xml:space="preserve"> اعطا</w:t>
      </w:r>
      <w:r w:rsidRPr="00F22558">
        <w:rPr>
          <w:rFonts w:ascii="B Lotus" w:eastAsia="Calibri" w:hAnsi="B Lotus" w:cs="B Lotus" w:hint="cs"/>
          <w:sz w:val="24"/>
          <w:szCs w:val="24"/>
          <w:rtl/>
          <w:lang w:bidi="fa-IR"/>
        </w:rPr>
        <w:t>ی</w:t>
      </w:r>
      <w:r w:rsidRPr="00F22558">
        <w:rPr>
          <w:rFonts w:ascii="B Lotus" w:eastAsia="Calibri" w:hAnsi="B Lotus" w:cs="B Lotus"/>
          <w:sz w:val="24"/>
          <w:szCs w:val="24"/>
          <w:rtl/>
          <w:lang w:bidi="fa-IR"/>
        </w:rPr>
        <w:t xml:space="preserve"> وام (ضام</w:t>
      </w:r>
      <w:del w:id="10984" w:author="Mehrnazi Boojari" w:date="2019-01-13T03:50:00Z">
        <w:r w:rsidRPr="00F22558" w:rsidDel="000971CB">
          <w:rPr>
            <w:rFonts w:ascii="B Lotus" w:eastAsia="Calibri" w:hAnsi="B Lotus" w:cs="B Lotus"/>
            <w:sz w:val="24"/>
            <w:szCs w:val="24"/>
            <w:rtl/>
            <w:lang w:bidi="fa-IR"/>
          </w:rPr>
          <w:delText>ن</w:delText>
        </w:r>
        <w:r w:rsidRPr="00F22558" w:rsidDel="000971CB">
          <w:rPr>
            <w:rFonts w:ascii="B Lotus" w:eastAsia="Calibri" w:hAnsi="B Lotus" w:cs="B Lotus" w:hint="cs"/>
            <w:sz w:val="24"/>
            <w:szCs w:val="24"/>
            <w:rtl/>
            <w:lang w:bidi="fa-IR"/>
          </w:rPr>
          <w:delText>ی</w:delText>
        </w:r>
      </w:del>
      <w:r w:rsidRPr="00F22558">
        <w:rPr>
          <w:rFonts w:ascii="B Lotus" w:eastAsia="Calibri" w:hAnsi="B Lotus" w:cs="B Lotus" w:hint="eastAsia"/>
          <w:sz w:val="24"/>
          <w:szCs w:val="24"/>
          <w:rtl/>
          <w:lang w:bidi="fa-IR"/>
        </w:rPr>
        <w:t>ن</w:t>
      </w:r>
      <w:ins w:id="10985" w:author="Mehrnazi Boojari" w:date="2019-01-13T03:50:00Z">
        <w:r w:rsidR="000971CB">
          <w:rPr>
            <w:rFonts w:ascii="B Lotus" w:eastAsia="Calibri" w:hAnsi="B Lotus" w:cs="B Nazanin" w:hint="cs"/>
            <w:sz w:val="24"/>
            <w:szCs w:val="24"/>
            <w:rtl/>
            <w:lang w:bidi="fa-IR"/>
          </w:rPr>
          <w:t>‌</w:t>
        </w:r>
        <w:r w:rsidR="000971CB">
          <w:rPr>
            <w:rFonts w:ascii="B Lotus" w:eastAsia="Calibri" w:hAnsi="B Lotus" w:cs="B Lotus" w:hint="cs"/>
            <w:sz w:val="24"/>
            <w:szCs w:val="24"/>
            <w:rtl/>
            <w:lang w:bidi="fa-IR"/>
          </w:rPr>
          <w:t>ها</w:t>
        </w:r>
      </w:ins>
      <w:del w:id="10986" w:author="Mehrnazi Boojari" w:date="2019-01-07T09:47:00Z">
        <w:r w:rsidRPr="00F22558" w:rsidDel="006F7CCF">
          <w:rPr>
            <w:rFonts w:ascii="B Lotus" w:eastAsia="Calibri" w:hAnsi="B Lotus" w:cs="B Lotus"/>
            <w:sz w:val="24"/>
            <w:szCs w:val="24"/>
            <w:rtl/>
            <w:lang w:bidi="fa-IR"/>
          </w:rPr>
          <w:delText xml:space="preserve"> ،</w:delText>
        </w:r>
      </w:del>
      <w:ins w:id="10987" w:author="Mehrnazi Boojari" w:date="2019-01-07T09:47:00Z">
        <w:r w:rsidR="006F7CCF">
          <w:rPr>
            <w:rFonts w:ascii="B Lotus" w:eastAsia="Calibri" w:hAnsi="B Lotus" w:cs="B Lotus"/>
            <w:sz w:val="24"/>
            <w:szCs w:val="24"/>
            <w:rtl/>
            <w:lang w:bidi="fa-IR"/>
          </w:rPr>
          <w:t>،</w:t>
        </w:r>
      </w:ins>
      <w:r w:rsidRPr="00F22558">
        <w:rPr>
          <w:rFonts w:ascii="B Lotus" w:eastAsia="Calibri" w:hAnsi="B Lotus" w:cs="B Lotus"/>
          <w:sz w:val="24"/>
          <w:szCs w:val="24"/>
          <w:rtl/>
          <w:lang w:bidi="fa-IR"/>
        </w:rPr>
        <w:t xml:space="preserve"> م</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زان</w:t>
      </w:r>
      <w:r w:rsidRPr="00F22558">
        <w:rPr>
          <w:rFonts w:ascii="B Lotus" w:eastAsia="Calibri" w:hAnsi="B Lotus" w:cs="B Lotus"/>
          <w:sz w:val="24"/>
          <w:szCs w:val="24"/>
          <w:rtl/>
          <w:lang w:bidi="fa-IR"/>
        </w:rPr>
        <w:t xml:space="preserve"> اقساط و ...)</w:t>
      </w:r>
      <w:ins w:id="10988" w:author="Mehrnazi Boojari" w:date="2019-01-13T03:48:00Z">
        <w:r w:rsidR="00506A1A">
          <w:rPr>
            <w:rFonts w:ascii="B Lotus" w:eastAsia="Calibri" w:hAnsi="B Lotus" w:cs="B Lotus" w:hint="cs"/>
            <w:sz w:val="24"/>
            <w:szCs w:val="24"/>
            <w:rtl/>
            <w:lang w:bidi="fa-IR"/>
          </w:rPr>
          <w:t>.</w:t>
        </w:r>
      </w:ins>
    </w:p>
    <w:p w14:paraId="78B59D4D" w14:textId="77777777" w:rsidR="00E91C41" w:rsidRPr="00F22558" w:rsidRDefault="00E91C41" w:rsidP="00A25B54">
      <w:pPr>
        <w:numPr>
          <w:ilvl w:val="0"/>
          <w:numId w:val="54"/>
        </w:numPr>
        <w:bidi/>
        <w:spacing w:after="200" w:line="276" w:lineRule="auto"/>
        <w:contextualSpacing/>
        <w:jc w:val="both"/>
        <w:rPr>
          <w:rFonts w:ascii="B Lotus" w:eastAsia="Calibri" w:hAnsi="B Lotus" w:cs="B Lotus"/>
          <w:sz w:val="24"/>
          <w:szCs w:val="24"/>
          <w:lang w:bidi="fa-IR"/>
        </w:rPr>
      </w:pPr>
      <w:r w:rsidRPr="00F22558">
        <w:rPr>
          <w:rFonts w:ascii="B Lotus" w:eastAsia="Calibri" w:hAnsi="B Lotus" w:cs="B Lotus" w:hint="eastAsia"/>
          <w:sz w:val="24"/>
          <w:szCs w:val="24"/>
          <w:rtl/>
          <w:lang w:bidi="fa-IR"/>
        </w:rPr>
        <w:t>در</w:t>
      </w:r>
      <w:r w:rsidRPr="00F22558">
        <w:rPr>
          <w:rFonts w:ascii="B Lotus" w:eastAsia="Calibri" w:hAnsi="B Lotus" w:cs="B Lotus"/>
          <w:sz w:val="24"/>
          <w:szCs w:val="24"/>
          <w:rtl/>
          <w:lang w:bidi="fa-IR"/>
        </w:rPr>
        <w:t xml:space="preserve"> نظر نگرفتن مقتض</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ات</w:t>
      </w:r>
      <w:r w:rsidRPr="00F22558">
        <w:rPr>
          <w:rFonts w:ascii="B Lotus" w:eastAsia="Calibri" w:hAnsi="B Lotus" w:cs="B Lotus"/>
          <w:sz w:val="24"/>
          <w:szCs w:val="24"/>
          <w:rtl/>
          <w:lang w:bidi="fa-IR"/>
        </w:rPr>
        <w:t xml:space="preserve"> منطقه و شرا</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ط</w:t>
      </w:r>
      <w:r w:rsidRPr="00F22558">
        <w:rPr>
          <w:rFonts w:ascii="B Lotus" w:eastAsia="Calibri" w:hAnsi="B Lotus" w:cs="B Lotus"/>
          <w:sz w:val="24"/>
          <w:szCs w:val="24"/>
          <w:rtl/>
          <w:lang w:bidi="fa-IR"/>
        </w:rPr>
        <w:t xml:space="preserve"> افراد برا</w:t>
      </w:r>
      <w:r w:rsidRPr="00F22558">
        <w:rPr>
          <w:rFonts w:ascii="B Lotus" w:eastAsia="Calibri" w:hAnsi="B Lotus" w:cs="B Lotus" w:hint="cs"/>
          <w:sz w:val="24"/>
          <w:szCs w:val="24"/>
          <w:rtl/>
          <w:lang w:bidi="fa-IR"/>
        </w:rPr>
        <w:t>ی</w:t>
      </w:r>
      <w:r w:rsidRPr="00F22558">
        <w:rPr>
          <w:rFonts w:ascii="B Lotus" w:eastAsia="Calibri" w:hAnsi="B Lotus" w:cs="B Lotus"/>
          <w:sz w:val="24"/>
          <w:szCs w:val="24"/>
          <w:rtl/>
          <w:lang w:bidi="fa-IR"/>
        </w:rPr>
        <w:t xml:space="preserve"> اعطا</w:t>
      </w:r>
      <w:r w:rsidRPr="00F22558">
        <w:rPr>
          <w:rFonts w:ascii="B Lotus" w:eastAsia="Calibri" w:hAnsi="B Lotus" w:cs="B Lotus" w:hint="cs"/>
          <w:sz w:val="24"/>
          <w:szCs w:val="24"/>
          <w:rtl/>
          <w:lang w:bidi="fa-IR"/>
        </w:rPr>
        <w:t>ی</w:t>
      </w:r>
      <w:r w:rsidRPr="00F22558">
        <w:rPr>
          <w:rFonts w:ascii="B Lotus" w:eastAsia="Calibri" w:hAnsi="B Lotus" w:cs="B Lotus"/>
          <w:sz w:val="24"/>
          <w:szCs w:val="24"/>
          <w:rtl/>
          <w:lang w:bidi="fa-IR"/>
        </w:rPr>
        <w:t xml:space="preserve"> وام (شغل</w:t>
      </w:r>
      <w:del w:id="10989" w:author="Mehrnazi Boojari" w:date="2019-01-07T09:47:00Z">
        <w:r w:rsidRPr="00F22558" w:rsidDel="006F7CCF">
          <w:rPr>
            <w:rFonts w:ascii="B Lotus" w:eastAsia="Calibri" w:hAnsi="B Lotus" w:cs="B Lotus"/>
            <w:sz w:val="24"/>
            <w:szCs w:val="24"/>
            <w:rtl/>
            <w:lang w:bidi="fa-IR"/>
          </w:rPr>
          <w:delText xml:space="preserve"> </w:delText>
        </w:r>
        <w:r w:rsidRPr="00F22558" w:rsidDel="006F7CCF">
          <w:rPr>
            <w:rFonts w:ascii="B Lotus" w:eastAsia="Calibri" w:hAnsi="B Lotus" w:cs="B Lotus" w:hint="eastAsia"/>
            <w:sz w:val="24"/>
            <w:szCs w:val="24"/>
            <w:rtl/>
            <w:lang w:bidi="fa-IR"/>
          </w:rPr>
          <w:delText>،</w:delText>
        </w:r>
      </w:del>
      <w:ins w:id="10990" w:author="Mehrnazi Boojari" w:date="2019-01-07T09:47:00Z">
        <w:r w:rsidR="006F7CCF">
          <w:rPr>
            <w:rFonts w:ascii="B Lotus" w:eastAsia="Calibri" w:hAnsi="B Lotus" w:cs="B Lotus"/>
            <w:sz w:val="24"/>
            <w:szCs w:val="24"/>
            <w:rtl/>
            <w:lang w:bidi="fa-IR"/>
          </w:rPr>
          <w:t>،</w:t>
        </w:r>
      </w:ins>
      <w:r w:rsidRPr="00F22558">
        <w:rPr>
          <w:rFonts w:ascii="B Lotus" w:eastAsia="Calibri" w:hAnsi="B Lotus" w:cs="B Lotus"/>
          <w:sz w:val="24"/>
          <w:szCs w:val="24"/>
          <w:rtl/>
          <w:lang w:bidi="fa-IR"/>
        </w:rPr>
        <w:t xml:space="preserve"> اقل</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م</w:t>
      </w:r>
      <w:r w:rsidRPr="00F22558">
        <w:rPr>
          <w:rFonts w:ascii="B Lotus" w:eastAsia="Calibri" w:hAnsi="B Lotus" w:cs="B Lotus"/>
          <w:sz w:val="24"/>
          <w:szCs w:val="24"/>
          <w:rtl/>
          <w:lang w:bidi="fa-IR"/>
        </w:rPr>
        <w:t xml:space="preserve"> منطقه</w:t>
      </w:r>
      <w:del w:id="10991" w:author="Mehrnazi Boojari" w:date="2019-01-07T09:47:00Z">
        <w:r w:rsidRPr="00F22558" w:rsidDel="006F7CCF">
          <w:rPr>
            <w:rFonts w:ascii="B Lotus" w:eastAsia="Calibri" w:hAnsi="B Lotus" w:cs="B Lotus"/>
            <w:sz w:val="24"/>
            <w:szCs w:val="24"/>
            <w:rtl/>
            <w:lang w:bidi="fa-IR"/>
          </w:rPr>
          <w:delText xml:space="preserve"> ،</w:delText>
        </w:r>
      </w:del>
      <w:ins w:id="10992" w:author="Mehrnazi Boojari" w:date="2019-01-07T09:47:00Z">
        <w:r w:rsidR="006F7CCF">
          <w:rPr>
            <w:rFonts w:ascii="B Lotus" w:eastAsia="Calibri" w:hAnsi="B Lotus" w:cs="B Lotus"/>
            <w:sz w:val="24"/>
            <w:szCs w:val="24"/>
            <w:rtl/>
            <w:lang w:bidi="fa-IR"/>
          </w:rPr>
          <w:t>،</w:t>
        </w:r>
      </w:ins>
      <w:r w:rsidRPr="00F22558">
        <w:rPr>
          <w:rFonts w:ascii="B Lotus" w:eastAsia="Calibri" w:hAnsi="B Lotus" w:cs="B Lotus"/>
          <w:sz w:val="24"/>
          <w:szCs w:val="24"/>
          <w:rtl/>
          <w:lang w:bidi="fa-IR"/>
        </w:rPr>
        <w:t xml:space="preserve"> سطح درآمد و ...)</w:t>
      </w:r>
      <w:ins w:id="10993" w:author="Mehrnazi Boojari" w:date="2019-01-13T03:48:00Z">
        <w:r w:rsidR="00506A1A">
          <w:rPr>
            <w:rFonts w:ascii="B Lotus" w:eastAsia="Calibri" w:hAnsi="B Lotus" w:cs="B Lotus" w:hint="cs"/>
            <w:sz w:val="24"/>
            <w:szCs w:val="24"/>
            <w:rtl/>
            <w:lang w:bidi="fa-IR"/>
          </w:rPr>
          <w:t>.</w:t>
        </w:r>
      </w:ins>
    </w:p>
    <w:p w14:paraId="6A607BF2" w14:textId="77777777" w:rsidR="00E91C41" w:rsidRPr="00F22558" w:rsidRDefault="00E91C41" w:rsidP="000971CB">
      <w:pPr>
        <w:numPr>
          <w:ilvl w:val="0"/>
          <w:numId w:val="54"/>
        </w:numPr>
        <w:bidi/>
        <w:spacing w:after="200" w:line="276" w:lineRule="auto"/>
        <w:contextualSpacing/>
        <w:jc w:val="both"/>
        <w:rPr>
          <w:rFonts w:ascii="B Lotus" w:eastAsia="Calibri" w:hAnsi="B Lotus" w:cs="B Lotus"/>
          <w:sz w:val="24"/>
          <w:szCs w:val="24"/>
          <w:lang w:bidi="fa-IR"/>
        </w:rPr>
      </w:pPr>
      <w:r w:rsidRPr="00F22558">
        <w:rPr>
          <w:rFonts w:ascii="B Lotus" w:eastAsia="Calibri" w:hAnsi="B Lotus" w:cs="B Lotus" w:hint="eastAsia"/>
          <w:sz w:val="24"/>
          <w:szCs w:val="24"/>
          <w:rtl/>
          <w:lang w:bidi="fa-IR"/>
        </w:rPr>
        <w:t>ب</w:t>
      </w:r>
      <w:r w:rsidRPr="00F22558">
        <w:rPr>
          <w:rFonts w:ascii="B Lotus" w:eastAsia="Calibri" w:hAnsi="B Lotus" w:cs="B Lotus" w:hint="cs"/>
          <w:sz w:val="24"/>
          <w:szCs w:val="24"/>
          <w:rtl/>
          <w:lang w:bidi="fa-IR"/>
        </w:rPr>
        <w:t>ی</w:t>
      </w:r>
      <w:ins w:id="10994" w:author="Mehrnazi Boojari" w:date="2019-01-13T03:51:00Z">
        <w:r w:rsidR="000971CB">
          <w:rPr>
            <w:rFonts w:ascii="B Lotus" w:eastAsia="Calibri" w:hAnsi="B Lotus" w:cs="B Nazanin" w:hint="cs"/>
            <w:sz w:val="24"/>
            <w:szCs w:val="24"/>
            <w:rtl/>
            <w:lang w:bidi="fa-IR"/>
          </w:rPr>
          <w:t>‌</w:t>
        </w:r>
      </w:ins>
      <w:del w:id="10995" w:author="Mehrnazi Boojari" w:date="2019-01-13T03:51:00Z">
        <w:r w:rsidRPr="00F22558" w:rsidDel="000971CB">
          <w:rPr>
            <w:rFonts w:ascii="B Lotus" w:eastAsia="Calibri" w:hAnsi="B Lotus" w:cs="B Lotus"/>
            <w:sz w:val="24"/>
            <w:szCs w:val="24"/>
            <w:rtl/>
            <w:lang w:bidi="fa-IR"/>
          </w:rPr>
          <w:delText xml:space="preserve"> </w:delText>
        </w:r>
      </w:del>
      <w:r w:rsidRPr="00F22558">
        <w:rPr>
          <w:rFonts w:ascii="B Lotus" w:eastAsia="Calibri" w:hAnsi="B Lotus" w:cs="B Lotus"/>
          <w:sz w:val="24"/>
          <w:szCs w:val="24"/>
          <w:rtl/>
          <w:lang w:bidi="fa-IR"/>
        </w:rPr>
        <w:t>اهم</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ت</w:t>
      </w:r>
      <w:ins w:id="10996" w:author="Mehrnazi Boojari" w:date="2019-01-13T03:51:00Z">
        <w:r w:rsidR="000971CB">
          <w:rPr>
            <w:rFonts w:ascii="B Lotus" w:eastAsia="Calibri" w:hAnsi="B Lotus" w:cs="B Nazanin" w:hint="cs"/>
            <w:sz w:val="24"/>
            <w:szCs w:val="24"/>
            <w:rtl/>
            <w:lang w:bidi="fa-IR"/>
          </w:rPr>
          <w:t>‌</w:t>
        </w:r>
      </w:ins>
      <w:del w:id="10997" w:author="Mehrnazi Boojari" w:date="2019-01-07T10:45:00Z">
        <w:r w:rsidRPr="00F22558" w:rsidDel="006A1F1D">
          <w:rPr>
            <w:rFonts w:ascii="B Lotus" w:eastAsia="Calibri" w:hAnsi="B Lotus" w:cs="B Lotus"/>
            <w:sz w:val="24"/>
            <w:szCs w:val="24"/>
            <w:rtl/>
            <w:lang w:bidi="fa-IR"/>
          </w:rPr>
          <w:delText xml:space="preserve"> بودن </w:delText>
        </w:r>
      </w:del>
      <w:ins w:id="10998" w:author="Mehrnazi Boojari" w:date="2019-01-07T10:45:00Z">
        <w:r w:rsidR="006A1F1D">
          <w:rPr>
            <w:rFonts w:ascii="B Lotus" w:eastAsia="Calibri" w:hAnsi="B Lotus" w:cs="B Lotus" w:hint="cs"/>
            <w:sz w:val="24"/>
            <w:szCs w:val="24"/>
            <w:rtl/>
            <w:lang w:bidi="fa-IR"/>
          </w:rPr>
          <w:t>‌</w:t>
        </w:r>
        <w:r w:rsidR="006A1F1D">
          <w:rPr>
            <w:rFonts w:ascii="B Lotus" w:eastAsia="Calibri" w:hAnsi="B Lotus" w:cs="B Lotus"/>
            <w:sz w:val="24"/>
            <w:szCs w:val="24"/>
            <w:rtl/>
            <w:lang w:bidi="fa-IR"/>
          </w:rPr>
          <w:t xml:space="preserve">بودن </w:t>
        </w:r>
      </w:ins>
      <w:r w:rsidRPr="00F22558">
        <w:rPr>
          <w:rFonts w:ascii="B Lotus" w:eastAsia="Calibri" w:hAnsi="B Lotus" w:cs="B Lotus"/>
          <w:sz w:val="24"/>
          <w:szCs w:val="24"/>
          <w:rtl/>
          <w:lang w:bidi="fa-IR"/>
        </w:rPr>
        <w:t>مقاوم</w:t>
      </w:r>
      <w:del w:id="10999" w:author="Mehrnazi Boojari" w:date="2019-01-07T09:51:00Z">
        <w:r w:rsidRPr="00F22558" w:rsidDel="006F7CCF">
          <w:rPr>
            <w:rFonts w:ascii="B Lotus" w:eastAsia="Calibri" w:hAnsi="B Lotus" w:cs="B Lotus"/>
            <w:sz w:val="24"/>
            <w:szCs w:val="24"/>
            <w:rtl/>
            <w:lang w:bidi="fa-IR"/>
          </w:rPr>
          <w:delText xml:space="preserve"> ساز</w:delText>
        </w:r>
        <w:r w:rsidRPr="00F22558" w:rsidDel="006F7CCF">
          <w:rPr>
            <w:rFonts w:ascii="B Lotus" w:eastAsia="Calibri" w:hAnsi="B Lotus" w:cs="B Lotus" w:hint="cs"/>
            <w:sz w:val="24"/>
            <w:szCs w:val="24"/>
            <w:rtl/>
            <w:lang w:bidi="fa-IR"/>
          </w:rPr>
          <w:delText>ی</w:delText>
        </w:r>
        <w:r w:rsidRPr="00F22558" w:rsidDel="006F7CCF">
          <w:rPr>
            <w:rFonts w:ascii="B Lotus" w:eastAsia="Calibri" w:hAnsi="B Lotus" w:cs="B Lotus"/>
            <w:sz w:val="24"/>
            <w:szCs w:val="24"/>
            <w:rtl/>
            <w:lang w:bidi="fa-IR"/>
          </w:rPr>
          <w:delText xml:space="preserve"> </w:delText>
        </w:r>
      </w:del>
      <w:ins w:id="11000" w:author="Mehrnazi Boojari" w:date="2019-01-07T09:51:00Z">
        <w:r w:rsidR="006F7CCF">
          <w:rPr>
            <w:rFonts w:ascii="B Lotus" w:eastAsia="Calibri" w:hAnsi="B Lotus" w:cs="B Lotus" w:hint="cs"/>
            <w:sz w:val="24"/>
            <w:szCs w:val="24"/>
            <w:rtl/>
            <w:lang w:bidi="fa-IR"/>
          </w:rPr>
          <w:t>‌</w:t>
        </w:r>
        <w:r w:rsidR="006F7CCF">
          <w:rPr>
            <w:rFonts w:ascii="B Lotus" w:eastAsia="Calibri" w:hAnsi="B Lotus" w:cs="B Lotus"/>
            <w:sz w:val="24"/>
            <w:szCs w:val="24"/>
            <w:rtl/>
            <w:lang w:bidi="fa-IR"/>
          </w:rPr>
          <w:t xml:space="preserve">سازی </w:t>
        </w:r>
      </w:ins>
      <w:r w:rsidRPr="00F22558">
        <w:rPr>
          <w:rFonts w:ascii="B Lotus" w:eastAsia="Calibri" w:hAnsi="B Lotus" w:cs="B Lotus"/>
          <w:sz w:val="24"/>
          <w:szCs w:val="24"/>
          <w:rtl/>
          <w:lang w:bidi="fa-IR"/>
        </w:rPr>
        <w:t xml:space="preserve">در نگاه </w:t>
      </w:r>
      <w:del w:id="11001" w:author="Mehrnazi Boojari" w:date="2019-01-07T10:03:00Z">
        <w:r w:rsidRPr="00F22558" w:rsidDel="00A31D6F">
          <w:rPr>
            <w:rFonts w:ascii="B Lotus" w:eastAsia="Calibri" w:hAnsi="B Lotus" w:cs="B Lotus"/>
            <w:sz w:val="24"/>
            <w:szCs w:val="24"/>
            <w:rtl/>
            <w:lang w:bidi="fa-IR"/>
          </w:rPr>
          <w:delText>روستائ</w:delText>
        </w:r>
        <w:r w:rsidRPr="00F22558" w:rsidDel="00A31D6F">
          <w:rPr>
            <w:rFonts w:ascii="B Lotus" w:eastAsia="Calibri" w:hAnsi="B Lotus" w:cs="B Lotus" w:hint="cs"/>
            <w:sz w:val="24"/>
            <w:szCs w:val="24"/>
            <w:rtl/>
            <w:lang w:bidi="fa-IR"/>
          </w:rPr>
          <w:delText>ی</w:delText>
        </w:r>
      </w:del>
      <w:ins w:id="11002" w:author="Mehrnazi Boojari" w:date="2019-01-07T10:03:00Z">
        <w:r w:rsidR="00A31D6F">
          <w:rPr>
            <w:rFonts w:ascii="B Lotus" w:eastAsia="Calibri" w:hAnsi="B Lotus" w:cs="B Lotus"/>
            <w:sz w:val="24"/>
            <w:szCs w:val="24"/>
            <w:rtl/>
            <w:lang w:bidi="fa-IR"/>
          </w:rPr>
          <w:t>روستایی</w:t>
        </w:r>
      </w:ins>
      <w:r w:rsidRPr="00F22558">
        <w:rPr>
          <w:rFonts w:ascii="B Lotus" w:eastAsia="Calibri" w:hAnsi="B Lotus" w:cs="B Lotus" w:hint="eastAsia"/>
          <w:sz w:val="24"/>
          <w:szCs w:val="24"/>
          <w:rtl/>
          <w:lang w:bidi="fa-IR"/>
        </w:rPr>
        <w:t>ان</w:t>
      </w:r>
      <w:ins w:id="11003" w:author="Mehrnazi Boojari" w:date="2019-01-13T03:48:00Z">
        <w:r w:rsidR="00506A1A">
          <w:rPr>
            <w:rFonts w:ascii="B Lotus" w:eastAsia="Calibri" w:hAnsi="B Lotus" w:cs="B Lotus" w:hint="cs"/>
            <w:sz w:val="24"/>
            <w:szCs w:val="24"/>
            <w:rtl/>
            <w:lang w:bidi="fa-IR"/>
          </w:rPr>
          <w:t>.</w:t>
        </w:r>
      </w:ins>
    </w:p>
    <w:p w14:paraId="127FDF30" w14:textId="77777777" w:rsidR="00E91C41" w:rsidRPr="00F22558" w:rsidRDefault="00E91C41" w:rsidP="000971CB">
      <w:pPr>
        <w:numPr>
          <w:ilvl w:val="0"/>
          <w:numId w:val="54"/>
        </w:numPr>
        <w:bidi/>
        <w:spacing w:after="200" w:line="276" w:lineRule="auto"/>
        <w:contextualSpacing/>
        <w:jc w:val="both"/>
        <w:rPr>
          <w:rFonts w:ascii="B Lotus" w:eastAsia="Calibri" w:hAnsi="B Lotus" w:cs="B Lotus"/>
          <w:sz w:val="24"/>
          <w:szCs w:val="24"/>
          <w:rtl/>
          <w:lang w:bidi="fa-IR"/>
        </w:rPr>
      </w:pPr>
      <w:r w:rsidRPr="00F22558">
        <w:rPr>
          <w:rFonts w:ascii="B Lotus" w:eastAsia="Calibri" w:hAnsi="B Lotus" w:cs="B Lotus" w:hint="eastAsia"/>
          <w:sz w:val="24"/>
          <w:szCs w:val="24"/>
          <w:rtl/>
          <w:lang w:bidi="fa-IR"/>
        </w:rPr>
        <w:t>مد</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ر</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ت</w:t>
      </w:r>
      <w:ins w:id="11004" w:author="Mehrnazi Boojari" w:date="2019-01-13T03:51:00Z">
        <w:r w:rsidR="000971CB">
          <w:rPr>
            <w:rFonts w:ascii="B Lotus" w:eastAsia="Calibri" w:hAnsi="B Lotus" w:cs="B Nazanin" w:hint="cs"/>
            <w:sz w:val="24"/>
            <w:szCs w:val="24"/>
            <w:rtl/>
            <w:lang w:bidi="fa-IR"/>
          </w:rPr>
          <w:t>‌</w:t>
        </w:r>
      </w:ins>
      <w:del w:id="11005" w:author="Mehrnazi Boojari" w:date="2019-01-13T03:51:00Z">
        <w:r w:rsidRPr="00F22558" w:rsidDel="000971CB">
          <w:rPr>
            <w:rFonts w:ascii="B Lotus" w:eastAsia="Calibri" w:hAnsi="B Lotus" w:cs="B Lotus"/>
            <w:sz w:val="24"/>
            <w:szCs w:val="24"/>
            <w:rtl/>
            <w:lang w:bidi="fa-IR"/>
          </w:rPr>
          <w:delText xml:space="preserve"> </w:delText>
        </w:r>
      </w:del>
      <w:r w:rsidRPr="00F22558">
        <w:rPr>
          <w:rFonts w:ascii="B Lotus" w:eastAsia="Calibri" w:hAnsi="B Lotus" w:cs="B Lotus"/>
          <w:sz w:val="24"/>
          <w:szCs w:val="24"/>
          <w:rtl/>
          <w:lang w:bidi="fa-IR"/>
        </w:rPr>
        <w:t>بخش</w:t>
      </w:r>
      <w:del w:id="11006" w:author="Mehrnazi Boojari" w:date="2019-01-07T10:47:00Z">
        <w:r w:rsidRPr="00F22558" w:rsidDel="006A1F1D">
          <w:rPr>
            <w:rFonts w:ascii="B Lotus" w:eastAsia="Calibri" w:hAnsi="B Lotus" w:cs="B Lotus" w:hint="cs"/>
            <w:sz w:val="24"/>
            <w:szCs w:val="24"/>
            <w:rtl/>
            <w:lang w:bidi="fa-IR"/>
          </w:rPr>
          <w:delText>ی</w:delText>
        </w:r>
        <w:r w:rsidRPr="00F22558" w:rsidDel="006A1F1D">
          <w:rPr>
            <w:rFonts w:ascii="B Lotus" w:eastAsia="Calibri" w:hAnsi="B Lotus" w:cs="B Lotus"/>
            <w:sz w:val="24"/>
            <w:szCs w:val="24"/>
            <w:rtl/>
            <w:lang w:bidi="fa-IR"/>
          </w:rPr>
          <w:delText>(</w:delText>
        </w:r>
      </w:del>
      <w:ins w:id="11007" w:author="Mehrnazi Boojari" w:date="2019-01-07T10:47:00Z">
        <w:r w:rsidR="006A1F1D">
          <w:rPr>
            <w:rFonts w:ascii="B Lotus" w:eastAsia="Calibri" w:hAnsi="B Lotus" w:cs="B Lotus" w:hint="cs"/>
            <w:sz w:val="24"/>
            <w:szCs w:val="24"/>
            <w:rtl/>
            <w:lang w:bidi="fa-IR"/>
          </w:rPr>
          <w:t>ی (</w:t>
        </w:r>
      </w:ins>
      <w:r w:rsidRPr="00F22558">
        <w:rPr>
          <w:rFonts w:ascii="B Lotus" w:eastAsia="Calibri" w:hAnsi="B Lotus" w:cs="B Lotus"/>
          <w:sz w:val="24"/>
          <w:szCs w:val="24"/>
          <w:rtl/>
          <w:lang w:bidi="fa-IR"/>
        </w:rPr>
        <w:t>بن</w:t>
      </w:r>
      <w:r w:rsidRPr="00F22558">
        <w:rPr>
          <w:rFonts w:ascii="B Lotus" w:eastAsia="Calibri" w:hAnsi="B Lotus" w:cs="B Lotus" w:hint="cs"/>
          <w:sz w:val="24"/>
          <w:szCs w:val="24"/>
          <w:rtl/>
          <w:lang w:bidi="fa-IR"/>
        </w:rPr>
        <w:t>ی</w:t>
      </w:r>
      <w:r w:rsidRPr="00F22558">
        <w:rPr>
          <w:rFonts w:ascii="B Lotus" w:eastAsia="Calibri" w:hAnsi="B Lotus" w:cs="B Lotus" w:hint="eastAsia"/>
          <w:sz w:val="24"/>
          <w:szCs w:val="24"/>
          <w:rtl/>
          <w:lang w:bidi="fa-IR"/>
        </w:rPr>
        <w:t>اد</w:t>
      </w:r>
      <w:r w:rsidRPr="00F22558">
        <w:rPr>
          <w:rFonts w:ascii="B Lotus" w:eastAsia="Calibri" w:hAnsi="B Lotus" w:cs="B Lotus"/>
          <w:sz w:val="24"/>
          <w:szCs w:val="24"/>
          <w:rtl/>
          <w:lang w:bidi="fa-IR"/>
        </w:rPr>
        <w:t xml:space="preserve"> مسکن) در ساخت مسکن بدون </w:t>
      </w:r>
      <w:del w:id="11008" w:author="Mehrnazi Boojari" w:date="2019-01-07T22:30:00Z">
        <w:r w:rsidRPr="00F22558" w:rsidDel="00051F26">
          <w:rPr>
            <w:rFonts w:ascii="B Lotus" w:eastAsia="Calibri" w:hAnsi="B Lotus" w:cs="B Lotus"/>
            <w:sz w:val="24"/>
            <w:szCs w:val="24"/>
            <w:rtl/>
            <w:lang w:bidi="fa-IR"/>
          </w:rPr>
          <w:delText>در نظر گرفتن</w:delText>
        </w:r>
      </w:del>
      <w:ins w:id="11009" w:author="Mehrnazi Boojari" w:date="2019-01-07T22:30:00Z">
        <w:r w:rsidR="00051F26">
          <w:rPr>
            <w:rFonts w:ascii="B Lotus" w:eastAsia="Calibri" w:hAnsi="B Lotus" w:cs="B Lotus"/>
            <w:sz w:val="24"/>
            <w:szCs w:val="24"/>
            <w:rtl/>
            <w:lang w:bidi="fa-IR"/>
          </w:rPr>
          <w:t>در</w:t>
        </w:r>
        <w:r w:rsidR="00051F26">
          <w:rPr>
            <w:rFonts w:ascii="Times New Roman" w:eastAsia="Calibri" w:hAnsi="Times New Roman" w:cs="Times New Roman" w:hint="cs"/>
            <w:sz w:val="24"/>
            <w:szCs w:val="24"/>
            <w:rtl/>
            <w:lang w:bidi="fa-IR"/>
          </w:rPr>
          <w:t> </w:t>
        </w:r>
        <w:r w:rsidR="00051F26">
          <w:rPr>
            <w:rFonts w:ascii="B Lotus" w:eastAsia="Calibri" w:hAnsi="B Lotus" w:cs="B Lotu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B Lotus" w:eastAsia="Calibri" w:hAnsi="B Lotus" w:cs="B Lotus"/>
            <w:sz w:val="24"/>
            <w:szCs w:val="24"/>
            <w:rtl/>
            <w:lang w:bidi="fa-IR"/>
          </w:rPr>
          <w:t>گرفتن</w:t>
        </w:r>
      </w:ins>
      <w:r w:rsidRPr="00F22558">
        <w:rPr>
          <w:rFonts w:ascii="B Lotus" w:eastAsia="Calibri" w:hAnsi="B Lotus" w:cs="B Lotus"/>
          <w:sz w:val="24"/>
          <w:szCs w:val="24"/>
          <w:rtl/>
          <w:lang w:bidi="fa-IR"/>
        </w:rPr>
        <w:t xml:space="preserve"> اشتغال و</w:t>
      </w:r>
      <w:ins w:id="11010" w:author="Mehrnazi Boojari" w:date="2019-01-13T03:51:00Z">
        <w:r w:rsidR="000971CB">
          <w:rPr>
            <w:rFonts w:ascii="B Lotus" w:eastAsia="Calibri" w:hAnsi="B Lotus" w:cs="B Lotus" w:hint="cs"/>
            <w:sz w:val="24"/>
            <w:szCs w:val="24"/>
            <w:rtl/>
            <w:lang w:bidi="fa-IR"/>
          </w:rPr>
          <w:t xml:space="preserve"> </w:t>
        </w:r>
      </w:ins>
      <w:r w:rsidRPr="00F22558">
        <w:rPr>
          <w:rFonts w:ascii="B Lotus" w:eastAsia="Calibri" w:hAnsi="B Lotus" w:cs="B Lotus"/>
          <w:sz w:val="24"/>
          <w:szCs w:val="24"/>
          <w:rtl/>
          <w:lang w:bidi="fa-IR"/>
        </w:rPr>
        <w:t>...</w:t>
      </w:r>
      <w:ins w:id="11011" w:author="Mehrnazi Boojari" w:date="2019-01-13T03:48:00Z">
        <w:r w:rsidR="00506A1A">
          <w:rPr>
            <w:rFonts w:ascii="B Lotus" w:eastAsia="Calibri" w:hAnsi="B Lotus" w:cs="B Lotus" w:hint="cs"/>
            <w:sz w:val="24"/>
            <w:szCs w:val="24"/>
            <w:rtl/>
            <w:lang w:bidi="fa-IR"/>
          </w:rPr>
          <w:t>.</w:t>
        </w:r>
      </w:ins>
    </w:p>
    <w:p w14:paraId="4EA1F9F8" w14:textId="77777777" w:rsidR="00E91C41" w:rsidRPr="00E91C41" w:rsidRDefault="00E91C41" w:rsidP="000971CB">
      <w:pPr>
        <w:bidi/>
        <w:ind w:firstLine="288"/>
        <w:jc w:val="both"/>
        <w:rPr>
          <w:rFonts w:ascii="Calibri" w:eastAsia="Calibri" w:hAnsi="Calibri" w:cs="B Lotus"/>
          <w:sz w:val="24"/>
          <w:szCs w:val="24"/>
          <w:rtl/>
          <w:lang w:bidi="fa-IR"/>
        </w:rPr>
      </w:pPr>
      <w:r w:rsidRPr="00F22558">
        <w:rPr>
          <w:rFonts w:ascii="B Lotus" w:eastAsia="Calibri" w:hAnsi="B Lotus" w:cs="B Lotus" w:hint="cs"/>
          <w:sz w:val="24"/>
          <w:szCs w:val="24"/>
          <w:rtl/>
          <w:lang w:bidi="fa-IR"/>
        </w:rPr>
        <w:t>در ادامه به شرح هر یک از عوامل در حوزه</w:t>
      </w:r>
      <w:ins w:id="11012" w:author="Mehrnazi Boojari" w:date="2019-01-08T23:47:00Z">
        <w:r w:rsidR="00144BA7">
          <w:rPr>
            <w:rFonts w:ascii="B Lotus" w:eastAsia="Calibri" w:hAnsi="B Lotus" w:cs="B Nazanin" w:hint="cs"/>
            <w:sz w:val="24"/>
            <w:szCs w:val="24"/>
            <w:rtl/>
            <w:lang w:bidi="fa-IR"/>
          </w:rPr>
          <w:t>‌</w:t>
        </w:r>
      </w:ins>
      <w:del w:id="11013" w:author="Mehrnazi Boojari" w:date="2019-01-07T09:46:00Z">
        <w:r w:rsidRPr="00F22558" w:rsidDel="006F7CCF">
          <w:rPr>
            <w:rFonts w:ascii="B Lotus" w:eastAsia="Calibri" w:hAnsi="B Lotus" w:cs="B Lotus" w:hint="cs"/>
            <w:sz w:val="24"/>
            <w:szCs w:val="24"/>
            <w:rtl/>
            <w:lang w:bidi="fa-IR"/>
          </w:rPr>
          <w:delText xml:space="preserve"> های </w:delText>
        </w:r>
      </w:del>
      <w:ins w:id="11014" w:author="Mehrnazi Boojari" w:date="2019-01-07T09:46:00Z">
        <w:r w:rsidR="006F7CCF">
          <w:rPr>
            <w:rFonts w:ascii="B Lotus" w:eastAsia="Calibri" w:hAnsi="B Lotus" w:cs="B Lotus" w:hint="cs"/>
            <w:sz w:val="24"/>
            <w:szCs w:val="24"/>
            <w:rtl/>
            <w:lang w:bidi="fa-IR"/>
          </w:rPr>
          <w:t xml:space="preserve">‌های </w:t>
        </w:r>
      </w:ins>
      <w:del w:id="11015" w:author="Mehrnazi Boojari" w:date="2019-01-08T23:47:00Z">
        <w:r w:rsidRPr="00F22558" w:rsidDel="00144BA7">
          <w:rPr>
            <w:rFonts w:ascii="B Lotus" w:eastAsia="Calibri" w:hAnsi="B Lotus" w:cs="B Lotus" w:hint="cs"/>
            <w:sz w:val="24"/>
            <w:szCs w:val="24"/>
            <w:rtl/>
            <w:lang w:bidi="fa-IR"/>
          </w:rPr>
          <w:delText xml:space="preserve">5 </w:delText>
        </w:r>
      </w:del>
      <w:ins w:id="11016" w:author="Mehrnazi Boojari" w:date="2019-01-08T23:47:00Z">
        <w:r w:rsidR="00144BA7">
          <w:rPr>
            <w:rFonts w:ascii="B Lotus" w:eastAsia="Calibri" w:hAnsi="B Lotus" w:cs="B Lotus" w:hint="cs"/>
            <w:sz w:val="24"/>
            <w:szCs w:val="24"/>
            <w:rtl/>
            <w:lang w:bidi="fa-IR"/>
          </w:rPr>
          <w:t>پنج</w:t>
        </w:r>
        <w:r w:rsidR="00144BA7">
          <w:rPr>
            <w:rFonts w:ascii="B Lotus" w:eastAsia="Calibri" w:hAnsi="B Lotus" w:cs="B Nazanin" w:hint="cs"/>
            <w:sz w:val="24"/>
            <w:szCs w:val="24"/>
            <w:rtl/>
            <w:lang w:bidi="fa-IR"/>
          </w:rPr>
          <w:t>‌</w:t>
        </w:r>
      </w:ins>
      <w:r w:rsidRPr="00F22558">
        <w:rPr>
          <w:rFonts w:ascii="B Lotus" w:eastAsia="Calibri" w:hAnsi="B Lotus" w:cs="B Lotus" w:hint="cs"/>
          <w:sz w:val="24"/>
          <w:szCs w:val="24"/>
          <w:rtl/>
          <w:lang w:bidi="fa-IR"/>
        </w:rPr>
        <w:t>گانه پرداخت</w:t>
      </w:r>
      <w:ins w:id="11017" w:author="Mehrnazi Boojari" w:date="2019-01-13T03:51:00Z">
        <w:r w:rsidR="000971CB">
          <w:rPr>
            <w:rFonts w:ascii="B Lotus" w:eastAsia="Calibri" w:hAnsi="B Lotus" w:cs="B Lotus" w:hint="cs"/>
            <w:sz w:val="24"/>
            <w:szCs w:val="24"/>
            <w:rtl/>
            <w:lang w:bidi="fa-IR"/>
          </w:rPr>
          <w:t>ه</w:t>
        </w:r>
        <w:r w:rsidR="000971CB">
          <w:rPr>
            <w:rFonts w:ascii="B Lotus" w:eastAsia="Calibri" w:hAnsi="B Lotus" w:cs="B Nazanin" w:hint="cs"/>
            <w:sz w:val="24"/>
            <w:szCs w:val="24"/>
            <w:rtl/>
            <w:lang w:bidi="fa-IR"/>
          </w:rPr>
          <w:t>‌</w:t>
        </w:r>
        <w:r w:rsidR="000971CB">
          <w:rPr>
            <w:rFonts w:ascii="B Lotus" w:eastAsia="Calibri" w:hAnsi="B Lotus" w:cs="B Lotus" w:hint="cs"/>
            <w:sz w:val="24"/>
            <w:szCs w:val="24"/>
            <w:rtl/>
            <w:lang w:bidi="fa-IR"/>
          </w:rPr>
          <w:t>ایم</w:t>
        </w:r>
      </w:ins>
      <w:del w:id="11018" w:author="Mehrnazi Boojari" w:date="2019-01-13T03:51:00Z">
        <w:r w:rsidRPr="00F22558" w:rsidDel="000971CB">
          <w:rPr>
            <w:rFonts w:ascii="B Lotus" w:eastAsia="Calibri" w:hAnsi="B Lotus" w:cs="B Lotus" w:hint="cs"/>
            <w:sz w:val="24"/>
            <w:szCs w:val="24"/>
            <w:rtl/>
            <w:lang w:bidi="fa-IR"/>
          </w:rPr>
          <w:delText xml:space="preserve"> شده است</w:delText>
        </w:r>
      </w:del>
      <w:del w:id="11019" w:author="Mehrnazi Boojari" w:date="2019-01-07T09:53:00Z">
        <w:r w:rsidRPr="00E91C41" w:rsidDel="006F7CCF">
          <w:rPr>
            <w:rFonts w:ascii="Calibri" w:eastAsia="Calibri" w:hAnsi="Calibri" w:cs="B Lotus" w:hint="cs"/>
            <w:sz w:val="24"/>
            <w:szCs w:val="24"/>
            <w:rtl/>
            <w:lang w:bidi="fa-IR"/>
          </w:rPr>
          <w:delText xml:space="preserve"> . </w:delText>
        </w:r>
      </w:del>
      <w:ins w:id="11020" w:author="Mehrnazi Boojari" w:date="2019-01-07T09:53:00Z">
        <w:r w:rsidR="006F7CCF">
          <w:rPr>
            <w:rFonts w:ascii="Calibri" w:eastAsia="Calibri" w:hAnsi="Calibri" w:cs="B Lotus" w:hint="cs"/>
            <w:sz w:val="24"/>
            <w:szCs w:val="24"/>
            <w:rtl/>
            <w:lang w:bidi="fa-IR"/>
          </w:rPr>
          <w:t>.</w:t>
        </w:r>
      </w:ins>
    </w:p>
    <w:p w14:paraId="36FF8E83" w14:textId="77777777" w:rsidR="00E91C41" w:rsidRPr="00E91C41" w:rsidRDefault="00E91C41" w:rsidP="00BD653F">
      <w:pPr>
        <w:pStyle w:val="Heading5"/>
        <w:rPr>
          <w:rtl/>
          <w:lang w:bidi="fa-IR"/>
        </w:rPr>
      </w:pPr>
      <w:bookmarkStart w:id="11021" w:name="_Toc529234245"/>
      <w:bookmarkStart w:id="11022" w:name="_Toc529234681"/>
      <w:bookmarkStart w:id="11023" w:name="_Toc530239311"/>
      <w:bookmarkStart w:id="11024" w:name="_Toc533781247"/>
      <w:bookmarkStart w:id="11025" w:name="_Toc533782203"/>
      <w:del w:id="11026" w:author="Mehrnazi Boojari" w:date="2019-01-13T03:51:00Z">
        <w:r w:rsidRPr="00E91C41" w:rsidDel="00BD653F">
          <w:rPr>
            <w:rFonts w:hint="eastAsia"/>
            <w:rtl/>
            <w:lang w:bidi="fa-IR"/>
          </w:rPr>
          <w:delText>بالا</w:delText>
        </w:r>
      </w:del>
      <w:ins w:id="11027" w:author="Mehrnazi Boojari" w:date="2019-01-13T03:51:00Z">
        <w:r w:rsidR="00BD653F">
          <w:rPr>
            <w:rFonts w:hint="cs"/>
            <w:rtl/>
            <w:lang w:bidi="fa-IR"/>
          </w:rPr>
          <w:t>زیاد</w:t>
        </w:r>
      </w:ins>
      <w:del w:id="11028" w:author="Mehrnazi Boojari" w:date="2019-01-07T10:45:00Z">
        <w:r w:rsidRPr="00E91C41" w:rsidDel="006A1F1D">
          <w:rPr>
            <w:rtl/>
            <w:lang w:bidi="fa-IR"/>
          </w:rPr>
          <w:delText xml:space="preserve"> بودن </w:delText>
        </w:r>
      </w:del>
      <w:ins w:id="11029" w:author="Mehrnazi Boojari" w:date="2019-01-07T10:45:00Z">
        <w:r w:rsidR="006A1F1D">
          <w:rPr>
            <w:rFonts w:hint="cs"/>
            <w:rtl/>
            <w:lang w:bidi="fa-IR"/>
          </w:rPr>
          <w:t>‌</w:t>
        </w:r>
        <w:r w:rsidR="006A1F1D">
          <w:rPr>
            <w:rtl/>
            <w:lang w:bidi="fa-IR"/>
          </w:rPr>
          <w:t xml:space="preserve">بودن </w:t>
        </w:r>
      </w:ins>
      <w:r w:rsidRPr="00E91C41">
        <w:rPr>
          <w:rtl/>
          <w:lang w:bidi="fa-IR"/>
        </w:rPr>
        <w:t>هز</w:t>
      </w:r>
      <w:r w:rsidRPr="00E91C41">
        <w:rPr>
          <w:rFonts w:hint="cs"/>
          <w:rtl/>
          <w:lang w:bidi="fa-IR"/>
        </w:rPr>
        <w:t>ی</w:t>
      </w:r>
      <w:r w:rsidRPr="00E91C41">
        <w:rPr>
          <w:rFonts w:hint="eastAsia"/>
          <w:rtl/>
          <w:lang w:bidi="fa-IR"/>
        </w:rPr>
        <w:t>نه</w:t>
      </w:r>
      <w:r w:rsidRPr="00E91C41">
        <w:rPr>
          <w:rtl/>
          <w:lang w:bidi="fa-IR"/>
        </w:rPr>
        <w:t xml:space="preserve"> مقاوم</w:t>
      </w:r>
      <w:del w:id="11030" w:author="Mehrnazi Boojari" w:date="2019-01-07T09:51:00Z">
        <w:r w:rsidRPr="00E91C41" w:rsidDel="006F7CCF">
          <w:rPr>
            <w:rtl/>
            <w:lang w:bidi="fa-IR"/>
          </w:rPr>
          <w:delText xml:space="preserve"> ساز</w:delText>
        </w:r>
        <w:r w:rsidRPr="00E91C41" w:rsidDel="006F7CCF">
          <w:rPr>
            <w:rFonts w:hint="cs"/>
            <w:rtl/>
            <w:lang w:bidi="fa-IR"/>
          </w:rPr>
          <w:delText>ی</w:delText>
        </w:r>
        <w:r w:rsidRPr="00E91C41" w:rsidDel="006F7CCF">
          <w:rPr>
            <w:rtl/>
            <w:lang w:bidi="fa-IR"/>
          </w:rPr>
          <w:delText xml:space="preserve"> </w:delText>
        </w:r>
      </w:del>
      <w:ins w:id="11031" w:author="Mehrnazi Boojari" w:date="2019-01-07T09:51:00Z">
        <w:r w:rsidR="006F7CCF">
          <w:rPr>
            <w:rFonts w:hint="cs"/>
            <w:rtl/>
            <w:lang w:bidi="fa-IR"/>
          </w:rPr>
          <w:t>‌</w:t>
        </w:r>
        <w:r w:rsidR="006F7CCF">
          <w:rPr>
            <w:rtl/>
            <w:lang w:bidi="fa-IR"/>
          </w:rPr>
          <w:t xml:space="preserve">سازی </w:t>
        </w:r>
      </w:ins>
      <w:r w:rsidRPr="00E91C41">
        <w:rPr>
          <w:rtl/>
          <w:lang w:bidi="fa-IR"/>
        </w:rPr>
        <w:t xml:space="preserve">و </w:t>
      </w:r>
      <w:del w:id="11032" w:author="Mehrnazi Boojari" w:date="2019-01-13T03:51:00Z">
        <w:r w:rsidRPr="00E91C41" w:rsidDel="00BD653F">
          <w:rPr>
            <w:rtl/>
            <w:lang w:bidi="fa-IR"/>
          </w:rPr>
          <w:delText xml:space="preserve">نبود </w:delText>
        </w:r>
      </w:del>
      <w:ins w:id="11033" w:author="Mehrnazi Boojari" w:date="2019-01-13T03:51:00Z">
        <w:r w:rsidR="00BD653F">
          <w:rPr>
            <w:rFonts w:hint="cs"/>
            <w:rtl/>
            <w:lang w:bidi="fa-IR"/>
          </w:rPr>
          <w:t>کم‌</w:t>
        </w:r>
        <w:r w:rsidR="00BD653F" w:rsidRPr="00E91C41">
          <w:rPr>
            <w:rtl/>
            <w:lang w:bidi="fa-IR"/>
          </w:rPr>
          <w:t>بود</w:t>
        </w:r>
        <w:r w:rsidR="00BD653F">
          <w:rPr>
            <w:rFonts w:hint="cs"/>
            <w:rtl/>
            <w:lang w:bidi="fa-IR"/>
          </w:rPr>
          <w:t>ن</w:t>
        </w:r>
        <w:r w:rsidR="00BD653F" w:rsidRPr="00E91C41">
          <w:rPr>
            <w:rtl/>
            <w:lang w:bidi="fa-IR"/>
          </w:rPr>
          <w:t xml:space="preserve"> </w:t>
        </w:r>
      </w:ins>
      <w:r w:rsidRPr="00E91C41">
        <w:rPr>
          <w:rtl/>
          <w:lang w:bidi="fa-IR"/>
        </w:rPr>
        <w:t>توان مال</w:t>
      </w:r>
      <w:r w:rsidRPr="00E91C41">
        <w:rPr>
          <w:rFonts w:hint="cs"/>
          <w:rtl/>
          <w:lang w:bidi="fa-IR"/>
        </w:rPr>
        <w:t>ی</w:t>
      </w:r>
      <w:r w:rsidRPr="00E91C41">
        <w:rPr>
          <w:rtl/>
          <w:lang w:bidi="fa-IR"/>
        </w:rPr>
        <w:t xml:space="preserve"> افراد</w:t>
      </w:r>
      <w:bookmarkEnd w:id="11021"/>
      <w:bookmarkEnd w:id="11022"/>
      <w:bookmarkEnd w:id="11023"/>
      <w:bookmarkEnd w:id="11024"/>
      <w:bookmarkEnd w:id="11025"/>
    </w:p>
    <w:p w14:paraId="050B1541" w14:textId="77777777" w:rsidR="00E91C41" w:rsidRPr="00E91C41" w:rsidRDefault="00E91C41" w:rsidP="007E0629">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اولین عاملی که در چالش نوسازی و مقاوم</w:t>
      </w:r>
      <w:del w:id="11034" w:author="Mehrnazi Boojari" w:date="2019-01-07T09:51:00Z">
        <w:r w:rsidRPr="00E91C41" w:rsidDel="006F7CCF">
          <w:rPr>
            <w:rFonts w:ascii="Calibri" w:eastAsia="Calibri" w:hAnsi="Calibri" w:cs="B Lotus" w:hint="cs"/>
            <w:sz w:val="24"/>
            <w:szCs w:val="24"/>
            <w:rtl/>
            <w:lang w:bidi="fa-IR"/>
          </w:rPr>
          <w:delText xml:space="preserve"> سازی </w:delText>
        </w:r>
      </w:del>
      <w:ins w:id="11035" w:author="Mehrnazi Boojari" w:date="2019-01-07T09:51:00Z">
        <w:r w:rsidR="006F7CCF">
          <w:rPr>
            <w:rFonts w:ascii="Calibri" w:eastAsia="Calibri" w:hAnsi="Calibri" w:cs="B Lotus" w:hint="cs"/>
            <w:sz w:val="24"/>
            <w:szCs w:val="24"/>
            <w:rtl/>
            <w:lang w:bidi="fa-IR"/>
          </w:rPr>
          <w:t xml:space="preserve">‌سازی </w:t>
        </w:r>
      </w:ins>
      <w:r w:rsidRPr="00E91C41">
        <w:rPr>
          <w:rFonts w:ascii="Calibri" w:eastAsia="Calibri" w:hAnsi="Calibri" w:cs="B Lotus" w:hint="cs"/>
          <w:sz w:val="24"/>
          <w:szCs w:val="24"/>
          <w:rtl/>
          <w:lang w:bidi="fa-IR"/>
        </w:rPr>
        <w:t>خود را نشان می</w:t>
      </w:r>
      <w:ins w:id="11036" w:author="Mehrnazi Boojari" w:date="2019-01-08T23:55:00Z">
        <w:r w:rsidR="00756134">
          <w:rPr>
            <w:rFonts w:ascii="Calibri" w:eastAsia="Calibri" w:hAnsi="Calibri" w:cs="B Nazanin" w:hint="cs"/>
            <w:sz w:val="24"/>
            <w:szCs w:val="24"/>
            <w:rtl/>
            <w:lang w:bidi="fa-IR"/>
          </w:rPr>
          <w:t>‌</w:t>
        </w:r>
      </w:ins>
      <w:r w:rsidRPr="00E91C41">
        <w:rPr>
          <w:rFonts w:ascii="Calibri" w:eastAsia="Calibri" w:hAnsi="Calibri" w:cs="B Lotus" w:hint="cs"/>
          <w:sz w:val="24"/>
          <w:szCs w:val="24"/>
          <w:rtl/>
          <w:lang w:bidi="fa-IR"/>
        </w:rPr>
        <w:t xml:space="preserve">دهد </w:t>
      </w:r>
      <w:del w:id="11037" w:author="Mehrnazi Boojari" w:date="2019-01-13T03:52:00Z">
        <w:r w:rsidRPr="00E91C41" w:rsidDel="007E0629">
          <w:rPr>
            <w:rFonts w:ascii="Calibri" w:eastAsia="Calibri" w:hAnsi="Calibri" w:cs="B Lotus" w:hint="cs"/>
            <w:sz w:val="24"/>
            <w:szCs w:val="24"/>
            <w:rtl/>
            <w:lang w:bidi="fa-IR"/>
          </w:rPr>
          <w:delText>بالا</w:delText>
        </w:r>
      </w:del>
      <w:ins w:id="11038" w:author="Mehrnazi Boojari" w:date="2019-01-13T03:52:00Z">
        <w:r w:rsidR="007E0629">
          <w:rPr>
            <w:rFonts w:ascii="Calibri" w:eastAsia="Calibri" w:hAnsi="Calibri" w:cs="B Lotus" w:hint="cs"/>
            <w:sz w:val="24"/>
            <w:szCs w:val="24"/>
            <w:rtl/>
            <w:lang w:bidi="fa-IR"/>
          </w:rPr>
          <w:t>زیاد</w:t>
        </w:r>
      </w:ins>
      <w:del w:id="11039" w:author="Mehrnazi Boojari" w:date="2019-01-07T10:45:00Z">
        <w:r w:rsidRPr="00E91C41" w:rsidDel="006A1F1D">
          <w:rPr>
            <w:rFonts w:ascii="Calibri" w:eastAsia="Calibri" w:hAnsi="Calibri" w:cs="B Lotus" w:hint="cs"/>
            <w:sz w:val="24"/>
            <w:szCs w:val="24"/>
            <w:rtl/>
            <w:lang w:bidi="fa-IR"/>
          </w:rPr>
          <w:delText xml:space="preserve"> بودن </w:delText>
        </w:r>
      </w:del>
      <w:ins w:id="11040" w:author="Mehrnazi Boojari" w:date="2019-01-07T10:45:00Z">
        <w:r w:rsidR="006A1F1D">
          <w:rPr>
            <w:rFonts w:ascii="Calibri" w:eastAsia="Calibri" w:hAnsi="Calibri" w:cs="B Lotus" w:hint="cs"/>
            <w:sz w:val="24"/>
            <w:szCs w:val="24"/>
            <w:rtl/>
            <w:lang w:bidi="fa-IR"/>
          </w:rPr>
          <w:t xml:space="preserve">‌بودن </w:t>
        </w:r>
      </w:ins>
      <w:r w:rsidRPr="00E91C41">
        <w:rPr>
          <w:rFonts w:ascii="Calibri" w:eastAsia="Calibri" w:hAnsi="Calibri" w:cs="B Lotus" w:hint="cs"/>
          <w:sz w:val="24"/>
          <w:szCs w:val="24"/>
          <w:rtl/>
          <w:lang w:bidi="fa-IR"/>
        </w:rPr>
        <w:t xml:space="preserve">هزینه </w:t>
      </w:r>
      <w:r w:rsidRPr="007E0629">
        <w:rPr>
          <w:rFonts w:ascii="Calibri" w:eastAsia="Calibri" w:hAnsi="Calibri" w:cs="B Lotus" w:hint="cs"/>
          <w:sz w:val="24"/>
          <w:szCs w:val="24"/>
          <w:rtl/>
          <w:lang w:bidi="fa-IR"/>
        </w:rPr>
        <w:t>مقاوم</w:t>
      </w:r>
      <w:del w:id="11041" w:author="Mehrnazi Boojari" w:date="2019-01-07T09:51:00Z">
        <w:r w:rsidRPr="007E0629" w:rsidDel="006F7CCF">
          <w:rPr>
            <w:rFonts w:ascii="Calibri" w:eastAsia="Calibri" w:hAnsi="Calibri" w:cs="B Lotus" w:hint="cs"/>
            <w:sz w:val="24"/>
            <w:szCs w:val="24"/>
            <w:rtl/>
            <w:lang w:bidi="fa-IR"/>
          </w:rPr>
          <w:delText xml:space="preserve"> سازی </w:delText>
        </w:r>
      </w:del>
      <w:ins w:id="11042" w:author="Mehrnazi Boojari" w:date="2019-01-07T09:51:00Z">
        <w:r w:rsidR="006F7CCF" w:rsidRPr="007E0629">
          <w:rPr>
            <w:rFonts w:ascii="Calibri" w:eastAsia="Calibri" w:hAnsi="Calibri" w:cs="B Lotus" w:hint="cs"/>
            <w:sz w:val="24"/>
            <w:szCs w:val="24"/>
            <w:rtl/>
            <w:lang w:bidi="fa-IR"/>
          </w:rPr>
          <w:t xml:space="preserve">‌سازی </w:t>
        </w:r>
      </w:ins>
      <w:r w:rsidRPr="007E0629">
        <w:rPr>
          <w:rFonts w:ascii="Calibri" w:eastAsia="Calibri" w:hAnsi="Calibri" w:cs="B Lotus" w:hint="cs"/>
          <w:sz w:val="24"/>
          <w:szCs w:val="24"/>
          <w:rtl/>
          <w:lang w:bidi="fa-IR"/>
        </w:rPr>
        <w:t xml:space="preserve">و </w:t>
      </w:r>
      <w:ins w:id="11043" w:author="Mehrnazi Boojari" w:date="2019-01-13T03:52:00Z">
        <w:r w:rsidR="007E0629" w:rsidRPr="007E0629">
          <w:rPr>
            <w:rFonts w:cs="B Lotus" w:hint="eastAsia"/>
            <w:sz w:val="24"/>
            <w:szCs w:val="24"/>
            <w:rtl/>
            <w:lang w:bidi="fa-IR"/>
            <w:rPrChange w:id="11044" w:author="Mehrnazi Boojari" w:date="2019-01-13T03:52:00Z">
              <w:rPr>
                <w:rFonts w:ascii="B Nazanin" w:eastAsia="B Nazanin" w:hAnsi="B Nazanin" w:cs="B Nazanin" w:hint="eastAsia"/>
                <w:b/>
                <w:bCs/>
                <w:color w:val="000000" w:themeColor="text1"/>
                <w:sz w:val="32"/>
                <w:szCs w:val="32"/>
                <w:rtl/>
                <w:lang w:bidi="fa-IR"/>
              </w:rPr>
            </w:rPrChange>
          </w:rPr>
          <w:t>کم‌</w:t>
        </w:r>
        <w:r w:rsidR="007E0629" w:rsidRPr="007E0629">
          <w:rPr>
            <w:rFonts w:cs="B Lotus"/>
            <w:sz w:val="24"/>
            <w:szCs w:val="24"/>
            <w:rtl/>
            <w:lang w:bidi="fa-IR"/>
            <w:rPrChange w:id="11045" w:author="Mehrnazi Boojari" w:date="2019-01-13T03:52:00Z">
              <w:rPr>
                <w:rFonts w:ascii="B Nazanin" w:eastAsia="B Nazanin" w:hAnsi="B Nazanin" w:cs="B Nazanin"/>
                <w:b/>
                <w:bCs/>
                <w:color w:val="000000" w:themeColor="text1"/>
                <w:sz w:val="32"/>
                <w:szCs w:val="32"/>
                <w:rtl/>
                <w:lang w:bidi="fa-IR"/>
              </w:rPr>
            </w:rPrChange>
          </w:rPr>
          <w:t>بود</w:t>
        </w:r>
        <w:r w:rsidR="007E0629" w:rsidRPr="007E0629">
          <w:rPr>
            <w:rFonts w:cs="B Lotus" w:hint="eastAsia"/>
            <w:sz w:val="24"/>
            <w:szCs w:val="24"/>
            <w:rtl/>
            <w:lang w:bidi="fa-IR"/>
            <w:rPrChange w:id="11046" w:author="Mehrnazi Boojari" w:date="2019-01-13T03:52:00Z">
              <w:rPr>
                <w:rFonts w:ascii="B Nazanin" w:eastAsia="B Nazanin" w:hAnsi="B Nazanin" w:cs="B Nazanin" w:hint="eastAsia"/>
                <w:b/>
                <w:bCs/>
                <w:color w:val="000000" w:themeColor="text1"/>
                <w:sz w:val="32"/>
                <w:szCs w:val="32"/>
                <w:rtl/>
                <w:lang w:bidi="fa-IR"/>
              </w:rPr>
            </w:rPrChange>
          </w:rPr>
          <w:t>ن</w:t>
        </w:r>
        <w:r w:rsidR="007E0629" w:rsidRPr="007E0629">
          <w:rPr>
            <w:rFonts w:cs="B Lotus"/>
            <w:sz w:val="24"/>
            <w:szCs w:val="24"/>
            <w:rtl/>
            <w:lang w:bidi="fa-IR"/>
            <w:rPrChange w:id="11047" w:author="Mehrnazi Boojari" w:date="2019-01-13T03:52:00Z">
              <w:rPr>
                <w:rFonts w:ascii="B Nazanin" w:eastAsia="B Nazanin" w:hAnsi="B Nazanin" w:cs="B Nazanin"/>
                <w:b/>
                <w:bCs/>
                <w:color w:val="000000" w:themeColor="text1"/>
                <w:sz w:val="32"/>
                <w:szCs w:val="32"/>
                <w:rtl/>
                <w:lang w:bidi="fa-IR"/>
              </w:rPr>
            </w:rPrChange>
          </w:rPr>
          <w:t xml:space="preserve"> </w:t>
        </w:r>
      </w:ins>
      <w:del w:id="11048" w:author="Mehrnazi Boojari" w:date="2019-01-13T03:52:00Z">
        <w:r w:rsidRPr="007E0629" w:rsidDel="007E0629">
          <w:rPr>
            <w:rFonts w:ascii="Calibri" w:eastAsia="Calibri" w:hAnsi="Calibri" w:cs="B Lotus" w:hint="cs"/>
            <w:sz w:val="24"/>
            <w:szCs w:val="24"/>
            <w:rtl/>
            <w:lang w:bidi="fa-IR"/>
          </w:rPr>
          <w:delText xml:space="preserve">نبود </w:delText>
        </w:r>
      </w:del>
      <w:r w:rsidRPr="007E0629">
        <w:rPr>
          <w:rFonts w:ascii="Calibri" w:eastAsia="Calibri" w:hAnsi="Calibri" w:cs="B Lotus" w:hint="cs"/>
          <w:sz w:val="24"/>
          <w:szCs w:val="24"/>
          <w:rtl/>
          <w:lang w:bidi="fa-IR"/>
        </w:rPr>
        <w:t>توان</w:t>
      </w:r>
      <w:r w:rsidRPr="00E91C41">
        <w:rPr>
          <w:rFonts w:ascii="Calibri" w:eastAsia="Calibri" w:hAnsi="Calibri" w:cs="B Lotus" w:hint="cs"/>
          <w:sz w:val="24"/>
          <w:szCs w:val="24"/>
          <w:rtl/>
          <w:lang w:bidi="fa-IR"/>
        </w:rPr>
        <w:t xml:space="preserve"> مالی افراد متقاضی در این موضوع است</w:t>
      </w:r>
      <w:del w:id="11049" w:author="Mehrnazi Boojari" w:date="2019-01-07T09:53:00Z">
        <w:r w:rsidRPr="00E91C41" w:rsidDel="006F7CCF">
          <w:rPr>
            <w:rFonts w:ascii="Calibri" w:eastAsia="Calibri" w:hAnsi="Calibri" w:cs="B Lotus" w:hint="cs"/>
            <w:sz w:val="24"/>
            <w:szCs w:val="24"/>
            <w:rtl/>
            <w:lang w:bidi="fa-IR"/>
          </w:rPr>
          <w:delText xml:space="preserve"> . </w:delText>
        </w:r>
      </w:del>
      <w:ins w:id="11050" w:author="Mehrnazi Boojari" w:date="2019-01-07T09:53:00Z">
        <w:r w:rsidR="006F7CCF">
          <w:rPr>
            <w:rFonts w:ascii="Calibri" w:eastAsia="Calibri" w:hAnsi="Calibri" w:cs="B Lotus" w:hint="cs"/>
            <w:sz w:val="24"/>
            <w:szCs w:val="24"/>
            <w:rtl/>
            <w:lang w:bidi="fa-IR"/>
          </w:rPr>
          <w:t>.</w:t>
        </w:r>
      </w:ins>
      <w:del w:id="11051" w:author="Mehrnazi Boojari" w:date="2019-01-07T22:43:00Z">
        <w:r w:rsidRPr="00E91C41" w:rsidDel="00BF4CE5">
          <w:rPr>
            <w:rFonts w:ascii="Calibri" w:eastAsia="Calibri" w:hAnsi="Calibri" w:cs="B Lotus" w:hint="cs"/>
            <w:sz w:val="24"/>
            <w:szCs w:val="24"/>
            <w:rtl/>
            <w:lang w:bidi="fa-IR"/>
          </w:rPr>
          <w:delText xml:space="preserve">به دلیل </w:delText>
        </w:r>
      </w:del>
      <w:ins w:id="11052" w:author="Mehrnazi Boojari" w:date="2019-01-07T22:43:00Z">
        <w:r w:rsidR="00BF4CE5">
          <w:rPr>
            <w:rFonts w:ascii="Calibri" w:eastAsia="Calibri" w:hAnsi="Calibri" w:cs="B Lotus" w:hint="cs"/>
            <w:sz w:val="24"/>
            <w:szCs w:val="24"/>
            <w:rtl/>
            <w:lang w:bidi="fa-IR"/>
          </w:rPr>
          <w:t xml:space="preserve"> به‌دلیل </w:t>
        </w:r>
      </w:ins>
      <w:del w:id="11053" w:author="Mehrnazi Boojari" w:date="2019-01-07T23:59:00Z">
        <w:r w:rsidRPr="00E91C41" w:rsidDel="008E2EB9">
          <w:rPr>
            <w:rFonts w:ascii="Calibri" w:eastAsia="Calibri" w:hAnsi="Calibri" w:cs="B Lotus" w:hint="cs"/>
            <w:sz w:val="24"/>
            <w:szCs w:val="24"/>
            <w:rtl/>
            <w:lang w:bidi="fa-IR"/>
          </w:rPr>
          <w:delText>پائین</w:delText>
        </w:r>
      </w:del>
      <w:ins w:id="11054" w:author="Mehrnazi Boojari" w:date="2019-01-13T03:52:00Z">
        <w:r w:rsidR="007E0629">
          <w:rPr>
            <w:rFonts w:ascii="Calibri" w:eastAsia="Calibri" w:hAnsi="Calibri" w:cs="B Lotus" w:hint="cs"/>
            <w:sz w:val="24"/>
            <w:szCs w:val="24"/>
            <w:rtl/>
            <w:lang w:bidi="fa-IR"/>
          </w:rPr>
          <w:t>کم</w:t>
        </w:r>
      </w:ins>
      <w:del w:id="11055" w:author="Mehrnazi Boojari" w:date="2019-01-07T10:45:00Z">
        <w:r w:rsidRPr="00E91C41" w:rsidDel="006A1F1D">
          <w:rPr>
            <w:rFonts w:ascii="Calibri" w:eastAsia="Calibri" w:hAnsi="Calibri" w:cs="B Lotus" w:hint="cs"/>
            <w:sz w:val="24"/>
            <w:szCs w:val="24"/>
            <w:rtl/>
            <w:lang w:bidi="fa-IR"/>
          </w:rPr>
          <w:delText xml:space="preserve"> بودن </w:delText>
        </w:r>
      </w:del>
      <w:ins w:id="11056" w:author="Mehrnazi Boojari" w:date="2019-01-07T10:45:00Z">
        <w:r w:rsidR="006A1F1D">
          <w:rPr>
            <w:rFonts w:ascii="Calibri" w:eastAsia="Calibri" w:hAnsi="Calibri" w:cs="B Lotus" w:hint="cs"/>
            <w:sz w:val="24"/>
            <w:szCs w:val="24"/>
            <w:rtl/>
            <w:lang w:bidi="fa-IR"/>
          </w:rPr>
          <w:t xml:space="preserve">‌بودن </w:t>
        </w:r>
      </w:ins>
      <w:r w:rsidRPr="00E91C41">
        <w:rPr>
          <w:rFonts w:ascii="Calibri" w:eastAsia="Calibri" w:hAnsi="Calibri" w:cs="B Lotus" w:hint="cs"/>
          <w:sz w:val="24"/>
          <w:szCs w:val="24"/>
          <w:rtl/>
          <w:lang w:bidi="fa-IR"/>
        </w:rPr>
        <w:t xml:space="preserve">سطح درآمد </w:t>
      </w:r>
      <w:del w:id="11057" w:author="Mehrnazi Boojari" w:date="2019-01-07T10:03:00Z">
        <w:r w:rsidRPr="00E91C41" w:rsidDel="00A31D6F">
          <w:rPr>
            <w:rFonts w:ascii="Calibri" w:eastAsia="Calibri" w:hAnsi="Calibri" w:cs="B Lotus" w:hint="cs"/>
            <w:sz w:val="24"/>
            <w:szCs w:val="24"/>
            <w:rtl/>
            <w:lang w:bidi="fa-IR"/>
          </w:rPr>
          <w:delText>روستائی</w:delText>
        </w:r>
      </w:del>
      <w:ins w:id="11058"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ان و </w:t>
      </w:r>
      <w:ins w:id="11059" w:author="Mehrnazi Boojari" w:date="2019-01-13T03:52:00Z">
        <w:r w:rsidR="007E0629">
          <w:rPr>
            <w:rFonts w:ascii="Calibri" w:eastAsia="Calibri" w:hAnsi="Calibri" w:cs="B Lotus" w:hint="cs"/>
            <w:sz w:val="24"/>
            <w:szCs w:val="24"/>
            <w:rtl/>
            <w:lang w:bidi="fa-IR"/>
          </w:rPr>
          <w:t xml:space="preserve">زیاد‌بودن </w:t>
        </w:r>
      </w:ins>
      <w:del w:id="11060" w:author="Mehrnazi Boojari" w:date="2019-01-13T03:52:00Z">
        <w:r w:rsidRPr="00E91C41" w:rsidDel="007E0629">
          <w:rPr>
            <w:rFonts w:ascii="Calibri" w:eastAsia="Calibri" w:hAnsi="Calibri" w:cs="B Lotus" w:hint="cs"/>
            <w:sz w:val="24"/>
            <w:szCs w:val="24"/>
            <w:rtl/>
            <w:lang w:bidi="fa-IR"/>
          </w:rPr>
          <w:delText xml:space="preserve">بالا رفتن </w:delText>
        </w:r>
      </w:del>
      <w:r w:rsidRPr="00E91C41">
        <w:rPr>
          <w:rFonts w:ascii="Calibri" w:eastAsia="Calibri" w:hAnsi="Calibri" w:cs="B Lotus" w:hint="cs"/>
          <w:sz w:val="24"/>
          <w:szCs w:val="24"/>
          <w:rtl/>
          <w:lang w:bidi="fa-IR"/>
        </w:rPr>
        <w:t>هزینه</w:t>
      </w:r>
      <w:del w:id="11061" w:author="Mehrnazi Boojari" w:date="2019-01-07T09:46:00Z">
        <w:r w:rsidRPr="00E91C41" w:rsidDel="006F7CCF">
          <w:rPr>
            <w:rFonts w:ascii="Calibri" w:eastAsia="Calibri" w:hAnsi="Calibri" w:cs="B Lotus" w:hint="cs"/>
            <w:sz w:val="24"/>
            <w:szCs w:val="24"/>
            <w:rtl/>
            <w:lang w:bidi="fa-IR"/>
          </w:rPr>
          <w:delText xml:space="preserve"> های </w:delText>
        </w:r>
      </w:del>
      <w:ins w:id="11062"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مواد و مصالح </w:t>
      </w:r>
      <w:del w:id="11063" w:author="Mehrnazi Boojari" w:date="2019-01-07T22:28:00Z">
        <w:r w:rsidRPr="00E91C41" w:rsidDel="00051F26">
          <w:rPr>
            <w:rFonts w:ascii="Calibri" w:eastAsia="Calibri" w:hAnsi="Calibri" w:cs="B Lotus" w:hint="cs"/>
            <w:sz w:val="24"/>
            <w:szCs w:val="24"/>
            <w:rtl/>
            <w:lang w:bidi="fa-IR"/>
          </w:rPr>
          <w:delText>ساخت و ساز</w:delText>
        </w:r>
      </w:del>
      <w:ins w:id="11064" w:author="Mehrnazi Boojari" w:date="2019-01-07T22:28:00Z">
        <w:r w:rsidR="00051F26">
          <w:rPr>
            <w:rFonts w:ascii="Calibri" w:eastAsia="Calibri" w:hAnsi="Calibri" w:cs="B Lotus" w:hint="cs"/>
            <w:sz w:val="24"/>
            <w:szCs w:val="24"/>
            <w:rtl/>
            <w:lang w:bidi="fa-IR"/>
          </w:rPr>
          <w:t>ساخت</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و</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ساز</w:t>
        </w:r>
      </w:ins>
      <w:r w:rsidRPr="00E91C41">
        <w:rPr>
          <w:rFonts w:ascii="Calibri" w:eastAsia="Calibri" w:hAnsi="Calibri" w:cs="B Lotus" w:hint="cs"/>
          <w:sz w:val="24"/>
          <w:szCs w:val="24"/>
          <w:rtl/>
          <w:lang w:bidi="fa-IR"/>
        </w:rPr>
        <w:t xml:space="preserve"> مسکن</w:t>
      </w:r>
      <w:del w:id="11065" w:author="Mehrnazi Boojari" w:date="2019-01-07T09:47:00Z">
        <w:r w:rsidRPr="00E91C41" w:rsidDel="006F7CCF">
          <w:rPr>
            <w:rFonts w:ascii="Calibri" w:eastAsia="Calibri" w:hAnsi="Calibri" w:cs="B Lotus" w:hint="cs"/>
            <w:sz w:val="24"/>
            <w:szCs w:val="24"/>
            <w:rtl/>
            <w:lang w:bidi="fa-IR"/>
          </w:rPr>
          <w:delText xml:space="preserve"> ،</w:delText>
        </w:r>
      </w:del>
      <w:ins w:id="11066"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بازسازی مساکن </w:t>
      </w:r>
      <w:del w:id="11067" w:author="Mehrnazi Boojari" w:date="2019-01-07T10:03:00Z">
        <w:r w:rsidRPr="00E91C41" w:rsidDel="00A31D6F">
          <w:rPr>
            <w:rFonts w:ascii="Calibri" w:eastAsia="Calibri" w:hAnsi="Calibri" w:cs="B Lotus" w:hint="cs"/>
            <w:sz w:val="24"/>
            <w:szCs w:val="24"/>
            <w:rtl/>
            <w:lang w:bidi="fa-IR"/>
          </w:rPr>
          <w:delText>روستائی</w:delText>
        </w:r>
      </w:del>
      <w:ins w:id="11068"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دچار چالش جدی</w:t>
      </w:r>
      <w:del w:id="11069" w:author="Mehrnazi Boojari" w:date="2019-01-07T09:49:00Z">
        <w:r w:rsidRPr="00E91C41" w:rsidDel="006F7CCF">
          <w:rPr>
            <w:rFonts w:ascii="Calibri" w:eastAsia="Calibri" w:hAnsi="Calibri" w:cs="B Lotus" w:hint="cs"/>
            <w:sz w:val="24"/>
            <w:szCs w:val="24"/>
            <w:rtl/>
            <w:lang w:bidi="fa-IR"/>
          </w:rPr>
          <w:delText xml:space="preserve"> می </w:delText>
        </w:r>
      </w:del>
      <w:ins w:id="11070" w:author="Mehrnazi Boojari" w:date="2019-01-07T09:49:00Z">
        <w:r w:rsidR="006F7CCF">
          <w:rPr>
            <w:rFonts w:ascii="Calibri" w:eastAsia="Calibri" w:hAnsi="Calibri" w:cs="B Lotus" w:hint="cs"/>
            <w:sz w:val="24"/>
            <w:szCs w:val="24"/>
            <w:rtl/>
            <w:lang w:bidi="fa-IR"/>
          </w:rPr>
          <w:t xml:space="preserve"> می‌</w:t>
        </w:r>
      </w:ins>
      <w:del w:id="11071" w:author="Mehrnazi Boojari" w:date="2019-01-08T01:16:00Z">
        <w:r w:rsidRPr="00E91C41" w:rsidDel="00632EB0">
          <w:rPr>
            <w:rFonts w:ascii="Calibri" w:eastAsia="Calibri" w:hAnsi="Calibri" w:cs="B Lotus" w:hint="cs"/>
            <w:sz w:val="24"/>
            <w:szCs w:val="24"/>
            <w:rtl/>
            <w:lang w:bidi="fa-IR"/>
          </w:rPr>
          <w:delText>گردد</w:delText>
        </w:r>
      </w:del>
      <w:ins w:id="11072" w:author="Mehrnazi Boojari" w:date="2019-01-08T01:16:00Z">
        <w:r w:rsidR="00632EB0">
          <w:rPr>
            <w:rFonts w:ascii="Calibri" w:eastAsia="Calibri" w:hAnsi="Calibri" w:cs="B Lotus" w:hint="cs"/>
            <w:sz w:val="24"/>
            <w:szCs w:val="24"/>
            <w:rtl/>
            <w:lang w:bidi="fa-IR"/>
          </w:rPr>
          <w:t>شود</w:t>
        </w:r>
      </w:ins>
      <w:del w:id="11073" w:author="Mehrnazi Boojari" w:date="2019-01-07T09:53:00Z">
        <w:r w:rsidRPr="00E91C41" w:rsidDel="006F7CCF">
          <w:rPr>
            <w:rFonts w:ascii="Calibri" w:eastAsia="Calibri" w:hAnsi="Calibri" w:cs="B Lotus" w:hint="cs"/>
            <w:sz w:val="24"/>
            <w:szCs w:val="24"/>
            <w:rtl/>
            <w:lang w:bidi="fa-IR"/>
          </w:rPr>
          <w:delText xml:space="preserve"> . </w:delText>
        </w:r>
      </w:del>
      <w:ins w:id="11074"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باید در حوزه برنامه</w:t>
      </w:r>
      <w:del w:id="11075" w:author="Mehrnazi Boojari" w:date="2019-01-07T10:05:00Z">
        <w:r w:rsidRPr="00E91C41" w:rsidDel="00A31D6F">
          <w:rPr>
            <w:rFonts w:ascii="Calibri" w:eastAsia="Calibri" w:hAnsi="Calibri" w:cs="B Lotus" w:hint="cs"/>
            <w:sz w:val="24"/>
            <w:szCs w:val="24"/>
            <w:rtl/>
            <w:lang w:bidi="fa-IR"/>
          </w:rPr>
          <w:delText xml:space="preserve"> ریزی </w:delText>
        </w:r>
      </w:del>
      <w:ins w:id="11076"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 xml:space="preserve">تمهیداتی اندیشیده شود تا </w:t>
      </w:r>
      <w:del w:id="11077" w:author="Mehrnazi Boojari" w:date="2019-01-13T03:53:00Z">
        <w:r w:rsidRPr="00E91C41" w:rsidDel="007E0629">
          <w:rPr>
            <w:rFonts w:ascii="Calibri" w:eastAsia="Calibri" w:hAnsi="Calibri" w:cs="B Lotus" w:hint="cs"/>
            <w:sz w:val="24"/>
            <w:szCs w:val="24"/>
            <w:rtl/>
            <w:lang w:bidi="fa-IR"/>
          </w:rPr>
          <w:delText xml:space="preserve">بتوان </w:delText>
        </w:r>
      </w:del>
      <w:r w:rsidRPr="00E91C41">
        <w:rPr>
          <w:rFonts w:ascii="Calibri" w:eastAsia="Calibri" w:hAnsi="Calibri" w:cs="B Lotus" w:hint="cs"/>
          <w:sz w:val="24"/>
          <w:szCs w:val="24"/>
          <w:rtl/>
          <w:lang w:bidi="fa-IR"/>
        </w:rPr>
        <w:t xml:space="preserve">مصالح ساختمانی ارزان در اختیار افراد متقاضی قرار </w:t>
      </w:r>
      <w:del w:id="11078" w:author="Mehrnazi Boojari" w:date="2019-01-13T03:53:00Z">
        <w:r w:rsidRPr="00E91C41" w:rsidDel="007E0629">
          <w:rPr>
            <w:rFonts w:ascii="Calibri" w:eastAsia="Calibri" w:hAnsi="Calibri" w:cs="B Lotus" w:hint="cs"/>
            <w:sz w:val="24"/>
            <w:szCs w:val="24"/>
            <w:rtl/>
            <w:lang w:bidi="fa-IR"/>
          </w:rPr>
          <w:delText>گرفته شود</w:delText>
        </w:r>
      </w:del>
      <w:ins w:id="11079" w:author="Mehrnazi Boojari" w:date="2019-01-13T03:53:00Z">
        <w:r w:rsidR="007E0629">
          <w:rPr>
            <w:rFonts w:ascii="Calibri" w:eastAsia="Calibri" w:hAnsi="Calibri" w:cs="B Lotus" w:hint="cs"/>
            <w:sz w:val="24"/>
            <w:szCs w:val="24"/>
            <w:rtl/>
            <w:lang w:bidi="fa-IR"/>
          </w:rPr>
          <w:t>گیرد</w:t>
        </w:r>
      </w:ins>
      <w:r w:rsidRPr="00E91C41">
        <w:rPr>
          <w:rFonts w:ascii="Calibri" w:eastAsia="Calibri" w:hAnsi="Calibri" w:cs="B Lotus" w:hint="cs"/>
          <w:sz w:val="24"/>
          <w:szCs w:val="24"/>
          <w:rtl/>
          <w:lang w:bidi="fa-IR"/>
        </w:rPr>
        <w:t xml:space="preserve"> تا بتوان هزینه </w:t>
      </w:r>
      <w:del w:id="11080" w:author="Mehrnazi Boojari" w:date="2019-01-07T22:28:00Z">
        <w:r w:rsidRPr="00E91C41" w:rsidDel="00051F26">
          <w:rPr>
            <w:rFonts w:ascii="Calibri" w:eastAsia="Calibri" w:hAnsi="Calibri" w:cs="B Lotus" w:hint="cs"/>
            <w:sz w:val="24"/>
            <w:szCs w:val="24"/>
            <w:rtl/>
            <w:lang w:bidi="fa-IR"/>
          </w:rPr>
          <w:delText>ساخت و ساز</w:delText>
        </w:r>
      </w:del>
      <w:ins w:id="11081" w:author="Mehrnazi Boojari" w:date="2019-01-07T22:28:00Z">
        <w:r w:rsidR="00051F26">
          <w:rPr>
            <w:rFonts w:ascii="Calibri" w:eastAsia="Calibri" w:hAnsi="Calibri" w:cs="B Lotus" w:hint="cs"/>
            <w:sz w:val="24"/>
            <w:szCs w:val="24"/>
            <w:rtl/>
            <w:lang w:bidi="fa-IR"/>
          </w:rPr>
          <w:t>ساخت</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و</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ساز</w:t>
        </w:r>
      </w:ins>
      <w:r w:rsidRPr="00E91C41">
        <w:rPr>
          <w:rFonts w:ascii="Calibri" w:eastAsia="Calibri" w:hAnsi="Calibri" w:cs="B Lotus" w:hint="cs"/>
          <w:sz w:val="24"/>
          <w:szCs w:val="24"/>
          <w:rtl/>
          <w:lang w:bidi="fa-IR"/>
        </w:rPr>
        <w:t xml:space="preserve"> را </w:t>
      </w:r>
      <w:del w:id="11082" w:author="Mehrnazi Boojari" w:date="2019-01-07T23:59:00Z">
        <w:r w:rsidRPr="00E91C41" w:rsidDel="008E2EB9">
          <w:rPr>
            <w:rFonts w:ascii="Calibri" w:eastAsia="Calibri" w:hAnsi="Calibri" w:cs="B Lotus" w:hint="cs"/>
            <w:sz w:val="24"/>
            <w:szCs w:val="24"/>
            <w:rtl/>
            <w:lang w:bidi="fa-IR"/>
          </w:rPr>
          <w:delText>پائین</w:delText>
        </w:r>
      </w:del>
      <w:ins w:id="11083" w:author="Mehrnazi Boojari" w:date="2019-01-07T23:59:00Z">
        <w:r w:rsidR="008E2EB9">
          <w:rPr>
            <w:rFonts w:ascii="Calibri" w:eastAsia="Calibri" w:hAnsi="Calibri" w:cs="B Lotus" w:hint="cs"/>
            <w:sz w:val="24"/>
            <w:szCs w:val="24"/>
            <w:rtl/>
            <w:lang w:bidi="fa-IR"/>
          </w:rPr>
          <w:t>پایین</w:t>
        </w:r>
      </w:ins>
      <w:r w:rsidRPr="00E91C41">
        <w:rPr>
          <w:rFonts w:ascii="Calibri" w:eastAsia="Calibri" w:hAnsi="Calibri" w:cs="B Lotus" w:hint="cs"/>
          <w:sz w:val="24"/>
          <w:szCs w:val="24"/>
          <w:rtl/>
          <w:lang w:bidi="fa-IR"/>
        </w:rPr>
        <w:t xml:space="preserve"> نگه داشت</w:t>
      </w:r>
      <w:del w:id="11084" w:author="Mehrnazi Boojari" w:date="2019-01-07T09:53:00Z">
        <w:r w:rsidRPr="00E91C41" w:rsidDel="006F7CCF">
          <w:rPr>
            <w:rFonts w:ascii="Calibri" w:eastAsia="Calibri" w:hAnsi="Calibri" w:cs="B Lotus" w:hint="cs"/>
            <w:sz w:val="24"/>
            <w:szCs w:val="24"/>
            <w:rtl/>
            <w:lang w:bidi="fa-IR"/>
          </w:rPr>
          <w:delText xml:space="preserve"> . </w:delText>
        </w:r>
      </w:del>
      <w:ins w:id="11085" w:author="Mehrnazi Boojari" w:date="2019-01-07T09:53:00Z">
        <w:r w:rsidR="006F7CCF">
          <w:rPr>
            <w:rFonts w:ascii="Calibri" w:eastAsia="Calibri" w:hAnsi="Calibri" w:cs="B Lotus" w:hint="cs"/>
            <w:sz w:val="24"/>
            <w:szCs w:val="24"/>
            <w:rtl/>
            <w:lang w:bidi="fa-IR"/>
          </w:rPr>
          <w:t>.</w:t>
        </w:r>
      </w:ins>
      <w:ins w:id="11086" w:author="Mehrnazi Boojari" w:date="2019-01-13T03:52:00Z">
        <w:r w:rsidR="007E0629">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همچ</w:t>
      </w:r>
      <w:ins w:id="11087" w:author="Mehrnazi Boojari" w:date="2019-01-08T23:48:00Z">
        <w:r w:rsidR="00144BA7">
          <w:rPr>
            <w:rFonts w:ascii="Calibri" w:eastAsia="Calibri" w:hAnsi="Calibri" w:cs="B Lotus" w:hint="cs"/>
            <w:sz w:val="24"/>
            <w:szCs w:val="24"/>
            <w:rtl/>
            <w:lang w:bidi="fa-IR"/>
          </w:rPr>
          <w:t>ن</w:t>
        </w:r>
      </w:ins>
      <w:r w:rsidRPr="00E91C41">
        <w:rPr>
          <w:rFonts w:ascii="Calibri" w:eastAsia="Calibri" w:hAnsi="Calibri" w:cs="B Lotus" w:hint="cs"/>
          <w:sz w:val="24"/>
          <w:szCs w:val="24"/>
          <w:rtl/>
          <w:lang w:bidi="fa-IR"/>
        </w:rPr>
        <w:t>ین</w:t>
      </w:r>
      <w:ins w:id="11088" w:author="Mehrnazi Boojari" w:date="2019-01-08T23:48:00Z">
        <w:r w:rsidR="00144BA7">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در حوزه </w:t>
      </w:r>
      <w:del w:id="11089" w:author="Mehrnazi Boojari" w:date="2019-01-07T10:46:00Z">
        <w:r w:rsidRPr="00E91C41" w:rsidDel="006A1F1D">
          <w:rPr>
            <w:rFonts w:ascii="Calibri" w:eastAsia="Calibri" w:hAnsi="Calibri" w:cs="B Lotus" w:hint="cs"/>
            <w:sz w:val="24"/>
            <w:szCs w:val="24"/>
            <w:rtl/>
            <w:lang w:bidi="fa-IR"/>
          </w:rPr>
          <w:delText>اجرائی</w:delText>
        </w:r>
      </w:del>
      <w:ins w:id="11090"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نیز با طراحی</w:t>
      </w:r>
      <w:del w:id="11091" w:author="Mehrnazi Boojari" w:date="2019-01-07T09:46:00Z">
        <w:r w:rsidRPr="00E91C41" w:rsidDel="006F7CCF">
          <w:rPr>
            <w:rFonts w:ascii="Calibri" w:eastAsia="Calibri" w:hAnsi="Calibri" w:cs="B Lotus" w:hint="cs"/>
            <w:sz w:val="24"/>
            <w:szCs w:val="24"/>
            <w:rtl/>
            <w:lang w:bidi="fa-IR"/>
          </w:rPr>
          <w:delText xml:space="preserve"> های </w:delText>
        </w:r>
      </w:del>
      <w:ins w:id="11092"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اصولی و صحیح</w:t>
      </w:r>
      <w:del w:id="11093" w:author="Mehrnazi Boojari" w:date="2019-01-07T09:49:00Z">
        <w:r w:rsidRPr="00E91C41" w:rsidDel="006F7CCF">
          <w:rPr>
            <w:rFonts w:ascii="Calibri" w:eastAsia="Calibri" w:hAnsi="Calibri" w:cs="B Lotus" w:hint="cs"/>
            <w:sz w:val="24"/>
            <w:szCs w:val="24"/>
            <w:rtl/>
            <w:lang w:bidi="fa-IR"/>
          </w:rPr>
          <w:delText xml:space="preserve"> می </w:delText>
        </w:r>
      </w:del>
      <w:ins w:id="11094"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 از میزان هزینه</w:t>
      </w:r>
      <w:del w:id="11095" w:author="Mehrnazi Boojari" w:date="2019-01-07T09:45:00Z">
        <w:r w:rsidRPr="00E91C41" w:rsidDel="006F7CCF">
          <w:rPr>
            <w:rFonts w:ascii="Calibri" w:eastAsia="Calibri" w:hAnsi="Calibri" w:cs="B Lotus" w:hint="cs"/>
            <w:sz w:val="24"/>
            <w:szCs w:val="24"/>
            <w:rtl/>
            <w:lang w:bidi="fa-IR"/>
          </w:rPr>
          <w:delText xml:space="preserve"> ها </w:delText>
        </w:r>
      </w:del>
      <w:ins w:id="11096"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کاست</w:t>
      </w:r>
      <w:del w:id="11097" w:author="Mehrnazi Boojari" w:date="2019-01-07T10:10:00Z">
        <w:r w:rsidRPr="00E91C41" w:rsidDel="00A31D6F">
          <w:rPr>
            <w:rFonts w:ascii="Calibri" w:eastAsia="Calibri" w:hAnsi="Calibri" w:cs="B Lotus" w:hint="cs"/>
            <w:sz w:val="24"/>
            <w:szCs w:val="24"/>
            <w:rtl/>
            <w:lang w:bidi="fa-IR"/>
          </w:rPr>
          <w:delText xml:space="preserve"> .</w:delText>
        </w:r>
      </w:del>
      <w:ins w:id="11098" w:author="Mehrnazi Boojari" w:date="2019-01-07T10:10:00Z">
        <w:r w:rsidR="00A31D6F">
          <w:rPr>
            <w:rFonts w:ascii="Calibri" w:eastAsia="Calibri" w:hAnsi="Calibri" w:cs="B Lotus" w:hint="cs"/>
            <w:sz w:val="24"/>
            <w:szCs w:val="24"/>
            <w:rtl/>
            <w:lang w:bidi="fa-IR"/>
          </w:rPr>
          <w:t>.</w:t>
        </w:r>
      </w:ins>
    </w:p>
    <w:p w14:paraId="153B140A" w14:textId="77777777" w:rsidR="00E91C41" w:rsidRPr="00E91C41" w:rsidRDefault="00E91C41" w:rsidP="00395CE2">
      <w:pPr>
        <w:pStyle w:val="Heading5"/>
        <w:rPr>
          <w:rtl/>
          <w:lang w:bidi="fa-IR"/>
        </w:rPr>
      </w:pPr>
      <w:bookmarkStart w:id="11099" w:name="_Toc529234246"/>
      <w:bookmarkStart w:id="11100" w:name="_Toc529234682"/>
      <w:bookmarkStart w:id="11101" w:name="_Toc530239312"/>
      <w:bookmarkStart w:id="11102" w:name="_Toc533781248"/>
      <w:bookmarkStart w:id="11103" w:name="_Toc533782204"/>
      <w:r w:rsidRPr="00E91C41">
        <w:rPr>
          <w:rFonts w:hint="cs"/>
          <w:rtl/>
          <w:lang w:bidi="fa-IR"/>
        </w:rPr>
        <w:lastRenderedPageBreak/>
        <w:t>کاف</w:t>
      </w:r>
      <w:del w:id="11104" w:author="Mehrnazi Boojari" w:date="2019-01-13T03:54:00Z">
        <w:r w:rsidRPr="00E91C41" w:rsidDel="00395CE2">
          <w:rPr>
            <w:rFonts w:hint="cs"/>
            <w:rtl/>
            <w:lang w:bidi="fa-IR"/>
          </w:rPr>
          <w:delText>ی</w:delText>
        </w:r>
      </w:del>
      <w:ins w:id="11105" w:author="Mehrnazi Boojari" w:date="2019-01-13T03:54:00Z">
        <w:r w:rsidR="00395CE2">
          <w:rPr>
            <w:rFonts w:hint="cs"/>
            <w:rtl/>
            <w:lang w:bidi="fa-IR"/>
          </w:rPr>
          <w:t>ی‌</w:t>
        </w:r>
      </w:ins>
      <w:del w:id="11106" w:author="Mehrnazi Boojari" w:date="2019-01-08T23:47:00Z">
        <w:r w:rsidRPr="00E91C41" w:rsidDel="00144BA7">
          <w:rPr>
            <w:rFonts w:hint="cs"/>
            <w:rtl/>
            <w:lang w:bidi="fa-IR"/>
          </w:rPr>
          <w:delText xml:space="preserve"> نبودن </w:delText>
        </w:r>
      </w:del>
      <w:ins w:id="11107" w:author="Mehrnazi Boojari" w:date="2019-01-08T23:47:00Z">
        <w:r w:rsidR="00144BA7">
          <w:rPr>
            <w:rFonts w:hint="cs"/>
            <w:rtl/>
            <w:lang w:bidi="fa-IR"/>
          </w:rPr>
          <w:t>‌</w:t>
        </w:r>
      </w:ins>
      <w:ins w:id="11108" w:author="Mehrnazi Boojari" w:date="2019-01-13T03:54:00Z">
        <w:r w:rsidR="00395CE2">
          <w:rPr>
            <w:rFonts w:hint="cs"/>
            <w:rtl/>
            <w:lang w:bidi="fa-IR"/>
          </w:rPr>
          <w:t>‌</w:t>
        </w:r>
      </w:ins>
      <w:ins w:id="11109" w:author="Mehrnazi Boojari" w:date="2019-01-08T23:47:00Z">
        <w:r w:rsidR="00144BA7">
          <w:rPr>
            <w:rFonts w:hint="cs"/>
            <w:rtl/>
            <w:lang w:bidi="fa-IR"/>
          </w:rPr>
          <w:t xml:space="preserve">نبودن </w:t>
        </w:r>
      </w:ins>
      <w:r w:rsidRPr="00E91C41">
        <w:rPr>
          <w:rFonts w:hint="cs"/>
          <w:rtl/>
          <w:lang w:bidi="fa-IR"/>
        </w:rPr>
        <w:t xml:space="preserve">میزان وام برای </w:t>
      </w:r>
      <w:del w:id="11110" w:author="Mehrnazi Boojari" w:date="2019-01-07T22:28:00Z">
        <w:r w:rsidRPr="00E91C41" w:rsidDel="00051F26">
          <w:rPr>
            <w:rFonts w:hint="cs"/>
            <w:rtl/>
            <w:lang w:bidi="fa-IR"/>
          </w:rPr>
          <w:delText>ساخت و ساز</w:delText>
        </w:r>
      </w:del>
      <w:ins w:id="11111" w:author="Mehrnazi Boojari" w:date="2019-01-07T22:28:00Z">
        <w:r w:rsidR="00051F26">
          <w:rPr>
            <w:rFonts w:hint="cs"/>
            <w:rtl/>
            <w:lang w:bidi="fa-IR"/>
          </w:rPr>
          <w:t>ساخت</w:t>
        </w:r>
        <w:r w:rsidR="00051F26">
          <w:rPr>
            <w:rFonts w:ascii="Times New Roman" w:hAnsi="Times New Roman" w:cs="Times New Roman" w:hint="cs"/>
            <w:rtl/>
            <w:lang w:bidi="fa-IR"/>
          </w:rPr>
          <w:t> </w:t>
        </w:r>
        <w:r w:rsidR="00051F26">
          <w:rPr>
            <w:rFonts w:hint="cs"/>
            <w:rtl/>
            <w:lang w:bidi="fa-IR"/>
          </w:rPr>
          <w:t>و</w:t>
        </w:r>
        <w:r w:rsidR="00051F26">
          <w:rPr>
            <w:rFonts w:ascii="Times New Roman" w:hAnsi="Times New Roman" w:cs="Times New Roman" w:hint="cs"/>
            <w:rtl/>
            <w:lang w:bidi="fa-IR"/>
          </w:rPr>
          <w:t> </w:t>
        </w:r>
        <w:r w:rsidR="00051F26">
          <w:rPr>
            <w:rFonts w:hint="cs"/>
            <w:rtl/>
            <w:lang w:bidi="fa-IR"/>
          </w:rPr>
          <w:t>ساز</w:t>
        </w:r>
      </w:ins>
      <w:r w:rsidRPr="00E91C41">
        <w:rPr>
          <w:rFonts w:hint="cs"/>
          <w:rtl/>
          <w:lang w:bidi="fa-IR"/>
        </w:rPr>
        <w:t xml:space="preserve"> و نوسازی مسکن </w:t>
      </w:r>
      <w:del w:id="11112" w:author="Mehrnazi Boojari" w:date="2019-01-07T10:03:00Z">
        <w:r w:rsidRPr="00E91C41" w:rsidDel="00A31D6F">
          <w:rPr>
            <w:rFonts w:hint="cs"/>
            <w:rtl/>
            <w:lang w:bidi="fa-IR"/>
          </w:rPr>
          <w:delText>روستائی</w:delText>
        </w:r>
      </w:del>
      <w:bookmarkEnd w:id="11099"/>
      <w:bookmarkEnd w:id="11100"/>
      <w:bookmarkEnd w:id="11101"/>
      <w:bookmarkEnd w:id="11102"/>
      <w:bookmarkEnd w:id="11103"/>
      <w:ins w:id="11113" w:author="Mehrnazi Boojari" w:date="2019-01-07T10:03:00Z">
        <w:r w:rsidR="00A31D6F">
          <w:rPr>
            <w:rFonts w:hint="cs"/>
            <w:rtl/>
            <w:lang w:bidi="fa-IR"/>
          </w:rPr>
          <w:t>روستایی</w:t>
        </w:r>
      </w:ins>
    </w:p>
    <w:p w14:paraId="167C8AAB" w14:textId="77777777" w:rsidR="00E91C41" w:rsidRPr="00E91C41" w:rsidRDefault="00E91C41" w:rsidP="00395CE2">
      <w:pPr>
        <w:bidi/>
        <w:ind w:firstLine="288"/>
        <w:jc w:val="both"/>
        <w:rPr>
          <w:rFonts w:ascii="Calibri" w:eastAsia="Calibri" w:hAnsi="Calibri" w:cs="B Lotus"/>
          <w:sz w:val="24"/>
          <w:szCs w:val="24"/>
          <w:rtl/>
        </w:rPr>
      </w:pPr>
      <w:r w:rsidRPr="00E91C41">
        <w:rPr>
          <w:rFonts w:ascii="Calibri" w:eastAsia="Calibri" w:hAnsi="Calibri" w:cs="B Lotus" w:hint="cs"/>
          <w:sz w:val="24"/>
          <w:szCs w:val="24"/>
          <w:rtl/>
        </w:rPr>
        <w:t xml:space="preserve">در بحث </w:t>
      </w:r>
      <w:del w:id="11114" w:author="Mehrnazi Boojari" w:date="2019-01-07T22:28:00Z">
        <w:r w:rsidRPr="00E91C41" w:rsidDel="00051F26">
          <w:rPr>
            <w:rFonts w:ascii="Calibri" w:eastAsia="Calibri" w:hAnsi="Calibri" w:cs="B Lotus" w:hint="cs"/>
            <w:sz w:val="24"/>
            <w:szCs w:val="24"/>
            <w:rtl/>
          </w:rPr>
          <w:delText>ساخت وساز</w:delText>
        </w:r>
      </w:del>
      <w:ins w:id="11115" w:author="Mehrnazi Boojari" w:date="2019-01-07T22:28:00Z">
        <w:r w:rsidR="00051F26">
          <w:rPr>
            <w:rFonts w:ascii="Calibri" w:eastAsia="Calibri" w:hAnsi="Calibri" w:cs="B Lotus" w:hint="cs"/>
            <w:sz w:val="24"/>
            <w:szCs w:val="24"/>
            <w:rtl/>
          </w:rPr>
          <w:t>ساخت</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و</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ساز</w:t>
        </w:r>
      </w:ins>
      <w:r w:rsidRPr="00E91C41">
        <w:rPr>
          <w:rFonts w:ascii="Calibri" w:eastAsia="Calibri" w:hAnsi="Calibri" w:cs="B Lotus" w:hint="cs"/>
          <w:sz w:val="24"/>
          <w:szCs w:val="24"/>
          <w:rtl/>
        </w:rPr>
        <w:t xml:space="preserve"> با توجه به طرح ویژه بهسازی و نوسازی و تدبیری که برای این موضوع اتخاذ شده</w:t>
      </w:r>
      <w:ins w:id="11116" w:author="Mehrnazi Boojari" w:date="2019-01-13T03:54:00Z">
        <w:r w:rsidR="00395CE2">
          <w:rPr>
            <w:rFonts w:ascii="Calibri" w:eastAsia="Calibri" w:hAnsi="Calibri" w:cs="B Lotus" w:hint="cs"/>
            <w:sz w:val="24"/>
            <w:szCs w:val="24"/>
            <w:rtl/>
          </w:rPr>
          <w:t>،</w:t>
        </w:r>
      </w:ins>
      <w:r w:rsidRPr="00E91C41">
        <w:rPr>
          <w:rFonts w:ascii="Calibri" w:eastAsia="Calibri" w:hAnsi="Calibri" w:cs="B Lotus" w:hint="cs"/>
          <w:sz w:val="24"/>
          <w:szCs w:val="24"/>
          <w:rtl/>
        </w:rPr>
        <w:t xml:space="preserve"> یعنی اعطای وام به افراد متقاضی برای ساخت و بازسازی مسکن روستایی</w:t>
      </w:r>
      <w:del w:id="11117" w:author="Mehrnazi Boojari" w:date="2019-01-07T09:47:00Z">
        <w:r w:rsidRPr="00E91C41" w:rsidDel="006F7CCF">
          <w:rPr>
            <w:rFonts w:ascii="Calibri" w:eastAsia="Calibri" w:hAnsi="Calibri" w:cs="B Lotus" w:hint="cs"/>
            <w:sz w:val="24"/>
            <w:szCs w:val="24"/>
            <w:rtl/>
          </w:rPr>
          <w:delText xml:space="preserve"> ؛</w:delText>
        </w:r>
      </w:del>
      <w:ins w:id="11118" w:author="Mehrnazi Boojari" w:date="2019-01-13T03:54:00Z">
        <w:r w:rsidR="00395CE2">
          <w:rPr>
            <w:rFonts w:ascii="Calibri" w:eastAsia="Calibri" w:hAnsi="Calibri" w:cs="B Lotus" w:hint="cs"/>
            <w:sz w:val="24"/>
            <w:szCs w:val="24"/>
            <w:rtl/>
          </w:rPr>
          <w:t>،</w:t>
        </w:r>
      </w:ins>
      <w:r w:rsidRPr="00E91C41">
        <w:rPr>
          <w:rFonts w:ascii="Calibri" w:eastAsia="Calibri" w:hAnsi="Calibri" w:cs="B Lotus" w:hint="cs"/>
          <w:sz w:val="24"/>
          <w:szCs w:val="24"/>
          <w:rtl/>
        </w:rPr>
        <w:t xml:space="preserve"> با توجه به مطالعات انجام</w:t>
      </w:r>
      <w:ins w:id="11119" w:author="Mehrnazi Boojari" w:date="2019-01-08T23:56:00Z">
        <w:r w:rsidR="00756134">
          <w:rPr>
            <w:rFonts w:ascii="Calibri" w:eastAsia="Calibri" w:hAnsi="Calibri" w:cs="B Nazanin" w:hint="cs"/>
            <w:sz w:val="24"/>
            <w:szCs w:val="24"/>
            <w:rtl/>
          </w:rPr>
          <w:t>‌</w:t>
        </w:r>
      </w:ins>
      <w:del w:id="11120" w:author="Mehrnazi Boojari" w:date="2019-01-08T23:56:00Z">
        <w:r w:rsidRPr="00E91C41" w:rsidDel="00756134">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 xml:space="preserve">شده میزان این وام متناسب </w:t>
      </w:r>
      <w:ins w:id="11121" w:author="Mehrnazi Boojari" w:date="2019-01-13T03:55:00Z">
        <w:r w:rsidR="00395CE2">
          <w:rPr>
            <w:rFonts w:ascii="Calibri" w:eastAsia="Calibri" w:hAnsi="Calibri" w:cs="B Lotus" w:hint="cs"/>
            <w:sz w:val="24"/>
            <w:szCs w:val="24"/>
            <w:rtl/>
          </w:rPr>
          <w:t xml:space="preserve">با </w:t>
        </w:r>
      </w:ins>
      <w:r w:rsidRPr="00E91C41">
        <w:rPr>
          <w:rFonts w:ascii="Calibri" w:eastAsia="Calibri" w:hAnsi="Calibri" w:cs="B Lotus" w:hint="cs"/>
          <w:sz w:val="24"/>
          <w:szCs w:val="24"/>
          <w:rtl/>
        </w:rPr>
        <w:t xml:space="preserve">میزان کل هزینه ساخت و بازسازی نبوده و </w:t>
      </w:r>
      <w:del w:id="11122" w:author="Mehrnazi Boojari" w:date="2019-01-13T03:55:00Z">
        <w:r w:rsidRPr="00E91C41" w:rsidDel="00395CE2">
          <w:rPr>
            <w:rFonts w:ascii="Calibri" w:eastAsia="Calibri" w:hAnsi="Calibri" w:cs="B Lotus" w:hint="cs"/>
            <w:sz w:val="24"/>
            <w:szCs w:val="24"/>
            <w:rtl/>
          </w:rPr>
          <w:delText xml:space="preserve">در </w:delText>
        </w:r>
      </w:del>
      <w:r w:rsidRPr="00E91C41">
        <w:rPr>
          <w:rFonts w:ascii="Calibri" w:eastAsia="Calibri" w:hAnsi="Calibri" w:cs="B Lotus" w:hint="cs"/>
          <w:sz w:val="24"/>
          <w:szCs w:val="24"/>
          <w:rtl/>
        </w:rPr>
        <w:t>طبق گزارشات گرفته</w:t>
      </w:r>
      <w:ins w:id="11123" w:author="Mehrnazi Boojari" w:date="2019-01-13T03:55:00Z">
        <w:r w:rsidR="00395CE2">
          <w:rPr>
            <w:rFonts w:ascii="Calibri" w:eastAsia="Calibri" w:hAnsi="Calibri" w:cs="B Nazanin" w:hint="cs"/>
            <w:sz w:val="24"/>
            <w:szCs w:val="24"/>
            <w:rtl/>
          </w:rPr>
          <w:t>‌</w:t>
        </w:r>
      </w:ins>
      <w:del w:id="11124" w:author="Mehrnazi Boojari" w:date="2019-01-13T03:55:00Z">
        <w:r w:rsidRPr="00E91C41" w:rsidDel="00395CE2">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شده در بهترین حالت نیمی از هزینه</w:t>
      </w:r>
      <w:del w:id="11125" w:author="Mehrnazi Boojari" w:date="2019-01-07T09:45:00Z">
        <w:r w:rsidRPr="00E91C41" w:rsidDel="006F7CCF">
          <w:rPr>
            <w:rFonts w:ascii="Calibri" w:eastAsia="Calibri" w:hAnsi="Calibri" w:cs="B Lotus" w:hint="cs"/>
            <w:sz w:val="24"/>
            <w:szCs w:val="24"/>
            <w:rtl/>
          </w:rPr>
          <w:delText xml:space="preserve"> ها </w:delText>
        </w:r>
      </w:del>
      <w:ins w:id="11126" w:author="Mehrnazi Boojari" w:date="2019-01-07T09:45:00Z">
        <w:r w:rsidR="006F7CCF">
          <w:rPr>
            <w:rFonts w:ascii="Calibri" w:eastAsia="Calibri" w:hAnsi="Calibri" w:cs="B Lotus" w:hint="cs"/>
            <w:sz w:val="24"/>
            <w:szCs w:val="24"/>
            <w:rtl/>
          </w:rPr>
          <w:t xml:space="preserve">‌ها </w:t>
        </w:r>
      </w:ins>
      <w:r w:rsidRPr="00E91C41">
        <w:rPr>
          <w:rFonts w:ascii="Calibri" w:eastAsia="Calibri" w:hAnsi="Calibri" w:cs="B Lotus" w:hint="cs"/>
          <w:sz w:val="24"/>
          <w:szCs w:val="24"/>
          <w:rtl/>
        </w:rPr>
        <w:t>را شامل</w:t>
      </w:r>
      <w:del w:id="11127" w:author="Mehrnazi Boojari" w:date="2019-01-07T09:49:00Z">
        <w:r w:rsidRPr="00E91C41" w:rsidDel="006F7CCF">
          <w:rPr>
            <w:rFonts w:ascii="Calibri" w:eastAsia="Calibri" w:hAnsi="Calibri" w:cs="B Lotus" w:hint="cs"/>
            <w:sz w:val="24"/>
            <w:szCs w:val="24"/>
            <w:rtl/>
          </w:rPr>
          <w:delText xml:space="preserve"> می </w:delText>
        </w:r>
      </w:del>
      <w:ins w:id="11128"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شود</w:t>
      </w:r>
      <w:del w:id="11129" w:author="Mehrnazi Boojari" w:date="2019-01-07T09:53:00Z">
        <w:r w:rsidRPr="00E91C41" w:rsidDel="006F7CCF">
          <w:rPr>
            <w:rFonts w:ascii="Calibri" w:eastAsia="Calibri" w:hAnsi="Calibri" w:cs="B Lotus" w:hint="cs"/>
            <w:sz w:val="24"/>
            <w:szCs w:val="24"/>
            <w:rtl/>
          </w:rPr>
          <w:delText xml:space="preserve"> . </w:delText>
        </w:r>
      </w:del>
      <w:ins w:id="11130" w:author="Mehrnazi Boojari" w:date="2019-01-13T03:55:00Z">
        <w:r w:rsidR="00395CE2">
          <w:rPr>
            <w:rFonts w:ascii="Calibri" w:eastAsia="Calibri" w:hAnsi="Calibri" w:cs="B Lotus" w:hint="cs"/>
            <w:sz w:val="24"/>
            <w:szCs w:val="24"/>
            <w:rtl/>
          </w:rPr>
          <w:t>،</w:t>
        </w:r>
      </w:ins>
      <w:ins w:id="11131" w:author="Mehrnazi Boojari" w:date="2019-01-07T09:53:00Z">
        <w:r w:rsidR="006F7CCF">
          <w:rPr>
            <w:rFonts w:ascii="Calibri" w:eastAsia="Calibri" w:hAnsi="Calibri" w:cs="B Lotus" w:hint="cs"/>
            <w:sz w:val="24"/>
            <w:szCs w:val="24"/>
            <w:rtl/>
          </w:rPr>
          <w:t xml:space="preserve"> </w:t>
        </w:r>
      </w:ins>
      <w:r w:rsidRPr="00E91C41">
        <w:rPr>
          <w:rFonts w:ascii="Calibri" w:eastAsia="Calibri" w:hAnsi="Calibri" w:cs="B Lotus" w:hint="cs"/>
          <w:sz w:val="24"/>
          <w:szCs w:val="24"/>
          <w:rtl/>
        </w:rPr>
        <w:t>که با توجه</w:t>
      </w:r>
      <w:del w:id="11132" w:author="Mehrnazi Boojari" w:date="2019-01-08T02:39:00Z">
        <w:r w:rsidRPr="00E91C41" w:rsidDel="00DB5910">
          <w:rPr>
            <w:rFonts w:ascii="Calibri" w:eastAsia="Calibri" w:hAnsi="Calibri" w:cs="B Lotus" w:hint="cs"/>
            <w:sz w:val="24"/>
            <w:szCs w:val="24"/>
            <w:rtl/>
          </w:rPr>
          <w:delText xml:space="preserve"> به وجود</w:delText>
        </w:r>
      </w:del>
      <w:ins w:id="11133" w:author="Mehrnazi Boojari" w:date="2019-01-08T02:39:00Z">
        <w:r w:rsidR="00DB5910">
          <w:rPr>
            <w:rFonts w:ascii="Calibri" w:eastAsia="Calibri" w:hAnsi="Calibri" w:cs="B Lotus" w:hint="cs"/>
            <w:sz w:val="24"/>
            <w:szCs w:val="24"/>
            <w:rtl/>
          </w:rPr>
          <w:t xml:space="preserve"> به‌</w:t>
        </w:r>
      </w:ins>
      <w:ins w:id="11134" w:author="Mehrnazi Boojari" w:date="2019-01-13T03:55:00Z">
        <w:r w:rsidR="00395CE2">
          <w:rPr>
            <w:rFonts w:ascii="Calibri" w:eastAsia="Calibri" w:hAnsi="Calibri" w:cs="Times New Roman" w:hint="eastAsia"/>
            <w:sz w:val="24"/>
            <w:szCs w:val="24"/>
            <w:rtl/>
          </w:rPr>
          <w:t> </w:t>
        </w:r>
      </w:ins>
      <w:ins w:id="11135" w:author="Mehrnazi Boojari" w:date="2019-01-08T02:39:00Z">
        <w:r w:rsidR="00DB5910">
          <w:rPr>
            <w:rFonts w:ascii="Calibri" w:eastAsia="Calibri" w:hAnsi="Calibri" w:cs="B Lotus" w:hint="cs"/>
            <w:sz w:val="24"/>
            <w:szCs w:val="24"/>
            <w:rtl/>
          </w:rPr>
          <w:t>وجود</w:t>
        </w:r>
      </w:ins>
      <w:r w:rsidRPr="00E91C41">
        <w:rPr>
          <w:rFonts w:ascii="Calibri" w:eastAsia="Calibri" w:hAnsi="Calibri" w:cs="B Lotus" w:hint="cs"/>
          <w:sz w:val="24"/>
          <w:szCs w:val="24"/>
          <w:rtl/>
        </w:rPr>
        <w:t xml:space="preserve"> قوانین این موضوع</w:t>
      </w:r>
      <w:del w:id="11136" w:author="Mehrnazi Boojari" w:date="2019-01-07T09:49:00Z">
        <w:r w:rsidRPr="00E91C41" w:rsidDel="006F7CCF">
          <w:rPr>
            <w:rFonts w:ascii="Calibri" w:eastAsia="Calibri" w:hAnsi="Calibri" w:cs="B Lotus" w:hint="cs"/>
            <w:sz w:val="24"/>
            <w:szCs w:val="24"/>
            <w:rtl/>
          </w:rPr>
          <w:delText xml:space="preserve"> می </w:delText>
        </w:r>
      </w:del>
      <w:ins w:id="11137"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توان در حوزه برنامه</w:t>
      </w:r>
      <w:del w:id="11138" w:author="Mehrnazi Boojari" w:date="2019-01-07T10:05:00Z">
        <w:r w:rsidRPr="00E91C41" w:rsidDel="00A31D6F">
          <w:rPr>
            <w:rFonts w:ascii="Calibri" w:eastAsia="Calibri" w:hAnsi="Calibri" w:cs="B Lotus" w:hint="cs"/>
            <w:sz w:val="24"/>
            <w:szCs w:val="24"/>
            <w:rtl/>
          </w:rPr>
          <w:delText xml:space="preserve"> ریزی </w:delText>
        </w:r>
      </w:del>
      <w:ins w:id="11139" w:author="Mehrnazi Boojari" w:date="2019-01-07T10:05:00Z">
        <w:r w:rsidR="00A31D6F">
          <w:rPr>
            <w:rFonts w:ascii="Calibri" w:eastAsia="Calibri" w:hAnsi="Calibri" w:cs="B Lotus" w:hint="cs"/>
            <w:sz w:val="24"/>
            <w:szCs w:val="24"/>
            <w:rtl/>
          </w:rPr>
          <w:t xml:space="preserve">‌ریزی </w:t>
        </w:r>
      </w:ins>
      <w:r w:rsidRPr="00E91C41">
        <w:rPr>
          <w:rFonts w:ascii="Calibri" w:eastAsia="Calibri" w:hAnsi="Calibri" w:cs="B Lotus" w:hint="cs"/>
          <w:sz w:val="24"/>
          <w:szCs w:val="24"/>
          <w:rtl/>
        </w:rPr>
        <w:t>با تدوین دستورالعمل</w:t>
      </w:r>
      <w:del w:id="11140" w:author="Mehrnazi Boojari" w:date="2019-01-07T10:43:00Z">
        <w:r w:rsidRPr="00E91C41" w:rsidDel="006A1F1D">
          <w:rPr>
            <w:rFonts w:ascii="Calibri" w:eastAsia="Calibri" w:hAnsi="Calibri" w:cs="B Lotus" w:hint="cs"/>
            <w:sz w:val="24"/>
            <w:szCs w:val="24"/>
            <w:rtl/>
          </w:rPr>
          <w:delText xml:space="preserve"> هایی </w:delText>
        </w:r>
      </w:del>
      <w:ins w:id="11141" w:author="Mehrnazi Boojari" w:date="2019-01-07T10:43:00Z">
        <w:r w:rsidR="006A1F1D">
          <w:rPr>
            <w:rFonts w:ascii="Calibri" w:eastAsia="Calibri" w:hAnsi="Calibri" w:cs="B Lotus" w:hint="cs"/>
            <w:sz w:val="24"/>
            <w:szCs w:val="24"/>
            <w:rtl/>
          </w:rPr>
          <w:t xml:space="preserve">‌هایی </w:t>
        </w:r>
      </w:ins>
      <w:r w:rsidRPr="00E91C41">
        <w:rPr>
          <w:rFonts w:ascii="Calibri" w:eastAsia="Calibri" w:hAnsi="Calibri" w:cs="B Lotus" w:hint="cs"/>
          <w:sz w:val="24"/>
          <w:szCs w:val="24"/>
          <w:rtl/>
        </w:rPr>
        <w:t>میزان این وام را افزایش داد</w:t>
      </w:r>
      <w:del w:id="11142" w:author="Mehrnazi Boojari" w:date="2019-01-13T03:55:00Z">
        <w:r w:rsidRPr="00E91C41" w:rsidDel="00395CE2">
          <w:rPr>
            <w:rFonts w:ascii="Calibri" w:eastAsia="Calibri" w:hAnsi="Calibri" w:cs="B Lotus" w:hint="cs"/>
            <w:sz w:val="24"/>
            <w:szCs w:val="24"/>
            <w:rtl/>
          </w:rPr>
          <w:delText>ه</w:delText>
        </w:r>
      </w:del>
      <w:r w:rsidRPr="00E91C41">
        <w:rPr>
          <w:rFonts w:ascii="Calibri" w:eastAsia="Calibri" w:hAnsi="Calibri" w:cs="B Lotus" w:hint="cs"/>
          <w:sz w:val="24"/>
          <w:szCs w:val="24"/>
          <w:rtl/>
        </w:rPr>
        <w:t xml:space="preserve"> و با توجه </w:t>
      </w:r>
      <w:del w:id="11143" w:author="Mehrnazi Boojari" w:date="2019-01-13T03:56:00Z">
        <w:r w:rsidRPr="00E91C41" w:rsidDel="00395CE2">
          <w:rPr>
            <w:rFonts w:ascii="Calibri" w:eastAsia="Calibri" w:hAnsi="Calibri" w:cs="B Lotus" w:hint="cs"/>
            <w:sz w:val="24"/>
            <w:szCs w:val="24"/>
            <w:rtl/>
          </w:rPr>
          <w:delText xml:space="preserve">یه </w:delText>
        </w:r>
      </w:del>
      <w:ins w:id="11144" w:author="Mehrnazi Boojari" w:date="2019-01-13T03:56:00Z">
        <w:r w:rsidR="00395CE2">
          <w:rPr>
            <w:rFonts w:ascii="Calibri" w:eastAsia="Calibri" w:hAnsi="Calibri" w:cs="B Lotus" w:hint="cs"/>
            <w:sz w:val="24"/>
            <w:szCs w:val="24"/>
            <w:rtl/>
          </w:rPr>
          <w:t>ب</w:t>
        </w:r>
        <w:r w:rsidR="00395CE2" w:rsidRPr="00E91C41">
          <w:rPr>
            <w:rFonts w:ascii="Calibri" w:eastAsia="Calibri" w:hAnsi="Calibri" w:cs="B Lotus" w:hint="cs"/>
            <w:sz w:val="24"/>
            <w:szCs w:val="24"/>
            <w:rtl/>
          </w:rPr>
          <w:t xml:space="preserve">ه </w:t>
        </w:r>
      </w:ins>
      <w:r w:rsidRPr="00E91C41">
        <w:rPr>
          <w:rFonts w:ascii="Calibri" w:eastAsia="Calibri" w:hAnsi="Calibri" w:cs="B Lotus" w:hint="cs"/>
          <w:sz w:val="24"/>
          <w:szCs w:val="24"/>
          <w:rtl/>
        </w:rPr>
        <w:t xml:space="preserve">هزینه کل آن را بهینه </w:t>
      </w:r>
      <w:del w:id="11145" w:author="Mehrnazi Boojari" w:date="2019-01-13T03:56:00Z">
        <w:r w:rsidRPr="00E91C41" w:rsidDel="00395CE2">
          <w:rPr>
            <w:rFonts w:ascii="Calibri" w:eastAsia="Calibri" w:hAnsi="Calibri" w:cs="B Lotus" w:hint="cs"/>
            <w:sz w:val="24"/>
            <w:szCs w:val="24"/>
            <w:rtl/>
          </w:rPr>
          <w:delText xml:space="preserve">نمود </w:delText>
        </w:r>
      </w:del>
      <w:ins w:id="11146" w:author="Mehrnazi Boojari" w:date="2019-01-13T03:56:00Z">
        <w:r w:rsidR="00395CE2">
          <w:rPr>
            <w:rFonts w:ascii="Calibri" w:eastAsia="Calibri" w:hAnsi="Calibri" w:cs="B Lotus" w:hint="cs"/>
            <w:sz w:val="24"/>
            <w:szCs w:val="24"/>
            <w:rtl/>
          </w:rPr>
          <w:t>کر</w:t>
        </w:r>
        <w:r w:rsidR="00395CE2" w:rsidRPr="00E91C41">
          <w:rPr>
            <w:rFonts w:ascii="Calibri" w:eastAsia="Calibri" w:hAnsi="Calibri" w:cs="B Lotus" w:hint="cs"/>
            <w:sz w:val="24"/>
            <w:szCs w:val="24"/>
            <w:rtl/>
          </w:rPr>
          <w:t>د</w:t>
        </w:r>
        <w:r w:rsidR="00395CE2">
          <w:rPr>
            <w:rFonts w:ascii="Calibri" w:eastAsia="Calibri" w:hAnsi="Calibri" w:cs="B Lotus" w:hint="cs"/>
            <w:sz w:val="24"/>
            <w:szCs w:val="24"/>
            <w:rtl/>
          </w:rPr>
          <w:t>؛</w:t>
        </w:r>
        <w:r w:rsidR="00395CE2" w:rsidRPr="00E91C41">
          <w:rPr>
            <w:rFonts w:ascii="Calibri" w:eastAsia="Calibri" w:hAnsi="Calibri" w:cs="B Lotus" w:hint="cs"/>
            <w:sz w:val="24"/>
            <w:szCs w:val="24"/>
            <w:rtl/>
          </w:rPr>
          <w:t xml:space="preserve"> </w:t>
        </w:r>
      </w:ins>
      <w:r w:rsidRPr="00E91C41">
        <w:rPr>
          <w:rFonts w:ascii="Calibri" w:eastAsia="Calibri" w:hAnsi="Calibri" w:cs="B Lotus" w:hint="cs"/>
          <w:sz w:val="24"/>
          <w:szCs w:val="24"/>
          <w:rtl/>
        </w:rPr>
        <w:t>که این</w:t>
      </w:r>
      <w:ins w:id="11147" w:author="Mehrnazi Boojari" w:date="2019-01-13T03:56:00Z">
        <w:r w:rsidR="00395CE2">
          <w:rPr>
            <w:rFonts w:ascii="Calibri" w:eastAsia="Calibri" w:hAnsi="Calibri" w:cs="B Lotus" w:hint="cs"/>
            <w:sz w:val="24"/>
            <w:szCs w:val="24"/>
            <w:rtl/>
          </w:rPr>
          <w:t xml:space="preserve"> امر</w:t>
        </w:r>
      </w:ins>
      <w:r w:rsidRPr="00E91C41">
        <w:rPr>
          <w:rFonts w:ascii="Calibri" w:eastAsia="Calibri" w:hAnsi="Calibri" w:cs="B Lotus" w:hint="cs"/>
          <w:sz w:val="24"/>
          <w:szCs w:val="24"/>
          <w:rtl/>
        </w:rPr>
        <w:t xml:space="preserve"> نهادهایی مثل سازمان برنامه بودجه و بانک مرکزی را بیشتر</w:t>
      </w:r>
      <w:del w:id="11148" w:author="Mehrnazi Boojari" w:date="2019-01-13T03:57:00Z">
        <w:r w:rsidRPr="00E91C41" w:rsidDel="00395CE2">
          <w:rPr>
            <w:rFonts w:ascii="Calibri" w:eastAsia="Calibri" w:hAnsi="Calibri" w:cs="B Lotus" w:hint="cs"/>
            <w:sz w:val="24"/>
            <w:szCs w:val="24"/>
            <w:rtl/>
          </w:rPr>
          <w:delText>ی</w:delText>
        </w:r>
      </w:del>
      <w:r w:rsidRPr="00E91C41">
        <w:rPr>
          <w:rFonts w:ascii="Calibri" w:eastAsia="Calibri" w:hAnsi="Calibri" w:cs="B Lotus" w:hint="cs"/>
          <w:sz w:val="24"/>
          <w:szCs w:val="24"/>
          <w:rtl/>
        </w:rPr>
        <w:t xml:space="preserve"> مورد توجه قرار</w:t>
      </w:r>
      <w:del w:id="11149" w:author="Mehrnazi Boojari" w:date="2019-01-07T09:49:00Z">
        <w:r w:rsidRPr="00E91C41" w:rsidDel="006F7CCF">
          <w:rPr>
            <w:rFonts w:ascii="Calibri" w:eastAsia="Calibri" w:hAnsi="Calibri" w:cs="B Lotus" w:hint="cs"/>
            <w:sz w:val="24"/>
            <w:szCs w:val="24"/>
            <w:rtl/>
          </w:rPr>
          <w:delText xml:space="preserve"> می </w:delText>
        </w:r>
      </w:del>
      <w:ins w:id="11150"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دهد</w:t>
      </w:r>
      <w:del w:id="11151" w:author="Mehrnazi Boojari" w:date="2019-01-07T09:53:00Z">
        <w:r w:rsidRPr="00E91C41" w:rsidDel="006F7CCF">
          <w:rPr>
            <w:rFonts w:ascii="Calibri" w:eastAsia="Calibri" w:hAnsi="Calibri" w:cs="B Lotus" w:hint="cs"/>
            <w:sz w:val="24"/>
            <w:szCs w:val="24"/>
            <w:rtl/>
          </w:rPr>
          <w:delText xml:space="preserve"> . </w:delText>
        </w:r>
      </w:del>
      <w:ins w:id="11152" w:author="Mehrnazi Boojari" w:date="2019-01-07T09:53:00Z">
        <w:r w:rsidR="006F7CCF">
          <w:rPr>
            <w:rFonts w:ascii="Calibri" w:eastAsia="Calibri" w:hAnsi="Calibri" w:cs="B Lotus" w:hint="cs"/>
            <w:sz w:val="24"/>
            <w:szCs w:val="24"/>
            <w:rtl/>
          </w:rPr>
          <w:t xml:space="preserve">. </w:t>
        </w:r>
      </w:ins>
    </w:p>
    <w:p w14:paraId="42E07D17" w14:textId="77777777" w:rsidR="00E91C41" w:rsidRPr="00E91C41" w:rsidRDefault="00E91C41" w:rsidP="00395CE2">
      <w:pPr>
        <w:pStyle w:val="Heading5"/>
        <w:rPr>
          <w:rtl/>
          <w:lang w:bidi="fa-IR"/>
        </w:rPr>
      </w:pPr>
      <w:bookmarkStart w:id="11153" w:name="_Toc529234247"/>
      <w:bookmarkStart w:id="11154" w:name="_Toc529234683"/>
      <w:bookmarkStart w:id="11155" w:name="_Toc530239313"/>
      <w:bookmarkStart w:id="11156" w:name="_Toc533781249"/>
      <w:bookmarkStart w:id="11157" w:name="_Toc533782205"/>
      <w:r w:rsidRPr="00E91C41">
        <w:rPr>
          <w:rFonts w:hint="cs"/>
          <w:rtl/>
          <w:lang w:bidi="fa-IR"/>
        </w:rPr>
        <w:t xml:space="preserve">بوروکراسی و </w:t>
      </w:r>
      <w:del w:id="11158" w:author="Mehrnazi Boojari" w:date="2019-01-10T00:21:00Z">
        <w:r w:rsidRPr="00E91C41" w:rsidDel="002E20FF">
          <w:rPr>
            <w:rFonts w:hint="cs"/>
            <w:rtl/>
            <w:lang w:bidi="fa-IR"/>
          </w:rPr>
          <w:delText>فرایند</w:delText>
        </w:r>
      </w:del>
      <w:ins w:id="11159" w:author="Mehrnazi Boojari" w:date="2019-01-10T00:21:00Z">
        <w:r w:rsidR="002E20FF">
          <w:rPr>
            <w:rFonts w:hint="cs"/>
            <w:rtl/>
            <w:lang w:bidi="fa-IR"/>
          </w:rPr>
          <w:t>فرآیند</w:t>
        </w:r>
      </w:ins>
      <w:r w:rsidRPr="00E91C41">
        <w:rPr>
          <w:rFonts w:hint="cs"/>
          <w:rtl/>
          <w:lang w:bidi="fa-IR"/>
        </w:rPr>
        <w:t xml:space="preserve"> پچیده بانکی برای اعطای وام (ضام</w:t>
      </w:r>
      <w:del w:id="11160" w:author="Mehrnazi Boojari" w:date="2019-01-13T03:57:00Z">
        <w:r w:rsidRPr="00E91C41" w:rsidDel="00395CE2">
          <w:rPr>
            <w:rFonts w:hint="cs"/>
            <w:rtl/>
            <w:lang w:bidi="fa-IR"/>
          </w:rPr>
          <w:delText>نی</w:delText>
        </w:r>
      </w:del>
      <w:r w:rsidRPr="00E91C41">
        <w:rPr>
          <w:rFonts w:hint="cs"/>
          <w:rtl/>
          <w:lang w:bidi="fa-IR"/>
        </w:rPr>
        <w:t>ن</w:t>
      </w:r>
      <w:ins w:id="11161" w:author="Mehrnazi Boojari" w:date="2019-01-13T03:57:00Z">
        <w:r w:rsidR="00395CE2">
          <w:rPr>
            <w:rFonts w:hint="cs"/>
            <w:rtl/>
            <w:lang w:bidi="fa-IR"/>
          </w:rPr>
          <w:t>‌ها</w:t>
        </w:r>
      </w:ins>
      <w:del w:id="11162" w:author="Mehrnazi Boojari" w:date="2019-01-07T09:47:00Z">
        <w:r w:rsidRPr="00E91C41" w:rsidDel="006F7CCF">
          <w:rPr>
            <w:rFonts w:hint="cs"/>
            <w:rtl/>
            <w:lang w:bidi="fa-IR"/>
          </w:rPr>
          <w:delText xml:space="preserve"> ،</w:delText>
        </w:r>
      </w:del>
      <w:ins w:id="11163" w:author="Mehrnazi Boojari" w:date="2019-01-07T09:47:00Z">
        <w:r w:rsidR="006F7CCF">
          <w:rPr>
            <w:rFonts w:hint="cs"/>
            <w:rtl/>
            <w:lang w:bidi="fa-IR"/>
          </w:rPr>
          <w:t>،</w:t>
        </w:r>
      </w:ins>
      <w:r w:rsidRPr="00E91C41">
        <w:rPr>
          <w:rFonts w:hint="cs"/>
          <w:rtl/>
          <w:lang w:bidi="fa-IR"/>
        </w:rPr>
        <w:t xml:space="preserve"> میزان اقساط و ...)</w:t>
      </w:r>
      <w:bookmarkEnd w:id="11153"/>
      <w:bookmarkEnd w:id="11154"/>
      <w:bookmarkEnd w:id="11155"/>
      <w:bookmarkEnd w:id="11156"/>
      <w:bookmarkEnd w:id="11157"/>
    </w:p>
    <w:p w14:paraId="392BB352" w14:textId="77777777" w:rsidR="00E91C41" w:rsidRPr="00E91C41" w:rsidRDefault="00E91C41" w:rsidP="00395CE2">
      <w:pPr>
        <w:bidi/>
        <w:ind w:firstLine="288"/>
        <w:jc w:val="both"/>
        <w:rPr>
          <w:rFonts w:ascii="Calibri" w:eastAsia="Calibri" w:hAnsi="Calibri" w:cs="B Lotus"/>
          <w:sz w:val="24"/>
          <w:szCs w:val="24"/>
          <w:rtl/>
        </w:rPr>
      </w:pPr>
      <w:r w:rsidRPr="00E91C41">
        <w:rPr>
          <w:rFonts w:ascii="Calibri" w:eastAsia="Calibri" w:hAnsi="Calibri" w:cs="B Lotus" w:hint="cs"/>
          <w:sz w:val="24"/>
          <w:szCs w:val="24"/>
          <w:rtl/>
        </w:rPr>
        <w:t>عامل دیگری که خود را در امر بازسازی نشان</w:t>
      </w:r>
      <w:del w:id="11164" w:author="Mehrnazi Boojari" w:date="2019-01-07T09:49:00Z">
        <w:r w:rsidRPr="00E91C41" w:rsidDel="006F7CCF">
          <w:rPr>
            <w:rFonts w:ascii="Calibri" w:eastAsia="Calibri" w:hAnsi="Calibri" w:cs="B Lotus" w:hint="cs"/>
            <w:sz w:val="24"/>
            <w:szCs w:val="24"/>
            <w:rtl/>
          </w:rPr>
          <w:delText xml:space="preserve"> می </w:delText>
        </w:r>
      </w:del>
      <w:ins w:id="11165"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دهد بحث اعطای وام توسط بانک</w:t>
      </w:r>
      <w:del w:id="11166" w:author="Mehrnazi Boojari" w:date="2019-01-07T09:46:00Z">
        <w:r w:rsidRPr="00E91C41" w:rsidDel="006F7CCF">
          <w:rPr>
            <w:rFonts w:ascii="Calibri" w:eastAsia="Calibri" w:hAnsi="Calibri" w:cs="B Lotus" w:hint="cs"/>
            <w:sz w:val="24"/>
            <w:szCs w:val="24"/>
            <w:rtl/>
          </w:rPr>
          <w:delText xml:space="preserve"> های </w:delText>
        </w:r>
      </w:del>
      <w:ins w:id="11167"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عامل (بانک مسکن) است</w:t>
      </w:r>
      <w:del w:id="11168" w:author="Mehrnazi Boojari" w:date="2019-01-07T09:53:00Z">
        <w:r w:rsidRPr="00E91C41" w:rsidDel="006F7CCF">
          <w:rPr>
            <w:rFonts w:ascii="Calibri" w:eastAsia="Calibri" w:hAnsi="Calibri" w:cs="B Lotus" w:hint="cs"/>
            <w:sz w:val="24"/>
            <w:szCs w:val="24"/>
            <w:rtl/>
          </w:rPr>
          <w:delText xml:space="preserve"> . </w:delText>
        </w:r>
      </w:del>
      <w:ins w:id="11169" w:author="Mehrnazi Boojari" w:date="2019-01-07T09:53:00Z">
        <w:r w:rsidR="006F7CCF">
          <w:rPr>
            <w:rFonts w:ascii="Calibri" w:eastAsia="Calibri" w:hAnsi="Calibri" w:cs="B Lotus" w:hint="cs"/>
            <w:sz w:val="24"/>
            <w:szCs w:val="24"/>
            <w:rtl/>
          </w:rPr>
          <w:t xml:space="preserve">. </w:t>
        </w:r>
      </w:ins>
      <w:r w:rsidRPr="00E91C41">
        <w:rPr>
          <w:rFonts w:ascii="Calibri" w:eastAsia="Calibri" w:hAnsi="Calibri" w:cs="B Lotus" w:hint="cs"/>
          <w:sz w:val="24"/>
          <w:szCs w:val="24"/>
          <w:rtl/>
        </w:rPr>
        <w:t>طبق مطالعات میدانی انجام</w:t>
      </w:r>
      <w:ins w:id="11170" w:author="Mehrnazi Boojari" w:date="2019-01-13T03:57:00Z">
        <w:r w:rsidR="00395CE2">
          <w:rPr>
            <w:rFonts w:ascii="Calibri" w:eastAsia="Calibri" w:hAnsi="Calibri" w:cs="B Nazanin" w:hint="cs"/>
            <w:sz w:val="24"/>
            <w:szCs w:val="24"/>
            <w:rtl/>
          </w:rPr>
          <w:t>‌</w:t>
        </w:r>
      </w:ins>
      <w:del w:id="11171" w:author="Mehrnazi Boojari" w:date="2019-01-13T03:57:00Z">
        <w:r w:rsidRPr="00E91C41" w:rsidDel="00395CE2">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 xml:space="preserve">شده در برخی از موارد </w:t>
      </w:r>
      <w:del w:id="11172" w:author="Mehrnazi Boojari" w:date="2019-01-07T22:30:00Z">
        <w:r w:rsidRPr="00E91C41" w:rsidDel="00051F26">
          <w:rPr>
            <w:rFonts w:ascii="Calibri" w:eastAsia="Calibri" w:hAnsi="Calibri" w:cs="B Lotus" w:hint="cs"/>
            <w:sz w:val="24"/>
            <w:szCs w:val="24"/>
            <w:rtl/>
          </w:rPr>
          <w:delText>در نظر گرفتن</w:delText>
        </w:r>
      </w:del>
      <w:ins w:id="11173" w:author="Mehrnazi Boojari" w:date="2019-01-07T22:30:00Z">
        <w:r w:rsidR="00051F26">
          <w:rPr>
            <w:rFonts w:ascii="Calibri" w:eastAsia="Calibri" w:hAnsi="Calibri" w:cs="B Lotus" w:hint="cs"/>
            <w:sz w:val="24"/>
            <w:szCs w:val="24"/>
            <w:rtl/>
          </w:rPr>
          <w:t>در</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نظر</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گرفتن</w:t>
        </w:r>
      </w:ins>
      <w:r w:rsidRPr="00E91C41">
        <w:rPr>
          <w:rFonts w:ascii="Calibri" w:eastAsia="Calibri" w:hAnsi="Calibri" w:cs="B Lotus" w:hint="cs"/>
          <w:sz w:val="24"/>
          <w:szCs w:val="24"/>
          <w:rtl/>
        </w:rPr>
        <w:t xml:space="preserve"> بوروکراسی پیچیده بانکی در گرفتن ضامن</w:t>
      </w:r>
      <w:del w:id="11174" w:author="Mehrnazi Boojari" w:date="2019-01-07T09:47:00Z">
        <w:r w:rsidRPr="00E91C41" w:rsidDel="006F7CCF">
          <w:rPr>
            <w:rFonts w:ascii="Calibri" w:eastAsia="Calibri" w:hAnsi="Calibri" w:cs="B Lotus" w:hint="cs"/>
            <w:sz w:val="24"/>
            <w:szCs w:val="24"/>
            <w:rtl/>
          </w:rPr>
          <w:delText xml:space="preserve"> ،</w:delText>
        </w:r>
      </w:del>
      <w:ins w:id="11175" w:author="Mehrnazi Boojari" w:date="2019-01-07T09:47:00Z">
        <w:r w:rsidR="006F7CCF">
          <w:rPr>
            <w:rFonts w:ascii="Calibri" w:eastAsia="Calibri" w:hAnsi="Calibri" w:cs="B Lotus" w:hint="cs"/>
            <w:sz w:val="24"/>
            <w:szCs w:val="24"/>
            <w:rtl/>
          </w:rPr>
          <w:t>،</w:t>
        </w:r>
      </w:ins>
      <w:r w:rsidRPr="00E91C41">
        <w:rPr>
          <w:rFonts w:ascii="Calibri" w:eastAsia="Calibri" w:hAnsi="Calibri" w:cs="B Lotus" w:hint="cs"/>
          <w:sz w:val="24"/>
          <w:szCs w:val="24"/>
          <w:rtl/>
        </w:rPr>
        <w:t xml:space="preserve"> تعهدات اسنادی و زمان پرداخت </w:t>
      </w:r>
      <w:del w:id="11176" w:author="Mehrnazi Boojari" w:date="2019-01-07T11:02:00Z">
        <w:r w:rsidRPr="00E91C41" w:rsidDel="00DB081F">
          <w:rPr>
            <w:rFonts w:ascii="Calibri" w:eastAsia="Calibri" w:hAnsi="Calibri" w:cs="B Lotus" w:hint="cs"/>
            <w:sz w:val="24"/>
            <w:szCs w:val="24"/>
            <w:rtl/>
          </w:rPr>
          <w:delText>باعث</w:delText>
        </w:r>
      </w:del>
      <w:ins w:id="11177" w:author="Mehrnazi Boojari" w:date="2019-01-07T11:02:00Z">
        <w:r w:rsidR="00DB081F">
          <w:rPr>
            <w:rFonts w:ascii="Calibri" w:eastAsia="Calibri" w:hAnsi="Calibri" w:cs="B Lotus" w:hint="cs"/>
            <w:sz w:val="24"/>
            <w:szCs w:val="24"/>
            <w:rtl/>
          </w:rPr>
          <w:t>سبب</w:t>
        </w:r>
      </w:ins>
      <w:r w:rsidRPr="00E91C41">
        <w:rPr>
          <w:rFonts w:ascii="Calibri" w:eastAsia="Calibri" w:hAnsi="Calibri" w:cs="B Lotus" w:hint="cs"/>
          <w:sz w:val="24"/>
          <w:szCs w:val="24"/>
          <w:rtl/>
        </w:rPr>
        <w:t xml:space="preserve"> شده تا فرد متقاضی از گرفتن وام صرف</w:t>
      </w:r>
      <w:ins w:id="11178" w:author="Mehrnazi Boojari" w:date="2019-01-13T03:57:00Z">
        <w:r w:rsidR="00395CE2">
          <w:rPr>
            <w:rFonts w:ascii="Calibri" w:eastAsia="Calibri" w:hAnsi="Calibri" w:cs="B Nazanin" w:hint="cs"/>
            <w:sz w:val="24"/>
            <w:szCs w:val="24"/>
            <w:rtl/>
          </w:rPr>
          <w:t>‌</w:t>
        </w:r>
      </w:ins>
      <w:del w:id="11179" w:author="Mehrnazi Boojari" w:date="2019-01-13T03:57:00Z">
        <w:r w:rsidRPr="00E91C41" w:rsidDel="00395CE2">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 xml:space="preserve">نظر </w:t>
      </w:r>
      <w:del w:id="11180" w:author="Mehrnazi Boojari" w:date="2019-01-13T03:57:00Z">
        <w:r w:rsidRPr="00E91C41" w:rsidDel="00395CE2">
          <w:rPr>
            <w:rFonts w:ascii="Calibri" w:eastAsia="Calibri" w:hAnsi="Calibri" w:cs="B Lotus" w:hint="cs"/>
            <w:sz w:val="24"/>
            <w:szCs w:val="24"/>
            <w:rtl/>
          </w:rPr>
          <w:delText xml:space="preserve">کرده </w:delText>
        </w:r>
      </w:del>
      <w:ins w:id="11181" w:author="Mehrnazi Boojari" w:date="2019-01-13T03:57:00Z">
        <w:r w:rsidR="00395CE2" w:rsidRPr="00E91C41">
          <w:rPr>
            <w:rFonts w:ascii="Calibri" w:eastAsia="Calibri" w:hAnsi="Calibri" w:cs="B Lotus" w:hint="cs"/>
            <w:sz w:val="24"/>
            <w:szCs w:val="24"/>
            <w:rtl/>
          </w:rPr>
          <w:t>ک</w:t>
        </w:r>
        <w:r w:rsidR="00395CE2">
          <w:rPr>
            <w:rFonts w:ascii="Calibri" w:eastAsia="Calibri" w:hAnsi="Calibri" w:cs="B Lotus" w:hint="cs"/>
            <w:sz w:val="24"/>
            <w:szCs w:val="24"/>
            <w:rtl/>
          </w:rPr>
          <w:t>ند</w:t>
        </w:r>
        <w:r w:rsidR="00395CE2" w:rsidRPr="00E91C41">
          <w:rPr>
            <w:rFonts w:ascii="Calibri" w:eastAsia="Calibri" w:hAnsi="Calibri" w:cs="B Lotus" w:hint="cs"/>
            <w:sz w:val="24"/>
            <w:szCs w:val="24"/>
            <w:rtl/>
          </w:rPr>
          <w:t xml:space="preserve"> </w:t>
        </w:r>
      </w:ins>
      <w:r w:rsidRPr="00E91C41">
        <w:rPr>
          <w:rFonts w:ascii="Calibri" w:eastAsia="Calibri" w:hAnsi="Calibri" w:cs="B Lotus" w:hint="cs"/>
          <w:sz w:val="24"/>
          <w:szCs w:val="24"/>
          <w:rtl/>
        </w:rPr>
        <w:t xml:space="preserve">و </w:t>
      </w:r>
      <w:del w:id="11182" w:author="Mehrnazi Boojari" w:date="2019-01-07T10:24:00Z">
        <w:r w:rsidRPr="00E91C41" w:rsidDel="0028073B">
          <w:rPr>
            <w:rFonts w:ascii="Calibri" w:eastAsia="Calibri" w:hAnsi="Calibri" w:cs="B Lotus" w:hint="cs"/>
            <w:sz w:val="24"/>
            <w:szCs w:val="24"/>
            <w:rtl/>
          </w:rPr>
          <w:delText xml:space="preserve">به دنبال </w:delText>
        </w:r>
      </w:del>
      <w:ins w:id="11183" w:author="Mehrnazi Boojari" w:date="2019-01-07T10:24:00Z">
        <w:r w:rsidR="0028073B">
          <w:rPr>
            <w:rFonts w:ascii="Calibri" w:eastAsia="Calibri" w:hAnsi="Calibri" w:cs="B Lotus" w:hint="cs"/>
            <w:sz w:val="24"/>
            <w:szCs w:val="24"/>
            <w:rtl/>
          </w:rPr>
          <w:t xml:space="preserve">به‌دنبال </w:t>
        </w:r>
      </w:ins>
      <w:r w:rsidRPr="00E91C41">
        <w:rPr>
          <w:rFonts w:ascii="Calibri" w:eastAsia="Calibri" w:hAnsi="Calibri" w:cs="B Lotus" w:hint="cs"/>
          <w:sz w:val="24"/>
          <w:szCs w:val="24"/>
          <w:rtl/>
        </w:rPr>
        <w:t>بازسازی مسکن خود نباشد و این عامل تا حدودی در حوزه برنامه</w:t>
      </w:r>
      <w:del w:id="11184" w:author="Mehrnazi Boojari" w:date="2019-01-07T10:05:00Z">
        <w:r w:rsidRPr="00E91C41" w:rsidDel="00A31D6F">
          <w:rPr>
            <w:rFonts w:ascii="Calibri" w:eastAsia="Calibri" w:hAnsi="Calibri" w:cs="B Lotus" w:hint="cs"/>
            <w:sz w:val="24"/>
            <w:szCs w:val="24"/>
            <w:rtl/>
          </w:rPr>
          <w:delText xml:space="preserve"> ریزی </w:delText>
        </w:r>
      </w:del>
      <w:ins w:id="11185" w:author="Mehrnazi Boojari" w:date="2019-01-07T10:05:00Z">
        <w:r w:rsidR="00A31D6F">
          <w:rPr>
            <w:rFonts w:ascii="Calibri" w:eastAsia="Calibri" w:hAnsi="Calibri" w:cs="B Lotus" w:hint="cs"/>
            <w:sz w:val="24"/>
            <w:szCs w:val="24"/>
            <w:rtl/>
          </w:rPr>
          <w:t xml:space="preserve">‌ریزی </w:t>
        </w:r>
      </w:ins>
      <w:r w:rsidRPr="00E91C41">
        <w:rPr>
          <w:rFonts w:ascii="Calibri" w:eastAsia="Calibri" w:hAnsi="Calibri" w:cs="B Lotus" w:hint="cs"/>
          <w:sz w:val="24"/>
          <w:szCs w:val="24"/>
          <w:rtl/>
        </w:rPr>
        <w:t>قرار دارد</w:t>
      </w:r>
      <w:ins w:id="11186" w:author="Mehrnazi Boojari" w:date="2019-01-13T03:57:00Z">
        <w:r w:rsidR="00395CE2">
          <w:rPr>
            <w:rFonts w:ascii="Calibri" w:eastAsia="Calibri" w:hAnsi="Calibri" w:cs="B Lotus" w:hint="cs"/>
            <w:sz w:val="24"/>
            <w:szCs w:val="24"/>
            <w:rtl/>
          </w:rPr>
          <w:t>،</w:t>
        </w:r>
      </w:ins>
      <w:r w:rsidRPr="00E91C41">
        <w:rPr>
          <w:rFonts w:ascii="Calibri" w:eastAsia="Calibri" w:hAnsi="Calibri" w:cs="B Lotus" w:hint="cs"/>
          <w:sz w:val="24"/>
          <w:szCs w:val="24"/>
          <w:rtl/>
        </w:rPr>
        <w:t xml:space="preserve"> که با تدوین دستورالعمل</w:t>
      </w:r>
      <w:del w:id="11187" w:author="Mehrnazi Boojari" w:date="2019-01-07T09:46:00Z">
        <w:r w:rsidRPr="00E91C41" w:rsidDel="006F7CCF">
          <w:rPr>
            <w:rFonts w:ascii="Calibri" w:eastAsia="Calibri" w:hAnsi="Calibri" w:cs="B Lotus" w:hint="cs"/>
            <w:sz w:val="24"/>
            <w:szCs w:val="24"/>
            <w:rtl/>
          </w:rPr>
          <w:delText xml:space="preserve"> های </w:delText>
        </w:r>
      </w:del>
      <w:ins w:id="11188"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جدیدی شرایط را برای فرد متقاضی آسان</w:t>
      </w:r>
      <w:ins w:id="11189" w:author="Mehrnazi Boojari" w:date="2019-01-07T10:55:00Z">
        <w:r w:rsidR="006A1F1D">
          <w:rPr>
            <w:rFonts w:ascii="Calibri" w:eastAsia="Calibri" w:hAnsi="Calibri" w:cs="B Nazanin" w:hint="cs"/>
            <w:sz w:val="24"/>
            <w:szCs w:val="24"/>
            <w:rtl/>
          </w:rPr>
          <w:t>‌</w:t>
        </w:r>
      </w:ins>
      <w:del w:id="11190" w:author="Mehrnazi Boojari" w:date="2019-01-07T10:55:00Z">
        <w:r w:rsidRPr="00E91C41" w:rsidDel="006A1F1D">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 xml:space="preserve">تر کند و </w:t>
      </w:r>
      <w:del w:id="11191" w:author="Mehrnazi Boojari" w:date="2019-01-08T23:50:00Z">
        <w:r w:rsidRPr="00E91C41" w:rsidDel="00EE38C5">
          <w:rPr>
            <w:rFonts w:ascii="Calibri" w:eastAsia="Calibri" w:hAnsi="Calibri" w:cs="B Lotus" w:hint="cs"/>
            <w:sz w:val="24"/>
            <w:szCs w:val="24"/>
            <w:rtl/>
          </w:rPr>
          <w:delText>از سوی</w:delText>
        </w:r>
      </w:del>
      <w:ins w:id="11192" w:author="Mehrnazi Boojari" w:date="2019-01-08T23:50:00Z">
        <w:r w:rsidR="00EE38C5">
          <w:rPr>
            <w:rFonts w:ascii="Calibri" w:eastAsia="Calibri" w:hAnsi="Calibri" w:cs="B Lotus" w:hint="cs"/>
            <w:sz w:val="24"/>
            <w:szCs w:val="24"/>
            <w:rtl/>
          </w:rPr>
          <w:t>از</w:t>
        </w:r>
        <w:r w:rsidR="00EE38C5">
          <w:rPr>
            <w:rFonts w:ascii="Times New Roman" w:eastAsia="Calibri" w:hAnsi="Times New Roman" w:cs="Times New Roman" w:hint="cs"/>
            <w:sz w:val="24"/>
            <w:szCs w:val="24"/>
            <w:rtl/>
          </w:rPr>
          <w:t> </w:t>
        </w:r>
        <w:r w:rsidR="00EE38C5">
          <w:rPr>
            <w:rFonts w:ascii="Calibri" w:eastAsia="Calibri" w:hAnsi="Calibri" w:cs="B Lotus" w:hint="cs"/>
            <w:sz w:val="24"/>
            <w:szCs w:val="24"/>
            <w:rtl/>
          </w:rPr>
          <w:t>سوی</w:t>
        </w:r>
      </w:ins>
      <w:r w:rsidRPr="00E91C41">
        <w:rPr>
          <w:rFonts w:ascii="Calibri" w:eastAsia="Calibri" w:hAnsi="Calibri" w:cs="B Lotus" w:hint="cs"/>
          <w:sz w:val="24"/>
          <w:szCs w:val="24"/>
          <w:rtl/>
        </w:rPr>
        <w:t>ی در حوزه مدیریتی نظارت کافی بر اعطای وام</w:t>
      </w:r>
      <w:del w:id="11193" w:author="Mehrnazi Boojari" w:date="2019-01-07T09:47:00Z">
        <w:r w:rsidRPr="00E91C41" w:rsidDel="006F7CCF">
          <w:rPr>
            <w:rFonts w:ascii="Calibri" w:eastAsia="Calibri" w:hAnsi="Calibri" w:cs="B Lotus" w:hint="cs"/>
            <w:sz w:val="24"/>
            <w:szCs w:val="24"/>
            <w:rtl/>
          </w:rPr>
          <w:delText xml:space="preserve"> ،</w:delText>
        </w:r>
      </w:del>
      <w:ins w:id="11194" w:author="Mehrnazi Boojari" w:date="2019-01-07T09:47:00Z">
        <w:r w:rsidR="006F7CCF">
          <w:rPr>
            <w:rFonts w:ascii="Calibri" w:eastAsia="Calibri" w:hAnsi="Calibri" w:cs="B Lotus" w:hint="cs"/>
            <w:sz w:val="24"/>
            <w:szCs w:val="24"/>
            <w:rtl/>
          </w:rPr>
          <w:t>،</w:t>
        </w:r>
      </w:ins>
      <w:r w:rsidRPr="00E91C41">
        <w:rPr>
          <w:rFonts w:ascii="Calibri" w:eastAsia="Calibri" w:hAnsi="Calibri" w:cs="B Lotus" w:hint="cs"/>
          <w:sz w:val="24"/>
          <w:szCs w:val="24"/>
          <w:rtl/>
        </w:rPr>
        <w:t xml:space="preserve"> نحوه معرفی و ..</w:t>
      </w:r>
      <w:del w:id="11195" w:author="Mehrnazi Boojari" w:date="2019-01-13T03:57:00Z">
        <w:r w:rsidRPr="00E91C41" w:rsidDel="00395CE2">
          <w:rPr>
            <w:rFonts w:ascii="Calibri" w:eastAsia="Calibri" w:hAnsi="Calibri" w:cs="B Lotus" w:hint="cs"/>
            <w:sz w:val="24"/>
            <w:szCs w:val="24"/>
            <w:rtl/>
          </w:rPr>
          <w:delText>.</w:delText>
        </w:r>
      </w:del>
      <w:r w:rsidRPr="00E91C41">
        <w:rPr>
          <w:rFonts w:ascii="Calibri" w:eastAsia="Calibri" w:hAnsi="Calibri" w:cs="B Lotus" w:hint="cs"/>
          <w:sz w:val="24"/>
          <w:szCs w:val="24"/>
          <w:rtl/>
        </w:rPr>
        <w:t>.</w:t>
      </w:r>
      <w:del w:id="11196" w:author="Mehrnazi Boojari" w:date="2019-01-07T09:49:00Z">
        <w:r w:rsidRPr="00E91C41" w:rsidDel="006F7CCF">
          <w:rPr>
            <w:rFonts w:ascii="Calibri" w:eastAsia="Calibri" w:hAnsi="Calibri" w:cs="B Lotus" w:hint="cs"/>
            <w:sz w:val="24"/>
            <w:szCs w:val="24"/>
            <w:rtl/>
          </w:rPr>
          <w:delText xml:space="preserve"> می </w:delText>
        </w:r>
      </w:del>
      <w:ins w:id="11197"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تواند راه</w:t>
      </w:r>
      <w:ins w:id="11198" w:author="Mehrnazi Boojari" w:date="2019-01-13T03:58:00Z">
        <w:r w:rsidR="00395CE2">
          <w:rPr>
            <w:rFonts w:ascii="Calibri" w:eastAsia="Calibri" w:hAnsi="Calibri" w:cs="B Nazanin" w:hint="cs"/>
            <w:sz w:val="24"/>
            <w:szCs w:val="24"/>
            <w:rtl/>
          </w:rPr>
          <w:t>‌</w:t>
        </w:r>
      </w:ins>
      <w:del w:id="11199" w:author="Mehrnazi Boojari" w:date="2019-01-13T03:58:00Z">
        <w:r w:rsidRPr="00E91C41" w:rsidDel="00395CE2">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گشای این موضوع باشد</w:t>
      </w:r>
      <w:del w:id="11200" w:author="Mehrnazi Boojari" w:date="2019-01-07T10:10:00Z">
        <w:r w:rsidRPr="00E91C41" w:rsidDel="00A31D6F">
          <w:rPr>
            <w:rFonts w:ascii="Calibri" w:eastAsia="Calibri" w:hAnsi="Calibri" w:cs="B Lotus" w:hint="cs"/>
            <w:sz w:val="24"/>
            <w:szCs w:val="24"/>
            <w:rtl/>
          </w:rPr>
          <w:delText xml:space="preserve"> .</w:delText>
        </w:r>
      </w:del>
      <w:ins w:id="11201" w:author="Mehrnazi Boojari" w:date="2019-01-07T10:10:00Z">
        <w:r w:rsidR="00A31D6F">
          <w:rPr>
            <w:rFonts w:ascii="Calibri" w:eastAsia="Calibri" w:hAnsi="Calibri" w:cs="B Lotus" w:hint="cs"/>
            <w:sz w:val="24"/>
            <w:szCs w:val="24"/>
            <w:rtl/>
          </w:rPr>
          <w:t>.</w:t>
        </w:r>
      </w:ins>
    </w:p>
    <w:p w14:paraId="5C8B3411" w14:textId="77777777" w:rsidR="00E91C41" w:rsidRPr="00E91C41" w:rsidRDefault="00E91C41" w:rsidP="00BB7656">
      <w:pPr>
        <w:pStyle w:val="Heading5"/>
        <w:rPr>
          <w:rtl/>
          <w:lang w:bidi="fa-IR"/>
        </w:rPr>
      </w:pPr>
      <w:bookmarkStart w:id="11202" w:name="_Toc529234248"/>
      <w:bookmarkStart w:id="11203" w:name="_Toc529234684"/>
      <w:bookmarkStart w:id="11204" w:name="_Toc530239314"/>
      <w:bookmarkStart w:id="11205" w:name="_Toc533781250"/>
      <w:bookmarkStart w:id="11206" w:name="_Toc533782206"/>
      <w:r w:rsidRPr="00E91C41">
        <w:rPr>
          <w:rFonts w:hint="cs"/>
          <w:rtl/>
          <w:lang w:bidi="fa-IR"/>
        </w:rPr>
        <w:t>در نظر نگرفتن مقتضیات منطقه و شرایط افراد برای اعطای وام (شغل</w:t>
      </w:r>
      <w:del w:id="11207" w:author="Mehrnazi Boojari" w:date="2019-01-07T09:47:00Z">
        <w:r w:rsidRPr="00E91C41" w:rsidDel="006F7CCF">
          <w:rPr>
            <w:rFonts w:hint="cs"/>
            <w:rtl/>
            <w:lang w:bidi="fa-IR"/>
          </w:rPr>
          <w:delText xml:space="preserve"> ،</w:delText>
        </w:r>
      </w:del>
      <w:ins w:id="11208" w:author="Mehrnazi Boojari" w:date="2019-01-07T09:47:00Z">
        <w:r w:rsidR="006F7CCF">
          <w:rPr>
            <w:rFonts w:hint="cs"/>
            <w:rtl/>
            <w:lang w:bidi="fa-IR"/>
          </w:rPr>
          <w:t>،</w:t>
        </w:r>
      </w:ins>
      <w:r w:rsidRPr="00E91C41">
        <w:rPr>
          <w:rFonts w:hint="cs"/>
          <w:rtl/>
          <w:lang w:bidi="fa-IR"/>
        </w:rPr>
        <w:t xml:space="preserve"> اقلیم منطقه</w:t>
      </w:r>
      <w:del w:id="11209" w:author="Mehrnazi Boojari" w:date="2019-01-07T09:47:00Z">
        <w:r w:rsidRPr="00E91C41" w:rsidDel="006F7CCF">
          <w:rPr>
            <w:rFonts w:hint="cs"/>
            <w:rtl/>
            <w:lang w:bidi="fa-IR"/>
          </w:rPr>
          <w:delText xml:space="preserve"> ،</w:delText>
        </w:r>
      </w:del>
      <w:ins w:id="11210" w:author="Mehrnazi Boojari" w:date="2019-01-07T09:47:00Z">
        <w:r w:rsidR="006F7CCF">
          <w:rPr>
            <w:rFonts w:hint="cs"/>
            <w:rtl/>
            <w:lang w:bidi="fa-IR"/>
          </w:rPr>
          <w:t>،</w:t>
        </w:r>
      </w:ins>
      <w:r w:rsidRPr="00E91C41">
        <w:rPr>
          <w:rFonts w:hint="cs"/>
          <w:rtl/>
          <w:lang w:bidi="fa-IR"/>
        </w:rPr>
        <w:t xml:space="preserve"> سطح درآمد و</w:t>
      </w:r>
      <w:ins w:id="11211" w:author="Mehrnazi Boojari" w:date="2019-01-13T03:58:00Z">
        <w:r w:rsidR="00395CE2">
          <w:rPr>
            <w:rFonts w:cs="Times New Roman" w:hint="eastAsia"/>
            <w:rtl/>
            <w:lang w:bidi="fa-IR"/>
          </w:rPr>
          <w:t> </w:t>
        </w:r>
      </w:ins>
      <w:del w:id="11212" w:author="Mehrnazi Boojari" w:date="2019-01-13T03:58:00Z">
        <w:r w:rsidRPr="00E91C41" w:rsidDel="00395CE2">
          <w:rPr>
            <w:rFonts w:hint="cs"/>
            <w:rtl/>
            <w:lang w:bidi="fa-IR"/>
          </w:rPr>
          <w:delText xml:space="preserve"> </w:delText>
        </w:r>
      </w:del>
      <w:r w:rsidRPr="00E91C41">
        <w:rPr>
          <w:rFonts w:hint="cs"/>
          <w:rtl/>
          <w:lang w:bidi="fa-IR"/>
        </w:rPr>
        <w:t>...)</w:t>
      </w:r>
      <w:bookmarkEnd w:id="11202"/>
      <w:bookmarkEnd w:id="11203"/>
      <w:bookmarkEnd w:id="11204"/>
      <w:bookmarkEnd w:id="11205"/>
      <w:bookmarkEnd w:id="11206"/>
    </w:p>
    <w:p w14:paraId="635963DD" w14:textId="77777777" w:rsidR="00E91C41" w:rsidRPr="00E91C41" w:rsidRDefault="00E91C41" w:rsidP="00560529">
      <w:pPr>
        <w:bidi/>
        <w:ind w:firstLine="288"/>
        <w:jc w:val="both"/>
        <w:rPr>
          <w:rFonts w:ascii="Calibri" w:eastAsia="Calibri" w:hAnsi="Calibri" w:cs="B Lotus"/>
          <w:sz w:val="24"/>
          <w:szCs w:val="24"/>
          <w:rtl/>
        </w:rPr>
      </w:pPr>
      <w:del w:id="11213" w:author="Mehrnazi Boojari" w:date="2019-01-08T23:56:00Z">
        <w:r w:rsidRPr="00E91C41" w:rsidDel="00756134">
          <w:rPr>
            <w:rFonts w:ascii="Calibri" w:eastAsia="Calibri" w:hAnsi="Calibri" w:cs="B Lotus" w:hint="cs"/>
            <w:sz w:val="24"/>
            <w:szCs w:val="24"/>
            <w:rtl/>
          </w:rPr>
          <w:delText>آنچه که</w:delText>
        </w:r>
      </w:del>
      <w:ins w:id="11214" w:author="Mehrnazi Boojari" w:date="2019-01-08T23:56:00Z">
        <w:r w:rsidR="00756134">
          <w:rPr>
            <w:rFonts w:ascii="Calibri" w:eastAsia="Calibri" w:hAnsi="Calibri" w:cs="B Lotus" w:hint="cs"/>
            <w:sz w:val="24"/>
            <w:szCs w:val="24"/>
            <w:rtl/>
          </w:rPr>
          <w:t>آنچه</w:t>
        </w:r>
      </w:ins>
      <w:r w:rsidRPr="00E91C41">
        <w:rPr>
          <w:rFonts w:ascii="Calibri" w:eastAsia="Calibri" w:hAnsi="Calibri" w:cs="B Lotus" w:hint="cs"/>
          <w:sz w:val="24"/>
          <w:szCs w:val="24"/>
          <w:rtl/>
        </w:rPr>
        <w:t xml:space="preserve"> در اعطای وام</w:t>
      </w:r>
      <w:del w:id="11215" w:author="Mehrnazi Boojari" w:date="2019-01-07T09:46:00Z">
        <w:r w:rsidRPr="00E91C41" w:rsidDel="006F7CCF">
          <w:rPr>
            <w:rFonts w:ascii="Calibri" w:eastAsia="Calibri" w:hAnsi="Calibri" w:cs="B Lotus" w:hint="cs"/>
            <w:sz w:val="24"/>
            <w:szCs w:val="24"/>
            <w:rtl/>
          </w:rPr>
          <w:delText xml:space="preserve"> های </w:delText>
        </w:r>
      </w:del>
      <w:ins w:id="11216"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نوسازی و</w:t>
      </w:r>
      <w:ins w:id="11217" w:author="Mehrnazi Boojari" w:date="2019-01-08T23:56:00Z">
        <w:r w:rsidR="00756134">
          <w:rPr>
            <w:rFonts w:ascii="Calibri" w:eastAsia="Calibri" w:hAnsi="Calibri" w:cs="B Lotus" w:hint="cs"/>
            <w:sz w:val="24"/>
            <w:szCs w:val="24"/>
            <w:rtl/>
          </w:rPr>
          <w:t xml:space="preserve"> </w:t>
        </w:r>
      </w:ins>
      <w:r w:rsidRPr="00E91C41">
        <w:rPr>
          <w:rFonts w:ascii="Calibri" w:eastAsia="Calibri" w:hAnsi="Calibri" w:cs="B Lotus" w:hint="cs"/>
          <w:sz w:val="24"/>
          <w:szCs w:val="24"/>
          <w:rtl/>
        </w:rPr>
        <w:t xml:space="preserve">بهسازی </w:t>
      </w:r>
      <w:del w:id="11218" w:author="Mehrnazi Boojari" w:date="2019-01-13T03:59:00Z">
        <w:r w:rsidRPr="00E91C41" w:rsidDel="00560529">
          <w:rPr>
            <w:rFonts w:ascii="Calibri" w:eastAsia="Calibri" w:hAnsi="Calibri" w:cs="B Lotus" w:hint="cs"/>
            <w:sz w:val="24"/>
            <w:szCs w:val="24"/>
            <w:rtl/>
          </w:rPr>
          <w:delText>به</w:delText>
        </w:r>
      </w:del>
      <w:del w:id="11219" w:author="Mehrnazi Boojari" w:date="2019-01-08T23:56:00Z">
        <w:r w:rsidRPr="00E91C41" w:rsidDel="00756134">
          <w:rPr>
            <w:rFonts w:ascii="Calibri" w:eastAsia="Calibri" w:hAnsi="Calibri" w:cs="B Lotus" w:hint="cs"/>
            <w:sz w:val="24"/>
            <w:szCs w:val="24"/>
            <w:rtl/>
          </w:rPr>
          <w:delText xml:space="preserve"> </w:delText>
        </w:r>
      </w:del>
      <w:del w:id="11220" w:author="Mehrnazi Boojari" w:date="2019-01-13T03:59:00Z">
        <w:r w:rsidRPr="00E91C41" w:rsidDel="00560529">
          <w:rPr>
            <w:rFonts w:ascii="Calibri" w:eastAsia="Calibri" w:hAnsi="Calibri" w:cs="B Lotus" w:hint="cs"/>
            <w:sz w:val="24"/>
            <w:szCs w:val="24"/>
            <w:rtl/>
          </w:rPr>
          <w:delText>شدت</w:delText>
        </w:r>
      </w:del>
      <w:ins w:id="11221" w:author="Mehrnazi Boojari" w:date="2019-01-13T03:59:00Z">
        <w:r w:rsidR="00560529">
          <w:rPr>
            <w:rFonts w:ascii="Calibri" w:eastAsia="Calibri" w:hAnsi="Calibri" w:cs="B Lotus" w:hint="cs"/>
            <w:sz w:val="24"/>
            <w:szCs w:val="24"/>
            <w:rtl/>
          </w:rPr>
          <w:t>بسیار زیاد</w:t>
        </w:r>
      </w:ins>
      <w:r w:rsidRPr="00E91C41">
        <w:rPr>
          <w:rFonts w:ascii="Calibri" w:eastAsia="Calibri" w:hAnsi="Calibri" w:cs="B Lotus" w:hint="cs"/>
          <w:sz w:val="24"/>
          <w:szCs w:val="24"/>
          <w:rtl/>
        </w:rPr>
        <w:t xml:space="preserve"> مشهود است ارائه وام یکسان با شرایط یکسان برای کل کشور است</w:t>
      </w:r>
      <w:del w:id="11222" w:author="Mehrnazi Boojari" w:date="2019-01-07T09:53:00Z">
        <w:r w:rsidRPr="00E91C41" w:rsidDel="006F7CCF">
          <w:rPr>
            <w:rFonts w:ascii="Calibri" w:eastAsia="Calibri" w:hAnsi="Calibri" w:cs="B Lotus" w:hint="cs"/>
            <w:sz w:val="24"/>
            <w:szCs w:val="24"/>
            <w:rtl/>
          </w:rPr>
          <w:delText xml:space="preserve"> . </w:delText>
        </w:r>
      </w:del>
      <w:ins w:id="11223" w:author="Mehrnazi Boojari" w:date="2019-01-07T09:53:00Z">
        <w:r w:rsidR="006F7CCF">
          <w:rPr>
            <w:rFonts w:ascii="Calibri" w:eastAsia="Calibri" w:hAnsi="Calibri" w:cs="B Lotus" w:hint="cs"/>
            <w:sz w:val="24"/>
            <w:szCs w:val="24"/>
            <w:rtl/>
          </w:rPr>
          <w:t xml:space="preserve">. </w:t>
        </w:r>
      </w:ins>
      <w:del w:id="11224" w:author="Mehrnazi Boojari" w:date="2019-01-08T23:56:00Z">
        <w:r w:rsidRPr="00E91C41" w:rsidDel="00756134">
          <w:rPr>
            <w:rFonts w:ascii="Calibri" w:eastAsia="Calibri" w:hAnsi="Calibri" w:cs="B Lotus" w:hint="cs"/>
            <w:sz w:val="24"/>
            <w:szCs w:val="24"/>
            <w:rtl/>
          </w:rPr>
          <w:delText>آنچه که</w:delText>
        </w:r>
      </w:del>
      <w:ins w:id="11225" w:author="Mehrnazi Boojari" w:date="2019-01-13T03:59:00Z">
        <w:r w:rsidR="00560529">
          <w:rPr>
            <w:rFonts w:ascii="Calibri" w:eastAsia="Calibri" w:hAnsi="Calibri" w:cs="B Lotus" w:hint="cs"/>
            <w:sz w:val="24"/>
            <w:szCs w:val="24"/>
            <w:rtl/>
          </w:rPr>
          <w:t>در</w:t>
        </w:r>
        <w:r w:rsidR="00560529">
          <w:rPr>
            <w:rFonts w:ascii="Calibri" w:eastAsia="Calibri" w:hAnsi="Calibri" w:cs="Times New Roman" w:hint="eastAsia"/>
            <w:sz w:val="24"/>
            <w:szCs w:val="24"/>
            <w:rtl/>
          </w:rPr>
          <w:t> </w:t>
        </w:r>
        <w:r w:rsidR="00560529">
          <w:rPr>
            <w:rFonts w:ascii="Calibri" w:eastAsia="Calibri" w:hAnsi="Calibri" w:cs="B Lotus" w:hint="cs"/>
            <w:sz w:val="24"/>
            <w:szCs w:val="24"/>
            <w:rtl/>
          </w:rPr>
          <w:t>حقیقت،</w:t>
        </w:r>
      </w:ins>
      <w:del w:id="11226" w:author="Mehrnazi Boojari" w:date="2019-01-13T03:59:00Z">
        <w:r w:rsidRPr="00E91C41" w:rsidDel="00560529">
          <w:rPr>
            <w:rFonts w:ascii="Calibri" w:eastAsia="Calibri" w:hAnsi="Calibri" w:cs="B Lotus" w:hint="cs"/>
            <w:sz w:val="24"/>
            <w:szCs w:val="24"/>
            <w:rtl/>
          </w:rPr>
          <w:delText xml:space="preserve"> مسلم است</w:delText>
        </w:r>
      </w:del>
      <w:r w:rsidRPr="00E91C41">
        <w:rPr>
          <w:rFonts w:ascii="Calibri" w:eastAsia="Calibri" w:hAnsi="Calibri" w:cs="B Lotus" w:hint="cs"/>
          <w:sz w:val="24"/>
          <w:szCs w:val="24"/>
          <w:rtl/>
        </w:rPr>
        <w:t xml:space="preserve"> با توجه</w:t>
      </w:r>
      <w:ins w:id="11227" w:author="Mehrnazi Boojari" w:date="2019-01-13T03:59:00Z">
        <w:r w:rsidR="00560529">
          <w:rPr>
            <w:rFonts w:ascii="Calibri" w:eastAsia="Calibri" w:hAnsi="Calibri" w:cs="B Lotus" w:hint="cs"/>
            <w:sz w:val="24"/>
            <w:szCs w:val="24"/>
            <w:rtl/>
          </w:rPr>
          <w:t xml:space="preserve"> به</w:t>
        </w:r>
      </w:ins>
      <w:r w:rsidRPr="00E91C41">
        <w:rPr>
          <w:rFonts w:ascii="Calibri" w:eastAsia="Calibri" w:hAnsi="Calibri" w:cs="B Lotus" w:hint="cs"/>
          <w:sz w:val="24"/>
          <w:szCs w:val="24"/>
          <w:rtl/>
        </w:rPr>
        <w:t xml:space="preserve"> تفاوت ویژگی</w:t>
      </w:r>
      <w:del w:id="11228" w:author="Mehrnazi Boojari" w:date="2019-01-07T09:46:00Z">
        <w:r w:rsidRPr="00E91C41" w:rsidDel="006F7CCF">
          <w:rPr>
            <w:rFonts w:ascii="Calibri" w:eastAsia="Calibri" w:hAnsi="Calibri" w:cs="B Lotus" w:hint="cs"/>
            <w:sz w:val="24"/>
            <w:szCs w:val="24"/>
            <w:rtl/>
          </w:rPr>
          <w:delText xml:space="preserve"> های </w:delText>
        </w:r>
      </w:del>
      <w:ins w:id="11229"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منطقه</w:t>
      </w:r>
      <w:del w:id="11230" w:author="Mehrnazi Boojari" w:date="2019-01-07T10:41:00Z">
        <w:r w:rsidRPr="00E91C41" w:rsidDel="006A1F1D">
          <w:rPr>
            <w:rFonts w:ascii="Calibri" w:eastAsia="Calibri" w:hAnsi="Calibri" w:cs="B Lotus" w:hint="cs"/>
            <w:sz w:val="24"/>
            <w:szCs w:val="24"/>
            <w:rtl/>
          </w:rPr>
          <w:delText xml:space="preserve"> ای </w:delText>
        </w:r>
      </w:del>
      <w:ins w:id="11231" w:author="Mehrnazi Boojari" w:date="2019-01-07T10:41:00Z">
        <w:r w:rsidR="006A1F1D">
          <w:rPr>
            <w:rFonts w:ascii="Calibri" w:eastAsia="Calibri" w:hAnsi="Calibri" w:cs="B Lotus" w:hint="cs"/>
            <w:sz w:val="24"/>
            <w:szCs w:val="24"/>
            <w:rtl/>
          </w:rPr>
          <w:t xml:space="preserve">‌ای </w:t>
        </w:r>
      </w:ins>
      <w:r w:rsidRPr="00E91C41">
        <w:rPr>
          <w:rFonts w:ascii="Calibri" w:eastAsia="Calibri" w:hAnsi="Calibri" w:cs="B Lotus" w:hint="cs"/>
          <w:sz w:val="24"/>
          <w:szCs w:val="24"/>
          <w:rtl/>
        </w:rPr>
        <w:t>و جغرافیایی روستاهای کشور هزینه</w:t>
      </w:r>
      <w:del w:id="11232" w:author="Mehrnazi Boojari" w:date="2019-01-07T09:46:00Z">
        <w:r w:rsidRPr="00E91C41" w:rsidDel="006F7CCF">
          <w:rPr>
            <w:rFonts w:ascii="Calibri" w:eastAsia="Calibri" w:hAnsi="Calibri" w:cs="B Lotus" w:hint="cs"/>
            <w:sz w:val="24"/>
            <w:szCs w:val="24"/>
            <w:rtl/>
          </w:rPr>
          <w:delText xml:space="preserve"> های </w:delText>
        </w:r>
      </w:del>
      <w:ins w:id="11233" w:author="Mehrnazi Boojari" w:date="2019-01-07T09:46:00Z">
        <w:r w:rsidR="006F7CCF">
          <w:rPr>
            <w:rFonts w:ascii="Calibri" w:eastAsia="Calibri" w:hAnsi="Calibri" w:cs="B Lotus" w:hint="cs"/>
            <w:sz w:val="24"/>
            <w:szCs w:val="24"/>
            <w:rtl/>
          </w:rPr>
          <w:t xml:space="preserve">‌های </w:t>
        </w:r>
      </w:ins>
      <w:del w:id="11234" w:author="Mehrnazi Boojari" w:date="2019-01-07T22:28:00Z">
        <w:r w:rsidRPr="00E91C41" w:rsidDel="00051F26">
          <w:rPr>
            <w:rFonts w:ascii="Calibri" w:eastAsia="Calibri" w:hAnsi="Calibri" w:cs="B Lotus" w:hint="cs"/>
            <w:sz w:val="24"/>
            <w:szCs w:val="24"/>
            <w:rtl/>
          </w:rPr>
          <w:delText>ساخت و ساز</w:delText>
        </w:r>
      </w:del>
      <w:ins w:id="11235" w:author="Mehrnazi Boojari" w:date="2019-01-07T22:28:00Z">
        <w:r w:rsidR="00051F26">
          <w:rPr>
            <w:rFonts w:ascii="Calibri" w:eastAsia="Calibri" w:hAnsi="Calibri" w:cs="B Lotus" w:hint="cs"/>
            <w:sz w:val="24"/>
            <w:szCs w:val="24"/>
            <w:rtl/>
          </w:rPr>
          <w:t>ساخت</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و</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ساز</w:t>
        </w:r>
      </w:ins>
      <w:r w:rsidRPr="00E91C41">
        <w:rPr>
          <w:rFonts w:ascii="Calibri" w:eastAsia="Calibri" w:hAnsi="Calibri" w:cs="B Lotus" w:hint="cs"/>
          <w:sz w:val="24"/>
          <w:szCs w:val="24"/>
          <w:rtl/>
        </w:rPr>
        <w:t xml:space="preserve"> نیز متفاوت است</w:t>
      </w:r>
      <w:ins w:id="11236" w:author="Mehrnazi Boojari" w:date="2019-01-13T04:00:00Z">
        <w:r w:rsidR="00560529">
          <w:rPr>
            <w:rFonts w:ascii="Calibri" w:eastAsia="Calibri" w:hAnsi="Calibri" w:cs="B Lotus" w:hint="cs"/>
            <w:sz w:val="24"/>
            <w:szCs w:val="24"/>
            <w:rtl/>
          </w:rPr>
          <w:t>.</w:t>
        </w:r>
      </w:ins>
      <w:r w:rsidRPr="00E91C41">
        <w:rPr>
          <w:rFonts w:ascii="Calibri" w:eastAsia="Calibri" w:hAnsi="Calibri" w:cs="B Lotus" w:hint="cs"/>
          <w:sz w:val="24"/>
          <w:szCs w:val="24"/>
          <w:rtl/>
        </w:rPr>
        <w:t xml:space="preserve"> </w:t>
      </w:r>
      <w:del w:id="11237" w:author="Mehrnazi Boojari" w:date="2019-01-08T23:50:00Z">
        <w:r w:rsidRPr="00E91C41" w:rsidDel="00EE38C5">
          <w:rPr>
            <w:rFonts w:ascii="Calibri" w:eastAsia="Calibri" w:hAnsi="Calibri" w:cs="B Lotus" w:hint="cs"/>
            <w:sz w:val="24"/>
            <w:szCs w:val="24"/>
            <w:rtl/>
          </w:rPr>
          <w:delText>از سوی</w:delText>
        </w:r>
      </w:del>
      <w:ins w:id="11238" w:author="Mehrnazi Boojari" w:date="2019-01-08T23:50:00Z">
        <w:r w:rsidR="00EE38C5">
          <w:rPr>
            <w:rFonts w:ascii="Calibri" w:eastAsia="Calibri" w:hAnsi="Calibri" w:cs="B Lotus" w:hint="cs"/>
            <w:sz w:val="24"/>
            <w:szCs w:val="24"/>
            <w:rtl/>
          </w:rPr>
          <w:t>از</w:t>
        </w:r>
        <w:r w:rsidR="00EE38C5">
          <w:rPr>
            <w:rFonts w:ascii="Times New Roman" w:eastAsia="Calibri" w:hAnsi="Times New Roman" w:cs="Times New Roman" w:hint="cs"/>
            <w:sz w:val="24"/>
            <w:szCs w:val="24"/>
            <w:rtl/>
          </w:rPr>
          <w:t> </w:t>
        </w:r>
        <w:r w:rsidR="00EE38C5">
          <w:rPr>
            <w:rFonts w:ascii="Calibri" w:eastAsia="Calibri" w:hAnsi="Calibri" w:cs="B Lotus" w:hint="cs"/>
            <w:sz w:val="24"/>
            <w:szCs w:val="24"/>
            <w:rtl/>
          </w:rPr>
          <w:t>سو</w:t>
        </w:r>
      </w:ins>
      <w:r w:rsidRPr="00E91C41">
        <w:rPr>
          <w:rFonts w:ascii="Calibri" w:eastAsia="Calibri" w:hAnsi="Calibri" w:cs="B Lotus" w:hint="cs"/>
          <w:sz w:val="24"/>
          <w:szCs w:val="24"/>
          <w:rtl/>
        </w:rPr>
        <w:t>ی دیگر</w:t>
      </w:r>
      <w:ins w:id="11239" w:author="Mehrnazi Boojari" w:date="2019-01-13T04:00:00Z">
        <w:r w:rsidR="00560529">
          <w:rPr>
            <w:rFonts w:ascii="Calibri" w:eastAsia="Calibri" w:hAnsi="Calibri" w:cs="B Lotus" w:hint="cs"/>
            <w:sz w:val="24"/>
            <w:szCs w:val="24"/>
            <w:rtl/>
          </w:rPr>
          <w:t>،</w:t>
        </w:r>
      </w:ins>
      <w:r w:rsidRPr="00E91C41">
        <w:rPr>
          <w:rFonts w:ascii="Calibri" w:eastAsia="Calibri" w:hAnsi="Calibri" w:cs="B Lotus" w:hint="cs"/>
          <w:sz w:val="24"/>
          <w:szCs w:val="24"/>
          <w:rtl/>
        </w:rPr>
        <w:t xml:space="preserve"> شرایط شغلی ساکنان روستایی و مقاطع زمانی درآمد افراد نیز متفاوت</w:t>
      </w:r>
      <w:del w:id="11240" w:author="Mehrnazi Boojari" w:date="2019-01-07T09:49:00Z">
        <w:r w:rsidRPr="00E91C41" w:rsidDel="006F7CCF">
          <w:rPr>
            <w:rFonts w:ascii="Calibri" w:eastAsia="Calibri" w:hAnsi="Calibri" w:cs="B Lotus" w:hint="cs"/>
            <w:sz w:val="24"/>
            <w:szCs w:val="24"/>
            <w:rtl/>
          </w:rPr>
          <w:delText xml:space="preserve"> می </w:delText>
        </w:r>
      </w:del>
      <w:del w:id="11241" w:author="Mehrnazi Boojari" w:date="2019-01-07T10:29:00Z">
        <w:r w:rsidRPr="00E91C41" w:rsidDel="006C73A5">
          <w:rPr>
            <w:rFonts w:ascii="Calibri" w:eastAsia="Calibri" w:hAnsi="Calibri" w:cs="B Lotus" w:hint="cs"/>
            <w:sz w:val="24"/>
            <w:szCs w:val="24"/>
            <w:rtl/>
          </w:rPr>
          <w:delText>باشد</w:delText>
        </w:r>
      </w:del>
      <w:ins w:id="11242" w:author="Mehrnazi Boojari" w:date="2019-01-07T10:29:00Z">
        <w:r w:rsidR="006C73A5">
          <w:rPr>
            <w:rFonts w:ascii="Calibri" w:eastAsia="Calibri" w:hAnsi="Calibri" w:cs="B Lotus" w:hint="cs"/>
            <w:sz w:val="24"/>
            <w:szCs w:val="24"/>
            <w:rtl/>
          </w:rPr>
          <w:t xml:space="preserve"> است</w:t>
        </w:r>
      </w:ins>
      <w:ins w:id="11243" w:author="Mehrnazi Boojari" w:date="2019-01-13T04:00:00Z">
        <w:r w:rsidR="00560529">
          <w:rPr>
            <w:rFonts w:ascii="Calibri" w:eastAsia="Calibri" w:hAnsi="Calibri" w:cs="B Lotus" w:hint="cs"/>
            <w:sz w:val="24"/>
            <w:szCs w:val="24"/>
            <w:rtl/>
          </w:rPr>
          <w:t>.</w:t>
        </w:r>
      </w:ins>
      <w:r w:rsidRPr="00E91C41">
        <w:rPr>
          <w:rFonts w:ascii="Calibri" w:eastAsia="Calibri" w:hAnsi="Calibri" w:cs="B Lotus" w:hint="cs"/>
          <w:sz w:val="24"/>
          <w:szCs w:val="24"/>
          <w:rtl/>
        </w:rPr>
        <w:t xml:space="preserve"> این شرایط ایجاب</w:t>
      </w:r>
      <w:del w:id="11244" w:author="Mehrnazi Boojari" w:date="2019-01-07T09:49:00Z">
        <w:r w:rsidRPr="00E91C41" w:rsidDel="006F7CCF">
          <w:rPr>
            <w:rFonts w:ascii="Calibri" w:eastAsia="Calibri" w:hAnsi="Calibri" w:cs="B Lotus" w:hint="cs"/>
            <w:sz w:val="24"/>
            <w:szCs w:val="24"/>
            <w:rtl/>
          </w:rPr>
          <w:delText xml:space="preserve"> می </w:delText>
        </w:r>
      </w:del>
      <w:ins w:id="11245" w:author="Mehrnazi Boojari" w:date="2019-01-07T09:49:00Z">
        <w:r w:rsidR="006F7CCF">
          <w:rPr>
            <w:rFonts w:ascii="Calibri" w:eastAsia="Calibri" w:hAnsi="Calibri" w:cs="B Lotus" w:hint="cs"/>
            <w:sz w:val="24"/>
            <w:szCs w:val="24"/>
            <w:rtl/>
          </w:rPr>
          <w:t xml:space="preserve"> </w:t>
        </w:r>
      </w:ins>
      <w:del w:id="11246" w:author="Mehrnazi Boojari" w:date="2019-01-07T10:52:00Z">
        <w:r w:rsidRPr="00E91C41" w:rsidDel="006A1F1D">
          <w:rPr>
            <w:rFonts w:ascii="Calibri" w:eastAsia="Calibri" w:hAnsi="Calibri" w:cs="B Lotus" w:hint="cs"/>
            <w:sz w:val="24"/>
            <w:szCs w:val="24"/>
            <w:rtl/>
          </w:rPr>
          <w:delText>کند</w:delText>
        </w:r>
      </w:del>
      <w:ins w:id="11247" w:author="Mehrnazi Boojari" w:date="2019-01-07T10:52:00Z">
        <w:r w:rsidR="006A1F1D">
          <w:rPr>
            <w:rFonts w:ascii="Calibri" w:eastAsia="Calibri" w:hAnsi="Calibri" w:cs="B Lotus" w:hint="cs"/>
            <w:sz w:val="24"/>
            <w:szCs w:val="24"/>
            <w:rtl/>
          </w:rPr>
          <w:t>می‌کند</w:t>
        </w:r>
      </w:ins>
      <w:r w:rsidRPr="00E91C41">
        <w:rPr>
          <w:rFonts w:ascii="Calibri" w:eastAsia="Calibri" w:hAnsi="Calibri" w:cs="B Lotus" w:hint="cs"/>
          <w:sz w:val="24"/>
          <w:szCs w:val="24"/>
          <w:rtl/>
        </w:rPr>
        <w:t xml:space="preserve"> که حتما</w:t>
      </w:r>
      <w:ins w:id="11248" w:author="Mehrnazi Boojari" w:date="2019-01-13T04:00:00Z">
        <w:r w:rsidR="00560529">
          <w:rPr>
            <w:rFonts w:ascii="Calibri" w:eastAsia="Calibri" w:hAnsi="Calibri" w:cs="B Lotus" w:hint="cs"/>
            <w:sz w:val="24"/>
            <w:szCs w:val="24"/>
            <w:rtl/>
          </w:rPr>
          <w:t>ً</w:t>
        </w:r>
      </w:ins>
      <w:r w:rsidRPr="00E91C41">
        <w:rPr>
          <w:rFonts w:ascii="Calibri" w:eastAsia="Calibri" w:hAnsi="Calibri" w:cs="B Lotus" w:hint="cs"/>
          <w:sz w:val="24"/>
          <w:szCs w:val="24"/>
          <w:rtl/>
        </w:rPr>
        <w:t xml:space="preserve"> در اعطای وام تمیهداتی اندیشیده شود که این تمهیدات</w:t>
      </w:r>
      <w:del w:id="11249" w:author="Mehrnazi Boojari" w:date="2019-01-07T09:49:00Z">
        <w:r w:rsidRPr="00E91C41" w:rsidDel="006F7CCF">
          <w:rPr>
            <w:rFonts w:ascii="Calibri" w:eastAsia="Calibri" w:hAnsi="Calibri" w:cs="B Lotus" w:hint="cs"/>
            <w:sz w:val="24"/>
            <w:szCs w:val="24"/>
            <w:rtl/>
          </w:rPr>
          <w:delText xml:space="preserve"> می </w:delText>
        </w:r>
      </w:del>
      <w:ins w:id="11250"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 xml:space="preserve">تواند در حوزه تقنینی در ابتدا حاصل شود که سازمان برنامه و بودجه را مجاب به تدوین شاخص در اعطای وام </w:t>
      </w:r>
      <w:del w:id="11251" w:author="Mehrnazi Boojari" w:date="2019-01-13T04:00:00Z">
        <w:r w:rsidRPr="00E91C41" w:rsidDel="00560529">
          <w:rPr>
            <w:rFonts w:ascii="Calibri" w:eastAsia="Calibri" w:hAnsi="Calibri" w:cs="B Lotus" w:hint="cs"/>
            <w:sz w:val="24"/>
            <w:szCs w:val="24"/>
            <w:rtl/>
          </w:rPr>
          <w:delText xml:space="preserve">کرده </w:delText>
        </w:r>
      </w:del>
      <w:ins w:id="11252" w:author="Mehrnazi Boojari" w:date="2019-01-13T04:00:00Z">
        <w:r w:rsidR="00560529" w:rsidRPr="00E91C41">
          <w:rPr>
            <w:rFonts w:ascii="Calibri" w:eastAsia="Calibri" w:hAnsi="Calibri" w:cs="B Lotus" w:hint="cs"/>
            <w:sz w:val="24"/>
            <w:szCs w:val="24"/>
            <w:rtl/>
          </w:rPr>
          <w:t>ک</w:t>
        </w:r>
        <w:r w:rsidR="00560529">
          <w:rPr>
            <w:rFonts w:ascii="Calibri" w:eastAsia="Calibri" w:hAnsi="Calibri" w:cs="B Lotus" w:hint="cs"/>
            <w:sz w:val="24"/>
            <w:szCs w:val="24"/>
            <w:rtl/>
          </w:rPr>
          <w:t>ند</w:t>
        </w:r>
        <w:r w:rsidR="00560529" w:rsidRPr="00E91C41">
          <w:rPr>
            <w:rFonts w:ascii="Calibri" w:eastAsia="Calibri" w:hAnsi="Calibri" w:cs="B Lotus" w:hint="cs"/>
            <w:sz w:val="24"/>
            <w:szCs w:val="24"/>
            <w:rtl/>
          </w:rPr>
          <w:t xml:space="preserve"> </w:t>
        </w:r>
      </w:ins>
      <w:r w:rsidRPr="00E91C41">
        <w:rPr>
          <w:rFonts w:ascii="Calibri" w:eastAsia="Calibri" w:hAnsi="Calibri" w:cs="B Lotus" w:hint="cs"/>
          <w:sz w:val="24"/>
          <w:szCs w:val="24"/>
          <w:rtl/>
        </w:rPr>
        <w:t>و در حوزه برنامه</w:t>
      </w:r>
      <w:del w:id="11253" w:author="Mehrnazi Boojari" w:date="2019-01-07T10:05:00Z">
        <w:r w:rsidRPr="00E91C41" w:rsidDel="00A31D6F">
          <w:rPr>
            <w:rFonts w:ascii="Calibri" w:eastAsia="Calibri" w:hAnsi="Calibri" w:cs="B Lotus" w:hint="cs"/>
            <w:sz w:val="24"/>
            <w:szCs w:val="24"/>
            <w:rtl/>
          </w:rPr>
          <w:delText xml:space="preserve"> ریزی </w:delText>
        </w:r>
      </w:del>
      <w:ins w:id="11254" w:author="Mehrnazi Boojari" w:date="2019-01-07T10:05:00Z">
        <w:r w:rsidR="00A31D6F">
          <w:rPr>
            <w:rFonts w:ascii="Calibri" w:eastAsia="Calibri" w:hAnsi="Calibri" w:cs="B Lotus" w:hint="cs"/>
            <w:sz w:val="24"/>
            <w:szCs w:val="24"/>
            <w:rtl/>
          </w:rPr>
          <w:t xml:space="preserve">‌ریزی </w:t>
        </w:r>
      </w:ins>
      <w:r w:rsidRPr="00E91C41">
        <w:rPr>
          <w:rFonts w:ascii="Calibri" w:eastAsia="Calibri" w:hAnsi="Calibri" w:cs="B Lotus" w:hint="cs"/>
          <w:sz w:val="24"/>
          <w:szCs w:val="24"/>
          <w:rtl/>
        </w:rPr>
        <w:t>به بانک</w:t>
      </w:r>
      <w:del w:id="11255" w:author="Mehrnazi Boojari" w:date="2019-01-07T09:46:00Z">
        <w:r w:rsidRPr="00E91C41" w:rsidDel="006F7CCF">
          <w:rPr>
            <w:rFonts w:ascii="Calibri" w:eastAsia="Calibri" w:hAnsi="Calibri" w:cs="B Lotus" w:hint="cs"/>
            <w:sz w:val="24"/>
            <w:szCs w:val="24"/>
            <w:rtl/>
          </w:rPr>
          <w:delText xml:space="preserve"> های </w:delText>
        </w:r>
      </w:del>
      <w:ins w:id="11256"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عامل دستورالعمل</w:t>
      </w:r>
      <w:del w:id="11257" w:author="Mehrnazi Boojari" w:date="2019-01-07T09:46:00Z">
        <w:r w:rsidRPr="00E91C41" w:rsidDel="006F7CCF">
          <w:rPr>
            <w:rFonts w:ascii="Calibri" w:eastAsia="Calibri" w:hAnsi="Calibri" w:cs="B Lotus" w:hint="cs"/>
            <w:sz w:val="24"/>
            <w:szCs w:val="24"/>
            <w:rtl/>
          </w:rPr>
          <w:delText xml:space="preserve"> های </w:delText>
        </w:r>
      </w:del>
      <w:ins w:id="11258"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 xml:space="preserve">لازم ارسال </w:t>
      </w:r>
      <w:del w:id="11259" w:author="Mehrnazi Boojari" w:date="2019-01-08T01:16:00Z">
        <w:r w:rsidRPr="00E91C41" w:rsidDel="00632EB0">
          <w:rPr>
            <w:rFonts w:ascii="Calibri" w:eastAsia="Calibri" w:hAnsi="Calibri" w:cs="B Lotus" w:hint="cs"/>
            <w:sz w:val="24"/>
            <w:szCs w:val="24"/>
            <w:rtl/>
          </w:rPr>
          <w:delText>گردد</w:delText>
        </w:r>
      </w:del>
      <w:ins w:id="11260" w:author="Mehrnazi Boojari" w:date="2019-01-08T01:16:00Z">
        <w:r w:rsidR="00632EB0">
          <w:rPr>
            <w:rFonts w:ascii="Calibri" w:eastAsia="Calibri" w:hAnsi="Calibri" w:cs="B Lotus" w:hint="cs"/>
            <w:sz w:val="24"/>
            <w:szCs w:val="24"/>
            <w:rtl/>
          </w:rPr>
          <w:t>شود</w:t>
        </w:r>
      </w:ins>
      <w:del w:id="11261" w:author="Mehrnazi Boojari" w:date="2019-01-07T09:53:00Z">
        <w:r w:rsidRPr="00E91C41" w:rsidDel="006F7CCF">
          <w:rPr>
            <w:rFonts w:ascii="Calibri" w:eastAsia="Calibri" w:hAnsi="Calibri" w:cs="B Lotus" w:hint="cs"/>
            <w:sz w:val="24"/>
            <w:szCs w:val="24"/>
            <w:rtl/>
          </w:rPr>
          <w:delText xml:space="preserve"> . </w:delText>
        </w:r>
      </w:del>
      <w:ins w:id="11262" w:author="Mehrnazi Boojari" w:date="2019-01-07T09:53:00Z">
        <w:r w:rsidR="006F7CCF">
          <w:rPr>
            <w:rFonts w:ascii="Calibri" w:eastAsia="Calibri" w:hAnsi="Calibri" w:cs="B Lotus" w:hint="cs"/>
            <w:sz w:val="24"/>
            <w:szCs w:val="24"/>
            <w:rtl/>
          </w:rPr>
          <w:t xml:space="preserve">. </w:t>
        </w:r>
      </w:ins>
    </w:p>
    <w:p w14:paraId="77590081" w14:textId="77777777" w:rsidR="00E91C41" w:rsidRPr="00E91C41" w:rsidRDefault="00E91C41" w:rsidP="00560529">
      <w:pPr>
        <w:pStyle w:val="Heading5"/>
        <w:rPr>
          <w:rtl/>
          <w:lang w:bidi="fa-IR"/>
        </w:rPr>
      </w:pPr>
      <w:bookmarkStart w:id="11263" w:name="_Toc529234249"/>
      <w:bookmarkStart w:id="11264" w:name="_Toc529234685"/>
      <w:bookmarkStart w:id="11265" w:name="_Toc530239315"/>
      <w:bookmarkStart w:id="11266" w:name="_Toc533781251"/>
      <w:bookmarkStart w:id="11267" w:name="_Toc533782207"/>
      <w:r w:rsidRPr="00E91C41">
        <w:rPr>
          <w:rFonts w:hint="cs"/>
          <w:rtl/>
          <w:lang w:bidi="fa-IR"/>
        </w:rPr>
        <w:t>مدیریت</w:t>
      </w:r>
      <w:ins w:id="11268" w:author="Mehrnazi Boojari" w:date="2019-01-13T04:00:00Z">
        <w:r w:rsidR="00560529">
          <w:rPr>
            <w:rFonts w:hint="cs"/>
            <w:rtl/>
            <w:lang w:bidi="fa-IR"/>
          </w:rPr>
          <w:t>‌</w:t>
        </w:r>
      </w:ins>
      <w:del w:id="11269" w:author="Mehrnazi Boojari" w:date="2019-01-13T04:00:00Z">
        <w:r w:rsidRPr="00E91C41" w:rsidDel="00560529">
          <w:rPr>
            <w:rFonts w:hint="cs"/>
            <w:rtl/>
            <w:lang w:bidi="fa-IR"/>
          </w:rPr>
          <w:delText xml:space="preserve"> </w:delText>
        </w:r>
      </w:del>
      <w:r w:rsidRPr="00E91C41">
        <w:rPr>
          <w:rFonts w:hint="cs"/>
          <w:rtl/>
          <w:lang w:bidi="fa-IR"/>
        </w:rPr>
        <w:t>بخش</w:t>
      </w:r>
      <w:del w:id="11270" w:author="Mehrnazi Boojari" w:date="2019-01-07T10:47:00Z">
        <w:r w:rsidRPr="00E91C41" w:rsidDel="006A1F1D">
          <w:rPr>
            <w:rFonts w:hint="cs"/>
            <w:rtl/>
            <w:lang w:bidi="fa-IR"/>
          </w:rPr>
          <w:delText>ی(</w:delText>
        </w:r>
      </w:del>
      <w:ins w:id="11271" w:author="Mehrnazi Boojari" w:date="2019-01-07T10:47:00Z">
        <w:r w:rsidR="006A1F1D">
          <w:rPr>
            <w:rFonts w:hint="cs"/>
            <w:rtl/>
            <w:lang w:bidi="fa-IR"/>
          </w:rPr>
          <w:t>ی (</w:t>
        </w:r>
      </w:ins>
      <w:r w:rsidRPr="00E91C41">
        <w:rPr>
          <w:rFonts w:hint="cs"/>
          <w:rtl/>
          <w:lang w:bidi="fa-IR"/>
        </w:rPr>
        <w:t xml:space="preserve">بنیاد مسکن) در ساخت مسکن بدون </w:t>
      </w:r>
      <w:del w:id="11272" w:author="Mehrnazi Boojari" w:date="2019-01-07T22:30:00Z">
        <w:r w:rsidRPr="00E91C41" w:rsidDel="00051F26">
          <w:rPr>
            <w:rFonts w:hint="cs"/>
            <w:rtl/>
            <w:lang w:bidi="fa-IR"/>
          </w:rPr>
          <w:delText>در نظر گرفتن</w:delText>
        </w:r>
      </w:del>
      <w:ins w:id="11273" w:author="Mehrnazi Boojari" w:date="2019-01-07T22:30:00Z">
        <w:r w:rsidR="00051F26">
          <w:rPr>
            <w:rFonts w:hint="cs"/>
            <w:rtl/>
            <w:lang w:bidi="fa-IR"/>
          </w:rPr>
          <w:t>در</w:t>
        </w:r>
        <w:r w:rsidR="00051F26">
          <w:rPr>
            <w:rFonts w:ascii="Times New Roman" w:hAnsi="Times New Roman" w:cs="Times New Roman" w:hint="cs"/>
            <w:rtl/>
            <w:lang w:bidi="fa-IR"/>
          </w:rPr>
          <w:t> </w:t>
        </w:r>
        <w:r w:rsidR="00051F26">
          <w:rPr>
            <w:rFonts w:hint="cs"/>
            <w:rtl/>
            <w:lang w:bidi="fa-IR"/>
          </w:rPr>
          <w:t>نظر</w:t>
        </w:r>
        <w:r w:rsidR="00051F26">
          <w:rPr>
            <w:rFonts w:ascii="Times New Roman" w:hAnsi="Times New Roman" w:cs="Times New Roman" w:hint="cs"/>
            <w:rtl/>
            <w:lang w:bidi="fa-IR"/>
          </w:rPr>
          <w:t> </w:t>
        </w:r>
        <w:r w:rsidR="00051F26">
          <w:rPr>
            <w:rFonts w:hint="cs"/>
            <w:rtl/>
            <w:lang w:bidi="fa-IR"/>
          </w:rPr>
          <w:t>گرفتن</w:t>
        </w:r>
      </w:ins>
      <w:r w:rsidRPr="00E91C41">
        <w:rPr>
          <w:rFonts w:hint="cs"/>
          <w:rtl/>
          <w:lang w:bidi="fa-IR"/>
        </w:rPr>
        <w:t xml:space="preserve"> اشتغال و</w:t>
      </w:r>
      <w:ins w:id="11274" w:author="Mehrnazi Boojari" w:date="2019-01-13T04:00:00Z">
        <w:r w:rsidR="00560529">
          <w:rPr>
            <w:rFonts w:cs="Times New Roman" w:hint="eastAsia"/>
            <w:rtl/>
            <w:lang w:bidi="fa-IR"/>
          </w:rPr>
          <w:t> </w:t>
        </w:r>
      </w:ins>
      <w:r w:rsidRPr="00E91C41">
        <w:rPr>
          <w:rFonts w:hint="cs"/>
          <w:rtl/>
          <w:lang w:bidi="fa-IR"/>
        </w:rPr>
        <w:t>...</w:t>
      </w:r>
      <w:bookmarkEnd w:id="11263"/>
      <w:bookmarkEnd w:id="11264"/>
      <w:bookmarkEnd w:id="11265"/>
      <w:bookmarkEnd w:id="11266"/>
      <w:bookmarkEnd w:id="11267"/>
    </w:p>
    <w:p w14:paraId="2C75524B" w14:textId="77777777" w:rsidR="00E91C41" w:rsidRPr="00E91C41" w:rsidRDefault="00E91C41" w:rsidP="008F621C">
      <w:pPr>
        <w:bidi/>
        <w:ind w:firstLine="288"/>
        <w:jc w:val="both"/>
        <w:rPr>
          <w:rFonts w:ascii="Calibri" w:eastAsia="Calibri" w:hAnsi="Calibri" w:cs="B Lotus"/>
          <w:sz w:val="24"/>
          <w:szCs w:val="24"/>
          <w:rtl/>
        </w:rPr>
      </w:pPr>
      <w:r w:rsidRPr="00E91C41">
        <w:rPr>
          <w:rFonts w:ascii="Calibri" w:eastAsia="Calibri" w:hAnsi="Calibri" w:cs="B Lotus" w:hint="cs"/>
          <w:sz w:val="24"/>
          <w:szCs w:val="24"/>
          <w:rtl/>
        </w:rPr>
        <w:t xml:space="preserve">آن چیزی که در </w:t>
      </w:r>
      <w:del w:id="11275" w:author="Mehrnazi Boojari" w:date="2019-01-13T04:00:00Z">
        <w:r w:rsidRPr="00E91C41" w:rsidDel="00560529">
          <w:rPr>
            <w:rFonts w:ascii="Calibri" w:eastAsia="Calibri" w:hAnsi="Calibri" w:cs="B Lotus" w:hint="cs"/>
            <w:sz w:val="24"/>
            <w:szCs w:val="24"/>
            <w:rtl/>
          </w:rPr>
          <w:delText xml:space="preserve">تمامی </w:delText>
        </w:r>
      </w:del>
      <w:ins w:id="11276" w:author="Mehrnazi Boojari" w:date="2019-01-13T04:00:00Z">
        <w:r w:rsidR="00560529">
          <w:rPr>
            <w:rFonts w:ascii="Calibri" w:eastAsia="Calibri" w:hAnsi="Calibri" w:cs="B Lotus" w:hint="cs"/>
            <w:sz w:val="24"/>
            <w:szCs w:val="24"/>
            <w:rtl/>
          </w:rPr>
          <w:t>همۀ</w:t>
        </w:r>
        <w:r w:rsidR="00560529" w:rsidRPr="00E91C41">
          <w:rPr>
            <w:rFonts w:ascii="Calibri" w:eastAsia="Calibri" w:hAnsi="Calibri" w:cs="B Lotus" w:hint="cs"/>
            <w:sz w:val="24"/>
            <w:szCs w:val="24"/>
            <w:rtl/>
          </w:rPr>
          <w:t xml:space="preserve"> </w:t>
        </w:r>
      </w:ins>
      <w:r w:rsidRPr="00E91C41">
        <w:rPr>
          <w:rFonts w:ascii="Calibri" w:eastAsia="Calibri" w:hAnsi="Calibri" w:cs="B Lotus" w:hint="cs"/>
          <w:sz w:val="24"/>
          <w:szCs w:val="24"/>
          <w:rtl/>
        </w:rPr>
        <w:t>بخش</w:t>
      </w:r>
      <w:del w:id="11277" w:author="Mehrnazi Boojari" w:date="2019-01-07T09:46:00Z">
        <w:r w:rsidRPr="00E91C41" w:rsidDel="006F7CCF">
          <w:rPr>
            <w:rFonts w:ascii="Calibri" w:eastAsia="Calibri" w:hAnsi="Calibri" w:cs="B Lotus" w:hint="cs"/>
            <w:sz w:val="24"/>
            <w:szCs w:val="24"/>
            <w:rtl/>
          </w:rPr>
          <w:delText xml:space="preserve"> های </w:delText>
        </w:r>
      </w:del>
      <w:ins w:id="11278"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مسکن خود را نشان</w:t>
      </w:r>
      <w:del w:id="11279" w:author="Mehrnazi Boojari" w:date="2019-01-07T09:49:00Z">
        <w:r w:rsidRPr="00E91C41" w:rsidDel="006F7CCF">
          <w:rPr>
            <w:rFonts w:ascii="Calibri" w:eastAsia="Calibri" w:hAnsi="Calibri" w:cs="B Lotus" w:hint="cs"/>
            <w:sz w:val="24"/>
            <w:szCs w:val="24"/>
            <w:rtl/>
          </w:rPr>
          <w:delText xml:space="preserve"> می </w:delText>
        </w:r>
      </w:del>
      <w:ins w:id="11280"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دهد موضوع مدیریت در حوزه مسکن است</w:t>
      </w:r>
      <w:ins w:id="11281" w:author="Mehrnazi Boojari" w:date="2019-01-13T04:01:00Z">
        <w:r w:rsidR="00560529">
          <w:rPr>
            <w:rFonts w:ascii="Calibri" w:eastAsia="Calibri" w:hAnsi="Calibri" w:cs="B Lotus" w:hint="cs"/>
            <w:sz w:val="24"/>
            <w:szCs w:val="24"/>
            <w:rtl/>
          </w:rPr>
          <w:t>.</w:t>
        </w:r>
      </w:ins>
      <w:r w:rsidRPr="00E91C41">
        <w:rPr>
          <w:rFonts w:ascii="Calibri" w:eastAsia="Calibri" w:hAnsi="Calibri" w:cs="B Lotus" w:hint="cs"/>
          <w:sz w:val="24"/>
          <w:szCs w:val="24"/>
          <w:rtl/>
        </w:rPr>
        <w:t xml:space="preserve"> با توجه به ادبیات نظری مسکن</w:t>
      </w:r>
      <w:del w:id="11282" w:author="Mehrnazi Boojari" w:date="2019-01-07T09:47:00Z">
        <w:r w:rsidRPr="00E91C41" w:rsidDel="006F7CCF">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 xml:space="preserve"> و شاخص</w:t>
      </w:r>
      <w:del w:id="11283" w:author="Mehrnazi Boojari" w:date="2019-01-07T09:46:00Z">
        <w:r w:rsidRPr="00E91C41" w:rsidDel="006F7CCF">
          <w:rPr>
            <w:rFonts w:ascii="Calibri" w:eastAsia="Calibri" w:hAnsi="Calibri" w:cs="B Lotus" w:hint="cs"/>
            <w:sz w:val="24"/>
            <w:szCs w:val="24"/>
            <w:rtl/>
          </w:rPr>
          <w:delText xml:space="preserve"> های </w:delText>
        </w:r>
      </w:del>
      <w:ins w:id="11284"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ذکر</w:t>
      </w:r>
      <w:ins w:id="11285" w:author="Mehrnazi Boojari" w:date="2019-01-08T23:57:00Z">
        <w:r w:rsidR="00756134">
          <w:rPr>
            <w:rFonts w:ascii="Calibri" w:eastAsia="Calibri" w:hAnsi="Calibri" w:cs="B Nazanin" w:hint="cs"/>
            <w:sz w:val="24"/>
            <w:szCs w:val="24"/>
            <w:rtl/>
          </w:rPr>
          <w:t>‌</w:t>
        </w:r>
      </w:ins>
      <w:del w:id="11286" w:author="Mehrnazi Boojari" w:date="2019-01-08T23:57:00Z">
        <w:r w:rsidRPr="00E91C41" w:rsidDel="00756134">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شده برای این موضوع مشخص</w:t>
      </w:r>
      <w:del w:id="11287" w:author="Mehrnazi Boojari" w:date="2019-01-07T09:49:00Z">
        <w:r w:rsidRPr="00E91C41" w:rsidDel="006F7CCF">
          <w:rPr>
            <w:rFonts w:ascii="Calibri" w:eastAsia="Calibri" w:hAnsi="Calibri" w:cs="B Lotus" w:hint="cs"/>
            <w:sz w:val="24"/>
            <w:szCs w:val="24"/>
            <w:rtl/>
          </w:rPr>
          <w:delText xml:space="preserve"> می </w:delText>
        </w:r>
      </w:del>
      <w:ins w:id="11288"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شود که مسکن چیزی فراتر از یک بخش است و برای مدیریت آن چیز باید فراتر از یک بخش در نظر گرفته شود</w:t>
      </w:r>
      <w:ins w:id="11289" w:author="Mehrnazi Boojari" w:date="2019-01-13T04:01:00Z">
        <w:r w:rsidR="00560529">
          <w:rPr>
            <w:rFonts w:ascii="Calibri" w:eastAsia="Calibri" w:hAnsi="Calibri" w:cs="B Lotus" w:hint="cs"/>
            <w:sz w:val="24"/>
            <w:szCs w:val="24"/>
            <w:rtl/>
          </w:rPr>
          <w:t>.</w:t>
        </w:r>
      </w:ins>
      <w:r w:rsidRPr="00E91C41">
        <w:rPr>
          <w:rFonts w:ascii="Calibri" w:eastAsia="Calibri" w:hAnsi="Calibri" w:cs="B Lotus" w:hint="cs"/>
          <w:sz w:val="24"/>
          <w:szCs w:val="24"/>
          <w:rtl/>
        </w:rPr>
        <w:t xml:space="preserve"> مدیریت</w:t>
      </w:r>
      <w:ins w:id="11290" w:author="Mehrnazi Boojari" w:date="2019-01-13T04:01:00Z">
        <w:r w:rsidR="00560529">
          <w:rPr>
            <w:rFonts w:ascii="Calibri" w:eastAsia="Calibri" w:hAnsi="Calibri" w:cs="B Nazanin" w:hint="cs"/>
            <w:sz w:val="24"/>
            <w:szCs w:val="24"/>
            <w:rtl/>
          </w:rPr>
          <w:t>‌</w:t>
        </w:r>
      </w:ins>
      <w:del w:id="11291" w:author="Mehrnazi Boojari" w:date="2019-01-13T04:01:00Z">
        <w:r w:rsidRPr="00E91C41" w:rsidDel="00560529">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بخشی (بنیاد مسکن</w:t>
      </w:r>
      <w:del w:id="11292" w:author="Mehrnazi Boojari" w:date="2019-01-07T10:07:00Z">
        <w:r w:rsidRPr="00E91C41" w:rsidDel="00A31D6F">
          <w:rPr>
            <w:rFonts w:ascii="Calibri" w:eastAsia="Calibri" w:hAnsi="Calibri" w:cs="B Lotus" w:hint="cs"/>
            <w:sz w:val="24"/>
            <w:szCs w:val="24"/>
            <w:rtl/>
          </w:rPr>
          <w:delText xml:space="preserve"> )</w:delText>
        </w:r>
      </w:del>
      <w:ins w:id="11293" w:author="Mehrnazi Boojari" w:date="2019-01-07T10:07:00Z">
        <w:r w:rsidR="00A31D6F">
          <w:rPr>
            <w:rFonts w:ascii="Calibri" w:eastAsia="Calibri" w:hAnsi="Calibri" w:cs="B Lotus" w:hint="cs"/>
            <w:sz w:val="24"/>
            <w:szCs w:val="24"/>
            <w:rtl/>
          </w:rPr>
          <w:t>)</w:t>
        </w:r>
      </w:ins>
      <w:r w:rsidRPr="00E91C41">
        <w:rPr>
          <w:rFonts w:ascii="Calibri" w:eastAsia="Calibri" w:hAnsi="Calibri" w:cs="B Lotus" w:hint="cs"/>
          <w:sz w:val="24"/>
          <w:szCs w:val="24"/>
          <w:rtl/>
        </w:rPr>
        <w:t xml:space="preserve"> در بخش مسکن روستایی </w:t>
      </w:r>
      <w:del w:id="11294" w:author="Mehrnazi Boojari" w:date="2019-01-07T11:02:00Z">
        <w:r w:rsidRPr="00E91C41" w:rsidDel="00DB081F">
          <w:rPr>
            <w:rFonts w:ascii="Calibri" w:eastAsia="Calibri" w:hAnsi="Calibri" w:cs="B Lotus" w:hint="cs"/>
            <w:sz w:val="24"/>
            <w:szCs w:val="24"/>
            <w:rtl/>
          </w:rPr>
          <w:delText>باعث</w:delText>
        </w:r>
      </w:del>
      <w:ins w:id="11295" w:author="Mehrnazi Boojari" w:date="2019-01-07T11:02:00Z">
        <w:r w:rsidR="00DB081F">
          <w:rPr>
            <w:rFonts w:ascii="Calibri" w:eastAsia="Calibri" w:hAnsi="Calibri" w:cs="B Lotus" w:hint="cs"/>
            <w:sz w:val="24"/>
            <w:szCs w:val="24"/>
            <w:rtl/>
          </w:rPr>
          <w:t>سبب</w:t>
        </w:r>
      </w:ins>
      <w:r w:rsidRPr="00E91C41">
        <w:rPr>
          <w:rFonts w:ascii="Calibri" w:eastAsia="Calibri" w:hAnsi="Calibri" w:cs="B Lotus" w:hint="cs"/>
          <w:sz w:val="24"/>
          <w:szCs w:val="24"/>
          <w:rtl/>
        </w:rPr>
        <w:t xml:space="preserve"> غفلت از سایر ابعاد سکونت </w:t>
      </w:r>
      <w:del w:id="11296" w:author="Mehrnazi Boojari" w:date="2019-01-09T00:07:00Z">
        <w:r w:rsidRPr="00E91C41" w:rsidDel="009009AE">
          <w:rPr>
            <w:rFonts w:ascii="Calibri" w:eastAsia="Calibri" w:hAnsi="Calibri" w:cs="B Lotus" w:hint="cs"/>
            <w:sz w:val="24"/>
            <w:szCs w:val="24"/>
            <w:rtl/>
          </w:rPr>
          <w:delText xml:space="preserve">گردیده </w:delText>
        </w:r>
      </w:del>
      <w:ins w:id="11297" w:author="Mehrnazi Boojari" w:date="2019-01-09T00:07:00Z">
        <w:r w:rsidR="009009AE">
          <w:rPr>
            <w:rFonts w:ascii="Calibri" w:eastAsia="Calibri" w:hAnsi="Calibri" w:cs="B Lotus" w:hint="cs"/>
            <w:sz w:val="24"/>
            <w:szCs w:val="24"/>
            <w:rtl/>
          </w:rPr>
          <w:t>ش</w:t>
        </w:r>
        <w:r w:rsidR="009009AE" w:rsidRPr="00E91C41">
          <w:rPr>
            <w:rFonts w:ascii="Calibri" w:eastAsia="Calibri" w:hAnsi="Calibri" w:cs="B Lotus" w:hint="cs"/>
            <w:sz w:val="24"/>
            <w:szCs w:val="24"/>
            <w:rtl/>
          </w:rPr>
          <w:t xml:space="preserve">ده </w:t>
        </w:r>
      </w:ins>
      <w:r w:rsidRPr="00E91C41">
        <w:rPr>
          <w:rFonts w:ascii="Calibri" w:eastAsia="Calibri" w:hAnsi="Calibri" w:cs="B Lotus" w:hint="cs"/>
          <w:sz w:val="24"/>
          <w:szCs w:val="24"/>
          <w:rtl/>
        </w:rPr>
        <w:t>است</w:t>
      </w:r>
      <w:del w:id="11298" w:author="Mehrnazi Boojari" w:date="2019-01-07T09:53:00Z">
        <w:r w:rsidRPr="00E91C41" w:rsidDel="006F7CCF">
          <w:rPr>
            <w:rFonts w:ascii="Calibri" w:eastAsia="Calibri" w:hAnsi="Calibri" w:cs="B Lotus" w:hint="cs"/>
            <w:sz w:val="24"/>
            <w:szCs w:val="24"/>
            <w:rtl/>
          </w:rPr>
          <w:delText xml:space="preserve"> . </w:delText>
        </w:r>
      </w:del>
      <w:del w:id="11299" w:author="Mehrnazi Boojari" w:date="2019-01-08T00:20:00Z">
        <w:r w:rsidRPr="00E91C41" w:rsidDel="007934C7">
          <w:rPr>
            <w:rFonts w:ascii="Calibri" w:eastAsia="Calibri" w:hAnsi="Calibri" w:cs="B Lotus" w:hint="cs"/>
            <w:sz w:val="24"/>
            <w:szCs w:val="24"/>
            <w:rtl/>
          </w:rPr>
          <w:delText xml:space="preserve">برای مثال </w:delText>
        </w:r>
      </w:del>
      <w:ins w:id="11300" w:author="Mehrnazi Boojari" w:date="2019-01-08T00:20:00Z">
        <w:r w:rsidR="007934C7">
          <w:rPr>
            <w:rFonts w:ascii="Calibri" w:eastAsia="Calibri" w:hAnsi="Calibri" w:cs="B Lotus" w:hint="cs"/>
            <w:sz w:val="24"/>
            <w:szCs w:val="24"/>
            <w:rtl/>
          </w:rPr>
          <w:t xml:space="preserve">. برای مثال، </w:t>
        </w:r>
      </w:ins>
      <w:r w:rsidRPr="00E91C41">
        <w:rPr>
          <w:rFonts w:ascii="Calibri" w:eastAsia="Calibri" w:hAnsi="Calibri" w:cs="B Lotus" w:hint="cs"/>
          <w:sz w:val="24"/>
          <w:szCs w:val="24"/>
          <w:rtl/>
        </w:rPr>
        <w:t>در ساخت مسکن روستایی اگر اشتغال فرد روستایی در نظر گرفته نشود هم در نوع ساخت مسکن</w:t>
      </w:r>
      <w:del w:id="11301" w:author="Mehrnazi Boojari" w:date="2019-01-07T09:47:00Z">
        <w:r w:rsidRPr="00E91C41" w:rsidDel="006F7CCF">
          <w:rPr>
            <w:rFonts w:ascii="Calibri" w:eastAsia="Calibri" w:hAnsi="Calibri" w:cs="B Lotus" w:hint="cs"/>
            <w:sz w:val="24"/>
            <w:szCs w:val="24"/>
            <w:rtl/>
          </w:rPr>
          <w:delText xml:space="preserve"> ،</w:delText>
        </w:r>
      </w:del>
      <w:ins w:id="11302" w:author="Mehrnazi Boojari" w:date="2019-01-07T09:47:00Z">
        <w:r w:rsidR="006F7CCF">
          <w:rPr>
            <w:rFonts w:ascii="Calibri" w:eastAsia="Calibri" w:hAnsi="Calibri" w:cs="B Lotus" w:hint="cs"/>
            <w:sz w:val="24"/>
            <w:szCs w:val="24"/>
            <w:rtl/>
          </w:rPr>
          <w:t>،</w:t>
        </w:r>
      </w:ins>
      <w:r w:rsidRPr="00E91C41">
        <w:rPr>
          <w:rFonts w:ascii="Calibri" w:eastAsia="Calibri" w:hAnsi="Calibri" w:cs="B Lotus" w:hint="cs"/>
          <w:sz w:val="24"/>
          <w:szCs w:val="24"/>
          <w:rtl/>
        </w:rPr>
        <w:t xml:space="preserve"> هم در میزان هزینه ساخت مسکن و هم در بازپرداخت وام</w:t>
      </w:r>
      <w:del w:id="11303" w:author="Mehrnazi Boojari" w:date="2019-01-07T09:46:00Z">
        <w:r w:rsidRPr="00E91C41" w:rsidDel="006F7CCF">
          <w:rPr>
            <w:rFonts w:ascii="Calibri" w:eastAsia="Calibri" w:hAnsi="Calibri" w:cs="B Lotus" w:hint="cs"/>
            <w:sz w:val="24"/>
            <w:szCs w:val="24"/>
            <w:rtl/>
          </w:rPr>
          <w:delText xml:space="preserve"> های </w:delText>
        </w:r>
      </w:del>
      <w:ins w:id="11304"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اعطایی چالش ایجاد</w:t>
      </w:r>
      <w:del w:id="11305" w:author="Mehrnazi Boojari" w:date="2019-01-07T09:49:00Z">
        <w:r w:rsidRPr="00E91C41" w:rsidDel="006F7CCF">
          <w:rPr>
            <w:rFonts w:ascii="Calibri" w:eastAsia="Calibri" w:hAnsi="Calibri" w:cs="B Lotus" w:hint="cs"/>
            <w:sz w:val="24"/>
            <w:szCs w:val="24"/>
            <w:rtl/>
          </w:rPr>
          <w:delText xml:space="preserve"> می </w:delText>
        </w:r>
      </w:del>
      <w:ins w:id="11306"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شود</w:t>
      </w:r>
      <w:ins w:id="11307" w:author="Mehrnazi Boojari" w:date="2019-01-13T04:01:00Z">
        <w:r w:rsidR="008F621C">
          <w:rPr>
            <w:rFonts w:ascii="Calibri" w:eastAsia="Calibri" w:hAnsi="Calibri" w:cs="B Lotus" w:hint="cs"/>
            <w:sz w:val="24"/>
            <w:szCs w:val="24"/>
            <w:rtl/>
          </w:rPr>
          <w:t>.</w:t>
        </w:r>
      </w:ins>
      <w:r w:rsidRPr="00E91C41">
        <w:rPr>
          <w:rFonts w:ascii="Calibri" w:eastAsia="Calibri" w:hAnsi="Calibri" w:cs="B Lotus" w:hint="cs"/>
          <w:sz w:val="24"/>
          <w:szCs w:val="24"/>
          <w:rtl/>
        </w:rPr>
        <w:t xml:space="preserve"> بدین معنا که بنیاد مسکن متولی اشتغال روستایی نبوده و</w:t>
      </w:r>
      <w:del w:id="11308" w:author="Mehrnazi Boojari" w:date="2019-01-07T10:44:00Z">
        <w:r w:rsidRPr="00E91C41" w:rsidDel="006A1F1D">
          <w:rPr>
            <w:rFonts w:ascii="Calibri" w:eastAsia="Calibri" w:hAnsi="Calibri" w:cs="B Lotus" w:hint="cs"/>
            <w:sz w:val="24"/>
            <w:szCs w:val="24"/>
            <w:rtl/>
          </w:rPr>
          <w:delText xml:space="preserve"> صرفا </w:delText>
        </w:r>
      </w:del>
      <w:ins w:id="11309" w:author="Mehrnazi Boojari" w:date="2019-01-07T10:44:00Z">
        <w:r w:rsidR="006A1F1D">
          <w:rPr>
            <w:rFonts w:ascii="Calibri" w:eastAsia="Calibri" w:hAnsi="Calibri" w:cs="B Lotus" w:hint="cs"/>
            <w:sz w:val="24"/>
            <w:szCs w:val="24"/>
            <w:rtl/>
          </w:rPr>
          <w:t xml:space="preserve"> فقط </w:t>
        </w:r>
      </w:ins>
      <w:r w:rsidRPr="00E91C41">
        <w:rPr>
          <w:rFonts w:ascii="Calibri" w:eastAsia="Calibri" w:hAnsi="Calibri" w:cs="B Lotus" w:hint="cs"/>
          <w:sz w:val="24"/>
          <w:szCs w:val="24"/>
          <w:rtl/>
        </w:rPr>
        <w:t>به بحث ساخت مسکن نگاه</w:t>
      </w:r>
      <w:del w:id="11310" w:author="Mehrnazi Boojari" w:date="2019-01-07T09:49:00Z">
        <w:r w:rsidRPr="00E91C41" w:rsidDel="006F7CCF">
          <w:rPr>
            <w:rFonts w:ascii="Calibri" w:eastAsia="Calibri" w:hAnsi="Calibri" w:cs="B Lotus" w:hint="cs"/>
            <w:sz w:val="24"/>
            <w:szCs w:val="24"/>
            <w:rtl/>
          </w:rPr>
          <w:delText xml:space="preserve"> می </w:delText>
        </w:r>
      </w:del>
      <w:ins w:id="11311" w:author="Mehrnazi Boojari" w:date="2019-01-07T09:49:00Z">
        <w:r w:rsidR="006F7CCF">
          <w:rPr>
            <w:rFonts w:ascii="Calibri" w:eastAsia="Calibri" w:hAnsi="Calibri" w:cs="B Lotus" w:hint="cs"/>
            <w:sz w:val="24"/>
            <w:szCs w:val="24"/>
            <w:rtl/>
          </w:rPr>
          <w:t xml:space="preserve"> </w:t>
        </w:r>
      </w:ins>
      <w:del w:id="11312" w:author="Mehrnazi Boojari" w:date="2019-01-07T10:52:00Z">
        <w:r w:rsidRPr="00E91C41" w:rsidDel="006A1F1D">
          <w:rPr>
            <w:rFonts w:ascii="Calibri" w:eastAsia="Calibri" w:hAnsi="Calibri" w:cs="B Lotus" w:hint="cs"/>
            <w:sz w:val="24"/>
            <w:szCs w:val="24"/>
            <w:rtl/>
          </w:rPr>
          <w:delText>کند</w:delText>
        </w:r>
      </w:del>
      <w:ins w:id="11313" w:author="Mehrnazi Boojari" w:date="2019-01-07T10:52:00Z">
        <w:r w:rsidR="006A1F1D">
          <w:rPr>
            <w:rFonts w:ascii="Calibri" w:eastAsia="Calibri" w:hAnsi="Calibri" w:cs="B Lotus" w:hint="cs"/>
            <w:sz w:val="24"/>
            <w:szCs w:val="24"/>
            <w:rtl/>
          </w:rPr>
          <w:t>می‌کند</w:t>
        </w:r>
      </w:ins>
      <w:del w:id="11314" w:author="Mehrnazi Boojari" w:date="2019-01-13T04:01:00Z">
        <w:r w:rsidRPr="00E91C41" w:rsidDel="008F621C">
          <w:rPr>
            <w:rFonts w:ascii="Calibri" w:eastAsia="Calibri" w:hAnsi="Calibri" w:cs="B Lotus" w:hint="cs"/>
            <w:sz w:val="24"/>
            <w:szCs w:val="24"/>
            <w:rtl/>
          </w:rPr>
          <w:delText xml:space="preserve">. </w:delText>
        </w:r>
      </w:del>
      <w:ins w:id="11315" w:author="Mehrnazi Boojari" w:date="2019-01-13T04:01:00Z">
        <w:r w:rsidR="008F621C">
          <w:rPr>
            <w:rFonts w:ascii="Calibri" w:eastAsia="Calibri" w:hAnsi="Calibri" w:cs="B Lotus" w:hint="cs"/>
            <w:sz w:val="24"/>
            <w:szCs w:val="24"/>
            <w:rtl/>
          </w:rPr>
          <w:t>،</w:t>
        </w:r>
        <w:r w:rsidR="008F621C" w:rsidRPr="00E91C41">
          <w:rPr>
            <w:rFonts w:ascii="Calibri" w:eastAsia="Calibri" w:hAnsi="Calibri" w:cs="B Lotus" w:hint="cs"/>
            <w:sz w:val="24"/>
            <w:szCs w:val="24"/>
            <w:rtl/>
          </w:rPr>
          <w:t xml:space="preserve"> </w:t>
        </w:r>
      </w:ins>
      <w:r w:rsidRPr="00E91C41">
        <w:rPr>
          <w:rFonts w:ascii="Calibri" w:eastAsia="Calibri" w:hAnsi="Calibri" w:cs="B Lotus" w:hint="cs"/>
          <w:sz w:val="24"/>
          <w:szCs w:val="24"/>
          <w:rtl/>
        </w:rPr>
        <w:t>که این عامل را</w:t>
      </w:r>
      <w:del w:id="11316" w:author="Mehrnazi Boojari" w:date="2019-01-07T09:49:00Z">
        <w:r w:rsidRPr="00E91C41" w:rsidDel="006F7CCF">
          <w:rPr>
            <w:rFonts w:ascii="Calibri" w:eastAsia="Calibri" w:hAnsi="Calibri" w:cs="B Lotus" w:hint="cs"/>
            <w:sz w:val="24"/>
            <w:szCs w:val="24"/>
            <w:rtl/>
          </w:rPr>
          <w:delText xml:space="preserve"> می </w:delText>
        </w:r>
      </w:del>
      <w:ins w:id="11317"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توان در تمامی چالش</w:t>
      </w:r>
      <w:del w:id="11318" w:author="Mehrnazi Boojari" w:date="2019-01-07T09:45:00Z">
        <w:r w:rsidRPr="00E91C41" w:rsidDel="006F7CCF">
          <w:rPr>
            <w:rFonts w:ascii="Calibri" w:eastAsia="Calibri" w:hAnsi="Calibri" w:cs="B Lotus" w:hint="cs"/>
            <w:sz w:val="24"/>
            <w:szCs w:val="24"/>
            <w:rtl/>
          </w:rPr>
          <w:delText xml:space="preserve"> ها </w:delText>
        </w:r>
      </w:del>
      <w:ins w:id="11319" w:author="Mehrnazi Boojari" w:date="2019-01-07T09:45:00Z">
        <w:r w:rsidR="006F7CCF">
          <w:rPr>
            <w:rFonts w:ascii="Calibri" w:eastAsia="Calibri" w:hAnsi="Calibri" w:cs="B Lotus" w:hint="cs"/>
            <w:sz w:val="24"/>
            <w:szCs w:val="24"/>
            <w:rtl/>
          </w:rPr>
          <w:t xml:space="preserve">‌ها </w:t>
        </w:r>
      </w:ins>
      <w:r w:rsidRPr="00E91C41">
        <w:rPr>
          <w:rFonts w:ascii="Calibri" w:eastAsia="Calibri" w:hAnsi="Calibri" w:cs="B Lotus" w:hint="cs"/>
          <w:sz w:val="24"/>
          <w:szCs w:val="24"/>
          <w:rtl/>
        </w:rPr>
        <w:t>ذکر کرد</w:t>
      </w:r>
      <w:del w:id="11320" w:author="Mehrnazi Boojari" w:date="2019-01-08T02:06:00Z">
        <w:r w:rsidRPr="00E91C41" w:rsidDel="00310BDA">
          <w:rPr>
            <w:rFonts w:ascii="Calibri" w:eastAsia="Calibri" w:hAnsi="Calibri" w:cs="B Lotus" w:hint="cs"/>
            <w:sz w:val="24"/>
            <w:szCs w:val="24"/>
            <w:rtl/>
          </w:rPr>
          <w:delText xml:space="preserve"> ولی </w:delText>
        </w:r>
      </w:del>
      <w:ins w:id="11321" w:author="Mehrnazi Boojari" w:date="2019-01-08T02:06:00Z">
        <w:r w:rsidR="00310BDA">
          <w:rPr>
            <w:rFonts w:ascii="Calibri" w:eastAsia="Calibri" w:hAnsi="Calibri" w:cs="B Lotus" w:hint="cs"/>
            <w:sz w:val="24"/>
            <w:szCs w:val="24"/>
            <w:rtl/>
          </w:rPr>
          <w:t xml:space="preserve">، ولی </w:t>
        </w:r>
      </w:ins>
      <w:r w:rsidRPr="00E91C41">
        <w:rPr>
          <w:rFonts w:ascii="Calibri" w:eastAsia="Calibri" w:hAnsi="Calibri" w:cs="B Lotus" w:hint="cs"/>
          <w:sz w:val="24"/>
          <w:szCs w:val="24"/>
          <w:rtl/>
        </w:rPr>
        <w:t xml:space="preserve">چون حجم ساخت مسکن </w:t>
      </w:r>
      <w:del w:id="11322" w:author="Mehrnazi Boojari" w:date="2019-01-10T01:06:00Z">
        <w:r w:rsidRPr="00E91C41" w:rsidDel="00647583">
          <w:rPr>
            <w:rFonts w:ascii="Calibri" w:eastAsia="Calibri" w:hAnsi="Calibri" w:cs="B Lotus" w:hint="cs"/>
            <w:sz w:val="24"/>
            <w:szCs w:val="24"/>
            <w:rtl/>
          </w:rPr>
          <w:delText>مبتنی بر</w:delText>
        </w:r>
      </w:del>
      <w:ins w:id="11323" w:author="Mehrnazi Boojari" w:date="2019-01-10T01:06:00Z">
        <w:r w:rsidR="00647583">
          <w:rPr>
            <w:rFonts w:ascii="Calibri" w:eastAsia="Calibri" w:hAnsi="Calibri" w:cs="B Lotus" w:hint="cs"/>
            <w:sz w:val="24"/>
            <w:szCs w:val="24"/>
            <w:rtl/>
          </w:rPr>
          <w:t>مبتنی</w:t>
        </w:r>
        <w:r w:rsidR="00647583">
          <w:rPr>
            <w:rFonts w:ascii="Times New Roman" w:eastAsia="Calibri" w:hAnsi="Times New Roman" w:cs="Times New Roman" w:hint="cs"/>
            <w:sz w:val="24"/>
            <w:szCs w:val="24"/>
            <w:rtl/>
          </w:rPr>
          <w:t> </w:t>
        </w:r>
        <w:r w:rsidR="00647583">
          <w:rPr>
            <w:rFonts w:ascii="Calibri" w:eastAsia="Calibri" w:hAnsi="Calibri" w:cs="B Lotus" w:hint="cs"/>
            <w:sz w:val="24"/>
            <w:szCs w:val="24"/>
            <w:rtl/>
          </w:rPr>
          <w:t>بر</w:t>
        </w:r>
      </w:ins>
      <w:r w:rsidRPr="00E91C41">
        <w:rPr>
          <w:rFonts w:ascii="Calibri" w:eastAsia="Calibri" w:hAnsi="Calibri" w:cs="B Lotus" w:hint="cs"/>
          <w:sz w:val="24"/>
          <w:szCs w:val="24"/>
          <w:rtl/>
        </w:rPr>
        <w:t xml:space="preserve"> طرح ویژه بهسازی و نوسازی در قیاس یا سایر مسائل بیشتر است در این حوزه بررسی</w:t>
      </w:r>
      <w:del w:id="11324" w:author="Mehrnazi Boojari" w:date="2019-01-07T09:49:00Z">
        <w:r w:rsidRPr="00E91C41" w:rsidDel="006F7CCF">
          <w:rPr>
            <w:rFonts w:ascii="Calibri" w:eastAsia="Calibri" w:hAnsi="Calibri" w:cs="B Lotus" w:hint="cs"/>
            <w:sz w:val="24"/>
            <w:szCs w:val="24"/>
            <w:rtl/>
          </w:rPr>
          <w:delText xml:space="preserve"> می </w:delText>
        </w:r>
      </w:del>
      <w:ins w:id="11325"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شود</w:t>
      </w:r>
      <w:del w:id="11326" w:author="Mehrnazi Boojari" w:date="2019-01-07T09:53:00Z">
        <w:r w:rsidRPr="00E91C41" w:rsidDel="006F7CCF">
          <w:rPr>
            <w:rFonts w:ascii="Calibri" w:eastAsia="Calibri" w:hAnsi="Calibri" w:cs="B Lotus" w:hint="cs"/>
            <w:sz w:val="24"/>
            <w:szCs w:val="24"/>
            <w:rtl/>
          </w:rPr>
          <w:delText xml:space="preserve"> . </w:delText>
        </w:r>
      </w:del>
      <w:ins w:id="11327" w:author="Mehrnazi Boojari" w:date="2019-01-07T09:53:00Z">
        <w:r w:rsidR="006F7CCF">
          <w:rPr>
            <w:rFonts w:ascii="Calibri" w:eastAsia="Calibri" w:hAnsi="Calibri" w:cs="B Lotus" w:hint="cs"/>
            <w:sz w:val="24"/>
            <w:szCs w:val="24"/>
            <w:rtl/>
          </w:rPr>
          <w:t xml:space="preserve">. </w:t>
        </w:r>
      </w:ins>
      <w:r w:rsidRPr="00E91C41">
        <w:rPr>
          <w:rFonts w:ascii="Calibri" w:eastAsia="Calibri" w:hAnsi="Calibri" w:cs="B Lotus" w:hint="cs"/>
          <w:sz w:val="24"/>
          <w:szCs w:val="24"/>
          <w:rtl/>
        </w:rPr>
        <w:t>با یک نگاه تقنینی به این موضوع و تعریف دوباره قانونی در حدود و اختیارات دستگاه</w:t>
      </w:r>
      <w:del w:id="11328" w:author="Mehrnazi Boojari" w:date="2019-01-07T09:45:00Z">
        <w:r w:rsidRPr="00E91C41" w:rsidDel="006F7CCF">
          <w:rPr>
            <w:rFonts w:ascii="Calibri" w:eastAsia="Calibri" w:hAnsi="Calibri" w:cs="B Lotus" w:hint="cs"/>
            <w:sz w:val="24"/>
            <w:szCs w:val="24"/>
            <w:rtl/>
          </w:rPr>
          <w:delText xml:space="preserve"> ها </w:delText>
        </w:r>
      </w:del>
      <w:ins w:id="11329" w:author="Mehrnazi Boojari" w:date="2019-01-07T09:45:00Z">
        <w:r w:rsidR="006F7CCF">
          <w:rPr>
            <w:rFonts w:ascii="Calibri" w:eastAsia="Calibri" w:hAnsi="Calibri" w:cs="B Lotus" w:hint="cs"/>
            <w:sz w:val="24"/>
            <w:szCs w:val="24"/>
            <w:rtl/>
          </w:rPr>
          <w:t>‌ها</w:t>
        </w:r>
      </w:ins>
      <w:del w:id="11330" w:author="Mehrnazi Boojari" w:date="2019-01-07T09:49:00Z">
        <w:r w:rsidRPr="00E91C41" w:rsidDel="006F7CCF">
          <w:rPr>
            <w:rFonts w:ascii="Calibri" w:eastAsia="Calibri" w:hAnsi="Calibri" w:cs="B Lotus" w:hint="cs"/>
            <w:sz w:val="24"/>
            <w:szCs w:val="24"/>
            <w:rtl/>
          </w:rPr>
          <w:delText xml:space="preserve">می </w:delText>
        </w:r>
      </w:del>
      <w:ins w:id="11331"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 xml:space="preserve">توان به این موضوع پرداخت </w:t>
      </w:r>
      <w:r w:rsidRPr="00E91C41">
        <w:rPr>
          <w:rFonts w:ascii="Calibri" w:eastAsia="Calibri" w:hAnsi="Calibri" w:cs="B Lotus" w:hint="cs"/>
          <w:sz w:val="24"/>
          <w:szCs w:val="24"/>
          <w:rtl/>
        </w:rPr>
        <w:lastRenderedPageBreak/>
        <w:t xml:space="preserve">و </w:t>
      </w:r>
      <w:del w:id="11332" w:author="Mehrnazi Boojari" w:date="2019-01-08T23:50:00Z">
        <w:r w:rsidRPr="00E91C41" w:rsidDel="00EE38C5">
          <w:rPr>
            <w:rFonts w:ascii="Calibri" w:eastAsia="Calibri" w:hAnsi="Calibri" w:cs="B Lotus" w:hint="cs"/>
            <w:sz w:val="24"/>
            <w:szCs w:val="24"/>
            <w:rtl/>
          </w:rPr>
          <w:delText>از سوی</w:delText>
        </w:r>
      </w:del>
      <w:ins w:id="11333" w:author="Mehrnazi Boojari" w:date="2019-01-08T23:50:00Z">
        <w:r w:rsidR="00EE38C5">
          <w:rPr>
            <w:rFonts w:ascii="Calibri" w:eastAsia="Calibri" w:hAnsi="Calibri" w:cs="B Lotus" w:hint="cs"/>
            <w:sz w:val="24"/>
            <w:szCs w:val="24"/>
            <w:rtl/>
          </w:rPr>
          <w:t>از</w:t>
        </w:r>
        <w:r w:rsidR="00EE38C5">
          <w:rPr>
            <w:rFonts w:ascii="Times New Roman" w:eastAsia="Calibri" w:hAnsi="Times New Roman" w:cs="Times New Roman" w:hint="cs"/>
            <w:sz w:val="24"/>
            <w:szCs w:val="24"/>
            <w:rtl/>
          </w:rPr>
          <w:t> </w:t>
        </w:r>
        <w:r w:rsidR="00EE38C5">
          <w:rPr>
            <w:rFonts w:ascii="Calibri" w:eastAsia="Calibri" w:hAnsi="Calibri" w:cs="B Lotus" w:hint="cs"/>
            <w:sz w:val="24"/>
            <w:szCs w:val="24"/>
            <w:rtl/>
          </w:rPr>
          <w:t>سوی</w:t>
        </w:r>
      </w:ins>
      <w:del w:id="11334" w:author="Mehrnazi Boojari" w:date="2019-01-13T04:02:00Z">
        <w:r w:rsidRPr="00E91C41" w:rsidDel="008F621C">
          <w:rPr>
            <w:rFonts w:ascii="Calibri" w:eastAsia="Calibri" w:hAnsi="Calibri" w:cs="B Lotus" w:hint="cs"/>
            <w:sz w:val="24"/>
            <w:szCs w:val="24"/>
            <w:rtl/>
          </w:rPr>
          <w:delText xml:space="preserve">ی </w:delText>
        </w:r>
      </w:del>
      <w:ins w:id="11335" w:author="Mehrnazi Boojari" w:date="2019-01-13T04:02:00Z">
        <w:r w:rsidR="008F621C">
          <w:rPr>
            <w:rFonts w:ascii="Calibri" w:eastAsia="Calibri" w:hAnsi="Calibri" w:cs="Times New Roman" w:hint="eastAsia"/>
            <w:sz w:val="24"/>
            <w:szCs w:val="24"/>
            <w:rtl/>
          </w:rPr>
          <w:t> </w:t>
        </w:r>
      </w:ins>
      <w:r w:rsidRPr="00E91C41">
        <w:rPr>
          <w:rFonts w:ascii="Calibri" w:eastAsia="Calibri" w:hAnsi="Calibri" w:cs="B Lotus" w:hint="cs"/>
          <w:sz w:val="24"/>
          <w:szCs w:val="24"/>
          <w:rtl/>
        </w:rPr>
        <w:t>دیگر با تدوین دستورالعمل</w:t>
      </w:r>
      <w:del w:id="11336" w:author="Mehrnazi Boojari" w:date="2019-01-07T09:45:00Z">
        <w:r w:rsidRPr="00E91C41" w:rsidDel="006F7CCF">
          <w:rPr>
            <w:rFonts w:ascii="Calibri" w:eastAsia="Calibri" w:hAnsi="Calibri" w:cs="B Lotus" w:hint="cs"/>
            <w:sz w:val="24"/>
            <w:szCs w:val="24"/>
            <w:rtl/>
          </w:rPr>
          <w:delText xml:space="preserve"> ها </w:delText>
        </w:r>
      </w:del>
      <w:ins w:id="11337" w:author="Mehrnazi Boojari" w:date="2019-01-07T09:45:00Z">
        <w:r w:rsidR="006F7CCF">
          <w:rPr>
            <w:rFonts w:ascii="Calibri" w:eastAsia="Calibri" w:hAnsi="Calibri" w:cs="B Lotus" w:hint="cs"/>
            <w:sz w:val="24"/>
            <w:szCs w:val="24"/>
            <w:rtl/>
          </w:rPr>
          <w:t xml:space="preserve">‌ها </w:t>
        </w:r>
      </w:ins>
      <w:r w:rsidRPr="00E91C41">
        <w:rPr>
          <w:rFonts w:ascii="Calibri" w:eastAsia="Calibri" w:hAnsi="Calibri" w:cs="B Lotus" w:hint="cs"/>
          <w:sz w:val="24"/>
          <w:szCs w:val="24"/>
          <w:rtl/>
        </w:rPr>
        <w:t>و تفاهم</w:t>
      </w:r>
      <w:ins w:id="11338" w:author="Mehrnazi Boojari" w:date="2019-01-08T23:57:00Z">
        <w:r w:rsidR="00756134">
          <w:rPr>
            <w:rFonts w:ascii="Calibri" w:eastAsia="Calibri" w:hAnsi="Calibri" w:cs="B Nazanin" w:hint="cs"/>
            <w:sz w:val="24"/>
            <w:szCs w:val="24"/>
            <w:rtl/>
          </w:rPr>
          <w:t>‌</w:t>
        </w:r>
      </w:ins>
      <w:del w:id="11339" w:author="Mehrnazi Boojari" w:date="2019-01-08T23:57:00Z">
        <w:r w:rsidRPr="00E91C41" w:rsidDel="00756134">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نامه</w:t>
      </w:r>
      <w:del w:id="11340" w:author="Mehrnazi Boojari" w:date="2019-01-07T09:45:00Z">
        <w:r w:rsidRPr="00E91C41" w:rsidDel="006F7CCF">
          <w:rPr>
            <w:rFonts w:ascii="Calibri" w:eastAsia="Calibri" w:hAnsi="Calibri" w:cs="B Lotus" w:hint="cs"/>
            <w:sz w:val="24"/>
            <w:szCs w:val="24"/>
            <w:rtl/>
          </w:rPr>
          <w:delText xml:space="preserve"> ها </w:delText>
        </w:r>
      </w:del>
      <w:ins w:id="11341" w:author="Mehrnazi Boojari" w:date="2019-01-07T09:45:00Z">
        <w:r w:rsidR="006F7CCF">
          <w:rPr>
            <w:rFonts w:ascii="Calibri" w:eastAsia="Calibri" w:hAnsi="Calibri" w:cs="B Lotus" w:hint="cs"/>
            <w:sz w:val="24"/>
            <w:szCs w:val="24"/>
            <w:rtl/>
          </w:rPr>
          <w:t xml:space="preserve">‌ها </w:t>
        </w:r>
      </w:ins>
      <w:r w:rsidRPr="00E91C41">
        <w:rPr>
          <w:rFonts w:ascii="Calibri" w:eastAsia="Calibri" w:hAnsi="Calibri" w:cs="B Lotus" w:hint="cs"/>
          <w:sz w:val="24"/>
          <w:szCs w:val="24"/>
          <w:rtl/>
        </w:rPr>
        <w:t>بین دستگاه</w:t>
      </w:r>
      <w:del w:id="11342" w:author="Mehrnazi Boojari" w:date="2019-01-07T09:46:00Z">
        <w:r w:rsidRPr="00E91C41" w:rsidDel="006F7CCF">
          <w:rPr>
            <w:rFonts w:ascii="Calibri" w:eastAsia="Calibri" w:hAnsi="Calibri" w:cs="B Lotus" w:hint="cs"/>
            <w:sz w:val="24"/>
            <w:szCs w:val="24"/>
            <w:rtl/>
          </w:rPr>
          <w:delText xml:space="preserve"> های </w:delText>
        </w:r>
      </w:del>
      <w:ins w:id="11343"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مختلف همچون نهادهای متولی اشتغال مانند جهاد</w:t>
      </w:r>
      <w:ins w:id="11344" w:author="Mehrnazi Boojari" w:date="2019-01-13T04:02:00Z">
        <w:r w:rsidR="008F621C">
          <w:rPr>
            <w:rFonts w:ascii="Calibri" w:eastAsia="Calibri" w:hAnsi="Calibri" w:cs="B Lotus" w:hint="cs"/>
            <w:sz w:val="24"/>
            <w:szCs w:val="24"/>
            <w:rtl/>
          </w:rPr>
          <w:t xml:space="preserve"> </w:t>
        </w:r>
      </w:ins>
      <w:r w:rsidRPr="00E91C41">
        <w:rPr>
          <w:rFonts w:ascii="Calibri" w:eastAsia="Calibri" w:hAnsi="Calibri" w:cs="B Lotus" w:hint="cs"/>
          <w:sz w:val="24"/>
          <w:szCs w:val="24"/>
          <w:rtl/>
        </w:rPr>
        <w:t>کشاورزی و بنیاد مسکن</w:t>
      </w:r>
      <w:del w:id="11345" w:author="Mehrnazi Boojari" w:date="2019-01-07T09:49:00Z">
        <w:r w:rsidRPr="00E91C41" w:rsidDel="006F7CCF">
          <w:rPr>
            <w:rFonts w:ascii="Calibri" w:eastAsia="Calibri" w:hAnsi="Calibri" w:cs="B Lotus" w:hint="cs"/>
            <w:sz w:val="24"/>
            <w:szCs w:val="24"/>
            <w:rtl/>
          </w:rPr>
          <w:delText xml:space="preserve"> می </w:delText>
        </w:r>
      </w:del>
      <w:ins w:id="11346"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توان از شدت این عامل کاست</w:t>
      </w:r>
      <w:del w:id="11347" w:author="Mehrnazi Boojari" w:date="2019-01-07T09:53:00Z">
        <w:r w:rsidRPr="00E91C41" w:rsidDel="006F7CCF">
          <w:rPr>
            <w:rFonts w:ascii="Calibri" w:eastAsia="Calibri" w:hAnsi="Calibri" w:cs="B Lotus" w:hint="cs"/>
            <w:sz w:val="24"/>
            <w:szCs w:val="24"/>
            <w:rtl/>
          </w:rPr>
          <w:delText xml:space="preserve"> . </w:delText>
        </w:r>
      </w:del>
      <w:ins w:id="11348" w:author="Mehrnazi Boojari" w:date="2019-01-07T09:53:00Z">
        <w:r w:rsidR="006F7CCF">
          <w:rPr>
            <w:rFonts w:ascii="Calibri" w:eastAsia="Calibri" w:hAnsi="Calibri" w:cs="B Lotus" w:hint="cs"/>
            <w:sz w:val="24"/>
            <w:szCs w:val="24"/>
            <w:rtl/>
          </w:rPr>
          <w:t xml:space="preserve">. </w:t>
        </w:r>
      </w:ins>
    </w:p>
    <w:p w14:paraId="2BE2E3C9" w14:textId="77777777" w:rsidR="00E91C41" w:rsidRPr="00E91C41" w:rsidRDefault="00E91C41" w:rsidP="008F621C">
      <w:pPr>
        <w:pStyle w:val="Heading5"/>
        <w:rPr>
          <w:lang w:bidi="fa-IR"/>
        </w:rPr>
      </w:pPr>
      <w:bookmarkStart w:id="11349" w:name="_Toc529234250"/>
      <w:bookmarkStart w:id="11350" w:name="_Toc529234686"/>
      <w:bookmarkStart w:id="11351" w:name="_Toc530239316"/>
      <w:bookmarkStart w:id="11352" w:name="_Toc533781252"/>
      <w:bookmarkStart w:id="11353" w:name="_Toc533782208"/>
      <w:r w:rsidRPr="00E91C41">
        <w:rPr>
          <w:rFonts w:hint="eastAsia"/>
          <w:rtl/>
          <w:lang w:bidi="fa-IR"/>
        </w:rPr>
        <w:t>ب</w:t>
      </w:r>
      <w:r w:rsidRPr="00E91C41">
        <w:rPr>
          <w:rFonts w:hint="cs"/>
          <w:rtl/>
          <w:lang w:bidi="fa-IR"/>
        </w:rPr>
        <w:t>ی</w:t>
      </w:r>
      <w:ins w:id="11354" w:author="Mehrnazi Boojari" w:date="2019-01-13T04:02:00Z">
        <w:r w:rsidR="008F621C">
          <w:rPr>
            <w:rFonts w:hint="cs"/>
            <w:rtl/>
            <w:lang w:bidi="fa-IR"/>
          </w:rPr>
          <w:t>‌</w:t>
        </w:r>
      </w:ins>
      <w:del w:id="11355" w:author="Mehrnazi Boojari" w:date="2019-01-13T04:02:00Z">
        <w:r w:rsidRPr="00E91C41" w:rsidDel="008F621C">
          <w:rPr>
            <w:rtl/>
            <w:lang w:bidi="fa-IR"/>
          </w:rPr>
          <w:delText xml:space="preserve"> </w:delText>
        </w:r>
      </w:del>
      <w:r w:rsidRPr="00E91C41">
        <w:rPr>
          <w:rtl/>
          <w:lang w:bidi="fa-IR"/>
        </w:rPr>
        <w:t>اهم</w:t>
      </w:r>
      <w:r w:rsidRPr="00E91C41">
        <w:rPr>
          <w:rFonts w:hint="cs"/>
          <w:rtl/>
          <w:lang w:bidi="fa-IR"/>
        </w:rPr>
        <w:t>ی</w:t>
      </w:r>
      <w:r w:rsidRPr="00E91C41">
        <w:rPr>
          <w:rFonts w:hint="eastAsia"/>
          <w:rtl/>
          <w:lang w:bidi="fa-IR"/>
        </w:rPr>
        <w:t>ت</w:t>
      </w:r>
      <w:ins w:id="11356" w:author="Mehrnazi Boojari" w:date="2019-01-13T04:02:00Z">
        <w:r w:rsidR="008F621C">
          <w:rPr>
            <w:rFonts w:hint="cs"/>
            <w:rtl/>
            <w:lang w:bidi="fa-IR"/>
          </w:rPr>
          <w:t>‌</w:t>
        </w:r>
      </w:ins>
      <w:del w:id="11357" w:author="Mehrnazi Boojari" w:date="2019-01-07T10:45:00Z">
        <w:r w:rsidRPr="00E91C41" w:rsidDel="006A1F1D">
          <w:rPr>
            <w:rtl/>
            <w:lang w:bidi="fa-IR"/>
          </w:rPr>
          <w:delText xml:space="preserve"> بودن </w:delText>
        </w:r>
      </w:del>
      <w:ins w:id="11358" w:author="Mehrnazi Boojari" w:date="2019-01-07T10:45:00Z">
        <w:r w:rsidR="006A1F1D">
          <w:rPr>
            <w:rFonts w:hint="cs"/>
            <w:rtl/>
            <w:lang w:bidi="fa-IR"/>
          </w:rPr>
          <w:t>‌</w:t>
        </w:r>
        <w:r w:rsidR="006A1F1D">
          <w:rPr>
            <w:rtl/>
            <w:lang w:bidi="fa-IR"/>
          </w:rPr>
          <w:t xml:space="preserve">بودن </w:t>
        </w:r>
      </w:ins>
      <w:r w:rsidRPr="00E91C41">
        <w:rPr>
          <w:rtl/>
          <w:lang w:bidi="fa-IR"/>
        </w:rPr>
        <w:t>مقاوم</w:t>
      </w:r>
      <w:del w:id="11359" w:author="Mehrnazi Boojari" w:date="2019-01-07T09:51:00Z">
        <w:r w:rsidRPr="00E91C41" w:rsidDel="006F7CCF">
          <w:rPr>
            <w:rtl/>
            <w:lang w:bidi="fa-IR"/>
          </w:rPr>
          <w:delText xml:space="preserve"> ساز</w:delText>
        </w:r>
        <w:r w:rsidRPr="00E91C41" w:rsidDel="006F7CCF">
          <w:rPr>
            <w:rFonts w:hint="cs"/>
            <w:rtl/>
            <w:lang w:bidi="fa-IR"/>
          </w:rPr>
          <w:delText>ی</w:delText>
        </w:r>
        <w:r w:rsidRPr="00E91C41" w:rsidDel="006F7CCF">
          <w:rPr>
            <w:rtl/>
            <w:lang w:bidi="fa-IR"/>
          </w:rPr>
          <w:delText xml:space="preserve"> </w:delText>
        </w:r>
      </w:del>
      <w:ins w:id="11360" w:author="Mehrnazi Boojari" w:date="2019-01-07T09:51:00Z">
        <w:r w:rsidR="006F7CCF">
          <w:rPr>
            <w:rFonts w:hint="cs"/>
            <w:rtl/>
            <w:lang w:bidi="fa-IR"/>
          </w:rPr>
          <w:t>‌</w:t>
        </w:r>
        <w:r w:rsidR="006F7CCF">
          <w:rPr>
            <w:rtl/>
            <w:lang w:bidi="fa-IR"/>
          </w:rPr>
          <w:t xml:space="preserve">سازی </w:t>
        </w:r>
      </w:ins>
      <w:r w:rsidRPr="00E91C41">
        <w:rPr>
          <w:rtl/>
          <w:lang w:bidi="fa-IR"/>
        </w:rPr>
        <w:t xml:space="preserve">در نگاه </w:t>
      </w:r>
      <w:del w:id="11361" w:author="Mehrnazi Boojari" w:date="2019-01-07T10:03:00Z">
        <w:r w:rsidRPr="00E91C41" w:rsidDel="00A31D6F">
          <w:rPr>
            <w:rtl/>
            <w:lang w:bidi="fa-IR"/>
          </w:rPr>
          <w:delText>روستائ</w:delText>
        </w:r>
        <w:r w:rsidRPr="00E91C41" w:rsidDel="00A31D6F">
          <w:rPr>
            <w:rFonts w:hint="cs"/>
            <w:rtl/>
            <w:lang w:bidi="fa-IR"/>
          </w:rPr>
          <w:delText>ی</w:delText>
        </w:r>
      </w:del>
      <w:ins w:id="11362" w:author="Mehrnazi Boojari" w:date="2019-01-07T10:03:00Z">
        <w:r w:rsidR="00A31D6F">
          <w:rPr>
            <w:rtl/>
            <w:lang w:bidi="fa-IR"/>
          </w:rPr>
          <w:t>روستایی</w:t>
        </w:r>
      </w:ins>
      <w:r w:rsidRPr="00E91C41">
        <w:rPr>
          <w:rFonts w:hint="eastAsia"/>
          <w:rtl/>
          <w:lang w:bidi="fa-IR"/>
        </w:rPr>
        <w:t>ان</w:t>
      </w:r>
      <w:bookmarkEnd w:id="11349"/>
      <w:bookmarkEnd w:id="11350"/>
      <w:bookmarkEnd w:id="11351"/>
      <w:bookmarkEnd w:id="11352"/>
      <w:bookmarkEnd w:id="11353"/>
    </w:p>
    <w:p w14:paraId="3A495602" w14:textId="77777777" w:rsidR="00E91C41" w:rsidRPr="00E91C41" w:rsidRDefault="00E91C41" w:rsidP="007A50D3">
      <w:pPr>
        <w:bidi/>
        <w:ind w:firstLine="288"/>
        <w:jc w:val="both"/>
        <w:rPr>
          <w:rFonts w:ascii="Calibri" w:eastAsia="Calibri" w:hAnsi="Calibri" w:cs="B Lotus"/>
          <w:sz w:val="24"/>
          <w:szCs w:val="24"/>
          <w:rtl/>
        </w:rPr>
      </w:pPr>
      <w:r w:rsidRPr="00E91C41">
        <w:rPr>
          <w:rFonts w:ascii="Calibri" w:eastAsia="Calibri" w:hAnsi="Calibri" w:cs="B Lotus" w:hint="cs"/>
          <w:sz w:val="24"/>
          <w:szCs w:val="24"/>
          <w:rtl/>
        </w:rPr>
        <w:t xml:space="preserve">عامل فوق با </w:t>
      </w:r>
      <w:del w:id="11363" w:author="Mehrnazi Boojari" w:date="2019-01-13T05:51:00Z">
        <w:r w:rsidRPr="00E91C41" w:rsidDel="007A50D3">
          <w:rPr>
            <w:rFonts w:ascii="Calibri" w:eastAsia="Calibri" w:hAnsi="Calibri" w:cs="B Lotus" w:hint="cs"/>
            <w:sz w:val="24"/>
            <w:szCs w:val="24"/>
            <w:rtl/>
          </w:rPr>
          <w:delText xml:space="preserve">وجود </w:delText>
        </w:r>
      </w:del>
      <w:r w:rsidRPr="00E91C41">
        <w:rPr>
          <w:rFonts w:ascii="Calibri" w:eastAsia="Calibri" w:hAnsi="Calibri" w:cs="B Lotus" w:hint="cs"/>
          <w:sz w:val="24"/>
          <w:szCs w:val="24"/>
          <w:rtl/>
        </w:rPr>
        <w:t>اینکه کمتر وجود دارد</w:t>
      </w:r>
      <w:del w:id="11364" w:author="Mehrnazi Boojari" w:date="2019-01-08T02:06:00Z">
        <w:r w:rsidRPr="00E91C41" w:rsidDel="00310BDA">
          <w:rPr>
            <w:rFonts w:ascii="Calibri" w:eastAsia="Calibri" w:hAnsi="Calibri" w:cs="B Lotus" w:hint="cs"/>
            <w:sz w:val="24"/>
            <w:szCs w:val="24"/>
            <w:rtl/>
          </w:rPr>
          <w:delText xml:space="preserve"> ولی </w:delText>
        </w:r>
      </w:del>
      <w:ins w:id="11365" w:author="Mehrnazi Boojari" w:date="2019-01-08T02:06:00Z">
        <w:r w:rsidR="00310BDA">
          <w:rPr>
            <w:rFonts w:ascii="Calibri" w:eastAsia="Calibri" w:hAnsi="Calibri" w:cs="B Lotus" w:hint="cs"/>
            <w:sz w:val="24"/>
            <w:szCs w:val="24"/>
            <w:rtl/>
          </w:rPr>
          <w:t xml:space="preserve">، ولی </w:t>
        </w:r>
      </w:ins>
      <w:r w:rsidRPr="00E91C41">
        <w:rPr>
          <w:rFonts w:ascii="Calibri" w:eastAsia="Calibri" w:hAnsi="Calibri" w:cs="B Lotus" w:hint="cs"/>
          <w:sz w:val="24"/>
          <w:szCs w:val="24"/>
          <w:rtl/>
        </w:rPr>
        <w:t>با توجه به مطالعات انجام</w:t>
      </w:r>
      <w:ins w:id="11366" w:author="Mehrnazi Boojari" w:date="2019-01-13T05:51:00Z">
        <w:r w:rsidR="007A50D3">
          <w:rPr>
            <w:rFonts w:ascii="Calibri" w:eastAsia="Calibri" w:hAnsi="Calibri" w:cs="B Nazanin" w:hint="cs"/>
            <w:sz w:val="24"/>
            <w:szCs w:val="24"/>
            <w:rtl/>
          </w:rPr>
          <w:t>‌</w:t>
        </w:r>
      </w:ins>
      <w:del w:id="11367" w:author="Mehrnazi Boojari" w:date="2019-01-13T05:51:00Z">
        <w:r w:rsidRPr="00E91C41" w:rsidDel="007A50D3">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شده در بحث مقاوم</w:t>
      </w:r>
      <w:del w:id="11368" w:author="Mehrnazi Boojari" w:date="2019-01-07T09:51:00Z">
        <w:r w:rsidRPr="00E91C41" w:rsidDel="006F7CCF">
          <w:rPr>
            <w:rFonts w:ascii="Calibri" w:eastAsia="Calibri" w:hAnsi="Calibri" w:cs="B Lotus" w:hint="cs"/>
            <w:sz w:val="24"/>
            <w:szCs w:val="24"/>
            <w:rtl/>
          </w:rPr>
          <w:delText xml:space="preserve"> سازی </w:delText>
        </w:r>
      </w:del>
      <w:ins w:id="11369" w:author="Mehrnazi Boojari" w:date="2019-01-07T09:51:00Z">
        <w:r w:rsidR="006F7CCF">
          <w:rPr>
            <w:rFonts w:ascii="Calibri" w:eastAsia="Calibri" w:hAnsi="Calibri" w:cs="B Lotus" w:hint="cs"/>
            <w:sz w:val="24"/>
            <w:szCs w:val="24"/>
            <w:rtl/>
          </w:rPr>
          <w:t xml:space="preserve">‌سازی </w:t>
        </w:r>
      </w:ins>
      <w:r w:rsidRPr="00E91C41">
        <w:rPr>
          <w:rFonts w:ascii="Calibri" w:eastAsia="Calibri" w:hAnsi="Calibri" w:cs="B Lotus" w:hint="cs"/>
          <w:sz w:val="24"/>
          <w:szCs w:val="24"/>
          <w:rtl/>
        </w:rPr>
        <w:t>تا حدودی خود را نشان</w:t>
      </w:r>
      <w:del w:id="11370" w:author="Mehrnazi Boojari" w:date="2019-01-07T09:49:00Z">
        <w:r w:rsidRPr="00E91C41" w:rsidDel="006F7CCF">
          <w:rPr>
            <w:rFonts w:ascii="Calibri" w:eastAsia="Calibri" w:hAnsi="Calibri" w:cs="B Lotus" w:hint="cs"/>
            <w:sz w:val="24"/>
            <w:szCs w:val="24"/>
            <w:rtl/>
          </w:rPr>
          <w:delText xml:space="preserve"> می </w:delText>
        </w:r>
      </w:del>
      <w:ins w:id="11371"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دهد</w:t>
      </w:r>
      <w:ins w:id="11372" w:author="Mehrnazi Boojari" w:date="2019-01-13T05:51:00Z">
        <w:r w:rsidR="007A50D3">
          <w:rPr>
            <w:rFonts w:ascii="Calibri" w:eastAsia="Calibri" w:hAnsi="Calibri" w:cs="B Lotus" w:hint="cs"/>
            <w:sz w:val="24"/>
            <w:szCs w:val="24"/>
            <w:rtl/>
          </w:rPr>
          <w:t>.</w:t>
        </w:r>
      </w:ins>
      <w:r w:rsidRPr="00E91C41">
        <w:rPr>
          <w:rFonts w:ascii="Calibri" w:eastAsia="Calibri" w:hAnsi="Calibri" w:cs="B Lotus" w:hint="cs"/>
          <w:sz w:val="24"/>
          <w:szCs w:val="24"/>
          <w:rtl/>
        </w:rPr>
        <w:t xml:space="preserve"> بدین معنا که افراد مقاوم</w:t>
      </w:r>
      <w:del w:id="11373" w:author="Mehrnazi Boojari" w:date="2019-01-07T09:51:00Z">
        <w:r w:rsidRPr="00E91C41" w:rsidDel="006F7CCF">
          <w:rPr>
            <w:rFonts w:ascii="Calibri" w:eastAsia="Calibri" w:hAnsi="Calibri" w:cs="B Lotus" w:hint="cs"/>
            <w:sz w:val="24"/>
            <w:szCs w:val="24"/>
            <w:rtl/>
          </w:rPr>
          <w:delText xml:space="preserve"> سازی </w:delText>
        </w:r>
      </w:del>
      <w:ins w:id="11374" w:author="Mehrnazi Boojari" w:date="2019-01-07T09:51:00Z">
        <w:r w:rsidR="006F7CCF">
          <w:rPr>
            <w:rFonts w:ascii="Calibri" w:eastAsia="Calibri" w:hAnsi="Calibri" w:cs="B Lotus" w:hint="cs"/>
            <w:sz w:val="24"/>
            <w:szCs w:val="24"/>
            <w:rtl/>
          </w:rPr>
          <w:t xml:space="preserve">‌سازی </w:t>
        </w:r>
      </w:ins>
      <w:r w:rsidRPr="00E91C41">
        <w:rPr>
          <w:rFonts w:ascii="Calibri" w:eastAsia="Calibri" w:hAnsi="Calibri" w:cs="B Lotus" w:hint="cs"/>
          <w:sz w:val="24"/>
          <w:szCs w:val="24"/>
          <w:rtl/>
        </w:rPr>
        <w:t>را زیاد در حوزه مسکن جدی نگرفته و چندان بدان اهمیت</w:t>
      </w:r>
      <w:del w:id="11375" w:author="Mehrnazi Boojari" w:date="2019-01-07T09:49:00Z">
        <w:r w:rsidRPr="00E91C41" w:rsidDel="006F7CCF">
          <w:rPr>
            <w:rFonts w:ascii="Calibri" w:eastAsia="Calibri" w:hAnsi="Calibri" w:cs="B Lotus" w:hint="cs"/>
            <w:sz w:val="24"/>
            <w:szCs w:val="24"/>
            <w:rtl/>
          </w:rPr>
          <w:delText xml:space="preserve"> نمی </w:delText>
        </w:r>
      </w:del>
      <w:ins w:id="11376" w:author="Mehrnazi Boojari" w:date="2019-01-07T09:49:00Z">
        <w:r w:rsidR="006F7CCF">
          <w:rPr>
            <w:rFonts w:ascii="Calibri" w:eastAsia="Calibri" w:hAnsi="Calibri" w:cs="B Lotus" w:hint="cs"/>
            <w:sz w:val="24"/>
            <w:szCs w:val="24"/>
            <w:rtl/>
          </w:rPr>
          <w:t xml:space="preserve"> نمی‌</w:t>
        </w:r>
      </w:ins>
      <w:r w:rsidRPr="00E91C41">
        <w:rPr>
          <w:rFonts w:ascii="Calibri" w:eastAsia="Calibri" w:hAnsi="Calibri" w:cs="B Lotus" w:hint="cs"/>
          <w:sz w:val="24"/>
          <w:szCs w:val="24"/>
          <w:rtl/>
        </w:rPr>
        <w:t xml:space="preserve">دهند که این بیشتر ضعف رسانه و آموزش را در این حوزه </w:t>
      </w:r>
      <w:del w:id="11377" w:author="Mehrnazi Boojari" w:date="2019-01-07T10:46:00Z">
        <w:r w:rsidRPr="00E91C41" w:rsidDel="006A1F1D">
          <w:rPr>
            <w:rFonts w:ascii="Calibri" w:eastAsia="Calibri" w:hAnsi="Calibri" w:cs="B Lotus" w:hint="cs"/>
            <w:sz w:val="24"/>
            <w:szCs w:val="24"/>
            <w:rtl/>
          </w:rPr>
          <w:delText>اجرائی</w:delText>
        </w:r>
      </w:del>
      <w:ins w:id="11378" w:author="Mehrnazi Boojari" w:date="2019-01-07T10:46:00Z">
        <w:r w:rsidR="006A1F1D">
          <w:rPr>
            <w:rFonts w:ascii="Calibri" w:eastAsia="Calibri" w:hAnsi="Calibri" w:cs="B Lotus" w:hint="cs"/>
            <w:sz w:val="24"/>
            <w:szCs w:val="24"/>
            <w:rtl/>
          </w:rPr>
          <w:t>اجرایی</w:t>
        </w:r>
      </w:ins>
      <w:r w:rsidRPr="00E91C41">
        <w:rPr>
          <w:rFonts w:ascii="Calibri" w:eastAsia="Calibri" w:hAnsi="Calibri" w:cs="B Lotus" w:hint="cs"/>
          <w:sz w:val="24"/>
          <w:szCs w:val="24"/>
          <w:rtl/>
        </w:rPr>
        <w:t xml:space="preserve"> شامل</w:t>
      </w:r>
      <w:del w:id="11379" w:author="Mehrnazi Boojari" w:date="2019-01-07T09:49:00Z">
        <w:r w:rsidRPr="00E91C41" w:rsidDel="006F7CCF">
          <w:rPr>
            <w:rFonts w:ascii="Calibri" w:eastAsia="Calibri" w:hAnsi="Calibri" w:cs="B Lotus" w:hint="cs"/>
            <w:sz w:val="24"/>
            <w:szCs w:val="24"/>
            <w:rtl/>
          </w:rPr>
          <w:delText xml:space="preserve"> می </w:delText>
        </w:r>
      </w:del>
      <w:ins w:id="11380" w:author="Mehrnazi Boojari" w:date="2019-01-07T09:49:00Z">
        <w:r w:rsidR="006F7CCF">
          <w:rPr>
            <w:rFonts w:ascii="Calibri" w:eastAsia="Calibri" w:hAnsi="Calibri" w:cs="B Lotus" w:hint="cs"/>
            <w:sz w:val="24"/>
            <w:szCs w:val="24"/>
            <w:rtl/>
          </w:rPr>
          <w:t xml:space="preserve"> </w:t>
        </w:r>
      </w:ins>
      <w:del w:id="11381" w:author="Mehrnazi Boojari" w:date="2019-01-08T23:57:00Z">
        <w:r w:rsidRPr="00E91C41" w:rsidDel="00756134">
          <w:rPr>
            <w:rFonts w:ascii="Calibri" w:eastAsia="Calibri" w:hAnsi="Calibri" w:cs="B Lotus" w:hint="cs"/>
            <w:sz w:val="24"/>
            <w:szCs w:val="24"/>
            <w:rtl/>
          </w:rPr>
          <w:delText xml:space="preserve">شود </w:delText>
        </w:r>
      </w:del>
      <w:ins w:id="11382" w:author="Mehrnazi Boojari" w:date="2019-01-08T23:57:00Z">
        <w:r w:rsidR="00756134">
          <w:rPr>
            <w:rFonts w:ascii="Calibri" w:eastAsia="Calibri" w:hAnsi="Calibri" w:cs="B Lotus" w:hint="cs"/>
            <w:sz w:val="24"/>
            <w:szCs w:val="24"/>
            <w:rtl/>
          </w:rPr>
          <w:t>می‌</w:t>
        </w:r>
        <w:r w:rsidR="00756134" w:rsidRPr="00E91C41">
          <w:rPr>
            <w:rFonts w:ascii="Calibri" w:eastAsia="Calibri" w:hAnsi="Calibri" w:cs="B Lotus" w:hint="cs"/>
            <w:sz w:val="24"/>
            <w:szCs w:val="24"/>
            <w:rtl/>
          </w:rPr>
          <w:t>شود</w:t>
        </w:r>
        <w:r w:rsidR="00756134">
          <w:rPr>
            <w:rFonts w:ascii="Calibri" w:eastAsia="Calibri" w:hAnsi="Calibri" w:cs="B Lotus" w:hint="cs"/>
            <w:sz w:val="24"/>
            <w:szCs w:val="24"/>
            <w:rtl/>
          </w:rPr>
          <w:t>.</w:t>
        </w:r>
      </w:ins>
    </w:p>
    <w:p w14:paraId="2A756936" w14:textId="77777777" w:rsidR="00E91C41" w:rsidRPr="00E91C41" w:rsidRDefault="007A50D3" w:rsidP="00BB7656">
      <w:pPr>
        <w:pStyle w:val="Heading4"/>
        <w:rPr>
          <w:rtl/>
          <w:lang w:bidi="fa-IR"/>
        </w:rPr>
      </w:pPr>
      <w:bookmarkStart w:id="11383" w:name="_Toc529234251"/>
      <w:bookmarkStart w:id="11384" w:name="_Toc529234687"/>
      <w:bookmarkStart w:id="11385" w:name="_Toc530238672"/>
      <w:bookmarkStart w:id="11386" w:name="_Toc530239317"/>
      <w:bookmarkStart w:id="11387" w:name="_Toc533781253"/>
      <w:bookmarkStart w:id="11388" w:name="_Toc533782209"/>
      <w:ins w:id="11389" w:author="Mehrnazi Boojari" w:date="2019-01-13T05:53:00Z">
        <w:r>
          <w:rPr>
            <w:rFonts w:hint="cs"/>
            <w:rtl/>
            <w:lang w:bidi="fa-IR"/>
          </w:rPr>
          <w:t xml:space="preserve">  </w:t>
        </w:r>
      </w:ins>
      <w:r w:rsidR="00E91C41" w:rsidRPr="00E91C41">
        <w:rPr>
          <w:rFonts w:hint="cs"/>
          <w:rtl/>
          <w:lang w:bidi="fa-IR"/>
        </w:rPr>
        <w:t xml:space="preserve">ساخت مسکن </w:t>
      </w:r>
      <w:del w:id="11390" w:author="Mehrnazi Boojari" w:date="2019-01-07T10:03:00Z">
        <w:r w:rsidR="00E91C41" w:rsidRPr="00E91C41" w:rsidDel="00A31D6F">
          <w:rPr>
            <w:rFonts w:hint="cs"/>
            <w:rtl/>
            <w:lang w:bidi="fa-IR"/>
          </w:rPr>
          <w:delText>روستائی</w:delText>
        </w:r>
      </w:del>
      <w:ins w:id="11391" w:author="Mehrnazi Boojari" w:date="2019-01-07T10:03:00Z">
        <w:r w:rsidR="00A31D6F">
          <w:rPr>
            <w:rFonts w:hint="cs"/>
            <w:rtl/>
            <w:lang w:bidi="fa-IR"/>
          </w:rPr>
          <w:t>روستایی</w:t>
        </w:r>
      </w:ins>
      <w:r w:rsidR="00E91C41" w:rsidRPr="00E91C41">
        <w:rPr>
          <w:rFonts w:hint="cs"/>
          <w:rtl/>
          <w:lang w:bidi="fa-IR"/>
        </w:rPr>
        <w:t xml:space="preserve"> </w:t>
      </w:r>
      <w:del w:id="11392" w:author="Mehrnazi Boojari" w:date="2019-01-10T01:06:00Z">
        <w:r w:rsidR="00E91C41" w:rsidRPr="00E91C41" w:rsidDel="00647583">
          <w:rPr>
            <w:rFonts w:hint="cs"/>
            <w:rtl/>
            <w:lang w:bidi="fa-IR"/>
          </w:rPr>
          <w:delText>مبتنی بر</w:delText>
        </w:r>
      </w:del>
      <w:ins w:id="11393" w:author="Mehrnazi Boojari" w:date="2019-01-10T01:06:00Z">
        <w:r w:rsidR="00647583">
          <w:rPr>
            <w:rFonts w:hint="cs"/>
            <w:rtl/>
            <w:lang w:bidi="fa-IR"/>
          </w:rPr>
          <w:t>مبتنی</w:t>
        </w:r>
        <w:r w:rsidR="00647583">
          <w:rPr>
            <w:rFonts w:ascii="Times New Roman" w:hAnsi="Times New Roman" w:cs="Times New Roman" w:hint="cs"/>
            <w:rtl/>
            <w:lang w:bidi="fa-IR"/>
          </w:rPr>
          <w:t> </w:t>
        </w:r>
        <w:r w:rsidR="00647583">
          <w:rPr>
            <w:rFonts w:hint="cs"/>
            <w:rtl/>
            <w:lang w:bidi="fa-IR"/>
          </w:rPr>
          <w:t>بر</w:t>
        </w:r>
      </w:ins>
      <w:r w:rsidR="00E91C41" w:rsidRPr="00E91C41">
        <w:rPr>
          <w:rFonts w:hint="cs"/>
          <w:rtl/>
          <w:lang w:bidi="fa-IR"/>
        </w:rPr>
        <w:t xml:space="preserve"> اقلیم و بوم منطقه</w:t>
      </w:r>
      <w:bookmarkEnd w:id="11383"/>
      <w:bookmarkEnd w:id="11384"/>
      <w:bookmarkEnd w:id="11385"/>
      <w:bookmarkEnd w:id="11386"/>
      <w:bookmarkEnd w:id="11387"/>
      <w:bookmarkEnd w:id="11388"/>
      <w:r w:rsidR="00E91C41" w:rsidRPr="00E91C41">
        <w:rPr>
          <w:rFonts w:hint="cs"/>
          <w:rtl/>
          <w:lang w:bidi="fa-IR"/>
        </w:rPr>
        <w:t xml:space="preserve"> </w:t>
      </w:r>
    </w:p>
    <w:p w14:paraId="75521854" w14:textId="77777777" w:rsidR="00E91C41" w:rsidRPr="00E91C41" w:rsidRDefault="00E91C41" w:rsidP="000C0B1B">
      <w:pPr>
        <w:bidi/>
        <w:ind w:firstLine="288"/>
        <w:jc w:val="both"/>
        <w:rPr>
          <w:rFonts w:ascii="Calibri" w:eastAsia="Calibri" w:hAnsi="Calibri" w:cs="B Lotus"/>
          <w:sz w:val="24"/>
          <w:szCs w:val="24"/>
          <w:rtl/>
          <w:lang w:bidi="fa-IR"/>
        </w:rPr>
      </w:pPr>
      <w:del w:id="11394" w:author="Mehrnazi Boojari" w:date="2019-01-08T03:28:00Z">
        <w:r w:rsidRPr="00E91C41" w:rsidDel="00666313">
          <w:rPr>
            <w:rFonts w:ascii="Calibri" w:eastAsia="Calibri" w:hAnsi="Calibri" w:cs="B Lotus" w:hint="cs"/>
            <w:sz w:val="24"/>
            <w:szCs w:val="24"/>
            <w:rtl/>
            <w:lang w:bidi="fa-IR"/>
          </w:rPr>
          <w:delText>همانطور</w:delText>
        </w:r>
      </w:del>
      <w:ins w:id="11395" w:author="Mehrnazi Boojari" w:date="2019-01-08T03:28:00Z">
        <w:r w:rsidR="00666313">
          <w:rPr>
            <w:rFonts w:ascii="Calibri" w:eastAsia="Calibri" w:hAnsi="Calibri" w:cs="B Lotus" w:hint="cs"/>
            <w:sz w:val="24"/>
            <w:szCs w:val="24"/>
            <w:rtl/>
            <w:lang w:bidi="fa-IR"/>
          </w:rPr>
          <w:t>همان‌طور</w:t>
        </w:r>
      </w:ins>
      <w:r w:rsidRPr="00E91C41">
        <w:rPr>
          <w:rFonts w:ascii="Calibri" w:eastAsia="Calibri" w:hAnsi="Calibri" w:cs="B Lotus" w:hint="cs"/>
          <w:sz w:val="24"/>
          <w:szCs w:val="24"/>
          <w:rtl/>
          <w:lang w:bidi="fa-IR"/>
        </w:rPr>
        <w:t xml:space="preserve"> که در فصل دوم در بخش وضعیت اقلیمی ایران و </w:t>
      </w:r>
      <w:del w:id="11396" w:author="Mehrnazi Boojari" w:date="2019-01-07T10:04:00Z">
        <w:r w:rsidRPr="00E91C41" w:rsidDel="00A31D6F">
          <w:rPr>
            <w:rFonts w:ascii="Calibri" w:eastAsia="Calibri" w:hAnsi="Calibri" w:cs="B Lotus" w:hint="cs"/>
            <w:sz w:val="24"/>
            <w:szCs w:val="24"/>
            <w:rtl/>
            <w:lang w:bidi="fa-IR"/>
          </w:rPr>
          <w:delText>تاثیر</w:delText>
        </w:r>
      </w:del>
      <w:ins w:id="11397" w:author="Mehrnazi Boojari" w:date="2019-01-07T10:04:00Z">
        <w:r w:rsidR="00A31D6F">
          <w:rPr>
            <w:rFonts w:ascii="Calibri" w:eastAsia="Calibri" w:hAnsi="Calibri" w:cs="B Lotus" w:hint="cs"/>
            <w:sz w:val="24"/>
            <w:szCs w:val="24"/>
            <w:rtl/>
            <w:lang w:bidi="fa-IR"/>
          </w:rPr>
          <w:t>تأثیر</w:t>
        </w:r>
      </w:ins>
      <w:r w:rsidRPr="00E91C41">
        <w:rPr>
          <w:rFonts w:ascii="Calibri" w:eastAsia="Calibri" w:hAnsi="Calibri" w:cs="B Lotus" w:hint="cs"/>
          <w:sz w:val="24"/>
          <w:szCs w:val="24"/>
          <w:rtl/>
          <w:lang w:bidi="fa-IR"/>
        </w:rPr>
        <w:t xml:space="preserve"> آن بر بافت و مسکن روستایی بحث شد</w:t>
      </w:r>
      <w:del w:id="11398" w:author="Mehrnazi Boojari" w:date="2019-01-13T05:54:00Z">
        <w:r w:rsidRPr="00E91C41" w:rsidDel="000C0B1B">
          <w:rPr>
            <w:rFonts w:ascii="Calibri" w:eastAsia="Calibri" w:hAnsi="Calibri" w:cs="B Lotus" w:hint="cs"/>
            <w:sz w:val="24"/>
            <w:szCs w:val="24"/>
            <w:rtl/>
            <w:lang w:bidi="fa-IR"/>
          </w:rPr>
          <w:delText xml:space="preserve">. </w:delText>
        </w:r>
      </w:del>
      <w:ins w:id="11399" w:author="Mehrnazi Boojari" w:date="2019-01-13T05:54:00Z">
        <w:r w:rsidR="000C0B1B">
          <w:rPr>
            <w:rFonts w:ascii="Calibri" w:eastAsia="Calibri" w:hAnsi="Calibri" w:cs="B Lotus" w:hint="cs"/>
            <w:sz w:val="24"/>
            <w:szCs w:val="24"/>
            <w:rtl/>
            <w:lang w:bidi="fa-IR"/>
          </w:rPr>
          <w:t>،</w:t>
        </w:r>
        <w:r w:rsidR="000C0B1B"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برای پایداری و همزیستی با محیط، ناگزیر باید در ساخت مسکن روستایی شرایط اقلیمی و مصالح بومی را در اولیت قرار داد</w:t>
      </w:r>
      <w:ins w:id="11400" w:author="Mehrnazi Boojari" w:date="2019-01-13T05:54:00Z">
        <w:r w:rsidR="000C0B1B">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این موضوع با توجه </w:t>
      </w:r>
      <w:r w:rsidRPr="00F22558">
        <w:rPr>
          <w:rFonts w:ascii="B Lotus" w:eastAsia="Calibri" w:hAnsi="B Lotus" w:cs="B Lotus" w:hint="cs"/>
          <w:sz w:val="24"/>
          <w:szCs w:val="24"/>
          <w:rtl/>
          <w:lang w:bidi="fa-IR"/>
        </w:rPr>
        <w:t>به جدول 2 در فصل سوم نیز به</w:t>
      </w:r>
      <w:ins w:id="11401" w:author="Mehrnazi Boojari" w:date="2019-01-13T05:55:00Z">
        <w:r w:rsidR="000C0B1B">
          <w:rPr>
            <w:rFonts w:ascii="B Lotus" w:eastAsia="Calibri" w:hAnsi="B Lotus" w:cs="B Nazanin" w:hint="cs"/>
            <w:sz w:val="24"/>
            <w:szCs w:val="24"/>
            <w:rtl/>
            <w:lang w:bidi="fa-IR"/>
          </w:rPr>
          <w:t>‌</w:t>
        </w:r>
      </w:ins>
      <w:del w:id="11402" w:author="Mehrnazi Boojari" w:date="2019-01-13T05:55:00Z">
        <w:r w:rsidRPr="00F22558" w:rsidDel="000C0B1B">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وضوح</w:t>
      </w:r>
      <w:r w:rsidRPr="00E91C41">
        <w:rPr>
          <w:rFonts w:ascii="Calibri" w:eastAsia="Calibri" w:hAnsi="Calibri" w:cs="B Lotus" w:hint="cs"/>
          <w:sz w:val="24"/>
          <w:szCs w:val="24"/>
          <w:rtl/>
          <w:lang w:bidi="fa-IR"/>
        </w:rPr>
        <w:t xml:space="preserve"> اهمیت خود را در اسناد نظری و بالادستی نشان</w:t>
      </w:r>
      <w:del w:id="11403" w:author="Mehrnazi Boojari" w:date="2019-01-07T09:49:00Z">
        <w:r w:rsidRPr="00E91C41" w:rsidDel="006F7CCF">
          <w:rPr>
            <w:rFonts w:ascii="Calibri" w:eastAsia="Calibri" w:hAnsi="Calibri" w:cs="B Lotus" w:hint="cs"/>
            <w:sz w:val="24"/>
            <w:szCs w:val="24"/>
            <w:rtl/>
            <w:lang w:bidi="fa-IR"/>
          </w:rPr>
          <w:delText xml:space="preserve"> می </w:delText>
        </w:r>
      </w:del>
      <w:ins w:id="11404"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دهد</w:t>
      </w:r>
      <w:del w:id="11405" w:author="Mehrnazi Boojari" w:date="2019-01-07T09:53:00Z">
        <w:r w:rsidRPr="00E91C41" w:rsidDel="006F7CCF">
          <w:rPr>
            <w:rFonts w:ascii="Calibri" w:eastAsia="Calibri" w:hAnsi="Calibri" w:cs="B Lotus" w:hint="cs"/>
            <w:sz w:val="24"/>
            <w:szCs w:val="24"/>
            <w:rtl/>
            <w:lang w:bidi="fa-IR"/>
          </w:rPr>
          <w:delText xml:space="preserve"> . </w:delText>
        </w:r>
      </w:del>
      <w:ins w:id="11406"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اما گزارشات و مطالعات </w:t>
      </w:r>
      <w:del w:id="11407" w:author="Mehrnazi Boojari" w:date="2019-01-07T10:27:00Z">
        <w:r w:rsidRPr="00E91C41" w:rsidDel="006C73A5">
          <w:rPr>
            <w:rFonts w:ascii="Calibri" w:eastAsia="Calibri" w:hAnsi="Calibri" w:cs="B Lotus" w:hint="cs"/>
            <w:sz w:val="24"/>
            <w:szCs w:val="24"/>
            <w:rtl/>
            <w:lang w:bidi="fa-IR"/>
          </w:rPr>
          <w:delText>بدست آ</w:delText>
        </w:r>
      </w:del>
      <w:ins w:id="11408" w:author="Mehrnazi Boojari" w:date="2019-01-07T10:27:00Z">
        <w:r w:rsidR="006C73A5">
          <w:rPr>
            <w:rFonts w:ascii="Calibri" w:eastAsia="Calibri" w:hAnsi="Calibri" w:cs="B Lotus" w:hint="cs"/>
            <w:sz w:val="24"/>
            <w:szCs w:val="24"/>
            <w:rtl/>
            <w:lang w:bidi="fa-IR"/>
          </w:rPr>
          <w:t>به‌دست</w:t>
        </w:r>
      </w:ins>
      <w:ins w:id="11409" w:author="Mehrnazi Boojari" w:date="2019-01-13T05:55:00Z">
        <w:r w:rsidR="000C0B1B">
          <w:rPr>
            <w:rFonts w:ascii="Calibri" w:eastAsia="Calibri" w:hAnsi="Calibri" w:cs="B Nazanin" w:hint="cs"/>
            <w:sz w:val="24"/>
            <w:szCs w:val="24"/>
            <w:rtl/>
            <w:lang w:bidi="fa-IR"/>
          </w:rPr>
          <w:t>‌</w:t>
        </w:r>
      </w:ins>
      <w:ins w:id="11410" w:author="Mehrnazi Boojari" w:date="2019-01-07T10:27:00Z">
        <w:r w:rsidR="006C73A5">
          <w:rPr>
            <w:rFonts w:ascii="Calibri" w:eastAsia="Calibri" w:hAnsi="Calibri" w:cs="B Lotus" w:hint="cs"/>
            <w:sz w:val="24"/>
            <w:szCs w:val="24"/>
            <w:rtl/>
            <w:lang w:bidi="fa-IR"/>
          </w:rPr>
          <w:t>آ</w:t>
        </w:r>
      </w:ins>
      <w:r w:rsidRPr="00E91C41">
        <w:rPr>
          <w:rFonts w:ascii="Calibri" w:eastAsia="Calibri" w:hAnsi="Calibri" w:cs="B Lotus" w:hint="cs"/>
          <w:sz w:val="24"/>
          <w:szCs w:val="24"/>
          <w:rtl/>
          <w:lang w:bidi="fa-IR"/>
        </w:rPr>
        <w:t>مده نشان</w:t>
      </w:r>
      <w:del w:id="11411" w:author="Mehrnazi Boojari" w:date="2019-01-07T09:49:00Z">
        <w:r w:rsidRPr="00E91C41" w:rsidDel="006F7CCF">
          <w:rPr>
            <w:rFonts w:ascii="Calibri" w:eastAsia="Calibri" w:hAnsi="Calibri" w:cs="B Lotus" w:hint="cs"/>
            <w:sz w:val="24"/>
            <w:szCs w:val="24"/>
            <w:rtl/>
            <w:lang w:bidi="fa-IR"/>
          </w:rPr>
          <w:delText xml:space="preserve"> می </w:delText>
        </w:r>
      </w:del>
      <w:ins w:id="11412"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دهد که روز به روز انفکاک بین مسکن روستایی و محیط روستایی</w:t>
      </w:r>
      <w:ins w:id="11413" w:author="Mehrnazi Boojari" w:date="2019-01-13T05:55:00Z">
        <w:r w:rsidR="000C0B1B">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تجلیات آن در کالبد روستایی است، بیشتر</w:t>
      </w:r>
      <w:del w:id="11414" w:author="Mehrnazi Boojari" w:date="2019-01-07T09:49:00Z">
        <w:r w:rsidRPr="00E91C41" w:rsidDel="006F7CCF">
          <w:rPr>
            <w:rFonts w:ascii="Calibri" w:eastAsia="Calibri" w:hAnsi="Calibri" w:cs="B Lotus" w:hint="cs"/>
            <w:sz w:val="24"/>
            <w:szCs w:val="24"/>
            <w:rtl/>
            <w:lang w:bidi="fa-IR"/>
          </w:rPr>
          <w:delText xml:space="preserve"> می </w:delText>
        </w:r>
      </w:del>
      <w:ins w:id="11415"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 و حتی در استفاده از مصالح بومی نیز خود را نشان</w:t>
      </w:r>
      <w:del w:id="11416" w:author="Mehrnazi Boojari" w:date="2019-01-07T09:49:00Z">
        <w:r w:rsidRPr="00E91C41" w:rsidDel="006F7CCF">
          <w:rPr>
            <w:rFonts w:ascii="Calibri" w:eastAsia="Calibri" w:hAnsi="Calibri" w:cs="B Lotus" w:hint="cs"/>
            <w:sz w:val="24"/>
            <w:szCs w:val="24"/>
            <w:rtl/>
            <w:lang w:bidi="fa-IR"/>
          </w:rPr>
          <w:delText xml:space="preserve"> می </w:delText>
        </w:r>
      </w:del>
      <w:ins w:id="11417"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 xml:space="preserve">دهد. اهم عواملی که از مطالعات در این چالش </w:t>
      </w:r>
      <w:del w:id="11418" w:author="Mehrnazi Boojari" w:date="2019-01-07T10:27:00Z">
        <w:r w:rsidRPr="00E91C41" w:rsidDel="006C73A5">
          <w:rPr>
            <w:rFonts w:ascii="Calibri" w:eastAsia="Calibri" w:hAnsi="Calibri" w:cs="B Lotus" w:hint="cs"/>
            <w:sz w:val="24"/>
            <w:szCs w:val="24"/>
            <w:rtl/>
            <w:lang w:bidi="fa-IR"/>
          </w:rPr>
          <w:delText>بدست آ</w:delText>
        </w:r>
      </w:del>
      <w:ins w:id="11419" w:author="Mehrnazi Boojari" w:date="2019-01-07T10:27:00Z">
        <w:r w:rsidR="006C73A5">
          <w:rPr>
            <w:rFonts w:ascii="Calibri" w:eastAsia="Calibri" w:hAnsi="Calibri" w:cs="B Lotus" w:hint="cs"/>
            <w:sz w:val="24"/>
            <w:szCs w:val="24"/>
            <w:rtl/>
            <w:lang w:bidi="fa-IR"/>
          </w:rPr>
          <w:t>به‌دست</w:t>
        </w:r>
      </w:ins>
      <w:ins w:id="11420" w:author="Mehrnazi Boojari" w:date="2019-01-09T00:07:00Z">
        <w:r w:rsidR="009009AE">
          <w:rPr>
            <w:rFonts w:ascii="Calibri" w:eastAsia="Calibri" w:hAnsi="Calibri" w:cs="B Nazanin" w:hint="cs"/>
            <w:sz w:val="24"/>
            <w:szCs w:val="24"/>
            <w:rtl/>
            <w:lang w:bidi="fa-IR"/>
          </w:rPr>
          <w:t>‌</w:t>
        </w:r>
      </w:ins>
      <w:ins w:id="11421" w:author="Mehrnazi Boojari" w:date="2019-01-07T10:27:00Z">
        <w:r w:rsidR="006C73A5">
          <w:rPr>
            <w:rFonts w:ascii="Calibri" w:eastAsia="Calibri" w:hAnsi="Calibri" w:cs="B Lotus" w:hint="cs"/>
            <w:sz w:val="24"/>
            <w:szCs w:val="24"/>
            <w:rtl/>
            <w:lang w:bidi="fa-IR"/>
          </w:rPr>
          <w:t>آ</w:t>
        </w:r>
      </w:ins>
      <w:r w:rsidRPr="00E91C41">
        <w:rPr>
          <w:rFonts w:ascii="Calibri" w:eastAsia="Calibri" w:hAnsi="Calibri" w:cs="B Lotus" w:hint="cs"/>
          <w:sz w:val="24"/>
          <w:szCs w:val="24"/>
          <w:rtl/>
          <w:lang w:bidi="fa-IR"/>
        </w:rPr>
        <w:t>مده به شرح ذیل است</w:t>
      </w:r>
      <w:del w:id="11422" w:author="Mehrnazi Boojari" w:date="2019-01-08T01:32:00Z">
        <w:r w:rsidRPr="00E91C41" w:rsidDel="00952B49">
          <w:rPr>
            <w:rFonts w:ascii="Calibri" w:eastAsia="Calibri" w:hAnsi="Calibri" w:cs="B Lotus" w:hint="cs"/>
            <w:sz w:val="24"/>
            <w:szCs w:val="24"/>
            <w:rtl/>
            <w:lang w:bidi="fa-IR"/>
          </w:rPr>
          <w:delText xml:space="preserve"> :</w:delText>
        </w:r>
      </w:del>
      <w:ins w:id="11423" w:author="Mehrnazi Boojari" w:date="2019-01-08T01:32:00Z">
        <w:r w:rsidR="00952B49">
          <w:rPr>
            <w:rFonts w:ascii="Calibri" w:eastAsia="Calibri" w:hAnsi="Calibri" w:cs="B Lotus" w:hint="cs"/>
            <w:sz w:val="24"/>
            <w:szCs w:val="24"/>
            <w:rtl/>
            <w:lang w:bidi="fa-IR"/>
          </w:rPr>
          <w:t>:</w:t>
        </w:r>
      </w:ins>
    </w:p>
    <w:p w14:paraId="697C34F1" w14:textId="77777777" w:rsidR="00E91C41" w:rsidRPr="00E91C41" w:rsidRDefault="00E91C41" w:rsidP="00A25B54">
      <w:pPr>
        <w:numPr>
          <w:ilvl w:val="0"/>
          <w:numId w:val="55"/>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sz w:val="24"/>
          <w:szCs w:val="24"/>
          <w:rtl/>
          <w:lang w:bidi="fa-IR"/>
        </w:rPr>
        <w:t>تغ</w:t>
      </w:r>
      <w:r w:rsidRPr="00E91C41">
        <w:rPr>
          <w:rFonts w:ascii="Calibri" w:eastAsia="Calibri" w:hAnsi="Calibri" w:cs="B Lotus" w:hint="cs"/>
          <w:sz w:val="24"/>
          <w:szCs w:val="24"/>
          <w:rtl/>
          <w:lang w:bidi="fa-IR"/>
        </w:rPr>
        <w:t>یی</w:t>
      </w:r>
      <w:r w:rsidRPr="00E91C41">
        <w:rPr>
          <w:rFonts w:ascii="Calibri" w:eastAsia="Calibri" w:hAnsi="Calibri" w:cs="B Lotus" w:hint="eastAsia"/>
          <w:sz w:val="24"/>
          <w:szCs w:val="24"/>
          <w:rtl/>
          <w:lang w:bidi="fa-IR"/>
        </w:rPr>
        <w:t>ر</w:t>
      </w:r>
      <w:r w:rsidRPr="00E91C41">
        <w:rPr>
          <w:rFonts w:ascii="Calibri" w:eastAsia="Calibri" w:hAnsi="Calibri" w:cs="B Lotus"/>
          <w:sz w:val="24"/>
          <w:szCs w:val="24"/>
          <w:rtl/>
          <w:lang w:bidi="fa-IR"/>
        </w:rPr>
        <w:t xml:space="preserve"> فرهنگ و هو</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ت</w:t>
      </w:r>
      <w:r w:rsidRPr="00E91C41">
        <w:rPr>
          <w:rFonts w:ascii="Calibri" w:eastAsia="Calibri" w:hAnsi="Calibri" w:cs="B Lotus"/>
          <w:sz w:val="24"/>
          <w:szCs w:val="24"/>
          <w:rtl/>
          <w:lang w:bidi="fa-IR"/>
        </w:rPr>
        <w:t xml:space="preserve"> روستا</w:t>
      </w:r>
      <w:r w:rsidRPr="00E91C41">
        <w:rPr>
          <w:rFonts w:ascii="Calibri" w:eastAsia="Calibri" w:hAnsi="Calibri" w:cs="B Lotus" w:hint="cs"/>
          <w:sz w:val="24"/>
          <w:szCs w:val="24"/>
          <w:rtl/>
          <w:lang w:bidi="fa-IR"/>
        </w:rPr>
        <w:t>یی</w:t>
      </w:r>
      <w:del w:id="11424" w:author="Mehrnazi Boojari" w:date="2019-01-07T09:59:00Z">
        <w:r w:rsidRPr="00E91C41" w:rsidDel="00A31D6F">
          <w:rPr>
            <w:rFonts w:ascii="Calibri" w:eastAsia="Calibri" w:hAnsi="Calibri" w:cs="B Lotus"/>
            <w:sz w:val="24"/>
            <w:szCs w:val="24"/>
            <w:rtl/>
            <w:lang w:bidi="fa-IR"/>
          </w:rPr>
          <w:delText xml:space="preserve">  </w:delText>
        </w:r>
      </w:del>
      <w:ins w:id="11425" w:author="Mehrnazi Boojari" w:date="2019-01-07T09:59:00Z">
        <w:r w:rsidR="00A31D6F">
          <w:rPr>
            <w:rFonts w:ascii="Calibri" w:eastAsia="Calibri" w:hAnsi="Calibri" w:cs="B Lotus"/>
            <w:sz w:val="24"/>
            <w:szCs w:val="24"/>
            <w:rtl/>
            <w:lang w:bidi="fa-IR"/>
          </w:rPr>
          <w:t xml:space="preserve"> </w:t>
        </w:r>
      </w:ins>
      <w:r w:rsidRPr="00E91C41">
        <w:rPr>
          <w:rFonts w:ascii="Calibri" w:eastAsia="Calibri" w:hAnsi="Calibri" w:cs="B Lotus"/>
          <w:sz w:val="24"/>
          <w:szCs w:val="24"/>
          <w:rtl/>
          <w:lang w:bidi="fa-IR"/>
        </w:rPr>
        <w:t>و نفوذ فرهنگ شهرنش</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hint="cs"/>
          <w:sz w:val="24"/>
          <w:szCs w:val="24"/>
          <w:rtl/>
          <w:lang w:bidi="fa-IR"/>
        </w:rPr>
        <w:t>ی</w:t>
      </w:r>
      <w:ins w:id="11426" w:author="Mehrnazi Boojari" w:date="2019-01-13T05:56:00Z">
        <w:r w:rsidR="000C0B1B">
          <w:rPr>
            <w:rFonts w:ascii="Calibri" w:eastAsia="Calibri" w:hAnsi="Calibri" w:cs="B Lotus" w:hint="cs"/>
            <w:sz w:val="24"/>
            <w:szCs w:val="24"/>
            <w:rtl/>
            <w:lang w:bidi="fa-IR"/>
          </w:rPr>
          <w:t>.</w:t>
        </w:r>
      </w:ins>
    </w:p>
    <w:p w14:paraId="5D07E714" w14:textId="77777777" w:rsidR="00E91C41" w:rsidRPr="00E91C41" w:rsidRDefault="00E91C41" w:rsidP="00A25B54">
      <w:pPr>
        <w:numPr>
          <w:ilvl w:val="0"/>
          <w:numId w:val="55"/>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t>نبود</w:t>
      </w:r>
      <w:r w:rsidRPr="00E91C41">
        <w:rPr>
          <w:rFonts w:ascii="Calibri" w:eastAsia="Calibri" w:hAnsi="Calibri" w:cs="B Lotus"/>
          <w:sz w:val="24"/>
          <w:szCs w:val="24"/>
          <w:rtl/>
          <w:lang w:bidi="fa-IR"/>
        </w:rPr>
        <w:t xml:space="preserve"> قوان</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sz w:val="24"/>
          <w:szCs w:val="24"/>
          <w:rtl/>
          <w:lang w:bidi="fa-IR"/>
        </w:rPr>
        <w:t xml:space="preserve"> و مقررات مل</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w:t>
      </w:r>
      <w:del w:id="11427" w:author="Mehrnazi Boojari" w:date="2019-01-07T22:28:00Z">
        <w:r w:rsidRPr="00E91C41" w:rsidDel="00051F26">
          <w:rPr>
            <w:rFonts w:ascii="Calibri" w:eastAsia="Calibri" w:hAnsi="Calibri" w:cs="B Lotus"/>
            <w:sz w:val="24"/>
            <w:szCs w:val="24"/>
            <w:rtl/>
            <w:lang w:bidi="fa-IR"/>
          </w:rPr>
          <w:delText>ساخت وساز</w:delText>
        </w:r>
      </w:del>
      <w:ins w:id="11428" w:author="Mehrnazi Boojari" w:date="2019-01-07T22:28:00Z">
        <w:r w:rsidR="00051F26">
          <w:rPr>
            <w:rFonts w:ascii="Calibri" w:eastAsia="Calibri" w:hAnsi="Calibri" w:cs="B Lotus"/>
            <w:sz w:val="24"/>
            <w:szCs w:val="24"/>
            <w:rtl/>
            <w:lang w:bidi="fa-IR"/>
          </w:rPr>
          <w:t>ساخت</w:t>
        </w:r>
        <w:r w:rsidR="00051F26">
          <w:rPr>
            <w:rFonts w:ascii="Times New Roman" w:eastAsia="Calibri" w:hAnsi="Times New Roman" w:cs="Times New Roman" w:hint="cs"/>
            <w:sz w:val="24"/>
            <w:szCs w:val="24"/>
            <w:rtl/>
            <w:lang w:bidi="fa-IR"/>
          </w:rPr>
          <w:t> </w:t>
        </w:r>
        <w:r w:rsidR="00051F26">
          <w:rPr>
            <w:rFonts w:ascii="Calibri" w:eastAsia="Calibri" w:hAnsi="Calibri" w:cs="B Lotus"/>
            <w:sz w:val="24"/>
            <w:szCs w:val="24"/>
            <w:rtl/>
            <w:lang w:bidi="fa-IR"/>
          </w:rPr>
          <w:t>و</w:t>
        </w:r>
        <w:r w:rsidR="00051F26">
          <w:rPr>
            <w:rFonts w:ascii="Times New Roman" w:eastAsia="Calibri" w:hAnsi="Times New Roman" w:cs="Times New Roman" w:hint="cs"/>
            <w:sz w:val="24"/>
            <w:szCs w:val="24"/>
            <w:rtl/>
            <w:lang w:bidi="fa-IR"/>
          </w:rPr>
          <w:t> </w:t>
        </w:r>
        <w:r w:rsidR="00051F26">
          <w:rPr>
            <w:rFonts w:ascii="Calibri" w:eastAsia="Calibri" w:hAnsi="Calibri" w:cs="B Lotus"/>
            <w:sz w:val="24"/>
            <w:szCs w:val="24"/>
            <w:rtl/>
            <w:lang w:bidi="fa-IR"/>
          </w:rPr>
          <w:t>ساز</w:t>
        </w:r>
      </w:ins>
      <w:r w:rsidRPr="00E91C41">
        <w:rPr>
          <w:rFonts w:ascii="Calibri" w:eastAsia="Calibri" w:hAnsi="Calibri" w:cs="B Lotus"/>
          <w:sz w:val="24"/>
          <w:szCs w:val="24"/>
          <w:rtl/>
          <w:lang w:bidi="fa-IR"/>
        </w:rPr>
        <w:t xml:space="preserve"> روستا</w:t>
      </w:r>
      <w:r w:rsidRPr="00E91C41">
        <w:rPr>
          <w:rFonts w:ascii="Calibri" w:eastAsia="Calibri" w:hAnsi="Calibri" w:cs="B Lotus" w:hint="cs"/>
          <w:sz w:val="24"/>
          <w:szCs w:val="24"/>
          <w:rtl/>
          <w:lang w:bidi="fa-IR"/>
        </w:rPr>
        <w:t>یی</w:t>
      </w:r>
      <w:ins w:id="11429" w:author="Mehrnazi Boojari" w:date="2019-01-13T05:56:00Z">
        <w:r w:rsidR="000C0B1B">
          <w:rPr>
            <w:rFonts w:ascii="Calibri" w:eastAsia="Calibri" w:hAnsi="Calibri" w:cs="B Lotus" w:hint="cs"/>
            <w:sz w:val="24"/>
            <w:szCs w:val="24"/>
            <w:rtl/>
            <w:lang w:bidi="fa-IR"/>
          </w:rPr>
          <w:t>.</w:t>
        </w:r>
      </w:ins>
    </w:p>
    <w:p w14:paraId="1338C8D4" w14:textId="77777777" w:rsidR="00E91C41" w:rsidRPr="00E91C41" w:rsidRDefault="00E91C41" w:rsidP="00A25B54">
      <w:pPr>
        <w:numPr>
          <w:ilvl w:val="0"/>
          <w:numId w:val="55"/>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t>عدم</w:t>
      </w:r>
      <w:r w:rsidRPr="00E91C41">
        <w:rPr>
          <w:rFonts w:ascii="Calibri" w:eastAsia="Calibri" w:hAnsi="Calibri" w:cs="B Lotus"/>
          <w:sz w:val="24"/>
          <w:szCs w:val="24"/>
          <w:rtl/>
          <w:lang w:bidi="fa-IR"/>
        </w:rPr>
        <w:t xml:space="preserve"> دسترس</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مناسب به مواد و مصالح بوم</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برا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ساخت مسکن </w:t>
      </w:r>
      <w:del w:id="11430" w:author="Mehrnazi Boojari" w:date="2019-01-07T10:03:00Z">
        <w:r w:rsidRPr="00E91C41" w:rsidDel="00A31D6F">
          <w:rPr>
            <w:rFonts w:ascii="Calibri" w:eastAsia="Calibri" w:hAnsi="Calibri" w:cs="B Lotus"/>
            <w:sz w:val="24"/>
            <w:szCs w:val="24"/>
            <w:rtl/>
            <w:lang w:bidi="fa-IR"/>
          </w:rPr>
          <w:delText>روستائ</w:delText>
        </w:r>
        <w:r w:rsidRPr="00E91C41" w:rsidDel="00A31D6F">
          <w:rPr>
            <w:rFonts w:ascii="Calibri" w:eastAsia="Calibri" w:hAnsi="Calibri" w:cs="B Lotus" w:hint="cs"/>
            <w:sz w:val="24"/>
            <w:szCs w:val="24"/>
            <w:rtl/>
            <w:lang w:bidi="fa-IR"/>
          </w:rPr>
          <w:delText>ی</w:delText>
        </w:r>
      </w:del>
      <w:ins w:id="11431" w:author="Mehrnazi Boojari" w:date="2019-01-07T10:03:00Z">
        <w:r w:rsidR="00A31D6F">
          <w:rPr>
            <w:rFonts w:ascii="Calibri" w:eastAsia="Calibri" w:hAnsi="Calibri" w:cs="B Lotus"/>
            <w:sz w:val="24"/>
            <w:szCs w:val="24"/>
            <w:rtl/>
            <w:lang w:bidi="fa-IR"/>
          </w:rPr>
          <w:t>روستایی</w:t>
        </w:r>
      </w:ins>
      <w:ins w:id="11432" w:author="Mehrnazi Boojari" w:date="2019-01-13T05:56:00Z">
        <w:r w:rsidR="000C0B1B">
          <w:rPr>
            <w:rFonts w:ascii="Calibri" w:eastAsia="Calibri" w:hAnsi="Calibri" w:cs="B Lotus" w:hint="cs"/>
            <w:sz w:val="24"/>
            <w:szCs w:val="24"/>
            <w:rtl/>
            <w:lang w:bidi="fa-IR"/>
          </w:rPr>
          <w:t>.</w:t>
        </w:r>
      </w:ins>
    </w:p>
    <w:p w14:paraId="047D2956" w14:textId="77777777" w:rsidR="00E91C41" w:rsidRPr="00E91C41" w:rsidRDefault="00E91C41" w:rsidP="00A25B54">
      <w:pPr>
        <w:numPr>
          <w:ilvl w:val="0"/>
          <w:numId w:val="55"/>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t>ضعف</w:t>
      </w:r>
      <w:r w:rsidRPr="00E91C41">
        <w:rPr>
          <w:rFonts w:ascii="Calibri" w:eastAsia="Calibri" w:hAnsi="Calibri" w:cs="B Lotus"/>
          <w:sz w:val="24"/>
          <w:szCs w:val="24"/>
          <w:rtl/>
          <w:lang w:bidi="fa-IR"/>
        </w:rPr>
        <w:t xml:space="preserve"> در طراح</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و دکوراس</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ون</w:t>
      </w:r>
      <w:r w:rsidRPr="00E91C41">
        <w:rPr>
          <w:rFonts w:ascii="Calibri" w:eastAsia="Calibri" w:hAnsi="Calibri" w:cs="B Lotus"/>
          <w:sz w:val="24"/>
          <w:szCs w:val="24"/>
          <w:rtl/>
          <w:lang w:bidi="fa-IR"/>
        </w:rPr>
        <w:t xml:space="preserve"> داخل</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توسط معماران و مهندسان بوم</w:t>
      </w:r>
      <w:r w:rsidRPr="00E91C41">
        <w:rPr>
          <w:rFonts w:ascii="Calibri" w:eastAsia="Calibri" w:hAnsi="Calibri" w:cs="B Lotus" w:hint="cs"/>
          <w:sz w:val="24"/>
          <w:szCs w:val="24"/>
          <w:rtl/>
          <w:lang w:bidi="fa-IR"/>
        </w:rPr>
        <w:t>ی</w:t>
      </w:r>
      <w:ins w:id="11433" w:author="Mehrnazi Boojari" w:date="2019-01-13T05:56:00Z">
        <w:r w:rsidR="000C0B1B">
          <w:rPr>
            <w:rFonts w:ascii="Calibri" w:eastAsia="Calibri" w:hAnsi="Calibri" w:cs="B Lotus" w:hint="cs"/>
            <w:sz w:val="24"/>
            <w:szCs w:val="24"/>
            <w:rtl/>
            <w:lang w:bidi="fa-IR"/>
          </w:rPr>
          <w:t>.</w:t>
        </w:r>
      </w:ins>
    </w:p>
    <w:p w14:paraId="50A7842F" w14:textId="77777777" w:rsidR="00E91C41" w:rsidRPr="00E91C41" w:rsidRDefault="00E91C41" w:rsidP="00E410C3">
      <w:pPr>
        <w:numPr>
          <w:ilvl w:val="0"/>
          <w:numId w:val="55"/>
        </w:numPr>
        <w:bidi/>
        <w:spacing w:after="200" w:line="276" w:lineRule="auto"/>
        <w:contextualSpacing/>
        <w:jc w:val="both"/>
        <w:rPr>
          <w:rFonts w:ascii="Calibri" w:eastAsia="Calibri" w:hAnsi="Calibri" w:cs="B Lotus"/>
          <w:sz w:val="24"/>
          <w:szCs w:val="24"/>
          <w:rtl/>
          <w:lang w:bidi="fa-IR"/>
        </w:rPr>
      </w:pPr>
      <w:r w:rsidRPr="00E91C41">
        <w:rPr>
          <w:rFonts w:ascii="Calibri" w:eastAsia="Calibri" w:hAnsi="Calibri" w:cs="B Lotus" w:hint="eastAsia"/>
          <w:sz w:val="24"/>
          <w:szCs w:val="24"/>
          <w:rtl/>
          <w:lang w:bidi="fa-IR"/>
        </w:rPr>
        <w:t>هز</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نه</w:t>
      </w:r>
      <w:del w:id="11434" w:author="Mehrnazi Boojari" w:date="2019-01-07T09:46:00Z">
        <w:r w:rsidRPr="00E91C41" w:rsidDel="006F7CCF">
          <w:rPr>
            <w:rFonts w:ascii="Calibri" w:eastAsia="Calibri" w:hAnsi="Calibri" w:cs="B Lotus"/>
            <w:sz w:val="24"/>
            <w:szCs w:val="24"/>
            <w:rtl/>
            <w:lang w:bidi="fa-IR"/>
          </w:rPr>
          <w:delText xml:space="preserve"> ها</w:delText>
        </w:r>
        <w:r w:rsidRPr="00E91C41" w:rsidDel="006F7CCF">
          <w:rPr>
            <w:rFonts w:ascii="Calibri" w:eastAsia="Calibri" w:hAnsi="Calibri" w:cs="B Lotus" w:hint="cs"/>
            <w:sz w:val="24"/>
            <w:szCs w:val="24"/>
            <w:rtl/>
            <w:lang w:bidi="fa-IR"/>
          </w:rPr>
          <w:delText>ی</w:delText>
        </w:r>
        <w:r w:rsidRPr="00E91C41" w:rsidDel="006F7CCF">
          <w:rPr>
            <w:rFonts w:ascii="Calibri" w:eastAsia="Calibri" w:hAnsi="Calibri" w:cs="B Lotus"/>
            <w:sz w:val="24"/>
            <w:szCs w:val="24"/>
            <w:rtl/>
            <w:lang w:bidi="fa-IR"/>
          </w:rPr>
          <w:delText xml:space="preserve"> </w:delText>
        </w:r>
      </w:del>
      <w:ins w:id="11435" w:author="Mehrnazi Boojari" w:date="2019-01-07T09:46:00Z">
        <w:r w:rsidR="006F7CCF">
          <w:rPr>
            <w:rFonts w:ascii="Calibri" w:eastAsia="Calibri" w:hAnsi="Calibri" w:cs="B Lotus" w:hint="cs"/>
            <w:sz w:val="24"/>
            <w:szCs w:val="24"/>
            <w:rtl/>
            <w:lang w:bidi="fa-IR"/>
          </w:rPr>
          <w:t>‌</w:t>
        </w:r>
        <w:r w:rsidR="006F7CCF">
          <w:rPr>
            <w:rFonts w:ascii="Calibri" w:eastAsia="Calibri" w:hAnsi="Calibri" w:cs="B Lotus"/>
            <w:sz w:val="24"/>
            <w:szCs w:val="24"/>
            <w:rtl/>
            <w:lang w:bidi="fa-IR"/>
          </w:rPr>
          <w:t xml:space="preserve">های </w:t>
        </w:r>
      </w:ins>
      <w:del w:id="11436" w:author="Mehrnazi Boojari" w:date="2019-01-13T05:56:00Z">
        <w:r w:rsidRPr="00E91C41" w:rsidDel="00E410C3">
          <w:rPr>
            <w:rFonts w:ascii="Calibri" w:eastAsia="Calibri" w:hAnsi="Calibri" w:cs="B Lotus"/>
            <w:sz w:val="24"/>
            <w:szCs w:val="24"/>
            <w:rtl/>
            <w:lang w:bidi="fa-IR"/>
          </w:rPr>
          <w:delText>بالا</w:delText>
        </w:r>
        <w:r w:rsidRPr="00E91C41" w:rsidDel="00E410C3">
          <w:rPr>
            <w:rFonts w:ascii="Calibri" w:eastAsia="Calibri" w:hAnsi="Calibri" w:cs="B Lotus" w:hint="cs"/>
            <w:sz w:val="24"/>
            <w:szCs w:val="24"/>
            <w:rtl/>
            <w:lang w:bidi="fa-IR"/>
          </w:rPr>
          <w:delText>ی</w:delText>
        </w:r>
        <w:r w:rsidRPr="00E91C41" w:rsidDel="00E410C3">
          <w:rPr>
            <w:rFonts w:ascii="Calibri" w:eastAsia="Calibri" w:hAnsi="Calibri" w:cs="B Lotus"/>
            <w:sz w:val="24"/>
            <w:szCs w:val="24"/>
            <w:rtl/>
            <w:lang w:bidi="fa-IR"/>
          </w:rPr>
          <w:delText xml:space="preserve"> </w:delText>
        </w:r>
      </w:del>
      <w:ins w:id="11437" w:author="Mehrnazi Boojari" w:date="2019-01-13T05:56:00Z">
        <w:r w:rsidR="00E410C3">
          <w:rPr>
            <w:rFonts w:ascii="Calibri" w:eastAsia="Calibri" w:hAnsi="Calibri" w:cs="B Lotus" w:hint="cs"/>
            <w:sz w:val="24"/>
            <w:szCs w:val="24"/>
            <w:rtl/>
            <w:lang w:bidi="fa-IR"/>
          </w:rPr>
          <w:t>زیاد</w:t>
        </w:r>
        <w:r w:rsidR="00E410C3" w:rsidRPr="00E91C41">
          <w:rPr>
            <w:rFonts w:ascii="Calibri" w:eastAsia="Calibri" w:hAnsi="Calibri" w:cs="B Lotus"/>
            <w:sz w:val="24"/>
            <w:szCs w:val="24"/>
            <w:rtl/>
            <w:lang w:bidi="fa-IR"/>
          </w:rPr>
          <w:t xml:space="preserve"> </w:t>
        </w:r>
      </w:ins>
      <w:del w:id="11438" w:author="Mehrnazi Boojari" w:date="2019-01-07T22:28:00Z">
        <w:r w:rsidRPr="00E91C41" w:rsidDel="00051F26">
          <w:rPr>
            <w:rFonts w:ascii="Calibri" w:eastAsia="Calibri" w:hAnsi="Calibri" w:cs="B Lotus"/>
            <w:sz w:val="24"/>
            <w:szCs w:val="24"/>
            <w:rtl/>
            <w:lang w:bidi="fa-IR"/>
          </w:rPr>
          <w:delText>ساخت وساز</w:delText>
        </w:r>
      </w:del>
      <w:ins w:id="11439" w:author="Mehrnazi Boojari" w:date="2019-01-07T22:28:00Z">
        <w:r w:rsidR="00051F26">
          <w:rPr>
            <w:rFonts w:ascii="Calibri" w:eastAsia="Calibri" w:hAnsi="Calibri" w:cs="B Lotus"/>
            <w:sz w:val="24"/>
            <w:szCs w:val="24"/>
            <w:rtl/>
            <w:lang w:bidi="fa-IR"/>
          </w:rPr>
          <w:t>ساخت</w:t>
        </w:r>
        <w:r w:rsidR="00051F26">
          <w:rPr>
            <w:rFonts w:ascii="Times New Roman" w:eastAsia="Calibri" w:hAnsi="Times New Roman" w:cs="Times New Roman" w:hint="cs"/>
            <w:sz w:val="24"/>
            <w:szCs w:val="24"/>
            <w:rtl/>
            <w:lang w:bidi="fa-IR"/>
          </w:rPr>
          <w:t> </w:t>
        </w:r>
        <w:r w:rsidR="00051F26">
          <w:rPr>
            <w:rFonts w:ascii="Calibri" w:eastAsia="Calibri" w:hAnsi="Calibri" w:cs="B Lotus"/>
            <w:sz w:val="24"/>
            <w:szCs w:val="24"/>
            <w:rtl/>
            <w:lang w:bidi="fa-IR"/>
          </w:rPr>
          <w:t>و</w:t>
        </w:r>
        <w:r w:rsidR="00051F26">
          <w:rPr>
            <w:rFonts w:ascii="Times New Roman" w:eastAsia="Calibri" w:hAnsi="Times New Roman" w:cs="Times New Roman" w:hint="cs"/>
            <w:sz w:val="24"/>
            <w:szCs w:val="24"/>
            <w:rtl/>
            <w:lang w:bidi="fa-IR"/>
          </w:rPr>
          <w:t> </w:t>
        </w:r>
        <w:r w:rsidR="00051F26">
          <w:rPr>
            <w:rFonts w:ascii="Calibri" w:eastAsia="Calibri" w:hAnsi="Calibri" w:cs="B Lotus"/>
            <w:sz w:val="24"/>
            <w:szCs w:val="24"/>
            <w:rtl/>
            <w:lang w:bidi="fa-IR"/>
          </w:rPr>
          <w:t>ساز</w:t>
        </w:r>
      </w:ins>
      <w:r w:rsidRPr="00E91C41">
        <w:rPr>
          <w:rFonts w:ascii="Calibri" w:eastAsia="Calibri" w:hAnsi="Calibri" w:cs="B Lotus"/>
          <w:sz w:val="24"/>
          <w:szCs w:val="24"/>
          <w:rtl/>
          <w:lang w:bidi="fa-IR"/>
        </w:rPr>
        <w:t xml:space="preserve"> </w:t>
      </w:r>
      <w:del w:id="11440" w:author="Mehrnazi Boojari" w:date="2019-01-10T01:06:00Z">
        <w:r w:rsidRPr="00E91C41" w:rsidDel="00647583">
          <w:rPr>
            <w:rFonts w:ascii="Calibri" w:eastAsia="Calibri" w:hAnsi="Calibri" w:cs="B Lotus"/>
            <w:sz w:val="24"/>
            <w:szCs w:val="24"/>
            <w:rtl/>
            <w:lang w:bidi="fa-IR"/>
          </w:rPr>
          <w:delText>مبتن</w:delText>
        </w:r>
        <w:r w:rsidRPr="00E91C41" w:rsidDel="00647583">
          <w:rPr>
            <w:rFonts w:ascii="Calibri" w:eastAsia="Calibri" w:hAnsi="Calibri" w:cs="B Lotus" w:hint="cs"/>
            <w:sz w:val="24"/>
            <w:szCs w:val="24"/>
            <w:rtl/>
            <w:lang w:bidi="fa-IR"/>
          </w:rPr>
          <w:delText>ی</w:delText>
        </w:r>
        <w:r w:rsidRPr="00E91C41" w:rsidDel="00647583">
          <w:rPr>
            <w:rFonts w:ascii="Calibri" w:eastAsia="Calibri" w:hAnsi="Calibri" w:cs="B Lotus"/>
            <w:sz w:val="24"/>
            <w:szCs w:val="24"/>
            <w:rtl/>
            <w:lang w:bidi="fa-IR"/>
          </w:rPr>
          <w:delText xml:space="preserve"> بر</w:delText>
        </w:r>
      </w:del>
      <w:ins w:id="11441" w:author="Mehrnazi Boojari" w:date="2019-01-10T01:06:00Z">
        <w:r w:rsidR="00647583">
          <w:rPr>
            <w:rFonts w:ascii="Calibri" w:eastAsia="Calibri" w:hAnsi="Calibri" w:cs="B Lotu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sz w:val="24"/>
            <w:szCs w:val="24"/>
            <w:rtl/>
            <w:lang w:bidi="fa-IR"/>
          </w:rPr>
          <w:t>بر</w:t>
        </w:r>
      </w:ins>
      <w:r w:rsidRPr="00E91C41">
        <w:rPr>
          <w:rFonts w:ascii="Calibri" w:eastAsia="Calibri" w:hAnsi="Calibri" w:cs="B Lotus"/>
          <w:sz w:val="24"/>
          <w:szCs w:val="24"/>
          <w:rtl/>
          <w:lang w:bidi="fa-IR"/>
        </w:rPr>
        <w:t xml:space="preserve"> اقل</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م</w:t>
      </w:r>
      <w:r w:rsidRPr="00E91C41">
        <w:rPr>
          <w:rFonts w:ascii="Calibri" w:eastAsia="Calibri" w:hAnsi="Calibri" w:cs="B Lotus"/>
          <w:sz w:val="24"/>
          <w:szCs w:val="24"/>
          <w:rtl/>
          <w:lang w:bidi="fa-IR"/>
        </w:rPr>
        <w:t xml:space="preserve"> و بوم منطقه</w:t>
      </w:r>
      <w:ins w:id="11442" w:author="Mehrnazi Boojari" w:date="2019-01-13T05:56:00Z">
        <w:r w:rsidR="000C0B1B">
          <w:rPr>
            <w:rFonts w:ascii="Calibri" w:eastAsia="Calibri" w:hAnsi="Calibri" w:cs="B Lotus" w:hint="cs"/>
            <w:sz w:val="24"/>
            <w:szCs w:val="24"/>
            <w:rtl/>
            <w:lang w:bidi="fa-IR"/>
          </w:rPr>
          <w:t>.</w:t>
        </w:r>
      </w:ins>
    </w:p>
    <w:p w14:paraId="4586E4E7" w14:textId="77777777" w:rsidR="00E91C41" w:rsidRPr="00E91C41" w:rsidRDefault="00E91C41" w:rsidP="00BB7656">
      <w:pPr>
        <w:pStyle w:val="Heading5"/>
        <w:rPr>
          <w:rtl/>
          <w:lang w:bidi="fa-IR"/>
        </w:rPr>
      </w:pPr>
      <w:bookmarkStart w:id="11443" w:name="_Toc529234252"/>
      <w:bookmarkStart w:id="11444" w:name="_Toc529234688"/>
      <w:bookmarkStart w:id="11445" w:name="_Toc530239318"/>
      <w:bookmarkStart w:id="11446" w:name="_Toc533781254"/>
      <w:bookmarkStart w:id="11447" w:name="_Toc533782210"/>
      <w:r w:rsidRPr="00E91C41">
        <w:rPr>
          <w:rtl/>
          <w:lang w:bidi="fa-IR"/>
        </w:rPr>
        <w:t>تغ</w:t>
      </w:r>
      <w:r w:rsidRPr="00E91C41">
        <w:rPr>
          <w:rFonts w:hint="cs"/>
          <w:rtl/>
          <w:lang w:bidi="fa-IR"/>
        </w:rPr>
        <w:t>یی</w:t>
      </w:r>
      <w:r w:rsidRPr="00E91C41">
        <w:rPr>
          <w:rFonts w:hint="eastAsia"/>
          <w:rtl/>
          <w:lang w:bidi="fa-IR"/>
        </w:rPr>
        <w:t>ر</w:t>
      </w:r>
      <w:r w:rsidRPr="00E91C41">
        <w:rPr>
          <w:rtl/>
          <w:lang w:bidi="fa-IR"/>
        </w:rPr>
        <w:t xml:space="preserve"> فرهنگ و هو</w:t>
      </w:r>
      <w:r w:rsidRPr="00E91C41">
        <w:rPr>
          <w:rFonts w:hint="cs"/>
          <w:rtl/>
          <w:lang w:bidi="fa-IR"/>
        </w:rPr>
        <w:t>ی</w:t>
      </w:r>
      <w:r w:rsidRPr="00E91C41">
        <w:rPr>
          <w:rFonts w:hint="eastAsia"/>
          <w:rtl/>
          <w:lang w:bidi="fa-IR"/>
        </w:rPr>
        <w:t>ت</w:t>
      </w:r>
      <w:r w:rsidRPr="00E91C41">
        <w:rPr>
          <w:rtl/>
          <w:lang w:bidi="fa-IR"/>
        </w:rPr>
        <w:t xml:space="preserve"> روستا</w:t>
      </w:r>
      <w:r w:rsidRPr="00E91C41">
        <w:rPr>
          <w:rFonts w:hint="cs"/>
          <w:rtl/>
          <w:lang w:bidi="fa-IR"/>
        </w:rPr>
        <w:t>یی</w:t>
      </w:r>
      <w:r w:rsidRPr="00E91C41">
        <w:rPr>
          <w:rtl/>
          <w:lang w:bidi="fa-IR"/>
        </w:rPr>
        <w:t xml:space="preserve"> و نفوذ فرهنگ شهرنش</w:t>
      </w:r>
      <w:r w:rsidRPr="00E91C41">
        <w:rPr>
          <w:rFonts w:hint="cs"/>
          <w:rtl/>
          <w:lang w:bidi="fa-IR"/>
        </w:rPr>
        <w:t>ی</w:t>
      </w:r>
      <w:r w:rsidRPr="00E91C41">
        <w:rPr>
          <w:rFonts w:hint="eastAsia"/>
          <w:rtl/>
          <w:lang w:bidi="fa-IR"/>
        </w:rPr>
        <w:t>ن</w:t>
      </w:r>
      <w:r w:rsidRPr="00E91C41">
        <w:rPr>
          <w:rFonts w:hint="cs"/>
          <w:rtl/>
          <w:lang w:bidi="fa-IR"/>
        </w:rPr>
        <w:t>ی</w:t>
      </w:r>
      <w:bookmarkEnd w:id="11443"/>
      <w:bookmarkEnd w:id="11444"/>
      <w:bookmarkEnd w:id="11445"/>
      <w:bookmarkEnd w:id="11446"/>
      <w:bookmarkEnd w:id="11447"/>
    </w:p>
    <w:p w14:paraId="630845FC" w14:textId="77777777" w:rsidR="00E91C41" w:rsidRPr="00E91C41" w:rsidRDefault="00E91C41" w:rsidP="00E410C3">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به</w:t>
      </w:r>
      <w:ins w:id="11448" w:author="Mehrnazi Boojari" w:date="2019-01-13T05:56:00Z">
        <w:r w:rsidR="00E410C3">
          <w:rPr>
            <w:rFonts w:ascii="Calibri" w:eastAsia="Calibri" w:hAnsi="Calibri" w:cs="B Nazanin" w:hint="cs"/>
            <w:sz w:val="24"/>
            <w:szCs w:val="24"/>
            <w:rtl/>
            <w:lang w:bidi="fa-IR"/>
          </w:rPr>
          <w:t>‌</w:t>
        </w:r>
      </w:ins>
      <w:del w:id="11449" w:author="Mehrnazi Boojari" w:date="2019-01-13T05:56:00Z">
        <w:r w:rsidRPr="00E91C41" w:rsidDel="00E410C3">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چالش کشیده</w:t>
      </w:r>
      <w:del w:id="11450" w:author="Mehrnazi Boojari" w:date="2019-01-07T10:33:00Z">
        <w:r w:rsidRPr="00E91C41" w:rsidDel="006C73A5">
          <w:rPr>
            <w:rFonts w:ascii="Calibri" w:eastAsia="Calibri" w:hAnsi="Calibri" w:cs="B Lotus" w:hint="cs"/>
            <w:sz w:val="24"/>
            <w:szCs w:val="24"/>
            <w:rtl/>
            <w:lang w:bidi="fa-IR"/>
          </w:rPr>
          <w:delText xml:space="preserve"> شدن </w:delText>
        </w:r>
      </w:del>
      <w:ins w:id="11451" w:author="Mehrnazi Boojari" w:date="2019-01-07T10:33:00Z">
        <w:r w:rsidR="006C73A5">
          <w:rPr>
            <w:rFonts w:ascii="Calibri" w:eastAsia="Calibri" w:hAnsi="Calibri" w:cs="B Lotus" w:hint="cs"/>
            <w:sz w:val="24"/>
            <w:szCs w:val="24"/>
            <w:rtl/>
            <w:lang w:bidi="fa-IR"/>
          </w:rPr>
          <w:t xml:space="preserve">‌شدن </w:t>
        </w:r>
      </w:ins>
      <w:r w:rsidRPr="00E91C41">
        <w:rPr>
          <w:rFonts w:ascii="Calibri" w:eastAsia="Calibri" w:hAnsi="Calibri" w:cs="B Lotus" w:hint="cs"/>
          <w:sz w:val="24"/>
          <w:szCs w:val="24"/>
          <w:rtl/>
          <w:lang w:bidi="fa-IR"/>
        </w:rPr>
        <w:t>فرهنگ روستایی و نفوذ فرهنگ شهری با توجه به آنچه در بخش</w:t>
      </w:r>
      <w:del w:id="11452" w:author="Mehrnazi Boojari" w:date="2019-01-07T09:46:00Z">
        <w:r w:rsidRPr="00E91C41" w:rsidDel="006F7CCF">
          <w:rPr>
            <w:rFonts w:ascii="Calibri" w:eastAsia="Calibri" w:hAnsi="Calibri" w:cs="B Lotus" w:hint="cs"/>
            <w:sz w:val="24"/>
            <w:szCs w:val="24"/>
            <w:rtl/>
            <w:lang w:bidi="fa-IR"/>
          </w:rPr>
          <w:delText xml:space="preserve"> های </w:delText>
        </w:r>
      </w:del>
      <w:ins w:id="1145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فوق نیز ذکر شد مساکن روستایی </w:t>
      </w:r>
      <w:del w:id="11454" w:author="Mehrnazi Boojari" w:date="2019-01-10T01:06:00Z">
        <w:r w:rsidRPr="00E91C41" w:rsidDel="00647583">
          <w:rPr>
            <w:rFonts w:ascii="Calibri" w:eastAsia="Calibri" w:hAnsi="Calibri" w:cs="B Lotus" w:hint="cs"/>
            <w:sz w:val="24"/>
            <w:szCs w:val="24"/>
            <w:rtl/>
            <w:lang w:bidi="fa-IR"/>
          </w:rPr>
          <w:delText>مبتنی بر</w:delText>
        </w:r>
      </w:del>
      <w:ins w:id="11455"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اقلیم و بوم منطقه را نیز دستخوش تغییر کرده است و مساکن روستایی فعلی کمتر از محیط و بوم خود الهام</w:t>
      </w:r>
      <w:del w:id="11456" w:author="Mehrnazi Boojari" w:date="2019-01-07T09:49:00Z">
        <w:r w:rsidRPr="00E91C41" w:rsidDel="006F7CCF">
          <w:rPr>
            <w:rFonts w:ascii="Calibri" w:eastAsia="Calibri" w:hAnsi="Calibri" w:cs="B Lotus" w:hint="cs"/>
            <w:sz w:val="24"/>
            <w:szCs w:val="24"/>
            <w:rtl/>
            <w:lang w:bidi="fa-IR"/>
          </w:rPr>
          <w:delText xml:space="preserve"> می </w:delText>
        </w:r>
      </w:del>
      <w:ins w:id="11457"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گیرد</w:t>
      </w:r>
      <w:del w:id="11458" w:author="Mehrnazi Boojari" w:date="2019-01-07T09:53:00Z">
        <w:r w:rsidRPr="00E91C41" w:rsidDel="006F7CCF">
          <w:rPr>
            <w:rFonts w:ascii="Calibri" w:eastAsia="Calibri" w:hAnsi="Calibri" w:cs="B Lotus" w:hint="cs"/>
            <w:sz w:val="24"/>
            <w:szCs w:val="24"/>
            <w:rtl/>
            <w:lang w:bidi="fa-IR"/>
          </w:rPr>
          <w:delText xml:space="preserve"> . </w:delText>
        </w:r>
      </w:del>
      <w:ins w:id="11459"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لازمه این موضوع برنامه</w:t>
      </w:r>
      <w:ins w:id="11460" w:author="Mehrnazi Boojari" w:date="2019-01-09T23:33:00Z">
        <w:r w:rsidR="00947B53">
          <w:rPr>
            <w:rFonts w:ascii="Calibri" w:eastAsia="Calibri" w:hAnsi="Calibri" w:cs="B Nazanin" w:hint="cs"/>
            <w:sz w:val="24"/>
            <w:szCs w:val="24"/>
            <w:rtl/>
            <w:lang w:bidi="fa-IR"/>
          </w:rPr>
          <w:t>‌</w:t>
        </w:r>
      </w:ins>
      <w:del w:id="11461" w:author="Mehrnazi Boojari" w:date="2019-01-09T23:33:00Z">
        <w:r w:rsidRPr="00E91C41" w:rsidDel="00947B53">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ریزی</w:t>
      </w:r>
      <w:del w:id="11462" w:author="Mehrnazi Boojari" w:date="2019-01-07T09:46:00Z">
        <w:r w:rsidRPr="00E91C41" w:rsidDel="006F7CCF">
          <w:rPr>
            <w:rFonts w:ascii="Calibri" w:eastAsia="Calibri" w:hAnsi="Calibri" w:cs="B Lotus" w:hint="cs"/>
            <w:sz w:val="24"/>
            <w:szCs w:val="24"/>
            <w:rtl/>
            <w:lang w:bidi="fa-IR"/>
          </w:rPr>
          <w:delText xml:space="preserve"> های </w:delText>
        </w:r>
      </w:del>
      <w:ins w:id="1146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صحیح برای برجسته</w:t>
      </w:r>
      <w:del w:id="11464" w:author="Mehrnazi Boojari" w:date="2019-01-07T09:51:00Z">
        <w:r w:rsidRPr="00E91C41" w:rsidDel="006F7CCF">
          <w:rPr>
            <w:rFonts w:ascii="Calibri" w:eastAsia="Calibri" w:hAnsi="Calibri" w:cs="B Lotus" w:hint="cs"/>
            <w:sz w:val="24"/>
            <w:szCs w:val="24"/>
            <w:rtl/>
            <w:lang w:bidi="fa-IR"/>
          </w:rPr>
          <w:delText xml:space="preserve"> سازی </w:delText>
        </w:r>
      </w:del>
      <w:ins w:id="11465" w:author="Mehrnazi Boojari" w:date="2019-01-07T09:51:00Z">
        <w:r w:rsidR="006F7CCF">
          <w:rPr>
            <w:rFonts w:ascii="Calibri" w:eastAsia="Calibri" w:hAnsi="Calibri" w:cs="B Lotus" w:hint="cs"/>
            <w:sz w:val="24"/>
            <w:szCs w:val="24"/>
            <w:rtl/>
            <w:lang w:bidi="fa-IR"/>
          </w:rPr>
          <w:t xml:space="preserve">‌سازی </w:t>
        </w:r>
      </w:ins>
      <w:del w:id="11466" w:author="Mehrnazi Boojari" w:date="2019-01-07T22:30:00Z">
        <w:r w:rsidRPr="00E91C41" w:rsidDel="00051F26">
          <w:rPr>
            <w:rFonts w:ascii="Calibri" w:eastAsia="Calibri" w:hAnsi="Calibri" w:cs="B Lotus" w:hint="cs"/>
            <w:sz w:val="24"/>
            <w:szCs w:val="24"/>
            <w:rtl/>
            <w:lang w:bidi="fa-IR"/>
          </w:rPr>
          <w:delText>در نظر گرفتن</w:delText>
        </w:r>
      </w:del>
      <w:ins w:id="11467" w:author="Mehrnazi Boojari" w:date="2019-01-07T22:30:00Z">
        <w:r w:rsidR="00051F26">
          <w:rPr>
            <w:rFonts w:ascii="Calibri" w:eastAsia="Calibri" w:hAnsi="Calibri"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گرفتن</w:t>
        </w:r>
      </w:ins>
      <w:r w:rsidRPr="00E91C41">
        <w:rPr>
          <w:rFonts w:ascii="Calibri" w:eastAsia="Calibri" w:hAnsi="Calibri" w:cs="B Lotus" w:hint="cs"/>
          <w:sz w:val="24"/>
          <w:szCs w:val="24"/>
          <w:rtl/>
          <w:lang w:bidi="fa-IR"/>
        </w:rPr>
        <w:t xml:space="preserve"> شرایط بومی منطقه برای ساخت مسکن و همچنین توانایی پیاده</w:t>
      </w:r>
      <w:ins w:id="11468" w:author="Mehrnazi Boojari" w:date="2019-01-08T23:58:00Z">
        <w:r w:rsidR="00756134">
          <w:rPr>
            <w:rFonts w:ascii="Calibri" w:eastAsia="Calibri" w:hAnsi="Calibri" w:cs="B Nazanin" w:hint="cs"/>
            <w:sz w:val="24"/>
            <w:szCs w:val="24"/>
            <w:rtl/>
            <w:lang w:bidi="fa-IR"/>
          </w:rPr>
          <w:t>‌</w:t>
        </w:r>
      </w:ins>
      <w:del w:id="11469" w:author="Mehrnazi Boojari" w:date="2019-01-07T10:01:00Z">
        <w:r w:rsidRPr="00E91C41" w:rsidDel="00A31D6F">
          <w:rPr>
            <w:rFonts w:ascii="Calibri" w:eastAsia="Calibri" w:hAnsi="Calibri" w:cs="B Lotus" w:hint="cs"/>
            <w:sz w:val="24"/>
            <w:szCs w:val="24"/>
            <w:rtl/>
            <w:lang w:bidi="fa-IR"/>
          </w:rPr>
          <w:delText xml:space="preserve"> کردن </w:delText>
        </w:r>
      </w:del>
      <w:ins w:id="11470" w:author="Mehrnazi Boojari" w:date="2019-01-07T10:01:00Z">
        <w:r w:rsidR="00A31D6F">
          <w:rPr>
            <w:rFonts w:ascii="Calibri" w:eastAsia="Calibri" w:hAnsi="Calibri" w:cs="B Lotus" w:hint="cs"/>
            <w:sz w:val="24"/>
            <w:szCs w:val="24"/>
            <w:rtl/>
            <w:lang w:bidi="fa-IR"/>
          </w:rPr>
          <w:t xml:space="preserve">‌کردن </w:t>
        </w:r>
      </w:ins>
      <w:r w:rsidRPr="00E91C41">
        <w:rPr>
          <w:rFonts w:ascii="Calibri" w:eastAsia="Calibri" w:hAnsi="Calibri" w:cs="B Lotus" w:hint="cs"/>
          <w:sz w:val="24"/>
          <w:szCs w:val="24"/>
          <w:rtl/>
          <w:lang w:bidi="fa-IR"/>
        </w:rPr>
        <w:t xml:space="preserve">آن در حوزه </w:t>
      </w:r>
      <w:del w:id="11471" w:author="Mehrnazi Boojari" w:date="2019-01-07T10:46:00Z">
        <w:r w:rsidRPr="00E91C41" w:rsidDel="006A1F1D">
          <w:rPr>
            <w:rFonts w:ascii="Calibri" w:eastAsia="Calibri" w:hAnsi="Calibri" w:cs="B Lotus" w:hint="cs"/>
            <w:sz w:val="24"/>
            <w:szCs w:val="24"/>
            <w:rtl/>
            <w:lang w:bidi="fa-IR"/>
          </w:rPr>
          <w:delText>اجرائی</w:delText>
        </w:r>
      </w:del>
      <w:ins w:id="11472"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است</w:t>
      </w:r>
      <w:del w:id="11473" w:author="Mehrnazi Boojari" w:date="2019-01-07T09:53:00Z">
        <w:r w:rsidRPr="00E91C41" w:rsidDel="006F7CCF">
          <w:rPr>
            <w:rFonts w:ascii="Calibri" w:eastAsia="Calibri" w:hAnsi="Calibri" w:cs="B Lotus" w:hint="cs"/>
            <w:sz w:val="24"/>
            <w:szCs w:val="24"/>
            <w:rtl/>
            <w:lang w:bidi="fa-IR"/>
          </w:rPr>
          <w:delText xml:space="preserve"> . </w:delText>
        </w:r>
      </w:del>
      <w:ins w:id="11474" w:author="Mehrnazi Boojari" w:date="2019-01-07T09:53:00Z">
        <w:r w:rsidR="006F7CCF">
          <w:rPr>
            <w:rFonts w:ascii="Calibri" w:eastAsia="Calibri" w:hAnsi="Calibri" w:cs="B Lotus" w:hint="cs"/>
            <w:sz w:val="24"/>
            <w:szCs w:val="24"/>
            <w:rtl/>
            <w:lang w:bidi="fa-IR"/>
          </w:rPr>
          <w:t xml:space="preserve">. </w:t>
        </w:r>
      </w:ins>
    </w:p>
    <w:p w14:paraId="4F71CD1B" w14:textId="77777777" w:rsidR="00E91C41" w:rsidRPr="00E91C41" w:rsidRDefault="00E91C41" w:rsidP="00BB7656">
      <w:pPr>
        <w:pStyle w:val="Heading5"/>
        <w:rPr>
          <w:lang w:bidi="fa-IR"/>
        </w:rPr>
      </w:pPr>
      <w:bookmarkStart w:id="11475" w:name="_Toc529234253"/>
      <w:bookmarkStart w:id="11476" w:name="_Toc529234689"/>
      <w:bookmarkStart w:id="11477" w:name="_Toc530239319"/>
      <w:bookmarkStart w:id="11478" w:name="_Toc533781255"/>
      <w:bookmarkStart w:id="11479" w:name="_Toc533782211"/>
      <w:r w:rsidRPr="00E91C41">
        <w:rPr>
          <w:rFonts w:hint="eastAsia"/>
          <w:rtl/>
          <w:lang w:bidi="fa-IR"/>
        </w:rPr>
        <w:t>نبود</w:t>
      </w:r>
      <w:r w:rsidRPr="00E91C41">
        <w:rPr>
          <w:rtl/>
          <w:lang w:bidi="fa-IR"/>
        </w:rPr>
        <w:t xml:space="preserve"> قوان</w:t>
      </w:r>
      <w:r w:rsidRPr="00E91C41">
        <w:rPr>
          <w:rFonts w:hint="cs"/>
          <w:rtl/>
          <w:lang w:bidi="fa-IR"/>
        </w:rPr>
        <w:t>ی</w:t>
      </w:r>
      <w:r w:rsidRPr="00E91C41">
        <w:rPr>
          <w:rFonts w:hint="eastAsia"/>
          <w:rtl/>
          <w:lang w:bidi="fa-IR"/>
        </w:rPr>
        <w:t>ن</w:t>
      </w:r>
      <w:r w:rsidRPr="00E91C41">
        <w:rPr>
          <w:rtl/>
          <w:lang w:bidi="fa-IR"/>
        </w:rPr>
        <w:t xml:space="preserve"> و مقررات مل</w:t>
      </w:r>
      <w:r w:rsidRPr="00E91C41">
        <w:rPr>
          <w:rFonts w:hint="cs"/>
          <w:rtl/>
          <w:lang w:bidi="fa-IR"/>
        </w:rPr>
        <w:t>ی</w:t>
      </w:r>
      <w:r w:rsidRPr="00E91C41">
        <w:rPr>
          <w:rtl/>
          <w:lang w:bidi="fa-IR"/>
        </w:rPr>
        <w:t xml:space="preserve"> </w:t>
      </w:r>
      <w:del w:id="11480" w:author="Mehrnazi Boojari" w:date="2019-01-07T22:28:00Z">
        <w:r w:rsidRPr="00E91C41" w:rsidDel="00051F26">
          <w:rPr>
            <w:rtl/>
            <w:lang w:bidi="fa-IR"/>
          </w:rPr>
          <w:delText>ساخت وساز</w:delText>
        </w:r>
      </w:del>
      <w:ins w:id="11481" w:author="Mehrnazi Boojari" w:date="2019-01-07T22:28:00Z">
        <w:r w:rsidR="00051F26">
          <w:rPr>
            <w:rtl/>
            <w:lang w:bidi="fa-IR"/>
          </w:rPr>
          <w:t>ساخت</w:t>
        </w:r>
        <w:r w:rsidR="00051F26">
          <w:rPr>
            <w:rFonts w:ascii="Times New Roman" w:hAnsi="Times New Roman" w:cs="Times New Roman" w:hint="cs"/>
            <w:rtl/>
            <w:lang w:bidi="fa-IR"/>
          </w:rPr>
          <w:t> </w:t>
        </w:r>
        <w:r w:rsidR="00051F26">
          <w:rPr>
            <w:rtl/>
            <w:lang w:bidi="fa-IR"/>
          </w:rPr>
          <w:t>و</w:t>
        </w:r>
        <w:r w:rsidR="00051F26">
          <w:rPr>
            <w:rFonts w:ascii="Times New Roman" w:hAnsi="Times New Roman" w:cs="Times New Roman" w:hint="cs"/>
            <w:rtl/>
            <w:lang w:bidi="fa-IR"/>
          </w:rPr>
          <w:t> </w:t>
        </w:r>
        <w:r w:rsidR="00051F26">
          <w:rPr>
            <w:rtl/>
            <w:lang w:bidi="fa-IR"/>
          </w:rPr>
          <w:t>ساز</w:t>
        </w:r>
      </w:ins>
      <w:r w:rsidRPr="00E91C41">
        <w:rPr>
          <w:rtl/>
          <w:lang w:bidi="fa-IR"/>
        </w:rPr>
        <w:t xml:space="preserve"> روستا</w:t>
      </w:r>
      <w:r w:rsidRPr="00E91C41">
        <w:rPr>
          <w:rFonts w:hint="cs"/>
          <w:rtl/>
          <w:lang w:bidi="fa-IR"/>
        </w:rPr>
        <w:t>یی</w:t>
      </w:r>
      <w:bookmarkEnd w:id="11475"/>
      <w:bookmarkEnd w:id="11476"/>
      <w:bookmarkEnd w:id="11477"/>
      <w:bookmarkEnd w:id="11478"/>
      <w:bookmarkEnd w:id="11479"/>
    </w:p>
    <w:p w14:paraId="5BD6689D" w14:textId="77777777" w:rsidR="00E91C41" w:rsidRPr="00E91C41" w:rsidRDefault="00E91C41" w:rsidP="0093126D">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عامل مهم در عدم ساخت مساکن </w:t>
      </w:r>
      <w:del w:id="11482" w:author="Mehrnazi Boojari" w:date="2019-01-10T01:06:00Z">
        <w:r w:rsidRPr="00E91C41" w:rsidDel="00647583">
          <w:rPr>
            <w:rFonts w:ascii="Calibri" w:eastAsia="Calibri" w:hAnsi="Calibri" w:cs="B Lotus" w:hint="cs"/>
            <w:sz w:val="24"/>
            <w:szCs w:val="24"/>
            <w:rtl/>
            <w:lang w:bidi="fa-IR"/>
          </w:rPr>
          <w:delText>مبتنی بر</w:delText>
        </w:r>
      </w:del>
      <w:ins w:id="11483"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اقلیم منطقه</w:t>
      </w:r>
      <w:del w:id="11484" w:author="Mehrnazi Boojari" w:date="2019-01-07T09:47:00Z">
        <w:r w:rsidRPr="00E91C41" w:rsidDel="006F7CCF">
          <w:rPr>
            <w:rFonts w:ascii="Calibri" w:eastAsia="Calibri" w:hAnsi="Calibri" w:cs="B Lotus" w:hint="cs"/>
            <w:sz w:val="24"/>
            <w:szCs w:val="24"/>
            <w:rtl/>
            <w:lang w:bidi="fa-IR"/>
          </w:rPr>
          <w:delText xml:space="preserve"> ،</w:delText>
        </w:r>
      </w:del>
      <w:ins w:id="11485"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رویه</w:t>
      </w:r>
      <w:del w:id="11486" w:author="Mehrnazi Boojari" w:date="2019-01-07T09:46:00Z">
        <w:r w:rsidRPr="00E91C41" w:rsidDel="006F7CCF">
          <w:rPr>
            <w:rFonts w:ascii="Calibri" w:eastAsia="Calibri" w:hAnsi="Calibri" w:cs="B Lotus" w:hint="cs"/>
            <w:sz w:val="24"/>
            <w:szCs w:val="24"/>
            <w:rtl/>
            <w:lang w:bidi="fa-IR"/>
          </w:rPr>
          <w:delText xml:space="preserve"> های </w:delText>
        </w:r>
      </w:del>
      <w:ins w:id="11487"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قانونی و نبود قوانین بالادستی است</w:t>
      </w:r>
      <w:del w:id="11488" w:author="Mehrnazi Boojari" w:date="2019-01-07T09:53:00Z">
        <w:r w:rsidRPr="00E91C41" w:rsidDel="006F7CCF">
          <w:rPr>
            <w:rFonts w:ascii="Calibri" w:eastAsia="Calibri" w:hAnsi="Calibri" w:cs="B Lotus" w:hint="cs"/>
            <w:sz w:val="24"/>
            <w:szCs w:val="24"/>
            <w:rtl/>
            <w:lang w:bidi="fa-IR"/>
          </w:rPr>
          <w:delText xml:space="preserve"> . </w:delText>
        </w:r>
      </w:del>
      <w:ins w:id="11489"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در بسیاری از روستاهای کشور ساخت مساکن با مصالح بومی اجازه دریافت پروانه پایان</w:t>
      </w:r>
      <w:ins w:id="11490" w:author="Mehrnazi Boojari" w:date="2019-01-13T05:58:00Z">
        <w:r w:rsidR="0093126D">
          <w:rPr>
            <w:rFonts w:ascii="Calibri" w:eastAsia="Calibri" w:hAnsi="Calibri" w:cs="B Nazanin" w:hint="cs"/>
            <w:sz w:val="24"/>
            <w:szCs w:val="24"/>
            <w:rtl/>
            <w:lang w:bidi="fa-IR"/>
          </w:rPr>
          <w:t>‌</w:t>
        </w:r>
      </w:ins>
      <w:del w:id="11491" w:author="Mehrnazi Boojari" w:date="2019-01-13T05:58:00Z">
        <w:r w:rsidRPr="00E91C41" w:rsidDel="0093126D">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کار ندارند</w:t>
      </w:r>
      <w:del w:id="11492" w:author="Mehrnazi Boojari" w:date="2019-01-07T09:53:00Z">
        <w:r w:rsidRPr="00E91C41" w:rsidDel="006F7CCF">
          <w:rPr>
            <w:rFonts w:ascii="Calibri" w:eastAsia="Calibri" w:hAnsi="Calibri" w:cs="B Lotus" w:hint="cs"/>
            <w:sz w:val="24"/>
            <w:szCs w:val="24"/>
            <w:rtl/>
            <w:lang w:bidi="fa-IR"/>
          </w:rPr>
          <w:delText xml:space="preserve"> . </w:delText>
        </w:r>
      </w:del>
      <w:ins w:id="11493" w:author="Mehrnazi Boojari" w:date="2019-01-07T09:53:00Z">
        <w:r w:rsidR="006F7CCF">
          <w:rPr>
            <w:rFonts w:ascii="Calibri" w:eastAsia="Calibri" w:hAnsi="Calibri" w:cs="B Lotus" w:hint="cs"/>
            <w:sz w:val="24"/>
            <w:szCs w:val="24"/>
            <w:rtl/>
            <w:lang w:bidi="fa-IR"/>
          </w:rPr>
          <w:t xml:space="preserve">. </w:t>
        </w:r>
      </w:ins>
      <w:del w:id="11494" w:author="Mehrnazi Boojari" w:date="2019-01-08T23:50:00Z">
        <w:r w:rsidRPr="00E91C41" w:rsidDel="00EE38C5">
          <w:rPr>
            <w:rFonts w:ascii="Calibri" w:eastAsia="Calibri" w:hAnsi="Calibri" w:cs="B Lotus" w:hint="cs"/>
            <w:sz w:val="24"/>
            <w:szCs w:val="24"/>
            <w:rtl/>
            <w:lang w:bidi="fa-IR"/>
          </w:rPr>
          <w:delText>از سوی</w:delText>
        </w:r>
      </w:del>
      <w:ins w:id="11495" w:author="Mehrnazi Boojari" w:date="2019-01-08T23:50:00Z">
        <w:r w:rsidR="00EE38C5">
          <w:rPr>
            <w:rFonts w:ascii="Calibri" w:eastAsia="Calibri" w:hAnsi="Calibri" w:cs="B Lotus" w:hint="cs"/>
            <w:sz w:val="24"/>
            <w:szCs w:val="24"/>
            <w:rtl/>
            <w:lang w:bidi="fa-IR"/>
          </w:rPr>
          <w:t>از</w:t>
        </w:r>
        <w:r w:rsidR="00EE38C5">
          <w:rPr>
            <w:rFonts w:ascii="Times New Roman" w:eastAsia="Calibri" w:hAnsi="Times New Roman" w:cs="Times New Roman" w:hint="cs"/>
            <w:sz w:val="24"/>
            <w:szCs w:val="24"/>
            <w:rtl/>
            <w:lang w:bidi="fa-IR"/>
          </w:rPr>
          <w:t> </w:t>
        </w:r>
        <w:r w:rsidR="00EE38C5">
          <w:rPr>
            <w:rFonts w:ascii="Calibri" w:eastAsia="Calibri" w:hAnsi="Calibri" w:cs="B Lotus" w:hint="cs"/>
            <w:sz w:val="24"/>
            <w:szCs w:val="24"/>
            <w:rtl/>
            <w:lang w:bidi="fa-IR"/>
          </w:rPr>
          <w:t>سوی</w:t>
        </w:r>
      </w:ins>
      <w:del w:id="11496" w:author="Mehrnazi Boojari" w:date="2019-01-13T05:58:00Z">
        <w:r w:rsidRPr="00E91C41" w:rsidDel="0093126D">
          <w:rPr>
            <w:rFonts w:ascii="Calibri" w:eastAsia="Calibri" w:hAnsi="Calibri" w:cs="B Lotus" w:hint="cs"/>
            <w:sz w:val="24"/>
            <w:szCs w:val="24"/>
            <w:rtl/>
            <w:lang w:bidi="fa-IR"/>
          </w:rPr>
          <w:delText>ی</w:delText>
        </w:r>
      </w:del>
      <w:r w:rsidRPr="00E91C41">
        <w:rPr>
          <w:rFonts w:ascii="Calibri" w:eastAsia="Calibri" w:hAnsi="Calibri" w:cs="B Lotus" w:hint="cs"/>
          <w:sz w:val="24"/>
          <w:szCs w:val="24"/>
          <w:rtl/>
          <w:lang w:bidi="fa-IR"/>
        </w:rPr>
        <w:t xml:space="preserve"> دیگر</w:t>
      </w:r>
      <w:ins w:id="11497" w:author="Mehrnazi Boojari" w:date="2019-01-09T00:08:00Z">
        <w:r w:rsidR="00DD72BC">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امروزه با </w:t>
      </w:r>
      <w:del w:id="11498" w:author="Mehrnazi Boojari" w:date="2019-01-07T22:30:00Z">
        <w:r w:rsidRPr="00E91C41" w:rsidDel="00051F26">
          <w:rPr>
            <w:rFonts w:ascii="Calibri" w:eastAsia="Calibri" w:hAnsi="Calibri" w:cs="B Lotus" w:hint="cs"/>
            <w:sz w:val="24"/>
            <w:szCs w:val="24"/>
            <w:rtl/>
            <w:lang w:bidi="fa-IR"/>
          </w:rPr>
          <w:delText>در نظر گرفتن</w:delText>
        </w:r>
      </w:del>
      <w:ins w:id="11499" w:author="Mehrnazi Boojari" w:date="2019-01-07T22:30:00Z">
        <w:r w:rsidR="00051F26">
          <w:rPr>
            <w:rFonts w:ascii="Calibri" w:eastAsia="Calibri" w:hAnsi="Calibri"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گرفتن</w:t>
        </w:r>
      </w:ins>
      <w:r w:rsidRPr="00E91C41">
        <w:rPr>
          <w:rFonts w:ascii="Calibri" w:eastAsia="Calibri" w:hAnsi="Calibri" w:cs="B Lotus" w:hint="cs"/>
          <w:sz w:val="24"/>
          <w:szCs w:val="24"/>
          <w:rtl/>
          <w:lang w:bidi="fa-IR"/>
        </w:rPr>
        <w:t xml:space="preserve"> الزامات ساختمانی برای مساکن شهری</w:t>
      </w:r>
      <w:del w:id="11500" w:author="Mehrnazi Boojari" w:date="2019-01-07T09:47:00Z">
        <w:r w:rsidRPr="00E91C41" w:rsidDel="006F7CCF">
          <w:rPr>
            <w:rFonts w:ascii="Calibri" w:eastAsia="Calibri" w:hAnsi="Calibri" w:cs="B Lotus" w:hint="cs"/>
            <w:sz w:val="24"/>
            <w:szCs w:val="24"/>
            <w:rtl/>
            <w:lang w:bidi="fa-IR"/>
          </w:rPr>
          <w:delText xml:space="preserve"> ،</w:delText>
        </w:r>
      </w:del>
      <w:ins w:id="11501"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هنوز برای مساکن روستایی با مصالح بومی مقررات ساختمانی تدوین نشده است و جای </w:t>
      </w:r>
      <w:r w:rsidRPr="00E91C41">
        <w:rPr>
          <w:rFonts w:ascii="Calibri" w:eastAsia="Calibri" w:hAnsi="Calibri" w:cs="B Lotus" w:hint="cs"/>
          <w:sz w:val="24"/>
          <w:szCs w:val="24"/>
          <w:rtl/>
          <w:lang w:bidi="fa-IR"/>
        </w:rPr>
        <w:lastRenderedPageBreak/>
        <w:t>خالی آن در مقررات ساختمانی وجود دارد</w:t>
      </w:r>
      <w:del w:id="11502" w:author="Mehrnazi Boojari" w:date="2019-01-09T23:34:00Z">
        <w:r w:rsidRPr="00E91C41" w:rsidDel="00947B53">
          <w:rPr>
            <w:rFonts w:ascii="Calibri" w:eastAsia="Calibri" w:hAnsi="Calibri" w:cs="B Lotus" w:hint="cs"/>
            <w:sz w:val="24"/>
            <w:szCs w:val="24"/>
            <w:rtl/>
            <w:lang w:bidi="fa-IR"/>
          </w:rPr>
          <w:delText xml:space="preserve"> </w:delText>
        </w:r>
      </w:del>
      <w:del w:id="11503" w:author="Mehrnazi Boojari" w:date="2019-01-07T09:50:00Z">
        <w:r w:rsidRPr="00E91C41" w:rsidDel="006F7CCF">
          <w:rPr>
            <w:rFonts w:ascii="Calibri" w:eastAsia="Calibri" w:hAnsi="Calibri" w:cs="B Lotus" w:hint="cs"/>
            <w:sz w:val="24"/>
            <w:szCs w:val="24"/>
            <w:rtl/>
            <w:lang w:bidi="fa-IR"/>
          </w:rPr>
          <w:delText>.ب</w:delText>
        </w:r>
      </w:del>
      <w:del w:id="11504" w:author="Mehrnazi Boojari" w:date="2019-01-08T00:20:00Z">
        <w:r w:rsidRPr="00E91C41" w:rsidDel="007934C7">
          <w:rPr>
            <w:rFonts w:ascii="Calibri" w:eastAsia="Calibri" w:hAnsi="Calibri" w:cs="B Lotus" w:hint="cs"/>
            <w:sz w:val="24"/>
            <w:szCs w:val="24"/>
            <w:rtl/>
            <w:lang w:bidi="fa-IR"/>
          </w:rPr>
          <w:delText xml:space="preserve">رای مثال </w:delText>
        </w:r>
      </w:del>
      <w:ins w:id="11505" w:author="Mehrnazi Boojari" w:date="2019-01-08T00:20:00Z">
        <w:r w:rsidR="007934C7">
          <w:rPr>
            <w:rFonts w:ascii="Calibri" w:eastAsia="Calibri" w:hAnsi="Calibri" w:cs="B Lotus" w:hint="cs"/>
            <w:sz w:val="24"/>
            <w:szCs w:val="24"/>
            <w:rtl/>
            <w:lang w:bidi="fa-IR"/>
          </w:rPr>
          <w:t xml:space="preserve">. برای مثال، </w:t>
        </w:r>
      </w:ins>
      <w:r w:rsidRPr="00E91C41">
        <w:rPr>
          <w:rFonts w:ascii="Calibri" w:eastAsia="Calibri" w:hAnsi="Calibri" w:cs="B Lotus" w:hint="cs"/>
          <w:sz w:val="24"/>
          <w:szCs w:val="24"/>
          <w:rtl/>
          <w:lang w:bidi="fa-IR"/>
        </w:rPr>
        <w:t xml:space="preserve">ساخت مساکن با مصالح چوبی در کشور </w:t>
      </w:r>
      <w:del w:id="11506" w:author="Mehrnazi Boojari" w:date="2019-01-08T03:27:00Z">
        <w:r w:rsidRPr="00E91C41" w:rsidDel="00666313">
          <w:rPr>
            <w:rFonts w:ascii="Calibri" w:eastAsia="Calibri" w:hAnsi="Calibri" w:cs="B Lotus" w:hint="cs"/>
            <w:sz w:val="24"/>
            <w:szCs w:val="24"/>
            <w:rtl/>
            <w:lang w:bidi="fa-IR"/>
          </w:rPr>
          <w:delText>آئین نامه</w:delText>
        </w:r>
      </w:del>
      <w:ins w:id="11507" w:author="Mehrnazi Boojari" w:date="2019-01-08T03:27:00Z">
        <w:r w:rsidR="00666313">
          <w:rPr>
            <w:rFonts w:ascii="Calibri" w:eastAsia="Calibri" w:hAnsi="Calibri" w:cs="B Lotus" w:hint="cs"/>
            <w:sz w:val="24"/>
            <w:szCs w:val="24"/>
            <w:rtl/>
            <w:lang w:bidi="fa-IR"/>
          </w:rPr>
          <w:t>آیین‌نامه</w:t>
        </w:r>
      </w:ins>
      <w:del w:id="11508" w:author="Mehrnazi Boojari" w:date="2019-01-07T09:46:00Z">
        <w:r w:rsidRPr="00E91C41" w:rsidDel="006F7CCF">
          <w:rPr>
            <w:rFonts w:ascii="Calibri" w:eastAsia="Calibri" w:hAnsi="Calibri" w:cs="B Lotus" w:hint="cs"/>
            <w:sz w:val="24"/>
            <w:szCs w:val="24"/>
            <w:rtl/>
            <w:lang w:bidi="fa-IR"/>
          </w:rPr>
          <w:delText xml:space="preserve"> های </w:delText>
        </w:r>
      </w:del>
      <w:ins w:id="11509"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سازه</w:t>
      </w:r>
      <w:del w:id="11510" w:author="Mehrnazi Boojari" w:date="2019-01-07T10:41:00Z">
        <w:r w:rsidRPr="00E91C41" w:rsidDel="006A1F1D">
          <w:rPr>
            <w:rFonts w:ascii="Calibri" w:eastAsia="Calibri" w:hAnsi="Calibri" w:cs="B Lotus" w:hint="cs"/>
            <w:sz w:val="24"/>
            <w:szCs w:val="24"/>
            <w:rtl/>
            <w:lang w:bidi="fa-IR"/>
          </w:rPr>
          <w:delText xml:space="preserve"> ای </w:delText>
        </w:r>
      </w:del>
      <w:ins w:id="11511" w:author="Mehrnazi Boojari" w:date="2019-01-07T10:41:00Z">
        <w:r w:rsidR="006A1F1D">
          <w:rPr>
            <w:rFonts w:ascii="Calibri" w:eastAsia="Calibri" w:hAnsi="Calibri" w:cs="B Lotus" w:hint="cs"/>
            <w:sz w:val="24"/>
            <w:szCs w:val="24"/>
            <w:rtl/>
            <w:lang w:bidi="fa-IR"/>
          </w:rPr>
          <w:t xml:space="preserve">‌ای </w:t>
        </w:r>
      </w:ins>
      <w:r w:rsidRPr="00E91C41">
        <w:rPr>
          <w:rFonts w:ascii="Calibri" w:eastAsia="Calibri" w:hAnsi="Calibri" w:cs="B Lotus" w:hint="cs"/>
          <w:sz w:val="24"/>
          <w:szCs w:val="24"/>
          <w:rtl/>
          <w:lang w:bidi="fa-IR"/>
        </w:rPr>
        <w:t xml:space="preserve">برای ساخت مسکن وجود ندارد. </w:t>
      </w:r>
      <w:del w:id="11512" w:author="Mehrnazi Boojari" w:date="2019-01-08T23:50:00Z">
        <w:r w:rsidRPr="00E91C41" w:rsidDel="00EE38C5">
          <w:rPr>
            <w:rFonts w:ascii="Calibri" w:eastAsia="Calibri" w:hAnsi="Calibri" w:cs="B Lotus" w:hint="cs"/>
            <w:sz w:val="24"/>
            <w:szCs w:val="24"/>
            <w:rtl/>
            <w:lang w:bidi="fa-IR"/>
          </w:rPr>
          <w:delText>از سوی</w:delText>
        </w:r>
      </w:del>
      <w:ins w:id="11513" w:author="Mehrnazi Boojari" w:date="2019-01-08T23:50:00Z">
        <w:r w:rsidR="00EE38C5">
          <w:rPr>
            <w:rFonts w:ascii="Calibri" w:eastAsia="Calibri" w:hAnsi="Calibri" w:cs="B Lotus" w:hint="cs"/>
            <w:sz w:val="24"/>
            <w:szCs w:val="24"/>
            <w:rtl/>
            <w:lang w:bidi="fa-IR"/>
          </w:rPr>
          <w:t>از</w:t>
        </w:r>
        <w:r w:rsidR="00EE38C5">
          <w:rPr>
            <w:rFonts w:ascii="Times New Roman" w:eastAsia="Calibri" w:hAnsi="Times New Roman" w:cs="Times New Roman" w:hint="cs"/>
            <w:sz w:val="24"/>
            <w:szCs w:val="24"/>
            <w:rtl/>
            <w:lang w:bidi="fa-IR"/>
          </w:rPr>
          <w:t> </w:t>
        </w:r>
        <w:r w:rsidR="00EE38C5">
          <w:rPr>
            <w:rFonts w:ascii="Calibri" w:eastAsia="Calibri" w:hAnsi="Calibri" w:cs="B Lotus" w:hint="cs"/>
            <w:sz w:val="24"/>
            <w:szCs w:val="24"/>
            <w:rtl/>
            <w:lang w:bidi="fa-IR"/>
          </w:rPr>
          <w:t>سوی</w:t>
        </w:r>
      </w:ins>
      <w:r w:rsidRPr="00E91C41">
        <w:rPr>
          <w:rFonts w:ascii="Calibri" w:eastAsia="Calibri" w:hAnsi="Calibri" w:cs="B Lotus" w:hint="cs"/>
          <w:sz w:val="24"/>
          <w:szCs w:val="24"/>
          <w:rtl/>
          <w:lang w:bidi="fa-IR"/>
        </w:rPr>
        <w:t xml:space="preserve"> دیگر</w:t>
      </w:r>
      <w:ins w:id="11514" w:author="Mehrnazi Boojari" w:date="2019-01-13T05:58:00Z">
        <w:r w:rsidR="0093126D">
          <w:rPr>
            <w:rFonts w:ascii="Calibri" w:eastAsia="Calibri" w:hAnsi="Calibri" w:cs="B Lotus" w:hint="cs"/>
            <w:sz w:val="24"/>
            <w:szCs w:val="24"/>
            <w:rtl/>
            <w:lang w:bidi="fa-IR"/>
          </w:rPr>
          <w:t>،</w:t>
        </w:r>
      </w:ins>
      <w:del w:id="11515" w:author="Mehrnazi Boojari" w:date="2019-01-13T05:58:00Z">
        <w:r w:rsidRPr="00E91C41" w:rsidDel="0093126D">
          <w:rPr>
            <w:rFonts w:ascii="Calibri" w:eastAsia="Calibri" w:hAnsi="Calibri" w:cs="B Lotus" w:hint="cs"/>
            <w:sz w:val="24"/>
            <w:szCs w:val="24"/>
            <w:rtl/>
            <w:lang w:bidi="fa-IR"/>
          </w:rPr>
          <w:delText>ی</w:delText>
        </w:r>
      </w:del>
      <w:r w:rsidRPr="00E91C41">
        <w:rPr>
          <w:rFonts w:ascii="Calibri" w:eastAsia="Calibri" w:hAnsi="Calibri" w:cs="B Lotus" w:hint="cs"/>
          <w:sz w:val="24"/>
          <w:szCs w:val="24"/>
          <w:rtl/>
          <w:lang w:bidi="fa-IR"/>
        </w:rPr>
        <w:t xml:space="preserve"> اساسا</w:t>
      </w:r>
      <w:ins w:id="11516" w:author="Mehrnazi Boojari" w:date="2019-01-13T05:58:00Z">
        <w:r w:rsidR="0093126D">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نگاه به مسکن در کشور نگاه شهری و روستایی نیست</w:t>
      </w:r>
      <w:del w:id="11517" w:author="Mehrnazi Boojari" w:date="2019-01-08T23:59:00Z">
        <w:r w:rsidRPr="00E91C41" w:rsidDel="00756134">
          <w:rPr>
            <w:rFonts w:ascii="Calibri" w:eastAsia="Calibri" w:hAnsi="Calibri" w:cs="B Lotus" w:hint="cs"/>
            <w:sz w:val="24"/>
            <w:szCs w:val="24"/>
            <w:rtl/>
            <w:lang w:bidi="fa-IR"/>
          </w:rPr>
          <w:delText xml:space="preserve"> بلکه</w:delText>
        </w:r>
      </w:del>
      <w:ins w:id="11518" w:author="Mehrnazi Boojari" w:date="2019-01-08T23:59:00Z">
        <w:r w:rsidR="00756134">
          <w:rPr>
            <w:rFonts w:ascii="Calibri" w:eastAsia="Calibri" w:hAnsi="Calibri" w:cs="B Lotus" w:hint="cs"/>
            <w:sz w:val="24"/>
            <w:szCs w:val="24"/>
            <w:rtl/>
            <w:lang w:bidi="fa-IR"/>
          </w:rPr>
          <w:t>، بلکه</w:t>
        </w:r>
      </w:ins>
      <w:r w:rsidRPr="00E91C41">
        <w:rPr>
          <w:rFonts w:ascii="Calibri" w:eastAsia="Calibri" w:hAnsi="Calibri" w:cs="B Lotus" w:hint="cs"/>
          <w:sz w:val="24"/>
          <w:szCs w:val="24"/>
          <w:rtl/>
          <w:lang w:bidi="fa-IR"/>
        </w:rPr>
        <w:t xml:space="preserve"> نگاه به خود مسکن است و این خود مسکن بیشتر در شهرها تجلی پیدا</w:t>
      </w:r>
      <w:del w:id="11519" w:author="Mehrnazi Boojari" w:date="2019-01-07T09:49:00Z">
        <w:r w:rsidRPr="00E91C41" w:rsidDel="006F7CCF">
          <w:rPr>
            <w:rFonts w:ascii="Calibri" w:eastAsia="Calibri" w:hAnsi="Calibri" w:cs="B Lotus" w:hint="cs"/>
            <w:sz w:val="24"/>
            <w:szCs w:val="24"/>
            <w:rtl/>
            <w:lang w:bidi="fa-IR"/>
          </w:rPr>
          <w:delText xml:space="preserve"> می </w:delText>
        </w:r>
      </w:del>
      <w:ins w:id="11520" w:author="Mehrnazi Boojari" w:date="2019-01-07T09:49:00Z">
        <w:r w:rsidR="006F7CCF">
          <w:rPr>
            <w:rFonts w:ascii="Calibri" w:eastAsia="Calibri" w:hAnsi="Calibri" w:cs="B Lotus" w:hint="cs"/>
            <w:sz w:val="24"/>
            <w:szCs w:val="24"/>
            <w:rtl/>
            <w:lang w:bidi="fa-IR"/>
          </w:rPr>
          <w:t xml:space="preserve"> </w:t>
        </w:r>
      </w:ins>
      <w:del w:id="11521" w:author="Mehrnazi Boojari" w:date="2019-01-07T10:52:00Z">
        <w:r w:rsidRPr="00E91C41" w:rsidDel="006A1F1D">
          <w:rPr>
            <w:rFonts w:ascii="Calibri" w:eastAsia="Calibri" w:hAnsi="Calibri" w:cs="B Lotus" w:hint="cs"/>
            <w:sz w:val="24"/>
            <w:szCs w:val="24"/>
            <w:rtl/>
            <w:lang w:bidi="fa-IR"/>
          </w:rPr>
          <w:delText>کند</w:delText>
        </w:r>
      </w:del>
      <w:ins w:id="11522" w:author="Mehrnazi Boojari" w:date="2019-01-07T10:52:00Z">
        <w:r w:rsidR="006A1F1D">
          <w:rPr>
            <w:rFonts w:ascii="Calibri" w:eastAsia="Calibri" w:hAnsi="Calibri" w:cs="B Lotus" w:hint="cs"/>
            <w:sz w:val="24"/>
            <w:szCs w:val="24"/>
            <w:rtl/>
            <w:lang w:bidi="fa-IR"/>
          </w:rPr>
          <w:t>می‌کند</w:t>
        </w:r>
      </w:ins>
      <w:del w:id="11523" w:author="Mehrnazi Boojari" w:date="2019-01-07T09:53:00Z">
        <w:r w:rsidRPr="00E91C41" w:rsidDel="006F7CCF">
          <w:rPr>
            <w:rFonts w:ascii="Calibri" w:eastAsia="Calibri" w:hAnsi="Calibri" w:cs="B Lotus" w:hint="cs"/>
            <w:sz w:val="24"/>
            <w:szCs w:val="24"/>
            <w:rtl/>
            <w:lang w:bidi="fa-IR"/>
          </w:rPr>
          <w:delText xml:space="preserve"> . </w:delText>
        </w:r>
      </w:del>
      <w:ins w:id="11524"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لازم است در حوزه تقنینی تدابیری اتخاذ شود که دفتر مقررات ملی ساختمانی را ملزم به تهیه قوانین بالادستی در این حوزه بکند</w:t>
      </w:r>
      <w:del w:id="11525" w:author="Mehrnazi Boojari" w:date="2019-01-07T10:11:00Z">
        <w:r w:rsidRPr="00E91C41" w:rsidDel="00A31D6F">
          <w:rPr>
            <w:rFonts w:ascii="Calibri" w:eastAsia="Calibri" w:hAnsi="Calibri" w:cs="B Lotus" w:hint="cs"/>
            <w:sz w:val="24"/>
            <w:szCs w:val="24"/>
            <w:rtl/>
            <w:lang w:bidi="fa-IR"/>
          </w:rPr>
          <w:delText xml:space="preserve"> .</w:delText>
        </w:r>
      </w:del>
      <w:ins w:id="11526" w:author="Mehrnazi Boojari" w:date="2019-01-07T10:11:00Z">
        <w:r w:rsidR="00A31D6F">
          <w:rPr>
            <w:rFonts w:ascii="Calibri" w:eastAsia="Calibri" w:hAnsi="Calibri" w:cs="B Lotus" w:hint="cs"/>
            <w:sz w:val="24"/>
            <w:szCs w:val="24"/>
            <w:rtl/>
            <w:lang w:bidi="fa-IR"/>
          </w:rPr>
          <w:t>.</w:t>
        </w:r>
      </w:ins>
    </w:p>
    <w:p w14:paraId="4B7826C7" w14:textId="77777777" w:rsidR="00E91C41" w:rsidRPr="00E91C41" w:rsidRDefault="00E91C41" w:rsidP="00BB7656">
      <w:pPr>
        <w:pStyle w:val="Heading5"/>
        <w:rPr>
          <w:rtl/>
          <w:lang w:bidi="fa-IR"/>
        </w:rPr>
      </w:pPr>
      <w:bookmarkStart w:id="11527" w:name="_Toc529234254"/>
      <w:bookmarkStart w:id="11528" w:name="_Toc529234690"/>
      <w:bookmarkStart w:id="11529" w:name="_Toc530239320"/>
      <w:bookmarkStart w:id="11530" w:name="_Toc533781256"/>
      <w:bookmarkStart w:id="11531" w:name="_Toc533782212"/>
      <w:r w:rsidRPr="0093126D">
        <w:rPr>
          <w:rFonts w:hint="eastAsia"/>
          <w:color w:val="auto"/>
          <w:rtl/>
          <w:lang w:bidi="fa-IR"/>
          <w:rPrChange w:id="11532" w:author="Mehrnazi Boojari" w:date="2019-01-13T06:04:00Z">
            <w:rPr>
              <w:rFonts w:hint="eastAsia"/>
              <w:sz w:val="32"/>
              <w:szCs w:val="32"/>
              <w:rtl/>
              <w:lang w:bidi="fa-IR"/>
            </w:rPr>
          </w:rPrChange>
        </w:rPr>
        <w:t>عدم</w:t>
      </w:r>
      <w:r w:rsidRPr="0093126D">
        <w:rPr>
          <w:color w:val="auto"/>
          <w:rtl/>
          <w:lang w:bidi="fa-IR"/>
          <w:rPrChange w:id="11533" w:author="Mehrnazi Boojari" w:date="2019-01-13T06:04:00Z">
            <w:rPr>
              <w:sz w:val="32"/>
              <w:szCs w:val="32"/>
              <w:rtl/>
              <w:lang w:bidi="fa-IR"/>
            </w:rPr>
          </w:rPrChange>
        </w:rPr>
        <w:t xml:space="preserve"> </w:t>
      </w:r>
      <w:r w:rsidRPr="00E91C41">
        <w:rPr>
          <w:rFonts w:hint="cs"/>
          <w:rtl/>
          <w:lang w:bidi="fa-IR"/>
        </w:rPr>
        <w:t xml:space="preserve">دسترسی مناسب به مواد و مصالح بومی برای ساخت مسکن </w:t>
      </w:r>
      <w:del w:id="11534" w:author="Mehrnazi Boojari" w:date="2019-01-07T10:03:00Z">
        <w:r w:rsidRPr="00E91C41" w:rsidDel="00A31D6F">
          <w:rPr>
            <w:rFonts w:hint="cs"/>
            <w:rtl/>
            <w:lang w:bidi="fa-IR"/>
          </w:rPr>
          <w:delText>روستائی</w:delText>
        </w:r>
      </w:del>
      <w:bookmarkEnd w:id="11527"/>
      <w:bookmarkEnd w:id="11528"/>
      <w:bookmarkEnd w:id="11529"/>
      <w:bookmarkEnd w:id="11530"/>
      <w:bookmarkEnd w:id="11531"/>
      <w:ins w:id="11535" w:author="Mehrnazi Boojari" w:date="2019-01-07T10:03:00Z">
        <w:r w:rsidR="00A31D6F">
          <w:rPr>
            <w:rFonts w:hint="cs"/>
            <w:rtl/>
            <w:lang w:bidi="fa-IR"/>
          </w:rPr>
          <w:t>روستایی</w:t>
        </w:r>
      </w:ins>
    </w:p>
    <w:p w14:paraId="5B746EAB" w14:textId="77777777" w:rsidR="00E91C41" w:rsidRPr="00E91C41" w:rsidRDefault="00E91C41" w:rsidP="0093126D">
      <w:pPr>
        <w:bidi/>
        <w:ind w:firstLine="288"/>
        <w:jc w:val="both"/>
        <w:rPr>
          <w:rFonts w:ascii="Calibri" w:eastAsia="Calibri" w:hAnsi="Calibri" w:cs="B Lotus"/>
          <w:sz w:val="24"/>
          <w:szCs w:val="24"/>
          <w:rtl/>
        </w:rPr>
      </w:pPr>
      <w:r w:rsidRPr="00E91C41">
        <w:rPr>
          <w:rFonts w:ascii="Calibri" w:eastAsia="Calibri" w:hAnsi="Calibri" w:cs="B Lotus" w:hint="cs"/>
          <w:sz w:val="24"/>
          <w:szCs w:val="24"/>
          <w:rtl/>
        </w:rPr>
        <w:t>عامل دسترسی به مصالح ساختمانی نیز خود</w:t>
      </w:r>
      <w:del w:id="11536" w:author="Mehrnazi Boojari" w:date="2019-01-07T09:49:00Z">
        <w:r w:rsidRPr="00E91C41" w:rsidDel="006F7CCF">
          <w:rPr>
            <w:rFonts w:ascii="Calibri" w:eastAsia="Calibri" w:hAnsi="Calibri" w:cs="B Lotus" w:hint="cs"/>
            <w:sz w:val="24"/>
            <w:szCs w:val="24"/>
            <w:rtl/>
          </w:rPr>
          <w:delText xml:space="preserve"> می </w:delText>
        </w:r>
      </w:del>
      <w:ins w:id="11537"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توان یکی از دلایل فاصله</w:t>
      </w:r>
      <w:ins w:id="11538" w:author="Mehrnazi Boojari" w:date="2019-01-13T05:59:00Z">
        <w:r w:rsidR="0093126D">
          <w:rPr>
            <w:rFonts w:ascii="Calibri" w:eastAsia="Calibri" w:hAnsi="Calibri" w:cs="B Nazanin" w:hint="cs"/>
            <w:sz w:val="24"/>
            <w:szCs w:val="24"/>
            <w:rtl/>
          </w:rPr>
          <w:t>‌</w:t>
        </w:r>
      </w:ins>
      <w:del w:id="11539" w:author="Mehrnazi Boojari" w:date="2019-01-13T05:59:00Z">
        <w:r w:rsidRPr="00E91C41" w:rsidDel="0093126D">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گرفتن مساکن روستایی از محیط خود باشد</w:t>
      </w:r>
      <w:ins w:id="11540" w:author="Mehrnazi Boojari" w:date="2019-01-13T06:04:00Z">
        <w:r w:rsidR="0093126D">
          <w:rPr>
            <w:rFonts w:ascii="Calibri" w:eastAsia="Calibri" w:hAnsi="Calibri" w:cs="B Lotus" w:hint="cs"/>
            <w:sz w:val="24"/>
            <w:szCs w:val="24"/>
            <w:rtl/>
          </w:rPr>
          <w:t>.</w:t>
        </w:r>
      </w:ins>
      <w:r w:rsidRPr="00E91C41">
        <w:rPr>
          <w:rFonts w:ascii="Calibri" w:eastAsia="Calibri" w:hAnsi="Calibri" w:cs="B Lotus" w:hint="cs"/>
          <w:sz w:val="24"/>
          <w:szCs w:val="24"/>
          <w:rtl/>
        </w:rPr>
        <w:t xml:space="preserve"> </w:t>
      </w:r>
      <w:r w:rsidRPr="000C2A38">
        <w:rPr>
          <w:rFonts w:ascii="Calibri" w:eastAsia="Calibri" w:hAnsi="Calibri" w:cs="B Lotus" w:hint="cs"/>
          <w:sz w:val="24"/>
          <w:szCs w:val="24"/>
          <w:rtl/>
          <w:rPrChange w:id="11541" w:author="Mehrnazi Boojari" w:date="2019-01-16T01:03:00Z">
            <w:rPr>
              <w:rFonts w:ascii="Calibri" w:eastAsia="Calibri" w:hAnsi="Calibri" w:cs="B Lotus" w:hint="cs"/>
              <w:b/>
              <w:bCs/>
              <w:color w:val="000000" w:themeColor="text1"/>
              <w:sz w:val="24"/>
              <w:szCs w:val="24"/>
              <w:rtl/>
              <w:lang w:bidi="fa-IR"/>
            </w:rPr>
          </w:rPrChange>
        </w:rPr>
        <w:t>این</w:t>
      </w:r>
      <w:r w:rsidRPr="000C2A38">
        <w:rPr>
          <w:rFonts w:ascii="Calibri" w:eastAsia="Calibri" w:hAnsi="Calibri" w:cs="B Lotus"/>
          <w:sz w:val="24"/>
          <w:szCs w:val="24"/>
          <w:rtl/>
          <w:rPrChange w:id="11542"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43" w:author="Mehrnazi Boojari" w:date="2019-01-16T01:03:00Z">
            <w:rPr>
              <w:rFonts w:ascii="Calibri" w:eastAsia="Calibri" w:hAnsi="Calibri" w:cs="B Lotus" w:hint="cs"/>
              <w:b/>
              <w:bCs/>
              <w:color w:val="000000" w:themeColor="text1"/>
              <w:sz w:val="24"/>
              <w:szCs w:val="24"/>
              <w:rtl/>
              <w:lang w:bidi="fa-IR"/>
            </w:rPr>
          </w:rPrChange>
        </w:rPr>
        <w:t>عامل</w:t>
      </w:r>
      <w:r w:rsidRPr="000C2A38">
        <w:rPr>
          <w:rFonts w:ascii="Calibri" w:eastAsia="Calibri" w:hAnsi="Calibri" w:cs="B Lotus"/>
          <w:sz w:val="24"/>
          <w:szCs w:val="24"/>
          <w:rtl/>
          <w:rPrChange w:id="11544"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45" w:author="Mehrnazi Boojari" w:date="2019-01-16T01:03:00Z">
            <w:rPr>
              <w:rFonts w:ascii="Calibri" w:eastAsia="Calibri" w:hAnsi="Calibri" w:cs="B Lotus" w:hint="cs"/>
              <w:b/>
              <w:bCs/>
              <w:color w:val="000000" w:themeColor="text1"/>
              <w:sz w:val="24"/>
              <w:szCs w:val="24"/>
              <w:rtl/>
              <w:lang w:bidi="fa-IR"/>
            </w:rPr>
          </w:rPrChange>
        </w:rPr>
        <w:t>خود</w:t>
      </w:r>
      <w:r w:rsidRPr="000C2A38">
        <w:rPr>
          <w:rFonts w:ascii="Calibri" w:eastAsia="Calibri" w:hAnsi="Calibri" w:cs="B Lotus"/>
          <w:sz w:val="24"/>
          <w:szCs w:val="24"/>
          <w:rtl/>
          <w:rPrChange w:id="11546"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47" w:author="Mehrnazi Boojari" w:date="2019-01-16T01:03:00Z">
            <w:rPr>
              <w:rFonts w:ascii="Calibri" w:eastAsia="Calibri" w:hAnsi="Calibri" w:cs="B Lotus" w:hint="cs"/>
              <w:b/>
              <w:bCs/>
              <w:color w:val="000000" w:themeColor="text1"/>
              <w:sz w:val="24"/>
              <w:szCs w:val="24"/>
              <w:rtl/>
              <w:lang w:bidi="fa-IR"/>
            </w:rPr>
          </w:rPrChange>
        </w:rPr>
        <w:t>را</w:t>
      </w:r>
      <w:r w:rsidRPr="000C2A38">
        <w:rPr>
          <w:rFonts w:ascii="Calibri" w:eastAsia="Calibri" w:hAnsi="Calibri" w:cs="B Lotus"/>
          <w:sz w:val="24"/>
          <w:szCs w:val="24"/>
          <w:rtl/>
          <w:rPrChange w:id="11548"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49" w:author="Mehrnazi Boojari" w:date="2019-01-16T01:03:00Z">
            <w:rPr>
              <w:rFonts w:ascii="Calibri" w:eastAsia="Calibri" w:hAnsi="Calibri" w:cs="B Lotus" w:hint="cs"/>
              <w:b/>
              <w:bCs/>
              <w:color w:val="000000" w:themeColor="text1"/>
              <w:sz w:val="24"/>
              <w:szCs w:val="24"/>
              <w:rtl/>
              <w:lang w:bidi="fa-IR"/>
            </w:rPr>
          </w:rPrChange>
        </w:rPr>
        <w:t>زمانی</w:t>
      </w:r>
      <w:r w:rsidRPr="000C2A38">
        <w:rPr>
          <w:rFonts w:ascii="Calibri" w:eastAsia="Calibri" w:hAnsi="Calibri" w:cs="B Lotus"/>
          <w:sz w:val="24"/>
          <w:szCs w:val="24"/>
          <w:rtl/>
          <w:rPrChange w:id="11550"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51" w:author="Mehrnazi Boojari" w:date="2019-01-16T01:03:00Z">
            <w:rPr>
              <w:rFonts w:ascii="Calibri" w:eastAsia="Calibri" w:hAnsi="Calibri" w:cs="B Lotus" w:hint="cs"/>
              <w:b/>
              <w:bCs/>
              <w:color w:val="000000" w:themeColor="text1"/>
              <w:sz w:val="24"/>
              <w:szCs w:val="24"/>
              <w:rtl/>
              <w:lang w:bidi="fa-IR"/>
            </w:rPr>
          </w:rPrChange>
        </w:rPr>
        <w:t>بیشتر</w:t>
      </w:r>
      <w:r w:rsidRPr="000C2A38">
        <w:rPr>
          <w:rFonts w:ascii="Calibri" w:eastAsia="Calibri" w:hAnsi="Calibri" w:cs="B Lotus"/>
          <w:sz w:val="24"/>
          <w:szCs w:val="24"/>
          <w:rtl/>
          <w:rPrChange w:id="11552"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53" w:author="Mehrnazi Boojari" w:date="2019-01-16T01:03:00Z">
            <w:rPr>
              <w:rFonts w:ascii="Calibri" w:eastAsia="Calibri" w:hAnsi="Calibri" w:cs="B Lotus" w:hint="cs"/>
              <w:b/>
              <w:bCs/>
              <w:color w:val="000000" w:themeColor="text1"/>
              <w:sz w:val="24"/>
              <w:szCs w:val="24"/>
              <w:rtl/>
              <w:lang w:bidi="fa-IR"/>
            </w:rPr>
          </w:rPrChange>
        </w:rPr>
        <w:t>نشان</w:t>
      </w:r>
      <w:del w:id="11554" w:author="Mehrnazi Boojari" w:date="2019-01-07T09:49:00Z">
        <w:r w:rsidRPr="000C2A38" w:rsidDel="006F7CCF">
          <w:rPr>
            <w:rFonts w:ascii="Calibri" w:eastAsia="Calibri" w:hAnsi="Calibri" w:cs="B Lotus"/>
            <w:sz w:val="24"/>
            <w:szCs w:val="24"/>
            <w:rtl/>
            <w:rPrChange w:id="11555" w:author="Mehrnazi Boojari" w:date="2019-01-16T01:03:00Z">
              <w:rPr>
                <w:rFonts w:ascii="Calibri" w:eastAsia="Calibri" w:hAnsi="Calibri" w:cs="B Lotus"/>
                <w:b/>
                <w:bCs/>
                <w:color w:val="000000" w:themeColor="text1"/>
                <w:sz w:val="24"/>
                <w:szCs w:val="24"/>
                <w:rtl/>
                <w:lang w:bidi="fa-IR"/>
              </w:rPr>
            </w:rPrChange>
          </w:rPr>
          <w:delText xml:space="preserve"> </w:delText>
        </w:r>
        <w:r w:rsidRPr="000C2A38" w:rsidDel="006F7CCF">
          <w:rPr>
            <w:rFonts w:ascii="Calibri" w:eastAsia="Calibri" w:hAnsi="Calibri" w:cs="B Lotus" w:hint="cs"/>
            <w:sz w:val="24"/>
            <w:szCs w:val="24"/>
            <w:rtl/>
            <w:rPrChange w:id="11556" w:author="Mehrnazi Boojari" w:date="2019-01-16T01:03:00Z">
              <w:rPr>
                <w:rFonts w:ascii="Calibri" w:eastAsia="Calibri" w:hAnsi="Calibri" w:cs="B Lotus" w:hint="cs"/>
                <w:b/>
                <w:bCs/>
                <w:color w:val="000000" w:themeColor="text1"/>
                <w:sz w:val="24"/>
                <w:szCs w:val="24"/>
                <w:rtl/>
                <w:lang w:bidi="fa-IR"/>
              </w:rPr>
            </w:rPrChange>
          </w:rPr>
          <w:delText>می</w:delText>
        </w:r>
        <w:r w:rsidRPr="000C2A38" w:rsidDel="006F7CCF">
          <w:rPr>
            <w:rFonts w:ascii="Calibri" w:eastAsia="Calibri" w:hAnsi="Calibri" w:cs="B Lotus"/>
            <w:sz w:val="24"/>
            <w:szCs w:val="24"/>
            <w:rtl/>
            <w:rPrChange w:id="11557" w:author="Mehrnazi Boojari" w:date="2019-01-16T01:03:00Z">
              <w:rPr>
                <w:rFonts w:ascii="Calibri" w:eastAsia="Calibri" w:hAnsi="Calibri" w:cs="B Lotus"/>
                <w:b/>
                <w:bCs/>
                <w:color w:val="000000" w:themeColor="text1"/>
                <w:sz w:val="24"/>
                <w:szCs w:val="24"/>
                <w:rtl/>
                <w:lang w:bidi="fa-IR"/>
              </w:rPr>
            </w:rPrChange>
          </w:rPr>
          <w:delText xml:space="preserve"> </w:delText>
        </w:r>
      </w:del>
      <w:ins w:id="11558" w:author="Mehrnazi Boojari" w:date="2019-01-07T09:49:00Z">
        <w:r w:rsidR="006F7CCF" w:rsidRPr="000C2A38">
          <w:rPr>
            <w:rFonts w:ascii="Calibri" w:eastAsia="Calibri" w:hAnsi="Calibri" w:cs="B Lotus"/>
            <w:sz w:val="24"/>
            <w:szCs w:val="24"/>
            <w:rtl/>
            <w:rPrChange w:id="11559" w:author="Mehrnazi Boojari" w:date="2019-01-16T01:03:00Z">
              <w:rPr>
                <w:rFonts w:ascii="Calibri" w:eastAsia="Calibri" w:hAnsi="Calibri" w:cs="B Lotus"/>
                <w:b/>
                <w:bCs/>
                <w:color w:val="000000" w:themeColor="text1"/>
                <w:sz w:val="24"/>
                <w:szCs w:val="24"/>
                <w:rtl/>
                <w:lang w:bidi="fa-IR"/>
              </w:rPr>
            </w:rPrChange>
          </w:rPr>
          <w:t xml:space="preserve"> </w:t>
        </w:r>
        <w:r w:rsidR="006F7CCF" w:rsidRPr="000C2A38">
          <w:rPr>
            <w:rFonts w:ascii="Calibri" w:eastAsia="Calibri" w:hAnsi="Calibri" w:cs="B Lotus" w:hint="cs"/>
            <w:sz w:val="24"/>
            <w:szCs w:val="24"/>
            <w:rtl/>
            <w:rPrChange w:id="11560" w:author="Mehrnazi Boojari" w:date="2019-01-16T01:03:00Z">
              <w:rPr>
                <w:rFonts w:ascii="Calibri" w:eastAsia="Calibri" w:hAnsi="Calibri" w:cs="B Lotus" w:hint="cs"/>
                <w:b/>
                <w:bCs/>
                <w:color w:val="000000" w:themeColor="text1"/>
                <w:sz w:val="24"/>
                <w:szCs w:val="24"/>
                <w:rtl/>
                <w:lang w:bidi="fa-IR"/>
              </w:rPr>
            </w:rPrChange>
          </w:rPr>
          <w:t>می‌</w:t>
        </w:r>
      </w:ins>
      <w:r w:rsidRPr="000C2A38">
        <w:rPr>
          <w:rFonts w:ascii="Calibri" w:eastAsia="Calibri" w:hAnsi="Calibri" w:cs="B Lotus" w:hint="cs"/>
          <w:sz w:val="24"/>
          <w:szCs w:val="24"/>
          <w:rtl/>
          <w:rPrChange w:id="11561" w:author="Mehrnazi Boojari" w:date="2019-01-16T01:03:00Z">
            <w:rPr>
              <w:rFonts w:ascii="Calibri" w:eastAsia="Calibri" w:hAnsi="Calibri" w:cs="B Lotus" w:hint="cs"/>
              <w:b/>
              <w:bCs/>
              <w:color w:val="000000" w:themeColor="text1"/>
              <w:sz w:val="24"/>
              <w:szCs w:val="24"/>
              <w:rtl/>
              <w:lang w:bidi="fa-IR"/>
            </w:rPr>
          </w:rPrChange>
        </w:rPr>
        <w:t>دهد</w:t>
      </w:r>
      <w:r w:rsidRPr="000C2A38">
        <w:rPr>
          <w:rFonts w:ascii="Calibri" w:eastAsia="Calibri" w:hAnsi="Calibri" w:cs="B Lotus"/>
          <w:sz w:val="24"/>
          <w:szCs w:val="24"/>
          <w:rtl/>
          <w:rPrChange w:id="11562"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63" w:author="Mehrnazi Boojari" w:date="2019-01-16T01:03:00Z">
            <w:rPr>
              <w:rFonts w:ascii="Calibri" w:eastAsia="Calibri" w:hAnsi="Calibri" w:cs="B Lotus" w:hint="cs"/>
              <w:b/>
              <w:bCs/>
              <w:color w:val="000000" w:themeColor="text1"/>
              <w:sz w:val="24"/>
              <w:szCs w:val="24"/>
              <w:rtl/>
              <w:lang w:bidi="fa-IR"/>
            </w:rPr>
          </w:rPrChange>
        </w:rPr>
        <w:t>که</w:t>
      </w:r>
      <w:r w:rsidRPr="000C2A38">
        <w:rPr>
          <w:rFonts w:ascii="Calibri" w:eastAsia="Calibri" w:hAnsi="Calibri" w:cs="B Lotus"/>
          <w:sz w:val="24"/>
          <w:szCs w:val="24"/>
          <w:rtl/>
          <w:rPrChange w:id="11564"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65" w:author="Mehrnazi Boojari" w:date="2019-01-16T01:03:00Z">
            <w:rPr>
              <w:rFonts w:ascii="Calibri" w:eastAsia="Calibri" w:hAnsi="Calibri" w:cs="B Lotus" w:hint="cs"/>
              <w:b/>
              <w:bCs/>
              <w:color w:val="000000" w:themeColor="text1"/>
              <w:sz w:val="24"/>
              <w:szCs w:val="24"/>
              <w:rtl/>
              <w:lang w:bidi="fa-IR"/>
            </w:rPr>
          </w:rPrChange>
        </w:rPr>
        <w:t>مالکیت</w:t>
      </w:r>
      <w:r w:rsidRPr="000C2A38">
        <w:rPr>
          <w:rFonts w:ascii="Calibri" w:eastAsia="Calibri" w:hAnsi="Calibri" w:cs="B Lotus"/>
          <w:sz w:val="24"/>
          <w:szCs w:val="24"/>
          <w:rtl/>
          <w:rPrChange w:id="11566"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67" w:author="Mehrnazi Boojari" w:date="2019-01-16T01:03:00Z">
            <w:rPr>
              <w:rFonts w:ascii="Calibri" w:eastAsia="Calibri" w:hAnsi="Calibri" w:cs="B Lotus" w:hint="cs"/>
              <w:b/>
              <w:bCs/>
              <w:color w:val="000000" w:themeColor="text1"/>
              <w:sz w:val="24"/>
              <w:szCs w:val="24"/>
              <w:rtl/>
              <w:lang w:bidi="fa-IR"/>
            </w:rPr>
          </w:rPrChange>
        </w:rPr>
        <w:t>مصالح</w:t>
      </w:r>
      <w:r w:rsidRPr="000C2A38">
        <w:rPr>
          <w:rFonts w:ascii="Calibri" w:eastAsia="Calibri" w:hAnsi="Calibri" w:cs="B Lotus"/>
          <w:sz w:val="24"/>
          <w:szCs w:val="24"/>
          <w:rtl/>
          <w:rPrChange w:id="11568"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69" w:author="Mehrnazi Boojari" w:date="2019-01-16T01:03:00Z">
            <w:rPr>
              <w:rFonts w:ascii="Calibri" w:eastAsia="Calibri" w:hAnsi="Calibri" w:cs="B Lotus" w:hint="cs"/>
              <w:b/>
              <w:bCs/>
              <w:color w:val="000000" w:themeColor="text1"/>
              <w:sz w:val="24"/>
              <w:szCs w:val="24"/>
              <w:rtl/>
              <w:lang w:bidi="fa-IR"/>
            </w:rPr>
          </w:rPrChange>
        </w:rPr>
        <w:t>محیطی</w:t>
      </w:r>
      <w:r w:rsidRPr="000C2A38">
        <w:rPr>
          <w:rFonts w:ascii="Calibri" w:eastAsia="Calibri" w:hAnsi="Calibri" w:cs="B Lotus"/>
          <w:sz w:val="24"/>
          <w:szCs w:val="24"/>
          <w:rtl/>
          <w:rPrChange w:id="11570"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71" w:author="Mehrnazi Boojari" w:date="2019-01-16T01:03:00Z">
            <w:rPr>
              <w:rFonts w:ascii="Calibri" w:eastAsia="Calibri" w:hAnsi="Calibri" w:cs="B Lotus" w:hint="cs"/>
              <w:b/>
              <w:bCs/>
              <w:color w:val="000000" w:themeColor="text1"/>
              <w:sz w:val="24"/>
              <w:szCs w:val="24"/>
              <w:rtl/>
              <w:lang w:bidi="fa-IR"/>
            </w:rPr>
          </w:rPrChange>
        </w:rPr>
        <w:t>از</w:t>
      </w:r>
      <w:ins w:id="11572" w:author="Mehrnazi Boojari" w:date="2019-01-13T06:04:00Z">
        <w:r w:rsidR="0093126D" w:rsidRPr="000C2A38">
          <w:rPr>
            <w:rFonts w:ascii="Calibri" w:eastAsia="Calibri" w:hAnsi="Calibri" w:cs="B Lotus"/>
            <w:sz w:val="24"/>
            <w:szCs w:val="24"/>
            <w:rtl/>
            <w:rPrChange w:id="11573" w:author="Mehrnazi Boojari" w:date="2019-01-16T01:03:00Z">
              <w:rPr>
                <w:rFonts w:ascii="Calibri" w:eastAsia="Calibri" w:hAnsi="Calibri" w:cs="B Lotus"/>
                <w:b/>
                <w:bCs/>
                <w:color w:val="000000" w:themeColor="text1"/>
                <w:sz w:val="24"/>
                <w:szCs w:val="24"/>
                <w:rtl/>
                <w:lang w:bidi="fa-IR"/>
              </w:rPr>
            </w:rPrChange>
          </w:rPr>
          <w:t xml:space="preserve"> </w:t>
        </w:r>
        <w:r w:rsidR="0093126D" w:rsidRPr="000C2A38">
          <w:rPr>
            <w:rFonts w:ascii="Calibri" w:eastAsia="Calibri" w:hAnsi="Calibri" w:cs="B Lotus" w:hint="cs"/>
            <w:sz w:val="24"/>
            <w:szCs w:val="24"/>
            <w:rtl/>
            <w:rPrChange w:id="11574" w:author="Mehrnazi Boojari" w:date="2019-01-16T01:03:00Z">
              <w:rPr>
                <w:rFonts w:ascii="Calibri" w:eastAsia="Calibri" w:hAnsi="Calibri" w:cs="B Lotus" w:hint="cs"/>
                <w:b/>
                <w:bCs/>
                <w:color w:val="000000" w:themeColor="text1"/>
                <w:sz w:val="24"/>
                <w:szCs w:val="24"/>
                <w:rtl/>
                <w:lang w:bidi="fa-IR"/>
              </w:rPr>
            </w:rPrChange>
          </w:rPr>
          <w:t>دست</w:t>
        </w:r>
      </w:ins>
      <w:r w:rsidRPr="000C2A38">
        <w:rPr>
          <w:rFonts w:ascii="Calibri" w:eastAsia="Calibri" w:hAnsi="Calibri" w:cs="B Lotus"/>
          <w:sz w:val="24"/>
          <w:szCs w:val="24"/>
          <w:rtl/>
          <w:rPrChange w:id="11575" w:author="Mehrnazi Boojari" w:date="2019-01-16T01:03:00Z">
            <w:rPr>
              <w:rFonts w:ascii="Calibri" w:eastAsia="Calibri" w:hAnsi="Calibri" w:cs="B Lotus"/>
              <w:b/>
              <w:bCs/>
              <w:color w:val="000000" w:themeColor="text1"/>
              <w:sz w:val="24"/>
              <w:szCs w:val="24"/>
              <w:rtl/>
              <w:lang w:bidi="fa-IR"/>
            </w:rPr>
          </w:rPrChange>
        </w:rPr>
        <w:t xml:space="preserve"> </w:t>
      </w:r>
      <w:del w:id="11576" w:author="Mehrnazi Boojari" w:date="2019-01-07T10:03:00Z">
        <w:r w:rsidRPr="000C2A38" w:rsidDel="00A31D6F">
          <w:rPr>
            <w:rFonts w:ascii="Calibri" w:eastAsia="Calibri" w:hAnsi="Calibri" w:cs="B Lotus" w:hint="cs"/>
            <w:sz w:val="24"/>
            <w:szCs w:val="24"/>
            <w:rtl/>
            <w:rPrChange w:id="11577" w:author="Mehrnazi Boojari" w:date="2019-01-16T01:03:00Z">
              <w:rPr>
                <w:rFonts w:ascii="Calibri" w:eastAsia="Calibri" w:hAnsi="Calibri" w:cs="B Lotus" w:hint="cs"/>
                <w:b/>
                <w:bCs/>
                <w:color w:val="000000" w:themeColor="text1"/>
                <w:sz w:val="24"/>
                <w:szCs w:val="24"/>
                <w:rtl/>
                <w:lang w:bidi="fa-IR"/>
              </w:rPr>
            </w:rPrChange>
          </w:rPr>
          <w:delText>روستائی</w:delText>
        </w:r>
      </w:del>
      <w:ins w:id="11578" w:author="Mehrnazi Boojari" w:date="2019-01-07T10:03:00Z">
        <w:r w:rsidR="00A31D6F" w:rsidRPr="000C2A38">
          <w:rPr>
            <w:rFonts w:ascii="Calibri" w:eastAsia="Calibri" w:hAnsi="Calibri" w:cs="B Lotus" w:hint="cs"/>
            <w:sz w:val="24"/>
            <w:szCs w:val="24"/>
            <w:rtl/>
            <w:rPrChange w:id="11579" w:author="Mehrnazi Boojari" w:date="2019-01-16T01:03:00Z">
              <w:rPr>
                <w:rFonts w:ascii="Calibri" w:eastAsia="Calibri" w:hAnsi="Calibri" w:cs="B Lotus" w:hint="cs"/>
                <w:b/>
                <w:bCs/>
                <w:color w:val="000000" w:themeColor="text1"/>
                <w:sz w:val="24"/>
                <w:szCs w:val="24"/>
                <w:rtl/>
                <w:lang w:bidi="fa-IR"/>
              </w:rPr>
            </w:rPrChange>
          </w:rPr>
          <w:t>روستایی</w:t>
        </w:r>
      </w:ins>
      <w:r w:rsidRPr="000C2A38">
        <w:rPr>
          <w:rFonts w:ascii="Calibri" w:eastAsia="Calibri" w:hAnsi="Calibri" w:cs="B Lotus" w:hint="cs"/>
          <w:sz w:val="24"/>
          <w:szCs w:val="24"/>
          <w:rtl/>
          <w:rPrChange w:id="11580" w:author="Mehrnazi Boojari" w:date="2019-01-16T01:03:00Z">
            <w:rPr>
              <w:rFonts w:ascii="Calibri" w:eastAsia="Calibri" w:hAnsi="Calibri" w:cs="B Lotus" w:hint="cs"/>
              <w:b/>
              <w:bCs/>
              <w:color w:val="000000" w:themeColor="text1"/>
              <w:sz w:val="24"/>
              <w:szCs w:val="24"/>
              <w:rtl/>
              <w:lang w:bidi="fa-IR"/>
            </w:rPr>
          </w:rPrChange>
        </w:rPr>
        <w:t>ان</w:t>
      </w:r>
      <w:r w:rsidRPr="000C2A38">
        <w:rPr>
          <w:rFonts w:ascii="Calibri" w:eastAsia="Calibri" w:hAnsi="Calibri" w:cs="B Lotus"/>
          <w:sz w:val="24"/>
          <w:szCs w:val="24"/>
          <w:rtl/>
          <w:rPrChange w:id="11581"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82" w:author="Mehrnazi Boojari" w:date="2019-01-16T01:03:00Z">
            <w:rPr>
              <w:rFonts w:ascii="Calibri" w:eastAsia="Calibri" w:hAnsi="Calibri" w:cs="B Lotus" w:hint="cs"/>
              <w:b/>
              <w:bCs/>
              <w:color w:val="000000" w:themeColor="text1"/>
              <w:sz w:val="24"/>
              <w:szCs w:val="24"/>
              <w:rtl/>
              <w:lang w:bidi="fa-IR"/>
            </w:rPr>
          </w:rPrChange>
        </w:rPr>
        <w:t>خارج</w:t>
      </w:r>
      <w:r w:rsidRPr="000C2A38">
        <w:rPr>
          <w:rFonts w:ascii="Calibri" w:eastAsia="Calibri" w:hAnsi="Calibri" w:cs="B Lotus"/>
          <w:sz w:val="24"/>
          <w:szCs w:val="24"/>
          <w:rtl/>
          <w:rPrChange w:id="11583" w:author="Mehrnazi Boojari" w:date="2019-01-16T01:03:00Z">
            <w:rPr>
              <w:rFonts w:ascii="Calibri" w:eastAsia="Calibri" w:hAnsi="Calibri" w:cs="B Lotus"/>
              <w:b/>
              <w:bCs/>
              <w:color w:val="000000" w:themeColor="text1"/>
              <w:sz w:val="24"/>
              <w:szCs w:val="24"/>
              <w:rtl/>
              <w:lang w:bidi="fa-IR"/>
            </w:rPr>
          </w:rPrChange>
        </w:rPr>
        <w:t xml:space="preserve"> </w:t>
      </w:r>
      <w:del w:id="11584" w:author="Mehrnazi Boojari" w:date="2019-01-13T06:04:00Z">
        <w:r w:rsidRPr="000C2A38" w:rsidDel="0093126D">
          <w:rPr>
            <w:rFonts w:ascii="Calibri" w:eastAsia="Calibri" w:hAnsi="Calibri" w:cs="B Lotus" w:hint="cs"/>
            <w:sz w:val="24"/>
            <w:szCs w:val="24"/>
            <w:rtl/>
            <w:rPrChange w:id="11585" w:author="Mehrnazi Boojari" w:date="2019-01-16T01:03:00Z">
              <w:rPr>
                <w:rFonts w:ascii="Calibri" w:eastAsia="Calibri" w:hAnsi="Calibri" w:cs="B Lotus" w:hint="cs"/>
                <w:b/>
                <w:bCs/>
                <w:color w:val="000000" w:themeColor="text1"/>
                <w:sz w:val="24"/>
                <w:szCs w:val="24"/>
                <w:rtl/>
                <w:lang w:bidi="fa-IR"/>
              </w:rPr>
            </w:rPrChange>
          </w:rPr>
          <w:delText>شده</w:delText>
        </w:r>
        <w:r w:rsidRPr="000C2A38" w:rsidDel="0093126D">
          <w:rPr>
            <w:rFonts w:ascii="Calibri" w:eastAsia="Calibri" w:hAnsi="Calibri" w:cs="B Lotus"/>
            <w:sz w:val="24"/>
            <w:szCs w:val="24"/>
            <w:rtl/>
            <w:rPrChange w:id="11586" w:author="Mehrnazi Boojari" w:date="2019-01-16T01:03:00Z">
              <w:rPr>
                <w:rFonts w:ascii="Calibri" w:eastAsia="Calibri" w:hAnsi="Calibri" w:cs="B Lotus"/>
                <w:b/>
                <w:bCs/>
                <w:color w:val="000000" w:themeColor="text1"/>
                <w:sz w:val="24"/>
                <w:szCs w:val="24"/>
                <w:rtl/>
                <w:lang w:bidi="fa-IR"/>
              </w:rPr>
            </w:rPrChange>
          </w:rPr>
          <w:delText xml:space="preserve"> </w:delText>
        </w:r>
      </w:del>
      <w:ins w:id="11587" w:author="Mehrnazi Boojari" w:date="2019-01-13T06:04:00Z">
        <w:r w:rsidR="0093126D" w:rsidRPr="000C2A38">
          <w:rPr>
            <w:rFonts w:ascii="Calibri" w:eastAsia="Calibri" w:hAnsi="Calibri" w:cs="B Lotus" w:hint="cs"/>
            <w:sz w:val="24"/>
            <w:szCs w:val="24"/>
            <w:rtl/>
            <w:rPrChange w:id="11588" w:author="Mehrnazi Boojari" w:date="2019-01-16T01:03:00Z">
              <w:rPr>
                <w:rFonts w:ascii="Calibri" w:eastAsia="Calibri" w:hAnsi="Calibri" w:cs="B Lotus" w:hint="cs"/>
                <w:b/>
                <w:bCs/>
                <w:color w:val="000000" w:themeColor="text1"/>
                <w:sz w:val="24"/>
                <w:szCs w:val="24"/>
                <w:rtl/>
                <w:lang w:bidi="fa-IR"/>
              </w:rPr>
            </w:rPrChange>
          </w:rPr>
          <w:t>شود</w:t>
        </w:r>
        <w:r w:rsidR="0093126D" w:rsidRPr="000C2A38">
          <w:rPr>
            <w:rFonts w:ascii="Calibri" w:eastAsia="Calibri" w:hAnsi="Calibri" w:cs="B Lotus"/>
            <w:sz w:val="24"/>
            <w:szCs w:val="24"/>
            <w:rtl/>
            <w:rPrChange w:id="11589" w:author="Mehrnazi Boojari" w:date="2019-01-16T01:03:00Z">
              <w:rPr>
                <w:rFonts w:ascii="Calibri" w:eastAsia="Calibri" w:hAnsi="Calibri" w:cs="B Lotus"/>
                <w:b/>
                <w:bCs/>
                <w:color w:val="000000" w:themeColor="text1"/>
                <w:sz w:val="24"/>
                <w:szCs w:val="24"/>
                <w:rtl/>
                <w:lang w:bidi="fa-IR"/>
              </w:rPr>
            </w:rPrChange>
          </w:rPr>
          <w:t xml:space="preserve"> </w:t>
        </w:r>
      </w:ins>
      <w:r w:rsidRPr="000C2A38">
        <w:rPr>
          <w:rFonts w:ascii="Calibri" w:eastAsia="Calibri" w:hAnsi="Calibri" w:cs="B Lotus" w:hint="cs"/>
          <w:sz w:val="24"/>
          <w:szCs w:val="24"/>
          <w:rtl/>
          <w:rPrChange w:id="11590" w:author="Mehrnazi Boojari" w:date="2019-01-16T01:03:00Z">
            <w:rPr>
              <w:rFonts w:ascii="Calibri" w:eastAsia="Calibri" w:hAnsi="Calibri" w:cs="B Lotus" w:hint="cs"/>
              <w:b/>
              <w:bCs/>
              <w:color w:val="000000" w:themeColor="text1"/>
              <w:sz w:val="24"/>
              <w:szCs w:val="24"/>
              <w:rtl/>
              <w:lang w:bidi="fa-IR"/>
            </w:rPr>
          </w:rPrChange>
        </w:rPr>
        <w:t>و</w:t>
      </w:r>
      <w:r w:rsidRPr="000C2A38">
        <w:rPr>
          <w:rFonts w:ascii="Calibri" w:eastAsia="Calibri" w:hAnsi="Calibri" w:cs="B Lotus"/>
          <w:sz w:val="24"/>
          <w:szCs w:val="24"/>
          <w:rtl/>
          <w:rPrChange w:id="11591"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92" w:author="Mehrnazi Boojari" w:date="2019-01-16T01:03:00Z">
            <w:rPr>
              <w:rFonts w:ascii="Calibri" w:eastAsia="Calibri" w:hAnsi="Calibri" w:cs="B Lotus" w:hint="cs"/>
              <w:b/>
              <w:bCs/>
              <w:color w:val="000000" w:themeColor="text1"/>
              <w:sz w:val="24"/>
              <w:szCs w:val="24"/>
              <w:rtl/>
              <w:lang w:bidi="fa-IR"/>
            </w:rPr>
          </w:rPrChange>
        </w:rPr>
        <w:t>به</w:t>
      </w:r>
      <w:r w:rsidRPr="000C2A38">
        <w:rPr>
          <w:rFonts w:ascii="Calibri" w:eastAsia="Calibri" w:hAnsi="Calibri" w:cs="B Lotus"/>
          <w:sz w:val="24"/>
          <w:szCs w:val="24"/>
          <w:rtl/>
          <w:rPrChange w:id="11593"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594" w:author="Mehrnazi Boojari" w:date="2019-01-16T01:03:00Z">
            <w:rPr>
              <w:rFonts w:ascii="Calibri" w:eastAsia="Calibri" w:hAnsi="Calibri" w:cs="B Lotus" w:hint="cs"/>
              <w:b/>
              <w:bCs/>
              <w:color w:val="000000" w:themeColor="text1"/>
              <w:sz w:val="24"/>
              <w:szCs w:val="24"/>
              <w:rtl/>
              <w:lang w:bidi="fa-IR"/>
            </w:rPr>
          </w:rPrChange>
        </w:rPr>
        <w:t>دستگاه</w:t>
      </w:r>
      <w:del w:id="11595" w:author="Mehrnazi Boojari" w:date="2019-01-07T09:46:00Z">
        <w:r w:rsidRPr="000C2A38" w:rsidDel="006F7CCF">
          <w:rPr>
            <w:rFonts w:ascii="Calibri" w:eastAsia="Calibri" w:hAnsi="Calibri" w:cs="B Lotus"/>
            <w:sz w:val="24"/>
            <w:szCs w:val="24"/>
            <w:rtl/>
            <w:rPrChange w:id="11596" w:author="Mehrnazi Boojari" w:date="2019-01-16T01:03:00Z">
              <w:rPr>
                <w:rFonts w:ascii="Calibri" w:eastAsia="Calibri" w:hAnsi="Calibri" w:cs="B Lotus"/>
                <w:b/>
                <w:bCs/>
                <w:color w:val="000000" w:themeColor="text1"/>
                <w:sz w:val="24"/>
                <w:szCs w:val="24"/>
                <w:rtl/>
                <w:lang w:bidi="fa-IR"/>
              </w:rPr>
            </w:rPrChange>
          </w:rPr>
          <w:delText xml:space="preserve"> </w:delText>
        </w:r>
        <w:r w:rsidRPr="000C2A38" w:rsidDel="006F7CCF">
          <w:rPr>
            <w:rFonts w:ascii="Calibri" w:eastAsia="Calibri" w:hAnsi="Calibri" w:cs="B Lotus" w:hint="cs"/>
            <w:sz w:val="24"/>
            <w:szCs w:val="24"/>
            <w:rtl/>
            <w:rPrChange w:id="11597" w:author="Mehrnazi Boojari" w:date="2019-01-16T01:03:00Z">
              <w:rPr>
                <w:rFonts w:ascii="Calibri" w:eastAsia="Calibri" w:hAnsi="Calibri" w:cs="B Lotus" w:hint="cs"/>
                <w:b/>
                <w:bCs/>
                <w:color w:val="000000" w:themeColor="text1"/>
                <w:sz w:val="24"/>
                <w:szCs w:val="24"/>
                <w:rtl/>
                <w:lang w:bidi="fa-IR"/>
              </w:rPr>
            </w:rPrChange>
          </w:rPr>
          <w:delText>های</w:delText>
        </w:r>
        <w:r w:rsidRPr="000C2A38" w:rsidDel="006F7CCF">
          <w:rPr>
            <w:rFonts w:ascii="Calibri" w:eastAsia="Calibri" w:hAnsi="Calibri" w:cs="B Lotus"/>
            <w:sz w:val="24"/>
            <w:szCs w:val="24"/>
            <w:rtl/>
            <w:rPrChange w:id="11598" w:author="Mehrnazi Boojari" w:date="2019-01-16T01:03:00Z">
              <w:rPr>
                <w:rFonts w:ascii="Calibri" w:eastAsia="Calibri" w:hAnsi="Calibri" w:cs="B Lotus"/>
                <w:b/>
                <w:bCs/>
                <w:color w:val="000000" w:themeColor="text1"/>
                <w:sz w:val="24"/>
                <w:szCs w:val="24"/>
                <w:rtl/>
                <w:lang w:bidi="fa-IR"/>
              </w:rPr>
            </w:rPrChange>
          </w:rPr>
          <w:delText xml:space="preserve"> </w:delText>
        </w:r>
      </w:del>
      <w:ins w:id="11599" w:author="Mehrnazi Boojari" w:date="2019-01-07T09:46:00Z">
        <w:r w:rsidR="006F7CCF" w:rsidRPr="000C2A38">
          <w:rPr>
            <w:rFonts w:ascii="Calibri" w:eastAsia="Calibri" w:hAnsi="Calibri" w:cs="B Lotus" w:hint="cs"/>
            <w:sz w:val="24"/>
            <w:szCs w:val="24"/>
            <w:rtl/>
            <w:rPrChange w:id="11600" w:author="Mehrnazi Boojari" w:date="2019-01-16T01:03:00Z">
              <w:rPr>
                <w:rFonts w:ascii="Calibri" w:eastAsia="Calibri" w:hAnsi="Calibri" w:cs="B Lotus" w:hint="cs"/>
                <w:b/>
                <w:bCs/>
                <w:color w:val="000000" w:themeColor="text1"/>
                <w:sz w:val="24"/>
                <w:szCs w:val="24"/>
                <w:rtl/>
                <w:lang w:bidi="fa-IR"/>
              </w:rPr>
            </w:rPrChange>
          </w:rPr>
          <w:t>‌های</w:t>
        </w:r>
        <w:r w:rsidR="006F7CCF" w:rsidRPr="000C2A38">
          <w:rPr>
            <w:rFonts w:ascii="Calibri" w:eastAsia="Calibri" w:hAnsi="Calibri" w:cs="B Lotus"/>
            <w:sz w:val="24"/>
            <w:szCs w:val="24"/>
            <w:rtl/>
            <w:rPrChange w:id="11601" w:author="Mehrnazi Boojari" w:date="2019-01-16T01:03:00Z">
              <w:rPr>
                <w:rFonts w:ascii="Calibri" w:eastAsia="Calibri" w:hAnsi="Calibri" w:cs="B Lotus"/>
                <w:b/>
                <w:bCs/>
                <w:color w:val="000000" w:themeColor="text1"/>
                <w:sz w:val="24"/>
                <w:szCs w:val="24"/>
                <w:rtl/>
                <w:lang w:bidi="fa-IR"/>
              </w:rPr>
            </w:rPrChange>
          </w:rPr>
          <w:t xml:space="preserve"> </w:t>
        </w:r>
      </w:ins>
      <w:del w:id="11602" w:author="Mehrnazi Boojari" w:date="2019-01-07T10:46:00Z">
        <w:r w:rsidRPr="000C2A38" w:rsidDel="006A1F1D">
          <w:rPr>
            <w:rFonts w:ascii="Calibri" w:eastAsia="Calibri" w:hAnsi="Calibri" w:cs="B Lotus" w:hint="cs"/>
            <w:sz w:val="24"/>
            <w:szCs w:val="24"/>
            <w:rtl/>
            <w:rPrChange w:id="11603" w:author="Mehrnazi Boojari" w:date="2019-01-16T01:03:00Z">
              <w:rPr>
                <w:rFonts w:ascii="Calibri" w:eastAsia="Calibri" w:hAnsi="Calibri" w:cs="B Lotus" w:hint="cs"/>
                <w:b/>
                <w:bCs/>
                <w:color w:val="000000" w:themeColor="text1"/>
                <w:sz w:val="24"/>
                <w:szCs w:val="24"/>
                <w:rtl/>
                <w:lang w:bidi="fa-IR"/>
              </w:rPr>
            </w:rPrChange>
          </w:rPr>
          <w:delText>اجرائی</w:delText>
        </w:r>
      </w:del>
      <w:ins w:id="11604" w:author="Mehrnazi Boojari" w:date="2019-01-07T10:46:00Z">
        <w:r w:rsidR="006A1F1D" w:rsidRPr="000C2A38">
          <w:rPr>
            <w:rFonts w:ascii="Calibri" w:eastAsia="Calibri" w:hAnsi="Calibri" w:cs="B Lotus" w:hint="cs"/>
            <w:sz w:val="24"/>
            <w:szCs w:val="24"/>
            <w:rtl/>
            <w:rPrChange w:id="11605" w:author="Mehrnazi Boojari" w:date="2019-01-16T01:03:00Z">
              <w:rPr>
                <w:rFonts w:ascii="Calibri" w:eastAsia="Calibri" w:hAnsi="Calibri" w:cs="B Lotus" w:hint="cs"/>
                <w:b/>
                <w:bCs/>
                <w:color w:val="000000" w:themeColor="text1"/>
                <w:sz w:val="24"/>
                <w:szCs w:val="24"/>
                <w:rtl/>
                <w:lang w:bidi="fa-IR"/>
              </w:rPr>
            </w:rPrChange>
          </w:rPr>
          <w:t>اجرایی</w:t>
        </w:r>
      </w:ins>
      <w:r w:rsidRPr="000C2A38">
        <w:rPr>
          <w:rFonts w:ascii="Calibri" w:eastAsia="Calibri" w:hAnsi="Calibri" w:cs="B Lotus"/>
          <w:sz w:val="24"/>
          <w:szCs w:val="24"/>
          <w:rtl/>
          <w:rPrChange w:id="11606"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607" w:author="Mehrnazi Boojari" w:date="2019-01-16T01:03:00Z">
            <w:rPr>
              <w:rFonts w:ascii="Calibri" w:eastAsia="Calibri" w:hAnsi="Calibri" w:cs="B Lotus" w:hint="cs"/>
              <w:b/>
              <w:bCs/>
              <w:color w:val="000000" w:themeColor="text1"/>
              <w:sz w:val="24"/>
              <w:szCs w:val="24"/>
              <w:rtl/>
              <w:lang w:bidi="fa-IR"/>
            </w:rPr>
          </w:rPrChange>
        </w:rPr>
        <w:t>کشور</w:t>
      </w:r>
      <w:r w:rsidRPr="000C2A38">
        <w:rPr>
          <w:rFonts w:ascii="Calibri" w:eastAsia="Calibri" w:hAnsi="Calibri" w:cs="B Lotus"/>
          <w:sz w:val="24"/>
          <w:szCs w:val="24"/>
          <w:rtl/>
          <w:rPrChange w:id="11608" w:author="Mehrnazi Boojari" w:date="2019-01-16T01:03:00Z">
            <w:rPr>
              <w:rFonts w:ascii="Calibri" w:eastAsia="Calibri" w:hAnsi="Calibri" w:cs="B Lotus"/>
              <w:b/>
              <w:bCs/>
              <w:color w:val="000000" w:themeColor="text1"/>
              <w:sz w:val="24"/>
              <w:szCs w:val="24"/>
              <w:rtl/>
              <w:lang w:bidi="fa-IR"/>
            </w:rPr>
          </w:rPrChange>
        </w:rPr>
        <w:t xml:space="preserve"> </w:t>
      </w:r>
      <w:r w:rsidRPr="000C2A38">
        <w:rPr>
          <w:rFonts w:ascii="Calibri" w:eastAsia="Calibri" w:hAnsi="Calibri" w:cs="B Lotus" w:hint="cs"/>
          <w:sz w:val="24"/>
          <w:szCs w:val="24"/>
          <w:rtl/>
          <w:rPrChange w:id="11609" w:author="Mehrnazi Boojari" w:date="2019-01-16T01:03:00Z">
            <w:rPr>
              <w:rFonts w:ascii="Calibri" w:eastAsia="Calibri" w:hAnsi="Calibri" w:cs="B Lotus" w:hint="cs"/>
              <w:b/>
              <w:bCs/>
              <w:color w:val="000000" w:themeColor="text1"/>
              <w:sz w:val="24"/>
              <w:szCs w:val="24"/>
              <w:rtl/>
              <w:lang w:bidi="fa-IR"/>
            </w:rPr>
          </w:rPrChange>
        </w:rPr>
        <w:t>واگذار</w:t>
      </w:r>
      <w:r w:rsidRPr="000C2A38">
        <w:rPr>
          <w:rFonts w:ascii="Calibri" w:eastAsia="Calibri" w:hAnsi="Calibri" w:cs="B Lotus"/>
          <w:sz w:val="24"/>
          <w:szCs w:val="24"/>
          <w:rtl/>
          <w:rPrChange w:id="11610" w:author="Mehrnazi Boojari" w:date="2019-01-16T01:03:00Z">
            <w:rPr>
              <w:rFonts w:ascii="Calibri" w:eastAsia="Calibri" w:hAnsi="Calibri" w:cs="B Lotus"/>
              <w:b/>
              <w:bCs/>
              <w:color w:val="000000" w:themeColor="text1"/>
              <w:sz w:val="24"/>
              <w:szCs w:val="24"/>
              <w:rtl/>
              <w:lang w:bidi="fa-IR"/>
            </w:rPr>
          </w:rPrChange>
        </w:rPr>
        <w:t xml:space="preserve"> </w:t>
      </w:r>
      <w:del w:id="11611" w:author="Mehrnazi Boojari" w:date="2019-01-13T06:05:00Z">
        <w:r w:rsidRPr="000C2A38" w:rsidDel="0093126D">
          <w:rPr>
            <w:rFonts w:ascii="Calibri" w:eastAsia="Calibri" w:hAnsi="Calibri" w:cs="B Lotus" w:hint="cs"/>
            <w:sz w:val="24"/>
            <w:szCs w:val="24"/>
            <w:rtl/>
            <w:rPrChange w:id="11612" w:author="Mehrnazi Boojari" w:date="2019-01-16T01:03:00Z">
              <w:rPr>
                <w:rFonts w:ascii="Calibri" w:eastAsia="Calibri" w:hAnsi="Calibri" w:cs="B Lotus" w:hint="cs"/>
                <w:b/>
                <w:bCs/>
                <w:color w:val="000000" w:themeColor="text1"/>
                <w:sz w:val="24"/>
                <w:szCs w:val="24"/>
                <w:rtl/>
                <w:lang w:bidi="fa-IR"/>
              </w:rPr>
            </w:rPrChange>
          </w:rPr>
          <w:delText>گشته</w:delText>
        </w:r>
        <w:r w:rsidRPr="000C2A38" w:rsidDel="0093126D">
          <w:rPr>
            <w:rFonts w:ascii="Calibri" w:eastAsia="Calibri" w:hAnsi="Calibri" w:cs="B Lotus"/>
            <w:sz w:val="24"/>
            <w:szCs w:val="24"/>
            <w:rtl/>
            <w:rPrChange w:id="11613" w:author="Mehrnazi Boojari" w:date="2019-01-16T01:03:00Z">
              <w:rPr>
                <w:rFonts w:ascii="Calibri" w:eastAsia="Calibri" w:hAnsi="Calibri" w:cs="B Lotus"/>
                <w:b/>
                <w:bCs/>
                <w:color w:val="000000" w:themeColor="text1"/>
                <w:sz w:val="24"/>
                <w:szCs w:val="24"/>
                <w:rtl/>
                <w:lang w:bidi="fa-IR"/>
              </w:rPr>
            </w:rPrChange>
          </w:rPr>
          <w:delText xml:space="preserve"> </w:delText>
        </w:r>
        <w:r w:rsidRPr="000C2A38" w:rsidDel="0093126D">
          <w:rPr>
            <w:rFonts w:ascii="Calibri" w:eastAsia="Calibri" w:hAnsi="Calibri" w:cs="B Lotus" w:hint="cs"/>
            <w:sz w:val="24"/>
            <w:szCs w:val="24"/>
            <w:rtl/>
            <w:rPrChange w:id="11614" w:author="Mehrnazi Boojari" w:date="2019-01-16T01:03:00Z">
              <w:rPr>
                <w:rFonts w:ascii="Calibri" w:eastAsia="Calibri" w:hAnsi="Calibri" w:cs="B Lotus" w:hint="cs"/>
                <w:b/>
                <w:bCs/>
                <w:color w:val="000000" w:themeColor="text1"/>
                <w:sz w:val="24"/>
                <w:szCs w:val="24"/>
                <w:rtl/>
                <w:lang w:bidi="fa-IR"/>
              </w:rPr>
            </w:rPrChange>
          </w:rPr>
          <w:delText>است</w:delText>
        </w:r>
      </w:del>
      <w:ins w:id="11615" w:author="Mehrnazi Boojari" w:date="2019-01-13T06:05:00Z">
        <w:r w:rsidR="0093126D" w:rsidRPr="000C2A38">
          <w:rPr>
            <w:rFonts w:ascii="Calibri" w:eastAsia="Calibri" w:hAnsi="Calibri" w:cs="B Lotus" w:hint="cs"/>
            <w:sz w:val="24"/>
            <w:szCs w:val="24"/>
            <w:rtl/>
            <w:rPrChange w:id="11616" w:author="Mehrnazi Boojari" w:date="2019-01-16T01:03:00Z">
              <w:rPr>
                <w:rFonts w:ascii="Calibri" w:eastAsia="Calibri" w:hAnsi="Calibri" w:cs="B Lotus" w:hint="cs"/>
                <w:b/>
                <w:bCs/>
                <w:color w:val="000000" w:themeColor="text1"/>
                <w:sz w:val="24"/>
                <w:szCs w:val="24"/>
                <w:rtl/>
                <w:lang w:bidi="fa-IR"/>
              </w:rPr>
            </w:rPrChange>
          </w:rPr>
          <w:t>شود</w:t>
        </w:r>
        <w:r w:rsidR="0093126D">
          <w:rPr>
            <w:rFonts w:ascii="Calibri" w:eastAsia="Calibri" w:hAnsi="Calibri" w:cs="B Lotus" w:hint="cs"/>
            <w:sz w:val="24"/>
            <w:szCs w:val="24"/>
            <w:rtl/>
          </w:rPr>
          <w:t>؛</w:t>
        </w:r>
      </w:ins>
      <w:r w:rsidRPr="00E91C41">
        <w:rPr>
          <w:rFonts w:ascii="Calibri" w:eastAsia="Calibri" w:hAnsi="Calibri" w:cs="B Lotus" w:hint="cs"/>
          <w:sz w:val="24"/>
          <w:szCs w:val="24"/>
          <w:rtl/>
        </w:rPr>
        <w:t xml:space="preserve"> دسترسی به مصالح چوبی</w:t>
      </w:r>
      <w:del w:id="11617" w:author="Mehrnazi Boojari" w:date="2019-01-07T09:47:00Z">
        <w:r w:rsidRPr="00E91C41" w:rsidDel="006F7CCF">
          <w:rPr>
            <w:rFonts w:ascii="Calibri" w:eastAsia="Calibri" w:hAnsi="Calibri" w:cs="B Lotus" w:hint="cs"/>
            <w:sz w:val="24"/>
            <w:szCs w:val="24"/>
            <w:rtl/>
          </w:rPr>
          <w:delText xml:space="preserve"> ،</w:delText>
        </w:r>
      </w:del>
      <w:ins w:id="11618" w:author="Mehrnazi Boojari" w:date="2019-01-07T09:47:00Z">
        <w:r w:rsidR="006F7CCF">
          <w:rPr>
            <w:rFonts w:ascii="Calibri" w:eastAsia="Calibri" w:hAnsi="Calibri" w:cs="B Lotus" w:hint="cs"/>
            <w:sz w:val="24"/>
            <w:szCs w:val="24"/>
            <w:rtl/>
          </w:rPr>
          <w:t>،</w:t>
        </w:r>
      </w:ins>
      <w:r w:rsidRPr="00E91C41">
        <w:rPr>
          <w:rFonts w:ascii="Calibri" w:eastAsia="Calibri" w:hAnsi="Calibri" w:cs="B Lotus" w:hint="cs"/>
          <w:sz w:val="24"/>
          <w:szCs w:val="24"/>
          <w:rtl/>
        </w:rPr>
        <w:t xml:space="preserve"> مصالح سنگی و ... از این قبیل است</w:t>
      </w:r>
      <w:del w:id="11619" w:author="Mehrnazi Boojari" w:date="2019-01-07T09:53:00Z">
        <w:r w:rsidRPr="00E91C41" w:rsidDel="006F7CCF">
          <w:rPr>
            <w:rFonts w:ascii="Calibri" w:eastAsia="Calibri" w:hAnsi="Calibri" w:cs="B Lotus" w:hint="cs"/>
            <w:sz w:val="24"/>
            <w:szCs w:val="24"/>
            <w:rtl/>
          </w:rPr>
          <w:delText xml:space="preserve"> . </w:delText>
        </w:r>
      </w:del>
      <w:ins w:id="11620" w:author="Mehrnazi Boojari" w:date="2019-01-13T06:05:00Z">
        <w:r w:rsidR="0093126D">
          <w:rPr>
            <w:rFonts w:ascii="Calibri" w:eastAsia="Calibri" w:hAnsi="Calibri" w:cs="B Lotus" w:hint="cs"/>
            <w:sz w:val="24"/>
            <w:szCs w:val="24"/>
            <w:rtl/>
          </w:rPr>
          <w:t>،</w:t>
        </w:r>
      </w:ins>
      <w:ins w:id="11621" w:author="Mehrnazi Boojari" w:date="2019-01-07T09:53:00Z">
        <w:r w:rsidR="006F7CCF">
          <w:rPr>
            <w:rFonts w:ascii="Calibri" w:eastAsia="Calibri" w:hAnsi="Calibri" w:cs="B Lotus" w:hint="cs"/>
            <w:sz w:val="24"/>
            <w:szCs w:val="24"/>
            <w:rtl/>
          </w:rPr>
          <w:t xml:space="preserve"> </w:t>
        </w:r>
      </w:ins>
      <w:r w:rsidRPr="00E91C41">
        <w:rPr>
          <w:rFonts w:ascii="Calibri" w:eastAsia="Calibri" w:hAnsi="Calibri" w:cs="B Lotus" w:hint="cs"/>
          <w:sz w:val="24"/>
          <w:szCs w:val="24"/>
          <w:rtl/>
        </w:rPr>
        <w:t>که با توجه به اسناد بالادستی در این ح</w:t>
      </w:r>
      <w:del w:id="11622" w:author="Mehrnazi Boojari" w:date="2019-01-09T00:08:00Z">
        <w:r w:rsidRPr="00E91C41" w:rsidDel="00DD72BC">
          <w:rPr>
            <w:rFonts w:ascii="Calibri" w:eastAsia="Calibri" w:hAnsi="Calibri" w:cs="B Lotus" w:hint="cs"/>
            <w:sz w:val="24"/>
            <w:szCs w:val="24"/>
            <w:rtl/>
          </w:rPr>
          <w:delText>ز</w:delText>
        </w:r>
      </w:del>
      <w:ins w:id="11623" w:author="Mehrnazi Boojari" w:date="2019-01-09T00:08:00Z">
        <w:r w:rsidR="00DD72BC">
          <w:rPr>
            <w:rFonts w:ascii="Calibri" w:eastAsia="Calibri" w:hAnsi="Calibri" w:cs="B Lotus" w:hint="cs"/>
            <w:sz w:val="24"/>
            <w:szCs w:val="24"/>
            <w:rtl/>
          </w:rPr>
          <w:t>و</w:t>
        </w:r>
      </w:ins>
      <w:del w:id="11624" w:author="Mehrnazi Boojari" w:date="2019-01-09T00:08:00Z">
        <w:r w:rsidRPr="00E91C41" w:rsidDel="00DD72BC">
          <w:rPr>
            <w:rFonts w:ascii="Calibri" w:eastAsia="Calibri" w:hAnsi="Calibri" w:cs="B Lotus" w:hint="cs"/>
            <w:sz w:val="24"/>
            <w:szCs w:val="24"/>
            <w:rtl/>
          </w:rPr>
          <w:delText>و</w:delText>
        </w:r>
      </w:del>
      <w:ins w:id="11625" w:author="Mehrnazi Boojari" w:date="2019-01-09T00:08:00Z">
        <w:r w:rsidR="00DD72BC">
          <w:rPr>
            <w:rFonts w:ascii="Calibri" w:eastAsia="Calibri" w:hAnsi="Calibri" w:cs="B Lotus" w:hint="cs"/>
            <w:sz w:val="24"/>
            <w:szCs w:val="24"/>
            <w:rtl/>
          </w:rPr>
          <w:t>ز</w:t>
        </w:r>
      </w:ins>
      <w:r w:rsidRPr="00E91C41">
        <w:rPr>
          <w:rFonts w:ascii="Calibri" w:eastAsia="Calibri" w:hAnsi="Calibri" w:cs="B Lotus" w:hint="cs"/>
          <w:sz w:val="24"/>
          <w:szCs w:val="24"/>
          <w:rtl/>
        </w:rPr>
        <w:t>ه</w:t>
      </w:r>
      <w:del w:id="11626" w:author="Mehrnazi Boojari" w:date="2019-01-07T09:49:00Z">
        <w:r w:rsidRPr="00E91C41" w:rsidDel="006F7CCF">
          <w:rPr>
            <w:rFonts w:ascii="Calibri" w:eastAsia="Calibri" w:hAnsi="Calibri" w:cs="B Lotus" w:hint="cs"/>
            <w:sz w:val="24"/>
            <w:szCs w:val="24"/>
            <w:rtl/>
          </w:rPr>
          <w:delText xml:space="preserve"> می </w:delText>
        </w:r>
      </w:del>
      <w:ins w:id="11627"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توان با یک برنامه</w:t>
      </w:r>
      <w:del w:id="11628" w:author="Mehrnazi Boojari" w:date="2019-01-07T10:05:00Z">
        <w:r w:rsidRPr="00E91C41" w:rsidDel="00A31D6F">
          <w:rPr>
            <w:rFonts w:ascii="Calibri" w:eastAsia="Calibri" w:hAnsi="Calibri" w:cs="B Lotus" w:hint="cs"/>
            <w:sz w:val="24"/>
            <w:szCs w:val="24"/>
            <w:rtl/>
          </w:rPr>
          <w:delText xml:space="preserve"> ریزی </w:delText>
        </w:r>
      </w:del>
      <w:ins w:id="11629" w:author="Mehrnazi Boojari" w:date="2019-01-07T10:05:00Z">
        <w:r w:rsidR="00A31D6F">
          <w:rPr>
            <w:rFonts w:ascii="Calibri" w:eastAsia="Calibri" w:hAnsi="Calibri" w:cs="B Lotus" w:hint="cs"/>
            <w:sz w:val="24"/>
            <w:szCs w:val="24"/>
            <w:rtl/>
          </w:rPr>
          <w:t xml:space="preserve">‌ریزی </w:t>
        </w:r>
      </w:ins>
      <w:r w:rsidRPr="00E91C41">
        <w:rPr>
          <w:rFonts w:ascii="Calibri" w:eastAsia="Calibri" w:hAnsi="Calibri" w:cs="B Lotus" w:hint="cs"/>
          <w:sz w:val="24"/>
          <w:szCs w:val="24"/>
          <w:rtl/>
        </w:rPr>
        <w:t>صحیح و تدوین دستورالعمل</w:t>
      </w:r>
      <w:del w:id="11630" w:author="Mehrnazi Boojari" w:date="2019-01-07T10:43:00Z">
        <w:r w:rsidRPr="00E91C41" w:rsidDel="006A1F1D">
          <w:rPr>
            <w:rFonts w:ascii="Calibri" w:eastAsia="Calibri" w:hAnsi="Calibri" w:cs="B Lotus" w:hint="cs"/>
            <w:sz w:val="24"/>
            <w:szCs w:val="24"/>
            <w:rtl/>
          </w:rPr>
          <w:delText xml:space="preserve"> هایی </w:delText>
        </w:r>
      </w:del>
      <w:ins w:id="11631" w:author="Mehrnazi Boojari" w:date="2019-01-07T10:43:00Z">
        <w:r w:rsidR="006A1F1D">
          <w:rPr>
            <w:rFonts w:ascii="Calibri" w:eastAsia="Calibri" w:hAnsi="Calibri" w:cs="B Lotus" w:hint="cs"/>
            <w:sz w:val="24"/>
            <w:szCs w:val="24"/>
            <w:rtl/>
          </w:rPr>
          <w:t xml:space="preserve">‌هایی </w:t>
        </w:r>
      </w:ins>
      <w:r w:rsidRPr="00E91C41">
        <w:rPr>
          <w:rFonts w:ascii="Calibri" w:eastAsia="Calibri" w:hAnsi="Calibri" w:cs="B Lotus" w:hint="cs"/>
          <w:sz w:val="24"/>
          <w:szCs w:val="24"/>
          <w:rtl/>
        </w:rPr>
        <w:t xml:space="preserve">مصالح بومی را </w:t>
      </w:r>
      <w:r w:rsidRPr="000A2FDF">
        <w:rPr>
          <w:rFonts w:ascii="Calibri" w:eastAsia="Calibri" w:hAnsi="Calibri" w:cs="B Lotus" w:hint="cs"/>
          <w:sz w:val="24"/>
          <w:szCs w:val="24"/>
          <w:rtl/>
        </w:rPr>
        <w:t xml:space="preserve">استخراج </w:t>
      </w:r>
      <w:ins w:id="11632" w:author="Mehrnazi Boojari" w:date="2019-01-13T06:06:00Z">
        <w:r w:rsidR="0093126D" w:rsidRPr="000A2FDF">
          <w:rPr>
            <w:rFonts w:ascii="Calibri" w:eastAsia="Calibri" w:hAnsi="Calibri" w:cs="B Lotus" w:hint="cs"/>
            <w:sz w:val="24"/>
            <w:szCs w:val="24"/>
            <w:rtl/>
          </w:rPr>
          <w:t>کرد</w:t>
        </w:r>
        <w:r w:rsidR="0093126D">
          <w:rPr>
            <w:rFonts w:ascii="Calibri" w:eastAsia="Calibri" w:hAnsi="Calibri" w:cs="B Lotus" w:hint="cs"/>
            <w:sz w:val="24"/>
            <w:szCs w:val="24"/>
            <w:rtl/>
          </w:rPr>
          <w:t xml:space="preserve"> </w:t>
        </w:r>
      </w:ins>
      <w:r w:rsidRPr="00E91C41">
        <w:rPr>
          <w:rFonts w:ascii="Calibri" w:eastAsia="Calibri" w:hAnsi="Calibri" w:cs="B Lotus" w:hint="cs"/>
          <w:sz w:val="24"/>
          <w:szCs w:val="24"/>
          <w:rtl/>
        </w:rPr>
        <w:t>و در دسترس افراد متقاضی برای ساخت مسکن قرار داد</w:t>
      </w:r>
      <w:del w:id="11633" w:author="Mehrnazi Boojari" w:date="2019-01-07T10:11:00Z">
        <w:r w:rsidRPr="00E91C41" w:rsidDel="00A31D6F">
          <w:rPr>
            <w:rFonts w:ascii="Calibri" w:eastAsia="Calibri" w:hAnsi="Calibri" w:cs="B Lotus" w:hint="cs"/>
            <w:sz w:val="24"/>
            <w:szCs w:val="24"/>
            <w:rtl/>
          </w:rPr>
          <w:delText xml:space="preserve"> .</w:delText>
        </w:r>
      </w:del>
      <w:ins w:id="11634" w:author="Mehrnazi Boojari" w:date="2019-01-07T10:11:00Z">
        <w:r w:rsidR="00A31D6F">
          <w:rPr>
            <w:rFonts w:ascii="Calibri" w:eastAsia="Calibri" w:hAnsi="Calibri" w:cs="B Lotus" w:hint="cs"/>
            <w:sz w:val="24"/>
            <w:szCs w:val="24"/>
            <w:rtl/>
          </w:rPr>
          <w:t>.</w:t>
        </w:r>
      </w:ins>
    </w:p>
    <w:p w14:paraId="1CC66FD0" w14:textId="77777777" w:rsidR="00E91C41" w:rsidRPr="00E91C41" w:rsidRDefault="00E91C41" w:rsidP="00BB7656">
      <w:pPr>
        <w:pStyle w:val="Heading5"/>
        <w:rPr>
          <w:rtl/>
          <w:lang w:bidi="fa-IR"/>
        </w:rPr>
      </w:pPr>
      <w:bookmarkStart w:id="11635" w:name="_Toc529234255"/>
      <w:bookmarkStart w:id="11636" w:name="_Toc529234691"/>
      <w:bookmarkStart w:id="11637" w:name="_Toc530239321"/>
      <w:bookmarkStart w:id="11638" w:name="_Toc533781257"/>
      <w:bookmarkStart w:id="11639" w:name="_Toc533782213"/>
      <w:r w:rsidRPr="00E91C41">
        <w:rPr>
          <w:rFonts w:hint="cs"/>
          <w:rtl/>
          <w:lang w:bidi="fa-IR"/>
        </w:rPr>
        <w:t>ضعف در طراحی و دکوراسیون داخلی توسط معماران و مهندسان بومی</w:t>
      </w:r>
      <w:bookmarkEnd w:id="11635"/>
      <w:bookmarkEnd w:id="11636"/>
      <w:bookmarkEnd w:id="11637"/>
      <w:bookmarkEnd w:id="11638"/>
      <w:bookmarkEnd w:id="11639"/>
    </w:p>
    <w:p w14:paraId="03BC424D" w14:textId="2279B372" w:rsidR="00E91C41" w:rsidRPr="00E91C41" w:rsidRDefault="00E91C41" w:rsidP="00BE6810">
      <w:pPr>
        <w:bidi/>
        <w:ind w:firstLine="288"/>
        <w:jc w:val="both"/>
        <w:rPr>
          <w:rFonts w:ascii="Calibri" w:eastAsia="Calibri" w:hAnsi="Calibri" w:cs="B Lotus"/>
          <w:sz w:val="24"/>
          <w:szCs w:val="24"/>
          <w:rtl/>
        </w:rPr>
      </w:pPr>
      <w:r w:rsidRPr="000A2FDF">
        <w:rPr>
          <w:rFonts w:ascii="Calibri" w:eastAsia="Calibri" w:hAnsi="Calibri" w:cs="B Lotus" w:hint="cs"/>
          <w:sz w:val="24"/>
          <w:szCs w:val="24"/>
          <w:rtl/>
        </w:rPr>
        <w:t>با وجود نبود قوانین بالادستی در ح</w:t>
      </w:r>
      <w:del w:id="11640" w:author="Mehrnazi Boojari" w:date="2019-01-13T06:07:00Z">
        <w:r w:rsidRPr="000A2FDF" w:rsidDel="0093126D">
          <w:rPr>
            <w:rFonts w:ascii="Calibri" w:eastAsia="Calibri" w:hAnsi="Calibri" w:cs="B Lotus" w:hint="cs"/>
            <w:sz w:val="24"/>
            <w:szCs w:val="24"/>
            <w:rtl/>
          </w:rPr>
          <w:delText>ز</w:delText>
        </w:r>
      </w:del>
      <w:r w:rsidRPr="000A2FDF">
        <w:rPr>
          <w:rFonts w:ascii="Calibri" w:eastAsia="Calibri" w:hAnsi="Calibri" w:cs="B Lotus" w:hint="cs"/>
          <w:sz w:val="24"/>
          <w:szCs w:val="24"/>
          <w:rtl/>
        </w:rPr>
        <w:t>و</w:t>
      </w:r>
      <w:ins w:id="11641" w:author="Mehrnazi Boojari" w:date="2019-01-13T06:07:00Z">
        <w:r w:rsidR="0093126D" w:rsidRPr="000A2FDF">
          <w:rPr>
            <w:rFonts w:ascii="Calibri" w:eastAsia="Calibri" w:hAnsi="Calibri" w:cs="B Lotus" w:hint="cs"/>
            <w:sz w:val="24"/>
            <w:szCs w:val="24"/>
            <w:rtl/>
          </w:rPr>
          <w:t>ز</w:t>
        </w:r>
      </w:ins>
      <w:r w:rsidRPr="000A2FDF">
        <w:rPr>
          <w:rFonts w:ascii="Calibri" w:eastAsia="Calibri" w:hAnsi="Calibri" w:cs="B Lotus" w:hint="cs"/>
          <w:sz w:val="24"/>
          <w:szCs w:val="24"/>
          <w:rtl/>
        </w:rPr>
        <w:t xml:space="preserve">ه استفاده از مصالح بومی و </w:t>
      </w:r>
      <w:del w:id="11642" w:author="Mehrnazi Boojari" w:date="2019-01-07T22:30:00Z">
        <w:r w:rsidRPr="000A2FDF" w:rsidDel="00051F26">
          <w:rPr>
            <w:rFonts w:ascii="Calibri" w:eastAsia="Calibri" w:hAnsi="Calibri" w:cs="B Lotus" w:hint="cs"/>
            <w:sz w:val="24"/>
            <w:szCs w:val="24"/>
            <w:rtl/>
          </w:rPr>
          <w:delText>در نظر گرفتن</w:delText>
        </w:r>
      </w:del>
      <w:ins w:id="11643" w:author="Mehrnazi Boojari" w:date="2019-01-07T22:30:00Z">
        <w:r w:rsidR="00051F26" w:rsidRPr="000A2FDF">
          <w:rPr>
            <w:rFonts w:ascii="Calibri" w:eastAsia="Calibri" w:hAnsi="Calibri" w:cs="B Lotus" w:hint="cs"/>
            <w:sz w:val="24"/>
            <w:szCs w:val="24"/>
            <w:rtl/>
          </w:rPr>
          <w:t>در</w:t>
        </w:r>
        <w:r w:rsidR="00051F26" w:rsidRPr="000A2FDF">
          <w:rPr>
            <w:rFonts w:ascii="Times New Roman" w:eastAsia="Calibri" w:hAnsi="Times New Roman" w:cs="Times New Roman" w:hint="cs"/>
            <w:sz w:val="24"/>
            <w:szCs w:val="24"/>
            <w:rtl/>
          </w:rPr>
          <w:t> </w:t>
        </w:r>
        <w:r w:rsidR="00051F26" w:rsidRPr="000A2FDF">
          <w:rPr>
            <w:rFonts w:ascii="Calibri" w:eastAsia="Calibri" w:hAnsi="Calibri" w:cs="B Lotus" w:hint="cs"/>
            <w:sz w:val="24"/>
            <w:szCs w:val="24"/>
            <w:rtl/>
          </w:rPr>
          <w:t>نظر</w:t>
        </w:r>
        <w:r w:rsidR="00051F26" w:rsidRPr="000A2FDF">
          <w:rPr>
            <w:rFonts w:ascii="Times New Roman" w:eastAsia="Calibri" w:hAnsi="Times New Roman" w:cs="Times New Roman" w:hint="cs"/>
            <w:sz w:val="24"/>
            <w:szCs w:val="24"/>
            <w:rtl/>
          </w:rPr>
          <w:t> </w:t>
        </w:r>
        <w:r w:rsidR="00051F26" w:rsidRPr="000A2FDF">
          <w:rPr>
            <w:rFonts w:ascii="Calibri" w:eastAsia="Calibri" w:hAnsi="Calibri" w:cs="B Lotus" w:hint="cs"/>
            <w:sz w:val="24"/>
            <w:szCs w:val="24"/>
            <w:rtl/>
          </w:rPr>
          <w:t>گرفتن</w:t>
        </w:r>
      </w:ins>
      <w:r w:rsidRPr="000A2FDF">
        <w:rPr>
          <w:rFonts w:ascii="Calibri" w:eastAsia="Calibri" w:hAnsi="Calibri" w:cs="B Lotus" w:hint="cs"/>
          <w:sz w:val="24"/>
          <w:szCs w:val="24"/>
          <w:rtl/>
        </w:rPr>
        <w:t xml:space="preserve"> عوامل محیطی در ساخت مسکن روستایی</w:t>
      </w:r>
      <w:del w:id="11644" w:author="Mehrnazi Boojari" w:date="2019-01-07T09:47:00Z">
        <w:r w:rsidRPr="000A2FDF" w:rsidDel="006F7CCF">
          <w:rPr>
            <w:rFonts w:ascii="Calibri" w:eastAsia="Calibri" w:hAnsi="Calibri" w:cs="B Lotus" w:hint="cs"/>
            <w:sz w:val="24"/>
            <w:szCs w:val="24"/>
            <w:rtl/>
          </w:rPr>
          <w:delText xml:space="preserve"> ،</w:delText>
        </w:r>
      </w:del>
      <w:ins w:id="11645" w:author="Mehrnazi Boojari" w:date="2019-01-07T09:47:00Z">
        <w:r w:rsidR="006F7CCF" w:rsidRPr="000A2FDF">
          <w:rPr>
            <w:rFonts w:ascii="Calibri" w:eastAsia="Calibri" w:hAnsi="Calibri" w:cs="B Lotus" w:hint="cs"/>
            <w:sz w:val="24"/>
            <w:szCs w:val="24"/>
            <w:rtl/>
          </w:rPr>
          <w:t>،</w:t>
        </w:r>
      </w:ins>
      <w:r w:rsidRPr="000A2FDF">
        <w:rPr>
          <w:rFonts w:ascii="Calibri" w:eastAsia="Calibri" w:hAnsi="Calibri" w:cs="B Lotus" w:hint="cs"/>
          <w:sz w:val="24"/>
          <w:szCs w:val="24"/>
          <w:rtl/>
        </w:rPr>
        <w:t xml:space="preserve"> مطالعاتی در زمینه گونه</w:t>
      </w:r>
      <w:ins w:id="11646" w:author="Mehrnazi Boojari" w:date="2019-01-07T10:50:00Z">
        <w:r w:rsidR="006A1F1D" w:rsidRPr="000A2FDF">
          <w:rPr>
            <w:rFonts w:ascii="Calibri" w:eastAsia="Calibri" w:hAnsi="Calibri" w:cs="B Nazanin" w:hint="cs"/>
            <w:sz w:val="24"/>
            <w:szCs w:val="24"/>
            <w:rtl/>
          </w:rPr>
          <w:t>‌</w:t>
        </w:r>
      </w:ins>
      <w:del w:id="11647" w:author="Mehrnazi Boojari" w:date="2019-01-07T10:50:00Z">
        <w:r w:rsidRPr="000A2FDF" w:rsidDel="006A1F1D">
          <w:rPr>
            <w:rFonts w:ascii="Calibri" w:eastAsia="Calibri" w:hAnsi="Calibri" w:cs="B Lotus" w:hint="cs"/>
            <w:sz w:val="24"/>
            <w:szCs w:val="24"/>
            <w:rtl/>
          </w:rPr>
          <w:delText xml:space="preserve"> </w:delText>
        </w:r>
      </w:del>
      <w:r w:rsidRPr="000A2FDF">
        <w:rPr>
          <w:rFonts w:ascii="Calibri" w:eastAsia="Calibri" w:hAnsi="Calibri" w:cs="B Lotus" w:hint="cs"/>
          <w:sz w:val="24"/>
          <w:szCs w:val="24"/>
          <w:rtl/>
        </w:rPr>
        <w:t xml:space="preserve">شناسی روستاهای ایران </w:t>
      </w:r>
      <w:del w:id="11648" w:author="Mehrnazi Boojari" w:date="2019-01-10T01:06:00Z">
        <w:r w:rsidRPr="000A2FDF" w:rsidDel="00647583">
          <w:rPr>
            <w:rFonts w:ascii="Calibri" w:eastAsia="Calibri" w:hAnsi="Calibri" w:cs="B Lotus" w:hint="cs"/>
            <w:sz w:val="24"/>
            <w:szCs w:val="24"/>
            <w:rtl/>
          </w:rPr>
          <w:delText>مبتنی بر</w:delText>
        </w:r>
      </w:del>
      <w:ins w:id="11649" w:author="Mehrnazi Boojari" w:date="2019-01-10T01:06:00Z">
        <w:r w:rsidR="00647583" w:rsidRPr="000A2FDF">
          <w:rPr>
            <w:rFonts w:ascii="Calibri" w:eastAsia="Calibri" w:hAnsi="Calibri" w:cs="B Lotus" w:hint="cs"/>
            <w:sz w:val="24"/>
            <w:szCs w:val="24"/>
            <w:rtl/>
          </w:rPr>
          <w:t>مبتنی</w:t>
        </w:r>
        <w:r w:rsidR="00647583" w:rsidRPr="000A2FDF">
          <w:rPr>
            <w:rFonts w:ascii="Times New Roman" w:eastAsia="Calibri" w:hAnsi="Times New Roman" w:cs="Times New Roman" w:hint="cs"/>
            <w:sz w:val="24"/>
            <w:szCs w:val="24"/>
            <w:rtl/>
          </w:rPr>
          <w:t> </w:t>
        </w:r>
        <w:r w:rsidR="00647583" w:rsidRPr="000A2FDF">
          <w:rPr>
            <w:rFonts w:ascii="Calibri" w:eastAsia="Calibri" w:hAnsi="Calibri" w:cs="B Lotus" w:hint="cs"/>
            <w:sz w:val="24"/>
            <w:szCs w:val="24"/>
            <w:rtl/>
          </w:rPr>
          <w:t>بر</w:t>
        </w:r>
      </w:ins>
      <w:r w:rsidRPr="000A2FDF">
        <w:rPr>
          <w:rFonts w:ascii="Calibri" w:eastAsia="Calibri" w:hAnsi="Calibri" w:cs="B Lotus" w:hint="cs"/>
          <w:sz w:val="24"/>
          <w:szCs w:val="24"/>
          <w:rtl/>
        </w:rPr>
        <w:t xml:space="preserve"> اقلیم و بوم </w:t>
      </w:r>
      <w:r w:rsidRPr="00BE6810">
        <w:rPr>
          <w:rFonts w:ascii="Calibri" w:eastAsia="Calibri" w:hAnsi="Calibri" w:cs="B Lotus" w:hint="cs"/>
          <w:sz w:val="24"/>
          <w:szCs w:val="24"/>
          <w:rtl/>
        </w:rPr>
        <w:t>صورت گرف</w:t>
      </w:r>
      <w:r w:rsidRPr="00C55F29">
        <w:rPr>
          <w:rFonts w:ascii="Calibri" w:eastAsia="Calibri" w:hAnsi="Calibri" w:cs="B Lotus" w:hint="cs"/>
          <w:sz w:val="24"/>
          <w:szCs w:val="24"/>
          <w:rtl/>
        </w:rPr>
        <w:t>ته است</w:t>
      </w:r>
      <w:ins w:id="11650" w:author="Mehrnazi Boojari" w:date="2019-01-13T06:07:00Z">
        <w:r w:rsidR="0093126D" w:rsidRPr="00C55F29">
          <w:rPr>
            <w:rFonts w:ascii="Calibri" w:eastAsia="Calibri" w:hAnsi="Calibri" w:cs="B Lotus" w:hint="cs"/>
            <w:sz w:val="24"/>
            <w:szCs w:val="24"/>
            <w:rtl/>
          </w:rPr>
          <w:t>،</w:t>
        </w:r>
      </w:ins>
      <w:r w:rsidRPr="00C55F29">
        <w:rPr>
          <w:rFonts w:ascii="Calibri" w:eastAsia="Calibri" w:hAnsi="Calibri" w:cs="B Lotus" w:hint="cs"/>
          <w:sz w:val="24"/>
          <w:szCs w:val="24"/>
          <w:rtl/>
        </w:rPr>
        <w:t xml:space="preserve"> </w:t>
      </w:r>
      <w:r w:rsidRPr="00BE6810">
        <w:rPr>
          <w:rFonts w:ascii="Calibri" w:eastAsia="Calibri" w:hAnsi="Calibri" w:cs="B Lotus" w:hint="cs"/>
          <w:sz w:val="24"/>
          <w:szCs w:val="24"/>
          <w:rtl/>
          <w:rPrChange w:id="11651" w:author="Mehrnazi Boojari" w:date="2019-01-21T00:09:00Z">
            <w:rPr>
              <w:rFonts w:ascii="Calibri" w:eastAsia="Calibri" w:hAnsi="Calibri" w:cs="B Lotus" w:hint="cs"/>
              <w:b/>
              <w:bCs/>
              <w:color w:val="000000" w:themeColor="text1"/>
              <w:sz w:val="24"/>
              <w:szCs w:val="24"/>
              <w:rtl/>
              <w:lang w:bidi="fa-IR"/>
            </w:rPr>
          </w:rPrChange>
        </w:rPr>
        <w:t>که</w:t>
      </w:r>
      <w:del w:id="11652" w:author="Mehrnazi Boojari" w:date="2019-01-07T09:49:00Z">
        <w:r w:rsidRPr="00BE6810" w:rsidDel="006F7CCF">
          <w:rPr>
            <w:rFonts w:ascii="Calibri" w:eastAsia="Calibri" w:hAnsi="Calibri" w:cs="B Lotus"/>
            <w:sz w:val="24"/>
            <w:szCs w:val="24"/>
            <w:rtl/>
            <w:rPrChange w:id="11653" w:author="Mehrnazi Boojari" w:date="2019-01-21T00:09:00Z">
              <w:rPr>
                <w:rFonts w:ascii="Calibri" w:eastAsia="Calibri" w:hAnsi="Calibri" w:cs="B Lotus"/>
                <w:b/>
                <w:bCs/>
                <w:color w:val="000000" w:themeColor="text1"/>
                <w:sz w:val="24"/>
                <w:szCs w:val="24"/>
                <w:rtl/>
                <w:lang w:bidi="fa-IR"/>
              </w:rPr>
            </w:rPrChange>
          </w:rPr>
          <w:delText xml:space="preserve"> </w:delText>
        </w:r>
        <w:r w:rsidRPr="00BE6810" w:rsidDel="006F7CCF">
          <w:rPr>
            <w:rFonts w:ascii="Calibri" w:eastAsia="Calibri" w:hAnsi="Calibri" w:cs="B Lotus" w:hint="cs"/>
            <w:sz w:val="24"/>
            <w:szCs w:val="24"/>
            <w:rtl/>
            <w:rPrChange w:id="11654" w:author="Mehrnazi Boojari" w:date="2019-01-21T00:09:00Z">
              <w:rPr>
                <w:rFonts w:ascii="Calibri" w:eastAsia="Calibri" w:hAnsi="Calibri" w:cs="B Lotus" w:hint="cs"/>
                <w:b/>
                <w:bCs/>
                <w:color w:val="000000" w:themeColor="text1"/>
                <w:sz w:val="24"/>
                <w:szCs w:val="24"/>
                <w:rtl/>
                <w:lang w:bidi="fa-IR"/>
              </w:rPr>
            </w:rPrChange>
          </w:rPr>
          <w:delText>می</w:delText>
        </w:r>
        <w:r w:rsidRPr="00BE6810" w:rsidDel="006F7CCF">
          <w:rPr>
            <w:rFonts w:ascii="Calibri" w:eastAsia="Calibri" w:hAnsi="Calibri" w:cs="B Lotus"/>
            <w:sz w:val="24"/>
            <w:szCs w:val="24"/>
            <w:rtl/>
            <w:rPrChange w:id="11655" w:author="Mehrnazi Boojari" w:date="2019-01-21T00:09:00Z">
              <w:rPr>
                <w:rFonts w:ascii="Calibri" w:eastAsia="Calibri" w:hAnsi="Calibri" w:cs="B Lotus"/>
                <w:b/>
                <w:bCs/>
                <w:color w:val="000000" w:themeColor="text1"/>
                <w:sz w:val="24"/>
                <w:szCs w:val="24"/>
                <w:rtl/>
                <w:lang w:bidi="fa-IR"/>
              </w:rPr>
            </w:rPrChange>
          </w:rPr>
          <w:delText xml:space="preserve"> </w:delText>
        </w:r>
      </w:del>
      <w:ins w:id="11656" w:author="Mehrnazi Boojari" w:date="2019-01-07T09:49:00Z">
        <w:r w:rsidR="006F7CCF" w:rsidRPr="00BE6810">
          <w:rPr>
            <w:rFonts w:ascii="Calibri" w:eastAsia="Calibri" w:hAnsi="Calibri" w:cs="B Lotus"/>
            <w:sz w:val="24"/>
            <w:szCs w:val="24"/>
            <w:rtl/>
            <w:rPrChange w:id="11657" w:author="Mehrnazi Boojari" w:date="2019-01-21T00:09:00Z">
              <w:rPr>
                <w:rFonts w:ascii="Calibri" w:eastAsia="Calibri" w:hAnsi="Calibri" w:cs="B Lotus"/>
                <w:b/>
                <w:bCs/>
                <w:color w:val="000000" w:themeColor="text1"/>
                <w:sz w:val="24"/>
                <w:szCs w:val="24"/>
                <w:rtl/>
                <w:lang w:bidi="fa-IR"/>
              </w:rPr>
            </w:rPrChange>
          </w:rPr>
          <w:t xml:space="preserve"> </w:t>
        </w:r>
        <w:r w:rsidR="006F7CCF" w:rsidRPr="00BE6810">
          <w:rPr>
            <w:rFonts w:ascii="Calibri" w:eastAsia="Calibri" w:hAnsi="Calibri" w:cs="B Lotus" w:hint="cs"/>
            <w:sz w:val="24"/>
            <w:szCs w:val="24"/>
            <w:rtl/>
            <w:rPrChange w:id="11658" w:author="Mehrnazi Boojari" w:date="2019-01-21T00:09:00Z">
              <w:rPr>
                <w:rFonts w:ascii="Calibri" w:eastAsia="Calibri" w:hAnsi="Calibri" w:cs="B Lotus" w:hint="cs"/>
                <w:b/>
                <w:bCs/>
                <w:color w:val="000000" w:themeColor="text1"/>
                <w:sz w:val="24"/>
                <w:szCs w:val="24"/>
                <w:rtl/>
                <w:lang w:bidi="fa-IR"/>
              </w:rPr>
            </w:rPrChange>
          </w:rPr>
          <w:t>می‌</w:t>
        </w:r>
      </w:ins>
      <w:r w:rsidRPr="00BE6810">
        <w:rPr>
          <w:rFonts w:ascii="Calibri" w:eastAsia="Calibri" w:hAnsi="Calibri" w:cs="B Lotus" w:hint="cs"/>
          <w:sz w:val="24"/>
          <w:szCs w:val="24"/>
          <w:rtl/>
          <w:rPrChange w:id="11659" w:author="Mehrnazi Boojari" w:date="2019-01-21T00:09:00Z">
            <w:rPr>
              <w:rFonts w:ascii="Calibri" w:eastAsia="Calibri" w:hAnsi="Calibri" w:cs="B Lotus" w:hint="cs"/>
              <w:b/>
              <w:bCs/>
              <w:color w:val="000000" w:themeColor="text1"/>
              <w:sz w:val="24"/>
              <w:szCs w:val="24"/>
              <w:rtl/>
              <w:lang w:bidi="fa-IR"/>
            </w:rPr>
          </w:rPrChange>
        </w:rPr>
        <w:t>توان</w:t>
      </w:r>
      <w:r w:rsidRPr="00BE6810">
        <w:rPr>
          <w:rFonts w:ascii="Calibri" w:eastAsia="Calibri" w:hAnsi="Calibri" w:cs="B Lotus"/>
          <w:sz w:val="24"/>
          <w:szCs w:val="24"/>
          <w:rtl/>
          <w:rPrChange w:id="11660" w:author="Mehrnazi Boojari" w:date="2019-01-21T00:09:00Z">
            <w:rPr>
              <w:rFonts w:ascii="Calibri" w:eastAsia="Calibri" w:hAnsi="Calibri" w:cs="B Lotus"/>
              <w:b/>
              <w:bCs/>
              <w:color w:val="000000" w:themeColor="text1"/>
              <w:sz w:val="24"/>
              <w:szCs w:val="24"/>
              <w:rtl/>
              <w:lang w:bidi="fa-IR"/>
            </w:rPr>
          </w:rPrChange>
        </w:rPr>
        <w:t xml:space="preserve"> </w:t>
      </w:r>
      <w:r w:rsidRPr="00BE6810">
        <w:rPr>
          <w:rFonts w:ascii="Calibri" w:eastAsia="Calibri" w:hAnsi="Calibri" w:cs="B Lotus" w:hint="cs"/>
          <w:sz w:val="24"/>
          <w:szCs w:val="24"/>
          <w:rtl/>
          <w:rPrChange w:id="11661" w:author="Mehrnazi Boojari" w:date="2019-01-21T00:09:00Z">
            <w:rPr>
              <w:rFonts w:ascii="Calibri" w:eastAsia="Calibri" w:hAnsi="Calibri" w:cs="B Lotus" w:hint="cs"/>
              <w:b/>
              <w:bCs/>
              <w:color w:val="000000" w:themeColor="text1"/>
              <w:sz w:val="24"/>
              <w:szCs w:val="24"/>
              <w:rtl/>
              <w:lang w:bidi="fa-IR"/>
            </w:rPr>
          </w:rPrChange>
        </w:rPr>
        <w:t>با</w:t>
      </w:r>
      <w:r w:rsidRPr="00BE6810">
        <w:rPr>
          <w:rFonts w:ascii="Calibri" w:eastAsia="Calibri" w:hAnsi="Calibri" w:cs="B Lotus"/>
          <w:sz w:val="24"/>
          <w:szCs w:val="24"/>
          <w:rtl/>
          <w:rPrChange w:id="11662" w:author="Mehrnazi Boojari" w:date="2019-01-21T00:09:00Z">
            <w:rPr>
              <w:rFonts w:ascii="Calibri" w:eastAsia="Calibri" w:hAnsi="Calibri" w:cs="B Lotus"/>
              <w:b/>
              <w:bCs/>
              <w:color w:val="000000" w:themeColor="text1"/>
              <w:sz w:val="24"/>
              <w:szCs w:val="24"/>
              <w:rtl/>
              <w:lang w:bidi="fa-IR"/>
            </w:rPr>
          </w:rPrChange>
        </w:rPr>
        <w:t xml:space="preserve"> </w:t>
      </w:r>
      <w:r w:rsidRPr="00BE6810">
        <w:rPr>
          <w:rFonts w:ascii="Calibri" w:eastAsia="Calibri" w:hAnsi="Calibri" w:cs="B Lotus" w:hint="cs"/>
          <w:sz w:val="24"/>
          <w:szCs w:val="24"/>
          <w:rtl/>
          <w:rPrChange w:id="11663" w:author="Mehrnazi Boojari" w:date="2019-01-21T00:09:00Z">
            <w:rPr>
              <w:rFonts w:ascii="Calibri" w:eastAsia="Calibri" w:hAnsi="Calibri" w:cs="B Lotus" w:hint="cs"/>
              <w:b/>
              <w:bCs/>
              <w:color w:val="000000" w:themeColor="text1"/>
              <w:sz w:val="24"/>
              <w:szCs w:val="24"/>
              <w:rtl/>
              <w:lang w:bidi="fa-IR"/>
            </w:rPr>
          </w:rPrChange>
        </w:rPr>
        <w:t>یک</w:t>
      </w:r>
      <w:r w:rsidRPr="00BE6810">
        <w:rPr>
          <w:rFonts w:ascii="Calibri" w:eastAsia="Calibri" w:hAnsi="Calibri" w:cs="B Lotus"/>
          <w:sz w:val="24"/>
          <w:szCs w:val="24"/>
          <w:rtl/>
          <w:rPrChange w:id="11664" w:author="Mehrnazi Boojari" w:date="2019-01-21T00:09:00Z">
            <w:rPr>
              <w:rFonts w:ascii="Calibri" w:eastAsia="Calibri" w:hAnsi="Calibri" w:cs="B Lotus"/>
              <w:b/>
              <w:bCs/>
              <w:color w:val="000000" w:themeColor="text1"/>
              <w:sz w:val="24"/>
              <w:szCs w:val="24"/>
              <w:rtl/>
              <w:lang w:bidi="fa-IR"/>
            </w:rPr>
          </w:rPrChange>
        </w:rPr>
        <w:t xml:space="preserve"> </w:t>
      </w:r>
      <w:r w:rsidRPr="00BE6810">
        <w:rPr>
          <w:rFonts w:ascii="Calibri" w:eastAsia="Calibri" w:hAnsi="Calibri" w:cs="B Lotus" w:hint="cs"/>
          <w:sz w:val="24"/>
          <w:szCs w:val="24"/>
          <w:rtl/>
          <w:rPrChange w:id="11665" w:author="Mehrnazi Boojari" w:date="2019-01-21T00:09:00Z">
            <w:rPr>
              <w:rFonts w:ascii="Calibri" w:eastAsia="Calibri" w:hAnsi="Calibri" w:cs="B Lotus" w:hint="cs"/>
              <w:b/>
              <w:bCs/>
              <w:color w:val="000000" w:themeColor="text1"/>
              <w:sz w:val="24"/>
              <w:szCs w:val="24"/>
              <w:rtl/>
              <w:lang w:bidi="fa-IR"/>
            </w:rPr>
          </w:rPrChange>
        </w:rPr>
        <w:t>برنامه</w:t>
      </w:r>
      <w:del w:id="11666" w:author="Mehrnazi Boojari" w:date="2019-01-07T10:05:00Z">
        <w:r w:rsidRPr="00BE6810" w:rsidDel="00A31D6F">
          <w:rPr>
            <w:rFonts w:ascii="Calibri" w:eastAsia="Calibri" w:hAnsi="Calibri" w:cs="B Lotus"/>
            <w:sz w:val="24"/>
            <w:szCs w:val="24"/>
            <w:rtl/>
            <w:rPrChange w:id="11667" w:author="Mehrnazi Boojari" w:date="2019-01-21T00:09:00Z">
              <w:rPr>
                <w:rFonts w:ascii="Calibri" w:eastAsia="Calibri" w:hAnsi="Calibri" w:cs="B Lotus"/>
                <w:b/>
                <w:bCs/>
                <w:color w:val="000000" w:themeColor="text1"/>
                <w:sz w:val="24"/>
                <w:szCs w:val="24"/>
                <w:rtl/>
                <w:lang w:bidi="fa-IR"/>
              </w:rPr>
            </w:rPrChange>
          </w:rPr>
          <w:delText xml:space="preserve"> </w:delText>
        </w:r>
        <w:r w:rsidRPr="00BE6810" w:rsidDel="00A31D6F">
          <w:rPr>
            <w:rFonts w:ascii="Calibri" w:eastAsia="Calibri" w:hAnsi="Calibri" w:cs="B Lotus" w:hint="cs"/>
            <w:sz w:val="24"/>
            <w:szCs w:val="24"/>
            <w:rtl/>
            <w:rPrChange w:id="11668" w:author="Mehrnazi Boojari" w:date="2019-01-21T00:09:00Z">
              <w:rPr>
                <w:rFonts w:ascii="Calibri" w:eastAsia="Calibri" w:hAnsi="Calibri" w:cs="B Lotus" w:hint="cs"/>
                <w:b/>
                <w:bCs/>
                <w:color w:val="000000" w:themeColor="text1"/>
                <w:sz w:val="24"/>
                <w:szCs w:val="24"/>
                <w:rtl/>
                <w:lang w:bidi="fa-IR"/>
              </w:rPr>
            </w:rPrChange>
          </w:rPr>
          <w:delText>ریزی</w:delText>
        </w:r>
        <w:r w:rsidRPr="00BE6810" w:rsidDel="00A31D6F">
          <w:rPr>
            <w:rFonts w:ascii="Calibri" w:eastAsia="Calibri" w:hAnsi="Calibri" w:cs="B Lotus"/>
            <w:sz w:val="24"/>
            <w:szCs w:val="24"/>
            <w:rtl/>
            <w:rPrChange w:id="11669" w:author="Mehrnazi Boojari" w:date="2019-01-21T00:09:00Z">
              <w:rPr>
                <w:rFonts w:ascii="Calibri" w:eastAsia="Calibri" w:hAnsi="Calibri" w:cs="B Lotus"/>
                <w:b/>
                <w:bCs/>
                <w:color w:val="000000" w:themeColor="text1"/>
                <w:sz w:val="24"/>
                <w:szCs w:val="24"/>
                <w:rtl/>
                <w:lang w:bidi="fa-IR"/>
              </w:rPr>
            </w:rPrChange>
          </w:rPr>
          <w:delText xml:space="preserve"> </w:delText>
        </w:r>
      </w:del>
      <w:ins w:id="11670" w:author="Mehrnazi Boojari" w:date="2019-01-07T10:05:00Z">
        <w:r w:rsidR="00A31D6F" w:rsidRPr="00BE6810">
          <w:rPr>
            <w:rFonts w:ascii="Calibri" w:eastAsia="Calibri" w:hAnsi="Calibri" w:cs="B Lotus" w:hint="cs"/>
            <w:sz w:val="24"/>
            <w:szCs w:val="24"/>
            <w:rtl/>
            <w:rPrChange w:id="11671" w:author="Mehrnazi Boojari" w:date="2019-01-21T00:09:00Z">
              <w:rPr>
                <w:rFonts w:ascii="Calibri" w:eastAsia="Calibri" w:hAnsi="Calibri" w:cs="B Lotus" w:hint="cs"/>
                <w:b/>
                <w:bCs/>
                <w:color w:val="000000" w:themeColor="text1"/>
                <w:sz w:val="24"/>
                <w:szCs w:val="24"/>
                <w:rtl/>
                <w:lang w:bidi="fa-IR"/>
              </w:rPr>
            </w:rPrChange>
          </w:rPr>
          <w:t>‌ریزی</w:t>
        </w:r>
        <w:r w:rsidR="00A31D6F" w:rsidRPr="00BE6810">
          <w:rPr>
            <w:rFonts w:ascii="Calibri" w:eastAsia="Calibri" w:hAnsi="Calibri" w:cs="B Lotus"/>
            <w:sz w:val="24"/>
            <w:szCs w:val="24"/>
            <w:rtl/>
            <w:rPrChange w:id="11672" w:author="Mehrnazi Boojari" w:date="2019-01-21T00:09:00Z">
              <w:rPr>
                <w:rFonts w:ascii="Calibri" w:eastAsia="Calibri" w:hAnsi="Calibri" w:cs="B Lotus"/>
                <w:b/>
                <w:bCs/>
                <w:color w:val="000000" w:themeColor="text1"/>
                <w:sz w:val="24"/>
                <w:szCs w:val="24"/>
                <w:rtl/>
                <w:lang w:bidi="fa-IR"/>
              </w:rPr>
            </w:rPrChange>
          </w:rPr>
          <w:t xml:space="preserve"> </w:t>
        </w:r>
      </w:ins>
      <w:r w:rsidRPr="00BE6810">
        <w:rPr>
          <w:rFonts w:ascii="Calibri" w:eastAsia="Calibri" w:hAnsi="Calibri" w:cs="B Lotus" w:hint="cs"/>
          <w:sz w:val="24"/>
          <w:szCs w:val="24"/>
          <w:rtl/>
          <w:rPrChange w:id="11673" w:author="Mehrnazi Boojari" w:date="2019-01-21T00:09:00Z">
            <w:rPr>
              <w:rFonts w:ascii="Calibri" w:eastAsia="Calibri" w:hAnsi="Calibri" w:cs="B Lotus" w:hint="cs"/>
              <w:b/>
              <w:bCs/>
              <w:color w:val="000000" w:themeColor="text1"/>
              <w:sz w:val="24"/>
              <w:szCs w:val="24"/>
              <w:rtl/>
              <w:lang w:bidi="fa-IR"/>
            </w:rPr>
          </w:rPrChange>
        </w:rPr>
        <w:t>صحیح</w:t>
      </w:r>
      <w:r w:rsidRPr="00BE6810">
        <w:rPr>
          <w:rFonts w:ascii="Calibri" w:eastAsia="Calibri" w:hAnsi="Calibri" w:cs="B Lotus"/>
          <w:sz w:val="24"/>
          <w:szCs w:val="24"/>
          <w:rtl/>
          <w:rPrChange w:id="11674" w:author="Mehrnazi Boojari" w:date="2019-01-21T00:09:00Z">
            <w:rPr>
              <w:rFonts w:ascii="Calibri" w:eastAsia="Calibri" w:hAnsi="Calibri" w:cs="B Lotus"/>
              <w:b/>
              <w:bCs/>
              <w:color w:val="000000" w:themeColor="text1"/>
              <w:sz w:val="24"/>
              <w:szCs w:val="24"/>
              <w:rtl/>
              <w:lang w:bidi="fa-IR"/>
            </w:rPr>
          </w:rPrChange>
        </w:rPr>
        <w:t xml:space="preserve"> </w:t>
      </w:r>
      <w:r w:rsidRPr="00BE6810">
        <w:rPr>
          <w:rFonts w:ascii="Calibri" w:eastAsia="Calibri" w:hAnsi="Calibri" w:cs="B Lotus" w:hint="cs"/>
          <w:sz w:val="24"/>
          <w:szCs w:val="24"/>
          <w:rtl/>
          <w:rPrChange w:id="11675" w:author="Mehrnazi Boojari" w:date="2019-01-21T00:09:00Z">
            <w:rPr>
              <w:rFonts w:ascii="Calibri" w:eastAsia="Calibri" w:hAnsi="Calibri" w:cs="B Lotus" w:hint="cs"/>
              <w:b/>
              <w:bCs/>
              <w:color w:val="000000" w:themeColor="text1"/>
              <w:sz w:val="24"/>
              <w:szCs w:val="24"/>
              <w:rtl/>
              <w:lang w:bidi="fa-IR"/>
            </w:rPr>
          </w:rPrChange>
        </w:rPr>
        <w:t>توسط</w:t>
      </w:r>
      <w:r w:rsidRPr="00BE6810">
        <w:rPr>
          <w:rFonts w:ascii="Calibri" w:eastAsia="Calibri" w:hAnsi="Calibri" w:cs="B Lotus"/>
          <w:sz w:val="24"/>
          <w:szCs w:val="24"/>
          <w:rtl/>
          <w:rPrChange w:id="11676" w:author="Mehrnazi Boojari" w:date="2019-01-21T00:09:00Z">
            <w:rPr>
              <w:rFonts w:ascii="Calibri" w:eastAsia="Calibri" w:hAnsi="Calibri" w:cs="B Lotus"/>
              <w:b/>
              <w:bCs/>
              <w:color w:val="000000" w:themeColor="text1"/>
              <w:sz w:val="24"/>
              <w:szCs w:val="24"/>
              <w:rtl/>
              <w:lang w:bidi="fa-IR"/>
            </w:rPr>
          </w:rPrChange>
        </w:rPr>
        <w:t xml:space="preserve"> </w:t>
      </w:r>
      <w:r w:rsidRPr="00BE6810">
        <w:rPr>
          <w:rFonts w:ascii="Calibri" w:eastAsia="Calibri" w:hAnsi="Calibri" w:cs="B Lotus" w:hint="cs"/>
          <w:sz w:val="24"/>
          <w:szCs w:val="24"/>
          <w:rtl/>
          <w:rPrChange w:id="11677" w:author="Mehrnazi Boojari" w:date="2019-01-21T00:09:00Z">
            <w:rPr>
              <w:rFonts w:ascii="Calibri" w:eastAsia="Calibri" w:hAnsi="Calibri" w:cs="B Lotus" w:hint="cs"/>
              <w:b/>
              <w:bCs/>
              <w:color w:val="000000" w:themeColor="text1"/>
              <w:sz w:val="24"/>
              <w:szCs w:val="24"/>
              <w:rtl/>
              <w:lang w:bidi="fa-IR"/>
            </w:rPr>
          </w:rPrChange>
        </w:rPr>
        <w:t>دستگاه</w:t>
      </w:r>
      <w:r w:rsidRPr="00BE6810">
        <w:rPr>
          <w:rFonts w:ascii="Calibri" w:eastAsia="Calibri" w:hAnsi="Calibri" w:cs="B Lotus"/>
          <w:sz w:val="24"/>
          <w:szCs w:val="24"/>
          <w:rtl/>
          <w:rPrChange w:id="11678" w:author="Mehrnazi Boojari" w:date="2019-01-21T00:09:00Z">
            <w:rPr>
              <w:rFonts w:ascii="Calibri" w:eastAsia="Calibri" w:hAnsi="Calibri" w:cs="B Lotus"/>
              <w:b/>
              <w:bCs/>
              <w:color w:val="000000" w:themeColor="text1"/>
              <w:sz w:val="24"/>
              <w:szCs w:val="24"/>
              <w:rtl/>
              <w:lang w:bidi="fa-IR"/>
            </w:rPr>
          </w:rPrChange>
        </w:rPr>
        <w:t xml:space="preserve"> </w:t>
      </w:r>
      <w:r w:rsidRPr="00BE6810">
        <w:rPr>
          <w:rFonts w:ascii="Calibri" w:eastAsia="Calibri" w:hAnsi="Calibri" w:cs="B Lotus" w:hint="cs"/>
          <w:sz w:val="24"/>
          <w:szCs w:val="24"/>
          <w:rtl/>
          <w:rPrChange w:id="11679" w:author="Mehrnazi Boojari" w:date="2019-01-21T00:09:00Z">
            <w:rPr>
              <w:rFonts w:ascii="Calibri" w:eastAsia="Calibri" w:hAnsi="Calibri" w:cs="B Lotus" w:hint="cs"/>
              <w:b/>
              <w:bCs/>
              <w:color w:val="000000" w:themeColor="text1"/>
              <w:sz w:val="24"/>
              <w:szCs w:val="24"/>
              <w:rtl/>
              <w:lang w:bidi="fa-IR"/>
            </w:rPr>
          </w:rPrChange>
        </w:rPr>
        <w:t>متولی</w:t>
      </w:r>
      <w:r w:rsidRPr="00BE6810">
        <w:rPr>
          <w:rFonts w:ascii="Calibri" w:eastAsia="Calibri" w:hAnsi="Calibri" w:cs="B Lotus"/>
          <w:sz w:val="24"/>
          <w:szCs w:val="24"/>
          <w:rtl/>
          <w:rPrChange w:id="11680" w:author="Mehrnazi Boojari" w:date="2019-01-21T00:09:00Z">
            <w:rPr>
              <w:rFonts w:ascii="Calibri" w:eastAsia="Calibri" w:hAnsi="Calibri" w:cs="B Lotus"/>
              <w:b/>
              <w:bCs/>
              <w:color w:val="000000" w:themeColor="text1"/>
              <w:sz w:val="24"/>
              <w:szCs w:val="24"/>
              <w:rtl/>
              <w:lang w:bidi="fa-IR"/>
            </w:rPr>
          </w:rPrChange>
        </w:rPr>
        <w:t xml:space="preserve"> </w:t>
      </w:r>
      <w:del w:id="11681" w:author="Mehrnazi Boojari" w:date="2019-01-07T10:21:00Z">
        <w:r w:rsidRPr="00BE6810" w:rsidDel="0028073B">
          <w:rPr>
            <w:rFonts w:ascii="Calibri" w:eastAsia="Calibri" w:hAnsi="Calibri" w:cs="B Lotus" w:hint="cs"/>
            <w:sz w:val="24"/>
            <w:szCs w:val="24"/>
            <w:rtl/>
            <w:rPrChange w:id="11682" w:author="Mehrnazi Boojari" w:date="2019-01-21T00:09:00Z">
              <w:rPr>
                <w:rFonts w:ascii="Calibri" w:eastAsia="Calibri" w:hAnsi="Calibri" w:cs="B Lotus" w:hint="cs"/>
                <w:b/>
                <w:bCs/>
                <w:color w:val="000000" w:themeColor="text1"/>
                <w:sz w:val="24"/>
                <w:szCs w:val="24"/>
                <w:rtl/>
                <w:lang w:bidi="fa-IR"/>
              </w:rPr>
            </w:rPrChange>
          </w:rPr>
          <w:delText>به</w:delText>
        </w:r>
        <w:r w:rsidRPr="00BE6810" w:rsidDel="0028073B">
          <w:rPr>
            <w:rFonts w:ascii="Calibri" w:eastAsia="Calibri" w:hAnsi="Calibri" w:cs="B Lotus"/>
            <w:sz w:val="24"/>
            <w:szCs w:val="24"/>
            <w:rtl/>
            <w:rPrChange w:id="11683" w:author="Mehrnazi Boojari" w:date="2019-01-21T00:09:00Z">
              <w:rPr>
                <w:rFonts w:ascii="Calibri" w:eastAsia="Calibri" w:hAnsi="Calibri" w:cs="B Lotus"/>
                <w:b/>
                <w:bCs/>
                <w:color w:val="000000" w:themeColor="text1"/>
                <w:sz w:val="24"/>
                <w:szCs w:val="24"/>
                <w:rtl/>
                <w:lang w:bidi="fa-IR"/>
              </w:rPr>
            </w:rPrChange>
          </w:rPr>
          <w:delText xml:space="preserve"> </w:delText>
        </w:r>
        <w:r w:rsidRPr="00BE6810" w:rsidDel="0028073B">
          <w:rPr>
            <w:rFonts w:ascii="Calibri" w:eastAsia="Calibri" w:hAnsi="Calibri" w:cs="B Lotus" w:hint="cs"/>
            <w:sz w:val="24"/>
            <w:szCs w:val="24"/>
            <w:rtl/>
            <w:rPrChange w:id="11684" w:author="Mehrnazi Boojari" w:date="2019-01-21T00:09:00Z">
              <w:rPr>
                <w:rFonts w:ascii="Calibri" w:eastAsia="Calibri" w:hAnsi="Calibri" w:cs="B Lotus" w:hint="cs"/>
                <w:b/>
                <w:bCs/>
                <w:color w:val="000000" w:themeColor="text1"/>
                <w:sz w:val="24"/>
                <w:szCs w:val="24"/>
                <w:rtl/>
                <w:lang w:bidi="fa-IR"/>
              </w:rPr>
            </w:rPrChange>
          </w:rPr>
          <w:delText>صورت</w:delText>
        </w:r>
        <w:r w:rsidRPr="00BE6810" w:rsidDel="0028073B">
          <w:rPr>
            <w:rFonts w:ascii="Calibri" w:eastAsia="Calibri" w:hAnsi="Calibri" w:cs="B Lotus"/>
            <w:sz w:val="24"/>
            <w:szCs w:val="24"/>
            <w:rtl/>
            <w:rPrChange w:id="11685" w:author="Mehrnazi Boojari" w:date="2019-01-21T00:09:00Z">
              <w:rPr>
                <w:rFonts w:ascii="Calibri" w:eastAsia="Calibri" w:hAnsi="Calibri" w:cs="B Lotus"/>
                <w:b/>
                <w:bCs/>
                <w:color w:val="000000" w:themeColor="text1"/>
                <w:sz w:val="24"/>
                <w:szCs w:val="24"/>
                <w:rtl/>
                <w:lang w:bidi="fa-IR"/>
              </w:rPr>
            </w:rPrChange>
          </w:rPr>
          <w:delText xml:space="preserve"> </w:delText>
        </w:r>
      </w:del>
      <w:r w:rsidRPr="00BE6810">
        <w:rPr>
          <w:rFonts w:ascii="Calibri" w:eastAsia="Calibri" w:hAnsi="Calibri" w:cs="B Lotus" w:hint="cs"/>
          <w:sz w:val="24"/>
          <w:szCs w:val="24"/>
          <w:rtl/>
          <w:rPrChange w:id="11686" w:author="Mehrnazi Boojari" w:date="2019-01-21T00:09:00Z">
            <w:rPr>
              <w:rFonts w:ascii="Calibri" w:eastAsia="Calibri" w:hAnsi="Calibri" w:cs="B Lotus" w:hint="cs"/>
              <w:b/>
              <w:bCs/>
              <w:color w:val="000000" w:themeColor="text1"/>
              <w:sz w:val="24"/>
              <w:szCs w:val="24"/>
              <w:rtl/>
              <w:lang w:bidi="fa-IR"/>
            </w:rPr>
          </w:rPrChange>
        </w:rPr>
        <w:t>دستورالعمل</w:t>
      </w:r>
      <w:del w:id="11687" w:author="Mehrnazi Boojari" w:date="2019-01-07T10:43:00Z">
        <w:r w:rsidRPr="00BE6810" w:rsidDel="006A1F1D">
          <w:rPr>
            <w:rFonts w:ascii="Calibri" w:eastAsia="Calibri" w:hAnsi="Calibri" w:cs="B Lotus"/>
            <w:sz w:val="24"/>
            <w:szCs w:val="24"/>
            <w:rtl/>
            <w:rPrChange w:id="11688" w:author="Mehrnazi Boojari" w:date="2019-01-21T00:09:00Z">
              <w:rPr>
                <w:rFonts w:ascii="Calibri" w:eastAsia="Calibri" w:hAnsi="Calibri" w:cs="B Lotus"/>
                <w:b/>
                <w:bCs/>
                <w:color w:val="000000" w:themeColor="text1"/>
                <w:sz w:val="24"/>
                <w:szCs w:val="24"/>
                <w:rtl/>
                <w:lang w:bidi="fa-IR"/>
              </w:rPr>
            </w:rPrChange>
          </w:rPr>
          <w:delText xml:space="preserve"> </w:delText>
        </w:r>
        <w:r w:rsidRPr="00BE6810" w:rsidDel="006A1F1D">
          <w:rPr>
            <w:rFonts w:ascii="Calibri" w:eastAsia="Calibri" w:hAnsi="Calibri" w:cs="B Lotus" w:hint="cs"/>
            <w:sz w:val="24"/>
            <w:szCs w:val="24"/>
            <w:rtl/>
            <w:rPrChange w:id="11689" w:author="Mehrnazi Boojari" w:date="2019-01-21T00:09:00Z">
              <w:rPr>
                <w:rFonts w:ascii="Calibri" w:eastAsia="Calibri" w:hAnsi="Calibri" w:cs="B Lotus" w:hint="cs"/>
                <w:b/>
                <w:bCs/>
                <w:color w:val="000000" w:themeColor="text1"/>
                <w:sz w:val="24"/>
                <w:szCs w:val="24"/>
                <w:rtl/>
                <w:lang w:bidi="fa-IR"/>
              </w:rPr>
            </w:rPrChange>
          </w:rPr>
          <w:delText>هایی</w:delText>
        </w:r>
        <w:r w:rsidRPr="00BE6810" w:rsidDel="006A1F1D">
          <w:rPr>
            <w:rFonts w:ascii="Calibri" w:eastAsia="Calibri" w:hAnsi="Calibri" w:cs="B Lotus"/>
            <w:sz w:val="24"/>
            <w:szCs w:val="24"/>
            <w:rtl/>
            <w:rPrChange w:id="11690" w:author="Mehrnazi Boojari" w:date="2019-01-21T00:09:00Z">
              <w:rPr>
                <w:rFonts w:ascii="Calibri" w:eastAsia="Calibri" w:hAnsi="Calibri" w:cs="B Lotus"/>
                <w:b/>
                <w:bCs/>
                <w:color w:val="000000" w:themeColor="text1"/>
                <w:sz w:val="24"/>
                <w:szCs w:val="24"/>
                <w:rtl/>
                <w:lang w:bidi="fa-IR"/>
              </w:rPr>
            </w:rPrChange>
          </w:rPr>
          <w:delText xml:space="preserve"> </w:delText>
        </w:r>
      </w:del>
      <w:ins w:id="11691" w:author="Mehrnazi Boojari" w:date="2019-01-07T10:43:00Z">
        <w:r w:rsidR="006A1F1D" w:rsidRPr="00BE6810">
          <w:rPr>
            <w:rFonts w:ascii="Calibri" w:eastAsia="Calibri" w:hAnsi="Calibri" w:cs="B Lotus" w:hint="cs"/>
            <w:sz w:val="24"/>
            <w:szCs w:val="24"/>
            <w:rtl/>
            <w:rPrChange w:id="11692" w:author="Mehrnazi Boojari" w:date="2019-01-21T00:09:00Z">
              <w:rPr>
                <w:rFonts w:ascii="Calibri" w:eastAsia="Calibri" w:hAnsi="Calibri" w:cs="B Lotus" w:hint="cs"/>
                <w:b/>
                <w:bCs/>
                <w:color w:val="000000" w:themeColor="text1"/>
                <w:sz w:val="24"/>
                <w:szCs w:val="24"/>
                <w:rtl/>
                <w:lang w:bidi="fa-IR"/>
              </w:rPr>
            </w:rPrChange>
          </w:rPr>
          <w:t>‌هایی</w:t>
        </w:r>
        <w:r w:rsidR="006A1F1D" w:rsidRPr="00BE6810">
          <w:rPr>
            <w:rFonts w:ascii="Calibri" w:eastAsia="Calibri" w:hAnsi="Calibri" w:cs="B Lotus"/>
            <w:sz w:val="24"/>
            <w:szCs w:val="24"/>
            <w:rtl/>
            <w:rPrChange w:id="11693" w:author="Mehrnazi Boojari" w:date="2019-01-21T00:09:00Z">
              <w:rPr>
                <w:rFonts w:ascii="Calibri" w:eastAsia="Calibri" w:hAnsi="Calibri" w:cs="B Lotus"/>
                <w:b/>
                <w:bCs/>
                <w:color w:val="000000" w:themeColor="text1"/>
                <w:sz w:val="24"/>
                <w:szCs w:val="24"/>
                <w:rtl/>
                <w:lang w:bidi="fa-IR"/>
              </w:rPr>
            </w:rPrChange>
          </w:rPr>
          <w:t xml:space="preserve"> </w:t>
        </w:r>
      </w:ins>
      <w:r w:rsidRPr="00BE6810">
        <w:rPr>
          <w:rFonts w:ascii="Calibri" w:eastAsia="Calibri" w:hAnsi="Calibri" w:cs="B Lotus" w:hint="cs"/>
          <w:sz w:val="24"/>
          <w:szCs w:val="24"/>
          <w:rtl/>
          <w:rPrChange w:id="11694" w:author="Mehrnazi Boojari" w:date="2019-01-21T00:09:00Z">
            <w:rPr>
              <w:rFonts w:ascii="Calibri" w:eastAsia="Calibri" w:hAnsi="Calibri" w:cs="B Lotus" w:hint="cs"/>
              <w:b/>
              <w:bCs/>
              <w:color w:val="000000" w:themeColor="text1"/>
              <w:sz w:val="24"/>
              <w:szCs w:val="24"/>
              <w:rtl/>
              <w:lang w:bidi="fa-IR"/>
            </w:rPr>
          </w:rPrChange>
        </w:rPr>
        <w:t>برای</w:t>
      </w:r>
      <w:r w:rsidRPr="00BE6810">
        <w:rPr>
          <w:rFonts w:ascii="Calibri" w:eastAsia="Calibri" w:hAnsi="Calibri" w:cs="B Lotus"/>
          <w:sz w:val="24"/>
          <w:szCs w:val="24"/>
          <w:rtl/>
          <w:rPrChange w:id="11695" w:author="Mehrnazi Boojari" w:date="2019-01-21T00:09:00Z">
            <w:rPr>
              <w:rFonts w:ascii="Calibri" w:eastAsia="Calibri" w:hAnsi="Calibri" w:cs="B Lotus"/>
              <w:b/>
              <w:bCs/>
              <w:color w:val="000000" w:themeColor="text1"/>
              <w:sz w:val="24"/>
              <w:szCs w:val="24"/>
              <w:rtl/>
              <w:lang w:bidi="fa-IR"/>
            </w:rPr>
          </w:rPrChange>
        </w:rPr>
        <w:t xml:space="preserve"> </w:t>
      </w:r>
      <w:r w:rsidRPr="00BE6810">
        <w:rPr>
          <w:rFonts w:ascii="Calibri" w:eastAsia="Calibri" w:hAnsi="Calibri" w:cs="B Lotus" w:hint="cs"/>
          <w:sz w:val="24"/>
          <w:szCs w:val="24"/>
          <w:rtl/>
          <w:rPrChange w:id="11696" w:author="Mehrnazi Boojari" w:date="2019-01-21T00:09:00Z">
            <w:rPr>
              <w:rFonts w:ascii="Calibri" w:eastAsia="Calibri" w:hAnsi="Calibri" w:cs="B Lotus" w:hint="cs"/>
              <w:b/>
              <w:bCs/>
              <w:color w:val="000000" w:themeColor="text1"/>
              <w:sz w:val="24"/>
              <w:szCs w:val="24"/>
              <w:rtl/>
              <w:lang w:bidi="fa-IR"/>
            </w:rPr>
          </w:rPrChange>
        </w:rPr>
        <w:t>ب</w:t>
      </w:r>
      <w:ins w:id="11697" w:author="Mehrnazi Boojari" w:date="2019-01-13T06:00:00Z">
        <w:r w:rsidR="0093126D" w:rsidRPr="00BE6810">
          <w:rPr>
            <w:rFonts w:ascii="Calibri" w:eastAsia="Calibri" w:hAnsi="Calibri" w:cs="B Lotus" w:hint="cs"/>
            <w:sz w:val="24"/>
            <w:szCs w:val="24"/>
            <w:rtl/>
            <w:rPrChange w:id="11698" w:author="Mehrnazi Boojari" w:date="2019-01-21T00:09:00Z">
              <w:rPr>
                <w:rFonts w:ascii="Calibri" w:eastAsia="Calibri" w:hAnsi="Calibri" w:cs="B Lotus" w:hint="cs"/>
                <w:b/>
                <w:bCs/>
                <w:color w:val="000000" w:themeColor="text1"/>
                <w:sz w:val="24"/>
                <w:szCs w:val="24"/>
                <w:rtl/>
                <w:lang w:bidi="fa-IR"/>
              </w:rPr>
            </w:rPrChange>
          </w:rPr>
          <w:t>ه</w:t>
        </w:r>
        <w:r w:rsidR="0093126D" w:rsidRPr="00BE6810">
          <w:rPr>
            <w:rFonts w:ascii="Calibri" w:eastAsia="Calibri" w:hAnsi="Calibri" w:cs="B Nazanin" w:hint="cs"/>
            <w:sz w:val="24"/>
            <w:szCs w:val="24"/>
            <w:rPrChange w:id="11699" w:author="Mehrnazi Boojari" w:date="2019-01-21T00:09:00Z">
              <w:rPr>
                <w:rFonts w:ascii="Calibri" w:eastAsia="Calibri" w:hAnsi="Calibri" w:cs="B Nazanin" w:hint="cs"/>
                <w:b/>
                <w:bCs/>
                <w:color w:val="000000" w:themeColor="text1"/>
                <w:sz w:val="24"/>
                <w:szCs w:val="24"/>
                <w:lang w:bidi="fa-IR"/>
              </w:rPr>
            </w:rPrChange>
          </w:rPr>
          <w:t>‌</w:t>
        </w:r>
      </w:ins>
      <w:r w:rsidRPr="00BE6810">
        <w:rPr>
          <w:rFonts w:ascii="Calibri" w:eastAsia="Calibri" w:hAnsi="Calibri" w:cs="B Lotus" w:hint="cs"/>
          <w:sz w:val="24"/>
          <w:szCs w:val="24"/>
          <w:rtl/>
          <w:rPrChange w:id="11700" w:author="Mehrnazi Boojari" w:date="2019-01-21T00:09:00Z">
            <w:rPr>
              <w:rFonts w:ascii="Calibri" w:eastAsia="Calibri" w:hAnsi="Calibri" w:cs="B Lotus" w:hint="cs"/>
              <w:b/>
              <w:bCs/>
              <w:color w:val="000000" w:themeColor="text1"/>
              <w:sz w:val="24"/>
              <w:szCs w:val="24"/>
              <w:rtl/>
              <w:lang w:bidi="fa-IR"/>
            </w:rPr>
          </w:rPrChange>
        </w:rPr>
        <w:t>کاربستن</w:t>
      </w:r>
      <w:del w:id="11701" w:author="Mehrnazi Boojari" w:date="2019-01-07T09:51:00Z">
        <w:r w:rsidRPr="00BE6810" w:rsidDel="006F7CCF">
          <w:rPr>
            <w:rFonts w:ascii="Calibri" w:eastAsia="Calibri" w:hAnsi="Calibri" w:cs="B Lotus"/>
            <w:sz w:val="24"/>
            <w:szCs w:val="24"/>
            <w:rtl/>
            <w:rPrChange w:id="11702" w:author="Mehrnazi Boojari" w:date="2019-01-21T00:09:00Z">
              <w:rPr>
                <w:rFonts w:ascii="Calibri" w:eastAsia="Calibri" w:hAnsi="Calibri" w:cs="B Lotus"/>
                <w:b/>
                <w:bCs/>
                <w:color w:val="000000" w:themeColor="text1"/>
                <w:sz w:val="24"/>
                <w:szCs w:val="24"/>
                <w:rtl/>
                <w:lang w:bidi="fa-IR"/>
              </w:rPr>
            </w:rPrChange>
          </w:rPr>
          <w:delText xml:space="preserve"> </w:delText>
        </w:r>
        <w:r w:rsidRPr="00BE6810" w:rsidDel="006F7CCF">
          <w:rPr>
            <w:rFonts w:ascii="Calibri" w:eastAsia="Calibri" w:hAnsi="Calibri" w:cs="B Lotus" w:hint="cs"/>
            <w:sz w:val="24"/>
            <w:szCs w:val="24"/>
            <w:rtl/>
            <w:rPrChange w:id="11703" w:author="Mehrnazi Boojari" w:date="2019-01-21T00:09:00Z">
              <w:rPr>
                <w:rFonts w:ascii="Calibri" w:eastAsia="Calibri" w:hAnsi="Calibri" w:cs="B Lotus" w:hint="cs"/>
                <w:b/>
                <w:bCs/>
                <w:color w:val="000000" w:themeColor="text1"/>
                <w:sz w:val="24"/>
                <w:szCs w:val="24"/>
                <w:rtl/>
                <w:lang w:bidi="fa-IR"/>
              </w:rPr>
            </w:rPrChange>
          </w:rPr>
          <w:delText>آنها</w:delText>
        </w:r>
        <w:r w:rsidRPr="00BE6810" w:rsidDel="006F7CCF">
          <w:rPr>
            <w:rFonts w:ascii="Calibri" w:eastAsia="Calibri" w:hAnsi="Calibri" w:cs="B Lotus"/>
            <w:sz w:val="24"/>
            <w:szCs w:val="24"/>
            <w:rtl/>
            <w:rPrChange w:id="11704" w:author="Mehrnazi Boojari" w:date="2019-01-21T00:09:00Z">
              <w:rPr>
                <w:rFonts w:ascii="Calibri" w:eastAsia="Calibri" w:hAnsi="Calibri" w:cs="B Lotus"/>
                <w:b/>
                <w:bCs/>
                <w:color w:val="000000" w:themeColor="text1"/>
                <w:sz w:val="24"/>
                <w:szCs w:val="24"/>
                <w:rtl/>
                <w:lang w:bidi="fa-IR"/>
              </w:rPr>
            </w:rPrChange>
          </w:rPr>
          <w:delText xml:space="preserve"> </w:delText>
        </w:r>
      </w:del>
      <w:ins w:id="11705" w:author="Mehrnazi Boojari" w:date="2019-01-07T09:51:00Z">
        <w:r w:rsidR="006F7CCF" w:rsidRPr="00BE6810">
          <w:rPr>
            <w:rFonts w:ascii="Calibri" w:eastAsia="Calibri" w:hAnsi="Calibri" w:cs="B Lotus"/>
            <w:sz w:val="24"/>
            <w:szCs w:val="24"/>
            <w:rtl/>
            <w:rPrChange w:id="11706" w:author="Mehrnazi Boojari" w:date="2019-01-21T00:09:00Z">
              <w:rPr>
                <w:rFonts w:ascii="Calibri" w:eastAsia="Calibri" w:hAnsi="Calibri" w:cs="B Lotus"/>
                <w:b/>
                <w:bCs/>
                <w:color w:val="000000" w:themeColor="text1"/>
                <w:sz w:val="24"/>
                <w:szCs w:val="24"/>
                <w:rtl/>
                <w:lang w:bidi="fa-IR"/>
              </w:rPr>
            </w:rPrChange>
          </w:rPr>
          <w:t xml:space="preserve"> </w:t>
        </w:r>
        <w:r w:rsidR="006F7CCF" w:rsidRPr="00BE6810">
          <w:rPr>
            <w:rFonts w:ascii="Calibri" w:eastAsia="Calibri" w:hAnsi="Calibri" w:cs="B Lotus" w:hint="cs"/>
            <w:sz w:val="24"/>
            <w:szCs w:val="24"/>
            <w:rtl/>
            <w:rPrChange w:id="11707" w:author="Mehrnazi Boojari" w:date="2019-01-21T00:09:00Z">
              <w:rPr>
                <w:rFonts w:ascii="Calibri" w:eastAsia="Calibri" w:hAnsi="Calibri" w:cs="B Lotus" w:hint="cs"/>
                <w:b/>
                <w:bCs/>
                <w:color w:val="000000" w:themeColor="text1"/>
                <w:sz w:val="24"/>
                <w:szCs w:val="24"/>
                <w:rtl/>
                <w:lang w:bidi="fa-IR"/>
              </w:rPr>
            </w:rPrChange>
          </w:rPr>
          <w:t>آن‌ها</w:t>
        </w:r>
        <w:r w:rsidR="006F7CCF" w:rsidRPr="00BE6810">
          <w:rPr>
            <w:rFonts w:ascii="Calibri" w:eastAsia="Calibri" w:hAnsi="Calibri" w:cs="B Lotus"/>
            <w:sz w:val="24"/>
            <w:szCs w:val="24"/>
            <w:rtl/>
            <w:rPrChange w:id="11708" w:author="Mehrnazi Boojari" w:date="2019-01-21T00:09:00Z">
              <w:rPr>
                <w:rFonts w:ascii="Calibri" w:eastAsia="Calibri" w:hAnsi="Calibri" w:cs="B Lotus"/>
                <w:b/>
                <w:bCs/>
                <w:color w:val="000000" w:themeColor="text1"/>
                <w:sz w:val="24"/>
                <w:szCs w:val="24"/>
                <w:rtl/>
                <w:lang w:bidi="fa-IR"/>
              </w:rPr>
            </w:rPrChange>
          </w:rPr>
          <w:t xml:space="preserve"> </w:t>
        </w:r>
      </w:ins>
      <w:del w:id="11709" w:author="Mehrnazi Boojari" w:date="2019-01-21T00:09:00Z">
        <w:r w:rsidRPr="00BE6810" w:rsidDel="00BE6810">
          <w:rPr>
            <w:rFonts w:ascii="Calibri" w:eastAsia="Calibri" w:hAnsi="Calibri" w:cs="B Lotus" w:hint="cs"/>
            <w:sz w:val="24"/>
            <w:szCs w:val="24"/>
            <w:rtl/>
            <w:rPrChange w:id="11710" w:author="Mehrnazi Boojari" w:date="2019-01-21T00:09:00Z">
              <w:rPr>
                <w:rFonts w:ascii="Calibri" w:eastAsia="Calibri" w:hAnsi="Calibri" w:cs="B Lotus" w:hint="cs"/>
                <w:b/>
                <w:bCs/>
                <w:color w:val="000000" w:themeColor="text1"/>
                <w:sz w:val="24"/>
                <w:szCs w:val="24"/>
                <w:rtl/>
                <w:lang w:bidi="fa-IR"/>
              </w:rPr>
            </w:rPrChange>
          </w:rPr>
          <w:delText>گرفت</w:delText>
        </w:r>
      </w:del>
      <w:ins w:id="11711" w:author="Mehrnazi Boojari" w:date="2019-01-21T00:09:00Z">
        <w:r w:rsidR="00BE6810" w:rsidRPr="00BE6810">
          <w:rPr>
            <w:rFonts w:ascii="Calibri" w:eastAsia="Calibri" w:hAnsi="Calibri" w:cs="B Lotus" w:hint="cs"/>
            <w:sz w:val="24"/>
            <w:szCs w:val="24"/>
            <w:rtl/>
          </w:rPr>
          <w:t>ت</w:t>
        </w:r>
        <w:r w:rsidR="00BE6810" w:rsidRPr="00C55F29">
          <w:rPr>
            <w:rFonts w:ascii="Calibri" w:eastAsia="Calibri" w:hAnsi="Calibri" w:cs="B Lotus" w:hint="cs"/>
            <w:sz w:val="24"/>
            <w:szCs w:val="24"/>
            <w:rtl/>
          </w:rPr>
          <w:t xml:space="preserve">دوین </w:t>
        </w:r>
        <w:r w:rsidR="00BE6810" w:rsidRPr="00BD53EE">
          <w:rPr>
            <w:rFonts w:ascii="Calibri" w:eastAsia="Calibri" w:hAnsi="Calibri" w:cs="B Lotus" w:hint="cs"/>
            <w:sz w:val="24"/>
            <w:szCs w:val="24"/>
            <w:rtl/>
          </w:rPr>
          <w:t>کرد</w:t>
        </w:r>
      </w:ins>
      <w:ins w:id="11712" w:author="Mehrnazi Boojari" w:date="2019-01-13T06:09:00Z">
        <w:r w:rsidR="002D7CE2">
          <w:rPr>
            <w:rFonts w:ascii="Calibri" w:eastAsia="Calibri" w:hAnsi="Calibri" w:cs="B Lotus" w:hint="cs"/>
            <w:sz w:val="24"/>
            <w:szCs w:val="24"/>
            <w:rtl/>
          </w:rPr>
          <w:t>؛</w:t>
        </w:r>
      </w:ins>
      <w:r w:rsidRPr="00E91C41">
        <w:rPr>
          <w:rFonts w:ascii="Calibri" w:eastAsia="Calibri" w:hAnsi="Calibri" w:cs="B Lotus" w:hint="cs"/>
          <w:sz w:val="24"/>
          <w:szCs w:val="24"/>
          <w:rtl/>
        </w:rPr>
        <w:t xml:space="preserve"> و </w:t>
      </w:r>
      <w:del w:id="11713" w:author="Mehrnazi Boojari" w:date="2019-01-08T23:50:00Z">
        <w:r w:rsidRPr="00E91C41" w:rsidDel="00EE38C5">
          <w:rPr>
            <w:rFonts w:ascii="Calibri" w:eastAsia="Calibri" w:hAnsi="Calibri" w:cs="B Lotus" w:hint="cs"/>
            <w:sz w:val="24"/>
            <w:szCs w:val="24"/>
            <w:rtl/>
          </w:rPr>
          <w:delText>از سوی</w:delText>
        </w:r>
      </w:del>
      <w:ins w:id="11714" w:author="Mehrnazi Boojari" w:date="2019-01-08T23:50:00Z">
        <w:r w:rsidR="00EE38C5">
          <w:rPr>
            <w:rFonts w:ascii="Calibri" w:eastAsia="Calibri" w:hAnsi="Calibri" w:cs="B Lotus" w:hint="cs"/>
            <w:sz w:val="24"/>
            <w:szCs w:val="24"/>
            <w:rtl/>
          </w:rPr>
          <w:t>از</w:t>
        </w:r>
        <w:r w:rsidR="00EE38C5">
          <w:rPr>
            <w:rFonts w:ascii="Times New Roman" w:eastAsia="Calibri" w:hAnsi="Times New Roman" w:cs="Times New Roman" w:hint="cs"/>
            <w:sz w:val="24"/>
            <w:szCs w:val="24"/>
            <w:rtl/>
          </w:rPr>
          <w:t> </w:t>
        </w:r>
        <w:r w:rsidR="00EE38C5">
          <w:rPr>
            <w:rFonts w:ascii="Calibri" w:eastAsia="Calibri" w:hAnsi="Calibri" w:cs="B Lotus" w:hint="cs"/>
            <w:sz w:val="24"/>
            <w:szCs w:val="24"/>
            <w:rtl/>
          </w:rPr>
          <w:t>سوی</w:t>
        </w:r>
      </w:ins>
      <w:del w:id="11715" w:author="Mehrnazi Boojari" w:date="2019-01-13T06:00:00Z">
        <w:r w:rsidRPr="00E91C41" w:rsidDel="0093126D">
          <w:rPr>
            <w:rFonts w:ascii="Calibri" w:eastAsia="Calibri" w:hAnsi="Calibri" w:cs="B Lotus" w:hint="cs"/>
            <w:sz w:val="24"/>
            <w:szCs w:val="24"/>
            <w:rtl/>
          </w:rPr>
          <w:delText>ی</w:delText>
        </w:r>
      </w:del>
      <w:r w:rsidRPr="00E91C41">
        <w:rPr>
          <w:rFonts w:ascii="Calibri" w:eastAsia="Calibri" w:hAnsi="Calibri" w:cs="B Lotus" w:hint="cs"/>
          <w:sz w:val="24"/>
          <w:szCs w:val="24"/>
          <w:rtl/>
        </w:rPr>
        <w:t xml:space="preserve"> دیگر توانمندی مهندسان بومی عامل دیگری است که با این مطالعات در حوزه </w:t>
      </w:r>
      <w:del w:id="11716" w:author="Mehrnazi Boojari" w:date="2019-01-07T10:46:00Z">
        <w:r w:rsidRPr="00E91C41" w:rsidDel="006A1F1D">
          <w:rPr>
            <w:rFonts w:ascii="Calibri" w:eastAsia="Calibri" w:hAnsi="Calibri" w:cs="B Lotus" w:hint="cs"/>
            <w:sz w:val="24"/>
            <w:szCs w:val="24"/>
            <w:rtl/>
          </w:rPr>
          <w:delText>اجرائی</w:delText>
        </w:r>
      </w:del>
      <w:ins w:id="11717" w:author="Mehrnazi Boojari" w:date="2019-01-07T10:46:00Z">
        <w:r w:rsidR="006A1F1D">
          <w:rPr>
            <w:rFonts w:ascii="Calibri" w:eastAsia="Calibri" w:hAnsi="Calibri" w:cs="B Lotus" w:hint="cs"/>
            <w:sz w:val="24"/>
            <w:szCs w:val="24"/>
            <w:rtl/>
          </w:rPr>
          <w:t>اجرایی</w:t>
        </w:r>
      </w:ins>
      <w:del w:id="11718" w:author="Mehrnazi Boojari" w:date="2019-01-07T09:49:00Z">
        <w:r w:rsidRPr="00E91C41" w:rsidDel="006F7CCF">
          <w:rPr>
            <w:rFonts w:ascii="Calibri" w:eastAsia="Calibri" w:hAnsi="Calibri" w:cs="B Lotus" w:hint="cs"/>
            <w:sz w:val="24"/>
            <w:szCs w:val="24"/>
            <w:rtl/>
          </w:rPr>
          <w:delText xml:space="preserve"> می </w:delText>
        </w:r>
      </w:del>
      <w:ins w:id="11719"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 xml:space="preserve">توان </w:t>
      </w:r>
      <w:del w:id="11720" w:author="Mehrnazi Boojari" w:date="2019-01-07T11:02:00Z">
        <w:r w:rsidRPr="00E91C41" w:rsidDel="00DB081F">
          <w:rPr>
            <w:rFonts w:ascii="Calibri" w:eastAsia="Calibri" w:hAnsi="Calibri" w:cs="B Lotus" w:hint="cs"/>
            <w:sz w:val="24"/>
            <w:szCs w:val="24"/>
            <w:rtl/>
          </w:rPr>
          <w:delText>باعث</w:delText>
        </w:r>
      </w:del>
      <w:ins w:id="11721" w:author="Mehrnazi Boojari" w:date="2019-01-07T11:02:00Z">
        <w:r w:rsidR="00DB081F">
          <w:rPr>
            <w:rFonts w:ascii="Calibri" w:eastAsia="Calibri" w:hAnsi="Calibri" w:cs="B Lotus" w:hint="cs"/>
            <w:sz w:val="24"/>
            <w:szCs w:val="24"/>
            <w:rtl/>
          </w:rPr>
          <w:t>سبب</w:t>
        </w:r>
      </w:ins>
      <w:r w:rsidRPr="00E91C41">
        <w:rPr>
          <w:rFonts w:ascii="Calibri" w:eastAsia="Calibri" w:hAnsi="Calibri" w:cs="B Lotus" w:hint="cs"/>
          <w:sz w:val="24"/>
          <w:szCs w:val="24"/>
          <w:rtl/>
        </w:rPr>
        <w:t xml:space="preserve"> تقویت توانمندی</w:t>
      </w:r>
      <w:del w:id="11722" w:author="Mehrnazi Boojari" w:date="2019-01-07T09:45:00Z">
        <w:r w:rsidRPr="00E91C41" w:rsidDel="006F7CCF">
          <w:rPr>
            <w:rFonts w:ascii="Calibri" w:eastAsia="Calibri" w:hAnsi="Calibri" w:cs="B Lotus" w:hint="cs"/>
            <w:sz w:val="24"/>
            <w:szCs w:val="24"/>
            <w:rtl/>
          </w:rPr>
          <w:delText xml:space="preserve"> ها </w:delText>
        </w:r>
      </w:del>
      <w:ins w:id="11723" w:author="Mehrnazi Boojari" w:date="2019-01-07T09:45:00Z">
        <w:r w:rsidR="006F7CCF">
          <w:rPr>
            <w:rFonts w:ascii="Calibri" w:eastAsia="Calibri" w:hAnsi="Calibri" w:cs="B Lotus" w:hint="cs"/>
            <w:sz w:val="24"/>
            <w:szCs w:val="24"/>
            <w:rtl/>
          </w:rPr>
          <w:t xml:space="preserve">‌ها </w:t>
        </w:r>
      </w:ins>
      <w:r w:rsidRPr="00E91C41">
        <w:rPr>
          <w:rFonts w:ascii="Calibri" w:eastAsia="Calibri" w:hAnsi="Calibri" w:cs="B Lotus" w:hint="cs"/>
          <w:sz w:val="24"/>
          <w:szCs w:val="24"/>
          <w:rtl/>
        </w:rPr>
        <w:t>شد</w:t>
      </w:r>
      <w:del w:id="11724" w:author="Mehrnazi Boojari" w:date="2019-01-07T09:53:00Z">
        <w:r w:rsidRPr="00E91C41" w:rsidDel="006F7CCF">
          <w:rPr>
            <w:rFonts w:ascii="Calibri" w:eastAsia="Calibri" w:hAnsi="Calibri" w:cs="B Lotus" w:hint="cs"/>
            <w:sz w:val="24"/>
            <w:szCs w:val="24"/>
            <w:rtl/>
          </w:rPr>
          <w:delText xml:space="preserve"> . </w:delText>
        </w:r>
      </w:del>
      <w:ins w:id="11725" w:author="Mehrnazi Boojari" w:date="2019-01-07T09:53:00Z">
        <w:r w:rsidR="006F7CCF">
          <w:rPr>
            <w:rFonts w:ascii="Calibri" w:eastAsia="Calibri" w:hAnsi="Calibri" w:cs="B Lotus" w:hint="cs"/>
            <w:sz w:val="24"/>
            <w:szCs w:val="24"/>
            <w:rtl/>
          </w:rPr>
          <w:t xml:space="preserve">. </w:t>
        </w:r>
      </w:ins>
    </w:p>
    <w:p w14:paraId="68483F3D" w14:textId="77777777" w:rsidR="00E91C41" w:rsidRPr="00E91C41" w:rsidRDefault="00E91C41" w:rsidP="002D7CE2">
      <w:pPr>
        <w:pStyle w:val="Heading5"/>
        <w:rPr>
          <w:rtl/>
          <w:lang w:bidi="fa-IR"/>
        </w:rPr>
      </w:pPr>
      <w:bookmarkStart w:id="11726" w:name="_Toc529234256"/>
      <w:bookmarkStart w:id="11727" w:name="_Toc529234692"/>
      <w:bookmarkStart w:id="11728" w:name="_Toc530239322"/>
      <w:bookmarkStart w:id="11729" w:name="_Toc533781258"/>
      <w:bookmarkStart w:id="11730" w:name="_Toc533782214"/>
      <w:r w:rsidRPr="00E91C41">
        <w:rPr>
          <w:rFonts w:hint="cs"/>
          <w:rtl/>
          <w:lang w:bidi="fa-IR"/>
        </w:rPr>
        <w:t>هزین</w:t>
      </w:r>
      <w:del w:id="11731" w:author="Mehrnazi Boojari" w:date="2019-01-13T06:06:00Z">
        <w:r w:rsidRPr="00E91C41" w:rsidDel="0093126D">
          <w:rPr>
            <w:rFonts w:hint="cs"/>
            <w:rtl/>
            <w:lang w:bidi="fa-IR"/>
          </w:rPr>
          <w:delText>ه</w:delText>
        </w:r>
      </w:del>
      <w:del w:id="11732" w:author="Mehrnazi Boojari" w:date="2019-01-07T09:46:00Z">
        <w:r w:rsidRPr="00E91C41" w:rsidDel="006F7CCF">
          <w:rPr>
            <w:rFonts w:hint="cs"/>
            <w:rtl/>
            <w:lang w:bidi="fa-IR"/>
          </w:rPr>
          <w:delText xml:space="preserve"> های </w:delText>
        </w:r>
      </w:del>
      <w:ins w:id="11733" w:author="Mehrnazi Boojari" w:date="2019-01-13T06:06:00Z">
        <w:r w:rsidR="0093126D">
          <w:rPr>
            <w:rFonts w:hint="cs"/>
            <w:rtl/>
            <w:lang w:bidi="fa-IR"/>
          </w:rPr>
          <w:t>ه‌</w:t>
        </w:r>
      </w:ins>
      <w:ins w:id="11734" w:author="Mehrnazi Boojari" w:date="2019-01-07T09:46:00Z">
        <w:r w:rsidR="006F7CCF">
          <w:rPr>
            <w:rFonts w:hint="cs"/>
            <w:rtl/>
            <w:lang w:bidi="fa-IR"/>
          </w:rPr>
          <w:t xml:space="preserve">های </w:t>
        </w:r>
      </w:ins>
      <w:del w:id="11735" w:author="Mehrnazi Boojari" w:date="2019-01-13T06:09:00Z">
        <w:r w:rsidRPr="00E91C41" w:rsidDel="002D7CE2">
          <w:rPr>
            <w:rFonts w:hint="cs"/>
            <w:rtl/>
            <w:lang w:bidi="fa-IR"/>
          </w:rPr>
          <w:delText xml:space="preserve">بالای </w:delText>
        </w:r>
      </w:del>
      <w:ins w:id="11736" w:author="Mehrnazi Boojari" w:date="2019-01-13T06:09:00Z">
        <w:r w:rsidR="002D7CE2">
          <w:rPr>
            <w:rFonts w:hint="cs"/>
            <w:rtl/>
            <w:lang w:bidi="fa-IR"/>
          </w:rPr>
          <w:t>زیاد</w:t>
        </w:r>
        <w:r w:rsidR="002D7CE2" w:rsidRPr="00E91C41">
          <w:rPr>
            <w:rFonts w:hint="cs"/>
            <w:rtl/>
            <w:lang w:bidi="fa-IR"/>
          </w:rPr>
          <w:t xml:space="preserve"> </w:t>
        </w:r>
      </w:ins>
      <w:del w:id="11737" w:author="Mehrnazi Boojari" w:date="2019-01-07T22:28:00Z">
        <w:r w:rsidRPr="00E91C41" w:rsidDel="00051F26">
          <w:rPr>
            <w:rFonts w:hint="cs"/>
            <w:rtl/>
            <w:lang w:bidi="fa-IR"/>
          </w:rPr>
          <w:delText>ساخت وساز</w:delText>
        </w:r>
      </w:del>
      <w:ins w:id="11738" w:author="Mehrnazi Boojari" w:date="2019-01-07T22:28:00Z">
        <w:r w:rsidR="00051F26">
          <w:rPr>
            <w:rFonts w:hint="cs"/>
            <w:rtl/>
            <w:lang w:bidi="fa-IR"/>
          </w:rPr>
          <w:t>ساخت</w:t>
        </w:r>
        <w:r w:rsidR="00051F26">
          <w:rPr>
            <w:rFonts w:ascii="Times New Roman" w:hAnsi="Times New Roman" w:cs="Times New Roman" w:hint="cs"/>
            <w:rtl/>
            <w:lang w:bidi="fa-IR"/>
          </w:rPr>
          <w:t> </w:t>
        </w:r>
        <w:r w:rsidR="00051F26">
          <w:rPr>
            <w:rFonts w:hint="cs"/>
            <w:rtl/>
            <w:lang w:bidi="fa-IR"/>
          </w:rPr>
          <w:t>و</w:t>
        </w:r>
        <w:r w:rsidR="00051F26">
          <w:rPr>
            <w:rFonts w:ascii="Times New Roman" w:hAnsi="Times New Roman" w:cs="Times New Roman" w:hint="cs"/>
            <w:rtl/>
            <w:lang w:bidi="fa-IR"/>
          </w:rPr>
          <w:t> </w:t>
        </w:r>
        <w:r w:rsidR="00051F26">
          <w:rPr>
            <w:rFonts w:hint="cs"/>
            <w:rtl/>
            <w:lang w:bidi="fa-IR"/>
          </w:rPr>
          <w:t>ساز</w:t>
        </w:r>
      </w:ins>
      <w:r w:rsidRPr="00E91C41">
        <w:rPr>
          <w:rFonts w:hint="cs"/>
          <w:rtl/>
          <w:lang w:bidi="fa-IR"/>
        </w:rPr>
        <w:t xml:space="preserve"> </w:t>
      </w:r>
      <w:del w:id="11739" w:author="Mehrnazi Boojari" w:date="2019-01-10T01:06:00Z">
        <w:r w:rsidRPr="00E91C41" w:rsidDel="00647583">
          <w:rPr>
            <w:rFonts w:hint="cs"/>
            <w:rtl/>
            <w:lang w:bidi="fa-IR"/>
          </w:rPr>
          <w:delText>مبتنی بر</w:delText>
        </w:r>
      </w:del>
      <w:ins w:id="11740" w:author="Mehrnazi Boojari" w:date="2019-01-10T01:06:00Z">
        <w:r w:rsidR="00647583">
          <w:rPr>
            <w:rFonts w:hint="cs"/>
            <w:rtl/>
            <w:lang w:bidi="fa-IR"/>
          </w:rPr>
          <w:t>مبتنی</w:t>
        </w:r>
        <w:r w:rsidR="00647583">
          <w:rPr>
            <w:rFonts w:ascii="Times New Roman" w:hAnsi="Times New Roman" w:cs="Times New Roman" w:hint="cs"/>
            <w:rtl/>
            <w:lang w:bidi="fa-IR"/>
          </w:rPr>
          <w:t> </w:t>
        </w:r>
        <w:r w:rsidR="00647583">
          <w:rPr>
            <w:rFonts w:hint="cs"/>
            <w:rtl/>
            <w:lang w:bidi="fa-IR"/>
          </w:rPr>
          <w:t>بر</w:t>
        </w:r>
      </w:ins>
      <w:r w:rsidRPr="00E91C41">
        <w:rPr>
          <w:rFonts w:hint="cs"/>
          <w:rtl/>
          <w:lang w:bidi="fa-IR"/>
        </w:rPr>
        <w:t xml:space="preserve"> اقلیم و بوم منطقه</w:t>
      </w:r>
      <w:bookmarkEnd w:id="11726"/>
      <w:bookmarkEnd w:id="11727"/>
      <w:bookmarkEnd w:id="11728"/>
      <w:bookmarkEnd w:id="11729"/>
      <w:bookmarkEnd w:id="11730"/>
    </w:p>
    <w:p w14:paraId="36AEFB00" w14:textId="77777777" w:rsidR="00E91C41" w:rsidRPr="00E91C41" w:rsidRDefault="00E91C41" w:rsidP="001601DB">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عامل دیگر</w:t>
      </w:r>
      <w:ins w:id="11741" w:author="Mehrnazi Boojari" w:date="2019-01-13T06:10:00Z">
        <w:r w:rsidR="002D7CE2">
          <w:rPr>
            <w:rFonts w:ascii="Calibri" w:eastAsia="Calibri" w:hAnsi="Calibri" w:cs="B Lotus" w:hint="cs"/>
            <w:sz w:val="24"/>
            <w:szCs w:val="24"/>
            <w:rtl/>
            <w:lang w:bidi="fa-IR"/>
          </w:rPr>
          <w:t xml:space="preserve"> که</w:t>
        </w:r>
      </w:ins>
      <w:r w:rsidRPr="00E91C41">
        <w:rPr>
          <w:rFonts w:ascii="Calibri" w:eastAsia="Calibri" w:hAnsi="Calibri" w:cs="B Lotus" w:hint="cs"/>
          <w:sz w:val="24"/>
          <w:szCs w:val="24"/>
          <w:rtl/>
          <w:lang w:bidi="fa-IR"/>
        </w:rPr>
        <w:t xml:space="preserve"> در چالش ساخت مسکن </w:t>
      </w:r>
      <w:del w:id="11742" w:author="Mehrnazi Boojari" w:date="2019-01-10T01:06:00Z">
        <w:r w:rsidRPr="00E91C41" w:rsidDel="00647583">
          <w:rPr>
            <w:rFonts w:ascii="Calibri" w:eastAsia="Calibri" w:hAnsi="Calibri" w:cs="B Lotus" w:hint="cs"/>
            <w:sz w:val="24"/>
            <w:szCs w:val="24"/>
            <w:rtl/>
            <w:lang w:bidi="fa-IR"/>
          </w:rPr>
          <w:delText>مبتنی بر</w:delText>
        </w:r>
      </w:del>
      <w:ins w:id="11743"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بوم منطقه وجود دارد این است که در برخی از نقاط کشور ساخت مساکن روستایی </w:t>
      </w:r>
      <w:del w:id="11744" w:author="Mehrnazi Boojari" w:date="2019-01-10T01:06:00Z">
        <w:r w:rsidRPr="00E91C41" w:rsidDel="00647583">
          <w:rPr>
            <w:rFonts w:ascii="Calibri" w:eastAsia="Calibri" w:hAnsi="Calibri" w:cs="B Lotus" w:hint="cs"/>
            <w:sz w:val="24"/>
            <w:szCs w:val="24"/>
            <w:rtl/>
            <w:lang w:bidi="fa-IR"/>
          </w:rPr>
          <w:delText>مبتنی بر</w:delText>
        </w:r>
      </w:del>
      <w:ins w:id="11745"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اقلیم و بوم منطقه شامل هزینه</w:t>
      </w:r>
      <w:del w:id="11746" w:author="Mehrnazi Boojari" w:date="2019-01-07T09:46:00Z">
        <w:r w:rsidRPr="00E91C41" w:rsidDel="006F7CCF">
          <w:rPr>
            <w:rFonts w:ascii="Calibri" w:eastAsia="Calibri" w:hAnsi="Calibri" w:cs="B Lotus" w:hint="cs"/>
            <w:sz w:val="24"/>
            <w:szCs w:val="24"/>
            <w:rtl/>
            <w:lang w:bidi="fa-IR"/>
          </w:rPr>
          <w:delText xml:space="preserve"> های </w:delText>
        </w:r>
      </w:del>
      <w:ins w:id="11747"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بیشتر </w:t>
      </w:r>
      <w:del w:id="11748" w:author="Mehrnazi Boojari" w:date="2019-01-13T06:10:00Z">
        <w:r w:rsidRPr="00E91C41" w:rsidDel="002D7CE2">
          <w:rPr>
            <w:rFonts w:ascii="Calibri" w:eastAsia="Calibri" w:hAnsi="Calibri" w:cs="B Lotus" w:hint="cs"/>
            <w:sz w:val="24"/>
            <w:szCs w:val="24"/>
            <w:rtl/>
            <w:lang w:bidi="fa-IR"/>
          </w:rPr>
          <w:delText>نسبت به</w:delText>
        </w:r>
      </w:del>
      <w:ins w:id="11749" w:author="Mehrnazi Boojari" w:date="2019-01-13T06:10:00Z">
        <w:r w:rsidR="002D7CE2">
          <w:rPr>
            <w:rFonts w:ascii="Calibri" w:eastAsia="Calibri" w:hAnsi="Calibri" w:cs="B Lotus" w:hint="cs"/>
            <w:sz w:val="24"/>
            <w:szCs w:val="24"/>
            <w:rtl/>
            <w:lang w:bidi="fa-IR"/>
          </w:rPr>
          <w:t>در مقایسه با</w:t>
        </w:r>
      </w:ins>
      <w:r w:rsidRPr="00E91C41">
        <w:rPr>
          <w:rFonts w:ascii="Calibri" w:eastAsia="Calibri" w:hAnsi="Calibri" w:cs="B Lotus" w:hint="cs"/>
          <w:sz w:val="24"/>
          <w:szCs w:val="24"/>
          <w:rtl/>
          <w:lang w:bidi="fa-IR"/>
        </w:rPr>
        <w:t xml:space="preserve"> مساکن معمولی</w:t>
      </w:r>
      <w:del w:id="11750" w:author="Mehrnazi Boojari" w:date="2019-01-07T09:49:00Z">
        <w:r w:rsidRPr="00E91C41" w:rsidDel="006F7CCF">
          <w:rPr>
            <w:rFonts w:ascii="Calibri" w:eastAsia="Calibri" w:hAnsi="Calibri" w:cs="B Lotus" w:hint="cs"/>
            <w:sz w:val="24"/>
            <w:szCs w:val="24"/>
            <w:rtl/>
            <w:lang w:bidi="fa-IR"/>
          </w:rPr>
          <w:delText xml:space="preserve"> می </w:delText>
        </w:r>
      </w:del>
      <w:ins w:id="11751" w:author="Mehrnazi Boojari" w:date="2019-01-07T09:49:00Z">
        <w:r w:rsidR="006F7CCF">
          <w:rPr>
            <w:rFonts w:ascii="Calibri" w:eastAsia="Calibri" w:hAnsi="Calibri" w:cs="B Lotus" w:hint="cs"/>
            <w:sz w:val="24"/>
            <w:szCs w:val="24"/>
            <w:rtl/>
            <w:lang w:bidi="fa-IR"/>
          </w:rPr>
          <w:t xml:space="preserve"> می‌</w:t>
        </w:r>
      </w:ins>
      <w:del w:id="11752" w:author="Mehrnazi Boojari" w:date="2019-01-08T01:16:00Z">
        <w:r w:rsidRPr="00E91C41" w:rsidDel="00632EB0">
          <w:rPr>
            <w:rFonts w:ascii="Calibri" w:eastAsia="Calibri" w:hAnsi="Calibri" w:cs="B Lotus" w:hint="cs"/>
            <w:sz w:val="24"/>
            <w:szCs w:val="24"/>
            <w:rtl/>
            <w:lang w:bidi="fa-IR"/>
          </w:rPr>
          <w:delText>گردد</w:delText>
        </w:r>
      </w:del>
      <w:ins w:id="11753" w:author="Mehrnazi Boojari" w:date="2019-01-08T01:16:00Z">
        <w:r w:rsidR="00632EB0">
          <w:rPr>
            <w:rFonts w:ascii="Calibri" w:eastAsia="Calibri" w:hAnsi="Calibri" w:cs="B Lotus" w:hint="cs"/>
            <w:sz w:val="24"/>
            <w:szCs w:val="24"/>
            <w:rtl/>
            <w:lang w:bidi="fa-IR"/>
          </w:rPr>
          <w:t>شود</w:t>
        </w:r>
      </w:ins>
      <w:ins w:id="11754" w:author="Mehrnazi Boojari" w:date="2019-01-09T00:08:00Z">
        <w:r w:rsidR="00DD72BC">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لذا افراد </w:t>
      </w:r>
      <w:del w:id="11755" w:author="Mehrnazi Boojari" w:date="2019-01-07T10:03:00Z">
        <w:r w:rsidRPr="00E91C41" w:rsidDel="00A31D6F">
          <w:rPr>
            <w:rFonts w:ascii="Calibri" w:eastAsia="Calibri" w:hAnsi="Calibri" w:cs="B Lotus" w:hint="cs"/>
            <w:sz w:val="24"/>
            <w:szCs w:val="24"/>
            <w:rtl/>
            <w:lang w:bidi="fa-IR"/>
          </w:rPr>
          <w:delText>روستائی</w:delText>
        </w:r>
      </w:del>
      <w:ins w:id="11756"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توانایی هزینه بیشتر برای این امر را ندارند. این هزینه</w:t>
      </w:r>
      <w:del w:id="11757" w:author="Mehrnazi Boojari" w:date="2019-01-07T09:45:00Z">
        <w:r w:rsidRPr="00E91C41" w:rsidDel="006F7CCF">
          <w:rPr>
            <w:rFonts w:ascii="Calibri" w:eastAsia="Calibri" w:hAnsi="Calibri" w:cs="B Lotus" w:hint="cs"/>
            <w:sz w:val="24"/>
            <w:szCs w:val="24"/>
            <w:rtl/>
            <w:lang w:bidi="fa-IR"/>
          </w:rPr>
          <w:delText xml:space="preserve"> ها </w:delText>
        </w:r>
      </w:del>
      <w:ins w:id="11758"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شامل مواد و مصالح و نوع طراحی و مهندسی و میزان زمین استفاده</w:t>
      </w:r>
      <w:ins w:id="11759" w:author="Mehrnazi Boojari" w:date="2019-01-13T06:12:00Z">
        <w:r w:rsidR="001601DB">
          <w:rPr>
            <w:rFonts w:ascii="Calibri" w:eastAsia="Calibri" w:hAnsi="Calibri" w:cs="B Nazanin" w:hint="cs"/>
            <w:sz w:val="24"/>
            <w:szCs w:val="24"/>
            <w:rtl/>
            <w:lang w:bidi="fa-IR"/>
          </w:rPr>
          <w:t>‌</w:t>
        </w:r>
      </w:ins>
      <w:del w:id="11760" w:author="Mehrnazi Boojari" w:date="2019-01-13T06:12:00Z">
        <w:r w:rsidRPr="00E91C41" w:rsidDel="001601D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شده</w:t>
      </w:r>
      <w:del w:id="11761" w:author="Mehrnazi Boojari" w:date="2019-01-07T09:49:00Z">
        <w:r w:rsidRPr="00E91C41" w:rsidDel="006F7CCF">
          <w:rPr>
            <w:rFonts w:ascii="Calibri" w:eastAsia="Calibri" w:hAnsi="Calibri" w:cs="B Lotus" w:hint="cs"/>
            <w:sz w:val="24"/>
            <w:szCs w:val="24"/>
            <w:rtl/>
            <w:lang w:bidi="fa-IR"/>
          </w:rPr>
          <w:delText xml:space="preserve"> می </w:delText>
        </w:r>
      </w:del>
      <w:ins w:id="11762"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تواند باشد</w:t>
      </w:r>
      <w:del w:id="11763" w:author="Mehrnazi Boojari" w:date="2019-01-07T09:53:00Z">
        <w:r w:rsidRPr="00E91C41" w:rsidDel="006F7CCF">
          <w:rPr>
            <w:rFonts w:ascii="Calibri" w:eastAsia="Calibri" w:hAnsi="Calibri" w:cs="B Lotus" w:hint="cs"/>
            <w:sz w:val="24"/>
            <w:szCs w:val="24"/>
            <w:rtl/>
            <w:lang w:bidi="fa-IR"/>
          </w:rPr>
          <w:delText xml:space="preserve"> . </w:delText>
        </w:r>
      </w:del>
      <w:ins w:id="11764"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این عامل نیز در حوزه</w:t>
      </w:r>
      <w:del w:id="11765" w:author="Mehrnazi Boojari" w:date="2019-01-07T09:46:00Z">
        <w:r w:rsidRPr="00E91C41" w:rsidDel="006F7CCF">
          <w:rPr>
            <w:rFonts w:ascii="Calibri" w:eastAsia="Calibri" w:hAnsi="Calibri" w:cs="B Lotus" w:hint="cs"/>
            <w:sz w:val="24"/>
            <w:szCs w:val="24"/>
            <w:rtl/>
            <w:lang w:bidi="fa-IR"/>
          </w:rPr>
          <w:delText xml:space="preserve"> های </w:delText>
        </w:r>
      </w:del>
      <w:ins w:id="11766"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برنامه</w:t>
      </w:r>
      <w:del w:id="11767" w:author="Mehrnazi Boojari" w:date="2019-01-07T10:05:00Z">
        <w:r w:rsidRPr="00E91C41" w:rsidDel="00A31D6F">
          <w:rPr>
            <w:rFonts w:ascii="Calibri" w:eastAsia="Calibri" w:hAnsi="Calibri" w:cs="B Lotus" w:hint="cs"/>
            <w:sz w:val="24"/>
            <w:szCs w:val="24"/>
            <w:rtl/>
            <w:lang w:bidi="fa-IR"/>
          </w:rPr>
          <w:delText xml:space="preserve"> ریزی </w:delText>
        </w:r>
      </w:del>
      <w:ins w:id="11768"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 xml:space="preserve">و </w:t>
      </w:r>
      <w:del w:id="11769" w:author="Mehrnazi Boojari" w:date="2019-01-07T10:46:00Z">
        <w:r w:rsidRPr="00E91C41" w:rsidDel="006A1F1D">
          <w:rPr>
            <w:rFonts w:ascii="Calibri" w:eastAsia="Calibri" w:hAnsi="Calibri" w:cs="B Lotus" w:hint="cs"/>
            <w:sz w:val="24"/>
            <w:szCs w:val="24"/>
            <w:rtl/>
            <w:lang w:bidi="fa-IR"/>
          </w:rPr>
          <w:delText>اجرائی</w:delText>
        </w:r>
      </w:del>
      <w:ins w:id="11770"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خود را نشان</w:t>
      </w:r>
      <w:del w:id="11771" w:author="Mehrnazi Boojari" w:date="2019-01-07T09:49:00Z">
        <w:r w:rsidRPr="00E91C41" w:rsidDel="006F7CCF">
          <w:rPr>
            <w:rFonts w:ascii="Calibri" w:eastAsia="Calibri" w:hAnsi="Calibri" w:cs="B Lotus" w:hint="cs"/>
            <w:sz w:val="24"/>
            <w:szCs w:val="24"/>
            <w:rtl/>
            <w:lang w:bidi="fa-IR"/>
          </w:rPr>
          <w:delText xml:space="preserve"> می </w:delText>
        </w:r>
      </w:del>
      <w:ins w:id="11772"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دهد که</w:t>
      </w:r>
      <w:del w:id="11773" w:author="Mehrnazi Boojari" w:date="2019-01-07T09:49:00Z">
        <w:r w:rsidRPr="00E91C41" w:rsidDel="006F7CCF">
          <w:rPr>
            <w:rFonts w:ascii="Calibri" w:eastAsia="Calibri" w:hAnsi="Calibri" w:cs="B Lotus" w:hint="cs"/>
            <w:sz w:val="24"/>
            <w:szCs w:val="24"/>
            <w:rtl/>
            <w:lang w:bidi="fa-IR"/>
          </w:rPr>
          <w:delText xml:space="preserve"> می </w:delText>
        </w:r>
      </w:del>
      <w:ins w:id="11774"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 با تمهیداتی توسط دستگاه متولی از میزان هزینه</w:t>
      </w:r>
      <w:ins w:id="11775" w:author="Mehrnazi Boojari" w:date="2019-01-13T06:12:00Z">
        <w:r w:rsidR="001601DB">
          <w:rPr>
            <w:rFonts w:ascii="Calibri" w:eastAsia="Calibri" w:hAnsi="Calibri" w:cs="B Nazanin" w:hint="cs"/>
            <w:sz w:val="24"/>
            <w:szCs w:val="24"/>
            <w:rtl/>
            <w:lang w:bidi="fa-IR"/>
          </w:rPr>
          <w:t>‌</w:t>
        </w:r>
      </w:ins>
      <w:del w:id="11776" w:author="Mehrnazi Boojari" w:date="2019-01-07T09:45:00Z">
        <w:r w:rsidRPr="00E91C41" w:rsidDel="006F7CCF">
          <w:rPr>
            <w:rFonts w:ascii="Calibri" w:eastAsia="Calibri" w:hAnsi="Calibri" w:cs="B Lotus" w:hint="cs"/>
            <w:sz w:val="24"/>
            <w:szCs w:val="24"/>
            <w:rtl/>
            <w:lang w:bidi="fa-IR"/>
          </w:rPr>
          <w:delText xml:space="preserve"> ها </w:delText>
        </w:r>
      </w:del>
      <w:ins w:id="11777"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 xml:space="preserve">در مصالح </w:t>
      </w:r>
      <w:del w:id="11778" w:author="Mehrnazi Boojari" w:date="2019-01-13T06:12:00Z">
        <w:r w:rsidRPr="00E91C41" w:rsidDel="001601DB">
          <w:rPr>
            <w:rFonts w:ascii="Calibri" w:eastAsia="Calibri" w:hAnsi="Calibri" w:cs="B Lotus" w:hint="cs"/>
            <w:sz w:val="24"/>
            <w:szCs w:val="24"/>
            <w:rtl/>
            <w:lang w:bidi="fa-IR"/>
          </w:rPr>
          <w:delText xml:space="preserve">کاسته </w:delText>
        </w:r>
      </w:del>
      <w:ins w:id="11779" w:author="Mehrnazi Boojari" w:date="2019-01-13T06:12:00Z">
        <w:r w:rsidR="001601DB">
          <w:rPr>
            <w:rFonts w:ascii="Calibri" w:eastAsia="Calibri" w:hAnsi="Calibri" w:cs="B Lotus" w:hint="cs"/>
            <w:sz w:val="24"/>
            <w:szCs w:val="24"/>
            <w:rtl/>
            <w:lang w:bidi="fa-IR"/>
          </w:rPr>
          <w:t>بکاهد</w:t>
        </w:r>
        <w:r w:rsidR="001601DB"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و در زمینه </w:t>
      </w:r>
      <w:del w:id="11780" w:author="Mehrnazi Boojari" w:date="2019-01-07T10:46:00Z">
        <w:r w:rsidRPr="00E91C41" w:rsidDel="006A1F1D">
          <w:rPr>
            <w:rFonts w:ascii="Calibri" w:eastAsia="Calibri" w:hAnsi="Calibri" w:cs="B Lotus" w:hint="cs"/>
            <w:sz w:val="24"/>
            <w:szCs w:val="24"/>
            <w:rtl/>
            <w:lang w:bidi="fa-IR"/>
          </w:rPr>
          <w:delText>اجرائی</w:delText>
        </w:r>
      </w:del>
      <w:ins w:id="11781" w:author="Mehrnazi Boojari" w:date="2019-01-07T10:46:00Z">
        <w:r w:rsidR="006A1F1D">
          <w:rPr>
            <w:rFonts w:ascii="Calibri" w:eastAsia="Calibri" w:hAnsi="Calibri" w:cs="B Lotus" w:hint="cs"/>
            <w:sz w:val="24"/>
            <w:szCs w:val="24"/>
            <w:rtl/>
            <w:lang w:bidi="fa-IR"/>
          </w:rPr>
          <w:t>اجرایی</w:t>
        </w:r>
      </w:ins>
      <w:ins w:id="11782" w:author="Mehrnazi Boojari" w:date="2019-01-13T06:12:00Z">
        <w:r w:rsidR="001601DB">
          <w:rPr>
            <w:rFonts w:ascii="Calibri" w:eastAsia="Calibri" w:hAnsi="Calibri" w:cs="B Lotus" w:hint="cs"/>
            <w:sz w:val="24"/>
            <w:szCs w:val="24"/>
            <w:rtl/>
            <w:lang w:bidi="fa-IR"/>
          </w:rPr>
          <w:t xml:space="preserve"> نیز</w:t>
        </w:r>
      </w:ins>
      <w:r w:rsidRPr="00E91C41">
        <w:rPr>
          <w:rFonts w:ascii="Calibri" w:eastAsia="Calibri" w:hAnsi="Calibri" w:cs="B Lotus" w:hint="cs"/>
          <w:sz w:val="24"/>
          <w:szCs w:val="24"/>
          <w:rtl/>
          <w:lang w:bidi="fa-IR"/>
        </w:rPr>
        <w:t xml:space="preserve"> با توانمندی افراد هزینه</w:t>
      </w:r>
      <w:del w:id="11783" w:author="Mehrnazi Boojari" w:date="2019-01-07T09:46:00Z">
        <w:r w:rsidRPr="00E91C41" w:rsidDel="006F7CCF">
          <w:rPr>
            <w:rFonts w:ascii="Calibri" w:eastAsia="Calibri" w:hAnsi="Calibri" w:cs="B Lotus" w:hint="cs"/>
            <w:sz w:val="24"/>
            <w:szCs w:val="24"/>
            <w:rtl/>
            <w:lang w:bidi="fa-IR"/>
          </w:rPr>
          <w:delText xml:space="preserve"> های </w:delText>
        </w:r>
      </w:del>
      <w:ins w:id="11784"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طراحی و ساخت را </w:t>
      </w:r>
      <w:del w:id="11785" w:author="Mehrnazi Boojari" w:date="2019-01-13T06:13:00Z">
        <w:r w:rsidRPr="00E91C41" w:rsidDel="001601DB">
          <w:rPr>
            <w:rFonts w:ascii="Calibri" w:eastAsia="Calibri" w:hAnsi="Calibri" w:cs="B Lotus" w:hint="cs"/>
            <w:sz w:val="24"/>
            <w:szCs w:val="24"/>
            <w:rtl/>
            <w:lang w:bidi="fa-IR"/>
          </w:rPr>
          <w:delText xml:space="preserve">نیز </w:delText>
        </w:r>
      </w:del>
      <w:del w:id="11786" w:author="Mehrnazi Boojari" w:date="2019-01-07T23:59:00Z">
        <w:r w:rsidRPr="00E91C41" w:rsidDel="008E2EB9">
          <w:rPr>
            <w:rFonts w:ascii="Calibri" w:eastAsia="Calibri" w:hAnsi="Calibri" w:cs="B Lotus" w:hint="cs"/>
            <w:sz w:val="24"/>
            <w:szCs w:val="24"/>
            <w:rtl/>
            <w:lang w:bidi="fa-IR"/>
          </w:rPr>
          <w:delText>پائین</w:delText>
        </w:r>
      </w:del>
      <w:ins w:id="11787" w:author="Mehrnazi Boojari" w:date="2019-01-13T06:13:00Z">
        <w:r w:rsidR="001601DB">
          <w:rPr>
            <w:rFonts w:ascii="Calibri" w:eastAsia="Calibri" w:hAnsi="Calibri" w:cs="B Lotus" w:hint="cs"/>
            <w:sz w:val="24"/>
            <w:szCs w:val="24"/>
            <w:rtl/>
            <w:lang w:bidi="fa-IR"/>
          </w:rPr>
          <w:t>کم</w:t>
        </w:r>
      </w:ins>
      <w:r w:rsidRPr="00E91C41">
        <w:rPr>
          <w:rFonts w:ascii="Calibri" w:eastAsia="Calibri" w:hAnsi="Calibri" w:cs="B Lotus" w:hint="cs"/>
          <w:sz w:val="24"/>
          <w:szCs w:val="24"/>
          <w:rtl/>
          <w:lang w:bidi="fa-IR"/>
        </w:rPr>
        <w:t xml:space="preserve"> </w:t>
      </w:r>
      <w:del w:id="11788" w:author="Mehrnazi Boojari" w:date="2019-01-13T06:13:00Z">
        <w:r w:rsidRPr="00E91C41" w:rsidDel="001601DB">
          <w:rPr>
            <w:rFonts w:ascii="Calibri" w:eastAsia="Calibri" w:hAnsi="Calibri" w:cs="B Lotus" w:hint="cs"/>
            <w:sz w:val="24"/>
            <w:szCs w:val="24"/>
            <w:rtl/>
            <w:lang w:bidi="fa-IR"/>
          </w:rPr>
          <w:delText>آورد</w:delText>
        </w:r>
      </w:del>
      <w:ins w:id="11789" w:author="Mehrnazi Boojari" w:date="2019-01-13T06:13:00Z">
        <w:r w:rsidR="001601DB">
          <w:rPr>
            <w:rFonts w:ascii="Calibri" w:eastAsia="Calibri" w:hAnsi="Calibri" w:cs="B Lotus" w:hint="cs"/>
            <w:sz w:val="24"/>
            <w:szCs w:val="24"/>
            <w:rtl/>
            <w:lang w:bidi="fa-IR"/>
          </w:rPr>
          <w:t>کن</w:t>
        </w:r>
        <w:r w:rsidR="001601DB" w:rsidRPr="00E91C41">
          <w:rPr>
            <w:rFonts w:ascii="Calibri" w:eastAsia="Calibri" w:hAnsi="Calibri" w:cs="B Lotus" w:hint="cs"/>
            <w:sz w:val="24"/>
            <w:szCs w:val="24"/>
            <w:rtl/>
            <w:lang w:bidi="fa-IR"/>
          </w:rPr>
          <w:t>د</w:t>
        </w:r>
      </w:ins>
      <w:del w:id="11790" w:author="Mehrnazi Boojari" w:date="2019-01-07T09:53:00Z">
        <w:r w:rsidRPr="00E91C41" w:rsidDel="006F7CCF">
          <w:rPr>
            <w:rFonts w:ascii="Calibri" w:eastAsia="Calibri" w:hAnsi="Calibri" w:cs="B Lotus" w:hint="cs"/>
            <w:sz w:val="24"/>
            <w:szCs w:val="24"/>
            <w:rtl/>
            <w:lang w:bidi="fa-IR"/>
          </w:rPr>
          <w:delText xml:space="preserve"> . </w:delText>
        </w:r>
      </w:del>
      <w:ins w:id="11791" w:author="Mehrnazi Boojari" w:date="2019-01-07T09:53:00Z">
        <w:r w:rsidR="006F7CCF">
          <w:rPr>
            <w:rFonts w:ascii="Calibri" w:eastAsia="Calibri" w:hAnsi="Calibri" w:cs="B Lotus" w:hint="cs"/>
            <w:sz w:val="24"/>
            <w:szCs w:val="24"/>
            <w:rtl/>
            <w:lang w:bidi="fa-IR"/>
          </w:rPr>
          <w:t xml:space="preserve">. </w:t>
        </w:r>
      </w:ins>
    </w:p>
    <w:p w14:paraId="71E001CB" w14:textId="77777777" w:rsidR="00E91C41" w:rsidRPr="00E91C41" w:rsidRDefault="0093126D" w:rsidP="00DD72BC">
      <w:pPr>
        <w:pStyle w:val="Heading4"/>
        <w:rPr>
          <w:rtl/>
          <w:lang w:bidi="fa-IR"/>
        </w:rPr>
      </w:pPr>
      <w:bookmarkStart w:id="11792" w:name="_Toc529234257"/>
      <w:bookmarkStart w:id="11793" w:name="_Toc529234693"/>
      <w:bookmarkStart w:id="11794" w:name="_Toc530238673"/>
      <w:bookmarkStart w:id="11795" w:name="_Toc530239323"/>
      <w:bookmarkStart w:id="11796" w:name="_Toc533781259"/>
      <w:bookmarkStart w:id="11797" w:name="_Toc533782215"/>
      <w:ins w:id="11798" w:author="Mehrnazi Boojari" w:date="2019-01-13T06:00:00Z">
        <w:r>
          <w:rPr>
            <w:rFonts w:hint="cs"/>
            <w:rtl/>
            <w:lang w:bidi="fa-IR"/>
          </w:rPr>
          <w:t xml:space="preserve">  </w:t>
        </w:r>
      </w:ins>
      <w:r w:rsidR="00E91C41" w:rsidRPr="00E91C41">
        <w:rPr>
          <w:rFonts w:hint="cs"/>
          <w:rtl/>
          <w:lang w:bidi="fa-IR"/>
        </w:rPr>
        <w:t>مصرف انرژی و بهین</w:t>
      </w:r>
      <w:del w:id="11799" w:author="Mehrnazi Boojari" w:date="2019-01-09T00:08:00Z">
        <w:r w:rsidR="00E91C41" w:rsidRPr="00E91C41" w:rsidDel="00DD72BC">
          <w:rPr>
            <w:rFonts w:hint="cs"/>
            <w:rtl/>
            <w:lang w:bidi="fa-IR"/>
          </w:rPr>
          <w:delText>ه</w:delText>
        </w:r>
      </w:del>
      <w:ins w:id="11800" w:author="Mehrnazi Boojari" w:date="2019-01-09T00:08:00Z">
        <w:r w:rsidR="00DD72BC">
          <w:rPr>
            <w:rFonts w:hint="cs"/>
            <w:rtl/>
            <w:lang w:bidi="fa-IR"/>
          </w:rPr>
          <w:t>ه</w:t>
        </w:r>
      </w:ins>
      <w:del w:id="11801" w:author="Mehrnazi Boojari" w:date="2019-01-07T09:51:00Z">
        <w:r w:rsidR="00E91C41" w:rsidRPr="00E91C41" w:rsidDel="006F7CCF">
          <w:rPr>
            <w:rFonts w:hint="cs"/>
            <w:rtl/>
            <w:lang w:bidi="fa-IR"/>
          </w:rPr>
          <w:delText xml:space="preserve"> سازی </w:delText>
        </w:r>
      </w:del>
      <w:ins w:id="11802" w:author="Mehrnazi Boojari" w:date="2019-01-07T09:51:00Z">
        <w:r w:rsidR="006F7CCF">
          <w:rPr>
            <w:rFonts w:hint="cs"/>
            <w:rtl/>
            <w:lang w:bidi="fa-IR"/>
          </w:rPr>
          <w:t>‌</w:t>
        </w:r>
      </w:ins>
      <w:ins w:id="11803" w:author="Mehrnazi Boojari" w:date="2019-01-09T00:08:00Z">
        <w:r w:rsidR="00DD72BC">
          <w:rPr>
            <w:rFonts w:hint="cs"/>
            <w:rtl/>
            <w:lang w:bidi="fa-IR"/>
          </w:rPr>
          <w:t>‌</w:t>
        </w:r>
      </w:ins>
      <w:ins w:id="11804" w:author="Mehrnazi Boojari" w:date="2019-01-07T09:51:00Z">
        <w:r w:rsidR="006F7CCF">
          <w:rPr>
            <w:rFonts w:hint="cs"/>
            <w:rtl/>
            <w:lang w:bidi="fa-IR"/>
          </w:rPr>
          <w:t xml:space="preserve">سازی </w:t>
        </w:r>
      </w:ins>
      <w:r w:rsidR="00E91C41" w:rsidRPr="00E91C41">
        <w:rPr>
          <w:rFonts w:hint="cs"/>
          <w:rtl/>
          <w:lang w:bidi="fa-IR"/>
        </w:rPr>
        <w:t>آن در ساختمان</w:t>
      </w:r>
      <w:bookmarkEnd w:id="11792"/>
      <w:bookmarkEnd w:id="11793"/>
      <w:bookmarkEnd w:id="11794"/>
      <w:bookmarkEnd w:id="11795"/>
      <w:bookmarkEnd w:id="11796"/>
      <w:bookmarkEnd w:id="11797"/>
    </w:p>
    <w:p w14:paraId="39B1BDEF" w14:textId="77777777" w:rsidR="00E91C41" w:rsidRPr="00E91C41" w:rsidRDefault="00E91C41" w:rsidP="00F30DCB">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یکی از مباحثی که مورد نظر متولیان دستگاهی و طرح</w:t>
      </w:r>
      <w:del w:id="11805" w:author="Mehrnazi Boojari" w:date="2019-01-07T09:46:00Z">
        <w:r w:rsidRPr="00E91C41" w:rsidDel="006F7CCF">
          <w:rPr>
            <w:rFonts w:ascii="Calibri" w:eastAsia="Calibri" w:hAnsi="Calibri" w:cs="B Lotus" w:hint="cs"/>
            <w:sz w:val="24"/>
            <w:szCs w:val="24"/>
            <w:rtl/>
            <w:lang w:bidi="fa-IR"/>
          </w:rPr>
          <w:delText xml:space="preserve"> های </w:delText>
        </w:r>
      </w:del>
      <w:ins w:id="11806"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بالادستی است بحث مصرف انرژی در مساکن </w:t>
      </w:r>
      <w:del w:id="11807" w:author="Mehrnazi Boojari" w:date="2019-01-07T10:03:00Z">
        <w:r w:rsidRPr="00E91C41" w:rsidDel="00A31D6F">
          <w:rPr>
            <w:rFonts w:ascii="Calibri" w:eastAsia="Calibri" w:hAnsi="Calibri" w:cs="B Lotus" w:hint="cs"/>
            <w:sz w:val="24"/>
            <w:szCs w:val="24"/>
            <w:rtl/>
            <w:lang w:bidi="fa-IR"/>
          </w:rPr>
          <w:delText>روستائی</w:delText>
        </w:r>
      </w:del>
      <w:ins w:id="11808"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ان است</w:t>
      </w:r>
      <w:ins w:id="11809" w:author="Mehrnazi Boojari" w:date="2019-01-13T06:16:00Z">
        <w:r w:rsidR="00F30DCB">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از دیرباز </w:t>
      </w:r>
      <w:del w:id="11810" w:author="Mehrnazi Boojari" w:date="2019-01-07T10:03:00Z">
        <w:r w:rsidRPr="00E91C41" w:rsidDel="00A31D6F">
          <w:rPr>
            <w:rFonts w:ascii="Calibri" w:eastAsia="Calibri" w:hAnsi="Calibri" w:cs="B Lotus" w:hint="cs"/>
            <w:sz w:val="24"/>
            <w:szCs w:val="24"/>
            <w:rtl/>
            <w:lang w:bidi="fa-IR"/>
          </w:rPr>
          <w:delText>روستائی</w:delText>
        </w:r>
      </w:del>
      <w:ins w:id="11811"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ان برای</w:t>
      </w:r>
      <w:del w:id="11812" w:author="Mehrnazi Boojari" w:date="2019-01-07T10:51:00Z">
        <w:r w:rsidRPr="00E91C41" w:rsidDel="006A1F1D">
          <w:rPr>
            <w:rFonts w:ascii="Calibri" w:eastAsia="Calibri" w:hAnsi="Calibri" w:cs="B Lotus" w:hint="cs"/>
            <w:sz w:val="24"/>
            <w:szCs w:val="24"/>
            <w:rtl/>
            <w:lang w:bidi="fa-IR"/>
          </w:rPr>
          <w:delText xml:space="preserve"> تامین </w:delText>
        </w:r>
      </w:del>
      <w:ins w:id="11813" w:author="Mehrnazi Boojari" w:date="2019-01-07T10:51:00Z">
        <w:r w:rsidR="006A1F1D">
          <w:rPr>
            <w:rFonts w:ascii="Calibri" w:eastAsia="Calibri" w:hAnsi="Calibri" w:cs="B Lotus" w:hint="cs"/>
            <w:sz w:val="24"/>
            <w:szCs w:val="24"/>
            <w:rtl/>
            <w:lang w:bidi="fa-IR"/>
          </w:rPr>
          <w:t xml:space="preserve"> تأمین </w:t>
        </w:r>
      </w:ins>
      <w:r w:rsidRPr="00E91C41">
        <w:rPr>
          <w:rFonts w:ascii="Calibri" w:eastAsia="Calibri" w:hAnsi="Calibri" w:cs="B Lotus" w:hint="cs"/>
          <w:sz w:val="24"/>
          <w:szCs w:val="24"/>
          <w:rtl/>
          <w:lang w:bidi="fa-IR"/>
        </w:rPr>
        <w:t xml:space="preserve">انرژی </w:t>
      </w:r>
      <w:r w:rsidRPr="00F22558">
        <w:rPr>
          <w:rFonts w:ascii="B Lotus" w:eastAsia="Calibri" w:hAnsi="B Lotus" w:cs="B Lotus" w:hint="cs"/>
          <w:sz w:val="24"/>
          <w:szCs w:val="24"/>
          <w:rtl/>
          <w:lang w:bidi="fa-IR"/>
        </w:rPr>
        <w:t>خود از مواد و منابع انرژی بومی استفاده</w:t>
      </w:r>
      <w:del w:id="11814" w:author="Mehrnazi Boojari" w:date="2019-01-07T09:49:00Z">
        <w:r w:rsidRPr="00F22558" w:rsidDel="006F7CCF">
          <w:rPr>
            <w:rFonts w:ascii="B Lotus" w:eastAsia="Calibri" w:hAnsi="B Lotus" w:cs="B Lotus" w:hint="cs"/>
            <w:sz w:val="24"/>
            <w:szCs w:val="24"/>
            <w:rtl/>
            <w:lang w:bidi="fa-IR"/>
          </w:rPr>
          <w:delText xml:space="preserve"> می </w:delText>
        </w:r>
      </w:del>
      <w:ins w:id="11815" w:author="Mehrnazi Boojari" w:date="2019-01-07T09:49:00Z">
        <w:r w:rsidR="006F7CCF">
          <w:rPr>
            <w:rFonts w:ascii="B Lotus" w:eastAsia="Calibri" w:hAnsi="B Lotus" w:cs="B Lotus" w:hint="cs"/>
            <w:sz w:val="24"/>
            <w:szCs w:val="24"/>
            <w:rtl/>
            <w:lang w:bidi="fa-IR"/>
          </w:rPr>
          <w:t xml:space="preserve"> می‌</w:t>
        </w:r>
      </w:ins>
      <w:r w:rsidRPr="00F22558">
        <w:rPr>
          <w:rFonts w:ascii="B Lotus" w:eastAsia="Calibri" w:hAnsi="B Lotus" w:cs="B Lotus" w:hint="cs"/>
          <w:sz w:val="24"/>
          <w:szCs w:val="24"/>
          <w:rtl/>
          <w:lang w:bidi="fa-IR"/>
        </w:rPr>
        <w:t>کردند که به بحث هیزم و بوته</w:t>
      </w:r>
      <w:ins w:id="11816" w:author="Mehrnazi Boojari" w:date="2019-01-13T06:16:00Z">
        <w:r w:rsidR="00F30DCB">
          <w:rPr>
            <w:rFonts w:ascii="B Lotus" w:eastAsia="Calibri" w:hAnsi="B Lotus" w:cs="B Nazanin" w:hint="cs"/>
            <w:sz w:val="24"/>
            <w:szCs w:val="24"/>
            <w:rtl/>
            <w:lang w:bidi="fa-IR"/>
          </w:rPr>
          <w:t>‌</w:t>
        </w:r>
      </w:ins>
      <w:del w:id="11817" w:author="Mehrnazi Boojari" w:date="2019-01-13T06:16:00Z">
        <w:r w:rsidRPr="00F22558" w:rsidDel="00F30DCB">
          <w:rPr>
            <w:rFonts w:ascii="B Lotus" w:eastAsia="Calibri" w:hAnsi="B Lotus" w:cs="B Lotus" w:hint="cs"/>
            <w:sz w:val="24"/>
            <w:szCs w:val="24"/>
            <w:rtl/>
            <w:lang w:bidi="fa-IR"/>
          </w:rPr>
          <w:delText xml:space="preserve"> </w:delText>
        </w:r>
      </w:del>
      <w:r w:rsidRPr="00F22558">
        <w:rPr>
          <w:rFonts w:ascii="B Lotus" w:eastAsia="Calibri" w:hAnsi="B Lotus" w:cs="B Lotus" w:hint="cs"/>
          <w:sz w:val="24"/>
          <w:szCs w:val="24"/>
          <w:rtl/>
          <w:lang w:bidi="fa-IR"/>
        </w:rPr>
        <w:t>کنی بیشتر میل</w:t>
      </w:r>
      <w:del w:id="11818" w:author="Mehrnazi Boojari" w:date="2019-01-07T09:49:00Z">
        <w:r w:rsidRPr="00F22558" w:rsidDel="006F7CCF">
          <w:rPr>
            <w:rFonts w:ascii="B Lotus" w:eastAsia="Calibri" w:hAnsi="B Lotus" w:cs="B Lotus" w:hint="cs"/>
            <w:sz w:val="24"/>
            <w:szCs w:val="24"/>
            <w:rtl/>
            <w:lang w:bidi="fa-IR"/>
          </w:rPr>
          <w:delText xml:space="preserve"> می </w:delText>
        </w:r>
      </w:del>
      <w:ins w:id="11819" w:author="Mehrnazi Boojari" w:date="2019-01-07T09:49:00Z">
        <w:r w:rsidR="006F7CCF">
          <w:rPr>
            <w:rFonts w:ascii="B Lotus" w:eastAsia="Calibri" w:hAnsi="B Lotus" w:cs="B Lotus" w:hint="cs"/>
            <w:sz w:val="24"/>
            <w:szCs w:val="24"/>
            <w:rtl/>
            <w:lang w:bidi="fa-IR"/>
          </w:rPr>
          <w:t xml:space="preserve"> می‌</w:t>
        </w:r>
      </w:ins>
      <w:r w:rsidRPr="00F22558">
        <w:rPr>
          <w:rFonts w:ascii="B Lotus" w:eastAsia="Calibri" w:hAnsi="B Lotus" w:cs="B Lotus" w:hint="cs"/>
          <w:sz w:val="24"/>
          <w:szCs w:val="24"/>
          <w:rtl/>
          <w:lang w:bidi="fa-IR"/>
        </w:rPr>
        <w:t>کرد</w:t>
      </w:r>
      <w:ins w:id="11820" w:author="Mehrnazi Boojari" w:date="2019-01-13T06:16:00Z">
        <w:r w:rsidR="00F30DCB">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امروزه با توجه به آمار موجود، </w:t>
      </w:r>
      <w:del w:id="11821" w:author="Mehrnazi Boojari" w:date="2019-01-13T06:16:00Z">
        <w:r w:rsidRPr="00F22558" w:rsidDel="00F30DCB">
          <w:rPr>
            <w:rFonts w:ascii="B Lotus" w:eastAsia="Calibri" w:hAnsi="B Lotus" w:cs="B Lotus" w:hint="cs"/>
            <w:sz w:val="24"/>
            <w:szCs w:val="24"/>
            <w:rtl/>
            <w:lang w:bidi="fa-IR"/>
          </w:rPr>
          <w:delText xml:space="preserve">بالای </w:delText>
        </w:r>
      </w:del>
      <w:ins w:id="11822" w:author="Mehrnazi Boojari" w:date="2019-01-13T06:16:00Z">
        <w:r w:rsidR="00F30DCB">
          <w:rPr>
            <w:rFonts w:ascii="B Lotus" w:eastAsia="Calibri" w:hAnsi="B Lotus" w:cs="B Lotus" w:hint="cs"/>
            <w:sz w:val="24"/>
            <w:szCs w:val="24"/>
            <w:rtl/>
            <w:lang w:bidi="fa-IR"/>
          </w:rPr>
          <w:t>بیشتر از</w:t>
        </w:r>
        <w:r w:rsidR="00F30DCB" w:rsidRPr="00F22558">
          <w:rPr>
            <w:rFonts w:ascii="B Lotus" w:eastAsia="Calibri" w:hAnsi="B Lotus" w:cs="B Lotus" w:hint="cs"/>
            <w:sz w:val="24"/>
            <w:szCs w:val="24"/>
            <w:rtl/>
            <w:lang w:bidi="fa-IR"/>
          </w:rPr>
          <w:t xml:space="preserve"> </w:t>
        </w:r>
      </w:ins>
      <w:r w:rsidRPr="00F22558">
        <w:rPr>
          <w:rFonts w:ascii="B Lotus" w:eastAsia="Calibri" w:hAnsi="B Lotus" w:cs="B Lotus" w:hint="cs"/>
          <w:sz w:val="24"/>
          <w:szCs w:val="24"/>
          <w:rtl/>
          <w:lang w:bidi="fa-IR"/>
        </w:rPr>
        <w:t>44 درصد مساکن روستایی</w:t>
      </w:r>
      <w:r w:rsidRPr="00E91C41">
        <w:rPr>
          <w:rFonts w:ascii="Calibri" w:eastAsia="Calibri" w:hAnsi="Calibri" w:cs="B Lotus" w:hint="cs"/>
          <w:sz w:val="24"/>
          <w:szCs w:val="24"/>
          <w:rtl/>
          <w:lang w:bidi="fa-IR"/>
        </w:rPr>
        <w:t xml:space="preserve"> به گاز </w:t>
      </w:r>
      <w:del w:id="11823" w:author="Mehrnazi Boojari" w:date="2019-01-08T01:59:00Z">
        <w:r w:rsidRPr="00E91C41" w:rsidDel="00AC3ADF">
          <w:rPr>
            <w:rFonts w:ascii="Calibri" w:eastAsia="Calibri" w:hAnsi="Calibri" w:cs="B Lotus" w:hint="cs"/>
            <w:sz w:val="24"/>
            <w:szCs w:val="24"/>
            <w:rtl/>
            <w:lang w:bidi="fa-IR"/>
          </w:rPr>
          <w:delText>لوله کشی</w:delText>
        </w:r>
      </w:del>
      <w:ins w:id="11824" w:author="Mehrnazi Boojari" w:date="2019-01-08T01:59:00Z">
        <w:r w:rsidR="00AC3ADF">
          <w:rPr>
            <w:rFonts w:ascii="Calibri" w:eastAsia="Calibri" w:hAnsi="Calibri" w:cs="B Lotus" w:hint="cs"/>
            <w:sz w:val="24"/>
            <w:szCs w:val="24"/>
            <w:rtl/>
            <w:lang w:bidi="fa-IR"/>
          </w:rPr>
          <w:t>لوله‌کشی</w:t>
        </w:r>
      </w:ins>
      <w:r w:rsidRPr="00E91C41">
        <w:rPr>
          <w:rFonts w:ascii="Calibri" w:eastAsia="Calibri" w:hAnsi="Calibri" w:cs="B Lotus" w:hint="cs"/>
          <w:sz w:val="24"/>
          <w:szCs w:val="24"/>
          <w:rtl/>
          <w:lang w:bidi="fa-IR"/>
        </w:rPr>
        <w:t xml:space="preserve"> دسترسی دارند و به میزان </w:t>
      </w:r>
      <w:del w:id="11825" w:author="Mehrnazi Boojari" w:date="2019-01-13T06:00:00Z">
        <w:r w:rsidRPr="00E91C41" w:rsidDel="0093126D">
          <w:rPr>
            <w:rFonts w:ascii="Calibri" w:eastAsia="Calibri" w:hAnsi="Calibri" w:cs="B Lotus" w:hint="cs"/>
            <w:sz w:val="24"/>
            <w:szCs w:val="24"/>
            <w:rtl/>
            <w:lang w:bidi="fa-IR"/>
          </w:rPr>
          <w:delText xml:space="preserve">قابل </w:delText>
        </w:r>
      </w:del>
      <w:ins w:id="11826" w:author="Mehrnazi Boojari" w:date="2019-01-13T06:00:00Z">
        <w:r w:rsidR="0093126D">
          <w:rPr>
            <w:rFonts w:ascii="Calibri" w:eastAsia="Calibri" w:hAnsi="Calibri" w:cs="B Lotus" w:hint="cs"/>
            <w:sz w:val="24"/>
            <w:szCs w:val="24"/>
            <w:rtl/>
            <w:lang w:bidi="fa-IR"/>
          </w:rPr>
          <w:t>درخور</w:t>
        </w:r>
        <w:r w:rsidR="0093126D">
          <w:rPr>
            <w:rFonts w:ascii="Calibri" w:eastAsia="Calibri" w:hAnsi="Calibri" w:cs="Times New Roman" w:hint="eastAsia"/>
            <w:sz w:val="24"/>
            <w:szCs w:val="24"/>
            <w:rtl/>
            <w:lang w:bidi="fa-IR"/>
          </w:rPr>
          <w:t> </w:t>
        </w:r>
      </w:ins>
      <w:r w:rsidRPr="00E91C41">
        <w:rPr>
          <w:rFonts w:ascii="Calibri" w:eastAsia="Calibri" w:hAnsi="Calibri" w:cs="B Lotus" w:hint="cs"/>
          <w:sz w:val="24"/>
          <w:szCs w:val="24"/>
          <w:rtl/>
          <w:lang w:bidi="fa-IR"/>
        </w:rPr>
        <w:t>توجهی نفت سفید مصرف</w:t>
      </w:r>
      <w:del w:id="11827" w:author="Mehrnazi Boojari" w:date="2019-01-07T09:49:00Z">
        <w:r w:rsidRPr="00E91C41" w:rsidDel="006F7CCF">
          <w:rPr>
            <w:rFonts w:ascii="Calibri" w:eastAsia="Calibri" w:hAnsi="Calibri" w:cs="B Lotus" w:hint="cs"/>
            <w:sz w:val="24"/>
            <w:szCs w:val="24"/>
            <w:rtl/>
            <w:lang w:bidi="fa-IR"/>
          </w:rPr>
          <w:delText xml:space="preserve"> می </w:delText>
        </w:r>
      </w:del>
      <w:ins w:id="11828"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کنند. بالا</w:t>
      </w:r>
      <w:ins w:id="11829" w:author="Mehrnazi Boojari" w:date="2019-01-09T00:08:00Z">
        <w:r w:rsidR="00DD72BC">
          <w:rPr>
            <w:rFonts w:ascii="Calibri" w:eastAsia="Calibri" w:hAnsi="Calibri" w:cs="B Nazanin" w:hint="cs"/>
            <w:sz w:val="24"/>
            <w:szCs w:val="24"/>
            <w:rtl/>
            <w:lang w:bidi="fa-IR"/>
          </w:rPr>
          <w:t>‌</w:t>
        </w:r>
      </w:ins>
      <w:del w:id="11830" w:author="Mehrnazi Boojari" w:date="2019-01-09T00:08:00Z">
        <w:r w:rsidRPr="00E91C41" w:rsidDel="00DD72BC">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رفتن مصرف انرژی در مساکن روستایی خود </w:t>
      </w:r>
      <w:del w:id="11831" w:author="Mehrnazi Boojari" w:date="2019-01-07T23:28:00Z">
        <w:r w:rsidRPr="00E91C41" w:rsidDel="00FB0B67">
          <w:rPr>
            <w:rFonts w:ascii="Calibri" w:eastAsia="Calibri" w:hAnsi="Calibri" w:cs="B Lotus" w:hint="cs"/>
            <w:sz w:val="24"/>
            <w:szCs w:val="24"/>
            <w:rtl/>
            <w:lang w:bidi="fa-IR"/>
          </w:rPr>
          <w:delText>به عنوان</w:delText>
        </w:r>
      </w:del>
      <w:ins w:id="11832" w:author="Mehrnazi Boojari" w:date="2019-01-07T23:28:00Z">
        <w:r w:rsidR="00FB0B67">
          <w:rPr>
            <w:rFonts w:ascii="Calibri" w:eastAsia="Calibri" w:hAnsi="Calibri" w:cs="B Lotus" w:hint="cs"/>
            <w:sz w:val="24"/>
            <w:szCs w:val="24"/>
            <w:rtl/>
            <w:lang w:bidi="fa-IR"/>
          </w:rPr>
          <w:t>به‌مثابۀ</w:t>
        </w:r>
      </w:ins>
      <w:r w:rsidRPr="00E91C41">
        <w:rPr>
          <w:rFonts w:ascii="Calibri" w:eastAsia="Calibri" w:hAnsi="Calibri" w:cs="B Lotus" w:hint="cs"/>
          <w:sz w:val="24"/>
          <w:szCs w:val="24"/>
          <w:rtl/>
          <w:lang w:bidi="fa-IR"/>
        </w:rPr>
        <w:t xml:space="preserve"> مسئله</w:t>
      </w:r>
      <w:del w:id="11833" w:author="Mehrnazi Boojari" w:date="2019-01-07T10:41:00Z">
        <w:r w:rsidRPr="00E91C41" w:rsidDel="006A1F1D">
          <w:rPr>
            <w:rFonts w:ascii="Calibri" w:eastAsia="Calibri" w:hAnsi="Calibri" w:cs="B Lotus" w:hint="cs"/>
            <w:sz w:val="24"/>
            <w:szCs w:val="24"/>
            <w:rtl/>
            <w:lang w:bidi="fa-IR"/>
          </w:rPr>
          <w:delText xml:space="preserve"> ای </w:delText>
        </w:r>
      </w:del>
      <w:ins w:id="11834" w:author="Mehrnazi Boojari" w:date="2019-01-07T10:41:00Z">
        <w:r w:rsidR="006A1F1D">
          <w:rPr>
            <w:rFonts w:ascii="Calibri" w:eastAsia="Calibri" w:hAnsi="Calibri" w:cs="B Lotus" w:hint="cs"/>
            <w:sz w:val="24"/>
            <w:szCs w:val="24"/>
            <w:rtl/>
            <w:lang w:bidi="fa-IR"/>
          </w:rPr>
          <w:t xml:space="preserve">‌ای </w:t>
        </w:r>
      </w:ins>
      <w:r w:rsidRPr="00E91C41">
        <w:rPr>
          <w:rFonts w:ascii="Calibri" w:eastAsia="Calibri" w:hAnsi="Calibri" w:cs="B Lotus" w:hint="cs"/>
          <w:sz w:val="24"/>
          <w:szCs w:val="24"/>
          <w:rtl/>
          <w:lang w:bidi="fa-IR"/>
        </w:rPr>
        <w:t>تبدیل شده است که بخش اصلی آن هدر</w:t>
      </w:r>
      <w:del w:id="11835" w:author="Mehrnazi Boojari" w:date="2019-01-13T06:17:00Z">
        <w:r w:rsidRPr="00E91C41" w:rsidDel="00F30DC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رفت در ساختمان</w:t>
      </w:r>
      <w:del w:id="11836" w:author="Mehrnazi Boojari" w:date="2019-01-07T09:45:00Z">
        <w:r w:rsidRPr="00E91C41" w:rsidDel="006F7CCF">
          <w:rPr>
            <w:rFonts w:ascii="Calibri" w:eastAsia="Calibri" w:hAnsi="Calibri" w:cs="B Lotus" w:hint="cs"/>
            <w:sz w:val="24"/>
            <w:szCs w:val="24"/>
            <w:rtl/>
            <w:lang w:bidi="fa-IR"/>
          </w:rPr>
          <w:delText xml:space="preserve"> ها </w:delText>
        </w:r>
      </w:del>
      <w:ins w:id="11837" w:author="Mehrnazi Boojari" w:date="2019-01-07T09:45:00Z">
        <w:r w:rsidR="006F7CCF">
          <w:rPr>
            <w:rFonts w:ascii="Calibri" w:eastAsia="Calibri" w:hAnsi="Calibri" w:cs="B Lotus" w:hint="cs"/>
            <w:sz w:val="24"/>
            <w:szCs w:val="24"/>
            <w:rtl/>
            <w:lang w:bidi="fa-IR"/>
          </w:rPr>
          <w:t>‌</w:t>
        </w:r>
      </w:ins>
      <w:ins w:id="11838" w:author="Mehrnazi Boojari" w:date="2019-01-09T00:08:00Z">
        <w:r w:rsidR="00DD72BC">
          <w:rPr>
            <w:rFonts w:ascii="Calibri" w:eastAsia="Calibri" w:hAnsi="Calibri" w:cs="B Nazanin" w:hint="cs"/>
            <w:sz w:val="24"/>
            <w:szCs w:val="24"/>
            <w:rtl/>
            <w:lang w:bidi="fa-IR"/>
          </w:rPr>
          <w:t>‌</w:t>
        </w:r>
      </w:ins>
      <w:ins w:id="11839"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روستایی است</w:t>
      </w:r>
      <w:ins w:id="11840" w:author="Mehrnazi Boojari" w:date="2019-01-13T06:17:00Z">
        <w:r w:rsidR="00F30DCB">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عواملی که برای این مسئله</w:t>
      </w:r>
      <w:del w:id="11841" w:author="Mehrnazi Boojari" w:date="2019-01-07T09:49:00Z">
        <w:r w:rsidRPr="00E91C41" w:rsidDel="006F7CCF">
          <w:rPr>
            <w:rFonts w:ascii="Calibri" w:eastAsia="Calibri" w:hAnsi="Calibri" w:cs="B Lotus" w:hint="cs"/>
            <w:sz w:val="24"/>
            <w:szCs w:val="24"/>
            <w:rtl/>
            <w:lang w:bidi="fa-IR"/>
          </w:rPr>
          <w:delText xml:space="preserve"> می </w:delText>
        </w:r>
      </w:del>
      <w:ins w:id="11842"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 بررسی کرد</w:t>
      </w:r>
      <w:del w:id="11843" w:author="Mehrnazi Boojari" w:date="2019-01-09T00:09:00Z">
        <w:r w:rsidRPr="00E91C41" w:rsidDel="00DD72BC">
          <w:rPr>
            <w:rFonts w:ascii="Calibri" w:eastAsia="Calibri" w:hAnsi="Calibri" w:cs="B Lotus" w:hint="cs"/>
            <w:sz w:val="24"/>
            <w:szCs w:val="24"/>
            <w:rtl/>
            <w:lang w:bidi="fa-IR"/>
          </w:rPr>
          <w:delText xml:space="preserve"> </w:delText>
        </w:r>
      </w:del>
      <w:del w:id="11844" w:author="Mehrnazi Boojari" w:date="2019-01-07T10:53:00Z">
        <w:r w:rsidRPr="00E91C41" w:rsidDel="006A1F1D">
          <w:rPr>
            <w:rFonts w:ascii="Calibri" w:eastAsia="Calibri" w:hAnsi="Calibri" w:cs="B Lotus" w:hint="cs"/>
            <w:sz w:val="24"/>
            <w:szCs w:val="24"/>
            <w:rtl/>
            <w:lang w:bidi="fa-IR"/>
          </w:rPr>
          <w:delText>عبارتند از :</w:delText>
        </w:r>
      </w:del>
      <w:ins w:id="11845" w:author="Mehrnazi Boojari" w:date="2019-01-07T10:53:00Z">
        <w:r w:rsidR="006A1F1D">
          <w:rPr>
            <w:rFonts w:ascii="Calibri" w:eastAsia="Calibri" w:hAnsi="Calibri" w:cs="B Lotus" w:hint="cs"/>
            <w:sz w:val="24"/>
            <w:szCs w:val="24"/>
            <w:rtl/>
            <w:lang w:bidi="fa-IR"/>
          </w:rPr>
          <w:t>:</w:t>
        </w:r>
      </w:ins>
    </w:p>
    <w:p w14:paraId="72D056F5" w14:textId="77777777" w:rsidR="00E91C41" w:rsidRPr="00E91C41" w:rsidRDefault="00E91C41" w:rsidP="00A25B54">
      <w:pPr>
        <w:numPr>
          <w:ilvl w:val="0"/>
          <w:numId w:val="56"/>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sz w:val="24"/>
          <w:szCs w:val="24"/>
          <w:rtl/>
          <w:lang w:bidi="fa-IR"/>
        </w:rPr>
        <w:t>عدم دسترس</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به مصالح ساختمان</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نو</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sz w:val="24"/>
          <w:szCs w:val="24"/>
          <w:rtl/>
          <w:lang w:bidi="fa-IR"/>
        </w:rPr>
        <w:t xml:space="preserve"> برا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حفظ انرژ</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در ساختمان</w:t>
      </w:r>
      <w:ins w:id="11846" w:author="Mehrnazi Boojari" w:date="2019-01-13T06:01:00Z">
        <w:r w:rsidR="0093126D">
          <w:rPr>
            <w:rFonts w:ascii="Calibri" w:eastAsia="Calibri" w:hAnsi="Calibri" w:cs="B Lotus" w:hint="cs"/>
            <w:sz w:val="24"/>
            <w:szCs w:val="24"/>
            <w:rtl/>
            <w:lang w:bidi="fa-IR"/>
          </w:rPr>
          <w:t>.</w:t>
        </w:r>
      </w:ins>
    </w:p>
    <w:p w14:paraId="3DA4ECBD" w14:textId="77777777" w:rsidR="00E91C41" w:rsidRPr="00E91C41" w:rsidRDefault="00E91C41" w:rsidP="00A25B54">
      <w:pPr>
        <w:numPr>
          <w:ilvl w:val="0"/>
          <w:numId w:val="56"/>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lastRenderedPageBreak/>
        <w:t>بالا</w:t>
      </w:r>
      <w:del w:id="11847" w:author="Mehrnazi Boojari" w:date="2019-01-07T10:45:00Z">
        <w:r w:rsidRPr="00E91C41" w:rsidDel="006A1F1D">
          <w:rPr>
            <w:rFonts w:ascii="Calibri" w:eastAsia="Calibri" w:hAnsi="Calibri" w:cs="B Lotus"/>
            <w:sz w:val="24"/>
            <w:szCs w:val="24"/>
            <w:rtl/>
            <w:lang w:bidi="fa-IR"/>
          </w:rPr>
          <w:delText xml:space="preserve"> بودن </w:delText>
        </w:r>
      </w:del>
      <w:ins w:id="11848" w:author="Mehrnazi Boojari" w:date="2019-01-07T10:45:00Z">
        <w:r w:rsidR="006A1F1D">
          <w:rPr>
            <w:rFonts w:ascii="Calibri" w:eastAsia="Calibri" w:hAnsi="Calibri" w:cs="B Lotus" w:hint="cs"/>
            <w:sz w:val="24"/>
            <w:szCs w:val="24"/>
            <w:rtl/>
            <w:lang w:bidi="fa-IR"/>
          </w:rPr>
          <w:t>‌</w:t>
        </w:r>
        <w:r w:rsidR="006A1F1D">
          <w:rPr>
            <w:rFonts w:ascii="Calibri" w:eastAsia="Calibri" w:hAnsi="Calibri" w:cs="B Lotus"/>
            <w:sz w:val="24"/>
            <w:szCs w:val="24"/>
            <w:rtl/>
            <w:lang w:bidi="fa-IR"/>
          </w:rPr>
          <w:t xml:space="preserve">بودن </w:t>
        </w:r>
      </w:ins>
      <w:r w:rsidRPr="00E91C41">
        <w:rPr>
          <w:rFonts w:ascii="Calibri" w:eastAsia="Calibri" w:hAnsi="Calibri" w:cs="B Lotus"/>
          <w:sz w:val="24"/>
          <w:szCs w:val="24"/>
          <w:rtl/>
          <w:lang w:bidi="fa-IR"/>
        </w:rPr>
        <w:t>هز</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نه</w:t>
      </w:r>
      <w:r w:rsidRPr="00E91C41">
        <w:rPr>
          <w:rFonts w:ascii="Calibri" w:eastAsia="Calibri" w:hAnsi="Calibri" w:cs="B Lotus"/>
          <w:sz w:val="24"/>
          <w:szCs w:val="24"/>
          <w:rtl/>
          <w:lang w:bidi="fa-IR"/>
        </w:rPr>
        <w:t xml:space="preserve"> ب</w:t>
      </w:r>
      <w:ins w:id="11849" w:author="Mehrnazi Boojari" w:date="2019-01-13T06:17:00Z">
        <w:r w:rsidR="00F30DCB">
          <w:rPr>
            <w:rFonts w:ascii="Calibri" w:eastAsia="Calibri" w:hAnsi="Calibri" w:cs="B Lotus" w:hint="cs"/>
            <w:sz w:val="24"/>
            <w:szCs w:val="24"/>
            <w:rtl/>
            <w:lang w:bidi="fa-IR"/>
          </w:rPr>
          <w:t>ه</w:t>
        </w:r>
        <w:r w:rsidR="00F30DCB">
          <w:rPr>
            <w:rFonts w:ascii="Calibri" w:eastAsia="Calibri" w:hAnsi="Calibri" w:cs="B Nazanin" w:hint="cs"/>
            <w:sz w:val="24"/>
            <w:szCs w:val="24"/>
            <w:rtl/>
            <w:lang w:bidi="fa-IR"/>
          </w:rPr>
          <w:t>‌</w:t>
        </w:r>
      </w:ins>
      <w:r w:rsidRPr="00E91C41">
        <w:rPr>
          <w:rFonts w:ascii="Calibri" w:eastAsia="Calibri" w:hAnsi="Calibri" w:cs="B Lotus"/>
          <w:sz w:val="24"/>
          <w:szCs w:val="24"/>
          <w:rtl/>
          <w:lang w:bidi="fa-IR"/>
        </w:rPr>
        <w:t>کاربردن تکنولوژ</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w:t>
      </w:r>
      <w:ins w:id="11850" w:author="Mehrnazi Boojari" w:date="2019-01-13T06:17:00Z">
        <w:r w:rsidR="00F30DCB">
          <w:rPr>
            <w:rFonts w:ascii="Calibri" w:eastAsia="Calibri" w:hAnsi="Calibri" w:cs="B Lotus" w:hint="cs"/>
            <w:sz w:val="24"/>
            <w:szCs w:val="24"/>
            <w:rtl/>
            <w:lang w:bidi="fa-IR"/>
          </w:rPr>
          <w:t>ه</w:t>
        </w:r>
        <w:r w:rsidR="00F30DCB">
          <w:rPr>
            <w:rFonts w:ascii="Calibri" w:eastAsia="Calibri" w:hAnsi="Calibri" w:cs="B Nazanin" w:hint="cs"/>
            <w:sz w:val="24"/>
            <w:szCs w:val="24"/>
            <w:rtl/>
            <w:lang w:bidi="fa-IR"/>
          </w:rPr>
          <w:t>‌</w:t>
        </w:r>
      </w:ins>
      <w:r w:rsidRPr="00E91C41">
        <w:rPr>
          <w:rFonts w:ascii="Calibri" w:eastAsia="Calibri" w:hAnsi="Calibri" w:cs="B Lotus"/>
          <w:sz w:val="24"/>
          <w:szCs w:val="24"/>
          <w:rtl/>
          <w:lang w:bidi="fa-IR"/>
        </w:rPr>
        <w:t>روز در وسا</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ل</w:t>
      </w:r>
      <w:r w:rsidRPr="00E91C41">
        <w:rPr>
          <w:rFonts w:ascii="Calibri" w:eastAsia="Calibri" w:hAnsi="Calibri" w:cs="B Lotus"/>
          <w:sz w:val="24"/>
          <w:szCs w:val="24"/>
          <w:rtl/>
          <w:lang w:bidi="fa-IR"/>
        </w:rPr>
        <w:t xml:space="preserve"> گرما</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ش</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و سرما</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ش</w:t>
      </w:r>
      <w:r w:rsidRPr="00E91C41">
        <w:rPr>
          <w:rFonts w:ascii="Calibri" w:eastAsia="Calibri" w:hAnsi="Calibri" w:cs="B Lotus" w:hint="cs"/>
          <w:sz w:val="24"/>
          <w:szCs w:val="24"/>
          <w:rtl/>
          <w:lang w:bidi="fa-IR"/>
        </w:rPr>
        <w:t>ی</w:t>
      </w:r>
      <w:ins w:id="11851" w:author="Mehrnazi Boojari" w:date="2019-01-13T06:01:00Z">
        <w:r w:rsidR="0093126D">
          <w:rPr>
            <w:rFonts w:ascii="Calibri" w:eastAsia="Calibri" w:hAnsi="Calibri" w:cs="B Lotus" w:hint="cs"/>
            <w:sz w:val="24"/>
            <w:szCs w:val="24"/>
            <w:rtl/>
            <w:lang w:bidi="fa-IR"/>
          </w:rPr>
          <w:t>.</w:t>
        </w:r>
      </w:ins>
    </w:p>
    <w:p w14:paraId="7B1AF2B0" w14:textId="77777777" w:rsidR="00E91C41" w:rsidRPr="00E91C41" w:rsidRDefault="00E91C41" w:rsidP="00A25B54">
      <w:pPr>
        <w:numPr>
          <w:ilvl w:val="0"/>
          <w:numId w:val="56"/>
        </w:numPr>
        <w:bidi/>
        <w:spacing w:after="200" w:line="276" w:lineRule="auto"/>
        <w:contextualSpacing/>
        <w:jc w:val="both"/>
        <w:rPr>
          <w:rFonts w:ascii="Calibri" w:eastAsia="Calibri" w:hAnsi="Calibri" w:cs="B Lotus"/>
          <w:sz w:val="24"/>
          <w:szCs w:val="24"/>
          <w:lang w:bidi="fa-IR"/>
        </w:rPr>
      </w:pPr>
      <w:r w:rsidRPr="00E91C41">
        <w:rPr>
          <w:rFonts w:ascii="Calibri" w:eastAsia="Calibri" w:hAnsi="Calibri" w:cs="B Lotus" w:hint="eastAsia"/>
          <w:sz w:val="24"/>
          <w:szCs w:val="24"/>
          <w:rtl/>
          <w:lang w:bidi="fa-IR"/>
        </w:rPr>
        <w:t>ضعف</w:t>
      </w:r>
      <w:r w:rsidRPr="00E91C41">
        <w:rPr>
          <w:rFonts w:ascii="Calibri" w:eastAsia="Calibri" w:hAnsi="Calibri" w:cs="B Lotus"/>
          <w:sz w:val="24"/>
          <w:szCs w:val="24"/>
          <w:rtl/>
          <w:lang w:bidi="fa-IR"/>
        </w:rPr>
        <w:t xml:space="preserve"> در قوان</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sz w:val="24"/>
          <w:szCs w:val="24"/>
          <w:rtl/>
          <w:lang w:bidi="fa-IR"/>
        </w:rPr>
        <w:t xml:space="preserve"> و مقررات فن</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برا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بحث انرژ</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در ساختمان</w:t>
      </w:r>
      <w:del w:id="11852" w:author="Mehrnazi Boojari" w:date="2019-01-07T09:46:00Z">
        <w:r w:rsidRPr="00E91C41" w:rsidDel="006F7CCF">
          <w:rPr>
            <w:rFonts w:ascii="Calibri" w:eastAsia="Calibri" w:hAnsi="Calibri" w:cs="B Lotus"/>
            <w:sz w:val="24"/>
            <w:szCs w:val="24"/>
            <w:rtl/>
            <w:lang w:bidi="fa-IR"/>
          </w:rPr>
          <w:delText xml:space="preserve"> ها</w:delText>
        </w:r>
        <w:r w:rsidRPr="00E91C41" w:rsidDel="006F7CCF">
          <w:rPr>
            <w:rFonts w:ascii="Calibri" w:eastAsia="Calibri" w:hAnsi="Calibri" w:cs="B Lotus" w:hint="cs"/>
            <w:sz w:val="24"/>
            <w:szCs w:val="24"/>
            <w:rtl/>
            <w:lang w:bidi="fa-IR"/>
          </w:rPr>
          <w:delText>ی</w:delText>
        </w:r>
        <w:r w:rsidRPr="00E91C41" w:rsidDel="006F7CCF">
          <w:rPr>
            <w:rFonts w:ascii="Calibri" w:eastAsia="Calibri" w:hAnsi="Calibri" w:cs="B Lotus"/>
            <w:sz w:val="24"/>
            <w:szCs w:val="24"/>
            <w:rtl/>
            <w:lang w:bidi="fa-IR"/>
          </w:rPr>
          <w:delText xml:space="preserve"> </w:delText>
        </w:r>
      </w:del>
      <w:ins w:id="11853" w:author="Mehrnazi Boojari" w:date="2019-01-07T09:46:00Z">
        <w:r w:rsidR="006F7CCF">
          <w:rPr>
            <w:rFonts w:ascii="Calibri" w:eastAsia="Calibri" w:hAnsi="Calibri" w:cs="B Lotus" w:hint="cs"/>
            <w:sz w:val="24"/>
            <w:szCs w:val="24"/>
            <w:rtl/>
            <w:lang w:bidi="fa-IR"/>
          </w:rPr>
          <w:t>‌</w:t>
        </w:r>
        <w:r w:rsidR="006F7CCF">
          <w:rPr>
            <w:rFonts w:ascii="Calibri" w:eastAsia="Calibri" w:hAnsi="Calibri" w:cs="B Lotus"/>
            <w:sz w:val="24"/>
            <w:szCs w:val="24"/>
            <w:rtl/>
            <w:lang w:bidi="fa-IR"/>
          </w:rPr>
          <w:t xml:space="preserve">های </w:t>
        </w:r>
      </w:ins>
      <w:r w:rsidRPr="00E91C41">
        <w:rPr>
          <w:rFonts w:ascii="Calibri" w:eastAsia="Calibri" w:hAnsi="Calibri" w:cs="B Lotus"/>
          <w:sz w:val="24"/>
          <w:szCs w:val="24"/>
          <w:rtl/>
          <w:lang w:bidi="fa-IR"/>
        </w:rPr>
        <w:t>روستا</w:t>
      </w:r>
      <w:r w:rsidRPr="00E91C41">
        <w:rPr>
          <w:rFonts w:ascii="Calibri" w:eastAsia="Calibri" w:hAnsi="Calibri" w:cs="B Lotus" w:hint="cs"/>
          <w:sz w:val="24"/>
          <w:szCs w:val="24"/>
          <w:rtl/>
          <w:lang w:bidi="fa-IR"/>
        </w:rPr>
        <w:t>یی</w:t>
      </w:r>
      <w:ins w:id="11854" w:author="Mehrnazi Boojari" w:date="2019-01-13T06:01:00Z">
        <w:r w:rsidR="0093126D">
          <w:rPr>
            <w:rFonts w:ascii="Calibri" w:eastAsia="Calibri" w:hAnsi="Calibri" w:cs="B Lotus" w:hint="cs"/>
            <w:sz w:val="24"/>
            <w:szCs w:val="24"/>
            <w:rtl/>
            <w:lang w:bidi="fa-IR"/>
          </w:rPr>
          <w:t>.</w:t>
        </w:r>
      </w:ins>
    </w:p>
    <w:p w14:paraId="53DD3695" w14:textId="77777777" w:rsidR="00E91C41" w:rsidRPr="00E91C41" w:rsidRDefault="00E91C41" w:rsidP="00A25B54">
      <w:pPr>
        <w:numPr>
          <w:ilvl w:val="0"/>
          <w:numId w:val="56"/>
        </w:numPr>
        <w:bidi/>
        <w:spacing w:after="200" w:line="276" w:lineRule="auto"/>
        <w:contextualSpacing/>
        <w:jc w:val="both"/>
        <w:rPr>
          <w:rFonts w:ascii="Calibri" w:eastAsia="Calibri" w:hAnsi="Calibri" w:cs="B Lotus"/>
          <w:sz w:val="24"/>
          <w:szCs w:val="24"/>
          <w:rtl/>
          <w:lang w:bidi="fa-IR"/>
        </w:rPr>
      </w:pPr>
      <w:r w:rsidRPr="00E91C41">
        <w:rPr>
          <w:rFonts w:ascii="Calibri" w:eastAsia="Calibri" w:hAnsi="Calibri" w:cs="B Lotus" w:hint="eastAsia"/>
          <w:sz w:val="24"/>
          <w:szCs w:val="24"/>
          <w:rtl/>
          <w:lang w:bidi="fa-IR"/>
        </w:rPr>
        <w:t>ضعف</w:t>
      </w:r>
      <w:r w:rsidRPr="00E91C41">
        <w:rPr>
          <w:rFonts w:ascii="Calibri" w:eastAsia="Calibri" w:hAnsi="Calibri" w:cs="B Lotus"/>
          <w:sz w:val="24"/>
          <w:szCs w:val="24"/>
          <w:rtl/>
          <w:lang w:bidi="fa-IR"/>
        </w:rPr>
        <w:t xml:space="preserve"> در طراح</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و ساخت مساکن روستا</w:t>
      </w:r>
      <w:r w:rsidRPr="00E91C41">
        <w:rPr>
          <w:rFonts w:ascii="Calibri" w:eastAsia="Calibri" w:hAnsi="Calibri" w:cs="B Lotus" w:hint="cs"/>
          <w:sz w:val="24"/>
          <w:szCs w:val="24"/>
          <w:rtl/>
          <w:lang w:bidi="fa-IR"/>
        </w:rPr>
        <w:t>یی</w:t>
      </w:r>
      <w:r w:rsidRPr="00E91C41">
        <w:rPr>
          <w:rFonts w:ascii="Calibri" w:eastAsia="Calibri" w:hAnsi="Calibri" w:cs="B Lotus"/>
          <w:sz w:val="24"/>
          <w:szCs w:val="24"/>
          <w:rtl/>
          <w:lang w:bidi="fa-IR"/>
        </w:rPr>
        <w:t xml:space="preserve"> </w:t>
      </w:r>
      <w:del w:id="11855" w:author="Mehrnazi Boojari" w:date="2019-01-10T01:06:00Z">
        <w:r w:rsidRPr="00E91C41" w:rsidDel="00647583">
          <w:rPr>
            <w:rFonts w:ascii="Calibri" w:eastAsia="Calibri" w:hAnsi="Calibri" w:cs="B Lotus"/>
            <w:sz w:val="24"/>
            <w:szCs w:val="24"/>
            <w:rtl/>
            <w:lang w:bidi="fa-IR"/>
          </w:rPr>
          <w:delText>مبتن</w:delText>
        </w:r>
        <w:r w:rsidRPr="00E91C41" w:rsidDel="00647583">
          <w:rPr>
            <w:rFonts w:ascii="Calibri" w:eastAsia="Calibri" w:hAnsi="Calibri" w:cs="B Lotus" w:hint="cs"/>
            <w:sz w:val="24"/>
            <w:szCs w:val="24"/>
            <w:rtl/>
            <w:lang w:bidi="fa-IR"/>
          </w:rPr>
          <w:delText>ی</w:delText>
        </w:r>
        <w:r w:rsidRPr="00E91C41" w:rsidDel="00647583">
          <w:rPr>
            <w:rFonts w:ascii="Calibri" w:eastAsia="Calibri" w:hAnsi="Calibri" w:cs="B Lotus"/>
            <w:sz w:val="24"/>
            <w:szCs w:val="24"/>
            <w:rtl/>
            <w:lang w:bidi="fa-IR"/>
          </w:rPr>
          <w:delText xml:space="preserve"> بر</w:delText>
        </w:r>
      </w:del>
      <w:ins w:id="11856" w:author="Mehrnazi Boojari" w:date="2019-01-10T01:06:00Z">
        <w:r w:rsidR="00647583">
          <w:rPr>
            <w:rFonts w:ascii="Calibri" w:eastAsia="Calibri" w:hAnsi="Calibri" w:cs="B Lotu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sz w:val="24"/>
            <w:szCs w:val="24"/>
            <w:rtl/>
            <w:lang w:bidi="fa-IR"/>
          </w:rPr>
          <w:t>بر</w:t>
        </w:r>
      </w:ins>
      <w:r w:rsidRPr="00E91C41">
        <w:rPr>
          <w:rFonts w:ascii="Calibri" w:eastAsia="Calibri" w:hAnsi="Calibri" w:cs="B Lotus"/>
          <w:sz w:val="24"/>
          <w:szCs w:val="24"/>
          <w:rtl/>
          <w:lang w:bidi="fa-IR"/>
        </w:rPr>
        <w:t xml:space="preserve"> به</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نگ</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مصرف انرژ</w:t>
      </w:r>
      <w:r w:rsidRPr="00E91C41">
        <w:rPr>
          <w:rFonts w:ascii="Calibri" w:eastAsia="Calibri" w:hAnsi="Calibri" w:cs="B Lotus" w:hint="cs"/>
          <w:sz w:val="24"/>
          <w:szCs w:val="24"/>
          <w:rtl/>
          <w:lang w:bidi="fa-IR"/>
        </w:rPr>
        <w:t>ی</w:t>
      </w:r>
      <w:ins w:id="11857" w:author="Mehrnazi Boojari" w:date="2019-01-13T06:01:00Z">
        <w:r w:rsidR="0093126D">
          <w:rPr>
            <w:rFonts w:ascii="Calibri" w:eastAsia="Calibri" w:hAnsi="Calibri" w:cs="B Lotus" w:hint="cs"/>
            <w:sz w:val="24"/>
            <w:szCs w:val="24"/>
            <w:rtl/>
            <w:lang w:bidi="fa-IR"/>
          </w:rPr>
          <w:t>.</w:t>
        </w:r>
      </w:ins>
    </w:p>
    <w:p w14:paraId="6883DAA7" w14:textId="77777777" w:rsidR="00E91C41" w:rsidRPr="00E91C41" w:rsidRDefault="00E91C41" w:rsidP="00BB7656">
      <w:pPr>
        <w:pStyle w:val="Heading5"/>
        <w:rPr>
          <w:lang w:bidi="fa-IR"/>
        </w:rPr>
      </w:pPr>
      <w:bookmarkStart w:id="11858" w:name="_Toc529234258"/>
      <w:bookmarkStart w:id="11859" w:name="_Toc529234694"/>
      <w:bookmarkStart w:id="11860" w:name="_Toc530239324"/>
      <w:bookmarkStart w:id="11861" w:name="_Toc533781260"/>
      <w:bookmarkStart w:id="11862" w:name="_Toc533782216"/>
      <w:r w:rsidRPr="00E91C41">
        <w:rPr>
          <w:rtl/>
          <w:lang w:bidi="fa-IR"/>
        </w:rPr>
        <w:t>عدم دسترس</w:t>
      </w:r>
      <w:r w:rsidRPr="00E91C41">
        <w:rPr>
          <w:rFonts w:hint="cs"/>
          <w:rtl/>
          <w:lang w:bidi="fa-IR"/>
        </w:rPr>
        <w:t>ی</w:t>
      </w:r>
      <w:r w:rsidRPr="00E91C41">
        <w:rPr>
          <w:rtl/>
          <w:lang w:bidi="fa-IR"/>
        </w:rPr>
        <w:t xml:space="preserve"> به مصالح ساختمان</w:t>
      </w:r>
      <w:r w:rsidRPr="00E91C41">
        <w:rPr>
          <w:rFonts w:hint="cs"/>
          <w:rtl/>
          <w:lang w:bidi="fa-IR"/>
        </w:rPr>
        <w:t>ی</w:t>
      </w:r>
      <w:r w:rsidRPr="00E91C41">
        <w:rPr>
          <w:rtl/>
          <w:lang w:bidi="fa-IR"/>
        </w:rPr>
        <w:t xml:space="preserve"> نو</w:t>
      </w:r>
      <w:r w:rsidRPr="00E91C41">
        <w:rPr>
          <w:rFonts w:hint="cs"/>
          <w:rtl/>
          <w:lang w:bidi="fa-IR"/>
        </w:rPr>
        <w:t>ی</w:t>
      </w:r>
      <w:r w:rsidRPr="00E91C41">
        <w:rPr>
          <w:rFonts w:hint="eastAsia"/>
          <w:rtl/>
          <w:lang w:bidi="fa-IR"/>
        </w:rPr>
        <w:t>ن</w:t>
      </w:r>
      <w:r w:rsidRPr="00E91C41">
        <w:rPr>
          <w:rtl/>
          <w:lang w:bidi="fa-IR"/>
        </w:rPr>
        <w:t xml:space="preserve"> برا</w:t>
      </w:r>
      <w:r w:rsidRPr="00E91C41">
        <w:rPr>
          <w:rFonts w:hint="cs"/>
          <w:rtl/>
          <w:lang w:bidi="fa-IR"/>
        </w:rPr>
        <w:t>ی</w:t>
      </w:r>
      <w:r w:rsidRPr="00E91C41">
        <w:rPr>
          <w:rtl/>
          <w:lang w:bidi="fa-IR"/>
        </w:rPr>
        <w:t xml:space="preserve"> حفظ انرژ</w:t>
      </w:r>
      <w:r w:rsidRPr="00E91C41">
        <w:rPr>
          <w:rFonts w:hint="cs"/>
          <w:rtl/>
          <w:lang w:bidi="fa-IR"/>
        </w:rPr>
        <w:t>ی</w:t>
      </w:r>
      <w:r w:rsidRPr="00E91C41">
        <w:rPr>
          <w:rtl/>
          <w:lang w:bidi="fa-IR"/>
        </w:rPr>
        <w:t xml:space="preserve"> در ساختمان</w:t>
      </w:r>
      <w:bookmarkEnd w:id="11858"/>
      <w:bookmarkEnd w:id="11859"/>
      <w:bookmarkEnd w:id="11860"/>
      <w:bookmarkEnd w:id="11861"/>
      <w:bookmarkEnd w:id="11862"/>
    </w:p>
    <w:p w14:paraId="2568216B" w14:textId="77777777" w:rsidR="00E91C41" w:rsidRPr="00E91C41" w:rsidRDefault="00E91C41" w:rsidP="0093126D">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از عوامل مهم در بهین</w:t>
      </w:r>
      <w:del w:id="11863" w:author="Mehrnazi Boojari" w:date="2019-01-13T06:18:00Z">
        <w:r w:rsidRPr="00E91C41" w:rsidDel="00F30DCB">
          <w:rPr>
            <w:rFonts w:ascii="Calibri" w:eastAsia="Calibri" w:hAnsi="Calibri" w:cs="B Lotus" w:hint="cs"/>
            <w:sz w:val="24"/>
            <w:szCs w:val="24"/>
            <w:rtl/>
            <w:lang w:bidi="fa-IR"/>
          </w:rPr>
          <w:delText>ه</w:delText>
        </w:r>
      </w:del>
      <w:del w:id="11864" w:author="Mehrnazi Boojari" w:date="2019-01-13T06:01:00Z">
        <w:r w:rsidRPr="00E91C41" w:rsidDel="0093126D">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گی مصرف انرژی در مساکن </w:t>
      </w:r>
      <w:del w:id="11865" w:author="Mehrnazi Boojari" w:date="2019-01-07T10:03:00Z">
        <w:r w:rsidRPr="00E91C41" w:rsidDel="00A31D6F">
          <w:rPr>
            <w:rFonts w:ascii="Calibri" w:eastAsia="Calibri" w:hAnsi="Calibri" w:cs="B Lotus" w:hint="cs"/>
            <w:sz w:val="24"/>
            <w:szCs w:val="24"/>
            <w:rtl/>
            <w:lang w:bidi="fa-IR"/>
          </w:rPr>
          <w:delText>روستائی</w:delText>
        </w:r>
      </w:del>
      <w:ins w:id="11866" w:author="Mehrnazi Boojari" w:date="2019-01-07T10:03:00Z">
        <w:r w:rsidR="00A31D6F">
          <w:rPr>
            <w:rFonts w:ascii="Calibri" w:eastAsia="Calibri" w:hAnsi="Calibri" w:cs="B Lotus" w:hint="cs"/>
            <w:sz w:val="24"/>
            <w:szCs w:val="24"/>
            <w:rtl/>
            <w:lang w:bidi="fa-IR"/>
          </w:rPr>
          <w:t>روستایی</w:t>
        </w:r>
      </w:ins>
      <w:del w:id="11867" w:author="Mehrnazi Boojari" w:date="2019-01-07T09:47:00Z">
        <w:r w:rsidRPr="00E91C41" w:rsidDel="006F7CCF">
          <w:rPr>
            <w:rFonts w:ascii="Calibri" w:eastAsia="Calibri" w:hAnsi="Calibri" w:cs="B Lotus" w:hint="cs"/>
            <w:sz w:val="24"/>
            <w:szCs w:val="24"/>
            <w:rtl/>
            <w:lang w:bidi="fa-IR"/>
          </w:rPr>
          <w:delText xml:space="preserve"> ،</w:delText>
        </w:r>
      </w:del>
      <w:del w:id="11868" w:author="Mehrnazi Boojari" w:date="2019-01-08T01:35:00Z">
        <w:r w:rsidRPr="00E91C41" w:rsidDel="007B349F">
          <w:rPr>
            <w:rFonts w:ascii="Calibri" w:eastAsia="Calibri" w:hAnsi="Calibri" w:cs="B Lotus" w:hint="cs"/>
            <w:sz w:val="24"/>
            <w:szCs w:val="24"/>
            <w:rtl/>
            <w:lang w:bidi="fa-IR"/>
          </w:rPr>
          <w:delText>ب</w:delText>
        </w:r>
      </w:del>
      <w:ins w:id="11869" w:author="Mehrnazi Boojari" w:date="2019-01-08T01:35:00Z">
        <w:r w:rsidR="007B349F">
          <w:rPr>
            <w:rFonts w:ascii="Calibri" w:eastAsia="Calibri" w:hAnsi="Calibri" w:cs="B Lotus" w:hint="cs"/>
            <w:sz w:val="24"/>
            <w:szCs w:val="24"/>
            <w:rtl/>
            <w:lang w:bidi="fa-IR"/>
          </w:rPr>
          <w:t>، ب</w:t>
        </w:r>
      </w:ins>
      <w:r w:rsidRPr="00E91C41">
        <w:rPr>
          <w:rFonts w:ascii="Calibri" w:eastAsia="Calibri" w:hAnsi="Calibri" w:cs="B Lotus" w:hint="cs"/>
          <w:sz w:val="24"/>
          <w:szCs w:val="24"/>
          <w:rtl/>
          <w:lang w:bidi="fa-IR"/>
        </w:rPr>
        <w:t>حث دسترسی به مواد و مصالح نوین در ساخت و تکنولوژی</w:t>
      </w:r>
      <w:del w:id="11870" w:author="Mehrnazi Boojari" w:date="2019-01-07T09:46:00Z">
        <w:r w:rsidRPr="00E91C41" w:rsidDel="006F7CCF">
          <w:rPr>
            <w:rFonts w:ascii="Calibri" w:eastAsia="Calibri" w:hAnsi="Calibri" w:cs="B Lotus" w:hint="cs"/>
            <w:sz w:val="24"/>
            <w:szCs w:val="24"/>
            <w:rtl/>
            <w:lang w:bidi="fa-IR"/>
          </w:rPr>
          <w:delText xml:space="preserve"> های </w:delText>
        </w:r>
      </w:del>
      <w:ins w:id="11871"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روز در مباحث گرمایشی و سرمایشی است. در دسترس</w:t>
      </w:r>
      <w:del w:id="11872" w:author="Mehrnazi Boojari" w:date="2019-01-08T23:47:00Z">
        <w:r w:rsidRPr="00E91C41" w:rsidDel="00144BA7">
          <w:rPr>
            <w:rFonts w:ascii="Calibri" w:eastAsia="Calibri" w:hAnsi="Calibri" w:cs="B Lotus" w:hint="cs"/>
            <w:sz w:val="24"/>
            <w:szCs w:val="24"/>
            <w:rtl/>
            <w:lang w:bidi="fa-IR"/>
          </w:rPr>
          <w:delText xml:space="preserve"> نبودن </w:delText>
        </w:r>
      </w:del>
      <w:ins w:id="11873" w:author="Mehrnazi Boojari" w:date="2019-01-08T23:47:00Z">
        <w:r w:rsidR="00144BA7">
          <w:rPr>
            <w:rFonts w:ascii="Calibri" w:eastAsia="Calibri" w:hAnsi="Calibri" w:cs="B Lotus" w:hint="cs"/>
            <w:sz w:val="24"/>
            <w:szCs w:val="24"/>
            <w:rtl/>
            <w:lang w:bidi="fa-IR"/>
          </w:rPr>
          <w:t xml:space="preserve">‌نبودن </w:t>
        </w:r>
      </w:ins>
      <w:r w:rsidRPr="00E91C41">
        <w:rPr>
          <w:rFonts w:ascii="Calibri" w:eastAsia="Calibri" w:hAnsi="Calibri" w:cs="B Lotus" w:hint="cs"/>
          <w:sz w:val="24"/>
          <w:szCs w:val="24"/>
          <w:rtl/>
          <w:lang w:bidi="fa-IR"/>
        </w:rPr>
        <w:t>مصالح ساختمانی که دارای مقاومت بالای انرژی هستند از عوامل هدر</w:t>
      </w:r>
      <w:del w:id="11874" w:author="Mehrnazi Boojari" w:date="2019-01-13T06:01:00Z">
        <w:r w:rsidRPr="00E91C41" w:rsidDel="0093126D">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رفت انرژی محسوب</w:t>
      </w:r>
      <w:del w:id="11875" w:author="Mehrnazi Boojari" w:date="2019-01-07T09:49:00Z">
        <w:r w:rsidRPr="00E91C41" w:rsidDel="006F7CCF">
          <w:rPr>
            <w:rFonts w:ascii="Calibri" w:eastAsia="Calibri" w:hAnsi="Calibri" w:cs="B Lotus" w:hint="cs"/>
            <w:sz w:val="24"/>
            <w:szCs w:val="24"/>
            <w:rtl/>
            <w:lang w:bidi="fa-IR"/>
          </w:rPr>
          <w:delText xml:space="preserve"> می </w:delText>
        </w:r>
      </w:del>
      <w:ins w:id="11876"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w:t>
      </w:r>
      <w:del w:id="11877" w:author="Mehrnazi Boojari" w:date="2019-01-07T09:53:00Z">
        <w:r w:rsidRPr="00E91C41" w:rsidDel="006F7CCF">
          <w:rPr>
            <w:rFonts w:ascii="Calibri" w:eastAsia="Calibri" w:hAnsi="Calibri" w:cs="B Lotus" w:hint="cs"/>
            <w:sz w:val="24"/>
            <w:szCs w:val="24"/>
            <w:rtl/>
            <w:lang w:bidi="fa-IR"/>
          </w:rPr>
          <w:delText xml:space="preserve"> . </w:delText>
        </w:r>
      </w:del>
      <w:ins w:id="11878"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دستگاه متولی باید با تدابیری در حوزه برنامه</w:t>
      </w:r>
      <w:del w:id="11879" w:author="Mehrnazi Boojari" w:date="2019-01-07T10:05:00Z">
        <w:r w:rsidRPr="00E91C41" w:rsidDel="00A31D6F">
          <w:rPr>
            <w:rFonts w:ascii="Calibri" w:eastAsia="Calibri" w:hAnsi="Calibri" w:cs="B Lotus" w:hint="cs"/>
            <w:sz w:val="24"/>
            <w:szCs w:val="24"/>
            <w:rtl/>
            <w:lang w:bidi="fa-IR"/>
          </w:rPr>
          <w:delText xml:space="preserve"> ریزی </w:delText>
        </w:r>
      </w:del>
      <w:ins w:id="11880"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 xml:space="preserve">دسترسی به این مصالح را برای متقاضیان فراهم </w:t>
      </w:r>
      <w:del w:id="11881" w:author="Mehrnazi Boojari" w:date="2019-01-08T01:31:00Z">
        <w:r w:rsidRPr="00E91C41" w:rsidDel="00952B49">
          <w:rPr>
            <w:rFonts w:ascii="Calibri" w:eastAsia="Calibri" w:hAnsi="Calibri" w:cs="B Lotus" w:hint="cs"/>
            <w:sz w:val="24"/>
            <w:szCs w:val="24"/>
            <w:rtl/>
            <w:lang w:bidi="fa-IR"/>
          </w:rPr>
          <w:delText>نماید</w:delText>
        </w:r>
      </w:del>
      <w:ins w:id="11882" w:author="Mehrnazi Boojari" w:date="2019-01-08T01:31:00Z">
        <w:r w:rsidR="00952B49">
          <w:rPr>
            <w:rFonts w:ascii="Calibri" w:eastAsia="Calibri" w:hAnsi="Calibri" w:cs="B Lotus" w:hint="cs"/>
            <w:sz w:val="24"/>
            <w:szCs w:val="24"/>
            <w:rtl/>
            <w:lang w:bidi="fa-IR"/>
          </w:rPr>
          <w:t>کند</w:t>
        </w:r>
      </w:ins>
      <w:del w:id="11883" w:author="Mehrnazi Boojari" w:date="2019-01-07T09:53:00Z">
        <w:r w:rsidRPr="00E91C41" w:rsidDel="006F7CCF">
          <w:rPr>
            <w:rFonts w:ascii="Calibri" w:eastAsia="Calibri" w:hAnsi="Calibri" w:cs="B Lotus" w:hint="cs"/>
            <w:sz w:val="24"/>
            <w:szCs w:val="24"/>
            <w:rtl/>
            <w:lang w:bidi="fa-IR"/>
          </w:rPr>
          <w:delText xml:space="preserve"> . </w:delText>
        </w:r>
      </w:del>
      <w:ins w:id="11884"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در برخی موارد نیز در حوزه مدیریتی ضعف مدیریتی دستگاه متولی </w:t>
      </w:r>
      <w:del w:id="11885" w:author="Mehrnazi Boojari" w:date="2019-01-07T11:02:00Z">
        <w:r w:rsidRPr="00E91C41" w:rsidDel="00DB081F">
          <w:rPr>
            <w:rFonts w:ascii="Calibri" w:eastAsia="Calibri" w:hAnsi="Calibri" w:cs="B Lotus" w:hint="cs"/>
            <w:sz w:val="24"/>
            <w:szCs w:val="24"/>
            <w:rtl/>
            <w:lang w:bidi="fa-IR"/>
          </w:rPr>
          <w:delText>باعث</w:delText>
        </w:r>
      </w:del>
      <w:ins w:id="11886"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عدم دسترسی مطلوب به این مواد شده است</w:t>
      </w:r>
      <w:del w:id="11887" w:author="Mehrnazi Boojari" w:date="2019-01-07T09:53:00Z">
        <w:r w:rsidRPr="00E91C41" w:rsidDel="006F7CCF">
          <w:rPr>
            <w:rFonts w:ascii="Calibri" w:eastAsia="Calibri" w:hAnsi="Calibri" w:cs="B Lotus" w:hint="cs"/>
            <w:sz w:val="24"/>
            <w:szCs w:val="24"/>
            <w:rtl/>
            <w:lang w:bidi="fa-IR"/>
          </w:rPr>
          <w:delText xml:space="preserve"> . </w:delText>
        </w:r>
      </w:del>
      <w:ins w:id="11888" w:author="Mehrnazi Boojari" w:date="2019-01-07T09:53:00Z">
        <w:r w:rsidR="006F7CCF">
          <w:rPr>
            <w:rFonts w:ascii="Calibri" w:eastAsia="Calibri" w:hAnsi="Calibri" w:cs="B Lotus" w:hint="cs"/>
            <w:sz w:val="24"/>
            <w:szCs w:val="24"/>
            <w:rtl/>
            <w:lang w:bidi="fa-IR"/>
          </w:rPr>
          <w:t xml:space="preserve">. </w:t>
        </w:r>
      </w:ins>
    </w:p>
    <w:p w14:paraId="26D6DD2A" w14:textId="77777777" w:rsidR="00E91C41" w:rsidRPr="00E91C41" w:rsidRDefault="00E91C41" w:rsidP="00BB7656">
      <w:pPr>
        <w:pStyle w:val="Heading5"/>
        <w:rPr>
          <w:rtl/>
          <w:lang w:bidi="fa-IR"/>
        </w:rPr>
      </w:pPr>
      <w:bookmarkStart w:id="11889" w:name="_Toc529234259"/>
      <w:bookmarkStart w:id="11890" w:name="_Toc529234695"/>
      <w:bookmarkStart w:id="11891" w:name="_Toc530239325"/>
      <w:bookmarkStart w:id="11892" w:name="_Toc533781261"/>
      <w:bookmarkStart w:id="11893" w:name="_Toc533782217"/>
      <w:del w:id="11894" w:author="Mehrnazi Boojari" w:date="2019-01-13T06:21:00Z">
        <w:r w:rsidRPr="00E91C41" w:rsidDel="00C72D9E">
          <w:rPr>
            <w:rFonts w:hint="cs"/>
            <w:rtl/>
            <w:lang w:bidi="fa-IR"/>
          </w:rPr>
          <w:delText>بالا</w:delText>
        </w:r>
      </w:del>
      <w:ins w:id="11895" w:author="Mehrnazi Boojari" w:date="2019-01-13T06:21:00Z">
        <w:r w:rsidR="00C72D9E">
          <w:rPr>
            <w:rFonts w:hint="cs"/>
            <w:rtl/>
            <w:lang w:bidi="fa-IR"/>
          </w:rPr>
          <w:t>زیاد</w:t>
        </w:r>
      </w:ins>
      <w:del w:id="11896" w:author="Mehrnazi Boojari" w:date="2019-01-07T10:45:00Z">
        <w:r w:rsidRPr="00E91C41" w:rsidDel="006A1F1D">
          <w:rPr>
            <w:rtl/>
            <w:lang w:bidi="fa-IR"/>
          </w:rPr>
          <w:delText xml:space="preserve"> </w:delText>
        </w:r>
        <w:r w:rsidRPr="00E91C41" w:rsidDel="006A1F1D">
          <w:rPr>
            <w:rFonts w:hint="cs"/>
            <w:rtl/>
            <w:lang w:bidi="fa-IR"/>
          </w:rPr>
          <w:delText>بودن</w:delText>
        </w:r>
        <w:r w:rsidRPr="00E91C41" w:rsidDel="006A1F1D">
          <w:rPr>
            <w:rtl/>
            <w:lang w:bidi="fa-IR"/>
          </w:rPr>
          <w:delText xml:space="preserve"> </w:delText>
        </w:r>
      </w:del>
      <w:ins w:id="11897" w:author="Mehrnazi Boojari" w:date="2019-01-07T10:45:00Z">
        <w:r w:rsidR="006A1F1D">
          <w:rPr>
            <w:rFonts w:hint="cs"/>
            <w:rtl/>
            <w:lang w:bidi="fa-IR"/>
          </w:rPr>
          <w:t>‌</w:t>
        </w:r>
        <w:r w:rsidR="006A1F1D">
          <w:rPr>
            <w:rtl/>
            <w:lang w:bidi="fa-IR"/>
          </w:rPr>
          <w:t xml:space="preserve">بودن </w:t>
        </w:r>
      </w:ins>
      <w:r w:rsidRPr="00E91C41">
        <w:rPr>
          <w:rFonts w:hint="cs"/>
          <w:rtl/>
          <w:lang w:bidi="fa-IR"/>
        </w:rPr>
        <w:t>هزی</w:t>
      </w:r>
      <w:r w:rsidRPr="00E91C41">
        <w:rPr>
          <w:rFonts w:hint="eastAsia"/>
          <w:rtl/>
          <w:lang w:bidi="fa-IR"/>
        </w:rPr>
        <w:t>نه</w:t>
      </w:r>
      <w:r w:rsidRPr="00E91C41">
        <w:rPr>
          <w:rtl/>
          <w:lang w:bidi="fa-IR"/>
        </w:rPr>
        <w:t xml:space="preserve"> ب</w:t>
      </w:r>
      <w:ins w:id="11898" w:author="Mehrnazi Boojari" w:date="2019-01-13T06:21:00Z">
        <w:r w:rsidR="00C72D9E">
          <w:rPr>
            <w:rFonts w:hint="cs"/>
            <w:rtl/>
            <w:lang w:bidi="fa-IR"/>
          </w:rPr>
          <w:t>ه‌</w:t>
        </w:r>
      </w:ins>
      <w:r w:rsidRPr="00E91C41">
        <w:rPr>
          <w:rtl/>
          <w:lang w:bidi="fa-IR"/>
        </w:rPr>
        <w:t>کاربردن تکنولوژ</w:t>
      </w:r>
      <w:r w:rsidRPr="00E91C41">
        <w:rPr>
          <w:rFonts w:hint="cs"/>
          <w:rtl/>
          <w:lang w:bidi="fa-IR"/>
        </w:rPr>
        <w:t>ی</w:t>
      </w:r>
      <w:r w:rsidRPr="00E91C41">
        <w:rPr>
          <w:rtl/>
          <w:lang w:bidi="fa-IR"/>
        </w:rPr>
        <w:t xml:space="preserve"> ب</w:t>
      </w:r>
      <w:ins w:id="11899" w:author="Mehrnazi Boojari" w:date="2019-01-13T06:22:00Z">
        <w:r w:rsidR="00C72D9E">
          <w:rPr>
            <w:rFonts w:hint="cs"/>
            <w:rtl/>
            <w:lang w:bidi="fa-IR"/>
          </w:rPr>
          <w:t>ه‌</w:t>
        </w:r>
      </w:ins>
      <w:r w:rsidRPr="00E91C41">
        <w:rPr>
          <w:rtl/>
          <w:lang w:bidi="fa-IR"/>
        </w:rPr>
        <w:t>روز در وسا</w:t>
      </w:r>
      <w:r w:rsidRPr="00E91C41">
        <w:rPr>
          <w:rFonts w:hint="cs"/>
          <w:rtl/>
          <w:lang w:bidi="fa-IR"/>
        </w:rPr>
        <w:t>ی</w:t>
      </w:r>
      <w:r w:rsidRPr="00E91C41">
        <w:rPr>
          <w:rFonts w:hint="eastAsia"/>
          <w:rtl/>
          <w:lang w:bidi="fa-IR"/>
        </w:rPr>
        <w:t>ل</w:t>
      </w:r>
      <w:r w:rsidRPr="00E91C41">
        <w:rPr>
          <w:rtl/>
          <w:lang w:bidi="fa-IR"/>
        </w:rPr>
        <w:t xml:space="preserve"> گرما</w:t>
      </w:r>
      <w:r w:rsidRPr="00E91C41">
        <w:rPr>
          <w:rFonts w:hint="cs"/>
          <w:rtl/>
          <w:lang w:bidi="fa-IR"/>
        </w:rPr>
        <w:t>ی</w:t>
      </w:r>
      <w:r w:rsidRPr="00E91C41">
        <w:rPr>
          <w:rFonts w:hint="eastAsia"/>
          <w:rtl/>
          <w:lang w:bidi="fa-IR"/>
        </w:rPr>
        <w:t>ش</w:t>
      </w:r>
      <w:r w:rsidRPr="00E91C41">
        <w:rPr>
          <w:rFonts w:hint="cs"/>
          <w:rtl/>
          <w:lang w:bidi="fa-IR"/>
        </w:rPr>
        <w:t>ی</w:t>
      </w:r>
      <w:r w:rsidRPr="00E91C41">
        <w:rPr>
          <w:rtl/>
          <w:lang w:bidi="fa-IR"/>
        </w:rPr>
        <w:t xml:space="preserve"> و سرما</w:t>
      </w:r>
      <w:r w:rsidRPr="00E91C41">
        <w:rPr>
          <w:rFonts w:hint="cs"/>
          <w:rtl/>
          <w:lang w:bidi="fa-IR"/>
        </w:rPr>
        <w:t>ی</w:t>
      </w:r>
      <w:r w:rsidRPr="00E91C41">
        <w:rPr>
          <w:rFonts w:hint="eastAsia"/>
          <w:rtl/>
          <w:lang w:bidi="fa-IR"/>
        </w:rPr>
        <w:t>ش</w:t>
      </w:r>
      <w:r w:rsidRPr="00E91C41">
        <w:rPr>
          <w:rFonts w:hint="cs"/>
          <w:rtl/>
          <w:lang w:bidi="fa-IR"/>
        </w:rPr>
        <w:t>ی</w:t>
      </w:r>
      <w:bookmarkEnd w:id="11889"/>
      <w:bookmarkEnd w:id="11890"/>
      <w:bookmarkEnd w:id="11891"/>
      <w:bookmarkEnd w:id="11892"/>
      <w:bookmarkEnd w:id="11893"/>
    </w:p>
    <w:p w14:paraId="1BEF5F30" w14:textId="77777777" w:rsidR="00E91C41" w:rsidRPr="00E91C41" w:rsidRDefault="00E91C41" w:rsidP="00C72D9E">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عامل مهم در </w:t>
      </w:r>
      <w:del w:id="11900" w:author="Mehrnazi Boojari" w:date="2019-01-10T02:32:00Z">
        <w:r w:rsidRPr="00E91C41" w:rsidDel="00A00490">
          <w:rPr>
            <w:rFonts w:ascii="Calibri" w:eastAsia="Calibri" w:hAnsi="Calibri" w:cs="B Lotus" w:hint="cs"/>
            <w:sz w:val="24"/>
            <w:szCs w:val="24"/>
            <w:rtl/>
            <w:lang w:bidi="fa-IR"/>
          </w:rPr>
          <w:delText>بکارگیری</w:delText>
        </w:r>
      </w:del>
      <w:ins w:id="11901" w:author="Mehrnazi Boojari" w:date="2019-01-10T02:32:00Z">
        <w:r w:rsidR="00A00490">
          <w:rPr>
            <w:rFonts w:ascii="Calibri" w:eastAsia="Calibri" w:hAnsi="Calibri" w:cs="B Lotus" w:hint="cs"/>
            <w:sz w:val="24"/>
            <w:szCs w:val="24"/>
            <w:rtl/>
            <w:lang w:bidi="fa-IR"/>
          </w:rPr>
          <w:t>به‌کارگیری</w:t>
        </w:r>
      </w:ins>
      <w:r w:rsidRPr="00E91C41">
        <w:rPr>
          <w:rFonts w:ascii="Calibri" w:eastAsia="Calibri" w:hAnsi="Calibri" w:cs="B Lotus" w:hint="cs"/>
          <w:sz w:val="24"/>
          <w:szCs w:val="24"/>
          <w:rtl/>
          <w:lang w:bidi="fa-IR"/>
        </w:rPr>
        <w:t xml:space="preserve"> تکنولوژی</w:t>
      </w:r>
      <w:del w:id="11902" w:author="Mehrnazi Boojari" w:date="2019-01-07T09:46:00Z">
        <w:r w:rsidRPr="00E91C41" w:rsidDel="006F7CCF">
          <w:rPr>
            <w:rFonts w:ascii="Calibri" w:eastAsia="Calibri" w:hAnsi="Calibri" w:cs="B Lotus" w:hint="cs"/>
            <w:sz w:val="24"/>
            <w:szCs w:val="24"/>
            <w:rtl/>
            <w:lang w:bidi="fa-IR"/>
          </w:rPr>
          <w:delText xml:space="preserve"> های </w:delText>
        </w:r>
      </w:del>
      <w:ins w:id="1190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ب</w:t>
      </w:r>
      <w:ins w:id="11904" w:author="Mehrnazi Boojari" w:date="2019-01-13T06:23:00Z">
        <w:r w:rsidR="00C72D9E">
          <w:rPr>
            <w:rFonts w:ascii="Calibri" w:eastAsia="Calibri" w:hAnsi="Calibri" w:cs="B Lotus" w:hint="cs"/>
            <w:sz w:val="24"/>
            <w:szCs w:val="24"/>
            <w:rtl/>
            <w:lang w:bidi="fa-IR"/>
          </w:rPr>
          <w:t>ه</w:t>
        </w:r>
        <w:r w:rsidR="00C72D9E">
          <w:rPr>
            <w:rFonts w:ascii="Calibri" w:eastAsia="Calibri" w:hAnsi="Calibri" w:cs="B Nazanin" w:hint="cs"/>
            <w:sz w:val="24"/>
            <w:szCs w:val="24"/>
            <w:rtl/>
            <w:lang w:bidi="fa-IR"/>
          </w:rPr>
          <w:t>‌</w:t>
        </w:r>
      </w:ins>
      <w:r w:rsidRPr="00E91C41">
        <w:rPr>
          <w:rFonts w:ascii="Calibri" w:eastAsia="Calibri" w:hAnsi="Calibri" w:cs="B Lotus" w:hint="cs"/>
          <w:sz w:val="24"/>
          <w:szCs w:val="24"/>
          <w:rtl/>
          <w:lang w:bidi="fa-IR"/>
        </w:rPr>
        <w:t xml:space="preserve">روز در زمینه مصرف انرژی بحث </w:t>
      </w:r>
      <w:del w:id="11905" w:author="Mehrnazi Boojari" w:date="2019-01-13T06:23:00Z">
        <w:r w:rsidRPr="00E91C41" w:rsidDel="00C72D9E">
          <w:rPr>
            <w:rFonts w:ascii="Calibri" w:eastAsia="Calibri" w:hAnsi="Calibri" w:cs="B Lotus" w:hint="cs"/>
            <w:sz w:val="24"/>
            <w:szCs w:val="24"/>
            <w:rtl/>
            <w:lang w:bidi="fa-IR"/>
          </w:rPr>
          <w:delText>بالا</w:delText>
        </w:r>
      </w:del>
      <w:del w:id="11906" w:author="Mehrnazi Boojari" w:date="2019-01-07T10:45:00Z">
        <w:r w:rsidRPr="00E91C41" w:rsidDel="006A1F1D">
          <w:rPr>
            <w:rFonts w:ascii="Calibri" w:eastAsia="Calibri" w:hAnsi="Calibri" w:cs="B Lotus" w:hint="cs"/>
            <w:sz w:val="24"/>
            <w:szCs w:val="24"/>
            <w:rtl/>
            <w:lang w:bidi="fa-IR"/>
          </w:rPr>
          <w:delText xml:space="preserve"> بودن </w:delText>
        </w:r>
      </w:del>
      <w:ins w:id="11907" w:author="Mehrnazi Boojari" w:date="2019-01-13T06:23:00Z">
        <w:r w:rsidR="00C72D9E">
          <w:rPr>
            <w:rFonts w:ascii="Calibri" w:eastAsia="Calibri" w:hAnsi="Calibri" w:cs="B Lotus" w:hint="cs"/>
            <w:sz w:val="24"/>
            <w:szCs w:val="24"/>
            <w:rtl/>
            <w:lang w:bidi="fa-IR"/>
          </w:rPr>
          <w:t>زیاد</w:t>
        </w:r>
      </w:ins>
      <w:ins w:id="11908" w:author="Mehrnazi Boojari" w:date="2019-01-07T10:45:00Z">
        <w:r w:rsidR="006A1F1D">
          <w:rPr>
            <w:rFonts w:ascii="Calibri" w:eastAsia="Calibri" w:hAnsi="Calibri" w:cs="B Lotus" w:hint="cs"/>
            <w:sz w:val="24"/>
            <w:szCs w:val="24"/>
            <w:rtl/>
            <w:lang w:bidi="fa-IR"/>
          </w:rPr>
          <w:t xml:space="preserve">بودن </w:t>
        </w:r>
      </w:ins>
      <w:r w:rsidRPr="00E91C41">
        <w:rPr>
          <w:rFonts w:ascii="Calibri" w:eastAsia="Calibri" w:hAnsi="Calibri" w:cs="B Lotus" w:hint="cs"/>
          <w:sz w:val="24"/>
          <w:szCs w:val="24"/>
          <w:rtl/>
          <w:lang w:bidi="fa-IR"/>
        </w:rPr>
        <w:t>هزینه استفاده از این وسایل است که جا دارد دستگاه متولی در این زمینه در حوزه برنامه</w:t>
      </w:r>
      <w:del w:id="11909" w:author="Mehrnazi Boojari" w:date="2019-01-07T10:05:00Z">
        <w:r w:rsidRPr="00E91C41" w:rsidDel="00A31D6F">
          <w:rPr>
            <w:rFonts w:ascii="Calibri" w:eastAsia="Calibri" w:hAnsi="Calibri" w:cs="B Lotus" w:hint="cs"/>
            <w:sz w:val="24"/>
            <w:szCs w:val="24"/>
            <w:rtl/>
            <w:lang w:bidi="fa-IR"/>
          </w:rPr>
          <w:delText xml:space="preserve"> ریزی </w:delText>
        </w:r>
      </w:del>
      <w:ins w:id="11910"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 xml:space="preserve">تدابیر لازم را بر </w:t>
      </w:r>
      <w:del w:id="11911" w:author="Mehrnazi Boojari" w:date="2019-01-07T23:59:00Z">
        <w:r w:rsidRPr="00E91C41" w:rsidDel="008E2EB9">
          <w:rPr>
            <w:rFonts w:ascii="Calibri" w:eastAsia="Calibri" w:hAnsi="Calibri" w:cs="B Lotus" w:hint="cs"/>
            <w:sz w:val="24"/>
            <w:szCs w:val="24"/>
            <w:rtl/>
            <w:lang w:bidi="fa-IR"/>
          </w:rPr>
          <w:delText>پائین</w:delText>
        </w:r>
      </w:del>
      <w:ins w:id="11912" w:author="Mehrnazi Boojari" w:date="2019-01-07T23:59:00Z">
        <w:r w:rsidR="008E2EB9">
          <w:rPr>
            <w:rFonts w:ascii="Calibri" w:eastAsia="Calibri" w:hAnsi="Calibri" w:cs="B Lotus" w:hint="cs"/>
            <w:sz w:val="24"/>
            <w:szCs w:val="24"/>
            <w:rtl/>
            <w:lang w:bidi="fa-IR"/>
          </w:rPr>
          <w:t>پایین</w:t>
        </w:r>
      </w:ins>
      <w:ins w:id="11913" w:author="Mehrnazi Boojari" w:date="2019-01-09T00:09:00Z">
        <w:r w:rsidR="00DD72BC">
          <w:rPr>
            <w:rFonts w:ascii="Calibri" w:eastAsia="Calibri" w:hAnsi="Calibri" w:cs="B Nazanin" w:hint="cs"/>
            <w:sz w:val="24"/>
            <w:szCs w:val="24"/>
            <w:rtl/>
            <w:lang w:bidi="fa-IR"/>
          </w:rPr>
          <w:t>‌</w:t>
        </w:r>
      </w:ins>
      <w:del w:id="11914" w:author="Mehrnazi Boojari" w:date="2019-01-09T00:09:00Z">
        <w:r w:rsidRPr="00E91C41" w:rsidDel="00DD72BC">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آوردن هزینه نهایی </w:t>
      </w:r>
      <w:del w:id="11915" w:author="Mehrnazi Boojari" w:date="2019-01-13T06:24:00Z">
        <w:r w:rsidRPr="00E91C41" w:rsidDel="00C72D9E">
          <w:rPr>
            <w:rFonts w:ascii="Calibri" w:eastAsia="Calibri" w:hAnsi="Calibri" w:cs="B Lotus" w:hint="cs"/>
            <w:sz w:val="24"/>
            <w:szCs w:val="24"/>
            <w:rtl/>
            <w:lang w:bidi="fa-IR"/>
          </w:rPr>
          <w:delText xml:space="preserve">را </w:delText>
        </w:r>
      </w:del>
      <w:r w:rsidRPr="00E91C41">
        <w:rPr>
          <w:rFonts w:ascii="Calibri" w:eastAsia="Calibri" w:hAnsi="Calibri" w:cs="B Lotus" w:hint="cs"/>
          <w:sz w:val="24"/>
          <w:szCs w:val="24"/>
          <w:rtl/>
          <w:lang w:bidi="fa-IR"/>
        </w:rPr>
        <w:t>انجام دهد</w:t>
      </w:r>
      <w:del w:id="11916" w:author="Mehrnazi Boojari" w:date="2019-01-07T10:11:00Z">
        <w:r w:rsidRPr="00E91C41" w:rsidDel="00A31D6F">
          <w:rPr>
            <w:rFonts w:ascii="Calibri" w:eastAsia="Calibri" w:hAnsi="Calibri" w:cs="B Lotus" w:hint="cs"/>
            <w:sz w:val="24"/>
            <w:szCs w:val="24"/>
            <w:rtl/>
            <w:lang w:bidi="fa-IR"/>
          </w:rPr>
          <w:delText xml:space="preserve"> .</w:delText>
        </w:r>
      </w:del>
      <w:ins w:id="11917" w:author="Mehrnazi Boojari" w:date="2019-01-07T10:11:00Z">
        <w:r w:rsidR="00A31D6F">
          <w:rPr>
            <w:rFonts w:ascii="Calibri" w:eastAsia="Calibri" w:hAnsi="Calibri" w:cs="B Lotus" w:hint="cs"/>
            <w:sz w:val="24"/>
            <w:szCs w:val="24"/>
            <w:rtl/>
            <w:lang w:bidi="fa-IR"/>
          </w:rPr>
          <w:t>.</w:t>
        </w:r>
      </w:ins>
    </w:p>
    <w:p w14:paraId="4923807D" w14:textId="77777777" w:rsidR="00E91C41" w:rsidRPr="00E91C41" w:rsidRDefault="00E91C41" w:rsidP="00BB7656">
      <w:pPr>
        <w:pStyle w:val="Heading5"/>
        <w:rPr>
          <w:rtl/>
          <w:lang w:bidi="fa-IR"/>
        </w:rPr>
      </w:pPr>
      <w:bookmarkStart w:id="11918" w:name="_Toc529234260"/>
      <w:bookmarkStart w:id="11919" w:name="_Toc529234696"/>
      <w:bookmarkStart w:id="11920" w:name="_Toc530239326"/>
      <w:bookmarkStart w:id="11921" w:name="_Toc533781262"/>
      <w:bookmarkStart w:id="11922" w:name="_Toc533782218"/>
      <w:r w:rsidRPr="00E91C41">
        <w:rPr>
          <w:rFonts w:hint="eastAsia"/>
          <w:rtl/>
          <w:lang w:bidi="fa-IR"/>
        </w:rPr>
        <w:t>ضعف</w:t>
      </w:r>
      <w:r w:rsidRPr="00E91C41">
        <w:rPr>
          <w:rtl/>
          <w:lang w:bidi="fa-IR"/>
        </w:rPr>
        <w:t xml:space="preserve"> در قوان</w:t>
      </w:r>
      <w:r w:rsidRPr="00E91C41">
        <w:rPr>
          <w:rFonts w:hint="cs"/>
          <w:rtl/>
          <w:lang w:bidi="fa-IR"/>
        </w:rPr>
        <w:t>ی</w:t>
      </w:r>
      <w:r w:rsidRPr="00E91C41">
        <w:rPr>
          <w:rFonts w:hint="eastAsia"/>
          <w:rtl/>
          <w:lang w:bidi="fa-IR"/>
        </w:rPr>
        <w:t>ن</w:t>
      </w:r>
      <w:r w:rsidRPr="00E91C41">
        <w:rPr>
          <w:rtl/>
          <w:lang w:bidi="fa-IR"/>
        </w:rPr>
        <w:t xml:space="preserve"> و مقررات فن</w:t>
      </w:r>
      <w:r w:rsidRPr="00E91C41">
        <w:rPr>
          <w:rFonts w:hint="cs"/>
          <w:rtl/>
          <w:lang w:bidi="fa-IR"/>
        </w:rPr>
        <w:t>ی</w:t>
      </w:r>
      <w:r w:rsidRPr="00E91C41">
        <w:rPr>
          <w:rtl/>
          <w:lang w:bidi="fa-IR"/>
        </w:rPr>
        <w:t xml:space="preserve"> برا</w:t>
      </w:r>
      <w:r w:rsidRPr="00E91C41">
        <w:rPr>
          <w:rFonts w:hint="cs"/>
          <w:rtl/>
          <w:lang w:bidi="fa-IR"/>
        </w:rPr>
        <w:t>ی</w:t>
      </w:r>
      <w:r w:rsidRPr="00E91C41">
        <w:rPr>
          <w:rtl/>
          <w:lang w:bidi="fa-IR"/>
        </w:rPr>
        <w:t xml:space="preserve"> بحث انرژ</w:t>
      </w:r>
      <w:r w:rsidRPr="00E91C41">
        <w:rPr>
          <w:rFonts w:hint="cs"/>
          <w:rtl/>
          <w:lang w:bidi="fa-IR"/>
        </w:rPr>
        <w:t>ی</w:t>
      </w:r>
      <w:r w:rsidRPr="00E91C41">
        <w:rPr>
          <w:rtl/>
          <w:lang w:bidi="fa-IR"/>
        </w:rPr>
        <w:t xml:space="preserve"> در ساختمان</w:t>
      </w:r>
      <w:del w:id="11923" w:author="Mehrnazi Boojari" w:date="2019-01-07T09:46:00Z">
        <w:r w:rsidRPr="00E91C41" w:rsidDel="006F7CCF">
          <w:rPr>
            <w:rtl/>
            <w:lang w:bidi="fa-IR"/>
          </w:rPr>
          <w:delText xml:space="preserve"> ها</w:delText>
        </w:r>
        <w:r w:rsidRPr="00E91C41" w:rsidDel="006F7CCF">
          <w:rPr>
            <w:rFonts w:hint="cs"/>
            <w:rtl/>
            <w:lang w:bidi="fa-IR"/>
          </w:rPr>
          <w:delText>ی</w:delText>
        </w:r>
        <w:r w:rsidRPr="00E91C41" w:rsidDel="006F7CCF">
          <w:rPr>
            <w:rtl/>
            <w:lang w:bidi="fa-IR"/>
          </w:rPr>
          <w:delText xml:space="preserve"> </w:delText>
        </w:r>
      </w:del>
      <w:ins w:id="11924" w:author="Mehrnazi Boojari" w:date="2019-01-07T09:46:00Z">
        <w:r w:rsidR="006F7CCF">
          <w:rPr>
            <w:rFonts w:hint="cs"/>
            <w:rtl/>
            <w:lang w:bidi="fa-IR"/>
          </w:rPr>
          <w:t>‌</w:t>
        </w:r>
        <w:r w:rsidR="006F7CCF">
          <w:rPr>
            <w:rtl/>
            <w:lang w:bidi="fa-IR"/>
          </w:rPr>
          <w:t xml:space="preserve">های </w:t>
        </w:r>
      </w:ins>
      <w:r w:rsidRPr="00E91C41">
        <w:rPr>
          <w:rtl/>
          <w:lang w:bidi="fa-IR"/>
        </w:rPr>
        <w:t>روستا</w:t>
      </w:r>
      <w:r w:rsidRPr="00E91C41">
        <w:rPr>
          <w:rFonts w:hint="cs"/>
          <w:rtl/>
          <w:lang w:bidi="fa-IR"/>
        </w:rPr>
        <w:t>یی</w:t>
      </w:r>
      <w:bookmarkEnd w:id="11918"/>
      <w:bookmarkEnd w:id="11919"/>
      <w:bookmarkEnd w:id="11920"/>
      <w:bookmarkEnd w:id="11921"/>
      <w:bookmarkEnd w:id="11922"/>
    </w:p>
    <w:p w14:paraId="72052342" w14:textId="77777777" w:rsidR="00E91C41" w:rsidRPr="00E91C41" w:rsidRDefault="00E91C41" w:rsidP="00486833">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یکی از عوامل مربوط به مصرف انرژی در مساکن روستایی ضعف مقررات ساختمانی برای بهینه</w:t>
      </w:r>
      <w:del w:id="11925" w:author="Mehrnazi Boojari" w:date="2019-01-07T09:51:00Z">
        <w:r w:rsidRPr="00E91C41" w:rsidDel="006F7CCF">
          <w:rPr>
            <w:rFonts w:ascii="Calibri" w:eastAsia="Calibri" w:hAnsi="Calibri" w:cs="B Lotus" w:hint="cs"/>
            <w:sz w:val="24"/>
            <w:szCs w:val="24"/>
            <w:rtl/>
            <w:lang w:bidi="fa-IR"/>
          </w:rPr>
          <w:delText xml:space="preserve"> سازی </w:delText>
        </w:r>
      </w:del>
      <w:ins w:id="11926" w:author="Mehrnazi Boojari" w:date="2019-01-07T09:51:00Z">
        <w:r w:rsidR="006F7CCF">
          <w:rPr>
            <w:rFonts w:ascii="Calibri" w:eastAsia="Calibri" w:hAnsi="Calibri" w:cs="B Lotus" w:hint="cs"/>
            <w:sz w:val="24"/>
            <w:szCs w:val="24"/>
            <w:rtl/>
            <w:lang w:bidi="fa-IR"/>
          </w:rPr>
          <w:t xml:space="preserve">‌سازی </w:t>
        </w:r>
      </w:ins>
      <w:r w:rsidRPr="00E91C41">
        <w:rPr>
          <w:rFonts w:ascii="Calibri" w:eastAsia="Calibri" w:hAnsi="Calibri" w:cs="B Lotus" w:hint="cs"/>
          <w:sz w:val="24"/>
          <w:szCs w:val="24"/>
          <w:rtl/>
          <w:lang w:bidi="fa-IR"/>
        </w:rPr>
        <w:t xml:space="preserve">مصرف انرژی در ساختمان </w:t>
      </w:r>
      <w:del w:id="11927" w:author="Mehrnazi Boojari" w:date="2019-01-13T06:25:00Z">
        <w:r w:rsidR="00F22558" w:rsidDel="00486833">
          <w:rPr>
            <w:rFonts w:ascii="Calibri" w:eastAsia="Calibri" w:hAnsi="Calibri" w:cs="B Lotus" w:hint="cs"/>
            <w:sz w:val="24"/>
            <w:szCs w:val="24"/>
            <w:rtl/>
            <w:lang w:bidi="fa-IR"/>
          </w:rPr>
          <w:delText xml:space="preserve">دید </w:delText>
        </w:r>
      </w:del>
      <w:ins w:id="11928" w:author="Mehrnazi Boojari" w:date="2019-01-13T06:25:00Z">
        <w:r w:rsidR="00486833">
          <w:rPr>
            <w:rFonts w:ascii="Calibri" w:eastAsia="Calibri" w:hAnsi="Calibri" w:cs="B Lotus" w:hint="cs"/>
            <w:sz w:val="24"/>
            <w:szCs w:val="24"/>
            <w:rtl/>
            <w:lang w:bidi="fa-IR"/>
          </w:rPr>
          <w:t xml:space="preserve">است. </w:t>
        </w:r>
      </w:ins>
      <w:r w:rsidR="00F22558" w:rsidRPr="00F22558">
        <w:rPr>
          <w:rFonts w:ascii="B Lotus" w:eastAsia="Calibri" w:hAnsi="B Lotus" w:cs="B Lotus" w:hint="cs"/>
          <w:sz w:val="24"/>
          <w:szCs w:val="24"/>
          <w:rtl/>
          <w:lang w:bidi="fa-IR"/>
        </w:rPr>
        <w:t xml:space="preserve">این موارد را باید در مباحث 19 </w:t>
      </w:r>
      <w:r w:rsidRPr="00F22558">
        <w:rPr>
          <w:rFonts w:ascii="B Lotus" w:eastAsia="Calibri" w:hAnsi="B Lotus" w:cs="B Lotus" w:hint="cs"/>
          <w:sz w:val="24"/>
          <w:szCs w:val="24"/>
          <w:rtl/>
          <w:lang w:bidi="fa-IR"/>
        </w:rPr>
        <w:t>مقررات ملی ساختمان جست</w:t>
      </w:r>
      <w:ins w:id="11929" w:author="Mehrnazi Boojari" w:date="2019-01-13T06:25:00Z">
        <w:r w:rsidR="00486833">
          <w:rPr>
            <w:rFonts w:ascii="B Lotus" w:eastAsia="Calibri" w:hAnsi="B Lotus" w:cs="B Lotus" w:hint="cs"/>
            <w:sz w:val="24"/>
            <w:szCs w:val="24"/>
            <w:rtl/>
            <w:lang w:bidi="fa-IR"/>
          </w:rPr>
          <w:t>،</w:t>
        </w:r>
      </w:ins>
      <w:r w:rsidRPr="00F22558">
        <w:rPr>
          <w:rFonts w:ascii="B Lotus" w:eastAsia="Calibri" w:hAnsi="B Lotus" w:cs="B Lotus" w:hint="cs"/>
          <w:sz w:val="24"/>
          <w:szCs w:val="24"/>
          <w:rtl/>
          <w:lang w:bidi="fa-IR"/>
        </w:rPr>
        <w:t xml:space="preserve"> که </w:t>
      </w:r>
      <w:del w:id="11930" w:author="Mehrnazi Boojari" w:date="2019-01-13T06:25:00Z">
        <w:r w:rsidRPr="00F22558" w:rsidDel="00486833">
          <w:rPr>
            <w:rFonts w:ascii="B Lotus" w:eastAsia="Calibri" w:hAnsi="B Lotus" w:cs="B Lotus" w:hint="cs"/>
            <w:sz w:val="24"/>
            <w:szCs w:val="24"/>
            <w:rtl/>
            <w:lang w:bidi="fa-IR"/>
          </w:rPr>
          <w:delText xml:space="preserve">با </w:delText>
        </w:r>
      </w:del>
      <w:r w:rsidRPr="00F22558">
        <w:rPr>
          <w:rFonts w:ascii="B Lotus" w:eastAsia="Calibri" w:hAnsi="B Lotus" w:cs="B Lotus" w:hint="cs"/>
          <w:sz w:val="24"/>
          <w:szCs w:val="24"/>
          <w:rtl/>
          <w:lang w:bidi="fa-IR"/>
        </w:rPr>
        <w:t>بیشتر</w:t>
      </w:r>
      <w:r w:rsidRPr="00E91C41">
        <w:rPr>
          <w:rFonts w:ascii="Calibri" w:eastAsia="Calibri" w:hAnsi="Calibri" w:cs="B Lotus" w:hint="cs"/>
          <w:sz w:val="24"/>
          <w:szCs w:val="24"/>
          <w:rtl/>
          <w:lang w:bidi="fa-IR"/>
        </w:rPr>
        <w:t xml:space="preserve"> با نگاه شهری نگاشته شده است</w:t>
      </w:r>
      <w:del w:id="11931" w:author="Mehrnazi Boojari" w:date="2019-01-07T11:04:00Z">
        <w:r w:rsidRPr="00E91C41" w:rsidDel="00DB081F">
          <w:rPr>
            <w:rFonts w:ascii="Calibri" w:eastAsia="Calibri" w:hAnsi="Calibri" w:cs="B Lotus" w:hint="cs"/>
            <w:sz w:val="24"/>
            <w:szCs w:val="24"/>
            <w:rtl/>
            <w:lang w:bidi="fa-IR"/>
          </w:rPr>
          <w:delText xml:space="preserve">. لذا </w:delText>
        </w:r>
      </w:del>
      <w:ins w:id="11932" w:author="Mehrnazi Boojari" w:date="2019-01-07T11:04:00Z">
        <w:r w:rsidR="00DB081F">
          <w:rPr>
            <w:rFonts w:ascii="Calibri" w:eastAsia="Calibri" w:hAnsi="Calibri" w:cs="B Lotus" w:hint="cs"/>
            <w:sz w:val="24"/>
            <w:szCs w:val="24"/>
            <w:rtl/>
            <w:lang w:bidi="fa-IR"/>
          </w:rPr>
          <w:t xml:space="preserve">. لذا، </w:t>
        </w:r>
      </w:ins>
      <w:r w:rsidRPr="00E91C41">
        <w:rPr>
          <w:rFonts w:ascii="Calibri" w:eastAsia="Calibri" w:hAnsi="Calibri" w:cs="B Lotus" w:hint="cs"/>
          <w:sz w:val="24"/>
          <w:szCs w:val="24"/>
          <w:rtl/>
          <w:lang w:bidi="fa-IR"/>
        </w:rPr>
        <w:t>لازم است در حوزه برنامه</w:t>
      </w:r>
      <w:del w:id="11933" w:author="Mehrnazi Boojari" w:date="2019-01-07T10:05:00Z">
        <w:r w:rsidRPr="00E91C41" w:rsidDel="00A31D6F">
          <w:rPr>
            <w:rFonts w:ascii="Calibri" w:eastAsia="Calibri" w:hAnsi="Calibri" w:cs="B Lotus" w:hint="cs"/>
            <w:sz w:val="24"/>
            <w:szCs w:val="24"/>
            <w:rtl/>
            <w:lang w:bidi="fa-IR"/>
          </w:rPr>
          <w:delText xml:space="preserve"> ریزی </w:delText>
        </w:r>
      </w:del>
      <w:ins w:id="11934"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دستورالعمل</w:t>
      </w:r>
      <w:del w:id="11935" w:author="Mehrnazi Boojari" w:date="2019-01-07T09:45:00Z">
        <w:r w:rsidRPr="00E91C41" w:rsidDel="006F7CCF">
          <w:rPr>
            <w:rFonts w:ascii="Calibri" w:eastAsia="Calibri" w:hAnsi="Calibri" w:cs="B Lotus" w:hint="cs"/>
            <w:sz w:val="24"/>
            <w:szCs w:val="24"/>
            <w:rtl/>
            <w:lang w:bidi="fa-IR"/>
          </w:rPr>
          <w:delText xml:space="preserve"> ها </w:delText>
        </w:r>
      </w:del>
      <w:ins w:id="11936"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 xml:space="preserve">و </w:t>
      </w:r>
      <w:del w:id="11937" w:author="Mehrnazi Boojari" w:date="2019-01-08T03:27:00Z">
        <w:r w:rsidRPr="00E91C41" w:rsidDel="00666313">
          <w:rPr>
            <w:rFonts w:ascii="Calibri" w:eastAsia="Calibri" w:hAnsi="Calibri" w:cs="B Lotus" w:hint="cs"/>
            <w:sz w:val="24"/>
            <w:szCs w:val="24"/>
            <w:rtl/>
            <w:lang w:bidi="fa-IR"/>
          </w:rPr>
          <w:delText>آئین نامه</w:delText>
        </w:r>
      </w:del>
      <w:ins w:id="11938" w:author="Mehrnazi Boojari" w:date="2019-01-08T03:27:00Z">
        <w:r w:rsidR="00666313">
          <w:rPr>
            <w:rFonts w:ascii="Calibri" w:eastAsia="Calibri" w:hAnsi="Calibri" w:cs="B Lotus" w:hint="cs"/>
            <w:sz w:val="24"/>
            <w:szCs w:val="24"/>
            <w:rtl/>
            <w:lang w:bidi="fa-IR"/>
          </w:rPr>
          <w:t>آیین‌نامه</w:t>
        </w:r>
      </w:ins>
      <w:del w:id="11939" w:author="Mehrnazi Boojari" w:date="2019-01-07T09:46:00Z">
        <w:r w:rsidRPr="00E91C41" w:rsidDel="006F7CCF">
          <w:rPr>
            <w:rFonts w:ascii="Calibri" w:eastAsia="Calibri" w:hAnsi="Calibri" w:cs="B Lotus" w:hint="cs"/>
            <w:sz w:val="24"/>
            <w:szCs w:val="24"/>
            <w:rtl/>
            <w:lang w:bidi="fa-IR"/>
          </w:rPr>
          <w:delText xml:space="preserve"> های </w:delText>
        </w:r>
      </w:del>
      <w:ins w:id="1194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فنی در طراحی</w:t>
      </w:r>
      <w:del w:id="11941" w:author="Mehrnazi Boojari" w:date="2019-01-07T09:46:00Z">
        <w:r w:rsidRPr="00E91C41" w:rsidDel="006F7CCF">
          <w:rPr>
            <w:rFonts w:ascii="Calibri" w:eastAsia="Calibri" w:hAnsi="Calibri" w:cs="B Lotus" w:hint="cs"/>
            <w:sz w:val="24"/>
            <w:szCs w:val="24"/>
            <w:rtl/>
            <w:lang w:bidi="fa-IR"/>
          </w:rPr>
          <w:delText xml:space="preserve"> های </w:delText>
        </w:r>
      </w:del>
      <w:ins w:id="11942"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مساکن روستایی </w:t>
      </w:r>
      <w:del w:id="11943" w:author="Mehrnazi Boojari" w:date="2019-01-10T01:06:00Z">
        <w:r w:rsidRPr="00E91C41" w:rsidDel="00647583">
          <w:rPr>
            <w:rFonts w:ascii="Calibri" w:eastAsia="Calibri" w:hAnsi="Calibri" w:cs="B Lotus" w:hint="cs"/>
            <w:sz w:val="24"/>
            <w:szCs w:val="24"/>
            <w:rtl/>
            <w:lang w:bidi="fa-IR"/>
          </w:rPr>
          <w:delText>مبتنی بر</w:delText>
        </w:r>
      </w:del>
      <w:ins w:id="11944"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حفظ انرژی تدوین </w:t>
      </w:r>
      <w:del w:id="11945" w:author="Mehrnazi Boojari" w:date="2019-01-08T01:16:00Z">
        <w:r w:rsidRPr="00E91C41" w:rsidDel="00632EB0">
          <w:rPr>
            <w:rFonts w:ascii="Calibri" w:eastAsia="Calibri" w:hAnsi="Calibri" w:cs="B Lotus" w:hint="cs"/>
            <w:sz w:val="24"/>
            <w:szCs w:val="24"/>
            <w:rtl/>
            <w:lang w:bidi="fa-IR"/>
          </w:rPr>
          <w:delText>گردد</w:delText>
        </w:r>
      </w:del>
      <w:ins w:id="11946" w:author="Mehrnazi Boojari" w:date="2019-01-08T01:16:00Z">
        <w:r w:rsidR="00632EB0">
          <w:rPr>
            <w:rFonts w:ascii="Calibri" w:eastAsia="Calibri" w:hAnsi="Calibri" w:cs="B Lotus" w:hint="cs"/>
            <w:sz w:val="24"/>
            <w:szCs w:val="24"/>
            <w:rtl/>
            <w:lang w:bidi="fa-IR"/>
          </w:rPr>
          <w:t>شود</w:t>
        </w:r>
      </w:ins>
      <w:del w:id="11947" w:author="Mehrnazi Boojari" w:date="2019-01-07T09:53:00Z">
        <w:r w:rsidRPr="00E91C41" w:rsidDel="006F7CCF">
          <w:rPr>
            <w:rFonts w:ascii="Calibri" w:eastAsia="Calibri" w:hAnsi="Calibri" w:cs="B Lotus" w:hint="cs"/>
            <w:sz w:val="24"/>
            <w:szCs w:val="24"/>
            <w:rtl/>
            <w:lang w:bidi="fa-IR"/>
          </w:rPr>
          <w:delText xml:space="preserve"> . </w:delText>
        </w:r>
      </w:del>
      <w:ins w:id="11948" w:author="Mehrnazi Boojari" w:date="2019-01-07T09:53:00Z">
        <w:r w:rsidR="006F7CCF">
          <w:rPr>
            <w:rFonts w:ascii="Calibri" w:eastAsia="Calibri" w:hAnsi="Calibri" w:cs="B Lotus" w:hint="cs"/>
            <w:sz w:val="24"/>
            <w:szCs w:val="24"/>
            <w:rtl/>
            <w:lang w:bidi="fa-IR"/>
          </w:rPr>
          <w:t xml:space="preserve">. </w:t>
        </w:r>
      </w:ins>
    </w:p>
    <w:p w14:paraId="4A2691BD" w14:textId="77777777" w:rsidR="00E91C41" w:rsidRPr="00E91C41" w:rsidRDefault="00E91C41" w:rsidP="00BB7656">
      <w:pPr>
        <w:pStyle w:val="Heading5"/>
        <w:rPr>
          <w:rtl/>
          <w:lang w:bidi="fa-IR"/>
        </w:rPr>
      </w:pPr>
      <w:bookmarkStart w:id="11949" w:name="_Toc529234261"/>
      <w:bookmarkStart w:id="11950" w:name="_Toc529234697"/>
      <w:bookmarkStart w:id="11951" w:name="_Toc530239327"/>
      <w:bookmarkStart w:id="11952" w:name="_Toc533781263"/>
      <w:bookmarkStart w:id="11953" w:name="_Toc533782219"/>
      <w:r w:rsidRPr="00E91C41">
        <w:rPr>
          <w:rFonts w:hint="eastAsia"/>
          <w:rtl/>
          <w:lang w:bidi="fa-IR"/>
        </w:rPr>
        <w:t>ضعف</w:t>
      </w:r>
      <w:r w:rsidRPr="00E91C41">
        <w:rPr>
          <w:rtl/>
          <w:lang w:bidi="fa-IR"/>
        </w:rPr>
        <w:t xml:space="preserve"> در طراح</w:t>
      </w:r>
      <w:r w:rsidRPr="00E91C41">
        <w:rPr>
          <w:rFonts w:hint="cs"/>
          <w:rtl/>
          <w:lang w:bidi="fa-IR"/>
        </w:rPr>
        <w:t>ی</w:t>
      </w:r>
      <w:r w:rsidRPr="00E91C41">
        <w:rPr>
          <w:rtl/>
          <w:lang w:bidi="fa-IR"/>
        </w:rPr>
        <w:t xml:space="preserve"> و ساخت مساکن روستا</w:t>
      </w:r>
      <w:r w:rsidRPr="00E91C41">
        <w:rPr>
          <w:rFonts w:hint="cs"/>
          <w:rtl/>
          <w:lang w:bidi="fa-IR"/>
        </w:rPr>
        <w:t>یی</w:t>
      </w:r>
      <w:r w:rsidRPr="00E91C41">
        <w:rPr>
          <w:rtl/>
          <w:lang w:bidi="fa-IR"/>
        </w:rPr>
        <w:t xml:space="preserve"> </w:t>
      </w:r>
      <w:del w:id="11954" w:author="Mehrnazi Boojari" w:date="2019-01-10T01:06:00Z">
        <w:r w:rsidRPr="00E91C41" w:rsidDel="00647583">
          <w:rPr>
            <w:rtl/>
            <w:lang w:bidi="fa-IR"/>
          </w:rPr>
          <w:delText>مبتن</w:delText>
        </w:r>
        <w:r w:rsidRPr="00E91C41" w:rsidDel="00647583">
          <w:rPr>
            <w:rFonts w:hint="cs"/>
            <w:rtl/>
            <w:lang w:bidi="fa-IR"/>
          </w:rPr>
          <w:delText>ی</w:delText>
        </w:r>
        <w:r w:rsidRPr="00E91C41" w:rsidDel="00647583">
          <w:rPr>
            <w:rtl/>
            <w:lang w:bidi="fa-IR"/>
          </w:rPr>
          <w:delText xml:space="preserve"> بر</w:delText>
        </w:r>
      </w:del>
      <w:ins w:id="11955" w:author="Mehrnazi Boojari" w:date="2019-01-10T01:06:00Z">
        <w:r w:rsidR="00647583">
          <w:rPr>
            <w:rtl/>
            <w:lang w:bidi="fa-IR"/>
          </w:rPr>
          <w:t>مبتنی</w:t>
        </w:r>
        <w:r w:rsidR="00647583">
          <w:rPr>
            <w:rFonts w:ascii="Times New Roman" w:hAnsi="Times New Roman" w:cs="Times New Roman" w:hint="cs"/>
            <w:rtl/>
            <w:lang w:bidi="fa-IR"/>
          </w:rPr>
          <w:t> </w:t>
        </w:r>
        <w:r w:rsidR="00647583">
          <w:rPr>
            <w:rtl/>
            <w:lang w:bidi="fa-IR"/>
          </w:rPr>
          <w:t>بر</w:t>
        </w:r>
      </w:ins>
      <w:r w:rsidRPr="00E91C41">
        <w:rPr>
          <w:rtl/>
          <w:lang w:bidi="fa-IR"/>
        </w:rPr>
        <w:t xml:space="preserve"> به</w:t>
      </w:r>
      <w:r w:rsidRPr="00E91C41">
        <w:rPr>
          <w:rFonts w:hint="cs"/>
          <w:rtl/>
          <w:lang w:bidi="fa-IR"/>
        </w:rPr>
        <w:t>ی</w:t>
      </w:r>
      <w:r w:rsidRPr="00E91C41">
        <w:rPr>
          <w:rFonts w:hint="eastAsia"/>
          <w:rtl/>
          <w:lang w:bidi="fa-IR"/>
        </w:rPr>
        <w:t>نگ</w:t>
      </w:r>
      <w:r w:rsidRPr="00E91C41">
        <w:rPr>
          <w:rFonts w:hint="cs"/>
          <w:rtl/>
          <w:lang w:bidi="fa-IR"/>
        </w:rPr>
        <w:t>ی</w:t>
      </w:r>
      <w:r w:rsidRPr="00E91C41">
        <w:rPr>
          <w:rtl/>
          <w:lang w:bidi="fa-IR"/>
        </w:rPr>
        <w:t xml:space="preserve"> مصرف انرژ</w:t>
      </w:r>
      <w:r w:rsidRPr="00E91C41">
        <w:rPr>
          <w:rFonts w:hint="cs"/>
          <w:rtl/>
          <w:lang w:bidi="fa-IR"/>
        </w:rPr>
        <w:t>ی</w:t>
      </w:r>
      <w:bookmarkEnd w:id="11949"/>
      <w:bookmarkEnd w:id="11950"/>
      <w:bookmarkEnd w:id="11951"/>
      <w:bookmarkEnd w:id="11952"/>
      <w:bookmarkEnd w:id="11953"/>
    </w:p>
    <w:p w14:paraId="44B1D5C1" w14:textId="77777777" w:rsidR="00E91C41" w:rsidRPr="00E91C41" w:rsidRDefault="00E91C41" w:rsidP="00DA515E">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در برخی موارد </w:t>
      </w:r>
      <w:del w:id="11956" w:author="Mehrnazi Boojari" w:date="2019-01-09T23:38:00Z">
        <w:r w:rsidRPr="00E91C41" w:rsidDel="00947B53">
          <w:rPr>
            <w:rFonts w:ascii="Calibri" w:eastAsia="Calibri" w:hAnsi="Calibri" w:cs="B Lotus" w:hint="cs"/>
            <w:sz w:val="24"/>
            <w:szCs w:val="24"/>
            <w:rtl/>
            <w:lang w:bidi="fa-IR"/>
          </w:rPr>
          <w:delText>بر اساس</w:delText>
        </w:r>
      </w:del>
      <w:ins w:id="11957" w:author="Mehrnazi Boojari" w:date="2019-01-09T23:38:00Z">
        <w:r w:rsidR="00947B53">
          <w:rPr>
            <w:rFonts w:ascii="Calibri" w:eastAsia="Calibri" w:hAnsi="Calibri" w:cs="B Lotus" w:hint="cs"/>
            <w:sz w:val="24"/>
            <w:szCs w:val="24"/>
            <w:rtl/>
            <w:lang w:bidi="fa-IR"/>
          </w:rPr>
          <w:t>بر</w:t>
        </w:r>
        <w:r w:rsidR="00947B53">
          <w:rPr>
            <w:rFonts w:ascii="Times New Roman" w:eastAsia="Calibri" w:hAnsi="Times New Roman" w:cs="Times New Roman" w:hint="cs"/>
            <w:sz w:val="24"/>
            <w:szCs w:val="24"/>
            <w:rtl/>
            <w:lang w:bidi="fa-IR"/>
          </w:rPr>
          <w:t> </w:t>
        </w:r>
        <w:r w:rsidR="00947B53">
          <w:rPr>
            <w:rFonts w:ascii="Calibri" w:eastAsia="Calibri" w:hAnsi="Calibri" w:cs="B Lotus" w:hint="cs"/>
            <w:sz w:val="24"/>
            <w:szCs w:val="24"/>
            <w:rtl/>
            <w:lang w:bidi="fa-IR"/>
          </w:rPr>
          <w:t>اساس</w:t>
        </w:r>
      </w:ins>
      <w:r w:rsidRPr="00E91C41">
        <w:rPr>
          <w:rFonts w:ascii="Calibri" w:eastAsia="Calibri" w:hAnsi="Calibri" w:cs="B Lotus" w:hint="cs"/>
          <w:sz w:val="24"/>
          <w:szCs w:val="24"/>
          <w:rtl/>
          <w:lang w:bidi="fa-IR"/>
        </w:rPr>
        <w:t xml:space="preserve"> مصاحبه</w:t>
      </w:r>
      <w:del w:id="11958" w:author="Mehrnazi Boojari" w:date="2019-01-07T09:46:00Z">
        <w:r w:rsidRPr="00E91C41" w:rsidDel="006F7CCF">
          <w:rPr>
            <w:rFonts w:ascii="Calibri" w:eastAsia="Calibri" w:hAnsi="Calibri" w:cs="B Lotus" w:hint="cs"/>
            <w:sz w:val="24"/>
            <w:szCs w:val="24"/>
            <w:rtl/>
            <w:lang w:bidi="fa-IR"/>
          </w:rPr>
          <w:delText xml:space="preserve"> های </w:delText>
        </w:r>
      </w:del>
      <w:ins w:id="11959"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انجام</w:t>
      </w:r>
      <w:ins w:id="11960" w:author="Mehrnazi Boojari" w:date="2019-01-13T06:32:00Z">
        <w:r w:rsidR="00DA515E">
          <w:rPr>
            <w:rFonts w:ascii="Calibri" w:eastAsia="Calibri" w:hAnsi="Calibri" w:cs="B Nazanin" w:hint="cs"/>
            <w:sz w:val="24"/>
            <w:szCs w:val="24"/>
            <w:rtl/>
            <w:lang w:bidi="fa-IR"/>
          </w:rPr>
          <w:t>‌</w:t>
        </w:r>
      </w:ins>
      <w:del w:id="11961" w:author="Mehrnazi Boojari" w:date="2019-01-13T06:32:00Z">
        <w:r w:rsidRPr="00E91C41" w:rsidDel="00DA515E">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شده از لحاظ نیروی انسانی در برخی از مناطق کشور در زمینه طراحی و مهندسی ضعف وجود دارد. بدین معنا که توانایی فنی و تجربه</w:t>
      </w:r>
      <w:del w:id="11962" w:author="Mehrnazi Boojari" w:date="2019-01-07T10:41:00Z">
        <w:r w:rsidRPr="00E91C41" w:rsidDel="006A1F1D">
          <w:rPr>
            <w:rFonts w:ascii="Calibri" w:eastAsia="Calibri" w:hAnsi="Calibri" w:cs="B Lotus" w:hint="cs"/>
            <w:sz w:val="24"/>
            <w:szCs w:val="24"/>
            <w:rtl/>
            <w:lang w:bidi="fa-IR"/>
          </w:rPr>
          <w:delText xml:space="preserve"> ای </w:delText>
        </w:r>
      </w:del>
      <w:ins w:id="11963" w:author="Mehrnazi Boojari" w:date="2019-01-07T10:41:00Z">
        <w:r w:rsidR="006A1F1D">
          <w:rPr>
            <w:rFonts w:ascii="Calibri" w:eastAsia="Calibri" w:hAnsi="Calibri" w:cs="B Lotus" w:hint="cs"/>
            <w:sz w:val="24"/>
            <w:szCs w:val="24"/>
            <w:rtl/>
            <w:lang w:bidi="fa-IR"/>
          </w:rPr>
          <w:t xml:space="preserve">‌ای </w:t>
        </w:r>
      </w:ins>
      <w:r w:rsidRPr="00E91C41">
        <w:rPr>
          <w:rFonts w:ascii="Calibri" w:eastAsia="Calibri" w:hAnsi="Calibri" w:cs="B Lotus" w:hint="cs"/>
          <w:sz w:val="24"/>
          <w:szCs w:val="24"/>
          <w:rtl/>
          <w:lang w:bidi="fa-IR"/>
        </w:rPr>
        <w:t>افرادی که برای مساکن روستایی طراحی</w:t>
      </w:r>
      <w:del w:id="11964" w:author="Mehrnazi Boojari" w:date="2019-01-07T09:49:00Z">
        <w:r w:rsidRPr="00E91C41" w:rsidDel="006F7CCF">
          <w:rPr>
            <w:rFonts w:ascii="Calibri" w:eastAsia="Calibri" w:hAnsi="Calibri" w:cs="B Lotus" w:hint="cs"/>
            <w:sz w:val="24"/>
            <w:szCs w:val="24"/>
            <w:rtl/>
            <w:lang w:bidi="fa-IR"/>
          </w:rPr>
          <w:delText xml:space="preserve"> می </w:delText>
        </w:r>
      </w:del>
      <w:ins w:id="11965"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کنند</w:t>
      </w:r>
      <w:del w:id="11966" w:author="Mehrnazi Boojari" w:date="2019-01-07T09:47:00Z">
        <w:r w:rsidRPr="00E91C41" w:rsidDel="006F7CCF">
          <w:rPr>
            <w:rFonts w:ascii="Calibri" w:eastAsia="Calibri" w:hAnsi="Calibri" w:cs="B Lotus" w:hint="cs"/>
            <w:sz w:val="24"/>
            <w:szCs w:val="24"/>
            <w:rtl/>
            <w:lang w:bidi="fa-IR"/>
          </w:rPr>
          <w:delText xml:space="preserve"> ،</w:delText>
        </w:r>
      </w:del>
      <w:ins w:id="11967" w:author="Mehrnazi Boojari" w:date="2019-01-13T06:28:00Z">
        <w:r w:rsidR="00DA515E">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کافی نبوده و قابلیت ترجمه طراحی ساختمان روستایی </w:t>
      </w:r>
      <w:del w:id="11968" w:author="Mehrnazi Boojari" w:date="2019-01-10T01:06:00Z">
        <w:r w:rsidRPr="00E91C41" w:rsidDel="00647583">
          <w:rPr>
            <w:rFonts w:ascii="Calibri" w:eastAsia="Calibri" w:hAnsi="Calibri" w:cs="B Lotus" w:hint="cs"/>
            <w:sz w:val="24"/>
            <w:szCs w:val="24"/>
            <w:rtl/>
            <w:lang w:bidi="fa-IR"/>
          </w:rPr>
          <w:delText>مبتنی بر</w:delText>
        </w:r>
      </w:del>
      <w:ins w:id="11969"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بهینگی مصرف انرژی را</w:t>
      </w:r>
      <w:del w:id="11970" w:author="Mehrnazi Boojari" w:date="2019-01-07T09:49:00Z">
        <w:r w:rsidRPr="00E91C41" w:rsidDel="006F7CCF">
          <w:rPr>
            <w:rFonts w:ascii="Calibri" w:eastAsia="Calibri" w:hAnsi="Calibri" w:cs="B Lotus" w:hint="cs"/>
            <w:sz w:val="24"/>
            <w:szCs w:val="24"/>
            <w:rtl/>
            <w:lang w:bidi="fa-IR"/>
          </w:rPr>
          <w:delText xml:space="preserve"> نمی </w:delText>
        </w:r>
      </w:del>
      <w:ins w:id="11971" w:author="Mehrnazi Boojari" w:date="2019-01-07T09:49:00Z">
        <w:r w:rsidR="006F7CCF">
          <w:rPr>
            <w:rFonts w:ascii="Calibri" w:eastAsia="Calibri" w:hAnsi="Calibri" w:cs="B Lotus" w:hint="cs"/>
            <w:sz w:val="24"/>
            <w:szCs w:val="24"/>
            <w:rtl/>
            <w:lang w:bidi="fa-IR"/>
          </w:rPr>
          <w:t xml:space="preserve"> نمی‌</w:t>
        </w:r>
      </w:ins>
      <w:r w:rsidRPr="00E91C41">
        <w:rPr>
          <w:rFonts w:ascii="Calibri" w:eastAsia="Calibri" w:hAnsi="Calibri" w:cs="B Lotus" w:hint="cs"/>
          <w:sz w:val="24"/>
          <w:szCs w:val="24"/>
          <w:rtl/>
          <w:lang w:bidi="fa-IR"/>
        </w:rPr>
        <w:t>توانند ارائه کنند</w:t>
      </w:r>
      <w:del w:id="11972" w:author="Mehrnazi Boojari" w:date="2019-01-13T06:33:00Z">
        <w:r w:rsidRPr="00E91C41" w:rsidDel="00DA515E">
          <w:rPr>
            <w:rFonts w:ascii="Calibri" w:eastAsia="Calibri" w:hAnsi="Calibri" w:cs="B Lotus" w:hint="cs"/>
            <w:sz w:val="24"/>
            <w:szCs w:val="24"/>
            <w:rtl/>
            <w:lang w:bidi="fa-IR"/>
          </w:rPr>
          <w:delText xml:space="preserve">. </w:delText>
        </w:r>
      </w:del>
      <w:ins w:id="11973" w:author="Mehrnazi Boojari" w:date="2019-01-13T06:33:00Z">
        <w:r w:rsidR="00DA515E">
          <w:rPr>
            <w:rFonts w:ascii="Calibri" w:eastAsia="Calibri" w:hAnsi="Calibri" w:cs="B Lotus" w:hint="cs"/>
            <w:sz w:val="24"/>
            <w:szCs w:val="24"/>
            <w:rtl/>
            <w:lang w:bidi="fa-IR"/>
          </w:rPr>
          <w:t>،</w:t>
        </w:r>
        <w:r w:rsidR="00DA515E"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که این عامل باید با تدوین دستورالعمل</w:t>
      </w:r>
      <w:del w:id="11974" w:author="Mehrnazi Boojari" w:date="2019-01-07T10:43:00Z">
        <w:r w:rsidRPr="00E91C41" w:rsidDel="006A1F1D">
          <w:rPr>
            <w:rFonts w:ascii="Calibri" w:eastAsia="Calibri" w:hAnsi="Calibri" w:cs="B Lotus" w:hint="cs"/>
            <w:sz w:val="24"/>
            <w:szCs w:val="24"/>
            <w:rtl/>
            <w:lang w:bidi="fa-IR"/>
          </w:rPr>
          <w:delText xml:space="preserve"> هایی </w:delText>
        </w:r>
      </w:del>
      <w:ins w:id="11975" w:author="Mehrnazi Boojari" w:date="2019-01-07T10:43:00Z">
        <w:r w:rsidR="006A1F1D">
          <w:rPr>
            <w:rFonts w:ascii="Calibri" w:eastAsia="Calibri" w:hAnsi="Calibri" w:cs="B Lotus" w:hint="cs"/>
            <w:sz w:val="24"/>
            <w:szCs w:val="24"/>
            <w:rtl/>
            <w:lang w:bidi="fa-IR"/>
          </w:rPr>
          <w:t>‌</w:t>
        </w:r>
      </w:ins>
      <w:ins w:id="11976" w:author="Mehrnazi Boojari" w:date="2019-01-09T00:09:00Z">
        <w:r w:rsidR="00DD72BC">
          <w:rPr>
            <w:rFonts w:ascii="Calibri" w:eastAsia="Calibri" w:hAnsi="Calibri" w:cs="B Nazanin" w:hint="cs"/>
            <w:sz w:val="24"/>
            <w:szCs w:val="24"/>
            <w:rtl/>
            <w:lang w:bidi="fa-IR"/>
          </w:rPr>
          <w:t>‌</w:t>
        </w:r>
      </w:ins>
      <w:ins w:id="11977" w:author="Mehrnazi Boojari" w:date="2019-01-07T10:43:00Z">
        <w:r w:rsidR="006A1F1D">
          <w:rPr>
            <w:rFonts w:ascii="Calibri" w:eastAsia="Calibri" w:hAnsi="Calibri" w:cs="B Lotus" w:hint="cs"/>
            <w:sz w:val="24"/>
            <w:szCs w:val="24"/>
            <w:rtl/>
            <w:lang w:bidi="fa-IR"/>
          </w:rPr>
          <w:t xml:space="preserve">هایی </w:t>
        </w:r>
      </w:ins>
      <w:r w:rsidRPr="00E91C41">
        <w:rPr>
          <w:rFonts w:ascii="Calibri" w:eastAsia="Calibri" w:hAnsi="Calibri" w:cs="B Lotus" w:hint="cs"/>
          <w:sz w:val="24"/>
          <w:szCs w:val="24"/>
          <w:rtl/>
          <w:lang w:bidi="fa-IR"/>
        </w:rPr>
        <w:t xml:space="preserve">در انتخاب </w:t>
      </w:r>
      <w:del w:id="11978" w:author="Mehrnazi Boojari" w:date="2019-01-13T06:33:00Z">
        <w:r w:rsidRPr="00E91C41" w:rsidDel="00DA515E">
          <w:rPr>
            <w:rFonts w:ascii="Calibri" w:eastAsia="Calibri" w:hAnsi="Calibri" w:cs="B Lotus" w:hint="cs"/>
            <w:sz w:val="24"/>
            <w:szCs w:val="24"/>
            <w:rtl/>
            <w:lang w:bidi="fa-IR"/>
          </w:rPr>
          <w:delText xml:space="preserve">مهندسین </w:delText>
        </w:r>
      </w:del>
      <w:ins w:id="11979" w:author="Mehrnazi Boojari" w:date="2019-01-13T06:33:00Z">
        <w:r w:rsidR="00DA515E" w:rsidRPr="00E91C41">
          <w:rPr>
            <w:rFonts w:ascii="Calibri" w:eastAsia="Calibri" w:hAnsi="Calibri" w:cs="B Lotus" w:hint="cs"/>
            <w:sz w:val="24"/>
            <w:szCs w:val="24"/>
            <w:rtl/>
            <w:lang w:bidi="fa-IR"/>
          </w:rPr>
          <w:t>مهندس</w:t>
        </w:r>
        <w:r w:rsidR="00DA515E">
          <w:rPr>
            <w:rFonts w:ascii="Calibri" w:eastAsia="Calibri" w:hAnsi="Calibri" w:cs="B Lotus" w:hint="cs"/>
            <w:sz w:val="24"/>
            <w:szCs w:val="24"/>
            <w:rtl/>
            <w:lang w:bidi="fa-IR"/>
          </w:rPr>
          <w:t>ا</w:t>
        </w:r>
        <w:r w:rsidR="00DA515E" w:rsidRPr="00E91C41">
          <w:rPr>
            <w:rFonts w:ascii="Calibri" w:eastAsia="Calibri" w:hAnsi="Calibri" w:cs="B Lotus" w:hint="cs"/>
            <w:sz w:val="24"/>
            <w:szCs w:val="24"/>
            <w:rtl/>
            <w:lang w:bidi="fa-IR"/>
          </w:rPr>
          <w:t xml:space="preserve">ن </w:t>
        </w:r>
      </w:ins>
      <w:r w:rsidRPr="00E91C41">
        <w:rPr>
          <w:rFonts w:ascii="Calibri" w:eastAsia="Calibri" w:hAnsi="Calibri" w:cs="B Lotus" w:hint="cs"/>
          <w:sz w:val="24"/>
          <w:szCs w:val="24"/>
          <w:rtl/>
          <w:lang w:bidi="fa-IR"/>
        </w:rPr>
        <w:t>در حوزه برنامه</w:t>
      </w:r>
      <w:del w:id="11980" w:author="Mehrnazi Boojari" w:date="2019-01-07T10:05:00Z">
        <w:r w:rsidRPr="00E91C41" w:rsidDel="00A31D6F">
          <w:rPr>
            <w:rFonts w:ascii="Calibri" w:eastAsia="Calibri" w:hAnsi="Calibri" w:cs="B Lotus" w:hint="cs"/>
            <w:sz w:val="24"/>
            <w:szCs w:val="24"/>
            <w:rtl/>
            <w:lang w:bidi="fa-IR"/>
          </w:rPr>
          <w:delText xml:space="preserve"> ریزی </w:delText>
        </w:r>
      </w:del>
      <w:ins w:id="11981"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و بالا</w:t>
      </w:r>
      <w:ins w:id="11982" w:author="Mehrnazi Boojari" w:date="2019-01-09T00:09:00Z">
        <w:r w:rsidR="00DD72BC">
          <w:rPr>
            <w:rFonts w:ascii="Calibri" w:eastAsia="Calibri" w:hAnsi="Calibri" w:cs="B Nazanin" w:hint="cs"/>
            <w:sz w:val="24"/>
            <w:szCs w:val="24"/>
            <w:rtl/>
            <w:lang w:bidi="fa-IR"/>
          </w:rPr>
          <w:t>‌</w:t>
        </w:r>
      </w:ins>
      <w:del w:id="11983" w:author="Mehrnazi Boojari" w:date="2019-01-09T00:09:00Z">
        <w:r w:rsidRPr="00E91C41" w:rsidDel="00DD72BC">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بردن آموزش در حوزه اجرایی رفع </w:t>
      </w:r>
      <w:del w:id="11984" w:author="Mehrnazi Boojari" w:date="2019-01-08T01:16:00Z">
        <w:r w:rsidRPr="00E91C41" w:rsidDel="00632EB0">
          <w:rPr>
            <w:rFonts w:ascii="Calibri" w:eastAsia="Calibri" w:hAnsi="Calibri" w:cs="B Lotus" w:hint="cs"/>
            <w:sz w:val="24"/>
            <w:szCs w:val="24"/>
            <w:rtl/>
            <w:lang w:bidi="fa-IR"/>
          </w:rPr>
          <w:delText>گردد</w:delText>
        </w:r>
      </w:del>
      <w:ins w:id="11985" w:author="Mehrnazi Boojari" w:date="2019-01-08T01:16:00Z">
        <w:r w:rsidR="00632EB0">
          <w:rPr>
            <w:rFonts w:ascii="Calibri" w:eastAsia="Calibri" w:hAnsi="Calibri" w:cs="B Lotus" w:hint="cs"/>
            <w:sz w:val="24"/>
            <w:szCs w:val="24"/>
            <w:rtl/>
            <w:lang w:bidi="fa-IR"/>
          </w:rPr>
          <w:t>شود</w:t>
        </w:r>
      </w:ins>
      <w:del w:id="11986" w:author="Mehrnazi Boojari" w:date="2019-01-07T09:53:00Z">
        <w:r w:rsidRPr="00E91C41" w:rsidDel="006F7CCF">
          <w:rPr>
            <w:rFonts w:ascii="Calibri" w:eastAsia="Calibri" w:hAnsi="Calibri" w:cs="B Lotus" w:hint="cs"/>
            <w:sz w:val="24"/>
            <w:szCs w:val="24"/>
            <w:rtl/>
            <w:lang w:bidi="fa-IR"/>
          </w:rPr>
          <w:delText xml:space="preserve"> . </w:delText>
        </w:r>
      </w:del>
      <w:ins w:id="11987" w:author="Mehrnazi Boojari" w:date="2019-01-07T09:53:00Z">
        <w:r w:rsidR="006F7CCF">
          <w:rPr>
            <w:rFonts w:ascii="Calibri" w:eastAsia="Calibri" w:hAnsi="Calibri" w:cs="B Lotus" w:hint="cs"/>
            <w:sz w:val="24"/>
            <w:szCs w:val="24"/>
            <w:rtl/>
            <w:lang w:bidi="fa-IR"/>
          </w:rPr>
          <w:t xml:space="preserve">. </w:t>
        </w:r>
      </w:ins>
    </w:p>
    <w:p w14:paraId="75621BA3" w14:textId="77777777" w:rsidR="00E91C41" w:rsidRPr="00E91C41" w:rsidRDefault="00E91C41" w:rsidP="00BB7656">
      <w:pPr>
        <w:pStyle w:val="Heading2"/>
        <w:rPr>
          <w:rtl/>
        </w:rPr>
      </w:pPr>
      <w:bookmarkStart w:id="11988" w:name="_Toc529234262"/>
      <w:bookmarkStart w:id="11989" w:name="_Toc529234698"/>
      <w:bookmarkStart w:id="11990" w:name="_Toc530238674"/>
      <w:bookmarkStart w:id="11991" w:name="_Toc530239328"/>
      <w:bookmarkStart w:id="11992" w:name="_Toc530239521"/>
      <w:bookmarkStart w:id="11993" w:name="_Toc533781264"/>
      <w:bookmarkStart w:id="11994" w:name="_Toc533781495"/>
      <w:bookmarkStart w:id="11995" w:name="_Toc533781610"/>
      <w:bookmarkStart w:id="11996" w:name="_Toc533781796"/>
      <w:bookmarkStart w:id="11997" w:name="_Toc533782220"/>
      <w:r w:rsidRPr="00E91C41">
        <w:rPr>
          <w:rFonts w:hint="cs"/>
          <w:rtl/>
        </w:rPr>
        <w:t xml:space="preserve">نسبت مسکن روستایی و اسناد </w:t>
      </w:r>
      <w:del w:id="11998" w:author="Mehrnazi Boojari" w:date="2019-01-07T09:48:00Z">
        <w:r w:rsidRPr="00E91C41" w:rsidDel="006F7CCF">
          <w:rPr>
            <w:rFonts w:hint="cs"/>
            <w:rtl/>
          </w:rPr>
          <w:delText>بین الملل</w:delText>
        </w:r>
      </w:del>
      <w:ins w:id="11999" w:author="Mehrnazi Boojari" w:date="2019-01-07T09:48:00Z">
        <w:r w:rsidR="006F7CCF">
          <w:rPr>
            <w:rFonts w:hint="cs"/>
            <w:rtl/>
          </w:rPr>
          <w:t>بین‌الملل</w:t>
        </w:r>
      </w:ins>
      <w:r w:rsidRPr="00E91C41">
        <w:rPr>
          <w:rFonts w:hint="cs"/>
          <w:rtl/>
        </w:rPr>
        <w:t>ی</w:t>
      </w:r>
      <w:bookmarkEnd w:id="11988"/>
      <w:bookmarkEnd w:id="11989"/>
      <w:r w:rsidRPr="00E91C41">
        <w:rPr>
          <w:rFonts w:cs="B Lotus"/>
          <w:sz w:val="24"/>
          <w:szCs w:val="24"/>
          <w:vertAlign w:val="superscript"/>
          <w:rtl/>
        </w:rPr>
        <w:footnoteReference w:id="68"/>
      </w:r>
      <w:bookmarkEnd w:id="11990"/>
      <w:bookmarkEnd w:id="11991"/>
      <w:bookmarkEnd w:id="11992"/>
      <w:bookmarkEnd w:id="11993"/>
      <w:bookmarkEnd w:id="11994"/>
      <w:bookmarkEnd w:id="11995"/>
      <w:bookmarkEnd w:id="11996"/>
      <w:bookmarkEnd w:id="11997"/>
      <w:r w:rsidRPr="00E91C41">
        <w:rPr>
          <w:rFonts w:hint="cs"/>
          <w:rtl/>
        </w:rPr>
        <w:t xml:space="preserve"> </w:t>
      </w:r>
    </w:p>
    <w:p w14:paraId="4FCB23D7" w14:textId="77777777" w:rsidR="00E91C41" w:rsidRPr="00E91C41" w:rsidRDefault="00E91C41" w:rsidP="006A5374">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اولین سندی که در بررسی موضوع مسکن باید بدان رجوع کرد سند توسعه پایدار </w:t>
      </w:r>
      <w:r w:rsidRPr="00F22558">
        <w:rPr>
          <w:rFonts w:asciiTheme="majorBidi" w:eastAsia="Calibri" w:hAnsiTheme="majorBidi" w:cstheme="majorBidi"/>
          <w:sz w:val="24"/>
          <w:szCs w:val="24"/>
          <w:rtl/>
          <w:lang w:bidi="fa-IR"/>
        </w:rPr>
        <w:t>2030</w:t>
      </w:r>
      <w:ins w:id="12015" w:author="Mehrnazi Boojari" w:date="2019-01-13T06:43:00Z">
        <w:r w:rsidR="009934A4">
          <w:rPr>
            <w:rFonts w:asciiTheme="majorBidi" w:eastAsia="Calibri" w:hAnsiTheme="majorBidi" w:cstheme="majorBidi"/>
            <w:sz w:val="24"/>
            <w:szCs w:val="24"/>
            <w:lang w:bidi="fa-IR"/>
          </w:rPr>
          <w:t xml:space="preserve"> </w:t>
        </w:r>
      </w:ins>
      <w:r w:rsidRPr="00F22558">
        <w:rPr>
          <w:rFonts w:asciiTheme="majorBidi" w:eastAsia="Calibri" w:hAnsiTheme="majorBidi" w:cstheme="majorBidi"/>
          <w:sz w:val="24"/>
          <w:szCs w:val="24"/>
          <w:rtl/>
          <w:lang w:bidi="fa-IR"/>
        </w:rPr>
        <w:t>(</w:t>
      </w:r>
      <w:r w:rsidRPr="00F22558">
        <w:rPr>
          <w:rFonts w:asciiTheme="majorBidi" w:eastAsia="Calibri" w:hAnsiTheme="majorBidi" w:cstheme="majorBidi"/>
          <w:sz w:val="24"/>
          <w:szCs w:val="24"/>
          <w:lang w:bidi="fa-IR"/>
        </w:rPr>
        <w:t>SDGs</w:t>
      </w:r>
      <w:r w:rsidRPr="00F22558">
        <w:rPr>
          <w:rFonts w:asciiTheme="majorBidi" w:eastAsia="Calibri" w:hAnsiTheme="majorBidi" w:cstheme="majorBidi"/>
          <w:sz w:val="24"/>
          <w:szCs w:val="24"/>
          <w:rtl/>
          <w:lang w:bidi="fa-IR"/>
        </w:rPr>
        <w:t>)</w:t>
      </w:r>
      <w:r w:rsidRPr="00F22558">
        <w:rPr>
          <w:rFonts w:asciiTheme="majorBidi" w:eastAsia="Calibri" w:hAnsiTheme="majorBidi" w:cstheme="majorBidi"/>
          <w:sz w:val="24"/>
          <w:szCs w:val="24"/>
          <w:vertAlign w:val="superscript"/>
          <w:rtl/>
          <w:lang w:bidi="fa-IR"/>
        </w:rPr>
        <w:footnoteReference w:id="69"/>
      </w:r>
      <w:r w:rsidRPr="00E91C41">
        <w:rPr>
          <w:rFonts w:ascii="Calibri" w:eastAsia="Calibri" w:hAnsi="Calibri" w:cs="B Lotus" w:hint="cs"/>
          <w:sz w:val="24"/>
          <w:szCs w:val="24"/>
          <w:rtl/>
          <w:lang w:bidi="fa-IR"/>
        </w:rPr>
        <w:t xml:space="preserve"> است</w:t>
      </w:r>
      <w:del w:id="12018" w:author="Mehrnazi Boojari" w:date="2019-01-07T09:53:00Z">
        <w:r w:rsidRPr="00E91C41" w:rsidDel="006F7CCF">
          <w:rPr>
            <w:rFonts w:ascii="Calibri" w:eastAsia="Calibri" w:hAnsi="Calibri" w:cs="B Lotus" w:hint="cs"/>
            <w:sz w:val="24"/>
            <w:szCs w:val="24"/>
            <w:rtl/>
            <w:lang w:bidi="fa-IR"/>
          </w:rPr>
          <w:delText xml:space="preserve"> . </w:delText>
        </w:r>
      </w:del>
      <w:ins w:id="12019"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این سند </w:t>
      </w:r>
      <w:del w:id="12020" w:author="Mehrnazi Boojari" w:date="2019-01-07T23:28:00Z">
        <w:r w:rsidRPr="00E91C41" w:rsidDel="00FB0B67">
          <w:rPr>
            <w:rFonts w:ascii="Calibri" w:eastAsia="Calibri" w:hAnsi="Calibri" w:cs="B Lotus" w:hint="cs"/>
            <w:sz w:val="24"/>
            <w:szCs w:val="24"/>
            <w:rtl/>
            <w:lang w:bidi="fa-IR"/>
          </w:rPr>
          <w:delText>به عنوان</w:delText>
        </w:r>
      </w:del>
      <w:ins w:id="12021" w:author="Mehrnazi Boojari" w:date="2019-01-07T23:28:00Z">
        <w:r w:rsidR="00FB0B67">
          <w:rPr>
            <w:rFonts w:ascii="Calibri" w:eastAsia="Calibri" w:hAnsi="Calibri" w:cs="B Lotus" w:hint="cs"/>
            <w:sz w:val="24"/>
            <w:szCs w:val="24"/>
            <w:rtl/>
            <w:lang w:bidi="fa-IR"/>
          </w:rPr>
          <w:t>به‌مثابۀ</w:t>
        </w:r>
      </w:ins>
      <w:r w:rsidRPr="00E91C41">
        <w:rPr>
          <w:rFonts w:ascii="Calibri" w:eastAsia="Calibri" w:hAnsi="Calibri" w:cs="B Lotus" w:hint="cs"/>
          <w:sz w:val="24"/>
          <w:szCs w:val="24"/>
          <w:rtl/>
          <w:lang w:bidi="fa-IR"/>
        </w:rPr>
        <w:t xml:space="preserve"> سند مادر همه اسناد </w:t>
      </w:r>
      <w:del w:id="12022" w:author="Mehrnazi Boojari" w:date="2019-01-07T09:48:00Z">
        <w:r w:rsidRPr="00E91C41" w:rsidDel="006F7CCF">
          <w:rPr>
            <w:rFonts w:ascii="Calibri" w:eastAsia="Calibri" w:hAnsi="Calibri" w:cs="B Lotus" w:hint="cs"/>
            <w:sz w:val="24"/>
            <w:szCs w:val="24"/>
            <w:rtl/>
            <w:lang w:bidi="fa-IR"/>
          </w:rPr>
          <w:delText>بین الملل</w:delText>
        </w:r>
      </w:del>
      <w:ins w:id="12023" w:author="Mehrnazi Boojari" w:date="2019-01-07T09:48:00Z">
        <w:r w:rsidR="006F7CCF">
          <w:rPr>
            <w:rFonts w:ascii="Calibri" w:eastAsia="Calibri" w:hAnsi="Calibri" w:cs="B Lotus" w:hint="cs"/>
            <w:sz w:val="24"/>
            <w:szCs w:val="24"/>
            <w:rtl/>
            <w:lang w:bidi="fa-IR"/>
          </w:rPr>
          <w:t>بین‌الملل</w:t>
        </w:r>
      </w:ins>
      <w:r w:rsidRPr="00E91C41">
        <w:rPr>
          <w:rFonts w:ascii="Calibri" w:eastAsia="Calibri" w:hAnsi="Calibri" w:cs="B Lotus" w:hint="cs"/>
          <w:sz w:val="24"/>
          <w:szCs w:val="24"/>
          <w:rtl/>
          <w:lang w:bidi="fa-IR"/>
        </w:rPr>
        <w:t>ی در تلاش است تا با اقناع</w:t>
      </w:r>
      <w:del w:id="12024" w:author="Mehrnazi Boojari" w:date="2019-01-07T10:01:00Z">
        <w:r w:rsidRPr="00E91C41" w:rsidDel="00A31D6F">
          <w:rPr>
            <w:rFonts w:ascii="Calibri" w:eastAsia="Calibri" w:hAnsi="Calibri" w:cs="B Lotus" w:hint="cs"/>
            <w:sz w:val="24"/>
            <w:szCs w:val="24"/>
            <w:rtl/>
            <w:lang w:bidi="fa-IR"/>
          </w:rPr>
          <w:delText xml:space="preserve"> کردن </w:delText>
        </w:r>
      </w:del>
      <w:ins w:id="12025" w:author="Mehrnazi Boojari" w:date="2019-01-07T10:01:00Z">
        <w:r w:rsidR="00A31D6F">
          <w:rPr>
            <w:rFonts w:ascii="Calibri" w:eastAsia="Calibri" w:hAnsi="Calibri" w:cs="B Lotus" w:hint="cs"/>
            <w:sz w:val="24"/>
            <w:szCs w:val="24"/>
            <w:rtl/>
            <w:lang w:bidi="fa-IR"/>
          </w:rPr>
          <w:t xml:space="preserve">‌کردن </w:t>
        </w:r>
      </w:ins>
      <w:r w:rsidRPr="00E91C41">
        <w:rPr>
          <w:rFonts w:ascii="Calibri" w:eastAsia="Calibri" w:hAnsi="Calibri" w:cs="B Lotus" w:hint="cs"/>
          <w:sz w:val="24"/>
          <w:szCs w:val="24"/>
          <w:rtl/>
          <w:lang w:bidi="fa-IR"/>
        </w:rPr>
        <w:t xml:space="preserve">همه </w:t>
      </w:r>
      <w:r w:rsidRPr="00F22558">
        <w:rPr>
          <w:rFonts w:ascii="B Lotus" w:eastAsia="Calibri" w:hAnsi="B Lotus" w:cs="B Lotus" w:hint="cs"/>
          <w:sz w:val="24"/>
          <w:szCs w:val="24"/>
          <w:rtl/>
          <w:lang w:bidi="fa-IR"/>
        </w:rPr>
        <w:t>دولت</w:t>
      </w:r>
      <w:del w:id="12026" w:author="Mehrnazi Boojari" w:date="2019-01-07T09:45:00Z">
        <w:r w:rsidRPr="00F22558" w:rsidDel="006F7CCF">
          <w:rPr>
            <w:rFonts w:ascii="B Lotus" w:eastAsia="Calibri" w:hAnsi="B Lotus" w:cs="B Lotus" w:hint="cs"/>
            <w:sz w:val="24"/>
            <w:szCs w:val="24"/>
            <w:rtl/>
            <w:lang w:bidi="fa-IR"/>
          </w:rPr>
          <w:delText xml:space="preserve"> ها </w:delText>
        </w:r>
      </w:del>
      <w:ins w:id="12027" w:author="Mehrnazi Boojari" w:date="2019-01-07T09:45:00Z">
        <w:r w:rsidR="006F7CCF">
          <w:rPr>
            <w:rFonts w:ascii="B Lotus" w:eastAsia="Calibri" w:hAnsi="B Lotus" w:cs="B Lotus" w:hint="cs"/>
            <w:sz w:val="24"/>
            <w:szCs w:val="24"/>
            <w:rtl/>
            <w:lang w:bidi="fa-IR"/>
          </w:rPr>
          <w:t xml:space="preserve">‌ها </w:t>
        </w:r>
      </w:ins>
      <w:r w:rsidRPr="00F22558">
        <w:rPr>
          <w:rFonts w:ascii="B Lotus" w:eastAsia="Calibri" w:hAnsi="B Lotus" w:cs="B Lotus" w:hint="cs"/>
          <w:sz w:val="24"/>
          <w:szCs w:val="24"/>
          <w:rtl/>
          <w:lang w:bidi="fa-IR"/>
        </w:rPr>
        <w:t>تا سال 2030 میلادی</w:t>
      </w:r>
      <w:r w:rsidRPr="00E91C41">
        <w:rPr>
          <w:rFonts w:ascii="Calibri" w:eastAsia="Calibri" w:hAnsi="Calibri" w:cs="B Lotus" w:hint="cs"/>
          <w:sz w:val="24"/>
          <w:szCs w:val="24"/>
          <w:rtl/>
          <w:lang w:bidi="fa-IR"/>
        </w:rPr>
        <w:t xml:space="preserve"> به اهداف و آرمان</w:t>
      </w:r>
      <w:del w:id="12028" w:author="Mehrnazi Boojari" w:date="2019-01-07T09:46:00Z">
        <w:r w:rsidRPr="00E91C41" w:rsidDel="006F7CCF">
          <w:rPr>
            <w:rFonts w:ascii="Calibri" w:eastAsia="Calibri" w:hAnsi="Calibri" w:cs="B Lotus" w:hint="cs"/>
            <w:sz w:val="24"/>
            <w:szCs w:val="24"/>
            <w:rtl/>
            <w:lang w:bidi="fa-IR"/>
          </w:rPr>
          <w:delText xml:space="preserve"> های </w:delText>
        </w:r>
      </w:del>
      <w:ins w:id="12029"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خود </w:t>
      </w:r>
      <w:r w:rsidRPr="00E91C41">
        <w:rPr>
          <w:rFonts w:ascii="Calibri" w:eastAsia="Calibri" w:hAnsi="Calibri" w:cs="B Lotus" w:hint="cs"/>
          <w:sz w:val="24"/>
          <w:szCs w:val="24"/>
          <w:rtl/>
          <w:lang w:bidi="fa-IR"/>
        </w:rPr>
        <w:lastRenderedPageBreak/>
        <w:t xml:space="preserve">دست پیدا کند. یازدهمین آرمان سند توسعه پایدار عبارت است از </w:t>
      </w:r>
      <w:del w:id="12030" w:author="Mehrnazi Boojari" w:date="2019-01-13T06:02:00Z">
        <w:r w:rsidRPr="00E91C41" w:rsidDel="0093126D">
          <w:rPr>
            <w:rFonts w:ascii="Calibri" w:eastAsia="Calibri" w:hAnsi="Calibri" w:cs="B Lotus" w:hint="cs"/>
            <w:sz w:val="24"/>
            <w:szCs w:val="24"/>
            <w:rtl/>
            <w:lang w:bidi="fa-IR"/>
          </w:rPr>
          <w:delText>"</w:delText>
        </w:r>
      </w:del>
      <w:ins w:id="12031" w:author="Mehrnazi Boojari" w:date="2019-01-13T06:02:00Z">
        <w:r w:rsidR="0093126D">
          <w:rPr>
            <w:rFonts w:ascii="Calibri" w:eastAsia="Calibri" w:hAnsi="Calibri" w:cs="B Lotus" w:hint="cs"/>
            <w:sz w:val="24"/>
            <w:szCs w:val="24"/>
            <w:rtl/>
            <w:lang w:bidi="fa-IR"/>
          </w:rPr>
          <w:t>«</w:t>
        </w:r>
      </w:ins>
      <w:r w:rsidRPr="0093126D">
        <w:rPr>
          <w:rFonts w:ascii="Calibri" w:eastAsia="Calibri" w:hAnsi="Calibri" w:cs="B Lotus" w:hint="cs"/>
          <w:sz w:val="24"/>
          <w:szCs w:val="24"/>
          <w:rtl/>
          <w:lang w:bidi="fa-IR"/>
          <w:rPrChange w:id="12032" w:author="Mehrnazi Boojari" w:date="2019-01-13T06:02:00Z">
            <w:rPr>
              <w:rFonts w:ascii="Calibri" w:eastAsia="Calibri" w:hAnsi="Calibri" w:cs="B Lotus" w:hint="cs"/>
              <w:b/>
              <w:bCs/>
              <w:color w:val="000000" w:themeColor="text1"/>
              <w:sz w:val="24"/>
              <w:szCs w:val="24"/>
              <w:rtl/>
              <w:lang w:bidi="fa-IR"/>
            </w:rPr>
          </w:rPrChange>
        </w:rPr>
        <w:t>تبدیل</w:t>
      </w:r>
      <w:r w:rsidRPr="0093126D">
        <w:rPr>
          <w:rFonts w:ascii="Calibri" w:eastAsia="Calibri" w:hAnsi="Calibri" w:cs="B Lotus"/>
          <w:sz w:val="24"/>
          <w:szCs w:val="24"/>
          <w:rtl/>
          <w:lang w:bidi="fa-IR"/>
          <w:rPrChange w:id="12033" w:author="Mehrnazi Boojari" w:date="2019-01-13T06:02:00Z">
            <w:rPr>
              <w:rFonts w:ascii="Calibri" w:eastAsia="Calibri" w:hAnsi="Calibri" w:cs="B Lotus"/>
              <w:b/>
              <w:bCs/>
              <w:color w:val="000000" w:themeColor="text1"/>
              <w:sz w:val="24"/>
              <w:szCs w:val="24"/>
              <w:rtl/>
              <w:lang w:bidi="fa-IR"/>
            </w:rPr>
          </w:rPrChange>
        </w:rPr>
        <w:t xml:space="preserve"> </w:t>
      </w:r>
      <w:r w:rsidRPr="0093126D">
        <w:rPr>
          <w:rFonts w:ascii="Calibri" w:eastAsia="Calibri" w:hAnsi="Calibri" w:cs="B Lotus" w:hint="cs"/>
          <w:sz w:val="24"/>
          <w:szCs w:val="24"/>
          <w:rtl/>
          <w:lang w:bidi="fa-IR"/>
          <w:rPrChange w:id="12034" w:author="Mehrnazi Boojari" w:date="2019-01-13T06:02:00Z">
            <w:rPr>
              <w:rFonts w:ascii="Calibri" w:eastAsia="Calibri" w:hAnsi="Calibri" w:cs="B Lotus" w:hint="cs"/>
              <w:b/>
              <w:bCs/>
              <w:color w:val="000000" w:themeColor="text1"/>
              <w:sz w:val="24"/>
              <w:szCs w:val="24"/>
              <w:rtl/>
              <w:lang w:bidi="fa-IR"/>
            </w:rPr>
          </w:rPrChange>
        </w:rPr>
        <w:t>شهرها</w:t>
      </w:r>
      <w:r w:rsidRPr="0093126D">
        <w:rPr>
          <w:rFonts w:ascii="Calibri" w:eastAsia="Calibri" w:hAnsi="Calibri" w:cs="B Lotus"/>
          <w:sz w:val="24"/>
          <w:szCs w:val="24"/>
          <w:rtl/>
          <w:lang w:bidi="fa-IR"/>
          <w:rPrChange w:id="12035" w:author="Mehrnazi Boojari" w:date="2019-01-13T06:02:00Z">
            <w:rPr>
              <w:rFonts w:ascii="Calibri" w:eastAsia="Calibri" w:hAnsi="Calibri" w:cs="B Lotus"/>
              <w:b/>
              <w:bCs/>
              <w:color w:val="000000" w:themeColor="text1"/>
              <w:sz w:val="24"/>
              <w:szCs w:val="24"/>
              <w:rtl/>
              <w:lang w:bidi="fa-IR"/>
            </w:rPr>
          </w:rPrChange>
        </w:rPr>
        <w:t xml:space="preserve"> </w:t>
      </w:r>
      <w:r w:rsidRPr="0093126D">
        <w:rPr>
          <w:rFonts w:ascii="Calibri" w:eastAsia="Calibri" w:hAnsi="Calibri" w:cs="B Lotus" w:hint="cs"/>
          <w:sz w:val="24"/>
          <w:szCs w:val="24"/>
          <w:rtl/>
          <w:lang w:bidi="fa-IR"/>
          <w:rPrChange w:id="12036" w:author="Mehrnazi Boojari" w:date="2019-01-13T06:02:00Z">
            <w:rPr>
              <w:rFonts w:ascii="Calibri" w:eastAsia="Calibri" w:hAnsi="Calibri" w:cs="B Lotus" w:hint="cs"/>
              <w:b/>
              <w:bCs/>
              <w:color w:val="000000" w:themeColor="text1"/>
              <w:sz w:val="24"/>
              <w:szCs w:val="24"/>
              <w:rtl/>
              <w:lang w:bidi="fa-IR"/>
            </w:rPr>
          </w:rPrChange>
        </w:rPr>
        <w:t>و</w:t>
      </w:r>
      <w:r w:rsidRPr="0093126D">
        <w:rPr>
          <w:rFonts w:ascii="Calibri" w:eastAsia="Calibri" w:hAnsi="Calibri" w:cs="B Lotus"/>
          <w:sz w:val="24"/>
          <w:szCs w:val="24"/>
          <w:rtl/>
          <w:lang w:bidi="fa-IR"/>
          <w:rPrChange w:id="12037" w:author="Mehrnazi Boojari" w:date="2019-01-13T06:02:00Z">
            <w:rPr>
              <w:rFonts w:ascii="Calibri" w:eastAsia="Calibri" w:hAnsi="Calibri" w:cs="B Lotus"/>
              <w:b/>
              <w:bCs/>
              <w:color w:val="000000" w:themeColor="text1"/>
              <w:sz w:val="24"/>
              <w:szCs w:val="24"/>
              <w:rtl/>
              <w:lang w:bidi="fa-IR"/>
            </w:rPr>
          </w:rPrChange>
        </w:rPr>
        <w:t xml:space="preserve"> </w:t>
      </w:r>
      <w:r w:rsidRPr="0093126D">
        <w:rPr>
          <w:rFonts w:ascii="Calibri" w:eastAsia="Calibri" w:hAnsi="Calibri" w:cs="B Lotus" w:hint="cs"/>
          <w:sz w:val="24"/>
          <w:szCs w:val="24"/>
          <w:rtl/>
          <w:lang w:bidi="fa-IR"/>
          <w:rPrChange w:id="12038" w:author="Mehrnazi Boojari" w:date="2019-01-13T06:02:00Z">
            <w:rPr>
              <w:rFonts w:ascii="Calibri" w:eastAsia="Calibri" w:hAnsi="Calibri" w:cs="B Lotus" w:hint="cs"/>
              <w:b/>
              <w:bCs/>
              <w:color w:val="000000" w:themeColor="text1"/>
              <w:sz w:val="24"/>
              <w:szCs w:val="24"/>
              <w:rtl/>
              <w:lang w:bidi="fa-IR"/>
            </w:rPr>
          </w:rPrChange>
        </w:rPr>
        <w:t>سکونت</w:t>
      </w:r>
      <w:ins w:id="12039" w:author="Mehrnazi Boojari" w:date="2019-01-13T06:44:00Z">
        <w:r w:rsidR="006A5374">
          <w:rPr>
            <w:rFonts w:ascii="Calibri" w:eastAsia="Calibri" w:hAnsi="Calibri" w:cs="B Nazanin" w:hint="cs"/>
            <w:sz w:val="24"/>
            <w:szCs w:val="24"/>
            <w:rtl/>
            <w:lang w:bidi="fa-IR"/>
          </w:rPr>
          <w:t>‌</w:t>
        </w:r>
      </w:ins>
      <w:del w:id="12040" w:author="Mehrnazi Boojari" w:date="2019-01-13T06:44:00Z">
        <w:r w:rsidRPr="0093126D" w:rsidDel="006A5374">
          <w:rPr>
            <w:rFonts w:ascii="Calibri" w:eastAsia="Calibri" w:hAnsi="Calibri" w:cs="B Lotus"/>
            <w:sz w:val="24"/>
            <w:szCs w:val="24"/>
            <w:rtl/>
            <w:lang w:bidi="fa-IR"/>
            <w:rPrChange w:id="12041" w:author="Mehrnazi Boojari" w:date="2019-01-13T06:02:00Z">
              <w:rPr>
                <w:rFonts w:ascii="Calibri" w:eastAsia="Calibri" w:hAnsi="Calibri" w:cs="B Lotus"/>
                <w:b/>
                <w:bCs/>
                <w:color w:val="000000" w:themeColor="text1"/>
                <w:sz w:val="24"/>
                <w:szCs w:val="24"/>
                <w:rtl/>
                <w:lang w:bidi="fa-IR"/>
              </w:rPr>
            </w:rPrChange>
          </w:rPr>
          <w:delText xml:space="preserve"> </w:delText>
        </w:r>
      </w:del>
      <w:r w:rsidRPr="0093126D">
        <w:rPr>
          <w:rFonts w:ascii="Calibri" w:eastAsia="Calibri" w:hAnsi="Calibri" w:cs="B Lotus" w:hint="cs"/>
          <w:sz w:val="24"/>
          <w:szCs w:val="24"/>
          <w:rtl/>
          <w:lang w:bidi="fa-IR"/>
          <w:rPrChange w:id="12042" w:author="Mehrnazi Boojari" w:date="2019-01-13T06:02:00Z">
            <w:rPr>
              <w:rFonts w:ascii="Calibri" w:eastAsia="Calibri" w:hAnsi="Calibri" w:cs="B Lotus" w:hint="cs"/>
              <w:b/>
              <w:bCs/>
              <w:color w:val="000000" w:themeColor="text1"/>
              <w:sz w:val="24"/>
              <w:szCs w:val="24"/>
              <w:rtl/>
              <w:lang w:bidi="fa-IR"/>
            </w:rPr>
          </w:rPrChange>
        </w:rPr>
        <w:t>گاه</w:t>
      </w:r>
      <w:del w:id="12043" w:author="Mehrnazi Boojari" w:date="2019-01-07T09:46:00Z">
        <w:r w:rsidRPr="0093126D" w:rsidDel="006F7CCF">
          <w:rPr>
            <w:rFonts w:ascii="Calibri" w:eastAsia="Calibri" w:hAnsi="Calibri" w:cs="B Lotus"/>
            <w:sz w:val="24"/>
            <w:szCs w:val="24"/>
            <w:rtl/>
            <w:lang w:bidi="fa-IR"/>
            <w:rPrChange w:id="12044" w:author="Mehrnazi Boojari" w:date="2019-01-13T06:02:00Z">
              <w:rPr>
                <w:rFonts w:ascii="Calibri" w:eastAsia="Calibri" w:hAnsi="Calibri" w:cs="B Lotus"/>
                <w:b/>
                <w:bCs/>
                <w:color w:val="000000" w:themeColor="text1"/>
                <w:sz w:val="24"/>
                <w:szCs w:val="24"/>
                <w:rtl/>
                <w:lang w:bidi="fa-IR"/>
              </w:rPr>
            </w:rPrChange>
          </w:rPr>
          <w:delText xml:space="preserve"> </w:delText>
        </w:r>
        <w:r w:rsidRPr="0093126D" w:rsidDel="006F7CCF">
          <w:rPr>
            <w:rFonts w:ascii="Calibri" w:eastAsia="Calibri" w:hAnsi="Calibri" w:cs="B Lotus" w:hint="cs"/>
            <w:sz w:val="24"/>
            <w:szCs w:val="24"/>
            <w:rtl/>
            <w:lang w:bidi="fa-IR"/>
            <w:rPrChange w:id="12045" w:author="Mehrnazi Boojari" w:date="2019-01-13T06:02:00Z">
              <w:rPr>
                <w:rFonts w:ascii="Calibri" w:eastAsia="Calibri" w:hAnsi="Calibri" w:cs="B Lotus" w:hint="cs"/>
                <w:b/>
                <w:bCs/>
                <w:color w:val="000000" w:themeColor="text1"/>
                <w:sz w:val="24"/>
                <w:szCs w:val="24"/>
                <w:rtl/>
                <w:lang w:bidi="fa-IR"/>
              </w:rPr>
            </w:rPrChange>
          </w:rPr>
          <w:delText>های</w:delText>
        </w:r>
        <w:r w:rsidRPr="0093126D" w:rsidDel="006F7CCF">
          <w:rPr>
            <w:rFonts w:ascii="Calibri" w:eastAsia="Calibri" w:hAnsi="Calibri" w:cs="B Lotus"/>
            <w:sz w:val="24"/>
            <w:szCs w:val="24"/>
            <w:rtl/>
            <w:lang w:bidi="fa-IR"/>
            <w:rPrChange w:id="12046" w:author="Mehrnazi Boojari" w:date="2019-01-13T06:02:00Z">
              <w:rPr>
                <w:rFonts w:ascii="Calibri" w:eastAsia="Calibri" w:hAnsi="Calibri" w:cs="B Lotus"/>
                <w:b/>
                <w:bCs/>
                <w:color w:val="000000" w:themeColor="text1"/>
                <w:sz w:val="24"/>
                <w:szCs w:val="24"/>
                <w:rtl/>
                <w:lang w:bidi="fa-IR"/>
              </w:rPr>
            </w:rPrChange>
          </w:rPr>
          <w:delText xml:space="preserve"> </w:delText>
        </w:r>
      </w:del>
      <w:ins w:id="12047" w:author="Mehrnazi Boojari" w:date="2019-01-07T09:46:00Z">
        <w:r w:rsidR="006F7CCF" w:rsidRPr="0093126D">
          <w:rPr>
            <w:rFonts w:ascii="Calibri" w:eastAsia="Calibri" w:hAnsi="Calibri" w:cs="B Lotus" w:hint="cs"/>
            <w:sz w:val="24"/>
            <w:szCs w:val="24"/>
            <w:lang w:bidi="fa-IR"/>
            <w:rPrChange w:id="12048" w:author="Mehrnazi Boojari" w:date="2019-01-13T06:02:00Z">
              <w:rPr>
                <w:rFonts w:ascii="Calibri" w:eastAsia="Calibri" w:hAnsi="Calibri" w:cs="B Lotus" w:hint="cs"/>
                <w:b/>
                <w:bCs/>
                <w:color w:val="000000" w:themeColor="text1"/>
                <w:sz w:val="24"/>
                <w:szCs w:val="24"/>
                <w:lang w:bidi="fa-IR"/>
              </w:rPr>
            </w:rPrChange>
          </w:rPr>
          <w:t>‌</w:t>
        </w:r>
        <w:r w:rsidR="006F7CCF" w:rsidRPr="0093126D">
          <w:rPr>
            <w:rFonts w:ascii="Calibri" w:eastAsia="Calibri" w:hAnsi="Calibri" w:cs="B Lotus" w:hint="cs"/>
            <w:sz w:val="24"/>
            <w:szCs w:val="24"/>
            <w:rtl/>
            <w:lang w:bidi="fa-IR"/>
            <w:rPrChange w:id="12049" w:author="Mehrnazi Boojari" w:date="2019-01-13T06:02:00Z">
              <w:rPr>
                <w:rFonts w:ascii="Calibri" w:eastAsia="Calibri" w:hAnsi="Calibri" w:cs="B Lotus" w:hint="cs"/>
                <w:b/>
                <w:bCs/>
                <w:color w:val="000000" w:themeColor="text1"/>
                <w:sz w:val="24"/>
                <w:szCs w:val="24"/>
                <w:rtl/>
                <w:lang w:bidi="fa-IR"/>
              </w:rPr>
            </w:rPrChange>
          </w:rPr>
          <w:t>های</w:t>
        </w:r>
        <w:r w:rsidR="006F7CCF" w:rsidRPr="0093126D">
          <w:rPr>
            <w:rFonts w:ascii="Calibri" w:eastAsia="Calibri" w:hAnsi="Calibri" w:cs="B Lotus"/>
            <w:sz w:val="24"/>
            <w:szCs w:val="24"/>
            <w:rtl/>
            <w:lang w:bidi="fa-IR"/>
            <w:rPrChange w:id="12050" w:author="Mehrnazi Boojari" w:date="2019-01-13T06:02:00Z">
              <w:rPr>
                <w:rFonts w:ascii="Calibri" w:eastAsia="Calibri" w:hAnsi="Calibri" w:cs="B Lotus"/>
                <w:b/>
                <w:bCs/>
                <w:color w:val="000000" w:themeColor="text1"/>
                <w:sz w:val="24"/>
                <w:szCs w:val="24"/>
                <w:rtl/>
                <w:lang w:bidi="fa-IR"/>
              </w:rPr>
            </w:rPrChange>
          </w:rPr>
          <w:t xml:space="preserve"> </w:t>
        </w:r>
      </w:ins>
      <w:r w:rsidRPr="0093126D">
        <w:rPr>
          <w:rFonts w:ascii="Calibri" w:eastAsia="Calibri" w:hAnsi="Calibri" w:cs="B Lotus" w:hint="cs"/>
          <w:sz w:val="24"/>
          <w:szCs w:val="24"/>
          <w:rtl/>
          <w:lang w:bidi="fa-IR"/>
          <w:rPrChange w:id="12051" w:author="Mehrnazi Boojari" w:date="2019-01-13T06:02:00Z">
            <w:rPr>
              <w:rFonts w:ascii="Calibri" w:eastAsia="Calibri" w:hAnsi="Calibri" w:cs="B Lotus" w:hint="cs"/>
              <w:b/>
              <w:bCs/>
              <w:color w:val="000000" w:themeColor="text1"/>
              <w:sz w:val="24"/>
              <w:szCs w:val="24"/>
              <w:rtl/>
              <w:lang w:bidi="fa-IR"/>
            </w:rPr>
          </w:rPrChange>
        </w:rPr>
        <w:t>انسانی</w:t>
      </w:r>
      <w:r w:rsidRPr="0093126D">
        <w:rPr>
          <w:rFonts w:ascii="Calibri" w:eastAsia="Calibri" w:hAnsi="Calibri" w:cs="B Lotus"/>
          <w:sz w:val="24"/>
          <w:szCs w:val="24"/>
          <w:rtl/>
          <w:lang w:bidi="fa-IR"/>
          <w:rPrChange w:id="12052" w:author="Mehrnazi Boojari" w:date="2019-01-13T06:02:00Z">
            <w:rPr>
              <w:rFonts w:ascii="Calibri" w:eastAsia="Calibri" w:hAnsi="Calibri" w:cs="B Lotus"/>
              <w:b/>
              <w:bCs/>
              <w:color w:val="000000" w:themeColor="text1"/>
              <w:sz w:val="24"/>
              <w:szCs w:val="24"/>
              <w:rtl/>
              <w:lang w:bidi="fa-IR"/>
            </w:rPr>
          </w:rPrChange>
        </w:rPr>
        <w:t xml:space="preserve"> </w:t>
      </w:r>
      <w:r w:rsidRPr="0093126D">
        <w:rPr>
          <w:rFonts w:ascii="Calibri" w:eastAsia="Calibri" w:hAnsi="Calibri" w:cs="B Lotus" w:hint="cs"/>
          <w:sz w:val="24"/>
          <w:szCs w:val="24"/>
          <w:rtl/>
          <w:lang w:bidi="fa-IR"/>
          <w:rPrChange w:id="12053" w:author="Mehrnazi Boojari" w:date="2019-01-13T06:02:00Z">
            <w:rPr>
              <w:rFonts w:ascii="Calibri" w:eastAsia="Calibri" w:hAnsi="Calibri" w:cs="B Lotus" w:hint="cs"/>
              <w:b/>
              <w:bCs/>
              <w:color w:val="000000" w:themeColor="text1"/>
              <w:sz w:val="24"/>
              <w:szCs w:val="24"/>
              <w:rtl/>
              <w:lang w:bidi="fa-IR"/>
            </w:rPr>
          </w:rPrChange>
        </w:rPr>
        <w:t>به</w:t>
      </w:r>
      <w:r w:rsidRPr="0093126D">
        <w:rPr>
          <w:rFonts w:ascii="Calibri" w:eastAsia="Calibri" w:hAnsi="Calibri" w:cs="B Lotus"/>
          <w:sz w:val="24"/>
          <w:szCs w:val="24"/>
          <w:rtl/>
          <w:lang w:bidi="fa-IR"/>
          <w:rPrChange w:id="12054" w:author="Mehrnazi Boojari" w:date="2019-01-13T06:02:00Z">
            <w:rPr>
              <w:rFonts w:ascii="Calibri" w:eastAsia="Calibri" w:hAnsi="Calibri" w:cs="B Lotus"/>
              <w:b/>
              <w:bCs/>
              <w:color w:val="000000" w:themeColor="text1"/>
              <w:sz w:val="24"/>
              <w:szCs w:val="24"/>
              <w:rtl/>
              <w:lang w:bidi="fa-IR"/>
            </w:rPr>
          </w:rPrChange>
        </w:rPr>
        <w:t xml:space="preserve"> </w:t>
      </w:r>
      <w:r w:rsidRPr="0093126D">
        <w:rPr>
          <w:rFonts w:ascii="Calibri" w:eastAsia="Calibri" w:hAnsi="Calibri" w:cs="B Lotus" w:hint="cs"/>
          <w:sz w:val="24"/>
          <w:szCs w:val="24"/>
          <w:rtl/>
          <w:lang w:bidi="fa-IR"/>
          <w:rPrChange w:id="12055" w:author="Mehrnazi Boojari" w:date="2019-01-13T06:02:00Z">
            <w:rPr>
              <w:rFonts w:ascii="Calibri" w:eastAsia="Calibri" w:hAnsi="Calibri" w:cs="B Lotus" w:hint="cs"/>
              <w:b/>
              <w:bCs/>
              <w:color w:val="000000" w:themeColor="text1"/>
              <w:sz w:val="24"/>
              <w:szCs w:val="24"/>
              <w:rtl/>
              <w:lang w:bidi="fa-IR"/>
            </w:rPr>
          </w:rPrChange>
        </w:rPr>
        <w:t>مکان</w:t>
      </w:r>
      <w:del w:id="12056" w:author="Mehrnazi Boojari" w:date="2019-01-07T09:46:00Z">
        <w:r w:rsidRPr="0093126D" w:rsidDel="006F7CCF">
          <w:rPr>
            <w:rFonts w:ascii="Calibri" w:eastAsia="Calibri" w:hAnsi="Calibri" w:cs="B Lotus"/>
            <w:sz w:val="24"/>
            <w:szCs w:val="24"/>
            <w:rtl/>
            <w:lang w:bidi="fa-IR"/>
            <w:rPrChange w:id="12057" w:author="Mehrnazi Boojari" w:date="2019-01-13T06:02:00Z">
              <w:rPr>
                <w:rFonts w:ascii="Calibri" w:eastAsia="Calibri" w:hAnsi="Calibri" w:cs="B Lotus"/>
                <w:b/>
                <w:bCs/>
                <w:color w:val="000000" w:themeColor="text1"/>
                <w:sz w:val="24"/>
                <w:szCs w:val="24"/>
                <w:rtl/>
                <w:lang w:bidi="fa-IR"/>
              </w:rPr>
            </w:rPrChange>
          </w:rPr>
          <w:delText xml:space="preserve"> </w:delText>
        </w:r>
        <w:r w:rsidRPr="0093126D" w:rsidDel="006F7CCF">
          <w:rPr>
            <w:rFonts w:ascii="Calibri" w:eastAsia="Calibri" w:hAnsi="Calibri" w:cs="B Lotus" w:hint="cs"/>
            <w:sz w:val="24"/>
            <w:szCs w:val="24"/>
            <w:rtl/>
            <w:lang w:bidi="fa-IR"/>
            <w:rPrChange w:id="12058" w:author="Mehrnazi Boojari" w:date="2019-01-13T06:02:00Z">
              <w:rPr>
                <w:rFonts w:ascii="Calibri" w:eastAsia="Calibri" w:hAnsi="Calibri" w:cs="B Lotus" w:hint="cs"/>
                <w:b/>
                <w:bCs/>
                <w:color w:val="000000" w:themeColor="text1"/>
                <w:sz w:val="24"/>
                <w:szCs w:val="24"/>
                <w:rtl/>
                <w:lang w:bidi="fa-IR"/>
              </w:rPr>
            </w:rPrChange>
          </w:rPr>
          <w:delText>های</w:delText>
        </w:r>
        <w:r w:rsidRPr="0093126D" w:rsidDel="006F7CCF">
          <w:rPr>
            <w:rFonts w:ascii="Calibri" w:eastAsia="Calibri" w:hAnsi="Calibri" w:cs="B Lotus"/>
            <w:sz w:val="24"/>
            <w:szCs w:val="24"/>
            <w:rtl/>
            <w:lang w:bidi="fa-IR"/>
            <w:rPrChange w:id="12059" w:author="Mehrnazi Boojari" w:date="2019-01-13T06:02:00Z">
              <w:rPr>
                <w:rFonts w:ascii="Calibri" w:eastAsia="Calibri" w:hAnsi="Calibri" w:cs="B Lotus"/>
                <w:b/>
                <w:bCs/>
                <w:color w:val="000000" w:themeColor="text1"/>
                <w:sz w:val="24"/>
                <w:szCs w:val="24"/>
                <w:rtl/>
                <w:lang w:bidi="fa-IR"/>
              </w:rPr>
            </w:rPrChange>
          </w:rPr>
          <w:delText xml:space="preserve"> </w:delText>
        </w:r>
      </w:del>
      <w:ins w:id="12060" w:author="Mehrnazi Boojari" w:date="2019-01-07T09:46:00Z">
        <w:r w:rsidR="006F7CCF" w:rsidRPr="0093126D">
          <w:rPr>
            <w:rFonts w:ascii="Calibri" w:eastAsia="Calibri" w:hAnsi="Calibri" w:cs="B Lotus" w:hint="cs"/>
            <w:sz w:val="24"/>
            <w:szCs w:val="24"/>
            <w:lang w:bidi="fa-IR"/>
            <w:rPrChange w:id="12061" w:author="Mehrnazi Boojari" w:date="2019-01-13T06:02:00Z">
              <w:rPr>
                <w:rFonts w:ascii="Calibri" w:eastAsia="Calibri" w:hAnsi="Calibri" w:cs="B Lotus" w:hint="cs"/>
                <w:b/>
                <w:bCs/>
                <w:color w:val="000000" w:themeColor="text1"/>
                <w:sz w:val="24"/>
                <w:szCs w:val="24"/>
                <w:lang w:bidi="fa-IR"/>
              </w:rPr>
            </w:rPrChange>
          </w:rPr>
          <w:t>‌</w:t>
        </w:r>
        <w:r w:rsidR="006F7CCF" w:rsidRPr="0093126D">
          <w:rPr>
            <w:rFonts w:ascii="Calibri" w:eastAsia="Calibri" w:hAnsi="Calibri" w:cs="B Lotus" w:hint="cs"/>
            <w:sz w:val="24"/>
            <w:szCs w:val="24"/>
            <w:rtl/>
            <w:lang w:bidi="fa-IR"/>
            <w:rPrChange w:id="12062" w:author="Mehrnazi Boojari" w:date="2019-01-13T06:02:00Z">
              <w:rPr>
                <w:rFonts w:ascii="Calibri" w:eastAsia="Calibri" w:hAnsi="Calibri" w:cs="B Lotus" w:hint="cs"/>
                <w:b/>
                <w:bCs/>
                <w:color w:val="000000" w:themeColor="text1"/>
                <w:sz w:val="24"/>
                <w:szCs w:val="24"/>
                <w:rtl/>
                <w:lang w:bidi="fa-IR"/>
              </w:rPr>
            </w:rPrChange>
          </w:rPr>
          <w:t>های</w:t>
        </w:r>
        <w:r w:rsidR="006F7CCF" w:rsidRPr="0093126D">
          <w:rPr>
            <w:rFonts w:ascii="Calibri" w:eastAsia="Calibri" w:hAnsi="Calibri" w:cs="B Lotus"/>
            <w:sz w:val="24"/>
            <w:szCs w:val="24"/>
            <w:rtl/>
            <w:lang w:bidi="fa-IR"/>
            <w:rPrChange w:id="12063" w:author="Mehrnazi Boojari" w:date="2019-01-13T06:02:00Z">
              <w:rPr>
                <w:rFonts w:ascii="Calibri" w:eastAsia="Calibri" w:hAnsi="Calibri" w:cs="B Lotus"/>
                <w:b/>
                <w:bCs/>
                <w:color w:val="000000" w:themeColor="text1"/>
                <w:sz w:val="24"/>
                <w:szCs w:val="24"/>
                <w:rtl/>
                <w:lang w:bidi="fa-IR"/>
              </w:rPr>
            </w:rPrChange>
          </w:rPr>
          <w:t xml:space="preserve"> </w:t>
        </w:r>
      </w:ins>
      <w:r w:rsidRPr="0093126D">
        <w:rPr>
          <w:rFonts w:ascii="Calibri" w:eastAsia="Calibri" w:hAnsi="Calibri" w:cs="B Lotus" w:hint="cs"/>
          <w:sz w:val="24"/>
          <w:szCs w:val="24"/>
          <w:rtl/>
          <w:lang w:bidi="fa-IR"/>
          <w:rPrChange w:id="12064" w:author="Mehrnazi Boojari" w:date="2019-01-13T06:02:00Z">
            <w:rPr>
              <w:rFonts w:ascii="Calibri" w:eastAsia="Calibri" w:hAnsi="Calibri" w:cs="B Lotus" w:hint="cs"/>
              <w:b/>
              <w:bCs/>
              <w:color w:val="000000" w:themeColor="text1"/>
              <w:sz w:val="24"/>
              <w:szCs w:val="24"/>
              <w:rtl/>
              <w:lang w:bidi="fa-IR"/>
            </w:rPr>
          </w:rPrChange>
        </w:rPr>
        <w:t>همه</w:t>
      </w:r>
      <w:ins w:id="12065" w:author="Mehrnazi Boojari" w:date="2019-01-13T06:44:00Z">
        <w:r w:rsidR="006A5374">
          <w:rPr>
            <w:rFonts w:ascii="Calibri" w:eastAsia="Calibri" w:hAnsi="Calibri" w:cs="B Nazanin" w:hint="cs"/>
            <w:sz w:val="24"/>
            <w:szCs w:val="24"/>
            <w:rtl/>
            <w:lang w:bidi="fa-IR"/>
          </w:rPr>
          <w:t>‌</w:t>
        </w:r>
      </w:ins>
      <w:del w:id="12066" w:author="Mehrnazi Boojari" w:date="2019-01-13T06:44:00Z">
        <w:r w:rsidRPr="0093126D" w:rsidDel="006A5374">
          <w:rPr>
            <w:rFonts w:ascii="Calibri" w:eastAsia="Calibri" w:hAnsi="Calibri" w:cs="B Lotus"/>
            <w:sz w:val="24"/>
            <w:szCs w:val="24"/>
            <w:rtl/>
            <w:lang w:bidi="fa-IR"/>
            <w:rPrChange w:id="12067" w:author="Mehrnazi Boojari" w:date="2019-01-13T06:02:00Z">
              <w:rPr>
                <w:rFonts w:ascii="Calibri" w:eastAsia="Calibri" w:hAnsi="Calibri" w:cs="B Lotus"/>
                <w:b/>
                <w:bCs/>
                <w:color w:val="000000" w:themeColor="text1"/>
                <w:sz w:val="24"/>
                <w:szCs w:val="24"/>
                <w:rtl/>
                <w:lang w:bidi="fa-IR"/>
              </w:rPr>
            </w:rPrChange>
          </w:rPr>
          <w:delText xml:space="preserve"> </w:delText>
        </w:r>
      </w:del>
      <w:r w:rsidRPr="0093126D">
        <w:rPr>
          <w:rFonts w:ascii="Calibri" w:eastAsia="Calibri" w:hAnsi="Calibri" w:cs="B Lotus" w:hint="cs"/>
          <w:sz w:val="24"/>
          <w:szCs w:val="24"/>
          <w:rtl/>
          <w:lang w:bidi="fa-IR"/>
          <w:rPrChange w:id="12068" w:author="Mehrnazi Boojari" w:date="2019-01-13T06:02:00Z">
            <w:rPr>
              <w:rFonts w:ascii="Calibri" w:eastAsia="Calibri" w:hAnsi="Calibri" w:cs="B Lotus" w:hint="cs"/>
              <w:b/>
              <w:bCs/>
              <w:color w:val="000000" w:themeColor="text1"/>
              <w:sz w:val="24"/>
              <w:szCs w:val="24"/>
              <w:rtl/>
              <w:lang w:bidi="fa-IR"/>
            </w:rPr>
          </w:rPrChange>
        </w:rPr>
        <w:t>شمول</w:t>
      </w:r>
      <w:del w:id="12069" w:author="Mehrnazi Boojari" w:date="2019-01-13T06:44:00Z">
        <w:r w:rsidRPr="0093126D" w:rsidDel="006A5374">
          <w:rPr>
            <w:rFonts w:ascii="Calibri" w:eastAsia="Calibri" w:hAnsi="Calibri" w:cs="B Lotus" w:hint="cs"/>
            <w:sz w:val="24"/>
            <w:szCs w:val="24"/>
            <w:rtl/>
            <w:lang w:bidi="fa-IR"/>
            <w:rPrChange w:id="12070" w:author="Mehrnazi Boojari" w:date="2019-01-13T06:02:00Z">
              <w:rPr>
                <w:rFonts w:ascii="Calibri" w:eastAsia="Calibri" w:hAnsi="Calibri" w:cs="B Lotus" w:hint="cs"/>
                <w:b/>
                <w:bCs/>
                <w:color w:val="000000" w:themeColor="text1"/>
                <w:sz w:val="24"/>
                <w:szCs w:val="24"/>
                <w:rtl/>
                <w:lang w:bidi="fa-IR"/>
              </w:rPr>
            </w:rPrChange>
          </w:rPr>
          <w:delText>،</w:delText>
        </w:r>
        <w:r w:rsidRPr="0093126D" w:rsidDel="006A5374">
          <w:rPr>
            <w:rFonts w:ascii="Calibri" w:eastAsia="Calibri" w:hAnsi="Calibri" w:cs="B Lotus"/>
            <w:sz w:val="24"/>
            <w:szCs w:val="24"/>
            <w:rtl/>
            <w:lang w:bidi="fa-IR"/>
            <w:rPrChange w:id="12071" w:author="Mehrnazi Boojari" w:date="2019-01-13T06:02:00Z">
              <w:rPr>
                <w:rFonts w:ascii="Calibri" w:eastAsia="Calibri" w:hAnsi="Calibri" w:cs="B Lotus"/>
                <w:b/>
                <w:bCs/>
                <w:color w:val="000000" w:themeColor="text1"/>
                <w:sz w:val="24"/>
                <w:szCs w:val="24"/>
                <w:rtl/>
                <w:lang w:bidi="fa-IR"/>
              </w:rPr>
            </w:rPrChange>
          </w:rPr>
          <w:delText xml:space="preserve"> </w:delText>
        </w:r>
      </w:del>
      <w:ins w:id="12072" w:author="Mehrnazi Boojari" w:date="2019-01-13T06:44:00Z">
        <w:r w:rsidR="006A5374">
          <w:rPr>
            <w:rFonts w:ascii="Calibri" w:eastAsia="Calibri" w:hAnsi="Calibri" w:cs="B Lotus" w:hint="cs"/>
            <w:sz w:val="24"/>
            <w:szCs w:val="24"/>
            <w:rtl/>
            <w:lang w:bidi="fa-IR"/>
          </w:rPr>
          <w:t xml:space="preserve"> و</w:t>
        </w:r>
        <w:r w:rsidR="006A5374" w:rsidRPr="0093126D">
          <w:rPr>
            <w:rFonts w:ascii="Calibri" w:eastAsia="Calibri" w:hAnsi="Calibri" w:cs="B Lotus"/>
            <w:sz w:val="24"/>
            <w:szCs w:val="24"/>
            <w:rtl/>
            <w:lang w:bidi="fa-IR"/>
            <w:rPrChange w:id="12073" w:author="Mehrnazi Boojari" w:date="2019-01-13T06:02:00Z">
              <w:rPr>
                <w:rFonts w:ascii="Calibri" w:eastAsia="Calibri" w:hAnsi="Calibri" w:cs="B Lotus"/>
                <w:b/>
                <w:bCs/>
                <w:color w:val="000000" w:themeColor="text1"/>
                <w:sz w:val="24"/>
                <w:szCs w:val="24"/>
                <w:rtl/>
                <w:lang w:bidi="fa-IR"/>
              </w:rPr>
            </w:rPrChange>
          </w:rPr>
          <w:t xml:space="preserve"> </w:t>
        </w:r>
      </w:ins>
      <w:r w:rsidRPr="0093126D">
        <w:rPr>
          <w:rFonts w:ascii="Calibri" w:eastAsia="Calibri" w:hAnsi="Calibri" w:cs="B Lotus" w:hint="cs"/>
          <w:sz w:val="24"/>
          <w:szCs w:val="24"/>
          <w:rtl/>
          <w:lang w:bidi="fa-IR"/>
          <w:rPrChange w:id="12074" w:author="Mehrnazi Boojari" w:date="2019-01-13T06:02:00Z">
            <w:rPr>
              <w:rFonts w:ascii="Calibri" w:eastAsia="Calibri" w:hAnsi="Calibri" w:cs="B Lotus" w:hint="cs"/>
              <w:b/>
              <w:bCs/>
              <w:color w:val="000000" w:themeColor="text1"/>
              <w:sz w:val="24"/>
              <w:szCs w:val="24"/>
              <w:rtl/>
              <w:lang w:bidi="fa-IR"/>
            </w:rPr>
          </w:rPrChange>
        </w:rPr>
        <w:t>مقاوم</w:t>
      </w:r>
      <w:r w:rsidRPr="0093126D">
        <w:rPr>
          <w:rFonts w:ascii="Calibri" w:eastAsia="Calibri" w:hAnsi="Calibri" w:cs="B Lotus"/>
          <w:sz w:val="24"/>
          <w:szCs w:val="24"/>
          <w:rtl/>
          <w:lang w:bidi="fa-IR"/>
          <w:rPrChange w:id="12075" w:author="Mehrnazi Boojari" w:date="2019-01-13T06:02:00Z">
            <w:rPr>
              <w:rFonts w:ascii="Calibri" w:eastAsia="Calibri" w:hAnsi="Calibri" w:cs="B Lotus"/>
              <w:b/>
              <w:bCs/>
              <w:color w:val="000000" w:themeColor="text1"/>
              <w:sz w:val="24"/>
              <w:szCs w:val="24"/>
              <w:rtl/>
              <w:lang w:bidi="fa-IR"/>
            </w:rPr>
          </w:rPrChange>
        </w:rPr>
        <w:t xml:space="preserve"> </w:t>
      </w:r>
      <w:r w:rsidRPr="0093126D">
        <w:rPr>
          <w:rFonts w:ascii="Calibri" w:eastAsia="Calibri" w:hAnsi="Calibri" w:cs="B Lotus" w:hint="cs"/>
          <w:sz w:val="24"/>
          <w:szCs w:val="24"/>
          <w:rtl/>
          <w:lang w:bidi="fa-IR"/>
          <w:rPrChange w:id="12076" w:author="Mehrnazi Boojari" w:date="2019-01-13T06:02:00Z">
            <w:rPr>
              <w:rFonts w:ascii="Calibri" w:eastAsia="Calibri" w:hAnsi="Calibri" w:cs="B Lotus" w:hint="cs"/>
              <w:b/>
              <w:bCs/>
              <w:color w:val="000000" w:themeColor="text1"/>
              <w:sz w:val="24"/>
              <w:szCs w:val="24"/>
              <w:rtl/>
              <w:lang w:bidi="fa-IR"/>
            </w:rPr>
          </w:rPrChange>
        </w:rPr>
        <w:t>و</w:t>
      </w:r>
      <w:r w:rsidRPr="0093126D">
        <w:rPr>
          <w:rFonts w:ascii="Calibri" w:eastAsia="Calibri" w:hAnsi="Calibri" w:cs="B Lotus"/>
          <w:sz w:val="24"/>
          <w:szCs w:val="24"/>
          <w:rtl/>
          <w:lang w:bidi="fa-IR"/>
          <w:rPrChange w:id="12077" w:author="Mehrnazi Boojari" w:date="2019-01-13T06:02:00Z">
            <w:rPr>
              <w:rFonts w:ascii="Calibri" w:eastAsia="Calibri" w:hAnsi="Calibri" w:cs="B Lotus"/>
              <w:b/>
              <w:bCs/>
              <w:color w:val="000000" w:themeColor="text1"/>
              <w:sz w:val="24"/>
              <w:szCs w:val="24"/>
              <w:rtl/>
              <w:lang w:bidi="fa-IR"/>
            </w:rPr>
          </w:rPrChange>
        </w:rPr>
        <w:t xml:space="preserve"> </w:t>
      </w:r>
      <w:r w:rsidRPr="0093126D">
        <w:rPr>
          <w:rFonts w:ascii="Calibri" w:eastAsia="Calibri" w:hAnsi="Calibri" w:cs="B Lotus" w:hint="cs"/>
          <w:sz w:val="24"/>
          <w:szCs w:val="24"/>
          <w:rtl/>
          <w:lang w:bidi="fa-IR"/>
          <w:rPrChange w:id="12078" w:author="Mehrnazi Boojari" w:date="2019-01-13T06:02:00Z">
            <w:rPr>
              <w:rFonts w:ascii="Calibri" w:eastAsia="Calibri" w:hAnsi="Calibri" w:cs="B Lotus" w:hint="cs"/>
              <w:b/>
              <w:bCs/>
              <w:color w:val="000000" w:themeColor="text1"/>
              <w:sz w:val="24"/>
              <w:szCs w:val="24"/>
              <w:rtl/>
              <w:lang w:bidi="fa-IR"/>
            </w:rPr>
          </w:rPrChange>
        </w:rPr>
        <w:t>پایدار</w:t>
      </w:r>
      <w:del w:id="12079" w:author="Mehrnazi Boojari" w:date="2019-01-13T06:02:00Z">
        <w:r w:rsidRPr="00E91C41" w:rsidDel="0093126D">
          <w:rPr>
            <w:rFonts w:ascii="Calibri" w:eastAsia="Calibri" w:hAnsi="Calibri" w:cs="B Lotus" w:hint="cs"/>
            <w:b/>
            <w:bCs/>
            <w:sz w:val="24"/>
            <w:szCs w:val="24"/>
            <w:rtl/>
            <w:lang w:bidi="fa-IR"/>
          </w:rPr>
          <w:delText>"</w:delText>
        </w:r>
      </w:del>
      <w:ins w:id="12080" w:author="Mehrnazi Boojari" w:date="2019-01-13T06:02:00Z">
        <w:r w:rsidR="0093126D">
          <w:rPr>
            <w:rFonts w:ascii="Calibri" w:eastAsia="Calibri" w:hAnsi="Calibri" w:cs="B Lotus" w:hint="cs"/>
            <w:b/>
            <w:bCs/>
            <w:sz w:val="24"/>
            <w:szCs w:val="24"/>
            <w:rtl/>
            <w:lang w:bidi="fa-IR"/>
          </w:rPr>
          <w:t>»</w:t>
        </w:r>
      </w:ins>
      <w:del w:id="12081" w:author="Mehrnazi Boojari" w:date="2019-01-07T09:53:00Z">
        <w:r w:rsidRPr="00E91C41" w:rsidDel="006F7CCF">
          <w:rPr>
            <w:rFonts w:ascii="Calibri" w:eastAsia="Calibri" w:hAnsi="Calibri" w:cs="B Lotus" w:hint="cs"/>
            <w:sz w:val="24"/>
            <w:szCs w:val="24"/>
            <w:rtl/>
            <w:lang w:bidi="fa-IR"/>
          </w:rPr>
          <w:delText xml:space="preserve"> . </w:delText>
        </w:r>
      </w:del>
      <w:ins w:id="12082" w:author="Mehrnazi Boojari" w:date="2019-01-13T06:02:00Z">
        <w:r w:rsidR="0093126D">
          <w:rPr>
            <w:rFonts w:ascii="Calibri" w:eastAsia="Calibri" w:hAnsi="Calibri" w:cs="B Lotus" w:hint="cs"/>
            <w:sz w:val="24"/>
            <w:szCs w:val="24"/>
            <w:rtl/>
            <w:lang w:bidi="fa-IR"/>
          </w:rPr>
          <w:t>،</w:t>
        </w:r>
      </w:ins>
      <w:ins w:id="12083"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که در زیرمجموعه این هدف </w:t>
      </w:r>
      <w:del w:id="12084" w:author="Mehrnazi Boojari" w:date="2019-01-08T23:56:00Z">
        <w:r w:rsidRPr="00E91C41" w:rsidDel="00756134">
          <w:rPr>
            <w:rFonts w:ascii="Calibri" w:eastAsia="Calibri" w:hAnsi="Calibri" w:cs="B Lotus" w:hint="cs"/>
            <w:sz w:val="24"/>
            <w:szCs w:val="24"/>
            <w:rtl/>
            <w:lang w:bidi="fa-IR"/>
          </w:rPr>
          <w:delText>آنچه که</w:delText>
        </w:r>
      </w:del>
      <w:ins w:id="12085" w:author="Mehrnazi Boojari" w:date="2019-01-08T23:56:00Z">
        <w:r w:rsidR="00756134">
          <w:rPr>
            <w:rFonts w:ascii="Calibri" w:eastAsia="Calibri" w:hAnsi="Calibri" w:cs="B Lotus" w:hint="cs"/>
            <w:sz w:val="24"/>
            <w:szCs w:val="24"/>
            <w:rtl/>
            <w:lang w:bidi="fa-IR"/>
          </w:rPr>
          <w:t>آنچه</w:t>
        </w:r>
      </w:ins>
      <w:r w:rsidRPr="00E91C41">
        <w:rPr>
          <w:rFonts w:ascii="Calibri" w:eastAsia="Calibri" w:hAnsi="Calibri" w:cs="B Lotus" w:hint="cs"/>
          <w:sz w:val="24"/>
          <w:szCs w:val="24"/>
          <w:rtl/>
          <w:lang w:bidi="fa-IR"/>
        </w:rPr>
        <w:t xml:space="preserve"> به مسکن مرتبط است عبات</w:t>
      </w:r>
      <w:ins w:id="12086" w:author="Mehrnazi Boojari" w:date="2019-01-13T06:02:00Z">
        <w:r w:rsidR="0093126D">
          <w:rPr>
            <w:rFonts w:ascii="Calibri" w:eastAsia="Calibri" w:hAnsi="Calibri" w:cs="B Nazanin" w:hint="cs"/>
            <w:sz w:val="24"/>
            <w:szCs w:val="24"/>
            <w:rtl/>
            <w:lang w:bidi="fa-IR"/>
          </w:rPr>
          <w:t>‌</w:t>
        </w:r>
        <w:r w:rsidR="0093126D">
          <w:rPr>
            <w:rFonts w:ascii="Calibri" w:eastAsia="Calibri" w:hAnsi="Calibri" w:cs="B Lotus" w:hint="cs"/>
            <w:sz w:val="24"/>
            <w:szCs w:val="24"/>
            <w:rtl/>
            <w:lang w:bidi="fa-IR"/>
          </w:rPr>
          <w:t>ا</w:t>
        </w:r>
      </w:ins>
      <w:r w:rsidRPr="00E91C41">
        <w:rPr>
          <w:rFonts w:ascii="Calibri" w:eastAsia="Calibri" w:hAnsi="Calibri" w:cs="B Lotus" w:hint="cs"/>
          <w:sz w:val="24"/>
          <w:szCs w:val="24"/>
          <w:rtl/>
          <w:lang w:bidi="fa-IR"/>
        </w:rPr>
        <w:t>ند از</w:t>
      </w:r>
      <w:del w:id="12087" w:author="Mehrnazi Boojari" w:date="2019-01-08T01:32:00Z">
        <w:r w:rsidRPr="00E91C41" w:rsidDel="00952B49">
          <w:rPr>
            <w:rFonts w:ascii="Calibri" w:eastAsia="Calibri" w:hAnsi="Calibri" w:cs="B Lotus" w:hint="cs"/>
            <w:sz w:val="24"/>
            <w:szCs w:val="24"/>
            <w:rtl/>
            <w:lang w:bidi="fa-IR"/>
          </w:rPr>
          <w:delText xml:space="preserve"> :</w:delText>
        </w:r>
      </w:del>
      <w:ins w:id="12088" w:author="Mehrnazi Boojari" w:date="2019-01-08T01:32:00Z">
        <w:r w:rsidR="00952B49">
          <w:rPr>
            <w:rFonts w:ascii="Calibri" w:eastAsia="Calibri" w:hAnsi="Calibri" w:cs="B Lotus" w:hint="cs"/>
            <w:sz w:val="24"/>
            <w:szCs w:val="24"/>
            <w:rtl/>
            <w:lang w:bidi="fa-IR"/>
          </w:rPr>
          <w:t>:</w:t>
        </w:r>
      </w:ins>
    </w:p>
    <w:p w14:paraId="3F2AD10A" w14:textId="77777777" w:rsidR="00E91C41" w:rsidRPr="00E91C41" w:rsidRDefault="00E91C41" w:rsidP="006A5374">
      <w:pPr>
        <w:numPr>
          <w:ilvl w:val="0"/>
          <w:numId w:val="57"/>
        </w:numPr>
        <w:bidi/>
        <w:spacing w:after="200" w:line="276" w:lineRule="auto"/>
        <w:ind w:hanging="273"/>
        <w:contextualSpacing/>
        <w:jc w:val="both"/>
        <w:rPr>
          <w:rFonts w:ascii="Calibri" w:eastAsia="Calibri" w:hAnsi="Calibri" w:cs="B Lotus"/>
          <w:sz w:val="24"/>
          <w:szCs w:val="24"/>
          <w:rtl/>
          <w:lang w:bidi="fa-IR"/>
        </w:rPr>
      </w:pPr>
      <w:r w:rsidRPr="00E91C41">
        <w:rPr>
          <w:rFonts w:ascii="Calibri" w:eastAsia="Calibri" w:hAnsi="Calibri" w:cs="B Lotus"/>
          <w:sz w:val="24"/>
          <w:szCs w:val="24"/>
          <w:rtl/>
          <w:lang w:bidi="fa-IR"/>
        </w:rPr>
        <w:t>تضم</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sz w:val="24"/>
          <w:szCs w:val="24"/>
          <w:rtl/>
          <w:lang w:bidi="fa-IR"/>
        </w:rPr>
        <w:t xml:space="preserve"> دسترس</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عموم</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به</w:t>
      </w:r>
      <w:r w:rsidRPr="00E91C41">
        <w:rPr>
          <w:rFonts w:ascii="Calibri" w:eastAsia="Calibri" w:hAnsi="Calibri" w:cs="B Lotus" w:hint="cs"/>
          <w:sz w:val="24"/>
          <w:szCs w:val="24"/>
          <w:rtl/>
          <w:lang w:bidi="fa-IR"/>
        </w:rPr>
        <w:t xml:space="preserve"> </w:t>
      </w:r>
      <w:r w:rsidRPr="00E91C41">
        <w:rPr>
          <w:rFonts w:ascii="Calibri" w:eastAsia="Calibri" w:hAnsi="Calibri" w:cs="B Lotus"/>
          <w:sz w:val="24"/>
          <w:szCs w:val="24"/>
          <w:rtl/>
          <w:lang w:bidi="fa-IR"/>
        </w:rPr>
        <w:t>مسکن ا</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من</w:t>
      </w:r>
      <w:r w:rsidRPr="00E91C41">
        <w:rPr>
          <w:rFonts w:ascii="Calibri" w:eastAsia="Calibri" w:hAnsi="Calibri" w:cs="B Lotus"/>
          <w:sz w:val="24"/>
          <w:szCs w:val="24"/>
          <w:rtl/>
          <w:lang w:bidi="fa-IR"/>
        </w:rPr>
        <w:t xml:space="preserve"> و مقرون</w:t>
      </w:r>
      <w:ins w:id="12089" w:author="Mehrnazi Boojari" w:date="2019-01-13T06:45:00Z">
        <w:r w:rsidR="006A5374">
          <w:rPr>
            <w:rFonts w:ascii="Calibri" w:eastAsia="Calibri" w:hAnsi="Calibri" w:cs="B Nazanin" w:hint="cs"/>
            <w:sz w:val="24"/>
            <w:szCs w:val="24"/>
            <w:rtl/>
            <w:lang w:bidi="fa-IR"/>
          </w:rPr>
          <w:t>‌</w:t>
        </w:r>
      </w:ins>
      <w:del w:id="12090" w:author="Mehrnazi Boojari" w:date="2019-01-13T06:45:00Z">
        <w:r w:rsidRPr="00E91C41" w:rsidDel="006A5374">
          <w:rPr>
            <w:rFonts w:ascii="Calibri" w:eastAsia="Calibri" w:hAnsi="Calibri" w:cs="B Lotus"/>
            <w:sz w:val="24"/>
            <w:szCs w:val="24"/>
            <w:rtl/>
            <w:lang w:bidi="fa-IR"/>
          </w:rPr>
          <w:delText xml:space="preserve"> </w:delText>
        </w:r>
      </w:del>
      <w:r w:rsidRPr="00E91C41">
        <w:rPr>
          <w:rFonts w:ascii="Calibri" w:eastAsia="Calibri" w:hAnsi="Calibri" w:cs="B Lotus"/>
          <w:sz w:val="24"/>
          <w:szCs w:val="24"/>
          <w:rtl/>
          <w:lang w:bidi="fa-IR"/>
        </w:rPr>
        <w:t>به</w:t>
      </w:r>
      <w:ins w:id="12091" w:author="Mehrnazi Boojari" w:date="2019-01-13T06:45:00Z">
        <w:r w:rsidR="006A5374">
          <w:rPr>
            <w:rFonts w:ascii="Calibri" w:eastAsia="Calibri" w:hAnsi="Calibri" w:cs="B Nazanin" w:hint="cs"/>
            <w:sz w:val="24"/>
            <w:szCs w:val="24"/>
            <w:rtl/>
            <w:lang w:bidi="fa-IR"/>
          </w:rPr>
          <w:t>‌</w:t>
        </w:r>
      </w:ins>
      <w:del w:id="12092" w:author="Mehrnazi Boojari" w:date="2019-01-13T06:45:00Z">
        <w:r w:rsidRPr="00E91C41" w:rsidDel="006A5374">
          <w:rPr>
            <w:rFonts w:ascii="Calibri" w:eastAsia="Calibri" w:hAnsi="Calibri" w:cs="B Lotus"/>
            <w:sz w:val="24"/>
            <w:szCs w:val="24"/>
            <w:rtl/>
            <w:lang w:bidi="fa-IR"/>
          </w:rPr>
          <w:delText xml:space="preserve"> </w:delText>
        </w:r>
      </w:del>
      <w:r w:rsidRPr="00E91C41">
        <w:rPr>
          <w:rFonts w:ascii="Calibri" w:eastAsia="Calibri" w:hAnsi="Calibri" w:cs="B Lotus"/>
          <w:sz w:val="24"/>
          <w:szCs w:val="24"/>
          <w:rtl/>
          <w:lang w:bidi="fa-IR"/>
        </w:rPr>
        <w:t>صرفه</w:t>
      </w:r>
      <w:ins w:id="12093" w:author="Mehrnazi Boojari" w:date="2019-01-13T06:02:00Z">
        <w:r w:rsidR="0093126D">
          <w:rPr>
            <w:rFonts w:ascii="Calibri" w:eastAsia="Calibri" w:hAnsi="Calibri" w:cs="B Lotus" w:hint="cs"/>
            <w:sz w:val="24"/>
            <w:szCs w:val="24"/>
            <w:rtl/>
            <w:lang w:bidi="fa-IR"/>
          </w:rPr>
          <w:t>.</w:t>
        </w:r>
      </w:ins>
      <w:del w:id="12094" w:author="Mehrnazi Boojari" w:date="2019-01-13T06:02:00Z">
        <w:r w:rsidRPr="00E91C41" w:rsidDel="0093126D">
          <w:rPr>
            <w:rFonts w:ascii="Calibri" w:eastAsia="Calibri" w:hAnsi="Calibri" w:cs="B Lotus"/>
            <w:sz w:val="24"/>
            <w:szCs w:val="24"/>
            <w:rtl/>
            <w:lang w:bidi="fa-IR"/>
          </w:rPr>
          <w:delText xml:space="preserve"> </w:delText>
        </w:r>
      </w:del>
    </w:p>
    <w:p w14:paraId="68A22F9E" w14:textId="77777777" w:rsidR="00E91C41" w:rsidRPr="00E91C41" w:rsidRDefault="00E91C41" w:rsidP="00A25B54">
      <w:pPr>
        <w:numPr>
          <w:ilvl w:val="0"/>
          <w:numId w:val="57"/>
        </w:numPr>
        <w:bidi/>
        <w:spacing w:after="200" w:line="276" w:lineRule="auto"/>
        <w:ind w:hanging="273"/>
        <w:contextualSpacing/>
        <w:jc w:val="both"/>
        <w:rPr>
          <w:rFonts w:ascii="Calibri" w:eastAsia="Calibri" w:hAnsi="Calibri" w:cs="B Lotus"/>
          <w:sz w:val="24"/>
          <w:szCs w:val="24"/>
          <w:rtl/>
          <w:lang w:bidi="fa-IR"/>
        </w:rPr>
      </w:pPr>
      <w:r w:rsidRPr="00E91C41">
        <w:rPr>
          <w:rFonts w:ascii="Calibri" w:eastAsia="Calibri" w:hAnsi="Calibri" w:cs="B Lotus"/>
          <w:sz w:val="24"/>
          <w:szCs w:val="24"/>
          <w:rtl/>
          <w:lang w:bidi="fa-IR"/>
        </w:rPr>
        <w:t>برقرار</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پ</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وند</w:t>
      </w:r>
      <w:r w:rsidRPr="00E91C41">
        <w:rPr>
          <w:rFonts w:ascii="Calibri" w:eastAsia="Calibri" w:hAnsi="Calibri" w:cs="B Lotus"/>
          <w:sz w:val="24"/>
          <w:szCs w:val="24"/>
          <w:rtl/>
          <w:lang w:bidi="fa-IR"/>
        </w:rPr>
        <w:t xml:space="preserve"> ب</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ن</w:t>
      </w:r>
      <w:r w:rsidRPr="00E91C41">
        <w:rPr>
          <w:rFonts w:ascii="Calibri" w:eastAsia="Calibri" w:hAnsi="Calibri" w:cs="B Lotus"/>
          <w:sz w:val="24"/>
          <w:szCs w:val="24"/>
          <w:rtl/>
          <w:lang w:bidi="fa-IR"/>
        </w:rPr>
        <w:t xml:space="preserve"> مناطق شهر</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و حومه و روستا</w:t>
      </w:r>
      <w:r w:rsidRPr="00E91C41">
        <w:rPr>
          <w:rFonts w:ascii="Calibri" w:eastAsia="Calibri" w:hAnsi="Calibri" w:cs="B Lotus" w:hint="cs"/>
          <w:sz w:val="24"/>
          <w:szCs w:val="24"/>
          <w:rtl/>
          <w:lang w:bidi="fa-IR"/>
        </w:rPr>
        <w:t>یی</w:t>
      </w:r>
      <w:ins w:id="12095" w:author="Mehrnazi Boojari" w:date="2019-01-13T06:02:00Z">
        <w:r w:rsidR="0093126D">
          <w:rPr>
            <w:rFonts w:ascii="Calibri" w:eastAsia="Calibri" w:hAnsi="Calibri" w:cs="B Lotus" w:hint="cs"/>
            <w:sz w:val="24"/>
            <w:szCs w:val="24"/>
            <w:rtl/>
            <w:lang w:bidi="fa-IR"/>
          </w:rPr>
          <w:t>.</w:t>
        </w:r>
      </w:ins>
    </w:p>
    <w:p w14:paraId="3109A913" w14:textId="77777777" w:rsidR="00E91C41" w:rsidRPr="00E91C41" w:rsidRDefault="00E91C41" w:rsidP="00A25B54">
      <w:pPr>
        <w:numPr>
          <w:ilvl w:val="0"/>
          <w:numId w:val="57"/>
        </w:numPr>
        <w:bidi/>
        <w:spacing w:after="200" w:line="276" w:lineRule="auto"/>
        <w:ind w:hanging="273"/>
        <w:contextualSpacing/>
        <w:jc w:val="both"/>
        <w:rPr>
          <w:rFonts w:ascii="Calibri" w:eastAsia="Calibri" w:hAnsi="Calibri" w:cs="B Lotus"/>
          <w:sz w:val="24"/>
          <w:szCs w:val="24"/>
          <w:lang w:bidi="fa-IR"/>
        </w:rPr>
      </w:pPr>
      <w:r w:rsidRPr="00E91C41">
        <w:rPr>
          <w:rFonts w:ascii="Calibri" w:eastAsia="Calibri" w:hAnsi="Calibri" w:cs="B Lotus"/>
          <w:sz w:val="24"/>
          <w:szCs w:val="24"/>
          <w:rtl/>
          <w:lang w:bidi="fa-IR"/>
        </w:rPr>
        <w:t>حما</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ت</w:t>
      </w:r>
      <w:r w:rsidRPr="00E91C41">
        <w:rPr>
          <w:rFonts w:ascii="Calibri" w:eastAsia="Calibri" w:hAnsi="Calibri" w:cs="B Lotus"/>
          <w:sz w:val="24"/>
          <w:szCs w:val="24"/>
          <w:rtl/>
          <w:lang w:bidi="fa-IR"/>
        </w:rPr>
        <w:t xml:space="preserve"> از </w:t>
      </w:r>
      <w:r w:rsidRPr="00E91C41">
        <w:rPr>
          <w:rFonts w:ascii="Calibri" w:eastAsia="Calibri" w:hAnsi="Calibri" w:cs="B Lotus" w:hint="cs"/>
          <w:sz w:val="24"/>
          <w:szCs w:val="24"/>
          <w:rtl/>
          <w:lang w:bidi="fa-IR"/>
        </w:rPr>
        <w:t>سا</w:t>
      </w:r>
      <w:r w:rsidRPr="00E91C41">
        <w:rPr>
          <w:rFonts w:ascii="Calibri" w:eastAsia="Calibri" w:hAnsi="Calibri" w:cs="B Lotus" w:hint="eastAsia"/>
          <w:sz w:val="24"/>
          <w:szCs w:val="24"/>
          <w:rtl/>
          <w:lang w:bidi="fa-IR"/>
        </w:rPr>
        <w:t>خت</w:t>
      </w:r>
      <w:r w:rsidRPr="00E91C41">
        <w:rPr>
          <w:rFonts w:ascii="Calibri" w:eastAsia="Calibri" w:hAnsi="Calibri" w:cs="B Lotus"/>
          <w:sz w:val="24"/>
          <w:szCs w:val="24"/>
          <w:rtl/>
          <w:lang w:bidi="fa-IR"/>
        </w:rPr>
        <w:t xml:space="preserve"> بناها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مقاوم با استفاده از مصالح محل</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و ارائه کمک</w:t>
      </w:r>
      <w:del w:id="12096" w:author="Mehrnazi Boojari" w:date="2019-01-07T09:46:00Z">
        <w:r w:rsidRPr="00E91C41" w:rsidDel="006F7CCF">
          <w:rPr>
            <w:rFonts w:ascii="Calibri" w:eastAsia="Calibri" w:hAnsi="Calibri" w:cs="B Lotus"/>
            <w:sz w:val="24"/>
            <w:szCs w:val="24"/>
            <w:rtl/>
            <w:lang w:bidi="fa-IR"/>
          </w:rPr>
          <w:delText xml:space="preserve"> ها</w:delText>
        </w:r>
        <w:r w:rsidRPr="00E91C41" w:rsidDel="006F7CCF">
          <w:rPr>
            <w:rFonts w:ascii="Calibri" w:eastAsia="Calibri" w:hAnsi="Calibri" w:cs="B Lotus" w:hint="cs"/>
            <w:sz w:val="24"/>
            <w:szCs w:val="24"/>
            <w:rtl/>
            <w:lang w:bidi="fa-IR"/>
          </w:rPr>
          <w:delText>ی</w:delText>
        </w:r>
        <w:r w:rsidRPr="00E91C41" w:rsidDel="006F7CCF">
          <w:rPr>
            <w:rFonts w:ascii="Calibri" w:eastAsia="Calibri" w:hAnsi="Calibri" w:cs="B Lotus"/>
            <w:sz w:val="24"/>
            <w:szCs w:val="24"/>
            <w:rtl/>
            <w:lang w:bidi="fa-IR"/>
          </w:rPr>
          <w:delText xml:space="preserve"> </w:delText>
        </w:r>
      </w:del>
      <w:ins w:id="12097" w:author="Mehrnazi Boojari" w:date="2019-01-07T09:46:00Z">
        <w:r w:rsidR="006F7CCF">
          <w:rPr>
            <w:rFonts w:ascii="Calibri" w:eastAsia="Calibri" w:hAnsi="Calibri" w:cs="B Lotus" w:hint="cs"/>
            <w:sz w:val="24"/>
            <w:szCs w:val="24"/>
            <w:rtl/>
            <w:lang w:bidi="fa-IR"/>
          </w:rPr>
          <w:t>‌</w:t>
        </w:r>
        <w:r w:rsidR="006F7CCF">
          <w:rPr>
            <w:rFonts w:ascii="Calibri" w:eastAsia="Calibri" w:hAnsi="Calibri" w:cs="B Lotus"/>
            <w:sz w:val="24"/>
            <w:szCs w:val="24"/>
            <w:rtl/>
            <w:lang w:bidi="fa-IR"/>
          </w:rPr>
          <w:t xml:space="preserve">های </w:t>
        </w:r>
      </w:ins>
      <w:r w:rsidRPr="00E91C41">
        <w:rPr>
          <w:rFonts w:ascii="Calibri" w:eastAsia="Calibri" w:hAnsi="Calibri" w:cs="B Lotus"/>
          <w:sz w:val="24"/>
          <w:szCs w:val="24"/>
          <w:rtl/>
          <w:lang w:bidi="fa-IR"/>
        </w:rPr>
        <w:t>مال</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و فن</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به آن</w:t>
      </w:r>
      <w:ins w:id="12098" w:author="Mehrnazi Boojari" w:date="2019-01-13T06:02:00Z">
        <w:r w:rsidR="0093126D">
          <w:rPr>
            <w:rFonts w:ascii="Calibri" w:eastAsia="Calibri" w:hAnsi="Calibri" w:cs="B Nazanin" w:hint="cs"/>
            <w:sz w:val="24"/>
            <w:szCs w:val="24"/>
            <w:rtl/>
            <w:lang w:bidi="fa-IR"/>
          </w:rPr>
          <w:t>‌</w:t>
        </w:r>
      </w:ins>
      <w:r w:rsidRPr="00E91C41">
        <w:rPr>
          <w:rFonts w:ascii="Calibri" w:eastAsia="Calibri" w:hAnsi="Calibri" w:cs="B Lotus"/>
          <w:sz w:val="24"/>
          <w:szCs w:val="24"/>
          <w:rtl/>
          <w:lang w:bidi="fa-IR"/>
        </w:rPr>
        <w:t>ها</w:t>
      </w:r>
      <w:ins w:id="12099" w:author="Mehrnazi Boojari" w:date="2019-01-13T06:02:00Z">
        <w:r w:rsidR="0093126D">
          <w:rPr>
            <w:rFonts w:ascii="Calibri" w:eastAsia="Calibri" w:hAnsi="Calibri" w:cs="B Lotus" w:hint="cs"/>
            <w:sz w:val="24"/>
            <w:szCs w:val="24"/>
            <w:rtl/>
            <w:lang w:bidi="fa-IR"/>
          </w:rPr>
          <w:t>.</w:t>
        </w:r>
      </w:ins>
    </w:p>
    <w:p w14:paraId="5AA80E39" w14:textId="77777777" w:rsidR="00E91C41" w:rsidRPr="00E91C41" w:rsidRDefault="00E91C41" w:rsidP="006A5374">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دسترسی عمومی به مسکن ایمن و مقرون</w:t>
      </w:r>
      <w:ins w:id="12100" w:author="Mehrnazi Boojari" w:date="2019-01-13T06:45:00Z">
        <w:r w:rsidR="006A5374">
          <w:rPr>
            <w:rFonts w:ascii="Calibri" w:eastAsia="Calibri" w:hAnsi="Calibri" w:cs="B Nazanin" w:hint="cs"/>
            <w:sz w:val="24"/>
            <w:szCs w:val="24"/>
            <w:rtl/>
            <w:lang w:bidi="fa-IR"/>
          </w:rPr>
          <w:t>‌</w:t>
        </w:r>
      </w:ins>
      <w:del w:id="12101" w:author="Mehrnazi Boojari" w:date="2019-01-13T06:45:00Z">
        <w:r w:rsidRPr="00E91C41" w:rsidDel="006A5374">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به</w:t>
      </w:r>
      <w:ins w:id="12102" w:author="Mehrnazi Boojari" w:date="2019-01-13T06:45:00Z">
        <w:r w:rsidR="006A5374">
          <w:rPr>
            <w:rFonts w:ascii="Calibri" w:eastAsia="Calibri" w:hAnsi="Calibri" w:cs="B Nazanin" w:hint="cs"/>
            <w:sz w:val="24"/>
            <w:szCs w:val="24"/>
            <w:rtl/>
            <w:lang w:bidi="fa-IR"/>
          </w:rPr>
          <w:t>‌</w:t>
        </w:r>
      </w:ins>
      <w:del w:id="12103" w:author="Mehrnazi Boojari" w:date="2019-01-13T06:45:00Z">
        <w:r w:rsidRPr="00E91C41" w:rsidDel="006A5374">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صرفه</w:t>
      </w:r>
      <w:del w:id="12104" w:author="Mehrnazi Boojari" w:date="2019-01-07T09:47:00Z">
        <w:r w:rsidRPr="00E91C41" w:rsidDel="006F7CCF">
          <w:rPr>
            <w:rFonts w:ascii="Calibri" w:eastAsia="Calibri" w:hAnsi="Calibri" w:cs="B Lotus" w:hint="cs"/>
            <w:sz w:val="24"/>
            <w:szCs w:val="24"/>
            <w:rtl/>
            <w:lang w:bidi="fa-IR"/>
          </w:rPr>
          <w:delText xml:space="preserve"> ،</w:delText>
        </w:r>
      </w:del>
      <w:ins w:id="12105"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حمایت از ساخت بناهای با مصالح محلی و ارائه کمک</w:t>
      </w:r>
      <w:del w:id="12106" w:author="Mehrnazi Boojari" w:date="2019-01-07T09:46:00Z">
        <w:r w:rsidRPr="00E91C41" w:rsidDel="006F7CCF">
          <w:rPr>
            <w:rFonts w:ascii="Calibri" w:eastAsia="Calibri" w:hAnsi="Calibri" w:cs="B Lotus" w:hint="cs"/>
            <w:sz w:val="24"/>
            <w:szCs w:val="24"/>
            <w:rtl/>
            <w:lang w:bidi="fa-IR"/>
          </w:rPr>
          <w:delText xml:space="preserve"> های </w:delText>
        </w:r>
      </w:del>
      <w:ins w:id="12107"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فنی و مالی در کنار ارتباط پیوند بین مناطق شهری و روستایی همه جزو مسائلی هستند که در مسکن روستایی نیز جزو مسائل و چالش</w:t>
      </w:r>
      <w:del w:id="12108" w:author="Mehrnazi Boojari" w:date="2019-01-07T09:45:00Z">
        <w:r w:rsidRPr="00E91C41" w:rsidDel="006F7CCF">
          <w:rPr>
            <w:rFonts w:ascii="Calibri" w:eastAsia="Calibri" w:hAnsi="Calibri" w:cs="B Lotus" w:hint="cs"/>
            <w:sz w:val="24"/>
            <w:szCs w:val="24"/>
            <w:rtl/>
            <w:lang w:bidi="fa-IR"/>
          </w:rPr>
          <w:delText xml:space="preserve"> ها </w:delText>
        </w:r>
      </w:del>
      <w:ins w:id="12109"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 xml:space="preserve">بوده و و در نگاه </w:t>
      </w:r>
      <w:del w:id="12110" w:author="Mehrnazi Boojari" w:date="2019-01-07T10:39:00Z">
        <w:r w:rsidRPr="00E91C41" w:rsidDel="006A1F1D">
          <w:rPr>
            <w:rFonts w:ascii="Calibri" w:eastAsia="Calibri" w:hAnsi="Calibri" w:cs="B Lotus" w:hint="cs"/>
            <w:sz w:val="24"/>
            <w:szCs w:val="24"/>
            <w:rtl/>
            <w:lang w:bidi="fa-IR"/>
          </w:rPr>
          <w:delText>مسئولین</w:delText>
        </w:r>
      </w:del>
      <w:ins w:id="12111" w:author="Mehrnazi Boojari" w:date="2019-01-07T10:39:00Z">
        <w:r w:rsidR="006A1F1D">
          <w:rPr>
            <w:rFonts w:ascii="Calibri" w:eastAsia="Calibri" w:hAnsi="Calibri" w:cs="B Lotus" w:hint="cs"/>
            <w:sz w:val="24"/>
            <w:szCs w:val="24"/>
            <w:rtl/>
            <w:lang w:bidi="fa-IR"/>
          </w:rPr>
          <w:t>مسئولان</w:t>
        </w:r>
      </w:ins>
      <w:r w:rsidRPr="00E91C41">
        <w:rPr>
          <w:rFonts w:ascii="Calibri" w:eastAsia="Calibri" w:hAnsi="Calibri" w:cs="B Lotus" w:hint="cs"/>
          <w:sz w:val="24"/>
          <w:szCs w:val="24"/>
          <w:rtl/>
          <w:lang w:bidi="fa-IR"/>
        </w:rPr>
        <w:t xml:space="preserve"> و اسناد بالادستی حوزه مسکن نیز مورد نظر</w:t>
      </w:r>
      <w:del w:id="12112" w:author="Mehrnazi Boojari" w:date="2019-01-07T09:49:00Z">
        <w:r w:rsidRPr="00E91C41" w:rsidDel="006F7CCF">
          <w:rPr>
            <w:rFonts w:ascii="Calibri" w:eastAsia="Calibri" w:hAnsi="Calibri" w:cs="B Lotus" w:hint="cs"/>
            <w:sz w:val="24"/>
            <w:szCs w:val="24"/>
            <w:rtl/>
            <w:lang w:bidi="fa-IR"/>
          </w:rPr>
          <w:delText xml:space="preserve"> می </w:delText>
        </w:r>
      </w:del>
      <w:del w:id="12113" w:author="Mehrnazi Boojari" w:date="2019-01-07T10:29:00Z">
        <w:r w:rsidRPr="00E91C41" w:rsidDel="006C73A5">
          <w:rPr>
            <w:rFonts w:ascii="Calibri" w:eastAsia="Calibri" w:hAnsi="Calibri" w:cs="B Lotus" w:hint="cs"/>
            <w:sz w:val="24"/>
            <w:szCs w:val="24"/>
            <w:rtl/>
            <w:lang w:bidi="fa-IR"/>
          </w:rPr>
          <w:delText>باشد</w:delText>
        </w:r>
      </w:del>
      <w:ins w:id="12114" w:author="Mehrnazi Boojari" w:date="2019-01-07T10:29:00Z">
        <w:r w:rsidR="006C73A5">
          <w:rPr>
            <w:rFonts w:ascii="Calibri" w:eastAsia="Calibri" w:hAnsi="Calibri" w:cs="B Lotus" w:hint="cs"/>
            <w:sz w:val="24"/>
            <w:szCs w:val="24"/>
            <w:rtl/>
            <w:lang w:bidi="fa-IR"/>
          </w:rPr>
          <w:t xml:space="preserve"> است</w:t>
        </w:r>
      </w:ins>
      <w:del w:id="12115" w:author="Mehrnazi Boojari" w:date="2019-01-07T09:53:00Z">
        <w:r w:rsidRPr="00E91C41" w:rsidDel="006F7CCF">
          <w:rPr>
            <w:rFonts w:ascii="Calibri" w:eastAsia="Calibri" w:hAnsi="Calibri" w:cs="B Lotus" w:hint="cs"/>
            <w:sz w:val="24"/>
            <w:szCs w:val="24"/>
            <w:rtl/>
            <w:lang w:bidi="fa-IR"/>
          </w:rPr>
          <w:delText xml:space="preserve"> . </w:delText>
        </w:r>
      </w:del>
      <w:ins w:id="12116" w:author="Mehrnazi Boojari" w:date="2019-01-07T09:53:00Z">
        <w:r w:rsidR="006F7CCF">
          <w:rPr>
            <w:rFonts w:ascii="Calibri" w:eastAsia="Calibri" w:hAnsi="Calibri" w:cs="B Lotus" w:hint="cs"/>
            <w:sz w:val="24"/>
            <w:szCs w:val="24"/>
            <w:rtl/>
            <w:lang w:bidi="fa-IR"/>
          </w:rPr>
          <w:t xml:space="preserve">. </w:t>
        </w:r>
      </w:ins>
    </w:p>
    <w:p w14:paraId="7C36961E" w14:textId="077D434F" w:rsidR="00E91C41" w:rsidRPr="00E91C41" w:rsidRDefault="00E91C41" w:rsidP="00C55F29">
      <w:pPr>
        <w:bidi/>
        <w:ind w:firstLine="288"/>
        <w:jc w:val="both"/>
        <w:rPr>
          <w:rFonts w:ascii="Calibri" w:eastAsia="Calibri" w:hAnsi="Calibri" w:cs="B Lotus"/>
          <w:b/>
          <w:bCs/>
          <w:sz w:val="24"/>
          <w:szCs w:val="24"/>
          <w:rtl/>
        </w:rPr>
      </w:pPr>
      <w:r w:rsidRPr="00E91C41">
        <w:rPr>
          <w:rFonts w:ascii="Calibri" w:eastAsia="Calibri" w:hAnsi="Calibri" w:cs="B Lotus" w:hint="cs"/>
          <w:sz w:val="24"/>
          <w:szCs w:val="24"/>
          <w:rtl/>
          <w:lang w:bidi="fa-IR"/>
        </w:rPr>
        <w:t>دومین سند</w:t>
      </w:r>
      <w:del w:id="12117" w:author="Mehrnazi Boojari" w:date="2019-01-07T09:47:00Z">
        <w:r w:rsidRPr="00E91C41" w:rsidDel="006F7CCF">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 </w:t>
      </w:r>
      <w:del w:id="12118" w:author="Mehrnazi Boojari" w:date="2019-01-13T06:46:00Z">
        <w:r w:rsidRPr="00EE3935" w:rsidDel="00EE3935">
          <w:rPr>
            <w:rFonts w:ascii="Calibri" w:eastAsia="Calibri" w:hAnsi="Calibri" w:cs="B Lotus" w:hint="cs"/>
            <w:sz w:val="24"/>
            <w:szCs w:val="24"/>
            <w:rtl/>
            <w:rPrChange w:id="12119" w:author="Mehrnazi Boojari" w:date="2019-01-13T06:46:00Z">
              <w:rPr>
                <w:rFonts w:ascii="Calibri" w:eastAsia="Calibri" w:hAnsi="Calibri" w:cs="B Lotus" w:hint="cs"/>
                <w:b/>
                <w:bCs/>
                <w:color w:val="000000" w:themeColor="text1"/>
                <w:sz w:val="24"/>
                <w:szCs w:val="24"/>
                <w:rtl/>
                <w:lang w:bidi="fa-IR"/>
              </w:rPr>
            </w:rPrChange>
          </w:rPr>
          <w:delText>برنامه</w:delText>
        </w:r>
        <w:r w:rsidRPr="00EE3935" w:rsidDel="00EE3935">
          <w:rPr>
            <w:rFonts w:ascii="Calibri" w:eastAsia="Calibri" w:hAnsi="Calibri" w:cs="B Lotus"/>
            <w:sz w:val="24"/>
            <w:szCs w:val="24"/>
            <w:rtl/>
            <w:rPrChange w:id="12120" w:author="Mehrnazi Boojari" w:date="2019-01-13T06:46:00Z">
              <w:rPr>
                <w:rFonts w:ascii="Calibri" w:eastAsia="Calibri" w:hAnsi="Calibri" w:cs="B Lotus"/>
                <w:b/>
                <w:bCs/>
                <w:color w:val="000000" w:themeColor="text1"/>
                <w:sz w:val="24"/>
                <w:szCs w:val="24"/>
                <w:rtl/>
                <w:lang w:bidi="fa-IR"/>
              </w:rPr>
            </w:rPrChange>
          </w:rPr>
          <w:delText xml:space="preserve"> </w:delText>
        </w:r>
      </w:del>
      <w:ins w:id="12121" w:author="Mehrnazi Boojari" w:date="2019-01-13T06:46:00Z">
        <w:r w:rsidR="00EE3935" w:rsidRPr="00EE3935">
          <w:rPr>
            <w:rFonts w:ascii="Calibri" w:eastAsia="Calibri" w:hAnsi="Calibri" w:cs="B Lotus" w:hint="cs"/>
            <w:sz w:val="24"/>
            <w:szCs w:val="24"/>
            <w:rtl/>
            <w:rPrChange w:id="12122" w:author="Mehrnazi Boojari" w:date="2019-01-13T06:46:00Z">
              <w:rPr>
                <w:rFonts w:ascii="Calibri" w:eastAsia="Calibri" w:hAnsi="Calibri" w:cs="B Lotus" w:hint="cs"/>
                <w:b/>
                <w:bCs/>
                <w:color w:val="000000" w:themeColor="text1"/>
                <w:sz w:val="24"/>
                <w:szCs w:val="24"/>
                <w:rtl/>
                <w:lang w:bidi="fa-IR"/>
              </w:rPr>
            </w:rPrChange>
          </w:rPr>
          <w:t>برنام</w:t>
        </w:r>
        <w:r w:rsidR="00EE3935">
          <w:rPr>
            <w:rFonts w:ascii="Calibri" w:eastAsia="Calibri" w:hAnsi="Calibri" w:cs="B Lotus" w:hint="cs"/>
            <w:sz w:val="24"/>
            <w:szCs w:val="24"/>
            <w:rtl/>
          </w:rPr>
          <w:t>ۀ</w:t>
        </w:r>
        <w:r w:rsidR="00EE3935" w:rsidRPr="00EE3935">
          <w:rPr>
            <w:rFonts w:ascii="Calibri" w:eastAsia="Calibri" w:hAnsi="Calibri" w:cs="B Lotus"/>
            <w:sz w:val="24"/>
            <w:szCs w:val="24"/>
            <w:rtl/>
            <w:rPrChange w:id="12123" w:author="Mehrnazi Boojari" w:date="2019-01-13T06:46:00Z">
              <w:rPr>
                <w:rFonts w:ascii="Calibri" w:eastAsia="Calibri" w:hAnsi="Calibri" w:cs="B Lotus"/>
                <w:b/>
                <w:bCs/>
                <w:color w:val="000000" w:themeColor="text1"/>
                <w:sz w:val="24"/>
                <w:szCs w:val="24"/>
                <w:rtl/>
                <w:lang w:bidi="fa-IR"/>
              </w:rPr>
            </w:rPrChange>
          </w:rPr>
          <w:t xml:space="preserve"> </w:t>
        </w:r>
      </w:ins>
      <w:r w:rsidRPr="00EE3935">
        <w:rPr>
          <w:rFonts w:ascii="Calibri" w:eastAsia="Calibri" w:hAnsi="Calibri" w:cs="B Lotus" w:hint="cs"/>
          <w:sz w:val="24"/>
          <w:szCs w:val="24"/>
          <w:rtl/>
          <w:rPrChange w:id="12124" w:author="Mehrnazi Boojari" w:date="2019-01-13T06:46:00Z">
            <w:rPr>
              <w:rFonts w:ascii="Calibri" w:eastAsia="Calibri" w:hAnsi="Calibri" w:cs="B Lotus" w:hint="cs"/>
              <w:b/>
              <w:bCs/>
              <w:color w:val="000000" w:themeColor="text1"/>
              <w:sz w:val="24"/>
              <w:szCs w:val="24"/>
              <w:rtl/>
              <w:lang w:bidi="fa-IR"/>
            </w:rPr>
          </w:rPrChange>
        </w:rPr>
        <w:t>اسکان</w:t>
      </w:r>
      <w:r w:rsidRPr="00EE3935">
        <w:rPr>
          <w:rFonts w:ascii="Calibri" w:eastAsia="Calibri" w:hAnsi="Calibri" w:cs="B Lotus"/>
          <w:sz w:val="24"/>
          <w:szCs w:val="24"/>
          <w:rtl/>
          <w:rPrChange w:id="12125" w:author="Mehrnazi Boojari" w:date="2019-01-13T06:46:00Z">
            <w:rPr>
              <w:rFonts w:ascii="Calibri" w:eastAsia="Calibri" w:hAnsi="Calibri" w:cs="B Lotus"/>
              <w:b/>
              <w:bCs/>
              <w:color w:val="000000" w:themeColor="text1"/>
              <w:sz w:val="24"/>
              <w:szCs w:val="24"/>
              <w:rtl/>
              <w:lang w:bidi="fa-IR"/>
            </w:rPr>
          </w:rPrChange>
        </w:rPr>
        <w:t xml:space="preserve"> </w:t>
      </w:r>
      <w:r w:rsidRPr="00EE3935">
        <w:rPr>
          <w:rFonts w:ascii="Calibri" w:eastAsia="Calibri" w:hAnsi="Calibri" w:cs="B Lotus" w:hint="cs"/>
          <w:sz w:val="24"/>
          <w:szCs w:val="24"/>
          <w:rtl/>
          <w:rPrChange w:id="12126" w:author="Mehrnazi Boojari" w:date="2019-01-13T06:46:00Z">
            <w:rPr>
              <w:rFonts w:ascii="Calibri" w:eastAsia="Calibri" w:hAnsi="Calibri" w:cs="B Lotus" w:hint="cs"/>
              <w:b/>
              <w:bCs/>
              <w:color w:val="000000" w:themeColor="text1"/>
              <w:sz w:val="24"/>
              <w:szCs w:val="24"/>
              <w:rtl/>
              <w:lang w:bidi="fa-IR"/>
            </w:rPr>
          </w:rPrChange>
        </w:rPr>
        <w:t>بشر</w:t>
      </w:r>
      <w:r w:rsidRPr="00EE3935">
        <w:rPr>
          <w:rFonts w:ascii="Calibri" w:eastAsia="Calibri" w:hAnsi="Calibri" w:cs="B Lotus"/>
          <w:sz w:val="24"/>
          <w:szCs w:val="24"/>
          <w:rtl/>
          <w:rPrChange w:id="12127" w:author="Mehrnazi Boojari" w:date="2019-01-13T06:46:00Z">
            <w:rPr>
              <w:rFonts w:ascii="Calibri" w:eastAsia="Calibri" w:hAnsi="Calibri" w:cs="B Lotus"/>
              <w:b/>
              <w:bCs/>
              <w:color w:val="000000" w:themeColor="text1"/>
              <w:sz w:val="24"/>
              <w:szCs w:val="24"/>
              <w:rtl/>
              <w:lang w:bidi="fa-IR"/>
            </w:rPr>
          </w:rPrChange>
        </w:rPr>
        <w:t xml:space="preserve"> </w:t>
      </w:r>
      <w:r w:rsidRPr="00EE3935">
        <w:rPr>
          <w:rFonts w:ascii="Calibri" w:eastAsia="Calibri" w:hAnsi="Calibri" w:cs="B Lotus" w:hint="cs"/>
          <w:sz w:val="24"/>
          <w:szCs w:val="24"/>
          <w:rtl/>
          <w:rPrChange w:id="12128" w:author="Mehrnazi Boojari" w:date="2019-01-13T06:46:00Z">
            <w:rPr>
              <w:rFonts w:ascii="Calibri" w:eastAsia="Calibri" w:hAnsi="Calibri" w:cs="B Lotus" w:hint="cs"/>
              <w:b/>
              <w:bCs/>
              <w:color w:val="000000" w:themeColor="text1"/>
              <w:sz w:val="24"/>
              <w:szCs w:val="24"/>
              <w:rtl/>
              <w:lang w:bidi="fa-IR"/>
            </w:rPr>
          </w:rPrChange>
        </w:rPr>
        <w:t>ملل</w:t>
      </w:r>
      <w:r w:rsidRPr="00EE3935">
        <w:rPr>
          <w:rFonts w:ascii="Calibri" w:eastAsia="Calibri" w:hAnsi="Calibri" w:cs="B Lotus"/>
          <w:sz w:val="24"/>
          <w:szCs w:val="24"/>
          <w:rtl/>
          <w:rPrChange w:id="12129" w:author="Mehrnazi Boojari" w:date="2019-01-13T06:46:00Z">
            <w:rPr>
              <w:rFonts w:ascii="Calibri" w:eastAsia="Calibri" w:hAnsi="Calibri" w:cs="B Lotus"/>
              <w:b/>
              <w:bCs/>
              <w:color w:val="000000" w:themeColor="text1"/>
              <w:sz w:val="24"/>
              <w:szCs w:val="24"/>
              <w:rtl/>
              <w:lang w:bidi="fa-IR"/>
            </w:rPr>
          </w:rPrChange>
        </w:rPr>
        <w:t xml:space="preserve"> </w:t>
      </w:r>
      <w:r w:rsidRPr="00EE3935">
        <w:rPr>
          <w:rFonts w:ascii="Calibri" w:eastAsia="Calibri" w:hAnsi="Calibri" w:cs="B Lotus" w:hint="cs"/>
          <w:sz w:val="24"/>
          <w:szCs w:val="24"/>
          <w:rtl/>
          <w:rPrChange w:id="12130" w:author="Mehrnazi Boojari" w:date="2019-01-13T06:46:00Z">
            <w:rPr>
              <w:rFonts w:ascii="Calibri" w:eastAsia="Calibri" w:hAnsi="Calibri" w:cs="B Lotus" w:hint="cs"/>
              <w:b/>
              <w:bCs/>
              <w:color w:val="000000" w:themeColor="text1"/>
              <w:sz w:val="24"/>
              <w:szCs w:val="24"/>
              <w:rtl/>
              <w:lang w:bidi="fa-IR"/>
            </w:rPr>
          </w:rPrChange>
        </w:rPr>
        <w:t>متحد</w:t>
      </w:r>
      <w:r w:rsidRPr="00EE3935">
        <w:rPr>
          <w:rFonts w:ascii="Calibri" w:eastAsia="Calibri" w:hAnsi="Calibri" w:cs="B Lotus"/>
          <w:sz w:val="24"/>
          <w:szCs w:val="24"/>
          <w:vertAlign w:val="superscript"/>
          <w:rtl/>
          <w:rPrChange w:id="12131" w:author="Mehrnazi Boojari" w:date="2019-01-13T06:46:00Z">
            <w:rPr>
              <w:rFonts w:ascii="Calibri" w:eastAsia="Calibri" w:hAnsi="Calibri" w:cs="B Lotus"/>
              <w:b/>
              <w:bCs/>
              <w:color w:val="000000" w:themeColor="text1"/>
              <w:sz w:val="24"/>
              <w:szCs w:val="24"/>
              <w:vertAlign w:val="superscript"/>
              <w:rtl/>
              <w:lang w:bidi="fa-IR"/>
            </w:rPr>
          </w:rPrChange>
        </w:rPr>
        <w:footnoteReference w:id="70"/>
      </w:r>
      <w:ins w:id="12134" w:author="Mehrnazi Boojari" w:date="2019-01-13T06:46:00Z">
        <w:r w:rsidR="00EE3935">
          <w:rPr>
            <w:rFonts w:ascii="Calibri" w:eastAsia="Calibri" w:hAnsi="Calibri" w:cs="B Lotus" w:hint="cs"/>
            <w:sz w:val="24"/>
            <w:szCs w:val="24"/>
            <w:rtl/>
          </w:rPr>
          <w:t xml:space="preserve"> </w:t>
        </w:r>
      </w:ins>
      <w:r w:rsidRPr="00EE3935">
        <w:rPr>
          <w:rFonts w:ascii="Cambria" w:eastAsia="Calibri" w:hAnsi="Cambria" w:cs="B Lotus" w:hint="cs"/>
          <w:sz w:val="24"/>
          <w:szCs w:val="24"/>
          <w:rtl/>
        </w:rPr>
        <w:t>(</w:t>
      </w:r>
      <w:r w:rsidRPr="00EE3935">
        <w:rPr>
          <w:rFonts w:ascii="Calibri" w:eastAsia="Calibri" w:hAnsi="Calibri" w:cs="B Lotus" w:hint="cs"/>
          <w:sz w:val="24"/>
          <w:szCs w:val="24"/>
          <w:rtl/>
          <w:rPrChange w:id="12135" w:author="Mehrnazi Boojari" w:date="2019-01-13T06:46:00Z">
            <w:rPr>
              <w:rFonts w:ascii="Calibri" w:eastAsia="Calibri" w:hAnsi="Calibri" w:cs="B Lotus" w:hint="cs"/>
              <w:b/>
              <w:bCs/>
              <w:color w:val="000000" w:themeColor="text1"/>
              <w:sz w:val="24"/>
              <w:szCs w:val="24"/>
              <w:rtl/>
              <w:lang w:bidi="fa-IR"/>
            </w:rPr>
          </w:rPrChange>
        </w:rPr>
        <w:t>هبیتات</w:t>
      </w:r>
      <w:r w:rsidRPr="00EE3935">
        <w:rPr>
          <w:rFonts w:ascii="Calibri" w:eastAsia="Calibri" w:hAnsi="Calibri" w:cs="B Lotus"/>
          <w:sz w:val="24"/>
          <w:szCs w:val="24"/>
          <w:rtl/>
          <w:rPrChange w:id="12136" w:author="Mehrnazi Boojari" w:date="2019-01-13T06:46:00Z">
            <w:rPr>
              <w:rFonts w:ascii="Calibri" w:eastAsia="Calibri" w:hAnsi="Calibri" w:cs="B Lotus"/>
              <w:b/>
              <w:bCs/>
              <w:color w:val="000000" w:themeColor="text1"/>
              <w:sz w:val="24"/>
              <w:szCs w:val="24"/>
              <w:rtl/>
              <w:lang w:bidi="fa-IR"/>
            </w:rPr>
          </w:rPrChange>
        </w:rPr>
        <w:t xml:space="preserve">) </w:t>
      </w:r>
      <w:r w:rsidRPr="00EE3935">
        <w:rPr>
          <w:rFonts w:ascii="Calibri" w:eastAsia="Calibri" w:hAnsi="Calibri" w:cs="B Lotus" w:hint="cs"/>
          <w:sz w:val="24"/>
          <w:szCs w:val="24"/>
          <w:rtl/>
          <w:rPrChange w:id="12137" w:author="Mehrnazi Boojari" w:date="2019-01-13T06:46:00Z">
            <w:rPr>
              <w:rFonts w:ascii="Calibri" w:eastAsia="Calibri" w:hAnsi="Calibri" w:cs="B Lotus" w:hint="cs"/>
              <w:b/>
              <w:bCs/>
              <w:color w:val="000000" w:themeColor="text1"/>
              <w:sz w:val="24"/>
              <w:szCs w:val="24"/>
              <w:rtl/>
              <w:lang w:bidi="fa-IR"/>
            </w:rPr>
          </w:rPrChange>
        </w:rPr>
        <w:t>است</w:t>
      </w:r>
      <w:del w:id="12138" w:author="Mehrnazi Boojari" w:date="2019-01-07T09:53:00Z">
        <w:r w:rsidRPr="00EE3935" w:rsidDel="006F7CCF">
          <w:rPr>
            <w:rFonts w:ascii="Calibri" w:eastAsia="Calibri" w:hAnsi="Calibri" w:cs="B Lotus"/>
            <w:sz w:val="24"/>
            <w:szCs w:val="24"/>
            <w:rtl/>
            <w:rPrChange w:id="12139" w:author="Mehrnazi Boojari" w:date="2019-01-13T06:46:00Z">
              <w:rPr>
                <w:rFonts w:ascii="Calibri" w:eastAsia="Calibri" w:hAnsi="Calibri" w:cs="B Lotus"/>
                <w:b/>
                <w:bCs/>
                <w:color w:val="000000" w:themeColor="text1"/>
                <w:sz w:val="24"/>
                <w:szCs w:val="24"/>
                <w:rtl/>
                <w:lang w:bidi="fa-IR"/>
              </w:rPr>
            </w:rPrChange>
          </w:rPr>
          <w:delText xml:space="preserve"> . </w:delText>
        </w:r>
      </w:del>
      <w:ins w:id="12140" w:author="Mehrnazi Boojari" w:date="2019-01-07T09:53:00Z">
        <w:r w:rsidR="006F7CCF" w:rsidRPr="00EE3935">
          <w:rPr>
            <w:rFonts w:ascii="Calibri" w:eastAsia="Calibri" w:hAnsi="Calibri" w:cs="B Lotus"/>
            <w:sz w:val="24"/>
            <w:szCs w:val="24"/>
            <w:rtl/>
            <w:rPrChange w:id="12141" w:author="Mehrnazi Boojari" w:date="2019-01-13T06:46:00Z">
              <w:rPr>
                <w:rFonts w:ascii="Calibri" w:eastAsia="Calibri" w:hAnsi="Calibri" w:cs="B Lotus"/>
                <w:b/>
                <w:bCs/>
                <w:color w:val="000000" w:themeColor="text1"/>
                <w:sz w:val="24"/>
                <w:szCs w:val="24"/>
                <w:rtl/>
                <w:lang w:bidi="fa-IR"/>
              </w:rPr>
            </w:rPrChange>
          </w:rPr>
          <w:t>.</w:t>
        </w:r>
        <w:r w:rsidR="006F7CCF">
          <w:rPr>
            <w:rFonts w:ascii="Calibri" w:eastAsia="Calibri" w:hAnsi="Calibri" w:cs="B Lotus" w:hint="cs"/>
            <w:b/>
            <w:bCs/>
            <w:sz w:val="24"/>
            <w:szCs w:val="24"/>
            <w:rtl/>
          </w:rPr>
          <w:t xml:space="preserve"> </w:t>
        </w:r>
      </w:ins>
      <w:del w:id="12142" w:author="Mehrnazi Boojari" w:date="2019-01-08T23:56:00Z">
        <w:r w:rsidRPr="00E91C41" w:rsidDel="00756134">
          <w:rPr>
            <w:rFonts w:ascii="Calibri" w:eastAsia="Calibri" w:hAnsi="Calibri" w:cs="B Lotus" w:hint="cs"/>
            <w:sz w:val="24"/>
            <w:szCs w:val="24"/>
            <w:rtl/>
          </w:rPr>
          <w:delText>آنچه که</w:delText>
        </w:r>
      </w:del>
      <w:ins w:id="12143" w:author="Mehrnazi Boojari" w:date="2019-01-08T23:56:00Z">
        <w:r w:rsidR="00756134">
          <w:rPr>
            <w:rFonts w:ascii="Calibri" w:eastAsia="Calibri" w:hAnsi="Calibri" w:cs="B Lotus" w:hint="cs"/>
            <w:sz w:val="24"/>
            <w:szCs w:val="24"/>
            <w:rtl/>
          </w:rPr>
          <w:t>آنچه</w:t>
        </w:r>
      </w:ins>
      <w:r w:rsidRPr="00E91C41">
        <w:rPr>
          <w:rFonts w:ascii="Calibri" w:eastAsia="Calibri" w:hAnsi="Calibri" w:cs="B Lotus" w:hint="cs"/>
          <w:sz w:val="24"/>
          <w:szCs w:val="24"/>
          <w:rtl/>
        </w:rPr>
        <w:t xml:space="preserve"> </w:t>
      </w:r>
      <w:del w:id="12144" w:author="Mehrnazi Boojari" w:date="2019-01-07T23:28:00Z">
        <w:r w:rsidRPr="00E91C41" w:rsidDel="00FB0B67">
          <w:rPr>
            <w:rFonts w:ascii="Calibri" w:eastAsia="Calibri" w:hAnsi="Calibri" w:cs="B Lotus" w:hint="cs"/>
            <w:sz w:val="24"/>
            <w:szCs w:val="24"/>
            <w:rtl/>
          </w:rPr>
          <w:delText>به عنوان</w:delText>
        </w:r>
      </w:del>
      <w:ins w:id="12145" w:author="Mehrnazi Boojari" w:date="2019-01-07T23:28:00Z">
        <w:r w:rsidR="00FB0B67">
          <w:rPr>
            <w:rFonts w:ascii="Calibri" w:eastAsia="Calibri" w:hAnsi="Calibri" w:cs="B Lotus" w:hint="cs"/>
            <w:sz w:val="24"/>
            <w:szCs w:val="24"/>
            <w:rtl/>
          </w:rPr>
          <w:t>به‌مثابۀ</w:t>
        </w:r>
      </w:ins>
      <w:r w:rsidRPr="00E91C41">
        <w:rPr>
          <w:rFonts w:ascii="Calibri" w:eastAsia="Calibri" w:hAnsi="Calibri" w:cs="B Lotus" w:hint="cs"/>
          <w:sz w:val="24"/>
          <w:szCs w:val="24"/>
          <w:rtl/>
        </w:rPr>
        <w:t xml:space="preserve"> تعریف بالادستی مسکن در همه پژوهش</w:t>
      </w:r>
      <w:del w:id="12146" w:author="Mehrnazi Boojari" w:date="2019-01-07T09:45:00Z">
        <w:r w:rsidRPr="00E91C41" w:rsidDel="006F7CCF">
          <w:rPr>
            <w:rFonts w:ascii="Calibri" w:eastAsia="Calibri" w:hAnsi="Calibri" w:cs="B Lotus" w:hint="cs"/>
            <w:sz w:val="24"/>
            <w:szCs w:val="24"/>
            <w:rtl/>
          </w:rPr>
          <w:delText xml:space="preserve"> ها </w:delText>
        </w:r>
      </w:del>
      <w:ins w:id="12147" w:author="Mehrnazi Boojari" w:date="2019-01-07T09:45:00Z">
        <w:r w:rsidR="006F7CCF">
          <w:rPr>
            <w:rFonts w:ascii="Calibri" w:eastAsia="Calibri" w:hAnsi="Calibri" w:cs="B Lotus" w:hint="cs"/>
            <w:sz w:val="24"/>
            <w:szCs w:val="24"/>
            <w:rtl/>
          </w:rPr>
          <w:t xml:space="preserve">‌ها </w:t>
        </w:r>
      </w:ins>
      <w:r w:rsidRPr="00E91C41">
        <w:rPr>
          <w:rFonts w:ascii="Calibri" w:eastAsia="Calibri" w:hAnsi="Calibri" w:cs="B Lotus" w:hint="cs"/>
          <w:sz w:val="24"/>
          <w:szCs w:val="24"/>
          <w:rtl/>
        </w:rPr>
        <w:t>و مقالات علمی و نظریات</w:t>
      </w:r>
      <w:del w:id="12148" w:author="Mehrnazi Boojari" w:date="2019-01-07T09:59:00Z">
        <w:r w:rsidRPr="00E91C41" w:rsidDel="00A31D6F">
          <w:rPr>
            <w:rFonts w:ascii="Calibri" w:eastAsia="Calibri" w:hAnsi="Calibri" w:cs="B Lotus" w:hint="cs"/>
            <w:sz w:val="24"/>
            <w:szCs w:val="24"/>
            <w:rtl/>
          </w:rPr>
          <w:delText xml:space="preserve">  </w:delText>
        </w:r>
      </w:del>
      <w:ins w:id="12149" w:author="Mehrnazi Boojari" w:date="2019-01-07T09:59:00Z">
        <w:r w:rsidR="00A31D6F">
          <w:rPr>
            <w:rFonts w:ascii="Calibri" w:eastAsia="Calibri" w:hAnsi="Calibri" w:cs="B Lotus" w:hint="cs"/>
            <w:sz w:val="24"/>
            <w:szCs w:val="24"/>
            <w:rtl/>
          </w:rPr>
          <w:t xml:space="preserve"> </w:t>
        </w:r>
      </w:ins>
      <w:r w:rsidRPr="00E91C41">
        <w:rPr>
          <w:rFonts w:ascii="Calibri" w:eastAsia="Calibri" w:hAnsi="Calibri" w:cs="B Lotus" w:hint="cs"/>
          <w:sz w:val="24"/>
          <w:szCs w:val="24"/>
          <w:rtl/>
        </w:rPr>
        <w:t>از آن استفاده</w:t>
      </w:r>
      <w:del w:id="12150" w:author="Mehrnazi Boojari" w:date="2019-01-07T09:49:00Z">
        <w:r w:rsidRPr="00E91C41" w:rsidDel="006F7CCF">
          <w:rPr>
            <w:rFonts w:ascii="Calibri" w:eastAsia="Calibri" w:hAnsi="Calibri" w:cs="B Lotus" w:hint="cs"/>
            <w:sz w:val="24"/>
            <w:szCs w:val="24"/>
            <w:rtl/>
          </w:rPr>
          <w:delText xml:space="preserve"> می </w:delText>
        </w:r>
      </w:del>
      <w:ins w:id="12151" w:author="Mehrnazi Boojari" w:date="2019-01-07T09:49:00Z">
        <w:r w:rsidR="006F7CCF">
          <w:rPr>
            <w:rFonts w:ascii="Calibri" w:eastAsia="Calibri" w:hAnsi="Calibri" w:cs="B Lotus" w:hint="cs"/>
            <w:sz w:val="24"/>
            <w:szCs w:val="24"/>
            <w:rtl/>
          </w:rPr>
          <w:t xml:space="preserve"> می‌</w:t>
        </w:r>
      </w:ins>
      <w:r w:rsidRPr="00E91C41">
        <w:rPr>
          <w:rFonts w:ascii="Calibri" w:eastAsia="Calibri" w:hAnsi="Calibri" w:cs="B Lotus" w:hint="cs"/>
          <w:sz w:val="24"/>
          <w:szCs w:val="24"/>
          <w:rtl/>
        </w:rPr>
        <w:t xml:space="preserve">شود تعریفی است که در </w:t>
      </w:r>
      <w:r w:rsidRPr="00E91C41">
        <w:rPr>
          <w:rFonts w:ascii="Calibri" w:eastAsia="Calibri" w:hAnsi="Calibri" w:cs="B Lotus"/>
          <w:sz w:val="24"/>
          <w:szCs w:val="24"/>
          <w:rtl/>
        </w:rPr>
        <w:t xml:space="preserve">دومین اجلاس اسـکان </w:t>
      </w:r>
      <w:r w:rsidRPr="00F22558">
        <w:rPr>
          <w:rFonts w:ascii="B Lotus" w:eastAsia="Calibri" w:hAnsi="B Lotus" w:cs="B Lotus"/>
          <w:sz w:val="24"/>
          <w:szCs w:val="24"/>
          <w:rtl/>
        </w:rPr>
        <w:t>بشـر (1996) در اسـتانبول</w:t>
      </w:r>
      <w:r w:rsidRPr="00E91C41">
        <w:rPr>
          <w:rFonts w:ascii="Calibri" w:eastAsia="Calibri" w:hAnsi="Calibri" w:cs="B Lotus" w:hint="cs"/>
          <w:sz w:val="24"/>
          <w:szCs w:val="24"/>
          <w:rtl/>
        </w:rPr>
        <w:t xml:space="preserve"> ارائه شده است. </w:t>
      </w:r>
      <w:r w:rsidRPr="00C55F29">
        <w:rPr>
          <w:rFonts w:ascii="Calibri" w:eastAsia="Calibri" w:hAnsi="Calibri" w:cs="B Lotus" w:hint="cs"/>
          <w:sz w:val="24"/>
          <w:szCs w:val="24"/>
          <w:rtl/>
          <w:rPrChange w:id="12152" w:author="Mehrnazi Boojari" w:date="2019-01-21T00:14:00Z">
            <w:rPr>
              <w:rFonts w:ascii="Calibri" w:eastAsia="Calibri" w:hAnsi="Calibri" w:cs="B Lotus" w:hint="cs"/>
              <w:b/>
              <w:bCs/>
              <w:color w:val="000000" w:themeColor="text1"/>
              <w:sz w:val="24"/>
              <w:szCs w:val="24"/>
              <w:rtl/>
              <w:lang w:bidi="fa-IR"/>
            </w:rPr>
          </w:rPrChange>
        </w:rPr>
        <w:t>فعالیت</w:t>
      </w:r>
      <w:ins w:id="12153" w:author="Mehrnazi Boojari" w:date="2019-01-13T06:47:00Z">
        <w:r w:rsidR="00EE3935" w:rsidRPr="00C55F29">
          <w:rPr>
            <w:rFonts w:ascii="Calibri" w:eastAsia="Calibri" w:hAnsi="Calibri" w:cs="B Nazanin" w:hint="cs"/>
            <w:sz w:val="24"/>
            <w:szCs w:val="24"/>
            <w:rPrChange w:id="12154" w:author="Mehrnazi Boojari" w:date="2019-01-21T00:14:00Z">
              <w:rPr>
                <w:rFonts w:ascii="Calibri" w:eastAsia="Calibri" w:hAnsi="Calibri" w:cs="B Nazanin" w:hint="cs"/>
                <w:b/>
                <w:bCs/>
                <w:color w:val="000000" w:themeColor="text1"/>
                <w:sz w:val="24"/>
                <w:szCs w:val="24"/>
                <w:lang w:bidi="fa-IR"/>
              </w:rPr>
            </w:rPrChange>
          </w:rPr>
          <w:t>‌</w:t>
        </w:r>
      </w:ins>
      <w:del w:id="12155" w:author="Mehrnazi Boojari" w:date="2019-01-13T06:47:00Z">
        <w:r w:rsidRPr="00C55F29" w:rsidDel="00EE3935">
          <w:rPr>
            <w:rFonts w:ascii="Calibri" w:eastAsia="Calibri" w:hAnsi="Calibri" w:cs="B Lotus" w:hint="cs"/>
            <w:sz w:val="24"/>
            <w:szCs w:val="24"/>
            <w:rPrChange w:id="12156" w:author="Mehrnazi Boojari" w:date="2019-01-21T00:14:00Z">
              <w:rPr>
                <w:rFonts w:ascii="Calibri" w:eastAsia="Calibri" w:hAnsi="Calibri" w:cs="B Lotus" w:hint="cs"/>
                <w:b/>
                <w:bCs/>
                <w:color w:val="000000" w:themeColor="text1"/>
                <w:sz w:val="24"/>
                <w:szCs w:val="24"/>
                <w:lang w:bidi="fa-IR"/>
              </w:rPr>
            </w:rPrChange>
          </w:rPr>
          <w:delText>‌</w:delText>
        </w:r>
      </w:del>
      <w:r w:rsidRPr="00C55F29">
        <w:rPr>
          <w:rFonts w:ascii="Calibri" w:eastAsia="Calibri" w:hAnsi="Calibri" w:cs="B Lotus" w:hint="cs"/>
          <w:sz w:val="24"/>
          <w:szCs w:val="24"/>
          <w:rtl/>
          <w:rPrChange w:id="12157" w:author="Mehrnazi Boojari" w:date="2019-01-21T00:14:00Z">
            <w:rPr>
              <w:rFonts w:ascii="Calibri" w:eastAsia="Calibri" w:hAnsi="Calibri" w:cs="B Lotus" w:hint="cs"/>
              <w:b/>
              <w:bCs/>
              <w:color w:val="000000" w:themeColor="text1"/>
              <w:sz w:val="24"/>
              <w:szCs w:val="24"/>
              <w:rtl/>
              <w:lang w:bidi="fa-IR"/>
            </w:rPr>
          </w:rPrChange>
        </w:rPr>
        <w:t>های</w:t>
      </w:r>
      <w:r w:rsidRPr="00C55F29">
        <w:rPr>
          <w:rFonts w:ascii="Calibri" w:eastAsia="Calibri" w:hAnsi="Calibri" w:cs="B Lotus"/>
          <w:sz w:val="24"/>
          <w:szCs w:val="24"/>
          <w:rtl/>
          <w:rPrChange w:id="12158" w:author="Mehrnazi Boojari" w:date="2019-01-21T00:14:00Z">
            <w:rPr>
              <w:rFonts w:ascii="Calibri" w:eastAsia="Calibri" w:hAnsi="Calibri" w:cs="B Lotus"/>
              <w:b/>
              <w:bCs/>
              <w:color w:val="000000" w:themeColor="text1"/>
              <w:sz w:val="24"/>
              <w:szCs w:val="24"/>
              <w:rtl/>
              <w:lang w:bidi="fa-IR"/>
            </w:rPr>
          </w:rPrChange>
        </w:rPr>
        <w:t xml:space="preserve"> </w:t>
      </w:r>
      <w:r w:rsidRPr="00C55F29">
        <w:rPr>
          <w:rFonts w:ascii="Calibri" w:eastAsia="Calibri" w:hAnsi="Calibri" w:cs="B Lotus" w:hint="cs"/>
          <w:sz w:val="24"/>
          <w:szCs w:val="24"/>
          <w:rtl/>
          <w:rPrChange w:id="12159" w:author="Mehrnazi Boojari" w:date="2019-01-21T00:14:00Z">
            <w:rPr>
              <w:rFonts w:ascii="Calibri" w:eastAsia="Calibri" w:hAnsi="Calibri" w:cs="B Lotus" w:hint="cs"/>
              <w:b/>
              <w:bCs/>
              <w:color w:val="000000" w:themeColor="text1"/>
              <w:sz w:val="24"/>
              <w:szCs w:val="24"/>
              <w:rtl/>
              <w:lang w:bidi="fa-IR"/>
            </w:rPr>
          </w:rPrChange>
        </w:rPr>
        <w:t>جاری</w:t>
      </w:r>
      <w:r w:rsidRPr="00C55F29">
        <w:rPr>
          <w:rFonts w:ascii="Calibri" w:eastAsia="Calibri" w:hAnsi="Calibri" w:cs="B Lotus"/>
          <w:sz w:val="24"/>
          <w:szCs w:val="24"/>
          <w:rtl/>
          <w:rPrChange w:id="12160" w:author="Mehrnazi Boojari" w:date="2019-01-21T00:14:00Z">
            <w:rPr>
              <w:rFonts w:ascii="Calibri" w:eastAsia="Calibri" w:hAnsi="Calibri" w:cs="B Lotus"/>
              <w:b/>
              <w:bCs/>
              <w:color w:val="000000" w:themeColor="text1"/>
              <w:sz w:val="24"/>
              <w:szCs w:val="24"/>
              <w:rtl/>
              <w:lang w:bidi="fa-IR"/>
            </w:rPr>
          </w:rPrChange>
        </w:rPr>
        <w:t xml:space="preserve"> </w:t>
      </w:r>
      <w:r w:rsidRPr="00C55F29">
        <w:rPr>
          <w:rFonts w:ascii="Calibri" w:eastAsia="Calibri" w:hAnsi="Calibri" w:cs="B Lotus" w:hint="cs"/>
          <w:sz w:val="24"/>
          <w:szCs w:val="24"/>
          <w:rtl/>
          <w:rPrChange w:id="12161" w:author="Mehrnazi Boojari" w:date="2019-01-21T00:14:00Z">
            <w:rPr>
              <w:rFonts w:ascii="Calibri" w:eastAsia="Calibri" w:hAnsi="Calibri" w:cs="B Lotus" w:hint="cs"/>
              <w:b/>
              <w:bCs/>
              <w:color w:val="000000" w:themeColor="text1"/>
              <w:sz w:val="24"/>
              <w:szCs w:val="24"/>
              <w:rtl/>
              <w:lang w:bidi="fa-IR"/>
            </w:rPr>
          </w:rPrChange>
        </w:rPr>
        <w:t>هبیتات</w:t>
      </w:r>
      <w:r w:rsidRPr="00C55F29">
        <w:rPr>
          <w:rFonts w:ascii="Calibri" w:eastAsia="Calibri" w:hAnsi="Calibri" w:cs="B Lotus"/>
          <w:sz w:val="24"/>
          <w:szCs w:val="24"/>
          <w:rtl/>
          <w:rPrChange w:id="12162" w:author="Mehrnazi Boojari" w:date="2019-01-21T00:14:00Z">
            <w:rPr>
              <w:rFonts w:ascii="Calibri" w:eastAsia="Calibri" w:hAnsi="Calibri" w:cs="B Lotus"/>
              <w:b/>
              <w:bCs/>
              <w:color w:val="000000" w:themeColor="text1"/>
              <w:sz w:val="24"/>
              <w:szCs w:val="24"/>
              <w:rtl/>
              <w:lang w:bidi="fa-IR"/>
            </w:rPr>
          </w:rPrChange>
        </w:rPr>
        <w:t xml:space="preserve"> </w:t>
      </w:r>
      <w:r w:rsidRPr="00C55F29">
        <w:rPr>
          <w:rFonts w:ascii="Calibri" w:eastAsia="Calibri" w:hAnsi="Calibri" w:cs="B Lotus" w:hint="cs"/>
          <w:sz w:val="24"/>
          <w:szCs w:val="24"/>
          <w:rtl/>
          <w:rPrChange w:id="12163" w:author="Mehrnazi Boojari" w:date="2019-01-21T00:14:00Z">
            <w:rPr>
              <w:rFonts w:ascii="Calibri" w:eastAsia="Calibri" w:hAnsi="Calibri" w:cs="B Lotus" w:hint="cs"/>
              <w:b/>
              <w:bCs/>
              <w:color w:val="000000" w:themeColor="text1"/>
              <w:sz w:val="24"/>
              <w:szCs w:val="24"/>
              <w:rtl/>
              <w:lang w:bidi="fa-IR"/>
            </w:rPr>
          </w:rPrChange>
        </w:rPr>
        <w:t>در</w:t>
      </w:r>
      <w:r w:rsidRPr="00C55F29">
        <w:rPr>
          <w:rFonts w:ascii="Calibri" w:eastAsia="Calibri" w:hAnsi="Calibri" w:cs="B Lotus"/>
          <w:sz w:val="24"/>
          <w:szCs w:val="24"/>
          <w:rtl/>
          <w:rPrChange w:id="12164" w:author="Mehrnazi Boojari" w:date="2019-01-21T00:14:00Z">
            <w:rPr>
              <w:rFonts w:ascii="Calibri" w:eastAsia="Calibri" w:hAnsi="Calibri" w:cs="B Lotus"/>
              <w:b/>
              <w:bCs/>
              <w:color w:val="000000" w:themeColor="text1"/>
              <w:sz w:val="24"/>
              <w:szCs w:val="24"/>
              <w:rtl/>
              <w:lang w:bidi="fa-IR"/>
            </w:rPr>
          </w:rPrChange>
        </w:rPr>
        <w:t xml:space="preserve"> </w:t>
      </w:r>
      <w:del w:id="12165" w:author="Mehrnazi Boojari" w:date="2019-01-21T00:14:00Z">
        <w:r w:rsidRPr="00C55F29" w:rsidDel="00C55F29">
          <w:rPr>
            <w:rFonts w:ascii="Calibri" w:eastAsia="Calibri" w:hAnsi="Calibri" w:cs="B Lotus" w:hint="cs"/>
            <w:sz w:val="24"/>
            <w:szCs w:val="24"/>
            <w:rtl/>
            <w:rPrChange w:id="12166" w:author="Mehrnazi Boojari" w:date="2019-01-21T00:14:00Z">
              <w:rPr>
                <w:rFonts w:ascii="Calibri" w:eastAsia="Calibri" w:hAnsi="Calibri" w:cs="B Lotus" w:hint="cs"/>
                <w:b/>
                <w:bCs/>
                <w:color w:val="000000" w:themeColor="text1"/>
                <w:sz w:val="24"/>
                <w:szCs w:val="24"/>
                <w:rtl/>
                <w:lang w:bidi="fa-IR"/>
              </w:rPr>
            </w:rPrChange>
          </w:rPr>
          <w:delText>هفت</w:delText>
        </w:r>
        <w:r w:rsidRPr="00C55F29" w:rsidDel="00C55F29">
          <w:rPr>
            <w:rFonts w:ascii="Calibri" w:eastAsia="Calibri" w:hAnsi="Calibri" w:cs="B Lotus"/>
            <w:sz w:val="24"/>
            <w:szCs w:val="24"/>
            <w:rtl/>
            <w:rPrChange w:id="12167" w:author="Mehrnazi Boojari" w:date="2019-01-21T00:14:00Z">
              <w:rPr>
                <w:rFonts w:ascii="Calibri" w:eastAsia="Calibri" w:hAnsi="Calibri" w:cs="B Lotus"/>
                <w:b/>
                <w:bCs/>
                <w:color w:val="000000" w:themeColor="text1"/>
                <w:sz w:val="24"/>
                <w:szCs w:val="24"/>
                <w:rtl/>
                <w:lang w:bidi="fa-IR"/>
              </w:rPr>
            </w:rPrChange>
          </w:rPr>
          <w:delText xml:space="preserve"> </w:delText>
        </w:r>
      </w:del>
      <w:ins w:id="12168" w:author="Mehrnazi Boojari" w:date="2019-01-21T00:14:00Z">
        <w:r w:rsidR="00C55F29" w:rsidRPr="00C55F29">
          <w:rPr>
            <w:rFonts w:ascii="Calibri" w:eastAsia="Calibri" w:hAnsi="Calibri" w:cs="B Lotus" w:hint="cs"/>
            <w:sz w:val="24"/>
            <w:szCs w:val="24"/>
            <w:rtl/>
            <w:rPrChange w:id="12169" w:author="Mehrnazi Boojari" w:date="2019-01-21T00:14:00Z">
              <w:rPr>
                <w:rFonts w:ascii="Calibri" w:eastAsia="Calibri" w:hAnsi="Calibri" w:cs="B Lotus" w:hint="cs"/>
                <w:b/>
                <w:bCs/>
                <w:color w:val="000000" w:themeColor="text1"/>
                <w:sz w:val="24"/>
                <w:szCs w:val="24"/>
                <w:rtl/>
                <w:lang w:bidi="fa-IR"/>
              </w:rPr>
            </w:rPrChange>
          </w:rPr>
          <w:t>هشت</w:t>
        </w:r>
        <w:r w:rsidR="00C55F29" w:rsidRPr="00C55F29">
          <w:rPr>
            <w:rFonts w:ascii="Calibri" w:eastAsia="Calibri" w:hAnsi="Calibri" w:cs="B Lotus"/>
            <w:sz w:val="24"/>
            <w:szCs w:val="24"/>
            <w:rtl/>
            <w:rPrChange w:id="12170" w:author="Mehrnazi Boojari" w:date="2019-01-21T00:14:00Z">
              <w:rPr>
                <w:rFonts w:ascii="Calibri" w:eastAsia="Calibri" w:hAnsi="Calibri" w:cs="B Lotus"/>
                <w:b/>
                <w:bCs/>
                <w:color w:val="000000" w:themeColor="text1"/>
                <w:sz w:val="24"/>
                <w:szCs w:val="24"/>
                <w:rtl/>
                <w:lang w:bidi="fa-IR"/>
              </w:rPr>
            </w:rPrChange>
          </w:rPr>
          <w:t xml:space="preserve"> </w:t>
        </w:r>
      </w:ins>
      <w:r w:rsidRPr="00C55F29">
        <w:rPr>
          <w:rFonts w:ascii="Calibri" w:eastAsia="Calibri" w:hAnsi="Calibri" w:cs="B Lotus" w:hint="cs"/>
          <w:sz w:val="24"/>
          <w:szCs w:val="24"/>
          <w:rtl/>
          <w:rPrChange w:id="12171" w:author="Mehrnazi Boojari" w:date="2019-01-21T00:14:00Z">
            <w:rPr>
              <w:rFonts w:ascii="Calibri" w:eastAsia="Calibri" w:hAnsi="Calibri" w:cs="B Lotus" w:hint="cs"/>
              <w:b/>
              <w:bCs/>
              <w:color w:val="000000" w:themeColor="text1"/>
              <w:sz w:val="24"/>
              <w:szCs w:val="24"/>
              <w:rtl/>
              <w:lang w:bidi="fa-IR"/>
            </w:rPr>
          </w:rPrChange>
        </w:rPr>
        <w:t>حوزۀ</w:t>
      </w:r>
      <w:r w:rsidRPr="00C55F29">
        <w:rPr>
          <w:rFonts w:ascii="Calibri" w:eastAsia="Calibri" w:hAnsi="Calibri" w:cs="B Lotus"/>
          <w:sz w:val="24"/>
          <w:szCs w:val="24"/>
          <w:rtl/>
          <w:rPrChange w:id="12172" w:author="Mehrnazi Boojari" w:date="2019-01-21T00:14:00Z">
            <w:rPr>
              <w:rFonts w:ascii="Calibri" w:eastAsia="Calibri" w:hAnsi="Calibri" w:cs="B Lotus"/>
              <w:b/>
              <w:bCs/>
              <w:color w:val="000000" w:themeColor="text1"/>
              <w:sz w:val="24"/>
              <w:szCs w:val="24"/>
              <w:rtl/>
              <w:lang w:bidi="fa-IR"/>
            </w:rPr>
          </w:rPrChange>
        </w:rPr>
        <w:t xml:space="preserve"> </w:t>
      </w:r>
      <w:r w:rsidRPr="00C55F29">
        <w:rPr>
          <w:rFonts w:ascii="Calibri" w:eastAsia="Calibri" w:hAnsi="Calibri" w:cs="B Lotus" w:hint="cs"/>
          <w:sz w:val="24"/>
          <w:szCs w:val="24"/>
          <w:rtl/>
          <w:rPrChange w:id="12173" w:author="Mehrnazi Boojari" w:date="2019-01-21T00:14:00Z">
            <w:rPr>
              <w:rFonts w:ascii="Calibri" w:eastAsia="Calibri" w:hAnsi="Calibri" w:cs="B Lotus" w:hint="cs"/>
              <w:b/>
              <w:bCs/>
              <w:color w:val="000000" w:themeColor="text1"/>
              <w:sz w:val="24"/>
              <w:szCs w:val="24"/>
              <w:rtl/>
              <w:lang w:bidi="fa-IR"/>
            </w:rPr>
          </w:rPrChange>
        </w:rPr>
        <w:t>اصلی</w:t>
      </w:r>
      <w:r w:rsidRPr="00C55F29">
        <w:rPr>
          <w:rFonts w:ascii="Calibri" w:eastAsia="Calibri" w:hAnsi="Calibri" w:cs="B Lotus"/>
          <w:sz w:val="24"/>
          <w:szCs w:val="24"/>
          <w:rPrChange w:id="12174" w:author="Mehrnazi Boojari" w:date="2019-01-21T00:14:00Z">
            <w:rPr>
              <w:rFonts w:ascii="Calibri" w:eastAsia="Calibri" w:hAnsi="Calibri" w:cs="B Lotus"/>
              <w:b/>
              <w:bCs/>
              <w:color w:val="000000" w:themeColor="text1"/>
              <w:sz w:val="24"/>
              <w:szCs w:val="24"/>
              <w:lang w:bidi="fa-IR"/>
            </w:rPr>
          </w:rPrChange>
        </w:rPr>
        <w:t> </w:t>
      </w:r>
      <w:r w:rsidRPr="00C55F29">
        <w:rPr>
          <w:rFonts w:ascii="Calibri" w:eastAsia="Calibri" w:hAnsi="Calibri" w:cs="B Lotus" w:hint="cs"/>
          <w:sz w:val="24"/>
          <w:szCs w:val="24"/>
          <w:rtl/>
          <w:rPrChange w:id="12175" w:author="Mehrnazi Boojari" w:date="2019-01-21T00:14:00Z">
            <w:rPr>
              <w:rFonts w:ascii="Calibri" w:eastAsia="Calibri" w:hAnsi="Calibri" w:cs="B Lotus" w:hint="cs"/>
              <w:b/>
              <w:bCs/>
              <w:color w:val="000000" w:themeColor="text1"/>
              <w:sz w:val="24"/>
              <w:szCs w:val="24"/>
              <w:rtl/>
              <w:lang w:bidi="fa-IR"/>
            </w:rPr>
          </w:rPrChange>
        </w:rPr>
        <w:t>و</w:t>
      </w:r>
      <w:r w:rsidRPr="00C55F29">
        <w:rPr>
          <w:rFonts w:ascii="Calibri" w:eastAsia="Calibri" w:hAnsi="Calibri" w:cs="B Lotus"/>
          <w:sz w:val="24"/>
          <w:szCs w:val="24"/>
          <w:rtl/>
          <w:rPrChange w:id="12176" w:author="Mehrnazi Boojari" w:date="2019-01-21T00:14:00Z">
            <w:rPr>
              <w:rFonts w:ascii="Calibri" w:eastAsia="Calibri" w:hAnsi="Calibri" w:cs="B Lotus"/>
              <w:b/>
              <w:bCs/>
              <w:color w:val="000000" w:themeColor="text1"/>
              <w:sz w:val="24"/>
              <w:szCs w:val="24"/>
              <w:rtl/>
              <w:lang w:bidi="fa-IR"/>
            </w:rPr>
          </w:rPrChange>
        </w:rPr>
        <w:t xml:space="preserve"> </w:t>
      </w:r>
      <w:r w:rsidRPr="00C55F29">
        <w:rPr>
          <w:rFonts w:ascii="Calibri" w:eastAsia="Calibri" w:hAnsi="Calibri" w:cs="B Lotus" w:hint="cs"/>
          <w:sz w:val="24"/>
          <w:szCs w:val="24"/>
          <w:rtl/>
          <w:rPrChange w:id="12177" w:author="Mehrnazi Boojari" w:date="2019-01-21T00:14:00Z">
            <w:rPr>
              <w:rFonts w:ascii="Calibri" w:eastAsia="Calibri" w:hAnsi="Calibri" w:cs="B Lotus" w:hint="cs"/>
              <w:b/>
              <w:bCs/>
              <w:color w:val="000000" w:themeColor="text1"/>
              <w:sz w:val="24"/>
              <w:szCs w:val="24"/>
              <w:rtl/>
              <w:lang w:bidi="fa-IR"/>
            </w:rPr>
          </w:rPrChange>
        </w:rPr>
        <w:t>تعدادی</w:t>
      </w:r>
      <w:r w:rsidRPr="00C55F29">
        <w:rPr>
          <w:rFonts w:ascii="Calibri" w:eastAsia="Calibri" w:hAnsi="Calibri" w:cs="B Lotus"/>
          <w:sz w:val="24"/>
          <w:szCs w:val="24"/>
          <w:rtl/>
          <w:rPrChange w:id="12178" w:author="Mehrnazi Boojari" w:date="2019-01-21T00:14:00Z">
            <w:rPr>
              <w:rFonts w:ascii="Calibri" w:eastAsia="Calibri" w:hAnsi="Calibri" w:cs="B Lotus"/>
              <w:b/>
              <w:bCs/>
              <w:color w:val="000000" w:themeColor="text1"/>
              <w:sz w:val="24"/>
              <w:szCs w:val="24"/>
              <w:rtl/>
              <w:lang w:bidi="fa-IR"/>
            </w:rPr>
          </w:rPrChange>
        </w:rPr>
        <w:t xml:space="preserve"> </w:t>
      </w:r>
      <w:r w:rsidRPr="00C55F29">
        <w:rPr>
          <w:rFonts w:ascii="Calibri" w:eastAsia="Calibri" w:hAnsi="Calibri" w:cs="B Lotus" w:hint="cs"/>
          <w:sz w:val="24"/>
          <w:szCs w:val="24"/>
          <w:rtl/>
          <w:rPrChange w:id="12179" w:author="Mehrnazi Boojari" w:date="2019-01-21T00:14:00Z">
            <w:rPr>
              <w:rFonts w:ascii="Calibri" w:eastAsia="Calibri" w:hAnsi="Calibri" w:cs="B Lotus" w:hint="cs"/>
              <w:b/>
              <w:bCs/>
              <w:color w:val="000000" w:themeColor="text1"/>
              <w:sz w:val="24"/>
              <w:szCs w:val="24"/>
              <w:rtl/>
              <w:lang w:bidi="fa-IR"/>
            </w:rPr>
          </w:rPrChange>
        </w:rPr>
        <w:t>از</w:t>
      </w:r>
      <w:r w:rsidRPr="00C55F29">
        <w:rPr>
          <w:rFonts w:ascii="Calibri" w:eastAsia="Calibri" w:hAnsi="Calibri" w:cs="B Lotus"/>
          <w:sz w:val="24"/>
          <w:szCs w:val="24"/>
          <w:rtl/>
          <w:rPrChange w:id="12180" w:author="Mehrnazi Boojari" w:date="2019-01-21T00:14:00Z">
            <w:rPr>
              <w:rFonts w:ascii="Calibri" w:eastAsia="Calibri" w:hAnsi="Calibri" w:cs="B Lotus"/>
              <w:b/>
              <w:bCs/>
              <w:color w:val="000000" w:themeColor="text1"/>
              <w:sz w:val="24"/>
              <w:szCs w:val="24"/>
              <w:rtl/>
              <w:lang w:bidi="fa-IR"/>
            </w:rPr>
          </w:rPrChange>
        </w:rPr>
        <w:t xml:space="preserve"> </w:t>
      </w:r>
      <w:r w:rsidRPr="00C55F29">
        <w:rPr>
          <w:rFonts w:ascii="Calibri" w:eastAsia="Calibri" w:hAnsi="Calibri" w:cs="B Lotus" w:hint="cs"/>
          <w:sz w:val="24"/>
          <w:szCs w:val="24"/>
          <w:rtl/>
          <w:rPrChange w:id="12181" w:author="Mehrnazi Boojari" w:date="2019-01-21T00:14:00Z">
            <w:rPr>
              <w:rFonts w:ascii="Calibri" w:eastAsia="Calibri" w:hAnsi="Calibri" w:cs="B Lotus" w:hint="cs"/>
              <w:b/>
              <w:bCs/>
              <w:color w:val="000000" w:themeColor="text1"/>
              <w:sz w:val="24"/>
              <w:szCs w:val="24"/>
              <w:rtl/>
              <w:lang w:bidi="fa-IR"/>
            </w:rPr>
          </w:rPrChange>
        </w:rPr>
        <w:t>برنامه‌های</w:t>
      </w:r>
      <w:r w:rsidRPr="00C55F29">
        <w:rPr>
          <w:rFonts w:ascii="Calibri" w:eastAsia="Calibri" w:hAnsi="Calibri" w:cs="B Lotus"/>
          <w:sz w:val="24"/>
          <w:szCs w:val="24"/>
          <w:rtl/>
          <w:rPrChange w:id="12182" w:author="Mehrnazi Boojari" w:date="2019-01-21T00:14:00Z">
            <w:rPr>
              <w:rFonts w:ascii="Calibri" w:eastAsia="Calibri" w:hAnsi="Calibri" w:cs="B Lotus"/>
              <w:b/>
              <w:bCs/>
              <w:color w:val="000000" w:themeColor="text1"/>
              <w:sz w:val="24"/>
              <w:szCs w:val="24"/>
              <w:rtl/>
              <w:lang w:bidi="fa-IR"/>
            </w:rPr>
          </w:rPrChange>
        </w:rPr>
        <w:t xml:space="preserve"> </w:t>
      </w:r>
      <w:r w:rsidRPr="00C55F29">
        <w:rPr>
          <w:rFonts w:ascii="Calibri" w:eastAsia="Calibri" w:hAnsi="Calibri" w:cs="B Lotus" w:hint="cs"/>
          <w:sz w:val="24"/>
          <w:szCs w:val="24"/>
          <w:rtl/>
          <w:rPrChange w:id="12183" w:author="Mehrnazi Boojari" w:date="2019-01-21T00:14:00Z">
            <w:rPr>
              <w:rFonts w:ascii="Calibri" w:eastAsia="Calibri" w:hAnsi="Calibri" w:cs="B Lotus" w:hint="cs"/>
              <w:b/>
              <w:bCs/>
              <w:color w:val="000000" w:themeColor="text1"/>
              <w:sz w:val="24"/>
              <w:szCs w:val="24"/>
              <w:rtl/>
              <w:lang w:bidi="fa-IR"/>
            </w:rPr>
          </w:rPrChange>
        </w:rPr>
        <w:t>مبتکرانه</w:t>
      </w:r>
      <w:r w:rsidRPr="00C55F29">
        <w:rPr>
          <w:rFonts w:ascii="Calibri" w:eastAsia="Calibri" w:hAnsi="Calibri" w:cs="B Lotus"/>
          <w:sz w:val="24"/>
          <w:szCs w:val="24"/>
          <w:rtl/>
          <w:rPrChange w:id="12184" w:author="Mehrnazi Boojari" w:date="2019-01-21T00:14:00Z">
            <w:rPr>
              <w:rFonts w:ascii="Calibri" w:eastAsia="Calibri" w:hAnsi="Calibri" w:cs="B Lotus"/>
              <w:b/>
              <w:bCs/>
              <w:color w:val="000000" w:themeColor="text1"/>
              <w:sz w:val="24"/>
              <w:szCs w:val="24"/>
              <w:rtl/>
              <w:lang w:bidi="fa-IR"/>
            </w:rPr>
          </w:rPrChange>
        </w:rPr>
        <w:t xml:space="preserve"> </w:t>
      </w:r>
      <w:r w:rsidRPr="00C55F29">
        <w:rPr>
          <w:rFonts w:ascii="Calibri" w:eastAsia="Calibri" w:hAnsi="Calibri" w:cs="B Lotus" w:hint="cs"/>
          <w:sz w:val="24"/>
          <w:szCs w:val="24"/>
          <w:rtl/>
          <w:rPrChange w:id="12185" w:author="Mehrnazi Boojari" w:date="2019-01-21T00:14:00Z">
            <w:rPr>
              <w:rFonts w:ascii="Calibri" w:eastAsia="Calibri" w:hAnsi="Calibri" w:cs="B Lotus" w:hint="cs"/>
              <w:b/>
              <w:bCs/>
              <w:color w:val="000000" w:themeColor="text1"/>
              <w:sz w:val="24"/>
              <w:szCs w:val="24"/>
              <w:rtl/>
              <w:lang w:bidi="fa-IR"/>
            </w:rPr>
          </w:rPrChange>
        </w:rPr>
        <w:t>سازمان‌یافته</w:t>
      </w:r>
      <w:r w:rsidRPr="00C55F29">
        <w:rPr>
          <w:rFonts w:ascii="Calibri" w:eastAsia="Calibri" w:hAnsi="Calibri" w:cs="B Lotus"/>
          <w:sz w:val="24"/>
          <w:szCs w:val="24"/>
          <w:rtl/>
          <w:rPrChange w:id="12186" w:author="Mehrnazi Boojari" w:date="2019-01-21T00:14:00Z">
            <w:rPr>
              <w:rFonts w:ascii="Calibri" w:eastAsia="Calibri" w:hAnsi="Calibri" w:cs="B Lotus"/>
              <w:b/>
              <w:bCs/>
              <w:color w:val="000000" w:themeColor="text1"/>
              <w:sz w:val="24"/>
              <w:szCs w:val="24"/>
              <w:rtl/>
              <w:lang w:bidi="fa-IR"/>
            </w:rPr>
          </w:rPrChange>
        </w:rPr>
        <w:t xml:space="preserve"> </w:t>
      </w:r>
      <w:del w:id="12187" w:author="Mehrnazi Boojari" w:date="2019-01-13T06:47:00Z">
        <w:r w:rsidRPr="00C55F29" w:rsidDel="00EE3935">
          <w:rPr>
            <w:rFonts w:ascii="Calibri" w:eastAsia="Calibri" w:hAnsi="Calibri" w:cs="B Lotus" w:hint="cs"/>
            <w:sz w:val="24"/>
            <w:szCs w:val="24"/>
            <w:rtl/>
            <w:rPrChange w:id="12188" w:author="Mehrnazi Boojari" w:date="2019-01-21T00:14:00Z">
              <w:rPr>
                <w:rFonts w:ascii="Calibri" w:eastAsia="Calibri" w:hAnsi="Calibri" w:cs="B Lotus" w:hint="cs"/>
                <w:b/>
                <w:bCs/>
                <w:color w:val="000000" w:themeColor="text1"/>
                <w:sz w:val="24"/>
                <w:szCs w:val="24"/>
                <w:rtl/>
                <w:lang w:bidi="fa-IR"/>
              </w:rPr>
            </w:rPrChange>
          </w:rPr>
          <w:delText>که</w:delText>
        </w:r>
        <w:r w:rsidRPr="00C55F29" w:rsidDel="00EE3935">
          <w:rPr>
            <w:rFonts w:ascii="Calibri" w:eastAsia="Calibri" w:hAnsi="Calibri" w:cs="B Lotus"/>
            <w:sz w:val="24"/>
            <w:szCs w:val="24"/>
            <w:rtl/>
            <w:rPrChange w:id="12189" w:author="Mehrnazi Boojari" w:date="2019-01-21T00:14:00Z">
              <w:rPr>
                <w:rFonts w:ascii="Calibri" w:eastAsia="Calibri" w:hAnsi="Calibri" w:cs="B Lotus"/>
                <w:b/>
                <w:bCs/>
                <w:color w:val="000000" w:themeColor="text1"/>
                <w:sz w:val="24"/>
                <w:szCs w:val="24"/>
                <w:rtl/>
                <w:lang w:bidi="fa-IR"/>
              </w:rPr>
            </w:rPrChange>
          </w:rPr>
          <w:delText xml:space="preserve"> </w:delText>
        </w:r>
        <w:r w:rsidRPr="00C55F29" w:rsidDel="00EE3935">
          <w:rPr>
            <w:rFonts w:ascii="Calibri" w:eastAsia="Calibri" w:hAnsi="Calibri" w:cs="B Lotus" w:hint="cs"/>
            <w:sz w:val="24"/>
            <w:szCs w:val="24"/>
            <w:rtl/>
            <w:rPrChange w:id="12190" w:author="Mehrnazi Boojari" w:date="2019-01-21T00:14:00Z">
              <w:rPr>
                <w:rFonts w:ascii="Calibri" w:eastAsia="Calibri" w:hAnsi="Calibri" w:cs="B Lotus" w:hint="cs"/>
                <w:b/>
                <w:bCs/>
                <w:color w:val="000000" w:themeColor="text1"/>
                <w:sz w:val="24"/>
                <w:szCs w:val="24"/>
                <w:rtl/>
                <w:lang w:bidi="fa-IR"/>
              </w:rPr>
            </w:rPrChange>
          </w:rPr>
          <w:delText>عبارتند</w:delText>
        </w:r>
        <w:r w:rsidRPr="00C55F29" w:rsidDel="00EE3935">
          <w:rPr>
            <w:rFonts w:ascii="Calibri" w:eastAsia="Calibri" w:hAnsi="Calibri" w:cs="B Lotus"/>
            <w:sz w:val="24"/>
            <w:szCs w:val="24"/>
            <w:rtl/>
            <w:rPrChange w:id="12191" w:author="Mehrnazi Boojari" w:date="2019-01-21T00:14:00Z">
              <w:rPr>
                <w:rFonts w:ascii="Calibri" w:eastAsia="Calibri" w:hAnsi="Calibri" w:cs="B Lotus"/>
                <w:b/>
                <w:bCs/>
                <w:color w:val="000000" w:themeColor="text1"/>
                <w:sz w:val="24"/>
                <w:szCs w:val="24"/>
                <w:rtl/>
                <w:lang w:bidi="fa-IR"/>
              </w:rPr>
            </w:rPrChange>
          </w:rPr>
          <w:delText xml:space="preserve"> </w:delText>
        </w:r>
        <w:r w:rsidRPr="00C55F29" w:rsidDel="00EE3935">
          <w:rPr>
            <w:rFonts w:ascii="Calibri" w:eastAsia="Calibri" w:hAnsi="Calibri" w:cs="B Lotus" w:hint="cs"/>
            <w:sz w:val="24"/>
            <w:szCs w:val="24"/>
            <w:rtl/>
            <w:rPrChange w:id="12192" w:author="Mehrnazi Boojari" w:date="2019-01-21T00:14:00Z">
              <w:rPr>
                <w:rFonts w:ascii="Calibri" w:eastAsia="Calibri" w:hAnsi="Calibri" w:cs="B Lotus" w:hint="cs"/>
                <w:b/>
                <w:bCs/>
                <w:color w:val="000000" w:themeColor="text1"/>
                <w:sz w:val="24"/>
                <w:szCs w:val="24"/>
                <w:rtl/>
                <w:lang w:bidi="fa-IR"/>
              </w:rPr>
            </w:rPrChange>
          </w:rPr>
          <w:delText>از</w:delText>
        </w:r>
      </w:del>
      <w:ins w:id="12193" w:author="Mehrnazi Boojari" w:date="2019-01-13T06:47:00Z">
        <w:r w:rsidR="00EE3935" w:rsidRPr="00C55F29">
          <w:rPr>
            <w:rFonts w:ascii="Calibri" w:eastAsia="Calibri" w:hAnsi="Calibri" w:cs="B Lotus" w:hint="cs"/>
            <w:sz w:val="24"/>
            <w:szCs w:val="24"/>
            <w:rtl/>
            <w:rPrChange w:id="12194" w:author="Mehrnazi Boojari" w:date="2019-01-21T00:14:00Z">
              <w:rPr>
                <w:rFonts w:ascii="Calibri" w:eastAsia="Calibri" w:hAnsi="Calibri" w:cs="B Lotus" w:hint="cs"/>
                <w:b/>
                <w:bCs/>
                <w:color w:val="000000" w:themeColor="text1"/>
                <w:sz w:val="24"/>
                <w:szCs w:val="24"/>
                <w:rtl/>
                <w:lang w:bidi="fa-IR"/>
              </w:rPr>
            </w:rPrChange>
          </w:rPr>
          <w:t>بدین</w:t>
        </w:r>
        <w:r w:rsidR="00EE3935" w:rsidRPr="00C55F29">
          <w:rPr>
            <w:rFonts w:ascii="Calibri" w:eastAsia="Calibri" w:hAnsi="Calibri" w:cs="B Lotus"/>
            <w:sz w:val="24"/>
            <w:szCs w:val="24"/>
            <w:rtl/>
            <w:rPrChange w:id="12195" w:author="Mehrnazi Boojari" w:date="2019-01-21T00:14:00Z">
              <w:rPr>
                <w:rFonts w:ascii="Calibri" w:eastAsia="Calibri" w:hAnsi="Calibri" w:cs="B Lotus"/>
                <w:b/>
                <w:bCs/>
                <w:color w:val="000000" w:themeColor="text1"/>
                <w:sz w:val="24"/>
                <w:szCs w:val="24"/>
                <w:rtl/>
                <w:lang w:bidi="fa-IR"/>
              </w:rPr>
            </w:rPrChange>
          </w:rPr>
          <w:t xml:space="preserve"> </w:t>
        </w:r>
        <w:r w:rsidR="00EE3935" w:rsidRPr="00C55F29">
          <w:rPr>
            <w:rFonts w:ascii="Calibri" w:eastAsia="Calibri" w:hAnsi="Calibri" w:cs="B Lotus" w:hint="cs"/>
            <w:sz w:val="24"/>
            <w:szCs w:val="24"/>
            <w:rtl/>
            <w:rPrChange w:id="12196" w:author="Mehrnazi Boojari" w:date="2019-01-21T00:14:00Z">
              <w:rPr>
                <w:rFonts w:ascii="Calibri" w:eastAsia="Calibri" w:hAnsi="Calibri" w:cs="B Lotus" w:hint="cs"/>
                <w:b/>
                <w:bCs/>
                <w:color w:val="000000" w:themeColor="text1"/>
                <w:sz w:val="24"/>
                <w:szCs w:val="24"/>
                <w:rtl/>
                <w:lang w:bidi="fa-IR"/>
              </w:rPr>
            </w:rPrChange>
          </w:rPr>
          <w:t>شرح</w:t>
        </w:r>
        <w:r w:rsidR="00EE3935" w:rsidRPr="00C55F29">
          <w:rPr>
            <w:rFonts w:ascii="Calibri" w:eastAsia="Calibri" w:hAnsi="Calibri" w:cs="B Lotus"/>
            <w:sz w:val="24"/>
            <w:szCs w:val="24"/>
            <w:rtl/>
            <w:rPrChange w:id="12197" w:author="Mehrnazi Boojari" w:date="2019-01-21T00:14:00Z">
              <w:rPr>
                <w:rFonts w:ascii="Calibri" w:eastAsia="Calibri" w:hAnsi="Calibri" w:cs="B Lotus"/>
                <w:b/>
                <w:bCs/>
                <w:color w:val="000000" w:themeColor="text1"/>
                <w:sz w:val="24"/>
                <w:szCs w:val="24"/>
                <w:rtl/>
                <w:lang w:bidi="fa-IR"/>
              </w:rPr>
            </w:rPrChange>
          </w:rPr>
          <w:t xml:space="preserve"> </w:t>
        </w:r>
        <w:r w:rsidR="00EE3935" w:rsidRPr="00C55F29">
          <w:rPr>
            <w:rFonts w:ascii="Calibri" w:eastAsia="Calibri" w:hAnsi="Calibri" w:cs="B Lotus" w:hint="cs"/>
            <w:sz w:val="24"/>
            <w:szCs w:val="24"/>
            <w:rtl/>
            <w:rPrChange w:id="12198" w:author="Mehrnazi Boojari" w:date="2019-01-21T00:14:00Z">
              <w:rPr>
                <w:rFonts w:ascii="Calibri" w:eastAsia="Calibri" w:hAnsi="Calibri" w:cs="B Lotus" w:hint="cs"/>
                <w:b/>
                <w:bCs/>
                <w:color w:val="000000" w:themeColor="text1"/>
                <w:sz w:val="24"/>
                <w:szCs w:val="24"/>
                <w:rtl/>
                <w:lang w:bidi="fa-IR"/>
              </w:rPr>
            </w:rPrChange>
          </w:rPr>
          <w:t>است</w:t>
        </w:r>
      </w:ins>
      <w:del w:id="12199" w:author="Mehrnazi Boojari" w:date="2019-01-07T10:35:00Z">
        <w:r w:rsidRPr="00C55F29" w:rsidDel="006C73A5">
          <w:rPr>
            <w:rFonts w:ascii="Calibri" w:eastAsia="Calibri" w:hAnsi="Calibri" w:cs="B Lotus" w:hint="cs"/>
            <w:sz w:val="24"/>
            <w:szCs w:val="24"/>
            <w:rtl/>
          </w:rPr>
          <w:delText xml:space="preserve"> :</w:delText>
        </w:r>
        <w:r w:rsidRPr="00BD53EE" w:rsidDel="006C73A5">
          <w:rPr>
            <w:rFonts w:ascii="Calibri" w:eastAsia="Calibri" w:hAnsi="Calibri" w:cs="B Lotus" w:hint="cs"/>
            <w:b/>
            <w:bCs/>
            <w:sz w:val="24"/>
            <w:szCs w:val="24"/>
            <w:rtl/>
          </w:rPr>
          <w:delText xml:space="preserve"> </w:delText>
        </w:r>
      </w:del>
      <w:ins w:id="12200" w:author="Mehrnazi Boojari" w:date="2019-01-07T10:35:00Z">
        <w:r w:rsidR="006C73A5" w:rsidRPr="00BD53EE">
          <w:rPr>
            <w:rFonts w:ascii="Calibri" w:eastAsia="Calibri" w:hAnsi="Calibri" w:cs="B Lotus" w:hint="cs"/>
            <w:sz w:val="24"/>
            <w:szCs w:val="24"/>
            <w:rtl/>
          </w:rPr>
          <w:t>:</w:t>
        </w:r>
        <w:r w:rsidR="006C73A5">
          <w:rPr>
            <w:rFonts w:ascii="Calibri" w:eastAsia="Calibri" w:hAnsi="Calibri" w:cs="B Lotus" w:hint="cs"/>
            <w:sz w:val="24"/>
            <w:szCs w:val="24"/>
            <w:rtl/>
          </w:rPr>
          <w:t xml:space="preserve"> </w:t>
        </w:r>
      </w:ins>
    </w:p>
    <w:p w14:paraId="5529EEF0" w14:textId="77777777" w:rsidR="00E91C41" w:rsidRPr="00F6734C" w:rsidRDefault="00E91C41" w:rsidP="00A25B54">
      <w:pPr>
        <w:numPr>
          <w:ilvl w:val="0"/>
          <w:numId w:val="58"/>
        </w:numPr>
        <w:bidi/>
        <w:spacing w:after="200" w:line="276" w:lineRule="auto"/>
        <w:ind w:left="855" w:hanging="426"/>
        <w:contextualSpacing/>
        <w:jc w:val="both"/>
        <w:rPr>
          <w:rFonts w:ascii="B Lotus" w:eastAsia="Calibri" w:hAnsi="B Lotus" w:cs="B Lotus"/>
          <w:sz w:val="24"/>
          <w:szCs w:val="24"/>
          <w:rtl/>
          <w:lang w:bidi="fa-IR"/>
        </w:rPr>
      </w:pPr>
      <w:r w:rsidRPr="00F6734C">
        <w:rPr>
          <w:rFonts w:ascii="B Lotus" w:eastAsia="Calibri" w:hAnsi="B Lotus" w:cs="B Lotus"/>
          <w:sz w:val="24"/>
          <w:szCs w:val="24"/>
          <w:rtl/>
          <w:lang w:bidi="fa-IR"/>
        </w:rPr>
        <w:t>فراگ</w:t>
      </w:r>
      <w:r w:rsidRPr="00F6734C">
        <w:rPr>
          <w:rFonts w:ascii="B Lotus" w:eastAsia="Calibri" w:hAnsi="B Lotus" w:cs="B Lotus" w:hint="cs"/>
          <w:sz w:val="24"/>
          <w:szCs w:val="24"/>
          <w:rtl/>
          <w:lang w:bidi="fa-IR"/>
        </w:rPr>
        <w:t>ی</w:t>
      </w:r>
      <w:r w:rsidRPr="00F6734C">
        <w:rPr>
          <w:rFonts w:ascii="B Lotus" w:eastAsia="Calibri" w:hAnsi="B Lotus" w:cs="B Lotus" w:hint="eastAsia"/>
          <w:sz w:val="24"/>
          <w:szCs w:val="24"/>
          <w:rtl/>
          <w:lang w:bidi="fa-IR"/>
        </w:rPr>
        <w:t>ر</w:t>
      </w:r>
      <w:r w:rsidRPr="00F6734C">
        <w:rPr>
          <w:rFonts w:ascii="B Lotus" w:eastAsia="Calibri" w:hAnsi="B Lotus" w:cs="B Lotus" w:hint="cs"/>
          <w:sz w:val="24"/>
          <w:szCs w:val="24"/>
          <w:rtl/>
          <w:lang w:bidi="fa-IR"/>
        </w:rPr>
        <w:t>ی</w:t>
      </w:r>
      <w:r w:rsidRPr="00F6734C">
        <w:rPr>
          <w:rFonts w:ascii="B Lotus" w:eastAsia="Calibri" w:hAnsi="B Lotus" w:cs="B Lotus"/>
          <w:sz w:val="24"/>
          <w:szCs w:val="24"/>
          <w:rtl/>
          <w:lang w:bidi="fa-IR"/>
        </w:rPr>
        <w:t xml:space="preserve"> اجتماع</w:t>
      </w:r>
      <w:r w:rsidRPr="00F6734C">
        <w:rPr>
          <w:rFonts w:ascii="B Lotus" w:eastAsia="Calibri" w:hAnsi="B Lotus" w:cs="B Lotus" w:hint="cs"/>
          <w:sz w:val="24"/>
          <w:szCs w:val="24"/>
          <w:rtl/>
          <w:lang w:bidi="fa-IR"/>
        </w:rPr>
        <w:t>ی</w:t>
      </w:r>
    </w:p>
    <w:p w14:paraId="44C058B6" w14:textId="77777777" w:rsidR="00E91C41" w:rsidRPr="00F6734C" w:rsidRDefault="00E91C41" w:rsidP="00A25B54">
      <w:pPr>
        <w:numPr>
          <w:ilvl w:val="0"/>
          <w:numId w:val="58"/>
        </w:numPr>
        <w:bidi/>
        <w:spacing w:after="200" w:line="276" w:lineRule="auto"/>
        <w:ind w:left="855" w:hanging="426"/>
        <w:contextualSpacing/>
        <w:jc w:val="both"/>
        <w:rPr>
          <w:rFonts w:ascii="B Lotus" w:eastAsia="Calibri" w:hAnsi="B Lotus" w:cs="B Lotus"/>
          <w:sz w:val="24"/>
          <w:szCs w:val="24"/>
          <w:rtl/>
          <w:lang w:bidi="fa-IR"/>
        </w:rPr>
      </w:pPr>
      <w:r w:rsidRPr="00F6734C">
        <w:rPr>
          <w:rFonts w:ascii="B Lotus" w:eastAsia="Calibri" w:hAnsi="B Lotus" w:cs="B Lotus" w:hint="eastAsia"/>
          <w:sz w:val="24"/>
          <w:szCs w:val="24"/>
          <w:rtl/>
          <w:lang w:bidi="fa-IR"/>
        </w:rPr>
        <w:t>کاهش</w:t>
      </w:r>
      <w:r w:rsidRPr="00F6734C">
        <w:rPr>
          <w:rFonts w:ascii="B Lotus" w:eastAsia="Calibri" w:hAnsi="B Lotus" w:cs="B Lotus"/>
          <w:sz w:val="24"/>
          <w:szCs w:val="24"/>
          <w:rtl/>
          <w:lang w:bidi="fa-IR"/>
        </w:rPr>
        <w:t xml:space="preserve"> خطرپذ</w:t>
      </w:r>
      <w:r w:rsidRPr="00F6734C">
        <w:rPr>
          <w:rFonts w:ascii="B Lotus" w:eastAsia="Calibri" w:hAnsi="B Lotus" w:cs="B Lotus" w:hint="cs"/>
          <w:sz w:val="24"/>
          <w:szCs w:val="24"/>
          <w:rtl/>
          <w:lang w:bidi="fa-IR"/>
        </w:rPr>
        <w:t>ی</w:t>
      </w:r>
      <w:r w:rsidRPr="00F6734C">
        <w:rPr>
          <w:rFonts w:ascii="B Lotus" w:eastAsia="Calibri" w:hAnsi="B Lotus" w:cs="B Lotus" w:hint="eastAsia"/>
          <w:sz w:val="24"/>
          <w:szCs w:val="24"/>
          <w:rtl/>
          <w:lang w:bidi="fa-IR"/>
        </w:rPr>
        <w:t>ر</w:t>
      </w:r>
      <w:r w:rsidRPr="00F6734C">
        <w:rPr>
          <w:rFonts w:ascii="B Lotus" w:eastAsia="Calibri" w:hAnsi="B Lotus" w:cs="B Lotus" w:hint="cs"/>
          <w:sz w:val="24"/>
          <w:szCs w:val="24"/>
          <w:rtl/>
          <w:lang w:bidi="fa-IR"/>
        </w:rPr>
        <w:t>ی</w:t>
      </w:r>
      <w:r w:rsidRPr="00F6734C">
        <w:rPr>
          <w:rFonts w:ascii="B Lotus" w:eastAsia="Calibri" w:hAnsi="B Lotus" w:cs="B Lotus"/>
          <w:sz w:val="24"/>
          <w:szCs w:val="24"/>
          <w:rtl/>
          <w:lang w:bidi="fa-IR"/>
        </w:rPr>
        <w:t xml:space="preserve"> و بازساز</w:t>
      </w:r>
      <w:r w:rsidRPr="00F6734C">
        <w:rPr>
          <w:rFonts w:ascii="B Lotus" w:eastAsia="Calibri" w:hAnsi="B Lotus" w:cs="B Lotus" w:hint="cs"/>
          <w:sz w:val="24"/>
          <w:szCs w:val="24"/>
          <w:rtl/>
          <w:lang w:bidi="fa-IR"/>
        </w:rPr>
        <w:t>ی</w:t>
      </w:r>
    </w:p>
    <w:p w14:paraId="22180AB2" w14:textId="77777777" w:rsidR="00E91C41" w:rsidRPr="00F6734C" w:rsidRDefault="00E91C41" w:rsidP="00A25B54">
      <w:pPr>
        <w:numPr>
          <w:ilvl w:val="0"/>
          <w:numId w:val="58"/>
        </w:numPr>
        <w:bidi/>
        <w:spacing w:after="200" w:line="276" w:lineRule="auto"/>
        <w:ind w:left="855" w:hanging="426"/>
        <w:contextualSpacing/>
        <w:jc w:val="both"/>
        <w:rPr>
          <w:rFonts w:ascii="B Lotus" w:eastAsia="Calibri" w:hAnsi="B Lotus" w:cs="B Lotus"/>
          <w:sz w:val="24"/>
          <w:szCs w:val="24"/>
          <w:rtl/>
          <w:lang w:bidi="fa-IR"/>
        </w:rPr>
      </w:pPr>
      <w:r w:rsidRPr="00F6734C">
        <w:rPr>
          <w:rFonts w:ascii="B Lotus" w:eastAsia="Calibri" w:hAnsi="B Lotus" w:cs="B Lotus" w:hint="eastAsia"/>
          <w:sz w:val="24"/>
          <w:szCs w:val="24"/>
          <w:rtl/>
          <w:lang w:bidi="fa-IR"/>
        </w:rPr>
        <w:t>خدمات</w:t>
      </w:r>
      <w:r w:rsidRPr="00F6734C">
        <w:rPr>
          <w:rFonts w:ascii="B Lotus" w:eastAsia="Calibri" w:hAnsi="B Lotus" w:cs="B Lotus"/>
          <w:sz w:val="24"/>
          <w:szCs w:val="24"/>
          <w:rtl/>
          <w:lang w:bidi="fa-IR"/>
        </w:rPr>
        <w:t xml:space="preserve"> ز</w:t>
      </w:r>
      <w:r w:rsidRPr="00F6734C">
        <w:rPr>
          <w:rFonts w:ascii="B Lotus" w:eastAsia="Calibri" w:hAnsi="B Lotus" w:cs="B Lotus" w:hint="cs"/>
          <w:sz w:val="24"/>
          <w:szCs w:val="24"/>
          <w:rtl/>
          <w:lang w:bidi="fa-IR"/>
        </w:rPr>
        <w:t>ی</w:t>
      </w:r>
      <w:r w:rsidRPr="00F6734C">
        <w:rPr>
          <w:rFonts w:ascii="B Lotus" w:eastAsia="Calibri" w:hAnsi="B Lotus" w:cs="B Lotus" w:hint="eastAsia"/>
          <w:sz w:val="24"/>
          <w:szCs w:val="24"/>
          <w:rtl/>
          <w:lang w:bidi="fa-IR"/>
        </w:rPr>
        <w:t>ربنا</w:t>
      </w:r>
      <w:r w:rsidRPr="00F6734C">
        <w:rPr>
          <w:rFonts w:ascii="B Lotus" w:eastAsia="Calibri" w:hAnsi="B Lotus" w:cs="B Lotus" w:hint="cs"/>
          <w:sz w:val="24"/>
          <w:szCs w:val="24"/>
          <w:rtl/>
          <w:lang w:bidi="fa-IR"/>
        </w:rPr>
        <w:t>یی</w:t>
      </w:r>
      <w:r w:rsidRPr="00F6734C">
        <w:rPr>
          <w:rFonts w:ascii="B Lotus" w:eastAsia="Calibri" w:hAnsi="B Lotus" w:cs="B Lotus"/>
          <w:sz w:val="24"/>
          <w:szCs w:val="24"/>
          <w:rtl/>
          <w:lang w:bidi="fa-IR"/>
        </w:rPr>
        <w:t xml:space="preserve"> شهر</w:t>
      </w:r>
      <w:r w:rsidRPr="00F6734C">
        <w:rPr>
          <w:rFonts w:ascii="B Lotus" w:eastAsia="Calibri" w:hAnsi="B Lotus" w:cs="B Lotus" w:hint="cs"/>
          <w:sz w:val="24"/>
          <w:szCs w:val="24"/>
          <w:rtl/>
          <w:lang w:bidi="fa-IR"/>
        </w:rPr>
        <w:t>ی</w:t>
      </w:r>
    </w:p>
    <w:p w14:paraId="0F5F1A92" w14:textId="77777777" w:rsidR="00E91C41" w:rsidRPr="00F6734C" w:rsidRDefault="00E91C41" w:rsidP="00A25B54">
      <w:pPr>
        <w:numPr>
          <w:ilvl w:val="0"/>
          <w:numId w:val="58"/>
        </w:numPr>
        <w:bidi/>
        <w:spacing w:after="200" w:line="276" w:lineRule="auto"/>
        <w:ind w:left="855" w:hanging="426"/>
        <w:contextualSpacing/>
        <w:jc w:val="both"/>
        <w:rPr>
          <w:rFonts w:ascii="B Lotus" w:eastAsia="Calibri" w:hAnsi="B Lotus" w:cs="B Lotus"/>
          <w:sz w:val="24"/>
          <w:szCs w:val="24"/>
          <w:rtl/>
          <w:lang w:bidi="fa-IR"/>
        </w:rPr>
      </w:pPr>
      <w:r w:rsidRPr="00F6734C">
        <w:rPr>
          <w:rFonts w:ascii="B Lotus" w:eastAsia="Calibri" w:hAnsi="B Lotus" w:cs="B Lotus" w:hint="eastAsia"/>
          <w:sz w:val="24"/>
          <w:szCs w:val="24"/>
          <w:rtl/>
          <w:lang w:bidi="fa-IR"/>
        </w:rPr>
        <w:t>قانون‌گذار</w:t>
      </w:r>
      <w:r w:rsidRPr="00F6734C">
        <w:rPr>
          <w:rFonts w:ascii="B Lotus" w:eastAsia="Calibri" w:hAnsi="B Lotus" w:cs="B Lotus" w:hint="cs"/>
          <w:sz w:val="24"/>
          <w:szCs w:val="24"/>
          <w:rtl/>
          <w:lang w:bidi="fa-IR"/>
        </w:rPr>
        <w:t>ی</w:t>
      </w:r>
      <w:r w:rsidRPr="00F6734C">
        <w:rPr>
          <w:rFonts w:ascii="B Lotus" w:eastAsia="Calibri" w:hAnsi="B Lotus" w:cs="B Lotus"/>
          <w:sz w:val="24"/>
          <w:szCs w:val="24"/>
          <w:rtl/>
          <w:lang w:bidi="fa-IR"/>
        </w:rPr>
        <w:t xml:space="preserve"> شهر</w:t>
      </w:r>
      <w:r w:rsidRPr="00F6734C">
        <w:rPr>
          <w:rFonts w:ascii="B Lotus" w:eastAsia="Calibri" w:hAnsi="B Lotus" w:cs="B Lotus" w:hint="cs"/>
          <w:sz w:val="24"/>
          <w:szCs w:val="24"/>
          <w:rtl/>
          <w:lang w:bidi="fa-IR"/>
        </w:rPr>
        <w:t>ی</w:t>
      </w:r>
      <w:r w:rsidRPr="00F6734C">
        <w:rPr>
          <w:rFonts w:ascii="B Lotus" w:eastAsia="Calibri" w:hAnsi="B Lotus" w:cs="B Lotus" w:hint="eastAsia"/>
          <w:sz w:val="24"/>
          <w:szCs w:val="24"/>
          <w:rtl/>
          <w:lang w:bidi="fa-IR"/>
        </w:rPr>
        <w:t>،</w:t>
      </w:r>
      <w:r w:rsidRPr="00F6734C">
        <w:rPr>
          <w:rFonts w:ascii="B Lotus" w:eastAsia="Calibri" w:hAnsi="B Lotus" w:cs="B Lotus"/>
          <w:sz w:val="24"/>
          <w:szCs w:val="24"/>
          <w:rtl/>
          <w:lang w:bidi="fa-IR"/>
        </w:rPr>
        <w:t xml:space="preserve"> زم</w:t>
      </w:r>
      <w:r w:rsidRPr="00F6734C">
        <w:rPr>
          <w:rFonts w:ascii="B Lotus" w:eastAsia="Calibri" w:hAnsi="B Lotus" w:cs="B Lotus" w:hint="cs"/>
          <w:sz w:val="24"/>
          <w:szCs w:val="24"/>
          <w:rtl/>
          <w:lang w:bidi="fa-IR"/>
        </w:rPr>
        <w:t>ی</w:t>
      </w:r>
      <w:r w:rsidRPr="00F6734C">
        <w:rPr>
          <w:rFonts w:ascii="B Lotus" w:eastAsia="Calibri" w:hAnsi="B Lotus" w:cs="B Lotus" w:hint="eastAsia"/>
          <w:sz w:val="24"/>
          <w:szCs w:val="24"/>
          <w:rtl/>
          <w:lang w:bidi="fa-IR"/>
        </w:rPr>
        <w:t>ن</w:t>
      </w:r>
      <w:r w:rsidRPr="00F6734C">
        <w:rPr>
          <w:rFonts w:ascii="B Lotus" w:eastAsia="Calibri" w:hAnsi="B Lotus" w:cs="B Lotus"/>
          <w:sz w:val="24"/>
          <w:szCs w:val="24"/>
          <w:rtl/>
          <w:lang w:bidi="fa-IR"/>
        </w:rPr>
        <w:t xml:space="preserve"> و حکمروا</w:t>
      </w:r>
      <w:r w:rsidRPr="00F6734C">
        <w:rPr>
          <w:rFonts w:ascii="B Lotus" w:eastAsia="Calibri" w:hAnsi="B Lotus" w:cs="B Lotus" w:hint="cs"/>
          <w:sz w:val="24"/>
          <w:szCs w:val="24"/>
          <w:rtl/>
          <w:lang w:bidi="fa-IR"/>
        </w:rPr>
        <w:t>یی</w:t>
      </w:r>
    </w:p>
    <w:p w14:paraId="4E8B0697" w14:textId="77777777" w:rsidR="00E91C41" w:rsidRPr="00F6734C" w:rsidRDefault="00E91C41" w:rsidP="00A25B54">
      <w:pPr>
        <w:numPr>
          <w:ilvl w:val="0"/>
          <w:numId w:val="58"/>
        </w:numPr>
        <w:bidi/>
        <w:spacing w:after="200" w:line="276" w:lineRule="auto"/>
        <w:ind w:left="855" w:hanging="426"/>
        <w:contextualSpacing/>
        <w:jc w:val="both"/>
        <w:rPr>
          <w:rFonts w:ascii="B Lotus" w:eastAsia="Calibri" w:hAnsi="B Lotus" w:cs="B Lotus"/>
          <w:sz w:val="24"/>
          <w:szCs w:val="24"/>
          <w:rtl/>
          <w:lang w:bidi="fa-IR"/>
        </w:rPr>
      </w:pPr>
      <w:r w:rsidRPr="00F6734C">
        <w:rPr>
          <w:rFonts w:ascii="B Lotus" w:eastAsia="Calibri" w:hAnsi="B Lotus" w:cs="B Lotus" w:hint="eastAsia"/>
          <w:sz w:val="24"/>
          <w:szCs w:val="24"/>
          <w:rtl/>
          <w:lang w:bidi="fa-IR"/>
        </w:rPr>
        <w:t>پژوهش‌ها</w:t>
      </w:r>
      <w:r w:rsidRPr="00F6734C">
        <w:rPr>
          <w:rFonts w:ascii="B Lotus" w:eastAsia="Calibri" w:hAnsi="B Lotus" w:cs="B Lotus" w:hint="cs"/>
          <w:sz w:val="24"/>
          <w:szCs w:val="24"/>
          <w:rtl/>
          <w:lang w:bidi="fa-IR"/>
        </w:rPr>
        <w:t>ی</w:t>
      </w:r>
      <w:r w:rsidRPr="00F6734C">
        <w:rPr>
          <w:rFonts w:ascii="B Lotus" w:eastAsia="Calibri" w:hAnsi="B Lotus" w:cs="B Lotus"/>
          <w:sz w:val="24"/>
          <w:szCs w:val="24"/>
          <w:rtl/>
          <w:lang w:bidi="fa-IR"/>
        </w:rPr>
        <w:t xml:space="preserve"> شهر</w:t>
      </w:r>
      <w:r w:rsidRPr="00F6734C">
        <w:rPr>
          <w:rFonts w:ascii="B Lotus" w:eastAsia="Calibri" w:hAnsi="B Lotus" w:cs="B Lotus" w:hint="cs"/>
          <w:sz w:val="24"/>
          <w:szCs w:val="24"/>
          <w:rtl/>
          <w:lang w:bidi="fa-IR"/>
        </w:rPr>
        <w:t>ی</w:t>
      </w:r>
      <w:r w:rsidRPr="00F6734C">
        <w:rPr>
          <w:rFonts w:ascii="B Lotus" w:eastAsia="Calibri" w:hAnsi="B Lotus" w:cs="B Lotus"/>
          <w:sz w:val="24"/>
          <w:szCs w:val="24"/>
          <w:rtl/>
          <w:lang w:bidi="fa-IR"/>
        </w:rPr>
        <w:t xml:space="preserve"> و توانمندساز</w:t>
      </w:r>
      <w:r w:rsidRPr="00F6734C">
        <w:rPr>
          <w:rFonts w:ascii="B Lotus" w:eastAsia="Calibri" w:hAnsi="B Lotus" w:cs="B Lotus" w:hint="cs"/>
          <w:sz w:val="24"/>
          <w:szCs w:val="24"/>
          <w:rtl/>
          <w:lang w:bidi="fa-IR"/>
        </w:rPr>
        <w:t>ی</w:t>
      </w:r>
    </w:p>
    <w:p w14:paraId="4688A77F" w14:textId="77777777" w:rsidR="00E91C41" w:rsidRPr="00F6734C" w:rsidRDefault="00E91C41" w:rsidP="00A25B54">
      <w:pPr>
        <w:numPr>
          <w:ilvl w:val="0"/>
          <w:numId w:val="58"/>
        </w:numPr>
        <w:bidi/>
        <w:spacing w:after="200" w:line="276" w:lineRule="auto"/>
        <w:ind w:left="855" w:hanging="426"/>
        <w:contextualSpacing/>
        <w:jc w:val="both"/>
        <w:rPr>
          <w:rFonts w:ascii="B Lotus" w:eastAsia="Calibri" w:hAnsi="B Lotus" w:cs="B Lotus"/>
          <w:sz w:val="24"/>
          <w:szCs w:val="24"/>
          <w:rtl/>
          <w:lang w:bidi="fa-IR"/>
        </w:rPr>
      </w:pPr>
      <w:r w:rsidRPr="00F6734C">
        <w:rPr>
          <w:rFonts w:ascii="B Lotus" w:eastAsia="Calibri" w:hAnsi="B Lotus" w:cs="B Lotus" w:hint="eastAsia"/>
          <w:sz w:val="24"/>
          <w:szCs w:val="24"/>
          <w:rtl/>
          <w:lang w:bidi="fa-IR"/>
        </w:rPr>
        <w:t>اقتصاد</w:t>
      </w:r>
      <w:r w:rsidRPr="00F6734C">
        <w:rPr>
          <w:rFonts w:ascii="B Lotus" w:eastAsia="Calibri" w:hAnsi="B Lotus" w:cs="B Lotus"/>
          <w:sz w:val="24"/>
          <w:szCs w:val="24"/>
          <w:rtl/>
          <w:lang w:bidi="fa-IR"/>
        </w:rPr>
        <w:t xml:space="preserve"> شهر</w:t>
      </w:r>
      <w:r w:rsidRPr="00F6734C">
        <w:rPr>
          <w:rFonts w:ascii="B Lotus" w:eastAsia="Calibri" w:hAnsi="B Lotus" w:cs="B Lotus" w:hint="cs"/>
          <w:sz w:val="24"/>
          <w:szCs w:val="24"/>
          <w:rtl/>
          <w:lang w:bidi="fa-IR"/>
        </w:rPr>
        <w:t>ی</w:t>
      </w:r>
    </w:p>
    <w:p w14:paraId="038E8869" w14:textId="77777777" w:rsidR="00E91C41" w:rsidRPr="00F6734C" w:rsidRDefault="00E91C41" w:rsidP="00A25B54">
      <w:pPr>
        <w:numPr>
          <w:ilvl w:val="0"/>
          <w:numId w:val="58"/>
        </w:numPr>
        <w:bidi/>
        <w:spacing w:after="200" w:line="276" w:lineRule="auto"/>
        <w:ind w:left="855" w:hanging="426"/>
        <w:contextualSpacing/>
        <w:jc w:val="both"/>
        <w:rPr>
          <w:rFonts w:ascii="B Lotus" w:eastAsia="Calibri" w:hAnsi="B Lotus" w:cs="B Lotus"/>
          <w:sz w:val="24"/>
          <w:szCs w:val="24"/>
          <w:rtl/>
          <w:lang w:bidi="fa-IR"/>
        </w:rPr>
      </w:pPr>
      <w:r w:rsidRPr="00F6734C">
        <w:rPr>
          <w:rFonts w:ascii="B Lotus" w:eastAsia="Calibri" w:hAnsi="B Lotus" w:cs="B Lotus" w:hint="eastAsia"/>
          <w:sz w:val="24"/>
          <w:szCs w:val="24"/>
          <w:rtl/>
          <w:lang w:bidi="fa-IR"/>
        </w:rPr>
        <w:t>مسکن</w:t>
      </w:r>
      <w:r w:rsidRPr="00F6734C">
        <w:rPr>
          <w:rFonts w:ascii="B Lotus" w:eastAsia="Calibri" w:hAnsi="B Lotus" w:cs="B Lotus"/>
          <w:sz w:val="24"/>
          <w:szCs w:val="24"/>
          <w:rtl/>
          <w:lang w:bidi="fa-IR"/>
        </w:rPr>
        <w:t xml:space="preserve"> و بهساز</w:t>
      </w:r>
      <w:r w:rsidRPr="00F6734C">
        <w:rPr>
          <w:rFonts w:ascii="B Lotus" w:eastAsia="Calibri" w:hAnsi="B Lotus" w:cs="B Lotus" w:hint="cs"/>
          <w:sz w:val="24"/>
          <w:szCs w:val="24"/>
          <w:rtl/>
          <w:lang w:bidi="fa-IR"/>
        </w:rPr>
        <w:t>ی</w:t>
      </w:r>
      <w:r w:rsidRPr="00F6734C">
        <w:rPr>
          <w:rFonts w:ascii="B Lotus" w:eastAsia="Calibri" w:hAnsi="B Lotus" w:cs="B Lotus"/>
          <w:sz w:val="24"/>
          <w:szCs w:val="24"/>
          <w:rtl/>
          <w:lang w:bidi="fa-IR"/>
        </w:rPr>
        <w:t xml:space="preserve"> </w:t>
      </w:r>
      <w:del w:id="12201" w:author="Mehrnazi Boojari" w:date="2019-01-11T23:31:00Z">
        <w:r w:rsidRPr="00F6734C" w:rsidDel="00B569FE">
          <w:rPr>
            <w:rFonts w:ascii="B Lotus" w:eastAsia="Calibri" w:hAnsi="B Lotus" w:cs="B Lotus"/>
            <w:sz w:val="24"/>
            <w:szCs w:val="24"/>
            <w:rtl/>
            <w:lang w:bidi="fa-IR"/>
          </w:rPr>
          <w:delText>سکونتگاه‌ها</w:delText>
        </w:r>
        <w:r w:rsidRPr="00F6734C" w:rsidDel="00B569FE">
          <w:rPr>
            <w:rFonts w:ascii="B Lotus" w:eastAsia="Calibri" w:hAnsi="B Lotus" w:cs="B Lotus" w:hint="cs"/>
            <w:sz w:val="24"/>
            <w:szCs w:val="24"/>
            <w:rtl/>
            <w:lang w:bidi="fa-IR"/>
          </w:rPr>
          <w:delText>ی</w:delText>
        </w:r>
      </w:del>
      <w:ins w:id="12202" w:author="Mehrnazi Boojari" w:date="2019-01-12T01:23:00Z">
        <w:r w:rsidR="00E7085F">
          <w:rPr>
            <w:rFonts w:ascii="B Lotus" w:eastAsia="Calibri" w:hAnsi="B Lotus" w:cs="B Lotus"/>
            <w:sz w:val="24"/>
            <w:szCs w:val="24"/>
            <w:rtl/>
            <w:lang w:bidi="fa-IR"/>
          </w:rPr>
          <w:t>سکونت</w:t>
        </w:r>
        <w:r w:rsidR="00E7085F">
          <w:rPr>
            <w:rFonts w:ascii="B Lotus" w:eastAsia="Calibri" w:hAnsi="B Lotus" w:cs="B Lotus" w:hint="cs"/>
            <w:sz w:val="24"/>
            <w:szCs w:val="24"/>
            <w:rtl/>
            <w:lang w:bidi="fa-IR"/>
          </w:rPr>
          <w:t>‌</w:t>
        </w:r>
        <w:r w:rsidR="00E7085F">
          <w:rPr>
            <w:rFonts w:ascii="B Lotus" w:eastAsia="Calibri" w:hAnsi="B Lotus" w:cs="B Lotus"/>
            <w:sz w:val="24"/>
            <w:szCs w:val="24"/>
            <w:rtl/>
            <w:lang w:bidi="fa-IR"/>
          </w:rPr>
          <w:t>گاه</w:t>
        </w:r>
      </w:ins>
      <w:ins w:id="12203" w:author="Mehrnazi Boojari" w:date="2019-01-11T23:31:00Z">
        <w:r w:rsidR="00B569FE">
          <w:rPr>
            <w:rFonts w:ascii="B Lotus" w:eastAsia="Calibri" w:hAnsi="B Lotus" w:cs="B Lotus" w:hint="cs"/>
            <w:sz w:val="24"/>
            <w:szCs w:val="24"/>
            <w:rtl/>
            <w:lang w:bidi="fa-IR"/>
          </w:rPr>
          <w:t>‌</w:t>
        </w:r>
        <w:r w:rsidR="00B569FE">
          <w:rPr>
            <w:rFonts w:ascii="B Lotus" w:eastAsia="Calibri" w:hAnsi="B Lotus" w:cs="B Lotus"/>
            <w:sz w:val="24"/>
            <w:szCs w:val="24"/>
            <w:rtl/>
            <w:lang w:bidi="fa-IR"/>
          </w:rPr>
          <w:t>های</w:t>
        </w:r>
      </w:ins>
      <w:r w:rsidRPr="00F6734C">
        <w:rPr>
          <w:rFonts w:ascii="B Lotus" w:eastAsia="Calibri" w:hAnsi="B Lotus" w:cs="B Lotus"/>
          <w:sz w:val="24"/>
          <w:szCs w:val="24"/>
          <w:rtl/>
          <w:lang w:bidi="fa-IR"/>
        </w:rPr>
        <w:t xml:space="preserve"> غ</w:t>
      </w:r>
      <w:r w:rsidRPr="00F6734C">
        <w:rPr>
          <w:rFonts w:ascii="B Lotus" w:eastAsia="Calibri" w:hAnsi="B Lotus" w:cs="B Lotus" w:hint="cs"/>
          <w:sz w:val="24"/>
          <w:szCs w:val="24"/>
          <w:rtl/>
          <w:lang w:bidi="fa-IR"/>
        </w:rPr>
        <w:t>ی</w:t>
      </w:r>
      <w:r w:rsidRPr="00F6734C">
        <w:rPr>
          <w:rFonts w:ascii="B Lotus" w:eastAsia="Calibri" w:hAnsi="B Lotus" w:cs="B Lotus" w:hint="eastAsia"/>
          <w:sz w:val="24"/>
          <w:szCs w:val="24"/>
          <w:rtl/>
          <w:lang w:bidi="fa-IR"/>
        </w:rPr>
        <w:t>ررسم</w:t>
      </w:r>
      <w:r w:rsidRPr="00F6734C">
        <w:rPr>
          <w:rFonts w:ascii="B Lotus" w:eastAsia="Calibri" w:hAnsi="B Lotus" w:cs="B Lotus" w:hint="cs"/>
          <w:sz w:val="24"/>
          <w:szCs w:val="24"/>
          <w:rtl/>
          <w:lang w:bidi="fa-IR"/>
        </w:rPr>
        <w:t>ی</w:t>
      </w:r>
    </w:p>
    <w:p w14:paraId="0E13CC62" w14:textId="77777777" w:rsidR="00E91C41" w:rsidRPr="00F6734C" w:rsidRDefault="00E91C41" w:rsidP="00A25B54">
      <w:pPr>
        <w:numPr>
          <w:ilvl w:val="0"/>
          <w:numId w:val="58"/>
        </w:numPr>
        <w:bidi/>
        <w:spacing w:after="200" w:line="276" w:lineRule="auto"/>
        <w:ind w:left="855" w:hanging="426"/>
        <w:contextualSpacing/>
        <w:jc w:val="both"/>
        <w:rPr>
          <w:rFonts w:ascii="B Lotus" w:eastAsia="Calibri" w:hAnsi="B Lotus" w:cs="B Lotus"/>
          <w:sz w:val="24"/>
          <w:szCs w:val="24"/>
          <w:rtl/>
          <w:lang w:bidi="fa-IR"/>
        </w:rPr>
      </w:pPr>
      <w:r w:rsidRPr="00F6734C">
        <w:rPr>
          <w:rFonts w:ascii="B Lotus" w:eastAsia="Calibri" w:hAnsi="B Lotus" w:cs="B Lotus" w:hint="eastAsia"/>
          <w:sz w:val="24"/>
          <w:szCs w:val="24"/>
          <w:rtl/>
          <w:lang w:bidi="fa-IR"/>
        </w:rPr>
        <w:t>برنامه‌ر</w:t>
      </w:r>
      <w:r w:rsidRPr="00F6734C">
        <w:rPr>
          <w:rFonts w:ascii="B Lotus" w:eastAsia="Calibri" w:hAnsi="B Lotus" w:cs="B Lotus" w:hint="cs"/>
          <w:sz w:val="24"/>
          <w:szCs w:val="24"/>
          <w:rtl/>
          <w:lang w:bidi="fa-IR"/>
        </w:rPr>
        <w:t>ی</w:t>
      </w:r>
      <w:r w:rsidRPr="00F6734C">
        <w:rPr>
          <w:rFonts w:ascii="B Lotus" w:eastAsia="Calibri" w:hAnsi="B Lotus" w:cs="B Lotus" w:hint="eastAsia"/>
          <w:sz w:val="24"/>
          <w:szCs w:val="24"/>
          <w:rtl/>
          <w:lang w:bidi="fa-IR"/>
        </w:rPr>
        <w:t>ز</w:t>
      </w:r>
      <w:r w:rsidRPr="00F6734C">
        <w:rPr>
          <w:rFonts w:ascii="B Lotus" w:eastAsia="Calibri" w:hAnsi="B Lotus" w:cs="B Lotus" w:hint="cs"/>
          <w:sz w:val="24"/>
          <w:szCs w:val="24"/>
          <w:rtl/>
          <w:lang w:bidi="fa-IR"/>
        </w:rPr>
        <w:t>ی</w:t>
      </w:r>
      <w:r w:rsidRPr="00F6734C">
        <w:rPr>
          <w:rFonts w:ascii="B Lotus" w:eastAsia="Calibri" w:hAnsi="B Lotus" w:cs="B Lotus"/>
          <w:sz w:val="24"/>
          <w:szCs w:val="24"/>
          <w:rtl/>
          <w:lang w:bidi="fa-IR"/>
        </w:rPr>
        <w:t xml:space="preserve"> و طراح</w:t>
      </w:r>
      <w:r w:rsidRPr="00F6734C">
        <w:rPr>
          <w:rFonts w:ascii="B Lotus" w:eastAsia="Calibri" w:hAnsi="B Lotus" w:cs="B Lotus" w:hint="cs"/>
          <w:sz w:val="24"/>
          <w:szCs w:val="24"/>
          <w:rtl/>
          <w:lang w:bidi="fa-IR"/>
        </w:rPr>
        <w:t>ی</w:t>
      </w:r>
      <w:r w:rsidRPr="00F6734C">
        <w:rPr>
          <w:rFonts w:ascii="B Lotus" w:eastAsia="Calibri" w:hAnsi="B Lotus" w:cs="B Lotus"/>
          <w:sz w:val="24"/>
          <w:szCs w:val="24"/>
          <w:rtl/>
          <w:lang w:bidi="fa-IR"/>
        </w:rPr>
        <w:t xml:space="preserve"> شهر</w:t>
      </w:r>
      <w:r w:rsidRPr="00F6734C">
        <w:rPr>
          <w:rFonts w:ascii="B Lotus" w:eastAsia="Calibri" w:hAnsi="B Lotus" w:cs="B Lotus" w:hint="cs"/>
          <w:sz w:val="24"/>
          <w:szCs w:val="24"/>
          <w:rtl/>
          <w:lang w:bidi="fa-IR"/>
        </w:rPr>
        <w:t>ی</w:t>
      </w:r>
    </w:p>
    <w:p w14:paraId="289493D6" w14:textId="77777777" w:rsidR="00E91C41" w:rsidRPr="00E91C41" w:rsidRDefault="00E91C41" w:rsidP="00EE3935">
      <w:pPr>
        <w:bidi/>
        <w:ind w:firstLine="288"/>
        <w:jc w:val="both"/>
        <w:rPr>
          <w:rFonts w:ascii="Calibri" w:eastAsia="Calibri" w:hAnsi="Calibri" w:cs="B Lotus"/>
          <w:sz w:val="24"/>
          <w:szCs w:val="24"/>
          <w:rtl/>
          <w:lang w:bidi="fa-IR"/>
        </w:rPr>
      </w:pPr>
      <w:r w:rsidRPr="00E91C41">
        <w:rPr>
          <w:rFonts w:ascii="Calibri" w:eastAsia="Calibri" w:hAnsi="Calibri" w:cs="B Lotus"/>
          <w:sz w:val="24"/>
          <w:szCs w:val="24"/>
          <w:rtl/>
          <w:lang w:bidi="fa-IR"/>
        </w:rPr>
        <w:t>رسالت هب</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تات</w:t>
      </w:r>
      <w:r w:rsidRPr="00E91C41">
        <w:rPr>
          <w:rFonts w:ascii="Calibri" w:eastAsia="Calibri" w:hAnsi="Calibri" w:cs="B Lotus" w:hint="cs"/>
          <w:sz w:val="24"/>
          <w:szCs w:val="24"/>
          <w:rtl/>
          <w:lang w:bidi="fa-IR"/>
        </w:rPr>
        <w:t>،</w:t>
      </w:r>
      <w:r w:rsidRPr="00E91C41">
        <w:rPr>
          <w:rFonts w:ascii="Calibri" w:eastAsia="Calibri" w:hAnsi="Calibri" w:cs="B Lotus"/>
          <w:sz w:val="24"/>
          <w:szCs w:val="24"/>
          <w:rtl/>
          <w:lang w:bidi="fa-IR"/>
        </w:rPr>
        <w:t xml:space="preserve"> ترو</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ج</w:t>
      </w:r>
      <w:r w:rsidRPr="00E91C41">
        <w:rPr>
          <w:rFonts w:ascii="Calibri" w:eastAsia="Calibri" w:hAnsi="Calibri" w:cs="B Lotus"/>
          <w:sz w:val="24"/>
          <w:szCs w:val="24"/>
          <w:rtl/>
          <w:lang w:bidi="fa-IR"/>
        </w:rPr>
        <w:t xml:space="preserve"> و </w:t>
      </w:r>
      <w:del w:id="12204" w:author="Mehrnazi Boojari" w:date="2019-01-13T06:49:00Z">
        <w:r w:rsidRPr="00E91C41" w:rsidDel="00EE3935">
          <w:rPr>
            <w:rFonts w:ascii="Calibri" w:eastAsia="Calibri" w:hAnsi="Calibri" w:cs="B Lotus"/>
            <w:sz w:val="24"/>
            <w:szCs w:val="24"/>
            <w:rtl/>
            <w:lang w:bidi="fa-IR"/>
          </w:rPr>
          <w:delText xml:space="preserve">ارتقاء </w:delText>
        </w:r>
      </w:del>
      <w:ins w:id="12205" w:author="Mehrnazi Boojari" w:date="2019-01-13T06:49:00Z">
        <w:r w:rsidR="00EE3935" w:rsidRPr="00E91C41">
          <w:rPr>
            <w:rFonts w:ascii="Calibri" w:eastAsia="Calibri" w:hAnsi="Calibri" w:cs="B Lotus"/>
            <w:sz w:val="24"/>
            <w:szCs w:val="24"/>
            <w:rtl/>
            <w:lang w:bidi="fa-IR"/>
          </w:rPr>
          <w:t>ارتقا</w:t>
        </w:r>
        <w:r w:rsidR="00EE3935">
          <w:rPr>
            <w:rFonts w:ascii="Calibri" w:eastAsia="Calibri" w:hAnsi="Calibri" w:cs="B Lotus" w:hint="cs"/>
            <w:sz w:val="24"/>
            <w:szCs w:val="24"/>
            <w:rtl/>
            <w:lang w:bidi="fa-IR"/>
          </w:rPr>
          <w:t>ی</w:t>
        </w:r>
        <w:r w:rsidR="00EE3935" w:rsidRPr="00E91C41">
          <w:rPr>
            <w:rFonts w:ascii="Calibri" w:eastAsia="Calibri" w:hAnsi="Calibri" w:cs="B Lotus"/>
            <w:sz w:val="24"/>
            <w:szCs w:val="24"/>
            <w:rtl/>
            <w:lang w:bidi="fa-IR"/>
          </w:rPr>
          <w:t xml:space="preserve"> </w:t>
        </w:r>
      </w:ins>
      <w:r w:rsidRPr="00E91C41">
        <w:rPr>
          <w:rFonts w:ascii="Calibri" w:eastAsia="Calibri" w:hAnsi="Calibri" w:cs="B Lotus"/>
          <w:sz w:val="24"/>
          <w:szCs w:val="24"/>
          <w:rtl/>
          <w:lang w:bidi="fa-IR"/>
        </w:rPr>
        <w:t>توسع</w:t>
      </w:r>
      <w:r w:rsidRPr="00E91C41">
        <w:rPr>
          <w:rFonts w:ascii="Calibri" w:eastAsia="Calibri" w:hAnsi="Calibri" w:cs="B Lotus" w:hint="cs"/>
          <w:sz w:val="24"/>
          <w:szCs w:val="24"/>
          <w:rtl/>
          <w:lang w:bidi="fa-IR"/>
        </w:rPr>
        <w:t>ۀ</w:t>
      </w:r>
      <w:r w:rsidRPr="00E91C41">
        <w:rPr>
          <w:rFonts w:ascii="Calibri" w:eastAsia="Calibri" w:hAnsi="Calibri" w:cs="B Lotus"/>
          <w:sz w:val="24"/>
          <w:szCs w:val="24"/>
          <w:rtl/>
          <w:lang w:bidi="fa-IR"/>
        </w:rPr>
        <w:t xml:space="preserve"> اجتماع</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و ز</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ست‌مح</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ط</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اسکان بشر و دست‌</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اب</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به هدف مسکن درخور برا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عموم است. هب</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تات</w:t>
      </w:r>
      <w:r w:rsidRPr="00E91C41">
        <w:rPr>
          <w:rFonts w:ascii="Calibri" w:eastAsia="Calibri" w:hAnsi="Calibri" w:cs="B Lotus"/>
          <w:sz w:val="24"/>
          <w:szCs w:val="24"/>
          <w:rtl/>
          <w:lang w:bidi="fa-IR"/>
        </w:rPr>
        <w:t xml:space="preserve"> م</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کوشد</w:t>
      </w:r>
      <w:r w:rsidRPr="00E91C41">
        <w:rPr>
          <w:rFonts w:ascii="Calibri" w:eastAsia="Calibri" w:hAnsi="Calibri" w:cs="B Lotus"/>
          <w:sz w:val="24"/>
          <w:szCs w:val="24"/>
          <w:rtl/>
          <w:lang w:bidi="fa-IR"/>
        </w:rPr>
        <w:t xml:space="preserve"> تا با پ</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شگام</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در </w:t>
      </w:r>
      <w:del w:id="12206" w:author="Mehrnazi Boojari" w:date="2019-01-10T00:21:00Z">
        <w:r w:rsidRPr="00E91C41" w:rsidDel="002E20FF">
          <w:rPr>
            <w:rFonts w:ascii="Calibri" w:eastAsia="Calibri" w:hAnsi="Calibri" w:cs="B Lotus"/>
            <w:sz w:val="24"/>
            <w:szCs w:val="24"/>
            <w:rtl/>
            <w:lang w:bidi="fa-IR"/>
          </w:rPr>
          <w:delText>فرا</w:delText>
        </w:r>
        <w:r w:rsidRPr="00E91C41" w:rsidDel="002E20FF">
          <w:rPr>
            <w:rFonts w:ascii="Calibri" w:eastAsia="Calibri" w:hAnsi="Calibri" w:cs="B Lotus" w:hint="cs"/>
            <w:sz w:val="24"/>
            <w:szCs w:val="24"/>
            <w:rtl/>
            <w:lang w:bidi="fa-IR"/>
          </w:rPr>
          <w:delText>ی</w:delText>
        </w:r>
        <w:r w:rsidRPr="00E91C41" w:rsidDel="002E20FF">
          <w:rPr>
            <w:rFonts w:ascii="Calibri" w:eastAsia="Calibri" w:hAnsi="Calibri" w:cs="B Lotus" w:hint="eastAsia"/>
            <w:sz w:val="24"/>
            <w:szCs w:val="24"/>
            <w:rtl/>
            <w:lang w:bidi="fa-IR"/>
          </w:rPr>
          <w:delText>ند</w:delText>
        </w:r>
      </w:del>
      <w:ins w:id="12207" w:author="Mehrnazi Boojari" w:date="2019-01-10T00:21:00Z">
        <w:r w:rsidR="002E20FF">
          <w:rPr>
            <w:rFonts w:ascii="Calibri" w:eastAsia="Calibri" w:hAnsi="Calibri" w:cs="B Lotus"/>
            <w:sz w:val="24"/>
            <w:szCs w:val="24"/>
            <w:rtl/>
            <w:lang w:bidi="fa-IR"/>
          </w:rPr>
          <w:t>فرآیند</w:t>
        </w:r>
      </w:ins>
      <w:r w:rsidRPr="00E91C41">
        <w:rPr>
          <w:rFonts w:ascii="Calibri" w:eastAsia="Calibri" w:hAnsi="Calibri" w:cs="B Lotus"/>
          <w:sz w:val="24"/>
          <w:szCs w:val="24"/>
          <w:rtl/>
          <w:lang w:bidi="fa-IR"/>
        </w:rPr>
        <w:t xml:space="preserve"> شهر</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شدن</w:t>
      </w:r>
      <w:r w:rsidRPr="00E91C41">
        <w:rPr>
          <w:rFonts w:ascii="Calibri" w:eastAsia="Calibri" w:hAnsi="Calibri" w:cs="B Lotus"/>
          <w:sz w:val="24"/>
          <w:szCs w:val="24"/>
          <w:rtl/>
          <w:lang w:bidi="fa-IR"/>
        </w:rPr>
        <w:t xml:space="preserve"> و ترو</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ج</w:t>
      </w:r>
      <w:r w:rsidRPr="00E91C41">
        <w:rPr>
          <w:rFonts w:ascii="Calibri" w:eastAsia="Calibri" w:hAnsi="Calibri" w:cs="B Lotus"/>
          <w:sz w:val="24"/>
          <w:szCs w:val="24"/>
          <w:rtl/>
          <w:lang w:bidi="fa-IR"/>
        </w:rPr>
        <w:t xml:space="preserve"> تغ</w:t>
      </w:r>
      <w:r w:rsidRPr="00E91C41">
        <w:rPr>
          <w:rFonts w:ascii="Calibri" w:eastAsia="Calibri" w:hAnsi="Calibri" w:cs="B Lotus" w:hint="cs"/>
          <w:sz w:val="24"/>
          <w:szCs w:val="24"/>
          <w:rtl/>
          <w:lang w:bidi="fa-IR"/>
        </w:rPr>
        <w:t>یی</w:t>
      </w:r>
      <w:r w:rsidRPr="00E91C41">
        <w:rPr>
          <w:rFonts w:ascii="Calibri" w:eastAsia="Calibri" w:hAnsi="Calibri" w:cs="B Lotus" w:hint="eastAsia"/>
          <w:sz w:val="24"/>
          <w:szCs w:val="24"/>
          <w:rtl/>
          <w:lang w:bidi="fa-IR"/>
        </w:rPr>
        <w:t>ر</w:t>
      </w:r>
      <w:r w:rsidRPr="00E91C41">
        <w:rPr>
          <w:rFonts w:ascii="Calibri" w:eastAsia="Calibri" w:hAnsi="Calibri" w:cs="B Lotus"/>
          <w:sz w:val="24"/>
          <w:szCs w:val="24"/>
          <w:rtl/>
          <w:lang w:bidi="fa-IR"/>
        </w:rPr>
        <w:t xml:space="preserve"> س</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است‌ها،</w:t>
      </w:r>
      <w:r w:rsidRPr="00E91C41">
        <w:rPr>
          <w:rFonts w:ascii="Calibri" w:eastAsia="Calibri" w:hAnsi="Calibri" w:cs="B Lotus"/>
          <w:sz w:val="24"/>
          <w:szCs w:val="24"/>
          <w:rtl/>
          <w:lang w:bidi="fa-IR"/>
        </w:rPr>
        <w:t xml:space="preserve"> روش‌ها و نگرش‌ها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مقابله با ن</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ازها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توسع</w:t>
      </w:r>
      <w:r w:rsidRPr="00E91C41">
        <w:rPr>
          <w:rFonts w:ascii="Calibri" w:eastAsia="Calibri" w:hAnsi="Calibri" w:cs="B Lotus" w:hint="cs"/>
          <w:sz w:val="24"/>
          <w:szCs w:val="24"/>
          <w:rtl/>
          <w:lang w:bidi="fa-IR"/>
        </w:rPr>
        <w:t>ۀ</w:t>
      </w:r>
      <w:r w:rsidRPr="00E91C41">
        <w:rPr>
          <w:rFonts w:ascii="Calibri" w:eastAsia="Calibri" w:hAnsi="Calibri" w:cs="B Lotus"/>
          <w:sz w:val="24"/>
          <w:szCs w:val="24"/>
          <w:rtl/>
          <w:lang w:bidi="fa-IR"/>
        </w:rPr>
        <w:t xml:space="preserve"> شهر</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w:t>
      </w:r>
      <w:r w:rsidRPr="00E91C41">
        <w:rPr>
          <w:rFonts w:ascii="Calibri" w:eastAsia="Calibri" w:hAnsi="Calibri" w:cs="B Lotus"/>
          <w:sz w:val="24"/>
          <w:szCs w:val="24"/>
          <w:rtl/>
          <w:lang w:bidi="fa-IR"/>
        </w:rPr>
        <w:t xml:space="preserve"> رشد شهرها و مناطق روستا</w:t>
      </w:r>
      <w:r w:rsidRPr="00E91C41">
        <w:rPr>
          <w:rFonts w:ascii="Calibri" w:eastAsia="Calibri" w:hAnsi="Calibri" w:cs="B Lotus" w:hint="cs"/>
          <w:sz w:val="24"/>
          <w:szCs w:val="24"/>
          <w:rtl/>
          <w:lang w:bidi="fa-IR"/>
        </w:rPr>
        <w:t>یی</w:t>
      </w:r>
      <w:r w:rsidRPr="00E91C41">
        <w:rPr>
          <w:rFonts w:ascii="Calibri" w:eastAsia="Calibri" w:hAnsi="Calibri" w:cs="B Lotus"/>
          <w:sz w:val="24"/>
          <w:szCs w:val="24"/>
          <w:rtl/>
          <w:lang w:bidi="fa-IR"/>
        </w:rPr>
        <w:t xml:space="preserve"> ر</w:t>
      </w:r>
      <w:r w:rsidRPr="00E91C41">
        <w:rPr>
          <w:rFonts w:ascii="Calibri" w:eastAsia="Calibri" w:hAnsi="Calibri" w:cs="B Lotus" w:hint="eastAsia"/>
          <w:sz w:val="24"/>
          <w:szCs w:val="24"/>
          <w:rtl/>
          <w:lang w:bidi="fa-IR"/>
        </w:rPr>
        <w:t>ا</w:t>
      </w:r>
      <w:r w:rsidRPr="00E91C41">
        <w:rPr>
          <w:rFonts w:ascii="Calibri" w:eastAsia="Calibri" w:hAnsi="Calibri" w:cs="B Lotus"/>
          <w:sz w:val="24"/>
          <w:szCs w:val="24"/>
          <w:rtl/>
          <w:lang w:bidi="fa-IR"/>
        </w:rPr>
        <w:t xml:space="preserve"> به فرصت</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برا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توسعه تبد</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ل</w:t>
      </w:r>
      <w:r w:rsidRPr="00E91C41">
        <w:rPr>
          <w:rFonts w:ascii="Calibri" w:eastAsia="Calibri" w:hAnsi="Calibri" w:cs="B Lotus"/>
          <w:sz w:val="24"/>
          <w:szCs w:val="24"/>
          <w:rtl/>
          <w:lang w:bidi="fa-IR"/>
        </w:rPr>
        <w:t xml:space="preserve"> کند؛ فرصت</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فراگ</w:t>
      </w:r>
      <w:r w:rsidRPr="00E91C41">
        <w:rPr>
          <w:rFonts w:ascii="Calibri" w:eastAsia="Calibri" w:hAnsi="Calibri" w:cs="B Lotus" w:hint="cs"/>
          <w:sz w:val="24"/>
          <w:szCs w:val="24"/>
          <w:rtl/>
          <w:lang w:bidi="fa-IR"/>
        </w:rPr>
        <w:t>ی</w:t>
      </w:r>
      <w:r w:rsidRPr="00E91C41">
        <w:rPr>
          <w:rFonts w:ascii="Calibri" w:eastAsia="Calibri" w:hAnsi="Calibri" w:cs="B Lotus" w:hint="eastAsia"/>
          <w:sz w:val="24"/>
          <w:szCs w:val="24"/>
          <w:rtl/>
          <w:lang w:bidi="fa-IR"/>
        </w:rPr>
        <w:t>ر</w:t>
      </w:r>
      <w:r w:rsidRPr="00E91C41">
        <w:rPr>
          <w:rFonts w:ascii="Calibri" w:eastAsia="Calibri" w:hAnsi="Calibri" w:cs="B Lotus"/>
          <w:sz w:val="24"/>
          <w:szCs w:val="24"/>
          <w:rtl/>
          <w:lang w:bidi="fa-IR"/>
        </w:rPr>
        <w:t xml:space="preserve"> برا</w:t>
      </w:r>
      <w:r w:rsidRPr="00E91C41">
        <w:rPr>
          <w:rFonts w:ascii="Calibri" w:eastAsia="Calibri" w:hAnsi="Calibri" w:cs="B Lotus" w:hint="cs"/>
          <w:sz w:val="24"/>
          <w:szCs w:val="24"/>
          <w:rtl/>
          <w:lang w:bidi="fa-IR"/>
        </w:rPr>
        <w:t>ی</w:t>
      </w:r>
      <w:r w:rsidRPr="00E91C41">
        <w:rPr>
          <w:rFonts w:ascii="Calibri" w:eastAsia="Calibri" w:hAnsi="Calibri" w:cs="B Lotus"/>
          <w:sz w:val="24"/>
          <w:szCs w:val="24"/>
          <w:rtl/>
          <w:lang w:bidi="fa-IR"/>
        </w:rPr>
        <w:t xml:space="preserve"> هم</w:t>
      </w:r>
      <w:r w:rsidRPr="00E91C41">
        <w:rPr>
          <w:rFonts w:ascii="Calibri" w:eastAsia="Calibri" w:hAnsi="Calibri" w:cs="B Lotus" w:hint="cs"/>
          <w:sz w:val="24"/>
          <w:szCs w:val="24"/>
          <w:rtl/>
          <w:lang w:bidi="fa-IR"/>
        </w:rPr>
        <w:t>ۀ</w:t>
      </w:r>
      <w:r w:rsidRPr="00E91C41">
        <w:rPr>
          <w:rFonts w:ascii="Calibri" w:eastAsia="Calibri" w:hAnsi="Calibri" w:cs="B Lotus"/>
          <w:sz w:val="24"/>
          <w:szCs w:val="24"/>
          <w:rtl/>
          <w:lang w:bidi="fa-IR"/>
        </w:rPr>
        <w:t xml:space="preserve"> شهروندان.</w:t>
      </w:r>
    </w:p>
    <w:p w14:paraId="66F8301D" w14:textId="77777777" w:rsidR="00E91C41" w:rsidRPr="00E91C41" w:rsidRDefault="00E91C41" w:rsidP="00012F52">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 حوزه و اهداف کاری هبیتات بیشتر معطوف به حوزه شهری است</w:t>
      </w:r>
      <w:del w:id="12208" w:author="Mehrnazi Boojari" w:date="2019-01-08T02:06:00Z">
        <w:r w:rsidRPr="00E91C41" w:rsidDel="00310BDA">
          <w:rPr>
            <w:rFonts w:ascii="Calibri" w:eastAsia="Calibri" w:hAnsi="Calibri" w:cs="B Lotus" w:hint="cs"/>
            <w:sz w:val="24"/>
            <w:szCs w:val="24"/>
            <w:rtl/>
            <w:lang w:bidi="fa-IR"/>
          </w:rPr>
          <w:delText xml:space="preserve"> ولی </w:delText>
        </w:r>
      </w:del>
      <w:ins w:id="12209" w:author="Mehrnazi Boojari" w:date="2019-01-08T02:06:00Z">
        <w:r w:rsidR="00310BDA">
          <w:rPr>
            <w:rFonts w:ascii="Calibri" w:eastAsia="Calibri" w:hAnsi="Calibri" w:cs="B Lotus" w:hint="cs"/>
            <w:sz w:val="24"/>
            <w:szCs w:val="24"/>
            <w:rtl/>
            <w:lang w:bidi="fa-IR"/>
          </w:rPr>
          <w:t xml:space="preserve">، ولی </w:t>
        </w:r>
      </w:ins>
      <w:r w:rsidRPr="00E91C41">
        <w:rPr>
          <w:rFonts w:ascii="Calibri" w:eastAsia="Calibri" w:hAnsi="Calibri" w:cs="B Lotus" w:hint="cs"/>
          <w:sz w:val="24"/>
          <w:szCs w:val="24"/>
          <w:rtl/>
          <w:lang w:bidi="fa-IR"/>
        </w:rPr>
        <w:t xml:space="preserve">در تمامی آنچه برای این حوزه ذکر شده است مناطق روستایی را نیز در نظر گرفته یا در مقام تعریف، مسکن را به مسکن شهری و روستایی جدا </w:t>
      </w:r>
      <w:del w:id="12210" w:author="Mehrnazi Boojari" w:date="2019-01-13T06:53:00Z">
        <w:r w:rsidRPr="00E91C41" w:rsidDel="00012F52">
          <w:rPr>
            <w:rFonts w:ascii="Calibri" w:eastAsia="Calibri" w:hAnsi="Calibri" w:cs="B Lotus" w:hint="cs"/>
            <w:sz w:val="24"/>
            <w:szCs w:val="24"/>
            <w:rtl/>
            <w:lang w:bidi="fa-IR"/>
          </w:rPr>
          <w:delText xml:space="preserve">نساخته </w:delText>
        </w:r>
      </w:del>
      <w:ins w:id="12211" w:author="Mehrnazi Boojari" w:date="2019-01-13T06:53:00Z">
        <w:r w:rsidR="00012F52" w:rsidRPr="00E91C41">
          <w:rPr>
            <w:rFonts w:ascii="Calibri" w:eastAsia="Calibri" w:hAnsi="Calibri" w:cs="B Lotus" w:hint="cs"/>
            <w:sz w:val="24"/>
            <w:szCs w:val="24"/>
            <w:rtl/>
            <w:lang w:bidi="fa-IR"/>
          </w:rPr>
          <w:t>ن</w:t>
        </w:r>
        <w:r w:rsidR="00012F52">
          <w:rPr>
            <w:rFonts w:ascii="Calibri" w:eastAsia="Calibri" w:hAnsi="Calibri" w:cs="B Lotus" w:hint="cs"/>
            <w:sz w:val="24"/>
            <w:szCs w:val="24"/>
            <w:rtl/>
            <w:lang w:bidi="fa-IR"/>
          </w:rPr>
          <w:t>کرد</w:t>
        </w:r>
        <w:r w:rsidR="00012F52" w:rsidRPr="00E91C41">
          <w:rPr>
            <w:rFonts w:ascii="Calibri" w:eastAsia="Calibri" w:hAnsi="Calibri" w:cs="B Lotus" w:hint="cs"/>
            <w:sz w:val="24"/>
            <w:szCs w:val="24"/>
            <w:rtl/>
            <w:lang w:bidi="fa-IR"/>
          </w:rPr>
          <w:t xml:space="preserve">ه </w:t>
        </w:r>
      </w:ins>
      <w:r w:rsidRPr="00E91C41">
        <w:rPr>
          <w:rFonts w:ascii="Calibri" w:eastAsia="Calibri" w:hAnsi="Calibri" w:cs="B Lotus" w:hint="cs"/>
          <w:sz w:val="24"/>
          <w:szCs w:val="24"/>
          <w:rtl/>
          <w:lang w:bidi="fa-IR"/>
        </w:rPr>
        <w:t xml:space="preserve">است یا در </w:t>
      </w:r>
      <w:r w:rsidRPr="00F22558">
        <w:rPr>
          <w:rFonts w:ascii="B Lotus" w:eastAsia="Calibri" w:hAnsi="B Lotus" w:cs="B Lotus" w:hint="cs"/>
          <w:sz w:val="24"/>
          <w:szCs w:val="24"/>
          <w:rtl/>
          <w:lang w:bidi="fa-IR"/>
        </w:rPr>
        <w:t>حوزه</w:t>
      </w:r>
      <w:del w:id="12212" w:author="Mehrnazi Boojari" w:date="2019-01-07T09:46:00Z">
        <w:r w:rsidRPr="00F22558" w:rsidDel="006F7CCF">
          <w:rPr>
            <w:rFonts w:ascii="B Lotus" w:eastAsia="Calibri" w:hAnsi="B Lotus" w:cs="B Lotus" w:hint="cs"/>
            <w:sz w:val="24"/>
            <w:szCs w:val="24"/>
            <w:rtl/>
            <w:lang w:bidi="fa-IR"/>
          </w:rPr>
          <w:delText xml:space="preserve"> های </w:delText>
        </w:r>
      </w:del>
      <w:ins w:id="12213" w:author="Mehrnazi Boojari" w:date="2019-01-07T09:46:00Z">
        <w:r w:rsidR="006F7CCF">
          <w:rPr>
            <w:rFonts w:ascii="B Lotus" w:eastAsia="Calibri" w:hAnsi="B Lotus" w:cs="B Lotus" w:hint="cs"/>
            <w:sz w:val="24"/>
            <w:szCs w:val="24"/>
            <w:rtl/>
            <w:lang w:bidi="fa-IR"/>
          </w:rPr>
          <w:t xml:space="preserve">‌های </w:t>
        </w:r>
      </w:ins>
      <w:r w:rsidRPr="00F22558">
        <w:rPr>
          <w:rFonts w:ascii="B Lotus" w:eastAsia="Calibri" w:hAnsi="B Lotus" w:cs="B Lotus" w:hint="cs"/>
          <w:sz w:val="24"/>
          <w:szCs w:val="24"/>
          <w:rtl/>
          <w:lang w:bidi="fa-IR"/>
        </w:rPr>
        <w:t>2 و 7</w:t>
      </w:r>
      <w:r w:rsidRPr="00E91C41">
        <w:rPr>
          <w:rFonts w:ascii="Calibri" w:eastAsia="Calibri" w:hAnsi="Calibri" w:cs="B Lotus" w:hint="cs"/>
          <w:sz w:val="24"/>
          <w:szCs w:val="24"/>
          <w:rtl/>
          <w:lang w:bidi="fa-IR"/>
        </w:rPr>
        <w:t xml:space="preserve"> فعالیتی، </w:t>
      </w:r>
      <w:ins w:id="12214" w:author="Mehrnazi Boojari" w:date="2019-01-13T06:53:00Z">
        <w:r w:rsidR="00012F52">
          <w:rPr>
            <w:rFonts w:ascii="Calibri" w:eastAsia="Calibri" w:hAnsi="Calibri" w:cs="B Lotus" w:hint="cs"/>
            <w:sz w:val="24"/>
            <w:szCs w:val="24"/>
            <w:rtl/>
            <w:lang w:bidi="fa-IR"/>
          </w:rPr>
          <w:t>به</w:t>
        </w:r>
        <w:r w:rsidR="00012F52">
          <w:rPr>
            <w:rFonts w:ascii="Calibri" w:eastAsia="Calibri" w:hAnsi="Calibri" w:cs="B Nazanin" w:hint="cs"/>
            <w:sz w:val="24"/>
            <w:szCs w:val="24"/>
            <w:rtl/>
            <w:lang w:bidi="fa-IR"/>
          </w:rPr>
          <w:t>‌</w:t>
        </w:r>
        <w:r w:rsidR="00012F52">
          <w:rPr>
            <w:rFonts w:ascii="Calibri" w:eastAsia="Calibri" w:hAnsi="Calibri" w:cs="B Lotus" w:hint="cs"/>
            <w:sz w:val="24"/>
            <w:szCs w:val="24"/>
            <w:rtl/>
            <w:lang w:bidi="fa-IR"/>
          </w:rPr>
          <w:t xml:space="preserve">طور </w:t>
        </w:r>
      </w:ins>
      <w:r w:rsidRPr="00E91C41">
        <w:rPr>
          <w:rFonts w:ascii="Calibri" w:eastAsia="Calibri" w:hAnsi="Calibri" w:cs="B Lotus" w:hint="cs"/>
          <w:sz w:val="24"/>
          <w:szCs w:val="24"/>
          <w:rtl/>
          <w:lang w:bidi="fa-IR"/>
        </w:rPr>
        <w:t>مستقیم</w:t>
      </w:r>
      <w:del w:id="12215" w:author="Mehrnazi Boojari" w:date="2019-01-13T06:53:00Z">
        <w:r w:rsidRPr="00E91C41" w:rsidDel="00012F52">
          <w:rPr>
            <w:rFonts w:ascii="Calibri" w:eastAsia="Calibri" w:hAnsi="Calibri" w:cs="B Lotus" w:hint="cs"/>
            <w:sz w:val="24"/>
            <w:szCs w:val="24"/>
            <w:rtl/>
            <w:lang w:bidi="fa-IR"/>
          </w:rPr>
          <w:delText>ا</w:delText>
        </w:r>
      </w:del>
      <w:r w:rsidRPr="00E91C41">
        <w:rPr>
          <w:rFonts w:ascii="Calibri" w:eastAsia="Calibri" w:hAnsi="Calibri" w:cs="B Lotus" w:hint="cs"/>
          <w:sz w:val="24"/>
          <w:szCs w:val="24"/>
          <w:rtl/>
          <w:lang w:bidi="fa-IR"/>
        </w:rPr>
        <w:t xml:space="preserve"> به مناطق روستایی نیز اشاره کرده است</w:t>
      </w:r>
      <w:del w:id="12216" w:author="Mehrnazi Boojari" w:date="2019-01-07T09:53:00Z">
        <w:r w:rsidRPr="00E91C41" w:rsidDel="006F7CCF">
          <w:rPr>
            <w:rFonts w:ascii="Calibri" w:eastAsia="Calibri" w:hAnsi="Calibri" w:cs="B Lotus" w:hint="cs"/>
            <w:sz w:val="24"/>
            <w:szCs w:val="24"/>
            <w:rtl/>
            <w:lang w:bidi="fa-IR"/>
          </w:rPr>
          <w:delText xml:space="preserve"> . </w:delText>
        </w:r>
      </w:del>
      <w:ins w:id="12217"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ایران نیز جزو کشورهای هبیتات محسوب</w:t>
      </w:r>
      <w:del w:id="12218" w:author="Mehrnazi Boojari" w:date="2019-01-07T09:49:00Z">
        <w:r w:rsidRPr="00E91C41" w:rsidDel="006F7CCF">
          <w:rPr>
            <w:rFonts w:ascii="Calibri" w:eastAsia="Calibri" w:hAnsi="Calibri" w:cs="B Lotus" w:hint="cs"/>
            <w:sz w:val="24"/>
            <w:szCs w:val="24"/>
            <w:rtl/>
            <w:lang w:bidi="fa-IR"/>
          </w:rPr>
          <w:delText xml:space="preserve"> می </w:delText>
        </w:r>
      </w:del>
      <w:ins w:id="12219"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 xml:space="preserve">شود. </w:t>
      </w:r>
      <w:r w:rsidRPr="00E91C41">
        <w:rPr>
          <w:rFonts w:ascii="Calibri" w:eastAsia="Calibri" w:hAnsi="Calibri" w:cs="B Lotus"/>
          <w:sz w:val="24"/>
          <w:szCs w:val="24"/>
          <w:rtl/>
        </w:rPr>
        <w:t xml:space="preserve">دبیرخانه کمیته ملی اسکان بشر </w:t>
      </w:r>
      <w:del w:id="12220" w:author="Mehrnazi Boojari" w:date="2019-01-07T23:28:00Z">
        <w:r w:rsidRPr="00E91C41" w:rsidDel="00FB0B67">
          <w:rPr>
            <w:rFonts w:ascii="Calibri" w:eastAsia="Calibri" w:hAnsi="Calibri" w:cs="B Lotus"/>
            <w:sz w:val="24"/>
            <w:szCs w:val="24"/>
            <w:rtl/>
          </w:rPr>
          <w:delText>به عنوان</w:delText>
        </w:r>
      </w:del>
      <w:ins w:id="12221" w:author="Mehrnazi Boojari" w:date="2019-01-07T23:28:00Z">
        <w:r w:rsidR="00FB0B67">
          <w:rPr>
            <w:rFonts w:ascii="Calibri" w:eastAsia="Calibri" w:hAnsi="Calibri" w:cs="B Lotus"/>
            <w:sz w:val="24"/>
            <w:szCs w:val="24"/>
            <w:rtl/>
          </w:rPr>
          <w:t>به</w:t>
        </w:r>
        <w:r w:rsidR="00FB0B67">
          <w:rPr>
            <w:rFonts w:ascii="Calibri" w:eastAsia="Calibri" w:hAnsi="Calibri" w:cs="B Lotus" w:hint="cs"/>
            <w:sz w:val="24"/>
            <w:szCs w:val="24"/>
            <w:rtl/>
          </w:rPr>
          <w:t>‌</w:t>
        </w:r>
        <w:r w:rsidR="00FB0B67">
          <w:rPr>
            <w:rFonts w:ascii="Calibri" w:eastAsia="Calibri" w:hAnsi="Calibri" w:cs="B Lotus"/>
            <w:sz w:val="24"/>
            <w:szCs w:val="24"/>
            <w:rtl/>
          </w:rPr>
          <w:t>مثابۀ</w:t>
        </w:r>
      </w:ins>
      <w:r w:rsidRPr="00E91C41">
        <w:rPr>
          <w:rFonts w:ascii="Calibri" w:eastAsia="Calibri" w:hAnsi="Calibri" w:cs="B Lotus"/>
          <w:sz w:val="24"/>
          <w:szCs w:val="24"/>
          <w:rtl/>
        </w:rPr>
        <w:t xml:space="preserve"> مرجع ملی برنامه اسکان بشر ملل متحد در جمهوری اسلامی منصوب شده و پیگیری اجرای </w:t>
      </w:r>
      <w:del w:id="12222" w:author="Mehrnazi Boojari" w:date="2019-01-08T03:19:00Z">
        <w:r w:rsidRPr="00E91C41" w:rsidDel="006770E1">
          <w:rPr>
            <w:rFonts w:ascii="Calibri" w:eastAsia="Calibri" w:hAnsi="Calibri" w:cs="B Lotus"/>
            <w:sz w:val="24"/>
            <w:szCs w:val="24"/>
            <w:rtl/>
          </w:rPr>
          <w:delText>موثر</w:delText>
        </w:r>
      </w:del>
      <w:ins w:id="12223" w:author="Mehrnazi Boojari" w:date="2019-01-08T03:19:00Z">
        <w:r w:rsidR="006770E1">
          <w:rPr>
            <w:rFonts w:ascii="Calibri" w:eastAsia="Calibri" w:hAnsi="Calibri" w:cs="B Lotus"/>
            <w:sz w:val="24"/>
            <w:szCs w:val="24"/>
            <w:rtl/>
          </w:rPr>
          <w:t>مؤثر</w:t>
        </w:r>
      </w:ins>
      <w:r w:rsidRPr="00E91C41">
        <w:rPr>
          <w:rFonts w:ascii="Calibri" w:eastAsia="Calibri" w:hAnsi="Calibri" w:cs="B Lotus"/>
          <w:sz w:val="24"/>
          <w:szCs w:val="24"/>
          <w:rtl/>
        </w:rPr>
        <w:t xml:space="preserve"> </w:t>
      </w:r>
      <w:r w:rsidRPr="00E91C41">
        <w:rPr>
          <w:rFonts w:ascii="Calibri" w:eastAsia="Calibri" w:hAnsi="Calibri" w:cs="B Lotus"/>
          <w:sz w:val="24"/>
          <w:szCs w:val="24"/>
          <w:rtl/>
        </w:rPr>
        <w:lastRenderedPageBreak/>
        <w:t>دستور</w:t>
      </w:r>
      <w:del w:id="12224" w:author="Mehrnazi Boojari" w:date="2019-01-08T23:50:00Z">
        <w:r w:rsidRPr="00E91C41" w:rsidDel="00EE38C5">
          <w:rPr>
            <w:rFonts w:ascii="Calibri" w:eastAsia="Calibri" w:hAnsi="Calibri" w:cs="B Lotus"/>
            <w:sz w:val="24"/>
            <w:szCs w:val="24"/>
            <w:rtl/>
          </w:rPr>
          <w:delText xml:space="preserve"> </w:delText>
        </w:r>
      </w:del>
      <w:r w:rsidRPr="00E91C41">
        <w:rPr>
          <w:rFonts w:ascii="Calibri" w:eastAsia="Calibri" w:hAnsi="Calibri" w:cs="B Lotus"/>
          <w:sz w:val="24"/>
          <w:szCs w:val="24"/>
          <w:rtl/>
        </w:rPr>
        <w:t xml:space="preserve">کار اسکان بشر در سطح ملی و در قالب سیاست‌های مسکن، سرپناه و توسعه پایدار شهری را </w:t>
      </w:r>
      <w:del w:id="12225" w:author="Mehrnazi Boojari" w:date="2019-01-16T00:53:00Z">
        <w:r w:rsidRPr="00E91C41" w:rsidDel="000C2A38">
          <w:rPr>
            <w:rFonts w:ascii="Calibri" w:eastAsia="Calibri" w:hAnsi="Calibri" w:cs="B Lotus"/>
            <w:sz w:val="24"/>
            <w:szCs w:val="24"/>
            <w:rtl/>
          </w:rPr>
          <w:delText>برعهده</w:delText>
        </w:r>
      </w:del>
      <w:ins w:id="12226" w:author="Mehrnazi Boojari" w:date="2019-01-16T00:53:00Z">
        <w:r w:rsidR="000C2A38">
          <w:rPr>
            <w:rFonts w:ascii="Calibri" w:eastAsia="Calibri" w:hAnsi="Calibri" w:cs="B Lotus"/>
            <w:sz w:val="24"/>
            <w:szCs w:val="24"/>
            <w:rtl/>
          </w:rPr>
          <w:t>بر</w:t>
        </w:r>
        <w:r w:rsidR="000C2A38">
          <w:rPr>
            <w:rFonts w:ascii="Times New Roman" w:eastAsia="Calibri" w:hAnsi="Times New Roman" w:cs="Times New Roman" w:hint="cs"/>
            <w:sz w:val="24"/>
            <w:szCs w:val="24"/>
            <w:rtl/>
          </w:rPr>
          <w:t> </w:t>
        </w:r>
        <w:r w:rsidR="000C2A38">
          <w:rPr>
            <w:rFonts w:ascii="Calibri" w:eastAsia="Calibri" w:hAnsi="Calibri" w:cs="B Lotus"/>
            <w:sz w:val="24"/>
            <w:szCs w:val="24"/>
            <w:rtl/>
          </w:rPr>
          <w:t>عهده</w:t>
        </w:r>
      </w:ins>
      <w:r w:rsidRPr="00E91C41">
        <w:rPr>
          <w:rFonts w:ascii="Calibri" w:eastAsia="Calibri" w:hAnsi="Calibri" w:cs="B Lotus"/>
          <w:sz w:val="24"/>
          <w:szCs w:val="24"/>
          <w:rtl/>
        </w:rPr>
        <w:t xml:space="preserve"> دارد. مسئولیت نظارت و هدایت این مرجع ملی را وزارت راه‌</w:t>
      </w:r>
      <w:ins w:id="12227" w:author="Mehrnazi Boojari" w:date="2019-01-13T06:53:00Z">
        <w:r w:rsidR="00012F52">
          <w:rPr>
            <w:rFonts w:ascii="Calibri" w:eastAsia="Calibri" w:hAnsi="Calibri" w:cs="B Lotus" w:hint="cs"/>
            <w:sz w:val="24"/>
            <w:szCs w:val="24"/>
            <w:rtl/>
          </w:rPr>
          <w:t xml:space="preserve"> </w:t>
        </w:r>
      </w:ins>
      <w:r w:rsidRPr="00E91C41">
        <w:rPr>
          <w:rFonts w:ascii="Calibri" w:eastAsia="Calibri" w:hAnsi="Calibri" w:cs="B Lotus"/>
          <w:sz w:val="24"/>
          <w:szCs w:val="24"/>
          <w:rtl/>
        </w:rPr>
        <w:t>و</w:t>
      </w:r>
      <w:ins w:id="12228" w:author="Mehrnazi Boojari" w:date="2019-01-13T06:54:00Z">
        <w:r w:rsidR="00012F52">
          <w:rPr>
            <w:rFonts w:ascii="Calibri" w:eastAsia="Calibri" w:hAnsi="Calibri" w:cs="B Lotus" w:hint="cs"/>
            <w:sz w:val="24"/>
            <w:szCs w:val="24"/>
            <w:rtl/>
          </w:rPr>
          <w:t xml:space="preserve"> </w:t>
        </w:r>
      </w:ins>
      <w:r w:rsidRPr="00E91C41">
        <w:rPr>
          <w:rFonts w:ascii="Calibri" w:eastAsia="Calibri" w:hAnsi="Calibri" w:cs="B Lotus"/>
          <w:sz w:val="24"/>
          <w:szCs w:val="24"/>
          <w:rtl/>
        </w:rPr>
        <w:t>شهرسازی عهده‌دار است و دبیر کمیته ملی اسکان بشر، معاون مسکن و ساختمان وزارت راه و شهرسازی است. وظایف اصلی این کمیته شامل اشاعه دستور</w:t>
      </w:r>
      <w:del w:id="12229" w:author="Mehrnazi Boojari" w:date="2019-01-08T23:50:00Z">
        <w:r w:rsidRPr="00E91C41" w:rsidDel="00EE38C5">
          <w:rPr>
            <w:rFonts w:ascii="Calibri" w:eastAsia="Calibri" w:hAnsi="Calibri" w:cs="B Lotus"/>
            <w:sz w:val="24"/>
            <w:szCs w:val="24"/>
            <w:rtl/>
          </w:rPr>
          <w:delText xml:space="preserve"> </w:delText>
        </w:r>
      </w:del>
      <w:r w:rsidRPr="00E91C41">
        <w:rPr>
          <w:rFonts w:ascii="Calibri" w:eastAsia="Calibri" w:hAnsi="Calibri" w:cs="B Lotus"/>
          <w:sz w:val="24"/>
          <w:szCs w:val="24"/>
          <w:rtl/>
        </w:rPr>
        <w:t>کار اسکان بشر، تدوین گزارش‌های ملی و انجام هماهنگی‌های بین‌دستگاهی در بخش دولتی، خصوصی و غیردولتی است</w:t>
      </w:r>
      <w:del w:id="12230" w:author="Mehrnazi Boojari" w:date="2019-01-13T06:54:00Z">
        <w:r w:rsidRPr="00E91C41" w:rsidDel="00012F52">
          <w:rPr>
            <w:rFonts w:ascii="Calibri" w:eastAsia="Calibri" w:hAnsi="Calibri" w:cs="B Lotus"/>
            <w:sz w:val="24"/>
            <w:szCs w:val="24"/>
            <w:lang w:bidi="fa-IR"/>
          </w:rPr>
          <w:delText>.</w:delText>
        </w:r>
      </w:del>
      <w:ins w:id="12231" w:author="Mehrnazi Boojari" w:date="2019-01-13T06:54:00Z">
        <w:r w:rsidR="00012F52">
          <w:rPr>
            <w:rFonts w:ascii="Calibri" w:eastAsia="Calibri" w:hAnsi="Calibri" w:cs="B Lotus" w:hint="cs"/>
            <w:sz w:val="24"/>
            <w:szCs w:val="24"/>
            <w:rtl/>
            <w:lang w:bidi="fa-IR"/>
          </w:rPr>
          <w:t>.</w:t>
        </w:r>
      </w:ins>
    </w:p>
    <w:p w14:paraId="5A5AAB4A" w14:textId="77777777" w:rsidR="00E91C41" w:rsidRPr="00E91C41" w:rsidRDefault="00E91C41" w:rsidP="00012F52">
      <w:pPr>
        <w:bidi/>
        <w:ind w:firstLine="288"/>
        <w:jc w:val="both"/>
        <w:rPr>
          <w:rFonts w:ascii="Calibri" w:eastAsia="Calibri" w:hAnsi="Calibri" w:cs="B Lotus"/>
          <w:sz w:val="24"/>
          <w:szCs w:val="24"/>
          <w:rtl/>
        </w:rPr>
      </w:pPr>
      <w:r w:rsidRPr="00E91C41">
        <w:rPr>
          <w:rFonts w:ascii="Calibri" w:eastAsia="Calibri" w:hAnsi="Calibri" w:cs="B Lotus" w:hint="cs"/>
          <w:sz w:val="24"/>
          <w:szCs w:val="24"/>
          <w:rtl/>
        </w:rPr>
        <w:t xml:space="preserve">در بیانیه </w:t>
      </w:r>
      <w:r w:rsidRPr="00E91C41">
        <w:rPr>
          <w:rFonts w:ascii="Calibri" w:eastAsia="Calibri" w:hAnsi="Calibri" w:cs="B Lotus"/>
          <w:sz w:val="24"/>
          <w:szCs w:val="24"/>
          <w:rtl/>
        </w:rPr>
        <w:t xml:space="preserve">هجدهمين همايش </w:t>
      </w:r>
      <w:ins w:id="12232" w:author="Mehrnazi Boojari" w:date="2019-01-13T06:54:00Z">
        <w:r w:rsidR="00012F52">
          <w:rPr>
            <w:rFonts w:ascii="Calibri" w:eastAsia="Calibri" w:hAnsi="Calibri" w:cs="B Lotus" w:hint="cs"/>
            <w:sz w:val="24"/>
            <w:szCs w:val="24"/>
            <w:rtl/>
          </w:rPr>
          <w:t>«</w:t>
        </w:r>
      </w:ins>
      <w:r w:rsidRPr="00012F52">
        <w:rPr>
          <w:rFonts w:ascii="Calibri" w:eastAsia="Calibri" w:hAnsi="Calibri" w:cs="B Lotus" w:hint="cs"/>
          <w:sz w:val="24"/>
          <w:szCs w:val="24"/>
          <w:rtl/>
          <w:rPrChange w:id="12233" w:author="Mehrnazi Boojari" w:date="2019-01-13T06:54:00Z">
            <w:rPr>
              <w:rFonts w:ascii="Calibri" w:eastAsia="Calibri" w:hAnsi="Calibri" w:cs="B Lotus" w:hint="cs"/>
              <w:b/>
              <w:bCs/>
              <w:color w:val="000000" w:themeColor="text1"/>
              <w:sz w:val="24"/>
              <w:szCs w:val="24"/>
              <w:rtl/>
              <w:lang w:bidi="fa-IR"/>
            </w:rPr>
          </w:rPrChange>
        </w:rPr>
        <w:t>سياست</w:t>
      </w:r>
      <w:ins w:id="12234" w:author="Mehrnazi Boojari" w:date="2019-01-13T06:54:00Z">
        <w:r w:rsidR="00012F52">
          <w:rPr>
            <w:rFonts w:ascii="Calibri" w:eastAsia="Calibri" w:hAnsi="Calibri" w:cs="B Nazanin" w:hint="cs"/>
            <w:sz w:val="24"/>
            <w:szCs w:val="24"/>
            <w:rtl/>
          </w:rPr>
          <w:t>‌</w:t>
        </w:r>
      </w:ins>
      <w:del w:id="12235" w:author="Mehrnazi Boojari" w:date="2019-01-13T06:54:00Z">
        <w:r w:rsidRPr="00012F52" w:rsidDel="00012F52">
          <w:rPr>
            <w:rFonts w:ascii="Calibri" w:eastAsia="Calibri" w:hAnsi="Calibri" w:cs="B Lotus"/>
            <w:sz w:val="24"/>
            <w:szCs w:val="24"/>
            <w:rtl/>
            <w:rPrChange w:id="12236" w:author="Mehrnazi Boojari" w:date="2019-01-13T06:54:00Z">
              <w:rPr>
                <w:rFonts w:ascii="Calibri" w:eastAsia="Calibri" w:hAnsi="Calibri" w:cs="B Lotus"/>
                <w:b/>
                <w:bCs/>
                <w:color w:val="000000" w:themeColor="text1"/>
                <w:sz w:val="24"/>
                <w:szCs w:val="24"/>
                <w:rtl/>
                <w:lang w:bidi="fa-IR"/>
              </w:rPr>
            </w:rPrChange>
          </w:rPr>
          <w:delText xml:space="preserve"> </w:delText>
        </w:r>
      </w:del>
      <w:r w:rsidRPr="00012F52">
        <w:rPr>
          <w:rFonts w:ascii="Calibri" w:eastAsia="Calibri" w:hAnsi="Calibri" w:cs="B Lotus" w:hint="cs"/>
          <w:sz w:val="24"/>
          <w:szCs w:val="24"/>
          <w:rtl/>
          <w:rPrChange w:id="12237" w:author="Mehrnazi Boojari" w:date="2019-01-13T06:54:00Z">
            <w:rPr>
              <w:rFonts w:ascii="Calibri" w:eastAsia="Calibri" w:hAnsi="Calibri" w:cs="B Lotus" w:hint="cs"/>
              <w:b/>
              <w:bCs/>
              <w:color w:val="000000" w:themeColor="text1"/>
              <w:sz w:val="24"/>
              <w:szCs w:val="24"/>
              <w:rtl/>
              <w:lang w:bidi="fa-IR"/>
            </w:rPr>
          </w:rPrChange>
        </w:rPr>
        <w:t>هاي</w:t>
      </w:r>
      <w:r w:rsidRPr="00012F52">
        <w:rPr>
          <w:rFonts w:ascii="Calibri" w:eastAsia="Calibri" w:hAnsi="Calibri" w:cs="B Lotus"/>
          <w:sz w:val="24"/>
          <w:szCs w:val="24"/>
          <w:rtl/>
          <w:rPrChange w:id="12238" w:author="Mehrnazi Boojari" w:date="2019-01-13T06:54: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39" w:author="Mehrnazi Boojari" w:date="2019-01-13T06:54:00Z">
            <w:rPr>
              <w:rFonts w:ascii="Calibri" w:eastAsia="Calibri" w:hAnsi="Calibri" w:cs="B Lotus" w:hint="cs"/>
              <w:b/>
              <w:bCs/>
              <w:color w:val="000000" w:themeColor="text1"/>
              <w:sz w:val="24"/>
              <w:szCs w:val="24"/>
              <w:rtl/>
              <w:lang w:bidi="fa-IR"/>
            </w:rPr>
          </w:rPrChange>
        </w:rPr>
        <w:t>توسعه</w:t>
      </w:r>
      <w:r w:rsidRPr="00012F52">
        <w:rPr>
          <w:rFonts w:ascii="Calibri" w:eastAsia="Calibri" w:hAnsi="Calibri" w:cs="B Lotus"/>
          <w:sz w:val="24"/>
          <w:szCs w:val="24"/>
          <w:rtl/>
          <w:rPrChange w:id="12240" w:author="Mehrnazi Boojari" w:date="2019-01-13T06:54: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41" w:author="Mehrnazi Boojari" w:date="2019-01-13T06:54:00Z">
            <w:rPr>
              <w:rFonts w:ascii="Calibri" w:eastAsia="Calibri" w:hAnsi="Calibri" w:cs="B Lotus" w:hint="cs"/>
              <w:b/>
              <w:bCs/>
              <w:color w:val="000000" w:themeColor="text1"/>
              <w:sz w:val="24"/>
              <w:szCs w:val="24"/>
              <w:rtl/>
              <w:lang w:bidi="fa-IR"/>
            </w:rPr>
          </w:rPrChange>
        </w:rPr>
        <w:t>مسكن</w:t>
      </w:r>
      <w:ins w:id="12242" w:author="Mehrnazi Boojari" w:date="2019-01-13T06:54:00Z">
        <w:r w:rsidR="00012F52">
          <w:rPr>
            <w:rFonts w:ascii="Calibri" w:eastAsia="Calibri" w:hAnsi="Calibri" w:cs="B Lotus" w:hint="cs"/>
            <w:b/>
            <w:bCs/>
            <w:sz w:val="24"/>
            <w:szCs w:val="24"/>
            <w:rtl/>
          </w:rPr>
          <w:t>»</w:t>
        </w:r>
      </w:ins>
      <w:r w:rsidRPr="00E91C41">
        <w:rPr>
          <w:rFonts w:ascii="Calibri" w:eastAsia="Calibri" w:hAnsi="Calibri" w:cs="B Lotus"/>
          <w:sz w:val="24"/>
          <w:szCs w:val="24"/>
          <w:rtl/>
        </w:rPr>
        <w:t xml:space="preserve"> در ايران كه </w:t>
      </w:r>
      <w:r w:rsidRPr="00F22558">
        <w:rPr>
          <w:rFonts w:ascii="B Lotus" w:eastAsia="Calibri" w:hAnsi="B Lotus" w:cs="B Lotus"/>
          <w:sz w:val="24"/>
          <w:szCs w:val="24"/>
          <w:rtl/>
        </w:rPr>
        <w:t>در</w:t>
      </w:r>
      <w:ins w:id="12243" w:author="Mehrnazi Boojari" w:date="2019-01-13T06:54:00Z">
        <w:r w:rsidR="00012F52">
          <w:rPr>
            <w:rFonts w:ascii="B Lotus" w:eastAsia="Calibri" w:hAnsi="B Lotus" w:cs="B Lotus" w:hint="cs"/>
            <w:sz w:val="24"/>
            <w:szCs w:val="24"/>
            <w:rtl/>
          </w:rPr>
          <w:t xml:space="preserve"> </w:t>
        </w:r>
      </w:ins>
      <w:r w:rsidRPr="00F22558">
        <w:rPr>
          <w:rFonts w:ascii="B Lotus" w:eastAsia="Calibri" w:hAnsi="B Lotus" w:cs="B Lotus"/>
          <w:sz w:val="24"/>
          <w:szCs w:val="24"/>
          <w:rtl/>
        </w:rPr>
        <w:t xml:space="preserve">هفتم </w:t>
      </w:r>
      <w:del w:id="12244" w:author="Mehrnazi Boojari" w:date="2019-01-13T06:54:00Z">
        <w:r w:rsidRPr="00F22558" w:rsidDel="00012F52">
          <w:rPr>
            <w:rFonts w:ascii="B Lotus" w:eastAsia="Calibri" w:hAnsi="B Lotus" w:cs="B Lotus"/>
            <w:sz w:val="24"/>
            <w:szCs w:val="24"/>
            <w:rtl/>
          </w:rPr>
          <w:delText xml:space="preserve">مهرماه </w:delText>
        </w:r>
      </w:del>
      <w:ins w:id="12245" w:author="Mehrnazi Boojari" w:date="2019-01-13T06:54:00Z">
        <w:r w:rsidR="00012F52" w:rsidRPr="00F22558">
          <w:rPr>
            <w:rFonts w:ascii="B Lotus" w:eastAsia="Calibri" w:hAnsi="B Lotus" w:cs="B Lotus"/>
            <w:sz w:val="24"/>
            <w:szCs w:val="24"/>
            <w:rtl/>
          </w:rPr>
          <w:t>مهر</w:t>
        </w:r>
        <w:r w:rsidR="00012F52">
          <w:rPr>
            <w:rFonts w:ascii="B Lotus" w:eastAsia="Calibri" w:hAnsi="B Lotus" w:cs="B Lotus" w:hint="cs"/>
            <w:sz w:val="24"/>
            <w:szCs w:val="24"/>
            <w:rtl/>
          </w:rPr>
          <w:t xml:space="preserve"> </w:t>
        </w:r>
      </w:ins>
      <w:r w:rsidRPr="00F22558">
        <w:rPr>
          <w:rFonts w:ascii="B Lotus" w:eastAsia="Calibri" w:hAnsi="B Lotus" w:cs="B Lotus"/>
          <w:sz w:val="24"/>
          <w:szCs w:val="24"/>
          <w:rtl/>
        </w:rPr>
        <w:t>1397 همزمان</w:t>
      </w:r>
      <w:r w:rsidRPr="00E91C41">
        <w:rPr>
          <w:rFonts w:ascii="Calibri" w:eastAsia="Calibri" w:hAnsi="Calibri" w:cs="B Lotus"/>
          <w:sz w:val="24"/>
          <w:szCs w:val="24"/>
          <w:rtl/>
        </w:rPr>
        <w:t xml:space="preserve"> با روز جهاني اسكان بشر و با</w:t>
      </w:r>
      <w:ins w:id="12246" w:author="Mehrnazi Boojari" w:date="2019-01-13T06:54:00Z">
        <w:r w:rsidR="00012F52">
          <w:rPr>
            <w:rFonts w:ascii="Calibri" w:eastAsia="Calibri" w:hAnsi="Calibri" w:cs="Times New Roman" w:hint="cs"/>
            <w:sz w:val="24"/>
            <w:szCs w:val="24"/>
            <w:rtl/>
          </w:rPr>
          <w:t> </w:t>
        </w:r>
      </w:ins>
      <w:r w:rsidRPr="00E91C41">
        <w:rPr>
          <w:rFonts w:ascii="Calibri" w:eastAsia="Calibri" w:hAnsi="Calibri" w:cs="B Lotus"/>
          <w:sz w:val="24"/>
          <w:szCs w:val="24"/>
          <w:rtl/>
        </w:rPr>
        <w:t xml:space="preserve">حضور جمعي از مقامات، </w:t>
      </w:r>
      <w:del w:id="12247" w:author="Mehrnazi Boojari" w:date="2019-01-13T06:54:00Z">
        <w:r w:rsidRPr="00E91C41" w:rsidDel="00012F52">
          <w:rPr>
            <w:rFonts w:ascii="Calibri" w:eastAsia="Calibri" w:hAnsi="Calibri" w:cs="B Lotus"/>
            <w:sz w:val="24"/>
            <w:szCs w:val="24"/>
            <w:rtl/>
          </w:rPr>
          <w:delText xml:space="preserve">اساتيد </w:delText>
        </w:r>
      </w:del>
      <w:ins w:id="12248" w:author="Mehrnazi Boojari" w:date="2019-01-13T06:54:00Z">
        <w:r w:rsidR="00012F52">
          <w:rPr>
            <w:rFonts w:ascii="Calibri" w:eastAsia="Calibri" w:hAnsi="Calibri" w:cs="B Lotus" w:hint="cs"/>
            <w:sz w:val="24"/>
            <w:szCs w:val="24"/>
            <w:rtl/>
          </w:rPr>
          <w:t>استادان</w:t>
        </w:r>
        <w:r w:rsidR="00012F52" w:rsidRPr="00E91C41">
          <w:rPr>
            <w:rFonts w:ascii="Calibri" w:eastAsia="Calibri" w:hAnsi="Calibri" w:cs="B Lotus"/>
            <w:sz w:val="24"/>
            <w:szCs w:val="24"/>
            <w:rtl/>
          </w:rPr>
          <w:t xml:space="preserve"> </w:t>
        </w:r>
      </w:ins>
      <w:r w:rsidRPr="00E91C41">
        <w:rPr>
          <w:rFonts w:ascii="Calibri" w:eastAsia="Calibri" w:hAnsi="Calibri" w:cs="B Lotus"/>
          <w:sz w:val="24"/>
          <w:szCs w:val="24"/>
          <w:rtl/>
        </w:rPr>
        <w:t>و صاحب</w:t>
      </w:r>
      <w:ins w:id="12249" w:author="Mehrnazi Boojari" w:date="2019-01-13T06:54:00Z">
        <w:r w:rsidR="00012F52">
          <w:rPr>
            <w:rFonts w:ascii="Calibri" w:eastAsia="Calibri" w:hAnsi="Calibri" w:cs="B Nazanin" w:hint="cs"/>
            <w:sz w:val="24"/>
            <w:szCs w:val="24"/>
            <w:rtl/>
          </w:rPr>
          <w:t>‌</w:t>
        </w:r>
      </w:ins>
      <w:del w:id="12250" w:author="Mehrnazi Boojari" w:date="2019-01-13T06:54:00Z">
        <w:r w:rsidRPr="00E91C41" w:rsidDel="00012F52">
          <w:rPr>
            <w:rFonts w:ascii="Calibri" w:eastAsia="Calibri" w:hAnsi="Calibri" w:cs="B Lotus"/>
            <w:sz w:val="24"/>
            <w:szCs w:val="24"/>
            <w:rtl/>
          </w:rPr>
          <w:delText xml:space="preserve"> </w:delText>
        </w:r>
      </w:del>
      <w:r w:rsidRPr="00E91C41">
        <w:rPr>
          <w:rFonts w:ascii="Calibri" w:eastAsia="Calibri" w:hAnsi="Calibri" w:cs="B Lotus"/>
          <w:sz w:val="24"/>
          <w:szCs w:val="24"/>
          <w:rtl/>
        </w:rPr>
        <w:t xml:space="preserve">نظران بخش مسكن با </w:t>
      </w:r>
      <w:del w:id="12251" w:author="Mehrnazi Boojari" w:date="2019-01-13T06:55:00Z">
        <w:r w:rsidRPr="00E91C41" w:rsidDel="00012F52">
          <w:rPr>
            <w:rFonts w:ascii="Calibri" w:eastAsia="Calibri" w:hAnsi="Calibri" w:cs="B Lotus"/>
            <w:sz w:val="24"/>
            <w:szCs w:val="24"/>
            <w:rtl/>
          </w:rPr>
          <w:delText xml:space="preserve">محوريت </w:delText>
        </w:r>
      </w:del>
      <w:r w:rsidRPr="00E91C41">
        <w:rPr>
          <w:rFonts w:ascii="Calibri" w:eastAsia="Calibri" w:hAnsi="Calibri" w:cs="B Lotus"/>
          <w:sz w:val="24"/>
          <w:szCs w:val="24"/>
          <w:rtl/>
        </w:rPr>
        <w:t>محورهاي اصلي همايش و كارگاه</w:t>
      </w:r>
      <w:ins w:id="12252" w:author="Mehrnazi Boojari" w:date="2019-01-13T06:56:00Z">
        <w:r w:rsidR="00012F52">
          <w:rPr>
            <w:rFonts w:ascii="Calibri" w:eastAsia="Calibri" w:hAnsi="Calibri" w:cs="B Nazanin" w:hint="cs"/>
            <w:sz w:val="24"/>
            <w:szCs w:val="24"/>
            <w:rtl/>
          </w:rPr>
          <w:t>‌</w:t>
        </w:r>
      </w:ins>
      <w:del w:id="12253" w:author="Mehrnazi Boojari" w:date="2019-01-13T06:56:00Z">
        <w:r w:rsidRPr="00E91C41" w:rsidDel="00012F52">
          <w:rPr>
            <w:rFonts w:ascii="Calibri" w:eastAsia="Calibri" w:hAnsi="Calibri" w:cs="B Lotus"/>
            <w:sz w:val="24"/>
            <w:szCs w:val="24"/>
            <w:rtl/>
          </w:rPr>
          <w:delText xml:space="preserve"> </w:delText>
        </w:r>
      </w:del>
      <w:r w:rsidRPr="00E91C41">
        <w:rPr>
          <w:rFonts w:ascii="Calibri" w:eastAsia="Calibri" w:hAnsi="Calibri" w:cs="B Lotus"/>
          <w:sz w:val="24"/>
          <w:szCs w:val="24"/>
          <w:rtl/>
        </w:rPr>
        <w:t xml:space="preserve">هاي آموزشي مربوطه در محل مركز تحقيقات راه، مسكن و شهرسازي برگزار </w:t>
      </w:r>
      <w:del w:id="12254" w:author="Mehrnazi Boojari" w:date="2019-01-13T06:56:00Z">
        <w:r w:rsidRPr="00E91C41" w:rsidDel="00012F52">
          <w:rPr>
            <w:rFonts w:ascii="Calibri" w:eastAsia="Calibri" w:hAnsi="Calibri" w:cs="B Lotus" w:hint="cs"/>
            <w:sz w:val="24"/>
            <w:szCs w:val="24"/>
            <w:rtl/>
          </w:rPr>
          <w:delText xml:space="preserve">گردید </w:delText>
        </w:r>
      </w:del>
      <w:ins w:id="12255" w:author="Mehrnazi Boojari" w:date="2019-01-13T06:56:00Z">
        <w:r w:rsidR="00012F52">
          <w:rPr>
            <w:rFonts w:ascii="Calibri" w:eastAsia="Calibri" w:hAnsi="Calibri" w:cs="B Lotus" w:hint="cs"/>
            <w:sz w:val="24"/>
            <w:szCs w:val="24"/>
            <w:rtl/>
          </w:rPr>
          <w:t>ش</w:t>
        </w:r>
        <w:r w:rsidR="00012F52" w:rsidRPr="00E91C41">
          <w:rPr>
            <w:rFonts w:ascii="Calibri" w:eastAsia="Calibri" w:hAnsi="Calibri" w:cs="B Lotus" w:hint="cs"/>
            <w:sz w:val="24"/>
            <w:szCs w:val="24"/>
            <w:rtl/>
          </w:rPr>
          <w:t xml:space="preserve">د </w:t>
        </w:r>
      </w:ins>
      <w:r w:rsidRPr="00E91C41">
        <w:rPr>
          <w:rFonts w:ascii="Calibri" w:eastAsia="Calibri" w:hAnsi="Calibri" w:cs="B Lotus" w:hint="cs"/>
          <w:sz w:val="24"/>
          <w:szCs w:val="24"/>
          <w:rtl/>
        </w:rPr>
        <w:t xml:space="preserve">آمده است: </w:t>
      </w:r>
      <w:del w:id="12256" w:author="Mehrnazi Boojari" w:date="2019-01-13T06:56:00Z">
        <w:r w:rsidRPr="00E91C41" w:rsidDel="00012F52">
          <w:rPr>
            <w:rFonts w:ascii="Calibri" w:eastAsia="Calibri" w:hAnsi="Calibri" w:cs="B Lotus" w:hint="cs"/>
            <w:sz w:val="24"/>
            <w:szCs w:val="24"/>
            <w:rtl/>
          </w:rPr>
          <w:delText>"</w:delText>
        </w:r>
      </w:del>
      <w:ins w:id="12257" w:author="Mehrnazi Boojari" w:date="2019-01-13T06:56:00Z">
        <w:r w:rsidR="00012F52">
          <w:rPr>
            <w:rFonts w:ascii="Calibri" w:eastAsia="Calibri" w:hAnsi="Calibri" w:cs="B Lotus" w:hint="cs"/>
            <w:sz w:val="24"/>
            <w:szCs w:val="24"/>
            <w:rtl/>
          </w:rPr>
          <w:t>«</w:t>
        </w:r>
      </w:ins>
      <w:r w:rsidRPr="00E91C41">
        <w:rPr>
          <w:rFonts w:ascii="Calibri" w:eastAsia="Calibri" w:hAnsi="Calibri" w:cs="B Lotus"/>
          <w:sz w:val="24"/>
          <w:szCs w:val="24"/>
          <w:rtl/>
        </w:rPr>
        <w:t>سياست</w:t>
      </w:r>
      <w:ins w:id="12258" w:author="Mehrnazi Boojari" w:date="2019-01-13T06:56:00Z">
        <w:r w:rsidR="00012F52">
          <w:rPr>
            <w:rFonts w:ascii="Calibri" w:eastAsia="Calibri" w:hAnsi="Calibri" w:cs="B Nazanin" w:hint="cs"/>
            <w:sz w:val="24"/>
            <w:szCs w:val="24"/>
            <w:rtl/>
          </w:rPr>
          <w:t>‌</w:t>
        </w:r>
      </w:ins>
      <w:del w:id="12259" w:author="Mehrnazi Boojari" w:date="2019-01-13T06:56:00Z">
        <w:r w:rsidRPr="00E91C41" w:rsidDel="00012F52">
          <w:rPr>
            <w:rFonts w:ascii="Calibri" w:eastAsia="Calibri" w:hAnsi="Calibri" w:cs="B Lotus"/>
            <w:sz w:val="24"/>
            <w:szCs w:val="24"/>
            <w:rtl/>
          </w:rPr>
          <w:delText xml:space="preserve"> </w:delText>
        </w:r>
      </w:del>
      <w:r w:rsidRPr="00E91C41">
        <w:rPr>
          <w:rFonts w:ascii="Calibri" w:eastAsia="Calibri" w:hAnsi="Calibri" w:cs="B Lotus"/>
          <w:sz w:val="24"/>
          <w:szCs w:val="24"/>
          <w:rtl/>
        </w:rPr>
        <w:t xml:space="preserve">هاي مسكن روستايي معطوف به حرکت از کمیت به کیفیت و </w:t>
      </w:r>
      <w:r w:rsidRPr="00012F52">
        <w:rPr>
          <w:rFonts w:ascii="Calibri" w:eastAsia="Calibri" w:hAnsi="Calibri" w:cs="B Lotus" w:hint="cs"/>
          <w:sz w:val="24"/>
          <w:szCs w:val="24"/>
          <w:rtl/>
          <w:rPrChange w:id="12260" w:author="Mehrnazi Boojari" w:date="2019-01-13T06:56:00Z">
            <w:rPr>
              <w:rFonts w:ascii="Calibri" w:eastAsia="Calibri" w:hAnsi="Calibri" w:cs="B Lotus" w:hint="cs"/>
              <w:b/>
              <w:bCs/>
              <w:color w:val="000000" w:themeColor="text1"/>
              <w:sz w:val="24"/>
              <w:szCs w:val="24"/>
              <w:rtl/>
              <w:lang w:bidi="fa-IR"/>
            </w:rPr>
          </w:rPrChange>
        </w:rPr>
        <w:t>حفظ</w:t>
      </w:r>
      <w:r w:rsidRPr="00012F52">
        <w:rPr>
          <w:rFonts w:ascii="Calibri" w:eastAsia="Calibri" w:hAnsi="Calibri" w:cs="B Lotus"/>
          <w:sz w:val="24"/>
          <w:szCs w:val="24"/>
          <w:rtl/>
          <w:rPrChange w:id="12261"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62" w:author="Mehrnazi Boojari" w:date="2019-01-13T06:56:00Z">
            <w:rPr>
              <w:rFonts w:ascii="Calibri" w:eastAsia="Calibri" w:hAnsi="Calibri" w:cs="B Lotus" w:hint="cs"/>
              <w:b/>
              <w:bCs/>
              <w:color w:val="000000" w:themeColor="text1"/>
              <w:sz w:val="24"/>
              <w:szCs w:val="24"/>
              <w:rtl/>
              <w:lang w:bidi="fa-IR"/>
            </w:rPr>
          </w:rPrChange>
        </w:rPr>
        <w:t>هویت</w:t>
      </w:r>
      <w:r w:rsidRPr="00012F52">
        <w:rPr>
          <w:rFonts w:ascii="Calibri" w:eastAsia="Calibri" w:hAnsi="Calibri" w:cs="B Lotus"/>
          <w:sz w:val="24"/>
          <w:szCs w:val="24"/>
          <w:rtl/>
          <w:rPrChange w:id="12263"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64" w:author="Mehrnazi Boojari" w:date="2019-01-13T06:56:00Z">
            <w:rPr>
              <w:rFonts w:ascii="Calibri" w:eastAsia="Calibri" w:hAnsi="Calibri" w:cs="B Lotus" w:hint="cs"/>
              <w:b/>
              <w:bCs/>
              <w:color w:val="000000" w:themeColor="text1"/>
              <w:sz w:val="24"/>
              <w:szCs w:val="24"/>
              <w:rtl/>
              <w:lang w:bidi="fa-IR"/>
            </w:rPr>
          </w:rPrChange>
        </w:rPr>
        <w:t>معماری</w:t>
      </w:r>
      <w:r w:rsidRPr="00012F52">
        <w:rPr>
          <w:rFonts w:ascii="Calibri" w:eastAsia="Calibri" w:hAnsi="Calibri" w:cs="B Lotus"/>
          <w:sz w:val="24"/>
          <w:szCs w:val="24"/>
          <w:rtl/>
          <w:rPrChange w:id="12265"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66" w:author="Mehrnazi Boojari" w:date="2019-01-13T06:56:00Z">
            <w:rPr>
              <w:rFonts w:ascii="Calibri" w:eastAsia="Calibri" w:hAnsi="Calibri" w:cs="B Lotus" w:hint="cs"/>
              <w:b/>
              <w:bCs/>
              <w:color w:val="000000" w:themeColor="text1"/>
              <w:sz w:val="24"/>
              <w:szCs w:val="24"/>
              <w:rtl/>
              <w:lang w:bidi="fa-IR"/>
            </w:rPr>
          </w:rPrChange>
        </w:rPr>
        <w:t>روستایی</w:t>
      </w:r>
      <w:r w:rsidRPr="00012F52">
        <w:rPr>
          <w:rFonts w:ascii="Calibri" w:eastAsia="Calibri" w:hAnsi="Calibri" w:cs="B Lotus"/>
          <w:sz w:val="24"/>
          <w:szCs w:val="24"/>
          <w:rtl/>
        </w:rPr>
        <w:t xml:space="preserve"> </w:t>
      </w:r>
      <w:del w:id="12267" w:author="Mehrnazi Boojari" w:date="2019-01-13T06:56:00Z">
        <w:r w:rsidRPr="00012F52" w:rsidDel="00012F52">
          <w:rPr>
            <w:rFonts w:ascii="Calibri" w:eastAsia="Calibri" w:hAnsi="Calibri" w:cs="B Lotus"/>
            <w:sz w:val="24"/>
            <w:szCs w:val="24"/>
            <w:rtl/>
          </w:rPr>
          <w:delText>در</w:delText>
        </w:r>
        <w:r w:rsidRPr="00E91C41" w:rsidDel="00012F52">
          <w:rPr>
            <w:rFonts w:ascii="Calibri" w:eastAsia="Calibri" w:hAnsi="Calibri" w:cs="B Lotus"/>
            <w:sz w:val="24"/>
            <w:szCs w:val="24"/>
            <w:rtl/>
          </w:rPr>
          <w:delText xml:space="preserve"> راستای</w:delText>
        </w:r>
      </w:del>
      <w:del w:id="12268" w:author="Mehrnazi Boojari" w:date="2019-01-07T10:51:00Z">
        <w:r w:rsidRPr="00E91C41" w:rsidDel="006A1F1D">
          <w:rPr>
            <w:rFonts w:ascii="Calibri" w:eastAsia="Calibri" w:hAnsi="Calibri" w:cs="B Lotus"/>
            <w:sz w:val="24"/>
            <w:szCs w:val="24"/>
            <w:rtl/>
          </w:rPr>
          <w:delText xml:space="preserve"> تامین </w:delText>
        </w:r>
      </w:del>
      <w:ins w:id="12269" w:author="Mehrnazi Boojari" w:date="2019-01-13T06:56:00Z">
        <w:r w:rsidR="00012F52">
          <w:rPr>
            <w:rFonts w:ascii="Calibri" w:eastAsia="Calibri" w:hAnsi="Calibri" w:cs="B Lotus" w:hint="cs"/>
            <w:sz w:val="24"/>
            <w:szCs w:val="24"/>
            <w:rtl/>
          </w:rPr>
          <w:t>به</w:t>
        </w:r>
        <w:r w:rsidR="00012F52">
          <w:rPr>
            <w:rFonts w:ascii="Calibri" w:eastAsia="Calibri" w:hAnsi="Calibri" w:cs="B Nazanin" w:hint="cs"/>
            <w:sz w:val="24"/>
            <w:szCs w:val="24"/>
            <w:rtl/>
          </w:rPr>
          <w:t>‌</w:t>
        </w:r>
        <w:r w:rsidR="00012F52">
          <w:rPr>
            <w:rFonts w:ascii="Calibri" w:eastAsia="Calibri" w:hAnsi="Calibri" w:cs="B Lotus" w:hint="cs"/>
            <w:sz w:val="24"/>
            <w:szCs w:val="24"/>
            <w:rtl/>
          </w:rPr>
          <w:t>منظور</w:t>
        </w:r>
      </w:ins>
      <w:ins w:id="12270" w:author="Mehrnazi Boojari" w:date="2019-01-07T10:51:00Z">
        <w:r w:rsidR="006A1F1D">
          <w:rPr>
            <w:rFonts w:ascii="Calibri" w:eastAsia="Calibri" w:hAnsi="Calibri" w:cs="B Lotus"/>
            <w:sz w:val="24"/>
            <w:szCs w:val="24"/>
            <w:rtl/>
          </w:rPr>
          <w:t xml:space="preserve"> تأمین </w:t>
        </w:r>
      </w:ins>
      <w:r w:rsidRPr="00012F52">
        <w:rPr>
          <w:rFonts w:ascii="Calibri" w:eastAsia="Calibri" w:hAnsi="Calibri" w:cs="B Lotus" w:hint="cs"/>
          <w:sz w:val="24"/>
          <w:szCs w:val="24"/>
          <w:rtl/>
          <w:rPrChange w:id="12271" w:author="Mehrnazi Boojari" w:date="2019-01-13T06:56:00Z">
            <w:rPr>
              <w:rFonts w:ascii="Calibri" w:eastAsia="Calibri" w:hAnsi="Calibri" w:cs="B Lotus" w:hint="cs"/>
              <w:b/>
              <w:bCs/>
              <w:color w:val="000000" w:themeColor="text1"/>
              <w:sz w:val="24"/>
              <w:szCs w:val="24"/>
              <w:rtl/>
              <w:lang w:bidi="fa-IR"/>
            </w:rPr>
          </w:rPrChange>
        </w:rPr>
        <w:t>مسکن</w:t>
      </w:r>
      <w:r w:rsidRPr="00012F52">
        <w:rPr>
          <w:rFonts w:ascii="Calibri" w:eastAsia="Calibri" w:hAnsi="Calibri" w:cs="B Lotus"/>
          <w:sz w:val="24"/>
          <w:szCs w:val="24"/>
          <w:rtl/>
          <w:rPrChange w:id="12272" w:author="Mehrnazi Boojari" w:date="2019-01-13T06:56:00Z">
            <w:rPr>
              <w:rFonts w:ascii="Calibri" w:eastAsia="Calibri" w:hAnsi="Calibri" w:cs="B Lotus"/>
              <w:b/>
              <w:bCs/>
              <w:color w:val="000000" w:themeColor="text1"/>
              <w:sz w:val="24"/>
              <w:szCs w:val="24"/>
              <w:rtl/>
              <w:lang w:bidi="fa-IR"/>
            </w:rPr>
          </w:rPrChange>
        </w:rPr>
        <w:t xml:space="preserve"> </w:t>
      </w:r>
      <w:del w:id="12273" w:author="Mehrnazi Boojari" w:date="2019-01-07T22:29:00Z">
        <w:r w:rsidRPr="00012F52" w:rsidDel="00051F26">
          <w:rPr>
            <w:rFonts w:ascii="Calibri" w:eastAsia="Calibri" w:hAnsi="Calibri" w:cs="B Lotus" w:hint="cs"/>
            <w:sz w:val="24"/>
            <w:szCs w:val="24"/>
            <w:rtl/>
            <w:rPrChange w:id="12274" w:author="Mehrnazi Boojari" w:date="2019-01-13T06:56:00Z">
              <w:rPr>
                <w:rFonts w:ascii="Calibri" w:eastAsia="Calibri" w:hAnsi="Calibri" w:cs="B Lotus" w:hint="cs"/>
                <w:b/>
                <w:bCs/>
                <w:color w:val="000000" w:themeColor="text1"/>
                <w:sz w:val="24"/>
                <w:szCs w:val="24"/>
                <w:rtl/>
                <w:lang w:bidi="fa-IR"/>
              </w:rPr>
            </w:rPrChange>
          </w:rPr>
          <w:delText>معیشت</w:delText>
        </w:r>
        <w:r w:rsidRPr="00012F52" w:rsidDel="00051F26">
          <w:rPr>
            <w:rFonts w:ascii="Calibri" w:eastAsia="Calibri" w:hAnsi="Calibri" w:cs="B Lotus"/>
            <w:sz w:val="24"/>
            <w:szCs w:val="24"/>
            <w:rtl/>
            <w:rPrChange w:id="12275" w:author="Mehrnazi Boojari" w:date="2019-01-13T06:56:00Z">
              <w:rPr>
                <w:rFonts w:ascii="Calibri" w:eastAsia="Calibri" w:hAnsi="Calibri" w:cs="B Lotus"/>
                <w:b/>
                <w:bCs/>
                <w:color w:val="000000" w:themeColor="text1"/>
                <w:sz w:val="24"/>
                <w:szCs w:val="24"/>
                <w:rtl/>
                <w:lang w:bidi="fa-IR"/>
              </w:rPr>
            </w:rPrChange>
          </w:rPr>
          <w:delText xml:space="preserve"> </w:delText>
        </w:r>
        <w:r w:rsidRPr="00012F52" w:rsidDel="00051F26">
          <w:rPr>
            <w:rFonts w:ascii="Calibri" w:eastAsia="Calibri" w:hAnsi="Calibri" w:cs="B Lotus" w:hint="cs"/>
            <w:sz w:val="24"/>
            <w:szCs w:val="24"/>
            <w:rtl/>
            <w:rPrChange w:id="12276" w:author="Mehrnazi Boojari" w:date="2019-01-13T06:56:00Z">
              <w:rPr>
                <w:rFonts w:ascii="Calibri" w:eastAsia="Calibri" w:hAnsi="Calibri" w:cs="B Lotus" w:hint="cs"/>
                <w:b/>
                <w:bCs/>
                <w:color w:val="000000" w:themeColor="text1"/>
                <w:sz w:val="24"/>
                <w:szCs w:val="24"/>
                <w:rtl/>
                <w:lang w:bidi="fa-IR"/>
              </w:rPr>
            </w:rPrChange>
          </w:rPr>
          <w:delText>محور</w:delText>
        </w:r>
      </w:del>
      <w:ins w:id="12277" w:author="Mehrnazi Boojari" w:date="2019-01-07T22:29:00Z">
        <w:r w:rsidR="00051F26" w:rsidRPr="00012F52">
          <w:rPr>
            <w:rFonts w:ascii="Calibri" w:eastAsia="Calibri" w:hAnsi="Calibri" w:cs="B Lotus" w:hint="cs"/>
            <w:sz w:val="24"/>
            <w:szCs w:val="24"/>
            <w:rtl/>
            <w:rPrChange w:id="12278" w:author="Mehrnazi Boojari" w:date="2019-01-13T06:56:00Z">
              <w:rPr>
                <w:rFonts w:ascii="Calibri" w:eastAsia="Calibri" w:hAnsi="Calibri" w:cs="B Lotus" w:hint="cs"/>
                <w:b/>
                <w:bCs/>
                <w:color w:val="000000" w:themeColor="text1"/>
                <w:sz w:val="24"/>
                <w:szCs w:val="24"/>
                <w:rtl/>
                <w:lang w:bidi="fa-IR"/>
              </w:rPr>
            </w:rPrChange>
          </w:rPr>
          <w:t>معیشت</w:t>
        </w:r>
        <w:r w:rsidR="00051F26" w:rsidRPr="00012F52">
          <w:rPr>
            <w:rFonts w:ascii="Calibri" w:eastAsia="Calibri" w:hAnsi="Calibri" w:cs="B Lotus" w:hint="cs"/>
            <w:sz w:val="24"/>
            <w:szCs w:val="24"/>
            <w:rPrChange w:id="12279" w:author="Mehrnazi Boojari" w:date="2019-01-13T06:56:00Z">
              <w:rPr>
                <w:rFonts w:ascii="Calibri" w:eastAsia="Calibri" w:hAnsi="Calibri" w:cs="B Lotus" w:hint="cs"/>
                <w:b/>
                <w:bCs/>
                <w:color w:val="000000" w:themeColor="text1"/>
                <w:sz w:val="24"/>
                <w:szCs w:val="24"/>
                <w:lang w:bidi="fa-IR"/>
              </w:rPr>
            </w:rPrChange>
          </w:rPr>
          <w:t>‌</w:t>
        </w:r>
        <w:r w:rsidR="00051F26" w:rsidRPr="00012F52">
          <w:rPr>
            <w:rFonts w:ascii="Calibri" w:eastAsia="Calibri" w:hAnsi="Calibri" w:cs="B Lotus" w:hint="cs"/>
            <w:sz w:val="24"/>
            <w:szCs w:val="24"/>
            <w:rtl/>
            <w:rPrChange w:id="12280" w:author="Mehrnazi Boojari" w:date="2019-01-13T06:56:00Z">
              <w:rPr>
                <w:rFonts w:ascii="Calibri" w:eastAsia="Calibri" w:hAnsi="Calibri" w:cs="B Lotus" w:hint="cs"/>
                <w:b/>
                <w:bCs/>
                <w:color w:val="000000" w:themeColor="text1"/>
                <w:sz w:val="24"/>
                <w:szCs w:val="24"/>
                <w:rtl/>
                <w:lang w:bidi="fa-IR"/>
              </w:rPr>
            </w:rPrChange>
          </w:rPr>
          <w:t>محور</w:t>
        </w:r>
      </w:ins>
      <w:r w:rsidRPr="00012F52">
        <w:rPr>
          <w:rFonts w:ascii="Calibri" w:eastAsia="Calibri" w:hAnsi="Calibri" w:cs="B Lotus"/>
          <w:sz w:val="24"/>
          <w:szCs w:val="24"/>
          <w:rtl/>
        </w:rPr>
        <w:t xml:space="preserve">، </w:t>
      </w:r>
      <w:r w:rsidRPr="00012F52">
        <w:rPr>
          <w:rFonts w:ascii="Calibri" w:eastAsia="Calibri" w:hAnsi="Calibri" w:cs="B Lotus" w:hint="cs"/>
          <w:sz w:val="24"/>
          <w:szCs w:val="24"/>
          <w:rtl/>
          <w:rPrChange w:id="12281" w:author="Mehrnazi Boojari" w:date="2019-01-13T06:56:00Z">
            <w:rPr>
              <w:rFonts w:ascii="Calibri" w:eastAsia="Calibri" w:hAnsi="Calibri" w:cs="B Lotus" w:hint="cs"/>
              <w:b/>
              <w:bCs/>
              <w:color w:val="000000" w:themeColor="text1"/>
              <w:sz w:val="24"/>
              <w:szCs w:val="24"/>
              <w:rtl/>
              <w:lang w:bidi="fa-IR"/>
            </w:rPr>
          </w:rPrChange>
        </w:rPr>
        <w:t>مقاوم،</w:t>
      </w:r>
      <w:r w:rsidRPr="00012F52">
        <w:rPr>
          <w:rFonts w:ascii="Calibri" w:eastAsia="Calibri" w:hAnsi="Calibri" w:cs="B Lotus"/>
          <w:sz w:val="24"/>
          <w:szCs w:val="24"/>
          <w:rtl/>
          <w:rPrChange w:id="12282"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83" w:author="Mehrnazi Boojari" w:date="2019-01-13T06:56:00Z">
            <w:rPr>
              <w:rFonts w:ascii="Calibri" w:eastAsia="Calibri" w:hAnsi="Calibri" w:cs="B Lotus" w:hint="cs"/>
              <w:b/>
              <w:bCs/>
              <w:color w:val="000000" w:themeColor="text1"/>
              <w:sz w:val="24"/>
              <w:szCs w:val="24"/>
              <w:rtl/>
              <w:lang w:bidi="fa-IR"/>
            </w:rPr>
          </w:rPrChange>
        </w:rPr>
        <w:t>منطبق</w:t>
      </w:r>
      <w:r w:rsidRPr="00012F52">
        <w:rPr>
          <w:rFonts w:ascii="Calibri" w:eastAsia="Calibri" w:hAnsi="Calibri" w:cs="B Lotus"/>
          <w:sz w:val="24"/>
          <w:szCs w:val="24"/>
          <w:rtl/>
          <w:rPrChange w:id="12284"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85" w:author="Mehrnazi Boojari" w:date="2019-01-13T06:56:00Z">
            <w:rPr>
              <w:rFonts w:ascii="Calibri" w:eastAsia="Calibri" w:hAnsi="Calibri" w:cs="B Lotus" w:hint="cs"/>
              <w:b/>
              <w:bCs/>
              <w:color w:val="000000" w:themeColor="text1"/>
              <w:sz w:val="24"/>
              <w:szCs w:val="24"/>
              <w:rtl/>
              <w:lang w:bidi="fa-IR"/>
            </w:rPr>
          </w:rPrChange>
        </w:rPr>
        <w:t>با</w:t>
      </w:r>
      <w:r w:rsidRPr="00012F52">
        <w:rPr>
          <w:rFonts w:ascii="Calibri" w:eastAsia="Calibri" w:hAnsi="Calibri" w:cs="B Lotus"/>
          <w:sz w:val="24"/>
          <w:szCs w:val="24"/>
          <w:rtl/>
          <w:rPrChange w:id="12286"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87" w:author="Mehrnazi Boojari" w:date="2019-01-13T06:56:00Z">
            <w:rPr>
              <w:rFonts w:ascii="Calibri" w:eastAsia="Calibri" w:hAnsi="Calibri" w:cs="B Lotus" w:hint="cs"/>
              <w:b/>
              <w:bCs/>
              <w:color w:val="000000" w:themeColor="text1"/>
              <w:sz w:val="24"/>
              <w:szCs w:val="24"/>
              <w:rtl/>
              <w:lang w:bidi="fa-IR"/>
            </w:rPr>
          </w:rPrChange>
        </w:rPr>
        <w:t>الگوهای</w:t>
      </w:r>
      <w:r w:rsidRPr="00012F52">
        <w:rPr>
          <w:rFonts w:ascii="Calibri" w:eastAsia="Calibri" w:hAnsi="Calibri" w:cs="B Lotus"/>
          <w:sz w:val="24"/>
          <w:szCs w:val="24"/>
          <w:rtl/>
          <w:rPrChange w:id="12288"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89" w:author="Mehrnazi Boojari" w:date="2019-01-13T06:56:00Z">
            <w:rPr>
              <w:rFonts w:ascii="Calibri" w:eastAsia="Calibri" w:hAnsi="Calibri" w:cs="B Lotus" w:hint="cs"/>
              <w:b/>
              <w:bCs/>
              <w:color w:val="000000" w:themeColor="text1"/>
              <w:sz w:val="24"/>
              <w:szCs w:val="24"/>
              <w:rtl/>
              <w:lang w:bidi="fa-IR"/>
            </w:rPr>
          </w:rPrChange>
        </w:rPr>
        <w:t>بومی</w:t>
      </w:r>
      <w:r w:rsidRPr="00012F52">
        <w:rPr>
          <w:rFonts w:ascii="Calibri" w:eastAsia="Calibri" w:hAnsi="Calibri" w:cs="B Lotus"/>
          <w:sz w:val="24"/>
          <w:szCs w:val="24"/>
          <w:rtl/>
          <w:rPrChange w:id="12290"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91" w:author="Mehrnazi Boojari" w:date="2019-01-13T06:56:00Z">
            <w:rPr>
              <w:rFonts w:ascii="Calibri" w:eastAsia="Calibri" w:hAnsi="Calibri" w:cs="B Lotus" w:hint="cs"/>
              <w:b/>
              <w:bCs/>
              <w:color w:val="000000" w:themeColor="text1"/>
              <w:sz w:val="24"/>
              <w:szCs w:val="24"/>
              <w:rtl/>
              <w:lang w:bidi="fa-IR"/>
            </w:rPr>
          </w:rPrChange>
        </w:rPr>
        <w:t>و</w:t>
      </w:r>
      <w:r w:rsidRPr="00012F52">
        <w:rPr>
          <w:rFonts w:ascii="Calibri" w:eastAsia="Calibri" w:hAnsi="Calibri" w:cs="B Lotus"/>
          <w:sz w:val="24"/>
          <w:szCs w:val="24"/>
          <w:rtl/>
          <w:rPrChange w:id="12292"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293" w:author="Mehrnazi Boojari" w:date="2019-01-13T06:56:00Z">
            <w:rPr>
              <w:rFonts w:ascii="Calibri" w:eastAsia="Calibri" w:hAnsi="Calibri" w:cs="B Lotus" w:hint="cs"/>
              <w:b/>
              <w:bCs/>
              <w:color w:val="000000" w:themeColor="text1"/>
              <w:sz w:val="24"/>
              <w:szCs w:val="24"/>
              <w:rtl/>
              <w:lang w:bidi="fa-IR"/>
            </w:rPr>
          </w:rPrChange>
        </w:rPr>
        <w:t>منطقه</w:t>
      </w:r>
      <w:ins w:id="12294" w:author="Mehrnazi Boojari" w:date="2019-01-13T06:57:00Z">
        <w:r w:rsidR="00012F52">
          <w:rPr>
            <w:rFonts w:ascii="Calibri" w:eastAsia="Calibri" w:hAnsi="Calibri" w:cs="B Nazanin" w:hint="cs"/>
            <w:sz w:val="24"/>
            <w:szCs w:val="24"/>
            <w:rtl/>
          </w:rPr>
          <w:t>‌</w:t>
        </w:r>
      </w:ins>
      <w:del w:id="12295" w:author="Mehrnazi Boojari" w:date="2019-01-13T06:57:00Z">
        <w:r w:rsidRPr="00012F52" w:rsidDel="00012F52">
          <w:rPr>
            <w:rFonts w:ascii="Calibri" w:eastAsia="Calibri" w:hAnsi="Calibri" w:cs="B Lotus"/>
            <w:sz w:val="24"/>
            <w:szCs w:val="24"/>
            <w:rtl/>
            <w:rPrChange w:id="12296" w:author="Mehrnazi Boojari" w:date="2019-01-13T06:56:00Z">
              <w:rPr>
                <w:rFonts w:ascii="Calibri" w:eastAsia="Calibri" w:hAnsi="Calibri" w:cs="B Lotus"/>
                <w:b/>
                <w:bCs/>
                <w:color w:val="000000" w:themeColor="text1"/>
                <w:sz w:val="24"/>
                <w:szCs w:val="24"/>
                <w:rtl/>
                <w:lang w:bidi="fa-IR"/>
              </w:rPr>
            </w:rPrChange>
          </w:rPr>
          <w:softHyphen/>
        </w:r>
      </w:del>
      <w:r w:rsidRPr="00012F52">
        <w:rPr>
          <w:rFonts w:ascii="Calibri" w:eastAsia="Calibri" w:hAnsi="Calibri" w:cs="B Lotus" w:hint="cs"/>
          <w:sz w:val="24"/>
          <w:szCs w:val="24"/>
          <w:rtl/>
          <w:rPrChange w:id="12297" w:author="Mehrnazi Boojari" w:date="2019-01-13T06:56:00Z">
            <w:rPr>
              <w:rFonts w:ascii="Calibri" w:eastAsia="Calibri" w:hAnsi="Calibri" w:cs="B Lotus" w:hint="cs"/>
              <w:b/>
              <w:bCs/>
              <w:color w:val="000000" w:themeColor="text1"/>
              <w:sz w:val="24"/>
              <w:szCs w:val="24"/>
              <w:rtl/>
              <w:lang w:bidi="fa-IR"/>
            </w:rPr>
          </w:rPrChange>
        </w:rPr>
        <w:t>ای</w:t>
      </w:r>
      <w:r w:rsidRPr="00012F52">
        <w:rPr>
          <w:rFonts w:ascii="Calibri" w:eastAsia="Calibri" w:hAnsi="Calibri" w:cs="B Lotus"/>
          <w:sz w:val="24"/>
          <w:szCs w:val="24"/>
          <w:rtl/>
        </w:rPr>
        <w:t xml:space="preserve"> با بهره</w:t>
      </w:r>
      <w:ins w:id="12298" w:author="Mehrnazi Boojari" w:date="2019-01-13T06:56:00Z">
        <w:r w:rsidR="00012F52">
          <w:rPr>
            <w:rFonts w:ascii="Calibri" w:eastAsia="Calibri" w:hAnsi="Calibri" w:cs="B Nazanin" w:hint="cs"/>
            <w:sz w:val="24"/>
            <w:szCs w:val="24"/>
            <w:rtl/>
          </w:rPr>
          <w:t>‌</w:t>
        </w:r>
      </w:ins>
      <w:del w:id="12299" w:author="Mehrnazi Boojari" w:date="2019-01-13T06:56:00Z">
        <w:r w:rsidRPr="00012F52" w:rsidDel="00012F52">
          <w:rPr>
            <w:rFonts w:ascii="Calibri" w:eastAsia="Calibri" w:hAnsi="Calibri" w:cs="B Lotus"/>
            <w:sz w:val="24"/>
            <w:szCs w:val="24"/>
            <w:rtl/>
          </w:rPr>
          <w:softHyphen/>
        </w:r>
      </w:del>
      <w:del w:id="12300" w:author="Mehrnazi Boojari" w:date="2019-01-07T09:52:00Z">
        <w:r w:rsidRPr="00012F52" w:rsidDel="006F7CCF">
          <w:rPr>
            <w:rFonts w:ascii="Calibri" w:eastAsia="Calibri" w:hAnsi="Calibri" w:cs="B Lotus"/>
            <w:sz w:val="24"/>
            <w:szCs w:val="24"/>
          </w:rPr>
          <w:delText xml:space="preserve"> </w:delText>
        </w:r>
        <w:r w:rsidRPr="00012F52" w:rsidDel="006F7CCF">
          <w:rPr>
            <w:rFonts w:ascii="Calibri" w:eastAsia="Calibri" w:hAnsi="Calibri" w:cs="B Lotus"/>
            <w:sz w:val="24"/>
            <w:szCs w:val="24"/>
            <w:rtl/>
          </w:rPr>
          <w:delText xml:space="preserve">گیری </w:delText>
        </w:r>
      </w:del>
      <w:ins w:id="12301" w:author="Mehrnazi Boojari" w:date="2019-01-07T09:52:00Z">
        <w:r w:rsidR="006F7CCF" w:rsidRPr="00012F52">
          <w:rPr>
            <w:rFonts w:ascii="Calibri" w:eastAsia="Calibri" w:hAnsi="Calibri" w:cs="B Lotus" w:hint="cs"/>
            <w:sz w:val="24"/>
            <w:szCs w:val="24"/>
            <w:rtl/>
          </w:rPr>
          <w:t>‌</w:t>
        </w:r>
        <w:r w:rsidR="006F7CCF" w:rsidRPr="00012F52">
          <w:rPr>
            <w:rFonts w:ascii="Calibri" w:eastAsia="Calibri" w:hAnsi="Calibri" w:cs="B Lotus"/>
            <w:sz w:val="24"/>
            <w:szCs w:val="24"/>
            <w:rtl/>
          </w:rPr>
          <w:t xml:space="preserve">گیری </w:t>
        </w:r>
      </w:ins>
      <w:r w:rsidRPr="00012F52">
        <w:rPr>
          <w:rFonts w:ascii="Calibri" w:eastAsia="Calibri" w:hAnsi="Calibri" w:cs="B Lotus"/>
          <w:sz w:val="24"/>
          <w:szCs w:val="24"/>
          <w:rtl/>
        </w:rPr>
        <w:t xml:space="preserve">از </w:t>
      </w:r>
      <w:r w:rsidRPr="00012F52">
        <w:rPr>
          <w:rFonts w:ascii="Calibri" w:eastAsia="Calibri" w:hAnsi="Calibri" w:cs="B Lotus" w:hint="cs"/>
          <w:sz w:val="24"/>
          <w:szCs w:val="24"/>
          <w:rtl/>
          <w:rPrChange w:id="12302" w:author="Mehrnazi Boojari" w:date="2019-01-13T06:56:00Z">
            <w:rPr>
              <w:rFonts w:ascii="Calibri" w:eastAsia="Calibri" w:hAnsi="Calibri" w:cs="B Lotus" w:hint="cs"/>
              <w:b/>
              <w:bCs/>
              <w:color w:val="000000" w:themeColor="text1"/>
              <w:sz w:val="24"/>
              <w:szCs w:val="24"/>
              <w:rtl/>
              <w:lang w:bidi="fa-IR"/>
            </w:rPr>
          </w:rPrChange>
        </w:rPr>
        <w:t>قوانین</w:t>
      </w:r>
      <w:r w:rsidRPr="00012F52">
        <w:rPr>
          <w:rFonts w:ascii="Calibri" w:eastAsia="Calibri" w:hAnsi="Calibri" w:cs="B Lotus"/>
          <w:sz w:val="24"/>
          <w:szCs w:val="24"/>
          <w:rtl/>
          <w:rPrChange w:id="12303"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304" w:author="Mehrnazi Boojari" w:date="2019-01-13T06:56:00Z">
            <w:rPr>
              <w:rFonts w:ascii="Calibri" w:eastAsia="Calibri" w:hAnsi="Calibri" w:cs="B Lotus" w:hint="cs"/>
              <w:b/>
              <w:bCs/>
              <w:color w:val="000000" w:themeColor="text1"/>
              <w:sz w:val="24"/>
              <w:szCs w:val="24"/>
              <w:rtl/>
              <w:lang w:bidi="fa-IR"/>
            </w:rPr>
          </w:rPrChange>
        </w:rPr>
        <w:t>و</w:t>
      </w:r>
      <w:r w:rsidRPr="00012F52">
        <w:rPr>
          <w:rFonts w:ascii="Calibri" w:eastAsia="Calibri" w:hAnsi="Calibri" w:cs="B Lotus"/>
          <w:sz w:val="24"/>
          <w:szCs w:val="24"/>
          <w:rtl/>
          <w:rPrChange w:id="12305"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306" w:author="Mehrnazi Boojari" w:date="2019-01-13T06:56:00Z">
            <w:rPr>
              <w:rFonts w:ascii="Calibri" w:eastAsia="Calibri" w:hAnsi="Calibri" w:cs="B Lotus" w:hint="cs"/>
              <w:b/>
              <w:bCs/>
              <w:color w:val="000000" w:themeColor="text1"/>
              <w:sz w:val="24"/>
              <w:szCs w:val="24"/>
              <w:rtl/>
              <w:lang w:bidi="fa-IR"/>
            </w:rPr>
          </w:rPrChange>
        </w:rPr>
        <w:t>مقرراتی</w:t>
      </w:r>
      <w:r w:rsidRPr="00012F52">
        <w:rPr>
          <w:rFonts w:ascii="Calibri" w:eastAsia="Calibri" w:hAnsi="Calibri" w:cs="B Lotus"/>
          <w:sz w:val="24"/>
          <w:szCs w:val="24"/>
          <w:rtl/>
          <w:rPrChange w:id="12307"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308" w:author="Mehrnazi Boojari" w:date="2019-01-13T06:56:00Z">
            <w:rPr>
              <w:rFonts w:ascii="Calibri" w:eastAsia="Calibri" w:hAnsi="Calibri" w:cs="B Lotus" w:hint="cs"/>
              <w:b/>
              <w:bCs/>
              <w:color w:val="000000" w:themeColor="text1"/>
              <w:sz w:val="24"/>
              <w:szCs w:val="24"/>
              <w:rtl/>
              <w:lang w:bidi="fa-IR"/>
            </w:rPr>
          </w:rPrChange>
        </w:rPr>
        <w:t>که</w:t>
      </w:r>
      <w:r w:rsidRPr="00012F52">
        <w:rPr>
          <w:rFonts w:ascii="Calibri" w:eastAsia="Calibri" w:hAnsi="Calibri" w:cs="B Lotus"/>
          <w:sz w:val="24"/>
          <w:szCs w:val="24"/>
          <w:rtl/>
          <w:rPrChange w:id="12309"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310" w:author="Mehrnazi Boojari" w:date="2019-01-13T06:56:00Z">
            <w:rPr>
              <w:rFonts w:ascii="Calibri" w:eastAsia="Calibri" w:hAnsi="Calibri" w:cs="B Lotus" w:hint="cs"/>
              <w:b/>
              <w:bCs/>
              <w:color w:val="000000" w:themeColor="text1"/>
              <w:sz w:val="24"/>
              <w:szCs w:val="24"/>
              <w:rtl/>
              <w:lang w:bidi="fa-IR"/>
            </w:rPr>
          </w:rPrChange>
        </w:rPr>
        <w:t>ویژه</w:t>
      </w:r>
      <w:r w:rsidRPr="00012F52">
        <w:rPr>
          <w:rFonts w:ascii="Calibri" w:eastAsia="Calibri" w:hAnsi="Calibri" w:cs="B Lotus"/>
          <w:sz w:val="24"/>
          <w:szCs w:val="24"/>
          <w:rtl/>
          <w:rPrChange w:id="12311"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312" w:author="Mehrnazi Boojari" w:date="2019-01-13T06:56:00Z">
            <w:rPr>
              <w:rFonts w:ascii="Calibri" w:eastAsia="Calibri" w:hAnsi="Calibri" w:cs="B Lotus" w:hint="cs"/>
              <w:b/>
              <w:bCs/>
              <w:color w:val="000000" w:themeColor="text1"/>
              <w:sz w:val="24"/>
              <w:szCs w:val="24"/>
              <w:rtl/>
              <w:lang w:bidi="fa-IR"/>
            </w:rPr>
          </w:rPrChange>
        </w:rPr>
        <w:t>مسکن</w:t>
      </w:r>
      <w:r w:rsidRPr="00012F52">
        <w:rPr>
          <w:rFonts w:ascii="Calibri" w:eastAsia="Calibri" w:hAnsi="Calibri" w:cs="B Lotus"/>
          <w:sz w:val="24"/>
          <w:szCs w:val="24"/>
          <w:rtl/>
          <w:rPrChange w:id="12313" w:author="Mehrnazi Boojari" w:date="2019-01-13T06:56:00Z">
            <w:rPr>
              <w:rFonts w:ascii="Calibri" w:eastAsia="Calibri" w:hAnsi="Calibri" w:cs="B Lotus"/>
              <w:b/>
              <w:bCs/>
              <w:color w:val="000000" w:themeColor="text1"/>
              <w:sz w:val="24"/>
              <w:szCs w:val="24"/>
              <w:rtl/>
              <w:lang w:bidi="fa-IR"/>
            </w:rPr>
          </w:rPrChange>
        </w:rPr>
        <w:t xml:space="preserve"> </w:t>
      </w:r>
      <w:r w:rsidRPr="00012F52">
        <w:rPr>
          <w:rFonts w:ascii="Calibri" w:eastAsia="Calibri" w:hAnsi="Calibri" w:cs="B Lotus" w:hint="cs"/>
          <w:sz w:val="24"/>
          <w:szCs w:val="24"/>
          <w:rtl/>
          <w:rPrChange w:id="12314" w:author="Mehrnazi Boojari" w:date="2019-01-13T06:56:00Z">
            <w:rPr>
              <w:rFonts w:ascii="Calibri" w:eastAsia="Calibri" w:hAnsi="Calibri" w:cs="B Lotus" w:hint="cs"/>
              <w:b/>
              <w:bCs/>
              <w:color w:val="000000" w:themeColor="text1"/>
              <w:sz w:val="24"/>
              <w:szCs w:val="24"/>
              <w:rtl/>
              <w:lang w:bidi="fa-IR"/>
            </w:rPr>
          </w:rPrChange>
        </w:rPr>
        <w:t>روستایی</w:t>
      </w:r>
      <w:r w:rsidRPr="00012F52">
        <w:rPr>
          <w:rFonts w:ascii="Calibri" w:eastAsia="Calibri" w:hAnsi="Calibri" w:cs="B Lotus"/>
          <w:sz w:val="24"/>
          <w:szCs w:val="24"/>
          <w:rtl/>
        </w:rPr>
        <w:t xml:space="preserve"> </w:t>
      </w:r>
      <w:r w:rsidRPr="00E91C41">
        <w:rPr>
          <w:rFonts w:ascii="Calibri" w:eastAsia="Calibri" w:hAnsi="Calibri" w:cs="B Lotus"/>
          <w:sz w:val="24"/>
          <w:szCs w:val="24"/>
          <w:rtl/>
        </w:rPr>
        <w:t>تدوین</w:t>
      </w:r>
      <w:del w:id="12315" w:author="Mehrnazi Boojari" w:date="2019-01-07T09:49:00Z">
        <w:r w:rsidRPr="00E91C41" w:rsidDel="006F7CCF">
          <w:rPr>
            <w:rFonts w:ascii="Calibri" w:eastAsia="Calibri" w:hAnsi="Calibri" w:cs="B Lotus"/>
            <w:sz w:val="24"/>
            <w:szCs w:val="24"/>
            <w:rtl/>
          </w:rPr>
          <w:delText xml:space="preserve"> می</w:delText>
        </w:r>
        <w:r w:rsidRPr="00E91C41" w:rsidDel="006F7CCF">
          <w:rPr>
            <w:rFonts w:ascii="Calibri" w:eastAsia="Calibri" w:hAnsi="Calibri" w:cs="B Lotus"/>
            <w:sz w:val="24"/>
            <w:szCs w:val="24"/>
            <w:rtl/>
          </w:rPr>
          <w:softHyphen/>
        </w:r>
        <w:r w:rsidRPr="00E91C41" w:rsidDel="006F7CCF">
          <w:rPr>
            <w:rFonts w:ascii="Calibri" w:eastAsia="Calibri" w:hAnsi="Calibri" w:cs="B Lotus"/>
            <w:sz w:val="24"/>
            <w:szCs w:val="24"/>
          </w:rPr>
          <w:delText xml:space="preserve"> </w:delText>
        </w:r>
      </w:del>
      <w:ins w:id="12316" w:author="Mehrnazi Boojari" w:date="2019-01-07T09:49:00Z">
        <w:r w:rsidR="006F7CCF">
          <w:rPr>
            <w:rFonts w:ascii="Calibri" w:eastAsia="Calibri" w:hAnsi="Calibri" w:cs="B Lotus"/>
            <w:sz w:val="24"/>
            <w:szCs w:val="24"/>
            <w:rtl/>
          </w:rPr>
          <w:t xml:space="preserve"> می</w:t>
        </w:r>
        <w:r w:rsidR="006F7CCF">
          <w:rPr>
            <w:rFonts w:ascii="Calibri" w:eastAsia="Calibri" w:hAnsi="Calibri" w:cs="B Lotus" w:hint="cs"/>
            <w:sz w:val="24"/>
            <w:szCs w:val="24"/>
            <w:rtl/>
          </w:rPr>
          <w:t>‌</w:t>
        </w:r>
      </w:ins>
      <w:del w:id="12317" w:author="Mehrnazi Boojari" w:date="2019-01-08T01:16:00Z">
        <w:r w:rsidRPr="00E91C41" w:rsidDel="00632EB0">
          <w:rPr>
            <w:rFonts w:ascii="Calibri" w:eastAsia="Calibri" w:hAnsi="Calibri" w:cs="B Lotus"/>
            <w:sz w:val="24"/>
            <w:szCs w:val="24"/>
            <w:rtl/>
          </w:rPr>
          <w:delText>گردد</w:delText>
        </w:r>
      </w:del>
      <w:ins w:id="12318" w:author="Mehrnazi Boojari" w:date="2019-01-08T01:16:00Z">
        <w:r w:rsidR="00632EB0">
          <w:rPr>
            <w:rFonts w:ascii="Calibri" w:eastAsia="Calibri" w:hAnsi="Calibri" w:cs="B Lotus"/>
            <w:sz w:val="24"/>
            <w:szCs w:val="24"/>
            <w:rtl/>
          </w:rPr>
          <w:t>شود</w:t>
        </w:r>
      </w:ins>
      <w:del w:id="12319" w:author="Mehrnazi Boojari" w:date="2019-01-13T06:57:00Z">
        <w:r w:rsidRPr="00E91C41" w:rsidDel="00012F52">
          <w:rPr>
            <w:rFonts w:ascii="Calibri" w:eastAsia="Calibri" w:hAnsi="Calibri" w:cs="B Lotus"/>
            <w:sz w:val="24"/>
            <w:szCs w:val="24"/>
            <w:rtl/>
          </w:rPr>
          <w:delText>،</w:delText>
        </w:r>
      </w:del>
      <w:r w:rsidRPr="00E91C41">
        <w:rPr>
          <w:rFonts w:ascii="Calibri" w:eastAsia="Calibri" w:hAnsi="Calibri" w:cs="B Lotus"/>
          <w:sz w:val="24"/>
          <w:szCs w:val="24"/>
          <w:rtl/>
        </w:rPr>
        <w:t xml:space="preserve"> مورد </w:t>
      </w:r>
      <w:del w:id="12320" w:author="Mehrnazi Boojari" w:date="2019-01-13T06:57:00Z">
        <w:r w:rsidRPr="00E91C41" w:rsidDel="00012F52">
          <w:rPr>
            <w:rFonts w:ascii="Calibri" w:eastAsia="Calibri" w:hAnsi="Calibri" w:cs="B Lotus"/>
            <w:sz w:val="24"/>
            <w:szCs w:val="24"/>
            <w:rtl/>
          </w:rPr>
          <w:delText xml:space="preserve">تاکید </w:delText>
        </w:r>
      </w:del>
      <w:ins w:id="12321" w:author="Mehrnazi Boojari" w:date="2019-01-13T06:57:00Z">
        <w:r w:rsidR="00012F52" w:rsidRPr="00E91C41">
          <w:rPr>
            <w:rFonts w:ascii="Calibri" w:eastAsia="Calibri" w:hAnsi="Calibri" w:cs="B Lotus"/>
            <w:sz w:val="24"/>
            <w:szCs w:val="24"/>
            <w:rtl/>
          </w:rPr>
          <w:t>ت</w:t>
        </w:r>
        <w:r w:rsidR="00012F52">
          <w:rPr>
            <w:rFonts w:ascii="Calibri" w:eastAsia="Calibri" w:hAnsi="Calibri" w:cs="B Lotus" w:hint="cs"/>
            <w:sz w:val="24"/>
            <w:szCs w:val="24"/>
            <w:rtl/>
          </w:rPr>
          <w:t>أ</w:t>
        </w:r>
        <w:r w:rsidR="00012F52" w:rsidRPr="00E91C41">
          <w:rPr>
            <w:rFonts w:ascii="Calibri" w:eastAsia="Calibri" w:hAnsi="Calibri" w:cs="B Lotus"/>
            <w:sz w:val="24"/>
            <w:szCs w:val="24"/>
            <w:rtl/>
          </w:rPr>
          <w:t xml:space="preserve">کید </w:t>
        </w:r>
      </w:ins>
      <w:r w:rsidRPr="00E91C41">
        <w:rPr>
          <w:rFonts w:ascii="Calibri" w:eastAsia="Calibri" w:hAnsi="Calibri" w:cs="B Lotus"/>
          <w:sz w:val="24"/>
          <w:szCs w:val="24"/>
          <w:rtl/>
        </w:rPr>
        <w:t>است. نقش دولت در این زمینه</w:t>
      </w:r>
      <w:del w:id="12322" w:author="Mehrnazi Boojari" w:date="2019-01-07T09:49:00Z">
        <w:r w:rsidRPr="00E91C41" w:rsidDel="006F7CCF">
          <w:rPr>
            <w:rFonts w:ascii="Calibri" w:eastAsia="Calibri" w:hAnsi="Calibri" w:cs="B Lotus"/>
            <w:sz w:val="24"/>
            <w:szCs w:val="24"/>
            <w:rtl/>
          </w:rPr>
          <w:delText xml:space="preserve"> می </w:delText>
        </w:r>
      </w:del>
      <w:ins w:id="12323" w:author="Mehrnazi Boojari" w:date="2019-01-07T09:49:00Z">
        <w:r w:rsidR="006F7CCF">
          <w:rPr>
            <w:rFonts w:ascii="Calibri" w:eastAsia="Calibri" w:hAnsi="Calibri" w:cs="B Lotus"/>
            <w:sz w:val="24"/>
            <w:szCs w:val="24"/>
            <w:rtl/>
          </w:rPr>
          <w:t xml:space="preserve"> می</w:t>
        </w:r>
        <w:r w:rsidR="006F7CCF">
          <w:rPr>
            <w:rFonts w:ascii="Calibri" w:eastAsia="Calibri" w:hAnsi="Calibri" w:cs="B Lotus" w:hint="cs"/>
            <w:sz w:val="24"/>
            <w:szCs w:val="24"/>
            <w:rtl/>
          </w:rPr>
          <w:t>‌</w:t>
        </w:r>
      </w:ins>
      <w:r w:rsidRPr="00E91C41">
        <w:rPr>
          <w:rFonts w:ascii="Calibri" w:eastAsia="Calibri" w:hAnsi="Calibri" w:cs="B Lotus"/>
          <w:sz w:val="24"/>
          <w:szCs w:val="24"/>
          <w:rtl/>
        </w:rPr>
        <w:t>بایست معطوف به راهنمایی، مدیریت، هدایت و نظارت مسکن روستایی باشد</w:t>
      </w:r>
      <w:ins w:id="12324" w:author="Mehrnazi Boojari" w:date="2019-01-13T06:57:00Z">
        <w:r w:rsidR="00012F52">
          <w:rPr>
            <w:rFonts w:ascii="Calibri" w:eastAsia="Calibri" w:hAnsi="Calibri" w:cs="B Lotus" w:hint="cs"/>
            <w:sz w:val="24"/>
            <w:szCs w:val="24"/>
            <w:rtl/>
          </w:rPr>
          <w:t>.</w:t>
        </w:r>
      </w:ins>
      <w:del w:id="12325" w:author="Mehrnazi Boojari" w:date="2019-01-13T06:56:00Z">
        <w:r w:rsidRPr="00E91C41" w:rsidDel="00012F52">
          <w:rPr>
            <w:rFonts w:ascii="Calibri" w:eastAsia="Calibri" w:hAnsi="Calibri" w:cs="B Lotus" w:hint="cs"/>
            <w:sz w:val="24"/>
            <w:szCs w:val="24"/>
            <w:rtl/>
          </w:rPr>
          <w:delText xml:space="preserve">". </w:delText>
        </w:r>
      </w:del>
      <w:ins w:id="12326" w:author="Mehrnazi Boojari" w:date="2019-01-13T06:56:00Z">
        <w:r w:rsidR="00012F52">
          <w:rPr>
            <w:rFonts w:ascii="Calibri" w:eastAsia="Calibri" w:hAnsi="Calibri" w:cs="B Lotus" w:hint="cs"/>
            <w:sz w:val="24"/>
            <w:szCs w:val="24"/>
            <w:rtl/>
          </w:rPr>
          <w:t>»</w:t>
        </w:r>
      </w:ins>
    </w:p>
    <w:p w14:paraId="636A1F28" w14:textId="366AB68B" w:rsidR="00E91C41" w:rsidRPr="00E91C41" w:rsidRDefault="00E91C41" w:rsidP="00BD53EE">
      <w:pPr>
        <w:bidi/>
        <w:ind w:firstLine="288"/>
        <w:jc w:val="both"/>
        <w:rPr>
          <w:rFonts w:ascii="Calibri" w:eastAsia="Calibri" w:hAnsi="Calibri" w:cs="B Lotus"/>
          <w:sz w:val="24"/>
          <w:szCs w:val="24"/>
          <w:rtl/>
        </w:rPr>
      </w:pPr>
      <w:del w:id="12327" w:author="Mehrnazi Boojari" w:date="2019-01-13T06:57:00Z">
        <w:r w:rsidRPr="00E91C41" w:rsidDel="00012F52">
          <w:rPr>
            <w:rFonts w:ascii="Calibri" w:eastAsia="Calibri" w:hAnsi="Calibri" w:cs="B Lotus" w:hint="cs"/>
            <w:sz w:val="24"/>
            <w:szCs w:val="24"/>
            <w:rtl/>
          </w:rPr>
          <w:delText xml:space="preserve">تمامی </w:delText>
        </w:r>
      </w:del>
      <w:ins w:id="12328" w:author="Mehrnazi Boojari" w:date="2019-01-13T06:57:00Z">
        <w:r w:rsidR="00012F52">
          <w:rPr>
            <w:rFonts w:ascii="Calibri" w:eastAsia="Calibri" w:hAnsi="Calibri" w:cs="B Lotus" w:hint="cs"/>
            <w:sz w:val="24"/>
            <w:szCs w:val="24"/>
            <w:rtl/>
          </w:rPr>
          <w:t>همۀ</w:t>
        </w:r>
        <w:r w:rsidR="00012F52" w:rsidRPr="00E91C41">
          <w:rPr>
            <w:rFonts w:ascii="Calibri" w:eastAsia="Calibri" w:hAnsi="Calibri" w:cs="B Lotus" w:hint="cs"/>
            <w:sz w:val="24"/>
            <w:szCs w:val="24"/>
            <w:rtl/>
          </w:rPr>
          <w:t xml:space="preserve"> </w:t>
        </w:r>
      </w:ins>
      <w:r w:rsidRPr="00E91C41">
        <w:rPr>
          <w:rFonts w:ascii="Calibri" w:eastAsia="Calibri" w:hAnsi="Calibri" w:cs="B Lotus" w:hint="cs"/>
          <w:sz w:val="24"/>
          <w:szCs w:val="24"/>
          <w:rtl/>
        </w:rPr>
        <w:t>آنچه در این بیانیه آمده دقیقا</w:t>
      </w:r>
      <w:ins w:id="12329" w:author="Mehrnazi Boojari" w:date="2019-01-13T06:57:00Z">
        <w:r w:rsidR="00012F52">
          <w:rPr>
            <w:rFonts w:ascii="Calibri" w:eastAsia="Calibri" w:hAnsi="Calibri" w:cs="B Lotus" w:hint="cs"/>
            <w:sz w:val="24"/>
            <w:szCs w:val="24"/>
            <w:rtl/>
          </w:rPr>
          <w:t>ً</w:t>
        </w:r>
      </w:ins>
      <w:r w:rsidRPr="00E91C41">
        <w:rPr>
          <w:rFonts w:ascii="Calibri" w:eastAsia="Calibri" w:hAnsi="Calibri" w:cs="B Lotus" w:hint="cs"/>
          <w:sz w:val="24"/>
          <w:szCs w:val="24"/>
          <w:rtl/>
        </w:rPr>
        <w:t xml:space="preserve"> </w:t>
      </w:r>
      <w:del w:id="12330" w:author="Mehrnazi Boojari" w:date="2019-01-10T01:06:00Z">
        <w:r w:rsidRPr="00E91C41" w:rsidDel="00647583">
          <w:rPr>
            <w:rFonts w:ascii="Calibri" w:eastAsia="Calibri" w:hAnsi="Calibri" w:cs="B Lotus" w:hint="cs"/>
            <w:sz w:val="24"/>
            <w:szCs w:val="24"/>
            <w:rtl/>
          </w:rPr>
          <w:delText>مبتنی بر</w:delText>
        </w:r>
      </w:del>
      <w:ins w:id="12331" w:author="Mehrnazi Boojari" w:date="2019-01-10T01:06:00Z">
        <w:r w:rsidR="00647583">
          <w:rPr>
            <w:rFonts w:ascii="Calibri" w:eastAsia="Calibri" w:hAnsi="Calibri" w:cs="B Lotus" w:hint="cs"/>
            <w:sz w:val="24"/>
            <w:szCs w:val="24"/>
            <w:rtl/>
          </w:rPr>
          <w:t>مبتنی</w:t>
        </w:r>
        <w:r w:rsidR="00647583">
          <w:rPr>
            <w:rFonts w:ascii="Times New Roman" w:eastAsia="Calibri" w:hAnsi="Times New Roman" w:cs="Times New Roman" w:hint="cs"/>
            <w:sz w:val="24"/>
            <w:szCs w:val="24"/>
            <w:rtl/>
          </w:rPr>
          <w:t> </w:t>
        </w:r>
        <w:r w:rsidR="00647583">
          <w:rPr>
            <w:rFonts w:ascii="Calibri" w:eastAsia="Calibri" w:hAnsi="Calibri" w:cs="B Lotus" w:hint="cs"/>
            <w:sz w:val="24"/>
            <w:szCs w:val="24"/>
            <w:rtl/>
          </w:rPr>
          <w:t>بر</w:t>
        </w:r>
      </w:ins>
      <w:r w:rsidRPr="00E91C41">
        <w:rPr>
          <w:rFonts w:ascii="Calibri" w:eastAsia="Calibri" w:hAnsi="Calibri" w:cs="B Lotus" w:hint="cs"/>
          <w:sz w:val="24"/>
          <w:szCs w:val="24"/>
          <w:rtl/>
        </w:rPr>
        <w:t xml:space="preserve"> چالش</w:t>
      </w:r>
      <w:del w:id="12332" w:author="Mehrnazi Boojari" w:date="2019-01-07T09:46:00Z">
        <w:r w:rsidRPr="00E91C41" w:rsidDel="006F7CCF">
          <w:rPr>
            <w:rFonts w:ascii="Calibri" w:eastAsia="Calibri" w:hAnsi="Calibri" w:cs="B Lotus" w:hint="cs"/>
            <w:sz w:val="24"/>
            <w:szCs w:val="24"/>
            <w:rtl/>
          </w:rPr>
          <w:delText xml:space="preserve"> های </w:delText>
        </w:r>
      </w:del>
      <w:ins w:id="12333" w:author="Mehrnazi Boojari" w:date="2019-01-07T09:46:00Z">
        <w:r w:rsidR="006F7CCF">
          <w:rPr>
            <w:rFonts w:ascii="Calibri" w:eastAsia="Calibri" w:hAnsi="Calibri" w:cs="B Lotus" w:hint="cs"/>
            <w:sz w:val="24"/>
            <w:szCs w:val="24"/>
            <w:rtl/>
          </w:rPr>
          <w:t xml:space="preserve">‌های </w:t>
        </w:r>
      </w:ins>
      <w:r w:rsidRPr="00E91C41">
        <w:rPr>
          <w:rFonts w:ascii="Calibri" w:eastAsia="Calibri" w:hAnsi="Calibri" w:cs="B Lotus" w:hint="cs"/>
          <w:sz w:val="24"/>
          <w:szCs w:val="24"/>
          <w:rtl/>
        </w:rPr>
        <w:t>احصا</w:t>
      </w:r>
      <w:del w:id="12334" w:author="Mehrnazi Boojari" w:date="2019-01-13T06:57:00Z">
        <w:r w:rsidRPr="00E91C41" w:rsidDel="00012F52">
          <w:rPr>
            <w:rFonts w:ascii="Calibri" w:eastAsia="Calibri" w:hAnsi="Calibri" w:cs="B Lotus" w:hint="cs"/>
            <w:sz w:val="24"/>
            <w:szCs w:val="24"/>
            <w:rtl/>
          </w:rPr>
          <w:delText xml:space="preserve"> </w:delText>
        </w:r>
      </w:del>
      <w:r w:rsidRPr="00E91C41">
        <w:rPr>
          <w:rFonts w:ascii="Calibri" w:eastAsia="Calibri" w:hAnsi="Calibri" w:cs="B Lotus" w:hint="cs"/>
          <w:sz w:val="24"/>
          <w:szCs w:val="24"/>
          <w:rtl/>
        </w:rPr>
        <w:t>شده از مطالعات نظری و مصاحبه</w:t>
      </w:r>
      <w:del w:id="12335" w:author="Mehrnazi Boojari" w:date="2019-01-07T10:43:00Z">
        <w:r w:rsidRPr="00E91C41" w:rsidDel="006A1F1D">
          <w:rPr>
            <w:rFonts w:ascii="Calibri" w:eastAsia="Calibri" w:hAnsi="Calibri" w:cs="B Lotus" w:hint="cs"/>
            <w:sz w:val="24"/>
            <w:szCs w:val="24"/>
            <w:rtl/>
          </w:rPr>
          <w:delText xml:space="preserve"> هایی </w:delText>
        </w:r>
      </w:del>
      <w:ins w:id="12336" w:author="Mehrnazi Boojari" w:date="2019-01-07T10:43:00Z">
        <w:r w:rsidR="006A1F1D">
          <w:rPr>
            <w:rFonts w:ascii="Calibri" w:eastAsia="Calibri" w:hAnsi="Calibri" w:cs="B Lotus" w:hint="cs"/>
            <w:sz w:val="24"/>
            <w:szCs w:val="24"/>
            <w:rtl/>
          </w:rPr>
          <w:t xml:space="preserve">‌هایی </w:t>
        </w:r>
      </w:ins>
      <w:r w:rsidRPr="00E91C41">
        <w:rPr>
          <w:rFonts w:ascii="Calibri" w:eastAsia="Calibri" w:hAnsi="Calibri" w:cs="B Lotus" w:hint="cs"/>
          <w:sz w:val="24"/>
          <w:szCs w:val="24"/>
          <w:rtl/>
        </w:rPr>
        <w:t xml:space="preserve">است که از </w:t>
      </w:r>
      <w:del w:id="12337" w:author="Mehrnazi Boojari" w:date="2019-01-07T10:39:00Z">
        <w:r w:rsidRPr="00E91C41" w:rsidDel="006A1F1D">
          <w:rPr>
            <w:rFonts w:ascii="Calibri" w:eastAsia="Calibri" w:hAnsi="Calibri" w:cs="B Lotus" w:hint="cs"/>
            <w:sz w:val="24"/>
            <w:szCs w:val="24"/>
            <w:rtl/>
          </w:rPr>
          <w:delText>مسئولین</w:delText>
        </w:r>
      </w:del>
      <w:ins w:id="12338" w:author="Mehrnazi Boojari" w:date="2019-01-07T10:39:00Z">
        <w:r w:rsidR="006A1F1D">
          <w:rPr>
            <w:rFonts w:ascii="Calibri" w:eastAsia="Calibri" w:hAnsi="Calibri" w:cs="B Lotus" w:hint="cs"/>
            <w:sz w:val="24"/>
            <w:szCs w:val="24"/>
            <w:rtl/>
          </w:rPr>
          <w:t>مسئولان</w:t>
        </w:r>
      </w:ins>
      <w:r w:rsidRPr="00E91C41">
        <w:rPr>
          <w:rFonts w:ascii="Calibri" w:eastAsia="Calibri" w:hAnsi="Calibri" w:cs="B Lotus" w:hint="cs"/>
          <w:sz w:val="24"/>
          <w:szCs w:val="24"/>
          <w:rtl/>
        </w:rPr>
        <w:t xml:space="preserve"> امر مسکن </w:t>
      </w:r>
      <w:r w:rsidRPr="00F87361">
        <w:rPr>
          <w:rFonts w:ascii="Calibri" w:eastAsia="Calibri" w:hAnsi="Calibri" w:cs="B Lotus" w:hint="cs"/>
          <w:sz w:val="24"/>
          <w:szCs w:val="24"/>
          <w:rtl/>
        </w:rPr>
        <w:t>روستایی است</w:t>
      </w:r>
      <w:del w:id="12339" w:author="Mehrnazi Boojari" w:date="2019-01-07T09:53:00Z">
        <w:r w:rsidRPr="00F87361" w:rsidDel="006F7CCF">
          <w:rPr>
            <w:rFonts w:ascii="Calibri" w:eastAsia="Calibri" w:hAnsi="Calibri" w:cs="B Lotus" w:hint="cs"/>
            <w:sz w:val="24"/>
            <w:szCs w:val="24"/>
            <w:rtl/>
          </w:rPr>
          <w:delText xml:space="preserve"> . </w:delText>
        </w:r>
      </w:del>
      <w:ins w:id="12340" w:author="Mehrnazi Boojari" w:date="2019-01-07T09:53:00Z">
        <w:r w:rsidR="006F7CCF">
          <w:rPr>
            <w:rFonts w:ascii="Calibri" w:eastAsia="Calibri" w:hAnsi="Calibri" w:cs="B Lotus" w:hint="cs"/>
            <w:sz w:val="24"/>
            <w:szCs w:val="24"/>
            <w:rtl/>
          </w:rPr>
          <w:t xml:space="preserve">. </w:t>
        </w:r>
      </w:ins>
      <w:del w:id="12341" w:author="Mehrnazi Boojari" w:date="2019-01-08T02:17:00Z">
        <w:r w:rsidRPr="00F87361" w:rsidDel="00011A5C">
          <w:rPr>
            <w:rFonts w:ascii="Calibri" w:eastAsia="Calibri" w:hAnsi="Calibri" w:cs="B Lotus" w:hint="cs"/>
            <w:sz w:val="24"/>
            <w:szCs w:val="24"/>
            <w:rtl/>
          </w:rPr>
          <w:delText>علاوه بر</w:delText>
        </w:r>
      </w:del>
      <w:ins w:id="12342" w:author="Mehrnazi Boojari" w:date="2019-01-08T02:17:00Z">
        <w:r w:rsidR="00011A5C">
          <w:rPr>
            <w:rFonts w:ascii="Calibri" w:eastAsia="Calibri" w:hAnsi="Calibri" w:cs="B Lotus" w:hint="cs"/>
            <w:sz w:val="24"/>
            <w:szCs w:val="24"/>
            <w:rtl/>
          </w:rPr>
          <w:t>علاوه</w:t>
        </w:r>
        <w:r w:rsidR="00011A5C">
          <w:rPr>
            <w:rFonts w:ascii="Times New Roman" w:eastAsia="Calibri" w:hAnsi="Times New Roman" w:cs="Times New Roman" w:hint="cs"/>
            <w:sz w:val="24"/>
            <w:szCs w:val="24"/>
            <w:rtl/>
          </w:rPr>
          <w:t> </w:t>
        </w:r>
        <w:r w:rsidR="00011A5C">
          <w:rPr>
            <w:rFonts w:ascii="Calibri" w:eastAsia="Calibri" w:hAnsi="Calibri" w:cs="B Lotus" w:hint="cs"/>
            <w:sz w:val="24"/>
            <w:szCs w:val="24"/>
            <w:rtl/>
          </w:rPr>
          <w:t>بر</w:t>
        </w:r>
      </w:ins>
      <w:r w:rsidRPr="00F87361">
        <w:rPr>
          <w:rFonts w:ascii="Calibri" w:eastAsia="Calibri" w:hAnsi="Calibri" w:cs="B Lotus" w:hint="cs"/>
          <w:sz w:val="24"/>
          <w:szCs w:val="24"/>
          <w:rtl/>
        </w:rPr>
        <w:t xml:space="preserve"> این موضوع</w:t>
      </w:r>
      <w:ins w:id="12343" w:author="Mehrnazi Boojari" w:date="2019-01-13T06:57:00Z">
        <w:r w:rsidR="00012F52">
          <w:rPr>
            <w:rFonts w:ascii="Calibri" w:eastAsia="Calibri" w:hAnsi="Calibri" w:cs="B Lotus" w:hint="cs"/>
            <w:sz w:val="24"/>
            <w:szCs w:val="24"/>
            <w:rtl/>
          </w:rPr>
          <w:t>،</w:t>
        </w:r>
      </w:ins>
      <w:r w:rsidRPr="00F87361">
        <w:rPr>
          <w:rFonts w:ascii="Calibri" w:eastAsia="Calibri" w:hAnsi="Calibri" w:cs="B Lotus" w:hint="cs"/>
          <w:sz w:val="24"/>
          <w:szCs w:val="24"/>
          <w:rtl/>
        </w:rPr>
        <w:t xml:space="preserve"> در گفتگویی که </w:t>
      </w:r>
      <w:r w:rsidRPr="00F87361">
        <w:rPr>
          <w:rFonts w:ascii="Calibri" w:eastAsia="Calibri" w:hAnsi="Calibri" w:cs="B Lotus"/>
          <w:sz w:val="24"/>
          <w:szCs w:val="24"/>
          <w:rtl/>
        </w:rPr>
        <w:t>مسعود ایزدی</w:t>
      </w:r>
      <w:r w:rsidRPr="00F87361">
        <w:rPr>
          <w:rFonts w:ascii="Calibri" w:eastAsia="Calibri" w:hAnsi="Calibri" w:cs="B Lotus"/>
          <w:sz w:val="24"/>
          <w:szCs w:val="24"/>
          <w:vertAlign w:val="superscript"/>
          <w:rtl/>
        </w:rPr>
        <w:footnoteReference w:id="71"/>
      </w:r>
      <w:del w:id="12350" w:author="Mehrnazi Boojari" w:date="2019-01-07T09:47:00Z">
        <w:r w:rsidRPr="00F87361" w:rsidDel="006F7CCF">
          <w:rPr>
            <w:rFonts w:ascii="Calibri" w:eastAsia="Calibri" w:hAnsi="Calibri" w:cs="B Lotus" w:hint="cs"/>
            <w:sz w:val="24"/>
            <w:szCs w:val="24"/>
            <w:rtl/>
          </w:rPr>
          <w:delText xml:space="preserve"> ،</w:delText>
        </w:r>
      </w:del>
      <w:ins w:id="12351" w:author="Mehrnazi Boojari" w:date="2019-01-07T09:47:00Z">
        <w:r w:rsidR="006F7CCF">
          <w:rPr>
            <w:rFonts w:ascii="Calibri" w:eastAsia="Calibri" w:hAnsi="Calibri" w:cs="B Lotus" w:hint="cs"/>
            <w:sz w:val="24"/>
            <w:szCs w:val="24"/>
            <w:rtl/>
          </w:rPr>
          <w:t>،</w:t>
        </w:r>
      </w:ins>
      <w:r w:rsidRPr="00F87361">
        <w:rPr>
          <w:rFonts w:ascii="Calibri" w:eastAsia="Calibri" w:hAnsi="Calibri" w:cs="B Lotus" w:hint="cs"/>
          <w:sz w:val="24"/>
          <w:szCs w:val="24"/>
          <w:rtl/>
        </w:rPr>
        <w:t xml:space="preserve"> </w:t>
      </w:r>
      <w:r w:rsidRPr="00F87361">
        <w:rPr>
          <w:rFonts w:ascii="Calibri" w:eastAsia="Calibri" w:hAnsi="Calibri" w:cs="B Lotus"/>
          <w:sz w:val="24"/>
          <w:szCs w:val="24"/>
          <w:rtl/>
        </w:rPr>
        <w:t>مدیر امور ارتباطات</w:t>
      </w:r>
      <w:r w:rsidRPr="00E91C41">
        <w:rPr>
          <w:rFonts w:ascii="Calibri" w:eastAsia="Calibri" w:hAnsi="Calibri" w:cs="B Lotus"/>
          <w:sz w:val="24"/>
          <w:szCs w:val="24"/>
          <w:rtl/>
        </w:rPr>
        <w:t xml:space="preserve"> و بازاریابی بانک مسکن با اشاره به پیام مدیر اجرایی هبیتات برای شهرهای </w:t>
      </w:r>
      <w:r w:rsidRPr="00E91C41">
        <w:rPr>
          <w:rFonts w:ascii="Calibri" w:eastAsia="Calibri" w:hAnsi="Calibri" w:cs="B Lotus"/>
          <w:sz w:val="24"/>
          <w:szCs w:val="24"/>
          <w:rtl/>
          <w:lang w:bidi="fa-IR"/>
        </w:rPr>
        <w:t>۲۰۱۸-۲۰۱۷</w:t>
      </w:r>
      <w:del w:id="12352" w:author="Mehrnazi Boojari" w:date="2019-01-13T06:58:00Z">
        <w:r w:rsidRPr="00E91C41" w:rsidDel="00012F52">
          <w:rPr>
            <w:rFonts w:ascii="Calibri" w:eastAsia="Calibri" w:hAnsi="Calibri" w:cs="B Lotus"/>
            <w:sz w:val="24"/>
            <w:szCs w:val="24"/>
            <w:rtl/>
          </w:rPr>
          <w:delText>،</w:delText>
        </w:r>
      </w:del>
      <w:r w:rsidRPr="00E91C41">
        <w:rPr>
          <w:rFonts w:ascii="Calibri" w:eastAsia="Calibri" w:hAnsi="Calibri" w:cs="B Lotus" w:hint="cs"/>
          <w:sz w:val="24"/>
          <w:szCs w:val="24"/>
          <w:rtl/>
        </w:rPr>
        <w:t xml:space="preserve"> داشته عنوان شده است</w:t>
      </w:r>
      <w:del w:id="12353" w:author="Mehrnazi Boojari" w:date="2019-01-13T06:58:00Z">
        <w:r w:rsidRPr="00E91C41" w:rsidDel="00012F52">
          <w:rPr>
            <w:rFonts w:ascii="Calibri" w:eastAsia="Calibri" w:hAnsi="Calibri" w:cs="B Lotus" w:hint="cs"/>
            <w:sz w:val="24"/>
            <w:szCs w:val="24"/>
            <w:rtl/>
          </w:rPr>
          <w:delText xml:space="preserve"> که</w:delText>
        </w:r>
      </w:del>
      <w:ins w:id="12354" w:author="Mehrnazi Boojari" w:date="2019-01-13T06:58:00Z">
        <w:r w:rsidR="00012F52">
          <w:rPr>
            <w:rFonts w:ascii="Calibri" w:eastAsia="Calibri" w:hAnsi="Calibri" w:cs="B Lotus" w:hint="cs"/>
            <w:sz w:val="24"/>
            <w:szCs w:val="24"/>
            <w:rtl/>
          </w:rPr>
          <w:t>:</w:t>
        </w:r>
      </w:ins>
      <w:r w:rsidRPr="00E91C41">
        <w:rPr>
          <w:rFonts w:ascii="Calibri" w:eastAsia="Calibri" w:hAnsi="Calibri" w:cs="B Lotus" w:hint="cs"/>
          <w:sz w:val="24"/>
          <w:szCs w:val="24"/>
          <w:rtl/>
        </w:rPr>
        <w:t xml:space="preserve"> </w:t>
      </w:r>
      <w:del w:id="12355" w:author="Mehrnazi Boojari" w:date="2019-01-16T01:06:00Z">
        <w:r w:rsidRPr="00E91C41" w:rsidDel="000C2A38">
          <w:rPr>
            <w:rFonts w:ascii="Calibri" w:eastAsia="Calibri" w:hAnsi="Calibri" w:cs="B Lotus" w:hint="cs"/>
            <w:sz w:val="24"/>
            <w:szCs w:val="24"/>
            <w:rtl/>
          </w:rPr>
          <w:delText>"</w:delText>
        </w:r>
      </w:del>
      <w:r w:rsidRPr="00E91C41">
        <w:rPr>
          <w:rFonts w:ascii="Calibri" w:eastAsia="Calibri" w:hAnsi="Calibri" w:cs="B Lotus"/>
          <w:sz w:val="24"/>
          <w:szCs w:val="24"/>
          <w:rtl/>
        </w:rPr>
        <w:t>هب</w:t>
      </w:r>
      <w:r w:rsidRPr="00E91C41">
        <w:rPr>
          <w:rFonts w:ascii="Calibri" w:eastAsia="Calibri" w:hAnsi="Calibri" w:cs="B Lotus" w:hint="cs"/>
          <w:sz w:val="24"/>
          <w:szCs w:val="24"/>
          <w:rtl/>
        </w:rPr>
        <w:t>ی</w:t>
      </w:r>
      <w:r w:rsidRPr="00E91C41">
        <w:rPr>
          <w:rFonts w:ascii="Calibri" w:eastAsia="Calibri" w:hAnsi="Calibri" w:cs="B Lotus" w:hint="eastAsia"/>
          <w:sz w:val="24"/>
          <w:szCs w:val="24"/>
          <w:rtl/>
        </w:rPr>
        <w:t>تات</w:t>
      </w:r>
      <w:r w:rsidRPr="00E91C41">
        <w:rPr>
          <w:rFonts w:ascii="Calibri" w:eastAsia="Calibri" w:hAnsi="Calibri" w:cs="B Lotus"/>
          <w:sz w:val="24"/>
          <w:szCs w:val="24"/>
          <w:rtl/>
        </w:rPr>
        <w:t xml:space="preserve"> از دولت</w:t>
      </w:r>
      <w:ins w:id="12356" w:author="Mehrnazi Boojari" w:date="2019-01-08T23:50:00Z">
        <w:r w:rsidR="00EE38C5">
          <w:rPr>
            <w:rFonts w:ascii="Calibri" w:eastAsia="Calibri" w:hAnsi="Calibri" w:cs="B Nazanin" w:hint="cs"/>
            <w:sz w:val="24"/>
            <w:szCs w:val="24"/>
            <w:rtl/>
          </w:rPr>
          <w:t>‌</w:t>
        </w:r>
      </w:ins>
      <w:r w:rsidRPr="00E91C41">
        <w:rPr>
          <w:rFonts w:ascii="Calibri" w:eastAsia="Calibri" w:hAnsi="Calibri" w:cs="B Lotus"/>
          <w:sz w:val="24"/>
          <w:szCs w:val="24"/>
          <w:rtl/>
        </w:rPr>
        <w:t>ها خواسته است س</w:t>
      </w:r>
      <w:r w:rsidRPr="00E91C41">
        <w:rPr>
          <w:rFonts w:ascii="Calibri" w:eastAsia="Calibri" w:hAnsi="Calibri" w:cs="B Lotus" w:hint="cs"/>
          <w:sz w:val="24"/>
          <w:szCs w:val="24"/>
          <w:rtl/>
        </w:rPr>
        <w:t>ی</w:t>
      </w:r>
      <w:r w:rsidRPr="00E91C41">
        <w:rPr>
          <w:rFonts w:ascii="Calibri" w:eastAsia="Calibri" w:hAnsi="Calibri" w:cs="B Lotus" w:hint="eastAsia"/>
          <w:sz w:val="24"/>
          <w:szCs w:val="24"/>
          <w:rtl/>
        </w:rPr>
        <w:t>است</w:t>
      </w:r>
      <w:del w:id="12357" w:author="Mehrnazi Boojari" w:date="2019-01-07T09:46:00Z">
        <w:r w:rsidRPr="00E91C41" w:rsidDel="006F7CCF">
          <w:rPr>
            <w:rFonts w:ascii="Calibri" w:eastAsia="Calibri" w:hAnsi="Calibri" w:cs="B Lotus"/>
            <w:sz w:val="24"/>
            <w:szCs w:val="24"/>
            <w:rtl/>
          </w:rPr>
          <w:delText xml:space="preserve"> ها</w:delText>
        </w:r>
        <w:r w:rsidRPr="00E91C41" w:rsidDel="006F7CCF">
          <w:rPr>
            <w:rFonts w:ascii="Calibri" w:eastAsia="Calibri" w:hAnsi="Calibri" w:cs="B Lotus" w:hint="cs"/>
            <w:sz w:val="24"/>
            <w:szCs w:val="24"/>
            <w:rtl/>
          </w:rPr>
          <w:delText>ی</w:delText>
        </w:r>
        <w:r w:rsidRPr="00E91C41" w:rsidDel="006F7CCF">
          <w:rPr>
            <w:rFonts w:ascii="Calibri" w:eastAsia="Calibri" w:hAnsi="Calibri" w:cs="B Lotus"/>
            <w:sz w:val="24"/>
            <w:szCs w:val="24"/>
            <w:rtl/>
          </w:rPr>
          <w:delText xml:space="preserve"> </w:delText>
        </w:r>
      </w:del>
      <w:ins w:id="12358" w:author="Mehrnazi Boojari" w:date="2019-01-07T09:46:00Z">
        <w:r w:rsidR="006F7CCF">
          <w:rPr>
            <w:rFonts w:ascii="Calibri" w:eastAsia="Calibri" w:hAnsi="Calibri" w:cs="B Lotus" w:hint="cs"/>
            <w:sz w:val="24"/>
            <w:szCs w:val="24"/>
            <w:rtl/>
          </w:rPr>
          <w:t>‌</w:t>
        </w:r>
        <w:r w:rsidR="006F7CCF">
          <w:rPr>
            <w:rFonts w:ascii="Calibri" w:eastAsia="Calibri" w:hAnsi="Calibri" w:cs="B Lotus"/>
            <w:sz w:val="24"/>
            <w:szCs w:val="24"/>
            <w:rtl/>
          </w:rPr>
          <w:t xml:space="preserve">های </w:t>
        </w:r>
      </w:ins>
      <w:r w:rsidRPr="00E91C41">
        <w:rPr>
          <w:rFonts w:ascii="Calibri" w:eastAsia="Calibri" w:hAnsi="Calibri" w:cs="B Lotus"/>
          <w:sz w:val="24"/>
          <w:szCs w:val="24"/>
          <w:rtl/>
        </w:rPr>
        <w:t xml:space="preserve">مسکن </w:t>
      </w:r>
      <w:del w:id="12359" w:author="Mehrnazi Boojari" w:date="2019-01-08T03:19:00Z">
        <w:r w:rsidRPr="00E91C41" w:rsidDel="006770E1">
          <w:rPr>
            <w:rFonts w:ascii="Calibri" w:eastAsia="Calibri" w:hAnsi="Calibri" w:cs="B Lotus"/>
            <w:sz w:val="24"/>
            <w:szCs w:val="24"/>
            <w:rtl/>
          </w:rPr>
          <w:delText>موثر</w:delText>
        </w:r>
      </w:del>
      <w:ins w:id="12360" w:author="Mehrnazi Boojari" w:date="2019-01-08T03:19:00Z">
        <w:r w:rsidR="006770E1">
          <w:rPr>
            <w:rFonts w:ascii="Calibri" w:eastAsia="Calibri" w:hAnsi="Calibri" w:cs="B Lotus"/>
            <w:sz w:val="24"/>
            <w:szCs w:val="24"/>
            <w:rtl/>
          </w:rPr>
          <w:t>مؤثر</w:t>
        </w:r>
      </w:ins>
      <w:r w:rsidRPr="00E91C41">
        <w:rPr>
          <w:rFonts w:ascii="Calibri" w:eastAsia="Calibri" w:hAnsi="Calibri" w:cs="B Lotus"/>
          <w:sz w:val="24"/>
          <w:szCs w:val="24"/>
          <w:rtl/>
        </w:rPr>
        <w:t xml:space="preserve"> و فراگ</w:t>
      </w:r>
      <w:r w:rsidRPr="00E91C41">
        <w:rPr>
          <w:rFonts w:ascii="Calibri" w:eastAsia="Calibri" w:hAnsi="Calibri" w:cs="B Lotus" w:hint="cs"/>
          <w:sz w:val="24"/>
          <w:szCs w:val="24"/>
          <w:rtl/>
        </w:rPr>
        <w:t>ی</w:t>
      </w:r>
      <w:r w:rsidRPr="00E91C41">
        <w:rPr>
          <w:rFonts w:ascii="Calibri" w:eastAsia="Calibri" w:hAnsi="Calibri" w:cs="B Lotus" w:hint="eastAsia"/>
          <w:sz w:val="24"/>
          <w:szCs w:val="24"/>
          <w:rtl/>
        </w:rPr>
        <w:t>ر</w:t>
      </w:r>
      <w:r w:rsidRPr="00E91C41">
        <w:rPr>
          <w:rFonts w:ascii="Calibri" w:eastAsia="Calibri" w:hAnsi="Calibri" w:cs="B Lotus"/>
          <w:sz w:val="24"/>
          <w:szCs w:val="24"/>
          <w:rtl/>
        </w:rPr>
        <w:t xml:space="preserve"> برا</w:t>
      </w:r>
      <w:r w:rsidRPr="00E91C41">
        <w:rPr>
          <w:rFonts w:ascii="Calibri" w:eastAsia="Calibri" w:hAnsi="Calibri" w:cs="B Lotus" w:hint="cs"/>
          <w:sz w:val="24"/>
          <w:szCs w:val="24"/>
          <w:rtl/>
        </w:rPr>
        <w:t>ی</w:t>
      </w:r>
      <w:r w:rsidRPr="00E91C41">
        <w:rPr>
          <w:rFonts w:ascii="Calibri" w:eastAsia="Calibri" w:hAnsi="Calibri" w:cs="B Lotus"/>
          <w:sz w:val="24"/>
          <w:szCs w:val="24"/>
          <w:rtl/>
        </w:rPr>
        <w:t xml:space="preserve"> دست</w:t>
      </w:r>
      <w:r w:rsidRPr="00E91C41">
        <w:rPr>
          <w:rFonts w:ascii="Calibri" w:eastAsia="Calibri" w:hAnsi="Calibri" w:cs="B Lotus" w:hint="cs"/>
          <w:sz w:val="24"/>
          <w:szCs w:val="24"/>
          <w:rtl/>
        </w:rPr>
        <w:t>ی</w:t>
      </w:r>
      <w:r w:rsidRPr="00E91C41">
        <w:rPr>
          <w:rFonts w:ascii="Calibri" w:eastAsia="Calibri" w:hAnsi="Calibri" w:cs="B Lotus" w:hint="eastAsia"/>
          <w:sz w:val="24"/>
          <w:szCs w:val="24"/>
          <w:rtl/>
        </w:rPr>
        <w:t>اب</w:t>
      </w:r>
      <w:r w:rsidRPr="00E91C41">
        <w:rPr>
          <w:rFonts w:ascii="Calibri" w:eastAsia="Calibri" w:hAnsi="Calibri" w:cs="B Lotus" w:hint="cs"/>
          <w:sz w:val="24"/>
          <w:szCs w:val="24"/>
          <w:rtl/>
        </w:rPr>
        <w:t>ی</w:t>
      </w:r>
      <w:r w:rsidRPr="00E91C41">
        <w:rPr>
          <w:rFonts w:ascii="Calibri" w:eastAsia="Calibri" w:hAnsi="Calibri" w:cs="B Lotus"/>
          <w:sz w:val="24"/>
          <w:szCs w:val="24"/>
          <w:rtl/>
        </w:rPr>
        <w:t xml:space="preserve"> اقشار هدف به خانه</w:t>
      </w:r>
      <w:del w:id="12361" w:author="Mehrnazi Boojari" w:date="2019-01-07T09:46:00Z">
        <w:r w:rsidRPr="00E91C41" w:rsidDel="006F7CCF">
          <w:rPr>
            <w:rFonts w:ascii="Calibri" w:eastAsia="Calibri" w:hAnsi="Calibri" w:cs="B Lotus"/>
            <w:sz w:val="24"/>
            <w:szCs w:val="24"/>
            <w:rtl/>
          </w:rPr>
          <w:delText xml:space="preserve"> ها</w:delText>
        </w:r>
        <w:r w:rsidRPr="00E91C41" w:rsidDel="006F7CCF">
          <w:rPr>
            <w:rFonts w:ascii="Calibri" w:eastAsia="Calibri" w:hAnsi="Calibri" w:cs="B Lotus" w:hint="cs"/>
            <w:sz w:val="24"/>
            <w:szCs w:val="24"/>
            <w:rtl/>
          </w:rPr>
          <w:delText>ی</w:delText>
        </w:r>
        <w:r w:rsidRPr="00E91C41" w:rsidDel="006F7CCF">
          <w:rPr>
            <w:rFonts w:ascii="Calibri" w:eastAsia="Calibri" w:hAnsi="Calibri" w:cs="B Lotus"/>
            <w:sz w:val="24"/>
            <w:szCs w:val="24"/>
            <w:rtl/>
          </w:rPr>
          <w:delText xml:space="preserve"> </w:delText>
        </w:r>
      </w:del>
      <w:ins w:id="12362" w:author="Mehrnazi Boojari" w:date="2019-01-07T09:46:00Z">
        <w:r w:rsidR="006F7CCF">
          <w:rPr>
            <w:rFonts w:ascii="Calibri" w:eastAsia="Calibri" w:hAnsi="Calibri" w:cs="B Lotus" w:hint="cs"/>
            <w:sz w:val="24"/>
            <w:szCs w:val="24"/>
            <w:rtl/>
          </w:rPr>
          <w:t>‌</w:t>
        </w:r>
        <w:r w:rsidR="006F7CCF">
          <w:rPr>
            <w:rFonts w:ascii="Calibri" w:eastAsia="Calibri" w:hAnsi="Calibri" w:cs="B Lotus"/>
            <w:sz w:val="24"/>
            <w:szCs w:val="24"/>
            <w:rtl/>
          </w:rPr>
          <w:t xml:space="preserve">های </w:t>
        </w:r>
      </w:ins>
      <w:r w:rsidRPr="00E91C41">
        <w:rPr>
          <w:rFonts w:ascii="Calibri" w:eastAsia="Calibri" w:hAnsi="Calibri" w:cs="B Lotus"/>
          <w:sz w:val="24"/>
          <w:szCs w:val="24"/>
          <w:rtl/>
        </w:rPr>
        <w:t>متناسب با درآمد را در دستور</w:t>
      </w:r>
      <w:del w:id="12363" w:author="Mehrnazi Boojari" w:date="2019-01-08T23:50:00Z">
        <w:r w:rsidRPr="00E91C41" w:rsidDel="00EE38C5">
          <w:rPr>
            <w:rFonts w:ascii="Calibri" w:eastAsia="Calibri" w:hAnsi="Calibri" w:cs="B Lotus"/>
            <w:sz w:val="24"/>
            <w:szCs w:val="24"/>
            <w:rtl/>
          </w:rPr>
          <w:delText xml:space="preserve"> </w:delText>
        </w:r>
      </w:del>
      <w:r w:rsidRPr="00E91C41">
        <w:rPr>
          <w:rFonts w:ascii="Calibri" w:eastAsia="Calibri" w:hAnsi="Calibri" w:cs="B Lotus"/>
          <w:sz w:val="24"/>
          <w:szCs w:val="24"/>
          <w:rtl/>
        </w:rPr>
        <w:t>کار خود قرار دهند و برا</w:t>
      </w:r>
      <w:r w:rsidRPr="00E91C41">
        <w:rPr>
          <w:rFonts w:ascii="Calibri" w:eastAsia="Calibri" w:hAnsi="Calibri" w:cs="B Lotus" w:hint="cs"/>
          <w:sz w:val="24"/>
          <w:szCs w:val="24"/>
          <w:rtl/>
        </w:rPr>
        <w:t>ی</w:t>
      </w:r>
      <w:r w:rsidRPr="00E91C41">
        <w:rPr>
          <w:rFonts w:ascii="Calibri" w:eastAsia="Calibri" w:hAnsi="Calibri" w:cs="B Lotus"/>
          <w:sz w:val="24"/>
          <w:szCs w:val="24"/>
          <w:rtl/>
        </w:rPr>
        <w:t xml:space="preserve"> ا</w:t>
      </w:r>
      <w:r w:rsidRPr="00E91C41">
        <w:rPr>
          <w:rFonts w:ascii="Calibri" w:eastAsia="Calibri" w:hAnsi="Calibri" w:cs="B Lotus" w:hint="cs"/>
          <w:sz w:val="24"/>
          <w:szCs w:val="24"/>
          <w:rtl/>
        </w:rPr>
        <w:t>ی</w:t>
      </w:r>
      <w:r w:rsidRPr="00E91C41">
        <w:rPr>
          <w:rFonts w:ascii="Calibri" w:eastAsia="Calibri" w:hAnsi="Calibri" w:cs="B Lotus" w:hint="eastAsia"/>
          <w:sz w:val="24"/>
          <w:szCs w:val="24"/>
          <w:rtl/>
        </w:rPr>
        <w:t>ن</w:t>
      </w:r>
      <w:r w:rsidRPr="00E91C41">
        <w:rPr>
          <w:rFonts w:ascii="Calibri" w:eastAsia="Calibri" w:hAnsi="Calibri" w:cs="B Lotus"/>
          <w:sz w:val="24"/>
          <w:szCs w:val="24"/>
          <w:rtl/>
        </w:rPr>
        <w:t xml:space="preserve"> موضوع از مس</w:t>
      </w:r>
      <w:r w:rsidRPr="00E91C41">
        <w:rPr>
          <w:rFonts w:ascii="Calibri" w:eastAsia="Calibri" w:hAnsi="Calibri" w:cs="B Lotus" w:hint="cs"/>
          <w:sz w:val="24"/>
          <w:szCs w:val="24"/>
          <w:rtl/>
        </w:rPr>
        <w:t>ی</w:t>
      </w:r>
      <w:r w:rsidRPr="00E91C41">
        <w:rPr>
          <w:rFonts w:ascii="Calibri" w:eastAsia="Calibri" w:hAnsi="Calibri" w:cs="B Lotus" w:hint="eastAsia"/>
          <w:sz w:val="24"/>
          <w:szCs w:val="24"/>
          <w:rtl/>
        </w:rPr>
        <w:t>ر</w:t>
      </w:r>
      <w:del w:id="12364" w:author="Mehrnazi Boojari" w:date="2019-01-07T10:51:00Z">
        <w:r w:rsidRPr="00E91C41" w:rsidDel="006A1F1D">
          <w:rPr>
            <w:rFonts w:ascii="Calibri" w:eastAsia="Calibri" w:hAnsi="Calibri" w:cs="B Lotus"/>
            <w:sz w:val="24"/>
            <w:szCs w:val="24"/>
            <w:rtl/>
          </w:rPr>
          <w:delText xml:space="preserve"> تام</w:delText>
        </w:r>
        <w:r w:rsidRPr="00E91C41" w:rsidDel="006A1F1D">
          <w:rPr>
            <w:rFonts w:ascii="Calibri" w:eastAsia="Calibri" w:hAnsi="Calibri" w:cs="B Lotus" w:hint="cs"/>
            <w:sz w:val="24"/>
            <w:szCs w:val="24"/>
            <w:rtl/>
          </w:rPr>
          <w:delText>ی</w:delText>
        </w:r>
        <w:r w:rsidRPr="00E91C41" w:rsidDel="006A1F1D">
          <w:rPr>
            <w:rFonts w:ascii="Calibri" w:eastAsia="Calibri" w:hAnsi="Calibri" w:cs="B Lotus" w:hint="eastAsia"/>
            <w:sz w:val="24"/>
            <w:szCs w:val="24"/>
            <w:rtl/>
          </w:rPr>
          <w:delText>ن</w:delText>
        </w:r>
        <w:r w:rsidRPr="00E91C41" w:rsidDel="006A1F1D">
          <w:rPr>
            <w:rFonts w:ascii="Calibri" w:eastAsia="Calibri" w:hAnsi="Calibri" w:cs="B Lotus"/>
            <w:sz w:val="24"/>
            <w:szCs w:val="24"/>
            <w:rtl/>
          </w:rPr>
          <w:delText xml:space="preserve"> </w:delText>
        </w:r>
      </w:del>
      <w:ins w:id="12365" w:author="Mehrnazi Boojari" w:date="2019-01-07T10:51:00Z">
        <w:r w:rsidR="006A1F1D">
          <w:rPr>
            <w:rFonts w:ascii="Calibri" w:eastAsia="Calibri" w:hAnsi="Calibri" w:cs="B Lotus"/>
            <w:sz w:val="24"/>
            <w:szCs w:val="24"/>
            <w:rtl/>
          </w:rPr>
          <w:t xml:space="preserve"> تأمین </w:t>
        </w:r>
      </w:ins>
      <w:r w:rsidRPr="00E91C41">
        <w:rPr>
          <w:rFonts w:ascii="Calibri" w:eastAsia="Calibri" w:hAnsi="Calibri" w:cs="B Lotus"/>
          <w:sz w:val="24"/>
          <w:szCs w:val="24"/>
          <w:rtl/>
        </w:rPr>
        <w:t>مال</w:t>
      </w:r>
      <w:r w:rsidRPr="00E91C41">
        <w:rPr>
          <w:rFonts w:ascii="Calibri" w:eastAsia="Calibri" w:hAnsi="Calibri" w:cs="B Lotus" w:hint="cs"/>
          <w:sz w:val="24"/>
          <w:szCs w:val="24"/>
          <w:rtl/>
        </w:rPr>
        <w:t>ی</w:t>
      </w:r>
      <w:r w:rsidRPr="00E91C41">
        <w:rPr>
          <w:rFonts w:ascii="Calibri" w:eastAsia="Calibri" w:hAnsi="Calibri" w:cs="B Lotus" w:hint="eastAsia"/>
          <w:sz w:val="24"/>
          <w:szCs w:val="24"/>
          <w:rtl/>
        </w:rPr>
        <w:t>،</w:t>
      </w:r>
      <w:r w:rsidRPr="00E91C41">
        <w:rPr>
          <w:rFonts w:ascii="Calibri" w:eastAsia="Calibri" w:hAnsi="Calibri" w:cs="B Lotus"/>
          <w:sz w:val="24"/>
          <w:szCs w:val="24"/>
          <w:rtl/>
        </w:rPr>
        <w:t xml:space="preserve"> اقدام فور</w:t>
      </w:r>
      <w:r w:rsidRPr="00E91C41">
        <w:rPr>
          <w:rFonts w:ascii="Calibri" w:eastAsia="Calibri" w:hAnsi="Calibri" w:cs="B Lotus" w:hint="cs"/>
          <w:sz w:val="24"/>
          <w:szCs w:val="24"/>
          <w:rtl/>
        </w:rPr>
        <w:t>ی</w:t>
      </w:r>
      <w:r w:rsidRPr="00E91C41">
        <w:rPr>
          <w:rFonts w:ascii="Calibri" w:eastAsia="Calibri" w:hAnsi="Calibri" w:cs="B Lotus"/>
          <w:sz w:val="24"/>
          <w:szCs w:val="24"/>
          <w:rtl/>
        </w:rPr>
        <w:t xml:space="preserve"> انجام </w:t>
      </w:r>
      <w:r w:rsidRPr="00F87361">
        <w:rPr>
          <w:rFonts w:ascii="B Lotus" w:eastAsia="Calibri" w:hAnsi="B Lotus" w:cs="B Lotus"/>
          <w:sz w:val="24"/>
          <w:szCs w:val="24"/>
          <w:rtl/>
        </w:rPr>
        <w:t>دهند.</w:t>
      </w:r>
      <w:r w:rsidRPr="00F87361">
        <w:rPr>
          <w:rFonts w:ascii="B Lotus" w:eastAsia="Calibri" w:hAnsi="B Lotus" w:cs="B Lotus" w:hint="cs"/>
          <w:sz w:val="24"/>
          <w:szCs w:val="24"/>
          <w:rtl/>
        </w:rPr>
        <w:t xml:space="preserve"> در ادامه ایشان ابراز کردند که </w:t>
      </w:r>
      <w:r w:rsidRPr="00F87361">
        <w:rPr>
          <w:rFonts w:ascii="B Lotus" w:eastAsia="Calibri" w:hAnsi="B Lotus" w:cs="B Lotus"/>
          <w:sz w:val="24"/>
          <w:szCs w:val="24"/>
          <w:rtl/>
        </w:rPr>
        <w:t>آنچه هب</w:t>
      </w:r>
      <w:r w:rsidRPr="00F87361">
        <w:rPr>
          <w:rFonts w:ascii="B Lotus" w:eastAsia="Calibri" w:hAnsi="B Lotus" w:cs="B Lotus" w:hint="cs"/>
          <w:sz w:val="24"/>
          <w:szCs w:val="24"/>
          <w:rtl/>
        </w:rPr>
        <w:t>ی</w:t>
      </w:r>
      <w:r w:rsidRPr="00F87361">
        <w:rPr>
          <w:rFonts w:ascii="B Lotus" w:eastAsia="Calibri" w:hAnsi="B Lotus" w:cs="B Lotus" w:hint="eastAsia"/>
          <w:sz w:val="24"/>
          <w:szCs w:val="24"/>
          <w:rtl/>
        </w:rPr>
        <w:t>تات</w:t>
      </w:r>
      <w:r w:rsidRPr="00F87361">
        <w:rPr>
          <w:rFonts w:ascii="B Lotus" w:eastAsia="Calibri" w:hAnsi="B Lotus" w:cs="B Lotus"/>
          <w:sz w:val="24"/>
          <w:szCs w:val="24"/>
          <w:rtl/>
        </w:rPr>
        <w:t xml:space="preserve"> </w:t>
      </w:r>
      <w:del w:id="12366" w:author="Mehrnazi Boojari" w:date="2019-01-07T23:28:00Z">
        <w:r w:rsidRPr="00F87361" w:rsidDel="00FB0B67">
          <w:rPr>
            <w:rFonts w:ascii="B Lotus" w:eastAsia="Calibri" w:hAnsi="B Lotus" w:cs="B Lotus"/>
            <w:sz w:val="24"/>
            <w:szCs w:val="24"/>
            <w:rtl/>
          </w:rPr>
          <w:delText>به عنوان</w:delText>
        </w:r>
      </w:del>
      <w:ins w:id="12367" w:author="Mehrnazi Boojari" w:date="2019-01-07T23:28:00Z">
        <w:r w:rsidR="00FB0B67">
          <w:rPr>
            <w:rFonts w:ascii="B Lotus" w:eastAsia="Calibri" w:hAnsi="B Lotus" w:cs="B Lotus"/>
            <w:sz w:val="24"/>
            <w:szCs w:val="24"/>
            <w:rtl/>
          </w:rPr>
          <w:t>به</w:t>
        </w:r>
        <w:r w:rsidR="00FB0B67">
          <w:rPr>
            <w:rFonts w:ascii="B Lotus" w:eastAsia="Calibri" w:hAnsi="B Lotus" w:cs="B Lotus" w:hint="cs"/>
            <w:sz w:val="24"/>
            <w:szCs w:val="24"/>
            <w:rtl/>
          </w:rPr>
          <w:t>‌</w:t>
        </w:r>
        <w:r w:rsidR="00FB0B67">
          <w:rPr>
            <w:rFonts w:ascii="B Lotus" w:eastAsia="Calibri" w:hAnsi="B Lotus" w:cs="B Lotus"/>
            <w:sz w:val="24"/>
            <w:szCs w:val="24"/>
            <w:rtl/>
          </w:rPr>
          <w:t>مثابۀ</w:t>
        </w:r>
      </w:ins>
      <w:r w:rsidRPr="00F87361">
        <w:rPr>
          <w:rFonts w:ascii="B Lotus" w:eastAsia="Calibri" w:hAnsi="B Lotus" w:cs="B Lotus"/>
          <w:sz w:val="24"/>
          <w:szCs w:val="24"/>
          <w:rtl/>
        </w:rPr>
        <w:t xml:space="preserve"> دستور</w:t>
      </w:r>
      <w:del w:id="12368" w:author="Mehrnazi Boojari" w:date="2019-01-08T23:50:00Z">
        <w:r w:rsidRPr="00F87361" w:rsidDel="00EE38C5">
          <w:rPr>
            <w:rFonts w:ascii="B Lotus" w:eastAsia="Calibri" w:hAnsi="B Lotus" w:cs="B Lotus"/>
            <w:sz w:val="24"/>
            <w:szCs w:val="24"/>
            <w:rtl/>
          </w:rPr>
          <w:delText xml:space="preserve"> </w:delText>
        </w:r>
      </w:del>
      <w:r w:rsidRPr="00F87361">
        <w:rPr>
          <w:rFonts w:ascii="B Lotus" w:eastAsia="Calibri" w:hAnsi="B Lotus" w:cs="B Lotus"/>
          <w:sz w:val="24"/>
          <w:szCs w:val="24"/>
          <w:rtl/>
        </w:rPr>
        <w:t>کار جد</w:t>
      </w:r>
      <w:r w:rsidRPr="00F87361">
        <w:rPr>
          <w:rFonts w:ascii="B Lotus" w:eastAsia="Calibri" w:hAnsi="B Lotus" w:cs="B Lotus" w:hint="cs"/>
          <w:sz w:val="24"/>
          <w:szCs w:val="24"/>
          <w:rtl/>
        </w:rPr>
        <w:t>ی</w:t>
      </w:r>
      <w:r w:rsidRPr="00F87361">
        <w:rPr>
          <w:rFonts w:ascii="B Lotus" w:eastAsia="Calibri" w:hAnsi="B Lotus" w:cs="B Lotus" w:hint="eastAsia"/>
          <w:sz w:val="24"/>
          <w:szCs w:val="24"/>
          <w:rtl/>
        </w:rPr>
        <w:t>د</w:t>
      </w:r>
      <w:r w:rsidRPr="00F87361">
        <w:rPr>
          <w:rFonts w:ascii="B Lotus" w:eastAsia="Calibri" w:hAnsi="B Lotus" w:cs="B Lotus"/>
          <w:sz w:val="24"/>
          <w:szCs w:val="24"/>
          <w:rtl/>
        </w:rPr>
        <w:t xml:space="preserve"> شهرها معرف</w:t>
      </w:r>
      <w:r w:rsidRPr="00F87361">
        <w:rPr>
          <w:rFonts w:ascii="B Lotus" w:eastAsia="Calibri" w:hAnsi="B Lotus" w:cs="B Lotus" w:hint="cs"/>
          <w:sz w:val="24"/>
          <w:szCs w:val="24"/>
          <w:rtl/>
        </w:rPr>
        <w:t>ی</w:t>
      </w:r>
      <w:r w:rsidRPr="00F87361">
        <w:rPr>
          <w:rFonts w:ascii="B Lotus" w:eastAsia="Calibri" w:hAnsi="B Lotus" w:cs="B Lotus"/>
          <w:sz w:val="24"/>
          <w:szCs w:val="24"/>
          <w:rtl/>
        </w:rPr>
        <w:t xml:space="preserve"> کرده</w:t>
      </w:r>
      <w:del w:id="12369" w:author="Mehrnazi Boojari" w:date="2019-01-13T06:59:00Z">
        <w:r w:rsidRPr="00F87361" w:rsidDel="00012F52">
          <w:rPr>
            <w:rFonts w:ascii="B Lotus" w:eastAsia="Calibri" w:hAnsi="B Lotus" w:cs="B Lotus"/>
            <w:sz w:val="24"/>
            <w:szCs w:val="24"/>
            <w:rtl/>
          </w:rPr>
          <w:delText>،</w:delText>
        </w:r>
      </w:del>
      <w:r w:rsidRPr="00F87361">
        <w:rPr>
          <w:rFonts w:ascii="B Lotus" w:eastAsia="Calibri" w:hAnsi="B Lotus" w:cs="B Lotus"/>
          <w:sz w:val="24"/>
          <w:szCs w:val="24"/>
          <w:rtl/>
        </w:rPr>
        <w:t xml:space="preserve"> مجموعه اقدامات</w:t>
      </w:r>
      <w:r w:rsidRPr="00F87361">
        <w:rPr>
          <w:rFonts w:ascii="B Lotus" w:eastAsia="Calibri" w:hAnsi="B Lotus" w:cs="B Lotus" w:hint="cs"/>
          <w:sz w:val="24"/>
          <w:szCs w:val="24"/>
          <w:rtl/>
        </w:rPr>
        <w:t>ی</w:t>
      </w:r>
      <w:r w:rsidRPr="00F87361">
        <w:rPr>
          <w:rFonts w:ascii="B Lotus" w:eastAsia="Calibri" w:hAnsi="B Lotus" w:cs="B Lotus"/>
          <w:sz w:val="24"/>
          <w:szCs w:val="24"/>
          <w:rtl/>
        </w:rPr>
        <w:t xml:space="preserve"> است که بانک مسکن از اواخر سال 92 تا</w:t>
      </w:r>
      <w:del w:id="12370" w:author="Mehrnazi Boojari" w:date="2019-01-13T06:59:00Z">
        <w:r w:rsidRPr="00F87361" w:rsidDel="00012F52">
          <w:rPr>
            <w:rFonts w:ascii="B Lotus" w:eastAsia="Calibri" w:hAnsi="B Lotus" w:cs="B Lotus"/>
            <w:sz w:val="24"/>
            <w:szCs w:val="24"/>
            <w:rtl/>
          </w:rPr>
          <w:delText xml:space="preserve"> </w:delText>
        </w:r>
      </w:del>
      <w:r w:rsidRPr="00F87361">
        <w:rPr>
          <w:rFonts w:ascii="B Lotus" w:eastAsia="Calibri" w:hAnsi="B Lotus" w:cs="B Lotus"/>
          <w:sz w:val="24"/>
          <w:szCs w:val="24"/>
          <w:rtl/>
        </w:rPr>
        <w:t>کنون</w:t>
      </w:r>
      <w:r w:rsidRPr="00E91C41">
        <w:rPr>
          <w:rFonts w:ascii="Calibri" w:eastAsia="Calibri" w:hAnsi="Calibri" w:cs="B Lotus"/>
          <w:sz w:val="24"/>
          <w:szCs w:val="24"/>
          <w:rtl/>
        </w:rPr>
        <w:t xml:space="preserve"> به</w:t>
      </w:r>
      <w:ins w:id="12371" w:author="Mehrnazi Boojari" w:date="2019-01-13T06:59:00Z">
        <w:r w:rsidR="00012F52">
          <w:rPr>
            <w:rFonts w:ascii="Calibri" w:eastAsia="Calibri" w:hAnsi="Calibri" w:cs="B Nazanin" w:hint="cs"/>
            <w:sz w:val="24"/>
            <w:szCs w:val="24"/>
            <w:rtl/>
          </w:rPr>
          <w:t>‌</w:t>
        </w:r>
      </w:ins>
      <w:del w:id="12372" w:author="Mehrnazi Boojari" w:date="2019-01-13T06:59:00Z">
        <w:r w:rsidRPr="00E91C41" w:rsidDel="00012F52">
          <w:rPr>
            <w:rFonts w:ascii="Calibri" w:eastAsia="Calibri" w:hAnsi="Calibri" w:cs="B Lotus"/>
            <w:sz w:val="24"/>
            <w:szCs w:val="24"/>
            <w:rtl/>
          </w:rPr>
          <w:delText xml:space="preserve"> </w:delText>
        </w:r>
      </w:del>
      <w:r w:rsidRPr="00E91C41">
        <w:rPr>
          <w:rFonts w:ascii="Calibri" w:eastAsia="Calibri" w:hAnsi="Calibri" w:cs="B Lotus"/>
          <w:sz w:val="24"/>
          <w:szCs w:val="24"/>
          <w:rtl/>
        </w:rPr>
        <w:t>تدر</w:t>
      </w:r>
      <w:r w:rsidRPr="00E91C41">
        <w:rPr>
          <w:rFonts w:ascii="Calibri" w:eastAsia="Calibri" w:hAnsi="Calibri" w:cs="B Lotus" w:hint="cs"/>
          <w:sz w:val="24"/>
          <w:szCs w:val="24"/>
          <w:rtl/>
        </w:rPr>
        <w:t>ی</w:t>
      </w:r>
      <w:r w:rsidRPr="00E91C41">
        <w:rPr>
          <w:rFonts w:ascii="Calibri" w:eastAsia="Calibri" w:hAnsi="Calibri" w:cs="B Lotus" w:hint="eastAsia"/>
          <w:sz w:val="24"/>
          <w:szCs w:val="24"/>
          <w:rtl/>
        </w:rPr>
        <w:t>ج</w:t>
      </w:r>
      <w:r w:rsidRPr="00E91C41">
        <w:rPr>
          <w:rFonts w:ascii="Calibri" w:eastAsia="Calibri" w:hAnsi="Calibri" w:cs="B Lotus"/>
          <w:sz w:val="24"/>
          <w:szCs w:val="24"/>
          <w:rtl/>
        </w:rPr>
        <w:t xml:space="preserve"> اجرا</w:t>
      </w:r>
      <w:r w:rsidRPr="00E91C41">
        <w:rPr>
          <w:rFonts w:ascii="Calibri" w:eastAsia="Calibri" w:hAnsi="Calibri" w:cs="B Lotus" w:hint="cs"/>
          <w:sz w:val="24"/>
          <w:szCs w:val="24"/>
          <w:rtl/>
        </w:rPr>
        <w:t>ی</w:t>
      </w:r>
      <w:del w:id="12373" w:author="Mehrnazi Boojari" w:date="2019-01-07T09:51:00Z">
        <w:r w:rsidRPr="00E91C41" w:rsidDel="006F7CCF">
          <w:rPr>
            <w:rFonts w:ascii="Calibri" w:eastAsia="Calibri" w:hAnsi="Calibri" w:cs="B Lotus"/>
            <w:sz w:val="24"/>
            <w:szCs w:val="24"/>
            <w:rtl/>
          </w:rPr>
          <w:delText xml:space="preserve"> آنها </w:delText>
        </w:r>
      </w:del>
      <w:ins w:id="12374" w:author="Mehrnazi Boojari" w:date="2019-01-07T09:51:00Z">
        <w:r w:rsidR="006F7CCF">
          <w:rPr>
            <w:rFonts w:ascii="Calibri" w:eastAsia="Calibri" w:hAnsi="Calibri" w:cs="B Lotus"/>
            <w:sz w:val="24"/>
            <w:szCs w:val="24"/>
            <w:rtl/>
          </w:rPr>
          <w:t xml:space="preserve"> آن</w:t>
        </w:r>
        <w:r w:rsidR="006F7CCF">
          <w:rPr>
            <w:rFonts w:ascii="Calibri" w:eastAsia="Calibri" w:hAnsi="Calibri" w:cs="B Lotus" w:hint="cs"/>
            <w:sz w:val="24"/>
            <w:szCs w:val="24"/>
            <w:rtl/>
          </w:rPr>
          <w:t>‌</w:t>
        </w:r>
        <w:r w:rsidR="006F7CCF">
          <w:rPr>
            <w:rFonts w:ascii="Calibri" w:eastAsia="Calibri" w:hAnsi="Calibri" w:cs="B Lotus"/>
            <w:sz w:val="24"/>
            <w:szCs w:val="24"/>
            <w:rtl/>
          </w:rPr>
          <w:t xml:space="preserve">ها </w:t>
        </w:r>
      </w:ins>
      <w:r w:rsidRPr="00E91C41">
        <w:rPr>
          <w:rFonts w:ascii="Calibri" w:eastAsia="Calibri" w:hAnsi="Calibri" w:cs="B Lotus"/>
          <w:sz w:val="24"/>
          <w:szCs w:val="24"/>
          <w:rtl/>
        </w:rPr>
        <w:t>را آغاز کرده است.</w:t>
      </w:r>
    </w:p>
    <w:p w14:paraId="793A233C" w14:textId="77777777" w:rsidR="00E91C41" w:rsidRPr="00E91C41" w:rsidRDefault="00E91C41" w:rsidP="00442601">
      <w:pPr>
        <w:bidi/>
        <w:ind w:firstLine="288"/>
        <w:jc w:val="both"/>
        <w:rPr>
          <w:rFonts w:ascii="Calibri" w:eastAsia="Calibri" w:hAnsi="Calibri" w:cs="B Lotus"/>
          <w:sz w:val="24"/>
          <w:szCs w:val="24"/>
          <w:rtl/>
        </w:rPr>
      </w:pPr>
      <w:r w:rsidRPr="00E91C41">
        <w:rPr>
          <w:rFonts w:ascii="Tahoma" w:eastAsia="Calibri" w:hAnsi="Tahoma" w:cs="B Lotus"/>
          <w:color w:val="5E5E5E"/>
          <w:sz w:val="24"/>
          <w:szCs w:val="24"/>
          <w:shd w:val="clear" w:color="auto" w:fill="FFFFFF"/>
          <w:rtl/>
        </w:rPr>
        <w:t xml:space="preserve"> </w:t>
      </w:r>
      <w:r w:rsidRPr="00E91C41">
        <w:rPr>
          <w:rFonts w:ascii="Calibri" w:eastAsia="Calibri" w:hAnsi="Calibri" w:cs="B Lotus"/>
          <w:sz w:val="24"/>
          <w:szCs w:val="24"/>
          <w:rtl/>
        </w:rPr>
        <w:t>راه</w:t>
      </w:r>
      <w:r w:rsidRPr="00E91C41">
        <w:rPr>
          <w:rFonts w:ascii="Calibri" w:eastAsia="Calibri" w:hAnsi="Calibri" w:cs="B Lotus"/>
          <w:sz w:val="24"/>
          <w:szCs w:val="24"/>
          <w:rtl/>
        </w:rPr>
        <w:softHyphen/>
      </w:r>
      <w:ins w:id="12375" w:author="Mehrnazi Boojari" w:date="2019-01-13T07:00:00Z">
        <w:r w:rsidR="00012F52">
          <w:rPr>
            <w:rFonts w:ascii="Calibri" w:eastAsia="Calibri" w:hAnsi="Calibri" w:cs="B Nazanin" w:hint="cs"/>
            <w:sz w:val="24"/>
            <w:szCs w:val="24"/>
          </w:rPr>
          <w:t>‌</w:t>
        </w:r>
      </w:ins>
      <w:del w:id="12376" w:author="Mehrnazi Boojari" w:date="2019-01-13T07:00:00Z">
        <w:r w:rsidRPr="00E91C41" w:rsidDel="00012F52">
          <w:rPr>
            <w:rFonts w:ascii="Calibri" w:eastAsia="Calibri" w:hAnsi="Calibri" w:cs="B Lotus"/>
            <w:sz w:val="24"/>
            <w:szCs w:val="24"/>
          </w:rPr>
          <w:delText xml:space="preserve"> </w:delText>
        </w:r>
      </w:del>
      <w:r w:rsidRPr="00E91C41">
        <w:rPr>
          <w:rFonts w:ascii="Calibri" w:eastAsia="Calibri" w:hAnsi="Calibri" w:cs="B Lotus"/>
          <w:sz w:val="24"/>
          <w:szCs w:val="24"/>
          <w:rtl/>
        </w:rPr>
        <w:t>اندازی صندوق پس</w:t>
      </w:r>
      <w:ins w:id="12377" w:author="Mehrnazi Boojari" w:date="2019-01-13T07:00:00Z">
        <w:r w:rsidR="00012F52">
          <w:rPr>
            <w:rFonts w:ascii="Calibri" w:eastAsia="Calibri" w:hAnsi="Calibri" w:cs="B Nazanin" w:hint="cs"/>
            <w:sz w:val="24"/>
            <w:szCs w:val="24"/>
            <w:rtl/>
          </w:rPr>
          <w:t>‌</w:t>
        </w:r>
      </w:ins>
      <w:del w:id="12378" w:author="Mehrnazi Boojari" w:date="2019-01-13T07:00:00Z">
        <w:r w:rsidRPr="00E91C41" w:rsidDel="00012F52">
          <w:rPr>
            <w:rFonts w:ascii="Calibri" w:eastAsia="Calibri" w:hAnsi="Calibri" w:cs="B Lotus"/>
            <w:sz w:val="24"/>
            <w:szCs w:val="24"/>
            <w:rtl/>
          </w:rPr>
          <w:delText xml:space="preserve"> </w:delText>
        </w:r>
      </w:del>
      <w:r w:rsidRPr="00E91C41">
        <w:rPr>
          <w:rFonts w:ascii="Calibri" w:eastAsia="Calibri" w:hAnsi="Calibri" w:cs="B Lotus"/>
          <w:sz w:val="24"/>
          <w:szCs w:val="24"/>
          <w:rtl/>
        </w:rPr>
        <w:t>انداز مسکن یکم، مصداق هم</w:t>
      </w:r>
      <w:ins w:id="12379" w:author="Mehrnazi Boojari" w:date="2019-01-13T07:00:00Z">
        <w:r w:rsidR="00012F52">
          <w:rPr>
            <w:rFonts w:ascii="Calibri" w:eastAsia="Calibri" w:hAnsi="Calibri" w:cs="B Nazanin" w:hint="cs"/>
            <w:sz w:val="24"/>
            <w:szCs w:val="24"/>
            <w:rtl/>
          </w:rPr>
          <w:t>‌</w:t>
        </w:r>
      </w:ins>
      <w:del w:id="12380" w:author="Mehrnazi Boojari" w:date="2019-01-13T07:00:00Z">
        <w:r w:rsidRPr="00E91C41" w:rsidDel="00012F52">
          <w:rPr>
            <w:rFonts w:ascii="Calibri" w:eastAsia="Calibri" w:hAnsi="Calibri" w:cs="B Lotus"/>
            <w:sz w:val="24"/>
            <w:szCs w:val="24"/>
            <w:rtl/>
          </w:rPr>
          <w:delText xml:space="preserve"> </w:delText>
        </w:r>
      </w:del>
      <w:r w:rsidRPr="00E91C41">
        <w:rPr>
          <w:rFonts w:ascii="Calibri" w:eastAsia="Calibri" w:hAnsi="Calibri" w:cs="B Lotus"/>
          <w:sz w:val="24"/>
          <w:szCs w:val="24"/>
          <w:rtl/>
        </w:rPr>
        <w:t>راستایی نظام</w:t>
      </w:r>
      <w:del w:id="12381" w:author="Mehrnazi Boojari" w:date="2019-01-07T10:51:00Z">
        <w:r w:rsidRPr="00E91C41" w:rsidDel="006A1F1D">
          <w:rPr>
            <w:rFonts w:ascii="Calibri" w:eastAsia="Calibri" w:hAnsi="Calibri" w:cs="B Lotus"/>
            <w:sz w:val="24"/>
            <w:szCs w:val="24"/>
            <w:rtl/>
          </w:rPr>
          <w:delText xml:space="preserve"> تامین </w:delText>
        </w:r>
      </w:del>
      <w:ins w:id="12382" w:author="Mehrnazi Boojari" w:date="2019-01-07T10:51:00Z">
        <w:r w:rsidR="006A1F1D">
          <w:rPr>
            <w:rFonts w:ascii="Calibri" w:eastAsia="Calibri" w:hAnsi="Calibri" w:cs="B Lotus"/>
            <w:sz w:val="24"/>
            <w:szCs w:val="24"/>
            <w:rtl/>
          </w:rPr>
          <w:t xml:space="preserve"> تأمین </w:t>
        </w:r>
      </w:ins>
      <w:r w:rsidRPr="00E91C41">
        <w:rPr>
          <w:rFonts w:ascii="Calibri" w:eastAsia="Calibri" w:hAnsi="Calibri" w:cs="B Lotus"/>
          <w:sz w:val="24"/>
          <w:szCs w:val="24"/>
          <w:rtl/>
        </w:rPr>
        <w:t>مالی مسکن ایران با الگوی جهانی است که از یک سو</w:t>
      </w:r>
      <w:del w:id="12383" w:author="Mehrnazi Boojari" w:date="2019-01-13T07:00:00Z">
        <w:r w:rsidRPr="00E91C41" w:rsidDel="00442601">
          <w:rPr>
            <w:rFonts w:ascii="Calibri" w:eastAsia="Calibri" w:hAnsi="Calibri" w:cs="B Lotus"/>
            <w:sz w:val="24"/>
            <w:szCs w:val="24"/>
            <w:rtl/>
          </w:rPr>
          <w:delText>،</w:delText>
        </w:r>
      </w:del>
      <w:r w:rsidRPr="00E91C41">
        <w:rPr>
          <w:rFonts w:ascii="Calibri" w:eastAsia="Calibri" w:hAnsi="Calibri" w:cs="B Lotus"/>
          <w:sz w:val="24"/>
          <w:szCs w:val="24"/>
          <w:rtl/>
        </w:rPr>
        <w:t xml:space="preserve"> منابع مورد نیاز برای پرداخت</w:t>
      </w:r>
      <w:r w:rsidRPr="00E91C41">
        <w:rPr>
          <w:rFonts w:ascii="Cambria" w:eastAsia="Calibri" w:hAnsi="Cambria" w:cs="Cambria" w:hint="cs"/>
          <w:sz w:val="24"/>
          <w:szCs w:val="24"/>
          <w:rtl/>
        </w:rPr>
        <w:t> </w:t>
      </w:r>
      <w:r w:rsidRPr="00E91C41">
        <w:rPr>
          <w:rFonts w:ascii="Calibri" w:eastAsia="Calibri" w:hAnsi="Calibri" w:cs="B Lotus"/>
          <w:sz w:val="24"/>
          <w:szCs w:val="24"/>
          <w:rtl/>
        </w:rPr>
        <w:t>تسهیلات مسکن</w:t>
      </w:r>
      <w:r w:rsidRPr="00E91C41">
        <w:rPr>
          <w:rFonts w:ascii="Cambria" w:eastAsia="Calibri" w:hAnsi="Cambria" w:cs="Cambria" w:hint="cs"/>
          <w:sz w:val="24"/>
          <w:szCs w:val="24"/>
          <w:rtl/>
        </w:rPr>
        <w:t> </w:t>
      </w:r>
      <w:r w:rsidRPr="00E91C41">
        <w:rPr>
          <w:rFonts w:ascii="Calibri" w:eastAsia="Calibri" w:hAnsi="Calibri" w:cs="B Lotus"/>
          <w:sz w:val="24"/>
          <w:szCs w:val="24"/>
          <w:rtl/>
        </w:rPr>
        <w:t xml:space="preserve">را از درون بازار و با </w:t>
      </w:r>
      <w:del w:id="12384" w:author="Mehrnazi Boojari" w:date="2019-01-07T10:56:00Z">
        <w:r w:rsidRPr="00E91C41" w:rsidDel="006A1F1D">
          <w:rPr>
            <w:rFonts w:ascii="Calibri" w:eastAsia="Calibri" w:hAnsi="Calibri" w:cs="B Lotus"/>
            <w:sz w:val="24"/>
            <w:szCs w:val="24"/>
            <w:rtl/>
          </w:rPr>
          <w:delText>جمع آوری</w:delText>
        </w:r>
      </w:del>
      <w:ins w:id="12385" w:author="Mehrnazi Boojari" w:date="2019-01-07T10:56:00Z">
        <w:r w:rsidR="006A1F1D">
          <w:rPr>
            <w:rFonts w:ascii="Calibri" w:eastAsia="Calibri" w:hAnsi="Calibri" w:cs="B Lotus"/>
            <w:sz w:val="24"/>
            <w:szCs w:val="24"/>
            <w:rtl/>
          </w:rPr>
          <w:t>جمع</w:t>
        </w:r>
        <w:r w:rsidR="006A1F1D">
          <w:rPr>
            <w:rFonts w:ascii="Calibri" w:eastAsia="Calibri" w:hAnsi="Calibri" w:cs="B Lotus" w:hint="cs"/>
            <w:sz w:val="24"/>
            <w:szCs w:val="24"/>
            <w:rtl/>
          </w:rPr>
          <w:t>‌</w:t>
        </w:r>
        <w:r w:rsidR="006A1F1D">
          <w:rPr>
            <w:rFonts w:ascii="Calibri" w:eastAsia="Calibri" w:hAnsi="Calibri" w:cs="B Lotus"/>
            <w:sz w:val="24"/>
            <w:szCs w:val="24"/>
            <w:rtl/>
          </w:rPr>
          <w:t>آوری</w:t>
        </w:r>
      </w:ins>
      <w:r w:rsidRPr="00E91C41">
        <w:rPr>
          <w:rFonts w:ascii="Calibri" w:eastAsia="Calibri" w:hAnsi="Calibri" w:cs="B Lotus"/>
          <w:sz w:val="24"/>
          <w:szCs w:val="24"/>
          <w:rtl/>
        </w:rPr>
        <w:t xml:space="preserve"> نقدینگی</w:t>
      </w:r>
      <w:del w:id="12386" w:author="Mehrnazi Boojari" w:date="2019-01-07T10:51:00Z">
        <w:r w:rsidRPr="00E91C41" w:rsidDel="006A1F1D">
          <w:rPr>
            <w:rFonts w:ascii="Calibri" w:eastAsia="Calibri" w:hAnsi="Calibri" w:cs="B Lotus"/>
            <w:sz w:val="24"/>
            <w:szCs w:val="24"/>
            <w:rtl/>
          </w:rPr>
          <w:delText xml:space="preserve"> تامین </w:delText>
        </w:r>
      </w:del>
      <w:ins w:id="12387" w:author="Mehrnazi Boojari" w:date="2019-01-07T10:51:00Z">
        <w:r w:rsidR="006A1F1D">
          <w:rPr>
            <w:rFonts w:ascii="Calibri" w:eastAsia="Calibri" w:hAnsi="Calibri" w:cs="B Lotus"/>
            <w:sz w:val="24"/>
            <w:szCs w:val="24"/>
            <w:rtl/>
          </w:rPr>
          <w:t xml:space="preserve"> تأمین </w:t>
        </w:r>
      </w:ins>
      <w:del w:id="12388" w:author="Mehrnazi Boojari" w:date="2019-01-07T10:52:00Z">
        <w:r w:rsidRPr="00E91C41" w:rsidDel="006A1F1D">
          <w:rPr>
            <w:rFonts w:ascii="Calibri" w:eastAsia="Calibri" w:hAnsi="Calibri" w:cs="B Lotus"/>
            <w:sz w:val="24"/>
            <w:szCs w:val="24"/>
            <w:rtl/>
          </w:rPr>
          <w:delText>می</w:delText>
        </w:r>
        <w:r w:rsidRPr="00E91C41" w:rsidDel="006A1F1D">
          <w:rPr>
            <w:rFonts w:ascii="Calibri" w:eastAsia="Calibri" w:hAnsi="Calibri" w:cs="B Lotus"/>
            <w:sz w:val="24"/>
            <w:szCs w:val="24"/>
            <w:rtl/>
          </w:rPr>
          <w:softHyphen/>
          <w:delText>کند</w:delText>
        </w:r>
      </w:del>
      <w:ins w:id="12389" w:author="Mehrnazi Boojari" w:date="2019-01-07T10:52:00Z">
        <w:r w:rsidR="006A1F1D">
          <w:rPr>
            <w:rFonts w:ascii="Calibri" w:eastAsia="Calibri" w:hAnsi="Calibri" w:cs="B Lotus"/>
            <w:sz w:val="24"/>
            <w:szCs w:val="24"/>
            <w:rtl/>
          </w:rPr>
          <w:t>می</w:t>
        </w:r>
        <w:r w:rsidR="006A1F1D">
          <w:rPr>
            <w:rFonts w:ascii="Calibri" w:eastAsia="Calibri" w:hAnsi="Calibri" w:cs="B Lotus" w:hint="cs"/>
            <w:sz w:val="24"/>
            <w:szCs w:val="24"/>
            <w:rtl/>
          </w:rPr>
          <w:t>‌</w:t>
        </w:r>
        <w:r w:rsidR="006A1F1D">
          <w:rPr>
            <w:rFonts w:ascii="Calibri" w:eastAsia="Calibri" w:hAnsi="Calibri" w:cs="B Lotus"/>
            <w:sz w:val="24"/>
            <w:szCs w:val="24"/>
            <w:rtl/>
          </w:rPr>
          <w:t>کند</w:t>
        </w:r>
      </w:ins>
      <w:r w:rsidRPr="00E91C41">
        <w:rPr>
          <w:rFonts w:ascii="Calibri" w:eastAsia="Calibri" w:hAnsi="Calibri" w:cs="B Lotus"/>
          <w:sz w:val="24"/>
          <w:szCs w:val="24"/>
          <w:rtl/>
        </w:rPr>
        <w:t xml:space="preserve"> و </w:t>
      </w:r>
      <w:del w:id="12390" w:author="Mehrnazi Boojari" w:date="2019-01-08T23:50:00Z">
        <w:r w:rsidRPr="00E91C41" w:rsidDel="00EE38C5">
          <w:rPr>
            <w:rFonts w:ascii="Calibri" w:eastAsia="Calibri" w:hAnsi="Calibri" w:cs="B Lotus"/>
            <w:sz w:val="24"/>
            <w:szCs w:val="24"/>
            <w:rtl/>
          </w:rPr>
          <w:delText>از سوی</w:delText>
        </w:r>
      </w:del>
      <w:ins w:id="12391" w:author="Mehrnazi Boojari" w:date="2019-01-08T23:50:00Z">
        <w:r w:rsidR="00EE38C5">
          <w:rPr>
            <w:rFonts w:ascii="Calibri" w:eastAsia="Calibri" w:hAnsi="Calibri" w:cs="B Lotus"/>
            <w:sz w:val="24"/>
            <w:szCs w:val="24"/>
            <w:rtl/>
          </w:rPr>
          <w:t>از</w:t>
        </w:r>
        <w:r w:rsidR="00EE38C5">
          <w:rPr>
            <w:rFonts w:ascii="Times New Roman" w:eastAsia="Calibri" w:hAnsi="Times New Roman" w:cs="Times New Roman" w:hint="cs"/>
            <w:sz w:val="24"/>
            <w:szCs w:val="24"/>
            <w:rtl/>
          </w:rPr>
          <w:t> </w:t>
        </w:r>
        <w:r w:rsidR="00EE38C5">
          <w:rPr>
            <w:rFonts w:ascii="Calibri" w:eastAsia="Calibri" w:hAnsi="Calibri" w:cs="B Lotus"/>
            <w:sz w:val="24"/>
            <w:szCs w:val="24"/>
            <w:rtl/>
          </w:rPr>
          <w:t>سوی</w:t>
        </w:r>
      </w:ins>
      <w:r w:rsidRPr="00E91C41">
        <w:rPr>
          <w:rFonts w:ascii="Calibri" w:eastAsia="Calibri" w:hAnsi="Calibri" w:cs="B Lotus"/>
          <w:sz w:val="24"/>
          <w:szCs w:val="24"/>
          <w:rtl/>
        </w:rPr>
        <w:t xml:space="preserve"> دیگر</w:t>
      </w:r>
      <w:del w:id="12392" w:author="Mehrnazi Boojari" w:date="2019-01-13T07:01:00Z">
        <w:r w:rsidRPr="00E91C41" w:rsidDel="00442601">
          <w:rPr>
            <w:rFonts w:ascii="Calibri" w:eastAsia="Calibri" w:hAnsi="Calibri" w:cs="B Lotus"/>
            <w:sz w:val="24"/>
            <w:szCs w:val="24"/>
            <w:rtl/>
          </w:rPr>
          <w:delText>،</w:delText>
        </w:r>
      </w:del>
      <w:r w:rsidRPr="00E91C41">
        <w:rPr>
          <w:rFonts w:ascii="Calibri" w:eastAsia="Calibri" w:hAnsi="Calibri" w:cs="B Lotus"/>
          <w:sz w:val="24"/>
          <w:szCs w:val="24"/>
          <w:rtl/>
        </w:rPr>
        <w:t xml:space="preserve"> توانمندسازی مالی اقشار مصرفی و نیازمند حمایت خرید مسکن را هدف قرار داده است</w:t>
      </w:r>
      <w:del w:id="12393" w:author="Mehrnazi Boojari" w:date="2019-01-08T23:50:00Z">
        <w:r w:rsidRPr="00E91C41" w:rsidDel="00EE38C5">
          <w:rPr>
            <w:rFonts w:ascii="Calibri" w:eastAsia="Calibri" w:hAnsi="Calibri" w:cs="B Lotus"/>
            <w:sz w:val="24"/>
            <w:szCs w:val="24"/>
          </w:rPr>
          <w:delText>.</w:delText>
        </w:r>
        <w:r w:rsidRPr="00E91C41" w:rsidDel="00EE38C5">
          <w:rPr>
            <w:rFonts w:ascii="Calibri" w:eastAsia="Calibri" w:hAnsi="Calibri" w:cs="B Lotus"/>
            <w:sz w:val="24"/>
            <w:szCs w:val="24"/>
            <w:rtl/>
          </w:rPr>
          <w:delText xml:space="preserve"> </w:delText>
        </w:r>
      </w:del>
      <w:ins w:id="12394" w:author="Mehrnazi Boojari" w:date="2019-01-08T23:50:00Z">
        <w:r w:rsidR="00EE38C5">
          <w:rPr>
            <w:rFonts w:ascii="Calibri" w:eastAsia="Calibri" w:hAnsi="Calibri" w:cs="B Lotus" w:hint="cs"/>
            <w:sz w:val="24"/>
            <w:szCs w:val="24"/>
            <w:rtl/>
          </w:rPr>
          <w:t>.</w:t>
        </w:r>
      </w:ins>
    </w:p>
    <w:p w14:paraId="4666AF9B" w14:textId="77777777" w:rsidR="00E91C41" w:rsidRPr="00E91C41" w:rsidRDefault="00E91C41" w:rsidP="00012F52">
      <w:pPr>
        <w:pStyle w:val="Heading2"/>
        <w:rPr>
          <w:rtl/>
        </w:rPr>
      </w:pPr>
      <w:bookmarkStart w:id="12395" w:name="_Toc529234263"/>
      <w:bookmarkStart w:id="12396" w:name="_Toc529234699"/>
      <w:bookmarkStart w:id="12397" w:name="_Toc530238675"/>
      <w:bookmarkStart w:id="12398" w:name="_Toc530239329"/>
      <w:bookmarkStart w:id="12399" w:name="_Toc530239522"/>
      <w:bookmarkStart w:id="12400" w:name="_Toc533781265"/>
      <w:bookmarkStart w:id="12401" w:name="_Toc533781496"/>
      <w:bookmarkStart w:id="12402" w:name="_Toc533781611"/>
      <w:bookmarkStart w:id="12403" w:name="_Toc533781797"/>
      <w:bookmarkStart w:id="12404" w:name="_Toc533782221"/>
      <w:r w:rsidRPr="00E91C41">
        <w:rPr>
          <w:rFonts w:hint="cs"/>
          <w:rtl/>
        </w:rPr>
        <w:t>تبیین عملیاتی چال</w:t>
      </w:r>
      <w:del w:id="12405" w:author="Mehrnazi Boojari" w:date="2019-01-13T06:59:00Z">
        <w:r w:rsidRPr="00E91C41" w:rsidDel="00012F52">
          <w:rPr>
            <w:rFonts w:hint="cs"/>
            <w:rtl/>
          </w:rPr>
          <w:delText>ش</w:delText>
        </w:r>
      </w:del>
      <w:ins w:id="12406" w:author="Mehrnazi Boojari" w:date="2019-01-13T06:59:00Z">
        <w:r w:rsidR="00012F52">
          <w:rPr>
            <w:rFonts w:hint="cs"/>
            <w:rtl/>
          </w:rPr>
          <w:t>ش</w:t>
        </w:r>
      </w:ins>
      <w:del w:id="12407" w:author="Mehrnazi Boojari" w:date="2019-01-07T09:46:00Z">
        <w:r w:rsidRPr="00E91C41" w:rsidDel="006F7CCF">
          <w:rPr>
            <w:rFonts w:hint="cs"/>
            <w:rtl/>
          </w:rPr>
          <w:delText xml:space="preserve"> های </w:delText>
        </w:r>
      </w:del>
      <w:ins w:id="12408" w:author="Mehrnazi Boojari" w:date="2019-01-07T09:46:00Z">
        <w:r w:rsidR="006F7CCF">
          <w:rPr>
            <w:rFonts w:hint="cs"/>
            <w:rtl/>
          </w:rPr>
          <w:t>‌</w:t>
        </w:r>
      </w:ins>
      <w:ins w:id="12409" w:author="Mehrnazi Boojari" w:date="2019-01-13T06:59:00Z">
        <w:r w:rsidR="00012F52">
          <w:rPr>
            <w:rFonts w:hint="cs"/>
            <w:rtl/>
          </w:rPr>
          <w:t>‌</w:t>
        </w:r>
      </w:ins>
      <w:ins w:id="12410" w:author="Mehrnazi Boojari" w:date="2019-01-07T09:46:00Z">
        <w:r w:rsidR="006F7CCF">
          <w:rPr>
            <w:rFonts w:hint="cs"/>
            <w:rtl/>
          </w:rPr>
          <w:t xml:space="preserve">های </w:t>
        </w:r>
      </w:ins>
      <w:r w:rsidRPr="00E91C41">
        <w:rPr>
          <w:rFonts w:hint="cs"/>
          <w:rtl/>
        </w:rPr>
        <w:t>مسکن</w:t>
      </w:r>
      <w:bookmarkEnd w:id="12395"/>
      <w:bookmarkEnd w:id="12396"/>
      <w:bookmarkEnd w:id="12397"/>
      <w:bookmarkEnd w:id="12398"/>
      <w:bookmarkEnd w:id="12399"/>
      <w:bookmarkEnd w:id="12400"/>
      <w:bookmarkEnd w:id="12401"/>
      <w:bookmarkEnd w:id="12402"/>
      <w:bookmarkEnd w:id="12403"/>
      <w:bookmarkEnd w:id="12404"/>
      <w:r w:rsidRPr="00E91C41">
        <w:rPr>
          <w:rFonts w:hint="cs"/>
          <w:rtl/>
        </w:rPr>
        <w:t xml:space="preserve"> </w:t>
      </w:r>
    </w:p>
    <w:p w14:paraId="6C6B9C0E" w14:textId="77777777" w:rsidR="00E91C41" w:rsidRPr="00E91C41" w:rsidRDefault="00E91C41" w:rsidP="00442601">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با احصا</w:t>
      </w:r>
      <w:ins w:id="12411" w:author="Mehrnazi Boojari" w:date="2019-01-13T07:01:00Z">
        <w:r w:rsidR="00442601">
          <w:rPr>
            <w:rFonts w:ascii="Calibri" w:eastAsia="Calibri" w:hAnsi="Calibri" w:cs="B Lotus" w:hint="cs"/>
            <w:sz w:val="24"/>
            <w:szCs w:val="24"/>
            <w:rtl/>
            <w:lang w:bidi="fa-IR"/>
          </w:rPr>
          <w:t>ی</w:t>
        </w:r>
      </w:ins>
      <w:r w:rsidRPr="00E91C41">
        <w:rPr>
          <w:rFonts w:ascii="Calibri" w:eastAsia="Calibri" w:hAnsi="Calibri" w:cs="B Lotus" w:hint="cs"/>
          <w:sz w:val="24"/>
          <w:szCs w:val="24"/>
          <w:rtl/>
          <w:lang w:bidi="fa-IR"/>
        </w:rPr>
        <w:t xml:space="preserve"> چالش</w:t>
      </w:r>
      <w:del w:id="12412" w:author="Mehrnazi Boojari" w:date="2019-01-07T09:46:00Z">
        <w:r w:rsidRPr="00E91C41" w:rsidDel="006F7CCF">
          <w:rPr>
            <w:rFonts w:ascii="Calibri" w:eastAsia="Calibri" w:hAnsi="Calibri" w:cs="B Lotus" w:hint="cs"/>
            <w:sz w:val="24"/>
            <w:szCs w:val="24"/>
            <w:rtl/>
            <w:lang w:bidi="fa-IR"/>
          </w:rPr>
          <w:delText xml:space="preserve"> های </w:delText>
        </w:r>
      </w:del>
      <w:ins w:id="1241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اصلی در حوزه مسکن </w:t>
      </w:r>
      <w:del w:id="12414" w:author="Mehrnazi Boojari" w:date="2019-01-07T10:03:00Z">
        <w:r w:rsidRPr="00E91C41" w:rsidDel="00A31D6F">
          <w:rPr>
            <w:rFonts w:ascii="Calibri" w:eastAsia="Calibri" w:hAnsi="Calibri" w:cs="B Lotus" w:hint="cs"/>
            <w:sz w:val="24"/>
            <w:szCs w:val="24"/>
            <w:rtl/>
            <w:lang w:bidi="fa-IR"/>
          </w:rPr>
          <w:delText>روستائی</w:delText>
        </w:r>
      </w:del>
      <w:ins w:id="12415"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 xml:space="preserve"> برای تبیین عملیاتی آن لازم است که چالش</w:t>
      </w:r>
      <w:del w:id="12416" w:author="Mehrnazi Boojari" w:date="2019-01-07T09:46:00Z">
        <w:r w:rsidRPr="00E91C41" w:rsidDel="006F7CCF">
          <w:rPr>
            <w:rFonts w:ascii="Calibri" w:eastAsia="Calibri" w:hAnsi="Calibri" w:cs="B Lotus" w:hint="cs"/>
            <w:sz w:val="24"/>
            <w:szCs w:val="24"/>
            <w:rtl/>
            <w:lang w:bidi="fa-IR"/>
          </w:rPr>
          <w:delText xml:space="preserve"> های </w:delText>
        </w:r>
      </w:del>
      <w:ins w:id="12417"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احصا</w:t>
      </w:r>
      <w:ins w:id="12418" w:author="Mehrnazi Boojari" w:date="2019-01-13T07:01:00Z">
        <w:r w:rsidR="00442601">
          <w:rPr>
            <w:rFonts w:ascii="Calibri" w:eastAsia="Calibri" w:hAnsi="Calibri" w:cs="B Nazanin" w:hint="cs"/>
            <w:sz w:val="24"/>
            <w:szCs w:val="24"/>
            <w:rtl/>
            <w:lang w:bidi="fa-IR"/>
          </w:rPr>
          <w:t>‌</w:t>
        </w:r>
      </w:ins>
      <w:del w:id="12419" w:author="Mehrnazi Boojari" w:date="2019-01-13T07:01:00Z">
        <w:r w:rsidRPr="00E91C41" w:rsidDel="00442601">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شده در فضای میدانی نیز مورد آزمون قرار گیرد.</w:t>
      </w:r>
      <w:del w:id="12420" w:author="Mehrnazi Boojari" w:date="2019-01-07T10:03:00Z">
        <w:r w:rsidRPr="00E91C41" w:rsidDel="00A31D6F">
          <w:rPr>
            <w:rFonts w:ascii="Calibri" w:eastAsia="Calibri" w:hAnsi="Calibri" w:cs="B Lotus" w:hint="cs"/>
            <w:sz w:val="24"/>
            <w:szCs w:val="24"/>
            <w:rtl/>
            <w:lang w:bidi="fa-IR"/>
          </w:rPr>
          <w:delText xml:space="preserve"> بی </w:delText>
        </w:r>
      </w:del>
      <w:ins w:id="12421" w:author="Mehrnazi Boojari" w:date="2019-01-07T10:03:00Z">
        <w:r w:rsidR="00A31D6F">
          <w:rPr>
            <w:rFonts w:ascii="Calibri" w:eastAsia="Calibri" w:hAnsi="Calibri" w:cs="B Lotus" w:hint="cs"/>
            <w:sz w:val="24"/>
            <w:szCs w:val="24"/>
            <w:rtl/>
            <w:lang w:bidi="fa-IR"/>
          </w:rPr>
          <w:t xml:space="preserve"> بی‌</w:t>
        </w:r>
      </w:ins>
      <w:r w:rsidRPr="00E91C41">
        <w:rPr>
          <w:rFonts w:ascii="Calibri" w:eastAsia="Calibri" w:hAnsi="Calibri" w:cs="B Lotus" w:hint="cs"/>
          <w:sz w:val="24"/>
          <w:szCs w:val="24"/>
          <w:rtl/>
          <w:lang w:bidi="fa-IR"/>
        </w:rPr>
        <w:t>شک برای آزمون چالش</w:t>
      </w:r>
      <w:ins w:id="12422" w:author="Mehrnazi Boojari" w:date="2019-01-13T07:01:00Z">
        <w:r w:rsidR="00442601">
          <w:rPr>
            <w:rFonts w:ascii="Calibri" w:eastAsia="Calibri" w:hAnsi="Calibri" w:cs="B Nazanin" w:hint="cs"/>
            <w:sz w:val="24"/>
            <w:szCs w:val="24"/>
            <w:rtl/>
            <w:lang w:bidi="fa-IR"/>
          </w:rPr>
          <w:t>‌</w:t>
        </w:r>
      </w:ins>
      <w:r w:rsidRPr="00E91C41">
        <w:rPr>
          <w:rFonts w:ascii="Calibri" w:eastAsia="Calibri" w:hAnsi="Calibri" w:cs="B Lotus" w:hint="cs"/>
          <w:sz w:val="24"/>
          <w:szCs w:val="24"/>
          <w:rtl/>
          <w:lang w:bidi="fa-IR"/>
        </w:rPr>
        <w:t>ها در سطح کشور</w:t>
      </w:r>
      <w:del w:id="12423" w:author="Mehrnazi Boojari" w:date="2019-01-07T09:49:00Z">
        <w:r w:rsidRPr="00E91C41" w:rsidDel="006F7CCF">
          <w:rPr>
            <w:rFonts w:ascii="Calibri" w:eastAsia="Calibri" w:hAnsi="Calibri" w:cs="B Lotus" w:hint="cs"/>
            <w:sz w:val="24"/>
            <w:szCs w:val="24"/>
            <w:rtl/>
            <w:lang w:bidi="fa-IR"/>
          </w:rPr>
          <w:delText xml:space="preserve"> نمی </w:delText>
        </w:r>
      </w:del>
      <w:ins w:id="12424" w:author="Mehrnazi Boojari" w:date="2019-01-07T09:49:00Z">
        <w:r w:rsidR="006F7CCF">
          <w:rPr>
            <w:rFonts w:ascii="Calibri" w:eastAsia="Calibri" w:hAnsi="Calibri" w:cs="B Lotus" w:hint="cs"/>
            <w:sz w:val="24"/>
            <w:szCs w:val="24"/>
            <w:rtl/>
            <w:lang w:bidi="fa-IR"/>
          </w:rPr>
          <w:t xml:space="preserve"> نمی‌</w:t>
        </w:r>
      </w:ins>
      <w:r w:rsidRPr="00E91C41">
        <w:rPr>
          <w:rFonts w:ascii="Calibri" w:eastAsia="Calibri" w:hAnsi="Calibri" w:cs="B Lotus" w:hint="cs"/>
          <w:sz w:val="24"/>
          <w:szCs w:val="24"/>
          <w:rtl/>
          <w:lang w:bidi="fa-IR"/>
        </w:rPr>
        <w:t xml:space="preserve">توان مخاطب خود را اهالی روستایی </w:t>
      </w:r>
      <w:del w:id="12425" w:author="Mehrnazi Boojari" w:date="2019-01-13T07:01:00Z">
        <w:r w:rsidRPr="00E91C41" w:rsidDel="00442601">
          <w:rPr>
            <w:rFonts w:ascii="Calibri" w:eastAsia="Calibri" w:hAnsi="Calibri" w:cs="B Lotus" w:hint="cs"/>
            <w:sz w:val="24"/>
            <w:szCs w:val="24"/>
            <w:rtl/>
            <w:lang w:bidi="fa-IR"/>
          </w:rPr>
          <w:delText xml:space="preserve">در </w:delText>
        </w:r>
      </w:del>
      <w:ins w:id="12426" w:author="Mehrnazi Boojari" w:date="2019-01-13T07:01:00Z">
        <w:r w:rsidR="00442601" w:rsidRPr="00E91C41">
          <w:rPr>
            <w:rFonts w:ascii="Calibri" w:eastAsia="Calibri" w:hAnsi="Calibri" w:cs="B Lotus" w:hint="cs"/>
            <w:sz w:val="24"/>
            <w:szCs w:val="24"/>
            <w:rtl/>
            <w:lang w:bidi="fa-IR"/>
          </w:rPr>
          <w:t>در</w:t>
        </w:r>
        <w:r w:rsidR="00442601">
          <w:rPr>
            <w:rFonts w:ascii="Calibri" w:eastAsia="Calibri" w:hAnsi="Calibri" w:cs="Times New Roman" w:hint="eastAsia"/>
            <w:sz w:val="24"/>
            <w:szCs w:val="24"/>
            <w:rtl/>
            <w:lang w:bidi="fa-IR"/>
          </w:rPr>
          <w:t> </w:t>
        </w:r>
      </w:ins>
      <w:r w:rsidRPr="00E91C41">
        <w:rPr>
          <w:rFonts w:ascii="Calibri" w:eastAsia="Calibri" w:hAnsi="Calibri" w:cs="B Lotus" w:hint="cs"/>
          <w:sz w:val="24"/>
          <w:szCs w:val="24"/>
          <w:rtl/>
          <w:lang w:bidi="fa-IR"/>
        </w:rPr>
        <w:t>نظر گرفت</w:t>
      </w:r>
      <w:ins w:id="12427" w:author="Mehrnazi Boojari" w:date="2019-01-13T07:01:00Z">
        <w:r w:rsidR="00442601">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w:t>
      </w:r>
      <w:del w:id="12428" w:author="Mehrnazi Boojari" w:date="2019-01-08T00:21:00Z">
        <w:r w:rsidRPr="00E91C41" w:rsidDel="007934C7">
          <w:rPr>
            <w:rFonts w:ascii="Calibri" w:eastAsia="Calibri" w:hAnsi="Calibri" w:cs="B Lotus" w:hint="cs"/>
            <w:sz w:val="24"/>
            <w:szCs w:val="24"/>
            <w:rtl/>
            <w:lang w:bidi="fa-IR"/>
          </w:rPr>
          <w:delText>چرا که</w:delText>
        </w:r>
      </w:del>
      <w:ins w:id="12429" w:author="Mehrnazi Boojari" w:date="2019-01-08T00:21:00Z">
        <w:r w:rsidR="007934C7">
          <w:rPr>
            <w:rFonts w:ascii="Calibri" w:eastAsia="Calibri" w:hAnsi="Calibri" w:cs="B Lotus" w:hint="cs"/>
            <w:sz w:val="24"/>
            <w:szCs w:val="24"/>
            <w:rtl/>
            <w:lang w:bidi="fa-IR"/>
          </w:rPr>
          <w:t>زیرا</w:t>
        </w:r>
      </w:ins>
      <w:r w:rsidRPr="00E91C41">
        <w:rPr>
          <w:rFonts w:ascii="Calibri" w:eastAsia="Calibri" w:hAnsi="Calibri" w:cs="B Lotus" w:hint="cs"/>
          <w:sz w:val="24"/>
          <w:szCs w:val="24"/>
          <w:rtl/>
          <w:lang w:bidi="fa-IR"/>
        </w:rPr>
        <w:t xml:space="preserve"> اولا</w:t>
      </w:r>
      <w:ins w:id="12430" w:author="Mehrnazi Boojari" w:date="2019-01-13T07:01:00Z">
        <w:r w:rsidR="00442601">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جامعه آماری گسترده</w:t>
      </w:r>
      <w:del w:id="12431" w:author="Mehrnazi Boojari" w:date="2019-01-07T10:41:00Z">
        <w:r w:rsidRPr="00E91C41" w:rsidDel="006A1F1D">
          <w:rPr>
            <w:rFonts w:ascii="Calibri" w:eastAsia="Calibri" w:hAnsi="Calibri" w:cs="B Lotus" w:hint="cs"/>
            <w:sz w:val="24"/>
            <w:szCs w:val="24"/>
            <w:rtl/>
            <w:lang w:bidi="fa-IR"/>
          </w:rPr>
          <w:delText xml:space="preserve"> ای </w:delText>
        </w:r>
      </w:del>
      <w:ins w:id="12432" w:author="Mehrnazi Boojari" w:date="2019-01-07T10:41:00Z">
        <w:r w:rsidR="006A1F1D">
          <w:rPr>
            <w:rFonts w:ascii="Calibri" w:eastAsia="Calibri" w:hAnsi="Calibri" w:cs="B Lotus" w:hint="cs"/>
            <w:sz w:val="24"/>
            <w:szCs w:val="24"/>
            <w:rtl/>
            <w:lang w:bidi="fa-IR"/>
          </w:rPr>
          <w:t xml:space="preserve">‌ای </w:t>
        </w:r>
      </w:ins>
      <w:r w:rsidRPr="00E91C41">
        <w:rPr>
          <w:rFonts w:ascii="Calibri" w:eastAsia="Calibri" w:hAnsi="Calibri" w:cs="B Lotus" w:hint="cs"/>
          <w:sz w:val="24"/>
          <w:szCs w:val="24"/>
          <w:rtl/>
          <w:lang w:bidi="fa-IR"/>
        </w:rPr>
        <w:t>برای این موضوع با هزینه</w:t>
      </w:r>
      <w:del w:id="12433" w:author="Mehrnazi Boojari" w:date="2019-01-07T10:41:00Z">
        <w:r w:rsidRPr="00E91C41" w:rsidDel="006A1F1D">
          <w:rPr>
            <w:rFonts w:ascii="Calibri" w:eastAsia="Calibri" w:hAnsi="Calibri" w:cs="B Lotus" w:hint="cs"/>
            <w:sz w:val="24"/>
            <w:szCs w:val="24"/>
            <w:rtl/>
            <w:lang w:bidi="fa-IR"/>
          </w:rPr>
          <w:delText xml:space="preserve"> ای </w:delText>
        </w:r>
      </w:del>
      <w:ins w:id="12434" w:author="Mehrnazi Boojari" w:date="2019-01-07T10:41:00Z">
        <w:r w:rsidR="006A1F1D">
          <w:rPr>
            <w:rFonts w:ascii="Calibri" w:eastAsia="Calibri" w:hAnsi="Calibri" w:cs="B Lotus" w:hint="cs"/>
            <w:sz w:val="24"/>
            <w:szCs w:val="24"/>
            <w:rtl/>
            <w:lang w:bidi="fa-IR"/>
          </w:rPr>
          <w:t xml:space="preserve">‌ای </w:t>
        </w:r>
      </w:ins>
      <w:r w:rsidRPr="00E91C41">
        <w:rPr>
          <w:rFonts w:ascii="Calibri" w:eastAsia="Calibri" w:hAnsi="Calibri" w:cs="B Lotus" w:hint="cs"/>
          <w:sz w:val="24"/>
          <w:szCs w:val="24"/>
          <w:rtl/>
          <w:lang w:bidi="fa-IR"/>
        </w:rPr>
        <w:t>زیاد به</w:t>
      </w:r>
      <w:ins w:id="12435" w:author="Mehrnazi Boojari" w:date="2019-01-13T07:01:00Z">
        <w:r w:rsidR="00442601">
          <w:rPr>
            <w:rFonts w:ascii="Calibri" w:eastAsia="Calibri" w:hAnsi="Calibri" w:cs="B Nazanin" w:hint="cs"/>
            <w:sz w:val="24"/>
            <w:szCs w:val="24"/>
            <w:rtl/>
            <w:lang w:bidi="fa-IR"/>
          </w:rPr>
          <w:t>‌</w:t>
        </w:r>
      </w:ins>
      <w:del w:id="12436" w:author="Mehrnazi Boojari" w:date="2019-01-13T07:01:00Z">
        <w:r w:rsidRPr="00E91C41" w:rsidDel="00442601">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همراه داشته و در ثانی در تعیین عوامل خارج</w:t>
      </w:r>
      <w:del w:id="12437" w:author="Mehrnazi Boojari" w:date="2019-01-07T10:33:00Z">
        <w:r w:rsidRPr="00E91C41" w:rsidDel="006C73A5">
          <w:rPr>
            <w:rFonts w:ascii="Calibri" w:eastAsia="Calibri" w:hAnsi="Calibri" w:cs="B Lotus" w:hint="cs"/>
            <w:sz w:val="24"/>
            <w:szCs w:val="24"/>
            <w:rtl/>
            <w:lang w:bidi="fa-IR"/>
          </w:rPr>
          <w:delText xml:space="preserve"> شدن </w:delText>
        </w:r>
      </w:del>
      <w:ins w:id="12438" w:author="Mehrnazi Boojari" w:date="2019-01-07T10:33:00Z">
        <w:r w:rsidR="006C73A5">
          <w:rPr>
            <w:rFonts w:ascii="Calibri" w:eastAsia="Calibri" w:hAnsi="Calibri" w:cs="B Lotus" w:hint="cs"/>
            <w:sz w:val="24"/>
            <w:szCs w:val="24"/>
            <w:rtl/>
            <w:lang w:bidi="fa-IR"/>
          </w:rPr>
          <w:t xml:space="preserve">‌شدن </w:t>
        </w:r>
      </w:ins>
      <w:r w:rsidRPr="00E91C41">
        <w:rPr>
          <w:rFonts w:ascii="Calibri" w:eastAsia="Calibri" w:hAnsi="Calibri" w:cs="B Lotus" w:hint="cs"/>
          <w:sz w:val="24"/>
          <w:szCs w:val="24"/>
          <w:rtl/>
          <w:lang w:bidi="fa-IR"/>
        </w:rPr>
        <w:t>از نگاه فردی و جامع</w:t>
      </w:r>
      <w:ins w:id="12439" w:author="Mehrnazi Boojari" w:date="2019-01-13T07:01:00Z">
        <w:r w:rsidR="00442601">
          <w:rPr>
            <w:rFonts w:ascii="Calibri" w:eastAsia="Calibri" w:hAnsi="Calibri" w:cs="B Nazanin" w:hint="cs"/>
            <w:sz w:val="24"/>
            <w:szCs w:val="24"/>
            <w:rtl/>
            <w:lang w:bidi="fa-IR"/>
          </w:rPr>
          <w:t>‌</w:t>
        </w:r>
      </w:ins>
      <w:del w:id="12440" w:author="Mehrnazi Boojari" w:date="2019-01-13T07:01:00Z">
        <w:r w:rsidRPr="00E91C41" w:rsidDel="00442601">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دیدن برای پژوهش بسیار </w:t>
      </w:r>
      <w:del w:id="12441" w:author="Mehrnazi Boojari" w:date="2019-01-07T09:55:00Z">
        <w:r w:rsidRPr="00E91C41" w:rsidDel="00A31D6F">
          <w:rPr>
            <w:rFonts w:ascii="Calibri" w:eastAsia="Calibri" w:hAnsi="Calibri" w:cs="B Lotus" w:hint="cs"/>
            <w:sz w:val="24"/>
            <w:szCs w:val="24"/>
            <w:rtl/>
            <w:lang w:bidi="fa-IR"/>
          </w:rPr>
          <w:delText>حائز اهمیت</w:delText>
        </w:r>
      </w:del>
      <w:ins w:id="12442" w:author="Mehrnazi Boojari" w:date="2019-01-07T09:55:00Z">
        <w:r w:rsidR="00A31D6F">
          <w:rPr>
            <w:rFonts w:ascii="Calibri" w:eastAsia="Calibri" w:hAnsi="Calibri" w:cs="B Lotus" w:hint="cs"/>
            <w:sz w:val="24"/>
            <w:szCs w:val="24"/>
            <w:rtl/>
            <w:lang w:bidi="fa-IR"/>
          </w:rPr>
          <w:t>حائزاهمیت</w:t>
        </w:r>
      </w:ins>
      <w:r w:rsidRPr="00E91C41">
        <w:rPr>
          <w:rFonts w:ascii="Calibri" w:eastAsia="Calibri" w:hAnsi="Calibri" w:cs="B Lotus" w:hint="cs"/>
          <w:sz w:val="24"/>
          <w:szCs w:val="24"/>
          <w:rtl/>
          <w:lang w:bidi="fa-IR"/>
        </w:rPr>
        <w:t xml:space="preserve"> است</w:t>
      </w:r>
      <w:del w:id="12443" w:author="Mehrnazi Boojari" w:date="2019-01-07T09:53:00Z">
        <w:r w:rsidRPr="00E91C41" w:rsidDel="006F7CCF">
          <w:rPr>
            <w:rFonts w:ascii="Calibri" w:eastAsia="Calibri" w:hAnsi="Calibri" w:cs="B Lotus" w:hint="cs"/>
            <w:sz w:val="24"/>
            <w:szCs w:val="24"/>
            <w:rtl/>
            <w:lang w:bidi="fa-IR"/>
          </w:rPr>
          <w:delText xml:space="preserve"> . </w:delText>
        </w:r>
      </w:del>
      <w:del w:id="12444" w:author="Mehrnazi Boojari" w:date="2019-01-07T11:04:00Z">
        <w:r w:rsidRPr="00E91C41" w:rsidDel="00DB081F">
          <w:rPr>
            <w:rFonts w:ascii="Calibri" w:eastAsia="Calibri" w:hAnsi="Calibri" w:cs="B Lotus" w:hint="cs"/>
            <w:sz w:val="24"/>
            <w:szCs w:val="24"/>
            <w:rtl/>
            <w:lang w:bidi="fa-IR"/>
          </w:rPr>
          <w:delText xml:space="preserve">لذا </w:delText>
        </w:r>
      </w:del>
      <w:ins w:id="12445" w:author="Mehrnazi Boojari" w:date="2019-01-07T11:04:00Z">
        <w:r w:rsidR="00DB081F">
          <w:rPr>
            <w:rFonts w:ascii="Calibri" w:eastAsia="Calibri" w:hAnsi="Calibri" w:cs="B Lotus" w:hint="cs"/>
            <w:sz w:val="24"/>
            <w:szCs w:val="24"/>
            <w:rtl/>
            <w:lang w:bidi="fa-IR"/>
          </w:rPr>
          <w:t xml:space="preserve">. لذا، </w:t>
        </w:r>
      </w:ins>
      <w:r w:rsidRPr="00E91C41">
        <w:rPr>
          <w:rFonts w:ascii="Calibri" w:eastAsia="Calibri" w:hAnsi="Calibri" w:cs="B Lotus" w:hint="cs"/>
          <w:sz w:val="24"/>
          <w:szCs w:val="24"/>
          <w:rtl/>
          <w:lang w:bidi="fa-IR"/>
        </w:rPr>
        <w:t xml:space="preserve">باید </w:t>
      </w:r>
      <w:del w:id="12446" w:author="Mehrnazi Boojari" w:date="2019-01-07T10:24:00Z">
        <w:r w:rsidRPr="00E91C41" w:rsidDel="0028073B">
          <w:rPr>
            <w:rFonts w:ascii="Calibri" w:eastAsia="Calibri" w:hAnsi="Calibri" w:cs="B Lotus" w:hint="cs"/>
            <w:sz w:val="24"/>
            <w:szCs w:val="24"/>
            <w:rtl/>
            <w:lang w:bidi="fa-IR"/>
          </w:rPr>
          <w:delText xml:space="preserve">به دنبال </w:delText>
        </w:r>
      </w:del>
      <w:ins w:id="12447" w:author="Mehrnazi Boojari" w:date="2019-01-07T10:24:00Z">
        <w:r w:rsidR="0028073B">
          <w:rPr>
            <w:rFonts w:ascii="Calibri" w:eastAsia="Calibri" w:hAnsi="Calibri" w:cs="B Lotus" w:hint="cs"/>
            <w:sz w:val="24"/>
            <w:szCs w:val="24"/>
            <w:rtl/>
            <w:lang w:bidi="fa-IR"/>
          </w:rPr>
          <w:t xml:space="preserve">به‌دنبال </w:t>
        </w:r>
      </w:ins>
      <w:r w:rsidRPr="00E91C41">
        <w:rPr>
          <w:rFonts w:ascii="Calibri" w:eastAsia="Calibri" w:hAnsi="Calibri" w:cs="B Lotus" w:hint="cs"/>
          <w:sz w:val="24"/>
          <w:szCs w:val="24"/>
          <w:rtl/>
          <w:lang w:bidi="fa-IR"/>
        </w:rPr>
        <w:t>مخاطبانی باشیم که</w:t>
      </w:r>
      <w:del w:id="12448" w:author="Mehrnazi Boojari" w:date="2019-01-08T01:32:00Z">
        <w:r w:rsidRPr="00E91C41" w:rsidDel="00952B49">
          <w:rPr>
            <w:rFonts w:ascii="Calibri" w:eastAsia="Calibri" w:hAnsi="Calibri" w:cs="B Lotus" w:hint="cs"/>
            <w:sz w:val="24"/>
            <w:szCs w:val="24"/>
            <w:rtl/>
            <w:lang w:bidi="fa-IR"/>
          </w:rPr>
          <w:delText xml:space="preserve"> :</w:delText>
        </w:r>
      </w:del>
      <w:ins w:id="12449" w:author="Mehrnazi Boojari" w:date="2019-01-08T01:32:00Z">
        <w:r w:rsidR="00952B49">
          <w:rPr>
            <w:rFonts w:ascii="Calibri" w:eastAsia="Calibri" w:hAnsi="Calibri" w:cs="B Lotus" w:hint="cs"/>
            <w:sz w:val="24"/>
            <w:szCs w:val="24"/>
            <w:rtl/>
            <w:lang w:bidi="fa-IR"/>
          </w:rPr>
          <w:t>:</w:t>
        </w:r>
      </w:ins>
    </w:p>
    <w:p w14:paraId="774EC19D" w14:textId="77777777" w:rsidR="00E91C41" w:rsidRPr="00E91C41" w:rsidRDefault="00E91C41" w:rsidP="00990020">
      <w:pPr>
        <w:numPr>
          <w:ilvl w:val="0"/>
          <w:numId w:val="50"/>
        </w:numPr>
        <w:bidi/>
        <w:spacing w:after="200" w:line="276" w:lineRule="auto"/>
        <w:contextualSpacing/>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نگاه جامع</w:t>
      </w:r>
      <w:ins w:id="12450" w:author="Mehrnazi Boojari" w:date="2019-01-08T23:51:00Z">
        <w:r w:rsidR="00990020">
          <w:rPr>
            <w:rFonts w:ascii="Calibri" w:eastAsia="Calibri" w:hAnsi="Calibri" w:cs="B Nazanin" w:hint="cs"/>
            <w:sz w:val="24"/>
            <w:szCs w:val="24"/>
            <w:rtl/>
            <w:lang w:bidi="fa-IR"/>
          </w:rPr>
          <w:t>‌</w:t>
        </w:r>
      </w:ins>
      <w:del w:id="12451" w:author="Mehrnazi Boojari" w:date="2019-01-08T23:51:00Z">
        <w:r w:rsidRPr="00E91C41" w:rsidDel="00990020">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تری به موضوعات داشته</w:t>
      </w:r>
      <w:ins w:id="12452" w:author="Mehrnazi Boojari" w:date="2019-01-13T07:02:00Z">
        <w:r w:rsidR="00442601">
          <w:rPr>
            <w:rFonts w:ascii="Calibri" w:eastAsia="Calibri" w:hAnsi="Calibri" w:cs="B Lotus" w:hint="cs"/>
            <w:sz w:val="24"/>
            <w:szCs w:val="24"/>
            <w:rtl/>
            <w:lang w:bidi="fa-IR"/>
          </w:rPr>
          <w:t xml:space="preserve"> باشند</w:t>
        </w:r>
      </w:ins>
      <w:r w:rsidRPr="00E91C41">
        <w:rPr>
          <w:rFonts w:ascii="Calibri" w:eastAsia="Calibri" w:hAnsi="Calibri" w:cs="B Lotus" w:hint="cs"/>
          <w:sz w:val="24"/>
          <w:szCs w:val="24"/>
          <w:rtl/>
          <w:lang w:bidi="fa-IR"/>
        </w:rPr>
        <w:t xml:space="preserve"> و نظرات شخصی را دخیل نکنند.</w:t>
      </w:r>
    </w:p>
    <w:p w14:paraId="2366A00B" w14:textId="77777777" w:rsidR="00E91C41" w:rsidRPr="00E91C41" w:rsidRDefault="00E91C41" w:rsidP="00442601">
      <w:pPr>
        <w:numPr>
          <w:ilvl w:val="0"/>
          <w:numId w:val="50"/>
        </w:numPr>
        <w:bidi/>
        <w:spacing w:after="200" w:line="276" w:lineRule="auto"/>
        <w:contextualSpacing/>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lastRenderedPageBreak/>
        <w:t xml:space="preserve">از کف فضای میدانی </w:t>
      </w:r>
      <w:del w:id="12453" w:author="Mehrnazi Boojari" w:date="2019-01-13T07:02:00Z">
        <w:r w:rsidRPr="00E91C41" w:rsidDel="00442601">
          <w:rPr>
            <w:rFonts w:ascii="Calibri" w:eastAsia="Calibri" w:hAnsi="Calibri" w:cs="B Lotus" w:hint="cs"/>
            <w:sz w:val="24"/>
            <w:szCs w:val="24"/>
            <w:rtl/>
            <w:lang w:bidi="fa-IR"/>
          </w:rPr>
          <w:delText xml:space="preserve">بوده </w:delText>
        </w:r>
      </w:del>
      <w:ins w:id="12454" w:author="Mehrnazi Boojari" w:date="2019-01-13T07:02:00Z">
        <w:r w:rsidR="00442601">
          <w:rPr>
            <w:rFonts w:ascii="Calibri" w:eastAsia="Calibri" w:hAnsi="Calibri" w:cs="B Lotus" w:hint="cs"/>
            <w:sz w:val="24"/>
            <w:szCs w:val="24"/>
            <w:rtl/>
            <w:lang w:bidi="fa-IR"/>
          </w:rPr>
          <w:t>باشند</w:t>
        </w:r>
        <w:r w:rsidR="00442601"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و در فضای روستایی تنفس کرده باشند</w:t>
      </w:r>
      <w:ins w:id="12455" w:author="Mehrnazi Boojari" w:date="2019-01-13T07:02:00Z">
        <w:r w:rsidR="00442601">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w:t>
      </w:r>
      <w:del w:id="12456" w:author="Mehrnazi Boojari" w:date="2019-01-13T07:03:00Z">
        <w:r w:rsidRPr="00E91C41" w:rsidDel="00442601">
          <w:rPr>
            <w:rFonts w:ascii="Calibri" w:eastAsia="Calibri" w:hAnsi="Calibri" w:cs="B Lotus" w:hint="cs"/>
            <w:sz w:val="24"/>
            <w:szCs w:val="24"/>
            <w:rtl/>
            <w:lang w:bidi="fa-IR"/>
          </w:rPr>
          <w:delText>علی الخصوص</w:delText>
        </w:r>
      </w:del>
      <w:ins w:id="12457" w:author="Mehrnazi Boojari" w:date="2019-01-13T07:03:00Z">
        <w:r w:rsidR="00442601">
          <w:rPr>
            <w:rFonts w:ascii="Calibri" w:eastAsia="Calibri" w:hAnsi="Calibri" w:cs="B Lotus" w:hint="cs"/>
            <w:sz w:val="24"/>
            <w:szCs w:val="24"/>
            <w:rtl/>
            <w:lang w:bidi="fa-IR"/>
          </w:rPr>
          <w:t>علی‌الخصوص</w:t>
        </w:r>
      </w:ins>
      <w:r w:rsidRPr="00E91C41">
        <w:rPr>
          <w:rFonts w:ascii="Calibri" w:eastAsia="Calibri" w:hAnsi="Calibri" w:cs="B Lotus" w:hint="cs"/>
          <w:sz w:val="24"/>
          <w:szCs w:val="24"/>
          <w:rtl/>
          <w:lang w:bidi="fa-IR"/>
        </w:rPr>
        <w:t xml:space="preserve"> چون کل گزارش مربوط به مناطق محروم است در </w:t>
      </w:r>
      <w:del w:id="12458" w:author="Mehrnazi Boojari" w:date="2019-01-07T10:03:00Z">
        <w:r w:rsidRPr="00E91C41" w:rsidDel="00A31D6F">
          <w:rPr>
            <w:rFonts w:ascii="Calibri" w:eastAsia="Calibri" w:hAnsi="Calibri" w:cs="B Lotus" w:hint="cs"/>
            <w:sz w:val="24"/>
            <w:szCs w:val="24"/>
            <w:rtl/>
            <w:lang w:bidi="fa-IR"/>
          </w:rPr>
          <w:delText>روستائی</w:delText>
        </w:r>
      </w:del>
      <w:ins w:id="12459" w:author="Mehrnazi Boojari" w:date="2019-01-07T10:03:00Z">
        <w:r w:rsidR="00A31D6F">
          <w:rPr>
            <w:rFonts w:ascii="Calibri" w:eastAsia="Calibri" w:hAnsi="Calibri" w:cs="B Lotus" w:hint="cs"/>
            <w:sz w:val="24"/>
            <w:szCs w:val="24"/>
            <w:rtl/>
            <w:lang w:bidi="fa-IR"/>
          </w:rPr>
          <w:t>روستایی</w:t>
        </w:r>
      </w:ins>
      <w:r w:rsidRPr="00E91C41">
        <w:rPr>
          <w:rFonts w:ascii="Calibri" w:eastAsia="Calibri" w:hAnsi="Calibri" w:cs="B Lotus" w:hint="cs"/>
          <w:sz w:val="24"/>
          <w:szCs w:val="24"/>
          <w:rtl/>
          <w:lang w:bidi="fa-IR"/>
        </w:rPr>
        <w:t>ان محروم حضور داشته باشند</w:t>
      </w:r>
      <w:del w:id="12460" w:author="Mehrnazi Boojari" w:date="2019-01-07T10:11:00Z">
        <w:r w:rsidRPr="00E91C41" w:rsidDel="00A31D6F">
          <w:rPr>
            <w:rFonts w:ascii="Calibri" w:eastAsia="Calibri" w:hAnsi="Calibri" w:cs="B Lotus" w:hint="cs"/>
            <w:sz w:val="24"/>
            <w:szCs w:val="24"/>
            <w:rtl/>
            <w:lang w:bidi="fa-IR"/>
          </w:rPr>
          <w:delText xml:space="preserve"> .</w:delText>
        </w:r>
      </w:del>
      <w:ins w:id="12461" w:author="Mehrnazi Boojari" w:date="2019-01-07T10:11:00Z">
        <w:r w:rsidR="00A31D6F">
          <w:rPr>
            <w:rFonts w:ascii="Calibri" w:eastAsia="Calibri" w:hAnsi="Calibri" w:cs="B Lotus" w:hint="cs"/>
            <w:sz w:val="24"/>
            <w:szCs w:val="24"/>
            <w:rtl/>
            <w:lang w:bidi="fa-IR"/>
          </w:rPr>
          <w:t>.</w:t>
        </w:r>
      </w:ins>
    </w:p>
    <w:p w14:paraId="33169126" w14:textId="77777777" w:rsidR="00E91C41" w:rsidRPr="00E91C41" w:rsidRDefault="00E91C41" w:rsidP="00A25B54">
      <w:pPr>
        <w:numPr>
          <w:ilvl w:val="0"/>
          <w:numId w:val="50"/>
        </w:numPr>
        <w:bidi/>
        <w:spacing w:after="200" w:line="276" w:lineRule="auto"/>
        <w:contextualSpacing/>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دارای مسئولیت</w:t>
      </w:r>
      <w:del w:id="12462" w:author="Mehrnazi Boojari" w:date="2019-01-08T02:06:00Z">
        <w:r w:rsidRPr="00E91C41" w:rsidDel="00310BDA">
          <w:rPr>
            <w:rFonts w:ascii="Calibri" w:eastAsia="Calibri" w:hAnsi="Calibri" w:cs="B Lotus" w:hint="cs"/>
            <w:sz w:val="24"/>
            <w:szCs w:val="24"/>
            <w:rtl/>
            <w:lang w:bidi="fa-IR"/>
          </w:rPr>
          <w:delText xml:space="preserve"> ولی </w:delText>
        </w:r>
      </w:del>
      <w:ins w:id="12463" w:author="Mehrnazi Boojari" w:date="2019-01-08T02:06:00Z">
        <w:r w:rsidR="00310BDA">
          <w:rPr>
            <w:rFonts w:ascii="Calibri" w:eastAsia="Calibri" w:hAnsi="Calibri" w:cs="B Lotus" w:hint="cs"/>
            <w:sz w:val="24"/>
            <w:szCs w:val="24"/>
            <w:rtl/>
            <w:lang w:bidi="fa-IR"/>
          </w:rPr>
          <w:t xml:space="preserve">، ولی </w:t>
        </w:r>
      </w:ins>
      <w:r w:rsidRPr="00E91C41">
        <w:rPr>
          <w:rFonts w:ascii="Calibri" w:eastAsia="Calibri" w:hAnsi="Calibri" w:cs="B Lotus" w:hint="cs"/>
          <w:sz w:val="24"/>
          <w:szCs w:val="24"/>
          <w:rtl/>
          <w:lang w:bidi="fa-IR"/>
        </w:rPr>
        <w:t>خارج از دستگاه متولی و حتی دولتی باشند تا سوگیری دستگاهی نداشته باشند</w:t>
      </w:r>
      <w:del w:id="12464" w:author="Mehrnazi Boojari" w:date="2019-01-07T10:11:00Z">
        <w:r w:rsidRPr="00E91C41" w:rsidDel="00A31D6F">
          <w:rPr>
            <w:rFonts w:ascii="Calibri" w:eastAsia="Calibri" w:hAnsi="Calibri" w:cs="B Lotus" w:hint="cs"/>
            <w:sz w:val="24"/>
            <w:szCs w:val="24"/>
            <w:rtl/>
            <w:lang w:bidi="fa-IR"/>
          </w:rPr>
          <w:delText xml:space="preserve"> .</w:delText>
        </w:r>
      </w:del>
      <w:ins w:id="12465" w:author="Mehrnazi Boojari" w:date="2019-01-07T10:11:00Z">
        <w:r w:rsidR="00A31D6F">
          <w:rPr>
            <w:rFonts w:ascii="Calibri" w:eastAsia="Calibri" w:hAnsi="Calibri" w:cs="B Lotus" w:hint="cs"/>
            <w:sz w:val="24"/>
            <w:szCs w:val="24"/>
            <w:rtl/>
            <w:lang w:bidi="fa-IR"/>
          </w:rPr>
          <w:t>.</w:t>
        </w:r>
      </w:ins>
    </w:p>
    <w:p w14:paraId="03CB3FC4" w14:textId="77777777" w:rsidR="00E91C41" w:rsidRPr="00E91C41" w:rsidRDefault="00E91C41" w:rsidP="00A25B54">
      <w:pPr>
        <w:numPr>
          <w:ilvl w:val="0"/>
          <w:numId w:val="50"/>
        </w:numPr>
        <w:bidi/>
        <w:spacing w:after="200" w:line="276" w:lineRule="auto"/>
        <w:contextualSpacing/>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چندین روستا در منطقه را با هم دیده </w:t>
      </w:r>
      <w:ins w:id="12466" w:author="Mehrnazi Boojari" w:date="2019-01-13T07:03:00Z">
        <w:r w:rsidR="00442601">
          <w:rPr>
            <w:rFonts w:ascii="Calibri" w:eastAsia="Calibri" w:hAnsi="Calibri" w:cs="B Lotus" w:hint="cs"/>
            <w:sz w:val="24"/>
            <w:szCs w:val="24"/>
            <w:rtl/>
            <w:lang w:bidi="fa-IR"/>
          </w:rPr>
          <w:t xml:space="preserve">باشند </w:t>
        </w:r>
      </w:ins>
      <w:r w:rsidRPr="00E91C41">
        <w:rPr>
          <w:rFonts w:ascii="Calibri" w:eastAsia="Calibri" w:hAnsi="Calibri" w:cs="B Lotus" w:hint="cs"/>
          <w:sz w:val="24"/>
          <w:szCs w:val="24"/>
          <w:rtl/>
          <w:lang w:bidi="fa-IR"/>
        </w:rPr>
        <w:t>و</w:t>
      </w:r>
      <w:del w:id="12467" w:author="Mehrnazi Boojari" w:date="2019-01-07T10:44:00Z">
        <w:r w:rsidRPr="00E91C41" w:rsidDel="006A1F1D">
          <w:rPr>
            <w:rFonts w:ascii="Calibri" w:eastAsia="Calibri" w:hAnsi="Calibri" w:cs="B Lotus" w:hint="cs"/>
            <w:sz w:val="24"/>
            <w:szCs w:val="24"/>
            <w:rtl/>
            <w:lang w:bidi="fa-IR"/>
          </w:rPr>
          <w:delText xml:space="preserve"> صرفا </w:delText>
        </w:r>
      </w:del>
      <w:ins w:id="12468" w:author="Mehrnazi Boojari" w:date="2019-01-07T10:44:00Z">
        <w:r w:rsidR="006A1F1D">
          <w:rPr>
            <w:rFonts w:ascii="Calibri" w:eastAsia="Calibri" w:hAnsi="Calibri" w:cs="B Lotus" w:hint="cs"/>
            <w:sz w:val="24"/>
            <w:szCs w:val="24"/>
            <w:rtl/>
            <w:lang w:bidi="fa-IR"/>
          </w:rPr>
          <w:t xml:space="preserve"> فقط </w:t>
        </w:r>
      </w:ins>
      <w:r w:rsidRPr="00E91C41">
        <w:rPr>
          <w:rFonts w:ascii="Calibri" w:eastAsia="Calibri" w:hAnsi="Calibri" w:cs="B Lotus" w:hint="cs"/>
          <w:sz w:val="24"/>
          <w:szCs w:val="24"/>
          <w:rtl/>
          <w:lang w:bidi="fa-IR"/>
        </w:rPr>
        <w:t>به یک روستا نگاه نکنند تا بتوان جامعه آماری مناسبی داشته باشیم.</w:t>
      </w:r>
    </w:p>
    <w:p w14:paraId="2759F754" w14:textId="77777777" w:rsidR="00E91C41" w:rsidRPr="00E91C41" w:rsidRDefault="00E91C41" w:rsidP="00442601">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با توجه به شرایط بالا جامعه مخاطبی که در نظر گرفته شد </w:t>
      </w:r>
      <w:del w:id="12469" w:author="Mehrnazi Boojari" w:date="2019-01-07T10:39:00Z">
        <w:r w:rsidRPr="00E91C41" w:rsidDel="006A1F1D">
          <w:rPr>
            <w:rFonts w:ascii="Calibri" w:eastAsia="Calibri" w:hAnsi="Calibri" w:cs="B Lotus" w:hint="cs"/>
            <w:sz w:val="24"/>
            <w:szCs w:val="24"/>
            <w:rtl/>
            <w:lang w:bidi="fa-IR"/>
          </w:rPr>
          <w:delText>مسئولین</w:delText>
        </w:r>
      </w:del>
      <w:ins w:id="12470" w:author="Mehrnazi Boojari" w:date="2019-01-07T10:39:00Z">
        <w:r w:rsidR="006A1F1D">
          <w:rPr>
            <w:rFonts w:ascii="Calibri" w:eastAsia="Calibri" w:hAnsi="Calibri" w:cs="B Lotus" w:hint="cs"/>
            <w:sz w:val="24"/>
            <w:szCs w:val="24"/>
            <w:rtl/>
            <w:lang w:bidi="fa-IR"/>
          </w:rPr>
          <w:t>مسئولان</w:t>
        </w:r>
      </w:ins>
      <w:r w:rsidRPr="00E91C41">
        <w:rPr>
          <w:rFonts w:ascii="Calibri" w:eastAsia="Calibri" w:hAnsi="Calibri" w:cs="B Lotus" w:hint="cs"/>
          <w:sz w:val="24"/>
          <w:szCs w:val="24"/>
          <w:rtl/>
          <w:lang w:bidi="fa-IR"/>
        </w:rPr>
        <w:t xml:space="preserve"> دهستان</w:t>
      </w:r>
      <w:del w:id="12471" w:author="Mehrnazi Boojari" w:date="2019-01-07T10:43:00Z">
        <w:r w:rsidRPr="00E91C41" w:rsidDel="006A1F1D">
          <w:rPr>
            <w:rFonts w:ascii="Calibri" w:eastAsia="Calibri" w:hAnsi="Calibri" w:cs="B Lotus" w:hint="cs"/>
            <w:sz w:val="24"/>
            <w:szCs w:val="24"/>
            <w:rtl/>
            <w:lang w:bidi="fa-IR"/>
          </w:rPr>
          <w:delText xml:space="preserve"> هایی </w:delText>
        </w:r>
      </w:del>
      <w:ins w:id="12472" w:author="Mehrnazi Boojari" w:date="2019-01-07T10:43:00Z">
        <w:r w:rsidR="006A1F1D">
          <w:rPr>
            <w:rFonts w:ascii="Calibri" w:eastAsia="Calibri" w:hAnsi="Calibri" w:cs="B Lotus" w:hint="cs"/>
            <w:sz w:val="24"/>
            <w:szCs w:val="24"/>
            <w:rtl/>
            <w:lang w:bidi="fa-IR"/>
          </w:rPr>
          <w:t xml:space="preserve">‌هایی </w:t>
        </w:r>
      </w:ins>
      <w:r w:rsidRPr="00E91C41">
        <w:rPr>
          <w:rFonts w:ascii="Calibri" w:eastAsia="Calibri" w:hAnsi="Calibri" w:cs="B Lotus" w:hint="cs"/>
          <w:sz w:val="24"/>
          <w:szCs w:val="24"/>
          <w:rtl/>
          <w:lang w:bidi="fa-IR"/>
        </w:rPr>
        <w:t>هستند که به</w:t>
      </w:r>
      <w:ins w:id="12473" w:author="Mehrnazi Boojari" w:date="2019-01-08T23:52:00Z">
        <w:r w:rsidR="00990020">
          <w:rPr>
            <w:rFonts w:ascii="Calibri" w:eastAsia="Calibri" w:hAnsi="Calibri" w:cs="B Nazanin" w:hint="cs"/>
            <w:sz w:val="24"/>
            <w:szCs w:val="24"/>
            <w:rtl/>
            <w:lang w:bidi="fa-IR"/>
          </w:rPr>
          <w:t>‌</w:t>
        </w:r>
      </w:ins>
      <w:del w:id="12474" w:author="Mehrnazi Boojari" w:date="2019-01-08T23:52:00Z">
        <w:r w:rsidRPr="00E91C41" w:rsidDel="00990020">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طور جهادی برای بحث محرومیت</w:t>
      </w:r>
      <w:ins w:id="12475" w:author="Mehrnazi Boojari" w:date="2019-01-13T07:03:00Z">
        <w:r w:rsidR="00442601">
          <w:rPr>
            <w:rFonts w:ascii="Calibri" w:eastAsia="Calibri" w:hAnsi="Calibri" w:cs="B Nazanin" w:hint="cs"/>
            <w:sz w:val="24"/>
            <w:szCs w:val="24"/>
            <w:rtl/>
            <w:lang w:bidi="fa-IR"/>
          </w:rPr>
          <w:t>‌</w:t>
        </w:r>
      </w:ins>
      <w:del w:id="12476" w:author="Mehrnazi Boojari" w:date="2019-01-13T07:03:00Z">
        <w:r w:rsidRPr="00E91C41" w:rsidDel="00442601">
          <w:rPr>
            <w:rFonts w:ascii="Calibri" w:eastAsia="Calibri" w:hAnsi="Calibri" w:cs="B Lotus" w:hint="cs"/>
            <w:sz w:val="24"/>
            <w:szCs w:val="24"/>
            <w:rtl/>
            <w:lang w:bidi="fa-IR"/>
          </w:rPr>
          <w:delText>‌</w:delText>
        </w:r>
      </w:del>
      <w:r w:rsidRPr="00E91C41">
        <w:rPr>
          <w:rFonts w:ascii="Calibri" w:eastAsia="Calibri" w:hAnsi="Calibri" w:cs="B Lotus" w:hint="cs"/>
          <w:sz w:val="24"/>
          <w:szCs w:val="24"/>
          <w:rtl/>
          <w:lang w:bidi="fa-IR"/>
        </w:rPr>
        <w:t>زدایی از روستاهای کشور مشغول به خدمت هستند.</w:t>
      </w:r>
      <w:r w:rsidRPr="00E91C41">
        <w:rPr>
          <w:rFonts w:ascii="Calibri" w:eastAsia="Calibri" w:hAnsi="Calibri" w:cs="B Lotus"/>
          <w:sz w:val="24"/>
          <w:szCs w:val="24"/>
          <w:vertAlign w:val="superscript"/>
          <w:rtl/>
          <w:lang w:bidi="fa-IR"/>
        </w:rPr>
        <w:footnoteReference w:id="72"/>
      </w:r>
      <w:r w:rsidRPr="00E91C41">
        <w:rPr>
          <w:rFonts w:ascii="Calibri" w:eastAsia="Calibri" w:hAnsi="Calibri" w:cs="B Lotus" w:hint="cs"/>
          <w:sz w:val="24"/>
          <w:szCs w:val="24"/>
          <w:rtl/>
          <w:lang w:bidi="fa-IR"/>
        </w:rPr>
        <w:t xml:space="preserve"> این افراد دارای ویژگی</w:t>
      </w:r>
      <w:del w:id="12493" w:author="Mehrnazi Boojari" w:date="2019-01-07T09:46:00Z">
        <w:r w:rsidRPr="00E91C41" w:rsidDel="006F7CCF">
          <w:rPr>
            <w:rFonts w:ascii="Calibri" w:eastAsia="Calibri" w:hAnsi="Calibri" w:cs="B Lotus" w:hint="cs"/>
            <w:sz w:val="24"/>
            <w:szCs w:val="24"/>
            <w:rtl/>
            <w:lang w:bidi="fa-IR"/>
          </w:rPr>
          <w:delText xml:space="preserve"> های </w:delText>
        </w:r>
      </w:del>
      <w:ins w:id="12494"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ذیل هستند</w:t>
      </w:r>
      <w:del w:id="12495" w:author="Mehrnazi Boojari" w:date="2019-01-08T01:32:00Z">
        <w:r w:rsidRPr="00E91C41" w:rsidDel="00952B49">
          <w:rPr>
            <w:rFonts w:ascii="Calibri" w:eastAsia="Calibri" w:hAnsi="Calibri" w:cs="B Lotus" w:hint="cs"/>
            <w:sz w:val="24"/>
            <w:szCs w:val="24"/>
            <w:rtl/>
            <w:lang w:bidi="fa-IR"/>
          </w:rPr>
          <w:delText xml:space="preserve"> :</w:delText>
        </w:r>
      </w:del>
      <w:ins w:id="12496" w:author="Mehrnazi Boojari" w:date="2019-01-08T01:32:00Z">
        <w:r w:rsidR="00952B49">
          <w:rPr>
            <w:rFonts w:ascii="Calibri" w:eastAsia="Calibri" w:hAnsi="Calibri" w:cs="B Lotus" w:hint="cs"/>
            <w:sz w:val="24"/>
            <w:szCs w:val="24"/>
            <w:rtl/>
            <w:lang w:bidi="fa-IR"/>
          </w:rPr>
          <w:t>:</w:t>
        </w:r>
      </w:ins>
    </w:p>
    <w:p w14:paraId="4172230A" w14:textId="77777777" w:rsidR="00E91C41" w:rsidRPr="00E91C41" w:rsidRDefault="00E91C41" w:rsidP="00442601">
      <w:pPr>
        <w:numPr>
          <w:ilvl w:val="0"/>
          <w:numId w:val="49"/>
        </w:numPr>
        <w:bidi/>
        <w:spacing w:after="200" w:line="276" w:lineRule="auto"/>
        <w:ind w:left="711"/>
        <w:contextualSpacing/>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خارج از دستگاه اجرایی </w:t>
      </w:r>
      <w:del w:id="12497" w:author="Mehrnazi Boojari" w:date="2019-01-13T07:04:00Z">
        <w:r w:rsidRPr="00E91C41" w:rsidDel="00442601">
          <w:rPr>
            <w:rFonts w:ascii="Calibri" w:eastAsia="Calibri" w:hAnsi="Calibri" w:cs="B Lotus" w:hint="cs"/>
            <w:sz w:val="24"/>
            <w:szCs w:val="24"/>
            <w:rtl/>
            <w:lang w:bidi="fa-IR"/>
          </w:rPr>
          <w:delText xml:space="preserve">بوده </w:delText>
        </w:r>
      </w:del>
      <w:ins w:id="12498" w:author="Mehrnazi Boojari" w:date="2019-01-13T07:04:00Z">
        <w:r w:rsidR="00442601">
          <w:rPr>
            <w:rFonts w:ascii="Calibri" w:eastAsia="Calibri" w:hAnsi="Calibri" w:cs="B Lotus" w:hint="cs"/>
            <w:sz w:val="24"/>
            <w:szCs w:val="24"/>
            <w:rtl/>
            <w:lang w:bidi="fa-IR"/>
          </w:rPr>
          <w:t>هستند</w:t>
        </w:r>
        <w:r w:rsidR="00442601"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و سوگیری دستگاهی ندارند.</w:t>
      </w:r>
    </w:p>
    <w:p w14:paraId="52B70216" w14:textId="77777777" w:rsidR="00E91C41" w:rsidRPr="00E91C41" w:rsidRDefault="00E91C41" w:rsidP="00442601">
      <w:pPr>
        <w:numPr>
          <w:ilvl w:val="0"/>
          <w:numId w:val="49"/>
        </w:numPr>
        <w:bidi/>
        <w:spacing w:after="200" w:line="276" w:lineRule="auto"/>
        <w:ind w:left="711"/>
        <w:contextualSpacing/>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به</w:t>
      </w:r>
      <w:ins w:id="12499" w:author="Mehrnazi Boojari" w:date="2019-01-08T23:52:00Z">
        <w:r w:rsidR="00990020">
          <w:rPr>
            <w:rFonts w:ascii="Calibri" w:eastAsia="Calibri" w:hAnsi="Calibri" w:cs="B Nazanin" w:hint="cs"/>
            <w:sz w:val="24"/>
            <w:szCs w:val="24"/>
            <w:rtl/>
            <w:lang w:bidi="fa-IR"/>
          </w:rPr>
          <w:t>‌</w:t>
        </w:r>
      </w:ins>
      <w:del w:id="12500" w:author="Mehrnazi Boojari" w:date="2019-01-08T23:52:00Z">
        <w:r w:rsidRPr="00E91C41" w:rsidDel="00990020">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طور ذاتی </w:t>
      </w:r>
      <w:del w:id="12501" w:author="Mehrnazi Boojari" w:date="2019-01-07T10:24:00Z">
        <w:r w:rsidRPr="00E91C41" w:rsidDel="0028073B">
          <w:rPr>
            <w:rFonts w:ascii="Calibri" w:eastAsia="Calibri" w:hAnsi="Calibri" w:cs="B Lotus" w:hint="cs"/>
            <w:sz w:val="24"/>
            <w:szCs w:val="24"/>
            <w:rtl/>
            <w:lang w:bidi="fa-IR"/>
          </w:rPr>
          <w:delText xml:space="preserve">به دنبال </w:delText>
        </w:r>
      </w:del>
      <w:ins w:id="12502" w:author="Mehrnazi Boojari" w:date="2019-01-07T10:24:00Z">
        <w:r w:rsidR="0028073B">
          <w:rPr>
            <w:rFonts w:ascii="Calibri" w:eastAsia="Calibri" w:hAnsi="Calibri" w:cs="B Lotus" w:hint="cs"/>
            <w:sz w:val="24"/>
            <w:szCs w:val="24"/>
            <w:rtl/>
            <w:lang w:bidi="fa-IR"/>
          </w:rPr>
          <w:t xml:space="preserve">به‌دنبال </w:t>
        </w:r>
      </w:ins>
      <w:r w:rsidRPr="00E91C41">
        <w:rPr>
          <w:rFonts w:ascii="Calibri" w:eastAsia="Calibri" w:hAnsi="Calibri" w:cs="B Lotus" w:hint="cs"/>
          <w:sz w:val="24"/>
          <w:szCs w:val="24"/>
          <w:rtl/>
          <w:lang w:bidi="fa-IR"/>
        </w:rPr>
        <w:t>محرومیت</w:t>
      </w:r>
      <w:del w:id="12503" w:author="Mehrnazi Boojari" w:date="2019-01-07T22:42:00Z">
        <w:r w:rsidRPr="00E91C41" w:rsidDel="00BF4CE5">
          <w:rPr>
            <w:rFonts w:ascii="Calibri" w:eastAsia="Calibri" w:hAnsi="Calibri" w:cs="B Lotus" w:hint="cs"/>
            <w:sz w:val="24"/>
            <w:szCs w:val="24"/>
            <w:rtl/>
            <w:lang w:bidi="fa-IR"/>
          </w:rPr>
          <w:delText xml:space="preserve"> زدایی</w:delText>
        </w:r>
      </w:del>
      <w:ins w:id="12504" w:author="Mehrnazi Boojari" w:date="2019-01-07T22:42:00Z">
        <w:r w:rsidR="00BF4CE5">
          <w:rPr>
            <w:rFonts w:ascii="Calibri" w:eastAsia="Calibri" w:hAnsi="Calibri" w:cs="B Lotus" w:hint="cs"/>
            <w:sz w:val="24"/>
            <w:szCs w:val="24"/>
            <w:rtl/>
            <w:lang w:bidi="fa-IR"/>
          </w:rPr>
          <w:t>‌زدایی</w:t>
        </w:r>
      </w:ins>
      <w:r w:rsidRPr="00E91C41">
        <w:rPr>
          <w:rFonts w:ascii="Calibri" w:eastAsia="Calibri" w:hAnsi="Calibri" w:cs="B Lotus" w:hint="cs"/>
          <w:sz w:val="24"/>
          <w:szCs w:val="24"/>
          <w:rtl/>
          <w:lang w:bidi="fa-IR"/>
        </w:rPr>
        <w:t xml:space="preserve"> از روستاها </w:t>
      </w:r>
      <w:del w:id="12505" w:author="Mehrnazi Boojari" w:date="2019-01-13T07:04:00Z">
        <w:r w:rsidRPr="00E91C41" w:rsidDel="00442601">
          <w:rPr>
            <w:rFonts w:ascii="Calibri" w:eastAsia="Calibri" w:hAnsi="Calibri" w:cs="B Lotus" w:hint="cs"/>
            <w:sz w:val="24"/>
            <w:szCs w:val="24"/>
            <w:rtl/>
            <w:lang w:bidi="fa-IR"/>
          </w:rPr>
          <w:delText xml:space="preserve">بوده </w:delText>
        </w:r>
      </w:del>
      <w:ins w:id="12506" w:author="Mehrnazi Boojari" w:date="2019-01-13T07:04:00Z">
        <w:r w:rsidR="00442601">
          <w:rPr>
            <w:rFonts w:ascii="Calibri" w:eastAsia="Calibri" w:hAnsi="Calibri" w:cs="B Lotus" w:hint="cs"/>
            <w:sz w:val="24"/>
            <w:szCs w:val="24"/>
            <w:rtl/>
            <w:lang w:bidi="fa-IR"/>
          </w:rPr>
          <w:t>هستند</w:t>
        </w:r>
        <w:r w:rsidR="00442601"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و در مناطق محروم روستایی حاضر</w:t>
      </w:r>
      <w:del w:id="12507" w:author="Mehrnazi Boojari" w:date="2019-01-13T07:04:00Z">
        <w:r w:rsidRPr="00E91C41" w:rsidDel="00442601">
          <w:rPr>
            <w:rFonts w:ascii="Calibri" w:eastAsia="Calibri" w:hAnsi="Calibri" w:cs="B Lotus" w:hint="cs"/>
            <w:sz w:val="24"/>
            <w:szCs w:val="24"/>
            <w:rtl/>
            <w:lang w:bidi="fa-IR"/>
          </w:rPr>
          <w:delText xml:space="preserve"> هست</w:delText>
        </w:r>
      </w:del>
      <w:r w:rsidRPr="00E91C41">
        <w:rPr>
          <w:rFonts w:ascii="Calibri" w:eastAsia="Calibri" w:hAnsi="Calibri" w:cs="B Lotus" w:hint="cs"/>
          <w:sz w:val="24"/>
          <w:szCs w:val="24"/>
          <w:rtl/>
          <w:lang w:bidi="fa-IR"/>
        </w:rPr>
        <w:t>ند</w:t>
      </w:r>
      <w:ins w:id="12508" w:author="Mehrnazi Boojari" w:date="2019-01-13T07:04:00Z">
        <w:r w:rsidR="00442601">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w:t>
      </w:r>
      <w:del w:id="12509" w:author="Mehrnazi Boojari" w:date="2019-01-13T07:05:00Z">
        <w:r w:rsidRPr="00E91C41" w:rsidDel="00442601">
          <w:rPr>
            <w:rFonts w:ascii="Calibri" w:eastAsia="Calibri" w:hAnsi="Calibri" w:cs="B Lotus" w:hint="cs"/>
            <w:sz w:val="24"/>
            <w:szCs w:val="24"/>
            <w:rtl/>
            <w:lang w:bidi="fa-IR"/>
          </w:rPr>
          <w:delText>به این خاطر</w:delText>
        </w:r>
      </w:del>
      <w:ins w:id="12510" w:author="Mehrnazi Boojari" w:date="2019-01-13T07:05:00Z">
        <w:r w:rsidR="00442601">
          <w:rPr>
            <w:rFonts w:ascii="Calibri" w:eastAsia="Calibri" w:hAnsi="Calibri" w:cs="B Lotus" w:hint="cs"/>
            <w:sz w:val="24"/>
            <w:szCs w:val="24"/>
            <w:rtl/>
            <w:lang w:bidi="fa-IR"/>
          </w:rPr>
          <w:t>از این رو</w:t>
        </w:r>
      </w:ins>
      <w:r w:rsidRPr="00E91C41">
        <w:rPr>
          <w:rFonts w:ascii="Calibri" w:eastAsia="Calibri" w:hAnsi="Calibri" w:cs="B Lotus" w:hint="cs"/>
          <w:sz w:val="24"/>
          <w:szCs w:val="24"/>
          <w:rtl/>
          <w:lang w:bidi="fa-IR"/>
        </w:rPr>
        <w:t xml:space="preserve"> ا</w:t>
      </w:r>
      <w:ins w:id="12511" w:author="Mehrnazi Boojari" w:date="2019-01-13T07:05:00Z">
        <w:r w:rsidR="00442601">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شراف خوبی به محرومیت</w:t>
      </w:r>
      <w:del w:id="12512" w:author="Mehrnazi Boojari" w:date="2019-01-07T09:46:00Z">
        <w:r w:rsidRPr="00E91C41" w:rsidDel="006F7CCF">
          <w:rPr>
            <w:rFonts w:ascii="Calibri" w:eastAsia="Calibri" w:hAnsi="Calibri" w:cs="B Lotus" w:hint="cs"/>
            <w:sz w:val="24"/>
            <w:szCs w:val="24"/>
            <w:rtl/>
            <w:lang w:bidi="fa-IR"/>
          </w:rPr>
          <w:delText xml:space="preserve"> های </w:delText>
        </w:r>
      </w:del>
      <w:ins w:id="12513" w:author="Mehrnazi Boojari" w:date="2019-01-07T09:46:00Z">
        <w:r w:rsidR="006F7CCF">
          <w:rPr>
            <w:rFonts w:ascii="Calibri" w:eastAsia="Calibri" w:hAnsi="Calibri" w:cs="B Lotus" w:hint="cs"/>
            <w:sz w:val="24"/>
            <w:szCs w:val="24"/>
            <w:rtl/>
            <w:lang w:bidi="fa-IR"/>
          </w:rPr>
          <w:t>‌</w:t>
        </w:r>
      </w:ins>
      <w:ins w:id="12514" w:author="Mehrnazi Boojari" w:date="2019-01-08T23:51:00Z">
        <w:r w:rsidR="00990020">
          <w:rPr>
            <w:rFonts w:ascii="Calibri" w:eastAsia="Calibri" w:hAnsi="Calibri" w:cs="B Nazanin" w:hint="cs"/>
            <w:sz w:val="24"/>
            <w:szCs w:val="24"/>
            <w:rtl/>
            <w:lang w:bidi="fa-IR"/>
          </w:rPr>
          <w:t>‌</w:t>
        </w:r>
      </w:ins>
      <w:ins w:id="12515"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روستاها دارند</w:t>
      </w:r>
      <w:del w:id="12516" w:author="Mehrnazi Boojari" w:date="2019-01-07T10:11:00Z">
        <w:r w:rsidRPr="00E91C41" w:rsidDel="00A31D6F">
          <w:rPr>
            <w:rFonts w:ascii="Calibri" w:eastAsia="Calibri" w:hAnsi="Calibri" w:cs="B Lotus" w:hint="cs"/>
            <w:sz w:val="24"/>
            <w:szCs w:val="24"/>
            <w:rtl/>
            <w:lang w:bidi="fa-IR"/>
          </w:rPr>
          <w:delText xml:space="preserve"> .</w:delText>
        </w:r>
      </w:del>
      <w:ins w:id="12517" w:author="Mehrnazi Boojari" w:date="2019-01-07T10:11:00Z">
        <w:r w:rsidR="00A31D6F">
          <w:rPr>
            <w:rFonts w:ascii="Calibri" w:eastAsia="Calibri" w:hAnsi="Calibri" w:cs="B Lotus" w:hint="cs"/>
            <w:sz w:val="24"/>
            <w:szCs w:val="24"/>
            <w:rtl/>
            <w:lang w:bidi="fa-IR"/>
          </w:rPr>
          <w:t>.</w:t>
        </w:r>
      </w:ins>
    </w:p>
    <w:p w14:paraId="51D7DC75" w14:textId="77777777" w:rsidR="00E91C41" w:rsidRPr="00E91C41" w:rsidRDefault="00E91C41" w:rsidP="002E7778">
      <w:pPr>
        <w:numPr>
          <w:ilvl w:val="0"/>
          <w:numId w:val="49"/>
        </w:numPr>
        <w:bidi/>
        <w:spacing w:after="200" w:line="276" w:lineRule="auto"/>
        <w:ind w:left="711"/>
        <w:contextualSpacing/>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نگاه جامع</w:t>
      </w:r>
      <w:ins w:id="12518" w:author="Mehrnazi Boojari" w:date="2019-01-13T07:07:00Z">
        <w:r w:rsidR="002E7778">
          <w:rPr>
            <w:rFonts w:ascii="Calibri" w:eastAsia="Calibri" w:hAnsi="Calibri" w:cs="B Nazanin" w:hint="cs"/>
            <w:sz w:val="24"/>
            <w:szCs w:val="24"/>
            <w:rtl/>
            <w:lang w:bidi="fa-IR"/>
          </w:rPr>
          <w:t>‌</w:t>
        </w:r>
      </w:ins>
      <w:del w:id="12519" w:author="Mehrnazi Boojari" w:date="2019-01-13T07:07:00Z">
        <w:r w:rsidRPr="00E91C41" w:rsidDel="002E7778">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تری به دستگاه</w:t>
      </w:r>
      <w:del w:id="12520" w:author="Mehrnazi Boojari" w:date="2019-01-07T09:46:00Z">
        <w:r w:rsidRPr="00E91C41" w:rsidDel="006F7CCF">
          <w:rPr>
            <w:rFonts w:ascii="Calibri" w:eastAsia="Calibri" w:hAnsi="Calibri" w:cs="B Lotus" w:hint="cs"/>
            <w:sz w:val="24"/>
            <w:szCs w:val="24"/>
            <w:rtl/>
            <w:lang w:bidi="fa-IR"/>
          </w:rPr>
          <w:delText xml:space="preserve"> های </w:delText>
        </w:r>
      </w:del>
      <w:ins w:id="12521" w:author="Mehrnazi Boojari" w:date="2019-01-07T09:46:00Z">
        <w:r w:rsidR="006F7CCF">
          <w:rPr>
            <w:rFonts w:ascii="Calibri" w:eastAsia="Calibri" w:hAnsi="Calibri" w:cs="B Lotus" w:hint="cs"/>
            <w:sz w:val="24"/>
            <w:szCs w:val="24"/>
            <w:rtl/>
            <w:lang w:bidi="fa-IR"/>
          </w:rPr>
          <w:t xml:space="preserve">‌های </w:t>
        </w:r>
      </w:ins>
      <w:del w:id="12522" w:author="Mehrnazi Boojari" w:date="2019-01-07T10:46:00Z">
        <w:r w:rsidRPr="00E91C41" w:rsidDel="006A1F1D">
          <w:rPr>
            <w:rFonts w:ascii="Calibri" w:eastAsia="Calibri" w:hAnsi="Calibri" w:cs="B Lotus" w:hint="cs"/>
            <w:sz w:val="24"/>
            <w:szCs w:val="24"/>
            <w:rtl/>
            <w:lang w:bidi="fa-IR"/>
          </w:rPr>
          <w:delText>اجرائی</w:delText>
        </w:r>
      </w:del>
      <w:ins w:id="12523"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و قوانین و مقررات مربوط در موضوعات مختلف </w:t>
      </w:r>
      <w:del w:id="12524" w:author="Mehrnazi Boojari" w:date="2019-01-13T07:07:00Z">
        <w:r w:rsidRPr="00E91C41" w:rsidDel="002E7778">
          <w:rPr>
            <w:rFonts w:ascii="Calibri" w:eastAsia="Calibri" w:hAnsi="Calibri" w:cs="B Lotus" w:hint="cs"/>
            <w:sz w:val="24"/>
            <w:szCs w:val="24"/>
            <w:rtl/>
            <w:lang w:bidi="fa-IR"/>
          </w:rPr>
          <w:delText xml:space="preserve">خصوصا </w:delText>
        </w:r>
      </w:del>
      <w:ins w:id="12525" w:author="Mehrnazi Boojari" w:date="2019-01-13T07:07:00Z">
        <w:r w:rsidR="002E7778">
          <w:rPr>
            <w:rFonts w:ascii="Calibri" w:eastAsia="Calibri" w:hAnsi="Calibri" w:cs="B Lotus" w:hint="cs"/>
            <w:sz w:val="24"/>
            <w:szCs w:val="24"/>
            <w:rtl/>
            <w:lang w:bidi="fa-IR"/>
          </w:rPr>
          <w:t>به</w:t>
        </w:r>
        <w:r w:rsidR="002E7778">
          <w:rPr>
            <w:rFonts w:ascii="Calibri" w:eastAsia="Calibri" w:hAnsi="Calibri" w:cs="B Nazanin" w:hint="cs"/>
            <w:sz w:val="24"/>
            <w:szCs w:val="24"/>
            <w:rtl/>
            <w:lang w:bidi="fa-IR"/>
          </w:rPr>
          <w:t>‌</w:t>
        </w:r>
        <w:r w:rsidR="002E7778">
          <w:rPr>
            <w:rFonts w:ascii="Calibri" w:eastAsia="Calibri" w:hAnsi="Calibri" w:cs="B Lotus" w:hint="cs"/>
            <w:sz w:val="24"/>
            <w:szCs w:val="24"/>
            <w:rtl/>
            <w:lang w:bidi="fa-IR"/>
          </w:rPr>
          <w:t>ویژه</w:t>
        </w:r>
        <w:r w:rsidR="002E7778"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مسکن روستایی </w:t>
      </w:r>
      <w:del w:id="12526" w:author="Mehrnazi Boojari" w:date="2019-01-13T07:07:00Z">
        <w:r w:rsidRPr="00E91C41" w:rsidDel="002E7778">
          <w:rPr>
            <w:rFonts w:ascii="Calibri" w:eastAsia="Calibri" w:hAnsi="Calibri" w:cs="B Lotus" w:hint="cs"/>
            <w:sz w:val="24"/>
            <w:szCs w:val="24"/>
            <w:rtl/>
            <w:lang w:bidi="fa-IR"/>
          </w:rPr>
          <w:delText xml:space="preserve">داشته </w:delText>
        </w:r>
      </w:del>
      <w:ins w:id="12527" w:author="Mehrnazi Boojari" w:date="2019-01-13T07:07:00Z">
        <w:r w:rsidR="002E7778">
          <w:rPr>
            <w:rFonts w:ascii="Calibri" w:eastAsia="Calibri" w:hAnsi="Calibri" w:cs="B Lotus" w:hint="cs"/>
            <w:sz w:val="24"/>
            <w:szCs w:val="24"/>
            <w:rtl/>
            <w:lang w:bidi="fa-IR"/>
          </w:rPr>
          <w:t>دارند</w:t>
        </w:r>
        <w:r w:rsidR="002E7778"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و چالش</w:t>
      </w:r>
      <w:ins w:id="12528" w:author="Mehrnazi Boojari" w:date="2019-01-13T07:07:00Z">
        <w:r w:rsidR="002E7778">
          <w:rPr>
            <w:rFonts w:ascii="Calibri" w:eastAsia="Calibri" w:hAnsi="Calibri" w:cs="B Nazanin" w:hint="cs"/>
            <w:sz w:val="24"/>
            <w:szCs w:val="24"/>
            <w:rtl/>
            <w:lang w:bidi="fa-IR"/>
          </w:rPr>
          <w:t>‌</w:t>
        </w:r>
      </w:ins>
      <w:del w:id="12529" w:author="Mehrnazi Boojari" w:date="2019-01-07T09:46:00Z">
        <w:r w:rsidRPr="00E91C41" w:rsidDel="006F7CCF">
          <w:rPr>
            <w:rFonts w:ascii="Calibri" w:eastAsia="Calibri" w:hAnsi="Calibri" w:cs="B Lotus" w:hint="cs"/>
            <w:sz w:val="24"/>
            <w:szCs w:val="24"/>
            <w:rtl/>
            <w:lang w:bidi="fa-IR"/>
          </w:rPr>
          <w:delText xml:space="preserve"> های </w:delText>
        </w:r>
      </w:del>
      <w:ins w:id="1253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این حوزه را </w:t>
      </w:r>
      <w:del w:id="12531" w:author="Mehrnazi Boojari" w:date="2019-01-07T09:55:00Z">
        <w:r w:rsidRPr="00E91C41" w:rsidDel="00A31D6F">
          <w:rPr>
            <w:rFonts w:ascii="Calibri" w:eastAsia="Calibri" w:hAnsi="Calibri" w:cs="B Lotus" w:hint="cs"/>
            <w:sz w:val="24"/>
            <w:szCs w:val="24"/>
            <w:rtl/>
            <w:lang w:bidi="fa-IR"/>
          </w:rPr>
          <w:delText>به خوبی</w:delText>
        </w:r>
      </w:del>
      <w:ins w:id="12532" w:author="Mehrnazi Boojari" w:date="2019-01-07T09:55:00Z">
        <w:r w:rsidR="00A31D6F">
          <w:rPr>
            <w:rFonts w:ascii="Calibri" w:eastAsia="Calibri" w:hAnsi="Calibri" w:cs="B Lotus" w:hint="cs"/>
            <w:sz w:val="24"/>
            <w:szCs w:val="24"/>
            <w:rtl/>
            <w:lang w:bidi="fa-IR"/>
          </w:rPr>
          <w:t>به‌خوبی</w:t>
        </w:r>
      </w:ins>
      <w:del w:id="12533" w:author="Mehrnazi Boojari" w:date="2019-01-07T09:49:00Z">
        <w:r w:rsidRPr="00E91C41" w:rsidDel="006F7CCF">
          <w:rPr>
            <w:rFonts w:ascii="Calibri" w:eastAsia="Calibri" w:hAnsi="Calibri" w:cs="B Lotus" w:hint="cs"/>
            <w:sz w:val="24"/>
            <w:szCs w:val="24"/>
            <w:rtl/>
            <w:lang w:bidi="fa-IR"/>
          </w:rPr>
          <w:delText xml:space="preserve"> می </w:delText>
        </w:r>
      </w:del>
      <w:ins w:id="12534"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شناسند</w:t>
      </w:r>
      <w:del w:id="12535" w:author="Mehrnazi Boojari" w:date="2019-01-07T10:11:00Z">
        <w:r w:rsidRPr="00E91C41" w:rsidDel="00A31D6F">
          <w:rPr>
            <w:rFonts w:ascii="Calibri" w:eastAsia="Calibri" w:hAnsi="Calibri" w:cs="B Lotus" w:hint="cs"/>
            <w:sz w:val="24"/>
            <w:szCs w:val="24"/>
            <w:rtl/>
            <w:lang w:bidi="fa-IR"/>
          </w:rPr>
          <w:delText xml:space="preserve"> .</w:delText>
        </w:r>
      </w:del>
      <w:ins w:id="12536" w:author="Mehrnazi Boojari" w:date="2019-01-07T10:11:00Z">
        <w:r w:rsidR="00A31D6F">
          <w:rPr>
            <w:rFonts w:ascii="Calibri" w:eastAsia="Calibri" w:hAnsi="Calibri" w:cs="B Lotus" w:hint="cs"/>
            <w:sz w:val="24"/>
            <w:szCs w:val="24"/>
            <w:rtl/>
            <w:lang w:bidi="fa-IR"/>
          </w:rPr>
          <w:t>.</w:t>
        </w:r>
      </w:ins>
    </w:p>
    <w:p w14:paraId="613165DE" w14:textId="77777777" w:rsidR="00E91C41" w:rsidRPr="00E91C41" w:rsidRDefault="00E91C41" w:rsidP="002E7778">
      <w:pPr>
        <w:numPr>
          <w:ilvl w:val="0"/>
          <w:numId w:val="49"/>
        </w:numPr>
        <w:bidi/>
        <w:spacing w:after="200" w:line="276" w:lineRule="auto"/>
        <w:ind w:left="711"/>
        <w:contextualSpacing/>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چون در تمامی استان</w:t>
      </w:r>
      <w:del w:id="12537" w:author="Mehrnazi Boojari" w:date="2019-01-07T09:45:00Z">
        <w:r w:rsidRPr="00E91C41" w:rsidDel="006F7CCF">
          <w:rPr>
            <w:rFonts w:ascii="Calibri" w:eastAsia="Calibri" w:hAnsi="Calibri" w:cs="B Lotus" w:hint="cs"/>
            <w:sz w:val="24"/>
            <w:szCs w:val="24"/>
            <w:rtl/>
            <w:lang w:bidi="fa-IR"/>
          </w:rPr>
          <w:delText xml:space="preserve"> ها </w:delText>
        </w:r>
      </w:del>
      <w:ins w:id="12538"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 xml:space="preserve">حاضرند جامعه آماری مناسبی </w:t>
      </w:r>
      <w:del w:id="12539" w:author="Mehrnazi Boojari" w:date="2019-01-13T07:07:00Z">
        <w:r w:rsidRPr="00E91C41" w:rsidDel="002E7778">
          <w:rPr>
            <w:rFonts w:ascii="Calibri" w:eastAsia="Calibri" w:hAnsi="Calibri" w:cs="B Lotus" w:hint="cs"/>
            <w:sz w:val="24"/>
            <w:szCs w:val="24"/>
            <w:rtl/>
            <w:lang w:bidi="fa-IR"/>
          </w:rPr>
          <w:delText xml:space="preserve">داشته </w:delText>
        </w:r>
      </w:del>
      <w:ins w:id="12540" w:author="Mehrnazi Boojari" w:date="2019-01-13T07:07:00Z">
        <w:r w:rsidR="002E7778">
          <w:rPr>
            <w:rFonts w:ascii="Calibri" w:eastAsia="Calibri" w:hAnsi="Calibri" w:cs="B Lotus" w:hint="cs"/>
            <w:sz w:val="24"/>
            <w:szCs w:val="24"/>
            <w:rtl/>
            <w:lang w:bidi="fa-IR"/>
          </w:rPr>
          <w:t>دارند</w:t>
        </w:r>
        <w:r w:rsidR="002E7778"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و به</w:t>
      </w:r>
      <w:ins w:id="12541" w:author="Mehrnazi Boojari" w:date="2019-01-13T07:07:00Z">
        <w:r w:rsidR="002E7778">
          <w:rPr>
            <w:rFonts w:ascii="Calibri" w:eastAsia="Calibri" w:hAnsi="Calibri" w:cs="B Nazanin" w:hint="cs"/>
            <w:sz w:val="24"/>
            <w:szCs w:val="24"/>
            <w:rtl/>
            <w:lang w:bidi="fa-IR"/>
          </w:rPr>
          <w:t>‌</w:t>
        </w:r>
        <w:r w:rsidR="002E7778">
          <w:rPr>
            <w:rFonts w:ascii="Calibri" w:eastAsia="Calibri" w:hAnsi="Calibri" w:cs="B Lotus" w:hint="cs"/>
            <w:sz w:val="24"/>
            <w:szCs w:val="24"/>
            <w:rtl/>
            <w:lang w:bidi="fa-IR"/>
          </w:rPr>
          <w:t>سبب</w:t>
        </w:r>
      </w:ins>
      <w:del w:id="12542" w:author="Mehrnazi Boojari" w:date="2019-01-13T07:07:00Z">
        <w:r w:rsidRPr="00E91C41" w:rsidDel="002E7778">
          <w:rPr>
            <w:rFonts w:ascii="Calibri" w:eastAsia="Calibri" w:hAnsi="Calibri" w:cs="B Lotus" w:hint="cs"/>
            <w:sz w:val="24"/>
            <w:szCs w:val="24"/>
            <w:rtl/>
            <w:lang w:bidi="fa-IR"/>
          </w:rPr>
          <w:delText xml:space="preserve"> خاطر</w:delText>
        </w:r>
      </w:del>
      <w:r w:rsidRPr="00E91C41">
        <w:rPr>
          <w:rFonts w:ascii="Calibri" w:eastAsia="Calibri" w:hAnsi="Calibri" w:cs="B Lotus" w:hint="cs"/>
          <w:sz w:val="24"/>
          <w:szCs w:val="24"/>
          <w:rtl/>
          <w:lang w:bidi="fa-IR"/>
        </w:rPr>
        <w:t xml:space="preserve"> مسئولیت دهستانی دارای نگاه یکپارچه‌ای به موضوعات</w:t>
      </w:r>
      <w:del w:id="12543" w:author="Mehrnazi Boojari" w:date="2019-01-07T09:49:00Z">
        <w:r w:rsidRPr="00E91C41" w:rsidDel="006F7CCF">
          <w:rPr>
            <w:rFonts w:ascii="Calibri" w:eastAsia="Calibri" w:hAnsi="Calibri" w:cs="B Lotus" w:hint="cs"/>
            <w:sz w:val="24"/>
            <w:szCs w:val="24"/>
            <w:rtl/>
            <w:lang w:bidi="fa-IR"/>
          </w:rPr>
          <w:delText xml:space="preserve"> می </w:delText>
        </w:r>
      </w:del>
      <w:del w:id="12544" w:author="Mehrnazi Boojari" w:date="2019-01-07T10:30:00Z">
        <w:r w:rsidRPr="00E91C41" w:rsidDel="006C73A5">
          <w:rPr>
            <w:rFonts w:ascii="Calibri" w:eastAsia="Calibri" w:hAnsi="Calibri" w:cs="B Lotus" w:hint="cs"/>
            <w:sz w:val="24"/>
            <w:szCs w:val="24"/>
            <w:rtl/>
            <w:lang w:bidi="fa-IR"/>
          </w:rPr>
          <w:delText>باشند</w:delText>
        </w:r>
      </w:del>
      <w:ins w:id="12545" w:author="Mehrnazi Boojari" w:date="2019-01-07T10:30:00Z">
        <w:r w:rsidR="006C73A5">
          <w:rPr>
            <w:rFonts w:ascii="Calibri" w:eastAsia="Calibri" w:hAnsi="Calibri" w:cs="B Lotus" w:hint="cs"/>
            <w:sz w:val="24"/>
            <w:szCs w:val="24"/>
            <w:rtl/>
            <w:lang w:bidi="fa-IR"/>
          </w:rPr>
          <w:t xml:space="preserve"> هستند</w:t>
        </w:r>
      </w:ins>
      <w:del w:id="12546" w:author="Mehrnazi Boojari" w:date="2019-01-07T10:11:00Z">
        <w:r w:rsidRPr="00E91C41" w:rsidDel="00A31D6F">
          <w:rPr>
            <w:rFonts w:ascii="Calibri" w:eastAsia="Calibri" w:hAnsi="Calibri" w:cs="B Lotus" w:hint="cs"/>
            <w:sz w:val="24"/>
            <w:szCs w:val="24"/>
            <w:rtl/>
            <w:lang w:bidi="fa-IR"/>
          </w:rPr>
          <w:delText xml:space="preserve"> .</w:delText>
        </w:r>
      </w:del>
      <w:ins w:id="12547" w:author="Mehrnazi Boojari" w:date="2019-01-07T10:11:00Z">
        <w:r w:rsidR="00A31D6F">
          <w:rPr>
            <w:rFonts w:ascii="Calibri" w:eastAsia="Calibri" w:hAnsi="Calibri" w:cs="B Lotus" w:hint="cs"/>
            <w:sz w:val="24"/>
            <w:szCs w:val="24"/>
            <w:rtl/>
            <w:lang w:bidi="fa-IR"/>
          </w:rPr>
          <w:t>.</w:t>
        </w:r>
      </w:ins>
    </w:p>
    <w:p w14:paraId="3F1DEF08" w14:textId="77777777" w:rsidR="00E91C41" w:rsidRPr="00F6734C" w:rsidRDefault="00E91C41" w:rsidP="002921B8">
      <w:pPr>
        <w:bidi/>
        <w:ind w:firstLine="288"/>
        <w:jc w:val="both"/>
        <w:rPr>
          <w:rFonts w:ascii="B Lotus" w:eastAsia="Calibri" w:hAnsi="B Lotus" w:cs="B Lotus"/>
          <w:sz w:val="24"/>
          <w:szCs w:val="24"/>
          <w:rtl/>
          <w:lang w:bidi="fa-IR"/>
        </w:rPr>
      </w:pPr>
      <w:r w:rsidRPr="00E91C41">
        <w:rPr>
          <w:rFonts w:ascii="Calibri" w:eastAsia="Calibri" w:hAnsi="Calibri" w:cs="B Lotus" w:hint="cs"/>
          <w:sz w:val="24"/>
          <w:szCs w:val="24"/>
          <w:rtl/>
          <w:lang w:bidi="fa-IR"/>
        </w:rPr>
        <w:t>با تدقیق چالش</w:t>
      </w:r>
      <w:del w:id="12548" w:author="Mehrnazi Boojari" w:date="2019-01-07T09:45:00Z">
        <w:r w:rsidRPr="00E91C41" w:rsidDel="006F7CCF">
          <w:rPr>
            <w:rFonts w:ascii="Calibri" w:eastAsia="Calibri" w:hAnsi="Calibri" w:cs="B Lotus" w:hint="cs"/>
            <w:sz w:val="24"/>
            <w:szCs w:val="24"/>
            <w:rtl/>
            <w:lang w:bidi="fa-IR"/>
          </w:rPr>
          <w:delText xml:space="preserve"> ها </w:delText>
        </w:r>
      </w:del>
      <w:ins w:id="12549"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و عوامل هر یک از چالش</w:t>
      </w:r>
      <w:del w:id="12550" w:author="Mehrnazi Boojari" w:date="2019-01-07T09:45:00Z">
        <w:r w:rsidRPr="00E91C41" w:rsidDel="006F7CCF">
          <w:rPr>
            <w:rFonts w:ascii="Calibri" w:eastAsia="Calibri" w:hAnsi="Calibri" w:cs="B Lotus" w:hint="cs"/>
            <w:sz w:val="24"/>
            <w:szCs w:val="24"/>
            <w:rtl/>
            <w:lang w:bidi="fa-IR"/>
          </w:rPr>
          <w:delText xml:space="preserve"> ها </w:delText>
        </w:r>
      </w:del>
      <w:ins w:id="12551"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و با مشخص</w:t>
      </w:r>
      <w:del w:id="12552" w:author="Mehrnazi Boojari" w:date="2019-01-07T10:33:00Z">
        <w:r w:rsidRPr="00E91C41" w:rsidDel="006C73A5">
          <w:rPr>
            <w:rFonts w:ascii="Calibri" w:eastAsia="Calibri" w:hAnsi="Calibri" w:cs="B Lotus" w:hint="cs"/>
            <w:sz w:val="24"/>
            <w:szCs w:val="24"/>
            <w:rtl/>
            <w:lang w:bidi="fa-IR"/>
          </w:rPr>
          <w:delText xml:space="preserve"> شدن </w:delText>
        </w:r>
      </w:del>
      <w:ins w:id="12553" w:author="Mehrnazi Boojari" w:date="2019-01-07T10:33:00Z">
        <w:r w:rsidR="006C73A5">
          <w:rPr>
            <w:rFonts w:ascii="Calibri" w:eastAsia="Calibri" w:hAnsi="Calibri" w:cs="B Lotus" w:hint="cs"/>
            <w:sz w:val="24"/>
            <w:szCs w:val="24"/>
            <w:rtl/>
            <w:lang w:bidi="fa-IR"/>
          </w:rPr>
          <w:t xml:space="preserve">‌شدن </w:t>
        </w:r>
      </w:ins>
      <w:r w:rsidRPr="00E91C41">
        <w:rPr>
          <w:rFonts w:ascii="Calibri" w:eastAsia="Calibri" w:hAnsi="Calibri" w:cs="B Lotus" w:hint="cs"/>
          <w:sz w:val="24"/>
          <w:szCs w:val="24"/>
          <w:rtl/>
          <w:lang w:bidi="fa-IR"/>
        </w:rPr>
        <w:t>جامعه آماری و مخاطب برای آزمون چالش</w:t>
      </w:r>
      <w:del w:id="12554" w:author="Mehrnazi Boojari" w:date="2019-01-07T09:46:00Z">
        <w:r w:rsidRPr="00E91C41" w:rsidDel="006F7CCF">
          <w:rPr>
            <w:rFonts w:ascii="Calibri" w:eastAsia="Calibri" w:hAnsi="Calibri" w:cs="B Lotus" w:hint="cs"/>
            <w:sz w:val="24"/>
            <w:szCs w:val="24"/>
            <w:rtl/>
            <w:lang w:bidi="fa-IR"/>
          </w:rPr>
          <w:delText xml:space="preserve"> های </w:delText>
        </w:r>
      </w:del>
      <w:ins w:id="12555"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حوزه مسکن روستایی</w:t>
      </w:r>
      <w:del w:id="12556" w:author="Mehrnazi Boojari" w:date="2019-01-13T07:08:00Z">
        <w:r w:rsidRPr="00E91C41" w:rsidDel="002921B8">
          <w:rPr>
            <w:rFonts w:ascii="Calibri" w:eastAsia="Calibri" w:hAnsi="Calibri" w:cs="B Lotus" w:hint="cs"/>
            <w:sz w:val="24"/>
            <w:szCs w:val="24"/>
            <w:rtl/>
            <w:lang w:bidi="fa-IR"/>
          </w:rPr>
          <w:delText xml:space="preserve">؛ </w:delText>
        </w:r>
      </w:del>
      <w:ins w:id="12557" w:author="Mehrnazi Boojari" w:date="2019-01-13T07:08:00Z">
        <w:r w:rsidR="002921B8">
          <w:rPr>
            <w:rFonts w:ascii="Calibri" w:eastAsia="Calibri" w:hAnsi="Calibri" w:cs="B Lotus" w:hint="cs"/>
            <w:sz w:val="24"/>
            <w:szCs w:val="24"/>
            <w:rtl/>
            <w:lang w:bidi="fa-IR"/>
          </w:rPr>
          <w:t>،</w:t>
        </w:r>
        <w:r w:rsidR="002921B8"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روش آزمون این چالش</w:t>
      </w:r>
      <w:del w:id="12558" w:author="Mehrnazi Boojari" w:date="2019-01-07T09:45:00Z">
        <w:r w:rsidRPr="00E91C41" w:rsidDel="006F7CCF">
          <w:rPr>
            <w:rFonts w:ascii="Calibri" w:eastAsia="Calibri" w:hAnsi="Calibri" w:cs="B Lotus" w:hint="cs"/>
            <w:sz w:val="24"/>
            <w:szCs w:val="24"/>
            <w:rtl/>
            <w:lang w:bidi="fa-IR"/>
          </w:rPr>
          <w:delText xml:space="preserve"> ها </w:delText>
        </w:r>
      </w:del>
      <w:ins w:id="12559"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 xml:space="preserve">بسیار </w:t>
      </w:r>
      <w:del w:id="12560" w:author="Mehrnazi Boojari" w:date="2019-01-07T09:55:00Z">
        <w:r w:rsidRPr="00E91C41" w:rsidDel="00A31D6F">
          <w:rPr>
            <w:rFonts w:ascii="Calibri" w:eastAsia="Calibri" w:hAnsi="Calibri" w:cs="B Lotus" w:hint="cs"/>
            <w:sz w:val="24"/>
            <w:szCs w:val="24"/>
            <w:rtl/>
            <w:lang w:bidi="fa-IR"/>
          </w:rPr>
          <w:delText>حائز اهمیت</w:delText>
        </w:r>
      </w:del>
      <w:ins w:id="12561" w:author="Mehrnazi Boojari" w:date="2019-01-07T09:55:00Z">
        <w:r w:rsidR="00A31D6F">
          <w:rPr>
            <w:rFonts w:ascii="Calibri" w:eastAsia="Calibri" w:hAnsi="Calibri" w:cs="B Lotus" w:hint="cs"/>
            <w:sz w:val="24"/>
            <w:szCs w:val="24"/>
            <w:rtl/>
            <w:lang w:bidi="fa-IR"/>
          </w:rPr>
          <w:t>حائزاهمیت</w:t>
        </w:r>
      </w:ins>
      <w:r w:rsidRPr="00E91C41">
        <w:rPr>
          <w:rFonts w:ascii="Calibri" w:eastAsia="Calibri" w:hAnsi="Calibri" w:cs="B Lotus" w:hint="cs"/>
          <w:sz w:val="24"/>
          <w:szCs w:val="24"/>
          <w:rtl/>
          <w:lang w:bidi="fa-IR"/>
        </w:rPr>
        <w:t xml:space="preserve"> است</w:t>
      </w:r>
      <w:ins w:id="12562" w:author="Mehrnazi Boojari" w:date="2019-01-13T07:08:00Z">
        <w:r w:rsidR="002921B8">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در نگاه اول مصاحبه نیمه</w:t>
      </w:r>
      <w:ins w:id="12563" w:author="Mehrnazi Boojari" w:date="2019-01-13T07:08:00Z">
        <w:r w:rsidR="002921B8">
          <w:rPr>
            <w:rFonts w:ascii="Calibri" w:eastAsia="Calibri" w:hAnsi="Calibri" w:cs="B Nazanin" w:hint="cs"/>
            <w:sz w:val="24"/>
            <w:szCs w:val="24"/>
            <w:rtl/>
            <w:lang w:bidi="fa-IR"/>
          </w:rPr>
          <w:t>‌</w:t>
        </w:r>
      </w:ins>
      <w:del w:id="12564" w:author="Mehrnazi Boojari" w:date="2019-01-13T07:08:00Z">
        <w:r w:rsidRPr="00E91C41" w:rsidDel="002921B8">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ساختار</w:t>
      </w:r>
      <w:ins w:id="12565" w:author="Mehrnazi Boojari" w:date="2019-01-13T07:08:00Z">
        <w:r w:rsidR="002921B8">
          <w:rPr>
            <w:rFonts w:ascii="Calibri" w:eastAsia="Calibri" w:hAnsi="Calibri" w:cs="B Nazanin" w:hint="cs"/>
            <w:sz w:val="24"/>
            <w:szCs w:val="24"/>
            <w:rtl/>
            <w:lang w:bidi="fa-IR"/>
          </w:rPr>
          <w:t>‌</w:t>
        </w:r>
      </w:ins>
      <w:del w:id="12566" w:author="Mehrnazi Boojari" w:date="2019-01-13T07:08:00Z">
        <w:r w:rsidRPr="00E91C41" w:rsidDel="002921B8">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یافته برای این موضوع</w:t>
      </w:r>
      <w:del w:id="12567" w:author="Mehrnazi Boojari" w:date="2019-01-07T09:49:00Z">
        <w:r w:rsidRPr="00E91C41" w:rsidDel="006F7CCF">
          <w:rPr>
            <w:rFonts w:ascii="Calibri" w:eastAsia="Calibri" w:hAnsi="Calibri" w:cs="B Lotus" w:hint="cs"/>
            <w:sz w:val="24"/>
            <w:szCs w:val="24"/>
            <w:rtl/>
            <w:lang w:bidi="fa-IR"/>
          </w:rPr>
          <w:delText xml:space="preserve"> می </w:delText>
        </w:r>
      </w:del>
      <w:ins w:id="12568"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 در نظر گرفت</w:t>
      </w:r>
      <w:del w:id="12569" w:author="Mehrnazi Boojari" w:date="2019-01-08T02:06:00Z">
        <w:r w:rsidRPr="00E91C41" w:rsidDel="00310BDA">
          <w:rPr>
            <w:rFonts w:ascii="Calibri" w:eastAsia="Calibri" w:hAnsi="Calibri" w:cs="B Lotus" w:hint="cs"/>
            <w:sz w:val="24"/>
            <w:szCs w:val="24"/>
            <w:rtl/>
            <w:lang w:bidi="fa-IR"/>
          </w:rPr>
          <w:delText xml:space="preserve"> ولی </w:delText>
        </w:r>
      </w:del>
      <w:ins w:id="12570" w:author="Mehrnazi Boojari" w:date="2019-01-08T02:06:00Z">
        <w:r w:rsidR="00310BDA">
          <w:rPr>
            <w:rFonts w:ascii="Calibri" w:eastAsia="Calibri" w:hAnsi="Calibri" w:cs="B Lotus" w:hint="cs"/>
            <w:sz w:val="24"/>
            <w:szCs w:val="24"/>
            <w:rtl/>
            <w:lang w:bidi="fa-IR"/>
          </w:rPr>
          <w:t xml:space="preserve">، ولی </w:t>
        </w:r>
      </w:ins>
      <w:r w:rsidRPr="00E91C41">
        <w:rPr>
          <w:rFonts w:ascii="Calibri" w:eastAsia="Calibri" w:hAnsi="Calibri" w:cs="B Lotus" w:hint="cs"/>
          <w:sz w:val="24"/>
          <w:szCs w:val="24"/>
          <w:rtl/>
          <w:lang w:bidi="fa-IR"/>
        </w:rPr>
        <w:t xml:space="preserve">با توجه به گستردگی مخاطب و زمان و هزینه لازم، </w:t>
      </w:r>
      <w:del w:id="12571" w:author="Mehrnazi Boojari" w:date="2019-01-09T23:34:00Z">
        <w:r w:rsidRPr="00E91C41" w:rsidDel="00947B53">
          <w:rPr>
            <w:rFonts w:ascii="Calibri" w:eastAsia="Calibri" w:hAnsi="Calibri" w:cs="B Lotus" w:hint="cs"/>
            <w:sz w:val="24"/>
            <w:szCs w:val="24"/>
            <w:rtl/>
            <w:lang w:bidi="fa-IR"/>
          </w:rPr>
          <w:delText>پرسشنامه</w:delText>
        </w:r>
      </w:del>
      <w:ins w:id="12572" w:author="Mehrnazi Boojari" w:date="2019-01-09T23:34:00Z">
        <w:r w:rsidR="00947B53">
          <w:rPr>
            <w:rFonts w:ascii="Calibri" w:eastAsia="Calibri" w:hAnsi="Calibri" w:cs="B Lotus" w:hint="cs"/>
            <w:sz w:val="24"/>
            <w:szCs w:val="24"/>
            <w:rtl/>
            <w:lang w:bidi="fa-IR"/>
          </w:rPr>
          <w:t>پرسش‌نامه</w:t>
        </w:r>
      </w:ins>
      <w:ins w:id="12573" w:author="Mehrnazi Boojari" w:date="2019-01-13T07:09:00Z">
        <w:r w:rsidR="002921B8">
          <w:rPr>
            <w:rFonts w:ascii="Calibri" w:eastAsia="Calibri" w:hAnsi="Calibri" w:cs="B Nazanin" w:hint="cs"/>
            <w:sz w:val="24"/>
            <w:szCs w:val="24"/>
            <w:rtl/>
            <w:lang w:bidi="fa-IR"/>
          </w:rPr>
          <w:t>‌</w:t>
        </w:r>
        <w:r w:rsidR="002921B8">
          <w:rPr>
            <w:rFonts w:ascii="Calibri" w:eastAsia="Calibri" w:hAnsi="Calibri" w:cs="B Lotus" w:hint="cs"/>
            <w:sz w:val="24"/>
            <w:szCs w:val="24"/>
            <w:rtl/>
            <w:lang w:bidi="fa-IR"/>
          </w:rPr>
          <w:t>ای</w:t>
        </w:r>
      </w:ins>
      <w:r w:rsidRPr="00E91C41">
        <w:rPr>
          <w:rFonts w:ascii="Calibri" w:eastAsia="Calibri" w:hAnsi="Calibri" w:cs="B Lotus"/>
          <w:sz w:val="24"/>
          <w:szCs w:val="24"/>
          <w:vertAlign w:val="superscript"/>
          <w:rtl/>
          <w:lang w:bidi="fa-IR"/>
        </w:rPr>
        <w:footnoteReference w:id="73"/>
      </w:r>
      <w:del w:id="12580" w:author="Mehrnazi Boojari" w:date="2019-01-13T07:09:00Z">
        <w:r w:rsidRPr="00E91C41" w:rsidDel="002921B8">
          <w:rPr>
            <w:rFonts w:ascii="Calibri" w:eastAsia="Calibri" w:hAnsi="Calibri" w:cs="B Lotus" w:hint="cs"/>
            <w:sz w:val="24"/>
            <w:szCs w:val="24"/>
            <w:rtl/>
            <w:lang w:bidi="fa-IR"/>
          </w:rPr>
          <w:delText>ای</w:delText>
        </w:r>
      </w:del>
      <w:r w:rsidRPr="00E91C41">
        <w:rPr>
          <w:rFonts w:ascii="Calibri" w:eastAsia="Calibri" w:hAnsi="Calibri" w:cs="B Lotus" w:hint="cs"/>
          <w:sz w:val="24"/>
          <w:szCs w:val="24"/>
          <w:rtl/>
          <w:lang w:bidi="fa-IR"/>
        </w:rPr>
        <w:t xml:space="preserve"> تهیه </w:t>
      </w:r>
      <w:del w:id="12581" w:author="Mehrnazi Boojari" w:date="2019-01-13T07:08:00Z">
        <w:r w:rsidRPr="00E91C41" w:rsidDel="002921B8">
          <w:rPr>
            <w:rFonts w:ascii="Calibri" w:eastAsia="Calibri" w:hAnsi="Calibri" w:cs="B Lotus" w:hint="cs"/>
            <w:sz w:val="24"/>
            <w:szCs w:val="24"/>
            <w:rtl/>
            <w:lang w:bidi="fa-IR"/>
          </w:rPr>
          <w:delText xml:space="preserve">گردید </w:delText>
        </w:r>
      </w:del>
      <w:ins w:id="12582" w:author="Mehrnazi Boojari" w:date="2019-01-13T07:08:00Z">
        <w:r w:rsidR="002921B8">
          <w:rPr>
            <w:rFonts w:ascii="Calibri" w:eastAsia="Calibri" w:hAnsi="Calibri" w:cs="B Lotus" w:hint="cs"/>
            <w:sz w:val="24"/>
            <w:szCs w:val="24"/>
            <w:rtl/>
            <w:lang w:bidi="fa-IR"/>
          </w:rPr>
          <w:t>ش</w:t>
        </w:r>
        <w:r w:rsidR="002921B8" w:rsidRPr="00E91C41">
          <w:rPr>
            <w:rFonts w:ascii="Calibri" w:eastAsia="Calibri" w:hAnsi="Calibri" w:cs="B Lotus" w:hint="cs"/>
            <w:sz w:val="24"/>
            <w:szCs w:val="24"/>
            <w:rtl/>
            <w:lang w:bidi="fa-IR"/>
          </w:rPr>
          <w:t xml:space="preserve">د </w:t>
        </w:r>
      </w:ins>
      <w:r w:rsidRPr="00E91C41">
        <w:rPr>
          <w:rFonts w:ascii="Calibri" w:eastAsia="Calibri" w:hAnsi="Calibri" w:cs="B Lotus" w:hint="cs"/>
          <w:sz w:val="24"/>
          <w:szCs w:val="24"/>
          <w:rtl/>
          <w:lang w:bidi="fa-IR"/>
        </w:rPr>
        <w:t xml:space="preserve">که این </w:t>
      </w:r>
      <w:del w:id="12583" w:author="Mehrnazi Boojari" w:date="2019-01-09T23:34:00Z">
        <w:r w:rsidRPr="00E91C41" w:rsidDel="00947B53">
          <w:rPr>
            <w:rFonts w:ascii="Calibri" w:eastAsia="Calibri" w:hAnsi="Calibri" w:cs="B Lotus" w:hint="cs"/>
            <w:sz w:val="24"/>
            <w:szCs w:val="24"/>
            <w:rtl/>
            <w:lang w:bidi="fa-IR"/>
          </w:rPr>
          <w:delText>پرسشنامه</w:delText>
        </w:r>
      </w:del>
      <w:ins w:id="12584"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چالش</w:t>
      </w:r>
      <w:del w:id="12585" w:author="Mehrnazi Boojari" w:date="2019-01-07T09:46:00Z">
        <w:r w:rsidRPr="00E91C41" w:rsidDel="006F7CCF">
          <w:rPr>
            <w:rFonts w:ascii="Calibri" w:eastAsia="Calibri" w:hAnsi="Calibri" w:cs="B Lotus" w:hint="cs"/>
            <w:sz w:val="24"/>
            <w:szCs w:val="24"/>
            <w:rtl/>
            <w:lang w:bidi="fa-IR"/>
          </w:rPr>
          <w:delText xml:space="preserve"> های </w:delText>
        </w:r>
      </w:del>
      <w:ins w:id="12586" w:author="Mehrnazi Boojari" w:date="2019-01-07T09:46:00Z">
        <w:r w:rsidR="006F7CCF">
          <w:rPr>
            <w:rFonts w:ascii="Calibri" w:eastAsia="Calibri" w:hAnsi="Calibri" w:cs="B Lotus" w:hint="cs"/>
            <w:sz w:val="24"/>
            <w:szCs w:val="24"/>
            <w:rtl/>
            <w:lang w:bidi="fa-IR"/>
          </w:rPr>
          <w:t>‌</w:t>
        </w:r>
      </w:ins>
      <w:ins w:id="12587" w:author="Mehrnazi Boojari" w:date="2019-01-13T07:09:00Z">
        <w:r w:rsidR="002921B8">
          <w:rPr>
            <w:rFonts w:ascii="Calibri" w:eastAsia="Calibri" w:hAnsi="Calibri" w:cs="B Nazanin" w:hint="cs"/>
            <w:sz w:val="24"/>
            <w:szCs w:val="24"/>
            <w:rtl/>
            <w:lang w:bidi="fa-IR"/>
          </w:rPr>
          <w:t>‌</w:t>
        </w:r>
      </w:ins>
      <w:ins w:id="12588"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موضوع مسکن را با تعیین عوامل هر یک از چالش</w:t>
      </w:r>
      <w:del w:id="12589" w:author="Mehrnazi Boojari" w:date="2019-01-07T09:45:00Z">
        <w:r w:rsidRPr="00E91C41" w:rsidDel="006F7CCF">
          <w:rPr>
            <w:rFonts w:ascii="Calibri" w:eastAsia="Calibri" w:hAnsi="Calibri" w:cs="B Lotus" w:hint="cs"/>
            <w:sz w:val="24"/>
            <w:szCs w:val="24"/>
            <w:rtl/>
            <w:lang w:bidi="fa-IR"/>
          </w:rPr>
          <w:delText xml:space="preserve"> ها </w:delText>
        </w:r>
      </w:del>
      <w:ins w:id="12590"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با مخاطب به اشتراک قرار</w:t>
      </w:r>
      <w:del w:id="12591" w:author="Mehrnazi Boojari" w:date="2019-01-07T09:49:00Z">
        <w:r w:rsidRPr="00E91C41" w:rsidDel="006F7CCF">
          <w:rPr>
            <w:rFonts w:ascii="Calibri" w:eastAsia="Calibri" w:hAnsi="Calibri" w:cs="B Lotus" w:hint="cs"/>
            <w:sz w:val="24"/>
            <w:szCs w:val="24"/>
            <w:rtl/>
            <w:lang w:bidi="fa-IR"/>
          </w:rPr>
          <w:delText xml:space="preserve"> می </w:delText>
        </w:r>
      </w:del>
      <w:ins w:id="12592"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دهد</w:t>
      </w:r>
      <w:del w:id="12593" w:author="Mehrnazi Boojari" w:date="2019-01-07T09:53:00Z">
        <w:r w:rsidRPr="00E91C41" w:rsidDel="006F7CCF">
          <w:rPr>
            <w:rFonts w:ascii="Calibri" w:eastAsia="Calibri" w:hAnsi="Calibri" w:cs="B Lotus" w:hint="cs"/>
            <w:sz w:val="24"/>
            <w:szCs w:val="24"/>
            <w:rtl/>
            <w:lang w:bidi="fa-IR"/>
          </w:rPr>
          <w:delText xml:space="preserve"> . </w:delText>
        </w:r>
      </w:del>
      <w:ins w:id="12594" w:author="Mehrnazi Boojari" w:date="2019-01-07T09:53:00Z">
        <w:r w:rsidR="006F7CCF">
          <w:rPr>
            <w:rFonts w:ascii="Calibri" w:eastAsia="Calibri" w:hAnsi="Calibri" w:cs="B Lotus" w:hint="cs"/>
            <w:sz w:val="24"/>
            <w:szCs w:val="24"/>
            <w:rtl/>
            <w:lang w:bidi="fa-IR"/>
          </w:rPr>
          <w:t xml:space="preserve">. </w:t>
        </w:r>
      </w:ins>
      <w:r w:rsidRPr="00F6734C">
        <w:rPr>
          <w:rFonts w:ascii="B Lotus" w:eastAsia="Calibri" w:hAnsi="B Lotus" w:cs="B Lotus" w:hint="cs"/>
          <w:sz w:val="24"/>
          <w:szCs w:val="24"/>
          <w:rtl/>
          <w:lang w:bidi="fa-IR"/>
        </w:rPr>
        <w:t>جدول 3</w:t>
      </w:r>
      <w:del w:id="12595" w:author="Mehrnazi Boojari" w:date="2019-01-13T07:09:00Z">
        <w:r w:rsidRPr="00F6734C" w:rsidDel="002921B8">
          <w:rPr>
            <w:rFonts w:ascii="B Lotus" w:eastAsia="Calibri" w:hAnsi="B Lotus" w:cs="B Lotus" w:hint="cs"/>
            <w:sz w:val="24"/>
            <w:szCs w:val="24"/>
            <w:rtl/>
            <w:lang w:bidi="fa-IR"/>
          </w:rPr>
          <w:delText>.</w:delText>
        </w:r>
      </w:del>
      <w:ins w:id="12596" w:author="Mehrnazi Boojari" w:date="2019-01-13T07:09:00Z">
        <w:r w:rsidR="002921B8">
          <w:rPr>
            <w:rFonts w:ascii="B Lotus" w:eastAsia="Calibri" w:hAnsi="B Lotus" w:cs="B Lotus" w:hint="cs"/>
            <w:sz w:val="24"/>
            <w:szCs w:val="24"/>
            <w:rtl/>
            <w:lang w:bidi="fa-IR"/>
          </w:rPr>
          <w:t>-</w:t>
        </w:r>
      </w:ins>
      <w:r w:rsidRPr="00F6734C">
        <w:rPr>
          <w:rFonts w:ascii="B Lotus" w:eastAsia="Calibri" w:hAnsi="B Lotus" w:cs="B Lotus" w:hint="cs"/>
          <w:sz w:val="24"/>
          <w:szCs w:val="24"/>
          <w:rtl/>
          <w:lang w:bidi="fa-IR"/>
        </w:rPr>
        <w:t>3 چالش</w:t>
      </w:r>
      <w:ins w:id="12597" w:author="Mehrnazi Boojari" w:date="2019-01-13T07:09:00Z">
        <w:r w:rsidR="002921B8">
          <w:rPr>
            <w:rFonts w:ascii="B Lotus" w:eastAsia="Calibri" w:hAnsi="B Lotus" w:cs="B Nazanin" w:hint="cs"/>
            <w:sz w:val="24"/>
            <w:szCs w:val="24"/>
            <w:rtl/>
            <w:lang w:bidi="fa-IR"/>
          </w:rPr>
          <w:t>‌</w:t>
        </w:r>
      </w:ins>
      <w:r w:rsidRPr="00F6734C">
        <w:rPr>
          <w:rFonts w:ascii="B Lotus" w:eastAsia="Calibri" w:hAnsi="B Lotus" w:cs="B Lotus" w:hint="cs"/>
          <w:sz w:val="24"/>
          <w:szCs w:val="24"/>
          <w:rtl/>
          <w:lang w:bidi="fa-IR"/>
        </w:rPr>
        <w:t>ها و عوامل هر یک از چالش</w:t>
      </w:r>
      <w:ins w:id="12598" w:author="Mehrnazi Boojari" w:date="2019-01-13T07:09:00Z">
        <w:r w:rsidR="002921B8">
          <w:rPr>
            <w:rFonts w:ascii="B Lotus" w:eastAsia="Calibri" w:hAnsi="B Lotus" w:cs="B Nazanin" w:hint="cs"/>
            <w:sz w:val="24"/>
            <w:szCs w:val="24"/>
            <w:rtl/>
            <w:lang w:bidi="fa-IR"/>
          </w:rPr>
          <w:t>‌</w:t>
        </w:r>
      </w:ins>
      <w:del w:id="12599" w:author="Mehrnazi Boojari" w:date="2019-01-07T09:45:00Z">
        <w:r w:rsidRPr="00F6734C" w:rsidDel="006F7CCF">
          <w:rPr>
            <w:rFonts w:ascii="B Lotus" w:eastAsia="Calibri" w:hAnsi="B Lotus" w:cs="B Lotus" w:hint="cs"/>
            <w:sz w:val="24"/>
            <w:szCs w:val="24"/>
            <w:rtl/>
            <w:lang w:bidi="fa-IR"/>
          </w:rPr>
          <w:delText xml:space="preserve"> ها </w:delText>
        </w:r>
      </w:del>
      <w:ins w:id="12600" w:author="Mehrnazi Boojari" w:date="2019-01-07T09:45:00Z">
        <w:r w:rsidR="006F7CCF">
          <w:rPr>
            <w:rFonts w:ascii="B Lotus" w:eastAsia="Calibri" w:hAnsi="B Lotus" w:cs="B Lotus" w:hint="cs"/>
            <w:sz w:val="24"/>
            <w:szCs w:val="24"/>
            <w:rtl/>
            <w:lang w:bidi="fa-IR"/>
          </w:rPr>
          <w:t xml:space="preserve">‌ها </w:t>
        </w:r>
      </w:ins>
      <w:r w:rsidRPr="00F6734C">
        <w:rPr>
          <w:rFonts w:ascii="B Lotus" w:eastAsia="Calibri" w:hAnsi="B Lotus" w:cs="B Lotus" w:hint="cs"/>
          <w:sz w:val="24"/>
          <w:szCs w:val="24"/>
          <w:rtl/>
          <w:lang w:bidi="fa-IR"/>
        </w:rPr>
        <w:t>را نشان</w:t>
      </w:r>
      <w:del w:id="12601" w:author="Mehrnazi Boojari" w:date="2019-01-07T09:49:00Z">
        <w:r w:rsidRPr="00F6734C" w:rsidDel="006F7CCF">
          <w:rPr>
            <w:rFonts w:ascii="B Lotus" w:eastAsia="Calibri" w:hAnsi="B Lotus" w:cs="B Lotus" w:hint="cs"/>
            <w:sz w:val="24"/>
            <w:szCs w:val="24"/>
            <w:rtl/>
            <w:lang w:bidi="fa-IR"/>
          </w:rPr>
          <w:delText xml:space="preserve"> می </w:delText>
        </w:r>
      </w:del>
      <w:ins w:id="12602" w:author="Mehrnazi Boojari" w:date="2019-01-07T09:49:00Z">
        <w:r w:rsidR="006F7CCF">
          <w:rPr>
            <w:rFonts w:ascii="B Lotus" w:eastAsia="Calibri" w:hAnsi="B Lotus" w:cs="B Lotus" w:hint="cs"/>
            <w:sz w:val="24"/>
            <w:szCs w:val="24"/>
            <w:rtl/>
            <w:lang w:bidi="fa-IR"/>
          </w:rPr>
          <w:t xml:space="preserve"> می‌</w:t>
        </w:r>
      </w:ins>
      <w:r w:rsidRPr="00F6734C">
        <w:rPr>
          <w:rFonts w:ascii="B Lotus" w:eastAsia="Calibri" w:hAnsi="B Lotus" w:cs="B Lotus" w:hint="cs"/>
          <w:sz w:val="24"/>
          <w:szCs w:val="24"/>
          <w:rtl/>
          <w:lang w:bidi="fa-IR"/>
        </w:rPr>
        <w:t>دهد</w:t>
      </w:r>
      <w:del w:id="12603" w:author="Mehrnazi Boojari" w:date="2019-01-07T09:53:00Z">
        <w:r w:rsidRPr="00F6734C" w:rsidDel="006F7CCF">
          <w:rPr>
            <w:rFonts w:ascii="B Lotus" w:eastAsia="Calibri" w:hAnsi="B Lotus" w:cs="B Lotus" w:hint="cs"/>
            <w:sz w:val="24"/>
            <w:szCs w:val="24"/>
            <w:rtl/>
            <w:lang w:bidi="fa-IR"/>
          </w:rPr>
          <w:delText xml:space="preserve"> . </w:delText>
        </w:r>
      </w:del>
      <w:ins w:id="12604" w:author="Mehrnazi Boojari" w:date="2019-01-07T09:53:00Z">
        <w:r w:rsidR="006F7CCF">
          <w:rPr>
            <w:rFonts w:ascii="B Lotus" w:eastAsia="Calibri" w:hAnsi="B Lotus" w:cs="B Lotus" w:hint="cs"/>
            <w:sz w:val="24"/>
            <w:szCs w:val="24"/>
            <w:rtl/>
            <w:lang w:bidi="fa-IR"/>
          </w:rPr>
          <w:t xml:space="preserve">. </w:t>
        </w:r>
      </w:ins>
    </w:p>
    <w:p w14:paraId="7A67E9A2" w14:textId="77777777" w:rsidR="004B665D" w:rsidRDefault="004B665D" w:rsidP="002E51AF">
      <w:pPr>
        <w:pStyle w:val="Caption"/>
        <w:keepNext/>
        <w:bidi/>
      </w:pPr>
      <w:r>
        <w:rPr>
          <w:rtl/>
        </w:rPr>
        <w:t xml:space="preserve">جدول </w:t>
      </w:r>
      <w:fldSimple w:instr=" STYLEREF 1 \s ">
        <w:r w:rsidR="002749F0">
          <w:rPr>
            <w:noProof/>
            <w:rtl/>
          </w:rPr>
          <w:t>‏3</w:t>
        </w:r>
      </w:fldSimple>
      <w:del w:id="12605" w:author="Mehrnazi Boojari" w:date="2019-01-13T07:09:00Z">
        <w:r w:rsidR="002749F0" w:rsidDel="002E51AF">
          <w:rPr>
            <w:rtl/>
          </w:rPr>
          <w:delText>.</w:delText>
        </w:r>
      </w:del>
      <w:ins w:id="12606" w:author="Mehrnazi Boojari" w:date="2019-01-13T07:09:00Z">
        <w:r w:rsidR="002E51AF">
          <w:rPr>
            <w:rFonts w:hint="cs"/>
            <w:rtl/>
          </w:rPr>
          <w:t>-</w:t>
        </w:r>
      </w:ins>
      <w:fldSimple w:instr=" SEQ جدول \* ARABIC \s 1 ">
        <w:r w:rsidR="002749F0">
          <w:rPr>
            <w:noProof/>
            <w:rtl/>
          </w:rPr>
          <w:t>3</w:t>
        </w:r>
      </w:fldSimple>
      <w:r>
        <w:rPr>
          <w:rFonts w:hint="cs"/>
          <w:rtl/>
          <w:lang w:bidi="fa-IR"/>
        </w:rPr>
        <w:t xml:space="preserve">: </w:t>
      </w:r>
      <w:r w:rsidRPr="00124E91">
        <w:rPr>
          <w:rtl/>
          <w:lang w:bidi="fa-IR"/>
        </w:rPr>
        <w:t>چالش</w:t>
      </w:r>
      <w:del w:id="12607" w:author="Mehrnazi Boojari" w:date="2019-01-07T09:45:00Z">
        <w:r w:rsidRPr="00124E91" w:rsidDel="006F7CCF">
          <w:rPr>
            <w:rtl/>
            <w:lang w:bidi="fa-IR"/>
          </w:rPr>
          <w:delText xml:space="preserve"> ها </w:delText>
        </w:r>
      </w:del>
      <w:ins w:id="12608" w:author="Mehrnazi Boojari" w:date="2019-01-07T09:45:00Z">
        <w:r w:rsidR="006F7CCF">
          <w:rPr>
            <w:rFonts w:hint="cs"/>
            <w:rtl/>
            <w:lang w:bidi="fa-IR"/>
          </w:rPr>
          <w:t>‌</w:t>
        </w:r>
        <w:r w:rsidR="006F7CCF">
          <w:rPr>
            <w:rtl/>
            <w:lang w:bidi="fa-IR"/>
          </w:rPr>
          <w:t xml:space="preserve">ها </w:t>
        </w:r>
      </w:ins>
      <w:r w:rsidRPr="00124E91">
        <w:rPr>
          <w:rtl/>
          <w:lang w:bidi="fa-IR"/>
        </w:rPr>
        <w:t>و عوامل اصل</w:t>
      </w:r>
      <w:r w:rsidRPr="00124E91">
        <w:rPr>
          <w:rFonts w:hint="cs"/>
          <w:rtl/>
          <w:lang w:bidi="fa-IR"/>
        </w:rPr>
        <w:t>ی</w:t>
      </w:r>
      <w:r w:rsidRPr="00124E91">
        <w:rPr>
          <w:rtl/>
          <w:lang w:bidi="fa-IR"/>
        </w:rPr>
        <w:t xml:space="preserve"> مسکن روستا</w:t>
      </w:r>
      <w:r w:rsidRPr="00124E91">
        <w:rPr>
          <w:rFonts w:hint="cs"/>
          <w:rtl/>
          <w:lang w:bidi="fa-IR"/>
        </w:rPr>
        <w:t>یی</w:t>
      </w:r>
    </w:p>
    <w:tbl>
      <w:tblPr>
        <w:tblStyle w:val="TableGrid"/>
        <w:bidiVisual/>
        <w:tblW w:w="5000" w:type="pct"/>
        <w:jc w:val="center"/>
        <w:tblLook w:val="04A0" w:firstRow="1" w:lastRow="0" w:firstColumn="1" w:lastColumn="0" w:noHBand="0" w:noVBand="1"/>
      </w:tblPr>
      <w:tblGrid>
        <w:gridCol w:w="617"/>
        <w:gridCol w:w="2577"/>
        <w:gridCol w:w="537"/>
        <w:gridCol w:w="1173"/>
        <w:gridCol w:w="4672"/>
      </w:tblGrid>
      <w:tr w:rsidR="00E91C41" w:rsidRPr="00E91C41" w14:paraId="7F44E4F7" w14:textId="77777777" w:rsidTr="004B665D">
        <w:trPr>
          <w:cantSplit/>
          <w:trHeight w:val="643"/>
          <w:jc w:val="center"/>
        </w:trPr>
        <w:tc>
          <w:tcPr>
            <w:tcW w:w="339" w:type="pct"/>
            <w:vAlign w:val="center"/>
          </w:tcPr>
          <w:p w14:paraId="7F7AE2FC" w14:textId="77777777" w:rsidR="00E91C41" w:rsidRPr="00F6734C" w:rsidRDefault="00E91C41" w:rsidP="00E91C41">
            <w:pPr>
              <w:tabs>
                <w:tab w:val="left" w:pos="5831"/>
              </w:tabs>
              <w:bidi/>
              <w:jc w:val="center"/>
              <w:rPr>
                <w:rFonts w:ascii="Calibri" w:eastAsia="Calibri" w:hAnsi="Calibri" w:cs="B Lotus"/>
                <w:sz w:val="20"/>
                <w:szCs w:val="20"/>
                <w:rtl/>
              </w:rPr>
            </w:pPr>
            <w:r w:rsidRPr="00F6734C">
              <w:rPr>
                <w:rFonts w:ascii="Calibri" w:eastAsia="Calibri" w:hAnsi="Calibri" w:cs="B Lotus" w:hint="cs"/>
                <w:sz w:val="20"/>
                <w:szCs w:val="20"/>
                <w:rtl/>
              </w:rPr>
              <w:t>نماد چالش</w:t>
            </w:r>
          </w:p>
        </w:tc>
        <w:tc>
          <w:tcPr>
            <w:tcW w:w="1362" w:type="pct"/>
            <w:vAlign w:val="center"/>
          </w:tcPr>
          <w:p w14:paraId="2862D68F" w14:textId="77777777" w:rsidR="00E91C41" w:rsidRPr="00F6734C" w:rsidRDefault="00E91C41" w:rsidP="00E91C41">
            <w:pPr>
              <w:tabs>
                <w:tab w:val="left" w:pos="5831"/>
              </w:tabs>
              <w:bidi/>
              <w:jc w:val="center"/>
              <w:rPr>
                <w:rFonts w:ascii="Calibri" w:eastAsia="Calibri" w:hAnsi="Calibri" w:cs="B Lotus"/>
                <w:sz w:val="20"/>
                <w:szCs w:val="20"/>
                <w:rtl/>
              </w:rPr>
            </w:pPr>
            <w:r w:rsidRPr="00F6734C">
              <w:rPr>
                <w:rFonts w:ascii="Calibri" w:eastAsia="Calibri" w:hAnsi="Calibri" w:cs="B Lotus" w:hint="cs"/>
                <w:sz w:val="20"/>
                <w:szCs w:val="20"/>
                <w:rtl/>
              </w:rPr>
              <w:t>چالش</w:t>
            </w:r>
            <w:del w:id="12609" w:author="Mehrnazi Boojari" w:date="2019-01-07T09:46:00Z">
              <w:r w:rsidRPr="00F6734C" w:rsidDel="006F7CCF">
                <w:rPr>
                  <w:rFonts w:ascii="Calibri" w:eastAsia="Calibri" w:hAnsi="Calibri" w:cs="B Lotus" w:hint="cs"/>
                  <w:sz w:val="20"/>
                  <w:szCs w:val="20"/>
                  <w:rtl/>
                </w:rPr>
                <w:delText xml:space="preserve"> های </w:delText>
              </w:r>
            </w:del>
            <w:ins w:id="12610" w:author="Mehrnazi Boojari" w:date="2019-01-07T09:46:00Z">
              <w:r w:rsidR="006F7CCF">
                <w:rPr>
                  <w:rFonts w:ascii="Calibri" w:eastAsia="Calibri" w:hAnsi="Calibri" w:cs="B Lotus" w:hint="cs"/>
                  <w:sz w:val="20"/>
                  <w:szCs w:val="20"/>
                  <w:rtl/>
                </w:rPr>
                <w:t>‌</w:t>
              </w:r>
            </w:ins>
            <w:ins w:id="12611" w:author="Mehrnazi Boojari" w:date="2019-01-13T07:10:00Z">
              <w:r w:rsidR="002E51AF">
                <w:rPr>
                  <w:rFonts w:ascii="Calibri" w:eastAsia="Calibri" w:hAnsi="Calibri" w:cs="B Nazanin" w:hint="cs"/>
                  <w:sz w:val="20"/>
                  <w:szCs w:val="20"/>
                  <w:rtl/>
                </w:rPr>
                <w:t>‌</w:t>
              </w:r>
            </w:ins>
            <w:ins w:id="12612" w:author="Mehrnazi Boojari" w:date="2019-01-07T09:46:00Z">
              <w:r w:rsidR="006F7CCF">
                <w:rPr>
                  <w:rFonts w:ascii="Calibri" w:eastAsia="Calibri" w:hAnsi="Calibri" w:cs="B Lotus" w:hint="cs"/>
                  <w:sz w:val="20"/>
                  <w:szCs w:val="20"/>
                  <w:rtl/>
                </w:rPr>
                <w:t xml:space="preserve">های </w:t>
              </w:r>
            </w:ins>
            <w:r w:rsidRPr="00F6734C">
              <w:rPr>
                <w:rFonts w:ascii="Calibri" w:eastAsia="Calibri" w:hAnsi="Calibri" w:cs="B Lotus" w:hint="cs"/>
                <w:sz w:val="20"/>
                <w:szCs w:val="20"/>
                <w:rtl/>
              </w:rPr>
              <w:t>اصلی</w:t>
            </w:r>
          </w:p>
        </w:tc>
        <w:tc>
          <w:tcPr>
            <w:tcW w:w="297" w:type="pct"/>
            <w:vAlign w:val="center"/>
          </w:tcPr>
          <w:p w14:paraId="72CDECE9" w14:textId="77777777" w:rsidR="00E91C41" w:rsidRPr="00F6734C" w:rsidRDefault="00E91C41" w:rsidP="00E91C41">
            <w:pPr>
              <w:tabs>
                <w:tab w:val="left" w:pos="5831"/>
              </w:tabs>
              <w:bidi/>
              <w:jc w:val="center"/>
              <w:rPr>
                <w:rFonts w:ascii="Calibri" w:eastAsia="Calibri" w:hAnsi="Calibri" w:cs="B Lotus"/>
                <w:sz w:val="20"/>
                <w:szCs w:val="20"/>
                <w:rtl/>
              </w:rPr>
            </w:pPr>
            <w:r w:rsidRPr="00F6734C">
              <w:rPr>
                <w:rFonts w:ascii="Calibri" w:eastAsia="Calibri" w:hAnsi="Calibri" w:cs="B Lotus" w:hint="cs"/>
                <w:sz w:val="20"/>
                <w:szCs w:val="20"/>
                <w:rtl/>
              </w:rPr>
              <w:t>نماد عامل</w:t>
            </w:r>
          </w:p>
        </w:tc>
        <w:tc>
          <w:tcPr>
            <w:tcW w:w="546" w:type="pct"/>
            <w:vAlign w:val="center"/>
          </w:tcPr>
          <w:p w14:paraId="610692FD" w14:textId="77777777" w:rsidR="00E91C41" w:rsidRPr="00F6734C" w:rsidRDefault="00E91C41" w:rsidP="00E91C41">
            <w:pPr>
              <w:tabs>
                <w:tab w:val="left" w:pos="5831"/>
              </w:tabs>
              <w:bidi/>
              <w:jc w:val="center"/>
              <w:rPr>
                <w:rFonts w:ascii="Calibri" w:eastAsia="Calibri" w:hAnsi="Calibri" w:cs="B Lotus"/>
                <w:sz w:val="20"/>
                <w:szCs w:val="20"/>
                <w:rtl/>
              </w:rPr>
            </w:pPr>
            <w:r w:rsidRPr="00F6734C">
              <w:rPr>
                <w:rFonts w:ascii="Calibri" w:eastAsia="Calibri" w:hAnsi="Calibri" w:cs="B Lotus" w:hint="cs"/>
                <w:sz w:val="20"/>
                <w:szCs w:val="20"/>
                <w:rtl/>
              </w:rPr>
              <w:t>حوزه</w:t>
            </w:r>
          </w:p>
        </w:tc>
        <w:tc>
          <w:tcPr>
            <w:tcW w:w="2456" w:type="pct"/>
            <w:vAlign w:val="center"/>
          </w:tcPr>
          <w:p w14:paraId="5441E6ED" w14:textId="77777777" w:rsidR="00E91C41" w:rsidRPr="00F6734C" w:rsidRDefault="00E91C41" w:rsidP="00E91C41">
            <w:pPr>
              <w:tabs>
                <w:tab w:val="left" w:pos="5831"/>
              </w:tabs>
              <w:bidi/>
              <w:jc w:val="center"/>
              <w:rPr>
                <w:rFonts w:ascii="Calibri" w:eastAsia="Calibri" w:hAnsi="Calibri" w:cs="B Lotus"/>
                <w:sz w:val="20"/>
                <w:szCs w:val="20"/>
                <w:rtl/>
              </w:rPr>
            </w:pPr>
            <w:r w:rsidRPr="00F6734C">
              <w:rPr>
                <w:rFonts w:ascii="Calibri" w:eastAsia="Calibri" w:hAnsi="Calibri" w:cs="B Lotus" w:hint="cs"/>
                <w:sz w:val="20"/>
                <w:szCs w:val="20"/>
                <w:rtl/>
              </w:rPr>
              <w:t>عوامل</w:t>
            </w:r>
          </w:p>
        </w:tc>
      </w:tr>
      <w:tr w:rsidR="00E91C41" w:rsidRPr="00E91C41" w14:paraId="3D081BB0" w14:textId="77777777" w:rsidTr="00BE3954">
        <w:trPr>
          <w:trHeight w:val="388"/>
          <w:jc w:val="center"/>
        </w:trPr>
        <w:tc>
          <w:tcPr>
            <w:tcW w:w="339" w:type="pct"/>
            <w:vMerge w:val="restart"/>
            <w:shd w:val="clear" w:color="auto" w:fill="F2F2F2"/>
            <w:vAlign w:val="center"/>
          </w:tcPr>
          <w:p w14:paraId="1110D3E4" w14:textId="77777777" w:rsidR="00E91C41" w:rsidRPr="00F6734C" w:rsidRDefault="00E91C41" w:rsidP="00E91C41">
            <w:pPr>
              <w:bidi/>
              <w:jc w:val="center"/>
              <w:rPr>
                <w:rFonts w:ascii="Calibri" w:eastAsia="Calibri" w:hAnsi="Calibri" w:cs="B Lotus"/>
                <w:sz w:val="20"/>
                <w:szCs w:val="20"/>
                <w:vertAlign w:val="subscript"/>
              </w:rPr>
            </w:pPr>
            <w:r w:rsidRPr="00F6734C">
              <w:rPr>
                <w:rFonts w:ascii="Calibri" w:eastAsia="Calibri" w:hAnsi="Calibri" w:cs="B Lotus"/>
                <w:sz w:val="20"/>
                <w:szCs w:val="20"/>
              </w:rPr>
              <w:t>H</w:t>
            </w:r>
            <w:r w:rsidRPr="00F6734C">
              <w:rPr>
                <w:rFonts w:ascii="Calibri" w:eastAsia="Calibri" w:hAnsi="Calibri" w:cs="B Lotus"/>
                <w:sz w:val="20"/>
                <w:szCs w:val="20"/>
                <w:vertAlign w:val="subscript"/>
              </w:rPr>
              <w:t>1</w:t>
            </w:r>
          </w:p>
        </w:tc>
        <w:tc>
          <w:tcPr>
            <w:tcW w:w="1362" w:type="pct"/>
            <w:vMerge w:val="restart"/>
            <w:shd w:val="clear" w:color="auto" w:fill="EDEDED"/>
            <w:vAlign w:val="center"/>
          </w:tcPr>
          <w:p w14:paraId="4D9D848E" w14:textId="77777777" w:rsidR="00E91C41" w:rsidRPr="00F6734C" w:rsidRDefault="00E91C41" w:rsidP="00BE3954">
            <w:pPr>
              <w:bidi/>
              <w:jc w:val="center"/>
              <w:rPr>
                <w:rFonts w:ascii="Calibri" w:eastAsia="Calibri" w:hAnsi="Calibri" w:cs="B Lotus"/>
                <w:sz w:val="20"/>
                <w:szCs w:val="20"/>
                <w:rtl/>
              </w:rPr>
            </w:pPr>
            <w:r w:rsidRPr="00F6734C">
              <w:rPr>
                <w:rFonts w:ascii="Calibri" w:eastAsia="Calibri" w:hAnsi="Calibri" w:cs="B Lotus" w:hint="cs"/>
                <w:sz w:val="20"/>
                <w:szCs w:val="20"/>
                <w:rtl/>
              </w:rPr>
              <w:t xml:space="preserve">عدم ساخت مساکن روستایی </w:t>
            </w:r>
            <w:del w:id="12613" w:author="Mehrnazi Boojari" w:date="2019-01-10T01:06:00Z">
              <w:r w:rsidRPr="00F6734C" w:rsidDel="00647583">
                <w:rPr>
                  <w:rFonts w:ascii="Calibri" w:eastAsia="Calibri" w:hAnsi="Calibri" w:cs="B Lotus" w:hint="cs"/>
                  <w:sz w:val="20"/>
                  <w:szCs w:val="20"/>
                  <w:rtl/>
                </w:rPr>
                <w:delText>مبتنی بر</w:delText>
              </w:r>
            </w:del>
            <w:ins w:id="12614" w:author="Mehrnazi Boojari" w:date="2019-01-10T01:06:00Z">
              <w:r w:rsidR="00647583">
                <w:rPr>
                  <w:rFonts w:ascii="Calibri" w:eastAsia="Calibri" w:hAnsi="Calibri" w:cs="B Lotus" w:hint="cs"/>
                  <w:sz w:val="20"/>
                  <w:szCs w:val="20"/>
                  <w:rtl/>
                </w:rPr>
                <w:t>مبتنی</w:t>
              </w:r>
              <w:r w:rsidR="00647583">
                <w:rPr>
                  <w:rFonts w:ascii="Times New Roman" w:eastAsia="Calibri" w:hAnsi="Times New Roman" w:cs="Times New Roman" w:hint="cs"/>
                  <w:sz w:val="20"/>
                  <w:szCs w:val="20"/>
                  <w:rtl/>
                </w:rPr>
                <w:t> </w:t>
              </w:r>
              <w:r w:rsidR="00647583">
                <w:rPr>
                  <w:rFonts w:ascii="Calibri" w:eastAsia="Calibri" w:hAnsi="Calibri" w:cs="B Lotus" w:hint="cs"/>
                  <w:sz w:val="20"/>
                  <w:szCs w:val="20"/>
                  <w:rtl/>
                </w:rPr>
                <w:t>بر</w:t>
              </w:r>
            </w:ins>
            <w:r w:rsidRPr="00F6734C">
              <w:rPr>
                <w:rFonts w:ascii="Calibri" w:eastAsia="Calibri" w:hAnsi="Calibri" w:cs="B Lotus" w:hint="cs"/>
                <w:sz w:val="20"/>
                <w:szCs w:val="20"/>
                <w:rtl/>
              </w:rPr>
              <w:t xml:space="preserve"> اقلیم و بوم روستا</w:t>
            </w:r>
          </w:p>
        </w:tc>
        <w:tc>
          <w:tcPr>
            <w:tcW w:w="297" w:type="pct"/>
            <w:shd w:val="clear" w:color="auto" w:fill="EDEDED"/>
            <w:vAlign w:val="center"/>
          </w:tcPr>
          <w:p w14:paraId="2EF3144D"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w:t>
            </w:r>
          </w:p>
        </w:tc>
        <w:tc>
          <w:tcPr>
            <w:tcW w:w="546" w:type="pct"/>
            <w:shd w:val="clear" w:color="auto" w:fill="EDEDED"/>
            <w:vAlign w:val="center"/>
          </w:tcPr>
          <w:p w14:paraId="3E5EAA36" w14:textId="77777777" w:rsidR="00E91C41" w:rsidRPr="00F6734C" w:rsidRDefault="00E91C41" w:rsidP="00E91C41">
            <w:pPr>
              <w:bidi/>
              <w:jc w:val="center"/>
              <w:rPr>
                <w:rFonts w:ascii="Calibri" w:eastAsia="Calibri" w:hAnsi="Calibri" w:cs="B Lotus"/>
                <w:sz w:val="20"/>
                <w:szCs w:val="20"/>
                <w:rtl/>
              </w:rPr>
            </w:pPr>
            <w:del w:id="12615" w:author="Mehrnazi Boojari" w:date="2019-01-13T07:11:00Z">
              <w:r w:rsidRPr="00F6734C" w:rsidDel="002E51AF">
                <w:rPr>
                  <w:rFonts w:ascii="Calibri" w:eastAsia="Calibri" w:hAnsi="Calibri" w:cs="B Lotus" w:hint="cs"/>
                  <w:sz w:val="20"/>
                  <w:szCs w:val="20"/>
                  <w:rtl/>
                </w:rPr>
                <w:delText>برنامه ریزی</w:delText>
              </w:r>
            </w:del>
            <w:ins w:id="12616" w:author="Mehrnazi Boojari" w:date="2019-01-13T07:11: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xml:space="preserve">، </w:t>
            </w:r>
            <w:del w:id="12617" w:author="Mehrnazi Boojari" w:date="2019-01-07T10:46:00Z">
              <w:r w:rsidRPr="00F6734C" w:rsidDel="006A1F1D">
                <w:rPr>
                  <w:rFonts w:ascii="Calibri" w:eastAsia="Calibri" w:hAnsi="Calibri" w:cs="B Lotus" w:hint="cs"/>
                  <w:sz w:val="20"/>
                  <w:szCs w:val="20"/>
                  <w:rtl/>
                </w:rPr>
                <w:delText>اجرائی</w:delText>
              </w:r>
            </w:del>
            <w:ins w:id="12618" w:author="Mehrnazi Boojari" w:date="2019-01-07T10:46:00Z">
              <w:r w:rsidR="006A1F1D">
                <w:rPr>
                  <w:rFonts w:ascii="Calibri" w:eastAsia="Calibri" w:hAnsi="Calibri" w:cs="B Lotus" w:hint="cs"/>
                  <w:sz w:val="20"/>
                  <w:szCs w:val="20"/>
                  <w:rtl/>
                </w:rPr>
                <w:t>اجرایی</w:t>
              </w:r>
            </w:ins>
          </w:p>
        </w:tc>
        <w:tc>
          <w:tcPr>
            <w:tcW w:w="2456" w:type="pct"/>
            <w:shd w:val="clear" w:color="auto" w:fill="F2F2F2"/>
            <w:vAlign w:val="center"/>
          </w:tcPr>
          <w:p w14:paraId="50B4A418"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 xml:space="preserve">تغییر فرهنگ و هویت روستایی و نفوذ فرهنگ شهرنشینی و </w:t>
            </w:r>
            <w:del w:id="12619" w:author="Mehrnazi Boojari" w:date="2019-01-07T10:04:00Z">
              <w:r w:rsidRPr="00F6734C" w:rsidDel="00A31D6F">
                <w:rPr>
                  <w:rFonts w:ascii="Calibri" w:eastAsia="Calibri" w:hAnsi="Calibri" w:cs="B Lotus" w:hint="cs"/>
                  <w:sz w:val="20"/>
                  <w:szCs w:val="20"/>
                  <w:rtl/>
                </w:rPr>
                <w:delText>تاثیر</w:delText>
              </w:r>
            </w:del>
            <w:ins w:id="12620" w:author="Mehrnazi Boojari" w:date="2019-01-07T10:04:00Z">
              <w:r w:rsidR="00A31D6F">
                <w:rPr>
                  <w:rFonts w:ascii="Calibri" w:eastAsia="Calibri" w:hAnsi="Calibri" w:cs="B Lotus" w:hint="cs"/>
                  <w:sz w:val="20"/>
                  <w:szCs w:val="20"/>
                  <w:rtl/>
                </w:rPr>
                <w:t>تأثیر</w:t>
              </w:r>
            </w:ins>
            <w:r w:rsidRPr="00F6734C">
              <w:rPr>
                <w:rFonts w:ascii="Calibri" w:eastAsia="Calibri" w:hAnsi="Calibri" w:cs="B Lotus" w:hint="cs"/>
                <w:sz w:val="20"/>
                <w:szCs w:val="20"/>
                <w:rtl/>
              </w:rPr>
              <w:t xml:space="preserve"> آن در عدم ساخت مساکن روستایی </w:t>
            </w:r>
            <w:del w:id="12621" w:author="Mehrnazi Boojari" w:date="2019-01-10T01:06:00Z">
              <w:r w:rsidRPr="00F6734C" w:rsidDel="00647583">
                <w:rPr>
                  <w:rFonts w:ascii="Calibri" w:eastAsia="Calibri" w:hAnsi="Calibri" w:cs="B Lotus" w:hint="cs"/>
                  <w:sz w:val="20"/>
                  <w:szCs w:val="20"/>
                  <w:rtl/>
                </w:rPr>
                <w:delText>مبتنی بر</w:delText>
              </w:r>
            </w:del>
            <w:ins w:id="12622" w:author="Mehrnazi Boojari" w:date="2019-01-10T01:06:00Z">
              <w:r w:rsidR="00647583">
                <w:rPr>
                  <w:rFonts w:ascii="Calibri" w:eastAsia="Calibri" w:hAnsi="Calibri" w:cs="B Lotus" w:hint="cs"/>
                  <w:sz w:val="20"/>
                  <w:szCs w:val="20"/>
                  <w:rtl/>
                </w:rPr>
                <w:t>مبتنی</w:t>
              </w:r>
              <w:r w:rsidR="00647583">
                <w:rPr>
                  <w:rFonts w:ascii="Times New Roman" w:eastAsia="Calibri" w:hAnsi="Times New Roman" w:cs="Times New Roman" w:hint="cs"/>
                  <w:sz w:val="20"/>
                  <w:szCs w:val="20"/>
                  <w:rtl/>
                </w:rPr>
                <w:t> </w:t>
              </w:r>
              <w:r w:rsidR="00647583">
                <w:rPr>
                  <w:rFonts w:ascii="Calibri" w:eastAsia="Calibri" w:hAnsi="Calibri" w:cs="B Lotus" w:hint="cs"/>
                  <w:sz w:val="20"/>
                  <w:szCs w:val="20"/>
                  <w:rtl/>
                </w:rPr>
                <w:t>بر</w:t>
              </w:r>
            </w:ins>
            <w:r w:rsidRPr="00F6734C">
              <w:rPr>
                <w:rFonts w:ascii="Calibri" w:eastAsia="Calibri" w:hAnsi="Calibri" w:cs="B Lotus" w:hint="cs"/>
                <w:sz w:val="20"/>
                <w:szCs w:val="20"/>
                <w:rtl/>
              </w:rPr>
              <w:t xml:space="preserve"> اقلیم و بوم روستا</w:t>
            </w:r>
            <w:ins w:id="12623" w:author="Mehrnazi Boojari" w:date="2019-01-13T07:12:00Z">
              <w:r w:rsidR="002E51AF">
                <w:rPr>
                  <w:rFonts w:ascii="Calibri" w:eastAsia="Calibri" w:hAnsi="Calibri" w:cs="B Lotus" w:hint="cs"/>
                  <w:sz w:val="20"/>
                  <w:szCs w:val="20"/>
                  <w:rtl/>
                </w:rPr>
                <w:t>.</w:t>
              </w:r>
            </w:ins>
            <w:del w:id="12624" w:author="Mehrnazi Boojari" w:date="2019-01-13T07:12:00Z">
              <w:r w:rsidRPr="00F6734C" w:rsidDel="002E51AF">
                <w:rPr>
                  <w:rFonts w:ascii="Calibri" w:eastAsia="Calibri" w:hAnsi="Calibri" w:cs="B Lotus" w:hint="cs"/>
                  <w:sz w:val="20"/>
                  <w:szCs w:val="20"/>
                  <w:rtl/>
                </w:rPr>
                <w:delText xml:space="preserve"> </w:delText>
              </w:r>
            </w:del>
          </w:p>
        </w:tc>
      </w:tr>
      <w:tr w:rsidR="00E91C41" w:rsidRPr="00E91C41" w14:paraId="1B62D80C" w14:textId="77777777" w:rsidTr="00E91C41">
        <w:trPr>
          <w:trHeight w:val="373"/>
          <w:jc w:val="center"/>
        </w:trPr>
        <w:tc>
          <w:tcPr>
            <w:tcW w:w="339" w:type="pct"/>
            <w:vMerge/>
            <w:shd w:val="clear" w:color="auto" w:fill="F2F2F2"/>
            <w:vAlign w:val="center"/>
          </w:tcPr>
          <w:p w14:paraId="7B1B0926"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EDEDED"/>
            <w:vAlign w:val="center"/>
          </w:tcPr>
          <w:p w14:paraId="573AEB51" w14:textId="77777777" w:rsidR="00E91C41" w:rsidRPr="00F6734C" w:rsidRDefault="00E91C41" w:rsidP="00E91C41">
            <w:pPr>
              <w:bidi/>
              <w:jc w:val="center"/>
              <w:rPr>
                <w:rFonts w:ascii="Calibri" w:eastAsia="Calibri" w:hAnsi="Calibri" w:cs="B Lotus"/>
                <w:sz w:val="20"/>
                <w:szCs w:val="20"/>
                <w:rtl/>
              </w:rPr>
            </w:pPr>
          </w:p>
        </w:tc>
        <w:tc>
          <w:tcPr>
            <w:tcW w:w="297" w:type="pct"/>
            <w:shd w:val="clear" w:color="auto" w:fill="EDEDED"/>
            <w:vAlign w:val="center"/>
          </w:tcPr>
          <w:p w14:paraId="0A626DA7"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h2</w:t>
            </w:r>
          </w:p>
        </w:tc>
        <w:tc>
          <w:tcPr>
            <w:tcW w:w="546" w:type="pct"/>
            <w:shd w:val="clear" w:color="auto" w:fill="EDEDED"/>
            <w:vAlign w:val="center"/>
          </w:tcPr>
          <w:p w14:paraId="7D15505E" w14:textId="77777777" w:rsidR="00E91C41" w:rsidRPr="00F6734C" w:rsidRDefault="00E91C41" w:rsidP="00E91C41">
            <w:pPr>
              <w:bidi/>
              <w:jc w:val="center"/>
              <w:rPr>
                <w:rFonts w:ascii="Calibri" w:eastAsia="Calibri" w:hAnsi="Calibri" w:cs="B Lotus"/>
                <w:sz w:val="20"/>
                <w:szCs w:val="20"/>
                <w:rtl/>
              </w:rPr>
            </w:pPr>
            <w:r w:rsidRPr="00F6734C">
              <w:rPr>
                <w:rFonts w:ascii="Calibri" w:eastAsia="Calibri" w:hAnsi="Calibri" w:cs="B Lotus" w:hint="cs"/>
                <w:sz w:val="20"/>
                <w:szCs w:val="20"/>
                <w:rtl/>
              </w:rPr>
              <w:t>تقنینی</w:t>
            </w:r>
          </w:p>
        </w:tc>
        <w:tc>
          <w:tcPr>
            <w:tcW w:w="2456" w:type="pct"/>
            <w:shd w:val="clear" w:color="auto" w:fill="F2F2F2"/>
            <w:vAlign w:val="center"/>
          </w:tcPr>
          <w:p w14:paraId="35B928E6"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 xml:space="preserve">نبود قوانین و مقررات ملی </w:t>
            </w:r>
            <w:del w:id="12625" w:author="Mehrnazi Boojari" w:date="2019-01-07T22:28:00Z">
              <w:r w:rsidRPr="00F6734C" w:rsidDel="00051F26">
                <w:rPr>
                  <w:rFonts w:ascii="Calibri" w:eastAsia="Calibri" w:hAnsi="Calibri" w:cs="B Lotus" w:hint="cs"/>
                  <w:sz w:val="20"/>
                  <w:szCs w:val="20"/>
                  <w:rtl/>
                </w:rPr>
                <w:delText>ساخت وساز</w:delText>
              </w:r>
            </w:del>
            <w:ins w:id="12626" w:author="Mehrnazi Boojari" w:date="2019-01-07T22:28:00Z">
              <w:r w:rsidR="00051F26">
                <w:rPr>
                  <w:rFonts w:ascii="Calibri" w:eastAsia="Calibri" w:hAnsi="Calibri" w:cs="B Lotus" w:hint="cs"/>
                  <w:sz w:val="20"/>
                  <w:szCs w:val="20"/>
                  <w:rtl/>
                </w:rPr>
                <w:t>ساخت</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و</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ساز</w:t>
              </w:r>
            </w:ins>
            <w:r w:rsidRPr="00F6734C">
              <w:rPr>
                <w:rFonts w:ascii="Calibri" w:eastAsia="Calibri" w:hAnsi="Calibri" w:cs="B Lotus" w:hint="cs"/>
                <w:sz w:val="20"/>
                <w:szCs w:val="20"/>
                <w:rtl/>
              </w:rPr>
              <w:t xml:space="preserve"> روستایی </w:t>
            </w:r>
            <w:del w:id="12627" w:author="Mehrnazi Boojari" w:date="2019-01-10T01:06:00Z">
              <w:r w:rsidRPr="00F6734C" w:rsidDel="00647583">
                <w:rPr>
                  <w:rFonts w:ascii="Calibri" w:eastAsia="Calibri" w:hAnsi="Calibri" w:cs="B Lotus" w:hint="cs"/>
                  <w:sz w:val="20"/>
                  <w:szCs w:val="20"/>
                  <w:rtl/>
                </w:rPr>
                <w:delText>مبتنی بر</w:delText>
              </w:r>
            </w:del>
            <w:ins w:id="12628" w:author="Mehrnazi Boojari" w:date="2019-01-10T01:06:00Z">
              <w:r w:rsidR="00647583">
                <w:rPr>
                  <w:rFonts w:ascii="Calibri" w:eastAsia="Calibri" w:hAnsi="Calibri" w:cs="B Lotus" w:hint="cs"/>
                  <w:sz w:val="20"/>
                  <w:szCs w:val="20"/>
                  <w:rtl/>
                </w:rPr>
                <w:t>مبتنی</w:t>
              </w:r>
              <w:r w:rsidR="00647583">
                <w:rPr>
                  <w:rFonts w:ascii="Times New Roman" w:eastAsia="Calibri" w:hAnsi="Times New Roman" w:cs="Times New Roman" w:hint="cs"/>
                  <w:sz w:val="20"/>
                  <w:szCs w:val="20"/>
                  <w:rtl/>
                </w:rPr>
                <w:t> </w:t>
              </w:r>
              <w:r w:rsidR="00647583">
                <w:rPr>
                  <w:rFonts w:ascii="Calibri" w:eastAsia="Calibri" w:hAnsi="Calibri" w:cs="B Lotus" w:hint="cs"/>
                  <w:sz w:val="20"/>
                  <w:szCs w:val="20"/>
                  <w:rtl/>
                </w:rPr>
                <w:t>بر</w:t>
              </w:r>
            </w:ins>
            <w:r w:rsidRPr="00F6734C">
              <w:rPr>
                <w:rFonts w:ascii="Calibri" w:eastAsia="Calibri" w:hAnsi="Calibri" w:cs="B Lotus" w:hint="cs"/>
                <w:sz w:val="20"/>
                <w:szCs w:val="20"/>
                <w:rtl/>
              </w:rPr>
              <w:t xml:space="preserve"> اقلیم و بوم</w:t>
            </w:r>
            <w:ins w:id="12629" w:author="Mehrnazi Boojari" w:date="2019-01-13T07:12:00Z">
              <w:r w:rsidR="002E51AF">
                <w:rPr>
                  <w:rFonts w:ascii="Calibri" w:eastAsia="Calibri" w:hAnsi="Calibri" w:cs="B Lotus" w:hint="cs"/>
                  <w:sz w:val="20"/>
                  <w:szCs w:val="20"/>
                  <w:rtl/>
                </w:rPr>
                <w:t>.</w:t>
              </w:r>
            </w:ins>
          </w:p>
        </w:tc>
      </w:tr>
      <w:tr w:rsidR="00E91C41" w:rsidRPr="00E91C41" w14:paraId="6F1FD053" w14:textId="77777777" w:rsidTr="00E91C41">
        <w:trPr>
          <w:trHeight w:val="373"/>
          <w:jc w:val="center"/>
        </w:trPr>
        <w:tc>
          <w:tcPr>
            <w:tcW w:w="339" w:type="pct"/>
            <w:vMerge/>
            <w:shd w:val="clear" w:color="auto" w:fill="F2F2F2"/>
            <w:vAlign w:val="center"/>
          </w:tcPr>
          <w:p w14:paraId="3A070BB1"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EDEDED"/>
            <w:vAlign w:val="center"/>
          </w:tcPr>
          <w:p w14:paraId="3B585C25" w14:textId="77777777" w:rsidR="00E91C41" w:rsidRPr="00F6734C" w:rsidRDefault="00E91C41" w:rsidP="00E91C41">
            <w:pPr>
              <w:bidi/>
              <w:jc w:val="center"/>
              <w:rPr>
                <w:rFonts w:ascii="Calibri" w:eastAsia="Calibri" w:hAnsi="Calibri" w:cs="B Lotus"/>
                <w:sz w:val="20"/>
                <w:szCs w:val="20"/>
                <w:rtl/>
              </w:rPr>
            </w:pPr>
          </w:p>
        </w:tc>
        <w:tc>
          <w:tcPr>
            <w:tcW w:w="297" w:type="pct"/>
            <w:shd w:val="clear" w:color="auto" w:fill="EDEDED"/>
            <w:vAlign w:val="center"/>
          </w:tcPr>
          <w:p w14:paraId="47D3BEEC"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h3</w:t>
            </w:r>
          </w:p>
        </w:tc>
        <w:tc>
          <w:tcPr>
            <w:tcW w:w="546" w:type="pct"/>
            <w:shd w:val="clear" w:color="auto" w:fill="EDEDED"/>
            <w:vAlign w:val="center"/>
          </w:tcPr>
          <w:p w14:paraId="21504884" w14:textId="77777777" w:rsidR="00E91C41" w:rsidRPr="00F6734C" w:rsidRDefault="00E91C41" w:rsidP="00E91C41">
            <w:pPr>
              <w:bidi/>
              <w:jc w:val="center"/>
              <w:rPr>
                <w:rFonts w:ascii="Calibri" w:eastAsia="Calibri" w:hAnsi="Calibri" w:cs="B Lotus"/>
                <w:sz w:val="20"/>
                <w:szCs w:val="20"/>
                <w:rtl/>
              </w:rPr>
            </w:pPr>
            <w:del w:id="12630" w:author="Mehrnazi Boojari" w:date="2019-01-13T07:10:00Z">
              <w:r w:rsidRPr="00F6734C" w:rsidDel="002E51AF">
                <w:rPr>
                  <w:rFonts w:ascii="Calibri" w:eastAsia="Calibri" w:hAnsi="Calibri" w:cs="B Lotus" w:hint="cs"/>
                  <w:sz w:val="20"/>
                  <w:szCs w:val="20"/>
                  <w:rtl/>
                </w:rPr>
                <w:delText>برنامه ریزی</w:delText>
              </w:r>
            </w:del>
            <w:ins w:id="12631" w:author="Mehrnazi Boojari" w:date="2019-01-13T07:10:00Z">
              <w:r w:rsidR="002E51AF">
                <w:rPr>
                  <w:rFonts w:ascii="Calibri" w:eastAsia="Calibri" w:hAnsi="Calibri" w:cs="B Lotus" w:hint="cs"/>
                  <w:sz w:val="20"/>
                  <w:szCs w:val="20"/>
                  <w:rtl/>
                </w:rPr>
                <w:t>برنامه‌ریزی</w:t>
              </w:r>
            </w:ins>
          </w:p>
        </w:tc>
        <w:tc>
          <w:tcPr>
            <w:tcW w:w="2456" w:type="pct"/>
            <w:shd w:val="clear" w:color="auto" w:fill="F2F2F2"/>
            <w:vAlign w:val="center"/>
          </w:tcPr>
          <w:p w14:paraId="1FFAAF32"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 xml:space="preserve">عدم دسترسی مناسب به مواد و مصالح بومی برای ساخت مسکن </w:t>
            </w:r>
            <w:del w:id="12632" w:author="Mehrnazi Boojari" w:date="2019-01-07T10:03:00Z">
              <w:r w:rsidRPr="00F6734C" w:rsidDel="00A31D6F">
                <w:rPr>
                  <w:rFonts w:ascii="Calibri" w:eastAsia="Calibri" w:hAnsi="Calibri" w:cs="B Lotus" w:hint="cs"/>
                  <w:sz w:val="20"/>
                  <w:szCs w:val="20"/>
                  <w:rtl/>
                </w:rPr>
                <w:delText>روستائی</w:delText>
              </w:r>
            </w:del>
            <w:ins w:id="12633" w:author="Mehrnazi Boojari" w:date="2019-01-07T10:03:00Z">
              <w:r w:rsidR="00A31D6F">
                <w:rPr>
                  <w:rFonts w:ascii="Calibri" w:eastAsia="Calibri" w:hAnsi="Calibri" w:cs="B Lotus" w:hint="cs"/>
                  <w:sz w:val="20"/>
                  <w:szCs w:val="20"/>
                  <w:rtl/>
                </w:rPr>
                <w:t>روستایی</w:t>
              </w:r>
            </w:ins>
            <w:del w:id="12634" w:author="Mehrnazi Boojari" w:date="2019-01-13T07:12:00Z">
              <w:r w:rsidRPr="00F6734C" w:rsidDel="002E51AF">
                <w:rPr>
                  <w:rFonts w:ascii="Calibri" w:eastAsia="Calibri" w:hAnsi="Calibri" w:cs="B Lotus" w:hint="cs"/>
                  <w:sz w:val="20"/>
                  <w:szCs w:val="20"/>
                  <w:rtl/>
                </w:rPr>
                <w:delText xml:space="preserve"> </w:delText>
              </w:r>
            </w:del>
            <w:ins w:id="12635" w:author="Mehrnazi Boojari" w:date="2019-01-13T07:12:00Z">
              <w:r w:rsidR="002E51AF">
                <w:rPr>
                  <w:rFonts w:ascii="Calibri" w:eastAsia="Calibri" w:hAnsi="Calibri" w:cs="B Lotus" w:hint="cs"/>
                  <w:sz w:val="20"/>
                  <w:szCs w:val="20"/>
                  <w:rtl/>
                </w:rPr>
                <w:t>.</w:t>
              </w:r>
            </w:ins>
          </w:p>
        </w:tc>
      </w:tr>
      <w:tr w:rsidR="00E91C41" w:rsidRPr="00E91C41" w14:paraId="3CCD4318" w14:textId="77777777" w:rsidTr="00E91C41">
        <w:trPr>
          <w:trHeight w:val="373"/>
          <w:jc w:val="center"/>
        </w:trPr>
        <w:tc>
          <w:tcPr>
            <w:tcW w:w="339" w:type="pct"/>
            <w:vMerge/>
            <w:shd w:val="clear" w:color="auto" w:fill="F2F2F2"/>
            <w:vAlign w:val="center"/>
          </w:tcPr>
          <w:p w14:paraId="32880514"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EDEDED"/>
            <w:vAlign w:val="center"/>
          </w:tcPr>
          <w:p w14:paraId="27378CBC" w14:textId="77777777" w:rsidR="00E91C41" w:rsidRPr="00F6734C" w:rsidRDefault="00E91C41" w:rsidP="00E91C41">
            <w:pPr>
              <w:bidi/>
              <w:jc w:val="center"/>
              <w:rPr>
                <w:rFonts w:ascii="Calibri" w:eastAsia="Calibri" w:hAnsi="Calibri" w:cs="B Lotus"/>
                <w:sz w:val="20"/>
                <w:szCs w:val="20"/>
                <w:rtl/>
              </w:rPr>
            </w:pPr>
          </w:p>
        </w:tc>
        <w:tc>
          <w:tcPr>
            <w:tcW w:w="297" w:type="pct"/>
            <w:shd w:val="clear" w:color="auto" w:fill="EDEDED"/>
            <w:vAlign w:val="center"/>
          </w:tcPr>
          <w:p w14:paraId="191ED22E"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h4</w:t>
            </w:r>
          </w:p>
        </w:tc>
        <w:tc>
          <w:tcPr>
            <w:tcW w:w="546" w:type="pct"/>
            <w:shd w:val="clear" w:color="auto" w:fill="EDEDED"/>
            <w:vAlign w:val="center"/>
          </w:tcPr>
          <w:p w14:paraId="4E71E5EF" w14:textId="77777777" w:rsidR="00E91C41" w:rsidRPr="00F6734C" w:rsidRDefault="00E91C41" w:rsidP="00E91C41">
            <w:pPr>
              <w:bidi/>
              <w:jc w:val="center"/>
              <w:rPr>
                <w:rFonts w:ascii="Calibri" w:eastAsia="Calibri" w:hAnsi="Calibri" w:cs="B Lotus"/>
                <w:sz w:val="20"/>
                <w:szCs w:val="20"/>
                <w:rtl/>
              </w:rPr>
            </w:pPr>
            <w:del w:id="12636" w:author="Mehrnazi Boojari" w:date="2019-01-13T07:10:00Z">
              <w:r w:rsidRPr="00F6734C" w:rsidDel="002E51AF">
                <w:rPr>
                  <w:rFonts w:ascii="Calibri" w:eastAsia="Calibri" w:hAnsi="Calibri" w:cs="B Lotus" w:hint="cs"/>
                  <w:sz w:val="20"/>
                  <w:szCs w:val="20"/>
                  <w:rtl/>
                </w:rPr>
                <w:delText>برنامه ریزی</w:delText>
              </w:r>
            </w:del>
            <w:ins w:id="12637" w:author="Mehrnazi Boojari" w:date="2019-01-13T07:10: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xml:space="preserve">، </w:t>
            </w:r>
            <w:del w:id="12638" w:author="Mehrnazi Boojari" w:date="2019-01-07T10:46:00Z">
              <w:r w:rsidRPr="00F6734C" w:rsidDel="006A1F1D">
                <w:rPr>
                  <w:rFonts w:ascii="Calibri" w:eastAsia="Calibri" w:hAnsi="Calibri" w:cs="B Lotus" w:hint="cs"/>
                  <w:sz w:val="20"/>
                  <w:szCs w:val="20"/>
                  <w:rtl/>
                </w:rPr>
                <w:delText>اجرائی</w:delText>
              </w:r>
            </w:del>
            <w:ins w:id="12639" w:author="Mehrnazi Boojari" w:date="2019-01-07T10:46:00Z">
              <w:r w:rsidR="006A1F1D">
                <w:rPr>
                  <w:rFonts w:ascii="Calibri" w:eastAsia="Calibri" w:hAnsi="Calibri" w:cs="B Lotus" w:hint="cs"/>
                  <w:sz w:val="20"/>
                  <w:szCs w:val="20"/>
                  <w:rtl/>
                </w:rPr>
                <w:t>اجرایی</w:t>
              </w:r>
            </w:ins>
          </w:p>
        </w:tc>
        <w:tc>
          <w:tcPr>
            <w:tcW w:w="2456" w:type="pct"/>
            <w:shd w:val="clear" w:color="auto" w:fill="F2F2F2"/>
            <w:vAlign w:val="center"/>
          </w:tcPr>
          <w:p w14:paraId="028ED6A6"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 xml:space="preserve">ضعف در طراحی و دکوراسیون داخلی </w:t>
            </w:r>
            <w:del w:id="12640" w:author="Mehrnazi Boojari" w:date="2019-01-10T01:06:00Z">
              <w:r w:rsidRPr="00F6734C" w:rsidDel="00647583">
                <w:rPr>
                  <w:rFonts w:ascii="Calibri" w:eastAsia="Calibri" w:hAnsi="Calibri" w:cs="B Lotus" w:hint="cs"/>
                  <w:sz w:val="20"/>
                  <w:szCs w:val="20"/>
                  <w:rtl/>
                </w:rPr>
                <w:delText>مبتنی بر</w:delText>
              </w:r>
            </w:del>
            <w:ins w:id="12641" w:author="Mehrnazi Boojari" w:date="2019-01-10T01:06:00Z">
              <w:r w:rsidR="00647583">
                <w:rPr>
                  <w:rFonts w:ascii="Calibri" w:eastAsia="Calibri" w:hAnsi="Calibri" w:cs="B Lotus" w:hint="cs"/>
                  <w:sz w:val="20"/>
                  <w:szCs w:val="20"/>
                  <w:rtl/>
                </w:rPr>
                <w:t>مبتنی</w:t>
              </w:r>
              <w:r w:rsidR="00647583">
                <w:rPr>
                  <w:rFonts w:ascii="Times New Roman" w:eastAsia="Calibri" w:hAnsi="Times New Roman" w:cs="Times New Roman" w:hint="cs"/>
                  <w:sz w:val="20"/>
                  <w:szCs w:val="20"/>
                  <w:rtl/>
                </w:rPr>
                <w:t> </w:t>
              </w:r>
              <w:r w:rsidR="00647583">
                <w:rPr>
                  <w:rFonts w:ascii="Calibri" w:eastAsia="Calibri" w:hAnsi="Calibri" w:cs="B Lotus" w:hint="cs"/>
                  <w:sz w:val="20"/>
                  <w:szCs w:val="20"/>
                  <w:rtl/>
                </w:rPr>
                <w:t>بر</w:t>
              </w:r>
            </w:ins>
            <w:r w:rsidRPr="00F6734C">
              <w:rPr>
                <w:rFonts w:ascii="Calibri" w:eastAsia="Calibri" w:hAnsi="Calibri" w:cs="B Lotus" w:hint="cs"/>
                <w:sz w:val="20"/>
                <w:szCs w:val="20"/>
                <w:rtl/>
              </w:rPr>
              <w:t xml:space="preserve"> اقلیم و بوم توسط معماران و مهندسان بومی</w:t>
            </w:r>
            <w:ins w:id="12642" w:author="Mehrnazi Boojari" w:date="2019-01-13T07:12: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r w:rsidR="00E91C41" w:rsidRPr="00E91C41" w14:paraId="0239ACCA" w14:textId="77777777" w:rsidTr="00E91C41">
        <w:trPr>
          <w:trHeight w:val="373"/>
          <w:jc w:val="center"/>
        </w:trPr>
        <w:tc>
          <w:tcPr>
            <w:tcW w:w="339" w:type="pct"/>
            <w:vMerge/>
            <w:shd w:val="clear" w:color="auto" w:fill="F2F2F2"/>
            <w:vAlign w:val="center"/>
          </w:tcPr>
          <w:p w14:paraId="2993D0AE"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EDEDED"/>
            <w:vAlign w:val="center"/>
          </w:tcPr>
          <w:p w14:paraId="26B96F57" w14:textId="77777777" w:rsidR="00E91C41" w:rsidRPr="00F6734C" w:rsidRDefault="00E91C41" w:rsidP="00E91C41">
            <w:pPr>
              <w:bidi/>
              <w:jc w:val="center"/>
              <w:rPr>
                <w:rFonts w:ascii="Calibri" w:eastAsia="Calibri" w:hAnsi="Calibri" w:cs="B Lotus"/>
                <w:sz w:val="20"/>
                <w:szCs w:val="20"/>
                <w:rtl/>
              </w:rPr>
            </w:pPr>
          </w:p>
        </w:tc>
        <w:tc>
          <w:tcPr>
            <w:tcW w:w="297" w:type="pct"/>
            <w:shd w:val="clear" w:color="auto" w:fill="EDEDED"/>
            <w:vAlign w:val="center"/>
          </w:tcPr>
          <w:p w14:paraId="32F12510"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h5</w:t>
            </w:r>
          </w:p>
        </w:tc>
        <w:tc>
          <w:tcPr>
            <w:tcW w:w="546" w:type="pct"/>
            <w:shd w:val="clear" w:color="auto" w:fill="EDEDED"/>
            <w:vAlign w:val="center"/>
          </w:tcPr>
          <w:p w14:paraId="6827A316" w14:textId="77777777" w:rsidR="00E91C41" w:rsidRPr="00F6734C" w:rsidRDefault="00E91C41" w:rsidP="00E91C41">
            <w:pPr>
              <w:bidi/>
              <w:jc w:val="center"/>
              <w:rPr>
                <w:rFonts w:ascii="Calibri" w:eastAsia="Calibri" w:hAnsi="Calibri" w:cs="B Lotus"/>
                <w:sz w:val="20"/>
                <w:szCs w:val="20"/>
                <w:rtl/>
              </w:rPr>
            </w:pPr>
            <w:del w:id="12643" w:author="Mehrnazi Boojari" w:date="2019-01-13T07:10:00Z">
              <w:r w:rsidRPr="00F6734C" w:rsidDel="002E51AF">
                <w:rPr>
                  <w:rFonts w:ascii="Calibri" w:eastAsia="Calibri" w:hAnsi="Calibri" w:cs="B Lotus" w:hint="cs"/>
                  <w:sz w:val="20"/>
                  <w:szCs w:val="20"/>
                  <w:rtl/>
                </w:rPr>
                <w:delText>برنامه ریزی</w:delText>
              </w:r>
            </w:del>
            <w:ins w:id="12644" w:author="Mehrnazi Boojari" w:date="2019-01-13T07:10: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xml:space="preserve">، </w:t>
            </w:r>
            <w:del w:id="12645" w:author="Mehrnazi Boojari" w:date="2019-01-07T10:46:00Z">
              <w:r w:rsidRPr="00F6734C" w:rsidDel="006A1F1D">
                <w:rPr>
                  <w:rFonts w:ascii="Calibri" w:eastAsia="Calibri" w:hAnsi="Calibri" w:cs="B Lotus" w:hint="cs"/>
                  <w:sz w:val="20"/>
                  <w:szCs w:val="20"/>
                  <w:rtl/>
                </w:rPr>
                <w:delText>اجرائی</w:delText>
              </w:r>
            </w:del>
            <w:ins w:id="12646" w:author="Mehrnazi Boojari" w:date="2019-01-07T10:46:00Z">
              <w:r w:rsidR="006A1F1D">
                <w:rPr>
                  <w:rFonts w:ascii="Calibri" w:eastAsia="Calibri" w:hAnsi="Calibri" w:cs="B Lotus" w:hint="cs"/>
                  <w:sz w:val="20"/>
                  <w:szCs w:val="20"/>
                  <w:rtl/>
                </w:rPr>
                <w:t>اجرایی</w:t>
              </w:r>
            </w:ins>
          </w:p>
        </w:tc>
        <w:tc>
          <w:tcPr>
            <w:tcW w:w="2456" w:type="pct"/>
            <w:shd w:val="clear" w:color="auto" w:fill="F2F2F2"/>
            <w:vAlign w:val="center"/>
          </w:tcPr>
          <w:p w14:paraId="53A87FBF"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هزینه</w:t>
            </w:r>
            <w:del w:id="12647" w:author="Mehrnazi Boojari" w:date="2019-01-07T09:46:00Z">
              <w:r w:rsidRPr="00F6734C" w:rsidDel="006F7CCF">
                <w:rPr>
                  <w:rFonts w:ascii="Calibri" w:eastAsia="Calibri" w:hAnsi="Calibri" w:cs="B Lotus" w:hint="cs"/>
                  <w:sz w:val="20"/>
                  <w:szCs w:val="20"/>
                  <w:rtl/>
                </w:rPr>
                <w:delText xml:space="preserve"> های </w:delText>
              </w:r>
            </w:del>
            <w:ins w:id="12648" w:author="Mehrnazi Boojari" w:date="2019-01-07T09:46:00Z">
              <w:r w:rsidR="006F7CCF">
                <w:rPr>
                  <w:rFonts w:ascii="Calibri" w:eastAsia="Calibri" w:hAnsi="Calibri" w:cs="B Lotus" w:hint="cs"/>
                  <w:sz w:val="20"/>
                  <w:szCs w:val="20"/>
                  <w:rtl/>
                </w:rPr>
                <w:t xml:space="preserve">‌های </w:t>
              </w:r>
            </w:ins>
            <w:r w:rsidRPr="00F6734C">
              <w:rPr>
                <w:rFonts w:ascii="Calibri" w:eastAsia="Calibri" w:hAnsi="Calibri" w:cs="B Lotus" w:hint="cs"/>
                <w:sz w:val="20"/>
                <w:szCs w:val="20"/>
                <w:rtl/>
              </w:rPr>
              <w:t xml:space="preserve">بالای </w:t>
            </w:r>
            <w:del w:id="12649" w:author="Mehrnazi Boojari" w:date="2019-01-07T22:28:00Z">
              <w:r w:rsidRPr="00F6734C" w:rsidDel="00051F26">
                <w:rPr>
                  <w:rFonts w:ascii="Calibri" w:eastAsia="Calibri" w:hAnsi="Calibri" w:cs="B Lotus" w:hint="cs"/>
                  <w:sz w:val="20"/>
                  <w:szCs w:val="20"/>
                  <w:rtl/>
                </w:rPr>
                <w:delText>ساخت وساز</w:delText>
              </w:r>
            </w:del>
            <w:ins w:id="12650" w:author="Mehrnazi Boojari" w:date="2019-01-07T22:28:00Z">
              <w:r w:rsidR="00051F26">
                <w:rPr>
                  <w:rFonts w:ascii="Calibri" w:eastAsia="Calibri" w:hAnsi="Calibri" w:cs="B Lotus" w:hint="cs"/>
                  <w:sz w:val="20"/>
                  <w:szCs w:val="20"/>
                  <w:rtl/>
                </w:rPr>
                <w:t>ساخت</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و</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ساز</w:t>
              </w:r>
            </w:ins>
            <w:r w:rsidRPr="00F6734C">
              <w:rPr>
                <w:rFonts w:ascii="Calibri" w:eastAsia="Calibri" w:hAnsi="Calibri" w:cs="B Lotus" w:hint="cs"/>
                <w:sz w:val="20"/>
                <w:szCs w:val="20"/>
                <w:rtl/>
              </w:rPr>
              <w:t xml:space="preserve"> </w:t>
            </w:r>
            <w:del w:id="12651" w:author="Mehrnazi Boojari" w:date="2019-01-10T01:06:00Z">
              <w:r w:rsidRPr="00F6734C" w:rsidDel="00647583">
                <w:rPr>
                  <w:rFonts w:ascii="Calibri" w:eastAsia="Calibri" w:hAnsi="Calibri" w:cs="B Lotus" w:hint="cs"/>
                  <w:sz w:val="20"/>
                  <w:szCs w:val="20"/>
                  <w:rtl/>
                </w:rPr>
                <w:delText>مبتنی بر</w:delText>
              </w:r>
            </w:del>
            <w:ins w:id="12652" w:author="Mehrnazi Boojari" w:date="2019-01-10T01:06:00Z">
              <w:r w:rsidR="00647583">
                <w:rPr>
                  <w:rFonts w:ascii="Calibri" w:eastAsia="Calibri" w:hAnsi="Calibri" w:cs="B Lotus" w:hint="cs"/>
                  <w:sz w:val="20"/>
                  <w:szCs w:val="20"/>
                  <w:rtl/>
                </w:rPr>
                <w:t>مبتنی</w:t>
              </w:r>
              <w:r w:rsidR="00647583">
                <w:rPr>
                  <w:rFonts w:ascii="Times New Roman" w:eastAsia="Calibri" w:hAnsi="Times New Roman" w:cs="Times New Roman" w:hint="cs"/>
                  <w:sz w:val="20"/>
                  <w:szCs w:val="20"/>
                  <w:rtl/>
                </w:rPr>
                <w:t> </w:t>
              </w:r>
              <w:r w:rsidR="00647583">
                <w:rPr>
                  <w:rFonts w:ascii="Calibri" w:eastAsia="Calibri" w:hAnsi="Calibri" w:cs="B Lotus" w:hint="cs"/>
                  <w:sz w:val="20"/>
                  <w:szCs w:val="20"/>
                  <w:rtl/>
                </w:rPr>
                <w:t>بر</w:t>
              </w:r>
            </w:ins>
            <w:r w:rsidRPr="00F6734C">
              <w:rPr>
                <w:rFonts w:ascii="Calibri" w:eastAsia="Calibri" w:hAnsi="Calibri" w:cs="B Lotus" w:hint="cs"/>
                <w:sz w:val="20"/>
                <w:szCs w:val="20"/>
                <w:rtl/>
              </w:rPr>
              <w:t xml:space="preserve"> اقلیم و بوم منطقه</w:t>
            </w:r>
            <w:ins w:id="12653" w:author="Mehrnazi Boojari" w:date="2019-01-13T07:12:00Z">
              <w:r w:rsidR="002E51AF">
                <w:rPr>
                  <w:rFonts w:ascii="Calibri" w:eastAsia="Calibri" w:hAnsi="Calibri" w:cs="B Lotus" w:hint="cs"/>
                  <w:sz w:val="20"/>
                  <w:szCs w:val="20"/>
                  <w:rtl/>
                </w:rPr>
                <w:t>.</w:t>
              </w:r>
            </w:ins>
          </w:p>
        </w:tc>
      </w:tr>
      <w:tr w:rsidR="00E91C41" w:rsidRPr="00E91C41" w14:paraId="4EF696B6" w14:textId="77777777" w:rsidTr="00E91C41">
        <w:trPr>
          <w:trHeight w:val="388"/>
          <w:jc w:val="center"/>
        </w:trPr>
        <w:tc>
          <w:tcPr>
            <w:tcW w:w="339" w:type="pct"/>
            <w:vMerge w:val="restart"/>
            <w:vAlign w:val="center"/>
          </w:tcPr>
          <w:p w14:paraId="79A67228" w14:textId="77777777" w:rsidR="00E91C41" w:rsidRPr="00F6734C" w:rsidRDefault="00E91C41" w:rsidP="00E91C41">
            <w:pPr>
              <w:jc w:val="center"/>
              <w:rPr>
                <w:rFonts w:ascii="Calibri" w:eastAsia="Calibri" w:hAnsi="Calibri" w:cs="B Lotus"/>
                <w:sz w:val="20"/>
                <w:szCs w:val="20"/>
                <w:vertAlign w:val="subscript"/>
                <w:rtl/>
              </w:rPr>
            </w:pPr>
            <w:r w:rsidRPr="00F6734C">
              <w:rPr>
                <w:rFonts w:ascii="Calibri" w:eastAsia="Calibri" w:hAnsi="Calibri" w:cs="B Lotus"/>
                <w:sz w:val="20"/>
                <w:szCs w:val="20"/>
              </w:rPr>
              <w:t>H</w:t>
            </w:r>
            <w:r w:rsidRPr="00F6734C">
              <w:rPr>
                <w:rFonts w:ascii="Calibri" w:eastAsia="Calibri" w:hAnsi="Calibri" w:cs="B Lotus"/>
                <w:sz w:val="20"/>
                <w:szCs w:val="20"/>
                <w:vertAlign w:val="subscript"/>
              </w:rPr>
              <w:t>2</w:t>
            </w:r>
          </w:p>
        </w:tc>
        <w:tc>
          <w:tcPr>
            <w:tcW w:w="1362" w:type="pct"/>
            <w:vMerge w:val="restart"/>
            <w:shd w:val="clear" w:color="auto" w:fill="auto"/>
            <w:vAlign w:val="center"/>
          </w:tcPr>
          <w:p w14:paraId="01767242" w14:textId="77777777" w:rsidR="00E91C41" w:rsidRPr="00F6734C" w:rsidRDefault="00E91C41" w:rsidP="00E91C41">
            <w:pPr>
              <w:jc w:val="center"/>
              <w:rPr>
                <w:rFonts w:ascii="Calibri" w:eastAsia="Calibri" w:hAnsi="Calibri" w:cs="B Lotus"/>
                <w:sz w:val="20"/>
                <w:szCs w:val="20"/>
                <w:rtl/>
              </w:rPr>
            </w:pPr>
            <w:r w:rsidRPr="00F6734C">
              <w:rPr>
                <w:rFonts w:ascii="Calibri" w:eastAsia="Calibri" w:hAnsi="Calibri" w:cs="B Lotus" w:hint="cs"/>
                <w:sz w:val="20"/>
                <w:szCs w:val="20"/>
                <w:rtl/>
              </w:rPr>
              <w:t xml:space="preserve">عدم ساخت مساکن </w:t>
            </w:r>
            <w:del w:id="12654" w:author="Mehrnazi Boojari" w:date="2019-01-07T10:03:00Z">
              <w:r w:rsidRPr="00F6734C" w:rsidDel="00A31D6F">
                <w:rPr>
                  <w:rFonts w:ascii="Calibri" w:eastAsia="Calibri" w:hAnsi="Calibri" w:cs="B Lotus" w:hint="cs"/>
                  <w:sz w:val="20"/>
                  <w:szCs w:val="20"/>
                  <w:rtl/>
                </w:rPr>
                <w:delText>روستائی</w:delText>
              </w:r>
            </w:del>
            <w:ins w:id="12655" w:author="Mehrnazi Boojari" w:date="2019-01-07T10:03:00Z">
              <w:r w:rsidR="00A31D6F">
                <w:rPr>
                  <w:rFonts w:ascii="Calibri" w:eastAsia="Calibri" w:hAnsi="Calibri" w:cs="B Lotus" w:hint="cs"/>
                  <w:sz w:val="20"/>
                  <w:szCs w:val="20"/>
                  <w:rtl/>
                </w:rPr>
                <w:t>روستایی</w:t>
              </w:r>
            </w:ins>
            <w:r w:rsidRPr="00F6734C">
              <w:rPr>
                <w:rFonts w:ascii="Calibri" w:eastAsia="Calibri" w:hAnsi="Calibri" w:cs="B Lotus" w:hint="cs"/>
                <w:sz w:val="20"/>
                <w:szCs w:val="20"/>
                <w:rtl/>
              </w:rPr>
              <w:t xml:space="preserve"> </w:t>
            </w:r>
            <w:del w:id="12656" w:author="Mehrnazi Boojari" w:date="2019-01-07T22:29:00Z">
              <w:r w:rsidRPr="00F6734C" w:rsidDel="00051F26">
                <w:rPr>
                  <w:rFonts w:ascii="Calibri" w:eastAsia="Calibri" w:hAnsi="Calibri" w:cs="B Lotus" w:hint="cs"/>
                  <w:sz w:val="20"/>
                  <w:szCs w:val="20"/>
                  <w:rtl/>
                </w:rPr>
                <w:delText>معیشت محور</w:delText>
              </w:r>
            </w:del>
            <w:ins w:id="12657" w:author="Mehrnazi Boojari" w:date="2019-01-07T22:29:00Z">
              <w:r w:rsidR="00051F26">
                <w:rPr>
                  <w:rFonts w:ascii="Calibri" w:eastAsia="Calibri" w:hAnsi="Calibri" w:cs="B Lotus" w:hint="cs"/>
                  <w:sz w:val="20"/>
                  <w:szCs w:val="20"/>
                  <w:rtl/>
                </w:rPr>
                <w:t>معیشت‌محور</w:t>
              </w:r>
            </w:ins>
            <w:r w:rsidRPr="00F6734C">
              <w:rPr>
                <w:rFonts w:ascii="Calibri" w:eastAsia="Calibri" w:hAnsi="Calibri" w:cs="B Lotus" w:hint="cs"/>
                <w:sz w:val="20"/>
                <w:szCs w:val="20"/>
                <w:rtl/>
              </w:rPr>
              <w:t xml:space="preserve"> </w:t>
            </w:r>
          </w:p>
        </w:tc>
        <w:tc>
          <w:tcPr>
            <w:tcW w:w="297" w:type="pct"/>
            <w:vAlign w:val="center"/>
          </w:tcPr>
          <w:p w14:paraId="3809ECA0"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h6</w:t>
            </w:r>
          </w:p>
        </w:tc>
        <w:tc>
          <w:tcPr>
            <w:tcW w:w="546" w:type="pct"/>
            <w:vAlign w:val="center"/>
          </w:tcPr>
          <w:p w14:paraId="6FC774C3" w14:textId="77777777" w:rsidR="00E91C41" w:rsidRPr="00F6734C" w:rsidRDefault="00E91C41" w:rsidP="00E91C41">
            <w:pPr>
              <w:bidi/>
              <w:jc w:val="center"/>
              <w:rPr>
                <w:rFonts w:ascii="Calibri" w:eastAsia="Calibri" w:hAnsi="Calibri" w:cs="B Lotus"/>
                <w:sz w:val="20"/>
                <w:szCs w:val="20"/>
                <w:rtl/>
              </w:rPr>
            </w:pPr>
            <w:del w:id="12658" w:author="Mehrnazi Boojari" w:date="2019-01-13T07:10:00Z">
              <w:r w:rsidRPr="00F6734C" w:rsidDel="002E51AF">
                <w:rPr>
                  <w:rFonts w:ascii="Calibri" w:eastAsia="Calibri" w:hAnsi="Calibri" w:cs="B Lotus" w:hint="cs"/>
                  <w:sz w:val="20"/>
                  <w:szCs w:val="20"/>
                  <w:rtl/>
                </w:rPr>
                <w:delText>برنامه ریزی</w:delText>
              </w:r>
            </w:del>
            <w:ins w:id="12659" w:author="Mehrnazi Boojari" w:date="2019-01-13T07:10: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xml:space="preserve">، </w:t>
            </w:r>
            <w:del w:id="12660" w:author="Mehrnazi Boojari" w:date="2019-01-07T10:46:00Z">
              <w:r w:rsidRPr="00F6734C" w:rsidDel="006A1F1D">
                <w:rPr>
                  <w:rFonts w:ascii="Calibri" w:eastAsia="Calibri" w:hAnsi="Calibri" w:cs="B Lotus" w:hint="cs"/>
                  <w:sz w:val="20"/>
                  <w:szCs w:val="20"/>
                  <w:rtl/>
                </w:rPr>
                <w:delText>اجرائی</w:delText>
              </w:r>
            </w:del>
            <w:ins w:id="12661" w:author="Mehrnazi Boojari" w:date="2019-01-07T10:46:00Z">
              <w:r w:rsidR="006A1F1D">
                <w:rPr>
                  <w:rFonts w:ascii="Calibri" w:eastAsia="Calibri" w:hAnsi="Calibri" w:cs="B Lotus" w:hint="cs"/>
                  <w:sz w:val="20"/>
                  <w:szCs w:val="20"/>
                  <w:rtl/>
                </w:rPr>
                <w:t>اجرایی</w:t>
              </w:r>
            </w:ins>
          </w:p>
        </w:tc>
        <w:tc>
          <w:tcPr>
            <w:tcW w:w="2456" w:type="pct"/>
            <w:shd w:val="clear" w:color="auto" w:fill="auto"/>
            <w:vAlign w:val="center"/>
          </w:tcPr>
          <w:p w14:paraId="51D762D0" w14:textId="77777777" w:rsidR="00E91C41" w:rsidRPr="00F6734C" w:rsidRDefault="00E91C41" w:rsidP="002E51AF">
            <w:pPr>
              <w:bidi/>
              <w:jc w:val="both"/>
              <w:rPr>
                <w:rFonts w:ascii="Calibri" w:eastAsia="Calibri" w:hAnsi="Calibri" w:cs="B Lotus"/>
                <w:sz w:val="20"/>
                <w:szCs w:val="20"/>
                <w:rtl/>
              </w:rPr>
            </w:pPr>
            <w:r w:rsidRPr="00F6734C">
              <w:rPr>
                <w:rFonts w:ascii="Calibri" w:eastAsia="Calibri" w:hAnsi="Calibri" w:cs="B Lotus" w:hint="cs"/>
                <w:sz w:val="20"/>
                <w:szCs w:val="20"/>
                <w:rtl/>
              </w:rPr>
              <w:t>نفوذ فرهنگ شهرنشینی به روستاها و</w:t>
            </w:r>
            <w:del w:id="12662" w:author="Mehrnazi Boojari" w:date="2019-01-12T23:20:00Z">
              <w:r w:rsidRPr="00F6734C" w:rsidDel="000806BA">
                <w:rPr>
                  <w:rFonts w:ascii="Calibri" w:eastAsia="Calibri" w:hAnsi="Calibri" w:cs="B Lotus" w:hint="cs"/>
                  <w:sz w:val="20"/>
                  <w:szCs w:val="20"/>
                  <w:rtl/>
                </w:rPr>
                <w:delText xml:space="preserve"> به تبع </w:delText>
              </w:r>
            </w:del>
            <w:ins w:id="12663" w:author="Mehrnazi Boojari" w:date="2019-01-12T23:20:00Z">
              <w:r w:rsidR="000806BA">
                <w:rPr>
                  <w:rFonts w:ascii="Calibri" w:eastAsia="Calibri" w:hAnsi="Calibri" w:cs="B Lotus" w:hint="cs"/>
                  <w:sz w:val="20"/>
                  <w:szCs w:val="20"/>
                  <w:rtl/>
                </w:rPr>
                <w:t xml:space="preserve"> به‌تبع </w:t>
              </w:r>
            </w:ins>
            <w:r w:rsidRPr="00F6734C">
              <w:rPr>
                <w:rFonts w:ascii="Calibri" w:eastAsia="Calibri" w:hAnsi="Calibri" w:cs="B Lotus" w:hint="cs"/>
                <w:sz w:val="20"/>
                <w:szCs w:val="20"/>
                <w:rtl/>
              </w:rPr>
              <w:t xml:space="preserve">ساخت مساکن روستایی </w:t>
            </w:r>
            <w:del w:id="12664" w:author="Mehrnazi Boojari" w:date="2019-01-13T07:13:00Z">
              <w:r w:rsidRPr="00F6734C" w:rsidDel="002E51AF">
                <w:rPr>
                  <w:rFonts w:ascii="Calibri" w:eastAsia="Calibri" w:hAnsi="Calibri" w:cs="B Lotus" w:hint="cs"/>
                  <w:sz w:val="20"/>
                  <w:szCs w:val="20"/>
                  <w:rtl/>
                </w:rPr>
                <w:delText xml:space="preserve">به </w:delText>
              </w:r>
            </w:del>
            <w:r w:rsidRPr="00F6734C">
              <w:rPr>
                <w:rFonts w:ascii="Calibri" w:eastAsia="Calibri" w:hAnsi="Calibri" w:cs="B Lotus" w:hint="cs"/>
                <w:sz w:val="20"/>
                <w:szCs w:val="20"/>
                <w:rtl/>
              </w:rPr>
              <w:t>مشابه مساکن شهری و حذف فضاهای معیشتی</w:t>
            </w:r>
            <w:ins w:id="12665" w:author="Mehrnazi Boojari" w:date="2019-01-13T07:12: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r w:rsidR="00E91C41" w:rsidRPr="00E91C41" w14:paraId="62883763" w14:textId="77777777" w:rsidTr="00E91C41">
        <w:trPr>
          <w:trHeight w:val="388"/>
          <w:jc w:val="center"/>
        </w:trPr>
        <w:tc>
          <w:tcPr>
            <w:tcW w:w="339" w:type="pct"/>
            <w:vMerge/>
            <w:vAlign w:val="center"/>
          </w:tcPr>
          <w:p w14:paraId="65009317"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auto"/>
            <w:vAlign w:val="center"/>
          </w:tcPr>
          <w:p w14:paraId="6217C46D" w14:textId="77777777" w:rsidR="00E91C41" w:rsidRPr="00F6734C" w:rsidRDefault="00E91C41" w:rsidP="00E91C41">
            <w:pPr>
              <w:bidi/>
              <w:jc w:val="center"/>
              <w:rPr>
                <w:rFonts w:ascii="Calibri" w:eastAsia="Calibri" w:hAnsi="Calibri" w:cs="B Lotus"/>
                <w:sz w:val="20"/>
                <w:szCs w:val="20"/>
                <w:rtl/>
              </w:rPr>
            </w:pPr>
          </w:p>
        </w:tc>
        <w:tc>
          <w:tcPr>
            <w:tcW w:w="297" w:type="pct"/>
            <w:vAlign w:val="center"/>
          </w:tcPr>
          <w:p w14:paraId="44D77917"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h7</w:t>
            </w:r>
          </w:p>
        </w:tc>
        <w:tc>
          <w:tcPr>
            <w:tcW w:w="546" w:type="pct"/>
            <w:vAlign w:val="center"/>
          </w:tcPr>
          <w:p w14:paraId="194D4BFD" w14:textId="77777777" w:rsidR="00E91C41" w:rsidRPr="00F6734C" w:rsidRDefault="00E91C41" w:rsidP="00E91C41">
            <w:pPr>
              <w:bidi/>
              <w:jc w:val="center"/>
              <w:rPr>
                <w:rFonts w:ascii="Calibri" w:eastAsia="Calibri" w:hAnsi="Calibri" w:cs="B Lotus"/>
                <w:sz w:val="20"/>
                <w:szCs w:val="20"/>
                <w:rtl/>
              </w:rPr>
            </w:pPr>
            <w:del w:id="12666" w:author="Mehrnazi Boojari" w:date="2019-01-13T07:10:00Z">
              <w:r w:rsidRPr="00F6734C" w:rsidDel="002E51AF">
                <w:rPr>
                  <w:rFonts w:ascii="Calibri" w:eastAsia="Calibri" w:hAnsi="Calibri" w:cs="B Lotus" w:hint="cs"/>
                  <w:sz w:val="20"/>
                  <w:szCs w:val="20"/>
                  <w:rtl/>
                </w:rPr>
                <w:delText>برنامه ریزی</w:delText>
              </w:r>
            </w:del>
            <w:ins w:id="12667" w:author="Mehrnazi Boojari" w:date="2019-01-13T07:10:00Z">
              <w:r w:rsidR="002E51AF">
                <w:rPr>
                  <w:rFonts w:ascii="Calibri" w:eastAsia="Calibri" w:hAnsi="Calibri" w:cs="B Lotus" w:hint="cs"/>
                  <w:sz w:val="20"/>
                  <w:szCs w:val="20"/>
                  <w:rtl/>
                </w:rPr>
                <w:t>برنامه‌ریزی</w:t>
              </w:r>
            </w:ins>
          </w:p>
        </w:tc>
        <w:tc>
          <w:tcPr>
            <w:tcW w:w="2456" w:type="pct"/>
            <w:shd w:val="clear" w:color="auto" w:fill="auto"/>
            <w:vAlign w:val="center"/>
          </w:tcPr>
          <w:p w14:paraId="4568DA37" w14:textId="77777777" w:rsidR="00E91C41" w:rsidRPr="00F6734C" w:rsidRDefault="00E91C41" w:rsidP="002E51AF">
            <w:pPr>
              <w:bidi/>
              <w:jc w:val="both"/>
              <w:rPr>
                <w:rFonts w:ascii="Calibri" w:eastAsia="Calibri" w:hAnsi="Calibri" w:cs="B Lotus"/>
                <w:sz w:val="20"/>
                <w:szCs w:val="20"/>
                <w:rtl/>
              </w:rPr>
            </w:pPr>
            <w:r w:rsidRPr="00F6734C">
              <w:rPr>
                <w:rFonts w:ascii="Calibri" w:eastAsia="Calibri" w:hAnsi="Calibri" w:cs="B Lotus" w:hint="cs"/>
                <w:sz w:val="20"/>
                <w:szCs w:val="20"/>
                <w:rtl/>
              </w:rPr>
              <w:t>هزینه</w:t>
            </w:r>
            <w:ins w:id="12668" w:author="Mehrnazi Boojari" w:date="2019-01-13T07:12:00Z">
              <w:r w:rsidR="002E51AF">
                <w:rPr>
                  <w:rFonts w:ascii="Calibri" w:eastAsia="Calibri" w:hAnsi="Calibri" w:cs="B Nazanin" w:hint="cs"/>
                  <w:sz w:val="20"/>
                  <w:szCs w:val="20"/>
                  <w:rtl/>
                </w:rPr>
                <w:t>‌</w:t>
              </w:r>
            </w:ins>
            <w:del w:id="12669" w:author="Mehrnazi Boojari" w:date="2019-01-07T09:46:00Z">
              <w:r w:rsidRPr="00F6734C" w:rsidDel="006F7CCF">
                <w:rPr>
                  <w:rFonts w:ascii="Calibri" w:eastAsia="Calibri" w:hAnsi="Calibri" w:cs="B Lotus" w:hint="cs"/>
                  <w:sz w:val="20"/>
                  <w:szCs w:val="20"/>
                  <w:rtl/>
                </w:rPr>
                <w:delText xml:space="preserve"> های </w:delText>
              </w:r>
            </w:del>
            <w:ins w:id="12670" w:author="Mehrnazi Boojari" w:date="2019-01-07T09:46:00Z">
              <w:r w:rsidR="006F7CCF">
                <w:rPr>
                  <w:rFonts w:ascii="Calibri" w:eastAsia="Calibri" w:hAnsi="Calibri" w:cs="B Lotus" w:hint="cs"/>
                  <w:sz w:val="20"/>
                  <w:szCs w:val="20"/>
                  <w:rtl/>
                </w:rPr>
                <w:t xml:space="preserve">‌های </w:t>
              </w:r>
            </w:ins>
            <w:del w:id="12671" w:author="Mehrnazi Boojari" w:date="2019-01-13T07:12:00Z">
              <w:r w:rsidRPr="00F6734C" w:rsidDel="002E51AF">
                <w:rPr>
                  <w:rFonts w:ascii="Calibri" w:eastAsia="Calibri" w:hAnsi="Calibri" w:cs="B Lotus" w:hint="cs"/>
                  <w:sz w:val="20"/>
                  <w:szCs w:val="20"/>
                  <w:rtl/>
                </w:rPr>
                <w:delText xml:space="preserve">بالای </w:delText>
              </w:r>
            </w:del>
            <w:ins w:id="12672" w:author="Mehrnazi Boojari" w:date="2019-01-13T07:12:00Z">
              <w:r w:rsidR="002E51AF">
                <w:rPr>
                  <w:rFonts w:ascii="Calibri" w:eastAsia="Calibri" w:hAnsi="Calibri" w:cs="B Lotus" w:hint="cs"/>
                  <w:sz w:val="20"/>
                  <w:szCs w:val="20"/>
                  <w:rtl/>
                </w:rPr>
                <w:t>زیاد</w:t>
              </w:r>
              <w:r w:rsidR="002E51AF" w:rsidRPr="00F6734C">
                <w:rPr>
                  <w:rFonts w:ascii="Calibri" w:eastAsia="Calibri" w:hAnsi="Calibri" w:cs="B Lotus" w:hint="cs"/>
                  <w:sz w:val="20"/>
                  <w:szCs w:val="20"/>
                  <w:rtl/>
                </w:rPr>
                <w:t xml:space="preserve"> </w:t>
              </w:r>
            </w:ins>
            <w:del w:id="12673" w:author="Mehrnazi Boojari" w:date="2019-01-07T22:28:00Z">
              <w:r w:rsidRPr="00F6734C" w:rsidDel="00051F26">
                <w:rPr>
                  <w:rFonts w:ascii="Calibri" w:eastAsia="Calibri" w:hAnsi="Calibri" w:cs="B Lotus" w:hint="cs"/>
                  <w:sz w:val="20"/>
                  <w:szCs w:val="20"/>
                  <w:rtl/>
                </w:rPr>
                <w:delText>ساخت وساز</w:delText>
              </w:r>
            </w:del>
            <w:ins w:id="12674" w:author="Mehrnazi Boojari" w:date="2019-01-07T22:28:00Z">
              <w:r w:rsidR="00051F26">
                <w:rPr>
                  <w:rFonts w:ascii="Calibri" w:eastAsia="Calibri" w:hAnsi="Calibri" w:cs="B Lotus" w:hint="cs"/>
                  <w:sz w:val="20"/>
                  <w:szCs w:val="20"/>
                  <w:rtl/>
                </w:rPr>
                <w:t>ساخت</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و</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ساز</w:t>
              </w:r>
            </w:ins>
            <w:r w:rsidRPr="00F6734C">
              <w:rPr>
                <w:rFonts w:ascii="Calibri" w:eastAsia="Calibri" w:hAnsi="Calibri" w:cs="B Lotus" w:hint="cs"/>
                <w:sz w:val="20"/>
                <w:szCs w:val="20"/>
                <w:rtl/>
              </w:rPr>
              <w:t xml:space="preserve"> مساکن </w:t>
            </w:r>
            <w:del w:id="12675" w:author="Mehrnazi Boojari" w:date="2019-01-07T22:29:00Z">
              <w:r w:rsidRPr="00F6734C" w:rsidDel="00051F26">
                <w:rPr>
                  <w:rFonts w:ascii="Calibri" w:eastAsia="Calibri" w:hAnsi="Calibri" w:cs="B Lotus" w:hint="cs"/>
                  <w:sz w:val="20"/>
                  <w:szCs w:val="20"/>
                  <w:rtl/>
                </w:rPr>
                <w:delText>معیشت محور</w:delText>
              </w:r>
            </w:del>
            <w:ins w:id="12676" w:author="Mehrnazi Boojari" w:date="2019-01-07T22:29:00Z">
              <w:r w:rsidR="00051F26">
                <w:rPr>
                  <w:rFonts w:ascii="Calibri" w:eastAsia="Calibri" w:hAnsi="Calibri" w:cs="B Lotus" w:hint="cs"/>
                  <w:sz w:val="20"/>
                  <w:szCs w:val="20"/>
                  <w:rtl/>
                </w:rPr>
                <w:t>معیشت‌محور</w:t>
              </w:r>
            </w:ins>
            <w:ins w:id="12677" w:author="Mehrnazi Boojari" w:date="2019-01-13T07:12:00Z">
              <w:r w:rsidR="002E51AF">
                <w:rPr>
                  <w:rFonts w:ascii="Calibri" w:eastAsia="Calibri" w:hAnsi="Calibri" w:cs="B Lotus" w:hint="cs"/>
                  <w:sz w:val="20"/>
                  <w:szCs w:val="20"/>
                  <w:rtl/>
                </w:rPr>
                <w:t>.</w:t>
              </w:r>
            </w:ins>
            <w:del w:id="12678" w:author="Mehrnazi Boojari" w:date="2019-01-13T07:12:00Z">
              <w:r w:rsidRPr="00F6734C" w:rsidDel="002E51AF">
                <w:rPr>
                  <w:rFonts w:ascii="Calibri" w:eastAsia="Calibri" w:hAnsi="Calibri" w:cs="B Lotus" w:hint="cs"/>
                  <w:sz w:val="20"/>
                  <w:szCs w:val="20"/>
                  <w:rtl/>
                </w:rPr>
                <w:delText xml:space="preserve"> </w:delText>
              </w:r>
            </w:del>
          </w:p>
        </w:tc>
      </w:tr>
      <w:tr w:rsidR="00E91C41" w:rsidRPr="00E91C41" w14:paraId="734637C1" w14:textId="77777777" w:rsidTr="00E91C41">
        <w:trPr>
          <w:trHeight w:val="388"/>
          <w:jc w:val="center"/>
        </w:trPr>
        <w:tc>
          <w:tcPr>
            <w:tcW w:w="339" w:type="pct"/>
            <w:vMerge/>
            <w:vAlign w:val="center"/>
          </w:tcPr>
          <w:p w14:paraId="1EC1AEC7"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auto"/>
            <w:vAlign w:val="center"/>
          </w:tcPr>
          <w:p w14:paraId="075ACBA8" w14:textId="77777777" w:rsidR="00E91C41" w:rsidRPr="00F6734C" w:rsidRDefault="00E91C41" w:rsidP="00E91C41">
            <w:pPr>
              <w:bidi/>
              <w:jc w:val="center"/>
              <w:rPr>
                <w:rFonts w:ascii="Calibri" w:eastAsia="Calibri" w:hAnsi="Calibri" w:cs="B Lotus"/>
                <w:sz w:val="20"/>
                <w:szCs w:val="20"/>
                <w:rtl/>
              </w:rPr>
            </w:pPr>
          </w:p>
        </w:tc>
        <w:tc>
          <w:tcPr>
            <w:tcW w:w="297" w:type="pct"/>
            <w:vAlign w:val="center"/>
          </w:tcPr>
          <w:p w14:paraId="4143AAD2"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h8</w:t>
            </w:r>
          </w:p>
        </w:tc>
        <w:tc>
          <w:tcPr>
            <w:tcW w:w="546" w:type="pct"/>
            <w:vAlign w:val="center"/>
          </w:tcPr>
          <w:p w14:paraId="5BFD1C5E" w14:textId="77777777" w:rsidR="00E91C41" w:rsidRPr="00F6734C" w:rsidRDefault="00E91C41" w:rsidP="00E91C41">
            <w:pPr>
              <w:bidi/>
              <w:jc w:val="center"/>
              <w:rPr>
                <w:rFonts w:ascii="Calibri" w:eastAsia="Calibri" w:hAnsi="Calibri" w:cs="B Lotus"/>
                <w:sz w:val="20"/>
                <w:szCs w:val="20"/>
                <w:rtl/>
              </w:rPr>
            </w:pPr>
            <w:r w:rsidRPr="00F6734C">
              <w:rPr>
                <w:rFonts w:ascii="Calibri" w:eastAsia="Calibri" w:hAnsi="Calibri" w:cs="B Lotus" w:hint="cs"/>
                <w:sz w:val="20"/>
                <w:szCs w:val="20"/>
                <w:rtl/>
              </w:rPr>
              <w:t>تقنینی</w:t>
            </w:r>
          </w:p>
        </w:tc>
        <w:tc>
          <w:tcPr>
            <w:tcW w:w="2456" w:type="pct"/>
            <w:shd w:val="clear" w:color="auto" w:fill="auto"/>
            <w:vAlign w:val="center"/>
          </w:tcPr>
          <w:p w14:paraId="18363970"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lang w:bidi="fa-IR"/>
              </w:rPr>
              <w:t>نبود مقررات فنی مربوط به بحث طراحی و ساخت فضاهای معیشتی</w:t>
            </w:r>
            <w:ins w:id="12679" w:author="Mehrnazi Boojari" w:date="2019-01-13T07:13:00Z">
              <w:r w:rsidR="002E51AF">
                <w:rPr>
                  <w:rFonts w:ascii="Calibri" w:eastAsia="Calibri" w:hAnsi="Calibri" w:cs="B Lotus" w:hint="cs"/>
                  <w:sz w:val="20"/>
                  <w:szCs w:val="20"/>
                  <w:rtl/>
                  <w:lang w:bidi="fa-IR"/>
                </w:rPr>
                <w:t>.</w:t>
              </w:r>
            </w:ins>
            <w:r w:rsidRPr="00F6734C">
              <w:rPr>
                <w:rFonts w:ascii="Calibri" w:eastAsia="Calibri" w:hAnsi="Calibri" w:cs="B Lotus" w:hint="cs"/>
                <w:sz w:val="20"/>
                <w:szCs w:val="20"/>
                <w:rtl/>
                <w:lang w:bidi="fa-IR"/>
              </w:rPr>
              <w:t xml:space="preserve"> </w:t>
            </w:r>
          </w:p>
        </w:tc>
      </w:tr>
      <w:tr w:rsidR="00E91C41" w:rsidRPr="00E91C41" w14:paraId="54D5B1AD" w14:textId="77777777" w:rsidTr="00E91C41">
        <w:trPr>
          <w:trHeight w:val="388"/>
          <w:jc w:val="center"/>
        </w:trPr>
        <w:tc>
          <w:tcPr>
            <w:tcW w:w="339" w:type="pct"/>
            <w:vMerge/>
            <w:vAlign w:val="center"/>
          </w:tcPr>
          <w:p w14:paraId="67D5DE8C"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auto"/>
            <w:vAlign w:val="center"/>
          </w:tcPr>
          <w:p w14:paraId="12C78F62" w14:textId="77777777" w:rsidR="00E91C41" w:rsidRPr="00F6734C" w:rsidRDefault="00E91C41" w:rsidP="00E91C41">
            <w:pPr>
              <w:bidi/>
              <w:jc w:val="center"/>
              <w:rPr>
                <w:rFonts w:ascii="Calibri" w:eastAsia="Calibri" w:hAnsi="Calibri" w:cs="B Lotus"/>
                <w:sz w:val="20"/>
                <w:szCs w:val="20"/>
                <w:rtl/>
              </w:rPr>
            </w:pPr>
          </w:p>
        </w:tc>
        <w:tc>
          <w:tcPr>
            <w:tcW w:w="297" w:type="pct"/>
            <w:vAlign w:val="center"/>
          </w:tcPr>
          <w:p w14:paraId="0CD45302"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h9</w:t>
            </w:r>
          </w:p>
        </w:tc>
        <w:tc>
          <w:tcPr>
            <w:tcW w:w="546" w:type="pct"/>
            <w:vAlign w:val="center"/>
          </w:tcPr>
          <w:p w14:paraId="4881343D" w14:textId="77777777" w:rsidR="00E91C41" w:rsidRPr="00F6734C" w:rsidRDefault="00E91C41" w:rsidP="00E91C41">
            <w:pPr>
              <w:bidi/>
              <w:jc w:val="center"/>
              <w:rPr>
                <w:rFonts w:ascii="Calibri" w:eastAsia="Calibri" w:hAnsi="Calibri" w:cs="B Lotus"/>
                <w:sz w:val="20"/>
                <w:szCs w:val="20"/>
                <w:rtl/>
              </w:rPr>
            </w:pPr>
            <w:del w:id="12680" w:author="Mehrnazi Boojari" w:date="2019-01-13T07:10:00Z">
              <w:r w:rsidRPr="00F6734C" w:rsidDel="002E51AF">
                <w:rPr>
                  <w:rFonts w:ascii="Calibri" w:eastAsia="Calibri" w:hAnsi="Calibri" w:cs="B Lotus" w:hint="cs"/>
                  <w:sz w:val="20"/>
                  <w:szCs w:val="20"/>
                  <w:rtl/>
                </w:rPr>
                <w:delText>برنامه ریزی</w:delText>
              </w:r>
            </w:del>
            <w:ins w:id="12681" w:author="Mehrnazi Boojari" w:date="2019-01-13T07:10: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xml:space="preserve">، </w:t>
            </w:r>
            <w:del w:id="12682" w:author="Mehrnazi Boojari" w:date="2019-01-07T10:46:00Z">
              <w:r w:rsidRPr="00F6734C" w:rsidDel="006A1F1D">
                <w:rPr>
                  <w:rFonts w:ascii="Calibri" w:eastAsia="Calibri" w:hAnsi="Calibri" w:cs="B Lotus" w:hint="cs"/>
                  <w:sz w:val="20"/>
                  <w:szCs w:val="20"/>
                  <w:rtl/>
                </w:rPr>
                <w:delText>اجرائی</w:delText>
              </w:r>
            </w:del>
            <w:ins w:id="12683" w:author="Mehrnazi Boojari" w:date="2019-01-07T10:46:00Z">
              <w:r w:rsidR="006A1F1D">
                <w:rPr>
                  <w:rFonts w:ascii="Calibri" w:eastAsia="Calibri" w:hAnsi="Calibri" w:cs="B Lotus" w:hint="cs"/>
                  <w:sz w:val="20"/>
                  <w:szCs w:val="20"/>
                  <w:rtl/>
                </w:rPr>
                <w:t>اجرایی</w:t>
              </w:r>
            </w:ins>
          </w:p>
        </w:tc>
        <w:tc>
          <w:tcPr>
            <w:tcW w:w="2456" w:type="pct"/>
            <w:shd w:val="clear" w:color="auto" w:fill="auto"/>
            <w:vAlign w:val="center"/>
          </w:tcPr>
          <w:p w14:paraId="1FBDF110"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ضعف در طراحی فضاهای معیشتی توسط معماران و مهندسان بومی</w:t>
            </w:r>
            <w:ins w:id="12684" w:author="Mehrnazi Boojari" w:date="2019-01-13T07:13:00Z">
              <w:r w:rsidR="002E51AF">
                <w:rPr>
                  <w:rFonts w:ascii="Calibri" w:eastAsia="Calibri" w:hAnsi="Calibri" w:cs="B Lotus" w:hint="cs"/>
                  <w:sz w:val="20"/>
                  <w:szCs w:val="20"/>
                  <w:rtl/>
                </w:rPr>
                <w:t>.</w:t>
              </w:r>
            </w:ins>
          </w:p>
        </w:tc>
      </w:tr>
      <w:tr w:rsidR="00E91C41" w:rsidRPr="00E91C41" w14:paraId="7C907CF2" w14:textId="77777777" w:rsidTr="00E91C41">
        <w:trPr>
          <w:trHeight w:val="388"/>
          <w:jc w:val="center"/>
        </w:trPr>
        <w:tc>
          <w:tcPr>
            <w:tcW w:w="339" w:type="pct"/>
            <w:vMerge/>
            <w:vAlign w:val="center"/>
          </w:tcPr>
          <w:p w14:paraId="250E22E6"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auto"/>
            <w:vAlign w:val="center"/>
          </w:tcPr>
          <w:p w14:paraId="2A5D9E5C" w14:textId="77777777" w:rsidR="00E91C41" w:rsidRPr="00F6734C" w:rsidRDefault="00E91C41" w:rsidP="00E91C41">
            <w:pPr>
              <w:bidi/>
              <w:jc w:val="center"/>
              <w:rPr>
                <w:rFonts w:ascii="Calibri" w:eastAsia="Calibri" w:hAnsi="Calibri" w:cs="B Lotus"/>
                <w:sz w:val="20"/>
                <w:szCs w:val="20"/>
                <w:rtl/>
              </w:rPr>
            </w:pPr>
          </w:p>
        </w:tc>
        <w:tc>
          <w:tcPr>
            <w:tcW w:w="297" w:type="pct"/>
            <w:vAlign w:val="center"/>
          </w:tcPr>
          <w:p w14:paraId="6490E9DD"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h10</w:t>
            </w:r>
          </w:p>
        </w:tc>
        <w:tc>
          <w:tcPr>
            <w:tcW w:w="546" w:type="pct"/>
            <w:vAlign w:val="center"/>
          </w:tcPr>
          <w:p w14:paraId="2668B733" w14:textId="77777777" w:rsidR="00E91C41" w:rsidRPr="00F6734C" w:rsidRDefault="00E91C41" w:rsidP="00E91C41">
            <w:pPr>
              <w:bidi/>
              <w:jc w:val="center"/>
              <w:rPr>
                <w:rFonts w:ascii="Calibri" w:eastAsia="Calibri" w:hAnsi="Calibri" w:cs="B Lotus"/>
                <w:sz w:val="20"/>
                <w:szCs w:val="20"/>
                <w:rtl/>
              </w:rPr>
            </w:pPr>
            <w:del w:id="12685" w:author="Mehrnazi Boojari" w:date="2019-01-13T07:10:00Z">
              <w:r w:rsidRPr="00F6734C" w:rsidDel="002E51AF">
                <w:rPr>
                  <w:rFonts w:ascii="Calibri" w:eastAsia="Calibri" w:hAnsi="Calibri" w:cs="B Lotus" w:hint="cs"/>
                  <w:sz w:val="20"/>
                  <w:szCs w:val="20"/>
                  <w:rtl/>
                </w:rPr>
                <w:delText>برنامه ریزی</w:delText>
              </w:r>
            </w:del>
            <w:ins w:id="12686" w:author="Mehrnazi Boojari" w:date="2019-01-13T07:10:00Z">
              <w:r w:rsidR="002E51AF">
                <w:rPr>
                  <w:rFonts w:ascii="Calibri" w:eastAsia="Calibri" w:hAnsi="Calibri" w:cs="B Lotus" w:hint="cs"/>
                  <w:sz w:val="20"/>
                  <w:szCs w:val="20"/>
                  <w:rtl/>
                </w:rPr>
                <w:t>برنامه‌ریزی</w:t>
              </w:r>
            </w:ins>
          </w:p>
        </w:tc>
        <w:tc>
          <w:tcPr>
            <w:tcW w:w="2456" w:type="pct"/>
            <w:shd w:val="clear" w:color="auto" w:fill="auto"/>
            <w:vAlign w:val="center"/>
          </w:tcPr>
          <w:p w14:paraId="1A48F94B"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نبود زمین کافی برای ساخت فضاهای معیشتی</w:t>
            </w:r>
            <w:ins w:id="12687" w:author="Mehrnazi Boojari" w:date="2019-01-13T07:13: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r w:rsidR="00E91C41" w:rsidRPr="00E91C41" w14:paraId="78D0F731" w14:textId="77777777" w:rsidTr="00E91C41">
        <w:trPr>
          <w:trHeight w:val="388"/>
          <w:jc w:val="center"/>
        </w:trPr>
        <w:tc>
          <w:tcPr>
            <w:tcW w:w="339" w:type="pct"/>
            <w:vMerge w:val="restart"/>
            <w:shd w:val="clear" w:color="auto" w:fill="F2F2F2"/>
            <w:vAlign w:val="center"/>
          </w:tcPr>
          <w:p w14:paraId="4E1653CA" w14:textId="77777777" w:rsidR="00E91C41" w:rsidRPr="00F6734C" w:rsidRDefault="00E91C41" w:rsidP="00E91C41">
            <w:pPr>
              <w:bidi/>
              <w:jc w:val="center"/>
              <w:rPr>
                <w:rFonts w:ascii="Calibri" w:eastAsia="Calibri" w:hAnsi="Calibri" w:cs="B Lotus"/>
                <w:sz w:val="20"/>
                <w:szCs w:val="20"/>
                <w:vertAlign w:val="subscript"/>
                <w:rtl/>
              </w:rPr>
            </w:pPr>
            <w:r w:rsidRPr="00F6734C">
              <w:rPr>
                <w:rFonts w:ascii="Calibri" w:eastAsia="Calibri" w:hAnsi="Calibri" w:cs="B Lotus"/>
                <w:sz w:val="20"/>
                <w:szCs w:val="20"/>
              </w:rPr>
              <w:t>H</w:t>
            </w:r>
            <w:r w:rsidRPr="00F6734C">
              <w:rPr>
                <w:rFonts w:ascii="Calibri" w:eastAsia="Calibri" w:hAnsi="Calibri" w:cs="B Lotus"/>
                <w:sz w:val="20"/>
                <w:szCs w:val="20"/>
                <w:vertAlign w:val="subscript"/>
              </w:rPr>
              <w:t>3</w:t>
            </w:r>
          </w:p>
        </w:tc>
        <w:tc>
          <w:tcPr>
            <w:tcW w:w="1362" w:type="pct"/>
            <w:vMerge w:val="restart"/>
            <w:shd w:val="clear" w:color="auto" w:fill="EDEDED"/>
            <w:vAlign w:val="center"/>
          </w:tcPr>
          <w:p w14:paraId="49993A3C" w14:textId="77777777" w:rsidR="00E91C41" w:rsidRPr="00F6734C" w:rsidRDefault="00E91C41" w:rsidP="00E91C41">
            <w:pPr>
              <w:bidi/>
              <w:jc w:val="center"/>
              <w:rPr>
                <w:rFonts w:ascii="Calibri" w:eastAsia="Calibri" w:hAnsi="Calibri" w:cs="B Lotus"/>
                <w:sz w:val="20"/>
                <w:szCs w:val="20"/>
                <w:rtl/>
              </w:rPr>
            </w:pPr>
            <w:r w:rsidRPr="00F6734C">
              <w:rPr>
                <w:rFonts w:ascii="Calibri" w:eastAsia="Calibri" w:hAnsi="Calibri" w:cs="B Lotus" w:hint="cs"/>
                <w:sz w:val="20"/>
                <w:szCs w:val="20"/>
                <w:rtl/>
              </w:rPr>
              <w:t>نوسازی و مقاوم</w:t>
            </w:r>
            <w:del w:id="12688" w:author="Mehrnazi Boojari" w:date="2019-01-07T09:51:00Z">
              <w:r w:rsidRPr="00F6734C" w:rsidDel="006F7CCF">
                <w:rPr>
                  <w:rFonts w:ascii="Calibri" w:eastAsia="Calibri" w:hAnsi="Calibri" w:cs="B Lotus" w:hint="cs"/>
                  <w:sz w:val="20"/>
                  <w:szCs w:val="20"/>
                  <w:rtl/>
                </w:rPr>
                <w:delText xml:space="preserve"> سازی </w:delText>
              </w:r>
            </w:del>
            <w:ins w:id="12689" w:author="Mehrnazi Boojari" w:date="2019-01-07T09:51:00Z">
              <w:r w:rsidR="006F7CCF">
                <w:rPr>
                  <w:rFonts w:ascii="Calibri" w:eastAsia="Calibri" w:hAnsi="Calibri" w:cs="B Lotus" w:hint="cs"/>
                  <w:sz w:val="20"/>
                  <w:szCs w:val="20"/>
                  <w:rtl/>
                </w:rPr>
                <w:t xml:space="preserve">‌سازی </w:t>
              </w:r>
            </w:ins>
            <w:r w:rsidRPr="00F6734C">
              <w:rPr>
                <w:rFonts w:ascii="Calibri" w:eastAsia="Calibri" w:hAnsi="Calibri" w:cs="B Lotus" w:hint="cs"/>
                <w:sz w:val="20"/>
                <w:szCs w:val="20"/>
                <w:rtl/>
              </w:rPr>
              <w:t xml:space="preserve">مسکن </w:t>
            </w:r>
            <w:del w:id="12690" w:author="Mehrnazi Boojari" w:date="2019-01-07T10:03:00Z">
              <w:r w:rsidRPr="00F6734C" w:rsidDel="00A31D6F">
                <w:rPr>
                  <w:rFonts w:ascii="Calibri" w:eastAsia="Calibri" w:hAnsi="Calibri" w:cs="B Lotus" w:hint="cs"/>
                  <w:sz w:val="20"/>
                  <w:szCs w:val="20"/>
                  <w:rtl/>
                </w:rPr>
                <w:delText>روستائی</w:delText>
              </w:r>
            </w:del>
            <w:ins w:id="12691" w:author="Mehrnazi Boojari" w:date="2019-01-07T10:03:00Z">
              <w:r w:rsidR="00A31D6F">
                <w:rPr>
                  <w:rFonts w:ascii="Calibri" w:eastAsia="Calibri" w:hAnsi="Calibri" w:cs="B Lotus" w:hint="cs"/>
                  <w:sz w:val="20"/>
                  <w:szCs w:val="20"/>
                  <w:rtl/>
                </w:rPr>
                <w:t>روستایی</w:t>
              </w:r>
            </w:ins>
            <w:r w:rsidRPr="00F6734C">
              <w:rPr>
                <w:rFonts w:ascii="Calibri" w:eastAsia="Calibri" w:hAnsi="Calibri" w:cs="B Lotus" w:hint="cs"/>
                <w:sz w:val="20"/>
                <w:szCs w:val="20"/>
                <w:rtl/>
              </w:rPr>
              <w:t xml:space="preserve"> و پرداخت وام در این موضوع </w:t>
            </w:r>
          </w:p>
        </w:tc>
        <w:tc>
          <w:tcPr>
            <w:tcW w:w="297" w:type="pct"/>
            <w:shd w:val="clear" w:color="auto" w:fill="EDEDED"/>
            <w:vAlign w:val="center"/>
          </w:tcPr>
          <w:p w14:paraId="165BDF13"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h11</w:t>
            </w:r>
          </w:p>
        </w:tc>
        <w:tc>
          <w:tcPr>
            <w:tcW w:w="546" w:type="pct"/>
            <w:shd w:val="clear" w:color="auto" w:fill="EDEDED"/>
            <w:vAlign w:val="center"/>
          </w:tcPr>
          <w:p w14:paraId="5D89961F" w14:textId="77777777" w:rsidR="00E91C41" w:rsidRPr="00F6734C" w:rsidRDefault="00E91C41" w:rsidP="00E91C41">
            <w:pPr>
              <w:bidi/>
              <w:jc w:val="center"/>
              <w:rPr>
                <w:rFonts w:ascii="Calibri" w:eastAsia="Calibri" w:hAnsi="Calibri" w:cs="B Lotus"/>
                <w:sz w:val="20"/>
                <w:szCs w:val="20"/>
                <w:rtl/>
              </w:rPr>
            </w:pPr>
            <w:del w:id="12692" w:author="Mehrnazi Boojari" w:date="2019-01-13T07:10:00Z">
              <w:r w:rsidRPr="00F6734C" w:rsidDel="002E51AF">
                <w:rPr>
                  <w:rFonts w:ascii="Calibri" w:eastAsia="Calibri" w:hAnsi="Calibri" w:cs="B Lotus" w:hint="cs"/>
                  <w:sz w:val="20"/>
                  <w:szCs w:val="20"/>
                  <w:rtl/>
                </w:rPr>
                <w:delText>برنامه ریزی</w:delText>
              </w:r>
            </w:del>
            <w:ins w:id="12693" w:author="Mehrnazi Boojari" w:date="2019-01-13T07:10:00Z">
              <w:r w:rsidR="002E51AF">
                <w:rPr>
                  <w:rFonts w:ascii="Calibri" w:eastAsia="Calibri" w:hAnsi="Calibri" w:cs="B Lotus" w:hint="cs"/>
                  <w:sz w:val="20"/>
                  <w:szCs w:val="20"/>
                  <w:rtl/>
                </w:rPr>
                <w:t>برنامه‌ریزی</w:t>
              </w:r>
            </w:ins>
          </w:p>
        </w:tc>
        <w:tc>
          <w:tcPr>
            <w:tcW w:w="2456" w:type="pct"/>
            <w:shd w:val="clear" w:color="auto" w:fill="F2F2F2"/>
            <w:vAlign w:val="center"/>
          </w:tcPr>
          <w:p w14:paraId="02510246"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کافی</w:t>
            </w:r>
            <w:del w:id="12694" w:author="Mehrnazi Boojari" w:date="2019-01-08T23:47:00Z">
              <w:r w:rsidRPr="00F6734C" w:rsidDel="00144BA7">
                <w:rPr>
                  <w:rFonts w:ascii="Calibri" w:eastAsia="Calibri" w:hAnsi="Calibri" w:cs="B Lotus" w:hint="cs"/>
                  <w:sz w:val="20"/>
                  <w:szCs w:val="20"/>
                  <w:rtl/>
                </w:rPr>
                <w:delText xml:space="preserve"> نبودن </w:delText>
              </w:r>
            </w:del>
            <w:ins w:id="12695" w:author="Mehrnazi Boojari" w:date="2019-01-08T23:47:00Z">
              <w:r w:rsidR="00144BA7">
                <w:rPr>
                  <w:rFonts w:ascii="Calibri" w:eastAsia="Calibri" w:hAnsi="Calibri" w:cs="B Lotus" w:hint="cs"/>
                  <w:sz w:val="20"/>
                  <w:szCs w:val="20"/>
                  <w:rtl/>
                </w:rPr>
                <w:t xml:space="preserve">‌نبودن </w:t>
              </w:r>
            </w:ins>
            <w:r w:rsidRPr="00F6734C">
              <w:rPr>
                <w:rFonts w:ascii="Calibri" w:eastAsia="Calibri" w:hAnsi="Calibri" w:cs="B Lotus" w:hint="cs"/>
                <w:sz w:val="20"/>
                <w:szCs w:val="20"/>
                <w:rtl/>
              </w:rPr>
              <w:t xml:space="preserve">میزان وام برای </w:t>
            </w:r>
            <w:del w:id="12696" w:author="Mehrnazi Boojari" w:date="2019-01-07T22:28:00Z">
              <w:r w:rsidRPr="00F6734C" w:rsidDel="00051F26">
                <w:rPr>
                  <w:rFonts w:ascii="Calibri" w:eastAsia="Calibri" w:hAnsi="Calibri" w:cs="B Lotus" w:hint="cs"/>
                  <w:sz w:val="20"/>
                  <w:szCs w:val="20"/>
                  <w:rtl/>
                </w:rPr>
                <w:delText>ساخت و ساز</w:delText>
              </w:r>
            </w:del>
            <w:ins w:id="12697" w:author="Mehrnazi Boojari" w:date="2019-01-07T22:28:00Z">
              <w:r w:rsidR="00051F26">
                <w:rPr>
                  <w:rFonts w:ascii="Calibri" w:eastAsia="Calibri" w:hAnsi="Calibri" w:cs="B Lotus" w:hint="cs"/>
                  <w:sz w:val="20"/>
                  <w:szCs w:val="20"/>
                  <w:rtl/>
                </w:rPr>
                <w:t>ساخت</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و</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ساز</w:t>
              </w:r>
            </w:ins>
            <w:r w:rsidRPr="00F6734C">
              <w:rPr>
                <w:rFonts w:ascii="Calibri" w:eastAsia="Calibri" w:hAnsi="Calibri" w:cs="B Lotus" w:hint="cs"/>
                <w:sz w:val="20"/>
                <w:szCs w:val="20"/>
                <w:rtl/>
              </w:rPr>
              <w:t xml:space="preserve"> و نوسازی مسکن </w:t>
            </w:r>
            <w:del w:id="12698" w:author="Mehrnazi Boojari" w:date="2019-01-07T10:03:00Z">
              <w:r w:rsidRPr="00F6734C" w:rsidDel="00A31D6F">
                <w:rPr>
                  <w:rFonts w:ascii="Calibri" w:eastAsia="Calibri" w:hAnsi="Calibri" w:cs="B Lotus" w:hint="cs"/>
                  <w:sz w:val="20"/>
                  <w:szCs w:val="20"/>
                  <w:rtl/>
                </w:rPr>
                <w:delText>روستائی</w:delText>
              </w:r>
            </w:del>
            <w:ins w:id="12699" w:author="Mehrnazi Boojari" w:date="2019-01-07T10:03:00Z">
              <w:r w:rsidR="00A31D6F">
                <w:rPr>
                  <w:rFonts w:ascii="Calibri" w:eastAsia="Calibri" w:hAnsi="Calibri" w:cs="B Lotus" w:hint="cs"/>
                  <w:sz w:val="20"/>
                  <w:szCs w:val="20"/>
                  <w:rtl/>
                </w:rPr>
                <w:t>روستایی</w:t>
              </w:r>
            </w:ins>
            <w:ins w:id="12700" w:author="Mehrnazi Boojari" w:date="2019-01-13T07:13: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r w:rsidR="00E91C41" w:rsidRPr="00E91C41" w14:paraId="746CAFE1" w14:textId="77777777" w:rsidTr="00E91C41">
        <w:trPr>
          <w:trHeight w:val="388"/>
          <w:jc w:val="center"/>
        </w:trPr>
        <w:tc>
          <w:tcPr>
            <w:tcW w:w="339" w:type="pct"/>
            <w:vMerge/>
            <w:shd w:val="clear" w:color="auto" w:fill="F2F2F2"/>
            <w:vAlign w:val="center"/>
          </w:tcPr>
          <w:p w14:paraId="03A802C0"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EDEDED"/>
            <w:vAlign w:val="center"/>
          </w:tcPr>
          <w:p w14:paraId="5F7E322D" w14:textId="77777777" w:rsidR="00E91C41" w:rsidRPr="00F6734C" w:rsidRDefault="00E91C41" w:rsidP="00E91C41">
            <w:pPr>
              <w:bidi/>
              <w:jc w:val="center"/>
              <w:rPr>
                <w:rFonts w:ascii="Calibri" w:eastAsia="Calibri" w:hAnsi="Calibri" w:cs="B Lotus"/>
                <w:sz w:val="20"/>
                <w:szCs w:val="20"/>
                <w:rtl/>
              </w:rPr>
            </w:pPr>
          </w:p>
        </w:tc>
        <w:tc>
          <w:tcPr>
            <w:tcW w:w="297" w:type="pct"/>
            <w:shd w:val="clear" w:color="auto" w:fill="EDEDED"/>
            <w:vAlign w:val="center"/>
          </w:tcPr>
          <w:p w14:paraId="0757CB8E"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h12</w:t>
            </w:r>
          </w:p>
        </w:tc>
        <w:tc>
          <w:tcPr>
            <w:tcW w:w="546" w:type="pct"/>
            <w:shd w:val="clear" w:color="auto" w:fill="EDEDED"/>
            <w:vAlign w:val="center"/>
          </w:tcPr>
          <w:p w14:paraId="4E28CCF1" w14:textId="77777777" w:rsidR="00E91C41" w:rsidRPr="00F6734C" w:rsidRDefault="00E91C41" w:rsidP="00E91C41">
            <w:pPr>
              <w:bidi/>
              <w:jc w:val="center"/>
              <w:rPr>
                <w:rFonts w:ascii="Calibri" w:eastAsia="Calibri" w:hAnsi="Calibri" w:cs="B Lotus"/>
                <w:sz w:val="20"/>
                <w:szCs w:val="20"/>
                <w:rtl/>
              </w:rPr>
            </w:pPr>
            <w:del w:id="12701" w:author="Mehrnazi Boojari" w:date="2019-01-13T07:10:00Z">
              <w:r w:rsidRPr="00F6734C" w:rsidDel="002E51AF">
                <w:rPr>
                  <w:rFonts w:ascii="Calibri" w:eastAsia="Calibri" w:hAnsi="Calibri" w:cs="B Lotus" w:hint="cs"/>
                  <w:sz w:val="20"/>
                  <w:szCs w:val="20"/>
                  <w:rtl/>
                </w:rPr>
                <w:delText>برنامه ریزی</w:delText>
              </w:r>
            </w:del>
            <w:ins w:id="12702" w:author="Mehrnazi Boojari" w:date="2019-01-13T07:10: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مدیریتی</w:t>
            </w:r>
          </w:p>
        </w:tc>
        <w:tc>
          <w:tcPr>
            <w:tcW w:w="2456" w:type="pct"/>
            <w:shd w:val="clear" w:color="auto" w:fill="F2F2F2"/>
            <w:vAlign w:val="center"/>
          </w:tcPr>
          <w:p w14:paraId="0E4B28E6" w14:textId="77777777" w:rsidR="00E91C41" w:rsidRPr="00F6734C" w:rsidRDefault="00E91C41" w:rsidP="002E51AF">
            <w:pPr>
              <w:bidi/>
              <w:jc w:val="both"/>
              <w:rPr>
                <w:rFonts w:ascii="Calibri" w:eastAsia="Calibri" w:hAnsi="Calibri" w:cs="B Lotus"/>
                <w:sz w:val="20"/>
                <w:szCs w:val="20"/>
                <w:rtl/>
              </w:rPr>
            </w:pPr>
            <w:r w:rsidRPr="00F6734C">
              <w:rPr>
                <w:rFonts w:ascii="Calibri" w:eastAsia="Calibri" w:hAnsi="Calibri" w:cs="B Lotus" w:hint="cs"/>
                <w:sz w:val="20"/>
                <w:szCs w:val="20"/>
                <w:rtl/>
              </w:rPr>
              <w:t xml:space="preserve">بوروکراسی و </w:t>
            </w:r>
            <w:del w:id="12703" w:author="Mehrnazi Boojari" w:date="2019-01-10T00:21:00Z">
              <w:r w:rsidRPr="00F6734C" w:rsidDel="002E20FF">
                <w:rPr>
                  <w:rFonts w:ascii="Calibri" w:eastAsia="Calibri" w:hAnsi="Calibri" w:cs="B Lotus" w:hint="cs"/>
                  <w:sz w:val="20"/>
                  <w:szCs w:val="20"/>
                  <w:rtl/>
                </w:rPr>
                <w:delText>فرایند</w:delText>
              </w:r>
            </w:del>
            <w:ins w:id="12704" w:author="Mehrnazi Boojari" w:date="2019-01-10T00:21:00Z">
              <w:r w:rsidR="002E20FF">
                <w:rPr>
                  <w:rFonts w:ascii="Calibri" w:eastAsia="Calibri" w:hAnsi="Calibri" w:cs="B Lotus" w:hint="cs"/>
                  <w:sz w:val="20"/>
                  <w:szCs w:val="20"/>
                  <w:rtl/>
                </w:rPr>
                <w:t>فرآیند</w:t>
              </w:r>
            </w:ins>
            <w:r w:rsidRPr="00F6734C">
              <w:rPr>
                <w:rFonts w:ascii="Calibri" w:eastAsia="Calibri" w:hAnsi="Calibri" w:cs="B Lotus" w:hint="cs"/>
                <w:sz w:val="20"/>
                <w:szCs w:val="20"/>
                <w:rtl/>
              </w:rPr>
              <w:t xml:space="preserve"> پچیده بانکی برای اعطای وام (ضامن</w:t>
            </w:r>
            <w:ins w:id="12705" w:author="Mehrnazi Boojari" w:date="2019-01-13T07:13:00Z">
              <w:r w:rsidR="002E51AF">
                <w:rPr>
                  <w:rFonts w:ascii="Calibri" w:eastAsia="Calibri" w:hAnsi="Calibri" w:cs="B Nazanin" w:hint="cs"/>
                  <w:sz w:val="20"/>
                  <w:szCs w:val="20"/>
                  <w:rtl/>
                </w:rPr>
                <w:t>‌</w:t>
              </w:r>
              <w:r w:rsidR="002E51AF">
                <w:rPr>
                  <w:rFonts w:ascii="Calibri" w:eastAsia="Calibri" w:hAnsi="Calibri" w:cs="B Lotus" w:hint="cs"/>
                  <w:sz w:val="20"/>
                  <w:szCs w:val="20"/>
                  <w:rtl/>
                </w:rPr>
                <w:t>ها</w:t>
              </w:r>
            </w:ins>
            <w:del w:id="12706" w:author="Mehrnazi Boojari" w:date="2019-01-13T07:13:00Z">
              <w:r w:rsidRPr="00F6734C" w:rsidDel="002E51AF">
                <w:rPr>
                  <w:rFonts w:ascii="Calibri" w:eastAsia="Calibri" w:hAnsi="Calibri" w:cs="B Lotus" w:hint="cs"/>
                  <w:sz w:val="20"/>
                  <w:szCs w:val="20"/>
                  <w:rtl/>
                </w:rPr>
                <w:delText>ین</w:delText>
              </w:r>
            </w:del>
            <w:r w:rsidRPr="00F6734C">
              <w:rPr>
                <w:rFonts w:ascii="Calibri" w:eastAsia="Calibri" w:hAnsi="Calibri" w:cs="B Lotus" w:hint="cs"/>
                <w:sz w:val="20"/>
                <w:szCs w:val="20"/>
                <w:rtl/>
              </w:rPr>
              <w:t>، میزان اقساط و</w:t>
            </w:r>
            <w:ins w:id="12707" w:author="Mehrnazi Boojari" w:date="2019-01-13T07:13:00Z">
              <w:r w:rsidR="002E51AF">
                <w:rPr>
                  <w:rFonts w:ascii="Calibri" w:eastAsia="Calibri" w:hAnsi="Calibri" w:cs="Times New Roman" w:hint="eastAsia"/>
                  <w:sz w:val="20"/>
                  <w:szCs w:val="20"/>
                  <w:rtl/>
                </w:rPr>
                <w:t> </w:t>
              </w:r>
            </w:ins>
            <w:r w:rsidRPr="00F6734C">
              <w:rPr>
                <w:rFonts w:ascii="Calibri" w:eastAsia="Calibri" w:hAnsi="Calibri" w:cs="B Lotus" w:hint="cs"/>
                <w:sz w:val="20"/>
                <w:szCs w:val="20"/>
                <w:rtl/>
              </w:rPr>
              <w:t>...) در ساخت و نوسازی مسکن</w:t>
            </w:r>
            <w:ins w:id="12708" w:author="Mehrnazi Boojari" w:date="2019-01-13T07:13: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r w:rsidR="00E91C41" w:rsidRPr="00E91C41" w14:paraId="0DAA5D7D" w14:textId="77777777" w:rsidTr="00E91C41">
        <w:trPr>
          <w:trHeight w:val="388"/>
          <w:jc w:val="center"/>
        </w:trPr>
        <w:tc>
          <w:tcPr>
            <w:tcW w:w="339" w:type="pct"/>
            <w:vMerge/>
            <w:shd w:val="clear" w:color="auto" w:fill="F2F2F2"/>
            <w:vAlign w:val="center"/>
          </w:tcPr>
          <w:p w14:paraId="08A45103"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EDEDED"/>
            <w:vAlign w:val="center"/>
          </w:tcPr>
          <w:p w14:paraId="22C4A6C0" w14:textId="77777777" w:rsidR="00E91C41" w:rsidRPr="00F6734C" w:rsidRDefault="00E91C41" w:rsidP="00E91C41">
            <w:pPr>
              <w:bidi/>
              <w:jc w:val="center"/>
              <w:rPr>
                <w:rFonts w:ascii="Calibri" w:eastAsia="Calibri" w:hAnsi="Calibri" w:cs="B Lotus"/>
                <w:sz w:val="20"/>
                <w:szCs w:val="20"/>
                <w:rtl/>
              </w:rPr>
            </w:pPr>
          </w:p>
        </w:tc>
        <w:tc>
          <w:tcPr>
            <w:tcW w:w="297" w:type="pct"/>
            <w:shd w:val="clear" w:color="auto" w:fill="EDEDED"/>
            <w:vAlign w:val="center"/>
          </w:tcPr>
          <w:p w14:paraId="6D3DD23D"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h13</w:t>
            </w:r>
          </w:p>
        </w:tc>
        <w:tc>
          <w:tcPr>
            <w:tcW w:w="546" w:type="pct"/>
            <w:shd w:val="clear" w:color="auto" w:fill="EDEDED"/>
            <w:vAlign w:val="center"/>
          </w:tcPr>
          <w:p w14:paraId="77B75ABA" w14:textId="77777777" w:rsidR="00E91C41" w:rsidRPr="00F6734C" w:rsidRDefault="00E91C41" w:rsidP="00E91C41">
            <w:pPr>
              <w:bidi/>
              <w:jc w:val="center"/>
              <w:rPr>
                <w:rFonts w:ascii="Calibri" w:eastAsia="Calibri" w:hAnsi="Calibri" w:cs="B Lotus"/>
                <w:sz w:val="20"/>
                <w:szCs w:val="20"/>
                <w:rtl/>
              </w:rPr>
            </w:pPr>
            <w:r w:rsidRPr="00F6734C">
              <w:rPr>
                <w:rFonts w:ascii="Calibri" w:eastAsia="Calibri" w:hAnsi="Calibri" w:cs="B Lotus" w:hint="cs"/>
                <w:sz w:val="20"/>
                <w:szCs w:val="20"/>
                <w:rtl/>
              </w:rPr>
              <w:t>تقنینی</w:t>
            </w:r>
            <w:del w:id="12709" w:author="Mehrnazi Boojari" w:date="2019-01-07T09:47:00Z">
              <w:r w:rsidRPr="00F6734C" w:rsidDel="006F7CCF">
                <w:rPr>
                  <w:rFonts w:ascii="Calibri" w:eastAsia="Calibri" w:hAnsi="Calibri" w:cs="B Lotus" w:hint="cs"/>
                  <w:sz w:val="20"/>
                  <w:szCs w:val="20"/>
                  <w:rtl/>
                </w:rPr>
                <w:delText xml:space="preserve"> ،</w:delText>
              </w:r>
            </w:del>
            <w:ins w:id="12710" w:author="Mehrnazi Boojari" w:date="2019-01-07T09:47:00Z">
              <w:r w:rsidR="006F7CC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del w:id="12711" w:author="Mehrnazi Boojari" w:date="2019-01-13T07:10:00Z">
              <w:r w:rsidRPr="00F6734C" w:rsidDel="002E51AF">
                <w:rPr>
                  <w:rFonts w:ascii="Calibri" w:eastAsia="Calibri" w:hAnsi="Calibri" w:cs="B Lotus" w:hint="cs"/>
                  <w:sz w:val="20"/>
                  <w:szCs w:val="20"/>
                  <w:rtl/>
                </w:rPr>
                <w:delText>برنامه ریزی</w:delText>
              </w:r>
            </w:del>
            <w:ins w:id="12712" w:author="Mehrnazi Boojari" w:date="2019-01-13T07:10:00Z">
              <w:r w:rsidR="002E51AF">
                <w:rPr>
                  <w:rFonts w:ascii="Calibri" w:eastAsia="Calibri" w:hAnsi="Calibri" w:cs="B Lotus" w:hint="cs"/>
                  <w:sz w:val="20"/>
                  <w:szCs w:val="20"/>
                  <w:rtl/>
                </w:rPr>
                <w:t>برنامه‌ریزی</w:t>
              </w:r>
            </w:ins>
          </w:p>
        </w:tc>
        <w:tc>
          <w:tcPr>
            <w:tcW w:w="2456" w:type="pct"/>
            <w:shd w:val="clear" w:color="auto" w:fill="F2F2F2"/>
            <w:vAlign w:val="center"/>
          </w:tcPr>
          <w:p w14:paraId="5020996A"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 xml:space="preserve">در نظر نگرفتن مقتضیات منطقه و شرایط افراد برای اعطای وام (شغل </w:t>
            </w:r>
            <w:del w:id="12713" w:author="Mehrnazi Boojari" w:date="2019-01-07T10:03:00Z">
              <w:r w:rsidRPr="00F6734C" w:rsidDel="00A31D6F">
                <w:rPr>
                  <w:rFonts w:ascii="Calibri" w:eastAsia="Calibri" w:hAnsi="Calibri" w:cs="B Lotus" w:hint="cs"/>
                  <w:sz w:val="20"/>
                  <w:szCs w:val="20"/>
                  <w:rtl/>
                </w:rPr>
                <w:delText>روستائی</w:delText>
              </w:r>
            </w:del>
            <w:ins w:id="12714" w:author="Mehrnazi Boojari" w:date="2019-01-07T10:03:00Z">
              <w:r w:rsidR="00A31D6F">
                <w:rPr>
                  <w:rFonts w:ascii="Calibri" w:eastAsia="Calibri" w:hAnsi="Calibri" w:cs="B Lotus" w:hint="cs"/>
                  <w:sz w:val="20"/>
                  <w:szCs w:val="20"/>
                  <w:rtl/>
                </w:rPr>
                <w:t>روستایی</w:t>
              </w:r>
            </w:ins>
            <w:r w:rsidRPr="00F6734C">
              <w:rPr>
                <w:rFonts w:ascii="Calibri" w:eastAsia="Calibri" w:hAnsi="Calibri" w:cs="B Lotus" w:hint="cs"/>
                <w:sz w:val="20"/>
                <w:szCs w:val="20"/>
                <w:rtl/>
              </w:rPr>
              <w:t>، اقلیم منطقه</w:t>
            </w:r>
            <w:del w:id="12715" w:author="Mehrnazi Boojari" w:date="2019-01-07T09:47:00Z">
              <w:r w:rsidRPr="00F6734C" w:rsidDel="006F7CCF">
                <w:rPr>
                  <w:rFonts w:ascii="Calibri" w:eastAsia="Calibri" w:hAnsi="Calibri" w:cs="B Lotus" w:hint="cs"/>
                  <w:sz w:val="20"/>
                  <w:szCs w:val="20"/>
                  <w:rtl/>
                </w:rPr>
                <w:delText xml:space="preserve"> ،</w:delText>
              </w:r>
            </w:del>
            <w:ins w:id="12716" w:author="Mehrnazi Boojari" w:date="2019-01-07T09:47:00Z">
              <w:r w:rsidR="006F7CCF">
                <w:rPr>
                  <w:rFonts w:ascii="Calibri" w:eastAsia="Calibri" w:hAnsi="Calibri" w:cs="B Lotus" w:hint="cs"/>
                  <w:sz w:val="20"/>
                  <w:szCs w:val="20"/>
                  <w:rtl/>
                </w:rPr>
                <w:t>،</w:t>
              </w:r>
            </w:ins>
            <w:r w:rsidRPr="00F6734C">
              <w:rPr>
                <w:rFonts w:ascii="Calibri" w:eastAsia="Calibri" w:hAnsi="Calibri" w:cs="B Lotus" w:hint="cs"/>
                <w:sz w:val="20"/>
                <w:szCs w:val="20"/>
                <w:rtl/>
              </w:rPr>
              <w:t xml:space="preserve"> سطح درآمد و ...</w:t>
            </w:r>
            <w:del w:id="12717" w:author="Mehrnazi Boojari" w:date="2019-01-07T10:07:00Z">
              <w:r w:rsidRPr="00F6734C" w:rsidDel="00A31D6F">
                <w:rPr>
                  <w:rFonts w:ascii="Calibri" w:eastAsia="Calibri" w:hAnsi="Calibri" w:cs="B Lotus" w:hint="cs"/>
                  <w:sz w:val="20"/>
                  <w:szCs w:val="20"/>
                  <w:rtl/>
                </w:rPr>
                <w:delText xml:space="preserve"> )</w:delText>
              </w:r>
            </w:del>
            <w:ins w:id="12718" w:author="Mehrnazi Boojari" w:date="2019-01-07T10:07:00Z">
              <w:r w:rsidR="00A31D6F">
                <w:rPr>
                  <w:rFonts w:ascii="Calibri" w:eastAsia="Calibri" w:hAnsi="Calibri" w:cs="B Lotus" w:hint="cs"/>
                  <w:sz w:val="20"/>
                  <w:szCs w:val="20"/>
                  <w:rtl/>
                </w:rPr>
                <w:t>)</w:t>
              </w:r>
            </w:ins>
            <w:r w:rsidRPr="00F6734C">
              <w:rPr>
                <w:rFonts w:ascii="Calibri" w:eastAsia="Calibri" w:hAnsi="Calibri" w:cs="B Lotus" w:hint="cs"/>
                <w:sz w:val="20"/>
                <w:szCs w:val="20"/>
                <w:rtl/>
              </w:rPr>
              <w:t xml:space="preserve"> در نوسازی و ساخت مسکن</w:t>
            </w:r>
            <w:ins w:id="12719" w:author="Mehrnazi Boojari" w:date="2019-01-13T07:14: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r w:rsidR="00E91C41" w:rsidRPr="00E91C41" w14:paraId="75EEC2D4" w14:textId="77777777" w:rsidTr="00E91C41">
        <w:trPr>
          <w:trHeight w:val="388"/>
          <w:jc w:val="center"/>
        </w:trPr>
        <w:tc>
          <w:tcPr>
            <w:tcW w:w="339" w:type="pct"/>
            <w:vMerge/>
            <w:shd w:val="clear" w:color="auto" w:fill="F2F2F2"/>
            <w:vAlign w:val="center"/>
          </w:tcPr>
          <w:p w14:paraId="5BD1400D"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EDEDED"/>
            <w:vAlign w:val="center"/>
          </w:tcPr>
          <w:p w14:paraId="0593230B" w14:textId="77777777" w:rsidR="00E91C41" w:rsidRPr="00F6734C" w:rsidRDefault="00E91C41" w:rsidP="00E91C41">
            <w:pPr>
              <w:bidi/>
              <w:jc w:val="center"/>
              <w:rPr>
                <w:rFonts w:ascii="Calibri" w:eastAsia="Calibri" w:hAnsi="Calibri" w:cs="B Lotus"/>
                <w:sz w:val="20"/>
                <w:szCs w:val="20"/>
                <w:rtl/>
              </w:rPr>
            </w:pPr>
          </w:p>
        </w:tc>
        <w:tc>
          <w:tcPr>
            <w:tcW w:w="297" w:type="pct"/>
            <w:shd w:val="clear" w:color="auto" w:fill="EDEDED"/>
            <w:vAlign w:val="center"/>
          </w:tcPr>
          <w:p w14:paraId="78B41B2F"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h14</w:t>
            </w:r>
          </w:p>
        </w:tc>
        <w:tc>
          <w:tcPr>
            <w:tcW w:w="546" w:type="pct"/>
            <w:shd w:val="clear" w:color="auto" w:fill="EDEDED"/>
            <w:vAlign w:val="center"/>
          </w:tcPr>
          <w:p w14:paraId="3083D123" w14:textId="77777777" w:rsidR="00E91C41" w:rsidRPr="00F6734C" w:rsidRDefault="00E91C41" w:rsidP="00E91C41">
            <w:pPr>
              <w:bidi/>
              <w:jc w:val="center"/>
              <w:rPr>
                <w:rFonts w:ascii="Calibri" w:eastAsia="Calibri" w:hAnsi="Calibri" w:cs="B Lotus"/>
                <w:sz w:val="20"/>
                <w:szCs w:val="20"/>
                <w:rtl/>
              </w:rPr>
            </w:pPr>
            <w:del w:id="12720" w:author="Mehrnazi Boojari" w:date="2019-01-13T07:10:00Z">
              <w:r w:rsidRPr="00F6734C" w:rsidDel="002E51AF">
                <w:rPr>
                  <w:rFonts w:ascii="Calibri" w:eastAsia="Calibri" w:hAnsi="Calibri" w:cs="B Lotus" w:hint="cs"/>
                  <w:sz w:val="20"/>
                  <w:szCs w:val="20"/>
                  <w:rtl/>
                </w:rPr>
                <w:delText>برنامه ریزی</w:delText>
              </w:r>
            </w:del>
            <w:ins w:id="12721" w:author="Mehrnazi Boojari" w:date="2019-01-13T07:10: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xml:space="preserve">، </w:t>
            </w:r>
            <w:del w:id="12722" w:author="Mehrnazi Boojari" w:date="2019-01-07T10:46:00Z">
              <w:r w:rsidRPr="00F6734C" w:rsidDel="006A1F1D">
                <w:rPr>
                  <w:rFonts w:ascii="Calibri" w:eastAsia="Calibri" w:hAnsi="Calibri" w:cs="B Lotus" w:hint="cs"/>
                  <w:sz w:val="20"/>
                  <w:szCs w:val="20"/>
                  <w:rtl/>
                </w:rPr>
                <w:delText>اجرائی</w:delText>
              </w:r>
            </w:del>
            <w:ins w:id="12723" w:author="Mehrnazi Boojari" w:date="2019-01-07T10:46:00Z">
              <w:r w:rsidR="006A1F1D">
                <w:rPr>
                  <w:rFonts w:ascii="Calibri" w:eastAsia="Calibri" w:hAnsi="Calibri" w:cs="B Lotus" w:hint="cs"/>
                  <w:sz w:val="20"/>
                  <w:szCs w:val="20"/>
                  <w:rtl/>
                </w:rPr>
                <w:t>اجرایی</w:t>
              </w:r>
            </w:ins>
          </w:p>
        </w:tc>
        <w:tc>
          <w:tcPr>
            <w:tcW w:w="2456" w:type="pct"/>
            <w:shd w:val="clear" w:color="auto" w:fill="F2F2F2"/>
            <w:vAlign w:val="center"/>
          </w:tcPr>
          <w:p w14:paraId="4BFAF751" w14:textId="77777777" w:rsidR="00E91C41" w:rsidRPr="00F6734C" w:rsidRDefault="00E91C41" w:rsidP="00E91C41">
            <w:pPr>
              <w:bidi/>
              <w:jc w:val="both"/>
              <w:rPr>
                <w:rFonts w:ascii="Calibri" w:eastAsia="Calibri" w:hAnsi="Calibri" w:cs="B Lotus"/>
                <w:sz w:val="20"/>
                <w:szCs w:val="20"/>
                <w:rtl/>
              </w:rPr>
            </w:pPr>
            <w:del w:id="12724" w:author="Mehrnazi Boojari" w:date="2019-01-13T07:14:00Z">
              <w:r w:rsidRPr="00F6734C" w:rsidDel="002E51AF">
                <w:rPr>
                  <w:rFonts w:ascii="Calibri" w:eastAsia="Calibri" w:hAnsi="Calibri" w:cs="B Lotus" w:hint="cs"/>
                  <w:sz w:val="20"/>
                  <w:szCs w:val="20"/>
                  <w:rtl/>
                </w:rPr>
                <w:delText>بالا</w:delText>
              </w:r>
            </w:del>
            <w:ins w:id="12725" w:author="Mehrnazi Boojari" w:date="2019-01-13T07:14:00Z">
              <w:r w:rsidR="002E51AF">
                <w:rPr>
                  <w:rFonts w:ascii="Calibri" w:eastAsia="Calibri" w:hAnsi="Calibri" w:cs="B Lotus" w:hint="cs"/>
                  <w:sz w:val="20"/>
                  <w:szCs w:val="20"/>
                  <w:rtl/>
                </w:rPr>
                <w:t>زیاد</w:t>
              </w:r>
            </w:ins>
            <w:del w:id="12726" w:author="Mehrnazi Boojari" w:date="2019-01-07T10:45:00Z">
              <w:r w:rsidRPr="00F6734C" w:rsidDel="006A1F1D">
                <w:rPr>
                  <w:rFonts w:ascii="Calibri" w:eastAsia="Calibri" w:hAnsi="Calibri" w:cs="B Lotus" w:hint="cs"/>
                  <w:sz w:val="20"/>
                  <w:szCs w:val="20"/>
                  <w:rtl/>
                </w:rPr>
                <w:delText xml:space="preserve"> بودن </w:delText>
              </w:r>
            </w:del>
            <w:ins w:id="12727" w:author="Mehrnazi Boojari" w:date="2019-01-07T10:45:00Z">
              <w:r w:rsidR="006A1F1D">
                <w:rPr>
                  <w:rFonts w:ascii="Calibri" w:eastAsia="Calibri" w:hAnsi="Calibri" w:cs="B Lotus" w:hint="cs"/>
                  <w:sz w:val="20"/>
                  <w:szCs w:val="20"/>
                  <w:rtl/>
                </w:rPr>
                <w:t xml:space="preserve">‌بودن </w:t>
              </w:r>
            </w:ins>
            <w:r w:rsidRPr="00F6734C">
              <w:rPr>
                <w:rFonts w:ascii="Calibri" w:eastAsia="Calibri" w:hAnsi="Calibri" w:cs="B Lotus" w:hint="cs"/>
                <w:sz w:val="20"/>
                <w:szCs w:val="20"/>
                <w:rtl/>
              </w:rPr>
              <w:t>هزینه مقاوم</w:t>
            </w:r>
            <w:del w:id="12728" w:author="Mehrnazi Boojari" w:date="2019-01-07T09:51:00Z">
              <w:r w:rsidRPr="00F6734C" w:rsidDel="006F7CCF">
                <w:rPr>
                  <w:rFonts w:ascii="Calibri" w:eastAsia="Calibri" w:hAnsi="Calibri" w:cs="B Lotus" w:hint="cs"/>
                  <w:sz w:val="20"/>
                  <w:szCs w:val="20"/>
                  <w:rtl/>
                </w:rPr>
                <w:delText xml:space="preserve"> سازی </w:delText>
              </w:r>
            </w:del>
            <w:ins w:id="12729" w:author="Mehrnazi Boojari" w:date="2019-01-07T09:51:00Z">
              <w:r w:rsidR="006F7CCF">
                <w:rPr>
                  <w:rFonts w:ascii="Calibri" w:eastAsia="Calibri" w:hAnsi="Calibri" w:cs="B Lotus" w:hint="cs"/>
                  <w:sz w:val="20"/>
                  <w:szCs w:val="20"/>
                  <w:rtl/>
                </w:rPr>
                <w:t xml:space="preserve">‌سازی </w:t>
              </w:r>
            </w:ins>
            <w:r w:rsidRPr="00F6734C">
              <w:rPr>
                <w:rFonts w:ascii="Calibri" w:eastAsia="Calibri" w:hAnsi="Calibri" w:cs="B Lotus" w:hint="cs"/>
                <w:sz w:val="20"/>
                <w:szCs w:val="20"/>
                <w:rtl/>
              </w:rPr>
              <w:t>و نبود توان مالی افراد در نوسازی و ساخت مسکن</w:t>
            </w:r>
            <w:ins w:id="12730" w:author="Mehrnazi Boojari" w:date="2019-01-13T07:14: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r w:rsidR="00E91C41" w:rsidRPr="00E91C41" w14:paraId="623CF408" w14:textId="77777777" w:rsidTr="00E91C41">
        <w:trPr>
          <w:trHeight w:val="388"/>
          <w:jc w:val="center"/>
        </w:trPr>
        <w:tc>
          <w:tcPr>
            <w:tcW w:w="339" w:type="pct"/>
            <w:vMerge/>
            <w:shd w:val="clear" w:color="auto" w:fill="F2F2F2"/>
            <w:vAlign w:val="center"/>
          </w:tcPr>
          <w:p w14:paraId="63B52823"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EDEDED"/>
            <w:vAlign w:val="center"/>
          </w:tcPr>
          <w:p w14:paraId="37D1C0EC" w14:textId="77777777" w:rsidR="00E91C41" w:rsidRPr="00F6734C" w:rsidRDefault="00E91C41" w:rsidP="00E91C41">
            <w:pPr>
              <w:bidi/>
              <w:jc w:val="center"/>
              <w:rPr>
                <w:rFonts w:ascii="Calibri" w:eastAsia="Calibri" w:hAnsi="Calibri" w:cs="B Lotus"/>
                <w:sz w:val="20"/>
                <w:szCs w:val="20"/>
                <w:rtl/>
              </w:rPr>
            </w:pPr>
          </w:p>
        </w:tc>
        <w:tc>
          <w:tcPr>
            <w:tcW w:w="297" w:type="pct"/>
            <w:shd w:val="clear" w:color="auto" w:fill="EDEDED"/>
            <w:vAlign w:val="center"/>
          </w:tcPr>
          <w:p w14:paraId="04E30165"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h15</w:t>
            </w:r>
          </w:p>
        </w:tc>
        <w:tc>
          <w:tcPr>
            <w:tcW w:w="546" w:type="pct"/>
            <w:shd w:val="clear" w:color="auto" w:fill="EDEDED"/>
            <w:vAlign w:val="center"/>
          </w:tcPr>
          <w:p w14:paraId="13B92323" w14:textId="77777777" w:rsidR="00E91C41" w:rsidRPr="00F6734C" w:rsidRDefault="00E91C41" w:rsidP="00E91C41">
            <w:pPr>
              <w:bidi/>
              <w:jc w:val="center"/>
              <w:rPr>
                <w:rFonts w:ascii="Calibri" w:eastAsia="Calibri" w:hAnsi="Calibri" w:cs="B Lotus"/>
                <w:sz w:val="20"/>
                <w:szCs w:val="20"/>
                <w:rtl/>
              </w:rPr>
            </w:pPr>
            <w:del w:id="12731" w:author="Mehrnazi Boojari" w:date="2019-01-07T10:46:00Z">
              <w:r w:rsidRPr="00F6734C" w:rsidDel="006A1F1D">
                <w:rPr>
                  <w:rFonts w:ascii="Calibri" w:eastAsia="Calibri" w:hAnsi="Calibri" w:cs="B Lotus" w:hint="cs"/>
                  <w:sz w:val="20"/>
                  <w:szCs w:val="20"/>
                  <w:rtl/>
                </w:rPr>
                <w:delText>اجرائی</w:delText>
              </w:r>
            </w:del>
            <w:ins w:id="12732" w:author="Mehrnazi Boojari" w:date="2019-01-07T10:46:00Z">
              <w:r w:rsidR="006A1F1D">
                <w:rPr>
                  <w:rFonts w:ascii="Calibri" w:eastAsia="Calibri" w:hAnsi="Calibri" w:cs="B Lotus" w:hint="cs"/>
                  <w:sz w:val="20"/>
                  <w:szCs w:val="20"/>
                  <w:rtl/>
                </w:rPr>
                <w:t>اجرایی</w:t>
              </w:r>
            </w:ins>
          </w:p>
        </w:tc>
        <w:tc>
          <w:tcPr>
            <w:tcW w:w="2456" w:type="pct"/>
            <w:shd w:val="clear" w:color="auto" w:fill="F2F2F2"/>
            <w:vAlign w:val="center"/>
          </w:tcPr>
          <w:p w14:paraId="4085A5F8" w14:textId="77777777" w:rsidR="00E91C41" w:rsidRPr="00F6734C" w:rsidRDefault="00E91C41" w:rsidP="002E51AF">
            <w:pPr>
              <w:bidi/>
              <w:jc w:val="both"/>
              <w:rPr>
                <w:rFonts w:ascii="Calibri" w:eastAsia="Calibri" w:hAnsi="Calibri" w:cs="B Lotus"/>
                <w:sz w:val="20"/>
                <w:szCs w:val="20"/>
                <w:rtl/>
              </w:rPr>
            </w:pPr>
            <w:r w:rsidRPr="00F6734C">
              <w:rPr>
                <w:rFonts w:ascii="Calibri" w:eastAsia="Calibri" w:hAnsi="Calibri" w:cs="B Lotus" w:hint="cs"/>
                <w:sz w:val="20"/>
                <w:szCs w:val="20"/>
                <w:rtl/>
              </w:rPr>
              <w:t>بی</w:t>
            </w:r>
            <w:ins w:id="12733" w:author="Mehrnazi Boojari" w:date="2019-01-13T07:14:00Z">
              <w:r w:rsidR="002E51AF">
                <w:rPr>
                  <w:rFonts w:ascii="Calibri" w:eastAsia="Calibri" w:hAnsi="Calibri" w:cs="B Nazanin" w:hint="cs"/>
                  <w:sz w:val="20"/>
                  <w:szCs w:val="20"/>
                  <w:rtl/>
                </w:rPr>
                <w:t>‌</w:t>
              </w:r>
            </w:ins>
            <w:del w:id="12734" w:author="Mehrnazi Boojari" w:date="2019-01-13T07:14:00Z">
              <w:r w:rsidRPr="00F6734C" w:rsidDel="002E51AF">
                <w:rPr>
                  <w:rFonts w:ascii="Calibri" w:eastAsia="Calibri" w:hAnsi="Calibri" w:cs="B Lotus" w:hint="cs"/>
                  <w:sz w:val="20"/>
                  <w:szCs w:val="20"/>
                  <w:rtl/>
                </w:rPr>
                <w:delText xml:space="preserve"> </w:delText>
              </w:r>
            </w:del>
            <w:r w:rsidRPr="00F6734C">
              <w:rPr>
                <w:rFonts w:ascii="Calibri" w:eastAsia="Calibri" w:hAnsi="Calibri" w:cs="B Lotus" w:hint="cs"/>
                <w:sz w:val="20"/>
                <w:szCs w:val="20"/>
                <w:rtl/>
              </w:rPr>
              <w:t>اهمیت</w:t>
            </w:r>
            <w:del w:id="12735" w:author="Mehrnazi Boojari" w:date="2019-01-07T10:45:00Z">
              <w:r w:rsidRPr="00F6734C" w:rsidDel="006A1F1D">
                <w:rPr>
                  <w:rFonts w:ascii="Calibri" w:eastAsia="Calibri" w:hAnsi="Calibri" w:cs="B Lotus" w:hint="cs"/>
                  <w:sz w:val="20"/>
                  <w:szCs w:val="20"/>
                  <w:rtl/>
                </w:rPr>
                <w:delText xml:space="preserve"> بودن </w:delText>
              </w:r>
            </w:del>
            <w:ins w:id="12736" w:author="Mehrnazi Boojari" w:date="2019-01-07T10:45:00Z">
              <w:r w:rsidR="006A1F1D">
                <w:rPr>
                  <w:rFonts w:ascii="Calibri" w:eastAsia="Calibri" w:hAnsi="Calibri" w:cs="B Lotus" w:hint="cs"/>
                  <w:sz w:val="20"/>
                  <w:szCs w:val="20"/>
                  <w:rtl/>
                </w:rPr>
                <w:t xml:space="preserve">‌بودن </w:t>
              </w:r>
            </w:ins>
            <w:r w:rsidRPr="00F6734C">
              <w:rPr>
                <w:rFonts w:ascii="Calibri" w:eastAsia="Calibri" w:hAnsi="Calibri" w:cs="B Lotus" w:hint="cs"/>
                <w:sz w:val="20"/>
                <w:szCs w:val="20"/>
                <w:rtl/>
              </w:rPr>
              <w:t>مقاوم</w:t>
            </w:r>
            <w:del w:id="12737" w:author="Mehrnazi Boojari" w:date="2019-01-07T09:51:00Z">
              <w:r w:rsidRPr="00F6734C" w:rsidDel="006F7CCF">
                <w:rPr>
                  <w:rFonts w:ascii="Calibri" w:eastAsia="Calibri" w:hAnsi="Calibri" w:cs="B Lotus" w:hint="cs"/>
                  <w:sz w:val="20"/>
                  <w:szCs w:val="20"/>
                  <w:rtl/>
                </w:rPr>
                <w:delText xml:space="preserve"> سازی </w:delText>
              </w:r>
            </w:del>
            <w:ins w:id="12738" w:author="Mehrnazi Boojari" w:date="2019-01-07T09:51:00Z">
              <w:r w:rsidR="006F7CCF">
                <w:rPr>
                  <w:rFonts w:ascii="Calibri" w:eastAsia="Calibri" w:hAnsi="Calibri" w:cs="B Lotus" w:hint="cs"/>
                  <w:sz w:val="20"/>
                  <w:szCs w:val="20"/>
                  <w:rtl/>
                </w:rPr>
                <w:t xml:space="preserve">‌سازی </w:t>
              </w:r>
            </w:ins>
            <w:r w:rsidRPr="00F6734C">
              <w:rPr>
                <w:rFonts w:ascii="Calibri" w:eastAsia="Calibri" w:hAnsi="Calibri" w:cs="B Lotus" w:hint="cs"/>
                <w:sz w:val="20"/>
                <w:szCs w:val="20"/>
                <w:rtl/>
              </w:rPr>
              <w:t xml:space="preserve">مسکن در نگاه </w:t>
            </w:r>
            <w:del w:id="12739" w:author="Mehrnazi Boojari" w:date="2019-01-07T10:03:00Z">
              <w:r w:rsidRPr="00F6734C" w:rsidDel="00A31D6F">
                <w:rPr>
                  <w:rFonts w:ascii="Calibri" w:eastAsia="Calibri" w:hAnsi="Calibri" w:cs="B Lotus" w:hint="cs"/>
                  <w:sz w:val="20"/>
                  <w:szCs w:val="20"/>
                  <w:rtl/>
                </w:rPr>
                <w:delText>روستائی</w:delText>
              </w:r>
            </w:del>
            <w:ins w:id="12740" w:author="Mehrnazi Boojari" w:date="2019-01-07T10:03:00Z">
              <w:r w:rsidR="00A31D6F">
                <w:rPr>
                  <w:rFonts w:ascii="Calibri" w:eastAsia="Calibri" w:hAnsi="Calibri" w:cs="B Lotus" w:hint="cs"/>
                  <w:sz w:val="20"/>
                  <w:szCs w:val="20"/>
                  <w:rtl/>
                </w:rPr>
                <w:t>روستایی</w:t>
              </w:r>
            </w:ins>
            <w:r w:rsidRPr="00F6734C">
              <w:rPr>
                <w:rFonts w:ascii="Calibri" w:eastAsia="Calibri" w:hAnsi="Calibri" w:cs="B Lotus" w:hint="cs"/>
                <w:sz w:val="20"/>
                <w:szCs w:val="20"/>
                <w:rtl/>
              </w:rPr>
              <w:t>ان</w:t>
            </w:r>
            <w:ins w:id="12741" w:author="Mehrnazi Boojari" w:date="2019-01-13T07:14: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r w:rsidR="00E91C41" w:rsidRPr="00E91C41" w14:paraId="39FB21BC" w14:textId="77777777" w:rsidTr="00E91C41">
        <w:trPr>
          <w:trHeight w:val="388"/>
          <w:jc w:val="center"/>
        </w:trPr>
        <w:tc>
          <w:tcPr>
            <w:tcW w:w="339" w:type="pct"/>
            <w:vMerge/>
            <w:shd w:val="clear" w:color="auto" w:fill="F2F2F2"/>
            <w:vAlign w:val="center"/>
          </w:tcPr>
          <w:p w14:paraId="576AC80C"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EDEDED"/>
            <w:vAlign w:val="center"/>
          </w:tcPr>
          <w:p w14:paraId="368958D7" w14:textId="77777777" w:rsidR="00E91C41" w:rsidRPr="00F6734C" w:rsidRDefault="00E91C41" w:rsidP="00E91C41">
            <w:pPr>
              <w:bidi/>
              <w:jc w:val="center"/>
              <w:rPr>
                <w:rFonts w:ascii="Calibri" w:eastAsia="Calibri" w:hAnsi="Calibri" w:cs="B Lotus"/>
                <w:sz w:val="20"/>
                <w:szCs w:val="20"/>
                <w:rtl/>
              </w:rPr>
            </w:pPr>
          </w:p>
        </w:tc>
        <w:tc>
          <w:tcPr>
            <w:tcW w:w="297" w:type="pct"/>
            <w:shd w:val="clear" w:color="auto" w:fill="EDEDED"/>
            <w:vAlign w:val="center"/>
          </w:tcPr>
          <w:p w14:paraId="4E21F9D6"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h16</w:t>
            </w:r>
          </w:p>
        </w:tc>
        <w:tc>
          <w:tcPr>
            <w:tcW w:w="546" w:type="pct"/>
            <w:shd w:val="clear" w:color="auto" w:fill="EDEDED"/>
            <w:vAlign w:val="center"/>
          </w:tcPr>
          <w:p w14:paraId="087A5665" w14:textId="77777777" w:rsidR="00E91C41" w:rsidRPr="00F6734C" w:rsidRDefault="00E91C41" w:rsidP="00E91C41">
            <w:pPr>
              <w:bidi/>
              <w:jc w:val="center"/>
              <w:rPr>
                <w:rFonts w:ascii="Calibri" w:eastAsia="Calibri" w:hAnsi="Calibri" w:cs="B Lotus"/>
                <w:sz w:val="20"/>
                <w:szCs w:val="20"/>
                <w:rtl/>
              </w:rPr>
            </w:pPr>
            <w:r w:rsidRPr="00F6734C">
              <w:rPr>
                <w:rFonts w:ascii="Calibri" w:eastAsia="Calibri" w:hAnsi="Calibri" w:cs="B Lotus" w:hint="cs"/>
                <w:sz w:val="20"/>
                <w:szCs w:val="20"/>
                <w:rtl/>
              </w:rPr>
              <w:t xml:space="preserve">تقنینی، </w:t>
            </w:r>
            <w:del w:id="12742" w:author="Mehrnazi Boojari" w:date="2019-01-13T07:10:00Z">
              <w:r w:rsidRPr="00F6734C" w:rsidDel="002E51AF">
                <w:rPr>
                  <w:rFonts w:ascii="Calibri" w:eastAsia="Calibri" w:hAnsi="Calibri" w:cs="B Lotus" w:hint="cs"/>
                  <w:sz w:val="20"/>
                  <w:szCs w:val="20"/>
                  <w:rtl/>
                </w:rPr>
                <w:delText>برنامه ریزی</w:delText>
              </w:r>
            </w:del>
            <w:ins w:id="12743" w:author="Mehrnazi Boojari" w:date="2019-01-13T07:10:00Z">
              <w:r w:rsidR="002E51AF">
                <w:rPr>
                  <w:rFonts w:ascii="Calibri" w:eastAsia="Calibri" w:hAnsi="Calibri" w:cs="B Lotus" w:hint="cs"/>
                  <w:sz w:val="20"/>
                  <w:szCs w:val="20"/>
                  <w:rtl/>
                </w:rPr>
                <w:t>برنامه‌ریزی</w:t>
              </w:r>
            </w:ins>
          </w:p>
        </w:tc>
        <w:tc>
          <w:tcPr>
            <w:tcW w:w="2456" w:type="pct"/>
            <w:shd w:val="clear" w:color="auto" w:fill="F2F2F2"/>
            <w:vAlign w:val="center"/>
          </w:tcPr>
          <w:p w14:paraId="58511763" w14:textId="77777777" w:rsidR="00E91C41" w:rsidRPr="00F6734C" w:rsidRDefault="00E91C41" w:rsidP="002E51AF">
            <w:pPr>
              <w:bidi/>
              <w:jc w:val="both"/>
              <w:rPr>
                <w:rFonts w:ascii="Calibri" w:eastAsia="Calibri" w:hAnsi="Calibri" w:cs="B Lotus"/>
                <w:sz w:val="20"/>
                <w:szCs w:val="20"/>
                <w:rtl/>
              </w:rPr>
            </w:pPr>
            <w:r w:rsidRPr="00F6734C">
              <w:rPr>
                <w:rFonts w:ascii="Calibri" w:eastAsia="Calibri" w:hAnsi="Calibri" w:cs="B Lotus" w:hint="cs"/>
                <w:sz w:val="20"/>
                <w:szCs w:val="20"/>
                <w:rtl/>
              </w:rPr>
              <w:t>مدیریت</w:t>
            </w:r>
            <w:ins w:id="12744" w:author="Mehrnazi Boojari" w:date="2019-01-13T07:14:00Z">
              <w:r w:rsidR="002E51AF">
                <w:rPr>
                  <w:rFonts w:ascii="Calibri" w:eastAsia="Calibri" w:hAnsi="Calibri" w:cs="B Nazanin" w:hint="cs"/>
                  <w:sz w:val="20"/>
                  <w:szCs w:val="20"/>
                  <w:rtl/>
                </w:rPr>
                <w:t>‌</w:t>
              </w:r>
            </w:ins>
            <w:del w:id="12745" w:author="Mehrnazi Boojari" w:date="2019-01-13T07:14:00Z">
              <w:r w:rsidRPr="00F6734C" w:rsidDel="002E51AF">
                <w:rPr>
                  <w:rFonts w:ascii="Calibri" w:eastAsia="Calibri" w:hAnsi="Calibri" w:cs="B Lotus" w:hint="cs"/>
                  <w:sz w:val="20"/>
                  <w:szCs w:val="20"/>
                  <w:rtl/>
                </w:rPr>
                <w:delText xml:space="preserve"> </w:delText>
              </w:r>
            </w:del>
            <w:r w:rsidRPr="00F6734C">
              <w:rPr>
                <w:rFonts w:ascii="Calibri" w:eastAsia="Calibri" w:hAnsi="Calibri" w:cs="B Lotus" w:hint="cs"/>
                <w:sz w:val="20"/>
                <w:szCs w:val="20"/>
                <w:rtl/>
              </w:rPr>
              <w:t>بخش</w:t>
            </w:r>
            <w:del w:id="12746" w:author="Mehrnazi Boojari" w:date="2019-01-07T10:47:00Z">
              <w:r w:rsidRPr="00F6734C" w:rsidDel="006A1F1D">
                <w:rPr>
                  <w:rFonts w:ascii="Calibri" w:eastAsia="Calibri" w:hAnsi="Calibri" w:cs="B Lotus" w:hint="cs"/>
                  <w:sz w:val="20"/>
                  <w:szCs w:val="20"/>
                  <w:rtl/>
                </w:rPr>
                <w:delText>ی(</w:delText>
              </w:r>
            </w:del>
            <w:ins w:id="12747" w:author="Mehrnazi Boojari" w:date="2019-01-07T10:47:00Z">
              <w:r w:rsidR="006A1F1D">
                <w:rPr>
                  <w:rFonts w:ascii="Calibri" w:eastAsia="Calibri" w:hAnsi="Calibri" w:cs="B Lotus" w:hint="cs"/>
                  <w:sz w:val="20"/>
                  <w:szCs w:val="20"/>
                  <w:rtl/>
                </w:rPr>
                <w:t>ی (</w:t>
              </w:r>
            </w:ins>
            <w:r w:rsidRPr="00F6734C">
              <w:rPr>
                <w:rFonts w:ascii="Calibri" w:eastAsia="Calibri" w:hAnsi="Calibri" w:cs="B Lotus" w:hint="cs"/>
                <w:sz w:val="20"/>
                <w:szCs w:val="20"/>
                <w:rtl/>
              </w:rPr>
              <w:t xml:space="preserve">بنیاد مسکن) در ساخت مسکن بدون </w:t>
            </w:r>
            <w:del w:id="12748" w:author="Mehrnazi Boojari" w:date="2019-01-07T22:30:00Z">
              <w:r w:rsidRPr="00F6734C" w:rsidDel="00051F26">
                <w:rPr>
                  <w:rFonts w:ascii="Calibri" w:eastAsia="Calibri" w:hAnsi="Calibri" w:cs="B Lotus" w:hint="cs"/>
                  <w:sz w:val="20"/>
                  <w:szCs w:val="20"/>
                  <w:rtl/>
                </w:rPr>
                <w:delText>در نظر گرفتن</w:delText>
              </w:r>
            </w:del>
            <w:ins w:id="12749" w:author="Mehrnazi Boojari" w:date="2019-01-07T22:30:00Z">
              <w:r w:rsidR="00051F26">
                <w:rPr>
                  <w:rFonts w:ascii="Calibri" w:eastAsia="Calibri" w:hAnsi="Calibri" w:cs="B Lotus" w:hint="cs"/>
                  <w:sz w:val="20"/>
                  <w:szCs w:val="20"/>
                  <w:rtl/>
                </w:rPr>
                <w:t>در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نظر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گرفتن</w:t>
              </w:r>
            </w:ins>
            <w:r w:rsidRPr="00F6734C">
              <w:rPr>
                <w:rFonts w:ascii="Calibri" w:eastAsia="Calibri" w:hAnsi="Calibri" w:cs="B Lotus" w:hint="cs"/>
                <w:sz w:val="20"/>
                <w:szCs w:val="20"/>
                <w:rtl/>
              </w:rPr>
              <w:t xml:space="preserve"> اشتغال و</w:t>
            </w:r>
            <w:ins w:id="12750" w:author="Mehrnazi Boojari" w:date="2019-01-13T07:14:00Z">
              <w:r w:rsidR="002E51AF">
                <w:rPr>
                  <w:rFonts w:ascii="Calibri" w:eastAsia="Calibri" w:hAnsi="Calibri" w:cs="Times New Roman" w:hint="eastAsia"/>
                  <w:sz w:val="20"/>
                  <w:szCs w:val="20"/>
                  <w:rtl/>
                </w:rPr>
                <w:t> </w:t>
              </w:r>
            </w:ins>
            <w:r w:rsidRPr="00F6734C">
              <w:rPr>
                <w:rFonts w:ascii="Calibri" w:eastAsia="Calibri" w:hAnsi="Calibri" w:cs="B Lotus" w:hint="cs"/>
                <w:sz w:val="20"/>
                <w:szCs w:val="20"/>
                <w:rtl/>
              </w:rPr>
              <w:t>...</w:t>
            </w:r>
            <w:ins w:id="12751" w:author="Mehrnazi Boojari" w:date="2019-01-13T07:14:00Z">
              <w:r w:rsidR="002E51AF">
                <w:rPr>
                  <w:rFonts w:ascii="Calibri" w:eastAsia="Calibri" w:hAnsi="Calibri" w:cs="B Lotus" w:hint="cs"/>
                  <w:sz w:val="20"/>
                  <w:szCs w:val="20"/>
                  <w:rtl/>
                </w:rPr>
                <w:t>.</w:t>
              </w:r>
            </w:ins>
          </w:p>
        </w:tc>
      </w:tr>
      <w:tr w:rsidR="00E91C41" w:rsidRPr="00E91C41" w14:paraId="353E75E8" w14:textId="77777777" w:rsidTr="00E91C41">
        <w:trPr>
          <w:trHeight w:val="388"/>
          <w:jc w:val="center"/>
        </w:trPr>
        <w:tc>
          <w:tcPr>
            <w:tcW w:w="339" w:type="pct"/>
            <w:vMerge w:val="restart"/>
            <w:vAlign w:val="center"/>
          </w:tcPr>
          <w:p w14:paraId="7249EAEE" w14:textId="77777777" w:rsidR="00E91C41" w:rsidRPr="00F6734C" w:rsidRDefault="00E91C41" w:rsidP="00E91C41">
            <w:pPr>
              <w:bidi/>
              <w:jc w:val="center"/>
              <w:rPr>
                <w:rFonts w:ascii="Calibri" w:eastAsia="Calibri" w:hAnsi="Calibri" w:cs="B Lotus"/>
                <w:sz w:val="20"/>
                <w:szCs w:val="20"/>
                <w:vertAlign w:val="subscript"/>
                <w:rtl/>
              </w:rPr>
            </w:pPr>
            <w:r w:rsidRPr="00F6734C">
              <w:rPr>
                <w:rFonts w:ascii="Calibri" w:eastAsia="Calibri" w:hAnsi="Calibri" w:cs="B Lotus"/>
                <w:sz w:val="20"/>
                <w:szCs w:val="20"/>
              </w:rPr>
              <w:t>H</w:t>
            </w:r>
            <w:r w:rsidRPr="00F6734C">
              <w:rPr>
                <w:rFonts w:ascii="Calibri" w:eastAsia="Calibri" w:hAnsi="Calibri" w:cs="B Lotus"/>
                <w:sz w:val="20"/>
                <w:szCs w:val="20"/>
                <w:vertAlign w:val="subscript"/>
              </w:rPr>
              <w:t>4</w:t>
            </w:r>
          </w:p>
        </w:tc>
        <w:tc>
          <w:tcPr>
            <w:tcW w:w="1362" w:type="pct"/>
            <w:vMerge w:val="restart"/>
            <w:shd w:val="clear" w:color="auto" w:fill="auto"/>
            <w:vAlign w:val="center"/>
          </w:tcPr>
          <w:p w14:paraId="18C6B129" w14:textId="77777777" w:rsidR="00E91C41" w:rsidRPr="00F6734C" w:rsidRDefault="00E91C41" w:rsidP="00E91C41">
            <w:pPr>
              <w:bidi/>
              <w:jc w:val="center"/>
              <w:rPr>
                <w:rFonts w:ascii="Calibri" w:eastAsia="Calibri" w:hAnsi="Calibri" w:cs="B Lotus"/>
                <w:sz w:val="20"/>
                <w:szCs w:val="20"/>
                <w:rtl/>
              </w:rPr>
            </w:pPr>
            <w:r w:rsidRPr="00F6734C">
              <w:rPr>
                <w:rFonts w:ascii="Calibri" w:eastAsia="Calibri" w:hAnsi="Calibri" w:cs="B Lotus" w:hint="cs"/>
                <w:sz w:val="20"/>
                <w:szCs w:val="20"/>
                <w:rtl/>
              </w:rPr>
              <w:t>مصرف انرژی و جلوگیری از اتلاف انرژی در ساختمان (گرمایشی</w:t>
            </w:r>
            <w:del w:id="12752" w:author="Mehrnazi Boojari" w:date="2019-01-07T09:47:00Z">
              <w:r w:rsidRPr="00F6734C" w:rsidDel="006F7CCF">
                <w:rPr>
                  <w:rFonts w:ascii="Calibri" w:eastAsia="Calibri" w:hAnsi="Calibri" w:cs="B Lotus" w:hint="cs"/>
                  <w:sz w:val="20"/>
                  <w:szCs w:val="20"/>
                  <w:rtl/>
                </w:rPr>
                <w:delText xml:space="preserve"> ،</w:delText>
              </w:r>
            </w:del>
            <w:ins w:id="12753" w:author="Mehrnazi Boojari" w:date="2019-01-07T09:47:00Z">
              <w:r w:rsidR="006F7CCF">
                <w:rPr>
                  <w:rFonts w:ascii="Calibri" w:eastAsia="Calibri" w:hAnsi="Calibri" w:cs="B Lotus" w:hint="cs"/>
                  <w:sz w:val="20"/>
                  <w:szCs w:val="20"/>
                  <w:rtl/>
                </w:rPr>
                <w:t>،</w:t>
              </w:r>
            </w:ins>
            <w:r w:rsidRPr="00F6734C">
              <w:rPr>
                <w:rFonts w:ascii="Calibri" w:eastAsia="Calibri" w:hAnsi="Calibri" w:cs="B Lotus" w:hint="cs"/>
                <w:sz w:val="20"/>
                <w:szCs w:val="20"/>
                <w:rtl/>
              </w:rPr>
              <w:t xml:space="preserve"> سرمایشی و تهویه)</w:t>
            </w:r>
            <w:del w:id="12754" w:author="Mehrnazi Boojari" w:date="2019-01-07T09:59:00Z">
              <w:r w:rsidRPr="00F6734C" w:rsidDel="00A31D6F">
                <w:rPr>
                  <w:rFonts w:ascii="Calibri" w:eastAsia="Calibri" w:hAnsi="Calibri" w:cs="B Lotus" w:hint="cs"/>
                  <w:sz w:val="20"/>
                  <w:szCs w:val="20"/>
                  <w:rtl/>
                </w:rPr>
                <w:delText xml:space="preserve">  </w:delText>
              </w:r>
            </w:del>
            <w:ins w:id="12755" w:author="Mehrnazi Boojari" w:date="2019-01-07T09:59:00Z">
              <w:r w:rsidR="00A31D6F">
                <w:rPr>
                  <w:rFonts w:ascii="Calibri" w:eastAsia="Calibri" w:hAnsi="Calibri" w:cs="B Lotus" w:hint="cs"/>
                  <w:sz w:val="20"/>
                  <w:szCs w:val="20"/>
                  <w:rtl/>
                </w:rPr>
                <w:t xml:space="preserve"> </w:t>
              </w:r>
            </w:ins>
          </w:p>
        </w:tc>
        <w:tc>
          <w:tcPr>
            <w:tcW w:w="297" w:type="pct"/>
            <w:vAlign w:val="center"/>
          </w:tcPr>
          <w:p w14:paraId="19873FBF"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h17</w:t>
            </w:r>
          </w:p>
        </w:tc>
        <w:tc>
          <w:tcPr>
            <w:tcW w:w="546" w:type="pct"/>
            <w:vAlign w:val="center"/>
          </w:tcPr>
          <w:p w14:paraId="74A551A8" w14:textId="77777777" w:rsidR="00E91C41" w:rsidRPr="00F6734C" w:rsidRDefault="00E91C41" w:rsidP="00E91C41">
            <w:pPr>
              <w:bidi/>
              <w:jc w:val="center"/>
              <w:rPr>
                <w:rFonts w:ascii="Calibri" w:eastAsia="Calibri" w:hAnsi="Calibri" w:cs="B Lotus"/>
                <w:sz w:val="20"/>
                <w:szCs w:val="20"/>
                <w:rtl/>
              </w:rPr>
            </w:pPr>
            <w:del w:id="12756" w:author="Mehrnazi Boojari" w:date="2019-01-13T07:10:00Z">
              <w:r w:rsidRPr="00F6734C" w:rsidDel="002E51AF">
                <w:rPr>
                  <w:rFonts w:ascii="Calibri" w:eastAsia="Calibri" w:hAnsi="Calibri" w:cs="B Lotus" w:hint="cs"/>
                  <w:sz w:val="20"/>
                  <w:szCs w:val="20"/>
                  <w:rtl/>
                </w:rPr>
                <w:delText>برنامه ریزی</w:delText>
              </w:r>
            </w:del>
            <w:ins w:id="12757" w:author="Mehrnazi Boojari" w:date="2019-01-13T07:10:00Z">
              <w:r w:rsidR="002E51AF">
                <w:rPr>
                  <w:rFonts w:ascii="Calibri" w:eastAsia="Calibri" w:hAnsi="Calibri" w:cs="B Lotus" w:hint="cs"/>
                  <w:sz w:val="20"/>
                  <w:szCs w:val="20"/>
                  <w:rtl/>
                </w:rPr>
                <w:t>برنامه‌ریزی</w:t>
              </w:r>
            </w:ins>
          </w:p>
        </w:tc>
        <w:tc>
          <w:tcPr>
            <w:tcW w:w="2456" w:type="pct"/>
            <w:shd w:val="clear" w:color="auto" w:fill="auto"/>
            <w:vAlign w:val="center"/>
          </w:tcPr>
          <w:p w14:paraId="053AA0FB"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عدم دسترسی به مصالح ساختمانی نوین برای حفظ انرژی در ساختمان</w:t>
            </w:r>
            <w:ins w:id="12758" w:author="Mehrnazi Boojari" w:date="2019-01-13T07:14:00Z">
              <w:r w:rsidR="002E51AF">
                <w:rPr>
                  <w:rFonts w:ascii="Calibri" w:eastAsia="Calibri" w:hAnsi="Calibri" w:cs="B Lotus" w:hint="cs"/>
                  <w:sz w:val="20"/>
                  <w:szCs w:val="20"/>
                  <w:rtl/>
                </w:rPr>
                <w:t>.</w:t>
              </w:r>
            </w:ins>
          </w:p>
        </w:tc>
      </w:tr>
      <w:tr w:rsidR="00E91C41" w:rsidRPr="00E91C41" w14:paraId="75EEE38F" w14:textId="77777777" w:rsidTr="00E91C41">
        <w:trPr>
          <w:trHeight w:val="388"/>
          <w:jc w:val="center"/>
        </w:trPr>
        <w:tc>
          <w:tcPr>
            <w:tcW w:w="339" w:type="pct"/>
            <w:vMerge/>
            <w:vAlign w:val="center"/>
          </w:tcPr>
          <w:p w14:paraId="383E0C04"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auto"/>
            <w:vAlign w:val="center"/>
          </w:tcPr>
          <w:p w14:paraId="3F5FBAE9" w14:textId="77777777" w:rsidR="00E91C41" w:rsidRPr="00F6734C" w:rsidRDefault="00E91C41" w:rsidP="00E91C41">
            <w:pPr>
              <w:bidi/>
              <w:jc w:val="center"/>
              <w:rPr>
                <w:rFonts w:ascii="Calibri" w:eastAsia="Calibri" w:hAnsi="Calibri" w:cs="B Lotus"/>
                <w:sz w:val="20"/>
                <w:szCs w:val="20"/>
                <w:rtl/>
              </w:rPr>
            </w:pPr>
          </w:p>
        </w:tc>
        <w:tc>
          <w:tcPr>
            <w:tcW w:w="297" w:type="pct"/>
            <w:vAlign w:val="center"/>
          </w:tcPr>
          <w:p w14:paraId="56926518"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h18</w:t>
            </w:r>
          </w:p>
        </w:tc>
        <w:tc>
          <w:tcPr>
            <w:tcW w:w="546" w:type="pct"/>
            <w:vAlign w:val="center"/>
          </w:tcPr>
          <w:p w14:paraId="493D2B80" w14:textId="77777777" w:rsidR="00E91C41" w:rsidRPr="00F6734C" w:rsidRDefault="00E91C41" w:rsidP="00E91C41">
            <w:pPr>
              <w:bidi/>
              <w:jc w:val="center"/>
              <w:rPr>
                <w:rFonts w:ascii="Calibri" w:eastAsia="Calibri" w:hAnsi="Calibri" w:cs="B Lotus"/>
                <w:sz w:val="20"/>
                <w:szCs w:val="20"/>
                <w:rtl/>
              </w:rPr>
            </w:pPr>
            <w:del w:id="12759" w:author="Mehrnazi Boojari" w:date="2019-01-13T07:10:00Z">
              <w:r w:rsidRPr="00F6734C" w:rsidDel="002E51AF">
                <w:rPr>
                  <w:rFonts w:ascii="Calibri" w:eastAsia="Calibri" w:hAnsi="Calibri" w:cs="B Lotus" w:hint="cs"/>
                  <w:sz w:val="20"/>
                  <w:szCs w:val="20"/>
                  <w:rtl/>
                </w:rPr>
                <w:delText>برنامه ریزی</w:delText>
              </w:r>
            </w:del>
            <w:ins w:id="12760" w:author="Mehrnazi Boojari" w:date="2019-01-13T07:10:00Z">
              <w:r w:rsidR="002E51AF">
                <w:rPr>
                  <w:rFonts w:ascii="Calibri" w:eastAsia="Calibri" w:hAnsi="Calibri" w:cs="B Lotus" w:hint="cs"/>
                  <w:sz w:val="20"/>
                  <w:szCs w:val="20"/>
                  <w:rtl/>
                </w:rPr>
                <w:t>برنامه‌ریزی</w:t>
              </w:r>
            </w:ins>
          </w:p>
        </w:tc>
        <w:tc>
          <w:tcPr>
            <w:tcW w:w="2456" w:type="pct"/>
            <w:shd w:val="clear" w:color="auto" w:fill="auto"/>
            <w:vAlign w:val="center"/>
          </w:tcPr>
          <w:p w14:paraId="4ABAA8EA" w14:textId="77777777" w:rsidR="00E91C41" w:rsidRPr="00F6734C" w:rsidRDefault="00E91C41" w:rsidP="00E91C41">
            <w:pPr>
              <w:bidi/>
              <w:jc w:val="both"/>
              <w:rPr>
                <w:rFonts w:ascii="Calibri" w:eastAsia="Calibri" w:hAnsi="Calibri" w:cs="B Lotus"/>
                <w:sz w:val="20"/>
                <w:szCs w:val="20"/>
                <w:rtl/>
              </w:rPr>
            </w:pPr>
            <w:del w:id="12761" w:author="Mehrnazi Boojari" w:date="2019-01-13T07:14:00Z">
              <w:r w:rsidRPr="00F6734C" w:rsidDel="002E51AF">
                <w:rPr>
                  <w:rFonts w:ascii="Calibri" w:eastAsia="Calibri" w:hAnsi="Calibri" w:cs="B Lotus" w:hint="cs"/>
                  <w:sz w:val="20"/>
                  <w:szCs w:val="20"/>
                  <w:rtl/>
                </w:rPr>
                <w:delText>بالا</w:delText>
              </w:r>
            </w:del>
            <w:ins w:id="12762" w:author="Mehrnazi Boojari" w:date="2019-01-13T07:14:00Z">
              <w:r w:rsidR="002E51AF">
                <w:rPr>
                  <w:rFonts w:ascii="Calibri" w:eastAsia="Calibri" w:hAnsi="Calibri" w:cs="B Lotus" w:hint="cs"/>
                  <w:sz w:val="20"/>
                  <w:szCs w:val="20"/>
                  <w:rtl/>
                </w:rPr>
                <w:t>زیاد</w:t>
              </w:r>
            </w:ins>
            <w:del w:id="12763" w:author="Mehrnazi Boojari" w:date="2019-01-07T10:45:00Z">
              <w:r w:rsidRPr="00F6734C" w:rsidDel="006A1F1D">
                <w:rPr>
                  <w:rFonts w:ascii="Calibri" w:eastAsia="Calibri" w:hAnsi="Calibri" w:cs="B Lotus" w:hint="cs"/>
                  <w:sz w:val="20"/>
                  <w:szCs w:val="20"/>
                  <w:rtl/>
                </w:rPr>
                <w:delText xml:space="preserve"> بودن </w:delText>
              </w:r>
            </w:del>
            <w:ins w:id="12764" w:author="Mehrnazi Boojari" w:date="2019-01-07T10:45:00Z">
              <w:r w:rsidR="006A1F1D">
                <w:rPr>
                  <w:rFonts w:ascii="Calibri" w:eastAsia="Calibri" w:hAnsi="Calibri" w:cs="B Lotus" w:hint="cs"/>
                  <w:sz w:val="20"/>
                  <w:szCs w:val="20"/>
                  <w:rtl/>
                </w:rPr>
                <w:t xml:space="preserve">‌بودن </w:t>
              </w:r>
            </w:ins>
            <w:r w:rsidRPr="00F6734C">
              <w:rPr>
                <w:rFonts w:ascii="Calibri" w:eastAsia="Calibri" w:hAnsi="Calibri" w:cs="B Lotus" w:hint="cs"/>
                <w:sz w:val="20"/>
                <w:szCs w:val="20"/>
                <w:rtl/>
              </w:rPr>
              <w:t>هزینه ب</w:t>
            </w:r>
            <w:ins w:id="12765" w:author="Mehrnazi Boojari" w:date="2019-01-13T07:15:00Z">
              <w:r w:rsidR="002E51AF">
                <w:rPr>
                  <w:rFonts w:ascii="Calibri" w:eastAsia="Calibri" w:hAnsi="Calibri" w:cs="B Lotus" w:hint="cs"/>
                  <w:sz w:val="20"/>
                  <w:szCs w:val="20"/>
                  <w:rtl/>
                </w:rPr>
                <w:t>ه</w:t>
              </w:r>
              <w:r w:rsidR="002E51AF">
                <w:rPr>
                  <w:rFonts w:ascii="Calibri" w:eastAsia="Calibri" w:hAnsi="Calibri" w:cs="B Nazanin" w:hint="cs"/>
                  <w:sz w:val="20"/>
                  <w:szCs w:val="20"/>
                  <w:rtl/>
                </w:rPr>
                <w:t>‌</w:t>
              </w:r>
            </w:ins>
            <w:r w:rsidRPr="00F6734C">
              <w:rPr>
                <w:rFonts w:ascii="Calibri" w:eastAsia="Calibri" w:hAnsi="Calibri" w:cs="B Lotus" w:hint="cs"/>
                <w:sz w:val="20"/>
                <w:szCs w:val="20"/>
                <w:rtl/>
              </w:rPr>
              <w:t>کاربردن تکنولوژی ب</w:t>
            </w:r>
            <w:ins w:id="12766" w:author="Mehrnazi Boojari" w:date="2019-01-13T07:15:00Z">
              <w:r w:rsidR="002E51AF">
                <w:rPr>
                  <w:rFonts w:ascii="Calibri" w:eastAsia="Calibri" w:hAnsi="Calibri" w:cs="B Lotus" w:hint="cs"/>
                  <w:sz w:val="20"/>
                  <w:szCs w:val="20"/>
                  <w:rtl/>
                </w:rPr>
                <w:t>ه</w:t>
              </w:r>
              <w:r w:rsidR="002E51AF">
                <w:rPr>
                  <w:rFonts w:ascii="Calibri" w:eastAsia="Calibri" w:hAnsi="Calibri" w:cs="B Nazanin" w:hint="cs"/>
                  <w:sz w:val="20"/>
                  <w:szCs w:val="20"/>
                  <w:rtl/>
                </w:rPr>
                <w:t>‌</w:t>
              </w:r>
            </w:ins>
            <w:r w:rsidRPr="00F6734C">
              <w:rPr>
                <w:rFonts w:ascii="Calibri" w:eastAsia="Calibri" w:hAnsi="Calibri" w:cs="B Lotus" w:hint="cs"/>
                <w:sz w:val="20"/>
                <w:szCs w:val="20"/>
                <w:rtl/>
              </w:rPr>
              <w:t>روز در وسایل گرمایشی و سرمایشی</w:t>
            </w:r>
            <w:ins w:id="12767" w:author="Mehrnazi Boojari" w:date="2019-01-13T07:15:00Z">
              <w:r w:rsidR="002E51AF">
                <w:rPr>
                  <w:rFonts w:ascii="Calibri" w:eastAsia="Calibri" w:hAnsi="Calibri" w:cs="B Lotus" w:hint="cs"/>
                  <w:sz w:val="20"/>
                  <w:szCs w:val="20"/>
                  <w:rtl/>
                </w:rPr>
                <w:t>.</w:t>
              </w:r>
            </w:ins>
          </w:p>
        </w:tc>
      </w:tr>
      <w:tr w:rsidR="00E91C41" w:rsidRPr="00E91C41" w14:paraId="64EE9EAA" w14:textId="77777777" w:rsidTr="00E91C41">
        <w:trPr>
          <w:trHeight w:val="388"/>
          <w:jc w:val="center"/>
        </w:trPr>
        <w:tc>
          <w:tcPr>
            <w:tcW w:w="339" w:type="pct"/>
            <w:vMerge/>
            <w:vAlign w:val="center"/>
          </w:tcPr>
          <w:p w14:paraId="689CDAE2"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auto"/>
            <w:vAlign w:val="center"/>
          </w:tcPr>
          <w:p w14:paraId="64860CB5" w14:textId="77777777" w:rsidR="00E91C41" w:rsidRPr="00F6734C" w:rsidRDefault="00E91C41" w:rsidP="00E91C41">
            <w:pPr>
              <w:bidi/>
              <w:jc w:val="center"/>
              <w:rPr>
                <w:rFonts w:ascii="Calibri" w:eastAsia="Calibri" w:hAnsi="Calibri" w:cs="B Lotus"/>
                <w:sz w:val="20"/>
                <w:szCs w:val="20"/>
                <w:rtl/>
              </w:rPr>
            </w:pPr>
          </w:p>
        </w:tc>
        <w:tc>
          <w:tcPr>
            <w:tcW w:w="297" w:type="pct"/>
            <w:vAlign w:val="center"/>
          </w:tcPr>
          <w:p w14:paraId="05A25838"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h19</w:t>
            </w:r>
          </w:p>
        </w:tc>
        <w:tc>
          <w:tcPr>
            <w:tcW w:w="546" w:type="pct"/>
            <w:vAlign w:val="center"/>
          </w:tcPr>
          <w:p w14:paraId="401F155D" w14:textId="77777777" w:rsidR="00E91C41" w:rsidRPr="00F6734C" w:rsidRDefault="00E91C41" w:rsidP="00E91C41">
            <w:pPr>
              <w:bidi/>
              <w:jc w:val="center"/>
              <w:rPr>
                <w:rFonts w:ascii="Calibri" w:eastAsia="Calibri" w:hAnsi="Calibri" w:cs="B Lotus"/>
                <w:sz w:val="20"/>
                <w:szCs w:val="20"/>
                <w:rtl/>
              </w:rPr>
            </w:pPr>
            <w:del w:id="12768" w:author="Mehrnazi Boojari" w:date="2019-01-13T07:10:00Z">
              <w:r w:rsidRPr="00F6734C" w:rsidDel="002E51AF">
                <w:rPr>
                  <w:rFonts w:ascii="Calibri" w:eastAsia="Calibri" w:hAnsi="Calibri" w:cs="B Lotus" w:hint="cs"/>
                  <w:sz w:val="20"/>
                  <w:szCs w:val="20"/>
                  <w:rtl/>
                </w:rPr>
                <w:delText>برنامه ریزی</w:delText>
              </w:r>
            </w:del>
            <w:ins w:id="12769" w:author="Mehrnazi Boojari" w:date="2019-01-13T07:10:00Z">
              <w:r w:rsidR="002E51AF">
                <w:rPr>
                  <w:rFonts w:ascii="Calibri" w:eastAsia="Calibri" w:hAnsi="Calibri" w:cs="B Lotus" w:hint="cs"/>
                  <w:sz w:val="20"/>
                  <w:szCs w:val="20"/>
                  <w:rtl/>
                </w:rPr>
                <w:t>برنامه‌ریزی</w:t>
              </w:r>
            </w:ins>
          </w:p>
        </w:tc>
        <w:tc>
          <w:tcPr>
            <w:tcW w:w="2456" w:type="pct"/>
            <w:shd w:val="clear" w:color="auto" w:fill="auto"/>
            <w:vAlign w:val="center"/>
          </w:tcPr>
          <w:p w14:paraId="03837365"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ضعف در قوانین و مقررات فنی برای بحث انرژی در ساختمان</w:t>
            </w:r>
            <w:del w:id="12770" w:author="Mehrnazi Boojari" w:date="2019-01-07T09:46:00Z">
              <w:r w:rsidRPr="00F6734C" w:rsidDel="006F7CCF">
                <w:rPr>
                  <w:rFonts w:ascii="Calibri" w:eastAsia="Calibri" w:hAnsi="Calibri" w:cs="B Lotus" w:hint="cs"/>
                  <w:sz w:val="20"/>
                  <w:szCs w:val="20"/>
                  <w:rtl/>
                </w:rPr>
                <w:delText xml:space="preserve"> های </w:delText>
              </w:r>
            </w:del>
            <w:ins w:id="12771" w:author="Mehrnazi Boojari" w:date="2019-01-07T09:46:00Z">
              <w:r w:rsidR="006F7CCF">
                <w:rPr>
                  <w:rFonts w:ascii="Calibri" w:eastAsia="Calibri" w:hAnsi="Calibri" w:cs="B Lotus" w:hint="cs"/>
                  <w:sz w:val="20"/>
                  <w:szCs w:val="20"/>
                  <w:rtl/>
                </w:rPr>
                <w:t xml:space="preserve">‌های </w:t>
              </w:r>
            </w:ins>
            <w:r w:rsidRPr="00F6734C">
              <w:rPr>
                <w:rFonts w:ascii="Calibri" w:eastAsia="Calibri" w:hAnsi="Calibri" w:cs="B Lotus" w:hint="cs"/>
                <w:sz w:val="20"/>
                <w:szCs w:val="20"/>
                <w:rtl/>
              </w:rPr>
              <w:t>روستایی</w:t>
            </w:r>
            <w:ins w:id="12772" w:author="Mehrnazi Boojari" w:date="2019-01-13T07:15:00Z">
              <w:r w:rsidR="002E51AF">
                <w:rPr>
                  <w:rFonts w:ascii="Calibri" w:eastAsia="Calibri" w:hAnsi="Calibri" w:cs="B Lotus" w:hint="cs"/>
                  <w:sz w:val="20"/>
                  <w:szCs w:val="20"/>
                  <w:rtl/>
                </w:rPr>
                <w:t>.</w:t>
              </w:r>
            </w:ins>
          </w:p>
        </w:tc>
      </w:tr>
      <w:tr w:rsidR="00E91C41" w:rsidRPr="00E91C41" w14:paraId="6FC95488" w14:textId="77777777" w:rsidTr="00E91C41">
        <w:trPr>
          <w:trHeight w:val="388"/>
          <w:jc w:val="center"/>
        </w:trPr>
        <w:tc>
          <w:tcPr>
            <w:tcW w:w="339" w:type="pct"/>
            <w:vMerge/>
            <w:vAlign w:val="center"/>
          </w:tcPr>
          <w:p w14:paraId="3149C9B5" w14:textId="77777777" w:rsidR="00E91C41" w:rsidRPr="00F6734C" w:rsidRDefault="00E91C41" w:rsidP="00E91C41">
            <w:pPr>
              <w:bidi/>
              <w:jc w:val="center"/>
              <w:rPr>
                <w:rFonts w:ascii="Calibri" w:eastAsia="Calibri" w:hAnsi="Calibri" w:cs="B Lotus"/>
                <w:sz w:val="20"/>
                <w:szCs w:val="20"/>
                <w:rtl/>
              </w:rPr>
            </w:pPr>
          </w:p>
        </w:tc>
        <w:tc>
          <w:tcPr>
            <w:tcW w:w="1362" w:type="pct"/>
            <w:vMerge/>
            <w:shd w:val="clear" w:color="auto" w:fill="auto"/>
            <w:vAlign w:val="center"/>
          </w:tcPr>
          <w:p w14:paraId="76CBF872" w14:textId="77777777" w:rsidR="00E91C41" w:rsidRPr="00F6734C" w:rsidRDefault="00E91C41" w:rsidP="00E91C41">
            <w:pPr>
              <w:bidi/>
              <w:jc w:val="center"/>
              <w:rPr>
                <w:rFonts w:ascii="Calibri" w:eastAsia="Calibri" w:hAnsi="Calibri" w:cs="B Lotus"/>
                <w:sz w:val="20"/>
                <w:szCs w:val="20"/>
                <w:rtl/>
              </w:rPr>
            </w:pPr>
          </w:p>
        </w:tc>
        <w:tc>
          <w:tcPr>
            <w:tcW w:w="297" w:type="pct"/>
            <w:vAlign w:val="center"/>
          </w:tcPr>
          <w:p w14:paraId="0A072980"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h20</w:t>
            </w:r>
          </w:p>
        </w:tc>
        <w:tc>
          <w:tcPr>
            <w:tcW w:w="546" w:type="pct"/>
            <w:vAlign w:val="center"/>
          </w:tcPr>
          <w:p w14:paraId="4FCFBF2F" w14:textId="77777777" w:rsidR="00E91C41" w:rsidRPr="00F6734C" w:rsidRDefault="00E91C41" w:rsidP="00E91C41">
            <w:pPr>
              <w:bidi/>
              <w:jc w:val="center"/>
              <w:rPr>
                <w:rFonts w:ascii="Calibri" w:eastAsia="Calibri" w:hAnsi="Calibri" w:cs="B Lotus"/>
                <w:sz w:val="20"/>
                <w:szCs w:val="20"/>
                <w:rtl/>
              </w:rPr>
            </w:pPr>
            <w:del w:id="12773" w:author="Mehrnazi Boojari" w:date="2019-01-13T07:10:00Z">
              <w:r w:rsidRPr="00F6734C" w:rsidDel="002E51AF">
                <w:rPr>
                  <w:rFonts w:ascii="Calibri" w:eastAsia="Calibri" w:hAnsi="Calibri" w:cs="B Lotus" w:hint="cs"/>
                  <w:sz w:val="20"/>
                  <w:szCs w:val="20"/>
                  <w:rtl/>
                </w:rPr>
                <w:delText>برنامه ریزی</w:delText>
              </w:r>
            </w:del>
            <w:ins w:id="12774" w:author="Mehrnazi Boojari" w:date="2019-01-13T07:10: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xml:space="preserve">، </w:t>
            </w:r>
            <w:del w:id="12775" w:author="Mehrnazi Boojari" w:date="2019-01-07T10:46:00Z">
              <w:r w:rsidRPr="00F6734C" w:rsidDel="006A1F1D">
                <w:rPr>
                  <w:rFonts w:ascii="Calibri" w:eastAsia="Calibri" w:hAnsi="Calibri" w:cs="B Lotus" w:hint="cs"/>
                  <w:sz w:val="20"/>
                  <w:szCs w:val="20"/>
                  <w:rtl/>
                </w:rPr>
                <w:delText>اجرائی</w:delText>
              </w:r>
            </w:del>
            <w:ins w:id="12776" w:author="Mehrnazi Boojari" w:date="2019-01-07T10:46:00Z">
              <w:r w:rsidR="006A1F1D">
                <w:rPr>
                  <w:rFonts w:ascii="Calibri" w:eastAsia="Calibri" w:hAnsi="Calibri" w:cs="B Lotus" w:hint="cs"/>
                  <w:sz w:val="20"/>
                  <w:szCs w:val="20"/>
                  <w:rtl/>
                </w:rPr>
                <w:t>اجرایی</w:t>
              </w:r>
            </w:ins>
          </w:p>
        </w:tc>
        <w:tc>
          <w:tcPr>
            <w:tcW w:w="2456" w:type="pct"/>
            <w:shd w:val="clear" w:color="auto" w:fill="auto"/>
            <w:vAlign w:val="center"/>
          </w:tcPr>
          <w:p w14:paraId="6FE643F0"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 xml:space="preserve">ضعف در طراحی و ساخت مساکن روستایی </w:t>
            </w:r>
            <w:del w:id="12777" w:author="Mehrnazi Boojari" w:date="2019-01-10T01:06:00Z">
              <w:r w:rsidRPr="00F6734C" w:rsidDel="00647583">
                <w:rPr>
                  <w:rFonts w:ascii="Calibri" w:eastAsia="Calibri" w:hAnsi="Calibri" w:cs="B Lotus" w:hint="cs"/>
                  <w:sz w:val="20"/>
                  <w:szCs w:val="20"/>
                  <w:rtl/>
                </w:rPr>
                <w:delText>مبتنی بر</w:delText>
              </w:r>
            </w:del>
            <w:ins w:id="12778" w:author="Mehrnazi Boojari" w:date="2019-01-10T01:06:00Z">
              <w:r w:rsidR="00647583">
                <w:rPr>
                  <w:rFonts w:ascii="Calibri" w:eastAsia="Calibri" w:hAnsi="Calibri" w:cs="B Lotus" w:hint="cs"/>
                  <w:sz w:val="20"/>
                  <w:szCs w:val="20"/>
                  <w:rtl/>
                </w:rPr>
                <w:t>مبتنی</w:t>
              </w:r>
              <w:r w:rsidR="00647583">
                <w:rPr>
                  <w:rFonts w:ascii="Times New Roman" w:eastAsia="Calibri" w:hAnsi="Times New Roman" w:cs="Times New Roman" w:hint="cs"/>
                  <w:sz w:val="20"/>
                  <w:szCs w:val="20"/>
                  <w:rtl/>
                </w:rPr>
                <w:t> </w:t>
              </w:r>
              <w:r w:rsidR="00647583">
                <w:rPr>
                  <w:rFonts w:ascii="Calibri" w:eastAsia="Calibri" w:hAnsi="Calibri" w:cs="B Lotus" w:hint="cs"/>
                  <w:sz w:val="20"/>
                  <w:szCs w:val="20"/>
                  <w:rtl/>
                </w:rPr>
                <w:t>بر</w:t>
              </w:r>
            </w:ins>
            <w:r w:rsidRPr="00F6734C">
              <w:rPr>
                <w:rFonts w:ascii="Calibri" w:eastAsia="Calibri" w:hAnsi="Calibri" w:cs="B Lotus" w:hint="cs"/>
                <w:sz w:val="20"/>
                <w:szCs w:val="20"/>
                <w:rtl/>
              </w:rPr>
              <w:t xml:space="preserve"> بهینگی مصرف انرژی</w:t>
            </w:r>
            <w:ins w:id="12779" w:author="Mehrnazi Boojari" w:date="2019-01-13T07:15:00Z">
              <w:r w:rsidR="002E51AF">
                <w:rPr>
                  <w:rFonts w:ascii="Calibri" w:eastAsia="Calibri" w:hAnsi="Calibri" w:cs="B Lotus" w:hint="cs"/>
                  <w:sz w:val="20"/>
                  <w:szCs w:val="20"/>
                  <w:rtl/>
                </w:rPr>
                <w:t>.</w:t>
              </w:r>
            </w:ins>
            <w:del w:id="12780" w:author="Mehrnazi Boojari" w:date="2019-01-13T07:15:00Z">
              <w:r w:rsidRPr="00F6734C" w:rsidDel="002E51AF">
                <w:rPr>
                  <w:rFonts w:ascii="Calibri" w:eastAsia="Calibri" w:hAnsi="Calibri" w:cs="B Lotus" w:hint="cs"/>
                  <w:sz w:val="20"/>
                  <w:szCs w:val="20"/>
                  <w:rtl/>
                </w:rPr>
                <w:delText xml:space="preserve"> </w:delText>
              </w:r>
            </w:del>
          </w:p>
        </w:tc>
      </w:tr>
      <w:tr w:rsidR="00E91C41" w:rsidRPr="00E91C41" w14:paraId="4BCD96F4" w14:textId="77777777" w:rsidTr="00E91C41">
        <w:trPr>
          <w:trHeight w:val="388"/>
          <w:jc w:val="center"/>
        </w:trPr>
        <w:tc>
          <w:tcPr>
            <w:tcW w:w="339" w:type="pct"/>
            <w:vMerge w:val="restart"/>
            <w:shd w:val="clear" w:color="auto" w:fill="F2F2F2"/>
            <w:vAlign w:val="center"/>
          </w:tcPr>
          <w:p w14:paraId="19BCD979" w14:textId="77777777" w:rsidR="00E91C41" w:rsidRPr="00F6734C" w:rsidRDefault="00E91C41" w:rsidP="00E91C41">
            <w:pPr>
              <w:bidi/>
              <w:jc w:val="center"/>
              <w:rPr>
                <w:rFonts w:ascii="Calibri" w:eastAsia="Calibri" w:hAnsi="Calibri" w:cs="B Lotus"/>
                <w:sz w:val="20"/>
                <w:szCs w:val="20"/>
                <w:vertAlign w:val="subscript"/>
                <w:rtl/>
              </w:rPr>
            </w:pPr>
            <w:r w:rsidRPr="00F6734C">
              <w:rPr>
                <w:rFonts w:ascii="Calibri" w:eastAsia="Calibri" w:hAnsi="Calibri" w:cs="B Lotus"/>
                <w:sz w:val="20"/>
                <w:szCs w:val="20"/>
              </w:rPr>
              <w:t>H</w:t>
            </w:r>
            <w:r w:rsidRPr="00F6734C">
              <w:rPr>
                <w:rFonts w:ascii="Calibri" w:eastAsia="Calibri" w:hAnsi="Calibri" w:cs="B Lotus"/>
                <w:sz w:val="20"/>
                <w:szCs w:val="20"/>
                <w:vertAlign w:val="subscript"/>
              </w:rPr>
              <w:t>5</w:t>
            </w:r>
          </w:p>
        </w:tc>
        <w:tc>
          <w:tcPr>
            <w:tcW w:w="1362" w:type="pct"/>
            <w:vMerge w:val="restart"/>
            <w:shd w:val="clear" w:color="auto" w:fill="EDEDED"/>
            <w:vAlign w:val="center"/>
          </w:tcPr>
          <w:p w14:paraId="7CEFB85E" w14:textId="77777777" w:rsidR="00E91C41" w:rsidRPr="00F6734C" w:rsidRDefault="00E91C41" w:rsidP="00E91C41">
            <w:pPr>
              <w:bidi/>
              <w:jc w:val="center"/>
              <w:rPr>
                <w:rFonts w:ascii="Calibri" w:eastAsia="Calibri" w:hAnsi="Calibri" w:cs="B Lotus"/>
                <w:sz w:val="20"/>
                <w:szCs w:val="20"/>
                <w:rtl/>
              </w:rPr>
            </w:pPr>
            <w:r w:rsidRPr="00F6734C">
              <w:rPr>
                <w:rFonts w:ascii="Calibri" w:eastAsia="Calibri" w:hAnsi="Calibri" w:cs="B Lotus" w:hint="cs"/>
                <w:sz w:val="20"/>
                <w:szCs w:val="20"/>
                <w:rtl/>
              </w:rPr>
              <w:t xml:space="preserve">عدم </w:t>
            </w:r>
            <w:del w:id="12781" w:author="Mehrnazi Boojari" w:date="2019-01-07T22:30:00Z">
              <w:r w:rsidRPr="00F6734C" w:rsidDel="00051F26">
                <w:rPr>
                  <w:rFonts w:ascii="Calibri" w:eastAsia="Calibri" w:hAnsi="Calibri" w:cs="B Lotus" w:hint="cs"/>
                  <w:sz w:val="20"/>
                  <w:szCs w:val="20"/>
                  <w:rtl/>
                </w:rPr>
                <w:delText>در نظر گرفتن</w:delText>
              </w:r>
            </w:del>
            <w:ins w:id="12782" w:author="Mehrnazi Boojari" w:date="2019-01-07T22:30:00Z">
              <w:r w:rsidR="00051F26">
                <w:rPr>
                  <w:rFonts w:ascii="Calibri" w:eastAsia="Calibri" w:hAnsi="Calibri" w:cs="B Lotus" w:hint="cs"/>
                  <w:sz w:val="20"/>
                  <w:szCs w:val="20"/>
                  <w:rtl/>
                </w:rPr>
                <w:t>در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نظر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گرفتن</w:t>
              </w:r>
            </w:ins>
            <w:r w:rsidRPr="00F6734C">
              <w:rPr>
                <w:rFonts w:ascii="Calibri" w:eastAsia="Calibri" w:hAnsi="Calibri" w:cs="B Lotus" w:hint="cs"/>
                <w:sz w:val="20"/>
                <w:szCs w:val="20"/>
                <w:rtl/>
              </w:rPr>
              <w:t xml:space="preserve"> شرایط فرهنگی و اجتماعی خانواده</w:t>
            </w:r>
            <w:del w:id="12783" w:author="Mehrnazi Boojari" w:date="2019-01-07T09:46:00Z">
              <w:r w:rsidRPr="00F6734C" w:rsidDel="006F7CCF">
                <w:rPr>
                  <w:rFonts w:ascii="Calibri" w:eastAsia="Calibri" w:hAnsi="Calibri" w:cs="B Lotus" w:hint="cs"/>
                  <w:sz w:val="20"/>
                  <w:szCs w:val="20"/>
                  <w:rtl/>
                </w:rPr>
                <w:delText xml:space="preserve"> های </w:delText>
              </w:r>
            </w:del>
            <w:ins w:id="12784" w:author="Mehrnazi Boojari" w:date="2019-01-07T09:46:00Z">
              <w:r w:rsidR="006F7CCF">
                <w:rPr>
                  <w:rFonts w:ascii="Calibri" w:eastAsia="Calibri" w:hAnsi="Calibri" w:cs="B Lotus" w:hint="cs"/>
                  <w:sz w:val="20"/>
                  <w:szCs w:val="20"/>
                  <w:rtl/>
                </w:rPr>
                <w:t xml:space="preserve">‌های </w:t>
              </w:r>
            </w:ins>
            <w:r w:rsidRPr="00F6734C">
              <w:rPr>
                <w:rFonts w:ascii="Calibri" w:eastAsia="Calibri" w:hAnsi="Calibri" w:cs="B Lotus" w:hint="cs"/>
                <w:sz w:val="20"/>
                <w:szCs w:val="20"/>
                <w:rtl/>
              </w:rPr>
              <w:t>روستایی در ساخت مسکن (اعتقادات محلی</w:t>
            </w:r>
            <w:del w:id="12785" w:author="Mehrnazi Boojari" w:date="2019-01-07T09:47:00Z">
              <w:r w:rsidRPr="00F6734C" w:rsidDel="006F7CCF">
                <w:rPr>
                  <w:rFonts w:ascii="Calibri" w:eastAsia="Calibri" w:hAnsi="Calibri" w:cs="B Lotus" w:hint="cs"/>
                  <w:sz w:val="20"/>
                  <w:szCs w:val="20"/>
                  <w:rtl/>
                </w:rPr>
                <w:delText xml:space="preserve"> ،</w:delText>
              </w:r>
            </w:del>
            <w:ins w:id="12786" w:author="Mehrnazi Boojari" w:date="2019-01-07T09:47:00Z">
              <w:r w:rsidR="006F7CCF">
                <w:rPr>
                  <w:rFonts w:ascii="Calibri" w:eastAsia="Calibri" w:hAnsi="Calibri" w:cs="B Lotus" w:hint="cs"/>
                  <w:sz w:val="20"/>
                  <w:szCs w:val="20"/>
                  <w:rtl/>
                </w:rPr>
                <w:t>،</w:t>
              </w:r>
            </w:ins>
            <w:ins w:id="12787" w:author="Mehrnazi Boojari" w:date="2019-01-13T07:18:00Z">
              <w:r w:rsidR="0085281A">
                <w:rPr>
                  <w:rFonts w:ascii="Calibri" w:eastAsia="Calibri" w:hAnsi="Calibri" w:cs="B Lotus" w:hint="cs"/>
                  <w:sz w:val="20"/>
                  <w:szCs w:val="20"/>
                  <w:rtl/>
                </w:rPr>
                <w:t xml:space="preserve"> </w:t>
              </w:r>
            </w:ins>
            <w:r w:rsidRPr="00F6734C">
              <w:rPr>
                <w:rFonts w:ascii="Calibri" w:eastAsia="Calibri" w:hAnsi="Calibri" w:cs="B Lotus" w:hint="cs"/>
                <w:sz w:val="20"/>
                <w:szCs w:val="20"/>
                <w:rtl/>
              </w:rPr>
              <w:t xml:space="preserve">فضای محرمیت، تعداد خانوار، فضای همسایگی و ...) </w:t>
            </w:r>
          </w:p>
        </w:tc>
        <w:tc>
          <w:tcPr>
            <w:tcW w:w="297" w:type="pct"/>
            <w:shd w:val="clear" w:color="auto" w:fill="EDEDED"/>
            <w:vAlign w:val="center"/>
          </w:tcPr>
          <w:p w14:paraId="1380DDF2"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h21</w:t>
            </w:r>
          </w:p>
        </w:tc>
        <w:tc>
          <w:tcPr>
            <w:tcW w:w="546" w:type="pct"/>
            <w:shd w:val="clear" w:color="auto" w:fill="EDEDED"/>
            <w:vAlign w:val="center"/>
          </w:tcPr>
          <w:p w14:paraId="51CF40B0" w14:textId="77777777" w:rsidR="00E91C41" w:rsidRPr="00F6734C" w:rsidRDefault="00E91C41" w:rsidP="00E91C41">
            <w:pPr>
              <w:bidi/>
              <w:jc w:val="center"/>
              <w:rPr>
                <w:rFonts w:ascii="Calibri" w:eastAsia="Calibri" w:hAnsi="Calibri" w:cs="B Lotus"/>
                <w:sz w:val="20"/>
                <w:szCs w:val="20"/>
                <w:rtl/>
              </w:rPr>
            </w:pPr>
            <w:r w:rsidRPr="00F6734C">
              <w:rPr>
                <w:rFonts w:ascii="Calibri" w:eastAsia="Calibri" w:hAnsi="Calibri" w:cs="B Lotus" w:hint="cs"/>
                <w:sz w:val="20"/>
                <w:szCs w:val="20"/>
                <w:rtl/>
              </w:rPr>
              <w:t>تقنینی</w:t>
            </w:r>
            <w:del w:id="12788" w:author="Mehrnazi Boojari" w:date="2019-01-07T09:47:00Z">
              <w:r w:rsidRPr="00F6734C" w:rsidDel="006F7CCF">
                <w:rPr>
                  <w:rFonts w:ascii="Calibri" w:eastAsia="Calibri" w:hAnsi="Calibri" w:cs="B Lotus" w:hint="cs"/>
                  <w:sz w:val="20"/>
                  <w:szCs w:val="20"/>
                  <w:rtl/>
                </w:rPr>
                <w:delText xml:space="preserve"> ،</w:delText>
              </w:r>
            </w:del>
            <w:ins w:id="12789" w:author="Mehrnazi Boojari" w:date="2019-01-07T09:47:00Z">
              <w:r w:rsidR="006F7CCF">
                <w:rPr>
                  <w:rFonts w:ascii="Calibri" w:eastAsia="Calibri" w:hAnsi="Calibri" w:cs="B Lotus" w:hint="cs"/>
                  <w:sz w:val="20"/>
                  <w:szCs w:val="20"/>
                  <w:rtl/>
                </w:rPr>
                <w:t>،</w:t>
              </w:r>
            </w:ins>
            <w:r w:rsidRPr="00F6734C">
              <w:rPr>
                <w:rFonts w:ascii="Calibri" w:eastAsia="Calibri" w:hAnsi="Calibri" w:cs="B Lotus" w:hint="cs"/>
                <w:sz w:val="20"/>
                <w:szCs w:val="20"/>
                <w:rtl/>
              </w:rPr>
              <w:t xml:space="preserve"> برنامه</w:t>
            </w:r>
            <w:del w:id="12790" w:author="Mehrnazi Boojari" w:date="2019-01-07T10:05:00Z">
              <w:r w:rsidRPr="00F6734C" w:rsidDel="00A31D6F">
                <w:rPr>
                  <w:rFonts w:ascii="Calibri" w:eastAsia="Calibri" w:hAnsi="Calibri" w:cs="B Lotus" w:hint="cs"/>
                  <w:sz w:val="20"/>
                  <w:szCs w:val="20"/>
                  <w:rtl/>
                </w:rPr>
                <w:delText xml:space="preserve"> ریزی </w:delText>
              </w:r>
            </w:del>
            <w:ins w:id="12791" w:author="Mehrnazi Boojari" w:date="2019-01-07T10:05:00Z">
              <w:r w:rsidR="00A31D6F">
                <w:rPr>
                  <w:rFonts w:ascii="Calibri" w:eastAsia="Calibri" w:hAnsi="Calibri" w:cs="B Lotus" w:hint="cs"/>
                  <w:sz w:val="20"/>
                  <w:szCs w:val="20"/>
                  <w:rtl/>
                </w:rPr>
                <w:t xml:space="preserve">‌ریزی </w:t>
              </w:r>
            </w:ins>
            <w:r w:rsidRPr="00F6734C">
              <w:rPr>
                <w:rFonts w:ascii="Calibri" w:eastAsia="Calibri" w:hAnsi="Calibri" w:cs="B Lotus" w:hint="cs"/>
                <w:sz w:val="20"/>
                <w:szCs w:val="20"/>
                <w:rtl/>
              </w:rPr>
              <w:t xml:space="preserve">و </w:t>
            </w:r>
            <w:del w:id="12792" w:author="Mehrnazi Boojari" w:date="2019-01-07T10:46:00Z">
              <w:r w:rsidRPr="00F6734C" w:rsidDel="006A1F1D">
                <w:rPr>
                  <w:rFonts w:ascii="Calibri" w:eastAsia="Calibri" w:hAnsi="Calibri" w:cs="B Lotus" w:hint="cs"/>
                  <w:sz w:val="20"/>
                  <w:szCs w:val="20"/>
                  <w:rtl/>
                </w:rPr>
                <w:delText>اجرائی</w:delText>
              </w:r>
            </w:del>
            <w:ins w:id="12793" w:author="Mehrnazi Boojari" w:date="2019-01-07T10:46:00Z">
              <w:r w:rsidR="006A1F1D">
                <w:rPr>
                  <w:rFonts w:ascii="Calibri" w:eastAsia="Calibri" w:hAnsi="Calibri" w:cs="B Lotus" w:hint="cs"/>
                  <w:sz w:val="20"/>
                  <w:szCs w:val="20"/>
                  <w:rtl/>
                </w:rPr>
                <w:t>اجرایی</w:t>
              </w:r>
            </w:ins>
          </w:p>
        </w:tc>
        <w:tc>
          <w:tcPr>
            <w:tcW w:w="2456" w:type="pct"/>
            <w:shd w:val="clear" w:color="auto" w:fill="F2F2F2"/>
            <w:vAlign w:val="center"/>
          </w:tcPr>
          <w:p w14:paraId="16F18D7C" w14:textId="77777777" w:rsidR="00E91C41" w:rsidRPr="00F6734C" w:rsidRDefault="00E91C41" w:rsidP="002E51AF">
            <w:pPr>
              <w:bidi/>
              <w:jc w:val="both"/>
              <w:rPr>
                <w:rFonts w:ascii="Calibri" w:eastAsia="Calibri" w:hAnsi="Calibri" w:cs="B Lotus"/>
                <w:sz w:val="20"/>
                <w:szCs w:val="20"/>
                <w:rtl/>
              </w:rPr>
            </w:pPr>
            <w:r w:rsidRPr="00F6734C">
              <w:rPr>
                <w:rFonts w:ascii="Calibri" w:eastAsia="Calibri" w:hAnsi="Calibri" w:cs="B Lotus" w:hint="cs"/>
                <w:sz w:val="20"/>
                <w:szCs w:val="20"/>
                <w:rtl/>
              </w:rPr>
              <w:t>نفوذ فرهنگ شهرنشینی و دچار چالش</w:t>
            </w:r>
            <w:del w:id="12794" w:author="Mehrnazi Boojari" w:date="2019-01-07T10:33:00Z">
              <w:r w:rsidRPr="00F6734C" w:rsidDel="006C73A5">
                <w:rPr>
                  <w:rFonts w:ascii="Calibri" w:eastAsia="Calibri" w:hAnsi="Calibri" w:cs="B Lotus" w:hint="cs"/>
                  <w:sz w:val="20"/>
                  <w:szCs w:val="20"/>
                  <w:rtl/>
                </w:rPr>
                <w:delText xml:space="preserve"> شدن </w:delText>
              </w:r>
            </w:del>
            <w:ins w:id="12795" w:author="Mehrnazi Boojari" w:date="2019-01-07T10:33:00Z">
              <w:r w:rsidR="006C73A5">
                <w:rPr>
                  <w:rFonts w:ascii="Calibri" w:eastAsia="Calibri" w:hAnsi="Calibri" w:cs="B Lotus" w:hint="cs"/>
                  <w:sz w:val="20"/>
                  <w:szCs w:val="20"/>
                  <w:rtl/>
                </w:rPr>
                <w:t xml:space="preserve">‌شدن </w:t>
              </w:r>
            </w:ins>
            <w:r w:rsidRPr="00F6734C">
              <w:rPr>
                <w:rFonts w:ascii="Calibri" w:eastAsia="Calibri" w:hAnsi="Calibri" w:cs="B Lotus" w:hint="cs"/>
                <w:sz w:val="20"/>
                <w:szCs w:val="20"/>
                <w:rtl/>
              </w:rPr>
              <w:t>هویت روستایی و</w:t>
            </w:r>
            <w:del w:id="12796" w:author="Mehrnazi Boojari" w:date="2019-01-12T23:20:00Z">
              <w:r w:rsidRPr="00F6734C" w:rsidDel="000806BA">
                <w:rPr>
                  <w:rFonts w:ascii="Calibri" w:eastAsia="Calibri" w:hAnsi="Calibri" w:cs="B Lotus" w:hint="cs"/>
                  <w:sz w:val="20"/>
                  <w:szCs w:val="20"/>
                  <w:rtl/>
                </w:rPr>
                <w:delText xml:space="preserve"> به تبع </w:delText>
              </w:r>
            </w:del>
            <w:ins w:id="12797" w:author="Mehrnazi Boojari" w:date="2019-01-12T23:20:00Z">
              <w:r w:rsidR="000806BA">
                <w:rPr>
                  <w:rFonts w:ascii="Calibri" w:eastAsia="Calibri" w:hAnsi="Calibri" w:cs="B Lotus" w:hint="cs"/>
                  <w:sz w:val="20"/>
                  <w:szCs w:val="20"/>
                  <w:rtl/>
                </w:rPr>
                <w:t xml:space="preserve"> به‌تبع </w:t>
              </w:r>
            </w:ins>
            <w:r w:rsidRPr="00F6734C">
              <w:rPr>
                <w:rFonts w:ascii="Calibri" w:eastAsia="Calibri" w:hAnsi="Calibri" w:cs="B Lotus" w:hint="cs"/>
                <w:sz w:val="20"/>
                <w:szCs w:val="20"/>
                <w:rtl/>
              </w:rPr>
              <w:t>آن به</w:t>
            </w:r>
            <w:ins w:id="12798" w:author="Mehrnazi Boojari" w:date="2019-01-13T07:15:00Z">
              <w:r w:rsidR="002E51AF">
                <w:rPr>
                  <w:rFonts w:ascii="Calibri" w:eastAsia="Calibri" w:hAnsi="Calibri" w:cs="B Nazanin" w:hint="cs"/>
                  <w:sz w:val="20"/>
                  <w:szCs w:val="20"/>
                  <w:rtl/>
                </w:rPr>
                <w:t>‌</w:t>
              </w:r>
            </w:ins>
            <w:del w:id="12799" w:author="Mehrnazi Boojari" w:date="2019-01-13T07:15:00Z">
              <w:r w:rsidRPr="00F6734C" w:rsidDel="002E51AF">
                <w:rPr>
                  <w:rFonts w:ascii="Calibri" w:eastAsia="Calibri" w:hAnsi="Calibri" w:cs="B Lotus" w:hint="cs"/>
                  <w:sz w:val="20"/>
                  <w:szCs w:val="20"/>
                  <w:rtl/>
                </w:rPr>
                <w:delText xml:space="preserve"> </w:delText>
              </w:r>
            </w:del>
            <w:r w:rsidRPr="00F6734C">
              <w:rPr>
                <w:rFonts w:ascii="Calibri" w:eastAsia="Calibri" w:hAnsi="Calibri" w:cs="B Lotus" w:hint="cs"/>
                <w:sz w:val="20"/>
                <w:szCs w:val="20"/>
                <w:rtl/>
              </w:rPr>
              <w:t>حاشیه</w:t>
            </w:r>
            <w:ins w:id="12800" w:author="Mehrnazi Boojari" w:date="2019-01-13T07:15:00Z">
              <w:r w:rsidR="002E51AF">
                <w:rPr>
                  <w:rFonts w:ascii="Calibri" w:eastAsia="Calibri" w:hAnsi="Calibri" w:cs="B Nazanin" w:hint="cs"/>
                  <w:sz w:val="20"/>
                  <w:szCs w:val="20"/>
                  <w:rtl/>
                </w:rPr>
                <w:t>‌</w:t>
              </w:r>
            </w:ins>
            <w:del w:id="12801" w:author="Mehrnazi Boojari" w:date="2019-01-13T07:15:00Z">
              <w:r w:rsidRPr="00F6734C" w:rsidDel="002E51AF">
                <w:rPr>
                  <w:rFonts w:ascii="Calibri" w:eastAsia="Calibri" w:hAnsi="Calibri" w:cs="B Lotus" w:hint="cs"/>
                  <w:sz w:val="20"/>
                  <w:szCs w:val="20"/>
                  <w:rtl/>
                </w:rPr>
                <w:delText xml:space="preserve"> </w:delText>
              </w:r>
            </w:del>
            <w:r w:rsidRPr="00F6734C">
              <w:rPr>
                <w:rFonts w:ascii="Calibri" w:eastAsia="Calibri" w:hAnsi="Calibri" w:cs="B Lotus" w:hint="cs"/>
                <w:sz w:val="20"/>
                <w:szCs w:val="20"/>
                <w:rtl/>
              </w:rPr>
              <w:t>رفتن شرایط فرهنگی و اجتماعی</w:t>
            </w:r>
            <w:ins w:id="12802" w:author="Mehrnazi Boojari" w:date="2019-01-13T07:15:00Z">
              <w:r w:rsidR="002E51AF">
                <w:rPr>
                  <w:rFonts w:ascii="Calibri" w:eastAsia="Calibri" w:hAnsi="Calibri" w:cs="B Lotus" w:hint="cs"/>
                  <w:sz w:val="20"/>
                  <w:szCs w:val="20"/>
                  <w:rtl/>
                </w:rPr>
                <w:t>.</w:t>
              </w:r>
            </w:ins>
            <w:del w:id="12803" w:author="Mehrnazi Boojari" w:date="2019-01-13T07:15:00Z">
              <w:r w:rsidRPr="00F6734C" w:rsidDel="002E51AF">
                <w:rPr>
                  <w:rFonts w:ascii="Calibri" w:eastAsia="Calibri" w:hAnsi="Calibri" w:cs="B Lotus" w:hint="cs"/>
                  <w:sz w:val="20"/>
                  <w:szCs w:val="20"/>
                  <w:rtl/>
                </w:rPr>
                <w:delText xml:space="preserve"> </w:delText>
              </w:r>
            </w:del>
          </w:p>
        </w:tc>
      </w:tr>
      <w:tr w:rsidR="00E91C41" w:rsidRPr="00E91C41" w14:paraId="1FEE3A82" w14:textId="77777777" w:rsidTr="00E91C41">
        <w:trPr>
          <w:trHeight w:val="388"/>
          <w:jc w:val="center"/>
        </w:trPr>
        <w:tc>
          <w:tcPr>
            <w:tcW w:w="339" w:type="pct"/>
            <w:vMerge/>
            <w:shd w:val="clear" w:color="auto" w:fill="F2F2F2"/>
            <w:vAlign w:val="center"/>
          </w:tcPr>
          <w:p w14:paraId="2924DE5E" w14:textId="77777777" w:rsidR="00E91C41" w:rsidRPr="00F6734C" w:rsidRDefault="00E91C41" w:rsidP="00E91C41">
            <w:pPr>
              <w:bidi/>
              <w:jc w:val="center"/>
              <w:rPr>
                <w:rFonts w:ascii="Calibri" w:eastAsia="Calibri" w:hAnsi="Calibri" w:cs="B Lotus"/>
                <w:color w:val="D9D9D9"/>
                <w:sz w:val="20"/>
                <w:szCs w:val="20"/>
                <w:rtl/>
              </w:rPr>
            </w:pPr>
          </w:p>
        </w:tc>
        <w:tc>
          <w:tcPr>
            <w:tcW w:w="1362" w:type="pct"/>
            <w:vMerge/>
            <w:shd w:val="clear" w:color="auto" w:fill="EDEDED"/>
            <w:vAlign w:val="center"/>
          </w:tcPr>
          <w:p w14:paraId="067379D1" w14:textId="77777777" w:rsidR="00E91C41" w:rsidRPr="00F6734C" w:rsidRDefault="00E91C41" w:rsidP="00E91C41">
            <w:pPr>
              <w:bidi/>
              <w:jc w:val="center"/>
              <w:rPr>
                <w:rFonts w:ascii="Calibri" w:eastAsia="Calibri" w:hAnsi="Calibri" w:cs="B Lotus"/>
                <w:color w:val="D9D9D9"/>
                <w:sz w:val="20"/>
                <w:szCs w:val="20"/>
                <w:rtl/>
              </w:rPr>
            </w:pPr>
          </w:p>
        </w:tc>
        <w:tc>
          <w:tcPr>
            <w:tcW w:w="297" w:type="pct"/>
            <w:shd w:val="clear" w:color="auto" w:fill="EDEDED"/>
            <w:vAlign w:val="center"/>
          </w:tcPr>
          <w:p w14:paraId="17150D36"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h22</w:t>
            </w:r>
          </w:p>
        </w:tc>
        <w:tc>
          <w:tcPr>
            <w:tcW w:w="546" w:type="pct"/>
            <w:shd w:val="clear" w:color="auto" w:fill="EDEDED"/>
            <w:vAlign w:val="center"/>
          </w:tcPr>
          <w:p w14:paraId="1DA892A2" w14:textId="77777777" w:rsidR="00E91C41" w:rsidRPr="00F6734C" w:rsidRDefault="00E91C41" w:rsidP="00E91C41">
            <w:pPr>
              <w:bidi/>
              <w:jc w:val="center"/>
              <w:rPr>
                <w:rFonts w:ascii="Calibri" w:eastAsia="Calibri" w:hAnsi="Calibri" w:cs="B Lotus"/>
                <w:sz w:val="20"/>
                <w:szCs w:val="20"/>
                <w:rtl/>
              </w:rPr>
            </w:pPr>
            <w:del w:id="12804" w:author="Mehrnazi Boojari" w:date="2019-01-07T10:46:00Z">
              <w:r w:rsidRPr="00F6734C" w:rsidDel="006A1F1D">
                <w:rPr>
                  <w:rFonts w:ascii="Calibri" w:eastAsia="Calibri" w:hAnsi="Calibri" w:cs="B Lotus" w:hint="cs"/>
                  <w:sz w:val="20"/>
                  <w:szCs w:val="20"/>
                  <w:rtl/>
                </w:rPr>
                <w:delText>اجرائی</w:delText>
              </w:r>
            </w:del>
            <w:ins w:id="12805" w:author="Mehrnazi Boojari" w:date="2019-01-07T10:46:00Z">
              <w:r w:rsidR="006A1F1D">
                <w:rPr>
                  <w:rFonts w:ascii="Calibri" w:eastAsia="Calibri" w:hAnsi="Calibri" w:cs="B Lotus" w:hint="cs"/>
                  <w:sz w:val="20"/>
                  <w:szCs w:val="20"/>
                  <w:rtl/>
                </w:rPr>
                <w:t>اجرایی</w:t>
              </w:r>
            </w:ins>
          </w:p>
        </w:tc>
        <w:tc>
          <w:tcPr>
            <w:tcW w:w="2456" w:type="pct"/>
            <w:shd w:val="clear" w:color="auto" w:fill="F2F2F2"/>
            <w:vAlign w:val="center"/>
          </w:tcPr>
          <w:p w14:paraId="670E054D" w14:textId="77777777" w:rsidR="00E91C41" w:rsidRPr="00F6734C" w:rsidRDefault="00E91C41" w:rsidP="002E51AF">
            <w:pPr>
              <w:bidi/>
              <w:jc w:val="both"/>
              <w:rPr>
                <w:rFonts w:ascii="Calibri" w:eastAsia="Calibri" w:hAnsi="Calibri" w:cs="B Lotus"/>
                <w:sz w:val="20"/>
                <w:szCs w:val="20"/>
                <w:rtl/>
              </w:rPr>
            </w:pPr>
            <w:r w:rsidRPr="00F6734C">
              <w:rPr>
                <w:rFonts w:ascii="Calibri" w:eastAsia="Calibri" w:hAnsi="Calibri" w:cs="B Lotus" w:hint="cs"/>
                <w:sz w:val="20"/>
                <w:szCs w:val="20"/>
                <w:rtl/>
              </w:rPr>
              <w:t>کم</w:t>
            </w:r>
            <w:ins w:id="12806" w:author="Mehrnazi Boojari" w:date="2019-01-13T07:15:00Z">
              <w:r w:rsidR="002E51AF">
                <w:rPr>
                  <w:rFonts w:ascii="Calibri" w:eastAsia="Calibri" w:hAnsi="Calibri" w:cs="B Nazanin" w:hint="cs"/>
                  <w:sz w:val="20"/>
                  <w:szCs w:val="20"/>
                  <w:rtl/>
                </w:rPr>
                <w:t>‌</w:t>
              </w:r>
            </w:ins>
            <w:del w:id="12807" w:author="Mehrnazi Boojari" w:date="2019-01-13T07:15:00Z">
              <w:r w:rsidRPr="00F6734C" w:rsidDel="002E51AF">
                <w:rPr>
                  <w:rFonts w:ascii="Calibri" w:eastAsia="Calibri" w:hAnsi="Calibri" w:cs="B Lotus" w:hint="cs"/>
                  <w:sz w:val="20"/>
                  <w:szCs w:val="20"/>
                  <w:rtl/>
                </w:rPr>
                <w:delText xml:space="preserve"> </w:delText>
              </w:r>
            </w:del>
            <w:r w:rsidRPr="00F6734C">
              <w:rPr>
                <w:rFonts w:ascii="Calibri" w:eastAsia="Calibri" w:hAnsi="Calibri" w:cs="B Lotus" w:hint="cs"/>
                <w:sz w:val="20"/>
                <w:szCs w:val="20"/>
                <w:rtl/>
              </w:rPr>
              <w:t>اهمیت</w:t>
            </w:r>
            <w:del w:id="12808" w:author="Mehrnazi Boojari" w:date="2019-01-07T10:33:00Z">
              <w:r w:rsidRPr="00F6734C" w:rsidDel="006C73A5">
                <w:rPr>
                  <w:rFonts w:ascii="Calibri" w:eastAsia="Calibri" w:hAnsi="Calibri" w:cs="B Lotus" w:hint="cs"/>
                  <w:sz w:val="20"/>
                  <w:szCs w:val="20"/>
                  <w:rtl/>
                </w:rPr>
                <w:delText xml:space="preserve"> شدن </w:delText>
              </w:r>
            </w:del>
            <w:ins w:id="12809" w:author="Mehrnazi Boojari" w:date="2019-01-07T10:33:00Z">
              <w:r w:rsidR="006C73A5">
                <w:rPr>
                  <w:rFonts w:ascii="Calibri" w:eastAsia="Calibri" w:hAnsi="Calibri" w:cs="B Lotus" w:hint="cs"/>
                  <w:sz w:val="20"/>
                  <w:szCs w:val="20"/>
                  <w:rtl/>
                </w:rPr>
                <w:t xml:space="preserve">‌شدن </w:t>
              </w:r>
            </w:ins>
            <w:r w:rsidRPr="00F6734C">
              <w:rPr>
                <w:rFonts w:ascii="Calibri" w:eastAsia="Calibri" w:hAnsi="Calibri" w:cs="B Lotus" w:hint="cs"/>
                <w:sz w:val="20"/>
                <w:szCs w:val="20"/>
                <w:rtl/>
              </w:rPr>
              <w:t xml:space="preserve">موارد فرهنگی و اجتماعی و اعتقادی در نگاه </w:t>
            </w:r>
            <w:del w:id="12810" w:author="Mehrnazi Boojari" w:date="2019-01-07T10:03:00Z">
              <w:r w:rsidRPr="00F6734C" w:rsidDel="00A31D6F">
                <w:rPr>
                  <w:rFonts w:ascii="Calibri" w:eastAsia="Calibri" w:hAnsi="Calibri" w:cs="B Lotus" w:hint="cs"/>
                  <w:sz w:val="20"/>
                  <w:szCs w:val="20"/>
                  <w:rtl/>
                </w:rPr>
                <w:delText>روستائی</w:delText>
              </w:r>
            </w:del>
            <w:ins w:id="12811" w:author="Mehrnazi Boojari" w:date="2019-01-07T10:03:00Z">
              <w:r w:rsidR="00A31D6F">
                <w:rPr>
                  <w:rFonts w:ascii="Calibri" w:eastAsia="Calibri" w:hAnsi="Calibri" w:cs="B Lotus" w:hint="cs"/>
                  <w:sz w:val="20"/>
                  <w:szCs w:val="20"/>
                  <w:rtl/>
                </w:rPr>
                <w:t>روستایی</w:t>
              </w:r>
            </w:ins>
            <w:r w:rsidRPr="00F6734C">
              <w:rPr>
                <w:rFonts w:ascii="Calibri" w:eastAsia="Calibri" w:hAnsi="Calibri" w:cs="B Lotus" w:hint="cs"/>
                <w:sz w:val="20"/>
                <w:szCs w:val="20"/>
                <w:rtl/>
              </w:rPr>
              <w:t>ان</w:t>
            </w:r>
            <w:ins w:id="12812" w:author="Mehrnazi Boojari" w:date="2019-01-13T07:15: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r w:rsidR="00E91C41" w:rsidRPr="00E91C41" w14:paraId="0F383C4D" w14:textId="77777777" w:rsidTr="00E91C41">
        <w:trPr>
          <w:trHeight w:val="388"/>
          <w:jc w:val="center"/>
        </w:trPr>
        <w:tc>
          <w:tcPr>
            <w:tcW w:w="339" w:type="pct"/>
            <w:vMerge/>
            <w:shd w:val="clear" w:color="auto" w:fill="F2F2F2"/>
            <w:vAlign w:val="center"/>
          </w:tcPr>
          <w:p w14:paraId="11475769" w14:textId="77777777" w:rsidR="00E91C41" w:rsidRPr="00F6734C" w:rsidRDefault="00E91C41" w:rsidP="00E91C41">
            <w:pPr>
              <w:bidi/>
              <w:jc w:val="center"/>
              <w:rPr>
                <w:rFonts w:ascii="Calibri" w:eastAsia="Calibri" w:hAnsi="Calibri" w:cs="B Lotus"/>
                <w:color w:val="D9D9D9"/>
                <w:sz w:val="20"/>
                <w:szCs w:val="20"/>
                <w:rtl/>
              </w:rPr>
            </w:pPr>
          </w:p>
        </w:tc>
        <w:tc>
          <w:tcPr>
            <w:tcW w:w="1362" w:type="pct"/>
            <w:vMerge/>
            <w:shd w:val="clear" w:color="auto" w:fill="EDEDED"/>
            <w:vAlign w:val="center"/>
          </w:tcPr>
          <w:p w14:paraId="78F103E0" w14:textId="77777777" w:rsidR="00E91C41" w:rsidRPr="00F6734C" w:rsidRDefault="00E91C41" w:rsidP="00E91C41">
            <w:pPr>
              <w:bidi/>
              <w:jc w:val="center"/>
              <w:rPr>
                <w:rFonts w:ascii="Calibri" w:eastAsia="Calibri" w:hAnsi="Calibri" w:cs="B Lotus"/>
                <w:color w:val="D9D9D9"/>
                <w:sz w:val="20"/>
                <w:szCs w:val="20"/>
                <w:rtl/>
              </w:rPr>
            </w:pPr>
          </w:p>
        </w:tc>
        <w:tc>
          <w:tcPr>
            <w:tcW w:w="297" w:type="pct"/>
            <w:shd w:val="clear" w:color="auto" w:fill="EDEDED"/>
            <w:vAlign w:val="center"/>
          </w:tcPr>
          <w:p w14:paraId="512E9312"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h23</w:t>
            </w:r>
          </w:p>
        </w:tc>
        <w:tc>
          <w:tcPr>
            <w:tcW w:w="546" w:type="pct"/>
            <w:shd w:val="clear" w:color="auto" w:fill="EDEDED"/>
            <w:vAlign w:val="center"/>
          </w:tcPr>
          <w:p w14:paraId="02CD0C8F" w14:textId="77777777" w:rsidR="00E91C41" w:rsidRPr="00F6734C" w:rsidRDefault="00E91C41" w:rsidP="00E91C41">
            <w:pPr>
              <w:bidi/>
              <w:jc w:val="center"/>
              <w:rPr>
                <w:rFonts w:ascii="Calibri" w:eastAsia="Calibri" w:hAnsi="Calibri" w:cs="B Lotus"/>
                <w:sz w:val="20"/>
                <w:szCs w:val="20"/>
                <w:rtl/>
              </w:rPr>
            </w:pPr>
            <w:del w:id="12813" w:author="Mehrnazi Boojari" w:date="2019-01-13T07:10:00Z">
              <w:r w:rsidRPr="00F6734C" w:rsidDel="002E51AF">
                <w:rPr>
                  <w:rFonts w:ascii="Calibri" w:eastAsia="Calibri" w:hAnsi="Calibri" w:cs="B Lotus" w:hint="cs"/>
                  <w:sz w:val="20"/>
                  <w:szCs w:val="20"/>
                  <w:rtl/>
                </w:rPr>
                <w:delText>برنامه ریزی</w:delText>
              </w:r>
            </w:del>
            <w:ins w:id="12814" w:author="Mehrnazi Boojari" w:date="2019-01-13T07:10: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xml:space="preserve">، </w:t>
            </w:r>
            <w:del w:id="12815" w:author="Mehrnazi Boojari" w:date="2019-01-07T10:46:00Z">
              <w:r w:rsidRPr="00F6734C" w:rsidDel="006A1F1D">
                <w:rPr>
                  <w:rFonts w:ascii="Calibri" w:eastAsia="Calibri" w:hAnsi="Calibri" w:cs="B Lotus" w:hint="cs"/>
                  <w:sz w:val="20"/>
                  <w:szCs w:val="20"/>
                  <w:rtl/>
                </w:rPr>
                <w:delText>اجرائی</w:delText>
              </w:r>
            </w:del>
            <w:ins w:id="12816" w:author="Mehrnazi Boojari" w:date="2019-01-07T10:46:00Z">
              <w:r w:rsidR="006A1F1D">
                <w:rPr>
                  <w:rFonts w:ascii="Calibri" w:eastAsia="Calibri" w:hAnsi="Calibri" w:cs="B Lotus" w:hint="cs"/>
                  <w:sz w:val="20"/>
                  <w:szCs w:val="20"/>
                  <w:rtl/>
                </w:rPr>
                <w:t>اجرایی</w:t>
              </w:r>
            </w:ins>
          </w:p>
        </w:tc>
        <w:tc>
          <w:tcPr>
            <w:tcW w:w="2456" w:type="pct"/>
            <w:shd w:val="clear" w:color="auto" w:fill="F2F2F2"/>
            <w:vAlign w:val="center"/>
          </w:tcPr>
          <w:p w14:paraId="0F677676" w14:textId="77777777" w:rsidR="00E91C41" w:rsidRPr="00F6734C" w:rsidRDefault="00E91C41" w:rsidP="00E91C41">
            <w:pPr>
              <w:bidi/>
              <w:jc w:val="both"/>
              <w:rPr>
                <w:rFonts w:ascii="Calibri" w:eastAsia="Calibri" w:hAnsi="Calibri" w:cs="B Lotus"/>
                <w:sz w:val="20"/>
                <w:szCs w:val="20"/>
                <w:rtl/>
              </w:rPr>
            </w:pPr>
            <w:r w:rsidRPr="00F6734C">
              <w:rPr>
                <w:rFonts w:ascii="Calibri" w:eastAsia="Calibri" w:hAnsi="Calibri" w:cs="B Lotus" w:hint="cs"/>
                <w:sz w:val="20"/>
                <w:szCs w:val="20"/>
                <w:rtl/>
              </w:rPr>
              <w:t xml:space="preserve">ضعف در طراحی با </w:t>
            </w:r>
            <w:del w:id="12817" w:author="Mehrnazi Boojari" w:date="2019-01-07T22:30:00Z">
              <w:r w:rsidRPr="00F6734C" w:rsidDel="00051F26">
                <w:rPr>
                  <w:rFonts w:ascii="Calibri" w:eastAsia="Calibri" w:hAnsi="Calibri" w:cs="B Lotus" w:hint="cs"/>
                  <w:sz w:val="20"/>
                  <w:szCs w:val="20"/>
                  <w:rtl/>
                </w:rPr>
                <w:delText>در نظر گرفتن</w:delText>
              </w:r>
            </w:del>
            <w:ins w:id="12818" w:author="Mehrnazi Boojari" w:date="2019-01-07T22:30:00Z">
              <w:r w:rsidR="00051F26">
                <w:rPr>
                  <w:rFonts w:ascii="Calibri" w:eastAsia="Calibri" w:hAnsi="Calibri" w:cs="B Lotus" w:hint="cs"/>
                  <w:sz w:val="20"/>
                  <w:szCs w:val="20"/>
                  <w:rtl/>
                </w:rPr>
                <w:t>در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نظر</w:t>
              </w:r>
              <w:r w:rsidR="00051F26">
                <w:rPr>
                  <w:rFonts w:ascii="Times New Roman" w:eastAsia="Calibri" w:hAnsi="Times New Roman" w:cs="Times New Roman" w:hint="cs"/>
                  <w:sz w:val="20"/>
                  <w:szCs w:val="20"/>
                  <w:rtl/>
                </w:rPr>
                <w:t> </w:t>
              </w:r>
              <w:r w:rsidR="00051F26">
                <w:rPr>
                  <w:rFonts w:ascii="Calibri" w:eastAsia="Calibri" w:hAnsi="Calibri" w:cs="B Lotus" w:hint="cs"/>
                  <w:sz w:val="20"/>
                  <w:szCs w:val="20"/>
                  <w:rtl/>
                </w:rPr>
                <w:t>گرفتن</w:t>
              </w:r>
            </w:ins>
            <w:r w:rsidRPr="00F6734C">
              <w:rPr>
                <w:rFonts w:ascii="Calibri" w:eastAsia="Calibri" w:hAnsi="Calibri" w:cs="B Lotus" w:hint="cs"/>
                <w:sz w:val="20"/>
                <w:szCs w:val="20"/>
                <w:rtl/>
              </w:rPr>
              <w:t xml:space="preserve"> شرایط فرهنگی و اجتماعی</w:t>
            </w:r>
            <w:del w:id="12819" w:author="Mehrnazi Boojari" w:date="2019-01-07T09:59:00Z">
              <w:r w:rsidRPr="00F6734C" w:rsidDel="00A31D6F">
                <w:rPr>
                  <w:rFonts w:ascii="Calibri" w:eastAsia="Calibri" w:hAnsi="Calibri" w:cs="B Lotus" w:hint="cs"/>
                  <w:sz w:val="20"/>
                  <w:szCs w:val="20"/>
                  <w:rtl/>
                </w:rPr>
                <w:delText xml:space="preserve">  </w:delText>
              </w:r>
            </w:del>
            <w:ins w:id="12820" w:author="Mehrnazi Boojari" w:date="2019-01-07T09:59:00Z">
              <w:r w:rsidR="00A31D6F">
                <w:rPr>
                  <w:rFonts w:ascii="Calibri" w:eastAsia="Calibri" w:hAnsi="Calibri" w:cs="B Lotus" w:hint="cs"/>
                  <w:sz w:val="20"/>
                  <w:szCs w:val="20"/>
                  <w:rtl/>
                </w:rPr>
                <w:t xml:space="preserve"> </w:t>
              </w:r>
            </w:ins>
            <w:r w:rsidRPr="00F6734C">
              <w:rPr>
                <w:rFonts w:ascii="Calibri" w:eastAsia="Calibri" w:hAnsi="Calibri" w:cs="B Lotus" w:hint="cs"/>
                <w:sz w:val="20"/>
                <w:szCs w:val="20"/>
                <w:rtl/>
              </w:rPr>
              <w:t>توسط معماران و مهندسان بومی</w:t>
            </w:r>
            <w:ins w:id="12821" w:author="Mehrnazi Boojari" w:date="2019-01-13T07:15:00Z">
              <w:r w:rsidR="002E51AF">
                <w:rPr>
                  <w:rFonts w:ascii="Calibri" w:eastAsia="Calibri" w:hAnsi="Calibri" w:cs="B Lotus" w:hint="cs"/>
                  <w:sz w:val="20"/>
                  <w:szCs w:val="20"/>
                  <w:rtl/>
                </w:rPr>
                <w:t>.</w:t>
              </w:r>
            </w:ins>
          </w:p>
        </w:tc>
      </w:tr>
      <w:tr w:rsidR="00E91C41" w:rsidRPr="00E91C41" w14:paraId="4D2B252E" w14:textId="77777777" w:rsidTr="00E91C41">
        <w:trPr>
          <w:trHeight w:val="388"/>
          <w:jc w:val="center"/>
        </w:trPr>
        <w:tc>
          <w:tcPr>
            <w:tcW w:w="339" w:type="pct"/>
            <w:vMerge/>
            <w:shd w:val="clear" w:color="auto" w:fill="F2F2F2"/>
            <w:vAlign w:val="center"/>
          </w:tcPr>
          <w:p w14:paraId="7B6E1FA0" w14:textId="77777777" w:rsidR="00E91C41" w:rsidRPr="00F6734C" w:rsidRDefault="00E91C41" w:rsidP="00E91C41">
            <w:pPr>
              <w:bidi/>
              <w:jc w:val="center"/>
              <w:rPr>
                <w:rFonts w:ascii="Calibri" w:eastAsia="Calibri" w:hAnsi="Calibri" w:cs="B Lotus"/>
                <w:color w:val="D9D9D9"/>
                <w:sz w:val="20"/>
                <w:szCs w:val="20"/>
                <w:rtl/>
              </w:rPr>
            </w:pPr>
          </w:p>
        </w:tc>
        <w:tc>
          <w:tcPr>
            <w:tcW w:w="1362" w:type="pct"/>
            <w:vMerge/>
            <w:shd w:val="clear" w:color="auto" w:fill="EDEDED"/>
            <w:vAlign w:val="center"/>
          </w:tcPr>
          <w:p w14:paraId="4AC02C2B" w14:textId="77777777" w:rsidR="00E91C41" w:rsidRPr="00F6734C" w:rsidRDefault="00E91C41" w:rsidP="00E91C41">
            <w:pPr>
              <w:bidi/>
              <w:jc w:val="center"/>
              <w:rPr>
                <w:rFonts w:ascii="Calibri" w:eastAsia="Calibri" w:hAnsi="Calibri" w:cs="B Lotus"/>
                <w:color w:val="D9D9D9"/>
                <w:sz w:val="20"/>
                <w:szCs w:val="20"/>
                <w:rtl/>
              </w:rPr>
            </w:pPr>
          </w:p>
        </w:tc>
        <w:tc>
          <w:tcPr>
            <w:tcW w:w="297" w:type="pct"/>
            <w:shd w:val="clear" w:color="auto" w:fill="EDEDED"/>
            <w:vAlign w:val="center"/>
          </w:tcPr>
          <w:p w14:paraId="496B4EF4" w14:textId="77777777" w:rsidR="00E91C41" w:rsidRPr="00F6734C" w:rsidRDefault="00E91C41" w:rsidP="00E91C41">
            <w:pPr>
              <w:autoSpaceDE w:val="0"/>
              <w:autoSpaceDN w:val="0"/>
              <w:adjustRightInd w:val="0"/>
              <w:jc w:val="center"/>
              <w:rPr>
                <w:rFonts w:ascii="Times New Roman" w:eastAsia="Calibri" w:hAnsi="Times New Roman" w:cs="B Lotus"/>
                <w:color w:val="000000"/>
                <w:sz w:val="18"/>
                <w:szCs w:val="18"/>
              </w:rPr>
            </w:pPr>
            <w:r w:rsidRPr="00F6734C">
              <w:rPr>
                <w:rFonts w:ascii="Times New Roman" w:eastAsia="Calibri" w:hAnsi="Times New Roman" w:cs="B Lotus"/>
                <w:color w:val="000000"/>
                <w:sz w:val="18"/>
                <w:szCs w:val="18"/>
              </w:rPr>
              <w:t>h24</w:t>
            </w:r>
          </w:p>
        </w:tc>
        <w:tc>
          <w:tcPr>
            <w:tcW w:w="546" w:type="pct"/>
            <w:shd w:val="clear" w:color="auto" w:fill="EDEDED"/>
            <w:vAlign w:val="center"/>
          </w:tcPr>
          <w:p w14:paraId="34C0BE9C" w14:textId="77777777" w:rsidR="00E91C41" w:rsidRPr="00F6734C" w:rsidRDefault="00E91C41" w:rsidP="00E91C41">
            <w:pPr>
              <w:bidi/>
              <w:jc w:val="center"/>
              <w:rPr>
                <w:rFonts w:ascii="Calibri" w:eastAsia="Calibri" w:hAnsi="Calibri" w:cs="B Lotus"/>
                <w:sz w:val="20"/>
                <w:szCs w:val="20"/>
                <w:rtl/>
              </w:rPr>
            </w:pPr>
            <w:del w:id="12822" w:author="Mehrnazi Boojari" w:date="2019-01-13T07:10:00Z">
              <w:r w:rsidRPr="00F6734C" w:rsidDel="002E51AF">
                <w:rPr>
                  <w:rFonts w:ascii="Calibri" w:eastAsia="Calibri" w:hAnsi="Calibri" w:cs="B Lotus" w:hint="cs"/>
                  <w:sz w:val="20"/>
                  <w:szCs w:val="20"/>
                  <w:rtl/>
                </w:rPr>
                <w:delText>برنامه ریزی</w:delText>
              </w:r>
            </w:del>
            <w:ins w:id="12823" w:author="Mehrnazi Boojari" w:date="2019-01-13T07:10:00Z">
              <w:r w:rsidR="002E51AF">
                <w:rPr>
                  <w:rFonts w:ascii="Calibri" w:eastAsia="Calibri" w:hAnsi="Calibri" w:cs="B Lotus" w:hint="cs"/>
                  <w:sz w:val="20"/>
                  <w:szCs w:val="20"/>
                  <w:rtl/>
                </w:rPr>
                <w:t>برنامه‌ریزی</w:t>
              </w:r>
            </w:ins>
            <w:r w:rsidRPr="00F6734C">
              <w:rPr>
                <w:rFonts w:ascii="Calibri" w:eastAsia="Calibri" w:hAnsi="Calibri" w:cs="B Lotus" w:hint="cs"/>
                <w:sz w:val="20"/>
                <w:szCs w:val="20"/>
                <w:rtl/>
              </w:rPr>
              <w:t xml:space="preserve">، </w:t>
            </w:r>
            <w:del w:id="12824" w:author="Mehrnazi Boojari" w:date="2019-01-07T10:46:00Z">
              <w:r w:rsidRPr="00F6734C" w:rsidDel="006A1F1D">
                <w:rPr>
                  <w:rFonts w:ascii="Calibri" w:eastAsia="Calibri" w:hAnsi="Calibri" w:cs="B Lotus" w:hint="cs"/>
                  <w:sz w:val="20"/>
                  <w:szCs w:val="20"/>
                  <w:rtl/>
                </w:rPr>
                <w:delText>اجرائی</w:delText>
              </w:r>
            </w:del>
            <w:ins w:id="12825" w:author="Mehrnazi Boojari" w:date="2019-01-07T10:46:00Z">
              <w:r w:rsidR="006A1F1D">
                <w:rPr>
                  <w:rFonts w:ascii="Calibri" w:eastAsia="Calibri" w:hAnsi="Calibri" w:cs="B Lotus" w:hint="cs"/>
                  <w:sz w:val="20"/>
                  <w:szCs w:val="20"/>
                  <w:rtl/>
                </w:rPr>
                <w:t>اجرایی</w:t>
              </w:r>
            </w:ins>
          </w:p>
        </w:tc>
        <w:tc>
          <w:tcPr>
            <w:tcW w:w="2456" w:type="pct"/>
            <w:shd w:val="clear" w:color="auto" w:fill="F2F2F2"/>
            <w:vAlign w:val="center"/>
          </w:tcPr>
          <w:p w14:paraId="615D2396" w14:textId="77777777" w:rsidR="00E91C41" w:rsidRPr="00F6734C" w:rsidRDefault="00E91C41" w:rsidP="002E51AF">
            <w:pPr>
              <w:bidi/>
              <w:jc w:val="both"/>
              <w:rPr>
                <w:rFonts w:ascii="Calibri" w:eastAsia="Calibri" w:hAnsi="Calibri" w:cs="B Lotus"/>
                <w:sz w:val="20"/>
                <w:szCs w:val="20"/>
                <w:rtl/>
              </w:rPr>
            </w:pPr>
            <w:del w:id="12826" w:author="Mehrnazi Boojari" w:date="2019-01-13T07:15:00Z">
              <w:r w:rsidRPr="00F6734C" w:rsidDel="002E51AF">
                <w:rPr>
                  <w:rFonts w:ascii="Calibri" w:eastAsia="Calibri" w:hAnsi="Calibri" w:cs="B Lotus" w:hint="cs"/>
                  <w:sz w:val="20"/>
                  <w:szCs w:val="20"/>
                  <w:rtl/>
                </w:rPr>
                <w:delText>پیاده</w:delText>
              </w:r>
            </w:del>
            <w:del w:id="12827" w:author="Mehrnazi Boojari" w:date="2019-01-07T09:51:00Z">
              <w:r w:rsidRPr="00F6734C" w:rsidDel="006F7CCF">
                <w:rPr>
                  <w:rFonts w:ascii="Calibri" w:eastAsia="Calibri" w:hAnsi="Calibri" w:cs="B Lotus" w:hint="cs"/>
                  <w:sz w:val="20"/>
                  <w:szCs w:val="20"/>
                  <w:rtl/>
                </w:rPr>
                <w:delText xml:space="preserve"> سازی </w:delText>
              </w:r>
            </w:del>
            <w:ins w:id="12828" w:author="Mehrnazi Boojari" w:date="2019-01-13T07:15:00Z">
              <w:r w:rsidR="002E51AF">
                <w:rPr>
                  <w:rFonts w:ascii="Calibri" w:eastAsia="Calibri" w:hAnsi="Calibri" w:cs="B Lotus" w:hint="cs"/>
                  <w:sz w:val="20"/>
                  <w:szCs w:val="20"/>
                  <w:rtl/>
                </w:rPr>
                <w:t>اجرای</w:t>
              </w:r>
            </w:ins>
            <w:ins w:id="12829" w:author="Mehrnazi Boojari" w:date="2019-01-07T09:51:00Z">
              <w:r w:rsidR="006F7CCF">
                <w:rPr>
                  <w:rFonts w:ascii="Calibri" w:eastAsia="Calibri" w:hAnsi="Calibri" w:cs="B Lotus" w:hint="cs"/>
                  <w:sz w:val="20"/>
                  <w:szCs w:val="20"/>
                  <w:rtl/>
                </w:rPr>
                <w:t xml:space="preserve"> </w:t>
              </w:r>
            </w:ins>
            <w:r w:rsidRPr="00F6734C">
              <w:rPr>
                <w:rFonts w:ascii="Calibri" w:eastAsia="Calibri" w:hAnsi="Calibri" w:cs="B Lotus" w:hint="cs"/>
                <w:sz w:val="20"/>
                <w:szCs w:val="20"/>
                <w:rtl/>
              </w:rPr>
              <w:t xml:space="preserve">طرح هادی روستایی و </w:t>
            </w:r>
            <w:del w:id="12830" w:author="Mehrnazi Boojari" w:date="2019-01-07T10:04:00Z">
              <w:r w:rsidRPr="00F6734C" w:rsidDel="00A31D6F">
                <w:rPr>
                  <w:rFonts w:ascii="Calibri" w:eastAsia="Calibri" w:hAnsi="Calibri" w:cs="B Lotus" w:hint="cs"/>
                  <w:sz w:val="20"/>
                  <w:szCs w:val="20"/>
                  <w:rtl/>
                </w:rPr>
                <w:delText>تاثیر</w:delText>
              </w:r>
            </w:del>
            <w:ins w:id="12831" w:author="Mehrnazi Boojari" w:date="2019-01-07T10:04:00Z">
              <w:r w:rsidR="00A31D6F">
                <w:rPr>
                  <w:rFonts w:ascii="Calibri" w:eastAsia="Calibri" w:hAnsi="Calibri" w:cs="B Lotus" w:hint="cs"/>
                  <w:sz w:val="20"/>
                  <w:szCs w:val="20"/>
                  <w:rtl/>
                </w:rPr>
                <w:t>تأثیر</w:t>
              </w:r>
            </w:ins>
            <w:r w:rsidRPr="00F6734C">
              <w:rPr>
                <w:rFonts w:ascii="Calibri" w:eastAsia="Calibri" w:hAnsi="Calibri" w:cs="B Lotus" w:hint="cs"/>
                <w:sz w:val="20"/>
                <w:szCs w:val="20"/>
                <w:rtl/>
              </w:rPr>
              <w:t xml:space="preserve">ات ناشی از آن همچون </w:t>
            </w:r>
            <w:del w:id="12832" w:author="Mehrnazi Boojari" w:date="2019-01-13T07:16:00Z">
              <w:r w:rsidRPr="00F6734C" w:rsidDel="002E51AF">
                <w:rPr>
                  <w:rFonts w:ascii="Calibri" w:eastAsia="Calibri" w:hAnsi="Calibri" w:cs="B Lotus" w:hint="cs"/>
                  <w:sz w:val="20"/>
                  <w:szCs w:val="20"/>
                  <w:rtl/>
                </w:rPr>
                <w:delText xml:space="preserve">از </w:delText>
              </w:r>
            </w:del>
            <w:ins w:id="12833" w:author="Mehrnazi Boojari" w:date="2019-01-13T07:16:00Z">
              <w:r w:rsidR="002E51AF" w:rsidRPr="00F6734C">
                <w:rPr>
                  <w:rFonts w:ascii="Calibri" w:eastAsia="Calibri" w:hAnsi="Calibri" w:cs="B Lotus" w:hint="cs"/>
                  <w:sz w:val="20"/>
                  <w:szCs w:val="20"/>
                  <w:rtl/>
                </w:rPr>
                <w:t>از</w:t>
              </w:r>
              <w:r w:rsidR="002E51AF">
                <w:rPr>
                  <w:rFonts w:ascii="Calibri" w:eastAsia="Calibri" w:hAnsi="Calibri" w:cs="Times New Roman" w:hint="eastAsia"/>
                  <w:sz w:val="20"/>
                  <w:szCs w:val="20"/>
                  <w:rtl/>
                </w:rPr>
                <w:t> </w:t>
              </w:r>
            </w:ins>
            <w:del w:id="12834" w:author="Mehrnazi Boojari" w:date="2019-01-13T07:15:00Z">
              <w:r w:rsidRPr="00F6734C" w:rsidDel="002E51AF">
                <w:rPr>
                  <w:rFonts w:ascii="Calibri" w:eastAsia="Calibri" w:hAnsi="Calibri" w:cs="B Lotus" w:hint="cs"/>
                  <w:sz w:val="20"/>
                  <w:szCs w:val="20"/>
                  <w:rtl/>
                </w:rPr>
                <w:delText xml:space="preserve">بین </w:delText>
              </w:r>
            </w:del>
            <w:ins w:id="12835" w:author="Mehrnazi Boojari" w:date="2019-01-13T07:15:00Z">
              <w:r w:rsidR="002E51AF" w:rsidRPr="00F6734C">
                <w:rPr>
                  <w:rFonts w:ascii="Calibri" w:eastAsia="Calibri" w:hAnsi="Calibri" w:cs="B Lotus" w:hint="cs"/>
                  <w:sz w:val="20"/>
                  <w:szCs w:val="20"/>
                  <w:rtl/>
                </w:rPr>
                <w:t>بین</w:t>
              </w:r>
              <w:r w:rsidR="002E51AF">
                <w:rPr>
                  <w:rFonts w:ascii="Calibri" w:eastAsia="Calibri" w:hAnsi="Calibri" w:cs="Times New Roman" w:hint="eastAsia"/>
                  <w:sz w:val="20"/>
                  <w:szCs w:val="20"/>
                  <w:rtl/>
                </w:rPr>
                <w:t> </w:t>
              </w:r>
            </w:ins>
            <w:r w:rsidRPr="00F6734C">
              <w:rPr>
                <w:rFonts w:ascii="Calibri" w:eastAsia="Calibri" w:hAnsi="Calibri" w:cs="B Lotus" w:hint="cs"/>
                <w:sz w:val="20"/>
                <w:szCs w:val="20"/>
                <w:rtl/>
              </w:rPr>
              <w:t>رفتن فضاهای همسایگی</w:t>
            </w:r>
            <w:ins w:id="12836" w:author="Mehrnazi Boojari" w:date="2019-01-13T07:16:00Z">
              <w:r w:rsidR="002E51AF">
                <w:rPr>
                  <w:rFonts w:ascii="Calibri" w:eastAsia="Calibri" w:hAnsi="Calibri" w:cs="B Lotus" w:hint="cs"/>
                  <w:sz w:val="20"/>
                  <w:szCs w:val="20"/>
                  <w:rtl/>
                </w:rPr>
                <w:t>.</w:t>
              </w:r>
            </w:ins>
            <w:r w:rsidRPr="00F6734C">
              <w:rPr>
                <w:rFonts w:ascii="Calibri" w:eastAsia="Calibri" w:hAnsi="Calibri" w:cs="B Lotus" w:hint="cs"/>
                <w:sz w:val="20"/>
                <w:szCs w:val="20"/>
                <w:rtl/>
              </w:rPr>
              <w:t xml:space="preserve"> </w:t>
            </w:r>
          </w:p>
        </w:tc>
      </w:tr>
    </w:tbl>
    <w:p w14:paraId="0B3E40F0" w14:textId="77777777" w:rsidR="00E91C41" w:rsidRPr="00E91C41" w:rsidRDefault="00E91C41" w:rsidP="00E91C41">
      <w:pPr>
        <w:bidi/>
        <w:jc w:val="both"/>
        <w:rPr>
          <w:rFonts w:ascii="Calibri" w:eastAsia="Calibri" w:hAnsi="Calibri" w:cs="B Lotus"/>
          <w:sz w:val="24"/>
          <w:szCs w:val="24"/>
          <w:rtl/>
          <w:lang w:bidi="fa-IR"/>
        </w:rPr>
      </w:pPr>
    </w:p>
    <w:p w14:paraId="6E4DE7E3" w14:textId="77777777" w:rsidR="00E91C41" w:rsidRPr="00E91C41" w:rsidRDefault="00E91C41" w:rsidP="009E27F4">
      <w:pPr>
        <w:pStyle w:val="Heading3"/>
        <w:rPr>
          <w:rtl/>
        </w:rPr>
      </w:pPr>
      <w:bookmarkStart w:id="12837" w:name="_Toc529234264"/>
      <w:bookmarkStart w:id="12838" w:name="_Toc529234700"/>
      <w:bookmarkStart w:id="12839" w:name="_Toc530238676"/>
      <w:bookmarkStart w:id="12840" w:name="_Toc530239330"/>
      <w:bookmarkStart w:id="12841" w:name="_Toc533781266"/>
      <w:bookmarkStart w:id="12842" w:name="_Toc533782222"/>
      <w:del w:id="12843" w:author="Mehrnazi Boojari" w:date="2019-01-09T23:34:00Z">
        <w:r w:rsidRPr="00E91C41" w:rsidDel="00947B53">
          <w:rPr>
            <w:rFonts w:hint="cs"/>
            <w:rtl/>
          </w:rPr>
          <w:delText>پرسشنامه</w:delText>
        </w:r>
      </w:del>
      <w:bookmarkEnd w:id="12837"/>
      <w:bookmarkEnd w:id="12838"/>
      <w:bookmarkEnd w:id="12839"/>
      <w:bookmarkEnd w:id="12840"/>
      <w:bookmarkEnd w:id="12841"/>
      <w:bookmarkEnd w:id="12842"/>
      <w:ins w:id="12844" w:author="Mehrnazi Boojari" w:date="2019-01-09T23:34:00Z">
        <w:r w:rsidR="00947B53">
          <w:rPr>
            <w:rFonts w:hint="cs"/>
            <w:rtl/>
          </w:rPr>
          <w:t>پرسش‌نامه</w:t>
        </w:r>
      </w:ins>
    </w:p>
    <w:p w14:paraId="3DC5F237" w14:textId="77777777" w:rsidR="00E91C41" w:rsidRPr="00E91C41" w:rsidRDefault="00E91C41" w:rsidP="005668F7">
      <w:pPr>
        <w:bidi/>
        <w:ind w:firstLine="288"/>
        <w:jc w:val="both"/>
        <w:rPr>
          <w:rFonts w:ascii="Calibri" w:eastAsia="Calibri" w:hAnsi="Calibri" w:cs="B Lotus"/>
          <w:sz w:val="24"/>
          <w:szCs w:val="24"/>
          <w:rtl/>
          <w:lang w:bidi="fa-IR"/>
        </w:rPr>
      </w:pPr>
      <w:del w:id="12845" w:author="Mehrnazi Boojari" w:date="2019-01-09T23:34:00Z">
        <w:r w:rsidRPr="00E91C41" w:rsidDel="00947B53">
          <w:rPr>
            <w:rFonts w:ascii="Calibri" w:eastAsia="Calibri" w:hAnsi="Calibri" w:cs="B Lotus" w:hint="cs"/>
            <w:sz w:val="24"/>
            <w:szCs w:val="24"/>
            <w:rtl/>
            <w:lang w:bidi="fa-IR"/>
          </w:rPr>
          <w:delText>پرسشنامه</w:delText>
        </w:r>
      </w:del>
      <w:ins w:id="12846"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در دو سطح اصلی طراحی شده است</w:t>
      </w:r>
      <w:ins w:id="12847" w:author="Mehrnazi Boojari" w:date="2019-01-13T07:19:00Z">
        <w:r w:rsidR="005668F7">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سطح اول</w:t>
      </w:r>
      <w:del w:id="12848" w:author="Mehrnazi Boojari" w:date="2019-01-13T07:19:00Z">
        <w:r w:rsidRPr="00E91C41" w:rsidDel="005668F7">
          <w:rPr>
            <w:rFonts w:ascii="Calibri" w:eastAsia="Calibri" w:hAnsi="Calibri" w:cs="B Lotus" w:hint="cs"/>
            <w:sz w:val="24"/>
            <w:szCs w:val="24"/>
            <w:rtl/>
            <w:lang w:bidi="fa-IR"/>
          </w:rPr>
          <w:delText>؛</w:delText>
        </w:r>
      </w:del>
      <w:r w:rsidRPr="00E91C41">
        <w:rPr>
          <w:rFonts w:ascii="Calibri" w:eastAsia="Calibri" w:hAnsi="Calibri" w:cs="B Lotus" w:hint="cs"/>
          <w:sz w:val="24"/>
          <w:szCs w:val="24"/>
          <w:rtl/>
          <w:lang w:bidi="fa-IR"/>
        </w:rPr>
        <w:t xml:space="preserve"> چالش</w:t>
      </w:r>
      <w:del w:id="12849" w:author="Mehrnazi Boojari" w:date="2019-01-07T09:45:00Z">
        <w:r w:rsidRPr="00E91C41" w:rsidDel="006F7CCF">
          <w:rPr>
            <w:rFonts w:ascii="Calibri" w:eastAsia="Calibri" w:hAnsi="Calibri" w:cs="B Lotus" w:hint="cs"/>
            <w:sz w:val="24"/>
            <w:szCs w:val="24"/>
            <w:rtl/>
            <w:lang w:bidi="fa-IR"/>
          </w:rPr>
          <w:delText xml:space="preserve"> ها </w:delText>
        </w:r>
      </w:del>
      <w:ins w:id="12850"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و سطح دوم عوامل هر یک از چالش</w:t>
      </w:r>
      <w:del w:id="12851" w:author="Mehrnazi Boojari" w:date="2019-01-07T09:45:00Z">
        <w:r w:rsidRPr="00E91C41" w:rsidDel="006F7CCF">
          <w:rPr>
            <w:rFonts w:ascii="Calibri" w:eastAsia="Calibri" w:hAnsi="Calibri" w:cs="B Lotus" w:hint="cs"/>
            <w:sz w:val="24"/>
            <w:szCs w:val="24"/>
            <w:rtl/>
            <w:lang w:bidi="fa-IR"/>
          </w:rPr>
          <w:delText xml:space="preserve"> ها </w:delText>
        </w:r>
      </w:del>
      <w:ins w:id="12852"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را شامل</w:t>
      </w:r>
      <w:del w:id="12853" w:author="Mehrnazi Boojari" w:date="2019-01-07T09:49:00Z">
        <w:r w:rsidRPr="00E91C41" w:rsidDel="006F7CCF">
          <w:rPr>
            <w:rFonts w:ascii="Calibri" w:eastAsia="Calibri" w:hAnsi="Calibri" w:cs="B Lotus" w:hint="cs"/>
            <w:sz w:val="24"/>
            <w:szCs w:val="24"/>
            <w:rtl/>
            <w:lang w:bidi="fa-IR"/>
          </w:rPr>
          <w:delText xml:space="preserve"> می </w:delText>
        </w:r>
      </w:del>
      <w:ins w:id="12854"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w:t>
      </w:r>
      <w:del w:id="12855" w:author="Mehrnazi Boojari" w:date="2019-01-07T09:53:00Z">
        <w:r w:rsidRPr="00E91C41" w:rsidDel="006F7CCF">
          <w:rPr>
            <w:rFonts w:ascii="Calibri" w:eastAsia="Calibri" w:hAnsi="Calibri" w:cs="B Lotus" w:hint="cs"/>
            <w:sz w:val="24"/>
            <w:szCs w:val="24"/>
            <w:rtl/>
            <w:lang w:bidi="fa-IR"/>
          </w:rPr>
          <w:delText xml:space="preserve"> . </w:delText>
        </w:r>
      </w:del>
      <w:ins w:id="12856"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 xml:space="preserve">در طراحی </w:t>
      </w:r>
      <w:del w:id="12857" w:author="Mehrnazi Boojari" w:date="2019-01-09T23:34:00Z">
        <w:r w:rsidRPr="00E91C41" w:rsidDel="00947B53">
          <w:rPr>
            <w:rFonts w:ascii="Calibri" w:eastAsia="Calibri" w:hAnsi="Calibri" w:cs="B Lotus" w:hint="cs"/>
            <w:sz w:val="24"/>
            <w:szCs w:val="24"/>
            <w:rtl/>
            <w:lang w:bidi="fa-IR"/>
          </w:rPr>
          <w:delText>پرسشنامه</w:delText>
        </w:r>
      </w:del>
      <w:ins w:id="12858" w:author="Mehrnazi Boojari" w:date="2019-01-09T23:34:00Z">
        <w:r w:rsidR="00947B53">
          <w:rPr>
            <w:rFonts w:ascii="Calibri" w:eastAsia="Calibri" w:hAnsi="Calibri" w:cs="B Lotus" w:hint="cs"/>
            <w:sz w:val="24"/>
            <w:szCs w:val="24"/>
            <w:rtl/>
            <w:lang w:bidi="fa-IR"/>
          </w:rPr>
          <w:t>پرسش‌نامه</w:t>
        </w:r>
      </w:ins>
      <w:del w:id="12859" w:author="Mehrnazi Boojari" w:date="2019-01-07T09:46:00Z">
        <w:r w:rsidRPr="00E91C41" w:rsidDel="006F7CCF">
          <w:rPr>
            <w:rFonts w:ascii="Calibri" w:eastAsia="Calibri" w:hAnsi="Calibri" w:cs="B Lotus" w:hint="cs"/>
            <w:sz w:val="24"/>
            <w:szCs w:val="24"/>
            <w:rtl/>
            <w:lang w:bidi="fa-IR"/>
          </w:rPr>
          <w:delText xml:space="preserve"> های </w:delText>
        </w:r>
      </w:del>
      <w:ins w:id="1286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مرسوم</w:t>
      </w:r>
      <w:del w:id="12861" w:author="Mehrnazi Boojari" w:date="2019-01-07T10:44:00Z">
        <w:r w:rsidRPr="00E91C41" w:rsidDel="006A1F1D">
          <w:rPr>
            <w:rFonts w:ascii="Calibri" w:eastAsia="Calibri" w:hAnsi="Calibri" w:cs="B Lotus" w:hint="cs"/>
            <w:sz w:val="24"/>
            <w:szCs w:val="24"/>
            <w:rtl/>
            <w:lang w:bidi="fa-IR"/>
          </w:rPr>
          <w:delText xml:space="preserve"> صرفا </w:delText>
        </w:r>
      </w:del>
      <w:ins w:id="12862" w:author="Mehrnazi Boojari" w:date="2019-01-07T10:44:00Z">
        <w:r w:rsidR="006A1F1D">
          <w:rPr>
            <w:rFonts w:ascii="Calibri" w:eastAsia="Calibri" w:hAnsi="Calibri" w:cs="B Lotus" w:hint="cs"/>
            <w:sz w:val="24"/>
            <w:szCs w:val="24"/>
            <w:rtl/>
            <w:lang w:bidi="fa-IR"/>
          </w:rPr>
          <w:t xml:space="preserve"> فقط </w:t>
        </w:r>
      </w:ins>
      <w:r w:rsidRPr="00E91C41">
        <w:rPr>
          <w:rFonts w:ascii="Calibri" w:eastAsia="Calibri" w:hAnsi="Calibri" w:cs="B Lotus" w:hint="cs"/>
          <w:sz w:val="24"/>
          <w:szCs w:val="24"/>
          <w:rtl/>
          <w:lang w:bidi="fa-IR"/>
        </w:rPr>
        <w:t>به اهمیت تک</w:t>
      </w:r>
      <w:ins w:id="12863" w:author="Mehrnazi Boojari" w:date="2019-01-13T07:19:00Z">
        <w:r w:rsidR="005668F7">
          <w:rPr>
            <w:rFonts w:ascii="Calibri" w:eastAsia="Calibri" w:hAnsi="Calibri" w:cs="B Nazanin" w:hint="cs"/>
            <w:sz w:val="24"/>
            <w:szCs w:val="24"/>
            <w:rtl/>
            <w:lang w:bidi="fa-IR"/>
          </w:rPr>
          <w:t>‌</w:t>
        </w:r>
      </w:ins>
      <w:del w:id="12864" w:author="Mehrnazi Boojari" w:date="2019-01-13T07:19:00Z">
        <w:r w:rsidRPr="00E91C41" w:rsidDel="005668F7">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بعدی هر یک از عوامل از دیدگاه مخاطب بسنده</w:t>
      </w:r>
      <w:del w:id="12865" w:author="Mehrnazi Boojari" w:date="2019-01-07T09:49:00Z">
        <w:r w:rsidRPr="00E91C41" w:rsidDel="006F7CCF">
          <w:rPr>
            <w:rFonts w:ascii="Calibri" w:eastAsia="Calibri" w:hAnsi="Calibri" w:cs="B Lotus" w:hint="cs"/>
            <w:sz w:val="24"/>
            <w:szCs w:val="24"/>
            <w:rtl/>
            <w:lang w:bidi="fa-IR"/>
          </w:rPr>
          <w:delText xml:space="preserve"> می </w:delText>
        </w:r>
      </w:del>
      <w:ins w:id="12866"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شود</w:t>
      </w:r>
      <w:del w:id="12867" w:author="Mehrnazi Boojari" w:date="2019-01-08T02:06:00Z">
        <w:r w:rsidRPr="00E91C41" w:rsidDel="00310BDA">
          <w:rPr>
            <w:rFonts w:ascii="Calibri" w:eastAsia="Calibri" w:hAnsi="Calibri" w:cs="B Lotus" w:hint="cs"/>
            <w:sz w:val="24"/>
            <w:szCs w:val="24"/>
            <w:rtl/>
            <w:lang w:bidi="fa-IR"/>
          </w:rPr>
          <w:delText xml:space="preserve"> ولی </w:delText>
        </w:r>
      </w:del>
      <w:ins w:id="12868" w:author="Mehrnazi Boojari" w:date="2019-01-08T02:06:00Z">
        <w:r w:rsidR="00310BDA">
          <w:rPr>
            <w:rFonts w:ascii="Calibri" w:eastAsia="Calibri" w:hAnsi="Calibri" w:cs="B Lotus" w:hint="cs"/>
            <w:sz w:val="24"/>
            <w:szCs w:val="24"/>
            <w:rtl/>
            <w:lang w:bidi="fa-IR"/>
          </w:rPr>
          <w:t xml:space="preserve">، ولی </w:t>
        </w:r>
      </w:ins>
      <w:r w:rsidRPr="00E91C41">
        <w:rPr>
          <w:rFonts w:ascii="Calibri" w:eastAsia="Calibri" w:hAnsi="Calibri" w:cs="B Lotus" w:hint="cs"/>
          <w:sz w:val="24"/>
          <w:szCs w:val="24"/>
          <w:rtl/>
          <w:lang w:bidi="fa-IR"/>
        </w:rPr>
        <w:t xml:space="preserve">در </w:t>
      </w:r>
      <w:del w:id="12869" w:author="Mehrnazi Boojari" w:date="2019-01-09T23:34:00Z">
        <w:r w:rsidRPr="00E91C41" w:rsidDel="00947B53">
          <w:rPr>
            <w:rFonts w:ascii="Calibri" w:eastAsia="Calibri" w:hAnsi="Calibri" w:cs="B Lotus" w:hint="cs"/>
            <w:sz w:val="24"/>
            <w:szCs w:val="24"/>
            <w:rtl/>
            <w:lang w:bidi="fa-IR"/>
          </w:rPr>
          <w:delText>پرسشنامه</w:delText>
        </w:r>
      </w:del>
      <w:ins w:id="12870"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حاضر</w:t>
      </w:r>
      <w:del w:id="12871" w:author="Mehrnazi Boojari" w:date="2019-01-13T07:19:00Z">
        <w:r w:rsidRPr="00E91C41" w:rsidDel="005668F7">
          <w:rPr>
            <w:rFonts w:ascii="Calibri" w:eastAsia="Calibri" w:hAnsi="Calibri" w:cs="B Lotus" w:hint="cs"/>
            <w:sz w:val="24"/>
            <w:szCs w:val="24"/>
            <w:rtl/>
            <w:lang w:bidi="fa-IR"/>
          </w:rPr>
          <w:delText>،</w:delText>
        </w:r>
      </w:del>
      <w:r w:rsidRPr="00E91C41">
        <w:rPr>
          <w:rFonts w:ascii="Calibri" w:eastAsia="Calibri" w:hAnsi="Calibri" w:cs="B Lotus" w:hint="cs"/>
          <w:sz w:val="24"/>
          <w:szCs w:val="24"/>
          <w:rtl/>
          <w:lang w:bidi="fa-IR"/>
        </w:rPr>
        <w:t xml:space="preserve"> دو موضوع برای ما مطرح است</w:t>
      </w:r>
      <w:ins w:id="12872" w:author="Mehrnazi Boojari" w:date="2019-01-13T07:20:00Z">
        <w:r w:rsidR="005668F7">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موضوع اول بحث اهمیت هر یک از عوامل در نگاه فرامحلی و موضوع دوم اهمیت هر</w:t>
      </w:r>
      <w:ins w:id="12873" w:author="Mehrnazi Boojari" w:date="2019-01-13T07:20:00Z">
        <w:r w:rsidR="005668F7">
          <w:rPr>
            <w:rFonts w:ascii="Calibri" w:eastAsia="Calibri" w:hAnsi="Calibri" w:cs="Times New Roman" w:hint="eastAsia"/>
            <w:sz w:val="24"/>
            <w:szCs w:val="24"/>
            <w:rtl/>
            <w:lang w:bidi="fa-IR"/>
          </w:rPr>
          <w:t> </w:t>
        </w:r>
      </w:ins>
      <w:del w:id="12874" w:author="Mehrnazi Boojari" w:date="2019-01-13T07:20:00Z">
        <w:r w:rsidRPr="00E91C41" w:rsidDel="005668F7">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یک از عوامل در سطح محلی مطرح است</w:t>
      </w:r>
      <w:ins w:id="12875" w:author="Mehrnazi Boojari" w:date="2019-01-13T07:20:00Z">
        <w:r w:rsidR="005668F7">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برای دستیابی به این دو موضوع </w:t>
      </w:r>
      <w:del w:id="12876" w:author="Mehrnazi Boojari" w:date="2019-01-09T23:34:00Z">
        <w:r w:rsidRPr="00E91C41" w:rsidDel="00947B53">
          <w:rPr>
            <w:rFonts w:ascii="Calibri" w:eastAsia="Calibri" w:hAnsi="Calibri" w:cs="B Lotus" w:hint="cs"/>
            <w:sz w:val="24"/>
            <w:szCs w:val="24"/>
            <w:rtl/>
            <w:lang w:bidi="fa-IR"/>
          </w:rPr>
          <w:delText>پرسشنامه</w:delText>
        </w:r>
      </w:del>
      <w:ins w:id="12877"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حاضر به گونه</w:t>
      </w:r>
      <w:del w:id="12878" w:author="Mehrnazi Boojari" w:date="2019-01-07T10:41:00Z">
        <w:r w:rsidRPr="00E91C41" w:rsidDel="006A1F1D">
          <w:rPr>
            <w:rFonts w:ascii="Calibri" w:eastAsia="Calibri" w:hAnsi="Calibri" w:cs="B Lotus" w:hint="cs"/>
            <w:sz w:val="24"/>
            <w:szCs w:val="24"/>
            <w:rtl/>
            <w:lang w:bidi="fa-IR"/>
          </w:rPr>
          <w:delText xml:space="preserve"> ای </w:delText>
        </w:r>
      </w:del>
      <w:ins w:id="12879" w:author="Mehrnazi Boojari" w:date="2019-01-07T10:41:00Z">
        <w:r w:rsidR="006A1F1D">
          <w:rPr>
            <w:rFonts w:ascii="Calibri" w:eastAsia="Calibri" w:hAnsi="Calibri" w:cs="B Lotus" w:hint="cs"/>
            <w:sz w:val="24"/>
            <w:szCs w:val="24"/>
            <w:rtl/>
            <w:lang w:bidi="fa-IR"/>
          </w:rPr>
          <w:t xml:space="preserve">‌ای </w:t>
        </w:r>
      </w:ins>
      <w:r w:rsidRPr="00E91C41">
        <w:rPr>
          <w:rFonts w:ascii="Calibri" w:eastAsia="Calibri" w:hAnsi="Calibri" w:cs="B Lotus" w:hint="cs"/>
          <w:sz w:val="24"/>
          <w:szCs w:val="24"/>
          <w:rtl/>
          <w:lang w:bidi="fa-IR"/>
        </w:rPr>
        <w:t xml:space="preserve">طراحی </w:t>
      </w:r>
      <w:del w:id="12880" w:author="Mehrnazi Boojari" w:date="2019-01-13T07:20:00Z">
        <w:r w:rsidRPr="00E91C41" w:rsidDel="005668F7">
          <w:rPr>
            <w:rFonts w:ascii="Calibri" w:eastAsia="Calibri" w:hAnsi="Calibri" w:cs="B Lotus" w:hint="cs"/>
            <w:sz w:val="24"/>
            <w:szCs w:val="24"/>
            <w:rtl/>
            <w:lang w:bidi="fa-IR"/>
          </w:rPr>
          <w:delText xml:space="preserve">گردید </w:delText>
        </w:r>
      </w:del>
      <w:ins w:id="12881" w:author="Mehrnazi Boojari" w:date="2019-01-13T07:20:00Z">
        <w:r w:rsidR="005668F7">
          <w:rPr>
            <w:rFonts w:ascii="Calibri" w:eastAsia="Calibri" w:hAnsi="Calibri" w:cs="B Lotus" w:hint="cs"/>
            <w:sz w:val="24"/>
            <w:szCs w:val="24"/>
            <w:rtl/>
            <w:lang w:bidi="fa-IR"/>
          </w:rPr>
          <w:t>ش</w:t>
        </w:r>
        <w:r w:rsidR="005668F7" w:rsidRPr="00E91C41">
          <w:rPr>
            <w:rFonts w:ascii="Calibri" w:eastAsia="Calibri" w:hAnsi="Calibri" w:cs="B Lotus" w:hint="cs"/>
            <w:sz w:val="24"/>
            <w:szCs w:val="24"/>
            <w:rtl/>
            <w:lang w:bidi="fa-IR"/>
          </w:rPr>
          <w:t xml:space="preserve">د </w:t>
        </w:r>
      </w:ins>
      <w:r w:rsidRPr="00E91C41">
        <w:rPr>
          <w:rFonts w:ascii="Calibri" w:eastAsia="Calibri" w:hAnsi="Calibri" w:cs="B Lotus" w:hint="cs"/>
          <w:sz w:val="24"/>
          <w:szCs w:val="24"/>
          <w:rtl/>
          <w:lang w:bidi="fa-IR"/>
        </w:rPr>
        <w:t xml:space="preserve">تا </w:t>
      </w:r>
      <w:del w:id="12882" w:author="Mehrnazi Boojari" w:date="2019-01-13T07:20:00Z">
        <w:r w:rsidRPr="00E91C41" w:rsidDel="005668F7">
          <w:rPr>
            <w:rFonts w:ascii="Calibri" w:eastAsia="Calibri" w:hAnsi="Calibri" w:cs="B Lotus" w:hint="cs"/>
            <w:sz w:val="24"/>
            <w:szCs w:val="24"/>
            <w:rtl/>
            <w:lang w:bidi="fa-IR"/>
          </w:rPr>
          <w:delText xml:space="preserve">هر </w:delText>
        </w:r>
      </w:del>
      <w:ins w:id="12883" w:author="Mehrnazi Boojari" w:date="2019-01-13T07:20:00Z">
        <w:r w:rsidR="005668F7" w:rsidRPr="00E91C41">
          <w:rPr>
            <w:rFonts w:ascii="Calibri" w:eastAsia="Calibri" w:hAnsi="Calibri" w:cs="B Lotus" w:hint="cs"/>
            <w:sz w:val="24"/>
            <w:szCs w:val="24"/>
            <w:rtl/>
            <w:lang w:bidi="fa-IR"/>
          </w:rPr>
          <w:t>هر</w:t>
        </w:r>
        <w:r w:rsidR="005668F7">
          <w:rPr>
            <w:rFonts w:ascii="Calibri" w:eastAsia="Calibri" w:hAnsi="Calibri" w:cs="Times New Roman" w:hint="eastAsia"/>
            <w:sz w:val="24"/>
            <w:szCs w:val="24"/>
            <w:rtl/>
            <w:lang w:bidi="fa-IR"/>
          </w:rPr>
          <w:t> </w:t>
        </w:r>
      </w:ins>
      <w:r w:rsidRPr="00E91C41">
        <w:rPr>
          <w:rFonts w:ascii="Calibri" w:eastAsia="Calibri" w:hAnsi="Calibri" w:cs="B Lotus" w:hint="cs"/>
          <w:sz w:val="24"/>
          <w:szCs w:val="24"/>
          <w:rtl/>
          <w:lang w:bidi="fa-IR"/>
        </w:rPr>
        <w:t>دو بخش شامل شود</w:t>
      </w:r>
      <w:ins w:id="12884" w:author="Mehrnazi Boojari" w:date="2019-01-13T07:20:00Z">
        <w:r w:rsidR="005668F7">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اما در بحث تعیین اندازه عوامل در دو موضوع با توجه ادبیات روش تحقیق، بیشترین استفاده از طیف </w:t>
      </w:r>
      <w:r w:rsidRPr="000A2FDF">
        <w:rPr>
          <w:rFonts w:ascii="Calibri" w:eastAsia="Calibri" w:hAnsi="Calibri" w:cs="B Lotus" w:hint="cs"/>
          <w:sz w:val="24"/>
          <w:szCs w:val="24"/>
          <w:rtl/>
          <w:lang w:bidi="fa-IR"/>
        </w:rPr>
        <w:t>لیکرت</w:t>
      </w:r>
      <w:r w:rsidRPr="00E91C41">
        <w:rPr>
          <w:rFonts w:ascii="Calibri" w:eastAsia="Calibri" w:hAnsi="Calibri" w:cs="B Lotus" w:hint="cs"/>
          <w:sz w:val="24"/>
          <w:szCs w:val="24"/>
          <w:rtl/>
          <w:lang w:bidi="fa-IR"/>
        </w:rPr>
        <w:t xml:space="preserve"> در </w:t>
      </w:r>
      <w:del w:id="12885" w:author="Mehrnazi Boojari" w:date="2019-01-09T23:34:00Z">
        <w:r w:rsidRPr="00E91C41" w:rsidDel="00947B53">
          <w:rPr>
            <w:rFonts w:ascii="Calibri" w:eastAsia="Calibri" w:hAnsi="Calibri" w:cs="B Lotus" w:hint="cs"/>
            <w:sz w:val="24"/>
            <w:szCs w:val="24"/>
            <w:rtl/>
            <w:lang w:bidi="fa-IR"/>
          </w:rPr>
          <w:delText>پرسشنامه</w:delText>
        </w:r>
      </w:del>
      <w:ins w:id="12886" w:author="Mehrnazi Boojari" w:date="2019-01-09T23:34:00Z">
        <w:r w:rsidR="00947B53">
          <w:rPr>
            <w:rFonts w:ascii="Calibri" w:eastAsia="Calibri" w:hAnsi="Calibri" w:cs="B Lotus" w:hint="cs"/>
            <w:sz w:val="24"/>
            <w:szCs w:val="24"/>
            <w:rtl/>
            <w:lang w:bidi="fa-IR"/>
          </w:rPr>
          <w:t>پرسش‌نامه</w:t>
        </w:r>
      </w:ins>
      <w:ins w:id="12887" w:author="Mehrnazi Boojari" w:date="2019-01-13T07:20:00Z">
        <w:r w:rsidR="005668F7">
          <w:rPr>
            <w:rFonts w:ascii="Calibri" w:eastAsia="Calibri" w:hAnsi="Calibri" w:cs="B Nazanin" w:hint="cs"/>
            <w:sz w:val="24"/>
            <w:szCs w:val="24"/>
            <w:rtl/>
            <w:lang w:bidi="fa-IR"/>
          </w:rPr>
          <w:t>‌</w:t>
        </w:r>
      </w:ins>
      <w:del w:id="12888" w:author="Mehrnazi Boojari" w:date="2019-01-13T07:20:00Z">
        <w:r w:rsidRPr="00E91C41" w:rsidDel="005668F7">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هاست. استفاده از طیف لیکرت ما را</w:t>
      </w:r>
      <w:del w:id="12889" w:author="Mehrnazi Boojari" w:date="2019-01-07T10:44:00Z">
        <w:r w:rsidRPr="00E91C41" w:rsidDel="006A1F1D">
          <w:rPr>
            <w:rFonts w:ascii="Calibri" w:eastAsia="Calibri" w:hAnsi="Calibri" w:cs="B Lotus" w:hint="cs"/>
            <w:sz w:val="24"/>
            <w:szCs w:val="24"/>
            <w:rtl/>
            <w:lang w:bidi="fa-IR"/>
          </w:rPr>
          <w:delText xml:space="preserve"> صرفا </w:delText>
        </w:r>
      </w:del>
      <w:ins w:id="12890" w:author="Mehrnazi Boojari" w:date="2019-01-07T10:44:00Z">
        <w:r w:rsidR="006A1F1D">
          <w:rPr>
            <w:rFonts w:ascii="Calibri" w:eastAsia="Calibri" w:hAnsi="Calibri" w:cs="B Lotus" w:hint="cs"/>
            <w:sz w:val="24"/>
            <w:szCs w:val="24"/>
            <w:rtl/>
            <w:lang w:bidi="fa-IR"/>
          </w:rPr>
          <w:t xml:space="preserve"> فقط </w:t>
        </w:r>
      </w:ins>
      <w:r w:rsidRPr="00E91C41">
        <w:rPr>
          <w:rFonts w:ascii="Calibri" w:eastAsia="Calibri" w:hAnsi="Calibri" w:cs="B Lotus" w:hint="cs"/>
          <w:sz w:val="24"/>
          <w:szCs w:val="24"/>
          <w:rtl/>
          <w:lang w:bidi="fa-IR"/>
        </w:rPr>
        <w:t>در تعیین عوامل هر یک از چالش</w:t>
      </w:r>
      <w:ins w:id="12891" w:author="Mehrnazi Boojari" w:date="2019-01-09T23:34:00Z">
        <w:r w:rsidR="00947B53">
          <w:rPr>
            <w:rFonts w:ascii="Calibri" w:eastAsia="Calibri" w:hAnsi="Calibri" w:cs="B Nazanin" w:hint="cs"/>
            <w:sz w:val="24"/>
            <w:szCs w:val="24"/>
            <w:rtl/>
            <w:lang w:bidi="fa-IR"/>
          </w:rPr>
          <w:t>‌</w:t>
        </w:r>
      </w:ins>
      <w:r w:rsidRPr="00E91C41">
        <w:rPr>
          <w:rFonts w:ascii="Calibri" w:eastAsia="Calibri" w:hAnsi="Calibri" w:cs="B Lotus" w:hint="cs"/>
          <w:sz w:val="24"/>
          <w:szCs w:val="24"/>
          <w:rtl/>
          <w:lang w:bidi="fa-IR"/>
        </w:rPr>
        <w:t>ها</w:t>
      </w:r>
      <w:del w:id="12892" w:author="Mehrnazi Boojari" w:date="2019-01-07T09:49:00Z">
        <w:r w:rsidRPr="00E91C41" w:rsidDel="006F7CCF">
          <w:rPr>
            <w:rFonts w:ascii="Calibri" w:eastAsia="Calibri" w:hAnsi="Calibri" w:cs="B Lotus" w:hint="cs"/>
            <w:sz w:val="24"/>
            <w:szCs w:val="24"/>
            <w:rtl/>
            <w:lang w:bidi="fa-IR"/>
          </w:rPr>
          <w:delText xml:space="preserve"> می </w:delText>
        </w:r>
      </w:del>
      <w:ins w:id="12893"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تواند کمک کند و برای مقایسه عوامل سایر چالش</w:t>
      </w:r>
      <w:del w:id="12894" w:author="Mehrnazi Boojari" w:date="2019-01-07T09:45:00Z">
        <w:r w:rsidRPr="00E91C41" w:rsidDel="006F7CCF">
          <w:rPr>
            <w:rFonts w:ascii="Calibri" w:eastAsia="Calibri" w:hAnsi="Calibri" w:cs="B Lotus" w:hint="cs"/>
            <w:sz w:val="24"/>
            <w:szCs w:val="24"/>
            <w:rtl/>
            <w:lang w:bidi="fa-IR"/>
          </w:rPr>
          <w:delText xml:space="preserve"> ها </w:delText>
        </w:r>
      </w:del>
      <w:ins w:id="12895"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دچار ضعف</w:t>
      </w:r>
      <w:del w:id="12896" w:author="Mehrnazi Boojari" w:date="2019-01-07T09:49:00Z">
        <w:r w:rsidRPr="00E91C41" w:rsidDel="006F7CCF">
          <w:rPr>
            <w:rFonts w:ascii="Calibri" w:eastAsia="Calibri" w:hAnsi="Calibri" w:cs="B Lotus" w:hint="cs"/>
            <w:sz w:val="24"/>
            <w:szCs w:val="24"/>
            <w:rtl/>
            <w:lang w:bidi="fa-IR"/>
          </w:rPr>
          <w:delText xml:space="preserve"> می </w:delText>
        </w:r>
      </w:del>
      <w:del w:id="12897" w:author="Mehrnazi Boojari" w:date="2019-01-07T10:29:00Z">
        <w:r w:rsidRPr="00E91C41" w:rsidDel="006C73A5">
          <w:rPr>
            <w:rFonts w:ascii="Calibri" w:eastAsia="Calibri" w:hAnsi="Calibri" w:cs="B Lotus" w:hint="cs"/>
            <w:sz w:val="24"/>
            <w:szCs w:val="24"/>
            <w:rtl/>
            <w:lang w:bidi="fa-IR"/>
          </w:rPr>
          <w:delText>باشد</w:delText>
        </w:r>
      </w:del>
      <w:ins w:id="12898" w:author="Mehrnazi Boojari" w:date="2019-01-07T10:29:00Z">
        <w:r w:rsidR="006C73A5">
          <w:rPr>
            <w:rFonts w:ascii="Calibri" w:eastAsia="Calibri" w:hAnsi="Calibri" w:cs="B Lotus" w:hint="cs"/>
            <w:sz w:val="24"/>
            <w:szCs w:val="24"/>
            <w:rtl/>
            <w:lang w:bidi="fa-IR"/>
          </w:rPr>
          <w:t xml:space="preserve"> است</w:t>
        </w:r>
      </w:ins>
      <w:ins w:id="12899" w:author="Mehrnazi Boojari" w:date="2019-01-13T07:21:00Z">
        <w:r w:rsidR="005668F7">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برای مثال</w:t>
      </w:r>
      <w:ins w:id="12900" w:author="Mehrnazi Boojari" w:date="2019-01-13T07:21:00Z">
        <w:r w:rsidR="005668F7">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عامل اول در چالش اول با استفاده از طیف لیکرت را</w:t>
      </w:r>
      <w:del w:id="12901" w:author="Mehrnazi Boojari" w:date="2019-01-07T09:49:00Z">
        <w:r w:rsidRPr="00E91C41" w:rsidDel="006F7CCF">
          <w:rPr>
            <w:rFonts w:ascii="Calibri" w:eastAsia="Calibri" w:hAnsi="Calibri" w:cs="B Lotus" w:hint="cs"/>
            <w:sz w:val="24"/>
            <w:szCs w:val="24"/>
            <w:rtl/>
            <w:lang w:bidi="fa-IR"/>
          </w:rPr>
          <w:delText xml:space="preserve"> نمی </w:delText>
        </w:r>
      </w:del>
      <w:ins w:id="12902" w:author="Mehrnazi Boojari" w:date="2019-01-07T09:49:00Z">
        <w:r w:rsidR="006F7CCF">
          <w:rPr>
            <w:rFonts w:ascii="Calibri" w:eastAsia="Calibri" w:hAnsi="Calibri" w:cs="B Lotus" w:hint="cs"/>
            <w:sz w:val="24"/>
            <w:szCs w:val="24"/>
            <w:rtl/>
            <w:lang w:bidi="fa-IR"/>
          </w:rPr>
          <w:t xml:space="preserve"> نمی‌</w:t>
        </w:r>
      </w:ins>
      <w:r w:rsidRPr="00E91C41">
        <w:rPr>
          <w:rFonts w:ascii="Calibri" w:eastAsia="Calibri" w:hAnsi="Calibri" w:cs="B Lotus" w:hint="cs"/>
          <w:sz w:val="24"/>
          <w:szCs w:val="24"/>
          <w:rtl/>
          <w:lang w:bidi="fa-IR"/>
        </w:rPr>
        <w:t>توان با عامل اول از چالش دوم مقایسه کرد</w:t>
      </w:r>
      <w:del w:id="12903" w:author="Mehrnazi Boojari" w:date="2019-01-07T09:53:00Z">
        <w:r w:rsidRPr="00E91C41" w:rsidDel="006F7CCF">
          <w:rPr>
            <w:rFonts w:ascii="Calibri" w:eastAsia="Calibri" w:hAnsi="Calibri" w:cs="B Lotus" w:hint="cs"/>
            <w:sz w:val="24"/>
            <w:szCs w:val="24"/>
            <w:rtl/>
            <w:lang w:bidi="fa-IR"/>
          </w:rPr>
          <w:delText xml:space="preserve"> . </w:delText>
        </w:r>
      </w:del>
      <w:del w:id="12904" w:author="Mehrnazi Boojari" w:date="2019-01-07T11:04:00Z">
        <w:r w:rsidRPr="00E91C41" w:rsidDel="00DB081F">
          <w:rPr>
            <w:rFonts w:ascii="Calibri" w:eastAsia="Calibri" w:hAnsi="Calibri" w:cs="B Lotus" w:hint="cs"/>
            <w:sz w:val="24"/>
            <w:szCs w:val="24"/>
            <w:rtl/>
            <w:lang w:bidi="fa-IR"/>
          </w:rPr>
          <w:delText xml:space="preserve">لذا </w:delText>
        </w:r>
      </w:del>
      <w:ins w:id="12905" w:author="Mehrnazi Boojari" w:date="2019-01-07T11:04:00Z">
        <w:r w:rsidR="00DB081F">
          <w:rPr>
            <w:rFonts w:ascii="Calibri" w:eastAsia="Calibri" w:hAnsi="Calibri" w:cs="B Lotus" w:hint="cs"/>
            <w:sz w:val="24"/>
            <w:szCs w:val="24"/>
            <w:rtl/>
            <w:lang w:bidi="fa-IR"/>
          </w:rPr>
          <w:t xml:space="preserve">. لذا، </w:t>
        </w:r>
      </w:ins>
      <w:r w:rsidRPr="00E91C41">
        <w:rPr>
          <w:rFonts w:ascii="Calibri" w:eastAsia="Calibri" w:hAnsi="Calibri" w:cs="B Lotus" w:hint="cs"/>
          <w:sz w:val="24"/>
          <w:szCs w:val="24"/>
          <w:rtl/>
          <w:lang w:bidi="fa-IR"/>
        </w:rPr>
        <w:t>برای بهینه</w:t>
      </w:r>
      <w:del w:id="12906" w:author="Mehrnazi Boojari" w:date="2019-01-07T09:51:00Z">
        <w:r w:rsidRPr="00E91C41" w:rsidDel="006F7CCF">
          <w:rPr>
            <w:rFonts w:ascii="Calibri" w:eastAsia="Calibri" w:hAnsi="Calibri" w:cs="B Lotus" w:hint="cs"/>
            <w:sz w:val="24"/>
            <w:szCs w:val="24"/>
            <w:rtl/>
            <w:lang w:bidi="fa-IR"/>
          </w:rPr>
          <w:delText xml:space="preserve"> سازی </w:delText>
        </w:r>
      </w:del>
      <w:ins w:id="12907" w:author="Mehrnazi Boojari" w:date="2019-01-07T09:51:00Z">
        <w:r w:rsidR="006F7CCF">
          <w:rPr>
            <w:rFonts w:ascii="Calibri" w:eastAsia="Calibri" w:hAnsi="Calibri" w:cs="B Lotus" w:hint="cs"/>
            <w:sz w:val="24"/>
            <w:szCs w:val="24"/>
            <w:rtl/>
            <w:lang w:bidi="fa-IR"/>
          </w:rPr>
          <w:t xml:space="preserve">‌سازی </w:t>
        </w:r>
      </w:ins>
      <w:r w:rsidRPr="00E91C41">
        <w:rPr>
          <w:rFonts w:ascii="Calibri" w:eastAsia="Calibri" w:hAnsi="Calibri" w:cs="B Lotus" w:hint="cs"/>
          <w:sz w:val="24"/>
          <w:szCs w:val="24"/>
          <w:rtl/>
          <w:lang w:bidi="fa-IR"/>
        </w:rPr>
        <w:t xml:space="preserve">این مسئله و </w:t>
      </w:r>
      <w:del w:id="12908" w:author="Mehrnazi Boojari" w:date="2019-01-07T22:30:00Z">
        <w:r w:rsidRPr="00E91C41" w:rsidDel="00051F26">
          <w:rPr>
            <w:rFonts w:ascii="Calibri" w:eastAsia="Calibri" w:hAnsi="Calibri" w:cs="B Lotus" w:hint="cs"/>
            <w:sz w:val="24"/>
            <w:szCs w:val="24"/>
            <w:rtl/>
            <w:lang w:bidi="fa-IR"/>
          </w:rPr>
          <w:delText>در نظر گرفتن</w:delText>
        </w:r>
      </w:del>
      <w:ins w:id="12909" w:author="Mehrnazi Boojari" w:date="2019-01-07T22:30:00Z">
        <w:r w:rsidR="00051F26">
          <w:rPr>
            <w:rFonts w:ascii="Calibri" w:eastAsia="Calibri" w:hAnsi="Calibri"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Calibri" w:eastAsia="Calibri" w:hAnsi="Calibri" w:cs="B Lotus" w:hint="cs"/>
            <w:sz w:val="24"/>
            <w:szCs w:val="24"/>
            <w:rtl/>
            <w:lang w:bidi="fa-IR"/>
          </w:rPr>
          <w:t>گرفتن</w:t>
        </w:r>
      </w:ins>
      <w:r w:rsidRPr="00E91C41">
        <w:rPr>
          <w:rFonts w:ascii="Calibri" w:eastAsia="Calibri" w:hAnsi="Calibri" w:cs="B Lotus" w:hint="cs"/>
          <w:sz w:val="24"/>
          <w:szCs w:val="24"/>
          <w:rtl/>
          <w:lang w:bidi="fa-IR"/>
        </w:rPr>
        <w:t xml:space="preserve"> هر دو موضوع ذکر</w:t>
      </w:r>
      <w:del w:id="12910" w:author="Mehrnazi Boojari" w:date="2019-01-13T07:23:00Z">
        <w:r w:rsidRPr="00E91C41" w:rsidDel="00882292">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شده (اهمیت عوامل با نگاه فرامحلی و نگاه محلی</w:t>
      </w:r>
      <w:del w:id="12911" w:author="Mehrnazi Boojari" w:date="2019-01-07T10:07:00Z">
        <w:r w:rsidRPr="00E91C41" w:rsidDel="00A31D6F">
          <w:rPr>
            <w:rFonts w:ascii="Calibri" w:eastAsia="Calibri" w:hAnsi="Calibri" w:cs="B Lotus" w:hint="cs"/>
            <w:sz w:val="24"/>
            <w:szCs w:val="24"/>
            <w:rtl/>
            <w:lang w:bidi="fa-IR"/>
          </w:rPr>
          <w:delText xml:space="preserve"> )</w:delText>
        </w:r>
      </w:del>
      <w:ins w:id="12912" w:author="Mehrnazi Boojari" w:date="2019-01-07T10:07:00Z">
        <w:r w:rsidR="00A31D6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در </w:t>
      </w:r>
      <w:del w:id="12913" w:author="Mehrnazi Boojari" w:date="2019-01-09T23:34:00Z">
        <w:r w:rsidRPr="00E91C41" w:rsidDel="00947B53">
          <w:rPr>
            <w:rFonts w:ascii="Calibri" w:eastAsia="Calibri" w:hAnsi="Calibri" w:cs="B Lotus" w:hint="cs"/>
            <w:sz w:val="24"/>
            <w:szCs w:val="24"/>
            <w:rtl/>
            <w:lang w:bidi="fa-IR"/>
          </w:rPr>
          <w:delText>پرسشنامه</w:delText>
        </w:r>
      </w:del>
      <w:ins w:id="12914"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حاضر از مدل</w:t>
      </w:r>
      <w:r w:rsidRPr="00E91C41">
        <w:rPr>
          <w:rFonts w:ascii="Calibri" w:eastAsia="Calibri" w:hAnsi="Calibri" w:cs="B Lotus"/>
          <w:sz w:val="24"/>
          <w:szCs w:val="24"/>
          <w:lang w:bidi="fa-IR"/>
        </w:rPr>
        <w:t xml:space="preserve"> </w:t>
      </w:r>
      <w:r w:rsidRPr="00E91C41">
        <w:rPr>
          <w:rFonts w:ascii="Calibri" w:eastAsia="Calibri" w:hAnsi="Calibri" w:cs="B Lotus" w:hint="cs"/>
          <w:sz w:val="24"/>
          <w:szCs w:val="24"/>
          <w:rtl/>
          <w:lang w:bidi="fa-IR"/>
        </w:rPr>
        <w:t>سلسله</w:t>
      </w:r>
      <w:ins w:id="12915" w:author="Mehrnazi Boojari" w:date="2019-01-09T23:35:00Z">
        <w:r w:rsidR="00947B53">
          <w:rPr>
            <w:rFonts w:ascii="Calibri" w:eastAsia="Calibri" w:hAnsi="Calibri" w:cs="B Nazanin" w:hint="cs"/>
            <w:sz w:val="24"/>
            <w:szCs w:val="24"/>
            <w:rtl/>
            <w:lang w:bidi="fa-IR"/>
          </w:rPr>
          <w:t>‌</w:t>
        </w:r>
      </w:ins>
      <w:del w:id="12916" w:author="Mehrnazi Boojari" w:date="2019-01-09T23:35:00Z">
        <w:r w:rsidRPr="00E91C41" w:rsidDel="00947B53">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مراتبی </w:t>
      </w:r>
      <w:r w:rsidRPr="00F6734C">
        <w:rPr>
          <w:rFonts w:asciiTheme="majorBidi" w:eastAsia="Calibri" w:hAnsiTheme="majorBidi" w:cstheme="majorBidi"/>
          <w:sz w:val="24"/>
          <w:szCs w:val="24"/>
          <w:rtl/>
          <w:lang w:bidi="fa-IR"/>
        </w:rPr>
        <w:t>(</w:t>
      </w:r>
      <w:r w:rsidRPr="00F6734C">
        <w:rPr>
          <w:rFonts w:asciiTheme="majorBidi" w:eastAsia="Calibri" w:hAnsiTheme="majorBidi" w:cstheme="majorBidi"/>
          <w:sz w:val="24"/>
          <w:szCs w:val="24"/>
          <w:lang w:bidi="fa-IR"/>
        </w:rPr>
        <w:t>AHP</w:t>
      </w:r>
      <w:r w:rsidRPr="00F6734C">
        <w:rPr>
          <w:rFonts w:asciiTheme="majorBidi" w:eastAsia="Calibri" w:hAnsiTheme="majorBidi" w:cstheme="majorBidi"/>
          <w:sz w:val="24"/>
          <w:szCs w:val="24"/>
          <w:rtl/>
          <w:lang w:bidi="fa-IR"/>
        </w:rPr>
        <w:t>)</w:t>
      </w:r>
      <w:r w:rsidRPr="00E91C41">
        <w:rPr>
          <w:rFonts w:ascii="Calibri" w:eastAsia="Calibri" w:hAnsi="Calibri" w:cs="B Lotus" w:hint="cs"/>
          <w:sz w:val="24"/>
          <w:szCs w:val="24"/>
          <w:rtl/>
          <w:lang w:bidi="fa-IR"/>
        </w:rPr>
        <w:t xml:space="preserve"> نیز بهره گرفته شده است</w:t>
      </w:r>
      <w:del w:id="12917" w:author="Mehrnazi Boojari" w:date="2019-01-07T09:53:00Z">
        <w:r w:rsidRPr="00E91C41" w:rsidDel="006F7CCF">
          <w:rPr>
            <w:rFonts w:ascii="Calibri" w:eastAsia="Calibri" w:hAnsi="Calibri" w:cs="B Lotus" w:hint="cs"/>
            <w:sz w:val="24"/>
            <w:szCs w:val="24"/>
            <w:rtl/>
            <w:lang w:bidi="fa-IR"/>
          </w:rPr>
          <w:delText xml:space="preserve"> . </w:delText>
        </w:r>
      </w:del>
      <w:ins w:id="12918" w:author="Mehrnazi Boojari" w:date="2019-01-07T09:53:00Z">
        <w:r w:rsidR="006F7CCF">
          <w:rPr>
            <w:rFonts w:ascii="Calibri" w:eastAsia="Calibri" w:hAnsi="Calibri" w:cs="B Lotus" w:hint="cs"/>
            <w:sz w:val="24"/>
            <w:szCs w:val="24"/>
            <w:rtl/>
            <w:lang w:bidi="fa-IR"/>
          </w:rPr>
          <w:t xml:space="preserve">. </w:t>
        </w:r>
      </w:ins>
    </w:p>
    <w:p w14:paraId="6DEA0078" w14:textId="77777777" w:rsidR="00E91C41" w:rsidRPr="00E91C41" w:rsidRDefault="00E91C41" w:rsidP="00882292">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بدین ترتیب</w:t>
      </w:r>
      <w:ins w:id="12919" w:author="Mehrnazi Boojari" w:date="2019-01-13T07:23:00Z">
        <w:r w:rsidR="00882292">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در بخش اول ما از مخاطبان خود خواسته</w:t>
      </w:r>
      <w:ins w:id="12920" w:author="Mehrnazi Boojari" w:date="2019-01-13T07:23:00Z">
        <w:r w:rsidR="00882292">
          <w:rPr>
            <w:rFonts w:ascii="Calibri" w:eastAsia="Calibri" w:hAnsi="Calibri" w:cs="B Nazanin" w:hint="cs"/>
            <w:sz w:val="24"/>
            <w:szCs w:val="24"/>
            <w:rtl/>
            <w:lang w:bidi="fa-IR"/>
          </w:rPr>
          <w:t>‌</w:t>
        </w:r>
      </w:ins>
      <w:del w:id="12921" w:author="Mehrnazi Boojari" w:date="2019-01-13T07:23:00Z">
        <w:r w:rsidRPr="00E91C41" w:rsidDel="00882292">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ایم که اهمیت هر یک از چالش</w:t>
      </w:r>
      <w:del w:id="12922" w:author="Mehrnazi Boojari" w:date="2019-01-07T09:45:00Z">
        <w:r w:rsidRPr="00E91C41" w:rsidDel="006F7CCF">
          <w:rPr>
            <w:rFonts w:ascii="Calibri" w:eastAsia="Calibri" w:hAnsi="Calibri" w:cs="B Lotus" w:hint="cs"/>
            <w:sz w:val="24"/>
            <w:szCs w:val="24"/>
            <w:rtl/>
            <w:lang w:bidi="fa-IR"/>
          </w:rPr>
          <w:delText xml:space="preserve"> ها </w:delText>
        </w:r>
      </w:del>
      <w:ins w:id="12923"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و عوامل را با استفاده از مدل</w:t>
      </w:r>
      <w:r w:rsidRPr="00E91C41">
        <w:rPr>
          <w:rFonts w:ascii="Calibri" w:eastAsia="Calibri" w:hAnsi="Calibri" w:cs="B Lotus"/>
          <w:sz w:val="24"/>
          <w:szCs w:val="24"/>
          <w:lang w:bidi="fa-IR"/>
        </w:rPr>
        <w:t xml:space="preserve"> </w:t>
      </w:r>
      <w:r w:rsidRPr="00E91C41">
        <w:rPr>
          <w:rFonts w:ascii="Calibri" w:eastAsia="Calibri" w:hAnsi="Calibri" w:cs="B Lotus" w:hint="cs"/>
          <w:sz w:val="24"/>
          <w:szCs w:val="24"/>
          <w:rtl/>
          <w:lang w:bidi="fa-IR"/>
        </w:rPr>
        <w:t>سلسله</w:t>
      </w:r>
      <w:ins w:id="12924" w:author="Mehrnazi Boojari" w:date="2019-01-09T23:35:00Z">
        <w:r w:rsidR="00947B53">
          <w:rPr>
            <w:rFonts w:ascii="Calibri" w:eastAsia="Calibri" w:hAnsi="Calibri" w:cs="B Nazanin" w:hint="cs"/>
            <w:sz w:val="24"/>
            <w:szCs w:val="24"/>
            <w:rtl/>
            <w:lang w:bidi="fa-IR"/>
          </w:rPr>
          <w:t>‌</w:t>
        </w:r>
      </w:ins>
      <w:del w:id="12925" w:author="Mehrnazi Boojari" w:date="2019-01-09T23:35:00Z">
        <w:r w:rsidRPr="00E91C41" w:rsidDel="00947B53">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مراتبی </w:t>
      </w:r>
      <w:r w:rsidRPr="00F6734C">
        <w:rPr>
          <w:rFonts w:asciiTheme="majorBidi" w:eastAsia="Calibri" w:hAnsiTheme="majorBidi" w:cstheme="majorBidi"/>
          <w:sz w:val="24"/>
          <w:szCs w:val="24"/>
          <w:rtl/>
          <w:lang w:bidi="fa-IR"/>
        </w:rPr>
        <w:t>(</w:t>
      </w:r>
      <w:r w:rsidRPr="00F6734C">
        <w:rPr>
          <w:rFonts w:asciiTheme="majorBidi" w:eastAsia="Calibri" w:hAnsiTheme="majorBidi" w:cstheme="majorBidi"/>
          <w:sz w:val="24"/>
          <w:szCs w:val="24"/>
          <w:lang w:bidi="fa-IR"/>
        </w:rPr>
        <w:t>AHP</w:t>
      </w:r>
      <w:r w:rsidRPr="00F6734C">
        <w:rPr>
          <w:rFonts w:asciiTheme="majorBidi" w:eastAsia="Calibri" w:hAnsiTheme="majorBidi" w:cstheme="majorBidi"/>
          <w:sz w:val="24"/>
          <w:szCs w:val="24"/>
          <w:rtl/>
          <w:lang w:bidi="fa-IR"/>
        </w:rPr>
        <w:t>)</w:t>
      </w:r>
      <w:r w:rsidRPr="00E91C41">
        <w:rPr>
          <w:rFonts w:ascii="Calibri" w:eastAsia="Calibri" w:hAnsi="Calibri" w:cs="B Lotus" w:hint="cs"/>
          <w:sz w:val="24"/>
          <w:szCs w:val="24"/>
          <w:rtl/>
          <w:lang w:bidi="fa-IR"/>
        </w:rPr>
        <w:t xml:space="preserve"> برای ما مشخص کنند</w:t>
      </w:r>
      <w:ins w:id="12926" w:author="Mehrnazi Boojari" w:date="2019-01-13T07:23:00Z">
        <w:r w:rsidR="00882292">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در این بخش نگاه فرامحلی به موضوع اصل است و در بخش دوم از مخاطبان خواسته شده که با توجه به وضعیت موجود دهستان خود اهمیت هر یک از عوامل را با توجه به چالش خود برای ما با استفاده از طیف لیکرت مشخص کنند</w:t>
      </w:r>
      <w:ins w:id="12927" w:author="Mehrnazi Boojari" w:date="2019-01-13T07:23:00Z">
        <w:r w:rsidR="00882292">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ترکیب این دو بخش</w:t>
      </w:r>
      <w:del w:id="12928" w:author="Mehrnazi Boojari" w:date="2019-01-07T09:47:00Z">
        <w:r w:rsidRPr="00E91C41" w:rsidDel="006F7CCF">
          <w:rPr>
            <w:rFonts w:ascii="Calibri" w:eastAsia="Calibri" w:hAnsi="Calibri" w:cs="B Lotus" w:hint="cs"/>
            <w:sz w:val="24"/>
            <w:szCs w:val="24"/>
            <w:rtl/>
            <w:lang w:bidi="fa-IR"/>
          </w:rPr>
          <w:delText xml:space="preserve"> ،</w:delText>
        </w:r>
      </w:del>
      <w:ins w:id="12929" w:author="Mehrnazi Boojari" w:date="2019-01-13T07:23:00Z">
        <w:r w:rsidR="00882292">
          <w:rPr>
            <w:rFonts w:ascii="Calibri" w:eastAsia="Calibri" w:hAnsi="Calibri" w:cs="B Lotus" w:hint="cs"/>
            <w:sz w:val="24"/>
            <w:szCs w:val="24"/>
            <w:rtl/>
            <w:lang w:bidi="fa-IR"/>
          </w:rPr>
          <w:t xml:space="preserve"> </w:t>
        </w:r>
      </w:ins>
      <w:del w:id="12930" w:author="Mehrnazi Boojari" w:date="2019-01-13T07:23:00Z">
        <w:r w:rsidRPr="00E91C41" w:rsidDel="00882292">
          <w:rPr>
            <w:rFonts w:ascii="Calibri" w:eastAsia="Calibri" w:hAnsi="Calibri" w:cs="B Lotus" w:hint="cs"/>
            <w:sz w:val="24"/>
            <w:szCs w:val="24"/>
            <w:rtl/>
            <w:lang w:bidi="fa-IR"/>
          </w:rPr>
          <w:delText xml:space="preserve"> </w:delText>
        </w:r>
      </w:del>
      <w:del w:id="12931" w:author="Mehrnazi Boojari" w:date="2019-01-07T11:02:00Z">
        <w:r w:rsidRPr="00E91C41" w:rsidDel="00DB081F">
          <w:rPr>
            <w:rFonts w:ascii="Calibri" w:eastAsia="Calibri" w:hAnsi="Calibri" w:cs="B Lotus" w:hint="cs"/>
            <w:sz w:val="24"/>
            <w:szCs w:val="24"/>
            <w:rtl/>
            <w:lang w:bidi="fa-IR"/>
          </w:rPr>
          <w:delText>باعث</w:delText>
        </w:r>
      </w:del>
      <w:ins w:id="12932"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وزن</w:t>
      </w:r>
      <w:ins w:id="12933" w:author="Mehrnazi Boojari" w:date="2019-01-13T07:23:00Z">
        <w:r w:rsidR="00882292">
          <w:rPr>
            <w:rFonts w:ascii="Calibri" w:eastAsia="Calibri" w:hAnsi="Calibri" w:cs="B Nazanin" w:hint="cs"/>
            <w:sz w:val="24"/>
            <w:szCs w:val="24"/>
            <w:rtl/>
            <w:lang w:bidi="fa-IR"/>
          </w:rPr>
          <w:t>‌</w:t>
        </w:r>
      </w:ins>
      <w:del w:id="12934" w:author="Mehrnazi Boojari" w:date="2019-01-13T07:23:00Z">
        <w:r w:rsidRPr="00E91C41" w:rsidDel="00882292">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دهی دقیق</w:t>
      </w:r>
      <w:ins w:id="12935" w:author="Mehrnazi Boojari" w:date="2019-01-07T10:54:00Z">
        <w:r w:rsidR="006A1F1D">
          <w:rPr>
            <w:rFonts w:ascii="Calibri" w:eastAsia="Calibri" w:hAnsi="Calibri" w:cs="B Nazanin" w:hint="cs"/>
            <w:sz w:val="24"/>
            <w:szCs w:val="24"/>
            <w:rtl/>
            <w:lang w:bidi="fa-IR"/>
          </w:rPr>
          <w:t>‌</w:t>
        </w:r>
      </w:ins>
      <w:del w:id="12936" w:author="Mehrnazi Boojari" w:date="2019-01-07T10:54:00Z">
        <w:r w:rsidRPr="00E91C41" w:rsidDel="006A1F1D">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تر به هر یک از چالش</w:t>
      </w:r>
      <w:del w:id="12937" w:author="Mehrnazi Boojari" w:date="2019-01-07T09:45:00Z">
        <w:r w:rsidRPr="00E91C41" w:rsidDel="006F7CCF">
          <w:rPr>
            <w:rFonts w:ascii="Calibri" w:eastAsia="Calibri" w:hAnsi="Calibri" w:cs="B Lotus" w:hint="cs"/>
            <w:sz w:val="24"/>
            <w:szCs w:val="24"/>
            <w:rtl/>
            <w:lang w:bidi="fa-IR"/>
          </w:rPr>
          <w:delText xml:space="preserve"> ها </w:delText>
        </w:r>
      </w:del>
      <w:ins w:id="12938"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و عوامل خواهد شد</w:t>
      </w:r>
      <w:del w:id="12939" w:author="Mehrnazi Boojari" w:date="2019-01-07T09:53:00Z">
        <w:r w:rsidRPr="00E91C41" w:rsidDel="006F7CCF">
          <w:rPr>
            <w:rFonts w:ascii="Calibri" w:eastAsia="Calibri" w:hAnsi="Calibri" w:cs="B Lotus" w:hint="cs"/>
            <w:sz w:val="24"/>
            <w:szCs w:val="24"/>
            <w:rtl/>
            <w:lang w:bidi="fa-IR"/>
          </w:rPr>
          <w:delText xml:space="preserve"> . </w:delText>
        </w:r>
      </w:del>
      <w:ins w:id="12940" w:author="Mehrnazi Boojari" w:date="2019-01-13T07:23:00Z">
        <w:r w:rsidR="00882292">
          <w:rPr>
            <w:rFonts w:ascii="Calibri" w:eastAsia="Calibri" w:hAnsi="Calibri" w:cs="B Lotus" w:hint="cs"/>
            <w:sz w:val="24"/>
            <w:szCs w:val="24"/>
            <w:rtl/>
            <w:lang w:bidi="fa-IR"/>
          </w:rPr>
          <w:t>؛</w:t>
        </w:r>
      </w:ins>
      <w:ins w:id="12941"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که در ادامه با مشخص</w:t>
      </w:r>
      <w:ins w:id="12942" w:author="Mehrnazi Boojari" w:date="2019-01-13T07:23:00Z">
        <w:r w:rsidR="00882292">
          <w:rPr>
            <w:rFonts w:ascii="Calibri" w:eastAsia="Calibri" w:hAnsi="Calibri" w:cs="B Nazanin" w:hint="cs"/>
            <w:sz w:val="24"/>
            <w:szCs w:val="24"/>
            <w:rtl/>
            <w:lang w:bidi="fa-IR"/>
          </w:rPr>
          <w:t>‌</w:t>
        </w:r>
      </w:ins>
      <w:del w:id="12943" w:author="Mehrnazi Boojari" w:date="2019-01-07T10:33:00Z">
        <w:r w:rsidRPr="00E91C41" w:rsidDel="006C73A5">
          <w:rPr>
            <w:rFonts w:ascii="Calibri" w:eastAsia="Calibri" w:hAnsi="Calibri" w:cs="B Lotus" w:hint="cs"/>
            <w:sz w:val="24"/>
            <w:szCs w:val="24"/>
            <w:rtl/>
            <w:lang w:bidi="fa-IR"/>
          </w:rPr>
          <w:delText xml:space="preserve"> شدن </w:delText>
        </w:r>
      </w:del>
      <w:ins w:id="12944" w:author="Mehrnazi Boojari" w:date="2019-01-07T10:33:00Z">
        <w:r w:rsidR="006C73A5">
          <w:rPr>
            <w:rFonts w:ascii="Calibri" w:eastAsia="Calibri" w:hAnsi="Calibri" w:cs="B Lotus" w:hint="cs"/>
            <w:sz w:val="24"/>
            <w:szCs w:val="24"/>
            <w:rtl/>
            <w:lang w:bidi="fa-IR"/>
          </w:rPr>
          <w:t xml:space="preserve">‌شدن </w:t>
        </w:r>
      </w:ins>
      <w:r w:rsidRPr="00E91C41">
        <w:rPr>
          <w:rFonts w:ascii="Calibri" w:eastAsia="Calibri" w:hAnsi="Calibri" w:cs="B Lotus" w:hint="cs"/>
          <w:sz w:val="24"/>
          <w:szCs w:val="24"/>
          <w:rtl/>
          <w:lang w:bidi="fa-IR"/>
        </w:rPr>
        <w:t>وزن هر یک از عوامل به مقایسه</w:t>
      </w:r>
      <w:del w:id="12945" w:author="Mehrnazi Boojari" w:date="2019-01-07T09:51:00Z">
        <w:r w:rsidRPr="00E91C41" w:rsidDel="006F7CCF">
          <w:rPr>
            <w:rFonts w:ascii="Calibri" w:eastAsia="Calibri" w:hAnsi="Calibri" w:cs="B Lotus" w:hint="cs"/>
            <w:sz w:val="24"/>
            <w:szCs w:val="24"/>
            <w:rtl/>
            <w:lang w:bidi="fa-IR"/>
          </w:rPr>
          <w:delText xml:space="preserve"> آنها </w:delText>
        </w:r>
      </w:del>
      <w:ins w:id="12946" w:author="Mehrnazi Boojari" w:date="2019-01-07T09:51:00Z">
        <w:r w:rsidR="006F7CCF">
          <w:rPr>
            <w:rFonts w:ascii="Calibri" w:eastAsia="Calibri" w:hAnsi="Calibri" w:cs="B Lotus" w:hint="cs"/>
            <w:sz w:val="24"/>
            <w:szCs w:val="24"/>
            <w:rtl/>
            <w:lang w:bidi="fa-IR"/>
          </w:rPr>
          <w:t xml:space="preserve"> آن‌ها </w:t>
        </w:r>
      </w:ins>
      <w:r w:rsidRPr="00E91C41">
        <w:rPr>
          <w:rFonts w:ascii="Calibri" w:eastAsia="Calibri" w:hAnsi="Calibri" w:cs="B Lotus" w:hint="cs"/>
          <w:sz w:val="24"/>
          <w:szCs w:val="24"/>
          <w:rtl/>
          <w:lang w:bidi="fa-IR"/>
        </w:rPr>
        <w:t>نیز پرداخت</w:t>
      </w:r>
      <w:del w:id="12947" w:author="Mehrnazi Boojari" w:date="2019-01-07T10:11:00Z">
        <w:r w:rsidRPr="00E91C41" w:rsidDel="00A31D6F">
          <w:rPr>
            <w:rFonts w:ascii="Calibri" w:eastAsia="Calibri" w:hAnsi="Calibri" w:cs="B Lotus" w:hint="cs"/>
            <w:sz w:val="24"/>
            <w:szCs w:val="24"/>
            <w:rtl/>
            <w:lang w:bidi="fa-IR"/>
          </w:rPr>
          <w:delText xml:space="preserve"> .</w:delText>
        </w:r>
      </w:del>
      <w:ins w:id="12948" w:author="Mehrnazi Boojari" w:date="2019-01-07T10:11:00Z">
        <w:r w:rsidR="00A31D6F">
          <w:rPr>
            <w:rFonts w:ascii="Calibri" w:eastAsia="Calibri" w:hAnsi="Calibri" w:cs="B Lotus" w:hint="cs"/>
            <w:sz w:val="24"/>
            <w:szCs w:val="24"/>
            <w:rtl/>
            <w:lang w:bidi="fa-IR"/>
          </w:rPr>
          <w:t>.</w:t>
        </w:r>
      </w:ins>
    </w:p>
    <w:p w14:paraId="4520E94A" w14:textId="77777777" w:rsidR="00E91C41" w:rsidRPr="00E91C41" w:rsidRDefault="00E91C41" w:rsidP="009E27F4">
      <w:pPr>
        <w:pStyle w:val="Heading4"/>
        <w:rPr>
          <w:rtl/>
          <w:lang w:bidi="fa-IR"/>
        </w:rPr>
      </w:pPr>
      <w:bookmarkStart w:id="12949" w:name="_Toc529234265"/>
      <w:bookmarkStart w:id="12950" w:name="_Toc529234701"/>
      <w:bookmarkStart w:id="12951" w:name="_Toc530238677"/>
      <w:bookmarkStart w:id="12952" w:name="_Toc530239331"/>
      <w:bookmarkStart w:id="12953" w:name="_Toc533781267"/>
      <w:bookmarkStart w:id="12954" w:name="_Toc533782223"/>
      <w:r w:rsidRPr="00E91C41">
        <w:rPr>
          <w:rFonts w:hint="cs"/>
          <w:rtl/>
          <w:lang w:bidi="fa-IR"/>
        </w:rPr>
        <w:t xml:space="preserve">روایی و پایایی </w:t>
      </w:r>
      <w:del w:id="12955" w:author="Mehrnazi Boojari" w:date="2019-01-09T23:34:00Z">
        <w:r w:rsidRPr="00E91C41" w:rsidDel="00947B53">
          <w:rPr>
            <w:rFonts w:hint="cs"/>
            <w:rtl/>
            <w:lang w:bidi="fa-IR"/>
          </w:rPr>
          <w:delText>پرسشنامه</w:delText>
        </w:r>
      </w:del>
      <w:bookmarkEnd w:id="12949"/>
      <w:bookmarkEnd w:id="12950"/>
      <w:bookmarkEnd w:id="12951"/>
      <w:bookmarkEnd w:id="12952"/>
      <w:bookmarkEnd w:id="12953"/>
      <w:bookmarkEnd w:id="12954"/>
      <w:ins w:id="12956" w:author="Mehrnazi Boojari" w:date="2019-01-09T23:34:00Z">
        <w:r w:rsidR="00947B53">
          <w:rPr>
            <w:rFonts w:hint="cs"/>
            <w:rtl/>
            <w:lang w:bidi="fa-IR"/>
          </w:rPr>
          <w:t>پرسش‌نامه</w:t>
        </w:r>
      </w:ins>
      <w:r w:rsidRPr="00E91C41">
        <w:rPr>
          <w:rFonts w:hint="cs"/>
          <w:rtl/>
          <w:lang w:bidi="fa-IR"/>
        </w:rPr>
        <w:t xml:space="preserve"> </w:t>
      </w:r>
    </w:p>
    <w:p w14:paraId="1AA292BA" w14:textId="77777777" w:rsidR="00E91C41" w:rsidRPr="00E91C41" w:rsidRDefault="00E91C41" w:rsidP="0056755E">
      <w:pPr>
        <w:bidi/>
        <w:ind w:firstLine="288"/>
        <w:jc w:val="both"/>
        <w:rPr>
          <w:rFonts w:ascii="Calibri" w:eastAsia="Calibri" w:hAnsi="Calibri" w:cs="B Lotus"/>
          <w:sz w:val="24"/>
          <w:szCs w:val="24"/>
          <w:rtl/>
          <w:lang w:bidi="fa-IR"/>
        </w:rPr>
      </w:pPr>
      <w:r w:rsidRPr="00E91C41">
        <w:rPr>
          <w:rFonts w:ascii="Calibri" w:eastAsia="Calibri" w:hAnsi="Calibri" w:cs="B Lotus" w:hint="cs"/>
          <w:sz w:val="24"/>
          <w:szCs w:val="24"/>
          <w:rtl/>
          <w:lang w:bidi="fa-IR"/>
        </w:rPr>
        <w:t xml:space="preserve">روایی </w:t>
      </w:r>
      <w:del w:id="12957" w:author="Mehrnazi Boojari" w:date="2019-01-09T23:34:00Z">
        <w:r w:rsidRPr="00E91C41" w:rsidDel="00947B53">
          <w:rPr>
            <w:rFonts w:ascii="Calibri" w:eastAsia="Calibri" w:hAnsi="Calibri" w:cs="B Lotus" w:hint="cs"/>
            <w:sz w:val="24"/>
            <w:szCs w:val="24"/>
            <w:rtl/>
            <w:lang w:bidi="fa-IR"/>
          </w:rPr>
          <w:delText>پرسشنامه</w:delText>
        </w:r>
      </w:del>
      <w:ins w:id="12958"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حاضر با استفاده از روش </w:t>
      </w:r>
      <w:ins w:id="12959" w:author="Mehrnazi Boojari" w:date="2019-01-13T07:29:00Z">
        <w:r w:rsidR="0056755E">
          <w:rPr>
            <w:rFonts w:ascii="Calibri" w:eastAsia="Calibri" w:hAnsi="Calibri" w:cs="B Lotus" w:hint="cs"/>
            <w:sz w:val="24"/>
            <w:szCs w:val="24"/>
            <w:rtl/>
            <w:lang w:bidi="fa-IR"/>
          </w:rPr>
          <w:t>«</w:t>
        </w:r>
      </w:ins>
      <w:r w:rsidRPr="0056755E">
        <w:rPr>
          <w:rFonts w:ascii="Calibri" w:eastAsia="Calibri" w:hAnsi="Calibri" w:cs="B Lotus" w:hint="cs"/>
          <w:sz w:val="24"/>
          <w:szCs w:val="24"/>
          <w:rtl/>
          <w:lang w:bidi="fa-IR"/>
          <w:rPrChange w:id="12960" w:author="Mehrnazi Boojari" w:date="2019-01-13T07:29:00Z">
            <w:rPr>
              <w:rFonts w:ascii="Calibri" w:eastAsia="Calibri" w:hAnsi="Calibri" w:cs="B Lotus" w:hint="cs"/>
              <w:b/>
              <w:bCs/>
              <w:color w:val="000000" w:themeColor="text1"/>
              <w:sz w:val="24"/>
              <w:szCs w:val="24"/>
              <w:rtl/>
              <w:lang w:bidi="fa-IR"/>
            </w:rPr>
          </w:rPrChange>
        </w:rPr>
        <w:t>روایی</w:t>
      </w:r>
      <w:r w:rsidRPr="0056755E">
        <w:rPr>
          <w:rFonts w:ascii="Calibri" w:eastAsia="Calibri" w:hAnsi="Calibri" w:cs="B Lotus"/>
          <w:sz w:val="24"/>
          <w:szCs w:val="24"/>
          <w:rtl/>
          <w:lang w:bidi="fa-IR"/>
          <w:rPrChange w:id="12961" w:author="Mehrnazi Boojari" w:date="2019-01-13T07:29:00Z">
            <w:rPr>
              <w:rFonts w:ascii="Calibri" w:eastAsia="Calibri" w:hAnsi="Calibri" w:cs="B Lotus"/>
              <w:b/>
              <w:bCs/>
              <w:color w:val="000000" w:themeColor="text1"/>
              <w:sz w:val="24"/>
              <w:szCs w:val="24"/>
              <w:rtl/>
              <w:lang w:bidi="fa-IR"/>
            </w:rPr>
          </w:rPrChange>
        </w:rPr>
        <w:t xml:space="preserve"> </w:t>
      </w:r>
      <w:r w:rsidRPr="0056755E">
        <w:rPr>
          <w:rFonts w:ascii="Calibri" w:eastAsia="Calibri" w:hAnsi="Calibri" w:cs="B Lotus" w:hint="cs"/>
          <w:sz w:val="24"/>
          <w:szCs w:val="24"/>
          <w:rtl/>
          <w:lang w:bidi="fa-IR"/>
          <w:rPrChange w:id="12962" w:author="Mehrnazi Boojari" w:date="2019-01-13T07:29:00Z">
            <w:rPr>
              <w:rFonts w:ascii="Calibri" w:eastAsia="Calibri" w:hAnsi="Calibri" w:cs="B Lotus" w:hint="cs"/>
              <w:b/>
              <w:bCs/>
              <w:color w:val="000000" w:themeColor="text1"/>
              <w:sz w:val="24"/>
              <w:szCs w:val="24"/>
              <w:rtl/>
              <w:lang w:bidi="fa-IR"/>
            </w:rPr>
          </w:rPrChange>
        </w:rPr>
        <w:t>محتوایی</w:t>
      </w:r>
      <w:ins w:id="12963" w:author="Mehrnazi Boojari" w:date="2019-01-13T07:29:00Z">
        <w:r w:rsidR="0056755E">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ت</w:t>
      </w:r>
      <w:ins w:id="12964" w:author="Mehrnazi Boojari" w:date="2019-01-13T07:29:00Z">
        <w:r w:rsidR="0056755E">
          <w:rPr>
            <w:rFonts w:ascii="Calibri" w:eastAsia="Calibri" w:hAnsi="Calibri" w:cs="B Lotus" w:hint="cs"/>
            <w:sz w:val="24"/>
            <w:szCs w:val="24"/>
            <w:rtl/>
            <w:lang w:bidi="fa-IR"/>
          </w:rPr>
          <w:t>أ</w:t>
        </w:r>
      </w:ins>
      <w:del w:id="12965" w:author="Mehrnazi Boojari" w:date="2019-01-13T07:29:00Z">
        <w:r w:rsidRPr="00E91C41" w:rsidDel="0056755E">
          <w:rPr>
            <w:rFonts w:ascii="Calibri" w:eastAsia="Calibri" w:hAnsi="Calibri" w:cs="B Lotus" w:hint="cs"/>
            <w:sz w:val="24"/>
            <w:szCs w:val="24"/>
            <w:rtl/>
            <w:lang w:bidi="fa-IR"/>
          </w:rPr>
          <w:delText>ا</w:delText>
        </w:r>
      </w:del>
      <w:r w:rsidRPr="00E91C41">
        <w:rPr>
          <w:rFonts w:ascii="Calibri" w:eastAsia="Calibri" w:hAnsi="Calibri" w:cs="B Lotus" w:hint="cs"/>
          <w:sz w:val="24"/>
          <w:szCs w:val="24"/>
          <w:rtl/>
          <w:lang w:bidi="fa-IR"/>
        </w:rPr>
        <w:t>یید شده است</w:t>
      </w:r>
      <w:ins w:id="12966" w:author="Mehrnazi Boojari" w:date="2019-01-13T07:30:00Z">
        <w:r w:rsidR="0056755E">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بدین صورت که </w:t>
      </w:r>
      <w:del w:id="12967" w:author="Mehrnazi Boojari" w:date="2019-01-09T23:34:00Z">
        <w:r w:rsidRPr="00E91C41" w:rsidDel="00947B53">
          <w:rPr>
            <w:rFonts w:ascii="Calibri" w:eastAsia="Calibri" w:hAnsi="Calibri" w:cs="B Lotus" w:hint="cs"/>
            <w:sz w:val="24"/>
            <w:szCs w:val="24"/>
            <w:rtl/>
            <w:lang w:bidi="fa-IR"/>
          </w:rPr>
          <w:delText>پرسشنامه</w:delText>
        </w:r>
      </w:del>
      <w:ins w:id="12968"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طراحی</w:t>
      </w:r>
      <w:ins w:id="12969" w:author="Mehrnazi Boojari" w:date="2019-01-13T07:30:00Z">
        <w:r w:rsidR="0056755E">
          <w:rPr>
            <w:rFonts w:ascii="Calibri" w:eastAsia="Calibri" w:hAnsi="Calibri" w:cs="B Nazanin" w:hint="cs"/>
            <w:sz w:val="24"/>
            <w:szCs w:val="24"/>
            <w:rtl/>
            <w:lang w:bidi="fa-IR"/>
          </w:rPr>
          <w:t>‌</w:t>
        </w:r>
      </w:ins>
      <w:del w:id="12970" w:author="Mehrnazi Boojari" w:date="2019-01-13T07:30:00Z">
        <w:r w:rsidRPr="00E91C41" w:rsidDel="0056755E">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شده توسط خبرگان موضوع ارزیابی شده و پس از اصلاحات لازم مورد </w:t>
      </w:r>
      <w:del w:id="12971" w:author="Mehrnazi Boojari" w:date="2019-01-09T23:35:00Z">
        <w:r w:rsidRPr="00E91C41" w:rsidDel="00947B53">
          <w:rPr>
            <w:rFonts w:ascii="Calibri" w:eastAsia="Calibri" w:hAnsi="Calibri" w:cs="B Lotus" w:hint="cs"/>
            <w:sz w:val="24"/>
            <w:szCs w:val="24"/>
            <w:rtl/>
            <w:lang w:bidi="fa-IR"/>
          </w:rPr>
          <w:delText xml:space="preserve">تائید </w:delText>
        </w:r>
      </w:del>
      <w:ins w:id="12972" w:author="Mehrnazi Boojari" w:date="2019-01-09T23:35:00Z">
        <w:r w:rsidR="00947B53" w:rsidRPr="00E91C41">
          <w:rPr>
            <w:rFonts w:ascii="Calibri" w:eastAsia="Calibri" w:hAnsi="Calibri" w:cs="B Lotus" w:hint="cs"/>
            <w:sz w:val="24"/>
            <w:szCs w:val="24"/>
            <w:rtl/>
            <w:lang w:bidi="fa-IR"/>
          </w:rPr>
          <w:t>ت</w:t>
        </w:r>
        <w:r w:rsidR="00947B53">
          <w:rPr>
            <w:rFonts w:ascii="Calibri" w:eastAsia="Calibri" w:hAnsi="Calibri" w:cs="B Lotus" w:hint="cs"/>
            <w:sz w:val="24"/>
            <w:szCs w:val="24"/>
            <w:rtl/>
            <w:lang w:bidi="fa-IR"/>
          </w:rPr>
          <w:t>أی</w:t>
        </w:r>
        <w:r w:rsidR="00947B53" w:rsidRPr="00E91C41">
          <w:rPr>
            <w:rFonts w:ascii="Calibri" w:eastAsia="Calibri" w:hAnsi="Calibri" w:cs="B Lotus" w:hint="cs"/>
            <w:sz w:val="24"/>
            <w:szCs w:val="24"/>
            <w:rtl/>
            <w:lang w:bidi="fa-IR"/>
          </w:rPr>
          <w:t xml:space="preserve">ید </w:t>
        </w:r>
      </w:ins>
      <w:r w:rsidRPr="00E91C41">
        <w:rPr>
          <w:rFonts w:ascii="Calibri" w:eastAsia="Calibri" w:hAnsi="Calibri" w:cs="B Lotus" w:hint="cs"/>
          <w:sz w:val="24"/>
          <w:szCs w:val="24"/>
          <w:rtl/>
          <w:lang w:bidi="fa-IR"/>
        </w:rPr>
        <w:t>قرار گرفته است</w:t>
      </w:r>
      <w:del w:id="12973" w:author="Mehrnazi Boojari" w:date="2019-01-07T09:53:00Z">
        <w:r w:rsidRPr="00E91C41" w:rsidDel="006F7CCF">
          <w:rPr>
            <w:rFonts w:ascii="Calibri" w:eastAsia="Calibri" w:hAnsi="Calibri" w:cs="B Lotus" w:hint="cs"/>
            <w:sz w:val="24"/>
            <w:szCs w:val="24"/>
            <w:rtl/>
            <w:lang w:bidi="fa-IR"/>
          </w:rPr>
          <w:delText xml:space="preserve"> . </w:delText>
        </w:r>
      </w:del>
      <w:ins w:id="12974" w:author="Mehrnazi Boojari" w:date="2019-01-07T09:53:00Z">
        <w:r w:rsidR="006F7CCF">
          <w:rPr>
            <w:rFonts w:ascii="Calibri" w:eastAsia="Calibri" w:hAnsi="Calibri" w:cs="B Lotus" w:hint="cs"/>
            <w:sz w:val="24"/>
            <w:szCs w:val="24"/>
            <w:rtl/>
            <w:lang w:bidi="fa-IR"/>
          </w:rPr>
          <w:t xml:space="preserve">. </w:t>
        </w:r>
      </w:ins>
    </w:p>
    <w:p w14:paraId="69E3B10D" w14:textId="77777777" w:rsidR="00E91C41" w:rsidRPr="000003EC" w:rsidRDefault="00E91C41" w:rsidP="00947B53">
      <w:pPr>
        <w:bidi/>
        <w:ind w:firstLine="288"/>
        <w:jc w:val="both"/>
        <w:rPr>
          <w:rFonts w:ascii="B Lotus" w:eastAsia="Calibri" w:hAnsi="B Lotus" w:cs="B Lotus"/>
          <w:sz w:val="24"/>
          <w:szCs w:val="24"/>
          <w:rtl/>
          <w:lang w:bidi="fa-IR"/>
        </w:rPr>
      </w:pPr>
      <w:del w:id="12975" w:author="Mehrnazi Boojari" w:date="2019-01-07T23:34:00Z">
        <w:r w:rsidRPr="00E91C41" w:rsidDel="00A26EBB">
          <w:rPr>
            <w:rFonts w:ascii="Calibri" w:eastAsia="Calibri" w:hAnsi="Calibri" w:cs="B Lotus" w:hint="cs"/>
            <w:sz w:val="24"/>
            <w:szCs w:val="24"/>
            <w:rtl/>
            <w:lang w:bidi="fa-IR"/>
          </w:rPr>
          <w:delText>به منظور</w:delText>
        </w:r>
      </w:del>
      <w:ins w:id="12976" w:author="Mehrnazi Boojari" w:date="2019-01-07T23:34:00Z">
        <w:r w:rsidR="00A26EBB">
          <w:rPr>
            <w:rFonts w:ascii="Calibri" w:eastAsia="Calibri" w:hAnsi="Calibri" w:cs="B Lotus" w:hint="cs"/>
            <w:sz w:val="24"/>
            <w:szCs w:val="24"/>
            <w:rtl/>
            <w:lang w:bidi="fa-IR"/>
          </w:rPr>
          <w:t>به‌منظور</w:t>
        </w:r>
      </w:ins>
      <w:r w:rsidRPr="00E91C41">
        <w:rPr>
          <w:rFonts w:ascii="Calibri" w:eastAsia="Calibri" w:hAnsi="Calibri" w:cs="B Lotus" w:hint="cs"/>
          <w:sz w:val="24"/>
          <w:szCs w:val="24"/>
          <w:rtl/>
          <w:lang w:bidi="fa-IR"/>
        </w:rPr>
        <w:t xml:space="preserve"> پایایی </w:t>
      </w:r>
      <w:del w:id="12977" w:author="Mehrnazi Boojari" w:date="2019-01-09T23:34:00Z">
        <w:r w:rsidRPr="00E91C41" w:rsidDel="00947B53">
          <w:rPr>
            <w:rFonts w:ascii="Calibri" w:eastAsia="Calibri" w:hAnsi="Calibri" w:cs="B Lotus" w:hint="cs"/>
            <w:sz w:val="24"/>
            <w:szCs w:val="24"/>
            <w:rtl/>
            <w:lang w:bidi="fa-IR"/>
          </w:rPr>
          <w:delText>پرسشنامه</w:delText>
        </w:r>
      </w:del>
      <w:ins w:id="12978"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از روش </w:t>
      </w:r>
      <w:ins w:id="12979" w:author="Mehrnazi Boojari" w:date="2019-01-13T07:30:00Z">
        <w:r w:rsidR="0056755E">
          <w:rPr>
            <w:rFonts w:ascii="Calibri" w:eastAsia="Calibri" w:hAnsi="Calibri" w:cs="B Lotus" w:hint="cs"/>
            <w:sz w:val="24"/>
            <w:szCs w:val="24"/>
            <w:rtl/>
            <w:lang w:bidi="fa-IR"/>
          </w:rPr>
          <w:t>«</w:t>
        </w:r>
      </w:ins>
      <w:r w:rsidRPr="0056755E">
        <w:rPr>
          <w:rFonts w:ascii="Calibri" w:eastAsia="Calibri" w:hAnsi="Calibri" w:cs="B Lotus" w:hint="cs"/>
          <w:sz w:val="24"/>
          <w:szCs w:val="24"/>
          <w:rtl/>
          <w:lang w:bidi="fa-IR"/>
          <w:rPrChange w:id="12980" w:author="Mehrnazi Boojari" w:date="2019-01-13T07:30:00Z">
            <w:rPr>
              <w:rFonts w:ascii="Calibri" w:eastAsia="Calibri" w:hAnsi="Calibri" w:cs="B Lotus" w:hint="cs"/>
              <w:b/>
              <w:bCs/>
              <w:color w:val="000000" w:themeColor="text1"/>
              <w:sz w:val="24"/>
              <w:szCs w:val="24"/>
              <w:rtl/>
              <w:lang w:bidi="fa-IR"/>
            </w:rPr>
          </w:rPrChange>
        </w:rPr>
        <w:t>آلفای</w:t>
      </w:r>
      <w:r w:rsidRPr="0056755E">
        <w:rPr>
          <w:rFonts w:ascii="Calibri" w:eastAsia="Calibri" w:hAnsi="Calibri" w:cs="B Lotus"/>
          <w:sz w:val="24"/>
          <w:szCs w:val="24"/>
          <w:rtl/>
          <w:lang w:bidi="fa-IR"/>
          <w:rPrChange w:id="12981" w:author="Mehrnazi Boojari" w:date="2019-01-13T07:30:00Z">
            <w:rPr>
              <w:rFonts w:ascii="Calibri" w:eastAsia="Calibri" w:hAnsi="Calibri" w:cs="B Lotus"/>
              <w:b/>
              <w:bCs/>
              <w:color w:val="000000" w:themeColor="text1"/>
              <w:sz w:val="24"/>
              <w:szCs w:val="24"/>
              <w:rtl/>
              <w:lang w:bidi="fa-IR"/>
            </w:rPr>
          </w:rPrChange>
        </w:rPr>
        <w:t xml:space="preserve"> </w:t>
      </w:r>
      <w:r w:rsidRPr="0056755E">
        <w:rPr>
          <w:rFonts w:ascii="Calibri" w:eastAsia="Calibri" w:hAnsi="Calibri" w:cs="B Lotus" w:hint="cs"/>
          <w:sz w:val="24"/>
          <w:szCs w:val="24"/>
          <w:rtl/>
          <w:lang w:bidi="fa-IR"/>
          <w:rPrChange w:id="12982" w:author="Mehrnazi Boojari" w:date="2019-01-13T07:30:00Z">
            <w:rPr>
              <w:rFonts w:ascii="Calibri" w:eastAsia="Calibri" w:hAnsi="Calibri" w:cs="B Lotus" w:hint="cs"/>
              <w:b/>
              <w:bCs/>
              <w:color w:val="000000" w:themeColor="text1"/>
              <w:sz w:val="24"/>
              <w:szCs w:val="24"/>
              <w:rtl/>
              <w:lang w:bidi="fa-IR"/>
            </w:rPr>
          </w:rPrChange>
        </w:rPr>
        <w:t>کرون</w:t>
      </w:r>
      <w:r w:rsidRPr="0056755E">
        <w:rPr>
          <w:rFonts w:ascii="Calibri" w:eastAsia="Calibri" w:hAnsi="Calibri" w:cs="B Lotus"/>
          <w:sz w:val="24"/>
          <w:szCs w:val="24"/>
          <w:rtl/>
          <w:lang w:bidi="fa-IR"/>
          <w:rPrChange w:id="12983" w:author="Mehrnazi Boojari" w:date="2019-01-13T07:30:00Z">
            <w:rPr>
              <w:rFonts w:ascii="Calibri" w:eastAsia="Calibri" w:hAnsi="Calibri" w:cs="B Lotus"/>
              <w:b/>
              <w:bCs/>
              <w:color w:val="000000" w:themeColor="text1"/>
              <w:sz w:val="24"/>
              <w:szCs w:val="24"/>
              <w:rtl/>
              <w:lang w:bidi="fa-IR"/>
            </w:rPr>
          </w:rPrChange>
        </w:rPr>
        <w:t xml:space="preserve"> </w:t>
      </w:r>
      <w:r w:rsidRPr="0056755E">
        <w:rPr>
          <w:rFonts w:ascii="Calibri" w:eastAsia="Calibri" w:hAnsi="Calibri" w:cs="B Lotus" w:hint="cs"/>
          <w:sz w:val="24"/>
          <w:szCs w:val="24"/>
          <w:rtl/>
          <w:lang w:bidi="fa-IR"/>
          <w:rPrChange w:id="12984" w:author="Mehrnazi Boojari" w:date="2019-01-13T07:30:00Z">
            <w:rPr>
              <w:rFonts w:ascii="Calibri" w:eastAsia="Calibri" w:hAnsi="Calibri" w:cs="B Lotus" w:hint="cs"/>
              <w:b/>
              <w:bCs/>
              <w:color w:val="000000" w:themeColor="text1"/>
              <w:sz w:val="24"/>
              <w:szCs w:val="24"/>
              <w:rtl/>
              <w:lang w:bidi="fa-IR"/>
            </w:rPr>
          </w:rPrChange>
        </w:rPr>
        <w:t>باخ</w:t>
      </w:r>
      <w:ins w:id="12985" w:author="Mehrnazi Boojari" w:date="2019-01-13T07:30:00Z">
        <w:r w:rsidR="0056755E">
          <w:rPr>
            <w:rFonts w:ascii="Calibri" w:eastAsia="Calibri" w:hAnsi="Calibri" w:cs="B Lotus" w:hint="cs"/>
            <w:b/>
            <w:bCs/>
            <w:sz w:val="24"/>
            <w:szCs w:val="24"/>
            <w:rtl/>
            <w:lang w:bidi="fa-IR"/>
          </w:rPr>
          <w:t>»</w:t>
        </w:r>
      </w:ins>
      <w:r w:rsidRPr="00E91C41">
        <w:rPr>
          <w:rFonts w:ascii="Calibri" w:eastAsia="Calibri" w:hAnsi="Calibri" w:cs="B Lotus" w:hint="cs"/>
          <w:sz w:val="24"/>
          <w:szCs w:val="24"/>
          <w:rtl/>
          <w:lang w:bidi="fa-IR"/>
        </w:rPr>
        <w:t xml:space="preserve"> استفاده شده است</w:t>
      </w:r>
      <w:ins w:id="12986" w:author="Mehrnazi Boojari" w:date="2019-01-13T07:30:00Z">
        <w:r w:rsidR="0056755E">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به کمک </w:t>
      </w:r>
      <w:del w:id="12987" w:author="Mehrnazi Boojari" w:date="2019-01-07T23:27:00Z">
        <w:r w:rsidRPr="00E91C41" w:rsidDel="00FB0B67">
          <w:rPr>
            <w:rFonts w:ascii="Calibri" w:eastAsia="Calibri" w:hAnsi="Calibri" w:cs="B Lotus" w:hint="cs"/>
            <w:sz w:val="24"/>
            <w:szCs w:val="24"/>
            <w:rtl/>
            <w:lang w:bidi="fa-IR"/>
          </w:rPr>
          <w:delText>نرم افزار</w:delText>
        </w:r>
      </w:del>
      <w:ins w:id="12988" w:author="Mehrnazi Boojari" w:date="2019-01-07T23:27:00Z">
        <w:r w:rsidR="00FB0B67">
          <w:rPr>
            <w:rFonts w:ascii="Calibri" w:eastAsia="Calibri" w:hAnsi="Calibri" w:cs="B Lotus" w:hint="cs"/>
            <w:sz w:val="24"/>
            <w:szCs w:val="24"/>
            <w:rtl/>
            <w:lang w:bidi="fa-IR"/>
          </w:rPr>
          <w:t>نرم‌افزار</w:t>
        </w:r>
      </w:ins>
      <w:r w:rsidRPr="00E91C41">
        <w:rPr>
          <w:rFonts w:ascii="Calibri" w:eastAsia="Calibri" w:hAnsi="Calibri" w:cs="B Lotus" w:hint="cs"/>
          <w:sz w:val="24"/>
          <w:szCs w:val="24"/>
          <w:rtl/>
          <w:lang w:bidi="fa-IR"/>
        </w:rPr>
        <w:t xml:space="preserve"> </w:t>
      </w:r>
      <w:r w:rsidRPr="000003EC">
        <w:rPr>
          <w:rFonts w:asciiTheme="majorBidi" w:eastAsia="Calibri" w:hAnsiTheme="majorBidi" w:cstheme="majorBidi"/>
          <w:sz w:val="24"/>
          <w:szCs w:val="24"/>
          <w:lang w:bidi="fa-IR"/>
        </w:rPr>
        <w:t>SPSS</w:t>
      </w:r>
      <w:r w:rsidRPr="000003EC">
        <w:rPr>
          <w:rFonts w:asciiTheme="majorBidi" w:eastAsia="Calibri" w:hAnsiTheme="majorBidi" w:cstheme="majorBidi"/>
          <w:sz w:val="24"/>
          <w:szCs w:val="24"/>
          <w:rtl/>
          <w:lang w:bidi="fa-IR"/>
        </w:rPr>
        <w:t xml:space="preserve"> </w:t>
      </w:r>
      <w:r w:rsidRPr="00E91C41">
        <w:rPr>
          <w:rFonts w:ascii="Calibri" w:eastAsia="Calibri" w:hAnsi="Calibri" w:cs="B Lotus" w:hint="cs"/>
          <w:sz w:val="24"/>
          <w:szCs w:val="24"/>
          <w:rtl/>
          <w:lang w:bidi="fa-IR"/>
        </w:rPr>
        <w:t>به</w:t>
      </w:r>
      <w:ins w:id="12989" w:author="Mehrnazi Boojari" w:date="2019-01-09T23:35:00Z">
        <w:r w:rsidR="00947B53">
          <w:rPr>
            <w:rFonts w:ascii="Calibri" w:eastAsia="Calibri" w:hAnsi="Calibri" w:cs="B Nazanin" w:hint="cs"/>
            <w:sz w:val="24"/>
            <w:szCs w:val="24"/>
            <w:rtl/>
            <w:lang w:bidi="fa-IR"/>
          </w:rPr>
          <w:t>‌</w:t>
        </w:r>
      </w:ins>
      <w:del w:id="12990" w:author="Mehrnazi Boojari" w:date="2019-01-09T23:35:00Z">
        <w:r w:rsidRPr="00E91C41" w:rsidDel="00947B53">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دست آمد. اندازه آلفای </w:t>
      </w:r>
      <w:r w:rsidRPr="000003EC">
        <w:rPr>
          <w:rFonts w:ascii="B Lotus" w:eastAsia="Calibri" w:hAnsi="B Lotus" w:cs="B Lotus" w:hint="cs"/>
          <w:sz w:val="24"/>
          <w:szCs w:val="24"/>
          <w:rtl/>
          <w:lang w:bidi="fa-IR"/>
        </w:rPr>
        <w:t xml:space="preserve">بالای 0.812 معرف پایایی بالای </w:t>
      </w:r>
      <w:del w:id="12991" w:author="Mehrnazi Boojari" w:date="2019-01-09T23:34:00Z">
        <w:r w:rsidRPr="000003EC" w:rsidDel="00947B53">
          <w:rPr>
            <w:rFonts w:ascii="B Lotus" w:eastAsia="Calibri" w:hAnsi="B Lotus" w:cs="B Lotus" w:hint="cs"/>
            <w:sz w:val="24"/>
            <w:szCs w:val="24"/>
            <w:rtl/>
            <w:lang w:bidi="fa-IR"/>
          </w:rPr>
          <w:delText>پرسشنامه</w:delText>
        </w:r>
      </w:del>
      <w:ins w:id="12992" w:author="Mehrnazi Boojari" w:date="2019-01-09T23:34:00Z">
        <w:r w:rsidR="00947B53">
          <w:rPr>
            <w:rFonts w:ascii="B Lotus" w:eastAsia="Calibri" w:hAnsi="B Lotus" w:cs="B Lotus" w:hint="cs"/>
            <w:sz w:val="24"/>
            <w:szCs w:val="24"/>
            <w:rtl/>
            <w:lang w:bidi="fa-IR"/>
          </w:rPr>
          <w:t>پرسش‌نامه</w:t>
        </w:r>
      </w:ins>
      <w:r w:rsidRPr="000003EC">
        <w:rPr>
          <w:rFonts w:ascii="B Lotus" w:eastAsia="Calibri" w:hAnsi="B Lotus" w:cs="B Lotus" w:hint="cs"/>
          <w:sz w:val="24"/>
          <w:szCs w:val="24"/>
          <w:rtl/>
          <w:lang w:bidi="fa-IR"/>
        </w:rPr>
        <w:t xml:space="preserve"> است. </w:t>
      </w:r>
    </w:p>
    <w:p w14:paraId="5F0C2480" w14:textId="77777777" w:rsidR="00E91C41" w:rsidRPr="00E91C41" w:rsidRDefault="00E91C41" w:rsidP="0056755E">
      <w:pPr>
        <w:bidi/>
        <w:ind w:firstLine="288"/>
        <w:jc w:val="both"/>
        <w:rPr>
          <w:rFonts w:ascii="Calibri" w:eastAsia="Calibri" w:hAnsi="Calibri" w:cs="B Lotus"/>
          <w:sz w:val="24"/>
          <w:szCs w:val="24"/>
          <w:rtl/>
          <w:lang w:bidi="fa-IR"/>
        </w:rPr>
      </w:pPr>
      <w:r w:rsidRPr="000003EC">
        <w:rPr>
          <w:rFonts w:ascii="B Lotus" w:eastAsia="Calibri" w:hAnsi="B Lotus" w:cs="B Lotus" w:hint="cs"/>
          <w:sz w:val="24"/>
          <w:szCs w:val="24"/>
          <w:rtl/>
          <w:lang w:bidi="fa-IR"/>
        </w:rPr>
        <w:t>همچنین</w:t>
      </w:r>
      <w:ins w:id="12993" w:author="Mehrnazi Boojari" w:date="2019-01-13T07:30:00Z">
        <w:r w:rsidR="0056755E">
          <w:rPr>
            <w:rFonts w:ascii="B Lotus" w:eastAsia="Calibri" w:hAnsi="B Lotus" w:cs="B Lotus" w:hint="cs"/>
            <w:sz w:val="24"/>
            <w:szCs w:val="24"/>
            <w:rtl/>
            <w:lang w:bidi="fa-IR"/>
          </w:rPr>
          <w:t>،</w:t>
        </w:r>
      </w:ins>
      <w:r w:rsidRPr="000003EC">
        <w:rPr>
          <w:rFonts w:ascii="B Lotus" w:eastAsia="Calibri" w:hAnsi="B Lotus" w:cs="B Lotus" w:hint="cs"/>
          <w:sz w:val="24"/>
          <w:szCs w:val="24"/>
          <w:rtl/>
          <w:lang w:bidi="fa-IR"/>
        </w:rPr>
        <w:t xml:space="preserve"> </w:t>
      </w:r>
      <w:del w:id="12994" w:author="Mehrnazi Boojari" w:date="2019-01-07T23:34:00Z">
        <w:r w:rsidRPr="000003EC" w:rsidDel="00A26EBB">
          <w:rPr>
            <w:rFonts w:ascii="B Lotus" w:eastAsia="Calibri" w:hAnsi="B Lotus" w:cs="B Lotus" w:hint="cs"/>
            <w:sz w:val="24"/>
            <w:szCs w:val="24"/>
            <w:rtl/>
            <w:lang w:bidi="fa-IR"/>
          </w:rPr>
          <w:delText>به منظور</w:delText>
        </w:r>
      </w:del>
      <w:ins w:id="12995" w:author="Mehrnazi Boojari" w:date="2019-01-07T23:34:00Z">
        <w:r w:rsidR="00A26EBB">
          <w:rPr>
            <w:rFonts w:ascii="B Lotus" w:eastAsia="Calibri" w:hAnsi="B Lotus" w:cs="B Lotus" w:hint="cs"/>
            <w:sz w:val="24"/>
            <w:szCs w:val="24"/>
            <w:rtl/>
            <w:lang w:bidi="fa-IR"/>
          </w:rPr>
          <w:t>به‌منظور</w:t>
        </w:r>
      </w:ins>
      <w:r w:rsidRPr="000003EC">
        <w:rPr>
          <w:rFonts w:ascii="B Lotus" w:eastAsia="Calibri" w:hAnsi="B Lotus" w:cs="B Lotus" w:hint="cs"/>
          <w:sz w:val="24"/>
          <w:szCs w:val="24"/>
          <w:rtl/>
          <w:lang w:bidi="fa-IR"/>
        </w:rPr>
        <w:t xml:space="preserve"> بررسی نرمالیزه</w:t>
      </w:r>
      <w:del w:id="12996" w:author="Mehrnazi Boojari" w:date="2019-01-07T10:45:00Z">
        <w:r w:rsidRPr="000003EC" w:rsidDel="006A1F1D">
          <w:rPr>
            <w:rFonts w:ascii="B Lotus" w:eastAsia="Calibri" w:hAnsi="B Lotus" w:cs="B Lotus" w:hint="cs"/>
            <w:sz w:val="24"/>
            <w:szCs w:val="24"/>
            <w:rtl/>
            <w:lang w:bidi="fa-IR"/>
          </w:rPr>
          <w:delText xml:space="preserve"> بودن </w:delText>
        </w:r>
      </w:del>
      <w:ins w:id="12997" w:author="Mehrnazi Boojari" w:date="2019-01-07T10:45:00Z">
        <w:r w:rsidR="006A1F1D">
          <w:rPr>
            <w:rFonts w:ascii="B Lotus" w:eastAsia="Calibri" w:hAnsi="B Lotus" w:cs="B Lotus" w:hint="cs"/>
            <w:sz w:val="24"/>
            <w:szCs w:val="24"/>
            <w:rtl/>
            <w:lang w:bidi="fa-IR"/>
          </w:rPr>
          <w:t xml:space="preserve">‌بودن </w:t>
        </w:r>
      </w:ins>
      <w:del w:id="12998" w:author="Mehrnazi Boojari" w:date="2019-01-09T23:34:00Z">
        <w:r w:rsidRPr="000003EC" w:rsidDel="00947B53">
          <w:rPr>
            <w:rFonts w:ascii="B Lotus" w:eastAsia="Calibri" w:hAnsi="B Lotus" w:cs="B Lotus" w:hint="cs"/>
            <w:sz w:val="24"/>
            <w:szCs w:val="24"/>
            <w:rtl/>
            <w:lang w:bidi="fa-IR"/>
          </w:rPr>
          <w:delText>پرسشنامه</w:delText>
        </w:r>
      </w:del>
      <w:ins w:id="12999" w:author="Mehrnazi Boojari" w:date="2019-01-09T23:34:00Z">
        <w:r w:rsidR="00947B53">
          <w:rPr>
            <w:rFonts w:ascii="B Lotus" w:eastAsia="Calibri" w:hAnsi="B Lotus" w:cs="B Lotus" w:hint="cs"/>
            <w:sz w:val="24"/>
            <w:szCs w:val="24"/>
            <w:rtl/>
            <w:lang w:bidi="fa-IR"/>
          </w:rPr>
          <w:t>پرسش‌نامه</w:t>
        </w:r>
      </w:ins>
      <w:r w:rsidRPr="000003EC">
        <w:rPr>
          <w:rFonts w:ascii="B Lotus" w:eastAsia="Calibri" w:hAnsi="B Lotus" w:cs="B Lotus" w:hint="cs"/>
          <w:sz w:val="24"/>
          <w:szCs w:val="24"/>
          <w:rtl/>
          <w:lang w:bidi="fa-IR"/>
        </w:rPr>
        <w:t xml:space="preserve"> از آزمون</w:t>
      </w:r>
      <w:del w:id="13000" w:author="Mehrnazi Boojari" w:date="2019-01-07T09:46:00Z">
        <w:r w:rsidRPr="000003EC" w:rsidDel="006F7CCF">
          <w:rPr>
            <w:rFonts w:ascii="B Lotus" w:eastAsia="Calibri" w:hAnsi="B Lotus" w:cs="B Lotus" w:hint="cs"/>
            <w:sz w:val="24"/>
            <w:szCs w:val="24"/>
            <w:rtl/>
            <w:lang w:bidi="fa-IR"/>
          </w:rPr>
          <w:delText xml:space="preserve"> های </w:delText>
        </w:r>
      </w:del>
      <w:ins w:id="13001" w:author="Mehrnazi Boojari" w:date="2019-01-07T09:46:00Z">
        <w:r w:rsidR="006F7CCF">
          <w:rPr>
            <w:rFonts w:ascii="B Lotus" w:eastAsia="Calibri" w:hAnsi="B Lotus" w:cs="B Lotus" w:hint="cs"/>
            <w:sz w:val="24"/>
            <w:szCs w:val="24"/>
            <w:rtl/>
            <w:lang w:bidi="fa-IR"/>
          </w:rPr>
          <w:t xml:space="preserve">‌های </w:t>
        </w:r>
      </w:ins>
      <w:ins w:id="13002" w:author="Mehrnazi Boojari" w:date="2019-01-13T07:30:00Z">
        <w:r w:rsidR="0056755E">
          <w:rPr>
            <w:rFonts w:ascii="B Lotus" w:eastAsia="Calibri" w:hAnsi="B Lotus" w:cs="B Lotus" w:hint="cs"/>
            <w:sz w:val="24"/>
            <w:szCs w:val="24"/>
            <w:rtl/>
            <w:lang w:bidi="fa-IR"/>
          </w:rPr>
          <w:t>«</w:t>
        </w:r>
      </w:ins>
      <w:r w:rsidRPr="0056755E">
        <w:rPr>
          <w:rFonts w:ascii="B Lotus" w:eastAsia="Calibri" w:hAnsi="B Lotus" w:cs="B Lotus" w:hint="cs"/>
          <w:sz w:val="24"/>
          <w:szCs w:val="24"/>
          <w:rtl/>
          <w:lang w:bidi="fa-IR"/>
          <w:rPrChange w:id="13003" w:author="Mehrnazi Boojari" w:date="2019-01-13T07:30:00Z">
            <w:rPr>
              <w:rFonts w:ascii="B Lotus" w:eastAsia="Calibri" w:hAnsi="B Lotus" w:cs="B Lotus" w:hint="cs"/>
              <w:b/>
              <w:bCs/>
              <w:color w:val="000000" w:themeColor="text1"/>
              <w:sz w:val="24"/>
              <w:szCs w:val="24"/>
              <w:rtl/>
              <w:lang w:bidi="fa-IR"/>
            </w:rPr>
          </w:rPrChange>
        </w:rPr>
        <w:t>کشیدگی</w:t>
      </w:r>
      <w:r w:rsidRPr="0056755E">
        <w:rPr>
          <w:rFonts w:ascii="B Lotus" w:eastAsia="Calibri" w:hAnsi="B Lotus" w:cs="B Lotus"/>
          <w:sz w:val="24"/>
          <w:szCs w:val="24"/>
          <w:rtl/>
          <w:lang w:bidi="fa-IR"/>
          <w:rPrChange w:id="13004" w:author="Mehrnazi Boojari" w:date="2019-01-13T07:30:00Z">
            <w:rPr>
              <w:rFonts w:ascii="B Lotus" w:eastAsia="Calibri" w:hAnsi="B Lotus" w:cs="B Lotus"/>
              <w:b/>
              <w:bCs/>
              <w:color w:val="000000" w:themeColor="text1"/>
              <w:sz w:val="24"/>
              <w:szCs w:val="24"/>
              <w:rtl/>
              <w:lang w:bidi="fa-IR"/>
            </w:rPr>
          </w:rPrChange>
        </w:rPr>
        <w:t xml:space="preserve"> </w:t>
      </w:r>
      <w:r w:rsidRPr="0056755E">
        <w:rPr>
          <w:rFonts w:ascii="B Lotus" w:eastAsia="Calibri" w:hAnsi="B Lotus" w:cs="B Lotus" w:hint="cs"/>
          <w:sz w:val="24"/>
          <w:szCs w:val="24"/>
          <w:rtl/>
          <w:lang w:bidi="fa-IR"/>
          <w:rPrChange w:id="13005" w:author="Mehrnazi Boojari" w:date="2019-01-13T07:30:00Z">
            <w:rPr>
              <w:rFonts w:ascii="B Lotus" w:eastAsia="Calibri" w:hAnsi="B Lotus" w:cs="B Lotus" w:hint="cs"/>
              <w:b/>
              <w:bCs/>
              <w:color w:val="000000" w:themeColor="text1"/>
              <w:sz w:val="24"/>
              <w:szCs w:val="24"/>
              <w:rtl/>
              <w:lang w:bidi="fa-IR"/>
            </w:rPr>
          </w:rPrChange>
        </w:rPr>
        <w:t>و</w:t>
      </w:r>
      <w:r w:rsidRPr="0056755E">
        <w:rPr>
          <w:rFonts w:ascii="B Lotus" w:eastAsia="Calibri" w:hAnsi="B Lotus" w:cs="B Lotus"/>
          <w:sz w:val="24"/>
          <w:szCs w:val="24"/>
          <w:rtl/>
          <w:lang w:bidi="fa-IR"/>
          <w:rPrChange w:id="13006" w:author="Mehrnazi Boojari" w:date="2019-01-13T07:30:00Z">
            <w:rPr>
              <w:rFonts w:ascii="B Lotus" w:eastAsia="Calibri" w:hAnsi="B Lotus" w:cs="B Lotus"/>
              <w:b/>
              <w:bCs/>
              <w:color w:val="000000" w:themeColor="text1"/>
              <w:sz w:val="24"/>
              <w:szCs w:val="24"/>
              <w:rtl/>
              <w:lang w:bidi="fa-IR"/>
            </w:rPr>
          </w:rPrChange>
        </w:rPr>
        <w:t xml:space="preserve"> </w:t>
      </w:r>
      <w:r w:rsidRPr="0056755E">
        <w:rPr>
          <w:rFonts w:ascii="B Lotus" w:eastAsia="Calibri" w:hAnsi="B Lotus" w:cs="B Lotus" w:hint="cs"/>
          <w:sz w:val="24"/>
          <w:szCs w:val="24"/>
          <w:rtl/>
          <w:lang w:bidi="fa-IR"/>
          <w:rPrChange w:id="13007" w:author="Mehrnazi Boojari" w:date="2019-01-13T07:30:00Z">
            <w:rPr>
              <w:rFonts w:ascii="B Lotus" w:eastAsia="Calibri" w:hAnsi="B Lotus" w:cs="B Lotus" w:hint="cs"/>
              <w:b/>
              <w:bCs/>
              <w:color w:val="000000" w:themeColor="text1"/>
              <w:sz w:val="24"/>
              <w:szCs w:val="24"/>
              <w:rtl/>
              <w:lang w:bidi="fa-IR"/>
            </w:rPr>
          </w:rPrChange>
        </w:rPr>
        <w:t>چولگی</w:t>
      </w:r>
      <w:ins w:id="13008" w:author="Mehrnazi Boojari" w:date="2019-01-13T07:30:00Z">
        <w:r w:rsidR="0056755E">
          <w:rPr>
            <w:rFonts w:ascii="B Lotus" w:eastAsia="Calibri" w:hAnsi="B Lotus" w:cs="B Lotus" w:hint="cs"/>
            <w:sz w:val="24"/>
            <w:szCs w:val="24"/>
            <w:rtl/>
            <w:lang w:bidi="fa-IR"/>
          </w:rPr>
          <w:t>»</w:t>
        </w:r>
      </w:ins>
      <w:r w:rsidRPr="000003EC">
        <w:rPr>
          <w:rFonts w:ascii="B Lotus" w:eastAsia="Calibri" w:hAnsi="B Lotus" w:cs="B Lotus"/>
          <w:sz w:val="24"/>
          <w:szCs w:val="24"/>
          <w:vertAlign w:val="superscript"/>
          <w:rtl/>
          <w:lang w:bidi="fa-IR"/>
        </w:rPr>
        <w:footnoteReference w:id="74"/>
      </w:r>
      <w:r w:rsidRPr="000003EC">
        <w:rPr>
          <w:rFonts w:ascii="B Lotus" w:eastAsia="Calibri" w:hAnsi="B Lotus" w:cs="B Lotus" w:hint="cs"/>
          <w:sz w:val="24"/>
          <w:szCs w:val="24"/>
          <w:rtl/>
          <w:lang w:bidi="fa-IR"/>
        </w:rPr>
        <w:t xml:space="preserve"> استفاده شد</w:t>
      </w:r>
      <w:ins w:id="13014" w:author="Mehrnazi Boojari" w:date="2019-01-13T07:30:00Z">
        <w:r w:rsidR="0056755E">
          <w:rPr>
            <w:rFonts w:ascii="B Lotus" w:eastAsia="Calibri" w:hAnsi="B Lotus" w:cs="B Lotus" w:hint="cs"/>
            <w:sz w:val="24"/>
            <w:szCs w:val="24"/>
            <w:rtl/>
            <w:lang w:bidi="fa-IR"/>
          </w:rPr>
          <w:t>،</w:t>
        </w:r>
      </w:ins>
      <w:r w:rsidRPr="000003EC">
        <w:rPr>
          <w:rFonts w:ascii="B Lotus" w:eastAsia="Calibri" w:hAnsi="B Lotus" w:cs="B Lotus" w:hint="cs"/>
          <w:sz w:val="24"/>
          <w:szCs w:val="24"/>
          <w:rtl/>
          <w:lang w:bidi="fa-IR"/>
        </w:rPr>
        <w:t xml:space="preserve"> که نتایج آزمون نشان</w:t>
      </w:r>
      <w:del w:id="13015" w:author="Mehrnazi Boojari" w:date="2019-01-07T09:49:00Z">
        <w:r w:rsidRPr="000003EC" w:rsidDel="006F7CCF">
          <w:rPr>
            <w:rFonts w:ascii="B Lotus" w:eastAsia="Calibri" w:hAnsi="B Lotus" w:cs="B Lotus" w:hint="cs"/>
            <w:sz w:val="24"/>
            <w:szCs w:val="24"/>
            <w:rtl/>
            <w:lang w:bidi="fa-IR"/>
          </w:rPr>
          <w:delText xml:space="preserve"> می </w:delText>
        </w:r>
      </w:del>
      <w:ins w:id="13016" w:author="Mehrnazi Boojari" w:date="2019-01-07T09:49:00Z">
        <w:r w:rsidR="006F7CCF">
          <w:rPr>
            <w:rFonts w:ascii="B Lotus" w:eastAsia="Calibri" w:hAnsi="B Lotus" w:cs="B Lotus" w:hint="cs"/>
            <w:sz w:val="24"/>
            <w:szCs w:val="24"/>
            <w:rtl/>
            <w:lang w:bidi="fa-IR"/>
          </w:rPr>
          <w:t xml:space="preserve"> می‌</w:t>
        </w:r>
      </w:ins>
      <w:r w:rsidRPr="000003EC">
        <w:rPr>
          <w:rFonts w:ascii="B Lotus" w:eastAsia="Calibri" w:hAnsi="B Lotus" w:cs="B Lotus" w:hint="cs"/>
          <w:sz w:val="24"/>
          <w:szCs w:val="24"/>
          <w:rtl/>
          <w:lang w:bidi="fa-IR"/>
        </w:rPr>
        <w:t>دهد تمامی معیار</w:t>
      </w:r>
      <w:del w:id="13017" w:author="Mehrnazi Boojari" w:date="2019-01-13T07:31:00Z">
        <w:r w:rsidRPr="000003EC" w:rsidDel="0056755E">
          <w:rPr>
            <w:rFonts w:ascii="B Lotus" w:eastAsia="Calibri" w:hAnsi="B Lotus" w:cs="B Lotus" w:hint="cs"/>
            <w:sz w:val="24"/>
            <w:szCs w:val="24"/>
            <w:rtl/>
            <w:lang w:bidi="fa-IR"/>
          </w:rPr>
          <w:delText>ها</w:delText>
        </w:r>
      </w:del>
      <w:r w:rsidRPr="000003EC">
        <w:rPr>
          <w:rFonts w:ascii="B Lotus" w:eastAsia="Calibri" w:hAnsi="B Lotus" w:cs="B Lotus" w:hint="cs"/>
          <w:sz w:val="24"/>
          <w:szCs w:val="24"/>
          <w:rtl/>
          <w:lang w:bidi="fa-IR"/>
        </w:rPr>
        <w:t>های دارای چولگی بین 2</w:t>
      </w:r>
      <w:del w:id="13018" w:author="Mehrnazi Boojari" w:date="2019-01-13T07:31:00Z">
        <w:r w:rsidRPr="000003EC" w:rsidDel="0056755E">
          <w:rPr>
            <w:rFonts w:ascii="B Lotus" w:eastAsia="Calibri" w:hAnsi="B Lotus" w:cs="B Lotus" w:hint="cs"/>
            <w:sz w:val="24"/>
            <w:szCs w:val="24"/>
            <w:rtl/>
            <w:lang w:bidi="fa-IR"/>
          </w:rPr>
          <w:delText xml:space="preserve">- </w:delText>
        </w:r>
      </w:del>
      <w:ins w:id="13019" w:author="Mehrnazi Boojari" w:date="2019-01-13T07:31:00Z">
        <w:r w:rsidR="0056755E" w:rsidRPr="000003EC">
          <w:rPr>
            <w:rFonts w:ascii="B Lotus" w:eastAsia="Calibri" w:hAnsi="B Lotus" w:cs="B Lotus" w:hint="cs"/>
            <w:sz w:val="24"/>
            <w:szCs w:val="24"/>
            <w:rtl/>
            <w:lang w:bidi="fa-IR"/>
          </w:rPr>
          <w:t>-</w:t>
        </w:r>
        <w:r w:rsidR="0056755E">
          <w:rPr>
            <w:rFonts w:ascii="B Lotus" w:eastAsia="Calibri" w:hAnsi="B Lotus" w:cs="B Lotus" w:hint="cs"/>
            <w:sz w:val="24"/>
            <w:szCs w:val="24"/>
            <w:rtl/>
            <w:lang w:bidi="fa-IR"/>
          </w:rPr>
          <w:t xml:space="preserve"> </w:t>
        </w:r>
      </w:ins>
      <w:r w:rsidRPr="000003EC">
        <w:rPr>
          <w:rFonts w:ascii="B Lotus" w:eastAsia="Calibri" w:hAnsi="B Lotus" w:cs="B Lotus" w:hint="cs"/>
          <w:sz w:val="24"/>
          <w:szCs w:val="24"/>
          <w:rtl/>
          <w:lang w:bidi="fa-IR"/>
        </w:rPr>
        <w:t>و 2+ هستند</w:t>
      </w:r>
      <w:ins w:id="13020" w:author="Mehrnazi Boojari" w:date="2019-01-13T07:31:00Z">
        <w:r w:rsidR="0056755E">
          <w:rPr>
            <w:rFonts w:ascii="B Lotus" w:eastAsia="Calibri" w:hAnsi="B Lotus" w:cs="B Lotus" w:hint="cs"/>
            <w:sz w:val="24"/>
            <w:szCs w:val="24"/>
            <w:rtl/>
            <w:lang w:bidi="fa-IR"/>
          </w:rPr>
          <w:t>،</w:t>
        </w:r>
      </w:ins>
      <w:r w:rsidRPr="00E91C41">
        <w:rPr>
          <w:rFonts w:ascii="Calibri" w:eastAsia="Calibri" w:hAnsi="Calibri" w:cs="B Lotus" w:hint="cs"/>
          <w:sz w:val="24"/>
          <w:szCs w:val="24"/>
          <w:rtl/>
          <w:lang w:bidi="fa-IR"/>
        </w:rPr>
        <w:t xml:space="preserve"> و این به معنای نرمال</w:t>
      </w:r>
      <w:del w:id="13021" w:author="Mehrnazi Boojari" w:date="2019-01-07T10:45:00Z">
        <w:r w:rsidRPr="00E91C41" w:rsidDel="006A1F1D">
          <w:rPr>
            <w:rFonts w:ascii="Calibri" w:eastAsia="Calibri" w:hAnsi="Calibri" w:cs="B Lotus" w:hint="cs"/>
            <w:sz w:val="24"/>
            <w:szCs w:val="24"/>
            <w:rtl/>
            <w:lang w:bidi="fa-IR"/>
          </w:rPr>
          <w:delText xml:space="preserve"> بودن </w:delText>
        </w:r>
      </w:del>
      <w:ins w:id="13022" w:author="Mehrnazi Boojari" w:date="2019-01-07T10:45:00Z">
        <w:r w:rsidR="006A1F1D">
          <w:rPr>
            <w:rFonts w:ascii="Calibri" w:eastAsia="Calibri" w:hAnsi="Calibri" w:cs="B Lotus" w:hint="cs"/>
            <w:sz w:val="24"/>
            <w:szCs w:val="24"/>
            <w:rtl/>
            <w:lang w:bidi="fa-IR"/>
          </w:rPr>
          <w:t xml:space="preserve">‌بودن </w:t>
        </w:r>
      </w:ins>
      <w:del w:id="13023" w:author="Mehrnazi Boojari" w:date="2019-01-09T23:34:00Z">
        <w:r w:rsidRPr="00E91C41" w:rsidDel="00947B53">
          <w:rPr>
            <w:rFonts w:ascii="Calibri" w:eastAsia="Calibri" w:hAnsi="Calibri" w:cs="B Lotus" w:hint="cs"/>
            <w:sz w:val="24"/>
            <w:szCs w:val="24"/>
            <w:rtl/>
            <w:lang w:bidi="fa-IR"/>
          </w:rPr>
          <w:delText>پرسشنامه</w:delText>
        </w:r>
      </w:del>
      <w:ins w:id="13024"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است و نشان از پارامتریک</w:t>
      </w:r>
      <w:del w:id="13025" w:author="Mehrnazi Boojari" w:date="2019-01-07T10:45:00Z">
        <w:r w:rsidRPr="00E91C41" w:rsidDel="006A1F1D">
          <w:rPr>
            <w:rFonts w:ascii="Calibri" w:eastAsia="Calibri" w:hAnsi="Calibri" w:cs="B Lotus" w:hint="cs"/>
            <w:sz w:val="24"/>
            <w:szCs w:val="24"/>
            <w:rtl/>
            <w:lang w:bidi="fa-IR"/>
          </w:rPr>
          <w:delText xml:space="preserve"> بودن </w:delText>
        </w:r>
      </w:del>
      <w:ins w:id="13026" w:author="Mehrnazi Boojari" w:date="2019-01-07T10:45:00Z">
        <w:r w:rsidR="006A1F1D">
          <w:rPr>
            <w:rFonts w:ascii="Calibri" w:eastAsia="Calibri" w:hAnsi="Calibri" w:cs="B Lotus" w:hint="cs"/>
            <w:sz w:val="24"/>
            <w:szCs w:val="24"/>
            <w:rtl/>
            <w:lang w:bidi="fa-IR"/>
          </w:rPr>
          <w:t xml:space="preserve">‌بودن </w:t>
        </w:r>
      </w:ins>
      <w:del w:id="13027" w:author="Mehrnazi Boojari" w:date="2019-01-09T23:34:00Z">
        <w:r w:rsidRPr="00E91C41" w:rsidDel="00947B53">
          <w:rPr>
            <w:rFonts w:ascii="Calibri" w:eastAsia="Calibri" w:hAnsi="Calibri" w:cs="B Lotus" w:hint="cs"/>
            <w:sz w:val="24"/>
            <w:szCs w:val="24"/>
            <w:rtl/>
            <w:lang w:bidi="fa-IR"/>
          </w:rPr>
          <w:delText>پرسشنامه</w:delText>
        </w:r>
      </w:del>
      <w:ins w:id="13028" w:author="Mehrnazi Boojari" w:date="2019-01-09T23:34:00Z">
        <w:r w:rsidR="00947B53">
          <w:rPr>
            <w:rFonts w:ascii="Calibri" w:eastAsia="Calibri" w:hAnsi="Calibri" w:cs="B Lotus" w:hint="cs"/>
            <w:sz w:val="24"/>
            <w:szCs w:val="24"/>
            <w:rtl/>
            <w:lang w:bidi="fa-IR"/>
          </w:rPr>
          <w:t>پرسش‌نامه</w:t>
        </w:r>
      </w:ins>
      <w:r w:rsidRPr="00E91C41">
        <w:rPr>
          <w:rFonts w:ascii="Calibri" w:eastAsia="Calibri" w:hAnsi="Calibri" w:cs="B Lotus" w:hint="cs"/>
          <w:sz w:val="24"/>
          <w:szCs w:val="24"/>
          <w:rtl/>
          <w:lang w:bidi="fa-IR"/>
        </w:rPr>
        <w:t xml:space="preserve"> دا</w:t>
      </w:r>
      <w:ins w:id="13029" w:author="Mehrnazi Boojari" w:date="2019-01-13T07:33:00Z">
        <w:r w:rsidR="0056755E">
          <w:rPr>
            <w:rFonts w:ascii="Calibri" w:eastAsia="Calibri" w:hAnsi="Calibri" w:cs="B Lotus" w:hint="cs"/>
            <w:sz w:val="24"/>
            <w:szCs w:val="24"/>
            <w:rtl/>
            <w:lang w:bidi="fa-IR"/>
          </w:rPr>
          <w:t>ر</w:t>
        </w:r>
      </w:ins>
      <w:r w:rsidRPr="00E91C41">
        <w:rPr>
          <w:rFonts w:ascii="Calibri" w:eastAsia="Calibri" w:hAnsi="Calibri" w:cs="B Lotus" w:hint="cs"/>
          <w:sz w:val="24"/>
          <w:szCs w:val="24"/>
          <w:rtl/>
          <w:lang w:bidi="fa-IR"/>
        </w:rPr>
        <w:t>د</w:t>
      </w:r>
      <w:ins w:id="13030" w:author="Mehrnazi Boojari" w:date="2019-01-13T07:32:00Z">
        <w:r w:rsidR="0056755E">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لذا در استفاده از طیف لیکرت میانگین</w:t>
      </w:r>
      <w:del w:id="13031" w:author="Mehrnazi Boojari" w:date="2019-01-07T09:49:00Z">
        <w:r w:rsidRPr="00E91C41" w:rsidDel="006F7CCF">
          <w:rPr>
            <w:rFonts w:ascii="Calibri" w:eastAsia="Calibri" w:hAnsi="Calibri" w:cs="B Lotus" w:hint="cs"/>
            <w:sz w:val="24"/>
            <w:szCs w:val="24"/>
            <w:rtl/>
            <w:lang w:bidi="fa-IR"/>
          </w:rPr>
          <w:delText xml:space="preserve"> می </w:delText>
        </w:r>
      </w:del>
      <w:ins w:id="13032" w:author="Mehrnazi Boojari" w:date="2019-01-07T09:49:00Z">
        <w:r w:rsidR="006F7CCF">
          <w:rPr>
            <w:rFonts w:ascii="Calibri" w:eastAsia="Calibri" w:hAnsi="Calibri" w:cs="B Lotus" w:hint="cs"/>
            <w:sz w:val="24"/>
            <w:szCs w:val="24"/>
            <w:rtl/>
            <w:lang w:bidi="fa-IR"/>
          </w:rPr>
          <w:t xml:space="preserve"> می‌</w:t>
        </w:r>
      </w:ins>
      <w:r w:rsidRPr="00E91C41">
        <w:rPr>
          <w:rFonts w:ascii="Calibri" w:eastAsia="Calibri" w:hAnsi="Calibri" w:cs="B Lotus" w:hint="cs"/>
          <w:sz w:val="24"/>
          <w:szCs w:val="24"/>
          <w:rtl/>
          <w:lang w:bidi="fa-IR"/>
        </w:rPr>
        <w:t>توان</w:t>
      </w:r>
      <w:del w:id="13033" w:author="Mehrnazi Boojari" w:date="2019-01-13T07:33:00Z">
        <w:r w:rsidRPr="00E91C41" w:rsidDel="0056755E">
          <w:rPr>
            <w:rFonts w:ascii="Calibri" w:eastAsia="Calibri" w:hAnsi="Calibri" w:cs="B Lotus" w:hint="cs"/>
            <w:sz w:val="24"/>
            <w:szCs w:val="24"/>
            <w:rtl/>
            <w:lang w:bidi="fa-IR"/>
          </w:rPr>
          <w:delText>م</w:delText>
        </w:r>
      </w:del>
      <w:r w:rsidRPr="00E91C41">
        <w:rPr>
          <w:rFonts w:ascii="Calibri" w:eastAsia="Calibri" w:hAnsi="Calibri" w:cs="B Lotus" w:hint="cs"/>
          <w:sz w:val="24"/>
          <w:szCs w:val="24"/>
          <w:rtl/>
          <w:lang w:bidi="fa-IR"/>
        </w:rPr>
        <w:t xml:space="preserve">د نماینده خوبی </w:t>
      </w:r>
      <w:del w:id="13034" w:author="Mehrnazi Boojari" w:date="2019-01-13T07:33:00Z">
        <w:r w:rsidRPr="00E91C41" w:rsidDel="0056755E">
          <w:rPr>
            <w:rFonts w:ascii="Calibri" w:eastAsia="Calibri" w:hAnsi="Calibri" w:cs="B Lotus" w:hint="cs"/>
            <w:sz w:val="24"/>
            <w:szCs w:val="24"/>
            <w:rtl/>
            <w:lang w:bidi="fa-IR"/>
          </w:rPr>
          <w:delText xml:space="preserve">برای </w:delText>
        </w:r>
      </w:del>
      <w:r w:rsidRPr="00E91C41">
        <w:rPr>
          <w:rFonts w:ascii="Calibri" w:eastAsia="Calibri" w:hAnsi="Calibri" w:cs="B Lotus" w:hint="cs"/>
          <w:sz w:val="24"/>
          <w:szCs w:val="24"/>
          <w:rtl/>
          <w:lang w:bidi="fa-IR"/>
        </w:rPr>
        <w:t>برای موضوع باشد.</w:t>
      </w:r>
    </w:p>
    <w:p w14:paraId="6FE1281A" w14:textId="77777777" w:rsidR="00E91C41" w:rsidRPr="00E91C41" w:rsidRDefault="00E91C41" w:rsidP="00947B53">
      <w:pPr>
        <w:pStyle w:val="Heading4"/>
        <w:rPr>
          <w:rtl/>
          <w:lang w:bidi="fa-IR"/>
        </w:rPr>
      </w:pPr>
      <w:bookmarkStart w:id="13035" w:name="_Toc529234266"/>
      <w:bookmarkStart w:id="13036" w:name="_Toc529234702"/>
      <w:bookmarkStart w:id="13037" w:name="_Toc530238678"/>
      <w:bookmarkStart w:id="13038" w:name="_Toc530239332"/>
      <w:bookmarkStart w:id="13039" w:name="_Toc533781268"/>
      <w:bookmarkStart w:id="13040" w:name="_Toc533782224"/>
      <w:r w:rsidRPr="00E91C41">
        <w:rPr>
          <w:rFonts w:hint="cs"/>
          <w:rtl/>
          <w:lang w:bidi="fa-IR"/>
        </w:rPr>
        <w:lastRenderedPageBreak/>
        <w:t>جامعه آماری و پاسخ</w:t>
      </w:r>
      <w:ins w:id="13041" w:author="Mehrnazi Boojari" w:date="2019-01-09T23:38:00Z">
        <w:r w:rsidR="00947B53">
          <w:rPr>
            <w:rFonts w:hint="cs"/>
            <w:rtl/>
            <w:lang w:bidi="fa-IR"/>
          </w:rPr>
          <w:t>‌</w:t>
        </w:r>
      </w:ins>
      <w:del w:id="13042" w:author="Mehrnazi Boojari" w:date="2019-01-09T23:38:00Z">
        <w:r w:rsidRPr="00E91C41" w:rsidDel="00947B53">
          <w:rPr>
            <w:rFonts w:hint="cs"/>
            <w:rtl/>
            <w:lang w:bidi="fa-IR"/>
          </w:rPr>
          <w:delText xml:space="preserve"> </w:delText>
        </w:r>
      </w:del>
      <w:r w:rsidRPr="00E91C41">
        <w:rPr>
          <w:rFonts w:hint="cs"/>
          <w:rtl/>
          <w:lang w:bidi="fa-IR"/>
        </w:rPr>
        <w:t>دهندگان</w:t>
      </w:r>
      <w:bookmarkEnd w:id="13035"/>
      <w:bookmarkEnd w:id="13036"/>
      <w:bookmarkEnd w:id="13037"/>
      <w:bookmarkEnd w:id="13038"/>
      <w:bookmarkEnd w:id="13039"/>
      <w:bookmarkEnd w:id="13040"/>
      <w:r w:rsidRPr="00E91C41">
        <w:rPr>
          <w:rFonts w:hint="cs"/>
          <w:rtl/>
          <w:lang w:bidi="fa-IR"/>
        </w:rPr>
        <w:t xml:space="preserve"> </w:t>
      </w:r>
    </w:p>
    <w:p w14:paraId="2BCC52FA" w14:textId="77777777" w:rsidR="00E91C41" w:rsidRDefault="00E91C41" w:rsidP="0056755E">
      <w:pPr>
        <w:bidi/>
        <w:ind w:firstLine="288"/>
        <w:jc w:val="both"/>
        <w:rPr>
          <w:ins w:id="13043" w:author="Mehrnazi Boojari" w:date="2019-01-13T07:37:00Z"/>
          <w:rFonts w:ascii="B Lotus" w:eastAsia="Calibri" w:hAnsi="B Lotus" w:cs="B Lotus"/>
          <w:sz w:val="24"/>
          <w:szCs w:val="24"/>
          <w:rtl/>
          <w:lang w:bidi="fa-IR"/>
        </w:rPr>
      </w:pPr>
      <w:r w:rsidRPr="000003EC">
        <w:rPr>
          <w:rFonts w:ascii="B Lotus" w:eastAsia="Calibri" w:hAnsi="B Lotus" w:cs="B Lotus" w:hint="cs"/>
          <w:sz w:val="24"/>
          <w:szCs w:val="24"/>
          <w:rtl/>
          <w:lang w:bidi="fa-IR"/>
        </w:rPr>
        <w:t xml:space="preserve">جامعه آماری گزارش حاضر </w:t>
      </w:r>
      <w:del w:id="13044" w:author="Mehrnazi Boojari" w:date="2019-01-08T03:28:00Z">
        <w:r w:rsidRPr="000003EC" w:rsidDel="00666313">
          <w:rPr>
            <w:rFonts w:ascii="B Lotus" w:eastAsia="Calibri" w:hAnsi="B Lotus" w:cs="B Lotus" w:hint="cs"/>
            <w:sz w:val="24"/>
            <w:szCs w:val="24"/>
            <w:rtl/>
            <w:lang w:bidi="fa-IR"/>
          </w:rPr>
          <w:delText>همانطور</w:delText>
        </w:r>
      </w:del>
      <w:ins w:id="13045" w:author="Mehrnazi Boojari" w:date="2019-01-08T03:28:00Z">
        <w:r w:rsidR="00666313">
          <w:rPr>
            <w:rFonts w:ascii="B Lotus" w:eastAsia="Calibri" w:hAnsi="B Lotus" w:cs="B Lotus" w:hint="cs"/>
            <w:sz w:val="24"/>
            <w:szCs w:val="24"/>
            <w:rtl/>
            <w:lang w:bidi="fa-IR"/>
          </w:rPr>
          <w:t>همان‌طور</w:t>
        </w:r>
      </w:ins>
      <w:r w:rsidRPr="000003EC">
        <w:rPr>
          <w:rFonts w:ascii="B Lotus" w:eastAsia="Calibri" w:hAnsi="B Lotus" w:cs="B Lotus" w:hint="cs"/>
          <w:sz w:val="24"/>
          <w:szCs w:val="24"/>
          <w:rtl/>
          <w:lang w:bidi="fa-IR"/>
        </w:rPr>
        <w:t xml:space="preserve"> که گفته شد </w:t>
      </w:r>
      <w:del w:id="13046" w:author="Mehrnazi Boojari" w:date="2019-01-07T10:39:00Z">
        <w:r w:rsidRPr="000003EC" w:rsidDel="006A1F1D">
          <w:rPr>
            <w:rFonts w:ascii="B Lotus" w:eastAsia="Calibri" w:hAnsi="B Lotus" w:cs="B Lotus" w:hint="cs"/>
            <w:sz w:val="24"/>
            <w:szCs w:val="24"/>
            <w:rtl/>
            <w:lang w:bidi="fa-IR"/>
          </w:rPr>
          <w:delText>مسئولین</w:delText>
        </w:r>
      </w:del>
      <w:ins w:id="13047" w:author="Mehrnazi Boojari" w:date="2019-01-07T10:39:00Z">
        <w:r w:rsidR="006A1F1D">
          <w:rPr>
            <w:rFonts w:ascii="B Lotus" w:eastAsia="Calibri" w:hAnsi="B Lotus" w:cs="B Lotus" w:hint="cs"/>
            <w:sz w:val="24"/>
            <w:szCs w:val="24"/>
            <w:rtl/>
            <w:lang w:bidi="fa-IR"/>
          </w:rPr>
          <w:t>مسئولان</w:t>
        </w:r>
      </w:ins>
      <w:r w:rsidRPr="000003EC">
        <w:rPr>
          <w:rFonts w:ascii="B Lotus" w:eastAsia="Calibri" w:hAnsi="B Lotus" w:cs="B Lotus" w:hint="cs"/>
          <w:sz w:val="24"/>
          <w:szCs w:val="24"/>
          <w:rtl/>
          <w:lang w:bidi="fa-IR"/>
        </w:rPr>
        <w:t xml:space="preserve"> دهستانی هستند که برای محرومیت</w:t>
      </w:r>
      <w:del w:id="13048" w:author="Mehrnazi Boojari" w:date="2019-01-07T22:42:00Z">
        <w:r w:rsidRPr="000003EC" w:rsidDel="00BF4CE5">
          <w:rPr>
            <w:rFonts w:ascii="B Lotus" w:eastAsia="Calibri" w:hAnsi="B Lotus" w:cs="B Lotus" w:hint="cs"/>
            <w:sz w:val="24"/>
            <w:szCs w:val="24"/>
            <w:rtl/>
            <w:lang w:bidi="fa-IR"/>
          </w:rPr>
          <w:delText xml:space="preserve"> زدایی</w:delText>
        </w:r>
      </w:del>
      <w:ins w:id="13049" w:author="Mehrnazi Boojari" w:date="2019-01-07T22:42:00Z">
        <w:r w:rsidR="00BF4CE5">
          <w:rPr>
            <w:rFonts w:ascii="B Lotus" w:eastAsia="Calibri" w:hAnsi="B Lotus" w:cs="B Lotus" w:hint="cs"/>
            <w:sz w:val="24"/>
            <w:szCs w:val="24"/>
            <w:rtl/>
            <w:lang w:bidi="fa-IR"/>
          </w:rPr>
          <w:t>‌زدایی</w:t>
        </w:r>
      </w:ins>
      <w:r w:rsidRPr="000003EC">
        <w:rPr>
          <w:rFonts w:ascii="B Lotus" w:eastAsia="Calibri" w:hAnsi="B Lotus" w:cs="B Lotus" w:hint="cs"/>
          <w:sz w:val="24"/>
          <w:szCs w:val="24"/>
          <w:rtl/>
          <w:lang w:bidi="fa-IR"/>
        </w:rPr>
        <w:t xml:space="preserve"> از روستاهای محروم کشور در نظر گرفته شده</w:t>
      </w:r>
      <w:ins w:id="13050" w:author="Mehrnazi Boojari" w:date="2019-01-13T07:34:00Z">
        <w:r w:rsidR="0056755E">
          <w:rPr>
            <w:rFonts w:ascii="B Lotus" w:eastAsia="Calibri" w:hAnsi="B Lotus" w:cs="B Nazanin" w:hint="cs"/>
            <w:sz w:val="24"/>
            <w:szCs w:val="24"/>
            <w:rtl/>
            <w:lang w:bidi="fa-IR"/>
          </w:rPr>
          <w:t>‌</w:t>
        </w:r>
      </w:ins>
      <w:del w:id="13051" w:author="Mehrnazi Boojari" w:date="2019-01-13T07:34:00Z">
        <w:r w:rsidRPr="000003EC" w:rsidDel="0056755E">
          <w:rPr>
            <w:rFonts w:ascii="B Lotus" w:eastAsia="Calibri" w:hAnsi="B Lotus" w:cs="B Lotus" w:hint="cs"/>
            <w:sz w:val="24"/>
            <w:szCs w:val="24"/>
            <w:rtl/>
            <w:lang w:bidi="fa-IR"/>
          </w:rPr>
          <w:delText xml:space="preserve"> </w:delText>
        </w:r>
      </w:del>
      <w:r w:rsidRPr="000003EC">
        <w:rPr>
          <w:rFonts w:ascii="B Lotus" w:eastAsia="Calibri" w:hAnsi="B Lotus" w:cs="B Lotus" w:hint="cs"/>
          <w:sz w:val="24"/>
          <w:szCs w:val="24"/>
          <w:rtl/>
          <w:lang w:bidi="fa-IR"/>
        </w:rPr>
        <w:t>اند</w:t>
      </w:r>
      <w:del w:id="13052" w:author="Mehrnazi Boojari" w:date="2019-01-07T09:53:00Z">
        <w:r w:rsidRPr="000003EC" w:rsidDel="006F7CCF">
          <w:rPr>
            <w:rFonts w:ascii="B Lotus" w:eastAsia="Calibri" w:hAnsi="B Lotus" w:cs="B Lotus" w:hint="cs"/>
            <w:sz w:val="24"/>
            <w:szCs w:val="24"/>
            <w:rtl/>
            <w:lang w:bidi="fa-IR"/>
          </w:rPr>
          <w:delText xml:space="preserve"> . </w:delText>
        </w:r>
      </w:del>
      <w:ins w:id="13053" w:author="Mehrnazi Boojari" w:date="2019-01-07T09:53:00Z">
        <w:r w:rsidR="006F7CCF">
          <w:rPr>
            <w:rFonts w:ascii="B Lotus" w:eastAsia="Calibri" w:hAnsi="B Lotus" w:cs="B Lotus" w:hint="cs"/>
            <w:sz w:val="24"/>
            <w:szCs w:val="24"/>
            <w:rtl/>
            <w:lang w:bidi="fa-IR"/>
          </w:rPr>
          <w:t xml:space="preserve">. </w:t>
        </w:r>
      </w:ins>
      <w:r w:rsidRPr="000003EC">
        <w:rPr>
          <w:rFonts w:ascii="B Lotus" w:eastAsia="Calibri" w:hAnsi="B Lotus" w:cs="B Lotus" w:hint="cs"/>
          <w:sz w:val="24"/>
          <w:szCs w:val="24"/>
          <w:rtl/>
          <w:lang w:bidi="fa-IR"/>
        </w:rPr>
        <w:t xml:space="preserve">تعداد </w:t>
      </w:r>
      <w:del w:id="13054" w:author="Mehrnazi Boojari" w:date="2019-01-07T10:39:00Z">
        <w:r w:rsidRPr="000003EC" w:rsidDel="006A1F1D">
          <w:rPr>
            <w:rFonts w:ascii="B Lotus" w:eastAsia="Calibri" w:hAnsi="B Lotus" w:cs="B Lotus" w:hint="cs"/>
            <w:sz w:val="24"/>
            <w:szCs w:val="24"/>
            <w:rtl/>
            <w:lang w:bidi="fa-IR"/>
          </w:rPr>
          <w:delText>مسئولین</w:delText>
        </w:r>
      </w:del>
      <w:ins w:id="13055" w:author="Mehrnazi Boojari" w:date="2019-01-07T10:39:00Z">
        <w:r w:rsidR="006A1F1D">
          <w:rPr>
            <w:rFonts w:ascii="B Lotus" w:eastAsia="Calibri" w:hAnsi="B Lotus" w:cs="B Lotus" w:hint="cs"/>
            <w:sz w:val="24"/>
            <w:szCs w:val="24"/>
            <w:rtl/>
            <w:lang w:bidi="fa-IR"/>
          </w:rPr>
          <w:t>مسئولان</w:t>
        </w:r>
      </w:ins>
      <w:r w:rsidRPr="000003EC">
        <w:rPr>
          <w:rFonts w:ascii="B Lotus" w:eastAsia="Calibri" w:hAnsi="B Lotus" w:cs="B Lotus" w:hint="cs"/>
          <w:sz w:val="24"/>
          <w:szCs w:val="24"/>
          <w:rtl/>
          <w:lang w:bidi="fa-IR"/>
        </w:rPr>
        <w:t xml:space="preserve"> حاضر 130 دهستان در کشور از 31 استان را شامل</w:t>
      </w:r>
      <w:del w:id="13056" w:author="Mehrnazi Boojari" w:date="2019-01-07T09:49:00Z">
        <w:r w:rsidRPr="000003EC" w:rsidDel="006F7CCF">
          <w:rPr>
            <w:rFonts w:ascii="B Lotus" w:eastAsia="Calibri" w:hAnsi="B Lotus" w:cs="B Lotus" w:hint="cs"/>
            <w:sz w:val="24"/>
            <w:szCs w:val="24"/>
            <w:rtl/>
            <w:lang w:bidi="fa-IR"/>
          </w:rPr>
          <w:delText xml:space="preserve"> می </w:delText>
        </w:r>
      </w:del>
      <w:ins w:id="13057" w:author="Mehrnazi Boojari" w:date="2019-01-07T09:49:00Z">
        <w:r w:rsidR="006F7CCF">
          <w:rPr>
            <w:rFonts w:ascii="B Lotus" w:eastAsia="Calibri" w:hAnsi="B Lotus" w:cs="B Lotus" w:hint="cs"/>
            <w:sz w:val="24"/>
            <w:szCs w:val="24"/>
            <w:rtl/>
            <w:lang w:bidi="fa-IR"/>
          </w:rPr>
          <w:t xml:space="preserve"> </w:t>
        </w:r>
      </w:ins>
      <w:del w:id="13058" w:author="Mehrnazi Boojari" w:date="2019-01-07T22:44:00Z">
        <w:r w:rsidRPr="000003EC" w:rsidDel="00BF4CE5">
          <w:rPr>
            <w:rFonts w:ascii="B Lotus" w:eastAsia="Calibri" w:hAnsi="B Lotus" w:cs="B Lotus" w:hint="cs"/>
            <w:sz w:val="24"/>
            <w:szCs w:val="24"/>
            <w:rtl/>
            <w:lang w:bidi="fa-IR"/>
          </w:rPr>
          <w:delText>شوند</w:delText>
        </w:r>
      </w:del>
      <w:ins w:id="13059" w:author="Mehrnazi Boojari" w:date="2019-01-07T22:44:00Z">
        <w:r w:rsidR="00BF4CE5">
          <w:rPr>
            <w:rFonts w:ascii="B Lotus" w:eastAsia="Calibri" w:hAnsi="B Lotus" w:cs="B Lotus" w:hint="cs"/>
            <w:sz w:val="24"/>
            <w:szCs w:val="24"/>
            <w:rtl/>
            <w:lang w:bidi="fa-IR"/>
          </w:rPr>
          <w:t>می‌شوند</w:t>
        </w:r>
      </w:ins>
      <w:del w:id="13060" w:author="Mehrnazi Boojari" w:date="2019-01-07T09:53:00Z">
        <w:r w:rsidRPr="000003EC" w:rsidDel="006F7CCF">
          <w:rPr>
            <w:rFonts w:ascii="B Lotus" w:eastAsia="Calibri" w:hAnsi="B Lotus" w:cs="B Lotus" w:hint="cs"/>
            <w:sz w:val="24"/>
            <w:szCs w:val="24"/>
            <w:rtl/>
            <w:lang w:bidi="fa-IR"/>
          </w:rPr>
          <w:delText xml:space="preserve"> . </w:delText>
        </w:r>
      </w:del>
      <w:ins w:id="13061" w:author="Mehrnazi Boojari" w:date="2019-01-07T09:53:00Z">
        <w:r w:rsidR="006F7CCF">
          <w:rPr>
            <w:rFonts w:ascii="B Lotus" w:eastAsia="Calibri" w:hAnsi="B Lotus" w:cs="B Lotus" w:hint="cs"/>
            <w:sz w:val="24"/>
            <w:szCs w:val="24"/>
            <w:rtl/>
            <w:lang w:bidi="fa-IR"/>
          </w:rPr>
          <w:t xml:space="preserve">. </w:t>
        </w:r>
      </w:ins>
      <w:r w:rsidRPr="000003EC">
        <w:rPr>
          <w:rFonts w:ascii="B Lotus" w:eastAsia="Calibri" w:hAnsi="B Lotus" w:cs="B Lotus" w:hint="cs"/>
          <w:sz w:val="24"/>
          <w:szCs w:val="24"/>
          <w:rtl/>
          <w:lang w:bidi="fa-IR"/>
        </w:rPr>
        <w:t xml:space="preserve">از مجموع 130 </w:t>
      </w:r>
      <w:del w:id="13062" w:author="Mehrnazi Boojari" w:date="2019-01-09T23:34:00Z">
        <w:r w:rsidRPr="000003EC" w:rsidDel="00947B53">
          <w:rPr>
            <w:rFonts w:ascii="B Lotus" w:eastAsia="Calibri" w:hAnsi="B Lotus" w:cs="B Lotus" w:hint="cs"/>
            <w:sz w:val="24"/>
            <w:szCs w:val="24"/>
            <w:rtl/>
            <w:lang w:bidi="fa-IR"/>
          </w:rPr>
          <w:delText>پرسشنامه</w:delText>
        </w:r>
      </w:del>
      <w:ins w:id="13063" w:author="Mehrnazi Boojari" w:date="2019-01-09T23:34:00Z">
        <w:r w:rsidR="00947B53">
          <w:rPr>
            <w:rFonts w:ascii="B Lotus" w:eastAsia="Calibri" w:hAnsi="B Lotus" w:cs="B Lotus" w:hint="cs"/>
            <w:sz w:val="24"/>
            <w:szCs w:val="24"/>
            <w:rtl/>
            <w:lang w:bidi="fa-IR"/>
          </w:rPr>
          <w:t>پرسش‌نامه</w:t>
        </w:r>
      </w:ins>
      <w:r w:rsidRPr="000003EC">
        <w:rPr>
          <w:rFonts w:ascii="B Lotus" w:eastAsia="Calibri" w:hAnsi="B Lotus" w:cs="B Lotus" w:hint="cs"/>
          <w:sz w:val="24"/>
          <w:szCs w:val="24"/>
          <w:rtl/>
          <w:lang w:bidi="fa-IR"/>
        </w:rPr>
        <w:t xml:space="preserve"> توزیع</w:t>
      </w:r>
      <w:ins w:id="13064" w:author="Mehrnazi Boojari" w:date="2019-01-13T07:34:00Z">
        <w:r w:rsidR="0056755E">
          <w:rPr>
            <w:rFonts w:ascii="B Lotus" w:eastAsia="Calibri" w:hAnsi="B Lotus" w:cs="B Nazanin" w:hint="cs"/>
            <w:sz w:val="24"/>
            <w:szCs w:val="24"/>
            <w:rtl/>
            <w:lang w:bidi="fa-IR"/>
          </w:rPr>
          <w:t>‌</w:t>
        </w:r>
      </w:ins>
      <w:del w:id="13065" w:author="Mehrnazi Boojari" w:date="2019-01-13T07:34:00Z">
        <w:r w:rsidRPr="000003EC" w:rsidDel="0056755E">
          <w:rPr>
            <w:rFonts w:ascii="B Lotus" w:eastAsia="Calibri" w:hAnsi="B Lotus" w:cs="B Lotus" w:hint="cs"/>
            <w:sz w:val="24"/>
            <w:szCs w:val="24"/>
            <w:rtl/>
            <w:lang w:bidi="fa-IR"/>
          </w:rPr>
          <w:delText xml:space="preserve"> </w:delText>
        </w:r>
      </w:del>
      <w:r w:rsidRPr="000003EC">
        <w:rPr>
          <w:rFonts w:ascii="B Lotus" w:eastAsia="Calibri" w:hAnsi="B Lotus" w:cs="B Lotus" w:hint="cs"/>
          <w:sz w:val="24"/>
          <w:szCs w:val="24"/>
          <w:rtl/>
          <w:lang w:bidi="fa-IR"/>
        </w:rPr>
        <w:t xml:space="preserve">شده 113 </w:t>
      </w:r>
      <w:del w:id="13066" w:author="Mehrnazi Boojari" w:date="2019-01-09T23:34:00Z">
        <w:r w:rsidRPr="000003EC" w:rsidDel="00947B53">
          <w:rPr>
            <w:rFonts w:ascii="B Lotus" w:eastAsia="Calibri" w:hAnsi="B Lotus" w:cs="B Lotus" w:hint="cs"/>
            <w:sz w:val="24"/>
            <w:szCs w:val="24"/>
            <w:rtl/>
            <w:lang w:bidi="fa-IR"/>
          </w:rPr>
          <w:delText>پرسشنامه</w:delText>
        </w:r>
      </w:del>
      <w:ins w:id="13067" w:author="Mehrnazi Boojari" w:date="2019-01-09T23:34:00Z">
        <w:r w:rsidR="00947B53">
          <w:rPr>
            <w:rFonts w:ascii="B Lotus" w:eastAsia="Calibri" w:hAnsi="B Lotus" w:cs="B Lotus" w:hint="cs"/>
            <w:sz w:val="24"/>
            <w:szCs w:val="24"/>
            <w:rtl/>
            <w:lang w:bidi="fa-IR"/>
          </w:rPr>
          <w:t>پرسش‌نامه</w:t>
        </w:r>
      </w:ins>
      <w:r w:rsidRPr="000003EC">
        <w:rPr>
          <w:rFonts w:ascii="B Lotus" w:eastAsia="Calibri" w:hAnsi="B Lotus" w:cs="B Lotus" w:hint="cs"/>
          <w:sz w:val="24"/>
          <w:szCs w:val="24"/>
          <w:rtl/>
          <w:lang w:bidi="fa-IR"/>
        </w:rPr>
        <w:t xml:space="preserve"> </w:t>
      </w:r>
      <w:del w:id="13068" w:author="Mehrnazi Boojari" w:date="2019-01-07T10:21:00Z">
        <w:r w:rsidRPr="000003EC" w:rsidDel="0028073B">
          <w:rPr>
            <w:rFonts w:ascii="B Lotus" w:eastAsia="Calibri" w:hAnsi="B Lotus" w:cs="B Lotus" w:hint="cs"/>
            <w:sz w:val="24"/>
            <w:szCs w:val="24"/>
            <w:rtl/>
            <w:lang w:bidi="fa-IR"/>
          </w:rPr>
          <w:delText xml:space="preserve">به صورت </w:delText>
        </w:r>
      </w:del>
      <w:ins w:id="13069" w:author="Mehrnazi Boojari" w:date="2019-01-07T10:21:00Z">
        <w:r w:rsidR="0028073B">
          <w:rPr>
            <w:rFonts w:ascii="B Lotus" w:eastAsia="Calibri" w:hAnsi="B Lotus" w:cs="B Lotus" w:hint="cs"/>
            <w:sz w:val="24"/>
            <w:szCs w:val="24"/>
            <w:rtl/>
            <w:lang w:bidi="fa-IR"/>
          </w:rPr>
          <w:t xml:space="preserve">به‌صورت </w:t>
        </w:r>
      </w:ins>
      <w:r w:rsidRPr="000003EC">
        <w:rPr>
          <w:rFonts w:ascii="B Lotus" w:eastAsia="Calibri" w:hAnsi="B Lotus" w:cs="B Lotus" w:hint="cs"/>
          <w:sz w:val="24"/>
          <w:szCs w:val="24"/>
          <w:rtl/>
          <w:lang w:bidi="fa-IR"/>
        </w:rPr>
        <w:t xml:space="preserve">کامل تکمیل </w:t>
      </w:r>
      <w:del w:id="13070" w:author="Mehrnazi Boojari" w:date="2019-01-09T23:38:00Z">
        <w:r w:rsidRPr="000003EC" w:rsidDel="00947B53">
          <w:rPr>
            <w:rFonts w:ascii="B Lotus" w:eastAsia="Calibri" w:hAnsi="B Lotus" w:cs="B Lotus" w:hint="cs"/>
            <w:sz w:val="24"/>
            <w:szCs w:val="24"/>
            <w:rtl/>
            <w:lang w:bidi="fa-IR"/>
          </w:rPr>
          <w:delText xml:space="preserve">گشتند </w:delText>
        </w:r>
      </w:del>
      <w:ins w:id="13071" w:author="Mehrnazi Boojari" w:date="2019-01-09T23:38:00Z">
        <w:r w:rsidR="00947B53">
          <w:rPr>
            <w:rFonts w:ascii="B Lotus" w:eastAsia="Calibri" w:hAnsi="B Lotus" w:cs="B Lotus" w:hint="cs"/>
            <w:sz w:val="24"/>
            <w:szCs w:val="24"/>
            <w:rtl/>
            <w:lang w:bidi="fa-IR"/>
          </w:rPr>
          <w:t>شد</w:t>
        </w:r>
        <w:r w:rsidR="00947B53" w:rsidRPr="000003EC">
          <w:rPr>
            <w:rFonts w:ascii="B Lotus" w:eastAsia="Calibri" w:hAnsi="B Lotus" w:cs="B Lotus" w:hint="cs"/>
            <w:sz w:val="24"/>
            <w:szCs w:val="24"/>
            <w:rtl/>
            <w:lang w:bidi="fa-IR"/>
          </w:rPr>
          <w:t xml:space="preserve">ند </w:t>
        </w:r>
      </w:ins>
      <w:r w:rsidRPr="000003EC">
        <w:rPr>
          <w:rFonts w:ascii="B Lotus" w:eastAsia="Calibri" w:hAnsi="B Lotus" w:cs="B Lotus" w:hint="cs"/>
          <w:sz w:val="24"/>
          <w:szCs w:val="24"/>
          <w:rtl/>
          <w:lang w:bidi="fa-IR"/>
        </w:rPr>
        <w:t xml:space="preserve">و </w:t>
      </w:r>
      <w:del w:id="13072" w:author="Mehrnazi Boojari" w:date="2019-01-13T07:34:00Z">
        <w:r w:rsidRPr="000003EC" w:rsidDel="0056755E">
          <w:rPr>
            <w:rFonts w:ascii="B Lotus" w:eastAsia="Calibri" w:hAnsi="B Lotus" w:cs="B Lotus" w:hint="cs"/>
            <w:sz w:val="24"/>
            <w:szCs w:val="24"/>
            <w:rtl/>
            <w:lang w:bidi="fa-IR"/>
          </w:rPr>
          <w:delText xml:space="preserve">نزدیک </w:delText>
        </w:r>
      </w:del>
      <w:ins w:id="13073" w:author="Mehrnazi Boojari" w:date="2019-01-13T07:34:00Z">
        <w:r w:rsidR="0056755E">
          <w:rPr>
            <w:rFonts w:ascii="B Lotus" w:eastAsia="Calibri" w:hAnsi="B Lotus" w:cs="B Lotus" w:hint="cs"/>
            <w:sz w:val="24"/>
            <w:szCs w:val="24"/>
            <w:rtl/>
            <w:lang w:bidi="fa-IR"/>
          </w:rPr>
          <w:t>حدود</w:t>
        </w:r>
        <w:r w:rsidR="0056755E" w:rsidRPr="000003EC">
          <w:rPr>
            <w:rFonts w:ascii="B Lotus" w:eastAsia="Calibri" w:hAnsi="B Lotus" w:cs="B Lotus" w:hint="cs"/>
            <w:sz w:val="24"/>
            <w:szCs w:val="24"/>
            <w:rtl/>
            <w:lang w:bidi="fa-IR"/>
          </w:rPr>
          <w:t xml:space="preserve"> </w:t>
        </w:r>
      </w:ins>
      <w:r w:rsidRPr="000003EC">
        <w:rPr>
          <w:rFonts w:ascii="B Lotus" w:eastAsia="Calibri" w:hAnsi="B Lotus" w:cs="B Lotus" w:hint="cs"/>
          <w:sz w:val="24"/>
          <w:szCs w:val="24"/>
          <w:rtl/>
          <w:lang w:bidi="fa-IR"/>
        </w:rPr>
        <w:t xml:space="preserve">17 </w:t>
      </w:r>
      <w:del w:id="13074" w:author="Mehrnazi Boojari" w:date="2019-01-09T23:34:00Z">
        <w:r w:rsidRPr="000003EC" w:rsidDel="00947B53">
          <w:rPr>
            <w:rFonts w:ascii="B Lotus" w:eastAsia="Calibri" w:hAnsi="B Lotus" w:cs="B Lotus" w:hint="cs"/>
            <w:sz w:val="24"/>
            <w:szCs w:val="24"/>
            <w:rtl/>
            <w:lang w:bidi="fa-IR"/>
          </w:rPr>
          <w:delText>پرسشنامه</w:delText>
        </w:r>
      </w:del>
      <w:ins w:id="13075" w:author="Mehrnazi Boojari" w:date="2019-01-09T23:34:00Z">
        <w:r w:rsidR="00947B53">
          <w:rPr>
            <w:rFonts w:ascii="B Lotus" w:eastAsia="Calibri" w:hAnsi="B Lotus" w:cs="B Lotus" w:hint="cs"/>
            <w:sz w:val="24"/>
            <w:szCs w:val="24"/>
            <w:rtl/>
            <w:lang w:bidi="fa-IR"/>
          </w:rPr>
          <w:t>پرسش‌نامه</w:t>
        </w:r>
      </w:ins>
      <w:del w:id="13076" w:author="Mehrnazi Boojari" w:date="2019-01-07T22:43:00Z">
        <w:r w:rsidRPr="000003EC" w:rsidDel="00BF4CE5">
          <w:rPr>
            <w:rFonts w:ascii="B Lotus" w:eastAsia="Calibri" w:hAnsi="B Lotus" w:cs="B Lotus" w:hint="cs"/>
            <w:sz w:val="24"/>
            <w:szCs w:val="24"/>
            <w:rtl/>
            <w:lang w:bidi="fa-IR"/>
          </w:rPr>
          <w:delText xml:space="preserve"> به دلیل </w:delText>
        </w:r>
      </w:del>
      <w:ins w:id="13077" w:author="Mehrnazi Boojari" w:date="2019-01-07T22:43:00Z">
        <w:r w:rsidR="00BF4CE5">
          <w:rPr>
            <w:rFonts w:ascii="B Lotus" w:eastAsia="Calibri" w:hAnsi="B Lotus" w:cs="B Lotus" w:hint="cs"/>
            <w:sz w:val="24"/>
            <w:szCs w:val="24"/>
            <w:rtl/>
            <w:lang w:bidi="fa-IR"/>
          </w:rPr>
          <w:t xml:space="preserve"> به‌دلیل </w:t>
        </w:r>
      </w:ins>
      <w:r w:rsidRPr="000003EC">
        <w:rPr>
          <w:rFonts w:ascii="B Lotus" w:eastAsia="Calibri" w:hAnsi="B Lotus" w:cs="B Lotus" w:hint="cs"/>
          <w:sz w:val="24"/>
          <w:szCs w:val="24"/>
          <w:rtl/>
          <w:lang w:bidi="fa-IR"/>
        </w:rPr>
        <w:t>ناقص</w:t>
      </w:r>
      <w:del w:id="13078" w:author="Mehrnazi Boojari" w:date="2019-01-07T10:45:00Z">
        <w:r w:rsidRPr="000003EC" w:rsidDel="006A1F1D">
          <w:rPr>
            <w:rFonts w:ascii="B Lotus" w:eastAsia="Calibri" w:hAnsi="B Lotus" w:cs="B Lotus" w:hint="cs"/>
            <w:sz w:val="24"/>
            <w:szCs w:val="24"/>
            <w:rtl/>
            <w:lang w:bidi="fa-IR"/>
          </w:rPr>
          <w:delText xml:space="preserve"> بودن </w:delText>
        </w:r>
      </w:del>
      <w:ins w:id="13079" w:author="Mehrnazi Boojari" w:date="2019-01-07T10:45:00Z">
        <w:r w:rsidR="006A1F1D">
          <w:rPr>
            <w:rFonts w:ascii="B Lotus" w:eastAsia="Calibri" w:hAnsi="B Lotus" w:cs="B Lotus" w:hint="cs"/>
            <w:sz w:val="24"/>
            <w:szCs w:val="24"/>
            <w:rtl/>
            <w:lang w:bidi="fa-IR"/>
          </w:rPr>
          <w:t xml:space="preserve">‌بودن </w:t>
        </w:r>
      </w:ins>
      <w:r w:rsidRPr="000003EC">
        <w:rPr>
          <w:rFonts w:ascii="B Lotus" w:eastAsia="Calibri" w:hAnsi="B Lotus" w:cs="B Lotus" w:hint="cs"/>
          <w:sz w:val="24"/>
          <w:szCs w:val="24"/>
          <w:rtl/>
          <w:lang w:bidi="fa-IR"/>
        </w:rPr>
        <w:t>و ن</w:t>
      </w:r>
      <w:r w:rsidR="000003EC" w:rsidRPr="000003EC">
        <w:rPr>
          <w:rFonts w:ascii="B Lotus" w:eastAsia="Calibri" w:hAnsi="B Lotus" w:cs="B Lotus" w:hint="cs"/>
          <w:sz w:val="24"/>
          <w:szCs w:val="24"/>
          <w:rtl/>
          <w:lang w:bidi="fa-IR"/>
        </w:rPr>
        <w:t>اسازگار</w:t>
      </w:r>
      <w:del w:id="13080" w:author="Mehrnazi Boojari" w:date="2019-01-07T10:45:00Z">
        <w:r w:rsidR="000003EC" w:rsidRPr="000003EC" w:rsidDel="006A1F1D">
          <w:rPr>
            <w:rFonts w:ascii="B Lotus" w:eastAsia="Calibri" w:hAnsi="B Lotus" w:cs="B Lotus" w:hint="cs"/>
            <w:sz w:val="24"/>
            <w:szCs w:val="24"/>
            <w:rtl/>
            <w:lang w:bidi="fa-IR"/>
          </w:rPr>
          <w:delText xml:space="preserve"> بودن </w:delText>
        </w:r>
      </w:del>
      <w:ins w:id="13081" w:author="Mehrnazi Boojari" w:date="2019-01-07T10:45:00Z">
        <w:r w:rsidR="006A1F1D">
          <w:rPr>
            <w:rFonts w:ascii="B Lotus" w:eastAsia="Calibri" w:hAnsi="B Lotus" w:cs="B Lotus" w:hint="cs"/>
            <w:sz w:val="24"/>
            <w:szCs w:val="24"/>
            <w:rtl/>
            <w:lang w:bidi="fa-IR"/>
          </w:rPr>
          <w:t xml:space="preserve">‌بودن </w:t>
        </w:r>
      </w:ins>
      <w:r w:rsidR="000003EC" w:rsidRPr="000003EC">
        <w:rPr>
          <w:rFonts w:ascii="B Lotus" w:eastAsia="Calibri" w:hAnsi="B Lotus" w:cs="B Lotus" w:hint="cs"/>
          <w:sz w:val="24"/>
          <w:szCs w:val="24"/>
          <w:rtl/>
          <w:lang w:bidi="fa-IR"/>
        </w:rPr>
        <w:t>با بقیه حذف شد</w:t>
      </w:r>
      <w:del w:id="13082" w:author="Mehrnazi Boojari" w:date="2019-01-13T07:34:00Z">
        <w:r w:rsidR="000003EC" w:rsidRPr="000003EC" w:rsidDel="0056755E">
          <w:rPr>
            <w:rFonts w:ascii="B Lotus" w:eastAsia="Calibri" w:hAnsi="B Lotus" w:cs="B Lotus" w:hint="cs"/>
            <w:sz w:val="24"/>
            <w:szCs w:val="24"/>
            <w:rtl/>
            <w:lang w:bidi="fa-IR"/>
          </w:rPr>
          <w:delText>ه</w:delText>
        </w:r>
      </w:del>
      <w:ins w:id="13083" w:author="Mehrnazi Boojari" w:date="2019-01-09T23:35:00Z">
        <w:r w:rsidR="00947B53">
          <w:rPr>
            <w:rFonts w:ascii="B Lotus" w:eastAsia="Calibri" w:hAnsi="B Lotus" w:cs="B Nazanin" w:hint="cs"/>
            <w:sz w:val="24"/>
            <w:szCs w:val="24"/>
            <w:rtl/>
            <w:lang w:bidi="fa-IR"/>
          </w:rPr>
          <w:t>‌</w:t>
        </w:r>
      </w:ins>
      <w:del w:id="13084" w:author="Mehrnazi Boojari" w:date="2019-01-07T10:34:00Z">
        <w:r w:rsidR="000003EC" w:rsidRPr="000003EC" w:rsidDel="006C73A5">
          <w:rPr>
            <w:rFonts w:ascii="B Lotus" w:eastAsia="Calibri" w:hAnsi="B Lotus" w:cs="B Lotus" w:hint="cs"/>
            <w:sz w:val="24"/>
            <w:szCs w:val="24"/>
            <w:rtl/>
            <w:lang w:bidi="fa-IR"/>
          </w:rPr>
          <w:delText xml:space="preserve"> اند.</w:delText>
        </w:r>
      </w:del>
      <w:ins w:id="13085" w:author="Mehrnazi Boojari" w:date="2019-01-07T10:34:00Z">
        <w:r w:rsidR="006C73A5">
          <w:rPr>
            <w:rFonts w:ascii="B Lotus" w:eastAsia="Calibri" w:hAnsi="B Lotus" w:cs="B Lotus" w:hint="cs"/>
            <w:sz w:val="24"/>
            <w:szCs w:val="24"/>
            <w:rtl/>
            <w:lang w:bidi="fa-IR"/>
          </w:rPr>
          <w:t>ند.</w:t>
        </w:r>
      </w:ins>
    </w:p>
    <w:p w14:paraId="5897F917" w14:textId="77777777" w:rsidR="009C7B1D" w:rsidRDefault="009C7B1D" w:rsidP="009C7B1D">
      <w:pPr>
        <w:bidi/>
        <w:ind w:firstLine="288"/>
        <w:jc w:val="both"/>
        <w:rPr>
          <w:ins w:id="13086" w:author="Mehrnazi Boojari" w:date="2019-01-13T07:37:00Z"/>
          <w:rFonts w:ascii="B Lotus" w:eastAsia="Calibri" w:hAnsi="B Lotus" w:cs="B Lotus"/>
          <w:sz w:val="24"/>
          <w:szCs w:val="24"/>
          <w:rtl/>
          <w:lang w:bidi="fa-IR"/>
        </w:rPr>
      </w:pPr>
    </w:p>
    <w:p w14:paraId="593BD101" w14:textId="77777777" w:rsidR="009C7B1D" w:rsidRDefault="009C7B1D" w:rsidP="009C7B1D">
      <w:pPr>
        <w:bidi/>
        <w:ind w:firstLine="288"/>
        <w:jc w:val="both"/>
        <w:rPr>
          <w:ins w:id="13087" w:author="Mehrnazi Boojari" w:date="2019-01-13T07:37:00Z"/>
          <w:rFonts w:ascii="B Lotus" w:eastAsia="Calibri" w:hAnsi="B Lotus" w:cs="B Lotus"/>
          <w:sz w:val="24"/>
          <w:szCs w:val="24"/>
          <w:rtl/>
          <w:lang w:bidi="fa-IR"/>
        </w:rPr>
      </w:pPr>
    </w:p>
    <w:p w14:paraId="66CDF18C" w14:textId="77777777" w:rsidR="009C7B1D" w:rsidRDefault="009C7B1D" w:rsidP="009C7B1D">
      <w:pPr>
        <w:bidi/>
        <w:ind w:firstLine="288"/>
        <w:jc w:val="both"/>
        <w:rPr>
          <w:ins w:id="13088" w:author="Mehrnazi Boojari" w:date="2019-01-13T07:37:00Z"/>
          <w:rFonts w:ascii="B Lotus" w:eastAsia="Calibri" w:hAnsi="B Lotus" w:cs="B Lotus"/>
          <w:sz w:val="24"/>
          <w:szCs w:val="24"/>
          <w:rtl/>
          <w:lang w:bidi="fa-IR"/>
        </w:rPr>
      </w:pPr>
    </w:p>
    <w:p w14:paraId="05B86E11" w14:textId="77777777" w:rsidR="009C7B1D" w:rsidRDefault="009C7B1D" w:rsidP="009C7B1D">
      <w:pPr>
        <w:bidi/>
        <w:ind w:firstLine="288"/>
        <w:jc w:val="both"/>
        <w:rPr>
          <w:ins w:id="13089" w:author="Mehrnazi Boojari" w:date="2019-01-13T07:37:00Z"/>
          <w:rFonts w:ascii="B Lotus" w:eastAsia="Calibri" w:hAnsi="B Lotus" w:cs="B Lotus"/>
          <w:sz w:val="24"/>
          <w:szCs w:val="24"/>
          <w:rtl/>
          <w:lang w:bidi="fa-IR"/>
        </w:rPr>
      </w:pPr>
    </w:p>
    <w:p w14:paraId="0F632C5D" w14:textId="77777777" w:rsidR="009C7B1D" w:rsidRDefault="009C7B1D" w:rsidP="009C7B1D">
      <w:pPr>
        <w:bidi/>
        <w:ind w:firstLine="288"/>
        <w:jc w:val="both"/>
        <w:rPr>
          <w:ins w:id="13090" w:author="Mehrnazi Boojari" w:date="2019-01-13T07:37:00Z"/>
          <w:rFonts w:ascii="B Lotus" w:eastAsia="Calibri" w:hAnsi="B Lotus" w:cs="B Lotus"/>
          <w:sz w:val="24"/>
          <w:szCs w:val="24"/>
          <w:rtl/>
          <w:lang w:bidi="fa-IR"/>
        </w:rPr>
      </w:pPr>
    </w:p>
    <w:p w14:paraId="6AA9A960" w14:textId="77777777" w:rsidR="009C7B1D" w:rsidRDefault="009C7B1D" w:rsidP="009C7B1D">
      <w:pPr>
        <w:bidi/>
        <w:ind w:firstLine="288"/>
        <w:jc w:val="both"/>
        <w:rPr>
          <w:ins w:id="13091" w:author="Mehrnazi Boojari" w:date="2019-01-13T07:37:00Z"/>
          <w:rFonts w:ascii="B Lotus" w:eastAsia="Calibri" w:hAnsi="B Lotus" w:cs="B Lotus"/>
          <w:sz w:val="24"/>
          <w:szCs w:val="24"/>
          <w:rtl/>
          <w:lang w:bidi="fa-IR"/>
        </w:rPr>
      </w:pPr>
    </w:p>
    <w:p w14:paraId="09D3AD8E" w14:textId="77777777" w:rsidR="009C7B1D" w:rsidRDefault="009C7B1D" w:rsidP="009C7B1D">
      <w:pPr>
        <w:bidi/>
        <w:ind w:firstLine="288"/>
        <w:jc w:val="both"/>
        <w:rPr>
          <w:ins w:id="13092" w:author="Mehrnazi Boojari" w:date="2019-01-13T07:37:00Z"/>
          <w:rFonts w:ascii="B Lotus" w:eastAsia="Calibri" w:hAnsi="B Lotus" w:cs="B Lotus"/>
          <w:sz w:val="24"/>
          <w:szCs w:val="24"/>
          <w:rtl/>
          <w:lang w:bidi="fa-IR"/>
        </w:rPr>
      </w:pPr>
    </w:p>
    <w:p w14:paraId="18B5E6B9" w14:textId="77777777" w:rsidR="009C7B1D" w:rsidRDefault="009C7B1D" w:rsidP="009C7B1D">
      <w:pPr>
        <w:bidi/>
        <w:ind w:firstLine="288"/>
        <w:jc w:val="both"/>
        <w:rPr>
          <w:ins w:id="13093" w:author="Mehrnazi Boojari" w:date="2019-01-13T07:37:00Z"/>
          <w:rFonts w:ascii="B Lotus" w:eastAsia="Calibri" w:hAnsi="B Lotus" w:cs="B Lotus"/>
          <w:sz w:val="24"/>
          <w:szCs w:val="24"/>
          <w:rtl/>
          <w:lang w:bidi="fa-IR"/>
        </w:rPr>
      </w:pPr>
    </w:p>
    <w:p w14:paraId="1560FB49" w14:textId="77777777" w:rsidR="009C7B1D" w:rsidRDefault="009C7B1D" w:rsidP="009C7B1D">
      <w:pPr>
        <w:bidi/>
        <w:ind w:firstLine="288"/>
        <w:jc w:val="both"/>
        <w:rPr>
          <w:ins w:id="13094" w:author="Mehrnazi Boojari" w:date="2019-01-13T07:37:00Z"/>
          <w:rFonts w:ascii="B Lotus" w:eastAsia="Calibri" w:hAnsi="B Lotus" w:cs="B Lotus"/>
          <w:sz w:val="24"/>
          <w:szCs w:val="24"/>
          <w:rtl/>
          <w:lang w:bidi="fa-IR"/>
        </w:rPr>
      </w:pPr>
    </w:p>
    <w:p w14:paraId="4494DC36" w14:textId="77777777" w:rsidR="009C7B1D" w:rsidRPr="000003EC" w:rsidRDefault="009C7B1D" w:rsidP="009C7B1D">
      <w:pPr>
        <w:bidi/>
        <w:ind w:firstLine="288"/>
        <w:jc w:val="both"/>
        <w:rPr>
          <w:rFonts w:ascii="B Lotus" w:eastAsia="Calibri" w:hAnsi="B Lotus" w:cs="B Lotus"/>
          <w:sz w:val="24"/>
          <w:szCs w:val="24"/>
          <w:rtl/>
          <w:lang w:bidi="fa-IR"/>
        </w:rPr>
      </w:pPr>
    </w:p>
    <w:p w14:paraId="1DD0E267" w14:textId="77777777" w:rsidR="00E91C41" w:rsidRPr="00E91C41" w:rsidRDefault="00E91C41" w:rsidP="009E27F4">
      <w:pPr>
        <w:pStyle w:val="Heading4"/>
        <w:rPr>
          <w:rtl/>
        </w:rPr>
      </w:pPr>
      <w:bookmarkStart w:id="13095" w:name="_Toc529234267"/>
      <w:bookmarkStart w:id="13096" w:name="_Toc529234703"/>
      <w:bookmarkStart w:id="13097" w:name="_Toc530238679"/>
      <w:bookmarkStart w:id="13098" w:name="_Toc530239333"/>
      <w:bookmarkStart w:id="13099" w:name="_Toc533781269"/>
      <w:bookmarkStart w:id="13100" w:name="_Toc533782225"/>
      <w:r w:rsidRPr="00E91C41">
        <w:rPr>
          <w:rFonts w:hint="cs"/>
          <w:rtl/>
        </w:rPr>
        <w:t xml:space="preserve">تحلیل </w:t>
      </w:r>
      <w:del w:id="13101" w:author="Mehrnazi Boojari" w:date="2019-01-09T23:34:00Z">
        <w:r w:rsidRPr="00E91C41" w:rsidDel="00947B53">
          <w:rPr>
            <w:rFonts w:hint="cs"/>
            <w:rtl/>
          </w:rPr>
          <w:delText>پرسشنامه</w:delText>
        </w:r>
      </w:del>
      <w:bookmarkEnd w:id="13095"/>
      <w:bookmarkEnd w:id="13096"/>
      <w:bookmarkEnd w:id="13097"/>
      <w:bookmarkEnd w:id="13098"/>
      <w:bookmarkEnd w:id="13099"/>
      <w:bookmarkEnd w:id="13100"/>
      <w:ins w:id="13102" w:author="Mehrnazi Boojari" w:date="2019-01-09T23:34:00Z">
        <w:r w:rsidR="00947B53">
          <w:rPr>
            <w:rFonts w:hint="cs"/>
            <w:rtl/>
          </w:rPr>
          <w:t>پرسش‌نامه</w:t>
        </w:r>
      </w:ins>
      <w:del w:id="13103" w:author="Mehrnazi Boojari" w:date="2019-01-07T09:59:00Z">
        <w:r w:rsidRPr="00E91C41" w:rsidDel="00A31D6F">
          <w:rPr>
            <w:rFonts w:hint="cs"/>
            <w:rtl/>
          </w:rPr>
          <w:delText xml:space="preserve">  </w:delText>
        </w:r>
      </w:del>
      <w:ins w:id="13104" w:author="Mehrnazi Boojari" w:date="2019-01-07T09:59:00Z">
        <w:r w:rsidR="00A31D6F">
          <w:rPr>
            <w:rFonts w:hint="cs"/>
            <w:rtl/>
          </w:rPr>
          <w:t xml:space="preserve"> </w:t>
        </w:r>
      </w:ins>
    </w:p>
    <w:p w14:paraId="718A5AA3" w14:textId="77777777" w:rsidR="009C7B1D" w:rsidRDefault="00E91C41" w:rsidP="00947B53">
      <w:pPr>
        <w:bidi/>
        <w:ind w:firstLine="288"/>
        <w:jc w:val="both"/>
        <w:rPr>
          <w:ins w:id="13105" w:author="Mehrnazi Boojari" w:date="2019-01-13T07:37:00Z"/>
          <w:rFonts w:ascii="B Lotus" w:eastAsia="Calibri" w:hAnsi="B Lotus" w:cs="B Lotus"/>
          <w:sz w:val="24"/>
          <w:szCs w:val="24"/>
          <w:rtl/>
          <w:lang w:bidi="fa-IR"/>
        </w:rPr>
      </w:pPr>
      <w:del w:id="13106" w:author="Mehrnazi Boojari" w:date="2019-01-08T02:01:00Z">
        <w:r w:rsidRPr="00E91C41" w:rsidDel="00AC3ADF">
          <w:rPr>
            <w:rFonts w:ascii="Calibri" w:eastAsia="Calibri" w:hAnsi="Calibri" w:cs="B Lotus" w:hint="cs"/>
            <w:sz w:val="24"/>
            <w:szCs w:val="24"/>
            <w:rtl/>
            <w:lang w:bidi="fa-IR"/>
          </w:rPr>
          <w:delText>بر حسب</w:delText>
        </w:r>
      </w:del>
      <w:ins w:id="13107" w:author="Mehrnazi Boojari" w:date="2019-01-08T02:01:00Z">
        <w:r w:rsidR="00AC3ADF">
          <w:rPr>
            <w:rFonts w:ascii="Calibri" w:eastAsia="Calibri" w:hAnsi="Calibri" w:cs="B Lotus" w:hint="cs"/>
            <w:sz w:val="24"/>
            <w:szCs w:val="24"/>
            <w:rtl/>
            <w:lang w:bidi="fa-IR"/>
          </w:rPr>
          <w:t>برحسب</w:t>
        </w:r>
      </w:ins>
      <w:r w:rsidRPr="00E91C41">
        <w:rPr>
          <w:rFonts w:ascii="Calibri" w:eastAsia="Calibri" w:hAnsi="Calibri" w:cs="B Lotus" w:hint="cs"/>
          <w:sz w:val="24"/>
          <w:szCs w:val="24"/>
          <w:rtl/>
          <w:lang w:bidi="fa-IR"/>
        </w:rPr>
        <w:t xml:space="preserve"> اطلاعات </w:t>
      </w:r>
      <w:del w:id="13108" w:author="Mehrnazi Boojari" w:date="2019-01-07T10:56:00Z">
        <w:r w:rsidRPr="00E91C41" w:rsidDel="006A1F1D">
          <w:rPr>
            <w:rFonts w:ascii="Calibri" w:eastAsia="Calibri" w:hAnsi="Calibri" w:cs="B Lotus" w:hint="cs"/>
            <w:sz w:val="24"/>
            <w:szCs w:val="24"/>
            <w:rtl/>
            <w:lang w:bidi="fa-IR"/>
          </w:rPr>
          <w:delText>جمع آوری</w:delText>
        </w:r>
      </w:del>
      <w:ins w:id="13109" w:author="Mehrnazi Boojari" w:date="2019-01-07T10:56:00Z">
        <w:r w:rsidR="006A1F1D">
          <w:rPr>
            <w:rFonts w:ascii="Calibri" w:eastAsia="Calibri" w:hAnsi="Calibri" w:cs="B Lotus" w:hint="cs"/>
            <w:sz w:val="24"/>
            <w:szCs w:val="24"/>
            <w:rtl/>
            <w:lang w:bidi="fa-IR"/>
          </w:rPr>
          <w:t>جمع‌آوری</w:t>
        </w:r>
      </w:ins>
      <w:ins w:id="13110" w:author="Mehrnazi Boojari" w:date="2019-01-09T23:36:00Z">
        <w:r w:rsidR="00947B53">
          <w:rPr>
            <w:rFonts w:ascii="Calibri" w:eastAsia="Calibri" w:hAnsi="Calibri" w:cs="B Nazanin" w:hint="cs"/>
            <w:sz w:val="24"/>
            <w:szCs w:val="24"/>
            <w:rtl/>
            <w:lang w:bidi="fa-IR"/>
          </w:rPr>
          <w:t>‌</w:t>
        </w:r>
      </w:ins>
      <w:del w:id="13111" w:author="Mehrnazi Boojari" w:date="2019-01-09T23:36:00Z">
        <w:r w:rsidRPr="00E91C41" w:rsidDel="00947B53">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شده و </w:t>
      </w:r>
      <w:del w:id="13112" w:author="Mehrnazi Boojari" w:date="2019-01-10T01:06:00Z">
        <w:r w:rsidRPr="00E91C41" w:rsidDel="00647583">
          <w:rPr>
            <w:rFonts w:ascii="Calibri" w:eastAsia="Calibri" w:hAnsi="Calibri" w:cs="B Lotus" w:hint="cs"/>
            <w:sz w:val="24"/>
            <w:szCs w:val="24"/>
            <w:rtl/>
            <w:lang w:bidi="fa-IR"/>
          </w:rPr>
          <w:delText>مبتنی بر</w:delText>
        </w:r>
      </w:del>
      <w:ins w:id="13113" w:author="Mehrnazi Boojari" w:date="2019-01-10T01:06:00Z">
        <w:r w:rsidR="00647583">
          <w:rPr>
            <w:rFonts w:ascii="Calibri" w:eastAsia="Calibri" w:hAnsi="Calibri"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Calibri" w:eastAsia="Calibri" w:hAnsi="Calibri" w:cs="B Lotus" w:hint="cs"/>
            <w:sz w:val="24"/>
            <w:szCs w:val="24"/>
            <w:rtl/>
            <w:lang w:bidi="fa-IR"/>
          </w:rPr>
          <w:t>بر</w:t>
        </w:r>
      </w:ins>
      <w:r w:rsidRPr="00E91C41">
        <w:rPr>
          <w:rFonts w:ascii="Calibri" w:eastAsia="Calibri" w:hAnsi="Calibri" w:cs="B Lotus" w:hint="cs"/>
          <w:sz w:val="24"/>
          <w:szCs w:val="24"/>
          <w:rtl/>
          <w:lang w:bidi="fa-IR"/>
        </w:rPr>
        <w:t xml:space="preserve"> روش </w:t>
      </w:r>
      <w:r w:rsidRPr="000003EC">
        <w:rPr>
          <w:rFonts w:ascii="B Lotus" w:eastAsia="Calibri" w:hAnsi="B Lotus" w:cs="B Lotus" w:hint="cs"/>
          <w:sz w:val="24"/>
          <w:szCs w:val="24"/>
          <w:rtl/>
          <w:lang w:bidi="fa-IR"/>
        </w:rPr>
        <w:t>سلسله</w:t>
      </w:r>
      <w:ins w:id="13114" w:author="Mehrnazi Boojari" w:date="2019-01-09T23:35:00Z">
        <w:r w:rsidR="00947B53">
          <w:rPr>
            <w:rFonts w:ascii="B Lotus" w:eastAsia="Calibri" w:hAnsi="B Lotus" w:cs="B Nazanin" w:hint="cs"/>
            <w:sz w:val="24"/>
            <w:szCs w:val="24"/>
            <w:rtl/>
            <w:lang w:bidi="fa-IR"/>
          </w:rPr>
          <w:t>‌</w:t>
        </w:r>
      </w:ins>
      <w:del w:id="13115" w:author="Mehrnazi Boojari" w:date="2019-01-09T23:35:00Z">
        <w:r w:rsidRPr="000003EC" w:rsidDel="00947B53">
          <w:rPr>
            <w:rFonts w:ascii="B Lotus" w:eastAsia="Calibri" w:hAnsi="B Lotus" w:cs="B Lotus" w:hint="cs"/>
            <w:sz w:val="24"/>
            <w:szCs w:val="24"/>
            <w:rtl/>
            <w:lang w:bidi="fa-IR"/>
          </w:rPr>
          <w:delText xml:space="preserve"> </w:delText>
        </w:r>
      </w:del>
      <w:r w:rsidRPr="000003EC">
        <w:rPr>
          <w:rFonts w:ascii="B Lotus" w:eastAsia="Calibri" w:hAnsi="B Lotus" w:cs="B Lotus" w:hint="cs"/>
          <w:sz w:val="24"/>
          <w:szCs w:val="24"/>
          <w:rtl/>
          <w:lang w:bidi="fa-IR"/>
        </w:rPr>
        <w:t xml:space="preserve">مراتبی </w:t>
      </w:r>
      <w:r w:rsidRPr="000003EC">
        <w:rPr>
          <w:rFonts w:asciiTheme="majorBidi" w:eastAsia="Calibri" w:hAnsiTheme="majorBidi" w:cstheme="majorBidi"/>
          <w:sz w:val="24"/>
          <w:szCs w:val="24"/>
          <w:rtl/>
          <w:lang w:bidi="fa-IR"/>
        </w:rPr>
        <w:t>(</w:t>
      </w:r>
      <w:r w:rsidRPr="000003EC">
        <w:rPr>
          <w:rFonts w:asciiTheme="majorBidi" w:eastAsia="Calibri" w:hAnsiTheme="majorBidi" w:cstheme="majorBidi"/>
          <w:sz w:val="24"/>
          <w:szCs w:val="24"/>
          <w:lang w:bidi="fa-IR"/>
        </w:rPr>
        <w:t>AHP</w:t>
      </w:r>
      <w:r w:rsidRPr="000003EC">
        <w:rPr>
          <w:rFonts w:asciiTheme="majorBidi" w:eastAsia="Calibri" w:hAnsiTheme="majorBidi" w:cstheme="majorBidi"/>
          <w:sz w:val="24"/>
          <w:szCs w:val="24"/>
          <w:rtl/>
          <w:lang w:bidi="fa-IR"/>
        </w:rPr>
        <w:t xml:space="preserve">) </w:t>
      </w:r>
      <w:r w:rsidRPr="000003EC">
        <w:rPr>
          <w:rFonts w:ascii="B Lotus" w:eastAsia="Calibri" w:hAnsi="B Lotus" w:cs="B Lotus" w:hint="cs"/>
          <w:sz w:val="24"/>
          <w:szCs w:val="24"/>
          <w:rtl/>
          <w:lang w:bidi="fa-IR"/>
        </w:rPr>
        <w:t>در بخش اول اهمیت هر یک از چالش</w:t>
      </w:r>
      <w:del w:id="13116" w:author="Mehrnazi Boojari" w:date="2019-01-07T09:45:00Z">
        <w:r w:rsidRPr="000003EC" w:rsidDel="006F7CCF">
          <w:rPr>
            <w:rFonts w:ascii="B Lotus" w:eastAsia="Calibri" w:hAnsi="B Lotus" w:cs="B Lotus" w:hint="cs"/>
            <w:sz w:val="24"/>
            <w:szCs w:val="24"/>
            <w:rtl/>
            <w:lang w:bidi="fa-IR"/>
          </w:rPr>
          <w:delText xml:space="preserve"> ها </w:delText>
        </w:r>
      </w:del>
      <w:ins w:id="13117" w:author="Mehrnazi Boojari" w:date="2019-01-07T09:45:00Z">
        <w:r w:rsidR="006F7CCF">
          <w:rPr>
            <w:rFonts w:ascii="B Lotus" w:eastAsia="Calibri" w:hAnsi="B Lotus" w:cs="B Lotus" w:hint="cs"/>
            <w:sz w:val="24"/>
            <w:szCs w:val="24"/>
            <w:rtl/>
            <w:lang w:bidi="fa-IR"/>
          </w:rPr>
          <w:t xml:space="preserve">‌ها </w:t>
        </w:r>
      </w:ins>
      <w:del w:id="13118" w:author="Mehrnazi Boojari" w:date="2019-01-07T10:27:00Z">
        <w:r w:rsidRPr="000003EC" w:rsidDel="006C73A5">
          <w:rPr>
            <w:rFonts w:ascii="B Lotus" w:eastAsia="Calibri" w:hAnsi="B Lotus" w:cs="B Lotus" w:hint="cs"/>
            <w:sz w:val="24"/>
            <w:szCs w:val="24"/>
            <w:rtl/>
            <w:lang w:bidi="fa-IR"/>
          </w:rPr>
          <w:delText>بدست آ</w:delText>
        </w:r>
      </w:del>
      <w:ins w:id="13119" w:author="Mehrnazi Boojari" w:date="2019-01-07T10:27:00Z">
        <w:r w:rsidR="006C73A5">
          <w:rPr>
            <w:rFonts w:ascii="B Lotus" w:eastAsia="Calibri" w:hAnsi="B Lotus" w:cs="B Lotus" w:hint="cs"/>
            <w:sz w:val="24"/>
            <w:szCs w:val="24"/>
            <w:rtl/>
            <w:lang w:bidi="fa-IR"/>
          </w:rPr>
          <w:t>به‌دست</w:t>
        </w:r>
      </w:ins>
    </w:p>
    <w:p w14:paraId="63C41B85" w14:textId="77777777" w:rsidR="00E91C41" w:rsidRPr="00E91C41" w:rsidRDefault="006C73A5" w:rsidP="009C7B1D">
      <w:pPr>
        <w:bidi/>
        <w:ind w:firstLine="288"/>
        <w:jc w:val="both"/>
        <w:rPr>
          <w:rFonts w:ascii="Calibri" w:eastAsia="Calibri" w:hAnsi="Calibri" w:cs="B Lotus"/>
          <w:sz w:val="24"/>
          <w:szCs w:val="24"/>
          <w:rtl/>
          <w:lang w:bidi="fa-IR"/>
        </w:rPr>
      </w:pPr>
      <w:ins w:id="13120" w:author="Mehrnazi Boojari" w:date="2019-01-07T10:27:00Z">
        <w:r>
          <w:rPr>
            <w:rFonts w:ascii="B Lotus" w:eastAsia="Calibri" w:hAnsi="B Lotus" w:cs="B Lotus" w:hint="cs"/>
            <w:sz w:val="24"/>
            <w:szCs w:val="24"/>
            <w:rtl/>
            <w:lang w:bidi="fa-IR"/>
          </w:rPr>
          <w:t>آ</w:t>
        </w:r>
      </w:ins>
      <w:r w:rsidR="00E91C41" w:rsidRPr="000003EC">
        <w:rPr>
          <w:rFonts w:ascii="B Lotus" w:eastAsia="Calibri" w:hAnsi="B Lotus" w:cs="B Lotus" w:hint="cs"/>
          <w:sz w:val="24"/>
          <w:szCs w:val="24"/>
          <w:rtl/>
          <w:lang w:bidi="fa-IR"/>
        </w:rPr>
        <w:t>مده</w:t>
      </w:r>
      <w:ins w:id="13121" w:author="Mehrnazi Boojari" w:date="2019-01-13T07:38:00Z">
        <w:r w:rsidR="009C7B1D">
          <w:rPr>
            <w:rFonts w:ascii="B Lotus" w:eastAsia="Calibri" w:hAnsi="B Lotus" w:cs="B Lotus" w:hint="cs"/>
            <w:sz w:val="24"/>
            <w:szCs w:val="24"/>
            <w:rtl/>
            <w:lang w:bidi="fa-IR"/>
          </w:rPr>
          <w:t>،</w:t>
        </w:r>
      </w:ins>
      <w:r w:rsidR="00E91C41" w:rsidRPr="000003EC">
        <w:rPr>
          <w:rFonts w:ascii="B Lotus" w:eastAsia="Calibri" w:hAnsi="B Lotus" w:cs="B Lotus" w:hint="cs"/>
          <w:sz w:val="24"/>
          <w:szCs w:val="24"/>
          <w:rtl/>
          <w:lang w:bidi="fa-IR"/>
        </w:rPr>
        <w:t xml:space="preserve"> که خروجی این مدل از </w:t>
      </w:r>
      <w:del w:id="13122" w:author="Mehrnazi Boojari" w:date="2019-01-07T23:27:00Z">
        <w:r w:rsidR="00E91C41" w:rsidRPr="000003EC" w:rsidDel="00FB0B67">
          <w:rPr>
            <w:rFonts w:ascii="B Lotus" w:eastAsia="Calibri" w:hAnsi="B Lotus" w:cs="B Lotus" w:hint="cs"/>
            <w:sz w:val="24"/>
            <w:szCs w:val="24"/>
            <w:rtl/>
            <w:lang w:bidi="fa-IR"/>
          </w:rPr>
          <w:delText>نرم افزار</w:delText>
        </w:r>
      </w:del>
      <w:ins w:id="13123" w:author="Mehrnazi Boojari" w:date="2019-01-07T23:27:00Z">
        <w:r w:rsidR="00FB0B67">
          <w:rPr>
            <w:rFonts w:ascii="B Lotus" w:eastAsia="Calibri" w:hAnsi="B Lotus" w:cs="B Lotus" w:hint="cs"/>
            <w:sz w:val="24"/>
            <w:szCs w:val="24"/>
            <w:rtl/>
            <w:lang w:bidi="fa-IR"/>
          </w:rPr>
          <w:t>نرم‌افزار</w:t>
        </w:r>
      </w:ins>
      <w:r w:rsidR="00E91C41" w:rsidRPr="000003EC">
        <w:rPr>
          <w:rFonts w:ascii="B Lotus" w:eastAsia="Calibri" w:hAnsi="B Lotus" w:cs="B Lotus" w:hint="cs"/>
          <w:sz w:val="24"/>
          <w:szCs w:val="24"/>
          <w:rtl/>
          <w:lang w:bidi="fa-IR"/>
        </w:rPr>
        <w:t xml:space="preserve"> </w:t>
      </w:r>
      <w:r w:rsidR="00E91C41" w:rsidRPr="000003EC">
        <w:rPr>
          <w:rFonts w:asciiTheme="majorBidi" w:eastAsia="Calibri" w:hAnsiTheme="majorBidi" w:cstheme="majorBidi"/>
          <w:sz w:val="24"/>
          <w:szCs w:val="24"/>
          <w:lang w:bidi="fa-IR"/>
        </w:rPr>
        <w:t>Expert Choice</w:t>
      </w:r>
      <w:r w:rsidR="00E91C41" w:rsidRPr="000003EC">
        <w:rPr>
          <w:rFonts w:asciiTheme="majorBidi" w:eastAsia="Calibri" w:hAnsiTheme="majorBidi" w:cstheme="majorBidi"/>
          <w:sz w:val="24"/>
          <w:szCs w:val="24"/>
          <w:rtl/>
          <w:lang w:bidi="fa-IR"/>
        </w:rPr>
        <w:t xml:space="preserve"> </w:t>
      </w:r>
      <w:r w:rsidR="00E91C41" w:rsidRPr="000003EC">
        <w:rPr>
          <w:rFonts w:ascii="B Lotus" w:eastAsia="Calibri" w:hAnsi="B Lotus" w:cs="B Lotus" w:hint="cs"/>
          <w:sz w:val="24"/>
          <w:szCs w:val="24"/>
          <w:rtl/>
          <w:lang w:bidi="fa-IR"/>
        </w:rPr>
        <w:t xml:space="preserve">در نمودار </w:t>
      </w:r>
      <w:r w:rsidR="00E91C41" w:rsidRPr="000003EC">
        <w:rPr>
          <w:rFonts w:ascii="B Lotus" w:eastAsia="Calibri" w:hAnsi="B Lotus" w:cs="B Lotus"/>
          <w:sz w:val="24"/>
          <w:szCs w:val="24"/>
          <w:lang w:bidi="fa-IR"/>
        </w:rPr>
        <w:t>3</w:t>
      </w:r>
      <w:del w:id="13124" w:author="Mehrnazi Boojari" w:date="2019-01-13T07:38:00Z">
        <w:r w:rsidR="00E91C41" w:rsidRPr="000003EC" w:rsidDel="009C7B1D">
          <w:rPr>
            <w:rFonts w:ascii="B Lotus" w:eastAsia="Calibri" w:hAnsi="B Lotus" w:cs="B Lotus"/>
            <w:sz w:val="24"/>
            <w:szCs w:val="24"/>
            <w:lang w:bidi="fa-IR"/>
          </w:rPr>
          <w:delText>.</w:delText>
        </w:r>
      </w:del>
      <w:ins w:id="13125" w:author="Mehrnazi Boojari" w:date="2019-01-13T07:38:00Z">
        <w:r w:rsidR="009C7B1D">
          <w:rPr>
            <w:rFonts w:ascii="B Lotus" w:eastAsia="Calibri" w:hAnsi="B Lotus" w:cs="B Lotus" w:hint="cs"/>
            <w:sz w:val="24"/>
            <w:szCs w:val="24"/>
            <w:rtl/>
            <w:lang w:bidi="fa-IR"/>
          </w:rPr>
          <w:t>-</w:t>
        </w:r>
      </w:ins>
      <w:r w:rsidR="00E91C41" w:rsidRPr="000003EC">
        <w:rPr>
          <w:rFonts w:ascii="B Lotus" w:eastAsia="Calibri" w:hAnsi="B Lotus" w:cs="B Lotus"/>
          <w:sz w:val="24"/>
          <w:szCs w:val="24"/>
          <w:lang w:bidi="fa-IR"/>
        </w:rPr>
        <w:t>1</w:t>
      </w:r>
      <w:r w:rsidR="00E91C41" w:rsidRPr="000003EC">
        <w:rPr>
          <w:rFonts w:ascii="B Lotus" w:eastAsia="Calibri" w:hAnsi="B Lotus" w:cs="B Lotus" w:hint="cs"/>
          <w:sz w:val="24"/>
          <w:szCs w:val="24"/>
          <w:rtl/>
          <w:lang w:bidi="fa-IR"/>
        </w:rPr>
        <w:t xml:space="preserve"> نشان داده شده است</w:t>
      </w:r>
      <w:del w:id="13126" w:author="Mehrnazi Boojari" w:date="2019-01-07T10:11:00Z">
        <w:r w:rsidR="00E91C41" w:rsidRPr="000003EC" w:rsidDel="00A31D6F">
          <w:rPr>
            <w:rFonts w:ascii="B Lotus" w:eastAsia="Calibri" w:hAnsi="B Lotus" w:cs="B Lotus" w:hint="cs"/>
            <w:sz w:val="24"/>
            <w:szCs w:val="24"/>
            <w:rtl/>
            <w:lang w:bidi="fa-IR"/>
          </w:rPr>
          <w:delText xml:space="preserve"> .</w:delText>
        </w:r>
      </w:del>
      <w:ins w:id="13127" w:author="Mehrnazi Boojari" w:date="2019-01-07T10:11:00Z">
        <w:r w:rsidR="00A31D6F">
          <w:rPr>
            <w:rFonts w:ascii="B Lotus" w:eastAsia="Calibri" w:hAnsi="B Lotus" w:cs="B Lotus" w:hint="cs"/>
            <w:sz w:val="24"/>
            <w:szCs w:val="24"/>
            <w:rtl/>
            <w:lang w:bidi="fa-IR"/>
          </w:rPr>
          <w:t>.</w:t>
        </w:r>
      </w:ins>
    </w:p>
    <w:p w14:paraId="7560A457" w14:textId="77777777" w:rsidR="00E91C41" w:rsidRPr="00E91C41" w:rsidRDefault="00E91C41" w:rsidP="00E91C41">
      <w:pPr>
        <w:bidi/>
        <w:rPr>
          <w:rFonts w:ascii="Calibri" w:eastAsia="Calibri" w:hAnsi="Calibri" w:cs="B Lotus"/>
          <w:sz w:val="24"/>
          <w:szCs w:val="24"/>
          <w:rtl/>
          <w:lang w:bidi="fa-IR"/>
        </w:rPr>
      </w:pPr>
      <w:r w:rsidRPr="00E91C41">
        <w:rPr>
          <w:rFonts w:ascii="Calibri" w:eastAsia="Calibri" w:hAnsi="Calibri" w:cs="Arial"/>
          <w:noProof/>
        </w:rPr>
        <w:lastRenderedPageBreak/>
        <mc:AlternateContent>
          <mc:Choice Requires="wps">
            <w:drawing>
              <wp:anchor distT="0" distB="0" distL="114300" distR="114300" simplePos="0" relativeHeight="251660288" behindDoc="0" locked="0" layoutInCell="1" allowOverlap="1" wp14:anchorId="007F28B7" wp14:editId="294995E6">
                <wp:simplePos x="0" y="0"/>
                <wp:positionH relativeFrom="column">
                  <wp:posOffset>53975</wp:posOffset>
                </wp:positionH>
                <wp:positionV relativeFrom="paragraph">
                  <wp:posOffset>1824355</wp:posOffset>
                </wp:positionV>
                <wp:extent cx="6052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052185" cy="635"/>
                        </a:xfrm>
                        <a:prstGeom prst="rect">
                          <a:avLst/>
                        </a:prstGeom>
                        <a:solidFill>
                          <a:prstClr val="white"/>
                        </a:solidFill>
                        <a:ln>
                          <a:noFill/>
                        </a:ln>
                      </wps:spPr>
                      <wps:txbx>
                        <w:txbxContent>
                          <w:p w14:paraId="1DD9CF5C" w14:textId="77777777" w:rsidR="00886BC2" w:rsidRPr="00E91C41" w:rsidRDefault="00886BC2" w:rsidP="009C7B1D">
                            <w:pPr>
                              <w:pStyle w:val="Caption"/>
                              <w:bidi/>
                              <w:rPr>
                                <w:rFonts w:cs="B Nazanin"/>
                                <w:i/>
                                <w:iCs/>
                                <w:noProof/>
                                <w:color w:val="000000"/>
                              </w:rPr>
                            </w:pPr>
                            <w:bookmarkStart w:id="13128" w:name="_Toc530239750"/>
                            <w:r w:rsidRPr="00E91C41">
                              <w:rPr>
                                <w:rFonts w:cs="B Nazanin"/>
                                <w:color w:val="000000"/>
                                <w:rtl/>
                              </w:rPr>
                              <w:t xml:space="preserve">نمودار </w:t>
                            </w:r>
                            <w:r>
                              <w:rPr>
                                <w:rFonts w:cs="B Nazanin"/>
                                <w:color w:val="000000"/>
                                <w:rtl/>
                              </w:rPr>
                              <w:fldChar w:fldCharType="begin"/>
                            </w:r>
                            <w:r>
                              <w:rPr>
                                <w:rFonts w:cs="B Nazanin"/>
                                <w:color w:val="000000"/>
                                <w:rtl/>
                              </w:rPr>
                              <w:instrText xml:space="preserve"> </w:instrText>
                            </w:r>
                            <w:r>
                              <w:rPr>
                                <w:rFonts w:cs="B Nazanin"/>
                                <w:color w:val="000000"/>
                              </w:rPr>
                              <w:instrText xml:space="preserve">STYLEREF </w:instrText>
                            </w:r>
                            <w:r>
                              <w:rPr>
                                <w:rFonts w:cs="B Nazanin"/>
                                <w:color w:val="000000"/>
                                <w:rtl/>
                              </w:rPr>
                              <w:instrText>1 \</w:instrText>
                            </w:r>
                            <w:r>
                              <w:rPr>
                                <w:rFonts w:cs="B Nazanin"/>
                                <w:color w:val="000000"/>
                              </w:rPr>
                              <w:instrText>s</w:instrText>
                            </w:r>
                            <w:r>
                              <w:rPr>
                                <w:rFonts w:cs="B Nazanin"/>
                                <w:color w:val="000000"/>
                                <w:rtl/>
                              </w:rPr>
                              <w:instrText xml:space="preserve"> </w:instrText>
                            </w:r>
                            <w:r>
                              <w:rPr>
                                <w:rFonts w:cs="B Nazanin"/>
                                <w:color w:val="000000"/>
                                <w:rtl/>
                              </w:rPr>
                              <w:fldChar w:fldCharType="separate"/>
                            </w:r>
                            <w:r>
                              <w:rPr>
                                <w:rFonts w:cs="B Nazanin"/>
                                <w:noProof/>
                                <w:color w:val="000000"/>
                                <w:rtl/>
                              </w:rPr>
                              <w:t>‏3</w:t>
                            </w:r>
                            <w:r>
                              <w:rPr>
                                <w:rFonts w:cs="B Nazanin"/>
                                <w:color w:val="000000"/>
                                <w:rtl/>
                              </w:rPr>
                              <w:fldChar w:fldCharType="end"/>
                            </w:r>
                            <w:del w:id="13129" w:author="Mehrnazi Boojari" w:date="2019-01-13T07:38:00Z">
                              <w:r w:rsidDel="009C7B1D">
                                <w:rPr>
                                  <w:rFonts w:cs="B Nazanin"/>
                                  <w:color w:val="000000"/>
                                  <w:rtl/>
                                </w:rPr>
                                <w:delText>.</w:delText>
                              </w:r>
                            </w:del>
                            <w:ins w:id="13130" w:author="Mehrnazi Boojari" w:date="2019-01-13T07:38:00Z">
                              <w:r>
                                <w:rPr>
                                  <w:rFonts w:cs="B Nazanin" w:hint="cs"/>
                                  <w:color w:val="000000"/>
                                  <w:rtl/>
                                </w:rPr>
                                <w:t>-</w:t>
                              </w:r>
                            </w:ins>
                            <w:r>
                              <w:rPr>
                                <w:rFonts w:cs="B Nazanin"/>
                                <w:color w:val="000000"/>
                                <w:rtl/>
                              </w:rPr>
                              <w:fldChar w:fldCharType="begin"/>
                            </w:r>
                            <w:r>
                              <w:rPr>
                                <w:rFonts w:cs="B Nazanin"/>
                                <w:color w:val="000000"/>
                                <w:rtl/>
                              </w:rPr>
                              <w:instrText xml:space="preserve"> </w:instrText>
                            </w:r>
                            <w:r>
                              <w:rPr>
                                <w:rFonts w:cs="B Nazanin"/>
                                <w:color w:val="000000"/>
                              </w:rPr>
                              <w:instrText xml:space="preserve">SEQ </w:instrText>
                            </w:r>
                            <w:r>
                              <w:rPr>
                                <w:rFonts w:cs="B Nazanin"/>
                                <w:color w:val="000000"/>
                                <w:rtl/>
                              </w:rPr>
                              <w:instrText xml:space="preserve">نمودار \* </w:instrText>
                            </w:r>
                            <w:r>
                              <w:rPr>
                                <w:rFonts w:cs="B Nazanin"/>
                                <w:color w:val="000000"/>
                              </w:rPr>
                              <w:instrText>ARABIC \s 1</w:instrText>
                            </w:r>
                            <w:r>
                              <w:rPr>
                                <w:rFonts w:cs="B Nazanin"/>
                                <w:color w:val="000000"/>
                                <w:rtl/>
                              </w:rPr>
                              <w:instrText xml:space="preserve"> </w:instrText>
                            </w:r>
                            <w:r>
                              <w:rPr>
                                <w:rFonts w:cs="B Nazanin"/>
                                <w:color w:val="000000"/>
                                <w:rtl/>
                              </w:rPr>
                              <w:fldChar w:fldCharType="separate"/>
                            </w:r>
                            <w:r>
                              <w:rPr>
                                <w:rFonts w:cs="B Nazanin"/>
                                <w:noProof/>
                                <w:color w:val="000000"/>
                                <w:rtl/>
                              </w:rPr>
                              <w:t>1</w:t>
                            </w:r>
                            <w:r>
                              <w:rPr>
                                <w:rFonts w:cs="B Nazanin"/>
                                <w:color w:val="000000"/>
                                <w:rtl/>
                              </w:rPr>
                              <w:fldChar w:fldCharType="end"/>
                            </w:r>
                            <w:del w:id="13131" w:author="Mehrnazi Boojari" w:date="2019-01-13T07:39:00Z">
                              <w:r w:rsidRPr="00E91C41" w:rsidDel="009C7B1D">
                                <w:rPr>
                                  <w:rFonts w:cs="B Nazanin"/>
                                  <w:color w:val="000000"/>
                                </w:rPr>
                                <w:delText xml:space="preserve">: </w:delText>
                              </w:r>
                            </w:del>
                            <w:ins w:id="13132" w:author="Mehrnazi Boojari" w:date="2019-01-13T07:39:00Z">
                              <w:r>
                                <w:rPr>
                                  <w:rFonts w:cs="B Nazanin" w:hint="cs"/>
                                  <w:color w:val="000000"/>
                                  <w:rtl/>
                                </w:rPr>
                                <w:t xml:space="preserve">: </w:t>
                              </w:r>
                            </w:ins>
                            <w:r w:rsidRPr="00E91C41">
                              <w:rPr>
                                <w:rFonts w:cs="B Nazanin"/>
                                <w:color w:val="000000"/>
                                <w:rtl/>
                              </w:rPr>
                              <w:t>امت</w:t>
                            </w:r>
                            <w:r w:rsidRPr="00E91C41">
                              <w:rPr>
                                <w:rFonts w:cs="B Nazanin" w:hint="cs"/>
                                <w:color w:val="000000"/>
                                <w:rtl/>
                              </w:rPr>
                              <w:t>ی</w:t>
                            </w:r>
                            <w:r w:rsidRPr="00E91C41">
                              <w:rPr>
                                <w:rFonts w:cs="B Nazanin" w:hint="eastAsia"/>
                                <w:color w:val="000000"/>
                                <w:rtl/>
                              </w:rPr>
                              <w:t>از</w:t>
                            </w:r>
                            <w:r w:rsidRPr="00E91C41">
                              <w:rPr>
                                <w:rFonts w:cs="B Nazanin"/>
                                <w:color w:val="000000"/>
                                <w:rtl/>
                              </w:rPr>
                              <w:t xml:space="preserve"> هر </w:t>
                            </w:r>
                            <w:r w:rsidRPr="00E91C41">
                              <w:rPr>
                                <w:rFonts w:cs="B Nazanin" w:hint="cs"/>
                                <w:color w:val="000000"/>
                                <w:rtl/>
                              </w:rPr>
                              <w:t>ی</w:t>
                            </w:r>
                            <w:r w:rsidRPr="00E91C41">
                              <w:rPr>
                                <w:rFonts w:cs="B Nazanin" w:hint="eastAsia"/>
                                <w:color w:val="000000"/>
                                <w:rtl/>
                              </w:rPr>
                              <w:t>ک</w:t>
                            </w:r>
                            <w:r w:rsidRPr="00E91C41">
                              <w:rPr>
                                <w:rFonts w:cs="B Nazanin"/>
                                <w:color w:val="000000"/>
                                <w:rtl/>
                              </w:rPr>
                              <w:t xml:space="preserve"> از چالش</w:t>
                            </w:r>
                            <w:ins w:id="13133" w:author="Mehrnazi Boojari" w:date="2019-01-13T07:38:00Z">
                              <w:r>
                                <w:rPr>
                                  <w:rFonts w:cs="B Nazanin" w:hint="cs"/>
                                  <w:color w:val="000000"/>
                                  <w:rtl/>
                                </w:rPr>
                                <w:t>‌</w:t>
                              </w:r>
                            </w:ins>
                            <w:del w:id="13134" w:author="Mehrnazi Boojari" w:date="2019-01-13T07:38:00Z">
                              <w:r w:rsidRPr="00E91C41" w:rsidDel="009C7B1D">
                                <w:rPr>
                                  <w:rFonts w:cs="B Nazanin"/>
                                  <w:color w:val="000000"/>
                                  <w:rtl/>
                                </w:rPr>
                                <w:delText xml:space="preserve"> </w:delText>
                              </w:r>
                            </w:del>
                            <w:r w:rsidRPr="00E91C41">
                              <w:rPr>
                                <w:rFonts w:cs="B Nazanin"/>
                                <w:color w:val="000000"/>
                                <w:rtl/>
                              </w:rPr>
                              <w:t>ها در مدل</w:t>
                            </w:r>
                            <w:ins w:id="13135" w:author="Mehrnazi Boojari" w:date="2019-01-13T07:39:00Z">
                              <w:r>
                                <w:rPr>
                                  <w:rFonts w:cs="B Nazanin" w:hint="cs"/>
                                  <w:color w:val="000000"/>
                                  <w:rtl/>
                                </w:rPr>
                                <w:t xml:space="preserve"> </w:t>
                              </w:r>
                            </w:ins>
                            <w:r w:rsidRPr="00E91C41">
                              <w:rPr>
                                <w:rFonts w:cs="B Nazanin"/>
                                <w:color w:val="000000"/>
                              </w:rPr>
                              <w:t xml:space="preserve"> </w:t>
                            </w:r>
                            <w:r w:rsidRPr="004B665D">
                              <w:rPr>
                                <w:rFonts w:asciiTheme="majorBidi" w:hAnsiTheme="majorBidi" w:cstheme="majorBidi"/>
                                <w:color w:val="000000"/>
                              </w:rPr>
                              <w:t>AHP</w:t>
                            </w:r>
                            <w:bookmarkEnd w:id="13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4.25pt;margin-top:143.65pt;width:476.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" stroked="f">
                <v:textbox style="mso-fit-shape-to-text:t" inset="0,0,0,0">
                  <w:txbxContent>
                    <w:p w14:paraId="1DD9CF5C" w14:textId="77777777" w:rsidR="002C64F2" w:rsidRPr="00E91C41" w:rsidRDefault="002C64F2" w:rsidP="009C7B1D">
                      <w:pPr>
                        <w:pStyle w:val="Caption"/>
                        <w:bidi/>
                        <w:rPr>
                          <w:rFonts w:cs="B Nazanin"/>
                          <w:i/>
                          <w:iCs/>
                          <w:noProof/>
                          <w:color w:val="000000"/>
                        </w:rPr>
                      </w:pPr>
                      <w:bookmarkStart w:id="13026" w:name="_Toc530239750"/>
                      <w:r w:rsidRPr="00E91C41">
                        <w:rPr>
                          <w:rFonts w:cs="B Nazanin"/>
                          <w:color w:val="000000"/>
                          <w:rtl/>
                        </w:rPr>
                        <w:t xml:space="preserve">نمودار </w:t>
                      </w:r>
                      <w:r>
                        <w:rPr>
                          <w:rFonts w:cs="B Nazanin"/>
                          <w:color w:val="000000"/>
                          <w:rtl/>
                        </w:rPr>
                        <w:fldChar w:fldCharType="begin"/>
                      </w:r>
                      <w:r>
                        <w:rPr>
                          <w:rFonts w:cs="B Nazanin"/>
                          <w:color w:val="000000"/>
                          <w:rtl/>
                        </w:rPr>
                        <w:instrText xml:space="preserve"> </w:instrText>
                      </w:r>
                      <w:r>
                        <w:rPr>
                          <w:rFonts w:cs="B Nazanin"/>
                          <w:color w:val="000000"/>
                        </w:rPr>
                        <w:instrText xml:space="preserve">STYLEREF </w:instrText>
                      </w:r>
                      <w:r>
                        <w:rPr>
                          <w:rFonts w:cs="B Nazanin"/>
                          <w:color w:val="000000"/>
                          <w:rtl/>
                        </w:rPr>
                        <w:instrText>1 \</w:instrText>
                      </w:r>
                      <w:r>
                        <w:rPr>
                          <w:rFonts w:cs="B Nazanin"/>
                          <w:color w:val="000000"/>
                        </w:rPr>
                        <w:instrText>s</w:instrText>
                      </w:r>
                      <w:r>
                        <w:rPr>
                          <w:rFonts w:cs="B Nazanin"/>
                          <w:color w:val="000000"/>
                          <w:rtl/>
                        </w:rPr>
                        <w:instrText xml:space="preserve"> </w:instrText>
                      </w:r>
                      <w:r>
                        <w:rPr>
                          <w:rFonts w:cs="B Nazanin"/>
                          <w:color w:val="000000"/>
                          <w:rtl/>
                        </w:rPr>
                        <w:fldChar w:fldCharType="separate"/>
                      </w:r>
                      <w:r>
                        <w:rPr>
                          <w:rFonts w:cs="B Nazanin"/>
                          <w:noProof/>
                          <w:color w:val="000000"/>
                          <w:rtl/>
                        </w:rPr>
                        <w:t>‏3</w:t>
                      </w:r>
                      <w:r>
                        <w:rPr>
                          <w:rFonts w:cs="B Nazanin"/>
                          <w:color w:val="000000"/>
                          <w:rtl/>
                        </w:rPr>
                        <w:fldChar w:fldCharType="end"/>
                      </w:r>
                      <w:del w:id="13027" w:author="Mehrnazi Boojari" w:date="2019-01-13T07:38:00Z">
                        <w:r w:rsidDel="009C7B1D">
                          <w:rPr>
                            <w:rFonts w:cs="B Nazanin"/>
                            <w:color w:val="000000"/>
                            <w:rtl/>
                          </w:rPr>
                          <w:delText>.</w:delText>
                        </w:r>
                      </w:del>
                      <w:ins w:id="13028" w:author="Mehrnazi Boojari" w:date="2019-01-13T07:38:00Z">
                        <w:r>
                          <w:rPr>
                            <w:rFonts w:cs="B Nazanin" w:hint="cs"/>
                            <w:color w:val="000000"/>
                            <w:rtl/>
                          </w:rPr>
                          <w:t>-</w:t>
                        </w:r>
                      </w:ins>
                      <w:r>
                        <w:rPr>
                          <w:rFonts w:cs="B Nazanin"/>
                          <w:color w:val="000000"/>
                          <w:rtl/>
                        </w:rPr>
                        <w:fldChar w:fldCharType="begin"/>
                      </w:r>
                      <w:r>
                        <w:rPr>
                          <w:rFonts w:cs="B Nazanin"/>
                          <w:color w:val="000000"/>
                          <w:rtl/>
                        </w:rPr>
                        <w:instrText xml:space="preserve"> </w:instrText>
                      </w:r>
                      <w:r>
                        <w:rPr>
                          <w:rFonts w:cs="B Nazanin"/>
                          <w:color w:val="000000"/>
                        </w:rPr>
                        <w:instrText xml:space="preserve">SEQ </w:instrText>
                      </w:r>
                      <w:r>
                        <w:rPr>
                          <w:rFonts w:cs="B Nazanin"/>
                          <w:color w:val="000000"/>
                          <w:rtl/>
                        </w:rPr>
                        <w:instrText xml:space="preserve">نمودار \* </w:instrText>
                      </w:r>
                      <w:r>
                        <w:rPr>
                          <w:rFonts w:cs="B Nazanin"/>
                          <w:color w:val="000000"/>
                        </w:rPr>
                        <w:instrText>ARABIC \s 1</w:instrText>
                      </w:r>
                      <w:r>
                        <w:rPr>
                          <w:rFonts w:cs="B Nazanin"/>
                          <w:color w:val="000000"/>
                          <w:rtl/>
                        </w:rPr>
                        <w:instrText xml:space="preserve"> </w:instrText>
                      </w:r>
                      <w:r>
                        <w:rPr>
                          <w:rFonts w:cs="B Nazanin"/>
                          <w:color w:val="000000"/>
                          <w:rtl/>
                        </w:rPr>
                        <w:fldChar w:fldCharType="separate"/>
                      </w:r>
                      <w:r>
                        <w:rPr>
                          <w:rFonts w:cs="B Nazanin"/>
                          <w:noProof/>
                          <w:color w:val="000000"/>
                          <w:rtl/>
                        </w:rPr>
                        <w:t>1</w:t>
                      </w:r>
                      <w:r>
                        <w:rPr>
                          <w:rFonts w:cs="B Nazanin"/>
                          <w:color w:val="000000"/>
                          <w:rtl/>
                        </w:rPr>
                        <w:fldChar w:fldCharType="end"/>
                      </w:r>
                      <w:del w:id="13029" w:author="Mehrnazi Boojari" w:date="2019-01-13T07:39:00Z">
                        <w:r w:rsidRPr="00E91C41" w:rsidDel="009C7B1D">
                          <w:rPr>
                            <w:rFonts w:cs="B Nazanin"/>
                            <w:color w:val="000000"/>
                          </w:rPr>
                          <w:delText xml:space="preserve">: </w:delText>
                        </w:r>
                      </w:del>
                      <w:ins w:id="13030" w:author="Mehrnazi Boojari" w:date="2019-01-13T07:39:00Z">
                        <w:r>
                          <w:rPr>
                            <w:rFonts w:cs="B Nazanin" w:hint="cs"/>
                            <w:color w:val="000000"/>
                            <w:rtl/>
                          </w:rPr>
                          <w:t xml:space="preserve">: </w:t>
                        </w:r>
                      </w:ins>
                      <w:r w:rsidRPr="00E91C41">
                        <w:rPr>
                          <w:rFonts w:cs="B Nazanin"/>
                          <w:color w:val="000000"/>
                          <w:rtl/>
                        </w:rPr>
                        <w:t>امت</w:t>
                      </w:r>
                      <w:r w:rsidRPr="00E91C41">
                        <w:rPr>
                          <w:rFonts w:cs="B Nazanin" w:hint="cs"/>
                          <w:color w:val="000000"/>
                          <w:rtl/>
                        </w:rPr>
                        <w:t>ی</w:t>
                      </w:r>
                      <w:r w:rsidRPr="00E91C41">
                        <w:rPr>
                          <w:rFonts w:cs="B Nazanin" w:hint="eastAsia"/>
                          <w:color w:val="000000"/>
                          <w:rtl/>
                        </w:rPr>
                        <w:t>از</w:t>
                      </w:r>
                      <w:r w:rsidRPr="00E91C41">
                        <w:rPr>
                          <w:rFonts w:cs="B Nazanin"/>
                          <w:color w:val="000000"/>
                          <w:rtl/>
                        </w:rPr>
                        <w:t xml:space="preserve"> هر </w:t>
                      </w:r>
                      <w:r w:rsidRPr="00E91C41">
                        <w:rPr>
                          <w:rFonts w:cs="B Nazanin" w:hint="cs"/>
                          <w:color w:val="000000"/>
                          <w:rtl/>
                        </w:rPr>
                        <w:t>ی</w:t>
                      </w:r>
                      <w:r w:rsidRPr="00E91C41">
                        <w:rPr>
                          <w:rFonts w:cs="B Nazanin" w:hint="eastAsia"/>
                          <w:color w:val="000000"/>
                          <w:rtl/>
                        </w:rPr>
                        <w:t>ک</w:t>
                      </w:r>
                      <w:r w:rsidRPr="00E91C41">
                        <w:rPr>
                          <w:rFonts w:cs="B Nazanin"/>
                          <w:color w:val="000000"/>
                          <w:rtl/>
                        </w:rPr>
                        <w:t xml:space="preserve"> از چالش</w:t>
                      </w:r>
                      <w:ins w:id="13031" w:author="Mehrnazi Boojari" w:date="2019-01-13T07:38:00Z">
                        <w:r>
                          <w:rPr>
                            <w:rFonts w:cs="B Nazanin" w:hint="cs"/>
                            <w:color w:val="000000"/>
                            <w:rtl/>
                          </w:rPr>
                          <w:t>‌</w:t>
                        </w:r>
                      </w:ins>
                      <w:del w:id="13032" w:author="Mehrnazi Boojari" w:date="2019-01-13T07:38:00Z">
                        <w:r w:rsidRPr="00E91C41" w:rsidDel="009C7B1D">
                          <w:rPr>
                            <w:rFonts w:cs="B Nazanin"/>
                            <w:color w:val="000000"/>
                            <w:rtl/>
                          </w:rPr>
                          <w:delText xml:space="preserve"> </w:delText>
                        </w:r>
                      </w:del>
                      <w:r w:rsidRPr="00E91C41">
                        <w:rPr>
                          <w:rFonts w:cs="B Nazanin"/>
                          <w:color w:val="000000"/>
                          <w:rtl/>
                        </w:rPr>
                        <w:t>ها در مدل</w:t>
                      </w:r>
                      <w:ins w:id="13033" w:author="Mehrnazi Boojari" w:date="2019-01-13T07:39:00Z">
                        <w:r>
                          <w:rPr>
                            <w:rFonts w:cs="B Nazanin" w:hint="cs"/>
                            <w:color w:val="000000"/>
                            <w:rtl/>
                          </w:rPr>
                          <w:t xml:space="preserve"> </w:t>
                        </w:r>
                      </w:ins>
                      <w:r w:rsidRPr="00E91C41">
                        <w:rPr>
                          <w:rFonts w:cs="B Nazanin"/>
                          <w:color w:val="000000"/>
                        </w:rPr>
                        <w:t xml:space="preserve"> </w:t>
                      </w:r>
                      <w:r w:rsidRPr="004B665D">
                        <w:rPr>
                          <w:rFonts w:asciiTheme="majorBidi" w:hAnsiTheme="majorBidi" w:cstheme="majorBidi"/>
                          <w:color w:val="000000"/>
                        </w:rPr>
                        <w:t>AHP</w:t>
                      </w:r>
                      <w:bookmarkEnd w:id="13026"/>
                    </w:p>
                  </w:txbxContent>
                </v:textbox>
                <w10:wrap type="square"/>
              </v:shape>
            </w:pict>
          </mc:Fallback>
        </mc:AlternateContent>
      </w:r>
      <w:r w:rsidRPr="00E91C41">
        <w:rPr>
          <w:rFonts w:ascii="Calibri" w:eastAsia="Calibri" w:hAnsi="Calibri" w:cs="B Lotus"/>
          <w:noProof/>
          <w:sz w:val="24"/>
          <w:szCs w:val="24"/>
        </w:rPr>
        <w:drawing>
          <wp:anchor distT="0" distB="0" distL="114300" distR="114300" simplePos="0" relativeHeight="251659264" behindDoc="1" locked="0" layoutInCell="1" allowOverlap="1" wp14:anchorId="070872D9" wp14:editId="6A2AA916">
            <wp:simplePos x="0" y="0"/>
            <wp:positionH relativeFrom="margin">
              <wp:align>right</wp:align>
            </wp:positionH>
            <wp:positionV relativeFrom="paragraph">
              <wp:posOffset>166</wp:posOffset>
            </wp:positionV>
            <wp:extent cx="6052185" cy="1767205"/>
            <wp:effectExtent l="0" t="0" r="571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52185" cy="1767205"/>
                    </a:xfrm>
                    <a:prstGeom prst="rect">
                      <a:avLst/>
                    </a:prstGeom>
                  </pic:spPr>
                </pic:pic>
              </a:graphicData>
            </a:graphic>
            <wp14:sizeRelH relativeFrom="margin">
              <wp14:pctWidth>0</wp14:pctWidth>
            </wp14:sizeRelH>
            <wp14:sizeRelV relativeFrom="margin">
              <wp14:pctHeight>0</wp14:pctHeight>
            </wp14:sizeRelV>
          </wp:anchor>
        </w:drawing>
      </w:r>
    </w:p>
    <w:p w14:paraId="178D9472" w14:textId="77777777" w:rsidR="00E91C41" w:rsidRPr="004B665D" w:rsidRDefault="00E91C41" w:rsidP="00E01229">
      <w:pPr>
        <w:bidi/>
        <w:ind w:firstLine="288"/>
        <w:jc w:val="both"/>
        <w:rPr>
          <w:rFonts w:ascii="B Lotus" w:eastAsia="Calibri" w:hAnsi="B Lotus" w:cs="B Lotus"/>
          <w:sz w:val="24"/>
          <w:szCs w:val="24"/>
          <w:rtl/>
          <w:lang w:bidi="fa-IR"/>
        </w:rPr>
      </w:pPr>
      <w:r w:rsidRPr="004B665D">
        <w:rPr>
          <w:rFonts w:ascii="B Lotus" w:eastAsia="Calibri" w:hAnsi="B Lotus" w:cs="B Lotus" w:hint="cs"/>
          <w:sz w:val="24"/>
          <w:szCs w:val="24"/>
          <w:rtl/>
          <w:lang w:bidi="fa-IR"/>
        </w:rPr>
        <w:t xml:space="preserve">نمودار </w:t>
      </w:r>
      <w:r w:rsidRPr="004B665D">
        <w:rPr>
          <w:rFonts w:ascii="B Lotus" w:eastAsia="Calibri" w:hAnsi="B Lotus" w:cs="B Lotus"/>
          <w:sz w:val="24"/>
          <w:szCs w:val="24"/>
          <w:lang w:bidi="fa-IR"/>
        </w:rPr>
        <w:t>3</w:t>
      </w:r>
      <w:del w:id="13136" w:author="Mehrnazi Boojari" w:date="2019-01-13T07:40:00Z">
        <w:r w:rsidRPr="004B665D" w:rsidDel="00E01229">
          <w:rPr>
            <w:rFonts w:ascii="B Lotus" w:eastAsia="Calibri" w:hAnsi="B Lotus" w:cs="B Lotus"/>
            <w:sz w:val="24"/>
            <w:szCs w:val="24"/>
            <w:lang w:bidi="fa-IR"/>
          </w:rPr>
          <w:delText>.</w:delText>
        </w:r>
      </w:del>
      <w:ins w:id="13137" w:author="Mehrnazi Boojari" w:date="2019-01-13T07:40:00Z">
        <w:r w:rsidR="00E01229">
          <w:rPr>
            <w:rFonts w:ascii="B Lotus" w:eastAsia="Calibri" w:hAnsi="B Lotus" w:cs="B Lotus" w:hint="cs"/>
            <w:sz w:val="24"/>
            <w:szCs w:val="24"/>
            <w:rtl/>
            <w:lang w:bidi="fa-IR"/>
          </w:rPr>
          <w:t>-</w:t>
        </w:r>
      </w:ins>
      <w:r w:rsidRPr="004B665D">
        <w:rPr>
          <w:rFonts w:ascii="B Lotus" w:eastAsia="Calibri" w:hAnsi="B Lotus" w:cs="B Lotus"/>
          <w:sz w:val="24"/>
          <w:szCs w:val="24"/>
          <w:lang w:bidi="fa-IR"/>
        </w:rPr>
        <w:t>1</w:t>
      </w:r>
      <w:r w:rsidRPr="004B665D">
        <w:rPr>
          <w:rFonts w:ascii="B Lotus" w:eastAsia="Calibri" w:hAnsi="B Lotus" w:cs="B Lotus" w:hint="cs"/>
          <w:sz w:val="24"/>
          <w:szCs w:val="24"/>
          <w:rtl/>
          <w:lang w:bidi="fa-IR"/>
        </w:rPr>
        <w:t xml:space="preserve"> نشان</w:t>
      </w:r>
      <w:del w:id="13138" w:author="Mehrnazi Boojari" w:date="2019-01-07T09:49:00Z">
        <w:r w:rsidRPr="004B665D" w:rsidDel="006F7CCF">
          <w:rPr>
            <w:rFonts w:ascii="B Lotus" w:eastAsia="Calibri" w:hAnsi="B Lotus" w:cs="B Lotus" w:hint="cs"/>
            <w:sz w:val="24"/>
            <w:szCs w:val="24"/>
            <w:rtl/>
            <w:lang w:bidi="fa-IR"/>
          </w:rPr>
          <w:delText xml:space="preserve"> می </w:delText>
        </w:r>
      </w:del>
      <w:ins w:id="13139" w:author="Mehrnazi Boojari" w:date="2019-01-07T09:49:00Z">
        <w:r w:rsidR="006F7CCF">
          <w:rPr>
            <w:rFonts w:ascii="B Lotus" w:eastAsia="Calibri" w:hAnsi="B Lotus" w:cs="B Lotus" w:hint="cs"/>
            <w:sz w:val="24"/>
            <w:szCs w:val="24"/>
            <w:rtl/>
            <w:lang w:bidi="fa-IR"/>
          </w:rPr>
          <w:t xml:space="preserve"> می‌</w:t>
        </w:r>
      </w:ins>
      <w:r w:rsidRPr="004B665D">
        <w:rPr>
          <w:rFonts w:ascii="B Lotus" w:eastAsia="Calibri" w:hAnsi="B Lotus" w:cs="B Lotus" w:hint="cs"/>
          <w:sz w:val="24"/>
          <w:szCs w:val="24"/>
          <w:rtl/>
          <w:lang w:bidi="fa-IR"/>
        </w:rPr>
        <w:t xml:space="preserve">دهد با توجه به 5 چالش اصلی که در حوزه مسکن </w:t>
      </w:r>
      <w:del w:id="13140" w:author="Mehrnazi Boojari" w:date="2019-01-07T10:03:00Z">
        <w:r w:rsidRPr="004B665D" w:rsidDel="00A31D6F">
          <w:rPr>
            <w:rFonts w:ascii="B Lotus" w:eastAsia="Calibri" w:hAnsi="B Lotus" w:cs="B Lotus" w:hint="cs"/>
            <w:sz w:val="24"/>
            <w:szCs w:val="24"/>
            <w:rtl/>
            <w:lang w:bidi="fa-IR"/>
          </w:rPr>
          <w:delText>روستائی</w:delText>
        </w:r>
      </w:del>
      <w:ins w:id="13141" w:author="Mehrnazi Boojari" w:date="2019-01-07T10:03:00Z">
        <w:r w:rsidR="00A31D6F">
          <w:rPr>
            <w:rFonts w:ascii="B Lotus" w:eastAsia="Calibri" w:hAnsi="B Lotus" w:cs="B Lotus" w:hint="cs"/>
            <w:sz w:val="24"/>
            <w:szCs w:val="24"/>
            <w:rtl/>
            <w:lang w:bidi="fa-IR"/>
          </w:rPr>
          <w:t>روستایی</w:t>
        </w:r>
      </w:ins>
      <w:r w:rsidRPr="004B665D">
        <w:rPr>
          <w:rFonts w:ascii="B Lotus" w:eastAsia="Calibri" w:hAnsi="B Lotus" w:cs="B Lotus" w:hint="cs"/>
          <w:sz w:val="24"/>
          <w:szCs w:val="24"/>
          <w:rtl/>
          <w:lang w:bidi="fa-IR"/>
        </w:rPr>
        <w:t xml:space="preserve"> وجود دارد بیشترین چالش مربوط به </w:t>
      </w:r>
      <w:ins w:id="13142" w:author="Mehrnazi Boojari" w:date="2019-01-13T07:41:00Z">
        <w:r w:rsidR="00E01229">
          <w:rPr>
            <w:rFonts w:ascii="B Lotus" w:eastAsia="Calibri" w:hAnsi="B Lotus" w:cs="B Lotus" w:hint="cs"/>
            <w:sz w:val="24"/>
            <w:szCs w:val="24"/>
            <w:rtl/>
            <w:lang w:bidi="fa-IR"/>
          </w:rPr>
          <w:t>«</w:t>
        </w:r>
      </w:ins>
      <w:r w:rsidRPr="00E01229">
        <w:rPr>
          <w:rFonts w:ascii="B Lotus" w:eastAsia="Calibri" w:hAnsi="B Lotus" w:cs="B Lotus" w:hint="cs"/>
          <w:sz w:val="24"/>
          <w:szCs w:val="24"/>
          <w:rtl/>
          <w:lang w:bidi="fa-IR"/>
          <w:rPrChange w:id="13143" w:author="Mehrnazi Boojari" w:date="2019-01-13T07:40:00Z">
            <w:rPr>
              <w:rFonts w:ascii="B Lotus" w:eastAsia="Calibri" w:hAnsi="B Lotus" w:cs="B Lotus" w:hint="cs"/>
              <w:b/>
              <w:bCs/>
              <w:color w:val="000000" w:themeColor="text1"/>
              <w:sz w:val="24"/>
              <w:szCs w:val="24"/>
              <w:rtl/>
              <w:lang w:bidi="fa-IR"/>
            </w:rPr>
          </w:rPrChange>
        </w:rPr>
        <w:t>ساخت</w:t>
      </w:r>
      <w:r w:rsidRPr="00E01229">
        <w:rPr>
          <w:rFonts w:ascii="B Lotus" w:eastAsia="Calibri" w:hAnsi="B Lotus" w:cs="B Lotus"/>
          <w:sz w:val="24"/>
          <w:szCs w:val="24"/>
          <w:rtl/>
          <w:lang w:bidi="fa-IR"/>
          <w:rPrChange w:id="13144" w:author="Mehrnazi Boojari" w:date="2019-01-13T07:40:00Z">
            <w:rPr>
              <w:rFonts w:ascii="B Lotus" w:eastAsia="Calibri" w:hAnsi="B Lotus" w:cs="B Lotus"/>
              <w:b/>
              <w:bCs/>
              <w:color w:val="000000" w:themeColor="text1"/>
              <w:sz w:val="24"/>
              <w:szCs w:val="24"/>
              <w:rtl/>
              <w:lang w:bidi="fa-IR"/>
            </w:rPr>
          </w:rPrChange>
        </w:rPr>
        <w:t xml:space="preserve"> مسکن </w:t>
      </w:r>
      <w:del w:id="13145" w:author="Mehrnazi Boojari" w:date="2019-01-10T01:06:00Z">
        <w:r w:rsidRPr="00E01229" w:rsidDel="00647583">
          <w:rPr>
            <w:rFonts w:ascii="B Lotus" w:eastAsia="Calibri" w:hAnsi="B Lotus" w:cs="B Lotus" w:hint="cs"/>
            <w:sz w:val="24"/>
            <w:szCs w:val="24"/>
            <w:rtl/>
            <w:lang w:bidi="fa-IR"/>
            <w:rPrChange w:id="13146" w:author="Mehrnazi Boojari" w:date="2019-01-13T07:40:00Z">
              <w:rPr>
                <w:rFonts w:ascii="B Lotus" w:eastAsia="Calibri" w:hAnsi="B Lotus" w:cs="B Lotus" w:hint="cs"/>
                <w:b/>
                <w:bCs/>
                <w:color w:val="000000" w:themeColor="text1"/>
                <w:sz w:val="24"/>
                <w:szCs w:val="24"/>
                <w:rtl/>
                <w:lang w:bidi="fa-IR"/>
              </w:rPr>
            </w:rPrChange>
          </w:rPr>
          <w:delText>مبتنی</w:delText>
        </w:r>
        <w:r w:rsidRPr="00E01229" w:rsidDel="00647583">
          <w:rPr>
            <w:rFonts w:ascii="B Lotus" w:eastAsia="Calibri" w:hAnsi="B Lotus" w:cs="B Lotus"/>
            <w:sz w:val="24"/>
            <w:szCs w:val="24"/>
            <w:rtl/>
            <w:lang w:bidi="fa-IR"/>
            <w:rPrChange w:id="13147" w:author="Mehrnazi Boojari" w:date="2019-01-13T07:40:00Z">
              <w:rPr>
                <w:rFonts w:ascii="B Lotus" w:eastAsia="Calibri" w:hAnsi="B Lotus" w:cs="B Lotus"/>
                <w:b/>
                <w:bCs/>
                <w:color w:val="000000" w:themeColor="text1"/>
                <w:sz w:val="24"/>
                <w:szCs w:val="24"/>
                <w:rtl/>
                <w:lang w:bidi="fa-IR"/>
              </w:rPr>
            </w:rPrChange>
          </w:rPr>
          <w:delText xml:space="preserve"> </w:delText>
        </w:r>
        <w:r w:rsidRPr="00E01229" w:rsidDel="00647583">
          <w:rPr>
            <w:rFonts w:ascii="B Lotus" w:eastAsia="Calibri" w:hAnsi="B Lotus" w:cs="B Lotus" w:hint="cs"/>
            <w:sz w:val="24"/>
            <w:szCs w:val="24"/>
            <w:rtl/>
            <w:lang w:bidi="fa-IR"/>
            <w:rPrChange w:id="13148" w:author="Mehrnazi Boojari" w:date="2019-01-13T07:40:00Z">
              <w:rPr>
                <w:rFonts w:ascii="B Lotus" w:eastAsia="Calibri" w:hAnsi="B Lotus" w:cs="B Lotus" w:hint="cs"/>
                <w:b/>
                <w:bCs/>
                <w:color w:val="000000" w:themeColor="text1"/>
                <w:sz w:val="24"/>
                <w:szCs w:val="24"/>
                <w:rtl/>
                <w:lang w:bidi="fa-IR"/>
              </w:rPr>
            </w:rPrChange>
          </w:rPr>
          <w:delText>بر</w:delText>
        </w:r>
      </w:del>
      <w:ins w:id="13149" w:author="Mehrnazi Boojari" w:date="2019-01-10T01:06:00Z">
        <w:r w:rsidR="00647583" w:rsidRPr="00E01229">
          <w:rPr>
            <w:rFonts w:ascii="B Lotus" w:eastAsia="Calibri" w:hAnsi="B Lotus" w:cs="B Lotus" w:hint="cs"/>
            <w:sz w:val="24"/>
            <w:szCs w:val="24"/>
            <w:rtl/>
            <w:lang w:bidi="fa-IR"/>
            <w:rPrChange w:id="13150" w:author="Mehrnazi Boojari" w:date="2019-01-13T07:40:00Z">
              <w:rPr>
                <w:rFonts w:ascii="B Lotus" w:eastAsia="Calibri" w:hAnsi="B Lotus" w:cs="B Lotus" w:hint="cs"/>
                <w:b/>
                <w:bCs/>
                <w:color w:val="000000" w:themeColor="text1"/>
                <w:sz w:val="24"/>
                <w:szCs w:val="24"/>
                <w:rtl/>
                <w:lang w:bidi="fa-IR"/>
              </w:rPr>
            </w:rPrChange>
          </w:rPr>
          <w:t>مبتنی</w:t>
        </w:r>
        <w:r w:rsidR="00647583" w:rsidRPr="00E01229">
          <w:rPr>
            <w:rFonts w:ascii="Times New Roman" w:eastAsia="Calibri" w:hAnsi="Times New Roman" w:cs="Times New Roman" w:hint="eastAsia"/>
            <w:sz w:val="24"/>
            <w:szCs w:val="24"/>
            <w:rtl/>
            <w:lang w:bidi="fa-IR"/>
            <w:rPrChange w:id="13151" w:author="Mehrnazi Boojari" w:date="2019-01-13T07:40:00Z">
              <w:rPr>
                <w:rFonts w:ascii="Times New Roman" w:eastAsia="Calibri" w:hAnsi="Times New Roman" w:cs="Times New Roman" w:hint="eastAsia"/>
                <w:b/>
                <w:bCs/>
                <w:color w:val="000000" w:themeColor="text1"/>
                <w:sz w:val="24"/>
                <w:szCs w:val="24"/>
                <w:rtl/>
                <w:lang w:bidi="fa-IR"/>
              </w:rPr>
            </w:rPrChange>
          </w:rPr>
          <w:t> </w:t>
        </w:r>
        <w:r w:rsidR="00647583" w:rsidRPr="00E01229">
          <w:rPr>
            <w:rFonts w:ascii="B Lotus" w:eastAsia="Calibri" w:hAnsi="B Lotus" w:cs="B Lotus" w:hint="cs"/>
            <w:sz w:val="24"/>
            <w:szCs w:val="24"/>
            <w:rtl/>
            <w:lang w:bidi="fa-IR"/>
            <w:rPrChange w:id="13152" w:author="Mehrnazi Boojari" w:date="2019-01-13T07:40:00Z">
              <w:rPr>
                <w:rFonts w:ascii="B Lotus" w:eastAsia="Calibri" w:hAnsi="B Lotus" w:cs="B Lotus" w:hint="cs"/>
                <w:b/>
                <w:bCs/>
                <w:color w:val="000000" w:themeColor="text1"/>
                <w:sz w:val="24"/>
                <w:szCs w:val="24"/>
                <w:rtl/>
                <w:lang w:bidi="fa-IR"/>
              </w:rPr>
            </w:rPrChange>
          </w:rPr>
          <w:t>بر</w:t>
        </w:r>
      </w:ins>
      <w:r w:rsidRPr="00E01229">
        <w:rPr>
          <w:rFonts w:ascii="B Lotus" w:eastAsia="Calibri" w:hAnsi="B Lotus" w:cs="B Lotus"/>
          <w:sz w:val="24"/>
          <w:szCs w:val="24"/>
          <w:rtl/>
          <w:lang w:bidi="fa-IR"/>
          <w:rPrChange w:id="13153" w:author="Mehrnazi Boojari" w:date="2019-01-13T07:40:00Z">
            <w:rPr>
              <w:rFonts w:ascii="B Lotus" w:eastAsia="Calibri" w:hAnsi="B Lotus" w:cs="B Lotus"/>
              <w:b/>
              <w:bCs/>
              <w:color w:val="000000" w:themeColor="text1"/>
              <w:sz w:val="24"/>
              <w:szCs w:val="24"/>
              <w:rtl/>
              <w:lang w:bidi="fa-IR"/>
            </w:rPr>
          </w:rPrChange>
        </w:rPr>
        <w:t xml:space="preserve"> اقل</w:t>
      </w:r>
      <w:r w:rsidRPr="00E01229">
        <w:rPr>
          <w:rFonts w:ascii="B Lotus" w:eastAsia="Calibri" w:hAnsi="B Lotus" w:cs="B Lotus" w:hint="cs"/>
          <w:sz w:val="24"/>
          <w:szCs w:val="24"/>
          <w:rtl/>
          <w:lang w:bidi="fa-IR"/>
          <w:rPrChange w:id="13154" w:author="Mehrnazi Boojari" w:date="2019-01-13T07:40:00Z">
            <w:rPr>
              <w:rFonts w:ascii="B Lotus" w:eastAsia="Calibri" w:hAnsi="B Lotus" w:cs="B Lotus" w:hint="cs"/>
              <w:b/>
              <w:bCs/>
              <w:color w:val="000000" w:themeColor="text1"/>
              <w:sz w:val="24"/>
              <w:szCs w:val="24"/>
              <w:rtl/>
              <w:lang w:bidi="fa-IR"/>
            </w:rPr>
          </w:rPrChange>
        </w:rPr>
        <w:t>یم</w:t>
      </w:r>
      <w:r w:rsidRPr="00E01229">
        <w:rPr>
          <w:rFonts w:ascii="B Lotus" w:eastAsia="Calibri" w:hAnsi="B Lotus" w:cs="B Lotus"/>
          <w:sz w:val="24"/>
          <w:szCs w:val="24"/>
          <w:rtl/>
          <w:lang w:bidi="fa-IR"/>
          <w:rPrChange w:id="13155" w:author="Mehrnazi Boojari" w:date="2019-01-13T07:40:00Z">
            <w:rPr>
              <w:rFonts w:ascii="B Lotus" w:eastAsia="Calibri" w:hAnsi="B Lotus" w:cs="B Lotus"/>
              <w:b/>
              <w:bCs/>
              <w:color w:val="000000" w:themeColor="text1"/>
              <w:sz w:val="24"/>
              <w:szCs w:val="24"/>
              <w:rtl/>
              <w:lang w:bidi="fa-IR"/>
            </w:rPr>
          </w:rPrChange>
        </w:rPr>
        <w:t xml:space="preserve"> و بوم منطق</w:t>
      </w:r>
      <w:del w:id="13156" w:author="Mehrnazi Boojari" w:date="2019-01-09T22:35:00Z">
        <w:r w:rsidRPr="00E01229" w:rsidDel="00417494">
          <w:rPr>
            <w:rFonts w:ascii="B Lotus" w:eastAsia="Calibri" w:hAnsi="B Lotus" w:cs="B Lotus" w:hint="cs"/>
            <w:sz w:val="24"/>
            <w:szCs w:val="24"/>
            <w:rtl/>
            <w:lang w:bidi="fa-IR"/>
            <w:rPrChange w:id="13157" w:author="Mehrnazi Boojari" w:date="2019-01-13T07:40:00Z">
              <w:rPr>
                <w:rFonts w:ascii="B Lotus" w:eastAsia="Calibri" w:hAnsi="B Lotus" w:cs="B Lotus" w:hint="cs"/>
                <w:b/>
                <w:bCs/>
                <w:color w:val="000000" w:themeColor="text1"/>
                <w:sz w:val="24"/>
                <w:szCs w:val="24"/>
                <w:rtl/>
                <w:lang w:bidi="fa-IR"/>
              </w:rPr>
            </w:rPrChange>
          </w:rPr>
          <w:delText>ه</w:delText>
        </w:r>
        <w:r w:rsidRPr="00E01229" w:rsidDel="00417494">
          <w:rPr>
            <w:rFonts w:ascii="B Lotus" w:eastAsia="Calibri" w:hAnsi="B Lotus" w:cs="B Lotus" w:hint="cs"/>
            <w:sz w:val="24"/>
            <w:szCs w:val="24"/>
            <w:rtl/>
            <w:lang w:bidi="fa-IR"/>
          </w:rPr>
          <w:delText>(</w:delText>
        </w:r>
      </w:del>
      <w:ins w:id="13158" w:author="Mehrnazi Boojari" w:date="2019-01-09T22:35:00Z">
        <w:r w:rsidR="00417494" w:rsidRPr="00E01229">
          <w:rPr>
            <w:rFonts w:ascii="B Lotus" w:eastAsia="Calibri" w:hAnsi="B Lotus" w:cs="B Lotus" w:hint="cs"/>
            <w:sz w:val="24"/>
            <w:szCs w:val="24"/>
            <w:rtl/>
            <w:lang w:bidi="fa-IR"/>
            <w:rPrChange w:id="13159" w:author="Mehrnazi Boojari" w:date="2019-01-13T07:40:00Z">
              <w:rPr>
                <w:rFonts w:ascii="B Lotus" w:eastAsia="Calibri" w:hAnsi="B Lotus" w:cs="B Lotus" w:hint="cs"/>
                <w:b/>
                <w:bCs/>
                <w:color w:val="000000" w:themeColor="text1"/>
                <w:sz w:val="24"/>
                <w:szCs w:val="24"/>
                <w:rtl/>
                <w:lang w:bidi="fa-IR"/>
              </w:rPr>
            </w:rPrChange>
          </w:rPr>
          <w:t>ه</w:t>
        </w:r>
      </w:ins>
      <w:ins w:id="13160" w:author="Mehrnazi Boojari" w:date="2019-01-13T07:41:00Z">
        <w:r w:rsidR="00E01229">
          <w:rPr>
            <w:rFonts w:ascii="B Lotus" w:eastAsia="Calibri" w:hAnsi="B Lotus" w:cs="B Lotus" w:hint="cs"/>
            <w:sz w:val="24"/>
            <w:szCs w:val="24"/>
            <w:rtl/>
            <w:lang w:bidi="fa-IR"/>
          </w:rPr>
          <w:t>»</w:t>
        </w:r>
      </w:ins>
      <w:ins w:id="13161" w:author="Mehrnazi Boojari" w:date="2019-01-09T22:35:00Z">
        <w:r w:rsidR="00417494">
          <w:rPr>
            <w:rFonts w:ascii="B Lotus" w:eastAsia="Calibri" w:hAnsi="B Lotus" w:cs="B Lotus" w:hint="cs"/>
            <w:b/>
            <w:bCs/>
            <w:sz w:val="24"/>
            <w:szCs w:val="24"/>
            <w:rtl/>
            <w:lang w:bidi="fa-IR"/>
          </w:rPr>
          <w:t xml:space="preserve"> </w:t>
        </w:r>
        <w:r w:rsidR="00417494" w:rsidRPr="00E01229">
          <w:rPr>
            <w:rFonts w:ascii="B Lotus" w:eastAsia="Calibri" w:hAnsi="B Lotus" w:cs="B Lotus"/>
            <w:sz w:val="24"/>
            <w:szCs w:val="24"/>
            <w:rtl/>
            <w:lang w:bidi="fa-IR"/>
            <w:rPrChange w:id="13162" w:author="Mehrnazi Boojari" w:date="2019-01-13T07:40:00Z">
              <w:rPr>
                <w:rFonts w:ascii="B Lotus" w:eastAsia="Calibri" w:hAnsi="B Lotus" w:cs="B Lotus"/>
                <w:b/>
                <w:bCs/>
                <w:color w:val="000000" w:themeColor="text1"/>
                <w:sz w:val="24"/>
                <w:szCs w:val="24"/>
                <w:rtl/>
                <w:lang w:bidi="fa-IR"/>
              </w:rPr>
            </w:rPrChange>
          </w:rPr>
          <w:t>(</w:t>
        </w:r>
      </w:ins>
      <w:r w:rsidRPr="004B665D">
        <w:rPr>
          <w:rFonts w:ascii="B Lotus" w:eastAsia="Calibri" w:hAnsi="B Lotus" w:cs="B Lotus" w:hint="cs"/>
          <w:sz w:val="24"/>
          <w:szCs w:val="24"/>
          <w:rtl/>
          <w:lang w:bidi="fa-IR"/>
        </w:rPr>
        <w:t xml:space="preserve">با امتیاز 0.369 از 1) </w:t>
      </w:r>
      <w:del w:id="13163" w:author="Mehrnazi Boojari" w:date="2019-01-13T07:41:00Z">
        <w:r w:rsidRPr="004B665D" w:rsidDel="00E01229">
          <w:rPr>
            <w:rFonts w:ascii="B Lotus" w:eastAsia="Calibri" w:hAnsi="B Lotus" w:cs="B Lotus" w:hint="cs"/>
            <w:sz w:val="24"/>
            <w:szCs w:val="24"/>
            <w:rtl/>
            <w:lang w:bidi="fa-IR"/>
          </w:rPr>
          <w:delText>را شامل</w:delText>
        </w:r>
      </w:del>
      <w:del w:id="13164" w:author="Mehrnazi Boojari" w:date="2019-01-07T09:49:00Z">
        <w:r w:rsidRPr="004B665D" w:rsidDel="006F7CCF">
          <w:rPr>
            <w:rFonts w:ascii="B Lotus" w:eastAsia="Calibri" w:hAnsi="B Lotus" w:cs="B Lotus" w:hint="cs"/>
            <w:sz w:val="24"/>
            <w:szCs w:val="24"/>
            <w:rtl/>
            <w:lang w:bidi="fa-IR"/>
          </w:rPr>
          <w:delText xml:space="preserve"> می </w:delText>
        </w:r>
      </w:del>
      <w:del w:id="13165" w:author="Mehrnazi Boojari" w:date="2019-01-13T07:41:00Z">
        <w:r w:rsidRPr="004B665D" w:rsidDel="00E01229">
          <w:rPr>
            <w:rFonts w:ascii="B Lotus" w:eastAsia="Calibri" w:hAnsi="B Lotus" w:cs="B Lotus" w:hint="cs"/>
            <w:sz w:val="24"/>
            <w:szCs w:val="24"/>
            <w:rtl/>
            <w:lang w:bidi="fa-IR"/>
          </w:rPr>
          <w:delText>شود</w:delText>
        </w:r>
      </w:del>
      <w:ins w:id="13166" w:author="Mehrnazi Boojari" w:date="2019-01-13T07:41:00Z">
        <w:r w:rsidR="00E01229">
          <w:rPr>
            <w:rFonts w:ascii="B Lotus" w:eastAsia="Calibri" w:hAnsi="B Lotus" w:cs="B Lotus" w:hint="cs"/>
            <w:sz w:val="24"/>
            <w:szCs w:val="24"/>
            <w:rtl/>
            <w:lang w:bidi="fa-IR"/>
          </w:rPr>
          <w:t>است</w:t>
        </w:r>
      </w:ins>
      <w:ins w:id="13167" w:author="Mehrnazi Boojari" w:date="2019-01-13T07:42:00Z">
        <w:r w:rsidR="00E01229">
          <w:rPr>
            <w:rFonts w:ascii="B Lotus" w:eastAsia="Calibri" w:hAnsi="B Lotus" w:cs="B Lotus" w:hint="cs"/>
            <w:sz w:val="24"/>
            <w:szCs w:val="24"/>
            <w:rtl/>
            <w:lang w:bidi="fa-IR"/>
          </w:rPr>
          <w:t>،</w:t>
        </w:r>
      </w:ins>
      <w:r w:rsidRPr="004B665D">
        <w:rPr>
          <w:rFonts w:ascii="B Lotus" w:eastAsia="Calibri" w:hAnsi="B Lotus" w:cs="B Lotus" w:hint="cs"/>
          <w:sz w:val="24"/>
          <w:szCs w:val="24"/>
          <w:rtl/>
          <w:lang w:bidi="fa-IR"/>
        </w:rPr>
        <w:t xml:space="preserve"> </w:t>
      </w:r>
      <w:del w:id="13168" w:author="Mehrnazi Boojari" w:date="2019-01-13T07:41:00Z">
        <w:r w:rsidRPr="004B665D" w:rsidDel="00E01229">
          <w:rPr>
            <w:rFonts w:ascii="B Lotus" w:eastAsia="Calibri" w:hAnsi="B Lotus" w:cs="B Lotus" w:hint="cs"/>
            <w:sz w:val="24"/>
            <w:szCs w:val="24"/>
            <w:rtl/>
            <w:lang w:bidi="fa-IR"/>
          </w:rPr>
          <w:delText xml:space="preserve">در جایگاه </w:delText>
        </w:r>
      </w:del>
      <w:r w:rsidRPr="004B665D">
        <w:rPr>
          <w:rFonts w:ascii="B Lotus" w:eastAsia="Calibri" w:hAnsi="B Lotus" w:cs="B Lotus" w:hint="cs"/>
          <w:sz w:val="24"/>
          <w:szCs w:val="24"/>
          <w:rtl/>
          <w:lang w:bidi="fa-IR"/>
        </w:rPr>
        <w:t xml:space="preserve">دوم </w:t>
      </w:r>
      <w:ins w:id="13169" w:author="Mehrnazi Boojari" w:date="2019-01-13T07:41:00Z">
        <w:r w:rsidR="00E01229">
          <w:rPr>
            <w:rFonts w:ascii="B Lotus" w:eastAsia="Calibri" w:hAnsi="B Lotus" w:cs="B Lotus" w:hint="cs"/>
            <w:sz w:val="24"/>
            <w:szCs w:val="24"/>
            <w:rtl/>
            <w:lang w:bidi="fa-IR"/>
          </w:rPr>
          <w:t>«</w:t>
        </w:r>
      </w:ins>
      <w:r w:rsidRPr="00E01229">
        <w:rPr>
          <w:rFonts w:ascii="B Lotus" w:eastAsia="Calibri" w:hAnsi="B Lotus" w:cs="B Lotus" w:hint="cs"/>
          <w:sz w:val="24"/>
          <w:szCs w:val="24"/>
          <w:rtl/>
          <w:lang w:bidi="fa-IR"/>
          <w:rPrChange w:id="13170" w:author="Mehrnazi Boojari" w:date="2019-01-13T07:41:00Z">
            <w:rPr>
              <w:rFonts w:ascii="B Lotus" w:eastAsia="Calibri" w:hAnsi="B Lotus" w:cs="B Lotus" w:hint="cs"/>
              <w:b/>
              <w:bCs/>
              <w:color w:val="000000" w:themeColor="text1"/>
              <w:sz w:val="24"/>
              <w:szCs w:val="24"/>
              <w:rtl/>
              <w:lang w:bidi="fa-IR"/>
            </w:rPr>
          </w:rPrChange>
        </w:rPr>
        <w:t>عدم</w:t>
      </w:r>
      <w:r w:rsidRPr="00E01229">
        <w:rPr>
          <w:rFonts w:ascii="B Lotus" w:eastAsia="Calibri" w:hAnsi="B Lotus" w:cs="B Lotus"/>
          <w:sz w:val="24"/>
          <w:szCs w:val="24"/>
          <w:rtl/>
          <w:lang w:bidi="fa-IR"/>
          <w:rPrChange w:id="13171" w:author="Mehrnazi Boojari" w:date="2019-01-13T07:41:00Z">
            <w:rPr>
              <w:rFonts w:ascii="B Lotus" w:eastAsia="Calibri" w:hAnsi="B Lotus" w:cs="B Lotus"/>
              <w:b/>
              <w:bCs/>
              <w:color w:val="000000" w:themeColor="text1"/>
              <w:sz w:val="24"/>
              <w:szCs w:val="24"/>
              <w:rtl/>
              <w:lang w:bidi="fa-IR"/>
            </w:rPr>
          </w:rPrChange>
        </w:rPr>
        <w:t xml:space="preserve"> ساخت مسکن </w:t>
      </w:r>
      <w:del w:id="13172" w:author="Mehrnazi Boojari" w:date="2019-01-07T22:29:00Z">
        <w:r w:rsidRPr="00E01229" w:rsidDel="00051F26">
          <w:rPr>
            <w:rFonts w:ascii="B Lotus" w:eastAsia="Calibri" w:hAnsi="B Lotus" w:cs="B Lotus" w:hint="cs"/>
            <w:sz w:val="24"/>
            <w:szCs w:val="24"/>
            <w:rtl/>
            <w:lang w:bidi="fa-IR"/>
            <w:rPrChange w:id="13173" w:author="Mehrnazi Boojari" w:date="2019-01-13T07:41:00Z">
              <w:rPr>
                <w:rFonts w:ascii="B Lotus" w:eastAsia="Calibri" w:hAnsi="B Lotus" w:cs="B Lotus" w:hint="cs"/>
                <w:b/>
                <w:bCs/>
                <w:color w:val="000000" w:themeColor="text1"/>
                <w:sz w:val="24"/>
                <w:szCs w:val="24"/>
                <w:rtl/>
                <w:lang w:bidi="fa-IR"/>
              </w:rPr>
            </w:rPrChange>
          </w:rPr>
          <w:delText>معیشت</w:delText>
        </w:r>
        <w:r w:rsidRPr="00E01229" w:rsidDel="00051F26">
          <w:rPr>
            <w:rFonts w:ascii="B Lotus" w:eastAsia="Calibri" w:hAnsi="B Lotus" w:cs="B Lotus"/>
            <w:sz w:val="24"/>
            <w:szCs w:val="24"/>
            <w:rtl/>
            <w:lang w:bidi="fa-IR"/>
            <w:rPrChange w:id="13174" w:author="Mehrnazi Boojari" w:date="2019-01-13T07:41:00Z">
              <w:rPr>
                <w:rFonts w:ascii="B Lotus" w:eastAsia="Calibri" w:hAnsi="B Lotus" w:cs="B Lotus"/>
                <w:b/>
                <w:bCs/>
                <w:color w:val="000000" w:themeColor="text1"/>
                <w:sz w:val="24"/>
                <w:szCs w:val="24"/>
                <w:rtl/>
                <w:lang w:bidi="fa-IR"/>
              </w:rPr>
            </w:rPrChange>
          </w:rPr>
          <w:delText xml:space="preserve"> </w:delText>
        </w:r>
        <w:r w:rsidRPr="00E01229" w:rsidDel="00051F26">
          <w:rPr>
            <w:rFonts w:ascii="B Lotus" w:eastAsia="Calibri" w:hAnsi="B Lotus" w:cs="B Lotus" w:hint="cs"/>
            <w:sz w:val="24"/>
            <w:szCs w:val="24"/>
            <w:rtl/>
            <w:lang w:bidi="fa-IR"/>
            <w:rPrChange w:id="13175" w:author="Mehrnazi Boojari" w:date="2019-01-13T07:41:00Z">
              <w:rPr>
                <w:rFonts w:ascii="B Lotus" w:eastAsia="Calibri" w:hAnsi="B Lotus" w:cs="B Lotus" w:hint="cs"/>
                <w:b/>
                <w:bCs/>
                <w:color w:val="000000" w:themeColor="text1"/>
                <w:sz w:val="24"/>
                <w:szCs w:val="24"/>
                <w:rtl/>
                <w:lang w:bidi="fa-IR"/>
              </w:rPr>
            </w:rPrChange>
          </w:rPr>
          <w:delText>محور</w:delText>
        </w:r>
      </w:del>
      <w:ins w:id="13176" w:author="Mehrnazi Boojari" w:date="2019-01-07T22:29:00Z">
        <w:r w:rsidR="00051F26" w:rsidRPr="00E01229">
          <w:rPr>
            <w:rFonts w:ascii="B Lotus" w:eastAsia="Calibri" w:hAnsi="B Lotus" w:cs="B Lotus" w:hint="cs"/>
            <w:sz w:val="24"/>
            <w:szCs w:val="24"/>
            <w:rtl/>
            <w:lang w:bidi="fa-IR"/>
            <w:rPrChange w:id="13177" w:author="Mehrnazi Boojari" w:date="2019-01-13T07:41:00Z">
              <w:rPr>
                <w:rFonts w:ascii="B Lotus" w:eastAsia="Calibri" w:hAnsi="B Lotus" w:cs="B Lotus" w:hint="cs"/>
                <w:b/>
                <w:bCs/>
                <w:color w:val="000000" w:themeColor="text1"/>
                <w:sz w:val="24"/>
                <w:szCs w:val="24"/>
                <w:rtl/>
                <w:lang w:bidi="fa-IR"/>
              </w:rPr>
            </w:rPrChange>
          </w:rPr>
          <w:t>معیشت‌محور</w:t>
        </w:r>
      </w:ins>
      <w:ins w:id="13178" w:author="Mehrnazi Boojari" w:date="2019-01-13T07:41:00Z">
        <w:r w:rsidR="00E01229">
          <w:rPr>
            <w:rFonts w:ascii="B Lotus" w:eastAsia="Calibri" w:hAnsi="B Lotus" w:cs="B Lotus" w:hint="cs"/>
            <w:b/>
            <w:bCs/>
            <w:sz w:val="24"/>
            <w:szCs w:val="24"/>
            <w:rtl/>
            <w:lang w:bidi="fa-IR"/>
          </w:rPr>
          <w:t>»</w:t>
        </w:r>
      </w:ins>
      <w:r w:rsidRPr="004B665D">
        <w:rPr>
          <w:rFonts w:ascii="B Lotus" w:eastAsia="Calibri" w:hAnsi="B Lotus" w:cs="B Lotus" w:hint="cs"/>
          <w:b/>
          <w:bCs/>
          <w:sz w:val="24"/>
          <w:szCs w:val="24"/>
          <w:rtl/>
          <w:lang w:bidi="fa-IR"/>
        </w:rPr>
        <w:t xml:space="preserve"> </w:t>
      </w:r>
      <w:r w:rsidRPr="004B665D">
        <w:rPr>
          <w:rFonts w:ascii="B Lotus" w:eastAsia="Calibri" w:hAnsi="B Lotus" w:cs="B Lotus" w:hint="cs"/>
          <w:sz w:val="24"/>
          <w:szCs w:val="24"/>
          <w:rtl/>
          <w:lang w:bidi="fa-IR"/>
        </w:rPr>
        <w:t xml:space="preserve">(با امتیاز 0.246 از 1) و بعد از آن به ترتیب </w:t>
      </w:r>
      <w:ins w:id="13179" w:author="Mehrnazi Boojari" w:date="2019-01-13T07:41:00Z">
        <w:r w:rsidR="00E01229">
          <w:rPr>
            <w:rFonts w:ascii="B Lotus" w:eastAsia="Calibri" w:hAnsi="B Lotus" w:cs="B Lotus" w:hint="cs"/>
            <w:sz w:val="24"/>
            <w:szCs w:val="24"/>
            <w:rtl/>
            <w:lang w:bidi="fa-IR"/>
          </w:rPr>
          <w:t>«</w:t>
        </w:r>
      </w:ins>
      <w:r w:rsidRPr="00E01229">
        <w:rPr>
          <w:rFonts w:ascii="B Lotus" w:eastAsia="Calibri" w:hAnsi="B Lotus" w:cs="B Lotus" w:hint="cs"/>
          <w:sz w:val="24"/>
          <w:szCs w:val="24"/>
          <w:rtl/>
          <w:lang w:bidi="fa-IR"/>
          <w:rPrChange w:id="13180" w:author="Mehrnazi Boojari" w:date="2019-01-13T07:42:00Z">
            <w:rPr>
              <w:rFonts w:ascii="B Lotus" w:eastAsia="Calibri" w:hAnsi="B Lotus" w:cs="B Lotus" w:hint="cs"/>
              <w:b/>
              <w:bCs/>
              <w:color w:val="000000" w:themeColor="text1"/>
              <w:sz w:val="24"/>
              <w:szCs w:val="24"/>
              <w:rtl/>
              <w:lang w:bidi="fa-IR"/>
            </w:rPr>
          </w:rPrChange>
        </w:rPr>
        <w:t>عدم</w:t>
      </w:r>
      <w:r w:rsidRPr="00E01229">
        <w:rPr>
          <w:rFonts w:ascii="B Lotus" w:eastAsia="Calibri" w:hAnsi="B Lotus" w:cs="B Lotus"/>
          <w:sz w:val="24"/>
          <w:szCs w:val="24"/>
          <w:rtl/>
          <w:lang w:bidi="fa-IR"/>
          <w:rPrChange w:id="13181" w:author="Mehrnazi Boojari" w:date="2019-01-13T07:42:00Z">
            <w:rPr>
              <w:rFonts w:ascii="B Lotus" w:eastAsia="Calibri" w:hAnsi="B Lotus" w:cs="B Lotus"/>
              <w:b/>
              <w:bCs/>
              <w:color w:val="000000" w:themeColor="text1"/>
              <w:sz w:val="24"/>
              <w:szCs w:val="24"/>
              <w:rtl/>
              <w:lang w:bidi="fa-IR"/>
            </w:rPr>
          </w:rPrChange>
        </w:rPr>
        <w:t xml:space="preserve"> ساخت مسکن </w:t>
      </w:r>
      <w:del w:id="13182" w:author="Mehrnazi Boojari" w:date="2019-01-10T01:06:00Z">
        <w:r w:rsidRPr="00E01229" w:rsidDel="00647583">
          <w:rPr>
            <w:rFonts w:ascii="B Lotus" w:eastAsia="Calibri" w:hAnsi="B Lotus" w:cs="B Lotus" w:hint="cs"/>
            <w:sz w:val="24"/>
            <w:szCs w:val="24"/>
            <w:rtl/>
            <w:lang w:bidi="fa-IR"/>
            <w:rPrChange w:id="13183" w:author="Mehrnazi Boojari" w:date="2019-01-13T07:42:00Z">
              <w:rPr>
                <w:rFonts w:ascii="B Lotus" w:eastAsia="Calibri" w:hAnsi="B Lotus" w:cs="B Lotus" w:hint="cs"/>
                <w:b/>
                <w:bCs/>
                <w:color w:val="000000" w:themeColor="text1"/>
                <w:sz w:val="24"/>
                <w:szCs w:val="24"/>
                <w:rtl/>
                <w:lang w:bidi="fa-IR"/>
              </w:rPr>
            </w:rPrChange>
          </w:rPr>
          <w:delText>مبتنی</w:delText>
        </w:r>
        <w:r w:rsidRPr="00E01229" w:rsidDel="00647583">
          <w:rPr>
            <w:rFonts w:ascii="B Lotus" w:eastAsia="Calibri" w:hAnsi="B Lotus" w:cs="B Lotus"/>
            <w:sz w:val="24"/>
            <w:szCs w:val="24"/>
            <w:rtl/>
            <w:lang w:bidi="fa-IR"/>
            <w:rPrChange w:id="13184" w:author="Mehrnazi Boojari" w:date="2019-01-13T07:42:00Z">
              <w:rPr>
                <w:rFonts w:ascii="B Lotus" w:eastAsia="Calibri" w:hAnsi="B Lotus" w:cs="B Lotus"/>
                <w:b/>
                <w:bCs/>
                <w:color w:val="000000" w:themeColor="text1"/>
                <w:sz w:val="24"/>
                <w:szCs w:val="24"/>
                <w:rtl/>
                <w:lang w:bidi="fa-IR"/>
              </w:rPr>
            </w:rPrChange>
          </w:rPr>
          <w:delText xml:space="preserve"> </w:delText>
        </w:r>
        <w:r w:rsidRPr="00E01229" w:rsidDel="00647583">
          <w:rPr>
            <w:rFonts w:ascii="B Lotus" w:eastAsia="Calibri" w:hAnsi="B Lotus" w:cs="B Lotus" w:hint="cs"/>
            <w:sz w:val="24"/>
            <w:szCs w:val="24"/>
            <w:rtl/>
            <w:lang w:bidi="fa-IR"/>
            <w:rPrChange w:id="13185" w:author="Mehrnazi Boojari" w:date="2019-01-13T07:42:00Z">
              <w:rPr>
                <w:rFonts w:ascii="B Lotus" w:eastAsia="Calibri" w:hAnsi="B Lotus" w:cs="B Lotus" w:hint="cs"/>
                <w:b/>
                <w:bCs/>
                <w:color w:val="000000" w:themeColor="text1"/>
                <w:sz w:val="24"/>
                <w:szCs w:val="24"/>
                <w:rtl/>
                <w:lang w:bidi="fa-IR"/>
              </w:rPr>
            </w:rPrChange>
          </w:rPr>
          <w:delText>بر</w:delText>
        </w:r>
      </w:del>
      <w:ins w:id="13186" w:author="Mehrnazi Boojari" w:date="2019-01-10T01:06:00Z">
        <w:r w:rsidR="00647583" w:rsidRPr="00E01229">
          <w:rPr>
            <w:rFonts w:ascii="B Lotus" w:eastAsia="Calibri" w:hAnsi="B Lotus" w:cs="B Lotus" w:hint="cs"/>
            <w:sz w:val="24"/>
            <w:szCs w:val="24"/>
            <w:rtl/>
            <w:lang w:bidi="fa-IR"/>
            <w:rPrChange w:id="13187" w:author="Mehrnazi Boojari" w:date="2019-01-13T07:42:00Z">
              <w:rPr>
                <w:rFonts w:ascii="B Lotus" w:eastAsia="Calibri" w:hAnsi="B Lotus" w:cs="B Lotus" w:hint="cs"/>
                <w:b/>
                <w:bCs/>
                <w:color w:val="000000" w:themeColor="text1"/>
                <w:sz w:val="24"/>
                <w:szCs w:val="24"/>
                <w:rtl/>
                <w:lang w:bidi="fa-IR"/>
              </w:rPr>
            </w:rPrChange>
          </w:rPr>
          <w:t>مبتنی</w:t>
        </w:r>
        <w:r w:rsidR="00647583" w:rsidRPr="00E01229">
          <w:rPr>
            <w:rFonts w:ascii="Times New Roman" w:eastAsia="Calibri" w:hAnsi="Times New Roman" w:cs="Times New Roman" w:hint="eastAsia"/>
            <w:sz w:val="24"/>
            <w:szCs w:val="24"/>
            <w:rtl/>
            <w:lang w:bidi="fa-IR"/>
            <w:rPrChange w:id="13188" w:author="Mehrnazi Boojari" w:date="2019-01-13T07:42:00Z">
              <w:rPr>
                <w:rFonts w:ascii="Times New Roman" w:eastAsia="Calibri" w:hAnsi="Times New Roman" w:cs="Times New Roman" w:hint="eastAsia"/>
                <w:b/>
                <w:bCs/>
                <w:color w:val="000000" w:themeColor="text1"/>
                <w:sz w:val="24"/>
                <w:szCs w:val="24"/>
                <w:rtl/>
                <w:lang w:bidi="fa-IR"/>
              </w:rPr>
            </w:rPrChange>
          </w:rPr>
          <w:t> </w:t>
        </w:r>
        <w:r w:rsidR="00647583" w:rsidRPr="00E01229">
          <w:rPr>
            <w:rFonts w:ascii="B Lotus" w:eastAsia="Calibri" w:hAnsi="B Lotus" w:cs="B Lotus" w:hint="cs"/>
            <w:sz w:val="24"/>
            <w:szCs w:val="24"/>
            <w:rtl/>
            <w:lang w:bidi="fa-IR"/>
            <w:rPrChange w:id="13189" w:author="Mehrnazi Boojari" w:date="2019-01-13T07:42:00Z">
              <w:rPr>
                <w:rFonts w:ascii="B Lotus" w:eastAsia="Calibri" w:hAnsi="B Lotus" w:cs="B Lotus" w:hint="cs"/>
                <w:b/>
                <w:bCs/>
                <w:color w:val="000000" w:themeColor="text1"/>
                <w:sz w:val="24"/>
                <w:szCs w:val="24"/>
                <w:rtl/>
                <w:lang w:bidi="fa-IR"/>
              </w:rPr>
            </w:rPrChange>
          </w:rPr>
          <w:t>بر</w:t>
        </w:r>
      </w:ins>
      <w:r w:rsidRPr="00E01229">
        <w:rPr>
          <w:rFonts w:ascii="B Lotus" w:eastAsia="Calibri" w:hAnsi="B Lotus" w:cs="B Lotus"/>
          <w:sz w:val="24"/>
          <w:szCs w:val="24"/>
          <w:rtl/>
          <w:lang w:bidi="fa-IR"/>
          <w:rPrChange w:id="13190" w:author="Mehrnazi Boojari" w:date="2019-01-13T07:42:00Z">
            <w:rPr>
              <w:rFonts w:ascii="B Lotus" w:eastAsia="Calibri" w:hAnsi="B Lotus" w:cs="B Lotus"/>
              <w:b/>
              <w:bCs/>
              <w:color w:val="000000" w:themeColor="text1"/>
              <w:sz w:val="24"/>
              <w:szCs w:val="24"/>
              <w:rtl/>
              <w:lang w:bidi="fa-IR"/>
            </w:rPr>
          </w:rPrChange>
        </w:rPr>
        <w:t xml:space="preserve"> مسائل فرهنگ</w:t>
      </w:r>
      <w:r w:rsidRPr="00E01229">
        <w:rPr>
          <w:rFonts w:ascii="B Lotus" w:eastAsia="Calibri" w:hAnsi="B Lotus" w:cs="B Lotus" w:hint="cs"/>
          <w:sz w:val="24"/>
          <w:szCs w:val="24"/>
          <w:rtl/>
          <w:lang w:bidi="fa-IR"/>
          <w:rPrChange w:id="13191" w:author="Mehrnazi Boojari" w:date="2019-01-13T07:42:00Z">
            <w:rPr>
              <w:rFonts w:ascii="B Lotus" w:eastAsia="Calibri" w:hAnsi="B Lotus" w:cs="B Lotus" w:hint="cs"/>
              <w:b/>
              <w:bCs/>
              <w:color w:val="000000" w:themeColor="text1"/>
              <w:sz w:val="24"/>
              <w:szCs w:val="24"/>
              <w:rtl/>
              <w:lang w:bidi="fa-IR"/>
            </w:rPr>
          </w:rPrChange>
        </w:rPr>
        <w:t>ی</w:t>
      </w:r>
      <w:r w:rsidRPr="00E01229">
        <w:rPr>
          <w:rFonts w:ascii="B Lotus" w:eastAsia="Calibri" w:hAnsi="B Lotus" w:cs="B Lotus"/>
          <w:sz w:val="24"/>
          <w:szCs w:val="24"/>
          <w:rtl/>
          <w:lang w:bidi="fa-IR"/>
          <w:rPrChange w:id="13192" w:author="Mehrnazi Boojari" w:date="2019-01-13T07:42:00Z">
            <w:rPr>
              <w:rFonts w:ascii="B Lotus" w:eastAsia="Calibri" w:hAnsi="B Lotus" w:cs="B Lotus"/>
              <w:b/>
              <w:bCs/>
              <w:color w:val="000000" w:themeColor="text1"/>
              <w:sz w:val="24"/>
              <w:szCs w:val="24"/>
              <w:rtl/>
              <w:lang w:bidi="fa-IR"/>
            </w:rPr>
          </w:rPrChange>
        </w:rPr>
        <w:t xml:space="preserve"> اجتماع</w:t>
      </w:r>
      <w:r w:rsidRPr="00E01229">
        <w:rPr>
          <w:rFonts w:ascii="B Lotus" w:eastAsia="Calibri" w:hAnsi="B Lotus" w:cs="B Lotus" w:hint="cs"/>
          <w:sz w:val="24"/>
          <w:szCs w:val="24"/>
          <w:rtl/>
          <w:lang w:bidi="fa-IR"/>
          <w:rPrChange w:id="13193" w:author="Mehrnazi Boojari" w:date="2019-01-13T07:42:00Z">
            <w:rPr>
              <w:rFonts w:ascii="B Lotus" w:eastAsia="Calibri" w:hAnsi="B Lotus" w:cs="B Lotus" w:hint="cs"/>
              <w:b/>
              <w:bCs/>
              <w:color w:val="000000" w:themeColor="text1"/>
              <w:sz w:val="24"/>
              <w:szCs w:val="24"/>
              <w:rtl/>
              <w:lang w:bidi="fa-IR"/>
            </w:rPr>
          </w:rPrChange>
        </w:rPr>
        <w:t>ی</w:t>
      </w:r>
      <w:ins w:id="13194" w:author="Mehrnazi Boojari" w:date="2019-01-13T07:41:00Z">
        <w:r w:rsidR="00E01229">
          <w:rPr>
            <w:rFonts w:ascii="B Lotus" w:eastAsia="Calibri" w:hAnsi="B Lotus" w:cs="B Lotus" w:hint="cs"/>
            <w:b/>
            <w:bCs/>
            <w:sz w:val="24"/>
            <w:szCs w:val="24"/>
            <w:rtl/>
            <w:lang w:bidi="fa-IR"/>
          </w:rPr>
          <w:t>»</w:t>
        </w:r>
      </w:ins>
      <w:r w:rsidRPr="004B665D">
        <w:rPr>
          <w:rFonts w:ascii="B Lotus" w:eastAsia="Calibri" w:hAnsi="B Lotus" w:cs="B Lotus" w:hint="cs"/>
          <w:sz w:val="24"/>
          <w:szCs w:val="24"/>
          <w:rtl/>
          <w:lang w:bidi="fa-IR"/>
        </w:rPr>
        <w:t xml:space="preserve"> (با امتیاز 0.186)، </w:t>
      </w:r>
      <w:ins w:id="13195" w:author="Mehrnazi Boojari" w:date="2019-01-13T07:41:00Z">
        <w:r w:rsidR="00E01229">
          <w:rPr>
            <w:rFonts w:ascii="B Lotus" w:eastAsia="Calibri" w:hAnsi="B Lotus" w:cs="B Lotus" w:hint="cs"/>
            <w:sz w:val="24"/>
            <w:szCs w:val="24"/>
            <w:rtl/>
            <w:lang w:bidi="fa-IR"/>
          </w:rPr>
          <w:t>«</w:t>
        </w:r>
      </w:ins>
      <w:r w:rsidRPr="00E01229">
        <w:rPr>
          <w:rFonts w:ascii="B Lotus" w:eastAsia="Calibri" w:hAnsi="B Lotus" w:cs="B Lotus" w:hint="cs"/>
          <w:sz w:val="24"/>
          <w:szCs w:val="24"/>
          <w:rtl/>
          <w:lang w:bidi="fa-IR"/>
          <w:rPrChange w:id="13196" w:author="Mehrnazi Boojari" w:date="2019-01-13T07:42:00Z">
            <w:rPr>
              <w:rFonts w:ascii="B Lotus" w:eastAsia="Calibri" w:hAnsi="B Lotus" w:cs="B Lotus" w:hint="cs"/>
              <w:b/>
              <w:bCs/>
              <w:color w:val="000000" w:themeColor="text1"/>
              <w:sz w:val="24"/>
              <w:szCs w:val="24"/>
              <w:rtl/>
              <w:lang w:bidi="fa-IR"/>
            </w:rPr>
          </w:rPrChange>
        </w:rPr>
        <w:t>مقاوم</w:t>
      </w:r>
      <w:del w:id="13197" w:author="Mehrnazi Boojari" w:date="2019-01-07T09:51:00Z">
        <w:r w:rsidRPr="00E01229" w:rsidDel="006F7CCF">
          <w:rPr>
            <w:rFonts w:ascii="B Lotus" w:eastAsia="Calibri" w:hAnsi="B Lotus" w:cs="B Lotus"/>
            <w:sz w:val="24"/>
            <w:szCs w:val="24"/>
            <w:rtl/>
            <w:lang w:bidi="fa-IR"/>
            <w:rPrChange w:id="13198" w:author="Mehrnazi Boojari" w:date="2019-01-13T07:42:00Z">
              <w:rPr>
                <w:rFonts w:ascii="B Lotus" w:eastAsia="Calibri" w:hAnsi="B Lotus" w:cs="B Lotus"/>
                <w:b/>
                <w:bCs/>
                <w:color w:val="000000" w:themeColor="text1"/>
                <w:sz w:val="24"/>
                <w:szCs w:val="24"/>
                <w:rtl/>
                <w:lang w:bidi="fa-IR"/>
              </w:rPr>
            </w:rPrChange>
          </w:rPr>
          <w:delText xml:space="preserve"> ساز</w:delText>
        </w:r>
        <w:r w:rsidRPr="00E01229" w:rsidDel="006F7CCF">
          <w:rPr>
            <w:rFonts w:ascii="B Lotus" w:eastAsia="Calibri" w:hAnsi="B Lotus" w:cs="B Lotus" w:hint="cs"/>
            <w:sz w:val="24"/>
            <w:szCs w:val="24"/>
            <w:rtl/>
            <w:lang w:bidi="fa-IR"/>
            <w:rPrChange w:id="13199" w:author="Mehrnazi Boojari" w:date="2019-01-13T07:42:00Z">
              <w:rPr>
                <w:rFonts w:ascii="B Lotus" w:eastAsia="Calibri" w:hAnsi="B Lotus" w:cs="B Lotus" w:hint="cs"/>
                <w:b/>
                <w:bCs/>
                <w:color w:val="000000" w:themeColor="text1"/>
                <w:sz w:val="24"/>
                <w:szCs w:val="24"/>
                <w:rtl/>
                <w:lang w:bidi="fa-IR"/>
              </w:rPr>
            </w:rPrChange>
          </w:rPr>
          <w:delText>ی</w:delText>
        </w:r>
        <w:r w:rsidRPr="00E01229" w:rsidDel="006F7CCF">
          <w:rPr>
            <w:rFonts w:ascii="B Lotus" w:eastAsia="Calibri" w:hAnsi="B Lotus" w:cs="B Lotus"/>
            <w:sz w:val="24"/>
            <w:szCs w:val="24"/>
            <w:rtl/>
            <w:lang w:bidi="fa-IR"/>
            <w:rPrChange w:id="13200" w:author="Mehrnazi Boojari" w:date="2019-01-13T07:42:00Z">
              <w:rPr>
                <w:rFonts w:ascii="B Lotus" w:eastAsia="Calibri" w:hAnsi="B Lotus" w:cs="B Lotus"/>
                <w:b/>
                <w:bCs/>
                <w:color w:val="000000" w:themeColor="text1"/>
                <w:sz w:val="24"/>
                <w:szCs w:val="24"/>
                <w:rtl/>
                <w:lang w:bidi="fa-IR"/>
              </w:rPr>
            </w:rPrChange>
          </w:rPr>
          <w:delText xml:space="preserve"> </w:delText>
        </w:r>
      </w:del>
      <w:ins w:id="13201" w:author="Mehrnazi Boojari" w:date="2019-01-07T09:51:00Z">
        <w:r w:rsidR="006F7CCF" w:rsidRPr="00E01229">
          <w:rPr>
            <w:rFonts w:ascii="B Lotus" w:eastAsia="Calibri" w:hAnsi="B Lotus" w:cs="B Lotus" w:hint="cs"/>
            <w:sz w:val="24"/>
            <w:szCs w:val="24"/>
            <w:lang w:bidi="fa-IR"/>
            <w:rPrChange w:id="13202" w:author="Mehrnazi Boojari" w:date="2019-01-13T07:42:00Z">
              <w:rPr>
                <w:rFonts w:ascii="B Lotus" w:eastAsia="Calibri" w:hAnsi="B Lotus" w:cs="B Lotus" w:hint="cs"/>
                <w:b/>
                <w:bCs/>
                <w:color w:val="000000" w:themeColor="text1"/>
                <w:sz w:val="24"/>
                <w:szCs w:val="24"/>
                <w:lang w:bidi="fa-IR"/>
              </w:rPr>
            </w:rPrChange>
          </w:rPr>
          <w:t>‌</w:t>
        </w:r>
      </w:ins>
      <w:ins w:id="13203" w:author="Mehrnazi Boojari" w:date="2019-01-09T23:36:00Z">
        <w:r w:rsidR="00947B53" w:rsidRPr="00E01229">
          <w:rPr>
            <w:rFonts w:ascii="B Lotus" w:eastAsia="Calibri" w:hAnsi="B Lotus" w:cs="B Nazanin" w:hint="cs"/>
            <w:sz w:val="24"/>
            <w:szCs w:val="24"/>
            <w:lang w:bidi="fa-IR"/>
            <w:rPrChange w:id="13204" w:author="Mehrnazi Boojari" w:date="2019-01-13T07:42:00Z">
              <w:rPr>
                <w:rFonts w:ascii="B Lotus" w:eastAsia="Calibri" w:hAnsi="B Lotus" w:cs="B Nazanin" w:hint="cs"/>
                <w:b/>
                <w:bCs/>
                <w:color w:val="000000" w:themeColor="text1"/>
                <w:sz w:val="24"/>
                <w:szCs w:val="24"/>
                <w:lang w:bidi="fa-IR"/>
              </w:rPr>
            </w:rPrChange>
          </w:rPr>
          <w:t>‌</w:t>
        </w:r>
      </w:ins>
      <w:ins w:id="13205" w:author="Mehrnazi Boojari" w:date="2019-01-07T09:51:00Z">
        <w:r w:rsidR="006F7CCF" w:rsidRPr="00E01229">
          <w:rPr>
            <w:rFonts w:ascii="B Lotus" w:eastAsia="Calibri" w:hAnsi="B Lotus" w:cs="B Lotus" w:hint="cs"/>
            <w:sz w:val="24"/>
            <w:szCs w:val="24"/>
            <w:rtl/>
            <w:lang w:bidi="fa-IR"/>
            <w:rPrChange w:id="13206" w:author="Mehrnazi Boojari" w:date="2019-01-13T07:42:00Z">
              <w:rPr>
                <w:rFonts w:ascii="B Lotus" w:eastAsia="Calibri" w:hAnsi="B Lotus" w:cs="B Lotus" w:hint="cs"/>
                <w:b/>
                <w:bCs/>
                <w:color w:val="000000" w:themeColor="text1"/>
                <w:sz w:val="24"/>
                <w:szCs w:val="24"/>
                <w:rtl/>
                <w:lang w:bidi="fa-IR"/>
              </w:rPr>
            </w:rPrChange>
          </w:rPr>
          <w:t>سازی</w:t>
        </w:r>
        <w:r w:rsidR="006F7CCF" w:rsidRPr="00E01229">
          <w:rPr>
            <w:rFonts w:ascii="B Lotus" w:eastAsia="Calibri" w:hAnsi="B Lotus" w:cs="B Lotus"/>
            <w:sz w:val="24"/>
            <w:szCs w:val="24"/>
            <w:rtl/>
            <w:lang w:bidi="fa-IR"/>
            <w:rPrChange w:id="13207" w:author="Mehrnazi Boojari" w:date="2019-01-13T07:42:00Z">
              <w:rPr>
                <w:rFonts w:ascii="B Lotus" w:eastAsia="Calibri" w:hAnsi="B Lotus" w:cs="B Lotus"/>
                <w:b/>
                <w:bCs/>
                <w:color w:val="000000" w:themeColor="text1"/>
                <w:sz w:val="24"/>
                <w:szCs w:val="24"/>
                <w:rtl/>
                <w:lang w:bidi="fa-IR"/>
              </w:rPr>
            </w:rPrChange>
          </w:rPr>
          <w:t xml:space="preserve"> </w:t>
        </w:r>
      </w:ins>
      <w:r w:rsidRPr="00E01229">
        <w:rPr>
          <w:rFonts w:ascii="B Lotus" w:eastAsia="Calibri" w:hAnsi="B Lotus" w:cs="B Lotus" w:hint="cs"/>
          <w:sz w:val="24"/>
          <w:szCs w:val="24"/>
          <w:rtl/>
          <w:lang w:bidi="fa-IR"/>
          <w:rPrChange w:id="13208" w:author="Mehrnazi Boojari" w:date="2019-01-13T07:42:00Z">
            <w:rPr>
              <w:rFonts w:ascii="B Lotus" w:eastAsia="Calibri" w:hAnsi="B Lotus" w:cs="B Lotus" w:hint="cs"/>
              <w:b/>
              <w:bCs/>
              <w:color w:val="000000" w:themeColor="text1"/>
              <w:sz w:val="24"/>
              <w:szCs w:val="24"/>
              <w:rtl/>
              <w:lang w:bidi="fa-IR"/>
            </w:rPr>
          </w:rPrChange>
        </w:rPr>
        <w:t>مسکن</w:t>
      </w:r>
      <w:r w:rsidRPr="00E01229">
        <w:rPr>
          <w:rFonts w:ascii="B Lotus" w:eastAsia="Calibri" w:hAnsi="B Lotus" w:cs="B Lotus"/>
          <w:sz w:val="24"/>
          <w:szCs w:val="24"/>
          <w:rtl/>
          <w:lang w:bidi="fa-IR"/>
          <w:rPrChange w:id="13209" w:author="Mehrnazi Boojari" w:date="2019-01-13T07:42:00Z">
            <w:rPr>
              <w:rFonts w:ascii="B Lotus" w:eastAsia="Calibri" w:hAnsi="B Lotus" w:cs="B Lotus"/>
              <w:b/>
              <w:bCs/>
              <w:color w:val="000000" w:themeColor="text1"/>
              <w:sz w:val="24"/>
              <w:szCs w:val="24"/>
              <w:rtl/>
              <w:lang w:bidi="fa-IR"/>
            </w:rPr>
          </w:rPrChange>
        </w:rPr>
        <w:t xml:space="preserve"> </w:t>
      </w:r>
      <w:del w:id="13210" w:author="Mehrnazi Boojari" w:date="2019-01-07T10:03:00Z">
        <w:r w:rsidRPr="00E01229" w:rsidDel="00A31D6F">
          <w:rPr>
            <w:rFonts w:ascii="B Lotus" w:eastAsia="Calibri" w:hAnsi="B Lotus" w:cs="B Lotus" w:hint="cs"/>
            <w:sz w:val="24"/>
            <w:szCs w:val="24"/>
            <w:rtl/>
            <w:lang w:bidi="fa-IR"/>
            <w:rPrChange w:id="13211" w:author="Mehrnazi Boojari" w:date="2019-01-13T07:42:00Z">
              <w:rPr>
                <w:rFonts w:ascii="B Lotus" w:eastAsia="Calibri" w:hAnsi="B Lotus" w:cs="B Lotus" w:hint="cs"/>
                <w:b/>
                <w:bCs/>
                <w:color w:val="000000" w:themeColor="text1"/>
                <w:sz w:val="24"/>
                <w:szCs w:val="24"/>
                <w:rtl/>
                <w:lang w:bidi="fa-IR"/>
              </w:rPr>
            </w:rPrChange>
          </w:rPr>
          <w:delText>روستائی</w:delText>
        </w:r>
      </w:del>
      <w:ins w:id="13212" w:author="Mehrnazi Boojari" w:date="2019-01-07T10:03:00Z">
        <w:r w:rsidR="00A31D6F" w:rsidRPr="00E01229">
          <w:rPr>
            <w:rFonts w:ascii="B Lotus" w:eastAsia="Calibri" w:hAnsi="B Lotus" w:cs="B Lotus" w:hint="cs"/>
            <w:sz w:val="24"/>
            <w:szCs w:val="24"/>
            <w:rtl/>
            <w:lang w:bidi="fa-IR"/>
            <w:rPrChange w:id="13213" w:author="Mehrnazi Boojari" w:date="2019-01-13T07:42:00Z">
              <w:rPr>
                <w:rFonts w:ascii="B Lotus" w:eastAsia="Calibri" w:hAnsi="B Lotus" w:cs="B Lotus" w:hint="cs"/>
                <w:b/>
                <w:bCs/>
                <w:color w:val="000000" w:themeColor="text1"/>
                <w:sz w:val="24"/>
                <w:szCs w:val="24"/>
                <w:rtl/>
                <w:lang w:bidi="fa-IR"/>
              </w:rPr>
            </w:rPrChange>
          </w:rPr>
          <w:t>روستایی</w:t>
        </w:r>
      </w:ins>
      <w:ins w:id="13214" w:author="Mehrnazi Boojari" w:date="2019-01-13T07:41:00Z">
        <w:r w:rsidR="00E01229">
          <w:rPr>
            <w:rFonts w:ascii="B Lotus" w:eastAsia="Calibri" w:hAnsi="B Lotus" w:cs="B Lotus" w:hint="cs"/>
            <w:b/>
            <w:bCs/>
            <w:sz w:val="24"/>
            <w:szCs w:val="24"/>
            <w:rtl/>
            <w:lang w:bidi="fa-IR"/>
          </w:rPr>
          <w:t>»</w:t>
        </w:r>
      </w:ins>
      <w:r w:rsidRPr="004B665D">
        <w:rPr>
          <w:rFonts w:ascii="B Lotus" w:eastAsia="Calibri" w:hAnsi="B Lotus" w:cs="B Lotus" w:hint="cs"/>
          <w:sz w:val="24"/>
          <w:szCs w:val="24"/>
          <w:rtl/>
          <w:lang w:bidi="fa-IR"/>
        </w:rPr>
        <w:t xml:space="preserve"> (امتیاز 0.131) و </w:t>
      </w:r>
      <w:ins w:id="13215" w:author="Mehrnazi Boojari" w:date="2019-01-13T07:41:00Z">
        <w:r w:rsidR="00E01229">
          <w:rPr>
            <w:rFonts w:ascii="B Lotus" w:eastAsia="Calibri" w:hAnsi="B Lotus" w:cs="B Lotus" w:hint="cs"/>
            <w:sz w:val="24"/>
            <w:szCs w:val="24"/>
            <w:rtl/>
            <w:lang w:bidi="fa-IR"/>
          </w:rPr>
          <w:t>«</w:t>
        </w:r>
      </w:ins>
      <w:r w:rsidRPr="004B665D">
        <w:rPr>
          <w:rFonts w:ascii="B Lotus" w:eastAsia="Calibri" w:hAnsi="B Lotus" w:cs="B Lotus" w:hint="cs"/>
          <w:sz w:val="24"/>
          <w:szCs w:val="24"/>
          <w:rtl/>
          <w:lang w:bidi="fa-IR"/>
        </w:rPr>
        <w:t>بهینه</w:t>
      </w:r>
      <w:del w:id="13216" w:author="Mehrnazi Boojari" w:date="2019-01-07T09:51:00Z">
        <w:r w:rsidRPr="004B665D" w:rsidDel="006F7CCF">
          <w:rPr>
            <w:rFonts w:ascii="B Lotus" w:eastAsia="Calibri" w:hAnsi="B Lotus" w:cs="B Lotus" w:hint="cs"/>
            <w:sz w:val="24"/>
            <w:szCs w:val="24"/>
            <w:rtl/>
            <w:lang w:bidi="fa-IR"/>
          </w:rPr>
          <w:delText xml:space="preserve"> سازی </w:delText>
        </w:r>
      </w:del>
      <w:ins w:id="13217" w:author="Mehrnazi Boojari" w:date="2019-01-07T09:51:00Z">
        <w:r w:rsidR="006F7CCF">
          <w:rPr>
            <w:rFonts w:ascii="B Lotus" w:eastAsia="Calibri" w:hAnsi="B Lotus" w:cs="B Lotus" w:hint="cs"/>
            <w:sz w:val="24"/>
            <w:szCs w:val="24"/>
            <w:rtl/>
            <w:lang w:bidi="fa-IR"/>
          </w:rPr>
          <w:t xml:space="preserve">‌سازی </w:t>
        </w:r>
      </w:ins>
      <w:r w:rsidRPr="004B665D">
        <w:rPr>
          <w:rFonts w:ascii="B Lotus" w:eastAsia="Calibri" w:hAnsi="B Lotus" w:cs="B Lotus" w:hint="cs"/>
          <w:sz w:val="24"/>
          <w:szCs w:val="24"/>
          <w:rtl/>
          <w:lang w:bidi="fa-IR"/>
        </w:rPr>
        <w:t>مصرف انرژی در ساختمان</w:t>
      </w:r>
      <w:ins w:id="13218" w:author="Mehrnazi Boojari" w:date="2019-01-13T07:41:00Z">
        <w:r w:rsidR="00E01229">
          <w:rPr>
            <w:rFonts w:ascii="B Lotus" w:eastAsia="Calibri" w:hAnsi="B Lotus" w:cs="B Lotus" w:hint="cs"/>
            <w:sz w:val="24"/>
            <w:szCs w:val="24"/>
            <w:rtl/>
            <w:lang w:bidi="fa-IR"/>
          </w:rPr>
          <w:t>»</w:t>
        </w:r>
      </w:ins>
      <w:r w:rsidRPr="004B665D">
        <w:rPr>
          <w:rFonts w:ascii="B Lotus" w:eastAsia="Calibri" w:hAnsi="B Lotus" w:cs="B Lotus" w:hint="cs"/>
          <w:sz w:val="24"/>
          <w:szCs w:val="24"/>
          <w:rtl/>
          <w:lang w:bidi="fa-IR"/>
        </w:rPr>
        <w:t xml:space="preserve"> (0.068) قرار دارند. جدول شماره </w:t>
      </w:r>
      <w:r w:rsidRPr="004B665D">
        <w:rPr>
          <w:rFonts w:ascii="B Lotus" w:eastAsia="Calibri" w:hAnsi="B Lotus" w:cs="B Lotus"/>
          <w:sz w:val="24"/>
          <w:szCs w:val="24"/>
          <w:lang w:bidi="fa-IR"/>
        </w:rPr>
        <w:t>3</w:t>
      </w:r>
      <w:del w:id="13219" w:author="Mehrnazi Boojari" w:date="2019-01-13T07:42:00Z">
        <w:r w:rsidRPr="004B665D" w:rsidDel="00E01229">
          <w:rPr>
            <w:rFonts w:ascii="B Lotus" w:eastAsia="Calibri" w:hAnsi="B Lotus" w:cs="B Lotus"/>
            <w:sz w:val="24"/>
            <w:szCs w:val="24"/>
            <w:lang w:bidi="fa-IR"/>
          </w:rPr>
          <w:delText>.</w:delText>
        </w:r>
      </w:del>
      <w:ins w:id="13220" w:author="Mehrnazi Boojari" w:date="2019-01-13T07:42:00Z">
        <w:r w:rsidR="00E01229">
          <w:rPr>
            <w:rFonts w:ascii="B Lotus" w:eastAsia="Calibri" w:hAnsi="B Lotus" w:cs="B Lotus" w:hint="cs"/>
            <w:sz w:val="24"/>
            <w:szCs w:val="24"/>
            <w:rtl/>
            <w:lang w:bidi="fa-IR"/>
          </w:rPr>
          <w:t>-</w:t>
        </w:r>
      </w:ins>
      <w:r w:rsidRPr="004B665D">
        <w:rPr>
          <w:rFonts w:ascii="B Lotus" w:eastAsia="Calibri" w:hAnsi="B Lotus" w:cs="B Lotus"/>
          <w:sz w:val="24"/>
          <w:szCs w:val="24"/>
          <w:lang w:bidi="fa-IR"/>
        </w:rPr>
        <w:t>4</w:t>
      </w:r>
      <w:r w:rsidRPr="004B665D">
        <w:rPr>
          <w:rFonts w:ascii="B Lotus" w:eastAsia="Calibri" w:hAnsi="B Lotus" w:cs="B Lotus" w:hint="cs"/>
          <w:sz w:val="24"/>
          <w:szCs w:val="24"/>
          <w:rtl/>
          <w:lang w:bidi="fa-IR"/>
        </w:rPr>
        <w:t xml:space="preserve"> این ترتیب را بهتر نشان می</w:t>
      </w:r>
      <w:ins w:id="13221" w:author="Mehrnazi Boojari" w:date="2019-01-13T07:42:00Z">
        <w:r w:rsidR="00E01229">
          <w:rPr>
            <w:rFonts w:ascii="B Lotus" w:eastAsia="Calibri" w:hAnsi="B Lotus" w:cs="B Nazanin" w:hint="cs"/>
            <w:sz w:val="24"/>
            <w:szCs w:val="24"/>
            <w:rtl/>
            <w:lang w:bidi="fa-IR"/>
          </w:rPr>
          <w:t>‌</w:t>
        </w:r>
      </w:ins>
      <w:r w:rsidRPr="004B665D">
        <w:rPr>
          <w:rFonts w:ascii="B Lotus" w:eastAsia="Calibri" w:hAnsi="B Lotus" w:cs="B Lotus" w:hint="cs"/>
          <w:sz w:val="24"/>
          <w:szCs w:val="24"/>
          <w:rtl/>
          <w:lang w:bidi="fa-IR"/>
        </w:rPr>
        <w:t>دهد.</w:t>
      </w:r>
    </w:p>
    <w:p w14:paraId="2D849030" w14:textId="77777777" w:rsidR="00E91C41" w:rsidRPr="004B665D" w:rsidRDefault="00E91C41" w:rsidP="00E01229">
      <w:pPr>
        <w:keepNext/>
        <w:bidi/>
        <w:spacing w:after="200" w:line="240" w:lineRule="auto"/>
        <w:jc w:val="center"/>
        <w:rPr>
          <w:rFonts w:ascii="B Lotus" w:eastAsia="Calibri" w:hAnsi="B Lotus" w:cs="B Lotus"/>
          <w:color w:val="000000"/>
          <w:sz w:val="20"/>
          <w:szCs w:val="20"/>
        </w:rPr>
      </w:pPr>
      <w:bookmarkStart w:id="13222" w:name="_Toc530239678"/>
      <w:r w:rsidRPr="004B665D">
        <w:rPr>
          <w:rFonts w:ascii="B Lotus" w:eastAsia="Calibri" w:hAnsi="B Lotus" w:cs="B Lotus"/>
          <w:color w:val="000000"/>
          <w:sz w:val="20"/>
          <w:szCs w:val="20"/>
          <w:rtl/>
        </w:rPr>
        <w:t xml:space="preserve">جدول </w:t>
      </w:r>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STYLEREF </w:instrText>
      </w:r>
      <w:r w:rsidR="002749F0">
        <w:rPr>
          <w:rFonts w:ascii="B Lotus" w:eastAsia="Calibri" w:hAnsi="B Lotus" w:cs="B Lotus"/>
          <w:color w:val="000000"/>
          <w:sz w:val="20"/>
          <w:szCs w:val="20"/>
          <w:rtl/>
        </w:rPr>
        <w:instrText>1 \</w:instrText>
      </w:r>
      <w:r w:rsidR="002749F0">
        <w:rPr>
          <w:rFonts w:ascii="B Lotus" w:eastAsia="Calibri" w:hAnsi="B Lotus" w:cs="B Lotus"/>
          <w:color w:val="000000"/>
          <w:sz w:val="20"/>
          <w:szCs w:val="20"/>
        </w:rPr>
        <w:instrText>s</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‏3</w:t>
      </w:r>
      <w:r w:rsidR="002749F0">
        <w:rPr>
          <w:rFonts w:ascii="B Lotus" w:eastAsia="Calibri" w:hAnsi="B Lotus" w:cs="B Lotus"/>
          <w:color w:val="000000"/>
          <w:sz w:val="20"/>
          <w:szCs w:val="20"/>
          <w:rtl/>
        </w:rPr>
        <w:fldChar w:fldCharType="end"/>
      </w:r>
      <w:del w:id="13223" w:author="Mehrnazi Boojari" w:date="2019-01-13T07:42:00Z">
        <w:r w:rsidR="002749F0" w:rsidDel="00E01229">
          <w:rPr>
            <w:rFonts w:ascii="B Lotus" w:eastAsia="Calibri" w:hAnsi="B Lotus" w:cs="B Lotus"/>
            <w:color w:val="000000"/>
            <w:sz w:val="20"/>
            <w:szCs w:val="20"/>
            <w:rtl/>
          </w:rPr>
          <w:delText>.</w:delText>
        </w:r>
      </w:del>
      <w:ins w:id="13224" w:author="Mehrnazi Boojari" w:date="2019-01-13T07:42:00Z">
        <w:r w:rsidR="00E01229">
          <w:rPr>
            <w:rFonts w:ascii="B Lotus" w:eastAsia="Calibri" w:hAnsi="B Lotus" w:cs="B Lotus" w:hint="cs"/>
            <w:color w:val="000000"/>
            <w:sz w:val="20"/>
            <w:szCs w:val="20"/>
            <w:rtl/>
          </w:rPr>
          <w:t>-</w:t>
        </w:r>
      </w:ins>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SEQ </w:instrText>
      </w:r>
      <w:r w:rsidR="002749F0">
        <w:rPr>
          <w:rFonts w:ascii="B Lotus" w:eastAsia="Calibri" w:hAnsi="B Lotus" w:cs="B Lotus"/>
          <w:color w:val="000000"/>
          <w:sz w:val="20"/>
          <w:szCs w:val="20"/>
          <w:rtl/>
        </w:rPr>
        <w:instrText xml:space="preserve">جدول \* </w:instrText>
      </w:r>
      <w:r w:rsidR="002749F0">
        <w:rPr>
          <w:rFonts w:ascii="B Lotus" w:eastAsia="Calibri" w:hAnsi="B Lotus" w:cs="B Lotus"/>
          <w:color w:val="000000"/>
          <w:sz w:val="20"/>
          <w:szCs w:val="20"/>
        </w:rPr>
        <w:instrText>ARABIC \s 1</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4</w:t>
      </w:r>
      <w:r w:rsidR="002749F0">
        <w:rPr>
          <w:rFonts w:ascii="B Lotus" w:eastAsia="Calibri" w:hAnsi="B Lotus" w:cs="B Lotus"/>
          <w:color w:val="000000"/>
          <w:sz w:val="20"/>
          <w:szCs w:val="20"/>
          <w:rtl/>
        </w:rPr>
        <w:fldChar w:fldCharType="end"/>
      </w:r>
      <w:del w:id="13225" w:author="Mehrnazi Boojari" w:date="2019-01-07T10:35:00Z">
        <w:r w:rsidRPr="004B665D" w:rsidDel="006C73A5">
          <w:rPr>
            <w:rFonts w:ascii="B Lotus" w:eastAsia="Calibri" w:hAnsi="B Lotus" w:cs="B Lotus"/>
            <w:color w:val="000000"/>
            <w:sz w:val="20"/>
            <w:szCs w:val="20"/>
          </w:rPr>
          <w:delText xml:space="preserve"> : </w:delText>
        </w:r>
      </w:del>
      <w:ins w:id="13226" w:author="Mehrnazi Boojari" w:date="2019-01-07T10:35:00Z">
        <w:r w:rsidR="006C73A5">
          <w:rPr>
            <w:rFonts w:ascii="B Lotus" w:eastAsia="Calibri" w:hAnsi="B Lotus" w:cs="B Lotus"/>
            <w:color w:val="000000"/>
            <w:sz w:val="20"/>
            <w:szCs w:val="20"/>
            <w:rtl/>
          </w:rPr>
          <w:t xml:space="preserve">: </w:t>
        </w:r>
      </w:ins>
      <w:r w:rsidRPr="004B665D">
        <w:rPr>
          <w:rFonts w:ascii="B Lotus" w:eastAsia="Calibri" w:hAnsi="B Lotus" w:cs="B Lotus"/>
          <w:color w:val="000000"/>
          <w:sz w:val="20"/>
          <w:szCs w:val="20"/>
          <w:rtl/>
        </w:rPr>
        <w:t>اهم</w:t>
      </w:r>
      <w:r w:rsidRPr="004B665D">
        <w:rPr>
          <w:rFonts w:ascii="B Lotus" w:eastAsia="Calibri" w:hAnsi="B Lotus" w:cs="B Lotus" w:hint="cs"/>
          <w:color w:val="000000"/>
          <w:sz w:val="20"/>
          <w:szCs w:val="20"/>
          <w:rtl/>
        </w:rPr>
        <w:t>ی</w:t>
      </w:r>
      <w:r w:rsidRPr="004B665D">
        <w:rPr>
          <w:rFonts w:ascii="B Lotus" w:eastAsia="Calibri" w:hAnsi="B Lotus" w:cs="B Lotus" w:hint="eastAsia"/>
          <w:color w:val="000000"/>
          <w:sz w:val="20"/>
          <w:szCs w:val="20"/>
          <w:rtl/>
        </w:rPr>
        <w:t>ت</w:t>
      </w:r>
      <w:r w:rsidRPr="004B665D">
        <w:rPr>
          <w:rFonts w:ascii="B Lotus" w:eastAsia="Calibri" w:hAnsi="B Lotus" w:cs="B Lotus"/>
          <w:color w:val="000000"/>
          <w:sz w:val="20"/>
          <w:szCs w:val="20"/>
          <w:rtl/>
        </w:rPr>
        <w:t xml:space="preserve"> چالش</w:t>
      </w:r>
      <w:del w:id="13227" w:author="Mehrnazi Boojari" w:date="2019-01-07T09:46:00Z">
        <w:r w:rsidRPr="004B665D" w:rsidDel="006F7CCF">
          <w:rPr>
            <w:rFonts w:ascii="B Lotus" w:eastAsia="Calibri" w:hAnsi="B Lotus" w:cs="B Lotus"/>
            <w:color w:val="000000"/>
            <w:sz w:val="20"/>
            <w:szCs w:val="20"/>
            <w:rtl/>
          </w:rPr>
          <w:delText xml:space="preserve"> ها</w:delText>
        </w:r>
        <w:r w:rsidRPr="004B665D" w:rsidDel="006F7CCF">
          <w:rPr>
            <w:rFonts w:ascii="B Lotus" w:eastAsia="Calibri" w:hAnsi="B Lotus" w:cs="B Lotus" w:hint="cs"/>
            <w:color w:val="000000"/>
            <w:sz w:val="20"/>
            <w:szCs w:val="20"/>
            <w:rtl/>
          </w:rPr>
          <w:delText>ی</w:delText>
        </w:r>
        <w:r w:rsidRPr="004B665D" w:rsidDel="006F7CCF">
          <w:rPr>
            <w:rFonts w:ascii="B Lotus" w:eastAsia="Calibri" w:hAnsi="B Lotus" w:cs="B Lotus"/>
            <w:color w:val="000000"/>
            <w:sz w:val="20"/>
            <w:szCs w:val="20"/>
            <w:rtl/>
          </w:rPr>
          <w:delText xml:space="preserve"> </w:delText>
        </w:r>
      </w:del>
      <w:ins w:id="13228" w:author="Mehrnazi Boojari" w:date="2019-01-07T09:46:00Z">
        <w:r w:rsidR="006F7CCF">
          <w:rPr>
            <w:rFonts w:ascii="B Lotus" w:eastAsia="Calibri" w:hAnsi="B Lotus" w:cs="B Lotus" w:hint="cs"/>
            <w:color w:val="000000"/>
            <w:sz w:val="20"/>
            <w:szCs w:val="20"/>
            <w:rtl/>
          </w:rPr>
          <w:t>‌</w:t>
        </w:r>
        <w:r w:rsidR="006F7CCF">
          <w:rPr>
            <w:rFonts w:ascii="B Lotus" w:eastAsia="Calibri" w:hAnsi="B Lotus" w:cs="B Lotus"/>
            <w:color w:val="000000"/>
            <w:sz w:val="20"/>
            <w:szCs w:val="20"/>
            <w:rtl/>
          </w:rPr>
          <w:t xml:space="preserve">های </w:t>
        </w:r>
      </w:ins>
      <w:r w:rsidRPr="004B665D">
        <w:rPr>
          <w:rFonts w:ascii="B Lotus" w:eastAsia="Calibri" w:hAnsi="B Lotus" w:cs="B Lotus"/>
          <w:color w:val="000000"/>
          <w:sz w:val="20"/>
          <w:szCs w:val="20"/>
          <w:rtl/>
        </w:rPr>
        <w:t>مسکن روستا</w:t>
      </w:r>
      <w:r w:rsidRPr="004B665D">
        <w:rPr>
          <w:rFonts w:ascii="B Lotus" w:eastAsia="Calibri" w:hAnsi="B Lotus" w:cs="B Lotus" w:hint="cs"/>
          <w:color w:val="000000"/>
          <w:sz w:val="20"/>
          <w:szCs w:val="20"/>
          <w:rtl/>
        </w:rPr>
        <w:t>یی</w:t>
      </w:r>
      <w:r w:rsidRPr="004B665D">
        <w:rPr>
          <w:rFonts w:ascii="B Lotus" w:eastAsia="Calibri" w:hAnsi="B Lotus" w:cs="B Lotus"/>
          <w:color w:val="000000"/>
          <w:sz w:val="20"/>
          <w:szCs w:val="20"/>
          <w:rtl/>
        </w:rPr>
        <w:t xml:space="preserve"> </w:t>
      </w:r>
      <w:del w:id="13229" w:author="Mehrnazi Boojari" w:date="2019-01-09T23:38:00Z">
        <w:r w:rsidRPr="004B665D" w:rsidDel="00947B53">
          <w:rPr>
            <w:rFonts w:ascii="B Lotus" w:eastAsia="Calibri" w:hAnsi="B Lotus" w:cs="B Lotus"/>
            <w:color w:val="000000"/>
            <w:sz w:val="20"/>
            <w:szCs w:val="20"/>
            <w:rtl/>
          </w:rPr>
          <w:delText>بر اساس</w:delText>
        </w:r>
      </w:del>
      <w:ins w:id="13230" w:author="Mehrnazi Boojari" w:date="2019-01-09T23:38:00Z">
        <w:r w:rsidR="00947B53">
          <w:rPr>
            <w:rFonts w:ascii="B Lotus" w:eastAsia="Calibri" w:hAnsi="B Lotus" w:cs="B Lotus"/>
            <w:color w:val="000000"/>
            <w:sz w:val="20"/>
            <w:szCs w:val="20"/>
            <w:rtl/>
          </w:rPr>
          <w:t>بر</w:t>
        </w:r>
        <w:r w:rsidR="00947B53">
          <w:rPr>
            <w:rFonts w:ascii="Times New Roman" w:eastAsia="Calibri" w:hAnsi="Times New Roman" w:cs="Times New Roman" w:hint="cs"/>
            <w:color w:val="000000"/>
            <w:sz w:val="20"/>
            <w:szCs w:val="20"/>
            <w:rtl/>
          </w:rPr>
          <w:t> </w:t>
        </w:r>
        <w:r w:rsidR="00947B53">
          <w:rPr>
            <w:rFonts w:ascii="B Lotus" w:eastAsia="Calibri" w:hAnsi="B Lotus" w:cs="B Lotus"/>
            <w:color w:val="000000"/>
            <w:sz w:val="20"/>
            <w:szCs w:val="20"/>
            <w:rtl/>
          </w:rPr>
          <w:t>اساس</w:t>
        </w:r>
      </w:ins>
      <w:r w:rsidRPr="004B665D">
        <w:rPr>
          <w:rFonts w:ascii="B Lotus" w:eastAsia="Calibri" w:hAnsi="B Lotus" w:cs="B Lotus"/>
          <w:color w:val="000000"/>
          <w:sz w:val="20"/>
          <w:szCs w:val="20"/>
          <w:rtl/>
        </w:rPr>
        <w:t xml:space="preserve"> امت</w:t>
      </w:r>
      <w:r w:rsidRPr="004B665D">
        <w:rPr>
          <w:rFonts w:ascii="B Lotus" w:eastAsia="Calibri" w:hAnsi="B Lotus" w:cs="B Lotus" w:hint="cs"/>
          <w:color w:val="000000"/>
          <w:sz w:val="20"/>
          <w:szCs w:val="20"/>
          <w:rtl/>
        </w:rPr>
        <w:t>ی</w:t>
      </w:r>
      <w:r w:rsidRPr="004B665D">
        <w:rPr>
          <w:rFonts w:ascii="B Lotus" w:eastAsia="Calibri" w:hAnsi="B Lotus" w:cs="B Lotus" w:hint="eastAsia"/>
          <w:color w:val="000000"/>
          <w:sz w:val="20"/>
          <w:szCs w:val="20"/>
          <w:rtl/>
        </w:rPr>
        <w:t>از</w:t>
      </w:r>
      <w:ins w:id="13231" w:author="Mehrnazi Boojari" w:date="2019-01-07T23:58:00Z">
        <w:r w:rsidR="008E2EB9">
          <w:rPr>
            <w:rFonts w:ascii="B Lotus" w:eastAsia="Calibri" w:hAnsi="B Lotus" w:cs="B Lotus" w:hint="cs"/>
            <w:color w:val="000000"/>
            <w:sz w:val="20"/>
            <w:szCs w:val="20"/>
            <w:rtl/>
          </w:rPr>
          <w:t xml:space="preserve"> </w:t>
        </w:r>
      </w:ins>
      <w:r w:rsidRPr="004B665D">
        <w:rPr>
          <w:rFonts w:ascii="B Lotus" w:eastAsia="Calibri" w:hAnsi="B Lotus" w:cs="B Lotus"/>
          <w:color w:val="000000"/>
          <w:sz w:val="20"/>
          <w:szCs w:val="20"/>
        </w:rPr>
        <w:t xml:space="preserve"> </w:t>
      </w:r>
      <w:r w:rsidRPr="004B665D">
        <w:rPr>
          <w:rFonts w:asciiTheme="majorBidi" w:eastAsia="Calibri" w:hAnsiTheme="majorBidi" w:cstheme="majorBidi"/>
          <w:color w:val="000000"/>
          <w:sz w:val="20"/>
          <w:szCs w:val="20"/>
        </w:rPr>
        <w:t>AHP</w:t>
      </w:r>
      <w:bookmarkEnd w:id="13222"/>
    </w:p>
    <w:tbl>
      <w:tblPr>
        <w:tblStyle w:val="PlainTable11"/>
        <w:bidiVisual/>
        <w:tblW w:w="7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4602"/>
        <w:gridCol w:w="1880"/>
      </w:tblGrid>
      <w:tr w:rsidR="00E91C41" w:rsidRPr="004B665D" w14:paraId="30601513" w14:textId="77777777" w:rsidTr="00E91C4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519C52CF" w14:textId="77777777" w:rsidR="00E91C41" w:rsidRPr="004B665D" w:rsidRDefault="00E91C41" w:rsidP="00E91C41">
            <w:pPr>
              <w:bidi/>
              <w:jc w:val="center"/>
              <w:rPr>
                <w:rFonts w:asciiTheme="majorBidi" w:eastAsia="Times New Roman" w:hAnsiTheme="majorBidi" w:cs="B Lotus"/>
                <w:color w:val="000000"/>
                <w:sz w:val="20"/>
                <w:szCs w:val="20"/>
              </w:rPr>
            </w:pPr>
            <w:r w:rsidRPr="004B665D">
              <w:rPr>
                <w:rFonts w:asciiTheme="majorBidi" w:eastAsia="Times New Roman" w:hAnsiTheme="majorBidi" w:cs="B Lotus"/>
                <w:color w:val="000000"/>
                <w:sz w:val="20"/>
                <w:szCs w:val="20"/>
                <w:rtl/>
              </w:rPr>
              <w:t>نماد</w:t>
            </w:r>
          </w:p>
        </w:tc>
        <w:tc>
          <w:tcPr>
            <w:tcW w:w="4602" w:type="dxa"/>
            <w:noWrap/>
            <w:vAlign w:val="center"/>
            <w:hideMark/>
          </w:tcPr>
          <w:p w14:paraId="7521B313" w14:textId="77777777" w:rsidR="00E91C41" w:rsidRPr="004B665D" w:rsidRDefault="00E91C41" w:rsidP="00E91C41">
            <w:pPr>
              <w:bidi/>
              <w:jc w:val="center"/>
              <w:cnfStyle w:val="100000000000" w:firstRow="1"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4B665D">
              <w:rPr>
                <w:rFonts w:ascii="B Lotus" w:eastAsia="Times New Roman" w:hAnsi="B Lotus" w:cs="B Lotus" w:hint="cs"/>
                <w:color w:val="000000"/>
                <w:sz w:val="20"/>
                <w:szCs w:val="20"/>
                <w:rtl/>
              </w:rPr>
              <w:t>چالش</w:t>
            </w:r>
          </w:p>
        </w:tc>
        <w:tc>
          <w:tcPr>
            <w:tcW w:w="1880" w:type="dxa"/>
            <w:noWrap/>
            <w:vAlign w:val="center"/>
            <w:hideMark/>
          </w:tcPr>
          <w:p w14:paraId="28DFE4FA" w14:textId="77777777" w:rsidR="00E91C41" w:rsidRPr="004B665D" w:rsidRDefault="00E91C41" w:rsidP="00E91C41">
            <w:pPr>
              <w:bidi/>
              <w:jc w:val="center"/>
              <w:cnfStyle w:val="100000000000" w:firstRow="1"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4B665D">
              <w:rPr>
                <w:rFonts w:ascii="B Lotus" w:eastAsia="Times New Roman" w:hAnsi="B Lotus" w:cs="B Lotus"/>
                <w:color w:val="000000"/>
                <w:sz w:val="20"/>
                <w:szCs w:val="20"/>
                <w:rtl/>
              </w:rPr>
              <w:t>امتیاز مقایسه دو به دویی</w:t>
            </w:r>
          </w:p>
        </w:tc>
      </w:tr>
      <w:tr w:rsidR="00E91C41" w:rsidRPr="004B665D" w14:paraId="2C861ECB"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711553F7" w14:textId="77777777" w:rsidR="00E91C41" w:rsidRPr="004B665D" w:rsidRDefault="00E91C41" w:rsidP="00E91C41">
            <w:pPr>
              <w:jc w:val="center"/>
              <w:rPr>
                <w:rFonts w:asciiTheme="majorBidi" w:eastAsia="Times New Roman" w:hAnsiTheme="majorBidi" w:cstheme="majorBidi"/>
                <w:b w:val="0"/>
                <w:bCs w:val="0"/>
                <w:color w:val="000000"/>
                <w:sz w:val="20"/>
                <w:szCs w:val="20"/>
                <w:rtl/>
              </w:rPr>
            </w:pPr>
            <w:r w:rsidRPr="004B665D">
              <w:rPr>
                <w:rFonts w:asciiTheme="majorBidi" w:eastAsia="Times New Roman" w:hAnsiTheme="majorBidi" w:cstheme="majorBidi"/>
                <w:b w:val="0"/>
                <w:bCs w:val="0"/>
                <w:color w:val="000000"/>
                <w:sz w:val="20"/>
                <w:szCs w:val="20"/>
              </w:rPr>
              <w:t>H1</w:t>
            </w:r>
          </w:p>
        </w:tc>
        <w:tc>
          <w:tcPr>
            <w:tcW w:w="4602" w:type="dxa"/>
            <w:noWrap/>
            <w:vAlign w:val="center"/>
            <w:hideMark/>
          </w:tcPr>
          <w:p w14:paraId="5A43114E" w14:textId="77777777" w:rsidR="00E91C41" w:rsidRPr="004B665D"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Pr>
            </w:pPr>
            <w:r w:rsidRPr="004B665D">
              <w:rPr>
                <w:rFonts w:ascii="B Lotus" w:eastAsia="Times New Roman" w:hAnsi="B Lotus" w:cs="B Lotus" w:hint="cs"/>
                <w:color w:val="000000"/>
                <w:sz w:val="20"/>
                <w:szCs w:val="20"/>
                <w:rtl/>
              </w:rPr>
              <w:t xml:space="preserve">عدم ساخت مساکن روستایی </w:t>
            </w:r>
            <w:del w:id="13232" w:author="Mehrnazi Boojari" w:date="2019-01-10T01:06:00Z">
              <w:r w:rsidRPr="004B665D" w:rsidDel="00647583">
                <w:rPr>
                  <w:rFonts w:ascii="B Lotus" w:eastAsia="Times New Roman" w:hAnsi="B Lotus" w:cs="B Lotus" w:hint="cs"/>
                  <w:color w:val="000000"/>
                  <w:sz w:val="20"/>
                  <w:szCs w:val="20"/>
                  <w:rtl/>
                </w:rPr>
                <w:delText>مبتنی بر</w:delText>
              </w:r>
            </w:del>
            <w:ins w:id="13233" w:author="Mehrnazi Boojari" w:date="2019-01-10T01:06:00Z">
              <w:r w:rsidR="00647583">
                <w:rPr>
                  <w:rFonts w:ascii="B Lotus" w:eastAsia="Times New Roman" w:hAnsi="B Lotus" w:cs="B Lotus" w:hint="cs"/>
                  <w:color w:val="000000"/>
                  <w:sz w:val="20"/>
                  <w:szCs w:val="20"/>
                  <w:rtl/>
                </w:rPr>
                <w:t>مبتنی</w:t>
              </w:r>
              <w:r w:rsidR="00647583">
                <w:rPr>
                  <w:rFonts w:ascii="Times New Roman" w:eastAsia="Times New Roman" w:hAnsi="Times New Roman" w:cs="Times New Roman" w:hint="cs"/>
                  <w:color w:val="000000"/>
                  <w:sz w:val="20"/>
                  <w:szCs w:val="20"/>
                  <w:rtl/>
                </w:rPr>
                <w:t> </w:t>
              </w:r>
              <w:r w:rsidR="00647583">
                <w:rPr>
                  <w:rFonts w:ascii="B Lotus" w:eastAsia="Times New Roman" w:hAnsi="B Lotus" w:cs="B Lotus" w:hint="cs"/>
                  <w:color w:val="000000"/>
                  <w:sz w:val="20"/>
                  <w:szCs w:val="20"/>
                  <w:rtl/>
                </w:rPr>
                <w:t>بر</w:t>
              </w:r>
            </w:ins>
            <w:r w:rsidRPr="004B665D">
              <w:rPr>
                <w:rFonts w:ascii="B Lotus" w:eastAsia="Times New Roman" w:hAnsi="B Lotus" w:cs="B Lotus" w:hint="cs"/>
                <w:color w:val="000000"/>
                <w:sz w:val="20"/>
                <w:szCs w:val="20"/>
                <w:rtl/>
              </w:rPr>
              <w:t xml:space="preserve"> اقلیم و بوم روستا</w:t>
            </w:r>
          </w:p>
        </w:tc>
        <w:tc>
          <w:tcPr>
            <w:tcW w:w="1880" w:type="dxa"/>
            <w:noWrap/>
            <w:vAlign w:val="center"/>
            <w:hideMark/>
          </w:tcPr>
          <w:p w14:paraId="59FBD0CD" w14:textId="77777777" w:rsidR="00E91C41" w:rsidRPr="004B665D"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4B665D">
              <w:rPr>
                <w:rFonts w:ascii="B Lotus" w:eastAsia="Times New Roman" w:hAnsi="B Lotus" w:cs="B Lotus"/>
                <w:color w:val="000000"/>
                <w:sz w:val="20"/>
                <w:szCs w:val="20"/>
              </w:rPr>
              <w:t>0.369</w:t>
            </w:r>
          </w:p>
        </w:tc>
      </w:tr>
      <w:tr w:rsidR="00E91C41" w:rsidRPr="004B665D" w14:paraId="2C1CF7AB"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30580ED0" w14:textId="77777777" w:rsidR="00E91C41" w:rsidRPr="004B665D" w:rsidRDefault="00E91C41" w:rsidP="00E91C41">
            <w:pPr>
              <w:jc w:val="center"/>
              <w:rPr>
                <w:rFonts w:asciiTheme="majorBidi" w:eastAsia="Times New Roman" w:hAnsiTheme="majorBidi" w:cstheme="majorBidi"/>
                <w:b w:val="0"/>
                <w:bCs w:val="0"/>
                <w:color w:val="000000"/>
                <w:sz w:val="20"/>
                <w:szCs w:val="20"/>
              </w:rPr>
            </w:pPr>
            <w:r w:rsidRPr="004B665D">
              <w:rPr>
                <w:rFonts w:asciiTheme="majorBidi" w:eastAsia="Times New Roman" w:hAnsiTheme="majorBidi" w:cstheme="majorBidi"/>
                <w:b w:val="0"/>
                <w:bCs w:val="0"/>
                <w:color w:val="000000"/>
                <w:sz w:val="20"/>
                <w:szCs w:val="20"/>
              </w:rPr>
              <w:t>H2</w:t>
            </w:r>
          </w:p>
        </w:tc>
        <w:tc>
          <w:tcPr>
            <w:tcW w:w="4602" w:type="dxa"/>
            <w:noWrap/>
            <w:vAlign w:val="center"/>
            <w:hideMark/>
          </w:tcPr>
          <w:p w14:paraId="3D3D1CD3" w14:textId="77777777" w:rsidR="00E91C41" w:rsidRPr="004B665D"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Pr>
            </w:pPr>
            <w:r w:rsidRPr="004B665D">
              <w:rPr>
                <w:rFonts w:ascii="B Lotus" w:eastAsia="Times New Roman" w:hAnsi="B Lotus" w:cs="B Lotus" w:hint="cs"/>
                <w:color w:val="000000"/>
                <w:sz w:val="20"/>
                <w:szCs w:val="20"/>
                <w:rtl/>
              </w:rPr>
              <w:t xml:space="preserve">عدم ساخت مساکن </w:t>
            </w:r>
            <w:del w:id="13234" w:author="Mehrnazi Boojari" w:date="2019-01-07T10:03:00Z">
              <w:r w:rsidRPr="004B665D" w:rsidDel="00A31D6F">
                <w:rPr>
                  <w:rFonts w:ascii="B Lotus" w:eastAsia="Times New Roman" w:hAnsi="B Lotus" w:cs="B Lotus" w:hint="cs"/>
                  <w:color w:val="000000"/>
                  <w:sz w:val="20"/>
                  <w:szCs w:val="20"/>
                  <w:rtl/>
                </w:rPr>
                <w:delText>روستائی</w:delText>
              </w:r>
            </w:del>
            <w:ins w:id="13235" w:author="Mehrnazi Boojari" w:date="2019-01-07T10:03:00Z">
              <w:r w:rsidR="00A31D6F">
                <w:rPr>
                  <w:rFonts w:ascii="B Lotus" w:eastAsia="Times New Roman" w:hAnsi="B Lotus" w:cs="B Lotus" w:hint="cs"/>
                  <w:color w:val="000000"/>
                  <w:sz w:val="20"/>
                  <w:szCs w:val="20"/>
                  <w:rtl/>
                </w:rPr>
                <w:t>روستایی</w:t>
              </w:r>
            </w:ins>
            <w:r w:rsidRPr="004B665D">
              <w:rPr>
                <w:rFonts w:ascii="B Lotus" w:eastAsia="Times New Roman" w:hAnsi="B Lotus" w:cs="B Lotus" w:hint="cs"/>
                <w:color w:val="000000"/>
                <w:sz w:val="20"/>
                <w:szCs w:val="20"/>
                <w:rtl/>
              </w:rPr>
              <w:t xml:space="preserve"> </w:t>
            </w:r>
            <w:del w:id="13236" w:author="Mehrnazi Boojari" w:date="2019-01-07T22:29:00Z">
              <w:r w:rsidRPr="004B665D" w:rsidDel="00051F26">
                <w:rPr>
                  <w:rFonts w:ascii="B Lotus" w:eastAsia="Times New Roman" w:hAnsi="B Lotus" w:cs="B Lotus" w:hint="cs"/>
                  <w:color w:val="000000"/>
                  <w:sz w:val="20"/>
                  <w:szCs w:val="20"/>
                  <w:rtl/>
                </w:rPr>
                <w:delText>معیشت محور</w:delText>
              </w:r>
            </w:del>
            <w:ins w:id="13237" w:author="Mehrnazi Boojari" w:date="2019-01-07T22:29:00Z">
              <w:r w:rsidR="00051F26">
                <w:rPr>
                  <w:rFonts w:ascii="B Lotus" w:eastAsia="Times New Roman" w:hAnsi="B Lotus" w:cs="B Lotus" w:hint="cs"/>
                  <w:color w:val="000000"/>
                  <w:sz w:val="20"/>
                  <w:szCs w:val="20"/>
                  <w:rtl/>
                </w:rPr>
                <w:t>معیشت‌محور</w:t>
              </w:r>
            </w:ins>
          </w:p>
        </w:tc>
        <w:tc>
          <w:tcPr>
            <w:tcW w:w="1880" w:type="dxa"/>
            <w:noWrap/>
            <w:vAlign w:val="center"/>
            <w:hideMark/>
          </w:tcPr>
          <w:p w14:paraId="6C87ADA1" w14:textId="77777777" w:rsidR="00E91C41" w:rsidRPr="004B665D"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4B665D">
              <w:rPr>
                <w:rFonts w:ascii="B Lotus" w:eastAsia="Times New Roman" w:hAnsi="B Lotus" w:cs="B Lotus"/>
                <w:color w:val="000000"/>
                <w:sz w:val="20"/>
                <w:szCs w:val="20"/>
              </w:rPr>
              <w:t>0.246</w:t>
            </w:r>
          </w:p>
        </w:tc>
      </w:tr>
      <w:tr w:rsidR="00E91C41" w:rsidRPr="004B665D" w14:paraId="4021680E"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6E563076" w14:textId="77777777" w:rsidR="00E91C41" w:rsidRPr="004B665D" w:rsidRDefault="00E91C41" w:rsidP="00E91C41">
            <w:pPr>
              <w:jc w:val="center"/>
              <w:rPr>
                <w:rFonts w:asciiTheme="majorBidi" w:eastAsia="Times New Roman" w:hAnsiTheme="majorBidi" w:cstheme="majorBidi"/>
                <w:b w:val="0"/>
                <w:bCs w:val="0"/>
                <w:color w:val="000000"/>
                <w:sz w:val="20"/>
                <w:szCs w:val="20"/>
              </w:rPr>
            </w:pPr>
            <w:r w:rsidRPr="004B665D">
              <w:rPr>
                <w:rFonts w:asciiTheme="majorBidi" w:eastAsia="Times New Roman" w:hAnsiTheme="majorBidi" w:cstheme="majorBidi"/>
                <w:b w:val="0"/>
                <w:bCs w:val="0"/>
                <w:color w:val="000000"/>
                <w:sz w:val="20"/>
                <w:szCs w:val="20"/>
              </w:rPr>
              <w:t>H5</w:t>
            </w:r>
          </w:p>
        </w:tc>
        <w:tc>
          <w:tcPr>
            <w:tcW w:w="4602" w:type="dxa"/>
            <w:noWrap/>
            <w:vAlign w:val="center"/>
            <w:hideMark/>
          </w:tcPr>
          <w:p w14:paraId="7B8E1ACC" w14:textId="77777777" w:rsidR="00E91C41" w:rsidRPr="004B665D"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Pr>
            </w:pPr>
            <w:r w:rsidRPr="004B665D">
              <w:rPr>
                <w:rFonts w:ascii="B Lotus" w:eastAsia="Times New Roman" w:hAnsi="B Lotus" w:cs="B Lotus" w:hint="cs"/>
                <w:color w:val="000000"/>
                <w:sz w:val="20"/>
                <w:szCs w:val="20"/>
                <w:rtl/>
              </w:rPr>
              <w:t xml:space="preserve">عدم </w:t>
            </w:r>
            <w:del w:id="13238" w:author="Mehrnazi Boojari" w:date="2019-01-07T22:30:00Z">
              <w:r w:rsidRPr="004B665D" w:rsidDel="00051F26">
                <w:rPr>
                  <w:rFonts w:ascii="B Lotus" w:eastAsia="Times New Roman" w:hAnsi="B Lotus" w:cs="B Lotus" w:hint="cs"/>
                  <w:color w:val="000000"/>
                  <w:sz w:val="20"/>
                  <w:szCs w:val="20"/>
                  <w:rtl/>
                </w:rPr>
                <w:delText>در نظر گرفتن</w:delText>
              </w:r>
            </w:del>
            <w:ins w:id="13239" w:author="Mehrnazi Boojari" w:date="2019-01-07T22:30:00Z">
              <w:r w:rsidR="00051F26">
                <w:rPr>
                  <w:rFonts w:ascii="B Lotus" w:eastAsia="Times New Roman" w:hAnsi="B Lotus" w:cs="B Lotus" w:hint="cs"/>
                  <w:color w:val="000000"/>
                  <w:sz w:val="20"/>
                  <w:szCs w:val="20"/>
                  <w:rtl/>
                </w:rPr>
                <w:t>در</w:t>
              </w:r>
              <w:r w:rsidR="00051F26">
                <w:rPr>
                  <w:rFonts w:ascii="Times New Roman" w:eastAsia="Times New Roman" w:hAnsi="Times New Roman" w:cs="Times New Roman" w:hint="cs"/>
                  <w:color w:val="000000"/>
                  <w:sz w:val="20"/>
                  <w:szCs w:val="20"/>
                  <w:rtl/>
                </w:rPr>
                <w:t> </w:t>
              </w:r>
              <w:r w:rsidR="00051F26">
                <w:rPr>
                  <w:rFonts w:ascii="B Lotus" w:eastAsia="Times New Roman" w:hAnsi="B Lotus" w:cs="B Lotus" w:hint="cs"/>
                  <w:color w:val="000000"/>
                  <w:sz w:val="20"/>
                  <w:szCs w:val="20"/>
                  <w:rtl/>
                </w:rPr>
                <w:t>نظر</w:t>
              </w:r>
              <w:r w:rsidR="00051F26">
                <w:rPr>
                  <w:rFonts w:ascii="Times New Roman" w:eastAsia="Times New Roman" w:hAnsi="Times New Roman" w:cs="Times New Roman" w:hint="cs"/>
                  <w:color w:val="000000"/>
                  <w:sz w:val="20"/>
                  <w:szCs w:val="20"/>
                  <w:rtl/>
                </w:rPr>
                <w:t> </w:t>
              </w:r>
              <w:r w:rsidR="00051F26">
                <w:rPr>
                  <w:rFonts w:ascii="B Lotus" w:eastAsia="Times New Roman" w:hAnsi="B Lotus" w:cs="B Lotus" w:hint="cs"/>
                  <w:color w:val="000000"/>
                  <w:sz w:val="20"/>
                  <w:szCs w:val="20"/>
                  <w:rtl/>
                </w:rPr>
                <w:t>گرفتن</w:t>
              </w:r>
            </w:ins>
            <w:r w:rsidRPr="004B665D">
              <w:rPr>
                <w:rFonts w:ascii="B Lotus" w:eastAsia="Times New Roman" w:hAnsi="B Lotus" w:cs="B Lotus" w:hint="cs"/>
                <w:color w:val="000000"/>
                <w:sz w:val="20"/>
                <w:szCs w:val="20"/>
                <w:rtl/>
              </w:rPr>
              <w:t xml:space="preserve"> شرایط فرهنگی و اجتماعی خانواده</w:t>
            </w:r>
            <w:del w:id="13240" w:author="Mehrnazi Boojari" w:date="2019-01-07T09:46:00Z">
              <w:r w:rsidRPr="004B665D" w:rsidDel="006F7CCF">
                <w:rPr>
                  <w:rFonts w:ascii="B Lotus" w:eastAsia="Times New Roman" w:hAnsi="B Lotus" w:cs="B Lotus" w:hint="cs"/>
                  <w:color w:val="000000"/>
                  <w:sz w:val="20"/>
                  <w:szCs w:val="20"/>
                  <w:rtl/>
                </w:rPr>
                <w:delText xml:space="preserve"> های </w:delText>
              </w:r>
            </w:del>
            <w:ins w:id="13241" w:author="Mehrnazi Boojari" w:date="2019-01-07T09:46:00Z">
              <w:r w:rsidR="006F7CCF">
                <w:rPr>
                  <w:rFonts w:ascii="B Lotus" w:eastAsia="Times New Roman" w:hAnsi="B Lotus" w:cs="B Lotus" w:hint="cs"/>
                  <w:color w:val="000000"/>
                  <w:sz w:val="20"/>
                  <w:szCs w:val="20"/>
                  <w:rtl/>
                </w:rPr>
                <w:t xml:space="preserve">‌های </w:t>
              </w:r>
            </w:ins>
            <w:r w:rsidRPr="004B665D">
              <w:rPr>
                <w:rFonts w:ascii="B Lotus" w:eastAsia="Times New Roman" w:hAnsi="B Lotus" w:cs="B Lotus" w:hint="cs"/>
                <w:color w:val="000000"/>
                <w:sz w:val="20"/>
                <w:szCs w:val="20"/>
                <w:rtl/>
              </w:rPr>
              <w:t>روستایی در ساخت مسکن (اعتقادات محلی</w:t>
            </w:r>
            <w:del w:id="13242" w:author="Mehrnazi Boojari" w:date="2019-01-07T09:47:00Z">
              <w:r w:rsidRPr="004B665D" w:rsidDel="006F7CCF">
                <w:rPr>
                  <w:rFonts w:ascii="B Lotus" w:eastAsia="Times New Roman" w:hAnsi="B Lotus" w:cs="B Lotus" w:hint="cs"/>
                  <w:color w:val="000000"/>
                  <w:sz w:val="20"/>
                  <w:szCs w:val="20"/>
                  <w:rtl/>
                </w:rPr>
                <w:delText xml:space="preserve"> ،</w:delText>
              </w:r>
            </w:del>
            <w:ins w:id="13243" w:author="Mehrnazi Boojari" w:date="2019-01-07T09:47:00Z">
              <w:r w:rsidR="006F7CCF">
                <w:rPr>
                  <w:rFonts w:ascii="B Lotus" w:eastAsia="Times New Roman" w:hAnsi="B Lotus" w:cs="B Lotus" w:hint="cs"/>
                  <w:color w:val="000000"/>
                  <w:sz w:val="20"/>
                  <w:szCs w:val="20"/>
                  <w:rtl/>
                </w:rPr>
                <w:t>،</w:t>
              </w:r>
            </w:ins>
            <w:ins w:id="13244" w:author="Mehrnazi Boojari" w:date="2019-01-13T07:46:00Z">
              <w:r w:rsidR="00935184">
                <w:rPr>
                  <w:rFonts w:ascii="B Lotus" w:eastAsia="Times New Roman" w:hAnsi="B Lotus" w:cs="B Lotus" w:hint="cs"/>
                  <w:color w:val="000000"/>
                  <w:sz w:val="20"/>
                  <w:szCs w:val="20"/>
                  <w:rtl/>
                </w:rPr>
                <w:t xml:space="preserve"> </w:t>
              </w:r>
            </w:ins>
            <w:r w:rsidRPr="004B665D">
              <w:rPr>
                <w:rFonts w:ascii="B Lotus" w:eastAsia="Times New Roman" w:hAnsi="B Lotus" w:cs="B Lotus" w:hint="cs"/>
                <w:color w:val="000000"/>
                <w:sz w:val="20"/>
                <w:szCs w:val="20"/>
                <w:rtl/>
              </w:rPr>
              <w:t>فضای محرمیت، تعداد خانوار، فضای همسایگی و ...)</w:t>
            </w:r>
          </w:p>
        </w:tc>
        <w:tc>
          <w:tcPr>
            <w:tcW w:w="1880" w:type="dxa"/>
            <w:noWrap/>
            <w:vAlign w:val="center"/>
            <w:hideMark/>
          </w:tcPr>
          <w:p w14:paraId="15A6EEBC" w14:textId="77777777" w:rsidR="00E91C41" w:rsidRPr="004B665D"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4B665D">
              <w:rPr>
                <w:rFonts w:ascii="B Lotus" w:eastAsia="Times New Roman" w:hAnsi="B Lotus" w:cs="B Lotus"/>
                <w:color w:val="000000"/>
                <w:sz w:val="20"/>
                <w:szCs w:val="20"/>
              </w:rPr>
              <w:t>0.186</w:t>
            </w:r>
          </w:p>
        </w:tc>
      </w:tr>
      <w:tr w:rsidR="00E91C41" w:rsidRPr="004B665D" w14:paraId="621B4561"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5CA1BF0B" w14:textId="77777777" w:rsidR="00E91C41" w:rsidRPr="004B665D" w:rsidRDefault="00E91C41" w:rsidP="00E91C41">
            <w:pPr>
              <w:jc w:val="center"/>
              <w:rPr>
                <w:rFonts w:asciiTheme="majorBidi" w:eastAsia="Times New Roman" w:hAnsiTheme="majorBidi" w:cstheme="majorBidi"/>
                <w:b w:val="0"/>
                <w:bCs w:val="0"/>
                <w:color w:val="000000"/>
                <w:sz w:val="20"/>
                <w:szCs w:val="20"/>
              </w:rPr>
            </w:pPr>
            <w:r w:rsidRPr="004B665D">
              <w:rPr>
                <w:rFonts w:asciiTheme="majorBidi" w:eastAsia="Times New Roman" w:hAnsiTheme="majorBidi" w:cstheme="majorBidi"/>
                <w:b w:val="0"/>
                <w:bCs w:val="0"/>
                <w:color w:val="000000"/>
                <w:sz w:val="20"/>
                <w:szCs w:val="20"/>
              </w:rPr>
              <w:t>H3</w:t>
            </w:r>
          </w:p>
        </w:tc>
        <w:tc>
          <w:tcPr>
            <w:tcW w:w="4602" w:type="dxa"/>
            <w:noWrap/>
            <w:vAlign w:val="center"/>
            <w:hideMark/>
          </w:tcPr>
          <w:p w14:paraId="442B00A8" w14:textId="77777777" w:rsidR="00E91C41" w:rsidRPr="004B665D"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Pr>
            </w:pPr>
            <w:r w:rsidRPr="004B665D">
              <w:rPr>
                <w:rFonts w:ascii="B Lotus" w:eastAsia="Times New Roman" w:hAnsi="B Lotus" w:cs="B Lotus" w:hint="cs"/>
                <w:color w:val="000000"/>
                <w:sz w:val="20"/>
                <w:szCs w:val="20"/>
                <w:rtl/>
              </w:rPr>
              <w:t>نوسازی و مقاوم</w:t>
            </w:r>
            <w:del w:id="13245" w:author="Mehrnazi Boojari" w:date="2019-01-07T09:51:00Z">
              <w:r w:rsidRPr="004B665D" w:rsidDel="006F7CCF">
                <w:rPr>
                  <w:rFonts w:ascii="B Lotus" w:eastAsia="Times New Roman" w:hAnsi="B Lotus" w:cs="B Lotus" w:hint="cs"/>
                  <w:color w:val="000000"/>
                  <w:sz w:val="20"/>
                  <w:szCs w:val="20"/>
                  <w:rtl/>
                </w:rPr>
                <w:delText xml:space="preserve"> سازی </w:delText>
              </w:r>
            </w:del>
            <w:ins w:id="13246" w:author="Mehrnazi Boojari" w:date="2019-01-07T09:51:00Z">
              <w:r w:rsidR="006F7CCF">
                <w:rPr>
                  <w:rFonts w:ascii="B Lotus" w:eastAsia="Times New Roman" w:hAnsi="B Lotus" w:cs="B Lotus" w:hint="cs"/>
                  <w:color w:val="000000"/>
                  <w:sz w:val="20"/>
                  <w:szCs w:val="20"/>
                  <w:rtl/>
                </w:rPr>
                <w:t xml:space="preserve">‌سازی </w:t>
              </w:r>
            </w:ins>
            <w:r w:rsidRPr="004B665D">
              <w:rPr>
                <w:rFonts w:ascii="B Lotus" w:eastAsia="Times New Roman" w:hAnsi="B Lotus" w:cs="B Lotus" w:hint="cs"/>
                <w:color w:val="000000"/>
                <w:sz w:val="20"/>
                <w:szCs w:val="20"/>
                <w:rtl/>
              </w:rPr>
              <w:t xml:space="preserve">مسکن </w:t>
            </w:r>
            <w:del w:id="13247" w:author="Mehrnazi Boojari" w:date="2019-01-07T10:03:00Z">
              <w:r w:rsidRPr="004B665D" w:rsidDel="00A31D6F">
                <w:rPr>
                  <w:rFonts w:ascii="B Lotus" w:eastAsia="Times New Roman" w:hAnsi="B Lotus" w:cs="B Lotus" w:hint="cs"/>
                  <w:color w:val="000000"/>
                  <w:sz w:val="20"/>
                  <w:szCs w:val="20"/>
                  <w:rtl/>
                </w:rPr>
                <w:delText>روستائی</w:delText>
              </w:r>
            </w:del>
            <w:ins w:id="13248" w:author="Mehrnazi Boojari" w:date="2019-01-07T10:03:00Z">
              <w:r w:rsidR="00A31D6F">
                <w:rPr>
                  <w:rFonts w:ascii="B Lotus" w:eastAsia="Times New Roman" w:hAnsi="B Lotus" w:cs="B Lotus" w:hint="cs"/>
                  <w:color w:val="000000"/>
                  <w:sz w:val="20"/>
                  <w:szCs w:val="20"/>
                  <w:rtl/>
                </w:rPr>
                <w:t>روستایی</w:t>
              </w:r>
            </w:ins>
            <w:r w:rsidRPr="004B665D">
              <w:rPr>
                <w:rFonts w:ascii="B Lotus" w:eastAsia="Times New Roman" w:hAnsi="B Lotus" w:cs="B Lotus" w:hint="cs"/>
                <w:color w:val="000000"/>
                <w:sz w:val="20"/>
                <w:szCs w:val="20"/>
                <w:rtl/>
              </w:rPr>
              <w:t xml:space="preserve"> و پرداخت وام در این موضوع</w:t>
            </w:r>
          </w:p>
        </w:tc>
        <w:tc>
          <w:tcPr>
            <w:tcW w:w="1880" w:type="dxa"/>
            <w:noWrap/>
            <w:vAlign w:val="center"/>
            <w:hideMark/>
          </w:tcPr>
          <w:p w14:paraId="40C509F1" w14:textId="77777777" w:rsidR="00E91C41" w:rsidRPr="004B665D"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4B665D">
              <w:rPr>
                <w:rFonts w:ascii="B Lotus" w:eastAsia="Times New Roman" w:hAnsi="B Lotus" w:cs="B Lotus"/>
                <w:color w:val="000000"/>
                <w:sz w:val="20"/>
                <w:szCs w:val="20"/>
              </w:rPr>
              <w:t>0.131</w:t>
            </w:r>
          </w:p>
        </w:tc>
      </w:tr>
      <w:tr w:rsidR="00E91C41" w:rsidRPr="004B665D" w14:paraId="67C1CC9E"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8" w:type="dxa"/>
            <w:noWrap/>
            <w:vAlign w:val="center"/>
            <w:hideMark/>
          </w:tcPr>
          <w:p w14:paraId="4B418A7B" w14:textId="77777777" w:rsidR="00E91C41" w:rsidRPr="004B665D" w:rsidRDefault="00E91C41" w:rsidP="00E91C41">
            <w:pPr>
              <w:jc w:val="center"/>
              <w:rPr>
                <w:rFonts w:asciiTheme="majorBidi" w:eastAsia="Times New Roman" w:hAnsiTheme="majorBidi" w:cstheme="majorBidi"/>
                <w:b w:val="0"/>
                <w:bCs w:val="0"/>
                <w:color w:val="000000"/>
                <w:sz w:val="20"/>
                <w:szCs w:val="20"/>
              </w:rPr>
            </w:pPr>
            <w:r w:rsidRPr="004B665D">
              <w:rPr>
                <w:rFonts w:asciiTheme="majorBidi" w:eastAsia="Times New Roman" w:hAnsiTheme="majorBidi" w:cstheme="majorBidi"/>
                <w:b w:val="0"/>
                <w:bCs w:val="0"/>
                <w:color w:val="000000"/>
                <w:sz w:val="20"/>
                <w:szCs w:val="20"/>
              </w:rPr>
              <w:t>H4</w:t>
            </w:r>
          </w:p>
        </w:tc>
        <w:tc>
          <w:tcPr>
            <w:tcW w:w="4602" w:type="dxa"/>
            <w:noWrap/>
            <w:vAlign w:val="center"/>
            <w:hideMark/>
          </w:tcPr>
          <w:p w14:paraId="2C6A6E45" w14:textId="77777777" w:rsidR="00E91C41" w:rsidRPr="004B665D"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Pr>
            </w:pPr>
            <w:r w:rsidRPr="004B665D">
              <w:rPr>
                <w:rFonts w:ascii="B Lotus" w:eastAsia="Times New Roman" w:hAnsi="B Lotus" w:cs="B Lotus" w:hint="cs"/>
                <w:color w:val="000000"/>
                <w:sz w:val="20"/>
                <w:szCs w:val="20"/>
                <w:rtl/>
              </w:rPr>
              <w:t>مصرف انرژی و جلوگیری از اتلاف انرژی در ساختمان</w:t>
            </w:r>
          </w:p>
        </w:tc>
        <w:tc>
          <w:tcPr>
            <w:tcW w:w="1880" w:type="dxa"/>
            <w:noWrap/>
            <w:vAlign w:val="center"/>
            <w:hideMark/>
          </w:tcPr>
          <w:p w14:paraId="0A1521E4" w14:textId="77777777" w:rsidR="00E91C41" w:rsidRPr="004B665D"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Times New Roman" w:hAnsi="B Lotus" w:cs="B Lotus"/>
                <w:color w:val="000000"/>
                <w:sz w:val="20"/>
                <w:szCs w:val="20"/>
                <w:rtl/>
              </w:rPr>
            </w:pPr>
            <w:r w:rsidRPr="004B665D">
              <w:rPr>
                <w:rFonts w:ascii="B Lotus" w:eastAsia="Times New Roman" w:hAnsi="B Lotus" w:cs="B Lotus"/>
                <w:color w:val="000000"/>
                <w:sz w:val="20"/>
                <w:szCs w:val="20"/>
              </w:rPr>
              <w:t>0.068</w:t>
            </w:r>
          </w:p>
        </w:tc>
      </w:tr>
    </w:tbl>
    <w:p w14:paraId="10D3AA5C" w14:textId="77777777" w:rsidR="00E91C41" w:rsidRPr="004B665D" w:rsidRDefault="00E91C41" w:rsidP="00E91C41">
      <w:pPr>
        <w:bidi/>
        <w:ind w:firstLine="288"/>
        <w:jc w:val="both"/>
        <w:rPr>
          <w:rFonts w:ascii="B Lotus" w:eastAsia="Calibri" w:hAnsi="B Lotus" w:cs="B Lotus"/>
          <w:sz w:val="24"/>
          <w:szCs w:val="24"/>
          <w:rtl/>
          <w:lang w:bidi="fa-IR"/>
        </w:rPr>
      </w:pPr>
    </w:p>
    <w:p w14:paraId="233B408C" w14:textId="77777777" w:rsidR="00E91C41" w:rsidRPr="004B665D" w:rsidRDefault="00E91C41" w:rsidP="004B47DD">
      <w:pPr>
        <w:bidi/>
        <w:ind w:firstLine="288"/>
        <w:jc w:val="both"/>
        <w:rPr>
          <w:rFonts w:ascii="B Lotus" w:eastAsia="Calibri" w:hAnsi="B Lotus" w:cs="B Lotus"/>
          <w:sz w:val="24"/>
          <w:szCs w:val="24"/>
          <w:rtl/>
          <w:lang w:bidi="fa-IR"/>
        </w:rPr>
      </w:pPr>
      <w:r w:rsidRPr="004B665D">
        <w:rPr>
          <w:rFonts w:ascii="B Lotus" w:eastAsia="Calibri" w:hAnsi="B Lotus" w:cs="B Lotus" w:hint="cs"/>
          <w:sz w:val="24"/>
          <w:szCs w:val="24"/>
          <w:rtl/>
          <w:lang w:bidi="fa-IR"/>
        </w:rPr>
        <w:t xml:space="preserve">خروجی جدول </w:t>
      </w:r>
      <w:r w:rsidRPr="004B665D">
        <w:rPr>
          <w:rFonts w:ascii="B Lotus" w:eastAsia="Calibri" w:hAnsi="B Lotus" w:cs="B Lotus"/>
          <w:sz w:val="24"/>
          <w:szCs w:val="24"/>
          <w:lang w:bidi="fa-IR"/>
        </w:rPr>
        <w:t>3</w:t>
      </w:r>
      <w:del w:id="13249" w:author="Mehrnazi Boojari" w:date="2019-01-13T07:46:00Z">
        <w:r w:rsidRPr="004B665D" w:rsidDel="00935184">
          <w:rPr>
            <w:rFonts w:ascii="B Lotus" w:eastAsia="Calibri" w:hAnsi="B Lotus" w:cs="B Lotus"/>
            <w:sz w:val="24"/>
            <w:szCs w:val="24"/>
            <w:lang w:bidi="fa-IR"/>
          </w:rPr>
          <w:delText>.</w:delText>
        </w:r>
      </w:del>
      <w:ins w:id="13250" w:author="Mehrnazi Boojari" w:date="2019-01-13T07:46:00Z">
        <w:r w:rsidR="00935184">
          <w:rPr>
            <w:rFonts w:ascii="B Lotus" w:eastAsia="Calibri" w:hAnsi="B Lotus" w:cs="B Lotus" w:hint="cs"/>
            <w:sz w:val="24"/>
            <w:szCs w:val="24"/>
            <w:rtl/>
            <w:lang w:bidi="fa-IR"/>
          </w:rPr>
          <w:t>-</w:t>
        </w:r>
      </w:ins>
      <w:r w:rsidRPr="004B665D">
        <w:rPr>
          <w:rFonts w:ascii="B Lotus" w:eastAsia="Calibri" w:hAnsi="B Lotus" w:cs="B Lotus"/>
          <w:sz w:val="24"/>
          <w:szCs w:val="24"/>
          <w:lang w:bidi="fa-IR"/>
        </w:rPr>
        <w:t>4</w:t>
      </w:r>
      <w:r w:rsidRPr="004B665D">
        <w:rPr>
          <w:rFonts w:ascii="B Lotus" w:eastAsia="Calibri" w:hAnsi="B Lotus" w:cs="B Lotus" w:hint="cs"/>
          <w:sz w:val="24"/>
          <w:szCs w:val="24"/>
          <w:rtl/>
          <w:lang w:bidi="fa-IR"/>
        </w:rPr>
        <w:t xml:space="preserve"> نشان</w:t>
      </w:r>
      <w:del w:id="13251" w:author="Mehrnazi Boojari" w:date="2019-01-07T09:49:00Z">
        <w:r w:rsidRPr="004B665D" w:rsidDel="006F7CCF">
          <w:rPr>
            <w:rFonts w:ascii="B Lotus" w:eastAsia="Calibri" w:hAnsi="B Lotus" w:cs="B Lotus" w:hint="cs"/>
            <w:sz w:val="24"/>
            <w:szCs w:val="24"/>
            <w:rtl/>
            <w:lang w:bidi="fa-IR"/>
          </w:rPr>
          <w:delText xml:space="preserve"> می </w:delText>
        </w:r>
      </w:del>
      <w:ins w:id="13252" w:author="Mehrnazi Boojari" w:date="2019-01-07T09:49:00Z">
        <w:r w:rsidR="006F7CCF">
          <w:rPr>
            <w:rFonts w:ascii="B Lotus" w:eastAsia="Calibri" w:hAnsi="B Lotus" w:cs="B Lotus" w:hint="cs"/>
            <w:sz w:val="24"/>
            <w:szCs w:val="24"/>
            <w:rtl/>
            <w:lang w:bidi="fa-IR"/>
          </w:rPr>
          <w:t xml:space="preserve"> می‌</w:t>
        </w:r>
      </w:ins>
      <w:r w:rsidRPr="004B665D">
        <w:rPr>
          <w:rFonts w:ascii="B Lotus" w:eastAsia="Calibri" w:hAnsi="B Lotus" w:cs="B Lotus" w:hint="cs"/>
          <w:sz w:val="24"/>
          <w:szCs w:val="24"/>
          <w:rtl/>
          <w:lang w:bidi="fa-IR"/>
        </w:rPr>
        <w:t>دهد که تحلیل</w:t>
      </w:r>
      <w:del w:id="13253" w:author="Mehrnazi Boojari" w:date="2019-01-07T09:46:00Z">
        <w:r w:rsidRPr="004B665D" w:rsidDel="006F7CCF">
          <w:rPr>
            <w:rFonts w:ascii="B Lotus" w:eastAsia="Calibri" w:hAnsi="B Lotus" w:cs="B Lotus" w:hint="cs"/>
            <w:sz w:val="24"/>
            <w:szCs w:val="24"/>
            <w:rtl/>
            <w:lang w:bidi="fa-IR"/>
          </w:rPr>
          <w:delText xml:space="preserve"> های </w:delText>
        </w:r>
      </w:del>
      <w:ins w:id="13254" w:author="Mehrnazi Boojari" w:date="2019-01-07T09:46:00Z">
        <w:r w:rsidR="006F7CCF">
          <w:rPr>
            <w:rFonts w:ascii="B Lotus" w:eastAsia="Calibri" w:hAnsi="B Lotus" w:cs="B Lotus" w:hint="cs"/>
            <w:sz w:val="24"/>
            <w:szCs w:val="24"/>
            <w:rtl/>
            <w:lang w:bidi="fa-IR"/>
          </w:rPr>
          <w:t xml:space="preserve">‌های </w:t>
        </w:r>
      </w:ins>
      <w:del w:id="13255" w:author="Mehrnazi Boojari" w:date="2019-01-07T10:27:00Z">
        <w:r w:rsidRPr="004B665D" w:rsidDel="006C73A5">
          <w:rPr>
            <w:rFonts w:ascii="B Lotus" w:eastAsia="Calibri" w:hAnsi="B Lotus" w:cs="B Lotus" w:hint="cs"/>
            <w:sz w:val="24"/>
            <w:szCs w:val="24"/>
            <w:rtl/>
            <w:lang w:bidi="fa-IR"/>
          </w:rPr>
          <w:delText>بدست آ</w:delText>
        </w:r>
      </w:del>
      <w:ins w:id="13256" w:author="Mehrnazi Boojari" w:date="2019-01-07T10:27:00Z">
        <w:r w:rsidR="006C73A5">
          <w:rPr>
            <w:rFonts w:ascii="B Lotus" w:eastAsia="Calibri" w:hAnsi="B Lotus" w:cs="B Lotus" w:hint="cs"/>
            <w:sz w:val="24"/>
            <w:szCs w:val="24"/>
            <w:rtl/>
            <w:lang w:bidi="fa-IR"/>
          </w:rPr>
          <w:t>به‌دست</w:t>
        </w:r>
      </w:ins>
      <w:ins w:id="13257" w:author="Mehrnazi Boojari" w:date="2019-01-13T07:47:00Z">
        <w:r w:rsidR="004B47DD">
          <w:rPr>
            <w:rFonts w:ascii="B Lotus" w:eastAsia="Calibri" w:hAnsi="B Lotus" w:cs="B Nazanin" w:hint="cs"/>
            <w:sz w:val="24"/>
            <w:szCs w:val="24"/>
            <w:rtl/>
            <w:lang w:bidi="fa-IR"/>
          </w:rPr>
          <w:t>‌</w:t>
        </w:r>
      </w:ins>
      <w:ins w:id="13258" w:author="Mehrnazi Boojari" w:date="2019-01-07T10:27:00Z">
        <w:r w:rsidR="006C73A5">
          <w:rPr>
            <w:rFonts w:ascii="B Lotus" w:eastAsia="Calibri" w:hAnsi="B Lotus" w:cs="B Lotus" w:hint="cs"/>
            <w:sz w:val="24"/>
            <w:szCs w:val="24"/>
            <w:rtl/>
            <w:lang w:bidi="fa-IR"/>
          </w:rPr>
          <w:t>آ</w:t>
        </w:r>
      </w:ins>
      <w:r w:rsidRPr="004B665D">
        <w:rPr>
          <w:rFonts w:ascii="B Lotus" w:eastAsia="Calibri" w:hAnsi="B Lotus" w:cs="B Lotus" w:hint="cs"/>
          <w:sz w:val="24"/>
          <w:szCs w:val="24"/>
          <w:rtl/>
          <w:lang w:bidi="fa-IR"/>
        </w:rPr>
        <w:t>مده از مطالعات و مصاحبه</w:t>
      </w:r>
      <w:del w:id="13259" w:author="Mehrnazi Boojari" w:date="2019-01-07T09:46:00Z">
        <w:r w:rsidRPr="004B665D" w:rsidDel="006F7CCF">
          <w:rPr>
            <w:rFonts w:ascii="B Lotus" w:eastAsia="Calibri" w:hAnsi="B Lotus" w:cs="B Lotus" w:hint="cs"/>
            <w:sz w:val="24"/>
            <w:szCs w:val="24"/>
            <w:rtl/>
            <w:lang w:bidi="fa-IR"/>
          </w:rPr>
          <w:delText xml:space="preserve"> های </w:delText>
        </w:r>
      </w:del>
      <w:ins w:id="13260" w:author="Mehrnazi Boojari" w:date="2019-01-07T09:46:00Z">
        <w:r w:rsidR="006F7CCF">
          <w:rPr>
            <w:rFonts w:ascii="B Lotus" w:eastAsia="Calibri" w:hAnsi="B Lotus" w:cs="B Lotus" w:hint="cs"/>
            <w:sz w:val="24"/>
            <w:szCs w:val="24"/>
            <w:rtl/>
            <w:lang w:bidi="fa-IR"/>
          </w:rPr>
          <w:t xml:space="preserve">‌های </w:t>
        </w:r>
      </w:ins>
      <w:r w:rsidRPr="004B665D">
        <w:rPr>
          <w:rFonts w:ascii="B Lotus" w:eastAsia="Calibri" w:hAnsi="B Lotus" w:cs="B Lotus" w:hint="cs"/>
          <w:sz w:val="24"/>
          <w:szCs w:val="24"/>
          <w:rtl/>
          <w:lang w:bidi="fa-IR"/>
        </w:rPr>
        <w:t>انجام</w:t>
      </w:r>
      <w:ins w:id="13261" w:author="Mehrnazi Boojari" w:date="2019-01-07T23:58:00Z">
        <w:r w:rsidR="008E2EB9">
          <w:rPr>
            <w:rFonts w:ascii="B Lotus" w:eastAsia="Calibri" w:hAnsi="B Lotus" w:cs="B Nazanin" w:hint="cs"/>
            <w:sz w:val="24"/>
            <w:szCs w:val="24"/>
            <w:rtl/>
            <w:lang w:bidi="fa-IR"/>
          </w:rPr>
          <w:t>‌</w:t>
        </w:r>
      </w:ins>
      <w:del w:id="13262" w:author="Mehrnazi Boojari" w:date="2019-01-07T23:58:00Z">
        <w:r w:rsidRPr="004B665D" w:rsidDel="008E2EB9">
          <w:rPr>
            <w:rFonts w:ascii="B Lotus" w:eastAsia="Calibri" w:hAnsi="B Lotus" w:cs="B Lotus" w:hint="cs"/>
            <w:sz w:val="24"/>
            <w:szCs w:val="24"/>
            <w:rtl/>
            <w:lang w:bidi="fa-IR"/>
          </w:rPr>
          <w:delText xml:space="preserve"> </w:delText>
        </w:r>
      </w:del>
      <w:r w:rsidRPr="004B665D">
        <w:rPr>
          <w:rFonts w:ascii="B Lotus" w:eastAsia="Calibri" w:hAnsi="B Lotus" w:cs="B Lotus" w:hint="cs"/>
          <w:sz w:val="24"/>
          <w:szCs w:val="24"/>
          <w:rtl/>
          <w:lang w:bidi="fa-IR"/>
        </w:rPr>
        <w:t>شده تا حدودی به</w:t>
      </w:r>
      <w:ins w:id="13263" w:author="Mehrnazi Boojari" w:date="2019-01-13T07:47:00Z">
        <w:r w:rsidR="004B47DD">
          <w:rPr>
            <w:rFonts w:ascii="B Lotus" w:eastAsia="Calibri" w:hAnsi="B Lotus" w:cs="B Nazanin" w:hint="cs"/>
            <w:sz w:val="24"/>
            <w:szCs w:val="24"/>
            <w:rtl/>
            <w:lang w:bidi="fa-IR"/>
          </w:rPr>
          <w:t>‌</w:t>
        </w:r>
      </w:ins>
      <w:del w:id="13264" w:author="Mehrnazi Boojari" w:date="2019-01-13T07:47:00Z">
        <w:r w:rsidRPr="004B665D" w:rsidDel="004B47DD">
          <w:rPr>
            <w:rFonts w:ascii="B Lotus" w:eastAsia="Calibri" w:hAnsi="B Lotus" w:cs="B Lotus" w:hint="cs"/>
            <w:sz w:val="24"/>
            <w:szCs w:val="24"/>
            <w:rtl/>
            <w:lang w:bidi="fa-IR"/>
          </w:rPr>
          <w:delText xml:space="preserve"> </w:delText>
        </w:r>
      </w:del>
      <w:r w:rsidRPr="004B665D">
        <w:rPr>
          <w:rFonts w:ascii="B Lotus" w:eastAsia="Calibri" w:hAnsi="B Lotus" w:cs="B Lotus" w:hint="cs"/>
          <w:sz w:val="24"/>
          <w:szCs w:val="24"/>
          <w:rtl/>
          <w:lang w:bidi="fa-IR"/>
        </w:rPr>
        <w:t>درستی چالش</w:t>
      </w:r>
      <w:del w:id="13265" w:author="Mehrnazi Boojari" w:date="2019-01-07T09:45:00Z">
        <w:r w:rsidRPr="004B665D" w:rsidDel="006F7CCF">
          <w:rPr>
            <w:rFonts w:ascii="B Lotus" w:eastAsia="Calibri" w:hAnsi="B Lotus" w:cs="B Lotus" w:hint="cs"/>
            <w:sz w:val="24"/>
            <w:szCs w:val="24"/>
            <w:rtl/>
            <w:lang w:bidi="fa-IR"/>
          </w:rPr>
          <w:delText xml:space="preserve"> ها </w:delText>
        </w:r>
      </w:del>
      <w:ins w:id="13266" w:author="Mehrnazi Boojari" w:date="2019-01-07T09:45:00Z">
        <w:r w:rsidR="006F7CCF">
          <w:rPr>
            <w:rFonts w:ascii="B Lotus" w:eastAsia="Calibri" w:hAnsi="B Lotus" w:cs="B Lotus" w:hint="cs"/>
            <w:sz w:val="24"/>
            <w:szCs w:val="24"/>
            <w:rtl/>
            <w:lang w:bidi="fa-IR"/>
          </w:rPr>
          <w:t xml:space="preserve">‌ها </w:t>
        </w:r>
      </w:ins>
      <w:r w:rsidRPr="004B665D">
        <w:rPr>
          <w:rFonts w:ascii="B Lotus" w:eastAsia="Calibri" w:hAnsi="B Lotus" w:cs="B Lotus" w:hint="cs"/>
          <w:sz w:val="24"/>
          <w:szCs w:val="24"/>
          <w:rtl/>
          <w:lang w:bidi="fa-IR"/>
        </w:rPr>
        <w:t>را بررسی کرده است. توجه ویژه به بحث بهسازی و نوسازی مساکن روستایی</w:t>
      </w:r>
      <w:del w:id="13267" w:author="Mehrnazi Boojari" w:date="2019-01-07T09:59:00Z">
        <w:r w:rsidRPr="004B665D" w:rsidDel="00A31D6F">
          <w:rPr>
            <w:rFonts w:ascii="B Lotus" w:eastAsia="Calibri" w:hAnsi="B Lotus" w:cs="B Lotus" w:hint="cs"/>
            <w:sz w:val="24"/>
            <w:szCs w:val="24"/>
            <w:rtl/>
            <w:lang w:bidi="fa-IR"/>
          </w:rPr>
          <w:delText xml:space="preserve">  </w:delText>
        </w:r>
      </w:del>
      <w:ins w:id="13268" w:author="Mehrnazi Boojari" w:date="2019-01-07T09:59:00Z">
        <w:r w:rsidR="00A31D6F">
          <w:rPr>
            <w:rFonts w:ascii="B Lotus" w:eastAsia="Calibri" w:hAnsi="B Lotus" w:cs="B Lotus" w:hint="cs"/>
            <w:sz w:val="24"/>
            <w:szCs w:val="24"/>
            <w:rtl/>
            <w:lang w:bidi="fa-IR"/>
          </w:rPr>
          <w:t xml:space="preserve"> </w:t>
        </w:r>
      </w:ins>
      <w:r w:rsidRPr="004B665D">
        <w:rPr>
          <w:rFonts w:ascii="B Lotus" w:eastAsia="Calibri" w:hAnsi="B Lotus" w:cs="B Lotus" w:hint="cs"/>
          <w:sz w:val="24"/>
          <w:szCs w:val="24"/>
          <w:rtl/>
          <w:lang w:bidi="fa-IR"/>
        </w:rPr>
        <w:t>از اواسط دهه هفتاد و توجه جدی</w:t>
      </w:r>
      <w:ins w:id="13269" w:author="Mehrnazi Boojari" w:date="2019-01-07T10:54:00Z">
        <w:r w:rsidR="006A1F1D">
          <w:rPr>
            <w:rFonts w:ascii="B Lotus" w:eastAsia="Calibri" w:hAnsi="B Lotus" w:cs="B Nazanin" w:hint="cs"/>
            <w:sz w:val="24"/>
            <w:szCs w:val="24"/>
            <w:rtl/>
            <w:lang w:bidi="fa-IR"/>
          </w:rPr>
          <w:t>‌</w:t>
        </w:r>
      </w:ins>
      <w:del w:id="13270" w:author="Mehrnazi Boojari" w:date="2019-01-07T10:54:00Z">
        <w:r w:rsidRPr="004B665D" w:rsidDel="006A1F1D">
          <w:rPr>
            <w:rFonts w:ascii="B Lotus" w:eastAsia="Calibri" w:hAnsi="B Lotus" w:cs="B Lotus" w:hint="cs"/>
            <w:sz w:val="24"/>
            <w:szCs w:val="24"/>
            <w:rtl/>
            <w:lang w:bidi="fa-IR"/>
          </w:rPr>
          <w:delText xml:space="preserve"> </w:delText>
        </w:r>
      </w:del>
      <w:r w:rsidRPr="004B665D">
        <w:rPr>
          <w:rFonts w:ascii="B Lotus" w:eastAsia="Calibri" w:hAnsi="B Lotus" w:cs="B Lotus" w:hint="cs"/>
          <w:sz w:val="24"/>
          <w:szCs w:val="24"/>
          <w:rtl/>
          <w:lang w:bidi="fa-IR"/>
        </w:rPr>
        <w:t>تر از سال</w:t>
      </w:r>
      <w:del w:id="13271" w:author="Mehrnazi Boojari" w:date="2019-01-07T09:46:00Z">
        <w:r w:rsidRPr="004B665D" w:rsidDel="006F7CCF">
          <w:rPr>
            <w:rFonts w:ascii="B Lotus" w:eastAsia="Calibri" w:hAnsi="B Lotus" w:cs="B Lotus" w:hint="cs"/>
            <w:sz w:val="24"/>
            <w:szCs w:val="24"/>
            <w:rtl/>
            <w:lang w:bidi="fa-IR"/>
          </w:rPr>
          <w:delText xml:space="preserve"> های </w:delText>
        </w:r>
      </w:del>
      <w:ins w:id="13272" w:author="Mehrnazi Boojari" w:date="2019-01-07T09:46:00Z">
        <w:r w:rsidR="006F7CCF">
          <w:rPr>
            <w:rFonts w:ascii="B Lotus" w:eastAsia="Calibri" w:hAnsi="B Lotus" w:cs="B Lotus" w:hint="cs"/>
            <w:sz w:val="24"/>
            <w:szCs w:val="24"/>
            <w:rtl/>
            <w:lang w:bidi="fa-IR"/>
          </w:rPr>
          <w:t xml:space="preserve">‌های </w:t>
        </w:r>
      </w:ins>
      <w:r w:rsidRPr="004B665D">
        <w:rPr>
          <w:rFonts w:ascii="B Lotus" w:eastAsia="Calibri" w:hAnsi="B Lotus" w:cs="B Lotus" w:hint="cs"/>
          <w:sz w:val="24"/>
          <w:szCs w:val="24"/>
          <w:rtl/>
          <w:lang w:bidi="fa-IR"/>
        </w:rPr>
        <w:t xml:space="preserve">1384 </w:t>
      </w:r>
      <w:del w:id="13273" w:author="Mehrnazi Boojari" w:date="2019-01-07T11:02:00Z">
        <w:r w:rsidRPr="004B665D" w:rsidDel="00DB081F">
          <w:rPr>
            <w:rFonts w:ascii="B Lotus" w:eastAsia="Calibri" w:hAnsi="B Lotus" w:cs="B Lotus" w:hint="cs"/>
            <w:sz w:val="24"/>
            <w:szCs w:val="24"/>
            <w:rtl/>
            <w:lang w:bidi="fa-IR"/>
          </w:rPr>
          <w:delText>باعث</w:delText>
        </w:r>
      </w:del>
      <w:ins w:id="13274" w:author="Mehrnazi Boojari" w:date="2019-01-07T11:02:00Z">
        <w:r w:rsidR="00DB081F">
          <w:rPr>
            <w:rFonts w:ascii="B Lotus" w:eastAsia="Calibri" w:hAnsi="B Lotus" w:cs="B Lotus" w:hint="cs"/>
            <w:sz w:val="24"/>
            <w:szCs w:val="24"/>
            <w:rtl/>
            <w:lang w:bidi="fa-IR"/>
          </w:rPr>
          <w:t>سبب</w:t>
        </w:r>
      </w:ins>
      <w:r w:rsidRPr="004B665D">
        <w:rPr>
          <w:rFonts w:ascii="B Lotus" w:eastAsia="Calibri" w:hAnsi="B Lotus" w:cs="B Lotus" w:hint="cs"/>
          <w:sz w:val="24"/>
          <w:szCs w:val="24"/>
          <w:rtl/>
          <w:lang w:bidi="fa-IR"/>
        </w:rPr>
        <w:t xml:space="preserve"> گرفتن امتیاز </w:t>
      </w:r>
      <w:del w:id="13275" w:author="Mehrnazi Boojari" w:date="2019-01-07T23:59:00Z">
        <w:r w:rsidRPr="004B665D" w:rsidDel="008E2EB9">
          <w:rPr>
            <w:rFonts w:ascii="B Lotus" w:eastAsia="Calibri" w:hAnsi="B Lotus" w:cs="B Lotus" w:hint="cs"/>
            <w:sz w:val="24"/>
            <w:szCs w:val="24"/>
            <w:rtl/>
            <w:lang w:bidi="fa-IR"/>
          </w:rPr>
          <w:delText>پائین</w:delText>
        </w:r>
      </w:del>
      <w:ins w:id="13276" w:author="Mehrnazi Boojari" w:date="2019-01-07T23:59:00Z">
        <w:r w:rsidR="008E2EB9">
          <w:rPr>
            <w:rFonts w:ascii="B Lotus" w:eastAsia="Calibri" w:hAnsi="B Lotus" w:cs="B Lotus" w:hint="cs"/>
            <w:sz w:val="24"/>
            <w:szCs w:val="24"/>
            <w:rtl/>
            <w:lang w:bidi="fa-IR"/>
          </w:rPr>
          <w:t>پایین</w:t>
        </w:r>
      </w:ins>
      <w:r w:rsidRPr="004B665D">
        <w:rPr>
          <w:rFonts w:ascii="B Lotus" w:eastAsia="Calibri" w:hAnsi="B Lotus" w:cs="B Lotus" w:hint="cs"/>
          <w:sz w:val="24"/>
          <w:szCs w:val="24"/>
          <w:rtl/>
          <w:lang w:bidi="fa-IR"/>
        </w:rPr>
        <w:t xml:space="preserve"> شده است</w:t>
      </w:r>
      <w:ins w:id="13277" w:author="Mehrnazi Boojari" w:date="2019-01-13T07:47:00Z">
        <w:r w:rsidR="004B47DD">
          <w:rPr>
            <w:rFonts w:ascii="B Lotus" w:eastAsia="Calibri" w:hAnsi="B Lotus" w:cs="B Lotus" w:hint="cs"/>
            <w:sz w:val="24"/>
            <w:szCs w:val="24"/>
            <w:rtl/>
            <w:lang w:bidi="fa-IR"/>
          </w:rPr>
          <w:t>.</w:t>
        </w:r>
      </w:ins>
      <w:r w:rsidRPr="004B665D">
        <w:rPr>
          <w:rFonts w:ascii="B Lotus" w:eastAsia="Calibri" w:hAnsi="B Lotus" w:cs="B Lotus" w:hint="cs"/>
          <w:sz w:val="24"/>
          <w:szCs w:val="24"/>
          <w:rtl/>
          <w:lang w:bidi="fa-IR"/>
        </w:rPr>
        <w:t xml:space="preserve"> همچنین</w:t>
      </w:r>
      <w:ins w:id="13278" w:author="Mehrnazi Boojari" w:date="2019-01-13T07:47:00Z">
        <w:r w:rsidR="004B47DD">
          <w:rPr>
            <w:rFonts w:ascii="B Lotus" w:eastAsia="Calibri" w:hAnsi="B Lotus" w:cs="B Lotus" w:hint="cs"/>
            <w:sz w:val="24"/>
            <w:szCs w:val="24"/>
            <w:rtl/>
            <w:lang w:bidi="fa-IR"/>
          </w:rPr>
          <w:t>،</w:t>
        </w:r>
      </w:ins>
      <w:r w:rsidRPr="004B665D">
        <w:rPr>
          <w:rFonts w:ascii="B Lotus" w:eastAsia="Calibri" w:hAnsi="B Lotus" w:cs="B Lotus" w:hint="cs"/>
          <w:sz w:val="24"/>
          <w:szCs w:val="24"/>
          <w:rtl/>
          <w:lang w:bidi="fa-IR"/>
        </w:rPr>
        <w:t xml:space="preserve"> در چالش مصرف انرژی نشان</w:t>
      </w:r>
      <w:del w:id="13279" w:author="Mehrnazi Boojari" w:date="2019-01-07T09:49:00Z">
        <w:r w:rsidRPr="004B665D" w:rsidDel="006F7CCF">
          <w:rPr>
            <w:rFonts w:ascii="B Lotus" w:eastAsia="Calibri" w:hAnsi="B Lotus" w:cs="B Lotus" w:hint="cs"/>
            <w:sz w:val="24"/>
            <w:szCs w:val="24"/>
            <w:rtl/>
            <w:lang w:bidi="fa-IR"/>
          </w:rPr>
          <w:delText xml:space="preserve"> می </w:delText>
        </w:r>
      </w:del>
      <w:ins w:id="13280" w:author="Mehrnazi Boojari" w:date="2019-01-07T09:49:00Z">
        <w:r w:rsidR="006F7CCF">
          <w:rPr>
            <w:rFonts w:ascii="B Lotus" w:eastAsia="Calibri" w:hAnsi="B Lotus" w:cs="B Lotus" w:hint="cs"/>
            <w:sz w:val="24"/>
            <w:szCs w:val="24"/>
            <w:rtl/>
            <w:lang w:bidi="fa-IR"/>
          </w:rPr>
          <w:t xml:space="preserve"> می‌</w:t>
        </w:r>
      </w:ins>
      <w:r w:rsidRPr="004B665D">
        <w:rPr>
          <w:rFonts w:ascii="B Lotus" w:eastAsia="Calibri" w:hAnsi="B Lotus" w:cs="B Lotus" w:hint="cs"/>
          <w:sz w:val="24"/>
          <w:szCs w:val="24"/>
          <w:rtl/>
          <w:lang w:bidi="fa-IR"/>
        </w:rPr>
        <w:t>دهد هنوز این چالش به اندازه چالش</w:t>
      </w:r>
      <w:del w:id="13281" w:author="Mehrnazi Boojari" w:date="2019-01-07T09:46:00Z">
        <w:r w:rsidRPr="004B665D" w:rsidDel="006F7CCF">
          <w:rPr>
            <w:rFonts w:ascii="B Lotus" w:eastAsia="Calibri" w:hAnsi="B Lotus" w:cs="B Lotus" w:hint="cs"/>
            <w:sz w:val="24"/>
            <w:szCs w:val="24"/>
            <w:rtl/>
            <w:lang w:bidi="fa-IR"/>
          </w:rPr>
          <w:delText xml:space="preserve"> های </w:delText>
        </w:r>
      </w:del>
      <w:ins w:id="13282" w:author="Mehrnazi Boojari" w:date="2019-01-07T09:46:00Z">
        <w:r w:rsidR="006F7CCF">
          <w:rPr>
            <w:rFonts w:ascii="B Lotus" w:eastAsia="Calibri" w:hAnsi="B Lotus" w:cs="B Lotus" w:hint="cs"/>
            <w:sz w:val="24"/>
            <w:szCs w:val="24"/>
            <w:rtl/>
            <w:lang w:bidi="fa-IR"/>
          </w:rPr>
          <w:t xml:space="preserve">‌های </w:t>
        </w:r>
      </w:ins>
      <w:r w:rsidRPr="004B665D">
        <w:rPr>
          <w:rFonts w:ascii="B Lotus" w:eastAsia="Calibri" w:hAnsi="B Lotus" w:cs="B Lotus" w:hint="cs"/>
          <w:sz w:val="24"/>
          <w:szCs w:val="24"/>
          <w:rtl/>
          <w:lang w:bidi="fa-IR"/>
        </w:rPr>
        <w:t>دیگر در بحث مسکن روستایی مهم نیست</w:t>
      </w:r>
      <w:del w:id="13283" w:author="Mehrnazi Boojari" w:date="2019-01-07T09:53:00Z">
        <w:r w:rsidRPr="004B665D" w:rsidDel="006F7CCF">
          <w:rPr>
            <w:rFonts w:ascii="B Lotus" w:eastAsia="Calibri" w:hAnsi="B Lotus" w:cs="B Lotus" w:hint="cs"/>
            <w:sz w:val="24"/>
            <w:szCs w:val="24"/>
            <w:rtl/>
            <w:lang w:bidi="fa-IR"/>
          </w:rPr>
          <w:delText xml:space="preserve"> . </w:delText>
        </w:r>
      </w:del>
      <w:ins w:id="13284" w:author="Mehrnazi Boojari" w:date="2019-01-07T09:53:00Z">
        <w:r w:rsidR="006F7CCF">
          <w:rPr>
            <w:rFonts w:ascii="B Lotus" w:eastAsia="Calibri" w:hAnsi="B Lotus" w:cs="B Lotus" w:hint="cs"/>
            <w:sz w:val="24"/>
            <w:szCs w:val="24"/>
            <w:rtl/>
            <w:lang w:bidi="fa-IR"/>
          </w:rPr>
          <w:t xml:space="preserve">. </w:t>
        </w:r>
      </w:ins>
      <w:r w:rsidRPr="004B665D">
        <w:rPr>
          <w:rFonts w:ascii="B Lotus" w:eastAsia="Calibri" w:hAnsi="B Lotus" w:cs="B Lotus" w:hint="cs"/>
          <w:sz w:val="24"/>
          <w:szCs w:val="24"/>
          <w:rtl/>
          <w:lang w:bidi="fa-IR"/>
        </w:rPr>
        <w:t xml:space="preserve">توجه به ساخت مسکن روستایی </w:t>
      </w:r>
      <w:del w:id="13285" w:author="Mehrnazi Boojari" w:date="2019-01-10T01:06:00Z">
        <w:r w:rsidRPr="004B665D" w:rsidDel="00647583">
          <w:rPr>
            <w:rFonts w:ascii="B Lotus" w:eastAsia="Calibri" w:hAnsi="B Lotus" w:cs="B Lotus" w:hint="cs"/>
            <w:sz w:val="24"/>
            <w:szCs w:val="24"/>
            <w:rtl/>
            <w:lang w:bidi="fa-IR"/>
          </w:rPr>
          <w:delText>مبتنی بر</w:delText>
        </w:r>
      </w:del>
      <w:ins w:id="13286"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Pr="004B665D">
        <w:rPr>
          <w:rFonts w:ascii="B Lotus" w:eastAsia="Calibri" w:hAnsi="B Lotus" w:cs="B Lotus" w:hint="cs"/>
          <w:sz w:val="24"/>
          <w:szCs w:val="24"/>
          <w:rtl/>
          <w:lang w:bidi="fa-IR"/>
        </w:rPr>
        <w:t xml:space="preserve"> اقلیم و بوم و ساخت مساکن روستایی نیز ناشی از تغییرات سریعی است که در حوزه بازسازی مسکن روستایی رخ داده است</w:t>
      </w:r>
      <w:ins w:id="13287" w:author="Mehrnazi Boojari" w:date="2019-01-13T07:48:00Z">
        <w:r w:rsidR="004B47DD">
          <w:rPr>
            <w:rFonts w:ascii="B Lotus" w:eastAsia="Calibri" w:hAnsi="B Lotus" w:cs="B Lotus" w:hint="cs"/>
            <w:sz w:val="24"/>
            <w:szCs w:val="24"/>
            <w:rtl/>
            <w:lang w:bidi="fa-IR"/>
          </w:rPr>
          <w:t>.</w:t>
        </w:r>
      </w:ins>
      <w:r w:rsidRPr="004B665D">
        <w:rPr>
          <w:rFonts w:ascii="B Lotus" w:eastAsia="Calibri" w:hAnsi="B Lotus" w:cs="B Lotus" w:hint="cs"/>
          <w:sz w:val="24"/>
          <w:szCs w:val="24"/>
          <w:rtl/>
          <w:lang w:bidi="fa-IR"/>
        </w:rPr>
        <w:t xml:space="preserve"> بخش زیادی از این موضوع به </w:t>
      </w:r>
      <w:r w:rsidRPr="004B665D">
        <w:rPr>
          <w:rFonts w:ascii="B Lotus" w:eastAsia="Calibri" w:hAnsi="B Lotus" w:cs="B Lotus" w:hint="cs"/>
          <w:sz w:val="24"/>
          <w:szCs w:val="24"/>
          <w:rtl/>
          <w:lang w:bidi="fa-IR"/>
        </w:rPr>
        <w:lastRenderedPageBreak/>
        <w:t>طرح</w:t>
      </w:r>
      <w:del w:id="13288" w:author="Mehrnazi Boojari" w:date="2019-01-07T09:46:00Z">
        <w:r w:rsidRPr="004B665D" w:rsidDel="006F7CCF">
          <w:rPr>
            <w:rFonts w:ascii="B Lotus" w:eastAsia="Calibri" w:hAnsi="B Lotus" w:cs="B Lotus" w:hint="cs"/>
            <w:sz w:val="24"/>
            <w:szCs w:val="24"/>
            <w:rtl/>
            <w:lang w:bidi="fa-IR"/>
          </w:rPr>
          <w:delText xml:space="preserve"> های </w:delText>
        </w:r>
      </w:del>
      <w:ins w:id="13289" w:author="Mehrnazi Boojari" w:date="2019-01-07T09:46:00Z">
        <w:r w:rsidR="006F7CCF">
          <w:rPr>
            <w:rFonts w:ascii="B Lotus" w:eastAsia="Calibri" w:hAnsi="B Lotus" w:cs="B Lotus" w:hint="cs"/>
            <w:sz w:val="24"/>
            <w:szCs w:val="24"/>
            <w:rtl/>
            <w:lang w:bidi="fa-IR"/>
          </w:rPr>
          <w:t xml:space="preserve">‌های </w:t>
        </w:r>
      </w:ins>
      <w:r w:rsidRPr="004B665D">
        <w:rPr>
          <w:rFonts w:ascii="B Lotus" w:eastAsia="Calibri" w:hAnsi="B Lotus" w:cs="B Lotus" w:hint="cs"/>
          <w:sz w:val="24"/>
          <w:szCs w:val="24"/>
          <w:rtl/>
          <w:lang w:bidi="fa-IR"/>
        </w:rPr>
        <w:t>ویژه بازسازی و نوسازی برمی</w:t>
      </w:r>
      <w:ins w:id="13290" w:author="Mehrnazi Boojari" w:date="2019-01-08T01:16:00Z">
        <w:r w:rsidR="00632EB0">
          <w:rPr>
            <w:rFonts w:ascii="B Lotus" w:eastAsia="Calibri" w:hAnsi="B Lotus" w:cs="B Nazanin" w:hint="cs"/>
            <w:sz w:val="24"/>
            <w:szCs w:val="24"/>
            <w:rtl/>
            <w:lang w:bidi="fa-IR"/>
          </w:rPr>
          <w:t>‌</w:t>
        </w:r>
      </w:ins>
      <w:del w:id="13291" w:author="Mehrnazi Boojari" w:date="2019-01-08T01:16:00Z">
        <w:r w:rsidRPr="004B665D" w:rsidDel="00632EB0">
          <w:rPr>
            <w:rFonts w:ascii="B Lotus" w:eastAsia="Calibri" w:hAnsi="B Lotus" w:cs="B Lotus" w:hint="cs"/>
            <w:sz w:val="24"/>
            <w:szCs w:val="24"/>
            <w:rtl/>
            <w:lang w:bidi="fa-IR"/>
          </w:rPr>
          <w:delText xml:space="preserve"> </w:delText>
        </w:r>
      </w:del>
      <w:r w:rsidRPr="004B665D">
        <w:rPr>
          <w:rFonts w:ascii="B Lotus" w:eastAsia="Calibri" w:hAnsi="B Lotus" w:cs="B Lotus" w:hint="cs"/>
          <w:sz w:val="24"/>
          <w:szCs w:val="24"/>
          <w:rtl/>
          <w:lang w:bidi="fa-IR"/>
        </w:rPr>
        <w:t>گردد که در یک دوره کوتاه حجم زیادی از مساکن روستایی بازسازی شد</w:t>
      </w:r>
      <w:del w:id="13292" w:author="Mehrnazi Boojari" w:date="2019-01-13T07:48:00Z">
        <w:r w:rsidRPr="004B665D" w:rsidDel="004B47DD">
          <w:rPr>
            <w:rFonts w:ascii="B Lotus" w:eastAsia="Calibri" w:hAnsi="B Lotus" w:cs="B Lotus" w:hint="cs"/>
            <w:sz w:val="24"/>
            <w:szCs w:val="24"/>
            <w:rtl/>
            <w:lang w:bidi="fa-IR"/>
          </w:rPr>
          <w:delText>ه</w:delText>
        </w:r>
      </w:del>
      <w:r w:rsidRPr="004B665D">
        <w:rPr>
          <w:rFonts w:ascii="B Lotus" w:eastAsia="Calibri" w:hAnsi="B Lotus" w:cs="B Lotus" w:hint="cs"/>
          <w:sz w:val="24"/>
          <w:szCs w:val="24"/>
          <w:rtl/>
          <w:lang w:bidi="fa-IR"/>
        </w:rPr>
        <w:t xml:space="preserve"> و چهره متفاوتی به روستاها </w:t>
      </w:r>
      <w:del w:id="13293" w:author="Mehrnazi Boojari" w:date="2019-01-13T07:48:00Z">
        <w:r w:rsidRPr="004B665D" w:rsidDel="004B47DD">
          <w:rPr>
            <w:rFonts w:ascii="B Lotus" w:eastAsia="Calibri" w:hAnsi="B Lotus" w:cs="B Lotus" w:hint="cs"/>
            <w:sz w:val="24"/>
            <w:szCs w:val="24"/>
            <w:rtl/>
            <w:lang w:bidi="fa-IR"/>
          </w:rPr>
          <w:delText>بخشید</w:delText>
        </w:r>
      </w:del>
      <w:ins w:id="13294" w:author="Mehrnazi Boojari" w:date="2019-01-13T07:48:00Z">
        <w:r w:rsidR="004B47DD">
          <w:rPr>
            <w:rFonts w:ascii="B Lotus" w:eastAsia="Calibri" w:hAnsi="B Lotus" w:cs="B Lotus" w:hint="cs"/>
            <w:sz w:val="24"/>
            <w:szCs w:val="24"/>
            <w:rtl/>
            <w:lang w:bidi="fa-IR"/>
          </w:rPr>
          <w:t>داد</w:t>
        </w:r>
      </w:ins>
      <w:del w:id="13295" w:author="Mehrnazi Boojari" w:date="2019-01-13T07:48:00Z">
        <w:r w:rsidRPr="004B665D" w:rsidDel="004B47DD">
          <w:rPr>
            <w:rFonts w:ascii="B Lotus" w:eastAsia="Calibri" w:hAnsi="B Lotus" w:cs="B Lotus" w:hint="cs"/>
            <w:sz w:val="24"/>
            <w:szCs w:val="24"/>
            <w:rtl/>
            <w:lang w:bidi="fa-IR"/>
          </w:rPr>
          <w:delText>ه اند</w:delText>
        </w:r>
      </w:del>
      <w:del w:id="13296" w:author="Mehrnazi Boojari" w:date="2019-01-07T09:53:00Z">
        <w:r w:rsidRPr="004B665D" w:rsidDel="006F7CCF">
          <w:rPr>
            <w:rFonts w:ascii="B Lotus" w:eastAsia="Calibri" w:hAnsi="B Lotus" w:cs="B Lotus" w:hint="cs"/>
            <w:sz w:val="24"/>
            <w:szCs w:val="24"/>
            <w:rtl/>
            <w:lang w:bidi="fa-IR"/>
          </w:rPr>
          <w:delText xml:space="preserve"> . </w:delText>
        </w:r>
      </w:del>
      <w:ins w:id="13297" w:author="Mehrnazi Boojari" w:date="2019-01-07T09:53:00Z">
        <w:r w:rsidR="006F7CCF">
          <w:rPr>
            <w:rFonts w:ascii="B Lotus" w:eastAsia="Calibri" w:hAnsi="B Lotus" w:cs="B Lotus" w:hint="cs"/>
            <w:sz w:val="24"/>
            <w:szCs w:val="24"/>
            <w:rtl/>
            <w:lang w:bidi="fa-IR"/>
          </w:rPr>
          <w:t xml:space="preserve">. </w:t>
        </w:r>
      </w:ins>
    </w:p>
    <w:p w14:paraId="33280C62" w14:textId="77777777" w:rsidR="00E91C41" w:rsidRPr="004B665D" w:rsidRDefault="00E91C41" w:rsidP="001A54E8">
      <w:pPr>
        <w:bidi/>
        <w:ind w:firstLine="288"/>
        <w:jc w:val="both"/>
        <w:rPr>
          <w:rFonts w:ascii="B Lotus" w:eastAsia="Calibri" w:hAnsi="B Lotus" w:cs="B Lotus"/>
          <w:sz w:val="24"/>
          <w:szCs w:val="24"/>
          <w:rtl/>
          <w:lang w:bidi="fa-IR"/>
        </w:rPr>
      </w:pPr>
      <w:r w:rsidRPr="004B665D">
        <w:rPr>
          <w:rFonts w:ascii="B Lotus" w:eastAsia="Calibri" w:hAnsi="B Lotus" w:cs="B Lotus" w:hint="cs"/>
          <w:sz w:val="24"/>
          <w:szCs w:val="24"/>
          <w:rtl/>
          <w:lang w:bidi="fa-IR"/>
        </w:rPr>
        <w:t xml:space="preserve">در گام دوم تحلیل </w:t>
      </w:r>
      <w:del w:id="13298" w:author="Mehrnazi Boojari" w:date="2019-01-09T23:34:00Z">
        <w:r w:rsidRPr="004B665D" w:rsidDel="00947B53">
          <w:rPr>
            <w:rFonts w:ascii="B Lotus" w:eastAsia="Calibri" w:hAnsi="B Lotus" w:cs="B Lotus" w:hint="cs"/>
            <w:sz w:val="24"/>
            <w:szCs w:val="24"/>
            <w:rtl/>
            <w:lang w:bidi="fa-IR"/>
          </w:rPr>
          <w:delText>پرسشنامه</w:delText>
        </w:r>
      </w:del>
      <w:ins w:id="13299" w:author="Mehrnazi Boojari" w:date="2019-01-09T23:34:00Z">
        <w:r w:rsidR="00947B53">
          <w:rPr>
            <w:rFonts w:ascii="B Lotus" w:eastAsia="Calibri" w:hAnsi="B Lotus" w:cs="B Lotus" w:hint="cs"/>
            <w:sz w:val="24"/>
            <w:szCs w:val="24"/>
            <w:rtl/>
            <w:lang w:bidi="fa-IR"/>
          </w:rPr>
          <w:t>پرسش‌نامه</w:t>
        </w:r>
      </w:ins>
      <w:del w:id="13300" w:author="Mehrnazi Boojari" w:date="2019-01-07T09:45:00Z">
        <w:r w:rsidRPr="004B665D" w:rsidDel="006F7CCF">
          <w:rPr>
            <w:rFonts w:ascii="B Lotus" w:eastAsia="Calibri" w:hAnsi="B Lotus" w:cs="B Lotus" w:hint="cs"/>
            <w:sz w:val="24"/>
            <w:szCs w:val="24"/>
            <w:rtl/>
            <w:lang w:bidi="fa-IR"/>
          </w:rPr>
          <w:delText xml:space="preserve"> ها </w:delText>
        </w:r>
      </w:del>
      <w:ins w:id="13301" w:author="Mehrnazi Boojari" w:date="2019-01-07T09:45:00Z">
        <w:r w:rsidR="006F7CCF">
          <w:rPr>
            <w:rFonts w:ascii="B Lotus" w:eastAsia="Calibri" w:hAnsi="B Lotus" w:cs="B Lotus" w:hint="cs"/>
            <w:sz w:val="24"/>
            <w:szCs w:val="24"/>
            <w:rtl/>
            <w:lang w:bidi="fa-IR"/>
          </w:rPr>
          <w:t>‌ها</w:t>
        </w:r>
      </w:ins>
      <w:del w:id="13302" w:author="Mehrnazi Boojari" w:date="2019-01-07T09:47:00Z">
        <w:r w:rsidRPr="004B665D" w:rsidDel="006F7CCF">
          <w:rPr>
            <w:rFonts w:ascii="B Lotus" w:eastAsia="Calibri" w:hAnsi="B Lotus" w:cs="B Lotus" w:hint="cs"/>
            <w:sz w:val="24"/>
            <w:szCs w:val="24"/>
            <w:rtl/>
            <w:lang w:bidi="fa-IR"/>
          </w:rPr>
          <w:delText>،</w:delText>
        </w:r>
      </w:del>
      <w:r w:rsidRPr="004B665D">
        <w:rPr>
          <w:rFonts w:ascii="B Lotus" w:eastAsia="Calibri" w:hAnsi="B Lotus" w:cs="B Lotus" w:hint="cs"/>
          <w:sz w:val="24"/>
          <w:szCs w:val="24"/>
          <w:rtl/>
          <w:lang w:bidi="fa-IR"/>
        </w:rPr>
        <w:t xml:space="preserve"> عوامل هر یک از چالش</w:t>
      </w:r>
      <w:del w:id="13303" w:author="Mehrnazi Boojari" w:date="2019-01-07T09:45:00Z">
        <w:r w:rsidRPr="004B665D" w:rsidDel="006F7CCF">
          <w:rPr>
            <w:rFonts w:ascii="B Lotus" w:eastAsia="Calibri" w:hAnsi="B Lotus" w:cs="B Lotus" w:hint="cs"/>
            <w:sz w:val="24"/>
            <w:szCs w:val="24"/>
            <w:rtl/>
            <w:lang w:bidi="fa-IR"/>
          </w:rPr>
          <w:delText xml:space="preserve"> ها </w:delText>
        </w:r>
      </w:del>
      <w:ins w:id="13304" w:author="Mehrnazi Boojari" w:date="2019-01-07T09:45:00Z">
        <w:r w:rsidR="006F7CCF">
          <w:rPr>
            <w:rFonts w:ascii="B Lotus" w:eastAsia="Calibri" w:hAnsi="B Lotus" w:cs="B Lotus" w:hint="cs"/>
            <w:sz w:val="24"/>
            <w:szCs w:val="24"/>
            <w:rtl/>
            <w:lang w:bidi="fa-IR"/>
          </w:rPr>
          <w:t xml:space="preserve">‌ها </w:t>
        </w:r>
      </w:ins>
      <w:r w:rsidRPr="004B665D">
        <w:rPr>
          <w:rFonts w:ascii="B Lotus" w:eastAsia="Calibri" w:hAnsi="B Lotus" w:cs="B Lotus" w:hint="cs"/>
          <w:sz w:val="24"/>
          <w:szCs w:val="24"/>
          <w:rtl/>
          <w:lang w:bidi="fa-IR"/>
        </w:rPr>
        <w:t>بررسی</w:t>
      </w:r>
      <w:del w:id="13305" w:author="Mehrnazi Boojari" w:date="2019-01-07T09:49:00Z">
        <w:r w:rsidRPr="004B665D" w:rsidDel="006F7CCF">
          <w:rPr>
            <w:rFonts w:ascii="B Lotus" w:eastAsia="Calibri" w:hAnsi="B Lotus" w:cs="B Lotus" w:hint="cs"/>
            <w:sz w:val="24"/>
            <w:szCs w:val="24"/>
            <w:rtl/>
            <w:lang w:bidi="fa-IR"/>
          </w:rPr>
          <w:delText xml:space="preserve"> می </w:delText>
        </w:r>
      </w:del>
      <w:ins w:id="13306" w:author="Mehrnazi Boojari" w:date="2019-01-07T09:49:00Z">
        <w:r w:rsidR="006F7CCF">
          <w:rPr>
            <w:rFonts w:ascii="B Lotus" w:eastAsia="Calibri" w:hAnsi="B Lotus" w:cs="B Lotus" w:hint="cs"/>
            <w:sz w:val="24"/>
            <w:szCs w:val="24"/>
            <w:rtl/>
            <w:lang w:bidi="fa-IR"/>
          </w:rPr>
          <w:t xml:space="preserve"> </w:t>
        </w:r>
      </w:ins>
      <w:del w:id="13307" w:author="Mehrnazi Boojari" w:date="2019-01-07T22:44:00Z">
        <w:r w:rsidRPr="004B665D" w:rsidDel="00BF4CE5">
          <w:rPr>
            <w:rFonts w:ascii="B Lotus" w:eastAsia="Calibri" w:hAnsi="B Lotus" w:cs="B Lotus" w:hint="cs"/>
            <w:sz w:val="24"/>
            <w:szCs w:val="24"/>
            <w:rtl/>
            <w:lang w:bidi="fa-IR"/>
          </w:rPr>
          <w:delText>شوند</w:delText>
        </w:r>
      </w:del>
      <w:ins w:id="13308" w:author="Mehrnazi Boojari" w:date="2019-01-07T22:44:00Z">
        <w:r w:rsidR="00BF4CE5">
          <w:rPr>
            <w:rFonts w:ascii="B Lotus" w:eastAsia="Calibri" w:hAnsi="B Lotus" w:cs="B Lotus" w:hint="cs"/>
            <w:sz w:val="24"/>
            <w:szCs w:val="24"/>
            <w:rtl/>
            <w:lang w:bidi="fa-IR"/>
          </w:rPr>
          <w:t>می‌شوند</w:t>
        </w:r>
      </w:ins>
      <w:r w:rsidRPr="004B665D">
        <w:rPr>
          <w:rFonts w:ascii="B Lotus" w:eastAsia="Calibri" w:hAnsi="B Lotus" w:cs="B Lotus" w:hint="cs"/>
          <w:sz w:val="24"/>
          <w:szCs w:val="24"/>
          <w:rtl/>
          <w:lang w:bidi="fa-IR"/>
        </w:rPr>
        <w:t>. در تعیین وزن هر یک از عوامل با توجه به مقایسه دو</w:t>
      </w:r>
      <w:ins w:id="13309" w:author="Mehrnazi Boojari" w:date="2019-01-13T07:51:00Z">
        <w:r w:rsidR="001A54E8">
          <w:rPr>
            <w:rFonts w:ascii="B Lotus" w:eastAsia="Calibri" w:hAnsi="B Lotus" w:cs="Times New Roman" w:hint="eastAsia"/>
            <w:sz w:val="24"/>
            <w:szCs w:val="24"/>
            <w:rtl/>
            <w:lang w:bidi="fa-IR"/>
          </w:rPr>
          <w:t> </w:t>
        </w:r>
      </w:ins>
      <w:r w:rsidRPr="004B665D">
        <w:rPr>
          <w:rFonts w:ascii="B Lotus" w:eastAsia="Calibri" w:hAnsi="B Lotus" w:cs="B Lotus" w:hint="cs"/>
          <w:sz w:val="24"/>
          <w:szCs w:val="24"/>
          <w:rtl/>
          <w:lang w:bidi="fa-IR"/>
        </w:rPr>
        <w:t>به دویی انجام</w:t>
      </w:r>
      <w:ins w:id="13310" w:author="Mehrnazi Boojari" w:date="2019-01-13T07:51:00Z">
        <w:r w:rsidR="001A54E8">
          <w:rPr>
            <w:rFonts w:ascii="B Lotus" w:eastAsia="Calibri" w:hAnsi="B Lotus" w:cs="B Nazanin" w:hint="cs"/>
            <w:sz w:val="24"/>
            <w:szCs w:val="24"/>
            <w:rtl/>
            <w:lang w:bidi="fa-IR"/>
          </w:rPr>
          <w:t>‌</w:t>
        </w:r>
      </w:ins>
      <w:del w:id="13311" w:author="Mehrnazi Boojari" w:date="2019-01-13T07:51:00Z">
        <w:r w:rsidRPr="004B665D" w:rsidDel="001A54E8">
          <w:rPr>
            <w:rFonts w:ascii="B Lotus" w:eastAsia="Calibri" w:hAnsi="B Lotus" w:cs="B Lotus" w:hint="cs"/>
            <w:sz w:val="24"/>
            <w:szCs w:val="24"/>
            <w:rtl/>
            <w:lang w:bidi="fa-IR"/>
          </w:rPr>
          <w:delText xml:space="preserve"> </w:delText>
        </w:r>
      </w:del>
      <w:r w:rsidRPr="004B665D">
        <w:rPr>
          <w:rFonts w:ascii="B Lotus" w:eastAsia="Calibri" w:hAnsi="B Lotus" w:cs="B Lotus" w:hint="cs"/>
          <w:sz w:val="24"/>
          <w:szCs w:val="24"/>
          <w:rtl/>
          <w:lang w:bidi="fa-IR"/>
        </w:rPr>
        <w:t>شده توسط پاسخ</w:t>
      </w:r>
      <w:ins w:id="13312" w:author="Mehrnazi Boojari" w:date="2019-01-09T23:38:00Z">
        <w:r w:rsidR="00947B53">
          <w:rPr>
            <w:rFonts w:ascii="B Lotus" w:eastAsia="Calibri" w:hAnsi="B Lotus" w:cs="B Nazanin" w:hint="cs"/>
            <w:sz w:val="24"/>
            <w:szCs w:val="24"/>
            <w:rtl/>
            <w:lang w:bidi="fa-IR"/>
          </w:rPr>
          <w:t>‌</w:t>
        </w:r>
      </w:ins>
      <w:del w:id="13313" w:author="Mehrnazi Boojari" w:date="2019-01-09T23:38:00Z">
        <w:r w:rsidRPr="004B665D" w:rsidDel="00947B53">
          <w:rPr>
            <w:rFonts w:ascii="B Lotus" w:eastAsia="Calibri" w:hAnsi="B Lotus" w:cs="B Lotus" w:hint="cs"/>
            <w:sz w:val="24"/>
            <w:szCs w:val="24"/>
            <w:rtl/>
            <w:lang w:bidi="fa-IR"/>
          </w:rPr>
          <w:delText xml:space="preserve"> </w:delText>
        </w:r>
      </w:del>
      <w:r w:rsidRPr="004B665D">
        <w:rPr>
          <w:rFonts w:ascii="B Lotus" w:eastAsia="Calibri" w:hAnsi="B Lotus" w:cs="B Lotus" w:hint="cs"/>
          <w:sz w:val="24"/>
          <w:szCs w:val="24"/>
          <w:rtl/>
          <w:lang w:bidi="fa-IR"/>
        </w:rPr>
        <w:t xml:space="preserve">دهندگان وزن هر یک از عوامل با استفاده از </w:t>
      </w:r>
      <w:del w:id="13314" w:author="Mehrnazi Boojari" w:date="2019-01-07T23:27:00Z">
        <w:r w:rsidRPr="004B665D" w:rsidDel="00FB0B67">
          <w:rPr>
            <w:rFonts w:ascii="B Lotus" w:eastAsia="Calibri" w:hAnsi="B Lotus" w:cs="B Lotus" w:hint="cs"/>
            <w:sz w:val="24"/>
            <w:szCs w:val="24"/>
            <w:rtl/>
            <w:lang w:bidi="fa-IR"/>
          </w:rPr>
          <w:delText>نرم افزار</w:delText>
        </w:r>
      </w:del>
      <w:ins w:id="13315" w:author="Mehrnazi Boojari" w:date="2019-01-07T23:27:00Z">
        <w:r w:rsidR="00FB0B67">
          <w:rPr>
            <w:rFonts w:ascii="B Lotus" w:eastAsia="Calibri" w:hAnsi="B Lotus" w:cs="B Lotus" w:hint="cs"/>
            <w:sz w:val="24"/>
            <w:szCs w:val="24"/>
            <w:rtl/>
            <w:lang w:bidi="fa-IR"/>
          </w:rPr>
          <w:t>نرم‌افزار</w:t>
        </w:r>
      </w:ins>
      <w:r w:rsidRPr="004B665D">
        <w:rPr>
          <w:rFonts w:ascii="B Lotus" w:eastAsia="Calibri" w:hAnsi="B Lotus" w:cs="B Lotus" w:hint="cs"/>
          <w:sz w:val="24"/>
          <w:szCs w:val="24"/>
          <w:rtl/>
          <w:lang w:bidi="fa-IR"/>
        </w:rPr>
        <w:t xml:space="preserve"> </w:t>
      </w:r>
      <w:r w:rsidRPr="00DE149B">
        <w:rPr>
          <w:rFonts w:asciiTheme="majorBidi" w:eastAsia="Calibri" w:hAnsiTheme="majorBidi" w:cstheme="majorBidi"/>
          <w:sz w:val="24"/>
          <w:szCs w:val="24"/>
          <w:lang w:bidi="fa-IR"/>
        </w:rPr>
        <w:t>Expert Choice</w:t>
      </w:r>
      <w:r w:rsidRPr="004B665D">
        <w:rPr>
          <w:rFonts w:ascii="B Lotus" w:eastAsia="Calibri" w:hAnsi="B Lotus" w:cs="B Lotus" w:hint="cs"/>
          <w:sz w:val="24"/>
          <w:szCs w:val="24"/>
          <w:rtl/>
          <w:lang w:bidi="fa-IR"/>
        </w:rPr>
        <w:t xml:space="preserve"> در نمودار 3</w:t>
      </w:r>
      <w:del w:id="13316" w:author="Mehrnazi Boojari" w:date="2019-01-13T07:51:00Z">
        <w:r w:rsidRPr="004B665D" w:rsidDel="001A54E8">
          <w:rPr>
            <w:rFonts w:ascii="B Lotus" w:eastAsia="Calibri" w:hAnsi="B Lotus" w:cs="B Lotus" w:hint="cs"/>
            <w:sz w:val="24"/>
            <w:szCs w:val="24"/>
            <w:rtl/>
            <w:lang w:bidi="fa-IR"/>
          </w:rPr>
          <w:delText>.</w:delText>
        </w:r>
      </w:del>
      <w:ins w:id="13317" w:author="Mehrnazi Boojari" w:date="2019-01-13T07:51:00Z">
        <w:r w:rsidR="001A54E8">
          <w:rPr>
            <w:rFonts w:ascii="B Lotus" w:eastAsia="Calibri" w:hAnsi="B Lotus" w:cs="B Lotus" w:hint="cs"/>
            <w:sz w:val="24"/>
            <w:szCs w:val="24"/>
            <w:rtl/>
            <w:lang w:bidi="fa-IR"/>
          </w:rPr>
          <w:t>-</w:t>
        </w:r>
      </w:ins>
      <w:r w:rsidRPr="004B665D">
        <w:rPr>
          <w:rFonts w:ascii="B Lotus" w:eastAsia="Calibri" w:hAnsi="B Lotus" w:cs="B Lotus" w:hint="cs"/>
          <w:sz w:val="24"/>
          <w:szCs w:val="24"/>
          <w:rtl/>
          <w:lang w:bidi="fa-IR"/>
        </w:rPr>
        <w:t>2 نشان داده شده است.</w:t>
      </w:r>
    </w:p>
    <w:p w14:paraId="226FD70E" w14:textId="77777777" w:rsidR="00E91C41" w:rsidRPr="00E91C41" w:rsidRDefault="00E91C41" w:rsidP="00E91C41">
      <w:pPr>
        <w:keepNext/>
        <w:bidi/>
        <w:ind w:firstLine="288"/>
        <w:jc w:val="both"/>
        <w:rPr>
          <w:rFonts w:ascii="Calibri" w:eastAsia="Calibri" w:hAnsi="Calibri" w:cs="Arial"/>
        </w:rPr>
      </w:pPr>
      <w:r w:rsidRPr="00E91C41">
        <w:rPr>
          <w:rFonts w:ascii="Calibri" w:eastAsia="Calibri" w:hAnsi="Calibri" w:cs="B Lotus"/>
          <w:noProof/>
          <w:sz w:val="24"/>
          <w:szCs w:val="24"/>
        </w:rPr>
        <w:drawing>
          <wp:inline distT="0" distB="0" distL="0" distR="0" wp14:anchorId="01A5A6AC" wp14:editId="4AF7BF0B">
            <wp:extent cx="5119742" cy="387447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129" cy="3874770"/>
                    </a:xfrm>
                    <a:prstGeom prst="rect">
                      <a:avLst/>
                    </a:prstGeom>
                  </pic:spPr>
                </pic:pic>
              </a:graphicData>
            </a:graphic>
          </wp:inline>
        </w:drawing>
      </w:r>
    </w:p>
    <w:p w14:paraId="379A0A8E" w14:textId="77777777" w:rsidR="00E91C41" w:rsidRPr="00342657" w:rsidRDefault="00E91C41" w:rsidP="001A54E8">
      <w:pPr>
        <w:bidi/>
        <w:spacing w:after="200" w:line="240" w:lineRule="auto"/>
        <w:jc w:val="center"/>
        <w:rPr>
          <w:rFonts w:ascii="B Lotus" w:eastAsia="Calibri" w:hAnsi="B Lotus" w:cs="B Lotus"/>
          <w:color w:val="44546A"/>
          <w:sz w:val="20"/>
          <w:szCs w:val="20"/>
          <w:lang w:bidi="fa-IR"/>
        </w:rPr>
      </w:pPr>
      <w:bookmarkStart w:id="13318" w:name="_Toc530239751"/>
      <w:r w:rsidRPr="00342657">
        <w:rPr>
          <w:rFonts w:ascii="B Lotus" w:eastAsia="Calibri" w:hAnsi="B Lotus" w:cs="B Lotus"/>
          <w:color w:val="000000"/>
          <w:sz w:val="20"/>
          <w:szCs w:val="20"/>
          <w:rtl/>
        </w:rPr>
        <w:t xml:space="preserve">نمودار </w:t>
      </w:r>
      <w:r w:rsidR="00F11B79" w:rsidRPr="00342657">
        <w:rPr>
          <w:rFonts w:ascii="B Lotus" w:eastAsia="Calibri" w:hAnsi="B Lotus" w:cs="B Lotus"/>
          <w:color w:val="000000"/>
          <w:sz w:val="20"/>
          <w:szCs w:val="20"/>
          <w:rtl/>
        </w:rPr>
        <w:fldChar w:fldCharType="begin"/>
      </w:r>
      <w:r w:rsidR="00F11B79" w:rsidRPr="00342657">
        <w:rPr>
          <w:rFonts w:ascii="B Lotus" w:eastAsia="Calibri" w:hAnsi="B Lotus" w:cs="B Lotus"/>
          <w:color w:val="000000"/>
          <w:sz w:val="20"/>
          <w:szCs w:val="20"/>
          <w:rtl/>
        </w:rPr>
        <w:instrText xml:space="preserve"> </w:instrText>
      </w:r>
      <w:r w:rsidR="00F11B79" w:rsidRPr="00342657">
        <w:rPr>
          <w:rFonts w:ascii="B Lotus" w:eastAsia="Calibri" w:hAnsi="B Lotus" w:cs="B Lotus"/>
          <w:color w:val="000000"/>
          <w:sz w:val="20"/>
          <w:szCs w:val="20"/>
        </w:rPr>
        <w:instrText xml:space="preserve">STYLEREF </w:instrText>
      </w:r>
      <w:r w:rsidR="00F11B79" w:rsidRPr="00342657">
        <w:rPr>
          <w:rFonts w:ascii="B Lotus" w:eastAsia="Calibri" w:hAnsi="B Lotus" w:cs="B Lotus"/>
          <w:color w:val="000000"/>
          <w:sz w:val="20"/>
          <w:szCs w:val="20"/>
          <w:rtl/>
        </w:rPr>
        <w:instrText>1 \</w:instrText>
      </w:r>
      <w:r w:rsidR="00F11B79" w:rsidRPr="00342657">
        <w:rPr>
          <w:rFonts w:ascii="B Lotus" w:eastAsia="Calibri" w:hAnsi="B Lotus" w:cs="B Lotus"/>
          <w:color w:val="000000"/>
          <w:sz w:val="20"/>
          <w:szCs w:val="20"/>
        </w:rPr>
        <w:instrText>s</w:instrText>
      </w:r>
      <w:r w:rsidR="00F11B79" w:rsidRPr="00342657">
        <w:rPr>
          <w:rFonts w:ascii="B Lotus" w:eastAsia="Calibri" w:hAnsi="B Lotus" w:cs="B Lotus"/>
          <w:color w:val="000000"/>
          <w:sz w:val="20"/>
          <w:szCs w:val="20"/>
          <w:rtl/>
        </w:rPr>
        <w:instrText xml:space="preserve"> </w:instrText>
      </w:r>
      <w:r w:rsidR="00F11B79" w:rsidRPr="00342657">
        <w:rPr>
          <w:rFonts w:ascii="B Lotus" w:eastAsia="Calibri" w:hAnsi="B Lotus" w:cs="B Lotus"/>
          <w:color w:val="000000"/>
          <w:sz w:val="20"/>
          <w:szCs w:val="20"/>
          <w:rtl/>
        </w:rPr>
        <w:fldChar w:fldCharType="separate"/>
      </w:r>
      <w:r w:rsidR="00F11B79" w:rsidRPr="00342657">
        <w:rPr>
          <w:rFonts w:ascii="B Lotus" w:eastAsia="Calibri" w:hAnsi="B Lotus" w:cs="B Lotus"/>
          <w:noProof/>
          <w:color w:val="000000"/>
          <w:sz w:val="20"/>
          <w:szCs w:val="20"/>
          <w:rtl/>
        </w:rPr>
        <w:t>‏3</w:t>
      </w:r>
      <w:r w:rsidR="00F11B79" w:rsidRPr="00342657">
        <w:rPr>
          <w:rFonts w:ascii="B Lotus" w:eastAsia="Calibri" w:hAnsi="B Lotus" w:cs="B Lotus"/>
          <w:color w:val="000000"/>
          <w:sz w:val="20"/>
          <w:szCs w:val="20"/>
          <w:rtl/>
        </w:rPr>
        <w:fldChar w:fldCharType="end"/>
      </w:r>
      <w:del w:id="13319" w:author="Mehrnazi Boojari" w:date="2019-01-13T07:52:00Z">
        <w:r w:rsidR="00F11B79" w:rsidRPr="00342657" w:rsidDel="001A54E8">
          <w:rPr>
            <w:rFonts w:ascii="B Lotus" w:eastAsia="Calibri" w:hAnsi="B Lotus" w:cs="B Lotus"/>
            <w:color w:val="000000"/>
            <w:sz w:val="20"/>
            <w:szCs w:val="20"/>
            <w:rtl/>
          </w:rPr>
          <w:delText>.</w:delText>
        </w:r>
      </w:del>
      <w:ins w:id="13320" w:author="Mehrnazi Boojari" w:date="2019-01-13T07:52:00Z">
        <w:r w:rsidR="001A54E8">
          <w:rPr>
            <w:rFonts w:ascii="B Lotus" w:eastAsia="Calibri" w:hAnsi="B Lotus" w:cs="B Lotus" w:hint="cs"/>
            <w:color w:val="000000"/>
            <w:sz w:val="20"/>
            <w:szCs w:val="20"/>
            <w:rtl/>
          </w:rPr>
          <w:t>-</w:t>
        </w:r>
      </w:ins>
      <w:r w:rsidR="00F11B79" w:rsidRPr="00342657">
        <w:rPr>
          <w:rFonts w:ascii="B Lotus" w:eastAsia="Calibri" w:hAnsi="B Lotus" w:cs="B Lotus"/>
          <w:color w:val="000000"/>
          <w:sz w:val="20"/>
          <w:szCs w:val="20"/>
          <w:rtl/>
        </w:rPr>
        <w:fldChar w:fldCharType="begin"/>
      </w:r>
      <w:r w:rsidR="00F11B79" w:rsidRPr="00342657">
        <w:rPr>
          <w:rFonts w:ascii="B Lotus" w:eastAsia="Calibri" w:hAnsi="B Lotus" w:cs="B Lotus"/>
          <w:color w:val="000000"/>
          <w:sz w:val="20"/>
          <w:szCs w:val="20"/>
          <w:rtl/>
        </w:rPr>
        <w:instrText xml:space="preserve"> </w:instrText>
      </w:r>
      <w:r w:rsidR="00F11B79" w:rsidRPr="00342657">
        <w:rPr>
          <w:rFonts w:ascii="B Lotus" w:eastAsia="Calibri" w:hAnsi="B Lotus" w:cs="B Lotus"/>
          <w:color w:val="000000"/>
          <w:sz w:val="20"/>
          <w:szCs w:val="20"/>
        </w:rPr>
        <w:instrText xml:space="preserve">SEQ </w:instrText>
      </w:r>
      <w:r w:rsidR="00F11B79" w:rsidRPr="00342657">
        <w:rPr>
          <w:rFonts w:ascii="B Lotus" w:eastAsia="Calibri" w:hAnsi="B Lotus" w:cs="B Lotus"/>
          <w:color w:val="000000"/>
          <w:sz w:val="20"/>
          <w:szCs w:val="20"/>
          <w:rtl/>
        </w:rPr>
        <w:instrText xml:space="preserve">نمودار \* </w:instrText>
      </w:r>
      <w:r w:rsidR="00F11B79" w:rsidRPr="00342657">
        <w:rPr>
          <w:rFonts w:ascii="B Lotus" w:eastAsia="Calibri" w:hAnsi="B Lotus" w:cs="B Lotus"/>
          <w:color w:val="000000"/>
          <w:sz w:val="20"/>
          <w:szCs w:val="20"/>
        </w:rPr>
        <w:instrText>ARABIC \s 1</w:instrText>
      </w:r>
      <w:r w:rsidR="00F11B79" w:rsidRPr="00342657">
        <w:rPr>
          <w:rFonts w:ascii="B Lotus" w:eastAsia="Calibri" w:hAnsi="B Lotus" w:cs="B Lotus"/>
          <w:color w:val="000000"/>
          <w:sz w:val="20"/>
          <w:szCs w:val="20"/>
          <w:rtl/>
        </w:rPr>
        <w:instrText xml:space="preserve"> </w:instrText>
      </w:r>
      <w:r w:rsidR="00F11B79" w:rsidRPr="00342657">
        <w:rPr>
          <w:rFonts w:ascii="B Lotus" w:eastAsia="Calibri" w:hAnsi="B Lotus" w:cs="B Lotus"/>
          <w:color w:val="000000"/>
          <w:sz w:val="20"/>
          <w:szCs w:val="20"/>
          <w:rtl/>
        </w:rPr>
        <w:fldChar w:fldCharType="separate"/>
      </w:r>
      <w:r w:rsidR="00F11B79" w:rsidRPr="00342657">
        <w:rPr>
          <w:rFonts w:ascii="B Lotus" w:eastAsia="Calibri" w:hAnsi="B Lotus" w:cs="B Lotus"/>
          <w:noProof/>
          <w:color w:val="000000"/>
          <w:sz w:val="20"/>
          <w:szCs w:val="20"/>
          <w:rtl/>
        </w:rPr>
        <w:t>2</w:t>
      </w:r>
      <w:r w:rsidR="00F11B79" w:rsidRPr="00342657">
        <w:rPr>
          <w:rFonts w:ascii="B Lotus" w:eastAsia="Calibri" w:hAnsi="B Lotus" w:cs="B Lotus"/>
          <w:color w:val="000000"/>
          <w:sz w:val="20"/>
          <w:szCs w:val="20"/>
          <w:rtl/>
        </w:rPr>
        <w:fldChar w:fldCharType="end"/>
      </w:r>
      <w:del w:id="13321" w:author="Mehrnazi Boojari" w:date="2019-01-07T10:35:00Z">
        <w:r w:rsidRPr="00342657" w:rsidDel="006C73A5">
          <w:rPr>
            <w:rFonts w:ascii="B Lotus" w:eastAsia="Calibri" w:hAnsi="B Lotus" w:cs="B Lotus"/>
            <w:color w:val="000000"/>
            <w:sz w:val="20"/>
            <w:szCs w:val="20"/>
          </w:rPr>
          <w:delText xml:space="preserve"> : </w:delText>
        </w:r>
      </w:del>
      <w:ins w:id="13322" w:author="Mehrnazi Boojari" w:date="2019-01-07T10:35:00Z">
        <w:r w:rsidR="006C73A5">
          <w:rPr>
            <w:rFonts w:ascii="B Lotus" w:eastAsia="Calibri" w:hAnsi="B Lotus" w:cs="B Lotus"/>
            <w:color w:val="000000"/>
            <w:sz w:val="20"/>
            <w:szCs w:val="20"/>
            <w:rtl/>
          </w:rPr>
          <w:t xml:space="preserve">: </w:t>
        </w:r>
      </w:ins>
      <w:r w:rsidRPr="00342657">
        <w:rPr>
          <w:rFonts w:ascii="B Lotus" w:eastAsia="Calibri" w:hAnsi="B Lotus" w:cs="B Lotus"/>
          <w:color w:val="000000"/>
          <w:sz w:val="20"/>
          <w:szCs w:val="20"/>
          <w:rtl/>
        </w:rPr>
        <w:t>اهم</w:t>
      </w:r>
      <w:r w:rsidRPr="00342657">
        <w:rPr>
          <w:rFonts w:ascii="B Lotus" w:eastAsia="Calibri" w:hAnsi="B Lotus" w:cs="B Lotus" w:hint="cs"/>
          <w:color w:val="000000"/>
          <w:sz w:val="20"/>
          <w:szCs w:val="20"/>
          <w:rtl/>
        </w:rPr>
        <w:t>ی</w:t>
      </w:r>
      <w:r w:rsidRPr="00342657">
        <w:rPr>
          <w:rFonts w:ascii="B Lotus" w:eastAsia="Calibri" w:hAnsi="B Lotus" w:cs="B Lotus" w:hint="eastAsia"/>
          <w:color w:val="000000"/>
          <w:sz w:val="20"/>
          <w:szCs w:val="20"/>
          <w:rtl/>
        </w:rPr>
        <w:t>ت</w:t>
      </w:r>
      <w:r w:rsidRPr="00342657">
        <w:rPr>
          <w:rFonts w:ascii="B Lotus" w:eastAsia="Calibri" w:hAnsi="B Lotus" w:cs="B Lotus"/>
          <w:color w:val="000000"/>
          <w:sz w:val="20"/>
          <w:szCs w:val="20"/>
          <w:rtl/>
        </w:rPr>
        <w:t xml:space="preserve"> </w:t>
      </w:r>
      <w:r w:rsidRPr="00342657">
        <w:rPr>
          <w:rFonts w:ascii="B Lotus" w:eastAsia="Calibri" w:hAnsi="B Lotus" w:cs="B Lotus" w:hint="cs"/>
          <w:color w:val="000000"/>
          <w:sz w:val="20"/>
          <w:szCs w:val="20"/>
          <w:rtl/>
          <w:lang w:bidi="fa-IR"/>
        </w:rPr>
        <w:t>عوامل</w:t>
      </w:r>
      <w:r w:rsidRPr="00342657">
        <w:rPr>
          <w:rFonts w:ascii="B Lotus" w:eastAsia="Calibri" w:hAnsi="B Lotus" w:cs="B Lotus"/>
          <w:color w:val="000000"/>
          <w:sz w:val="20"/>
          <w:szCs w:val="20"/>
          <w:rtl/>
        </w:rPr>
        <w:t xml:space="preserve"> مسکن روستا</w:t>
      </w:r>
      <w:r w:rsidRPr="00342657">
        <w:rPr>
          <w:rFonts w:ascii="B Lotus" w:eastAsia="Calibri" w:hAnsi="B Lotus" w:cs="B Lotus" w:hint="cs"/>
          <w:color w:val="000000"/>
          <w:sz w:val="20"/>
          <w:szCs w:val="20"/>
          <w:rtl/>
        </w:rPr>
        <w:t>یی</w:t>
      </w:r>
      <w:r w:rsidRPr="00342657">
        <w:rPr>
          <w:rFonts w:ascii="B Lotus" w:eastAsia="Calibri" w:hAnsi="B Lotus" w:cs="B Lotus"/>
          <w:color w:val="000000"/>
          <w:sz w:val="20"/>
          <w:szCs w:val="20"/>
          <w:rtl/>
        </w:rPr>
        <w:t xml:space="preserve"> </w:t>
      </w:r>
      <w:del w:id="13323" w:author="Mehrnazi Boojari" w:date="2019-01-09T23:38:00Z">
        <w:r w:rsidRPr="00342657" w:rsidDel="00947B53">
          <w:rPr>
            <w:rFonts w:ascii="B Lotus" w:eastAsia="Calibri" w:hAnsi="B Lotus" w:cs="B Lotus"/>
            <w:color w:val="000000"/>
            <w:sz w:val="20"/>
            <w:szCs w:val="20"/>
            <w:rtl/>
          </w:rPr>
          <w:delText>بر اساس</w:delText>
        </w:r>
      </w:del>
      <w:ins w:id="13324" w:author="Mehrnazi Boojari" w:date="2019-01-09T23:38:00Z">
        <w:r w:rsidR="00947B53">
          <w:rPr>
            <w:rFonts w:ascii="B Lotus" w:eastAsia="Calibri" w:hAnsi="B Lotus" w:cs="B Lotus"/>
            <w:color w:val="000000"/>
            <w:sz w:val="20"/>
            <w:szCs w:val="20"/>
            <w:rtl/>
          </w:rPr>
          <w:t>بر</w:t>
        </w:r>
        <w:r w:rsidR="00947B53">
          <w:rPr>
            <w:rFonts w:ascii="Times New Roman" w:eastAsia="Calibri" w:hAnsi="Times New Roman" w:cs="Times New Roman" w:hint="cs"/>
            <w:color w:val="000000"/>
            <w:sz w:val="20"/>
            <w:szCs w:val="20"/>
            <w:rtl/>
          </w:rPr>
          <w:t> </w:t>
        </w:r>
        <w:r w:rsidR="00947B53">
          <w:rPr>
            <w:rFonts w:ascii="B Lotus" w:eastAsia="Calibri" w:hAnsi="B Lotus" w:cs="B Lotus"/>
            <w:color w:val="000000"/>
            <w:sz w:val="20"/>
            <w:szCs w:val="20"/>
            <w:rtl/>
          </w:rPr>
          <w:t>اساس</w:t>
        </w:r>
      </w:ins>
      <w:r w:rsidRPr="00342657">
        <w:rPr>
          <w:rFonts w:ascii="B Lotus" w:eastAsia="Calibri" w:hAnsi="B Lotus" w:cs="B Lotus"/>
          <w:color w:val="000000"/>
          <w:sz w:val="20"/>
          <w:szCs w:val="20"/>
          <w:rtl/>
        </w:rPr>
        <w:t xml:space="preserve"> امت</w:t>
      </w:r>
      <w:r w:rsidRPr="00342657">
        <w:rPr>
          <w:rFonts w:ascii="B Lotus" w:eastAsia="Calibri" w:hAnsi="B Lotus" w:cs="B Lotus" w:hint="cs"/>
          <w:color w:val="000000"/>
          <w:sz w:val="20"/>
          <w:szCs w:val="20"/>
          <w:rtl/>
        </w:rPr>
        <w:t>ی</w:t>
      </w:r>
      <w:r w:rsidRPr="00342657">
        <w:rPr>
          <w:rFonts w:ascii="B Lotus" w:eastAsia="Calibri" w:hAnsi="B Lotus" w:cs="B Lotus" w:hint="eastAsia"/>
          <w:color w:val="000000"/>
          <w:sz w:val="20"/>
          <w:szCs w:val="20"/>
          <w:rtl/>
        </w:rPr>
        <w:t>از</w:t>
      </w:r>
      <w:ins w:id="13325" w:author="Mehrnazi Boojari" w:date="2019-01-13T07:52:00Z">
        <w:r w:rsidR="001A54E8">
          <w:rPr>
            <w:rFonts w:ascii="B Lotus" w:eastAsia="Calibri" w:hAnsi="B Lotus" w:cs="B Lotus" w:hint="cs"/>
            <w:color w:val="000000"/>
            <w:sz w:val="20"/>
            <w:szCs w:val="20"/>
            <w:rtl/>
          </w:rPr>
          <w:t xml:space="preserve"> </w:t>
        </w:r>
      </w:ins>
      <w:r w:rsidRPr="00342657">
        <w:rPr>
          <w:rFonts w:ascii="B Lotus" w:eastAsia="Calibri" w:hAnsi="B Lotus" w:cs="B Lotus"/>
          <w:color w:val="000000"/>
          <w:sz w:val="20"/>
          <w:szCs w:val="20"/>
        </w:rPr>
        <w:t xml:space="preserve"> </w:t>
      </w:r>
      <w:r w:rsidRPr="00342657">
        <w:rPr>
          <w:rFonts w:asciiTheme="majorBidi" w:eastAsia="Calibri" w:hAnsiTheme="majorBidi" w:cstheme="majorBidi"/>
          <w:color w:val="000000"/>
          <w:sz w:val="20"/>
          <w:szCs w:val="20"/>
        </w:rPr>
        <w:t>AHP</w:t>
      </w:r>
      <w:bookmarkEnd w:id="13318"/>
    </w:p>
    <w:p w14:paraId="2B93B497" w14:textId="77777777" w:rsidR="00E91C41" w:rsidRPr="00DE149B" w:rsidRDefault="00E91C41" w:rsidP="001A54E8">
      <w:pPr>
        <w:tabs>
          <w:tab w:val="left" w:pos="803"/>
        </w:tabs>
        <w:bidi/>
        <w:ind w:firstLine="288"/>
        <w:jc w:val="both"/>
        <w:rPr>
          <w:rFonts w:ascii="B Lotus" w:eastAsia="Calibri" w:hAnsi="B Lotus" w:cs="B Lotus"/>
          <w:sz w:val="24"/>
          <w:szCs w:val="24"/>
          <w:rtl/>
          <w:lang w:bidi="fa-IR"/>
        </w:rPr>
      </w:pPr>
      <w:r w:rsidRPr="00DE149B">
        <w:rPr>
          <w:rFonts w:ascii="B Lotus" w:eastAsia="Calibri" w:hAnsi="B Lotus" w:cs="B Lotus" w:hint="cs"/>
          <w:sz w:val="24"/>
          <w:szCs w:val="24"/>
          <w:rtl/>
          <w:lang w:bidi="fa-IR"/>
        </w:rPr>
        <w:t>نمودار 3</w:t>
      </w:r>
      <w:del w:id="13326" w:author="Mehrnazi Boojari" w:date="2019-01-13T07:52:00Z">
        <w:r w:rsidRPr="00DE149B" w:rsidDel="001A54E8">
          <w:rPr>
            <w:rFonts w:ascii="B Lotus" w:eastAsia="Calibri" w:hAnsi="B Lotus" w:cs="B Lotus" w:hint="cs"/>
            <w:sz w:val="24"/>
            <w:szCs w:val="24"/>
            <w:rtl/>
            <w:lang w:bidi="fa-IR"/>
          </w:rPr>
          <w:delText>.</w:delText>
        </w:r>
      </w:del>
      <w:ins w:id="13327" w:author="Mehrnazi Boojari" w:date="2019-01-13T07:52:00Z">
        <w:r w:rsidR="001A54E8">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2 نشان</w:t>
      </w:r>
      <w:del w:id="13328" w:author="Mehrnazi Boojari" w:date="2019-01-07T09:49:00Z">
        <w:r w:rsidRPr="00DE149B" w:rsidDel="006F7CCF">
          <w:rPr>
            <w:rFonts w:ascii="B Lotus" w:eastAsia="Calibri" w:hAnsi="B Lotus" w:cs="B Lotus" w:hint="cs"/>
            <w:sz w:val="24"/>
            <w:szCs w:val="24"/>
            <w:rtl/>
            <w:lang w:bidi="fa-IR"/>
          </w:rPr>
          <w:delText xml:space="preserve"> می </w:delText>
        </w:r>
      </w:del>
      <w:ins w:id="13329" w:author="Mehrnazi Boojari" w:date="2019-01-07T09:49:00Z">
        <w:r w:rsidR="006F7CCF">
          <w:rPr>
            <w:rFonts w:ascii="B Lotus" w:eastAsia="Calibri" w:hAnsi="B Lotus" w:cs="B Lotus" w:hint="cs"/>
            <w:sz w:val="24"/>
            <w:szCs w:val="24"/>
            <w:rtl/>
            <w:lang w:bidi="fa-IR"/>
          </w:rPr>
          <w:t xml:space="preserve"> می‌</w:t>
        </w:r>
      </w:ins>
      <w:r w:rsidRPr="00DE149B">
        <w:rPr>
          <w:rFonts w:ascii="B Lotus" w:eastAsia="Calibri" w:hAnsi="B Lotus" w:cs="B Lotus" w:hint="cs"/>
          <w:sz w:val="24"/>
          <w:szCs w:val="24"/>
          <w:rtl/>
          <w:lang w:bidi="fa-IR"/>
        </w:rPr>
        <w:t xml:space="preserve">دهد بیشترین امتیاز مربوط به نفوذ فرهنگ شهرنشینی و تغییر فرهنگ </w:t>
      </w:r>
      <w:del w:id="13330" w:author="Mehrnazi Boojari" w:date="2019-01-07T10:03:00Z">
        <w:r w:rsidRPr="00DE149B" w:rsidDel="00A31D6F">
          <w:rPr>
            <w:rFonts w:ascii="B Lotus" w:eastAsia="Calibri" w:hAnsi="B Lotus" w:cs="B Lotus" w:hint="cs"/>
            <w:sz w:val="24"/>
            <w:szCs w:val="24"/>
            <w:rtl/>
            <w:lang w:bidi="fa-IR"/>
          </w:rPr>
          <w:delText>روستائی</w:delText>
        </w:r>
      </w:del>
      <w:ins w:id="13331" w:author="Mehrnazi Boojari" w:date="2019-01-07T10:03:00Z">
        <w:r w:rsidR="00A31D6F">
          <w:rPr>
            <w:rFonts w:ascii="B Lotus" w:eastAsia="Calibri" w:hAnsi="B Lotus" w:cs="B Lotus" w:hint="cs"/>
            <w:sz w:val="24"/>
            <w:szCs w:val="24"/>
            <w:rtl/>
            <w:lang w:bidi="fa-IR"/>
          </w:rPr>
          <w:t>روستایی</w:t>
        </w:r>
      </w:ins>
      <w:r w:rsidRPr="00DE149B">
        <w:rPr>
          <w:rFonts w:ascii="B Lotus" w:eastAsia="Calibri" w:hAnsi="B Lotus" w:cs="B Lotus" w:hint="cs"/>
          <w:sz w:val="24"/>
          <w:szCs w:val="24"/>
          <w:rtl/>
          <w:lang w:bidi="fa-IR"/>
        </w:rPr>
        <w:t xml:space="preserve"> در ساخت مساکن </w:t>
      </w:r>
      <w:del w:id="13332" w:author="Mehrnazi Boojari" w:date="2019-01-10T01:06:00Z">
        <w:r w:rsidRPr="00DE149B" w:rsidDel="00647583">
          <w:rPr>
            <w:rFonts w:ascii="B Lotus" w:eastAsia="Calibri" w:hAnsi="B Lotus" w:cs="B Lotus" w:hint="cs"/>
            <w:sz w:val="24"/>
            <w:szCs w:val="24"/>
            <w:rtl/>
            <w:lang w:bidi="fa-IR"/>
          </w:rPr>
          <w:delText>مبتنی بر</w:delText>
        </w:r>
      </w:del>
      <w:ins w:id="13333"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Pr="00DE149B">
        <w:rPr>
          <w:rFonts w:ascii="B Lotus" w:eastAsia="Calibri" w:hAnsi="B Lotus" w:cs="B Lotus" w:hint="cs"/>
          <w:sz w:val="24"/>
          <w:szCs w:val="24"/>
          <w:rtl/>
          <w:lang w:bidi="fa-IR"/>
        </w:rPr>
        <w:t xml:space="preserve"> اقلیم و بوم منطق</w:t>
      </w:r>
      <w:del w:id="13334" w:author="Mehrnazi Boojari" w:date="2019-01-09T22:35:00Z">
        <w:r w:rsidRPr="00DE149B" w:rsidDel="00417494">
          <w:rPr>
            <w:rFonts w:ascii="B Lotus" w:eastAsia="Calibri" w:hAnsi="B Lotus" w:cs="B Lotus" w:hint="cs"/>
            <w:sz w:val="24"/>
            <w:szCs w:val="24"/>
            <w:rtl/>
            <w:lang w:bidi="fa-IR"/>
          </w:rPr>
          <w:delText>ه(</w:delText>
        </w:r>
      </w:del>
      <w:ins w:id="13335" w:author="Mehrnazi Boojari" w:date="2019-01-09T22:35:00Z">
        <w:r w:rsidR="00417494">
          <w:rPr>
            <w:rFonts w:ascii="B Lotus" w:eastAsia="Calibri" w:hAnsi="B Lotus" w:cs="B Lotus" w:hint="cs"/>
            <w:sz w:val="24"/>
            <w:szCs w:val="24"/>
            <w:rtl/>
            <w:lang w:bidi="fa-IR"/>
          </w:rPr>
          <w:t>ه (</w:t>
        </w:r>
      </w:ins>
      <w:r w:rsidRPr="00DE149B">
        <w:rPr>
          <w:rFonts w:ascii="B Lotus" w:eastAsia="Calibri" w:hAnsi="B Lotus" w:cs="B Lotus" w:hint="cs"/>
          <w:sz w:val="24"/>
          <w:szCs w:val="24"/>
          <w:rtl/>
          <w:lang w:bidi="fa-IR"/>
        </w:rPr>
        <w:t>با امتیاز</w:t>
      </w:r>
      <w:ins w:id="13336" w:author="Mehrnazi Boojari" w:date="2019-01-13T07:52:00Z">
        <w:r w:rsidR="001A54E8">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0.15 از 1) است</w:t>
      </w:r>
      <w:ins w:id="13337" w:author="Mehrnazi Boojari" w:date="2019-01-13T07:53:00Z">
        <w:r w:rsidR="001A54E8">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 xml:space="preserve"> رتبه</w:t>
      </w:r>
      <w:del w:id="13338" w:author="Mehrnazi Boojari" w:date="2019-01-07T09:46:00Z">
        <w:r w:rsidRPr="00DE149B" w:rsidDel="006F7CCF">
          <w:rPr>
            <w:rFonts w:ascii="B Lotus" w:eastAsia="Calibri" w:hAnsi="B Lotus" w:cs="B Lotus" w:hint="cs"/>
            <w:sz w:val="24"/>
            <w:szCs w:val="24"/>
            <w:rtl/>
            <w:lang w:bidi="fa-IR"/>
          </w:rPr>
          <w:delText xml:space="preserve"> های </w:delText>
        </w:r>
      </w:del>
      <w:ins w:id="13339" w:author="Mehrnazi Boojari" w:date="2019-01-07T09:46:00Z">
        <w:r w:rsidR="006F7CCF">
          <w:rPr>
            <w:rFonts w:ascii="B Lotus" w:eastAsia="Calibri" w:hAnsi="B Lotus" w:cs="B Lotus" w:hint="cs"/>
            <w:sz w:val="24"/>
            <w:szCs w:val="24"/>
            <w:rtl/>
            <w:lang w:bidi="fa-IR"/>
          </w:rPr>
          <w:t xml:space="preserve">‌های </w:t>
        </w:r>
      </w:ins>
      <w:r w:rsidRPr="00DE149B">
        <w:rPr>
          <w:rFonts w:ascii="B Lotus" w:eastAsia="Calibri" w:hAnsi="B Lotus" w:cs="B Lotus" w:hint="cs"/>
          <w:sz w:val="24"/>
          <w:szCs w:val="24"/>
          <w:rtl/>
          <w:lang w:bidi="fa-IR"/>
        </w:rPr>
        <w:t>دوم و سوم به</w:t>
      </w:r>
      <w:ins w:id="13340" w:author="Mehrnazi Boojari" w:date="2019-01-13T07:53:00Z">
        <w:r w:rsidR="001A54E8">
          <w:rPr>
            <w:rFonts w:ascii="B Lotus" w:eastAsia="Calibri" w:hAnsi="B Lotus" w:cs="B Nazanin" w:hint="cs"/>
            <w:sz w:val="24"/>
            <w:szCs w:val="24"/>
            <w:rtl/>
            <w:lang w:bidi="fa-IR"/>
          </w:rPr>
          <w:t>‌</w:t>
        </w:r>
        <w:r w:rsidR="001A54E8">
          <w:rPr>
            <w:rFonts w:ascii="B Lotus" w:eastAsia="Calibri" w:hAnsi="B Lotus" w:cs="B Lotus" w:hint="cs"/>
            <w:sz w:val="24"/>
            <w:szCs w:val="24"/>
            <w:rtl/>
            <w:lang w:bidi="fa-IR"/>
          </w:rPr>
          <w:t xml:space="preserve"> </w:t>
        </w:r>
      </w:ins>
      <w:del w:id="13341" w:author="Mehrnazi Boojari" w:date="2019-01-13T07:53:00Z">
        <w:r w:rsidRPr="00DE149B" w:rsidDel="001A54E8">
          <w:rPr>
            <w:rFonts w:ascii="B Lotus" w:eastAsia="Calibri" w:hAnsi="B Lotus" w:cs="B Lotus" w:hint="cs"/>
            <w:sz w:val="24"/>
            <w:szCs w:val="24"/>
            <w:rtl/>
            <w:lang w:bidi="fa-IR"/>
          </w:rPr>
          <w:delText xml:space="preserve"> </w:delText>
        </w:r>
      </w:del>
      <w:r w:rsidRPr="00DE149B">
        <w:rPr>
          <w:rFonts w:ascii="B Lotus" w:eastAsia="Calibri" w:hAnsi="B Lotus" w:cs="B Lotus" w:hint="cs"/>
          <w:sz w:val="24"/>
          <w:szCs w:val="24"/>
          <w:rtl/>
          <w:lang w:bidi="fa-IR"/>
        </w:rPr>
        <w:t xml:space="preserve">ترتیب به </w:t>
      </w:r>
      <w:del w:id="13342" w:author="Mehrnazi Boojari" w:date="2019-01-09T22:34:00Z">
        <w:r w:rsidRPr="00DE149B" w:rsidDel="00417494">
          <w:rPr>
            <w:rFonts w:ascii="B Lotus" w:eastAsia="Calibri" w:hAnsi="B Lotus" w:cs="B Lotus" w:hint="cs"/>
            <w:sz w:val="24"/>
            <w:szCs w:val="24"/>
            <w:rtl/>
            <w:lang w:bidi="fa-IR"/>
          </w:rPr>
          <w:delText>"</w:delText>
        </w:r>
      </w:del>
      <w:ins w:id="13343" w:author="Mehrnazi Boojari" w:date="2019-01-09T22:34:00Z">
        <w:r w:rsidR="00417494">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 xml:space="preserve">نفوذ فرهنگ شهرنشینی در ساخت مساکن </w:t>
      </w:r>
      <w:del w:id="13344" w:author="Mehrnazi Boojari" w:date="2019-01-07T22:29:00Z">
        <w:r w:rsidRPr="00DE149B" w:rsidDel="00051F26">
          <w:rPr>
            <w:rFonts w:ascii="B Lotus" w:eastAsia="Calibri" w:hAnsi="B Lotus" w:cs="B Lotus" w:hint="cs"/>
            <w:sz w:val="24"/>
            <w:szCs w:val="24"/>
            <w:rtl/>
            <w:lang w:bidi="fa-IR"/>
          </w:rPr>
          <w:delText>معیشت محور</w:delText>
        </w:r>
      </w:del>
      <w:ins w:id="13345" w:author="Mehrnazi Boojari" w:date="2019-01-07T22:29:00Z">
        <w:r w:rsidR="00051F26">
          <w:rPr>
            <w:rFonts w:ascii="B Lotus" w:eastAsia="Calibri" w:hAnsi="B Lotus" w:cs="B Lotus" w:hint="cs"/>
            <w:sz w:val="24"/>
            <w:szCs w:val="24"/>
            <w:rtl/>
            <w:lang w:bidi="fa-IR"/>
          </w:rPr>
          <w:t>معیشت‌محور</w:t>
        </w:r>
      </w:ins>
      <w:del w:id="13346" w:author="Mehrnazi Boojari" w:date="2019-01-09T22:34:00Z">
        <w:r w:rsidRPr="00DE149B" w:rsidDel="00417494">
          <w:rPr>
            <w:rFonts w:ascii="B Lotus" w:eastAsia="Calibri" w:hAnsi="B Lotus" w:cs="B Lotus" w:hint="cs"/>
            <w:sz w:val="24"/>
            <w:szCs w:val="24"/>
            <w:rtl/>
            <w:lang w:bidi="fa-IR"/>
          </w:rPr>
          <w:delText>"(</w:delText>
        </w:r>
      </w:del>
      <w:ins w:id="13347" w:author="Mehrnazi Boojari" w:date="2019-01-09T22:34:00Z">
        <w:r w:rsidR="00417494">
          <w:rPr>
            <w:rFonts w:ascii="B Lotus" w:eastAsia="Calibri" w:hAnsi="B Lotus" w:cs="B Lotus" w:hint="cs"/>
            <w:sz w:val="24"/>
            <w:szCs w:val="24"/>
            <w:rtl/>
            <w:lang w:bidi="fa-IR"/>
          </w:rPr>
          <w:t xml:space="preserve">» </w:t>
        </w:r>
        <w:r w:rsidR="00417494" w:rsidRPr="00DE149B">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با امتیاز 0.1</w:t>
      </w:r>
      <w:del w:id="13348" w:author="Mehrnazi Boojari" w:date="2019-01-07T10:07:00Z">
        <w:r w:rsidRPr="00DE149B" w:rsidDel="00A31D6F">
          <w:rPr>
            <w:rFonts w:ascii="B Lotus" w:eastAsia="Calibri" w:hAnsi="B Lotus" w:cs="B Lotus" w:hint="cs"/>
            <w:sz w:val="24"/>
            <w:szCs w:val="24"/>
            <w:rtl/>
            <w:lang w:bidi="fa-IR"/>
          </w:rPr>
          <w:delText xml:space="preserve"> )</w:delText>
        </w:r>
      </w:del>
      <w:ins w:id="13349" w:author="Mehrnazi Boojari" w:date="2019-01-07T10:07:00Z">
        <w:r w:rsidR="00A31D6F">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 xml:space="preserve"> و </w:t>
      </w:r>
      <w:del w:id="13350" w:author="Mehrnazi Boojari" w:date="2019-01-09T22:34:00Z">
        <w:r w:rsidRPr="00DE149B" w:rsidDel="00417494">
          <w:rPr>
            <w:rFonts w:ascii="B Lotus" w:eastAsia="Calibri" w:hAnsi="B Lotus" w:cs="B Lotus" w:hint="cs"/>
            <w:sz w:val="24"/>
            <w:szCs w:val="24"/>
            <w:rtl/>
            <w:lang w:bidi="fa-IR"/>
          </w:rPr>
          <w:delText>"</w:delText>
        </w:r>
      </w:del>
      <w:ins w:id="13351" w:author="Mehrnazi Boojari" w:date="2019-01-09T22:34:00Z">
        <w:r w:rsidR="00417494">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نبود مقررات ساختمان روستایی</w:t>
      </w:r>
      <w:del w:id="13352" w:author="Mehrnazi Boojari" w:date="2019-01-09T22:34:00Z">
        <w:r w:rsidRPr="00DE149B" w:rsidDel="00417494">
          <w:rPr>
            <w:rFonts w:ascii="B Lotus" w:eastAsia="Calibri" w:hAnsi="B Lotus" w:cs="B Lotus" w:hint="cs"/>
            <w:sz w:val="24"/>
            <w:szCs w:val="24"/>
            <w:rtl/>
            <w:lang w:bidi="fa-IR"/>
          </w:rPr>
          <w:delText xml:space="preserve">" </w:delText>
        </w:r>
      </w:del>
      <w:ins w:id="13353" w:author="Mehrnazi Boojari" w:date="2019-01-09T22:34:00Z">
        <w:r w:rsidR="00417494">
          <w:rPr>
            <w:rFonts w:ascii="B Lotus" w:eastAsia="Calibri" w:hAnsi="B Lotus" w:cs="B Lotus" w:hint="cs"/>
            <w:sz w:val="24"/>
            <w:szCs w:val="24"/>
            <w:rtl/>
            <w:lang w:bidi="fa-IR"/>
          </w:rPr>
          <w:t>»</w:t>
        </w:r>
        <w:r w:rsidR="00417494" w:rsidRPr="00DE149B">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(0.94) اختصاص داده شده است و رده</w:t>
      </w:r>
      <w:del w:id="13354" w:author="Mehrnazi Boojari" w:date="2019-01-07T09:46:00Z">
        <w:r w:rsidRPr="00DE149B" w:rsidDel="006F7CCF">
          <w:rPr>
            <w:rFonts w:ascii="B Lotus" w:eastAsia="Calibri" w:hAnsi="B Lotus" w:cs="B Lotus" w:hint="cs"/>
            <w:sz w:val="24"/>
            <w:szCs w:val="24"/>
            <w:rtl/>
            <w:lang w:bidi="fa-IR"/>
          </w:rPr>
          <w:delText xml:space="preserve"> های </w:delText>
        </w:r>
      </w:del>
      <w:ins w:id="13355" w:author="Mehrnazi Boojari" w:date="2019-01-07T09:46:00Z">
        <w:r w:rsidR="006F7CCF">
          <w:rPr>
            <w:rFonts w:ascii="B Lotus" w:eastAsia="Calibri" w:hAnsi="B Lotus" w:cs="B Lotus" w:hint="cs"/>
            <w:sz w:val="24"/>
            <w:szCs w:val="24"/>
            <w:rtl/>
            <w:lang w:bidi="fa-IR"/>
          </w:rPr>
          <w:t xml:space="preserve">‌های </w:t>
        </w:r>
      </w:ins>
      <w:r w:rsidRPr="00DE149B">
        <w:rPr>
          <w:rFonts w:ascii="B Lotus" w:eastAsia="Calibri" w:hAnsi="B Lotus" w:cs="B Lotus" w:hint="cs"/>
          <w:sz w:val="24"/>
          <w:szCs w:val="24"/>
          <w:rtl/>
          <w:lang w:bidi="fa-IR"/>
        </w:rPr>
        <w:t>آخر به</w:t>
      </w:r>
      <w:del w:id="13356" w:author="Mehrnazi Boojari" w:date="2019-01-07T09:47:00Z">
        <w:r w:rsidRPr="00DE149B" w:rsidDel="006F7CCF">
          <w:rPr>
            <w:rFonts w:ascii="B Lotus" w:eastAsia="Calibri" w:hAnsi="B Lotus" w:cs="B Lotus" w:hint="cs"/>
            <w:sz w:val="24"/>
            <w:szCs w:val="24"/>
            <w:rtl/>
            <w:lang w:bidi="fa-IR"/>
          </w:rPr>
          <w:delText xml:space="preserve"> ،</w:delText>
        </w:r>
      </w:del>
      <w:r w:rsidRPr="00DE149B">
        <w:rPr>
          <w:rFonts w:ascii="B Lotus" w:eastAsia="Calibri" w:hAnsi="B Lotus" w:cs="B Lotus" w:hint="cs"/>
          <w:sz w:val="24"/>
          <w:szCs w:val="24"/>
          <w:rtl/>
          <w:lang w:bidi="fa-IR"/>
        </w:rPr>
        <w:t xml:space="preserve"> </w:t>
      </w:r>
      <w:del w:id="13357" w:author="Mehrnazi Boojari" w:date="2019-01-09T22:35:00Z">
        <w:r w:rsidRPr="00DE149B" w:rsidDel="00417494">
          <w:rPr>
            <w:rFonts w:ascii="B Lotus" w:eastAsia="Calibri" w:hAnsi="B Lotus" w:cs="B Lotus" w:hint="cs"/>
            <w:sz w:val="24"/>
            <w:szCs w:val="24"/>
            <w:rtl/>
            <w:lang w:bidi="fa-IR"/>
          </w:rPr>
          <w:delText>"</w:delText>
        </w:r>
      </w:del>
      <w:ins w:id="13358" w:author="Mehrnazi Boojari" w:date="2019-01-09T22:35:00Z">
        <w:r w:rsidR="00417494">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بی</w:t>
      </w:r>
      <w:ins w:id="13359" w:author="Mehrnazi Boojari" w:date="2019-01-13T07:53:00Z">
        <w:r w:rsidR="001A54E8">
          <w:rPr>
            <w:rFonts w:ascii="B Lotus" w:eastAsia="Calibri" w:hAnsi="B Lotus" w:cs="B Nazanin" w:hint="cs"/>
            <w:sz w:val="24"/>
            <w:szCs w:val="24"/>
            <w:rtl/>
            <w:lang w:bidi="fa-IR"/>
          </w:rPr>
          <w:t>‌</w:t>
        </w:r>
      </w:ins>
      <w:del w:id="13360" w:author="Mehrnazi Boojari" w:date="2019-01-13T07:53:00Z">
        <w:r w:rsidRPr="00DE149B" w:rsidDel="001A54E8">
          <w:rPr>
            <w:rFonts w:ascii="B Lotus" w:eastAsia="Calibri" w:hAnsi="B Lotus" w:cs="B Lotus" w:hint="cs"/>
            <w:sz w:val="24"/>
            <w:szCs w:val="24"/>
            <w:rtl/>
            <w:lang w:bidi="fa-IR"/>
          </w:rPr>
          <w:delText xml:space="preserve"> </w:delText>
        </w:r>
      </w:del>
      <w:r w:rsidRPr="00DE149B">
        <w:rPr>
          <w:rFonts w:ascii="B Lotus" w:eastAsia="Calibri" w:hAnsi="B Lotus" w:cs="B Lotus" w:hint="cs"/>
          <w:sz w:val="24"/>
          <w:szCs w:val="24"/>
          <w:rtl/>
          <w:lang w:bidi="fa-IR"/>
        </w:rPr>
        <w:t>اهمیت</w:t>
      </w:r>
      <w:del w:id="13361" w:author="Mehrnazi Boojari" w:date="2019-01-07T10:45:00Z">
        <w:r w:rsidRPr="00DE149B" w:rsidDel="006A1F1D">
          <w:rPr>
            <w:rFonts w:ascii="B Lotus" w:eastAsia="Calibri" w:hAnsi="B Lotus" w:cs="B Lotus" w:hint="cs"/>
            <w:sz w:val="24"/>
            <w:szCs w:val="24"/>
            <w:rtl/>
            <w:lang w:bidi="fa-IR"/>
          </w:rPr>
          <w:delText xml:space="preserve"> بودن </w:delText>
        </w:r>
      </w:del>
      <w:ins w:id="13362" w:author="Mehrnazi Boojari" w:date="2019-01-07T10:45:00Z">
        <w:r w:rsidR="006A1F1D">
          <w:rPr>
            <w:rFonts w:ascii="B Lotus" w:eastAsia="Calibri" w:hAnsi="B Lotus" w:cs="B Lotus" w:hint="cs"/>
            <w:sz w:val="24"/>
            <w:szCs w:val="24"/>
            <w:rtl/>
            <w:lang w:bidi="fa-IR"/>
          </w:rPr>
          <w:t xml:space="preserve">‌بودن </w:t>
        </w:r>
      </w:ins>
      <w:r w:rsidRPr="00DE149B">
        <w:rPr>
          <w:rFonts w:ascii="B Lotus" w:eastAsia="Calibri" w:hAnsi="B Lotus" w:cs="B Lotus" w:hint="cs"/>
          <w:sz w:val="24"/>
          <w:szCs w:val="24"/>
          <w:rtl/>
          <w:lang w:bidi="fa-IR"/>
        </w:rPr>
        <w:t>مقاوم</w:t>
      </w:r>
      <w:del w:id="13363" w:author="Mehrnazi Boojari" w:date="2019-01-07T09:51:00Z">
        <w:r w:rsidRPr="00DE149B" w:rsidDel="006F7CCF">
          <w:rPr>
            <w:rFonts w:ascii="B Lotus" w:eastAsia="Calibri" w:hAnsi="B Lotus" w:cs="B Lotus" w:hint="cs"/>
            <w:sz w:val="24"/>
            <w:szCs w:val="24"/>
            <w:rtl/>
            <w:lang w:bidi="fa-IR"/>
          </w:rPr>
          <w:delText xml:space="preserve"> سازی </w:delText>
        </w:r>
      </w:del>
      <w:ins w:id="13364" w:author="Mehrnazi Boojari" w:date="2019-01-07T09:51:00Z">
        <w:r w:rsidR="006F7CCF">
          <w:rPr>
            <w:rFonts w:ascii="B Lotus" w:eastAsia="Calibri" w:hAnsi="B Lotus" w:cs="B Lotus" w:hint="cs"/>
            <w:sz w:val="24"/>
            <w:szCs w:val="24"/>
            <w:rtl/>
            <w:lang w:bidi="fa-IR"/>
          </w:rPr>
          <w:t xml:space="preserve">‌سازی </w:t>
        </w:r>
      </w:ins>
      <w:r w:rsidRPr="00DE149B">
        <w:rPr>
          <w:rFonts w:ascii="B Lotus" w:eastAsia="Calibri" w:hAnsi="B Lotus" w:cs="B Lotus" w:hint="cs"/>
          <w:sz w:val="24"/>
          <w:szCs w:val="24"/>
          <w:rtl/>
          <w:lang w:bidi="fa-IR"/>
        </w:rPr>
        <w:t xml:space="preserve">در نگاه </w:t>
      </w:r>
      <w:del w:id="13365" w:author="Mehrnazi Boojari" w:date="2019-01-07T10:03:00Z">
        <w:r w:rsidRPr="00DE149B" w:rsidDel="00A31D6F">
          <w:rPr>
            <w:rFonts w:ascii="B Lotus" w:eastAsia="Calibri" w:hAnsi="B Lotus" w:cs="B Lotus" w:hint="cs"/>
            <w:sz w:val="24"/>
            <w:szCs w:val="24"/>
            <w:rtl/>
            <w:lang w:bidi="fa-IR"/>
          </w:rPr>
          <w:delText>روستائی</w:delText>
        </w:r>
      </w:del>
      <w:ins w:id="13366" w:author="Mehrnazi Boojari" w:date="2019-01-07T10:03:00Z">
        <w:r w:rsidR="00A31D6F">
          <w:rPr>
            <w:rFonts w:ascii="B Lotus" w:eastAsia="Calibri" w:hAnsi="B Lotus" w:cs="B Lotus" w:hint="cs"/>
            <w:sz w:val="24"/>
            <w:szCs w:val="24"/>
            <w:rtl/>
            <w:lang w:bidi="fa-IR"/>
          </w:rPr>
          <w:t>روستایی</w:t>
        </w:r>
      </w:ins>
      <w:r w:rsidRPr="00DE149B">
        <w:rPr>
          <w:rFonts w:ascii="B Lotus" w:eastAsia="Calibri" w:hAnsi="B Lotus" w:cs="B Lotus" w:hint="cs"/>
          <w:sz w:val="24"/>
          <w:szCs w:val="24"/>
          <w:rtl/>
          <w:lang w:bidi="fa-IR"/>
        </w:rPr>
        <w:t>ان</w:t>
      </w:r>
      <w:del w:id="13367" w:author="Mehrnazi Boojari" w:date="2019-01-09T22:35:00Z">
        <w:r w:rsidRPr="00DE149B" w:rsidDel="00417494">
          <w:rPr>
            <w:rFonts w:ascii="B Lotus" w:eastAsia="Calibri" w:hAnsi="B Lotus" w:cs="B Lotus" w:hint="cs"/>
            <w:sz w:val="24"/>
            <w:szCs w:val="24"/>
            <w:rtl/>
            <w:lang w:bidi="fa-IR"/>
          </w:rPr>
          <w:delText xml:space="preserve">" </w:delText>
        </w:r>
      </w:del>
      <w:ins w:id="13368" w:author="Mehrnazi Boojari" w:date="2019-01-09T22:35:00Z">
        <w:r w:rsidR="00417494">
          <w:rPr>
            <w:rFonts w:ascii="B Lotus" w:eastAsia="Calibri" w:hAnsi="B Lotus" w:cs="B Lotus" w:hint="cs"/>
            <w:sz w:val="24"/>
            <w:szCs w:val="24"/>
            <w:rtl/>
            <w:lang w:bidi="fa-IR"/>
          </w:rPr>
          <w:t>»</w:t>
        </w:r>
        <w:r w:rsidR="00417494" w:rsidRPr="00DE149B">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 xml:space="preserve">و </w:t>
      </w:r>
      <w:del w:id="13369" w:author="Mehrnazi Boojari" w:date="2019-01-09T22:35:00Z">
        <w:r w:rsidRPr="00DE149B" w:rsidDel="00417494">
          <w:rPr>
            <w:rFonts w:ascii="B Lotus" w:eastAsia="Calibri" w:hAnsi="B Lotus" w:cs="B Lotus" w:hint="cs"/>
            <w:sz w:val="24"/>
            <w:szCs w:val="24"/>
            <w:rtl/>
            <w:lang w:bidi="fa-IR"/>
          </w:rPr>
          <w:delText>"</w:delText>
        </w:r>
      </w:del>
      <w:ins w:id="13370" w:author="Mehrnazi Boojari" w:date="2019-01-09T22:35:00Z">
        <w:r w:rsidR="00417494">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عدم دسترسی به مصالح نوین</w:t>
      </w:r>
      <w:del w:id="13371" w:author="Mehrnazi Boojari" w:date="2019-01-09T22:35:00Z">
        <w:r w:rsidRPr="00DE149B" w:rsidDel="00417494">
          <w:rPr>
            <w:rFonts w:ascii="B Lotus" w:eastAsia="Calibri" w:hAnsi="B Lotus" w:cs="B Lotus" w:hint="cs"/>
            <w:sz w:val="24"/>
            <w:szCs w:val="24"/>
            <w:rtl/>
            <w:lang w:bidi="fa-IR"/>
          </w:rPr>
          <w:delText xml:space="preserve">" </w:delText>
        </w:r>
      </w:del>
      <w:ins w:id="13372" w:author="Mehrnazi Boojari" w:date="2019-01-09T22:35:00Z">
        <w:r w:rsidR="00417494">
          <w:rPr>
            <w:rFonts w:ascii="B Lotus" w:eastAsia="Calibri" w:hAnsi="B Lotus" w:cs="B Lotus" w:hint="cs"/>
            <w:sz w:val="24"/>
            <w:szCs w:val="24"/>
            <w:rtl/>
            <w:lang w:bidi="fa-IR"/>
          </w:rPr>
          <w:t>»</w:t>
        </w:r>
        <w:r w:rsidR="00417494" w:rsidRPr="00DE149B">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اختصاص پیدا کرده است</w:t>
      </w:r>
      <w:del w:id="13373" w:author="Mehrnazi Boojari" w:date="2019-01-07T09:53:00Z">
        <w:r w:rsidRPr="00DE149B" w:rsidDel="006F7CCF">
          <w:rPr>
            <w:rFonts w:ascii="B Lotus" w:eastAsia="Calibri" w:hAnsi="B Lotus" w:cs="B Lotus" w:hint="cs"/>
            <w:sz w:val="24"/>
            <w:szCs w:val="24"/>
            <w:rtl/>
            <w:lang w:bidi="fa-IR"/>
          </w:rPr>
          <w:delText xml:space="preserve"> . </w:delText>
        </w:r>
      </w:del>
      <w:ins w:id="13374" w:author="Mehrnazi Boojari" w:date="2019-01-07T09:53:00Z">
        <w:r w:rsidR="006F7CCF">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برای فهم بهتر جدول 3</w:t>
      </w:r>
      <w:del w:id="13375" w:author="Mehrnazi Boojari" w:date="2019-01-13T07:53:00Z">
        <w:r w:rsidRPr="00DE149B" w:rsidDel="001A54E8">
          <w:rPr>
            <w:rFonts w:ascii="B Lotus" w:eastAsia="Calibri" w:hAnsi="B Lotus" w:cs="B Lotus" w:hint="cs"/>
            <w:sz w:val="24"/>
            <w:szCs w:val="24"/>
            <w:rtl/>
            <w:lang w:bidi="fa-IR"/>
          </w:rPr>
          <w:delText>.</w:delText>
        </w:r>
      </w:del>
      <w:ins w:id="13376" w:author="Mehrnazi Boojari" w:date="2019-01-13T07:53:00Z">
        <w:r w:rsidR="001A54E8">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5 به ترتیب امتیازات عوامل از بعد وزن مقایسه دو</w:t>
      </w:r>
      <w:ins w:id="13377" w:author="Mehrnazi Boojari" w:date="2019-01-13T07:53:00Z">
        <w:r w:rsidR="001A54E8">
          <w:rPr>
            <w:rFonts w:ascii="B Lotus" w:eastAsia="Calibri" w:hAnsi="B Lotus" w:cs="Times New Roman" w:hint="eastAsia"/>
            <w:sz w:val="24"/>
            <w:szCs w:val="24"/>
            <w:rtl/>
            <w:lang w:bidi="fa-IR"/>
          </w:rPr>
          <w:t> </w:t>
        </w:r>
      </w:ins>
      <w:r w:rsidRPr="00DE149B">
        <w:rPr>
          <w:rFonts w:ascii="B Lotus" w:eastAsia="Calibri" w:hAnsi="B Lotus" w:cs="B Lotus" w:hint="cs"/>
          <w:sz w:val="24"/>
          <w:szCs w:val="24"/>
          <w:rtl/>
          <w:lang w:bidi="fa-IR"/>
        </w:rPr>
        <w:t xml:space="preserve">به دویی </w:t>
      </w:r>
      <w:del w:id="13378" w:author="Mehrnazi Boojari" w:date="2019-01-07T09:55:00Z">
        <w:r w:rsidRPr="00DE149B" w:rsidDel="00A31D6F">
          <w:rPr>
            <w:rFonts w:ascii="B Lotus" w:eastAsia="Calibri" w:hAnsi="B Lotus" w:cs="B Lotus" w:hint="cs"/>
            <w:sz w:val="24"/>
            <w:szCs w:val="24"/>
            <w:rtl/>
            <w:lang w:bidi="fa-IR"/>
          </w:rPr>
          <w:delText>به خوبی</w:delText>
        </w:r>
      </w:del>
      <w:ins w:id="13379" w:author="Mehrnazi Boojari" w:date="2019-01-07T09:55:00Z">
        <w:r w:rsidR="00A31D6F">
          <w:rPr>
            <w:rFonts w:ascii="B Lotus" w:eastAsia="Calibri" w:hAnsi="B Lotus" w:cs="B Lotus" w:hint="cs"/>
            <w:sz w:val="24"/>
            <w:szCs w:val="24"/>
            <w:rtl/>
            <w:lang w:bidi="fa-IR"/>
          </w:rPr>
          <w:t>به‌خوبی</w:t>
        </w:r>
      </w:ins>
      <w:r w:rsidRPr="00DE149B">
        <w:rPr>
          <w:rFonts w:ascii="B Lotus" w:eastAsia="Calibri" w:hAnsi="B Lotus" w:cs="B Lotus" w:hint="cs"/>
          <w:sz w:val="24"/>
          <w:szCs w:val="24"/>
          <w:rtl/>
          <w:lang w:bidi="fa-IR"/>
        </w:rPr>
        <w:t xml:space="preserve"> نشان داده است</w:t>
      </w:r>
      <w:del w:id="13380" w:author="Mehrnazi Boojari" w:date="2019-01-07T10:11:00Z">
        <w:r w:rsidRPr="00DE149B" w:rsidDel="00A31D6F">
          <w:rPr>
            <w:rFonts w:ascii="B Lotus" w:eastAsia="Calibri" w:hAnsi="B Lotus" w:cs="B Lotus" w:hint="cs"/>
            <w:sz w:val="24"/>
            <w:szCs w:val="24"/>
            <w:rtl/>
            <w:lang w:bidi="fa-IR"/>
          </w:rPr>
          <w:delText xml:space="preserve"> .</w:delText>
        </w:r>
      </w:del>
      <w:ins w:id="13381" w:author="Mehrnazi Boojari" w:date="2019-01-07T10:11:00Z">
        <w:r w:rsidR="00A31D6F">
          <w:rPr>
            <w:rFonts w:ascii="B Lotus" w:eastAsia="Calibri" w:hAnsi="B Lotus" w:cs="B Lotus" w:hint="cs"/>
            <w:sz w:val="24"/>
            <w:szCs w:val="24"/>
            <w:rtl/>
            <w:lang w:bidi="fa-IR"/>
          </w:rPr>
          <w:t>.</w:t>
        </w:r>
      </w:ins>
    </w:p>
    <w:p w14:paraId="5C83D7E0" w14:textId="77777777" w:rsidR="00E91C41" w:rsidRPr="00DE149B" w:rsidRDefault="00E91C41" w:rsidP="001A54E8">
      <w:pPr>
        <w:keepNext/>
        <w:bidi/>
        <w:spacing w:after="200" w:line="240" w:lineRule="auto"/>
        <w:jc w:val="center"/>
        <w:rPr>
          <w:rFonts w:ascii="B Lotus" w:eastAsia="Calibri" w:hAnsi="B Lotus" w:cs="B Lotus"/>
          <w:color w:val="000000"/>
          <w:sz w:val="20"/>
          <w:szCs w:val="20"/>
        </w:rPr>
      </w:pPr>
      <w:bookmarkStart w:id="13382" w:name="_Toc530239679"/>
      <w:r w:rsidRPr="00DE149B">
        <w:rPr>
          <w:rFonts w:ascii="B Lotus" w:eastAsia="Calibri" w:hAnsi="B Lotus" w:cs="B Lotus"/>
          <w:color w:val="000000"/>
          <w:sz w:val="20"/>
          <w:szCs w:val="20"/>
          <w:rtl/>
        </w:rPr>
        <w:t xml:space="preserve">جدول </w:t>
      </w:r>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STYLEREF </w:instrText>
      </w:r>
      <w:r w:rsidR="002749F0">
        <w:rPr>
          <w:rFonts w:ascii="B Lotus" w:eastAsia="Calibri" w:hAnsi="B Lotus" w:cs="B Lotus"/>
          <w:color w:val="000000"/>
          <w:sz w:val="20"/>
          <w:szCs w:val="20"/>
          <w:rtl/>
        </w:rPr>
        <w:instrText>1 \</w:instrText>
      </w:r>
      <w:r w:rsidR="002749F0">
        <w:rPr>
          <w:rFonts w:ascii="B Lotus" w:eastAsia="Calibri" w:hAnsi="B Lotus" w:cs="B Lotus"/>
          <w:color w:val="000000"/>
          <w:sz w:val="20"/>
          <w:szCs w:val="20"/>
        </w:rPr>
        <w:instrText>s</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‏3</w:t>
      </w:r>
      <w:r w:rsidR="002749F0">
        <w:rPr>
          <w:rFonts w:ascii="B Lotus" w:eastAsia="Calibri" w:hAnsi="B Lotus" w:cs="B Lotus"/>
          <w:color w:val="000000"/>
          <w:sz w:val="20"/>
          <w:szCs w:val="20"/>
          <w:rtl/>
        </w:rPr>
        <w:fldChar w:fldCharType="end"/>
      </w:r>
      <w:del w:id="13383" w:author="Mehrnazi Boojari" w:date="2019-01-13T07:53:00Z">
        <w:r w:rsidR="002749F0" w:rsidDel="001A54E8">
          <w:rPr>
            <w:rFonts w:ascii="B Lotus" w:eastAsia="Calibri" w:hAnsi="B Lotus" w:cs="B Lotus"/>
            <w:color w:val="000000"/>
            <w:sz w:val="20"/>
            <w:szCs w:val="20"/>
            <w:rtl/>
          </w:rPr>
          <w:delText>.</w:delText>
        </w:r>
      </w:del>
      <w:ins w:id="13384" w:author="Mehrnazi Boojari" w:date="2019-01-13T07:53:00Z">
        <w:r w:rsidR="001A54E8">
          <w:rPr>
            <w:rFonts w:ascii="B Lotus" w:eastAsia="Calibri" w:hAnsi="B Lotus" w:cs="B Lotus" w:hint="cs"/>
            <w:color w:val="000000"/>
            <w:sz w:val="20"/>
            <w:szCs w:val="20"/>
            <w:rtl/>
          </w:rPr>
          <w:t>-</w:t>
        </w:r>
      </w:ins>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SEQ </w:instrText>
      </w:r>
      <w:r w:rsidR="002749F0">
        <w:rPr>
          <w:rFonts w:ascii="B Lotus" w:eastAsia="Calibri" w:hAnsi="B Lotus" w:cs="B Lotus"/>
          <w:color w:val="000000"/>
          <w:sz w:val="20"/>
          <w:szCs w:val="20"/>
          <w:rtl/>
        </w:rPr>
        <w:instrText xml:space="preserve">جدول \* </w:instrText>
      </w:r>
      <w:r w:rsidR="002749F0">
        <w:rPr>
          <w:rFonts w:ascii="B Lotus" w:eastAsia="Calibri" w:hAnsi="B Lotus" w:cs="B Lotus"/>
          <w:color w:val="000000"/>
          <w:sz w:val="20"/>
          <w:szCs w:val="20"/>
        </w:rPr>
        <w:instrText>ARABIC \s 1</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5</w:t>
      </w:r>
      <w:r w:rsidR="002749F0">
        <w:rPr>
          <w:rFonts w:ascii="B Lotus" w:eastAsia="Calibri" w:hAnsi="B Lotus" w:cs="B Lotus"/>
          <w:color w:val="000000"/>
          <w:sz w:val="20"/>
          <w:szCs w:val="20"/>
          <w:rtl/>
        </w:rPr>
        <w:fldChar w:fldCharType="end"/>
      </w:r>
      <w:r w:rsidRPr="00DE149B">
        <w:rPr>
          <w:rFonts w:ascii="B Lotus" w:eastAsia="Calibri" w:hAnsi="B Lotus" w:cs="B Lotus" w:hint="cs"/>
          <w:color w:val="000000"/>
          <w:sz w:val="20"/>
          <w:szCs w:val="20"/>
          <w:rtl/>
          <w:lang w:bidi="fa-IR"/>
        </w:rPr>
        <w:t xml:space="preserve">: </w:t>
      </w:r>
      <w:r w:rsidRPr="00DE149B">
        <w:rPr>
          <w:rFonts w:ascii="B Lotus" w:eastAsia="Calibri" w:hAnsi="B Lotus" w:cs="B Lotus"/>
          <w:color w:val="000000"/>
          <w:sz w:val="20"/>
          <w:szCs w:val="20"/>
          <w:rtl/>
          <w:lang w:bidi="fa-IR"/>
        </w:rPr>
        <w:t>اهم</w:t>
      </w:r>
      <w:r w:rsidRPr="00DE149B">
        <w:rPr>
          <w:rFonts w:ascii="B Lotus" w:eastAsia="Calibri" w:hAnsi="B Lotus" w:cs="B Lotus" w:hint="cs"/>
          <w:color w:val="000000"/>
          <w:sz w:val="20"/>
          <w:szCs w:val="20"/>
          <w:rtl/>
          <w:lang w:bidi="fa-IR"/>
        </w:rPr>
        <w:t>ی</w:t>
      </w:r>
      <w:r w:rsidRPr="00DE149B">
        <w:rPr>
          <w:rFonts w:ascii="B Lotus" w:eastAsia="Calibri" w:hAnsi="B Lotus" w:cs="B Lotus" w:hint="eastAsia"/>
          <w:color w:val="000000"/>
          <w:sz w:val="20"/>
          <w:szCs w:val="20"/>
          <w:rtl/>
          <w:lang w:bidi="fa-IR"/>
        </w:rPr>
        <w:t>ت</w:t>
      </w:r>
      <w:r w:rsidRPr="00DE149B">
        <w:rPr>
          <w:rFonts w:ascii="B Lotus" w:eastAsia="Calibri" w:hAnsi="B Lotus" w:cs="B Lotus"/>
          <w:color w:val="000000"/>
          <w:sz w:val="20"/>
          <w:szCs w:val="20"/>
          <w:rtl/>
          <w:lang w:bidi="fa-IR"/>
        </w:rPr>
        <w:t xml:space="preserve"> هر </w:t>
      </w:r>
      <w:r w:rsidRPr="00DE149B">
        <w:rPr>
          <w:rFonts w:ascii="B Lotus" w:eastAsia="Calibri" w:hAnsi="B Lotus" w:cs="B Lotus" w:hint="cs"/>
          <w:color w:val="000000"/>
          <w:sz w:val="20"/>
          <w:szCs w:val="20"/>
          <w:rtl/>
          <w:lang w:bidi="fa-IR"/>
        </w:rPr>
        <w:t>ی</w:t>
      </w:r>
      <w:r w:rsidRPr="00DE149B">
        <w:rPr>
          <w:rFonts w:ascii="B Lotus" w:eastAsia="Calibri" w:hAnsi="B Lotus" w:cs="B Lotus" w:hint="eastAsia"/>
          <w:color w:val="000000"/>
          <w:sz w:val="20"/>
          <w:szCs w:val="20"/>
          <w:rtl/>
          <w:lang w:bidi="fa-IR"/>
        </w:rPr>
        <w:t>ک</w:t>
      </w:r>
      <w:r w:rsidRPr="00DE149B">
        <w:rPr>
          <w:rFonts w:ascii="B Lotus" w:eastAsia="Calibri" w:hAnsi="B Lotus" w:cs="B Lotus"/>
          <w:color w:val="000000"/>
          <w:sz w:val="20"/>
          <w:szCs w:val="20"/>
          <w:rtl/>
          <w:lang w:bidi="fa-IR"/>
        </w:rPr>
        <w:t xml:space="preserve"> از عوامل مسکن روستا</w:t>
      </w:r>
      <w:r w:rsidRPr="00DE149B">
        <w:rPr>
          <w:rFonts w:ascii="B Lotus" w:eastAsia="Calibri" w:hAnsi="B Lotus" w:cs="B Lotus" w:hint="cs"/>
          <w:color w:val="000000"/>
          <w:sz w:val="20"/>
          <w:szCs w:val="20"/>
          <w:rtl/>
          <w:lang w:bidi="fa-IR"/>
        </w:rPr>
        <w:t>یی</w:t>
      </w:r>
      <w:r w:rsidRPr="00DE149B">
        <w:rPr>
          <w:rFonts w:ascii="B Lotus" w:eastAsia="Calibri" w:hAnsi="B Lotus" w:cs="B Lotus"/>
          <w:color w:val="000000"/>
          <w:sz w:val="20"/>
          <w:szCs w:val="20"/>
          <w:rtl/>
          <w:lang w:bidi="fa-IR"/>
        </w:rPr>
        <w:t xml:space="preserve"> </w:t>
      </w:r>
      <w:del w:id="13385" w:author="Mehrnazi Boojari" w:date="2019-01-08T02:01:00Z">
        <w:r w:rsidRPr="00DE149B" w:rsidDel="00AC3ADF">
          <w:rPr>
            <w:rFonts w:ascii="B Lotus" w:eastAsia="Calibri" w:hAnsi="B Lotus" w:cs="B Lotus"/>
            <w:color w:val="000000"/>
            <w:sz w:val="20"/>
            <w:szCs w:val="20"/>
            <w:rtl/>
            <w:lang w:bidi="fa-IR"/>
          </w:rPr>
          <w:delText>بر حسب</w:delText>
        </w:r>
      </w:del>
      <w:ins w:id="13386" w:author="Mehrnazi Boojari" w:date="2019-01-08T02:01:00Z">
        <w:r w:rsidR="00AC3ADF">
          <w:rPr>
            <w:rFonts w:ascii="B Lotus" w:eastAsia="Calibri" w:hAnsi="B Lotus" w:cs="B Lotus"/>
            <w:color w:val="000000"/>
            <w:sz w:val="20"/>
            <w:szCs w:val="20"/>
            <w:rtl/>
            <w:lang w:bidi="fa-IR"/>
          </w:rPr>
          <w:t>برحسب</w:t>
        </w:r>
      </w:ins>
      <w:r w:rsidRPr="00DE149B">
        <w:rPr>
          <w:rFonts w:ascii="B Lotus" w:eastAsia="Calibri" w:hAnsi="B Lotus" w:cs="B Lotus"/>
          <w:color w:val="000000"/>
          <w:sz w:val="20"/>
          <w:szCs w:val="20"/>
          <w:rtl/>
          <w:lang w:bidi="fa-IR"/>
        </w:rPr>
        <w:t xml:space="preserve"> امت</w:t>
      </w:r>
      <w:r w:rsidRPr="00DE149B">
        <w:rPr>
          <w:rFonts w:ascii="B Lotus" w:eastAsia="Calibri" w:hAnsi="B Lotus" w:cs="B Lotus" w:hint="cs"/>
          <w:color w:val="000000"/>
          <w:sz w:val="20"/>
          <w:szCs w:val="20"/>
          <w:rtl/>
          <w:lang w:bidi="fa-IR"/>
        </w:rPr>
        <w:t>ی</w:t>
      </w:r>
      <w:r w:rsidRPr="00DE149B">
        <w:rPr>
          <w:rFonts w:ascii="B Lotus" w:eastAsia="Calibri" w:hAnsi="B Lotus" w:cs="B Lotus" w:hint="eastAsia"/>
          <w:color w:val="000000"/>
          <w:sz w:val="20"/>
          <w:szCs w:val="20"/>
          <w:rtl/>
          <w:lang w:bidi="fa-IR"/>
        </w:rPr>
        <w:t>از</w:t>
      </w:r>
      <w:r w:rsidRPr="00DE149B">
        <w:rPr>
          <w:rFonts w:ascii="B Lotus" w:eastAsia="Calibri" w:hAnsi="B Lotus" w:cs="B Lotus"/>
          <w:color w:val="000000"/>
          <w:sz w:val="20"/>
          <w:szCs w:val="20"/>
          <w:rtl/>
          <w:lang w:bidi="fa-IR"/>
        </w:rPr>
        <w:t xml:space="preserve"> </w:t>
      </w:r>
      <w:r w:rsidRPr="00DE149B">
        <w:rPr>
          <w:rFonts w:asciiTheme="majorBidi" w:eastAsia="Calibri" w:hAnsiTheme="majorBidi" w:cstheme="majorBidi"/>
          <w:color w:val="000000"/>
          <w:sz w:val="20"/>
          <w:szCs w:val="20"/>
          <w:lang w:bidi="fa-IR"/>
        </w:rPr>
        <w:t>AHP</w:t>
      </w:r>
      <w:bookmarkEnd w:id="13382"/>
    </w:p>
    <w:tbl>
      <w:tblPr>
        <w:tblStyle w:val="PlainTable11"/>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1580"/>
        <w:gridCol w:w="5850"/>
        <w:gridCol w:w="1161"/>
      </w:tblGrid>
      <w:tr w:rsidR="00E91C41" w:rsidRPr="00DE149B" w14:paraId="2D9E0F4F" w14:textId="77777777" w:rsidTr="00E91C4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48FD901B" w14:textId="77777777" w:rsidR="00E91C41" w:rsidRPr="001A54E8" w:rsidRDefault="00E91C41" w:rsidP="00E91C41">
            <w:pPr>
              <w:tabs>
                <w:tab w:val="left" w:pos="803"/>
              </w:tabs>
              <w:bidi/>
              <w:spacing w:after="160" w:line="259" w:lineRule="auto"/>
              <w:rPr>
                <w:rFonts w:asciiTheme="majorBidi" w:eastAsia="Calibri" w:hAnsiTheme="majorBidi" w:cs="B Lotus"/>
                <w:sz w:val="20"/>
                <w:szCs w:val="20"/>
                <w:lang w:bidi="fa-IR"/>
                <w:rPrChange w:id="13387" w:author="Mehrnazi Boojari" w:date="2019-01-13T07:54:00Z">
                  <w:rPr>
                    <w:rFonts w:asciiTheme="majorBidi" w:eastAsia="Calibri" w:hAnsiTheme="majorBidi" w:cs="B Lotus"/>
                    <w:b w:val="0"/>
                    <w:bCs w:val="0"/>
                    <w:sz w:val="20"/>
                    <w:szCs w:val="20"/>
                    <w:lang w:bidi="fa-IR"/>
                  </w:rPr>
                </w:rPrChange>
              </w:rPr>
            </w:pPr>
            <w:r w:rsidRPr="001A54E8">
              <w:rPr>
                <w:rFonts w:asciiTheme="majorBidi" w:eastAsia="Calibri" w:hAnsiTheme="majorBidi" w:cs="B Lotus"/>
                <w:sz w:val="20"/>
                <w:szCs w:val="20"/>
                <w:rtl/>
                <w:rPrChange w:id="13388" w:author="Mehrnazi Boojari" w:date="2019-01-13T07:54:00Z">
                  <w:rPr>
                    <w:rFonts w:asciiTheme="majorBidi" w:eastAsia="Calibri" w:hAnsiTheme="majorBidi" w:cs="B Lotus"/>
                    <w:color w:val="000000" w:themeColor="text1"/>
                    <w:sz w:val="20"/>
                    <w:szCs w:val="20"/>
                    <w:rtl/>
                    <w:lang w:bidi="fa-IR"/>
                  </w:rPr>
                </w:rPrChange>
              </w:rPr>
              <w:t>نماد عامل</w:t>
            </w:r>
          </w:p>
        </w:tc>
        <w:tc>
          <w:tcPr>
            <w:tcW w:w="1580" w:type="dxa"/>
            <w:noWrap/>
            <w:vAlign w:val="center"/>
            <w:hideMark/>
          </w:tcPr>
          <w:p w14:paraId="428E2C95" w14:textId="77777777" w:rsidR="00E91C41" w:rsidRPr="00DE149B" w:rsidRDefault="00E91C41" w:rsidP="00E91C41">
            <w:pPr>
              <w:tabs>
                <w:tab w:val="left" w:pos="803"/>
              </w:tabs>
              <w:bidi/>
              <w:jc w:val="center"/>
              <w:cnfStyle w:val="100000000000" w:firstRow="1"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rtl/>
              </w:rPr>
              <w:t>حوزه</w:t>
            </w:r>
          </w:p>
        </w:tc>
        <w:tc>
          <w:tcPr>
            <w:tcW w:w="5850" w:type="dxa"/>
            <w:noWrap/>
            <w:vAlign w:val="center"/>
            <w:hideMark/>
          </w:tcPr>
          <w:p w14:paraId="635122A0" w14:textId="77777777" w:rsidR="00E91C41" w:rsidRPr="00DE149B" w:rsidRDefault="00E91C41" w:rsidP="00E91C41">
            <w:pPr>
              <w:tabs>
                <w:tab w:val="left" w:pos="803"/>
              </w:tabs>
              <w:bidi/>
              <w:ind w:firstLine="288"/>
              <w:jc w:val="center"/>
              <w:cnfStyle w:val="100000000000" w:firstRow="1"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rtl/>
              </w:rPr>
              <w:t>عوامل</w:t>
            </w:r>
          </w:p>
        </w:tc>
        <w:tc>
          <w:tcPr>
            <w:tcW w:w="1161" w:type="dxa"/>
            <w:noWrap/>
            <w:vAlign w:val="center"/>
            <w:hideMark/>
          </w:tcPr>
          <w:p w14:paraId="3AAA2D71" w14:textId="77777777" w:rsidR="00E91C41" w:rsidRPr="00DE149B" w:rsidRDefault="00E91C41" w:rsidP="00E91C41">
            <w:pPr>
              <w:tabs>
                <w:tab w:val="left" w:pos="803"/>
              </w:tabs>
              <w:bidi/>
              <w:jc w:val="center"/>
              <w:cnfStyle w:val="100000000000" w:firstRow="1"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rtl/>
              </w:rPr>
              <w:t xml:space="preserve">امتیاز مقایسه </w:t>
            </w:r>
            <w:del w:id="13389" w:author="Mehrnazi Boojari" w:date="2019-01-13T07:54:00Z">
              <w:r w:rsidRPr="00DE149B" w:rsidDel="001A54E8">
                <w:rPr>
                  <w:rFonts w:ascii="B Lotus" w:eastAsia="Calibri" w:hAnsi="B Lotus" w:cs="B Lotus"/>
                  <w:sz w:val="20"/>
                  <w:szCs w:val="20"/>
                  <w:rtl/>
                </w:rPr>
                <w:delText>دوبه دویی</w:delText>
              </w:r>
            </w:del>
            <w:ins w:id="13390" w:author="Mehrnazi Boojari" w:date="2019-01-13T07:54:00Z">
              <w:r w:rsidR="001A54E8">
                <w:rPr>
                  <w:rFonts w:ascii="B Lotus" w:eastAsia="Calibri" w:hAnsi="B Lotus" w:cs="B Lotus"/>
                  <w:sz w:val="20"/>
                  <w:szCs w:val="20"/>
                  <w:rtl/>
                </w:rPr>
                <w:t>دو</w:t>
              </w:r>
              <w:r w:rsidR="001A54E8">
                <w:rPr>
                  <w:rFonts w:ascii="Times New Roman" w:eastAsia="Calibri" w:hAnsi="Times New Roman" w:cs="Times New Roman" w:hint="cs"/>
                  <w:sz w:val="20"/>
                  <w:szCs w:val="20"/>
                  <w:rtl/>
                </w:rPr>
                <w:t> </w:t>
              </w:r>
              <w:r w:rsidR="001A54E8">
                <w:rPr>
                  <w:rFonts w:ascii="B Lotus" w:eastAsia="Calibri" w:hAnsi="B Lotus" w:cs="B Lotus"/>
                  <w:sz w:val="20"/>
                  <w:szCs w:val="20"/>
                  <w:rtl/>
                </w:rPr>
                <w:t>به دویی</w:t>
              </w:r>
            </w:ins>
          </w:p>
        </w:tc>
      </w:tr>
      <w:tr w:rsidR="00E91C41" w:rsidRPr="00DE149B" w14:paraId="038BF44A"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23BE1993"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rtl/>
              </w:rPr>
            </w:pPr>
            <w:r w:rsidRPr="00DE149B">
              <w:rPr>
                <w:rFonts w:asciiTheme="majorBidi" w:eastAsia="Calibri" w:hAnsiTheme="majorBidi" w:cstheme="majorBidi"/>
                <w:b w:val="0"/>
                <w:bCs w:val="0"/>
                <w:sz w:val="20"/>
                <w:szCs w:val="20"/>
                <w:lang w:bidi="fa-IR"/>
              </w:rPr>
              <w:lastRenderedPageBreak/>
              <w:t>h1</w:t>
            </w:r>
          </w:p>
        </w:tc>
        <w:tc>
          <w:tcPr>
            <w:tcW w:w="1580" w:type="dxa"/>
            <w:noWrap/>
            <w:vAlign w:val="center"/>
            <w:hideMark/>
          </w:tcPr>
          <w:p w14:paraId="4EE7E801"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del w:id="13391" w:author="Mehrnazi Boojari" w:date="2019-01-13T07:10:00Z">
              <w:r w:rsidRPr="00DE149B" w:rsidDel="002E51AF">
                <w:rPr>
                  <w:rFonts w:ascii="B Lotus" w:eastAsia="Calibri" w:hAnsi="B Lotus" w:cs="B Lotus" w:hint="cs"/>
                  <w:sz w:val="20"/>
                  <w:szCs w:val="20"/>
                  <w:rtl/>
                </w:rPr>
                <w:delText>برنامه ریزی</w:delText>
              </w:r>
            </w:del>
            <w:ins w:id="13392"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xml:space="preserve">، </w:t>
            </w:r>
            <w:del w:id="13393" w:author="Mehrnazi Boojari" w:date="2019-01-07T10:46:00Z">
              <w:r w:rsidRPr="00DE149B" w:rsidDel="006A1F1D">
                <w:rPr>
                  <w:rFonts w:ascii="B Lotus" w:eastAsia="Calibri" w:hAnsi="B Lotus" w:cs="B Lotus" w:hint="cs"/>
                  <w:sz w:val="20"/>
                  <w:szCs w:val="20"/>
                  <w:rtl/>
                </w:rPr>
                <w:delText>اجرائی</w:delText>
              </w:r>
            </w:del>
            <w:ins w:id="13394"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31BC52C5"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 xml:space="preserve">تغییر فرهنگ و هویت روستایی و نفوذ فرهنگ شهرنشینی و </w:t>
            </w:r>
            <w:del w:id="13395" w:author="Mehrnazi Boojari" w:date="2019-01-07T10:04:00Z">
              <w:r w:rsidRPr="00DE149B" w:rsidDel="00A31D6F">
                <w:rPr>
                  <w:rFonts w:ascii="B Lotus" w:eastAsia="Calibri" w:hAnsi="B Lotus" w:cs="B Lotus" w:hint="cs"/>
                  <w:sz w:val="20"/>
                  <w:szCs w:val="20"/>
                  <w:rtl/>
                </w:rPr>
                <w:delText>تاثیر</w:delText>
              </w:r>
            </w:del>
            <w:ins w:id="13396" w:author="Mehrnazi Boojari" w:date="2019-01-07T10:04:00Z">
              <w:r w:rsidR="00A31D6F">
                <w:rPr>
                  <w:rFonts w:ascii="B Lotus" w:eastAsia="Calibri" w:hAnsi="B Lotus" w:cs="B Lotus" w:hint="cs"/>
                  <w:sz w:val="20"/>
                  <w:szCs w:val="20"/>
                  <w:rtl/>
                </w:rPr>
                <w:t>تأثیر</w:t>
              </w:r>
            </w:ins>
            <w:r w:rsidRPr="00DE149B">
              <w:rPr>
                <w:rFonts w:ascii="B Lotus" w:eastAsia="Calibri" w:hAnsi="B Lotus" w:cs="B Lotus" w:hint="cs"/>
                <w:sz w:val="20"/>
                <w:szCs w:val="20"/>
                <w:rtl/>
              </w:rPr>
              <w:t xml:space="preserve"> آن در عدم ساخت مساکن روستایی </w:t>
            </w:r>
            <w:del w:id="13397" w:author="Mehrnazi Boojari" w:date="2019-01-10T01:06:00Z">
              <w:r w:rsidRPr="00DE149B" w:rsidDel="00647583">
                <w:rPr>
                  <w:rFonts w:ascii="B Lotus" w:eastAsia="Calibri" w:hAnsi="B Lotus" w:cs="B Lotus" w:hint="cs"/>
                  <w:sz w:val="20"/>
                  <w:szCs w:val="20"/>
                  <w:rtl/>
                </w:rPr>
                <w:delText>مبتنی بر</w:delText>
              </w:r>
            </w:del>
            <w:ins w:id="13398"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DE149B">
              <w:rPr>
                <w:rFonts w:ascii="B Lotus" w:eastAsia="Calibri" w:hAnsi="B Lotus" w:cs="B Lotus" w:hint="cs"/>
                <w:sz w:val="20"/>
                <w:szCs w:val="20"/>
                <w:rtl/>
              </w:rPr>
              <w:t xml:space="preserve"> اقلیم و بوم روستا</w:t>
            </w:r>
          </w:p>
        </w:tc>
        <w:tc>
          <w:tcPr>
            <w:tcW w:w="1161" w:type="dxa"/>
            <w:noWrap/>
            <w:vAlign w:val="center"/>
            <w:hideMark/>
          </w:tcPr>
          <w:p w14:paraId="20C01254"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0.15</w:t>
            </w:r>
          </w:p>
        </w:tc>
      </w:tr>
      <w:tr w:rsidR="00E91C41" w:rsidRPr="00DE149B" w14:paraId="4E4C63D4" w14:textId="77777777" w:rsidTr="00E91C41">
        <w:trPr>
          <w:trHeight w:val="78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2B277135"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h6</w:t>
            </w:r>
          </w:p>
        </w:tc>
        <w:tc>
          <w:tcPr>
            <w:tcW w:w="1580" w:type="dxa"/>
            <w:noWrap/>
            <w:vAlign w:val="center"/>
            <w:hideMark/>
          </w:tcPr>
          <w:p w14:paraId="232ECC2E"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399" w:author="Mehrnazi Boojari" w:date="2019-01-13T07:10:00Z">
              <w:r w:rsidRPr="00DE149B" w:rsidDel="002E51AF">
                <w:rPr>
                  <w:rFonts w:ascii="B Lotus" w:eastAsia="Calibri" w:hAnsi="B Lotus" w:cs="B Lotus" w:hint="cs"/>
                  <w:sz w:val="20"/>
                  <w:szCs w:val="20"/>
                  <w:rtl/>
                </w:rPr>
                <w:delText>برنامه ریزی</w:delText>
              </w:r>
            </w:del>
            <w:ins w:id="13400"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xml:space="preserve">، </w:t>
            </w:r>
            <w:del w:id="13401" w:author="Mehrnazi Boojari" w:date="2019-01-07T10:46:00Z">
              <w:r w:rsidRPr="00DE149B" w:rsidDel="006A1F1D">
                <w:rPr>
                  <w:rFonts w:ascii="B Lotus" w:eastAsia="Calibri" w:hAnsi="B Lotus" w:cs="B Lotus" w:hint="cs"/>
                  <w:sz w:val="20"/>
                  <w:szCs w:val="20"/>
                  <w:rtl/>
                </w:rPr>
                <w:delText>اجرائی</w:delText>
              </w:r>
            </w:del>
            <w:ins w:id="13402"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555BD6F4" w14:textId="77777777" w:rsidR="00E91C41" w:rsidRPr="00DE149B" w:rsidRDefault="00E91C41" w:rsidP="00FD65E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نفوذ فرهنگ شهرنشینی به روستاها و</w:t>
            </w:r>
            <w:del w:id="13403" w:author="Mehrnazi Boojari" w:date="2019-01-12T23:20:00Z">
              <w:r w:rsidRPr="00DE149B" w:rsidDel="000806BA">
                <w:rPr>
                  <w:rFonts w:ascii="B Lotus" w:eastAsia="Calibri" w:hAnsi="B Lotus" w:cs="B Lotus" w:hint="cs"/>
                  <w:sz w:val="20"/>
                  <w:szCs w:val="20"/>
                  <w:rtl/>
                </w:rPr>
                <w:delText xml:space="preserve"> به تبع </w:delText>
              </w:r>
            </w:del>
            <w:ins w:id="13404" w:author="Mehrnazi Boojari" w:date="2019-01-12T23:20:00Z">
              <w:r w:rsidR="000806BA">
                <w:rPr>
                  <w:rFonts w:ascii="B Lotus" w:eastAsia="Calibri" w:hAnsi="B Lotus" w:cs="B Lotus" w:hint="cs"/>
                  <w:sz w:val="20"/>
                  <w:szCs w:val="20"/>
                  <w:rtl/>
                </w:rPr>
                <w:t xml:space="preserve"> به‌تبع </w:t>
              </w:r>
            </w:ins>
            <w:r w:rsidRPr="00DE149B">
              <w:rPr>
                <w:rFonts w:ascii="B Lotus" w:eastAsia="Calibri" w:hAnsi="B Lotus" w:cs="B Lotus" w:hint="cs"/>
                <w:sz w:val="20"/>
                <w:szCs w:val="20"/>
                <w:rtl/>
              </w:rPr>
              <w:t xml:space="preserve">ساخت مساکن روستایی </w:t>
            </w:r>
            <w:del w:id="13405" w:author="Mehrnazi Boojari" w:date="2019-01-13T07:55:00Z">
              <w:r w:rsidRPr="00DE149B" w:rsidDel="00FD65E1">
                <w:rPr>
                  <w:rFonts w:ascii="B Lotus" w:eastAsia="Calibri" w:hAnsi="B Lotus" w:cs="B Lotus" w:hint="cs"/>
                  <w:sz w:val="20"/>
                  <w:szCs w:val="20"/>
                  <w:rtl/>
                </w:rPr>
                <w:delText xml:space="preserve">به </w:delText>
              </w:r>
            </w:del>
            <w:r w:rsidRPr="00DE149B">
              <w:rPr>
                <w:rFonts w:ascii="B Lotus" w:eastAsia="Calibri" w:hAnsi="B Lotus" w:cs="B Lotus" w:hint="cs"/>
                <w:sz w:val="20"/>
                <w:szCs w:val="20"/>
                <w:rtl/>
              </w:rPr>
              <w:t>مشابه مساکن شهری و حذف فضاهای معیشتی</w:t>
            </w:r>
          </w:p>
        </w:tc>
        <w:tc>
          <w:tcPr>
            <w:tcW w:w="1161" w:type="dxa"/>
            <w:noWrap/>
            <w:vAlign w:val="center"/>
            <w:hideMark/>
          </w:tcPr>
          <w:p w14:paraId="3F522B1A"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0.1</w:t>
            </w:r>
          </w:p>
        </w:tc>
      </w:tr>
      <w:tr w:rsidR="00E91C41" w:rsidRPr="00DE149B" w14:paraId="7B7A31A9"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639E9E9F"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h2</w:t>
            </w:r>
          </w:p>
        </w:tc>
        <w:tc>
          <w:tcPr>
            <w:tcW w:w="1580" w:type="dxa"/>
            <w:noWrap/>
            <w:vAlign w:val="center"/>
            <w:hideMark/>
          </w:tcPr>
          <w:p w14:paraId="57381519"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r w:rsidRPr="00DE149B">
              <w:rPr>
                <w:rFonts w:ascii="B Lotus" w:eastAsia="Calibri" w:hAnsi="B Lotus" w:cs="B Lotus" w:hint="cs"/>
                <w:sz w:val="20"/>
                <w:szCs w:val="20"/>
                <w:rtl/>
              </w:rPr>
              <w:t>تقنینی</w:t>
            </w:r>
          </w:p>
        </w:tc>
        <w:tc>
          <w:tcPr>
            <w:tcW w:w="5850" w:type="dxa"/>
            <w:noWrap/>
            <w:vAlign w:val="center"/>
            <w:hideMark/>
          </w:tcPr>
          <w:p w14:paraId="1D8E4A08"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 xml:space="preserve">نبود قوانین و مقررات ملی </w:t>
            </w:r>
            <w:del w:id="13406" w:author="Mehrnazi Boojari" w:date="2019-01-07T22:28:00Z">
              <w:r w:rsidRPr="00DE149B" w:rsidDel="00051F26">
                <w:rPr>
                  <w:rFonts w:ascii="B Lotus" w:eastAsia="Calibri" w:hAnsi="B Lotus" w:cs="B Lotus" w:hint="cs"/>
                  <w:sz w:val="20"/>
                  <w:szCs w:val="20"/>
                  <w:rtl/>
                </w:rPr>
                <w:delText>ساخت وساز</w:delText>
              </w:r>
            </w:del>
            <w:ins w:id="13407"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DE149B">
              <w:rPr>
                <w:rFonts w:ascii="B Lotus" w:eastAsia="Calibri" w:hAnsi="B Lotus" w:cs="B Lotus" w:hint="cs"/>
                <w:sz w:val="20"/>
                <w:szCs w:val="20"/>
                <w:rtl/>
              </w:rPr>
              <w:t xml:space="preserve"> روستایی </w:t>
            </w:r>
            <w:del w:id="13408" w:author="Mehrnazi Boojari" w:date="2019-01-10T01:06:00Z">
              <w:r w:rsidRPr="00DE149B" w:rsidDel="00647583">
                <w:rPr>
                  <w:rFonts w:ascii="B Lotus" w:eastAsia="Calibri" w:hAnsi="B Lotus" w:cs="B Lotus" w:hint="cs"/>
                  <w:sz w:val="20"/>
                  <w:szCs w:val="20"/>
                  <w:rtl/>
                </w:rPr>
                <w:delText>مبتنی بر</w:delText>
              </w:r>
            </w:del>
            <w:ins w:id="13409"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DE149B">
              <w:rPr>
                <w:rFonts w:ascii="B Lotus" w:eastAsia="Calibri" w:hAnsi="B Lotus" w:cs="B Lotus" w:hint="cs"/>
                <w:sz w:val="20"/>
                <w:szCs w:val="20"/>
                <w:rtl/>
              </w:rPr>
              <w:t xml:space="preserve"> اقلیم و بوم</w:t>
            </w:r>
          </w:p>
        </w:tc>
        <w:tc>
          <w:tcPr>
            <w:tcW w:w="1161" w:type="dxa"/>
            <w:noWrap/>
            <w:vAlign w:val="center"/>
            <w:hideMark/>
          </w:tcPr>
          <w:p w14:paraId="76BAE899"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0.094</w:t>
            </w:r>
          </w:p>
        </w:tc>
      </w:tr>
      <w:tr w:rsidR="00E91C41" w:rsidRPr="00DE149B" w14:paraId="79F14C6F"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19D018CF"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h21</w:t>
            </w:r>
          </w:p>
        </w:tc>
        <w:tc>
          <w:tcPr>
            <w:tcW w:w="1580" w:type="dxa"/>
            <w:noWrap/>
            <w:vAlign w:val="center"/>
            <w:hideMark/>
          </w:tcPr>
          <w:p w14:paraId="5F546CC7"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r w:rsidRPr="00DE149B">
              <w:rPr>
                <w:rFonts w:ascii="B Lotus" w:eastAsia="Calibri" w:hAnsi="B Lotus" w:cs="B Lotus" w:hint="cs"/>
                <w:sz w:val="20"/>
                <w:szCs w:val="20"/>
                <w:rtl/>
              </w:rPr>
              <w:t>تقنینی</w:t>
            </w:r>
            <w:del w:id="13410" w:author="Mehrnazi Boojari" w:date="2019-01-07T09:47:00Z">
              <w:r w:rsidRPr="00DE149B" w:rsidDel="006F7CCF">
                <w:rPr>
                  <w:rFonts w:ascii="B Lotus" w:eastAsia="Calibri" w:hAnsi="B Lotus" w:cs="B Lotus" w:hint="cs"/>
                  <w:sz w:val="20"/>
                  <w:szCs w:val="20"/>
                  <w:rtl/>
                </w:rPr>
                <w:delText xml:space="preserve"> ،</w:delText>
              </w:r>
            </w:del>
            <w:ins w:id="13411" w:author="Mehrnazi Boojari" w:date="2019-01-07T09:47:00Z">
              <w:r w:rsidR="006F7CCF">
                <w:rPr>
                  <w:rFonts w:ascii="B Lotus" w:eastAsia="Calibri" w:hAnsi="B Lotus" w:cs="B Lotus" w:hint="cs"/>
                  <w:sz w:val="20"/>
                  <w:szCs w:val="20"/>
                  <w:rtl/>
                </w:rPr>
                <w:t>،</w:t>
              </w:r>
            </w:ins>
            <w:r w:rsidRPr="00DE149B">
              <w:rPr>
                <w:rFonts w:ascii="B Lotus" w:eastAsia="Calibri" w:hAnsi="B Lotus" w:cs="B Lotus" w:hint="cs"/>
                <w:sz w:val="20"/>
                <w:szCs w:val="20"/>
                <w:rtl/>
              </w:rPr>
              <w:t xml:space="preserve"> برنامه</w:t>
            </w:r>
            <w:del w:id="13412" w:author="Mehrnazi Boojari" w:date="2019-01-07T10:05:00Z">
              <w:r w:rsidRPr="00DE149B" w:rsidDel="00A31D6F">
                <w:rPr>
                  <w:rFonts w:ascii="B Lotus" w:eastAsia="Calibri" w:hAnsi="B Lotus" w:cs="B Lotus" w:hint="cs"/>
                  <w:sz w:val="20"/>
                  <w:szCs w:val="20"/>
                  <w:rtl/>
                </w:rPr>
                <w:delText xml:space="preserve"> ریزی </w:delText>
              </w:r>
            </w:del>
            <w:ins w:id="13413" w:author="Mehrnazi Boojari" w:date="2019-01-07T10:05:00Z">
              <w:r w:rsidR="00A31D6F">
                <w:rPr>
                  <w:rFonts w:ascii="B Lotus" w:eastAsia="Calibri" w:hAnsi="B Lotus" w:cs="B Lotus" w:hint="cs"/>
                  <w:sz w:val="20"/>
                  <w:szCs w:val="20"/>
                  <w:rtl/>
                </w:rPr>
                <w:t xml:space="preserve">‌ریزی </w:t>
              </w:r>
            </w:ins>
            <w:r w:rsidRPr="00DE149B">
              <w:rPr>
                <w:rFonts w:ascii="B Lotus" w:eastAsia="Calibri" w:hAnsi="B Lotus" w:cs="B Lotus" w:hint="cs"/>
                <w:sz w:val="20"/>
                <w:szCs w:val="20"/>
                <w:rtl/>
              </w:rPr>
              <w:t xml:space="preserve">و </w:t>
            </w:r>
            <w:del w:id="13414" w:author="Mehrnazi Boojari" w:date="2019-01-07T10:46:00Z">
              <w:r w:rsidRPr="00DE149B" w:rsidDel="006A1F1D">
                <w:rPr>
                  <w:rFonts w:ascii="B Lotus" w:eastAsia="Calibri" w:hAnsi="B Lotus" w:cs="B Lotus" w:hint="cs"/>
                  <w:sz w:val="20"/>
                  <w:szCs w:val="20"/>
                  <w:rtl/>
                </w:rPr>
                <w:delText>اجرائی</w:delText>
              </w:r>
            </w:del>
            <w:ins w:id="13415"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44DDF53F" w14:textId="77777777" w:rsidR="00E91C41" w:rsidRPr="00DE149B" w:rsidRDefault="00E91C41" w:rsidP="00FD65E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نفوذ فرهنگ شهرنشینی و دچار چالش</w:t>
            </w:r>
            <w:del w:id="13416" w:author="Mehrnazi Boojari" w:date="2019-01-07T10:33:00Z">
              <w:r w:rsidRPr="00DE149B" w:rsidDel="006C73A5">
                <w:rPr>
                  <w:rFonts w:ascii="B Lotus" w:eastAsia="Calibri" w:hAnsi="B Lotus" w:cs="B Lotus" w:hint="cs"/>
                  <w:sz w:val="20"/>
                  <w:szCs w:val="20"/>
                  <w:rtl/>
                </w:rPr>
                <w:delText xml:space="preserve"> شدن </w:delText>
              </w:r>
            </w:del>
            <w:ins w:id="13417" w:author="Mehrnazi Boojari" w:date="2019-01-07T10:33:00Z">
              <w:r w:rsidR="006C73A5">
                <w:rPr>
                  <w:rFonts w:ascii="B Lotus" w:eastAsia="Calibri" w:hAnsi="B Lotus" w:cs="B Lotus" w:hint="cs"/>
                  <w:sz w:val="20"/>
                  <w:szCs w:val="20"/>
                  <w:rtl/>
                </w:rPr>
                <w:t xml:space="preserve">‌شدن </w:t>
              </w:r>
            </w:ins>
            <w:r w:rsidRPr="00DE149B">
              <w:rPr>
                <w:rFonts w:ascii="B Lotus" w:eastAsia="Calibri" w:hAnsi="B Lotus" w:cs="B Lotus" w:hint="cs"/>
                <w:sz w:val="20"/>
                <w:szCs w:val="20"/>
                <w:rtl/>
              </w:rPr>
              <w:t>هویت روستایی و</w:t>
            </w:r>
            <w:del w:id="13418" w:author="Mehrnazi Boojari" w:date="2019-01-12T23:20:00Z">
              <w:r w:rsidRPr="00DE149B" w:rsidDel="000806BA">
                <w:rPr>
                  <w:rFonts w:ascii="B Lotus" w:eastAsia="Calibri" w:hAnsi="B Lotus" w:cs="B Lotus" w:hint="cs"/>
                  <w:sz w:val="20"/>
                  <w:szCs w:val="20"/>
                  <w:rtl/>
                </w:rPr>
                <w:delText xml:space="preserve"> به تبع </w:delText>
              </w:r>
            </w:del>
            <w:ins w:id="13419" w:author="Mehrnazi Boojari" w:date="2019-01-12T23:20:00Z">
              <w:r w:rsidR="000806BA">
                <w:rPr>
                  <w:rFonts w:ascii="B Lotus" w:eastAsia="Calibri" w:hAnsi="B Lotus" w:cs="B Lotus" w:hint="cs"/>
                  <w:sz w:val="20"/>
                  <w:szCs w:val="20"/>
                  <w:rtl/>
                </w:rPr>
                <w:t xml:space="preserve"> به‌تبع </w:t>
              </w:r>
            </w:ins>
            <w:r w:rsidRPr="00DE149B">
              <w:rPr>
                <w:rFonts w:ascii="B Lotus" w:eastAsia="Calibri" w:hAnsi="B Lotus" w:cs="B Lotus" w:hint="cs"/>
                <w:sz w:val="20"/>
                <w:szCs w:val="20"/>
                <w:rtl/>
              </w:rPr>
              <w:t>آن به</w:t>
            </w:r>
            <w:ins w:id="13420" w:author="Mehrnazi Boojari" w:date="2019-01-13T07:56:00Z">
              <w:r w:rsidR="00FD65E1">
                <w:rPr>
                  <w:rFonts w:ascii="B Lotus" w:eastAsia="Calibri" w:hAnsi="B Lotus" w:cs="B Nazanin" w:hint="cs"/>
                  <w:sz w:val="20"/>
                  <w:szCs w:val="20"/>
                  <w:rtl/>
                </w:rPr>
                <w:t>‌</w:t>
              </w:r>
            </w:ins>
            <w:del w:id="13421" w:author="Mehrnazi Boojari" w:date="2019-01-13T07:56:00Z">
              <w:r w:rsidRPr="00DE149B" w:rsidDel="00FD65E1">
                <w:rPr>
                  <w:rFonts w:ascii="B Lotus" w:eastAsia="Calibri" w:hAnsi="B Lotus" w:cs="B Lotus" w:hint="cs"/>
                  <w:sz w:val="20"/>
                  <w:szCs w:val="20"/>
                  <w:rtl/>
                </w:rPr>
                <w:delText xml:space="preserve"> </w:delText>
              </w:r>
            </w:del>
            <w:r w:rsidRPr="00DE149B">
              <w:rPr>
                <w:rFonts w:ascii="B Lotus" w:eastAsia="Calibri" w:hAnsi="B Lotus" w:cs="B Lotus" w:hint="cs"/>
                <w:sz w:val="20"/>
                <w:szCs w:val="20"/>
                <w:rtl/>
              </w:rPr>
              <w:t>حاشیه</w:t>
            </w:r>
            <w:ins w:id="13422" w:author="Mehrnazi Boojari" w:date="2019-01-13T07:56:00Z">
              <w:r w:rsidR="00FD65E1">
                <w:rPr>
                  <w:rFonts w:ascii="B Lotus" w:eastAsia="Calibri" w:hAnsi="B Lotus" w:cs="B Nazanin" w:hint="cs"/>
                  <w:sz w:val="20"/>
                  <w:szCs w:val="20"/>
                  <w:rtl/>
                </w:rPr>
                <w:t>‌</w:t>
              </w:r>
            </w:ins>
            <w:del w:id="13423" w:author="Mehrnazi Boojari" w:date="2019-01-13T07:56:00Z">
              <w:r w:rsidRPr="00DE149B" w:rsidDel="00FD65E1">
                <w:rPr>
                  <w:rFonts w:ascii="B Lotus" w:eastAsia="Calibri" w:hAnsi="B Lotus" w:cs="B Lotus" w:hint="cs"/>
                  <w:sz w:val="20"/>
                  <w:szCs w:val="20"/>
                  <w:rtl/>
                </w:rPr>
                <w:delText xml:space="preserve"> </w:delText>
              </w:r>
            </w:del>
            <w:r w:rsidRPr="00DE149B">
              <w:rPr>
                <w:rFonts w:ascii="B Lotus" w:eastAsia="Calibri" w:hAnsi="B Lotus" w:cs="B Lotus" w:hint="cs"/>
                <w:sz w:val="20"/>
                <w:szCs w:val="20"/>
                <w:rtl/>
              </w:rPr>
              <w:t>رفتن شرایط فرهنگی و اجتماعی</w:t>
            </w:r>
          </w:p>
        </w:tc>
        <w:tc>
          <w:tcPr>
            <w:tcW w:w="1161" w:type="dxa"/>
            <w:noWrap/>
            <w:vAlign w:val="center"/>
            <w:hideMark/>
          </w:tcPr>
          <w:p w14:paraId="12163B65"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0.076</w:t>
            </w:r>
          </w:p>
        </w:tc>
      </w:tr>
      <w:tr w:rsidR="00E91C41" w:rsidRPr="00DE149B" w14:paraId="50CFFBC2"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390E27C0"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h8</w:t>
            </w:r>
          </w:p>
        </w:tc>
        <w:tc>
          <w:tcPr>
            <w:tcW w:w="1580" w:type="dxa"/>
            <w:noWrap/>
            <w:vAlign w:val="center"/>
            <w:hideMark/>
          </w:tcPr>
          <w:p w14:paraId="6F17BA1A"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r w:rsidRPr="00DE149B">
              <w:rPr>
                <w:rFonts w:ascii="B Lotus" w:eastAsia="Calibri" w:hAnsi="B Lotus" w:cs="B Lotus" w:hint="cs"/>
                <w:sz w:val="20"/>
                <w:szCs w:val="20"/>
                <w:rtl/>
              </w:rPr>
              <w:t>تقنینی</w:t>
            </w:r>
          </w:p>
        </w:tc>
        <w:tc>
          <w:tcPr>
            <w:tcW w:w="5850" w:type="dxa"/>
            <w:noWrap/>
            <w:vAlign w:val="center"/>
            <w:hideMark/>
          </w:tcPr>
          <w:p w14:paraId="7C4B70FA"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lang w:bidi="fa-IR"/>
              </w:rPr>
              <w:t>نبود مقررات فنی مربوط به بحث طراحی و ساخت فضاهای معیشتی</w:t>
            </w:r>
          </w:p>
        </w:tc>
        <w:tc>
          <w:tcPr>
            <w:tcW w:w="1161" w:type="dxa"/>
            <w:noWrap/>
            <w:vAlign w:val="center"/>
            <w:hideMark/>
          </w:tcPr>
          <w:p w14:paraId="753A18A2"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0.066</w:t>
            </w:r>
          </w:p>
        </w:tc>
      </w:tr>
      <w:tr w:rsidR="00E91C41" w:rsidRPr="00DE149B" w14:paraId="6BCD9452"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55FA1386"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h4</w:t>
            </w:r>
          </w:p>
        </w:tc>
        <w:tc>
          <w:tcPr>
            <w:tcW w:w="1580" w:type="dxa"/>
            <w:noWrap/>
            <w:vAlign w:val="center"/>
            <w:hideMark/>
          </w:tcPr>
          <w:p w14:paraId="75CBD18B"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424" w:author="Mehrnazi Boojari" w:date="2019-01-13T07:10:00Z">
              <w:r w:rsidRPr="00DE149B" w:rsidDel="002E51AF">
                <w:rPr>
                  <w:rFonts w:ascii="B Lotus" w:eastAsia="Calibri" w:hAnsi="B Lotus" w:cs="B Lotus" w:hint="cs"/>
                  <w:sz w:val="20"/>
                  <w:szCs w:val="20"/>
                  <w:rtl/>
                </w:rPr>
                <w:delText>برنامه ریزی</w:delText>
              </w:r>
            </w:del>
            <w:ins w:id="13425"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xml:space="preserve">، </w:t>
            </w:r>
            <w:del w:id="13426" w:author="Mehrnazi Boojari" w:date="2019-01-07T10:46:00Z">
              <w:r w:rsidRPr="00DE149B" w:rsidDel="006A1F1D">
                <w:rPr>
                  <w:rFonts w:ascii="B Lotus" w:eastAsia="Calibri" w:hAnsi="B Lotus" w:cs="B Lotus" w:hint="cs"/>
                  <w:sz w:val="20"/>
                  <w:szCs w:val="20"/>
                  <w:rtl/>
                </w:rPr>
                <w:delText>اجرائی</w:delText>
              </w:r>
            </w:del>
            <w:ins w:id="13427"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2732C7D8" w14:textId="77777777" w:rsidR="00E91C41" w:rsidRPr="00DE149B" w:rsidRDefault="00E91C41" w:rsidP="00E91C4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 xml:space="preserve">ضعف در طراحی و دکوراسیون داخلی </w:t>
            </w:r>
            <w:del w:id="13428" w:author="Mehrnazi Boojari" w:date="2019-01-10T01:06:00Z">
              <w:r w:rsidRPr="00DE149B" w:rsidDel="00647583">
                <w:rPr>
                  <w:rFonts w:ascii="B Lotus" w:eastAsia="Calibri" w:hAnsi="B Lotus" w:cs="B Lotus" w:hint="cs"/>
                  <w:sz w:val="20"/>
                  <w:szCs w:val="20"/>
                  <w:rtl/>
                </w:rPr>
                <w:delText>مبتنی بر</w:delText>
              </w:r>
            </w:del>
            <w:ins w:id="13429"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DE149B">
              <w:rPr>
                <w:rFonts w:ascii="B Lotus" w:eastAsia="Calibri" w:hAnsi="B Lotus" w:cs="B Lotus" w:hint="cs"/>
                <w:sz w:val="20"/>
                <w:szCs w:val="20"/>
                <w:rtl/>
              </w:rPr>
              <w:t xml:space="preserve"> اقلیم و بوم توسط معماران و مهندسان بومی</w:t>
            </w:r>
          </w:p>
        </w:tc>
        <w:tc>
          <w:tcPr>
            <w:tcW w:w="1161" w:type="dxa"/>
            <w:noWrap/>
            <w:vAlign w:val="center"/>
            <w:hideMark/>
          </w:tcPr>
          <w:p w14:paraId="6229772B"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0.063</w:t>
            </w:r>
          </w:p>
        </w:tc>
      </w:tr>
      <w:tr w:rsidR="00E91C41" w:rsidRPr="00DE149B" w14:paraId="48C6C224"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48BFF69D"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h11</w:t>
            </w:r>
          </w:p>
        </w:tc>
        <w:tc>
          <w:tcPr>
            <w:tcW w:w="1580" w:type="dxa"/>
            <w:noWrap/>
            <w:vAlign w:val="center"/>
            <w:hideMark/>
          </w:tcPr>
          <w:p w14:paraId="0764C360"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del w:id="13430" w:author="Mehrnazi Boojari" w:date="2019-01-13T07:10:00Z">
              <w:r w:rsidRPr="00DE149B" w:rsidDel="002E51AF">
                <w:rPr>
                  <w:rFonts w:ascii="B Lotus" w:eastAsia="Calibri" w:hAnsi="B Lotus" w:cs="B Lotus" w:hint="cs"/>
                  <w:sz w:val="20"/>
                  <w:szCs w:val="20"/>
                  <w:rtl/>
                </w:rPr>
                <w:delText>برنامه ریزی</w:delText>
              </w:r>
            </w:del>
            <w:ins w:id="13431" w:author="Mehrnazi Boojari" w:date="2019-01-13T07:10:00Z">
              <w:r w:rsidR="002E51AF">
                <w:rPr>
                  <w:rFonts w:ascii="B Lotus" w:eastAsia="Calibri" w:hAnsi="B Lotus" w:cs="B Lotus" w:hint="cs"/>
                  <w:sz w:val="20"/>
                  <w:szCs w:val="20"/>
                  <w:rtl/>
                </w:rPr>
                <w:t>برنامه‌ریزی</w:t>
              </w:r>
            </w:ins>
          </w:p>
        </w:tc>
        <w:tc>
          <w:tcPr>
            <w:tcW w:w="5850" w:type="dxa"/>
            <w:noWrap/>
            <w:vAlign w:val="center"/>
            <w:hideMark/>
          </w:tcPr>
          <w:p w14:paraId="3FA7E14A"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کافی</w:t>
            </w:r>
            <w:ins w:id="13432" w:author="Mehrnazi Boojari" w:date="2019-01-13T07:55:00Z">
              <w:r w:rsidR="001A54E8">
                <w:rPr>
                  <w:rFonts w:ascii="B Lotus" w:eastAsia="Calibri" w:hAnsi="B Lotus" w:cs="B Nazanin" w:hint="cs"/>
                  <w:sz w:val="20"/>
                  <w:szCs w:val="20"/>
                  <w:rtl/>
                </w:rPr>
                <w:t>‌</w:t>
              </w:r>
            </w:ins>
            <w:del w:id="13433" w:author="Mehrnazi Boojari" w:date="2019-01-08T23:47:00Z">
              <w:r w:rsidRPr="00DE149B" w:rsidDel="00144BA7">
                <w:rPr>
                  <w:rFonts w:ascii="B Lotus" w:eastAsia="Calibri" w:hAnsi="B Lotus" w:cs="B Lotus" w:hint="cs"/>
                  <w:sz w:val="20"/>
                  <w:szCs w:val="20"/>
                  <w:rtl/>
                </w:rPr>
                <w:delText xml:space="preserve"> نبودن </w:delText>
              </w:r>
            </w:del>
            <w:ins w:id="13434" w:author="Mehrnazi Boojari" w:date="2019-01-08T23:47:00Z">
              <w:r w:rsidR="00144BA7">
                <w:rPr>
                  <w:rFonts w:ascii="B Lotus" w:eastAsia="Calibri" w:hAnsi="B Lotus" w:cs="B Lotus" w:hint="cs"/>
                  <w:sz w:val="20"/>
                  <w:szCs w:val="20"/>
                  <w:rtl/>
                </w:rPr>
                <w:t xml:space="preserve">‌نبودن </w:t>
              </w:r>
            </w:ins>
            <w:r w:rsidRPr="00DE149B">
              <w:rPr>
                <w:rFonts w:ascii="B Lotus" w:eastAsia="Calibri" w:hAnsi="B Lotus" w:cs="B Lotus" w:hint="cs"/>
                <w:sz w:val="20"/>
                <w:szCs w:val="20"/>
                <w:rtl/>
              </w:rPr>
              <w:t xml:space="preserve">میزان وام برای </w:t>
            </w:r>
            <w:del w:id="13435" w:author="Mehrnazi Boojari" w:date="2019-01-07T22:28:00Z">
              <w:r w:rsidRPr="00DE149B" w:rsidDel="00051F26">
                <w:rPr>
                  <w:rFonts w:ascii="B Lotus" w:eastAsia="Calibri" w:hAnsi="B Lotus" w:cs="B Lotus" w:hint="cs"/>
                  <w:sz w:val="20"/>
                  <w:szCs w:val="20"/>
                  <w:rtl/>
                </w:rPr>
                <w:delText>ساخت و ساز</w:delText>
              </w:r>
            </w:del>
            <w:ins w:id="13436"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DE149B">
              <w:rPr>
                <w:rFonts w:ascii="B Lotus" w:eastAsia="Calibri" w:hAnsi="B Lotus" w:cs="B Lotus" w:hint="cs"/>
                <w:sz w:val="20"/>
                <w:szCs w:val="20"/>
                <w:rtl/>
              </w:rPr>
              <w:t xml:space="preserve"> و نوسازی مسکن </w:t>
            </w:r>
            <w:del w:id="13437" w:author="Mehrnazi Boojari" w:date="2019-01-07T10:03:00Z">
              <w:r w:rsidRPr="00DE149B" w:rsidDel="00A31D6F">
                <w:rPr>
                  <w:rFonts w:ascii="B Lotus" w:eastAsia="Calibri" w:hAnsi="B Lotus" w:cs="B Lotus" w:hint="cs"/>
                  <w:sz w:val="20"/>
                  <w:szCs w:val="20"/>
                  <w:rtl/>
                </w:rPr>
                <w:delText>روستائی</w:delText>
              </w:r>
            </w:del>
            <w:ins w:id="13438" w:author="Mehrnazi Boojari" w:date="2019-01-07T10:03:00Z">
              <w:r w:rsidR="00A31D6F">
                <w:rPr>
                  <w:rFonts w:ascii="B Lotus" w:eastAsia="Calibri" w:hAnsi="B Lotus" w:cs="B Lotus" w:hint="cs"/>
                  <w:sz w:val="20"/>
                  <w:szCs w:val="20"/>
                  <w:rtl/>
                </w:rPr>
                <w:t>روستایی</w:t>
              </w:r>
            </w:ins>
          </w:p>
        </w:tc>
        <w:tc>
          <w:tcPr>
            <w:tcW w:w="1161" w:type="dxa"/>
            <w:noWrap/>
            <w:vAlign w:val="center"/>
            <w:hideMark/>
          </w:tcPr>
          <w:p w14:paraId="267A9C31"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0.053</w:t>
            </w:r>
          </w:p>
        </w:tc>
      </w:tr>
      <w:tr w:rsidR="00E91C41" w:rsidRPr="00DE149B" w14:paraId="4719AB2B"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0C12BDB7"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h22</w:t>
            </w:r>
          </w:p>
        </w:tc>
        <w:tc>
          <w:tcPr>
            <w:tcW w:w="1580" w:type="dxa"/>
            <w:noWrap/>
            <w:vAlign w:val="center"/>
            <w:hideMark/>
          </w:tcPr>
          <w:p w14:paraId="4604D8C4"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439" w:author="Mehrnazi Boojari" w:date="2019-01-07T10:46:00Z">
              <w:r w:rsidRPr="00DE149B" w:rsidDel="006A1F1D">
                <w:rPr>
                  <w:rFonts w:ascii="B Lotus" w:eastAsia="Calibri" w:hAnsi="B Lotus" w:cs="B Lotus" w:hint="cs"/>
                  <w:sz w:val="20"/>
                  <w:szCs w:val="20"/>
                  <w:rtl/>
                </w:rPr>
                <w:delText>اجرائی</w:delText>
              </w:r>
            </w:del>
            <w:ins w:id="13440"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42FCB563" w14:textId="77777777" w:rsidR="00E91C41" w:rsidRPr="00DE149B" w:rsidRDefault="00E91C41" w:rsidP="001A54E8">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کم</w:t>
            </w:r>
            <w:ins w:id="13441" w:author="Mehrnazi Boojari" w:date="2019-01-13T07:55:00Z">
              <w:r w:rsidR="001A54E8">
                <w:rPr>
                  <w:rFonts w:ascii="B Lotus" w:eastAsia="Calibri" w:hAnsi="B Lotus" w:cs="B Nazanin" w:hint="cs"/>
                  <w:sz w:val="20"/>
                  <w:szCs w:val="20"/>
                  <w:rtl/>
                </w:rPr>
                <w:t>‌</w:t>
              </w:r>
            </w:ins>
            <w:del w:id="13442" w:author="Mehrnazi Boojari" w:date="2019-01-13T07:55:00Z">
              <w:r w:rsidRPr="00DE149B" w:rsidDel="001A54E8">
                <w:rPr>
                  <w:rFonts w:ascii="B Lotus" w:eastAsia="Calibri" w:hAnsi="B Lotus" w:cs="B Lotus" w:hint="cs"/>
                  <w:sz w:val="20"/>
                  <w:szCs w:val="20"/>
                  <w:rtl/>
                </w:rPr>
                <w:delText xml:space="preserve"> </w:delText>
              </w:r>
            </w:del>
            <w:r w:rsidRPr="00DE149B">
              <w:rPr>
                <w:rFonts w:ascii="B Lotus" w:eastAsia="Calibri" w:hAnsi="B Lotus" w:cs="B Lotus" w:hint="cs"/>
                <w:sz w:val="20"/>
                <w:szCs w:val="20"/>
                <w:rtl/>
              </w:rPr>
              <w:t>اهمیت</w:t>
            </w:r>
            <w:del w:id="13443" w:author="Mehrnazi Boojari" w:date="2019-01-07T10:33:00Z">
              <w:r w:rsidRPr="00DE149B" w:rsidDel="006C73A5">
                <w:rPr>
                  <w:rFonts w:ascii="B Lotus" w:eastAsia="Calibri" w:hAnsi="B Lotus" w:cs="B Lotus" w:hint="cs"/>
                  <w:sz w:val="20"/>
                  <w:szCs w:val="20"/>
                  <w:rtl/>
                </w:rPr>
                <w:delText xml:space="preserve"> شدن </w:delText>
              </w:r>
            </w:del>
            <w:ins w:id="13444" w:author="Mehrnazi Boojari" w:date="2019-01-07T10:33:00Z">
              <w:r w:rsidR="006C73A5">
                <w:rPr>
                  <w:rFonts w:ascii="B Lotus" w:eastAsia="Calibri" w:hAnsi="B Lotus" w:cs="B Lotus" w:hint="cs"/>
                  <w:sz w:val="20"/>
                  <w:szCs w:val="20"/>
                  <w:rtl/>
                </w:rPr>
                <w:t xml:space="preserve">‌شدن </w:t>
              </w:r>
            </w:ins>
            <w:r w:rsidRPr="00DE149B">
              <w:rPr>
                <w:rFonts w:ascii="B Lotus" w:eastAsia="Calibri" w:hAnsi="B Lotus" w:cs="B Lotus" w:hint="cs"/>
                <w:sz w:val="20"/>
                <w:szCs w:val="20"/>
                <w:rtl/>
              </w:rPr>
              <w:t xml:space="preserve">موارد فرهنگی و اجتماعی و اعتقادی در نگاه </w:t>
            </w:r>
            <w:del w:id="13445" w:author="Mehrnazi Boojari" w:date="2019-01-07T10:03:00Z">
              <w:r w:rsidRPr="00DE149B" w:rsidDel="00A31D6F">
                <w:rPr>
                  <w:rFonts w:ascii="B Lotus" w:eastAsia="Calibri" w:hAnsi="B Lotus" w:cs="B Lotus" w:hint="cs"/>
                  <w:sz w:val="20"/>
                  <w:szCs w:val="20"/>
                  <w:rtl/>
                </w:rPr>
                <w:delText>روستائی</w:delText>
              </w:r>
            </w:del>
            <w:ins w:id="13446" w:author="Mehrnazi Boojari" w:date="2019-01-07T10:03:00Z">
              <w:r w:rsidR="00A31D6F">
                <w:rPr>
                  <w:rFonts w:ascii="B Lotus" w:eastAsia="Calibri" w:hAnsi="B Lotus" w:cs="B Lotus" w:hint="cs"/>
                  <w:sz w:val="20"/>
                  <w:szCs w:val="20"/>
                  <w:rtl/>
                </w:rPr>
                <w:t>روستایی</w:t>
              </w:r>
            </w:ins>
            <w:r w:rsidRPr="00DE149B">
              <w:rPr>
                <w:rFonts w:ascii="B Lotus" w:eastAsia="Calibri" w:hAnsi="B Lotus" w:cs="B Lotus" w:hint="cs"/>
                <w:sz w:val="20"/>
                <w:szCs w:val="20"/>
                <w:rtl/>
              </w:rPr>
              <w:t>ان</w:t>
            </w:r>
          </w:p>
        </w:tc>
        <w:tc>
          <w:tcPr>
            <w:tcW w:w="1161" w:type="dxa"/>
            <w:noWrap/>
            <w:vAlign w:val="center"/>
            <w:hideMark/>
          </w:tcPr>
          <w:p w14:paraId="73C77D2A"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0.049</w:t>
            </w:r>
          </w:p>
        </w:tc>
      </w:tr>
      <w:tr w:rsidR="00E91C41" w:rsidRPr="00DE149B" w14:paraId="23FB1D38"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3EC874A7"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h12</w:t>
            </w:r>
          </w:p>
        </w:tc>
        <w:tc>
          <w:tcPr>
            <w:tcW w:w="1580" w:type="dxa"/>
            <w:noWrap/>
            <w:vAlign w:val="center"/>
            <w:hideMark/>
          </w:tcPr>
          <w:p w14:paraId="2B2FF0F4"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del w:id="13447" w:author="Mehrnazi Boojari" w:date="2019-01-13T07:10:00Z">
              <w:r w:rsidRPr="00DE149B" w:rsidDel="002E51AF">
                <w:rPr>
                  <w:rFonts w:ascii="B Lotus" w:eastAsia="Calibri" w:hAnsi="B Lotus" w:cs="B Lotus" w:hint="cs"/>
                  <w:sz w:val="20"/>
                  <w:szCs w:val="20"/>
                  <w:rtl/>
                </w:rPr>
                <w:delText>برنامه ریزی</w:delText>
              </w:r>
            </w:del>
            <w:ins w:id="13448"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مدیریتی</w:t>
            </w:r>
          </w:p>
        </w:tc>
        <w:tc>
          <w:tcPr>
            <w:tcW w:w="5850" w:type="dxa"/>
            <w:noWrap/>
            <w:vAlign w:val="center"/>
            <w:hideMark/>
          </w:tcPr>
          <w:p w14:paraId="693B82A6"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 xml:space="preserve">بوروکراسی و </w:t>
            </w:r>
            <w:del w:id="13449" w:author="Mehrnazi Boojari" w:date="2019-01-10T00:21:00Z">
              <w:r w:rsidRPr="00DE149B" w:rsidDel="002E20FF">
                <w:rPr>
                  <w:rFonts w:ascii="B Lotus" w:eastAsia="Calibri" w:hAnsi="B Lotus" w:cs="B Lotus" w:hint="cs"/>
                  <w:sz w:val="20"/>
                  <w:szCs w:val="20"/>
                  <w:rtl/>
                </w:rPr>
                <w:delText>فرایند</w:delText>
              </w:r>
            </w:del>
            <w:ins w:id="13450" w:author="Mehrnazi Boojari" w:date="2019-01-10T00:21:00Z">
              <w:r w:rsidR="002E20FF">
                <w:rPr>
                  <w:rFonts w:ascii="B Lotus" w:eastAsia="Calibri" w:hAnsi="B Lotus" w:cs="B Lotus" w:hint="cs"/>
                  <w:sz w:val="20"/>
                  <w:szCs w:val="20"/>
                  <w:rtl/>
                </w:rPr>
                <w:t>فرآیند</w:t>
              </w:r>
            </w:ins>
            <w:r w:rsidRPr="00DE149B">
              <w:rPr>
                <w:rFonts w:ascii="B Lotus" w:eastAsia="Calibri" w:hAnsi="B Lotus" w:cs="B Lotus" w:hint="cs"/>
                <w:sz w:val="20"/>
                <w:szCs w:val="20"/>
                <w:rtl/>
              </w:rPr>
              <w:t xml:space="preserve"> پچیده بانکی برای اعطای وام (</w:t>
            </w:r>
            <w:del w:id="13451" w:author="Mehrnazi Boojari" w:date="2019-01-13T07:56:00Z">
              <w:r w:rsidRPr="00DE149B" w:rsidDel="00FD65E1">
                <w:rPr>
                  <w:rFonts w:ascii="B Lotus" w:eastAsia="Calibri" w:hAnsi="B Lotus" w:cs="B Lotus" w:hint="cs"/>
                  <w:sz w:val="20"/>
                  <w:szCs w:val="20"/>
                  <w:rtl/>
                </w:rPr>
                <w:delText>ضامنین</w:delText>
              </w:r>
            </w:del>
            <w:ins w:id="13452" w:author="Mehrnazi Boojari" w:date="2019-01-13T07:56:00Z">
              <w:r w:rsidR="00FD65E1">
                <w:rPr>
                  <w:rFonts w:ascii="B Lotus" w:eastAsia="Calibri" w:hAnsi="B Lotus" w:cs="B Lotus" w:hint="cs"/>
                  <w:sz w:val="20"/>
                  <w:szCs w:val="20"/>
                  <w:rtl/>
                </w:rPr>
                <w:t>ضامن‌ها</w:t>
              </w:r>
            </w:ins>
            <w:del w:id="13453" w:author="Mehrnazi Boojari" w:date="2019-01-07T09:47:00Z">
              <w:r w:rsidRPr="00DE149B" w:rsidDel="006F7CCF">
                <w:rPr>
                  <w:rFonts w:ascii="B Lotus" w:eastAsia="Calibri" w:hAnsi="B Lotus" w:cs="B Lotus" w:hint="cs"/>
                  <w:sz w:val="20"/>
                  <w:szCs w:val="20"/>
                  <w:rtl/>
                </w:rPr>
                <w:delText xml:space="preserve"> ،</w:delText>
              </w:r>
            </w:del>
            <w:ins w:id="13454" w:author="Mehrnazi Boojari" w:date="2019-01-07T09:47:00Z">
              <w:r w:rsidR="006F7CCF">
                <w:rPr>
                  <w:rFonts w:ascii="B Lotus" w:eastAsia="Calibri" w:hAnsi="B Lotus" w:cs="B Lotus" w:hint="cs"/>
                  <w:sz w:val="20"/>
                  <w:szCs w:val="20"/>
                  <w:rtl/>
                </w:rPr>
                <w:t>،</w:t>
              </w:r>
            </w:ins>
            <w:r w:rsidRPr="00DE149B">
              <w:rPr>
                <w:rFonts w:ascii="B Lotus" w:eastAsia="Calibri" w:hAnsi="B Lotus" w:cs="B Lotus" w:hint="cs"/>
                <w:sz w:val="20"/>
                <w:szCs w:val="20"/>
                <w:rtl/>
              </w:rPr>
              <w:t xml:space="preserve"> میزان اقساط و ...)</w:t>
            </w:r>
            <w:ins w:id="13455" w:author="Mehrnazi Boojari" w:date="2019-01-13T07:57:00Z">
              <w:r w:rsidR="00FD65E1">
                <w:rPr>
                  <w:rFonts w:ascii="B Lotus" w:eastAsia="Calibri" w:hAnsi="B Lotus" w:cs="B Lotus" w:hint="cs"/>
                  <w:sz w:val="20"/>
                  <w:szCs w:val="20"/>
                  <w:rtl/>
                </w:rPr>
                <w:t xml:space="preserve"> </w:t>
              </w:r>
            </w:ins>
            <w:r w:rsidRPr="00DE149B">
              <w:rPr>
                <w:rFonts w:ascii="B Lotus" w:eastAsia="Calibri" w:hAnsi="B Lotus" w:cs="B Lotus" w:hint="cs"/>
                <w:sz w:val="20"/>
                <w:szCs w:val="20"/>
                <w:rtl/>
              </w:rPr>
              <w:t>در ساخت و نوسازی مسکن</w:t>
            </w:r>
          </w:p>
        </w:tc>
        <w:tc>
          <w:tcPr>
            <w:tcW w:w="1161" w:type="dxa"/>
            <w:noWrap/>
            <w:vAlign w:val="center"/>
            <w:hideMark/>
          </w:tcPr>
          <w:p w14:paraId="2B101B7C"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0.042</w:t>
            </w:r>
          </w:p>
        </w:tc>
      </w:tr>
      <w:tr w:rsidR="00E91C41" w:rsidRPr="00DE149B" w14:paraId="01CD6AD8"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739CB785"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h9</w:t>
            </w:r>
          </w:p>
        </w:tc>
        <w:tc>
          <w:tcPr>
            <w:tcW w:w="1580" w:type="dxa"/>
            <w:noWrap/>
            <w:vAlign w:val="center"/>
            <w:hideMark/>
          </w:tcPr>
          <w:p w14:paraId="5E3962C6"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456" w:author="Mehrnazi Boojari" w:date="2019-01-13T07:10:00Z">
              <w:r w:rsidRPr="00DE149B" w:rsidDel="002E51AF">
                <w:rPr>
                  <w:rFonts w:ascii="B Lotus" w:eastAsia="Calibri" w:hAnsi="B Lotus" w:cs="B Lotus" w:hint="cs"/>
                  <w:sz w:val="20"/>
                  <w:szCs w:val="20"/>
                  <w:rtl/>
                </w:rPr>
                <w:delText>برنامه ریزی</w:delText>
              </w:r>
            </w:del>
            <w:ins w:id="13457"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xml:space="preserve">، </w:t>
            </w:r>
            <w:del w:id="13458" w:author="Mehrnazi Boojari" w:date="2019-01-07T10:46:00Z">
              <w:r w:rsidRPr="00DE149B" w:rsidDel="006A1F1D">
                <w:rPr>
                  <w:rFonts w:ascii="B Lotus" w:eastAsia="Calibri" w:hAnsi="B Lotus" w:cs="B Lotus" w:hint="cs"/>
                  <w:sz w:val="20"/>
                  <w:szCs w:val="20"/>
                  <w:rtl/>
                </w:rPr>
                <w:delText>اجرائی</w:delText>
              </w:r>
            </w:del>
            <w:ins w:id="13459"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5A8F30B4" w14:textId="77777777" w:rsidR="00E91C41" w:rsidRPr="00DE149B" w:rsidRDefault="00E91C41" w:rsidP="00E91C4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ضعف در طراحی فضاهای معیشتی توسط معماران و مهندسان بومی</w:t>
            </w:r>
          </w:p>
        </w:tc>
        <w:tc>
          <w:tcPr>
            <w:tcW w:w="1161" w:type="dxa"/>
            <w:noWrap/>
            <w:vAlign w:val="center"/>
            <w:hideMark/>
          </w:tcPr>
          <w:p w14:paraId="424C3D03"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0.039</w:t>
            </w:r>
          </w:p>
        </w:tc>
      </w:tr>
      <w:tr w:rsidR="00E91C41" w:rsidRPr="00DE149B" w14:paraId="6443389E"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40889046"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h3</w:t>
            </w:r>
          </w:p>
        </w:tc>
        <w:tc>
          <w:tcPr>
            <w:tcW w:w="1580" w:type="dxa"/>
            <w:noWrap/>
            <w:vAlign w:val="center"/>
            <w:hideMark/>
          </w:tcPr>
          <w:p w14:paraId="5213A2ED"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del w:id="13460" w:author="Mehrnazi Boojari" w:date="2019-01-13T07:10:00Z">
              <w:r w:rsidRPr="00DE149B" w:rsidDel="002E51AF">
                <w:rPr>
                  <w:rFonts w:ascii="B Lotus" w:eastAsia="Calibri" w:hAnsi="B Lotus" w:cs="B Lotus" w:hint="cs"/>
                  <w:sz w:val="20"/>
                  <w:szCs w:val="20"/>
                  <w:rtl/>
                </w:rPr>
                <w:delText>برنامه ریزی</w:delText>
              </w:r>
            </w:del>
            <w:ins w:id="13461" w:author="Mehrnazi Boojari" w:date="2019-01-13T07:10:00Z">
              <w:r w:rsidR="002E51AF">
                <w:rPr>
                  <w:rFonts w:ascii="B Lotus" w:eastAsia="Calibri" w:hAnsi="B Lotus" w:cs="B Lotus" w:hint="cs"/>
                  <w:sz w:val="20"/>
                  <w:szCs w:val="20"/>
                  <w:rtl/>
                </w:rPr>
                <w:t>برنامه‌ریزی</w:t>
              </w:r>
            </w:ins>
          </w:p>
        </w:tc>
        <w:tc>
          <w:tcPr>
            <w:tcW w:w="5850" w:type="dxa"/>
            <w:noWrap/>
            <w:vAlign w:val="center"/>
            <w:hideMark/>
          </w:tcPr>
          <w:p w14:paraId="565E323E"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 xml:space="preserve">عدم دسترسی مناسب به مواد و مصالح بومی برای ساخت مسکن </w:t>
            </w:r>
            <w:del w:id="13462" w:author="Mehrnazi Boojari" w:date="2019-01-07T10:03:00Z">
              <w:r w:rsidRPr="00DE149B" w:rsidDel="00A31D6F">
                <w:rPr>
                  <w:rFonts w:ascii="B Lotus" w:eastAsia="Calibri" w:hAnsi="B Lotus" w:cs="B Lotus" w:hint="cs"/>
                  <w:sz w:val="20"/>
                  <w:szCs w:val="20"/>
                  <w:rtl/>
                </w:rPr>
                <w:delText>روستائی</w:delText>
              </w:r>
            </w:del>
            <w:ins w:id="13463" w:author="Mehrnazi Boojari" w:date="2019-01-07T10:03:00Z">
              <w:r w:rsidR="00A31D6F">
                <w:rPr>
                  <w:rFonts w:ascii="B Lotus" w:eastAsia="Calibri" w:hAnsi="B Lotus" w:cs="B Lotus" w:hint="cs"/>
                  <w:sz w:val="20"/>
                  <w:szCs w:val="20"/>
                  <w:rtl/>
                </w:rPr>
                <w:t>روستایی</w:t>
              </w:r>
            </w:ins>
          </w:p>
        </w:tc>
        <w:tc>
          <w:tcPr>
            <w:tcW w:w="1161" w:type="dxa"/>
            <w:noWrap/>
            <w:vAlign w:val="center"/>
            <w:hideMark/>
          </w:tcPr>
          <w:p w14:paraId="76BA4DAF"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0.032</w:t>
            </w:r>
          </w:p>
        </w:tc>
      </w:tr>
      <w:tr w:rsidR="00E91C41" w:rsidRPr="00DE149B" w14:paraId="2C597198"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01E003F5"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h7</w:t>
            </w:r>
          </w:p>
        </w:tc>
        <w:tc>
          <w:tcPr>
            <w:tcW w:w="1580" w:type="dxa"/>
            <w:noWrap/>
            <w:vAlign w:val="center"/>
            <w:hideMark/>
          </w:tcPr>
          <w:p w14:paraId="0A047977"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464" w:author="Mehrnazi Boojari" w:date="2019-01-13T07:10:00Z">
              <w:r w:rsidRPr="00DE149B" w:rsidDel="002E51AF">
                <w:rPr>
                  <w:rFonts w:ascii="B Lotus" w:eastAsia="Calibri" w:hAnsi="B Lotus" w:cs="B Lotus" w:hint="cs"/>
                  <w:sz w:val="20"/>
                  <w:szCs w:val="20"/>
                  <w:rtl/>
                </w:rPr>
                <w:delText>برنامه ریزی</w:delText>
              </w:r>
            </w:del>
            <w:ins w:id="13465" w:author="Mehrnazi Boojari" w:date="2019-01-13T07:10:00Z">
              <w:r w:rsidR="002E51AF">
                <w:rPr>
                  <w:rFonts w:ascii="B Lotus" w:eastAsia="Calibri" w:hAnsi="B Lotus" w:cs="B Lotus" w:hint="cs"/>
                  <w:sz w:val="20"/>
                  <w:szCs w:val="20"/>
                  <w:rtl/>
                </w:rPr>
                <w:t>برنامه‌ریزی</w:t>
              </w:r>
            </w:ins>
          </w:p>
        </w:tc>
        <w:tc>
          <w:tcPr>
            <w:tcW w:w="5850" w:type="dxa"/>
            <w:noWrap/>
            <w:vAlign w:val="center"/>
            <w:hideMark/>
          </w:tcPr>
          <w:p w14:paraId="68B48B32" w14:textId="77777777" w:rsidR="00E91C41" w:rsidRPr="00DE149B" w:rsidRDefault="00E91C41" w:rsidP="00FD65E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هزینه</w:t>
            </w:r>
            <w:del w:id="13466" w:author="Mehrnazi Boojari" w:date="2019-01-07T09:46:00Z">
              <w:r w:rsidRPr="00DE149B" w:rsidDel="006F7CCF">
                <w:rPr>
                  <w:rFonts w:ascii="B Lotus" w:eastAsia="Calibri" w:hAnsi="B Lotus" w:cs="B Lotus" w:hint="cs"/>
                  <w:sz w:val="20"/>
                  <w:szCs w:val="20"/>
                  <w:rtl/>
                </w:rPr>
                <w:delText xml:space="preserve"> های </w:delText>
              </w:r>
            </w:del>
            <w:ins w:id="13467" w:author="Mehrnazi Boojari" w:date="2019-01-07T09:46:00Z">
              <w:r w:rsidR="006F7CCF">
                <w:rPr>
                  <w:rFonts w:ascii="B Lotus" w:eastAsia="Calibri" w:hAnsi="B Lotus" w:cs="B Lotus" w:hint="cs"/>
                  <w:sz w:val="20"/>
                  <w:szCs w:val="20"/>
                  <w:rtl/>
                </w:rPr>
                <w:t>‌</w:t>
              </w:r>
            </w:ins>
            <w:ins w:id="13468" w:author="Mehrnazi Boojari" w:date="2019-01-13T07:57:00Z">
              <w:r w:rsidR="00FD65E1">
                <w:rPr>
                  <w:rFonts w:ascii="B Lotus" w:eastAsia="Calibri" w:hAnsi="B Lotus" w:cs="B Nazanin" w:hint="cs"/>
                  <w:sz w:val="20"/>
                  <w:szCs w:val="20"/>
                  <w:rtl/>
                </w:rPr>
                <w:t>‌</w:t>
              </w:r>
            </w:ins>
            <w:ins w:id="13469" w:author="Mehrnazi Boojari" w:date="2019-01-07T09:46:00Z">
              <w:r w:rsidR="006F7CCF">
                <w:rPr>
                  <w:rFonts w:ascii="B Lotus" w:eastAsia="Calibri" w:hAnsi="B Lotus" w:cs="B Lotus" w:hint="cs"/>
                  <w:sz w:val="20"/>
                  <w:szCs w:val="20"/>
                  <w:rtl/>
                </w:rPr>
                <w:t xml:space="preserve">های </w:t>
              </w:r>
            </w:ins>
            <w:del w:id="13470" w:author="Mehrnazi Boojari" w:date="2019-01-13T07:57:00Z">
              <w:r w:rsidRPr="00DE149B" w:rsidDel="00FD65E1">
                <w:rPr>
                  <w:rFonts w:ascii="B Lotus" w:eastAsia="Calibri" w:hAnsi="B Lotus" w:cs="B Lotus" w:hint="cs"/>
                  <w:sz w:val="20"/>
                  <w:szCs w:val="20"/>
                  <w:rtl/>
                </w:rPr>
                <w:delText xml:space="preserve">بالای </w:delText>
              </w:r>
            </w:del>
            <w:ins w:id="13471" w:author="Mehrnazi Boojari" w:date="2019-01-13T07:57:00Z">
              <w:r w:rsidR="00FD65E1">
                <w:rPr>
                  <w:rFonts w:ascii="B Lotus" w:eastAsia="Calibri" w:hAnsi="B Lotus" w:cs="B Lotus" w:hint="cs"/>
                  <w:sz w:val="20"/>
                  <w:szCs w:val="20"/>
                  <w:rtl/>
                </w:rPr>
                <w:t>زیاد</w:t>
              </w:r>
              <w:r w:rsidR="00FD65E1" w:rsidRPr="00DE149B">
                <w:rPr>
                  <w:rFonts w:ascii="B Lotus" w:eastAsia="Calibri" w:hAnsi="B Lotus" w:cs="B Lotus" w:hint="cs"/>
                  <w:sz w:val="20"/>
                  <w:szCs w:val="20"/>
                  <w:rtl/>
                </w:rPr>
                <w:t xml:space="preserve"> </w:t>
              </w:r>
            </w:ins>
            <w:del w:id="13472" w:author="Mehrnazi Boojari" w:date="2019-01-07T22:28:00Z">
              <w:r w:rsidRPr="00DE149B" w:rsidDel="00051F26">
                <w:rPr>
                  <w:rFonts w:ascii="B Lotus" w:eastAsia="Calibri" w:hAnsi="B Lotus" w:cs="B Lotus" w:hint="cs"/>
                  <w:sz w:val="20"/>
                  <w:szCs w:val="20"/>
                  <w:rtl/>
                </w:rPr>
                <w:delText>ساخت وساز</w:delText>
              </w:r>
            </w:del>
            <w:ins w:id="13473"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DE149B">
              <w:rPr>
                <w:rFonts w:ascii="B Lotus" w:eastAsia="Calibri" w:hAnsi="B Lotus" w:cs="B Lotus" w:hint="cs"/>
                <w:sz w:val="20"/>
                <w:szCs w:val="20"/>
                <w:rtl/>
              </w:rPr>
              <w:t xml:space="preserve"> مساکن </w:t>
            </w:r>
            <w:del w:id="13474" w:author="Mehrnazi Boojari" w:date="2019-01-07T22:29:00Z">
              <w:r w:rsidRPr="00DE149B" w:rsidDel="00051F26">
                <w:rPr>
                  <w:rFonts w:ascii="B Lotus" w:eastAsia="Calibri" w:hAnsi="B Lotus" w:cs="B Lotus" w:hint="cs"/>
                  <w:sz w:val="20"/>
                  <w:szCs w:val="20"/>
                  <w:rtl/>
                </w:rPr>
                <w:delText>معیشت محور</w:delText>
              </w:r>
            </w:del>
            <w:ins w:id="13475" w:author="Mehrnazi Boojari" w:date="2019-01-07T22:29:00Z">
              <w:r w:rsidR="00051F26">
                <w:rPr>
                  <w:rFonts w:ascii="B Lotus" w:eastAsia="Calibri" w:hAnsi="B Lotus" w:cs="B Lotus" w:hint="cs"/>
                  <w:sz w:val="20"/>
                  <w:szCs w:val="20"/>
                  <w:rtl/>
                </w:rPr>
                <w:t>معیشت‌محور</w:t>
              </w:r>
            </w:ins>
          </w:p>
        </w:tc>
        <w:tc>
          <w:tcPr>
            <w:tcW w:w="1161" w:type="dxa"/>
            <w:noWrap/>
            <w:vAlign w:val="center"/>
            <w:hideMark/>
          </w:tcPr>
          <w:p w14:paraId="714CDA23"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0.028</w:t>
            </w:r>
          </w:p>
        </w:tc>
      </w:tr>
      <w:tr w:rsidR="00E91C41" w:rsidRPr="00DE149B" w14:paraId="6DF54080"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7E6797E0"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h18</w:t>
            </w:r>
          </w:p>
        </w:tc>
        <w:tc>
          <w:tcPr>
            <w:tcW w:w="1580" w:type="dxa"/>
            <w:noWrap/>
            <w:vAlign w:val="center"/>
            <w:hideMark/>
          </w:tcPr>
          <w:p w14:paraId="673A6D66"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del w:id="13476" w:author="Mehrnazi Boojari" w:date="2019-01-13T07:10:00Z">
              <w:r w:rsidRPr="00DE149B" w:rsidDel="002E51AF">
                <w:rPr>
                  <w:rFonts w:ascii="B Lotus" w:eastAsia="Calibri" w:hAnsi="B Lotus" w:cs="B Lotus" w:hint="cs"/>
                  <w:sz w:val="20"/>
                  <w:szCs w:val="20"/>
                  <w:rtl/>
                </w:rPr>
                <w:delText>برنامه ریزی</w:delText>
              </w:r>
            </w:del>
            <w:ins w:id="13477" w:author="Mehrnazi Boojari" w:date="2019-01-13T07:10:00Z">
              <w:r w:rsidR="002E51AF">
                <w:rPr>
                  <w:rFonts w:ascii="B Lotus" w:eastAsia="Calibri" w:hAnsi="B Lotus" w:cs="B Lotus" w:hint="cs"/>
                  <w:sz w:val="20"/>
                  <w:szCs w:val="20"/>
                  <w:rtl/>
                </w:rPr>
                <w:t>برنامه‌ریزی</w:t>
              </w:r>
            </w:ins>
          </w:p>
        </w:tc>
        <w:tc>
          <w:tcPr>
            <w:tcW w:w="5850" w:type="dxa"/>
            <w:noWrap/>
            <w:vAlign w:val="center"/>
            <w:hideMark/>
          </w:tcPr>
          <w:p w14:paraId="4783DA2A"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del w:id="13478" w:author="Mehrnazi Boojari" w:date="2019-01-13T07:58:00Z">
              <w:r w:rsidRPr="00DE149B" w:rsidDel="00FD65E1">
                <w:rPr>
                  <w:rFonts w:ascii="B Lotus" w:eastAsia="Calibri" w:hAnsi="B Lotus" w:cs="B Lotus" w:hint="cs"/>
                  <w:sz w:val="20"/>
                  <w:szCs w:val="20"/>
                  <w:rtl/>
                </w:rPr>
                <w:delText>بالا</w:delText>
              </w:r>
            </w:del>
            <w:del w:id="13479" w:author="Mehrnazi Boojari" w:date="2019-01-07T10:45:00Z">
              <w:r w:rsidRPr="00DE149B" w:rsidDel="006A1F1D">
                <w:rPr>
                  <w:rFonts w:ascii="B Lotus" w:eastAsia="Calibri" w:hAnsi="B Lotus" w:cs="B Lotus" w:hint="cs"/>
                  <w:sz w:val="20"/>
                  <w:szCs w:val="20"/>
                  <w:rtl/>
                </w:rPr>
                <w:delText xml:space="preserve"> بودن </w:delText>
              </w:r>
            </w:del>
            <w:ins w:id="13480" w:author="Mehrnazi Boojari" w:date="2019-01-13T07:58:00Z">
              <w:r w:rsidR="00FD65E1">
                <w:rPr>
                  <w:rFonts w:ascii="B Lotus" w:eastAsia="Calibri" w:hAnsi="B Lotus" w:cs="B Lotus" w:hint="cs"/>
                  <w:sz w:val="20"/>
                  <w:szCs w:val="20"/>
                  <w:rtl/>
                </w:rPr>
                <w:t>زیاد</w:t>
              </w:r>
            </w:ins>
            <w:ins w:id="13481" w:author="Mehrnazi Boojari" w:date="2019-01-07T10:45:00Z">
              <w:r w:rsidR="006A1F1D">
                <w:rPr>
                  <w:rFonts w:ascii="B Lotus" w:eastAsia="Calibri" w:hAnsi="B Lotus" w:cs="B Lotus" w:hint="cs"/>
                  <w:sz w:val="20"/>
                  <w:szCs w:val="20"/>
                  <w:rtl/>
                </w:rPr>
                <w:t xml:space="preserve">بودن </w:t>
              </w:r>
            </w:ins>
            <w:r w:rsidRPr="00DE149B">
              <w:rPr>
                <w:rFonts w:ascii="B Lotus" w:eastAsia="Calibri" w:hAnsi="B Lotus" w:cs="B Lotus" w:hint="cs"/>
                <w:sz w:val="20"/>
                <w:szCs w:val="20"/>
                <w:rtl/>
              </w:rPr>
              <w:t>هزینه ب</w:t>
            </w:r>
            <w:ins w:id="13482" w:author="Mehrnazi Boojari" w:date="2019-01-13T07:58:00Z">
              <w:r w:rsidR="00FD65E1">
                <w:rPr>
                  <w:rFonts w:ascii="B Lotus" w:eastAsia="Calibri" w:hAnsi="B Lotus" w:cs="B Lotus" w:hint="cs"/>
                  <w:sz w:val="20"/>
                  <w:szCs w:val="20"/>
                  <w:rtl/>
                </w:rPr>
                <w:t>ه</w:t>
              </w:r>
              <w:r w:rsidR="00FD65E1">
                <w:rPr>
                  <w:rFonts w:ascii="B Lotus" w:eastAsia="Calibri" w:hAnsi="B Lotus" w:cs="B Nazanin" w:hint="cs"/>
                  <w:sz w:val="20"/>
                  <w:szCs w:val="20"/>
                  <w:rtl/>
                </w:rPr>
                <w:t>‌</w:t>
              </w:r>
            </w:ins>
            <w:r w:rsidRPr="00DE149B">
              <w:rPr>
                <w:rFonts w:ascii="B Lotus" w:eastAsia="Calibri" w:hAnsi="B Lotus" w:cs="B Lotus" w:hint="cs"/>
                <w:sz w:val="20"/>
                <w:szCs w:val="20"/>
                <w:rtl/>
              </w:rPr>
              <w:t>کاربردن تکنولوژی ب</w:t>
            </w:r>
            <w:ins w:id="13483" w:author="Mehrnazi Boojari" w:date="2019-01-13T07:58:00Z">
              <w:r w:rsidR="00FD65E1">
                <w:rPr>
                  <w:rFonts w:ascii="B Lotus" w:eastAsia="Calibri" w:hAnsi="B Lotus" w:cs="B Lotus" w:hint="cs"/>
                  <w:sz w:val="20"/>
                  <w:szCs w:val="20"/>
                  <w:rtl/>
                </w:rPr>
                <w:t>ه</w:t>
              </w:r>
              <w:r w:rsidR="00FD65E1">
                <w:rPr>
                  <w:rFonts w:ascii="B Lotus" w:eastAsia="Calibri" w:hAnsi="B Lotus" w:cs="B Nazanin" w:hint="cs"/>
                  <w:sz w:val="20"/>
                  <w:szCs w:val="20"/>
                  <w:rtl/>
                </w:rPr>
                <w:t>‌</w:t>
              </w:r>
            </w:ins>
            <w:r w:rsidRPr="00DE149B">
              <w:rPr>
                <w:rFonts w:ascii="B Lotus" w:eastAsia="Calibri" w:hAnsi="B Lotus" w:cs="B Lotus" w:hint="cs"/>
                <w:sz w:val="20"/>
                <w:szCs w:val="20"/>
                <w:rtl/>
              </w:rPr>
              <w:t>روز در وسایل گرمایشی و سرمایشی</w:t>
            </w:r>
          </w:p>
        </w:tc>
        <w:tc>
          <w:tcPr>
            <w:tcW w:w="1161" w:type="dxa"/>
            <w:noWrap/>
            <w:vAlign w:val="center"/>
            <w:hideMark/>
          </w:tcPr>
          <w:p w14:paraId="28555D9E"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0.027</w:t>
            </w:r>
          </w:p>
        </w:tc>
      </w:tr>
      <w:tr w:rsidR="00E91C41" w:rsidRPr="00DE149B" w14:paraId="613D912A"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74B860FD"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h14</w:t>
            </w:r>
          </w:p>
        </w:tc>
        <w:tc>
          <w:tcPr>
            <w:tcW w:w="1580" w:type="dxa"/>
            <w:noWrap/>
            <w:vAlign w:val="center"/>
            <w:hideMark/>
          </w:tcPr>
          <w:p w14:paraId="606DB8BA"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484" w:author="Mehrnazi Boojari" w:date="2019-01-13T07:10:00Z">
              <w:r w:rsidRPr="00DE149B" w:rsidDel="002E51AF">
                <w:rPr>
                  <w:rFonts w:ascii="B Lotus" w:eastAsia="Calibri" w:hAnsi="B Lotus" w:cs="B Lotus" w:hint="cs"/>
                  <w:sz w:val="20"/>
                  <w:szCs w:val="20"/>
                  <w:rtl/>
                </w:rPr>
                <w:delText>برنامه ریزی</w:delText>
              </w:r>
            </w:del>
            <w:ins w:id="13485"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xml:space="preserve">، </w:t>
            </w:r>
            <w:del w:id="13486" w:author="Mehrnazi Boojari" w:date="2019-01-07T10:46:00Z">
              <w:r w:rsidRPr="00DE149B" w:rsidDel="006A1F1D">
                <w:rPr>
                  <w:rFonts w:ascii="B Lotus" w:eastAsia="Calibri" w:hAnsi="B Lotus" w:cs="B Lotus" w:hint="cs"/>
                  <w:sz w:val="20"/>
                  <w:szCs w:val="20"/>
                  <w:rtl/>
                </w:rPr>
                <w:delText>اجرائی</w:delText>
              </w:r>
            </w:del>
            <w:ins w:id="13487"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6C54AA48" w14:textId="77777777" w:rsidR="00E91C41" w:rsidRPr="00DE149B" w:rsidRDefault="00E91C41" w:rsidP="00FD65E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del w:id="13488" w:author="Mehrnazi Boojari" w:date="2019-01-13T07:58:00Z">
              <w:r w:rsidRPr="00DE149B" w:rsidDel="00FD65E1">
                <w:rPr>
                  <w:rFonts w:ascii="B Lotus" w:eastAsia="Calibri" w:hAnsi="B Lotus" w:cs="B Lotus" w:hint="cs"/>
                  <w:sz w:val="20"/>
                  <w:szCs w:val="20"/>
                  <w:rtl/>
                </w:rPr>
                <w:delText>بالا</w:delText>
              </w:r>
            </w:del>
            <w:ins w:id="13489" w:author="Mehrnazi Boojari" w:date="2019-01-13T07:58:00Z">
              <w:r w:rsidR="00FD65E1">
                <w:rPr>
                  <w:rFonts w:ascii="B Lotus" w:eastAsia="Calibri" w:hAnsi="B Lotus" w:cs="B Lotus" w:hint="cs"/>
                  <w:sz w:val="20"/>
                  <w:szCs w:val="20"/>
                  <w:rtl/>
                </w:rPr>
                <w:t>زیاد</w:t>
              </w:r>
            </w:ins>
            <w:del w:id="13490" w:author="Mehrnazi Boojari" w:date="2019-01-07T10:45:00Z">
              <w:r w:rsidRPr="00DE149B" w:rsidDel="006A1F1D">
                <w:rPr>
                  <w:rFonts w:ascii="B Lotus" w:eastAsia="Calibri" w:hAnsi="B Lotus" w:cs="B Lotus" w:hint="cs"/>
                  <w:sz w:val="20"/>
                  <w:szCs w:val="20"/>
                  <w:rtl/>
                </w:rPr>
                <w:delText xml:space="preserve"> بودن </w:delText>
              </w:r>
            </w:del>
            <w:ins w:id="13491" w:author="Mehrnazi Boojari" w:date="2019-01-07T10:45:00Z">
              <w:r w:rsidR="006A1F1D">
                <w:rPr>
                  <w:rFonts w:ascii="B Lotus" w:eastAsia="Calibri" w:hAnsi="B Lotus" w:cs="B Lotus" w:hint="cs"/>
                  <w:sz w:val="20"/>
                  <w:szCs w:val="20"/>
                  <w:rtl/>
                </w:rPr>
                <w:t xml:space="preserve">‌بودن </w:t>
              </w:r>
            </w:ins>
            <w:r w:rsidRPr="00DE149B">
              <w:rPr>
                <w:rFonts w:ascii="B Lotus" w:eastAsia="Calibri" w:hAnsi="B Lotus" w:cs="B Lotus" w:hint="cs"/>
                <w:sz w:val="20"/>
                <w:szCs w:val="20"/>
                <w:rtl/>
              </w:rPr>
              <w:t>هزینه مقاوم</w:t>
            </w:r>
            <w:del w:id="13492" w:author="Mehrnazi Boojari" w:date="2019-01-07T09:51:00Z">
              <w:r w:rsidRPr="00DE149B" w:rsidDel="006F7CCF">
                <w:rPr>
                  <w:rFonts w:ascii="B Lotus" w:eastAsia="Calibri" w:hAnsi="B Lotus" w:cs="B Lotus" w:hint="cs"/>
                  <w:sz w:val="20"/>
                  <w:szCs w:val="20"/>
                  <w:rtl/>
                </w:rPr>
                <w:delText xml:space="preserve"> سازی </w:delText>
              </w:r>
            </w:del>
            <w:ins w:id="13493" w:author="Mehrnazi Boojari" w:date="2019-01-07T09:51:00Z">
              <w:r w:rsidR="006F7CCF">
                <w:rPr>
                  <w:rFonts w:ascii="B Lotus" w:eastAsia="Calibri" w:hAnsi="B Lotus" w:cs="B Lotus" w:hint="cs"/>
                  <w:sz w:val="20"/>
                  <w:szCs w:val="20"/>
                  <w:rtl/>
                </w:rPr>
                <w:t xml:space="preserve">‌سازی </w:t>
              </w:r>
            </w:ins>
            <w:r w:rsidRPr="00DE149B">
              <w:rPr>
                <w:rFonts w:ascii="B Lotus" w:eastAsia="Calibri" w:hAnsi="B Lotus" w:cs="B Lotus" w:hint="cs"/>
                <w:sz w:val="20"/>
                <w:szCs w:val="20"/>
                <w:rtl/>
              </w:rPr>
              <w:t xml:space="preserve">و </w:t>
            </w:r>
            <w:del w:id="13494" w:author="Mehrnazi Boojari" w:date="2019-01-13T07:58:00Z">
              <w:r w:rsidRPr="00DE149B" w:rsidDel="00FD65E1">
                <w:rPr>
                  <w:rFonts w:ascii="B Lotus" w:eastAsia="Calibri" w:hAnsi="B Lotus" w:cs="B Lotus" w:hint="cs"/>
                  <w:sz w:val="20"/>
                  <w:szCs w:val="20"/>
                  <w:rtl/>
                </w:rPr>
                <w:delText xml:space="preserve">نبود </w:delText>
              </w:r>
            </w:del>
            <w:ins w:id="13495" w:author="Mehrnazi Boojari" w:date="2019-01-13T07:58:00Z">
              <w:r w:rsidR="00FD65E1">
                <w:rPr>
                  <w:rFonts w:ascii="B Lotus" w:eastAsia="Calibri" w:hAnsi="B Lotus" w:cs="B Lotus" w:hint="cs"/>
                  <w:sz w:val="20"/>
                  <w:szCs w:val="20"/>
                  <w:rtl/>
                </w:rPr>
                <w:t>کم</w:t>
              </w:r>
              <w:r w:rsidR="00FD65E1">
                <w:rPr>
                  <w:rFonts w:ascii="B Lotus" w:eastAsia="Calibri" w:hAnsi="B Lotus" w:cs="B Nazanin" w:hint="cs"/>
                  <w:sz w:val="20"/>
                  <w:szCs w:val="20"/>
                  <w:rtl/>
                </w:rPr>
                <w:t>‌</w:t>
              </w:r>
              <w:r w:rsidR="00FD65E1" w:rsidRPr="00DE149B">
                <w:rPr>
                  <w:rFonts w:ascii="B Lotus" w:eastAsia="Calibri" w:hAnsi="B Lotus" w:cs="B Lotus" w:hint="cs"/>
                  <w:sz w:val="20"/>
                  <w:szCs w:val="20"/>
                  <w:rtl/>
                </w:rPr>
                <w:t>بود</w:t>
              </w:r>
              <w:r w:rsidR="00FD65E1">
                <w:rPr>
                  <w:rFonts w:ascii="B Lotus" w:eastAsia="Calibri" w:hAnsi="B Lotus" w:cs="B Lotus" w:hint="cs"/>
                  <w:sz w:val="20"/>
                  <w:szCs w:val="20"/>
                  <w:rtl/>
                </w:rPr>
                <w:t>ن</w:t>
              </w:r>
              <w:r w:rsidR="00FD65E1" w:rsidRPr="00DE149B">
                <w:rPr>
                  <w:rFonts w:ascii="B Lotus" w:eastAsia="Calibri" w:hAnsi="B Lotus" w:cs="B Lotus" w:hint="cs"/>
                  <w:sz w:val="20"/>
                  <w:szCs w:val="20"/>
                  <w:rtl/>
                </w:rPr>
                <w:t xml:space="preserve"> </w:t>
              </w:r>
            </w:ins>
            <w:r w:rsidRPr="00DE149B">
              <w:rPr>
                <w:rFonts w:ascii="B Lotus" w:eastAsia="Calibri" w:hAnsi="B Lotus" w:cs="B Lotus" w:hint="cs"/>
                <w:sz w:val="20"/>
                <w:szCs w:val="20"/>
                <w:rtl/>
              </w:rPr>
              <w:t>توان مالی افراد در نوسازی و ساخت مسکن</w:t>
            </w:r>
          </w:p>
        </w:tc>
        <w:tc>
          <w:tcPr>
            <w:tcW w:w="1161" w:type="dxa"/>
            <w:noWrap/>
            <w:vAlign w:val="center"/>
            <w:hideMark/>
          </w:tcPr>
          <w:p w14:paraId="07158FE2"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0.025</w:t>
            </w:r>
          </w:p>
        </w:tc>
      </w:tr>
      <w:tr w:rsidR="00E91C41" w:rsidRPr="00DE149B" w14:paraId="44604A4D"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11F6DDB7"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h23</w:t>
            </w:r>
          </w:p>
        </w:tc>
        <w:tc>
          <w:tcPr>
            <w:tcW w:w="1580" w:type="dxa"/>
            <w:noWrap/>
            <w:vAlign w:val="center"/>
            <w:hideMark/>
          </w:tcPr>
          <w:p w14:paraId="46A466B5"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del w:id="13496" w:author="Mehrnazi Boojari" w:date="2019-01-13T07:10:00Z">
              <w:r w:rsidRPr="00DE149B" w:rsidDel="002E51AF">
                <w:rPr>
                  <w:rFonts w:ascii="B Lotus" w:eastAsia="Calibri" w:hAnsi="B Lotus" w:cs="B Lotus" w:hint="cs"/>
                  <w:sz w:val="20"/>
                  <w:szCs w:val="20"/>
                  <w:rtl/>
                </w:rPr>
                <w:delText>برنامه ریزی</w:delText>
              </w:r>
            </w:del>
            <w:ins w:id="13497"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xml:space="preserve">، </w:t>
            </w:r>
            <w:del w:id="13498" w:author="Mehrnazi Boojari" w:date="2019-01-07T10:46:00Z">
              <w:r w:rsidRPr="00DE149B" w:rsidDel="006A1F1D">
                <w:rPr>
                  <w:rFonts w:ascii="B Lotus" w:eastAsia="Calibri" w:hAnsi="B Lotus" w:cs="B Lotus" w:hint="cs"/>
                  <w:sz w:val="20"/>
                  <w:szCs w:val="20"/>
                  <w:rtl/>
                </w:rPr>
                <w:delText>اجرائی</w:delText>
              </w:r>
            </w:del>
            <w:ins w:id="13499"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2C05148F"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 xml:space="preserve">ضعف در طراحی با </w:t>
            </w:r>
            <w:del w:id="13500" w:author="Mehrnazi Boojari" w:date="2019-01-07T22:30:00Z">
              <w:r w:rsidRPr="00DE149B" w:rsidDel="00051F26">
                <w:rPr>
                  <w:rFonts w:ascii="B Lotus" w:eastAsia="Calibri" w:hAnsi="B Lotus" w:cs="B Lotus" w:hint="cs"/>
                  <w:sz w:val="20"/>
                  <w:szCs w:val="20"/>
                  <w:rtl/>
                </w:rPr>
                <w:delText>در نظر گرفتن</w:delText>
              </w:r>
            </w:del>
            <w:ins w:id="13501" w:author="Mehrnazi Boojari" w:date="2019-01-07T22:30:00Z">
              <w:r w:rsidR="00051F26">
                <w:rPr>
                  <w:rFonts w:ascii="B Lotus" w:eastAsia="Calibri" w:hAnsi="B Lotus" w:cs="B Lotus" w:hint="cs"/>
                  <w:sz w:val="20"/>
                  <w:szCs w:val="20"/>
                  <w:rtl/>
                </w:rPr>
                <w:t>در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نظر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گرفتن</w:t>
              </w:r>
            </w:ins>
            <w:r w:rsidRPr="00DE149B">
              <w:rPr>
                <w:rFonts w:ascii="B Lotus" w:eastAsia="Calibri" w:hAnsi="B Lotus" w:cs="B Lotus" w:hint="cs"/>
                <w:sz w:val="20"/>
                <w:szCs w:val="20"/>
                <w:rtl/>
              </w:rPr>
              <w:t xml:space="preserve"> شرایط فرهنگی و اجتماعی</w:t>
            </w:r>
            <w:del w:id="13502" w:author="Mehrnazi Boojari" w:date="2019-01-07T09:59:00Z">
              <w:r w:rsidRPr="00DE149B" w:rsidDel="00A31D6F">
                <w:rPr>
                  <w:rFonts w:ascii="B Lotus" w:eastAsia="Calibri" w:hAnsi="B Lotus" w:cs="B Lotus" w:hint="cs"/>
                  <w:sz w:val="20"/>
                  <w:szCs w:val="20"/>
                  <w:rtl/>
                </w:rPr>
                <w:delText xml:space="preserve">  </w:delText>
              </w:r>
            </w:del>
            <w:ins w:id="13503" w:author="Mehrnazi Boojari" w:date="2019-01-07T09:59:00Z">
              <w:r w:rsidR="00A31D6F">
                <w:rPr>
                  <w:rFonts w:ascii="B Lotus" w:eastAsia="Calibri" w:hAnsi="B Lotus" w:cs="B Lotus" w:hint="cs"/>
                  <w:sz w:val="20"/>
                  <w:szCs w:val="20"/>
                  <w:rtl/>
                </w:rPr>
                <w:t xml:space="preserve"> </w:t>
              </w:r>
            </w:ins>
            <w:r w:rsidRPr="00DE149B">
              <w:rPr>
                <w:rFonts w:ascii="B Lotus" w:eastAsia="Calibri" w:hAnsi="B Lotus" w:cs="B Lotus" w:hint="cs"/>
                <w:sz w:val="20"/>
                <w:szCs w:val="20"/>
                <w:rtl/>
              </w:rPr>
              <w:t>توسط معماران و مهندسان بومی</w:t>
            </w:r>
          </w:p>
        </w:tc>
        <w:tc>
          <w:tcPr>
            <w:tcW w:w="1161" w:type="dxa"/>
            <w:noWrap/>
            <w:vAlign w:val="center"/>
            <w:hideMark/>
          </w:tcPr>
          <w:p w14:paraId="59F26D84"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0.023</w:t>
            </w:r>
          </w:p>
        </w:tc>
      </w:tr>
      <w:tr w:rsidR="00E91C41" w:rsidRPr="00DE149B" w14:paraId="614990B8"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3D0F54A6"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h5</w:t>
            </w:r>
          </w:p>
        </w:tc>
        <w:tc>
          <w:tcPr>
            <w:tcW w:w="1580" w:type="dxa"/>
            <w:noWrap/>
            <w:vAlign w:val="center"/>
            <w:hideMark/>
          </w:tcPr>
          <w:p w14:paraId="102F34A2"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504" w:author="Mehrnazi Boojari" w:date="2019-01-13T07:10:00Z">
              <w:r w:rsidRPr="00DE149B" w:rsidDel="002E51AF">
                <w:rPr>
                  <w:rFonts w:ascii="B Lotus" w:eastAsia="Calibri" w:hAnsi="B Lotus" w:cs="B Lotus" w:hint="cs"/>
                  <w:sz w:val="20"/>
                  <w:szCs w:val="20"/>
                  <w:rtl/>
                </w:rPr>
                <w:delText>برنامه ریزی</w:delText>
              </w:r>
            </w:del>
            <w:ins w:id="13505"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xml:space="preserve">، </w:t>
            </w:r>
            <w:del w:id="13506" w:author="Mehrnazi Boojari" w:date="2019-01-07T10:46:00Z">
              <w:r w:rsidRPr="00DE149B" w:rsidDel="006A1F1D">
                <w:rPr>
                  <w:rFonts w:ascii="B Lotus" w:eastAsia="Calibri" w:hAnsi="B Lotus" w:cs="B Lotus" w:hint="cs"/>
                  <w:sz w:val="20"/>
                  <w:szCs w:val="20"/>
                  <w:rtl/>
                </w:rPr>
                <w:delText>اجرائی</w:delText>
              </w:r>
            </w:del>
            <w:ins w:id="13507"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7E02D389" w14:textId="77777777" w:rsidR="00E91C41" w:rsidRPr="00DE149B" w:rsidRDefault="00E91C41" w:rsidP="00FD65E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هزینه</w:t>
            </w:r>
            <w:ins w:id="13508" w:author="Mehrnazi Boojari" w:date="2019-01-13T07:59:00Z">
              <w:r w:rsidR="00FD65E1">
                <w:rPr>
                  <w:rFonts w:ascii="B Lotus" w:eastAsia="Calibri" w:hAnsi="B Lotus" w:cs="B Nazanin" w:hint="cs"/>
                  <w:sz w:val="20"/>
                  <w:szCs w:val="20"/>
                  <w:rtl/>
                </w:rPr>
                <w:t>‌</w:t>
              </w:r>
            </w:ins>
            <w:del w:id="13509" w:author="Mehrnazi Boojari" w:date="2019-01-07T09:46:00Z">
              <w:r w:rsidRPr="00DE149B" w:rsidDel="006F7CCF">
                <w:rPr>
                  <w:rFonts w:ascii="B Lotus" w:eastAsia="Calibri" w:hAnsi="B Lotus" w:cs="B Lotus" w:hint="cs"/>
                  <w:sz w:val="20"/>
                  <w:szCs w:val="20"/>
                  <w:rtl/>
                </w:rPr>
                <w:delText xml:space="preserve"> های </w:delText>
              </w:r>
            </w:del>
            <w:ins w:id="13510" w:author="Mehrnazi Boojari" w:date="2019-01-07T09:46:00Z">
              <w:r w:rsidR="006F7CCF">
                <w:rPr>
                  <w:rFonts w:ascii="B Lotus" w:eastAsia="Calibri" w:hAnsi="B Lotus" w:cs="B Lotus" w:hint="cs"/>
                  <w:sz w:val="20"/>
                  <w:szCs w:val="20"/>
                  <w:rtl/>
                </w:rPr>
                <w:t xml:space="preserve">‌های </w:t>
              </w:r>
            </w:ins>
            <w:del w:id="13511" w:author="Mehrnazi Boojari" w:date="2019-01-13T07:59:00Z">
              <w:r w:rsidRPr="00DE149B" w:rsidDel="00FD65E1">
                <w:rPr>
                  <w:rFonts w:ascii="B Lotus" w:eastAsia="Calibri" w:hAnsi="B Lotus" w:cs="B Lotus" w:hint="cs"/>
                  <w:sz w:val="20"/>
                  <w:szCs w:val="20"/>
                  <w:rtl/>
                </w:rPr>
                <w:delText xml:space="preserve">بالای </w:delText>
              </w:r>
            </w:del>
            <w:ins w:id="13512" w:author="Mehrnazi Boojari" w:date="2019-01-13T07:59:00Z">
              <w:r w:rsidR="00FD65E1">
                <w:rPr>
                  <w:rFonts w:ascii="B Lotus" w:eastAsia="Calibri" w:hAnsi="B Lotus" w:cs="B Lotus" w:hint="cs"/>
                  <w:sz w:val="20"/>
                  <w:szCs w:val="20"/>
                  <w:rtl/>
                </w:rPr>
                <w:t>زیاد</w:t>
              </w:r>
              <w:r w:rsidR="00FD65E1" w:rsidRPr="00DE149B">
                <w:rPr>
                  <w:rFonts w:ascii="B Lotus" w:eastAsia="Calibri" w:hAnsi="B Lotus" w:cs="B Lotus" w:hint="cs"/>
                  <w:sz w:val="20"/>
                  <w:szCs w:val="20"/>
                  <w:rtl/>
                </w:rPr>
                <w:t xml:space="preserve"> </w:t>
              </w:r>
            </w:ins>
            <w:del w:id="13513" w:author="Mehrnazi Boojari" w:date="2019-01-07T22:28:00Z">
              <w:r w:rsidRPr="00DE149B" w:rsidDel="00051F26">
                <w:rPr>
                  <w:rFonts w:ascii="B Lotus" w:eastAsia="Calibri" w:hAnsi="B Lotus" w:cs="B Lotus" w:hint="cs"/>
                  <w:sz w:val="20"/>
                  <w:szCs w:val="20"/>
                  <w:rtl/>
                </w:rPr>
                <w:delText>ساخت وساز</w:delText>
              </w:r>
            </w:del>
            <w:ins w:id="13514"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DE149B">
              <w:rPr>
                <w:rFonts w:ascii="B Lotus" w:eastAsia="Calibri" w:hAnsi="B Lotus" w:cs="B Lotus" w:hint="cs"/>
                <w:sz w:val="20"/>
                <w:szCs w:val="20"/>
                <w:rtl/>
              </w:rPr>
              <w:t xml:space="preserve"> </w:t>
            </w:r>
            <w:del w:id="13515" w:author="Mehrnazi Boojari" w:date="2019-01-10T01:06:00Z">
              <w:r w:rsidRPr="00DE149B" w:rsidDel="00647583">
                <w:rPr>
                  <w:rFonts w:ascii="B Lotus" w:eastAsia="Calibri" w:hAnsi="B Lotus" w:cs="B Lotus" w:hint="cs"/>
                  <w:sz w:val="20"/>
                  <w:szCs w:val="20"/>
                  <w:rtl/>
                </w:rPr>
                <w:delText>مبتنی بر</w:delText>
              </w:r>
            </w:del>
            <w:ins w:id="13516"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DE149B">
              <w:rPr>
                <w:rFonts w:ascii="B Lotus" w:eastAsia="Calibri" w:hAnsi="B Lotus" w:cs="B Lotus" w:hint="cs"/>
                <w:sz w:val="20"/>
                <w:szCs w:val="20"/>
                <w:rtl/>
              </w:rPr>
              <w:t xml:space="preserve"> اقلیم و بوم منطقه</w:t>
            </w:r>
          </w:p>
        </w:tc>
        <w:tc>
          <w:tcPr>
            <w:tcW w:w="1161" w:type="dxa"/>
            <w:noWrap/>
            <w:vAlign w:val="center"/>
            <w:hideMark/>
          </w:tcPr>
          <w:p w14:paraId="4D7A20CF"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0.022</w:t>
            </w:r>
          </w:p>
        </w:tc>
      </w:tr>
      <w:tr w:rsidR="00E91C41" w:rsidRPr="00DE149B" w14:paraId="08C39730"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5E41D5C8"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h24</w:t>
            </w:r>
          </w:p>
        </w:tc>
        <w:tc>
          <w:tcPr>
            <w:tcW w:w="1580" w:type="dxa"/>
            <w:noWrap/>
            <w:vAlign w:val="center"/>
            <w:hideMark/>
          </w:tcPr>
          <w:p w14:paraId="1EB34BED"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del w:id="13517" w:author="Mehrnazi Boojari" w:date="2019-01-13T07:10:00Z">
              <w:r w:rsidRPr="00DE149B" w:rsidDel="002E51AF">
                <w:rPr>
                  <w:rFonts w:ascii="B Lotus" w:eastAsia="Calibri" w:hAnsi="B Lotus" w:cs="B Lotus" w:hint="cs"/>
                  <w:sz w:val="20"/>
                  <w:szCs w:val="20"/>
                  <w:rtl/>
                </w:rPr>
                <w:delText>برنامه ریزی</w:delText>
              </w:r>
            </w:del>
            <w:ins w:id="13518"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xml:space="preserve">، </w:t>
            </w:r>
            <w:del w:id="13519" w:author="Mehrnazi Boojari" w:date="2019-01-07T10:46:00Z">
              <w:r w:rsidRPr="00DE149B" w:rsidDel="006A1F1D">
                <w:rPr>
                  <w:rFonts w:ascii="B Lotus" w:eastAsia="Calibri" w:hAnsi="B Lotus" w:cs="B Lotus" w:hint="cs"/>
                  <w:sz w:val="20"/>
                  <w:szCs w:val="20"/>
                  <w:rtl/>
                </w:rPr>
                <w:delText>اجرائی</w:delText>
              </w:r>
            </w:del>
            <w:ins w:id="13520"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5F7476A6"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del w:id="13521" w:author="Mehrnazi Boojari" w:date="2019-01-13T07:59:00Z">
              <w:r w:rsidRPr="00DE149B" w:rsidDel="00FD65E1">
                <w:rPr>
                  <w:rFonts w:ascii="B Lotus" w:eastAsia="Calibri" w:hAnsi="B Lotus" w:cs="B Lotus" w:hint="cs"/>
                  <w:sz w:val="20"/>
                  <w:szCs w:val="20"/>
                  <w:rtl/>
                </w:rPr>
                <w:delText>پیاده</w:delText>
              </w:r>
            </w:del>
            <w:del w:id="13522" w:author="Mehrnazi Boojari" w:date="2019-01-07T09:51:00Z">
              <w:r w:rsidRPr="00DE149B" w:rsidDel="006F7CCF">
                <w:rPr>
                  <w:rFonts w:ascii="B Lotus" w:eastAsia="Calibri" w:hAnsi="B Lotus" w:cs="B Lotus" w:hint="cs"/>
                  <w:sz w:val="20"/>
                  <w:szCs w:val="20"/>
                  <w:rtl/>
                </w:rPr>
                <w:delText xml:space="preserve"> سازی </w:delText>
              </w:r>
            </w:del>
            <w:ins w:id="13523" w:author="Mehrnazi Boojari" w:date="2019-01-13T07:59:00Z">
              <w:r w:rsidR="00FD65E1">
                <w:rPr>
                  <w:rFonts w:ascii="B Lotus" w:eastAsia="Calibri" w:hAnsi="B Lotus" w:cs="B Lotus" w:hint="cs"/>
                  <w:sz w:val="20"/>
                  <w:szCs w:val="20"/>
                  <w:rtl/>
                </w:rPr>
                <w:t>اجرای</w:t>
              </w:r>
            </w:ins>
            <w:ins w:id="13524" w:author="Mehrnazi Boojari" w:date="2019-01-07T09:51:00Z">
              <w:r w:rsidR="006F7CCF">
                <w:rPr>
                  <w:rFonts w:ascii="B Lotus" w:eastAsia="Calibri" w:hAnsi="B Lotus" w:cs="B Lotus" w:hint="cs"/>
                  <w:sz w:val="20"/>
                  <w:szCs w:val="20"/>
                  <w:rtl/>
                </w:rPr>
                <w:t xml:space="preserve"> </w:t>
              </w:r>
            </w:ins>
            <w:r w:rsidRPr="00DE149B">
              <w:rPr>
                <w:rFonts w:ascii="B Lotus" w:eastAsia="Calibri" w:hAnsi="B Lotus" w:cs="B Lotus" w:hint="cs"/>
                <w:sz w:val="20"/>
                <w:szCs w:val="20"/>
                <w:rtl/>
              </w:rPr>
              <w:t xml:space="preserve">طرح هادی روستایی و </w:t>
            </w:r>
            <w:del w:id="13525" w:author="Mehrnazi Boojari" w:date="2019-01-07T10:04:00Z">
              <w:r w:rsidRPr="00DE149B" w:rsidDel="00A31D6F">
                <w:rPr>
                  <w:rFonts w:ascii="B Lotus" w:eastAsia="Calibri" w:hAnsi="B Lotus" w:cs="B Lotus" w:hint="cs"/>
                  <w:sz w:val="20"/>
                  <w:szCs w:val="20"/>
                  <w:rtl/>
                </w:rPr>
                <w:delText>تاثیر</w:delText>
              </w:r>
            </w:del>
            <w:ins w:id="13526" w:author="Mehrnazi Boojari" w:date="2019-01-07T10:04:00Z">
              <w:r w:rsidR="00A31D6F">
                <w:rPr>
                  <w:rFonts w:ascii="B Lotus" w:eastAsia="Calibri" w:hAnsi="B Lotus" w:cs="B Lotus" w:hint="cs"/>
                  <w:sz w:val="20"/>
                  <w:szCs w:val="20"/>
                  <w:rtl/>
                </w:rPr>
                <w:t>تأثیر</w:t>
              </w:r>
            </w:ins>
            <w:r w:rsidRPr="00DE149B">
              <w:rPr>
                <w:rFonts w:ascii="B Lotus" w:eastAsia="Calibri" w:hAnsi="B Lotus" w:cs="B Lotus" w:hint="cs"/>
                <w:sz w:val="20"/>
                <w:szCs w:val="20"/>
                <w:rtl/>
              </w:rPr>
              <w:t>ات ناشی از آن همچون از بین رفتن فضاهای همسایگی</w:t>
            </w:r>
          </w:p>
        </w:tc>
        <w:tc>
          <w:tcPr>
            <w:tcW w:w="1161" w:type="dxa"/>
            <w:noWrap/>
            <w:vAlign w:val="center"/>
            <w:hideMark/>
          </w:tcPr>
          <w:p w14:paraId="11F896F3"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0.021</w:t>
            </w:r>
          </w:p>
        </w:tc>
      </w:tr>
      <w:tr w:rsidR="00E91C41" w:rsidRPr="00DE149B" w14:paraId="3EA4F18A"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528BB4AC"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h10</w:t>
            </w:r>
          </w:p>
        </w:tc>
        <w:tc>
          <w:tcPr>
            <w:tcW w:w="1580" w:type="dxa"/>
            <w:noWrap/>
            <w:vAlign w:val="center"/>
            <w:hideMark/>
          </w:tcPr>
          <w:p w14:paraId="549F1914"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527" w:author="Mehrnazi Boojari" w:date="2019-01-13T07:10:00Z">
              <w:r w:rsidRPr="00DE149B" w:rsidDel="002E51AF">
                <w:rPr>
                  <w:rFonts w:ascii="B Lotus" w:eastAsia="Calibri" w:hAnsi="B Lotus" w:cs="B Lotus" w:hint="cs"/>
                  <w:sz w:val="20"/>
                  <w:szCs w:val="20"/>
                  <w:rtl/>
                </w:rPr>
                <w:delText>برنامه ریزی</w:delText>
              </w:r>
            </w:del>
            <w:ins w:id="13528" w:author="Mehrnazi Boojari" w:date="2019-01-13T07:10:00Z">
              <w:r w:rsidR="002E51AF">
                <w:rPr>
                  <w:rFonts w:ascii="B Lotus" w:eastAsia="Calibri" w:hAnsi="B Lotus" w:cs="B Lotus" w:hint="cs"/>
                  <w:sz w:val="20"/>
                  <w:szCs w:val="20"/>
                  <w:rtl/>
                </w:rPr>
                <w:t>برنامه‌ریزی</w:t>
              </w:r>
            </w:ins>
          </w:p>
        </w:tc>
        <w:tc>
          <w:tcPr>
            <w:tcW w:w="5850" w:type="dxa"/>
            <w:noWrap/>
            <w:vAlign w:val="center"/>
            <w:hideMark/>
          </w:tcPr>
          <w:p w14:paraId="7691F1FF" w14:textId="77777777" w:rsidR="00E91C41" w:rsidRPr="00DE149B" w:rsidRDefault="00E91C41" w:rsidP="00E91C4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نبود زمین کافی برای ساخت فضاهای معیشتی</w:t>
            </w:r>
          </w:p>
        </w:tc>
        <w:tc>
          <w:tcPr>
            <w:tcW w:w="1161" w:type="dxa"/>
            <w:noWrap/>
            <w:vAlign w:val="center"/>
            <w:hideMark/>
          </w:tcPr>
          <w:p w14:paraId="57FDCCC1"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0.02</w:t>
            </w:r>
          </w:p>
        </w:tc>
      </w:tr>
      <w:tr w:rsidR="00E91C41" w:rsidRPr="00DE149B" w14:paraId="4CDEB06F" w14:textId="77777777" w:rsidTr="00E91C41">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58D30469"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h13</w:t>
            </w:r>
          </w:p>
        </w:tc>
        <w:tc>
          <w:tcPr>
            <w:tcW w:w="1580" w:type="dxa"/>
            <w:noWrap/>
            <w:vAlign w:val="center"/>
            <w:hideMark/>
          </w:tcPr>
          <w:p w14:paraId="325D22B6"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r w:rsidRPr="00DE149B">
              <w:rPr>
                <w:rFonts w:ascii="B Lotus" w:eastAsia="Calibri" w:hAnsi="B Lotus" w:cs="B Lotus" w:hint="cs"/>
                <w:sz w:val="20"/>
                <w:szCs w:val="20"/>
                <w:rtl/>
              </w:rPr>
              <w:t>تقنینی</w:t>
            </w:r>
            <w:del w:id="13529" w:author="Mehrnazi Boojari" w:date="2019-01-07T09:47:00Z">
              <w:r w:rsidRPr="00DE149B" w:rsidDel="006F7CCF">
                <w:rPr>
                  <w:rFonts w:ascii="B Lotus" w:eastAsia="Calibri" w:hAnsi="B Lotus" w:cs="B Lotus" w:hint="cs"/>
                  <w:sz w:val="20"/>
                  <w:szCs w:val="20"/>
                  <w:rtl/>
                </w:rPr>
                <w:delText xml:space="preserve"> ،</w:delText>
              </w:r>
            </w:del>
            <w:ins w:id="13530" w:author="Mehrnazi Boojari" w:date="2019-01-07T09:47:00Z">
              <w:r w:rsidR="006F7CCF">
                <w:rPr>
                  <w:rFonts w:ascii="B Lotus" w:eastAsia="Calibri" w:hAnsi="B Lotus" w:cs="B Lotus" w:hint="cs"/>
                  <w:sz w:val="20"/>
                  <w:szCs w:val="20"/>
                  <w:rtl/>
                </w:rPr>
                <w:t>،</w:t>
              </w:r>
            </w:ins>
            <w:r w:rsidRPr="00DE149B">
              <w:rPr>
                <w:rFonts w:ascii="B Lotus" w:eastAsia="Calibri" w:hAnsi="B Lotus" w:cs="B Lotus" w:hint="cs"/>
                <w:sz w:val="20"/>
                <w:szCs w:val="20"/>
                <w:rtl/>
              </w:rPr>
              <w:t xml:space="preserve"> </w:t>
            </w:r>
            <w:del w:id="13531" w:author="Mehrnazi Boojari" w:date="2019-01-13T07:10:00Z">
              <w:r w:rsidRPr="00DE149B" w:rsidDel="002E51AF">
                <w:rPr>
                  <w:rFonts w:ascii="B Lotus" w:eastAsia="Calibri" w:hAnsi="B Lotus" w:cs="B Lotus" w:hint="cs"/>
                  <w:sz w:val="20"/>
                  <w:szCs w:val="20"/>
                  <w:rtl/>
                </w:rPr>
                <w:delText>برنامه ریزی</w:delText>
              </w:r>
            </w:del>
            <w:ins w:id="13532" w:author="Mehrnazi Boojari" w:date="2019-01-13T07:10:00Z">
              <w:r w:rsidR="002E51AF">
                <w:rPr>
                  <w:rFonts w:ascii="B Lotus" w:eastAsia="Calibri" w:hAnsi="B Lotus" w:cs="B Lotus" w:hint="cs"/>
                  <w:sz w:val="20"/>
                  <w:szCs w:val="20"/>
                  <w:rtl/>
                </w:rPr>
                <w:t>برنامه‌ریزی</w:t>
              </w:r>
            </w:ins>
          </w:p>
        </w:tc>
        <w:tc>
          <w:tcPr>
            <w:tcW w:w="5850" w:type="dxa"/>
            <w:noWrap/>
            <w:vAlign w:val="center"/>
            <w:hideMark/>
          </w:tcPr>
          <w:p w14:paraId="3A096F8B" w14:textId="77777777" w:rsidR="00E91C41" w:rsidRPr="00DE149B" w:rsidRDefault="00E91C41" w:rsidP="00E91C4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 xml:space="preserve">در نظر نگرفتن مقتضیات منطقه و شرایط افراد برای اعطای وام (شغل </w:t>
            </w:r>
            <w:del w:id="13533" w:author="Mehrnazi Boojari" w:date="2019-01-07T10:03:00Z">
              <w:r w:rsidRPr="00DE149B" w:rsidDel="00A31D6F">
                <w:rPr>
                  <w:rFonts w:ascii="B Lotus" w:eastAsia="Calibri" w:hAnsi="B Lotus" w:cs="B Lotus" w:hint="cs"/>
                  <w:sz w:val="20"/>
                  <w:szCs w:val="20"/>
                  <w:rtl/>
                </w:rPr>
                <w:delText>روستائی</w:delText>
              </w:r>
            </w:del>
            <w:ins w:id="13534" w:author="Mehrnazi Boojari" w:date="2019-01-07T10:03:00Z">
              <w:r w:rsidR="00A31D6F">
                <w:rPr>
                  <w:rFonts w:ascii="B Lotus" w:eastAsia="Calibri" w:hAnsi="B Lotus" w:cs="B Lotus" w:hint="cs"/>
                  <w:sz w:val="20"/>
                  <w:szCs w:val="20"/>
                  <w:rtl/>
                </w:rPr>
                <w:t>روستایی</w:t>
              </w:r>
            </w:ins>
            <w:r w:rsidRPr="00DE149B">
              <w:rPr>
                <w:rFonts w:ascii="B Lotus" w:eastAsia="Calibri" w:hAnsi="B Lotus" w:cs="B Lotus" w:hint="cs"/>
                <w:sz w:val="20"/>
                <w:szCs w:val="20"/>
                <w:rtl/>
              </w:rPr>
              <w:t>، اقلیم منطقه</w:t>
            </w:r>
            <w:del w:id="13535" w:author="Mehrnazi Boojari" w:date="2019-01-07T09:47:00Z">
              <w:r w:rsidRPr="00DE149B" w:rsidDel="006F7CCF">
                <w:rPr>
                  <w:rFonts w:ascii="B Lotus" w:eastAsia="Calibri" w:hAnsi="B Lotus" w:cs="B Lotus" w:hint="cs"/>
                  <w:sz w:val="20"/>
                  <w:szCs w:val="20"/>
                  <w:rtl/>
                </w:rPr>
                <w:delText xml:space="preserve"> ،</w:delText>
              </w:r>
            </w:del>
            <w:ins w:id="13536" w:author="Mehrnazi Boojari" w:date="2019-01-07T09:47:00Z">
              <w:r w:rsidR="006F7CCF">
                <w:rPr>
                  <w:rFonts w:ascii="B Lotus" w:eastAsia="Calibri" w:hAnsi="B Lotus" w:cs="B Lotus" w:hint="cs"/>
                  <w:sz w:val="20"/>
                  <w:szCs w:val="20"/>
                  <w:rtl/>
                </w:rPr>
                <w:t>،</w:t>
              </w:r>
            </w:ins>
            <w:r w:rsidRPr="00DE149B">
              <w:rPr>
                <w:rFonts w:ascii="B Lotus" w:eastAsia="Calibri" w:hAnsi="B Lotus" w:cs="B Lotus" w:hint="cs"/>
                <w:sz w:val="20"/>
                <w:szCs w:val="20"/>
                <w:rtl/>
              </w:rPr>
              <w:t xml:space="preserve"> سطح درآمد و ...</w:t>
            </w:r>
            <w:del w:id="13537" w:author="Mehrnazi Boojari" w:date="2019-01-07T10:07:00Z">
              <w:r w:rsidRPr="00DE149B" w:rsidDel="00A31D6F">
                <w:rPr>
                  <w:rFonts w:ascii="B Lotus" w:eastAsia="Calibri" w:hAnsi="B Lotus" w:cs="B Lotus" w:hint="cs"/>
                  <w:sz w:val="20"/>
                  <w:szCs w:val="20"/>
                  <w:rtl/>
                </w:rPr>
                <w:delText xml:space="preserve"> )</w:delText>
              </w:r>
            </w:del>
            <w:ins w:id="13538" w:author="Mehrnazi Boojari" w:date="2019-01-07T10:07:00Z">
              <w:r w:rsidR="00A31D6F">
                <w:rPr>
                  <w:rFonts w:ascii="B Lotus" w:eastAsia="Calibri" w:hAnsi="B Lotus" w:cs="B Lotus" w:hint="cs"/>
                  <w:sz w:val="20"/>
                  <w:szCs w:val="20"/>
                  <w:rtl/>
                </w:rPr>
                <w:t>)</w:t>
              </w:r>
            </w:ins>
            <w:r w:rsidRPr="00DE149B">
              <w:rPr>
                <w:rFonts w:ascii="B Lotus" w:eastAsia="Calibri" w:hAnsi="B Lotus" w:cs="B Lotus" w:hint="cs"/>
                <w:sz w:val="20"/>
                <w:szCs w:val="20"/>
                <w:rtl/>
              </w:rPr>
              <w:t xml:space="preserve"> در نوسازی و ساخت مسکن</w:t>
            </w:r>
          </w:p>
        </w:tc>
        <w:tc>
          <w:tcPr>
            <w:tcW w:w="1161" w:type="dxa"/>
            <w:noWrap/>
            <w:vAlign w:val="center"/>
            <w:hideMark/>
          </w:tcPr>
          <w:p w14:paraId="1708EFA8"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0.019</w:t>
            </w:r>
          </w:p>
        </w:tc>
      </w:tr>
      <w:tr w:rsidR="00E91C41" w:rsidRPr="00DE149B" w14:paraId="7F56E530" w14:textId="77777777" w:rsidTr="00E91C41">
        <w:trPr>
          <w:trHeight w:val="494"/>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16237934"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h20</w:t>
            </w:r>
          </w:p>
        </w:tc>
        <w:tc>
          <w:tcPr>
            <w:tcW w:w="1580" w:type="dxa"/>
            <w:noWrap/>
            <w:vAlign w:val="center"/>
            <w:hideMark/>
          </w:tcPr>
          <w:p w14:paraId="69ED826D"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539" w:author="Mehrnazi Boojari" w:date="2019-01-13T07:10:00Z">
              <w:r w:rsidRPr="00DE149B" w:rsidDel="002E51AF">
                <w:rPr>
                  <w:rFonts w:ascii="B Lotus" w:eastAsia="Calibri" w:hAnsi="B Lotus" w:cs="B Lotus" w:hint="cs"/>
                  <w:sz w:val="20"/>
                  <w:szCs w:val="20"/>
                  <w:rtl/>
                </w:rPr>
                <w:delText>برنامه ریزی</w:delText>
              </w:r>
            </w:del>
            <w:ins w:id="13540" w:author="Mehrnazi Boojari" w:date="2019-01-13T07:10:00Z">
              <w:r w:rsidR="002E51AF">
                <w:rPr>
                  <w:rFonts w:ascii="B Lotus" w:eastAsia="Calibri" w:hAnsi="B Lotus" w:cs="B Lotus" w:hint="cs"/>
                  <w:sz w:val="20"/>
                  <w:szCs w:val="20"/>
                  <w:rtl/>
                </w:rPr>
                <w:t>برنامه‌ریزی</w:t>
              </w:r>
            </w:ins>
            <w:r w:rsidRPr="00DE149B">
              <w:rPr>
                <w:rFonts w:ascii="B Lotus" w:eastAsia="Calibri" w:hAnsi="B Lotus" w:cs="B Lotus" w:hint="cs"/>
                <w:sz w:val="20"/>
                <w:szCs w:val="20"/>
                <w:rtl/>
              </w:rPr>
              <w:t xml:space="preserve">، </w:t>
            </w:r>
            <w:del w:id="13541" w:author="Mehrnazi Boojari" w:date="2019-01-07T10:46:00Z">
              <w:r w:rsidRPr="00DE149B" w:rsidDel="006A1F1D">
                <w:rPr>
                  <w:rFonts w:ascii="B Lotus" w:eastAsia="Calibri" w:hAnsi="B Lotus" w:cs="B Lotus" w:hint="cs"/>
                  <w:sz w:val="20"/>
                  <w:szCs w:val="20"/>
                  <w:rtl/>
                </w:rPr>
                <w:delText>اجرائی</w:delText>
              </w:r>
            </w:del>
            <w:ins w:id="13542"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57B174D3" w14:textId="77777777" w:rsidR="00E91C41" w:rsidRPr="00DE149B" w:rsidRDefault="00E91C41" w:rsidP="00E91C4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 xml:space="preserve">ضعف در طراحی و ساخت مساکن روستایی </w:t>
            </w:r>
            <w:del w:id="13543" w:author="Mehrnazi Boojari" w:date="2019-01-10T01:06:00Z">
              <w:r w:rsidRPr="00DE149B" w:rsidDel="00647583">
                <w:rPr>
                  <w:rFonts w:ascii="B Lotus" w:eastAsia="Calibri" w:hAnsi="B Lotus" w:cs="B Lotus" w:hint="cs"/>
                  <w:sz w:val="20"/>
                  <w:szCs w:val="20"/>
                  <w:rtl/>
                </w:rPr>
                <w:delText>مبتنی بر</w:delText>
              </w:r>
            </w:del>
            <w:ins w:id="13544"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DE149B">
              <w:rPr>
                <w:rFonts w:ascii="B Lotus" w:eastAsia="Calibri" w:hAnsi="B Lotus" w:cs="B Lotus" w:hint="cs"/>
                <w:sz w:val="20"/>
                <w:szCs w:val="20"/>
                <w:rtl/>
              </w:rPr>
              <w:t xml:space="preserve"> بهینگی مصرف انرژی</w:t>
            </w:r>
          </w:p>
        </w:tc>
        <w:tc>
          <w:tcPr>
            <w:tcW w:w="1161" w:type="dxa"/>
            <w:noWrap/>
            <w:vAlign w:val="center"/>
            <w:hideMark/>
          </w:tcPr>
          <w:p w14:paraId="4DDBABB4"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0.016</w:t>
            </w:r>
          </w:p>
        </w:tc>
      </w:tr>
      <w:tr w:rsidR="00E91C41" w:rsidRPr="00DE149B" w14:paraId="045BCFBA" w14:textId="77777777" w:rsidTr="00E91C4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43A3699C"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h16</w:t>
            </w:r>
          </w:p>
        </w:tc>
        <w:tc>
          <w:tcPr>
            <w:tcW w:w="1580" w:type="dxa"/>
            <w:noWrap/>
            <w:vAlign w:val="center"/>
            <w:hideMark/>
          </w:tcPr>
          <w:p w14:paraId="6F175338"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r w:rsidRPr="00DE149B">
              <w:rPr>
                <w:rFonts w:ascii="B Lotus" w:eastAsia="Calibri" w:hAnsi="B Lotus" w:cs="B Lotus" w:hint="cs"/>
                <w:sz w:val="20"/>
                <w:szCs w:val="20"/>
                <w:rtl/>
              </w:rPr>
              <w:t xml:space="preserve">تقنینی، </w:t>
            </w:r>
            <w:del w:id="13545" w:author="Mehrnazi Boojari" w:date="2019-01-13T07:10:00Z">
              <w:r w:rsidRPr="00DE149B" w:rsidDel="002E51AF">
                <w:rPr>
                  <w:rFonts w:ascii="B Lotus" w:eastAsia="Calibri" w:hAnsi="B Lotus" w:cs="B Lotus" w:hint="cs"/>
                  <w:sz w:val="20"/>
                  <w:szCs w:val="20"/>
                  <w:rtl/>
                </w:rPr>
                <w:delText>برنامه ریزی</w:delText>
              </w:r>
            </w:del>
            <w:ins w:id="13546" w:author="Mehrnazi Boojari" w:date="2019-01-13T07:10:00Z">
              <w:r w:rsidR="002E51AF">
                <w:rPr>
                  <w:rFonts w:ascii="B Lotus" w:eastAsia="Calibri" w:hAnsi="B Lotus" w:cs="B Lotus" w:hint="cs"/>
                  <w:sz w:val="20"/>
                  <w:szCs w:val="20"/>
                  <w:rtl/>
                </w:rPr>
                <w:t>برنامه‌ریزی</w:t>
              </w:r>
            </w:ins>
          </w:p>
        </w:tc>
        <w:tc>
          <w:tcPr>
            <w:tcW w:w="5850" w:type="dxa"/>
            <w:noWrap/>
            <w:vAlign w:val="center"/>
            <w:hideMark/>
          </w:tcPr>
          <w:p w14:paraId="6CE08B78" w14:textId="77777777" w:rsidR="00E91C41" w:rsidRPr="00DE149B" w:rsidRDefault="00E91C41" w:rsidP="00FD65E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مدیریت</w:t>
            </w:r>
            <w:ins w:id="13547" w:author="Mehrnazi Boojari" w:date="2019-01-13T07:59:00Z">
              <w:r w:rsidR="00FD65E1">
                <w:rPr>
                  <w:rFonts w:ascii="B Lotus" w:eastAsia="Calibri" w:hAnsi="B Lotus" w:cs="B Nazanin" w:hint="cs"/>
                  <w:sz w:val="20"/>
                  <w:szCs w:val="20"/>
                  <w:rtl/>
                </w:rPr>
                <w:t>‌</w:t>
              </w:r>
            </w:ins>
            <w:del w:id="13548" w:author="Mehrnazi Boojari" w:date="2019-01-13T07:59:00Z">
              <w:r w:rsidRPr="00DE149B" w:rsidDel="00FD65E1">
                <w:rPr>
                  <w:rFonts w:ascii="B Lotus" w:eastAsia="Calibri" w:hAnsi="B Lotus" w:cs="B Lotus" w:hint="cs"/>
                  <w:sz w:val="20"/>
                  <w:szCs w:val="20"/>
                  <w:rtl/>
                </w:rPr>
                <w:delText xml:space="preserve"> </w:delText>
              </w:r>
            </w:del>
            <w:r w:rsidRPr="00DE149B">
              <w:rPr>
                <w:rFonts w:ascii="B Lotus" w:eastAsia="Calibri" w:hAnsi="B Lotus" w:cs="B Lotus" w:hint="cs"/>
                <w:sz w:val="20"/>
                <w:szCs w:val="20"/>
                <w:rtl/>
              </w:rPr>
              <w:t>بخش</w:t>
            </w:r>
            <w:del w:id="13549" w:author="Mehrnazi Boojari" w:date="2019-01-07T10:47:00Z">
              <w:r w:rsidRPr="00DE149B" w:rsidDel="006A1F1D">
                <w:rPr>
                  <w:rFonts w:ascii="B Lotus" w:eastAsia="Calibri" w:hAnsi="B Lotus" w:cs="B Lotus" w:hint="cs"/>
                  <w:sz w:val="20"/>
                  <w:szCs w:val="20"/>
                  <w:rtl/>
                </w:rPr>
                <w:delText>ی(</w:delText>
              </w:r>
            </w:del>
            <w:ins w:id="13550" w:author="Mehrnazi Boojari" w:date="2019-01-07T10:47:00Z">
              <w:r w:rsidR="006A1F1D">
                <w:rPr>
                  <w:rFonts w:ascii="B Lotus" w:eastAsia="Calibri" w:hAnsi="B Lotus" w:cs="B Lotus" w:hint="cs"/>
                  <w:sz w:val="20"/>
                  <w:szCs w:val="20"/>
                  <w:rtl/>
                </w:rPr>
                <w:t>ی (</w:t>
              </w:r>
            </w:ins>
            <w:r w:rsidRPr="00DE149B">
              <w:rPr>
                <w:rFonts w:ascii="B Lotus" w:eastAsia="Calibri" w:hAnsi="B Lotus" w:cs="B Lotus" w:hint="cs"/>
                <w:sz w:val="20"/>
                <w:szCs w:val="20"/>
                <w:rtl/>
              </w:rPr>
              <w:t xml:space="preserve">بنیاد مسکن) در ساخت مسکن بدون </w:t>
            </w:r>
            <w:del w:id="13551" w:author="Mehrnazi Boojari" w:date="2019-01-07T22:30:00Z">
              <w:r w:rsidRPr="00DE149B" w:rsidDel="00051F26">
                <w:rPr>
                  <w:rFonts w:ascii="B Lotus" w:eastAsia="Calibri" w:hAnsi="B Lotus" w:cs="B Lotus" w:hint="cs"/>
                  <w:sz w:val="20"/>
                  <w:szCs w:val="20"/>
                  <w:rtl/>
                </w:rPr>
                <w:delText>در نظر گرفتن</w:delText>
              </w:r>
            </w:del>
            <w:ins w:id="13552" w:author="Mehrnazi Boojari" w:date="2019-01-07T22:30:00Z">
              <w:r w:rsidR="00051F26">
                <w:rPr>
                  <w:rFonts w:ascii="B Lotus" w:eastAsia="Calibri" w:hAnsi="B Lotus" w:cs="B Lotus" w:hint="cs"/>
                  <w:sz w:val="20"/>
                  <w:szCs w:val="20"/>
                  <w:rtl/>
                </w:rPr>
                <w:t>در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نظر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گرفتن</w:t>
              </w:r>
            </w:ins>
            <w:r w:rsidRPr="00DE149B">
              <w:rPr>
                <w:rFonts w:ascii="B Lotus" w:eastAsia="Calibri" w:hAnsi="B Lotus" w:cs="B Lotus" w:hint="cs"/>
                <w:sz w:val="20"/>
                <w:szCs w:val="20"/>
                <w:rtl/>
              </w:rPr>
              <w:t xml:space="preserve"> اشتغال و</w:t>
            </w:r>
            <w:ins w:id="13553" w:author="Mehrnazi Boojari" w:date="2019-01-13T08:00:00Z">
              <w:r w:rsidR="00FD65E1">
                <w:rPr>
                  <w:rFonts w:ascii="B Lotus" w:eastAsia="Calibri" w:hAnsi="B Lotus" w:cs="Times New Roman" w:hint="eastAsia"/>
                  <w:sz w:val="20"/>
                  <w:szCs w:val="20"/>
                  <w:rtl/>
                </w:rPr>
                <w:t> </w:t>
              </w:r>
            </w:ins>
            <w:r w:rsidRPr="00DE149B">
              <w:rPr>
                <w:rFonts w:ascii="B Lotus" w:eastAsia="Calibri" w:hAnsi="B Lotus" w:cs="B Lotus" w:hint="cs"/>
                <w:sz w:val="20"/>
                <w:szCs w:val="20"/>
                <w:rtl/>
              </w:rPr>
              <w:t>...</w:t>
            </w:r>
          </w:p>
        </w:tc>
        <w:tc>
          <w:tcPr>
            <w:tcW w:w="1161" w:type="dxa"/>
            <w:noWrap/>
            <w:vAlign w:val="center"/>
            <w:hideMark/>
          </w:tcPr>
          <w:p w14:paraId="7D536BCF"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0.01</w:t>
            </w:r>
          </w:p>
        </w:tc>
      </w:tr>
      <w:tr w:rsidR="00E91C41" w:rsidRPr="00DE149B" w14:paraId="3F8CC18D"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513CB8DC"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h19</w:t>
            </w:r>
          </w:p>
        </w:tc>
        <w:tc>
          <w:tcPr>
            <w:tcW w:w="1580" w:type="dxa"/>
            <w:noWrap/>
            <w:vAlign w:val="center"/>
            <w:hideMark/>
          </w:tcPr>
          <w:p w14:paraId="218CA2CB"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554" w:author="Mehrnazi Boojari" w:date="2019-01-13T07:10:00Z">
              <w:r w:rsidRPr="00DE149B" w:rsidDel="002E51AF">
                <w:rPr>
                  <w:rFonts w:ascii="B Lotus" w:eastAsia="Calibri" w:hAnsi="B Lotus" w:cs="B Lotus" w:hint="cs"/>
                  <w:sz w:val="20"/>
                  <w:szCs w:val="20"/>
                  <w:rtl/>
                </w:rPr>
                <w:delText>برنامه ریزی</w:delText>
              </w:r>
            </w:del>
            <w:ins w:id="13555" w:author="Mehrnazi Boojari" w:date="2019-01-13T07:10:00Z">
              <w:r w:rsidR="002E51AF">
                <w:rPr>
                  <w:rFonts w:ascii="B Lotus" w:eastAsia="Calibri" w:hAnsi="B Lotus" w:cs="B Lotus" w:hint="cs"/>
                  <w:sz w:val="20"/>
                  <w:szCs w:val="20"/>
                  <w:rtl/>
                </w:rPr>
                <w:t>برنامه‌ریزی</w:t>
              </w:r>
            </w:ins>
          </w:p>
        </w:tc>
        <w:tc>
          <w:tcPr>
            <w:tcW w:w="5850" w:type="dxa"/>
            <w:noWrap/>
            <w:vAlign w:val="center"/>
            <w:hideMark/>
          </w:tcPr>
          <w:p w14:paraId="2B4E1B8A" w14:textId="77777777" w:rsidR="00E91C41" w:rsidRPr="00DE149B" w:rsidRDefault="00E91C41" w:rsidP="00E91C4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ضعف در قوانین و مقررات فنی برای بحث انرژی در ساختمان</w:t>
            </w:r>
            <w:del w:id="13556" w:author="Mehrnazi Boojari" w:date="2019-01-07T09:46:00Z">
              <w:r w:rsidRPr="00DE149B" w:rsidDel="006F7CCF">
                <w:rPr>
                  <w:rFonts w:ascii="B Lotus" w:eastAsia="Calibri" w:hAnsi="B Lotus" w:cs="B Lotus" w:hint="cs"/>
                  <w:sz w:val="20"/>
                  <w:szCs w:val="20"/>
                  <w:rtl/>
                </w:rPr>
                <w:delText xml:space="preserve"> های </w:delText>
              </w:r>
            </w:del>
            <w:ins w:id="13557" w:author="Mehrnazi Boojari" w:date="2019-01-07T09:46:00Z">
              <w:r w:rsidR="006F7CCF">
                <w:rPr>
                  <w:rFonts w:ascii="B Lotus" w:eastAsia="Calibri" w:hAnsi="B Lotus" w:cs="B Lotus" w:hint="cs"/>
                  <w:sz w:val="20"/>
                  <w:szCs w:val="20"/>
                  <w:rtl/>
                </w:rPr>
                <w:t xml:space="preserve">‌های </w:t>
              </w:r>
            </w:ins>
            <w:r w:rsidRPr="00DE149B">
              <w:rPr>
                <w:rFonts w:ascii="B Lotus" w:eastAsia="Calibri" w:hAnsi="B Lotus" w:cs="B Lotus" w:hint="cs"/>
                <w:sz w:val="20"/>
                <w:szCs w:val="20"/>
                <w:rtl/>
              </w:rPr>
              <w:t>روستایی</w:t>
            </w:r>
          </w:p>
        </w:tc>
        <w:tc>
          <w:tcPr>
            <w:tcW w:w="1161" w:type="dxa"/>
            <w:noWrap/>
            <w:vAlign w:val="center"/>
            <w:hideMark/>
          </w:tcPr>
          <w:p w14:paraId="6E835625"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0.009</w:t>
            </w:r>
          </w:p>
        </w:tc>
      </w:tr>
      <w:tr w:rsidR="00E91C41" w:rsidRPr="00DE149B" w14:paraId="056A6C3C" w14:textId="77777777" w:rsidTr="00E91C41">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15EA1EA9"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h15</w:t>
            </w:r>
          </w:p>
        </w:tc>
        <w:tc>
          <w:tcPr>
            <w:tcW w:w="1580" w:type="dxa"/>
            <w:noWrap/>
            <w:vAlign w:val="center"/>
            <w:hideMark/>
          </w:tcPr>
          <w:p w14:paraId="51A6E41A"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lang w:bidi="fa-IR"/>
              </w:rPr>
            </w:pPr>
            <w:del w:id="13558" w:author="Mehrnazi Boojari" w:date="2019-01-07T10:46:00Z">
              <w:r w:rsidRPr="00DE149B" w:rsidDel="006A1F1D">
                <w:rPr>
                  <w:rFonts w:ascii="B Lotus" w:eastAsia="Calibri" w:hAnsi="B Lotus" w:cs="B Lotus" w:hint="cs"/>
                  <w:sz w:val="20"/>
                  <w:szCs w:val="20"/>
                  <w:rtl/>
                </w:rPr>
                <w:delText>اجرائی</w:delText>
              </w:r>
            </w:del>
            <w:ins w:id="13559" w:author="Mehrnazi Boojari" w:date="2019-01-07T10:46:00Z">
              <w:r w:rsidR="006A1F1D">
                <w:rPr>
                  <w:rFonts w:ascii="B Lotus" w:eastAsia="Calibri" w:hAnsi="B Lotus" w:cs="B Lotus" w:hint="cs"/>
                  <w:sz w:val="20"/>
                  <w:szCs w:val="20"/>
                  <w:rtl/>
                </w:rPr>
                <w:t>اجرایی</w:t>
              </w:r>
            </w:ins>
          </w:p>
        </w:tc>
        <w:tc>
          <w:tcPr>
            <w:tcW w:w="5850" w:type="dxa"/>
            <w:noWrap/>
            <w:vAlign w:val="center"/>
            <w:hideMark/>
          </w:tcPr>
          <w:p w14:paraId="0A89A7D1" w14:textId="77777777" w:rsidR="00E91C41" w:rsidRPr="00DE149B" w:rsidRDefault="00E91C41" w:rsidP="00FD65E1">
            <w:pPr>
              <w:tabs>
                <w:tab w:val="left" w:pos="803"/>
              </w:tabs>
              <w:bidi/>
              <w:ind w:firstLine="288"/>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بی</w:t>
            </w:r>
            <w:ins w:id="13560" w:author="Mehrnazi Boojari" w:date="2019-01-13T08:00:00Z">
              <w:r w:rsidR="00FD65E1">
                <w:rPr>
                  <w:rFonts w:ascii="B Lotus" w:eastAsia="Calibri" w:hAnsi="B Lotus" w:cs="B Nazanin" w:hint="cs"/>
                  <w:sz w:val="20"/>
                  <w:szCs w:val="20"/>
                  <w:rtl/>
                </w:rPr>
                <w:t>‌</w:t>
              </w:r>
            </w:ins>
            <w:del w:id="13561" w:author="Mehrnazi Boojari" w:date="2019-01-13T08:00:00Z">
              <w:r w:rsidRPr="00DE149B" w:rsidDel="00FD65E1">
                <w:rPr>
                  <w:rFonts w:ascii="B Lotus" w:eastAsia="Calibri" w:hAnsi="B Lotus" w:cs="B Lotus" w:hint="cs"/>
                  <w:sz w:val="20"/>
                  <w:szCs w:val="20"/>
                  <w:rtl/>
                </w:rPr>
                <w:delText xml:space="preserve"> </w:delText>
              </w:r>
            </w:del>
            <w:r w:rsidRPr="00DE149B">
              <w:rPr>
                <w:rFonts w:ascii="B Lotus" w:eastAsia="Calibri" w:hAnsi="B Lotus" w:cs="B Lotus" w:hint="cs"/>
                <w:sz w:val="20"/>
                <w:szCs w:val="20"/>
                <w:rtl/>
              </w:rPr>
              <w:t>اهمیت</w:t>
            </w:r>
            <w:del w:id="13562" w:author="Mehrnazi Boojari" w:date="2019-01-07T10:45:00Z">
              <w:r w:rsidRPr="00DE149B" w:rsidDel="006A1F1D">
                <w:rPr>
                  <w:rFonts w:ascii="B Lotus" w:eastAsia="Calibri" w:hAnsi="B Lotus" w:cs="B Lotus" w:hint="cs"/>
                  <w:sz w:val="20"/>
                  <w:szCs w:val="20"/>
                  <w:rtl/>
                </w:rPr>
                <w:delText xml:space="preserve"> بودن </w:delText>
              </w:r>
            </w:del>
            <w:ins w:id="13563" w:author="Mehrnazi Boojari" w:date="2019-01-07T10:45:00Z">
              <w:r w:rsidR="006A1F1D">
                <w:rPr>
                  <w:rFonts w:ascii="B Lotus" w:eastAsia="Calibri" w:hAnsi="B Lotus" w:cs="B Lotus" w:hint="cs"/>
                  <w:sz w:val="20"/>
                  <w:szCs w:val="20"/>
                  <w:rtl/>
                </w:rPr>
                <w:t xml:space="preserve">‌بودن </w:t>
              </w:r>
            </w:ins>
            <w:r w:rsidRPr="00DE149B">
              <w:rPr>
                <w:rFonts w:ascii="B Lotus" w:eastAsia="Calibri" w:hAnsi="B Lotus" w:cs="B Lotus" w:hint="cs"/>
                <w:sz w:val="20"/>
                <w:szCs w:val="20"/>
                <w:rtl/>
              </w:rPr>
              <w:t>مقاوم</w:t>
            </w:r>
            <w:del w:id="13564" w:author="Mehrnazi Boojari" w:date="2019-01-07T09:51:00Z">
              <w:r w:rsidRPr="00DE149B" w:rsidDel="006F7CCF">
                <w:rPr>
                  <w:rFonts w:ascii="B Lotus" w:eastAsia="Calibri" w:hAnsi="B Lotus" w:cs="B Lotus" w:hint="cs"/>
                  <w:sz w:val="20"/>
                  <w:szCs w:val="20"/>
                  <w:rtl/>
                </w:rPr>
                <w:delText xml:space="preserve"> سازی </w:delText>
              </w:r>
            </w:del>
            <w:ins w:id="13565" w:author="Mehrnazi Boojari" w:date="2019-01-07T09:51:00Z">
              <w:r w:rsidR="006F7CCF">
                <w:rPr>
                  <w:rFonts w:ascii="B Lotus" w:eastAsia="Calibri" w:hAnsi="B Lotus" w:cs="B Lotus" w:hint="cs"/>
                  <w:sz w:val="20"/>
                  <w:szCs w:val="20"/>
                  <w:rtl/>
                </w:rPr>
                <w:t xml:space="preserve">‌سازی </w:t>
              </w:r>
            </w:ins>
            <w:r w:rsidRPr="00DE149B">
              <w:rPr>
                <w:rFonts w:ascii="B Lotus" w:eastAsia="Calibri" w:hAnsi="B Lotus" w:cs="B Lotus" w:hint="cs"/>
                <w:sz w:val="20"/>
                <w:szCs w:val="20"/>
                <w:rtl/>
              </w:rPr>
              <w:t xml:space="preserve">مسکن در نگاه </w:t>
            </w:r>
            <w:del w:id="13566" w:author="Mehrnazi Boojari" w:date="2019-01-07T10:03:00Z">
              <w:r w:rsidRPr="00DE149B" w:rsidDel="00A31D6F">
                <w:rPr>
                  <w:rFonts w:ascii="B Lotus" w:eastAsia="Calibri" w:hAnsi="B Lotus" w:cs="B Lotus" w:hint="cs"/>
                  <w:sz w:val="20"/>
                  <w:szCs w:val="20"/>
                  <w:rtl/>
                </w:rPr>
                <w:delText>روستائی</w:delText>
              </w:r>
            </w:del>
            <w:ins w:id="13567" w:author="Mehrnazi Boojari" w:date="2019-01-07T10:03:00Z">
              <w:r w:rsidR="00A31D6F">
                <w:rPr>
                  <w:rFonts w:ascii="B Lotus" w:eastAsia="Calibri" w:hAnsi="B Lotus" w:cs="B Lotus" w:hint="cs"/>
                  <w:sz w:val="20"/>
                  <w:szCs w:val="20"/>
                  <w:rtl/>
                </w:rPr>
                <w:t>روستایی</w:t>
              </w:r>
            </w:ins>
            <w:r w:rsidRPr="00DE149B">
              <w:rPr>
                <w:rFonts w:ascii="B Lotus" w:eastAsia="Calibri" w:hAnsi="B Lotus" w:cs="B Lotus" w:hint="cs"/>
                <w:sz w:val="20"/>
                <w:szCs w:val="20"/>
                <w:rtl/>
              </w:rPr>
              <w:t>ان</w:t>
            </w:r>
          </w:p>
        </w:tc>
        <w:tc>
          <w:tcPr>
            <w:tcW w:w="1161" w:type="dxa"/>
            <w:noWrap/>
            <w:vAlign w:val="center"/>
            <w:hideMark/>
          </w:tcPr>
          <w:p w14:paraId="5DF7C5C1" w14:textId="77777777" w:rsidR="00E91C41" w:rsidRPr="00DE149B" w:rsidRDefault="00E91C41" w:rsidP="00E91C41">
            <w:pPr>
              <w:tabs>
                <w:tab w:val="left" w:pos="803"/>
              </w:tabs>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0.008</w:t>
            </w:r>
          </w:p>
        </w:tc>
      </w:tr>
      <w:tr w:rsidR="00E91C41" w:rsidRPr="00DE149B" w14:paraId="57F3DE53" w14:textId="77777777" w:rsidTr="00E91C41">
        <w:trPr>
          <w:trHeight w:val="300"/>
          <w:jc w:val="center"/>
        </w:trPr>
        <w:tc>
          <w:tcPr>
            <w:cnfStyle w:val="001000000000" w:firstRow="0" w:lastRow="0" w:firstColumn="1" w:lastColumn="0" w:oddVBand="0" w:evenVBand="0" w:oddHBand="0" w:evenHBand="0" w:firstRowFirstColumn="0" w:firstRowLastColumn="0" w:lastRowFirstColumn="0" w:lastRowLastColumn="0"/>
            <w:tcW w:w="930" w:type="dxa"/>
            <w:noWrap/>
            <w:vAlign w:val="center"/>
            <w:hideMark/>
          </w:tcPr>
          <w:p w14:paraId="5EC6FB95" w14:textId="77777777" w:rsidR="00E91C41" w:rsidRPr="00DE149B" w:rsidRDefault="00E91C41" w:rsidP="00E91C41">
            <w:pPr>
              <w:tabs>
                <w:tab w:val="left" w:pos="803"/>
              </w:tabs>
              <w:bidi/>
              <w:jc w:val="center"/>
              <w:rPr>
                <w:rFonts w:asciiTheme="majorBidi" w:eastAsia="Calibri" w:hAnsiTheme="majorBidi" w:cstheme="majorBidi"/>
                <w:b w:val="0"/>
                <w:bCs w:val="0"/>
                <w:sz w:val="20"/>
                <w:szCs w:val="20"/>
                <w:lang w:bidi="fa-IR"/>
              </w:rPr>
            </w:pPr>
            <w:r w:rsidRPr="00DE149B">
              <w:rPr>
                <w:rFonts w:asciiTheme="majorBidi" w:eastAsia="Calibri" w:hAnsiTheme="majorBidi" w:cstheme="majorBidi"/>
                <w:b w:val="0"/>
                <w:bCs w:val="0"/>
                <w:sz w:val="20"/>
                <w:szCs w:val="20"/>
                <w:lang w:bidi="fa-IR"/>
              </w:rPr>
              <w:t>h17</w:t>
            </w:r>
          </w:p>
        </w:tc>
        <w:tc>
          <w:tcPr>
            <w:tcW w:w="1580" w:type="dxa"/>
            <w:noWrap/>
            <w:vAlign w:val="center"/>
            <w:hideMark/>
          </w:tcPr>
          <w:p w14:paraId="12AE6F67"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lang w:bidi="fa-IR"/>
              </w:rPr>
            </w:pPr>
            <w:del w:id="13568" w:author="Mehrnazi Boojari" w:date="2019-01-13T07:10:00Z">
              <w:r w:rsidRPr="00DE149B" w:rsidDel="002E51AF">
                <w:rPr>
                  <w:rFonts w:ascii="B Lotus" w:eastAsia="Calibri" w:hAnsi="B Lotus" w:cs="B Lotus" w:hint="cs"/>
                  <w:sz w:val="20"/>
                  <w:szCs w:val="20"/>
                  <w:rtl/>
                </w:rPr>
                <w:delText>برنامه ریزی</w:delText>
              </w:r>
            </w:del>
            <w:ins w:id="13569" w:author="Mehrnazi Boojari" w:date="2019-01-13T07:10:00Z">
              <w:r w:rsidR="002E51AF">
                <w:rPr>
                  <w:rFonts w:ascii="B Lotus" w:eastAsia="Calibri" w:hAnsi="B Lotus" w:cs="B Lotus" w:hint="cs"/>
                  <w:sz w:val="20"/>
                  <w:szCs w:val="20"/>
                  <w:rtl/>
                </w:rPr>
                <w:t>برنامه‌ریزی</w:t>
              </w:r>
            </w:ins>
          </w:p>
        </w:tc>
        <w:tc>
          <w:tcPr>
            <w:tcW w:w="5850" w:type="dxa"/>
            <w:noWrap/>
            <w:vAlign w:val="center"/>
            <w:hideMark/>
          </w:tcPr>
          <w:p w14:paraId="48F487F4" w14:textId="77777777" w:rsidR="00E91C41" w:rsidRPr="00DE149B" w:rsidRDefault="00E91C41" w:rsidP="00E91C41">
            <w:pPr>
              <w:tabs>
                <w:tab w:val="left" w:pos="803"/>
              </w:tabs>
              <w:bidi/>
              <w:ind w:firstLine="288"/>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hint="cs"/>
                <w:sz w:val="20"/>
                <w:szCs w:val="20"/>
                <w:rtl/>
              </w:rPr>
              <w:t>عدم دسترسی به مصالح ساختمانی نوین برای حفظ انرژی در ساختمان</w:t>
            </w:r>
          </w:p>
        </w:tc>
        <w:tc>
          <w:tcPr>
            <w:tcW w:w="1161" w:type="dxa"/>
            <w:noWrap/>
            <w:vAlign w:val="center"/>
            <w:hideMark/>
          </w:tcPr>
          <w:p w14:paraId="681064B2" w14:textId="77777777" w:rsidR="00E91C41" w:rsidRPr="00DE149B" w:rsidRDefault="00E91C41" w:rsidP="00E91C41">
            <w:pPr>
              <w:tabs>
                <w:tab w:val="left" w:pos="803"/>
              </w:tabs>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sz w:val="20"/>
                <w:szCs w:val="20"/>
                <w:rtl/>
              </w:rPr>
            </w:pPr>
            <w:r w:rsidRPr="00DE149B">
              <w:rPr>
                <w:rFonts w:ascii="B Lotus" w:eastAsia="Calibri" w:hAnsi="B Lotus" w:cs="B Lotus"/>
                <w:sz w:val="20"/>
                <w:szCs w:val="20"/>
                <w:lang w:bidi="fa-IR"/>
              </w:rPr>
              <w:t>0.007</w:t>
            </w:r>
          </w:p>
        </w:tc>
      </w:tr>
    </w:tbl>
    <w:p w14:paraId="41A4F1F1" w14:textId="77777777" w:rsidR="00E91C41" w:rsidRPr="00DE149B" w:rsidRDefault="00E91C41" w:rsidP="00E91C41">
      <w:pPr>
        <w:tabs>
          <w:tab w:val="left" w:pos="803"/>
        </w:tabs>
        <w:bidi/>
        <w:jc w:val="both"/>
        <w:rPr>
          <w:rFonts w:ascii="B Lotus" w:eastAsia="Calibri" w:hAnsi="B Lotus" w:cs="B Lotus"/>
          <w:sz w:val="24"/>
          <w:szCs w:val="24"/>
          <w:rtl/>
          <w:lang w:bidi="fa-IR"/>
        </w:rPr>
      </w:pPr>
    </w:p>
    <w:p w14:paraId="6FE27195" w14:textId="77777777" w:rsidR="00E91C41" w:rsidRPr="00DE149B" w:rsidRDefault="00E91C41" w:rsidP="005B69F5">
      <w:pPr>
        <w:tabs>
          <w:tab w:val="left" w:pos="803"/>
        </w:tabs>
        <w:bidi/>
        <w:ind w:firstLine="288"/>
        <w:jc w:val="both"/>
        <w:rPr>
          <w:rFonts w:ascii="B Lotus" w:eastAsia="Calibri" w:hAnsi="B Lotus" w:cs="B Lotus"/>
          <w:sz w:val="24"/>
          <w:szCs w:val="24"/>
          <w:rtl/>
          <w:lang w:bidi="fa-IR"/>
        </w:rPr>
      </w:pPr>
      <w:r w:rsidRPr="00DE149B">
        <w:rPr>
          <w:rFonts w:ascii="B Lotus" w:eastAsia="Calibri" w:hAnsi="B Lotus" w:cs="B Lotus" w:hint="cs"/>
          <w:sz w:val="24"/>
          <w:szCs w:val="24"/>
          <w:rtl/>
          <w:lang w:bidi="fa-IR"/>
        </w:rPr>
        <w:lastRenderedPageBreak/>
        <w:t xml:space="preserve">گام سوم در تحلیل </w:t>
      </w:r>
      <w:del w:id="13570" w:author="Mehrnazi Boojari" w:date="2019-01-09T23:34:00Z">
        <w:r w:rsidRPr="00DE149B" w:rsidDel="00947B53">
          <w:rPr>
            <w:rFonts w:ascii="B Lotus" w:eastAsia="Calibri" w:hAnsi="B Lotus" w:cs="B Lotus" w:hint="cs"/>
            <w:sz w:val="24"/>
            <w:szCs w:val="24"/>
            <w:rtl/>
            <w:lang w:bidi="fa-IR"/>
          </w:rPr>
          <w:delText>پرسشنامه</w:delText>
        </w:r>
      </w:del>
      <w:ins w:id="13571" w:author="Mehrnazi Boojari" w:date="2019-01-09T23:34:00Z">
        <w:r w:rsidR="00947B53">
          <w:rPr>
            <w:rFonts w:ascii="B Lotus" w:eastAsia="Calibri" w:hAnsi="B Lotus" w:cs="B Lotus" w:hint="cs"/>
            <w:sz w:val="24"/>
            <w:szCs w:val="24"/>
            <w:rtl/>
            <w:lang w:bidi="fa-IR"/>
          </w:rPr>
          <w:t>پرسش‌نامه</w:t>
        </w:r>
      </w:ins>
      <w:r w:rsidRPr="00DE149B">
        <w:rPr>
          <w:rFonts w:ascii="B Lotus" w:eastAsia="Calibri" w:hAnsi="B Lotus" w:cs="B Lotus" w:hint="cs"/>
          <w:sz w:val="24"/>
          <w:szCs w:val="24"/>
          <w:rtl/>
          <w:lang w:bidi="fa-IR"/>
        </w:rPr>
        <w:t xml:space="preserve"> و خروجی آن</w:t>
      </w:r>
      <w:del w:id="13572" w:author="Mehrnazi Boojari" w:date="2019-01-13T08:02:00Z">
        <w:r w:rsidRPr="00DE149B" w:rsidDel="005B69F5">
          <w:rPr>
            <w:rFonts w:ascii="B Lotus" w:eastAsia="Calibri" w:hAnsi="B Lotus" w:cs="B Lotus" w:hint="cs"/>
            <w:sz w:val="24"/>
            <w:szCs w:val="24"/>
            <w:rtl/>
            <w:lang w:bidi="fa-IR"/>
          </w:rPr>
          <w:delText>؛</w:delText>
        </w:r>
      </w:del>
      <w:r w:rsidRPr="00DE149B">
        <w:rPr>
          <w:rFonts w:ascii="B Lotus" w:eastAsia="Calibri" w:hAnsi="B Lotus" w:cs="B Lotus" w:hint="cs"/>
          <w:sz w:val="24"/>
          <w:szCs w:val="24"/>
          <w:rtl/>
          <w:lang w:bidi="fa-IR"/>
        </w:rPr>
        <w:t xml:space="preserve"> امتیازاتی است که پاسخ</w:t>
      </w:r>
      <w:ins w:id="13573" w:author="Mehrnazi Boojari" w:date="2019-01-09T23:37:00Z">
        <w:r w:rsidR="00947B53">
          <w:rPr>
            <w:rFonts w:ascii="B Lotus" w:eastAsia="Calibri" w:hAnsi="B Lotus" w:cs="B Nazanin" w:hint="cs"/>
            <w:sz w:val="24"/>
            <w:szCs w:val="24"/>
            <w:rtl/>
            <w:lang w:bidi="fa-IR"/>
          </w:rPr>
          <w:t>‌</w:t>
        </w:r>
      </w:ins>
      <w:del w:id="13574" w:author="Mehrnazi Boojari" w:date="2019-01-09T23:37:00Z">
        <w:r w:rsidRPr="00DE149B" w:rsidDel="00947B53">
          <w:rPr>
            <w:rFonts w:ascii="B Lotus" w:eastAsia="Calibri" w:hAnsi="B Lotus" w:cs="B Lotus" w:hint="cs"/>
            <w:sz w:val="24"/>
            <w:szCs w:val="24"/>
            <w:rtl/>
            <w:lang w:bidi="fa-IR"/>
          </w:rPr>
          <w:delText xml:space="preserve"> </w:delText>
        </w:r>
      </w:del>
      <w:r w:rsidRPr="00DE149B">
        <w:rPr>
          <w:rFonts w:ascii="B Lotus" w:eastAsia="Calibri" w:hAnsi="B Lotus" w:cs="B Lotus" w:hint="cs"/>
          <w:sz w:val="24"/>
          <w:szCs w:val="24"/>
          <w:rtl/>
          <w:lang w:bidi="fa-IR"/>
        </w:rPr>
        <w:t xml:space="preserve">دهندگان </w:t>
      </w:r>
      <w:del w:id="13575" w:author="Mehrnazi Boojari" w:date="2019-01-10T01:06:00Z">
        <w:r w:rsidRPr="00DE149B" w:rsidDel="00647583">
          <w:rPr>
            <w:rFonts w:ascii="B Lotus" w:eastAsia="Calibri" w:hAnsi="B Lotus" w:cs="B Lotus" w:hint="cs"/>
            <w:sz w:val="24"/>
            <w:szCs w:val="24"/>
            <w:rtl/>
            <w:lang w:bidi="fa-IR"/>
          </w:rPr>
          <w:delText>مبتنی بر</w:delText>
        </w:r>
      </w:del>
      <w:ins w:id="13576"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Pr="00DE149B">
        <w:rPr>
          <w:rFonts w:ascii="B Lotus" w:eastAsia="Calibri" w:hAnsi="B Lotus" w:cs="B Lotus" w:hint="cs"/>
          <w:sz w:val="24"/>
          <w:szCs w:val="24"/>
          <w:rtl/>
          <w:lang w:bidi="fa-IR"/>
        </w:rPr>
        <w:t xml:space="preserve"> دهستان هدف خود </w:t>
      </w:r>
      <w:del w:id="13577" w:author="Mehrnazi Boojari" w:date="2019-01-10T00:17:00Z">
        <w:r w:rsidRPr="00DE149B" w:rsidDel="000A3EC2">
          <w:rPr>
            <w:rFonts w:ascii="B Lotus" w:eastAsia="Calibri" w:hAnsi="B Lotus" w:cs="B Lotus" w:hint="cs"/>
            <w:sz w:val="24"/>
            <w:szCs w:val="24"/>
            <w:rtl/>
            <w:lang w:bidi="fa-IR"/>
          </w:rPr>
          <w:delText>از طریق</w:delText>
        </w:r>
      </w:del>
      <w:ins w:id="13578" w:author="Mehrnazi Boojari" w:date="2019-01-10T00:17:00Z">
        <w:r w:rsidR="000A3EC2">
          <w:rPr>
            <w:rFonts w:ascii="B Lotus" w:eastAsia="Calibri" w:hAnsi="B Lotus" w:cs="B Lotus" w:hint="cs"/>
            <w:sz w:val="24"/>
            <w:szCs w:val="24"/>
            <w:rtl/>
            <w:lang w:bidi="fa-IR"/>
          </w:rPr>
          <w:t>از</w:t>
        </w:r>
        <w:r w:rsidR="000A3EC2">
          <w:rPr>
            <w:rFonts w:ascii="Times New Roman" w:eastAsia="Calibri" w:hAnsi="Times New Roman" w:cs="Times New Roman" w:hint="cs"/>
            <w:sz w:val="24"/>
            <w:szCs w:val="24"/>
            <w:rtl/>
            <w:lang w:bidi="fa-IR"/>
          </w:rPr>
          <w:t> </w:t>
        </w:r>
        <w:r w:rsidR="000A3EC2">
          <w:rPr>
            <w:rFonts w:ascii="B Lotus" w:eastAsia="Calibri" w:hAnsi="B Lotus" w:cs="B Lotus" w:hint="cs"/>
            <w:sz w:val="24"/>
            <w:szCs w:val="24"/>
            <w:rtl/>
            <w:lang w:bidi="fa-IR"/>
          </w:rPr>
          <w:t>طریق</w:t>
        </w:r>
      </w:ins>
      <w:r w:rsidRPr="00DE149B">
        <w:rPr>
          <w:rFonts w:ascii="B Lotus" w:eastAsia="Calibri" w:hAnsi="B Lotus" w:cs="B Lotus" w:hint="cs"/>
          <w:sz w:val="24"/>
          <w:szCs w:val="24"/>
          <w:rtl/>
          <w:lang w:bidi="fa-IR"/>
        </w:rPr>
        <w:t xml:space="preserve"> طیف لیکرت به آن امتیاز داده</w:t>
      </w:r>
      <w:del w:id="13579" w:author="Mehrnazi Boojari" w:date="2019-01-07T10:34:00Z">
        <w:r w:rsidRPr="00DE149B" w:rsidDel="006C73A5">
          <w:rPr>
            <w:rFonts w:ascii="B Lotus" w:eastAsia="Calibri" w:hAnsi="B Lotus" w:cs="B Lotus" w:hint="cs"/>
            <w:sz w:val="24"/>
            <w:szCs w:val="24"/>
            <w:rtl/>
            <w:lang w:bidi="fa-IR"/>
          </w:rPr>
          <w:delText xml:space="preserve"> اند.</w:delText>
        </w:r>
      </w:del>
      <w:ins w:id="13580" w:author="Mehrnazi Boojari" w:date="2019-01-07T10:34:00Z">
        <w:r w:rsidR="006C73A5">
          <w:rPr>
            <w:rFonts w:ascii="B Lotus" w:eastAsia="Calibri" w:hAnsi="B Lotus" w:cs="B Lotus" w:hint="cs"/>
            <w:sz w:val="24"/>
            <w:szCs w:val="24"/>
            <w:rtl/>
            <w:lang w:bidi="fa-IR"/>
          </w:rPr>
          <w:t>‌اند.</w:t>
        </w:r>
      </w:ins>
      <w:r w:rsidRPr="00DE149B">
        <w:rPr>
          <w:rFonts w:ascii="B Lotus" w:eastAsia="Calibri" w:hAnsi="B Lotus" w:cs="B Lotus" w:hint="cs"/>
          <w:sz w:val="24"/>
          <w:szCs w:val="24"/>
          <w:rtl/>
          <w:lang w:bidi="fa-IR"/>
        </w:rPr>
        <w:t xml:space="preserve"> چون </w:t>
      </w:r>
      <w:del w:id="13581" w:author="Mehrnazi Boojari" w:date="2019-01-09T23:34:00Z">
        <w:r w:rsidRPr="00DE149B" w:rsidDel="00947B53">
          <w:rPr>
            <w:rFonts w:ascii="B Lotus" w:eastAsia="Calibri" w:hAnsi="B Lotus" w:cs="B Lotus" w:hint="cs"/>
            <w:sz w:val="24"/>
            <w:szCs w:val="24"/>
            <w:rtl/>
            <w:lang w:bidi="fa-IR"/>
          </w:rPr>
          <w:delText>پرسشنامه</w:delText>
        </w:r>
      </w:del>
      <w:ins w:id="13582" w:author="Mehrnazi Boojari" w:date="2019-01-09T23:34:00Z">
        <w:r w:rsidR="00947B53">
          <w:rPr>
            <w:rFonts w:ascii="B Lotus" w:eastAsia="Calibri" w:hAnsi="B Lotus" w:cs="B Lotus" w:hint="cs"/>
            <w:sz w:val="24"/>
            <w:szCs w:val="24"/>
            <w:rtl/>
            <w:lang w:bidi="fa-IR"/>
          </w:rPr>
          <w:t>پرسش‌نامه</w:t>
        </w:r>
      </w:ins>
      <w:del w:id="13583" w:author="Mehrnazi Boojari" w:date="2019-01-07T09:47:00Z">
        <w:r w:rsidRPr="00DE149B" w:rsidDel="006F7CCF">
          <w:rPr>
            <w:rFonts w:ascii="B Lotus" w:eastAsia="Calibri" w:hAnsi="B Lotus" w:cs="B Lotus" w:hint="cs"/>
            <w:sz w:val="24"/>
            <w:szCs w:val="24"/>
            <w:rtl/>
            <w:lang w:bidi="fa-IR"/>
          </w:rPr>
          <w:delText xml:space="preserve"> ،</w:delText>
        </w:r>
      </w:del>
      <w:r w:rsidRPr="00DE149B">
        <w:rPr>
          <w:rFonts w:ascii="B Lotus" w:eastAsia="Calibri" w:hAnsi="B Lotus" w:cs="B Lotus" w:hint="cs"/>
          <w:sz w:val="24"/>
          <w:szCs w:val="24"/>
          <w:rtl/>
          <w:lang w:bidi="fa-IR"/>
        </w:rPr>
        <w:t xml:space="preserve"> نرمال است</w:t>
      </w:r>
      <w:ins w:id="13584" w:author="Mehrnazi Boojari" w:date="2019-01-13T08:02:00Z">
        <w:r w:rsidR="005B69F5">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 xml:space="preserve"> در این بخش از میانگین داده</w:t>
      </w:r>
      <w:del w:id="13585" w:author="Mehrnazi Boojari" w:date="2019-01-07T09:45:00Z">
        <w:r w:rsidRPr="00DE149B" w:rsidDel="006F7CCF">
          <w:rPr>
            <w:rFonts w:ascii="B Lotus" w:eastAsia="Calibri" w:hAnsi="B Lotus" w:cs="B Lotus" w:hint="cs"/>
            <w:sz w:val="24"/>
            <w:szCs w:val="24"/>
            <w:rtl/>
            <w:lang w:bidi="fa-IR"/>
          </w:rPr>
          <w:delText xml:space="preserve"> ها </w:delText>
        </w:r>
      </w:del>
      <w:ins w:id="13586" w:author="Mehrnazi Boojari" w:date="2019-01-07T09:45:00Z">
        <w:r w:rsidR="006F7CCF">
          <w:rPr>
            <w:rFonts w:ascii="B Lotus" w:eastAsia="Calibri" w:hAnsi="B Lotus" w:cs="B Lotus" w:hint="cs"/>
            <w:sz w:val="24"/>
            <w:szCs w:val="24"/>
            <w:rtl/>
            <w:lang w:bidi="fa-IR"/>
          </w:rPr>
          <w:t xml:space="preserve">‌ها </w:t>
        </w:r>
      </w:ins>
      <w:r w:rsidRPr="00DE149B">
        <w:rPr>
          <w:rFonts w:ascii="B Lotus" w:eastAsia="Calibri" w:hAnsi="B Lotus" w:cs="B Lotus" w:hint="cs"/>
          <w:sz w:val="24"/>
          <w:szCs w:val="24"/>
          <w:rtl/>
          <w:lang w:bidi="fa-IR"/>
        </w:rPr>
        <w:t>برای مشخص</w:t>
      </w:r>
      <w:del w:id="13587" w:author="Mehrnazi Boojari" w:date="2019-01-07T10:33:00Z">
        <w:r w:rsidRPr="00DE149B" w:rsidDel="006C73A5">
          <w:rPr>
            <w:rFonts w:ascii="B Lotus" w:eastAsia="Calibri" w:hAnsi="B Lotus" w:cs="B Lotus" w:hint="cs"/>
            <w:sz w:val="24"/>
            <w:szCs w:val="24"/>
            <w:rtl/>
            <w:lang w:bidi="fa-IR"/>
          </w:rPr>
          <w:delText xml:space="preserve"> شدن </w:delText>
        </w:r>
      </w:del>
      <w:ins w:id="13588" w:author="Mehrnazi Boojari" w:date="2019-01-07T10:33:00Z">
        <w:r w:rsidR="006C73A5">
          <w:rPr>
            <w:rFonts w:ascii="B Lotus" w:eastAsia="Calibri" w:hAnsi="B Lotus" w:cs="B Lotus" w:hint="cs"/>
            <w:sz w:val="24"/>
            <w:szCs w:val="24"/>
            <w:rtl/>
            <w:lang w:bidi="fa-IR"/>
          </w:rPr>
          <w:t xml:space="preserve">‌شدن </w:t>
        </w:r>
      </w:ins>
      <w:r w:rsidRPr="00DE149B">
        <w:rPr>
          <w:rFonts w:ascii="B Lotus" w:eastAsia="Calibri" w:hAnsi="B Lotus" w:cs="B Lotus" w:hint="cs"/>
          <w:sz w:val="24"/>
          <w:szCs w:val="24"/>
          <w:rtl/>
          <w:lang w:bidi="fa-IR"/>
        </w:rPr>
        <w:t>وزن هر یک از عوامل استفاده</w:t>
      </w:r>
      <w:del w:id="13589" w:author="Mehrnazi Boojari" w:date="2019-01-07T09:49:00Z">
        <w:r w:rsidRPr="00DE149B" w:rsidDel="006F7CCF">
          <w:rPr>
            <w:rFonts w:ascii="B Lotus" w:eastAsia="Calibri" w:hAnsi="B Lotus" w:cs="B Lotus" w:hint="cs"/>
            <w:sz w:val="24"/>
            <w:szCs w:val="24"/>
            <w:rtl/>
            <w:lang w:bidi="fa-IR"/>
          </w:rPr>
          <w:delText xml:space="preserve"> می </w:delText>
        </w:r>
      </w:del>
      <w:ins w:id="13590" w:author="Mehrnazi Boojari" w:date="2019-01-07T09:49:00Z">
        <w:r w:rsidR="006F7CCF">
          <w:rPr>
            <w:rFonts w:ascii="B Lotus" w:eastAsia="Calibri" w:hAnsi="B Lotus" w:cs="B Lotus" w:hint="cs"/>
            <w:sz w:val="24"/>
            <w:szCs w:val="24"/>
            <w:rtl/>
            <w:lang w:bidi="fa-IR"/>
          </w:rPr>
          <w:t xml:space="preserve"> می‌</w:t>
        </w:r>
      </w:ins>
      <w:del w:id="13591" w:author="Mehrnazi Boojari" w:date="2019-01-08T01:16:00Z">
        <w:r w:rsidRPr="00DE149B" w:rsidDel="00632EB0">
          <w:rPr>
            <w:rFonts w:ascii="B Lotus" w:eastAsia="Calibri" w:hAnsi="B Lotus" w:cs="B Lotus" w:hint="cs"/>
            <w:sz w:val="24"/>
            <w:szCs w:val="24"/>
            <w:rtl/>
            <w:lang w:bidi="fa-IR"/>
          </w:rPr>
          <w:delText>گردد</w:delText>
        </w:r>
      </w:del>
      <w:ins w:id="13592" w:author="Mehrnazi Boojari" w:date="2019-01-08T01:16:00Z">
        <w:r w:rsidR="00632EB0">
          <w:rPr>
            <w:rFonts w:ascii="B Lotus" w:eastAsia="Calibri" w:hAnsi="B Lotus" w:cs="B Lotus" w:hint="cs"/>
            <w:sz w:val="24"/>
            <w:szCs w:val="24"/>
            <w:rtl/>
            <w:lang w:bidi="fa-IR"/>
          </w:rPr>
          <w:t>شود</w:t>
        </w:r>
      </w:ins>
      <w:del w:id="13593" w:author="Mehrnazi Boojari" w:date="2019-01-07T09:53:00Z">
        <w:r w:rsidRPr="00DE149B" w:rsidDel="006F7CCF">
          <w:rPr>
            <w:rFonts w:ascii="B Lotus" w:eastAsia="Calibri" w:hAnsi="B Lotus" w:cs="B Lotus" w:hint="cs"/>
            <w:sz w:val="24"/>
            <w:szCs w:val="24"/>
            <w:rtl/>
            <w:lang w:bidi="fa-IR"/>
          </w:rPr>
          <w:delText xml:space="preserve"> . </w:delText>
        </w:r>
      </w:del>
      <w:ins w:id="13594" w:author="Mehrnazi Boojari" w:date="2019-01-07T09:53:00Z">
        <w:r w:rsidR="006F7CCF">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جدول 3</w:t>
      </w:r>
      <w:del w:id="13595" w:author="Mehrnazi Boojari" w:date="2019-01-13T08:02:00Z">
        <w:r w:rsidRPr="00DE149B" w:rsidDel="005B69F5">
          <w:rPr>
            <w:rFonts w:ascii="B Lotus" w:eastAsia="Calibri" w:hAnsi="B Lotus" w:cs="B Lotus" w:hint="cs"/>
            <w:sz w:val="24"/>
            <w:szCs w:val="24"/>
            <w:rtl/>
            <w:lang w:bidi="fa-IR"/>
          </w:rPr>
          <w:delText>.</w:delText>
        </w:r>
      </w:del>
      <w:ins w:id="13596" w:author="Mehrnazi Boojari" w:date="2019-01-13T08:02:00Z">
        <w:r w:rsidR="005B69F5">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6 میانگین امتیازات طیف لیکرت را در هر یک از چالش</w:t>
      </w:r>
      <w:del w:id="13597" w:author="Mehrnazi Boojari" w:date="2019-01-07T09:45:00Z">
        <w:r w:rsidRPr="00DE149B" w:rsidDel="006F7CCF">
          <w:rPr>
            <w:rFonts w:ascii="B Lotus" w:eastAsia="Calibri" w:hAnsi="B Lotus" w:cs="B Lotus" w:hint="cs"/>
            <w:sz w:val="24"/>
            <w:szCs w:val="24"/>
            <w:rtl/>
            <w:lang w:bidi="fa-IR"/>
          </w:rPr>
          <w:delText xml:space="preserve"> ها </w:delText>
        </w:r>
      </w:del>
      <w:ins w:id="13598" w:author="Mehrnazi Boojari" w:date="2019-01-07T09:45:00Z">
        <w:r w:rsidR="006F7CCF">
          <w:rPr>
            <w:rFonts w:ascii="B Lotus" w:eastAsia="Calibri" w:hAnsi="B Lotus" w:cs="B Lotus" w:hint="cs"/>
            <w:sz w:val="24"/>
            <w:szCs w:val="24"/>
            <w:rtl/>
            <w:lang w:bidi="fa-IR"/>
          </w:rPr>
          <w:t xml:space="preserve">‌ها </w:t>
        </w:r>
      </w:ins>
      <w:r w:rsidRPr="00DE149B">
        <w:rPr>
          <w:rFonts w:ascii="B Lotus" w:eastAsia="Calibri" w:hAnsi="B Lotus" w:cs="B Lotus" w:hint="cs"/>
          <w:sz w:val="24"/>
          <w:szCs w:val="24"/>
          <w:rtl/>
          <w:lang w:bidi="fa-IR"/>
        </w:rPr>
        <w:t>نشان</w:t>
      </w:r>
      <w:del w:id="13599" w:author="Mehrnazi Boojari" w:date="2019-01-07T09:49:00Z">
        <w:r w:rsidRPr="00DE149B" w:rsidDel="006F7CCF">
          <w:rPr>
            <w:rFonts w:ascii="B Lotus" w:eastAsia="Calibri" w:hAnsi="B Lotus" w:cs="B Lotus" w:hint="cs"/>
            <w:sz w:val="24"/>
            <w:szCs w:val="24"/>
            <w:rtl/>
            <w:lang w:bidi="fa-IR"/>
          </w:rPr>
          <w:delText xml:space="preserve"> می </w:delText>
        </w:r>
      </w:del>
      <w:ins w:id="13600" w:author="Mehrnazi Boojari" w:date="2019-01-07T09:49:00Z">
        <w:r w:rsidR="006F7CCF">
          <w:rPr>
            <w:rFonts w:ascii="B Lotus" w:eastAsia="Calibri" w:hAnsi="B Lotus" w:cs="B Lotus" w:hint="cs"/>
            <w:sz w:val="24"/>
            <w:szCs w:val="24"/>
            <w:rtl/>
            <w:lang w:bidi="fa-IR"/>
          </w:rPr>
          <w:t xml:space="preserve"> می‌</w:t>
        </w:r>
      </w:ins>
      <w:r w:rsidRPr="00DE149B">
        <w:rPr>
          <w:rFonts w:ascii="B Lotus" w:eastAsia="Calibri" w:hAnsi="B Lotus" w:cs="B Lotus" w:hint="cs"/>
          <w:sz w:val="24"/>
          <w:szCs w:val="24"/>
          <w:rtl/>
          <w:lang w:bidi="fa-IR"/>
        </w:rPr>
        <w:t>دهد</w:t>
      </w:r>
      <w:del w:id="13601" w:author="Mehrnazi Boojari" w:date="2019-01-07T10:11:00Z">
        <w:r w:rsidRPr="00DE149B" w:rsidDel="00A31D6F">
          <w:rPr>
            <w:rFonts w:ascii="B Lotus" w:eastAsia="Calibri" w:hAnsi="B Lotus" w:cs="B Lotus" w:hint="cs"/>
            <w:sz w:val="24"/>
            <w:szCs w:val="24"/>
            <w:rtl/>
            <w:lang w:bidi="fa-IR"/>
          </w:rPr>
          <w:delText xml:space="preserve"> .</w:delText>
        </w:r>
      </w:del>
      <w:ins w:id="13602" w:author="Mehrnazi Boojari" w:date="2019-01-07T10:11:00Z">
        <w:r w:rsidR="00A31D6F">
          <w:rPr>
            <w:rFonts w:ascii="B Lotus" w:eastAsia="Calibri" w:hAnsi="B Lotus" w:cs="B Lotus" w:hint="cs"/>
            <w:sz w:val="24"/>
            <w:szCs w:val="24"/>
            <w:rtl/>
            <w:lang w:bidi="fa-IR"/>
          </w:rPr>
          <w:t>.</w:t>
        </w:r>
      </w:ins>
    </w:p>
    <w:p w14:paraId="5D2C4276" w14:textId="77777777" w:rsidR="00E91C41" w:rsidRPr="00DE149B" w:rsidRDefault="00E91C41" w:rsidP="005B69F5">
      <w:pPr>
        <w:keepNext/>
        <w:bidi/>
        <w:spacing w:after="200" w:line="240" w:lineRule="auto"/>
        <w:jc w:val="center"/>
        <w:rPr>
          <w:rFonts w:ascii="B Lotus" w:eastAsia="Calibri" w:hAnsi="B Lotus" w:cs="B Lotus"/>
          <w:color w:val="000000"/>
          <w:sz w:val="20"/>
          <w:szCs w:val="20"/>
        </w:rPr>
      </w:pPr>
      <w:bookmarkStart w:id="13603" w:name="_Toc530239680"/>
      <w:r w:rsidRPr="00DE149B">
        <w:rPr>
          <w:rFonts w:ascii="B Lotus" w:eastAsia="Calibri" w:hAnsi="B Lotus" w:cs="B Lotus"/>
          <w:color w:val="000000"/>
          <w:sz w:val="20"/>
          <w:szCs w:val="20"/>
          <w:rtl/>
        </w:rPr>
        <w:t xml:space="preserve">جدول </w:t>
      </w:r>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STYLEREF </w:instrText>
      </w:r>
      <w:r w:rsidR="002749F0">
        <w:rPr>
          <w:rFonts w:ascii="B Lotus" w:eastAsia="Calibri" w:hAnsi="B Lotus" w:cs="B Lotus"/>
          <w:color w:val="000000"/>
          <w:sz w:val="20"/>
          <w:szCs w:val="20"/>
          <w:rtl/>
        </w:rPr>
        <w:instrText>1 \</w:instrText>
      </w:r>
      <w:r w:rsidR="002749F0">
        <w:rPr>
          <w:rFonts w:ascii="B Lotus" w:eastAsia="Calibri" w:hAnsi="B Lotus" w:cs="B Lotus"/>
          <w:color w:val="000000"/>
          <w:sz w:val="20"/>
          <w:szCs w:val="20"/>
        </w:rPr>
        <w:instrText>s</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‏3</w:t>
      </w:r>
      <w:r w:rsidR="002749F0">
        <w:rPr>
          <w:rFonts w:ascii="B Lotus" w:eastAsia="Calibri" w:hAnsi="B Lotus" w:cs="B Lotus"/>
          <w:color w:val="000000"/>
          <w:sz w:val="20"/>
          <w:szCs w:val="20"/>
          <w:rtl/>
        </w:rPr>
        <w:fldChar w:fldCharType="end"/>
      </w:r>
      <w:del w:id="13604" w:author="Mehrnazi Boojari" w:date="2019-01-13T08:02:00Z">
        <w:r w:rsidR="002749F0" w:rsidDel="005B69F5">
          <w:rPr>
            <w:rFonts w:ascii="B Lotus" w:eastAsia="Calibri" w:hAnsi="B Lotus" w:cs="B Lotus"/>
            <w:color w:val="000000"/>
            <w:sz w:val="20"/>
            <w:szCs w:val="20"/>
            <w:rtl/>
          </w:rPr>
          <w:delText>.</w:delText>
        </w:r>
      </w:del>
      <w:ins w:id="13605" w:author="Mehrnazi Boojari" w:date="2019-01-13T08:02:00Z">
        <w:r w:rsidR="005B69F5">
          <w:rPr>
            <w:rFonts w:ascii="B Lotus" w:eastAsia="Calibri" w:hAnsi="B Lotus" w:cs="B Lotus" w:hint="cs"/>
            <w:color w:val="000000"/>
            <w:sz w:val="20"/>
            <w:szCs w:val="20"/>
            <w:rtl/>
          </w:rPr>
          <w:t>-</w:t>
        </w:r>
      </w:ins>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SEQ </w:instrText>
      </w:r>
      <w:r w:rsidR="002749F0">
        <w:rPr>
          <w:rFonts w:ascii="B Lotus" w:eastAsia="Calibri" w:hAnsi="B Lotus" w:cs="B Lotus"/>
          <w:color w:val="000000"/>
          <w:sz w:val="20"/>
          <w:szCs w:val="20"/>
          <w:rtl/>
        </w:rPr>
        <w:instrText xml:space="preserve">جدول \* </w:instrText>
      </w:r>
      <w:r w:rsidR="002749F0">
        <w:rPr>
          <w:rFonts w:ascii="B Lotus" w:eastAsia="Calibri" w:hAnsi="B Lotus" w:cs="B Lotus"/>
          <w:color w:val="000000"/>
          <w:sz w:val="20"/>
          <w:szCs w:val="20"/>
        </w:rPr>
        <w:instrText>ARABIC \s 1</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6</w:t>
      </w:r>
      <w:r w:rsidR="002749F0">
        <w:rPr>
          <w:rFonts w:ascii="B Lotus" w:eastAsia="Calibri" w:hAnsi="B Lotus" w:cs="B Lotus"/>
          <w:color w:val="000000"/>
          <w:sz w:val="20"/>
          <w:szCs w:val="20"/>
          <w:rtl/>
        </w:rPr>
        <w:fldChar w:fldCharType="end"/>
      </w:r>
      <w:r w:rsidRPr="00DE149B">
        <w:rPr>
          <w:rFonts w:ascii="B Lotus" w:eastAsia="Calibri" w:hAnsi="B Lotus" w:cs="B Lotus" w:hint="cs"/>
          <w:color w:val="000000"/>
          <w:sz w:val="20"/>
          <w:szCs w:val="20"/>
          <w:rtl/>
          <w:lang w:bidi="fa-IR"/>
        </w:rPr>
        <w:t xml:space="preserve">: </w:t>
      </w:r>
      <w:r w:rsidRPr="00DE149B">
        <w:rPr>
          <w:rFonts w:ascii="B Lotus" w:eastAsia="Calibri" w:hAnsi="B Lotus" w:cs="B Lotus"/>
          <w:color w:val="000000"/>
          <w:sz w:val="20"/>
          <w:szCs w:val="20"/>
          <w:rtl/>
          <w:lang w:bidi="fa-IR"/>
        </w:rPr>
        <w:t>اهم</w:t>
      </w:r>
      <w:r w:rsidRPr="00DE149B">
        <w:rPr>
          <w:rFonts w:ascii="B Lotus" w:eastAsia="Calibri" w:hAnsi="B Lotus" w:cs="B Lotus" w:hint="cs"/>
          <w:color w:val="000000"/>
          <w:sz w:val="20"/>
          <w:szCs w:val="20"/>
          <w:rtl/>
          <w:lang w:bidi="fa-IR"/>
        </w:rPr>
        <w:t>ی</w:t>
      </w:r>
      <w:r w:rsidRPr="00DE149B">
        <w:rPr>
          <w:rFonts w:ascii="B Lotus" w:eastAsia="Calibri" w:hAnsi="B Lotus" w:cs="B Lotus" w:hint="eastAsia"/>
          <w:color w:val="000000"/>
          <w:sz w:val="20"/>
          <w:szCs w:val="20"/>
          <w:rtl/>
          <w:lang w:bidi="fa-IR"/>
        </w:rPr>
        <w:t>ت</w:t>
      </w:r>
      <w:r w:rsidRPr="00DE149B">
        <w:rPr>
          <w:rFonts w:ascii="B Lotus" w:eastAsia="Calibri" w:hAnsi="B Lotus" w:cs="B Lotus"/>
          <w:color w:val="000000"/>
          <w:sz w:val="20"/>
          <w:szCs w:val="20"/>
          <w:rtl/>
          <w:lang w:bidi="fa-IR"/>
        </w:rPr>
        <w:t xml:space="preserve"> هر </w:t>
      </w:r>
      <w:r w:rsidRPr="00DE149B">
        <w:rPr>
          <w:rFonts w:ascii="B Lotus" w:eastAsia="Calibri" w:hAnsi="B Lotus" w:cs="B Lotus" w:hint="cs"/>
          <w:color w:val="000000"/>
          <w:sz w:val="20"/>
          <w:szCs w:val="20"/>
          <w:rtl/>
          <w:lang w:bidi="fa-IR"/>
        </w:rPr>
        <w:t>ی</w:t>
      </w:r>
      <w:r w:rsidRPr="00DE149B">
        <w:rPr>
          <w:rFonts w:ascii="B Lotus" w:eastAsia="Calibri" w:hAnsi="B Lotus" w:cs="B Lotus" w:hint="eastAsia"/>
          <w:color w:val="000000"/>
          <w:sz w:val="20"/>
          <w:szCs w:val="20"/>
          <w:rtl/>
          <w:lang w:bidi="fa-IR"/>
        </w:rPr>
        <w:t>ک</w:t>
      </w:r>
      <w:r w:rsidRPr="00DE149B">
        <w:rPr>
          <w:rFonts w:ascii="B Lotus" w:eastAsia="Calibri" w:hAnsi="B Lotus" w:cs="B Lotus"/>
          <w:color w:val="000000"/>
          <w:sz w:val="20"/>
          <w:szCs w:val="20"/>
          <w:rtl/>
          <w:lang w:bidi="fa-IR"/>
        </w:rPr>
        <w:t xml:space="preserve"> از عوامل مسکن روستا</w:t>
      </w:r>
      <w:r w:rsidRPr="00DE149B">
        <w:rPr>
          <w:rFonts w:ascii="B Lotus" w:eastAsia="Calibri" w:hAnsi="B Lotus" w:cs="B Lotus" w:hint="cs"/>
          <w:color w:val="000000"/>
          <w:sz w:val="20"/>
          <w:szCs w:val="20"/>
          <w:rtl/>
          <w:lang w:bidi="fa-IR"/>
        </w:rPr>
        <w:t>یی</w:t>
      </w:r>
      <w:r w:rsidRPr="00DE149B">
        <w:rPr>
          <w:rFonts w:ascii="B Lotus" w:eastAsia="Calibri" w:hAnsi="B Lotus" w:cs="B Lotus"/>
          <w:color w:val="000000"/>
          <w:sz w:val="20"/>
          <w:szCs w:val="20"/>
          <w:rtl/>
          <w:lang w:bidi="fa-IR"/>
        </w:rPr>
        <w:t xml:space="preserve"> </w:t>
      </w:r>
      <w:del w:id="13606" w:author="Mehrnazi Boojari" w:date="2019-01-08T02:01:00Z">
        <w:r w:rsidRPr="00DE149B" w:rsidDel="00AC3ADF">
          <w:rPr>
            <w:rFonts w:ascii="B Lotus" w:eastAsia="Calibri" w:hAnsi="B Lotus" w:cs="B Lotus"/>
            <w:color w:val="000000"/>
            <w:sz w:val="20"/>
            <w:szCs w:val="20"/>
            <w:rtl/>
            <w:lang w:bidi="fa-IR"/>
          </w:rPr>
          <w:delText>بر حسب</w:delText>
        </w:r>
      </w:del>
      <w:ins w:id="13607" w:author="Mehrnazi Boojari" w:date="2019-01-08T02:01:00Z">
        <w:r w:rsidR="00AC3ADF">
          <w:rPr>
            <w:rFonts w:ascii="B Lotus" w:eastAsia="Calibri" w:hAnsi="B Lotus" w:cs="B Lotus"/>
            <w:color w:val="000000"/>
            <w:sz w:val="20"/>
            <w:szCs w:val="20"/>
            <w:rtl/>
            <w:lang w:bidi="fa-IR"/>
          </w:rPr>
          <w:t>برحسب</w:t>
        </w:r>
      </w:ins>
      <w:r w:rsidRPr="00DE149B">
        <w:rPr>
          <w:rFonts w:ascii="B Lotus" w:eastAsia="Calibri" w:hAnsi="B Lotus" w:cs="B Lotus"/>
          <w:color w:val="000000"/>
          <w:sz w:val="20"/>
          <w:szCs w:val="20"/>
          <w:rtl/>
          <w:lang w:bidi="fa-IR"/>
        </w:rPr>
        <w:t xml:space="preserve"> م</w:t>
      </w:r>
      <w:r w:rsidRPr="00DE149B">
        <w:rPr>
          <w:rFonts w:ascii="B Lotus" w:eastAsia="Calibri" w:hAnsi="B Lotus" w:cs="B Lotus" w:hint="cs"/>
          <w:color w:val="000000"/>
          <w:sz w:val="20"/>
          <w:szCs w:val="20"/>
          <w:rtl/>
          <w:lang w:bidi="fa-IR"/>
        </w:rPr>
        <w:t>ی</w:t>
      </w:r>
      <w:r w:rsidRPr="00DE149B">
        <w:rPr>
          <w:rFonts w:ascii="B Lotus" w:eastAsia="Calibri" w:hAnsi="B Lotus" w:cs="B Lotus" w:hint="eastAsia"/>
          <w:color w:val="000000"/>
          <w:sz w:val="20"/>
          <w:szCs w:val="20"/>
          <w:rtl/>
          <w:lang w:bidi="fa-IR"/>
        </w:rPr>
        <w:t>انگ</w:t>
      </w:r>
      <w:r w:rsidRPr="00DE149B">
        <w:rPr>
          <w:rFonts w:ascii="B Lotus" w:eastAsia="Calibri" w:hAnsi="B Lotus" w:cs="B Lotus" w:hint="cs"/>
          <w:color w:val="000000"/>
          <w:sz w:val="20"/>
          <w:szCs w:val="20"/>
          <w:rtl/>
          <w:lang w:bidi="fa-IR"/>
        </w:rPr>
        <w:t>ی</w:t>
      </w:r>
      <w:r w:rsidRPr="00DE149B">
        <w:rPr>
          <w:rFonts w:ascii="B Lotus" w:eastAsia="Calibri" w:hAnsi="B Lotus" w:cs="B Lotus" w:hint="eastAsia"/>
          <w:color w:val="000000"/>
          <w:sz w:val="20"/>
          <w:szCs w:val="20"/>
          <w:rtl/>
          <w:lang w:bidi="fa-IR"/>
        </w:rPr>
        <w:t>ن</w:t>
      </w:r>
      <w:r w:rsidRPr="00DE149B">
        <w:rPr>
          <w:rFonts w:ascii="B Lotus" w:eastAsia="Calibri" w:hAnsi="B Lotus" w:cs="B Lotus"/>
          <w:color w:val="000000"/>
          <w:sz w:val="20"/>
          <w:szCs w:val="20"/>
          <w:rtl/>
          <w:lang w:bidi="fa-IR"/>
        </w:rPr>
        <w:t xml:space="preserve"> ط</w:t>
      </w:r>
      <w:r w:rsidRPr="00DE149B">
        <w:rPr>
          <w:rFonts w:ascii="B Lotus" w:eastAsia="Calibri" w:hAnsi="B Lotus" w:cs="B Lotus" w:hint="cs"/>
          <w:color w:val="000000"/>
          <w:sz w:val="20"/>
          <w:szCs w:val="20"/>
          <w:rtl/>
          <w:lang w:bidi="fa-IR"/>
        </w:rPr>
        <w:t>ی</w:t>
      </w:r>
      <w:r w:rsidRPr="00DE149B">
        <w:rPr>
          <w:rFonts w:ascii="B Lotus" w:eastAsia="Calibri" w:hAnsi="B Lotus" w:cs="B Lotus" w:hint="eastAsia"/>
          <w:color w:val="000000"/>
          <w:sz w:val="20"/>
          <w:szCs w:val="20"/>
          <w:rtl/>
          <w:lang w:bidi="fa-IR"/>
        </w:rPr>
        <w:t>ف</w:t>
      </w:r>
      <w:r w:rsidRPr="00DE149B">
        <w:rPr>
          <w:rFonts w:ascii="B Lotus" w:eastAsia="Calibri" w:hAnsi="B Lotus" w:cs="B Lotus"/>
          <w:color w:val="000000"/>
          <w:sz w:val="20"/>
          <w:szCs w:val="20"/>
          <w:rtl/>
          <w:lang w:bidi="fa-IR"/>
        </w:rPr>
        <w:t xml:space="preserve"> ل</w:t>
      </w:r>
      <w:r w:rsidRPr="00DE149B">
        <w:rPr>
          <w:rFonts w:ascii="B Lotus" w:eastAsia="Calibri" w:hAnsi="B Lotus" w:cs="B Lotus" w:hint="cs"/>
          <w:color w:val="000000"/>
          <w:sz w:val="20"/>
          <w:szCs w:val="20"/>
          <w:rtl/>
          <w:lang w:bidi="fa-IR"/>
        </w:rPr>
        <w:t>ی</w:t>
      </w:r>
      <w:r w:rsidRPr="00DE149B">
        <w:rPr>
          <w:rFonts w:ascii="B Lotus" w:eastAsia="Calibri" w:hAnsi="B Lotus" w:cs="B Lotus" w:hint="eastAsia"/>
          <w:color w:val="000000"/>
          <w:sz w:val="20"/>
          <w:szCs w:val="20"/>
          <w:rtl/>
          <w:lang w:bidi="fa-IR"/>
        </w:rPr>
        <w:t>کرت</w:t>
      </w:r>
      <w:bookmarkEnd w:id="13603"/>
    </w:p>
    <w:tbl>
      <w:tblPr>
        <w:tblStyle w:val="TableGrid"/>
        <w:bidiVisual/>
        <w:tblW w:w="5194" w:type="pct"/>
        <w:jc w:val="center"/>
        <w:tblLayout w:type="fixed"/>
        <w:tblLook w:val="04A0" w:firstRow="1" w:lastRow="0" w:firstColumn="1" w:lastColumn="0" w:noHBand="0" w:noVBand="1"/>
      </w:tblPr>
      <w:tblGrid>
        <w:gridCol w:w="814"/>
        <w:gridCol w:w="1783"/>
        <w:gridCol w:w="535"/>
        <w:gridCol w:w="1212"/>
        <w:gridCol w:w="4886"/>
        <w:gridCol w:w="718"/>
      </w:tblGrid>
      <w:tr w:rsidR="00E91C41" w:rsidRPr="00DE149B" w14:paraId="25F7D85E" w14:textId="77777777" w:rsidTr="00295B4F">
        <w:trPr>
          <w:cantSplit/>
          <w:trHeight w:val="533"/>
          <w:jc w:val="center"/>
        </w:trPr>
        <w:tc>
          <w:tcPr>
            <w:tcW w:w="409" w:type="pct"/>
            <w:vAlign w:val="center"/>
          </w:tcPr>
          <w:p w14:paraId="05FE80E9" w14:textId="77777777" w:rsidR="00E91C41" w:rsidRPr="006F3BB4" w:rsidRDefault="00E91C41" w:rsidP="00E91C41">
            <w:pPr>
              <w:tabs>
                <w:tab w:val="left" w:pos="5831"/>
              </w:tabs>
              <w:bidi/>
              <w:spacing w:after="160" w:line="259" w:lineRule="auto"/>
              <w:jc w:val="center"/>
              <w:rPr>
                <w:rFonts w:ascii="B Lotus" w:eastAsia="Calibri" w:hAnsi="B Lotus" w:cs="B Lotus"/>
                <w:b/>
                <w:bCs/>
                <w:sz w:val="20"/>
                <w:szCs w:val="20"/>
                <w:rtl/>
                <w:rPrChange w:id="13608" w:author="Mehrnazi Boojari" w:date="2019-01-13T08:12:00Z">
                  <w:rPr>
                    <w:rFonts w:ascii="B Lotus" w:eastAsia="Calibri" w:hAnsi="B Lotus" w:cs="B Lotus"/>
                    <w:sz w:val="20"/>
                    <w:szCs w:val="20"/>
                    <w:rtl/>
                  </w:rPr>
                </w:rPrChange>
              </w:rPr>
            </w:pPr>
            <w:r w:rsidRPr="006F3BB4">
              <w:rPr>
                <w:rFonts w:ascii="B Lotus" w:eastAsia="Calibri" w:hAnsi="B Lotus" w:cs="B Lotus" w:hint="cs"/>
                <w:b/>
                <w:bCs/>
                <w:sz w:val="20"/>
                <w:szCs w:val="20"/>
                <w:rtl/>
                <w:rPrChange w:id="13609" w:author="Mehrnazi Boojari" w:date="2019-01-13T08:12:00Z">
                  <w:rPr>
                    <w:rFonts w:ascii="B Lotus" w:eastAsia="Calibri" w:hAnsi="B Lotus" w:cs="B Lotus" w:hint="cs"/>
                    <w:b/>
                    <w:bCs/>
                    <w:color w:val="000000" w:themeColor="text1"/>
                    <w:sz w:val="20"/>
                    <w:szCs w:val="20"/>
                    <w:rtl/>
                    <w:lang w:bidi="fa-IR"/>
                  </w:rPr>
                </w:rPrChange>
              </w:rPr>
              <w:t>نماد</w:t>
            </w:r>
            <w:r w:rsidRPr="006F3BB4">
              <w:rPr>
                <w:rFonts w:ascii="B Lotus" w:eastAsia="Calibri" w:hAnsi="B Lotus" w:cs="B Lotus"/>
                <w:b/>
                <w:bCs/>
                <w:sz w:val="20"/>
                <w:szCs w:val="20"/>
                <w:rtl/>
                <w:rPrChange w:id="13610" w:author="Mehrnazi Boojari" w:date="2019-01-13T08:12:00Z">
                  <w:rPr>
                    <w:rFonts w:ascii="B Lotus" w:eastAsia="Calibri" w:hAnsi="B Lotus" w:cs="B Lotus"/>
                    <w:b/>
                    <w:bCs/>
                    <w:color w:val="000000" w:themeColor="text1"/>
                    <w:sz w:val="20"/>
                    <w:szCs w:val="20"/>
                    <w:rtl/>
                    <w:lang w:bidi="fa-IR"/>
                  </w:rPr>
                </w:rPrChange>
              </w:rPr>
              <w:t xml:space="preserve"> </w:t>
            </w:r>
            <w:r w:rsidRPr="006F3BB4">
              <w:rPr>
                <w:rFonts w:ascii="B Lotus" w:eastAsia="Calibri" w:hAnsi="B Lotus" w:cs="B Lotus" w:hint="cs"/>
                <w:b/>
                <w:bCs/>
                <w:sz w:val="20"/>
                <w:szCs w:val="20"/>
                <w:rtl/>
                <w:rPrChange w:id="13611" w:author="Mehrnazi Boojari" w:date="2019-01-13T08:12:00Z">
                  <w:rPr>
                    <w:rFonts w:ascii="B Lotus" w:eastAsia="Calibri" w:hAnsi="B Lotus" w:cs="B Lotus" w:hint="cs"/>
                    <w:b/>
                    <w:bCs/>
                    <w:color w:val="000000" w:themeColor="text1"/>
                    <w:sz w:val="20"/>
                    <w:szCs w:val="20"/>
                    <w:rtl/>
                    <w:lang w:bidi="fa-IR"/>
                  </w:rPr>
                </w:rPrChange>
              </w:rPr>
              <w:t>چالش</w:t>
            </w:r>
          </w:p>
        </w:tc>
        <w:tc>
          <w:tcPr>
            <w:tcW w:w="896" w:type="pct"/>
            <w:vAlign w:val="center"/>
          </w:tcPr>
          <w:p w14:paraId="0FA42E88" w14:textId="77777777" w:rsidR="00E91C41" w:rsidRPr="006F3BB4" w:rsidRDefault="00E91C41" w:rsidP="005B69F5">
            <w:pPr>
              <w:tabs>
                <w:tab w:val="left" w:pos="5831"/>
              </w:tabs>
              <w:bidi/>
              <w:spacing w:after="160" w:line="259" w:lineRule="auto"/>
              <w:jc w:val="center"/>
              <w:rPr>
                <w:rFonts w:ascii="B Lotus" w:eastAsia="Calibri" w:hAnsi="B Lotus" w:cs="B Lotus"/>
                <w:b/>
                <w:bCs/>
                <w:sz w:val="20"/>
                <w:szCs w:val="20"/>
                <w:rtl/>
                <w:rPrChange w:id="13612" w:author="Mehrnazi Boojari" w:date="2019-01-13T08:12:00Z">
                  <w:rPr>
                    <w:rFonts w:ascii="B Lotus" w:eastAsia="Calibri" w:hAnsi="B Lotus" w:cs="B Lotus"/>
                    <w:sz w:val="20"/>
                    <w:szCs w:val="20"/>
                    <w:rtl/>
                  </w:rPr>
                </w:rPrChange>
              </w:rPr>
            </w:pPr>
            <w:r w:rsidRPr="006F3BB4">
              <w:rPr>
                <w:rFonts w:ascii="B Lotus" w:eastAsia="Calibri" w:hAnsi="B Lotus" w:cs="B Lotus" w:hint="cs"/>
                <w:b/>
                <w:bCs/>
                <w:sz w:val="20"/>
                <w:szCs w:val="20"/>
                <w:rtl/>
                <w:rPrChange w:id="13613" w:author="Mehrnazi Boojari" w:date="2019-01-13T08:12:00Z">
                  <w:rPr>
                    <w:rFonts w:ascii="B Lotus" w:eastAsia="Calibri" w:hAnsi="B Lotus" w:cs="B Lotus" w:hint="cs"/>
                    <w:b/>
                    <w:bCs/>
                    <w:color w:val="000000" w:themeColor="text1"/>
                    <w:sz w:val="20"/>
                    <w:szCs w:val="20"/>
                    <w:rtl/>
                    <w:lang w:bidi="fa-IR"/>
                  </w:rPr>
                </w:rPrChange>
              </w:rPr>
              <w:t>چالش</w:t>
            </w:r>
            <w:del w:id="13614" w:author="Mehrnazi Boojari" w:date="2019-01-07T09:46:00Z">
              <w:r w:rsidRPr="006F3BB4" w:rsidDel="006F7CCF">
                <w:rPr>
                  <w:rFonts w:ascii="B Lotus" w:eastAsia="Calibri" w:hAnsi="B Lotus" w:cs="B Lotus"/>
                  <w:b/>
                  <w:bCs/>
                  <w:sz w:val="20"/>
                  <w:szCs w:val="20"/>
                  <w:rtl/>
                  <w:rPrChange w:id="13615" w:author="Mehrnazi Boojari" w:date="2019-01-13T08:12:00Z">
                    <w:rPr>
                      <w:rFonts w:ascii="B Lotus" w:eastAsia="Calibri" w:hAnsi="B Lotus" w:cs="B Lotus"/>
                      <w:b/>
                      <w:bCs/>
                      <w:color w:val="000000" w:themeColor="text1"/>
                      <w:sz w:val="20"/>
                      <w:szCs w:val="20"/>
                      <w:rtl/>
                      <w:lang w:bidi="fa-IR"/>
                    </w:rPr>
                  </w:rPrChange>
                </w:rPr>
                <w:delText xml:space="preserve"> ها</w:delText>
              </w:r>
              <w:r w:rsidRPr="006F3BB4" w:rsidDel="006F7CCF">
                <w:rPr>
                  <w:rFonts w:ascii="B Lotus" w:eastAsia="Calibri" w:hAnsi="B Lotus" w:cs="B Lotus" w:hint="cs"/>
                  <w:b/>
                  <w:bCs/>
                  <w:sz w:val="20"/>
                  <w:szCs w:val="20"/>
                  <w:rtl/>
                  <w:rPrChange w:id="13616" w:author="Mehrnazi Boojari" w:date="2019-01-13T08:12:00Z">
                    <w:rPr>
                      <w:rFonts w:ascii="B Lotus" w:eastAsia="Calibri" w:hAnsi="B Lotus" w:cs="B Lotus" w:hint="cs"/>
                      <w:b/>
                      <w:bCs/>
                      <w:color w:val="000000" w:themeColor="text1"/>
                      <w:sz w:val="20"/>
                      <w:szCs w:val="20"/>
                      <w:rtl/>
                      <w:lang w:bidi="fa-IR"/>
                    </w:rPr>
                  </w:rPrChange>
                </w:rPr>
                <w:delText>ی</w:delText>
              </w:r>
              <w:r w:rsidRPr="006F3BB4" w:rsidDel="006F7CCF">
                <w:rPr>
                  <w:rFonts w:ascii="B Lotus" w:eastAsia="Calibri" w:hAnsi="B Lotus" w:cs="B Lotus"/>
                  <w:b/>
                  <w:bCs/>
                  <w:sz w:val="20"/>
                  <w:szCs w:val="20"/>
                  <w:rtl/>
                  <w:rPrChange w:id="13617" w:author="Mehrnazi Boojari" w:date="2019-01-13T08:12:00Z">
                    <w:rPr>
                      <w:rFonts w:ascii="B Lotus" w:eastAsia="Calibri" w:hAnsi="B Lotus" w:cs="B Lotus"/>
                      <w:b/>
                      <w:bCs/>
                      <w:color w:val="000000" w:themeColor="text1"/>
                      <w:sz w:val="20"/>
                      <w:szCs w:val="20"/>
                      <w:rtl/>
                      <w:lang w:bidi="fa-IR"/>
                    </w:rPr>
                  </w:rPrChange>
                </w:rPr>
                <w:delText xml:space="preserve"> </w:delText>
              </w:r>
            </w:del>
            <w:ins w:id="13618" w:author="Mehrnazi Boojari" w:date="2019-01-13T08:02:00Z">
              <w:r w:rsidR="005B69F5" w:rsidRPr="006F3BB4">
                <w:rPr>
                  <w:rFonts w:ascii="B Lotus" w:eastAsia="Calibri" w:hAnsi="B Lotus" w:cs="B Nazanin" w:hint="cs"/>
                  <w:b/>
                  <w:bCs/>
                  <w:sz w:val="20"/>
                  <w:szCs w:val="20"/>
                  <w:rPrChange w:id="13619" w:author="Mehrnazi Boojari" w:date="2019-01-13T08:12:00Z">
                    <w:rPr>
                      <w:rFonts w:ascii="B Lotus" w:eastAsia="Calibri" w:hAnsi="B Lotus" w:cs="B Nazanin" w:hint="cs"/>
                      <w:b/>
                      <w:bCs/>
                      <w:color w:val="000000" w:themeColor="text1"/>
                      <w:sz w:val="20"/>
                      <w:szCs w:val="20"/>
                      <w:lang w:bidi="fa-IR"/>
                    </w:rPr>
                  </w:rPrChange>
                </w:rPr>
                <w:t>‌</w:t>
              </w:r>
            </w:ins>
            <w:ins w:id="13620" w:author="Mehrnazi Boojari" w:date="2019-01-07T09:46:00Z">
              <w:r w:rsidR="006F7CCF" w:rsidRPr="006F3BB4">
                <w:rPr>
                  <w:rFonts w:ascii="B Lotus" w:eastAsia="Calibri" w:hAnsi="B Lotus" w:cs="B Lotus" w:hint="cs"/>
                  <w:b/>
                  <w:bCs/>
                  <w:sz w:val="20"/>
                  <w:szCs w:val="20"/>
                  <w:rtl/>
                  <w:rPrChange w:id="13621" w:author="Mehrnazi Boojari" w:date="2019-01-13T08:12:00Z">
                    <w:rPr>
                      <w:rFonts w:ascii="B Lotus" w:eastAsia="Calibri" w:hAnsi="B Lotus" w:cs="B Lotus" w:hint="cs"/>
                      <w:b/>
                      <w:bCs/>
                      <w:color w:val="000000" w:themeColor="text1"/>
                      <w:sz w:val="20"/>
                      <w:szCs w:val="20"/>
                      <w:rtl/>
                      <w:lang w:bidi="fa-IR"/>
                    </w:rPr>
                  </w:rPrChange>
                </w:rPr>
                <w:t>های</w:t>
              </w:r>
              <w:r w:rsidR="006F7CCF" w:rsidRPr="006F3BB4">
                <w:rPr>
                  <w:rFonts w:ascii="B Lotus" w:eastAsia="Calibri" w:hAnsi="B Lotus" w:cs="B Lotus"/>
                  <w:b/>
                  <w:bCs/>
                  <w:sz w:val="20"/>
                  <w:szCs w:val="20"/>
                  <w:rtl/>
                  <w:rPrChange w:id="13622" w:author="Mehrnazi Boojari" w:date="2019-01-13T08:12:00Z">
                    <w:rPr>
                      <w:rFonts w:ascii="B Lotus" w:eastAsia="Calibri" w:hAnsi="B Lotus" w:cs="B Lotus"/>
                      <w:b/>
                      <w:bCs/>
                      <w:color w:val="000000" w:themeColor="text1"/>
                      <w:sz w:val="20"/>
                      <w:szCs w:val="20"/>
                      <w:rtl/>
                      <w:lang w:bidi="fa-IR"/>
                    </w:rPr>
                  </w:rPrChange>
                </w:rPr>
                <w:t xml:space="preserve"> </w:t>
              </w:r>
            </w:ins>
            <w:r w:rsidRPr="006F3BB4">
              <w:rPr>
                <w:rFonts w:ascii="B Lotus" w:eastAsia="Calibri" w:hAnsi="B Lotus" w:cs="B Lotus" w:hint="cs"/>
                <w:b/>
                <w:bCs/>
                <w:sz w:val="20"/>
                <w:szCs w:val="20"/>
                <w:rtl/>
                <w:rPrChange w:id="13623" w:author="Mehrnazi Boojari" w:date="2019-01-13T08:12:00Z">
                  <w:rPr>
                    <w:rFonts w:ascii="B Lotus" w:eastAsia="Calibri" w:hAnsi="B Lotus" w:cs="B Lotus" w:hint="cs"/>
                    <w:b/>
                    <w:bCs/>
                    <w:color w:val="000000" w:themeColor="text1"/>
                    <w:sz w:val="20"/>
                    <w:szCs w:val="20"/>
                    <w:rtl/>
                    <w:lang w:bidi="fa-IR"/>
                  </w:rPr>
                </w:rPrChange>
              </w:rPr>
              <w:t>اصلی</w:t>
            </w:r>
          </w:p>
        </w:tc>
        <w:tc>
          <w:tcPr>
            <w:tcW w:w="269" w:type="pct"/>
            <w:vAlign w:val="center"/>
          </w:tcPr>
          <w:p w14:paraId="2899E09D" w14:textId="77777777" w:rsidR="00E91C41" w:rsidRPr="006F3BB4" w:rsidRDefault="00E91C41" w:rsidP="00E91C41">
            <w:pPr>
              <w:tabs>
                <w:tab w:val="left" w:pos="5831"/>
              </w:tabs>
              <w:bidi/>
              <w:spacing w:after="160" w:line="259" w:lineRule="auto"/>
              <w:jc w:val="center"/>
              <w:rPr>
                <w:rFonts w:asciiTheme="majorBidi" w:eastAsia="Calibri" w:hAnsiTheme="majorBidi" w:cs="B Lotus"/>
                <w:b/>
                <w:bCs/>
                <w:sz w:val="20"/>
                <w:szCs w:val="20"/>
                <w:rtl/>
                <w:rPrChange w:id="13624" w:author="Mehrnazi Boojari" w:date="2019-01-13T08:12:00Z">
                  <w:rPr>
                    <w:rFonts w:asciiTheme="majorBidi" w:eastAsia="Calibri" w:hAnsiTheme="majorBidi" w:cs="B Lotus"/>
                    <w:sz w:val="20"/>
                    <w:szCs w:val="20"/>
                    <w:rtl/>
                  </w:rPr>
                </w:rPrChange>
              </w:rPr>
            </w:pPr>
            <w:r w:rsidRPr="006F3BB4">
              <w:rPr>
                <w:rFonts w:asciiTheme="majorBidi" w:eastAsia="Calibri" w:hAnsiTheme="majorBidi" w:cs="B Lotus"/>
                <w:b/>
                <w:bCs/>
                <w:sz w:val="20"/>
                <w:szCs w:val="20"/>
                <w:rtl/>
                <w:rPrChange w:id="13625" w:author="Mehrnazi Boojari" w:date="2019-01-13T08:12:00Z">
                  <w:rPr>
                    <w:rFonts w:asciiTheme="majorBidi" w:eastAsia="Calibri" w:hAnsiTheme="majorBidi" w:cs="B Lotus"/>
                    <w:b/>
                    <w:bCs/>
                    <w:color w:val="000000" w:themeColor="text1"/>
                    <w:sz w:val="20"/>
                    <w:szCs w:val="20"/>
                    <w:rtl/>
                    <w:lang w:bidi="fa-IR"/>
                  </w:rPr>
                </w:rPrChange>
              </w:rPr>
              <w:t>نماد عامل</w:t>
            </w:r>
          </w:p>
        </w:tc>
        <w:tc>
          <w:tcPr>
            <w:tcW w:w="609" w:type="pct"/>
            <w:vAlign w:val="center"/>
          </w:tcPr>
          <w:p w14:paraId="324AAC45" w14:textId="77777777" w:rsidR="00E91C41" w:rsidRPr="006F3BB4" w:rsidRDefault="00E91C41" w:rsidP="00E91C41">
            <w:pPr>
              <w:tabs>
                <w:tab w:val="left" w:pos="5831"/>
              </w:tabs>
              <w:bidi/>
              <w:spacing w:after="160" w:line="259" w:lineRule="auto"/>
              <w:jc w:val="center"/>
              <w:rPr>
                <w:rFonts w:ascii="B Lotus" w:eastAsia="Calibri" w:hAnsi="B Lotus" w:cs="B Lotus"/>
                <w:b/>
                <w:bCs/>
                <w:sz w:val="20"/>
                <w:szCs w:val="20"/>
                <w:rtl/>
                <w:rPrChange w:id="13626" w:author="Mehrnazi Boojari" w:date="2019-01-13T08:12:00Z">
                  <w:rPr>
                    <w:rFonts w:ascii="B Lotus" w:eastAsia="Calibri" w:hAnsi="B Lotus" w:cs="B Lotus"/>
                    <w:sz w:val="20"/>
                    <w:szCs w:val="20"/>
                    <w:rtl/>
                  </w:rPr>
                </w:rPrChange>
              </w:rPr>
            </w:pPr>
            <w:r w:rsidRPr="006F3BB4">
              <w:rPr>
                <w:rFonts w:ascii="B Lotus" w:eastAsia="Calibri" w:hAnsi="B Lotus" w:cs="B Lotus" w:hint="cs"/>
                <w:b/>
                <w:bCs/>
                <w:sz w:val="20"/>
                <w:szCs w:val="20"/>
                <w:rtl/>
                <w:rPrChange w:id="13627" w:author="Mehrnazi Boojari" w:date="2019-01-13T08:12:00Z">
                  <w:rPr>
                    <w:rFonts w:ascii="B Lotus" w:eastAsia="Calibri" w:hAnsi="B Lotus" w:cs="B Lotus" w:hint="cs"/>
                    <w:b/>
                    <w:bCs/>
                    <w:color w:val="000000" w:themeColor="text1"/>
                    <w:sz w:val="20"/>
                    <w:szCs w:val="20"/>
                    <w:rtl/>
                    <w:lang w:bidi="fa-IR"/>
                  </w:rPr>
                </w:rPrChange>
              </w:rPr>
              <w:t>حوزه</w:t>
            </w:r>
          </w:p>
        </w:tc>
        <w:tc>
          <w:tcPr>
            <w:tcW w:w="2456" w:type="pct"/>
            <w:vAlign w:val="center"/>
          </w:tcPr>
          <w:p w14:paraId="75BFA69C" w14:textId="77777777" w:rsidR="00E91C41" w:rsidRPr="006F3BB4" w:rsidRDefault="00E91C41" w:rsidP="00E91C41">
            <w:pPr>
              <w:tabs>
                <w:tab w:val="left" w:pos="5831"/>
              </w:tabs>
              <w:bidi/>
              <w:spacing w:after="160" w:line="259" w:lineRule="auto"/>
              <w:jc w:val="center"/>
              <w:rPr>
                <w:rFonts w:ascii="B Lotus" w:eastAsia="Calibri" w:hAnsi="B Lotus" w:cs="B Lotus"/>
                <w:b/>
                <w:bCs/>
                <w:sz w:val="20"/>
                <w:szCs w:val="20"/>
                <w:rtl/>
                <w:rPrChange w:id="13628" w:author="Mehrnazi Boojari" w:date="2019-01-13T08:12:00Z">
                  <w:rPr>
                    <w:rFonts w:ascii="B Lotus" w:eastAsia="Calibri" w:hAnsi="B Lotus" w:cs="B Lotus"/>
                    <w:sz w:val="20"/>
                    <w:szCs w:val="20"/>
                    <w:rtl/>
                  </w:rPr>
                </w:rPrChange>
              </w:rPr>
            </w:pPr>
            <w:r w:rsidRPr="006F3BB4">
              <w:rPr>
                <w:rFonts w:ascii="B Lotus" w:eastAsia="Calibri" w:hAnsi="B Lotus" w:cs="B Lotus" w:hint="cs"/>
                <w:b/>
                <w:bCs/>
                <w:sz w:val="20"/>
                <w:szCs w:val="20"/>
                <w:rtl/>
                <w:rPrChange w:id="13629" w:author="Mehrnazi Boojari" w:date="2019-01-13T08:12:00Z">
                  <w:rPr>
                    <w:rFonts w:ascii="B Lotus" w:eastAsia="Calibri" w:hAnsi="B Lotus" w:cs="B Lotus" w:hint="cs"/>
                    <w:b/>
                    <w:bCs/>
                    <w:color w:val="000000" w:themeColor="text1"/>
                    <w:sz w:val="20"/>
                    <w:szCs w:val="20"/>
                    <w:rtl/>
                    <w:lang w:bidi="fa-IR"/>
                  </w:rPr>
                </w:rPrChange>
              </w:rPr>
              <w:t>عوامل</w:t>
            </w:r>
          </w:p>
        </w:tc>
        <w:tc>
          <w:tcPr>
            <w:tcW w:w="361" w:type="pct"/>
            <w:vAlign w:val="center"/>
          </w:tcPr>
          <w:p w14:paraId="54679CD1" w14:textId="77777777" w:rsidR="00E91C41" w:rsidRPr="006F3BB4" w:rsidRDefault="00E91C41" w:rsidP="00295B4F">
            <w:pPr>
              <w:tabs>
                <w:tab w:val="left" w:pos="5831"/>
              </w:tabs>
              <w:bidi/>
              <w:spacing w:after="160" w:line="259" w:lineRule="auto"/>
              <w:jc w:val="center"/>
              <w:rPr>
                <w:rFonts w:ascii="B Lotus" w:eastAsia="Calibri" w:hAnsi="B Lotus" w:cs="B Lotus"/>
                <w:b/>
                <w:bCs/>
                <w:sz w:val="20"/>
                <w:szCs w:val="20"/>
                <w:rtl/>
                <w:rPrChange w:id="13630" w:author="Mehrnazi Boojari" w:date="2019-01-13T08:12:00Z">
                  <w:rPr>
                    <w:rFonts w:ascii="B Lotus" w:eastAsia="Calibri" w:hAnsi="B Lotus" w:cs="B Lotus"/>
                    <w:sz w:val="20"/>
                    <w:szCs w:val="20"/>
                    <w:rtl/>
                  </w:rPr>
                </w:rPrChange>
              </w:rPr>
            </w:pPr>
            <w:r w:rsidRPr="006F3BB4">
              <w:rPr>
                <w:rFonts w:ascii="B Lotus" w:eastAsia="Calibri" w:hAnsi="B Lotus" w:cs="B Lotus" w:hint="cs"/>
                <w:b/>
                <w:bCs/>
                <w:sz w:val="20"/>
                <w:szCs w:val="20"/>
                <w:rtl/>
                <w:rPrChange w:id="13631" w:author="Mehrnazi Boojari" w:date="2019-01-13T08:12:00Z">
                  <w:rPr>
                    <w:rFonts w:ascii="B Lotus" w:eastAsia="Calibri" w:hAnsi="B Lotus" w:cs="B Lotus" w:hint="cs"/>
                    <w:b/>
                    <w:bCs/>
                    <w:color w:val="000000" w:themeColor="text1"/>
                    <w:sz w:val="20"/>
                    <w:szCs w:val="20"/>
                    <w:rtl/>
                    <w:lang w:bidi="fa-IR"/>
                  </w:rPr>
                </w:rPrChange>
              </w:rPr>
              <w:t>میانگین</w:t>
            </w:r>
            <w:r w:rsidRPr="006F3BB4">
              <w:rPr>
                <w:rFonts w:ascii="B Lotus" w:eastAsia="Calibri" w:hAnsi="B Lotus" w:cs="B Lotus"/>
                <w:b/>
                <w:bCs/>
                <w:sz w:val="20"/>
                <w:szCs w:val="20"/>
                <w:rtl/>
                <w:rPrChange w:id="13632" w:author="Mehrnazi Boojari" w:date="2019-01-13T08:12:00Z">
                  <w:rPr>
                    <w:rFonts w:ascii="B Lotus" w:eastAsia="Calibri" w:hAnsi="B Lotus" w:cs="B Lotus"/>
                    <w:b/>
                    <w:bCs/>
                    <w:color w:val="000000" w:themeColor="text1"/>
                    <w:sz w:val="20"/>
                    <w:szCs w:val="20"/>
                    <w:rtl/>
                    <w:lang w:bidi="fa-IR"/>
                  </w:rPr>
                </w:rPrChange>
              </w:rPr>
              <w:t xml:space="preserve"> </w:t>
            </w:r>
            <w:r w:rsidRPr="006F3BB4">
              <w:rPr>
                <w:rFonts w:ascii="B Lotus" w:eastAsia="Calibri" w:hAnsi="B Lotus" w:cs="B Lotus" w:hint="cs"/>
                <w:b/>
                <w:bCs/>
                <w:sz w:val="20"/>
                <w:szCs w:val="20"/>
                <w:rtl/>
                <w:rPrChange w:id="13633" w:author="Mehrnazi Boojari" w:date="2019-01-13T08:12:00Z">
                  <w:rPr>
                    <w:rFonts w:ascii="B Lotus" w:eastAsia="Calibri" w:hAnsi="B Lotus" w:cs="B Lotus" w:hint="cs"/>
                    <w:b/>
                    <w:bCs/>
                    <w:color w:val="000000" w:themeColor="text1"/>
                    <w:sz w:val="20"/>
                    <w:szCs w:val="20"/>
                    <w:rtl/>
                    <w:lang w:bidi="fa-IR"/>
                  </w:rPr>
                </w:rPrChange>
              </w:rPr>
              <w:t>لیکرت</w:t>
            </w:r>
          </w:p>
        </w:tc>
      </w:tr>
      <w:tr w:rsidR="00E91C41" w:rsidRPr="00DE149B" w14:paraId="6F020512" w14:textId="77777777" w:rsidTr="00295B4F">
        <w:trPr>
          <w:trHeight w:val="388"/>
          <w:jc w:val="center"/>
        </w:trPr>
        <w:tc>
          <w:tcPr>
            <w:tcW w:w="409" w:type="pct"/>
            <w:vMerge w:val="restart"/>
            <w:shd w:val="clear" w:color="auto" w:fill="F2F2F2"/>
            <w:vAlign w:val="center"/>
          </w:tcPr>
          <w:p w14:paraId="30344AD7" w14:textId="77777777" w:rsidR="00E91C41" w:rsidRPr="00295B4F" w:rsidRDefault="00E91C41" w:rsidP="00E91C41">
            <w:pPr>
              <w:bidi/>
              <w:jc w:val="center"/>
              <w:rPr>
                <w:rFonts w:asciiTheme="majorBidi" w:eastAsia="Calibri" w:hAnsiTheme="majorBidi" w:cstheme="majorBidi"/>
                <w:sz w:val="20"/>
                <w:szCs w:val="20"/>
                <w:vertAlign w:val="subscript"/>
              </w:rPr>
            </w:pPr>
            <w:r w:rsidRPr="00295B4F">
              <w:rPr>
                <w:rFonts w:asciiTheme="majorBidi" w:eastAsia="Calibri" w:hAnsiTheme="majorBidi" w:cstheme="majorBidi"/>
                <w:sz w:val="20"/>
                <w:szCs w:val="20"/>
              </w:rPr>
              <w:t>H</w:t>
            </w:r>
            <w:r w:rsidRPr="00295B4F">
              <w:rPr>
                <w:rFonts w:asciiTheme="majorBidi" w:eastAsia="Calibri" w:hAnsiTheme="majorBidi" w:cstheme="majorBidi"/>
                <w:sz w:val="20"/>
                <w:szCs w:val="20"/>
                <w:vertAlign w:val="subscript"/>
              </w:rPr>
              <w:t>1</w:t>
            </w:r>
          </w:p>
        </w:tc>
        <w:tc>
          <w:tcPr>
            <w:tcW w:w="896" w:type="pct"/>
            <w:vMerge w:val="restart"/>
            <w:shd w:val="clear" w:color="auto" w:fill="EDEDED"/>
            <w:vAlign w:val="center"/>
          </w:tcPr>
          <w:p w14:paraId="6127F8E3"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عدم ساخت مساکن روستایی </w:t>
            </w:r>
            <w:del w:id="13634" w:author="Mehrnazi Boojari" w:date="2019-01-10T01:06:00Z">
              <w:r w:rsidRPr="00295B4F" w:rsidDel="00647583">
                <w:rPr>
                  <w:rFonts w:ascii="B Lotus" w:eastAsia="Calibri" w:hAnsi="B Lotus" w:cs="B Lotus" w:hint="cs"/>
                  <w:sz w:val="20"/>
                  <w:szCs w:val="20"/>
                  <w:rtl/>
                </w:rPr>
                <w:delText>مبتنی بر</w:delText>
              </w:r>
            </w:del>
            <w:ins w:id="13635"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295B4F">
              <w:rPr>
                <w:rFonts w:ascii="B Lotus" w:eastAsia="Calibri" w:hAnsi="B Lotus" w:cs="B Lotus" w:hint="cs"/>
                <w:sz w:val="20"/>
                <w:szCs w:val="20"/>
                <w:rtl/>
              </w:rPr>
              <w:t xml:space="preserve"> اقلیم و بوم روستا</w:t>
            </w:r>
          </w:p>
          <w:p w14:paraId="5584140D" w14:textId="77777777" w:rsidR="00E91C41" w:rsidRPr="00295B4F" w:rsidRDefault="00E91C41" w:rsidP="00E91C41">
            <w:pPr>
              <w:jc w:val="center"/>
              <w:rPr>
                <w:rFonts w:ascii="B Lotus" w:eastAsia="Calibri" w:hAnsi="B Lotus" w:cs="B Lotus"/>
                <w:sz w:val="20"/>
                <w:szCs w:val="20"/>
                <w:rtl/>
              </w:rPr>
            </w:pPr>
          </w:p>
        </w:tc>
        <w:tc>
          <w:tcPr>
            <w:tcW w:w="269" w:type="pct"/>
            <w:shd w:val="clear" w:color="auto" w:fill="EDEDED"/>
            <w:vAlign w:val="center"/>
          </w:tcPr>
          <w:p w14:paraId="47020CAA"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w:t>
            </w:r>
          </w:p>
        </w:tc>
        <w:tc>
          <w:tcPr>
            <w:tcW w:w="609" w:type="pct"/>
            <w:shd w:val="clear" w:color="auto" w:fill="EDEDED"/>
            <w:vAlign w:val="center"/>
          </w:tcPr>
          <w:p w14:paraId="34ACBCB6" w14:textId="77777777" w:rsidR="00E91C41" w:rsidRPr="00295B4F" w:rsidRDefault="00E91C41" w:rsidP="00E91C41">
            <w:pPr>
              <w:bidi/>
              <w:jc w:val="center"/>
              <w:rPr>
                <w:rFonts w:ascii="B Lotus" w:eastAsia="Calibri" w:hAnsi="B Lotus" w:cs="B Lotus"/>
                <w:sz w:val="20"/>
                <w:szCs w:val="20"/>
                <w:rtl/>
              </w:rPr>
            </w:pPr>
            <w:del w:id="13636" w:author="Mehrnazi Boojari" w:date="2019-01-13T07:10:00Z">
              <w:r w:rsidRPr="00295B4F" w:rsidDel="002E51AF">
                <w:rPr>
                  <w:rFonts w:ascii="B Lotus" w:eastAsia="Calibri" w:hAnsi="B Lotus" w:cs="B Lotus" w:hint="cs"/>
                  <w:sz w:val="20"/>
                  <w:szCs w:val="20"/>
                  <w:rtl/>
                </w:rPr>
                <w:delText>برنامه ریزی</w:delText>
              </w:r>
            </w:del>
            <w:ins w:id="13637"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xml:space="preserve">، </w:t>
            </w:r>
            <w:del w:id="13638" w:author="Mehrnazi Boojari" w:date="2019-01-07T10:46:00Z">
              <w:r w:rsidRPr="00295B4F" w:rsidDel="006A1F1D">
                <w:rPr>
                  <w:rFonts w:ascii="B Lotus" w:eastAsia="Calibri" w:hAnsi="B Lotus" w:cs="B Lotus" w:hint="cs"/>
                  <w:sz w:val="20"/>
                  <w:szCs w:val="20"/>
                  <w:rtl/>
                </w:rPr>
                <w:delText>اجرائی</w:delText>
              </w:r>
            </w:del>
            <w:ins w:id="13639" w:author="Mehrnazi Boojari" w:date="2019-01-07T10:46:00Z">
              <w:r w:rsidR="006A1F1D">
                <w:rPr>
                  <w:rFonts w:ascii="B Lotus" w:eastAsia="Calibri" w:hAnsi="B Lotus" w:cs="B Lotus" w:hint="cs"/>
                  <w:sz w:val="20"/>
                  <w:szCs w:val="20"/>
                  <w:rtl/>
                </w:rPr>
                <w:t>اجرایی</w:t>
              </w:r>
            </w:ins>
          </w:p>
        </w:tc>
        <w:tc>
          <w:tcPr>
            <w:tcW w:w="2456" w:type="pct"/>
            <w:shd w:val="clear" w:color="auto" w:fill="F2F2F2"/>
            <w:vAlign w:val="center"/>
          </w:tcPr>
          <w:p w14:paraId="61D05B9F"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تغییر فرهنگ و هویت روستایی و نفوذ فرهنگ شهرنشینی و </w:t>
            </w:r>
            <w:del w:id="13640" w:author="Mehrnazi Boojari" w:date="2019-01-07T10:04:00Z">
              <w:r w:rsidRPr="00295B4F" w:rsidDel="00A31D6F">
                <w:rPr>
                  <w:rFonts w:ascii="B Lotus" w:eastAsia="Calibri" w:hAnsi="B Lotus" w:cs="B Lotus" w:hint="cs"/>
                  <w:sz w:val="20"/>
                  <w:szCs w:val="20"/>
                  <w:rtl/>
                </w:rPr>
                <w:delText>تاثیر</w:delText>
              </w:r>
            </w:del>
            <w:ins w:id="13641" w:author="Mehrnazi Boojari" w:date="2019-01-07T10:04:00Z">
              <w:r w:rsidR="00A31D6F">
                <w:rPr>
                  <w:rFonts w:ascii="B Lotus" w:eastAsia="Calibri" w:hAnsi="B Lotus" w:cs="B Lotus" w:hint="cs"/>
                  <w:sz w:val="20"/>
                  <w:szCs w:val="20"/>
                  <w:rtl/>
                </w:rPr>
                <w:t>تأثیر</w:t>
              </w:r>
            </w:ins>
            <w:r w:rsidRPr="00295B4F">
              <w:rPr>
                <w:rFonts w:ascii="B Lotus" w:eastAsia="Calibri" w:hAnsi="B Lotus" w:cs="B Lotus" w:hint="cs"/>
                <w:sz w:val="20"/>
                <w:szCs w:val="20"/>
                <w:rtl/>
              </w:rPr>
              <w:t xml:space="preserve"> آن در عدم ساخت مساکن روستایی </w:t>
            </w:r>
            <w:del w:id="13642" w:author="Mehrnazi Boojari" w:date="2019-01-10T01:06:00Z">
              <w:r w:rsidRPr="00295B4F" w:rsidDel="00647583">
                <w:rPr>
                  <w:rFonts w:ascii="B Lotus" w:eastAsia="Calibri" w:hAnsi="B Lotus" w:cs="B Lotus" w:hint="cs"/>
                  <w:sz w:val="20"/>
                  <w:szCs w:val="20"/>
                  <w:rtl/>
                </w:rPr>
                <w:delText>مبتنی بر</w:delText>
              </w:r>
            </w:del>
            <w:ins w:id="13643"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295B4F">
              <w:rPr>
                <w:rFonts w:ascii="B Lotus" w:eastAsia="Calibri" w:hAnsi="B Lotus" w:cs="B Lotus" w:hint="cs"/>
                <w:sz w:val="20"/>
                <w:szCs w:val="20"/>
                <w:rtl/>
              </w:rPr>
              <w:t xml:space="preserve"> اقلیم و بوم روستا</w:t>
            </w:r>
          </w:p>
        </w:tc>
        <w:tc>
          <w:tcPr>
            <w:tcW w:w="361" w:type="pct"/>
            <w:shd w:val="clear" w:color="auto" w:fill="auto"/>
            <w:vAlign w:val="center"/>
          </w:tcPr>
          <w:p w14:paraId="1157C3DF"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4.20</w:t>
            </w:r>
          </w:p>
        </w:tc>
      </w:tr>
      <w:tr w:rsidR="00E91C41" w:rsidRPr="00DE149B" w14:paraId="60E3E97A" w14:textId="77777777" w:rsidTr="00295B4F">
        <w:trPr>
          <w:trHeight w:val="373"/>
          <w:jc w:val="center"/>
        </w:trPr>
        <w:tc>
          <w:tcPr>
            <w:tcW w:w="409" w:type="pct"/>
            <w:vMerge/>
            <w:shd w:val="clear" w:color="auto" w:fill="F2F2F2"/>
            <w:vAlign w:val="center"/>
          </w:tcPr>
          <w:p w14:paraId="3B89732F"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EDEDED"/>
            <w:vAlign w:val="center"/>
          </w:tcPr>
          <w:p w14:paraId="23149E6E" w14:textId="77777777" w:rsidR="00E91C41" w:rsidRPr="00295B4F" w:rsidRDefault="00E91C41" w:rsidP="00E91C41">
            <w:pPr>
              <w:bidi/>
              <w:jc w:val="center"/>
              <w:rPr>
                <w:rFonts w:ascii="B Lotus" w:eastAsia="Calibri" w:hAnsi="B Lotus" w:cs="B Lotus"/>
                <w:sz w:val="20"/>
                <w:szCs w:val="20"/>
                <w:rtl/>
              </w:rPr>
            </w:pPr>
          </w:p>
        </w:tc>
        <w:tc>
          <w:tcPr>
            <w:tcW w:w="269" w:type="pct"/>
            <w:shd w:val="clear" w:color="auto" w:fill="EDEDED"/>
            <w:vAlign w:val="center"/>
          </w:tcPr>
          <w:p w14:paraId="690E98F5"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h2</w:t>
            </w:r>
          </w:p>
        </w:tc>
        <w:tc>
          <w:tcPr>
            <w:tcW w:w="609" w:type="pct"/>
            <w:shd w:val="clear" w:color="auto" w:fill="EDEDED"/>
            <w:vAlign w:val="center"/>
          </w:tcPr>
          <w:p w14:paraId="700ED547"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تقنینی</w:t>
            </w:r>
          </w:p>
        </w:tc>
        <w:tc>
          <w:tcPr>
            <w:tcW w:w="2456" w:type="pct"/>
            <w:shd w:val="clear" w:color="auto" w:fill="F2F2F2"/>
            <w:vAlign w:val="center"/>
          </w:tcPr>
          <w:p w14:paraId="041902AD"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نبود قوانین و مقررات ملی </w:t>
            </w:r>
            <w:del w:id="13644" w:author="Mehrnazi Boojari" w:date="2019-01-07T22:28:00Z">
              <w:r w:rsidRPr="00295B4F" w:rsidDel="00051F26">
                <w:rPr>
                  <w:rFonts w:ascii="B Lotus" w:eastAsia="Calibri" w:hAnsi="B Lotus" w:cs="B Lotus" w:hint="cs"/>
                  <w:sz w:val="20"/>
                  <w:szCs w:val="20"/>
                  <w:rtl/>
                </w:rPr>
                <w:delText>ساخت وساز</w:delText>
              </w:r>
            </w:del>
            <w:ins w:id="13645"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295B4F">
              <w:rPr>
                <w:rFonts w:ascii="B Lotus" w:eastAsia="Calibri" w:hAnsi="B Lotus" w:cs="B Lotus" w:hint="cs"/>
                <w:sz w:val="20"/>
                <w:szCs w:val="20"/>
                <w:rtl/>
              </w:rPr>
              <w:t xml:space="preserve"> روستایی </w:t>
            </w:r>
            <w:del w:id="13646" w:author="Mehrnazi Boojari" w:date="2019-01-10T01:06:00Z">
              <w:r w:rsidRPr="00295B4F" w:rsidDel="00647583">
                <w:rPr>
                  <w:rFonts w:ascii="B Lotus" w:eastAsia="Calibri" w:hAnsi="B Lotus" w:cs="B Lotus" w:hint="cs"/>
                  <w:sz w:val="20"/>
                  <w:szCs w:val="20"/>
                  <w:rtl/>
                </w:rPr>
                <w:delText>مبتنی بر</w:delText>
              </w:r>
            </w:del>
            <w:ins w:id="13647"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295B4F">
              <w:rPr>
                <w:rFonts w:ascii="B Lotus" w:eastAsia="Calibri" w:hAnsi="B Lotus" w:cs="B Lotus" w:hint="cs"/>
                <w:sz w:val="20"/>
                <w:szCs w:val="20"/>
                <w:rtl/>
              </w:rPr>
              <w:t xml:space="preserve"> اقلیم و بوم</w:t>
            </w:r>
          </w:p>
        </w:tc>
        <w:tc>
          <w:tcPr>
            <w:tcW w:w="361" w:type="pct"/>
            <w:shd w:val="clear" w:color="auto" w:fill="auto"/>
            <w:vAlign w:val="center"/>
          </w:tcPr>
          <w:p w14:paraId="4E886051"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3.81</w:t>
            </w:r>
          </w:p>
        </w:tc>
      </w:tr>
      <w:tr w:rsidR="00E91C41" w:rsidRPr="00DE149B" w14:paraId="6EE46A72" w14:textId="77777777" w:rsidTr="00295B4F">
        <w:trPr>
          <w:trHeight w:val="373"/>
          <w:jc w:val="center"/>
        </w:trPr>
        <w:tc>
          <w:tcPr>
            <w:tcW w:w="409" w:type="pct"/>
            <w:vMerge/>
            <w:shd w:val="clear" w:color="auto" w:fill="F2F2F2"/>
            <w:vAlign w:val="center"/>
          </w:tcPr>
          <w:p w14:paraId="2280D64C"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EDEDED"/>
            <w:vAlign w:val="center"/>
          </w:tcPr>
          <w:p w14:paraId="43A9E771" w14:textId="77777777" w:rsidR="00E91C41" w:rsidRPr="00295B4F" w:rsidRDefault="00E91C41" w:rsidP="00E91C41">
            <w:pPr>
              <w:bidi/>
              <w:jc w:val="center"/>
              <w:rPr>
                <w:rFonts w:ascii="B Lotus" w:eastAsia="Calibri" w:hAnsi="B Lotus" w:cs="B Lotus"/>
                <w:sz w:val="20"/>
                <w:szCs w:val="20"/>
                <w:rtl/>
              </w:rPr>
            </w:pPr>
          </w:p>
        </w:tc>
        <w:tc>
          <w:tcPr>
            <w:tcW w:w="269" w:type="pct"/>
            <w:shd w:val="clear" w:color="auto" w:fill="EDEDED"/>
            <w:vAlign w:val="center"/>
          </w:tcPr>
          <w:p w14:paraId="6820BEFA"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h3</w:t>
            </w:r>
          </w:p>
        </w:tc>
        <w:tc>
          <w:tcPr>
            <w:tcW w:w="609" w:type="pct"/>
            <w:shd w:val="clear" w:color="auto" w:fill="EDEDED"/>
            <w:vAlign w:val="center"/>
          </w:tcPr>
          <w:p w14:paraId="4B4B705C" w14:textId="77777777" w:rsidR="00E91C41" w:rsidRPr="00295B4F" w:rsidRDefault="00E91C41" w:rsidP="00E91C41">
            <w:pPr>
              <w:bidi/>
              <w:jc w:val="center"/>
              <w:rPr>
                <w:rFonts w:ascii="B Lotus" w:eastAsia="Calibri" w:hAnsi="B Lotus" w:cs="B Lotus"/>
                <w:sz w:val="20"/>
                <w:szCs w:val="20"/>
                <w:rtl/>
              </w:rPr>
            </w:pPr>
            <w:del w:id="13648" w:author="Mehrnazi Boojari" w:date="2019-01-13T07:10:00Z">
              <w:r w:rsidRPr="00295B4F" w:rsidDel="002E51AF">
                <w:rPr>
                  <w:rFonts w:ascii="B Lotus" w:eastAsia="Calibri" w:hAnsi="B Lotus" w:cs="B Lotus" w:hint="cs"/>
                  <w:sz w:val="20"/>
                  <w:szCs w:val="20"/>
                  <w:rtl/>
                </w:rPr>
                <w:delText>برنامه ریزی</w:delText>
              </w:r>
            </w:del>
            <w:ins w:id="13649" w:author="Mehrnazi Boojari" w:date="2019-01-13T07:10:00Z">
              <w:r w:rsidR="002E51AF">
                <w:rPr>
                  <w:rFonts w:ascii="B Lotus" w:eastAsia="Calibri" w:hAnsi="B Lotus" w:cs="B Lotus" w:hint="cs"/>
                  <w:sz w:val="20"/>
                  <w:szCs w:val="20"/>
                  <w:rtl/>
                </w:rPr>
                <w:t>برنامه‌ریزی</w:t>
              </w:r>
            </w:ins>
          </w:p>
        </w:tc>
        <w:tc>
          <w:tcPr>
            <w:tcW w:w="2456" w:type="pct"/>
            <w:shd w:val="clear" w:color="auto" w:fill="F2F2F2"/>
            <w:vAlign w:val="center"/>
          </w:tcPr>
          <w:p w14:paraId="282256B6"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عدم دسترسی مناسب به مواد و مصالح بومی برای ساخت مسکن </w:t>
            </w:r>
            <w:del w:id="13650" w:author="Mehrnazi Boojari" w:date="2019-01-07T10:03:00Z">
              <w:r w:rsidRPr="00295B4F" w:rsidDel="00A31D6F">
                <w:rPr>
                  <w:rFonts w:ascii="B Lotus" w:eastAsia="Calibri" w:hAnsi="B Lotus" w:cs="B Lotus" w:hint="cs"/>
                  <w:sz w:val="20"/>
                  <w:szCs w:val="20"/>
                  <w:rtl/>
                </w:rPr>
                <w:delText>روستائی</w:delText>
              </w:r>
            </w:del>
            <w:ins w:id="13651" w:author="Mehrnazi Boojari" w:date="2019-01-07T10:03:00Z">
              <w:r w:rsidR="00A31D6F">
                <w:rPr>
                  <w:rFonts w:ascii="B Lotus" w:eastAsia="Calibri" w:hAnsi="B Lotus" w:cs="B Lotus" w:hint="cs"/>
                  <w:sz w:val="20"/>
                  <w:szCs w:val="20"/>
                  <w:rtl/>
                </w:rPr>
                <w:t>روستایی</w:t>
              </w:r>
            </w:ins>
          </w:p>
        </w:tc>
        <w:tc>
          <w:tcPr>
            <w:tcW w:w="361" w:type="pct"/>
            <w:shd w:val="clear" w:color="auto" w:fill="auto"/>
            <w:vAlign w:val="center"/>
          </w:tcPr>
          <w:p w14:paraId="48653D10"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2.70</w:t>
            </w:r>
          </w:p>
        </w:tc>
      </w:tr>
      <w:tr w:rsidR="00E91C41" w:rsidRPr="00DE149B" w14:paraId="1BBD0813" w14:textId="77777777" w:rsidTr="00295B4F">
        <w:trPr>
          <w:trHeight w:val="373"/>
          <w:jc w:val="center"/>
        </w:trPr>
        <w:tc>
          <w:tcPr>
            <w:tcW w:w="409" w:type="pct"/>
            <w:vMerge/>
            <w:shd w:val="clear" w:color="auto" w:fill="F2F2F2"/>
            <w:vAlign w:val="center"/>
          </w:tcPr>
          <w:p w14:paraId="4BD49D3C"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EDEDED"/>
            <w:vAlign w:val="center"/>
          </w:tcPr>
          <w:p w14:paraId="36A0F086" w14:textId="77777777" w:rsidR="00E91C41" w:rsidRPr="00295B4F" w:rsidRDefault="00E91C41" w:rsidP="00E91C41">
            <w:pPr>
              <w:bidi/>
              <w:jc w:val="center"/>
              <w:rPr>
                <w:rFonts w:ascii="B Lotus" w:eastAsia="Calibri" w:hAnsi="B Lotus" w:cs="B Lotus"/>
                <w:sz w:val="20"/>
                <w:szCs w:val="20"/>
                <w:rtl/>
              </w:rPr>
            </w:pPr>
          </w:p>
        </w:tc>
        <w:tc>
          <w:tcPr>
            <w:tcW w:w="269" w:type="pct"/>
            <w:shd w:val="clear" w:color="auto" w:fill="EDEDED"/>
            <w:vAlign w:val="center"/>
          </w:tcPr>
          <w:p w14:paraId="57380378"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h4</w:t>
            </w:r>
          </w:p>
        </w:tc>
        <w:tc>
          <w:tcPr>
            <w:tcW w:w="609" w:type="pct"/>
            <w:shd w:val="clear" w:color="auto" w:fill="EDEDED"/>
            <w:vAlign w:val="center"/>
          </w:tcPr>
          <w:p w14:paraId="1AE9F4AD" w14:textId="77777777" w:rsidR="00E91C41" w:rsidRPr="00295B4F" w:rsidRDefault="00E91C41" w:rsidP="00E91C41">
            <w:pPr>
              <w:bidi/>
              <w:jc w:val="center"/>
              <w:rPr>
                <w:rFonts w:ascii="B Lotus" w:eastAsia="Calibri" w:hAnsi="B Lotus" w:cs="B Lotus"/>
                <w:sz w:val="20"/>
                <w:szCs w:val="20"/>
                <w:rtl/>
              </w:rPr>
            </w:pPr>
            <w:del w:id="13652" w:author="Mehrnazi Boojari" w:date="2019-01-13T07:10:00Z">
              <w:r w:rsidRPr="00295B4F" w:rsidDel="002E51AF">
                <w:rPr>
                  <w:rFonts w:ascii="B Lotus" w:eastAsia="Calibri" w:hAnsi="B Lotus" w:cs="B Lotus" w:hint="cs"/>
                  <w:sz w:val="20"/>
                  <w:szCs w:val="20"/>
                  <w:rtl/>
                </w:rPr>
                <w:delText>برنامه ریزی</w:delText>
              </w:r>
            </w:del>
            <w:ins w:id="13653"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xml:space="preserve">، </w:t>
            </w:r>
            <w:del w:id="13654" w:author="Mehrnazi Boojari" w:date="2019-01-07T10:46:00Z">
              <w:r w:rsidRPr="00295B4F" w:rsidDel="006A1F1D">
                <w:rPr>
                  <w:rFonts w:ascii="B Lotus" w:eastAsia="Calibri" w:hAnsi="B Lotus" w:cs="B Lotus" w:hint="cs"/>
                  <w:sz w:val="20"/>
                  <w:szCs w:val="20"/>
                  <w:rtl/>
                </w:rPr>
                <w:delText>اجرائی</w:delText>
              </w:r>
            </w:del>
            <w:ins w:id="13655" w:author="Mehrnazi Boojari" w:date="2019-01-07T10:46:00Z">
              <w:r w:rsidR="006A1F1D">
                <w:rPr>
                  <w:rFonts w:ascii="B Lotus" w:eastAsia="Calibri" w:hAnsi="B Lotus" w:cs="B Lotus" w:hint="cs"/>
                  <w:sz w:val="20"/>
                  <w:szCs w:val="20"/>
                  <w:rtl/>
                </w:rPr>
                <w:t>اجرایی</w:t>
              </w:r>
            </w:ins>
          </w:p>
        </w:tc>
        <w:tc>
          <w:tcPr>
            <w:tcW w:w="2456" w:type="pct"/>
            <w:shd w:val="clear" w:color="auto" w:fill="F2F2F2"/>
            <w:vAlign w:val="center"/>
          </w:tcPr>
          <w:p w14:paraId="1C5C61C6"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ضعف در طراحی و دکوراسیون داخلی </w:t>
            </w:r>
            <w:del w:id="13656" w:author="Mehrnazi Boojari" w:date="2019-01-10T01:06:00Z">
              <w:r w:rsidRPr="00295B4F" w:rsidDel="00647583">
                <w:rPr>
                  <w:rFonts w:ascii="B Lotus" w:eastAsia="Calibri" w:hAnsi="B Lotus" w:cs="B Lotus" w:hint="cs"/>
                  <w:sz w:val="20"/>
                  <w:szCs w:val="20"/>
                  <w:rtl/>
                </w:rPr>
                <w:delText>مبتنی بر</w:delText>
              </w:r>
            </w:del>
            <w:ins w:id="13657"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295B4F">
              <w:rPr>
                <w:rFonts w:ascii="B Lotus" w:eastAsia="Calibri" w:hAnsi="B Lotus" w:cs="B Lotus" w:hint="cs"/>
                <w:sz w:val="20"/>
                <w:szCs w:val="20"/>
                <w:rtl/>
              </w:rPr>
              <w:t xml:space="preserve"> اقلیم و بوم توسط معماران و مهندسان بومی</w:t>
            </w:r>
          </w:p>
        </w:tc>
        <w:tc>
          <w:tcPr>
            <w:tcW w:w="361" w:type="pct"/>
            <w:shd w:val="clear" w:color="auto" w:fill="auto"/>
            <w:vAlign w:val="center"/>
          </w:tcPr>
          <w:p w14:paraId="1F1FA300"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3.41</w:t>
            </w:r>
          </w:p>
        </w:tc>
      </w:tr>
      <w:tr w:rsidR="00E91C41" w:rsidRPr="00DE149B" w14:paraId="04FDBFEA" w14:textId="77777777" w:rsidTr="00295B4F">
        <w:trPr>
          <w:trHeight w:val="373"/>
          <w:jc w:val="center"/>
        </w:trPr>
        <w:tc>
          <w:tcPr>
            <w:tcW w:w="409" w:type="pct"/>
            <w:vMerge/>
            <w:shd w:val="clear" w:color="auto" w:fill="F2F2F2"/>
            <w:vAlign w:val="center"/>
          </w:tcPr>
          <w:p w14:paraId="3DEB88E9"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EDEDED"/>
            <w:vAlign w:val="center"/>
          </w:tcPr>
          <w:p w14:paraId="0FF01B7A" w14:textId="77777777" w:rsidR="00E91C41" w:rsidRPr="00295B4F" w:rsidRDefault="00E91C41" w:rsidP="00E91C41">
            <w:pPr>
              <w:bidi/>
              <w:jc w:val="center"/>
              <w:rPr>
                <w:rFonts w:ascii="B Lotus" w:eastAsia="Calibri" w:hAnsi="B Lotus" w:cs="B Lotus"/>
                <w:sz w:val="20"/>
                <w:szCs w:val="20"/>
                <w:rtl/>
              </w:rPr>
            </w:pPr>
          </w:p>
        </w:tc>
        <w:tc>
          <w:tcPr>
            <w:tcW w:w="269" w:type="pct"/>
            <w:shd w:val="clear" w:color="auto" w:fill="EDEDED"/>
            <w:vAlign w:val="center"/>
          </w:tcPr>
          <w:p w14:paraId="095AE014"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h5</w:t>
            </w:r>
          </w:p>
        </w:tc>
        <w:tc>
          <w:tcPr>
            <w:tcW w:w="609" w:type="pct"/>
            <w:shd w:val="clear" w:color="auto" w:fill="EDEDED"/>
            <w:vAlign w:val="center"/>
          </w:tcPr>
          <w:p w14:paraId="7E53210D" w14:textId="77777777" w:rsidR="00E91C41" w:rsidRPr="00295B4F" w:rsidRDefault="00E91C41" w:rsidP="00E91C41">
            <w:pPr>
              <w:bidi/>
              <w:jc w:val="center"/>
              <w:rPr>
                <w:rFonts w:ascii="B Lotus" w:eastAsia="Calibri" w:hAnsi="B Lotus" w:cs="B Lotus"/>
                <w:sz w:val="20"/>
                <w:szCs w:val="20"/>
                <w:rtl/>
              </w:rPr>
            </w:pPr>
            <w:del w:id="13658" w:author="Mehrnazi Boojari" w:date="2019-01-13T07:10:00Z">
              <w:r w:rsidRPr="00295B4F" w:rsidDel="002E51AF">
                <w:rPr>
                  <w:rFonts w:ascii="B Lotus" w:eastAsia="Calibri" w:hAnsi="B Lotus" w:cs="B Lotus" w:hint="cs"/>
                  <w:sz w:val="20"/>
                  <w:szCs w:val="20"/>
                  <w:rtl/>
                </w:rPr>
                <w:delText>برنامه ریزی</w:delText>
              </w:r>
            </w:del>
            <w:ins w:id="13659"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xml:space="preserve">، </w:t>
            </w:r>
            <w:del w:id="13660" w:author="Mehrnazi Boojari" w:date="2019-01-07T10:46:00Z">
              <w:r w:rsidRPr="00295B4F" w:rsidDel="006A1F1D">
                <w:rPr>
                  <w:rFonts w:ascii="B Lotus" w:eastAsia="Calibri" w:hAnsi="B Lotus" w:cs="B Lotus" w:hint="cs"/>
                  <w:sz w:val="20"/>
                  <w:szCs w:val="20"/>
                  <w:rtl/>
                </w:rPr>
                <w:delText>اجرائی</w:delText>
              </w:r>
            </w:del>
            <w:ins w:id="13661" w:author="Mehrnazi Boojari" w:date="2019-01-07T10:46:00Z">
              <w:r w:rsidR="006A1F1D">
                <w:rPr>
                  <w:rFonts w:ascii="B Lotus" w:eastAsia="Calibri" w:hAnsi="B Lotus" w:cs="B Lotus" w:hint="cs"/>
                  <w:sz w:val="20"/>
                  <w:szCs w:val="20"/>
                  <w:rtl/>
                </w:rPr>
                <w:t>اجرایی</w:t>
              </w:r>
            </w:ins>
          </w:p>
        </w:tc>
        <w:tc>
          <w:tcPr>
            <w:tcW w:w="2456" w:type="pct"/>
            <w:shd w:val="clear" w:color="auto" w:fill="F2F2F2"/>
            <w:vAlign w:val="center"/>
          </w:tcPr>
          <w:p w14:paraId="5627DBFE" w14:textId="77777777" w:rsidR="00E91C41" w:rsidRPr="00295B4F" w:rsidRDefault="00E91C41" w:rsidP="0078738D">
            <w:pPr>
              <w:bidi/>
              <w:jc w:val="center"/>
              <w:rPr>
                <w:rFonts w:ascii="B Lotus" w:eastAsia="Calibri" w:hAnsi="B Lotus" w:cs="B Lotus"/>
                <w:sz w:val="20"/>
                <w:szCs w:val="20"/>
                <w:rtl/>
              </w:rPr>
            </w:pPr>
            <w:r w:rsidRPr="00295B4F">
              <w:rPr>
                <w:rFonts w:ascii="B Lotus" w:eastAsia="Calibri" w:hAnsi="B Lotus" w:cs="B Lotus" w:hint="cs"/>
                <w:sz w:val="20"/>
                <w:szCs w:val="20"/>
                <w:rtl/>
              </w:rPr>
              <w:t>هزینه</w:t>
            </w:r>
            <w:ins w:id="13662" w:author="Mehrnazi Boojari" w:date="2019-01-13T08:04:00Z">
              <w:r w:rsidR="0078738D">
                <w:rPr>
                  <w:rFonts w:ascii="B Lotus" w:eastAsia="Calibri" w:hAnsi="B Lotus" w:cs="B Nazanin" w:hint="cs"/>
                  <w:sz w:val="20"/>
                  <w:szCs w:val="20"/>
                  <w:rtl/>
                </w:rPr>
                <w:t>‌</w:t>
              </w:r>
            </w:ins>
            <w:del w:id="13663" w:author="Mehrnazi Boojari" w:date="2019-01-07T09:46:00Z">
              <w:r w:rsidRPr="00295B4F" w:rsidDel="006F7CCF">
                <w:rPr>
                  <w:rFonts w:ascii="B Lotus" w:eastAsia="Calibri" w:hAnsi="B Lotus" w:cs="B Lotus" w:hint="cs"/>
                  <w:sz w:val="20"/>
                  <w:szCs w:val="20"/>
                  <w:rtl/>
                </w:rPr>
                <w:delText xml:space="preserve"> های </w:delText>
              </w:r>
            </w:del>
            <w:ins w:id="13664" w:author="Mehrnazi Boojari" w:date="2019-01-07T09:46:00Z">
              <w:r w:rsidR="006F7CCF">
                <w:rPr>
                  <w:rFonts w:ascii="B Lotus" w:eastAsia="Calibri" w:hAnsi="B Lotus" w:cs="B Lotus" w:hint="cs"/>
                  <w:sz w:val="20"/>
                  <w:szCs w:val="20"/>
                  <w:rtl/>
                </w:rPr>
                <w:t xml:space="preserve">‌های </w:t>
              </w:r>
            </w:ins>
            <w:del w:id="13665" w:author="Mehrnazi Boojari" w:date="2019-01-13T08:04:00Z">
              <w:r w:rsidRPr="00295B4F" w:rsidDel="0078738D">
                <w:rPr>
                  <w:rFonts w:ascii="B Lotus" w:eastAsia="Calibri" w:hAnsi="B Lotus" w:cs="B Lotus" w:hint="cs"/>
                  <w:sz w:val="20"/>
                  <w:szCs w:val="20"/>
                  <w:rtl/>
                </w:rPr>
                <w:delText xml:space="preserve">بالای </w:delText>
              </w:r>
            </w:del>
            <w:ins w:id="13666" w:author="Mehrnazi Boojari" w:date="2019-01-13T08:04:00Z">
              <w:r w:rsidR="0078738D">
                <w:rPr>
                  <w:rFonts w:ascii="B Lotus" w:eastAsia="Calibri" w:hAnsi="B Lotus" w:cs="B Lotus" w:hint="cs"/>
                  <w:sz w:val="20"/>
                  <w:szCs w:val="20"/>
                  <w:rtl/>
                </w:rPr>
                <w:t>زیاد</w:t>
              </w:r>
              <w:r w:rsidR="0078738D" w:rsidRPr="00295B4F">
                <w:rPr>
                  <w:rFonts w:ascii="B Lotus" w:eastAsia="Calibri" w:hAnsi="B Lotus" w:cs="B Lotus" w:hint="cs"/>
                  <w:sz w:val="20"/>
                  <w:szCs w:val="20"/>
                  <w:rtl/>
                </w:rPr>
                <w:t xml:space="preserve"> </w:t>
              </w:r>
            </w:ins>
            <w:del w:id="13667" w:author="Mehrnazi Boojari" w:date="2019-01-07T22:28:00Z">
              <w:r w:rsidRPr="00295B4F" w:rsidDel="00051F26">
                <w:rPr>
                  <w:rFonts w:ascii="B Lotus" w:eastAsia="Calibri" w:hAnsi="B Lotus" w:cs="B Lotus" w:hint="cs"/>
                  <w:sz w:val="20"/>
                  <w:szCs w:val="20"/>
                  <w:rtl/>
                </w:rPr>
                <w:delText>ساخت وساز</w:delText>
              </w:r>
            </w:del>
            <w:ins w:id="13668"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295B4F">
              <w:rPr>
                <w:rFonts w:ascii="B Lotus" w:eastAsia="Calibri" w:hAnsi="B Lotus" w:cs="B Lotus" w:hint="cs"/>
                <w:sz w:val="20"/>
                <w:szCs w:val="20"/>
                <w:rtl/>
              </w:rPr>
              <w:t xml:space="preserve"> </w:t>
            </w:r>
            <w:del w:id="13669" w:author="Mehrnazi Boojari" w:date="2019-01-10T01:06:00Z">
              <w:r w:rsidRPr="00295B4F" w:rsidDel="00647583">
                <w:rPr>
                  <w:rFonts w:ascii="B Lotus" w:eastAsia="Calibri" w:hAnsi="B Lotus" w:cs="B Lotus" w:hint="cs"/>
                  <w:sz w:val="20"/>
                  <w:szCs w:val="20"/>
                  <w:rtl/>
                </w:rPr>
                <w:delText>مبتنی بر</w:delText>
              </w:r>
            </w:del>
            <w:ins w:id="13670"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295B4F">
              <w:rPr>
                <w:rFonts w:ascii="B Lotus" w:eastAsia="Calibri" w:hAnsi="B Lotus" w:cs="B Lotus" w:hint="cs"/>
                <w:sz w:val="20"/>
                <w:szCs w:val="20"/>
                <w:rtl/>
              </w:rPr>
              <w:t xml:space="preserve"> اقلیم و بوم منطقه</w:t>
            </w:r>
          </w:p>
        </w:tc>
        <w:tc>
          <w:tcPr>
            <w:tcW w:w="361" w:type="pct"/>
            <w:shd w:val="clear" w:color="auto" w:fill="auto"/>
            <w:vAlign w:val="center"/>
          </w:tcPr>
          <w:p w14:paraId="522F8B3F"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2.80</w:t>
            </w:r>
          </w:p>
        </w:tc>
      </w:tr>
      <w:tr w:rsidR="00E91C41" w:rsidRPr="00DE149B" w14:paraId="53BA2EB1" w14:textId="77777777" w:rsidTr="00295B4F">
        <w:trPr>
          <w:trHeight w:val="388"/>
          <w:jc w:val="center"/>
        </w:trPr>
        <w:tc>
          <w:tcPr>
            <w:tcW w:w="409" w:type="pct"/>
            <w:vMerge w:val="restart"/>
            <w:vAlign w:val="center"/>
          </w:tcPr>
          <w:p w14:paraId="15B82730" w14:textId="77777777" w:rsidR="00E91C41" w:rsidRPr="00295B4F" w:rsidRDefault="00E91C41" w:rsidP="00E91C41">
            <w:pPr>
              <w:jc w:val="center"/>
              <w:rPr>
                <w:rFonts w:asciiTheme="majorBidi" w:eastAsia="Calibri" w:hAnsiTheme="majorBidi" w:cstheme="majorBidi"/>
                <w:sz w:val="20"/>
                <w:szCs w:val="20"/>
                <w:vertAlign w:val="subscript"/>
                <w:rtl/>
              </w:rPr>
            </w:pPr>
            <w:r w:rsidRPr="00295B4F">
              <w:rPr>
                <w:rFonts w:asciiTheme="majorBidi" w:eastAsia="Calibri" w:hAnsiTheme="majorBidi" w:cstheme="majorBidi"/>
                <w:sz w:val="20"/>
                <w:szCs w:val="20"/>
              </w:rPr>
              <w:t>H</w:t>
            </w:r>
            <w:r w:rsidRPr="00295B4F">
              <w:rPr>
                <w:rFonts w:asciiTheme="majorBidi" w:eastAsia="Calibri" w:hAnsiTheme="majorBidi" w:cstheme="majorBidi"/>
                <w:sz w:val="20"/>
                <w:szCs w:val="20"/>
                <w:vertAlign w:val="subscript"/>
              </w:rPr>
              <w:t>2</w:t>
            </w:r>
          </w:p>
        </w:tc>
        <w:tc>
          <w:tcPr>
            <w:tcW w:w="896" w:type="pct"/>
            <w:vMerge w:val="restart"/>
            <w:shd w:val="clear" w:color="auto" w:fill="auto"/>
            <w:vAlign w:val="center"/>
          </w:tcPr>
          <w:p w14:paraId="54C4123C" w14:textId="77777777" w:rsidR="00E91C41" w:rsidRPr="00295B4F" w:rsidRDefault="00E91C41" w:rsidP="00E91C41">
            <w:pPr>
              <w:jc w:val="center"/>
              <w:rPr>
                <w:rFonts w:ascii="B Lotus" w:eastAsia="Calibri" w:hAnsi="B Lotus" w:cs="B Lotus"/>
                <w:sz w:val="20"/>
                <w:szCs w:val="20"/>
                <w:rtl/>
              </w:rPr>
            </w:pPr>
            <w:r w:rsidRPr="00295B4F">
              <w:rPr>
                <w:rFonts w:ascii="B Lotus" w:eastAsia="Calibri" w:hAnsi="B Lotus" w:cs="B Lotus" w:hint="cs"/>
                <w:sz w:val="20"/>
                <w:szCs w:val="20"/>
                <w:rtl/>
              </w:rPr>
              <w:t xml:space="preserve">عدم ساخت مساکن </w:t>
            </w:r>
            <w:del w:id="13671" w:author="Mehrnazi Boojari" w:date="2019-01-07T10:03:00Z">
              <w:r w:rsidRPr="00295B4F" w:rsidDel="00A31D6F">
                <w:rPr>
                  <w:rFonts w:ascii="B Lotus" w:eastAsia="Calibri" w:hAnsi="B Lotus" w:cs="B Lotus" w:hint="cs"/>
                  <w:sz w:val="20"/>
                  <w:szCs w:val="20"/>
                  <w:rtl/>
                </w:rPr>
                <w:delText>روستائی</w:delText>
              </w:r>
            </w:del>
            <w:ins w:id="13672" w:author="Mehrnazi Boojari" w:date="2019-01-07T10:03:00Z">
              <w:r w:rsidR="00A31D6F">
                <w:rPr>
                  <w:rFonts w:ascii="B Lotus" w:eastAsia="Calibri" w:hAnsi="B Lotus" w:cs="B Lotus" w:hint="cs"/>
                  <w:sz w:val="20"/>
                  <w:szCs w:val="20"/>
                  <w:rtl/>
                </w:rPr>
                <w:t>روستایی</w:t>
              </w:r>
            </w:ins>
            <w:r w:rsidRPr="00295B4F">
              <w:rPr>
                <w:rFonts w:ascii="B Lotus" w:eastAsia="Calibri" w:hAnsi="B Lotus" w:cs="B Lotus" w:hint="cs"/>
                <w:sz w:val="20"/>
                <w:szCs w:val="20"/>
                <w:rtl/>
              </w:rPr>
              <w:t xml:space="preserve"> </w:t>
            </w:r>
            <w:del w:id="13673" w:author="Mehrnazi Boojari" w:date="2019-01-07T22:29:00Z">
              <w:r w:rsidRPr="00295B4F" w:rsidDel="00051F26">
                <w:rPr>
                  <w:rFonts w:ascii="B Lotus" w:eastAsia="Calibri" w:hAnsi="B Lotus" w:cs="B Lotus" w:hint="cs"/>
                  <w:sz w:val="20"/>
                  <w:szCs w:val="20"/>
                  <w:rtl/>
                </w:rPr>
                <w:delText>معیشت محور</w:delText>
              </w:r>
            </w:del>
            <w:ins w:id="13674" w:author="Mehrnazi Boojari" w:date="2019-01-07T22:29:00Z">
              <w:r w:rsidR="00051F26">
                <w:rPr>
                  <w:rFonts w:ascii="B Lotus" w:eastAsia="Calibri" w:hAnsi="B Lotus" w:cs="B Lotus" w:hint="cs"/>
                  <w:sz w:val="20"/>
                  <w:szCs w:val="20"/>
                  <w:rtl/>
                </w:rPr>
                <w:t>معیشت‌محور</w:t>
              </w:r>
            </w:ins>
          </w:p>
        </w:tc>
        <w:tc>
          <w:tcPr>
            <w:tcW w:w="269" w:type="pct"/>
            <w:vAlign w:val="center"/>
          </w:tcPr>
          <w:p w14:paraId="00FC71AD"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h6</w:t>
            </w:r>
          </w:p>
        </w:tc>
        <w:tc>
          <w:tcPr>
            <w:tcW w:w="609" w:type="pct"/>
            <w:vAlign w:val="center"/>
          </w:tcPr>
          <w:p w14:paraId="6FA1A035" w14:textId="77777777" w:rsidR="00E91C41" w:rsidRPr="00295B4F" w:rsidRDefault="00E91C41" w:rsidP="00E91C41">
            <w:pPr>
              <w:bidi/>
              <w:jc w:val="center"/>
              <w:rPr>
                <w:rFonts w:ascii="B Lotus" w:eastAsia="Calibri" w:hAnsi="B Lotus" w:cs="B Lotus"/>
                <w:sz w:val="20"/>
                <w:szCs w:val="20"/>
                <w:rtl/>
              </w:rPr>
            </w:pPr>
            <w:del w:id="13675" w:author="Mehrnazi Boojari" w:date="2019-01-13T07:10:00Z">
              <w:r w:rsidRPr="00295B4F" w:rsidDel="002E51AF">
                <w:rPr>
                  <w:rFonts w:ascii="B Lotus" w:eastAsia="Calibri" w:hAnsi="B Lotus" w:cs="B Lotus" w:hint="cs"/>
                  <w:sz w:val="20"/>
                  <w:szCs w:val="20"/>
                  <w:rtl/>
                </w:rPr>
                <w:delText>برنامه ریزی</w:delText>
              </w:r>
            </w:del>
            <w:ins w:id="13676"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xml:space="preserve">، </w:t>
            </w:r>
            <w:del w:id="13677" w:author="Mehrnazi Boojari" w:date="2019-01-07T10:46:00Z">
              <w:r w:rsidRPr="00295B4F" w:rsidDel="006A1F1D">
                <w:rPr>
                  <w:rFonts w:ascii="B Lotus" w:eastAsia="Calibri" w:hAnsi="B Lotus" w:cs="B Lotus" w:hint="cs"/>
                  <w:sz w:val="20"/>
                  <w:szCs w:val="20"/>
                  <w:rtl/>
                </w:rPr>
                <w:delText>اجرائی</w:delText>
              </w:r>
            </w:del>
            <w:ins w:id="13678" w:author="Mehrnazi Boojari" w:date="2019-01-07T10:46:00Z">
              <w:r w:rsidR="006A1F1D">
                <w:rPr>
                  <w:rFonts w:ascii="B Lotus" w:eastAsia="Calibri" w:hAnsi="B Lotus" w:cs="B Lotus" w:hint="cs"/>
                  <w:sz w:val="20"/>
                  <w:szCs w:val="20"/>
                  <w:rtl/>
                </w:rPr>
                <w:t>اجرایی</w:t>
              </w:r>
            </w:ins>
          </w:p>
        </w:tc>
        <w:tc>
          <w:tcPr>
            <w:tcW w:w="2456" w:type="pct"/>
            <w:shd w:val="clear" w:color="auto" w:fill="auto"/>
            <w:vAlign w:val="center"/>
          </w:tcPr>
          <w:p w14:paraId="268C1176" w14:textId="77777777" w:rsidR="00E91C41" w:rsidRPr="00295B4F" w:rsidRDefault="00E91C41" w:rsidP="0078738D">
            <w:pPr>
              <w:bidi/>
              <w:jc w:val="center"/>
              <w:rPr>
                <w:rFonts w:ascii="B Lotus" w:eastAsia="Calibri" w:hAnsi="B Lotus" w:cs="B Lotus"/>
                <w:sz w:val="20"/>
                <w:szCs w:val="20"/>
                <w:rtl/>
              </w:rPr>
            </w:pPr>
            <w:r w:rsidRPr="00295B4F">
              <w:rPr>
                <w:rFonts w:ascii="B Lotus" w:eastAsia="Calibri" w:hAnsi="B Lotus" w:cs="B Lotus" w:hint="cs"/>
                <w:sz w:val="20"/>
                <w:szCs w:val="20"/>
                <w:rtl/>
              </w:rPr>
              <w:t>نفوذ فرهنگ شهرنشینی به روستاها و</w:t>
            </w:r>
            <w:del w:id="13679" w:author="Mehrnazi Boojari" w:date="2019-01-12T23:20:00Z">
              <w:r w:rsidRPr="00295B4F" w:rsidDel="000806BA">
                <w:rPr>
                  <w:rFonts w:ascii="B Lotus" w:eastAsia="Calibri" w:hAnsi="B Lotus" w:cs="B Lotus" w:hint="cs"/>
                  <w:sz w:val="20"/>
                  <w:szCs w:val="20"/>
                  <w:rtl/>
                </w:rPr>
                <w:delText xml:space="preserve"> به تبع </w:delText>
              </w:r>
            </w:del>
            <w:ins w:id="13680" w:author="Mehrnazi Boojari" w:date="2019-01-12T23:20:00Z">
              <w:r w:rsidR="000806BA">
                <w:rPr>
                  <w:rFonts w:ascii="B Lotus" w:eastAsia="Calibri" w:hAnsi="B Lotus" w:cs="B Lotus" w:hint="cs"/>
                  <w:sz w:val="20"/>
                  <w:szCs w:val="20"/>
                  <w:rtl/>
                </w:rPr>
                <w:t xml:space="preserve"> به‌تبع </w:t>
              </w:r>
            </w:ins>
            <w:r w:rsidRPr="00295B4F">
              <w:rPr>
                <w:rFonts w:ascii="B Lotus" w:eastAsia="Calibri" w:hAnsi="B Lotus" w:cs="B Lotus" w:hint="cs"/>
                <w:sz w:val="20"/>
                <w:szCs w:val="20"/>
                <w:rtl/>
              </w:rPr>
              <w:t xml:space="preserve">ساخت مساکن روستایی </w:t>
            </w:r>
            <w:del w:id="13681" w:author="Mehrnazi Boojari" w:date="2019-01-13T08:04:00Z">
              <w:r w:rsidRPr="00295B4F" w:rsidDel="0078738D">
                <w:rPr>
                  <w:rFonts w:ascii="B Lotus" w:eastAsia="Calibri" w:hAnsi="B Lotus" w:cs="B Lotus" w:hint="cs"/>
                  <w:sz w:val="20"/>
                  <w:szCs w:val="20"/>
                  <w:rtl/>
                </w:rPr>
                <w:delText xml:space="preserve">به </w:delText>
              </w:r>
            </w:del>
            <w:r w:rsidRPr="00295B4F">
              <w:rPr>
                <w:rFonts w:ascii="B Lotus" w:eastAsia="Calibri" w:hAnsi="B Lotus" w:cs="B Lotus" w:hint="cs"/>
                <w:sz w:val="20"/>
                <w:szCs w:val="20"/>
                <w:rtl/>
              </w:rPr>
              <w:t>مشابه مساکن شهری و حذف فضاهای معیشتی</w:t>
            </w:r>
          </w:p>
        </w:tc>
        <w:tc>
          <w:tcPr>
            <w:tcW w:w="361" w:type="pct"/>
            <w:shd w:val="clear" w:color="auto" w:fill="auto"/>
            <w:vAlign w:val="center"/>
          </w:tcPr>
          <w:p w14:paraId="668692CA"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4.34</w:t>
            </w:r>
          </w:p>
        </w:tc>
      </w:tr>
      <w:tr w:rsidR="00E91C41" w:rsidRPr="00DE149B" w14:paraId="4FE67578" w14:textId="77777777" w:rsidTr="00295B4F">
        <w:trPr>
          <w:trHeight w:val="388"/>
          <w:jc w:val="center"/>
        </w:trPr>
        <w:tc>
          <w:tcPr>
            <w:tcW w:w="409" w:type="pct"/>
            <w:vMerge/>
            <w:vAlign w:val="center"/>
          </w:tcPr>
          <w:p w14:paraId="289E17F1"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auto"/>
            <w:vAlign w:val="center"/>
          </w:tcPr>
          <w:p w14:paraId="540931A5" w14:textId="77777777" w:rsidR="00E91C41" w:rsidRPr="00295B4F" w:rsidRDefault="00E91C41" w:rsidP="00E91C41">
            <w:pPr>
              <w:bidi/>
              <w:jc w:val="center"/>
              <w:rPr>
                <w:rFonts w:ascii="B Lotus" w:eastAsia="Calibri" w:hAnsi="B Lotus" w:cs="B Lotus"/>
                <w:sz w:val="20"/>
                <w:szCs w:val="20"/>
                <w:rtl/>
              </w:rPr>
            </w:pPr>
          </w:p>
        </w:tc>
        <w:tc>
          <w:tcPr>
            <w:tcW w:w="269" w:type="pct"/>
            <w:vAlign w:val="center"/>
          </w:tcPr>
          <w:p w14:paraId="7FC27083"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h7</w:t>
            </w:r>
          </w:p>
        </w:tc>
        <w:tc>
          <w:tcPr>
            <w:tcW w:w="609" w:type="pct"/>
            <w:vAlign w:val="center"/>
          </w:tcPr>
          <w:p w14:paraId="61634F2B" w14:textId="77777777" w:rsidR="00E91C41" w:rsidRPr="00295B4F" w:rsidRDefault="00E91C41" w:rsidP="00E91C41">
            <w:pPr>
              <w:bidi/>
              <w:jc w:val="center"/>
              <w:rPr>
                <w:rFonts w:ascii="B Lotus" w:eastAsia="Calibri" w:hAnsi="B Lotus" w:cs="B Lotus"/>
                <w:sz w:val="20"/>
                <w:szCs w:val="20"/>
                <w:rtl/>
              </w:rPr>
            </w:pPr>
            <w:del w:id="13682" w:author="Mehrnazi Boojari" w:date="2019-01-13T07:10:00Z">
              <w:r w:rsidRPr="00295B4F" w:rsidDel="002E51AF">
                <w:rPr>
                  <w:rFonts w:ascii="B Lotus" w:eastAsia="Calibri" w:hAnsi="B Lotus" w:cs="B Lotus" w:hint="cs"/>
                  <w:sz w:val="20"/>
                  <w:szCs w:val="20"/>
                  <w:rtl/>
                </w:rPr>
                <w:delText>برنامه ریزی</w:delText>
              </w:r>
            </w:del>
            <w:ins w:id="13683" w:author="Mehrnazi Boojari" w:date="2019-01-13T07:10:00Z">
              <w:r w:rsidR="002E51AF">
                <w:rPr>
                  <w:rFonts w:ascii="B Lotus" w:eastAsia="Calibri" w:hAnsi="B Lotus" w:cs="B Lotus" w:hint="cs"/>
                  <w:sz w:val="20"/>
                  <w:szCs w:val="20"/>
                  <w:rtl/>
                </w:rPr>
                <w:t>برنامه‌ریزی</w:t>
              </w:r>
            </w:ins>
          </w:p>
        </w:tc>
        <w:tc>
          <w:tcPr>
            <w:tcW w:w="2456" w:type="pct"/>
            <w:shd w:val="clear" w:color="auto" w:fill="auto"/>
            <w:vAlign w:val="center"/>
          </w:tcPr>
          <w:p w14:paraId="39E10EF2" w14:textId="77777777" w:rsidR="00E91C41" w:rsidRPr="00295B4F" w:rsidRDefault="00E91C41" w:rsidP="0078738D">
            <w:pPr>
              <w:bidi/>
              <w:jc w:val="center"/>
              <w:rPr>
                <w:rFonts w:ascii="B Lotus" w:eastAsia="Calibri" w:hAnsi="B Lotus" w:cs="B Lotus"/>
                <w:sz w:val="20"/>
                <w:szCs w:val="20"/>
                <w:rtl/>
              </w:rPr>
            </w:pPr>
            <w:r w:rsidRPr="00295B4F">
              <w:rPr>
                <w:rFonts w:ascii="B Lotus" w:eastAsia="Calibri" w:hAnsi="B Lotus" w:cs="B Lotus" w:hint="cs"/>
                <w:sz w:val="20"/>
                <w:szCs w:val="20"/>
                <w:rtl/>
              </w:rPr>
              <w:t>هزینه</w:t>
            </w:r>
            <w:ins w:id="13684" w:author="Mehrnazi Boojari" w:date="2019-01-13T08:04:00Z">
              <w:r w:rsidR="0078738D">
                <w:rPr>
                  <w:rFonts w:ascii="B Lotus" w:eastAsia="Calibri" w:hAnsi="B Lotus" w:cs="B Nazanin" w:hint="cs"/>
                  <w:sz w:val="20"/>
                  <w:szCs w:val="20"/>
                  <w:rtl/>
                </w:rPr>
                <w:t>‌</w:t>
              </w:r>
            </w:ins>
            <w:del w:id="13685" w:author="Mehrnazi Boojari" w:date="2019-01-07T09:46:00Z">
              <w:r w:rsidRPr="00295B4F" w:rsidDel="006F7CCF">
                <w:rPr>
                  <w:rFonts w:ascii="B Lotus" w:eastAsia="Calibri" w:hAnsi="B Lotus" w:cs="B Lotus" w:hint="cs"/>
                  <w:sz w:val="20"/>
                  <w:szCs w:val="20"/>
                  <w:rtl/>
                </w:rPr>
                <w:delText xml:space="preserve"> های </w:delText>
              </w:r>
            </w:del>
            <w:ins w:id="13686" w:author="Mehrnazi Boojari" w:date="2019-01-07T09:46:00Z">
              <w:r w:rsidR="006F7CCF">
                <w:rPr>
                  <w:rFonts w:ascii="B Lotus" w:eastAsia="Calibri" w:hAnsi="B Lotus" w:cs="B Lotus" w:hint="cs"/>
                  <w:sz w:val="20"/>
                  <w:szCs w:val="20"/>
                  <w:rtl/>
                </w:rPr>
                <w:t xml:space="preserve">‌های </w:t>
              </w:r>
            </w:ins>
            <w:del w:id="13687" w:author="Mehrnazi Boojari" w:date="2019-01-13T08:04:00Z">
              <w:r w:rsidRPr="00295B4F" w:rsidDel="0078738D">
                <w:rPr>
                  <w:rFonts w:ascii="B Lotus" w:eastAsia="Calibri" w:hAnsi="B Lotus" w:cs="B Lotus" w:hint="cs"/>
                  <w:sz w:val="20"/>
                  <w:szCs w:val="20"/>
                  <w:rtl/>
                </w:rPr>
                <w:delText xml:space="preserve">بالای </w:delText>
              </w:r>
            </w:del>
            <w:ins w:id="13688" w:author="Mehrnazi Boojari" w:date="2019-01-13T08:04:00Z">
              <w:r w:rsidR="0078738D">
                <w:rPr>
                  <w:rFonts w:ascii="B Lotus" w:eastAsia="Calibri" w:hAnsi="B Lotus" w:cs="B Lotus" w:hint="cs"/>
                  <w:sz w:val="20"/>
                  <w:szCs w:val="20"/>
                  <w:rtl/>
                </w:rPr>
                <w:t>زیاد</w:t>
              </w:r>
              <w:r w:rsidR="0078738D" w:rsidRPr="00295B4F">
                <w:rPr>
                  <w:rFonts w:ascii="B Lotus" w:eastAsia="Calibri" w:hAnsi="B Lotus" w:cs="B Lotus" w:hint="cs"/>
                  <w:sz w:val="20"/>
                  <w:szCs w:val="20"/>
                  <w:rtl/>
                </w:rPr>
                <w:t xml:space="preserve"> </w:t>
              </w:r>
            </w:ins>
            <w:del w:id="13689" w:author="Mehrnazi Boojari" w:date="2019-01-07T22:28:00Z">
              <w:r w:rsidRPr="00295B4F" w:rsidDel="00051F26">
                <w:rPr>
                  <w:rFonts w:ascii="B Lotus" w:eastAsia="Calibri" w:hAnsi="B Lotus" w:cs="B Lotus" w:hint="cs"/>
                  <w:sz w:val="20"/>
                  <w:szCs w:val="20"/>
                  <w:rtl/>
                </w:rPr>
                <w:delText>ساخت وساز</w:delText>
              </w:r>
            </w:del>
            <w:ins w:id="13690"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295B4F">
              <w:rPr>
                <w:rFonts w:ascii="B Lotus" w:eastAsia="Calibri" w:hAnsi="B Lotus" w:cs="B Lotus" w:hint="cs"/>
                <w:sz w:val="20"/>
                <w:szCs w:val="20"/>
                <w:rtl/>
              </w:rPr>
              <w:t xml:space="preserve"> مساکن </w:t>
            </w:r>
            <w:del w:id="13691" w:author="Mehrnazi Boojari" w:date="2019-01-07T22:29:00Z">
              <w:r w:rsidRPr="00295B4F" w:rsidDel="00051F26">
                <w:rPr>
                  <w:rFonts w:ascii="B Lotus" w:eastAsia="Calibri" w:hAnsi="B Lotus" w:cs="B Lotus" w:hint="cs"/>
                  <w:sz w:val="20"/>
                  <w:szCs w:val="20"/>
                  <w:rtl/>
                </w:rPr>
                <w:delText>معیشت محور</w:delText>
              </w:r>
            </w:del>
            <w:ins w:id="13692" w:author="Mehrnazi Boojari" w:date="2019-01-07T22:29:00Z">
              <w:r w:rsidR="00051F26">
                <w:rPr>
                  <w:rFonts w:ascii="B Lotus" w:eastAsia="Calibri" w:hAnsi="B Lotus" w:cs="B Lotus" w:hint="cs"/>
                  <w:sz w:val="20"/>
                  <w:szCs w:val="20"/>
                  <w:rtl/>
                </w:rPr>
                <w:t>معیشت‌محور</w:t>
              </w:r>
            </w:ins>
          </w:p>
        </w:tc>
        <w:tc>
          <w:tcPr>
            <w:tcW w:w="361" w:type="pct"/>
            <w:shd w:val="clear" w:color="auto" w:fill="auto"/>
            <w:vAlign w:val="center"/>
          </w:tcPr>
          <w:p w14:paraId="0A072A17"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3.21</w:t>
            </w:r>
          </w:p>
        </w:tc>
      </w:tr>
      <w:tr w:rsidR="00E91C41" w:rsidRPr="00DE149B" w14:paraId="66865CE2" w14:textId="77777777" w:rsidTr="00295B4F">
        <w:trPr>
          <w:trHeight w:val="388"/>
          <w:jc w:val="center"/>
        </w:trPr>
        <w:tc>
          <w:tcPr>
            <w:tcW w:w="409" w:type="pct"/>
            <w:vMerge/>
            <w:vAlign w:val="center"/>
          </w:tcPr>
          <w:p w14:paraId="57355083"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auto"/>
            <w:vAlign w:val="center"/>
          </w:tcPr>
          <w:p w14:paraId="335E9C37" w14:textId="77777777" w:rsidR="00E91C41" w:rsidRPr="00295B4F" w:rsidRDefault="00E91C41" w:rsidP="00E91C41">
            <w:pPr>
              <w:bidi/>
              <w:jc w:val="center"/>
              <w:rPr>
                <w:rFonts w:ascii="B Lotus" w:eastAsia="Calibri" w:hAnsi="B Lotus" w:cs="B Lotus"/>
                <w:sz w:val="20"/>
                <w:szCs w:val="20"/>
                <w:rtl/>
              </w:rPr>
            </w:pPr>
          </w:p>
        </w:tc>
        <w:tc>
          <w:tcPr>
            <w:tcW w:w="269" w:type="pct"/>
            <w:vAlign w:val="center"/>
          </w:tcPr>
          <w:p w14:paraId="4F9BAFAA"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h8</w:t>
            </w:r>
          </w:p>
        </w:tc>
        <w:tc>
          <w:tcPr>
            <w:tcW w:w="609" w:type="pct"/>
            <w:vAlign w:val="center"/>
          </w:tcPr>
          <w:p w14:paraId="22AEE3C0"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تقنینی</w:t>
            </w:r>
          </w:p>
        </w:tc>
        <w:tc>
          <w:tcPr>
            <w:tcW w:w="2456" w:type="pct"/>
            <w:shd w:val="clear" w:color="auto" w:fill="auto"/>
            <w:vAlign w:val="center"/>
          </w:tcPr>
          <w:p w14:paraId="2A64122B"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lang w:bidi="fa-IR"/>
              </w:rPr>
              <w:t>نبود مقررات فنی مربوط به بحث طراحی و ساخت فضاهای معیشتی</w:t>
            </w:r>
          </w:p>
        </w:tc>
        <w:tc>
          <w:tcPr>
            <w:tcW w:w="361" w:type="pct"/>
            <w:shd w:val="clear" w:color="auto" w:fill="auto"/>
            <w:vAlign w:val="center"/>
          </w:tcPr>
          <w:p w14:paraId="5C19D828"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3.57</w:t>
            </w:r>
          </w:p>
        </w:tc>
      </w:tr>
      <w:tr w:rsidR="00E91C41" w:rsidRPr="00DE149B" w14:paraId="137BE45C" w14:textId="77777777" w:rsidTr="00295B4F">
        <w:trPr>
          <w:trHeight w:val="388"/>
          <w:jc w:val="center"/>
        </w:trPr>
        <w:tc>
          <w:tcPr>
            <w:tcW w:w="409" w:type="pct"/>
            <w:vMerge/>
            <w:vAlign w:val="center"/>
          </w:tcPr>
          <w:p w14:paraId="4BA62896"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auto"/>
            <w:vAlign w:val="center"/>
          </w:tcPr>
          <w:p w14:paraId="406FDE34" w14:textId="77777777" w:rsidR="00E91C41" w:rsidRPr="00295B4F" w:rsidRDefault="00E91C41" w:rsidP="00E91C41">
            <w:pPr>
              <w:bidi/>
              <w:jc w:val="center"/>
              <w:rPr>
                <w:rFonts w:ascii="B Lotus" w:eastAsia="Calibri" w:hAnsi="B Lotus" w:cs="B Lotus"/>
                <w:sz w:val="20"/>
                <w:szCs w:val="20"/>
                <w:rtl/>
              </w:rPr>
            </w:pPr>
          </w:p>
        </w:tc>
        <w:tc>
          <w:tcPr>
            <w:tcW w:w="269" w:type="pct"/>
            <w:vAlign w:val="center"/>
          </w:tcPr>
          <w:p w14:paraId="1EAC5752"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h9</w:t>
            </w:r>
          </w:p>
        </w:tc>
        <w:tc>
          <w:tcPr>
            <w:tcW w:w="609" w:type="pct"/>
            <w:vAlign w:val="center"/>
          </w:tcPr>
          <w:p w14:paraId="549EA3E1" w14:textId="77777777" w:rsidR="00E91C41" w:rsidRPr="00295B4F" w:rsidRDefault="00E91C41" w:rsidP="00E91C41">
            <w:pPr>
              <w:bidi/>
              <w:jc w:val="center"/>
              <w:rPr>
                <w:rFonts w:ascii="B Lotus" w:eastAsia="Calibri" w:hAnsi="B Lotus" w:cs="B Lotus"/>
                <w:sz w:val="20"/>
                <w:szCs w:val="20"/>
                <w:rtl/>
              </w:rPr>
            </w:pPr>
            <w:del w:id="13693" w:author="Mehrnazi Boojari" w:date="2019-01-13T07:10:00Z">
              <w:r w:rsidRPr="00295B4F" w:rsidDel="002E51AF">
                <w:rPr>
                  <w:rFonts w:ascii="B Lotus" w:eastAsia="Calibri" w:hAnsi="B Lotus" w:cs="B Lotus" w:hint="cs"/>
                  <w:sz w:val="20"/>
                  <w:szCs w:val="20"/>
                  <w:rtl/>
                </w:rPr>
                <w:delText>برنامه ریزی</w:delText>
              </w:r>
            </w:del>
            <w:ins w:id="13694"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xml:space="preserve">، </w:t>
            </w:r>
            <w:del w:id="13695" w:author="Mehrnazi Boojari" w:date="2019-01-07T10:46:00Z">
              <w:r w:rsidRPr="00295B4F" w:rsidDel="006A1F1D">
                <w:rPr>
                  <w:rFonts w:ascii="B Lotus" w:eastAsia="Calibri" w:hAnsi="B Lotus" w:cs="B Lotus" w:hint="cs"/>
                  <w:sz w:val="20"/>
                  <w:szCs w:val="20"/>
                  <w:rtl/>
                </w:rPr>
                <w:delText>اجرائی</w:delText>
              </w:r>
            </w:del>
            <w:ins w:id="13696" w:author="Mehrnazi Boojari" w:date="2019-01-07T10:46:00Z">
              <w:r w:rsidR="006A1F1D">
                <w:rPr>
                  <w:rFonts w:ascii="B Lotus" w:eastAsia="Calibri" w:hAnsi="B Lotus" w:cs="B Lotus" w:hint="cs"/>
                  <w:sz w:val="20"/>
                  <w:szCs w:val="20"/>
                  <w:rtl/>
                </w:rPr>
                <w:t>اجرایی</w:t>
              </w:r>
            </w:ins>
          </w:p>
        </w:tc>
        <w:tc>
          <w:tcPr>
            <w:tcW w:w="2456" w:type="pct"/>
            <w:shd w:val="clear" w:color="auto" w:fill="auto"/>
            <w:vAlign w:val="center"/>
          </w:tcPr>
          <w:p w14:paraId="6501C654"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ضعف در طراحی فضاهای معیشتی توسط معماران و مهندسان بومی</w:t>
            </w:r>
          </w:p>
        </w:tc>
        <w:tc>
          <w:tcPr>
            <w:tcW w:w="361" w:type="pct"/>
            <w:shd w:val="clear" w:color="auto" w:fill="auto"/>
            <w:vAlign w:val="center"/>
          </w:tcPr>
          <w:p w14:paraId="10226B52"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3.47</w:t>
            </w:r>
          </w:p>
        </w:tc>
      </w:tr>
      <w:tr w:rsidR="00E91C41" w:rsidRPr="00DE149B" w14:paraId="5CAF2EAD" w14:textId="77777777" w:rsidTr="00295B4F">
        <w:trPr>
          <w:trHeight w:val="388"/>
          <w:jc w:val="center"/>
        </w:trPr>
        <w:tc>
          <w:tcPr>
            <w:tcW w:w="409" w:type="pct"/>
            <w:vMerge/>
            <w:vAlign w:val="center"/>
          </w:tcPr>
          <w:p w14:paraId="12F46069"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auto"/>
            <w:vAlign w:val="center"/>
          </w:tcPr>
          <w:p w14:paraId="44235E75" w14:textId="77777777" w:rsidR="00E91C41" w:rsidRPr="00295B4F" w:rsidRDefault="00E91C41" w:rsidP="00E91C41">
            <w:pPr>
              <w:bidi/>
              <w:jc w:val="center"/>
              <w:rPr>
                <w:rFonts w:ascii="B Lotus" w:eastAsia="Calibri" w:hAnsi="B Lotus" w:cs="B Lotus"/>
                <w:sz w:val="20"/>
                <w:szCs w:val="20"/>
                <w:rtl/>
              </w:rPr>
            </w:pPr>
          </w:p>
        </w:tc>
        <w:tc>
          <w:tcPr>
            <w:tcW w:w="269" w:type="pct"/>
            <w:vAlign w:val="center"/>
          </w:tcPr>
          <w:p w14:paraId="1BEB7ED4"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h10</w:t>
            </w:r>
          </w:p>
        </w:tc>
        <w:tc>
          <w:tcPr>
            <w:tcW w:w="609" w:type="pct"/>
            <w:vAlign w:val="center"/>
          </w:tcPr>
          <w:p w14:paraId="346D5A11" w14:textId="77777777" w:rsidR="00E91C41" w:rsidRPr="00295B4F" w:rsidRDefault="00E91C41" w:rsidP="00E91C41">
            <w:pPr>
              <w:bidi/>
              <w:jc w:val="center"/>
              <w:rPr>
                <w:rFonts w:ascii="B Lotus" w:eastAsia="Calibri" w:hAnsi="B Lotus" w:cs="B Lotus"/>
                <w:sz w:val="20"/>
                <w:szCs w:val="20"/>
                <w:rtl/>
              </w:rPr>
            </w:pPr>
            <w:del w:id="13697" w:author="Mehrnazi Boojari" w:date="2019-01-13T07:10:00Z">
              <w:r w:rsidRPr="00295B4F" w:rsidDel="002E51AF">
                <w:rPr>
                  <w:rFonts w:ascii="B Lotus" w:eastAsia="Calibri" w:hAnsi="B Lotus" w:cs="B Lotus" w:hint="cs"/>
                  <w:sz w:val="20"/>
                  <w:szCs w:val="20"/>
                  <w:rtl/>
                </w:rPr>
                <w:delText>برنامه ریزی</w:delText>
              </w:r>
            </w:del>
            <w:ins w:id="13698" w:author="Mehrnazi Boojari" w:date="2019-01-13T07:10:00Z">
              <w:r w:rsidR="002E51AF">
                <w:rPr>
                  <w:rFonts w:ascii="B Lotus" w:eastAsia="Calibri" w:hAnsi="B Lotus" w:cs="B Lotus" w:hint="cs"/>
                  <w:sz w:val="20"/>
                  <w:szCs w:val="20"/>
                  <w:rtl/>
                </w:rPr>
                <w:t>برنامه‌ریزی</w:t>
              </w:r>
            </w:ins>
          </w:p>
        </w:tc>
        <w:tc>
          <w:tcPr>
            <w:tcW w:w="2456" w:type="pct"/>
            <w:shd w:val="clear" w:color="auto" w:fill="auto"/>
            <w:vAlign w:val="center"/>
          </w:tcPr>
          <w:p w14:paraId="622509DA"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نبود زمین کافی برای ساخت فضاهای معیشتی</w:t>
            </w:r>
          </w:p>
        </w:tc>
        <w:tc>
          <w:tcPr>
            <w:tcW w:w="361" w:type="pct"/>
            <w:shd w:val="clear" w:color="auto" w:fill="auto"/>
            <w:vAlign w:val="center"/>
          </w:tcPr>
          <w:p w14:paraId="41F7DB91"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2.27</w:t>
            </w:r>
          </w:p>
        </w:tc>
      </w:tr>
      <w:tr w:rsidR="00E91C41" w:rsidRPr="00DE149B" w14:paraId="166378C7" w14:textId="77777777" w:rsidTr="00295B4F">
        <w:trPr>
          <w:trHeight w:val="388"/>
          <w:jc w:val="center"/>
        </w:trPr>
        <w:tc>
          <w:tcPr>
            <w:tcW w:w="409" w:type="pct"/>
            <w:vMerge w:val="restart"/>
            <w:shd w:val="clear" w:color="auto" w:fill="F2F2F2"/>
            <w:vAlign w:val="center"/>
          </w:tcPr>
          <w:p w14:paraId="479E9D5B" w14:textId="77777777" w:rsidR="00E91C41" w:rsidRPr="00295B4F" w:rsidRDefault="00E91C41" w:rsidP="00E91C41">
            <w:pPr>
              <w:bidi/>
              <w:jc w:val="center"/>
              <w:rPr>
                <w:rFonts w:asciiTheme="majorBidi" w:eastAsia="Calibri" w:hAnsiTheme="majorBidi" w:cstheme="majorBidi"/>
                <w:sz w:val="20"/>
                <w:szCs w:val="20"/>
                <w:vertAlign w:val="subscript"/>
                <w:rtl/>
              </w:rPr>
            </w:pPr>
            <w:r w:rsidRPr="00295B4F">
              <w:rPr>
                <w:rFonts w:asciiTheme="majorBidi" w:eastAsia="Calibri" w:hAnsiTheme="majorBidi" w:cstheme="majorBidi"/>
                <w:sz w:val="20"/>
                <w:szCs w:val="20"/>
              </w:rPr>
              <w:t>H</w:t>
            </w:r>
            <w:r w:rsidRPr="00295B4F">
              <w:rPr>
                <w:rFonts w:asciiTheme="majorBidi" w:eastAsia="Calibri" w:hAnsiTheme="majorBidi" w:cstheme="majorBidi"/>
                <w:sz w:val="20"/>
                <w:szCs w:val="20"/>
                <w:vertAlign w:val="subscript"/>
              </w:rPr>
              <w:t>3</w:t>
            </w:r>
          </w:p>
        </w:tc>
        <w:tc>
          <w:tcPr>
            <w:tcW w:w="896" w:type="pct"/>
            <w:vMerge w:val="restart"/>
            <w:shd w:val="clear" w:color="auto" w:fill="EDEDED"/>
            <w:vAlign w:val="center"/>
          </w:tcPr>
          <w:p w14:paraId="2B07853A"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نوسازی و مقاوم</w:t>
            </w:r>
            <w:del w:id="13699" w:author="Mehrnazi Boojari" w:date="2019-01-07T09:51:00Z">
              <w:r w:rsidRPr="00295B4F" w:rsidDel="006F7CCF">
                <w:rPr>
                  <w:rFonts w:ascii="B Lotus" w:eastAsia="Calibri" w:hAnsi="B Lotus" w:cs="B Lotus" w:hint="cs"/>
                  <w:sz w:val="20"/>
                  <w:szCs w:val="20"/>
                  <w:rtl/>
                </w:rPr>
                <w:delText xml:space="preserve"> سازی </w:delText>
              </w:r>
            </w:del>
            <w:ins w:id="13700" w:author="Mehrnazi Boojari" w:date="2019-01-07T09:51:00Z">
              <w:r w:rsidR="006F7CCF">
                <w:rPr>
                  <w:rFonts w:ascii="B Lotus" w:eastAsia="Calibri" w:hAnsi="B Lotus" w:cs="B Lotus" w:hint="cs"/>
                  <w:sz w:val="20"/>
                  <w:szCs w:val="20"/>
                  <w:rtl/>
                </w:rPr>
                <w:t xml:space="preserve">‌سازی </w:t>
              </w:r>
            </w:ins>
            <w:r w:rsidRPr="00295B4F">
              <w:rPr>
                <w:rFonts w:ascii="B Lotus" w:eastAsia="Calibri" w:hAnsi="B Lotus" w:cs="B Lotus" w:hint="cs"/>
                <w:sz w:val="20"/>
                <w:szCs w:val="20"/>
                <w:rtl/>
              </w:rPr>
              <w:t xml:space="preserve">مسکن </w:t>
            </w:r>
            <w:del w:id="13701" w:author="Mehrnazi Boojari" w:date="2019-01-07T10:03:00Z">
              <w:r w:rsidRPr="00295B4F" w:rsidDel="00A31D6F">
                <w:rPr>
                  <w:rFonts w:ascii="B Lotus" w:eastAsia="Calibri" w:hAnsi="B Lotus" w:cs="B Lotus" w:hint="cs"/>
                  <w:sz w:val="20"/>
                  <w:szCs w:val="20"/>
                  <w:rtl/>
                </w:rPr>
                <w:delText>روستائی</w:delText>
              </w:r>
            </w:del>
            <w:ins w:id="13702" w:author="Mehrnazi Boojari" w:date="2019-01-07T10:03:00Z">
              <w:r w:rsidR="00A31D6F">
                <w:rPr>
                  <w:rFonts w:ascii="B Lotus" w:eastAsia="Calibri" w:hAnsi="B Lotus" w:cs="B Lotus" w:hint="cs"/>
                  <w:sz w:val="20"/>
                  <w:szCs w:val="20"/>
                  <w:rtl/>
                </w:rPr>
                <w:t>روستایی</w:t>
              </w:r>
            </w:ins>
            <w:r w:rsidRPr="00295B4F">
              <w:rPr>
                <w:rFonts w:ascii="B Lotus" w:eastAsia="Calibri" w:hAnsi="B Lotus" w:cs="B Lotus" w:hint="cs"/>
                <w:sz w:val="20"/>
                <w:szCs w:val="20"/>
                <w:rtl/>
              </w:rPr>
              <w:t xml:space="preserve"> و پرداخت وام در این موضوع</w:t>
            </w:r>
          </w:p>
        </w:tc>
        <w:tc>
          <w:tcPr>
            <w:tcW w:w="269" w:type="pct"/>
            <w:shd w:val="clear" w:color="auto" w:fill="EDEDED"/>
            <w:vAlign w:val="center"/>
          </w:tcPr>
          <w:p w14:paraId="5A8EBB64"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h11</w:t>
            </w:r>
          </w:p>
        </w:tc>
        <w:tc>
          <w:tcPr>
            <w:tcW w:w="609" w:type="pct"/>
            <w:shd w:val="clear" w:color="auto" w:fill="EDEDED"/>
            <w:vAlign w:val="center"/>
          </w:tcPr>
          <w:p w14:paraId="30B7C372" w14:textId="77777777" w:rsidR="00E91C41" w:rsidRPr="00295B4F" w:rsidRDefault="00E91C41" w:rsidP="00E91C41">
            <w:pPr>
              <w:bidi/>
              <w:jc w:val="center"/>
              <w:rPr>
                <w:rFonts w:ascii="B Lotus" w:eastAsia="Calibri" w:hAnsi="B Lotus" w:cs="B Lotus"/>
                <w:sz w:val="20"/>
                <w:szCs w:val="20"/>
                <w:rtl/>
              </w:rPr>
            </w:pPr>
            <w:del w:id="13703" w:author="Mehrnazi Boojari" w:date="2019-01-13T07:10:00Z">
              <w:r w:rsidRPr="00295B4F" w:rsidDel="002E51AF">
                <w:rPr>
                  <w:rFonts w:ascii="B Lotus" w:eastAsia="Calibri" w:hAnsi="B Lotus" w:cs="B Lotus" w:hint="cs"/>
                  <w:sz w:val="20"/>
                  <w:szCs w:val="20"/>
                  <w:rtl/>
                </w:rPr>
                <w:delText>برنامه ریزی</w:delText>
              </w:r>
            </w:del>
            <w:ins w:id="13704" w:author="Mehrnazi Boojari" w:date="2019-01-13T07:10:00Z">
              <w:r w:rsidR="002E51AF">
                <w:rPr>
                  <w:rFonts w:ascii="B Lotus" w:eastAsia="Calibri" w:hAnsi="B Lotus" w:cs="B Lotus" w:hint="cs"/>
                  <w:sz w:val="20"/>
                  <w:szCs w:val="20"/>
                  <w:rtl/>
                </w:rPr>
                <w:t>برنامه‌ریزی</w:t>
              </w:r>
            </w:ins>
          </w:p>
        </w:tc>
        <w:tc>
          <w:tcPr>
            <w:tcW w:w="2456" w:type="pct"/>
            <w:shd w:val="clear" w:color="auto" w:fill="F2F2F2"/>
            <w:vAlign w:val="center"/>
          </w:tcPr>
          <w:p w14:paraId="14D1B745"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کافی</w:t>
            </w:r>
            <w:del w:id="13705" w:author="Mehrnazi Boojari" w:date="2019-01-08T23:47:00Z">
              <w:r w:rsidRPr="00295B4F" w:rsidDel="00144BA7">
                <w:rPr>
                  <w:rFonts w:ascii="B Lotus" w:eastAsia="Calibri" w:hAnsi="B Lotus" w:cs="B Lotus" w:hint="cs"/>
                  <w:sz w:val="20"/>
                  <w:szCs w:val="20"/>
                  <w:rtl/>
                </w:rPr>
                <w:delText xml:space="preserve"> نبودن </w:delText>
              </w:r>
            </w:del>
            <w:ins w:id="13706" w:author="Mehrnazi Boojari" w:date="2019-01-08T23:47:00Z">
              <w:r w:rsidR="00144BA7">
                <w:rPr>
                  <w:rFonts w:ascii="B Lotus" w:eastAsia="Calibri" w:hAnsi="B Lotus" w:cs="B Lotus" w:hint="cs"/>
                  <w:sz w:val="20"/>
                  <w:szCs w:val="20"/>
                  <w:rtl/>
                </w:rPr>
                <w:t xml:space="preserve">‌نبودن </w:t>
              </w:r>
            </w:ins>
            <w:r w:rsidRPr="00295B4F">
              <w:rPr>
                <w:rFonts w:ascii="B Lotus" w:eastAsia="Calibri" w:hAnsi="B Lotus" w:cs="B Lotus" w:hint="cs"/>
                <w:sz w:val="20"/>
                <w:szCs w:val="20"/>
                <w:rtl/>
              </w:rPr>
              <w:t xml:space="preserve">میزان وام برای </w:t>
            </w:r>
            <w:del w:id="13707" w:author="Mehrnazi Boojari" w:date="2019-01-07T22:28:00Z">
              <w:r w:rsidRPr="00295B4F" w:rsidDel="00051F26">
                <w:rPr>
                  <w:rFonts w:ascii="B Lotus" w:eastAsia="Calibri" w:hAnsi="B Lotus" w:cs="B Lotus" w:hint="cs"/>
                  <w:sz w:val="20"/>
                  <w:szCs w:val="20"/>
                  <w:rtl/>
                </w:rPr>
                <w:delText>ساخت و ساز</w:delText>
              </w:r>
            </w:del>
            <w:ins w:id="13708" w:author="Mehrnazi Boojari" w:date="2019-01-07T22:28:00Z">
              <w:r w:rsidR="00051F26">
                <w:rPr>
                  <w:rFonts w:ascii="B Lotus" w:eastAsia="Calibri" w:hAnsi="B Lotus" w:cs="B Lotus" w:hint="cs"/>
                  <w:sz w:val="20"/>
                  <w:szCs w:val="20"/>
                  <w:rtl/>
                </w:rPr>
                <w:t>ساخت</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و</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ساز</w:t>
              </w:r>
            </w:ins>
            <w:r w:rsidRPr="00295B4F">
              <w:rPr>
                <w:rFonts w:ascii="B Lotus" w:eastAsia="Calibri" w:hAnsi="B Lotus" w:cs="B Lotus" w:hint="cs"/>
                <w:sz w:val="20"/>
                <w:szCs w:val="20"/>
                <w:rtl/>
              </w:rPr>
              <w:t xml:space="preserve"> و نوسازی مسکن </w:t>
            </w:r>
            <w:del w:id="13709" w:author="Mehrnazi Boojari" w:date="2019-01-07T10:03:00Z">
              <w:r w:rsidRPr="00295B4F" w:rsidDel="00A31D6F">
                <w:rPr>
                  <w:rFonts w:ascii="B Lotus" w:eastAsia="Calibri" w:hAnsi="B Lotus" w:cs="B Lotus" w:hint="cs"/>
                  <w:sz w:val="20"/>
                  <w:szCs w:val="20"/>
                  <w:rtl/>
                </w:rPr>
                <w:delText>روستائی</w:delText>
              </w:r>
            </w:del>
            <w:ins w:id="13710" w:author="Mehrnazi Boojari" w:date="2019-01-07T10:03:00Z">
              <w:r w:rsidR="00A31D6F">
                <w:rPr>
                  <w:rFonts w:ascii="B Lotus" w:eastAsia="Calibri" w:hAnsi="B Lotus" w:cs="B Lotus" w:hint="cs"/>
                  <w:sz w:val="20"/>
                  <w:szCs w:val="20"/>
                  <w:rtl/>
                </w:rPr>
                <w:t>روستایی</w:t>
              </w:r>
            </w:ins>
          </w:p>
        </w:tc>
        <w:tc>
          <w:tcPr>
            <w:tcW w:w="361" w:type="pct"/>
            <w:shd w:val="clear" w:color="auto" w:fill="auto"/>
            <w:vAlign w:val="center"/>
          </w:tcPr>
          <w:p w14:paraId="4C709726"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3.96</w:t>
            </w:r>
          </w:p>
        </w:tc>
      </w:tr>
      <w:tr w:rsidR="00E91C41" w:rsidRPr="00DE149B" w14:paraId="09B1EA5C" w14:textId="77777777" w:rsidTr="00295B4F">
        <w:trPr>
          <w:trHeight w:val="388"/>
          <w:jc w:val="center"/>
        </w:trPr>
        <w:tc>
          <w:tcPr>
            <w:tcW w:w="409" w:type="pct"/>
            <w:vMerge/>
            <w:shd w:val="clear" w:color="auto" w:fill="F2F2F2"/>
            <w:vAlign w:val="center"/>
          </w:tcPr>
          <w:p w14:paraId="011D3A52"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EDEDED"/>
            <w:vAlign w:val="center"/>
          </w:tcPr>
          <w:p w14:paraId="59530EF7" w14:textId="77777777" w:rsidR="00E91C41" w:rsidRPr="00295B4F" w:rsidRDefault="00E91C41" w:rsidP="00E91C41">
            <w:pPr>
              <w:bidi/>
              <w:jc w:val="center"/>
              <w:rPr>
                <w:rFonts w:ascii="B Lotus" w:eastAsia="Calibri" w:hAnsi="B Lotus" w:cs="B Lotus"/>
                <w:sz w:val="20"/>
                <w:szCs w:val="20"/>
                <w:rtl/>
              </w:rPr>
            </w:pPr>
          </w:p>
        </w:tc>
        <w:tc>
          <w:tcPr>
            <w:tcW w:w="269" w:type="pct"/>
            <w:shd w:val="clear" w:color="auto" w:fill="EDEDED"/>
            <w:vAlign w:val="center"/>
          </w:tcPr>
          <w:p w14:paraId="6271F5E4"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h12</w:t>
            </w:r>
          </w:p>
        </w:tc>
        <w:tc>
          <w:tcPr>
            <w:tcW w:w="609" w:type="pct"/>
            <w:shd w:val="clear" w:color="auto" w:fill="EDEDED"/>
            <w:vAlign w:val="center"/>
          </w:tcPr>
          <w:p w14:paraId="48F3212A" w14:textId="77777777" w:rsidR="00E91C41" w:rsidRPr="00295B4F" w:rsidRDefault="00E91C41" w:rsidP="00E91C41">
            <w:pPr>
              <w:bidi/>
              <w:jc w:val="center"/>
              <w:rPr>
                <w:rFonts w:ascii="B Lotus" w:eastAsia="Calibri" w:hAnsi="B Lotus" w:cs="B Lotus"/>
                <w:sz w:val="20"/>
                <w:szCs w:val="20"/>
                <w:rtl/>
              </w:rPr>
            </w:pPr>
            <w:del w:id="13711" w:author="Mehrnazi Boojari" w:date="2019-01-13T07:10:00Z">
              <w:r w:rsidRPr="00295B4F" w:rsidDel="002E51AF">
                <w:rPr>
                  <w:rFonts w:ascii="B Lotus" w:eastAsia="Calibri" w:hAnsi="B Lotus" w:cs="B Lotus" w:hint="cs"/>
                  <w:sz w:val="20"/>
                  <w:szCs w:val="20"/>
                  <w:rtl/>
                </w:rPr>
                <w:delText>برنامه ریزی</w:delText>
              </w:r>
            </w:del>
            <w:ins w:id="13712"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مدیریتی</w:t>
            </w:r>
          </w:p>
        </w:tc>
        <w:tc>
          <w:tcPr>
            <w:tcW w:w="2456" w:type="pct"/>
            <w:shd w:val="clear" w:color="auto" w:fill="F2F2F2"/>
            <w:vAlign w:val="center"/>
          </w:tcPr>
          <w:p w14:paraId="324C3355"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بوروکراسی و </w:t>
            </w:r>
            <w:del w:id="13713" w:author="Mehrnazi Boojari" w:date="2019-01-10T00:21:00Z">
              <w:r w:rsidRPr="00295B4F" w:rsidDel="002E20FF">
                <w:rPr>
                  <w:rFonts w:ascii="B Lotus" w:eastAsia="Calibri" w:hAnsi="B Lotus" w:cs="B Lotus" w:hint="cs"/>
                  <w:sz w:val="20"/>
                  <w:szCs w:val="20"/>
                  <w:rtl/>
                </w:rPr>
                <w:delText>فرایند</w:delText>
              </w:r>
            </w:del>
            <w:ins w:id="13714" w:author="Mehrnazi Boojari" w:date="2019-01-10T00:21:00Z">
              <w:r w:rsidR="002E20FF">
                <w:rPr>
                  <w:rFonts w:ascii="B Lotus" w:eastAsia="Calibri" w:hAnsi="B Lotus" w:cs="B Lotus" w:hint="cs"/>
                  <w:sz w:val="20"/>
                  <w:szCs w:val="20"/>
                  <w:rtl/>
                </w:rPr>
                <w:t>فرآیند</w:t>
              </w:r>
            </w:ins>
            <w:r w:rsidRPr="00295B4F">
              <w:rPr>
                <w:rFonts w:ascii="B Lotus" w:eastAsia="Calibri" w:hAnsi="B Lotus" w:cs="B Lotus" w:hint="cs"/>
                <w:sz w:val="20"/>
                <w:szCs w:val="20"/>
                <w:rtl/>
              </w:rPr>
              <w:t xml:space="preserve"> پچیده بانکی برای اعطای وام (</w:t>
            </w:r>
            <w:del w:id="13715" w:author="Mehrnazi Boojari" w:date="2019-01-13T07:56:00Z">
              <w:r w:rsidRPr="00295B4F" w:rsidDel="00FD65E1">
                <w:rPr>
                  <w:rFonts w:ascii="B Lotus" w:eastAsia="Calibri" w:hAnsi="B Lotus" w:cs="B Lotus" w:hint="cs"/>
                  <w:sz w:val="20"/>
                  <w:szCs w:val="20"/>
                  <w:rtl/>
                </w:rPr>
                <w:delText>ضامنین</w:delText>
              </w:r>
            </w:del>
            <w:ins w:id="13716" w:author="Mehrnazi Boojari" w:date="2019-01-13T07:56:00Z">
              <w:r w:rsidR="00FD65E1">
                <w:rPr>
                  <w:rFonts w:ascii="B Lotus" w:eastAsia="Calibri" w:hAnsi="B Lotus" w:cs="B Lotus" w:hint="cs"/>
                  <w:sz w:val="20"/>
                  <w:szCs w:val="20"/>
                  <w:rtl/>
                </w:rPr>
                <w:t>ضامن‌ها</w:t>
              </w:r>
            </w:ins>
            <w:del w:id="13717" w:author="Mehrnazi Boojari" w:date="2019-01-07T09:47:00Z">
              <w:r w:rsidRPr="00295B4F" w:rsidDel="006F7CCF">
                <w:rPr>
                  <w:rFonts w:ascii="B Lotus" w:eastAsia="Calibri" w:hAnsi="B Lotus" w:cs="B Lotus" w:hint="cs"/>
                  <w:sz w:val="20"/>
                  <w:szCs w:val="20"/>
                  <w:rtl/>
                </w:rPr>
                <w:delText xml:space="preserve"> ،</w:delText>
              </w:r>
            </w:del>
            <w:ins w:id="13718" w:author="Mehrnazi Boojari" w:date="2019-01-07T09:47:00Z">
              <w:r w:rsidR="006F7CCF">
                <w:rPr>
                  <w:rFonts w:ascii="B Lotus" w:eastAsia="Calibri" w:hAnsi="B Lotus" w:cs="B Lotus" w:hint="cs"/>
                  <w:sz w:val="20"/>
                  <w:szCs w:val="20"/>
                  <w:rtl/>
                </w:rPr>
                <w:t>،</w:t>
              </w:r>
            </w:ins>
            <w:r w:rsidRPr="00295B4F">
              <w:rPr>
                <w:rFonts w:ascii="B Lotus" w:eastAsia="Calibri" w:hAnsi="B Lotus" w:cs="B Lotus" w:hint="cs"/>
                <w:sz w:val="20"/>
                <w:szCs w:val="20"/>
                <w:rtl/>
              </w:rPr>
              <w:t xml:space="preserve"> میزان اقساط و</w:t>
            </w:r>
            <w:ins w:id="13719" w:author="Mehrnazi Boojari" w:date="2019-01-13T08:05:00Z">
              <w:r w:rsidR="0078738D">
                <w:rPr>
                  <w:rFonts w:ascii="B Lotus" w:eastAsia="Calibri" w:hAnsi="B Lotus" w:cs="Times New Roman" w:hint="eastAsia"/>
                  <w:sz w:val="20"/>
                  <w:szCs w:val="20"/>
                  <w:rtl/>
                </w:rPr>
                <w:t> </w:t>
              </w:r>
            </w:ins>
            <w:del w:id="13720" w:author="Mehrnazi Boojari" w:date="2019-01-13T08:05:00Z">
              <w:r w:rsidRPr="00295B4F" w:rsidDel="0078738D">
                <w:rPr>
                  <w:rFonts w:ascii="B Lotus" w:eastAsia="Calibri" w:hAnsi="B Lotus" w:cs="B Lotus" w:hint="cs"/>
                  <w:sz w:val="20"/>
                  <w:szCs w:val="20"/>
                  <w:rtl/>
                </w:rPr>
                <w:delText xml:space="preserve"> </w:delText>
              </w:r>
            </w:del>
            <w:r w:rsidRPr="00295B4F">
              <w:rPr>
                <w:rFonts w:ascii="B Lotus" w:eastAsia="Calibri" w:hAnsi="B Lotus" w:cs="B Lotus" w:hint="cs"/>
                <w:sz w:val="20"/>
                <w:szCs w:val="20"/>
                <w:rtl/>
              </w:rPr>
              <w:t>...)</w:t>
            </w:r>
            <w:ins w:id="13721" w:author="Mehrnazi Boojari" w:date="2019-01-13T08:05:00Z">
              <w:r w:rsidR="0078738D">
                <w:rPr>
                  <w:rFonts w:ascii="B Lotus" w:eastAsia="Calibri" w:hAnsi="B Lotus" w:cs="B Lotus" w:hint="cs"/>
                  <w:sz w:val="20"/>
                  <w:szCs w:val="20"/>
                  <w:rtl/>
                </w:rPr>
                <w:t xml:space="preserve"> </w:t>
              </w:r>
            </w:ins>
            <w:r w:rsidRPr="00295B4F">
              <w:rPr>
                <w:rFonts w:ascii="B Lotus" w:eastAsia="Calibri" w:hAnsi="B Lotus" w:cs="B Lotus" w:hint="cs"/>
                <w:sz w:val="20"/>
                <w:szCs w:val="20"/>
                <w:rtl/>
              </w:rPr>
              <w:t>در ساخت و نوسازی مسکن</w:t>
            </w:r>
          </w:p>
        </w:tc>
        <w:tc>
          <w:tcPr>
            <w:tcW w:w="361" w:type="pct"/>
            <w:shd w:val="clear" w:color="auto" w:fill="auto"/>
            <w:vAlign w:val="center"/>
          </w:tcPr>
          <w:p w14:paraId="305A0D03"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4.43</w:t>
            </w:r>
          </w:p>
        </w:tc>
      </w:tr>
      <w:tr w:rsidR="00E91C41" w:rsidRPr="00DE149B" w14:paraId="43D6884D" w14:textId="77777777" w:rsidTr="00295B4F">
        <w:trPr>
          <w:trHeight w:val="388"/>
          <w:jc w:val="center"/>
        </w:trPr>
        <w:tc>
          <w:tcPr>
            <w:tcW w:w="409" w:type="pct"/>
            <w:vMerge/>
            <w:shd w:val="clear" w:color="auto" w:fill="F2F2F2"/>
            <w:vAlign w:val="center"/>
          </w:tcPr>
          <w:p w14:paraId="09787CBA"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EDEDED"/>
            <w:vAlign w:val="center"/>
          </w:tcPr>
          <w:p w14:paraId="6E55B2F9" w14:textId="77777777" w:rsidR="00E91C41" w:rsidRPr="00295B4F" w:rsidRDefault="00E91C41" w:rsidP="00E91C41">
            <w:pPr>
              <w:bidi/>
              <w:jc w:val="center"/>
              <w:rPr>
                <w:rFonts w:ascii="B Lotus" w:eastAsia="Calibri" w:hAnsi="B Lotus" w:cs="B Lotus"/>
                <w:sz w:val="20"/>
                <w:szCs w:val="20"/>
                <w:rtl/>
              </w:rPr>
            </w:pPr>
          </w:p>
        </w:tc>
        <w:tc>
          <w:tcPr>
            <w:tcW w:w="269" w:type="pct"/>
            <w:shd w:val="clear" w:color="auto" w:fill="EDEDED"/>
            <w:vAlign w:val="center"/>
          </w:tcPr>
          <w:p w14:paraId="68BFFEA1"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h13</w:t>
            </w:r>
          </w:p>
        </w:tc>
        <w:tc>
          <w:tcPr>
            <w:tcW w:w="609" w:type="pct"/>
            <w:shd w:val="clear" w:color="auto" w:fill="EDEDED"/>
            <w:vAlign w:val="center"/>
          </w:tcPr>
          <w:p w14:paraId="28985037"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تقنینی</w:t>
            </w:r>
            <w:del w:id="13722" w:author="Mehrnazi Boojari" w:date="2019-01-07T09:47:00Z">
              <w:r w:rsidRPr="00295B4F" w:rsidDel="006F7CCF">
                <w:rPr>
                  <w:rFonts w:ascii="B Lotus" w:eastAsia="Calibri" w:hAnsi="B Lotus" w:cs="B Lotus" w:hint="cs"/>
                  <w:sz w:val="20"/>
                  <w:szCs w:val="20"/>
                  <w:rtl/>
                </w:rPr>
                <w:delText xml:space="preserve"> ،</w:delText>
              </w:r>
            </w:del>
            <w:ins w:id="13723" w:author="Mehrnazi Boojari" w:date="2019-01-07T09:47:00Z">
              <w:r w:rsidR="006F7CCF">
                <w:rPr>
                  <w:rFonts w:ascii="B Lotus" w:eastAsia="Calibri" w:hAnsi="B Lotus" w:cs="B Lotus" w:hint="cs"/>
                  <w:sz w:val="20"/>
                  <w:szCs w:val="20"/>
                  <w:rtl/>
                </w:rPr>
                <w:t>،</w:t>
              </w:r>
            </w:ins>
            <w:r w:rsidRPr="00295B4F">
              <w:rPr>
                <w:rFonts w:ascii="B Lotus" w:eastAsia="Calibri" w:hAnsi="B Lotus" w:cs="B Lotus" w:hint="cs"/>
                <w:sz w:val="20"/>
                <w:szCs w:val="20"/>
                <w:rtl/>
              </w:rPr>
              <w:t xml:space="preserve"> </w:t>
            </w:r>
            <w:del w:id="13724" w:author="Mehrnazi Boojari" w:date="2019-01-13T07:10:00Z">
              <w:r w:rsidRPr="00295B4F" w:rsidDel="002E51AF">
                <w:rPr>
                  <w:rFonts w:ascii="B Lotus" w:eastAsia="Calibri" w:hAnsi="B Lotus" w:cs="B Lotus" w:hint="cs"/>
                  <w:sz w:val="20"/>
                  <w:szCs w:val="20"/>
                  <w:rtl/>
                </w:rPr>
                <w:delText>برنامه ریزی</w:delText>
              </w:r>
            </w:del>
            <w:ins w:id="13725" w:author="Mehrnazi Boojari" w:date="2019-01-13T07:10:00Z">
              <w:r w:rsidR="002E51AF">
                <w:rPr>
                  <w:rFonts w:ascii="B Lotus" w:eastAsia="Calibri" w:hAnsi="B Lotus" w:cs="B Lotus" w:hint="cs"/>
                  <w:sz w:val="20"/>
                  <w:szCs w:val="20"/>
                  <w:rtl/>
                </w:rPr>
                <w:t>برنامه‌ریزی</w:t>
              </w:r>
            </w:ins>
          </w:p>
        </w:tc>
        <w:tc>
          <w:tcPr>
            <w:tcW w:w="2456" w:type="pct"/>
            <w:shd w:val="clear" w:color="auto" w:fill="F2F2F2"/>
            <w:vAlign w:val="center"/>
          </w:tcPr>
          <w:p w14:paraId="764A0CC4"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در نظر نگرفتن مقتضیات منطقه و شرایط افراد برای اعطای وام (شغل </w:t>
            </w:r>
            <w:del w:id="13726" w:author="Mehrnazi Boojari" w:date="2019-01-07T10:03:00Z">
              <w:r w:rsidRPr="00295B4F" w:rsidDel="00A31D6F">
                <w:rPr>
                  <w:rFonts w:ascii="B Lotus" w:eastAsia="Calibri" w:hAnsi="B Lotus" w:cs="B Lotus" w:hint="cs"/>
                  <w:sz w:val="20"/>
                  <w:szCs w:val="20"/>
                  <w:rtl/>
                </w:rPr>
                <w:delText>روستائی</w:delText>
              </w:r>
            </w:del>
            <w:ins w:id="13727" w:author="Mehrnazi Boojari" w:date="2019-01-07T10:03:00Z">
              <w:r w:rsidR="00A31D6F">
                <w:rPr>
                  <w:rFonts w:ascii="B Lotus" w:eastAsia="Calibri" w:hAnsi="B Lotus" w:cs="B Lotus" w:hint="cs"/>
                  <w:sz w:val="20"/>
                  <w:szCs w:val="20"/>
                  <w:rtl/>
                </w:rPr>
                <w:t>روستایی</w:t>
              </w:r>
            </w:ins>
            <w:r w:rsidRPr="00295B4F">
              <w:rPr>
                <w:rFonts w:ascii="B Lotus" w:eastAsia="Calibri" w:hAnsi="B Lotus" w:cs="B Lotus" w:hint="cs"/>
                <w:sz w:val="20"/>
                <w:szCs w:val="20"/>
                <w:rtl/>
              </w:rPr>
              <w:t>، اقلیم منطقه</w:t>
            </w:r>
            <w:del w:id="13728" w:author="Mehrnazi Boojari" w:date="2019-01-07T09:47:00Z">
              <w:r w:rsidRPr="00295B4F" w:rsidDel="006F7CCF">
                <w:rPr>
                  <w:rFonts w:ascii="B Lotus" w:eastAsia="Calibri" w:hAnsi="B Lotus" w:cs="B Lotus" w:hint="cs"/>
                  <w:sz w:val="20"/>
                  <w:szCs w:val="20"/>
                  <w:rtl/>
                </w:rPr>
                <w:delText xml:space="preserve"> ،</w:delText>
              </w:r>
            </w:del>
            <w:ins w:id="13729" w:author="Mehrnazi Boojari" w:date="2019-01-07T09:47:00Z">
              <w:r w:rsidR="006F7CCF">
                <w:rPr>
                  <w:rFonts w:ascii="B Lotus" w:eastAsia="Calibri" w:hAnsi="B Lotus" w:cs="B Lotus" w:hint="cs"/>
                  <w:sz w:val="20"/>
                  <w:szCs w:val="20"/>
                  <w:rtl/>
                </w:rPr>
                <w:t>،</w:t>
              </w:r>
            </w:ins>
            <w:r w:rsidRPr="00295B4F">
              <w:rPr>
                <w:rFonts w:ascii="B Lotus" w:eastAsia="Calibri" w:hAnsi="B Lotus" w:cs="B Lotus" w:hint="cs"/>
                <w:sz w:val="20"/>
                <w:szCs w:val="20"/>
                <w:rtl/>
              </w:rPr>
              <w:t xml:space="preserve"> سطح درآمد و ...</w:t>
            </w:r>
            <w:del w:id="13730" w:author="Mehrnazi Boojari" w:date="2019-01-07T10:07:00Z">
              <w:r w:rsidRPr="00295B4F" w:rsidDel="00A31D6F">
                <w:rPr>
                  <w:rFonts w:ascii="B Lotus" w:eastAsia="Calibri" w:hAnsi="B Lotus" w:cs="B Lotus" w:hint="cs"/>
                  <w:sz w:val="20"/>
                  <w:szCs w:val="20"/>
                  <w:rtl/>
                </w:rPr>
                <w:delText xml:space="preserve"> )</w:delText>
              </w:r>
            </w:del>
            <w:ins w:id="13731" w:author="Mehrnazi Boojari" w:date="2019-01-07T10:07:00Z">
              <w:r w:rsidR="00A31D6F">
                <w:rPr>
                  <w:rFonts w:ascii="B Lotus" w:eastAsia="Calibri" w:hAnsi="B Lotus" w:cs="B Lotus" w:hint="cs"/>
                  <w:sz w:val="20"/>
                  <w:szCs w:val="20"/>
                  <w:rtl/>
                </w:rPr>
                <w:t>)</w:t>
              </w:r>
            </w:ins>
            <w:r w:rsidRPr="00295B4F">
              <w:rPr>
                <w:rFonts w:ascii="B Lotus" w:eastAsia="Calibri" w:hAnsi="B Lotus" w:cs="B Lotus" w:hint="cs"/>
                <w:sz w:val="20"/>
                <w:szCs w:val="20"/>
                <w:rtl/>
              </w:rPr>
              <w:t xml:space="preserve"> در نوسازی و ساخت مسکن</w:t>
            </w:r>
          </w:p>
        </w:tc>
        <w:tc>
          <w:tcPr>
            <w:tcW w:w="361" w:type="pct"/>
            <w:shd w:val="clear" w:color="auto" w:fill="auto"/>
            <w:vAlign w:val="center"/>
          </w:tcPr>
          <w:p w14:paraId="11D8C3A7"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4.15</w:t>
            </w:r>
          </w:p>
        </w:tc>
      </w:tr>
      <w:tr w:rsidR="00E91C41" w:rsidRPr="00DE149B" w14:paraId="079ACB85" w14:textId="77777777" w:rsidTr="00295B4F">
        <w:trPr>
          <w:trHeight w:val="388"/>
          <w:jc w:val="center"/>
        </w:trPr>
        <w:tc>
          <w:tcPr>
            <w:tcW w:w="409" w:type="pct"/>
            <w:vMerge/>
            <w:shd w:val="clear" w:color="auto" w:fill="F2F2F2"/>
            <w:vAlign w:val="center"/>
          </w:tcPr>
          <w:p w14:paraId="1837D960"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EDEDED"/>
            <w:vAlign w:val="center"/>
          </w:tcPr>
          <w:p w14:paraId="319B04D4" w14:textId="77777777" w:rsidR="00E91C41" w:rsidRPr="00295B4F" w:rsidRDefault="00E91C41" w:rsidP="00E91C41">
            <w:pPr>
              <w:bidi/>
              <w:jc w:val="center"/>
              <w:rPr>
                <w:rFonts w:ascii="B Lotus" w:eastAsia="Calibri" w:hAnsi="B Lotus" w:cs="B Lotus"/>
                <w:sz w:val="20"/>
                <w:szCs w:val="20"/>
                <w:rtl/>
              </w:rPr>
            </w:pPr>
          </w:p>
        </w:tc>
        <w:tc>
          <w:tcPr>
            <w:tcW w:w="269" w:type="pct"/>
            <w:shd w:val="clear" w:color="auto" w:fill="EDEDED"/>
            <w:vAlign w:val="center"/>
          </w:tcPr>
          <w:p w14:paraId="23150166"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h14</w:t>
            </w:r>
          </w:p>
        </w:tc>
        <w:tc>
          <w:tcPr>
            <w:tcW w:w="609" w:type="pct"/>
            <w:shd w:val="clear" w:color="auto" w:fill="EDEDED"/>
            <w:vAlign w:val="center"/>
          </w:tcPr>
          <w:p w14:paraId="77E36B5C" w14:textId="77777777" w:rsidR="00E91C41" w:rsidRPr="00295B4F" w:rsidRDefault="00E91C41" w:rsidP="00E91C41">
            <w:pPr>
              <w:bidi/>
              <w:jc w:val="center"/>
              <w:rPr>
                <w:rFonts w:ascii="B Lotus" w:eastAsia="Calibri" w:hAnsi="B Lotus" w:cs="B Lotus"/>
                <w:sz w:val="20"/>
                <w:szCs w:val="20"/>
                <w:rtl/>
              </w:rPr>
            </w:pPr>
            <w:del w:id="13732" w:author="Mehrnazi Boojari" w:date="2019-01-13T07:10:00Z">
              <w:r w:rsidRPr="00295B4F" w:rsidDel="002E51AF">
                <w:rPr>
                  <w:rFonts w:ascii="B Lotus" w:eastAsia="Calibri" w:hAnsi="B Lotus" w:cs="B Lotus" w:hint="cs"/>
                  <w:sz w:val="20"/>
                  <w:szCs w:val="20"/>
                  <w:rtl/>
                </w:rPr>
                <w:delText>برنامه ریزی</w:delText>
              </w:r>
            </w:del>
            <w:ins w:id="13733"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xml:space="preserve">، </w:t>
            </w:r>
            <w:del w:id="13734" w:author="Mehrnazi Boojari" w:date="2019-01-07T10:46:00Z">
              <w:r w:rsidRPr="00295B4F" w:rsidDel="006A1F1D">
                <w:rPr>
                  <w:rFonts w:ascii="B Lotus" w:eastAsia="Calibri" w:hAnsi="B Lotus" w:cs="B Lotus" w:hint="cs"/>
                  <w:sz w:val="20"/>
                  <w:szCs w:val="20"/>
                  <w:rtl/>
                </w:rPr>
                <w:delText>اجرائی</w:delText>
              </w:r>
            </w:del>
            <w:ins w:id="13735" w:author="Mehrnazi Boojari" w:date="2019-01-07T10:46:00Z">
              <w:r w:rsidR="006A1F1D">
                <w:rPr>
                  <w:rFonts w:ascii="B Lotus" w:eastAsia="Calibri" w:hAnsi="B Lotus" w:cs="B Lotus" w:hint="cs"/>
                  <w:sz w:val="20"/>
                  <w:szCs w:val="20"/>
                  <w:rtl/>
                </w:rPr>
                <w:t>اجرایی</w:t>
              </w:r>
            </w:ins>
          </w:p>
        </w:tc>
        <w:tc>
          <w:tcPr>
            <w:tcW w:w="2456" w:type="pct"/>
            <w:shd w:val="clear" w:color="auto" w:fill="F2F2F2"/>
            <w:vAlign w:val="center"/>
          </w:tcPr>
          <w:p w14:paraId="6A9AA94C" w14:textId="77777777" w:rsidR="00E91C41" w:rsidRPr="00295B4F" w:rsidRDefault="00E91C41" w:rsidP="0078738D">
            <w:pPr>
              <w:bidi/>
              <w:jc w:val="center"/>
              <w:rPr>
                <w:rFonts w:ascii="B Lotus" w:eastAsia="Calibri" w:hAnsi="B Lotus" w:cs="B Lotus"/>
                <w:sz w:val="20"/>
                <w:szCs w:val="20"/>
                <w:rtl/>
              </w:rPr>
            </w:pPr>
            <w:del w:id="13736" w:author="Mehrnazi Boojari" w:date="2019-01-13T08:05:00Z">
              <w:r w:rsidRPr="00295B4F" w:rsidDel="0078738D">
                <w:rPr>
                  <w:rFonts w:ascii="B Lotus" w:eastAsia="Calibri" w:hAnsi="B Lotus" w:cs="B Lotus" w:hint="cs"/>
                  <w:sz w:val="20"/>
                  <w:szCs w:val="20"/>
                  <w:rtl/>
                </w:rPr>
                <w:delText>بالا</w:delText>
              </w:r>
            </w:del>
            <w:del w:id="13737" w:author="Mehrnazi Boojari" w:date="2019-01-07T10:45:00Z">
              <w:r w:rsidRPr="00295B4F" w:rsidDel="006A1F1D">
                <w:rPr>
                  <w:rFonts w:ascii="B Lotus" w:eastAsia="Calibri" w:hAnsi="B Lotus" w:cs="B Lotus" w:hint="cs"/>
                  <w:sz w:val="20"/>
                  <w:szCs w:val="20"/>
                  <w:rtl/>
                </w:rPr>
                <w:delText xml:space="preserve"> بودن </w:delText>
              </w:r>
            </w:del>
            <w:ins w:id="13738" w:author="Mehrnazi Boojari" w:date="2019-01-13T08:05:00Z">
              <w:r w:rsidR="0078738D">
                <w:rPr>
                  <w:rFonts w:ascii="B Lotus" w:eastAsia="Calibri" w:hAnsi="B Lotus" w:cs="B Lotus" w:hint="cs"/>
                  <w:sz w:val="20"/>
                  <w:szCs w:val="20"/>
                  <w:rtl/>
                </w:rPr>
                <w:t>زیادبودن</w:t>
              </w:r>
            </w:ins>
            <w:ins w:id="13739" w:author="Mehrnazi Boojari" w:date="2019-01-07T10:45:00Z">
              <w:r w:rsidR="006A1F1D">
                <w:rPr>
                  <w:rFonts w:ascii="B Lotus" w:eastAsia="Calibri" w:hAnsi="B Lotus" w:cs="B Lotus" w:hint="cs"/>
                  <w:sz w:val="20"/>
                  <w:szCs w:val="20"/>
                  <w:rtl/>
                </w:rPr>
                <w:t xml:space="preserve"> </w:t>
              </w:r>
            </w:ins>
            <w:r w:rsidRPr="00295B4F">
              <w:rPr>
                <w:rFonts w:ascii="B Lotus" w:eastAsia="Calibri" w:hAnsi="B Lotus" w:cs="B Lotus" w:hint="cs"/>
                <w:sz w:val="20"/>
                <w:szCs w:val="20"/>
                <w:rtl/>
              </w:rPr>
              <w:t>هزینه مقاوم</w:t>
            </w:r>
            <w:del w:id="13740" w:author="Mehrnazi Boojari" w:date="2019-01-07T09:51:00Z">
              <w:r w:rsidRPr="00295B4F" w:rsidDel="006F7CCF">
                <w:rPr>
                  <w:rFonts w:ascii="B Lotus" w:eastAsia="Calibri" w:hAnsi="B Lotus" w:cs="B Lotus" w:hint="cs"/>
                  <w:sz w:val="20"/>
                  <w:szCs w:val="20"/>
                  <w:rtl/>
                </w:rPr>
                <w:delText xml:space="preserve"> سازی </w:delText>
              </w:r>
            </w:del>
            <w:ins w:id="13741" w:author="Mehrnazi Boojari" w:date="2019-01-07T09:51:00Z">
              <w:r w:rsidR="006F7CCF">
                <w:rPr>
                  <w:rFonts w:ascii="B Lotus" w:eastAsia="Calibri" w:hAnsi="B Lotus" w:cs="B Lotus" w:hint="cs"/>
                  <w:sz w:val="20"/>
                  <w:szCs w:val="20"/>
                  <w:rtl/>
                </w:rPr>
                <w:t xml:space="preserve">‌سازی </w:t>
              </w:r>
            </w:ins>
            <w:r w:rsidRPr="00295B4F">
              <w:rPr>
                <w:rFonts w:ascii="B Lotus" w:eastAsia="Calibri" w:hAnsi="B Lotus" w:cs="B Lotus" w:hint="cs"/>
                <w:sz w:val="20"/>
                <w:szCs w:val="20"/>
                <w:rtl/>
              </w:rPr>
              <w:t xml:space="preserve">و </w:t>
            </w:r>
            <w:del w:id="13742" w:author="Mehrnazi Boojari" w:date="2019-01-13T08:05:00Z">
              <w:r w:rsidRPr="00295B4F" w:rsidDel="0078738D">
                <w:rPr>
                  <w:rFonts w:ascii="B Lotus" w:eastAsia="Calibri" w:hAnsi="B Lotus" w:cs="B Lotus" w:hint="cs"/>
                  <w:sz w:val="20"/>
                  <w:szCs w:val="20"/>
                  <w:rtl/>
                </w:rPr>
                <w:delText xml:space="preserve">نبود </w:delText>
              </w:r>
            </w:del>
            <w:ins w:id="13743" w:author="Mehrnazi Boojari" w:date="2019-01-13T08:05:00Z">
              <w:r w:rsidR="0078738D">
                <w:rPr>
                  <w:rFonts w:ascii="B Lotus" w:eastAsia="Calibri" w:hAnsi="B Lotus" w:cs="B Lotus" w:hint="cs"/>
                  <w:sz w:val="20"/>
                  <w:szCs w:val="20"/>
                  <w:rtl/>
                </w:rPr>
                <w:t>کم</w:t>
              </w:r>
              <w:r w:rsidR="0078738D">
                <w:rPr>
                  <w:rFonts w:ascii="B Lotus" w:eastAsia="Calibri" w:hAnsi="B Lotus" w:cs="B Nazanin" w:hint="cs"/>
                  <w:sz w:val="20"/>
                  <w:szCs w:val="20"/>
                  <w:rtl/>
                </w:rPr>
                <w:t>‌</w:t>
              </w:r>
              <w:r w:rsidR="0078738D" w:rsidRPr="00295B4F">
                <w:rPr>
                  <w:rFonts w:ascii="B Lotus" w:eastAsia="Calibri" w:hAnsi="B Lotus" w:cs="B Lotus" w:hint="cs"/>
                  <w:sz w:val="20"/>
                  <w:szCs w:val="20"/>
                  <w:rtl/>
                </w:rPr>
                <w:t>بود</w:t>
              </w:r>
              <w:r w:rsidR="0078738D">
                <w:rPr>
                  <w:rFonts w:ascii="B Lotus" w:eastAsia="Calibri" w:hAnsi="B Lotus" w:cs="B Lotus" w:hint="cs"/>
                  <w:sz w:val="20"/>
                  <w:szCs w:val="20"/>
                  <w:rtl/>
                </w:rPr>
                <w:t>ن</w:t>
              </w:r>
              <w:r w:rsidR="0078738D" w:rsidRPr="00295B4F">
                <w:rPr>
                  <w:rFonts w:ascii="B Lotus" w:eastAsia="Calibri" w:hAnsi="B Lotus" w:cs="B Lotus" w:hint="cs"/>
                  <w:sz w:val="20"/>
                  <w:szCs w:val="20"/>
                  <w:rtl/>
                </w:rPr>
                <w:t xml:space="preserve"> </w:t>
              </w:r>
            </w:ins>
            <w:r w:rsidRPr="00295B4F">
              <w:rPr>
                <w:rFonts w:ascii="B Lotus" w:eastAsia="Calibri" w:hAnsi="B Lotus" w:cs="B Lotus" w:hint="cs"/>
                <w:sz w:val="20"/>
                <w:szCs w:val="20"/>
                <w:rtl/>
              </w:rPr>
              <w:t>توان مالی افراد در نوسازی و ساخت مسکن</w:t>
            </w:r>
          </w:p>
        </w:tc>
        <w:tc>
          <w:tcPr>
            <w:tcW w:w="361" w:type="pct"/>
            <w:shd w:val="clear" w:color="auto" w:fill="auto"/>
            <w:vAlign w:val="center"/>
          </w:tcPr>
          <w:p w14:paraId="4A5DB2A2"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4.20</w:t>
            </w:r>
          </w:p>
        </w:tc>
      </w:tr>
      <w:tr w:rsidR="00E91C41" w:rsidRPr="00DE149B" w14:paraId="67CCD783" w14:textId="77777777" w:rsidTr="00295B4F">
        <w:trPr>
          <w:trHeight w:val="388"/>
          <w:jc w:val="center"/>
        </w:trPr>
        <w:tc>
          <w:tcPr>
            <w:tcW w:w="409" w:type="pct"/>
            <w:vMerge/>
            <w:shd w:val="clear" w:color="auto" w:fill="F2F2F2"/>
            <w:vAlign w:val="center"/>
          </w:tcPr>
          <w:p w14:paraId="587E588D"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EDEDED"/>
            <w:vAlign w:val="center"/>
          </w:tcPr>
          <w:p w14:paraId="0217EBA6" w14:textId="77777777" w:rsidR="00E91C41" w:rsidRPr="00295B4F" w:rsidRDefault="00E91C41" w:rsidP="00E91C41">
            <w:pPr>
              <w:bidi/>
              <w:jc w:val="center"/>
              <w:rPr>
                <w:rFonts w:ascii="B Lotus" w:eastAsia="Calibri" w:hAnsi="B Lotus" w:cs="B Lotus"/>
                <w:sz w:val="20"/>
                <w:szCs w:val="20"/>
                <w:rtl/>
              </w:rPr>
            </w:pPr>
          </w:p>
        </w:tc>
        <w:tc>
          <w:tcPr>
            <w:tcW w:w="269" w:type="pct"/>
            <w:shd w:val="clear" w:color="auto" w:fill="EDEDED"/>
            <w:vAlign w:val="center"/>
          </w:tcPr>
          <w:p w14:paraId="6AB7EB49"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h15</w:t>
            </w:r>
          </w:p>
        </w:tc>
        <w:tc>
          <w:tcPr>
            <w:tcW w:w="609" w:type="pct"/>
            <w:shd w:val="clear" w:color="auto" w:fill="EDEDED"/>
            <w:vAlign w:val="center"/>
          </w:tcPr>
          <w:p w14:paraId="2CCA4144" w14:textId="77777777" w:rsidR="00E91C41" w:rsidRPr="00295B4F" w:rsidRDefault="00E91C41" w:rsidP="00E91C41">
            <w:pPr>
              <w:bidi/>
              <w:jc w:val="center"/>
              <w:rPr>
                <w:rFonts w:ascii="B Lotus" w:eastAsia="Calibri" w:hAnsi="B Lotus" w:cs="B Lotus"/>
                <w:sz w:val="20"/>
                <w:szCs w:val="20"/>
                <w:rtl/>
              </w:rPr>
            </w:pPr>
            <w:del w:id="13744" w:author="Mehrnazi Boojari" w:date="2019-01-07T10:46:00Z">
              <w:r w:rsidRPr="00295B4F" w:rsidDel="006A1F1D">
                <w:rPr>
                  <w:rFonts w:ascii="B Lotus" w:eastAsia="Calibri" w:hAnsi="B Lotus" w:cs="B Lotus" w:hint="cs"/>
                  <w:sz w:val="20"/>
                  <w:szCs w:val="20"/>
                  <w:rtl/>
                </w:rPr>
                <w:delText>اجرائی</w:delText>
              </w:r>
            </w:del>
            <w:ins w:id="13745" w:author="Mehrnazi Boojari" w:date="2019-01-07T10:46:00Z">
              <w:r w:rsidR="006A1F1D">
                <w:rPr>
                  <w:rFonts w:ascii="B Lotus" w:eastAsia="Calibri" w:hAnsi="B Lotus" w:cs="B Lotus" w:hint="cs"/>
                  <w:sz w:val="20"/>
                  <w:szCs w:val="20"/>
                  <w:rtl/>
                </w:rPr>
                <w:t>اجرایی</w:t>
              </w:r>
            </w:ins>
          </w:p>
        </w:tc>
        <w:tc>
          <w:tcPr>
            <w:tcW w:w="2456" w:type="pct"/>
            <w:shd w:val="clear" w:color="auto" w:fill="F2F2F2"/>
            <w:vAlign w:val="center"/>
          </w:tcPr>
          <w:p w14:paraId="66368DD7" w14:textId="77777777" w:rsidR="00E91C41" w:rsidRPr="00295B4F" w:rsidRDefault="00E91C41" w:rsidP="0078738D">
            <w:pPr>
              <w:bidi/>
              <w:jc w:val="center"/>
              <w:rPr>
                <w:rFonts w:ascii="B Lotus" w:eastAsia="Calibri" w:hAnsi="B Lotus" w:cs="B Lotus"/>
                <w:sz w:val="20"/>
                <w:szCs w:val="20"/>
                <w:rtl/>
              </w:rPr>
            </w:pPr>
            <w:r w:rsidRPr="00295B4F">
              <w:rPr>
                <w:rFonts w:ascii="B Lotus" w:eastAsia="Calibri" w:hAnsi="B Lotus" w:cs="B Lotus" w:hint="cs"/>
                <w:sz w:val="20"/>
                <w:szCs w:val="20"/>
                <w:rtl/>
              </w:rPr>
              <w:t>بی</w:t>
            </w:r>
            <w:ins w:id="13746" w:author="Mehrnazi Boojari" w:date="2019-01-13T08:05:00Z">
              <w:r w:rsidR="0078738D">
                <w:rPr>
                  <w:rFonts w:ascii="B Lotus" w:eastAsia="Calibri" w:hAnsi="B Lotus" w:cs="B Nazanin" w:hint="cs"/>
                  <w:sz w:val="20"/>
                  <w:szCs w:val="20"/>
                  <w:rtl/>
                </w:rPr>
                <w:t>‌</w:t>
              </w:r>
            </w:ins>
            <w:del w:id="13747" w:author="Mehrnazi Boojari" w:date="2019-01-13T08:05:00Z">
              <w:r w:rsidRPr="00295B4F" w:rsidDel="0078738D">
                <w:rPr>
                  <w:rFonts w:ascii="B Lotus" w:eastAsia="Calibri" w:hAnsi="B Lotus" w:cs="B Lotus" w:hint="cs"/>
                  <w:sz w:val="20"/>
                  <w:szCs w:val="20"/>
                  <w:rtl/>
                </w:rPr>
                <w:delText xml:space="preserve"> </w:delText>
              </w:r>
            </w:del>
            <w:r w:rsidRPr="00295B4F">
              <w:rPr>
                <w:rFonts w:ascii="B Lotus" w:eastAsia="Calibri" w:hAnsi="B Lotus" w:cs="B Lotus" w:hint="cs"/>
                <w:sz w:val="20"/>
                <w:szCs w:val="20"/>
                <w:rtl/>
              </w:rPr>
              <w:t>اهمیت</w:t>
            </w:r>
            <w:del w:id="13748" w:author="Mehrnazi Boojari" w:date="2019-01-07T10:45:00Z">
              <w:r w:rsidRPr="00295B4F" w:rsidDel="006A1F1D">
                <w:rPr>
                  <w:rFonts w:ascii="B Lotus" w:eastAsia="Calibri" w:hAnsi="B Lotus" w:cs="B Lotus" w:hint="cs"/>
                  <w:sz w:val="20"/>
                  <w:szCs w:val="20"/>
                  <w:rtl/>
                </w:rPr>
                <w:delText xml:space="preserve"> بودن </w:delText>
              </w:r>
            </w:del>
            <w:ins w:id="13749" w:author="Mehrnazi Boojari" w:date="2019-01-07T10:45:00Z">
              <w:r w:rsidR="006A1F1D">
                <w:rPr>
                  <w:rFonts w:ascii="B Lotus" w:eastAsia="Calibri" w:hAnsi="B Lotus" w:cs="B Lotus" w:hint="cs"/>
                  <w:sz w:val="20"/>
                  <w:szCs w:val="20"/>
                  <w:rtl/>
                </w:rPr>
                <w:t xml:space="preserve">‌بودن </w:t>
              </w:r>
            </w:ins>
            <w:r w:rsidRPr="00295B4F">
              <w:rPr>
                <w:rFonts w:ascii="B Lotus" w:eastAsia="Calibri" w:hAnsi="B Lotus" w:cs="B Lotus" w:hint="cs"/>
                <w:sz w:val="20"/>
                <w:szCs w:val="20"/>
                <w:rtl/>
              </w:rPr>
              <w:t>مقاوم</w:t>
            </w:r>
            <w:del w:id="13750" w:author="Mehrnazi Boojari" w:date="2019-01-07T09:51:00Z">
              <w:r w:rsidRPr="00295B4F" w:rsidDel="006F7CCF">
                <w:rPr>
                  <w:rFonts w:ascii="B Lotus" w:eastAsia="Calibri" w:hAnsi="B Lotus" w:cs="B Lotus" w:hint="cs"/>
                  <w:sz w:val="20"/>
                  <w:szCs w:val="20"/>
                  <w:rtl/>
                </w:rPr>
                <w:delText xml:space="preserve"> سازی </w:delText>
              </w:r>
            </w:del>
            <w:ins w:id="13751" w:author="Mehrnazi Boojari" w:date="2019-01-07T09:51:00Z">
              <w:r w:rsidR="006F7CCF">
                <w:rPr>
                  <w:rFonts w:ascii="B Lotus" w:eastAsia="Calibri" w:hAnsi="B Lotus" w:cs="B Lotus" w:hint="cs"/>
                  <w:sz w:val="20"/>
                  <w:szCs w:val="20"/>
                  <w:rtl/>
                </w:rPr>
                <w:t xml:space="preserve">‌سازی </w:t>
              </w:r>
            </w:ins>
            <w:r w:rsidRPr="00295B4F">
              <w:rPr>
                <w:rFonts w:ascii="B Lotus" w:eastAsia="Calibri" w:hAnsi="B Lotus" w:cs="B Lotus" w:hint="cs"/>
                <w:sz w:val="20"/>
                <w:szCs w:val="20"/>
                <w:rtl/>
              </w:rPr>
              <w:t xml:space="preserve">مسکن در نگاه </w:t>
            </w:r>
            <w:del w:id="13752" w:author="Mehrnazi Boojari" w:date="2019-01-07T10:03:00Z">
              <w:r w:rsidRPr="00295B4F" w:rsidDel="00A31D6F">
                <w:rPr>
                  <w:rFonts w:ascii="B Lotus" w:eastAsia="Calibri" w:hAnsi="B Lotus" w:cs="B Lotus" w:hint="cs"/>
                  <w:sz w:val="20"/>
                  <w:szCs w:val="20"/>
                  <w:rtl/>
                </w:rPr>
                <w:delText>روستائی</w:delText>
              </w:r>
            </w:del>
            <w:ins w:id="13753" w:author="Mehrnazi Boojari" w:date="2019-01-07T10:03:00Z">
              <w:r w:rsidR="00A31D6F">
                <w:rPr>
                  <w:rFonts w:ascii="B Lotus" w:eastAsia="Calibri" w:hAnsi="B Lotus" w:cs="B Lotus" w:hint="cs"/>
                  <w:sz w:val="20"/>
                  <w:szCs w:val="20"/>
                  <w:rtl/>
                </w:rPr>
                <w:t>روستایی</w:t>
              </w:r>
            </w:ins>
            <w:r w:rsidRPr="00295B4F">
              <w:rPr>
                <w:rFonts w:ascii="B Lotus" w:eastAsia="Calibri" w:hAnsi="B Lotus" w:cs="B Lotus" w:hint="cs"/>
                <w:sz w:val="20"/>
                <w:szCs w:val="20"/>
                <w:rtl/>
              </w:rPr>
              <w:t>ان</w:t>
            </w:r>
          </w:p>
        </w:tc>
        <w:tc>
          <w:tcPr>
            <w:tcW w:w="361" w:type="pct"/>
            <w:shd w:val="clear" w:color="auto" w:fill="auto"/>
            <w:vAlign w:val="center"/>
          </w:tcPr>
          <w:p w14:paraId="55EC5D87"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3.06</w:t>
            </w:r>
          </w:p>
        </w:tc>
      </w:tr>
      <w:tr w:rsidR="00E91C41" w:rsidRPr="00DE149B" w14:paraId="5054C46D" w14:textId="77777777" w:rsidTr="00295B4F">
        <w:trPr>
          <w:trHeight w:val="388"/>
          <w:jc w:val="center"/>
        </w:trPr>
        <w:tc>
          <w:tcPr>
            <w:tcW w:w="409" w:type="pct"/>
            <w:vMerge/>
            <w:shd w:val="clear" w:color="auto" w:fill="F2F2F2"/>
            <w:vAlign w:val="center"/>
          </w:tcPr>
          <w:p w14:paraId="3874A3C4"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EDEDED"/>
            <w:vAlign w:val="center"/>
          </w:tcPr>
          <w:p w14:paraId="6DBB749C" w14:textId="77777777" w:rsidR="00E91C41" w:rsidRPr="00295B4F" w:rsidRDefault="00E91C41" w:rsidP="00E91C41">
            <w:pPr>
              <w:bidi/>
              <w:jc w:val="center"/>
              <w:rPr>
                <w:rFonts w:ascii="B Lotus" w:eastAsia="Calibri" w:hAnsi="B Lotus" w:cs="B Lotus"/>
                <w:sz w:val="20"/>
                <w:szCs w:val="20"/>
                <w:rtl/>
              </w:rPr>
            </w:pPr>
          </w:p>
        </w:tc>
        <w:tc>
          <w:tcPr>
            <w:tcW w:w="269" w:type="pct"/>
            <w:shd w:val="clear" w:color="auto" w:fill="EDEDED"/>
            <w:vAlign w:val="center"/>
          </w:tcPr>
          <w:p w14:paraId="4B757FC7"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h16</w:t>
            </w:r>
          </w:p>
        </w:tc>
        <w:tc>
          <w:tcPr>
            <w:tcW w:w="609" w:type="pct"/>
            <w:shd w:val="clear" w:color="auto" w:fill="EDEDED"/>
            <w:vAlign w:val="center"/>
          </w:tcPr>
          <w:p w14:paraId="75B3DFEA"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تقنینی، </w:t>
            </w:r>
            <w:del w:id="13754" w:author="Mehrnazi Boojari" w:date="2019-01-13T07:10:00Z">
              <w:r w:rsidRPr="00295B4F" w:rsidDel="002E51AF">
                <w:rPr>
                  <w:rFonts w:ascii="B Lotus" w:eastAsia="Calibri" w:hAnsi="B Lotus" w:cs="B Lotus" w:hint="cs"/>
                  <w:sz w:val="20"/>
                  <w:szCs w:val="20"/>
                  <w:rtl/>
                </w:rPr>
                <w:delText>برنامه ریزی</w:delText>
              </w:r>
            </w:del>
            <w:ins w:id="13755" w:author="Mehrnazi Boojari" w:date="2019-01-13T07:10:00Z">
              <w:r w:rsidR="002E51AF">
                <w:rPr>
                  <w:rFonts w:ascii="B Lotus" w:eastAsia="Calibri" w:hAnsi="B Lotus" w:cs="B Lotus" w:hint="cs"/>
                  <w:sz w:val="20"/>
                  <w:szCs w:val="20"/>
                  <w:rtl/>
                </w:rPr>
                <w:t>برنامه‌ریزی</w:t>
              </w:r>
            </w:ins>
          </w:p>
        </w:tc>
        <w:tc>
          <w:tcPr>
            <w:tcW w:w="2456" w:type="pct"/>
            <w:shd w:val="clear" w:color="auto" w:fill="F2F2F2"/>
            <w:vAlign w:val="center"/>
          </w:tcPr>
          <w:p w14:paraId="10A2000F" w14:textId="77777777" w:rsidR="00E91C41" w:rsidRPr="00295B4F" w:rsidRDefault="00E91C41" w:rsidP="0078738D">
            <w:pPr>
              <w:bidi/>
              <w:jc w:val="center"/>
              <w:rPr>
                <w:rFonts w:ascii="B Lotus" w:eastAsia="Calibri" w:hAnsi="B Lotus" w:cs="B Lotus"/>
                <w:sz w:val="20"/>
                <w:szCs w:val="20"/>
                <w:rtl/>
              </w:rPr>
            </w:pPr>
            <w:r w:rsidRPr="00295B4F">
              <w:rPr>
                <w:rFonts w:ascii="B Lotus" w:eastAsia="Calibri" w:hAnsi="B Lotus" w:cs="B Lotus" w:hint="cs"/>
                <w:sz w:val="20"/>
                <w:szCs w:val="20"/>
                <w:rtl/>
              </w:rPr>
              <w:t>مدیریت</w:t>
            </w:r>
            <w:ins w:id="13756" w:author="Mehrnazi Boojari" w:date="2019-01-13T08:05:00Z">
              <w:r w:rsidR="0078738D">
                <w:rPr>
                  <w:rFonts w:ascii="B Lotus" w:eastAsia="Calibri" w:hAnsi="B Lotus" w:cs="B Nazanin" w:hint="cs"/>
                  <w:sz w:val="20"/>
                  <w:szCs w:val="20"/>
                  <w:rtl/>
                </w:rPr>
                <w:t>‌</w:t>
              </w:r>
            </w:ins>
            <w:del w:id="13757" w:author="Mehrnazi Boojari" w:date="2019-01-13T08:05:00Z">
              <w:r w:rsidRPr="00295B4F" w:rsidDel="0078738D">
                <w:rPr>
                  <w:rFonts w:ascii="B Lotus" w:eastAsia="Calibri" w:hAnsi="B Lotus" w:cs="B Lotus" w:hint="cs"/>
                  <w:sz w:val="20"/>
                  <w:szCs w:val="20"/>
                  <w:rtl/>
                </w:rPr>
                <w:delText xml:space="preserve"> </w:delText>
              </w:r>
            </w:del>
            <w:r w:rsidRPr="00295B4F">
              <w:rPr>
                <w:rFonts w:ascii="B Lotus" w:eastAsia="Calibri" w:hAnsi="B Lotus" w:cs="B Lotus" w:hint="cs"/>
                <w:sz w:val="20"/>
                <w:szCs w:val="20"/>
                <w:rtl/>
              </w:rPr>
              <w:t>بخش</w:t>
            </w:r>
            <w:del w:id="13758" w:author="Mehrnazi Boojari" w:date="2019-01-07T10:47:00Z">
              <w:r w:rsidRPr="00295B4F" w:rsidDel="006A1F1D">
                <w:rPr>
                  <w:rFonts w:ascii="B Lotus" w:eastAsia="Calibri" w:hAnsi="B Lotus" w:cs="B Lotus" w:hint="cs"/>
                  <w:sz w:val="20"/>
                  <w:szCs w:val="20"/>
                  <w:rtl/>
                </w:rPr>
                <w:delText>ی(</w:delText>
              </w:r>
            </w:del>
            <w:ins w:id="13759" w:author="Mehrnazi Boojari" w:date="2019-01-07T10:47:00Z">
              <w:r w:rsidR="006A1F1D">
                <w:rPr>
                  <w:rFonts w:ascii="B Lotus" w:eastAsia="Calibri" w:hAnsi="B Lotus" w:cs="B Lotus" w:hint="cs"/>
                  <w:sz w:val="20"/>
                  <w:szCs w:val="20"/>
                  <w:rtl/>
                </w:rPr>
                <w:t>ی (</w:t>
              </w:r>
            </w:ins>
            <w:r w:rsidRPr="00295B4F">
              <w:rPr>
                <w:rFonts w:ascii="B Lotus" w:eastAsia="Calibri" w:hAnsi="B Lotus" w:cs="B Lotus" w:hint="cs"/>
                <w:sz w:val="20"/>
                <w:szCs w:val="20"/>
                <w:rtl/>
              </w:rPr>
              <w:t xml:space="preserve">بنیاد مسکن) در ساخت مسکن بدون </w:t>
            </w:r>
            <w:del w:id="13760" w:author="Mehrnazi Boojari" w:date="2019-01-07T22:30:00Z">
              <w:r w:rsidRPr="00295B4F" w:rsidDel="00051F26">
                <w:rPr>
                  <w:rFonts w:ascii="B Lotus" w:eastAsia="Calibri" w:hAnsi="B Lotus" w:cs="B Lotus" w:hint="cs"/>
                  <w:sz w:val="20"/>
                  <w:szCs w:val="20"/>
                  <w:rtl/>
                </w:rPr>
                <w:delText>در نظر گرفتن</w:delText>
              </w:r>
            </w:del>
            <w:ins w:id="13761" w:author="Mehrnazi Boojari" w:date="2019-01-07T22:30:00Z">
              <w:r w:rsidR="00051F26">
                <w:rPr>
                  <w:rFonts w:ascii="B Lotus" w:eastAsia="Calibri" w:hAnsi="B Lotus" w:cs="B Lotus" w:hint="cs"/>
                  <w:sz w:val="20"/>
                  <w:szCs w:val="20"/>
                  <w:rtl/>
                </w:rPr>
                <w:t>در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نظر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گرفتن</w:t>
              </w:r>
            </w:ins>
            <w:r w:rsidRPr="00295B4F">
              <w:rPr>
                <w:rFonts w:ascii="B Lotus" w:eastAsia="Calibri" w:hAnsi="B Lotus" w:cs="B Lotus" w:hint="cs"/>
                <w:sz w:val="20"/>
                <w:szCs w:val="20"/>
                <w:rtl/>
              </w:rPr>
              <w:t xml:space="preserve"> اشتغال و</w:t>
            </w:r>
            <w:del w:id="13762" w:author="Mehrnazi Boojari" w:date="2019-01-13T08:06:00Z">
              <w:r w:rsidRPr="00295B4F" w:rsidDel="0078738D">
                <w:rPr>
                  <w:rFonts w:ascii="B Lotus" w:eastAsia="Calibri" w:hAnsi="B Lotus" w:cs="B Lotus" w:hint="cs"/>
                  <w:sz w:val="20"/>
                  <w:szCs w:val="20"/>
                  <w:rtl/>
                </w:rPr>
                <w:delText>...</w:delText>
              </w:r>
            </w:del>
            <w:ins w:id="13763" w:author="Mehrnazi Boojari" w:date="2019-01-13T08:06:00Z">
              <w:r w:rsidR="0078738D">
                <w:rPr>
                  <w:rFonts w:ascii="B Lotus" w:eastAsia="Calibri" w:hAnsi="B Lotus" w:cs="Times New Roman" w:hint="eastAsia"/>
                  <w:sz w:val="20"/>
                  <w:szCs w:val="20"/>
                  <w:rtl/>
                </w:rPr>
                <w:t> </w:t>
              </w:r>
              <w:r w:rsidR="0078738D">
                <w:rPr>
                  <w:rFonts w:ascii="B Lotus" w:eastAsia="Calibri" w:hAnsi="B Lotus" w:cs="Times New Roman" w:hint="cs"/>
                  <w:sz w:val="20"/>
                  <w:szCs w:val="20"/>
                  <w:rtl/>
                </w:rPr>
                <w:t>.</w:t>
              </w:r>
              <w:r w:rsidR="0078738D" w:rsidRPr="00295B4F">
                <w:rPr>
                  <w:rFonts w:ascii="B Lotus" w:eastAsia="Calibri" w:hAnsi="B Lotus" w:cs="B Lotus" w:hint="cs"/>
                  <w:sz w:val="20"/>
                  <w:szCs w:val="20"/>
                  <w:rtl/>
                </w:rPr>
                <w:t>..</w:t>
              </w:r>
            </w:ins>
          </w:p>
        </w:tc>
        <w:tc>
          <w:tcPr>
            <w:tcW w:w="361" w:type="pct"/>
            <w:shd w:val="clear" w:color="auto" w:fill="auto"/>
            <w:vAlign w:val="center"/>
          </w:tcPr>
          <w:p w14:paraId="31E8F03B"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3.84</w:t>
            </w:r>
          </w:p>
        </w:tc>
      </w:tr>
      <w:tr w:rsidR="00E91C41" w:rsidRPr="00DE149B" w14:paraId="18D832C2" w14:textId="77777777" w:rsidTr="00295B4F">
        <w:trPr>
          <w:trHeight w:val="388"/>
          <w:jc w:val="center"/>
        </w:trPr>
        <w:tc>
          <w:tcPr>
            <w:tcW w:w="409" w:type="pct"/>
            <w:vMerge w:val="restart"/>
            <w:vAlign w:val="center"/>
          </w:tcPr>
          <w:p w14:paraId="5F005DE4" w14:textId="77777777" w:rsidR="00E91C41" w:rsidRPr="00295B4F" w:rsidRDefault="00E91C41" w:rsidP="00E91C41">
            <w:pPr>
              <w:bidi/>
              <w:jc w:val="center"/>
              <w:rPr>
                <w:rFonts w:asciiTheme="majorBidi" w:eastAsia="Calibri" w:hAnsiTheme="majorBidi" w:cstheme="majorBidi"/>
                <w:sz w:val="20"/>
                <w:szCs w:val="20"/>
                <w:vertAlign w:val="subscript"/>
                <w:rtl/>
              </w:rPr>
            </w:pPr>
            <w:r w:rsidRPr="00295B4F">
              <w:rPr>
                <w:rFonts w:asciiTheme="majorBidi" w:eastAsia="Calibri" w:hAnsiTheme="majorBidi" w:cstheme="majorBidi"/>
                <w:sz w:val="20"/>
                <w:szCs w:val="20"/>
              </w:rPr>
              <w:t>H</w:t>
            </w:r>
            <w:r w:rsidRPr="00295B4F">
              <w:rPr>
                <w:rFonts w:asciiTheme="majorBidi" w:eastAsia="Calibri" w:hAnsiTheme="majorBidi" w:cstheme="majorBidi"/>
                <w:sz w:val="20"/>
                <w:szCs w:val="20"/>
                <w:vertAlign w:val="subscript"/>
              </w:rPr>
              <w:t>4</w:t>
            </w:r>
          </w:p>
        </w:tc>
        <w:tc>
          <w:tcPr>
            <w:tcW w:w="896" w:type="pct"/>
            <w:vMerge w:val="restart"/>
            <w:shd w:val="clear" w:color="auto" w:fill="auto"/>
            <w:vAlign w:val="center"/>
          </w:tcPr>
          <w:p w14:paraId="2C1EDAEE"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مصرف انرژی و جلوگیری از اتلاف انرژی </w:t>
            </w:r>
            <w:r w:rsidRPr="00295B4F">
              <w:rPr>
                <w:rFonts w:ascii="B Lotus" w:eastAsia="Calibri" w:hAnsi="B Lotus" w:cs="B Lotus" w:hint="cs"/>
                <w:sz w:val="20"/>
                <w:szCs w:val="20"/>
                <w:rtl/>
              </w:rPr>
              <w:lastRenderedPageBreak/>
              <w:t>در ساختمان (گرمایشی</w:t>
            </w:r>
            <w:del w:id="13764" w:author="Mehrnazi Boojari" w:date="2019-01-07T09:47:00Z">
              <w:r w:rsidRPr="00295B4F" w:rsidDel="006F7CCF">
                <w:rPr>
                  <w:rFonts w:ascii="B Lotus" w:eastAsia="Calibri" w:hAnsi="B Lotus" w:cs="B Lotus" w:hint="cs"/>
                  <w:sz w:val="20"/>
                  <w:szCs w:val="20"/>
                  <w:rtl/>
                </w:rPr>
                <w:delText xml:space="preserve"> ،</w:delText>
              </w:r>
            </w:del>
            <w:ins w:id="13765" w:author="Mehrnazi Boojari" w:date="2019-01-07T09:47:00Z">
              <w:r w:rsidR="006F7CCF">
                <w:rPr>
                  <w:rFonts w:ascii="B Lotus" w:eastAsia="Calibri" w:hAnsi="B Lotus" w:cs="B Lotus" w:hint="cs"/>
                  <w:sz w:val="20"/>
                  <w:szCs w:val="20"/>
                  <w:rtl/>
                </w:rPr>
                <w:t>،</w:t>
              </w:r>
            </w:ins>
            <w:r w:rsidRPr="00295B4F">
              <w:rPr>
                <w:rFonts w:ascii="B Lotus" w:eastAsia="Calibri" w:hAnsi="B Lotus" w:cs="B Lotus" w:hint="cs"/>
                <w:sz w:val="20"/>
                <w:szCs w:val="20"/>
                <w:rtl/>
              </w:rPr>
              <w:t xml:space="preserve"> سرمایشی و تهویه)</w:t>
            </w:r>
          </w:p>
        </w:tc>
        <w:tc>
          <w:tcPr>
            <w:tcW w:w="269" w:type="pct"/>
            <w:vAlign w:val="center"/>
          </w:tcPr>
          <w:p w14:paraId="36C1B3E7"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lastRenderedPageBreak/>
              <w:t>h17</w:t>
            </w:r>
          </w:p>
        </w:tc>
        <w:tc>
          <w:tcPr>
            <w:tcW w:w="609" w:type="pct"/>
            <w:vAlign w:val="center"/>
          </w:tcPr>
          <w:p w14:paraId="401F7DC9" w14:textId="77777777" w:rsidR="00E91C41" w:rsidRPr="00295B4F" w:rsidRDefault="00E91C41" w:rsidP="00E91C41">
            <w:pPr>
              <w:bidi/>
              <w:jc w:val="center"/>
              <w:rPr>
                <w:rFonts w:ascii="B Lotus" w:eastAsia="Calibri" w:hAnsi="B Lotus" w:cs="B Lotus"/>
                <w:sz w:val="20"/>
                <w:szCs w:val="20"/>
                <w:rtl/>
              </w:rPr>
            </w:pPr>
            <w:del w:id="13766" w:author="Mehrnazi Boojari" w:date="2019-01-13T07:10:00Z">
              <w:r w:rsidRPr="00295B4F" w:rsidDel="002E51AF">
                <w:rPr>
                  <w:rFonts w:ascii="B Lotus" w:eastAsia="Calibri" w:hAnsi="B Lotus" w:cs="B Lotus" w:hint="cs"/>
                  <w:sz w:val="20"/>
                  <w:szCs w:val="20"/>
                  <w:rtl/>
                </w:rPr>
                <w:delText>برنامه ریزی</w:delText>
              </w:r>
            </w:del>
            <w:ins w:id="13767" w:author="Mehrnazi Boojari" w:date="2019-01-13T07:10:00Z">
              <w:r w:rsidR="002E51AF">
                <w:rPr>
                  <w:rFonts w:ascii="B Lotus" w:eastAsia="Calibri" w:hAnsi="B Lotus" w:cs="B Lotus" w:hint="cs"/>
                  <w:sz w:val="20"/>
                  <w:szCs w:val="20"/>
                  <w:rtl/>
                </w:rPr>
                <w:t>برنامه‌ریزی</w:t>
              </w:r>
            </w:ins>
          </w:p>
        </w:tc>
        <w:tc>
          <w:tcPr>
            <w:tcW w:w="2456" w:type="pct"/>
            <w:shd w:val="clear" w:color="auto" w:fill="auto"/>
            <w:vAlign w:val="center"/>
          </w:tcPr>
          <w:p w14:paraId="13294BD5"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عدم دسترسی به مصالح ساختمانی نوین برای حفظ انرژی در ساختمان</w:t>
            </w:r>
          </w:p>
        </w:tc>
        <w:tc>
          <w:tcPr>
            <w:tcW w:w="361" w:type="pct"/>
            <w:shd w:val="clear" w:color="auto" w:fill="auto"/>
            <w:vAlign w:val="center"/>
          </w:tcPr>
          <w:p w14:paraId="324EEC9E"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3.29</w:t>
            </w:r>
          </w:p>
        </w:tc>
      </w:tr>
      <w:tr w:rsidR="00E91C41" w:rsidRPr="00DE149B" w14:paraId="027AA913" w14:textId="77777777" w:rsidTr="00295B4F">
        <w:trPr>
          <w:trHeight w:val="388"/>
          <w:jc w:val="center"/>
        </w:trPr>
        <w:tc>
          <w:tcPr>
            <w:tcW w:w="409" w:type="pct"/>
            <w:vMerge/>
            <w:vAlign w:val="center"/>
          </w:tcPr>
          <w:p w14:paraId="391FE949"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auto"/>
            <w:vAlign w:val="center"/>
          </w:tcPr>
          <w:p w14:paraId="184560D3" w14:textId="77777777" w:rsidR="00E91C41" w:rsidRPr="00295B4F" w:rsidRDefault="00E91C41" w:rsidP="00E91C41">
            <w:pPr>
              <w:bidi/>
              <w:jc w:val="center"/>
              <w:rPr>
                <w:rFonts w:ascii="B Lotus" w:eastAsia="Calibri" w:hAnsi="B Lotus" w:cs="B Lotus"/>
                <w:sz w:val="20"/>
                <w:szCs w:val="20"/>
                <w:rtl/>
              </w:rPr>
            </w:pPr>
          </w:p>
        </w:tc>
        <w:tc>
          <w:tcPr>
            <w:tcW w:w="269" w:type="pct"/>
            <w:vAlign w:val="center"/>
          </w:tcPr>
          <w:p w14:paraId="38A0472F"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h18</w:t>
            </w:r>
          </w:p>
        </w:tc>
        <w:tc>
          <w:tcPr>
            <w:tcW w:w="609" w:type="pct"/>
            <w:vAlign w:val="center"/>
          </w:tcPr>
          <w:p w14:paraId="77D7A951" w14:textId="77777777" w:rsidR="00E91C41" w:rsidRPr="00295B4F" w:rsidRDefault="00E91C41" w:rsidP="00E91C41">
            <w:pPr>
              <w:bidi/>
              <w:jc w:val="center"/>
              <w:rPr>
                <w:rFonts w:ascii="B Lotus" w:eastAsia="Calibri" w:hAnsi="B Lotus" w:cs="B Lotus"/>
                <w:sz w:val="20"/>
                <w:szCs w:val="20"/>
                <w:rtl/>
              </w:rPr>
            </w:pPr>
            <w:del w:id="13768" w:author="Mehrnazi Boojari" w:date="2019-01-13T07:10:00Z">
              <w:r w:rsidRPr="00295B4F" w:rsidDel="002E51AF">
                <w:rPr>
                  <w:rFonts w:ascii="B Lotus" w:eastAsia="Calibri" w:hAnsi="B Lotus" w:cs="B Lotus" w:hint="cs"/>
                  <w:sz w:val="20"/>
                  <w:szCs w:val="20"/>
                  <w:rtl/>
                </w:rPr>
                <w:delText>برنامه ریزی</w:delText>
              </w:r>
            </w:del>
            <w:ins w:id="13769" w:author="Mehrnazi Boojari" w:date="2019-01-13T07:10:00Z">
              <w:r w:rsidR="002E51AF">
                <w:rPr>
                  <w:rFonts w:ascii="B Lotus" w:eastAsia="Calibri" w:hAnsi="B Lotus" w:cs="B Lotus" w:hint="cs"/>
                  <w:sz w:val="20"/>
                  <w:szCs w:val="20"/>
                  <w:rtl/>
                </w:rPr>
                <w:t>برنامه‌ریزی</w:t>
              </w:r>
            </w:ins>
          </w:p>
        </w:tc>
        <w:tc>
          <w:tcPr>
            <w:tcW w:w="2456" w:type="pct"/>
            <w:shd w:val="clear" w:color="auto" w:fill="auto"/>
            <w:vAlign w:val="center"/>
          </w:tcPr>
          <w:p w14:paraId="27878110" w14:textId="77777777" w:rsidR="00E91C41" w:rsidRPr="00295B4F" w:rsidRDefault="00E91C41" w:rsidP="00E91C41">
            <w:pPr>
              <w:bidi/>
              <w:jc w:val="center"/>
              <w:rPr>
                <w:rFonts w:ascii="B Lotus" w:eastAsia="Calibri" w:hAnsi="B Lotus" w:cs="B Lotus"/>
                <w:sz w:val="20"/>
                <w:szCs w:val="20"/>
                <w:rtl/>
              </w:rPr>
            </w:pPr>
            <w:del w:id="13770" w:author="Mehrnazi Boojari" w:date="2019-01-13T08:06:00Z">
              <w:r w:rsidRPr="00295B4F" w:rsidDel="0078738D">
                <w:rPr>
                  <w:rFonts w:ascii="B Lotus" w:eastAsia="Calibri" w:hAnsi="B Lotus" w:cs="B Lotus" w:hint="cs"/>
                  <w:sz w:val="20"/>
                  <w:szCs w:val="20"/>
                  <w:rtl/>
                </w:rPr>
                <w:delText>بالا</w:delText>
              </w:r>
            </w:del>
            <w:del w:id="13771" w:author="Mehrnazi Boojari" w:date="2019-01-07T10:45:00Z">
              <w:r w:rsidRPr="00295B4F" w:rsidDel="006A1F1D">
                <w:rPr>
                  <w:rFonts w:ascii="B Lotus" w:eastAsia="Calibri" w:hAnsi="B Lotus" w:cs="B Lotus" w:hint="cs"/>
                  <w:sz w:val="20"/>
                  <w:szCs w:val="20"/>
                  <w:rtl/>
                </w:rPr>
                <w:delText xml:space="preserve"> بودن </w:delText>
              </w:r>
            </w:del>
            <w:ins w:id="13772" w:author="Mehrnazi Boojari" w:date="2019-01-13T08:06:00Z">
              <w:r w:rsidR="0078738D">
                <w:rPr>
                  <w:rFonts w:ascii="B Lotus" w:eastAsia="Calibri" w:hAnsi="B Lotus" w:cs="B Lotus" w:hint="cs"/>
                  <w:sz w:val="20"/>
                  <w:szCs w:val="20"/>
                  <w:rtl/>
                </w:rPr>
                <w:t>زیادبودن</w:t>
              </w:r>
            </w:ins>
            <w:ins w:id="13773" w:author="Mehrnazi Boojari" w:date="2019-01-07T10:45:00Z">
              <w:r w:rsidR="006A1F1D">
                <w:rPr>
                  <w:rFonts w:ascii="B Lotus" w:eastAsia="Calibri" w:hAnsi="B Lotus" w:cs="B Lotus" w:hint="cs"/>
                  <w:sz w:val="20"/>
                  <w:szCs w:val="20"/>
                  <w:rtl/>
                </w:rPr>
                <w:t xml:space="preserve"> </w:t>
              </w:r>
            </w:ins>
            <w:r w:rsidRPr="00295B4F">
              <w:rPr>
                <w:rFonts w:ascii="B Lotus" w:eastAsia="Calibri" w:hAnsi="B Lotus" w:cs="B Lotus" w:hint="cs"/>
                <w:sz w:val="20"/>
                <w:szCs w:val="20"/>
                <w:rtl/>
              </w:rPr>
              <w:t>هزینه ب</w:t>
            </w:r>
            <w:ins w:id="13774" w:author="Mehrnazi Boojari" w:date="2019-01-13T08:06:00Z">
              <w:r w:rsidR="0078738D">
                <w:rPr>
                  <w:rFonts w:ascii="B Lotus" w:eastAsia="Calibri" w:hAnsi="B Lotus" w:cs="B Lotus" w:hint="cs"/>
                  <w:sz w:val="20"/>
                  <w:szCs w:val="20"/>
                  <w:rtl/>
                </w:rPr>
                <w:t>ه</w:t>
              </w:r>
              <w:r w:rsidR="0078738D">
                <w:rPr>
                  <w:rFonts w:ascii="B Lotus" w:eastAsia="Calibri" w:hAnsi="B Lotus" w:cs="B Nazanin" w:hint="cs"/>
                  <w:sz w:val="20"/>
                  <w:szCs w:val="20"/>
                  <w:rtl/>
                </w:rPr>
                <w:t>‌</w:t>
              </w:r>
            </w:ins>
            <w:r w:rsidRPr="00295B4F">
              <w:rPr>
                <w:rFonts w:ascii="B Lotus" w:eastAsia="Calibri" w:hAnsi="B Lotus" w:cs="B Lotus" w:hint="cs"/>
                <w:sz w:val="20"/>
                <w:szCs w:val="20"/>
                <w:rtl/>
              </w:rPr>
              <w:t>کاربردن تکنولوژی ب</w:t>
            </w:r>
            <w:ins w:id="13775" w:author="Mehrnazi Boojari" w:date="2019-01-13T08:06:00Z">
              <w:r w:rsidR="0078738D">
                <w:rPr>
                  <w:rFonts w:ascii="B Lotus" w:eastAsia="Calibri" w:hAnsi="B Lotus" w:cs="B Lotus" w:hint="cs"/>
                  <w:sz w:val="20"/>
                  <w:szCs w:val="20"/>
                  <w:rtl/>
                </w:rPr>
                <w:t>ه</w:t>
              </w:r>
              <w:r w:rsidR="0078738D">
                <w:rPr>
                  <w:rFonts w:ascii="B Lotus" w:eastAsia="Calibri" w:hAnsi="B Lotus" w:cs="B Nazanin" w:hint="cs"/>
                  <w:sz w:val="20"/>
                  <w:szCs w:val="20"/>
                  <w:rtl/>
                </w:rPr>
                <w:t>‌</w:t>
              </w:r>
            </w:ins>
            <w:r w:rsidRPr="00295B4F">
              <w:rPr>
                <w:rFonts w:ascii="B Lotus" w:eastAsia="Calibri" w:hAnsi="B Lotus" w:cs="B Lotus" w:hint="cs"/>
                <w:sz w:val="20"/>
                <w:szCs w:val="20"/>
                <w:rtl/>
              </w:rPr>
              <w:t>روز در وسایل گرمایشی و سرمایشی</w:t>
            </w:r>
          </w:p>
        </w:tc>
        <w:tc>
          <w:tcPr>
            <w:tcW w:w="361" w:type="pct"/>
            <w:shd w:val="clear" w:color="auto" w:fill="auto"/>
            <w:vAlign w:val="center"/>
          </w:tcPr>
          <w:p w14:paraId="146F0760"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4.11</w:t>
            </w:r>
          </w:p>
        </w:tc>
      </w:tr>
      <w:tr w:rsidR="00E91C41" w:rsidRPr="00DE149B" w14:paraId="22FB0927" w14:textId="77777777" w:rsidTr="00295B4F">
        <w:trPr>
          <w:trHeight w:val="388"/>
          <w:jc w:val="center"/>
        </w:trPr>
        <w:tc>
          <w:tcPr>
            <w:tcW w:w="409" w:type="pct"/>
            <w:vMerge/>
            <w:vAlign w:val="center"/>
          </w:tcPr>
          <w:p w14:paraId="36B4DE0C"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auto"/>
            <w:vAlign w:val="center"/>
          </w:tcPr>
          <w:p w14:paraId="53B74947" w14:textId="77777777" w:rsidR="00E91C41" w:rsidRPr="00295B4F" w:rsidRDefault="00E91C41" w:rsidP="00E91C41">
            <w:pPr>
              <w:bidi/>
              <w:jc w:val="center"/>
              <w:rPr>
                <w:rFonts w:ascii="B Lotus" w:eastAsia="Calibri" w:hAnsi="B Lotus" w:cs="B Lotus"/>
                <w:sz w:val="20"/>
                <w:szCs w:val="20"/>
                <w:rtl/>
              </w:rPr>
            </w:pPr>
          </w:p>
        </w:tc>
        <w:tc>
          <w:tcPr>
            <w:tcW w:w="269" w:type="pct"/>
            <w:vAlign w:val="center"/>
          </w:tcPr>
          <w:p w14:paraId="39830E3F"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h19</w:t>
            </w:r>
          </w:p>
        </w:tc>
        <w:tc>
          <w:tcPr>
            <w:tcW w:w="609" w:type="pct"/>
            <w:vAlign w:val="center"/>
          </w:tcPr>
          <w:p w14:paraId="73C65E7A" w14:textId="77777777" w:rsidR="00E91C41" w:rsidRPr="00295B4F" w:rsidRDefault="00E91C41" w:rsidP="00E91C41">
            <w:pPr>
              <w:bidi/>
              <w:jc w:val="center"/>
              <w:rPr>
                <w:rFonts w:ascii="B Lotus" w:eastAsia="Calibri" w:hAnsi="B Lotus" w:cs="B Lotus"/>
                <w:sz w:val="20"/>
                <w:szCs w:val="20"/>
                <w:rtl/>
              </w:rPr>
            </w:pPr>
            <w:del w:id="13776" w:author="Mehrnazi Boojari" w:date="2019-01-13T07:10:00Z">
              <w:r w:rsidRPr="00295B4F" w:rsidDel="002E51AF">
                <w:rPr>
                  <w:rFonts w:ascii="B Lotus" w:eastAsia="Calibri" w:hAnsi="B Lotus" w:cs="B Lotus" w:hint="cs"/>
                  <w:sz w:val="20"/>
                  <w:szCs w:val="20"/>
                  <w:rtl/>
                </w:rPr>
                <w:delText>برنامه ریزی</w:delText>
              </w:r>
            </w:del>
            <w:ins w:id="13777" w:author="Mehrnazi Boojari" w:date="2019-01-13T07:10:00Z">
              <w:r w:rsidR="002E51AF">
                <w:rPr>
                  <w:rFonts w:ascii="B Lotus" w:eastAsia="Calibri" w:hAnsi="B Lotus" w:cs="B Lotus" w:hint="cs"/>
                  <w:sz w:val="20"/>
                  <w:szCs w:val="20"/>
                  <w:rtl/>
                </w:rPr>
                <w:t>برنامه‌ریزی</w:t>
              </w:r>
            </w:ins>
          </w:p>
        </w:tc>
        <w:tc>
          <w:tcPr>
            <w:tcW w:w="2456" w:type="pct"/>
            <w:shd w:val="clear" w:color="auto" w:fill="auto"/>
            <w:vAlign w:val="center"/>
          </w:tcPr>
          <w:p w14:paraId="1C235520"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ضعف در قوانین و مقررات فنی برای بحث انرژی در ساختمان</w:t>
            </w:r>
            <w:del w:id="13778" w:author="Mehrnazi Boojari" w:date="2019-01-07T09:46:00Z">
              <w:r w:rsidRPr="00295B4F" w:rsidDel="006F7CCF">
                <w:rPr>
                  <w:rFonts w:ascii="B Lotus" w:eastAsia="Calibri" w:hAnsi="B Lotus" w:cs="B Lotus" w:hint="cs"/>
                  <w:sz w:val="20"/>
                  <w:szCs w:val="20"/>
                  <w:rtl/>
                </w:rPr>
                <w:delText xml:space="preserve"> های </w:delText>
              </w:r>
            </w:del>
            <w:ins w:id="13779" w:author="Mehrnazi Boojari" w:date="2019-01-07T09:46:00Z">
              <w:r w:rsidR="006F7CCF">
                <w:rPr>
                  <w:rFonts w:ascii="B Lotus" w:eastAsia="Calibri" w:hAnsi="B Lotus" w:cs="B Lotus" w:hint="cs"/>
                  <w:sz w:val="20"/>
                  <w:szCs w:val="20"/>
                  <w:rtl/>
                </w:rPr>
                <w:t xml:space="preserve">‌های </w:t>
              </w:r>
            </w:ins>
            <w:r w:rsidRPr="00295B4F">
              <w:rPr>
                <w:rFonts w:ascii="B Lotus" w:eastAsia="Calibri" w:hAnsi="B Lotus" w:cs="B Lotus" w:hint="cs"/>
                <w:sz w:val="20"/>
                <w:szCs w:val="20"/>
                <w:rtl/>
              </w:rPr>
              <w:t>روستایی</w:t>
            </w:r>
          </w:p>
        </w:tc>
        <w:tc>
          <w:tcPr>
            <w:tcW w:w="361" w:type="pct"/>
            <w:shd w:val="clear" w:color="auto" w:fill="auto"/>
            <w:vAlign w:val="center"/>
          </w:tcPr>
          <w:p w14:paraId="12856832"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3.68</w:t>
            </w:r>
          </w:p>
        </w:tc>
      </w:tr>
      <w:tr w:rsidR="00E91C41" w:rsidRPr="00DE149B" w14:paraId="733FF6E2" w14:textId="77777777" w:rsidTr="00295B4F">
        <w:trPr>
          <w:trHeight w:val="388"/>
          <w:jc w:val="center"/>
        </w:trPr>
        <w:tc>
          <w:tcPr>
            <w:tcW w:w="409" w:type="pct"/>
            <w:vMerge/>
            <w:vAlign w:val="center"/>
          </w:tcPr>
          <w:p w14:paraId="139ADF7C" w14:textId="77777777" w:rsidR="00E91C41" w:rsidRPr="00295B4F" w:rsidRDefault="00E91C41" w:rsidP="00E91C41">
            <w:pPr>
              <w:bidi/>
              <w:jc w:val="center"/>
              <w:rPr>
                <w:rFonts w:asciiTheme="majorBidi" w:eastAsia="Calibri" w:hAnsiTheme="majorBidi" w:cstheme="majorBidi"/>
                <w:sz w:val="20"/>
                <w:szCs w:val="20"/>
                <w:rtl/>
              </w:rPr>
            </w:pPr>
          </w:p>
        </w:tc>
        <w:tc>
          <w:tcPr>
            <w:tcW w:w="896" w:type="pct"/>
            <w:vMerge/>
            <w:shd w:val="clear" w:color="auto" w:fill="auto"/>
            <w:vAlign w:val="center"/>
          </w:tcPr>
          <w:p w14:paraId="377C4202" w14:textId="77777777" w:rsidR="00E91C41" w:rsidRPr="00295B4F" w:rsidRDefault="00E91C41" w:rsidP="00E91C41">
            <w:pPr>
              <w:bidi/>
              <w:jc w:val="center"/>
              <w:rPr>
                <w:rFonts w:ascii="B Lotus" w:eastAsia="Calibri" w:hAnsi="B Lotus" w:cs="B Lotus"/>
                <w:sz w:val="20"/>
                <w:szCs w:val="20"/>
                <w:rtl/>
              </w:rPr>
            </w:pPr>
          </w:p>
        </w:tc>
        <w:tc>
          <w:tcPr>
            <w:tcW w:w="269" w:type="pct"/>
            <w:vAlign w:val="center"/>
          </w:tcPr>
          <w:p w14:paraId="34FD15C7"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h20</w:t>
            </w:r>
          </w:p>
        </w:tc>
        <w:tc>
          <w:tcPr>
            <w:tcW w:w="609" w:type="pct"/>
            <w:vAlign w:val="center"/>
          </w:tcPr>
          <w:p w14:paraId="6C393EF8" w14:textId="77777777" w:rsidR="00E91C41" w:rsidRPr="00295B4F" w:rsidRDefault="00E91C41" w:rsidP="00E91C41">
            <w:pPr>
              <w:bidi/>
              <w:jc w:val="center"/>
              <w:rPr>
                <w:rFonts w:ascii="B Lotus" w:eastAsia="Calibri" w:hAnsi="B Lotus" w:cs="B Lotus"/>
                <w:sz w:val="20"/>
                <w:szCs w:val="20"/>
                <w:rtl/>
              </w:rPr>
            </w:pPr>
            <w:del w:id="13780" w:author="Mehrnazi Boojari" w:date="2019-01-13T07:10:00Z">
              <w:r w:rsidRPr="00295B4F" w:rsidDel="002E51AF">
                <w:rPr>
                  <w:rFonts w:ascii="B Lotus" w:eastAsia="Calibri" w:hAnsi="B Lotus" w:cs="B Lotus" w:hint="cs"/>
                  <w:sz w:val="20"/>
                  <w:szCs w:val="20"/>
                  <w:rtl/>
                </w:rPr>
                <w:delText>برنامه ریزی</w:delText>
              </w:r>
            </w:del>
            <w:ins w:id="13781"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xml:space="preserve">، </w:t>
            </w:r>
            <w:del w:id="13782" w:author="Mehrnazi Boojari" w:date="2019-01-07T10:46:00Z">
              <w:r w:rsidRPr="00295B4F" w:rsidDel="006A1F1D">
                <w:rPr>
                  <w:rFonts w:ascii="B Lotus" w:eastAsia="Calibri" w:hAnsi="B Lotus" w:cs="B Lotus" w:hint="cs"/>
                  <w:sz w:val="20"/>
                  <w:szCs w:val="20"/>
                  <w:rtl/>
                </w:rPr>
                <w:delText>اجرائی</w:delText>
              </w:r>
            </w:del>
            <w:ins w:id="13783" w:author="Mehrnazi Boojari" w:date="2019-01-07T10:46:00Z">
              <w:r w:rsidR="006A1F1D">
                <w:rPr>
                  <w:rFonts w:ascii="B Lotus" w:eastAsia="Calibri" w:hAnsi="B Lotus" w:cs="B Lotus" w:hint="cs"/>
                  <w:sz w:val="20"/>
                  <w:szCs w:val="20"/>
                  <w:rtl/>
                </w:rPr>
                <w:t>اجرایی</w:t>
              </w:r>
            </w:ins>
          </w:p>
        </w:tc>
        <w:tc>
          <w:tcPr>
            <w:tcW w:w="2456" w:type="pct"/>
            <w:shd w:val="clear" w:color="auto" w:fill="auto"/>
            <w:vAlign w:val="center"/>
          </w:tcPr>
          <w:p w14:paraId="6B319B77"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ضعف در طراحی و ساخت مساکن روستایی </w:t>
            </w:r>
            <w:del w:id="13784" w:author="Mehrnazi Boojari" w:date="2019-01-10T01:06:00Z">
              <w:r w:rsidRPr="00295B4F" w:rsidDel="00647583">
                <w:rPr>
                  <w:rFonts w:ascii="B Lotus" w:eastAsia="Calibri" w:hAnsi="B Lotus" w:cs="B Lotus" w:hint="cs"/>
                  <w:sz w:val="20"/>
                  <w:szCs w:val="20"/>
                  <w:rtl/>
                </w:rPr>
                <w:delText>مبتنی بر</w:delText>
              </w:r>
            </w:del>
            <w:ins w:id="13785"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295B4F">
              <w:rPr>
                <w:rFonts w:ascii="B Lotus" w:eastAsia="Calibri" w:hAnsi="B Lotus" w:cs="B Lotus" w:hint="cs"/>
                <w:sz w:val="20"/>
                <w:szCs w:val="20"/>
                <w:rtl/>
              </w:rPr>
              <w:t xml:space="preserve"> بهینگی مصرف انرژی</w:t>
            </w:r>
          </w:p>
        </w:tc>
        <w:tc>
          <w:tcPr>
            <w:tcW w:w="361" w:type="pct"/>
            <w:shd w:val="clear" w:color="auto" w:fill="auto"/>
            <w:vAlign w:val="center"/>
          </w:tcPr>
          <w:p w14:paraId="6926094E"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3.88</w:t>
            </w:r>
          </w:p>
        </w:tc>
      </w:tr>
      <w:tr w:rsidR="00E91C41" w:rsidRPr="00DE149B" w14:paraId="37AFE7B6" w14:textId="77777777" w:rsidTr="00295B4F">
        <w:trPr>
          <w:trHeight w:val="388"/>
          <w:jc w:val="center"/>
        </w:trPr>
        <w:tc>
          <w:tcPr>
            <w:tcW w:w="409" w:type="pct"/>
            <w:vMerge w:val="restart"/>
            <w:shd w:val="clear" w:color="auto" w:fill="F2F2F2"/>
            <w:vAlign w:val="center"/>
          </w:tcPr>
          <w:p w14:paraId="77EF3E79" w14:textId="77777777" w:rsidR="00E91C41" w:rsidRPr="00295B4F" w:rsidRDefault="00E91C41" w:rsidP="00E91C41">
            <w:pPr>
              <w:bidi/>
              <w:jc w:val="center"/>
              <w:rPr>
                <w:rFonts w:asciiTheme="majorBidi" w:eastAsia="Calibri" w:hAnsiTheme="majorBidi" w:cstheme="majorBidi"/>
                <w:sz w:val="20"/>
                <w:szCs w:val="20"/>
                <w:vertAlign w:val="subscript"/>
                <w:rtl/>
              </w:rPr>
            </w:pPr>
            <w:r w:rsidRPr="00295B4F">
              <w:rPr>
                <w:rFonts w:asciiTheme="majorBidi" w:eastAsia="Calibri" w:hAnsiTheme="majorBidi" w:cstheme="majorBidi"/>
                <w:sz w:val="20"/>
                <w:szCs w:val="20"/>
              </w:rPr>
              <w:t>H</w:t>
            </w:r>
            <w:r w:rsidRPr="00295B4F">
              <w:rPr>
                <w:rFonts w:asciiTheme="majorBidi" w:eastAsia="Calibri" w:hAnsiTheme="majorBidi" w:cstheme="majorBidi"/>
                <w:sz w:val="20"/>
                <w:szCs w:val="20"/>
                <w:vertAlign w:val="subscript"/>
              </w:rPr>
              <w:t>5</w:t>
            </w:r>
          </w:p>
        </w:tc>
        <w:tc>
          <w:tcPr>
            <w:tcW w:w="896" w:type="pct"/>
            <w:vMerge w:val="restart"/>
            <w:shd w:val="clear" w:color="auto" w:fill="EDEDED"/>
            <w:vAlign w:val="center"/>
          </w:tcPr>
          <w:p w14:paraId="303CAA42"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عدم </w:t>
            </w:r>
            <w:del w:id="13786" w:author="Mehrnazi Boojari" w:date="2019-01-07T22:30:00Z">
              <w:r w:rsidRPr="00295B4F" w:rsidDel="00051F26">
                <w:rPr>
                  <w:rFonts w:ascii="B Lotus" w:eastAsia="Calibri" w:hAnsi="B Lotus" w:cs="B Lotus" w:hint="cs"/>
                  <w:sz w:val="20"/>
                  <w:szCs w:val="20"/>
                  <w:rtl/>
                </w:rPr>
                <w:delText>در نظر گرفتن</w:delText>
              </w:r>
            </w:del>
            <w:ins w:id="13787" w:author="Mehrnazi Boojari" w:date="2019-01-07T22:30:00Z">
              <w:r w:rsidR="00051F26">
                <w:rPr>
                  <w:rFonts w:ascii="B Lotus" w:eastAsia="Calibri" w:hAnsi="B Lotus" w:cs="B Lotus" w:hint="cs"/>
                  <w:sz w:val="20"/>
                  <w:szCs w:val="20"/>
                  <w:rtl/>
                </w:rPr>
                <w:t>در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نظر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گرفتن</w:t>
              </w:r>
            </w:ins>
            <w:r w:rsidRPr="00295B4F">
              <w:rPr>
                <w:rFonts w:ascii="B Lotus" w:eastAsia="Calibri" w:hAnsi="B Lotus" w:cs="B Lotus" w:hint="cs"/>
                <w:sz w:val="20"/>
                <w:szCs w:val="20"/>
                <w:rtl/>
              </w:rPr>
              <w:t xml:space="preserve"> شرایط فرهنگی و اجتماعی خانواده</w:t>
            </w:r>
            <w:del w:id="13788" w:author="Mehrnazi Boojari" w:date="2019-01-07T09:46:00Z">
              <w:r w:rsidRPr="00295B4F" w:rsidDel="006F7CCF">
                <w:rPr>
                  <w:rFonts w:ascii="B Lotus" w:eastAsia="Calibri" w:hAnsi="B Lotus" w:cs="B Lotus" w:hint="cs"/>
                  <w:sz w:val="20"/>
                  <w:szCs w:val="20"/>
                  <w:rtl/>
                </w:rPr>
                <w:delText xml:space="preserve"> های </w:delText>
              </w:r>
            </w:del>
            <w:ins w:id="13789" w:author="Mehrnazi Boojari" w:date="2019-01-07T09:46:00Z">
              <w:r w:rsidR="006F7CCF">
                <w:rPr>
                  <w:rFonts w:ascii="B Lotus" w:eastAsia="Calibri" w:hAnsi="B Lotus" w:cs="B Lotus" w:hint="cs"/>
                  <w:sz w:val="20"/>
                  <w:szCs w:val="20"/>
                  <w:rtl/>
                </w:rPr>
                <w:t xml:space="preserve">‌های </w:t>
              </w:r>
            </w:ins>
            <w:r w:rsidRPr="00295B4F">
              <w:rPr>
                <w:rFonts w:ascii="B Lotus" w:eastAsia="Calibri" w:hAnsi="B Lotus" w:cs="B Lotus" w:hint="cs"/>
                <w:sz w:val="20"/>
                <w:szCs w:val="20"/>
                <w:rtl/>
              </w:rPr>
              <w:t>روستایی در ساخت مسکن (اعتقادات محلی</w:t>
            </w:r>
            <w:del w:id="13790" w:author="Mehrnazi Boojari" w:date="2019-01-07T09:47:00Z">
              <w:r w:rsidRPr="00295B4F" w:rsidDel="006F7CCF">
                <w:rPr>
                  <w:rFonts w:ascii="B Lotus" w:eastAsia="Calibri" w:hAnsi="B Lotus" w:cs="B Lotus" w:hint="cs"/>
                  <w:sz w:val="20"/>
                  <w:szCs w:val="20"/>
                  <w:rtl/>
                </w:rPr>
                <w:delText xml:space="preserve"> ،</w:delText>
              </w:r>
            </w:del>
            <w:ins w:id="13791" w:author="Mehrnazi Boojari" w:date="2019-01-07T09:47:00Z">
              <w:r w:rsidR="006F7CCF">
                <w:rPr>
                  <w:rFonts w:ascii="B Lotus" w:eastAsia="Calibri" w:hAnsi="B Lotus" w:cs="B Lotus" w:hint="cs"/>
                  <w:sz w:val="20"/>
                  <w:szCs w:val="20"/>
                  <w:rtl/>
                </w:rPr>
                <w:t>،</w:t>
              </w:r>
            </w:ins>
            <w:ins w:id="13792" w:author="Mehrnazi Boojari" w:date="2019-01-13T08:04:00Z">
              <w:r w:rsidR="0078738D">
                <w:rPr>
                  <w:rFonts w:ascii="B Lotus" w:eastAsia="Calibri" w:hAnsi="B Lotus" w:cs="B Lotus" w:hint="cs"/>
                  <w:sz w:val="20"/>
                  <w:szCs w:val="20"/>
                  <w:rtl/>
                </w:rPr>
                <w:t xml:space="preserve"> </w:t>
              </w:r>
            </w:ins>
            <w:r w:rsidRPr="00295B4F">
              <w:rPr>
                <w:rFonts w:ascii="B Lotus" w:eastAsia="Calibri" w:hAnsi="B Lotus" w:cs="B Lotus" w:hint="cs"/>
                <w:sz w:val="20"/>
                <w:szCs w:val="20"/>
                <w:rtl/>
              </w:rPr>
              <w:t>فضای محرمیت، تعداد خانوار، فضای همسایگی و ...)</w:t>
            </w:r>
          </w:p>
        </w:tc>
        <w:tc>
          <w:tcPr>
            <w:tcW w:w="269" w:type="pct"/>
            <w:shd w:val="clear" w:color="auto" w:fill="EDEDED"/>
            <w:vAlign w:val="center"/>
          </w:tcPr>
          <w:p w14:paraId="225C7B06"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h21</w:t>
            </w:r>
          </w:p>
        </w:tc>
        <w:tc>
          <w:tcPr>
            <w:tcW w:w="609" w:type="pct"/>
            <w:shd w:val="clear" w:color="auto" w:fill="EDEDED"/>
            <w:vAlign w:val="center"/>
          </w:tcPr>
          <w:p w14:paraId="50E84EE0"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تقنینی</w:t>
            </w:r>
            <w:del w:id="13793" w:author="Mehrnazi Boojari" w:date="2019-01-07T09:47:00Z">
              <w:r w:rsidRPr="00295B4F" w:rsidDel="006F7CCF">
                <w:rPr>
                  <w:rFonts w:ascii="B Lotus" w:eastAsia="Calibri" w:hAnsi="B Lotus" w:cs="B Lotus" w:hint="cs"/>
                  <w:sz w:val="20"/>
                  <w:szCs w:val="20"/>
                  <w:rtl/>
                </w:rPr>
                <w:delText xml:space="preserve"> ،</w:delText>
              </w:r>
            </w:del>
            <w:ins w:id="13794" w:author="Mehrnazi Boojari" w:date="2019-01-07T09:47:00Z">
              <w:r w:rsidR="006F7CCF">
                <w:rPr>
                  <w:rFonts w:ascii="B Lotus" w:eastAsia="Calibri" w:hAnsi="B Lotus" w:cs="B Lotus" w:hint="cs"/>
                  <w:sz w:val="20"/>
                  <w:szCs w:val="20"/>
                  <w:rtl/>
                </w:rPr>
                <w:t>،</w:t>
              </w:r>
            </w:ins>
            <w:r w:rsidRPr="00295B4F">
              <w:rPr>
                <w:rFonts w:ascii="B Lotus" w:eastAsia="Calibri" w:hAnsi="B Lotus" w:cs="B Lotus" w:hint="cs"/>
                <w:sz w:val="20"/>
                <w:szCs w:val="20"/>
                <w:rtl/>
              </w:rPr>
              <w:t xml:space="preserve"> برنامه</w:t>
            </w:r>
            <w:del w:id="13795" w:author="Mehrnazi Boojari" w:date="2019-01-07T10:05:00Z">
              <w:r w:rsidRPr="00295B4F" w:rsidDel="00A31D6F">
                <w:rPr>
                  <w:rFonts w:ascii="B Lotus" w:eastAsia="Calibri" w:hAnsi="B Lotus" w:cs="B Lotus" w:hint="cs"/>
                  <w:sz w:val="20"/>
                  <w:szCs w:val="20"/>
                  <w:rtl/>
                </w:rPr>
                <w:delText xml:space="preserve"> ریزی </w:delText>
              </w:r>
            </w:del>
            <w:ins w:id="13796" w:author="Mehrnazi Boojari" w:date="2019-01-07T10:05:00Z">
              <w:r w:rsidR="00A31D6F">
                <w:rPr>
                  <w:rFonts w:ascii="B Lotus" w:eastAsia="Calibri" w:hAnsi="B Lotus" w:cs="B Lotus" w:hint="cs"/>
                  <w:sz w:val="20"/>
                  <w:szCs w:val="20"/>
                  <w:rtl/>
                </w:rPr>
                <w:t xml:space="preserve">‌ریزی </w:t>
              </w:r>
            </w:ins>
            <w:r w:rsidRPr="00295B4F">
              <w:rPr>
                <w:rFonts w:ascii="B Lotus" w:eastAsia="Calibri" w:hAnsi="B Lotus" w:cs="B Lotus" w:hint="cs"/>
                <w:sz w:val="20"/>
                <w:szCs w:val="20"/>
                <w:rtl/>
              </w:rPr>
              <w:t xml:space="preserve">و </w:t>
            </w:r>
            <w:del w:id="13797" w:author="Mehrnazi Boojari" w:date="2019-01-07T10:46:00Z">
              <w:r w:rsidRPr="00295B4F" w:rsidDel="006A1F1D">
                <w:rPr>
                  <w:rFonts w:ascii="B Lotus" w:eastAsia="Calibri" w:hAnsi="B Lotus" w:cs="B Lotus" w:hint="cs"/>
                  <w:sz w:val="20"/>
                  <w:szCs w:val="20"/>
                  <w:rtl/>
                </w:rPr>
                <w:delText>اجرائی</w:delText>
              </w:r>
            </w:del>
            <w:ins w:id="13798" w:author="Mehrnazi Boojari" w:date="2019-01-07T10:46:00Z">
              <w:r w:rsidR="006A1F1D">
                <w:rPr>
                  <w:rFonts w:ascii="B Lotus" w:eastAsia="Calibri" w:hAnsi="B Lotus" w:cs="B Lotus" w:hint="cs"/>
                  <w:sz w:val="20"/>
                  <w:szCs w:val="20"/>
                  <w:rtl/>
                </w:rPr>
                <w:t>اجرایی</w:t>
              </w:r>
            </w:ins>
          </w:p>
        </w:tc>
        <w:tc>
          <w:tcPr>
            <w:tcW w:w="2456" w:type="pct"/>
            <w:shd w:val="clear" w:color="auto" w:fill="F2F2F2"/>
            <w:vAlign w:val="center"/>
          </w:tcPr>
          <w:p w14:paraId="7B26BBF7" w14:textId="77777777" w:rsidR="00E91C41" w:rsidRPr="00295B4F" w:rsidRDefault="00E91C41" w:rsidP="0078738D">
            <w:pPr>
              <w:bidi/>
              <w:jc w:val="center"/>
              <w:rPr>
                <w:rFonts w:ascii="B Lotus" w:eastAsia="Calibri" w:hAnsi="B Lotus" w:cs="B Lotus"/>
                <w:sz w:val="20"/>
                <w:szCs w:val="20"/>
                <w:rtl/>
              </w:rPr>
            </w:pPr>
            <w:r w:rsidRPr="00295B4F">
              <w:rPr>
                <w:rFonts w:ascii="B Lotus" w:eastAsia="Calibri" w:hAnsi="B Lotus" w:cs="B Lotus" w:hint="cs"/>
                <w:sz w:val="20"/>
                <w:szCs w:val="20"/>
                <w:rtl/>
              </w:rPr>
              <w:t>نفوذ فرهنگ شهرنشینی و دچار چالش</w:t>
            </w:r>
            <w:del w:id="13799" w:author="Mehrnazi Boojari" w:date="2019-01-07T10:33:00Z">
              <w:r w:rsidRPr="00295B4F" w:rsidDel="006C73A5">
                <w:rPr>
                  <w:rFonts w:ascii="B Lotus" w:eastAsia="Calibri" w:hAnsi="B Lotus" w:cs="B Lotus" w:hint="cs"/>
                  <w:sz w:val="20"/>
                  <w:szCs w:val="20"/>
                  <w:rtl/>
                </w:rPr>
                <w:delText xml:space="preserve"> شدن </w:delText>
              </w:r>
            </w:del>
            <w:ins w:id="13800" w:author="Mehrnazi Boojari" w:date="2019-01-07T10:33:00Z">
              <w:r w:rsidR="006C73A5">
                <w:rPr>
                  <w:rFonts w:ascii="B Lotus" w:eastAsia="Calibri" w:hAnsi="B Lotus" w:cs="B Lotus" w:hint="cs"/>
                  <w:sz w:val="20"/>
                  <w:szCs w:val="20"/>
                  <w:rtl/>
                </w:rPr>
                <w:t xml:space="preserve">‌شدن </w:t>
              </w:r>
            </w:ins>
            <w:r w:rsidRPr="00295B4F">
              <w:rPr>
                <w:rFonts w:ascii="B Lotus" w:eastAsia="Calibri" w:hAnsi="B Lotus" w:cs="B Lotus" w:hint="cs"/>
                <w:sz w:val="20"/>
                <w:szCs w:val="20"/>
                <w:rtl/>
              </w:rPr>
              <w:t>هویت روستایی و</w:t>
            </w:r>
            <w:del w:id="13801" w:author="Mehrnazi Boojari" w:date="2019-01-12T23:20:00Z">
              <w:r w:rsidRPr="00295B4F" w:rsidDel="000806BA">
                <w:rPr>
                  <w:rFonts w:ascii="B Lotus" w:eastAsia="Calibri" w:hAnsi="B Lotus" w:cs="B Lotus" w:hint="cs"/>
                  <w:sz w:val="20"/>
                  <w:szCs w:val="20"/>
                  <w:rtl/>
                </w:rPr>
                <w:delText xml:space="preserve"> به تبع </w:delText>
              </w:r>
            </w:del>
            <w:ins w:id="13802" w:author="Mehrnazi Boojari" w:date="2019-01-12T23:20:00Z">
              <w:r w:rsidR="000806BA">
                <w:rPr>
                  <w:rFonts w:ascii="B Lotus" w:eastAsia="Calibri" w:hAnsi="B Lotus" w:cs="B Lotus" w:hint="cs"/>
                  <w:sz w:val="20"/>
                  <w:szCs w:val="20"/>
                  <w:rtl/>
                </w:rPr>
                <w:t xml:space="preserve"> به‌تبع </w:t>
              </w:r>
            </w:ins>
            <w:r w:rsidRPr="00295B4F">
              <w:rPr>
                <w:rFonts w:ascii="B Lotus" w:eastAsia="Calibri" w:hAnsi="B Lotus" w:cs="B Lotus" w:hint="cs"/>
                <w:sz w:val="20"/>
                <w:szCs w:val="20"/>
                <w:rtl/>
              </w:rPr>
              <w:t>آن به</w:t>
            </w:r>
            <w:ins w:id="13803" w:author="Mehrnazi Boojari" w:date="2019-01-13T08:06:00Z">
              <w:r w:rsidR="0078738D">
                <w:rPr>
                  <w:rFonts w:ascii="B Lotus" w:eastAsia="Calibri" w:hAnsi="B Lotus" w:cs="B Nazanin" w:hint="cs"/>
                  <w:sz w:val="20"/>
                  <w:szCs w:val="20"/>
                  <w:rtl/>
                </w:rPr>
                <w:t>‌</w:t>
              </w:r>
            </w:ins>
            <w:del w:id="13804" w:author="Mehrnazi Boojari" w:date="2019-01-13T08:06:00Z">
              <w:r w:rsidRPr="00295B4F" w:rsidDel="0078738D">
                <w:rPr>
                  <w:rFonts w:ascii="B Lotus" w:eastAsia="Calibri" w:hAnsi="B Lotus" w:cs="B Lotus" w:hint="cs"/>
                  <w:sz w:val="20"/>
                  <w:szCs w:val="20"/>
                  <w:rtl/>
                </w:rPr>
                <w:delText xml:space="preserve"> </w:delText>
              </w:r>
            </w:del>
            <w:r w:rsidRPr="00295B4F">
              <w:rPr>
                <w:rFonts w:ascii="B Lotus" w:eastAsia="Calibri" w:hAnsi="B Lotus" w:cs="B Lotus" w:hint="cs"/>
                <w:sz w:val="20"/>
                <w:szCs w:val="20"/>
                <w:rtl/>
              </w:rPr>
              <w:t>حاشیه</w:t>
            </w:r>
            <w:ins w:id="13805" w:author="Mehrnazi Boojari" w:date="2019-01-13T08:06:00Z">
              <w:r w:rsidR="0078738D">
                <w:rPr>
                  <w:rFonts w:ascii="B Lotus" w:eastAsia="Calibri" w:hAnsi="B Lotus" w:cs="B Nazanin" w:hint="cs"/>
                  <w:sz w:val="20"/>
                  <w:szCs w:val="20"/>
                  <w:rtl/>
                </w:rPr>
                <w:t>‌</w:t>
              </w:r>
            </w:ins>
            <w:del w:id="13806" w:author="Mehrnazi Boojari" w:date="2019-01-13T08:06:00Z">
              <w:r w:rsidRPr="00295B4F" w:rsidDel="0078738D">
                <w:rPr>
                  <w:rFonts w:ascii="B Lotus" w:eastAsia="Calibri" w:hAnsi="B Lotus" w:cs="B Lotus" w:hint="cs"/>
                  <w:sz w:val="20"/>
                  <w:szCs w:val="20"/>
                  <w:rtl/>
                </w:rPr>
                <w:delText xml:space="preserve"> </w:delText>
              </w:r>
            </w:del>
            <w:r w:rsidRPr="00295B4F">
              <w:rPr>
                <w:rFonts w:ascii="B Lotus" w:eastAsia="Calibri" w:hAnsi="B Lotus" w:cs="B Lotus" w:hint="cs"/>
                <w:sz w:val="20"/>
                <w:szCs w:val="20"/>
                <w:rtl/>
              </w:rPr>
              <w:t>رفتن شرایط فرهنگی و اجتماعی</w:t>
            </w:r>
          </w:p>
        </w:tc>
        <w:tc>
          <w:tcPr>
            <w:tcW w:w="361" w:type="pct"/>
            <w:shd w:val="clear" w:color="auto" w:fill="auto"/>
            <w:vAlign w:val="center"/>
          </w:tcPr>
          <w:p w14:paraId="1805F5B5"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4.40</w:t>
            </w:r>
          </w:p>
        </w:tc>
      </w:tr>
      <w:tr w:rsidR="00E91C41" w:rsidRPr="00DE149B" w14:paraId="00E742A0" w14:textId="77777777" w:rsidTr="00295B4F">
        <w:trPr>
          <w:trHeight w:val="388"/>
          <w:jc w:val="center"/>
        </w:trPr>
        <w:tc>
          <w:tcPr>
            <w:tcW w:w="409" w:type="pct"/>
            <w:vMerge/>
            <w:shd w:val="clear" w:color="auto" w:fill="F2F2F2"/>
            <w:vAlign w:val="center"/>
          </w:tcPr>
          <w:p w14:paraId="72590B7A" w14:textId="77777777" w:rsidR="00E91C41" w:rsidRPr="00295B4F" w:rsidRDefault="00E91C41" w:rsidP="00E91C41">
            <w:pPr>
              <w:bidi/>
              <w:jc w:val="center"/>
              <w:rPr>
                <w:rFonts w:ascii="B Lotus" w:eastAsia="Calibri" w:hAnsi="B Lotus" w:cs="B Lotus"/>
                <w:color w:val="D9D9D9"/>
                <w:sz w:val="20"/>
                <w:szCs w:val="20"/>
                <w:rtl/>
              </w:rPr>
            </w:pPr>
          </w:p>
        </w:tc>
        <w:tc>
          <w:tcPr>
            <w:tcW w:w="896" w:type="pct"/>
            <w:vMerge/>
            <w:shd w:val="clear" w:color="auto" w:fill="EDEDED"/>
            <w:vAlign w:val="center"/>
          </w:tcPr>
          <w:p w14:paraId="5D1A49C5" w14:textId="77777777" w:rsidR="00E91C41" w:rsidRPr="00295B4F" w:rsidRDefault="00E91C41" w:rsidP="00E91C41">
            <w:pPr>
              <w:bidi/>
              <w:jc w:val="center"/>
              <w:rPr>
                <w:rFonts w:ascii="B Lotus" w:eastAsia="Calibri" w:hAnsi="B Lotus" w:cs="B Lotus"/>
                <w:color w:val="D9D9D9"/>
                <w:sz w:val="20"/>
                <w:szCs w:val="20"/>
                <w:rtl/>
              </w:rPr>
            </w:pPr>
          </w:p>
        </w:tc>
        <w:tc>
          <w:tcPr>
            <w:tcW w:w="269" w:type="pct"/>
            <w:shd w:val="clear" w:color="auto" w:fill="EDEDED"/>
            <w:vAlign w:val="center"/>
          </w:tcPr>
          <w:p w14:paraId="548CED8C"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h22</w:t>
            </w:r>
          </w:p>
        </w:tc>
        <w:tc>
          <w:tcPr>
            <w:tcW w:w="609" w:type="pct"/>
            <w:shd w:val="clear" w:color="auto" w:fill="EDEDED"/>
            <w:vAlign w:val="center"/>
          </w:tcPr>
          <w:p w14:paraId="3D81EBAD" w14:textId="77777777" w:rsidR="00E91C41" w:rsidRPr="00295B4F" w:rsidRDefault="00E91C41" w:rsidP="00E91C41">
            <w:pPr>
              <w:bidi/>
              <w:jc w:val="center"/>
              <w:rPr>
                <w:rFonts w:ascii="B Lotus" w:eastAsia="Calibri" w:hAnsi="B Lotus" w:cs="B Lotus"/>
                <w:sz w:val="20"/>
                <w:szCs w:val="20"/>
                <w:rtl/>
              </w:rPr>
            </w:pPr>
            <w:del w:id="13807" w:author="Mehrnazi Boojari" w:date="2019-01-07T10:46:00Z">
              <w:r w:rsidRPr="00295B4F" w:rsidDel="006A1F1D">
                <w:rPr>
                  <w:rFonts w:ascii="B Lotus" w:eastAsia="Calibri" w:hAnsi="B Lotus" w:cs="B Lotus" w:hint="cs"/>
                  <w:sz w:val="20"/>
                  <w:szCs w:val="20"/>
                  <w:rtl/>
                </w:rPr>
                <w:delText>اجرائی</w:delText>
              </w:r>
            </w:del>
            <w:ins w:id="13808" w:author="Mehrnazi Boojari" w:date="2019-01-07T10:46:00Z">
              <w:r w:rsidR="006A1F1D">
                <w:rPr>
                  <w:rFonts w:ascii="B Lotus" w:eastAsia="Calibri" w:hAnsi="B Lotus" w:cs="B Lotus" w:hint="cs"/>
                  <w:sz w:val="20"/>
                  <w:szCs w:val="20"/>
                  <w:rtl/>
                </w:rPr>
                <w:t>اجرایی</w:t>
              </w:r>
            </w:ins>
          </w:p>
        </w:tc>
        <w:tc>
          <w:tcPr>
            <w:tcW w:w="2456" w:type="pct"/>
            <w:shd w:val="clear" w:color="auto" w:fill="F2F2F2"/>
            <w:vAlign w:val="center"/>
          </w:tcPr>
          <w:p w14:paraId="3C3B2131" w14:textId="77777777" w:rsidR="00E91C41" w:rsidRPr="00295B4F" w:rsidRDefault="00E91C41" w:rsidP="0078738D">
            <w:pPr>
              <w:bidi/>
              <w:jc w:val="center"/>
              <w:rPr>
                <w:rFonts w:ascii="B Lotus" w:eastAsia="Calibri" w:hAnsi="B Lotus" w:cs="B Lotus"/>
                <w:sz w:val="20"/>
                <w:szCs w:val="20"/>
                <w:rtl/>
              </w:rPr>
            </w:pPr>
            <w:r w:rsidRPr="00295B4F">
              <w:rPr>
                <w:rFonts w:ascii="B Lotus" w:eastAsia="Calibri" w:hAnsi="B Lotus" w:cs="B Lotus" w:hint="cs"/>
                <w:sz w:val="20"/>
                <w:szCs w:val="20"/>
                <w:rtl/>
              </w:rPr>
              <w:t>کم</w:t>
            </w:r>
            <w:ins w:id="13809" w:author="Mehrnazi Boojari" w:date="2019-01-13T08:06:00Z">
              <w:r w:rsidR="0078738D">
                <w:rPr>
                  <w:rFonts w:ascii="B Lotus" w:eastAsia="Calibri" w:hAnsi="B Lotus" w:cs="B Nazanin" w:hint="cs"/>
                  <w:sz w:val="20"/>
                  <w:szCs w:val="20"/>
                  <w:rtl/>
                </w:rPr>
                <w:t>‌</w:t>
              </w:r>
            </w:ins>
            <w:del w:id="13810" w:author="Mehrnazi Boojari" w:date="2019-01-13T08:06:00Z">
              <w:r w:rsidRPr="00295B4F" w:rsidDel="0078738D">
                <w:rPr>
                  <w:rFonts w:ascii="B Lotus" w:eastAsia="Calibri" w:hAnsi="B Lotus" w:cs="B Lotus" w:hint="cs"/>
                  <w:sz w:val="20"/>
                  <w:szCs w:val="20"/>
                  <w:rtl/>
                </w:rPr>
                <w:delText xml:space="preserve"> </w:delText>
              </w:r>
            </w:del>
            <w:r w:rsidRPr="00295B4F">
              <w:rPr>
                <w:rFonts w:ascii="B Lotus" w:eastAsia="Calibri" w:hAnsi="B Lotus" w:cs="B Lotus" w:hint="cs"/>
                <w:sz w:val="20"/>
                <w:szCs w:val="20"/>
                <w:rtl/>
              </w:rPr>
              <w:t>اهمیت</w:t>
            </w:r>
            <w:del w:id="13811" w:author="Mehrnazi Boojari" w:date="2019-01-07T10:33:00Z">
              <w:r w:rsidRPr="00295B4F" w:rsidDel="006C73A5">
                <w:rPr>
                  <w:rFonts w:ascii="B Lotus" w:eastAsia="Calibri" w:hAnsi="B Lotus" w:cs="B Lotus" w:hint="cs"/>
                  <w:sz w:val="20"/>
                  <w:szCs w:val="20"/>
                  <w:rtl/>
                </w:rPr>
                <w:delText xml:space="preserve"> شدن </w:delText>
              </w:r>
            </w:del>
            <w:ins w:id="13812" w:author="Mehrnazi Boojari" w:date="2019-01-07T10:33:00Z">
              <w:r w:rsidR="006C73A5">
                <w:rPr>
                  <w:rFonts w:ascii="B Lotus" w:eastAsia="Calibri" w:hAnsi="B Lotus" w:cs="B Lotus" w:hint="cs"/>
                  <w:sz w:val="20"/>
                  <w:szCs w:val="20"/>
                  <w:rtl/>
                </w:rPr>
                <w:t xml:space="preserve">‌شدن </w:t>
              </w:r>
            </w:ins>
            <w:r w:rsidRPr="00295B4F">
              <w:rPr>
                <w:rFonts w:ascii="B Lotus" w:eastAsia="Calibri" w:hAnsi="B Lotus" w:cs="B Lotus" w:hint="cs"/>
                <w:sz w:val="20"/>
                <w:szCs w:val="20"/>
                <w:rtl/>
              </w:rPr>
              <w:t xml:space="preserve">موارد فرهنگی و اجتماعی و اعتقادی در نگاه </w:t>
            </w:r>
            <w:del w:id="13813" w:author="Mehrnazi Boojari" w:date="2019-01-07T10:03:00Z">
              <w:r w:rsidRPr="00295B4F" w:rsidDel="00A31D6F">
                <w:rPr>
                  <w:rFonts w:ascii="B Lotus" w:eastAsia="Calibri" w:hAnsi="B Lotus" w:cs="B Lotus" w:hint="cs"/>
                  <w:sz w:val="20"/>
                  <w:szCs w:val="20"/>
                  <w:rtl/>
                </w:rPr>
                <w:delText>روستائی</w:delText>
              </w:r>
            </w:del>
            <w:ins w:id="13814" w:author="Mehrnazi Boojari" w:date="2019-01-07T10:03:00Z">
              <w:r w:rsidR="00A31D6F">
                <w:rPr>
                  <w:rFonts w:ascii="B Lotus" w:eastAsia="Calibri" w:hAnsi="B Lotus" w:cs="B Lotus" w:hint="cs"/>
                  <w:sz w:val="20"/>
                  <w:szCs w:val="20"/>
                  <w:rtl/>
                </w:rPr>
                <w:t>روستایی</w:t>
              </w:r>
            </w:ins>
            <w:r w:rsidRPr="00295B4F">
              <w:rPr>
                <w:rFonts w:ascii="B Lotus" w:eastAsia="Calibri" w:hAnsi="B Lotus" w:cs="B Lotus" w:hint="cs"/>
                <w:sz w:val="20"/>
                <w:szCs w:val="20"/>
                <w:rtl/>
              </w:rPr>
              <w:t>ان</w:t>
            </w:r>
          </w:p>
        </w:tc>
        <w:tc>
          <w:tcPr>
            <w:tcW w:w="361" w:type="pct"/>
            <w:shd w:val="clear" w:color="auto" w:fill="auto"/>
            <w:vAlign w:val="center"/>
          </w:tcPr>
          <w:p w14:paraId="43752A5E"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3.82</w:t>
            </w:r>
          </w:p>
        </w:tc>
      </w:tr>
      <w:tr w:rsidR="00E91C41" w:rsidRPr="00DE149B" w14:paraId="568D068B" w14:textId="77777777" w:rsidTr="00295B4F">
        <w:trPr>
          <w:trHeight w:val="388"/>
          <w:jc w:val="center"/>
        </w:trPr>
        <w:tc>
          <w:tcPr>
            <w:tcW w:w="409" w:type="pct"/>
            <w:vMerge/>
            <w:shd w:val="clear" w:color="auto" w:fill="F2F2F2"/>
            <w:vAlign w:val="center"/>
          </w:tcPr>
          <w:p w14:paraId="42F3ABDF" w14:textId="77777777" w:rsidR="00E91C41" w:rsidRPr="00295B4F" w:rsidRDefault="00E91C41" w:rsidP="00E91C41">
            <w:pPr>
              <w:bidi/>
              <w:jc w:val="center"/>
              <w:rPr>
                <w:rFonts w:ascii="B Lotus" w:eastAsia="Calibri" w:hAnsi="B Lotus" w:cs="B Lotus"/>
                <w:color w:val="D9D9D9"/>
                <w:sz w:val="20"/>
                <w:szCs w:val="20"/>
                <w:rtl/>
              </w:rPr>
            </w:pPr>
          </w:p>
        </w:tc>
        <w:tc>
          <w:tcPr>
            <w:tcW w:w="896" w:type="pct"/>
            <w:vMerge/>
            <w:shd w:val="clear" w:color="auto" w:fill="EDEDED"/>
            <w:vAlign w:val="center"/>
          </w:tcPr>
          <w:p w14:paraId="19156940" w14:textId="77777777" w:rsidR="00E91C41" w:rsidRPr="00295B4F" w:rsidRDefault="00E91C41" w:rsidP="00E91C41">
            <w:pPr>
              <w:bidi/>
              <w:jc w:val="center"/>
              <w:rPr>
                <w:rFonts w:ascii="B Lotus" w:eastAsia="Calibri" w:hAnsi="B Lotus" w:cs="B Lotus"/>
                <w:color w:val="D9D9D9"/>
                <w:sz w:val="20"/>
                <w:szCs w:val="20"/>
                <w:rtl/>
              </w:rPr>
            </w:pPr>
          </w:p>
        </w:tc>
        <w:tc>
          <w:tcPr>
            <w:tcW w:w="269" w:type="pct"/>
            <w:shd w:val="clear" w:color="auto" w:fill="EDEDED"/>
            <w:vAlign w:val="center"/>
          </w:tcPr>
          <w:p w14:paraId="65737605"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h23</w:t>
            </w:r>
          </w:p>
        </w:tc>
        <w:tc>
          <w:tcPr>
            <w:tcW w:w="609" w:type="pct"/>
            <w:shd w:val="clear" w:color="auto" w:fill="EDEDED"/>
            <w:vAlign w:val="center"/>
          </w:tcPr>
          <w:p w14:paraId="19837962" w14:textId="77777777" w:rsidR="00E91C41" w:rsidRPr="00295B4F" w:rsidRDefault="00E91C41" w:rsidP="00E91C41">
            <w:pPr>
              <w:bidi/>
              <w:jc w:val="center"/>
              <w:rPr>
                <w:rFonts w:ascii="B Lotus" w:eastAsia="Calibri" w:hAnsi="B Lotus" w:cs="B Lotus"/>
                <w:sz w:val="20"/>
                <w:szCs w:val="20"/>
                <w:rtl/>
              </w:rPr>
            </w:pPr>
            <w:del w:id="13815" w:author="Mehrnazi Boojari" w:date="2019-01-13T07:10:00Z">
              <w:r w:rsidRPr="00295B4F" w:rsidDel="002E51AF">
                <w:rPr>
                  <w:rFonts w:ascii="B Lotus" w:eastAsia="Calibri" w:hAnsi="B Lotus" w:cs="B Lotus" w:hint="cs"/>
                  <w:sz w:val="20"/>
                  <w:szCs w:val="20"/>
                  <w:rtl/>
                </w:rPr>
                <w:delText>برنامه ریزی</w:delText>
              </w:r>
            </w:del>
            <w:ins w:id="13816"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xml:space="preserve">، </w:t>
            </w:r>
            <w:del w:id="13817" w:author="Mehrnazi Boojari" w:date="2019-01-07T10:46:00Z">
              <w:r w:rsidRPr="00295B4F" w:rsidDel="006A1F1D">
                <w:rPr>
                  <w:rFonts w:ascii="B Lotus" w:eastAsia="Calibri" w:hAnsi="B Lotus" w:cs="B Lotus" w:hint="cs"/>
                  <w:sz w:val="20"/>
                  <w:szCs w:val="20"/>
                  <w:rtl/>
                </w:rPr>
                <w:delText>اجرائی</w:delText>
              </w:r>
            </w:del>
            <w:ins w:id="13818" w:author="Mehrnazi Boojari" w:date="2019-01-07T10:46:00Z">
              <w:r w:rsidR="006A1F1D">
                <w:rPr>
                  <w:rFonts w:ascii="B Lotus" w:eastAsia="Calibri" w:hAnsi="B Lotus" w:cs="B Lotus" w:hint="cs"/>
                  <w:sz w:val="20"/>
                  <w:szCs w:val="20"/>
                  <w:rtl/>
                </w:rPr>
                <w:t>اجرایی</w:t>
              </w:r>
            </w:ins>
          </w:p>
        </w:tc>
        <w:tc>
          <w:tcPr>
            <w:tcW w:w="2456" w:type="pct"/>
            <w:shd w:val="clear" w:color="auto" w:fill="F2F2F2"/>
            <w:vAlign w:val="center"/>
          </w:tcPr>
          <w:p w14:paraId="63D456BA" w14:textId="77777777" w:rsidR="00E91C41" w:rsidRPr="00295B4F" w:rsidRDefault="00E91C41" w:rsidP="00E91C41">
            <w:pPr>
              <w:bidi/>
              <w:jc w:val="center"/>
              <w:rPr>
                <w:rFonts w:ascii="B Lotus" w:eastAsia="Calibri" w:hAnsi="B Lotus" w:cs="B Lotus"/>
                <w:sz w:val="20"/>
                <w:szCs w:val="20"/>
                <w:rtl/>
              </w:rPr>
            </w:pPr>
            <w:r w:rsidRPr="00295B4F">
              <w:rPr>
                <w:rFonts w:ascii="B Lotus" w:eastAsia="Calibri" w:hAnsi="B Lotus" w:cs="B Lotus" w:hint="cs"/>
                <w:sz w:val="20"/>
                <w:szCs w:val="20"/>
                <w:rtl/>
              </w:rPr>
              <w:t xml:space="preserve">ضعف در طراحی با </w:t>
            </w:r>
            <w:del w:id="13819" w:author="Mehrnazi Boojari" w:date="2019-01-07T22:30:00Z">
              <w:r w:rsidRPr="00295B4F" w:rsidDel="00051F26">
                <w:rPr>
                  <w:rFonts w:ascii="B Lotus" w:eastAsia="Calibri" w:hAnsi="B Lotus" w:cs="B Lotus" w:hint="cs"/>
                  <w:sz w:val="20"/>
                  <w:szCs w:val="20"/>
                  <w:rtl/>
                </w:rPr>
                <w:delText>در نظر گرفتن</w:delText>
              </w:r>
            </w:del>
            <w:ins w:id="13820" w:author="Mehrnazi Boojari" w:date="2019-01-07T22:30:00Z">
              <w:r w:rsidR="00051F26">
                <w:rPr>
                  <w:rFonts w:ascii="B Lotus" w:eastAsia="Calibri" w:hAnsi="B Lotus" w:cs="B Lotus" w:hint="cs"/>
                  <w:sz w:val="20"/>
                  <w:szCs w:val="20"/>
                  <w:rtl/>
                </w:rPr>
                <w:t>در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نظر</w:t>
              </w:r>
              <w:r w:rsidR="00051F26">
                <w:rPr>
                  <w:rFonts w:ascii="Times New Roman" w:eastAsia="Calibri" w:hAnsi="Times New Roman" w:cs="Times New Roman" w:hint="cs"/>
                  <w:sz w:val="20"/>
                  <w:szCs w:val="20"/>
                  <w:rtl/>
                </w:rPr>
                <w:t> </w:t>
              </w:r>
              <w:r w:rsidR="00051F26">
                <w:rPr>
                  <w:rFonts w:ascii="B Lotus" w:eastAsia="Calibri" w:hAnsi="B Lotus" w:cs="B Lotus" w:hint="cs"/>
                  <w:sz w:val="20"/>
                  <w:szCs w:val="20"/>
                  <w:rtl/>
                </w:rPr>
                <w:t>گرفتن</w:t>
              </w:r>
            </w:ins>
            <w:r w:rsidRPr="00295B4F">
              <w:rPr>
                <w:rFonts w:ascii="B Lotus" w:eastAsia="Calibri" w:hAnsi="B Lotus" w:cs="B Lotus" w:hint="cs"/>
                <w:sz w:val="20"/>
                <w:szCs w:val="20"/>
                <w:rtl/>
              </w:rPr>
              <w:t xml:space="preserve"> شرایط فرهنگی و اجتماعی</w:t>
            </w:r>
            <w:del w:id="13821" w:author="Mehrnazi Boojari" w:date="2019-01-07T09:59:00Z">
              <w:r w:rsidRPr="00295B4F" w:rsidDel="00A31D6F">
                <w:rPr>
                  <w:rFonts w:ascii="B Lotus" w:eastAsia="Calibri" w:hAnsi="B Lotus" w:cs="B Lotus" w:hint="cs"/>
                  <w:sz w:val="20"/>
                  <w:szCs w:val="20"/>
                  <w:rtl/>
                </w:rPr>
                <w:delText xml:space="preserve">  </w:delText>
              </w:r>
            </w:del>
            <w:ins w:id="13822" w:author="Mehrnazi Boojari" w:date="2019-01-07T09:59:00Z">
              <w:r w:rsidR="00A31D6F">
                <w:rPr>
                  <w:rFonts w:ascii="B Lotus" w:eastAsia="Calibri" w:hAnsi="B Lotus" w:cs="B Lotus" w:hint="cs"/>
                  <w:sz w:val="20"/>
                  <w:szCs w:val="20"/>
                  <w:rtl/>
                </w:rPr>
                <w:t xml:space="preserve"> </w:t>
              </w:r>
            </w:ins>
            <w:r w:rsidRPr="00295B4F">
              <w:rPr>
                <w:rFonts w:ascii="B Lotus" w:eastAsia="Calibri" w:hAnsi="B Lotus" w:cs="B Lotus" w:hint="cs"/>
                <w:sz w:val="20"/>
                <w:szCs w:val="20"/>
                <w:rtl/>
              </w:rPr>
              <w:t>توسط معماران و مهندسان بومی</w:t>
            </w:r>
          </w:p>
        </w:tc>
        <w:tc>
          <w:tcPr>
            <w:tcW w:w="361" w:type="pct"/>
            <w:shd w:val="clear" w:color="auto" w:fill="auto"/>
            <w:vAlign w:val="center"/>
          </w:tcPr>
          <w:p w14:paraId="64100B43"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3.37</w:t>
            </w:r>
          </w:p>
        </w:tc>
      </w:tr>
      <w:tr w:rsidR="00E91C41" w:rsidRPr="00DE149B" w14:paraId="4E248D33" w14:textId="77777777" w:rsidTr="00295B4F">
        <w:trPr>
          <w:trHeight w:val="388"/>
          <w:jc w:val="center"/>
        </w:trPr>
        <w:tc>
          <w:tcPr>
            <w:tcW w:w="409" w:type="pct"/>
            <w:vMerge/>
            <w:shd w:val="clear" w:color="auto" w:fill="F2F2F2"/>
            <w:vAlign w:val="center"/>
          </w:tcPr>
          <w:p w14:paraId="7B40F056" w14:textId="77777777" w:rsidR="00E91C41" w:rsidRPr="00295B4F" w:rsidRDefault="00E91C41" w:rsidP="00E91C41">
            <w:pPr>
              <w:bidi/>
              <w:jc w:val="center"/>
              <w:rPr>
                <w:rFonts w:ascii="B Lotus" w:eastAsia="Calibri" w:hAnsi="B Lotus" w:cs="B Lotus"/>
                <w:color w:val="D9D9D9"/>
                <w:sz w:val="20"/>
                <w:szCs w:val="20"/>
                <w:rtl/>
              </w:rPr>
            </w:pPr>
          </w:p>
        </w:tc>
        <w:tc>
          <w:tcPr>
            <w:tcW w:w="896" w:type="pct"/>
            <w:vMerge/>
            <w:shd w:val="clear" w:color="auto" w:fill="EDEDED"/>
            <w:vAlign w:val="center"/>
          </w:tcPr>
          <w:p w14:paraId="05511E63" w14:textId="77777777" w:rsidR="00E91C41" w:rsidRPr="00295B4F" w:rsidRDefault="00E91C41" w:rsidP="00E91C41">
            <w:pPr>
              <w:bidi/>
              <w:jc w:val="center"/>
              <w:rPr>
                <w:rFonts w:ascii="B Lotus" w:eastAsia="Calibri" w:hAnsi="B Lotus" w:cs="B Lotus"/>
                <w:color w:val="D9D9D9"/>
                <w:sz w:val="20"/>
                <w:szCs w:val="20"/>
                <w:rtl/>
              </w:rPr>
            </w:pPr>
          </w:p>
        </w:tc>
        <w:tc>
          <w:tcPr>
            <w:tcW w:w="269" w:type="pct"/>
            <w:shd w:val="clear" w:color="auto" w:fill="EDEDED"/>
            <w:vAlign w:val="center"/>
          </w:tcPr>
          <w:p w14:paraId="14077B48" w14:textId="77777777" w:rsidR="00E91C41" w:rsidRPr="00295B4F" w:rsidRDefault="00E91C41" w:rsidP="00E91C41">
            <w:pPr>
              <w:autoSpaceDE w:val="0"/>
              <w:autoSpaceDN w:val="0"/>
              <w:adjustRightInd w:val="0"/>
              <w:jc w:val="center"/>
              <w:rPr>
                <w:rFonts w:asciiTheme="majorBidi" w:eastAsia="Calibri" w:hAnsiTheme="majorBidi" w:cstheme="majorBidi"/>
                <w:color w:val="000000"/>
                <w:sz w:val="20"/>
                <w:szCs w:val="20"/>
              </w:rPr>
            </w:pPr>
            <w:r w:rsidRPr="00295B4F">
              <w:rPr>
                <w:rFonts w:asciiTheme="majorBidi" w:eastAsia="Calibri" w:hAnsiTheme="majorBidi" w:cstheme="majorBidi"/>
                <w:color w:val="000000"/>
                <w:sz w:val="20"/>
                <w:szCs w:val="20"/>
              </w:rPr>
              <w:t>h24</w:t>
            </w:r>
          </w:p>
        </w:tc>
        <w:tc>
          <w:tcPr>
            <w:tcW w:w="609" w:type="pct"/>
            <w:shd w:val="clear" w:color="auto" w:fill="EDEDED"/>
            <w:vAlign w:val="center"/>
          </w:tcPr>
          <w:p w14:paraId="7E113F49" w14:textId="77777777" w:rsidR="00E91C41" w:rsidRPr="00295B4F" w:rsidRDefault="00E91C41" w:rsidP="00E91C41">
            <w:pPr>
              <w:bidi/>
              <w:jc w:val="center"/>
              <w:rPr>
                <w:rFonts w:ascii="B Lotus" w:eastAsia="Calibri" w:hAnsi="B Lotus" w:cs="B Lotus"/>
                <w:sz w:val="20"/>
                <w:szCs w:val="20"/>
                <w:rtl/>
              </w:rPr>
            </w:pPr>
            <w:del w:id="13823" w:author="Mehrnazi Boojari" w:date="2019-01-13T07:10:00Z">
              <w:r w:rsidRPr="00295B4F" w:rsidDel="002E51AF">
                <w:rPr>
                  <w:rFonts w:ascii="B Lotus" w:eastAsia="Calibri" w:hAnsi="B Lotus" w:cs="B Lotus" w:hint="cs"/>
                  <w:sz w:val="20"/>
                  <w:szCs w:val="20"/>
                  <w:rtl/>
                </w:rPr>
                <w:delText>برنامه ریزی</w:delText>
              </w:r>
            </w:del>
            <w:ins w:id="13824" w:author="Mehrnazi Boojari" w:date="2019-01-13T07:10:00Z">
              <w:r w:rsidR="002E51AF">
                <w:rPr>
                  <w:rFonts w:ascii="B Lotus" w:eastAsia="Calibri" w:hAnsi="B Lotus" w:cs="B Lotus" w:hint="cs"/>
                  <w:sz w:val="20"/>
                  <w:szCs w:val="20"/>
                  <w:rtl/>
                </w:rPr>
                <w:t>برنامه‌ریزی</w:t>
              </w:r>
            </w:ins>
            <w:r w:rsidRPr="00295B4F">
              <w:rPr>
                <w:rFonts w:ascii="B Lotus" w:eastAsia="Calibri" w:hAnsi="B Lotus" w:cs="B Lotus" w:hint="cs"/>
                <w:sz w:val="20"/>
                <w:szCs w:val="20"/>
                <w:rtl/>
              </w:rPr>
              <w:t xml:space="preserve">، </w:t>
            </w:r>
            <w:del w:id="13825" w:author="Mehrnazi Boojari" w:date="2019-01-07T10:46:00Z">
              <w:r w:rsidRPr="00295B4F" w:rsidDel="006A1F1D">
                <w:rPr>
                  <w:rFonts w:ascii="B Lotus" w:eastAsia="Calibri" w:hAnsi="B Lotus" w:cs="B Lotus" w:hint="cs"/>
                  <w:sz w:val="20"/>
                  <w:szCs w:val="20"/>
                  <w:rtl/>
                </w:rPr>
                <w:delText>اجرائی</w:delText>
              </w:r>
            </w:del>
            <w:ins w:id="13826" w:author="Mehrnazi Boojari" w:date="2019-01-07T10:46:00Z">
              <w:r w:rsidR="006A1F1D">
                <w:rPr>
                  <w:rFonts w:ascii="B Lotus" w:eastAsia="Calibri" w:hAnsi="B Lotus" w:cs="B Lotus" w:hint="cs"/>
                  <w:sz w:val="20"/>
                  <w:szCs w:val="20"/>
                  <w:rtl/>
                </w:rPr>
                <w:t>اجرایی</w:t>
              </w:r>
            </w:ins>
          </w:p>
        </w:tc>
        <w:tc>
          <w:tcPr>
            <w:tcW w:w="2456" w:type="pct"/>
            <w:shd w:val="clear" w:color="auto" w:fill="F2F2F2"/>
            <w:vAlign w:val="center"/>
          </w:tcPr>
          <w:p w14:paraId="76B5D451" w14:textId="77777777" w:rsidR="00E91C41" w:rsidRPr="00295B4F" w:rsidRDefault="00E91C41" w:rsidP="0078738D">
            <w:pPr>
              <w:bidi/>
              <w:jc w:val="center"/>
              <w:rPr>
                <w:rFonts w:ascii="B Lotus" w:eastAsia="Calibri" w:hAnsi="B Lotus" w:cs="B Lotus"/>
                <w:sz w:val="20"/>
                <w:szCs w:val="20"/>
                <w:rtl/>
              </w:rPr>
            </w:pPr>
            <w:del w:id="13827" w:author="Mehrnazi Boojari" w:date="2019-01-13T08:07:00Z">
              <w:r w:rsidRPr="00295B4F" w:rsidDel="0078738D">
                <w:rPr>
                  <w:rFonts w:ascii="B Lotus" w:eastAsia="Calibri" w:hAnsi="B Lotus" w:cs="B Lotus" w:hint="cs"/>
                  <w:sz w:val="20"/>
                  <w:szCs w:val="20"/>
                  <w:rtl/>
                </w:rPr>
                <w:delText>پیاده</w:delText>
              </w:r>
            </w:del>
            <w:del w:id="13828" w:author="Mehrnazi Boojari" w:date="2019-01-07T09:51:00Z">
              <w:r w:rsidRPr="00295B4F" w:rsidDel="006F7CCF">
                <w:rPr>
                  <w:rFonts w:ascii="B Lotus" w:eastAsia="Calibri" w:hAnsi="B Lotus" w:cs="B Lotus" w:hint="cs"/>
                  <w:sz w:val="20"/>
                  <w:szCs w:val="20"/>
                  <w:rtl/>
                </w:rPr>
                <w:delText xml:space="preserve"> سازی </w:delText>
              </w:r>
            </w:del>
            <w:ins w:id="13829" w:author="Mehrnazi Boojari" w:date="2019-01-13T08:07:00Z">
              <w:r w:rsidR="0078738D">
                <w:rPr>
                  <w:rFonts w:ascii="B Lotus" w:eastAsia="Calibri" w:hAnsi="B Lotus" w:cs="B Lotus" w:hint="cs"/>
                  <w:sz w:val="20"/>
                  <w:szCs w:val="20"/>
                  <w:rtl/>
                </w:rPr>
                <w:t>اجرای</w:t>
              </w:r>
            </w:ins>
            <w:ins w:id="13830" w:author="Mehrnazi Boojari" w:date="2019-01-07T09:51:00Z">
              <w:r w:rsidR="006F7CCF">
                <w:rPr>
                  <w:rFonts w:ascii="B Lotus" w:eastAsia="Calibri" w:hAnsi="B Lotus" w:cs="B Lotus" w:hint="cs"/>
                  <w:sz w:val="20"/>
                  <w:szCs w:val="20"/>
                  <w:rtl/>
                </w:rPr>
                <w:t xml:space="preserve"> </w:t>
              </w:r>
            </w:ins>
            <w:r w:rsidRPr="00295B4F">
              <w:rPr>
                <w:rFonts w:ascii="B Lotus" w:eastAsia="Calibri" w:hAnsi="B Lotus" w:cs="B Lotus" w:hint="cs"/>
                <w:sz w:val="20"/>
                <w:szCs w:val="20"/>
                <w:rtl/>
              </w:rPr>
              <w:t xml:space="preserve">طرح هادی روستایی و </w:t>
            </w:r>
            <w:del w:id="13831" w:author="Mehrnazi Boojari" w:date="2019-01-07T10:04:00Z">
              <w:r w:rsidRPr="00295B4F" w:rsidDel="00A31D6F">
                <w:rPr>
                  <w:rFonts w:ascii="B Lotus" w:eastAsia="Calibri" w:hAnsi="B Lotus" w:cs="B Lotus" w:hint="cs"/>
                  <w:sz w:val="20"/>
                  <w:szCs w:val="20"/>
                  <w:rtl/>
                </w:rPr>
                <w:delText>تاثیر</w:delText>
              </w:r>
            </w:del>
            <w:ins w:id="13832" w:author="Mehrnazi Boojari" w:date="2019-01-07T10:04:00Z">
              <w:r w:rsidR="00A31D6F">
                <w:rPr>
                  <w:rFonts w:ascii="B Lotus" w:eastAsia="Calibri" w:hAnsi="B Lotus" w:cs="B Lotus" w:hint="cs"/>
                  <w:sz w:val="20"/>
                  <w:szCs w:val="20"/>
                  <w:rtl/>
                </w:rPr>
                <w:t>تأثیر</w:t>
              </w:r>
            </w:ins>
            <w:r w:rsidRPr="00295B4F">
              <w:rPr>
                <w:rFonts w:ascii="B Lotus" w:eastAsia="Calibri" w:hAnsi="B Lotus" w:cs="B Lotus" w:hint="cs"/>
                <w:sz w:val="20"/>
                <w:szCs w:val="20"/>
                <w:rtl/>
              </w:rPr>
              <w:t xml:space="preserve">ات ناشی از آن همچون </w:t>
            </w:r>
            <w:del w:id="13833" w:author="Mehrnazi Boojari" w:date="2019-01-13T08:07:00Z">
              <w:r w:rsidRPr="00295B4F" w:rsidDel="0078738D">
                <w:rPr>
                  <w:rFonts w:ascii="B Lotus" w:eastAsia="Calibri" w:hAnsi="B Lotus" w:cs="B Lotus" w:hint="cs"/>
                  <w:sz w:val="20"/>
                  <w:szCs w:val="20"/>
                  <w:rtl/>
                </w:rPr>
                <w:delText xml:space="preserve">از </w:delText>
              </w:r>
            </w:del>
            <w:ins w:id="13834" w:author="Mehrnazi Boojari" w:date="2019-01-13T08:07:00Z">
              <w:r w:rsidR="0078738D" w:rsidRPr="00295B4F">
                <w:rPr>
                  <w:rFonts w:ascii="B Lotus" w:eastAsia="Calibri" w:hAnsi="B Lotus" w:cs="B Lotus" w:hint="cs"/>
                  <w:sz w:val="20"/>
                  <w:szCs w:val="20"/>
                  <w:rtl/>
                </w:rPr>
                <w:t>از</w:t>
              </w:r>
              <w:r w:rsidR="0078738D">
                <w:rPr>
                  <w:rFonts w:ascii="B Lotus" w:eastAsia="Calibri" w:hAnsi="B Lotus" w:cs="Times New Roman" w:hint="eastAsia"/>
                  <w:sz w:val="20"/>
                  <w:szCs w:val="20"/>
                  <w:rtl/>
                </w:rPr>
                <w:t> </w:t>
              </w:r>
            </w:ins>
            <w:del w:id="13835" w:author="Mehrnazi Boojari" w:date="2019-01-13T08:07:00Z">
              <w:r w:rsidRPr="00295B4F" w:rsidDel="0078738D">
                <w:rPr>
                  <w:rFonts w:ascii="B Lotus" w:eastAsia="Calibri" w:hAnsi="B Lotus" w:cs="B Lotus" w:hint="cs"/>
                  <w:sz w:val="20"/>
                  <w:szCs w:val="20"/>
                  <w:rtl/>
                </w:rPr>
                <w:delText xml:space="preserve">بین </w:delText>
              </w:r>
            </w:del>
            <w:ins w:id="13836" w:author="Mehrnazi Boojari" w:date="2019-01-13T08:07:00Z">
              <w:r w:rsidR="0078738D" w:rsidRPr="00295B4F">
                <w:rPr>
                  <w:rFonts w:ascii="B Lotus" w:eastAsia="Calibri" w:hAnsi="B Lotus" w:cs="B Lotus" w:hint="cs"/>
                  <w:sz w:val="20"/>
                  <w:szCs w:val="20"/>
                  <w:rtl/>
                </w:rPr>
                <w:t>بین</w:t>
              </w:r>
              <w:r w:rsidR="0078738D">
                <w:rPr>
                  <w:rFonts w:ascii="B Lotus" w:eastAsia="Calibri" w:hAnsi="B Lotus" w:cs="Times New Roman" w:hint="eastAsia"/>
                  <w:sz w:val="20"/>
                  <w:szCs w:val="20"/>
                  <w:rtl/>
                </w:rPr>
                <w:t> </w:t>
              </w:r>
            </w:ins>
            <w:r w:rsidRPr="00295B4F">
              <w:rPr>
                <w:rFonts w:ascii="B Lotus" w:eastAsia="Calibri" w:hAnsi="B Lotus" w:cs="B Lotus" w:hint="cs"/>
                <w:sz w:val="20"/>
                <w:szCs w:val="20"/>
                <w:rtl/>
              </w:rPr>
              <w:t>رفتن فضاهای همسایگی</w:t>
            </w:r>
          </w:p>
        </w:tc>
        <w:tc>
          <w:tcPr>
            <w:tcW w:w="361" w:type="pct"/>
            <w:shd w:val="clear" w:color="auto" w:fill="auto"/>
            <w:vAlign w:val="center"/>
          </w:tcPr>
          <w:p w14:paraId="389F30EC" w14:textId="77777777" w:rsidR="00E91C41" w:rsidRPr="00295B4F" w:rsidRDefault="00E91C41" w:rsidP="00E91C41">
            <w:pPr>
              <w:jc w:val="center"/>
              <w:rPr>
                <w:rFonts w:ascii="B Lotus" w:eastAsia="Calibri" w:hAnsi="B Lotus" w:cs="B Lotus"/>
                <w:color w:val="000000"/>
                <w:sz w:val="20"/>
                <w:szCs w:val="20"/>
              </w:rPr>
            </w:pPr>
            <w:r w:rsidRPr="00295B4F">
              <w:rPr>
                <w:rFonts w:ascii="B Lotus" w:eastAsia="Calibri" w:hAnsi="B Lotus" w:cs="B Lotus"/>
                <w:color w:val="000000"/>
                <w:sz w:val="20"/>
                <w:szCs w:val="20"/>
              </w:rPr>
              <w:t>3.32</w:t>
            </w:r>
          </w:p>
        </w:tc>
      </w:tr>
    </w:tbl>
    <w:p w14:paraId="6B49B198" w14:textId="77777777" w:rsidR="00E91C41" w:rsidRPr="00DE149B" w:rsidRDefault="00E91C41" w:rsidP="00E91C41">
      <w:pPr>
        <w:tabs>
          <w:tab w:val="left" w:pos="803"/>
        </w:tabs>
        <w:bidi/>
        <w:ind w:firstLine="288"/>
        <w:jc w:val="both"/>
        <w:rPr>
          <w:rFonts w:ascii="B Lotus" w:eastAsia="Calibri" w:hAnsi="B Lotus" w:cs="B Lotus"/>
          <w:sz w:val="24"/>
          <w:szCs w:val="24"/>
          <w:rtl/>
          <w:lang w:bidi="fa-IR"/>
        </w:rPr>
      </w:pPr>
    </w:p>
    <w:p w14:paraId="052F0CC8" w14:textId="77777777" w:rsidR="00E91C41" w:rsidRPr="00DE149B" w:rsidRDefault="00E91C41" w:rsidP="00DB53BB">
      <w:pPr>
        <w:tabs>
          <w:tab w:val="left" w:pos="803"/>
        </w:tabs>
        <w:bidi/>
        <w:ind w:firstLine="288"/>
        <w:jc w:val="both"/>
        <w:rPr>
          <w:rFonts w:ascii="B Lotus" w:eastAsia="Calibri" w:hAnsi="B Lotus" w:cs="B Lotus"/>
          <w:sz w:val="24"/>
          <w:szCs w:val="24"/>
          <w:rtl/>
          <w:lang w:bidi="fa-IR"/>
        </w:rPr>
      </w:pPr>
      <w:r w:rsidRPr="00DE149B">
        <w:rPr>
          <w:rFonts w:ascii="B Lotus" w:eastAsia="Calibri" w:hAnsi="B Lotus" w:cs="B Lotus" w:hint="cs"/>
          <w:sz w:val="24"/>
          <w:szCs w:val="24"/>
          <w:rtl/>
          <w:lang w:bidi="fa-IR"/>
        </w:rPr>
        <w:t>با توجه به جدول 3</w:t>
      </w:r>
      <w:del w:id="13837" w:author="Mehrnazi Boojari" w:date="2019-01-13T08:10:00Z">
        <w:r w:rsidRPr="00DE149B" w:rsidDel="00DB53BB">
          <w:rPr>
            <w:rFonts w:ascii="B Lotus" w:eastAsia="Calibri" w:hAnsi="B Lotus" w:cs="B Lotus" w:hint="cs"/>
            <w:sz w:val="24"/>
            <w:szCs w:val="24"/>
            <w:rtl/>
            <w:lang w:bidi="fa-IR"/>
          </w:rPr>
          <w:delText>.</w:delText>
        </w:r>
      </w:del>
      <w:ins w:id="13838" w:author="Mehrnazi Boojari" w:date="2019-01-13T08:10:00Z">
        <w:r w:rsidR="00DB53BB">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6 مشخص می</w:t>
      </w:r>
      <w:ins w:id="13839" w:author="Mehrnazi Boojari" w:date="2019-01-13T08:10:00Z">
        <w:r w:rsidR="00DB53BB">
          <w:rPr>
            <w:rFonts w:ascii="B Lotus" w:eastAsia="Calibri" w:hAnsi="B Lotus" w:cs="B Nazanin" w:hint="cs"/>
            <w:sz w:val="24"/>
            <w:szCs w:val="24"/>
            <w:rtl/>
            <w:lang w:bidi="fa-IR"/>
          </w:rPr>
          <w:t>‌</w:t>
        </w:r>
      </w:ins>
      <w:r w:rsidRPr="00DE149B">
        <w:rPr>
          <w:rFonts w:ascii="B Lotus" w:eastAsia="Calibri" w:hAnsi="B Lotus" w:cs="B Lotus" w:hint="cs"/>
          <w:sz w:val="24"/>
          <w:szCs w:val="24"/>
          <w:rtl/>
          <w:lang w:bidi="fa-IR"/>
        </w:rPr>
        <w:t xml:space="preserve">شود که </w:t>
      </w:r>
      <w:del w:id="13840" w:author="Mehrnazi Boojari" w:date="2019-01-13T08:10:00Z">
        <w:r w:rsidRPr="00DE149B" w:rsidDel="00DB53BB">
          <w:rPr>
            <w:rFonts w:ascii="B Lotus" w:eastAsia="Calibri" w:hAnsi="B Lotus" w:cs="B Lotus" w:hint="cs"/>
            <w:sz w:val="24"/>
            <w:szCs w:val="24"/>
            <w:rtl/>
            <w:lang w:bidi="fa-IR"/>
          </w:rPr>
          <w:delText xml:space="preserve">تمامی </w:delText>
        </w:r>
      </w:del>
      <w:ins w:id="13841" w:author="Mehrnazi Boojari" w:date="2019-01-13T08:10:00Z">
        <w:r w:rsidR="00DB53BB">
          <w:rPr>
            <w:rFonts w:ascii="B Lotus" w:eastAsia="Calibri" w:hAnsi="B Lotus" w:cs="B Lotus" w:hint="cs"/>
            <w:sz w:val="24"/>
            <w:szCs w:val="24"/>
            <w:rtl/>
            <w:lang w:bidi="fa-IR"/>
          </w:rPr>
          <w:t>همۀ</w:t>
        </w:r>
        <w:r w:rsidR="00DB53BB" w:rsidRPr="00DE149B">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 xml:space="preserve">عوامل به غیر از سه عامل </w:t>
      </w:r>
      <w:del w:id="13842" w:author="Mehrnazi Boojari" w:date="2019-01-13T08:07:00Z">
        <w:r w:rsidRPr="00DE149B" w:rsidDel="0078738D">
          <w:rPr>
            <w:rFonts w:ascii="B Lotus" w:eastAsia="Calibri" w:hAnsi="B Lotus" w:cs="B Lotus" w:hint="cs"/>
            <w:sz w:val="24"/>
            <w:szCs w:val="24"/>
            <w:rtl/>
            <w:lang w:bidi="fa-IR"/>
          </w:rPr>
          <w:delText>"</w:delText>
        </w:r>
      </w:del>
      <w:ins w:id="13843" w:author="Mehrnazi Boojari" w:date="2019-01-13T08:07:00Z">
        <w:r w:rsidR="0078738D">
          <w:rPr>
            <w:rFonts w:ascii="B Lotus" w:eastAsia="Calibri" w:hAnsi="B Lotus" w:cs="B Lotus" w:hint="cs"/>
            <w:sz w:val="24"/>
            <w:szCs w:val="24"/>
            <w:rtl/>
            <w:lang w:bidi="fa-IR"/>
          </w:rPr>
          <w:t>«</w:t>
        </w:r>
      </w:ins>
      <w:r w:rsidRPr="00DE149B">
        <w:rPr>
          <w:rFonts w:ascii="B Lotus" w:eastAsia="Calibri" w:hAnsi="B Lotus" w:cs="B Lotus" w:hint="cs"/>
          <w:sz w:val="24"/>
          <w:szCs w:val="24"/>
          <w:rtl/>
        </w:rPr>
        <w:t>عدم دسترسی مناسب به مواد و مصالح بومی</w:t>
      </w:r>
      <w:del w:id="13844" w:author="Mehrnazi Boojari" w:date="2019-01-13T08:07:00Z">
        <w:r w:rsidRPr="00DE149B" w:rsidDel="0078738D">
          <w:rPr>
            <w:rFonts w:ascii="B Lotus" w:eastAsia="Calibri" w:hAnsi="B Lotus" w:cs="B Lotus" w:hint="cs"/>
            <w:sz w:val="24"/>
            <w:szCs w:val="24"/>
            <w:rtl/>
            <w:lang w:bidi="fa-IR"/>
          </w:rPr>
          <w:delText xml:space="preserve">"، </w:delText>
        </w:r>
      </w:del>
      <w:ins w:id="13845" w:author="Mehrnazi Boojari" w:date="2019-01-13T08:07:00Z">
        <w:r w:rsidR="0078738D">
          <w:rPr>
            <w:rFonts w:ascii="B Lotus" w:eastAsia="Calibri" w:hAnsi="B Lotus" w:cs="B Lotus" w:hint="cs"/>
            <w:sz w:val="24"/>
            <w:szCs w:val="24"/>
            <w:rtl/>
            <w:lang w:bidi="fa-IR"/>
          </w:rPr>
          <w:t>»</w:t>
        </w:r>
        <w:r w:rsidR="0078738D" w:rsidRPr="00DE149B">
          <w:rPr>
            <w:rFonts w:ascii="B Lotus" w:eastAsia="Calibri" w:hAnsi="B Lotus" w:cs="B Lotus" w:hint="cs"/>
            <w:sz w:val="24"/>
            <w:szCs w:val="24"/>
            <w:rtl/>
            <w:lang w:bidi="fa-IR"/>
          </w:rPr>
          <w:t xml:space="preserve">، </w:t>
        </w:r>
      </w:ins>
      <w:del w:id="13846" w:author="Mehrnazi Boojari" w:date="2019-01-13T08:07:00Z">
        <w:r w:rsidRPr="00DE149B" w:rsidDel="0078738D">
          <w:rPr>
            <w:rFonts w:ascii="B Lotus" w:eastAsia="Calibri" w:hAnsi="B Lotus" w:cs="B Lotus" w:hint="cs"/>
            <w:sz w:val="24"/>
            <w:szCs w:val="24"/>
            <w:rtl/>
            <w:lang w:bidi="fa-IR"/>
          </w:rPr>
          <w:delText>"</w:delText>
        </w:r>
      </w:del>
      <w:ins w:id="13847" w:author="Mehrnazi Boojari" w:date="2019-01-13T08:07:00Z">
        <w:r w:rsidR="0078738D">
          <w:rPr>
            <w:rFonts w:ascii="B Lotus" w:eastAsia="Calibri" w:hAnsi="B Lotus" w:cs="B Lotus" w:hint="cs"/>
            <w:sz w:val="24"/>
            <w:szCs w:val="24"/>
            <w:rtl/>
            <w:lang w:bidi="fa-IR"/>
          </w:rPr>
          <w:t>«</w:t>
        </w:r>
      </w:ins>
      <w:r w:rsidRPr="00DE149B">
        <w:rPr>
          <w:rFonts w:ascii="B Lotus" w:eastAsia="Calibri" w:hAnsi="B Lotus" w:cs="B Lotus" w:hint="cs"/>
          <w:sz w:val="24"/>
          <w:szCs w:val="24"/>
          <w:rtl/>
        </w:rPr>
        <w:t>هزینه</w:t>
      </w:r>
      <w:del w:id="13848" w:author="Mehrnazi Boojari" w:date="2019-01-07T09:46:00Z">
        <w:r w:rsidRPr="00DE149B" w:rsidDel="006F7CCF">
          <w:rPr>
            <w:rFonts w:ascii="B Lotus" w:eastAsia="Calibri" w:hAnsi="B Lotus" w:cs="B Lotus" w:hint="cs"/>
            <w:sz w:val="24"/>
            <w:szCs w:val="24"/>
            <w:rtl/>
          </w:rPr>
          <w:delText xml:space="preserve"> های </w:delText>
        </w:r>
      </w:del>
      <w:ins w:id="13849" w:author="Mehrnazi Boojari" w:date="2019-01-07T09:46:00Z">
        <w:r w:rsidR="006F7CCF">
          <w:rPr>
            <w:rFonts w:ascii="B Lotus" w:eastAsia="Calibri" w:hAnsi="B Lotus" w:cs="B Lotus" w:hint="cs"/>
            <w:sz w:val="24"/>
            <w:szCs w:val="24"/>
            <w:rtl/>
          </w:rPr>
          <w:t xml:space="preserve">‌های </w:t>
        </w:r>
      </w:ins>
      <w:del w:id="13850" w:author="Mehrnazi Boojari" w:date="2019-01-13T08:07:00Z">
        <w:r w:rsidRPr="00DE149B" w:rsidDel="0078738D">
          <w:rPr>
            <w:rFonts w:ascii="B Lotus" w:eastAsia="Calibri" w:hAnsi="B Lotus" w:cs="B Lotus" w:hint="cs"/>
            <w:sz w:val="24"/>
            <w:szCs w:val="24"/>
            <w:rtl/>
          </w:rPr>
          <w:delText xml:space="preserve">بالای </w:delText>
        </w:r>
      </w:del>
      <w:ins w:id="13851" w:author="Mehrnazi Boojari" w:date="2019-01-13T08:07:00Z">
        <w:r w:rsidR="0078738D">
          <w:rPr>
            <w:rFonts w:ascii="B Lotus" w:eastAsia="Calibri" w:hAnsi="B Lotus" w:cs="B Lotus" w:hint="cs"/>
            <w:sz w:val="24"/>
            <w:szCs w:val="24"/>
            <w:rtl/>
          </w:rPr>
          <w:t>زیاد</w:t>
        </w:r>
        <w:r w:rsidR="0078738D" w:rsidRPr="00DE149B">
          <w:rPr>
            <w:rFonts w:ascii="B Lotus" w:eastAsia="Calibri" w:hAnsi="B Lotus" w:cs="B Lotus" w:hint="cs"/>
            <w:sz w:val="24"/>
            <w:szCs w:val="24"/>
            <w:rtl/>
          </w:rPr>
          <w:t xml:space="preserve"> </w:t>
        </w:r>
      </w:ins>
      <w:del w:id="13852" w:author="Mehrnazi Boojari" w:date="2019-01-07T22:28:00Z">
        <w:r w:rsidRPr="00DE149B" w:rsidDel="00051F26">
          <w:rPr>
            <w:rFonts w:ascii="B Lotus" w:eastAsia="Calibri" w:hAnsi="B Lotus" w:cs="B Lotus" w:hint="cs"/>
            <w:sz w:val="24"/>
            <w:szCs w:val="24"/>
            <w:rtl/>
          </w:rPr>
          <w:delText>ساخت وساز</w:delText>
        </w:r>
      </w:del>
      <w:ins w:id="13853" w:author="Mehrnazi Boojari" w:date="2019-01-07T22:28:00Z">
        <w:r w:rsidR="00051F26">
          <w:rPr>
            <w:rFonts w:ascii="B Lotus" w:eastAsia="Calibri" w:hAnsi="B Lotus" w:cs="B Lotus" w:hint="cs"/>
            <w:sz w:val="24"/>
            <w:szCs w:val="24"/>
            <w:rtl/>
          </w:rPr>
          <w:t>ساخت</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و</w:t>
        </w:r>
        <w:r w:rsidR="00051F26">
          <w:rPr>
            <w:rFonts w:ascii="Times New Roman" w:eastAsia="Calibri" w:hAnsi="Times New Roman" w:cs="Times New Roman" w:hint="cs"/>
            <w:sz w:val="24"/>
            <w:szCs w:val="24"/>
            <w:rtl/>
          </w:rPr>
          <w:t> </w:t>
        </w:r>
        <w:r w:rsidR="00051F26">
          <w:rPr>
            <w:rFonts w:ascii="B Lotus" w:eastAsia="Calibri" w:hAnsi="B Lotus" w:cs="B Lotus" w:hint="cs"/>
            <w:sz w:val="24"/>
            <w:szCs w:val="24"/>
            <w:rtl/>
          </w:rPr>
          <w:t>ساز</w:t>
        </w:r>
      </w:ins>
      <w:r w:rsidRPr="00DE149B">
        <w:rPr>
          <w:rFonts w:ascii="B Lotus" w:eastAsia="Calibri" w:hAnsi="B Lotus" w:cs="B Lotus" w:hint="cs"/>
          <w:sz w:val="24"/>
          <w:szCs w:val="24"/>
          <w:rtl/>
        </w:rPr>
        <w:t xml:space="preserve"> </w:t>
      </w:r>
      <w:del w:id="13854" w:author="Mehrnazi Boojari" w:date="2019-01-10T01:06:00Z">
        <w:r w:rsidRPr="00DE149B" w:rsidDel="00647583">
          <w:rPr>
            <w:rFonts w:ascii="B Lotus" w:eastAsia="Calibri" w:hAnsi="B Lotus" w:cs="B Lotus" w:hint="cs"/>
            <w:sz w:val="24"/>
            <w:szCs w:val="24"/>
            <w:rtl/>
          </w:rPr>
          <w:delText>مبتنی بر</w:delText>
        </w:r>
      </w:del>
      <w:ins w:id="13855" w:author="Mehrnazi Boojari" w:date="2019-01-10T01:06:00Z">
        <w:r w:rsidR="00647583">
          <w:rPr>
            <w:rFonts w:ascii="B Lotus" w:eastAsia="Calibri" w:hAnsi="B Lotus" w:cs="B Lotus" w:hint="cs"/>
            <w:sz w:val="24"/>
            <w:szCs w:val="24"/>
            <w:rtl/>
          </w:rPr>
          <w:t>مبتنی</w:t>
        </w:r>
        <w:r w:rsidR="00647583">
          <w:rPr>
            <w:rFonts w:ascii="Times New Roman" w:eastAsia="Calibri" w:hAnsi="Times New Roman" w:cs="Times New Roman" w:hint="cs"/>
            <w:sz w:val="24"/>
            <w:szCs w:val="24"/>
            <w:rtl/>
          </w:rPr>
          <w:t> </w:t>
        </w:r>
        <w:r w:rsidR="00647583">
          <w:rPr>
            <w:rFonts w:ascii="B Lotus" w:eastAsia="Calibri" w:hAnsi="B Lotus" w:cs="B Lotus" w:hint="cs"/>
            <w:sz w:val="24"/>
            <w:szCs w:val="24"/>
            <w:rtl/>
          </w:rPr>
          <w:t>بر</w:t>
        </w:r>
      </w:ins>
      <w:r w:rsidRPr="00DE149B">
        <w:rPr>
          <w:rFonts w:ascii="B Lotus" w:eastAsia="Calibri" w:hAnsi="B Lotus" w:cs="B Lotus" w:hint="cs"/>
          <w:sz w:val="24"/>
          <w:szCs w:val="24"/>
          <w:rtl/>
        </w:rPr>
        <w:t xml:space="preserve"> اقلیم و بوم منطقه</w:t>
      </w:r>
      <w:del w:id="13856" w:author="Mehrnazi Boojari" w:date="2019-01-13T08:07:00Z">
        <w:r w:rsidRPr="00DE149B" w:rsidDel="0078738D">
          <w:rPr>
            <w:rFonts w:ascii="B Lotus" w:eastAsia="Calibri" w:hAnsi="B Lotus" w:cs="B Lotus" w:hint="cs"/>
            <w:sz w:val="24"/>
            <w:szCs w:val="24"/>
            <w:rtl/>
            <w:lang w:bidi="fa-IR"/>
          </w:rPr>
          <w:delText xml:space="preserve">" </w:delText>
        </w:r>
      </w:del>
      <w:ins w:id="13857" w:author="Mehrnazi Boojari" w:date="2019-01-13T08:07:00Z">
        <w:r w:rsidR="0078738D">
          <w:rPr>
            <w:rFonts w:ascii="B Lotus" w:eastAsia="Calibri" w:hAnsi="B Lotus" w:cs="B Lotus" w:hint="cs"/>
            <w:sz w:val="24"/>
            <w:szCs w:val="24"/>
            <w:rtl/>
            <w:lang w:bidi="fa-IR"/>
          </w:rPr>
          <w:t>»</w:t>
        </w:r>
        <w:r w:rsidR="0078738D" w:rsidRPr="00DE149B">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 xml:space="preserve">و </w:t>
      </w:r>
      <w:del w:id="13858" w:author="Mehrnazi Boojari" w:date="2019-01-13T08:07:00Z">
        <w:r w:rsidRPr="00DE149B" w:rsidDel="0078738D">
          <w:rPr>
            <w:rFonts w:ascii="B Lotus" w:eastAsia="Calibri" w:hAnsi="B Lotus" w:cs="B Lotus" w:hint="cs"/>
            <w:sz w:val="24"/>
            <w:szCs w:val="24"/>
            <w:rtl/>
            <w:lang w:bidi="fa-IR"/>
          </w:rPr>
          <w:delText>"</w:delText>
        </w:r>
      </w:del>
      <w:ins w:id="13859" w:author="Mehrnazi Boojari" w:date="2019-01-13T08:07:00Z">
        <w:r w:rsidR="0078738D">
          <w:rPr>
            <w:rFonts w:ascii="B Lotus" w:eastAsia="Calibri" w:hAnsi="B Lotus" w:cs="B Lotus" w:hint="cs"/>
            <w:sz w:val="24"/>
            <w:szCs w:val="24"/>
            <w:rtl/>
            <w:lang w:bidi="fa-IR"/>
          </w:rPr>
          <w:t>«</w:t>
        </w:r>
      </w:ins>
      <w:r w:rsidRPr="00DE149B">
        <w:rPr>
          <w:rFonts w:ascii="B Lotus" w:eastAsia="Calibri" w:hAnsi="B Lotus" w:cs="B Lotus" w:hint="cs"/>
          <w:sz w:val="24"/>
          <w:szCs w:val="24"/>
          <w:rtl/>
        </w:rPr>
        <w:t>نبود زمین کافی برای ساخت فضاهای معیشتی</w:t>
      </w:r>
      <w:del w:id="13860" w:author="Mehrnazi Boojari" w:date="2019-01-13T08:07:00Z">
        <w:r w:rsidRPr="00DE149B" w:rsidDel="0078738D">
          <w:rPr>
            <w:rFonts w:ascii="B Lotus" w:eastAsia="Calibri" w:hAnsi="B Lotus" w:cs="B Lotus" w:hint="cs"/>
            <w:sz w:val="24"/>
            <w:szCs w:val="24"/>
            <w:rtl/>
            <w:lang w:bidi="fa-IR"/>
          </w:rPr>
          <w:delText xml:space="preserve">" </w:delText>
        </w:r>
      </w:del>
      <w:ins w:id="13861" w:author="Mehrnazi Boojari" w:date="2019-01-13T08:07:00Z">
        <w:r w:rsidR="0078738D">
          <w:rPr>
            <w:rFonts w:ascii="B Lotus" w:eastAsia="Calibri" w:hAnsi="B Lotus" w:cs="B Lotus" w:hint="cs"/>
            <w:sz w:val="24"/>
            <w:szCs w:val="24"/>
            <w:rtl/>
            <w:lang w:bidi="fa-IR"/>
          </w:rPr>
          <w:t>»</w:t>
        </w:r>
        <w:r w:rsidR="0078738D" w:rsidRPr="00DE149B">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در چالش</w:t>
      </w:r>
      <w:del w:id="13862" w:author="Mehrnazi Boojari" w:date="2019-01-07T09:46:00Z">
        <w:r w:rsidRPr="00DE149B" w:rsidDel="006F7CCF">
          <w:rPr>
            <w:rFonts w:ascii="B Lotus" w:eastAsia="Calibri" w:hAnsi="B Lotus" w:cs="B Lotus" w:hint="cs"/>
            <w:sz w:val="24"/>
            <w:szCs w:val="24"/>
            <w:rtl/>
            <w:lang w:bidi="fa-IR"/>
          </w:rPr>
          <w:delText xml:space="preserve"> های </w:delText>
        </w:r>
      </w:del>
      <w:ins w:id="13863" w:author="Mehrnazi Boojari" w:date="2019-01-07T09:46:00Z">
        <w:r w:rsidR="006F7CCF">
          <w:rPr>
            <w:rFonts w:ascii="B Lotus" w:eastAsia="Calibri" w:hAnsi="B Lotus" w:cs="B Lotus" w:hint="cs"/>
            <w:sz w:val="24"/>
            <w:szCs w:val="24"/>
            <w:rtl/>
            <w:lang w:bidi="fa-IR"/>
          </w:rPr>
          <w:t xml:space="preserve">‌های </w:t>
        </w:r>
      </w:ins>
      <w:r w:rsidRPr="00DE149B">
        <w:rPr>
          <w:rFonts w:ascii="B Lotus" w:eastAsia="Calibri" w:hAnsi="B Lotus" w:cs="B Lotus" w:hint="cs"/>
          <w:sz w:val="24"/>
          <w:szCs w:val="24"/>
          <w:rtl/>
          <w:lang w:bidi="fa-IR"/>
        </w:rPr>
        <w:t>خود</w:t>
      </w:r>
      <w:del w:id="13864" w:author="Mehrnazi Boojari" w:date="2019-01-07T09:47:00Z">
        <w:r w:rsidRPr="00DE149B" w:rsidDel="006F7CCF">
          <w:rPr>
            <w:rFonts w:ascii="B Lotus" w:eastAsia="Calibri" w:hAnsi="B Lotus" w:cs="B Lotus" w:hint="cs"/>
            <w:sz w:val="24"/>
            <w:szCs w:val="24"/>
            <w:rtl/>
            <w:lang w:bidi="fa-IR"/>
          </w:rPr>
          <w:delText xml:space="preserve"> ،</w:delText>
        </w:r>
      </w:del>
      <w:ins w:id="13865" w:author="Mehrnazi Boojari" w:date="2019-01-07T09:47:00Z">
        <w:r w:rsidR="006F7CCF">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 xml:space="preserve"> بالاتر از درجه متوسط در طیف لیکرت هستند و این بدین معنی است که چالش</w:t>
      </w:r>
      <w:del w:id="13866" w:author="Mehrnazi Boojari" w:date="2019-01-07T09:45:00Z">
        <w:r w:rsidRPr="00DE149B" w:rsidDel="006F7CCF">
          <w:rPr>
            <w:rFonts w:ascii="B Lotus" w:eastAsia="Calibri" w:hAnsi="B Lotus" w:cs="B Lotus" w:hint="cs"/>
            <w:sz w:val="24"/>
            <w:szCs w:val="24"/>
            <w:rtl/>
            <w:lang w:bidi="fa-IR"/>
          </w:rPr>
          <w:delText xml:space="preserve"> ها </w:delText>
        </w:r>
      </w:del>
      <w:ins w:id="13867" w:author="Mehrnazi Boojari" w:date="2019-01-07T09:45:00Z">
        <w:r w:rsidR="006F7CCF">
          <w:rPr>
            <w:rFonts w:ascii="B Lotus" w:eastAsia="Calibri" w:hAnsi="B Lotus" w:cs="B Lotus" w:hint="cs"/>
            <w:sz w:val="24"/>
            <w:szCs w:val="24"/>
            <w:rtl/>
            <w:lang w:bidi="fa-IR"/>
          </w:rPr>
          <w:t xml:space="preserve">‌ها </w:t>
        </w:r>
      </w:ins>
      <w:r w:rsidRPr="00DE149B">
        <w:rPr>
          <w:rFonts w:ascii="B Lotus" w:eastAsia="Calibri" w:hAnsi="B Lotus" w:cs="B Lotus" w:hint="cs"/>
          <w:sz w:val="24"/>
          <w:szCs w:val="24"/>
          <w:rtl/>
          <w:lang w:bidi="fa-IR"/>
        </w:rPr>
        <w:t>و عوامل انتخاب</w:t>
      </w:r>
      <w:ins w:id="13868" w:author="Mehrnazi Boojari" w:date="2019-01-13T08:10:00Z">
        <w:r w:rsidR="00DB53BB">
          <w:rPr>
            <w:rFonts w:ascii="B Lotus" w:eastAsia="Calibri" w:hAnsi="B Lotus" w:cs="B Nazanin" w:hint="cs"/>
            <w:sz w:val="24"/>
            <w:szCs w:val="24"/>
            <w:rtl/>
            <w:lang w:bidi="fa-IR"/>
          </w:rPr>
          <w:t>‌</w:t>
        </w:r>
      </w:ins>
      <w:del w:id="13869" w:author="Mehrnazi Boojari" w:date="2019-01-13T08:10:00Z">
        <w:r w:rsidRPr="00DE149B" w:rsidDel="00DB53BB">
          <w:rPr>
            <w:rFonts w:ascii="B Lotus" w:eastAsia="Calibri" w:hAnsi="B Lotus" w:cs="B Lotus" w:hint="cs"/>
            <w:sz w:val="24"/>
            <w:szCs w:val="24"/>
            <w:rtl/>
            <w:lang w:bidi="fa-IR"/>
          </w:rPr>
          <w:delText xml:space="preserve"> </w:delText>
        </w:r>
      </w:del>
      <w:r w:rsidRPr="00DE149B">
        <w:rPr>
          <w:rFonts w:ascii="B Lotus" w:eastAsia="Calibri" w:hAnsi="B Lotus" w:cs="B Lotus" w:hint="cs"/>
          <w:sz w:val="24"/>
          <w:szCs w:val="24"/>
          <w:rtl/>
          <w:lang w:bidi="fa-IR"/>
        </w:rPr>
        <w:t>شده از مطالعات و نگاه دستگاه متولی صحیح</w:t>
      </w:r>
      <w:del w:id="13870" w:author="Mehrnazi Boojari" w:date="2019-01-07T09:59:00Z">
        <w:r w:rsidRPr="00DE149B" w:rsidDel="00A31D6F">
          <w:rPr>
            <w:rFonts w:ascii="B Lotus" w:eastAsia="Calibri" w:hAnsi="B Lotus" w:cs="B Lotus" w:hint="cs"/>
            <w:sz w:val="24"/>
            <w:szCs w:val="24"/>
            <w:rtl/>
            <w:lang w:bidi="fa-IR"/>
          </w:rPr>
          <w:delText xml:space="preserve">  </w:delText>
        </w:r>
      </w:del>
      <w:ins w:id="13871" w:author="Mehrnazi Boojari" w:date="2019-01-07T09:59:00Z">
        <w:r w:rsidR="00A31D6F">
          <w:rPr>
            <w:rFonts w:ascii="B Lotus" w:eastAsia="Calibri" w:hAnsi="B Lotus" w:cs="B Lotus" w:hint="cs"/>
            <w:sz w:val="24"/>
            <w:szCs w:val="24"/>
            <w:rtl/>
            <w:lang w:bidi="fa-IR"/>
          </w:rPr>
          <w:t xml:space="preserve"> </w:t>
        </w:r>
      </w:ins>
      <w:r w:rsidRPr="00DE149B">
        <w:rPr>
          <w:rFonts w:ascii="B Lotus" w:eastAsia="Calibri" w:hAnsi="B Lotus" w:cs="B Lotus" w:hint="cs"/>
          <w:sz w:val="24"/>
          <w:szCs w:val="24"/>
          <w:rtl/>
          <w:lang w:bidi="fa-IR"/>
        </w:rPr>
        <w:t>انتخاب شده و همین چالش</w:t>
      </w:r>
      <w:del w:id="13872" w:author="Mehrnazi Boojari" w:date="2019-01-07T09:45:00Z">
        <w:r w:rsidRPr="00DE149B" w:rsidDel="006F7CCF">
          <w:rPr>
            <w:rFonts w:ascii="B Lotus" w:eastAsia="Calibri" w:hAnsi="B Lotus" w:cs="B Lotus" w:hint="cs"/>
            <w:sz w:val="24"/>
            <w:szCs w:val="24"/>
            <w:rtl/>
            <w:lang w:bidi="fa-IR"/>
          </w:rPr>
          <w:delText xml:space="preserve"> ها </w:delText>
        </w:r>
      </w:del>
      <w:ins w:id="13873" w:author="Mehrnazi Boojari" w:date="2019-01-07T09:45:00Z">
        <w:r w:rsidR="006F7CCF">
          <w:rPr>
            <w:rFonts w:ascii="B Lotus" w:eastAsia="Calibri" w:hAnsi="B Lotus" w:cs="B Lotus" w:hint="cs"/>
            <w:sz w:val="24"/>
            <w:szCs w:val="24"/>
            <w:rtl/>
            <w:lang w:bidi="fa-IR"/>
          </w:rPr>
          <w:t xml:space="preserve">‌ها </w:t>
        </w:r>
      </w:ins>
      <w:r w:rsidRPr="00DE149B">
        <w:rPr>
          <w:rFonts w:ascii="B Lotus" w:eastAsia="Calibri" w:hAnsi="B Lotus" w:cs="B Lotus" w:hint="cs"/>
          <w:sz w:val="24"/>
          <w:szCs w:val="24"/>
          <w:rtl/>
          <w:lang w:bidi="fa-IR"/>
        </w:rPr>
        <w:t>جزو چالش</w:t>
      </w:r>
      <w:del w:id="13874" w:author="Mehrnazi Boojari" w:date="2019-01-07T09:46:00Z">
        <w:r w:rsidRPr="00DE149B" w:rsidDel="006F7CCF">
          <w:rPr>
            <w:rFonts w:ascii="B Lotus" w:eastAsia="Calibri" w:hAnsi="B Lotus" w:cs="B Lotus" w:hint="cs"/>
            <w:sz w:val="24"/>
            <w:szCs w:val="24"/>
            <w:rtl/>
            <w:lang w:bidi="fa-IR"/>
          </w:rPr>
          <w:delText xml:space="preserve"> های </w:delText>
        </w:r>
      </w:del>
      <w:ins w:id="13875" w:author="Mehrnazi Boojari" w:date="2019-01-07T09:46:00Z">
        <w:r w:rsidR="006F7CCF">
          <w:rPr>
            <w:rFonts w:ascii="B Lotus" w:eastAsia="Calibri" w:hAnsi="B Lotus" w:cs="B Lotus" w:hint="cs"/>
            <w:sz w:val="24"/>
            <w:szCs w:val="24"/>
            <w:rtl/>
            <w:lang w:bidi="fa-IR"/>
          </w:rPr>
          <w:t xml:space="preserve">‌های </w:t>
        </w:r>
      </w:ins>
      <w:r w:rsidRPr="00DE149B">
        <w:rPr>
          <w:rFonts w:ascii="B Lotus" w:eastAsia="Calibri" w:hAnsi="B Lotus" w:cs="B Lotus" w:hint="cs"/>
          <w:sz w:val="24"/>
          <w:szCs w:val="24"/>
          <w:rtl/>
          <w:lang w:bidi="fa-IR"/>
        </w:rPr>
        <w:t>میدانی نیز</w:t>
      </w:r>
      <w:del w:id="13876" w:author="Mehrnazi Boojari" w:date="2019-01-07T09:49:00Z">
        <w:r w:rsidRPr="00DE149B" w:rsidDel="006F7CCF">
          <w:rPr>
            <w:rFonts w:ascii="B Lotus" w:eastAsia="Calibri" w:hAnsi="B Lotus" w:cs="B Lotus" w:hint="cs"/>
            <w:sz w:val="24"/>
            <w:szCs w:val="24"/>
            <w:rtl/>
            <w:lang w:bidi="fa-IR"/>
          </w:rPr>
          <w:delText xml:space="preserve"> می </w:delText>
        </w:r>
      </w:del>
      <w:del w:id="13877" w:author="Mehrnazi Boojari" w:date="2019-01-07T10:30:00Z">
        <w:r w:rsidRPr="00DE149B" w:rsidDel="006C73A5">
          <w:rPr>
            <w:rFonts w:ascii="B Lotus" w:eastAsia="Calibri" w:hAnsi="B Lotus" w:cs="B Lotus" w:hint="cs"/>
            <w:sz w:val="24"/>
            <w:szCs w:val="24"/>
            <w:rtl/>
            <w:lang w:bidi="fa-IR"/>
          </w:rPr>
          <w:delText>باشند</w:delText>
        </w:r>
      </w:del>
      <w:ins w:id="13878" w:author="Mehrnazi Boojari" w:date="2019-01-07T10:30:00Z">
        <w:r w:rsidR="006C73A5">
          <w:rPr>
            <w:rFonts w:ascii="B Lotus" w:eastAsia="Calibri" w:hAnsi="B Lotus" w:cs="B Lotus" w:hint="cs"/>
            <w:sz w:val="24"/>
            <w:szCs w:val="24"/>
            <w:rtl/>
            <w:lang w:bidi="fa-IR"/>
          </w:rPr>
          <w:t xml:space="preserve"> هستند</w:t>
        </w:r>
      </w:ins>
      <w:del w:id="13879" w:author="Mehrnazi Boojari" w:date="2019-01-07T10:11:00Z">
        <w:r w:rsidRPr="00DE149B" w:rsidDel="00A31D6F">
          <w:rPr>
            <w:rFonts w:ascii="B Lotus" w:eastAsia="Calibri" w:hAnsi="B Lotus" w:cs="B Lotus" w:hint="cs"/>
            <w:sz w:val="24"/>
            <w:szCs w:val="24"/>
            <w:rtl/>
            <w:lang w:bidi="fa-IR"/>
          </w:rPr>
          <w:delText xml:space="preserve"> .</w:delText>
        </w:r>
      </w:del>
      <w:ins w:id="13880" w:author="Mehrnazi Boojari" w:date="2019-01-07T10:11:00Z">
        <w:r w:rsidR="00A31D6F">
          <w:rPr>
            <w:rFonts w:ascii="B Lotus" w:eastAsia="Calibri" w:hAnsi="B Lotus" w:cs="B Lotus" w:hint="cs"/>
            <w:sz w:val="24"/>
            <w:szCs w:val="24"/>
            <w:rtl/>
            <w:lang w:bidi="fa-IR"/>
          </w:rPr>
          <w:t>.</w:t>
        </w:r>
      </w:ins>
    </w:p>
    <w:p w14:paraId="790A122B" w14:textId="77777777" w:rsidR="00E91C41" w:rsidRPr="00DE149B" w:rsidRDefault="00E91C41" w:rsidP="00DB53BB">
      <w:pPr>
        <w:tabs>
          <w:tab w:val="left" w:pos="803"/>
        </w:tabs>
        <w:bidi/>
        <w:ind w:firstLine="288"/>
        <w:jc w:val="both"/>
        <w:rPr>
          <w:rFonts w:ascii="B Lotus" w:eastAsia="Calibri" w:hAnsi="B Lotus" w:cs="B Lotus"/>
          <w:sz w:val="24"/>
          <w:szCs w:val="24"/>
          <w:rtl/>
          <w:lang w:bidi="fa-IR"/>
        </w:rPr>
      </w:pPr>
      <w:r w:rsidRPr="00DE149B">
        <w:rPr>
          <w:rFonts w:ascii="B Lotus" w:eastAsia="Calibri" w:hAnsi="B Lotus" w:cs="B Lotus" w:hint="cs"/>
          <w:sz w:val="24"/>
          <w:szCs w:val="24"/>
          <w:rtl/>
          <w:lang w:bidi="fa-IR"/>
        </w:rPr>
        <w:t>در گام آخر برای مقایسه عامل</w:t>
      </w:r>
      <w:del w:id="13881" w:author="Mehrnazi Boojari" w:date="2019-01-07T09:45:00Z">
        <w:r w:rsidRPr="00DE149B" w:rsidDel="006F7CCF">
          <w:rPr>
            <w:rFonts w:ascii="B Lotus" w:eastAsia="Calibri" w:hAnsi="B Lotus" w:cs="B Lotus" w:hint="cs"/>
            <w:sz w:val="24"/>
            <w:szCs w:val="24"/>
            <w:rtl/>
            <w:lang w:bidi="fa-IR"/>
          </w:rPr>
          <w:delText xml:space="preserve"> ها </w:delText>
        </w:r>
      </w:del>
      <w:ins w:id="13882" w:author="Mehrnazi Boojari" w:date="2019-01-07T09:45:00Z">
        <w:r w:rsidR="006F7CCF">
          <w:rPr>
            <w:rFonts w:ascii="B Lotus" w:eastAsia="Calibri" w:hAnsi="B Lotus" w:cs="B Lotus" w:hint="cs"/>
            <w:sz w:val="24"/>
            <w:szCs w:val="24"/>
            <w:rtl/>
            <w:lang w:bidi="fa-IR"/>
          </w:rPr>
          <w:t xml:space="preserve">‌ها </w:t>
        </w:r>
      </w:ins>
      <w:r w:rsidRPr="00DE149B">
        <w:rPr>
          <w:rFonts w:ascii="B Lotus" w:eastAsia="Calibri" w:hAnsi="B Lotus" w:cs="B Lotus" w:hint="cs"/>
          <w:sz w:val="24"/>
          <w:szCs w:val="24"/>
          <w:rtl/>
          <w:lang w:bidi="fa-IR"/>
        </w:rPr>
        <w:t>و امتیازات نهایی هر یک، وزن هر یک از عامل</w:t>
      </w:r>
      <w:del w:id="13883" w:author="Mehrnazi Boojari" w:date="2019-01-07T09:45:00Z">
        <w:r w:rsidRPr="00DE149B" w:rsidDel="006F7CCF">
          <w:rPr>
            <w:rFonts w:ascii="B Lotus" w:eastAsia="Calibri" w:hAnsi="B Lotus" w:cs="B Lotus" w:hint="cs"/>
            <w:sz w:val="24"/>
            <w:szCs w:val="24"/>
            <w:rtl/>
            <w:lang w:bidi="fa-IR"/>
          </w:rPr>
          <w:delText xml:space="preserve"> ها </w:delText>
        </w:r>
      </w:del>
      <w:ins w:id="13884" w:author="Mehrnazi Boojari" w:date="2019-01-07T09:45:00Z">
        <w:r w:rsidR="006F7CCF">
          <w:rPr>
            <w:rFonts w:ascii="B Lotus" w:eastAsia="Calibri" w:hAnsi="B Lotus" w:cs="B Lotus" w:hint="cs"/>
            <w:sz w:val="24"/>
            <w:szCs w:val="24"/>
            <w:rtl/>
            <w:lang w:bidi="fa-IR"/>
          </w:rPr>
          <w:t xml:space="preserve">‌ها </w:t>
        </w:r>
      </w:ins>
      <w:r w:rsidRPr="00DE149B">
        <w:rPr>
          <w:rFonts w:ascii="B Lotus" w:eastAsia="Calibri" w:hAnsi="B Lotus" w:cs="B Lotus" w:hint="cs"/>
          <w:sz w:val="24"/>
          <w:szCs w:val="24"/>
          <w:rtl/>
          <w:lang w:bidi="fa-IR"/>
        </w:rPr>
        <w:t xml:space="preserve">مستخرج از مقایسه </w:t>
      </w:r>
      <w:del w:id="13885" w:author="Mehrnazi Boojari" w:date="2019-01-13T07:54:00Z">
        <w:r w:rsidRPr="00DE149B" w:rsidDel="001A54E8">
          <w:rPr>
            <w:rFonts w:ascii="B Lotus" w:eastAsia="Calibri" w:hAnsi="B Lotus" w:cs="B Lotus" w:hint="cs"/>
            <w:sz w:val="24"/>
            <w:szCs w:val="24"/>
            <w:rtl/>
            <w:lang w:bidi="fa-IR"/>
          </w:rPr>
          <w:delText>دوبه دویی</w:delText>
        </w:r>
      </w:del>
      <w:ins w:id="13886" w:author="Mehrnazi Boojari" w:date="2019-01-13T07:54:00Z">
        <w:r w:rsidR="001A54E8">
          <w:rPr>
            <w:rFonts w:ascii="B Lotus" w:eastAsia="Calibri" w:hAnsi="B Lotus" w:cs="B Lotus" w:hint="cs"/>
            <w:sz w:val="24"/>
            <w:szCs w:val="24"/>
            <w:rtl/>
            <w:lang w:bidi="fa-IR"/>
          </w:rPr>
          <w:t>دو</w:t>
        </w:r>
        <w:r w:rsidR="001A54E8">
          <w:rPr>
            <w:rFonts w:ascii="Times New Roman" w:eastAsia="Calibri" w:hAnsi="Times New Roman" w:cs="Times New Roman" w:hint="cs"/>
            <w:sz w:val="24"/>
            <w:szCs w:val="24"/>
            <w:rtl/>
            <w:lang w:bidi="fa-IR"/>
          </w:rPr>
          <w:t> </w:t>
        </w:r>
        <w:r w:rsidR="001A54E8">
          <w:rPr>
            <w:rFonts w:ascii="B Lotus" w:eastAsia="Calibri" w:hAnsi="B Lotus" w:cs="B Lotus" w:hint="cs"/>
            <w:sz w:val="24"/>
            <w:szCs w:val="24"/>
            <w:rtl/>
            <w:lang w:bidi="fa-IR"/>
          </w:rPr>
          <w:t>به دویی</w:t>
        </w:r>
      </w:ins>
      <w:r w:rsidRPr="00DE149B">
        <w:rPr>
          <w:rFonts w:ascii="B Lotus" w:eastAsia="Calibri" w:hAnsi="B Lotus" w:cs="B Lotus" w:hint="cs"/>
          <w:sz w:val="24"/>
          <w:szCs w:val="24"/>
          <w:rtl/>
          <w:lang w:bidi="fa-IR"/>
        </w:rPr>
        <w:t xml:space="preserve"> در وزن هر</w:t>
      </w:r>
      <w:ins w:id="13887" w:author="Mehrnazi Boojari" w:date="2019-01-13T08:11:00Z">
        <w:r w:rsidR="00DB53BB">
          <w:rPr>
            <w:rFonts w:ascii="B Lotus" w:eastAsia="Calibri" w:hAnsi="B Lotus" w:cs="Times New Roman" w:hint="eastAsia"/>
            <w:sz w:val="24"/>
            <w:szCs w:val="24"/>
            <w:rtl/>
            <w:lang w:bidi="fa-IR"/>
          </w:rPr>
          <w:t> </w:t>
        </w:r>
      </w:ins>
      <w:del w:id="13888" w:author="Mehrnazi Boojari" w:date="2019-01-13T08:11:00Z">
        <w:r w:rsidRPr="00DE149B" w:rsidDel="00DB53BB">
          <w:rPr>
            <w:rFonts w:ascii="B Lotus" w:eastAsia="Calibri" w:hAnsi="B Lotus" w:cs="B Lotus" w:hint="cs"/>
            <w:sz w:val="24"/>
            <w:szCs w:val="24"/>
            <w:rtl/>
            <w:lang w:bidi="fa-IR"/>
          </w:rPr>
          <w:delText xml:space="preserve"> </w:delText>
        </w:r>
      </w:del>
      <w:r w:rsidRPr="00DE149B">
        <w:rPr>
          <w:rFonts w:ascii="B Lotus" w:eastAsia="Calibri" w:hAnsi="B Lotus" w:cs="B Lotus" w:hint="cs"/>
          <w:sz w:val="24"/>
          <w:szCs w:val="24"/>
          <w:rtl/>
          <w:lang w:bidi="fa-IR"/>
        </w:rPr>
        <w:t>یک از عامل</w:t>
      </w:r>
      <w:del w:id="13889" w:author="Mehrnazi Boojari" w:date="2019-01-07T09:46:00Z">
        <w:r w:rsidRPr="00DE149B" w:rsidDel="006F7CCF">
          <w:rPr>
            <w:rFonts w:ascii="B Lotus" w:eastAsia="Calibri" w:hAnsi="B Lotus" w:cs="B Lotus" w:hint="cs"/>
            <w:sz w:val="24"/>
            <w:szCs w:val="24"/>
            <w:rtl/>
            <w:lang w:bidi="fa-IR"/>
          </w:rPr>
          <w:delText xml:space="preserve"> های </w:delText>
        </w:r>
      </w:del>
      <w:ins w:id="13890" w:author="Mehrnazi Boojari" w:date="2019-01-07T09:46:00Z">
        <w:r w:rsidR="006F7CCF">
          <w:rPr>
            <w:rFonts w:ascii="B Lotus" w:eastAsia="Calibri" w:hAnsi="B Lotus" w:cs="B Lotus" w:hint="cs"/>
            <w:sz w:val="24"/>
            <w:szCs w:val="24"/>
            <w:rtl/>
            <w:lang w:bidi="fa-IR"/>
          </w:rPr>
          <w:t xml:space="preserve">‌های </w:t>
        </w:r>
      </w:ins>
      <w:del w:id="13891" w:author="Mehrnazi Boojari" w:date="2019-01-07T10:27:00Z">
        <w:r w:rsidRPr="00DE149B" w:rsidDel="006C73A5">
          <w:rPr>
            <w:rFonts w:ascii="B Lotus" w:eastAsia="Calibri" w:hAnsi="B Lotus" w:cs="B Lotus" w:hint="cs"/>
            <w:sz w:val="24"/>
            <w:szCs w:val="24"/>
            <w:rtl/>
            <w:lang w:bidi="fa-IR"/>
          </w:rPr>
          <w:delText>بدست آ</w:delText>
        </w:r>
      </w:del>
      <w:ins w:id="13892" w:author="Mehrnazi Boojari" w:date="2019-01-07T10:27:00Z">
        <w:r w:rsidR="006C73A5">
          <w:rPr>
            <w:rFonts w:ascii="B Lotus" w:eastAsia="Calibri" w:hAnsi="B Lotus" w:cs="B Lotus" w:hint="cs"/>
            <w:sz w:val="24"/>
            <w:szCs w:val="24"/>
            <w:rtl/>
            <w:lang w:bidi="fa-IR"/>
          </w:rPr>
          <w:t>به‌دست</w:t>
        </w:r>
      </w:ins>
      <w:ins w:id="13893" w:author="Mehrnazi Boojari" w:date="2019-01-13T08:11:00Z">
        <w:r w:rsidR="00DB53BB">
          <w:rPr>
            <w:rFonts w:ascii="B Lotus" w:eastAsia="Calibri" w:hAnsi="B Lotus" w:cs="B Nazanin" w:hint="cs"/>
            <w:sz w:val="24"/>
            <w:szCs w:val="24"/>
            <w:rtl/>
            <w:lang w:bidi="fa-IR"/>
          </w:rPr>
          <w:t>‌</w:t>
        </w:r>
      </w:ins>
      <w:ins w:id="13894" w:author="Mehrnazi Boojari" w:date="2019-01-07T10:27:00Z">
        <w:r w:rsidR="006C73A5">
          <w:rPr>
            <w:rFonts w:ascii="B Lotus" w:eastAsia="Calibri" w:hAnsi="B Lotus" w:cs="B Lotus" w:hint="cs"/>
            <w:sz w:val="24"/>
            <w:szCs w:val="24"/>
            <w:rtl/>
            <w:lang w:bidi="fa-IR"/>
          </w:rPr>
          <w:t>آ</w:t>
        </w:r>
      </w:ins>
      <w:r w:rsidRPr="00DE149B">
        <w:rPr>
          <w:rFonts w:ascii="B Lotus" w:eastAsia="Calibri" w:hAnsi="B Lotus" w:cs="B Lotus" w:hint="cs"/>
          <w:sz w:val="24"/>
          <w:szCs w:val="24"/>
          <w:rtl/>
          <w:lang w:bidi="fa-IR"/>
        </w:rPr>
        <w:t>مده از میانگین طیف لیکرت در هم ضرب</w:t>
      </w:r>
      <w:del w:id="13895" w:author="Mehrnazi Boojari" w:date="2019-01-07T09:49:00Z">
        <w:r w:rsidRPr="00DE149B" w:rsidDel="006F7CCF">
          <w:rPr>
            <w:rFonts w:ascii="B Lotus" w:eastAsia="Calibri" w:hAnsi="B Lotus" w:cs="B Lotus" w:hint="cs"/>
            <w:sz w:val="24"/>
            <w:szCs w:val="24"/>
            <w:rtl/>
            <w:lang w:bidi="fa-IR"/>
          </w:rPr>
          <w:delText xml:space="preserve"> می </w:delText>
        </w:r>
      </w:del>
      <w:ins w:id="13896" w:author="Mehrnazi Boojari" w:date="2019-01-07T09:49:00Z">
        <w:r w:rsidR="006F7CCF">
          <w:rPr>
            <w:rFonts w:ascii="B Lotus" w:eastAsia="Calibri" w:hAnsi="B Lotus" w:cs="B Lotus" w:hint="cs"/>
            <w:sz w:val="24"/>
            <w:szCs w:val="24"/>
            <w:rtl/>
            <w:lang w:bidi="fa-IR"/>
          </w:rPr>
          <w:t xml:space="preserve"> می‌</w:t>
        </w:r>
      </w:ins>
      <w:r w:rsidRPr="00DE149B">
        <w:rPr>
          <w:rFonts w:ascii="B Lotus" w:eastAsia="Calibri" w:hAnsi="B Lotus" w:cs="B Lotus" w:hint="cs"/>
          <w:sz w:val="24"/>
          <w:szCs w:val="24"/>
          <w:rtl/>
          <w:lang w:bidi="fa-IR"/>
        </w:rPr>
        <w:t>شود تا اهمیت هر یک از عوامل در وضعیت میدانی را دقیق</w:t>
      </w:r>
      <w:ins w:id="13897" w:author="Mehrnazi Boojari" w:date="2019-01-07T10:54:00Z">
        <w:r w:rsidR="006A1F1D">
          <w:rPr>
            <w:rFonts w:ascii="B Lotus" w:eastAsia="Calibri" w:hAnsi="B Lotus" w:cs="B Nazanin" w:hint="cs"/>
            <w:sz w:val="24"/>
            <w:szCs w:val="24"/>
            <w:rtl/>
            <w:lang w:bidi="fa-IR"/>
          </w:rPr>
          <w:t>‌</w:t>
        </w:r>
      </w:ins>
      <w:del w:id="13898" w:author="Mehrnazi Boojari" w:date="2019-01-07T10:54:00Z">
        <w:r w:rsidRPr="00DE149B" w:rsidDel="006A1F1D">
          <w:rPr>
            <w:rFonts w:ascii="B Lotus" w:eastAsia="Calibri" w:hAnsi="B Lotus" w:cs="B Lotus" w:hint="cs"/>
            <w:sz w:val="24"/>
            <w:szCs w:val="24"/>
            <w:rtl/>
            <w:lang w:bidi="fa-IR"/>
          </w:rPr>
          <w:delText xml:space="preserve"> </w:delText>
        </w:r>
      </w:del>
      <w:r w:rsidRPr="00DE149B">
        <w:rPr>
          <w:rFonts w:ascii="B Lotus" w:eastAsia="Calibri" w:hAnsi="B Lotus" w:cs="B Lotus" w:hint="cs"/>
          <w:sz w:val="24"/>
          <w:szCs w:val="24"/>
          <w:rtl/>
          <w:lang w:bidi="fa-IR"/>
        </w:rPr>
        <w:t>تر بیان کند. بدین ترتیب</w:t>
      </w:r>
      <w:ins w:id="13899" w:author="Mehrnazi Boojari" w:date="2019-01-13T08:11:00Z">
        <w:r w:rsidR="00DB53BB">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 xml:space="preserve"> جدول 3</w:t>
      </w:r>
      <w:del w:id="13900" w:author="Mehrnazi Boojari" w:date="2019-01-13T08:11:00Z">
        <w:r w:rsidRPr="00DE149B" w:rsidDel="00DB53BB">
          <w:rPr>
            <w:rFonts w:ascii="B Lotus" w:eastAsia="Calibri" w:hAnsi="B Lotus" w:cs="B Lotus" w:hint="cs"/>
            <w:sz w:val="24"/>
            <w:szCs w:val="24"/>
            <w:rtl/>
            <w:lang w:bidi="fa-IR"/>
          </w:rPr>
          <w:delText>.</w:delText>
        </w:r>
      </w:del>
      <w:ins w:id="13901" w:author="Mehrnazi Boojari" w:date="2019-01-13T08:11:00Z">
        <w:r w:rsidR="00DB53BB">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7 امتیازات هر یک از عامل</w:t>
      </w:r>
      <w:del w:id="13902" w:author="Mehrnazi Boojari" w:date="2019-01-07T09:45:00Z">
        <w:r w:rsidRPr="00DE149B" w:rsidDel="006F7CCF">
          <w:rPr>
            <w:rFonts w:ascii="B Lotus" w:eastAsia="Calibri" w:hAnsi="B Lotus" w:cs="B Lotus" w:hint="cs"/>
            <w:sz w:val="24"/>
            <w:szCs w:val="24"/>
            <w:rtl/>
            <w:lang w:bidi="fa-IR"/>
          </w:rPr>
          <w:delText xml:space="preserve"> ها </w:delText>
        </w:r>
      </w:del>
      <w:ins w:id="13903" w:author="Mehrnazi Boojari" w:date="2019-01-07T09:45:00Z">
        <w:r w:rsidR="006F7CCF">
          <w:rPr>
            <w:rFonts w:ascii="B Lotus" w:eastAsia="Calibri" w:hAnsi="B Lotus" w:cs="B Lotus" w:hint="cs"/>
            <w:sz w:val="24"/>
            <w:szCs w:val="24"/>
            <w:rtl/>
            <w:lang w:bidi="fa-IR"/>
          </w:rPr>
          <w:t xml:space="preserve">‌ها </w:t>
        </w:r>
      </w:ins>
      <w:r w:rsidRPr="00DE149B">
        <w:rPr>
          <w:rFonts w:ascii="B Lotus" w:eastAsia="Calibri" w:hAnsi="B Lotus" w:cs="B Lotus" w:hint="cs"/>
          <w:sz w:val="24"/>
          <w:szCs w:val="24"/>
          <w:rtl/>
          <w:lang w:bidi="fa-IR"/>
        </w:rPr>
        <w:t xml:space="preserve">در مقایسه </w:t>
      </w:r>
      <w:del w:id="13904" w:author="Mehrnazi Boojari" w:date="2019-01-13T07:54:00Z">
        <w:r w:rsidRPr="00DE149B" w:rsidDel="001A54E8">
          <w:rPr>
            <w:rFonts w:ascii="B Lotus" w:eastAsia="Calibri" w:hAnsi="B Lotus" w:cs="B Lotus" w:hint="cs"/>
            <w:sz w:val="24"/>
            <w:szCs w:val="24"/>
            <w:rtl/>
            <w:lang w:bidi="fa-IR"/>
          </w:rPr>
          <w:delText>دوبه دویی</w:delText>
        </w:r>
      </w:del>
      <w:ins w:id="13905" w:author="Mehrnazi Boojari" w:date="2019-01-13T07:54:00Z">
        <w:r w:rsidR="001A54E8">
          <w:rPr>
            <w:rFonts w:ascii="B Lotus" w:eastAsia="Calibri" w:hAnsi="B Lotus" w:cs="B Lotus" w:hint="cs"/>
            <w:sz w:val="24"/>
            <w:szCs w:val="24"/>
            <w:rtl/>
            <w:lang w:bidi="fa-IR"/>
          </w:rPr>
          <w:t>دو</w:t>
        </w:r>
        <w:r w:rsidR="001A54E8">
          <w:rPr>
            <w:rFonts w:ascii="Times New Roman" w:eastAsia="Calibri" w:hAnsi="Times New Roman" w:cs="Times New Roman" w:hint="cs"/>
            <w:sz w:val="24"/>
            <w:szCs w:val="24"/>
            <w:rtl/>
            <w:lang w:bidi="fa-IR"/>
          </w:rPr>
          <w:t> </w:t>
        </w:r>
        <w:r w:rsidR="001A54E8">
          <w:rPr>
            <w:rFonts w:ascii="B Lotus" w:eastAsia="Calibri" w:hAnsi="B Lotus" w:cs="B Lotus" w:hint="cs"/>
            <w:sz w:val="24"/>
            <w:szCs w:val="24"/>
            <w:rtl/>
            <w:lang w:bidi="fa-IR"/>
          </w:rPr>
          <w:t>به دویی</w:t>
        </w:r>
      </w:ins>
      <w:del w:id="13906" w:author="Mehrnazi Boojari" w:date="2019-01-07T09:47:00Z">
        <w:r w:rsidRPr="00DE149B" w:rsidDel="006F7CCF">
          <w:rPr>
            <w:rFonts w:ascii="B Lotus" w:eastAsia="Calibri" w:hAnsi="B Lotus" w:cs="B Lotus" w:hint="cs"/>
            <w:sz w:val="24"/>
            <w:szCs w:val="24"/>
            <w:rtl/>
            <w:lang w:bidi="fa-IR"/>
          </w:rPr>
          <w:delText xml:space="preserve"> ،</w:delText>
        </w:r>
      </w:del>
      <w:ins w:id="13907" w:author="Mehrnazi Boojari" w:date="2019-01-07T09:47:00Z">
        <w:r w:rsidR="006F7CCF">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 xml:space="preserve"> طیف لیکرت و ضرب این دو </w:t>
      </w:r>
      <w:ins w:id="13908" w:author="Mehrnazi Boojari" w:date="2019-01-13T08:11:00Z">
        <w:r w:rsidR="00DB53BB">
          <w:rPr>
            <w:rFonts w:ascii="B Lotus" w:eastAsia="Calibri" w:hAnsi="B Lotus" w:cs="B Lotus" w:hint="cs"/>
            <w:sz w:val="24"/>
            <w:szCs w:val="24"/>
            <w:rtl/>
            <w:lang w:bidi="fa-IR"/>
          </w:rPr>
          <w:t xml:space="preserve">را </w:t>
        </w:r>
      </w:ins>
      <w:r w:rsidRPr="00DE149B">
        <w:rPr>
          <w:rFonts w:ascii="B Lotus" w:eastAsia="Calibri" w:hAnsi="B Lotus" w:cs="B Lotus" w:hint="cs"/>
          <w:sz w:val="24"/>
          <w:szCs w:val="24"/>
          <w:rtl/>
          <w:lang w:bidi="fa-IR"/>
        </w:rPr>
        <w:t>نشان</w:t>
      </w:r>
      <w:del w:id="13909" w:author="Mehrnazi Boojari" w:date="2019-01-07T09:49:00Z">
        <w:r w:rsidRPr="00DE149B" w:rsidDel="006F7CCF">
          <w:rPr>
            <w:rFonts w:ascii="B Lotus" w:eastAsia="Calibri" w:hAnsi="B Lotus" w:cs="B Lotus" w:hint="cs"/>
            <w:sz w:val="24"/>
            <w:szCs w:val="24"/>
            <w:rtl/>
            <w:lang w:bidi="fa-IR"/>
          </w:rPr>
          <w:delText xml:space="preserve"> می </w:delText>
        </w:r>
      </w:del>
      <w:ins w:id="13910" w:author="Mehrnazi Boojari" w:date="2019-01-07T09:49:00Z">
        <w:r w:rsidR="006F7CCF">
          <w:rPr>
            <w:rFonts w:ascii="B Lotus" w:eastAsia="Calibri" w:hAnsi="B Lotus" w:cs="B Lotus" w:hint="cs"/>
            <w:sz w:val="24"/>
            <w:szCs w:val="24"/>
            <w:rtl/>
            <w:lang w:bidi="fa-IR"/>
          </w:rPr>
          <w:t xml:space="preserve"> می‌</w:t>
        </w:r>
      </w:ins>
      <w:r w:rsidRPr="00DE149B">
        <w:rPr>
          <w:rFonts w:ascii="B Lotus" w:eastAsia="Calibri" w:hAnsi="B Lotus" w:cs="B Lotus" w:hint="cs"/>
          <w:sz w:val="24"/>
          <w:szCs w:val="24"/>
          <w:rtl/>
          <w:lang w:bidi="fa-IR"/>
        </w:rPr>
        <w:t>دهد</w:t>
      </w:r>
      <w:ins w:id="13911" w:author="Mehrnazi Boojari" w:date="2019-01-13T08:11:00Z">
        <w:r w:rsidR="00DB53BB">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 xml:space="preserve"> که ضرب نهایی وزن نهایی هر یک از عامل</w:t>
      </w:r>
      <w:del w:id="13912" w:author="Mehrnazi Boojari" w:date="2019-01-07T09:45:00Z">
        <w:r w:rsidRPr="00DE149B" w:rsidDel="006F7CCF">
          <w:rPr>
            <w:rFonts w:ascii="B Lotus" w:eastAsia="Calibri" w:hAnsi="B Lotus" w:cs="B Lotus" w:hint="cs"/>
            <w:sz w:val="24"/>
            <w:szCs w:val="24"/>
            <w:rtl/>
            <w:lang w:bidi="fa-IR"/>
          </w:rPr>
          <w:delText xml:space="preserve"> ها </w:delText>
        </w:r>
      </w:del>
      <w:ins w:id="13913" w:author="Mehrnazi Boojari" w:date="2019-01-07T09:45:00Z">
        <w:r w:rsidR="006F7CCF">
          <w:rPr>
            <w:rFonts w:ascii="B Lotus" w:eastAsia="Calibri" w:hAnsi="B Lotus" w:cs="B Lotus" w:hint="cs"/>
            <w:sz w:val="24"/>
            <w:szCs w:val="24"/>
            <w:rtl/>
            <w:lang w:bidi="fa-IR"/>
          </w:rPr>
          <w:t>‌ها</w:t>
        </w:r>
      </w:ins>
      <w:del w:id="13914" w:author="Mehrnazi Boojari" w:date="2019-01-07T09:49:00Z">
        <w:r w:rsidRPr="00DE149B" w:rsidDel="006F7CCF">
          <w:rPr>
            <w:rFonts w:ascii="B Lotus" w:eastAsia="Calibri" w:hAnsi="B Lotus" w:cs="B Lotus" w:hint="cs"/>
            <w:sz w:val="24"/>
            <w:szCs w:val="24"/>
            <w:rtl/>
            <w:lang w:bidi="fa-IR"/>
          </w:rPr>
          <w:delText xml:space="preserve">می </w:delText>
        </w:r>
      </w:del>
      <w:del w:id="13915" w:author="Mehrnazi Boojari" w:date="2019-01-07T10:29:00Z">
        <w:r w:rsidRPr="00DE149B" w:rsidDel="006C73A5">
          <w:rPr>
            <w:rFonts w:ascii="B Lotus" w:eastAsia="Calibri" w:hAnsi="B Lotus" w:cs="B Lotus" w:hint="cs"/>
            <w:sz w:val="24"/>
            <w:szCs w:val="24"/>
            <w:rtl/>
            <w:lang w:bidi="fa-IR"/>
          </w:rPr>
          <w:delText>باشد</w:delText>
        </w:r>
      </w:del>
      <w:ins w:id="13916" w:author="Mehrnazi Boojari" w:date="2019-01-07T10:29:00Z">
        <w:r w:rsidR="006C73A5">
          <w:rPr>
            <w:rFonts w:ascii="B Lotus" w:eastAsia="Calibri" w:hAnsi="B Lotus" w:cs="B Lotus" w:hint="cs"/>
            <w:sz w:val="24"/>
            <w:szCs w:val="24"/>
            <w:rtl/>
            <w:lang w:bidi="fa-IR"/>
          </w:rPr>
          <w:t>ست</w:t>
        </w:r>
      </w:ins>
      <w:del w:id="13917" w:author="Mehrnazi Boojari" w:date="2019-01-07T10:11:00Z">
        <w:r w:rsidRPr="00DE149B" w:rsidDel="00A31D6F">
          <w:rPr>
            <w:rFonts w:ascii="B Lotus" w:eastAsia="Calibri" w:hAnsi="B Lotus" w:cs="B Lotus" w:hint="cs"/>
            <w:sz w:val="24"/>
            <w:szCs w:val="24"/>
            <w:rtl/>
            <w:lang w:bidi="fa-IR"/>
          </w:rPr>
          <w:delText xml:space="preserve"> .</w:delText>
        </w:r>
      </w:del>
      <w:ins w:id="13918" w:author="Mehrnazi Boojari" w:date="2019-01-07T10:11:00Z">
        <w:r w:rsidR="00A31D6F">
          <w:rPr>
            <w:rFonts w:ascii="B Lotus" w:eastAsia="Calibri" w:hAnsi="B Lotus" w:cs="B Lotus" w:hint="cs"/>
            <w:sz w:val="24"/>
            <w:szCs w:val="24"/>
            <w:rtl/>
            <w:lang w:bidi="fa-IR"/>
          </w:rPr>
          <w:t>.</w:t>
        </w:r>
      </w:ins>
    </w:p>
    <w:p w14:paraId="126800B2" w14:textId="77777777" w:rsidR="00E91C41" w:rsidRPr="00DE149B" w:rsidRDefault="00E91C41" w:rsidP="00DB53BB">
      <w:pPr>
        <w:bidi/>
        <w:spacing w:after="200" w:line="240" w:lineRule="auto"/>
        <w:jc w:val="center"/>
        <w:rPr>
          <w:rFonts w:ascii="B Lotus" w:eastAsia="Calibri" w:hAnsi="B Lotus" w:cs="B Lotus"/>
          <w:color w:val="000000"/>
          <w:sz w:val="20"/>
          <w:szCs w:val="20"/>
        </w:rPr>
      </w:pPr>
      <w:bookmarkStart w:id="13919" w:name="_Toc530239681"/>
      <w:r w:rsidRPr="00DE149B">
        <w:rPr>
          <w:rFonts w:ascii="B Lotus" w:eastAsia="Calibri" w:hAnsi="B Lotus" w:cs="B Lotus"/>
          <w:color w:val="000000"/>
          <w:sz w:val="20"/>
          <w:szCs w:val="20"/>
          <w:rtl/>
        </w:rPr>
        <w:t xml:space="preserve">جدول </w:t>
      </w:r>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STYLEREF </w:instrText>
      </w:r>
      <w:r w:rsidR="002749F0">
        <w:rPr>
          <w:rFonts w:ascii="B Lotus" w:eastAsia="Calibri" w:hAnsi="B Lotus" w:cs="B Lotus"/>
          <w:color w:val="000000"/>
          <w:sz w:val="20"/>
          <w:szCs w:val="20"/>
          <w:rtl/>
        </w:rPr>
        <w:instrText>1 \</w:instrText>
      </w:r>
      <w:r w:rsidR="002749F0">
        <w:rPr>
          <w:rFonts w:ascii="B Lotus" w:eastAsia="Calibri" w:hAnsi="B Lotus" w:cs="B Lotus"/>
          <w:color w:val="000000"/>
          <w:sz w:val="20"/>
          <w:szCs w:val="20"/>
        </w:rPr>
        <w:instrText>s</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‏3</w:t>
      </w:r>
      <w:r w:rsidR="002749F0">
        <w:rPr>
          <w:rFonts w:ascii="B Lotus" w:eastAsia="Calibri" w:hAnsi="B Lotus" w:cs="B Lotus"/>
          <w:color w:val="000000"/>
          <w:sz w:val="20"/>
          <w:szCs w:val="20"/>
          <w:rtl/>
        </w:rPr>
        <w:fldChar w:fldCharType="end"/>
      </w:r>
      <w:del w:id="13920" w:author="Mehrnazi Boojari" w:date="2019-01-13T08:11:00Z">
        <w:r w:rsidR="002749F0" w:rsidDel="00DB53BB">
          <w:rPr>
            <w:rFonts w:ascii="B Lotus" w:eastAsia="Calibri" w:hAnsi="B Lotus" w:cs="B Lotus"/>
            <w:color w:val="000000"/>
            <w:sz w:val="20"/>
            <w:szCs w:val="20"/>
            <w:rtl/>
          </w:rPr>
          <w:delText>.</w:delText>
        </w:r>
      </w:del>
      <w:ins w:id="13921" w:author="Mehrnazi Boojari" w:date="2019-01-13T08:11:00Z">
        <w:r w:rsidR="00DB53BB">
          <w:rPr>
            <w:rFonts w:ascii="B Lotus" w:eastAsia="Calibri" w:hAnsi="B Lotus" w:cs="B Lotus" w:hint="cs"/>
            <w:color w:val="000000"/>
            <w:sz w:val="20"/>
            <w:szCs w:val="20"/>
            <w:rtl/>
          </w:rPr>
          <w:t>-</w:t>
        </w:r>
      </w:ins>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SEQ </w:instrText>
      </w:r>
      <w:r w:rsidR="002749F0">
        <w:rPr>
          <w:rFonts w:ascii="B Lotus" w:eastAsia="Calibri" w:hAnsi="B Lotus" w:cs="B Lotus"/>
          <w:color w:val="000000"/>
          <w:sz w:val="20"/>
          <w:szCs w:val="20"/>
          <w:rtl/>
        </w:rPr>
        <w:instrText xml:space="preserve">جدول \* </w:instrText>
      </w:r>
      <w:r w:rsidR="002749F0">
        <w:rPr>
          <w:rFonts w:ascii="B Lotus" w:eastAsia="Calibri" w:hAnsi="B Lotus" w:cs="B Lotus"/>
          <w:color w:val="000000"/>
          <w:sz w:val="20"/>
          <w:szCs w:val="20"/>
        </w:rPr>
        <w:instrText>ARABIC \s 1</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7</w:t>
      </w:r>
      <w:r w:rsidR="002749F0">
        <w:rPr>
          <w:rFonts w:ascii="B Lotus" w:eastAsia="Calibri" w:hAnsi="B Lotus" w:cs="B Lotus"/>
          <w:color w:val="000000"/>
          <w:sz w:val="20"/>
          <w:szCs w:val="20"/>
          <w:rtl/>
        </w:rPr>
        <w:fldChar w:fldCharType="end"/>
      </w:r>
      <w:del w:id="13922" w:author="Mehrnazi Boojari" w:date="2019-01-07T10:35:00Z">
        <w:r w:rsidRPr="00DE149B" w:rsidDel="006C73A5">
          <w:rPr>
            <w:rFonts w:ascii="B Lotus" w:eastAsia="Calibri" w:hAnsi="B Lotus" w:cs="B Lotus" w:hint="cs"/>
            <w:color w:val="000000"/>
            <w:sz w:val="20"/>
            <w:szCs w:val="20"/>
            <w:rtl/>
          </w:rPr>
          <w:delText xml:space="preserve"> : </w:delText>
        </w:r>
      </w:del>
      <w:ins w:id="13923" w:author="Mehrnazi Boojari" w:date="2019-01-07T10:35:00Z">
        <w:r w:rsidR="006C73A5">
          <w:rPr>
            <w:rFonts w:ascii="B Lotus" w:eastAsia="Calibri" w:hAnsi="B Lotus" w:cs="B Lotus" w:hint="cs"/>
            <w:color w:val="000000"/>
            <w:sz w:val="20"/>
            <w:szCs w:val="20"/>
            <w:rtl/>
          </w:rPr>
          <w:t xml:space="preserve">: </w:t>
        </w:r>
      </w:ins>
      <w:r w:rsidRPr="00DE149B">
        <w:rPr>
          <w:rFonts w:ascii="B Lotus" w:eastAsia="Calibri" w:hAnsi="B Lotus" w:cs="B Lotus"/>
          <w:color w:val="000000"/>
          <w:sz w:val="20"/>
          <w:szCs w:val="20"/>
          <w:rtl/>
        </w:rPr>
        <w:t>امت</w:t>
      </w:r>
      <w:r w:rsidRPr="00DE149B">
        <w:rPr>
          <w:rFonts w:ascii="B Lotus" w:eastAsia="Calibri" w:hAnsi="B Lotus" w:cs="B Lotus" w:hint="cs"/>
          <w:color w:val="000000"/>
          <w:sz w:val="20"/>
          <w:szCs w:val="20"/>
          <w:rtl/>
        </w:rPr>
        <w:t>ی</w:t>
      </w:r>
      <w:r w:rsidRPr="00DE149B">
        <w:rPr>
          <w:rFonts w:ascii="B Lotus" w:eastAsia="Calibri" w:hAnsi="B Lotus" w:cs="B Lotus" w:hint="eastAsia"/>
          <w:color w:val="000000"/>
          <w:sz w:val="20"/>
          <w:szCs w:val="20"/>
          <w:rtl/>
        </w:rPr>
        <w:t>از</w:t>
      </w:r>
      <w:r w:rsidRPr="00DE149B">
        <w:rPr>
          <w:rFonts w:ascii="B Lotus" w:eastAsia="Calibri" w:hAnsi="B Lotus" w:cs="B Lotus"/>
          <w:color w:val="000000"/>
          <w:sz w:val="20"/>
          <w:szCs w:val="20"/>
          <w:rtl/>
        </w:rPr>
        <w:t xml:space="preserve"> نها</w:t>
      </w:r>
      <w:r w:rsidRPr="00DE149B">
        <w:rPr>
          <w:rFonts w:ascii="B Lotus" w:eastAsia="Calibri" w:hAnsi="B Lotus" w:cs="B Lotus" w:hint="cs"/>
          <w:color w:val="000000"/>
          <w:sz w:val="20"/>
          <w:szCs w:val="20"/>
          <w:rtl/>
        </w:rPr>
        <w:t>یی</w:t>
      </w:r>
      <w:r w:rsidRPr="00DE149B">
        <w:rPr>
          <w:rFonts w:ascii="B Lotus" w:eastAsia="Calibri" w:hAnsi="B Lotus" w:cs="B Lotus"/>
          <w:color w:val="000000"/>
          <w:sz w:val="20"/>
          <w:szCs w:val="20"/>
          <w:rtl/>
        </w:rPr>
        <w:t xml:space="preserve"> هر</w:t>
      </w:r>
      <w:ins w:id="13924" w:author="Mehrnazi Boojari" w:date="2019-01-13T08:11:00Z">
        <w:r w:rsidR="00DB53BB">
          <w:rPr>
            <w:rFonts w:ascii="B Lotus" w:eastAsia="Calibri" w:hAnsi="B Lotus" w:cs="B Lotus" w:hint="cs"/>
            <w:color w:val="000000"/>
            <w:sz w:val="20"/>
            <w:szCs w:val="20"/>
            <w:rtl/>
          </w:rPr>
          <w:t xml:space="preserve"> یک</w:t>
        </w:r>
      </w:ins>
      <w:r w:rsidRPr="00DE149B">
        <w:rPr>
          <w:rFonts w:ascii="B Lotus" w:eastAsia="Calibri" w:hAnsi="B Lotus" w:cs="B Lotus"/>
          <w:color w:val="000000"/>
          <w:sz w:val="20"/>
          <w:szCs w:val="20"/>
          <w:rtl/>
        </w:rPr>
        <w:t xml:space="preserve"> از عوامل ا</w:t>
      </w:r>
      <w:r w:rsidRPr="00DE149B">
        <w:rPr>
          <w:rFonts w:ascii="B Lotus" w:eastAsia="Calibri" w:hAnsi="B Lotus" w:cs="B Lotus" w:hint="cs"/>
          <w:color w:val="000000"/>
          <w:sz w:val="20"/>
          <w:szCs w:val="20"/>
          <w:rtl/>
        </w:rPr>
        <w:t>ی</w:t>
      </w:r>
      <w:r w:rsidRPr="00DE149B">
        <w:rPr>
          <w:rFonts w:ascii="B Lotus" w:eastAsia="Calibri" w:hAnsi="B Lotus" w:cs="B Lotus" w:hint="eastAsia"/>
          <w:color w:val="000000"/>
          <w:sz w:val="20"/>
          <w:szCs w:val="20"/>
          <w:rtl/>
        </w:rPr>
        <w:t>جاد</w:t>
      </w:r>
      <w:r w:rsidRPr="00DE149B">
        <w:rPr>
          <w:rFonts w:ascii="B Lotus" w:eastAsia="Calibri" w:hAnsi="B Lotus" w:cs="B Lotus"/>
          <w:color w:val="000000"/>
          <w:sz w:val="20"/>
          <w:szCs w:val="20"/>
          <w:rtl/>
        </w:rPr>
        <w:t xml:space="preserve"> چالش در مسکن روستا</w:t>
      </w:r>
      <w:r w:rsidRPr="00DE149B">
        <w:rPr>
          <w:rFonts w:ascii="B Lotus" w:eastAsia="Calibri" w:hAnsi="B Lotus" w:cs="B Lotus" w:hint="cs"/>
          <w:color w:val="000000"/>
          <w:sz w:val="20"/>
          <w:szCs w:val="20"/>
          <w:rtl/>
        </w:rPr>
        <w:t>یی</w:t>
      </w:r>
      <w:bookmarkEnd w:id="13919"/>
    </w:p>
    <w:tbl>
      <w:tblPr>
        <w:tblStyle w:val="PlainTable11"/>
        <w:bidiVisual/>
        <w:tblW w:w="9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1167"/>
        <w:gridCol w:w="5006"/>
        <w:gridCol w:w="842"/>
        <w:gridCol w:w="777"/>
        <w:gridCol w:w="1156"/>
      </w:tblGrid>
      <w:tr w:rsidR="00E91C41" w:rsidRPr="00DE149B" w14:paraId="36A8DAB8" w14:textId="77777777" w:rsidTr="00E91C4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3AEF76EB" w14:textId="77777777" w:rsidR="00E91C41" w:rsidRPr="00DE149B" w:rsidRDefault="00E91C41" w:rsidP="00E91C41">
            <w:pPr>
              <w:bidi/>
              <w:jc w:val="center"/>
              <w:rPr>
                <w:rFonts w:ascii="B Lotus" w:eastAsia="Times New Roman" w:hAnsi="B Lotus" w:cs="B Lotus"/>
                <w:color w:val="000000"/>
                <w:sz w:val="20"/>
                <w:szCs w:val="20"/>
              </w:rPr>
            </w:pPr>
            <w:r w:rsidRPr="00DE149B">
              <w:rPr>
                <w:rFonts w:ascii="B Lotus" w:eastAsia="Times New Roman" w:hAnsi="B Lotus" w:cs="B Lotus" w:hint="cs"/>
                <w:color w:val="000000"/>
                <w:sz w:val="20"/>
                <w:szCs w:val="20"/>
                <w:rtl/>
              </w:rPr>
              <w:t>نماد عامل</w:t>
            </w:r>
          </w:p>
        </w:tc>
        <w:tc>
          <w:tcPr>
            <w:tcW w:w="1070" w:type="dxa"/>
            <w:vAlign w:val="center"/>
          </w:tcPr>
          <w:p w14:paraId="0FB1EF70" w14:textId="77777777" w:rsidR="00E91C41" w:rsidRPr="00DE149B" w:rsidRDefault="00E91C41" w:rsidP="00E91C41">
            <w:pPr>
              <w:bidi/>
              <w:jc w:val="center"/>
              <w:cnfStyle w:val="100000000000" w:firstRow="1"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DE149B">
              <w:rPr>
                <w:rFonts w:ascii="B Lotus" w:eastAsia="Times New Roman" w:hAnsi="B Lotus" w:cs="B Lotus" w:hint="cs"/>
                <w:color w:val="000000"/>
                <w:sz w:val="20"/>
                <w:szCs w:val="20"/>
                <w:rtl/>
              </w:rPr>
              <w:t xml:space="preserve">حوزه عامل </w:t>
            </w:r>
          </w:p>
        </w:tc>
        <w:tc>
          <w:tcPr>
            <w:tcW w:w="5034" w:type="dxa"/>
            <w:noWrap/>
            <w:vAlign w:val="center"/>
            <w:hideMark/>
          </w:tcPr>
          <w:p w14:paraId="383B5BE7" w14:textId="77777777" w:rsidR="00E91C41" w:rsidRPr="00DE149B" w:rsidRDefault="00E91C41" w:rsidP="00E91C41">
            <w:pPr>
              <w:bidi/>
              <w:jc w:val="center"/>
              <w:cnfStyle w:val="100000000000" w:firstRow="1"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DE149B">
              <w:rPr>
                <w:rFonts w:ascii="B Lotus" w:eastAsia="Times New Roman" w:hAnsi="B Lotus" w:cs="B Lotus" w:hint="cs"/>
                <w:color w:val="000000"/>
                <w:sz w:val="20"/>
                <w:szCs w:val="20"/>
                <w:rtl/>
              </w:rPr>
              <w:t>عوامل</w:t>
            </w:r>
          </w:p>
        </w:tc>
        <w:tc>
          <w:tcPr>
            <w:tcW w:w="846" w:type="dxa"/>
            <w:noWrap/>
            <w:vAlign w:val="center"/>
            <w:hideMark/>
          </w:tcPr>
          <w:p w14:paraId="584179F1" w14:textId="77777777" w:rsidR="00E91C41" w:rsidRPr="00DE149B" w:rsidRDefault="00E91C41" w:rsidP="00E91C41">
            <w:pPr>
              <w:bidi/>
              <w:jc w:val="center"/>
              <w:cnfStyle w:val="100000000000" w:firstRow="1"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Pr>
            </w:pPr>
            <w:r w:rsidRPr="00DE149B">
              <w:rPr>
                <w:rFonts w:ascii="B Lotus" w:eastAsia="Times New Roman" w:hAnsi="B Lotus" w:cs="B Lotus"/>
                <w:color w:val="000000"/>
                <w:sz w:val="20"/>
                <w:szCs w:val="20"/>
                <w:rtl/>
              </w:rPr>
              <w:t xml:space="preserve">امتیاز </w:t>
            </w:r>
            <w:r w:rsidRPr="00295B4F">
              <w:rPr>
                <w:rFonts w:asciiTheme="majorBidi" w:eastAsia="Times New Roman" w:hAnsiTheme="majorBidi" w:cstheme="majorBidi"/>
                <w:b w:val="0"/>
                <w:bCs w:val="0"/>
                <w:color w:val="000000"/>
                <w:sz w:val="20"/>
                <w:szCs w:val="20"/>
              </w:rPr>
              <w:t>AHP</w:t>
            </w:r>
          </w:p>
        </w:tc>
        <w:tc>
          <w:tcPr>
            <w:tcW w:w="780" w:type="dxa"/>
            <w:noWrap/>
            <w:vAlign w:val="center"/>
            <w:hideMark/>
          </w:tcPr>
          <w:p w14:paraId="62F00843" w14:textId="77777777" w:rsidR="00E91C41" w:rsidRPr="00DE149B" w:rsidRDefault="00E91C41" w:rsidP="00E91C41">
            <w:pPr>
              <w:bidi/>
              <w:jc w:val="center"/>
              <w:cnfStyle w:val="100000000000" w:firstRow="1"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DE149B">
              <w:rPr>
                <w:rFonts w:ascii="B Lotus" w:eastAsia="Times New Roman" w:hAnsi="B Lotus" w:cs="B Lotus"/>
                <w:color w:val="000000"/>
                <w:sz w:val="20"/>
                <w:szCs w:val="20"/>
                <w:rtl/>
              </w:rPr>
              <w:t>میانگین لیکرت</w:t>
            </w:r>
          </w:p>
        </w:tc>
        <w:tc>
          <w:tcPr>
            <w:tcW w:w="1161" w:type="dxa"/>
            <w:noWrap/>
            <w:vAlign w:val="center"/>
            <w:hideMark/>
          </w:tcPr>
          <w:p w14:paraId="2D79D9E4" w14:textId="77777777" w:rsidR="00E91C41" w:rsidRPr="00DE149B" w:rsidRDefault="00E91C41" w:rsidP="00E91C41">
            <w:pPr>
              <w:bidi/>
              <w:jc w:val="center"/>
              <w:cnfStyle w:val="100000000000" w:firstRow="1" w:lastRow="0" w:firstColumn="0" w:lastColumn="0" w:oddVBand="0" w:evenVBand="0" w:oddHBand="0" w:evenHBand="0" w:firstRowFirstColumn="0" w:firstRowLastColumn="0" w:lastRowFirstColumn="0" w:lastRowLastColumn="0"/>
              <w:rPr>
                <w:rFonts w:ascii="B Lotus" w:eastAsia="Times New Roman" w:hAnsi="B Lotus" w:cs="B Lotus"/>
                <w:color w:val="000000"/>
                <w:sz w:val="20"/>
                <w:szCs w:val="20"/>
                <w:rtl/>
              </w:rPr>
            </w:pPr>
            <w:r w:rsidRPr="00DE149B">
              <w:rPr>
                <w:rFonts w:ascii="B Lotus" w:eastAsia="Times New Roman" w:hAnsi="B Lotus" w:cs="B Lotus" w:hint="cs"/>
                <w:color w:val="000000"/>
                <w:sz w:val="20"/>
                <w:szCs w:val="20"/>
                <w:rtl/>
              </w:rPr>
              <w:t>امتیاز</w:t>
            </w:r>
            <w:ins w:id="13925" w:author="Mehrnazi Boojari" w:date="2019-01-13T08:12:00Z">
              <w:r w:rsidR="006F3BB4">
                <w:rPr>
                  <w:rFonts w:ascii="B Lotus" w:eastAsia="Times New Roman" w:hAnsi="B Lotus" w:cs="B Lotus" w:hint="cs"/>
                  <w:color w:val="000000"/>
                  <w:sz w:val="20"/>
                  <w:szCs w:val="20"/>
                  <w:rtl/>
                </w:rPr>
                <w:t xml:space="preserve"> </w:t>
              </w:r>
            </w:ins>
            <w:r w:rsidRPr="00DE149B">
              <w:rPr>
                <w:rFonts w:ascii="B Lotus" w:eastAsia="Times New Roman" w:hAnsi="B Lotus" w:cs="B Lotus" w:hint="cs"/>
                <w:color w:val="000000"/>
                <w:sz w:val="20"/>
                <w:szCs w:val="20"/>
                <w:rtl/>
              </w:rPr>
              <w:t>نهایی (</w:t>
            </w:r>
            <w:r w:rsidRPr="00DE149B">
              <w:rPr>
                <w:rFonts w:ascii="B Lotus" w:eastAsia="Times New Roman" w:hAnsi="B Lotus" w:cs="B Lotus"/>
                <w:color w:val="000000"/>
                <w:sz w:val="20"/>
                <w:szCs w:val="20"/>
                <w:rtl/>
              </w:rPr>
              <w:t xml:space="preserve">ضرب </w:t>
            </w:r>
            <w:r w:rsidRPr="00295B4F">
              <w:rPr>
                <w:rFonts w:asciiTheme="majorBidi" w:eastAsia="Times New Roman" w:hAnsiTheme="majorBidi" w:cstheme="majorBidi"/>
                <w:b w:val="0"/>
                <w:bCs w:val="0"/>
                <w:color w:val="000000"/>
                <w:sz w:val="20"/>
                <w:szCs w:val="20"/>
              </w:rPr>
              <w:t>AHP</w:t>
            </w:r>
            <w:r w:rsidRPr="00DE149B">
              <w:rPr>
                <w:rFonts w:ascii="B Lotus" w:eastAsia="Times New Roman" w:hAnsi="B Lotus" w:cs="B Lotus" w:hint="cs"/>
                <w:color w:val="000000"/>
                <w:sz w:val="20"/>
                <w:szCs w:val="20"/>
                <w:rtl/>
                <w:lang w:bidi="fa-IR"/>
              </w:rPr>
              <w:t xml:space="preserve"> </w:t>
            </w:r>
            <w:r w:rsidRPr="00DE149B">
              <w:rPr>
                <w:rFonts w:ascii="B Lotus" w:eastAsia="Times New Roman" w:hAnsi="B Lotus" w:cs="B Lotus"/>
                <w:color w:val="000000"/>
                <w:sz w:val="20"/>
                <w:szCs w:val="20"/>
                <w:rtl/>
              </w:rPr>
              <w:t>در لیکرت</w:t>
            </w:r>
            <w:r w:rsidRPr="00DE149B">
              <w:rPr>
                <w:rFonts w:ascii="B Lotus" w:eastAsia="Times New Roman" w:hAnsi="B Lotus" w:cs="B Lotus" w:hint="cs"/>
                <w:color w:val="000000"/>
                <w:sz w:val="20"/>
                <w:szCs w:val="20"/>
                <w:rtl/>
              </w:rPr>
              <w:t>)</w:t>
            </w:r>
          </w:p>
        </w:tc>
      </w:tr>
      <w:tr w:rsidR="00E91C41" w:rsidRPr="00DE149B" w14:paraId="3297AC40"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06DB84FC"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w:t>
            </w:r>
          </w:p>
        </w:tc>
        <w:tc>
          <w:tcPr>
            <w:tcW w:w="1070" w:type="dxa"/>
            <w:vAlign w:val="center"/>
          </w:tcPr>
          <w:p w14:paraId="2E897D9B"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3926" w:author="Mehrnazi Boojari" w:date="2019-01-13T07:10:00Z">
              <w:r w:rsidRPr="00DE149B" w:rsidDel="002E51AF">
                <w:rPr>
                  <w:rFonts w:ascii="B Lotus" w:eastAsia="Calibri" w:hAnsi="B Lotus" w:cs="B Lotus" w:hint="cs"/>
                  <w:color w:val="000000"/>
                  <w:sz w:val="20"/>
                  <w:szCs w:val="20"/>
                  <w:rtl/>
                </w:rPr>
                <w:delText>برنامه ریزی</w:delText>
              </w:r>
            </w:del>
            <w:ins w:id="13927"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xml:space="preserve">، </w:t>
            </w:r>
            <w:del w:id="13928" w:author="Mehrnazi Boojari" w:date="2019-01-07T10:46:00Z">
              <w:r w:rsidRPr="00DE149B" w:rsidDel="006A1F1D">
                <w:rPr>
                  <w:rFonts w:ascii="B Lotus" w:eastAsia="Calibri" w:hAnsi="B Lotus" w:cs="B Lotus" w:hint="cs"/>
                  <w:color w:val="000000"/>
                  <w:sz w:val="20"/>
                  <w:szCs w:val="20"/>
                  <w:rtl/>
                </w:rPr>
                <w:delText>اجرائی</w:delText>
              </w:r>
            </w:del>
            <w:ins w:id="13929"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6BA476C7"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 xml:space="preserve">تغییر فرهنگ و هویت روستایی و نفوذ فرهنگ شهرنشینی و </w:t>
            </w:r>
            <w:del w:id="13930" w:author="Mehrnazi Boojari" w:date="2019-01-07T10:04:00Z">
              <w:r w:rsidRPr="00DE149B" w:rsidDel="00A31D6F">
                <w:rPr>
                  <w:rFonts w:ascii="B Lotus" w:eastAsia="Calibri" w:hAnsi="B Lotus" w:cs="B Lotus" w:hint="cs"/>
                  <w:color w:val="000000"/>
                  <w:sz w:val="20"/>
                  <w:szCs w:val="20"/>
                  <w:rtl/>
                </w:rPr>
                <w:delText>تاثیر</w:delText>
              </w:r>
            </w:del>
            <w:ins w:id="13931" w:author="Mehrnazi Boojari" w:date="2019-01-07T10:04:00Z">
              <w:r w:rsidR="00A31D6F">
                <w:rPr>
                  <w:rFonts w:ascii="B Lotus" w:eastAsia="Calibri" w:hAnsi="B Lotus" w:cs="B Lotus" w:hint="cs"/>
                  <w:color w:val="000000"/>
                  <w:sz w:val="20"/>
                  <w:szCs w:val="20"/>
                  <w:rtl/>
                </w:rPr>
                <w:t>تأثیر</w:t>
              </w:r>
            </w:ins>
            <w:r w:rsidRPr="00DE149B">
              <w:rPr>
                <w:rFonts w:ascii="B Lotus" w:eastAsia="Calibri" w:hAnsi="B Lotus" w:cs="B Lotus" w:hint="cs"/>
                <w:color w:val="000000"/>
                <w:sz w:val="20"/>
                <w:szCs w:val="20"/>
                <w:rtl/>
              </w:rPr>
              <w:t xml:space="preserve"> آن در عدم ساخت مساکن روستایی </w:t>
            </w:r>
            <w:del w:id="13932" w:author="Mehrnazi Boojari" w:date="2019-01-10T01:06:00Z">
              <w:r w:rsidRPr="00DE149B" w:rsidDel="00647583">
                <w:rPr>
                  <w:rFonts w:ascii="B Lotus" w:eastAsia="Calibri" w:hAnsi="B Lotus" w:cs="B Lotus" w:hint="cs"/>
                  <w:color w:val="000000"/>
                  <w:sz w:val="20"/>
                  <w:szCs w:val="20"/>
                  <w:rtl/>
                </w:rPr>
                <w:delText>مبتنی بر</w:delText>
              </w:r>
            </w:del>
            <w:ins w:id="13933" w:author="Mehrnazi Boojari" w:date="2019-01-10T01:06:00Z">
              <w:r w:rsidR="00647583">
                <w:rPr>
                  <w:rFonts w:ascii="B Lotus" w:eastAsia="Calibri" w:hAnsi="B Lotus" w:cs="B Lotus" w:hint="cs"/>
                  <w:color w:val="000000"/>
                  <w:sz w:val="20"/>
                  <w:szCs w:val="20"/>
                  <w:rtl/>
                </w:rPr>
                <w:t>مبتنی</w:t>
              </w:r>
              <w:r w:rsidR="00647583">
                <w:rPr>
                  <w:rFonts w:ascii="Times New Roman" w:eastAsia="Calibri" w:hAnsi="Times New Roman" w:cs="Times New Roman" w:hint="cs"/>
                  <w:color w:val="000000"/>
                  <w:sz w:val="20"/>
                  <w:szCs w:val="20"/>
                  <w:rtl/>
                </w:rPr>
                <w:t> </w:t>
              </w:r>
              <w:r w:rsidR="00647583">
                <w:rPr>
                  <w:rFonts w:ascii="B Lotus" w:eastAsia="Calibri" w:hAnsi="B Lotus" w:cs="B Lotus" w:hint="cs"/>
                  <w:color w:val="000000"/>
                  <w:sz w:val="20"/>
                  <w:szCs w:val="20"/>
                  <w:rtl/>
                </w:rPr>
                <w:t>بر</w:t>
              </w:r>
            </w:ins>
            <w:r w:rsidRPr="00DE149B">
              <w:rPr>
                <w:rFonts w:ascii="B Lotus" w:eastAsia="Calibri" w:hAnsi="B Lotus" w:cs="B Lotus" w:hint="cs"/>
                <w:color w:val="000000"/>
                <w:sz w:val="20"/>
                <w:szCs w:val="20"/>
                <w:rtl/>
              </w:rPr>
              <w:t xml:space="preserve"> اقلیم و بوم روستا</w:t>
            </w:r>
          </w:p>
        </w:tc>
        <w:tc>
          <w:tcPr>
            <w:tcW w:w="846" w:type="dxa"/>
            <w:noWrap/>
            <w:vAlign w:val="center"/>
            <w:hideMark/>
          </w:tcPr>
          <w:p w14:paraId="1F6D9779"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0.15</w:t>
            </w:r>
          </w:p>
        </w:tc>
        <w:tc>
          <w:tcPr>
            <w:tcW w:w="780" w:type="dxa"/>
            <w:noWrap/>
            <w:vAlign w:val="center"/>
            <w:hideMark/>
          </w:tcPr>
          <w:p w14:paraId="4A58B514"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4.20</w:t>
            </w:r>
          </w:p>
        </w:tc>
        <w:tc>
          <w:tcPr>
            <w:tcW w:w="1161" w:type="dxa"/>
            <w:noWrap/>
            <w:vAlign w:val="center"/>
            <w:hideMark/>
          </w:tcPr>
          <w:p w14:paraId="48279BFA"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0.63</w:t>
            </w:r>
          </w:p>
        </w:tc>
      </w:tr>
      <w:tr w:rsidR="00E91C41" w:rsidRPr="00DE149B" w14:paraId="790FBFDE"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7FB7D256"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h2</w:t>
            </w:r>
          </w:p>
        </w:tc>
        <w:tc>
          <w:tcPr>
            <w:tcW w:w="1070" w:type="dxa"/>
            <w:vAlign w:val="center"/>
          </w:tcPr>
          <w:p w14:paraId="4A0D2B32"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hint="cs"/>
                <w:color w:val="000000"/>
                <w:sz w:val="20"/>
                <w:szCs w:val="20"/>
                <w:rtl/>
              </w:rPr>
              <w:t>تقنینی</w:t>
            </w:r>
          </w:p>
        </w:tc>
        <w:tc>
          <w:tcPr>
            <w:tcW w:w="5034" w:type="dxa"/>
            <w:noWrap/>
            <w:vAlign w:val="center"/>
            <w:hideMark/>
          </w:tcPr>
          <w:p w14:paraId="763F040A"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 xml:space="preserve">نبود قوانین و مقررات ملی </w:t>
            </w:r>
            <w:del w:id="13934" w:author="Mehrnazi Boojari" w:date="2019-01-07T22:28:00Z">
              <w:r w:rsidRPr="00DE149B" w:rsidDel="00051F26">
                <w:rPr>
                  <w:rFonts w:ascii="B Lotus" w:eastAsia="Calibri" w:hAnsi="B Lotus" w:cs="B Lotus" w:hint="cs"/>
                  <w:color w:val="000000"/>
                  <w:sz w:val="20"/>
                  <w:szCs w:val="20"/>
                  <w:rtl/>
                </w:rPr>
                <w:delText>ساخت وساز</w:delText>
              </w:r>
            </w:del>
            <w:ins w:id="13935" w:author="Mehrnazi Boojari" w:date="2019-01-07T22:28:00Z">
              <w:r w:rsidR="00051F26">
                <w:rPr>
                  <w:rFonts w:ascii="B Lotus" w:eastAsia="Calibri" w:hAnsi="B Lotus" w:cs="B Lotus" w:hint="cs"/>
                  <w:color w:val="000000"/>
                  <w:sz w:val="20"/>
                  <w:szCs w:val="20"/>
                  <w:rtl/>
                </w:rPr>
                <w:t>ساخت</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و</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ساز</w:t>
              </w:r>
            </w:ins>
            <w:r w:rsidRPr="00DE149B">
              <w:rPr>
                <w:rFonts w:ascii="B Lotus" w:eastAsia="Calibri" w:hAnsi="B Lotus" w:cs="B Lotus" w:hint="cs"/>
                <w:color w:val="000000"/>
                <w:sz w:val="20"/>
                <w:szCs w:val="20"/>
                <w:rtl/>
              </w:rPr>
              <w:t xml:space="preserve"> مساکن روستایی </w:t>
            </w:r>
            <w:del w:id="13936" w:author="Mehrnazi Boojari" w:date="2019-01-10T01:06:00Z">
              <w:r w:rsidRPr="00DE149B" w:rsidDel="00647583">
                <w:rPr>
                  <w:rFonts w:ascii="B Lotus" w:eastAsia="Calibri" w:hAnsi="B Lotus" w:cs="B Lotus" w:hint="cs"/>
                  <w:color w:val="000000"/>
                  <w:sz w:val="20"/>
                  <w:szCs w:val="20"/>
                  <w:rtl/>
                </w:rPr>
                <w:delText>مبتنی بر</w:delText>
              </w:r>
            </w:del>
            <w:ins w:id="13937" w:author="Mehrnazi Boojari" w:date="2019-01-10T01:06:00Z">
              <w:r w:rsidR="00647583">
                <w:rPr>
                  <w:rFonts w:ascii="B Lotus" w:eastAsia="Calibri" w:hAnsi="B Lotus" w:cs="B Lotus" w:hint="cs"/>
                  <w:color w:val="000000"/>
                  <w:sz w:val="20"/>
                  <w:szCs w:val="20"/>
                  <w:rtl/>
                </w:rPr>
                <w:t>مبتنی</w:t>
              </w:r>
              <w:r w:rsidR="00647583">
                <w:rPr>
                  <w:rFonts w:ascii="Times New Roman" w:eastAsia="Calibri" w:hAnsi="Times New Roman" w:cs="Times New Roman" w:hint="cs"/>
                  <w:color w:val="000000"/>
                  <w:sz w:val="20"/>
                  <w:szCs w:val="20"/>
                  <w:rtl/>
                </w:rPr>
                <w:t> </w:t>
              </w:r>
              <w:r w:rsidR="00647583">
                <w:rPr>
                  <w:rFonts w:ascii="B Lotus" w:eastAsia="Calibri" w:hAnsi="B Lotus" w:cs="B Lotus" w:hint="cs"/>
                  <w:color w:val="000000"/>
                  <w:sz w:val="20"/>
                  <w:szCs w:val="20"/>
                  <w:rtl/>
                </w:rPr>
                <w:t>بر</w:t>
              </w:r>
            </w:ins>
            <w:r w:rsidRPr="00DE149B">
              <w:rPr>
                <w:rFonts w:ascii="B Lotus" w:eastAsia="Calibri" w:hAnsi="B Lotus" w:cs="B Lotus" w:hint="cs"/>
                <w:color w:val="000000"/>
                <w:sz w:val="20"/>
                <w:szCs w:val="20"/>
                <w:rtl/>
              </w:rPr>
              <w:t xml:space="preserve"> اقلیم و بوم</w:t>
            </w:r>
          </w:p>
        </w:tc>
        <w:tc>
          <w:tcPr>
            <w:tcW w:w="846" w:type="dxa"/>
            <w:noWrap/>
            <w:vAlign w:val="center"/>
            <w:hideMark/>
          </w:tcPr>
          <w:p w14:paraId="6A8ADC88"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0.094</w:t>
            </w:r>
          </w:p>
        </w:tc>
        <w:tc>
          <w:tcPr>
            <w:tcW w:w="780" w:type="dxa"/>
            <w:noWrap/>
            <w:vAlign w:val="center"/>
            <w:hideMark/>
          </w:tcPr>
          <w:p w14:paraId="6C3B32A2"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3.81</w:t>
            </w:r>
          </w:p>
        </w:tc>
        <w:tc>
          <w:tcPr>
            <w:tcW w:w="1161" w:type="dxa"/>
            <w:noWrap/>
            <w:vAlign w:val="center"/>
            <w:hideMark/>
          </w:tcPr>
          <w:p w14:paraId="361259E7"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0.36</w:t>
            </w:r>
          </w:p>
        </w:tc>
      </w:tr>
      <w:tr w:rsidR="00E91C41" w:rsidRPr="00DE149B" w14:paraId="445105BA"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6C409664"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h3</w:t>
            </w:r>
          </w:p>
        </w:tc>
        <w:tc>
          <w:tcPr>
            <w:tcW w:w="1070" w:type="dxa"/>
            <w:vAlign w:val="center"/>
          </w:tcPr>
          <w:p w14:paraId="04D66627"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3938" w:author="Mehrnazi Boojari" w:date="2019-01-13T07:10:00Z">
              <w:r w:rsidRPr="00DE149B" w:rsidDel="002E51AF">
                <w:rPr>
                  <w:rFonts w:ascii="B Lotus" w:eastAsia="Calibri" w:hAnsi="B Lotus" w:cs="B Lotus" w:hint="cs"/>
                  <w:color w:val="000000"/>
                  <w:sz w:val="20"/>
                  <w:szCs w:val="20"/>
                  <w:rtl/>
                </w:rPr>
                <w:delText>برنامه ریزی</w:delText>
              </w:r>
            </w:del>
            <w:ins w:id="13939" w:author="Mehrnazi Boojari" w:date="2019-01-13T07:10:00Z">
              <w:r w:rsidR="002E51AF">
                <w:rPr>
                  <w:rFonts w:ascii="B Lotus" w:eastAsia="Calibri" w:hAnsi="B Lotus" w:cs="B Lotus" w:hint="cs"/>
                  <w:color w:val="000000"/>
                  <w:sz w:val="20"/>
                  <w:szCs w:val="20"/>
                  <w:rtl/>
                </w:rPr>
                <w:t>برنامه‌ریزی</w:t>
              </w:r>
            </w:ins>
          </w:p>
        </w:tc>
        <w:tc>
          <w:tcPr>
            <w:tcW w:w="5034" w:type="dxa"/>
            <w:noWrap/>
            <w:vAlign w:val="center"/>
            <w:hideMark/>
          </w:tcPr>
          <w:p w14:paraId="3019A855"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 xml:space="preserve">عدم دسترسی مناسب به مواد و مصالح بومی برای ساخت مسکن </w:t>
            </w:r>
            <w:del w:id="13940" w:author="Mehrnazi Boojari" w:date="2019-01-07T10:03:00Z">
              <w:r w:rsidRPr="00DE149B" w:rsidDel="00A31D6F">
                <w:rPr>
                  <w:rFonts w:ascii="B Lotus" w:eastAsia="Calibri" w:hAnsi="B Lotus" w:cs="B Lotus" w:hint="cs"/>
                  <w:color w:val="000000"/>
                  <w:sz w:val="20"/>
                  <w:szCs w:val="20"/>
                  <w:rtl/>
                </w:rPr>
                <w:delText>روستائی</w:delText>
              </w:r>
            </w:del>
            <w:ins w:id="13941" w:author="Mehrnazi Boojari" w:date="2019-01-07T10:03:00Z">
              <w:r w:rsidR="00A31D6F">
                <w:rPr>
                  <w:rFonts w:ascii="B Lotus" w:eastAsia="Calibri" w:hAnsi="B Lotus" w:cs="B Lotus" w:hint="cs"/>
                  <w:color w:val="000000"/>
                  <w:sz w:val="20"/>
                  <w:szCs w:val="20"/>
                  <w:rtl/>
                </w:rPr>
                <w:t>روستایی</w:t>
              </w:r>
            </w:ins>
          </w:p>
        </w:tc>
        <w:tc>
          <w:tcPr>
            <w:tcW w:w="846" w:type="dxa"/>
            <w:noWrap/>
            <w:vAlign w:val="center"/>
            <w:hideMark/>
          </w:tcPr>
          <w:p w14:paraId="635B8743"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0.032</w:t>
            </w:r>
          </w:p>
        </w:tc>
        <w:tc>
          <w:tcPr>
            <w:tcW w:w="780" w:type="dxa"/>
            <w:noWrap/>
            <w:vAlign w:val="center"/>
            <w:hideMark/>
          </w:tcPr>
          <w:p w14:paraId="496112FF"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2.70</w:t>
            </w:r>
          </w:p>
        </w:tc>
        <w:tc>
          <w:tcPr>
            <w:tcW w:w="1161" w:type="dxa"/>
            <w:noWrap/>
            <w:vAlign w:val="center"/>
            <w:hideMark/>
          </w:tcPr>
          <w:p w14:paraId="2C228B91"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0.09</w:t>
            </w:r>
          </w:p>
        </w:tc>
      </w:tr>
      <w:tr w:rsidR="00E91C41" w:rsidRPr="00DE149B" w14:paraId="72F910C0"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7355986B"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h4</w:t>
            </w:r>
          </w:p>
        </w:tc>
        <w:tc>
          <w:tcPr>
            <w:tcW w:w="1070" w:type="dxa"/>
            <w:vAlign w:val="center"/>
          </w:tcPr>
          <w:p w14:paraId="35C537A2"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del w:id="13942" w:author="Mehrnazi Boojari" w:date="2019-01-13T07:10:00Z">
              <w:r w:rsidRPr="00DE149B" w:rsidDel="002E51AF">
                <w:rPr>
                  <w:rFonts w:ascii="B Lotus" w:eastAsia="Calibri" w:hAnsi="B Lotus" w:cs="B Lotus" w:hint="cs"/>
                  <w:color w:val="000000"/>
                  <w:sz w:val="20"/>
                  <w:szCs w:val="20"/>
                  <w:rtl/>
                </w:rPr>
                <w:delText>برنامه ریزی</w:delText>
              </w:r>
            </w:del>
            <w:ins w:id="13943"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xml:space="preserve">، </w:t>
            </w:r>
            <w:del w:id="13944" w:author="Mehrnazi Boojari" w:date="2019-01-07T10:46:00Z">
              <w:r w:rsidRPr="00DE149B" w:rsidDel="006A1F1D">
                <w:rPr>
                  <w:rFonts w:ascii="B Lotus" w:eastAsia="Calibri" w:hAnsi="B Lotus" w:cs="B Lotus" w:hint="cs"/>
                  <w:color w:val="000000"/>
                  <w:sz w:val="20"/>
                  <w:szCs w:val="20"/>
                  <w:rtl/>
                </w:rPr>
                <w:delText>اجرائی</w:delText>
              </w:r>
            </w:del>
            <w:ins w:id="13945"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69F417F1"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 xml:space="preserve">ضعف در طراحی و دکوراسیون داخلی </w:t>
            </w:r>
            <w:del w:id="13946" w:author="Mehrnazi Boojari" w:date="2019-01-10T01:06:00Z">
              <w:r w:rsidRPr="00DE149B" w:rsidDel="00647583">
                <w:rPr>
                  <w:rFonts w:ascii="B Lotus" w:eastAsia="Calibri" w:hAnsi="B Lotus" w:cs="B Lotus" w:hint="cs"/>
                  <w:color w:val="000000"/>
                  <w:sz w:val="20"/>
                  <w:szCs w:val="20"/>
                  <w:rtl/>
                </w:rPr>
                <w:delText>مبتنی بر</w:delText>
              </w:r>
            </w:del>
            <w:ins w:id="13947" w:author="Mehrnazi Boojari" w:date="2019-01-10T01:06:00Z">
              <w:r w:rsidR="00647583">
                <w:rPr>
                  <w:rFonts w:ascii="B Lotus" w:eastAsia="Calibri" w:hAnsi="B Lotus" w:cs="B Lotus" w:hint="cs"/>
                  <w:color w:val="000000"/>
                  <w:sz w:val="20"/>
                  <w:szCs w:val="20"/>
                  <w:rtl/>
                </w:rPr>
                <w:t>مبتنی</w:t>
              </w:r>
              <w:r w:rsidR="00647583">
                <w:rPr>
                  <w:rFonts w:ascii="Times New Roman" w:eastAsia="Calibri" w:hAnsi="Times New Roman" w:cs="Times New Roman" w:hint="cs"/>
                  <w:color w:val="000000"/>
                  <w:sz w:val="20"/>
                  <w:szCs w:val="20"/>
                  <w:rtl/>
                </w:rPr>
                <w:t> </w:t>
              </w:r>
              <w:r w:rsidR="00647583">
                <w:rPr>
                  <w:rFonts w:ascii="B Lotus" w:eastAsia="Calibri" w:hAnsi="B Lotus" w:cs="B Lotus" w:hint="cs"/>
                  <w:color w:val="000000"/>
                  <w:sz w:val="20"/>
                  <w:szCs w:val="20"/>
                  <w:rtl/>
                </w:rPr>
                <w:t>بر</w:t>
              </w:r>
            </w:ins>
            <w:r w:rsidRPr="00DE149B">
              <w:rPr>
                <w:rFonts w:ascii="B Lotus" w:eastAsia="Calibri" w:hAnsi="B Lotus" w:cs="B Lotus" w:hint="cs"/>
                <w:color w:val="000000"/>
                <w:sz w:val="20"/>
                <w:szCs w:val="20"/>
                <w:rtl/>
              </w:rPr>
              <w:t xml:space="preserve"> اقلیم و بوم توسط معماران و مهندسان بومی</w:t>
            </w:r>
          </w:p>
        </w:tc>
        <w:tc>
          <w:tcPr>
            <w:tcW w:w="846" w:type="dxa"/>
            <w:noWrap/>
            <w:vAlign w:val="center"/>
            <w:hideMark/>
          </w:tcPr>
          <w:p w14:paraId="54476D70"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0.063</w:t>
            </w:r>
          </w:p>
        </w:tc>
        <w:tc>
          <w:tcPr>
            <w:tcW w:w="780" w:type="dxa"/>
            <w:noWrap/>
            <w:vAlign w:val="center"/>
            <w:hideMark/>
          </w:tcPr>
          <w:p w14:paraId="533E4950"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3.41</w:t>
            </w:r>
          </w:p>
        </w:tc>
        <w:tc>
          <w:tcPr>
            <w:tcW w:w="1161" w:type="dxa"/>
            <w:noWrap/>
            <w:vAlign w:val="center"/>
            <w:hideMark/>
          </w:tcPr>
          <w:p w14:paraId="178F63EC"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0.21</w:t>
            </w:r>
          </w:p>
        </w:tc>
      </w:tr>
      <w:tr w:rsidR="00E91C41" w:rsidRPr="00DE149B" w14:paraId="4FE18512"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5804828B"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h5</w:t>
            </w:r>
          </w:p>
        </w:tc>
        <w:tc>
          <w:tcPr>
            <w:tcW w:w="1070" w:type="dxa"/>
            <w:vAlign w:val="center"/>
          </w:tcPr>
          <w:p w14:paraId="401104CF"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3948" w:author="Mehrnazi Boojari" w:date="2019-01-13T07:10:00Z">
              <w:r w:rsidRPr="00DE149B" w:rsidDel="002E51AF">
                <w:rPr>
                  <w:rFonts w:ascii="B Lotus" w:eastAsia="Calibri" w:hAnsi="B Lotus" w:cs="B Lotus" w:hint="cs"/>
                  <w:color w:val="000000"/>
                  <w:sz w:val="20"/>
                  <w:szCs w:val="20"/>
                  <w:rtl/>
                </w:rPr>
                <w:delText>برنامه ریزی</w:delText>
              </w:r>
            </w:del>
            <w:ins w:id="13949"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xml:space="preserve">، </w:t>
            </w:r>
            <w:del w:id="13950" w:author="Mehrnazi Boojari" w:date="2019-01-07T10:46:00Z">
              <w:r w:rsidRPr="00DE149B" w:rsidDel="006A1F1D">
                <w:rPr>
                  <w:rFonts w:ascii="B Lotus" w:eastAsia="Calibri" w:hAnsi="B Lotus" w:cs="B Lotus" w:hint="cs"/>
                  <w:color w:val="000000"/>
                  <w:sz w:val="20"/>
                  <w:szCs w:val="20"/>
                  <w:rtl/>
                </w:rPr>
                <w:delText>اجرائی</w:delText>
              </w:r>
            </w:del>
            <w:ins w:id="13951"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67F24BC5" w14:textId="77777777" w:rsidR="00E91C41" w:rsidRPr="00DE149B" w:rsidRDefault="00E91C41" w:rsidP="00AD5F47">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هزینه</w:t>
            </w:r>
            <w:ins w:id="13952" w:author="Mehrnazi Boojari" w:date="2019-01-13T08:13:00Z">
              <w:r w:rsidR="00AD5F47">
                <w:rPr>
                  <w:rFonts w:ascii="B Lotus" w:eastAsia="Calibri" w:hAnsi="B Lotus" w:cs="B Nazanin" w:hint="cs"/>
                  <w:color w:val="000000"/>
                  <w:sz w:val="20"/>
                  <w:szCs w:val="20"/>
                  <w:rtl/>
                </w:rPr>
                <w:t>‌</w:t>
              </w:r>
            </w:ins>
            <w:del w:id="13953" w:author="Mehrnazi Boojari" w:date="2019-01-07T09:46:00Z">
              <w:r w:rsidRPr="00DE149B" w:rsidDel="006F7CCF">
                <w:rPr>
                  <w:rFonts w:ascii="B Lotus" w:eastAsia="Calibri" w:hAnsi="B Lotus" w:cs="B Lotus" w:hint="cs"/>
                  <w:color w:val="000000"/>
                  <w:sz w:val="20"/>
                  <w:szCs w:val="20"/>
                  <w:rtl/>
                </w:rPr>
                <w:delText xml:space="preserve"> های </w:delText>
              </w:r>
            </w:del>
            <w:ins w:id="13954" w:author="Mehrnazi Boojari" w:date="2019-01-07T09:46:00Z">
              <w:r w:rsidR="006F7CCF">
                <w:rPr>
                  <w:rFonts w:ascii="B Lotus" w:eastAsia="Calibri" w:hAnsi="B Lotus" w:cs="B Lotus" w:hint="cs"/>
                  <w:color w:val="000000"/>
                  <w:sz w:val="20"/>
                  <w:szCs w:val="20"/>
                  <w:rtl/>
                </w:rPr>
                <w:t xml:space="preserve">‌های </w:t>
              </w:r>
            </w:ins>
            <w:del w:id="13955" w:author="Mehrnazi Boojari" w:date="2019-01-13T08:13:00Z">
              <w:r w:rsidRPr="00DE149B" w:rsidDel="00AD5F47">
                <w:rPr>
                  <w:rFonts w:ascii="B Lotus" w:eastAsia="Calibri" w:hAnsi="B Lotus" w:cs="B Lotus" w:hint="cs"/>
                  <w:color w:val="000000"/>
                  <w:sz w:val="20"/>
                  <w:szCs w:val="20"/>
                  <w:rtl/>
                </w:rPr>
                <w:delText xml:space="preserve">بالای </w:delText>
              </w:r>
            </w:del>
            <w:ins w:id="13956" w:author="Mehrnazi Boojari" w:date="2019-01-13T08:13:00Z">
              <w:r w:rsidR="00AD5F47">
                <w:rPr>
                  <w:rFonts w:ascii="B Lotus" w:eastAsia="Calibri" w:hAnsi="B Lotus" w:cs="B Lotus" w:hint="cs"/>
                  <w:color w:val="000000"/>
                  <w:sz w:val="20"/>
                  <w:szCs w:val="20"/>
                  <w:rtl/>
                </w:rPr>
                <w:t>زیاد</w:t>
              </w:r>
              <w:r w:rsidR="00AD5F47" w:rsidRPr="00DE149B">
                <w:rPr>
                  <w:rFonts w:ascii="B Lotus" w:eastAsia="Calibri" w:hAnsi="B Lotus" w:cs="B Lotus" w:hint="cs"/>
                  <w:color w:val="000000"/>
                  <w:sz w:val="20"/>
                  <w:szCs w:val="20"/>
                  <w:rtl/>
                </w:rPr>
                <w:t xml:space="preserve"> </w:t>
              </w:r>
            </w:ins>
            <w:del w:id="13957" w:author="Mehrnazi Boojari" w:date="2019-01-07T22:28:00Z">
              <w:r w:rsidRPr="00DE149B" w:rsidDel="00051F26">
                <w:rPr>
                  <w:rFonts w:ascii="B Lotus" w:eastAsia="Calibri" w:hAnsi="B Lotus" w:cs="B Lotus" w:hint="cs"/>
                  <w:color w:val="000000"/>
                  <w:sz w:val="20"/>
                  <w:szCs w:val="20"/>
                  <w:rtl/>
                </w:rPr>
                <w:delText>ساخت وساز</w:delText>
              </w:r>
            </w:del>
            <w:ins w:id="13958" w:author="Mehrnazi Boojari" w:date="2019-01-07T22:28:00Z">
              <w:r w:rsidR="00051F26">
                <w:rPr>
                  <w:rFonts w:ascii="B Lotus" w:eastAsia="Calibri" w:hAnsi="B Lotus" w:cs="B Lotus" w:hint="cs"/>
                  <w:color w:val="000000"/>
                  <w:sz w:val="20"/>
                  <w:szCs w:val="20"/>
                  <w:rtl/>
                </w:rPr>
                <w:t>ساخت</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و</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ساز</w:t>
              </w:r>
            </w:ins>
            <w:r w:rsidRPr="00DE149B">
              <w:rPr>
                <w:rFonts w:ascii="B Lotus" w:eastAsia="Calibri" w:hAnsi="B Lotus" w:cs="B Lotus" w:hint="cs"/>
                <w:color w:val="000000"/>
                <w:sz w:val="20"/>
                <w:szCs w:val="20"/>
                <w:rtl/>
              </w:rPr>
              <w:t xml:space="preserve"> </w:t>
            </w:r>
            <w:del w:id="13959" w:author="Mehrnazi Boojari" w:date="2019-01-10T01:06:00Z">
              <w:r w:rsidRPr="00DE149B" w:rsidDel="00647583">
                <w:rPr>
                  <w:rFonts w:ascii="B Lotus" w:eastAsia="Calibri" w:hAnsi="B Lotus" w:cs="B Lotus" w:hint="cs"/>
                  <w:color w:val="000000"/>
                  <w:sz w:val="20"/>
                  <w:szCs w:val="20"/>
                  <w:rtl/>
                </w:rPr>
                <w:delText>مبتنی بر</w:delText>
              </w:r>
            </w:del>
            <w:ins w:id="13960" w:author="Mehrnazi Boojari" w:date="2019-01-10T01:06:00Z">
              <w:r w:rsidR="00647583">
                <w:rPr>
                  <w:rFonts w:ascii="B Lotus" w:eastAsia="Calibri" w:hAnsi="B Lotus" w:cs="B Lotus" w:hint="cs"/>
                  <w:color w:val="000000"/>
                  <w:sz w:val="20"/>
                  <w:szCs w:val="20"/>
                  <w:rtl/>
                </w:rPr>
                <w:t>مبتنی</w:t>
              </w:r>
              <w:r w:rsidR="00647583">
                <w:rPr>
                  <w:rFonts w:ascii="Times New Roman" w:eastAsia="Calibri" w:hAnsi="Times New Roman" w:cs="Times New Roman" w:hint="cs"/>
                  <w:color w:val="000000"/>
                  <w:sz w:val="20"/>
                  <w:szCs w:val="20"/>
                  <w:rtl/>
                </w:rPr>
                <w:t> </w:t>
              </w:r>
              <w:r w:rsidR="00647583">
                <w:rPr>
                  <w:rFonts w:ascii="B Lotus" w:eastAsia="Calibri" w:hAnsi="B Lotus" w:cs="B Lotus" w:hint="cs"/>
                  <w:color w:val="000000"/>
                  <w:sz w:val="20"/>
                  <w:szCs w:val="20"/>
                  <w:rtl/>
                </w:rPr>
                <w:t>بر</w:t>
              </w:r>
            </w:ins>
            <w:r w:rsidRPr="00DE149B">
              <w:rPr>
                <w:rFonts w:ascii="B Lotus" w:eastAsia="Calibri" w:hAnsi="B Lotus" w:cs="B Lotus" w:hint="cs"/>
                <w:color w:val="000000"/>
                <w:sz w:val="20"/>
                <w:szCs w:val="20"/>
                <w:rtl/>
              </w:rPr>
              <w:t xml:space="preserve"> اقلیم و بوم منطقه</w:t>
            </w:r>
          </w:p>
        </w:tc>
        <w:tc>
          <w:tcPr>
            <w:tcW w:w="846" w:type="dxa"/>
            <w:noWrap/>
            <w:vAlign w:val="center"/>
            <w:hideMark/>
          </w:tcPr>
          <w:p w14:paraId="5551A4D9"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0.022</w:t>
            </w:r>
          </w:p>
        </w:tc>
        <w:tc>
          <w:tcPr>
            <w:tcW w:w="780" w:type="dxa"/>
            <w:noWrap/>
            <w:vAlign w:val="center"/>
            <w:hideMark/>
          </w:tcPr>
          <w:p w14:paraId="382E0255"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2.80</w:t>
            </w:r>
          </w:p>
        </w:tc>
        <w:tc>
          <w:tcPr>
            <w:tcW w:w="1161" w:type="dxa"/>
            <w:noWrap/>
            <w:vAlign w:val="center"/>
            <w:hideMark/>
          </w:tcPr>
          <w:p w14:paraId="581C4720"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0.06</w:t>
            </w:r>
          </w:p>
        </w:tc>
      </w:tr>
      <w:tr w:rsidR="00E91C41" w:rsidRPr="00DE149B" w14:paraId="6579E205"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19BAD357"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h6</w:t>
            </w:r>
          </w:p>
        </w:tc>
        <w:tc>
          <w:tcPr>
            <w:tcW w:w="1070" w:type="dxa"/>
            <w:vAlign w:val="center"/>
          </w:tcPr>
          <w:p w14:paraId="2F4A753E"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del w:id="13961" w:author="Mehrnazi Boojari" w:date="2019-01-13T07:10:00Z">
              <w:r w:rsidRPr="00DE149B" w:rsidDel="002E51AF">
                <w:rPr>
                  <w:rFonts w:ascii="B Lotus" w:eastAsia="Calibri" w:hAnsi="B Lotus" w:cs="B Lotus" w:hint="cs"/>
                  <w:color w:val="000000"/>
                  <w:sz w:val="20"/>
                  <w:szCs w:val="20"/>
                  <w:rtl/>
                </w:rPr>
                <w:delText>برنامه ریزی</w:delText>
              </w:r>
            </w:del>
            <w:ins w:id="13962"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xml:space="preserve">، </w:t>
            </w:r>
            <w:del w:id="13963" w:author="Mehrnazi Boojari" w:date="2019-01-07T10:46:00Z">
              <w:r w:rsidRPr="00DE149B" w:rsidDel="006A1F1D">
                <w:rPr>
                  <w:rFonts w:ascii="B Lotus" w:eastAsia="Calibri" w:hAnsi="B Lotus" w:cs="B Lotus" w:hint="cs"/>
                  <w:color w:val="000000"/>
                  <w:sz w:val="20"/>
                  <w:szCs w:val="20"/>
                  <w:rtl/>
                </w:rPr>
                <w:lastRenderedPageBreak/>
                <w:delText>اجرائی</w:delText>
              </w:r>
            </w:del>
            <w:ins w:id="13964"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56808DAF" w14:textId="77777777" w:rsidR="00E91C41" w:rsidRPr="00DE149B" w:rsidRDefault="00E91C41" w:rsidP="00AD5F47">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lastRenderedPageBreak/>
              <w:t>نفوذ فرهنگ شهرنشینی به روستاها و</w:t>
            </w:r>
            <w:del w:id="13965" w:author="Mehrnazi Boojari" w:date="2019-01-12T23:20:00Z">
              <w:r w:rsidRPr="00DE149B" w:rsidDel="000806BA">
                <w:rPr>
                  <w:rFonts w:ascii="B Lotus" w:eastAsia="Calibri" w:hAnsi="B Lotus" w:cs="B Lotus" w:hint="cs"/>
                  <w:color w:val="000000"/>
                  <w:sz w:val="20"/>
                  <w:szCs w:val="20"/>
                  <w:rtl/>
                </w:rPr>
                <w:delText xml:space="preserve"> به تبع </w:delText>
              </w:r>
            </w:del>
            <w:ins w:id="13966" w:author="Mehrnazi Boojari" w:date="2019-01-12T23:20:00Z">
              <w:r w:rsidR="000806BA">
                <w:rPr>
                  <w:rFonts w:ascii="B Lotus" w:eastAsia="Calibri" w:hAnsi="B Lotus" w:cs="B Lotus" w:hint="cs"/>
                  <w:color w:val="000000"/>
                  <w:sz w:val="20"/>
                  <w:szCs w:val="20"/>
                  <w:rtl/>
                </w:rPr>
                <w:t xml:space="preserve"> به‌تبع </w:t>
              </w:r>
            </w:ins>
            <w:r w:rsidRPr="00DE149B">
              <w:rPr>
                <w:rFonts w:ascii="B Lotus" w:eastAsia="Calibri" w:hAnsi="B Lotus" w:cs="B Lotus" w:hint="cs"/>
                <w:color w:val="000000"/>
                <w:sz w:val="20"/>
                <w:szCs w:val="20"/>
                <w:rtl/>
              </w:rPr>
              <w:t xml:space="preserve">ساخت مساکن روستایی </w:t>
            </w:r>
            <w:del w:id="13967" w:author="Mehrnazi Boojari" w:date="2019-01-13T08:14:00Z">
              <w:r w:rsidRPr="00DE149B" w:rsidDel="00AD5F47">
                <w:rPr>
                  <w:rFonts w:ascii="B Lotus" w:eastAsia="Calibri" w:hAnsi="B Lotus" w:cs="B Lotus" w:hint="cs"/>
                  <w:color w:val="000000"/>
                  <w:sz w:val="20"/>
                  <w:szCs w:val="20"/>
                  <w:rtl/>
                </w:rPr>
                <w:delText xml:space="preserve">به </w:delText>
              </w:r>
            </w:del>
            <w:r w:rsidRPr="00DE149B">
              <w:rPr>
                <w:rFonts w:ascii="B Lotus" w:eastAsia="Calibri" w:hAnsi="B Lotus" w:cs="B Lotus" w:hint="cs"/>
                <w:color w:val="000000"/>
                <w:sz w:val="20"/>
                <w:szCs w:val="20"/>
                <w:rtl/>
              </w:rPr>
              <w:t xml:space="preserve">مشابه </w:t>
            </w:r>
            <w:r w:rsidRPr="00DE149B">
              <w:rPr>
                <w:rFonts w:ascii="B Lotus" w:eastAsia="Calibri" w:hAnsi="B Lotus" w:cs="B Lotus" w:hint="cs"/>
                <w:color w:val="000000"/>
                <w:sz w:val="20"/>
                <w:szCs w:val="20"/>
                <w:rtl/>
              </w:rPr>
              <w:lastRenderedPageBreak/>
              <w:t>مساکن شهری و حذف فضاهای معیشتی</w:t>
            </w:r>
          </w:p>
        </w:tc>
        <w:tc>
          <w:tcPr>
            <w:tcW w:w="846" w:type="dxa"/>
            <w:noWrap/>
            <w:vAlign w:val="center"/>
            <w:hideMark/>
          </w:tcPr>
          <w:p w14:paraId="1CC85B54"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lastRenderedPageBreak/>
              <w:t>0.1</w:t>
            </w:r>
          </w:p>
        </w:tc>
        <w:tc>
          <w:tcPr>
            <w:tcW w:w="780" w:type="dxa"/>
            <w:noWrap/>
            <w:vAlign w:val="center"/>
            <w:hideMark/>
          </w:tcPr>
          <w:p w14:paraId="4D645671"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4.34</w:t>
            </w:r>
          </w:p>
        </w:tc>
        <w:tc>
          <w:tcPr>
            <w:tcW w:w="1161" w:type="dxa"/>
            <w:noWrap/>
            <w:vAlign w:val="center"/>
            <w:hideMark/>
          </w:tcPr>
          <w:p w14:paraId="1D551E58"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0.43</w:t>
            </w:r>
          </w:p>
        </w:tc>
      </w:tr>
      <w:tr w:rsidR="00E91C41" w:rsidRPr="00DE149B" w14:paraId="692D7088"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0FE0C1AC"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lastRenderedPageBreak/>
              <w:t>h7</w:t>
            </w:r>
          </w:p>
        </w:tc>
        <w:tc>
          <w:tcPr>
            <w:tcW w:w="1070" w:type="dxa"/>
            <w:vAlign w:val="center"/>
          </w:tcPr>
          <w:p w14:paraId="3C728D85"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3968" w:author="Mehrnazi Boojari" w:date="2019-01-13T07:10:00Z">
              <w:r w:rsidRPr="00DE149B" w:rsidDel="002E51AF">
                <w:rPr>
                  <w:rFonts w:ascii="B Lotus" w:eastAsia="Calibri" w:hAnsi="B Lotus" w:cs="B Lotus" w:hint="cs"/>
                  <w:color w:val="000000"/>
                  <w:sz w:val="20"/>
                  <w:szCs w:val="20"/>
                  <w:rtl/>
                </w:rPr>
                <w:delText>برنامه ریزی</w:delText>
              </w:r>
            </w:del>
            <w:ins w:id="13969" w:author="Mehrnazi Boojari" w:date="2019-01-13T07:10:00Z">
              <w:r w:rsidR="002E51AF">
                <w:rPr>
                  <w:rFonts w:ascii="B Lotus" w:eastAsia="Calibri" w:hAnsi="B Lotus" w:cs="B Lotus" w:hint="cs"/>
                  <w:color w:val="000000"/>
                  <w:sz w:val="20"/>
                  <w:szCs w:val="20"/>
                  <w:rtl/>
                </w:rPr>
                <w:t>برنامه‌ریزی</w:t>
              </w:r>
            </w:ins>
          </w:p>
        </w:tc>
        <w:tc>
          <w:tcPr>
            <w:tcW w:w="5034" w:type="dxa"/>
            <w:noWrap/>
            <w:vAlign w:val="center"/>
            <w:hideMark/>
          </w:tcPr>
          <w:p w14:paraId="11ABFD56" w14:textId="77777777" w:rsidR="00E91C41" w:rsidRPr="00DE149B" w:rsidRDefault="00E91C41" w:rsidP="00AD5F47">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هزینه</w:t>
            </w:r>
            <w:del w:id="13970" w:author="Mehrnazi Boojari" w:date="2019-01-07T09:46:00Z">
              <w:r w:rsidRPr="00DE149B" w:rsidDel="006F7CCF">
                <w:rPr>
                  <w:rFonts w:ascii="B Lotus" w:eastAsia="Calibri" w:hAnsi="B Lotus" w:cs="B Lotus" w:hint="cs"/>
                  <w:color w:val="000000"/>
                  <w:sz w:val="20"/>
                  <w:szCs w:val="20"/>
                  <w:rtl/>
                </w:rPr>
                <w:delText xml:space="preserve"> های </w:delText>
              </w:r>
            </w:del>
            <w:ins w:id="13971" w:author="Mehrnazi Boojari" w:date="2019-01-07T09:46:00Z">
              <w:r w:rsidR="006F7CCF">
                <w:rPr>
                  <w:rFonts w:ascii="B Lotus" w:eastAsia="Calibri" w:hAnsi="B Lotus" w:cs="B Lotus" w:hint="cs"/>
                  <w:color w:val="000000"/>
                  <w:sz w:val="20"/>
                  <w:szCs w:val="20"/>
                  <w:rtl/>
                </w:rPr>
                <w:t>‌</w:t>
              </w:r>
            </w:ins>
            <w:ins w:id="13972" w:author="Mehrnazi Boojari" w:date="2019-01-13T08:14:00Z">
              <w:r w:rsidR="00AD5F47">
                <w:rPr>
                  <w:rFonts w:ascii="B Lotus" w:eastAsia="Calibri" w:hAnsi="B Lotus" w:cs="B Nazanin" w:hint="cs"/>
                  <w:color w:val="000000"/>
                  <w:sz w:val="20"/>
                  <w:szCs w:val="20"/>
                  <w:rtl/>
                </w:rPr>
                <w:t>‌</w:t>
              </w:r>
            </w:ins>
            <w:ins w:id="13973" w:author="Mehrnazi Boojari" w:date="2019-01-07T09:46:00Z">
              <w:r w:rsidR="006F7CCF">
                <w:rPr>
                  <w:rFonts w:ascii="B Lotus" w:eastAsia="Calibri" w:hAnsi="B Lotus" w:cs="B Lotus" w:hint="cs"/>
                  <w:color w:val="000000"/>
                  <w:sz w:val="20"/>
                  <w:szCs w:val="20"/>
                  <w:rtl/>
                </w:rPr>
                <w:t xml:space="preserve">های </w:t>
              </w:r>
            </w:ins>
            <w:del w:id="13974" w:author="Mehrnazi Boojari" w:date="2019-01-13T08:14:00Z">
              <w:r w:rsidRPr="00DE149B" w:rsidDel="00AD5F47">
                <w:rPr>
                  <w:rFonts w:ascii="B Lotus" w:eastAsia="Calibri" w:hAnsi="B Lotus" w:cs="B Lotus" w:hint="cs"/>
                  <w:color w:val="000000"/>
                  <w:sz w:val="20"/>
                  <w:szCs w:val="20"/>
                  <w:rtl/>
                </w:rPr>
                <w:delText xml:space="preserve">بالای </w:delText>
              </w:r>
            </w:del>
            <w:ins w:id="13975" w:author="Mehrnazi Boojari" w:date="2019-01-13T08:14:00Z">
              <w:r w:rsidR="00AD5F47">
                <w:rPr>
                  <w:rFonts w:ascii="B Lotus" w:eastAsia="Calibri" w:hAnsi="B Lotus" w:cs="B Lotus" w:hint="cs"/>
                  <w:color w:val="000000"/>
                  <w:sz w:val="20"/>
                  <w:szCs w:val="20"/>
                  <w:rtl/>
                </w:rPr>
                <w:t>زیاد</w:t>
              </w:r>
              <w:r w:rsidR="00AD5F47" w:rsidRPr="00DE149B">
                <w:rPr>
                  <w:rFonts w:ascii="B Lotus" w:eastAsia="Calibri" w:hAnsi="B Lotus" w:cs="B Lotus" w:hint="cs"/>
                  <w:color w:val="000000"/>
                  <w:sz w:val="20"/>
                  <w:szCs w:val="20"/>
                  <w:rtl/>
                </w:rPr>
                <w:t xml:space="preserve"> </w:t>
              </w:r>
            </w:ins>
            <w:del w:id="13976" w:author="Mehrnazi Boojari" w:date="2019-01-07T22:28:00Z">
              <w:r w:rsidRPr="00DE149B" w:rsidDel="00051F26">
                <w:rPr>
                  <w:rFonts w:ascii="B Lotus" w:eastAsia="Calibri" w:hAnsi="B Lotus" w:cs="B Lotus" w:hint="cs"/>
                  <w:color w:val="000000"/>
                  <w:sz w:val="20"/>
                  <w:szCs w:val="20"/>
                  <w:rtl/>
                </w:rPr>
                <w:delText>ساخت وساز</w:delText>
              </w:r>
            </w:del>
            <w:ins w:id="13977" w:author="Mehrnazi Boojari" w:date="2019-01-07T22:28:00Z">
              <w:r w:rsidR="00051F26">
                <w:rPr>
                  <w:rFonts w:ascii="B Lotus" w:eastAsia="Calibri" w:hAnsi="B Lotus" w:cs="B Lotus" w:hint="cs"/>
                  <w:color w:val="000000"/>
                  <w:sz w:val="20"/>
                  <w:szCs w:val="20"/>
                  <w:rtl/>
                </w:rPr>
                <w:t>ساخت</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و</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ساز</w:t>
              </w:r>
            </w:ins>
            <w:r w:rsidRPr="00DE149B">
              <w:rPr>
                <w:rFonts w:ascii="B Lotus" w:eastAsia="Calibri" w:hAnsi="B Lotus" w:cs="B Lotus" w:hint="cs"/>
                <w:color w:val="000000"/>
                <w:sz w:val="20"/>
                <w:szCs w:val="20"/>
                <w:rtl/>
              </w:rPr>
              <w:t xml:space="preserve"> مساکن </w:t>
            </w:r>
            <w:del w:id="13978" w:author="Mehrnazi Boojari" w:date="2019-01-07T22:29:00Z">
              <w:r w:rsidRPr="00DE149B" w:rsidDel="00051F26">
                <w:rPr>
                  <w:rFonts w:ascii="B Lotus" w:eastAsia="Calibri" w:hAnsi="B Lotus" w:cs="B Lotus" w:hint="cs"/>
                  <w:color w:val="000000"/>
                  <w:sz w:val="20"/>
                  <w:szCs w:val="20"/>
                  <w:rtl/>
                </w:rPr>
                <w:delText>معیشت محور</w:delText>
              </w:r>
            </w:del>
            <w:ins w:id="13979" w:author="Mehrnazi Boojari" w:date="2019-01-07T22:29:00Z">
              <w:r w:rsidR="00051F26">
                <w:rPr>
                  <w:rFonts w:ascii="B Lotus" w:eastAsia="Calibri" w:hAnsi="B Lotus" w:cs="B Lotus" w:hint="cs"/>
                  <w:color w:val="000000"/>
                  <w:sz w:val="20"/>
                  <w:szCs w:val="20"/>
                  <w:rtl/>
                </w:rPr>
                <w:t>معیشت‌محور</w:t>
              </w:r>
            </w:ins>
          </w:p>
        </w:tc>
        <w:tc>
          <w:tcPr>
            <w:tcW w:w="846" w:type="dxa"/>
            <w:noWrap/>
            <w:vAlign w:val="center"/>
            <w:hideMark/>
          </w:tcPr>
          <w:p w14:paraId="0E2293CD"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0.028</w:t>
            </w:r>
          </w:p>
        </w:tc>
        <w:tc>
          <w:tcPr>
            <w:tcW w:w="780" w:type="dxa"/>
            <w:noWrap/>
            <w:vAlign w:val="center"/>
            <w:hideMark/>
          </w:tcPr>
          <w:p w14:paraId="5F8CE4DB"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3.21</w:t>
            </w:r>
          </w:p>
        </w:tc>
        <w:tc>
          <w:tcPr>
            <w:tcW w:w="1161" w:type="dxa"/>
            <w:noWrap/>
            <w:vAlign w:val="center"/>
            <w:hideMark/>
          </w:tcPr>
          <w:p w14:paraId="3B34870A"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0.09</w:t>
            </w:r>
          </w:p>
        </w:tc>
      </w:tr>
      <w:tr w:rsidR="00E91C41" w:rsidRPr="00DE149B" w14:paraId="4F0682F3"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0F4312D0"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h8</w:t>
            </w:r>
          </w:p>
        </w:tc>
        <w:tc>
          <w:tcPr>
            <w:tcW w:w="1070" w:type="dxa"/>
            <w:vAlign w:val="center"/>
          </w:tcPr>
          <w:p w14:paraId="1B355D47"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hint="cs"/>
                <w:color w:val="000000"/>
                <w:sz w:val="20"/>
                <w:szCs w:val="20"/>
                <w:rtl/>
              </w:rPr>
              <w:t>تقنینی</w:t>
            </w:r>
          </w:p>
        </w:tc>
        <w:tc>
          <w:tcPr>
            <w:tcW w:w="5034" w:type="dxa"/>
            <w:noWrap/>
            <w:vAlign w:val="center"/>
            <w:hideMark/>
          </w:tcPr>
          <w:p w14:paraId="69482A9B"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lang w:bidi="fa-IR"/>
              </w:rPr>
              <w:t>نبود مقررات فنی مربوط به بحث طراحی و ساخت فضاهای معیشتی</w:t>
            </w:r>
          </w:p>
        </w:tc>
        <w:tc>
          <w:tcPr>
            <w:tcW w:w="846" w:type="dxa"/>
            <w:noWrap/>
            <w:vAlign w:val="center"/>
            <w:hideMark/>
          </w:tcPr>
          <w:p w14:paraId="109776E5"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0.066</w:t>
            </w:r>
          </w:p>
        </w:tc>
        <w:tc>
          <w:tcPr>
            <w:tcW w:w="780" w:type="dxa"/>
            <w:noWrap/>
            <w:vAlign w:val="center"/>
            <w:hideMark/>
          </w:tcPr>
          <w:p w14:paraId="1DB8E8F7"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3.57</w:t>
            </w:r>
          </w:p>
        </w:tc>
        <w:tc>
          <w:tcPr>
            <w:tcW w:w="1161" w:type="dxa"/>
            <w:noWrap/>
            <w:vAlign w:val="center"/>
            <w:hideMark/>
          </w:tcPr>
          <w:p w14:paraId="59CE00EE"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0.24</w:t>
            </w:r>
          </w:p>
        </w:tc>
      </w:tr>
      <w:tr w:rsidR="00E91C41" w:rsidRPr="00DE149B" w14:paraId="0CB2A21C"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47DA91F9"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h9</w:t>
            </w:r>
          </w:p>
        </w:tc>
        <w:tc>
          <w:tcPr>
            <w:tcW w:w="1070" w:type="dxa"/>
            <w:vAlign w:val="center"/>
          </w:tcPr>
          <w:p w14:paraId="271ED44D"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3980" w:author="Mehrnazi Boojari" w:date="2019-01-13T07:10:00Z">
              <w:r w:rsidRPr="00DE149B" w:rsidDel="002E51AF">
                <w:rPr>
                  <w:rFonts w:ascii="B Lotus" w:eastAsia="Calibri" w:hAnsi="B Lotus" w:cs="B Lotus" w:hint="cs"/>
                  <w:color w:val="000000"/>
                  <w:sz w:val="20"/>
                  <w:szCs w:val="20"/>
                  <w:rtl/>
                </w:rPr>
                <w:delText>برنامه ریزی</w:delText>
              </w:r>
            </w:del>
            <w:ins w:id="13981"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xml:space="preserve">، </w:t>
            </w:r>
            <w:del w:id="13982" w:author="Mehrnazi Boojari" w:date="2019-01-07T10:46:00Z">
              <w:r w:rsidRPr="00DE149B" w:rsidDel="006A1F1D">
                <w:rPr>
                  <w:rFonts w:ascii="B Lotus" w:eastAsia="Calibri" w:hAnsi="B Lotus" w:cs="B Lotus" w:hint="cs"/>
                  <w:color w:val="000000"/>
                  <w:sz w:val="20"/>
                  <w:szCs w:val="20"/>
                  <w:rtl/>
                </w:rPr>
                <w:delText>اجرائی</w:delText>
              </w:r>
            </w:del>
            <w:ins w:id="13983"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64C35574"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ضعف در طراحی فضاهای معیشتی توسط معماران و مهندسان بومی</w:t>
            </w:r>
          </w:p>
        </w:tc>
        <w:tc>
          <w:tcPr>
            <w:tcW w:w="846" w:type="dxa"/>
            <w:noWrap/>
            <w:vAlign w:val="center"/>
            <w:hideMark/>
          </w:tcPr>
          <w:p w14:paraId="34B227EC"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0.039</w:t>
            </w:r>
          </w:p>
        </w:tc>
        <w:tc>
          <w:tcPr>
            <w:tcW w:w="780" w:type="dxa"/>
            <w:noWrap/>
            <w:vAlign w:val="center"/>
            <w:hideMark/>
          </w:tcPr>
          <w:p w14:paraId="31B247FA"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3.47</w:t>
            </w:r>
          </w:p>
        </w:tc>
        <w:tc>
          <w:tcPr>
            <w:tcW w:w="1161" w:type="dxa"/>
            <w:noWrap/>
            <w:vAlign w:val="center"/>
            <w:hideMark/>
          </w:tcPr>
          <w:p w14:paraId="1F8000FD"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0.14</w:t>
            </w:r>
          </w:p>
        </w:tc>
      </w:tr>
      <w:tr w:rsidR="00E91C41" w:rsidRPr="00DE149B" w14:paraId="088431B0"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3C01C87D"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h10</w:t>
            </w:r>
          </w:p>
        </w:tc>
        <w:tc>
          <w:tcPr>
            <w:tcW w:w="1070" w:type="dxa"/>
            <w:vAlign w:val="center"/>
          </w:tcPr>
          <w:p w14:paraId="2B7545B8"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del w:id="13984" w:author="Mehrnazi Boojari" w:date="2019-01-13T07:10:00Z">
              <w:r w:rsidRPr="00DE149B" w:rsidDel="002E51AF">
                <w:rPr>
                  <w:rFonts w:ascii="B Lotus" w:eastAsia="Calibri" w:hAnsi="B Lotus" w:cs="B Lotus" w:hint="cs"/>
                  <w:color w:val="000000"/>
                  <w:sz w:val="20"/>
                  <w:szCs w:val="20"/>
                  <w:rtl/>
                </w:rPr>
                <w:delText>برنامه ریزی</w:delText>
              </w:r>
            </w:del>
            <w:ins w:id="13985" w:author="Mehrnazi Boojari" w:date="2019-01-13T07:10:00Z">
              <w:r w:rsidR="002E51AF">
                <w:rPr>
                  <w:rFonts w:ascii="B Lotus" w:eastAsia="Calibri" w:hAnsi="B Lotus" w:cs="B Lotus" w:hint="cs"/>
                  <w:color w:val="000000"/>
                  <w:sz w:val="20"/>
                  <w:szCs w:val="20"/>
                  <w:rtl/>
                </w:rPr>
                <w:t>برنامه‌ریزی</w:t>
              </w:r>
            </w:ins>
          </w:p>
        </w:tc>
        <w:tc>
          <w:tcPr>
            <w:tcW w:w="5034" w:type="dxa"/>
            <w:noWrap/>
            <w:vAlign w:val="center"/>
            <w:hideMark/>
          </w:tcPr>
          <w:p w14:paraId="4D00634F"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نبود زمین کافی برای ساخت فضاهای معیشتی</w:t>
            </w:r>
          </w:p>
        </w:tc>
        <w:tc>
          <w:tcPr>
            <w:tcW w:w="846" w:type="dxa"/>
            <w:noWrap/>
            <w:vAlign w:val="center"/>
            <w:hideMark/>
          </w:tcPr>
          <w:p w14:paraId="22EEA1C5"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0.02</w:t>
            </w:r>
          </w:p>
        </w:tc>
        <w:tc>
          <w:tcPr>
            <w:tcW w:w="780" w:type="dxa"/>
            <w:noWrap/>
            <w:vAlign w:val="center"/>
            <w:hideMark/>
          </w:tcPr>
          <w:p w14:paraId="37C0D4C3"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2.27</w:t>
            </w:r>
          </w:p>
        </w:tc>
        <w:tc>
          <w:tcPr>
            <w:tcW w:w="1161" w:type="dxa"/>
            <w:noWrap/>
            <w:vAlign w:val="center"/>
            <w:hideMark/>
          </w:tcPr>
          <w:p w14:paraId="7BAF20A4"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0.05</w:t>
            </w:r>
          </w:p>
        </w:tc>
      </w:tr>
      <w:tr w:rsidR="00E91C41" w:rsidRPr="00DE149B" w14:paraId="0A20FB46"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5272D506"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h11</w:t>
            </w:r>
          </w:p>
        </w:tc>
        <w:tc>
          <w:tcPr>
            <w:tcW w:w="1070" w:type="dxa"/>
            <w:vAlign w:val="center"/>
          </w:tcPr>
          <w:p w14:paraId="1A6327D7"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3986" w:author="Mehrnazi Boojari" w:date="2019-01-13T07:10:00Z">
              <w:r w:rsidRPr="00DE149B" w:rsidDel="002E51AF">
                <w:rPr>
                  <w:rFonts w:ascii="B Lotus" w:eastAsia="Calibri" w:hAnsi="B Lotus" w:cs="B Lotus" w:hint="cs"/>
                  <w:color w:val="000000"/>
                  <w:sz w:val="20"/>
                  <w:szCs w:val="20"/>
                  <w:rtl/>
                </w:rPr>
                <w:delText>برنامه ریزی</w:delText>
              </w:r>
            </w:del>
            <w:ins w:id="13987" w:author="Mehrnazi Boojari" w:date="2019-01-13T07:10:00Z">
              <w:r w:rsidR="002E51AF">
                <w:rPr>
                  <w:rFonts w:ascii="B Lotus" w:eastAsia="Calibri" w:hAnsi="B Lotus" w:cs="B Lotus" w:hint="cs"/>
                  <w:color w:val="000000"/>
                  <w:sz w:val="20"/>
                  <w:szCs w:val="20"/>
                  <w:rtl/>
                </w:rPr>
                <w:t>برنامه‌ریزی</w:t>
              </w:r>
            </w:ins>
          </w:p>
        </w:tc>
        <w:tc>
          <w:tcPr>
            <w:tcW w:w="5034" w:type="dxa"/>
            <w:noWrap/>
            <w:vAlign w:val="center"/>
            <w:hideMark/>
          </w:tcPr>
          <w:p w14:paraId="68FC22B8"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کافی</w:t>
            </w:r>
            <w:del w:id="13988" w:author="Mehrnazi Boojari" w:date="2019-01-08T23:47:00Z">
              <w:r w:rsidRPr="00DE149B" w:rsidDel="00144BA7">
                <w:rPr>
                  <w:rFonts w:ascii="B Lotus" w:eastAsia="Calibri" w:hAnsi="B Lotus" w:cs="B Lotus" w:hint="cs"/>
                  <w:color w:val="000000"/>
                  <w:sz w:val="20"/>
                  <w:szCs w:val="20"/>
                  <w:rtl/>
                </w:rPr>
                <w:delText xml:space="preserve"> نبودن </w:delText>
              </w:r>
            </w:del>
            <w:ins w:id="13989" w:author="Mehrnazi Boojari" w:date="2019-01-08T23:47:00Z">
              <w:r w:rsidR="00144BA7">
                <w:rPr>
                  <w:rFonts w:ascii="B Lotus" w:eastAsia="Calibri" w:hAnsi="B Lotus" w:cs="B Lotus" w:hint="cs"/>
                  <w:color w:val="000000"/>
                  <w:sz w:val="20"/>
                  <w:szCs w:val="20"/>
                  <w:rtl/>
                </w:rPr>
                <w:t xml:space="preserve">‌نبودن </w:t>
              </w:r>
            </w:ins>
            <w:r w:rsidRPr="00DE149B">
              <w:rPr>
                <w:rFonts w:ascii="B Lotus" w:eastAsia="Calibri" w:hAnsi="B Lotus" w:cs="B Lotus" w:hint="cs"/>
                <w:color w:val="000000"/>
                <w:sz w:val="20"/>
                <w:szCs w:val="20"/>
                <w:rtl/>
              </w:rPr>
              <w:t xml:space="preserve">میزان وام برای </w:t>
            </w:r>
            <w:del w:id="13990" w:author="Mehrnazi Boojari" w:date="2019-01-07T22:28:00Z">
              <w:r w:rsidRPr="00DE149B" w:rsidDel="00051F26">
                <w:rPr>
                  <w:rFonts w:ascii="B Lotus" w:eastAsia="Calibri" w:hAnsi="B Lotus" w:cs="B Lotus" w:hint="cs"/>
                  <w:color w:val="000000"/>
                  <w:sz w:val="20"/>
                  <w:szCs w:val="20"/>
                  <w:rtl/>
                </w:rPr>
                <w:delText>ساخت و ساز</w:delText>
              </w:r>
            </w:del>
            <w:ins w:id="13991" w:author="Mehrnazi Boojari" w:date="2019-01-07T22:28:00Z">
              <w:r w:rsidR="00051F26">
                <w:rPr>
                  <w:rFonts w:ascii="B Lotus" w:eastAsia="Calibri" w:hAnsi="B Lotus" w:cs="B Lotus" w:hint="cs"/>
                  <w:color w:val="000000"/>
                  <w:sz w:val="20"/>
                  <w:szCs w:val="20"/>
                  <w:rtl/>
                </w:rPr>
                <w:t>ساخت</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و</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ساز</w:t>
              </w:r>
            </w:ins>
            <w:r w:rsidRPr="00DE149B">
              <w:rPr>
                <w:rFonts w:ascii="B Lotus" w:eastAsia="Calibri" w:hAnsi="B Lotus" w:cs="B Lotus" w:hint="cs"/>
                <w:color w:val="000000"/>
                <w:sz w:val="20"/>
                <w:szCs w:val="20"/>
                <w:rtl/>
              </w:rPr>
              <w:t xml:space="preserve"> و نوسازی مسکن </w:t>
            </w:r>
            <w:del w:id="13992" w:author="Mehrnazi Boojari" w:date="2019-01-07T10:03:00Z">
              <w:r w:rsidRPr="00DE149B" w:rsidDel="00A31D6F">
                <w:rPr>
                  <w:rFonts w:ascii="B Lotus" w:eastAsia="Calibri" w:hAnsi="B Lotus" w:cs="B Lotus" w:hint="cs"/>
                  <w:color w:val="000000"/>
                  <w:sz w:val="20"/>
                  <w:szCs w:val="20"/>
                  <w:rtl/>
                </w:rPr>
                <w:delText>روستائی</w:delText>
              </w:r>
            </w:del>
            <w:ins w:id="13993" w:author="Mehrnazi Boojari" w:date="2019-01-07T10:03:00Z">
              <w:r w:rsidR="00A31D6F">
                <w:rPr>
                  <w:rFonts w:ascii="B Lotus" w:eastAsia="Calibri" w:hAnsi="B Lotus" w:cs="B Lotus" w:hint="cs"/>
                  <w:color w:val="000000"/>
                  <w:sz w:val="20"/>
                  <w:szCs w:val="20"/>
                  <w:rtl/>
                </w:rPr>
                <w:t>روستایی</w:t>
              </w:r>
            </w:ins>
          </w:p>
        </w:tc>
        <w:tc>
          <w:tcPr>
            <w:tcW w:w="846" w:type="dxa"/>
            <w:noWrap/>
            <w:vAlign w:val="center"/>
            <w:hideMark/>
          </w:tcPr>
          <w:p w14:paraId="2BCCCEDA"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0.053</w:t>
            </w:r>
          </w:p>
        </w:tc>
        <w:tc>
          <w:tcPr>
            <w:tcW w:w="780" w:type="dxa"/>
            <w:noWrap/>
            <w:vAlign w:val="center"/>
            <w:hideMark/>
          </w:tcPr>
          <w:p w14:paraId="6B284B26"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3.96</w:t>
            </w:r>
          </w:p>
        </w:tc>
        <w:tc>
          <w:tcPr>
            <w:tcW w:w="1161" w:type="dxa"/>
            <w:noWrap/>
            <w:vAlign w:val="center"/>
            <w:hideMark/>
          </w:tcPr>
          <w:p w14:paraId="03D7D55D"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0.21</w:t>
            </w:r>
          </w:p>
        </w:tc>
      </w:tr>
      <w:tr w:rsidR="00E91C41" w:rsidRPr="00DE149B" w14:paraId="7A638F2B"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2E545F88"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h12</w:t>
            </w:r>
          </w:p>
        </w:tc>
        <w:tc>
          <w:tcPr>
            <w:tcW w:w="1070" w:type="dxa"/>
            <w:vAlign w:val="center"/>
          </w:tcPr>
          <w:p w14:paraId="75E1B999"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del w:id="13994" w:author="Mehrnazi Boojari" w:date="2019-01-13T07:10:00Z">
              <w:r w:rsidRPr="00DE149B" w:rsidDel="002E51AF">
                <w:rPr>
                  <w:rFonts w:ascii="B Lotus" w:eastAsia="Calibri" w:hAnsi="B Lotus" w:cs="B Lotus" w:hint="cs"/>
                  <w:color w:val="000000"/>
                  <w:sz w:val="20"/>
                  <w:szCs w:val="20"/>
                  <w:rtl/>
                </w:rPr>
                <w:delText>برنامه ریزی</w:delText>
              </w:r>
            </w:del>
            <w:ins w:id="13995"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مدیریتی</w:t>
            </w:r>
          </w:p>
        </w:tc>
        <w:tc>
          <w:tcPr>
            <w:tcW w:w="5034" w:type="dxa"/>
            <w:noWrap/>
            <w:vAlign w:val="center"/>
            <w:hideMark/>
          </w:tcPr>
          <w:p w14:paraId="6F9A1093" w14:textId="77777777" w:rsidR="00E91C41" w:rsidRPr="00DE149B" w:rsidRDefault="00E91C41" w:rsidP="00AD5F47">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 xml:space="preserve">بوروکراسی و </w:t>
            </w:r>
            <w:del w:id="13996" w:author="Mehrnazi Boojari" w:date="2019-01-10T00:21:00Z">
              <w:r w:rsidRPr="00DE149B" w:rsidDel="002E20FF">
                <w:rPr>
                  <w:rFonts w:ascii="B Lotus" w:eastAsia="Calibri" w:hAnsi="B Lotus" w:cs="B Lotus" w:hint="cs"/>
                  <w:color w:val="000000"/>
                  <w:sz w:val="20"/>
                  <w:szCs w:val="20"/>
                  <w:rtl/>
                </w:rPr>
                <w:delText>فرایند</w:delText>
              </w:r>
            </w:del>
            <w:ins w:id="13997" w:author="Mehrnazi Boojari" w:date="2019-01-10T00:21:00Z">
              <w:r w:rsidR="002E20FF">
                <w:rPr>
                  <w:rFonts w:ascii="B Lotus" w:eastAsia="Calibri" w:hAnsi="B Lotus" w:cs="B Lotus" w:hint="cs"/>
                  <w:color w:val="000000"/>
                  <w:sz w:val="20"/>
                  <w:szCs w:val="20"/>
                  <w:rtl/>
                </w:rPr>
                <w:t>فرآیند</w:t>
              </w:r>
            </w:ins>
            <w:r w:rsidRPr="00DE149B">
              <w:rPr>
                <w:rFonts w:ascii="B Lotus" w:eastAsia="Calibri" w:hAnsi="B Lotus" w:cs="B Lotus" w:hint="cs"/>
                <w:color w:val="000000"/>
                <w:sz w:val="20"/>
                <w:szCs w:val="20"/>
                <w:rtl/>
              </w:rPr>
              <w:t xml:space="preserve"> پچیده بانکی برای اعطای وام (</w:t>
            </w:r>
            <w:del w:id="13998" w:author="Mehrnazi Boojari" w:date="2019-01-13T07:56:00Z">
              <w:r w:rsidRPr="00DE149B" w:rsidDel="00FD65E1">
                <w:rPr>
                  <w:rFonts w:ascii="B Lotus" w:eastAsia="Calibri" w:hAnsi="B Lotus" w:cs="B Lotus" w:hint="cs"/>
                  <w:color w:val="000000"/>
                  <w:sz w:val="20"/>
                  <w:szCs w:val="20"/>
                  <w:rtl/>
                </w:rPr>
                <w:delText>ضامنین</w:delText>
              </w:r>
            </w:del>
            <w:ins w:id="13999" w:author="Mehrnazi Boojari" w:date="2019-01-13T07:56:00Z">
              <w:r w:rsidR="00FD65E1">
                <w:rPr>
                  <w:rFonts w:ascii="B Lotus" w:eastAsia="Calibri" w:hAnsi="B Lotus" w:cs="B Lotus" w:hint="cs"/>
                  <w:color w:val="000000"/>
                  <w:sz w:val="20"/>
                  <w:szCs w:val="20"/>
                  <w:rtl/>
                </w:rPr>
                <w:t>ضامن‌ها</w:t>
              </w:r>
            </w:ins>
            <w:del w:id="14000" w:author="Mehrnazi Boojari" w:date="2019-01-07T09:47:00Z">
              <w:r w:rsidRPr="00DE149B" w:rsidDel="006F7CCF">
                <w:rPr>
                  <w:rFonts w:ascii="B Lotus" w:eastAsia="Calibri" w:hAnsi="B Lotus" w:cs="B Lotus" w:hint="cs"/>
                  <w:color w:val="000000"/>
                  <w:sz w:val="20"/>
                  <w:szCs w:val="20"/>
                  <w:rtl/>
                </w:rPr>
                <w:delText xml:space="preserve"> ،</w:delText>
              </w:r>
            </w:del>
            <w:ins w:id="14001" w:author="Mehrnazi Boojari" w:date="2019-01-07T09:47:00Z">
              <w:r w:rsidR="006F7CCF">
                <w:rPr>
                  <w:rFonts w:ascii="B Lotus" w:eastAsia="Calibri" w:hAnsi="B Lotus" w:cs="B Lotus" w:hint="cs"/>
                  <w:color w:val="000000"/>
                  <w:sz w:val="20"/>
                  <w:szCs w:val="20"/>
                  <w:rtl/>
                </w:rPr>
                <w:t>،</w:t>
              </w:r>
            </w:ins>
            <w:r w:rsidRPr="00DE149B">
              <w:rPr>
                <w:rFonts w:ascii="B Lotus" w:eastAsia="Calibri" w:hAnsi="B Lotus" w:cs="B Lotus" w:hint="cs"/>
                <w:color w:val="000000"/>
                <w:sz w:val="20"/>
                <w:szCs w:val="20"/>
                <w:rtl/>
              </w:rPr>
              <w:t xml:space="preserve"> میزان اقساط </w:t>
            </w:r>
            <w:del w:id="14002" w:author="Mehrnazi Boojari" w:date="2019-01-13T08:14:00Z">
              <w:r w:rsidRPr="00DE149B" w:rsidDel="00AD5F47">
                <w:rPr>
                  <w:rFonts w:ascii="B Lotus" w:eastAsia="Calibri" w:hAnsi="B Lotus" w:cs="B Lotus" w:hint="cs"/>
                  <w:color w:val="000000"/>
                  <w:sz w:val="20"/>
                  <w:szCs w:val="20"/>
                  <w:rtl/>
                </w:rPr>
                <w:delText xml:space="preserve">و </w:delText>
              </w:r>
            </w:del>
            <w:ins w:id="14003" w:author="Mehrnazi Boojari" w:date="2019-01-13T08:14:00Z">
              <w:r w:rsidR="00AD5F47" w:rsidRPr="00DE149B">
                <w:rPr>
                  <w:rFonts w:ascii="B Lotus" w:eastAsia="Calibri" w:hAnsi="B Lotus" w:cs="B Lotus" w:hint="cs"/>
                  <w:color w:val="000000"/>
                  <w:sz w:val="20"/>
                  <w:szCs w:val="20"/>
                  <w:rtl/>
                </w:rPr>
                <w:t>و</w:t>
              </w:r>
              <w:r w:rsidR="00AD5F47">
                <w:rPr>
                  <w:rFonts w:ascii="B Lotus" w:eastAsia="Calibri" w:hAnsi="B Lotus" w:cs="Times New Roman" w:hint="eastAsia"/>
                  <w:color w:val="000000"/>
                  <w:sz w:val="20"/>
                  <w:szCs w:val="20"/>
                  <w:rtl/>
                </w:rPr>
                <w:t> </w:t>
              </w:r>
            </w:ins>
            <w:r w:rsidRPr="00DE149B">
              <w:rPr>
                <w:rFonts w:ascii="B Lotus" w:eastAsia="Calibri" w:hAnsi="B Lotus" w:cs="B Lotus" w:hint="cs"/>
                <w:color w:val="000000"/>
                <w:sz w:val="20"/>
                <w:szCs w:val="20"/>
                <w:rtl/>
              </w:rPr>
              <w:t>...)</w:t>
            </w:r>
            <w:ins w:id="14004" w:author="Mehrnazi Boojari" w:date="2019-01-13T08:14:00Z">
              <w:r w:rsidR="00AD5F47">
                <w:rPr>
                  <w:rFonts w:ascii="B Lotus" w:eastAsia="Calibri" w:hAnsi="B Lotus" w:cs="B Lotus" w:hint="cs"/>
                  <w:color w:val="000000"/>
                  <w:sz w:val="20"/>
                  <w:szCs w:val="20"/>
                  <w:rtl/>
                </w:rPr>
                <w:t xml:space="preserve"> </w:t>
              </w:r>
            </w:ins>
            <w:r w:rsidRPr="00DE149B">
              <w:rPr>
                <w:rFonts w:ascii="B Lotus" w:eastAsia="Calibri" w:hAnsi="B Lotus" w:cs="B Lotus" w:hint="cs"/>
                <w:color w:val="000000"/>
                <w:sz w:val="20"/>
                <w:szCs w:val="20"/>
                <w:rtl/>
              </w:rPr>
              <w:t>در ساخت و نوسازی مسکن</w:t>
            </w:r>
          </w:p>
        </w:tc>
        <w:tc>
          <w:tcPr>
            <w:tcW w:w="846" w:type="dxa"/>
            <w:noWrap/>
            <w:vAlign w:val="center"/>
            <w:hideMark/>
          </w:tcPr>
          <w:p w14:paraId="047ACA1F"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0.042</w:t>
            </w:r>
          </w:p>
        </w:tc>
        <w:tc>
          <w:tcPr>
            <w:tcW w:w="780" w:type="dxa"/>
            <w:noWrap/>
            <w:vAlign w:val="center"/>
            <w:hideMark/>
          </w:tcPr>
          <w:p w14:paraId="75A8BE55"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4.43</w:t>
            </w:r>
          </w:p>
        </w:tc>
        <w:tc>
          <w:tcPr>
            <w:tcW w:w="1161" w:type="dxa"/>
            <w:noWrap/>
            <w:vAlign w:val="center"/>
            <w:hideMark/>
          </w:tcPr>
          <w:p w14:paraId="659AB01F"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0.19</w:t>
            </w:r>
          </w:p>
        </w:tc>
      </w:tr>
      <w:tr w:rsidR="00E91C41" w:rsidRPr="00DE149B" w14:paraId="5962F170"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587852C4"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h13</w:t>
            </w:r>
          </w:p>
        </w:tc>
        <w:tc>
          <w:tcPr>
            <w:tcW w:w="1070" w:type="dxa"/>
            <w:vAlign w:val="center"/>
          </w:tcPr>
          <w:p w14:paraId="1B0C03A5"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hint="cs"/>
                <w:color w:val="000000"/>
                <w:sz w:val="20"/>
                <w:szCs w:val="20"/>
                <w:rtl/>
              </w:rPr>
              <w:t>تقنینی</w:t>
            </w:r>
            <w:del w:id="14005" w:author="Mehrnazi Boojari" w:date="2019-01-07T09:47:00Z">
              <w:r w:rsidRPr="00DE149B" w:rsidDel="006F7CCF">
                <w:rPr>
                  <w:rFonts w:ascii="B Lotus" w:eastAsia="Calibri" w:hAnsi="B Lotus" w:cs="B Lotus" w:hint="cs"/>
                  <w:color w:val="000000"/>
                  <w:sz w:val="20"/>
                  <w:szCs w:val="20"/>
                  <w:rtl/>
                </w:rPr>
                <w:delText xml:space="preserve"> ،</w:delText>
              </w:r>
            </w:del>
            <w:ins w:id="14006" w:author="Mehrnazi Boojari" w:date="2019-01-07T09:47:00Z">
              <w:r w:rsidR="006F7CCF">
                <w:rPr>
                  <w:rFonts w:ascii="B Lotus" w:eastAsia="Calibri" w:hAnsi="B Lotus" w:cs="B Lotus" w:hint="cs"/>
                  <w:color w:val="000000"/>
                  <w:sz w:val="20"/>
                  <w:szCs w:val="20"/>
                  <w:rtl/>
                </w:rPr>
                <w:t>،</w:t>
              </w:r>
            </w:ins>
            <w:r w:rsidRPr="00DE149B">
              <w:rPr>
                <w:rFonts w:ascii="B Lotus" w:eastAsia="Calibri" w:hAnsi="B Lotus" w:cs="B Lotus" w:hint="cs"/>
                <w:color w:val="000000"/>
                <w:sz w:val="20"/>
                <w:szCs w:val="20"/>
                <w:rtl/>
              </w:rPr>
              <w:t xml:space="preserve"> </w:t>
            </w:r>
            <w:del w:id="14007" w:author="Mehrnazi Boojari" w:date="2019-01-13T07:10:00Z">
              <w:r w:rsidRPr="00DE149B" w:rsidDel="002E51AF">
                <w:rPr>
                  <w:rFonts w:ascii="B Lotus" w:eastAsia="Calibri" w:hAnsi="B Lotus" w:cs="B Lotus" w:hint="cs"/>
                  <w:color w:val="000000"/>
                  <w:sz w:val="20"/>
                  <w:szCs w:val="20"/>
                  <w:rtl/>
                </w:rPr>
                <w:delText>برنامه ریزی</w:delText>
              </w:r>
            </w:del>
            <w:ins w:id="14008" w:author="Mehrnazi Boojari" w:date="2019-01-13T07:10:00Z">
              <w:r w:rsidR="002E51AF">
                <w:rPr>
                  <w:rFonts w:ascii="B Lotus" w:eastAsia="Calibri" w:hAnsi="B Lotus" w:cs="B Lotus" w:hint="cs"/>
                  <w:color w:val="000000"/>
                  <w:sz w:val="20"/>
                  <w:szCs w:val="20"/>
                  <w:rtl/>
                </w:rPr>
                <w:t>برنامه‌ریزی</w:t>
              </w:r>
            </w:ins>
          </w:p>
        </w:tc>
        <w:tc>
          <w:tcPr>
            <w:tcW w:w="5034" w:type="dxa"/>
            <w:noWrap/>
            <w:vAlign w:val="center"/>
            <w:hideMark/>
          </w:tcPr>
          <w:p w14:paraId="36F48DA2"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 xml:space="preserve">در نظر نگرفتن مقتضیات منطقه و شرایط افراد برای اعطای وام (شغل </w:t>
            </w:r>
            <w:del w:id="14009" w:author="Mehrnazi Boojari" w:date="2019-01-07T10:03:00Z">
              <w:r w:rsidRPr="00DE149B" w:rsidDel="00A31D6F">
                <w:rPr>
                  <w:rFonts w:ascii="B Lotus" w:eastAsia="Calibri" w:hAnsi="B Lotus" w:cs="B Lotus" w:hint="cs"/>
                  <w:color w:val="000000"/>
                  <w:sz w:val="20"/>
                  <w:szCs w:val="20"/>
                  <w:rtl/>
                </w:rPr>
                <w:delText>روستائی</w:delText>
              </w:r>
            </w:del>
            <w:ins w:id="14010" w:author="Mehrnazi Boojari" w:date="2019-01-07T10:03:00Z">
              <w:r w:rsidR="00A31D6F">
                <w:rPr>
                  <w:rFonts w:ascii="B Lotus" w:eastAsia="Calibri" w:hAnsi="B Lotus" w:cs="B Lotus" w:hint="cs"/>
                  <w:color w:val="000000"/>
                  <w:sz w:val="20"/>
                  <w:szCs w:val="20"/>
                  <w:rtl/>
                </w:rPr>
                <w:t>روستایی</w:t>
              </w:r>
            </w:ins>
            <w:r w:rsidRPr="00DE149B">
              <w:rPr>
                <w:rFonts w:ascii="B Lotus" w:eastAsia="Calibri" w:hAnsi="B Lotus" w:cs="B Lotus" w:hint="cs"/>
                <w:color w:val="000000"/>
                <w:sz w:val="20"/>
                <w:szCs w:val="20"/>
                <w:rtl/>
              </w:rPr>
              <w:t>، اقلیم منطقه</w:t>
            </w:r>
            <w:del w:id="14011" w:author="Mehrnazi Boojari" w:date="2019-01-07T09:47:00Z">
              <w:r w:rsidRPr="00DE149B" w:rsidDel="006F7CCF">
                <w:rPr>
                  <w:rFonts w:ascii="B Lotus" w:eastAsia="Calibri" w:hAnsi="B Lotus" w:cs="B Lotus" w:hint="cs"/>
                  <w:color w:val="000000"/>
                  <w:sz w:val="20"/>
                  <w:szCs w:val="20"/>
                  <w:rtl/>
                </w:rPr>
                <w:delText xml:space="preserve"> ،</w:delText>
              </w:r>
            </w:del>
            <w:ins w:id="14012" w:author="Mehrnazi Boojari" w:date="2019-01-07T09:47:00Z">
              <w:r w:rsidR="006F7CCF">
                <w:rPr>
                  <w:rFonts w:ascii="B Lotus" w:eastAsia="Calibri" w:hAnsi="B Lotus" w:cs="B Lotus" w:hint="cs"/>
                  <w:color w:val="000000"/>
                  <w:sz w:val="20"/>
                  <w:szCs w:val="20"/>
                  <w:rtl/>
                </w:rPr>
                <w:t>،</w:t>
              </w:r>
            </w:ins>
            <w:r w:rsidRPr="00DE149B">
              <w:rPr>
                <w:rFonts w:ascii="B Lotus" w:eastAsia="Calibri" w:hAnsi="B Lotus" w:cs="B Lotus" w:hint="cs"/>
                <w:color w:val="000000"/>
                <w:sz w:val="20"/>
                <w:szCs w:val="20"/>
                <w:rtl/>
              </w:rPr>
              <w:t xml:space="preserve"> سطح درآمد و ...</w:t>
            </w:r>
            <w:del w:id="14013" w:author="Mehrnazi Boojari" w:date="2019-01-07T10:07:00Z">
              <w:r w:rsidRPr="00DE149B" w:rsidDel="00A31D6F">
                <w:rPr>
                  <w:rFonts w:ascii="B Lotus" w:eastAsia="Calibri" w:hAnsi="B Lotus" w:cs="B Lotus" w:hint="cs"/>
                  <w:color w:val="000000"/>
                  <w:sz w:val="20"/>
                  <w:szCs w:val="20"/>
                  <w:rtl/>
                </w:rPr>
                <w:delText xml:space="preserve"> )</w:delText>
              </w:r>
            </w:del>
            <w:ins w:id="14014" w:author="Mehrnazi Boojari" w:date="2019-01-07T10:07:00Z">
              <w:r w:rsidR="00A31D6F">
                <w:rPr>
                  <w:rFonts w:ascii="B Lotus" w:eastAsia="Calibri" w:hAnsi="B Lotus" w:cs="B Lotus" w:hint="cs"/>
                  <w:color w:val="000000"/>
                  <w:sz w:val="20"/>
                  <w:szCs w:val="20"/>
                  <w:rtl/>
                </w:rPr>
                <w:t>)</w:t>
              </w:r>
            </w:ins>
            <w:r w:rsidRPr="00DE149B">
              <w:rPr>
                <w:rFonts w:ascii="B Lotus" w:eastAsia="Calibri" w:hAnsi="B Lotus" w:cs="B Lotus" w:hint="cs"/>
                <w:color w:val="000000"/>
                <w:sz w:val="20"/>
                <w:szCs w:val="20"/>
                <w:rtl/>
              </w:rPr>
              <w:t xml:space="preserve"> در نوسازی و ساخت مسکن</w:t>
            </w:r>
          </w:p>
        </w:tc>
        <w:tc>
          <w:tcPr>
            <w:tcW w:w="846" w:type="dxa"/>
            <w:noWrap/>
            <w:vAlign w:val="center"/>
            <w:hideMark/>
          </w:tcPr>
          <w:p w14:paraId="5EEA5EA2"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0.019</w:t>
            </w:r>
          </w:p>
        </w:tc>
        <w:tc>
          <w:tcPr>
            <w:tcW w:w="780" w:type="dxa"/>
            <w:noWrap/>
            <w:vAlign w:val="center"/>
            <w:hideMark/>
          </w:tcPr>
          <w:p w14:paraId="603D646F"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4.15</w:t>
            </w:r>
          </w:p>
        </w:tc>
        <w:tc>
          <w:tcPr>
            <w:tcW w:w="1161" w:type="dxa"/>
            <w:noWrap/>
            <w:vAlign w:val="center"/>
            <w:hideMark/>
          </w:tcPr>
          <w:p w14:paraId="2E42F2A2"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0.08</w:t>
            </w:r>
          </w:p>
        </w:tc>
      </w:tr>
      <w:tr w:rsidR="00E91C41" w:rsidRPr="00DE149B" w14:paraId="213A183A"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43D5458E"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h14</w:t>
            </w:r>
          </w:p>
        </w:tc>
        <w:tc>
          <w:tcPr>
            <w:tcW w:w="1070" w:type="dxa"/>
            <w:vAlign w:val="center"/>
          </w:tcPr>
          <w:p w14:paraId="67DA39B1"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del w:id="14015" w:author="Mehrnazi Boojari" w:date="2019-01-13T07:10:00Z">
              <w:r w:rsidRPr="00DE149B" w:rsidDel="002E51AF">
                <w:rPr>
                  <w:rFonts w:ascii="B Lotus" w:eastAsia="Calibri" w:hAnsi="B Lotus" w:cs="B Lotus" w:hint="cs"/>
                  <w:color w:val="000000"/>
                  <w:sz w:val="20"/>
                  <w:szCs w:val="20"/>
                  <w:rtl/>
                </w:rPr>
                <w:delText>برنامه ریزی</w:delText>
              </w:r>
            </w:del>
            <w:ins w:id="14016"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xml:space="preserve">، </w:t>
            </w:r>
            <w:del w:id="14017" w:author="Mehrnazi Boojari" w:date="2019-01-07T10:46:00Z">
              <w:r w:rsidRPr="00DE149B" w:rsidDel="006A1F1D">
                <w:rPr>
                  <w:rFonts w:ascii="B Lotus" w:eastAsia="Calibri" w:hAnsi="B Lotus" w:cs="B Lotus" w:hint="cs"/>
                  <w:color w:val="000000"/>
                  <w:sz w:val="20"/>
                  <w:szCs w:val="20"/>
                  <w:rtl/>
                </w:rPr>
                <w:delText>اجرائی</w:delText>
              </w:r>
            </w:del>
            <w:ins w:id="14018"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39E424BA" w14:textId="77777777" w:rsidR="00E91C41" w:rsidRPr="00DE149B" w:rsidRDefault="00E91C41" w:rsidP="00AD5F47">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del w:id="14019" w:author="Mehrnazi Boojari" w:date="2019-01-13T08:14:00Z">
              <w:r w:rsidRPr="00DE149B" w:rsidDel="00AD5F47">
                <w:rPr>
                  <w:rFonts w:ascii="B Lotus" w:eastAsia="Calibri" w:hAnsi="B Lotus" w:cs="B Lotus" w:hint="cs"/>
                  <w:color w:val="000000"/>
                  <w:sz w:val="20"/>
                  <w:szCs w:val="20"/>
                  <w:rtl/>
                </w:rPr>
                <w:delText>بالا</w:delText>
              </w:r>
            </w:del>
            <w:del w:id="14020" w:author="Mehrnazi Boojari" w:date="2019-01-07T10:45:00Z">
              <w:r w:rsidRPr="00DE149B" w:rsidDel="006A1F1D">
                <w:rPr>
                  <w:rFonts w:ascii="B Lotus" w:eastAsia="Calibri" w:hAnsi="B Lotus" w:cs="B Lotus" w:hint="cs"/>
                  <w:color w:val="000000"/>
                  <w:sz w:val="20"/>
                  <w:szCs w:val="20"/>
                  <w:rtl/>
                </w:rPr>
                <w:delText xml:space="preserve"> بودن </w:delText>
              </w:r>
            </w:del>
            <w:ins w:id="14021" w:author="Mehrnazi Boojari" w:date="2019-01-13T08:14:00Z">
              <w:r w:rsidR="00AD5F47">
                <w:rPr>
                  <w:rFonts w:ascii="B Lotus" w:eastAsia="Calibri" w:hAnsi="B Lotus" w:cs="B Lotus" w:hint="cs"/>
                  <w:color w:val="000000"/>
                  <w:sz w:val="20"/>
                  <w:szCs w:val="20"/>
                  <w:rtl/>
                </w:rPr>
                <w:t>زیادبودن</w:t>
              </w:r>
            </w:ins>
            <w:ins w:id="14022" w:author="Mehrnazi Boojari" w:date="2019-01-07T10:45:00Z">
              <w:r w:rsidR="006A1F1D">
                <w:rPr>
                  <w:rFonts w:ascii="B Lotus" w:eastAsia="Calibri" w:hAnsi="B Lotus" w:cs="B Lotus" w:hint="cs"/>
                  <w:color w:val="000000"/>
                  <w:sz w:val="20"/>
                  <w:szCs w:val="20"/>
                  <w:rtl/>
                </w:rPr>
                <w:t xml:space="preserve"> </w:t>
              </w:r>
            </w:ins>
            <w:r w:rsidRPr="00DE149B">
              <w:rPr>
                <w:rFonts w:ascii="B Lotus" w:eastAsia="Calibri" w:hAnsi="B Lotus" w:cs="B Lotus" w:hint="cs"/>
                <w:color w:val="000000"/>
                <w:sz w:val="20"/>
                <w:szCs w:val="20"/>
                <w:rtl/>
              </w:rPr>
              <w:t>هزینه مقاوم</w:t>
            </w:r>
            <w:del w:id="14023" w:author="Mehrnazi Boojari" w:date="2019-01-07T09:51:00Z">
              <w:r w:rsidRPr="00DE149B" w:rsidDel="006F7CCF">
                <w:rPr>
                  <w:rFonts w:ascii="B Lotus" w:eastAsia="Calibri" w:hAnsi="B Lotus" w:cs="B Lotus" w:hint="cs"/>
                  <w:color w:val="000000"/>
                  <w:sz w:val="20"/>
                  <w:szCs w:val="20"/>
                  <w:rtl/>
                </w:rPr>
                <w:delText xml:space="preserve"> سازی </w:delText>
              </w:r>
            </w:del>
            <w:ins w:id="14024" w:author="Mehrnazi Boojari" w:date="2019-01-07T09:51:00Z">
              <w:r w:rsidR="006F7CCF">
                <w:rPr>
                  <w:rFonts w:ascii="B Lotus" w:eastAsia="Calibri" w:hAnsi="B Lotus" w:cs="B Lotus" w:hint="cs"/>
                  <w:color w:val="000000"/>
                  <w:sz w:val="20"/>
                  <w:szCs w:val="20"/>
                  <w:rtl/>
                </w:rPr>
                <w:t xml:space="preserve">‌سازی </w:t>
              </w:r>
            </w:ins>
            <w:r w:rsidRPr="00DE149B">
              <w:rPr>
                <w:rFonts w:ascii="B Lotus" w:eastAsia="Calibri" w:hAnsi="B Lotus" w:cs="B Lotus" w:hint="cs"/>
                <w:color w:val="000000"/>
                <w:sz w:val="20"/>
                <w:szCs w:val="20"/>
                <w:rtl/>
              </w:rPr>
              <w:t xml:space="preserve">و </w:t>
            </w:r>
            <w:del w:id="14025" w:author="Mehrnazi Boojari" w:date="2019-01-13T08:15:00Z">
              <w:r w:rsidRPr="00DE149B" w:rsidDel="00AD5F47">
                <w:rPr>
                  <w:rFonts w:ascii="B Lotus" w:eastAsia="Calibri" w:hAnsi="B Lotus" w:cs="B Lotus" w:hint="cs"/>
                  <w:color w:val="000000"/>
                  <w:sz w:val="20"/>
                  <w:szCs w:val="20"/>
                  <w:rtl/>
                </w:rPr>
                <w:delText xml:space="preserve">نبود </w:delText>
              </w:r>
            </w:del>
            <w:ins w:id="14026" w:author="Mehrnazi Boojari" w:date="2019-01-13T08:15:00Z">
              <w:r w:rsidR="00AD5F47">
                <w:rPr>
                  <w:rFonts w:ascii="B Lotus" w:eastAsia="Calibri" w:hAnsi="B Lotus" w:cs="B Lotus" w:hint="cs"/>
                  <w:color w:val="000000"/>
                  <w:sz w:val="20"/>
                  <w:szCs w:val="20"/>
                  <w:rtl/>
                </w:rPr>
                <w:t>کم</w:t>
              </w:r>
              <w:r w:rsidR="00AD5F47">
                <w:rPr>
                  <w:rFonts w:ascii="B Lotus" w:eastAsia="Calibri" w:hAnsi="B Lotus" w:cs="B Nazanin" w:hint="cs"/>
                  <w:color w:val="000000"/>
                  <w:sz w:val="20"/>
                  <w:szCs w:val="20"/>
                  <w:rtl/>
                </w:rPr>
                <w:t>‌</w:t>
              </w:r>
              <w:r w:rsidR="00AD5F47" w:rsidRPr="00DE149B">
                <w:rPr>
                  <w:rFonts w:ascii="B Lotus" w:eastAsia="Calibri" w:hAnsi="B Lotus" w:cs="B Lotus" w:hint="cs"/>
                  <w:color w:val="000000"/>
                  <w:sz w:val="20"/>
                  <w:szCs w:val="20"/>
                  <w:rtl/>
                </w:rPr>
                <w:t>بود</w:t>
              </w:r>
              <w:r w:rsidR="00AD5F47">
                <w:rPr>
                  <w:rFonts w:ascii="B Lotus" w:eastAsia="Calibri" w:hAnsi="B Lotus" w:cs="B Lotus" w:hint="cs"/>
                  <w:color w:val="000000"/>
                  <w:sz w:val="20"/>
                  <w:szCs w:val="20"/>
                  <w:rtl/>
                </w:rPr>
                <w:t>ن</w:t>
              </w:r>
              <w:r w:rsidR="00AD5F47" w:rsidRPr="00DE149B">
                <w:rPr>
                  <w:rFonts w:ascii="B Lotus" w:eastAsia="Calibri" w:hAnsi="B Lotus" w:cs="B Lotus" w:hint="cs"/>
                  <w:color w:val="000000"/>
                  <w:sz w:val="20"/>
                  <w:szCs w:val="20"/>
                  <w:rtl/>
                </w:rPr>
                <w:t xml:space="preserve"> </w:t>
              </w:r>
            </w:ins>
            <w:r w:rsidRPr="00DE149B">
              <w:rPr>
                <w:rFonts w:ascii="B Lotus" w:eastAsia="Calibri" w:hAnsi="B Lotus" w:cs="B Lotus" w:hint="cs"/>
                <w:color w:val="000000"/>
                <w:sz w:val="20"/>
                <w:szCs w:val="20"/>
                <w:rtl/>
              </w:rPr>
              <w:t>توان مالی افراد در نوسازی و ساخت مسکن</w:t>
            </w:r>
          </w:p>
        </w:tc>
        <w:tc>
          <w:tcPr>
            <w:tcW w:w="846" w:type="dxa"/>
            <w:noWrap/>
            <w:vAlign w:val="center"/>
            <w:hideMark/>
          </w:tcPr>
          <w:p w14:paraId="0061BCDB"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0.025</w:t>
            </w:r>
          </w:p>
        </w:tc>
        <w:tc>
          <w:tcPr>
            <w:tcW w:w="780" w:type="dxa"/>
            <w:noWrap/>
            <w:vAlign w:val="center"/>
            <w:hideMark/>
          </w:tcPr>
          <w:p w14:paraId="4096C366"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4.20</w:t>
            </w:r>
          </w:p>
        </w:tc>
        <w:tc>
          <w:tcPr>
            <w:tcW w:w="1161" w:type="dxa"/>
            <w:noWrap/>
            <w:vAlign w:val="center"/>
            <w:hideMark/>
          </w:tcPr>
          <w:p w14:paraId="72D2EF7A"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0.11</w:t>
            </w:r>
          </w:p>
        </w:tc>
      </w:tr>
      <w:tr w:rsidR="00E91C41" w:rsidRPr="00DE149B" w14:paraId="4F95D0EF"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4CC03B1E"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h15</w:t>
            </w:r>
          </w:p>
        </w:tc>
        <w:tc>
          <w:tcPr>
            <w:tcW w:w="1070" w:type="dxa"/>
            <w:vAlign w:val="center"/>
          </w:tcPr>
          <w:p w14:paraId="05A8C3C5"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4027" w:author="Mehrnazi Boojari" w:date="2019-01-07T10:46:00Z">
              <w:r w:rsidRPr="00DE149B" w:rsidDel="006A1F1D">
                <w:rPr>
                  <w:rFonts w:ascii="B Lotus" w:eastAsia="Calibri" w:hAnsi="B Lotus" w:cs="B Lotus" w:hint="cs"/>
                  <w:color w:val="000000"/>
                  <w:sz w:val="20"/>
                  <w:szCs w:val="20"/>
                  <w:rtl/>
                </w:rPr>
                <w:delText>اجرائی</w:delText>
              </w:r>
            </w:del>
            <w:ins w:id="14028"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366B1630" w14:textId="77777777" w:rsidR="00E91C41" w:rsidRPr="00DE149B" w:rsidRDefault="00E91C41" w:rsidP="00AD5F47">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بی</w:t>
            </w:r>
            <w:ins w:id="14029" w:author="Mehrnazi Boojari" w:date="2019-01-13T08:15:00Z">
              <w:r w:rsidR="00AD5F47">
                <w:rPr>
                  <w:rFonts w:ascii="B Lotus" w:eastAsia="Calibri" w:hAnsi="B Lotus" w:cs="B Nazanin" w:hint="cs"/>
                  <w:color w:val="000000"/>
                  <w:sz w:val="20"/>
                  <w:szCs w:val="20"/>
                  <w:rtl/>
                </w:rPr>
                <w:t>‌</w:t>
              </w:r>
            </w:ins>
            <w:del w:id="14030" w:author="Mehrnazi Boojari" w:date="2019-01-13T08:15:00Z">
              <w:r w:rsidRPr="00DE149B" w:rsidDel="00AD5F47">
                <w:rPr>
                  <w:rFonts w:ascii="B Lotus" w:eastAsia="Calibri" w:hAnsi="B Lotus" w:cs="B Lotus" w:hint="cs"/>
                  <w:color w:val="000000"/>
                  <w:sz w:val="20"/>
                  <w:szCs w:val="20"/>
                  <w:rtl/>
                </w:rPr>
                <w:delText xml:space="preserve"> </w:delText>
              </w:r>
            </w:del>
            <w:r w:rsidRPr="00DE149B">
              <w:rPr>
                <w:rFonts w:ascii="B Lotus" w:eastAsia="Calibri" w:hAnsi="B Lotus" w:cs="B Lotus" w:hint="cs"/>
                <w:color w:val="000000"/>
                <w:sz w:val="20"/>
                <w:szCs w:val="20"/>
                <w:rtl/>
              </w:rPr>
              <w:t>اهمیت</w:t>
            </w:r>
            <w:del w:id="14031" w:author="Mehrnazi Boojari" w:date="2019-01-07T10:45:00Z">
              <w:r w:rsidRPr="00DE149B" w:rsidDel="006A1F1D">
                <w:rPr>
                  <w:rFonts w:ascii="B Lotus" w:eastAsia="Calibri" w:hAnsi="B Lotus" w:cs="B Lotus" w:hint="cs"/>
                  <w:color w:val="000000"/>
                  <w:sz w:val="20"/>
                  <w:szCs w:val="20"/>
                  <w:rtl/>
                </w:rPr>
                <w:delText xml:space="preserve"> بودن </w:delText>
              </w:r>
            </w:del>
            <w:ins w:id="14032" w:author="Mehrnazi Boojari" w:date="2019-01-07T10:45:00Z">
              <w:r w:rsidR="006A1F1D">
                <w:rPr>
                  <w:rFonts w:ascii="B Lotus" w:eastAsia="Calibri" w:hAnsi="B Lotus" w:cs="B Lotus" w:hint="cs"/>
                  <w:color w:val="000000"/>
                  <w:sz w:val="20"/>
                  <w:szCs w:val="20"/>
                  <w:rtl/>
                </w:rPr>
                <w:t xml:space="preserve">‌بودن </w:t>
              </w:r>
            </w:ins>
            <w:r w:rsidRPr="00DE149B">
              <w:rPr>
                <w:rFonts w:ascii="B Lotus" w:eastAsia="Calibri" w:hAnsi="B Lotus" w:cs="B Lotus" w:hint="cs"/>
                <w:color w:val="000000"/>
                <w:sz w:val="20"/>
                <w:szCs w:val="20"/>
                <w:rtl/>
              </w:rPr>
              <w:t>مقاوم</w:t>
            </w:r>
            <w:del w:id="14033" w:author="Mehrnazi Boojari" w:date="2019-01-07T09:51:00Z">
              <w:r w:rsidRPr="00DE149B" w:rsidDel="006F7CCF">
                <w:rPr>
                  <w:rFonts w:ascii="B Lotus" w:eastAsia="Calibri" w:hAnsi="B Lotus" w:cs="B Lotus" w:hint="cs"/>
                  <w:color w:val="000000"/>
                  <w:sz w:val="20"/>
                  <w:szCs w:val="20"/>
                  <w:rtl/>
                </w:rPr>
                <w:delText xml:space="preserve"> سازی </w:delText>
              </w:r>
            </w:del>
            <w:ins w:id="14034" w:author="Mehrnazi Boojari" w:date="2019-01-07T09:51:00Z">
              <w:r w:rsidR="006F7CCF">
                <w:rPr>
                  <w:rFonts w:ascii="B Lotus" w:eastAsia="Calibri" w:hAnsi="B Lotus" w:cs="B Lotus" w:hint="cs"/>
                  <w:color w:val="000000"/>
                  <w:sz w:val="20"/>
                  <w:szCs w:val="20"/>
                  <w:rtl/>
                </w:rPr>
                <w:t xml:space="preserve">‌سازی </w:t>
              </w:r>
            </w:ins>
            <w:r w:rsidRPr="00DE149B">
              <w:rPr>
                <w:rFonts w:ascii="B Lotus" w:eastAsia="Calibri" w:hAnsi="B Lotus" w:cs="B Lotus" w:hint="cs"/>
                <w:color w:val="000000"/>
                <w:sz w:val="20"/>
                <w:szCs w:val="20"/>
                <w:rtl/>
              </w:rPr>
              <w:t xml:space="preserve">مسکن در نگاه </w:t>
            </w:r>
            <w:del w:id="14035" w:author="Mehrnazi Boojari" w:date="2019-01-07T10:03:00Z">
              <w:r w:rsidRPr="00DE149B" w:rsidDel="00A31D6F">
                <w:rPr>
                  <w:rFonts w:ascii="B Lotus" w:eastAsia="Calibri" w:hAnsi="B Lotus" w:cs="B Lotus" w:hint="cs"/>
                  <w:color w:val="000000"/>
                  <w:sz w:val="20"/>
                  <w:szCs w:val="20"/>
                  <w:rtl/>
                </w:rPr>
                <w:delText>روستائی</w:delText>
              </w:r>
            </w:del>
            <w:ins w:id="14036" w:author="Mehrnazi Boojari" w:date="2019-01-07T10:03:00Z">
              <w:r w:rsidR="00A31D6F">
                <w:rPr>
                  <w:rFonts w:ascii="B Lotus" w:eastAsia="Calibri" w:hAnsi="B Lotus" w:cs="B Lotus" w:hint="cs"/>
                  <w:color w:val="000000"/>
                  <w:sz w:val="20"/>
                  <w:szCs w:val="20"/>
                  <w:rtl/>
                </w:rPr>
                <w:t>روستایی</w:t>
              </w:r>
            </w:ins>
            <w:r w:rsidRPr="00DE149B">
              <w:rPr>
                <w:rFonts w:ascii="B Lotus" w:eastAsia="Calibri" w:hAnsi="B Lotus" w:cs="B Lotus" w:hint="cs"/>
                <w:color w:val="000000"/>
                <w:sz w:val="20"/>
                <w:szCs w:val="20"/>
                <w:rtl/>
              </w:rPr>
              <w:t>ان</w:t>
            </w:r>
          </w:p>
        </w:tc>
        <w:tc>
          <w:tcPr>
            <w:tcW w:w="846" w:type="dxa"/>
            <w:noWrap/>
            <w:vAlign w:val="center"/>
            <w:hideMark/>
          </w:tcPr>
          <w:p w14:paraId="453EFD10"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0.008</w:t>
            </w:r>
          </w:p>
        </w:tc>
        <w:tc>
          <w:tcPr>
            <w:tcW w:w="780" w:type="dxa"/>
            <w:noWrap/>
            <w:vAlign w:val="center"/>
            <w:hideMark/>
          </w:tcPr>
          <w:p w14:paraId="1C7F2F8C"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3.06</w:t>
            </w:r>
          </w:p>
        </w:tc>
        <w:tc>
          <w:tcPr>
            <w:tcW w:w="1161" w:type="dxa"/>
            <w:noWrap/>
            <w:vAlign w:val="center"/>
            <w:hideMark/>
          </w:tcPr>
          <w:p w14:paraId="564FD471"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0.02</w:t>
            </w:r>
          </w:p>
        </w:tc>
      </w:tr>
      <w:tr w:rsidR="00E91C41" w:rsidRPr="00DE149B" w14:paraId="6D5B726F"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417D5184"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h16</w:t>
            </w:r>
          </w:p>
        </w:tc>
        <w:tc>
          <w:tcPr>
            <w:tcW w:w="1070" w:type="dxa"/>
            <w:vAlign w:val="center"/>
          </w:tcPr>
          <w:p w14:paraId="7FAD15FB"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hint="cs"/>
                <w:color w:val="000000"/>
                <w:sz w:val="20"/>
                <w:szCs w:val="20"/>
                <w:rtl/>
              </w:rPr>
              <w:t>تقنینی، برنامه‌ریزی</w:t>
            </w:r>
          </w:p>
        </w:tc>
        <w:tc>
          <w:tcPr>
            <w:tcW w:w="5034" w:type="dxa"/>
            <w:noWrap/>
            <w:vAlign w:val="center"/>
            <w:hideMark/>
          </w:tcPr>
          <w:p w14:paraId="2E314701" w14:textId="77777777" w:rsidR="00E91C41" w:rsidRPr="00DE149B" w:rsidRDefault="00E91C41" w:rsidP="00AD5F47">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مدیریت</w:t>
            </w:r>
            <w:ins w:id="14037" w:author="Mehrnazi Boojari" w:date="2019-01-13T08:15:00Z">
              <w:r w:rsidR="00AD5F47">
                <w:rPr>
                  <w:rFonts w:ascii="B Lotus" w:eastAsia="Calibri" w:hAnsi="B Lotus" w:cs="B Nazanin" w:hint="cs"/>
                  <w:color w:val="000000"/>
                  <w:sz w:val="20"/>
                  <w:szCs w:val="20"/>
                  <w:rtl/>
                </w:rPr>
                <w:t>‌</w:t>
              </w:r>
            </w:ins>
            <w:del w:id="14038" w:author="Mehrnazi Boojari" w:date="2019-01-13T08:15:00Z">
              <w:r w:rsidRPr="00DE149B" w:rsidDel="00AD5F47">
                <w:rPr>
                  <w:rFonts w:ascii="B Lotus" w:eastAsia="Calibri" w:hAnsi="B Lotus" w:cs="B Lotus" w:hint="cs"/>
                  <w:color w:val="000000"/>
                  <w:sz w:val="20"/>
                  <w:szCs w:val="20"/>
                  <w:rtl/>
                </w:rPr>
                <w:delText xml:space="preserve"> </w:delText>
              </w:r>
            </w:del>
            <w:r w:rsidRPr="00DE149B">
              <w:rPr>
                <w:rFonts w:ascii="B Lotus" w:eastAsia="Calibri" w:hAnsi="B Lotus" w:cs="B Lotus" w:hint="cs"/>
                <w:color w:val="000000"/>
                <w:sz w:val="20"/>
                <w:szCs w:val="20"/>
                <w:rtl/>
              </w:rPr>
              <w:t>بخش</w:t>
            </w:r>
            <w:del w:id="14039" w:author="Mehrnazi Boojari" w:date="2019-01-07T10:47:00Z">
              <w:r w:rsidRPr="00DE149B" w:rsidDel="006A1F1D">
                <w:rPr>
                  <w:rFonts w:ascii="B Lotus" w:eastAsia="Calibri" w:hAnsi="B Lotus" w:cs="B Lotus" w:hint="cs"/>
                  <w:color w:val="000000"/>
                  <w:sz w:val="20"/>
                  <w:szCs w:val="20"/>
                  <w:rtl/>
                </w:rPr>
                <w:delText>ی(</w:delText>
              </w:r>
            </w:del>
            <w:ins w:id="14040" w:author="Mehrnazi Boojari" w:date="2019-01-07T10:47:00Z">
              <w:r w:rsidR="006A1F1D">
                <w:rPr>
                  <w:rFonts w:ascii="B Lotus" w:eastAsia="Calibri" w:hAnsi="B Lotus" w:cs="B Lotus" w:hint="cs"/>
                  <w:color w:val="000000"/>
                  <w:sz w:val="20"/>
                  <w:szCs w:val="20"/>
                  <w:rtl/>
                </w:rPr>
                <w:t>ی (</w:t>
              </w:r>
            </w:ins>
            <w:r w:rsidRPr="00DE149B">
              <w:rPr>
                <w:rFonts w:ascii="B Lotus" w:eastAsia="Calibri" w:hAnsi="B Lotus" w:cs="B Lotus" w:hint="cs"/>
                <w:color w:val="000000"/>
                <w:sz w:val="20"/>
                <w:szCs w:val="20"/>
                <w:rtl/>
              </w:rPr>
              <w:t xml:space="preserve">بنیاد مسکن) در ساخت مسکن بدون </w:t>
            </w:r>
            <w:del w:id="14041" w:author="Mehrnazi Boojari" w:date="2019-01-07T22:30:00Z">
              <w:r w:rsidRPr="00DE149B" w:rsidDel="00051F26">
                <w:rPr>
                  <w:rFonts w:ascii="B Lotus" w:eastAsia="Calibri" w:hAnsi="B Lotus" w:cs="B Lotus" w:hint="cs"/>
                  <w:color w:val="000000"/>
                  <w:sz w:val="20"/>
                  <w:szCs w:val="20"/>
                  <w:rtl/>
                </w:rPr>
                <w:delText>در نظر گرفتن</w:delText>
              </w:r>
            </w:del>
            <w:ins w:id="14042" w:author="Mehrnazi Boojari" w:date="2019-01-07T22:30:00Z">
              <w:r w:rsidR="00051F26">
                <w:rPr>
                  <w:rFonts w:ascii="B Lotus" w:eastAsia="Calibri" w:hAnsi="B Lotus" w:cs="B Lotus" w:hint="cs"/>
                  <w:color w:val="000000"/>
                  <w:sz w:val="20"/>
                  <w:szCs w:val="20"/>
                  <w:rtl/>
                </w:rPr>
                <w:t>در</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نظر</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گرفتن</w:t>
              </w:r>
            </w:ins>
            <w:r w:rsidRPr="00DE149B">
              <w:rPr>
                <w:rFonts w:ascii="B Lotus" w:eastAsia="Calibri" w:hAnsi="B Lotus" w:cs="B Lotus" w:hint="cs"/>
                <w:color w:val="000000"/>
                <w:sz w:val="20"/>
                <w:szCs w:val="20"/>
                <w:rtl/>
              </w:rPr>
              <w:t xml:space="preserve"> اشتغال و</w:t>
            </w:r>
            <w:ins w:id="14043" w:author="Mehrnazi Boojari" w:date="2019-01-13T08:15:00Z">
              <w:r w:rsidR="00AD5F47">
                <w:rPr>
                  <w:rFonts w:ascii="B Lotus" w:eastAsia="Calibri" w:hAnsi="B Lotus" w:cs="Times New Roman" w:hint="eastAsia"/>
                  <w:color w:val="000000"/>
                  <w:sz w:val="20"/>
                  <w:szCs w:val="20"/>
                  <w:rtl/>
                </w:rPr>
                <w:t> </w:t>
              </w:r>
            </w:ins>
            <w:r w:rsidRPr="00DE149B">
              <w:rPr>
                <w:rFonts w:ascii="B Lotus" w:eastAsia="Calibri" w:hAnsi="B Lotus" w:cs="B Lotus" w:hint="cs"/>
                <w:color w:val="000000"/>
                <w:sz w:val="20"/>
                <w:szCs w:val="20"/>
                <w:rtl/>
              </w:rPr>
              <w:t>...</w:t>
            </w:r>
          </w:p>
        </w:tc>
        <w:tc>
          <w:tcPr>
            <w:tcW w:w="846" w:type="dxa"/>
            <w:noWrap/>
            <w:vAlign w:val="center"/>
            <w:hideMark/>
          </w:tcPr>
          <w:p w14:paraId="337DBEEA"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0.01</w:t>
            </w:r>
          </w:p>
        </w:tc>
        <w:tc>
          <w:tcPr>
            <w:tcW w:w="780" w:type="dxa"/>
            <w:noWrap/>
            <w:vAlign w:val="center"/>
            <w:hideMark/>
          </w:tcPr>
          <w:p w14:paraId="7A11F0C5"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3.84</w:t>
            </w:r>
          </w:p>
        </w:tc>
        <w:tc>
          <w:tcPr>
            <w:tcW w:w="1161" w:type="dxa"/>
            <w:noWrap/>
            <w:vAlign w:val="center"/>
            <w:hideMark/>
          </w:tcPr>
          <w:p w14:paraId="1D4EA6A3"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0.04</w:t>
            </w:r>
          </w:p>
        </w:tc>
      </w:tr>
      <w:tr w:rsidR="00E91C41" w:rsidRPr="00DE149B" w14:paraId="6428A714"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68420781"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h17</w:t>
            </w:r>
          </w:p>
        </w:tc>
        <w:tc>
          <w:tcPr>
            <w:tcW w:w="1070" w:type="dxa"/>
            <w:vAlign w:val="center"/>
          </w:tcPr>
          <w:p w14:paraId="4826D161"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4044" w:author="Mehrnazi Boojari" w:date="2019-01-13T07:10:00Z">
              <w:r w:rsidRPr="00DE149B" w:rsidDel="002E51AF">
                <w:rPr>
                  <w:rFonts w:ascii="B Lotus" w:eastAsia="Calibri" w:hAnsi="B Lotus" w:cs="B Lotus" w:hint="cs"/>
                  <w:color w:val="000000"/>
                  <w:sz w:val="20"/>
                  <w:szCs w:val="20"/>
                  <w:rtl/>
                </w:rPr>
                <w:delText>برنامه ریزی</w:delText>
              </w:r>
            </w:del>
            <w:ins w:id="14045" w:author="Mehrnazi Boojari" w:date="2019-01-13T07:10:00Z">
              <w:r w:rsidR="002E51AF">
                <w:rPr>
                  <w:rFonts w:ascii="B Lotus" w:eastAsia="Calibri" w:hAnsi="B Lotus" w:cs="B Lotus" w:hint="cs"/>
                  <w:color w:val="000000"/>
                  <w:sz w:val="20"/>
                  <w:szCs w:val="20"/>
                  <w:rtl/>
                </w:rPr>
                <w:t>برنامه‌ریزی</w:t>
              </w:r>
            </w:ins>
          </w:p>
        </w:tc>
        <w:tc>
          <w:tcPr>
            <w:tcW w:w="5034" w:type="dxa"/>
            <w:noWrap/>
            <w:vAlign w:val="center"/>
            <w:hideMark/>
          </w:tcPr>
          <w:p w14:paraId="143B5733"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عدم دسترسی به مصالح ساختمانی نوین برای حفظ انرژی در ساختمان</w:t>
            </w:r>
          </w:p>
        </w:tc>
        <w:tc>
          <w:tcPr>
            <w:tcW w:w="846" w:type="dxa"/>
            <w:noWrap/>
            <w:vAlign w:val="center"/>
            <w:hideMark/>
          </w:tcPr>
          <w:p w14:paraId="438CF4A7"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0.007</w:t>
            </w:r>
          </w:p>
        </w:tc>
        <w:tc>
          <w:tcPr>
            <w:tcW w:w="780" w:type="dxa"/>
            <w:noWrap/>
            <w:vAlign w:val="center"/>
            <w:hideMark/>
          </w:tcPr>
          <w:p w14:paraId="11927C31"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3.29</w:t>
            </w:r>
          </w:p>
        </w:tc>
        <w:tc>
          <w:tcPr>
            <w:tcW w:w="1161" w:type="dxa"/>
            <w:noWrap/>
            <w:vAlign w:val="center"/>
            <w:hideMark/>
          </w:tcPr>
          <w:p w14:paraId="3BB32F41"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0.02</w:t>
            </w:r>
          </w:p>
        </w:tc>
      </w:tr>
      <w:tr w:rsidR="00E91C41" w:rsidRPr="00DE149B" w14:paraId="3A1E9DC2"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069E9BA3"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h18</w:t>
            </w:r>
          </w:p>
        </w:tc>
        <w:tc>
          <w:tcPr>
            <w:tcW w:w="1070" w:type="dxa"/>
            <w:vAlign w:val="center"/>
          </w:tcPr>
          <w:p w14:paraId="0DC568E0"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del w:id="14046" w:author="Mehrnazi Boojari" w:date="2019-01-13T07:10:00Z">
              <w:r w:rsidRPr="00DE149B" w:rsidDel="002E51AF">
                <w:rPr>
                  <w:rFonts w:ascii="B Lotus" w:eastAsia="Calibri" w:hAnsi="B Lotus" w:cs="B Lotus" w:hint="cs"/>
                  <w:color w:val="000000"/>
                  <w:sz w:val="20"/>
                  <w:szCs w:val="20"/>
                  <w:rtl/>
                </w:rPr>
                <w:delText>برنامه ریزی</w:delText>
              </w:r>
            </w:del>
            <w:ins w:id="14047" w:author="Mehrnazi Boojari" w:date="2019-01-13T07:10:00Z">
              <w:r w:rsidR="002E51AF">
                <w:rPr>
                  <w:rFonts w:ascii="B Lotus" w:eastAsia="Calibri" w:hAnsi="B Lotus" w:cs="B Lotus" w:hint="cs"/>
                  <w:color w:val="000000"/>
                  <w:sz w:val="20"/>
                  <w:szCs w:val="20"/>
                  <w:rtl/>
                </w:rPr>
                <w:t>برنامه‌ریزی</w:t>
              </w:r>
            </w:ins>
          </w:p>
        </w:tc>
        <w:tc>
          <w:tcPr>
            <w:tcW w:w="5034" w:type="dxa"/>
            <w:noWrap/>
            <w:vAlign w:val="center"/>
            <w:hideMark/>
          </w:tcPr>
          <w:p w14:paraId="695516BD"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del w:id="14048" w:author="Mehrnazi Boojari" w:date="2019-01-13T08:15:00Z">
              <w:r w:rsidRPr="00DE149B" w:rsidDel="00AD5F47">
                <w:rPr>
                  <w:rFonts w:ascii="B Lotus" w:eastAsia="Calibri" w:hAnsi="B Lotus" w:cs="B Lotus" w:hint="cs"/>
                  <w:color w:val="000000"/>
                  <w:sz w:val="20"/>
                  <w:szCs w:val="20"/>
                  <w:rtl/>
                </w:rPr>
                <w:delText>بالا</w:delText>
              </w:r>
            </w:del>
            <w:ins w:id="14049" w:author="Mehrnazi Boojari" w:date="2019-01-13T08:15:00Z">
              <w:r w:rsidR="00AD5F47">
                <w:rPr>
                  <w:rFonts w:ascii="B Lotus" w:eastAsia="Calibri" w:hAnsi="B Lotus" w:cs="B Lotus" w:hint="cs"/>
                  <w:color w:val="000000"/>
                  <w:sz w:val="20"/>
                  <w:szCs w:val="20"/>
                  <w:rtl/>
                </w:rPr>
                <w:t>زیاد</w:t>
              </w:r>
            </w:ins>
            <w:del w:id="14050" w:author="Mehrnazi Boojari" w:date="2019-01-07T10:45:00Z">
              <w:r w:rsidRPr="00DE149B" w:rsidDel="006A1F1D">
                <w:rPr>
                  <w:rFonts w:ascii="B Lotus" w:eastAsia="Calibri" w:hAnsi="B Lotus" w:cs="B Lotus" w:hint="cs"/>
                  <w:color w:val="000000"/>
                  <w:sz w:val="20"/>
                  <w:szCs w:val="20"/>
                  <w:rtl/>
                </w:rPr>
                <w:delText xml:space="preserve"> بودن </w:delText>
              </w:r>
            </w:del>
            <w:ins w:id="14051" w:author="Mehrnazi Boojari" w:date="2019-01-07T10:45:00Z">
              <w:r w:rsidR="006A1F1D">
                <w:rPr>
                  <w:rFonts w:ascii="B Lotus" w:eastAsia="Calibri" w:hAnsi="B Lotus" w:cs="B Lotus" w:hint="cs"/>
                  <w:color w:val="000000"/>
                  <w:sz w:val="20"/>
                  <w:szCs w:val="20"/>
                  <w:rtl/>
                </w:rPr>
                <w:t xml:space="preserve">‌بودن </w:t>
              </w:r>
            </w:ins>
            <w:r w:rsidRPr="00DE149B">
              <w:rPr>
                <w:rFonts w:ascii="B Lotus" w:eastAsia="Calibri" w:hAnsi="B Lotus" w:cs="B Lotus" w:hint="cs"/>
                <w:color w:val="000000"/>
                <w:sz w:val="20"/>
                <w:szCs w:val="20"/>
                <w:rtl/>
              </w:rPr>
              <w:t>هزینه ب</w:t>
            </w:r>
            <w:ins w:id="14052" w:author="Mehrnazi Boojari" w:date="2019-01-13T08:15:00Z">
              <w:r w:rsidR="00AD5F47">
                <w:rPr>
                  <w:rFonts w:ascii="B Lotus" w:eastAsia="Calibri" w:hAnsi="B Lotus" w:cs="B Lotus" w:hint="cs"/>
                  <w:color w:val="000000"/>
                  <w:sz w:val="20"/>
                  <w:szCs w:val="20"/>
                  <w:rtl/>
                </w:rPr>
                <w:t>ه</w:t>
              </w:r>
              <w:r w:rsidR="00AD5F47">
                <w:rPr>
                  <w:rFonts w:ascii="B Lotus" w:eastAsia="Calibri" w:hAnsi="B Lotus" w:cs="B Nazanin" w:hint="cs"/>
                  <w:color w:val="000000"/>
                  <w:sz w:val="20"/>
                  <w:szCs w:val="20"/>
                  <w:rtl/>
                </w:rPr>
                <w:t>‌</w:t>
              </w:r>
            </w:ins>
            <w:r w:rsidRPr="00DE149B">
              <w:rPr>
                <w:rFonts w:ascii="B Lotus" w:eastAsia="Calibri" w:hAnsi="B Lotus" w:cs="B Lotus" w:hint="cs"/>
                <w:color w:val="000000"/>
                <w:sz w:val="20"/>
                <w:szCs w:val="20"/>
                <w:rtl/>
              </w:rPr>
              <w:t>کاربردن تکنولوژی ب</w:t>
            </w:r>
            <w:ins w:id="14053" w:author="Mehrnazi Boojari" w:date="2019-01-13T08:15:00Z">
              <w:r w:rsidR="00AD5F47">
                <w:rPr>
                  <w:rFonts w:ascii="B Lotus" w:eastAsia="Calibri" w:hAnsi="B Lotus" w:cs="B Lotus" w:hint="cs"/>
                  <w:color w:val="000000"/>
                  <w:sz w:val="20"/>
                  <w:szCs w:val="20"/>
                  <w:rtl/>
                </w:rPr>
                <w:t>ه</w:t>
              </w:r>
              <w:r w:rsidR="00AD5F47">
                <w:rPr>
                  <w:rFonts w:ascii="B Lotus" w:eastAsia="Calibri" w:hAnsi="B Lotus" w:cs="B Nazanin" w:hint="cs"/>
                  <w:color w:val="000000"/>
                  <w:sz w:val="20"/>
                  <w:szCs w:val="20"/>
                  <w:rtl/>
                </w:rPr>
                <w:t>‌</w:t>
              </w:r>
            </w:ins>
            <w:r w:rsidRPr="00DE149B">
              <w:rPr>
                <w:rFonts w:ascii="B Lotus" w:eastAsia="Calibri" w:hAnsi="B Lotus" w:cs="B Lotus" w:hint="cs"/>
                <w:color w:val="000000"/>
                <w:sz w:val="20"/>
                <w:szCs w:val="20"/>
                <w:rtl/>
              </w:rPr>
              <w:t>روز در وسایل گرمایشی و سرمایشی</w:t>
            </w:r>
          </w:p>
        </w:tc>
        <w:tc>
          <w:tcPr>
            <w:tcW w:w="846" w:type="dxa"/>
            <w:noWrap/>
            <w:vAlign w:val="center"/>
            <w:hideMark/>
          </w:tcPr>
          <w:p w14:paraId="005647CD"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0.027</w:t>
            </w:r>
          </w:p>
        </w:tc>
        <w:tc>
          <w:tcPr>
            <w:tcW w:w="780" w:type="dxa"/>
            <w:noWrap/>
            <w:vAlign w:val="center"/>
            <w:hideMark/>
          </w:tcPr>
          <w:p w14:paraId="090D2F9C"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4.11</w:t>
            </w:r>
          </w:p>
        </w:tc>
        <w:tc>
          <w:tcPr>
            <w:tcW w:w="1161" w:type="dxa"/>
            <w:noWrap/>
            <w:vAlign w:val="center"/>
            <w:hideMark/>
          </w:tcPr>
          <w:p w14:paraId="59E826A0"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0.11</w:t>
            </w:r>
          </w:p>
        </w:tc>
      </w:tr>
      <w:tr w:rsidR="00E91C41" w:rsidRPr="00DE149B" w14:paraId="49F71E4D"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4396FDA2"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h19</w:t>
            </w:r>
          </w:p>
        </w:tc>
        <w:tc>
          <w:tcPr>
            <w:tcW w:w="1070" w:type="dxa"/>
            <w:vAlign w:val="center"/>
          </w:tcPr>
          <w:p w14:paraId="128D07BF"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4054" w:author="Mehrnazi Boojari" w:date="2019-01-13T07:10:00Z">
              <w:r w:rsidRPr="00DE149B" w:rsidDel="002E51AF">
                <w:rPr>
                  <w:rFonts w:ascii="B Lotus" w:eastAsia="Calibri" w:hAnsi="B Lotus" w:cs="B Lotus" w:hint="cs"/>
                  <w:color w:val="000000"/>
                  <w:sz w:val="20"/>
                  <w:szCs w:val="20"/>
                  <w:rtl/>
                </w:rPr>
                <w:delText>برنامه ریزی</w:delText>
              </w:r>
            </w:del>
            <w:ins w:id="14055" w:author="Mehrnazi Boojari" w:date="2019-01-13T07:10:00Z">
              <w:r w:rsidR="002E51AF">
                <w:rPr>
                  <w:rFonts w:ascii="B Lotus" w:eastAsia="Calibri" w:hAnsi="B Lotus" w:cs="B Lotus" w:hint="cs"/>
                  <w:color w:val="000000"/>
                  <w:sz w:val="20"/>
                  <w:szCs w:val="20"/>
                  <w:rtl/>
                </w:rPr>
                <w:t>برنامه‌ریزی</w:t>
              </w:r>
            </w:ins>
          </w:p>
        </w:tc>
        <w:tc>
          <w:tcPr>
            <w:tcW w:w="5034" w:type="dxa"/>
            <w:noWrap/>
            <w:vAlign w:val="center"/>
            <w:hideMark/>
          </w:tcPr>
          <w:p w14:paraId="476EE056"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ضعف در قوانین و مقررات فنی برای بحث انرژی در ساختمان</w:t>
            </w:r>
            <w:del w:id="14056" w:author="Mehrnazi Boojari" w:date="2019-01-07T09:46:00Z">
              <w:r w:rsidRPr="00DE149B" w:rsidDel="006F7CCF">
                <w:rPr>
                  <w:rFonts w:ascii="B Lotus" w:eastAsia="Calibri" w:hAnsi="B Lotus" w:cs="B Lotus" w:hint="cs"/>
                  <w:color w:val="000000"/>
                  <w:sz w:val="20"/>
                  <w:szCs w:val="20"/>
                  <w:rtl/>
                </w:rPr>
                <w:delText xml:space="preserve"> های </w:delText>
              </w:r>
            </w:del>
            <w:ins w:id="14057" w:author="Mehrnazi Boojari" w:date="2019-01-07T09:46:00Z">
              <w:r w:rsidR="006F7CCF">
                <w:rPr>
                  <w:rFonts w:ascii="B Lotus" w:eastAsia="Calibri" w:hAnsi="B Lotus" w:cs="B Lotus" w:hint="cs"/>
                  <w:color w:val="000000"/>
                  <w:sz w:val="20"/>
                  <w:szCs w:val="20"/>
                  <w:rtl/>
                </w:rPr>
                <w:t xml:space="preserve">‌های </w:t>
              </w:r>
            </w:ins>
            <w:r w:rsidRPr="00DE149B">
              <w:rPr>
                <w:rFonts w:ascii="B Lotus" w:eastAsia="Calibri" w:hAnsi="B Lotus" w:cs="B Lotus" w:hint="cs"/>
                <w:color w:val="000000"/>
                <w:sz w:val="20"/>
                <w:szCs w:val="20"/>
                <w:rtl/>
              </w:rPr>
              <w:t>روستایی</w:t>
            </w:r>
          </w:p>
        </w:tc>
        <w:tc>
          <w:tcPr>
            <w:tcW w:w="846" w:type="dxa"/>
            <w:noWrap/>
            <w:vAlign w:val="center"/>
            <w:hideMark/>
          </w:tcPr>
          <w:p w14:paraId="03A114B1"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0.009</w:t>
            </w:r>
          </w:p>
        </w:tc>
        <w:tc>
          <w:tcPr>
            <w:tcW w:w="780" w:type="dxa"/>
            <w:noWrap/>
            <w:vAlign w:val="center"/>
            <w:hideMark/>
          </w:tcPr>
          <w:p w14:paraId="55A38EC9"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3.68</w:t>
            </w:r>
          </w:p>
        </w:tc>
        <w:tc>
          <w:tcPr>
            <w:tcW w:w="1161" w:type="dxa"/>
            <w:noWrap/>
            <w:vAlign w:val="center"/>
            <w:hideMark/>
          </w:tcPr>
          <w:p w14:paraId="7EA98F9B"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0.03</w:t>
            </w:r>
          </w:p>
        </w:tc>
      </w:tr>
      <w:tr w:rsidR="00E91C41" w:rsidRPr="00DE149B" w14:paraId="5AE9D0BA"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28524684"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h20</w:t>
            </w:r>
          </w:p>
        </w:tc>
        <w:tc>
          <w:tcPr>
            <w:tcW w:w="1070" w:type="dxa"/>
            <w:vAlign w:val="center"/>
          </w:tcPr>
          <w:p w14:paraId="776807EC"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del w:id="14058" w:author="Mehrnazi Boojari" w:date="2019-01-13T07:10:00Z">
              <w:r w:rsidRPr="00DE149B" w:rsidDel="002E51AF">
                <w:rPr>
                  <w:rFonts w:ascii="B Lotus" w:eastAsia="Calibri" w:hAnsi="B Lotus" w:cs="B Lotus" w:hint="cs"/>
                  <w:color w:val="000000"/>
                  <w:sz w:val="20"/>
                  <w:szCs w:val="20"/>
                  <w:rtl/>
                </w:rPr>
                <w:delText>برنامه ریزی</w:delText>
              </w:r>
            </w:del>
            <w:ins w:id="14059"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xml:space="preserve">، </w:t>
            </w:r>
            <w:del w:id="14060" w:author="Mehrnazi Boojari" w:date="2019-01-07T10:46:00Z">
              <w:r w:rsidRPr="00DE149B" w:rsidDel="006A1F1D">
                <w:rPr>
                  <w:rFonts w:ascii="B Lotus" w:eastAsia="Calibri" w:hAnsi="B Lotus" w:cs="B Lotus" w:hint="cs"/>
                  <w:color w:val="000000"/>
                  <w:sz w:val="20"/>
                  <w:szCs w:val="20"/>
                  <w:rtl/>
                </w:rPr>
                <w:delText>اجرائی</w:delText>
              </w:r>
            </w:del>
            <w:ins w:id="14061"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6D04DDFF"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 xml:space="preserve">ضعف در طراحی و ساخت مساکن روستایی </w:t>
            </w:r>
            <w:del w:id="14062" w:author="Mehrnazi Boojari" w:date="2019-01-10T01:06:00Z">
              <w:r w:rsidRPr="00DE149B" w:rsidDel="00647583">
                <w:rPr>
                  <w:rFonts w:ascii="B Lotus" w:eastAsia="Calibri" w:hAnsi="B Lotus" w:cs="B Lotus" w:hint="cs"/>
                  <w:color w:val="000000"/>
                  <w:sz w:val="20"/>
                  <w:szCs w:val="20"/>
                  <w:rtl/>
                </w:rPr>
                <w:delText>مبتنی بر</w:delText>
              </w:r>
            </w:del>
            <w:ins w:id="14063" w:author="Mehrnazi Boojari" w:date="2019-01-10T01:06:00Z">
              <w:r w:rsidR="00647583">
                <w:rPr>
                  <w:rFonts w:ascii="B Lotus" w:eastAsia="Calibri" w:hAnsi="B Lotus" w:cs="B Lotus" w:hint="cs"/>
                  <w:color w:val="000000"/>
                  <w:sz w:val="20"/>
                  <w:szCs w:val="20"/>
                  <w:rtl/>
                </w:rPr>
                <w:t>مبتنی</w:t>
              </w:r>
              <w:r w:rsidR="00647583">
                <w:rPr>
                  <w:rFonts w:ascii="Times New Roman" w:eastAsia="Calibri" w:hAnsi="Times New Roman" w:cs="Times New Roman" w:hint="cs"/>
                  <w:color w:val="000000"/>
                  <w:sz w:val="20"/>
                  <w:szCs w:val="20"/>
                  <w:rtl/>
                </w:rPr>
                <w:t> </w:t>
              </w:r>
              <w:r w:rsidR="00647583">
                <w:rPr>
                  <w:rFonts w:ascii="B Lotus" w:eastAsia="Calibri" w:hAnsi="B Lotus" w:cs="B Lotus" w:hint="cs"/>
                  <w:color w:val="000000"/>
                  <w:sz w:val="20"/>
                  <w:szCs w:val="20"/>
                  <w:rtl/>
                </w:rPr>
                <w:t>بر</w:t>
              </w:r>
            </w:ins>
            <w:r w:rsidRPr="00DE149B">
              <w:rPr>
                <w:rFonts w:ascii="B Lotus" w:eastAsia="Calibri" w:hAnsi="B Lotus" w:cs="B Lotus" w:hint="cs"/>
                <w:color w:val="000000"/>
                <w:sz w:val="20"/>
                <w:szCs w:val="20"/>
                <w:rtl/>
              </w:rPr>
              <w:t xml:space="preserve"> بهینگی مصرف انرژی</w:t>
            </w:r>
          </w:p>
        </w:tc>
        <w:tc>
          <w:tcPr>
            <w:tcW w:w="846" w:type="dxa"/>
            <w:noWrap/>
            <w:vAlign w:val="center"/>
            <w:hideMark/>
          </w:tcPr>
          <w:p w14:paraId="6EC563D0"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0.016</w:t>
            </w:r>
          </w:p>
        </w:tc>
        <w:tc>
          <w:tcPr>
            <w:tcW w:w="780" w:type="dxa"/>
            <w:noWrap/>
            <w:vAlign w:val="center"/>
            <w:hideMark/>
          </w:tcPr>
          <w:p w14:paraId="25931D39"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3.88</w:t>
            </w:r>
          </w:p>
        </w:tc>
        <w:tc>
          <w:tcPr>
            <w:tcW w:w="1161" w:type="dxa"/>
            <w:noWrap/>
            <w:vAlign w:val="center"/>
            <w:hideMark/>
          </w:tcPr>
          <w:p w14:paraId="17D4D486"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0.06</w:t>
            </w:r>
          </w:p>
        </w:tc>
      </w:tr>
      <w:tr w:rsidR="00E91C41" w:rsidRPr="00DE149B" w14:paraId="53DA78FF"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56F94450"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h21</w:t>
            </w:r>
          </w:p>
        </w:tc>
        <w:tc>
          <w:tcPr>
            <w:tcW w:w="1070" w:type="dxa"/>
            <w:vAlign w:val="center"/>
          </w:tcPr>
          <w:p w14:paraId="33BE9B9D"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hint="cs"/>
                <w:color w:val="000000"/>
                <w:sz w:val="20"/>
                <w:szCs w:val="20"/>
                <w:rtl/>
              </w:rPr>
              <w:t>تقنینی</w:t>
            </w:r>
            <w:del w:id="14064" w:author="Mehrnazi Boojari" w:date="2019-01-07T09:47:00Z">
              <w:r w:rsidRPr="00DE149B" w:rsidDel="006F7CCF">
                <w:rPr>
                  <w:rFonts w:ascii="B Lotus" w:eastAsia="Calibri" w:hAnsi="B Lotus" w:cs="B Lotus" w:hint="cs"/>
                  <w:color w:val="000000"/>
                  <w:sz w:val="20"/>
                  <w:szCs w:val="20"/>
                  <w:rtl/>
                </w:rPr>
                <w:delText xml:space="preserve"> ،</w:delText>
              </w:r>
            </w:del>
            <w:ins w:id="14065" w:author="Mehrnazi Boojari" w:date="2019-01-07T09:47:00Z">
              <w:r w:rsidR="006F7CCF">
                <w:rPr>
                  <w:rFonts w:ascii="B Lotus" w:eastAsia="Calibri" w:hAnsi="B Lotus" w:cs="B Lotus" w:hint="cs"/>
                  <w:color w:val="000000"/>
                  <w:sz w:val="20"/>
                  <w:szCs w:val="20"/>
                  <w:rtl/>
                </w:rPr>
                <w:t>،</w:t>
              </w:r>
            </w:ins>
            <w:r w:rsidRPr="00DE149B">
              <w:rPr>
                <w:rFonts w:ascii="B Lotus" w:eastAsia="Calibri" w:hAnsi="B Lotus" w:cs="B Lotus" w:hint="cs"/>
                <w:color w:val="000000"/>
                <w:sz w:val="20"/>
                <w:szCs w:val="20"/>
                <w:rtl/>
              </w:rPr>
              <w:t xml:space="preserve"> برنامه</w:t>
            </w:r>
            <w:del w:id="14066" w:author="Mehrnazi Boojari" w:date="2019-01-07T10:05:00Z">
              <w:r w:rsidRPr="00DE149B" w:rsidDel="00A31D6F">
                <w:rPr>
                  <w:rFonts w:ascii="B Lotus" w:eastAsia="Calibri" w:hAnsi="B Lotus" w:cs="B Lotus" w:hint="cs"/>
                  <w:color w:val="000000"/>
                  <w:sz w:val="20"/>
                  <w:szCs w:val="20"/>
                  <w:rtl/>
                </w:rPr>
                <w:delText xml:space="preserve"> ریزی </w:delText>
              </w:r>
            </w:del>
            <w:ins w:id="14067" w:author="Mehrnazi Boojari" w:date="2019-01-07T10:05:00Z">
              <w:r w:rsidR="00A31D6F">
                <w:rPr>
                  <w:rFonts w:ascii="B Lotus" w:eastAsia="Calibri" w:hAnsi="B Lotus" w:cs="B Lotus" w:hint="cs"/>
                  <w:color w:val="000000"/>
                  <w:sz w:val="20"/>
                  <w:szCs w:val="20"/>
                  <w:rtl/>
                </w:rPr>
                <w:t xml:space="preserve">‌ریزی </w:t>
              </w:r>
            </w:ins>
            <w:r w:rsidRPr="00DE149B">
              <w:rPr>
                <w:rFonts w:ascii="B Lotus" w:eastAsia="Calibri" w:hAnsi="B Lotus" w:cs="B Lotus" w:hint="cs"/>
                <w:color w:val="000000"/>
                <w:sz w:val="20"/>
                <w:szCs w:val="20"/>
                <w:rtl/>
              </w:rPr>
              <w:t xml:space="preserve">و </w:t>
            </w:r>
            <w:del w:id="14068" w:author="Mehrnazi Boojari" w:date="2019-01-07T10:46:00Z">
              <w:r w:rsidRPr="00DE149B" w:rsidDel="006A1F1D">
                <w:rPr>
                  <w:rFonts w:ascii="B Lotus" w:eastAsia="Calibri" w:hAnsi="B Lotus" w:cs="B Lotus" w:hint="cs"/>
                  <w:color w:val="000000"/>
                  <w:sz w:val="20"/>
                  <w:szCs w:val="20"/>
                  <w:rtl/>
                </w:rPr>
                <w:delText>اجرائی</w:delText>
              </w:r>
            </w:del>
            <w:ins w:id="14069"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326494C0"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نفوذ فرهنگ شهرنشینی و دچار چالش</w:t>
            </w:r>
            <w:del w:id="14070" w:author="Mehrnazi Boojari" w:date="2019-01-07T10:33:00Z">
              <w:r w:rsidRPr="00DE149B" w:rsidDel="006C73A5">
                <w:rPr>
                  <w:rFonts w:ascii="B Lotus" w:eastAsia="Calibri" w:hAnsi="B Lotus" w:cs="B Lotus" w:hint="cs"/>
                  <w:color w:val="000000"/>
                  <w:sz w:val="20"/>
                  <w:szCs w:val="20"/>
                  <w:rtl/>
                </w:rPr>
                <w:delText xml:space="preserve"> شدن </w:delText>
              </w:r>
            </w:del>
            <w:ins w:id="14071" w:author="Mehrnazi Boojari" w:date="2019-01-07T10:33:00Z">
              <w:r w:rsidR="006C73A5">
                <w:rPr>
                  <w:rFonts w:ascii="B Lotus" w:eastAsia="Calibri" w:hAnsi="B Lotus" w:cs="B Lotus" w:hint="cs"/>
                  <w:color w:val="000000"/>
                  <w:sz w:val="20"/>
                  <w:szCs w:val="20"/>
                  <w:rtl/>
                </w:rPr>
                <w:t xml:space="preserve">‌شدن </w:t>
              </w:r>
            </w:ins>
            <w:r w:rsidRPr="00DE149B">
              <w:rPr>
                <w:rFonts w:ascii="B Lotus" w:eastAsia="Calibri" w:hAnsi="B Lotus" w:cs="B Lotus" w:hint="cs"/>
                <w:color w:val="000000"/>
                <w:sz w:val="20"/>
                <w:szCs w:val="20"/>
                <w:rtl/>
              </w:rPr>
              <w:t>هویت روستایی و</w:t>
            </w:r>
            <w:del w:id="14072" w:author="Mehrnazi Boojari" w:date="2019-01-12T23:20:00Z">
              <w:r w:rsidRPr="00DE149B" w:rsidDel="000806BA">
                <w:rPr>
                  <w:rFonts w:ascii="B Lotus" w:eastAsia="Calibri" w:hAnsi="B Lotus" w:cs="B Lotus" w:hint="cs"/>
                  <w:color w:val="000000"/>
                  <w:sz w:val="20"/>
                  <w:szCs w:val="20"/>
                  <w:rtl/>
                </w:rPr>
                <w:delText xml:space="preserve"> به تبع </w:delText>
              </w:r>
            </w:del>
            <w:ins w:id="14073" w:author="Mehrnazi Boojari" w:date="2019-01-12T23:20:00Z">
              <w:r w:rsidR="000806BA">
                <w:rPr>
                  <w:rFonts w:ascii="B Lotus" w:eastAsia="Calibri" w:hAnsi="B Lotus" w:cs="B Lotus" w:hint="cs"/>
                  <w:color w:val="000000"/>
                  <w:sz w:val="20"/>
                  <w:szCs w:val="20"/>
                  <w:rtl/>
                </w:rPr>
                <w:t xml:space="preserve"> به‌تبع </w:t>
              </w:r>
            </w:ins>
            <w:r w:rsidRPr="00DE149B">
              <w:rPr>
                <w:rFonts w:ascii="B Lotus" w:eastAsia="Calibri" w:hAnsi="B Lotus" w:cs="B Lotus" w:hint="cs"/>
                <w:color w:val="000000"/>
                <w:sz w:val="20"/>
                <w:szCs w:val="20"/>
                <w:rtl/>
              </w:rPr>
              <w:t>آن به</w:t>
            </w:r>
            <w:ins w:id="14074" w:author="Mehrnazi Boojari" w:date="2019-01-13T08:16:00Z">
              <w:r w:rsidR="00AD5F47">
                <w:rPr>
                  <w:rFonts w:ascii="B Lotus" w:eastAsia="Calibri" w:hAnsi="B Lotus" w:cs="B Nazanin" w:hint="cs"/>
                  <w:color w:val="000000"/>
                  <w:sz w:val="20"/>
                  <w:szCs w:val="20"/>
                  <w:rtl/>
                </w:rPr>
                <w:t>‌</w:t>
              </w:r>
            </w:ins>
            <w:del w:id="14075" w:author="Mehrnazi Boojari" w:date="2019-01-13T08:16:00Z">
              <w:r w:rsidRPr="00DE149B" w:rsidDel="00AD5F47">
                <w:rPr>
                  <w:rFonts w:ascii="B Lotus" w:eastAsia="Calibri" w:hAnsi="B Lotus" w:cs="B Lotus" w:hint="cs"/>
                  <w:color w:val="000000"/>
                  <w:sz w:val="20"/>
                  <w:szCs w:val="20"/>
                  <w:rtl/>
                </w:rPr>
                <w:delText xml:space="preserve"> </w:delText>
              </w:r>
            </w:del>
            <w:r w:rsidRPr="00DE149B">
              <w:rPr>
                <w:rFonts w:ascii="B Lotus" w:eastAsia="Calibri" w:hAnsi="B Lotus" w:cs="B Lotus" w:hint="cs"/>
                <w:color w:val="000000"/>
                <w:sz w:val="20"/>
                <w:szCs w:val="20"/>
                <w:rtl/>
              </w:rPr>
              <w:t>حاشیه</w:t>
            </w:r>
            <w:ins w:id="14076" w:author="Mehrnazi Boojari" w:date="2019-01-13T08:16:00Z">
              <w:r w:rsidR="00AD5F47">
                <w:rPr>
                  <w:rFonts w:ascii="B Lotus" w:eastAsia="Calibri" w:hAnsi="B Lotus" w:cs="B Nazanin" w:hint="cs"/>
                  <w:color w:val="000000"/>
                  <w:sz w:val="20"/>
                  <w:szCs w:val="20"/>
                  <w:rtl/>
                </w:rPr>
                <w:t>‌</w:t>
              </w:r>
            </w:ins>
            <w:del w:id="14077" w:author="Mehrnazi Boojari" w:date="2019-01-13T08:16:00Z">
              <w:r w:rsidRPr="00DE149B" w:rsidDel="00AD5F47">
                <w:rPr>
                  <w:rFonts w:ascii="B Lotus" w:eastAsia="Calibri" w:hAnsi="B Lotus" w:cs="B Lotus" w:hint="cs"/>
                  <w:color w:val="000000"/>
                  <w:sz w:val="20"/>
                  <w:szCs w:val="20"/>
                  <w:rtl/>
                </w:rPr>
                <w:delText xml:space="preserve"> </w:delText>
              </w:r>
            </w:del>
            <w:r w:rsidRPr="00DE149B">
              <w:rPr>
                <w:rFonts w:ascii="B Lotus" w:eastAsia="Calibri" w:hAnsi="B Lotus" w:cs="B Lotus" w:hint="cs"/>
                <w:color w:val="000000"/>
                <w:sz w:val="20"/>
                <w:szCs w:val="20"/>
                <w:rtl/>
              </w:rPr>
              <w:t>رفتن شرایط فرهنگی و اجتماعی</w:t>
            </w:r>
          </w:p>
        </w:tc>
        <w:tc>
          <w:tcPr>
            <w:tcW w:w="846" w:type="dxa"/>
            <w:noWrap/>
            <w:vAlign w:val="center"/>
            <w:hideMark/>
          </w:tcPr>
          <w:p w14:paraId="57AB64DD"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0.076</w:t>
            </w:r>
          </w:p>
        </w:tc>
        <w:tc>
          <w:tcPr>
            <w:tcW w:w="780" w:type="dxa"/>
            <w:noWrap/>
            <w:vAlign w:val="center"/>
            <w:hideMark/>
          </w:tcPr>
          <w:p w14:paraId="65494754"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4.40</w:t>
            </w:r>
          </w:p>
        </w:tc>
        <w:tc>
          <w:tcPr>
            <w:tcW w:w="1161" w:type="dxa"/>
            <w:noWrap/>
            <w:vAlign w:val="center"/>
            <w:hideMark/>
          </w:tcPr>
          <w:p w14:paraId="47424193"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0.33</w:t>
            </w:r>
          </w:p>
        </w:tc>
      </w:tr>
      <w:tr w:rsidR="00E91C41" w:rsidRPr="00DE149B" w14:paraId="3529393F"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7F60AB3F"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h22</w:t>
            </w:r>
          </w:p>
        </w:tc>
        <w:tc>
          <w:tcPr>
            <w:tcW w:w="1070" w:type="dxa"/>
            <w:vAlign w:val="center"/>
          </w:tcPr>
          <w:p w14:paraId="3A967D35"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del w:id="14078" w:author="Mehrnazi Boojari" w:date="2019-01-07T10:46:00Z">
              <w:r w:rsidRPr="00DE149B" w:rsidDel="006A1F1D">
                <w:rPr>
                  <w:rFonts w:ascii="B Lotus" w:eastAsia="Calibri" w:hAnsi="B Lotus" w:cs="B Lotus" w:hint="cs"/>
                  <w:color w:val="000000"/>
                  <w:sz w:val="20"/>
                  <w:szCs w:val="20"/>
                  <w:rtl/>
                </w:rPr>
                <w:delText>اجرائی</w:delText>
              </w:r>
            </w:del>
            <w:ins w:id="14079"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3A4E34B1" w14:textId="77777777" w:rsidR="00E91C41" w:rsidRPr="00DE149B" w:rsidRDefault="00E91C41" w:rsidP="00AD5F47">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کم</w:t>
            </w:r>
            <w:ins w:id="14080" w:author="Mehrnazi Boojari" w:date="2019-01-13T08:16:00Z">
              <w:r w:rsidR="00AD5F47">
                <w:rPr>
                  <w:rFonts w:ascii="B Lotus" w:eastAsia="Calibri" w:hAnsi="B Lotus" w:cs="B Nazanin" w:hint="cs"/>
                  <w:color w:val="000000"/>
                  <w:sz w:val="20"/>
                  <w:szCs w:val="20"/>
                  <w:rtl/>
                </w:rPr>
                <w:t>‌</w:t>
              </w:r>
            </w:ins>
            <w:del w:id="14081" w:author="Mehrnazi Boojari" w:date="2019-01-13T08:16:00Z">
              <w:r w:rsidRPr="00DE149B" w:rsidDel="00AD5F47">
                <w:rPr>
                  <w:rFonts w:ascii="B Lotus" w:eastAsia="Calibri" w:hAnsi="B Lotus" w:cs="B Lotus" w:hint="cs"/>
                  <w:color w:val="000000"/>
                  <w:sz w:val="20"/>
                  <w:szCs w:val="20"/>
                  <w:rtl/>
                </w:rPr>
                <w:delText xml:space="preserve"> </w:delText>
              </w:r>
            </w:del>
            <w:r w:rsidRPr="00DE149B">
              <w:rPr>
                <w:rFonts w:ascii="B Lotus" w:eastAsia="Calibri" w:hAnsi="B Lotus" w:cs="B Lotus" w:hint="cs"/>
                <w:color w:val="000000"/>
                <w:sz w:val="20"/>
                <w:szCs w:val="20"/>
                <w:rtl/>
              </w:rPr>
              <w:t>اهمیت</w:t>
            </w:r>
            <w:del w:id="14082" w:author="Mehrnazi Boojari" w:date="2019-01-07T10:33:00Z">
              <w:r w:rsidRPr="00DE149B" w:rsidDel="006C73A5">
                <w:rPr>
                  <w:rFonts w:ascii="B Lotus" w:eastAsia="Calibri" w:hAnsi="B Lotus" w:cs="B Lotus" w:hint="cs"/>
                  <w:color w:val="000000"/>
                  <w:sz w:val="20"/>
                  <w:szCs w:val="20"/>
                  <w:rtl/>
                </w:rPr>
                <w:delText xml:space="preserve"> شدن </w:delText>
              </w:r>
            </w:del>
            <w:ins w:id="14083" w:author="Mehrnazi Boojari" w:date="2019-01-07T10:33:00Z">
              <w:r w:rsidR="006C73A5">
                <w:rPr>
                  <w:rFonts w:ascii="B Lotus" w:eastAsia="Calibri" w:hAnsi="B Lotus" w:cs="B Lotus" w:hint="cs"/>
                  <w:color w:val="000000"/>
                  <w:sz w:val="20"/>
                  <w:szCs w:val="20"/>
                  <w:rtl/>
                </w:rPr>
                <w:t xml:space="preserve">‌شدن </w:t>
              </w:r>
            </w:ins>
            <w:r w:rsidRPr="00DE149B">
              <w:rPr>
                <w:rFonts w:ascii="B Lotus" w:eastAsia="Calibri" w:hAnsi="B Lotus" w:cs="B Lotus" w:hint="cs"/>
                <w:color w:val="000000"/>
                <w:sz w:val="20"/>
                <w:szCs w:val="20"/>
                <w:rtl/>
              </w:rPr>
              <w:t xml:space="preserve">موارد فرهنگی و اجتماعی و اعتقادی در نگاه </w:t>
            </w:r>
            <w:del w:id="14084" w:author="Mehrnazi Boojari" w:date="2019-01-07T10:03:00Z">
              <w:r w:rsidRPr="00DE149B" w:rsidDel="00A31D6F">
                <w:rPr>
                  <w:rFonts w:ascii="B Lotus" w:eastAsia="Calibri" w:hAnsi="B Lotus" w:cs="B Lotus" w:hint="cs"/>
                  <w:color w:val="000000"/>
                  <w:sz w:val="20"/>
                  <w:szCs w:val="20"/>
                  <w:rtl/>
                </w:rPr>
                <w:delText>روستائی</w:delText>
              </w:r>
            </w:del>
            <w:ins w:id="14085" w:author="Mehrnazi Boojari" w:date="2019-01-07T10:03:00Z">
              <w:r w:rsidR="00A31D6F">
                <w:rPr>
                  <w:rFonts w:ascii="B Lotus" w:eastAsia="Calibri" w:hAnsi="B Lotus" w:cs="B Lotus" w:hint="cs"/>
                  <w:color w:val="000000"/>
                  <w:sz w:val="20"/>
                  <w:szCs w:val="20"/>
                  <w:rtl/>
                </w:rPr>
                <w:t>روستایی</w:t>
              </w:r>
            </w:ins>
            <w:r w:rsidRPr="00DE149B">
              <w:rPr>
                <w:rFonts w:ascii="B Lotus" w:eastAsia="Calibri" w:hAnsi="B Lotus" w:cs="B Lotus" w:hint="cs"/>
                <w:color w:val="000000"/>
                <w:sz w:val="20"/>
                <w:szCs w:val="20"/>
                <w:rtl/>
              </w:rPr>
              <w:t>ان</w:t>
            </w:r>
          </w:p>
        </w:tc>
        <w:tc>
          <w:tcPr>
            <w:tcW w:w="846" w:type="dxa"/>
            <w:noWrap/>
            <w:vAlign w:val="center"/>
            <w:hideMark/>
          </w:tcPr>
          <w:p w14:paraId="65484D5B"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0.049</w:t>
            </w:r>
          </w:p>
        </w:tc>
        <w:tc>
          <w:tcPr>
            <w:tcW w:w="780" w:type="dxa"/>
            <w:noWrap/>
            <w:vAlign w:val="center"/>
            <w:hideMark/>
          </w:tcPr>
          <w:p w14:paraId="21CC7AD8"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3.82</w:t>
            </w:r>
          </w:p>
        </w:tc>
        <w:tc>
          <w:tcPr>
            <w:tcW w:w="1161" w:type="dxa"/>
            <w:noWrap/>
            <w:vAlign w:val="center"/>
            <w:hideMark/>
          </w:tcPr>
          <w:p w14:paraId="3C9181B1"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0.19</w:t>
            </w:r>
          </w:p>
        </w:tc>
      </w:tr>
      <w:tr w:rsidR="00E91C41" w:rsidRPr="00DE149B" w14:paraId="08B8F993" w14:textId="77777777" w:rsidTr="00E91C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0985E67B"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h23</w:t>
            </w:r>
          </w:p>
        </w:tc>
        <w:tc>
          <w:tcPr>
            <w:tcW w:w="1070" w:type="dxa"/>
            <w:vAlign w:val="center"/>
          </w:tcPr>
          <w:p w14:paraId="70E79FD3"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del w:id="14086" w:author="Mehrnazi Boojari" w:date="2019-01-13T07:10:00Z">
              <w:r w:rsidRPr="00DE149B" w:rsidDel="002E51AF">
                <w:rPr>
                  <w:rFonts w:ascii="B Lotus" w:eastAsia="Calibri" w:hAnsi="B Lotus" w:cs="B Lotus" w:hint="cs"/>
                  <w:color w:val="000000"/>
                  <w:sz w:val="20"/>
                  <w:szCs w:val="20"/>
                  <w:rtl/>
                </w:rPr>
                <w:delText>برنامه ریزی</w:delText>
              </w:r>
            </w:del>
            <w:ins w:id="14087"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xml:space="preserve">، </w:t>
            </w:r>
            <w:del w:id="14088" w:author="Mehrnazi Boojari" w:date="2019-01-07T10:46:00Z">
              <w:r w:rsidRPr="00DE149B" w:rsidDel="006A1F1D">
                <w:rPr>
                  <w:rFonts w:ascii="B Lotus" w:eastAsia="Calibri" w:hAnsi="B Lotus" w:cs="B Lotus" w:hint="cs"/>
                  <w:color w:val="000000"/>
                  <w:sz w:val="20"/>
                  <w:szCs w:val="20"/>
                  <w:rtl/>
                </w:rPr>
                <w:delText>اجرائی</w:delText>
              </w:r>
            </w:del>
            <w:ins w:id="14089"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00EB42C3" w14:textId="77777777" w:rsidR="00E91C41" w:rsidRPr="00DE149B" w:rsidRDefault="00E91C41" w:rsidP="00E91C41">
            <w:pPr>
              <w:bidi/>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hint="cs"/>
                <w:color w:val="000000"/>
                <w:sz w:val="20"/>
                <w:szCs w:val="20"/>
                <w:rtl/>
              </w:rPr>
              <w:t xml:space="preserve">ضعف در طراحی با </w:t>
            </w:r>
            <w:del w:id="14090" w:author="Mehrnazi Boojari" w:date="2019-01-07T22:30:00Z">
              <w:r w:rsidRPr="00DE149B" w:rsidDel="00051F26">
                <w:rPr>
                  <w:rFonts w:ascii="B Lotus" w:eastAsia="Calibri" w:hAnsi="B Lotus" w:cs="B Lotus" w:hint="cs"/>
                  <w:color w:val="000000"/>
                  <w:sz w:val="20"/>
                  <w:szCs w:val="20"/>
                  <w:rtl/>
                </w:rPr>
                <w:delText>در نظر گرفتن</w:delText>
              </w:r>
            </w:del>
            <w:ins w:id="14091" w:author="Mehrnazi Boojari" w:date="2019-01-07T22:30:00Z">
              <w:r w:rsidR="00051F26">
                <w:rPr>
                  <w:rFonts w:ascii="B Lotus" w:eastAsia="Calibri" w:hAnsi="B Lotus" w:cs="B Lotus" w:hint="cs"/>
                  <w:color w:val="000000"/>
                  <w:sz w:val="20"/>
                  <w:szCs w:val="20"/>
                  <w:rtl/>
                </w:rPr>
                <w:t>در</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نظر</w:t>
              </w:r>
              <w:r w:rsidR="00051F26">
                <w:rPr>
                  <w:rFonts w:ascii="Times New Roman" w:eastAsia="Calibri" w:hAnsi="Times New Roman" w:cs="Times New Roman" w:hint="cs"/>
                  <w:color w:val="000000"/>
                  <w:sz w:val="20"/>
                  <w:szCs w:val="20"/>
                  <w:rtl/>
                </w:rPr>
                <w:t> </w:t>
              </w:r>
              <w:r w:rsidR="00051F26">
                <w:rPr>
                  <w:rFonts w:ascii="B Lotus" w:eastAsia="Calibri" w:hAnsi="B Lotus" w:cs="B Lotus" w:hint="cs"/>
                  <w:color w:val="000000"/>
                  <w:sz w:val="20"/>
                  <w:szCs w:val="20"/>
                  <w:rtl/>
                </w:rPr>
                <w:t>گرفتن</w:t>
              </w:r>
            </w:ins>
            <w:r w:rsidRPr="00DE149B">
              <w:rPr>
                <w:rFonts w:ascii="B Lotus" w:eastAsia="Calibri" w:hAnsi="B Lotus" w:cs="B Lotus" w:hint="cs"/>
                <w:color w:val="000000"/>
                <w:sz w:val="20"/>
                <w:szCs w:val="20"/>
                <w:rtl/>
              </w:rPr>
              <w:t xml:space="preserve"> شرایط فرهنگی و اجتماعی</w:t>
            </w:r>
            <w:del w:id="14092" w:author="Mehrnazi Boojari" w:date="2019-01-07T09:59:00Z">
              <w:r w:rsidRPr="00DE149B" w:rsidDel="00A31D6F">
                <w:rPr>
                  <w:rFonts w:ascii="B Lotus" w:eastAsia="Calibri" w:hAnsi="B Lotus" w:cs="B Lotus" w:hint="cs"/>
                  <w:color w:val="000000"/>
                  <w:sz w:val="20"/>
                  <w:szCs w:val="20"/>
                  <w:rtl/>
                </w:rPr>
                <w:delText xml:space="preserve">  </w:delText>
              </w:r>
            </w:del>
            <w:ins w:id="14093" w:author="Mehrnazi Boojari" w:date="2019-01-07T09:59:00Z">
              <w:r w:rsidR="00A31D6F">
                <w:rPr>
                  <w:rFonts w:ascii="B Lotus" w:eastAsia="Calibri" w:hAnsi="B Lotus" w:cs="B Lotus" w:hint="cs"/>
                  <w:color w:val="000000"/>
                  <w:sz w:val="20"/>
                  <w:szCs w:val="20"/>
                  <w:rtl/>
                </w:rPr>
                <w:t xml:space="preserve"> </w:t>
              </w:r>
            </w:ins>
            <w:r w:rsidRPr="00DE149B">
              <w:rPr>
                <w:rFonts w:ascii="B Lotus" w:eastAsia="Calibri" w:hAnsi="B Lotus" w:cs="B Lotus" w:hint="cs"/>
                <w:color w:val="000000"/>
                <w:sz w:val="20"/>
                <w:szCs w:val="20"/>
                <w:rtl/>
              </w:rPr>
              <w:t>توسط معماران و مهندسان بومی</w:t>
            </w:r>
          </w:p>
        </w:tc>
        <w:tc>
          <w:tcPr>
            <w:tcW w:w="846" w:type="dxa"/>
            <w:noWrap/>
            <w:vAlign w:val="center"/>
            <w:hideMark/>
          </w:tcPr>
          <w:p w14:paraId="5C6CF5E6"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0.023</w:t>
            </w:r>
          </w:p>
        </w:tc>
        <w:tc>
          <w:tcPr>
            <w:tcW w:w="780" w:type="dxa"/>
            <w:noWrap/>
            <w:vAlign w:val="center"/>
            <w:hideMark/>
          </w:tcPr>
          <w:p w14:paraId="5B226833"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3.37</w:t>
            </w:r>
          </w:p>
        </w:tc>
        <w:tc>
          <w:tcPr>
            <w:tcW w:w="1161" w:type="dxa"/>
            <w:noWrap/>
            <w:vAlign w:val="center"/>
            <w:hideMark/>
          </w:tcPr>
          <w:p w14:paraId="52044431" w14:textId="77777777" w:rsidR="00E91C41" w:rsidRPr="00DE149B" w:rsidRDefault="00E91C41" w:rsidP="00E91C41">
            <w:pPr>
              <w:jc w:val="center"/>
              <w:cnfStyle w:val="000000100000" w:firstRow="0" w:lastRow="0" w:firstColumn="0" w:lastColumn="0" w:oddVBand="0" w:evenVBand="0" w:oddHBand="1"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0.08</w:t>
            </w:r>
          </w:p>
        </w:tc>
      </w:tr>
      <w:tr w:rsidR="00E91C41" w:rsidRPr="00DE149B" w14:paraId="34424D68" w14:textId="77777777" w:rsidTr="00E91C41">
        <w:trPr>
          <w:trHeight w:val="300"/>
        </w:trPr>
        <w:tc>
          <w:tcPr>
            <w:cnfStyle w:val="001000000000" w:firstRow="0" w:lastRow="0" w:firstColumn="1" w:lastColumn="0" w:oddVBand="0" w:evenVBand="0" w:oddHBand="0" w:evenHBand="0" w:firstRowFirstColumn="0" w:firstRowLastColumn="0" w:lastRowFirstColumn="0" w:lastRowLastColumn="0"/>
            <w:tcW w:w="630" w:type="dxa"/>
            <w:noWrap/>
            <w:vAlign w:val="center"/>
            <w:hideMark/>
          </w:tcPr>
          <w:p w14:paraId="3B4B33DA" w14:textId="77777777" w:rsidR="00E91C41" w:rsidRPr="00295B4F" w:rsidRDefault="00E91C41" w:rsidP="00E91C41">
            <w:pPr>
              <w:jc w:val="center"/>
              <w:rPr>
                <w:rFonts w:asciiTheme="majorBidi" w:eastAsia="Calibri" w:hAnsiTheme="majorBidi" w:cstheme="majorBidi"/>
                <w:b w:val="0"/>
                <w:bCs w:val="0"/>
                <w:color w:val="000000"/>
                <w:sz w:val="18"/>
                <w:szCs w:val="18"/>
              </w:rPr>
            </w:pPr>
            <w:r w:rsidRPr="00295B4F">
              <w:rPr>
                <w:rFonts w:asciiTheme="majorBidi" w:eastAsia="Calibri" w:hAnsiTheme="majorBidi" w:cstheme="majorBidi"/>
                <w:b w:val="0"/>
                <w:bCs w:val="0"/>
                <w:color w:val="000000"/>
                <w:sz w:val="18"/>
                <w:szCs w:val="18"/>
              </w:rPr>
              <w:t>h24</w:t>
            </w:r>
          </w:p>
        </w:tc>
        <w:tc>
          <w:tcPr>
            <w:tcW w:w="1070" w:type="dxa"/>
            <w:vAlign w:val="center"/>
          </w:tcPr>
          <w:p w14:paraId="4F10F58E"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del w:id="14094" w:author="Mehrnazi Boojari" w:date="2019-01-13T07:10:00Z">
              <w:r w:rsidRPr="00DE149B" w:rsidDel="002E51AF">
                <w:rPr>
                  <w:rFonts w:ascii="B Lotus" w:eastAsia="Calibri" w:hAnsi="B Lotus" w:cs="B Lotus" w:hint="cs"/>
                  <w:color w:val="000000"/>
                  <w:sz w:val="20"/>
                  <w:szCs w:val="20"/>
                  <w:rtl/>
                </w:rPr>
                <w:delText>برنامه ریزی</w:delText>
              </w:r>
            </w:del>
            <w:ins w:id="14095" w:author="Mehrnazi Boojari" w:date="2019-01-13T07:10:00Z">
              <w:r w:rsidR="002E51AF">
                <w:rPr>
                  <w:rFonts w:ascii="B Lotus" w:eastAsia="Calibri" w:hAnsi="B Lotus" w:cs="B Lotus" w:hint="cs"/>
                  <w:color w:val="000000"/>
                  <w:sz w:val="20"/>
                  <w:szCs w:val="20"/>
                  <w:rtl/>
                </w:rPr>
                <w:t>برنامه‌ریزی</w:t>
              </w:r>
            </w:ins>
            <w:r w:rsidRPr="00DE149B">
              <w:rPr>
                <w:rFonts w:ascii="B Lotus" w:eastAsia="Calibri" w:hAnsi="B Lotus" w:cs="B Lotus" w:hint="cs"/>
                <w:color w:val="000000"/>
                <w:sz w:val="20"/>
                <w:szCs w:val="20"/>
                <w:rtl/>
              </w:rPr>
              <w:t xml:space="preserve">، </w:t>
            </w:r>
            <w:del w:id="14096" w:author="Mehrnazi Boojari" w:date="2019-01-07T10:46:00Z">
              <w:r w:rsidRPr="00DE149B" w:rsidDel="006A1F1D">
                <w:rPr>
                  <w:rFonts w:ascii="B Lotus" w:eastAsia="Calibri" w:hAnsi="B Lotus" w:cs="B Lotus" w:hint="cs"/>
                  <w:color w:val="000000"/>
                  <w:sz w:val="20"/>
                  <w:szCs w:val="20"/>
                  <w:rtl/>
                </w:rPr>
                <w:delText>اجرائی</w:delText>
              </w:r>
            </w:del>
            <w:ins w:id="14097" w:author="Mehrnazi Boojari" w:date="2019-01-07T10:46:00Z">
              <w:r w:rsidR="006A1F1D">
                <w:rPr>
                  <w:rFonts w:ascii="B Lotus" w:eastAsia="Calibri" w:hAnsi="B Lotus" w:cs="B Lotus" w:hint="cs"/>
                  <w:color w:val="000000"/>
                  <w:sz w:val="20"/>
                  <w:szCs w:val="20"/>
                  <w:rtl/>
                </w:rPr>
                <w:t>اجرایی</w:t>
              </w:r>
            </w:ins>
          </w:p>
        </w:tc>
        <w:tc>
          <w:tcPr>
            <w:tcW w:w="5034" w:type="dxa"/>
            <w:noWrap/>
            <w:vAlign w:val="center"/>
            <w:hideMark/>
          </w:tcPr>
          <w:p w14:paraId="58A92DBD" w14:textId="77777777" w:rsidR="00E91C41" w:rsidRPr="00DE149B" w:rsidRDefault="00E91C41" w:rsidP="00E91C41">
            <w:pPr>
              <w:bidi/>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del w:id="14098" w:author="Mehrnazi Boojari" w:date="2019-01-13T08:16:00Z">
              <w:r w:rsidRPr="00DE149B" w:rsidDel="00AD5F47">
                <w:rPr>
                  <w:rFonts w:ascii="B Lotus" w:eastAsia="Calibri" w:hAnsi="B Lotus" w:cs="B Lotus" w:hint="cs"/>
                  <w:color w:val="000000"/>
                  <w:sz w:val="20"/>
                  <w:szCs w:val="20"/>
                  <w:rtl/>
                </w:rPr>
                <w:delText>پیاده</w:delText>
              </w:r>
            </w:del>
            <w:del w:id="14099" w:author="Mehrnazi Boojari" w:date="2019-01-07T09:51:00Z">
              <w:r w:rsidRPr="00DE149B" w:rsidDel="006F7CCF">
                <w:rPr>
                  <w:rFonts w:ascii="B Lotus" w:eastAsia="Calibri" w:hAnsi="B Lotus" w:cs="B Lotus" w:hint="cs"/>
                  <w:color w:val="000000"/>
                  <w:sz w:val="20"/>
                  <w:szCs w:val="20"/>
                  <w:rtl/>
                </w:rPr>
                <w:delText xml:space="preserve"> سازی </w:delText>
              </w:r>
            </w:del>
            <w:ins w:id="14100" w:author="Mehrnazi Boojari" w:date="2019-01-13T08:16:00Z">
              <w:r w:rsidR="00AD5F47">
                <w:rPr>
                  <w:rFonts w:ascii="B Lotus" w:eastAsia="Calibri" w:hAnsi="B Lotus" w:cs="B Lotus" w:hint="cs"/>
                  <w:color w:val="000000"/>
                  <w:sz w:val="20"/>
                  <w:szCs w:val="20"/>
                  <w:rtl/>
                </w:rPr>
                <w:t>اجرای</w:t>
              </w:r>
            </w:ins>
            <w:ins w:id="14101" w:author="Mehrnazi Boojari" w:date="2019-01-07T09:51:00Z">
              <w:r w:rsidR="006F7CCF">
                <w:rPr>
                  <w:rFonts w:ascii="B Lotus" w:eastAsia="Calibri" w:hAnsi="B Lotus" w:cs="B Lotus" w:hint="cs"/>
                  <w:color w:val="000000"/>
                  <w:sz w:val="20"/>
                  <w:szCs w:val="20"/>
                  <w:rtl/>
                </w:rPr>
                <w:t xml:space="preserve"> </w:t>
              </w:r>
            </w:ins>
            <w:r w:rsidRPr="00DE149B">
              <w:rPr>
                <w:rFonts w:ascii="B Lotus" w:eastAsia="Calibri" w:hAnsi="B Lotus" w:cs="B Lotus" w:hint="cs"/>
                <w:color w:val="000000"/>
                <w:sz w:val="20"/>
                <w:szCs w:val="20"/>
                <w:rtl/>
              </w:rPr>
              <w:t xml:space="preserve">طرح هادی روستایی و </w:t>
            </w:r>
            <w:del w:id="14102" w:author="Mehrnazi Boojari" w:date="2019-01-07T10:04:00Z">
              <w:r w:rsidRPr="00DE149B" w:rsidDel="00A31D6F">
                <w:rPr>
                  <w:rFonts w:ascii="B Lotus" w:eastAsia="Calibri" w:hAnsi="B Lotus" w:cs="B Lotus" w:hint="cs"/>
                  <w:color w:val="000000"/>
                  <w:sz w:val="20"/>
                  <w:szCs w:val="20"/>
                  <w:rtl/>
                </w:rPr>
                <w:delText>تاثیر</w:delText>
              </w:r>
            </w:del>
            <w:ins w:id="14103" w:author="Mehrnazi Boojari" w:date="2019-01-07T10:04:00Z">
              <w:r w:rsidR="00A31D6F">
                <w:rPr>
                  <w:rFonts w:ascii="B Lotus" w:eastAsia="Calibri" w:hAnsi="B Lotus" w:cs="B Lotus" w:hint="cs"/>
                  <w:color w:val="000000"/>
                  <w:sz w:val="20"/>
                  <w:szCs w:val="20"/>
                  <w:rtl/>
                </w:rPr>
                <w:t>تأثیر</w:t>
              </w:r>
            </w:ins>
            <w:r w:rsidRPr="00DE149B">
              <w:rPr>
                <w:rFonts w:ascii="B Lotus" w:eastAsia="Calibri" w:hAnsi="B Lotus" w:cs="B Lotus" w:hint="cs"/>
                <w:color w:val="000000"/>
                <w:sz w:val="20"/>
                <w:szCs w:val="20"/>
                <w:rtl/>
              </w:rPr>
              <w:t>ات ناشی از آن همچون از بین رفتن فضاهای همسایگی</w:t>
            </w:r>
          </w:p>
        </w:tc>
        <w:tc>
          <w:tcPr>
            <w:tcW w:w="846" w:type="dxa"/>
            <w:noWrap/>
            <w:vAlign w:val="center"/>
            <w:hideMark/>
          </w:tcPr>
          <w:p w14:paraId="6D4C8DBD"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tl/>
              </w:rPr>
            </w:pPr>
            <w:r w:rsidRPr="00DE149B">
              <w:rPr>
                <w:rFonts w:ascii="B Lotus" w:eastAsia="Calibri" w:hAnsi="B Lotus" w:cs="B Lotus"/>
                <w:color w:val="000000"/>
                <w:sz w:val="20"/>
                <w:szCs w:val="20"/>
              </w:rPr>
              <w:t>0.021</w:t>
            </w:r>
          </w:p>
        </w:tc>
        <w:tc>
          <w:tcPr>
            <w:tcW w:w="780" w:type="dxa"/>
            <w:noWrap/>
            <w:vAlign w:val="center"/>
            <w:hideMark/>
          </w:tcPr>
          <w:p w14:paraId="2CE682F3"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3.32</w:t>
            </w:r>
          </w:p>
        </w:tc>
        <w:tc>
          <w:tcPr>
            <w:tcW w:w="1161" w:type="dxa"/>
            <w:noWrap/>
            <w:vAlign w:val="center"/>
            <w:hideMark/>
          </w:tcPr>
          <w:p w14:paraId="223A5E59" w14:textId="77777777" w:rsidR="00E91C41" w:rsidRPr="00DE149B" w:rsidRDefault="00E91C41" w:rsidP="00E91C41">
            <w:pPr>
              <w:jc w:val="center"/>
              <w:cnfStyle w:val="000000000000" w:firstRow="0" w:lastRow="0" w:firstColumn="0" w:lastColumn="0" w:oddVBand="0" w:evenVBand="0" w:oddHBand="0" w:evenHBand="0" w:firstRowFirstColumn="0" w:firstRowLastColumn="0" w:lastRowFirstColumn="0" w:lastRowLastColumn="0"/>
              <w:rPr>
                <w:rFonts w:ascii="B Lotus" w:eastAsia="Calibri" w:hAnsi="B Lotus" w:cs="B Lotus"/>
                <w:color w:val="000000"/>
                <w:sz w:val="20"/>
                <w:szCs w:val="20"/>
              </w:rPr>
            </w:pPr>
            <w:r w:rsidRPr="00DE149B">
              <w:rPr>
                <w:rFonts w:ascii="B Lotus" w:eastAsia="Calibri" w:hAnsi="B Lotus" w:cs="B Lotus"/>
                <w:color w:val="000000"/>
                <w:sz w:val="20"/>
                <w:szCs w:val="20"/>
              </w:rPr>
              <w:t>0.07</w:t>
            </w:r>
          </w:p>
        </w:tc>
      </w:tr>
    </w:tbl>
    <w:p w14:paraId="6EA056C9" w14:textId="77777777" w:rsidR="00E91C41" w:rsidRPr="00DE149B" w:rsidRDefault="00E91C41" w:rsidP="00E91C41">
      <w:pPr>
        <w:tabs>
          <w:tab w:val="left" w:pos="803"/>
        </w:tabs>
        <w:bidi/>
        <w:ind w:firstLine="288"/>
        <w:jc w:val="both"/>
        <w:rPr>
          <w:rFonts w:ascii="B Lotus" w:eastAsia="Calibri" w:hAnsi="B Lotus" w:cs="B Lotus"/>
          <w:sz w:val="24"/>
          <w:szCs w:val="24"/>
          <w:rtl/>
          <w:lang w:bidi="fa-IR"/>
        </w:rPr>
      </w:pPr>
    </w:p>
    <w:p w14:paraId="182E4C37" w14:textId="77777777" w:rsidR="00E91C41" w:rsidRPr="00DE149B" w:rsidRDefault="00E91C41" w:rsidP="004B4EEE">
      <w:pPr>
        <w:tabs>
          <w:tab w:val="left" w:pos="803"/>
        </w:tabs>
        <w:bidi/>
        <w:ind w:firstLine="288"/>
        <w:jc w:val="both"/>
        <w:rPr>
          <w:rFonts w:ascii="B Lotus" w:eastAsia="Calibri" w:hAnsi="B Lotus" w:cs="B Lotus"/>
          <w:sz w:val="24"/>
          <w:szCs w:val="24"/>
          <w:rtl/>
          <w:lang w:bidi="fa-IR"/>
        </w:rPr>
      </w:pPr>
      <w:r w:rsidRPr="00DE149B">
        <w:rPr>
          <w:rFonts w:ascii="B Lotus" w:eastAsia="Calibri" w:hAnsi="B Lotus" w:cs="B Lotus" w:hint="cs"/>
          <w:sz w:val="24"/>
          <w:szCs w:val="24"/>
          <w:rtl/>
          <w:lang w:bidi="fa-IR"/>
        </w:rPr>
        <w:t>برای فهم بهتر جدول 3</w:t>
      </w:r>
      <w:del w:id="14104" w:author="Mehrnazi Boojari" w:date="2019-01-13T08:16:00Z">
        <w:r w:rsidRPr="00DE149B" w:rsidDel="00AD5F47">
          <w:rPr>
            <w:rFonts w:ascii="B Lotus" w:eastAsia="Calibri" w:hAnsi="B Lotus" w:cs="B Lotus" w:hint="cs"/>
            <w:sz w:val="24"/>
            <w:szCs w:val="24"/>
            <w:rtl/>
            <w:lang w:bidi="fa-IR"/>
          </w:rPr>
          <w:delText>.</w:delText>
        </w:r>
      </w:del>
      <w:ins w:id="14105" w:author="Mehrnazi Boojari" w:date="2019-01-13T08:16:00Z">
        <w:r w:rsidR="00AD5F47">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7</w:t>
      </w:r>
      <w:del w:id="14106" w:author="Mehrnazi Boojari" w:date="2019-01-07T09:47:00Z">
        <w:r w:rsidRPr="00DE149B" w:rsidDel="006F7CCF">
          <w:rPr>
            <w:rFonts w:ascii="B Lotus" w:eastAsia="Calibri" w:hAnsi="B Lotus" w:cs="B Lotus" w:hint="cs"/>
            <w:sz w:val="24"/>
            <w:szCs w:val="24"/>
            <w:rtl/>
            <w:lang w:bidi="fa-IR"/>
          </w:rPr>
          <w:delText xml:space="preserve"> ؛</w:delText>
        </w:r>
      </w:del>
      <w:ins w:id="14107" w:author="Mehrnazi Boojari" w:date="2019-01-13T08:16:00Z">
        <w:r w:rsidR="00AD5F47">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 xml:space="preserve"> نمودار 3</w:t>
      </w:r>
      <w:del w:id="14108" w:author="Mehrnazi Boojari" w:date="2019-01-13T08:16:00Z">
        <w:r w:rsidRPr="00DE149B" w:rsidDel="00AD5F47">
          <w:rPr>
            <w:rFonts w:ascii="B Lotus" w:eastAsia="Calibri" w:hAnsi="B Lotus" w:cs="B Lotus" w:hint="cs"/>
            <w:sz w:val="24"/>
            <w:szCs w:val="24"/>
            <w:rtl/>
            <w:lang w:bidi="fa-IR"/>
          </w:rPr>
          <w:delText>.</w:delText>
        </w:r>
      </w:del>
      <w:ins w:id="14109" w:author="Mehrnazi Boojari" w:date="2019-01-13T08:16:00Z">
        <w:r w:rsidR="00AD5F47">
          <w:rPr>
            <w:rFonts w:ascii="B Lotus" w:eastAsia="Calibri" w:hAnsi="B Lotus" w:cs="B Lotus" w:hint="cs"/>
            <w:sz w:val="24"/>
            <w:szCs w:val="24"/>
            <w:rtl/>
            <w:lang w:bidi="fa-IR"/>
          </w:rPr>
          <w:t>-</w:t>
        </w:r>
      </w:ins>
      <w:r w:rsidRPr="00DE149B">
        <w:rPr>
          <w:rFonts w:ascii="B Lotus" w:eastAsia="Calibri" w:hAnsi="B Lotus" w:cs="B Lotus" w:hint="cs"/>
          <w:sz w:val="24"/>
          <w:szCs w:val="24"/>
          <w:rtl/>
          <w:lang w:bidi="fa-IR"/>
        </w:rPr>
        <w:t>3 تهیه شده که به ترتیب امتیازات نهایی عوامل</w:t>
      </w:r>
      <w:ins w:id="14110" w:author="Mehrnazi Boojari" w:date="2019-01-13T08:16:00Z">
        <w:r w:rsidR="00AD5F47">
          <w:rPr>
            <w:rFonts w:ascii="B Lotus" w:eastAsia="Calibri" w:hAnsi="B Lotus" w:cs="B Lotus" w:hint="cs"/>
            <w:sz w:val="24"/>
            <w:szCs w:val="24"/>
            <w:rtl/>
            <w:lang w:bidi="fa-IR"/>
          </w:rPr>
          <w:t xml:space="preserve"> را</w:t>
        </w:r>
      </w:ins>
      <w:r w:rsidRPr="00DE149B">
        <w:rPr>
          <w:rFonts w:ascii="B Lotus" w:eastAsia="Calibri" w:hAnsi="B Lotus" w:cs="B Lotus" w:hint="cs"/>
          <w:sz w:val="24"/>
          <w:szCs w:val="24"/>
          <w:rtl/>
          <w:lang w:bidi="fa-IR"/>
        </w:rPr>
        <w:t xml:space="preserve"> </w:t>
      </w:r>
      <w:del w:id="14111" w:author="Mehrnazi Boojari" w:date="2019-01-13T08:19:00Z">
        <w:r w:rsidRPr="00DE149B" w:rsidDel="004B4EEE">
          <w:rPr>
            <w:rFonts w:ascii="B Lotus" w:eastAsia="Calibri" w:hAnsi="B Lotus" w:cs="B Lotus" w:hint="cs"/>
            <w:sz w:val="24"/>
            <w:szCs w:val="24"/>
            <w:rtl/>
            <w:lang w:bidi="fa-IR"/>
          </w:rPr>
          <w:delText xml:space="preserve">به ترتیب </w:delText>
        </w:r>
      </w:del>
      <w:r w:rsidRPr="00DE149B">
        <w:rPr>
          <w:rFonts w:ascii="B Lotus" w:eastAsia="Calibri" w:hAnsi="B Lotus" w:cs="B Lotus" w:hint="cs"/>
          <w:sz w:val="24"/>
          <w:szCs w:val="24"/>
          <w:rtl/>
          <w:lang w:bidi="fa-IR"/>
        </w:rPr>
        <w:t xml:space="preserve">از </w:t>
      </w:r>
      <w:del w:id="14112" w:author="Mehrnazi Boojari" w:date="2019-01-13T08:19:00Z">
        <w:r w:rsidRPr="00DE149B" w:rsidDel="004B4EEE">
          <w:rPr>
            <w:rFonts w:ascii="B Lotus" w:eastAsia="Calibri" w:hAnsi="B Lotus" w:cs="B Lotus" w:hint="cs"/>
            <w:sz w:val="24"/>
            <w:szCs w:val="24"/>
            <w:rtl/>
            <w:lang w:bidi="fa-IR"/>
          </w:rPr>
          <w:delText xml:space="preserve">امتیاز </w:delText>
        </w:r>
      </w:del>
      <w:r w:rsidRPr="00DE149B">
        <w:rPr>
          <w:rFonts w:ascii="B Lotus" w:eastAsia="Calibri" w:hAnsi="B Lotus" w:cs="B Lotus" w:hint="cs"/>
          <w:sz w:val="24"/>
          <w:szCs w:val="24"/>
          <w:rtl/>
          <w:lang w:bidi="fa-IR"/>
        </w:rPr>
        <w:t xml:space="preserve">بالا به </w:t>
      </w:r>
      <w:del w:id="14113" w:author="Mehrnazi Boojari" w:date="2019-01-07T23:59:00Z">
        <w:r w:rsidRPr="00DE149B" w:rsidDel="008E2EB9">
          <w:rPr>
            <w:rFonts w:ascii="B Lotus" w:eastAsia="Calibri" w:hAnsi="B Lotus" w:cs="B Lotus" w:hint="cs"/>
            <w:sz w:val="24"/>
            <w:szCs w:val="24"/>
            <w:rtl/>
            <w:lang w:bidi="fa-IR"/>
          </w:rPr>
          <w:delText>پائین</w:delText>
        </w:r>
      </w:del>
      <w:ins w:id="14114" w:author="Mehrnazi Boojari" w:date="2019-01-07T23:59:00Z">
        <w:r w:rsidR="008E2EB9">
          <w:rPr>
            <w:rFonts w:ascii="B Lotus" w:eastAsia="Calibri" w:hAnsi="B Lotus" w:cs="B Lotus" w:hint="cs"/>
            <w:sz w:val="24"/>
            <w:szCs w:val="24"/>
            <w:rtl/>
            <w:lang w:bidi="fa-IR"/>
          </w:rPr>
          <w:t>پایین</w:t>
        </w:r>
      </w:ins>
      <w:r w:rsidRPr="00DE149B">
        <w:rPr>
          <w:rFonts w:ascii="B Lotus" w:eastAsia="Calibri" w:hAnsi="B Lotus" w:cs="B Lotus" w:hint="cs"/>
          <w:sz w:val="24"/>
          <w:szCs w:val="24"/>
          <w:rtl/>
          <w:lang w:bidi="fa-IR"/>
        </w:rPr>
        <w:t xml:space="preserve"> رتبه</w:t>
      </w:r>
      <w:del w:id="14115" w:author="Mehrnazi Boojari" w:date="2019-01-07T10:01:00Z">
        <w:r w:rsidRPr="00DE149B" w:rsidDel="00A31D6F">
          <w:rPr>
            <w:rFonts w:ascii="B Lotus" w:eastAsia="Calibri" w:hAnsi="B Lotus" w:cs="B Lotus" w:hint="cs"/>
            <w:sz w:val="24"/>
            <w:szCs w:val="24"/>
            <w:rtl/>
            <w:lang w:bidi="fa-IR"/>
          </w:rPr>
          <w:delText xml:space="preserve"> بندی </w:delText>
        </w:r>
      </w:del>
      <w:ins w:id="14116" w:author="Mehrnazi Boojari" w:date="2019-01-07T10:01:00Z">
        <w:r w:rsidR="00A31D6F">
          <w:rPr>
            <w:rFonts w:ascii="B Lotus" w:eastAsia="Calibri" w:hAnsi="B Lotus" w:cs="B Lotus" w:hint="cs"/>
            <w:sz w:val="24"/>
            <w:szCs w:val="24"/>
            <w:rtl/>
            <w:lang w:bidi="fa-IR"/>
          </w:rPr>
          <w:t xml:space="preserve">‌بندی </w:t>
        </w:r>
      </w:ins>
      <w:r w:rsidRPr="00DE149B">
        <w:rPr>
          <w:rFonts w:ascii="B Lotus" w:eastAsia="Calibri" w:hAnsi="B Lotus" w:cs="B Lotus" w:hint="cs"/>
          <w:sz w:val="24"/>
          <w:szCs w:val="24"/>
          <w:rtl/>
          <w:lang w:bidi="fa-IR"/>
        </w:rPr>
        <w:t>کرده است</w:t>
      </w:r>
      <w:del w:id="14117" w:author="Mehrnazi Boojari" w:date="2019-01-07T09:53:00Z">
        <w:r w:rsidRPr="00DE149B" w:rsidDel="006F7CCF">
          <w:rPr>
            <w:rFonts w:ascii="B Lotus" w:eastAsia="Calibri" w:hAnsi="B Lotus" w:cs="B Lotus" w:hint="cs"/>
            <w:sz w:val="24"/>
            <w:szCs w:val="24"/>
            <w:rtl/>
            <w:lang w:bidi="fa-IR"/>
          </w:rPr>
          <w:delText xml:space="preserve"> . </w:delText>
        </w:r>
      </w:del>
      <w:ins w:id="14118" w:author="Mehrnazi Boojari" w:date="2019-01-07T09:53:00Z">
        <w:r w:rsidR="006F7CCF">
          <w:rPr>
            <w:rFonts w:ascii="B Lotus" w:eastAsia="Calibri" w:hAnsi="B Lotus" w:cs="B Lotus" w:hint="cs"/>
            <w:sz w:val="24"/>
            <w:szCs w:val="24"/>
            <w:rtl/>
            <w:lang w:bidi="fa-IR"/>
          </w:rPr>
          <w:t xml:space="preserve">. </w:t>
        </w:r>
      </w:ins>
    </w:p>
    <w:p w14:paraId="432EA2BC" w14:textId="77777777" w:rsidR="00E91C41" w:rsidRPr="00E91C41" w:rsidRDefault="00E91C41" w:rsidP="00E91C41">
      <w:pPr>
        <w:keepNext/>
        <w:tabs>
          <w:tab w:val="left" w:pos="803"/>
        </w:tabs>
        <w:bidi/>
        <w:ind w:hanging="185"/>
        <w:jc w:val="center"/>
        <w:rPr>
          <w:rFonts w:ascii="Calibri" w:eastAsia="Calibri" w:hAnsi="Calibri" w:cs="Arial"/>
        </w:rPr>
      </w:pPr>
      <w:r w:rsidRPr="00E91C41">
        <w:rPr>
          <w:rFonts w:ascii="Calibri" w:eastAsia="Calibri" w:hAnsi="Calibri" w:cs="B Lotus"/>
          <w:noProof/>
          <w:sz w:val="24"/>
          <w:szCs w:val="24"/>
        </w:rPr>
        <w:lastRenderedPageBreak/>
        <w:drawing>
          <wp:inline distT="0" distB="0" distL="0" distR="0" wp14:anchorId="1D68E96F" wp14:editId="5CCFFD7F">
            <wp:extent cx="5635720" cy="5451475"/>
            <wp:effectExtent l="0" t="0" r="3175" b="158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25EE72" w14:textId="77777777" w:rsidR="00E91C41" w:rsidRPr="00295B4F" w:rsidRDefault="00E91C41" w:rsidP="004B4EEE">
      <w:pPr>
        <w:bidi/>
        <w:spacing w:after="200" w:line="240" w:lineRule="auto"/>
        <w:jc w:val="center"/>
        <w:rPr>
          <w:rFonts w:ascii="B Lotus" w:eastAsia="Calibri" w:hAnsi="B Lotus" w:cs="B Lotus"/>
          <w:color w:val="000000"/>
          <w:sz w:val="20"/>
          <w:szCs w:val="20"/>
          <w:rtl/>
          <w:lang w:bidi="fa-IR"/>
        </w:rPr>
      </w:pPr>
      <w:bookmarkStart w:id="14119" w:name="_Toc530239752"/>
      <w:r w:rsidRPr="00295B4F">
        <w:rPr>
          <w:rFonts w:ascii="B Lotus" w:eastAsia="Calibri" w:hAnsi="B Lotus" w:cs="B Lotus"/>
          <w:color w:val="000000"/>
          <w:sz w:val="20"/>
          <w:szCs w:val="20"/>
          <w:rtl/>
        </w:rPr>
        <w:t xml:space="preserve">نمودار </w:t>
      </w:r>
      <w:r w:rsidR="00F11B79" w:rsidRPr="00295B4F">
        <w:rPr>
          <w:rFonts w:ascii="B Lotus" w:eastAsia="Calibri" w:hAnsi="B Lotus" w:cs="B Lotus"/>
          <w:color w:val="000000"/>
          <w:sz w:val="20"/>
          <w:szCs w:val="20"/>
          <w:rtl/>
        </w:rPr>
        <w:fldChar w:fldCharType="begin"/>
      </w:r>
      <w:r w:rsidR="00F11B79" w:rsidRPr="00295B4F">
        <w:rPr>
          <w:rFonts w:ascii="B Lotus" w:eastAsia="Calibri" w:hAnsi="B Lotus" w:cs="B Lotus"/>
          <w:color w:val="000000"/>
          <w:sz w:val="20"/>
          <w:szCs w:val="20"/>
          <w:rtl/>
        </w:rPr>
        <w:instrText xml:space="preserve"> </w:instrText>
      </w:r>
      <w:r w:rsidR="00F11B79" w:rsidRPr="00295B4F">
        <w:rPr>
          <w:rFonts w:ascii="B Lotus" w:eastAsia="Calibri" w:hAnsi="B Lotus" w:cs="B Lotus"/>
          <w:color w:val="000000"/>
          <w:sz w:val="20"/>
          <w:szCs w:val="20"/>
        </w:rPr>
        <w:instrText xml:space="preserve">STYLEREF </w:instrText>
      </w:r>
      <w:r w:rsidR="00F11B79" w:rsidRPr="00295B4F">
        <w:rPr>
          <w:rFonts w:ascii="B Lotus" w:eastAsia="Calibri" w:hAnsi="B Lotus" w:cs="B Lotus"/>
          <w:color w:val="000000"/>
          <w:sz w:val="20"/>
          <w:szCs w:val="20"/>
          <w:rtl/>
        </w:rPr>
        <w:instrText>1 \</w:instrText>
      </w:r>
      <w:r w:rsidR="00F11B79" w:rsidRPr="00295B4F">
        <w:rPr>
          <w:rFonts w:ascii="B Lotus" w:eastAsia="Calibri" w:hAnsi="B Lotus" w:cs="B Lotus"/>
          <w:color w:val="000000"/>
          <w:sz w:val="20"/>
          <w:szCs w:val="20"/>
        </w:rPr>
        <w:instrText>s</w:instrText>
      </w:r>
      <w:r w:rsidR="00F11B79" w:rsidRPr="00295B4F">
        <w:rPr>
          <w:rFonts w:ascii="B Lotus" w:eastAsia="Calibri" w:hAnsi="B Lotus" w:cs="B Lotus"/>
          <w:color w:val="000000"/>
          <w:sz w:val="20"/>
          <w:szCs w:val="20"/>
          <w:rtl/>
        </w:rPr>
        <w:instrText xml:space="preserve"> </w:instrText>
      </w:r>
      <w:r w:rsidR="00F11B79" w:rsidRPr="00295B4F">
        <w:rPr>
          <w:rFonts w:ascii="B Lotus" w:eastAsia="Calibri" w:hAnsi="B Lotus" w:cs="B Lotus"/>
          <w:color w:val="000000"/>
          <w:sz w:val="20"/>
          <w:szCs w:val="20"/>
          <w:rtl/>
        </w:rPr>
        <w:fldChar w:fldCharType="separate"/>
      </w:r>
      <w:r w:rsidR="00F11B79" w:rsidRPr="00295B4F">
        <w:rPr>
          <w:rFonts w:ascii="B Lotus" w:eastAsia="Calibri" w:hAnsi="B Lotus" w:cs="B Lotus"/>
          <w:noProof/>
          <w:color w:val="000000"/>
          <w:sz w:val="20"/>
          <w:szCs w:val="20"/>
          <w:rtl/>
        </w:rPr>
        <w:t>‏3</w:t>
      </w:r>
      <w:r w:rsidR="00F11B79" w:rsidRPr="00295B4F">
        <w:rPr>
          <w:rFonts w:ascii="B Lotus" w:eastAsia="Calibri" w:hAnsi="B Lotus" w:cs="B Lotus"/>
          <w:color w:val="000000"/>
          <w:sz w:val="20"/>
          <w:szCs w:val="20"/>
          <w:rtl/>
        </w:rPr>
        <w:fldChar w:fldCharType="end"/>
      </w:r>
      <w:del w:id="14120" w:author="Mehrnazi Boojari" w:date="2019-01-13T08:20:00Z">
        <w:r w:rsidR="00F11B79" w:rsidRPr="00295B4F" w:rsidDel="004B4EEE">
          <w:rPr>
            <w:rFonts w:ascii="B Lotus" w:eastAsia="Calibri" w:hAnsi="B Lotus" w:cs="B Lotus"/>
            <w:color w:val="000000"/>
            <w:sz w:val="20"/>
            <w:szCs w:val="20"/>
            <w:rtl/>
          </w:rPr>
          <w:delText>.</w:delText>
        </w:r>
      </w:del>
      <w:ins w:id="14121" w:author="Mehrnazi Boojari" w:date="2019-01-13T08:20:00Z">
        <w:r w:rsidR="004B4EEE">
          <w:rPr>
            <w:rFonts w:ascii="B Lotus" w:eastAsia="Calibri" w:hAnsi="B Lotus" w:cs="B Lotus" w:hint="cs"/>
            <w:color w:val="000000"/>
            <w:sz w:val="20"/>
            <w:szCs w:val="20"/>
            <w:rtl/>
          </w:rPr>
          <w:t>-</w:t>
        </w:r>
      </w:ins>
      <w:r w:rsidR="00F11B79" w:rsidRPr="00295B4F">
        <w:rPr>
          <w:rFonts w:ascii="B Lotus" w:eastAsia="Calibri" w:hAnsi="B Lotus" w:cs="B Lotus"/>
          <w:color w:val="000000"/>
          <w:sz w:val="20"/>
          <w:szCs w:val="20"/>
          <w:rtl/>
        </w:rPr>
        <w:fldChar w:fldCharType="begin"/>
      </w:r>
      <w:r w:rsidR="00F11B79" w:rsidRPr="00295B4F">
        <w:rPr>
          <w:rFonts w:ascii="B Lotus" w:eastAsia="Calibri" w:hAnsi="B Lotus" w:cs="B Lotus"/>
          <w:color w:val="000000"/>
          <w:sz w:val="20"/>
          <w:szCs w:val="20"/>
          <w:rtl/>
        </w:rPr>
        <w:instrText xml:space="preserve"> </w:instrText>
      </w:r>
      <w:r w:rsidR="00F11B79" w:rsidRPr="00295B4F">
        <w:rPr>
          <w:rFonts w:ascii="B Lotus" w:eastAsia="Calibri" w:hAnsi="B Lotus" w:cs="B Lotus"/>
          <w:color w:val="000000"/>
          <w:sz w:val="20"/>
          <w:szCs w:val="20"/>
        </w:rPr>
        <w:instrText xml:space="preserve">SEQ </w:instrText>
      </w:r>
      <w:r w:rsidR="00F11B79" w:rsidRPr="00295B4F">
        <w:rPr>
          <w:rFonts w:ascii="B Lotus" w:eastAsia="Calibri" w:hAnsi="B Lotus" w:cs="B Lotus"/>
          <w:color w:val="000000"/>
          <w:sz w:val="20"/>
          <w:szCs w:val="20"/>
          <w:rtl/>
        </w:rPr>
        <w:instrText xml:space="preserve">نمودار \* </w:instrText>
      </w:r>
      <w:r w:rsidR="00F11B79" w:rsidRPr="00295B4F">
        <w:rPr>
          <w:rFonts w:ascii="B Lotus" w:eastAsia="Calibri" w:hAnsi="B Lotus" w:cs="B Lotus"/>
          <w:color w:val="000000"/>
          <w:sz w:val="20"/>
          <w:szCs w:val="20"/>
        </w:rPr>
        <w:instrText>ARABIC \s 1</w:instrText>
      </w:r>
      <w:r w:rsidR="00F11B79" w:rsidRPr="00295B4F">
        <w:rPr>
          <w:rFonts w:ascii="B Lotus" w:eastAsia="Calibri" w:hAnsi="B Lotus" w:cs="B Lotus"/>
          <w:color w:val="000000"/>
          <w:sz w:val="20"/>
          <w:szCs w:val="20"/>
          <w:rtl/>
        </w:rPr>
        <w:instrText xml:space="preserve"> </w:instrText>
      </w:r>
      <w:r w:rsidR="00F11B79" w:rsidRPr="00295B4F">
        <w:rPr>
          <w:rFonts w:ascii="B Lotus" w:eastAsia="Calibri" w:hAnsi="B Lotus" w:cs="B Lotus"/>
          <w:color w:val="000000"/>
          <w:sz w:val="20"/>
          <w:szCs w:val="20"/>
          <w:rtl/>
        </w:rPr>
        <w:fldChar w:fldCharType="separate"/>
      </w:r>
      <w:r w:rsidR="00F11B79" w:rsidRPr="00295B4F">
        <w:rPr>
          <w:rFonts w:ascii="B Lotus" w:eastAsia="Calibri" w:hAnsi="B Lotus" w:cs="B Lotus"/>
          <w:noProof/>
          <w:color w:val="000000"/>
          <w:sz w:val="20"/>
          <w:szCs w:val="20"/>
          <w:rtl/>
        </w:rPr>
        <w:t>3</w:t>
      </w:r>
      <w:r w:rsidR="00F11B79" w:rsidRPr="00295B4F">
        <w:rPr>
          <w:rFonts w:ascii="B Lotus" w:eastAsia="Calibri" w:hAnsi="B Lotus" w:cs="B Lotus"/>
          <w:color w:val="000000"/>
          <w:sz w:val="20"/>
          <w:szCs w:val="20"/>
          <w:rtl/>
        </w:rPr>
        <w:fldChar w:fldCharType="end"/>
      </w:r>
      <w:del w:id="14122" w:author="Mehrnazi Boojari" w:date="2019-01-07T10:35:00Z">
        <w:r w:rsidRPr="00295B4F" w:rsidDel="006C73A5">
          <w:rPr>
            <w:rFonts w:ascii="B Lotus" w:eastAsia="Calibri" w:hAnsi="B Lotus" w:cs="B Lotus" w:hint="cs"/>
            <w:color w:val="000000"/>
            <w:sz w:val="20"/>
            <w:szCs w:val="20"/>
            <w:rtl/>
            <w:lang w:bidi="fa-IR"/>
          </w:rPr>
          <w:delText xml:space="preserve"> : </w:delText>
        </w:r>
      </w:del>
      <w:ins w:id="14123" w:author="Mehrnazi Boojari" w:date="2019-01-07T10:35:00Z">
        <w:r w:rsidR="006C73A5">
          <w:rPr>
            <w:rFonts w:ascii="B Lotus" w:eastAsia="Calibri" w:hAnsi="B Lotus" w:cs="B Lotus" w:hint="cs"/>
            <w:color w:val="000000"/>
            <w:sz w:val="20"/>
            <w:szCs w:val="20"/>
            <w:rtl/>
            <w:lang w:bidi="fa-IR"/>
          </w:rPr>
          <w:t xml:space="preserve">: </w:t>
        </w:r>
      </w:ins>
      <w:r w:rsidRPr="00295B4F">
        <w:rPr>
          <w:rFonts w:ascii="B Lotus" w:eastAsia="Calibri" w:hAnsi="B Lotus" w:cs="B Lotus"/>
          <w:color w:val="000000"/>
          <w:sz w:val="20"/>
          <w:szCs w:val="20"/>
          <w:rtl/>
          <w:lang w:bidi="fa-IR"/>
        </w:rPr>
        <w:t>امت</w:t>
      </w:r>
      <w:r w:rsidRPr="00295B4F">
        <w:rPr>
          <w:rFonts w:ascii="B Lotus" w:eastAsia="Calibri" w:hAnsi="B Lotus" w:cs="B Lotus" w:hint="cs"/>
          <w:color w:val="000000"/>
          <w:sz w:val="20"/>
          <w:szCs w:val="20"/>
          <w:rtl/>
          <w:lang w:bidi="fa-IR"/>
        </w:rPr>
        <w:t>ی</w:t>
      </w:r>
      <w:r w:rsidRPr="00295B4F">
        <w:rPr>
          <w:rFonts w:ascii="B Lotus" w:eastAsia="Calibri" w:hAnsi="B Lotus" w:cs="B Lotus" w:hint="eastAsia"/>
          <w:color w:val="000000"/>
          <w:sz w:val="20"/>
          <w:szCs w:val="20"/>
          <w:rtl/>
          <w:lang w:bidi="fa-IR"/>
        </w:rPr>
        <w:t>ازات</w:t>
      </w:r>
      <w:r w:rsidRPr="00295B4F">
        <w:rPr>
          <w:rFonts w:ascii="B Lotus" w:eastAsia="Calibri" w:hAnsi="B Lotus" w:cs="B Lotus"/>
          <w:color w:val="000000"/>
          <w:sz w:val="20"/>
          <w:szCs w:val="20"/>
          <w:rtl/>
          <w:lang w:bidi="fa-IR"/>
        </w:rPr>
        <w:t xml:space="preserve"> نها</w:t>
      </w:r>
      <w:r w:rsidRPr="00295B4F">
        <w:rPr>
          <w:rFonts w:ascii="B Lotus" w:eastAsia="Calibri" w:hAnsi="B Lotus" w:cs="B Lotus" w:hint="cs"/>
          <w:color w:val="000000"/>
          <w:sz w:val="20"/>
          <w:szCs w:val="20"/>
          <w:rtl/>
          <w:lang w:bidi="fa-IR"/>
        </w:rPr>
        <w:t>یی</w:t>
      </w:r>
      <w:r w:rsidRPr="00295B4F">
        <w:rPr>
          <w:rFonts w:ascii="B Lotus" w:eastAsia="Calibri" w:hAnsi="B Lotus" w:cs="B Lotus"/>
          <w:color w:val="000000"/>
          <w:sz w:val="20"/>
          <w:szCs w:val="20"/>
          <w:rtl/>
          <w:lang w:bidi="fa-IR"/>
        </w:rPr>
        <w:t xml:space="preserve"> عوامل </w:t>
      </w:r>
      <w:r w:rsidRPr="00295B4F">
        <w:rPr>
          <w:rFonts w:ascii="B Lotus" w:eastAsia="Calibri" w:hAnsi="B Lotus" w:cs="B Lotus" w:hint="cs"/>
          <w:color w:val="000000"/>
          <w:sz w:val="20"/>
          <w:szCs w:val="20"/>
          <w:rtl/>
          <w:lang w:bidi="fa-IR"/>
        </w:rPr>
        <w:t>مسکن روستایی</w:t>
      </w:r>
      <w:bookmarkEnd w:id="14119"/>
    </w:p>
    <w:p w14:paraId="1D3977B0" w14:textId="77777777" w:rsidR="00E91C41" w:rsidRPr="00E91C41" w:rsidRDefault="00E91C41" w:rsidP="00F53ABE">
      <w:pPr>
        <w:tabs>
          <w:tab w:val="left" w:pos="803"/>
        </w:tabs>
        <w:bidi/>
        <w:ind w:firstLine="288"/>
        <w:jc w:val="both"/>
        <w:rPr>
          <w:rFonts w:ascii="Calibri" w:eastAsia="Calibri" w:hAnsi="Calibri" w:cs="B Lotus"/>
          <w:sz w:val="24"/>
          <w:szCs w:val="24"/>
          <w:lang w:bidi="fa-IR"/>
        </w:rPr>
      </w:pPr>
      <w:r w:rsidRPr="00295B4F">
        <w:rPr>
          <w:rFonts w:ascii="B Lotus" w:eastAsia="Calibri" w:hAnsi="B Lotus" w:cs="B Lotus" w:hint="cs"/>
          <w:sz w:val="24"/>
          <w:szCs w:val="24"/>
          <w:rtl/>
          <w:lang w:bidi="fa-IR"/>
        </w:rPr>
        <w:t>با توجه به نمودار 3</w:t>
      </w:r>
      <w:del w:id="14124" w:author="Mehrnazi Boojari" w:date="2019-01-13T08:20:00Z">
        <w:r w:rsidRPr="00295B4F" w:rsidDel="004B4EEE">
          <w:rPr>
            <w:rFonts w:ascii="B Lotus" w:eastAsia="Calibri" w:hAnsi="B Lotus" w:cs="B Lotus" w:hint="cs"/>
            <w:sz w:val="24"/>
            <w:szCs w:val="24"/>
            <w:rtl/>
            <w:lang w:bidi="fa-IR"/>
          </w:rPr>
          <w:delText>.</w:delText>
        </w:r>
      </w:del>
      <w:ins w:id="14125" w:author="Mehrnazi Boojari" w:date="2019-01-13T08:20:00Z">
        <w:r w:rsidR="004B4EEE">
          <w:rPr>
            <w:rFonts w:ascii="B Lotus" w:eastAsia="Calibri" w:hAnsi="B Lotus" w:cs="B Lotus" w:hint="cs"/>
            <w:sz w:val="24"/>
            <w:szCs w:val="24"/>
            <w:rtl/>
            <w:lang w:bidi="fa-IR"/>
          </w:rPr>
          <w:t>-</w:t>
        </w:r>
      </w:ins>
      <w:r w:rsidRPr="00295B4F">
        <w:rPr>
          <w:rFonts w:ascii="B Lotus" w:eastAsia="Calibri" w:hAnsi="B Lotus" w:cs="B Lotus" w:hint="cs"/>
          <w:sz w:val="24"/>
          <w:szCs w:val="24"/>
          <w:rtl/>
          <w:lang w:bidi="fa-IR"/>
        </w:rPr>
        <w:t>3 مشخص</w:t>
      </w:r>
      <w:del w:id="14126" w:author="Mehrnazi Boojari" w:date="2019-01-07T09:49:00Z">
        <w:r w:rsidRPr="00295B4F" w:rsidDel="006F7CCF">
          <w:rPr>
            <w:rFonts w:ascii="B Lotus" w:eastAsia="Calibri" w:hAnsi="B Lotus" w:cs="B Lotus" w:hint="cs"/>
            <w:sz w:val="24"/>
            <w:szCs w:val="24"/>
            <w:rtl/>
            <w:lang w:bidi="fa-IR"/>
          </w:rPr>
          <w:delText xml:space="preserve"> می </w:delText>
        </w:r>
      </w:del>
      <w:ins w:id="14127" w:author="Mehrnazi Boojari" w:date="2019-01-07T09:49:00Z">
        <w:r w:rsidR="006F7CCF">
          <w:rPr>
            <w:rFonts w:ascii="B Lotus" w:eastAsia="Calibri" w:hAnsi="B Lotus" w:cs="B Lotus" w:hint="cs"/>
            <w:sz w:val="24"/>
            <w:szCs w:val="24"/>
            <w:rtl/>
            <w:lang w:bidi="fa-IR"/>
          </w:rPr>
          <w:t xml:space="preserve"> می‌</w:t>
        </w:r>
      </w:ins>
      <w:r w:rsidRPr="00295B4F">
        <w:rPr>
          <w:rFonts w:ascii="B Lotus" w:eastAsia="Calibri" w:hAnsi="B Lotus" w:cs="B Lotus" w:hint="cs"/>
          <w:sz w:val="24"/>
          <w:szCs w:val="24"/>
          <w:rtl/>
          <w:lang w:bidi="fa-IR"/>
        </w:rPr>
        <w:t>شود که دو</w:t>
      </w:r>
      <w:r w:rsidRPr="00E91C41">
        <w:rPr>
          <w:rFonts w:ascii="Calibri" w:eastAsia="Calibri" w:hAnsi="Calibri" w:cs="B Lotus" w:hint="cs"/>
          <w:sz w:val="24"/>
          <w:szCs w:val="24"/>
          <w:rtl/>
          <w:lang w:bidi="fa-IR"/>
        </w:rPr>
        <w:t xml:space="preserve"> عامل نخست و عامل چهارم یعنی عامل</w:t>
      </w:r>
      <w:del w:id="14128" w:author="Mehrnazi Boojari" w:date="2019-01-07T09:46:00Z">
        <w:r w:rsidRPr="00E91C41" w:rsidDel="006F7CCF">
          <w:rPr>
            <w:rFonts w:ascii="Calibri" w:eastAsia="Calibri" w:hAnsi="Calibri" w:cs="B Lotus" w:hint="cs"/>
            <w:sz w:val="24"/>
            <w:szCs w:val="24"/>
            <w:rtl/>
            <w:lang w:bidi="fa-IR"/>
          </w:rPr>
          <w:delText xml:space="preserve"> های </w:delText>
        </w:r>
      </w:del>
      <w:ins w:id="14129" w:author="Mehrnazi Boojari" w:date="2019-01-07T09:46:00Z">
        <w:r w:rsidR="006F7CCF">
          <w:rPr>
            <w:rFonts w:ascii="Calibri" w:eastAsia="Calibri" w:hAnsi="Calibri" w:cs="B Lotus" w:hint="cs"/>
            <w:sz w:val="24"/>
            <w:szCs w:val="24"/>
            <w:rtl/>
            <w:lang w:bidi="fa-IR"/>
          </w:rPr>
          <w:t xml:space="preserve">‌های </w:t>
        </w:r>
      </w:ins>
      <w:del w:id="14130" w:author="Mehrnazi Boojari" w:date="2019-01-09T00:04:00Z">
        <w:r w:rsidRPr="00E91C41" w:rsidDel="00756134">
          <w:rPr>
            <w:rFonts w:ascii="Calibri" w:eastAsia="Calibri" w:hAnsi="Calibri" w:cs="B Lotus" w:hint="cs"/>
            <w:sz w:val="24"/>
            <w:szCs w:val="24"/>
            <w:rtl/>
            <w:lang w:bidi="fa-IR"/>
          </w:rPr>
          <w:delText xml:space="preserve">" </w:delText>
        </w:r>
      </w:del>
      <w:ins w:id="14131" w:author="Mehrnazi Boojari" w:date="2019-01-09T00:04:00Z">
        <w:r w:rsidR="00756134">
          <w:rPr>
            <w:rFonts w:ascii="Calibri" w:eastAsia="Calibri" w:hAnsi="Calibri" w:cs="B Lotus" w:hint="cs"/>
            <w:sz w:val="24"/>
            <w:szCs w:val="24"/>
            <w:rtl/>
            <w:lang w:bidi="fa-IR"/>
          </w:rPr>
          <w:t>«</w:t>
        </w:r>
      </w:ins>
      <w:r w:rsidRPr="00E91C41">
        <w:rPr>
          <w:rFonts w:ascii="Calibri" w:eastAsia="Calibri" w:hAnsi="Calibri" w:cs="B Lotus" w:hint="cs"/>
          <w:color w:val="000000"/>
          <w:sz w:val="24"/>
          <w:szCs w:val="24"/>
          <w:rtl/>
        </w:rPr>
        <w:t xml:space="preserve">تغییر فرهنگ و هویت روستایی و نفوذ فرهنگ شهرنشینی و </w:t>
      </w:r>
      <w:del w:id="14132" w:author="Mehrnazi Boojari" w:date="2019-01-07T10:04:00Z">
        <w:r w:rsidRPr="00E91C41" w:rsidDel="00A31D6F">
          <w:rPr>
            <w:rFonts w:ascii="Calibri" w:eastAsia="Calibri" w:hAnsi="Calibri" w:cs="B Lotus" w:hint="cs"/>
            <w:color w:val="000000"/>
            <w:sz w:val="24"/>
            <w:szCs w:val="24"/>
            <w:rtl/>
          </w:rPr>
          <w:delText>تاثیر</w:delText>
        </w:r>
      </w:del>
      <w:ins w:id="14133" w:author="Mehrnazi Boojari" w:date="2019-01-07T10:04:00Z">
        <w:r w:rsidR="00A31D6F">
          <w:rPr>
            <w:rFonts w:ascii="Calibri" w:eastAsia="Calibri" w:hAnsi="Calibri" w:cs="B Lotus" w:hint="cs"/>
            <w:color w:val="000000"/>
            <w:sz w:val="24"/>
            <w:szCs w:val="24"/>
            <w:rtl/>
          </w:rPr>
          <w:t>تأثیر</w:t>
        </w:r>
      </w:ins>
      <w:r w:rsidRPr="00E91C41">
        <w:rPr>
          <w:rFonts w:ascii="Calibri" w:eastAsia="Calibri" w:hAnsi="Calibri" w:cs="B Lotus" w:hint="cs"/>
          <w:color w:val="000000"/>
          <w:sz w:val="24"/>
          <w:szCs w:val="24"/>
          <w:rtl/>
        </w:rPr>
        <w:t xml:space="preserve"> آن در عدم ساخت مساکن روستایی </w:t>
      </w:r>
      <w:del w:id="14134" w:author="Mehrnazi Boojari" w:date="2019-01-10T01:06:00Z">
        <w:r w:rsidRPr="00E91C41" w:rsidDel="00647583">
          <w:rPr>
            <w:rFonts w:ascii="Calibri" w:eastAsia="Calibri" w:hAnsi="Calibri" w:cs="B Lotus" w:hint="cs"/>
            <w:color w:val="000000"/>
            <w:sz w:val="24"/>
            <w:szCs w:val="24"/>
            <w:rtl/>
          </w:rPr>
          <w:delText>مبتنی بر</w:delText>
        </w:r>
      </w:del>
      <w:ins w:id="14135" w:author="Mehrnazi Boojari" w:date="2019-01-10T01:06:00Z">
        <w:r w:rsidR="00647583">
          <w:rPr>
            <w:rFonts w:ascii="Calibri" w:eastAsia="Calibri" w:hAnsi="Calibri" w:cs="B Lotus" w:hint="cs"/>
            <w:color w:val="000000"/>
            <w:sz w:val="24"/>
            <w:szCs w:val="24"/>
            <w:rtl/>
          </w:rPr>
          <w:t>مبتنی</w:t>
        </w:r>
        <w:r w:rsidR="00647583">
          <w:rPr>
            <w:rFonts w:ascii="Times New Roman" w:eastAsia="Calibri" w:hAnsi="Times New Roman" w:cs="Times New Roman" w:hint="cs"/>
            <w:color w:val="000000"/>
            <w:sz w:val="24"/>
            <w:szCs w:val="24"/>
            <w:rtl/>
          </w:rPr>
          <w:t> </w:t>
        </w:r>
        <w:r w:rsidR="00647583">
          <w:rPr>
            <w:rFonts w:ascii="Calibri" w:eastAsia="Calibri" w:hAnsi="Calibri" w:cs="B Lotus" w:hint="cs"/>
            <w:color w:val="000000"/>
            <w:sz w:val="24"/>
            <w:szCs w:val="24"/>
            <w:rtl/>
          </w:rPr>
          <w:t>بر</w:t>
        </w:r>
      </w:ins>
      <w:r w:rsidRPr="00E91C41">
        <w:rPr>
          <w:rFonts w:ascii="Calibri" w:eastAsia="Calibri" w:hAnsi="Calibri" w:cs="B Lotus" w:hint="cs"/>
          <w:color w:val="000000"/>
          <w:sz w:val="24"/>
          <w:szCs w:val="24"/>
          <w:rtl/>
        </w:rPr>
        <w:t xml:space="preserve"> اقلیم و بوم روستا</w:t>
      </w:r>
      <w:del w:id="14136" w:author="Mehrnazi Boojari" w:date="2019-01-09T00:05:00Z">
        <w:r w:rsidRPr="00E91C41" w:rsidDel="00756134">
          <w:rPr>
            <w:rFonts w:ascii="Calibri" w:eastAsia="Calibri" w:hAnsi="Calibri" w:cs="B Lotus" w:hint="cs"/>
            <w:color w:val="000000"/>
            <w:sz w:val="24"/>
            <w:szCs w:val="24"/>
            <w:rtl/>
          </w:rPr>
          <w:delText>"</w:delText>
        </w:r>
      </w:del>
      <w:ins w:id="14137" w:author="Mehrnazi Boojari" w:date="2019-01-09T00:05:00Z">
        <w:r w:rsidR="00756134">
          <w:rPr>
            <w:rFonts w:ascii="Calibri" w:eastAsia="Calibri" w:hAnsi="Calibri" w:cs="B Lotus" w:hint="cs"/>
            <w:color w:val="000000"/>
            <w:sz w:val="24"/>
            <w:szCs w:val="24"/>
            <w:rtl/>
          </w:rPr>
          <w:t>»</w:t>
        </w:r>
      </w:ins>
      <w:del w:id="14138" w:author="Mehrnazi Boojari" w:date="2019-01-07T09:47:00Z">
        <w:r w:rsidRPr="00E91C41" w:rsidDel="006F7CCF">
          <w:rPr>
            <w:rFonts w:ascii="Calibri" w:eastAsia="Calibri" w:hAnsi="Calibri" w:cs="B Lotus" w:hint="cs"/>
            <w:color w:val="000000"/>
            <w:sz w:val="24"/>
            <w:szCs w:val="24"/>
            <w:rtl/>
          </w:rPr>
          <w:delText xml:space="preserve"> ،</w:delText>
        </w:r>
      </w:del>
      <w:ins w:id="14139" w:author="Mehrnazi Boojari" w:date="2019-01-07T09:47:00Z">
        <w:r w:rsidR="006F7CCF">
          <w:rPr>
            <w:rFonts w:ascii="Calibri" w:eastAsia="Calibri" w:hAnsi="Calibri" w:cs="B Lotus" w:hint="cs"/>
            <w:color w:val="000000"/>
            <w:sz w:val="24"/>
            <w:szCs w:val="24"/>
            <w:rtl/>
          </w:rPr>
          <w:t>،</w:t>
        </w:r>
      </w:ins>
      <w:r w:rsidRPr="00E91C41">
        <w:rPr>
          <w:rFonts w:ascii="Calibri" w:eastAsia="Calibri" w:hAnsi="Calibri" w:cs="B Lotus" w:hint="cs"/>
          <w:color w:val="000000"/>
          <w:sz w:val="24"/>
          <w:szCs w:val="24"/>
          <w:rtl/>
        </w:rPr>
        <w:t xml:space="preserve"> </w:t>
      </w:r>
      <w:del w:id="14140" w:author="Mehrnazi Boojari" w:date="2019-01-09T00:04:00Z">
        <w:r w:rsidRPr="00E91C41" w:rsidDel="00756134">
          <w:rPr>
            <w:rFonts w:ascii="Calibri" w:eastAsia="Calibri" w:hAnsi="Calibri" w:cs="B Lotus" w:hint="cs"/>
            <w:color w:val="000000"/>
            <w:sz w:val="24"/>
            <w:szCs w:val="24"/>
            <w:rtl/>
          </w:rPr>
          <w:delText xml:space="preserve">" </w:delText>
        </w:r>
      </w:del>
      <w:ins w:id="14141" w:author="Mehrnazi Boojari" w:date="2019-01-09T00:04:00Z">
        <w:r w:rsidR="00756134">
          <w:rPr>
            <w:rFonts w:ascii="Calibri" w:eastAsia="Calibri" w:hAnsi="Calibri" w:cs="B Lotus" w:hint="cs"/>
            <w:color w:val="000000"/>
            <w:sz w:val="24"/>
            <w:szCs w:val="24"/>
            <w:rtl/>
          </w:rPr>
          <w:t>«</w:t>
        </w:r>
      </w:ins>
      <w:r w:rsidRPr="00E91C41">
        <w:rPr>
          <w:rFonts w:ascii="Calibri" w:eastAsia="Calibri" w:hAnsi="Calibri" w:cs="B Lotus" w:hint="cs"/>
          <w:color w:val="000000"/>
          <w:sz w:val="24"/>
          <w:szCs w:val="24"/>
          <w:rtl/>
        </w:rPr>
        <w:t>نفوذ فرهنگ شهرنشینی به روستاها و</w:t>
      </w:r>
      <w:del w:id="14142" w:author="Mehrnazi Boojari" w:date="2019-01-12T23:20:00Z">
        <w:r w:rsidRPr="00E91C41" w:rsidDel="000806BA">
          <w:rPr>
            <w:rFonts w:ascii="Calibri" w:eastAsia="Calibri" w:hAnsi="Calibri" w:cs="B Lotus" w:hint="cs"/>
            <w:color w:val="000000"/>
            <w:sz w:val="24"/>
            <w:szCs w:val="24"/>
            <w:rtl/>
          </w:rPr>
          <w:delText xml:space="preserve"> به تبع </w:delText>
        </w:r>
      </w:del>
      <w:ins w:id="14143" w:author="Mehrnazi Boojari" w:date="2019-01-12T23:20:00Z">
        <w:r w:rsidR="000806BA">
          <w:rPr>
            <w:rFonts w:ascii="Calibri" w:eastAsia="Calibri" w:hAnsi="Calibri" w:cs="B Lotus" w:hint="cs"/>
            <w:color w:val="000000"/>
            <w:sz w:val="24"/>
            <w:szCs w:val="24"/>
            <w:rtl/>
          </w:rPr>
          <w:t xml:space="preserve"> به‌تبع </w:t>
        </w:r>
      </w:ins>
      <w:r w:rsidRPr="00E91C41">
        <w:rPr>
          <w:rFonts w:ascii="Calibri" w:eastAsia="Calibri" w:hAnsi="Calibri" w:cs="B Lotus" w:hint="cs"/>
          <w:color w:val="000000"/>
          <w:sz w:val="24"/>
          <w:szCs w:val="24"/>
          <w:rtl/>
        </w:rPr>
        <w:t xml:space="preserve">ساخت مساکن روستایی </w:t>
      </w:r>
      <w:del w:id="14144" w:author="Mehrnazi Boojari" w:date="2019-01-13T08:24:00Z">
        <w:r w:rsidRPr="00E91C41" w:rsidDel="00B32ADB">
          <w:rPr>
            <w:rFonts w:ascii="Calibri" w:eastAsia="Calibri" w:hAnsi="Calibri" w:cs="B Lotus" w:hint="cs"/>
            <w:color w:val="000000"/>
            <w:sz w:val="24"/>
            <w:szCs w:val="24"/>
            <w:rtl/>
          </w:rPr>
          <w:delText xml:space="preserve">به </w:delText>
        </w:r>
      </w:del>
      <w:r w:rsidRPr="00E91C41">
        <w:rPr>
          <w:rFonts w:ascii="Calibri" w:eastAsia="Calibri" w:hAnsi="Calibri" w:cs="B Lotus" w:hint="cs"/>
          <w:color w:val="000000"/>
          <w:sz w:val="24"/>
          <w:szCs w:val="24"/>
          <w:rtl/>
        </w:rPr>
        <w:t>مشابه مساکن شهری و حذف فضاهای معیشتی</w:t>
      </w:r>
      <w:del w:id="14145" w:author="Mehrnazi Boojari" w:date="2019-01-09T00:05:00Z">
        <w:r w:rsidRPr="00E91C41" w:rsidDel="00756134">
          <w:rPr>
            <w:rFonts w:ascii="Calibri" w:eastAsia="Calibri" w:hAnsi="Calibri" w:cs="B Lotus" w:hint="cs"/>
            <w:color w:val="000000"/>
            <w:sz w:val="24"/>
            <w:szCs w:val="24"/>
            <w:rtl/>
          </w:rPr>
          <w:delText xml:space="preserve">" </w:delText>
        </w:r>
      </w:del>
      <w:ins w:id="14146" w:author="Mehrnazi Boojari" w:date="2019-01-09T00:05:00Z">
        <w:r w:rsidR="00756134">
          <w:rPr>
            <w:rFonts w:ascii="Calibri" w:eastAsia="Calibri" w:hAnsi="Calibri" w:cs="B Lotus" w:hint="cs"/>
            <w:color w:val="000000"/>
            <w:sz w:val="24"/>
            <w:szCs w:val="24"/>
            <w:rtl/>
          </w:rPr>
          <w:t>»</w:t>
        </w:r>
        <w:r w:rsidR="00756134" w:rsidRPr="00E91C41">
          <w:rPr>
            <w:rFonts w:ascii="Calibri" w:eastAsia="Calibri" w:hAnsi="Calibri" w:cs="B Lotus" w:hint="cs"/>
            <w:color w:val="000000"/>
            <w:sz w:val="24"/>
            <w:szCs w:val="24"/>
            <w:rtl/>
          </w:rPr>
          <w:t xml:space="preserve"> </w:t>
        </w:r>
      </w:ins>
      <w:r w:rsidRPr="00E91C41">
        <w:rPr>
          <w:rFonts w:ascii="Calibri" w:eastAsia="Calibri" w:hAnsi="Calibri" w:cs="B Lotus" w:hint="cs"/>
          <w:color w:val="000000"/>
          <w:sz w:val="24"/>
          <w:szCs w:val="24"/>
          <w:rtl/>
        </w:rPr>
        <w:t xml:space="preserve">و </w:t>
      </w:r>
      <w:del w:id="14147" w:author="Mehrnazi Boojari" w:date="2019-01-09T00:05:00Z">
        <w:r w:rsidRPr="00E91C41" w:rsidDel="00756134">
          <w:rPr>
            <w:rFonts w:ascii="Calibri" w:eastAsia="Calibri" w:hAnsi="Calibri" w:cs="B Lotus" w:hint="cs"/>
            <w:color w:val="000000"/>
            <w:sz w:val="24"/>
            <w:szCs w:val="24"/>
            <w:rtl/>
          </w:rPr>
          <w:delText>"</w:delText>
        </w:r>
        <w:r w:rsidRPr="00E91C41" w:rsidDel="00756134">
          <w:rPr>
            <w:rFonts w:ascii="Calibri" w:eastAsia="Calibri" w:hAnsi="Calibri" w:cs="B Lotus" w:hint="cs"/>
            <w:sz w:val="24"/>
            <w:szCs w:val="24"/>
            <w:rtl/>
            <w:lang w:bidi="fa-IR"/>
          </w:rPr>
          <w:delText xml:space="preserve"> </w:delText>
        </w:r>
      </w:del>
      <w:ins w:id="14148" w:author="Mehrnazi Boojari" w:date="2019-01-09T00:05:00Z">
        <w:r w:rsidR="00756134">
          <w:rPr>
            <w:rFonts w:ascii="Calibri" w:eastAsia="Calibri" w:hAnsi="Calibri" w:cs="B Lotus" w:hint="cs"/>
            <w:color w:val="000000"/>
            <w:sz w:val="24"/>
            <w:szCs w:val="24"/>
            <w:rtl/>
          </w:rPr>
          <w:t>«</w:t>
        </w:r>
      </w:ins>
      <w:r w:rsidRPr="00E91C41">
        <w:rPr>
          <w:rFonts w:ascii="Calibri" w:eastAsia="Calibri" w:hAnsi="Calibri" w:cs="B Lotus" w:hint="cs"/>
          <w:color w:val="000000"/>
          <w:sz w:val="24"/>
          <w:szCs w:val="24"/>
          <w:rtl/>
        </w:rPr>
        <w:t>نفوذ فرهنگ شهرنشینی و دچار چالش</w:t>
      </w:r>
      <w:del w:id="14149" w:author="Mehrnazi Boojari" w:date="2019-01-07T10:33:00Z">
        <w:r w:rsidRPr="00E91C41" w:rsidDel="006C73A5">
          <w:rPr>
            <w:rFonts w:ascii="Calibri" w:eastAsia="Calibri" w:hAnsi="Calibri" w:cs="B Lotus" w:hint="cs"/>
            <w:color w:val="000000"/>
            <w:sz w:val="24"/>
            <w:szCs w:val="24"/>
            <w:rtl/>
          </w:rPr>
          <w:delText xml:space="preserve"> شدن </w:delText>
        </w:r>
      </w:del>
      <w:ins w:id="14150" w:author="Mehrnazi Boojari" w:date="2019-01-07T10:33:00Z">
        <w:r w:rsidR="006C73A5">
          <w:rPr>
            <w:rFonts w:ascii="Calibri" w:eastAsia="Calibri" w:hAnsi="Calibri" w:cs="B Lotus" w:hint="cs"/>
            <w:color w:val="000000"/>
            <w:sz w:val="24"/>
            <w:szCs w:val="24"/>
            <w:rtl/>
          </w:rPr>
          <w:t xml:space="preserve">‌شدن </w:t>
        </w:r>
      </w:ins>
      <w:r w:rsidRPr="00E91C41">
        <w:rPr>
          <w:rFonts w:ascii="Calibri" w:eastAsia="Calibri" w:hAnsi="Calibri" w:cs="B Lotus" w:hint="cs"/>
          <w:color w:val="000000"/>
          <w:sz w:val="24"/>
          <w:szCs w:val="24"/>
          <w:rtl/>
        </w:rPr>
        <w:t>هویت روستایی و</w:t>
      </w:r>
      <w:del w:id="14151" w:author="Mehrnazi Boojari" w:date="2019-01-12T23:20:00Z">
        <w:r w:rsidRPr="00E91C41" w:rsidDel="000806BA">
          <w:rPr>
            <w:rFonts w:ascii="Calibri" w:eastAsia="Calibri" w:hAnsi="Calibri" w:cs="B Lotus" w:hint="cs"/>
            <w:color w:val="000000"/>
            <w:sz w:val="24"/>
            <w:szCs w:val="24"/>
            <w:rtl/>
          </w:rPr>
          <w:delText xml:space="preserve"> به تبع </w:delText>
        </w:r>
      </w:del>
      <w:ins w:id="14152" w:author="Mehrnazi Boojari" w:date="2019-01-12T23:20:00Z">
        <w:r w:rsidR="000806BA">
          <w:rPr>
            <w:rFonts w:ascii="Calibri" w:eastAsia="Calibri" w:hAnsi="Calibri" w:cs="B Lotus" w:hint="cs"/>
            <w:color w:val="000000"/>
            <w:sz w:val="24"/>
            <w:szCs w:val="24"/>
            <w:rtl/>
          </w:rPr>
          <w:t xml:space="preserve"> به‌تبع </w:t>
        </w:r>
      </w:ins>
      <w:r w:rsidRPr="00E91C41">
        <w:rPr>
          <w:rFonts w:ascii="Calibri" w:eastAsia="Calibri" w:hAnsi="Calibri" w:cs="B Lotus" w:hint="cs"/>
          <w:color w:val="000000"/>
          <w:sz w:val="24"/>
          <w:szCs w:val="24"/>
          <w:rtl/>
        </w:rPr>
        <w:t>آن به</w:t>
      </w:r>
      <w:ins w:id="14153" w:author="Mehrnazi Boojari" w:date="2019-01-13T08:25:00Z">
        <w:r w:rsidR="00B32ADB">
          <w:rPr>
            <w:rFonts w:ascii="Calibri" w:eastAsia="Calibri" w:hAnsi="Calibri" w:cs="B Nazanin" w:hint="cs"/>
            <w:color w:val="000000"/>
            <w:sz w:val="24"/>
            <w:szCs w:val="24"/>
            <w:rtl/>
          </w:rPr>
          <w:t>‌</w:t>
        </w:r>
      </w:ins>
      <w:del w:id="14154" w:author="Mehrnazi Boojari" w:date="2019-01-13T08:25:00Z">
        <w:r w:rsidRPr="00E91C41" w:rsidDel="00B32ADB">
          <w:rPr>
            <w:rFonts w:ascii="Calibri" w:eastAsia="Calibri" w:hAnsi="Calibri" w:cs="B Lotus" w:hint="cs"/>
            <w:color w:val="000000"/>
            <w:sz w:val="24"/>
            <w:szCs w:val="24"/>
            <w:rtl/>
          </w:rPr>
          <w:delText xml:space="preserve"> </w:delText>
        </w:r>
      </w:del>
      <w:r w:rsidRPr="00E91C41">
        <w:rPr>
          <w:rFonts w:ascii="Calibri" w:eastAsia="Calibri" w:hAnsi="Calibri" w:cs="B Lotus" w:hint="cs"/>
          <w:color w:val="000000"/>
          <w:sz w:val="24"/>
          <w:szCs w:val="24"/>
          <w:rtl/>
        </w:rPr>
        <w:t>حاشیه</w:t>
      </w:r>
      <w:ins w:id="14155" w:author="Mehrnazi Boojari" w:date="2019-01-13T08:25:00Z">
        <w:r w:rsidR="00B32ADB">
          <w:rPr>
            <w:rFonts w:ascii="Calibri" w:eastAsia="Calibri" w:hAnsi="Calibri" w:cs="B Nazanin" w:hint="cs"/>
            <w:color w:val="000000"/>
            <w:sz w:val="24"/>
            <w:szCs w:val="24"/>
            <w:rtl/>
          </w:rPr>
          <w:t>‌</w:t>
        </w:r>
      </w:ins>
      <w:del w:id="14156" w:author="Mehrnazi Boojari" w:date="2019-01-13T08:25:00Z">
        <w:r w:rsidRPr="00E91C41" w:rsidDel="00B32ADB">
          <w:rPr>
            <w:rFonts w:ascii="Calibri" w:eastAsia="Calibri" w:hAnsi="Calibri" w:cs="B Lotus" w:hint="cs"/>
            <w:color w:val="000000"/>
            <w:sz w:val="24"/>
            <w:szCs w:val="24"/>
            <w:rtl/>
          </w:rPr>
          <w:delText xml:space="preserve"> </w:delText>
        </w:r>
      </w:del>
      <w:r w:rsidRPr="00E91C41">
        <w:rPr>
          <w:rFonts w:ascii="Calibri" w:eastAsia="Calibri" w:hAnsi="Calibri" w:cs="B Lotus" w:hint="cs"/>
          <w:color w:val="000000"/>
          <w:sz w:val="24"/>
          <w:szCs w:val="24"/>
          <w:rtl/>
        </w:rPr>
        <w:t>رفتن شرایط فرهنگی و اجتماعی</w:t>
      </w:r>
      <w:del w:id="14157" w:author="Mehrnazi Boojari" w:date="2019-01-09T00:05:00Z">
        <w:r w:rsidRPr="00E91C41" w:rsidDel="00756134">
          <w:rPr>
            <w:rFonts w:ascii="Calibri" w:eastAsia="Calibri" w:hAnsi="Calibri" w:cs="B Lotus" w:hint="cs"/>
            <w:sz w:val="24"/>
            <w:szCs w:val="24"/>
            <w:rtl/>
            <w:lang w:bidi="fa-IR"/>
          </w:rPr>
          <w:delText xml:space="preserve"> "</w:delText>
        </w:r>
      </w:del>
      <w:ins w:id="14158" w:author="Mehrnazi Boojari" w:date="2019-01-09T00:05:00Z">
        <w:r w:rsidR="00756134">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هر سه در حوزه تقنینی، برنامه</w:t>
      </w:r>
      <w:del w:id="14159" w:author="Mehrnazi Boojari" w:date="2019-01-07T10:05:00Z">
        <w:r w:rsidRPr="00E91C41" w:rsidDel="00A31D6F">
          <w:rPr>
            <w:rFonts w:ascii="Calibri" w:eastAsia="Calibri" w:hAnsi="Calibri" w:cs="B Lotus" w:hint="cs"/>
            <w:sz w:val="24"/>
            <w:szCs w:val="24"/>
            <w:rtl/>
            <w:lang w:bidi="fa-IR"/>
          </w:rPr>
          <w:delText xml:space="preserve"> ریزی </w:delText>
        </w:r>
      </w:del>
      <w:ins w:id="14160"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 xml:space="preserve">و </w:t>
      </w:r>
      <w:del w:id="14161" w:author="Mehrnazi Boojari" w:date="2019-01-07T10:46:00Z">
        <w:r w:rsidRPr="00E91C41" w:rsidDel="006A1F1D">
          <w:rPr>
            <w:rFonts w:ascii="Calibri" w:eastAsia="Calibri" w:hAnsi="Calibri" w:cs="B Lotus" w:hint="cs"/>
            <w:sz w:val="24"/>
            <w:szCs w:val="24"/>
            <w:rtl/>
            <w:lang w:bidi="fa-IR"/>
          </w:rPr>
          <w:delText>اجرائی</w:delText>
        </w:r>
      </w:del>
      <w:ins w:id="14162" w:author="Mehrnazi Boojari" w:date="2019-01-07T10:46:00Z">
        <w:r w:rsidR="006A1F1D">
          <w:rPr>
            <w:rFonts w:ascii="Calibri" w:eastAsia="Calibri" w:hAnsi="Calibri" w:cs="B Lotus" w:hint="cs"/>
            <w:sz w:val="24"/>
            <w:szCs w:val="24"/>
            <w:rtl/>
            <w:lang w:bidi="fa-IR"/>
          </w:rPr>
          <w:t>اجرایی</w:t>
        </w:r>
      </w:ins>
      <w:r w:rsidRPr="00E91C41">
        <w:rPr>
          <w:rFonts w:ascii="Calibri" w:eastAsia="Calibri" w:hAnsi="Calibri" w:cs="B Lotus" w:hint="cs"/>
          <w:sz w:val="24"/>
          <w:szCs w:val="24"/>
          <w:rtl/>
          <w:lang w:bidi="fa-IR"/>
        </w:rPr>
        <w:t xml:space="preserve"> هستند نشان از این دارد که دستگاه</w:t>
      </w:r>
      <w:del w:id="14163" w:author="Mehrnazi Boojari" w:date="2019-01-07T09:46:00Z">
        <w:r w:rsidRPr="00E91C41" w:rsidDel="006F7CCF">
          <w:rPr>
            <w:rFonts w:ascii="Calibri" w:eastAsia="Calibri" w:hAnsi="Calibri" w:cs="B Lotus" w:hint="cs"/>
            <w:sz w:val="24"/>
            <w:szCs w:val="24"/>
            <w:rtl/>
            <w:lang w:bidi="fa-IR"/>
          </w:rPr>
          <w:delText xml:space="preserve"> های </w:delText>
        </w:r>
      </w:del>
      <w:ins w:id="14164"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متولی فرهنگی و نهادهای فرهنگ</w:t>
      </w:r>
      <w:ins w:id="14165" w:author="Mehrnazi Boojari" w:date="2019-01-13T08:25:00Z">
        <w:r w:rsidR="00B32ADB">
          <w:rPr>
            <w:rFonts w:ascii="Calibri" w:eastAsia="Calibri" w:hAnsi="Calibri" w:cs="B Nazanin" w:hint="cs"/>
            <w:sz w:val="24"/>
            <w:szCs w:val="24"/>
            <w:rtl/>
            <w:lang w:bidi="fa-IR"/>
          </w:rPr>
          <w:t>‌</w:t>
        </w:r>
      </w:ins>
      <w:del w:id="14166" w:author="Mehrnazi Boojari" w:date="2019-01-13T08:25:00Z">
        <w:r w:rsidRPr="00E91C41" w:rsidDel="00B32ADB">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ساز در مسکن روستایی در کشور به امر فرهنگ روستایی و هویت روستایی اهمیت چندانی نشان </w:t>
      </w:r>
      <w:del w:id="14167" w:author="Mehrnazi Boojari" w:date="2019-01-13T08:25:00Z">
        <w:r w:rsidRPr="00E91C41" w:rsidDel="00B32ADB">
          <w:rPr>
            <w:rFonts w:ascii="Calibri" w:eastAsia="Calibri" w:hAnsi="Calibri" w:cs="B Lotus" w:hint="cs"/>
            <w:sz w:val="24"/>
            <w:szCs w:val="24"/>
            <w:rtl/>
            <w:lang w:bidi="fa-IR"/>
          </w:rPr>
          <w:delText xml:space="preserve">نداده </w:delText>
        </w:r>
      </w:del>
      <w:ins w:id="14168" w:author="Mehrnazi Boojari" w:date="2019-01-13T08:25:00Z">
        <w:r w:rsidR="00B32ADB" w:rsidRPr="00E91C41">
          <w:rPr>
            <w:rFonts w:ascii="Calibri" w:eastAsia="Calibri" w:hAnsi="Calibri" w:cs="B Lotus" w:hint="cs"/>
            <w:sz w:val="24"/>
            <w:szCs w:val="24"/>
            <w:rtl/>
            <w:lang w:bidi="fa-IR"/>
          </w:rPr>
          <w:t>نداد</w:t>
        </w:r>
        <w:r w:rsidR="00B32ADB">
          <w:rPr>
            <w:rFonts w:ascii="Calibri" w:eastAsia="Calibri" w:hAnsi="Calibri" w:cs="B Lotus" w:hint="cs"/>
            <w:sz w:val="24"/>
            <w:szCs w:val="24"/>
            <w:rtl/>
            <w:lang w:bidi="fa-IR"/>
          </w:rPr>
          <w:t>ند</w:t>
        </w:r>
        <w:r w:rsidR="00B32ADB"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و جزو اولویت</w:t>
      </w:r>
      <w:del w:id="14169" w:author="Mehrnazi Boojari" w:date="2019-01-07T09:46:00Z">
        <w:r w:rsidRPr="00E91C41" w:rsidDel="006F7CCF">
          <w:rPr>
            <w:rFonts w:ascii="Calibri" w:eastAsia="Calibri" w:hAnsi="Calibri" w:cs="B Lotus" w:hint="cs"/>
            <w:sz w:val="24"/>
            <w:szCs w:val="24"/>
            <w:rtl/>
            <w:lang w:bidi="fa-IR"/>
          </w:rPr>
          <w:delText xml:space="preserve"> های </w:delText>
        </w:r>
      </w:del>
      <w:ins w:id="1417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آن</w:t>
      </w:r>
      <w:del w:id="14171" w:author="Mehrnazi Boojari" w:date="2019-01-07T09:45:00Z">
        <w:r w:rsidRPr="00E91C41" w:rsidDel="006F7CCF">
          <w:rPr>
            <w:rFonts w:ascii="Calibri" w:eastAsia="Calibri" w:hAnsi="Calibri" w:cs="B Lotus" w:hint="cs"/>
            <w:sz w:val="24"/>
            <w:szCs w:val="24"/>
            <w:rtl/>
            <w:lang w:bidi="fa-IR"/>
          </w:rPr>
          <w:delText xml:space="preserve"> ها </w:delText>
        </w:r>
      </w:del>
      <w:ins w:id="14172" w:author="Mehrnazi Boojari" w:date="2019-01-07T09:45:00Z">
        <w:r w:rsidR="006F7CCF">
          <w:rPr>
            <w:rFonts w:ascii="Calibri" w:eastAsia="Calibri" w:hAnsi="Calibri" w:cs="B Lotus" w:hint="cs"/>
            <w:sz w:val="24"/>
            <w:szCs w:val="24"/>
            <w:rtl/>
            <w:lang w:bidi="fa-IR"/>
          </w:rPr>
          <w:t xml:space="preserve">‌ها </w:t>
        </w:r>
      </w:ins>
      <w:r w:rsidRPr="00E91C41">
        <w:rPr>
          <w:rFonts w:ascii="Calibri" w:eastAsia="Calibri" w:hAnsi="Calibri" w:cs="B Lotus" w:hint="cs"/>
          <w:sz w:val="24"/>
          <w:szCs w:val="24"/>
          <w:rtl/>
          <w:lang w:bidi="fa-IR"/>
        </w:rPr>
        <w:t>محسوب</w:t>
      </w:r>
      <w:del w:id="14173" w:author="Mehrnazi Boojari" w:date="2019-01-07T09:49:00Z">
        <w:r w:rsidRPr="00E91C41" w:rsidDel="006F7CCF">
          <w:rPr>
            <w:rFonts w:ascii="Calibri" w:eastAsia="Calibri" w:hAnsi="Calibri" w:cs="B Lotus" w:hint="cs"/>
            <w:sz w:val="24"/>
            <w:szCs w:val="24"/>
            <w:rtl/>
            <w:lang w:bidi="fa-IR"/>
          </w:rPr>
          <w:delText xml:space="preserve"> نمی </w:delText>
        </w:r>
      </w:del>
      <w:ins w:id="14174" w:author="Mehrnazi Boojari" w:date="2019-01-07T09:49:00Z">
        <w:r w:rsidR="006F7CCF">
          <w:rPr>
            <w:rFonts w:ascii="Calibri" w:eastAsia="Calibri" w:hAnsi="Calibri" w:cs="B Lotus" w:hint="cs"/>
            <w:sz w:val="24"/>
            <w:szCs w:val="24"/>
            <w:rtl/>
            <w:lang w:bidi="fa-IR"/>
          </w:rPr>
          <w:t xml:space="preserve"> نمی‌</w:t>
        </w:r>
      </w:ins>
      <w:r w:rsidRPr="00E91C41">
        <w:rPr>
          <w:rFonts w:ascii="Calibri" w:eastAsia="Calibri" w:hAnsi="Calibri" w:cs="B Lotus" w:hint="cs"/>
          <w:sz w:val="24"/>
          <w:szCs w:val="24"/>
          <w:rtl/>
          <w:lang w:bidi="fa-IR"/>
        </w:rPr>
        <w:t>شود</w:t>
      </w:r>
      <w:ins w:id="14175" w:author="Mehrnazi Boojari" w:date="2019-01-13T08:25:00Z">
        <w:r w:rsidR="00B32ADB">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w:t>
      </w:r>
      <w:del w:id="14176" w:author="Mehrnazi Boojari" w:date="2019-01-13T08:26:00Z">
        <w:r w:rsidRPr="00E91C41" w:rsidDel="00B32ADB">
          <w:rPr>
            <w:rFonts w:ascii="Calibri" w:eastAsia="Calibri" w:hAnsi="Calibri" w:cs="B Lotus" w:hint="cs"/>
            <w:sz w:val="24"/>
            <w:szCs w:val="24"/>
            <w:rtl/>
            <w:lang w:bidi="fa-IR"/>
          </w:rPr>
          <w:delText>در کنار</w:delText>
        </w:r>
      </w:del>
      <w:ins w:id="14177" w:author="Mehrnazi Boojari" w:date="2019-01-13T08:26:00Z">
        <w:r w:rsidR="00B32ADB">
          <w:rPr>
            <w:rFonts w:ascii="Calibri" w:eastAsia="Calibri" w:hAnsi="Calibri" w:cs="B Lotus" w:hint="cs"/>
            <w:sz w:val="24"/>
            <w:szCs w:val="24"/>
            <w:rtl/>
            <w:lang w:bidi="fa-IR"/>
          </w:rPr>
          <w:t>علاوه</w:t>
        </w:r>
        <w:r w:rsidR="00B32ADB">
          <w:rPr>
            <w:rFonts w:ascii="Calibri" w:eastAsia="Calibri" w:hAnsi="Calibri" w:cs="Times New Roman" w:hint="eastAsia"/>
            <w:sz w:val="24"/>
            <w:szCs w:val="24"/>
            <w:rtl/>
            <w:lang w:bidi="fa-IR"/>
          </w:rPr>
          <w:t> </w:t>
        </w:r>
      </w:ins>
      <w:del w:id="14178" w:author="Mehrnazi Boojari" w:date="2019-01-13T08:26:00Z">
        <w:r w:rsidRPr="00E91C41" w:rsidDel="00B32ADB">
          <w:rPr>
            <w:rFonts w:ascii="Calibri" w:eastAsia="Calibri" w:hAnsi="Calibri" w:cs="B Lotus" w:hint="cs"/>
            <w:sz w:val="24"/>
            <w:szCs w:val="24"/>
            <w:rtl/>
            <w:lang w:bidi="fa-IR"/>
          </w:rPr>
          <w:delText xml:space="preserve"> </w:delText>
        </w:r>
      </w:del>
      <w:ins w:id="14179" w:author="Mehrnazi Boojari" w:date="2019-01-13T08:26:00Z">
        <w:r w:rsidR="00B32ADB">
          <w:rPr>
            <w:rFonts w:ascii="Calibri" w:eastAsia="Calibri" w:hAnsi="Calibri" w:cs="B Lotus" w:hint="cs"/>
            <w:sz w:val="24"/>
            <w:szCs w:val="24"/>
            <w:rtl/>
            <w:lang w:bidi="fa-IR"/>
          </w:rPr>
          <w:t>بر</w:t>
        </w:r>
        <w:r w:rsidR="00B32ADB">
          <w:rPr>
            <w:rFonts w:ascii="Calibri" w:eastAsia="Calibri" w:hAnsi="Calibri" w:cs="Times New Roman" w:hint="eastAsia"/>
            <w:sz w:val="24"/>
            <w:szCs w:val="24"/>
            <w:rtl/>
            <w:lang w:bidi="fa-IR"/>
          </w:rPr>
          <w:t> </w:t>
        </w:r>
      </w:ins>
      <w:r w:rsidRPr="00E91C41">
        <w:rPr>
          <w:rFonts w:ascii="Calibri" w:eastAsia="Calibri" w:hAnsi="Calibri" w:cs="B Lotus" w:hint="cs"/>
          <w:sz w:val="24"/>
          <w:szCs w:val="24"/>
          <w:rtl/>
          <w:lang w:bidi="fa-IR"/>
        </w:rPr>
        <w:t>این</w:t>
      </w:r>
      <w:del w:id="14180" w:author="Mehrnazi Boojari" w:date="2019-01-07T09:47:00Z">
        <w:r w:rsidRPr="00E91C41" w:rsidDel="006F7CCF">
          <w:rPr>
            <w:rFonts w:ascii="Calibri" w:eastAsia="Calibri" w:hAnsi="Calibri" w:cs="B Lotus" w:hint="cs"/>
            <w:sz w:val="24"/>
            <w:szCs w:val="24"/>
            <w:rtl/>
            <w:lang w:bidi="fa-IR"/>
          </w:rPr>
          <w:delText xml:space="preserve"> ،</w:delText>
        </w:r>
      </w:del>
      <w:ins w:id="14181"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عامل</w:t>
      </w:r>
      <w:del w:id="14182" w:author="Mehrnazi Boojari" w:date="2019-01-07T09:46:00Z">
        <w:r w:rsidRPr="00E91C41" w:rsidDel="006F7CCF">
          <w:rPr>
            <w:rFonts w:ascii="Calibri" w:eastAsia="Calibri" w:hAnsi="Calibri" w:cs="B Lotus" w:hint="cs"/>
            <w:sz w:val="24"/>
            <w:szCs w:val="24"/>
            <w:rtl/>
            <w:lang w:bidi="fa-IR"/>
          </w:rPr>
          <w:delText xml:space="preserve"> های </w:delText>
        </w:r>
      </w:del>
      <w:ins w:id="14183"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سوم</w:t>
      </w:r>
      <w:del w:id="14184" w:author="Mehrnazi Boojari" w:date="2019-01-07T09:47:00Z">
        <w:r w:rsidRPr="00E91C41" w:rsidDel="006F7CCF">
          <w:rPr>
            <w:rFonts w:ascii="Calibri" w:eastAsia="Calibri" w:hAnsi="Calibri" w:cs="B Lotus" w:hint="cs"/>
            <w:sz w:val="24"/>
            <w:szCs w:val="24"/>
            <w:rtl/>
            <w:lang w:bidi="fa-IR"/>
          </w:rPr>
          <w:delText xml:space="preserve"> ،</w:delText>
        </w:r>
      </w:del>
      <w:ins w:id="14185" w:author="Mehrnazi Boojari" w:date="2019-01-13T08:26:00Z">
        <w:r w:rsidR="00B32ADB">
          <w:rPr>
            <w:rFonts w:ascii="Calibri" w:eastAsia="Calibri" w:hAnsi="Calibri" w:cs="B Lotus" w:hint="cs"/>
            <w:sz w:val="24"/>
            <w:szCs w:val="24"/>
            <w:rtl/>
            <w:lang w:bidi="fa-IR"/>
          </w:rPr>
          <w:t xml:space="preserve"> و</w:t>
        </w:r>
      </w:ins>
      <w:r w:rsidRPr="00E91C41">
        <w:rPr>
          <w:rFonts w:ascii="Calibri" w:eastAsia="Calibri" w:hAnsi="Calibri" w:cs="B Lotus" w:hint="cs"/>
          <w:sz w:val="24"/>
          <w:szCs w:val="24"/>
          <w:rtl/>
          <w:lang w:bidi="fa-IR"/>
        </w:rPr>
        <w:t xml:space="preserve"> پنجم و ششم یعنی </w:t>
      </w:r>
      <w:del w:id="14186" w:author="Mehrnazi Boojari" w:date="2019-01-09T00:05:00Z">
        <w:r w:rsidRPr="00E91C41" w:rsidDel="00756134">
          <w:rPr>
            <w:rFonts w:ascii="Calibri" w:eastAsia="Calibri" w:hAnsi="Calibri" w:cs="B Lotus" w:hint="cs"/>
            <w:sz w:val="24"/>
            <w:szCs w:val="24"/>
            <w:rtl/>
            <w:lang w:bidi="fa-IR"/>
          </w:rPr>
          <w:delText xml:space="preserve">" </w:delText>
        </w:r>
      </w:del>
      <w:ins w:id="14187" w:author="Mehrnazi Boojari" w:date="2019-01-09T00:05:00Z">
        <w:r w:rsidR="00756134">
          <w:rPr>
            <w:rFonts w:ascii="Calibri" w:eastAsia="Calibri" w:hAnsi="Calibri" w:cs="B Lotus" w:hint="cs"/>
            <w:sz w:val="24"/>
            <w:szCs w:val="24"/>
            <w:rtl/>
            <w:lang w:bidi="fa-IR"/>
          </w:rPr>
          <w:t>«</w:t>
        </w:r>
      </w:ins>
      <w:r w:rsidRPr="00E91C41">
        <w:rPr>
          <w:rFonts w:ascii="Calibri" w:eastAsia="Calibri" w:hAnsi="Calibri" w:cs="B Lotus" w:hint="cs"/>
          <w:sz w:val="24"/>
          <w:szCs w:val="24"/>
          <w:rtl/>
        </w:rPr>
        <w:t xml:space="preserve">نبود قوانین و مقررات ملی </w:t>
      </w:r>
      <w:del w:id="14188" w:author="Mehrnazi Boojari" w:date="2019-01-07T22:28:00Z">
        <w:r w:rsidRPr="00E91C41" w:rsidDel="00051F26">
          <w:rPr>
            <w:rFonts w:ascii="Calibri" w:eastAsia="Calibri" w:hAnsi="Calibri" w:cs="B Lotus" w:hint="cs"/>
            <w:sz w:val="24"/>
            <w:szCs w:val="24"/>
            <w:rtl/>
          </w:rPr>
          <w:delText>ساخت وساز</w:delText>
        </w:r>
      </w:del>
      <w:ins w:id="14189" w:author="Mehrnazi Boojari" w:date="2019-01-07T22:28:00Z">
        <w:r w:rsidR="00051F26">
          <w:rPr>
            <w:rFonts w:ascii="Calibri" w:eastAsia="Calibri" w:hAnsi="Calibri" w:cs="B Lotus" w:hint="cs"/>
            <w:sz w:val="24"/>
            <w:szCs w:val="24"/>
            <w:rtl/>
          </w:rPr>
          <w:t>ساخت</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و</w:t>
        </w:r>
        <w:r w:rsidR="00051F26">
          <w:rPr>
            <w:rFonts w:ascii="Times New Roman" w:eastAsia="Calibri" w:hAnsi="Times New Roman" w:cs="Times New Roman" w:hint="cs"/>
            <w:sz w:val="24"/>
            <w:szCs w:val="24"/>
            <w:rtl/>
          </w:rPr>
          <w:t> </w:t>
        </w:r>
        <w:r w:rsidR="00051F26">
          <w:rPr>
            <w:rFonts w:ascii="Calibri" w:eastAsia="Calibri" w:hAnsi="Calibri" w:cs="B Lotus" w:hint="cs"/>
            <w:sz w:val="24"/>
            <w:szCs w:val="24"/>
            <w:rtl/>
          </w:rPr>
          <w:t>ساز</w:t>
        </w:r>
      </w:ins>
      <w:r w:rsidRPr="00E91C41">
        <w:rPr>
          <w:rFonts w:ascii="Calibri" w:eastAsia="Calibri" w:hAnsi="Calibri" w:cs="B Lotus" w:hint="cs"/>
          <w:sz w:val="24"/>
          <w:szCs w:val="24"/>
          <w:rtl/>
        </w:rPr>
        <w:t xml:space="preserve"> مساکن روستایی </w:t>
      </w:r>
      <w:del w:id="14190" w:author="Mehrnazi Boojari" w:date="2019-01-10T01:06:00Z">
        <w:r w:rsidRPr="00E91C41" w:rsidDel="00647583">
          <w:rPr>
            <w:rFonts w:ascii="Calibri" w:eastAsia="Calibri" w:hAnsi="Calibri" w:cs="B Lotus" w:hint="cs"/>
            <w:sz w:val="24"/>
            <w:szCs w:val="24"/>
            <w:rtl/>
          </w:rPr>
          <w:delText>مبتنی بر</w:delText>
        </w:r>
      </w:del>
      <w:ins w:id="14191" w:author="Mehrnazi Boojari" w:date="2019-01-10T01:06:00Z">
        <w:r w:rsidR="00647583">
          <w:rPr>
            <w:rFonts w:ascii="Calibri" w:eastAsia="Calibri" w:hAnsi="Calibri" w:cs="B Lotus" w:hint="cs"/>
            <w:sz w:val="24"/>
            <w:szCs w:val="24"/>
            <w:rtl/>
          </w:rPr>
          <w:t>مبتنی</w:t>
        </w:r>
        <w:r w:rsidR="00647583">
          <w:rPr>
            <w:rFonts w:ascii="Times New Roman" w:eastAsia="Calibri" w:hAnsi="Times New Roman" w:cs="Times New Roman" w:hint="cs"/>
            <w:sz w:val="24"/>
            <w:szCs w:val="24"/>
            <w:rtl/>
          </w:rPr>
          <w:t> </w:t>
        </w:r>
        <w:r w:rsidR="00647583">
          <w:rPr>
            <w:rFonts w:ascii="Calibri" w:eastAsia="Calibri" w:hAnsi="Calibri" w:cs="B Lotus" w:hint="cs"/>
            <w:sz w:val="24"/>
            <w:szCs w:val="24"/>
            <w:rtl/>
          </w:rPr>
          <w:t>بر</w:t>
        </w:r>
      </w:ins>
      <w:r w:rsidRPr="00E91C41">
        <w:rPr>
          <w:rFonts w:ascii="Calibri" w:eastAsia="Calibri" w:hAnsi="Calibri" w:cs="B Lotus" w:hint="cs"/>
          <w:sz w:val="24"/>
          <w:szCs w:val="24"/>
          <w:rtl/>
        </w:rPr>
        <w:t xml:space="preserve"> اقلیم و بوم</w:t>
      </w:r>
      <w:del w:id="14192" w:author="Mehrnazi Boojari" w:date="2019-01-09T00:05:00Z">
        <w:r w:rsidRPr="00E91C41" w:rsidDel="00756134">
          <w:rPr>
            <w:rFonts w:ascii="Calibri" w:eastAsia="Calibri" w:hAnsi="Calibri" w:cs="B Lotus" w:hint="cs"/>
            <w:sz w:val="24"/>
            <w:szCs w:val="24"/>
            <w:rtl/>
            <w:lang w:bidi="fa-IR"/>
          </w:rPr>
          <w:delText xml:space="preserve"> "</w:delText>
        </w:r>
      </w:del>
      <w:ins w:id="14193" w:author="Mehrnazi Boojari" w:date="2019-01-09T00:05:00Z">
        <w:r w:rsidR="00756134">
          <w:rPr>
            <w:rFonts w:ascii="Calibri" w:eastAsia="Calibri" w:hAnsi="Calibri" w:cs="B Lotus" w:hint="cs"/>
            <w:sz w:val="24"/>
            <w:szCs w:val="24"/>
            <w:rtl/>
            <w:lang w:bidi="fa-IR"/>
          </w:rPr>
          <w:t>»</w:t>
        </w:r>
      </w:ins>
      <w:del w:id="14194" w:author="Mehrnazi Boojari" w:date="2019-01-07T09:47:00Z">
        <w:r w:rsidRPr="00E91C41" w:rsidDel="006F7CCF">
          <w:rPr>
            <w:rFonts w:ascii="Calibri" w:eastAsia="Calibri" w:hAnsi="Calibri" w:cs="B Lotus" w:hint="cs"/>
            <w:sz w:val="24"/>
            <w:szCs w:val="24"/>
            <w:rtl/>
            <w:lang w:bidi="fa-IR"/>
          </w:rPr>
          <w:delText xml:space="preserve"> ،</w:delText>
        </w:r>
      </w:del>
      <w:ins w:id="14195" w:author="Mehrnazi Boojari" w:date="2019-01-07T09:47:00Z">
        <w:r w:rsidR="006F7CCF">
          <w:rPr>
            <w:rFonts w:ascii="Calibri" w:eastAsia="Calibri" w:hAnsi="Calibri" w:cs="B Lotus" w:hint="cs"/>
            <w:sz w:val="24"/>
            <w:szCs w:val="24"/>
            <w:rtl/>
            <w:lang w:bidi="fa-IR"/>
          </w:rPr>
          <w:t>،</w:t>
        </w:r>
      </w:ins>
      <w:ins w:id="14196" w:author="Mehrnazi Boojari" w:date="2019-01-09T00:05:00Z">
        <w:r w:rsidR="00756134">
          <w:rPr>
            <w:rFonts w:ascii="Calibri" w:eastAsia="Calibri" w:hAnsi="Calibri" w:cs="B Lotus" w:hint="cs"/>
            <w:sz w:val="24"/>
            <w:szCs w:val="24"/>
            <w:rtl/>
            <w:lang w:bidi="fa-IR"/>
          </w:rPr>
          <w:t xml:space="preserve"> </w:t>
        </w:r>
      </w:ins>
      <w:del w:id="14197" w:author="Mehrnazi Boojari" w:date="2019-01-09T00:05:00Z">
        <w:r w:rsidRPr="00E91C41" w:rsidDel="00756134">
          <w:rPr>
            <w:rFonts w:ascii="Calibri" w:eastAsia="Calibri" w:hAnsi="Calibri" w:cs="B Lotus" w:hint="cs"/>
            <w:sz w:val="24"/>
            <w:szCs w:val="24"/>
            <w:rtl/>
            <w:lang w:bidi="fa-IR"/>
          </w:rPr>
          <w:delText xml:space="preserve">" </w:delText>
        </w:r>
      </w:del>
      <w:ins w:id="14198" w:author="Mehrnazi Boojari" w:date="2019-01-09T00:05:00Z">
        <w:r w:rsidR="00756134">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نبود مقررات فنی مربوط به بحث طراحی و ساخت فضاهای معیشتی</w:t>
      </w:r>
      <w:del w:id="14199" w:author="Mehrnazi Boojari" w:date="2019-01-09T00:05:00Z">
        <w:r w:rsidRPr="00E91C41" w:rsidDel="00756134">
          <w:rPr>
            <w:rFonts w:ascii="Calibri" w:eastAsia="Calibri" w:hAnsi="Calibri" w:cs="B Lotus" w:hint="cs"/>
            <w:sz w:val="24"/>
            <w:szCs w:val="24"/>
            <w:rtl/>
            <w:lang w:bidi="fa-IR"/>
          </w:rPr>
          <w:delText xml:space="preserve"> "</w:delText>
        </w:r>
      </w:del>
      <w:ins w:id="14200" w:author="Mehrnazi Boojari" w:date="2019-01-09T00:05:00Z">
        <w:r w:rsidR="00756134">
          <w:rPr>
            <w:rFonts w:ascii="Calibri" w:eastAsia="Calibri" w:hAnsi="Calibri" w:cs="B Lotus" w:hint="cs"/>
            <w:sz w:val="24"/>
            <w:szCs w:val="24"/>
            <w:rtl/>
            <w:lang w:bidi="fa-IR"/>
          </w:rPr>
          <w:t>»</w:t>
        </w:r>
      </w:ins>
      <w:del w:id="14201" w:author="Mehrnazi Boojari" w:date="2019-01-07T09:47:00Z">
        <w:r w:rsidRPr="00E91C41" w:rsidDel="006F7CCF">
          <w:rPr>
            <w:rFonts w:ascii="Calibri" w:eastAsia="Calibri" w:hAnsi="Calibri" w:cs="B Lotus" w:hint="cs"/>
            <w:sz w:val="24"/>
            <w:szCs w:val="24"/>
            <w:rtl/>
            <w:lang w:bidi="fa-IR"/>
          </w:rPr>
          <w:delText xml:space="preserve"> ،</w:delText>
        </w:r>
      </w:del>
      <w:ins w:id="14202"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w:t>
      </w:r>
      <w:del w:id="14203" w:author="Mehrnazi Boojari" w:date="2019-01-09T00:05:00Z">
        <w:r w:rsidRPr="00E91C41" w:rsidDel="00756134">
          <w:rPr>
            <w:rFonts w:ascii="Calibri" w:eastAsia="Calibri" w:hAnsi="Calibri" w:cs="B Lotus" w:hint="cs"/>
            <w:sz w:val="24"/>
            <w:szCs w:val="24"/>
            <w:rtl/>
            <w:lang w:bidi="fa-IR"/>
          </w:rPr>
          <w:delText xml:space="preserve">" </w:delText>
        </w:r>
      </w:del>
      <w:ins w:id="14204" w:author="Mehrnazi Boojari" w:date="2019-01-09T00:05:00Z">
        <w:r w:rsidR="00756134">
          <w:rPr>
            <w:rFonts w:ascii="Calibri" w:eastAsia="Calibri" w:hAnsi="Calibri" w:cs="B Lotus" w:hint="cs"/>
            <w:sz w:val="24"/>
            <w:szCs w:val="24"/>
            <w:rtl/>
            <w:lang w:bidi="fa-IR"/>
          </w:rPr>
          <w:t>«</w:t>
        </w:r>
      </w:ins>
      <w:r w:rsidRPr="00E91C41">
        <w:rPr>
          <w:rFonts w:ascii="Calibri" w:eastAsia="Calibri" w:hAnsi="Calibri" w:cs="B Lotus" w:hint="cs"/>
          <w:sz w:val="24"/>
          <w:szCs w:val="24"/>
          <w:rtl/>
        </w:rPr>
        <w:t xml:space="preserve">ضعف در طراحی و دکوراسیون داخلی </w:t>
      </w:r>
      <w:del w:id="14205" w:author="Mehrnazi Boojari" w:date="2019-01-10T01:06:00Z">
        <w:r w:rsidRPr="00E91C41" w:rsidDel="00647583">
          <w:rPr>
            <w:rFonts w:ascii="Calibri" w:eastAsia="Calibri" w:hAnsi="Calibri" w:cs="B Lotus" w:hint="cs"/>
            <w:sz w:val="24"/>
            <w:szCs w:val="24"/>
            <w:rtl/>
          </w:rPr>
          <w:delText>مبتنی بر</w:delText>
        </w:r>
      </w:del>
      <w:ins w:id="14206" w:author="Mehrnazi Boojari" w:date="2019-01-10T01:06:00Z">
        <w:r w:rsidR="00647583">
          <w:rPr>
            <w:rFonts w:ascii="Calibri" w:eastAsia="Calibri" w:hAnsi="Calibri" w:cs="B Lotus" w:hint="cs"/>
            <w:sz w:val="24"/>
            <w:szCs w:val="24"/>
            <w:rtl/>
          </w:rPr>
          <w:t>مبتنی</w:t>
        </w:r>
        <w:r w:rsidR="00647583">
          <w:rPr>
            <w:rFonts w:ascii="Times New Roman" w:eastAsia="Calibri" w:hAnsi="Times New Roman" w:cs="Times New Roman" w:hint="cs"/>
            <w:sz w:val="24"/>
            <w:szCs w:val="24"/>
            <w:rtl/>
          </w:rPr>
          <w:t> </w:t>
        </w:r>
        <w:r w:rsidR="00647583">
          <w:rPr>
            <w:rFonts w:ascii="Calibri" w:eastAsia="Calibri" w:hAnsi="Calibri" w:cs="B Lotus" w:hint="cs"/>
            <w:sz w:val="24"/>
            <w:szCs w:val="24"/>
            <w:rtl/>
          </w:rPr>
          <w:t>بر</w:t>
        </w:r>
      </w:ins>
      <w:r w:rsidRPr="00E91C41">
        <w:rPr>
          <w:rFonts w:ascii="Calibri" w:eastAsia="Calibri" w:hAnsi="Calibri" w:cs="B Lotus" w:hint="cs"/>
          <w:sz w:val="24"/>
          <w:szCs w:val="24"/>
          <w:rtl/>
        </w:rPr>
        <w:t xml:space="preserve"> اقلیم و بوم توسط معماران و </w:t>
      </w:r>
      <w:r w:rsidRPr="00E91C41">
        <w:rPr>
          <w:rFonts w:ascii="Calibri" w:eastAsia="Calibri" w:hAnsi="Calibri" w:cs="B Lotus" w:hint="cs"/>
          <w:sz w:val="24"/>
          <w:szCs w:val="24"/>
          <w:rtl/>
        </w:rPr>
        <w:lastRenderedPageBreak/>
        <w:t>مهندسان بومی</w:t>
      </w:r>
      <w:del w:id="14207" w:author="Mehrnazi Boojari" w:date="2019-01-09T00:05:00Z">
        <w:r w:rsidRPr="00E91C41" w:rsidDel="00756134">
          <w:rPr>
            <w:rFonts w:ascii="Calibri" w:eastAsia="Calibri" w:hAnsi="Calibri" w:cs="B Lotus" w:hint="cs"/>
            <w:sz w:val="24"/>
            <w:szCs w:val="24"/>
            <w:rtl/>
            <w:lang w:bidi="fa-IR"/>
          </w:rPr>
          <w:delText xml:space="preserve"> "</w:delText>
        </w:r>
      </w:del>
      <w:ins w:id="14208" w:author="Mehrnazi Boojari" w:date="2019-01-09T00:05:00Z">
        <w:r w:rsidR="00756134">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که در حوزه</w:t>
      </w:r>
      <w:del w:id="14209" w:author="Mehrnazi Boojari" w:date="2019-01-07T09:46:00Z">
        <w:r w:rsidRPr="00E91C41" w:rsidDel="006F7CCF">
          <w:rPr>
            <w:rFonts w:ascii="Calibri" w:eastAsia="Calibri" w:hAnsi="Calibri" w:cs="B Lotus" w:hint="cs"/>
            <w:sz w:val="24"/>
            <w:szCs w:val="24"/>
            <w:rtl/>
            <w:lang w:bidi="fa-IR"/>
          </w:rPr>
          <w:delText xml:space="preserve"> های </w:delText>
        </w:r>
      </w:del>
      <w:ins w:id="1421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تقنینی و برنامه</w:t>
      </w:r>
      <w:del w:id="14211" w:author="Mehrnazi Boojari" w:date="2019-01-07T10:05:00Z">
        <w:r w:rsidRPr="00E91C41" w:rsidDel="00A31D6F">
          <w:rPr>
            <w:rFonts w:ascii="Calibri" w:eastAsia="Calibri" w:hAnsi="Calibri" w:cs="B Lotus" w:hint="cs"/>
            <w:sz w:val="24"/>
            <w:szCs w:val="24"/>
            <w:rtl/>
            <w:lang w:bidi="fa-IR"/>
          </w:rPr>
          <w:delText xml:space="preserve"> ریزی </w:delText>
        </w:r>
      </w:del>
      <w:ins w:id="14212" w:author="Mehrnazi Boojari" w:date="2019-01-07T10:05:00Z">
        <w:r w:rsidR="00A31D6F">
          <w:rPr>
            <w:rFonts w:ascii="Calibri" w:eastAsia="Calibri" w:hAnsi="Calibri" w:cs="B Lotus" w:hint="cs"/>
            <w:sz w:val="24"/>
            <w:szCs w:val="24"/>
            <w:rtl/>
            <w:lang w:bidi="fa-IR"/>
          </w:rPr>
          <w:t xml:space="preserve">‌ریزی </w:t>
        </w:r>
      </w:ins>
      <w:r w:rsidRPr="00E91C41">
        <w:rPr>
          <w:rFonts w:ascii="Calibri" w:eastAsia="Calibri" w:hAnsi="Calibri" w:cs="B Lotus" w:hint="cs"/>
          <w:sz w:val="24"/>
          <w:szCs w:val="24"/>
          <w:rtl/>
          <w:lang w:bidi="fa-IR"/>
        </w:rPr>
        <w:t xml:space="preserve">است نشان از نداشتن جایگاه مقررات فنی و طراحی مساکن روستایی در مقررات ملی ساختمان </w:t>
      </w:r>
      <w:del w:id="14213" w:author="Mehrnazi Boojari" w:date="2019-01-13T08:27:00Z">
        <w:r w:rsidRPr="00E91C41" w:rsidDel="00B32ADB">
          <w:rPr>
            <w:rFonts w:ascii="Calibri" w:eastAsia="Calibri" w:hAnsi="Calibri" w:cs="B Lotus" w:hint="cs"/>
            <w:sz w:val="24"/>
            <w:szCs w:val="24"/>
            <w:rtl/>
            <w:lang w:bidi="fa-IR"/>
          </w:rPr>
          <w:delText>است</w:delText>
        </w:r>
      </w:del>
      <w:ins w:id="14214" w:author="Mehrnazi Boojari" w:date="2019-01-13T08:27:00Z">
        <w:r w:rsidR="00B32ADB">
          <w:rPr>
            <w:rFonts w:ascii="Calibri" w:eastAsia="Calibri" w:hAnsi="Calibri" w:cs="B Lotus" w:hint="cs"/>
            <w:sz w:val="24"/>
            <w:szCs w:val="24"/>
            <w:rtl/>
            <w:lang w:bidi="fa-IR"/>
          </w:rPr>
          <w:t>دارد</w:t>
        </w:r>
      </w:ins>
      <w:del w:id="14215" w:author="Mehrnazi Boojari" w:date="2019-01-07T09:53:00Z">
        <w:r w:rsidRPr="00E91C41" w:rsidDel="006F7CCF">
          <w:rPr>
            <w:rFonts w:ascii="Calibri" w:eastAsia="Calibri" w:hAnsi="Calibri" w:cs="B Lotus" w:hint="cs"/>
            <w:sz w:val="24"/>
            <w:szCs w:val="24"/>
            <w:rtl/>
            <w:lang w:bidi="fa-IR"/>
          </w:rPr>
          <w:delText xml:space="preserve"> . </w:delText>
        </w:r>
      </w:del>
      <w:ins w:id="14216" w:author="Mehrnazi Boojari" w:date="2019-01-07T09:53:00Z">
        <w:r w:rsidR="006F7CCF">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عوامل ذکر</w:t>
      </w:r>
      <w:del w:id="14217" w:author="Mehrnazi Boojari" w:date="2019-01-09T00:06:00Z">
        <w:r w:rsidRPr="00E91C41" w:rsidDel="00756134">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 xml:space="preserve">شده </w:t>
      </w:r>
      <w:ins w:id="14218" w:author="Mehrnazi Boojari" w:date="2019-01-13T08:40:00Z">
        <w:r w:rsidR="00F53ABE">
          <w:rPr>
            <w:rFonts w:ascii="Calibri" w:eastAsia="Calibri" w:hAnsi="Calibri" w:cs="B Lotus" w:hint="cs"/>
            <w:sz w:val="24"/>
            <w:szCs w:val="24"/>
            <w:rtl/>
            <w:lang w:bidi="fa-IR"/>
          </w:rPr>
          <w:t xml:space="preserve">که </w:t>
        </w:r>
      </w:ins>
      <w:r w:rsidRPr="00E91C41">
        <w:rPr>
          <w:rFonts w:ascii="Calibri" w:eastAsia="Calibri" w:hAnsi="Calibri" w:cs="B Lotus" w:hint="cs"/>
          <w:sz w:val="24"/>
          <w:szCs w:val="24"/>
          <w:rtl/>
          <w:lang w:bidi="fa-IR"/>
        </w:rPr>
        <w:t>تا حدودی منطبق بر مصاحبه</w:t>
      </w:r>
      <w:del w:id="14219" w:author="Mehrnazi Boojari" w:date="2019-01-07T09:46:00Z">
        <w:r w:rsidRPr="00E91C41" w:rsidDel="006F7CCF">
          <w:rPr>
            <w:rFonts w:ascii="Calibri" w:eastAsia="Calibri" w:hAnsi="Calibri" w:cs="B Lotus" w:hint="cs"/>
            <w:sz w:val="24"/>
            <w:szCs w:val="24"/>
            <w:rtl/>
            <w:lang w:bidi="fa-IR"/>
          </w:rPr>
          <w:delText xml:space="preserve"> های </w:delText>
        </w:r>
      </w:del>
      <w:ins w:id="1422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انجام</w:t>
      </w:r>
      <w:ins w:id="14221" w:author="Mehrnazi Boojari" w:date="2019-01-13T08:40:00Z">
        <w:r w:rsidR="00F53ABE">
          <w:rPr>
            <w:rFonts w:ascii="Calibri" w:eastAsia="Calibri" w:hAnsi="Calibri" w:cs="B Nazanin" w:hint="cs"/>
            <w:sz w:val="24"/>
            <w:szCs w:val="24"/>
            <w:rtl/>
            <w:lang w:bidi="fa-IR"/>
          </w:rPr>
          <w:t>‌</w:t>
        </w:r>
      </w:ins>
      <w:del w:id="14222" w:author="Mehrnazi Boojari" w:date="2019-01-13T08:40:00Z">
        <w:r w:rsidRPr="00E91C41" w:rsidDel="00F53ABE">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شده در این حوزه هستند نشان از این دار</w:t>
      </w:r>
      <w:ins w:id="14223" w:author="Mehrnazi Boojari" w:date="2019-01-13T08:40:00Z">
        <w:r w:rsidR="00F53ABE">
          <w:rPr>
            <w:rFonts w:ascii="Calibri" w:eastAsia="Calibri" w:hAnsi="Calibri" w:cs="B Lotus" w:hint="cs"/>
            <w:sz w:val="24"/>
            <w:szCs w:val="24"/>
            <w:rtl/>
            <w:lang w:bidi="fa-IR"/>
          </w:rPr>
          <w:t>ن</w:t>
        </w:r>
      </w:ins>
      <w:r w:rsidRPr="00E91C41">
        <w:rPr>
          <w:rFonts w:ascii="Calibri" w:eastAsia="Calibri" w:hAnsi="Calibri" w:cs="B Lotus" w:hint="cs"/>
          <w:sz w:val="24"/>
          <w:szCs w:val="24"/>
          <w:rtl/>
          <w:lang w:bidi="fa-IR"/>
        </w:rPr>
        <w:t>د که اساسا</w:t>
      </w:r>
      <w:ins w:id="14224" w:author="Mehrnazi Boojari" w:date="2019-01-13T08:40:00Z">
        <w:r w:rsidR="00F53ABE">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دیدگاه صحیحی به روستا وجود </w:t>
      </w:r>
      <w:del w:id="14225" w:author="Mehrnazi Boojari" w:date="2019-01-13T08:40:00Z">
        <w:r w:rsidRPr="00E91C41" w:rsidDel="00F53ABE">
          <w:rPr>
            <w:rFonts w:ascii="Calibri" w:eastAsia="Calibri" w:hAnsi="Calibri" w:cs="B Lotus" w:hint="cs"/>
            <w:sz w:val="24"/>
            <w:szCs w:val="24"/>
            <w:rtl/>
            <w:lang w:bidi="fa-IR"/>
          </w:rPr>
          <w:delText xml:space="preserve">نداشته </w:delText>
        </w:r>
      </w:del>
      <w:ins w:id="14226" w:author="Mehrnazi Boojari" w:date="2019-01-13T08:40:00Z">
        <w:r w:rsidR="00F53ABE" w:rsidRPr="00E91C41">
          <w:rPr>
            <w:rFonts w:ascii="Calibri" w:eastAsia="Calibri" w:hAnsi="Calibri" w:cs="B Lotus" w:hint="cs"/>
            <w:sz w:val="24"/>
            <w:szCs w:val="24"/>
            <w:rtl/>
            <w:lang w:bidi="fa-IR"/>
          </w:rPr>
          <w:t>ندا</w:t>
        </w:r>
        <w:r w:rsidR="00F53ABE">
          <w:rPr>
            <w:rFonts w:ascii="Calibri" w:eastAsia="Calibri" w:hAnsi="Calibri" w:cs="B Lotus" w:hint="cs"/>
            <w:sz w:val="24"/>
            <w:szCs w:val="24"/>
            <w:rtl/>
            <w:lang w:bidi="fa-IR"/>
          </w:rPr>
          <w:t>رد</w:t>
        </w:r>
        <w:r w:rsidR="00F53ABE" w:rsidRPr="00E91C41">
          <w:rPr>
            <w:rFonts w:ascii="Calibri" w:eastAsia="Calibri" w:hAnsi="Calibri" w:cs="B Lotus" w:hint="cs"/>
            <w:sz w:val="24"/>
            <w:szCs w:val="24"/>
            <w:rtl/>
            <w:lang w:bidi="fa-IR"/>
          </w:rPr>
          <w:t xml:space="preserve"> </w:t>
        </w:r>
      </w:ins>
      <w:r w:rsidRPr="00E91C41">
        <w:rPr>
          <w:rFonts w:ascii="Calibri" w:eastAsia="Calibri" w:hAnsi="Calibri" w:cs="B Lotus" w:hint="cs"/>
          <w:sz w:val="24"/>
          <w:szCs w:val="24"/>
          <w:rtl/>
          <w:lang w:bidi="fa-IR"/>
        </w:rPr>
        <w:t>و تمایزی بین روستا و شهر در مناسبات فرهنگی و مقرراتی کشور لحاظ</w:t>
      </w:r>
      <w:del w:id="14227" w:author="Mehrnazi Boojari" w:date="2019-01-07T09:49:00Z">
        <w:r w:rsidRPr="00E91C41" w:rsidDel="006F7CCF">
          <w:rPr>
            <w:rFonts w:ascii="Calibri" w:eastAsia="Calibri" w:hAnsi="Calibri" w:cs="B Lotus" w:hint="cs"/>
            <w:sz w:val="24"/>
            <w:szCs w:val="24"/>
            <w:rtl/>
            <w:lang w:bidi="fa-IR"/>
          </w:rPr>
          <w:delText xml:space="preserve"> نمی </w:delText>
        </w:r>
      </w:del>
      <w:ins w:id="14228" w:author="Mehrnazi Boojari" w:date="2019-01-07T09:49:00Z">
        <w:r w:rsidR="006F7CCF">
          <w:rPr>
            <w:rFonts w:ascii="Calibri" w:eastAsia="Calibri" w:hAnsi="Calibri" w:cs="B Lotus" w:hint="cs"/>
            <w:sz w:val="24"/>
            <w:szCs w:val="24"/>
            <w:rtl/>
            <w:lang w:bidi="fa-IR"/>
          </w:rPr>
          <w:t xml:space="preserve"> نمی‌</w:t>
        </w:r>
      </w:ins>
      <w:r w:rsidRPr="00E91C41">
        <w:rPr>
          <w:rFonts w:ascii="Calibri" w:eastAsia="Calibri" w:hAnsi="Calibri" w:cs="B Lotus" w:hint="cs"/>
          <w:sz w:val="24"/>
          <w:szCs w:val="24"/>
          <w:rtl/>
          <w:lang w:bidi="fa-IR"/>
        </w:rPr>
        <w:t xml:space="preserve">شود. لزوم نگاه صحیح به بحث هویت روستایی و تعریف هویت روستایی در این عوامل بسیار </w:t>
      </w:r>
      <w:del w:id="14229" w:author="Mehrnazi Boojari" w:date="2019-01-07T09:55:00Z">
        <w:r w:rsidRPr="00E91C41" w:rsidDel="00A31D6F">
          <w:rPr>
            <w:rFonts w:ascii="Calibri" w:eastAsia="Calibri" w:hAnsi="Calibri" w:cs="B Lotus" w:hint="cs"/>
            <w:sz w:val="24"/>
            <w:szCs w:val="24"/>
            <w:rtl/>
            <w:lang w:bidi="fa-IR"/>
          </w:rPr>
          <w:delText>حائز اهمیت</w:delText>
        </w:r>
      </w:del>
      <w:ins w:id="14230" w:author="Mehrnazi Boojari" w:date="2019-01-07T09:55:00Z">
        <w:r w:rsidR="00A31D6F">
          <w:rPr>
            <w:rFonts w:ascii="Calibri" w:eastAsia="Calibri" w:hAnsi="Calibri" w:cs="B Lotus" w:hint="cs"/>
            <w:sz w:val="24"/>
            <w:szCs w:val="24"/>
            <w:rtl/>
            <w:lang w:bidi="fa-IR"/>
          </w:rPr>
          <w:t>حائزاهمیت</w:t>
        </w:r>
      </w:ins>
      <w:r w:rsidRPr="00E91C41">
        <w:rPr>
          <w:rFonts w:ascii="Calibri" w:eastAsia="Calibri" w:hAnsi="Calibri" w:cs="B Lotus" w:hint="cs"/>
          <w:sz w:val="24"/>
          <w:szCs w:val="24"/>
          <w:rtl/>
          <w:lang w:bidi="fa-IR"/>
        </w:rPr>
        <w:t xml:space="preserve"> است</w:t>
      </w:r>
      <w:ins w:id="14231" w:author="Mehrnazi Boojari" w:date="2019-01-13T08:40:00Z">
        <w:r w:rsidR="00F53ABE">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w:t>
      </w:r>
      <w:del w:id="14232" w:author="Mehrnazi Boojari" w:date="2019-01-13T08:41:00Z">
        <w:r w:rsidRPr="00E91C41" w:rsidDel="00F53ABE">
          <w:rPr>
            <w:rFonts w:ascii="Calibri" w:eastAsia="Calibri" w:hAnsi="Calibri" w:cs="B Lotus" w:hint="cs"/>
            <w:sz w:val="24"/>
            <w:szCs w:val="24"/>
            <w:rtl/>
            <w:lang w:bidi="fa-IR"/>
          </w:rPr>
          <w:delText>کما</w:delText>
        </w:r>
      </w:del>
      <w:ins w:id="14233" w:author="Mehrnazi Boojari" w:date="2019-01-13T08:41:00Z">
        <w:r w:rsidR="00F53ABE">
          <w:rPr>
            <w:rFonts w:ascii="Calibri" w:eastAsia="Calibri" w:hAnsi="Calibri" w:cs="B Lotus" w:hint="cs"/>
            <w:sz w:val="24"/>
            <w:szCs w:val="24"/>
            <w:rtl/>
            <w:lang w:bidi="fa-IR"/>
          </w:rPr>
          <w:t>چنا</w:t>
        </w:r>
      </w:ins>
      <w:del w:id="14234" w:author="Mehrnazi Boojari" w:date="2019-01-13T08:41:00Z">
        <w:r w:rsidRPr="00E91C41" w:rsidDel="00F53ABE">
          <w:rPr>
            <w:rFonts w:ascii="Calibri" w:eastAsia="Calibri" w:hAnsi="Calibri" w:cs="B Lotus" w:hint="cs"/>
            <w:sz w:val="24"/>
            <w:szCs w:val="24"/>
            <w:rtl/>
            <w:lang w:bidi="fa-IR"/>
          </w:rPr>
          <w:delText>ای</w:delText>
        </w:r>
      </w:del>
      <w:r w:rsidRPr="00E91C41">
        <w:rPr>
          <w:rFonts w:ascii="Calibri" w:eastAsia="Calibri" w:hAnsi="Calibri" w:cs="B Lotus" w:hint="cs"/>
          <w:sz w:val="24"/>
          <w:szCs w:val="24"/>
          <w:rtl/>
          <w:lang w:bidi="fa-IR"/>
        </w:rPr>
        <w:t>نکه در فصل دوم نیز نداشتن تعریف صحیحی از مسکن روستایی در ادبیات نظری این مهم را نشان</w:t>
      </w:r>
      <w:del w:id="14235" w:author="Mehrnazi Boojari" w:date="2019-01-07T09:49:00Z">
        <w:r w:rsidRPr="00E91C41" w:rsidDel="006F7CCF">
          <w:rPr>
            <w:rFonts w:ascii="Calibri" w:eastAsia="Calibri" w:hAnsi="Calibri" w:cs="B Lotus" w:hint="cs"/>
            <w:sz w:val="24"/>
            <w:szCs w:val="24"/>
            <w:rtl/>
            <w:lang w:bidi="fa-IR"/>
          </w:rPr>
          <w:delText xml:space="preserve"> می </w:delText>
        </w:r>
      </w:del>
      <w:ins w:id="14236" w:author="Mehrnazi Boojari" w:date="2019-01-07T09:49:00Z">
        <w:r w:rsidR="006F7CCF">
          <w:rPr>
            <w:rFonts w:ascii="Calibri" w:eastAsia="Calibri" w:hAnsi="Calibri" w:cs="B Lotus" w:hint="cs"/>
            <w:sz w:val="24"/>
            <w:szCs w:val="24"/>
            <w:rtl/>
            <w:lang w:bidi="fa-IR"/>
          </w:rPr>
          <w:t xml:space="preserve"> </w:t>
        </w:r>
      </w:ins>
      <w:ins w:id="14237" w:author="Mehrnazi Boojari" w:date="2019-01-13T08:41:00Z">
        <w:r w:rsidR="00F53ABE">
          <w:rPr>
            <w:rFonts w:ascii="Calibri" w:eastAsia="Calibri" w:hAnsi="Calibri" w:cs="B Lotus" w:hint="cs"/>
            <w:sz w:val="24"/>
            <w:szCs w:val="24"/>
            <w:rtl/>
            <w:lang w:bidi="fa-IR"/>
          </w:rPr>
          <w:t>داد</w:t>
        </w:r>
      </w:ins>
      <w:del w:id="14238" w:author="Mehrnazi Boojari" w:date="2019-01-13T08:41:00Z">
        <w:r w:rsidRPr="00E91C41" w:rsidDel="00F53ABE">
          <w:rPr>
            <w:rFonts w:ascii="Calibri" w:eastAsia="Calibri" w:hAnsi="Calibri" w:cs="B Lotus" w:hint="cs"/>
            <w:sz w:val="24"/>
            <w:szCs w:val="24"/>
            <w:rtl/>
            <w:lang w:bidi="fa-IR"/>
          </w:rPr>
          <w:delText>دهد</w:delText>
        </w:r>
      </w:del>
      <w:r w:rsidRPr="00E91C41">
        <w:rPr>
          <w:rFonts w:ascii="Calibri" w:eastAsia="Calibri" w:hAnsi="Calibri" w:cs="B Lotus" w:hint="cs"/>
          <w:sz w:val="24"/>
          <w:szCs w:val="24"/>
          <w:rtl/>
          <w:lang w:bidi="fa-IR"/>
        </w:rPr>
        <w:t>. شاید بتوان گفت نداشتن تفکر و بینشی صحیح به روستا و</w:t>
      </w:r>
      <w:del w:id="14239" w:author="Mehrnazi Boojari" w:date="2019-01-12T23:20:00Z">
        <w:r w:rsidRPr="00E91C41" w:rsidDel="000806BA">
          <w:rPr>
            <w:rFonts w:ascii="Calibri" w:eastAsia="Calibri" w:hAnsi="Calibri" w:cs="B Lotus" w:hint="cs"/>
            <w:sz w:val="24"/>
            <w:szCs w:val="24"/>
            <w:rtl/>
            <w:lang w:bidi="fa-IR"/>
          </w:rPr>
          <w:delText xml:space="preserve"> به تبع </w:delText>
        </w:r>
      </w:del>
      <w:ins w:id="14240" w:author="Mehrnazi Boojari" w:date="2019-01-12T23:20:00Z">
        <w:r w:rsidR="000806BA">
          <w:rPr>
            <w:rFonts w:ascii="Calibri" w:eastAsia="Calibri" w:hAnsi="Calibri" w:cs="B Lotus" w:hint="cs"/>
            <w:sz w:val="24"/>
            <w:szCs w:val="24"/>
            <w:rtl/>
            <w:lang w:bidi="fa-IR"/>
          </w:rPr>
          <w:t xml:space="preserve"> به‌تبع </w:t>
        </w:r>
      </w:ins>
      <w:r w:rsidRPr="00E91C41">
        <w:rPr>
          <w:rFonts w:ascii="Calibri" w:eastAsia="Calibri" w:hAnsi="Calibri" w:cs="B Lotus" w:hint="cs"/>
          <w:sz w:val="24"/>
          <w:szCs w:val="24"/>
          <w:rtl/>
          <w:lang w:bidi="fa-IR"/>
        </w:rPr>
        <w:t xml:space="preserve">آن مسکن روستایی </w:t>
      </w:r>
      <w:del w:id="14241" w:author="Mehrnazi Boojari" w:date="2019-01-07T11:02:00Z">
        <w:r w:rsidRPr="00E91C41" w:rsidDel="00DB081F">
          <w:rPr>
            <w:rFonts w:ascii="Calibri" w:eastAsia="Calibri" w:hAnsi="Calibri" w:cs="B Lotus" w:hint="cs"/>
            <w:sz w:val="24"/>
            <w:szCs w:val="24"/>
            <w:rtl/>
            <w:lang w:bidi="fa-IR"/>
          </w:rPr>
          <w:delText>باعث</w:delText>
        </w:r>
      </w:del>
      <w:ins w:id="14242" w:author="Mehrnazi Boojari" w:date="2019-01-07T11:02:00Z">
        <w:r w:rsidR="00DB081F">
          <w:rPr>
            <w:rFonts w:ascii="Calibri" w:eastAsia="Calibri" w:hAnsi="Calibri" w:cs="B Lotus" w:hint="cs"/>
            <w:sz w:val="24"/>
            <w:szCs w:val="24"/>
            <w:rtl/>
            <w:lang w:bidi="fa-IR"/>
          </w:rPr>
          <w:t>سبب</w:t>
        </w:r>
      </w:ins>
      <w:r w:rsidRPr="00E91C41">
        <w:rPr>
          <w:rFonts w:ascii="Calibri" w:eastAsia="Calibri" w:hAnsi="Calibri" w:cs="B Lotus" w:hint="cs"/>
          <w:sz w:val="24"/>
          <w:szCs w:val="24"/>
          <w:rtl/>
          <w:lang w:bidi="fa-IR"/>
        </w:rPr>
        <w:t xml:space="preserve"> به</w:t>
      </w:r>
      <w:ins w:id="14243" w:author="Mehrnazi Boojari" w:date="2019-01-13T08:41:00Z">
        <w:r w:rsidR="00F53ABE">
          <w:rPr>
            <w:rFonts w:ascii="Calibri" w:eastAsia="Calibri" w:hAnsi="Calibri" w:cs="B Nazanin" w:hint="cs"/>
            <w:sz w:val="24"/>
            <w:szCs w:val="24"/>
            <w:rtl/>
            <w:lang w:bidi="fa-IR"/>
          </w:rPr>
          <w:t>‌</w:t>
        </w:r>
      </w:ins>
      <w:del w:id="14244" w:author="Mehrnazi Boojari" w:date="2019-01-13T08:41:00Z">
        <w:r w:rsidRPr="00E91C41" w:rsidDel="00F53ABE">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حاشیه</w:t>
      </w:r>
      <w:ins w:id="14245" w:author="Mehrnazi Boojari" w:date="2019-01-13T08:41:00Z">
        <w:r w:rsidR="00F53ABE">
          <w:rPr>
            <w:rFonts w:ascii="Calibri" w:eastAsia="Calibri" w:hAnsi="Calibri" w:cs="B Nazanin" w:hint="cs"/>
            <w:sz w:val="24"/>
            <w:szCs w:val="24"/>
            <w:rtl/>
            <w:lang w:bidi="fa-IR"/>
          </w:rPr>
          <w:t>‌</w:t>
        </w:r>
      </w:ins>
      <w:del w:id="14246" w:author="Mehrnazi Boojari" w:date="2019-01-13T08:41:00Z">
        <w:r w:rsidRPr="00E91C41" w:rsidDel="00F53ABE">
          <w:rPr>
            <w:rFonts w:ascii="Calibri" w:eastAsia="Calibri" w:hAnsi="Calibri" w:cs="B Lotus" w:hint="cs"/>
            <w:sz w:val="24"/>
            <w:szCs w:val="24"/>
            <w:rtl/>
            <w:lang w:bidi="fa-IR"/>
          </w:rPr>
          <w:delText xml:space="preserve"> </w:delText>
        </w:r>
      </w:del>
      <w:r w:rsidRPr="00E91C41">
        <w:rPr>
          <w:rFonts w:ascii="Calibri" w:eastAsia="Calibri" w:hAnsi="Calibri" w:cs="B Lotus" w:hint="cs"/>
          <w:sz w:val="24"/>
          <w:szCs w:val="24"/>
          <w:rtl/>
          <w:lang w:bidi="fa-IR"/>
        </w:rPr>
        <w:t>رفتن و از بین رفتن هویت</w:t>
      </w:r>
      <w:del w:id="14247" w:author="Mehrnazi Boojari" w:date="2019-01-07T09:47:00Z">
        <w:r w:rsidRPr="00E91C41" w:rsidDel="006F7CCF">
          <w:rPr>
            <w:rFonts w:ascii="Calibri" w:eastAsia="Calibri" w:hAnsi="Calibri" w:cs="B Lotus" w:hint="cs"/>
            <w:sz w:val="24"/>
            <w:szCs w:val="24"/>
            <w:rtl/>
            <w:lang w:bidi="fa-IR"/>
          </w:rPr>
          <w:delText xml:space="preserve"> ،</w:delText>
        </w:r>
      </w:del>
      <w:ins w:id="14248" w:author="Mehrnazi Boojari" w:date="2019-01-07T09:47:00Z">
        <w:r w:rsidR="006F7CCF">
          <w:rPr>
            <w:rFonts w:ascii="Calibri" w:eastAsia="Calibri" w:hAnsi="Calibri" w:cs="B Lotus" w:hint="cs"/>
            <w:sz w:val="24"/>
            <w:szCs w:val="24"/>
            <w:rtl/>
            <w:lang w:bidi="fa-IR"/>
          </w:rPr>
          <w:t>،</w:t>
        </w:r>
      </w:ins>
      <w:r w:rsidRPr="00E91C41">
        <w:rPr>
          <w:rFonts w:ascii="Calibri" w:eastAsia="Calibri" w:hAnsi="Calibri" w:cs="B Lotus" w:hint="cs"/>
          <w:sz w:val="24"/>
          <w:szCs w:val="24"/>
          <w:rtl/>
          <w:lang w:bidi="fa-IR"/>
        </w:rPr>
        <w:t xml:space="preserve"> خرده فرهنگ</w:t>
      </w:r>
      <w:del w:id="14249" w:author="Mehrnazi Boojari" w:date="2019-01-07T09:46:00Z">
        <w:r w:rsidRPr="00E91C41" w:rsidDel="006F7CCF">
          <w:rPr>
            <w:rFonts w:ascii="Calibri" w:eastAsia="Calibri" w:hAnsi="Calibri" w:cs="B Lotus" w:hint="cs"/>
            <w:sz w:val="24"/>
            <w:szCs w:val="24"/>
            <w:rtl/>
            <w:lang w:bidi="fa-IR"/>
          </w:rPr>
          <w:delText xml:space="preserve"> های </w:delText>
        </w:r>
      </w:del>
      <w:ins w:id="14250" w:author="Mehrnazi Boojari" w:date="2019-01-07T09:46:00Z">
        <w:r w:rsidR="006F7CCF">
          <w:rPr>
            <w:rFonts w:ascii="Calibri" w:eastAsia="Calibri" w:hAnsi="Calibri" w:cs="B Lotus" w:hint="cs"/>
            <w:sz w:val="24"/>
            <w:szCs w:val="24"/>
            <w:rtl/>
            <w:lang w:bidi="fa-IR"/>
          </w:rPr>
          <w:t xml:space="preserve">‌های </w:t>
        </w:r>
      </w:ins>
      <w:r w:rsidRPr="00E91C41">
        <w:rPr>
          <w:rFonts w:ascii="Calibri" w:eastAsia="Calibri" w:hAnsi="Calibri" w:cs="B Lotus" w:hint="cs"/>
          <w:sz w:val="24"/>
          <w:szCs w:val="24"/>
          <w:rtl/>
          <w:lang w:bidi="fa-IR"/>
        </w:rPr>
        <w:t xml:space="preserve">روستایی و مناسبات اجتماعی روستایی </w:t>
      </w:r>
      <w:del w:id="14251" w:author="Mehrnazi Boojari" w:date="2019-01-09T00:06:00Z">
        <w:r w:rsidRPr="00E91C41" w:rsidDel="009009AE">
          <w:rPr>
            <w:rFonts w:ascii="Calibri" w:eastAsia="Calibri" w:hAnsi="Calibri" w:cs="B Lotus" w:hint="cs"/>
            <w:sz w:val="24"/>
            <w:szCs w:val="24"/>
            <w:rtl/>
            <w:lang w:bidi="fa-IR"/>
          </w:rPr>
          <w:delText xml:space="preserve">گردیده </w:delText>
        </w:r>
      </w:del>
      <w:ins w:id="14252" w:author="Mehrnazi Boojari" w:date="2019-01-09T00:06:00Z">
        <w:r w:rsidR="009009AE">
          <w:rPr>
            <w:rFonts w:ascii="Calibri" w:eastAsia="Calibri" w:hAnsi="Calibri" w:cs="B Lotus" w:hint="cs"/>
            <w:sz w:val="24"/>
            <w:szCs w:val="24"/>
            <w:rtl/>
            <w:lang w:bidi="fa-IR"/>
          </w:rPr>
          <w:t>ش</w:t>
        </w:r>
        <w:r w:rsidR="009009AE" w:rsidRPr="00E91C41">
          <w:rPr>
            <w:rFonts w:ascii="Calibri" w:eastAsia="Calibri" w:hAnsi="Calibri" w:cs="B Lotus" w:hint="cs"/>
            <w:sz w:val="24"/>
            <w:szCs w:val="24"/>
            <w:rtl/>
            <w:lang w:bidi="fa-IR"/>
          </w:rPr>
          <w:t xml:space="preserve">ده </w:t>
        </w:r>
      </w:ins>
      <w:r w:rsidRPr="00E91C41">
        <w:rPr>
          <w:rFonts w:ascii="Calibri" w:eastAsia="Calibri" w:hAnsi="Calibri" w:cs="B Lotus" w:hint="cs"/>
          <w:sz w:val="24"/>
          <w:szCs w:val="24"/>
          <w:rtl/>
          <w:lang w:bidi="fa-IR"/>
        </w:rPr>
        <w:t>است.</w:t>
      </w:r>
    </w:p>
    <w:p w14:paraId="40B1608C" w14:textId="77777777" w:rsidR="00E91C41" w:rsidRPr="00E91C41" w:rsidRDefault="00E91C41" w:rsidP="009E27F4">
      <w:pPr>
        <w:pStyle w:val="Heading2"/>
        <w:rPr>
          <w:rtl/>
        </w:rPr>
      </w:pPr>
      <w:bookmarkStart w:id="14253" w:name="_Toc529234268"/>
      <w:bookmarkStart w:id="14254" w:name="_Toc529234704"/>
      <w:bookmarkStart w:id="14255" w:name="_Toc530238680"/>
      <w:bookmarkStart w:id="14256" w:name="_Toc530239334"/>
      <w:bookmarkStart w:id="14257" w:name="_Toc530239523"/>
      <w:bookmarkStart w:id="14258" w:name="_Toc533781270"/>
      <w:bookmarkStart w:id="14259" w:name="_Toc533781497"/>
      <w:bookmarkStart w:id="14260" w:name="_Toc533781612"/>
      <w:bookmarkStart w:id="14261" w:name="_Toc533781798"/>
      <w:bookmarkStart w:id="14262" w:name="_Toc533782226"/>
      <w:r w:rsidRPr="00E91C41">
        <w:rPr>
          <w:rFonts w:hint="cs"/>
          <w:rtl/>
        </w:rPr>
        <w:t>نمایه چالش</w:t>
      </w:r>
      <w:ins w:id="14263" w:author="Mehrnazi Boojari" w:date="2019-01-13T08:41:00Z">
        <w:r w:rsidR="00F53ABE">
          <w:rPr>
            <w:rFonts w:hint="cs"/>
            <w:rtl/>
          </w:rPr>
          <w:t>‌</w:t>
        </w:r>
      </w:ins>
      <w:del w:id="14264" w:author="Mehrnazi Boojari" w:date="2019-01-07T09:46:00Z">
        <w:r w:rsidRPr="00E91C41" w:rsidDel="006F7CCF">
          <w:rPr>
            <w:rFonts w:hint="cs"/>
            <w:rtl/>
          </w:rPr>
          <w:delText xml:space="preserve"> های </w:delText>
        </w:r>
      </w:del>
      <w:ins w:id="14265" w:author="Mehrnazi Boojari" w:date="2019-01-07T09:46:00Z">
        <w:r w:rsidR="006F7CCF">
          <w:rPr>
            <w:rFonts w:hint="cs"/>
            <w:rtl/>
          </w:rPr>
          <w:t xml:space="preserve">‌های </w:t>
        </w:r>
      </w:ins>
      <w:r w:rsidRPr="00E91C41">
        <w:rPr>
          <w:rFonts w:hint="cs"/>
          <w:rtl/>
        </w:rPr>
        <w:t>مسکن روستایی</w:t>
      </w:r>
      <w:bookmarkEnd w:id="14253"/>
      <w:bookmarkEnd w:id="14254"/>
      <w:bookmarkEnd w:id="14255"/>
      <w:bookmarkEnd w:id="14256"/>
      <w:bookmarkEnd w:id="14257"/>
      <w:bookmarkEnd w:id="14258"/>
      <w:bookmarkEnd w:id="14259"/>
      <w:bookmarkEnd w:id="14260"/>
      <w:bookmarkEnd w:id="14261"/>
      <w:bookmarkEnd w:id="14262"/>
      <w:r w:rsidRPr="00E91C41">
        <w:rPr>
          <w:rFonts w:hint="cs"/>
          <w:rtl/>
        </w:rPr>
        <w:t xml:space="preserve"> </w:t>
      </w:r>
    </w:p>
    <w:p w14:paraId="6FD1AAE1" w14:textId="77777777" w:rsidR="00E91C41" w:rsidRPr="00295B4F" w:rsidRDefault="00E91C41" w:rsidP="00B523D1">
      <w:pPr>
        <w:tabs>
          <w:tab w:val="left" w:pos="803"/>
        </w:tabs>
        <w:bidi/>
        <w:ind w:firstLine="288"/>
        <w:jc w:val="both"/>
        <w:rPr>
          <w:rFonts w:ascii="B Lotus" w:eastAsia="Calibri" w:hAnsi="B Lotus" w:cs="B Lotus"/>
          <w:sz w:val="24"/>
          <w:szCs w:val="24"/>
          <w:rtl/>
          <w:lang w:bidi="fa-IR"/>
        </w:rPr>
      </w:pPr>
      <w:r w:rsidRPr="00295B4F">
        <w:rPr>
          <w:rFonts w:ascii="B Lotus" w:eastAsia="Calibri" w:hAnsi="B Lotus" w:cs="B Lotus" w:hint="cs"/>
          <w:sz w:val="24"/>
          <w:szCs w:val="24"/>
          <w:rtl/>
          <w:lang w:bidi="fa-IR"/>
        </w:rPr>
        <w:t xml:space="preserve">با </w:t>
      </w:r>
      <w:del w:id="14266" w:author="Mehrnazi Boojari" w:date="2019-01-07T10:27:00Z">
        <w:r w:rsidRPr="00295B4F" w:rsidDel="006C73A5">
          <w:rPr>
            <w:rFonts w:ascii="B Lotus" w:eastAsia="Calibri" w:hAnsi="B Lotus" w:cs="B Lotus" w:hint="cs"/>
            <w:sz w:val="24"/>
            <w:szCs w:val="24"/>
            <w:rtl/>
            <w:lang w:bidi="fa-IR"/>
          </w:rPr>
          <w:delText>بدست آ</w:delText>
        </w:r>
      </w:del>
      <w:ins w:id="14267" w:author="Mehrnazi Boojari" w:date="2019-01-07T10:27:00Z">
        <w:r w:rsidR="006C73A5">
          <w:rPr>
            <w:rFonts w:ascii="B Lotus" w:eastAsia="Calibri" w:hAnsi="B Lotus" w:cs="B Lotus" w:hint="cs"/>
            <w:sz w:val="24"/>
            <w:szCs w:val="24"/>
            <w:rtl/>
            <w:lang w:bidi="fa-IR"/>
          </w:rPr>
          <w:t>به‌دست</w:t>
        </w:r>
      </w:ins>
      <w:ins w:id="14268" w:author="Mehrnazi Boojari" w:date="2019-01-13T08:42:00Z">
        <w:r w:rsidR="007C51BB">
          <w:rPr>
            <w:rFonts w:ascii="B Lotus" w:eastAsia="Calibri" w:hAnsi="B Lotus" w:cs="B Nazanin" w:hint="cs"/>
            <w:sz w:val="24"/>
            <w:szCs w:val="24"/>
            <w:rtl/>
            <w:lang w:bidi="fa-IR"/>
          </w:rPr>
          <w:t>‌</w:t>
        </w:r>
      </w:ins>
      <w:ins w:id="14269" w:author="Mehrnazi Boojari" w:date="2019-01-07T10:27:00Z">
        <w:r w:rsidR="006C73A5">
          <w:rPr>
            <w:rFonts w:ascii="B Lotus" w:eastAsia="Calibri" w:hAnsi="B Lotus" w:cs="B Lotus" w:hint="cs"/>
            <w:sz w:val="24"/>
            <w:szCs w:val="24"/>
            <w:rtl/>
            <w:lang w:bidi="fa-IR"/>
          </w:rPr>
          <w:t>آ</w:t>
        </w:r>
      </w:ins>
      <w:r w:rsidRPr="00295B4F">
        <w:rPr>
          <w:rFonts w:ascii="B Lotus" w:eastAsia="Calibri" w:hAnsi="B Lotus" w:cs="B Lotus" w:hint="cs"/>
          <w:sz w:val="24"/>
          <w:szCs w:val="24"/>
          <w:rtl/>
          <w:lang w:bidi="fa-IR"/>
        </w:rPr>
        <w:t>مدن امتیازات نهایی هر</w:t>
      </w:r>
      <w:ins w:id="14270" w:author="Mehrnazi Boojari" w:date="2019-01-13T08:42:00Z">
        <w:r w:rsidR="007C51BB">
          <w:rPr>
            <w:rFonts w:ascii="B Lotus" w:eastAsia="Calibri" w:hAnsi="B Lotus" w:cs="B Nazanin" w:hint="cs"/>
            <w:sz w:val="24"/>
            <w:szCs w:val="24"/>
            <w:rtl/>
            <w:lang w:bidi="fa-IR"/>
          </w:rPr>
          <w:t>‌</w:t>
        </w:r>
        <w:r w:rsidR="007C51BB">
          <w:rPr>
            <w:rFonts w:ascii="B Lotus" w:eastAsia="Calibri" w:hAnsi="B Lotus" w:cs="Times New Roman" w:hint="eastAsia"/>
            <w:sz w:val="24"/>
            <w:szCs w:val="24"/>
            <w:rtl/>
            <w:lang w:bidi="fa-IR"/>
          </w:rPr>
          <w:t> </w:t>
        </w:r>
      </w:ins>
      <w:r w:rsidRPr="00295B4F">
        <w:rPr>
          <w:rFonts w:ascii="B Lotus" w:eastAsia="Calibri" w:hAnsi="B Lotus" w:cs="B Lotus" w:hint="cs"/>
          <w:sz w:val="24"/>
          <w:szCs w:val="24"/>
          <w:rtl/>
          <w:lang w:bidi="fa-IR"/>
        </w:rPr>
        <w:t>یک از چالش</w:t>
      </w:r>
      <w:del w:id="14271" w:author="Mehrnazi Boojari" w:date="2019-01-07T09:45:00Z">
        <w:r w:rsidRPr="00295B4F" w:rsidDel="006F7CCF">
          <w:rPr>
            <w:rFonts w:ascii="B Lotus" w:eastAsia="Calibri" w:hAnsi="B Lotus" w:cs="B Lotus" w:hint="cs"/>
            <w:sz w:val="24"/>
            <w:szCs w:val="24"/>
            <w:rtl/>
            <w:lang w:bidi="fa-IR"/>
          </w:rPr>
          <w:delText xml:space="preserve"> ها </w:delText>
        </w:r>
      </w:del>
      <w:ins w:id="14272" w:author="Mehrnazi Boojari" w:date="2019-01-07T09:45:00Z">
        <w:r w:rsidR="006F7CCF">
          <w:rPr>
            <w:rFonts w:ascii="B Lotus" w:eastAsia="Calibri" w:hAnsi="B Lotus" w:cs="B Lotus" w:hint="cs"/>
            <w:sz w:val="24"/>
            <w:szCs w:val="24"/>
            <w:rtl/>
            <w:lang w:bidi="fa-IR"/>
          </w:rPr>
          <w:t xml:space="preserve">‌ها </w:t>
        </w:r>
      </w:ins>
      <w:r w:rsidRPr="00295B4F">
        <w:rPr>
          <w:rFonts w:ascii="B Lotus" w:eastAsia="Calibri" w:hAnsi="B Lotus" w:cs="B Lotus" w:hint="cs"/>
          <w:sz w:val="24"/>
          <w:szCs w:val="24"/>
          <w:rtl/>
          <w:lang w:bidi="fa-IR"/>
        </w:rPr>
        <w:t xml:space="preserve">و </w:t>
      </w:r>
      <w:del w:id="14273" w:author="Mehrnazi Boojari" w:date="2019-01-10T01:06:00Z">
        <w:r w:rsidRPr="00295B4F" w:rsidDel="00647583">
          <w:rPr>
            <w:rFonts w:ascii="B Lotus" w:eastAsia="Calibri" w:hAnsi="B Lotus" w:cs="B Lotus" w:hint="cs"/>
            <w:sz w:val="24"/>
            <w:szCs w:val="24"/>
            <w:rtl/>
            <w:lang w:bidi="fa-IR"/>
          </w:rPr>
          <w:delText>مبتنی بر</w:delText>
        </w:r>
      </w:del>
      <w:ins w:id="14274"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Pr="00295B4F">
        <w:rPr>
          <w:rFonts w:ascii="B Lotus" w:eastAsia="Calibri" w:hAnsi="B Lotus" w:cs="B Lotus" w:hint="cs"/>
          <w:sz w:val="24"/>
          <w:szCs w:val="24"/>
          <w:rtl/>
          <w:lang w:bidi="fa-IR"/>
        </w:rPr>
        <w:t xml:space="preserve"> توضیحاتی که در ابتدای فصل بیان شد، در این بخش نمایه چالش</w:t>
      </w:r>
      <w:ins w:id="14275" w:author="Mehrnazi Boojari" w:date="2019-01-13T08:42:00Z">
        <w:r w:rsidR="007C51BB">
          <w:rPr>
            <w:rFonts w:ascii="B Lotus" w:eastAsia="Calibri" w:hAnsi="B Lotus" w:cs="B Nazanin" w:hint="cs"/>
            <w:sz w:val="24"/>
            <w:szCs w:val="24"/>
            <w:rtl/>
            <w:lang w:bidi="fa-IR"/>
          </w:rPr>
          <w:t>‌</w:t>
        </w:r>
      </w:ins>
      <w:del w:id="14276" w:author="Mehrnazi Boojari" w:date="2019-01-13T08:42:00Z">
        <w:r w:rsidRPr="00295B4F" w:rsidDel="007C51BB">
          <w:rPr>
            <w:rFonts w:ascii="B Lotus" w:eastAsia="Calibri" w:hAnsi="B Lotus" w:cs="B Lotus" w:hint="cs"/>
            <w:sz w:val="24"/>
            <w:szCs w:val="24"/>
            <w:rtl/>
            <w:lang w:bidi="fa-IR"/>
          </w:rPr>
          <w:delText>‌</w:delText>
        </w:r>
      </w:del>
      <w:r w:rsidRPr="00295B4F">
        <w:rPr>
          <w:rFonts w:ascii="B Lotus" w:eastAsia="Calibri" w:hAnsi="B Lotus" w:cs="B Lotus" w:hint="cs"/>
          <w:sz w:val="24"/>
          <w:szCs w:val="24"/>
          <w:rtl/>
          <w:lang w:bidi="fa-IR"/>
        </w:rPr>
        <w:t xml:space="preserve">های موضوع مسکن روستایی با </w:t>
      </w:r>
      <w:del w:id="14277" w:author="Mehrnazi Boojari" w:date="2019-01-07T22:30:00Z">
        <w:r w:rsidRPr="00295B4F" w:rsidDel="00051F26">
          <w:rPr>
            <w:rFonts w:ascii="B Lotus" w:eastAsia="Calibri" w:hAnsi="B Lotus" w:cs="B Lotus" w:hint="cs"/>
            <w:sz w:val="24"/>
            <w:szCs w:val="24"/>
            <w:rtl/>
            <w:lang w:bidi="fa-IR"/>
          </w:rPr>
          <w:delText>در نظر گرفتن</w:delText>
        </w:r>
      </w:del>
      <w:ins w:id="14278" w:author="Mehrnazi Boojari" w:date="2019-01-07T22:30:00Z">
        <w:r w:rsidR="00051F26">
          <w:rPr>
            <w:rFonts w:ascii="B Lotus" w:eastAsia="Calibri" w:hAnsi="B Lotus" w:cs="B Lotus" w:hint="cs"/>
            <w:sz w:val="24"/>
            <w:szCs w:val="24"/>
            <w:rtl/>
            <w:lang w:bidi="fa-IR"/>
          </w:rPr>
          <w:t>در</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نظر</w:t>
        </w:r>
        <w:r w:rsidR="00051F26">
          <w:rPr>
            <w:rFonts w:ascii="Times New Roman" w:eastAsia="Calibri" w:hAnsi="Times New Roman" w:cs="Times New Roman" w:hint="cs"/>
            <w:sz w:val="24"/>
            <w:szCs w:val="24"/>
            <w:rtl/>
            <w:lang w:bidi="fa-IR"/>
          </w:rPr>
          <w:t> </w:t>
        </w:r>
        <w:r w:rsidR="00051F26">
          <w:rPr>
            <w:rFonts w:ascii="B Lotus" w:eastAsia="Calibri" w:hAnsi="B Lotus" w:cs="B Lotus" w:hint="cs"/>
            <w:sz w:val="24"/>
            <w:szCs w:val="24"/>
            <w:rtl/>
            <w:lang w:bidi="fa-IR"/>
          </w:rPr>
          <w:t>گرفتن</w:t>
        </w:r>
      </w:ins>
      <w:r w:rsidRPr="00295B4F">
        <w:rPr>
          <w:rFonts w:ascii="B Lotus" w:eastAsia="Calibri" w:hAnsi="B Lotus" w:cs="B Lotus" w:hint="cs"/>
          <w:sz w:val="24"/>
          <w:szCs w:val="24"/>
          <w:rtl/>
          <w:lang w:bidi="fa-IR"/>
        </w:rPr>
        <w:t xml:space="preserve"> حوزه</w:t>
      </w:r>
      <w:del w:id="14279" w:author="Mehrnazi Boojari" w:date="2019-01-07T09:46:00Z">
        <w:r w:rsidRPr="00295B4F" w:rsidDel="006F7CCF">
          <w:rPr>
            <w:rFonts w:ascii="B Lotus" w:eastAsia="Calibri" w:hAnsi="B Lotus" w:cs="B Lotus" w:hint="cs"/>
            <w:sz w:val="24"/>
            <w:szCs w:val="24"/>
            <w:rtl/>
            <w:lang w:bidi="fa-IR"/>
          </w:rPr>
          <w:delText xml:space="preserve"> های </w:delText>
        </w:r>
      </w:del>
      <w:ins w:id="14280" w:author="Mehrnazi Boojari" w:date="2019-01-07T09:46:00Z">
        <w:r w:rsidR="006F7CCF">
          <w:rPr>
            <w:rFonts w:ascii="B Lotus" w:eastAsia="Calibri" w:hAnsi="B Lotus" w:cs="B Lotus" w:hint="cs"/>
            <w:sz w:val="24"/>
            <w:szCs w:val="24"/>
            <w:rtl/>
            <w:lang w:bidi="fa-IR"/>
          </w:rPr>
          <w:t xml:space="preserve">‌های </w:t>
        </w:r>
      </w:ins>
      <w:r w:rsidRPr="00295B4F">
        <w:rPr>
          <w:rFonts w:ascii="B Lotus" w:eastAsia="Calibri" w:hAnsi="B Lotus" w:cs="B Lotus" w:hint="cs"/>
          <w:sz w:val="24"/>
          <w:szCs w:val="24"/>
          <w:rtl/>
          <w:lang w:bidi="fa-IR"/>
        </w:rPr>
        <w:t>هر یک از عوامل</w:t>
      </w:r>
      <w:del w:id="14281" w:author="Mehrnazi Boojari" w:date="2019-01-07T09:47:00Z">
        <w:r w:rsidRPr="00295B4F" w:rsidDel="006F7CCF">
          <w:rPr>
            <w:rFonts w:ascii="B Lotus" w:eastAsia="Calibri" w:hAnsi="B Lotus" w:cs="B Lotus" w:hint="cs"/>
            <w:sz w:val="24"/>
            <w:szCs w:val="24"/>
            <w:rtl/>
            <w:lang w:bidi="fa-IR"/>
          </w:rPr>
          <w:delText xml:space="preserve"> ،</w:delText>
        </w:r>
      </w:del>
      <w:ins w:id="14282" w:author="Mehrnazi Boojari" w:date="2019-01-07T09:47:00Z">
        <w:r w:rsidR="006F7CCF">
          <w:rPr>
            <w:rFonts w:ascii="B Lotus" w:eastAsia="Calibri" w:hAnsi="B Lotus" w:cs="B Lotus" w:hint="cs"/>
            <w:sz w:val="24"/>
            <w:szCs w:val="24"/>
            <w:rtl/>
            <w:lang w:bidi="fa-IR"/>
          </w:rPr>
          <w:t>،</w:t>
        </w:r>
      </w:ins>
      <w:r w:rsidRPr="00295B4F">
        <w:rPr>
          <w:rFonts w:ascii="B Lotus" w:eastAsia="Calibri" w:hAnsi="B Lotus" w:cs="B Lotus" w:hint="cs"/>
          <w:sz w:val="24"/>
          <w:szCs w:val="24"/>
          <w:rtl/>
          <w:lang w:bidi="fa-IR"/>
        </w:rPr>
        <w:t xml:space="preserve"> ساختارهای متولی هر یک از عوامل و نظام قوانین مرتبط با هر یک از عوامل در جدول 3</w:t>
      </w:r>
      <w:del w:id="14283" w:author="Mehrnazi Boojari" w:date="2019-01-13T08:42:00Z">
        <w:r w:rsidRPr="00295B4F" w:rsidDel="007C51BB">
          <w:rPr>
            <w:rFonts w:ascii="B Lotus" w:eastAsia="Calibri" w:hAnsi="B Lotus" w:cs="B Lotus" w:hint="cs"/>
            <w:sz w:val="24"/>
            <w:szCs w:val="24"/>
            <w:rtl/>
            <w:lang w:bidi="fa-IR"/>
          </w:rPr>
          <w:delText>.</w:delText>
        </w:r>
      </w:del>
      <w:ins w:id="14284" w:author="Mehrnazi Boojari" w:date="2019-01-13T08:42:00Z">
        <w:r w:rsidR="007C51BB">
          <w:rPr>
            <w:rFonts w:ascii="B Lotus" w:eastAsia="Calibri" w:hAnsi="B Lotus" w:cs="B Lotus" w:hint="cs"/>
            <w:sz w:val="24"/>
            <w:szCs w:val="24"/>
            <w:rtl/>
            <w:lang w:bidi="fa-IR"/>
          </w:rPr>
          <w:t>-</w:t>
        </w:r>
      </w:ins>
      <w:r w:rsidRPr="00295B4F">
        <w:rPr>
          <w:rFonts w:ascii="B Lotus" w:eastAsia="Calibri" w:hAnsi="B Lotus" w:cs="B Lotus" w:hint="cs"/>
          <w:sz w:val="24"/>
          <w:szCs w:val="24"/>
          <w:rtl/>
          <w:lang w:bidi="fa-IR"/>
        </w:rPr>
        <w:t>8 ارائه</w:t>
      </w:r>
      <w:del w:id="14285" w:author="Mehrnazi Boojari" w:date="2019-01-07T09:49:00Z">
        <w:r w:rsidRPr="00295B4F" w:rsidDel="006F7CCF">
          <w:rPr>
            <w:rFonts w:ascii="B Lotus" w:eastAsia="Calibri" w:hAnsi="B Lotus" w:cs="B Lotus" w:hint="cs"/>
            <w:sz w:val="24"/>
            <w:szCs w:val="24"/>
            <w:rtl/>
            <w:lang w:bidi="fa-IR"/>
          </w:rPr>
          <w:delText xml:space="preserve"> می </w:delText>
        </w:r>
      </w:del>
      <w:ins w:id="14286" w:author="Mehrnazi Boojari" w:date="2019-01-07T09:49:00Z">
        <w:r w:rsidR="006F7CCF">
          <w:rPr>
            <w:rFonts w:ascii="B Lotus" w:eastAsia="Calibri" w:hAnsi="B Lotus" w:cs="B Lotus" w:hint="cs"/>
            <w:sz w:val="24"/>
            <w:szCs w:val="24"/>
            <w:rtl/>
            <w:lang w:bidi="fa-IR"/>
          </w:rPr>
          <w:t xml:space="preserve"> </w:t>
        </w:r>
      </w:ins>
      <w:ins w:id="14287" w:author="Mehrnazi Boojari" w:date="2019-01-13T08:43:00Z">
        <w:r w:rsidR="007C51BB">
          <w:rPr>
            <w:rFonts w:ascii="B Lotus" w:eastAsia="Calibri" w:hAnsi="B Lotus" w:cs="B Lotus" w:hint="cs"/>
            <w:sz w:val="24"/>
            <w:szCs w:val="24"/>
            <w:rtl/>
            <w:lang w:bidi="fa-IR"/>
          </w:rPr>
          <w:t>شده است</w:t>
        </w:r>
      </w:ins>
      <w:del w:id="14288" w:author="Mehrnazi Boojari" w:date="2019-01-13T08:43:00Z">
        <w:r w:rsidRPr="00295B4F" w:rsidDel="007C51BB">
          <w:rPr>
            <w:rFonts w:ascii="B Lotus" w:eastAsia="Calibri" w:hAnsi="B Lotus" w:cs="B Lotus" w:hint="cs"/>
            <w:sz w:val="24"/>
            <w:szCs w:val="24"/>
            <w:rtl/>
            <w:lang w:bidi="fa-IR"/>
          </w:rPr>
          <w:delText>شود</w:delText>
        </w:r>
      </w:del>
      <w:r w:rsidRPr="00295B4F">
        <w:rPr>
          <w:rFonts w:ascii="B Lotus" w:eastAsia="Calibri" w:hAnsi="B Lotus" w:cs="B Lotus" w:hint="cs"/>
          <w:sz w:val="24"/>
          <w:szCs w:val="24"/>
          <w:rtl/>
          <w:lang w:bidi="fa-IR"/>
        </w:rPr>
        <w:t xml:space="preserve">. این جدول </w:t>
      </w:r>
      <w:del w:id="14289" w:author="Mehrnazi Boojari" w:date="2019-01-07T23:28:00Z">
        <w:r w:rsidRPr="00295B4F" w:rsidDel="00FB0B67">
          <w:rPr>
            <w:rFonts w:ascii="B Lotus" w:eastAsia="Calibri" w:hAnsi="B Lotus" w:cs="B Lotus" w:hint="cs"/>
            <w:sz w:val="24"/>
            <w:szCs w:val="24"/>
            <w:rtl/>
            <w:lang w:bidi="fa-IR"/>
          </w:rPr>
          <w:delText>به عنوان</w:delText>
        </w:r>
      </w:del>
      <w:ins w:id="14290" w:author="Mehrnazi Boojari" w:date="2019-01-07T23:28:00Z">
        <w:r w:rsidR="00FB0B67">
          <w:rPr>
            <w:rFonts w:ascii="B Lotus" w:eastAsia="Calibri" w:hAnsi="B Lotus" w:cs="B Lotus" w:hint="cs"/>
            <w:sz w:val="24"/>
            <w:szCs w:val="24"/>
            <w:rtl/>
            <w:lang w:bidi="fa-IR"/>
          </w:rPr>
          <w:t>به‌مثابۀ</w:t>
        </w:r>
      </w:ins>
      <w:r w:rsidRPr="00295B4F">
        <w:rPr>
          <w:rFonts w:ascii="B Lotus" w:eastAsia="Calibri" w:hAnsi="B Lotus" w:cs="B Lotus" w:hint="cs"/>
          <w:sz w:val="24"/>
          <w:szCs w:val="24"/>
          <w:rtl/>
          <w:lang w:bidi="fa-IR"/>
        </w:rPr>
        <w:t xml:space="preserve"> خروجی نهایی فصل سوم ارائه شده که گزارش را در رسیدن به ارائه </w:t>
      </w:r>
      <w:del w:id="14291" w:author="Mehrnazi Boojari" w:date="2019-01-07T09:45:00Z">
        <w:r w:rsidRPr="00295B4F" w:rsidDel="006F7CCF">
          <w:rPr>
            <w:rFonts w:ascii="B Lotus" w:eastAsia="Calibri" w:hAnsi="B Lotus" w:cs="B Lotus" w:hint="cs"/>
            <w:sz w:val="24"/>
            <w:szCs w:val="24"/>
            <w:rtl/>
            <w:lang w:bidi="fa-IR"/>
          </w:rPr>
          <w:delText>راه حل</w:delText>
        </w:r>
      </w:del>
      <w:ins w:id="14292" w:author="Mehrnazi Boojari" w:date="2019-01-07T09:45:00Z">
        <w:r w:rsidR="006F7CCF">
          <w:rPr>
            <w:rFonts w:ascii="B Lotus" w:eastAsia="Calibri" w:hAnsi="B Lotus" w:cs="B Lotus" w:hint="cs"/>
            <w:sz w:val="24"/>
            <w:szCs w:val="24"/>
            <w:rtl/>
            <w:lang w:bidi="fa-IR"/>
          </w:rPr>
          <w:t>راه‌حل</w:t>
        </w:r>
      </w:ins>
      <w:del w:id="14293" w:author="Mehrnazi Boojari" w:date="2019-01-07T09:46:00Z">
        <w:r w:rsidRPr="00295B4F" w:rsidDel="006F7CCF">
          <w:rPr>
            <w:rFonts w:ascii="B Lotus" w:eastAsia="Calibri" w:hAnsi="B Lotus" w:cs="B Lotus" w:hint="cs"/>
            <w:sz w:val="24"/>
            <w:szCs w:val="24"/>
            <w:rtl/>
            <w:lang w:bidi="fa-IR"/>
          </w:rPr>
          <w:delText xml:space="preserve"> های </w:delText>
        </w:r>
      </w:del>
      <w:ins w:id="14294" w:author="Mehrnazi Boojari" w:date="2019-01-07T09:46:00Z">
        <w:r w:rsidR="006F7CCF">
          <w:rPr>
            <w:rFonts w:ascii="B Lotus" w:eastAsia="Calibri" w:hAnsi="B Lotus" w:cs="B Lotus" w:hint="cs"/>
            <w:sz w:val="24"/>
            <w:szCs w:val="24"/>
            <w:rtl/>
            <w:lang w:bidi="fa-IR"/>
          </w:rPr>
          <w:t xml:space="preserve">‌های </w:t>
        </w:r>
      </w:ins>
      <w:del w:id="14295" w:author="Mehrnazi Boojari" w:date="2019-01-10T01:06:00Z">
        <w:r w:rsidRPr="00295B4F" w:rsidDel="00647583">
          <w:rPr>
            <w:rFonts w:ascii="B Lotus" w:eastAsia="Calibri" w:hAnsi="B Lotus" w:cs="B Lotus" w:hint="cs"/>
            <w:sz w:val="24"/>
            <w:szCs w:val="24"/>
            <w:rtl/>
            <w:lang w:bidi="fa-IR"/>
          </w:rPr>
          <w:delText>مبتنی بر</w:delText>
        </w:r>
      </w:del>
      <w:ins w:id="14296" w:author="Mehrnazi Boojari" w:date="2019-01-10T01:06:00Z">
        <w:r w:rsidR="00647583">
          <w:rPr>
            <w:rFonts w:ascii="B Lotus" w:eastAsia="Calibri" w:hAnsi="B Lotus" w:cs="B Lotus" w:hint="cs"/>
            <w:sz w:val="24"/>
            <w:szCs w:val="24"/>
            <w:rtl/>
            <w:lang w:bidi="fa-IR"/>
          </w:rPr>
          <w:t>مبتنی</w:t>
        </w:r>
        <w:r w:rsidR="00647583">
          <w:rPr>
            <w:rFonts w:ascii="Times New Roman" w:eastAsia="Calibri" w:hAnsi="Times New Roman" w:cs="Times New Roman" w:hint="cs"/>
            <w:sz w:val="24"/>
            <w:szCs w:val="24"/>
            <w:rtl/>
            <w:lang w:bidi="fa-IR"/>
          </w:rPr>
          <w:t> </w:t>
        </w:r>
        <w:r w:rsidR="00647583">
          <w:rPr>
            <w:rFonts w:ascii="B Lotus" w:eastAsia="Calibri" w:hAnsi="B Lotus" w:cs="B Lotus" w:hint="cs"/>
            <w:sz w:val="24"/>
            <w:szCs w:val="24"/>
            <w:rtl/>
            <w:lang w:bidi="fa-IR"/>
          </w:rPr>
          <w:t>بر</w:t>
        </w:r>
      </w:ins>
      <w:r w:rsidRPr="00295B4F">
        <w:rPr>
          <w:rFonts w:ascii="B Lotus" w:eastAsia="Calibri" w:hAnsi="B Lotus" w:cs="B Lotus" w:hint="cs"/>
          <w:sz w:val="24"/>
          <w:szCs w:val="24"/>
          <w:rtl/>
          <w:lang w:bidi="fa-IR"/>
        </w:rPr>
        <w:t xml:space="preserve"> عملیاتی</w:t>
      </w:r>
      <w:del w:id="14297" w:author="Mehrnazi Boojari" w:date="2019-01-07T10:33:00Z">
        <w:r w:rsidRPr="00295B4F" w:rsidDel="006C73A5">
          <w:rPr>
            <w:rFonts w:ascii="B Lotus" w:eastAsia="Calibri" w:hAnsi="B Lotus" w:cs="B Lotus" w:hint="cs"/>
            <w:sz w:val="24"/>
            <w:szCs w:val="24"/>
            <w:rtl/>
            <w:lang w:bidi="fa-IR"/>
          </w:rPr>
          <w:delText xml:space="preserve"> شدن </w:delText>
        </w:r>
      </w:del>
      <w:ins w:id="14298" w:author="Mehrnazi Boojari" w:date="2019-01-07T10:33:00Z">
        <w:r w:rsidR="006C73A5">
          <w:rPr>
            <w:rFonts w:ascii="B Lotus" w:eastAsia="Calibri" w:hAnsi="B Lotus" w:cs="B Lotus" w:hint="cs"/>
            <w:sz w:val="24"/>
            <w:szCs w:val="24"/>
            <w:rtl/>
            <w:lang w:bidi="fa-IR"/>
          </w:rPr>
          <w:t xml:space="preserve">‌شدن </w:t>
        </w:r>
      </w:ins>
      <w:r w:rsidRPr="00295B4F">
        <w:rPr>
          <w:rFonts w:ascii="B Lotus" w:eastAsia="Calibri" w:hAnsi="B Lotus" w:cs="B Lotus" w:hint="cs"/>
          <w:sz w:val="24"/>
          <w:szCs w:val="24"/>
          <w:rtl/>
          <w:lang w:bidi="fa-IR"/>
        </w:rPr>
        <w:t xml:space="preserve">بسیار </w:t>
      </w:r>
      <w:ins w:id="14299" w:author="Mehrnazi Boojari" w:date="2019-01-13T08:43:00Z">
        <w:r w:rsidR="007C51BB">
          <w:rPr>
            <w:rFonts w:ascii="B Lotus" w:eastAsia="Calibri" w:hAnsi="B Lotus" w:cs="B Lotus" w:hint="cs"/>
            <w:sz w:val="24"/>
            <w:szCs w:val="24"/>
            <w:rtl/>
            <w:lang w:bidi="fa-IR"/>
          </w:rPr>
          <w:t xml:space="preserve">زیاد </w:t>
        </w:r>
      </w:ins>
      <w:del w:id="14300" w:author="Mehrnazi Boojari" w:date="2019-01-13T08:44:00Z">
        <w:r w:rsidRPr="00295B4F" w:rsidDel="00E7215B">
          <w:rPr>
            <w:rFonts w:ascii="B Lotus" w:eastAsia="Calibri" w:hAnsi="B Lotus" w:cs="B Lotus" w:hint="cs"/>
            <w:sz w:val="24"/>
            <w:szCs w:val="24"/>
            <w:rtl/>
            <w:lang w:bidi="fa-IR"/>
          </w:rPr>
          <w:delText xml:space="preserve">یاری </w:delText>
        </w:r>
      </w:del>
      <w:ins w:id="14301" w:author="Mehrnazi Boojari" w:date="2019-01-13T08:44:00Z">
        <w:r w:rsidR="00E7215B">
          <w:rPr>
            <w:rFonts w:ascii="B Lotus" w:eastAsia="Calibri" w:hAnsi="B Lotus" w:cs="B Lotus" w:hint="cs"/>
            <w:sz w:val="24"/>
            <w:szCs w:val="24"/>
            <w:rtl/>
            <w:lang w:bidi="fa-IR"/>
          </w:rPr>
          <w:t>کمک</w:t>
        </w:r>
        <w:r w:rsidR="00E7215B" w:rsidRPr="00295B4F">
          <w:rPr>
            <w:rFonts w:ascii="B Lotus" w:eastAsia="Calibri" w:hAnsi="B Lotus" w:cs="B Lotus" w:hint="cs"/>
            <w:sz w:val="24"/>
            <w:szCs w:val="24"/>
            <w:rtl/>
            <w:lang w:bidi="fa-IR"/>
          </w:rPr>
          <w:t xml:space="preserve"> </w:t>
        </w:r>
      </w:ins>
      <w:del w:id="14302" w:author="Mehrnazi Boojari" w:date="2019-01-13T08:43:00Z">
        <w:r w:rsidRPr="00295B4F" w:rsidDel="007C51BB">
          <w:rPr>
            <w:rFonts w:ascii="B Lotus" w:eastAsia="Calibri" w:hAnsi="B Lotus" w:cs="B Lotus" w:hint="cs"/>
            <w:sz w:val="24"/>
            <w:szCs w:val="24"/>
            <w:rtl/>
            <w:lang w:bidi="fa-IR"/>
          </w:rPr>
          <w:delText>خواهد کرد</w:delText>
        </w:r>
      </w:del>
      <w:ins w:id="14303" w:author="Mehrnazi Boojari" w:date="2019-01-13T08:43:00Z">
        <w:r w:rsidR="007C51BB">
          <w:rPr>
            <w:rFonts w:ascii="B Lotus" w:eastAsia="Calibri" w:hAnsi="B Lotus" w:cs="B Lotus" w:hint="cs"/>
            <w:sz w:val="24"/>
            <w:szCs w:val="24"/>
            <w:rtl/>
            <w:lang w:bidi="fa-IR"/>
          </w:rPr>
          <w:t>می</w:t>
        </w:r>
        <w:r w:rsidR="007C51BB">
          <w:rPr>
            <w:rFonts w:ascii="B Lotus" w:eastAsia="Calibri" w:hAnsi="B Lotus" w:cs="B Nazanin" w:hint="cs"/>
            <w:sz w:val="24"/>
            <w:szCs w:val="24"/>
            <w:rtl/>
            <w:lang w:bidi="fa-IR"/>
          </w:rPr>
          <w:t>‌</w:t>
        </w:r>
        <w:r w:rsidR="007C51BB">
          <w:rPr>
            <w:rFonts w:ascii="B Lotus" w:eastAsia="Calibri" w:hAnsi="B Lotus" w:cs="B Lotus" w:hint="cs"/>
            <w:sz w:val="24"/>
            <w:szCs w:val="24"/>
            <w:rtl/>
            <w:lang w:bidi="fa-IR"/>
          </w:rPr>
          <w:t>کند</w:t>
        </w:r>
      </w:ins>
      <w:del w:id="14304" w:author="Mehrnazi Boojari" w:date="2019-01-07T09:53:00Z">
        <w:r w:rsidRPr="00295B4F" w:rsidDel="006F7CCF">
          <w:rPr>
            <w:rFonts w:ascii="B Lotus" w:eastAsia="Calibri" w:hAnsi="B Lotus" w:cs="B Lotus" w:hint="cs"/>
            <w:sz w:val="24"/>
            <w:szCs w:val="24"/>
            <w:rtl/>
            <w:lang w:bidi="fa-IR"/>
          </w:rPr>
          <w:delText xml:space="preserve"> . </w:delText>
        </w:r>
      </w:del>
      <w:del w:id="14305" w:author="Mehrnazi Boojari" w:date="2019-01-07T12:18:00Z">
        <w:r w:rsidRPr="00295B4F" w:rsidDel="002F77AF">
          <w:rPr>
            <w:rFonts w:ascii="B Lotus" w:eastAsia="Calibri" w:hAnsi="B Lotus" w:cs="B Lotus" w:hint="cs"/>
            <w:sz w:val="24"/>
            <w:szCs w:val="24"/>
            <w:rtl/>
            <w:lang w:bidi="fa-IR"/>
          </w:rPr>
          <w:delText xml:space="preserve">همچنین </w:delText>
        </w:r>
      </w:del>
      <w:ins w:id="14306" w:author="Mehrnazi Boojari" w:date="2019-01-07T12:18:00Z">
        <w:r w:rsidR="002F77AF">
          <w:rPr>
            <w:rFonts w:ascii="B Lotus" w:eastAsia="Calibri" w:hAnsi="B Lotus" w:cs="B Lotus" w:hint="cs"/>
            <w:sz w:val="24"/>
            <w:szCs w:val="24"/>
            <w:rtl/>
            <w:lang w:bidi="fa-IR"/>
          </w:rPr>
          <w:t xml:space="preserve">. همچنین، </w:t>
        </w:r>
      </w:ins>
      <w:r w:rsidRPr="00295B4F">
        <w:rPr>
          <w:rFonts w:ascii="B Lotus" w:eastAsia="Calibri" w:hAnsi="B Lotus" w:cs="B Lotus" w:hint="cs"/>
          <w:sz w:val="24"/>
          <w:szCs w:val="24"/>
          <w:rtl/>
          <w:lang w:bidi="fa-IR"/>
        </w:rPr>
        <w:t>در این جدول ستون دیگری</w:t>
      </w:r>
      <w:del w:id="14307" w:author="Mehrnazi Boojari" w:date="2019-01-07T09:47:00Z">
        <w:r w:rsidRPr="00295B4F" w:rsidDel="006F7CCF">
          <w:rPr>
            <w:rFonts w:ascii="B Lotus" w:eastAsia="Calibri" w:hAnsi="B Lotus" w:cs="B Lotus" w:hint="cs"/>
            <w:sz w:val="24"/>
            <w:szCs w:val="24"/>
            <w:rtl/>
            <w:lang w:bidi="fa-IR"/>
          </w:rPr>
          <w:delText xml:space="preserve"> ،</w:delText>
        </w:r>
      </w:del>
      <w:r w:rsidRPr="00295B4F">
        <w:rPr>
          <w:rFonts w:ascii="B Lotus" w:eastAsia="Calibri" w:hAnsi="B Lotus" w:cs="B Lotus" w:hint="cs"/>
          <w:sz w:val="24"/>
          <w:szCs w:val="24"/>
          <w:rtl/>
          <w:lang w:bidi="fa-IR"/>
        </w:rPr>
        <w:t xml:space="preserve"> تحت عنوان نسبت عامل با معاونت</w:t>
      </w:r>
      <w:del w:id="14308" w:author="Mehrnazi Boojari" w:date="2019-01-07T09:46:00Z">
        <w:r w:rsidRPr="00295B4F" w:rsidDel="006F7CCF">
          <w:rPr>
            <w:rFonts w:ascii="B Lotus" w:eastAsia="Calibri" w:hAnsi="B Lotus" w:cs="B Lotus" w:hint="cs"/>
            <w:sz w:val="24"/>
            <w:szCs w:val="24"/>
            <w:rtl/>
            <w:lang w:bidi="fa-IR"/>
          </w:rPr>
          <w:delText xml:space="preserve"> های </w:delText>
        </w:r>
      </w:del>
      <w:ins w:id="14309" w:author="Mehrnazi Boojari" w:date="2019-01-07T09:46:00Z">
        <w:r w:rsidR="006F7CCF">
          <w:rPr>
            <w:rFonts w:ascii="B Lotus" w:eastAsia="Calibri" w:hAnsi="B Lotus" w:cs="B Lotus" w:hint="cs"/>
            <w:sz w:val="24"/>
            <w:szCs w:val="24"/>
            <w:rtl/>
            <w:lang w:bidi="fa-IR"/>
          </w:rPr>
          <w:t xml:space="preserve">‌های </w:t>
        </w:r>
      </w:ins>
      <w:r w:rsidRPr="00295B4F">
        <w:rPr>
          <w:rFonts w:ascii="B Lotus" w:eastAsia="Calibri" w:hAnsi="B Lotus" w:cs="B Lotus" w:hint="cs"/>
          <w:sz w:val="24"/>
          <w:szCs w:val="24"/>
          <w:rtl/>
          <w:lang w:bidi="fa-IR"/>
        </w:rPr>
        <w:t>قرارگاه پیشرفت و آبادانی نیز آورده شده است</w:t>
      </w:r>
      <w:ins w:id="14310" w:author="Mehrnazi Boojari" w:date="2019-01-13T08:45:00Z">
        <w:r w:rsidR="00B523D1">
          <w:rPr>
            <w:rFonts w:ascii="B Lotus" w:eastAsia="Calibri" w:hAnsi="B Lotus" w:cs="B Lotus" w:hint="cs"/>
            <w:sz w:val="24"/>
            <w:szCs w:val="24"/>
            <w:rtl/>
            <w:lang w:bidi="fa-IR"/>
          </w:rPr>
          <w:t>؛</w:t>
        </w:r>
      </w:ins>
      <w:r w:rsidRPr="00295B4F">
        <w:rPr>
          <w:rFonts w:ascii="B Lotus" w:eastAsia="Calibri" w:hAnsi="B Lotus" w:cs="B Lotus" w:hint="cs"/>
          <w:sz w:val="24"/>
          <w:szCs w:val="24"/>
          <w:rtl/>
          <w:lang w:bidi="fa-IR"/>
        </w:rPr>
        <w:t xml:space="preserve"> چرا</w:t>
      </w:r>
      <w:ins w:id="14311" w:author="Mehrnazi Boojari" w:date="2019-01-13T08:45:00Z">
        <w:r w:rsidR="00B523D1">
          <w:rPr>
            <w:rFonts w:ascii="B Lotus" w:eastAsia="Calibri" w:hAnsi="B Lotus" w:cs="Times New Roman" w:hint="eastAsia"/>
            <w:sz w:val="24"/>
            <w:szCs w:val="24"/>
            <w:rtl/>
            <w:lang w:bidi="fa-IR"/>
          </w:rPr>
          <w:t> </w:t>
        </w:r>
      </w:ins>
      <w:r w:rsidRPr="00295B4F">
        <w:rPr>
          <w:rFonts w:ascii="B Lotus" w:eastAsia="Calibri" w:hAnsi="B Lotus" w:cs="B Lotus" w:hint="cs"/>
          <w:sz w:val="24"/>
          <w:szCs w:val="24"/>
          <w:rtl/>
          <w:lang w:bidi="fa-IR"/>
        </w:rPr>
        <w:t xml:space="preserve">که مخاطبان میدانی گزارش حاضر از </w:t>
      </w:r>
      <w:del w:id="14312" w:author="Mehrnazi Boojari" w:date="2019-01-07T10:39:00Z">
        <w:r w:rsidRPr="00295B4F" w:rsidDel="006A1F1D">
          <w:rPr>
            <w:rFonts w:ascii="B Lotus" w:eastAsia="Calibri" w:hAnsi="B Lotus" w:cs="B Lotus" w:hint="cs"/>
            <w:sz w:val="24"/>
            <w:szCs w:val="24"/>
            <w:rtl/>
            <w:lang w:bidi="fa-IR"/>
          </w:rPr>
          <w:delText>مسئولین</w:delText>
        </w:r>
      </w:del>
      <w:ins w:id="14313" w:author="Mehrnazi Boojari" w:date="2019-01-07T10:39:00Z">
        <w:r w:rsidR="006A1F1D">
          <w:rPr>
            <w:rFonts w:ascii="B Lotus" w:eastAsia="Calibri" w:hAnsi="B Lotus" w:cs="B Lotus" w:hint="cs"/>
            <w:sz w:val="24"/>
            <w:szCs w:val="24"/>
            <w:rtl/>
            <w:lang w:bidi="fa-IR"/>
          </w:rPr>
          <w:t>مسئولان</w:t>
        </w:r>
      </w:ins>
      <w:r w:rsidRPr="00295B4F">
        <w:rPr>
          <w:rFonts w:ascii="B Lotus" w:eastAsia="Calibri" w:hAnsi="B Lotus" w:cs="B Lotus" w:hint="cs"/>
          <w:sz w:val="24"/>
          <w:szCs w:val="24"/>
          <w:rtl/>
          <w:lang w:bidi="fa-IR"/>
        </w:rPr>
        <w:t xml:space="preserve"> دهستان</w:t>
      </w:r>
      <w:del w:id="14314" w:author="Mehrnazi Boojari" w:date="2019-01-07T09:46:00Z">
        <w:r w:rsidRPr="00295B4F" w:rsidDel="006F7CCF">
          <w:rPr>
            <w:rFonts w:ascii="B Lotus" w:eastAsia="Calibri" w:hAnsi="B Lotus" w:cs="B Lotus" w:hint="cs"/>
            <w:sz w:val="24"/>
            <w:szCs w:val="24"/>
            <w:rtl/>
            <w:lang w:bidi="fa-IR"/>
          </w:rPr>
          <w:delText xml:space="preserve"> های </w:delText>
        </w:r>
      </w:del>
      <w:ins w:id="14315" w:author="Mehrnazi Boojari" w:date="2019-01-07T09:46:00Z">
        <w:r w:rsidR="006F7CCF">
          <w:rPr>
            <w:rFonts w:ascii="B Lotus" w:eastAsia="Calibri" w:hAnsi="B Lotus" w:cs="B Lotus" w:hint="cs"/>
            <w:sz w:val="24"/>
            <w:szCs w:val="24"/>
            <w:rtl/>
            <w:lang w:bidi="fa-IR"/>
          </w:rPr>
          <w:t xml:space="preserve">‌های </w:t>
        </w:r>
      </w:ins>
      <w:r w:rsidRPr="00295B4F">
        <w:rPr>
          <w:rFonts w:ascii="B Lotus" w:eastAsia="Calibri" w:hAnsi="B Lotus" w:cs="B Lotus" w:hint="cs"/>
          <w:sz w:val="24"/>
          <w:szCs w:val="24"/>
          <w:rtl/>
          <w:lang w:bidi="fa-IR"/>
        </w:rPr>
        <w:t>قرارگاه پیشرفت و آبادانی انتخاب شده بودند و ذکر این ستون</w:t>
      </w:r>
      <w:del w:id="14316" w:author="Mehrnazi Boojari" w:date="2019-01-07T09:49:00Z">
        <w:r w:rsidRPr="00295B4F" w:rsidDel="006F7CCF">
          <w:rPr>
            <w:rFonts w:ascii="B Lotus" w:eastAsia="Calibri" w:hAnsi="B Lotus" w:cs="B Lotus" w:hint="cs"/>
            <w:sz w:val="24"/>
            <w:szCs w:val="24"/>
            <w:rtl/>
            <w:lang w:bidi="fa-IR"/>
          </w:rPr>
          <w:delText xml:space="preserve"> می </w:delText>
        </w:r>
      </w:del>
      <w:ins w:id="14317" w:author="Mehrnazi Boojari" w:date="2019-01-07T09:49:00Z">
        <w:r w:rsidR="006F7CCF">
          <w:rPr>
            <w:rFonts w:ascii="B Lotus" w:eastAsia="Calibri" w:hAnsi="B Lotus" w:cs="B Lotus" w:hint="cs"/>
            <w:sz w:val="24"/>
            <w:szCs w:val="24"/>
            <w:rtl/>
            <w:lang w:bidi="fa-IR"/>
          </w:rPr>
          <w:t xml:space="preserve"> می‌</w:t>
        </w:r>
      </w:ins>
      <w:r w:rsidRPr="00295B4F">
        <w:rPr>
          <w:rFonts w:ascii="B Lotus" w:eastAsia="Calibri" w:hAnsi="B Lotus" w:cs="B Lotus" w:hint="cs"/>
          <w:sz w:val="24"/>
          <w:szCs w:val="24"/>
          <w:rtl/>
          <w:lang w:bidi="fa-IR"/>
        </w:rPr>
        <w:t>تواند در تعیین خط</w:t>
      </w:r>
      <w:ins w:id="14318" w:author="Mehrnazi Boojari" w:date="2019-01-13T08:45:00Z">
        <w:r w:rsidR="00B523D1">
          <w:rPr>
            <w:rFonts w:ascii="B Lotus" w:eastAsia="Calibri" w:hAnsi="B Lotus" w:cs="B Nazanin" w:hint="cs"/>
            <w:sz w:val="24"/>
            <w:szCs w:val="24"/>
            <w:rtl/>
            <w:lang w:bidi="fa-IR"/>
          </w:rPr>
          <w:t>‌</w:t>
        </w:r>
      </w:ins>
      <w:del w:id="14319" w:author="Mehrnazi Boojari" w:date="2019-01-13T08:45:00Z">
        <w:r w:rsidRPr="00295B4F" w:rsidDel="00B523D1">
          <w:rPr>
            <w:rFonts w:ascii="B Lotus" w:eastAsia="Calibri" w:hAnsi="B Lotus" w:cs="B Lotus" w:hint="cs"/>
            <w:sz w:val="24"/>
            <w:szCs w:val="24"/>
            <w:rtl/>
            <w:lang w:bidi="fa-IR"/>
          </w:rPr>
          <w:delText xml:space="preserve"> </w:delText>
        </w:r>
      </w:del>
      <w:r w:rsidRPr="00295B4F">
        <w:rPr>
          <w:rFonts w:ascii="B Lotus" w:eastAsia="Calibri" w:hAnsi="B Lotus" w:cs="B Lotus" w:hint="cs"/>
          <w:sz w:val="24"/>
          <w:szCs w:val="24"/>
          <w:rtl/>
          <w:lang w:bidi="fa-IR"/>
        </w:rPr>
        <w:t>مشی</w:t>
      </w:r>
      <w:del w:id="14320" w:author="Mehrnazi Boojari" w:date="2019-01-07T09:46:00Z">
        <w:r w:rsidRPr="00295B4F" w:rsidDel="006F7CCF">
          <w:rPr>
            <w:rFonts w:ascii="B Lotus" w:eastAsia="Calibri" w:hAnsi="B Lotus" w:cs="B Lotus" w:hint="cs"/>
            <w:sz w:val="24"/>
            <w:szCs w:val="24"/>
            <w:rtl/>
            <w:lang w:bidi="fa-IR"/>
          </w:rPr>
          <w:delText xml:space="preserve"> های </w:delText>
        </w:r>
      </w:del>
      <w:ins w:id="14321" w:author="Mehrnazi Boojari" w:date="2019-01-07T09:46:00Z">
        <w:r w:rsidR="006F7CCF">
          <w:rPr>
            <w:rFonts w:ascii="B Lotus" w:eastAsia="Calibri" w:hAnsi="B Lotus" w:cs="B Lotus" w:hint="cs"/>
            <w:sz w:val="24"/>
            <w:szCs w:val="24"/>
            <w:rtl/>
            <w:lang w:bidi="fa-IR"/>
          </w:rPr>
          <w:t xml:space="preserve">‌های </w:t>
        </w:r>
      </w:ins>
      <w:r w:rsidRPr="00295B4F">
        <w:rPr>
          <w:rFonts w:ascii="B Lotus" w:eastAsia="Calibri" w:hAnsi="B Lotus" w:cs="B Lotus" w:hint="cs"/>
          <w:sz w:val="24"/>
          <w:szCs w:val="24"/>
          <w:rtl/>
          <w:lang w:bidi="fa-IR"/>
        </w:rPr>
        <w:t xml:space="preserve">این قرارگاه </w:t>
      </w:r>
      <w:del w:id="14322" w:author="Mehrnazi Boojari" w:date="2019-01-07T10:04:00Z">
        <w:r w:rsidRPr="00295B4F" w:rsidDel="00A31D6F">
          <w:rPr>
            <w:rFonts w:ascii="B Lotus" w:eastAsia="Calibri" w:hAnsi="B Lotus" w:cs="B Lotus" w:hint="cs"/>
            <w:sz w:val="24"/>
            <w:szCs w:val="24"/>
            <w:rtl/>
            <w:lang w:bidi="fa-IR"/>
          </w:rPr>
          <w:delText>تاثیر</w:delText>
        </w:r>
      </w:del>
      <w:ins w:id="14323" w:author="Mehrnazi Boojari" w:date="2019-01-07T10:04:00Z">
        <w:r w:rsidR="00A31D6F">
          <w:rPr>
            <w:rFonts w:ascii="B Lotus" w:eastAsia="Calibri" w:hAnsi="B Lotus" w:cs="B Lotus" w:hint="cs"/>
            <w:sz w:val="24"/>
            <w:szCs w:val="24"/>
            <w:rtl/>
            <w:lang w:bidi="fa-IR"/>
          </w:rPr>
          <w:t>تأثیر</w:t>
        </w:r>
      </w:ins>
      <w:r w:rsidRPr="00295B4F">
        <w:rPr>
          <w:rFonts w:ascii="B Lotus" w:eastAsia="Calibri" w:hAnsi="B Lotus" w:cs="B Lotus" w:hint="cs"/>
          <w:sz w:val="24"/>
          <w:szCs w:val="24"/>
          <w:rtl/>
          <w:lang w:bidi="fa-IR"/>
        </w:rPr>
        <w:t>گذار باشد.</w:t>
      </w:r>
    </w:p>
    <w:p w14:paraId="599579A4" w14:textId="77777777" w:rsidR="00E91C41" w:rsidRPr="00295B4F" w:rsidRDefault="00E91C41" w:rsidP="00B523D1">
      <w:pPr>
        <w:keepNext/>
        <w:bidi/>
        <w:spacing w:after="200" w:line="240" w:lineRule="auto"/>
        <w:jc w:val="center"/>
        <w:rPr>
          <w:rFonts w:ascii="B Lotus" w:eastAsia="Calibri" w:hAnsi="B Lotus" w:cs="B Lotus"/>
          <w:color w:val="000000"/>
          <w:sz w:val="20"/>
          <w:szCs w:val="20"/>
        </w:rPr>
      </w:pPr>
      <w:bookmarkStart w:id="14324" w:name="_Toc530239682"/>
      <w:r w:rsidRPr="00295B4F">
        <w:rPr>
          <w:rFonts w:ascii="B Lotus" w:eastAsia="Calibri" w:hAnsi="B Lotus" w:cs="B Lotus"/>
          <w:color w:val="000000"/>
          <w:sz w:val="20"/>
          <w:szCs w:val="20"/>
          <w:rtl/>
        </w:rPr>
        <w:t xml:space="preserve">جدول </w:t>
      </w:r>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STYLEREF </w:instrText>
      </w:r>
      <w:r w:rsidR="002749F0">
        <w:rPr>
          <w:rFonts w:ascii="B Lotus" w:eastAsia="Calibri" w:hAnsi="B Lotus" w:cs="B Lotus"/>
          <w:color w:val="000000"/>
          <w:sz w:val="20"/>
          <w:szCs w:val="20"/>
          <w:rtl/>
        </w:rPr>
        <w:instrText>1 \</w:instrText>
      </w:r>
      <w:r w:rsidR="002749F0">
        <w:rPr>
          <w:rFonts w:ascii="B Lotus" w:eastAsia="Calibri" w:hAnsi="B Lotus" w:cs="B Lotus"/>
          <w:color w:val="000000"/>
          <w:sz w:val="20"/>
          <w:szCs w:val="20"/>
        </w:rPr>
        <w:instrText>s</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‏3</w:t>
      </w:r>
      <w:r w:rsidR="002749F0">
        <w:rPr>
          <w:rFonts w:ascii="B Lotus" w:eastAsia="Calibri" w:hAnsi="B Lotus" w:cs="B Lotus"/>
          <w:color w:val="000000"/>
          <w:sz w:val="20"/>
          <w:szCs w:val="20"/>
          <w:rtl/>
        </w:rPr>
        <w:fldChar w:fldCharType="end"/>
      </w:r>
      <w:del w:id="14325" w:author="Mehrnazi Boojari" w:date="2019-01-13T08:45:00Z">
        <w:r w:rsidR="002749F0" w:rsidDel="00B523D1">
          <w:rPr>
            <w:rFonts w:ascii="B Lotus" w:eastAsia="Calibri" w:hAnsi="B Lotus" w:cs="B Lotus"/>
            <w:color w:val="000000"/>
            <w:sz w:val="20"/>
            <w:szCs w:val="20"/>
            <w:rtl/>
          </w:rPr>
          <w:delText>.</w:delText>
        </w:r>
      </w:del>
      <w:ins w:id="14326" w:author="Mehrnazi Boojari" w:date="2019-01-13T08:45:00Z">
        <w:r w:rsidR="00B523D1">
          <w:rPr>
            <w:rFonts w:ascii="B Lotus" w:eastAsia="Calibri" w:hAnsi="B Lotus" w:cs="B Lotus" w:hint="cs"/>
            <w:color w:val="000000"/>
            <w:sz w:val="20"/>
            <w:szCs w:val="20"/>
            <w:rtl/>
          </w:rPr>
          <w:t>-</w:t>
        </w:r>
      </w:ins>
      <w:r w:rsidR="002749F0">
        <w:rPr>
          <w:rFonts w:ascii="B Lotus" w:eastAsia="Calibri" w:hAnsi="B Lotus" w:cs="B Lotus"/>
          <w:color w:val="000000"/>
          <w:sz w:val="20"/>
          <w:szCs w:val="20"/>
          <w:rtl/>
        </w:rPr>
        <w:fldChar w:fldCharType="begin"/>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Pr>
        <w:instrText xml:space="preserve">SEQ </w:instrText>
      </w:r>
      <w:r w:rsidR="002749F0">
        <w:rPr>
          <w:rFonts w:ascii="B Lotus" w:eastAsia="Calibri" w:hAnsi="B Lotus" w:cs="B Lotus"/>
          <w:color w:val="000000"/>
          <w:sz w:val="20"/>
          <w:szCs w:val="20"/>
          <w:rtl/>
        </w:rPr>
        <w:instrText xml:space="preserve">جدول \* </w:instrText>
      </w:r>
      <w:r w:rsidR="002749F0">
        <w:rPr>
          <w:rFonts w:ascii="B Lotus" w:eastAsia="Calibri" w:hAnsi="B Lotus" w:cs="B Lotus"/>
          <w:color w:val="000000"/>
          <w:sz w:val="20"/>
          <w:szCs w:val="20"/>
        </w:rPr>
        <w:instrText>ARABIC \s 1</w:instrText>
      </w:r>
      <w:r w:rsidR="002749F0">
        <w:rPr>
          <w:rFonts w:ascii="B Lotus" w:eastAsia="Calibri" w:hAnsi="B Lotus" w:cs="B Lotus"/>
          <w:color w:val="000000"/>
          <w:sz w:val="20"/>
          <w:szCs w:val="20"/>
          <w:rtl/>
        </w:rPr>
        <w:instrText xml:space="preserve"> </w:instrText>
      </w:r>
      <w:r w:rsidR="002749F0">
        <w:rPr>
          <w:rFonts w:ascii="B Lotus" w:eastAsia="Calibri" w:hAnsi="B Lotus" w:cs="B Lotus"/>
          <w:color w:val="000000"/>
          <w:sz w:val="20"/>
          <w:szCs w:val="20"/>
          <w:rtl/>
        </w:rPr>
        <w:fldChar w:fldCharType="separate"/>
      </w:r>
      <w:r w:rsidR="002749F0">
        <w:rPr>
          <w:rFonts w:ascii="B Lotus" w:eastAsia="Calibri" w:hAnsi="B Lotus" w:cs="B Lotus"/>
          <w:noProof/>
          <w:color w:val="000000"/>
          <w:sz w:val="20"/>
          <w:szCs w:val="20"/>
          <w:rtl/>
        </w:rPr>
        <w:t>8</w:t>
      </w:r>
      <w:r w:rsidR="002749F0">
        <w:rPr>
          <w:rFonts w:ascii="B Lotus" w:eastAsia="Calibri" w:hAnsi="B Lotus" w:cs="B Lotus"/>
          <w:color w:val="000000"/>
          <w:sz w:val="20"/>
          <w:szCs w:val="20"/>
          <w:rtl/>
        </w:rPr>
        <w:fldChar w:fldCharType="end"/>
      </w:r>
      <w:del w:id="14327" w:author="Mehrnazi Boojari" w:date="2019-01-07T10:35:00Z">
        <w:r w:rsidRPr="00295B4F" w:rsidDel="006C73A5">
          <w:rPr>
            <w:rFonts w:ascii="B Lotus" w:eastAsia="Calibri" w:hAnsi="B Lotus" w:cs="B Lotus" w:hint="cs"/>
            <w:color w:val="000000"/>
            <w:sz w:val="20"/>
            <w:szCs w:val="20"/>
            <w:rtl/>
            <w:lang w:bidi="fa-IR"/>
          </w:rPr>
          <w:delText xml:space="preserve"> : </w:delText>
        </w:r>
      </w:del>
      <w:ins w:id="14328" w:author="Mehrnazi Boojari" w:date="2019-01-07T10:35:00Z">
        <w:r w:rsidR="006C73A5">
          <w:rPr>
            <w:rFonts w:ascii="B Lotus" w:eastAsia="Calibri" w:hAnsi="B Lotus" w:cs="B Lotus" w:hint="cs"/>
            <w:color w:val="000000"/>
            <w:sz w:val="20"/>
            <w:szCs w:val="20"/>
            <w:rtl/>
            <w:lang w:bidi="fa-IR"/>
          </w:rPr>
          <w:t xml:space="preserve">: </w:t>
        </w:r>
      </w:ins>
      <w:r w:rsidRPr="00295B4F">
        <w:rPr>
          <w:rFonts w:ascii="B Lotus" w:eastAsia="Calibri" w:hAnsi="B Lotus" w:cs="B Lotus"/>
          <w:color w:val="000000"/>
          <w:sz w:val="20"/>
          <w:szCs w:val="20"/>
          <w:rtl/>
          <w:lang w:bidi="fa-IR"/>
        </w:rPr>
        <w:t>نما</w:t>
      </w:r>
      <w:r w:rsidRPr="00295B4F">
        <w:rPr>
          <w:rFonts w:ascii="B Lotus" w:eastAsia="Calibri" w:hAnsi="B Lotus" w:cs="B Lotus" w:hint="cs"/>
          <w:color w:val="000000"/>
          <w:sz w:val="20"/>
          <w:szCs w:val="20"/>
          <w:rtl/>
          <w:lang w:bidi="fa-IR"/>
        </w:rPr>
        <w:t>ی</w:t>
      </w:r>
      <w:r w:rsidRPr="00295B4F">
        <w:rPr>
          <w:rFonts w:ascii="B Lotus" w:eastAsia="Calibri" w:hAnsi="B Lotus" w:cs="B Lotus" w:hint="eastAsia"/>
          <w:color w:val="000000"/>
          <w:sz w:val="20"/>
          <w:szCs w:val="20"/>
          <w:rtl/>
          <w:lang w:bidi="fa-IR"/>
        </w:rPr>
        <w:t>ه</w:t>
      </w:r>
      <w:r w:rsidRPr="00295B4F">
        <w:rPr>
          <w:rFonts w:ascii="B Lotus" w:eastAsia="Calibri" w:hAnsi="B Lotus" w:cs="B Lotus"/>
          <w:color w:val="000000"/>
          <w:sz w:val="20"/>
          <w:szCs w:val="20"/>
          <w:rtl/>
          <w:lang w:bidi="fa-IR"/>
        </w:rPr>
        <w:t xml:space="preserve"> چالش</w:t>
      </w:r>
      <w:del w:id="14329" w:author="Mehrnazi Boojari" w:date="2019-01-07T09:45:00Z">
        <w:r w:rsidRPr="00295B4F" w:rsidDel="006F7CCF">
          <w:rPr>
            <w:rFonts w:ascii="B Lotus" w:eastAsia="Calibri" w:hAnsi="B Lotus" w:cs="B Lotus"/>
            <w:color w:val="000000"/>
            <w:sz w:val="20"/>
            <w:szCs w:val="20"/>
            <w:rtl/>
            <w:lang w:bidi="fa-IR"/>
          </w:rPr>
          <w:delText xml:space="preserve"> ها </w:delText>
        </w:r>
      </w:del>
      <w:ins w:id="14330" w:author="Mehrnazi Boojari" w:date="2019-01-07T09:45:00Z">
        <w:r w:rsidR="006F7CCF">
          <w:rPr>
            <w:rFonts w:ascii="B Lotus" w:eastAsia="Calibri" w:hAnsi="B Lotus" w:cs="B Lotus" w:hint="cs"/>
            <w:color w:val="000000"/>
            <w:sz w:val="20"/>
            <w:szCs w:val="20"/>
            <w:rtl/>
            <w:lang w:bidi="fa-IR"/>
          </w:rPr>
          <w:t>‌</w:t>
        </w:r>
        <w:r w:rsidR="006F7CCF">
          <w:rPr>
            <w:rFonts w:ascii="B Lotus" w:eastAsia="Calibri" w:hAnsi="B Lotus" w:cs="B Lotus"/>
            <w:color w:val="000000"/>
            <w:sz w:val="20"/>
            <w:szCs w:val="20"/>
            <w:rtl/>
            <w:lang w:bidi="fa-IR"/>
          </w:rPr>
          <w:t xml:space="preserve">ها </w:t>
        </w:r>
      </w:ins>
      <w:r w:rsidRPr="00295B4F">
        <w:rPr>
          <w:rFonts w:ascii="B Lotus" w:eastAsia="Calibri" w:hAnsi="B Lotus" w:cs="B Lotus"/>
          <w:color w:val="000000"/>
          <w:sz w:val="20"/>
          <w:szCs w:val="20"/>
          <w:rtl/>
          <w:lang w:bidi="fa-IR"/>
        </w:rPr>
        <w:t>و عوامل مسکن روستا</w:t>
      </w:r>
      <w:r w:rsidRPr="00295B4F">
        <w:rPr>
          <w:rFonts w:ascii="B Lotus" w:eastAsia="Calibri" w:hAnsi="B Lotus" w:cs="B Lotus" w:hint="cs"/>
          <w:color w:val="000000"/>
          <w:sz w:val="20"/>
          <w:szCs w:val="20"/>
          <w:rtl/>
          <w:lang w:bidi="fa-IR"/>
        </w:rPr>
        <w:t>یی</w:t>
      </w:r>
      <w:r w:rsidRPr="00295B4F">
        <w:rPr>
          <w:rFonts w:ascii="B Lotus" w:eastAsia="Calibri" w:hAnsi="B Lotus" w:cs="B Lotus"/>
          <w:color w:val="000000"/>
          <w:sz w:val="20"/>
          <w:szCs w:val="20"/>
          <w:rtl/>
          <w:lang w:bidi="fa-IR"/>
        </w:rPr>
        <w:t xml:space="preserve"> در کشور</w:t>
      </w:r>
      <w:bookmarkEnd w:id="14324"/>
    </w:p>
    <w:tbl>
      <w:tblPr>
        <w:tblStyle w:val="TableGrid21"/>
        <w:bidiVisual/>
        <w:tblW w:w="5759" w:type="pct"/>
        <w:jc w:val="center"/>
        <w:tblLook w:val="04A0" w:firstRow="1" w:lastRow="0" w:firstColumn="1" w:lastColumn="0" w:noHBand="0" w:noVBand="1"/>
      </w:tblPr>
      <w:tblGrid>
        <w:gridCol w:w="1449"/>
        <w:gridCol w:w="674"/>
        <w:gridCol w:w="1539"/>
        <w:gridCol w:w="618"/>
        <w:gridCol w:w="1037"/>
        <w:gridCol w:w="953"/>
        <w:gridCol w:w="1287"/>
        <w:gridCol w:w="3473"/>
      </w:tblGrid>
      <w:tr w:rsidR="00E91C41" w:rsidRPr="00E73E3C" w14:paraId="58F0EE27" w14:textId="77777777" w:rsidTr="00E73E3C">
        <w:trPr>
          <w:trHeight w:val="662"/>
          <w:jc w:val="center"/>
        </w:trPr>
        <w:tc>
          <w:tcPr>
            <w:tcW w:w="659" w:type="pct"/>
            <w:vAlign w:val="center"/>
          </w:tcPr>
          <w:p w14:paraId="566864D0" w14:textId="77777777" w:rsidR="00E91C41" w:rsidRPr="00E73E3C" w:rsidRDefault="00E91C41" w:rsidP="00E91C41">
            <w:pPr>
              <w:tabs>
                <w:tab w:val="left" w:pos="5831"/>
              </w:tabs>
              <w:bidi/>
              <w:jc w:val="center"/>
              <w:rPr>
                <w:rFonts w:ascii="B Lotus" w:eastAsia="Calibri" w:hAnsi="B Lotus" w:cs="B Lotus"/>
                <w:b/>
                <w:bCs/>
                <w:sz w:val="18"/>
                <w:szCs w:val="18"/>
                <w:rtl/>
              </w:rPr>
            </w:pPr>
            <w:r w:rsidRPr="00E73E3C">
              <w:rPr>
                <w:rFonts w:ascii="B Lotus" w:eastAsia="Calibri" w:hAnsi="B Lotus" w:cs="B Lotus" w:hint="cs"/>
                <w:b/>
                <w:bCs/>
                <w:sz w:val="18"/>
                <w:szCs w:val="18"/>
                <w:rtl/>
              </w:rPr>
              <w:t>چالش</w:t>
            </w:r>
            <w:ins w:id="14331" w:author="Mehrnazi Boojari" w:date="2019-01-13T08:48:00Z">
              <w:r w:rsidR="00EA1397">
                <w:rPr>
                  <w:rFonts w:ascii="B Lotus" w:eastAsia="Calibri" w:hAnsi="B Lotus" w:cs="B Nazanin" w:hint="cs"/>
                  <w:b/>
                  <w:bCs/>
                  <w:sz w:val="18"/>
                  <w:szCs w:val="18"/>
                  <w:rtl/>
                </w:rPr>
                <w:t>‌</w:t>
              </w:r>
            </w:ins>
            <w:del w:id="14332" w:author="Mehrnazi Boojari" w:date="2019-01-07T09:46:00Z">
              <w:r w:rsidRPr="00E73E3C" w:rsidDel="006F7CCF">
                <w:rPr>
                  <w:rFonts w:ascii="B Lotus" w:eastAsia="Calibri" w:hAnsi="B Lotus" w:cs="B Lotus" w:hint="cs"/>
                  <w:b/>
                  <w:bCs/>
                  <w:sz w:val="18"/>
                  <w:szCs w:val="18"/>
                  <w:rtl/>
                </w:rPr>
                <w:delText xml:space="preserve"> های </w:delText>
              </w:r>
            </w:del>
            <w:ins w:id="14333" w:author="Mehrnazi Boojari" w:date="2019-01-07T09:46:00Z">
              <w:r w:rsidR="006F7CCF">
                <w:rPr>
                  <w:rFonts w:ascii="B Lotus" w:eastAsia="Calibri" w:hAnsi="B Lotus" w:cs="B Lotus" w:hint="cs"/>
                  <w:b/>
                  <w:bCs/>
                  <w:sz w:val="18"/>
                  <w:szCs w:val="18"/>
                  <w:rtl/>
                </w:rPr>
                <w:t xml:space="preserve">‌های </w:t>
              </w:r>
            </w:ins>
            <w:r w:rsidRPr="00E73E3C">
              <w:rPr>
                <w:rFonts w:ascii="B Lotus" w:eastAsia="Calibri" w:hAnsi="B Lotus" w:cs="B Lotus" w:hint="cs"/>
                <w:b/>
                <w:bCs/>
                <w:sz w:val="18"/>
                <w:szCs w:val="18"/>
                <w:rtl/>
              </w:rPr>
              <w:t>اصلی</w:t>
            </w:r>
          </w:p>
        </w:tc>
        <w:tc>
          <w:tcPr>
            <w:tcW w:w="308" w:type="pct"/>
            <w:vAlign w:val="center"/>
          </w:tcPr>
          <w:p w14:paraId="7DF07067" w14:textId="77777777" w:rsidR="00E91C41" w:rsidRPr="00E73E3C" w:rsidRDefault="00E91C41" w:rsidP="00E91C41">
            <w:pPr>
              <w:tabs>
                <w:tab w:val="left" w:pos="5831"/>
              </w:tabs>
              <w:bidi/>
              <w:jc w:val="center"/>
              <w:rPr>
                <w:rFonts w:ascii="B Lotus" w:eastAsia="Calibri" w:hAnsi="B Lotus" w:cs="B Lotus"/>
                <w:b/>
                <w:bCs/>
                <w:sz w:val="18"/>
                <w:szCs w:val="18"/>
                <w:rtl/>
              </w:rPr>
            </w:pPr>
            <w:r w:rsidRPr="00E73E3C">
              <w:rPr>
                <w:rFonts w:ascii="B Lotus" w:eastAsia="Calibri" w:hAnsi="B Lotus" w:cs="B Lotus" w:hint="cs"/>
                <w:b/>
                <w:bCs/>
                <w:sz w:val="18"/>
                <w:szCs w:val="18"/>
                <w:rtl/>
              </w:rPr>
              <w:t>امتیاز چالش</w:t>
            </w:r>
          </w:p>
        </w:tc>
        <w:tc>
          <w:tcPr>
            <w:tcW w:w="700" w:type="pct"/>
            <w:vAlign w:val="center"/>
          </w:tcPr>
          <w:p w14:paraId="0C150E64" w14:textId="77777777" w:rsidR="00E91C41" w:rsidRPr="00E73E3C" w:rsidRDefault="00E91C41" w:rsidP="00E91C41">
            <w:pPr>
              <w:tabs>
                <w:tab w:val="left" w:pos="5831"/>
              </w:tabs>
              <w:bidi/>
              <w:jc w:val="center"/>
              <w:rPr>
                <w:rFonts w:ascii="B Lotus" w:eastAsia="Calibri" w:hAnsi="B Lotus" w:cs="B Lotus"/>
                <w:b/>
                <w:bCs/>
                <w:sz w:val="18"/>
                <w:szCs w:val="18"/>
                <w:rtl/>
              </w:rPr>
            </w:pPr>
            <w:r w:rsidRPr="00E73E3C">
              <w:rPr>
                <w:rFonts w:ascii="B Lotus" w:eastAsia="Calibri" w:hAnsi="B Lotus" w:cs="B Lotus" w:hint="cs"/>
                <w:b/>
                <w:bCs/>
                <w:sz w:val="18"/>
                <w:szCs w:val="18"/>
                <w:rtl/>
              </w:rPr>
              <w:t>عوامل</w:t>
            </w:r>
          </w:p>
        </w:tc>
        <w:tc>
          <w:tcPr>
            <w:tcW w:w="282" w:type="pct"/>
            <w:vAlign w:val="center"/>
          </w:tcPr>
          <w:p w14:paraId="1ED5C641" w14:textId="77777777" w:rsidR="00E91C41" w:rsidRPr="00E73E3C" w:rsidRDefault="00E91C41" w:rsidP="00E91C41">
            <w:pPr>
              <w:bidi/>
              <w:jc w:val="center"/>
              <w:rPr>
                <w:rFonts w:ascii="B Lotus" w:eastAsia="Times New Roman" w:hAnsi="B Lotus" w:cs="B Lotus"/>
                <w:color w:val="000000"/>
                <w:sz w:val="18"/>
                <w:szCs w:val="18"/>
                <w:rtl/>
              </w:rPr>
            </w:pPr>
            <w:r w:rsidRPr="00E73E3C">
              <w:rPr>
                <w:rFonts w:ascii="B Lotus" w:eastAsia="Times New Roman" w:hAnsi="B Lotus" w:cs="B Lotus" w:hint="cs"/>
                <w:b/>
                <w:bCs/>
                <w:color w:val="000000"/>
                <w:sz w:val="18"/>
                <w:szCs w:val="18"/>
                <w:rtl/>
              </w:rPr>
              <w:t>امتیاز نهایی</w:t>
            </w:r>
          </w:p>
        </w:tc>
        <w:tc>
          <w:tcPr>
            <w:tcW w:w="455" w:type="pct"/>
            <w:vAlign w:val="center"/>
          </w:tcPr>
          <w:p w14:paraId="0A2380BC" w14:textId="77777777" w:rsidR="00E91C41" w:rsidRPr="00E73E3C" w:rsidRDefault="00E91C41" w:rsidP="00E91C41">
            <w:pPr>
              <w:tabs>
                <w:tab w:val="left" w:pos="5831"/>
              </w:tabs>
              <w:bidi/>
              <w:jc w:val="center"/>
              <w:rPr>
                <w:rFonts w:ascii="B Lotus" w:eastAsia="Calibri" w:hAnsi="B Lotus" w:cs="B Lotus"/>
                <w:b/>
                <w:bCs/>
                <w:sz w:val="18"/>
                <w:szCs w:val="18"/>
                <w:rtl/>
              </w:rPr>
            </w:pPr>
            <w:r w:rsidRPr="00E73E3C">
              <w:rPr>
                <w:rFonts w:ascii="B Lotus" w:eastAsia="Calibri" w:hAnsi="B Lotus" w:cs="B Lotus" w:hint="cs"/>
                <w:b/>
                <w:bCs/>
                <w:sz w:val="18"/>
                <w:szCs w:val="18"/>
                <w:rtl/>
              </w:rPr>
              <w:t>حوزه</w:t>
            </w:r>
          </w:p>
        </w:tc>
        <w:tc>
          <w:tcPr>
            <w:tcW w:w="434" w:type="pct"/>
            <w:vAlign w:val="center"/>
          </w:tcPr>
          <w:p w14:paraId="0F0E6CF7" w14:textId="77777777" w:rsidR="00E91C41" w:rsidRPr="00E73E3C" w:rsidRDefault="00E91C41" w:rsidP="00E91C41">
            <w:pPr>
              <w:tabs>
                <w:tab w:val="left" w:pos="5831"/>
              </w:tabs>
              <w:bidi/>
              <w:jc w:val="center"/>
              <w:rPr>
                <w:rFonts w:ascii="B Lotus" w:eastAsia="Calibri" w:hAnsi="B Lotus" w:cs="B Lotus"/>
                <w:b/>
                <w:bCs/>
                <w:sz w:val="18"/>
                <w:szCs w:val="18"/>
                <w:rtl/>
              </w:rPr>
            </w:pPr>
            <w:r w:rsidRPr="00E73E3C">
              <w:rPr>
                <w:rFonts w:ascii="B Lotus" w:eastAsia="Calibri" w:hAnsi="B Lotus" w:cs="B Lotus" w:hint="cs"/>
                <w:b/>
                <w:bCs/>
                <w:sz w:val="18"/>
                <w:szCs w:val="18"/>
                <w:rtl/>
              </w:rPr>
              <w:t>نسبت با قرارگاه</w:t>
            </w:r>
          </w:p>
        </w:tc>
        <w:tc>
          <w:tcPr>
            <w:tcW w:w="585" w:type="pct"/>
            <w:vAlign w:val="center"/>
          </w:tcPr>
          <w:p w14:paraId="3776E9D7" w14:textId="77777777" w:rsidR="00E91C41" w:rsidRPr="00E73E3C" w:rsidRDefault="00E91C41" w:rsidP="00E91C41">
            <w:pPr>
              <w:tabs>
                <w:tab w:val="left" w:pos="5831"/>
              </w:tabs>
              <w:bidi/>
              <w:jc w:val="center"/>
              <w:rPr>
                <w:rFonts w:ascii="B Lotus" w:eastAsia="Calibri" w:hAnsi="B Lotus" w:cs="B Lotus"/>
                <w:b/>
                <w:bCs/>
                <w:sz w:val="18"/>
                <w:szCs w:val="18"/>
                <w:rtl/>
              </w:rPr>
            </w:pPr>
            <w:r w:rsidRPr="00E73E3C">
              <w:rPr>
                <w:rFonts w:ascii="B Lotus" w:eastAsia="Calibri" w:hAnsi="B Lotus" w:cs="B Lotus" w:hint="cs"/>
                <w:b/>
                <w:bCs/>
                <w:sz w:val="18"/>
                <w:szCs w:val="18"/>
                <w:rtl/>
              </w:rPr>
              <w:t>نظام ساختارها</w:t>
            </w:r>
          </w:p>
        </w:tc>
        <w:tc>
          <w:tcPr>
            <w:tcW w:w="1576" w:type="pct"/>
            <w:vAlign w:val="center"/>
          </w:tcPr>
          <w:p w14:paraId="67F5BA17" w14:textId="77777777" w:rsidR="00E91C41" w:rsidRPr="00E73E3C" w:rsidRDefault="00E91C41" w:rsidP="00E91C41">
            <w:pPr>
              <w:tabs>
                <w:tab w:val="left" w:pos="5831"/>
              </w:tabs>
              <w:bidi/>
              <w:jc w:val="center"/>
              <w:rPr>
                <w:rFonts w:ascii="B Lotus" w:eastAsia="Calibri" w:hAnsi="B Lotus" w:cs="B Lotus"/>
                <w:b/>
                <w:bCs/>
                <w:sz w:val="18"/>
                <w:szCs w:val="18"/>
                <w:rtl/>
              </w:rPr>
            </w:pPr>
            <w:r w:rsidRPr="00E73E3C">
              <w:rPr>
                <w:rFonts w:ascii="B Lotus" w:eastAsia="Calibri" w:hAnsi="B Lotus" w:cs="B Lotus" w:hint="cs"/>
                <w:b/>
                <w:bCs/>
                <w:sz w:val="18"/>
                <w:szCs w:val="18"/>
                <w:rtl/>
              </w:rPr>
              <w:t>نظام قوانین</w:t>
            </w:r>
          </w:p>
        </w:tc>
      </w:tr>
      <w:tr w:rsidR="00E91C41" w:rsidRPr="00E73E3C" w14:paraId="145E8DB1" w14:textId="77777777" w:rsidTr="00E73E3C">
        <w:trPr>
          <w:trHeight w:val="885"/>
          <w:jc w:val="center"/>
        </w:trPr>
        <w:tc>
          <w:tcPr>
            <w:tcW w:w="659" w:type="pct"/>
            <w:vMerge w:val="restart"/>
            <w:shd w:val="clear" w:color="auto" w:fill="EDEDED"/>
            <w:vAlign w:val="center"/>
          </w:tcPr>
          <w:p w14:paraId="2DED3A4A"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عدم ساخت مساکن روستایی </w:t>
            </w:r>
            <w:del w:id="14334" w:author="Mehrnazi Boojari" w:date="2019-01-10T01:06:00Z">
              <w:r w:rsidRPr="00E73E3C" w:rsidDel="00647583">
                <w:rPr>
                  <w:rFonts w:ascii="B Lotus" w:eastAsia="Calibri" w:hAnsi="B Lotus" w:cs="B Lotus" w:hint="cs"/>
                  <w:sz w:val="18"/>
                  <w:szCs w:val="18"/>
                  <w:rtl/>
                </w:rPr>
                <w:delText>مبتنی بر</w:delText>
              </w:r>
            </w:del>
            <w:ins w:id="14335" w:author="Mehrnazi Boojari" w:date="2019-01-10T01:06:00Z">
              <w:r w:rsidR="00647583">
                <w:rPr>
                  <w:rFonts w:ascii="B Lotus" w:eastAsia="Calibri" w:hAnsi="B Lotus" w:cs="B Lotus" w:hint="cs"/>
                  <w:sz w:val="18"/>
                  <w:szCs w:val="18"/>
                  <w:rtl/>
                </w:rPr>
                <w:t>مبتنی</w:t>
              </w:r>
              <w:r w:rsidR="00647583">
                <w:rPr>
                  <w:rFonts w:ascii="Times New Roman" w:eastAsia="Calibri" w:hAnsi="Times New Roman" w:cs="Times New Roman" w:hint="cs"/>
                  <w:sz w:val="18"/>
                  <w:szCs w:val="18"/>
                  <w:rtl/>
                </w:rPr>
                <w:t> </w:t>
              </w:r>
              <w:r w:rsidR="00647583">
                <w:rPr>
                  <w:rFonts w:ascii="B Lotus" w:eastAsia="Calibri" w:hAnsi="B Lotus" w:cs="B Lotus" w:hint="cs"/>
                  <w:sz w:val="18"/>
                  <w:szCs w:val="18"/>
                  <w:rtl/>
                </w:rPr>
                <w:t>بر</w:t>
              </w:r>
            </w:ins>
            <w:r w:rsidRPr="00E73E3C">
              <w:rPr>
                <w:rFonts w:ascii="B Lotus" w:eastAsia="Calibri" w:hAnsi="B Lotus" w:cs="B Lotus" w:hint="cs"/>
                <w:sz w:val="18"/>
                <w:szCs w:val="18"/>
                <w:rtl/>
              </w:rPr>
              <w:t xml:space="preserve"> اقلیم و بوم روستا</w:t>
            </w:r>
          </w:p>
          <w:p w14:paraId="00E206D9" w14:textId="77777777" w:rsidR="00E91C41" w:rsidRPr="00E73E3C" w:rsidRDefault="00E91C41" w:rsidP="00E91C41">
            <w:pPr>
              <w:bidi/>
              <w:jc w:val="center"/>
              <w:rPr>
                <w:rFonts w:ascii="B Lotus" w:eastAsia="Calibri" w:hAnsi="B Lotus" w:cs="B Lotus"/>
                <w:sz w:val="18"/>
                <w:szCs w:val="18"/>
                <w:rtl/>
              </w:rPr>
            </w:pPr>
          </w:p>
        </w:tc>
        <w:tc>
          <w:tcPr>
            <w:tcW w:w="308" w:type="pct"/>
            <w:vMerge w:val="restart"/>
            <w:shd w:val="clear" w:color="auto" w:fill="EDEDED"/>
            <w:vAlign w:val="center"/>
          </w:tcPr>
          <w:p w14:paraId="7A2D5DC3"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0.369</w:t>
            </w:r>
          </w:p>
        </w:tc>
        <w:tc>
          <w:tcPr>
            <w:tcW w:w="700" w:type="pct"/>
            <w:vMerge w:val="restart"/>
            <w:shd w:val="clear" w:color="auto" w:fill="EDEDED"/>
            <w:vAlign w:val="center"/>
          </w:tcPr>
          <w:p w14:paraId="3973051E"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تغییر فرهنگ و هویت روستایی و نفوذ فرهنگ شهرنشینی و </w:t>
            </w:r>
            <w:del w:id="14336" w:author="Mehrnazi Boojari" w:date="2019-01-07T10:04:00Z">
              <w:r w:rsidRPr="00E73E3C" w:rsidDel="00A31D6F">
                <w:rPr>
                  <w:rFonts w:ascii="B Lotus" w:eastAsia="Calibri" w:hAnsi="B Lotus" w:cs="B Lotus" w:hint="cs"/>
                  <w:sz w:val="18"/>
                  <w:szCs w:val="18"/>
                  <w:rtl/>
                </w:rPr>
                <w:delText>تاثیر</w:delText>
              </w:r>
            </w:del>
            <w:ins w:id="14337" w:author="Mehrnazi Boojari" w:date="2019-01-07T10:04:00Z">
              <w:r w:rsidR="00A31D6F">
                <w:rPr>
                  <w:rFonts w:ascii="B Lotus" w:eastAsia="Calibri" w:hAnsi="B Lotus" w:cs="B Lotus" w:hint="cs"/>
                  <w:sz w:val="18"/>
                  <w:szCs w:val="18"/>
                  <w:rtl/>
                </w:rPr>
                <w:t>تأثیر</w:t>
              </w:r>
            </w:ins>
            <w:r w:rsidRPr="00E73E3C">
              <w:rPr>
                <w:rFonts w:ascii="B Lotus" w:eastAsia="Calibri" w:hAnsi="B Lotus" w:cs="B Lotus" w:hint="cs"/>
                <w:sz w:val="18"/>
                <w:szCs w:val="18"/>
                <w:rtl/>
              </w:rPr>
              <w:t xml:space="preserve"> آن در عدم ساخت مساکن روستایی </w:t>
            </w:r>
            <w:del w:id="14338" w:author="Mehrnazi Boojari" w:date="2019-01-10T01:06:00Z">
              <w:r w:rsidRPr="00E73E3C" w:rsidDel="00647583">
                <w:rPr>
                  <w:rFonts w:ascii="B Lotus" w:eastAsia="Calibri" w:hAnsi="B Lotus" w:cs="B Lotus" w:hint="cs"/>
                  <w:sz w:val="18"/>
                  <w:szCs w:val="18"/>
                  <w:rtl/>
                </w:rPr>
                <w:delText>مبتنی بر</w:delText>
              </w:r>
            </w:del>
            <w:ins w:id="14339" w:author="Mehrnazi Boojari" w:date="2019-01-10T01:06:00Z">
              <w:r w:rsidR="00647583">
                <w:rPr>
                  <w:rFonts w:ascii="B Lotus" w:eastAsia="Calibri" w:hAnsi="B Lotus" w:cs="B Lotus" w:hint="cs"/>
                  <w:sz w:val="18"/>
                  <w:szCs w:val="18"/>
                  <w:rtl/>
                </w:rPr>
                <w:t>مبتنی</w:t>
              </w:r>
              <w:r w:rsidR="00647583">
                <w:rPr>
                  <w:rFonts w:ascii="Times New Roman" w:eastAsia="Calibri" w:hAnsi="Times New Roman" w:cs="Times New Roman" w:hint="cs"/>
                  <w:sz w:val="18"/>
                  <w:szCs w:val="18"/>
                  <w:rtl/>
                </w:rPr>
                <w:t> </w:t>
              </w:r>
              <w:r w:rsidR="00647583">
                <w:rPr>
                  <w:rFonts w:ascii="B Lotus" w:eastAsia="Calibri" w:hAnsi="B Lotus" w:cs="B Lotus" w:hint="cs"/>
                  <w:sz w:val="18"/>
                  <w:szCs w:val="18"/>
                  <w:rtl/>
                </w:rPr>
                <w:t>بر</w:t>
              </w:r>
            </w:ins>
            <w:r w:rsidRPr="00E73E3C">
              <w:rPr>
                <w:rFonts w:ascii="B Lotus" w:eastAsia="Calibri" w:hAnsi="B Lotus" w:cs="B Lotus" w:hint="cs"/>
                <w:sz w:val="18"/>
                <w:szCs w:val="18"/>
                <w:rtl/>
              </w:rPr>
              <w:t xml:space="preserve"> اقلیم و بوم روستا</w:t>
            </w:r>
          </w:p>
        </w:tc>
        <w:tc>
          <w:tcPr>
            <w:tcW w:w="282" w:type="pct"/>
            <w:vMerge w:val="restart"/>
            <w:shd w:val="clear" w:color="auto" w:fill="EDEDED"/>
            <w:vAlign w:val="center"/>
          </w:tcPr>
          <w:p w14:paraId="0C9817E8"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0.63</w:t>
            </w:r>
          </w:p>
        </w:tc>
        <w:tc>
          <w:tcPr>
            <w:tcW w:w="455" w:type="pct"/>
            <w:shd w:val="clear" w:color="auto" w:fill="EDEDED"/>
            <w:vAlign w:val="center"/>
          </w:tcPr>
          <w:p w14:paraId="41D9E81D"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برنامه‌ریزی</w:t>
            </w:r>
          </w:p>
        </w:tc>
        <w:tc>
          <w:tcPr>
            <w:tcW w:w="434" w:type="pct"/>
            <w:vMerge w:val="restart"/>
            <w:shd w:val="clear" w:color="auto" w:fill="EDEDED"/>
            <w:vAlign w:val="center"/>
          </w:tcPr>
          <w:p w14:paraId="5FAA694A"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فرهنگی</w:t>
            </w:r>
          </w:p>
        </w:tc>
        <w:tc>
          <w:tcPr>
            <w:tcW w:w="585" w:type="pct"/>
            <w:shd w:val="clear" w:color="auto" w:fill="EDEDED"/>
            <w:vAlign w:val="center"/>
          </w:tcPr>
          <w:p w14:paraId="27962409"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45F1332D" w14:textId="77777777" w:rsidR="00E91C41" w:rsidRPr="00E73E3C" w:rsidRDefault="00E91C41" w:rsidP="00FF5EDD">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 دهیاری</w:t>
            </w:r>
            <w:ins w:id="14340" w:author="Mehrnazi Boojari" w:date="2019-01-13T08:59:00Z">
              <w:r w:rsidR="00FF5EDD">
                <w:rPr>
                  <w:rFonts w:ascii="B Lotus" w:eastAsia="Calibri" w:hAnsi="B Lotus" w:cs="B Nazanin" w:hint="cs"/>
                  <w:color w:val="000000"/>
                  <w:sz w:val="18"/>
                  <w:szCs w:val="18"/>
                  <w:rtl/>
                </w:rPr>
                <w:t>‌</w:t>
              </w:r>
            </w:ins>
            <w:del w:id="14341" w:author="Mehrnazi Boojari" w:date="2019-01-13T08:59:00Z">
              <w:r w:rsidRPr="00E73E3C" w:rsidDel="00FF5EDD">
                <w:rPr>
                  <w:rFonts w:ascii="B Lotus" w:eastAsia="Calibri" w:hAnsi="B Lotus" w:cs="B Lotus" w:hint="cs"/>
                  <w:color w:val="000000"/>
                  <w:sz w:val="18"/>
                  <w:szCs w:val="18"/>
                  <w:rtl/>
                </w:rPr>
                <w:delText xml:space="preserve"> </w:delText>
              </w:r>
            </w:del>
            <w:r w:rsidRPr="00E73E3C">
              <w:rPr>
                <w:rFonts w:ascii="B Lotus" w:eastAsia="Calibri" w:hAnsi="B Lotus" w:cs="B Lotus" w:hint="cs"/>
                <w:color w:val="000000"/>
                <w:sz w:val="18"/>
                <w:szCs w:val="18"/>
                <w:rtl/>
              </w:rPr>
              <w:t>ها</w:t>
            </w:r>
          </w:p>
          <w:p w14:paraId="5145313E"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متولیان فرهنگی</w:t>
            </w:r>
          </w:p>
        </w:tc>
        <w:tc>
          <w:tcPr>
            <w:tcW w:w="1576" w:type="pct"/>
            <w:vMerge w:val="restart"/>
            <w:shd w:val="clear" w:color="auto" w:fill="EDEDED"/>
            <w:vAlign w:val="center"/>
          </w:tcPr>
          <w:p w14:paraId="667F06F1"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4 سیاست</w:t>
            </w:r>
            <w:del w:id="14342" w:author="Mehrnazi Boojari" w:date="2019-01-07T09:46:00Z">
              <w:r w:rsidRPr="00E73E3C" w:rsidDel="006F7CCF">
                <w:rPr>
                  <w:rFonts w:ascii="B Lotus" w:eastAsia="Calibri" w:hAnsi="B Lotus" w:cs="B Lotus" w:hint="cs"/>
                  <w:color w:val="000000"/>
                  <w:sz w:val="18"/>
                  <w:szCs w:val="18"/>
                  <w:rtl/>
                </w:rPr>
                <w:delText xml:space="preserve"> های </w:delText>
              </w:r>
            </w:del>
            <w:ins w:id="14343"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323A2936" w14:textId="77777777" w:rsidR="00E91C41" w:rsidRPr="00E73E3C" w:rsidRDefault="00E91C41" w:rsidP="00FF5EDD">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ماد</w:t>
            </w:r>
            <w:del w:id="14344" w:author="Mehrnazi Boojari" w:date="2019-01-13T09:00:00Z">
              <w:r w:rsidRPr="00E73E3C" w:rsidDel="00FF5EDD">
                <w:rPr>
                  <w:rFonts w:ascii="B Lotus" w:eastAsia="Calibri" w:hAnsi="B Lotus" w:cs="B Lotus" w:hint="cs"/>
                  <w:color w:val="000000"/>
                  <w:sz w:val="18"/>
                  <w:szCs w:val="18"/>
                  <w:rtl/>
                </w:rPr>
                <w:delText>ه</w:delText>
              </w:r>
            </w:del>
            <w:ins w:id="14345" w:author="Mehrnazi Boojari" w:date="2019-01-13T09:00:00Z">
              <w:r w:rsidR="00FF5EDD">
                <w:rPr>
                  <w:rFonts w:ascii="B Lotus" w:eastAsia="Calibri" w:hAnsi="B Lotus" w:cs="B Lotus" w:hint="cs"/>
                  <w:color w:val="000000"/>
                  <w:sz w:val="18"/>
                  <w:szCs w:val="18"/>
                  <w:rtl/>
                </w:rPr>
                <w:t xml:space="preserve">ۀ </w:t>
              </w:r>
            </w:ins>
            <w:r w:rsidRPr="00E73E3C">
              <w:rPr>
                <w:rFonts w:ascii="B Lotus" w:eastAsia="Calibri" w:hAnsi="B Lotus" w:cs="B Lotus" w:hint="cs"/>
                <w:color w:val="000000"/>
                <w:sz w:val="18"/>
                <w:szCs w:val="18"/>
                <w:rtl/>
              </w:rPr>
              <w:t>27</w:t>
            </w:r>
            <w:del w:id="14346" w:author="Mehrnazi Boojari" w:date="2019-01-07T09:59:00Z">
              <w:r w:rsidRPr="00E73E3C" w:rsidDel="00A31D6F">
                <w:rPr>
                  <w:rFonts w:ascii="B Lotus" w:eastAsia="Calibri" w:hAnsi="B Lotus" w:cs="B Lotus" w:hint="cs"/>
                  <w:color w:val="000000"/>
                  <w:sz w:val="18"/>
                  <w:szCs w:val="18"/>
                  <w:rtl/>
                </w:rPr>
                <w:delText xml:space="preserve">  </w:delText>
              </w:r>
            </w:del>
            <w:ins w:id="14347"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7C4BD867" w14:textId="77777777" w:rsidR="00E91C41" w:rsidRPr="00E73E3C" w:rsidRDefault="00E91C41" w:rsidP="00FF5EDD">
            <w:pPr>
              <w:bidi/>
              <w:jc w:val="center"/>
              <w:rPr>
                <w:rFonts w:ascii="B Lotus" w:eastAsia="Calibri" w:hAnsi="B Lotus" w:cs="B Lotus"/>
                <w:color w:val="000000"/>
                <w:sz w:val="18"/>
                <w:szCs w:val="18"/>
                <w:rtl/>
              </w:rPr>
            </w:pPr>
            <w:del w:id="14348" w:author="Mehrnazi Boojari" w:date="2019-01-13T09:00:00Z">
              <w:r w:rsidRPr="00E73E3C" w:rsidDel="00FF5EDD">
                <w:rPr>
                  <w:rFonts w:ascii="B Lotus" w:eastAsia="Calibri" w:hAnsi="B Lotus" w:cs="B Lotus" w:hint="cs"/>
                  <w:color w:val="000000"/>
                  <w:sz w:val="18"/>
                  <w:szCs w:val="18"/>
                  <w:rtl/>
                </w:rPr>
                <w:delText xml:space="preserve">ماده </w:delText>
              </w:r>
            </w:del>
            <w:ins w:id="14349" w:author="Mehrnazi Boojari" w:date="2019-01-13T09:00:00Z">
              <w:r w:rsidR="00FF5EDD" w:rsidRPr="00E73E3C">
                <w:rPr>
                  <w:rFonts w:ascii="B Lotus" w:eastAsia="Calibri" w:hAnsi="B Lotus" w:cs="B Lotus" w:hint="cs"/>
                  <w:color w:val="000000"/>
                  <w:sz w:val="18"/>
                  <w:szCs w:val="18"/>
                  <w:rtl/>
                </w:rPr>
                <w:t>ماد</w:t>
              </w:r>
              <w:r w:rsidR="00FF5EDD">
                <w:rPr>
                  <w:rFonts w:ascii="B Lotus" w:eastAsia="Calibri" w:hAnsi="B Lotus" w:cs="B Lotus" w:hint="cs"/>
                  <w:color w:val="000000"/>
                  <w:sz w:val="18"/>
                  <w:szCs w:val="18"/>
                  <w:rtl/>
                </w:rPr>
                <w:t>ۀ</w:t>
              </w:r>
              <w:r w:rsidR="00FF5EDD"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194 برنامه پنجم</w:t>
            </w:r>
          </w:p>
          <w:p w14:paraId="04B9D4D1" w14:textId="77777777" w:rsidR="00E91C41" w:rsidRPr="00E73E3C" w:rsidRDefault="00E91C41" w:rsidP="00FF5EDD">
            <w:pPr>
              <w:bidi/>
              <w:jc w:val="center"/>
              <w:rPr>
                <w:rFonts w:ascii="B Lotus" w:eastAsia="Calibri" w:hAnsi="B Lotus" w:cs="B Lotus"/>
                <w:color w:val="000000"/>
                <w:sz w:val="18"/>
                <w:szCs w:val="18"/>
              </w:rPr>
            </w:pPr>
            <w:del w:id="14350" w:author="Mehrnazi Boojari" w:date="2019-01-13T09:01:00Z">
              <w:r w:rsidRPr="00E73E3C" w:rsidDel="00FF5EDD">
                <w:rPr>
                  <w:rFonts w:ascii="B Lotus" w:eastAsia="Calibri" w:hAnsi="B Lotus" w:cs="B Lotus" w:hint="cs"/>
                  <w:color w:val="000000"/>
                  <w:sz w:val="18"/>
                  <w:szCs w:val="18"/>
                  <w:rtl/>
                </w:rPr>
                <w:delText xml:space="preserve">ماده </w:delText>
              </w:r>
            </w:del>
            <w:ins w:id="14351" w:author="Mehrnazi Boojari" w:date="2019-01-13T09:01:00Z">
              <w:r w:rsidR="00FF5EDD" w:rsidRPr="00E73E3C">
                <w:rPr>
                  <w:rFonts w:ascii="B Lotus" w:eastAsia="Calibri" w:hAnsi="B Lotus" w:cs="B Lotus" w:hint="cs"/>
                  <w:color w:val="000000"/>
                  <w:sz w:val="18"/>
                  <w:szCs w:val="18"/>
                  <w:rtl/>
                </w:rPr>
                <w:t>ماد</w:t>
              </w:r>
              <w:r w:rsidR="00FF5EDD">
                <w:rPr>
                  <w:rFonts w:ascii="B Lotus" w:eastAsia="Calibri" w:hAnsi="B Lotus" w:cs="B Lotus" w:hint="cs"/>
                  <w:color w:val="000000"/>
                  <w:sz w:val="18"/>
                  <w:szCs w:val="18"/>
                  <w:rtl/>
                </w:rPr>
                <w:t>ۀ</w:t>
              </w:r>
              <w:r w:rsidR="00FF5EDD"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137 برنامه سوم</w:t>
            </w:r>
          </w:p>
          <w:p w14:paraId="682610E4" w14:textId="77777777" w:rsidR="00E91C41" w:rsidRPr="00E73E3C" w:rsidRDefault="00E91C41" w:rsidP="00FF5EDD">
            <w:pPr>
              <w:bidi/>
              <w:jc w:val="center"/>
              <w:rPr>
                <w:rFonts w:ascii="B Lotus" w:eastAsia="Calibri" w:hAnsi="B Lotus" w:cs="B Lotus"/>
                <w:color w:val="000000"/>
                <w:sz w:val="18"/>
                <w:szCs w:val="18"/>
                <w:rtl/>
              </w:rPr>
            </w:pPr>
            <w:del w:id="14352" w:author="Mehrnazi Boojari" w:date="2019-01-13T09:01:00Z">
              <w:r w:rsidRPr="00E73E3C" w:rsidDel="00FF5EDD">
                <w:rPr>
                  <w:rFonts w:ascii="B Lotus" w:eastAsia="Calibri" w:hAnsi="B Lotus" w:cs="B Lotus" w:hint="cs"/>
                  <w:color w:val="000000"/>
                  <w:sz w:val="18"/>
                  <w:szCs w:val="18"/>
                  <w:rtl/>
                </w:rPr>
                <w:delText xml:space="preserve">ماده </w:delText>
              </w:r>
            </w:del>
            <w:ins w:id="14353" w:author="Mehrnazi Boojari" w:date="2019-01-13T09:01:00Z">
              <w:r w:rsidR="00FF5EDD" w:rsidRPr="00E73E3C">
                <w:rPr>
                  <w:rFonts w:ascii="B Lotus" w:eastAsia="Calibri" w:hAnsi="B Lotus" w:cs="B Lotus" w:hint="cs"/>
                  <w:color w:val="000000"/>
                  <w:sz w:val="18"/>
                  <w:szCs w:val="18"/>
                  <w:rtl/>
                </w:rPr>
                <w:t>ماد</w:t>
              </w:r>
              <w:r w:rsidR="00FF5EDD">
                <w:rPr>
                  <w:rFonts w:ascii="B Lotus" w:eastAsia="Calibri" w:hAnsi="B Lotus" w:cs="B Lotus" w:hint="cs"/>
                  <w:color w:val="000000"/>
                  <w:sz w:val="18"/>
                  <w:szCs w:val="18"/>
                  <w:rtl/>
                </w:rPr>
                <w:t>ۀ</w:t>
              </w:r>
              <w:r w:rsidR="00FF5EDD"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11 قانون ساماندهی و حمایت از تولید و عرضه مسکن سال 1387</w:t>
            </w:r>
          </w:p>
          <w:p w14:paraId="1762F929" w14:textId="77777777" w:rsidR="00E91C41" w:rsidRPr="00E73E3C" w:rsidRDefault="00E91C41" w:rsidP="00E91C41">
            <w:pPr>
              <w:bidi/>
              <w:jc w:val="center"/>
              <w:rPr>
                <w:rFonts w:ascii="B Lotus" w:eastAsia="Calibri" w:hAnsi="B Lotus" w:cs="B Lotus"/>
                <w:color w:val="000000"/>
                <w:sz w:val="18"/>
                <w:szCs w:val="18"/>
                <w:rtl/>
              </w:rPr>
            </w:pPr>
            <w:del w:id="14354" w:author="Mehrnazi Boojari" w:date="2019-01-08T23:54:00Z">
              <w:r w:rsidRPr="00E73E3C" w:rsidDel="00990020">
                <w:rPr>
                  <w:rFonts w:ascii="B Lotus" w:eastAsia="Calibri" w:hAnsi="B Lotus" w:cs="B Lotus" w:hint="cs"/>
                  <w:color w:val="000000"/>
                  <w:sz w:val="18"/>
                  <w:szCs w:val="18"/>
                  <w:rtl/>
                </w:rPr>
                <w:delText>اساسنامه</w:delText>
              </w:r>
            </w:del>
            <w:ins w:id="14355" w:author="Mehrnazi Boojari" w:date="2019-01-08T23:54:00Z">
              <w:r w:rsidR="00990020">
                <w:rPr>
                  <w:rFonts w:ascii="B Lotus" w:eastAsia="Calibri" w:hAnsi="B Lotus" w:cs="B Lotus" w:hint="cs"/>
                  <w:color w:val="000000"/>
                  <w:sz w:val="18"/>
                  <w:szCs w:val="18"/>
                  <w:rtl/>
                </w:rPr>
                <w:t>اساس‌نامه</w:t>
              </w:r>
            </w:ins>
            <w:r w:rsidRPr="00E73E3C">
              <w:rPr>
                <w:rFonts w:ascii="B Lotus" w:eastAsia="Calibri" w:hAnsi="B Lotus" w:cs="B Lotus" w:hint="cs"/>
                <w:color w:val="000000"/>
                <w:sz w:val="18"/>
                <w:szCs w:val="18"/>
                <w:rtl/>
              </w:rPr>
              <w:t xml:space="preserve"> بنیاد مسکن مصوب 1366</w:t>
            </w:r>
          </w:p>
          <w:p w14:paraId="4AFD56D0"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شرح وظایف شورای اسلامی</w:t>
            </w:r>
          </w:p>
          <w:p w14:paraId="73F836E3"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شرح وظایف دهیاری</w:t>
            </w:r>
          </w:p>
        </w:tc>
      </w:tr>
      <w:tr w:rsidR="00E91C41" w:rsidRPr="00E73E3C" w14:paraId="5CA0270F" w14:textId="77777777" w:rsidTr="00E73E3C">
        <w:trPr>
          <w:trHeight w:val="780"/>
          <w:jc w:val="center"/>
        </w:trPr>
        <w:tc>
          <w:tcPr>
            <w:tcW w:w="659" w:type="pct"/>
            <w:vMerge/>
            <w:shd w:val="clear" w:color="auto" w:fill="EDEDED"/>
            <w:vAlign w:val="center"/>
          </w:tcPr>
          <w:p w14:paraId="0A6E7015"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49CE929F"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tl/>
              </w:rPr>
            </w:pPr>
          </w:p>
        </w:tc>
        <w:tc>
          <w:tcPr>
            <w:tcW w:w="700" w:type="pct"/>
            <w:vMerge/>
            <w:shd w:val="clear" w:color="auto" w:fill="EDEDED"/>
            <w:vAlign w:val="center"/>
          </w:tcPr>
          <w:p w14:paraId="14DBB20F"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4B4AAA30"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0A6FCAE2" w14:textId="77777777" w:rsidR="00E91C41" w:rsidRPr="00E73E3C" w:rsidRDefault="00E91C41" w:rsidP="00E91C41">
            <w:pPr>
              <w:bidi/>
              <w:jc w:val="center"/>
              <w:rPr>
                <w:rFonts w:ascii="B Lotus" w:eastAsia="Calibri" w:hAnsi="B Lotus" w:cs="B Lotus"/>
                <w:sz w:val="18"/>
                <w:szCs w:val="18"/>
                <w:rtl/>
              </w:rPr>
            </w:pPr>
            <w:del w:id="14356" w:author="Mehrnazi Boojari" w:date="2019-01-07T10:46:00Z">
              <w:r w:rsidRPr="00E73E3C" w:rsidDel="006A1F1D">
                <w:rPr>
                  <w:rFonts w:ascii="B Lotus" w:eastAsia="Calibri" w:hAnsi="B Lotus" w:cs="B Lotus" w:hint="cs"/>
                  <w:sz w:val="18"/>
                  <w:szCs w:val="18"/>
                  <w:rtl/>
                </w:rPr>
                <w:delText>اجرائی</w:delText>
              </w:r>
            </w:del>
            <w:ins w:id="14357" w:author="Mehrnazi Boojari" w:date="2019-01-07T10:46:00Z">
              <w:r w:rsidR="006A1F1D">
                <w:rPr>
                  <w:rFonts w:ascii="B Lotus" w:eastAsia="Calibri" w:hAnsi="B Lotus" w:cs="B Lotus" w:hint="cs"/>
                  <w:sz w:val="18"/>
                  <w:szCs w:val="18"/>
                  <w:rtl/>
                </w:rPr>
                <w:t>اجرایی</w:t>
              </w:r>
            </w:ins>
          </w:p>
        </w:tc>
        <w:tc>
          <w:tcPr>
            <w:tcW w:w="434" w:type="pct"/>
            <w:vMerge/>
            <w:shd w:val="clear" w:color="auto" w:fill="EDEDED"/>
            <w:vAlign w:val="center"/>
          </w:tcPr>
          <w:p w14:paraId="7DC6F29A" w14:textId="77777777" w:rsidR="00E91C41" w:rsidRPr="00E73E3C" w:rsidRDefault="00E91C41" w:rsidP="00E91C41">
            <w:pPr>
              <w:bidi/>
              <w:jc w:val="center"/>
              <w:rPr>
                <w:rFonts w:ascii="B Lotus" w:eastAsia="Calibri" w:hAnsi="B Lotus" w:cs="B Lotus"/>
                <w:color w:val="000000"/>
                <w:sz w:val="18"/>
                <w:szCs w:val="18"/>
                <w:rtl/>
              </w:rPr>
            </w:pPr>
          </w:p>
        </w:tc>
        <w:tc>
          <w:tcPr>
            <w:tcW w:w="585" w:type="pct"/>
            <w:shd w:val="clear" w:color="auto" w:fill="EDEDED"/>
            <w:vAlign w:val="center"/>
          </w:tcPr>
          <w:p w14:paraId="5455E81E"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7EB6AF92"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شورای اسلامی روستا</w:t>
            </w:r>
          </w:p>
          <w:p w14:paraId="417A6ABA"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دهیاری</w:t>
            </w:r>
          </w:p>
          <w:p w14:paraId="105D309F"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نهادهای فرهنگی</w:t>
            </w:r>
          </w:p>
        </w:tc>
        <w:tc>
          <w:tcPr>
            <w:tcW w:w="1576" w:type="pct"/>
            <w:vMerge/>
            <w:shd w:val="clear" w:color="auto" w:fill="EDEDED"/>
            <w:vAlign w:val="center"/>
          </w:tcPr>
          <w:p w14:paraId="621F0F70" w14:textId="77777777" w:rsidR="00E91C41" w:rsidRPr="00E73E3C" w:rsidRDefault="00E91C41" w:rsidP="00E91C41">
            <w:pPr>
              <w:bidi/>
              <w:jc w:val="center"/>
              <w:rPr>
                <w:rFonts w:ascii="B Lotus" w:eastAsia="Calibri" w:hAnsi="B Lotus" w:cs="B Lotus"/>
                <w:color w:val="000000"/>
                <w:sz w:val="18"/>
                <w:szCs w:val="18"/>
                <w:rtl/>
              </w:rPr>
            </w:pPr>
          </w:p>
        </w:tc>
      </w:tr>
      <w:tr w:rsidR="00E91C41" w:rsidRPr="00E73E3C" w14:paraId="2289EA42" w14:textId="77777777" w:rsidTr="00E73E3C">
        <w:trPr>
          <w:trHeight w:val="373"/>
          <w:jc w:val="center"/>
        </w:trPr>
        <w:tc>
          <w:tcPr>
            <w:tcW w:w="659" w:type="pct"/>
            <w:vMerge/>
            <w:shd w:val="clear" w:color="auto" w:fill="EDEDED"/>
            <w:vAlign w:val="center"/>
          </w:tcPr>
          <w:p w14:paraId="07074F75"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3E7FE949"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shd w:val="clear" w:color="auto" w:fill="EDEDED"/>
            <w:vAlign w:val="center"/>
          </w:tcPr>
          <w:p w14:paraId="4C256EAF"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نبود قوانین و مقررات ملی </w:t>
            </w:r>
            <w:del w:id="14358" w:author="Mehrnazi Boojari" w:date="2019-01-07T22:28:00Z">
              <w:r w:rsidRPr="00E73E3C" w:rsidDel="00051F26">
                <w:rPr>
                  <w:rFonts w:ascii="B Lotus" w:eastAsia="Calibri" w:hAnsi="B Lotus" w:cs="B Lotus" w:hint="cs"/>
                  <w:sz w:val="18"/>
                  <w:szCs w:val="18"/>
                  <w:rtl/>
                </w:rPr>
                <w:delText>ساخت وساز</w:delText>
              </w:r>
            </w:del>
            <w:ins w:id="14359" w:author="Mehrnazi Boojari" w:date="2019-01-07T22:28:00Z">
              <w:r w:rsidR="00051F26">
                <w:rPr>
                  <w:rFonts w:ascii="B Lotus" w:eastAsia="Calibri" w:hAnsi="B Lotus" w:cs="B Lotus" w:hint="cs"/>
                  <w:sz w:val="18"/>
                  <w:szCs w:val="18"/>
                  <w:rtl/>
                </w:rPr>
                <w:t>ساخت</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و</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ساز</w:t>
              </w:r>
            </w:ins>
            <w:r w:rsidRPr="00E73E3C">
              <w:rPr>
                <w:rFonts w:ascii="B Lotus" w:eastAsia="Calibri" w:hAnsi="B Lotus" w:cs="B Lotus" w:hint="cs"/>
                <w:sz w:val="18"/>
                <w:szCs w:val="18"/>
                <w:rtl/>
              </w:rPr>
              <w:t xml:space="preserve"> مساکن روستایی </w:t>
            </w:r>
            <w:del w:id="14360" w:author="Mehrnazi Boojari" w:date="2019-01-10T01:06:00Z">
              <w:r w:rsidRPr="00E73E3C" w:rsidDel="00647583">
                <w:rPr>
                  <w:rFonts w:ascii="B Lotus" w:eastAsia="Calibri" w:hAnsi="B Lotus" w:cs="B Lotus" w:hint="cs"/>
                  <w:sz w:val="18"/>
                  <w:szCs w:val="18"/>
                  <w:rtl/>
                </w:rPr>
                <w:delText>مبتنی بر</w:delText>
              </w:r>
            </w:del>
            <w:ins w:id="14361" w:author="Mehrnazi Boojari" w:date="2019-01-10T01:06:00Z">
              <w:r w:rsidR="00647583">
                <w:rPr>
                  <w:rFonts w:ascii="B Lotus" w:eastAsia="Calibri" w:hAnsi="B Lotus" w:cs="B Lotus" w:hint="cs"/>
                  <w:sz w:val="18"/>
                  <w:szCs w:val="18"/>
                  <w:rtl/>
                </w:rPr>
                <w:t>مبتنی</w:t>
              </w:r>
              <w:r w:rsidR="00647583">
                <w:rPr>
                  <w:rFonts w:ascii="Times New Roman" w:eastAsia="Calibri" w:hAnsi="Times New Roman" w:cs="Times New Roman" w:hint="cs"/>
                  <w:sz w:val="18"/>
                  <w:szCs w:val="18"/>
                  <w:rtl/>
                </w:rPr>
                <w:t> </w:t>
              </w:r>
              <w:r w:rsidR="00647583">
                <w:rPr>
                  <w:rFonts w:ascii="B Lotus" w:eastAsia="Calibri" w:hAnsi="B Lotus" w:cs="B Lotus" w:hint="cs"/>
                  <w:sz w:val="18"/>
                  <w:szCs w:val="18"/>
                  <w:rtl/>
                </w:rPr>
                <w:t>بر</w:t>
              </w:r>
            </w:ins>
            <w:r w:rsidRPr="00E73E3C">
              <w:rPr>
                <w:rFonts w:ascii="B Lotus" w:eastAsia="Calibri" w:hAnsi="B Lotus" w:cs="B Lotus" w:hint="cs"/>
                <w:sz w:val="18"/>
                <w:szCs w:val="18"/>
                <w:rtl/>
              </w:rPr>
              <w:t xml:space="preserve"> اقلیم و بوم</w:t>
            </w:r>
          </w:p>
        </w:tc>
        <w:tc>
          <w:tcPr>
            <w:tcW w:w="282" w:type="pct"/>
            <w:shd w:val="clear" w:color="auto" w:fill="EDEDED"/>
            <w:vAlign w:val="center"/>
          </w:tcPr>
          <w:p w14:paraId="53140F42"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0.36</w:t>
            </w:r>
          </w:p>
        </w:tc>
        <w:tc>
          <w:tcPr>
            <w:tcW w:w="455" w:type="pct"/>
            <w:shd w:val="clear" w:color="auto" w:fill="EDEDED"/>
            <w:vAlign w:val="center"/>
          </w:tcPr>
          <w:p w14:paraId="439A2F18"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تقنینی</w:t>
            </w:r>
          </w:p>
          <w:p w14:paraId="0D0D7693" w14:textId="77777777" w:rsidR="00E91C41" w:rsidRPr="00E73E3C" w:rsidRDefault="00E91C41" w:rsidP="00E91C41">
            <w:pPr>
              <w:bidi/>
              <w:jc w:val="center"/>
              <w:rPr>
                <w:rFonts w:ascii="B Lotus" w:eastAsia="Calibri" w:hAnsi="B Lotus" w:cs="B Lotus"/>
                <w:sz w:val="18"/>
                <w:szCs w:val="18"/>
                <w:rtl/>
              </w:rPr>
            </w:pPr>
            <w:del w:id="14362" w:author="Mehrnazi Boojari" w:date="2019-01-13T07:10:00Z">
              <w:r w:rsidRPr="00E73E3C" w:rsidDel="002E51AF">
                <w:rPr>
                  <w:rFonts w:ascii="B Lotus" w:eastAsia="Calibri" w:hAnsi="B Lotus" w:cs="B Lotus" w:hint="cs"/>
                  <w:sz w:val="18"/>
                  <w:szCs w:val="18"/>
                  <w:rtl/>
                </w:rPr>
                <w:delText>برنامه ریزی</w:delText>
              </w:r>
            </w:del>
            <w:ins w:id="14363" w:author="Mehrnazi Boojari" w:date="2019-01-13T07:10:00Z">
              <w:r w:rsidR="002E51AF">
                <w:rPr>
                  <w:rFonts w:ascii="B Lotus" w:eastAsia="Calibri" w:hAnsi="B Lotus" w:cs="B Lotus" w:hint="cs"/>
                  <w:sz w:val="18"/>
                  <w:szCs w:val="18"/>
                  <w:rtl/>
                </w:rPr>
                <w:t>برنامه‌ریزی</w:t>
              </w:r>
            </w:ins>
          </w:p>
        </w:tc>
        <w:tc>
          <w:tcPr>
            <w:tcW w:w="434" w:type="pct"/>
            <w:shd w:val="clear" w:color="auto" w:fill="EDEDED"/>
            <w:vAlign w:val="center"/>
          </w:tcPr>
          <w:p w14:paraId="588AAA7C"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5ABB4304"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دفتر مقررات ملی ساختمان</w:t>
            </w:r>
          </w:p>
          <w:p w14:paraId="5D06E6D7"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 xml:space="preserve">بنیاد مسکن </w:t>
            </w:r>
          </w:p>
        </w:tc>
        <w:tc>
          <w:tcPr>
            <w:tcW w:w="1576" w:type="pct"/>
            <w:shd w:val="clear" w:color="auto" w:fill="EDEDED"/>
            <w:vAlign w:val="center"/>
          </w:tcPr>
          <w:p w14:paraId="6CD29FA4" w14:textId="77777777" w:rsidR="00E91C41" w:rsidRPr="00E73E3C" w:rsidRDefault="00E91C41" w:rsidP="00FF5EDD">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9 سیاست</w:t>
            </w:r>
            <w:del w:id="14364" w:author="Mehrnazi Boojari" w:date="2019-01-07T09:46:00Z">
              <w:r w:rsidRPr="00E73E3C" w:rsidDel="006F7CCF">
                <w:rPr>
                  <w:rFonts w:ascii="B Lotus" w:eastAsia="Calibri" w:hAnsi="B Lotus" w:cs="B Lotus" w:hint="cs"/>
                  <w:color w:val="000000"/>
                  <w:sz w:val="18"/>
                  <w:szCs w:val="18"/>
                  <w:rtl/>
                </w:rPr>
                <w:delText xml:space="preserve"> های </w:delText>
              </w:r>
            </w:del>
            <w:ins w:id="14365"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 xml:space="preserve">کلی نظام در بخش مسکن و </w:t>
            </w:r>
            <w:del w:id="14366" w:author="Mehrnazi Boojari" w:date="2019-01-13T09:01:00Z">
              <w:r w:rsidRPr="00E73E3C" w:rsidDel="00FF5EDD">
                <w:rPr>
                  <w:rFonts w:ascii="B Lotus" w:eastAsia="Calibri" w:hAnsi="B Lotus" w:cs="B Lotus" w:hint="cs"/>
                  <w:color w:val="000000"/>
                  <w:sz w:val="18"/>
                  <w:szCs w:val="18"/>
                  <w:rtl/>
                </w:rPr>
                <w:delText>شهرسازی</w:delText>
              </w:r>
            </w:del>
            <w:ins w:id="14367" w:author="Mehrnazi Boojari" w:date="2019-01-13T09:01:00Z">
              <w:r w:rsidR="00FF5EDD" w:rsidRPr="00E73E3C">
                <w:rPr>
                  <w:rFonts w:ascii="B Lotus" w:eastAsia="Calibri" w:hAnsi="B Lotus" w:cs="B Lotus" w:hint="cs"/>
                  <w:color w:val="000000"/>
                  <w:sz w:val="18"/>
                  <w:szCs w:val="18"/>
                  <w:rtl/>
                </w:rPr>
                <w:t>شهرسا</w:t>
              </w:r>
              <w:r w:rsidR="00FF5EDD">
                <w:rPr>
                  <w:rFonts w:ascii="B Lotus" w:eastAsia="Calibri" w:hAnsi="B Lotus" w:cs="B Lotus" w:hint="cs"/>
                  <w:color w:val="000000"/>
                  <w:sz w:val="18"/>
                  <w:szCs w:val="18"/>
                  <w:rtl/>
                </w:rPr>
                <w:t>ز</w:t>
              </w:r>
              <w:r w:rsidR="00FF5EDD" w:rsidRPr="00E73E3C">
                <w:rPr>
                  <w:rFonts w:ascii="B Lotus" w:eastAsia="Calibri" w:hAnsi="B Lotus" w:cs="B Lotus" w:hint="cs"/>
                  <w:color w:val="000000"/>
                  <w:sz w:val="18"/>
                  <w:szCs w:val="18"/>
                  <w:rtl/>
                </w:rPr>
                <w:t>ی</w:t>
              </w:r>
            </w:ins>
          </w:p>
          <w:p w14:paraId="6743591A" w14:textId="77777777" w:rsidR="00E91C41" w:rsidRPr="00E73E3C" w:rsidRDefault="00E91C41" w:rsidP="00FF5EDD">
            <w:pPr>
              <w:bidi/>
              <w:jc w:val="center"/>
              <w:rPr>
                <w:rFonts w:ascii="B Lotus" w:eastAsia="Calibri" w:hAnsi="B Lotus" w:cs="B Lotus"/>
                <w:color w:val="000000"/>
                <w:sz w:val="18"/>
                <w:szCs w:val="18"/>
                <w:rtl/>
              </w:rPr>
            </w:pPr>
            <w:del w:id="14368" w:author="Mehrnazi Boojari" w:date="2019-01-13T09:01:00Z">
              <w:r w:rsidRPr="00E73E3C" w:rsidDel="00FF5EDD">
                <w:rPr>
                  <w:rFonts w:ascii="B Lotus" w:eastAsia="Calibri" w:hAnsi="B Lotus" w:cs="B Lotus" w:hint="cs"/>
                  <w:color w:val="000000"/>
                  <w:sz w:val="18"/>
                  <w:szCs w:val="18"/>
                  <w:rtl/>
                </w:rPr>
                <w:delText xml:space="preserve">ماده </w:delText>
              </w:r>
            </w:del>
            <w:ins w:id="14369" w:author="Mehrnazi Boojari" w:date="2019-01-13T09:01:00Z">
              <w:r w:rsidR="00FF5EDD" w:rsidRPr="00E73E3C">
                <w:rPr>
                  <w:rFonts w:ascii="B Lotus" w:eastAsia="Calibri" w:hAnsi="B Lotus" w:cs="B Lotus" w:hint="cs"/>
                  <w:color w:val="000000"/>
                  <w:sz w:val="18"/>
                  <w:szCs w:val="18"/>
                  <w:rtl/>
                </w:rPr>
                <w:t>ماد</w:t>
              </w:r>
              <w:r w:rsidR="00FF5EDD">
                <w:rPr>
                  <w:rFonts w:ascii="B Lotus" w:eastAsia="Calibri" w:hAnsi="B Lotus" w:cs="B Lotus" w:hint="cs"/>
                  <w:color w:val="000000"/>
                  <w:sz w:val="18"/>
                  <w:szCs w:val="18"/>
                  <w:rtl/>
                </w:rPr>
                <w:t>ۀ</w:t>
              </w:r>
              <w:r w:rsidR="00FF5EDD"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194 برنامه پنجم</w:t>
            </w:r>
          </w:p>
          <w:p w14:paraId="1DBE2479" w14:textId="77777777" w:rsidR="00E91C41" w:rsidRPr="00E73E3C" w:rsidRDefault="00E91C41" w:rsidP="00FF5EDD">
            <w:pPr>
              <w:bidi/>
              <w:jc w:val="center"/>
              <w:rPr>
                <w:rFonts w:ascii="B Lotus" w:eastAsia="Calibri" w:hAnsi="B Lotus" w:cs="B Lotus"/>
                <w:color w:val="000000"/>
                <w:sz w:val="18"/>
                <w:szCs w:val="18"/>
              </w:rPr>
            </w:pPr>
            <w:del w:id="14370" w:author="Mehrnazi Boojari" w:date="2019-01-13T09:01:00Z">
              <w:r w:rsidRPr="00E73E3C" w:rsidDel="00FF5EDD">
                <w:rPr>
                  <w:rFonts w:ascii="B Lotus" w:eastAsia="Calibri" w:hAnsi="B Lotus" w:cs="B Lotus" w:hint="cs"/>
                  <w:color w:val="000000"/>
                  <w:sz w:val="18"/>
                  <w:szCs w:val="18"/>
                  <w:rtl/>
                </w:rPr>
                <w:delText xml:space="preserve">ماده </w:delText>
              </w:r>
            </w:del>
            <w:ins w:id="14371" w:author="Mehrnazi Boojari" w:date="2019-01-13T09:01:00Z">
              <w:r w:rsidR="00FF5EDD" w:rsidRPr="00E73E3C">
                <w:rPr>
                  <w:rFonts w:ascii="B Lotus" w:eastAsia="Calibri" w:hAnsi="B Lotus" w:cs="B Lotus" w:hint="cs"/>
                  <w:color w:val="000000"/>
                  <w:sz w:val="18"/>
                  <w:szCs w:val="18"/>
                  <w:rtl/>
                </w:rPr>
                <w:t>ماد</w:t>
              </w:r>
              <w:r w:rsidR="00FF5EDD">
                <w:rPr>
                  <w:rFonts w:ascii="B Lotus" w:eastAsia="Calibri" w:hAnsi="B Lotus" w:cs="B Lotus" w:hint="cs"/>
                  <w:color w:val="000000"/>
                  <w:sz w:val="18"/>
                  <w:szCs w:val="18"/>
                  <w:rtl/>
                </w:rPr>
                <w:t>ۀ</w:t>
              </w:r>
              <w:r w:rsidR="00FF5EDD"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 xml:space="preserve">10 </w:t>
            </w:r>
            <w:del w:id="14372" w:author="Mehrnazi Boojari" w:date="2019-01-08T03:27:00Z">
              <w:r w:rsidRPr="00E73E3C" w:rsidDel="00666313">
                <w:rPr>
                  <w:rFonts w:ascii="B Lotus" w:eastAsia="Calibri" w:hAnsi="B Lotus" w:cs="B Lotus" w:hint="cs"/>
                  <w:color w:val="000000"/>
                  <w:sz w:val="18"/>
                  <w:szCs w:val="18"/>
                  <w:rtl/>
                </w:rPr>
                <w:delText>آئین نامه</w:delText>
              </w:r>
            </w:del>
            <w:ins w:id="14373" w:author="Mehrnazi Boojari" w:date="2019-01-08T03:27:00Z">
              <w:r w:rsidR="00666313">
                <w:rPr>
                  <w:rFonts w:ascii="B Lotus" w:eastAsia="Calibri" w:hAnsi="B Lotus" w:cs="B Lotus" w:hint="cs"/>
                  <w:color w:val="000000"/>
                  <w:sz w:val="18"/>
                  <w:szCs w:val="18"/>
                  <w:rtl/>
                </w:rPr>
                <w:t>آیین‌نامه</w:t>
              </w:r>
            </w:ins>
            <w:r w:rsidRPr="00E73E3C">
              <w:rPr>
                <w:rFonts w:ascii="B Lotus" w:eastAsia="Calibri" w:hAnsi="B Lotus" w:cs="B Lotus" w:hint="cs"/>
                <w:color w:val="000000"/>
                <w:sz w:val="18"/>
                <w:szCs w:val="18"/>
                <w:rtl/>
              </w:rPr>
              <w:t xml:space="preserve"> </w:t>
            </w:r>
            <w:del w:id="14374" w:author="Mehrnazi Boojari" w:date="2019-01-07T10:46:00Z">
              <w:r w:rsidRPr="00E73E3C" w:rsidDel="006A1F1D">
                <w:rPr>
                  <w:rFonts w:ascii="B Lotus" w:eastAsia="Calibri" w:hAnsi="B Lotus" w:cs="B Lotus" w:hint="cs"/>
                  <w:color w:val="000000"/>
                  <w:sz w:val="18"/>
                  <w:szCs w:val="18"/>
                  <w:rtl/>
                </w:rPr>
                <w:delText>اجرائی</w:delText>
              </w:r>
            </w:del>
            <w:ins w:id="14375" w:author="Mehrnazi Boojari" w:date="2019-01-07T10:46:00Z">
              <w:r w:rsidR="006A1F1D">
                <w:rPr>
                  <w:rFonts w:ascii="B Lotus" w:eastAsia="Calibri" w:hAnsi="B Lotus" w:cs="B Lotus" w:hint="cs"/>
                  <w:color w:val="000000"/>
                  <w:sz w:val="18"/>
                  <w:szCs w:val="18"/>
                  <w:rtl/>
                </w:rPr>
                <w:t>اجرایی</w:t>
              </w:r>
            </w:ins>
            <w:r w:rsidRPr="00E73E3C">
              <w:rPr>
                <w:rFonts w:ascii="B Lotus" w:eastAsia="Calibri" w:hAnsi="B Lotus" w:cs="B Lotus" w:hint="cs"/>
                <w:color w:val="000000"/>
                <w:sz w:val="18"/>
                <w:szCs w:val="18"/>
                <w:rtl/>
              </w:rPr>
              <w:t xml:space="preserve"> تهیه و تصویب طرح</w:t>
            </w:r>
            <w:del w:id="14376" w:author="Mehrnazi Boojari" w:date="2019-01-07T09:46:00Z">
              <w:r w:rsidRPr="00E73E3C" w:rsidDel="006F7CCF">
                <w:rPr>
                  <w:rFonts w:ascii="B Lotus" w:eastAsia="Calibri" w:hAnsi="B Lotus" w:cs="B Lotus" w:hint="cs"/>
                  <w:color w:val="000000"/>
                  <w:sz w:val="18"/>
                  <w:szCs w:val="18"/>
                  <w:rtl/>
                </w:rPr>
                <w:delText xml:space="preserve"> های </w:delText>
              </w:r>
            </w:del>
            <w:ins w:id="14377"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هادی روستایی مصوب 1367</w:t>
            </w:r>
          </w:p>
        </w:tc>
      </w:tr>
      <w:tr w:rsidR="00E91C41" w:rsidRPr="00E73E3C" w14:paraId="31D57E0C" w14:textId="77777777" w:rsidTr="00E73E3C">
        <w:trPr>
          <w:trHeight w:val="373"/>
          <w:jc w:val="center"/>
        </w:trPr>
        <w:tc>
          <w:tcPr>
            <w:tcW w:w="659" w:type="pct"/>
            <w:vMerge/>
            <w:shd w:val="clear" w:color="auto" w:fill="EDEDED"/>
            <w:vAlign w:val="center"/>
          </w:tcPr>
          <w:p w14:paraId="1FECB793"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FFF2CC"/>
            <w:vAlign w:val="center"/>
          </w:tcPr>
          <w:p w14:paraId="574B54D3"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shd w:val="clear" w:color="auto" w:fill="EDEDED"/>
            <w:vAlign w:val="center"/>
          </w:tcPr>
          <w:p w14:paraId="0001F501"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عدم دسترسی مناسب به مواد و مصالح بومی برای ساخت مسکن </w:t>
            </w:r>
            <w:del w:id="14378" w:author="Mehrnazi Boojari" w:date="2019-01-07T10:03:00Z">
              <w:r w:rsidRPr="00E73E3C" w:rsidDel="00A31D6F">
                <w:rPr>
                  <w:rFonts w:ascii="B Lotus" w:eastAsia="Calibri" w:hAnsi="B Lotus" w:cs="B Lotus" w:hint="cs"/>
                  <w:sz w:val="18"/>
                  <w:szCs w:val="18"/>
                  <w:rtl/>
                </w:rPr>
                <w:lastRenderedPageBreak/>
                <w:delText>روستائی</w:delText>
              </w:r>
            </w:del>
            <w:ins w:id="14379" w:author="Mehrnazi Boojari" w:date="2019-01-07T10:03:00Z">
              <w:r w:rsidR="00A31D6F">
                <w:rPr>
                  <w:rFonts w:ascii="B Lotus" w:eastAsia="Calibri" w:hAnsi="B Lotus" w:cs="B Lotus" w:hint="cs"/>
                  <w:sz w:val="18"/>
                  <w:szCs w:val="18"/>
                  <w:rtl/>
                </w:rPr>
                <w:t>روستایی</w:t>
              </w:r>
            </w:ins>
          </w:p>
        </w:tc>
        <w:tc>
          <w:tcPr>
            <w:tcW w:w="282" w:type="pct"/>
            <w:shd w:val="clear" w:color="auto" w:fill="EDEDED"/>
            <w:vAlign w:val="center"/>
          </w:tcPr>
          <w:p w14:paraId="6620CC60"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lastRenderedPageBreak/>
              <w:t>0.09</w:t>
            </w:r>
          </w:p>
        </w:tc>
        <w:tc>
          <w:tcPr>
            <w:tcW w:w="455" w:type="pct"/>
            <w:shd w:val="clear" w:color="auto" w:fill="EDEDED"/>
            <w:vAlign w:val="center"/>
          </w:tcPr>
          <w:p w14:paraId="134D74BE" w14:textId="77777777" w:rsidR="00E91C41" w:rsidRPr="00E73E3C" w:rsidRDefault="00E91C41" w:rsidP="00E91C41">
            <w:pPr>
              <w:bidi/>
              <w:jc w:val="center"/>
              <w:rPr>
                <w:rFonts w:ascii="B Lotus" w:eastAsia="Calibri" w:hAnsi="B Lotus" w:cs="B Lotus"/>
                <w:sz w:val="18"/>
                <w:szCs w:val="18"/>
                <w:rtl/>
              </w:rPr>
            </w:pPr>
            <w:del w:id="14380" w:author="Mehrnazi Boojari" w:date="2019-01-13T07:10:00Z">
              <w:r w:rsidRPr="00E73E3C" w:rsidDel="002E51AF">
                <w:rPr>
                  <w:rFonts w:ascii="B Lotus" w:eastAsia="Calibri" w:hAnsi="B Lotus" w:cs="B Lotus" w:hint="cs"/>
                  <w:sz w:val="18"/>
                  <w:szCs w:val="18"/>
                  <w:rtl/>
                </w:rPr>
                <w:delText>برنامه ریزی</w:delText>
              </w:r>
            </w:del>
            <w:ins w:id="14381" w:author="Mehrnazi Boojari" w:date="2019-01-13T07:10:00Z">
              <w:r w:rsidR="002E51AF">
                <w:rPr>
                  <w:rFonts w:ascii="B Lotus" w:eastAsia="Calibri" w:hAnsi="B Lotus" w:cs="B Lotus" w:hint="cs"/>
                  <w:sz w:val="18"/>
                  <w:szCs w:val="18"/>
                  <w:rtl/>
                </w:rPr>
                <w:t>برنامه‌ریزی</w:t>
              </w:r>
            </w:ins>
          </w:p>
        </w:tc>
        <w:tc>
          <w:tcPr>
            <w:tcW w:w="434" w:type="pct"/>
            <w:shd w:val="clear" w:color="auto" w:fill="EDEDED"/>
            <w:vAlign w:val="center"/>
          </w:tcPr>
          <w:p w14:paraId="1D8453A6"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7889CABD"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5933A0C8"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color w:val="000000"/>
                <w:sz w:val="18"/>
                <w:szCs w:val="18"/>
                <w:rtl/>
              </w:rPr>
              <w:t xml:space="preserve">وزارتخانه‌هاي‌ صنايع‌ و معادن‌ و </w:t>
            </w:r>
            <w:r w:rsidRPr="00E73E3C">
              <w:rPr>
                <w:rFonts w:ascii="B Lotus" w:eastAsia="Calibri" w:hAnsi="B Lotus" w:cs="B Lotus"/>
                <w:color w:val="000000"/>
                <w:sz w:val="18"/>
                <w:szCs w:val="18"/>
                <w:rtl/>
              </w:rPr>
              <w:lastRenderedPageBreak/>
              <w:t>فلزات‌</w:t>
            </w:r>
          </w:p>
          <w:p w14:paraId="2CABF6B1"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بنیاد مستضعفان</w:t>
            </w:r>
          </w:p>
        </w:tc>
        <w:tc>
          <w:tcPr>
            <w:tcW w:w="1576" w:type="pct"/>
            <w:shd w:val="clear" w:color="auto" w:fill="EDEDED"/>
            <w:vAlign w:val="center"/>
          </w:tcPr>
          <w:p w14:paraId="5C23BC91" w14:textId="77777777" w:rsidR="00E91C41" w:rsidRPr="00E73E3C" w:rsidRDefault="00E91C41" w:rsidP="00FF5EDD">
            <w:pPr>
              <w:bidi/>
              <w:jc w:val="center"/>
              <w:rPr>
                <w:rFonts w:ascii="B Lotus" w:eastAsia="Calibri" w:hAnsi="B Lotus" w:cs="B Lotus"/>
                <w:color w:val="000000"/>
                <w:sz w:val="18"/>
                <w:szCs w:val="18"/>
                <w:rtl/>
              </w:rPr>
            </w:pPr>
            <w:del w:id="14382" w:author="Mehrnazi Boojari" w:date="2019-01-13T09:01:00Z">
              <w:r w:rsidRPr="00E73E3C" w:rsidDel="00FF5EDD">
                <w:rPr>
                  <w:rFonts w:ascii="B Lotus" w:eastAsia="Calibri" w:hAnsi="B Lotus" w:cs="B Lotus" w:hint="cs"/>
                  <w:color w:val="000000"/>
                  <w:sz w:val="18"/>
                  <w:szCs w:val="18"/>
                  <w:rtl/>
                </w:rPr>
                <w:lastRenderedPageBreak/>
                <w:delText xml:space="preserve">ماده </w:delText>
              </w:r>
            </w:del>
            <w:ins w:id="14383" w:author="Mehrnazi Boojari" w:date="2019-01-13T09:01:00Z">
              <w:r w:rsidR="00FF5EDD" w:rsidRPr="00E73E3C">
                <w:rPr>
                  <w:rFonts w:ascii="B Lotus" w:eastAsia="Calibri" w:hAnsi="B Lotus" w:cs="B Lotus" w:hint="cs"/>
                  <w:color w:val="000000"/>
                  <w:sz w:val="18"/>
                  <w:szCs w:val="18"/>
                  <w:rtl/>
                </w:rPr>
                <w:t>ماد</w:t>
              </w:r>
              <w:r w:rsidR="00FF5EDD">
                <w:rPr>
                  <w:rFonts w:ascii="B Lotus" w:eastAsia="Calibri" w:hAnsi="B Lotus" w:cs="B Lotus" w:hint="cs"/>
                  <w:color w:val="000000"/>
                  <w:sz w:val="18"/>
                  <w:szCs w:val="18"/>
                  <w:rtl/>
                </w:rPr>
                <w:t>ۀ</w:t>
              </w:r>
              <w:r w:rsidR="00FF5EDD"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 قانون ساماندهی و حمایت از تولید و عرضه مسکن</w:t>
            </w:r>
          </w:p>
          <w:p w14:paraId="6205DF77"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13 سیاست</w:t>
            </w:r>
            <w:del w:id="14384" w:author="Mehrnazi Boojari" w:date="2019-01-07T09:46:00Z">
              <w:r w:rsidRPr="00E73E3C" w:rsidDel="006F7CCF">
                <w:rPr>
                  <w:rFonts w:ascii="B Lotus" w:eastAsia="Calibri" w:hAnsi="B Lotus" w:cs="B Lotus" w:hint="cs"/>
                  <w:color w:val="000000"/>
                  <w:sz w:val="18"/>
                  <w:szCs w:val="18"/>
                  <w:rtl/>
                </w:rPr>
                <w:delText xml:space="preserve"> های </w:delText>
              </w:r>
            </w:del>
            <w:ins w:id="14385"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165ABB70" w14:textId="77777777" w:rsidR="00E91C41" w:rsidRPr="00E73E3C" w:rsidRDefault="00E91C41" w:rsidP="00612198">
            <w:pPr>
              <w:bidi/>
              <w:jc w:val="center"/>
              <w:rPr>
                <w:rFonts w:ascii="B Lotus" w:eastAsia="Calibri" w:hAnsi="B Lotus" w:cs="B Lotus"/>
                <w:color w:val="000000"/>
                <w:sz w:val="18"/>
                <w:szCs w:val="18"/>
              </w:rPr>
            </w:pPr>
            <w:del w:id="14386" w:author="Mehrnazi Boojari" w:date="2019-01-13T09:02:00Z">
              <w:r w:rsidRPr="00E73E3C" w:rsidDel="00612198">
                <w:rPr>
                  <w:rFonts w:ascii="B Lotus" w:eastAsia="Calibri" w:hAnsi="B Lotus" w:cs="B Lotus" w:hint="cs"/>
                  <w:color w:val="000000"/>
                  <w:sz w:val="18"/>
                  <w:szCs w:val="18"/>
                  <w:rtl/>
                </w:rPr>
                <w:delText xml:space="preserve">ماده </w:delText>
              </w:r>
            </w:del>
            <w:ins w:id="14387" w:author="Mehrnazi Boojari" w:date="2019-01-13T09:02:00Z">
              <w:r w:rsidR="00612198" w:rsidRPr="00E73E3C">
                <w:rPr>
                  <w:rFonts w:ascii="B Lotus" w:eastAsia="Calibri" w:hAnsi="B Lotus" w:cs="B Lotus" w:hint="cs"/>
                  <w:color w:val="000000"/>
                  <w:sz w:val="18"/>
                  <w:szCs w:val="18"/>
                  <w:rtl/>
                </w:rPr>
                <w:t>ماد</w:t>
              </w:r>
              <w:r w:rsidR="00612198">
                <w:rPr>
                  <w:rFonts w:ascii="B Lotus" w:eastAsia="Calibri" w:hAnsi="B Lotus" w:cs="B Lotus" w:hint="cs"/>
                  <w:color w:val="000000"/>
                  <w:sz w:val="18"/>
                  <w:szCs w:val="18"/>
                  <w:rtl/>
                </w:rPr>
                <w:t>ۀ</w:t>
              </w:r>
              <w:r w:rsidR="00612198"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 xml:space="preserve">5 </w:t>
            </w:r>
            <w:del w:id="14388" w:author="Mehrnazi Boojari" w:date="2019-01-08T23:54:00Z">
              <w:r w:rsidRPr="00E73E3C" w:rsidDel="00990020">
                <w:rPr>
                  <w:rFonts w:ascii="B Lotus" w:eastAsia="Calibri" w:hAnsi="B Lotus" w:cs="B Lotus" w:hint="cs"/>
                  <w:color w:val="000000"/>
                  <w:sz w:val="18"/>
                  <w:szCs w:val="18"/>
                  <w:rtl/>
                </w:rPr>
                <w:delText>اساسنامه</w:delText>
              </w:r>
            </w:del>
            <w:ins w:id="14389" w:author="Mehrnazi Boojari" w:date="2019-01-08T23:54:00Z">
              <w:r w:rsidR="00990020">
                <w:rPr>
                  <w:rFonts w:ascii="B Lotus" w:eastAsia="Calibri" w:hAnsi="B Lotus" w:cs="B Lotus" w:hint="cs"/>
                  <w:color w:val="000000"/>
                  <w:sz w:val="18"/>
                  <w:szCs w:val="18"/>
                  <w:rtl/>
                </w:rPr>
                <w:t>اساس‌نامه</w:t>
              </w:r>
            </w:ins>
            <w:r w:rsidRPr="00E73E3C">
              <w:rPr>
                <w:rFonts w:ascii="B Lotus" w:eastAsia="Calibri" w:hAnsi="B Lotus" w:cs="B Lotus" w:hint="cs"/>
                <w:color w:val="000000"/>
                <w:sz w:val="18"/>
                <w:szCs w:val="18"/>
                <w:rtl/>
              </w:rPr>
              <w:t xml:space="preserve"> بنیاد مسکن مصوب 1366</w:t>
            </w:r>
          </w:p>
        </w:tc>
      </w:tr>
      <w:tr w:rsidR="00E91C41" w:rsidRPr="00E73E3C" w14:paraId="6384B1BD" w14:textId="77777777" w:rsidTr="00E73E3C">
        <w:trPr>
          <w:trHeight w:val="495"/>
          <w:jc w:val="center"/>
        </w:trPr>
        <w:tc>
          <w:tcPr>
            <w:tcW w:w="659" w:type="pct"/>
            <w:vMerge/>
            <w:shd w:val="clear" w:color="auto" w:fill="EDEDED"/>
            <w:vAlign w:val="center"/>
          </w:tcPr>
          <w:p w14:paraId="66515B56"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5A29EF4C"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shd w:val="clear" w:color="auto" w:fill="EDEDED"/>
            <w:vAlign w:val="center"/>
          </w:tcPr>
          <w:p w14:paraId="15CE1685"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ضعف در طراحی و دکوراسیون داخلی </w:t>
            </w:r>
            <w:del w:id="14390" w:author="Mehrnazi Boojari" w:date="2019-01-10T01:06:00Z">
              <w:r w:rsidRPr="00E73E3C" w:rsidDel="00647583">
                <w:rPr>
                  <w:rFonts w:ascii="B Lotus" w:eastAsia="Calibri" w:hAnsi="B Lotus" w:cs="B Lotus" w:hint="cs"/>
                  <w:sz w:val="18"/>
                  <w:szCs w:val="18"/>
                  <w:rtl/>
                </w:rPr>
                <w:delText>مبتنی بر</w:delText>
              </w:r>
            </w:del>
            <w:ins w:id="14391" w:author="Mehrnazi Boojari" w:date="2019-01-10T01:06:00Z">
              <w:r w:rsidR="00647583">
                <w:rPr>
                  <w:rFonts w:ascii="B Lotus" w:eastAsia="Calibri" w:hAnsi="B Lotus" w:cs="B Lotus" w:hint="cs"/>
                  <w:sz w:val="18"/>
                  <w:szCs w:val="18"/>
                  <w:rtl/>
                </w:rPr>
                <w:t>مبتنی</w:t>
              </w:r>
              <w:r w:rsidR="00647583">
                <w:rPr>
                  <w:rFonts w:ascii="Times New Roman" w:eastAsia="Calibri" w:hAnsi="Times New Roman" w:cs="Times New Roman" w:hint="cs"/>
                  <w:sz w:val="18"/>
                  <w:szCs w:val="18"/>
                  <w:rtl/>
                </w:rPr>
                <w:t> </w:t>
              </w:r>
              <w:r w:rsidR="00647583">
                <w:rPr>
                  <w:rFonts w:ascii="B Lotus" w:eastAsia="Calibri" w:hAnsi="B Lotus" w:cs="B Lotus" w:hint="cs"/>
                  <w:sz w:val="18"/>
                  <w:szCs w:val="18"/>
                  <w:rtl/>
                </w:rPr>
                <w:t>بر</w:t>
              </w:r>
            </w:ins>
            <w:r w:rsidRPr="00E73E3C">
              <w:rPr>
                <w:rFonts w:ascii="B Lotus" w:eastAsia="Calibri" w:hAnsi="B Lotus" w:cs="B Lotus" w:hint="cs"/>
                <w:sz w:val="18"/>
                <w:szCs w:val="18"/>
                <w:rtl/>
              </w:rPr>
              <w:t xml:space="preserve"> اقلیم و بوم توسط معماران و مهندسان بومی</w:t>
            </w:r>
          </w:p>
        </w:tc>
        <w:tc>
          <w:tcPr>
            <w:tcW w:w="282" w:type="pct"/>
            <w:vMerge w:val="restart"/>
            <w:shd w:val="clear" w:color="auto" w:fill="EDEDED"/>
            <w:vAlign w:val="center"/>
          </w:tcPr>
          <w:p w14:paraId="1E42B2FA"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0.21</w:t>
            </w:r>
          </w:p>
        </w:tc>
        <w:tc>
          <w:tcPr>
            <w:tcW w:w="455" w:type="pct"/>
            <w:shd w:val="clear" w:color="auto" w:fill="EDEDED"/>
            <w:vAlign w:val="center"/>
          </w:tcPr>
          <w:p w14:paraId="7FD8DF4F" w14:textId="77777777" w:rsidR="00E91C41" w:rsidRPr="00E73E3C" w:rsidRDefault="00E91C41" w:rsidP="00E91C41">
            <w:pPr>
              <w:bidi/>
              <w:jc w:val="center"/>
              <w:rPr>
                <w:rFonts w:ascii="B Lotus" w:eastAsia="Calibri" w:hAnsi="B Lotus" w:cs="B Lotus"/>
                <w:sz w:val="18"/>
                <w:szCs w:val="18"/>
                <w:rtl/>
              </w:rPr>
            </w:pPr>
            <w:del w:id="14392" w:author="Mehrnazi Boojari" w:date="2019-01-13T07:10:00Z">
              <w:r w:rsidRPr="00E73E3C" w:rsidDel="002E51AF">
                <w:rPr>
                  <w:rFonts w:ascii="B Lotus" w:eastAsia="Calibri" w:hAnsi="B Lotus" w:cs="B Lotus" w:hint="cs"/>
                  <w:sz w:val="18"/>
                  <w:szCs w:val="18"/>
                  <w:rtl/>
                </w:rPr>
                <w:delText>برنامه ریزی</w:delText>
              </w:r>
            </w:del>
            <w:ins w:id="14393" w:author="Mehrnazi Boojari" w:date="2019-01-13T07:10:00Z">
              <w:r w:rsidR="002E51AF">
                <w:rPr>
                  <w:rFonts w:ascii="B Lotus" w:eastAsia="Calibri" w:hAnsi="B Lotus" w:cs="B Lotus" w:hint="cs"/>
                  <w:sz w:val="18"/>
                  <w:szCs w:val="18"/>
                  <w:rtl/>
                </w:rPr>
                <w:t>برنامه‌ریزی</w:t>
              </w:r>
            </w:ins>
          </w:p>
        </w:tc>
        <w:tc>
          <w:tcPr>
            <w:tcW w:w="434" w:type="pct"/>
            <w:vMerge w:val="restart"/>
            <w:shd w:val="clear" w:color="auto" w:fill="EDEDED"/>
            <w:vAlign w:val="center"/>
          </w:tcPr>
          <w:p w14:paraId="3DFBC645"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7EF2268B"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بنیاد مسکن</w:t>
            </w:r>
          </w:p>
        </w:tc>
        <w:tc>
          <w:tcPr>
            <w:tcW w:w="1576" w:type="pct"/>
            <w:vMerge w:val="restart"/>
            <w:shd w:val="clear" w:color="auto" w:fill="EDEDED"/>
            <w:vAlign w:val="center"/>
          </w:tcPr>
          <w:p w14:paraId="2ABDAEC3"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9 سیاست</w:t>
            </w:r>
            <w:del w:id="14394" w:author="Mehrnazi Boojari" w:date="2019-01-07T09:46:00Z">
              <w:r w:rsidRPr="00E73E3C" w:rsidDel="006F7CCF">
                <w:rPr>
                  <w:rFonts w:ascii="B Lotus" w:eastAsia="Calibri" w:hAnsi="B Lotus" w:cs="B Lotus" w:hint="cs"/>
                  <w:color w:val="000000"/>
                  <w:sz w:val="18"/>
                  <w:szCs w:val="18"/>
                  <w:rtl/>
                </w:rPr>
                <w:delText xml:space="preserve"> های </w:delText>
              </w:r>
            </w:del>
            <w:ins w:id="14395"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49E649E1" w14:textId="77777777" w:rsidR="00E91C41" w:rsidRPr="00E73E3C" w:rsidRDefault="00E91C41" w:rsidP="00612198">
            <w:pPr>
              <w:bidi/>
              <w:jc w:val="center"/>
              <w:rPr>
                <w:rFonts w:ascii="B Lotus" w:eastAsia="Calibri" w:hAnsi="B Lotus" w:cs="B Lotus"/>
                <w:color w:val="000000"/>
                <w:sz w:val="18"/>
                <w:szCs w:val="18"/>
                <w:rtl/>
              </w:rPr>
            </w:pPr>
            <w:del w:id="14396" w:author="Mehrnazi Boojari" w:date="2019-01-13T09:02:00Z">
              <w:r w:rsidRPr="00E73E3C" w:rsidDel="00612198">
                <w:rPr>
                  <w:rFonts w:ascii="B Lotus" w:eastAsia="Calibri" w:hAnsi="B Lotus" w:cs="B Lotus" w:hint="cs"/>
                  <w:color w:val="000000"/>
                  <w:sz w:val="18"/>
                  <w:szCs w:val="18"/>
                  <w:rtl/>
                </w:rPr>
                <w:delText xml:space="preserve">ماده </w:delText>
              </w:r>
            </w:del>
            <w:ins w:id="14397" w:author="Mehrnazi Boojari" w:date="2019-01-13T09:02:00Z">
              <w:r w:rsidR="00612198" w:rsidRPr="00E73E3C">
                <w:rPr>
                  <w:rFonts w:ascii="B Lotus" w:eastAsia="Calibri" w:hAnsi="B Lotus" w:cs="B Lotus" w:hint="cs"/>
                  <w:color w:val="000000"/>
                  <w:sz w:val="18"/>
                  <w:szCs w:val="18"/>
                  <w:rtl/>
                </w:rPr>
                <w:t>ماد</w:t>
              </w:r>
              <w:r w:rsidR="00612198">
                <w:rPr>
                  <w:rFonts w:ascii="B Lotus" w:eastAsia="Calibri" w:hAnsi="B Lotus" w:cs="B Lotus" w:hint="cs"/>
                  <w:color w:val="000000"/>
                  <w:sz w:val="18"/>
                  <w:szCs w:val="18"/>
                  <w:rtl/>
                </w:rPr>
                <w:t>ۀ</w:t>
              </w:r>
              <w:r w:rsidR="00612198"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194 برنامه پنجم</w:t>
            </w:r>
          </w:p>
          <w:p w14:paraId="22AD0AD1"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شرح وظایف معاونت عمران روستایی</w:t>
            </w:r>
          </w:p>
        </w:tc>
      </w:tr>
      <w:tr w:rsidR="00E91C41" w:rsidRPr="00E73E3C" w14:paraId="7D31F620" w14:textId="77777777" w:rsidTr="00E73E3C">
        <w:trPr>
          <w:trHeight w:val="495"/>
          <w:jc w:val="center"/>
        </w:trPr>
        <w:tc>
          <w:tcPr>
            <w:tcW w:w="659" w:type="pct"/>
            <w:vMerge/>
            <w:shd w:val="clear" w:color="auto" w:fill="EDEDED"/>
            <w:vAlign w:val="center"/>
          </w:tcPr>
          <w:p w14:paraId="74A39A3D"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43611CA8"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shd w:val="clear" w:color="auto" w:fill="EDEDED"/>
            <w:vAlign w:val="center"/>
          </w:tcPr>
          <w:p w14:paraId="7F9534AA"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1A126395"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4E830E7D" w14:textId="77777777" w:rsidR="00E91C41" w:rsidRPr="00E73E3C" w:rsidRDefault="00E91C41" w:rsidP="00E91C41">
            <w:pPr>
              <w:bidi/>
              <w:jc w:val="center"/>
              <w:rPr>
                <w:rFonts w:ascii="B Lotus" w:eastAsia="Calibri" w:hAnsi="B Lotus" w:cs="B Lotus"/>
                <w:sz w:val="18"/>
                <w:szCs w:val="18"/>
                <w:rtl/>
              </w:rPr>
            </w:pPr>
            <w:del w:id="14398" w:author="Mehrnazi Boojari" w:date="2019-01-07T10:46:00Z">
              <w:r w:rsidRPr="00E73E3C" w:rsidDel="006A1F1D">
                <w:rPr>
                  <w:rFonts w:ascii="B Lotus" w:eastAsia="Calibri" w:hAnsi="B Lotus" w:cs="B Lotus" w:hint="cs"/>
                  <w:sz w:val="18"/>
                  <w:szCs w:val="18"/>
                  <w:rtl/>
                </w:rPr>
                <w:delText>اجرائی</w:delText>
              </w:r>
            </w:del>
            <w:ins w:id="14399" w:author="Mehrnazi Boojari" w:date="2019-01-07T10:46:00Z">
              <w:r w:rsidR="006A1F1D">
                <w:rPr>
                  <w:rFonts w:ascii="B Lotus" w:eastAsia="Calibri" w:hAnsi="B Lotus" w:cs="B Lotus" w:hint="cs"/>
                  <w:sz w:val="18"/>
                  <w:szCs w:val="18"/>
                  <w:rtl/>
                </w:rPr>
                <w:t>اجرایی</w:t>
              </w:r>
            </w:ins>
          </w:p>
        </w:tc>
        <w:tc>
          <w:tcPr>
            <w:tcW w:w="434" w:type="pct"/>
            <w:vMerge/>
            <w:shd w:val="clear" w:color="auto" w:fill="EDEDED"/>
            <w:vAlign w:val="center"/>
          </w:tcPr>
          <w:p w14:paraId="14CFB691" w14:textId="77777777" w:rsidR="00E91C41" w:rsidRPr="00E73E3C" w:rsidRDefault="00E91C41" w:rsidP="00E91C41">
            <w:pPr>
              <w:bidi/>
              <w:jc w:val="center"/>
              <w:rPr>
                <w:rFonts w:ascii="B Lotus" w:eastAsia="Calibri" w:hAnsi="B Lotus" w:cs="B Lotus"/>
                <w:color w:val="000000"/>
                <w:sz w:val="18"/>
                <w:szCs w:val="18"/>
                <w:rtl/>
              </w:rPr>
            </w:pPr>
          </w:p>
        </w:tc>
        <w:tc>
          <w:tcPr>
            <w:tcW w:w="585" w:type="pct"/>
            <w:shd w:val="clear" w:color="auto" w:fill="EDEDED"/>
            <w:vAlign w:val="center"/>
          </w:tcPr>
          <w:p w14:paraId="7F9B9464"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0E98B79E"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 نظام مهندسی</w:t>
            </w:r>
          </w:p>
          <w:p w14:paraId="13C8E279"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w:t>
            </w:r>
            <w:del w:id="14400" w:author="Mehrnazi Boojari" w:date="2019-01-07T09:46:00Z">
              <w:r w:rsidRPr="00E73E3C" w:rsidDel="006F7CCF">
                <w:rPr>
                  <w:rFonts w:ascii="B Lotus" w:eastAsia="Calibri" w:hAnsi="B Lotus" w:cs="B Lotus" w:hint="cs"/>
                  <w:color w:val="000000"/>
                  <w:sz w:val="18"/>
                  <w:szCs w:val="18"/>
                  <w:rtl/>
                </w:rPr>
                <w:delText xml:space="preserve"> های </w:delText>
              </w:r>
            </w:del>
            <w:ins w:id="14401"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فنی و حرفه</w:t>
            </w:r>
            <w:del w:id="14402" w:author="Mehrnazi Boojari" w:date="2019-01-07T10:41:00Z">
              <w:r w:rsidRPr="00E73E3C" w:rsidDel="006A1F1D">
                <w:rPr>
                  <w:rFonts w:ascii="B Lotus" w:eastAsia="Calibri" w:hAnsi="B Lotus" w:cs="B Lotus" w:hint="cs"/>
                  <w:color w:val="000000"/>
                  <w:sz w:val="18"/>
                  <w:szCs w:val="18"/>
                  <w:rtl/>
                </w:rPr>
                <w:delText xml:space="preserve"> ای </w:delText>
              </w:r>
            </w:del>
            <w:ins w:id="14403" w:author="Mehrnazi Boojari" w:date="2019-01-07T10:41:00Z">
              <w:r w:rsidR="006A1F1D">
                <w:rPr>
                  <w:rFonts w:ascii="B Lotus" w:eastAsia="Calibri" w:hAnsi="B Lotus" w:cs="B Lotus" w:hint="cs"/>
                  <w:color w:val="000000"/>
                  <w:sz w:val="18"/>
                  <w:szCs w:val="18"/>
                  <w:rtl/>
                </w:rPr>
                <w:t xml:space="preserve">‌ای </w:t>
              </w:r>
            </w:ins>
            <w:r w:rsidRPr="00E73E3C">
              <w:rPr>
                <w:rFonts w:ascii="B Lotus" w:eastAsia="Calibri" w:hAnsi="B Lotus" w:cs="B Lotus" w:hint="cs"/>
                <w:color w:val="000000"/>
                <w:sz w:val="18"/>
                <w:szCs w:val="18"/>
                <w:rtl/>
              </w:rPr>
              <w:t>در کشور</w:t>
            </w:r>
          </w:p>
        </w:tc>
        <w:tc>
          <w:tcPr>
            <w:tcW w:w="1576" w:type="pct"/>
            <w:vMerge/>
            <w:shd w:val="clear" w:color="auto" w:fill="EDEDED"/>
            <w:vAlign w:val="center"/>
          </w:tcPr>
          <w:p w14:paraId="1CA4E6AB" w14:textId="77777777" w:rsidR="00E91C41" w:rsidRPr="00E73E3C" w:rsidRDefault="00E91C41" w:rsidP="00E91C41">
            <w:pPr>
              <w:bidi/>
              <w:jc w:val="center"/>
              <w:rPr>
                <w:rFonts w:ascii="B Lotus" w:eastAsia="Calibri" w:hAnsi="B Lotus" w:cs="B Lotus"/>
                <w:color w:val="000000"/>
                <w:sz w:val="18"/>
                <w:szCs w:val="18"/>
              </w:rPr>
            </w:pPr>
          </w:p>
        </w:tc>
      </w:tr>
      <w:tr w:rsidR="00E91C41" w:rsidRPr="00E73E3C" w14:paraId="63EE55D1" w14:textId="77777777" w:rsidTr="00E73E3C">
        <w:trPr>
          <w:trHeight w:val="375"/>
          <w:jc w:val="center"/>
        </w:trPr>
        <w:tc>
          <w:tcPr>
            <w:tcW w:w="659" w:type="pct"/>
            <w:vMerge/>
            <w:shd w:val="clear" w:color="auto" w:fill="EDEDED"/>
            <w:vAlign w:val="center"/>
          </w:tcPr>
          <w:p w14:paraId="00BC18D3"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FFF2CC"/>
            <w:vAlign w:val="center"/>
          </w:tcPr>
          <w:p w14:paraId="4B10F90B"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shd w:val="clear" w:color="auto" w:fill="EDEDED"/>
            <w:vAlign w:val="center"/>
          </w:tcPr>
          <w:p w14:paraId="652F0325" w14:textId="77777777" w:rsidR="00E91C41" w:rsidRPr="00E73E3C" w:rsidRDefault="00E91C41" w:rsidP="00AD29F8">
            <w:pPr>
              <w:bidi/>
              <w:jc w:val="center"/>
              <w:rPr>
                <w:rFonts w:ascii="B Lotus" w:eastAsia="Calibri" w:hAnsi="B Lotus" w:cs="B Lotus"/>
                <w:sz w:val="18"/>
                <w:szCs w:val="18"/>
                <w:rtl/>
              </w:rPr>
            </w:pPr>
            <w:r w:rsidRPr="00E73E3C">
              <w:rPr>
                <w:rFonts w:ascii="B Lotus" w:eastAsia="Calibri" w:hAnsi="B Lotus" w:cs="B Lotus" w:hint="cs"/>
                <w:sz w:val="18"/>
                <w:szCs w:val="18"/>
                <w:rtl/>
              </w:rPr>
              <w:t>هزینه</w:t>
            </w:r>
            <w:del w:id="14404" w:author="Mehrnazi Boojari" w:date="2019-01-07T09:46:00Z">
              <w:r w:rsidRPr="00E73E3C" w:rsidDel="006F7CCF">
                <w:rPr>
                  <w:rFonts w:ascii="B Lotus" w:eastAsia="Calibri" w:hAnsi="B Lotus" w:cs="B Lotus" w:hint="cs"/>
                  <w:sz w:val="18"/>
                  <w:szCs w:val="18"/>
                  <w:rtl/>
                </w:rPr>
                <w:delText xml:space="preserve"> های </w:delText>
              </w:r>
            </w:del>
            <w:ins w:id="14405" w:author="Mehrnazi Boojari" w:date="2019-01-07T09:46:00Z">
              <w:r w:rsidR="006F7CCF">
                <w:rPr>
                  <w:rFonts w:ascii="B Lotus" w:eastAsia="Calibri" w:hAnsi="B Lotus" w:cs="B Lotus" w:hint="cs"/>
                  <w:sz w:val="18"/>
                  <w:szCs w:val="18"/>
                  <w:rtl/>
                </w:rPr>
                <w:t xml:space="preserve">‌های </w:t>
              </w:r>
            </w:ins>
            <w:del w:id="14406" w:author="Mehrnazi Boojari" w:date="2019-01-13T08:52:00Z">
              <w:r w:rsidRPr="00E73E3C" w:rsidDel="00AD29F8">
                <w:rPr>
                  <w:rFonts w:ascii="B Lotus" w:eastAsia="Calibri" w:hAnsi="B Lotus" w:cs="B Lotus" w:hint="cs"/>
                  <w:sz w:val="18"/>
                  <w:szCs w:val="18"/>
                  <w:rtl/>
                </w:rPr>
                <w:delText xml:space="preserve">بالای </w:delText>
              </w:r>
            </w:del>
            <w:ins w:id="14407" w:author="Mehrnazi Boojari" w:date="2019-01-13T08:52:00Z">
              <w:r w:rsidR="00AD29F8">
                <w:rPr>
                  <w:rFonts w:ascii="B Lotus" w:eastAsia="Calibri" w:hAnsi="B Lotus" w:cs="B Lotus" w:hint="cs"/>
                  <w:sz w:val="18"/>
                  <w:szCs w:val="18"/>
                  <w:rtl/>
                </w:rPr>
                <w:t>زیاد</w:t>
              </w:r>
              <w:r w:rsidR="00AD29F8" w:rsidRPr="00E73E3C">
                <w:rPr>
                  <w:rFonts w:ascii="B Lotus" w:eastAsia="Calibri" w:hAnsi="B Lotus" w:cs="B Lotus" w:hint="cs"/>
                  <w:sz w:val="18"/>
                  <w:szCs w:val="18"/>
                  <w:rtl/>
                </w:rPr>
                <w:t xml:space="preserve"> </w:t>
              </w:r>
            </w:ins>
            <w:del w:id="14408" w:author="Mehrnazi Boojari" w:date="2019-01-07T22:28:00Z">
              <w:r w:rsidRPr="00E73E3C" w:rsidDel="00051F26">
                <w:rPr>
                  <w:rFonts w:ascii="B Lotus" w:eastAsia="Calibri" w:hAnsi="B Lotus" w:cs="B Lotus" w:hint="cs"/>
                  <w:sz w:val="18"/>
                  <w:szCs w:val="18"/>
                  <w:rtl/>
                </w:rPr>
                <w:delText>ساخت وساز</w:delText>
              </w:r>
            </w:del>
            <w:ins w:id="14409" w:author="Mehrnazi Boojari" w:date="2019-01-07T22:28:00Z">
              <w:r w:rsidR="00051F26">
                <w:rPr>
                  <w:rFonts w:ascii="B Lotus" w:eastAsia="Calibri" w:hAnsi="B Lotus" w:cs="B Lotus" w:hint="cs"/>
                  <w:sz w:val="18"/>
                  <w:szCs w:val="18"/>
                  <w:rtl/>
                </w:rPr>
                <w:t>ساخت</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و</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ساز</w:t>
              </w:r>
            </w:ins>
            <w:r w:rsidRPr="00E73E3C">
              <w:rPr>
                <w:rFonts w:ascii="B Lotus" w:eastAsia="Calibri" w:hAnsi="B Lotus" w:cs="B Lotus" w:hint="cs"/>
                <w:sz w:val="18"/>
                <w:szCs w:val="18"/>
                <w:rtl/>
              </w:rPr>
              <w:t xml:space="preserve"> </w:t>
            </w:r>
            <w:del w:id="14410" w:author="Mehrnazi Boojari" w:date="2019-01-10T01:06:00Z">
              <w:r w:rsidRPr="00E73E3C" w:rsidDel="00647583">
                <w:rPr>
                  <w:rFonts w:ascii="B Lotus" w:eastAsia="Calibri" w:hAnsi="B Lotus" w:cs="B Lotus" w:hint="cs"/>
                  <w:sz w:val="18"/>
                  <w:szCs w:val="18"/>
                  <w:rtl/>
                </w:rPr>
                <w:delText>مبتنی بر</w:delText>
              </w:r>
            </w:del>
            <w:ins w:id="14411" w:author="Mehrnazi Boojari" w:date="2019-01-10T01:06:00Z">
              <w:r w:rsidR="00647583">
                <w:rPr>
                  <w:rFonts w:ascii="B Lotus" w:eastAsia="Calibri" w:hAnsi="B Lotus" w:cs="B Lotus" w:hint="cs"/>
                  <w:sz w:val="18"/>
                  <w:szCs w:val="18"/>
                  <w:rtl/>
                </w:rPr>
                <w:t>مبتنی</w:t>
              </w:r>
              <w:r w:rsidR="00647583">
                <w:rPr>
                  <w:rFonts w:ascii="Times New Roman" w:eastAsia="Calibri" w:hAnsi="Times New Roman" w:cs="Times New Roman" w:hint="cs"/>
                  <w:sz w:val="18"/>
                  <w:szCs w:val="18"/>
                  <w:rtl/>
                </w:rPr>
                <w:t> </w:t>
              </w:r>
              <w:r w:rsidR="00647583">
                <w:rPr>
                  <w:rFonts w:ascii="B Lotus" w:eastAsia="Calibri" w:hAnsi="B Lotus" w:cs="B Lotus" w:hint="cs"/>
                  <w:sz w:val="18"/>
                  <w:szCs w:val="18"/>
                  <w:rtl/>
                </w:rPr>
                <w:t>بر</w:t>
              </w:r>
            </w:ins>
            <w:r w:rsidRPr="00E73E3C">
              <w:rPr>
                <w:rFonts w:ascii="B Lotus" w:eastAsia="Calibri" w:hAnsi="B Lotus" w:cs="B Lotus" w:hint="cs"/>
                <w:sz w:val="18"/>
                <w:szCs w:val="18"/>
                <w:rtl/>
              </w:rPr>
              <w:t xml:space="preserve"> اقلیم و بوم منطقه</w:t>
            </w:r>
          </w:p>
        </w:tc>
        <w:tc>
          <w:tcPr>
            <w:tcW w:w="282" w:type="pct"/>
            <w:vMerge w:val="restart"/>
            <w:shd w:val="clear" w:color="auto" w:fill="EDEDED"/>
            <w:vAlign w:val="center"/>
          </w:tcPr>
          <w:p w14:paraId="57989A2D"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0.06</w:t>
            </w:r>
          </w:p>
        </w:tc>
        <w:tc>
          <w:tcPr>
            <w:tcW w:w="455" w:type="pct"/>
            <w:shd w:val="clear" w:color="auto" w:fill="EDEDED"/>
            <w:vAlign w:val="center"/>
          </w:tcPr>
          <w:p w14:paraId="145F943B" w14:textId="77777777" w:rsidR="00E91C41" w:rsidRPr="00E73E3C" w:rsidRDefault="00E91C41" w:rsidP="00E91C41">
            <w:pPr>
              <w:bidi/>
              <w:jc w:val="center"/>
              <w:rPr>
                <w:rFonts w:ascii="B Lotus" w:eastAsia="Calibri" w:hAnsi="B Lotus" w:cs="B Lotus"/>
                <w:sz w:val="18"/>
                <w:szCs w:val="18"/>
                <w:rtl/>
              </w:rPr>
            </w:pPr>
            <w:del w:id="14412" w:author="Mehrnazi Boojari" w:date="2019-01-13T07:10:00Z">
              <w:r w:rsidRPr="00E73E3C" w:rsidDel="002E51AF">
                <w:rPr>
                  <w:rFonts w:ascii="B Lotus" w:eastAsia="Calibri" w:hAnsi="B Lotus" w:cs="B Lotus" w:hint="cs"/>
                  <w:sz w:val="18"/>
                  <w:szCs w:val="18"/>
                  <w:rtl/>
                </w:rPr>
                <w:delText>برنامه ریزی</w:delText>
              </w:r>
            </w:del>
            <w:ins w:id="14413" w:author="Mehrnazi Boojari" w:date="2019-01-13T07:10:00Z">
              <w:r w:rsidR="002E51AF">
                <w:rPr>
                  <w:rFonts w:ascii="B Lotus" w:eastAsia="Calibri" w:hAnsi="B Lotus" w:cs="B Lotus" w:hint="cs"/>
                  <w:sz w:val="18"/>
                  <w:szCs w:val="18"/>
                  <w:rtl/>
                </w:rPr>
                <w:t>برنامه‌ریزی</w:t>
              </w:r>
            </w:ins>
          </w:p>
        </w:tc>
        <w:tc>
          <w:tcPr>
            <w:tcW w:w="434" w:type="pct"/>
            <w:vMerge w:val="restart"/>
            <w:shd w:val="clear" w:color="auto" w:fill="EDEDED"/>
            <w:vAlign w:val="center"/>
          </w:tcPr>
          <w:p w14:paraId="31C653C8"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vMerge w:val="restart"/>
            <w:shd w:val="clear" w:color="auto" w:fill="EDEDED"/>
            <w:vAlign w:val="center"/>
          </w:tcPr>
          <w:p w14:paraId="2088E9EA"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3F8269B5"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مستضعفان</w:t>
            </w:r>
          </w:p>
          <w:p w14:paraId="091E2B56"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سازمان ملی مراتع و جنگلداری</w:t>
            </w:r>
          </w:p>
        </w:tc>
        <w:tc>
          <w:tcPr>
            <w:tcW w:w="1576" w:type="pct"/>
            <w:vMerge w:val="restart"/>
            <w:shd w:val="clear" w:color="auto" w:fill="EDEDED"/>
            <w:vAlign w:val="center"/>
          </w:tcPr>
          <w:p w14:paraId="657128E7"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1 سیاست</w:t>
            </w:r>
            <w:del w:id="14414" w:author="Mehrnazi Boojari" w:date="2019-01-07T09:46:00Z">
              <w:r w:rsidRPr="00E73E3C" w:rsidDel="006F7CCF">
                <w:rPr>
                  <w:rFonts w:ascii="B Lotus" w:eastAsia="Calibri" w:hAnsi="B Lotus" w:cs="B Lotus" w:hint="cs"/>
                  <w:color w:val="000000"/>
                  <w:sz w:val="18"/>
                  <w:szCs w:val="18"/>
                  <w:rtl/>
                </w:rPr>
                <w:delText xml:space="preserve"> های </w:delText>
              </w:r>
            </w:del>
            <w:ins w:id="14415"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413B1BA1" w14:textId="77777777" w:rsidR="00E91C41" w:rsidRPr="00E73E3C" w:rsidRDefault="00E91C41" w:rsidP="00E91C41">
            <w:pPr>
              <w:bidi/>
              <w:jc w:val="center"/>
              <w:rPr>
                <w:rFonts w:ascii="B Lotus" w:eastAsia="Calibri" w:hAnsi="B Lotus" w:cs="B Lotus"/>
                <w:color w:val="000000"/>
                <w:sz w:val="18"/>
                <w:szCs w:val="18"/>
                <w:rtl/>
              </w:rPr>
            </w:pPr>
            <w:del w:id="14416" w:author="Mehrnazi Boojari" w:date="2019-01-08T23:54:00Z">
              <w:r w:rsidRPr="00E73E3C" w:rsidDel="00990020">
                <w:rPr>
                  <w:rFonts w:ascii="B Lotus" w:eastAsia="Calibri" w:hAnsi="B Lotus" w:cs="B Lotus" w:hint="cs"/>
                  <w:color w:val="000000"/>
                  <w:sz w:val="18"/>
                  <w:szCs w:val="18"/>
                  <w:rtl/>
                </w:rPr>
                <w:delText>اساسنامه</w:delText>
              </w:r>
            </w:del>
            <w:ins w:id="14417" w:author="Mehrnazi Boojari" w:date="2019-01-08T23:54:00Z">
              <w:r w:rsidR="00990020">
                <w:rPr>
                  <w:rFonts w:ascii="B Lotus" w:eastAsia="Calibri" w:hAnsi="B Lotus" w:cs="B Lotus" w:hint="cs"/>
                  <w:color w:val="000000"/>
                  <w:sz w:val="18"/>
                  <w:szCs w:val="18"/>
                  <w:rtl/>
                </w:rPr>
                <w:t>اساس‌نامه</w:t>
              </w:r>
            </w:ins>
            <w:r w:rsidRPr="00E73E3C">
              <w:rPr>
                <w:rFonts w:ascii="B Lotus" w:eastAsia="Calibri" w:hAnsi="B Lotus" w:cs="B Lotus" w:hint="cs"/>
                <w:color w:val="000000"/>
                <w:sz w:val="18"/>
                <w:szCs w:val="18"/>
                <w:rtl/>
              </w:rPr>
              <w:t xml:space="preserve"> بنیاد مسکن مصوب 1366</w:t>
            </w:r>
          </w:p>
          <w:p w14:paraId="139FD70B" w14:textId="77777777" w:rsidR="00E91C41" w:rsidRPr="00E73E3C" w:rsidRDefault="00E91C41" w:rsidP="00612198">
            <w:pPr>
              <w:bidi/>
              <w:jc w:val="center"/>
              <w:rPr>
                <w:rFonts w:ascii="B Lotus" w:eastAsia="Calibri" w:hAnsi="B Lotus" w:cs="B Lotus"/>
                <w:color w:val="000000"/>
                <w:sz w:val="18"/>
                <w:szCs w:val="18"/>
                <w:rtl/>
              </w:rPr>
            </w:pPr>
            <w:r w:rsidRPr="00E73E3C">
              <w:rPr>
                <w:rFonts w:ascii="B Lotus" w:eastAsia="Calibri" w:hAnsi="B Lotus" w:cs="B Lotus"/>
                <w:color w:val="000000"/>
                <w:sz w:val="18"/>
                <w:szCs w:val="18"/>
                <w:rtl/>
              </w:rPr>
              <w:t>قانون تهيه مسكن براي افراد كم</w:t>
            </w:r>
            <w:ins w:id="14418" w:author="Mehrnazi Boojari" w:date="2019-01-13T09:03:00Z">
              <w:r w:rsidR="00612198">
                <w:rPr>
                  <w:rFonts w:ascii="B Lotus" w:eastAsia="Calibri" w:hAnsi="B Lotus" w:cs="B Nazanin" w:hint="cs"/>
                  <w:color w:val="000000"/>
                  <w:sz w:val="18"/>
                  <w:szCs w:val="18"/>
                  <w:rtl/>
                </w:rPr>
                <w:t>‌</w:t>
              </w:r>
            </w:ins>
            <w:del w:id="14419" w:author="Mehrnazi Boojari" w:date="2019-01-13T09:03:00Z">
              <w:r w:rsidRPr="00E73E3C" w:rsidDel="00612198">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درآمد‌‌‌</w:t>
            </w:r>
            <w:r w:rsidRPr="00E73E3C">
              <w:rPr>
                <w:rFonts w:ascii="Times New Roman" w:eastAsia="Calibri" w:hAnsi="Times New Roman" w:cs="Times New Roman" w:hint="cs"/>
                <w:color w:val="000000"/>
                <w:sz w:val="18"/>
                <w:szCs w:val="18"/>
                <w:rtl/>
              </w:rPr>
              <w:t>​</w:t>
            </w:r>
            <w:r w:rsidRPr="00E73E3C">
              <w:rPr>
                <w:rFonts w:ascii="B Lotus" w:eastAsia="Calibri" w:hAnsi="B Lotus" w:cs="B Lotus" w:hint="cs"/>
                <w:color w:val="000000"/>
                <w:sz w:val="18"/>
                <w:szCs w:val="18"/>
                <w:rtl/>
              </w:rPr>
              <w:t xml:space="preserve"> 6/7/1372</w:t>
            </w:r>
          </w:p>
          <w:p w14:paraId="76097585" w14:textId="77777777" w:rsidR="00E91C41" w:rsidRPr="00E73E3C" w:rsidRDefault="00E91C41" w:rsidP="00612198">
            <w:pPr>
              <w:bidi/>
              <w:jc w:val="center"/>
              <w:rPr>
                <w:rFonts w:ascii="B Lotus" w:eastAsia="Calibri" w:hAnsi="B Lotus" w:cs="B Lotus"/>
                <w:color w:val="000000"/>
                <w:sz w:val="18"/>
                <w:szCs w:val="18"/>
              </w:rPr>
            </w:pPr>
            <w:r w:rsidRPr="00E73E3C">
              <w:rPr>
                <w:rFonts w:ascii="B Lotus" w:eastAsia="Calibri" w:hAnsi="B Lotus" w:cs="B Lotus"/>
                <w:color w:val="000000"/>
                <w:sz w:val="18"/>
                <w:szCs w:val="18"/>
                <w:rtl/>
              </w:rPr>
              <w:t>آيين</w:t>
            </w:r>
            <w:ins w:id="14420" w:author="Mehrnazi Boojari" w:date="2019-01-13T09:03:00Z">
              <w:r w:rsidR="00612198">
                <w:rPr>
                  <w:rFonts w:ascii="B Lotus" w:eastAsia="Calibri" w:hAnsi="B Lotus" w:cs="B Nazanin" w:hint="cs"/>
                  <w:color w:val="000000"/>
                  <w:sz w:val="18"/>
                  <w:szCs w:val="18"/>
                  <w:rtl/>
                </w:rPr>
                <w:t>‌</w:t>
              </w:r>
            </w:ins>
            <w:del w:id="14421" w:author="Mehrnazi Boojari" w:date="2019-01-13T09:03:00Z">
              <w:r w:rsidRPr="00E73E3C" w:rsidDel="00612198">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نامه اجرايي تهيه، تفكيك و واگذاري زمين در روستاها</w:t>
            </w:r>
            <w:ins w:id="14422" w:author="Mehrnazi Boojari" w:date="2019-01-13T09:04:00Z">
              <w:r w:rsidR="00612198">
                <w:rPr>
                  <w:rFonts w:ascii="B Lotus" w:eastAsia="Calibri" w:hAnsi="B Lotus" w:cs="B Lotus" w:hint="cs"/>
                  <w:color w:val="000000"/>
                  <w:sz w:val="18"/>
                  <w:szCs w:val="18"/>
                  <w:rtl/>
                </w:rPr>
                <w:t xml:space="preserve"> </w:t>
              </w:r>
            </w:ins>
            <w:del w:id="14423" w:author="Mehrnazi Boojari" w:date="2019-01-13T09:03:00Z">
              <w:r w:rsidRPr="00E73E3C" w:rsidDel="00612198">
                <w:rPr>
                  <w:rFonts w:ascii="B Lotus" w:eastAsia="Calibri" w:hAnsi="B Lotus" w:cs="B Lotus"/>
                  <w:color w:val="000000"/>
                  <w:sz w:val="18"/>
                  <w:szCs w:val="18"/>
                </w:rPr>
                <w:delText xml:space="preserve">30/6/1383 </w:delText>
              </w:r>
            </w:del>
            <w:ins w:id="14424" w:author="Mehrnazi Boojari" w:date="2019-01-13T09:03:00Z">
              <w:r w:rsidR="00612198">
                <w:rPr>
                  <w:rFonts w:ascii="B Lotus" w:eastAsia="Calibri" w:hAnsi="B Lotus" w:cs="B Lotus" w:hint="cs"/>
                  <w:color w:val="000000"/>
                  <w:sz w:val="18"/>
                  <w:szCs w:val="18"/>
                  <w:rtl/>
                </w:rPr>
                <w:t xml:space="preserve">30/6/1383 </w:t>
              </w:r>
            </w:ins>
            <w:r w:rsidRPr="00E73E3C">
              <w:rPr>
                <w:rFonts w:ascii="B Lotus" w:eastAsia="Calibri" w:hAnsi="B Lotus" w:cs="B Lotus"/>
                <w:color w:val="000000"/>
                <w:sz w:val="18"/>
                <w:szCs w:val="18"/>
                <w:rtl/>
              </w:rPr>
              <w:t>شوراي مركزي بنياد مسكن انقلاب اسلامي</w:t>
            </w:r>
          </w:p>
        </w:tc>
      </w:tr>
      <w:tr w:rsidR="00E91C41" w:rsidRPr="00E73E3C" w14:paraId="0F0619C2" w14:textId="77777777" w:rsidTr="00E73E3C">
        <w:trPr>
          <w:trHeight w:val="280"/>
          <w:jc w:val="center"/>
        </w:trPr>
        <w:tc>
          <w:tcPr>
            <w:tcW w:w="659" w:type="pct"/>
            <w:vMerge/>
            <w:shd w:val="clear" w:color="auto" w:fill="EDEDED"/>
            <w:vAlign w:val="center"/>
          </w:tcPr>
          <w:p w14:paraId="495F1F59"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FFF2CC"/>
            <w:vAlign w:val="center"/>
          </w:tcPr>
          <w:p w14:paraId="61426CCD"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shd w:val="clear" w:color="auto" w:fill="EDEDED"/>
            <w:vAlign w:val="center"/>
          </w:tcPr>
          <w:p w14:paraId="4C54DBA6"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6E7B4DB6"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0B613A3A" w14:textId="77777777" w:rsidR="00E91C41" w:rsidRPr="00E73E3C" w:rsidRDefault="00E91C41" w:rsidP="00E91C41">
            <w:pPr>
              <w:bidi/>
              <w:jc w:val="center"/>
              <w:rPr>
                <w:rFonts w:ascii="B Lotus" w:eastAsia="Calibri" w:hAnsi="B Lotus" w:cs="B Lotus"/>
                <w:sz w:val="18"/>
                <w:szCs w:val="18"/>
                <w:rtl/>
              </w:rPr>
            </w:pPr>
            <w:del w:id="14425" w:author="Mehrnazi Boojari" w:date="2019-01-07T10:46:00Z">
              <w:r w:rsidRPr="00E73E3C" w:rsidDel="006A1F1D">
                <w:rPr>
                  <w:rFonts w:ascii="B Lotus" w:eastAsia="Calibri" w:hAnsi="B Lotus" w:cs="B Lotus" w:hint="cs"/>
                  <w:sz w:val="18"/>
                  <w:szCs w:val="18"/>
                  <w:rtl/>
                </w:rPr>
                <w:delText>اجرائی</w:delText>
              </w:r>
            </w:del>
            <w:ins w:id="14426" w:author="Mehrnazi Boojari" w:date="2019-01-07T10:46:00Z">
              <w:r w:rsidR="006A1F1D">
                <w:rPr>
                  <w:rFonts w:ascii="B Lotus" w:eastAsia="Calibri" w:hAnsi="B Lotus" w:cs="B Lotus" w:hint="cs"/>
                  <w:sz w:val="18"/>
                  <w:szCs w:val="18"/>
                  <w:rtl/>
                </w:rPr>
                <w:t>اجرایی</w:t>
              </w:r>
            </w:ins>
          </w:p>
        </w:tc>
        <w:tc>
          <w:tcPr>
            <w:tcW w:w="434" w:type="pct"/>
            <w:vMerge/>
            <w:shd w:val="clear" w:color="auto" w:fill="EDEDED"/>
            <w:vAlign w:val="center"/>
          </w:tcPr>
          <w:p w14:paraId="2C038755" w14:textId="77777777" w:rsidR="00E91C41" w:rsidRPr="00E73E3C" w:rsidRDefault="00E91C41" w:rsidP="00E91C41">
            <w:pPr>
              <w:bidi/>
              <w:jc w:val="center"/>
              <w:rPr>
                <w:rFonts w:ascii="B Lotus" w:eastAsia="Calibri" w:hAnsi="B Lotus" w:cs="B Lotus"/>
                <w:color w:val="000000"/>
                <w:sz w:val="18"/>
                <w:szCs w:val="18"/>
                <w:rtl/>
              </w:rPr>
            </w:pPr>
          </w:p>
        </w:tc>
        <w:tc>
          <w:tcPr>
            <w:tcW w:w="585" w:type="pct"/>
            <w:vMerge/>
            <w:shd w:val="clear" w:color="auto" w:fill="EDEDED"/>
            <w:vAlign w:val="center"/>
          </w:tcPr>
          <w:p w14:paraId="1E6B8D91" w14:textId="77777777" w:rsidR="00E91C41" w:rsidRPr="00E73E3C" w:rsidRDefault="00E91C41" w:rsidP="00E91C41">
            <w:pPr>
              <w:bidi/>
              <w:jc w:val="center"/>
              <w:rPr>
                <w:rFonts w:ascii="B Lotus" w:eastAsia="Calibri" w:hAnsi="B Lotus" w:cs="B Lotus"/>
                <w:color w:val="000000"/>
                <w:sz w:val="18"/>
                <w:szCs w:val="18"/>
                <w:rtl/>
              </w:rPr>
            </w:pPr>
          </w:p>
        </w:tc>
        <w:tc>
          <w:tcPr>
            <w:tcW w:w="1576" w:type="pct"/>
            <w:vMerge/>
            <w:shd w:val="clear" w:color="auto" w:fill="EDEDED"/>
            <w:vAlign w:val="center"/>
          </w:tcPr>
          <w:p w14:paraId="1F22A44E" w14:textId="77777777" w:rsidR="00E91C41" w:rsidRPr="00E73E3C" w:rsidRDefault="00E91C41" w:rsidP="00E91C41">
            <w:pPr>
              <w:bidi/>
              <w:jc w:val="center"/>
              <w:rPr>
                <w:rFonts w:ascii="B Lotus" w:eastAsia="Calibri" w:hAnsi="B Lotus" w:cs="B Lotus"/>
                <w:color w:val="000000"/>
                <w:sz w:val="18"/>
                <w:szCs w:val="18"/>
              </w:rPr>
            </w:pPr>
          </w:p>
        </w:tc>
      </w:tr>
      <w:tr w:rsidR="00E91C41" w:rsidRPr="00E73E3C" w14:paraId="1B8FC435" w14:textId="77777777" w:rsidTr="00E73E3C">
        <w:trPr>
          <w:trHeight w:val="750"/>
          <w:jc w:val="center"/>
        </w:trPr>
        <w:tc>
          <w:tcPr>
            <w:tcW w:w="659" w:type="pct"/>
            <w:vMerge w:val="restart"/>
            <w:vAlign w:val="center"/>
          </w:tcPr>
          <w:p w14:paraId="7816DDA6"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عدم ساخت مساکن </w:t>
            </w:r>
            <w:del w:id="14427" w:author="Mehrnazi Boojari" w:date="2019-01-07T10:03:00Z">
              <w:r w:rsidRPr="00E73E3C" w:rsidDel="00A31D6F">
                <w:rPr>
                  <w:rFonts w:ascii="B Lotus" w:eastAsia="Calibri" w:hAnsi="B Lotus" w:cs="B Lotus" w:hint="cs"/>
                  <w:sz w:val="18"/>
                  <w:szCs w:val="18"/>
                  <w:rtl/>
                </w:rPr>
                <w:delText>روستائی</w:delText>
              </w:r>
            </w:del>
            <w:ins w:id="14428" w:author="Mehrnazi Boojari" w:date="2019-01-07T10:03:00Z">
              <w:r w:rsidR="00A31D6F">
                <w:rPr>
                  <w:rFonts w:ascii="B Lotus" w:eastAsia="Calibri" w:hAnsi="B Lotus" w:cs="B Lotus" w:hint="cs"/>
                  <w:sz w:val="18"/>
                  <w:szCs w:val="18"/>
                  <w:rtl/>
                </w:rPr>
                <w:t>روستایی</w:t>
              </w:r>
            </w:ins>
            <w:r w:rsidRPr="00E73E3C">
              <w:rPr>
                <w:rFonts w:ascii="B Lotus" w:eastAsia="Calibri" w:hAnsi="B Lotus" w:cs="B Lotus" w:hint="cs"/>
                <w:sz w:val="18"/>
                <w:szCs w:val="18"/>
                <w:rtl/>
              </w:rPr>
              <w:t xml:space="preserve"> </w:t>
            </w:r>
            <w:del w:id="14429" w:author="Mehrnazi Boojari" w:date="2019-01-07T22:29:00Z">
              <w:r w:rsidRPr="00E73E3C" w:rsidDel="00051F26">
                <w:rPr>
                  <w:rFonts w:ascii="B Lotus" w:eastAsia="Calibri" w:hAnsi="B Lotus" w:cs="B Lotus" w:hint="cs"/>
                  <w:sz w:val="18"/>
                  <w:szCs w:val="18"/>
                  <w:rtl/>
                </w:rPr>
                <w:delText>معیشت محور</w:delText>
              </w:r>
            </w:del>
            <w:ins w:id="14430" w:author="Mehrnazi Boojari" w:date="2019-01-07T22:29:00Z">
              <w:r w:rsidR="00051F26">
                <w:rPr>
                  <w:rFonts w:ascii="B Lotus" w:eastAsia="Calibri" w:hAnsi="B Lotus" w:cs="B Lotus" w:hint="cs"/>
                  <w:sz w:val="18"/>
                  <w:szCs w:val="18"/>
                  <w:rtl/>
                </w:rPr>
                <w:t>معیشت‌محور</w:t>
              </w:r>
            </w:ins>
          </w:p>
        </w:tc>
        <w:tc>
          <w:tcPr>
            <w:tcW w:w="308" w:type="pct"/>
            <w:vMerge w:val="restart"/>
            <w:shd w:val="clear" w:color="auto" w:fill="auto"/>
            <w:vAlign w:val="center"/>
          </w:tcPr>
          <w:p w14:paraId="20420FA9"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0.246</w:t>
            </w:r>
          </w:p>
        </w:tc>
        <w:tc>
          <w:tcPr>
            <w:tcW w:w="700" w:type="pct"/>
            <w:vMerge w:val="restart"/>
            <w:vAlign w:val="center"/>
          </w:tcPr>
          <w:p w14:paraId="215F7EAB" w14:textId="77777777" w:rsidR="00E91C41" w:rsidRPr="00E73E3C" w:rsidRDefault="00E91C41" w:rsidP="00AD29F8">
            <w:pPr>
              <w:bidi/>
              <w:jc w:val="center"/>
              <w:rPr>
                <w:rFonts w:ascii="B Lotus" w:eastAsia="Calibri" w:hAnsi="B Lotus" w:cs="B Lotus"/>
                <w:sz w:val="18"/>
                <w:szCs w:val="18"/>
                <w:rtl/>
              </w:rPr>
            </w:pPr>
            <w:r w:rsidRPr="00E73E3C">
              <w:rPr>
                <w:rFonts w:ascii="B Lotus" w:eastAsia="Calibri" w:hAnsi="B Lotus" w:cs="B Lotus" w:hint="cs"/>
                <w:sz w:val="18"/>
                <w:szCs w:val="18"/>
                <w:rtl/>
              </w:rPr>
              <w:t>نفوذ فرهنگ شهرنشینی به روستاها و</w:t>
            </w:r>
            <w:del w:id="14431" w:author="Mehrnazi Boojari" w:date="2019-01-12T23:20:00Z">
              <w:r w:rsidRPr="00E73E3C" w:rsidDel="000806BA">
                <w:rPr>
                  <w:rFonts w:ascii="B Lotus" w:eastAsia="Calibri" w:hAnsi="B Lotus" w:cs="B Lotus" w:hint="cs"/>
                  <w:sz w:val="18"/>
                  <w:szCs w:val="18"/>
                  <w:rtl/>
                </w:rPr>
                <w:delText xml:space="preserve"> به تبع </w:delText>
              </w:r>
            </w:del>
            <w:ins w:id="14432" w:author="Mehrnazi Boojari" w:date="2019-01-12T23:20:00Z">
              <w:r w:rsidR="000806BA">
                <w:rPr>
                  <w:rFonts w:ascii="B Lotus" w:eastAsia="Calibri" w:hAnsi="B Lotus" w:cs="B Lotus" w:hint="cs"/>
                  <w:sz w:val="18"/>
                  <w:szCs w:val="18"/>
                  <w:rtl/>
                </w:rPr>
                <w:t xml:space="preserve"> به‌تبع </w:t>
              </w:r>
            </w:ins>
            <w:r w:rsidRPr="00E73E3C">
              <w:rPr>
                <w:rFonts w:ascii="B Lotus" w:eastAsia="Calibri" w:hAnsi="B Lotus" w:cs="B Lotus" w:hint="cs"/>
                <w:sz w:val="18"/>
                <w:szCs w:val="18"/>
                <w:rtl/>
              </w:rPr>
              <w:t xml:space="preserve">ساخت مساکن روستایی </w:t>
            </w:r>
            <w:del w:id="14433" w:author="Mehrnazi Boojari" w:date="2019-01-13T08:52:00Z">
              <w:r w:rsidRPr="00E73E3C" w:rsidDel="00AD29F8">
                <w:rPr>
                  <w:rFonts w:ascii="B Lotus" w:eastAsia="Calibri" w:hAnsi="B Lotus" w:cs="B Lotus" w:hint="cs"/>
                  <w:sz w:val="18"/>
                  <w:szCs w:val="18"/>
                  <w:rtl/>
                </w:rPr>
                <w:delText xml:space="preserve">به </w:delText>
              </w:r>
            </w:del>
            <w:r w:rsidRPr="00E73E3C">
              <w:rPr>
                <w:rFonts w:ascii="B Lotus" w:eastAsia="Calibri" w:hAnsi="B Lotus" w:cs="B Lotus" w:hint="cs"/>
                <w:sz w:val="18"/>
                <w:szCs w:val="18"/>
                <w:rtl/>
              </w:rPr>
              <w:t>مشابه مساکن شهری و حذف فضاهای معیشتی</w:t>
            </w:r>
          </w:p>
        </w:tc>
        <w:tc>
          <w:tcPr>
            <w:tcW w:w="282" w:type="pct"/>
            <w:vMerge w:val="restart"/>
            <w:vAlign w:val="center"/>
          </w:tcPr>
          <w:p w14:paraId="678B2968"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0.43</w:t>
            </w:r>
          </w:p>
        </w:tc>
        <w:tc>
          <w:tcPr>
            <w:tcW w:w="455" w:type="pct"/>
            <w:vAlign w:val="center"/>
          </w:tcPr>
          <w:p w14:paraId="60C058F7" w14:textId="77777777" w:rsidR="00E91C41" w:rsidRPr="00E73E3C" w:rsidRDefault="00E91C41" w:rsidP="00E91C41">
            <w:pPr>
              <w:bidi/>
              <w:jc w:val="center"/>
              <w:rPr>
                <w:rFonts w:ascii="B Lotus" w:eastAsia="Calibri" w:hAnsi="B Lotus" w:cs="B Lotus"/>
                <w:sz w:val="18"/>
                <w:szCs w:val="18"/>
                <w:rtl/>
              </w:rPr>
            </w:pPr>
            <w:del w:id="14434" w:author="Mehrnazi Boojari" w:date="2019-01-13T07:10:00Z">
              <w:r w:rsidRPr="00E73E3C" w:rsidDel="002E51AF">
                <w:rPr>
                  <w:rFonts w:ascii="B Lotus" w:eastAsia="Calibri" w:hAnsi="B Lotus" w:cs="B Lotus" w:hint="cs"/>
                  <w:sz w:val="18"/>
                  <w:szCs w:val="18"/>
                  <w:rtl/>
                </w:rPr>
                <w:delText>برنامه ریزی</w:delText>
              </w:r>
            </w:del>
            <w:ins w:id="14435" w:author="Mehrnazi Boojari" w:date="2019-01-13T07:10:00Z">
              <w:r w:rsidR="002E51AF">
                <w:rPr>
                  <w:rFonts w:ascii="B Lotus" w:eastAsia="Calibri" w:hAnsi="B Lotus" w:cs="B Lotus" w:hint="cs"/>
                  <w:sz w:val="18"/>
                  <w:szCs w:val="18"/>
                  <w:rtl/>
                </w:rPr>
                <w:t>برنامه‌ریزی</w:t>
              </w:r>
            </w:ins>
          </w:p>
        </w:tc>
        <w:tc>
          <w:tcPr>
            <w:tcW w:w="434" w:type="pct"/>
            <w:vMerge w:val="restart"/>
            <w:vAlign w:val="center"/>
          </w:tcPr>
          <w:p w14:paraId="4E21E1EF"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فرهنگی</w:t>
            </w:r>
          </w:p>
        </w:tc>
        <w:tc>
          <w:tcPr>
            <w:tcW w:w="585" w:type="pct"/>
            <w:vAlign w:val="center"/>
          </w:tcPr>
          <w:p w14:paraId="04E55E60"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نهادهای متولی فرهنگی</w:t>
            </w:r>
          </w:p>
        </w:tc>
        <w:tc>
          <w:tcPr>
            <w:tcW w:w="1576" w:type="pct"/>
            <w:vMerge w:val="restart"/>
            <w:vAlign w:val="center"/>
          </w:tcPr>
          <w:p w14:paraId="6E624677"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بند 13 سیاست</w:t>
            </w:r>
            <w:del w:id="14436" w:author="Mehrnazi Boojari" w:date="2019-01-07T09:46:00Z">
              <w:r w:rsidRPr="00E73E3C" w:rsidDel="006F7CCF">
                <w:rPr>
                  <w:rFonts w:ascii="B Lotus" w:eastAsia="Calibri" w:hAnsi="B Lotus" w:cs="B Lotus" w:hint="cs"/>
                  <w:color w:val="000000"/>
                  <w:sz w:val="18"/>
                  <w:szCs w:val="18"/>
                  <w:rtl/>
                </w:rPr>
                <w:delText xml:space="preserve"> های </w:delText>
              </w:r>
            </w:del>
            <w:ins w:id="14437"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4B3628E8" w14:textId="77777777" w:rsidR="00E91C41" w:rsidRPr="00E73E3C" w:rsidRDefault="00E91C41" w:rsidP="006C7FE4">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ماد</w:t>
            </w:r>
            <w:del w:id="14438" w:author="Mehrnazi Boojari" w:date="2019-01-13T09:04:00Z">
              <w:r w:rsidRPr="00E73E3C" w:rsidDel="006C7FE4">
                <w:rPr>
                  <w:rFonts w:ascii="B Lotus" w:eastAsia="Calibri" w:hAnsi="B Lotus" w:cs="B Lotus" w:hint="cs"/>
                  <w:color w:val="000000"/>
                  <w:sz w:val="18"/>
                  <w:szCs w:val="18"/>
                  <w:rtl/>
                </w:rPr>
                <w:delText>ه</w:delText>
              </w:r>
            </w:del>
            <w:ins w:id="14439" w:author="Mehrnazi Boojari" w:date="2019-01-13T09:04:00Z">
              <w:r w:rsidR="006C7FE4">
                <w:rPr>
                  <w:rFonts w:ascii="B Lotus" w:eastAsia="Calibri" w:hAnsi="B Lotus" w:cs="B Lotus" w:hint="cs"/>
                  <w:color w:val="000000"/>
                  <w:sz w:val="18"/>
                  <w:szCs w:val="18"/>
                  <w:rtl/>
                </w:rPr>
                <w:t xml:space="preserve">ۀ </w:t>
              </w:r>
            </w:ins>
            <w:r w:rsidRPr="00E73E3C">
              <w:rPr>
                <w:rFonts w:ascii="B Lotus" w:eastAsia="Calibri" w:hAnsi="B Lotus" w:cs="B Lotus" w:hint="cs"/>
                <w:color w:val="000000"/>
                <w:sz w:val="18"/>
                <w:szCs w:val="18"/>
                <w:rtl/>
              </w:rPr>
              <w:t>27</w:t>
            </w:r>
            <w:del w:id="14440" w:author="Mehrnazi Boojari" w:date="2019-01-07T09:59:00Z">
              <w:r w:rsidRPr="00E73E3C" w:rsidDel="00A31D6F">
                <w:rPr>
                  <w:rFonts w:ascii="B Lotus" w:eastAsia="Calibri" w:hAnsi="B Lotus" w:cs="B Lotus" w:hint="cs"/>
                  <w:color w:val="000000"/>
                  <w:sz w:val="18"/>
                  <w:szCs w:val="18"/>
                  <w:rtl/>
                </w:rPr>
                <w:delText xml:space="preserve">  </w:delText>
              </w:r>
            </w:del>
            <w:ins w:id="14441"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77CC38D9" w14:textId="77777777" w:rsidR="00E91C41" w:rsidRPr="00E73E3C" w:rsidRDefault="00E91C41" w:rsidP="006C7FE4">
            <w:pPr>
              <w:bidi/>
              <w:jc w:val="center"/>
              <w:rPr>
                <w:rFonts w:ascii="B Lotus" w:eastAsia="Calibri" w:hAnsi="B Lotus" w:cs="B Lotus"/>
                <w:color w:val="000000"/>
                <w:sz w:val="18"/>
                <w:szCs w:val="18"/>
                <w:rtl/>
              </w:rPr>
            </w:pPr>
            <w:del w:id="14442" w:author="Mehrnazi Boojari" w:date="2019-01-13T09:05:00Z">
              <w:r w:rsidRPr="00E73E3C" w:rsidDel="006C7FE4">
                <w:rPr>
                  <w:rFonts w:ascii="B Lotus" w:eastAsia="Calibri" w:hAnsi="B Lotus" w:cs="B Lotus" w:hint="cs"/>
                  <w:color w:val="000000"/>
                  <w:sz w:val="18"/>
                  <w:szCs w:val="18"/>
                  <w:rtl/>
                </w:rPr>
                <w:delText xml:space="preserve">ماده </w:delText>
              </w:r>
            </w:del>
            <w:ins w:id="14443" w:author="Mehrnazi Boojari" w:date="2019-01-13T09:05:00Z">
              <w:r w:rsidR="006C7FE4" w:rsidRPr="00E73E3C">
                <w:rPr>
                  <w:rFonts w:ascii="B Lotus" w:eastAsia="Calibri" w:hAnsi="B Lotus" w:cs="B Lotus" w:hint="cs"/>
                  <w:color w:val="000000"/>
                  <w:sz w:val="18"/>
                  <w:szCs w:val="18"/>
                  <w:rtl/>
                </w:rPr>
                <w:t>ماد</w:t>
              </w:r>
              <w:r w:rsidR="006C7FE4">
                <w:rPr>
                  <w:rFonts w:ascii="B Lotus" w:eastAsia="Calibri" w:hAnsi="B Lotus" w:cs="B Lotus" w:hint="cs"/>
                  <w:color w:val="000000"/>
                  <w:sz w:val="18"/>
                  <w:szCs w:val="18"/>
                  <w:rtl/>
                </w:rPr>
                <w:t>ۀ</w:t>
              </w:r>
              <w:r w:rsidR="006C7FE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194 برنامه پنجم</w:t>
            </w:r>
          </w:p>
          <w:p w14:paraId="70ADE499" w14:textId="77777777" w:rsidR="00E91C41" w:rsidRPr="00E73E3C" w:rsidRDefault="00E91C41" w:rsidP="006C7FE4">
            <w:pPr>
              <w:bidi/>
              <w:jc w:val="center"/>
              <w:rPr>
                <w:rFonts w:ascii="B Lotus" w:eastAsia="Calibri" w:hAnsi="B Lotus" w:cs="B Lotus"/>
                <w:color w:val="000000"/>
                <w:sz w:val="18"/>
                <w:szCs w:val="18"/>
                <w:rtl/>
              </w:rPr>
            </w:pPr>
            <w:del w:id="14444" w:author="Mehrnazi Boojari" w:date="2019-01-13T09:05:00Z">
              <w:r w:rsidRPr="00E73E3C" w:rsidDel="006C7FE4">
                <w:rPr>
                  <w:rFonts w:ascii="B Lotus" w:eastAsia="Calibri" w:hAnsi="B Lotus" w:cs="B Lotus" w:hint="cs"/>
                  <w:color w:val="000000"/>
                  <w:sz w:val="18"/>
                  <w:szCs w:val="18"/>
                  <w:rtl/>
                </w:rPr>
                <w:delText xml:space="preserve">ماده </w:delText>
              </w:r>
            </w:del>
            <w:ins w:id="14445" w:author="Mehrnazi Boojari" w:date="2019-01-13T09:05:00Z">
              <w:r w:rsidR="006C7FE4" w:rsidRPr="00E73E3C">
                <w:rPr>
                  <w:rFonts w:ascii="B Lotus" w:eastAsia="Calibri" w:hAnsi="B Lotus" w:cs="B Lotus" w:hint="cs"/>
                  <w:color w:val="000000"/>
                  <w:sz w:val="18"/>
                  <w:szCs w:val="18"/>
                  <w:rtl/>
                </w:rPr>
                <w:t>ماد</w:t>
              </w:r>
              <w:r w:rsidR="006C7FE4">
                <w:rPr>
                  <w:rFonts w:ascii="B Lotus" w:eastAsia="Calibri" w:hAnsi="B Lotus" w:cs="B Lotus" w:hint="cs"/>
                  <w:color w:val="000000"/>
                  <w:sz w:val="18"/>
                  <w:szCs w:val="18"/>
                  <w:rtl/>
                </w:rPr>
                <w:t>ۀ</w:t>
              </w:r>
              <w:r w:rsidR="006C7FE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137 برنامه سوم</w:t>
            </w:r>
          </w:p>
          <w:p w14:paraId="5A27C6E1" w14:textId="77777777" w:rsidR="00E91C41" w:rsidRPr="00E73E3C" w:rsidRDefault="00E91C41" w:rsidP="006C7FE4">
            <w:pPr>
              <w:bidi/>
              <w:jc w:val="center"/>
              <w:rPr>
                <w:rFonts w:ascii="B Lotus" w:eastAsia="Calibri" w:hAnsi="B Lotus" w:cs="B Lotus"/>
                <w:color w:val="000000"/>
                <w:sz w:val="18"/>
                <w:szCs w:val="18"/>
                <w:rtl/>
              </w:rPr>
            </w:pPr>
            <w:del w:id="14446" w:author="Mehrnazi Boojari" w:date="2019-01-13T09:05:00Z">
              <w:r w:rsidRPr="00E73E3C" w:rsidDel="006C7FE4">
                <w:rPr>
                  <w:rFonts w:ascii="B Lotus" w:eastAsia="Calibri" w:hAnsi="B Lotus" w:cs="B Lotus" w:hint="cs"/>
                  <w:color w:val="000000"/>
                  <w:sz w:val="18"/>
                  <w:szCs w:val="18"/>
                  <w:rtl/>
                </w:rPr>
                <w:delText xml:space="preserve">ماده </w:delText>
              </w:r>
            </w:del>
            <w:ins w:id="14447" w:author="Mehrnazi Boojari" w:date="2019-01-13T09:05:00Z">
              <w:r w:rsidR="006C7FE4" w:rsidRPr="00E73E3C">
                <w:rPr>
                  <w:rFonts w:ascii="B Lotus" w:eastAsia="Calibri" w:hAnsi="B Lotus" w:cs="B Lotus" w:hint="cs"/>
                  <w:color w:val="000000"/>
                  <w:sz w:val="18"/>
                  <w:szCs w:val="18"/>
                  <w:rtl/>
                </w:rPr>
                <w:t>ماد</w:t>
              </w:r>
              <w:r w:rsidR="006C7FE4">
                <w:rPr>
                  <w:rFonts w:ascii="B Lotus" w:eastAsia="Calibri" w:hAnsi="B Lotus" w:cs="B Lotus" w:hint="cs"/>
                  <w:color w:val="000000"/>
                  <w:sz w:val="18"/>
                  <w:szCs w:val="18"/>
                  <w:rtl/>
                </w:rPr>
                <w:t>ۀ</w:t>
              </w:r>
              <w:r w:rsidR="006C7FE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2 قانون ساماندهی و حمایت از تولید و عرضه مسکن سال 1387</w:t>
            </w:r>
          </w:p>
          <w:p w14:paraId="430584F9"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شرح وظایف شورای اسلامی</w:t>
            </w:r>
          </w:p>
          <w:p w14:paraId="45CB1920"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شرح وظایف دهیاری</w:t>
            </w:r>
          </w:p>
        </w:tc>
      </w:tr>
      <w:tr w:rsidR="00E91C41" w:rsidRPr="00E73E3C" w14:paraId="7C11BC76" w14:textId="77777777" w:rsidTr="00E73E3C">
        <w:trPr>
          <w:trHeight w:val="575"/>
          <w:jc w:val="center"/>
        </w:trPr>
        <w:tc>
          <w:tcPr>
            <w:tcW w:w="659" w:type="pct"/>
            <w:vMerge/>
            <w:vAlign w:val="center"/>
          </w:tcPr>
          <w:p w14:paraId="7566E816"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auto"/>
            <w:vAlign w:val="center"/>
          </w:tcPr>
          <w:p w14:paraId="07E29519"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tl/>
              </w:rPr>
            </w:pPr>
          </w:p>
        </w:tc>
        <w:tc>
          <w:tcPr>
            <w:tcW w:w="700" w:type="pct"/>
            <w:vMerge/>
            <w:vAlign w:val="center"/>
          </w:tcPr>
          <w:p w14:paraId="1A7E925D" w14:textId="77777777" w:rsidR="00E91C41" w:rsidRPr="00E73E3C" w:rsidRDefault="00E91C41" w:rsidP="00E91C41">
            <w:pPr>
              <w:bidi/>
              <w:jc w:val="center"/>
              <w:rPr>
                <w:rFonts w:ascii="B Lotus" w:eastAsia="Calibri" w:hAnsi="B Lotus" w:cs="B Lotus"/>
                <w:sz w:val="18"/>
                <w:szCs w:val="18"/>
                <w:rtl/>
              </w:rPr>
            </w:pPr>
          </w:p>
        </w:tc>
        <w:tc>
          <w:tcPr>
            <w:tcW w:w="282" w:type="pct"/>
            <w:vMerge/>
            <w:vAlign w:val="center"/>
          </w:tcPr>
          <w:p w14:paraId="04C1A8B2"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vAlign w:val="center"/>
          </w:tcPr>
          <w:p w14:paraId="14715CE7" w14:textId="77777777" w:rsidR="00E91C41" w:rsidRPr="00E73E3C" w:rsidRDefault="00E91C41" w:rsidP="00E91C41">
            <w:pPr>
              <w:bidi/>
              <w:jc w:val="center"/>
              <w:rPr>
                <w:rFonts w:ascii="B Lotus" w:eastAsia="Calibri" w:hAnsi="B Lotus" w:cs="B Lotus"/>
                <w:sz w:val="18"/>
                <w:szCs w:val="18"/>
                <w:rtl/>
              </w:rPr>
            </w:pPr>
            <w:del w:id="14448" w:author="Mehrnazi Boojari" w:date="2019-01-07T10:46:00Z">
              <w:r w:rsidRPr="00E73E3C" w:rsidDel="006A1F1D">
                <w:rPr>
                  <w:rFonts w:ascii="B Lotus" w:eastAsia="Calibri" w:hAnsi="B Lotus" w:cs="B Lotus" w:hint="cs"/>
                  <w:sz w:val="18"/>
                  <w:szCs w:val="18"/>
                  <w:rtl/>
                </w:rPr>
                <w:delText>اجرائی</w:delText>
              </w:r>
            </w:del>
            <w:ins w:id="14449" w:author="Mehrnazi Boojari" w:date="2019-01-07T10:46:00Z">
              <w:r w:rsidR="006A1F1D">
                <w:rPr>
                  <w:rFonts w:ascii="B Lotus" w:eastAsia="Calibri" w:hAnsi="B Lotus" w:cs="B Lotus" w:hint="cs"/>
                  <w:sz w:val="18"/>
                  <w:szCs w:val="18"/>
                  <w:rtl/>
                </w:rPr>
                <w:t>اجرایی</w:t>
              </w:r>
            </w:ins>
          </w:p>
        </w:tc>
        <w:tc>
          <w:tcPr>
            <w:tcW w:w="434" w:type="pct"/>
            <w:vMerge/>
            <w:vAlign w:val="center"/>
          </w:tcPr>
          <w:p w14:paraId="5C05D226" w14:textId="77777777" w:rsidR="00E91C41" w:rsidRPr="00E73E3C" w:rsidRDefault="00E91C41" w:rsidP="00E91C41">
            <w:pPr>
              <w:bidi/>
              <w:jc w:val="center"/>
              <w:rPr>
                <w:rFonts w:ascii="B Lotus" w:eastAsia="Calibri" w:hAnsi="B Lotus" w:cs="B Lotus"/>
                <w:color w:val="000000"/>
                <w:sz w:val="18"/>
                <w:szCs w:val="18"/>
                <w:rtl/>
              </w:rPr>
            </w:pPr>
          </w:p>
        </w:tc>
        <w:tc>
          <w:tcPr>
            <w:tcW w:w="585" w:type="pct"/>
            <w:vAlign w:val="center"/>
          </w:tcPr>
          <w:p w14:paraId="665BD98A"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6CB565E3"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شورای اسلامی روستا</w:t>
            </w:r>
          </w:p>
          <w:p w14:paraId="06129EBE"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 دهیاری</w:t>
            </w:r>
          </w:p>
        </w:tc>
        <w:tc>
          <w:tcPr>
            <w:tcW w:w="1576" w:type="pct"/>
            <w:vMerge/>
            <w:vAlign w:val="center"/>
          </w:tcPr>
          <w:p w14:paraId="13609A72" w14:textId="77777777" w:rsidR="00E91C41" w:rsidRPr="00E73E3C" w:rsidRDefault="00E91C41" w:rsidP="00E91C41">
            <w:pPr>
              <w:bidi/>
              <w:jc w:val="center"/>
              <w:rPr>
                <w:rFonts w:ascii="B Lotus" w:eastAsia="Calibri" w:hAnsi="B Lotus" w:cs="B Lotus"/>
                <w:color w:val="000000"/>
                <w:sz w:val="18"/>
                <w:szCs w:val="18"/>
                <w:rtl/>
              </w:rPr>
            </w:pPr>
          </w:p>
        </w:tc>
      </w:tr>
      <w:tr w:rsidR="00E91C41" w:rsidRPr="00E73E3C" w14:paraId="48EDBF1B" w14:textId="77777777" w:rsidTr="00E73E3C">
        <w:trPr>
          <w:trHeight w:val="388"/>
          <w:jc w:val="center"/>
        </w:trPr>
        <w:tc>
          <w:tcPr>
            <w:tcW w:w="659" w:type="pct"/>
            <w:vMerge/>
            <w:vAlign w:val="center"/>
          </w:tcPr>
          <w:p w14:paraId="4F77EBC9"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auto"/>
            <w:vAlign w:val="center"/>
          </w:tcPr>
          <w:p w14:paraId="469D4DAB"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Align w:val="center"/>
          </w:tcPr>
          <w:p w14:paraId="1BB9762F" w14:textId="77777777" w:rsidR="00E91C41" w:rsidRPr="00E73E3C" w:rsidRDefault="00E91C41" w:rsidP="00AD29F8">
            <w:pPr>
              <w:bidi/>
              <w:jc w:val="center"/>
              <w:rPr>
                <w:rFonts w:ascii="B Lotus" w:eastAsia="Calibri" w:hAnsi="B Lotus" w:cs="B Lotus"/>
                <w:sz w:val="18"/>
                <w:szCs w:val="18"/>
                <w:rtl/>
              </w:rPr>
            </w:pPr>
            <w:r w:rsidRPr="00E73E3C">
              <w:rPr>
                <w:rFonts w:ascii="B Lotus" w:eastAsia="Calibri" w:hAnsi="B Lotus" w:cs="B Lotus" w:hint="cs"/>
                <w:sz w:val="18"/>
                <w:szCs w:val="18"/>
                <w:rtl/>
              </w:rPr>
              <w:t>هزینه</w:t>
            </w:r>
            <w:del w:id="14450" w:author="Mehrnazi Boojari" w:date="2019-01-07T09:46:00Z">
              <w:r w:rsidRPr="00E73E3C" w:rsidDel="006F7CCF">
                <w:rPr>
                  <w:rFonts w:ascii="B Lotus" w:eastAsia="Calibri" w:hAnsi="B Lotus" w:cs="B Lotus" w:hint="cs"/>
                  <w:sz w:val="18"/>
                  <w:szCs w:val="18"/>
                  <w:rtl/>
                </w:rPr>
                <w:delText xml:space="preserve"> های </w:delText>
              </w:r>
            </w:del>
            <w:ins w:id="14451" w:author="Mehrnazi Boojari" w:date="2019-01-07T09:46:00Z">
              <w:r w:rsidR="006F7CCF">
                <w:rPr>
                  <w:rFonts w:ascii="B Lotus" w:eastAsia="Calibri" w:hAnsi="B Lotus" w:cs="B Lotus" w:hint="cs"/>
                  <w:sz w:val="18"/>
                  <w:szCs w:val="18"/>
                  <w:rtl/>
                </w:rPr>
                <w:t xml:space="preserve">‌های </w:t>
              </w:r>
            </w:ins>
            <w:del w:id="14452" w:author="Mehrnazi Boojari" w:date="2019-01-13T08:52:00Z">
              <w:r w:rsidRPr="00E73E3C" w:rsidDel="00AD29F8">
                <w:rPr>
                  <w:rFonts w:ascii="B Lotus" w:eastAsia="Calibri" w:hAnsi="B Lotus" w:cs="B Lotus" w:hint="cs"/>
                  <w:sz w:val="18"/>
                  <w:szCs w:val="18"/>
                  <w:rtl/>
                </w:rPr>
                <w:delText xml:space="preserve">بالای </w:delText>
              </w:r>
            </w:del>
            <w:ins w:id="14453" w:author="Mehrnazi Boojari" w:date="2019-01-13T08:52:00Z">
              <w:r w:rsidR="00AD29F8">
                <w:rPr>
                  <w:rFonts w:ascii="B Lotus" w:eastAsia="Calibri" w:hAnsi="B Lotus" w:cs="B Lotus" w:hint="cs"/>
                  <w:sz w:val="18"/>
                  <w:szCs w:val="18"/>
                  <w:rtl/>
                </w:rPr>
                <w:t>زیاد</w:t>
              </w:r>
              <w:r w:rsidR="00AD29F8" w:rsidRPr="00E73E3C">
                <w:rPr>
                  <w:rFonts w:ascii="B Lotus" w:eastAsia="Calibri" w:hAnsi="B Lotus" w:cs="B Lotus" w:hint="cs"/>
                  <w:sz w:val="18"/>
                  <w:szCs w:val="18"/>
                  <w:rtl/>
                </w:rPr>
                <w:t xml:space="preserve"> </w:t>
              </w:r>
            </w:ins>
            <w:del w:id="14454" w:author="Mehrnazi Boojari" w:date="2019-01-07T22:28:00Z">
              <w:r w:rsidRPr="00E73E3C" w:rsidDel="00051F26">
                <w:rPr>
                  <w:rFonts w:ascii="B Lotus" w:eastAsia="Calibri" w:hAnsi="B Lotus" w:cs="B Lotus" w:hint="cs"/>
                  <w:sz w:val="18"/>
                  <w:szCs w:val="18"/>
                  <w:rtl/>
                </w:rPr>
                <w:delText>ساخت وساز</w:delText>
              </w:r>
            </w:del>
            <w:ins w:id="14455" w:author="Mehrnazi Boojari" w:date="2019-01-07T22:28:00Z">
              <w:r w:rsidR="00051F26">
                <w:rPr>
                  <w:rFonts w:ascii="B Lotus" w:eastAsia="Calibri" w:hAnsi="B Lotus" w:cs="B Lotus" w:hint="cs"/>
                  <w:sz w:val="18"/>
                  <w:szCs w:val="18"/>
                  <w:rtl/>
                </w:rPr>
                <w:t>ساخت</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و</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ساز</w:t>
              </w:r>
            </w:ins>
            <w:r w:rsidRPr="00E73E3C">
              <w:rPr>
                <w:rFonts w:ascii="B Lotus" w:eastAsia="Calibri" w:hAnsi="B Lotus" w:cs="B Lotus" w:hint="cs"/>
                <w:sz w:val="18"/>
                <w:szCs w:val="18"/>
                <w:rtl/>
              </w:rPr>
              <w:t xml:space="preserve"> مساکن </w:t>
            </w:r>
            <w:del w:id="14456" w:author="Mehrnazi Boojari" w:date="2019-01-07T22:29:00Z">
              <w:r w:rsidRPr="00E73E3C" w:rsidDel="00051F26">
                <w:rPr>
                  <w:rFonts w:ascii="B Lotus" w:eastAsia="Calibri" w:hAnsi="B Lotus" w:cs="B Lotus" w:hint="cs"/>
                  <w:sz w:val="18"/>
                  <w:szCs w:val="18"/>
                  <w:rtl/>
                </w:rPr>
                <w:delText>معیشت محور</w:delText>
              </w:r>
            </w:del>
            <w:ins w:id="14457" w:author="Mehrnazi Boojari" w:date="2019-01-07T22:29:00Z">
              <w:r w:rsidR="00051F26">
                <w:rPr>
                  <w:rFonts w:ascii="B Lotus" w:eastAsia="Calibri" w:hAnsi="B Lotus" w:cs="B Lotus" w:hint="cs"/>
                  <w:sz w:val="18"/>
                  <w:szCs w:val="18"/>
                  <w:rtl/>
                </w:rPr>
                <w:t>معیشت‌محور</w:t>
              </w:r>
            </w:ins>
          </w:p>
        </w:tc>
        <w:tc>
          <w:tcPr>
            <w:tcW w:w="282" w:type="pct"/>
            <w:vAlign w:val="center"/>
          </w:tcPr>
          <w:p w14:paraId="34F7B37B"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0.09</w:t>
            </w:r>
          </w:p>
        </w:tc>
        <w:tc>
          <w:tcPr>
            <w:tcW w:w="455" w:type="pct"/>
            <w:vAlign w:val="center"/>
          </w:tcPr>
          <w:p w14:paraId="1DAD3753" w14:textId="77777777" w:rsidR="00E91C41" w:rsidRPr="00E73E3C" w:rsidRDefault="00E91C41" w:rsidP="00E91C41">
            <w:pPr>
              <w:bidi/>
              <w:jc w:val="center"/>
              <w:rPr>
                <w:rFonts w:ascii="B Lotus" w:eastAsia="Calibri" w:hAnsi="B Lotus" w:cs="B Lotus"/>
                <w:sz w:val="18"/>
                <w:szCs w:val="18"/>
                <w:rtl/>
              </w:rPr>
            </w:pPr>
            <w:del w:id="14458" w:author="Mehrnazi Boojari" w:date="2019-01-13T07:10:00Z">
              <w:r w:rsidRPr="00E73E3C" w:rsidDel="002E51AF">
                <w:rPr>
                  <w:rFonts w:ascii="B Lotus" w:eastAsia="Calibri" w:hAnsi="B Lotus" w:cs="B Lotus" w:hint="cs"/>
                  <w:sz w:val="18"/>
                  <w:szCs w:val="18"/>
                  <w:rtl/>
                </w:rPr>
                <w:delText>برنامه ریزی</w:delText>
              </w:r>
            </w:del>
            <w:ins w:id="14459" w:author="Mehrnazi Boojari" w:date="2019-01-13T07:10:00Z">
              <w:r w:rsidR="002E51AF">
                <w:rPr>
                  <w:rFonts w:ascii="B Lotus" w:eastAsia="Calibri" w:hAnsi="B Lotus" w:cs="B Lotus" w:hint="cs"/>
                  <w:sz w:val="18"/>
                  <w:szCs w:val="18"/>
                  <w:rtl/>
                </w:rPr>
                <w:t>برنامه‌ریزی</w:t>
              </w:r>
            </w:ins>
          </w:p>
        </w:tc>
        <w:tc>
          <w:tcPr>
            <w:tcW w:w="434" w:type="pct"/>
            <w:vAlign w:val="center"/>
          </w:tcPr>
          <w:p w14:paraId="19302320"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زیرساخت</w:t>
            </w:r>
          </w:p>
          <w:p w14:paraId="66C05066"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اشتغال</w:t>
            </w:r>
          </w:p>
        </w:tc>
        <w:tc>
          <w:tcPr>
            <w:tcW w:w="585" w:type="pct"/>
            <w:vAlign w:val="center"/>
          </w:tcPr>
          <w:p w14:paraId="7AD947B8"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بنیاد مسکن</w:t>
            </w:r>
          </w:p>
        </w:tc>
        <w:tc>
          <w:tcPr>
            <w:tcW w:w="1576" w:type="pct"/>
            <w:vAlign w:val="center"/>
          </w:tcPr>
          <w:p w14:paraId="7CA168E8" w14:textId="77777777" w:rsidR="00E91C41" w:rsidRPr="00E73E3C" w:rsidRDefault="00E91C41" w:rsidP="006C7FE4">
            <w:pPr>
              <w:bidi/>
              <w:jc w:val="center"/>
              <w:rPr>
                <w:rFonts w:ascii="B Lotus" w:eastAsia="Calibri" w:hAnsi="B Lotus" w:cs="B Lotus"/>
                <w:color w:val="000000"/>
                <w:sz w:val="18"/>
                <w:szCs w:val="18"/>
                <w:rtl/>
              </w:rPr>
            </w:pPr>
            <w:del w:id="14460" w:author="Mehrnazi Boojari" w:date="2019-01-13T09:05:00Z">
              <w:r w:rsidRPr="00E73E3C" w:rsidDel="006C7FE4">
                <w:rPr>
                  <w:rFonts w:ascii="B Lotus" w:eastAsia="Calibri" w:hAnsi="B Lotus" w:cs="B Lotus" w:hint="cs"/>
                  <w:color w:val="000000"/>
                  <w:sz w:val="18"/>
                  <w:szCs w:val="18"/>
                  <w:rtl/>
                </w:rPr>
                <w:delText xml:space="preserve">ماده </w:delText>
              </w:r>
            </w:del>
            <w:ins w:id="14461" w:author="Mehrnazi Boojari" w:date="2019-01-13T09:05:00Z">
              <w:r w:rsidR="006C7FE4" w:rsidRPr="00E73E3C">
                <w:rPr>
                  <w:rFonts w:ascii="B Lotus" w:eastAsia="Calibri" w:hAnsi="B Lotus" w:cs="B Lotus" w:hint="cs"/>
                  <w:color w:val="000000"/>
                  <w:sz w:val="18"/>
                  <w:szCs w:val="18"/>
                  <w:rtl/>
                </w:rPr>
                <w:t>ماد</w:t>
              </w:r>
              <w:r w:rsidR="006C7FE4">
                <w:rPr>
                  <w:rFonts w:ascii="B Lotus" w:eastAsia="Calibri" w:hAnsi="B Lotus" w:cs="B Lotus" w:hint="cs"/>
                  <w:color w:val="000000"/>
                  <w:sz w:val="18"/>
                  <w:szCs w:val="18"/>
                  <w:rtl/>
                </w:rPr>
                <w:t>ۀ</w:t>
              </w:r>
              <w:r w:rsidR="006C7FE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26 برنامه ششم</w:t>
            </w:r>
          </w:p>
          <w:p w14:paraId="57429147" w14:textId="77777777" w:rsidR="00E91C41" w:rsidRPr="00E73E3C" w:rsidRDefault="00E91C41" w:rsidP="006C7FE4">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ماد</w:t>
            </w:r>
            <w:del w:id="14462" w:author="Mehrnazi Boojari" w:date="2019-01-13T09:05:00Z">
              <w:r w:rsidRPr="00E73E3C" w:rsidDel="006C7FE4">
                <w:rPr>
                  <w:rFonts w:ascii="B Lotus" w:eastAsia="Calibri" w:hAnsi="B Lotus" w:cs="B Lotus" w:hint="cs"/>
                  <w:color w:val="000000"/>
                  <w:sz w:val="18"/>
                  <w:szCs w:val="18"/>
                  <w:rtl/>
                </w:rPr>
                <w:delText>ه</w:delText>
              </w:r>
            </w:del>
            <w:ins w:id="14463" w:author="Mehrnazi Boojari" w:date="2019-01-13T09:05:00Z">
              <w:r w:rsidR="006C7FE4">
                <w:rPr>
                  <w:rFonts w:ascii="B Lotus" w:eastAsia="Calibri" w:hAnsi="B Lotus" w:cs="B Lotus" w:hint="cs"/>
                  <w:color w:val="000000"/>
                  <w:sz w:val="18"/>
                  <w:szCs w:val="18"/>
                  <w:rtl/>
                </w:rPr>
                <w:t xml:space="preserve">ۀ </w:t>
              </w:r>
            </w:ins>
            <w:r w:rsidRPr="00E73E3C">
              <w:rPr>
                <w:rFonts w:ascii="B Lotus" w:eastAsia="Calibri" w:hAnsi="B Lotus" w:cs="B Lotus" w:hint="cs"/>
                <w:color w:val="000000"/>
                <w:sz w:val="18"/>
                <w:szCs w:val="18"/>
                <w:rtl/>
              </w:rPr>
              <w:t>27</w:t>
            </w:r>
            <w:del w:id="14464" w:author="Mehrnazi Boojari" w:date="2019-01-07T09:59:00Z">
              <w:r w:rsidRPr="00E73E3C" w:rsidDel="00A31D6F">
                <w:rPr>
                  <w:rFonts w:ascii="B Lotus" w:eastAsia="Calibri" w:hAnsi="B Lotus" w:cs="B Lotus" w:hint="cs"/>
                  <w:color w:val="000000"/>
                  <w:sz w:val="18"/>
                  <w:szCs w:val="18"/>
                  <w:rtl/>
                </w:rPr>
                <w:delText xml:space="preserve">  </w:delText>
              </w:r>
            </w:del>
            <w:ins w:id="14465"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2FCC3A85" w14:textId="77777777" w:rsidR="00E91C41" w:rsidRPr="00E73E3C" w:rsidRDefault="00E91C41" w:rsidP="006C7FE4">
            <w:pPr>
              <w:bidi/>
              <w:jc w:val="center"/>
              <w:rPr>
                <w:rFonts w:ascii="B Lotus" w:eastAsia="Calibri" w:hAnsi="B Lotus" w:cs="B Lotus"/>
                <w:color w:val="000000"/>
                <w:sz w:val="18"/>
                <w:szCs w:val="18"/>
              </w:rPr>
            </w:pPr>
            <w:r w:rsidRPr="00E73E3C">
              <w:rPr>
                <w:rFonts w:ascii="B Lotus" w:eastAsia="Calibri" w:hAnsi="B Lotus" w:cs="B Lotus"/>
                <w:color w:val="000000"/>
                <w:sz w:val="18"/>
                <w:szCs w:val="18"/>
                <w:rtl/>
              </w:rPr>
              <w:t>قانون تهيه مسكن براي افراد كم</w:t>
            </w:r>
            <w:ins w:id="14466" w:author="Mehrnazi Boojari" w:date="2019-01-13T09:05:00Z">
              <w:r w:rsidR="006C7FE4">
                <w:rPr>
                  <w:rFonts w:ascii="B Lotus" w:eastAsia="Calibri" w:hAnsi="B Lotus" w:cs="B Nazanin" w:hint="cs"/>
                  <w:color w:val="000000"/>
                  <w:sz w:val="18"/>
                  <w:szCs w:val="18"/>
                  <w:rtl/>
                </w:rPr>
                <w:t>‌</w:t>
              </w:r>
            </w:ins>
            <w:del w:id="14467" w:author="Mehrnazi Boojari" w:date="2019-01-13T09:05:00Z">
              <w:r w:rsidRPr="00E73E3C" w:rsidDel="006C7FE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درآمد‌‌‌</w:t>
            </w:r>
            <w:r w:rsidRPr="00E73E3C">
              <w:rPr>
                <w:rFonts w:ascii="Cambria Math" w:eastAsia="Calibri" w:hAnsi="Cambria Math" w:cs="Cambria Math" w:hint="cs"/>
                <w:color w:val="000000"/>
                <w:sz w:val="18"/>
                <w:szCs w:val="18"/>
                <w:rtl/>
              </w:rPr>
              <w:t>​</w:t>
            </w:r>
            <w:r w:rsidRPr="00E73E3C">
              <w:rPr>
                <w:rFonts w:ascii="B Lotus" w:eastAsia="Calibri" w:hAnsi="B Lotus" w:cs="B Lotus" w:hint="cs"/>
                <w:color w:val="000000"/>
                <w:sz w:val="18"/>
                <w:szCs w:val="18"/>
                <w:rtl/>
              </w:rPr>
              <w:t xml:space="preserve"> 6/7/1372</w:t>
            </w:r>
          </w:p>
        </w:tc>
      </w:tr>
      <w:tr w:rsidR="00E91C41" w:rsidRPr="00E73E3C" w14:paraId="7EC7E798" w14:textId="77777777" w:rsidTr="00E73E3C">
        <w:trPr>
          <w:trHeight w:val="388"/>
          <w:jc w:val="center"/>
        </w:trPr>
        <w:tc>
          <w:tcPr>
            <w:tcW w:w="659" w:type="pct"/>
            <w:vMerge/>
            <w:vAlign w:val="center"/>
          </w:tcPr>
          <w:p w14:paraId="63C950E3"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auto"/>
            <w:vAlign w:val="center"/>
          </w:tcPr>
          <w:p w14:paraId="3D310BC0"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Align w:val="center"/>
          </w:tcPr>
          <w:p w14:paraId="1D9CA52F"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lang w:bidi="fa-IR"/>
              </w:rPr>
              <w:t>نبود مقررات فنی مربوط به بحث طراحی و ساخت فضاهای معیشتی</w:t>
            </w:r>
          </w:p>
        </w:tc>
        <w:tc>
          <w:tcPr>
            <w:tcW w:w="282" w:type="pct"/>
            <w:vAlign w:val="center"/>
          </w:tcPr>
          <w:p w14:paraId="1D79CD26"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0.24</w:t>
            </w:r>
          </w:p>
        </w:tc>
        <w:tc>
          <w:tcPr>
            <w:tcW w:w="455" w:type="pct"/>
            <w:vAlign w:val="center"/>
          </w:tcPr>
          <w:p w14:paraId="64BFF2CF"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تقنینی</w:t>
            </w:r>
          </w:p>
        </w:tc>
        <w:tc>
          <w:tcPr>
            <w:tcW w:w="434" w:type="pct"/>
            <w:vAlign w:val="center"/>
          </w:tcPr>
          <w:p w14:paraId="32D2DE65"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vAlign w:val="center"/>
          </w:tcPr>
          <w:p w14:paraId="5EAA9172"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دفتر ملی مقررات ساختمان</w:t>
            </w:r>
          </w:p>
        </w:tc>
        <w:tc>
          <w:tcPr>
            <w:tcW w:w="1576" w:type="pct"/>
            <w:vAlign w:val="center"/>
          </w:tcPr>
          <w:p w14:paraId="509AAA90"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9 سیاست</w:t>
            </w:r>
            <w:del w:id="14468" w:author="Mehrnazi Boojari" w:date="2019-01-07T09:46:00Z">
              <w:r w:rsidRPr="00E73E3C" w:rsidDel="006F7CCF">
                <w:rPr>
                  <w:rFonts w:ascii="B Lotus" w:eastAsia="Calibri" w:hAnsi="B Lotus" w:cs="B Lotus" w:hint="cs"/>
                  <w:color w:val="000000"/>
                  <w:sz w:val="18"/>
                  <w:szCs w:val="18"/>
                  <w:rtl/>
                </w:rPr>
                <w:delText xml:space="preserve"> های </w:delText>
              </w:r>
            </w:del>
            <w:ins w:id="14469"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588E4295" w14:textId="77777777" w:rsidR="00E91C41" w:rsidRPr="00E73E3C" w:rsidRDefault="00E91C41" w:rsidP="006C7FE4">
            <w:pPr>
              <w:bidi/>
              <w:jc w:val="center"/>
              <w:rPr>
                <w:rFonts w:ascii="B Lotus" w:eastAsia="Calibri" w:hAnsi="B Lotus" w:cs="B Lotus"/>
                <w:color w:val="000000"/>
                <w:sz w:val="18"/>
                <w:szCs w:val="18"/>
                <w:rtl/>
              </w:rPr>
            </w:pPr>
            <w:del w:id="14470" w:author="Mehrnazi Boojari" w:date="2019-01-13T09:05:00Z">
              <w:r w:rsidRPr="00E73E3C" w:rsidDel="006C7FE4">
                <w:rPr>
                  <w:rFonts w:ascii="B Lotus" w:eastAsia="Calibri" w:hAnsi="B Lotus" w:cs="B Lotus" w:hint="cs"/>
                  <w:color w:val="000000"/>
                  <w:sz w:val="18"/>
                  <w:szCs w:val="18"/>
                  <w:rtl/>
                </w:rPr>
                <w:delText xml:space="preserve">ماده </w:delText>
              </w:r>
            </w:del>
            <w:ins w:id="14471" w:author="Mehrnazi Boojari" w:date="2019-01-13T09:05:00Z">
              <w:r w:rsidR="006C7FE4" w:rsidRPr="00E73E3C">
                <w:rPr>
                  <w:rFonts w:ascii="B Lotus" w:eastAsia="Calibri" w:hAnsi="B Lotus" w:cs="B Lotus" w:hint="cs"/>
                  <w:color w:val="000000"/>
                  <w:sz w:val="18"/>
                  <w:szCs w:val="18"/>
                  <w:rtl/>
                </w:rPr>
                <w:t>ماد</w:t>
              </w:r>
              <w:r w:rsidR="006C7FE4">
                <w:rPr>
                  <w:rFonts w:ascii="B Lotus" w:eastAsia="Calibri" w:hAnsi="B Lotus" w:cs="B Lotus" w:hint="cs"/>
                  <w:color w:val="000000"/>
                  <w:sz w:val="18"/>
                  <w:szCs w:val="18"/>
                  <w:rtl/>
                </w:rPr>
                <w:t>ۀ</w:t>
              </w:r>
              <w:r w:rsidR="006C7FE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194 برنامه پنجم</w:t>
            </w:r>
          </w:p>
          <w:p w14:paraId="649D3A06"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شرح وظایف معاونت عمران روستایی</w:t>
            </w:r>
          </w:p>
        </w:tc>
      </w:tr>
      <w:tr w:rsidR="00E91C41" w:rsidRPr="00E73E3C" w14:paraId="461A3313" w14:textId="77777777" w:rsidTr="00E73E3C">
        <w:trPr>
          <w:trHeight w:val="345"/>
          <w:jc w:val="center"/>
        </w:trPr>
        <w:tc>
          <w:tcPr>
            <w:tcW w:w="659" w:type="pct"/>
            <w:vMerge/>
            <w:vAlign w:val="center"/>
          </w:tcPr>
          <w:p w14:paraId="560CB63E"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auto"/>
            <w:vAlign w:val="center"/>
          </w:tcPr>
          <w:p w14:paraId="40B84476"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vAlign w:val="center"/>
          </w:tcPr>
          <w:p w14:paraId="782737D5"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ضعف در طراحی فضاهای معیشتی توسط معماران و مهندسان بومی</w:t>
            </w:r>
          </w:p>
        </w:tc>
        <w:tc>
          <w:tcPr>
            <w:tcW w:w="282" w:type="pct"/>
            <w:vMerge w:val="restart"/>
            <w:vAlign w:val="center"/>
          </w:tcPr>
          <w:p w14:paraId="1395E5D6"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0.14</w:t>
            </w:r>
          </w:p>
        </w:tc>
        <w:tc>
          <w:tcPr>
            <w:tcW w:w="455" w:type="pct"/>
            <w:vAlign w:val="center"/>
          </w:tcPr>
          <w:p w14:paraId="789EF52A" w14:textId="77777777" w:rsidR="00E91C41" w:rsidRPr="00E73E3C" w:rsidRDefault="00E91C41" w:rsidP="00E91C41">
            <w:pPr>
              <w:bidi/>
              <w:jc w:val="center"/>
              <w:rPr>
                <w:rFonts w:ascii="B Lotus" w:eastAsia="Calibri" w:hAnsi="B Lotus" w:cs="B Lotus"/>
                <w:sz w:val="18"/>
                <w:szCs w:val="18"/>
                <w:rtl/>
              </w:rPr>
            </w:pPr>
            <w:del w:id="14472" w:author="Mehrnazi Boojari" w:date="2019-01-13T07:10:00Z">
              <w:r w:rsidRPr="00E73E3C" w:rsidDel="002E51AF">
                <w:rPr>
                  <w:rFonts w:ascii="B Lotus" w:eastAsia="Calibri" w:hAnsi="B Lotus" w:cs="B Lotus" w:hint="cs"/>
                  <w:sz w:val="18"/>
                  <w:szCs w:val="18"/>
                  <w:rtl/>
                </w:rPr>
                <w:delText>برنامه ریزی</w:delText>
              </w:r>
            </w:del>
            <w:ins w:id="14473" w:author="Mehrnazi Boojari" w:date="2019-01-13T07:10:00Z">
              <w:r w:rsidR="002E51AF">
                <w:rPr>
                  <w:rFonts w:ascii="B Lotus" w:eastAsia="Calibri" w:hAnsi="B Lotus" w:cs="B Lotus" w:hint="cs"/>
                  <w:sz w:val="18"/>
                  <w:szCs w:val="18"/>
                  <w:rtl/>
                </w:rPr>
                <w:t>برنامه‌ریزی</w:t>
              </w:r>
            </w:ins>
          </w:p>
        </w:tc>
        <w:tc>
          <w:tcPr>
            <w:tcW w:w="434" w:type="pct"/>
            <w:vMerge w:val="restart"/>
            <w:vAlign w:val="center"/>
          </w:tcPr>
          <w:p w14:paraId="053055D4"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vAlign w:val="center"/>
          </w:tcPr>
          <w:p w14:paraId="2A596C60"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بنیاد مسکن</w:t>
            </w:r>
          </w:p>
        </w:tc>
        <w:tc>
          <w:tcPr>
            <w:tcW w:w="1576" w:type="pct"/>
            <w:vMerge w:val="restart"/>
            <w:vAlign w:val="center"/>
          </w:tcPr>
          <w:p w14:paraId="439F67DB"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9 سیاست</w:t>
            </w:r>
            <w:del w:id="14474" w:author="Mehrnazi Boojari" w:date="2019-01-07T09:46:00Z">
              <w:r w:rsidRPr="00E73E3C" w:rsidDel="006F7CCF">
                <w:rPr>
                  <w:rFonts w:ascii="B Lotus" w:eastAsia="Calibri" w:hAnsi="B Lotus" w:cs="B Lotus" w:hint="cs"/>
                  <w:color w:val="000000"/>
                  <w:sz w:val="18"/>
                  <w:szCs w:val="18"/>
                  <w:rtl/>
                </w:rPr>
                <w:delText xml:space="preserve"> های </w:delText>
              </w:r>
            </w:del>
            <w:ins w:id="14475"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55601340"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شرح وظایف معاونت عمران روستایی</w:t>
            </w:r>
          </w:p>
          <w:p w14:paraId="61CF5E28" w14:textId="77777777" w:rsidR="00E91C41" w:rsidRPr="00E73E3C" w:rsidRDefault="00E91C41" w:rsidP="006C7FE4">
            <w:pPr>
              <w:bidi/>
              <w:jc w:val="center"/>
              <w:rPr>
                <w:rFonts w:ascii="B Lotus" w:eastAsia="Calibri" w:hAnsi="B Lotus" w:cs="B Lotus"/>
                <w:color w:val="000000"/>
                <w:sz w:val="18"/>
                <w:szCs w:val="18"/>
              </w:rPr>
            </w:pPr>
            <w:r w:rsidRPr="00E73E3C">
              <w:rPr>
                <w:rFonts w:ascii="B Lotus" w:eastAsia="Calibri" w:hAnsi="B Lotus" w:cs="B Lotus"/>
                <w:color w:val="000000"/>
                <w:sz w:val="18"/>
                <w:szCs w:val="18"/>
                <w:rtl/>
              </w:rPr>
              <w:t>آيين</w:t>
            </w:r>
            <w:ins w:id="14476" w:author="Mehrnazi Boojari" w:date="2019-01-13T09:06:00Z">
              <w:r w:rsidR="006C7FE4">
                <w:rPr>
                  <w:rFonts w:ascii="B Lotus" w:eastAsia="Calibri" w:hAnsi="B Lotus" w:cs="B Nazanin" w:hint="cs"/>
                  <w:color w:val="000000"/>
                  <w:sz w:val="18"/>
                  <w:szCs w:val="18"/>
                  <w:rtl/>
                </w:rPr>
                <w:t>‌</w:t>
              </w:r>
            </w:ins>
            <w:del w:id="14477" w:author="Mehrnazi Boojari" w:date="2019-01-13T09:06:00Z">
              <w:r w:rsidRPr="00E73E3C" w:rsidDel="006C7FE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نامه اعطاي تسهيلات مسكن و نوسازي و بهسازي مسكن روستايي</w:t>
            </w:r>
            <w:r w:rsidRPr="00E73E3C">
              <w:rPr>
                <w:rFonts w:ascii="B Lotus" w:eastAsia="Calibri" w:hAnsi="B Lotus" w:cs="B Lotus"/>
                <w:color w:val="000000"/>
                <w:sz w:val="18"/>
                <w:szCs w:val="18"/>
                <w:rtl/>
              </w:rPr>
              <w:br/>
              <w:t>مصوب 16/01/1385 با اصلاحات و الحاقات بعدي</w:t>
            </w:r>
          </w:p>
          <w:p w14:paraId="6B5C118D" w14:textId="77777777" w:rsidR="00E91C41" w:rsidRPr="00E73E3C" w:rsidRDefault="00E91C41" w:rsidP="00E91C41">
            <w:pPr>
              <w:bidi/>
              <w:jc w:val="center"/>
              <w:rPr>
                <w:rFonts w:ascii="B Lotus" w:eastAsia="Calibri" w:hAnsi="B Lotus" w:cs="B Lotus"/>
                <w:color w:val="000000"/>
                <w:sz w:val="18"/>
                <w:szCs w:val="18"/>
              </w:rPr>
            </w:pPr>
          </w:p>
        </w:tc>
      </w:tr>
      <w:tr w:rsidR="00E91C41" w:rsidRPr="00E73E3C" w14:paraId="7D35BCE8" w14:textId="77777777" w:rsidTr="00E73E3C">
        <w:trPr>
          <w:trHeight w:val="310"/>
          <w:jc w:val="center"/>
        </w:trPr>
        <w:tc>
          <w:tcPr>
            <w:tcW w:w="659" w:type="pct"/>
            <w:vMerge/>
            <w:vAlign w:val="center"/>
          </w:tcPr>
          <w:p w14:paraId="76264C9F"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auto"/>
            <w:vAlign w:val="center"/>
          </w:tcPr>
          <w:p w14:paraId="36565F1B"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ign w:val="center"/>
          </w:tcPr>
          <w:p w14:paraId="2A8B65A7" w14:textId="77777777" w:rsidR="00E91C41" w:rsidRPr="00E73E3C" w:rsidRDefault="00E91C41" w:rsidP="00E91C41">
            <w:pPr>
              <w:bidi/>
              <w:jc w:val="center"/>
              <w:rPr>
                <w:rFonts w:ascii="B Lotus" w:eastAsia="Calibri" w:hAnsi="B Lotus" w:cs="B Lotus"/>
                <w:sz w:val="18"/>
                <w:szCs w:val="18"/>
                <w:rtl/>
              </w:rPr>
            </w:pPr>
          </w:p>
        </w:tc>
        <w:tc>
          <w:tcPr>
            <w:tcW w:w="282" w:type="pct"/>
            <w:vMerge/>
            <w:vAlign w:val="center"/>
          </w:tcPr>
          <w:p w14:paraId="40C77F26"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vAlign w:val="center"/>
          </w:tcPr>
          <w:p w14:paraId="4065B995" w14:textId="77777777" w:rsidR="00E91C41" w:rsidRPr="00E73E3C" w:rsidRDefault="00E91C41" w:rsidP="00E91C41">
            <w:pPr>
              <w:bidi/>
              <w:jc w:val="center"/>
              <w:rPr>
                <w:rFonts w:ascii="B Lotus" w:eastAsia="Calibri" w:hAnsi="B Lotus" w:cs="B Lotus"/>
                <w:sz w:val="18"/>
                <w:szCs w:val="18"/>
                <w:rtl/>
              </w:rPr>
            </w:pPr>
            <w:del w:id="14478" w:author="Mehrnazi Boojari" w:date="2019-01-07T10:46:00Z">
              <w:r w:rsidRPr="00E73E3C" w:rsidDel="006A1F1D">
                <w:rPr>
                  <w:rFonts w:ascii="B Lotus" w:eastAsia="Calibri" w:hAnsi="B Lotus" w:cs="B Lotus" w:hint="cs"/>
                  <w:sz w:val="18"/>
                  <w:szCs w:val="18"/>
                  <w:rtl/>
                </w:rPr>
                <w:delText>اجرائی</w:delText>
              </w:r>
            </w:del>
            <w:ins w:id="14479" w:author="Mehrnazi Boojari" w:date="2019-01-07T10:46:00Z">
              <w:r w:rsidR="006A1F1D">
                <w:rPr>
                  <w:rFonts w:ascii="B Lotus" w:eastAsia="Calibri" w:hAnsi="B Lotus" w:cs="B Lotus" w:hint="cs"/>
                  <w:sz w:val="18"/>
                  <w:szCs w:val="18"/>
                  <w:rtl/>
                </w:rPr>
                <w:t>اجرایی</w:t>
              </w:r>
            </w:ins>
          </w:p>
        </w:tc>
        <w:tc>
          <w:tcPr>
            <w:tcW w:w="434" w:type="pct"/>
            <w:vMerge/>
            <w:vAlign w:val="center"/>
          </w:tcPr>
          <w:p w14:paraId="198D6EBC" w14:textId="77777777" w:rsidR="00E91C41" w:rsidRPr="00E73E3C" w:rsidRDefault="00E91C41" w:rsidP="00E91C41">
            <w:pPr>
              <w:bidi/>
              <w:jc w:val="center"/>
              <w:rPr>
                <w:rFonts w:ascii="B Lotus" w:eastAsia="Calibri" w:hAnsi="B Lotus" w:cs="B Lotus"/>
                <w:color w:val="000000"/>
                <w:sz w:val="18"/>
                <w:szCs w:val="18"/>
                <w:rtl/>
              </w:rPr>
            </w:pPr>
          </w:p>
        </w:tc>
        <w:tc>
          <w:tcPr>
            <w:tcW w:w="585" w:type="pct"/>
            <w:vAlign w:val="center"/>
          </w:tcPr>
          <w:p w14:paraId="61DDE176"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181F4A6E"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 نظام مهندسی</w:t>
            </w:r>
          </w:p>
          <w:p w14:paraId="03771A48"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w:t>
            </w:r>
            <w:del w:id="14480" w:author="Mehrnazi Boojari" w:date="2019-01-07T09:46:00Z">
              <w:r w:rsidRPr="00E73E3C" w:rsidDel="006F7CCF">
                <w:rPr>
                  <w:rFonts w:ascii="B Lotus" w:eastAsia="Calibri" w:hAnsi="B Lotus" w:cs="B Lotus" w:hint="cs"/>
                  <w:color w:val="000000"/>
                  <w:sz w:val="18"/>
                  <w:szCs w:val="18"/>
                  <w:rtl/>
                </w:rPr>
                <w:delText xml:space="preserve"> های </w:delText>
              </w:r>
            </w:del>
            <w:ins w:id="14481"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فنی و حرفه</w:t>
            </w:r>
            <w:del w:id="14482" w:author="Mehrnazi Boojari" w:date="2019-01-07T10:41:00Z">
              <w:r w:rsidRPr="00E73E3C" w:rsidDel="006A1F1D">
                <w:rPr>
                  <w:rFonts w:ascii="B Lotus" w:eastAsia="Calibri" w:hAnsi="B Lotus" w:cs="B Lotus" w:hint="cs"/>
                  <w:color w:val="000000"/>
                  <w:sz w:val="18"/>
                  <w:szCs w:val="18"/>
                  <w:rtl/>
                </w:rPr>
                <w:delText xml:space="preserve"> ای </w:delText>
              </w:r>
            </w:del>
            <w:ins w:id="14483" w:author="Mehrnazi Boojari" w:date="2019-01-07T10:41:00Z">
              <w:r w:rsidR="006A1F1D">
                <w:rPr>
                  <w:rFonts w:ascii="B Lotus" w:eastAsia="Calibri" w:hAnsi="B Lotus" w:cs="B Lotus" w:hint="cs"/>
                  <w:color w:val="000000"/>
                  <w:sz w:val="18"/>
                  <w:szCs w:val="18"/>
                  <w:rtl/>
                </w:rPr>
                <w:t xml:space="preserve">‌ای </w:t>
              </w:r>
            </w:ins>
            <w:r w:rsidRPr="00E73E3C">
              <w:rPr>
                <w:rFonts w:ascii="B Lotus" w:eastAsia="Calibri" w:hAnsi="B Lotus" w:cs="B Lotus" w:hint="cs"/>
                <w:color w:val="000000"/>
                <w:sz w:val="18"/>
                <w:szCs w:val="18"/>
                <w:rtl/>
              </w:rPr>
              <w:t>در کشور</w:t>
            </w:r>
          </w:p>
        </w:tc>
        <w:tc>
          <w:tcPr>
            <w:tcW w:w="1576" w:type="pct"/>
            <w:vMerge/>
            <w:vAlign w:val="center"/>
          </w:tcPr>
          <w:p w14:paraId="0B37F81A" w14:textId="77777777" w:rsidR="00E91C41" w:rsidRPr="00E73E3C" w:rsidRDefault="00E91C41" w:rsidP="00E91C41">
            <w:pPr>
              <w:bidi/>
              <w:jc w:val="center"/>
              <w:rPr>
                <w:rFonts w:ascii="B Lotus" w:eastAsia="Calibri" w:hAnsi="B Lotus" w:cs="B Lotus"/>
                <w:color w:val="000000"/>
                <w:sz w:val="18"/>
                <w:szCs w:val="18"/>
              </w:rPr>
            </w:pPr>
          </w:p>
        </w:tc>
      </w:tr>
      <w:tr w:rsidR="00E91C41" w:rsidRPr="00E73E3C" w14:paraId="41ACD687" w14:textId="77777777" w:rsidTr="00E73E3C">
        <w:trPr>
          <w:trHeight w:val="388"/>
          <w:jc w:val="center"/>
        </w:trPr>
        <w:tc>
          <w:tcPr>
            <w:tcW w:w="659" w:type="pct"/>
            <w:vMerge/>
            <w:vAlign w:val="center"/>
          </w:tcPr>
          <w:p w14:paraId="119D0AB8"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auto"/>
            <w:vAlign w:val="center"/>
          </w:tcPr>
          <w:p w14:paraId="50B0E0D3"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shd w:val="clear" w:color="auto" w:fill="auto"/>
            <w:vAlign w:val="center"/>
          </w:tcPr>
          <w:p w14:paraId="2CADF065"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نبود زمین کافی برای ساخت فضاهای معیشتی</w:t>
            </w:r>
          </w:p>
        </w:tc>
        <w:tc>
          <w:tcPr>
            <w:tcW w:w="282" w:type="pct"/>
            <w:vAlign w:val="center"/>
          </w:tcPr>
          <w:p w14:paraId="27EC2231"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0.05</w:t>
            </w:r>
          </w:p>
        </w:tc>
        <w:tc>
          <w:tcPr>
            <w:tcW w:w="455" w:type="pct"/>
            <w:vAlign w:val="center"/>
          </w:tcPr>
          <w:p w14:paraId="28E880ED" w14:textId="77777777" w:rsidR="00E91C41" w:rsidRPr="00E73E3C" w:rsidRDefault="00E91C41" w:rsidP="00E91C41">
            <w:pPr>
              <w:bidi/>
              <w:jc w:val="center"/>
              <w:rPr>
                <w:rFonts w:ascii="B Lotus" w:eastAsia="Calibri" w:hAnsi="B Lotus" w:cs="B Lotus"/>
                <w:sz w:val="18"/>
                <w:szCs w:val="18"/>
                <w:rtl/>
              </w:rPr>
            </w:pPr>
            <w:del w:id="14484" w:author="Mehrnazi Boojari" w:date="2019-01-13T07:10:00Z">
              <w:r w:rsidRPr="00E73E3C" w:rsidDel="002E51AF">
                <w:rPr>
                  <w:rFonts w:ascii="B Lotus" w:eastAsia="Calibri" w:hAnsi="B Lotus" w:cs="B Lotus" w:hint="cs"/>
                  <w:sz w:val="18"/>
                  <w:szCs w:val="18"/>
                  <w:rtl/>
                </w:rPr>
                <w:delText>برنامه ریزی</w:delText>
              </w:r>
            </w:del>
            <w:ins w:id="14485" w:author="Mehrnazi Boojari" w:date="2019-01-13T07:10:00Z">
              <w:r w:rsidR="002E51AF">
                <w:rPr>
                  <w:rFonts w:ascii="B Lotus" w:eastAsia="Calibri" w:hAnsi="B Lotus" w:cs="B Lotus" w:hint="cs"/>
                  <w:sz w:val="18"/>
                  <w:szCs w:val="18"/>
                  <w:rtl/>
                </w:rPr>
                <w:t>برنامه‌ریزی</w:t>
              </w:r>
            </w:ins>
          </w:p>
        </w:tc>
        <w:tc>
          <w:tcPr>
            <w:tcW w:w="434" w:type="pct"/>
            <w:vAlign w:val="center"/>
          </w:tcPr>
          <w:p w14:paraId="7AA6D6BE"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vAlign w:val="center"/>
          </w:tcPr>
          <w:p w14:paraId="6D891E46"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405B48F5"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مستضعفان</w:t>
            </w:r>
          </w:p>
          <w:p w14:paraId="090ABDA4"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سازمان ملی مراتع و جنگلداری</w:t>
            </w:r>
          </w:p>
        </w:tc>
        <w:tc>
          <w:tcPr>
            <w:tcW w:w="1576" w:type="pct"/>
            <w:vAlign w:val="center"/>
          </w:tcPr>
          <w:p w14:paraId="7C19FFDC"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w:t>
            </w:r>
            <w:ins w:id="14486" w:author="Mehrnazi Boojari" w:date="2019-01-13T09:06:00Z">
              <w:r w:rsidR="006C7FE4">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 سیاست</w:t>
            </w:r>
            <w:del w:id="14487" w:author="Mehrnazi Boojari" w:date="2019-01-07T09:46:00Z">
              <w:r w:rsidRPr="00E73E3C" w:rsidDel="006F7CCF">
                <w:rPr>
                  <w:rFonts w:ascii="B Lotus" w:eastAsia="Calibri" w:hAnsi="B Lotus" w:cs="B Lotus" w:hint="cs"/>
                  <w:color w:val="000000"/>
                  <w:sz w:val="18"/>
                  <w:szCs w:val="18"/>
                  <w:rtl/>
                </w:rPr>
                <w:delText xml:space="preserve"> های </w:delText>
              </w:r>
            </w:del>
            <w:ins w:id="14488"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0C799F79" w14:textId="77777777" w:rsidR="00E91C41" w:rsidRPr="00E73E3C" w:rsidRDefault="00E91C41" w:rsidP="006C7FE4">
            <w:pPr>
              <w:bidi/>
              <w:jc w:val="center"/>
              <w:rPr>
                <w:rFonts w:ascii="B Lotus" w:eastAsia="Calibri" w:hAnsi="B Lotus" w:cs="B Lotus"/>
                <w:color w:val="000000"/>
                <w:sz w:val="18"/>
                <w:szCs w:val="18"/>
                <w:rtl/>
              </w:rPr>
            </w:pPr>
            <w:del w:id="14489" w:author="Mehrnazi Boojari" w:date="2019-01-13T09:06:00Z">
              <w:r w:rsidRPr="00E73E3C" w:rsidDel="006C7FE4">
                <w:rPr>
                  <w:rFonts w:ascii="B Lotus" w:eastAsia="Calibri" w:hAnsi="B Lotus" w:cs="B Lotus" w:hint="cs"/>
                  <w:color w:val="000000"/>
                  <w:sz w:val="18"/>
                  <w:szCs w:val="18"/>
                  <w:rtl/>
                </w:rPr>
                <w:delText xml:space="preserve">ماده </w:delText>
              </w:r>
            </w:del>
            <w:ins w:id="14490" w:author="Mehrnazi Boojari" w:date="2019-01-13T09:06:00Z">
              <w:r w:rsidR="006C7FE4" w:rsidRPr="00E73E3C">
                <w:rPr>
                  <w:rFonts w:ascii="B Lotus" w:eastAsia="Calibri" w:hAnsi="B Lotus" w:cs="B Lotus" w:hint="cs"/>
                  <w:color w:val="000000"/>
                  <w:sz w:val="18"/>
                  <w:szCs w:val="18"/>
                  <w:rtl/>
                </w:rPr>
                <w:t>ماد</w:t>
              </w:r>
              <w:r w:rsidR="006C7FE4">
                <w:rPr>
                  <w:rFonts w:ascii="B Lotus" w:eastAsia="Calibri" w:hAnsi="B Lotus" w:cs="B Lotus" w:hint="cs"/>
                  <w:color w:val="000000"/>
                  <w:sz w:val="18"/>
                  <w:szCs w:val="18"/>
                  <w:rtl/>
                </w:rPr>
                <w:t>ۀ</w:t>
              </w:r>
              <w:r w:rsidR="006C7FE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 xml:space="preserve">4 </w:t>
            </w:r>
            <w:del w:id="14491" w:author="Mehrnazi Boojari" w:date="2019-01-08T23:54:00Z">
              <w:r w:rsidRPr="00E73E3C" w:rsidDel="00990020">
                <w:rPr>
                  <w:rFonts w:ascii="B Lotus" w:eastAsia="Calibri" w:hAnsi="B Lotus" w:cs="B Lotus" w:hint="cs"/>
                  <w:color w:val="000000"/>
                  <w:sz w:val="18"/>
                  <w:szCs w:val="18"/>
                  <w:rtl/>
                </w:rPr>
                <w:delText>اساسنامه</w:delText>
              </w:r>
            </w:del>
            <w:ins w:id="14492" w:author="Mehrnazi Boojari" w:date="2019-01-08T23:54:00Z">
              <w:r w:rsidR="00990020">
                <w:rPr>
                  <w:rFonts w:ascii="B Lotus" w:eastAsia="Calibri" w:hAnsi="B Lotus" w:cs="B Lotus" w:hint="cs"/>
                  <w:color w:val="000000"/>
                  <w:sz w:val="18"/>
                  <w:szCs w:val="18"/>
                  <w:rtl/>
                </w:rPr>
                <w:t>اساس‌نامه</w:t>
              </w:r>
            </w:ins>
            <w:r w:rsidRPr="00E73E3C">
              <w:rPr>
                <w:rFonts w:ascii="B Lotus" w:eastAsia="Calibri" w:hAnsi="B Lotus" w:cs="B Lotus" w:hint="cs"/>
                <w:color w:val="000000"/>
                <w:sz w:val="18"/>
                <w:szCs w:val="18"/>
                <w:rtl/>
              </w:rPr>
              <w:t xml:space="preserve"> بنیاد مسکن مصوب 1366</w:t>
            </w:r>
          </w:p>
          <w:p w14:paraId="30E7A4DF" w14:textId="77777777" w:rsidR="00E91C41" w:rsidRPr="00E73E3C" w:rsidRDefault="00E91C41" w:rsidP="006C7FE4">
            <w:pPr>
              <w:bidi/>
              <w:jc w:val="center"/>
              <w:rPr>
                <w:rFonts w:ascii="B Lotus" w:eastAsia="Calibri" w:hAnsi="B Lotus" w:cs="B Lotus"/>
                <w:color w:val="000000"/>
                <w:sz w:val="18"/>
                <w:szCs w:val="18"/>
              </w:rPr>
            </w:pPr>
            <w:r w:rsidRPr="00E73E3C">
              <w:rPr>
                <w:rFonts w:ascii="B Lotus" w:eastAsia="Calibri" w:hAnsi="B Lotus" w:cs="B Lotus"/>
                <w:color w:val="000000"/>
                <w:sz w:val="18"/>
                <w:szCs w:val="18"/>
                <w:rtl/>
              </w:rPr>
              <w:t>آيين</w:t>
            </w:r>
            <w:ins w:id="14493" w:author="Mehrnazi Boojari" w:date="2019-01-13T09:06:00Z">
              <w:r w:rsidR="006C7FE4">
                <w:rPr>
                  <w:rFonts w:ascii="B Lotus" w:eastAsia="Calibri" w:hAnsi="B Lotus" w:cs="B Nazanin" w:hint="cs"/>
                  <w:color w:val="000000"/>
                  <w:sz w:val="18"/>
                  <w:szCs w:val="18"/>
                  <w:rtl/>
                </w:rPr>
                <w:t>‌</w:t>
              </w:r>
            </w:ins>
            <w:del w:id="14494" w:author="Mehrnazi Boojari" w:date="2019-01-13T09:06:00Z">
              <w:r w:rsidRPr="00E73E3C" w:rsidDel="006C7FE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نامه اجرايي تهيه، تفكيك و واگذاري زمين در روستاها</w:t>
            </w:r>
            <w:ins w:id="14495" w:author="Mehrnazi Boojari" w:date="2019-01-13T09:07:00Z">
              <w:r w:rsidR="006C7FE4">
                <w:rPr>
                  <w:rFonts w:ascii="B Lotus" w:eastAsia="Calibri" w:hAnsi="B Lotus" w:cs="B Lotus" w:hint="cs"/>
                  <w:color w:val="000000"/>
                  <w:sz w:val="18"/>
                  <w:szCs w:val="18"/>
                  <w:rtl/>
                </w:rPr>
                <w:t xml:space="preserve"> </w:t>
              </w:r>
            </w:ins>
            <w:ins w:id="14496" w:author="Mehrnazi Boojari" w:date="2019-01-13T09:06:00Z">
              <w:r w:rsidR="006C7FE4">
                <w:rPr>
                  <w:rFonts w:ascii="B Lotus" w:eastAsia="Calibri" w:hAnsi="B Lotus" w:cs="B Lotus" w:hint="cs"/>
                  <w:color w:val="000000"/>
                  <w:sz w:val="18"/>
                  <w:szCs w:val="18"/>
                  <w:rtl/>
                </w:rPr>
                <w:t xml:space="preserve">30/6/1383 </w:t>
              </w:r>
            </w:ins>
            <w:del w:id="14497" w:author="Mehrnazi Boojari" w:date="2019-01-13T09:06:00Z">
              <w:r w:rsidRPr="00E73E3C" w:rsidDel="006C7FE4">
                <w:rPr>
                  <w:rFonts w:ascii="B Lotus" w:eastAsia="Calibri" w:hAnsi="B Lotus" w:cs="B Lotus"/>
                  <w:color w:val="000000"/>
                  <w:sz w:val="18"/>
                  <w:szCs w:val="18"/>
                </w:rPr>
                <w:delText xml:space="preserve">30/6/1383 </w:delText>
              </w:r>
            </w:del>
            <w:r w:rsidRPr="00E73E3C">
              <w:rPr>
                <w:rFonts w:ascii="B Lotus" w:eastAsia="Calibri" w:hAnsi="B Lotus" w:cs="B Lotus"/>
                <w:color w:val="000000"/>
                <w:sz w:val="18"/>
                <w:szCs w:val="18"/>
                <w:rtl/>
              </w:rPr>
              <w:t>شوراي مركزي بنياد مسكن انقلاب اسلامي</w:t>
            </w:r>
          </w:p>
        </w:tc>
      </w:tr>
      <w:tr w:rsidR="00E91C41" w:rsidRPr="00E73E3C" w14:paraId="7B3D6877" w14:textId="77777777" w:rsidTr="00E73E3C">
        <w:trPr>
          <w:trHeight w:val="388"/>
          <w:jc w:val="center"/>
        </w:trPr>
        <w:tc>
          <w:tcPr>
            <w:tcW w:w="659" w:type="pct"/>
            <w:vMerge w:val="restart"/>
            <w:shd w:val="clear" w:color="auto" w:fill="EDEDED"/>
            <w:vAlign w:val="center"/>
          </w:tcPr>
          <w:p w14:paraId="1EAED8E1"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نوسازی و مقاوم</w:t>
            </w:r>
            <w:del w:id="14498" w:author="Mehrnazi Boojari" w:date="2019-01-07T09:51:00Z">
              <w:r w:rsidRPr="00E73E3C" w:rsidDel="006F7CCF">
                <w:rPr>
                  <w:rFonts w:ascii="B Lotus" w:eastAsia="Calibri" w:hAnsi="B Lotus" w:cs="B Lotus" w:hint="cs"/>
                  <w:sz w:val="18"/>
                  <w:szCs w:val="18"/>
                  <w:rtl/>
                </w:rPr>
                <w:delText xml:space="preserve"> سازی </w:delText>
              </w:r>
            </w:del>
            <w:ins w:id="14499" w:author="Mehrnazi Boojari" w:date="2019-01-07T09:51:00Z">
              <w:r w:rsidR="006F7CCF">
                <w:rPr>
                  <w:rFonts w:ascii="B Lotus" w:eastAsia="Calibri" w:hAnsi="B Lotus" w:cs="B Lotus" w:hint="cs"/>
                  <w:sz w:val="18"/>
                  <w:szCs w:val="18"/>
                  <w:rtl/>
                </w:rPr>
                <w:t xml:space="preserve">‌سازی </w:t>
              </w:r>
            </w:ins>
            <w:r w:rsidRPr="00E73E3C">
              <w:rPr>
                <w:rFonts w:ascii="B Lotus" w:eastAsia="Calibri" w:hAnsi="B Lotus" w:cs="B Lotus" w:hint="cs"/>
                <w:sz w:val="18"/>
                <w:szCs w:val="18"/>
                <w:rtl/>
              </w:rPr>
              <w:t xml:space="preserve">مسکن </w:t>
            </w:r>
            <w:del w:id="14500" w:author="Mehrnazi Boojari" w:date="2019-01-07T10:03:00Z">
              <w:r w:rsidRPr="00E73E3C" w:rsidDel="00A31D6F">
                <w:rPr>
                  <w:rFonts w:ascii="B Lotus" w:eastAsia="Calibri" w:hAnsi="B Lotus" w:cs="B Lotus" w:hint="cs"/>
                  <w:sz w:val="18"/>
                  <w:szCs w:val="18"/>
                  <w:rtl/>
                </w:rPr>
                <w:delText>روستائی</w:delText>
              </w:r>
            </w:del>
            <w:ins w:id="14501" w:author="Mehrnazi Boojari" w:date="2019-01-07T10:03:00Z">
              <w:r w:rsidR="00A31D6F">
                <w:rPr>
                  <w:rFonts w:ascii="B Lotus" w:eastAsia="Calibri" w:hAnsi="B Lotus" w:cs="B Lotus" w:hint="cs"/>
                  <w:sz w:val="18"/>
                  <w:szCs w:val="18"/>
                  <w:rtl/>
                </w:rPr>
                <w:t>روستایی</w:t>
              </w:r>
            </w:ins>
            <w:r w:rsidRPr="00E73E3C">
              <w:rPr>
                <w:rFonts w:ascii="B Lotus" w:eastAsia="Calibri" w:hAnsi="B Lotus" w:cs="B Lotus" w:hint="cs"/>
                <w:sz w:val="18"/>
                <w:szCs w:val="18"/>
                <w:rtl/>
              </w:rPr>
              <w:t xml:space="preserve"> و پرداخت وام در این موضوع</w:t>
            </w:r>
          </w:p>
        </w:tc>
        <w:tc>
          <w:tcPr>
            <w:tcW w:w="308" w:type="pct"/>
            <w:vMerge w:val="restart"/>
            <w:shd w:val="clear" w:color="auto" w:fill="EDEDED"/>
            <w:vAlign w:val="center"/>
          </w:tcPr>
          <w:p w14:paraId="34C2EF6E"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0.131</w:t>
            </w:r>
          </w:p>
        </w:tc>
        <w:tc>
          <w:tcPr>
            <w:tcW w:w="700" w:type="pct"/>
            <w:shd w:val="clear" w:color="auto" w:fill="EDEDED"/>
            <w:vAlign w:val="center"/>
          </w:tcPr>
          <w:p w14:paraId="35681193"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کافی</w:t>
            </w:r>
            <w:del w:id="14502" w:author="Mehrnazi Boojari" w:date="2019-01-08T23:47:00Z">
              <w:r w:rsidRPr="00E73E3C" w:rsidDel="00144BA7">
                <w:rPr>
                  <w:rFonts w:ascii="B Lotus" w:eastAsia="Calibri" w:hAnsi="B Lotus" w:cs="B Lotus" w:hint="cs"/>
                  <w:sz w:val="18"/>
                  <w:szCs w:val="18"/>
                  <w:rtl/>
                </w:rPr>
                <w:delText xml:space="preserve"> نبودن </w:delText>
              </w:r>
            </w:del>
            <w:ins w:id="14503" w:author="Mehrnazi Boojari" w:date="2019-01-08T23:47:00Z">
              <w:r w:rsidR="00144BA7">
                <w:rPr>
                  <w:rFonts w:ascii="B Lotus" w:eastAsia="Calibri" w:hAnsi="B Lotus" w:cs="B Lotus" w:hint="cs"/>
                  <w:sz w:val="18"/>
                  <w:szCs w:val="18"/>
                  <w:rtl/>
                </w:rPr>
                <w:t xml:space="preserve">‌نبودن </w:t>
              </w:r>
            </w:ins>
            <w:r w:rsidRPr="00E73E3C">
              <w:rPr>
                <w:rFonts w:ascii="B Lotus" w:eastAsia="Calibri" w:hAnsi="B Lotus" w:cs="B Lotus" w:hint="cs"/>
                <w:sz w:val="18"/>
                <w:szCs w:val="18"/>
                <w:rtl/>
              </w:rPr>
              <w:t xml:space="preserve">میزان وام برای </w:t>
            </w:r>
            <w:del w:id="14504" w:author="Mehrnazi Boojari" w:date="2019-01-07T22:28:00Z">
              <w:r w:rsidRPr="00E73E3C" w:rsidDel="00051F26">
                <w:rPr>
                  <w:rFonts w:ascii="B Lotus" w:eastAsia="Calibri" w:hAnsi="B Lotus" w:cs="B Lotus" w:hint="cs"/>
                  <w:sz w:val="18"/>
                  <w:szCs w:val="18"/>
                  <w:rtl/>
                </w:rPr>
                <w:delText>ساخت و ساز</w:delText>
              </w:r>
            </w:del>
            <w:ins w:id="14505" w:author="Mehrnazi Boojari" w:date="2019-01-07T22:28:00Z">
              <w:r w:rsidR="00051F26">
                <w:rPr>
                  <w:rFonts w:ascii="B Lotus" w:eastAsia="Calibri" w:hAnsi="B Lotus" w:cs="B Lotus" w:hint="cs"/>
                  <w:sz w:val="18"/>
                  <w:szCs w:val="18"/>
                  <w:rtl/>
                </w:rPr>
                <w:t>ساخت</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و</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ساز</w:t>
              </w:r>
            </w:ins>
            <w:r w:rsidRPr="00E73E3C">
              <w:rPr>
                <w:rFonts w:ascii="B Lotus" w:eastAsia="Calibri" w:hAnsi="B Lotus" w:cs="B Lotus" w:hint="cs"/>
                <w:sz w:val="18"/>
                <w:szCs w:val="18"/>
                <w:rtl/>
              </w:rPr>
              <w:t xml:space="preserve"> و نوسازی مسکن </w:t>
            </w:r>
            <w:del w:id="14506" w:author="Mehrnazi Boojari" w:date="2019-01-07T10:03:00Z">
              <w:r w:rsidRPr="00E73E3C" w:rsidDel="00A31D6F">
                <w:rPr>
                  <w:rFonts w:ascii="B Lotus" w:eastAsia="Calibri" w:hAnsi="B Lotus" w:cs="B Lotus" w:hint="cs"/>
                  <w:sz w:val="18"/>
                  <w:szCs w:val="18"/>
                  <w:rtl/>
                </w:rPr>
                <w:delText>روستائی</w:delText>
              </w:r>
            </w:del>
            <w:ins w:id="14507" w:author="Mehrnazi Boojari" w:date="2019-01-07T10:03:00Z">
              <w:r w:rsidR="00A31D6F">
                <w:rPr>
                  <w:rFonts w:ascii="B Lotus" w:eastAsia="Calibri" w:hAnsi="B Lotus" w:cs="B Lotus" w:hint="cs"/>
                  <w:sz w:val="18"/>
                  <w:szCs w:val="18"/>
                  <w:rtl/>
                </w:rPr>
                <w:t>روستایی</w:t>
              </w:r>
            </w:ins>
          </w:p>
        </w:tc>
        <w:tc>
          <w:tcPr>
            <w:tcW w:w="282" w:type="pct"/>
            <w:shd w:val="clear" w:color="auto" w:fill="EDEDED"/>
            <w:vAlign w:val="center"/>
          </w:tcPr>
          <w:p w14:paraId="7476FA3C"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0.21</w:t>
            </w:r>
          </w:p>
        </w:tc>
        <w:tc>
          <w:tcPr>
            <w:tcW w:w="455" w:type="pct"/>
            <w:shd w:val="clear" w:color="auto" w:fill="EDEDED"/>
            <w:vAlign w:val="center"/>
          </w:tcPr>
          <w:p w14:paraId="136AB4BA" w14:textId="77777777" w:rsidR="00E91C41" w:rsidRPr="00E73E3C" w:rsidRDefault="00E91C41" w:rsidP="00E91C41">
            <w:pPr>
              <w:bidi/>
              <w:jc w:val="center"/>
              <w:rPr>
                <w:rFonts w:ascii="B Lotus" w:eastAsia="Calibri" w:hAnsi="B Lotus" w:cs="B Lotus"/>
                <w:sz w:val="18"/>
                <w:szCs w:val="18"/>
                <w:rtl/>
              </w:rPr>
            </w:pPr>
            <w:del w:id="14508" w:author="Mehrnazi Boojari" w:date="2019-01-13T07:10:00Z">
              <w:r w:rsidRPr="00E73E3C" w:rsidDel="002E51AF">
                <w:rPr>
                  <w:rFonts w:ascii="B Lotus" w:eastAsia="Calibri" w:hAnsi="B Lotus" w:cs="B Lotus" w:hint="cs"/>
                  <w:sz w:val="18"/>
                  <w:szCs w:val="18"/>
                  <w:rtl/>
                </w:rPr>
                <w:delText>برنامه ریزی</w:delText>
              </w:r>
            </w:del>
            <w:ins w:id="14509" w:author="Mehrnazi Boojari" w:date="2019-01-13T07:10:00Z">
              <w:r w:rsidR="002E51AF">
                <w:rPr>
                  <w:rFonts w:ascii="B Lotus" w:eastAsia="Calibri" w:hAnsi="B Lotus" w:cs="B Lotus" w:hint="cs"/>
                  <w:sz w:val="18"/>
                  <w:szCs w:val="18"/>
                  <w:rtl/>
                </w:rPr>
                <w:t>برنامه‌ریزی</w:t>
              </w:r>
            </w:ins>
          </w:p>
        </w:tc>
        <w:tc>
          <w:tcPr>
            <w:tcW w:w="434" w:type="pct"/>
            <w:shd w:val="clear" w:color="auto" w:fill="EDEDED"/>
            <w:vAlign w:val="center"/>
          </w:tcPr>
          <w:p w14:paraId="7FA410D1"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54262C8B"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5787ABD5"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بانک مرکزی</w:t>
            </w:r>
          </w:p>
          <w:p w14:paraId="0AD7F455"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سازمان برنامه و بودجه</w:t>
            </w:r>
          </w:p>
        </w:tc>
        <w:tc>
          <w:tcPr>
            <w:tcW w:w="1576" w:type="pct"/>
            <w:shd w:val="clear" w:color="auto" w:fill="EDEDED"/>
            <w:vAlign w:val="center"/>
          </w:tcPr>
          <w:p w14:paraId="19C50E37" w14:textId="77777777" w:rsidR="00E91C41" w:rsidRPr="00E73E3C" w:rsidRDefault="00E91C41" w:rsidP="006C7FE4">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ماد</w:t>
            </w:r>
            <w:del w:id="14510" w:author="Mehrnazi Boojari" w:date="2019-01-13T09:07:00Z">
              <w:r w:rsidRPr="00E73E3C" w:rsidDel="006C7FE4">
                <w:rPr>
                  <w:rFonts w:ascii="B Lotus" w:eastAsia="Calibri" w:hAnsi="B Lotus" w:cs="B Lotus" w:hint="cs"/>
                  <w:color w:val="000000"/>
                  <w:sz w:val="18"/>
                  <w:szCs w:val="18"/>
                  <w:rtl/>
                </w:rPr>
                <w:delText>ه</w:delText>
              </w:r>
            </w:del>
            <w:ins w:id="14511" w:author="Mehrnazi Boojari" w:date="2019-01-13T09:07:00Z">
              <w:r w:rsidR="006C7FE4">
                <w:rPr>
                  <w:rFonts w:ascii="B Lotus" w:eastAsia="Calibri" w:hAnsi="B Lotus" w:cs="B Lotus" w:hint="cs"/>
                  <w:color w:val="000000"/>
                  <w:sz w:val="18"/>
                  <w:szCs w:val="18"/>
                  <w:rtl/>
                </w:rPr>
                <w:t xml:space="preserve">ۀ </w:t>
              </w:r>
            </w:ins>
            <w:r w:rsidRPr="00E73E3C">
              <w:rPr>
                <w:rFonts w:ascii="B Lotus" w:eastAsia="Calibri" w:hAnsi="B Lotus" w:cs="B Lotus" w:hint="cs"/>
                <w:color w:val="000000"/>
                <w:sz w:val="18"/>
                <w:szCs w:val="18"/>
                <w:rtl/>
              </w:rPr>
              <w:t>27</w:t>
            </w:r>
            <w:del w:id="14512" w:author="Mehrnazi Boojari" w:date="2019-01-07T09:59:00Z">
              <w:r w:rsidRPr="00E73E3C" w:rsidDel="00A31D6F">
                <w:rPr>
                  <w:rFonts w:ascii="B Lotus" w:eastAsia="Calibri" w:hAnsi="B Lotus" w:cs="B Lotus" w:hint="cs"/>
                  <w:color w:val="000000"/>
                  <w:sz w:val="18"/>
                  <w:szCs w:val="18"/>
                  <w:rtl/>
                </w:rPr>
                <w:delText xml:space="preserve">  </w:delText>
              </w:r>
            </w:del>
            <w:ins w:id="14513"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37BF0356" w14:textId="77777777" w:rsidR="00E91C41" w:rsidRPr="00E73E3C" w:rsidRDefault="00E91C41" w:rsidP="006C7FE4">
            <w:pPr>
              <w:bidi/>
              <w:jc w:val="center"/>
              <w:rPr>
                <w:rFonts w:ascii="B Lotus" w:eastAsia="Calibri" w:hAnsi="B Lotus" w:cs="B Lotus"/>
                <w:color w:val="000000"/>
                <w:sz w:val="18"/>
                <w:szCs w:val="18"/>
                <w:rtl/>
              </w:rPr>
            </w:pPr>
            <w:del w:id="14514" w:author="Mehrnazi Boojari" w:date="2019-01-13T09:07:00Z">
              <w:r w:rsidRPr="00E73E3C" w:rsidDel="006C7FE4">
                <w:rPr>
                  <w:rFonts w:ascii="B Lotus" w:eastAsia="Calibri" w:hAnsi="B Lotus" w:cs="B Lotus" w:hint="cs"/>
                  <w:color w:val="000000"/>
                  <w:sz w:val="18"/>
                  <w:szCs w:val="18"/>
                  <w:rtl/>
                </w:rPr>
                <w:delText xml:space="preserve">ماده </w:delText>
              </w:r>
            </w:del>
            <w:ins w:id="14515" w:author="Mehrnazi Boojari" w:date="2019-01-13T09:07:00Z">
              <w:r w:rsidR="006C7FE4" w:rsidRPr="00E73E3C">
                <w:rPr>
                  <w:rFonts w:ascii="B Lotus" w:eastAsia="Calibri" w:hAnsi="B Lotus" w:cs="B Lotus" w:hint="cs"/>
                  <w:color w:val="000000"/>
                  <w:sz w:val="18"/>
                  <w:szCs w:val="18"/>
                  <w:rtl/>
                </w:rPr>
                <w:t>ماد</w:t>
              </w:r>
              <w:r w:rsidR="006C7FE4">
                <w:rPr>
                  <w:rFonts w:ascii="B Lotus" w:eastAsia="Calibri" w:hAnsi="B Lotus" w:cs="B Lotus" w:hint="cs"/>
                  <w:color w:val="000000"/>
                  <w:sz w:val="18"/>
                  <w:szCs w:val="18"/>
                  <w:rtl/>
                </w:rPr>
                <w:t>ۀ</w:t>
              </w:r>
              <w:r w:rsidR="006C7FE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11 قانون ساماندهی و حمایت از تولید و عرضه مسکن سال 1387</w:t>
            </w:r>
          </w:p>
          <w:p w14:paraId="35EFCC4A" w14:textId="77777777" w:rsidR="00E91C41" w:rsidRPr="00E73E3C" w:rsidRDefault="00E91C41" w:rsidP="00E91C41">
            <w:pPr>
              <w:bidi/>
              <w:jc w:val="center"/>
              <w:rPr>
                <w:rFonts w:ascii="B Lotus" w:eastAsia="Calibri" w:hAnsi="B Lotus" w:cs="B Lotus"/>
                <w:color w:val="000000"/>
                <w:sz w:val="18"/>
                <w:szCs w:val="18"/>
                <w:rtl/>
              </w:rPr>
            </w:pPr>
            <w:del w:id="14516" w:author="Mehrnazi Boojari" w:date="2019-01-08T23:54:00Z">
              <w:r w:rsidRPr="00E73E3C" w:rsidDel="00990020">
                <w:rPr>
                  <w:rFonts w:ascii="B Lotus" w:eastAsia="Calibri" w:hAnsi="B Lotus" w:cs="B Lotus" w:hint="cs"/>
                  <w:color w:val="000000"/>
                  <w:sz w:val="18"/>
                  <w:szCs w:val="18"/>
                  <w:rtl/>
                </w:rPr>
                <w:delText>اساسنامه</w:delText>
              </w:r>
            </w:del>
            <w:ins w:id="14517" w:author="Mehrnazi Boojari" w:date="2019-01-08T23:54:00Z">
              <w:r w:rsidR="00990020">
                <w:rPr>
                  <w:rFonts w:ascii="B Lotus" w:eastAsia="Calibri" w:hAnsi="B Lotus" w:cs="B Lotus" w:hint="cs"/>
                  <w:color w:val="000000"/>
                  <w:sz w:val="18"/>
                  <w:szCs w:val="18"/>
                  <w:rtl/>
                </w:rPr>
                <w:t>اساس‌نامه</w:t>
              </w:r>
            </w:ins>
            <w:r w:rsidRPr="00E73E3C">
              <w:rPr>
                <w:rFonts w:ascii="B Lotus" w:eastAsia="Calibri" w:hAnsi="B Lotus" w:cs="B Lotus" w:hint="cs"/>
                <w:color w:val="000000"/>
                <w:sz w:val="18"/>
                <w:szCs w:val="18"/>
                <w:rtl/>
              </w:rPr>
              <w:t xml:space="preserve"> بنیاد مسکن مصوب 1366</w:t>
            </w:r>
          </w:p>
          <w:p w14:paraId="4B7D08C0" w14:textId="77777777" w:rsidR="00E91C41" w:rsidRPr="00E73E3C" w:rsidRDefault="00E91C41" w:rsidP="006C7FE4">
            <w:pPr>
              <w:bidi/>
              <w:jc w:val="center"/>
              <w:rPr>
                <w:rFonts w:ascii="B Lotus" w:eastAsia="Calibri" w:hAnsi="B Lotus" w:cs="B Lotus"/>
                <w:color w:val="000000"/>
                <w:sz w:val="18"/>
                <w:szCs w:val="18"/>
                <w:rtl/>
              </w:rPr>
            </w:pPr>
            <w:r w:rsidRPr="00E73E3C">
              <w:rPr>
                <w:rFonts w:ascii="B Lotus" w:eastAsia="Calibri" w:hAnsi="B Lotus" w:cs="B Lotus"/>
                <w:color w:val="000000"/>
                <w:sz w:val="18"/>
                <w:szCs w:val="18"/>
                <w:rtl/>
              </w:rPr>
              <w:lastRenderedPageBreak/>
              <w:t>قانون تهيه مسكن براي افراد كم</w:t>
            </w:r>
            <w:ins w:id="14518" w:author="Mehrnazi Boojari" w:date="2019-01-13T09:07:00Z">
              <w:r w:rsidR="006C7FE4">
                <w:rPr>
                  <w:rFonts w:ascii="B Lotus" w:eastAsia="Calibri" w:hAnsi="B Lotus" w:cs="B Nazanin" w:hint="cs"/>
                  <w:color w:val="000000"/>
                  <w:sz w:val="18"/>
                  <w:szCs w:val="18"/>
                  <w:rtl/>
                </w:rPr>
                <w:t>‌</w:t>
              </w:r>
            </w:ins>
            <w:del w:id="14519" w:author="Mehrnazi Boojari" w:date="2019-01-13T09:07:00Z">
              <w:r w:rsidRPr="00E73E3C" w:rsidDel="006C7FE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درآمد‌‌‌</w:t>
            </w:r>
            <w:r w:rsidRPr="00E73E3C">
              <w:rPr>
                <w:rFonts w:ascii="Times New Roman" w:eastAsia="Calibri" w:hAnsi="Times New Roman" w:cs="Times New Roman" w:hint="cs"/>
                <w:color w:val="000000"/>
                <w:sz w:val="18"/>
                <w:szCs w:val="18"/>
                <w:rtl/>
              </w:rPr>
              <w:t>​</w:t>
            </w:r>
            <w:r w:rsidRPr="00E73E3C">
              <w:rPr>
                <w:rFonts w:ascii="B Lotus" w:eastAsia="Calibri" w:hAnsi="B Lotus" w:cs="B Lotus" w:hint="cs"/>
                <w:color w:val="000000"/>
                <w:sz w:val="18"/>
                <w:szCs w:val="18"/>
                <w:rtl/>
              </w:rPr>
              <w:t xml:space="preserve"> 6/7/1372</w:t>
            </w:r>
          </w:p>
          <w:p w14:paraId="16C58DBC" w14:textId="77777777" w:rsidR="00E91C41" w:rsidRPr="00E73E3C" w:rsidRDefault="00E91C41" w:rsidP="00055E34">
            <w:pPr>
              <w:bidi/>
              <w:jc w:val="center"/>
              <w:rPr>
                <w:rFonts w:ascii="B Lotus" w:eastAsia="Calibri" w:hAnsi="B Lotus" w:cs="B Lotus"/>
                <w:color w:val="000000"/>
                <w:sz w:val="18"/>
                <w:szCs w:val="18"/>
              </w:rPr>
            </w:pPr>
            <w:r w:rsidRPr="00E73E3C">
              <w:rPr>
                <w:rFonts w:ascii="B Lotus" w:eastAsia="Calibri" w:hAnsi="B Lotus" w:cs="B Lotus"/>
                <w:color w:val="000000"/>
                <w:sz w:val="18"/>
                <w:szCs w:val="18"/>
                <w:rtl/>
              </w:rPr>
              <w:t>آيين</w:t>
            </w:r>
            <w:ins w:id="14520" w:author="Mehrnazi Boojari" w:date="2019-01-13T09:08:00Z">
              <w:r w:rsidR="00055E34">
                <w:rPr>
                  <w:rFonts w:ascii="B Lotus" w:eastAsia="Calibri" w:hAnsi="B Lotus" w:cs="B Nazanin" w:hint="cs"/>
                  <w:color w:val="000000"/>
                  <w:sz w:val="18"/>
                  <w:szCs w:val="18"/>
                  <w:rtl/>
                </w:rPr>
                <w:t>‌</w:t>
              </w:r>
            </w:ins>
            <w:del w:id="14521" w:author="Mehrnazi Boojari" w:date="2019-01-13T09:08:00Z">
              <w:r w:rsidRPr="00E73E3C" w:rsidDel="00055E3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نامه اعطاي تسهيلات مسكن و نوسازي و بهسازي مسكن روستايي</w:t>
            </w:r>
            <w:r w:rsidRPr="00E73E3C">
              <w:rPr>
                <w:rFonts w:ascii="B Lotus" w:eastAsia="Calibri" w:hAnsi="B Lotus" w:cs="B Lotus"/>
                <w:color w:val="000000"/>
                <w:sz w:val="18"/>
                <w:szCs w:val="18"/>
                <w:rtl/>
              </w:rPr>
              <w:br/>
              <w:t>مصوب 16/01/1385 با اصلاحات و الحاقات بعدي</w:t>
            </w:r>
          </w:p>
          <w:p w14:paraId="33DB32EC" w14:textId="77777777" w:rsidR="00E91C41" w:rsidRPr="00E73E3C" w:rsidRDefault="00E91C41" w:rsidP="00E91C41">
            <w:pPr>
              <w:bidi/>
              <w:jc w:val="center"/>
              <w:rPr>
                <w:rFonts w:ascii="B Lotus" w:eastAsia="Calibri" w:hAnsi="B Lotus" w:cs="B Lotus"/>
                <w:color w:val="000000"/>
                <w:sz w:val="18"/>
                <w:szCs w:val="18"/>
              </w:rPr>
            </w:pPr>
            <w:del w:id="14522" w:author="Mehrnazi Boojari" w:date="2019-01-08T03:27:00Z">
              <w:r w:rsidRPr="00E73E3C" w:rsidDel="00666313">
                <w:rPr>
                  <w:rFonts w:ascii="B Lotus" w:eastAsia="Calibri" w:hAnsi="B Lotus" w:cs="B Lotus" w:hint="cs"/>
                  <w:color w:val="000000"/>
                  <w:sz w:val="18"/>
                  <w:szCs w:val="18"/>
                  <w:rtl/>
                </w:rPr>
                <w:delText>آئین نامه</w:delText>
              </w:r>
            </w:del>
            <w:ins w:id="14523" w:author="Mehrnazi Boojari" w:date="2019-01-08T03:27:00Z">
              <w:r w:rsidR="00666313">
                <w:rPr>
                  <w:rFonts w:ascii="B Lotus" w:eastAsia="Calibri" w:hAnsi="B Lotus" w:cs="B Lotus" w:hint="cs"/>
                  <w:color w:val="000000"/>
                  <w:sz w:val="18"/>
                  <w:szCs w:val="18"/>
                  <w:rtl/>
                </w:rPr>
                <w:t>آیین‌نامه</w:t>
              </w:r>
            </w:ins>
            <w:r w:rsidRPr="00E73E3C">
              <w:rPr>
                <w:rFonts w:ascii="B Lotus" w:eastAsia="Calibri" w:hAnsi="B Lotus" w:cs="B Lotus" w:hint="cs"/>
                <w:color w:val="000000"/>
                <w:sz w:val="18"/>
                <w:szCs w:val="18"/>
                <w:rtl/>
              </w:rPr>
              <w:t xml:space="preserve"> اعطای تسهیلات مسکن روستایی بانک مسکن </w:t>
            </w:r>
            <w:del w:id="14524" w:author="Mehrnazi Boojari" w:date="2019-01-09T23:38:00Z">
              <w:r w:rsidRPr="00E73E3C" w:rsidDel="00947B53">
                <w:rPr>
                  <w:rFonts w:ascii="B Lotus" w:eastAsia="Calibri" w:hAnsi="B Lotus" w:cs="B Lotus"/>
                  <w:color w:val="000000"/>
                  <w:sz w:val="18"/>
                  <w:szCs w:val="18"/>
                  <w:rtl/>
                </w:rPr>
                <w:delText>بر اساس</w:delText>
              </w:r>
            </w:del>
            <w:ins w:id="14525" w:author="Mehrnazi Boojari" w:date="2019-01-09T23:38:00Z">
              <w:r w:rsidR="00947B53">
                <w:rPr>
                  <w:rFonts w:ascii="B Lotus" w:eastAsia="Calibri" w:hAnsi="B Lotus" w:cs="B Lotus"/>
                  <w:color w:val="000000"/>
                  <w:sz w:val="18"/>
                  <w:szCs w:val="18"/>
                  <w:rtl/>
                </w:rPr>
                <w:t>بر</w:t>
              </w:r>
              <w:r w:rsidR="00947B53">
                <w:rPr>
                  <w:rFonts w:ascii="Times New Roman" w:eastAsia="Calibri" w:hAnsi="Times New Roman" w:cs="Times New Roman" w:hint="cs"/>
                  <w:color w:val="000000"/>
                  <w:sz w:val="18"/>
                  <w:szCs w:val="18"/>
                  <w:rtl/>
                </w:rPr>
                <w:t> </w:t>
              </w:r>
              <w:r w:rsidR="00947B53">
                <w:rPr>
                  <w:rFonts w:ascii="B Lotus" w:eastAsia="Calibri" w:hAnsi="B Lotus" w:cs="B Lotus"/>
                  <w:color w:val="000000"/>
                  <w:sz w:val="18"/>
                  <w:szCs w:val="18"/>
                  <w:rtl/>
                </w:rPr>
                <w:t>اساس</w:t>
              </w:r>
            </w:ins>
            <w:r w:rsidRPr="00E73E3C">
              <w:rPr>
                <w:rFonts w:ascii="B Lotus" w:eastAsia="Calibri" w:hAnsi="B Lotus" w:cs="B Lotus"/>
                <w:color w:val="000000"/>
                <w:sz w:val="18"/>
                <w:szCs w:val="18"/>
                <w:rtl/>
              </w:rPr>
              <w:t xml:space="preserve"> ضوابط و مقررات شورا</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عال</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پول و </w:t>
            </w:r>
            <w:ins w:id="14526" w:author="Mehrnazi Boojari" w:date="2019-01-13T09:08:00Z">
              <w:r w:rsidR="00055E34">
                <w:rPr>
                  <w:rFonts w:ascii="B Lotus" w:eastAsia="Calibri" w:hAnsi="B Lotus" w:cs="B Lotus" w:hint="cs"/>
                  <w:color w:val="000000"/>
                  <w:sz w:val="18"/>
                  <w:szCs w:val="18"/>
                  <w:rtl/>
                </w:rPr>
                <w:t>ا</w:t>
              </w:r>
            </w:ins>
            <w:r w:rsidRPr="00E73E3C">
              <w:rPr>
                <w:rFonts w:ascii="B Lotus" w:eastAsia="Calibri" w:hAnsi="B Lotus" w:cs="B Lotus"/>
                <w:color w:val="000000"/>
                <w:sz w:val="18"/>
                <w:szCs w:val="18"/>
                <w:rtl/>
              </w:rPr>
              <w:t>عتبار و بانک مرکز</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جمهور</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اسلام</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ا</w:t>
            </w:r>
            <w:r w:rsidRPr="00E73E3C">
              <w:rPr>
                <w:rFonts w:ascii="B Lotus" w:eastAsia="Calibri" w:hAnsi="B Lotus" w:cs="B Lotus" w:hint="cs"/>
                <w:color w:val="000000"/>
                <w:sz w:val="18"/>
                <w:szCs w:val="18"/>
                <w:rtl/>
              </w:rPr>
              <w:t>ی</w:t>
            </w:r>
            <w:r w:rsidRPr="00E73E3C">
              <w:rPr>
                <w:rFonts w:ascii="B Lotus" w:eastAsia="Calibri" w:hAnsi="B Lotus" w:cs="B Lotus" w:hint="eastAsia"/>
                <w:color w:val="000000"/>
                <w:sz w:val="18"/>
                <w:szCs w:val="18"/>
                <w:rtl/>
              </w:rPr>
              <w:t>ران</w:t>
            </w:r>
          </w:p>
        </w:tc>
      </w:tr>
      <w:tr w:rsidR="00E91C41" w:rsidRPr="00E73E3C" w14:paraId="79CFA170" w14:textId="77777777" w:rsidTr="00E73E3C">
        <w:trPr>
          <w:trHeight w:val="525"/>
          <w:jc w:val="center"/>
        </w:trPr>
        <w:tc>
          <w:tcPr>
            <w:tcW w:w="659" w:type="pct"/>
            <w:vMerge/>
            <w:shd w:val="clear" w:color="auto" w:fill="EDEDED"/>
            <w:vAlign w:val="center"/>
          </w:tcPr>
          <w:p w14:paraId="7DDD8A2C"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370ABE62"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shd w:val="clear" w:color="auto" w:fill="EDEDED"/>
            <w:vAlign w:val="center"/>
          </w:tcPr>
          <w:p w14:paraId="32368DF1"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بوروکراسی و </w:t>
            </w:r>
            <w:del w:id="14527" w:author="Mehrnazi Boojari" w:date="2019-01-10T00:21:00Z">
              <w:r w:rsidRPr="00E73E3C" w:rsidDel="002E20FF">
                <w:rPr>
                  <w:rFonts w:ascii="B Lotus" w:eastAsia="Calibri" w:hAnsi="B Lotus" w:cs="B Lotus" w:hint="cs"/>
                  <w:sz w:val="18"/>
                  <w:szCs w:val="18"/>
                  <w:rtl/>
                </w:rPr>
                <w:delText>فرایند</w:delText>
              </w:r>
            </w:del>
            <w:ins w:id="14528" w:author="Mehrnazi Boojari" w:date="2019-01-10T00:21:00Z">
              <w:r w:rsidR="002E20FF">
                <w:rPr>
                  <w:rFonts w:ascii="B Lotus" w:eastAsia="Calibri" w:hAnsi="B Lotus" w:cs="B Lotus" w:hint="cs"/>
                  <w:sz w:val="18"/>
                  <w:szCs w:val="18"/>
                  <w:rtl/>
                </w:rPr>
                <w:t>فرآیند</w:t>
              </w:r>
            </w:ins>
            <w:r w:rsidRPr="00E73E3C">
              <w:rPr>
                <w:rFonts w:ascii="B Lotus" w:eastAsia="Calibri" w:hAnsi="B Lotus" w:cs="B Lotus" w:hint="cs"/>
                <w:sz w:val="18"/>
                <w:szCs w:val="18"/>
                <w:rtl/>
              </w:rPr>
              <w:t xml:space="preserve"> پچیده بانکی برای اعطای وام (</w:t>
            </w:r>
            <w:del w:id="14529" w:author="Mehrnazi Boojari" w:date="2019-01-13T07:56:00Z">
              <w:r w:rsidRPr="00E73E3C" w:rsidDel="00FD65E1">
                <w:rPr>
                  <w:rFonts w:ascii="B Lotus" w:eastAsia="Calibri" w:hAnsi="B Lotus" w:cs="B Lotus" w:hint="cs"/>
                  <w:sz w:val="18"/>
                  <w:szCs w:val="18"/>
                  <w:rtl/>
                </w:rPr>
                <w:delText>ضامنین</w:delText>
              </w:r>
            </w:del>
            <w:ins w:id="14530" w:author="Mehrnazi Boojari" w:date="2019-01-13T07:56:00Z">
              <w:r w:rsidR="00FD65E1">
                <w:rPr>
                  <w:rFonts w:ascii="B Lotus" w:eastAsia="Calibri" w:hAnsi="B Lotus" w:cs="B Lotus" w:hint="cs"/>
                  <w:sz w:val="18"/>
                  <w:szCs w:val="18"/>
                  <w:rtl/>
                </w:rPr>
                <w:t>ضامن‌ها</w:t>
              </w:r>
            </w:ins>
            <w:del w:id="14531" w:author="Mehrnazi Boojari" w:date="2019-01-07T09:47:00Z">
              <w:r w:rsidRPr="00E73E3C" w:rsidDel="006F7CCF">
                <w:rPr>
                  <w:rFonts w:ascii="B Lotus" w:eastAsia="Calibri" w:hAnsi="B Lotus" w:cs="B Lotus" w:hint="cs"/>
                  <w:sz w:val="18"/>
                  <w:szCs w:val="18"/>
                  <w:rtl/>
                </w:rPr>
                <w:delText xml:space="preserve"> ،</w:delText>
              </w:r>
            </w:del>
            <w:ins w:id="14532" w:author="Mehrnazi Boojari" w:date="2019-01-07T09:47:00Z">
              <w:r w:rsidR="006F7CCF">
                <w:rPr>
                  <w:rFonts w:ascii="B Lotus" w:eastAsia="Calibri" w:hAnsi="B Lotus" w:cs="B Lotus" w:hint="cs"/>
                  <w:sz w:val="18"/>
                  <w:szCs w:val="18"/>
                  <w:rtl/>
                </w:rPr>
                <w:t>،</w:t>
              </w:r>
            </w:ins>
            <w:r w:rsidRPr="00E73E3C">
              <w:rPr>
                <w:rFonts w:ascii="B Lotus" w:eastAsia="Calibri" w:hAnsi="B Lotus" w:cs="B Lotus" w:hint="cs"/>
                <w:sz w:val="18"/>
                <w:szCs w:val="18"/>
                <w:rtl/>
              </w:rPr>
              <w:t xml:space="preserve"> میزان اقساط و ...)</w:t>
            </w:r>
            <w:ins w:id="14533" w:author="Mehrnazi Boojari" w:date="2019-01-13T08:53:00Z">
              <w:r w:rsidR="00AD29F8">
                <w:rPr>
                  <w:rFonts w:ascii="B Lotus" w:eastAsia="Calibri" w:hAnsi="B Lotus" w:cs="B Lotus" w:hint="cs"/>
                  <w:sz w:val="18"/>
                  <w:szCs w:val="18"/>
                  <w:rtl/>
                </w:rPr>
                <w:t xml:space="preserve"> </w:t>
              </w:r>
            </w:ins>
            <w:r w:rsidRPr="00E73E3C">
              <w:rPr>
                <w:rFonts w:ascii="B Lotus" w:eastAsia="Calibri" w:hAnsi="B Lotus" w:cs="B Lotus" w:hint="cs"/>
                <w:sz w:val="18"/>
                <w:szCs w:val="18"/>
                <w:rtl/>
              </w:rPr>
              <w:t>در ساخت و نوسازی مسکن</w:t>
            </w:r>
          </w:p>
        </w:tc>
        <w:tc>
          <w:tcPr>
            <w:tcW w:w="282" w:type="pct"/>
            <w:vMerge w:val="restart"/>
            <w:shd w:val="clear" w:color="auto" w:fill="EDEDED"/>
            <w:vAlign w:val="center"/>
          </w:tcPr>
          <w:p w14:paraId="71F0364E"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0.19</w:t>
            </w:r>
          </w:p>
        </w:tc>
        <w:tc>
          <w:tcPr>
            <w:tcW w:w="455" w:type="pct"/>
            <w:shd w:val="clear" w:color="auto" w:fill="EDEDED"/>
            <w:vAlign w:val="center"/>
          </w:tcPr>
          <w:p w14:paraId="276053C9" w14:textId="77777777" w:rsidR="00E91C41" w:rsidRPr="00E73E3C" w:rsidRDefault="00E91C41" w:rsidP="00E91C41">
            <w:pPr>
              <w:bidi/>
              <w:jc w:val="center"/>
              <w:rPr>
                <w:rFonts w:ascii="B Lotus" w:eastAsia="Calibri" w:hAnsi="B Lotus" w:cs="B Lotus"/>
                <w:sz w:val="18"/>
                <w:szCs w:val="18"/>
                <w:rtl/>
              </w:rPr>
            </w:pPr>
            <w:del w:id="14534" w:author="Mehrnazi Boojari" w:date="2019-01-13T07:10:00Z">
              <w:r w:rsidRPr="00E73E3C" w:rsidDel="002E51AF">
                <w:rPr>
                  <w:rFonts w:ascii="B Lotus" w:eastAsia="Calibri" w:hAnsi="B Lotus" w:cs="B Lotus" w:hint="cs"/>
                  <w:sz w:val="18"/>
                  <w:szCs w:val="18"/>
                  <w:rtl/>
                </w:rPr>
                <w:delText>برنامه ریزی</w:delText>
              </w:r>
            </w:del>
            <w:ins w:id="14535" w:author="Mehrnazi Boojari" w:date="2019-01-13T07:10:00Z">
              <w:r w:rsidR="002E51AF">
                <w:rPr>
                  <w:rFonts w:ascii="B Lotus" w:eastAsia="Calibri" w:hAnsi="B Lotus" w:cs="B Lotus" w:hint="cs"/>
                  <w:sz w:val="18"/>
                  <w:szCs w:val="18"/>
                  <w:rtl/>
                </w:rPr>
                <w:t>برنامه‌ریزی</w:t>
              </w:r>
            </w:ins>
          </w:p>
        </w:tc>
        <w:tc>
          <w:tcPr>
            <w:tcW w:w="434" w:type="pct"/>
            <w:vMerge w:val="restart"/>
            <w:shd w:val="clear" w:color="auto" w:fill="EDEDED"/>
            <w:vAlign w:val="center"/>
          </w:tcPr>
          <w:p w14:paraId="357B0CD4"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4CA7ED71"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614CEC61"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بانک مسکن</w:t>
            </w:r>
          </w:p>
        </w:tc>
        <w:tc>
          <w:tcPr>
            <w:tcW w:w="1576" w:type="pct"/>
            <w:vMerge w:val="restart"/>
            <w:shd w:val="clear" w:color="auto" w:fill="EDEDED"/>
            <w:vAlign w:val="center"/>
          </w:tcPr>
          <w:p w14:paraId="5F152765" w14:textId="77777777" w:rsidR="00E91C41" w:rsidRPr="00E73E3C" w:rsidRDefault="00E91C41" w:rsidP="00055E34">
            <w:pPr>
              <w:bidi/>
              <w:jc w:val="center"/>
              <w:rPr>
                <w:rFonts w:ascii="B Lotus" w:eastAsia="Calibri" w:hAnsi="B Lotus" w:cs="B Lotus"/>
                <w:color w:val="000000"/>
                <w:sz w:val="18"/>
                <w:szCs w:val="18"/>
              </w:rPr>
            </w:pPr>
            <w:r w:rsidRPr="00E73E3C">
              <w:rPr>
                <w:rFonts w:ascii="B Lotus" w:eastAsia="Calibri" w:hAnsi="B Lotus" w:cs="B Lotus"/>
                <w:color w:val="000000"/>
                <w:sz w:val="18"/>
                <w:szCs w:val="18"/>
                <w:rtl/>
              </w:rPr>
              <w:t>آيين</w:t>
            </w:r>
            <w:ins w:id="14536" w:author="Mehrnazi Boojari" w:date="2019-01-13T09:08:00Z">
              <w:r w:rsidR="00055E34">
                <w:rPr>
                  <w:rFonts w:ascii="B Lotus" w:eastAsia="Calibri" w:hAnsi="B Lotus" w:cs="B Nazanin" w:hint="cs"/>
                  <w:color w:val="000000"/>
                  <w:sz w:val="18"/>
                  <w:szCs w:val="18"/>
                  <w:rtl/>
                </w:rPr>
                <w:t>‌</w:t>
              </w:r>
            </w:ins>
            <w:del w:id="14537" w:author="Mehrnazi Boojari" w:date="2019-01-13T09:08:00Z">
              <w:r w:rsidRPr="00E73E3C" w:rsidDel="00055E3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نامه اعطاي تسهيلات مسكن و نوسازي و بهسازي مسكن روستايي</w:t>
            </w:r>
            <w:r w:rsidRPr="00E73E3C">
              <w:rPr>
                <w:rFonts w:ascii="B Lotus" w:eastAsia="Calibri" w:hAnsi="B Lotus" w:cs="B Lotus"/>
                <w:color w:val="000000"/>
                <w:sz w:val="18"/>
                <w:szCs w:val="18"/>
                <w:rtl/>
              </w:rPr>
              <w:br/>
              <w:t>مصوب 16/01/1385 با اصلاحات و الحاقات بعدي</w:t>
            </w:r>
          </w:p>
          <w:p w14:paraId="49952595" w14:textId="77777777" w:rsidR="00E91C41" w:rsidRPr="00E73E3C" w:rsidRDefault="00E91C41" w:rsidP="00E91C41">
            <w:pPr>
              <w:bidi/>
              <w:jc w:val="center"/>
              <w:rPr>
                <w:rFonts w:ascii="B Lotus" w:eastAsia="Calibri" w:hAnsi="B Lotus" w:cs="B Lotus"/>
                <w:color w:val="000000"/>
                <w:sz w:val="18"/>
                <w:szCs w:val="18"/>
              </w:rPr>
            </w:pPr>
            <w:del w:id="14538" w:author="Mehrnazi Boojari" w:date="2019-01-08T03:27:00Z">
              <w:r w:rsidRPr="00E73E3C" w:rsidDel="00666313">
                <w:rPr>
                  <w:rFonts w:ascii="B Lotus" w:eastAsia="Calibri" w:hAnsi="B Lotus" w:cs="B Lotus" w:hint="cs"/>
                  <w:color w:val="000000"/>
                  <w:sz w:val="18"/>
                  <w:szCs w:val="18"/>
                  <w:rtl/>
                </w:rPr>
                <w:delText>آئین نامه</w:delText>
              </w:r>
            </w:del>
            <w:ins w:id="14539" w:author="Mehrnazi Boojari" w:date="2019-01-08T03:27:00Z">
              <w:r w:rsidR="00666313">
                <w:rPr>
                  <w:rFonts w:ascii="B Lotus" w:eastAsia="Calibri" w:hAnsi="B Lotus" w:cs="B Lotus" w:hint="cs"/>
                  <w:color w:val="000000"/>
                  <w:sz w:val="18"/>
                  <w:szCs w:val="18"/>
                  <w:rtl/>
                </w:rPr>
                <w:t>آیین‌نامه</w:t>
              </w:r>
            </w:ins>
            <w:r w:rsidRPr="00E73E3C">
              <w:rPr>
                <w:rFonts w:ascii="B Lotus" w:eastAsia="Calibri" w:hAnsi="B Lotus" w:cs="B Lotus" w:hint="cs"/>
                <w:color w:val="000000"/>
                <w:sz w:val="18"/>
                <w:szCs w:val="18"/>
                <w:rtl/>
              </w:rPr>
              <w:t xml:space="preserve"> اعطای تسهیلات مسکن روستایی بانک مسکن </w:t>
            </w:r>
            <w:del w:id="14540" w:author="Mehrnazi Boojari" w:date="2019-01-09T23:38:00Z">
              <w:r w:rsidRPr="00E73E3C" w:rsidDel="00947B53">
                <w:rPr>
                  <w:rFonts w:ascii="B Lotus" w:eastAsia="Calibri" w:hAnsi="B Lotus" w:cs="B Lotus"/>
                  <w:color w:val="000000"/>
                  <w:sz w:val="18"/>
                  <w:szCs w:val="18"/>
                  <w:rtl/>
                </w:rPr>
                <w:delText>بر اساس</w:delText>
              </w:r>
            </w:del>
            <w:ins w:id="14541" w:author="Mehrnazi Boojari" w:date="2019-01-09T23:38:00Z">
              <w:r w:rsidR="00947B53">
                <w:rPr>
                  <w:rFonts w:ascii="B Lotus" w:eastAsia="Calibri" w:hAnsi="B Lotus" w:cs="B Lotus"/>
                  <w:color w:val="000000"/>
                  <w:sz w:val="18"/>
                  <w:szCs w:val="18"/>
                  <w:rtl/>
                </w:rPr>
                <w:t>بر</w:t>
              </w:r>
              <w:r w:rsidR="00947B53">
                <w:rPr>
                  <w:rFonts w:ascii="Times New Roman" w:eastAsia="Calibri" w:hAnsi="Times New Roman" w:cs="Times New Roman" w:hint="cs"/>
                  <w:color w:val="000000"/>
                  <w:sz w:val="18"/>
                  <w:szCs w:val="18"/>
                  <w:rtl/>
                </w:rPr>
                <w:t> </w:t>
              </w:r>
              <w:r w:rsidR="00947B53">
                <w:rPr>
                  <w:rFonts w:ascii="B Lotus" w:eastAsia="Calibri" w:hAnsi="B Lotus" w:cs="B Lotus"/>
                  <w:color w:val="000000"/>
                  <w:sz w:val="18"/>
                  <w:szCs w:val="18"/>
                  <w:rtl/>
                </w:rPr>
                <w:t>اساس</w:t>
              </w:r>
            </w:ins>
            <w:r w:rsidRPr="00E73E3C">
              <w:rPr>
                <w:rFonts w:ascii="B Lotus" w:eastAsia="Calibri" w:hAnsi="B Lotus" w:cs="B Lotus"/>
                <w:color w:val="000000"/>
                <w:sz w:val="18"/>
                <w:szCs w:val="18"/>
                <w:rtl/>
              </w:rPr>
              <w:t xml:space="preserve"> ضوابط و مقررات شورا</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عال</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پول و </w:t>
            </w:r>
            <w:ins w:id="14542" w:author="Mehrnazi Boojari" w:date="2019-01-13T09:08:00Z">
              <w:r w:rsidR="00055E34">
                <w:rPr>
                  <w:rFonts w:ascii="B Lotus" w:eastAsia="Calibri" w:hAnsi="B Lotus" w:cs="B Lotus" w:hint="cs"/>
                  <w:color w:val="000000"/>
                  <w:sz w:val="18"/>
                  <w:szCs w:val="18"/>
                  <w:rtl/>
                </w:rPr>
                <w:t>ا</w:t>
              </w:r>
            </w:ins>
            <w:r w:rsidRPr="00E73E3C">
              <w:rPr>
                <w:rFonts w:ascii="B Lotus" w:eastAsia="Calibri" w:hAnsi="B Lotus" w:cs="B Lotus"/>
                <w:color w:val="000000"/>
                <w:sz w:val="18"/>
                <w:szCs w:val="18"/>
                <w:rtl/>
              </w:rPr>
              <w:t>عتبار و بانک مرکز</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جمهور</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اسلام</w:t>
            </w:r>
            <w:r w:rsidRPr="00E73E3C">
              <w:rPr>
                <w:rFonts w:ascii="B Lotus" w:eastAsia="Calibri" w:hAnsi="B Lotus" w:cs="B Lotus" w:hint="cs"/>
                <w:color w:val="000000"/>
                <w:sz w:val="18"/>
                <w:szCs w:val="18"/>
                <w:rtl/>
              </w:rPr>
              <w:t>ی</w:t>
            </w:r>
            <w:r w:rsidRPr="00E73E3C">
              <w:rPr>
                <w:rFonts w:ascii="B Lotus" w:eastAsia="Calibri" w:hAnsi="B Lotus" w:cs="B Lotus"/>
                <w:color w:val="000000"/>
                <w:sz w:val="18"/>
                <w:szCs w:val="18"/>
                <w:rtl/>
              </w:rPr>
              <w:t xml:space="preserve"> ا</w:t>
            </w:r>
            <w:r w:rsidRPr="00E73E3C">
              <w:rPr>
                <w:rFonts w:ascii="B Lotus" w:eastAsia="Calibri" w:hAnsi="B Lotus" w:cs="B Lotus" w:hint="cs"/>
                <w:color w:val="000000"/>
                <w:sz w:val="18"/>
                <w:szCs w:val="18"/>
                <w:rtl/>
              </w:rPr>
              <w:t>ی</w:t>
            </w:r>
            <w:r w:rsidRPr="00E73E3C">
              <w:rPr>
                <w:rFonts w:ascii="B Lotus" w:eastAsia="Calibri" w:hAnsi="B Lotus" w:cs="B Lotus" w:hint="eastAsia"/>
                <w:color w:val="000000"/>
                <w:sz w:val="18"/>
                <w:szCs w:val="18"/>
                <w:rtl/>
              </w:rPr>
              <w:t>ران</w:t>
            </w:r>
          </w:p>
        </w:tc>
      </w:tr>
      <w:tr w:rsidR="00E91C41" w:rsidRPr="00E73E3C" w14:paraId="28EF53A9" w14:textId="77777777" w:rsidTr="00E73E3C">
        <w:trPr>
          <w:trHeight w:val="465"/>
          <w:jc w:val="center"/>
        </w:trPr>
        <w:tc>
          <w:tcPr>
            <w:tcW w:w="659" w:type="pct"/>
            <w:vMerge/>
            <w:shd w:val="clear" w:color="auto" w:fill="EDEDED"/>
            <w:vAlign w:val="center"/>
          </w:tcPr>
          <w:p w14:paraId="2D713D80"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6C511C0F"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shd w:val="clear" w:color="auto" w:fill="EDEDED"/>
            <w:vAlign w:val="center"/>
          </w:tcPr>
          <w:p w14:paraId="7EAE4D01"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7FCD0C61"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7860F087"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مدیریتی</w:t>
            </w:r>
          </w:p>
        </w:tc>
        <w:tc>
          <w:tcPr>
            <w:tcW w:w="434" w:type="pct"/>
            <w:vMerge/>
            <w:shd w:val="clear" w:color="auto" w:fill="EDEDED"/>
            <w:vAlign w:val="center"/>
          </w:tcPr>
          <w:p w14:paraId="39F85EA8" w14:textId="77777777" w:rsidR="00E91C41" w:rsidRPr="00E73E3C" w:rsidRDefault="00E91C41" w:rsidP="00E91C41">
            <w:pPr>
              <w:bidi/>
              <w:jc w:val="center"/>
              <w:rPr>
                <w:rFonts w:ascii="B Lotus" w:eastAsia="Calibri" w:hAnsi="B Lotus" w:cs="B Lotus"/>
                <w:color w:val="000000"/>
                <w:sz w:val="18"/>
                <w:szCs w:val="18"/>
              </w:rPr>
            </w:pPr>
          </w:p>
        </w:tc>
        <w:tc>
          <w:tcPr>
            <w:tcW w:w="585" w:type="pct"/>
            <w:shd w:val="clear" w:color="auto" w:fill="EDEDED"/>
            <w:vAlign w:val="center"/>
          </w:tcPr>
          <w:p w14:paraId="0854375D"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بانک مرکزی</w:t>
            </w:r>
          </w:p>
        </w:tc>
        <w:tc>
          <w:tcPr>
            <w:tcW w:w="1576" w:type="pct"/>
            <w:vMerge/>
            <w:shd w:val="clear" w:color="auto" w:fill="EDEDED"/>
            <w:vAlign w:val="center"/>
          </w:tcPr>
          <w:p w14:paraId="21DCA695" w14:textId="77777777" w:rsidR="00E91C41" w:rsidRPr="00E73E3C" w:rsidRDefault="00E91C41" w:rsidP="00E91C41">
            <w:pPr>
              <w:bidi/>
              <w:jc w:val="center"/>
              <w:rPr>
                <w:rFonts w:ascii="B Lotus" w:eastAsia="Calibri" w:hAnsi="B Lotus" w:cs="B Lotus"/>
                <w:color w:val="000000"/>
                <w:sz w:val="18"/>
                <w:szCs w:val="18"/>
              </w:rPr>
            </w:pPr>
          </w:p>
        </w:tc>
      </w:tr>
      <w:tr w:rsidR="00E91C41" w:rsidRPr="00E73E3C" w14:paraId="4782263C" w14:textId="77777777" w:rsidTr="00E73E3C">
        <w:trPr>
          <w:trHeight w:val="435"/>
          <w:jc w:val="center"/>
        </w:trPr>
        <w:tc>
          <w:tcPr>
            <w:tcW w:w="659" w:type="pct"/>
            <w:vMerge/>
            <w:shd w:val="clear" w:color="auto" w:fill="EDEDED"/>
            <w:vAlign w:val="center"/>
          </w:tcPr>
          <w:p w14:paraId="00693059"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5E70716A"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shd w:val="clear" w:color="auto" w:fill="EDEDED"/>
            <w:vAlign w:val="center"/>
          </w:tcPr>
          <w:p w14:paraId="1ABBDA5C"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در نظر نگرفتن مقتضیات منطقه و شرایط افراد برای اعطای وام (شغل </w:t>
            </w:r>
            <w:del w:id="14543" w:author="Mehrnazi Boojari" w:date="2019-01-07T10:03:00Z">
              <w:r w:rsidRPr="00E73E3C" w:rsidDel="00A31D6F">
                <w:rPr>
                  <w:rFonts w:ascii="B Lotus" w:eastAsia="Calibri" w:hAnsi="B Lotus" w:cs="B Lotus" w:hint="cs"/>
                  <w:sz w:val="18"/>
                  <w:szCs w:val="18"/>
                  <w:rtl/>
                </w:rPr>
                <w:delText>روستائی</w:delText>
              </w:r>
            </w:del>
            <w:ins w:id="14544" w:author="Mehrnazi Boojari" w:date="2019-01-07T10:03:00Z">
              <w:r w:rsidR="00A31D6F">
                <w:rPr>
                  <w:rFonts w:ascii="B Lotus" w:eastAsia="Calibri" w:hAnsi="B Lotus" w:cs="B Lotus" w:hint="cs"/>
                  <w:sz w:val="18"/>
                  <w:szCs w:val="18"/>
                  <w:rtl/>
                </w:rPr>
                <w:t>روستایی</w:t>
              </w:r>
            </w:ins>
            <w:r w:rsidRPr="00E73E3C">
              <w:rPr>
                <w:rFonts w:ascii="B Lotus" w:eastAsia="Calibri" w:hAnsi="B Lotus" w:cs="B Lotus" w:hint="cs"/>
                <w:sz w:val="18"/>
                <w:szCs w:val="18"/>
                <w:rtl/>
              </w:rPr>
              <w:t>، اقلیم منطقه</w:t>
            </w:r>
            <w:del w:id="14545" w:author="Mehrnazi Boojari" w:date="2019-01-07T09:47:00Z">
              <w:r w:rsidRPr="00E73E3C" w:rsidDel="006F7CCF">
                <w:rPr>
                  <w:rFonts w:ascii="B Lotus" w:eastAsia="Calibri" w:hAnsi="B Lotus" w:cs="B Lotus" w:hint="cs"/>
                  <w:sz w:val="18"/>
                  <w:szCs w:val="18"/>
                  <w:rtl/>
                </w:rPr>
                <w:delText xml:space="preserve"> ،</w:delText>
              </w:r>
            </w:del>
            <w:ins w:id="14546" w:author="Mehrnazi Boojari" w:date="2019-01-07T09:47:00Z">
              <w:r w:rsidR="006F7CCF">
                <w:rPr>
                  <w:rFonts w:ascii="B Lotus" w:eastAsia="Calibri" w:hAnsi="B Lotus" w:cs="B Lotus" w:hint="cs"/>
                  <w:sz w:val="18"/>
                  <w:szCs w:val="18"/>
                  <w:rtl/>
                </w:rPr>
                <w:t>،</w:t>
              </w:r>
            </w:ins>
            <w:r w:rsidRPr="00E73E3C">
              <w:rPr>
                <w:rFonts w:ascii="B Lotus" w:eastAsia="Calibri" w:hAnsi="B Lotus" w:cs="B Lotus" w:hint="cs"/>
                <w:sz w:val="18"/>
                <w:szCs w:val="18"/>
                <w:rtl/>
              </w:rPr>
              <w:t xml:space="preserve"> سطح درآمد و ...</w:t>
            </w:r>
            <w:del w:id="14547" w:author="Mehrnazi Boojari" w:date="2019-01-07T10:07:00Z">
              <w:r w:rsidRPr="00E73E3C" w:rsidDel="00A31D6F">
                <w:rPr>
                  <w:rFonts w:ascii="B Lotus" w:eastAsia="Calibri" w:hAnsi="B Lotus" w:cs="B Lotus" w:hint="cs"/>
                  <w:sz w:val="18"/>
                  <w:szCs w:val="18"/>
                  <w:rtl/>
                </w:rPr>
                <w:delText xml:space="preserve"> )</w:delText>
              </w:r>
            </w:del>
            <w:ins w:id="14548" w:author="Mehrnazi Boojari" w:date="2019-01-07T10:07:00Z">
              <w:r w:rsidR="00A31D6F">
                <w:rPr>
                  <w:rFonts w:ascii="B Lotus" w:eastAsia="Calibri" w:hAnsi="B Lotus" w:cs="B Lotus" w:hint="cs"/>
                  <w:sz w:val="18"/>
                  <w:szCs w:val="18"/>
                  <w:rtl/>
                </w:rPr>
                <w:t>)</w:t>
              </w:r>
            </w:ins>
            <w:r w:rsidRPr="00E73E3C">
              <w:rPr>
                <w:rFonts w:ascii="B Lotus" w:eastAsia="Calibri" w:hAnsi="B Lotus" w:cs="B Lotus" w:hint="cs"/>
                <w:sz w:val="18"/>
                <w:szCs w:val="18"/>
                <w:rtl/>
              </w:rPr>
              <w:t xml:space="preserve"> در نوسازی و ساخت مسکن</w:t>
            </w:r>
          </w:p>
        </w:tc>
        <w:tc>
          <w:tcPr>
            <w:tcW w:w="282" w:type="pct"/>
            <w:vMerge w:val="restart"/>
            <w:shd w:val="clear" w:color="auto" w:fill="EDEDED"/>
            <w:vAlign w:val="center"/>
          </w:tcPr>
          <w:p w14:paraId="33B4BE09"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0.08</w:t>
            </w:r>
          </w:p>
        </w:tc>
        <w:tc>
          <w:tcPr>
            <w:tcW w:w="455" w:type="pct"/>
            <w:shd w:val="clear" w:color="auto" w:fill="EDEDED"/>
            <w:vAlign w:val="center"/>
          </w:tcPr>
          <w:p w14:paraId="37EB251B"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تقنینی</w:t>
            </w:r>
          </w:p>
        </w:tc>
        <w:tc>
          <w:tcPr>
            <w:tcW w:w="434" w:type="pct"/>
            <w:vMerge w:val="restart"/>
            <w:shd w:val="clear" w:color="auto" w:fill="EDEDED"/>
            <w:vAlign w:val="center"/>
          </w:tcPr>
          <w:p w14:paraId="52FB3B5F"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0B219F0E"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 برنامه و بودجه</w:t>
            </w:r>
          </w:p>
          <w:p w14:paraId="23DF9303"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بانک مرکزی</w:t>
            </w:r>
          </w:p>
        </w:tc>
        <w:tc>
          <w:tcPr>
            <w:tcW w:w="1576" w:type="pct"/>
            <w:vMerge w:val="restart"/>
            <w:shd w:val="clear" w:color="auto" w:fill="EDEDED"/>
            <w:vAlign w:val="center"/>
          </w:tcPr>
          <w:p w14:paraId="53179309" w14:textId="77777777" w:rsidR="00E91C41" w:rsidRPr="00E73E3C" w:rsidRDefault="00E91C41" w:rsidP="00E91C41">
            <w:pPr>
              <w:bidi/>
              <w:jc w:val="center"/>
              <w:rPr>
                <w:rFonts w:ascii="B Lotus" w:eastAsia="Calibri" w:hAnsi="B Lotus" w:cs="B Lotus"/>
                <w:color w:val="000000"/>
                <w:sz w:val="18"/>
                <w:szCs w:val="18"/>
              </w:rPr>
            </w:pPr>
          </w:p>
          <w:p w14:paraId="4A709BE8" w14:textId="77777777" w:rsidR="00E91C41" w:rsidRPr="00E73E3C" w:rsidRDefault="00E91C41" w:rsidP="00055E34">
            <w:pPr>
              <w:bidi/>
              <w:jc w:val="center"/>
              <w:rPr>
                <w:rFonts w:ascii="B Lotus" w:eastAsia="Calibri" w:hAnsi="B Lotus" w:cs="B Lotus"/>
                <w:color w:val="000000"/>
                <w:sz w:val="18"/>
                <w:szCs w:val="18"/>
                <w:rtl/>
              </w:rPr>
            </w:pPr>
            <w:del w:id="14549" w:author="Mehrnazi Boojari" w:date="2019-01-13T09:09:00Z">
              <w:r w:rsidRPr="00E73E3C" w:rsidDel="00055E34">
                <w:rPr>
                  <w:rFonts w:ascii="B Lotus" w:eastAsia="Calibri" w:hAnsi="B Lotus" w:cs="B Lotus" w:hint="cs"/>
                  <w:color w:val="000000"/>
                  <w:sz w:val="18"/>
                  <w:szCs w:val="18"/>
                  <w:rtl/>
                </w:rPr>
                <w:delText xml:space="preserve">ماده </w:delText>
              </w:r>
            </w:del>
            <w:ins w:id="14550" w:author="Mehrnazi Boojari" w:date="2019-01-13T09:09: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30 برنامه چهارم</w:t>
            </w:r>
          </w:p>
          <w:p w14:paraId="5D19F2BD" w14:textId="77777777" w:rsidR="00E91C41" w:rsidRPr="00E73E3C" w:rsidRDefault="00E91C41" w:rsidP="00E91C41">
            <w:pPr>
              <w:bidi/>
              <w:jc w:val="center"/>
              <w:rPr>
                <w:rFonts w:ascii="B Lotus" w:eastAsia="Calibri" w:hAnsi="B Lotus" w:cs="B Lotus"/>
                <w:sz w:val="18"/>
                <w:szCs w:val="18"/>
              </w:rPr>
            </w:pPr>
          </w:p>
        </w:tc>
      </w:tr>
      <w:tr w:rsidR="00E91C41" w:rsidRPr="00E73E3C" w14:paraId="17CD1884" w14:textId="77777777" w:rsidTr="00E73E3C">
        <w:trPr>
          <w:trHeight w:val="555"/>
          <w:jc w:val="center"/>
        </w:trPr>
        <w:tc>
          <w:tcPr>
            <w:tcW w:w="659" w:type="pct"/>
            <w:vMerge/>
            <w:shd w:val="clear" w:color="auto" w:fill="EDEDED"/>
            <w:vAlign w:val="center"/>
          </w:tcPr>
          <w:p w14:paraId="6701A303"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44D7946A"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shd w:val="clear" w:color="auto" w:fill="EDEDED"/>
            <w:vAlign w:val="center"/>
          </w:tcPr>
          <w:p w14:paraId="1D6576AF"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5886D8B0"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4833ABDB" w14:textId="77777777" w:rsidR="00E91C41" w:rsidRPr="00E73E3C" w:rsidRDefault="00E91C41" w:rsidP="00E91C41">
            <w:pPr>
              <w:bidi/>
              <w:jc w:val="center"/>
              <w:rPr>
                <w:rFonts w:ascii="B Lotus" w:eastAsia="Calibri" w:hAnsi="B Lotus" w:cs="B Lotus"/>
                <w:sz w:val="18"/>
                <w:szCs w:val="18"/>
                <w:rtl/>
              </w:rPr>
            </w:pPr>
            <w:del w:id="14551" w:author="Mehrnazi Boojari" w:date="2019-01-13T07:10:00Z">
              <w:r w:rsidRPr="00E73E3C" w:rsidDel="002E51AF">
                <w:rPr>
                  <w:rFonts w:ascii="B Lotus" w:eastAsia="Calibri" w:hAnsi="B Lotus" w:cs="B Lotus" w:hint="cs"/>
                  <w:sz w:val="18"/>
                  <w:szCs w:val="18"/>
                  <w:rtl/>
                </w:rPr>
                <w:delText>برنامه ریزی</w:delText>
              </w:r>
            </w:del>
            <w:ins w:id="14552" w:author="Mehrnazi Boojari" w:date="2019-01-13T07:10:00Z">
              <w:r w:rsidR="002E51AF">
                <w:rPr>
                  <w:rFonts w:ascii="B Lotus" w:eastAsia="Calibri" w:hAnsi="B Lotus" w:cs="B Lotus" w:hint="cs"/>
                  <w:sz w:val="18"/>
                  <w:szCs w:val="18"/>
                  <w:rtl/>
                </w:rPr>
                <w:t>برنامه‌ریزی</w:t>
              </w:r>
            </w:ins>
          </w:p>
        </w:tc>
        <w:tc>
          <w:tcPr>
            <w:tcW w:w="434" w:type="pct"/>
            <w:vMerge/>
            <w:shd w:val="clear" w:color="auto" w:fill="EDEDED"/>
            <w:vAlign w:val="center"/>
          </w:tcPr>
          <w:p w14:paraId="0154DB30" w14:textId="77777777" w:rsidR="00E91C41" w:rsidRPr="00E73E3C" w:rsidRDefault="00E91C41" w:rsidP="00E91C41">
            <w:pPr>
              <w:bidi/>
              <w:jc w:val="center"/>
              <w:rPr>
                <w:rFonts w:ascii="B Lotus" w:eastAsia="Calibri" w:hAnsi="B Lotus" w:cs="B Lotus"/>
                <w:color w:val="000000"/>
                <w:sz w:val="18"/>
                <w:szCs w:val="18"/>
              </w:rPr>
            </w:pPr>
          </w:p>
        </w:tc>
        <w:tc>
          <w:tcPr>
            <w:tcW w:w="585" w:type="pct"/>
            <w:shd w:val="clear" w:color="auto" w:fill="EDEDED"/>
            <w:vAlign w:val="center"/>
          </w:tcPr>
          <w:p w14:paraId="2F695FC2"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tc>
        <w:tc>
          <w:tcPr>
            <w:tcW w:w="1576" w:type="pct"/>
            <w:vMerge/>
            <w:shd w:val="clear" w:color="auto" w:fill="EDEDED"/>
            <w:vAlign w:val="center"/>
          </w:tcPr>
          <w:p w14:paraId="788B6C77" w14:textId="77777777" w:rsidR="00E91C41" w:rsidRPr="00E73E3C" w:rsidRDefault="00E91C41" w:rsidP="00E91C41">
            <w:pPr>
              <w:bidi/>
              <w:jc w:val="center"/>
              <w:rPr>
                <w:rFonts w:ascii="B Lotus" w:eastAsia="Calibri" w:hAnsi="B Lotus" w:cs="B Lotus"/>
                <w:color w:val="000000"/>
                <w:sz w:val="18"/>
                <w:szCs w:val="18"/>
              </w:rPr>
            </w:pPr>
          </w:p>
        </w:tc>
      </w:tr>
      <w:tr w:rsidR="00E91C41" w:rsidRPr="00E73E3C" w14:paraId="6FC6A845" w14:textId="77777777" w:rsidTr="00E73E3C">
        <w:trPr>
          <w:trHeight w:val="450"/>
          <w:jc w:val="center"/>
        </w:trPr>
        <w:tc>
          <w:tcPr>
            <w:tcW w:w="659" w:type="pct"/>
            <w:vMerge/>
            <w:shd w:val="clear" w:color="auto" w:fill="EDEDED"/>
            <w:vAlign w:val="center"/>
          </w:tcPr>
          <w:p w14:paraId="323244D0"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4D86B6A1"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shd w:val="clear" w:color="auto" w:fill="EDEDED"/>
            <w:vAlign w:val="center"/>
          </w:tcPr>
          <w:p w14:paraId="44191AE0" w14:textId="77777777" w:rsidR="00E91C41" w:rsidRPr="00E73E3C" w:rsidRDefault="00E91C41" w:rsidP="00E91C41">
            <w:pPr>
              <w:bidi/>
              <w:jc w:val="center"/>
              <w:rPr>
                <w:rFonts w:ascii="B Lotus" w:eastAsia="Calibri" w:hAnsi="B Lotus" w:cs="B Lotus"/>
                <w:sz w:val="18"/>
                <w:szCs w:val="18"/>
                <w:rtl/>
              </w:rPr>
            </w:pPr>
            <w:del w:id="14553" w:author="Mehrnazi Boojari" w:date="2019-01-13T08:53:00Z">
              <w:r w:rsidRPr="00E73E3C" w:rsidDel="00AD29F8">
                <w:rPr>
                  <w:rFonts w:ascii="B Lotus" w:eastAsia="Calibri" w:hAnsi="B Lotus" w:cs="B Lotus" w:hint="cs"/>
                  <w:sz w:val="18"/>
                  <w:szCs w:val="18"/>
                  <w:rtl/>
                </w:rPr>
                <w:delText>بالا</w:delText>
              </w:r>
            </w:del>
            <w:ins w:id="14554" w:author="Mehrnazi Boojari" w:date="2019-01-13T08:53:00Z">
              <w:r w:rsidR="00AD29F8">
                <w:rPr>
                  <w:rFonts w:ascii="B Lotus" w:eastAsia="Calibri" w:hAnsi="B Lotus" w:cs="B Lotus" w:hint="cs"/>
                  <w:sz w:val="18"/>
                  <w:szCs w:val="18"/>
                  <w:rtl/>
                </w:rPr>
                <w:t>زیاد</w:t>
              </w:r>
            </w:ins>
            <w:del w:id="14555" w:author="Mehrnazi Boojari" w:date="2019-01-07T10:45:00Z">
              <w:r w:rsidRPr="00E73E3C" w:rsidDel="006A1F1D">
                <w:rPr>
                  <w:rFonts w:ascii="B Lotus" w:eastAsia="Calibri" w:hAnsi="B Lotus" w:cs="B Lotus" w:hint="cs"/>
                  <w:sz w:val="18"/>
                  <w:szCs w:val="18"/>
                  <w:rtl/>
                </w:rPr>
                <w:delText xml:space="preserve"> بودن </w:delText>
              </w:r>
            </w:del>
            <w:ins w:id="14556" w:author="Mehrnazi Boojari" w:date="2019-01-07T10:45:00Z">
              <w:r w:rsidR="006A1F1D">
                <w:rPr>
                  <w:rFonts w:ascii="B Lotus" w:eastAsia="Calibri" w:hAnsi="B Lotus" w:cs="B Lotus" w:hint="cs"/>
                  <w:sz w:val="18"/>
                  <w:szCs w:val="18"/>
                  <w:rtl/>
                </w:rPr>
                <w:t xml:space="preserve">‌بودن </w:t>
              </w:r>
            </w:ins>
            <w:r w:rsidRPr="00E73E3C">
              <w:rPr>
                <w:rFonts w:ascii="B Lotus" w:eastAsia="Calibri" w:hAnsi="B Lotus" w:cs="B Lotus" w:hint="cs"/>
                <w:sz w:val="18"/>
                <w:szCs w:val="18"/>
                <w:rtl/>
              </w:rPr>
              <w:t>هزینه مقاوم</w:t>
            </w:r>
            <w:del w:id="14557" w:author="Mehrnazi Boojari" w:date="2019-01-07T09:51:00Z">
              <w:r w:rsidRPr="00E73E3C" w:rsidDel="006F7CCF">
                <w:rPr>
                  <w:rFonts w:ascii="B Lotus" w:eastAsia="Calibri" w:hAnsi="B Lotus" w:cs="B Lotus" w:hint="cs"/>
                  <w:sz w:val="18"/>
                  <w:szCs w:val="18"/>
                  <w:rtl/>
                </w:rPr>
                <w:delText xml:space="preserve"> سازی </w:delText>
              </w:r>
            </w:del>
            <w:ins w:id="14558" w:author="Mehrnazi Boojari" w:date="2019-01-07T09:51:00Z">
              <w:r w:rsidR="006F7CCF">
                <w:rPr>
                  <w:rFonts w:ascii="B Lotus" w:eastAsia="Calibri" w:hAnsi="B Lotus" w:cs="B Lotus" w:hint="cs"/>
                  <w:sz w:val="18"/>
                  <w:szCs w:val="18"/>
                  <w:rtl/>
                </w:rPr>
                <w:t xml:space="preserve">‌سازی </w:t>
              </w:r>
            </w:ins>
            <w:r w:rsidRPr="00E73E3C">
              <w:rPr>
                <w:rFonts w:ascii="B Lotus" w:eastAsia="Calibri" w:hAnsi="B Lotus" w:cs="B Lotus" w:hint="cs"/>
                <w:sz w:val="18"/>
                <w:szCs w:val="18"/>
                <w:rtl/>
              </w:rPr>
              <w:t xml:space="preserve">و </w:t>
            </w:r>
            <w:ins w:id="14559" w:author="Mehrnazi Boojari" w:date="2019-01-13T08:53:00Z">
              <w:r w:rsidR="00AD29F8">
                <w:rPr>
                  <w:rFonts w:ascii="B Lotus" w:eastAsia="Calibri" w:hAnsi="B Lotus" w:cs="B Lotus" w:hint="cs"/>
                  <w:sz w:val="18"/>
                  <w:szCs w:val="18"/>
                  <w:rtl/>
                </w:rPr>
                <w:t>کم</w:t>
              </w:r>
              <w:r w:rsidR="00AD29F8">
                <w:rPr>
                  <w:rFonts w:ascii="B Lotus" w:eastAsia="Calibri" w:hAnsi="B Lotus" w:cs="B Nazanin" w:hint="cs"/>
                  <w:sz w:val="18"/>
                  <w:szCs w:val="18"/>
                  <w:rtl/>
                </w:rPr>
                <w:t>‌</w:t>
              </w:r>
            </w:ins>
            <w:del w:id="14560" w:author="Mehrnazi Boojari" w:date="2019-01-13T08:53:00Z">
              <w:r w:rsidRPr="00E73E3C" w:rsidDel="00AD29F8">
                <w:rPr>
                  <w:rFonts w:ascii="B Lotus" w:eastAsia="Calibri" w:hAnsi="B Lotus" w:cs="B Lotus" w:hint="cs"/>
                  <w:sz w:val="18"/>
                  <w:szCs w:val="18"/>
                  <w:rtl/>
                </w:rPr>
                <w:delText>ن</w:delText>
              </w:r>
            </w:del>
            <w:r w:rsidRPr="00E73E3C">
              <w:rPr>
                <w:rFonts w:ascii="B Lotus" w:eastAsia="Calibri" w:hAnsi="B Lotus" w:cs="B Lotus" w:hint="cs"/>
                <w:sz w:val="18"/>
                <w:szCs w:val="18"/>
                <w:rtl/>
              </w:rPr>
              <w:t>بود</w:t>
            </w:r>
            <w:ins w:id="14561" w:author="Mehrnazi Boojari" w:date="2019-01-13T08:53:00Z">
              <w:r w:rsidR="00AD29F8">
                <w:rPr>
                  <w:rFonts w:ascii="B Lotus" w:eastAsia="Calibri" w:hAnsi="B Lotus" w:cs="B Lotus" w:hint="cs"/>
                  <w:sz w:val="18"/>
                  <w:szCs w:val="18"/>
                  <w:rtl/>
                </w:rPr>
                <w:t>ن</w:t>
              </w:r>
            </w:ins>
            <w:r w:rsidRPr="00E73E3C">
              <w:rPr>
                <w:rFonts w:ascii="B Lotus" w:eastAsia="Calibri" w:hAnsi="B Lotus" w:cs="B Lotus" w:hint="cs"/>
                <w:sz w:val="18"/>
                <w:szCs w:val="18"/>
                <w:rtl/>
              </w:rPr>
              <w:t xml:space="preserve"> توان مالی افراد در نوسازی و ساخت مسکن</w:t>
            </w:r>
          </w:p>
        </w:tc>
        <w:tc>
          <w:tcPr>
            <w:tcW w:w="282" w:type="pct"/>
            <w:vMerge w:val="restart"/>
            <w:shd w:val="clear" w:color="auto" w:fill="EDEDED"/>
            <w:vAlign w:val="center"/>
          </w:tcPr>
          <w:p w14:paraId="1228DBCB"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0.11</w:t>
            </w:r>
          </w:p>
        </w:tc>
        <w:tc>
          <w:tcPr>
            <w:tcW w:w="455" w:type="pct"/>
            <w:shd w:val="clear" w:color="auto" w:fill="EDEDED"/>
            <w:vAlign w:val="center"/>
          </w:tcPr>
          <w:p w14:paraId="4484BB1C" w14:textId="77777777" w:rsidR="00E91C41" w:rsidRPr="00E73E3C" w:rsidRDefault="00E91C41" w:rsidP="00E91C41">
            <w:pPr>
              <w:bidi/>
              <w:jc w:val="center"/>
              <w:rPr>
                <w:rFonts w:ascii="B Lotus" w:eastAsia="Calibri" w:hAnsi="B Lotus" w:cs="B Lotus"/>
                <w:sz w:val="18"/>
                <w:szCs w:val="18"/>
                <w:rtl/>
              </w:rPr>
            </w:pPr>
            <w:del w:id="14562" w:author="Mehrnazi Boojari" w:date="2019-01-13T07:10:00Z">
              <w:r w:rsidRPr="00E73E3C" w:rsidDel="002E51AF">
                <w:rPr>
                  <w:rFonts w:ascii="B Lotus" w:eastAsia="Calibri" w:hAnsi="B Lotus" w:cs="B Lotus" w:hint="cs"/>
                  <w:sz w:val="18"/>
                  <w:szCs w:val="18"/>
                  <w:rtl/>
                </w:rPr>
                <w:delText>برنامه ریزی</w:delText>
              </w:r>
            </w:del>
            <w:ins w:id="14563" w:author="Mehrnazi Boojari" w:date="2019-01-13T07:10:00Z">
              <w:r w:rsidR="002E51AF">
                <w:rPr>
                  <w:rFonts w:ascii="B Lotus" w:eastAsia="Calibri" w:hAnsi="B Lotus" w:cs="B Lotus" w:hint="cs"/>
                  <w:sz w:val="18"/>
                  <w:szCs w:val="18"/>
                  <w:rtl/>
                </w:rPr>
                <w:t>برنامه‌ریزی</w:t>
              </w:r>
            </w:ins>
          </w:p>
        </w:tc>
        <w:tc>
          <w:tcPr>
            <w:tcW w:w="434" w:type="pct"/>
            <w:vMerge w:val="restart"/>
            <w:shd w:val="clear" w:color="auto" w:fill="EDEDED"/>
            <w:vAlign w:val="center"/>
          </w:tcPr>
          <w:p w14:paraId="330AFC23"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477791D2"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بنیاد مسکن</w:t>
            </w:r>
          </w:p>
        </w:tc>
        <w:tc>
          <w:tcPr>
            <w:tcW w:w="1576" w:type="pct"/>
            <w:vMerge w:val="restart"/>
            <w:shd w:val="clear" w:color="auto" w:fill="EDEDED"/>
            <w:vAlign w:val="center"/>
          </w:tcPr>
          <w:p w14:paraId="51220D97"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4 سیاست</w:t>
            </w:r>
            <w:del w:id="14564" w:author="Mehrnazi Boojari" w:date="2019-01-07T09:46:00Z">
              <w:r w:rsidRPr="00E73E3C" w:rsidDel="006F7CCF">
                <w:rPr>
                  <w:rFonts w:ascii="B Lotus" w:eastAsia="Calibri" w:hAnsi="B Lotus" w:cs="B Lotus" w:hint="cs"/>
                  <w:color w:val="000000"/>
                  <w:sz w:val="18"/>
                  <w:szCs w:val="18"/>
                  <w:rtl/>
                </w:rPr>
                <w:delText xml:space="preserve"> های </w:delText>
              </w:r>
            </w:del>
            <w:ins w:id="14565"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22702DB4" w14:textId="77777777" w:rsidR="00E91C41" w:rsidRPr="00E73E3C" w:rsidRDefault="00E91C41" w:rsidP="00055E34">
            <w:pPr>
              <w:bidi/>
              <w:jc w:val="center"/>
              <w:rPr>
                <w:rFonts w:ascii="B Lotus" w:eastAsia="Calibri" w:hAnsi="B Lotus" w:cs="B Lotus"/>
                <w:color w:val="000000"/>
                <w:sz w:val="18"/>
                <w:szCs w:val="18"/>
                <w:rtl/>
              </w:rPr>
            </w:pPr>
            <w:del w:id="14566" w:author="Mehrnazi Boojari" w:date="2019-01-13T09:09:00Z">
              <w:r w:rsidRPr="00E73E3C" w:rsidDel="00055E34">
                <w:rPr>
                  <w:rFonts w:ascii="B Lotus" w:eastAsia="Calibri" w:hAnsi="B Lotus" w:cs="B Lotus" w:hint="cs"/>
                  <w:color w:val="000000"/>
                  <w:sz w:val="18"/>
                  <w:szCs w:val="18"/>
                  <w:rtl/>
                </w:rPr>
                <w:delText xml:space="preserve">ماده </w:delText>
              </w:r>
            </w:del>
            <w:ins w:id="14567" w:author="Mehrnazi Boojari" w:date="2019-01-13T09:09: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26 برنامه ششم</w:t>
            </w:r>
          </w:p>
          <w:p w14:paraId="44960FAF" w14:textId="77777777" w:rsidR="00E91C41" w:rsidRPr="00E73E3C" w:rsidRDefault="00E91C41" w:rsidP="00055E34">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ماد</w:t>
            </w:r>
            <w:del w:id="14568" w:author="Mehrnazi Boojari" w:date="2019-01-13T09:09:00Z">
              <w:r w:rsidRPr="00E73E3C" w:rsidDel="00055E34">
                <w:rPr>
                  <w:rFonts w:ascii="B Lotus" w:eastAsia="Calibri" w:hAnsi="B Lotus" w:cs="B Lotus" w:hint="cs"/>
                  <w:color w:val="000000"/>
                  <w:sz w:val="18"/>
                  <w:szCs w:val="18"/>
                  <w:rtl/>
                </w:rPr>
                <w:delText>ه</w:delText>
              </w:r>
            </w:del>
            <w:ins w:id="14569" w:author="Mehrnazi Boojari" w:date="2019-01-13T09:09:00Z">
              <w:r w:rsidR="00055E34">
                <w:rPr>
                  <w:rFonts w:ascii="B Lotus" w:eastAsia="Calibri" w:hAnsi="B Lotus" w:cs="B Lotus" w:hint="cs"/>
                  <w:color w:val="000000"/>
                  <w:sz w:val="18"/>
                  <w:szCs w:val="18"/>
                  <w:rtl/>
                </w:rPr>
                <w:t xml:space="preserve">ۀ </w:t>
              </w:r>
            </w:ins>
            <w:r w:rsidRPr="00E73E3C">
              <w:rPr>
                <w:rFonts w:ascii="B Lotus" w:eastAsia="Calibri" w:hAnsi="B Lotus" w:cs="B Lotus" w:hint="cs"/>
                <w:color w:val="000000"/>
                <w:sz w:val="18"/>
                <w:szCs w:val="18"/>
                <w:rtl/>
              </w:rPr>
              <w:t>59</w:t>
            </w:r>
            <w:del w:id="14570" w:author="Mehrnazi Boojari" w:date="2019-01-07T09:59:00Z">
              <w:r w:rsidRPr="00E73E3C" w:rsidDel="00A31D6F">
                <w:rPr>
                  <w:rFonts w:ascii="B Lotus" w:eastAsia="Calibri" w:hAnsi="B Lotus" w:cs="B Lotus" w:hint="cs"/>
                  <w:color w:val="000000"/>
                  <w:sz w:val="18"/>
                  <w:szCs w:val="18"/>
                  <w:rtl/>
                </w:rPr>
                <w:delText xml:space="preserve">  </w:delText>
              </w:r>
            </w:del>
            <w:ins w:id="14571"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4BE47661" w14:textId="77777777" w:rsidR="00E91C41" w:rsidRPr="00E73E3C" w:rsidRDefault="00E91C41" w:rsidP="00055E34">
            <w:pPr>
              <w:bidi/>
              <w:jc w:val="center"/>
              <w:rPr>
                <w:rFonts w:ascii="B Lotus" w:eastAsia="Calibri" w:hAnsi="B Lotus" w:cs="B Lotus"/>
                <w:color w:val="000000"/>
                <w:sz w:val="18"/>
                <w:szCs w:val="18"/>
              </w:rPr>
            </w:pPr>
            <w:del w:id="14572" w:author="Mehrnazi Boojari" w:date="2019-01-13T09:09:00Z">
              <w:r w:rsidRPr="00E73E3C" w:rsidDel="00055E34">
                <w:rPr>
                  <w:rFonts w:ascii="B Lotus" w:eastAsia="Calibri" w:hAnsi="B Lotus" w:cs="B Lotus" w:hint="cs"/>
                  <w:color w:val="000000"/>
                  <w:sz w:val="18"/>
                  <w:szCs w:val="18"/>
                  <w:rtl/>
                </w:rPr>
                <w:delText xml:space="preserve">ماده </w:delText>
              </w:r>
            </w:del>
            <w:ins w:id="14573" w:author="Mehrnazi Boojari" w:date="2019-01-13T09:09: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60</w:t>
            </w:r>
            <w:del w:id="14574" w:author="Mehrnazi Boojari" w:date="2019-01-07T09:59:00Z">
              <w:r w:rsidRPr="00E73E3C" w:rsidDel="00A31D6F">
                <w:rPr>
                  <w:rFonts w:ascii="B Lotus" w:eastAsia="Calibri" w:hAnsi="B Lotus" w:cs="B Lotus" w:hint="cs"/>
                  <w:color w:val="000000"/>
                  <w:sz w:val="18"/>
                  <w:szCs w:val="18"/>
                  <w:rtl/>
                </w:rPr>
                <w:delText xml:space="preserve">  </w:delText>
              </w:r>
            </w:del>
            <w:ins w:id="14575"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169E3DDC" w14:textId="77777777" w:rsidR="00E91C41" w:rsidRPr="00E73E3C" w:rsidRDefault="00E91C41" w:rsidP="00055E34">
            <w:pPr>
              <w:bidi/>
              <w:jc w:val="center"/>
              <w:rPr>
                <w:rFonts w:ascii="B Lotus" w:eastAsia="Calibri" w:hAnsi="B Lotus" w:cs="B Lotus"/>
                <w:color w:val="000000"/>
                <w:sz w:val="18"/>
                <w:szCs w:val="18"/>
                <w:rtl/>
              </w:rPr>
            </w:pPr>
            <w:del w:id="14576" w:author="Mehrnazi Boojari" w:date="2019-01-13T09:09:00Z">
              <w:r w:rsidRPr="00E73E3C" w:rsidDel="00055E34">
                <w:rPr>
                  <w:rFonts w:ascii="B Lotus" w:eastAsia="Calibri" w:hAnsi="B Lotus" w:cs="B Lotus" w:hint="cs"/>
                  <w:color w:val="000000"/>
                  <w:sz w:val="18"/>
                  <w:szCs w:val="18"/>
                  <w:rtl/>
                </w:rPr>
                <w:delText xml:space="preserve">ماده </w:delText>
              </w:r>
            </w:del>
            <w:ins w:id="14577" w:author="Mehrnazi Boojari" w:date="2019-01-13T09:09: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30 برنامه چهارم</w:t>
            </w:r>
          </w:p>
          <w:p w14:paraId="4FB7D37F" w14:textId="77777777" w:rsidR="00E91C41" w:rsidRPr="00E73E3C" w:rsidRDefault="00E91C41" w:rsidP="00E91C41">
            <w:pPr>
              <w:bidi/>
              <w:jc w:val="center"/>
              <w:rPr>
                <w:rFonts w:ascii="B Lotus" w:eastAsia="Calibri" w:hAnsi="B Lotus" w:cs="B Lotus"/>
                <w:color w:val="000000"/>
                <w:sz w:val="18"/>
                <w:szCs w:val="18"/>
                <w:rtl/>
              </w:rPr>
            </w:pPr>
            <w:del w:id="14578" w:author="Mehrnazi Boojari" w:date="2019-01-08T23:54:00Z">
              <w:r w:rsidRPr="00E73E3C" w:rsidDel="00990020">
                <w:rPr>
                  <w:rFonts w:ascii="B Lotus" w:eastAsia="Calibri" w:hAnsi="B Lotus" w:cs="B Lotus" w:hint="cs"/>
                  <w:color w:val="000000"/>
                  <w:sz w:val="18"/>
                  <w:szCs w:val="18"/>
                  <w:rtl/>
                </w:rPr>
                <w:delText>اساسنامه</w:delText>
              </w:r>
            </w:del>
            <w:ins w:id="14579" w:author="Mehrnazi Boojari" w:date="2019-01-08T23:54:00Z">
              <w:r w:rsidR="00990020">
                <w:rPr>
                  <w:rFonts w:ascii="B Lotus" w:eastAsia="Calibri" w:hAnsi="B Lotus" w:cs="B Lotus" w:hint="cs"/>
                  <w:color w:val="000000"/>
                  <w:sz w:val="18"/>
                  <w:szCs w:val="18"/>
                  <w:rtl/>
                </w:rPr>
                <w:t>اساس‌نامه</w:t>
              </w:r>
            </w:ins>
            <w:r w:rsidRPr="00E73E3C">
              <w:rPr>
                <w:rFonts w:ascii="B Lotus" w:eastAsia="Calibri" w:hAnsi="B Lotus" w:cs="B Lotus" w:hint="cs"/>
                <w:color w:val="000000"/>
                <w:sz w:val="18"/>
                <w:szCs w:val="18"/>
                <w:rtl/>
              </w:rPr>
              <w:t xml:space="preserve"> بنیاد مسکن مصوب 1366</w:t>
            </w:r>
          </w:p>
          <w:p w14:paraId="5A39A047" w14:textId="77777777" w:rsidR="00E91C41" w:rsidRPr="00E73E3C" w:rsidRDefault="00E91C41" w:rsidP="00055E34">
            <w:pPr>
              <w:bidi/>
              <w:jc w:val="center"/>
              <w:rPr>
                <w:rFonts w:ascii="B Lotus" w:eastAsia="Calibri" w:hAnsi="B Lotus" w:cs="B Lotus"/>
                <w:color w:val="000000"/>
                <w:sz w:val="18"/>
                <w:szCs w:val="18"/>
              </w:rPr>
            </w:pPr>
            <w:r w:rsidRPr="00E73E3C">
              <w:rPr>
                <w:rFonts w:ascii="B Lotus" w:eastAsia="Calibri" w:hAnsi="B Lotus" w:cs="B Lotus"/>
                <w:color w:val="000000"/>
                <w:sz w:val="18"/>
                <w:szCs w:val="18"/>
                <w:rtl/>
              </w:rPr>
              <w:t>قانون تهيه مسكن براي افراد كم</w:t>
            </w:r>
            <w:ins w:id="14580" w:author="Mehrnazi Boojari" w:date="2019-01-13T09:09:00Z">
              <w:r w:rsidR="00055E34">
                <w:rPr>
                  <w:rFonts w:ascii="B Lotus" w:eastAsia="Calibri" w:hAnsi="B Lotus" w:cs="B Nazanin" w:hint="cs"/>
                  <w:color w:val="000000"/>
                  <w:sz w:val="18"/>
                  <w:szCs w:val="18"/>
                  <w:rtl/>
                </w:rPr>
                <w:t>‌</w:t>
              </w:r>
            </w:ins>
            <w:del w:id="14581" w:author="Mehrnazi Boojari" w:date="2019-01-13T09:09:00Z">
              <w:r w:rsidRPr="00E73E3C" w:rsidDel="00055E3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درآمد‌‌‌</w:t>
            </w:r>
            <w:r w:rsidRPr="00E73E3C">
              <w:rPr>
                <w:rFonts w:ascii="Cambria Math" w:eastAsia="Calibri" w:hAnsi="Cambria Math" w:cs="Cambria Math" w:hint="cs"/>
                <w:color w:val="000000"/>
                <w:sz w:val="18"/>
                <w:szCs w:val="18"/>
                <w:rtl/>
              </w:rPr>
              <w:t>​</w:t>
            </w:r>
            <w:r w:rsidRPr="00E73E3C">
              <w:rPr>
                <w:rFonts w:ascii="B Lotus" w:eastAsia="Calibri" w:hAnsi="B Lotus" w:cs="B Lotus" w:hint="cs"/>
                <w:color w:val="000000"/>
                <w:sz w:val="18"/>
                <w:szCs w:val="18"/>
                <w:rtl/>
              </w:rPr>
              <w:t xml:space="preserve"> 6/7/1372</w:t>
            </w:r>
          </w:p>
        </w:tc>
      </w:tr>
      <w:tr w:rsidR="00E91C41" w:rsidRPr="00E73E3C" w14:paraId="2512E84A" w14:textId="77777777" w:rsidTr="00E73E3C">
        <w:trPr>
          <w:trHeight w:val="540"/>
          <w:jc w:val="center"/>
        </w:trPr>
        <w:tc>
          <w:tcPr>
            <w:tcW w:w="659" w:type="pct"/>
            <w:vMerge/>
            <w:shd w:val="clear" w:color="auto" w:fill="EDEDED"/>
            <w:vAlign w:val="center"/>
          </w:tcPr>
          <w:p w14:paraId="33324F29"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2C13A78B"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shd w:val="clear" w:color="auto" w:fill="EDEDED"/>
            <w:vAlign w:val="center"/>
          </w:tcPr>
          <w:p w14:paraId="090F5C90"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2D5EA45B"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22D3F8B3" w14:textId="77777777" w:rsidR="00E91C41" w:rsidRPr="00E73E3C" w:rsidRDefault="00E91C41" w:rsidP="00E91C41">
            <w:pPr>
              <w:bidi/>
              <w:jc w:val="center"/>
              <w:rPr>
                <w:rFonts w:ascii="B Lotus" w:eastAsia="Calibri" w:hAnsi="B Lotus" w:cs="B Lotus"/>
                <w:sz w:val="18"/>
                <w:szCs w:val="18"/>
                <w:rtl/>
              </w:rPr>
            </w:pPr>
            <w:del w:id="14582" w:author="Mehrnazi Boojari" w:date="2019-01-07T10:46:00Z">
              <w:r w:rsidRPr="00E73E3C" w:rsidDel="006A1F1D">
                <w:rPr>
                  <w:rFonts w:ascii="B Lotus" w:eastAsia="Calibri" w:hAnsi="B Lotus" w:cs="B Lotus" w:hint="cs"/>
                  <w:sz w:val="18"/>
                  <w:szCs w:val="18"/>
                  <w:rtl/>
                </w:rPr>
                <w:delText>اجرائی</w:delText>
              </w:r>
            </w:del>
            <w:ins w:id="14583" w:author="Mehrnazi Boojari" w:date="2019-01-07T10:46:00Z">
              <w:r w:rsidR="006A1F1D">
                <w:rPr>
                  <w:rFonts w:ascii="B Lotus" w:eastAsia="Calibri" w:hAnsi="B Lotus" w:cs="B Lotus" w:hint="cs"/>
                  <w:sz w:val="18"/>
                  <w:szCs w:val="18"/>
                  <w:rtl/>
                </w:rPr>
                <w:t>اجرایی</w:t>
              </w:r>
            </w:ins>
          </w:p>
        </w:tc>
        <w:tc>
          <w:tcPr>
            <w:tcW w:w="434" w:type="pct"/>
            <w:vMerge/>
            <w:shd w:val="clear" w:color="auto" w:fill="EDEDED"/>
            <w:vAlign w:val="center"/>
          </w:tcPr>
          <w:p w14:paraId="38F8A300" w14:textId="77777777" w:rsidR="00E91C41" w:rsidRPr="00E73E3C" w:rsidRDefault="00E91C41" w:rsidP="00E91C41">
            <w:pPr>
              <w:bidi/>
              <w:jc w:val="center"/>
              <w:rPr>
                <w:rFonts w:ascii="B Lotus" w:eastAsia="Calibri" w:hAnsi="B Lotus" w:cs="B Lotus"/>
                <w:color w:val="000000"/>
                <w:sz w:val="18"/>
                <w:szCs w:val="18"/>
              </w:rPr>
            </w:pPr>
          </w:p>
        </w:tc>
        <w:tc>
          <w:tcPr>
            <w:tcW w:w="585" w:type="pct"/>
            <w:shd w:val="clear" w:color="auto" w:fill="EDEDED"/>
            <w:vAlign w:val="center"/>
          </w:tcPr>
          <w:p w14:paraId="359204C7"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tc>
        <w:tc>
          <w:tcPr>
            <w:tcW w:w="1576" w:type="pct"/>
            <w:vMerge/>
            <w:shd w:val="clear" w:color="auto" w:fill="EDEDED"/>
            <w:vAlign w:val="center"/>
          </w:tcPr>
          <w:p w14:paraId="3DCE0E99" w14:textId="77777777" w:rsidR="00E91C41" w:rsidRPr="00E73E3C" w:rsidRDefault="00E91C41" w:rsidP="00E91C41">
            <w:pPr>
              <w:bidi/>
              <w:jc w:val="center"/>
              <w:rPr>
                <w:rFonts w:ascii="B Lotus" w:eastAsia="Calibri" w:hAnsi="B Lotus" w:cs="B Lotus"/>
                <w:color w:val="000000"/>
                <w:sz w:val="18"/>
                <w:szCs w:val="18"/>
              </w:rPr>
            </w:pPr>
          </w:p>
        </w:tc>
      </w:tr>
      <w:tr w:rsidR="00E91C41" w:rsidRPr="00E73E3C" w14:paraId="003C4024" w14:textId="77777777" w:rsidTr="00E73E3C">
        <w:trPr>
          <w:trHeight w:val="388"/>
          <w:jc w:val="center"/>
        </w:trPr>
        <w:tc>
          <w:tcPr>
            <w:tcW w:w="659" w:type="pct"/>
            <w:vMerge/>
            <w:shd w:val="clear" w:color="auto" w:fill="EDEDED"/>
            <w:vAlign w:val="center"/>
          </w:tcPr>
          <w:p w14:paraId="61661727"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24931CD2"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shd w:val="clear" w:color="auto" w:fill="EDEDED"/>
            <w:vAlign w:val="center"/>
          </w:tcPr>
          <w:p w14:paraId="3AC55C1C" w14:textId="77777777" w:rsidR="00E91C41" w:rsidRPr="00E73E3C" w:rsidRDefault="00E91C41" w:rsidP="00AD29F8">
            <w:pPr>
              <w:bidi/>
              <w:jc w:val="center"/>
              <w:rPr>
                <w:rFonts w:ascii="B Lotus" w:eastAsia="Calibri" w:hAnsi="B Lotus" w:cs="B Lotus"/>
                <w:sz w:val="18"/>
                <w:szCs w:val="18"/>
                <w:rtl/>
              </w:rPr>
            </w:pPr>
            <w:r w:rsidRPr="00E73E3C">
              <w:rPr>
                <w:rFonts w:ascii="B Lotus" w:eastAsia="Calibri" w:hAnsi="B Lotus" w:cs="B Lotus" w:hint="cs"/>
                <w:sz w:val="18"/>
                <w:szCs w:val="18"/>
                <w:rtl/>
              </w:rPr>
              <w:t>بی</w:t>
            </w:r>
            <w:ins w:id="14584" w:author="Mehrnazi Boojari" w:date="2019-01-13T08:53:00Z">
              <w:r w:rsidR="00AD29F8">
                <w:rPr>
                  <w:rFonts w:ascii="B Lotus" w:eastAsia="Calibri" w:hAnsi="B Lotus" w:cs="B Nazanin" w:hint="cs"/>
                  <w:sz w:val="18"/>
                  <w:szCs w:val="18"/>
                  <w:rtl/>
                </w:rPr>
                <w:t>‌</w:t>
              </w:r>
            </w:ins>
            <w:del w:id="14585" w:author="Mehrnazi Boojari" w:date="2019-01-13T08:53:00Z">
              <w:r w:rsidRPr="00E73E3C" w:rsidDel="00AD29F8">
                <w:rPr>
                  <w:rFonts w:ascii="B Lotus" w:eastAsia="Calibri" w:hAnsi="B Lotus" w:cs="B Lotus" w:hint="cs"/>
                  <w:sz w:val="18"/>
                  <w:szCs w:val="18"/>
                  <w:rtl/>
                </w:rPr>
                <w:delText xml:space="preserve"> </w:delText>
              </w:r>
            </w:del>
            <w:r w:rsidRPr="00E73E3C">
              <w:rPr>
                <w:rFonts w:ascii="B Lotus" w:eastAsia="Calibri" w:hAnsi="B Lotus" w:cs="B Lotus" w:hint="cs"/>
                <w:sz w:val="18"/>
                <w:szCs w:val="18"/>
                <w:rtl/>
              </w:rPr>
              <w:t>اهمیت</w:t>
            </w:r>
            <w:del w:id="14586" w:author="Mehrnazi Boojari" w:date="2019-01-07T10:45:00Z">
              <w:r w:rsidRPr="00E73E3C" w:rsidDel="006A1F1D">
                <w:rPr>
                  <w:rFonts w:ascii="B Lotus" w:eastAsia="Calibri" w:hAnsi="B Lotus" w:cs="B Lotus" w:hint="cs"/>
                  <w:sz w:val="18"/>
                  <w:szCs w:val="18"/>
                  <w:rtl/>
                </w:rPr>
                <w:delText xml:space="preserve"> بودن </w:delText>
              </w:r>
            </w:del>
            <w:ins w:id="14587" w:author="Mehrnazi Boojari" w:date="2019-01-07T10:45:00Z">
              <w:r w:rsidR="006A1F1D">
                <w:rPr>
                  <w:rFonts w:ascii="B Lotus" w:eastAsia="Calibri" w:hAnsi="B Lotus" w:cs="B Lotus" w:hint="cs"/>
                  <w:sz w:val="18"/>
                  <w:szCs w:val="18"/>
                  <w:rtl/>
                </w:rPr>
                <w:t xml:space="preserve">‌بودن </w:t>
              </w:r>
            </w:ins>
            <w:r w:rsidRPr="00E73E3C">
              <w:rPr>
                <w:rFonts w:ascii="B Lotus" w:eastAsia="Calibri" w:hAnsi="B Lotus" w:cs="B Lotus" w:hint="cs"/>
                <w:sz w:val="18"/>
                <w:szCs w:val="18"/>
                <w:rtl/>
              </w:rPr>
              <w:t>مقاوم</w:t>
            </w:r>
            <w:del w:id="14588" w:author="Mehrnazi Boojari" w:date="2019-01-07T09:51:00Z">
              <w:r w:rsidRPr="00E73E3C" w:rsidDel="006F7CCF">
                <w:rPr>
                  <w:rFonts w:ascii="B Lotus" w:eastAsia="Calibri" w:hAnsi="B Lotus" w:cs="B Lotus" w:hint="cs"/>
                  <w:sz w:val="18"/>
                  <w:szCs w:val="18"/>
                  <w:rtl/>
                </w:rPr>
                <w:delText xml:space="preserve"> سازی </w:delText>
              </w:r>
            </w:del>
            <w:ins w:id="14589" w:author="Mehrnazi Boojari" w:date="2019-01-07T09:51:00Z">
              <w:r w:rsidR="006F7CCF">
                <w:rPr>
                  <w:rFonts w:ascii="B Lotus" w:eastAsia="Calibri" w:hAnsi="B Lotus" w:cs="B Lotus" w:hint="cs"/>
                  <w:sz w:val="18"/>
                  <w:szCs w:val="18"/>
                  <w:rtl/>
                </w:rPr>
                <w:t xml:space="preserve">‌سازی </w:t>
              </w:r>
            </w:ins>
            <w:r w:rsidRPr="00E73E3C">
              <w:rPr>
                <w:rFonts w:ascii="B Lotus" w:eastAsia="Calibri" w:hAnsi="B Lotus" w:cs="B Lotus" w:hint="cs"/>
                <w:sz w:val="18"/>
                <w:szCs w:val="18"/>
                <w:rtl/>
              </w:rPr>
              <w:t xml:space="preserve">مسکن در نگاه </w:t>
            </w:r>
            <w:del w:id="14590" w:author="Mehrnazi Boojari" w:date="2019-01-07T10:03:00Z">
              <w:r w:rsidRPr="00E73E3C" w:rsidDel="00A31D6F">
                <w:rPr>
                  <w:rFonts w:ascii="B Lotus" w:eastAsia="Calibri" w:hAnsi="B Lotus" w:cs="B Lotus" w:hint="cs"/>
                  <w:sz w:val="18"/>
                  <w:szCs w:val="18"/>
                  <w:rtl/>
                </w:rPr>
                <w:delText>روستائی</w:delText>
              </w:r>
            </w:del>
            <w:ins w:id="14591" w:author="Mehrnazi Boojari" w:date="2019-01-07T10:03:00Z">
              <w:r w:rsidR="00A31D6F">
                <w:rPr>
                  <w:rFonts w:ascii="B Lotus" w:eastAsia="Calibri" w:hAnsi="B Lotus" w:cs="B Lotus" w:hint="cs"/>
                  <w:sz w:val="18"/>
                  <w:szCs w:val="18"/>
                  <w:rtl/>
                </w:rPr>
                <w:t>روستایی</w:t>
              </w:r>
            </w:ins>
            <w:r w:rsidRPr="00E73E3C">
              <w:rPr>
                <w:rFonts w:ascii="B Lotus" w:eastAsia="Calibri" w:hAnsi="B Lotus" w:cs="B Lotus" w:hint="cs"/>
                <w:sz w:val="18"/>
                <w:szCs w:val="18"/>
                <w:rtl/>
              </w:rPr>
              <w:t>ان</w:t>
            </w:r>
          </w:p>
        </w:tc>
        <w:tc>
          <w:tcPr>
            <w:tcW w:w="282" w:type="pct"/>
            <w:shd w:val="clear" w:color="auto" w:fill="EDEDED"/>
            <w:vAlign w:val="center"/>
          </w:tcPr>
          <w:p w14:paraId="406B8460"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0.02</w:t>
            </w:r>
          </w:p>
        </w:tc>
        <w:tc>
          <w:tcPr>
            <w:tcW w:w="455" w:type="pct"/>
            <w:shd w:val="clear" w:color="auto" w:fill="EDEDED"/>
            <w:vAlign w:val="center"/>
          </w:tcPr>
          <w:p w14:paraId="77C2276B" w14:textId="77777777" w:rsidR="00E91C41" w:rsidRPr="00E73E3C" w:rsidRDefault="00E91C41" w:rsidP="00E91C41">
            <w:pPr>
              <w:bidi/>
              <w:jc w:val="center"/>
              <w:rPr>
                <w:rFonts w:ascii="B Lotus" w:eastAsia="Calibri" w:hAnsi="B Lotus" w:cs="B Lotus"/>
                <w:sz w:val="18"/>
                <w:szCs w:val="18"/>
                <w:rtl/>
              </w:rPr>
            </w:pPr>
            <w:del w:id="14592" w:author="Mehrnazi Boojari" w:date="2019-01-07T10:46:00Z">
              <w:r w:rsidRPr="00E73E3C" w:rsidDel="006A1F1D">
                <w:rPr>
                  <w:rFonts w:ascii="B Lotus" w:eastAsia="Calibri" w:hAnsi="B Lotus" w:cs="B Lotus" w:hint="cs"/>
                  <w:sz w:val="18"/>
                  <w:szCs w:val="18"/>
                  <w:rtl/>
                </w:rPr>
                <w:delText>اجرائی</w:delText>
              </w:r>
            </w:del>
            <w:ins w:id="14593" w:author="Mehrnazi Boojari" w:date="2019-01-07T10:46:00Z">
              <w:r w:rsidR="006A1F1D">
                <w:rPr>
                  <w:rFonts w:ascii="B Lotus" w:eastAsia="Calibri" w:hAnsi="B Lotus" w:cs="B Lotus" w:hint="cs"/>
                  <w:sz w:val="18"/>
                  <w:szCs w:val="18"/>
                  <w:rtl/>
                </w:rPr>
                <w:t>اجرایی</w:t>
              </w:r>
            </w:ins>
          </w:p>
        </w:tc>
        <w:tc>
          <w:tcPr>
            <w:tcW w:w="434" w:type="pct"/>
            <w:shd w:val="clear" w:color="auto" w:fill="EDEDED"/>
            <w:vAlign w:val="center"/>
          </w:tcPr>
          <w:p w14:paraId="6E6F3E30"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فرهنگی</w:t>
            </w:r>
          </w:p>
        </w:tc>
        <w:tc>
          <w:tcPr>
            <w:tcW w:w="585" w:type="pct"/>
            <w:shd w:val="clear" w:color="auto" w:fill="EDEDED"/>
            <w:vAlign w:val="center"/>
          </w:tcPr>
          <w:p w14:paraId="3CB19D44"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دهیاری</w:t>
            </w:r>
          </w:p>
          <w:p w14:paraId="04EB0DDA"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شورای اسلامی</w:t>
            </w:r>
          </w:p>
          <w:p w14:paraId="487F16FF"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متولیان فرهنگی</w:t>
            </w:r>
          </w:p>
        </w:tc>
        <w:tc>
          <w:tcPr>
            <w:tcW w:w="1576" w:type="pct"/>
            <w:shd w:val="clear" w:color="auto" w:fill="EDEDED"/>
            <w:vAlign w:val="center"/>
          </w:tcPr>
          <w:p w14:paraId="4EA21452"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17 سیاست</w:t>
            </w:r>
            <w:del w:id="14594" w:author="Mehrnazi Boojari" w:date="2019-01-07T09:46:00Z">
              <w:r w:rsidRPr="00E73E3C" w:rsidDel="006F7CCF">
                <w:rPr>
                  <w:rFonts w:ascii="B Lotus" w:eastAsia="Calibri" w:hAnsi="B Lotus" w:cs="B Lotus" w:hint="cs"/>
                  <w:color w:val="000000"/>
                  <w:sz w:val="18"/>
                  <w:szCs w:val="18"/>
                  <w:rtl/>
                </w:rPr>
                <w:delText xml:space="preserve"> های </w:delText>
              </w:r>
            </w:del>
            <w:ins w:id="14595"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3AF265E8"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شرح وظایف دهیاری و شورای اسلامی</w:t>
            </w:r>
          </w:p>
        </w:tc>
      </w:tr>
      <w:tr w:rsidR="00E91C41" w:rsidRPr="00E73E3C" w14:paraId="38CDAE14" w14:textId="77777777" w:rsidTr="00E73E3C">
        <w:trPr>
          <w:trHeight w:val="555"/>
          <w:jc w:val="center"/>
        </w:trPr>
        <w:tc>
          <w:tcPr>
            <w:tcW w:w="659" w:type="pct"/>
            <w:vMerge/>
            <w:shd w:val="clear" w:color="auto" w:fill="EDEDED"/>
            <w:vAlign w:val="center"/>
          </w:tcPr>
          <w:p w14:paraId="227543CD"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07B6D516"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shd w:val="clear" w:color="auto" w:fill="EDEDED"/>
            <w:vAlign w:val="center"/>
          </w:tcPr>
          <w:p w14:paraId="0C19650B" w14:textId="77777777" w:rsidR="00E91C41" w:rsidRPr="00E73E3C" w:rsidRDefault="00E91C41" w:rsidP="00AD29F8">
            <w:pPr>
              <w:bidi/>
              <w:jc w:val="center"/>
              <w:rPr>
                <w:rFonts w:ascii="B Lotus" w:eastAsia="Calibri" w:hAnsi="B Lotus" w:cs="B Lotus"/>
                <w:sz w:val="18"/>
                <w:szCs w:val="18"/>
                <w:rtl/>
              </w:rPr>
            </w:pPr>
            <w:r w:rsidRPr="00E73E3C">
              <w:rPr>
                <w:rFonts w:ascii="B Lotus" w:eastAsia="Calibri" w:hAnsi="B Lotus" w:cs="B Lotus" w:hint="cs"/>
                <w:sz w:val="18"/>
                <w:szCs w:val="18"/>
                <w:rtl/>
              </w:rPr>
              <w:t>مدیریت</w:t>
            </w:r>
            <w:ins w:id="14596" w:author="Mehrnazi Boojari" w:date="2019-01-13T08:54:00Z">
              <w:r w:rsidR="00AD29F8">
                <w:rPr>
                  <w:rFonts w:ascii="B Lotus" w:eastAsia="Calibri" w:hAnsi="B Lotus" w:cs="B Nazanin" w:hint="cs"/>
                  <w:sz w:val="18"/>
                  <w:szCs w:val="18"/>
                  <w:rtl/>
                </w:rPr>
                <w:t>‌</w:t>
              </w:r>
            </w:ins>
            <w:del w:id="14597" w:author="Mehrnazi Boojari" w:date="2019-01-13T08:54:00Z">
              <w:r w:rsidRPr="00E73E3C" w:rsidDel="00AD29F8">
                <w:rPr>
                  <w:rFonts w:ascii="B Lotus" w:eastAsia="Calibri" w:hAnsi="B Lotus" w:cs="B Lotus" w:hint="cs"/>
                  <w:sz w:val="18"/>
                  <w:szCs w:val="18"/>
                  <w:rtl/>
                </w:rPr>
                <w:delText xml:space="preserve"> </w:delText>
              </w:r>
            </w:del>
            <w:r w:rsidRPr="00E73E3C">
              <w:rPr>
                <w:rFonts w:ascii="B Lotus" w:eastAsia="Calibri" w:hAnsi="B Lotus" w:cs="B Lotus" w:hint="cs"/>
                <w:sz w:val="18"/>
                <w:szCs w:val="18"/>
                <w:rtl/>
              </w:rPr>
              <w:t>بخش</w:t>
            </w:r>
            <w:del w:id="14598" w:author="Mehrnazi Boojari" w:date="2019-01-07T10:47:00Z">
              <w:r w:rsidRPr="00E73E3C" w:rsidDel="006A1F1D">
                <w:rPr>
                  <w:rFonts w:ascii="B Lotus" w:eastAsia="Calibri" w:hAnsi="B Lotus" w:cs="B Lotus" w:hint="cs"/>
                  <w:sz w:val="18"/>
                  <w:szCs w:val="18"/>
                  <w:rtl/>
                </w:rPr>
                <w:delText>ی(</w:delText>
              </w:r>
            </w:del>
            <w:ins w:id="14599" w:author="Mehrnazi Boojari" w:date="2019-01-07T10:47:00Z">
              <w:r w:rsidR="006A1F1D">
                <w:rPr>
                  <w:rFonts w:ascii="B Lotus" w:eastAsia="Calibri" w:hAnsi="B Lotus" w:cs="B Lotus" w:hint="cs"/>
                  <w:sz w:val="18"/>
                  <w:szCs w:val="18"/>
                  <w:rtl/>
                </w:rPr>
                <w:t>ی (</w:t>
              </w:r>
            </w:ins>
            <w:r w:rsidRPr="00E73E3C">
              <w:rPr>
                <w:rFonts w:ascii="B Lotus" w:eastAsia="Calibri" w:hAnsi="B Lotus" w:cs="B Lotus" w:hint="cs"/>
                <w:sz w:val="18"/>
                <w:szCs w:val="18"/>
                <w:rtl/>
              </w:rPr>
              <w:t xml:space="preserve">بنیاد مسکن) در ساخت مسکن بدون </w:t>
            </w:r>
            <w:del w:id="14600" w:author="Mehrnazi Boojari" w:date="2019-01-07T22:30:00Z">
              <w:r w:rsidRPr="00E73E3C" w:rsidDel="00051F26">
                <w:rPr>
                  <w:rFonts w:ascii="B Lotus" w:eastAsia="Calibri" w:hAnsi="B Lotus" w:cs="B Lotus" w:hint="cs"/>
                  <w:sz w:val="18"/>
                  <w:szCs w:val="18"/>
                  <w:rtl/>
                </w:rPr>
                <w:delText>در نظر گرفتن</w:delText>
              </w:r>
            </w:del>
            <w:ins w:id="14601" w:author="Mehrnazi Boojari" w:date="2019-01-07T22:30:00Z">
              <w:r w:rsidR="00051F26">
                <w:rPr>
                  <w:rFonts w:ascii="B Lotus" w:eastAsia="Calibri" w:hAnsi="B Lotus" w:cs="B Lotus" w:hint="cs"/>
                  <w:sz w:val="18"/>
                  <w:szCs w:val="18"/>
                  <w:rtl/>
                </w:rPr>
                <w:t>در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نظر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گرفتن</w:t>
              </w:r>
            </w:ins>
            <w:r w:rsidRPr="00E73E3C">
              <w:rPr>
                <w:rFonts w:ascii="B Lotus" w:eastAsia="Calibri" w:hAnsi="B Lotus" w:cs="B Lotus" w:hint="cs"/>
                <w:sz w:val="18"/>
                <w:szCs w:val="18"/>
                <w:rtl/>
              </w:rPr>
              <w:t xml:space="preserve"> اشتغال و</w:t>
            </w:r>
            <w:ins w:id="14602" w:author="Mehrnazi Boojari" w:date="2019-01-13T08:54:00Z">
              <w:r w:rsidR="00AD29F8">
                <w:rPr>
                  <w:rFonts w:ascii="B Lotus" w:eastAsia="Calibri" w:hAnsi="B Lotus" w:cs="Times New Roman" w:hint="eastAsia"/>
                  <w:sz w:val="18"/>
                  <w:szCs w:val="18"/>
                  <w:rtl/>
                </w:rPr>
                <w:t> </w:t>
              </w:r>
            </w:ins>
            <w:r w:rsidRPr="00E73E3C">
              <w:rPr>
                <w:rFonts w:ascii="B Lotus" w:eastAsia="Calibri" w:hAnsi="B Lotus" w:cs="B Lotus" w:hint="cs"/>
                <w:sz w:val="18"/>
                <w:szCs w:val="18"/>
                <w:rtl/>
              </w:rPr>
              <w:t>...</w:t>
            </w:r>
          </w:p>
        </w:tc>
        <w:tc>
          <w:tcPr>
            <w:tcW w:w="282" w:type="pct"/>
            <w:vMerge w:val="restart"/>
            <w:shd w:val="clear" w:color="auto" w:fill="EDEDED"/>
            <w:vAlign w:val="center"/>
          </w:tcPr>
          <w:p w14:paraId="45460560"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0.04</w:t>
            </w:r>
          </w:p>
        </w:tc>
        <w:tc>
          <w:tcPr>
            <w:tcW w:w="455" w:type="pct"/>
            <w:shd w:val="clear" w:color="auto" w:fill="EDEDED"/>
            <w:vAlign w:val="center"/>
          </w:tcPr>
          <w:p w14:paraId="2A491E6D"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تقنینی</w:t>
            </w:r>
          </w:p>
        </w:tc>
        <w:tc>
          <w:tcPr>
            <w:tcW w:w="434" w:type="pct"/>
            <w:vMerge w:val="restart"/>
            <w:shd w:val="clear" w:color="auto" w:fill="EDEDED"/>
            <w:vAlign w:val="center"/>
          </w:tcPr>
          <w:p w14:paraId="5220FA50"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زیرساخت</w:t>
            </w:r>
          </w:p>
          <w:p w14:paraId="562FAA2D"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اشتغال</w:t>
            </w:r>
          </w:p>
        </w:tc>
        <w:tc>
          <w:tcPr>
            <w:tcW w:w="585" w:type="pct"/>
            <w:shd w:val="clear" w:color="auto" w:fill="EDEDED"/>
            <w:vAlign w:val="center"/>
          </w:tcPr>
          <w:p w14:paraId="7DA05563"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0AF8BD64"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جهاد کشاورزی</w:t>
            </w:r>
          </w:p>
        </w:tc>
        <w:tc>
          <w:tcPr>
            <w:tcW w:w="1576" w:type="pct"/>
            <w:vMerge w:val="restart"/>
            <w:shd w:val="clear" w:color="auto" w:fill="EDEDED"/>
            <w:vAlign w:val="center"/>
          </w:tcPr>
          <w:p w14:paraId="038653B6" w14:textId="77777777" w:rsidR="00E91C41" w:rsidRPr="00E73E3C" w:rsidRDefault="00E91C41" w:rsidP="00055E34">
            <w:pPr>
              <w:bidi/>
              <w:jc w:val="center"/>
              <w:rPr>
                <w:rFonts w:ascii="B Lotus" w:eastAsia="Calibri" w:hAnsi="B Lotus" w:cs="B Lotus"/>
                <w:color w:val="000000"/>
                <w:sz w:val="18"/>
                <w:szCs w:val="18"/>
                <w:rtl/>
              </w:rPr>
            </w:pPr>
            <w:del w:id="14603" w:author="Mehrnazi Boojari" w:date="2019-01-13T09:09:00Z">
              <w:r w:rsidRPr="00E73E3C" w:rsidDel="00055E34">
                <w:rPr>
                  <w:rFonts w:ascii="B Lotus" w:eastAsia="Calibri" w:hAnsi="B Lotus" w:cs="B Lotus" w:hint="cs"/>
                  <w:color w:val="000000"/>
                  <w:sz w:val="18"/>
                  <w:szCs w:val="18"/>
                  <w:rtl/>
                </w:rPr>
                <w:delText xml:space="preserve">ماده </w:delText>
              </w:r>
            </w:del>
            <w:ins w:id="14604" w:author="Mehrnazi Boojari" w:date="2019-01-13T09:09: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26 برنامه ششم</w:t>
            </w:r>
          </w:p>
          <w:p w14:paraId="5346314D" w14:textId="77777777" w:rsidR="00E91C41" w:rsidRPr="00E73E3C" w:rsidRDefault="00E91C41" w:rsidP="00055E34">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ماد</w:t>
            </w:r>
            <w:del w:id="14605" w:author="Mehrnazi Boojari" w:date="2019-01-13T09:09:00Z">
              <w:r w:rsidRPr="00E73E3C" w:rsidDel="00055E34">
                <w:rPr>
                  <w:rFonts w:ascii="B Lotus" w:eastAsia="Calibri" w:hAnsi="B Lotus" w:cs="B Lotus" w:hint="cs"/>
                  <w:color w:val="000000"/>
                  <w:sz w:val="18"/>
                  <w:szCs w:val="18"/>
                  <w:rtl/>
                </w:rPr>
                <w:delText>ه</w:delText>
              </w:r>
            </w:del>
            <w:ins w:id="14606" w:author="Mehrnazi Boojari" w:date="2019-01-13T09:09:00Z">
              <w:r w:rsidR="00055E34">
                <w:rPr>
                  <w:rFonts w:ascii="B Lotus" w:eastAsia="Calibri" w:hAnsi="B Lotus" w:cs="B Lotus" w:hint="cs"/>
                  <w:color w:val="000000"/>
                  <w:sz w:val="18"/>
                  <w:szCs w:val="18"/>
                  <w:rtl/>
                </w:rPr>
                <w:t xml:space="preserve">ۀ </w:t>
              </w:r>
            </w:ins>
            <w:r w:rsidRPr="00E73E3C">
              <w:rPr>
                <w:rFonts w:ascii="B Lotus" w:eastAsia="Calibri" w:hAnsi="B Lotus" w:cs="B Lotus" w:hint="cs"/>
                <w:color w:val="000000"/>
                <w:sz w:val="18"/>
                <w:szCs w:val="18"/>
                <w:rtl/>
              </w:rPr>
              <w:t>27</w:t>
            </w:r>
            <w:del w:id="14607" w:author="Mehrnazi Boojari" w:date="2019-01-07T09:59:00Z">
              <w:r w:rsidRPr="00E73E3C" w:rsidDel="00A31D6F">
                <w:rPr>
                  <w:rFonts w:ascii="B Lotus" w:eastAsia="Calibri" w:hAnsi="B Lotus" w:cs="B Lotus" w:hint="cs"/>
                  <w:color w:val="000000"/>
                  <w:sz w:val="18"/>
                  <w:szCs w:val="18"/>
                  <w:rtl/>
                </w:rPr>
                <w:delText xml:space="preserve">  </w:delText>
              </w:r>
            </w:del>
            <w:ins w:id="14608"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46DE3C0D" w14:textId="77777777" w:rsidR="00E91C41" w:rsidRPr="00E73E3C" w:rsidRDefault="00E91C41" w:rsidP="00055E34">
            <w:pPr>
              <w:bidi/>
              <w:jc w:val="center"/>
              <w:rPr>
                <w:rFonts w:ascii="B Lotus" w:eastAsia="Calibri" w:hAnsi="B Lotus" w:cs="B Lotus"/>
                <w:color w:val="000000"/>
                <w:sz w:val="18"/>
                <w:szCs w:val="18"/>
                <w:rtl/>
              </w:rPr>
            </w:pPr>
            <w:del w:id="14609" w:author="Mehrnazi Boojari" w:date="2019-01-13T09:09:00Z">
              <w:r w:rsidRPr="00E73E3C" w:rsidDel="00055E34">
                <w:rPr>
                  <w:rFonts w:ascii="B Lotus" w:eastAsia="Calibri" w:hAnsi="B Lotus" w:cs="B Lotus" w:hint="cs"/>
                  <w:color w:val="000000"/>
                  <w:sz w:val="18"/>
                  <w:szCs w:val="18"/>
                  <w:rtl/>
                </w:rPr>
                <w:delText xml:space="preserve">ماده </w:delText>
              </w:r>
            </w:del>
            <w:ins w:id="14610" w:author="Mehrnazi Boojari" w:date="2019-01-13T09:09: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3 برنامه چهارم</w:t>
            </w:r>
          </w:p>
          <w:p w14:paraId="56B299D6" w14:textId="77777777" w:rsidR="00E91C41" w:rsidRPr="00E73E3C" w:rsidRDefault="00E91C41" w:rsidP="00E91C41">
            <w:pPr>
              <w:bidi/>
              <w:jc w:val="center"/>
              <w:rPr>
                <w:rFonts w:ascii="B Lotus" w:eastAsia="Calibri" w:hAnsi="B Lotus" w:cs="B Lotus"/>
                <w:color w:val="000000"/>
                <w:sz w:val="18"/>
                <w:szCs w:val="18"/>
                <w:rtl/>
              </w:rPr>
            </w:pPr>
            <w:del w:id="14611" w:author="Mehrnazi Boojari" w:date="2019-01-08T23:54:00Z">
              <w:r w:rsidRPr="00E73E3C" w:rsidDel="00990020">
                <w:rPr>
                  <w:rFonts w:ascii="B Lotus" w:eastAsia="Calibri" w:hAnsi="B Lotus" w:cs="B Lotus" w:hint="cs"/>
                  <w:color w:val="000000"/>
                  <w:sz w:val="18"/>
                  <w:szCs w:val="18"/>
                  <w:rtl/>
                </w:rPr>
                <w:delText>اساسنامه</w:delText>
              </w:r>
            </w:del>
            <w:ins w:id="14612" w:author="Mehrnazi Boojari" w:date="2019-01-08T23:54:00Z">
              <w:r w:rsidR="00990020">
                <w:rPr>
                  <w:rFonts w:ascii="B Lotus" w:eastAsia="Calibri" w:hAnsi="B Lotus" w:cs="B Lotus" w:hint="cs"/>
                  <w:color w:val="000000"/>
                  <w:sz w:val="18"/>
                  <w:szCs w:val="18"/>
                  <w:rtl/>
                </w:rPr>
                <w:t>اساس‌نامه</w:t>
              </w:r>
            </w:ins>
            <w:r w:rsidRPr="00E73E3C">
              <w:rPr>
                <w:rFonts w:ascii="B Lotus" w:eastAsia="Calibri" w:hAnsi="B Lotus" w:cs="B Lotus" w:hint="cs"/>
                <w:color w:val="000000"/>
                <w:sz w:val="18"/>
                <w:szCs w:val="18"/>
                <w:rtl/>
              </w:rPr>
              <w:t xml:space="preserve"> بنیاد مسکن مصوب 1366</w:t>
            </w:r>
          </w:p>
          <w:p w14:paraId="1CC47BCA"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شرح وظایف دهیاری و شورای اسلامی</w:t>
            </w:r>
          </w:p>
        </w:tc>
      </w:tr>
      <w:tr w:rsidR="00E91C41" w:rsidRPr="00E73E3C" w14:paraId="0A3C8AD3" w14:textId="77777777" w:rsidTr="00E73E3C">
        <w:trPr>
          <w:trHeight w:val="435"/>
          <w:jc w:val="center"/>
        </w:trPr>
        <w:tc>
          <w:tcPr>
            <w:tcW w:w="659" w:type="pct"/>
            <w:vMerge/>
            <w:shd w:val="clear" w:color="auto" w:fill="EDEDED"/>
            <w:vAlign w:val="center"/>
          </w:tcPr>
          <w:p w14:paraId="459C09DC"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0E331989"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shd w:val="clear" w:color="auto" w:fill="EDEDED"/>
            <w:vAlign w:val="center"/>
          </w:tcPr>
          <w:p w14:paraId="596763BA"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6E69B0EE"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67B59CE9" w14:textId="77777777" w:rsidR="00E91C41" w:rsidRPr="00E73E3C" w:rsidRDefault="00E91C41" w:rsidP="00E91C41">
            <w:pPr>
              <w:bidi/>
              <w:jc w:val="center"/>
              <w:rPr>
                <w:rFonts w:ascii="B Lotus" w:eastAsia="Calibri" w:hAnsi="B Lotus" w:cs="B Lotus"/>
                <w:sz w:val="18"/>
                <w:szCs w:val="18"/>
                <w:rtl/>
              </w:rPr>
            </w:pPr>
            <w:del w:id="14613" w:author="Mehrnazi Boojari" w:date="2019-01-13T07:10:00Z">
              <w:r w:rsidRPr="00E73E3C" w:rsidDel="002E51AF">
                <w:rPr>
                  <w:rFonts w:ascii="B Lotus" w:eastAsia="Calibri" w:hAnsi="B Lotus" w:cs="B Lotus" w:hint="cs"/>
                  <w:sz w:val="18"/>
                  <w:szCs w:val="18"/>
                  <w:rtl/>
                </w:rPr>
                <w:delText>برنامه ریزی</w:delText>
              </w:r>
            </w:del>
            <w:ins w:id="14614" w:author="Mehrnazi Boojari" w:date="2019-01-13T07:10:00Z">
              <w:r w:rsidR="002E51AF">
                <w:rPr>
                  <w:rFonts w:ascii="B Lotus" w:eastAsia="Calibri" w:hAnsi="B Lotus" w:cs="B Lotus" w:hint="cs"/>
                  <w:sz w:val="18"/>
                  <w:szCs w:val="18"/>
                  <w:rtl/>
                </w:rPr>
                <w:t>برنامه‌ریزی</w:t>
              </w:r>
            </w:ins>
          </w:p>
        </w:tc>
        <w:tc>
          <w:tcPr>
            <w:tcW w:w="434" w:type="pct"/>
            <w:vMerge/>
            <w:shd w:val="clear" w:color="auto" w:fill="EDEDED"/>
            <w:vAlign w:val="center"/>
          </w:tcPr>
          <w:p w14:paraId="3D5179A0" w14:textId="77777777" w:rsidR="00E91C41" w:rsidRPr="00E73E3C" w:rsidRDefault="00E91C41" w:rsidP="00E91C41">
            <w:pPr>
              <w:bidi/>
              <w:jc w:val="center"/>
              <w:rPr>
                <w:rFonts w:ascii="B Lotus" w:eastAsia="Calibri" w:hAnsi="B Lotus" w:cs="B Lotus"/>
                <w:color w:val="000000"/>
                <w:sz w:val="18"/>
                <w:szCs w:val="18"/>
                <w:rtl/>
              </w:rPr>
            </w:pPr>
          </w:p>
        </w:tc>
        <w:tc>
          <w:tcPr>
            <w:tcW w:w="585" w:type="pct"/>
            <w:shd w:val="clear" w:color="auto" w:fill="EDEDED"/>
            <w:vAlign w:val="center"/>
          </w:tcPr>
          <w:p w14:paraId="79B3C6F0"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00E3E0E6"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جهاد کشاورزی</w:t>
            </w:r>
          </w:p>
        </w:tc>
        <w:tc>
          <w:tcPr>
            <w:tcW w:w="1576" w:type="pct"/>
            <w:vMerge/>
            <w:shd w:val="clear" w:color="auto" w:fill="EDEDED"/>
            <w:vAlign w:val="center"/>
          </w:tcPr>
          <w:p w14:paraId="413786D6" w14:textId="77777777" w:rsidR="00E91C41" w:rsidRPr="00E73E3C" w:rsidRDefault="00E91C41" w:rsidP="00E91C41">
            <w:pPr>
              <w:bidi/>
              <w:jc w:val="center"/>
              <w:rPr>
                <w:rFonts w:ascii="B Lotus" w:eastAsia="Calibri" w:hAnsi="B Lotus" w:cs="B Lotus"/>
                <w:color w:val="000000"/>
                <w:sz w:val="18"/>
                <w:szCs w:val="18"/>
                <w:rtl/>
              </w:rPr>
            </w:pPr>
          </w:p>
        </w:tc>
      </w:tr>
      <w:tr w:rsidR="00E91C41" w:rsidRPr="00E73E3C" w14:paraId="4ED32353" w14:textId="77777777" w:rsidTr="00E73E3C">
        <w:trPr>
          <w:trHeight w:val="388"/>
          <w:jc w:val="center"/>
        </w:trPr>
        <w:tc>
          <w:tcPr>
            <w:tcW w:w="659" w:type="pct"/>
            <w:vMerge w:val="restart"/>
            <w:vAlign w:val="center"/>
          </w:tcPr>
          <w:p w14:paraId="4FA67FBE"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ذخیره انرژی و جلوگیری از اتلاف انرژی در ساختمان (گرمایشی</w:t>
            </w:r>
            <w:del w:id="14615" w:author="Mehrnazi Boojari" w:date="2019-01-07T09:47:00Z">
              <w:r w:rsidRPr="00E73E3C" w:rsidDel="006F7CCF">
                <w:rPr>
                  <w:rFonts w:ascii="B Lotus" w:eastAsia="Calibri" w:hAnsi="B Lotus" w:cs="B Lotus" w:hint="cs"/>
                  <w:sz w:val="18"/>
                  <w:szCs w:val="18"/>
                  <w:rtl/>
                </w:rPr>
                <w:delText xml:space="preserve"> ،</w:delText>
              </w:r>
            </w:del>
            <w:ins w:id="14616" w:author="Mehrnazi Boojari" w:date="2019-01-07T09:47:00Z">
              <w:r w:rsidR="006F7CCF">
                <w:rPr>
                  <w:rFonts w:ascii="B Lotus" w:eastAsia="Calibri" w:hAnsi="B Lotus" w:cs="B Lotus" w:hint="cs"/>
                  <w:sz w:val="18"/>
                  <w:szCs w:val="18"/>
                  <w:rtl/>
                </w:rPr>
                <w:t>،</w:t>
              </w:r>
            </w:ins>
            <w:r w:rsidRPr="00E73E3C">
              <w:rPr>
                <w:rFonts w:ascii="B Lotus" w:eastAsia="Calibri" w:hAnsi="B Lotus" w:cs="B Lotus" w:hint="cs"/>
                <w:sz w:val="18"/>
                <w:szCs w:val="18"/>
                <w:rtl/>
              </w:rPr>
              <w:t xml:space="preserve"> سرمایشی و تهویه)</w:t>
            </w:r>
          </w:p>
        </w:tc>
        <w:tc>
          <w:tcPr>
            <w:tcW w:w="308" w:type="pct"/>
            <w:vMerge w:val="restart"/>
            <w:vAlign w:val="center"/>
          </w:tcPr>
          <w:p w14:paraId="417F739D"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0.068</w:t>
            </w:r>
          </w:p>
        </w:tc>
        <w:tc>
          <w:tcPr>
            <w:tcW w:w="700" w:type="pct"/>
            <w:vAlign w:val="center"/>
          </w:tcPr>
          <w:p w14:paraId="518334D6"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عدم دسترسی به مصالح ساختمانی نوین برای حفظ انرژی در ساختمان</w:t>
            </w:r>
          </w:p>
        </w:tc>
        <w:tc>
          <w:tcPr>
            <w:tcW w:w="282" w:type="pct"/>
            <w:vAlign w:val="center"/>
          </w:tcPr>
          <w:p w14:paraId="318ED7AD"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0.02</w:t>
            </w:r>
          </w:p>
        </w:tc>
        <w:tc>
          <w:tcPr>
            <w:tcW w:w="455" w:type="pct"/>
            <w:vAlign w:val="center"/>
          </w:tcPr>
          <w:p w14:paraId="4FF4CAD5" w14:textId="77777777" w:rsidR="00E91C41" w:rsidRPr="00E73E3C" w:rsidRDefault="00E91C41" w:rsidP="00E91C41">
            <w:pPr>
              <w:bidi/>
              <w:jc w:val="center"/>
              <w:rPr>
                <w:rFonts w:ascii="B Lotus" w:eastAsia="Calibri" w:hAnsi="B Lotus" w:cs="B Lotus"/>
                <w:sz w:val="18"/>
                <w:szCs w:val="18"/>
                <w:rtl/>
              </w:rPr>
            </w:pPr>
            <w:del w:id="14617" w:author="Mehrnazi Boojari" w:date="2019-01-13T07:10:00Z">
              <w:r w:rsidRPr="00E73E3C" w:rsidDel="002E51AF">
                <w:rPr>
                  <w:rFonts w:ascii="B Lotus" w:eastAsia="Calibri" w:hAnsi="B Lotus" w:cs="B Lotus" w:hint="cs"/>
                  <w:sz w:val="18"/>
                  <w:szCs w:val="18"/>
                  <w:rtl/>
                </w:rPr>
                <w:delText>برنامه ریزی</w:delText>
              </w:r>
            </w:del>
            <w:ins w:id="14618" w:author="Mehrnazi Boojari" w:date="2019-01-13T07:10:00Z">
              <w:r w:rsidR="002E51AF">
                <w:rPr>
                  <w:rFonts w:ascii="B Lotus" w:eastAsia="Calibri" w:hAnsi="B Lotus" w:cs="B Lotus" w:hint="cs"/>
                  <w:sz w:val="18"/>
                  <w:szCs w:val="18"/>
                  <w:rtl/>
                </w:rPr>
                <w:t>برنامه‌ریزی</w:t>
              </w:r>
            </w:ins>
          </w:p>
        </w:tc>
        <w:tc>
          <w:tcPr>
            <w:tcW w:w="434" w:type="pct"/>
            <w:vAlign w:val="center"/>
          </w:tcPr>
          <w:p w14:paraId="7D16360D"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vAlign w:val="center"/>
          </w:tcPr>
          <w:p w14:paraId="58248768"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بنیاد مسکن</w:t>
            </w:r>
          </w:p>
        </w:tc>
        <w:tc>
          <w:tcPr>
            <w:tcW w:w="1576" w:type="pct"/>
            <w:vAlign w:val="center"/>
          </w:tcPr>
          <w:p w14:paraId="0C6B9633" w14:textId="77777777" w:rsidR="00E91C41" w:rsidRPr="00E73E3C" w:rsidRDefault="00E91C41" w:rsidP="00055E34">
            <w:pPr>
              <w:bidi/>
              <w:jc w:val="center"/>
              <w:rPr>
                <w:rFonts w:ascii="B Lotus" w:eastAsia="Calibri" w:hAnsi="B Lotus" w:cs="B Lotus"/>
                <w:color w:val="000000"/>
                <w:sz w:val="18"/>
                <w:szCs w:val="18"/>
                <w:rtl/>
              </w:rPr>
            </w:pPr>
            <w:del w:id="14619" w:author="Mehrnazi Boojari" w:date="2019-01-13T09:09:00Z">
              <w:r w:rsidRPr="00E73E3C" w:rsidDel="00055E34">
                <w:rPr>
                  <w:rFonts w:ascii="B Lotus" w:eastAsia="Calibri" w:hAnsi="B Lotus" w:cs="B Lotus" w:hint="cs"/>
                  <w:color w:val="000000"/>
                  <w:sz w:val="18"/>
                  <w:szCs w:val="18"/>
                  <w:rtl/>
                </w:rPr>
                <w:delText xml:space="preserve">ماده </w:delText>
              </w:r>
            </w:del>
            <w:ins w:id="14620" w:author="Mehrnazi Boojari" w:date="2019-01-13T09:09: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 قانون ساماندهی و حمایت از تولید و عرضه مسکن</w:t>
            </w:r>
          </w:p>
          <w:p w14:paraId="166DC7D8"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13 سیاست</w:t>
            </w:r>
            <w:del w:id="14621" w:author="Mehrnazi Boojari" w:date="2019-01-07T09:46:00Z">
              <w:r w:rsidRPr="00E73E3C" w:rsidDel="006F7CCF">
                <w:rPr>
                  <w:rFonts w:ascii="B Lotus" w:eastAsia="Calibri" w:hAnsi="B Lotus" w:cs="B Lotus" w:hint="cs"/>
                  <w:color w:val="000000"/>
                  <w:sz w:val="18"/>
                  <w:szCs w:val="18"/>
                  <w:rtl/>
                </w:rPr>
                <w:delText xml:space="preserve"> های </w:delText>
              </w:r>
            </w:del>
            <w:ins w:id="14622"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0C986E7B" w14:textId="77777777" w:rsidR="00E91C41" w:rsidRPr="00E73E3C" w:rsidRDefault="00E91C41" w:rsidP="00055E34">
            <w:pPr>
              <w:bidi/>
              <w:jc w:val="center"/>
              <w:rPr>
                <w:rFonts w:ascii="B Lotus" w:eastAsia="Calibri" w:hAnsi="B Lotus" w:cs="B Lotus"/>
                <w:color w:val="000000"/>
                <w:sz w:val="18"/>
                <w:szCs w:val="18"/>
              </w:rPr>
            </w:pPr>
            <w:del w:id="14623" w:author="Mehrnazi Boojari" w:date="2019-01-13T09:10:00Z">
              <w:r w:rsidRPr="00E73E3C" w:rsidDel="00055E34">
                <w:rPr>
                  <w:rFonts w:ascii="B Lotus" w:eastAsia="Calibri" w:hAnsi="B Lotus" w:cs="B Lotus" w:hint="cs"/>
                  <w:color w:val="000000"/>
                  <w:sz w:val="18"/>
                  <w:szCs w:val="18"/>
                  <w:rtl/>
                </w:rPr>
                <w:delText xml:space="preserve">ماده </w:delText>
              </w:r>
            </w:del>
            <w:ins w:id="14624" w:author="Mehrnazi Boojari" w:date="2019-01-13T09:10: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30 برنامه چهارم</w:t>
            </w:r>
          </w:p>
        </w:tc>
      </w:tr>
      <w:tr w:rsidR="00E91C41" w:rsidRPr="00E73E3C" w14:paraId="0CBD608E" w14:textId="77777777" w:rsidTr="00E73E3C">
        <w:trPr>
          <w:trHeight w:val="388"/>
          <w:jc w:val="center"/>
        </w:trPr>
        <w:tc>
          <w:tcPr>
            <w:tcW w:w="659" w:type="pct"/>
            <w:vMerge/>
            <w:vAlign w:val="center"/>
          </w:tcPr>
          <w:p w14:paraId="14FEFB4D" w14:textId="77777777" w:rsidR="00E91C41" w:rsidRPr="00E73E3C" w:rsidRDefault="00E91C41" w:rsidP="00E91C41">
            <w:pPr>
              <w:bidi/>
              <w:jc w:val="center"/>
              <w:rPr>
                <w:rFonts w:ascii="B Lotus" w:eastAsia="Calibri" w:hAnsi="B Lotus" w:cs="B Lotus"/>
                <w:sz w:val="18"/>
                <w:szCs w:val="18"/>
                <w:rtl/>
              </w:rPr>
            </w:pPr>
          </w:p>
        </w:tc>
        <w:tc>
          <w:tcPr>
            <w:tcW w:w="308" w:type="pct"/>
            <w:vMerge/>
            <w:vAlign w:val="center"/>
          </w:tcPr>
          <w:p w14:paraId="14FB6BC7"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Align w:val="center"/>
          </w:tcPr>
          <w:p w14:paraId="0C626A9E" w14:textId="77777777" w:rsidR="00E91C41" w:rsidRPr="00E73E3C" w:rsidRDefault="00E91C41" w:rsidP="00E91C41">
            <w:pPr>
              <w:bidi/>
              <w:jc w:val="center"/>
              <w:rPr>
                <w:rFonts w:ascii="B Lotus" w:eastAsia="Calibri" w:hAnsi="B Lotus" w:cs="B Lotus"/>
                <w:sz w:val="18"/>
                <w:szCs w:val="18"/>
                <w:rtl/>
              </w:rPr>
            </w:pPr>
            <w:del w:id="14625" w:author="Mehrnazi Boojari" w:date="2019-01-13T08:54:00Z">
              <w:r w:rsidRPr="00E73E3C" w:rsidDel="00AD29F8">
                <w:rPr>
                  <w:rFonts w:ascii="B Lotus" w:eastAsia="Calibri" w:hAnsi="B Lotus" w:cs="B Lotus" w:hint="cs"/>
                  <w:sz w:val="18"/>
                  <w:szCs w:val="18"/>
                  <w:rtl/>
                </w:rPr>
                <w:delText>بالا</w:delText>
              </w:r>
            </w:del>
            <w:ins w:id="14626" w:author="Mehrnazi Boojari" w:date="2019-01-13T08:54:00Z">
              <w:r w:rsidR="00AD29F8">
                <w:rPr>
                  <w:rFonts w:ascii="B Lotus" w:eastAsia="Calibri" w:hAnsi="B Lotus" w:cs="B Lotus" w:hint="cs"/>
                  <w:sz w:val="18"/>
                  <w:szCs w:val="18"/>
                  <w:rtl/>
                </w:rPr>
                <w:t>زیاد</w:t>
              </w:r>
            </w:ins>
            <w:del w:id="14627" w:author="Mehrnazi Boojari" w:date="2019-01-07T10:45:00Z">
              <w:r w:rsidRPr="00E73E3C" w:rsidDel="006A1F1D">
                <w:rPr>
                  <w:rFonts w:ascii="B Lotus" w:eastAsia="Calibri" w:hAnsi="B Lotus" w:cs="B Lotus" w:hint="cs"/>
                  <w:sz w:val="18"/>
                  <w:szCs w:val="18"/>
                  <w:rtl/>
                </w:rPr>
                <w:delText xml:space="preserve"> بودن </w:delText>
              </w:r>
            </w:del>
            <w:ins w:id="14628" w:author="Mehrnazi Boojari" w:date="2019-01-07T10:45:00Z">
              <w:r w:rsidR="006A1F1D">
                <w:rPr>
                  <w:rFonts w:ascii="B Lotus" w:eastAsia="Calibri" w:hAnsi="B Lotus" w:cs="B Lotus" w:hint="cs"/>
                  <w:sz w:val="18"/>
                  <w:szCs w:val="18"/>
                  <w:rtl/>
                </w:rPr>
                <w:t xml:space="preserve">‌بودن </w:t>
              </w:r>
            </w:ins>
            <w:r w:rsidRPr="00E73E3C">
              <w:rPr>
                <w:rFonts w:ascii="B Lotus" w:eastAsia="Calibri" w:hAnsi="B Lotus" w:cs="B Lotus" w:hint="cs"/>
                <w:sz w:val="18"/>
                <w:szCs w:val="18"/>
                <w:rtl/>
              </w:rPr>
              <w:t>هزینه ب</w:t>
            </w:r>
            <w:ins w:id="14629" w:author="Mehrnazi Boojari" w:date="2019-01-13T08:54:00Z">
              <w:r w:rsidR="00AD29F8">
                <w:rPr>
                  <w:rFonts w:ascii="B Lotus" w:eastAsia="Calibri" w:hAnsi="B Lotus" w:cs="B Lotus" w:hint="cs"/>
                  <w:sz w:val="18"/>
                  <w:szCs w:val="18"/>
                  <w:rtl/>
                </w:rPr>
                <w:t>ه</w:t>
              </w:r>
              <w:r w:rsidR="00AD29F8">
                <w:rPr>
                  <w:rFonts w:ascii="B Lotus" w:eastAsia="Calibri" w:hAnsi="B Lotus" w:cs="B Nazanin" w:hint="cs"/>
                  <w:sz w:val="18"/>
                  <w:szCs w:val="18"/>
                  <w:rtl/>
                </w:rPr>
                <w:t>‌</w:t>
              </w:r>
            </w:ins>
            <w:r w:rsidRPr="00E73E3C">
              <w:rPr>
                <w:rFonts w:ascii="B Lotus" w:eastAsia="Calibri" w:hAnsi="B Lotus" w:cs="B Lotus" w:hint="cs"/>
                <w:sz w:val="18"/>
                <w:szCs w:val="18"/>
                <w:rtl/>
              </w:rPr>
              <w:t>کاربردن تکنولوژی ب</w:t>
            </w:r>
            <w:ins w:id="14630" w:author="Mehrnazi Boojari" w:date="2019-01-13T08:54:00Z">
              <w:r w:rsidR="00AD29F8">
                <w:rPr>
                  <w:rFonts w:ascii="B Lotus" w:eastAsia="Calibri" w:hAnsi="B Lotus" w:cs="B Lotus" w:hint="cs"/>
                  <w:sz w:val="18"/>
                  <w:szCs w:val="18"/>
                  <w:rtl/>
                </w:rPr>
                <w:t>ه</w:t>
              </w:r>
              <w:r w:rsidR="00AD29F8">
                <w:rPr>
                  <w:rFonts w:ascii="B Lotus" w:eastAsia="Calibri" w:hAnsi="B Lotus" w:cs="B Nazanin" w:hint="cs"/>
                  <w:sz w:val="18"/>
                  <w:szCs w:val="18"/>
                  <w:rtl/>
                </w:rPr>
                <w:t>‌</w:t>
              </w:r>
            </w:ins>
            <w:r w:rsidRPr="00E73E3C">
              <w:rPr>
                <w:rFonts w:ascii="B Lotus" w:eastAsia="Calibri" w:hAnsi="B Lotus" w:cs="B Lotus" w:hint="cs"/>
                <w:sz w:val="18"/>
                <w:szCs w:val="18"/>
                <w:rtl/>
              </w:rPr>
              <w:t xml:space="preserve">روز در وسایل </w:t>
            </w:r>
            <w:r w:rsidRPr="00E73E3C">
              <w:rPr>
                <w:rFonts w:ascii="B Lotus" w:eastAsia="Calibri" w:hAnsi="B Lotus" w:cs="B Lotus" w:hint="cs"/>
                <w:sz w:val="18"/>
                <w:szCs w:val="18"/>
                <w:rtl/>
              </w:rPr>
              <w:lastRenderedPageBreak/>
              <w:t>گرمایشی و سرمایشی</w:t>
            </w:r>
          </w:p>
        </w:tc>
        <w:tc>
          <w:tcPr>
            <w:tcW w:w="282" w:type="pct"/>
            <w:vAlign w:val="center"/>
          </w:tcPr>
          <w:p w14:paraId="36A0E127"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lastRenderedPageBreak/>
              <w:t>0.11</w:t>
            </w:r>
          </w:p>
        </w:tc>
        <w:tc>
          <w:tcPr>
            <w:tcW w:w="455" w:type="pct"/>
            <w:vAlign w:val="center"/>
          </w:tcPr>
          <w:p w14:paraId="54EA6005" w14:textId="77777777" w:rsidR="00E91C41" w:rsidRPr="00E73E3C" w:rsidRDefault="00E91C41" w:rsidP="00E91C41">
            <w:pPr>
              <w:bidi/>
              <w:jc w:val="center"/>
              <w:rPr>
                <w:rFonts w:ascii="B Lotus" w:eastAsia="Calibri" w:hAnsi="B Lotus" w:cs="B Lotus"/>
                <w:sz w:val="18"/>
                <w:szCs w:val="18"/>
                <w:rtl/>
              </w:rPr>
            </w:pPr>
            <w:del w:id="14631" w:author="Mehrnazi Boojari" w:date="2019-01-13T07:10:00Z">
              <w:r w:rsidRPr="00E73E3C" w:rsidDel="002E51AF">
                <w:rPr>
                  <w:rFonts w:ascii="B Lotus" w:eastAsia="Calibri" w:hAnsi="B Lotus" w:cs="B Lotus" w:hint="cs"/>
                  <w:sz w:val="18"/>
                  <w:szCs w:val="18"/>
                  <w:rtl/>
                </w:rPr>
                <w:delText>برنامه ریزی</w:delText>
              </w:r>
            </w:del>
            <w:ins w:id="14632" w:author="Mehrnazi Boojari" w:date="2019-01-13T07:10:00Z">
              <w:r w:rsidR="002E51AF">
                <w:rPr>
                  <w:rFonts w:ascii="B Lotus" w:eastAsia="Calibri" w:hAnsi="B Lotus" w:cs="B Lotus" w:hint="cs"/>
                  <w:sz w:val="18"/>
                  <w:szCs w:val="18"/>
                  <w:rtl/>
                </w:rPr>
                <w:t>برنامه‌ریزی</w:t>
              </w:r>
            </w:ins>
          </w:p>
        </w:tc>
        <w:tc>
          <w:tcPr>
            <w:tcW w:w="434" w:type="pct"/>
            <w:vAlign w:val="center"/>
          </w:tcPr>
          <w:p w14:paraId="3E728B44"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vAlign w:val="center"/>
          </w:tcPr>
          <w:p w14:paraId="4B557550"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وزارت نیرو</w:t>
            </w:r>
          </w:p>
          <w:p w14:paraId="28824E16"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وزارت کار تعاون و رفاه اجتماعی</w:t>
            </w:r>
          </w:p>
        </w:tc>
        <w:tc>
          <w:tcPr>
            <w:tcW w:w="1576" w:type="pct"/>
            <w:vAlign w:val="center"/>
          </w:tcPr>
          <w:p w14:paraId="29FA7B88" w14:textId="77777777" w:rsidR="00E91C41" w:rsidRPr="00E73E3C" w:rsidRDefault="00E91C41" w:rsidP="00055E34">
            <w:pPr>
              <w:bidi/>
              <w:jc w:val="center"/>
              <w:rPr>
                <w:rFonts w:ascii="B Lotus" w:eastAsia="Calibri" w:hAnsi="B Lotus" w:cs="B Lotus"/>
                <w:color w:val="000000"/>
                <w:sz w:val="18"/>
                <w:szCs w:val="18"/>
                <w:rtl/>
              </w:rPr>
            </w:pPr>
            <w:del w:id="14633" w:author="Mehrnazi Boojari" w:date="2019-01-13T09:10:00Z">
              <w:r w:rsidRPr="00E73E3C" w:rsidDel="00055E34">
                <w:rPr>
                  <w:rFonts w:ascii="B Lotus" w:eastAsia="Calibri" w:hAnsi="B Lotus" w:cs="B Lotus" w:hint="cs"/>
                  <w:color w:val="000000"/>
                  <w:sz w:val="18"/>
                  <w:szCs w:val="18"/>
                  <w:rtl/>
                </w:rPr>
                <w:delText xml:space="preserve">ماده </w:delText>
              </w:r>
            </w:del>
            <w:ins w:id="14634" w:author="Mehrnazi Boojari" w:date="2019-01-13T09:10: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30 برنامه چهارم</w:t>
            </w:r>
          </w:p>
          <w:p w14:paraId="0961EC92" w14:textId="77777777" w:rsidR="00E91C41" w:rsidRPr="00E73E3C" w:rsidRDefault="00E91C41" w:rsidP="00055E34">
            <w:pPr>
              <w:bidi/>
              <w:jc w:val="center"/>
              <w:rPr>
                <w:rFonts w:ascii="B Lotus" w:eastAsia="Calibri" w:hAnsi="B Lotus" w:cs="B Lotus"/>
                <w:color w:val="000000"/>
                <w:sz w:val="18"/>
                <w:szCs w:val="18"/>
              </w:rPr>
            </w:pPr>
            <w:del w:id="14635" w:author="Mehrnazi Boojari" w:date="2019-01-13T09:10:00Z">
              <w:r w:rsidRPr="00E73E3C" w:rsidDel="00055E34">
                <w:rPr>
                  <w:rFonts w:ascii="B Lotus" w:eastAsia="Calibri" w:hAnsi="B Lotus" w:cs="B Lotus" w:hint="cs"/>
                  <w:color w:val="000000"/>
                  <w:sz w:val="18"/>
                  <w:szCs w:val="18"/>
                  <w:rtl/>
                </w:rPr>
                <w:delText xml:space="preserve">ماده </w:delText>
              </w:r>
            </w:del>
            <w:ins w:id="14636" w:author="Mehrnazi Boojari" w:date="2019-01-13T09:10: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2 قانون ساماندهی و حمایت از تولید و عرضه مسکن سال 1387</w:t>
            </w:r>
          </w:p>
        </w:tc>
      </w:tr>
      <w:tr w:rsidR="00E91C41" w:rsidRPr="00E73E3C" w14:paraId="14AC9B06" w14:textId="77777777" w:rsidTr="00E73E3C">
        <w:trPr>
          <w:trHeight w:val="388"/>
          <w:jc w:val="center"/>
        </w:trPr>
        <w:tc>
          <w:tcPr>
            <w:tcW w:w="659" w:type="pct"/>
            <w:vMerge/>
            <w:vAlign w:val="center"/>
          </w:tcPr>
          <w:p w14:paraId="582DCDF3" w14:textId="77777777" w:rsidR="00E91C41" w:rsidRPr="00E73E3C" w:rsidRDefault="00E91C41" w:rsidP="00E91C41">
            <w:pPr>
              <w:bidi/>
              <w:jc w:val="center"/>
              <w:rPr>
                <w:rFonts w:ascii="B Lotus" w:eastAsia="Calibri" w:hAnsi="B Lotus" w:cs="B Lotus"/>
                <w:sz w:val="18"/>
                <w:szCs w:val="18"/>
                <w:rtl/>
              </w:rPr>
            </w:pPr>
          </w:p>
        </w:tc>
        <w:tc>
          <w:tcPr>
            <w:tcW w:w="308" w:type="pct"/>
            <w:vMerge/>
            <w:vAlign w:val="center"/>
          </w:tcPr>
          <w:p w14:paraId="7042BD1D"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Align w:val="center"/>
          </w:tcPr>
          <w:p w14:paraId="4B5DF992"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ضعف در قوانین و مقررات فنی برای بحث انرژی در ساختمان</w:t>
            </w:r>
            <w:del w:id="14637" w:author="Mehrnazi Boojari" w:date="2019-01-07T09:46:00Z">
              <w:r w:rsidRPr="00E73E3C" w:rsidDel="006F7CCF">
                <w:rPr>
                  <w:rFonts w:ascii="B Lotus" w:eastAsia="Calibri" w:hAnsi="B Lotus" w:cs="B Lotus" w:hint="cs"/>
                  <w:sz w:val="18"/>
                  <w:szCs w:val="18"/>
                  <w:rtl/>
                </w:rPr>
                <w:delText xml:space="preserve"> های </w:delText>
              </w:r>
            </w:del>
            <w:ins w:id="14638" w:author="Mehrnazi Boojari" w:date="2019-01-07T09:46:00Z">
              <w:r w:rsidR="006F7CCF">
                <w:rPr>
                  <w:rFonts w:ascii="B Lotus" w:eastAsia="Calibri" w:hAnsi="B Lotus" w:cs="B Lotus" w:hint="cs"/>
                  <w:sz w:val="18"/>
                  <w:szCs w:val="18"/>
                  <w:rtl/>
                </w:rPr>
                <w:t xml:space="preserve">‌های </w:t>
              </w:r>
            </w:ins>
            <w:r w:rsidRPr="00E73E3C">
              <w:rPr>
                <w:rFonts w:ascii="B Lotus" w:eastAsia="Calibri" w:hAnsi="B Lotus" w:cs="B Lotus" w:hint="cs"/>
                <w:sz w:val="18"/>
                <w:szCs w:val="18"/>
                <w:rtl/>
              </w:rPr>
              <w:t>روستایی</w:t>
            </w:r>
          </w:p>
        </w:tc>
        <w:tc>
          <w:tcPr>
            <w:tcW w:w="282" w:type="pct"/>
            <w:vAlign w:val="center"/>
          </w:tcPr>
          <w:p w14:paraId="6F3C2F93"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0.03</w:t>
            </w:r>
          </w:p>
        </w:tc>
        <w:tc>
          <w:tcPr>
            <w:tcW w:w="455" w:type="pct"/>
            <w:vAlign w:val="center"/>
          </w:tcPr>
          <w:p w14:paraId="72FA1CED" w14:textId="77777777" w:rsidR="00E91C41" w:rsidRPr="00E73E3C" w:rsidRDefault="00E91C41" w:rsidP="00E91C41">
            <w:pPr>
              <w:bidi/>
              <w:jc w:val="center"/>
              <w:rPr>
                <w:rFonts w:ascii="B Lotus" w:eastAsia="Calibri" w:hAnsi="B Lotus" w:cs="B Lotus"/>
                <w:sz w:val="18"/>
                <w:szCs w:val="18"/>
                <w:rtl/>
              </w:rPr>
            </w:pPr>
            <w:del w:id="14639" w:author="Mehrnazi Boojari" w:date="2019-01-13T07:10:00Z">
              <w:r w:rsidRPr="00E73E3C" w:rsidDel="002E51AF">
                <w:rPr>
                  <w:rFonts w:ascii="B Lotus" w:eastAsia="Calibri" w:hAnsi="B Lotus" w:cs="B Lotus" w:hint="cs"/>
                  <w:sz w:val="18"/>
                  <w:szCs w:val="18"/>
                  <w:rtl/>
                </w:rPr>
                <w:delText>برنامه ریزی</w:delText>
              </w:r>
            </w:del>
            <w:ins w:id="14640" w:author="Mehrnazi Boojari" w:date="2019-01-13T07:10:00Z">
              <w:r w:rsidR="002E51AF">
                <w:rPr>
                  <w:rFonts w:ascii="B Lotus" w:eastAsia="Calibri" w:hAnsi="B Lotus" w:cs="B Lotus" w:hint="cs"/>
                  <w:sz w:val="18"/>
                  <w:szCs w:val="18"/>
                  <w:rtl/>
                </w:rPr>
                <w:t>برنامه‌ریزی</w:t>
              </w:r>
            </w:ins>
          </w:p>
        </w:tc>
        <w:tc>
          <w:tcPr>
            <w:tcW w:w="434" w:type="pct"/>
            <w:vAlign w:val="center"/>
          </w:tcPr>
          <w:p w14:paraId="00349A20"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vAlign w:val="center"/>
          </w:tcPr>
          <w:p w14:paraId="7D0971FF"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دفتر مقررات ملی ساختمان</w:t>
            </w:r>
          </w:p>
        </w:tc>
        <w:tc>
          <w:tcPr>
            <w:tcW w:w="1576" w:type="pct"/>
            <w:vAlign w:val="center"/>
          </w:tcPr>
          <w:p w14:paraId="6E674290"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9 سیاست</w:t>
            </w:r>
            <w:del w:id="14641" w:author="Mehrnazi Boojari" w:date="2019-01-07T09:46:00Z">
              <w:r w:rsidRPr="00E73E3C" w:rsidDel="006F7CCF">
                <w:rPr>
                  <w:rFonts w:ascii="B Lotus" w:eastAsia="Calibri" w:hAnsi="B Lotus" w:cs="B Lotus" w:hint="cs"/>
                  <w:color w:val="000000"/>
                  <w:sz w:val="18"/>
                  <w:szCs w:val="18"/>
                  <w:rtl/>
                </w:rPr>
                <w:delText xml:space="preserve"> های </w:delText>
              </w:r>
            </w:del>
            <w:ins w:id="14642"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0A71915E" w14:textId="77777777" w:rsidR="00E91C41" w:rsidRPr="00E73E3C" w:rsidRDefault="00E91C41" w:rsidP="00055E34">
            <w:pPr>
              <w:bidi/>
              <w:jc w:val="center"/>
              <w:rPr>
                <w:rFonts w:ascii="B Lotus" w:eastAsia="Calibri" w:hAnsi="B Lotus" w:cs="B Lotus"/>
                <w:color w:val="000000"/>
                <w:sz w:val="18"/>
                <w:szCs w:val="18"/>
                <w:rtl/>
              </w:rPr>
            </w:pPr>
            <w:del w:id="14643" w:author="Mehrnazi Boojari" w:date="2019-01-13T09:10:00Z">
              <w:r w:rsidRPr="00E73E3C" w:rsidDel="00055E34">
                <w:rPr>
                  <w:rFonts w:ascii="B Lotus" w:eastAsia="Calibri" w:hAnsi="B Lotus" w:cs="B Lotus" w:hint="cs"/>
                  <w:color w:val="000000"/>
                  <w:sz w:val="18"/>
                  <w:szCs w:val="18"/>
                  <w:rtl/>
                </w:rPr>
                <w:delText xml:space="preserve">ماده </w:delText>
              </w:r>
            </w:del>
            <w:ins w:id="14644" w:author="Mehrnazi Boojari" w:date="2019-01-13T09:10: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60</w:t>
            </w:r>
            <w:del w:id="14645" w:author="Mehrnazi Boojari" w:date="2019-01-07T09:59:00Z">
              <w:r w:rsidRPr="00E73E3C" w:rsidDel="00A31D6F">
                <w:rPr>
                  <w:rFonts w:ascii="B Lotus" w:eastAsia="Calibri" w:hAnsi="B Lotus" w:cs="B Lotus" w:hint="cs"/>
                  <w:color w:val="000000"/>
                  <w:sz w:val="18"/>
                  <w:szCs w:val="18"/>
                  <w:rtl/>
                </w:rPr>
                <w:delText xml:space="preserve">  </w:delText>
              </w:r>
            </w:del>
            <w:ins w:id="14646"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41E26AC9" w14:textId="77777777" w:rsidR="00E91C41" w:rsidRPr="00E73E3C" w:rsidRDefault="00E91C41" w:rsidP="00055E34">
            <w:pPr>
              <w:bidi/>
              <w:jc w:val="center"/>
              <w:rPr>
                <w:rFonts w:ascii="B Lotus" w:eastAsia="Calibri" w:hAnsi="B Lotus" w:cs="B Lotus"/>
                <w:color w:val="000000"/>
                <w:sz w:val="18"/>
                <w:szCs w:val="18"/>
                <w:rtl/>
              </w:rPr>
            </w:pPr>
            <w:del w:id="14647" w:author="Mehrnazi Boojari" w:date="2019-01-13T09:10:00Z">
              <w:r w:rsidRPr="00E73E3C" w:rsidDel="00055E34">
                <w:rPr>
                  <w:rFonts w:ascii="B Lotus" w:eastAsia="Calibri" w:hAnsi="B Lotus" w:cs="B Lotus" w:hint="cs"/>
                  <w:color w:val="000000"/>
                  <w:sz w:val="18"/>
                  <w:szCs w:val="18"/>
                  <w:rtl/>
                </w:rPr>
                <w:delText xml:space="preserve">ماده </w:delText>
              </w:r>
            </w:del>
            <w:ins w:id="14648" w:author="Mehrnazi Boojari" w:date="2019-01-13T09:10: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194 برنامه پنجم</w:t>
            </w:r>
          </w:p>
          <w:p w14:paraId="26277E3B" w14:textId="77777777" w:rsidR="00E91C41" w:rsidRPr="00E73E3C" w:rsidRDefault="00E91C41" w:rsidP="00055E34">
            <w:pPr>
              <w:bidi/>
              <w:jc w:val="center"/>
              <w:rPr>
                <w:rFonts w:ascii="B Lotus" w:eastAsia="Calibri" w:hAnsi="B Lotus" w:cs="B Lotus"/>
                <w:color w:val="000000"/>
                <w:sz w:val="18"/>
                <w:szCs w:val="18"/>
                <w:rtl/>
              </w:rPr>
            </w:pPr>
            <w:del w:id="14649" w:author="Mehrnazi Boojari" w:date="2019-01-13T09:10:00Z">
              <w:r w:rsidRPr="00E73E3C" w:rsidDel="00055E34">
                <w:rPr>
                  <w:rFonts w:ascii="B Lotus" w:eastAsia="Calibri" w:hAnsi="B Lotus" w:cs="B Lotus" w:hint="cs"/>
                  <w:color w:val="000000"/>
                  <w:sz w:val="18"/>
                  <w:szCs w:val="18"/>
                  <w:rtl/>
                </w:rPr>
                <w:delText xml:space="preserve">ماده </w:delText>
              </w:r>
            </w:del>
            <w:ins w:id="14650" w:author="Mehrnazi Boojari" w:date="2019-01-13T09:10: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3 برنامه چهارم</w:t>
            </w:r>
          </w:p>
          <w:p w14:paraId="542275C6" w14:textId="77777777" w:rsidR="00E91C41" w:rsidRPr="00E73E3C" w:rsidRDefault="00E91C41" w:rsidP="00055E34">
            <w:pPr>
              <w:bidi/>
              <w:jc w:val="center"/>
              <w:rPr>
                <w:rFonts w:ascii="B Lotus" w:eastAsia="Calibri" w:hAnsi="B Lotus" w:cs="B Lotus"/>
                <w:color w:val="000000"/>
                <w:sz w:val="18"/>
                <w:szCs w:val="18"/>
                <w:rtl/>
              </w:rPr>
            </w:pPr>
            <w:del w:id="14651" w:author="Mehrnazi Boojari" w:date="2019-01-13T09:10:00Z">
              <w:r w:rsidRPr="00E73E3C" w:rsidDel="00055E34">
                <w:rPr>
                  <w:rFonts w:ascii="B Lotus" w:eastAsia="Calibri" w:hAnsi="B Lotus" w:cs="B Lotus" w:hint="cs"/>
                  <w:color w:val="000000"/>
                  <w:sz w:val="18"/>
                  <w:szCs w:val="18"/>
                  <w:rtl/>
                </w:rPr>
                <w:delText xml:space="preserve">ماده </w:delText>
              </w:r>
            </w:del>
            <w:ins w:id="14652" w:author="Mehrnazi Boojari" w:date="2019-01-13T09:10: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30 برنامه چهارم</w:t>
            </w:r>
          </w:p>
          <w:p w14:paraId="490D0CB0" w14:textId="77777777" w:rsidR="00E91C41" w:rsidRPr="00E73E3C" w:rsidRDefault="00E91C41" w:rsidP="00055E34">
            <w:pPr>
              <w:bidi/>
              <w:jc w:val="center"/>
              <w:rPr>
                <w:rFonts w:ascii="B Lotus" w:eastAsia="Calibri" w:hAnsi="B Lotus" w:cs="B Lotus"/>
                <w:color w:val="000000"/>
                <w:sz w:val="18"/>
                <w:szCs w:val="18"/>
              </w:rPr>
            </w:pPr>
            <w:r w:rsidRPr="00E73E3C">
              <w:rPr>
                <w:rFonts w:ascii="B Lotus" w:eastAsia="Calibri" w:hAnsi="B Lotus" w:cs="B Lotus"/>
                <w:color w:val="000000"/>
                <w:sz w:val="18"/>
                <w:szCs w:val="18"/>
                <w:rtl/>
              </w:rPr>
              <w:t>آيين</w:t>
            </w:r>
            <w:ins w:id="14653" w:author="Mehrnazi Boojari" w:date="2019-01-13T09:10:00Z">
              <w:r w:rsidR="00055E34">
                <w:rPr>
                  <w:rFonts w:ascii="B Lotus" w:eastAsia="Calibri" w:hAnsi="B Lotus" w:cs="B Nazanin" w:hint="cs"/>
                  <w:color w:val="000000"/>
                  <w:sz w:val="18"/>
                  <w:szCs w:val="18"/>
                  <w:rtl/>
                </w:rPr>
                <w:t>‌</w:t>
              </w:r>
            </w:ins>
            <w:del w:id="14654" w:author="Mehrnazi Boojari" w:date="2019-01-13T09:10:00Z">
              <w:r w:rsidRPr="00E73E3C" w:rsidDel="00055E3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نامه اعطاي تسهيلات مسكن و نوسازي و بهسازي مسكن روستايي</w:t>
            </w:r>
            <w:r w:rsidRPr="00E73E3C">
              <w:rPr>
                <w:rFonts w:ascii="B Lotus" w:eastAsia="Calibri" w:hAnsi="B Lotus" w:cs="B Lotus"/>
                <w:color w:val="000000"/>
                <w:sz w:val="18"/>
                <w:szCs w:val="18"/>
                <w:rtl/>
              </w:rPr>
              <w:br/>
              <w:t>مصوب 16/01/1385 با اصلاحات و الحاقات بعدي</w:t>
            </w:r>
          </w:p>
        </w:tc>
      </w:tr>
      <w:tr w:rsidR="00E91C41" w:rsidRPr="00E73E3C" w14:paraId="1005FCE9" w14:textId="77777777" w:rsidTr="00E73E3C">
        <w:trPr>
          <w:trHeight w:val="285"/>
          <w:jc w:val="center"/>
        </w:trPr>
        <w:tc>
          <w:tcPr>
            <w:tcW w:w="659" w:type="pct"/>
            <w:vMerge/>
            <w:vAlign w:val="center"/>
          </w:tcPr>
          <w:p w14:paraId="3CC3FBEA" w14:textId="77777777" w:rsidR="00E91C41" w:rsidRPr="00E73E3C" w:rsidRDefault="00E91C41" w:rsidP="00E91C41">
            <w:pPr>
              <w:bidi/>
              <w:jc w:val="center"/>
              <w:rPr>
                <w:rFonts w:ascii="B Lotus" w:eastAsia="Calibri" w:hAnsi="B Lotus" w:cs="B Lotus"/>
                <w:sz w:val="18"/>
                <w:szCs w:val="18"/>
                <w:rtl/>
              </w:rPr>
            </w:pPr>
          </w:p>
        </w:tc>
        <w:tc>
          <w:tcPr>
            <w:tcW w:w="308" w:type="pct"/>
            <w:vMerge/>
            <w:vAlign w:val="center"/>
          </w:tcPr>
          <w:p w14:paraId="45A40577"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vAlign w:val="center"/>
          </w:tcPr>
          <w:p w14:paraId="40728EAE"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ضعف در طراحی و ساخت مساکن روستایی </w:t>
            </w:r>
            <w:del w:id="14655" w:author="Mehrnazi Boojari" w:date="2019-01-10T01:06:00Z">
              <w:r w:rsidRPr="00E73E3C" w:rsidDel="00647583">
                <w:rPr>
                  <w:rFonts w:ascii="B Lotus" w:eastAsia="Calibri" w:hAnsi="B Lotus" w:cs="B Lotus" w:hint="cs"/>
                  <w:sz w:val="18"/>
                  <w:szCs w:val="18"/>
                  <w:rtl/>
                </w:rPr>
                <w:delText>مبتنی بر</w:delText>
              </w:r>
            </w:del>
            <w:ins w:id="14656" w:author="Mehrnazi Boojari" w:date="2019-01-10T01:06:00Z">
              <w:r w:rsidR="00647583">
                <w:rPr>
                  <w:rFonts w:ascii="B Lotus" w:eastAsia="Calibri" w:hAnsi="B Lotus" w:cs="B Lotus" w:hint="cs"/>
                  <w:sz w:val="18"/>
                  <w:szCs w:val="18"/>
                  <w:rtl/>
                </w:rPr>
                <w:t>مبتنی</w:t>
              </w:r>
              <w:r w:rsidR="00647583">
                <w:rPr>
                  <w:rFonts w:ascii="Times New Roman" w:eastAsia="Calibri" w:hAnsi="Times New Roman" w:cs="Times New Roman" w:hint="cs"/>
                  <w:sz w:val="18"/>
                  <w:szCs w:val="18"/>
                  <w:rtl/>
                </w:rPr>
                <w:t> </w:t>
              </w:r>
              <w:r w:rsidR="00647583">
                <w:rPr>
                  <w:rFonts w:ascii="B Lotus" w:eastAsia="Calibri" w:hAnsi="B Lotus" w:cs="B Lotus" w:hint="cs"/>
                  <w:sz w:val="18"/>
                  <w:szCs w:val="18"/>
                  <w:rtl/>
                </w:rPr>
                <w:t>بر</w:t>
              </w:r>
            </w:ins>
            <w:r w:rsidRPr="00E73E3C">
              <w:rPr>
                <w:rFonts w:ascii="B Lotus" w:eastAsia="Calibri" w:hAnsi="B Lotus" w:cs="B Lotus" w:hint="cs"/>
                <w:sz w:val="18"/>
                <w:szCs w:val="18"/>
                <w:rtl/>
              </w:rPr>
              <w:t xml:space="preserve"> بهینگی مصرف انرژی</w:t>
            </w:r>
          </w:p>
        </w:tc>
        <w:tc>
          <w:tcPr>
            <w:tcW w:w="282" w:type="pct"/>
            <w:vMerge w:val="restart"/>
            <w:vAlign w:val="center"/>
          </w:tcPr>
          <w:p w14:paraId="05D88AFF"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0.06</w:t>
            </w:r>
          </w:p>
        </w:tc>
        <w:tc>
          <w:tcPr>
            <w:tcW w:w="455" w:type="pct"/>
            <w:vAlign w:val="center"/>
          </w:tcPr>
          <w:p w14:paraId="5F590DAF" w14:textId="77777777" w:rsidR="00E91C41" w:rsidRPr="00E73E3C" w:rsidRDefault="00E91C41" w:rsidP="00E91C41">
            <w:pPr>
              <w:bidi/>
              <w:jc w:val="center"/>
              <w:rPr>
                <w:rFonts w:ascii="B Lotus" w:eastAsia="Calibri" w:hAnsi="B Lotus" w:cs="B Lotus"/>
                <w:sz w:val="18"/>
                <w:szCs w:val="18"/>
                <w:rtl/>
              </w:rPr>
            </w:pPr>
            <w:del w:id="14657" w:author="Mehrnazi Boojari" w:date="2019-01-13T07:10:00Z">
              <w:r w:rsidRPr="00E73E3C" w:rsidDel="002E51AF">
                <w:rPr>
                  <w:rFonts w:ascii="B Lotus" w:eastAsia="Calibri" w:hAnsi="B Lotus" w:cs="B Lotus" w:hint="cs"/>
                  <w:sz w:val="18"/>
                  <w:szCs w:val="18"/>
                  <w:rtl/>
                </w:rPr>
                <w:delText>برنامه ریزی</w:delText>
              </w:r>
            </w:del>
            <w:ins w:id="14658" w:author="Mehrnazi Boojari" w:date="2019-01-13T07:10:00Z">
              <w:r w:rsidR="002E51AF">
                <w:rPr>
                  <w:rFonts w:ascii="B Lotus" w:eastAsia="Calibri" w:hAnsi="B Lotus" w:cs="B Lotus" w:hint="cs"/>
                  <w:sz w:val="18"/>
                  <w:szCs w:val="18"/>
                  <w:rtl/>
                </w:rPr>
                <w:t>برنامه‌ریزی</w:t>
              </w:r>
            </w:ins>
          </w:p>
        </w:tc>
        <w:tc>
          <w:tcPr>
            <w:tcW w:w="434" w:type="pct"/>
            <w:vMerge w:val="restart"/>
            <w:vAlign w:val="center"/>
          </w:tcPr>
          <w:p w14:paraId="766EE37D"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vAlign w:val="center"/>
          </w:tcPr>
          <w:p w14:paraId="171A285A"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بنیاد مسکن</w:t>
            </w:r>
          </w:p>
        </w:tc>
        <w:tc>
          <w:tcPr>
            <w:tcW w:w="1576" w:type="pct"/>
            <w:vMerge w:val="restart"/>
            <w:vAlign w:val="center"/>
          </w:tcPr>
          <w:p w14:paraId="618AB493" w14:textId="77777777" w:rsidR="00E91C41" w:rsidRPr="00E73E3C" w:rsidRDefault="00E91C41" w:rsidP="00055E34">
            <w:pPr>
              <w:bidi/>
              <w:jc w:val="center"/>
              <w:rPr>
                <w:rFonts w:ascii="B Lotus" w:eastAsia="Calibri" w:hAnsi="B Lotus" w:cs="B Lotus"/>
                <w:color w:val="000000"/>
                <w:sz w:val="18"/>
                <w:szCs w:val="18"/>
                <w:rtl/>
              </w:rPr>
            </w:pPr>
            <w:del w:id="14659" w:author="Mehrnazi Boojari" w:date="2019-01-13T09:10:00Z">
              <w:r w:rsidRPr="00E73E3C" w:rsidDel="00055E34">
                <w:rPr>
                  <w:rFonts w:ascii="B Lotus" w:eastAsia="Calibri" w:hAnsi="B Lotus" w:cs="B Lotus" w:hint="cs"/>
                  <w:color w:val="000000"/>
                  <w:sz w:val="18"/>
                  <w:szCs w:val="18"/>
                  <w:rtl/>
                </w:rPr>
                <w:delText xml:space="preserve">ماده </w:delText>
              </w:r>
            </w:del>
            <w:ins w:id="14660" w:author="Mehrnazi Boojari" w:date="2019-01-13T09:10: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2</w:t>
            </w:r>
            <w:r w:rsidRPr="00E73E3C">
              <w:rPr>
                <w:rFonts w:ascii="B Lotus" w:eastAsia="Calibri" w:hAnsi="B Lotus" w:cs="B Lotus"/>
                <w:color w:val="000000"/>
                <w:sz w:val="18"/>
                <w:szCs w:val="18"/>
              </w:rPr>
              <w:t xml:space="preserve"> </w:t>
            </w:r>
            <w:r w:rsidRPr="00E73E3C">
              <w:rPr>
                <w:rFonts w:ascii="B Lotus" w:eastAsia="Calibri" w:hAnsi="B Lotus" w:cs="B Lotus" w:hint="cs"/>
                <w:color w:val="000000"/>
                <w:sz w:val="18"/>
                <w:szCs w:val="18"/>
                <w:rtl/>
              </w:rPr>
              <w:t>قانون ساماندهی و حمایت از تولید و عرضه مسکن</w:t>
            </w:r>
          </w:p>
          <w:p w14:paraId="213E47DE"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9 سیاست</w:t>
            </w:r>
            <w:del w:id="14661" w:author="Mehrnazi Boojari" w:date="2019-01-07T09:46:00Z">
              <w:r w:rsidRPr="00E73E3C" w:rsidDel="006F7CCF">
                <w:rPr>
                  <w:rFonts w:ascii="B Lotus" w:eastAsia="Calibri" w:hAnsi="B Lotus" w:cs="B Lotus" w:hint="cs"/>
                  <w:color w:val="000000"/>
                  <w:sz w:val="18"/>
                  <w:szCs w:val="18"/>
                  <w:rtl/>
                </w:rPr>
                <w:delText xml:space="preserve"> های </w:delText>
              </w:r>
            </w:del>
            <w:ins w:id="14662"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6D57C8AB"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شرح وظایف معاونت عمران روستایی</w:t>
            </w:r>
          </w:p>
          <w:p w14:paraId="5BBA2ABA" w14:textId="77777777" w:rsidR="00E91C41" w:rsidRPr="00E73E3C" w:rsidRDefault="00E91C41" w:rsidP="00055E34">
            <w:pPr>
              <w:bidi/>
              <w:jc w:val="center"/>
              <w:rPr>
                <w:rFonts w:ascii="B Lotus" w:eastAsia="Calibri" w:hAnsi="B Lotus" w:cs="B Lotus"/>
                <w:color w:val="000000"/>
                <w:sz w:val="18"/>
                <w:szCs w:val="18"/>
              </w:rPr>
            </w:pPr>
            <w:r w:rsidRPr="00E73E3C">
              <w:rPr>
                <w:rFonts w:ascii="B Lotus" w:eastAsia="Calibri" w:hAnsi="B Lotus" w:cs="B Lotus"/>
                <w:color w:val="000000"/>
                <w:sz w:val="18"/>
                <w:szCs w:val="18"/>
                <w:rtl/>
              </w:rPr>
              <w:t>آيين</w:t>
            </w:r>
            <w:ins w:id="14663" w:author="Mehrnazi Boojari" w:date="2019-01-13T09:10:00Z">
              <w:r w:rsidR="00055E34">
                <w:rPr>
                  <w:rFonts w:ascii="B Lotus" w:eastAsia="Calibri" w:hAnsi="B Lotus" w:cs="B Nazanin" w:hint="cs"/>
                  <w:color w:val="000000"/>
                  <w:sz w:val="18"/>
                  <w:szCs w:val="18"/>
                  <w:rtl/>
                </w:rPr>
                <w:t>‌</w:t>
              </w:r>
            </w:ins>
            <w:del w:id="14664" w:author="Mehrnazi Boojari" w:date="2019-01-13T09:10:00Z">
              <w:r w:rsidRPr="00E73E3C" w:rsidDel="00055E3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نامه اعطاي تسهيلات مسكن و نوسازي و بهسازي مسكن روستايي</w:t>
            </w:r>
            <w:r w:rsidRPr="00E73E3C">
              <w:rPr>
                <w:rFonts w:ascii="B Lotus" w:eastAsia="Calibri" w:hAnsi="B Lotus" w:cs="B Lotus"/>
                <w:color w:val="000000"/>
                <w:sz w:val="18"/>
                <w:szCs w:val="18"/>
                <w:rtl/>
              </w:rPr>
              <w:br/>
              <w:t>مصوب 16/01/1385 با اصلاحات و الحاقات بعدي</w:t>
            </w:r>
          </w:p>
        </w:tc>
      </w:tr>
      <w:tr w:rsidR="00E91C41" w:rsidRPr="00E73E3C" w14:paraId="489BBEDF" w14:textId="77777777" w:rsidTr="00E73E3C">
        <w:trPr>
          <w:trHeight w:val="375"/>
          <w:jc w:val="center"/>
        </w:trPr>
        <w:tc>
          <w:tcPr>
            <w:tcW w:w="659" w:type="pct"/>
            <w:vMerge/>
            <w:vAlign w:val="center"/>
          </w:tcPr>
          <w:p w14:paraId="50C43A3B" w14:textId="77777777" w:rsidR="00E91C41" w:rsidRPr="00E73E3C" w:rsidRDefault="00E91C41" w:rsidP="00E91C41">
            <w:pPr>
              <w:bidi/>
              <w:jc w:val="center"/>
              <w:rPr>
                <w:rFonts w:ascii="B Lotus" w:eastAsia="Calibri" w:hAnsi="B Lotus" w:cs="B Lotus"/>
                <w:sz w:val="18"/>
                <w:szCs w:val="18"/>
                <w:rtl/>
              </w:rPr>
            </w:pPr>
          </w:p>
        </w:tc>
        <w:tc>
          <w:tcPr>
            <w:tcW w:w="308" w:type="pct"/>
            <w:vMerge/>
            <w:vAlign w:val="center"/>
          </w:tcPr>
          <w:p w14:paraId="12FABD22"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ign w:val="center"/>
          </w:tcPr>
          <w:p w14:paraId="383670B5" w14:textId="77777777" w:rsidR="00E91C41" w:rsidRPr="00E73E3C" w:rsidRDefault="00E91C41" w:rsidP="00E91C41">
            <w:pPr>
              <w:bidi/>
              <w:jc w:val="center"/>
              <w:rPr>
                <w:rFonts w:ascii="B Lotus" w:eastAsia="Calibri" w:hAnsi="B Lotus" w:cs="B Lotus"/>
                <w:sz w:val="18"/>
                <w:szCs w:val="18"/>
                <w:rtl/>
              </w:rPr>
            </w:pPr>
          </w:p>
        </w:tc>
        <w:tc>
          <w:tcPr>
            <w:tcW w:w="282" w:type="pct"/>
            <w:vMerge/>
            <w:vAlign w:val="center"/>
          </w:tcPr>
          <w:p w14:paraId="1B8EA1CE"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vAlign w:val="center"/>
          </w:tcPr>
          <w:p w14:paraId="49E20B57" w14:textId="77777777" w:rsidR="00E91C41" w:rsidRPr="00E73E3C" w:rsidRDefault="00E91C41" w:rsidP="00E91C41">
            <w:pPr>
              <w:bidi/>
              <w:jc w:val="center"/>
              <w:rPr>
                <w:rFonts w:ascii="B Lotus" w:eastAsia="Calibri" w:hAnsi="B Lotus" w:cs="B Lotus"/>
                <w:sz w:val="18"/>
                <w:szCs w:val="18"/>
                <w:rtl/>
              </w:rPr>
            </w:pPr>
            <w:del w:id="14665" w:author="Mehrnazi Boojari" w:date="2019-01-07T10:46:00Z">
              <w:r w:rsidRPr="00E73E3C" w:rsidDel="006A1F1D">
                <w:rPr>
                  <w:rFonts w:ascii="B Lotus" w:eastAsia="Calibri" w:hAnsi="B Lotus" w:cs="B Lotus" w:hint="cs"/>
                  <w:sz w:val="18"/>
                  <w:szCs w:val="18"/>
                  <w:rtl/>
                </w:rPr>
                <w:delText>اجرائی</w:delText>
              </w:r>
            </w:del>
            <w:ins w:id="14666" w:author="Mehrnazi Boojari" w:date="2019-01-07T10:46:00Z">
              <w:r w:rsidR="006A1F1D">
                <w:rPr>
                  <w:rFonts w:ascii="B Lotus" w:eastAsia="Calibri" w:hAnsi="B Lotus" w:cs="B Lotus" w:hint="cs"/>
                  <w:sz w:val="18"/>
                  <w:szCs w:val="18"/>
                  <w:rtl/>
                </w:rPr>
                <w:t>اجرایی</w:t>
              </w:r>
            </w:ins>
          </w:p>
        </w:tc>
        <w:tc>
          <w:tcPr>
            <w:tcW w:w="434" w:type="pct"/>
            <w:vMerge/>
            <w:vAlign w:val="center"/>
          </w:tcPr>
          <w:p w14:paraId="7FD9E896" w14:textId="77777777" w:rsidR="00E91C41" w:rsidRPr="00E73E3C" w:rsidRDefault="00E91C41" w:rsidP="00E91C41">
            <w:pPr>
              <w:bidi/>
              <w:jc w:val="center"/>
              <w:rPr>
                <w:rFonts w:ascii="B Lotus" w:eastAsia="Calibri" w:hAnsi="B Lotus" w:cs="B Lotus"/>
                <w:color w:val="000000"/>
                <w:sz w:val="18"/>
                <w:szCs w:val="18"/>
                <w:rtl/>
              </w:rPr>
            </w:pPr>
          </w:p>
        </w:tc>
        <w:tc>
          <w:tcPr>
            <w:tcW w:w="585" w:type="pct"/>
            <w:vAlign w:val="center"/>
          </w:tcPr>
          <w:p w14:paraId="65BCB67B"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13B16D6B"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 نظام مهندسی</w:t>
            </w:r>
          </w:p>
          <w:p w14:paraId="18BF6875"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w:t>
            </w:r>
            <w:del w:id="14667" w:author="Mehrnazi Boojari" w:date="2019-01-07T09:46:00Z">
              <w:r w:rsidRPr="00E73E3C" w:rsidDel="006F7CCF">
                <w:rPr>
                  <w:rFonts w:ascii="B Lotus" w:eastAsia="Calibri" w:hAnsi="B Lotus" w:cs="B Lotus" w:hint="cs"/>
                  <w:color w:val="000000"/>
                  <w:sz w:val="18"/>
                  <w:szCs w:val="18"/>
                  <w:rtl/>
                </w:rPr>
                <w:delText xml:space="preserve"> های </w:delText>
              </w:r>
            </w:del>
            <w:ins w:id="14668"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فنی و حرفه</w:t>
            </w:r>
            <w:del w:id="14669" w:author="Mehrnazi Boojari" w:date="2019-01-07T10:41:00Z">
              <w:r w:rsidRPr="00E73E3C" w:rsidDel="006A1F1D">
                <w:rPr>
                  <w:rFonts w:ascii="B Lotus" w:eastAsia="Calibri" w:hAnsi="B Lotus" w:cs="B Lotus" w:hint="cs"/>
                  <w:color w:val="000000"/>
                  <w:sz w:val="18"/>
                  <w:szCs w:val="18"/>
                  <w:rtl/>
                </w:rPr>
                <w:delText xml:space="preserve"> ای </w:delText>
              </w:r>
            </w:del>
            <w:ins w:id="14670" w:author="Mehrnazi Boojari" w:date="2019-01-07T10:41:00Z">
              <w:r w:rsidR="006A1F1D">
                <w:rPr>
                  <w:rFonts w:ascii="B Lotus" w:eastAsia="Calibri" w:hAnsi="B Lotus" w:cs="B Lotus" w:hint="cs"/>
                  <w:color w:val="000000"/>
                  <w:sz w:val="18"/>
                  <w:szCs w:val="18"/>
                  <w:rtl/>
                </w:rPr>
                <w:t xml:space="preserve">‌ای </w:t>
              </w:r>
            </w:ins>
            <w:r w:rsidRPr="00E73E3C">
              <w:rPr>
                <w:rFonts w:ascii="B Lotus" w:eastAsia="Calibri" w:hAnsi="B Lotus" w:cs="B Lotus" w:hint="cs"/>
                <w:color w:val="000000"/>
                <w:sz w:val="18"/>
                <w:szCs w:val="18"/>
                <w:rtl/>
              </w:rPr>
              <w:t>در کشور</w:t>
            </w:r>
          </w:p>
        </w:tc>
        <w:tc>
          <w:tcPr>
            <w:tcW w:w="1576" w:type="pct"/>
            <w:vMerge/>
            <w:vAlign w:val="center"/>
          </w:tcPr>
          <w:p w14:paraId="02170808" w14:textId="77777777" w:rsidR="00E91C41" w:rsidRPr="00E73E3C" w:rsidRDefault="00E91C41" w:rsidP="00E91C41">
            <w:pPr>
              <w:bidi/>
              <w:jc w:val="center"/>
              <w:rPr>
                <w:rFonts w:ascii="B Lotus" w:eastAsia="Calibri" w:hAnsi="B Lotus" w:cs="B Lotus"/>
                <w:color w:val="000000"/>
                <w:sz w:val="18"/>
                <w:szCs w:val="18"/>
                <w:rtl/>
              </w:rPr>
            </w:pPr>
          </w:p>
        </w:tc>
      </w:tr>
      <w:tr w:rsidR="00E91C41" w:rsidRPr="00E73E3C" w14:paraId="46E0A48D" w14:textId="77777777" w:rsidTr="00E73E3C">
        <w:trPr>
          <w:trHeight w:val="391"/>
          <w:jc w:val="center"/>
        </w:trPr>
        <w:tc>
          <w:tcPr>
            <w:tcW w:w="659" w:type="pct"/>
            <w:vMerge w:val="restart"/>
            <w:shd w:val="clear" w:color="auto" w:fill="EDEDED"/>
            <w:vAlign w:val="center"/>
          </w:tcPr>
          <w:p w14:paraId="19F6520D"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عدم </w:t>
            </w:r>
            <w:del w:id="14671" w:author="Mehrnazi Boojari" w:date="2019-01-07T22:30:00Z">
              <w:r w:rsidRPr="00E73E3C" w:rsidDel="00051F26">
                <w:rPr>
                  <w:rFonts w:ascii="B Lotus" w:eastAsia="Calibri" w:hAnsi="B Lotus" w:cs="B Lotus" w:hint="cs"/>
                  <w:sz w:val="18"/>
                  <w:szCs w:val="18"/>
                  <w:rtl/>
                </w:rPr>
                <w:delText>در نظر گرفتن</w:delText>
              </w:r>
            </w:del>
            <w:ins w:id="14672" w:author="Mehrnazi Boojari" w:date="2019-01-07T22:30:00Z">
              <w:r w:rsidR="00051F26">
                <w:rPr>
                  <w:rFonts w:ascii="B Lotus" w:eastAsia="Calibri" w:hAnsi="B Lotus" w:cs="B Lotus" w:hint="cs"/>
                  <w:sz w:val="18"/>
                  <w:szCs w:val="18"/>
                  <w:rtl/>
                </w:rPr>
                <w:t>در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نظر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گرفتن</w:t>
              </w:r>
            </w:ins>
            <w:r w:rsidRPr="00E73E3C">
              <w:rPr>
                <w:rFonts w:ascii="B Lotus" w:eastAsia="Calibri" w:hAnsi="B Lotus" w:cs="B Lotus" w:hint="cs"/>
                <w:sz w:val="18"/>
                <w:szCs w:val="18"/>
                <w:rtl/>
              </w:rPr>
              <w:t xml:space="preserve"> شرایط فرهنگی و اجتماعی خانواده</w:t>
            </w:r>
            <w:del w:id="14673" w:author="Mehrnazi Boojari" w:date="2019-01-07T09:46:00Z">
              <w:r w:rsidRPr="00E73E3C" w:rsidDel="006F7CCF">
                <w:rPr>
                  <w:rFonts w:ascii="B Lotus" w:eastAsia="Calibri" w:hAnsi="B Lotus" w:cs="B Lotus" w:hint="cs"/>
                  <w:sz w:val="18"/>
                  <w:szCs w:val="18"/>
                  <w:rtl/>
                </w:rPr>
                <w:delText xml:space="preserve"> های </w:delText>
              </w:r>
            </w:del>
            <w:ins w:id="14674" w:author="Mehrnazi Boojari" w:date="2019-01-07T09:46:00Z">
              <w:r w:rsidR="006F7CCF">
                <w:rPr>
                  <w:rFonts w:ascii="B Lotus" w:eastAsia="Calibri" w:hAnsi="B Lotus" w:cs="B Lotus" w:hint="cs"/>
                  <w:sz w:val="18"/>
                  <w:szCs w:val="18"/>
                  <w:rtl/>
                </w:rPr>
                <w:t>‌</w:t>
              </w:r>
            </w:ins>
            <w:ins w:id="14675" w:author="Mehrnazi Boojari" w:date="2019-01-13T08:49:00Z">
              <w:r w:rsidR="00AD29F8">
                <w:rPr>
                  <w:rFonts w:ascii="B Lotus" w:eastAsia="Calibri" w:hAnsi="B Lotus" w:cs="B Nazanin" w:hint="cs"/>
                  <w:sz w:val="18"/>
                  <w:szCs w:val="18"/>
                  <w:rtl/>
                </w:rPr>
                <w:t>‌</w:t>
              </w:r>
            </w:ins>
            <w:ins w:id="14676" w:author="Mehrnazi Boojari" w:date="2019-01-07T09:46:00Z">
              <w:r w:rsidR="006F7CCF">
                <w:rPr>
                  <w:rFonts w:ascii="B Lotus" w:eastAsia="Calibri" w:hAnsi="B Lotus" w:cs="B Lotus" w:hint="cs"/>
                  <w:sz w:val="18"/>
                  <w:szCs w:val="18"/>
                  <w:rtl/>
                </w:rPr>
                <w:t xml:space="preserve">های </w:t>
              </w:r>
            </w:ins>
            <w:r w:rsidRPr="00E73E3C">
              <w:rPr>
                <w:rFonts w:ascii="B Lotus" w:eastAsia="Calibri" w:hAnsi="B Lotus" w:cs="B Lotus" w:hint="cs"/>
                <w:sz w:val="18"/>
                <w:szCs w:val="18"/>
                <w:rtl/>
              </w:rPr>
              <w:t>روستایی در ساخت مسکن (اعتقادات محلی</w:t>
            </w:r>
            <w:del w:id="14677" w:author="Mehrnazi Boojari" w:date="2019-01-07T09:47:00Z">
              <w:r w:rsidRPr="00E73E3C" w:rsidDel="006F7CCF">
                <w:rPr>
                  <w:rFonts w:ascii="B Lotus" w:eastAsia="Calibri" w:hAnsi="B Lotus" w:cs="B Lotus" w:hint="cs"/>
                  <w:sz w:val="18"/>
                  <w:szCs w:val="18"/>
                  <w:rtl/>
                </w:rPr>
                <w:delText xml:space="preserve"> ،</w:delText>
              </w:r>
            </w:del>
            <w:ins w:id="14678" w:author="Mehrnazi Boojari" w:date="2019-01-07T09:47:00Z">
              <w:r w:rsidR="006F7CCF">
                <w:rPr>
                  <w:rFonts w:ascii="B Lotus" w:eastAsia="Calibri" w:hAnsi="B Lotus" w:cs="B Lotus" w:hint="cs"/>
                  <w:sz w:val="18"/>
                  <w:szCs w:val="18"/>
                  <w:rtl/>
                </w:rPr>
                <w:t>،</w:t>
              </w:r>
            </w:ins>
            <w:ins w:id="14679" w:author="Mehrnazi Boojari" w:date="2019-01-13T08:49:00Z">
              <w:r w:rsidR="00AD29F8">
                <w:rPr>
                  <w:rFonts w:ascii="B Lotus" w:eastAsia="Calibri" w:hAnsi="B Lotus" w:cs="B Lotus" w:hint="cs"/>
                  <w:sz w:val="18"/>
                  <w:szCs w:val="18"/>
                  <w:rtl/>
                </w:rPr>
                <w:t xml:space="preserve"> </w:t>
              </w:r>
            </w:ins>
            <w:r w:rsidRPr="00E73E3C">
              <w:rPr>
                <w:rFonts w:ascii="B Lotus" w:eastAsia="Calibri" w:hAnsi="B Lotus" w:cs="B Lotus" w:hint="cs"/>
                <w:sz w:val="18"/>
                <w:szCs w:val="18"/>
                <w:rtl/>
              </w:rPr>
              <w:t>فضای محرمیت، تعداد خانوار، فضای همسایگی و ...)</w:t>
            </w:r>
          </w:p>
        </w:tc>
        <w:tc>
          <w:tcPr>
            <w:tcW w:w="308" w:type="pct"/>
            <w:vMerge w:val="restart"/>
            <w:shd w:val="clear" w:color="auto" w:fill="EDEDED"/>
            <w:vAlign w:val="center"/>
          </w:tcPr>
          <w:p w14:paraId="19B66975"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0.186</w:t>
            </w:r>
          </w:p>
        </w:tc>
        <w:tc>
          <w:tcPr>
            <w:tcW w:w="700" w:type="pct"/>
            <w:vMerge w:val="restart"/>
            <w:shd w:val="clear" w:color="auto" w:fill="EDEDED"/>
            <w:vAlign w:val="center"/>
          </w:tcPr>
          <w:p w14:paraId="05F871D8" w14:textId="77777777" w:rsidR="00E91C41" w:rsidRPr="00E73E3C" w:rsidRDefault="00E91C41" w:rsidP="00660A8E">
            <w:pPr>
              <w:bidi/>
              <w:jc w:val="center"/>
              <w:rPr>
                <w:rFonts w:ascii="B Lotus" w:eastAsia="Calibri" w:hAnsi="B Lotus" w:cs="B Lotus"/>
                <w:sz w:val="18"/>
                <w:szCs w:val="18"/>
                <w:rtl/>
              </w:rPr>
            </w:pPr>
            <w:r w:rsidRPr="00E73E3C">
              <w:rPr>
                <w:rFonts w:ascii="B Lotus" w:eastAsia="Calibri" w:hAnsi="B Lotus" w:cs="B Lotus" w:hint="cs"/>
                <w:sz w:val="18"/>
                <w:szCs w:val="18"/>
                <w:rtl/>
              </w:rPr>
              <w:t>نفوذ فرهنگ شهرنشینی و دچار چالش</w:t>
            </w:r>
            <w:del w:id="14680" w:author="Mehrnazi Boojari" w:date="2019-01-07T10:33:00Z">
              <w:r w:rsidRPr="00E73E3C" w:rsidDel="006C73A5">
                <w:rPr>
                  <w:rFonts w:ascii="B Lotus" w:eastAsia="Calibri" w:hAnsi="B Lotus" w:cs="B Lotus" w:hint="cs"/>
                  <w:sz w:val="18"/>
                  <w:szCs w:val="18"/>
                  <w:rtl/>
                </w:rPr>
                <w:delText xml:space="preserve"> شدن </w:delText>
              </w:r>
            </w:del>
            <w:ins w:id="14681" w:author="Mehrnazi Boojari" w:date="2019-01-07T10:33:00Z">
              <w:r w:rsidR="006C73A5">
                <w:rPr>
                  <w:rFonts w:ascii="B Lotus" w:eastAsia="Calibri" w:hAnsi="B Lotus" w:cs="B Lotus" w:hint="cs"/>
                  <w:sz w:val="18"/>
                  <w:szCs w:val="18"/>
                  <w:rtl/>
                </w:rPr>
                <w:t xml:space="preserve">‌شدن </w:t>
              </w:r>
            </w:ins>
            <w:r w:rsidRPr="00E73E3C">
              <w:rPr>
                <w:rFonts w:ascii="B Lotus" w:eastAsia="Calibri" w:hAnsi="B Lotus" w:cs="B Lotus" w:hint="cs"/>
                <w:sz w:val="18"/>
                <w:szCs w:val="18"/>
                <w:rtl/>
              </w:rPr>
              <w:t>هویت روستایی و</w:t>
            </w:r>
            <w:del w:id="14682" w:author="Mehrnazi Boojari" w:date="2019-01-12T23:20:00Z">
              <w:r w:rsidRPr="00E73E3C" w:rsidDel="000806BA">
                <w:rPr>
                  <w:rFonts w:ascii="B Lotus" w:eastAsia="Calibri" w:hAnsi="B Lotus" w:cs="B Lotus" w:hint="cs"/>
                  <w:sz w:val="18"/>
                  <w:szCs w:val="18"/>
                  <w:rtl/>
                </w:rPr>
                <w:delText xml:space="preserve"> به تبع </w:delText>
              </w:r>
            </w:del>
            <w:ins w:id="14683" w:author="Mehrnazi Boojari" w:date="2019-01-12T23:20:00Z">
              <w:r w:rsidR="000806BA">
                <w:rPr>
                  <w:rFonts w:ascii="B Lotus" w:eastAsia="Calibri" w:hAnsi="B Lotus" w:cs="B Lotus" w:hint="cs"/>
                  <w:sz w:val="18"/>
                  <w:szCs w:val="18"/>
                  <w:rtl/>
                </w:rPr>
                <w:t xml:space="preserve"> به‌تبع </w:t>
              </w:r>
            </w:ins>
            <w:r w:rsidRPr="00E73E3C">
              <w:rPr>
                <w:rFonts w:ascii="B Lotus" w:eastAsia="Calibri" w:hAnsi="B Lotus" w:cs="B Lotus" w:hint="cs"/>
                <w:sz w:val="18"/>
                <w:szCs w:val="18"/>
                <w:rtl/>
              </w:rPr>
              <w:t>آن به</w:t>
            </w:r>
            <w:ins w:id="14684" w:author="Mehrnazi Boojari" w:date="2019-01-13T08:56:00Z">
              <w:r w:rsidR="00660A8E">
                <w:rPr>
                  <w:rFonts w:ascii="B Lotus" w:eastAsia="Calibri" w:hAnsi="B Lotus" w:cs="B Nazanin" w:hint="cs"/>
                  <w:sz w:val="18"/>
                  <w:szCs w:val="18"/>
                  <w:rtl/>
                </w:rPr>
                <w:t>‌</w:t>
              </w:r>
            </w:ins>
            <w:del w:id="14685" w:author="Mehrnazi Boojari" w:date="2019-01-13T08:56:00Z">
              <w:r w:rsidRPr="00E73E3C" w:rsidDel="00660A8E">
                <w:rPr>
                  <w:rFonts w:ascii="B Lotus" w:eastAsia="Calibri" w:hAnsi="B Lotus" w:cs="B Lotus" w:hint="cs"/>
                  <w:sz w:val="18"/>
                  <w:szCs w:val="18"/>
                  <w:rtl/>
                </w:rPr>
                <w:delText xml:space="preserve"> </w:delText>
              </w:r>
            </w:del>
            <w:r w:rsidRPr="00E73E3C">
              <w:rPr>
                <w:rFonts w:ascii="B Lotus" w:eastAsia="Calibri" w:hAnsi="B Lotus" w:cs="B Lotus" w:hint="cs"/>
                <w:sz w:val="18"/>
                <w:szCs w:val="18"/>
                <w:rtl/>
              </w:rPr>
              <w:t>حاشیه</w:t>
            </w:r>
            <w:ins w:id="14686" w:author="Mehrnazi Boojari" w:date="2019-01-13T08:56:00Z">
              <w:r w:rsidR="00660A8E">
                <w:rPr>
                  <w:rFonts w:ascii="B Lotus" w:eastAsia="Calibri" w:hAnsi="B Lotus" w:cs="B Nazanin" w:hint="cs"/>
                  <w:sz w:val="18"/>
                  <w:szCs w:val="18"/>
                  <w:rtl/>
                </w:rPr>
                <w:t>‌</w:t>
              </w:r>
            </w:ins>
            <w:del w:id="14687" w:author="Mehrnazi Boojari" w:date="2019-01-13T08:56:00Z">
              <w:r w:rsidRPr="00E73E3C" w:rsidDel="00660A8E">
                <w:rPr>
                  <w:rFonts w:ascii="B Lotus" w:eastAsia="Calibri" w:hAnsi="B Lotus" w:cs="B Lotus" w:hint="cs"/>
                  <w:sz w:val="18"/>
                  <w:szCs w:val="18"/>
                  <w:rtl/>
                </w:rPr>
                <w:delText xml:space="preserve"> </w:delText>
              </w:r>
            </w:del>
            <w:r w:rsidRPr="00E73E3C">
              <w:rPr>
                <w:rFonts w:ascii="B Lotus" w:eastAsia="Calibri" w:hAnsi="B Lotus" w:cs="B Lotus" w:hint="cs"/>
                <w:sz w:val="18"/>
                <w:szCs w:val="18"/>
                <w:rtl/>
              </w:rPr>
              <w:t>رفتن شرایط فرهنگی و اجتماعی</w:t>
            </w:r>
          </w:p>
        </w:tc>
        <w:tc>
          <w:tcPr>
            <w:tcW w:w="282" w:type="pct"/>
            <w:vMerge w:val="restart"/>
            <w:shd w:val="clear" w:color="auto" w:fill="EDEDED"/>
            <w:vAlign w:val="center"/>
          </w:tcPr>
          <w:p w14:paraId="273411C2"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0.33</w:t>
            </w:r>
          </w:p>
        </w:tc>
        <w:tc>
          <w:tcPr>
            <w:tcW w:w="455" w:type="pct"/>
            <w:shd w:val="clear" w:color="auto" w:fill="EDEDED"/>
            <w:vAlign w:val="center"/>
          </w:tcPr>
          <w:p w14:paraId="139A125A"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تقنینی</w:t>
            </w:r>
          </w:p>
        </w:tc>
        <w:tc>
          <w:tcPr>
            <w:tcW w:w="434" w:type="pct"/>
            <w:vMerge w:val="restart"/>
            <w:shd w:val="clear" w:color="auto" w:fill="EDEDED"/>
            <w:vAlign w:val="center"/>
          </w:tcPr>
          <w:p w14:paraId="18BEB621"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فرهنگی</w:t>
            </w:r>
          </w:p>
          <w:p w14:paraId="675DC2A3"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1300DF54"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متولیان فرهنگی</w:t>
            </w:r>
          </w:p>
        </w:tc>
        <w:tc>
          <w:tcPr>
            <w:tcW w:w="1576" w:type="pct"/>
            <w:vMerge w:val="restart"/>
            <w:shd w:val="clear" w:color="auto" w:fill="EDEDED"/>
            <w:vAlign w:val="center"/>
          </w:tcPr>
          <w:p w14:paraId="23845383"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بند 8 سیاست</w:t>
            </w:r>
            <w:del w:id="14688" w:author="Mehrnazi Boojari" w:date="2019-01-07T09:46:00Z">
              <w:r w:rsidRPr="00E73E3C" w:rsidDel="006F7CCF">
                <w:rPr>
                  <w:rFonts w:ascii="B Lotus" w:eastAsia="Calibri" w:hAnsi="B Lotus" w:cs="B Lotus" w:hint="cs"/>
                  <w:color w:val="000000"/>
                  <w:sz w:val="18"/>
                  <w:szCs w:val="18"/>
                  <w:rtl/>
                </w:rPr>
                <w:delText xml:space="preserve"> های </w:delText>
              </w:r>
            </w:del>
            <w:ins w:id="14689"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268492B2" w14:textId="77777777" w:rsidR="00E91C41" w:rsidRPr="00E73E3C" w:rsidRDefault="00E91C41" w:rsidP="00055E34">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ماد</w:t>
            </w:r>
            <w:del w:id="14690" w:author="Mehrnazi Boojari" w:date="2019-01-13T09:11:00Z">
              <w:r w:rsidRPr="00E73E3C" w:rsidDel="00055E34">
                <w:rPr>
                  <w:rFonts w:ascii="B Lotus" w:eastAsia="Calibri" w:hAnsi="B Lotus" w:cs="B Lotus" w:hint="cs"/>
                  <w:color w:val="000000"/>
                  <w:sz w:val="18"/>
                  <w:szCs w:val="18"/>
                  <w:rtl/>
                </w:rPr>
                <w:delText>ه</w:delText>
              </w:r>
            </w:del>
            <w:ins w:id="14691" w:author="Mehrnazi Boojari" w:date="2019-01-13T09:11:00Z">
              <w:r w:rsidR="00055E34">
                <w:rPr>
                  <w:rFonts w:ascii="B Lotus" w:eastAsia="Calibri" w:hAnsi="B Lotus" w:cs="B Lotus" w:hint="cs"/>
                  <w:color w:val="000000"/>
                  <w:sz w:val="18"/>
                  <w:szCs w:val="18"/>
                  <w:rtl/>
                </w:rPr>
                <w:t xml:space="preserve">ۀ </w:t>
              </w:r>
            </w:ins>
            <w:r w:rsidRPr="00E73E3C">
              <w:rPr>
                <w:rFonts w:ascii="B Lotus" w:eastAsia="Calibri" w:hAnsi="B Lotus" w:cs="B Lotus" w:hint="cs"/>
                <w:color w:val="000000"/>
                <w:sz w:val="18"/>
                <w:szCs w:val="18"/>
                <w:rtl/>
              </w:rPr>
              <w:t>27</w:t>
            </w:r>
            <w:del w:id="14692" w:author="Mehrnazi Boojari" w:date="2019-01-07T09:59:00Z">
              <w:r w:rsidRPr="00E73E3C" w:rsidDel="00A31D6F">
                <w:rPr>
                  <w:rFonts w:ascii="B Lotus" w:eastAsia="Calibri" w:hAnsi="B Lotus" w:cs="B Lotus" w:hint="cs"/>
                  <w:color w:val="000000"/>
                  <w:sz w:val="18"/>
                  <w:szCs w:val="18"/>
                  <w:rtl/>
                </w:rPr>
                <w:delText xml:space="preserve">  </w:delText>
              </w:r>
            </w:del>
            <w:ins w:id="14693"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46FC82CB" w14:textId="77777777" w:rsidR="00E91C41" w:rsidRPr="00E73E3C" w:rsidRDefault="00E91C41" w:rsidP="00055E34">
            <w:pPr>
              <w:bidi/>
              <w:jc w:val="center"/>
              <w:rPr>
                <w:rFonts w:ascii="B Lotus" w:eastAsia="Calibri" w:hAnsi="B Lotus" w:cs="B Lotus"/>
                <w:color w:val="000000"/>
                <w:sz w:val="18"/>
                <w:szCs w:val="18"/>
              </w:rPr>
            </w:pPr>
            <w:del w:id="14694" w:author="Mehrnazi Boojari" w:date="2019-01-13T09:11:00Z">
              <w:r w:rsidRPr="00E73E3C" w:rsidDel="00055E34">
                <w:rPr>
                  <w:rFonts w:ascii="B Lotus" w:eastAsia="Calibri" w:hAnsi="B Lotus" w:cs="B Lotus" w:hint="cs"/>
                  <w:color w:val="000000"/>
                  <w:sz w:val="18"/>
                  <w:szCs w:val="18"/>
                  <w:rtl/>
                </w:rPr>
                <w:delText xml:space="preserve">ماده </w:delText>
              </w:r>
            </w:del>
            <w:ins w:id="14695" w:author="Mehrnazi Boojari" w:date="2019-01-13T09:11: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194 برنامه پنجم</w:t>
            </w:r>
          </w:p>
          <w:p w14:paraId="60326E33" w14:textId="77777777" w:rsidR="00E91C41" w:rsidRPr="00E73E3C" w:rsidRDefault="00E91C41" w:rsidP="00055E34">
            <w:pPr>
              <w:bidi/>
              <w:jc w:val="center"/>
              <w:rPr>
                <w:rFonts w:ascii="B Lotus" w:eastAsia="Calibri" w:hAnsi="B Lotus" w:cs="B Lotus"/>
                <w:color w:val="000000"/>
                <w:sz w:val="18"/>
                <w:szCs w:val="18"/>
              </w:rPr>
            </w:pPr>
            <w:del w:id="14696" w:author="Mehrnazi Boojari" w:date="2019-01-13T09:11:00Z">
              <w:r w:rsidRPr="00E73E3C" w:rsidDel="00055E34">
                <w:rPr>
                  <w:rFonts w:ascii="B Lotus" w:eastAsia="Calibri" w:hAnsi="B Lotus" w:cs="B Lotus" w:hint="cs"/>
                  <w:color w:val="000000"/>
                  <w:sz w:val="18"/>
                  <w:szCs w:val="18"/>
                  <w:rtl/>
                </w:rPr>
                <w:delText xml:space="preserve">ماده </w:delText>
              </w:r>
            </w:del>
            <w:ins w:id="14697" w:author="Mehrnazi Boojari" w:date="2019-01-13T09:11: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11 قانون ساماندهی و حمایت از تولید و عرضه مسکن سال 1387</w:t>
            </w:r>
          </w:p>
          <w:p w14:paraId="09BA8D2C"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شرح وظایف شورای اسلامی</w:t>
            </w:r>
          </w:p>
          <w:p w14:paraId="54C68103"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شرح وظایف دهیاری</w:t>
            </w:r>
          </w:p>
          <w:p w14:paraId="5E503A7D" w14:textId="77777777" w:rsidR="00E91C41" w:rsidRPr="00E73E3C" w:rsidRDefault="00E91C41" w:rsidP="00055E34">
            <w:pPr>
              <w:bidi/>
              <w:jc w:val="center"/>
              <w:rPr>
                <w:rFonts w:ascii="B Lotus" w:eastAsia="Calibri" w:hAnsi="B Lotus" w:cs="B Lotus"/>
                <w:color w:val="000000"/>
                <w:sz w:val="18"/>
                <w:szCs w:val="18"/>
              </w:rPr>
            </w:pPr>
            <w:del w:id="14698" w:author="Mehrnazi Boojari" w:date="2019-01-13T09:11:00Z">
              <w:r w:rsidRPr="00E73E3C" w:rsidDel="00055E34">
                <w:rPr>
                  <w:rFonts w:ascii="B Lotus" w:eastAsia="Calibri" w:hAnsi="B Lotus" w:cs="B Lotus" w:hint="cs"/>
                  <w:color w:val="000000"/>
                  <w:sz w:val="18"/>
                  <w:szCs w:val="18"/>
                  <w:rtl/>
                </w:rPr>
                <w:delText xml:space="preserve">ماده </w:delText>
              </w:r>
            </w:del>
            <w:ins w:id="14699" w:author="Mehrnazi Boojari" w:date="2019-01-13T09:11: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 xml:space="preserve">10 </w:t>
            </w:r>
            <w:del w:id="14700" w:author="Mehrnazi Boojari" w:date="2019-01-08T03:27:00Z">
              <w:r w:rsidRPr="00E73E3C" w:rsidDel="00666313">
                <w:rPr>
                  <w:rFonts w:ascii="B Lotus" w:eastAsia="Calibri" w:hAnsi="B Lotus" w:cs="B Lotus" w:hint="cs"/>
                  <w:color w:val="000000"/>
                  <w:sz w:val="18"/>
                  <w:szCs w:val="18"/>
                  <w:rtl/>
                </w:rPr>
                <w:delText>آئین نامه</w:delText>
              </w:r>
            </w:del>
            <w:ins w:id="14701" w:author="Mehrnazi Boojari" w:date="2019-01-08T03:27:00Z">
              <w:r w:rsidR="00666313">
                <w:rPr>
                  <w:rFonts w:ascii="B Lotus" w:eastAsia="Calibri" w:hAnsi="B Lotus" w:cs="B Lotus" w:hint="cs"/>
                  <w:color w:val="000000"/>
                  <w:sz w:val="18"/>
                  <w:szCs w:val="18"/>
                  <w:rtl/>
                </w:rPr>
                <w:t>آیین‌نامه</w:t>
              </w:r>
            </w:ins>
            <w:r w:rsidRPr="00E73E3C">
              <w:rPr>
                <w:rFonts w:ascii="B Lotus" w:eastAsia="Calibri" w:hAnsi="B Lotus" w:cs="B Lotus" w:hint="cs"/>
                <w:color w:val="000000"/>
                <w:sz w:val="18"/>
                <w:szCs w:val="18"/>
                <w:rtl/>
              </w:rPr>
              <w:t xml:space="preserve"> </w:t>
            </w:r>
            <w:del w:id="14702" w:author="Mehrnazi Boojari" w:date="2019-01-07T10:46:00Z">
              <w:r w:rsidRPr="00E73E3C" w:rsidDel="006A1F1D">
                <w:rPr>
                  <w:rFonts w:ascii="B Lotus" w:eastAsia="Calibri" w:hAnsi="B Lotus" w:cs="B Lotus" w:hint="cs"/>
                  <w:color w:val="000000"/>
                  <w:sz w:val="18"/>
                  <w:szCs w:val="18"/>
                  <w:rtl/>
                </w:rPr>
                <w:delText>اجرائی</w:delText>
              </w:r>
            </w:del>
            <w:ins w:id="14703" w:author="Mehrnazi Boojari" w:date="2019-01-07T10:46:00Z">
              <w:r w:rsidR="006A1F1D">
                <w:rPr>
                  <w:rFonts w:ascii="B Lotus" w:eastAsia="Calibri" w:hAnsi="B Lotus" w:cs="B Lotus" w:hint="cs"/>
                  <w:color w:val="000000"/>
                  <w:sz w:val="18"/>
                  <w:szCs w:val="18"/>
                  <w:rtl/>
                </w:rPr>
                <w:t>اجرایی</w:t>
              </w:r>
            </w:ins>
            <w:r w:rsidRPr="00E73E3C">
              <w:rPr>
                <w:rFonts w:ascii="B Lotus" w:eastAsia="Calibri" w:hAnsi="B Lotus" w:cs="B Lotus" w:hint="cs"/>
                <w:color w:val="000000"/>
                <w:sz w:val="18"/>
                <w:szCs w:val="18"/>
                <w:rtl/>
              </w:rPr>
              <w:t xml:space="preserve"> تهیه و تصویب طرح</w:t>
            </w:r>
            <w:del w:id="14704" w:author="Mehrnazi Boojari" w:date="2019-01-07T09:46:00Z">
              <w:r w:rsidRPr="00E73E3C" w:rsidDel="006F7CCF">
                <w:rPr>
                  <w:rFonts w:ascii="B Lotus" w:eastAsia="Calibri" w:hAnsi="B Lotus" w:cs="B Lotus" w:hint="cs"/>
                  <w:color w:val="000000"/>
                  <w:sz w:val="18"/>
                  <w:szCs w:val="18"/>
                  <w:rtl/>
                </w:rPr>
                <w:delText xml:space="preserve"> های </w:delText>
              </w:r>
            </w:del>
            <w:ins w:id="14705"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هادی روستایی مصوب 1367</w:t>
            </w:r>
          </w:p>
        </w:tc>
      </w:tr>
      <w:tr w:rsidR="00E91C41" w:rsidRPr="00E73E3C" w14:paraId="4592CE9A" w14:textId="77777777" w:rsidTr="00E73E3C">
        <w:trPr>
          <w:trHeight w:val="300"/>
          <w:jc w:val="center"/>
        </w:trPr>
        <w:tc>
          <w:tcPr>
            <w:tcW w:w="659" w:type="pct"/>
            <w:vMerge/>
            <w:shd w:val="clear" w:color="auto" w:fill="EDEDED"/>
            <w:vAlign w:val="center"/>
          </w:tcPr>
          <w:p w14:paraId="33159894"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5E8B3A0F"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tl/>
              </w:rPr>
            </w:pPr>
          </w:p>
        </w:tc>
        <w:tc>
          <w:tcPr>
            <w:tcW w:w="700" w:type="pct"/>
            <w:vMerge/>
            <w:shd w:val="clear" w:color="auto" w:fill="EDEDED"/>
            <w:vAlign w:val="center"/>
          </w:tcPr>
          <w:p w14:paraId="1E3F388E"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7A6950A9"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354862A0" w14:textId="77777777" w:rsidR="00E91C41" w:rsidRPr="00E73E3C" w:rsidRDefault="00E91C41" w:rsidP="00E91C41">
            <w:pPr>
              <w:bidi/>
              <w:jc w:val="center"/>
              <w:rPr>
                <w:rFonts w:ascii="B Lotus" w:eastAsia="Calibri" w:hAnsi="B Lotus" w:cs="B Lotus"/>
                <w:sz w:val="18"/>
                <w:szCs w:val="18"/>
                <w:rtl/>
              </w:rPr>
            </w:pPr>
            <w:del w:id="14706" w:author="Mehrnazi Boojari" w:date="2019-01-13T07:10:00Z">
              <w:r w:rsidRPr="00E73E3C" w:rsidDel="002E51AF">
                <w:rPr>
                  <w:rFonts w:ascii="B Lotus" w:eastAsia="Calibri" w:hAnsi="B Lotus" w:cs="B Lotus" w:hint="cs"/>
                  <w:sz w:val="18"/>
                  <w:szCs w:val="18"/>
                  <w:rtl/>
                </w:rPr>
                <w:delText>برنامه ریزی</w:delText>
              </w:r>
            </w:del>
            <w:ins w:id="14707" w:author="Mehrnazi Boojari" w:date="2019-01-13T07:10:00Z">
              <w:r w:rsidR="002E51AF">
                <w:rPr>
                  <w:rFonts w:ascii="B Lotus" w:eastAsia="Calibri" w:hAnsi="B Lotus" w:cs="B Lotus" w:hint="cs"/>
                  <w:sz w:val="18"/>
                  <w:szCs w:val="18"/>
                  <w:rtl/>
                </w:rPr>
                <w:t>برنامه‌ریزی</w:t>
              </w:r>
            </w:ins>
          </w:p>
        </w:tc>
        <w:tc>
          <w:tcPr>
            <w:tcW w:w="434" w:type="pct"/>
            <w:vMerge/>
            <w:shd w:val="clear" w:color="auto" w:fill="EDEDED"/>
            <w:vAlign w:val="center"/>
          </w:tcPr>
          <w:p w14:paraId="34FC5816" w14:textId="77777777" w:rsidR="00E91C41" w:rsidRPr="00E73E3C" w:rsidRDefault="00E91C41" w:rsidP="00E91C41">
            <w:pPr>
              <w:bidi/>
              <w:jc w:val="center"/>
              <w:rPr>
                <w:rFonts w:ascii="B Lotus" w:eastAsia="Calibri" w:hAnsi="B Lotus" w:cs="B Lotus"/>
                <w:color w:val="000000"/>
                <w:sz w:val="18"/>
                <w:szCs w:val="18"/>
                <w:rtl/>
              </w:rPr>
            </w:pPr>
          </w:p>
        </w:tc>
        <w:tc>
          <w:tcPr>
            <w:tcW w:w="585" w:type="pct"/>
            <w:shd w:val="clear" w:color="auto" w:fill="EDEDED"/>
            <w:vAlign w:val="center"/>
          </w:tcPr>
          <w:p w14:paraId="4FCC142A"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632E76BB"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 شهرداری و دهیارهای کشور</w:t>
            </w:r>
          </w:p>
        </w:tc>
        <w:tc>
          <w:tcPr>
            <w:tcW w:w="1576" w:type="pct"/>
            <w:vMerge/>
            <w:shd w:val="clear" w:color="auto" w:fill="EDEDED"/>
            <w:vAlign w:val="center"/>
          </w:tcPr>
          <w:p w14:paraId="088DDE38" w14:textId="77777777" w:rsidR="00E91C41" w:rsidRPr="00E73E3C" w:rsidRDefault="00E91C41" w:rsidP="00E91C41">
            <w:pPr>
              <w:bidi/>
              <w:jc w:val="center"/>
              <w:rPr>
                <w:rFonts w:ascii="B Lotus" w:eastAsia="Calibri" w:hAnsi="B Lotus" w:cs="B Lotus"/>
                <w:color w:val="000000"/>
                <w:sz w:val="18"/>
                <w:szCs w:val="18"/>
                <w:rtl/>
              </w:rPr>
            </w:pPr>
          </w:p>
        </w:tc>
      </w:tr>
      <w:tr w:rsidR="00E91C41" w:rsidRPr="00E73E3C" w14:paraId="61B44A5E" w14:textId="77777777" w:rsidTr="00E73E3C">
        <w:trPr>
          <w:trHeight w:val="288"/>
          <w:jc w:val="center"/>
        </w:trPr>
        <w:tc>
          <w:tcPr>
            <w:tcW w:w="659" w:type="pct"/>
            <w:vMerge/>
            <w:shd w:val="clear" w:color="auto" w:fill="EDEDED"/>
            <w:vAlign w:val="center"/>
          </w:tcPr>
          <w:p w14:paraId="2C0CD5FE" w14:textId="77777777" w:rsidR="00E91C41" w:rsidRPr="00E73E3C" w:rsidRDefault="00E91C41" w:rsidP="00E91C41">
            <w:pPr>
              <w:bidi/>
              <w:jc w:val="center"/>
              <w:rPr>
                <w:rFonts w:ascii="B Lotus" w:eastAsia="Calibri" w:hAnsi="B Lotus" w:cs="B Lotus"/>
                <w:sz w:val="18"/>
                <w:szCs w:val="18"/>
                <w:rtl/>
              </w:rPr>
            </w:pPr>
          </w:p>
        </w:tc>
        <w:tc>
          <w:tcPr>
            <w:tcW w:w="308" w:type="pct"/>
            <w:vMerge/>
            <w:shd w:val="clear" w:color="auto" w:fill="EDEDED"/>
            <w:vAlign w:val="center"/>
          </w:tcPr>
          <w:p w14:paraId="037A4845"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tl/>
              </w:rPr>
            </w:pPr>
          </w:p>
        </w:tc>
        <w:tc>
          <w:tcPr>
            <w:tcW w:w="700" w:type="pct"/>
            <w:vMerge/>
            <w:shd w:val="clear" w:color="auto" w:fill="EDEDED"/>
            <w:vAlign w:val="center"/>
          </w:tcPr>
          <w:p w14:paraId="05332E20"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177D37CD"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39D27376" w14:textId="77777777" w:rsidR="00E91C41" w:rsidRPr="00E73E3C" w:rsidRDefault="00E91C41" w:rsidP="00E91C41">
            <w:pPr>
              <w:bidi/>
              <w:jc w:val="center"/>
              <w:rPr>
                <w:rFonts w:ascii="B Lotus" w:eastAsia="Calibri" w:hAnsi="B Lotus" w:cs="B Lotus"/>
                <w:sz w:val="18"/>
                <w:szCs w:val="18"/>
                <w:rtl/>
              </w:rPr>
            </w:pPr>
            <w:del w:id="14708" w:author="Mehrnazi Boojari" w:date="2019-01-07T10:46:00Z">
              <w:r w:rsidRPr="00E73E3C" w:rsidDel="006A1F1D">
                <w:rPr>
                  <w:rFonts w:ascii="B Lotus" w:eastAsia="Calibri" w:hAnsi="B Lotus" w:cs="B Lotus" w:hint="cs"/>
                  <w:sz w:val="18"/>
                  <w:szCs w:val="18"/>
                  <w:rtl/>
                </w:rPr>
                <w:delText>اجرائی</w:delText>
              </w:r>
            </w:del>
            <w:ins w:id="14709" w:author="Mehrnazi Boojari" w:date="2019-01-07T10:46:00Z">
              <w:r w:rsidR="006A1F1D">
                <w:rPr>
                  <w:rFonts w:ascii="B Lotus" w:eastAsia="Calibri" w:hAnsi="B Lotus" w:cs="B Lotus" w:hint="cs"/>
                  <w:sz w:val="18"/>
                  <w:szCs w:val="18"/>
                  <w:rtl/>
                </w:rPr>
                <w:t>اجرایی</w:t>
              </w:r>
            </w:ins>
          </w:p>
        </w:tc>
        <w:tc>
          <w:tcPr>
            <w:tcW w:w="434" w:type="pct"/>
            <w:vMerge/>
            <w:shd w:val="clear" w:color="auto" w:fill="EDEDED"/>
            <w:vAlign w:val="center"/>
          </w:tcPr>
          <w:p w14:paraId="59A4545A" w14:textId="77777777" w:rsidR="00E91C41" w:rsidRPr="00E73E3C" w:rsidRDefault="00E91C41" w:rsidP="00E91C41">
            <w:pPr>
              <w:bidi/>
              <w:jc w:val="center"/>
              <w:rPr>
                <w:rFonts w:ascii="B Lotus" w:eastAsia="Calibri" w:hAnsi="B Lotus" w:cs="B Lotus"/>
                <w:color w:val="000000"/>
                <w:sz w:val="18"/>
                <w:szCs w:val="18"/>
                <w:rtl/>
              </w:rPr>
            </w:pPr>
          </w:p>
        </w:tc>
        <w:tc>
          <w:tcPr>
            <w:tcW w:w="585" w:type="pct"/>
            <w:shd w:val="clear" w:color="auto" w:fill="EDEDED"/>
            <w:vAlign w:val="center"/>
          </w:tcPr>
          <w:p w14:paraId="1044DC69"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3CC86835"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دهیاری</w:t>
            </w:r>
          </w:p>
          <w:p w14:paraId="6F529EB4"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شورای روستا</w:t>
            </w:r>
          </w:p>
          <w:p w14:paraId="4F9F5D58"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نهادهای فرهنگی</w:t>
            </w:r>
          </w:p>
        </w:tc>
        <w:tc>
          <w:tcPr>
            <w:tcW w:w="1576" w:type="pct"/>
            <w:vMerge/>
            <w:shd w:val="clear" w:color="auto" w:fill="EDEDED"/>
            <w:vAlign w:val="center"/>
          </w:tcPr>
          <w:p w14:paraId="2FCCDFD9" w14:textId="77777777" w:rsidR="00E91C41" w:rsidRPr="00E73E3C" w:rsidRDefault="00E91C41" w:rsidP="00E91C41">
            <w:pPr>
              <w:bidi/>
              <w:jc w:val="center"/>
              <w:rPr>
                <w:rFonts w:ascii="B Lotus" w:eastAsia="Calibri" w:hAnsi="B Lotus" w:cs="B Lotus"/>
                <w:color w:val="000000"/>
                <w:sz w:val="18"/>
                <w:szCs w:val="18"/>
                <w:rtl/>
              </w:rPr>
            </w:pPr>
          </w:p>
        </w:tc>
      </w:tr>
      <w:tr w:rsidR="00E91C41" w:rsidRPr="00E73E3C" w14:paraId="3BB1E08D" w14:textId="77777777" w:rsidTr="00E73E3C">
        <w:trPr>
          <w:trHeight w:val="388"/>
          <w:jc w:val="center"/>
        </w:trPr>
        <w:tc>
          <w:tcPr>
            <w:tcW w:w="659" w:type="pct"/>
            <w:vMerge/>
            <w:shd w:val="clear" w:color="auto" w:fill="EDEDED"/>
            <w:vAlign w:val="center"/>
          </w:tcPr>
          <w:p w14:paraId="5C95DD60" w14:textId="77777777" w:rsidR="00E91C41" w:rsidRPr="00E73E3C" w:rsidRDefault="00E91C41" w:rsidP="00E91C41">
            <w:pPr>
              <w:bidi/>
              <w:jc w:val="center"/>
              <w:rPr>
                <w:rFonts w:ascii="B Lotus" w:eastAsia="Calibri" w:hAnsi="B Lotus" w:cs="B Lotus"/>
                <w:color w:val="D9D9D9"/>
                <w:sz w:val="18"/>
                <w:szCs w:val="18"/>
                <w:rtl/>
              </w:rPr>
            </w:pPr>
          </w:p>
        </w:tc>
        <w:tc>
          <w:tcPr>
            <w:tcW w:w="308" w:type="pct"/>
            <w:vMerge/>
            <w:shd w:val="clear" w:color="auto" w:fill="EDEDED"/>
            <w:vAlign w:val="center"/>
          </w:tcPr>
          <w:p w14:paraId="7C5A94EC"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shd w:val="clear" w:color="auto" w:fill="EDEDED"/>
            <w:vAlign w:val="center"/>
          </w:tcPr>
          <w:p w14:paraId="3A1014E6" w14:textId="77777777" w:rsidR="00E91C41" w:rsidRPr="00E73E3C" w:rsidRDefault="00E91C41" w:rsidP="00660A8E">
            <w:pPr>
              <w:bidi/>
              <w:jc w:val="center"/>
              <w:rPr>
                <w:rFonts w:ascii="B Lotus" w:eastAsia="Calibri" w:hAnsi="B Lotus" w:cs="B Lotus"/>
                <w:sz w:val="18"/>
                <w:szCs w:val="18"/>
                <w:rtl/>
              </w:rPr>
            </w:pPr>
            <w:r w:rsidRPr="00E73E3C">
              <w:rPr>
                <w:rFonts w:ascii="B Lotus" w:eastAsia="Calibri" w:hAnsi="B Lotus" w:cs="B Lotus" w:hint="cs"/>
                <w:sz w:val="18"/>
                <w:szCs w:val="18"/>
                <w:rtl/>
              </w:rPr>
              <w:t>کم</w:t>
            </w:r>
            <w:ins w:id="14710" w:author="Mehrnazi Boojari" w:date="2019-01-13T08:56:00Z">
              <w:r w:rsidR="00660A8E">
                <w:rPr>
                  <w:rFonts w:ascii="B Lotus" w:eastAsia="Calibri" w:hAnsi="B Lotus" w:cs="B Nazanin" w:hint="cs"/>
                  <w:sz w:val="18"/>
                  <w:szCs w:val="18"/>
                  <w:rtl/>
                </w:rPr>
                <w:t>‌</w:t>
              </w:r>
            </w:ins>
            <w:del w:id="14711" w:author="Mehrnazi Boojari" w:date="2019-01-13T08:56:00Z">
              <w:r w:rsidRPr="00E73E3C" w:rsidDel="00660A8E">
                <w:rPr>
                  <w:rFonts w:ascii="B Lotus" w:eastAsia="Calibri" w:hAnsi="B Lotus" w:cs="B Lotus" w:hint="cs"/>
                  <w:sz w:val="18"/>
                  <w:szCs w:val="18"/>
                  <w:rtl/>
                </w:rPr>
                <w:delText xml:space="preserve"> </w:delText>
              </w:r>
            </w:del>
            <w:r w:rsidRPr="00E73E3C">
              <w:rPr>
                <w:rFonts w:ascii="B Lotus" w:eastAsia="Calibri" w:hAnsi="B Lotus" w:cs="B Lotus" w:hint="cs"/>
                <w:sz w:val="18"/>
                <w:szCs w:val="18"/>
                <w:rtl/>
              </w:rPr>
              <w:t>اهمیت</w:t>
            </w:r>
            <w:del w:id="14712" w:author="Mehrnazi Boojari" w:date="2019-01-07T10:33:00Z">
              <w:r w:rsidRPr="00E73E3C" w:rsidDel="006C73A5">
                <w:rPr>
                  <w:rFonts w:ascii="B Lotus" w:eastAsia="Calibri" w:hAnsi="B Lotus" w:cs="B Lotus" w:hint="cs"/>
                  <w:sz w:val="18"/>
                  <w:szCs w:val="18"/>
                  <w:rtl/>
                </w:rPr>
                <w:delText xml:space="preserve"> شدن </w:delText>
              </w:r>
            </w:del>
            <w:ins w:id="14713" w:author="Mehrnazi Boojari" w:date="2019-01-07T10:33:00Z">
              <w:r w:rsidR="006C73A5">
                <w:rPr>
                  <w:rFonts w:ascii="B Lotus" w:eastAsia="Calibri" w:hAnsi="B Lotus" w:cs="B Lotus" w:hint="cs"/>
                  <w:sz w:val="18"/>
                  <w:szCs w:val="18"/>
                  <w:rtl/>
                </w:rPr>
                <w:t xml:space="preserve">‌شدن </w:t>
              </w:r>
            </w:ins>
            <w:r w:rsidRPr="00E73E3C">
              <w:rPr>
                <w:rFonts w:ascii="B Lotus" w:eastAsia="Calibri" w:hAnsi="B Lotus" w:cs="B Lotus" w:hint="cs"/>
                <w:sz w:val="18"/>
                <w:szCs w:val="18"/>
                <w:rtl/>
              </w:rPr>
              <w:t xml:space="preserve">موارد فرهنگی و اجتماعی و اعتقادی در نگاه </w:t>
            </w:r>
            <w:del w:id="14714" w:author="Mehrnazi Boojari" w:date="2019-01-07T10:03:00Z">
              <w:r w:rsidRPr="00E73E3C" w:rsidDel="00A31D6F">
                <w:rPr>
                  <w:rFonts w:ascii="B Lotus" w:eastAsia="Calibri" w:hAnsi="B Lotus" w:cs="B Lotus" w:hint="cs"/>
                  <w:sz w:val="18"/>
                  <w:szCs w:val="18"/>
                  <w:rtl/>
                </w:rPr>
                <w:delText>روستائی</w:delText>
              </w:r>
            </w:del>
            <w:ins w:id="14715" w:author="Mehrnazi Boojari" w:date="2019-01-07T10:03:00Z">
              <w:r w:rsidR="00A31D6F">
                <w:rPr>
                  <w:rFonts w:ascii="B Lotus" w:eastAsia="Calibri" w:hAnsi="B Lotus" w:cs="B Lotus" w:hint="cs"/>
                  <w:sz w:val="18"/>
                  <w:szCs w:val="18"/>
                  <w:rtl/>
                </w:rPr>
                <w:t>روستایی</w:t>
              </w:r>
            </w:ins>
            <w:r w:rsidRPr="00E73E3C">
              <w:rPr>
                <w:rFonts w:ascii="B Lotus" w:eastAsia="Calibri" w:hAnsi="B Lotus" w:cs="B Lotus" w:hint="cs"/>
                <w:sz w:val="18"/>
                <w:szCs w:val="18"/>
                <w:rtl/>
              </w:rPr>
              <w:t>ان</w:t>
            </w:r>
          </w:p>
        </w:tc>
        <w:tc>
          <w:tcPr>
            <w:tcW w:w="282" w:type="pct"/>
            <w:shd w:val="clear" w:color="auto" w:fill="EDEDED"/>
            <w:vAlign w:val="center"/>
          </w:tcPr>
          <w:p w14:paraId="15FE9C71"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0.19</w:t>
            </w:r>
          </w:p>
        </w:tc>
        <w:tc>
          <w:tcPr>
            <w:tcW w:w="455" w:type="pct"/>
            <w:shd w:val="clear" w:color="auto" w:fill="EDEDED"/>
            <w:vAlign w:val="center"/>
          </w:tcPr>
          <w:p w14:paraId="63C44934" w14:textId="77777777" w:rsidR="00E91C41" w:rsidRPr="00E73E3C" w:rsidRDefault="00E91C41" w:rsidP="00E91C41">
            <w:pPr>
              <w:bidi/>
              <w:jc w:val="center"/>
              <w:rPr>
                <w:rFonts w:ascii="B Lotus" w:eastAsia="Calibri" w:hAnsi="B Lotus" w:cs="B Lotus"/>
                <w:sz w:val="18"/>
                <w:szCs w:val="18"/>
                <w:rtl/>
              </w:rPr>
            </w:pPr>
            <w:del w:id="14716" w:author="Mehrnazi Boojari" w:date="2019-01-07T10:46:00Z">
              <w:r w:rsidRPr="00E73E3C" w:rsidDel="006A1F1D">
                <w:rPr>
                  <w:rFonts w:ascii="B Lotus" w:eastAsia="Calibri" w:hAnsi="B Lotus" w:cs="B Lotus" w:hint="cs"/>
                  <w:sz w:val="18"/>
                  <w:szCs w:val="18"/>
                  <w:rtl/>
                </w:rPr>
                <w:delText>اجرائی</w:delText>
              </w:r>
            </w:del>
            <w:ins w:id="14717" w:author="Mehrnazi Boojari" w:date="2019-01-07T10:46:00Z">
              <w:r w:rsidR="006A1F1D">
                <w:rPr>
                  <w:rFonts w:ascii="B Lotus" w:eastAsia="Calibri" w:hAnsi="B Lotus" w:cs="B Lotus" w:hint="cs"/>
                  <w:sz w:val="18"/>
                  <w:szCs w:val="18"/>
                  <w:rtl/>
                </w:rPr>
                <w:t>اجرایی</w:t>
              </w:r>
            </w:ins>
          </w:p>
        </w:tc>
        <w:tc>
          <w:tcPr>
            <w:tcW w:w="434" w:type="pct"/>
            <w:shd w:val="clear" w:color="auto" w:fill="EDEDED"/>
            <w:vAlign w:val="center"/>
          </w:tcPr>
          <w:p w14:paraId="7C394BE5"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فرهنگی</w:t>
            </w:r>
          </w:p>
        </w:tc>
        <w:tc>
          <w:tcPr>
            <w:tcW w:w="585" w:type="pct"/>
            <w:shd w:val="clear" w:color="auto" w:fill="EDEDED"/>
            <w:vAlign w:val="center"/>
          </w:tcPr>
          <w:p w14:paraId="3D2181A2"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دهیاری</w:t>
            </w:r>
          </w:p>
          <w:p w14:paraId="4976FDFD"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شورای اسلامی</w:t>
            </w:r>
          </w:p>
          <w:p w14:paraId="74FAC074"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متولیان فرهنگی</w:t>
            </w:r>
          </w:p>
        </w:tc>
        <w:tc>
          <w:tcPr>
            <w:tcW w:w="1576" w:type="pct"/>
            <w:shd w:val="clear" w:color="auto" w:fill="EDEDED"/>
            <w:vAlign w:val="center"/>
          </w:tcPr>
          <w:p w14:paraId="52B61169"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شرح وظایف شورای اسلامی</w:t>
            </w:r>
          </w:p>
          <w:p w14:paraId="2DC6B8F2"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شرح وظایف دهیاری</w:t>
            </w:r>
          </w:p>
        </w:tc>
      </w:tr>
      <w:tr w:rsidR="00E91C41" w:rsidRPr="00E73E3C" w14:paraId="47DB47D1" w14:textId="77777777" w:rsidTr="00E73E3C">
        <w:trPr>
          <w:trHeight w:val="288"/>
          <w:jc w:val="center"/>
        </w:trPr>
        <w:tc>
          <w:tcPr>
            <w:tcW w:w="659" w:type="pct"/>
            <w:vMerge/>
            <w:shd w:val="clear" w:color="auto" w:fill="EDEDED"/>
            <w:vAlign w:val="center"/>
          </w:tcPr>
          <w:p w14:paraId="32004363" w14:textId="77777777" w:rsidR="00E91C41" w:rsidRPr="00E73E3C" w:rsidRDefault="00E91C41" w:rsidP="00E91C41">
            <w:pPr>
              <w:bidi/>
              <w:jc w:val="center"/>
              <w:rPr>
                <w:rFonts w:ascii="B Lotus" w:eastAsia="Calibri" w:hAnsi="B Lotus" w:cs="B Lotus"/>
                <w:color w:val="D9D9D9"/>
                <w:sz w:val="18"/>
                <w:szCs w:val="18"/>
                <w:rtl/>
              </w:rPr>
            </w:pPr>
          </w:p>
        </w:tc>
        <w:tc>
          <w:tcPr>
            <w:tcW w:w="308" w:type="pct"/>
            <w:vMerge/>
            <w:shd w:val="clear" w:color="auto" w:fill="EDEDED"/>
            <w:vAlign w:val="center"/>
          </w:tcPr>
          <w:p w14:paraId="4F25EF5A"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shd w:val="clear" w:color="auto" w:fill="EDEDED"/>
            <w:vAlign w:val="center"/>
          </w:tcPr>
          <w:p w14:paraId="7D5C26FC" w14:textId="77777777" w:rsidR="00E91C41" w:rsidRPr="00E73E3C" w:rsidRDefault="00E91C41" w:rsidP="00E91C41">
            <w:pPr>
              <w:bidi/>
              <w:jc w:val="center"/>
              <w:rPr>
                <w:rFonts w:ascii="B Lotus" w:eastAsia="Calibri" w:hAnsi="B Lotus" w:cs="B Lotus"/>
                <w:sz w:val="18"/>
                <w:szCs w:val="18"/>
                <w:rtl/>
              </w:rPr>
            </w:pPr>
            <w:r w:rsidRPr="00E73E3C">
              <w:rPr>
                <w:rFonts w:ascii="B Lotus" w:eastAsia="Calibri" w:hAnsi="B Lotus" w:cs="B Lotus" w:hint="cs"/>
                <w:sz w:val="18"/>
                <w:szCs w:val="18"/>
                <w:rtl/>
              </w:rPr>
              <w:t xml:space="preserve">ضعف در طراحی با </w:t>
            </w:r>
            <w:del w:id="14718" w:author="Mehrnazi Boojari" w:date="2019-01-07T22:30:00Z">
              <w:r w:rsidRPr="00E73E3C" w:rsidDel="00051F26">
                <w:rPr>
                  <w:rFonts w:ascii="B Lotus" w:eastAsia="Calibri" w:hAnsi="B Lotus" w:cs="B Lotus" w:hint="cs"/>
                  <w:sz w:val="18"/>
                  <w:szCs w:val="18"/>
                  <w:rtl/>
                </w:rPr>
                <w:delText>در نظر گرفتن</w:delText>
              </w:r>
            </w:del>
            <w:ins w:id="14719" w:author="Mehrnazi Boojari" w:date="2019-01-07T22:30:00Z">
              <w:r w:rsidR="00051F26">
                <w:rPr>
                  <w:rFonts w:ascii="B Lotus" w:eastAsia="Calibri" w:hAnsi="B Lotus" w:cs="B Lotus" w:hint="cs"/>
                  <w:sz w:val="18"/>
                  <w:szCs w:val="18"/>
                  <w:rtl/>
                </w:rPr>
                <w:t>در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نظر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گرفتن</w:t>
              </w:r>
            </w:ins>
            <w:r w:rsidRPr="00E73E3C">
              <w:rPr>
                <w:rFonts w:ascii="B Lotus" w:eastAsia="Calibri" w:hAnsi="B Lotus" w:cs="B Lotus" w:hint="cs"/>
                <w:sz w:val="18"/>
                <w:szCs w:val="18"/>
                <w:rtl/>
              </w:rPr>
              <w:t xml:space="preserve"> شرایط فرهنگی و اجتماعی</w:t>
            </w:r>
            <w:del w:id="14720" w:author="Mehrnazi Boojari" w:date="2019-01-07T09:59:00Z">
              <w:r w:rsidRPr="00E73E3C" w:rsidDel="00A31D6F">
                <w:rPr>
                  <w:rFonts w:ascii="B Lotus" w:eastAsia="Calibri" w:hAnsi="B Lotus" w:cs="B Lotus" w:hint="cs"/>
                  <w:sz w:val="18"/>
                  <w:szCs w:val="18"/>
                  <w:rtl/>
                </w:rPr>
                <w:delText xml:space="preserve">  </w:delText>
              </w:r>
            </w:del>
            <w:ins w:id="14721" w:author="Mehrnazi Boojari" w:date="2019-01-07T09:59:00Z">
              <w:r w:rsidR="00A31D6F">
                <w:rPr>
                  <w:rFonts w:ascii="B Lotus" w:eastAsia="Calibri" w:hAnsi="B Lotus" w:cs="B Lotus" w:hint="cs"/>
                  <w:sz w:val="18"/>
                  <w:szCs w:val="18"/>
                  <w:rtl/>
                </w:rPr>
                <w:t xml:space="preserve"> </w:t>
              </w:r>
            </w:ins>
            <w:r w:rsidRPr="00E73E3C">
              <w:rPr>
                <w:rFonts w:ascii="B Lotus" w:eastAsia="Calibri" w:hAnsi="B Lotus" w:cs="B Lotus" w:hint="cs"/>
                <w:sz w:val="18"/>
                <w:szCs w:val="18"/>
                <w:rtl/>
              </w:rPr>
              <w:t>توسط معماران و مهندسان بومی</w:t>
            </w:r>
          </w:p>
        </w:tc>
        <w:tc>
          <w:tcPr>
            <w:tcW w:w="282" w:type="pct"/>
            <w:vMerge w:val="restart"/>
            <w:shd w:val="clear" w:color="auto" w:fill="EDEDED"/>
            <w:vAlign w:val="center"/>
          </w:tcPr>
          <w:p w14:paraId="535082D6"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0.08</w:t>
            </w:r>
          </w:p>
        </w:tc>
        <w:tc>
          <w:tcPr>
            <w:tcW w:w="455" w:type="pct"/>
            <w:shd w:val="clear" w:color="auto" w:fill="EDEDED"/>
            <w:vAlign w:val="center"/>
          </w:tcPr>
          <w:p w14:paraId="52B83E28" w14:textId="77777777" w:rsidR="00E91C41" w:rsidRPr="00E73E3C" w:rsidRDefault="00E91C41" w:rsidP="00E91C41">
            <w:pPr>
              <w:bidi/>
              <w:jc w:val="center"/>
              <w:rPr>
                <w:rFonts w:ascii="B Lotus" w:eastAsia="Calibri" w:hAnsi="B Lotus" w:cs="B Lotus"/>
                <w:sz w:val="18"/>
                <w:szCs w:val="18"/>
                <w:rtl/>
              </w:rPr>
            </w:pPr>
            <w:del w:id="14722" w:author="Mehrnazi Boojari" w:date="2019-01-13T07:10:00Z">
              <w:r w:rsidRPr="00E73E3C" w:rsidDel="002E51AF">
                <w:rPr>
                  <w:rFonts w:ascii="B Lotus" w:eastAsia="Calibri" w:hAnsi="B Lotus" w:cs="B Lotus" w:hint="cs"/>
                  <w:sz w:val="18"/>
                  <w:szCs w:val="18"/>
                  <w:rtl/>
                </w:rPr>
                <w:delText>برنامه ریزی</w:delText>
              </w:r>
            </w:del>
            <w:ins w:id="14723" w:author="Mehrnazi Boojari" w:date="2019-01-13T07:10:00Z">
              <w:r w:rsidR="002E51AF">
                <w:rPr>
                  <w:rFonts w:ascii="B Lotus" w:eastAsia="Calibri" w:hAnsi="B Lotus" w:cs="B Lotus" w:hint="cs"/>
                  <w:sz w:val="18"/>
                  <w:szCs w:val="18"/>
                  <w:rtl/>
                </w:rPr>
                <w:t>برنامه‌ریزی</w:t>
              </w:r>
            </w:ins>
          </w:p>
        </w:tc>
        <w:tc>
          <w:tcPr>
            <w:tcW w:w="434" w:type="pct"/>
            <w:vMerge w:val="restart"/>
            <w:shd w:val="clear" w:color="auto" w:fill="EDEDED"/>
            <w:vAlign w:val="center"/>
          </w:tcPr>
          <w:p w14:paraId="01356C63"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798BBBFF"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بنیاد مسکن</w:t>
            </w:r>
          </w:p>
        </w:tc>
        <w:tc>
          <w:tcPr>
            <w:tcW w:w="1576" w:type="pct"/>
            <w:vMerge w:val="restart"/>
            <w:shd w:val="clear" w:color="auto" w:fill="EDEDED"/>
            <w:vAlign w:val="center"/>
          </w:tcPr>
          <w:p w14:paraId="00B82206"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9 سیاست</w:t>
            </w:r>
            <w:del w:id="14724" w:author="Mehrnazi Boojari" w:date="2019-01-07T09:46:00Z">
              <w:r w:rsidRPr="00E73E3C" w:rsidDel="006F7CCF">
                <w:rPr>
                  <w:rFonts w:ascii="B Lotus" w:eastAsia="Calibri" w:hAnsi="B Lotus" w:cs="B Lotus" w:hint="cs"/>
                  <w:color w:val="000000"/>
                  <w:sz w:val="18"/>
                  <w:szCs w:val="18"/>
                  <w:rtl/>
                </w:rPr>
                <w:delText xml:space="preserve"> های </w:delText>
              </w:r>
            </w:del>
            <w:ins w:id="14725"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32FDECEA" w14:textId="77777777" w:rsidR="00E91C41" w:rsidRPr="00E73E3C" w:rsidRDefault="00E91C41" w:rsidP="00055E34">
            <w:pPr>
              <w:bidi/>
              <w:jc w:val="center"/>
              <w:rPr>
                <w:rFonts w:ascii="B Lotus" w:eastAsia="Calibri" w:hAnsi="B Lotus" w:cs="B Lotus"/>
                <w:color w:val="000000"/>
                <w:sz w:val="18"/>
                <w:szCs w:val="18"/>
                <w:rtl/>
              </w:rPr>
            </w:pPr>
            <w:del w:id="14726" w:author="Mehrnazi Boojari" w:date="2019-01-13T09:11:00Z">
              <w:r w:rsidRPr="00E73E3C" w:rsidDel="00055E34">
                <w:rPr>
                  <w:rFonts w:ascii="B Lotus" w:eastAsia="Calibri" w:hAnsi="B Lotus" w:cs="B Lotus" w:hint="cs"/>
                  <w:color w:val="000000"/>
                  <w:sz w:val="18"/>
                  <w:szCs w:val="18"/>
                  <w:rtl/>
                </w:rPr>
                <w:delText xml:space="preserve">ماده </w:delText>
              </w:r>
            </w:del>
            <w:ins w:id="14727" w:author="Mehrnazi Boojari" w:date="2019-01-13T09:11: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194 برنامه پنجم</w:t>
            </w:r>
          </w:p>
          <w:p w14:paraId="52769158" w14:textId="77777777" w:rsidR="00E91C41" w:rsidRPr="00E73E3C" w:rsidRDefault="00E91C41" w:rsidP="00055E34">
            <w:pPr>
              <w:bidi/>
              <w:jc w:val="center"/>
              <w:rPr>
                <w:rFonts w:ascii="B Lotus" w:eastAsia="Calibri" w:hAnsi="B Lotus" w:cs="B Lotus"/>
                <w:color w:val="000000"/>
                <w:sz w:val="18"/>
                <w:szCs w:val="18"/>
                <w:rtl/>
              </w:rPr>
            </w:pPr>
            <w:r w:rsidRPr="00E73E3C">
              <w:rPr>
                <w:rFonts w:ascii="B Lotus" w:eastAsia="Calibri" w:hAnsi="B Lotus" w:cs="B Lotus"/>
                <w:color w:val="000000"/>
                <w:sz w:val="18"/>
                <w:szCs w:val="18"/>
                <w:rtl/>
              </w:rPr>
              <w:t>آيين</w:t>
            </w:r>
            <w:ins w:id="14728" w:author="Mehrnazi Boojari" w:date="2019-01-13T09:11:00Z">
              <w:r w:rsidR="00055E34">
                <w:rPr>
                  <w:rFonts w:ascii="B Lotus" w:eastAsia="Calibri" w:hAnsi="B Lotus" w:cs="B Nazanin" w:hint="cs"/>
                  <w:color w:val="000000"/>
                  <w:sz w:val="18"/>
                  <w:szCs w:val="18"/>
                  <w:rtl/>
                </w:rPr>
                <w:t>‌</w:t>
              </w:r>
            </w:ins>
            <w:del w:id="14729" w:author="Mehrnazi Boojari" w:date="2019-01-13T09:11:00Z">
              <w:r w:rsidRPr="00E73E3C" w:rsidDel="00055E34">
                <w:rPr>
                  <w:rFonts w:ascii="B Lotus" w:eastAsia="Calibri" w:hAnsi="B Lotus" w:cs="B Lotus"/>
                  <w:color w:val="000000"/>
                  <w:sz w:val="18"/>
                  <w:szCs w:val="18"/>
                  <w:rtl/>
                </w:rPr>
                <w:delText xml:space="preserve"> </w:delText>
              </w:r>
            </w:del>
            <w:r w:rsidRPr="00E73E3C">
              <w:rPr>
                <w:rFonts w:ascii="B Lotus" w:eastAsia="Calibri" w:hAnsi="B Lotus" w:cs="B Lotus"/>
                <w:color w:val="000000"/>
                <w:sz w:val="18"/>
                <w:szCs w:val="18"/>
                <w:rtl/>
              </w:rPr>
              <w:t>نامه اعطاي تسهيلات مسكن و نوسازي و بهسازي مسكن روستايي</w:t>
            </w:r>
            <w:r w:rsidRPr="00E73E3C">
              <w:rPr>
                <w:rFonts w:ascii="B Lotus" w:eastAsia="Calibri" w:hAnsi="B Lotus" w:cs="B Lotus"/>
                <w:color w:val="000000"/>
                <w:sz w:val="18"/>
                <w:szCs w:val="18"/>
                <w:rtl/>
              </w:rPr>
              <w:br/>
              <w:t>مصوب 16/01/1385 با اصلاحات و الحاقات بعدي</w:t>
            </w:r>
          </w:p>
          <w:p w14:paraId="29B2B520" w14:textId="77777777" w:rsidR="00E91C41" w:rsidRPr="00E73E3C" w:rsidRDefault="00E91C41" w:rsidP="00055E34">
            <w:pPr>
              <w:bidi/>
              <w:jc w:val="center"/>
              <w:rPr>
                <w:rFonts w:ascii="B Lotus" w:eastAsia="Calibri" w:hAnsi="B Lotus" w:cs="B Lotus"/>
                <w:color w:val="000000"/>
                <w:sz w:val="18"/>
                <w:szCs w:val="18"/>
              </w:rPr>
            </w:pPr>
            <w:del w:id="14730" w:author="Mehrnazi Boojari" w:date="2019-01-13T09:11:00Z">
              <w:r w:rsidRPr="00E73E3C" w:rsidDel="00055E34">
                <w:rPr>
                  <w:rFonts w:ascii="B Lotus" w:eastAsia="Calibri" w:hAnsi="B Lotus" w:cs="B Lotus" w:hint="cs"/>
                  <w:color w:val="000000"/>
                  <w:sz w:val="18"/>
                  <w:szCs w:val="18"/>
                  <w:rtl/>
                </w:rPr>
                <w:delText xml:space="preserve">ماده </w:delText>
              </w:r>
            </w:del>
            <w:ins w:id="14731" w:author="Mehrnazi Boojari" w:date="2019-01-13T09:11: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 xml:space="preserve">10 </w:t>
            </w:r>
            <w:del w:id="14732" w:author="Mehrnazi Boojari" w:date="2019-01-08T03:27:00Z">
              <w:r w:rsidRPr="00E73E3C" w:rsidDel="00666313">
                <w:rPr>
                  <w:rFonts w:ascii="B Lotus" w:eastAsia="Calibri" w:hAnsi="B Lotus" w:cs="B Lotus" w:hint="cs"/>
                  <w:color w:val="000000"/>
                  <w:sz w:val="18"/>
                  <w:szCs w:val="18"/>
                  <w:rtl/>
                </w:rPr>
                <w:delText>آئین نامه</w:delText>
              </w:r>
            </w:del>
            <w:ins w:id="14733" w:author="Mehrnazi Boojari" w:date="2019-01-08T03:27:00Z">
              <w:r w:rsidR="00666313">
                <w:rPr>
                  <w:rFonts w:ascii="B Lotus" w:eastAsia="Calibri" w:hAnsi="B Lotus" w:cs="B Lotus" w:hint="cs"/>
                  <w:color w:val="000000"/>
                  <w:sz w:val="18"/>
                  <w:szCs w:val="18"/>
                  <w:rtl/>
                </w:rPr>
                <w:t>آیین‌نامه</w:t>
              </w:r>
            </w:ins>
            <w:r w:rsidRPr="00E73E3C">
              <w:rPr>
                <w:rFonts w:ascii="B Lotus" w:eastAsia="Calibri" w:hAnsi="B Lotus" w:cs="B Lotus" w:hint="cs"/>
                <w:color w:val="000000"/>
                <w:sz w:val="18"/>
                <w:szCs w:val="18"/>
                <w:rtl/>
              </w:rPr>
              <w:t xml:space="preserve"> </w:t>
            </w:r>
            <w:del w:id="14734" w:author="Mehrnazi Boojari" w:date="2019-01-07T10:46:00Z">
              <w:r w:rsidRPr="00E73E3C" w:rsidDel="006A1F1D">
                <w:rPr>
                  <w:rFonts w:ascii="B Lotus" w:eastAsia="Calibri" w:hAnsi="B Lotus" w:cs="B Lotus" w:hint="cs"/>
                  <w:color w:val="000000"/>
                  <w:sz w:val="18"/>
                  <w:szCs w:val="18"/>
                  <w:rtl/>
                </w:rPr>
                <w:delText>اجرائی</w:delText>
              </w:r>
            </w:del>
            <w:ins w:id="14735" w:author="Mehrnazi Boojari" w:date="2019-01-07T10:46:00Z">
              <w:r w:rsidR="006A1F1D">
                <w:rPr>
                  <w:rFonts w:ascii="B Lotus" w:eastAsia="Calibri" w:hAnsi="B Lotus" w:cs="B Lotus" w:hint="cs"/>
                  <w:color w:val="000000"/>
                  <w:sz w:val="18"/>
                  <w:szCs w:val="18"/>
                  <w:rtl/>
                </w:rPr>
                <w:t>اجرایی</w:t>
              </w:r>
            </w:ins>
            <w:r w:rsidRPr="00E73E3C">
              <w:rPr>
                <w:rFonts w:ascii="B Lotus" w:eastAsia="Calibri" w:hAnsi="B Lotus" w:cs="B Lotus" w:hint="cs"/>
                <w:color w:val="000000"/>
                <w:sz w:val="18"/>
                <w:szCs w:val="18"/>
                <w:rtl/>
              </w:rPr>
              <w:t xml:space="preserve"> تهیه و تصویب طرح</w:t>
            </w:r>
            <w:del w:id="14736" w:author="Mehrnazi Boojari" w:date="2019-01-07T09:46:00Z">
              <w:r w:rsidRPr="00E73E3C" w:rsidDel="006F7CCF">
                <w:rPr>
                  <w:rFonts w:ascii="B Lotus" w:eastAsia="Calibri" w:hAnsi="B Lotus" w:cs="B Lotus" w:hint="cs"/>
                  <w:color w:val="000000"/>
                  <w:sz w:val="18"/>
                  <w:szCs w:val="18"/>
                  <w:rtl/>
                </w:rPr>
                <w:delText xml:space="preserve"> های </w:delText>
              </w:r>
            </w:del>
            <w:ins w:id="14737"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هادی روستایی مصوب 1367</w:t>
            </w:r>
          </w:p>
        </w:tc>
      </w:tr>
      <w:tr w:rsidR="00E91C41" w:rsidRPr="00E73E3C" w14:paraId="3F24DCCA" w14:textId="77777777" w:rsidTr="00E73E3C">
        <w:trPr>
          <w:trHeight w:val="376"/>
          <w:jc w:val="center"/>
        </w:trPr>
        <w:tc>
          <w:tcPr>
            <w:tcW w:w="659" w:type="pct"/>
            <w:vMerge/>
            <w:shd w:val="clear" w:color="auto" w:fill="EDEDED"/>
            <w:vAlign w:val="center"/>
          </w:tcPr>
          <w:p w14:paraId="425F09CC" w14:textId="77777777" w:rsidR="00E91C41" w:rsidRPr="00E73E3C" w:rsidRDefault="00E91C41" w:rsidP="00E91C41">
            <w:pPr>
              <w:bidi/>
              <w:jc w:val="center"/>
              <w:rPr>
                <w:rFonts w:ascii="B Lotus" w:eastAsia="Calibri" w:hAnsi="B Lotus" w:cs="B Lotus"/>
                <w:color w:val="D9D9D9"/>
                <w:sz w:val="18"/>
                <w:szCs w:val="18"/>
                <w:rtl/>
              </w:rPr>
            </w:pPr>
          </w:p>
        </w:tc>
        <w:tc>
          <w:tcPr>
            <w:tcW w:w="308" w:type="pct"/>
            <w:vMerge/>
            <w:shd w:val="clear" w:color="auto" w:fill="EDEDED"/>
            <w:vAlign w:val="center"/>
          </w:tcPr>
          <w:p w14:paraId="5307AE06"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shd w:val="clear" w:color="auto" w:fill="EDEDED"/>
            <w:vAlign w:val="center"/>
          </w:tcPr>
          <w:p w14:paraId="68AC10FE"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2C14C0EF"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333A5070" w14:textId="77777777" w:rsidR="00E91C41" w:rsidRPr="00E73E3C" w:rsidRDefault="00E91C41" w:rsidP="00E91C41">
            <w:pPr>
              <w:bidi/>
              <w:jc w:val="center"/>
              <w:rPr>
                <w:rFonts w:ascii="B Lotus" w:eastAsia="Calibri" w:hAnsi="B Lotus" w:cs="B Lotus"/>
                <w:sz w:val="18"/>
                <w:szCs w:val="18"/>
                <w:rtl/>
              </w:rPr>
            </w:pPr>
            <w:del w:id="14738" w:author="Mehrnazi Boojari" w:date="2019-01-07T10:46:00Z">
              <w:r w:rsidRPr="00E73E3C" w:rsidDel="006A1F1D">
                <w:rPr>
                  <w:rFonts w:ascii="B Lotus" w:eastAsia="Calibri" w:hAnsi="B Lotus" w:cs="B Lotus" w:hint="cs"/>
                  <w:sz w:val="18"/>
                  <w:szCs w:val="18"/>
                  <w:rtl/>
                </w:rPr>
                <w:delText>اجرائی</w:delText>
              </w:r>
            </w:del>
            <w:ins w:id="14739" w:author="Mehrnazi Boojari" w:date="2019-01-07T10:46:00Z">
              <w:r w:rsidR="006A1F1D">
                <w:rPr>
                  <w:rFonts w:ascii="B Lotus" w:eastAsia="Calibri" w:hAnsi="B Lotus" w:cs="B Lotus" w:hint="cs"/>
                  <w:sz w:val="18"/>
                  <w:szCs w:val="18"/>
                  <w:rtl/>
                </w:rPr>
                <w:t>اجرایی</w:t>
              </w:r>
            </w:ins>
          </w:p>
        </w:tc>
        <w:tc>
          <w:tcPr>
            <w:tcW w:w="434" w:type="pct"/>
            <w:vMerge/>
            <w:shd w:val="clear" w:color="auto" w:fill="EDEDED"/>
            <w:vAlign w:val="center"/>
          </w:tcPr>
          <w:p w14:paraId="5F2CBAB1" w14:textId="77777777" w:rsidR="00E91C41" w:rsidRPr="00E73E3C" w:rsidRDefault="00E91C41" w:rsidP="00E91C41">
            <w:pPr>
              <w:bidi/>
              <w:jc w:val="center"/>
              <w:rPr>
                <w:rFonts w:ascii="B Lotus" w:eastAsia="Calibri" w:hAnsi="B Lotus" w:cs="B Lotus"/>
                <w:color w:val="000000"/>
                <w:sz w:val="18"/>
                <w:szCs w:val="18"/>
                <w:rtl/>
              </w:rPr>
            </w:pPr>
          </w:p>
        </w:tc>
        <w:tc>
          <w:tcPr>
            <w:tcW w:w="585" w:type="pct"/>
            <w:shd w:val="clear" w:color="auto" w:fill="EDEDED"/>
            <w:vAlign w:val="center"/>
          </w:tcPr>
          <w:p w14:paraId="5203089E"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596E79F3"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 نظام مهندسی</w:t>
            </w:r>
          </w:p>
          <w:p w14:paraId="7E495656"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سازمان</w:t>
            </w:r>
            <w:del w:id="14740" w:author="Mehrnazi Boojari" w:date="2019-01-07T09:46:00Z">
              <w:r w:rsidRPr="00E73E3C" w:rsidDel="006F7CCF">
                <w:rPr>
                  <w:rFonts w:ascii="B Lotus" w:eastAsia="Calibri" w:hAnsi="B Lotus" w:cs="B Lotus" w:hint="cs"/>
                  <w:color w:val="000000"/>
                  <w:sz w:val="18"/>
                  <w:szCs w:val="18"/>
                  <w:rtl/>
                </w:rPr>
                <w:delText xml:space="preserve"> های </w:delText>
              </w:r>
            </w:del>
            <w:ins w:id="14741"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فنی و حرفه</w:t>
            </w:r>
            <w:del w:id="14742" w:author="Mehrnazi Boojari" w:date="2019-01-07T10:41:00Z">
              <w:r w:rsidRPr="00E73E3C" w:rsidDel="006A1F1D">
                <w:rPr>
                  <w:rFonts w:ascii="B Lotus" w:eastAsia="Calibri" w:hAnsi="B Lotus" w:cs="B Lotus" w:hint="cs"/>
                  <w:color w:val="000000"/>
                  <w:sz w:val="18"/>
                  <w:szCs w:val="18"/>
                  <w:rtl/>
                </w:rPr>
                <w:delText xml:space="preserve"> ای </w:delText>
              </w:r>
            </w:del>
            <w:ins w:id="14743" w:author="Mehrnazi Boojari" w:date="2019-01-07T10:41:00Z">
              <w:r w:rsidR="006A1F1D">
                <w:rPr>
                  <w:rFonts w:ascii="B Lotus" w:eastAsia="Calibri" w:hAnsi="B Lotus" w:cs="B Lotus" w:hint="cs"/>
                  <w:color w:val="000000"/>
                  <w:sz w:val="18"/>
                  <w:szCs w:val="18"/>
                  <w:rtl/>
                </w:rPr>
                <w:t xml:space="preserve">‌ای </w:t>
              </w:r>
            </w:ins>
            <w:r w:rsidRPr="00E73E3C">
              <w:rPr>
                <w:rFonts w:ascii="B Lotus" w:eastAsia="Calibri" w:hAnsi="B Lotus" w:cs="B Lotus" w:hint="cs"/>
                <w:color w:val="000000"/>
                <w:sz w:val="18"/>
                <w:szCs w:val="18"/>
                <w:rtl/>
              </w:rPr>
              <w:t>در کشور</w:t>
            </w:r>
          </w:p>
        </w:tc>
        <w:tc>
          <w:tcPr>
            <w:tcW w:w="1576" w:type="pct"/>
            <w:vMerge/>
            <w:shd w:val="clear" w:color="auto" w:fill="EDEDED"/>
            <w:vAlign w:val="center"/>
          </w:tcPr>
          <w:p w14:paraId="5E821322" w14:textId="77777777" w:rsidR="00E91C41" w:rsidRPr="00E73E3C" w:rsidRDefault="00E91C41" w:rsidP="00E91C41">
            <w:pPr>
              <w:bidi/>
              <w:jc w:val="center"/>
              <w:rPr>
                <w:rFonts w:ascii="B Lotus" w:eastAsia="Calibri" w:hAnsi="B Lotus" w:cs="B Lotus"/>
                <w:color w:val="000000"/>
                <w:sz w:val="18"/>
                <w:szCs w:val="18"/>
              </w:rPr>
            </w:pPr>
          </w:p>
        </w:tc>
      </w:tr>
      <w:tr w:rsidR="00E91C41" w:rsidRPr="00E73E3C" w14:paraId="4EFA7886" w14:textId="77777777" w:rsidTr="00E73E3C">
        <w:trPr>
          <w:trHeight w:val="276"/>
          <w:jc w:val="center"/>
        </w:trPr>
        <w:tc>
          <w:tcPr>
            <w:tcW w:w="659" w:type="pct"/>
            <w:vMerge/>
            <w:shd w:val="clear" w:color="auto" w:fill="EDEDED"/>
            <w:vAlign w:val="center"/>
          </w:tcPr>
          <w:p w14:paraId="0436F845" w14:textId="77777777" w:rsidR="00E91C41" w:rsidRPr="00E73E3C" w:rsidRDefault="00E91C41" w:rsidP="00E91C41">
            <w:pPr>
              <w:bidi/>
              <w:jc w:val="center"/>
              <w:rPr>
                <w:rFonts w:ascii="B Lotus" w:eastAsia="Calibri" w:hAnsi="B Lotus" w:cs="B Lotus"/>
                <w:color w:val="D9D9D9"/>
                <w:sz w:val="18"/>
                <w:szCs w:val="18"/>
                <w:rtl/>
              </w:rPr>
            </w:pPr>
          </w:p>
        </w:tc>
        <w:tc>
          <w:tcPr>
            <w:tcW w:w="308" w:type="pct"/>
            <w:vMerge/>
            <w:shd w:val="clear" w:color="auto" w:fill="EDEDED"/>
            <w:vAlign w:val="center"/>
          </w:tcPr>
          <w:p w14:paraId="4BDF1C19"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val="restart"/>
            <w:shd w:val="clear" w:color="auto" w:fill="EDEDED"/>
            <w:vAlign w:val="center"/>
          </w:tcPr>
          <w:p w14:paraId="4945CB4A" w14:textId="77777777" w:rsidR="00E91C41" w:rsidRPr="00E73E3C" w:rsidRDefault="00E91C41" w:rsidP="00660A8E">
            <w:pPr>
              <w:bidi/>
              <w:jc w:val="center"/>
              <w:rPr>
                <w:rFonts w:ascii="B Lotus" w:eastAsia="Calibri" w:hAnsi="B Lotus" w:cs="B Lotus"/>
                <w:sz w:val="18"/>
                <w:szCs w:val="18"/>
                <w:rtl/>
              </w:rPr>
            </w:pPr>
            <w:del w:id="14744" w:author="Mehrnazi Boojari" w:date="2019-01-13T08:56:00Z">
              <w:r w:rsidRPr="00E73E3C" w:rsidDel="00660A8E">
                <w:rPr>
                  <w:rFonts w:ascii="B Lotus" w:eastAsia="Calibri" w:hAnsi="B Lotus" w:cs="B Lotus" w:hint="cs"/>
                  <w:sz w:val="18"/>
                  <w:szCs w:val="18"/>
                  <w:rtl/>
                </w:rPr>
                <w:delText>پیاده</w:delText>
              </w:r>
            </w:del>
            <w:del w:id="14745" w:author="Mehrnazi Boojari" w:date="2019-01-07T09:51:00Z">
              <w:r w:rsidRPr="00E73E3C" w:rsidDel="006F7CCF">
                <w:rPr>
                  <w:rFonts w:ascii="B Lotus" w:eastAsia="Calibri" w:hAnsi="B Lotus" w:cs="B Lotus" w:hint="cs"/>
                  <w:sz w:val="18"/>
                  <w:szCs w:val="18"/>
                  <w:rtl/>
                </w:rPr>
                <w:delText xml:space="preserve"> سازی </w:delText>
              </w:r>
            </w:del>
            <w:ins w:id="14746" w:author="Mehrnazi Boojari" w:date="2019-01-13T08:56:00Z">
              <w:r w:rsidR="00660A8E">
                <w:rPr>
                  <w:rFonts w:ascii="B Lotus" w:eastAsia="Calibri" w:hAnsi="B Lotus" w:cs="B Lotus" w:hint="cs"/>
                  <w:sz w:val="18"/>
                  <w:szCs w:val="18"/>
                  <w:rtl/>
                </w:rPr>
                <w:t>اجرای</w:t>
              </w:r>
            </w:ins>
            <w:ins w:id="14747" w:author="Mehrnazi Boojari" w:date="2019-01-07T09:51:00Z">
              <w:r w:rsidR="006F7CCF">
                <w:rPr>
                  <w:rFonts w:ascii="B Lotus" w:eastAsia="Calibri" w:hAnsi="B Lotus" w:cs="B Lotus" w:hint="cs"/>
                  <w:sz w:val="18"/>
                  <w:szCs w:val="18"/>
                  <w:rtl/>
                </w:rPr>
                <w:t xml:space="preserve"> </w:t>
              </w:r>
            </w:ins>
            <w:r w:rsidRPr="00E73E3C">
              <w:rPr>
                <w:rFonts w:ascii="B Lotus" w:eastAsia="Calibri" w:hAnsi="B Lotus" w:cs="B Lotus" w:hint="cs"/>
                <w:sz w:val="18"/>
                <w:szCs w:val="18"/>
                <w:rtl/>
              </w:rPr>
              <w:t xml:space="preserve">طرح هادی روستایی و </w:t>
            </w:r>
            <w:del w:id="14748" w:author="Mehrnazi Boojari" w:date="2019-01-07T10:04:00Z">
              <w:r w:rsidRPr="00E73E3C" w:rsidDel="00A31D6F">
                <w:rPr>
                  <w:rFonts w:ascii="B Lotus" w:eastAsia="Calibri" w:hAnsi="B Lotus" w:cs="B Lotus" w:hint="cs"/>
                  <w:sz w:val="18"/>
                  <w:szCs w:val="18"/>
                  <w:rtl/>
                </w:rPr>
                <w:delText>تاثیر</w:delText>
              </w:r>
            </w:del>
            <w:ins w:id="14749" w:author="Mehrnazi Boojari" w:date="2019-01-07T10:04:00Z">
              <w:r w:rsidR="00A31D6F">
                <w:rPr>
                  <w:rFonts w:ascii="B Lotus" w:eastAsia="Calibri" w:hAnsi="B Lotus" w:cs="B Lotus" w:hint="cs"/>
                  <w:sz w:val="18"/>
                  <w:szCs w:val="18"/>
                  <w:rtl/>
                </w:rPr>
                <w:t>تأثیر</w:t>
              </w:r>
            </w:ins>
            <w:r w:rsidRPr="00E73E3C">
              <w:rPr>
                <w:rFonts w:ascii="B Lotus" w:eastAsia="Calibri" w:hAnsi="B Lotus" w:cs="B Lotus" w:hint="cs"/>
                <w:sz w:val="18"/>
                <w:szCs w:val="18"/>
                <w:rtl/>
              </w:rPr>
              <w:t>ات ناشی از آن همچون از</w:t>
            </w:r>
            <w:ins w:id="14750" w:author="Mehrnazi Boojari" w:date="2019-01-13T08:56:00Z">
              <w:r w:rsidR="00660A8E">
                <w:rPr>
                  <w:rFonts w:ascii="B Lotus" w:eastAsia="Calibri" w:hAnsi="B Lotus" w:cs="Times New Roman" w:hint="eastAsia"/>
                  <w:sz w:val="18"/>
                  <w:szCs w:val="18"/>
                  <w:rtl/>
                </w:rPr>
                <w:t> </w:t>
              </w:r>
            </w:ins>
            <w:del w:id="14751" w:author="Mehrnazi Boojari" w:date="2019-01-13T08:56:00Z">
              <w:r w:rsidRPr="00E73E3C" w:rsidDel="00660A8E">
                <w:rPr>
                  <w:rFonts w:ascii="B Lotus" w:eastAsia="Calibri" w:hAnsi="B Lotus" w:cs="B Lotus" w:hint="cs"/>
                  <w:sz w:val="18"/>
                  <w:szCs w:val="18"/>
                  <w:rtl/>
                </w:rPr>
                <w:delText xml:space="preserve"> </w:delText>
              </w:r>
            </w:del>
            <w:r w:rsidRPr="00E73E3C">
              <w:rPr>
                <w:rFonts w:ascii="B Lotus" w:eastAsia="Calibri" w:hAnsi="B Lotus" w:cs="B Lotus" w:hint="cs"/>
                <w:sz w:val="18"/>
                <w:szCs w:val="18"/>
                <w:rtl/>
              </w:rPr>
              <w:t>بین</w:t>
            </w:r>
            <w:del w:id="14752" w:author="Mehrnazi Boojari" w:date="2019-01-13T08:56:00Z">
              <w:r w:rsidRPr="00E73E3C" w:rsidDel="00660A8E">
                <w:rPr>
                  <w:rFonts w:ascii="B Lotus" w:eastAsia="Calibri" w:hAnsi="B Lotus" w:cs="B Lotus" w:hint="cs"/>
                  <w:sz w:val="18"/>
                  <w:szCs w:val="18"/>
                  <w:rtl/>
                </w:rPr>
                <w:delText xml:space="preserve"> </w:delText>
              </w:r>
            </w:del>
            <w:ins w:id="14753" w:author="Mehrnazi Boojari" w:date="2019-01-13T08:56:00Z">
              <w:r w:rsidR="00660A8E">
                <w:rPr>
                  <w:rFonts w:ascii="B Lotus" w:eastAsia="Calibri" w:hAnsi="B Lotus" w:cs="Times New Roman" w:hint="eastAsia"/>
                  <w:sz w:val="18"/>
                  <w:szCs w:val="18"/>
                  <w:rtl/>
                </w:rPr>
                <w:t> </w:t>
              </w:r>
            </w:ins>
            <w:r w:rsidRPr="00E73E3C">
              <w:rPr>
                <w:rFonts w:ascii="B Lotus" w:eastAsia="Calibri" w:hAnsi="B Lotus" w:cs="B Lotus" w:hint="cs"/>
                <w:sz w:val="18"/>
                <w:szCs w:val="18"/>
                <w:rtl/>
              </w:rPr>
              <w:t>رفتن فضاهای همسایگی</w:t>
            </w:r>
          </w:p>
        </w:tc>
        <w:tc>
          <w:tcPr>
            <w:tcW w:w="282" w:type="pct"/>
            <w:vMerge w:val="restart"/>
            <w:shd w:val="clear" w:color="auto" w:fill="EDEDED"/>
            <w:vAlign w:val="center"/>
          </w:tcPr>
          <w:p w14:paraId="1594B86B" w14:textId="77777777" w:rsidR="00E91C41" w:rsidRPr="00E73E3C" w:rsidRDefault="00E91C41" w:rsidP="00E91C41">
            <w:pPr>
              <w:bidi/>
              <w:jc w:val="center"/>
              <w:rPr>
                <w:rFonts w:ascii="B Lotus" w:eastAsia="Times New Roman" w:hAnsi="B Lotus" w:cs="B Lotus"/>
                <w:color w:val="000000"/>
                <w:sz w:val="18"/>
                <w:szCs w:val="18"/>
              </w:rPr>
            </w:pPr>
            <w:r w:rsidRPr="00E73E3C">
              <w:rPr>
                <w:rFonts w:ascii="B Lotus" w:eastAsia="Times New Roman" w:hAnsi="B Lotus" w:cs="B Lotus"/>
                <w:color w:val="000000"/>
                <w:sz w:val="18"/>
                <w:szCs w:val="18"/>
              </w:rPr>
              <w:t>0.07</w:t>
            </w:r>
          </w:p>
        </w:tc>
        <w:tc>
          <w:tcPr>
            <w:tcW w:w="455" w:type="pct"/>
            <w:shd w:val="clear" w:color="auto" w:fill="EDEDED"/>
            <w:vAlign w:val="center"/>
          </w:tcPr>
          <w:p w14:paraId="05738EE2" w14:textId="77777777" w:rsidR="00E91C41" w:rsidRPr="00E73E3C" w:rsidRDefault="00E91C41" w:rsidP="00E91C41">
            <w:pPr>
              <w:bidi/>
              <w:jc w:val="center"/>
              <w:rPr>
                <w:rFonts w:ascii="B Lotus" w:eastAsia="Calibri" w:hAnsi="B Lotus" w:cs="B Lotus"/>
                <w:sz w:val="18"/>
                <w:szCs w:val="18"/>
                <w:rtl/>
              </w:rPr>
            </w:pPr>
            <w:del w:id="14754" w:author="Mehrnazi Boojari" w:date="2019-01-13T07:10:00Z">
              <w:r w:rsidRPr="00E73E3C" w:rsidDel="002E51AF">
                <w:rPr>
                  <w:rFonts w:ascii="B Lotus" w:eastAsia="Calibri" w:hAnsi="B Lotus" w:cs="B Lotus" w:hint="cs"/>
                  <w:sz w:val="18"/>
                  <w:szCs w:val="18"/>
                  <w:rtl/>
                </w:rPr>
                <w:delText>برنامه ریزی</w:delText>
              </w:r>
            </w:del>
            <w:ins w:id="14755" w:author="Mehrnazi Boojari" w:date="2019-01-13T07:10:00Z">
              <w:r w:rsidR="002E51AF">
                <w:rPr>
                  <w:rFonts w:ascii="B Lotus" w:eastAsia="Calibri" w:hAnsi="B Lotus" w:cs="B Lotus" w:hint="cs"/>
                  <w:sz w:val="18"/>
                  <w:szCs w:val="18"/>
                  <w:rtl/>
                </w:rPr>
                <w:t>برنامه‌ریزی</w:t>
              </w:r>
            </w:ins>
          </w:p>
        </w:tc>
        <w:tc>
          <w:tcPr>
            <w:tcW w:w="434" w:type="pct"/>
            <w:vMerge w:val="restart"/>
            <w:shd w:val="clear" w:color="auto" w:fill="EDEDED"/>
            <w:vAlign w:val="center"/>
          </w:tcPr>
          <w:p w14:paraId="3D3D1572"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زیرساخت</w:t>
            </w:r>
          </w:p>
        </w:tc>
        <w:tc>
          <w:tcPr>
            <w:tcW w:w="585" w:type="pct"/>
            <w:shd w:val="clear" w:color="auto" w:fill="EDEDED"/>
            <w:vAlign w:val="center"/>
          </w:tcPr>
          <w:p w14:paraId="6B6C89BB" w14:textId="77777777" w:rsidR="00E91C41" w:rsidRPr="00E73E3C" w:rsidRDefault="00E91C41" w:rsidP="00E91C41">
            <w:pPr>
              <w:bidi/>
              <w:jc w:val="center"/>
              <w:rPr>
                <w:rFonts w:ascii="B Lotus" w:eastAsia="Calibri" w:hAnsi="B Lotus" w:cs="B Lotus"/>
                <w:color w:val="000000"/>
                <w:sz w:val="18"/>
                <w:szCs w:val="18"/>
              </w:rPr>
            </w:pPr>
            <w:r w:rsidRPr="00E73E3C">
              <w:rPr>
                <w:rFonts w:ascii="B Lotus" w:eastAsia="Calibri" w:hAnsi="B Lotus" w:cs="B Lotus" w:hint="cs"/>
                <w:color w:val="000000"/>
                <w:sz w:val="18"/>
                <w:szCs w:val="18"/>
                <w:rtl/>
              </w:rPr>
              <w:t>بنیاد مسکن</w:t>
            </w:r>
          </w:p>
        </w:tc>
        <w:tc>
          <w:tcPr>
            <w:tcW w:w="1576" w:type="pct"/>
            <w:vMerge w:val="restart"/>
            <w:shd w:val="clear" w:color="auto" w:fill="EDEDED"/>
            <w:vAlign w:val="center"/>
          </w:tcPr>
          <w:p w14:paraId="3DECCA89"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بند 12 سیاست</w:t>
            </w:r>
            <w:del w:id="14756" w:author="Mehrnazi Boojari" w:date="2019-01-07T09:46:00Z">
              <w:r w:rsidRPr="00E73E3C" w:rsidDel="006F7CCF">
                <w:rPr>
                  <w:rFonts w:ascii="B Lotus" w:eastAsia="Calibri" w:hAnsi="B Lotus" w:cs="B Lotus" w:hint="cs"/>
                  <w:color w:val="000000"/>
                  <w:sz w:val="18"/>
                  <w:szCs w:val="18"/>
                  <w:rtl/>
                </w:rPr>
                <w:delText xml:space="preserve"> های </w:delText>
              </w:r>
            </w:del>
            <w:ins w:id="14757" w:author="Mehrnazi Boojari" w:date="2019-01-07T09:46:00Z">
              <w:r w:rsidR="006F7CCF">
                <w:rPr>
                  <w:rFonts w:ascii="B Lotus" w:eastAsia="Calibri" w:hAnsi="B Lotus" w:cs="B Lotus" w:hint="cs"/>
                  <w:color w:val="000000"/>
                  <w:sz w:val="18"/>
                  <w:szCs w:val="18"/>
                  <w:rtl/>
                </w:rPr>
                <w:t xml:space="preserve">‌های </w:t>
              </w:r>
            </w:ins>
            <w:r w:rsidRPr="00E73E3C">
              <w:rPr>
                <w:rFonts w:ascii="B Lotus" w:eastAsia="Calibri" w:hAnsi="B Lotus" w:cs="B Lotus" w:hint="cs"/>
                <w:color w:val="000000"/>
                <w:sz w:val="18"/>
                <w:szCs w:val="18"/>
                <w:rtl/>
              </w:rPr>
              <w:t>کلی نظام در بخش مسکن و شهرسازی</w:t>
            </w:r>
          </w:p>
          <w:p w14:paraId="4022D07F" w14:textId="77777777" w:rsidR="00E91C41" w:rsidRPr="00E73E3C" w:rsidRDefault="00E91C41" w:rsidP="00055E34">
            <w:pPr>
              <w:bidi/>
              <w:jc w:val="center"/>
              <w:rPr>
                <w:rFonts w:ascii="B Lotus" w:eastAsia="Calibri" w:hAnsi="B Lotus" w:cs="B Lotus"/>
                <w:color w:val="000000"/>
                <w:sz w:val="18"/>
                <w:szCs w:val="18"/>
                <w:rtl/>
              </w:rPr>
            </w:pPr>
            <w:del w:id="14758" w:author="Mehrnazi Boojari" w:date="2019-01-13T09:11:00Z">
              <w:r w:rsidRPr="00E73E3C" w:rsidDel="00055E34">
                <w:rPr>
                  <w:rFonts w:ascii="B Lotus" w:eastAsia="Calibri" w:hAnsi="B Lotus" w:cs="B Lotus" w:hint="cs"/>
                  <w:color w:val="000000"/>
                  <w:sz w:val="18"/>
                  <w:szCs w:val="18"/>
                  <w:rtl/>
                </w:rPr>
                <w:delText xml:space="preserve">ماده </w:delText>
              </w:r>
            </w:del>
            <w:ins w:id="14759" w:author="Mehrnazi Boojari" w:date="2019-01-13T09:11: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26 برنامه ششم</w:t>
            </w:r>
          </w:p>
          <w:p w14:paraId="12A5731A" w14:textId="77777777" w:rsidR="00E91C41" w:rsidRPr="00E73E3C" w:rsidRDefault="00E91C41" w:rsidP="00055E34">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ماد</w:t>
            </w:r>
            <w:del w:id="14760" w:author="Mehrnazi Boojari" w:date="2019-01-13T09:11:00Z">
              <w:r w:rsidRPr="00E73E3C" w:rsidDel="00055E34">
                <w:rPr>
                  <w:rFonts w:ascii="B Lotus" w:eastAsia="Calibri" w:hAnsi="B Lotus" w:cs="B Lotus" w:hint="cs"/>
                  <w:color w:val="000000"/>
                  <w:sz w:val="18"/>
                  <w:szCs w:val="18"/>
                  <w:rtl/>
                </w:rPr>
                <w:delText>ه</w:delText>
              </w:r>
            </w:del>
            <w:ins w:id="14761" w:author="Mehrnazi Boojari" w:date="2019-01-13T09:11:00Z">
              <w:r w:rsidR="00055E34">
                <w:rPr>
                  <w:rFonts w:ascii="B Lotus" w:eastAsia="Calibri" w:hAnsi="B Lotus" w:cs="B Lotus" w:hint="cs"/>
                  <w:color w:val="000000"/>
                  <w:sz w:val="18"/>
                  <w:szCs w:val="18"/>
                  <w:rtl/>
                </w:rPr>
                <w:t>ۀ</w:t>
              </w:r>
            </w:ins>
            <w:ins w:id="14762" w:author="Mehrnazi Boojari" w:date="2019-01-13T09:12:00Z">
              <w:r w:rsidR="00055E34">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27</w:t>
            </w:r>
            <w:del w:id="14763" w:author="Mehrnazi Boojari" w:date="2019-01-07T09:59:00Z">
              <w:r w:rsidRPr="00E73E3C" w:rsidDel="00A31D6F">
                <w:rPr>
                  <w:rFonts w:ascii="B Lotus" w:eastAsia="Calibri" w:hAnsi="B Lotus" w:cs="B Lotus" w:hint="cs"/>
                  <w:color w:val="000000"/>
                  <w:sz w:val="18"/>
                  <w:szCs w:val="18"/>
                  <w:rtl/>
                </w:rPr>
                <w:delText xml:space="preserve">  </w:delText>
              </w:r>
            </w:del>
            <w:ins w:id="14764" w:author="Mehrnazi Boojari" w:date="2019-01-07T09:59:00Z">
              <w:r w:rsidR="00A31D6F">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برنامه ششم</w:t>
            </w:r>
          </w:p>
          <w:p w14:paraId="703D738D" w14:textId="77777777" w:rsidR="00E91C41" w:rsidRPr="00E73E3C" w:rsidRDefault="00E91C41" w:rsidP="00055E34">
            <w:pPr>
              <w:bidi/>
              <w:jc w:val="center"/>
              <w:rPr>
                <w:rFonts w:ascii="B Lotus" w:eastAsia="Calibri" w:hAnsi="B Lotus" w:cs="B Lotus"/>
                <w:color w:val="000000"/>
                <w:sz w:val="18"/>
                <w:szCs w:val="18"/>
                <w:rtl/>
              </w:rPr>
            </w:pPr>
            <w:del w:id="14765" w:author="Mehrnazi Boojari" w:date="2019-01-13T09:12:00Z">
              <w:r w:rsidRPr="00E73E3C" w:rsidDel="00055E34">
                <w:rPr>
                  <w:rFonts w:ascii="B Lotus" w:eastAsia="Calibri" w:hAnsi="B Lotus" w:cs="B Lotus" w:hint="cs"/>
                  <w:color w:val="000000"/>
                  <w:sz w:val="18"/>
                  <w:szCs w:val="18"/>
                  <w:rtl/>
                </w:rPr>
                <w:delText xml:space="preserve">ماده </w:delText>
              </w:r>
            </w:del>
            <w:ins w:id="14766" w:author="Mehrnazi Boojari" w:date="2019-01-13T09:12:00Z">
              <w:r w:rsidR="00055E34" w:rsidRPr="00E73E3C">
                <w:rPr>
                  <w:rFonts w:ascii="B Lotus" w:eastAsia="Calibri" w:hAnsi="B Lotus" w:cs="B Lotus" w:hint="cs"/>
                  <w:color w:val="000000"/>
                  <w:sz w:val="18"/>
                  <w:szCs w:val="18"/>
                  <w:rtl/>
                </w:rPr>
                <w:t>ماد</w:t>
              </w:r>
              <w:r w:rsidR="00055E34">
                <w:rPr>
                  <w:rFonts w:ascii="B Lotus" w:eastAsia="Calibri" w:hAnsi="B Lotus" w:cs="B Lotus" w:hint="cs"/>
                  <w:color w:val="000000"/>
                  <w:sz w:val="18"/>
                  <w:szCs w:val="18"/>
                  <w:rtl/>
                </w:rPr>
                <w:t>ۀ</w:t>
              </w:r>
              <w:r w:rsidR="00055E34" w:rsidRPr="00E73E3C">
                <w:rPr>
                  <w:rFonts w:ascii="B Lotus" w:eastAsia="Calibri" w:hAnsi="B Lotus" w:cs="B Lotus" w:hint="cs"/>
                  <w:color w:val="000000"/>
                  <w:sz w:val="18"/>
                  <w:szCs w:val="18"/>
                  <w:rtl/>
                </w:rPr>
                <w:t xml:space="preserve"> </w:t>
              </w:r>
            </w:ins>
            <w:r w:rsidRPr="00E73E3C">
              <w:rPr>
                <w:rFonts w:ascii="B Lotus" w:eastAsia="Calibri" w:hAnsi="B Lotus" w:cs="B Lotus" w:hint="cs"/>
                <w:color w:val="000000"/>
                <w:sz w:val="18"/>
                <w:szCs w:val="18"/>
                <w:rtl/>
              </w:rPr>
              <w:t>169 برنامه پنجم</w:t>
            </w:r>
          </w:p>
          <w:p w14:paraId="0086D087" w14:textId="77777777" w:rsidR="00E91C41" w:rsidRPr="00E73E3C" w:rsidRDefault="00E91C41" w:rsidP="00E91C41">
            <w:pPr>
              <w:bidi/>
              <w:jc w:val="center"/>
              <w:rPr>
                <w:rFonts w:ascii="B Lotus" w:eastAsia="Calibri" w:hAnsi="B Lotus" w:cs="B Lotus"/>
                <w:color w:val="000000"/>
                <w:sz w:val="18"/>
                <w:szCs w:val="18"/>
              </w:rPr>
            </w:pPr>
            <w:del w:id="14767" w:author="Mehrnazi Boojari" w:date="2019-01-08T23:54:00Z">
              <w:r w:rsidRPr="00E73E3C" w:rsidDel="00990020">
                <w:rPr>
                  <w:rFonts w:ascii="B Lotus" w:eastAsia="Calibri" w:hAnsi="B Lotus" w:cs="B Lotus" w:hint="cs"/>
                  <w:color w:val="000000"/>
                  <w:sz w:val="18"/>
                  <w:szCs w:val="18"/>
                  <w:rtl/>
                </w:rPr>
                <w:delText>اساسنامه</w:delText>
              </w:r>
            </w:del>
            <w:ins w:id="14768" w:author="Mehrnazi Boojari" w:date="2019-01-08T23:54:00Z">
              <w:r w:rsidR="00990020">
                <w:rPr>
                  <w:rFonts w:ascii="B Lotus" w:eastAsia="Calibri" w:hAnsi="B Lotus" w:cs="B Lotus" w:hint="cs"/>
                  <w:color w:val="000000"/>
                  <w:sz w:val="18"/>
                  <w:szCs w:val="18"/>
                  <w:rtl/>
                </w:rPr>
                <w:t>اساس‌نامه</w:t>
              </w:r>
            </w:ins>
            <w:r w:rsidRPr="00E73E3C">
              <w:rPr>
                <w:rFonts w:ascii="B Lotus" w:eastAsia="Calibri" w:hAnsi="B Lotus" w:cs="B Lotus" w:hint="cs"/>
                <w:color w:val="000000"/>
                <w:sz w:val="18"/>
                <w:szCs w:val="18"/>
                <w:rtl/>
              </w:rPr>
              <w:t xml:space="preserve"> بنیاد مسکن مصوب 1366</w:t>
            </w:r>
          </w:p>
        </w:tc>
      </w:tr>
      <w:tr w:rsidR="00E91C41" w:rsidRPr="00E73E3C" w14:paraId="1F0A4ED0" w14:textId="77777777" w:rsidTr="00E73E3C">
        <w:trPr>
          <w:trHeight w:val="380"/>
          <w:jc w:val="center"/>
        </w:trPr>
        <w:tc>
          <w:tcPr>
            <w:tcW w:w="659" w:type="pct"/>
            <w:vMerge/>
            <w:shd w:val="clear" w:color="auto" w:fill="EDEDED"/>
            <w:vAlign w:val="center"/>
          </w:tcPr>
          <w:p w14:paraId="79EE9055" w14:textId="77777777" w:rsidR="00E91C41" w:rsidRPr="00E73E3C" w:rsidRDefault="00E91C41" w:rsidP="00E91C41">
            <w:pPr>
              <w:bidi/>
              <w:jc w:val="center"/>
              <w:rPr>
                <w:rFonts w:ascii="B Lotus" w:eastAsia="Calibri" w:hAnsi="B Lotus" w:cs="B Lotus"/>
                <w:color w:val="D9D9D9"/>
                <w:sz w:val="18"/>
                <w:szCs w:val="18"/>
                <w:rtl/>
              </w:rPr>
            </w:pPr>
          </w:p>
        </w:tc>
        <w:tc>
          <w:tcPr>
            <w:tcW w:w="308" w:type="pct"/>
            <w:vMerge/>
            <w:shd w:val="clear" w:color="auto" w:fill="EDEDED"/>
            <w:vAlign w:val="center"/>
          </w:tcPr>
          <w:p w14:paraId="50240883" w14:textId="77777777" w:rsidR="00E91C41" w:rsidRPr="00E73E3C" w:rsidRDefault="00E91C41" w:rsidP="00E91C41">
            <w:pPr>
              <w:autoSpaceDE w:val="0"/>
              <w:autoSpaceDN w:val="0"/>
              <w:bidi/>
              <w:adjustRightInd w:val="0"/>
              <w:jc w:val="center"/>
              <w:rPr>
                <w:rFonts w:ascii="B Lotus" w:eastAsia="Calibri" w:hAnsi="B Lotus" w:cs="B Lotus"/>
                <w:color w:val="000000"/>
                <w:sz w:val="18"/>
                <w:szCs w:val="18"/>
              </w:rPr>
            </w:pPr>
          </w:p>
        </w:tc>
        <w:tc>
          <w:tcPr>
            <w:tcW w:w="700" w:type="pct"/>
            <w:vMerge/>
            <w:shd w:val="clear" w:color="auto" w:fill="EDEDED"/>
            <w:vAlign w:val="center"/>
          </w:tcPr>
          <w:p w14:paraId="11675858" w14:textId="77777777" w:rsidR="00E91C41" w:rsidRPr="00E73E3C" w:rsidRDefault="00E91C41" w:rsidP="00E91C41">
            <w:pPr>
              <w:bidi/>
              <w:jc w:val="center"/>
              <w:rPr>
                <w:rFonts w:ascii="B Lotus" w:eastAsia="Calibri" w:hAnsi="B Lotus" w:cs="B Lotus"/>
                <w:sz w:val="18"/>
                <w:szCs w:val="18"/>
                <w:rtl/>
              </w:rPr>
            </w:pPr>
          </w:p>
        </w:tc>
        <w:tc>
          <w:tcPr>
            <w:tcW w:w="282" w:type="pct"/>
            <w:vMerge/>
            <w:shd w:val="clear" w:color="auto" w:fill="EDEDED"/>
            <w:vAlign w:val="center"/>
          </w:tcPr>
          <w:p w14:paraId="44B4D7C6" w14:textId="77777777" w:rsidR="00E91C41" w:rsidRPr="00E73E3C" w:rsidRDefault="00E91C41" w:rsidP="00E91C41">
            <w:pPr>
              <w:bidi/>
              <w:jc w:val="center"/>
              <w:rPr>
                <w:rFonts w:ascii="B Lotus" w:eastAsia="Times New Roman" w:hAnsi="B Lotus" w:cs="B Lotus"/>
                <w:color w:val="000000"/>
                <w:sz w:val="18"/>
                <w:szCs w:val="18"/>
              </w:rPr>
            </w:pPr>
          </w:p>
        </w:tc>
        <w:tc>
          <w:tcPr>
            <w:tcW w:w="455" w:type="pct"/>
            <w:shd w:val="clear" w:color="auto" w:fill="EDEDED"/>
            <w:vAlign w:val="center"/>
          </w:tcPr>
          <w:p w14:paraId="68C69C6C" w14:textId="77777777" w:rsidR="00E91C41" w:rsidRPr="00E73E3C" w:rsidRDefault="00E91C41" w:rsidP="00E91C41">
            <w:pPr>
              <w:bidi/>
              <w:jc w:val="center"/>
              <w:rPr>
                <w:rFonts w:ascii="B Lotus" w:eastAsia="Calibri" w:hAnsi="B Lotus" w:cs="B Lotus"/>
                <w:sz w:val="18"/>
                <w:szCs w:val="18"/>
                <w:rtl/>
              </w:rPr>
            </w:pPr>
            <w:del w:id="14769" w:author="Mehrnazi Boojari" w:date="2019-01-07T10:46:00Z">
              <w:r w:rsidRPr="00E73E3C" w:rsidDel="006A1F1D">
                <w:rPr>
                  <w:rFonts w:ascii="B Lotus" w:eastAsia="Calibri" w:hAnsi="B Lotus" w:cs="B Lotus" w:hint="cs"/>
                  <w:sz w:val="18"/>
                  <w:szCs w:val="18"/>
                  <w:rtl/>
                </w:rPr>
                <w:delText>اجرائی</w:delText>
              </w:r>
            </w:del>
            <w:ins w:id="14770" w:author="Mehrnazi Boojari" w:date="2019-01-07T10:46:00Z">
              <w:r w:rsidR="006A1F1D">
                <w:rPr>
                  <w:rFonts w:ascii="B Lotus" w:eastAsia="Calibri" w:hAnsi="B Lotus" w:cs="B Lotus" w:hint="cs"/>
                  <w:sz w:val="18"/>
                  <w:szCs w:val="18"/>
                  <w:rtl/>
                </w:rPr>
                <w:t>اجرایی</w:t>
              </w:r>
            </w:ins>
          </w:p>
        </w:tc>
        <w:tc>
          <w:tcPr>
            <w:tcW w:w="434" w:type="pct"/>
            <w:vMerge/>
            <w:shd w:val="clear" w:color="auto" w:fill="EDEDED"/>
            <w:vAlign w:val="center"/>
          </w:tcPr>
          <w:p w14:paraId="266BBEBE" w14:textId="77777777" w:rsidR="00E91C41" w:rsidRPr="00E73E3C" w:rsidRDefault="00E91C41" w:rsidP="00E91C41">
            <w:pPr>
              <w:bidi/>
              <w:jc w:val="center"/>
              <w:rPr>
                <w:rFonts w:ascii="B Lotus" w:eastAsia="Calibri" w:hAnsi="B Lotus" w:cs="B Lotus"/>
                <w:color w:val="000000"/>
                <w:sz w:val="18"/>
                <w:szCs w:val="18"/>
                <w:rtl/>
              </w:rPr>
            </w:pPr>
          </w:p>
        </w:tc>
        <w:tc>
          <w:tcPr>
            <w:tcW w:w="585" w:type="pct"/>
            <w:shd w:val="clear" w:color="auto" w:fill="EDEDED"/>
            <w:vAlign w:val="center"/>
          </w:tcPr>
          <w:p w14:paraId="0E813AE5"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بنیاد مسکن</w:t>
            </w:r>
          </w:p>
          <w:p w14:paraId="0EBD1BB1" w14:textId="77777777" w:rsidR="00E91C41" w:rsidRPr="00E73E3C" w:rsidRDefault="00E91C41" w:rsidP="00E91C41">
            <w:pPr>
              <w:bidi/>
              <w:jc w:val="center"/>
              <w:rPr>
                <w:rFonts w:ascii="B Lotus" w:eastAsia="Calibri" w:hAnsi="B Lotus" w:cs="B Lotus"/>
                <w:color w:val="000000"/>
                <w:sz w:val="18"/>
                <w:szCs w:val="18"/>
                <w:rtl/>
              </w:rPr>
            </w:pPr>
            <w:r w:rsidRPr="00E73E3C">
              <w:rPr>
                <w:rFonts w:ascii="B Lotus" w:eastAsia="Calibri" w:hAnsi="B Lotus" w:cs="B Lotus" w:hint="cs"/>
                <w:color w:val="000000"/>
                <w:sz w:val="18"/>
                <w:szCs w:val="18"/>
                <w:rtl/>
              </w:rPr>
              <w:t>دهیاری</w:t>
            </w:r>
          </w:p>
        </w:tc>
        <w:tc>
          <w:tcPr>
            <w:tcW w:w="1576" w:type="pct"/>
            <w:vMerge/>
            <w:shd w:val="clear" w:color="auto" w:fill="EDEDED"/>
            <w:vAlign w:val="center"/>
          </w:tcPr>
          <w:p w14:paraId="07DC0722" w14:textId="77777777" w:rsidR="00E91C41" w:rsidRPr="00E73E3C" w:rsidRDefault="00E91C41" w:rsidP="00E91C41">
            <w:pPr>
              <w:bidi/>
              <w:jc w:val="center"/>
              <w:rPr>
                <w:rFonts w:ascii="B Lotus" w:eastAsia="Calibri" w:hAnsi="B Lotus" w:cs="B Lotus"/>
                <w:color w:val="000000"/>
                <w:sz w:val="18"/>
                <w:szCs w:val="18"/>
                <w:rtl/>
              </w:rPr>
            </w:pPr>
          </w:p>
        </w:tc>
      </w:tr>
    </w:tbl>
    <w:p w14:paraId="697E4286" w14:textId="77777777" w:rsidR="00E91C41" w:rsidRPr="00E91C41" w:rsidRDefault="00E91C41" w:rsidP="00E91C41">
      <w:pPr>
        <w:tabs>
          <w:tab w:val="left" w:pos="803"/>
        </w:tabs>
        <w:bidi/>
        <w:ind w:firstLine="288"/>
        <w:jc w:val="both"/>
        <w:rPr>
          <w:rFonts w:ascii="Calibri" w:eastAsia="Calibri" w:hAnsi="Calibri" w:cs="B Nazanin"/>
          <w:b/>
          <w:bCs/>
          <w:sz w:val="28"/>
          <w:szCs w:val="28"/>
          <w:rtl/>
          <w:lang w:bidi="fa-IR"/>
        </w:rPr>
      </w:pPr>
    </w:p>
    <w:p w14:paraId="2BCAFB07" w14:textId="77777777" w:rsidR="00E91C41" w:rsidRPr="00E91C41" w:rsidDel="000A2FDF" w:rsidRDefault="00E91C41" w:rsidP="00E91C41">
      <w:pPr>
        <w:tabs>
          <w:tab w:val="left" w:pos="803"/>
        </w:tabs>
        <w:bidi/>
        <w:ind w:hanging="175"/>
        <w:rPr>
          <w:del w:id="14771" w:author="Mehrnazi Boojari" w:date="2019-01-13T09:13:00Z"/>
          <w:rFonts w:ascii="Calibri" w:eastAsia="Calibri" w:hAnsi="Calibri" w:cs="B Lotus"/>
          <w:sz w:val="24"/>
          <w:szCs w:val="24"/>
          <w:rtl/>
          <w:lang w:bidi="fa-IR"/>
        </w:rPr>
      </w:pPr>
    </w:p>
    <w:p w14:paraId="250D080C" w14:textId="77777777" w:rsidR="00A06196" w:rsidDel="000A2FDF" w:rsidRDefault="00A06196" w:rsidP="007931D9">
      <w:pPr>
        <w:bidi/>
        <w:rPr>
          <w:del w:id="14772" w:author="Mehrnazi Boojari" w:date="2019-01-13T09:13:00Z"/>
          <w:rFonts w:ascii="B Lotus" w:eastAsia="Calibri" w:hAnsi="B Lotus" w:cs="B Lotus"/>
          <w:sz w:val="24"/>
          <w:szCs w:val="24"/>
          <w:rtl/>
          <w:lang w:bidi="fa-IR"/>
        </w:rPr>
      </w:pPr>
    </w:p>
    <w:p w14:paraId="7FFA794A" w14:textId="77777777" w:rsidR="00EA6F4D" w:rsidDel="000A2FDF" w:rsidRDefault="00EA6F4D" w:rsidP="00EA6F4D">
      <w:pPr>
        <w:bidi/>
        <w:rPr>
          <w:del w:id="14773" w:author="Mehrnazi Boojari" w:date="2019-01-13T09:13:00Z"/>
          <w:rFonts w:ascii="B Lotus" w:eastAsia="Calibri" w:hAnsi="B Lotus" w:cs="B Lotus"/>
          <w:sz w:val="24"/>
          <w:szCs w:val="24"/>
          <w:rtl/>
          <w:lang w:bidi="fa-IR"/>
        </w:rPr>
      </w:pPr>
    </w:p>
    <w:p w14:paraId="470C1048" w14:textId="77777777" w:rsidR="00EA6F4D" w:rsidDel="000A2FDF" w:rsidRDefault="00EA6F4D" w:rsidP="00EA6F4D">
      <w:pPr>
        <w:bidi/>
        <w:rPr>
          <w:del w:id="14774" w:author="Mehrnazi Boojari" w:date="2019-01-13T09:13:00Z"/>
          <w:rFonts w:ascii="B Lotus" w:eastAsia="Calibri" w:hAnsi="B Lotus" w:cs="B Lotus"/>
          <w:sz w:val="24"/>
          <w:szCs w:val="24"/>
          <w:rtl/>
          <w:lang w:bidi="fa-IR"/>
        </w:rPr>
      </w:pPr>
    </w:p>
    <w:p w14:paraId="34D9727F" w14:textId="77777777" w:rsidR="00EA6F4D" w:rsidDel="000A2FDF" w:rsidRDefault="00EA6F4D" w:rsidP="00EA6F4D">
      <w:pPr>
        <w:bidi/>
        <w:rPr>
          <w:del w:id="14775" w:author="Mehrnazi Boojari" w:date="2019-01-13T09:13:00Z"/>
          <w:rFonts w:ascii="B Lotus" w:eastAsia="Calibri" w:hAnsi="B Lotus" w:cs="B Lotus"/>
          <w:sz w:val="24"/>
          <w:szCs w:val="24"/>
          <w:rtl/>
          <w:lang w:bidi="fa-IR"/>
        </w:rPr>
      </w:pPr>
    </w:p>
    <w:p w14:paraId="150A51E6" w14:textId="77777777" w:rsidR="00EA6F4D" w:rsidDel="000A2FDF" w:rsidRDefault="00EA6F4D" w:rsidP="00EA6F4D">
      <w:pPr>
        <w:bidi/>
        <w:rPr>
          <w:del w:id="14776" w:author="Mehrnazi Boojari" w:date="2019-01-13T09:13:00Z"/>
          <w:rFonts w:ascii="B Lotus" w:eastAsia="Calibri" w:hAnsi="B Lotus" w:cs="B Lotus"/>
          <w:sz w:val="24"/>
          <w:szCs w:val="24"/>
          <w:rtl/>
          <w:lang w:bidi="fa-IR"/>
        </w:rPr>
      </w:pPr>
    </w:p>
    <w:p w14:paraId="47F49D46" w14:textId="77777777" w:rsidR="00EA6F4D" w:rsidDel="000A2FDF" w:rsidRDefault="00EA6F4D" w:rsidP="00EA6F4D">
      <w:pPr>
        <w:bidi/>
        <w:rPr>
          <w:del w:id="14777" w:author="Mehrnazi Boojari" w:date="2019-01-13T09:13:00Z"/>
          <w:rFonts w:ascii="B Lotus" w:eastAsia="Calibri" w:hAnsi="B Lotus" w:cs="B Lotus"/>
          <w:sz w:val="24"/>
          <w:szCs w:val="24"/>
          <w:rtl/>
          <w:lang w:bidi="fa-IR"/>
        </w:rPr>
      </w:pPr>
    </w:p>
    <w:p w14:paraId="0E427387" w14:textId="77777777" w:rsidR="00EA6F4D" w:rsidDel="000A2FDF" w:rsidRDefault="00EA6F4D" w:rsidP="00EA6F4D">
      <w:pPr>
        <w:bidi/>
        <w:rPr>
          <w:del w:id="14778" w:author="Mehrnazi Boojari" w:date="2019-01-13T09:13:00Z"/>
          <w:rFonts w:ascii="B Lotus" w:eastAsia="Calibri" w:hAnsi="B Lotus" w:cs="B Lotus"/>
          <w:sz w:val="24"/>
          <w:szCs w:val="24"/>
          <w:rtl/>
          <w:lang w:bidi="fa-IR"/>
        </w:rPr>
      </w:pPr>
    </w:p>
    <w:p w14:paraId="2656C781" w14:textId="77777777" w:rsidR="00EA6F4D" w:rsidDel="000A2FDF" w:rsidRDefault="00EA6F4D" w:rsidP="00EA6F4D">
      <w:pPr>
        <w:bidi/>
        <w:rPr>
          <w:del w:id="14779" w:author="Mehrnazi Boojari" w:date="2019-01-13T09:13:00Z"/>
          <w:rFonts w:ascii="B Lotus" w:eastAsia="Calibri" w:hAnsi="B Lotus" w:cs="B Lotus"/>
          <w:sz w:val="24"/>
          <w:szCs w:val="24"/>
          <w:rtl/>
          <w:lang w:bidi="fa-IR"/>
        </w:rPr>
      </w:pPr>
    </w:p>
    <w:p w14:paraId="6A3061F3" w14:textId="77777777" w:rsidR="00EA6F4D" w:rsidDel="000A2FDF" w:rsidRDefault="00EA6F4D" w:rsidP="00EA6F4D">
      <w:pPr>
        <w:bidi/>
        <w:rPr>
          <w:del w:id="14780" w:author="Mehrnazi Boojari" w:date="2019-01-13T09:13:00Z"/>
          <w:rFonts w:ascii="B Lotus" w:eastAsia="Calibri" w:hAnsi="B Lotus" w:cs="B Lotus"/>
          <w:sz w:val="24"/>
          <w:szCs w:val="24"/>
          <w:rtl/>
          <w:lang w:bidi="fa-IR"/>
        </w:rPr>
      </w:pPr>
    </w:p>
    <w:p w14:paraId="5D2A890F" w14:textId="77777777" w:rsidR="00EA6F4D" w:rsidDel="000A2FDF" w:rsidRDefault="00EA6F4D" w:rsidP="00EA6F4D">
      <w:pPr>
        <w:bidi/>
        <w:rPr>
          <w:del w:id="14781" w:author="Mehrnazi Boojari" w:date="2019-01-13T09:13:00Z"/>
          <w:rFonts w:ascii="B Lotus" w:eastAsia="Calibri" w:hAnsi="B Lotus" w:cs="B Lotus"/>
          <w:sz w:val="24"/>
          <w:szCs w:val="24"/>
          <w:rtl/>
          <w:lang w:bidi="fa-IR"/>
        </w:rPr>
      </w:pPr>
    </w:p>
    <w:p w14:paraId="43D8DFDD" w14:textId="77777777" w:rsidR="00EA6F4D" w:rsidDel="000A2FDF" w:rsidRDefault="00EA6F4D" w:rsidP="00EA6F4D">
      <w:pPr>
        <w:bidi/>
        <w:rPr>
          <w:del w:id="14782" w:author="Mehrnazi Boojari" w:date="2019-01-13T09:13:00Z"/>
          <w:rFonts w:ascii="B Lotus" w:eastAsia="Calibri" w:hAnsi="B Lotus" w:cs="B Lotus"/>
          <w:sz w:val="24"/>
          <w:szCs w:val="24"/>
          <w:rtl/>
          <w:lang w:bidi="fa-IR"/>
        </w:rPr>
      </w:pPr>
    </w:p>
    <w:p w14:paraId="7210EBD6" w14:textId="77777777" w:rsidR="00EA6F4D" w:rsidDel="000A2FDF" w:rsidRDefault="00EA6F4D" w:rsidP="00EA6F4D">
      <w:pPr>
        <w:bidi/>
        <w:rPr>
          <w:del w:id="14783" w:author="Mehrnazi Boojari" w:date="2019-01-13T09:13:00Z"/>
          <w:rFonts w:ascii="B Lotus" w:eastAsia="Calibri" w:hAnsi="B Lotus" w:cs="B Lotus"/>
          <w:sz w:val="24"/>
          <w:szCs w:val="24"/>
          <w:rtl/>
          <w:lang w:bidi="fa-IR"/>
        </w:rPr>
      </w:pPr>
    </w:p>
    <w:p w14:paraId="0E3466AF" w14:textId="77777777" w:rsidR="00EA6F4D" w:rsidDel="000A2FDF" w:rsidRDefault="00EA6F4D" w:rsidP="00EA6F4D">
      <w:pPr>
        <w:bidi/>
        <w:rPr>
          <w:del w:id="14784" w:author="Mehrnazi Boojari" w:date="2019-01-13T09:13:00Z"/>
          <w:rFonts w:ascii="B Lotus" w:eastAsia="Calibri" w:hAnsi="B Lotus" w:cs="B Lotus"/>
          <w:sz w:val="24"/>
          <w:szCs w:val="24"/>
          <w:rtl/>
          <w:lang w:bidi="fa-IR"/>
        </w:rPr>
      </w:pPr>
    </w:p>
    <w:p w14:paraId="0B53F775" w14:textId="77777777" w:rsidR="00EA6F4D" w:rsidRPr="007931D9" w:rsidRDefault="00EA6F4D" w:rsidP="00EA6F4D">
      <w:pPr>
        <w:bidi/>
        <w:rPr>
          <w:rFonts w:ascii="B Lotus" w:eastAsia="Calibri" w:hAnsi="B Lotus" w:cs="B Lotus"/>
          <w:sz w:val="24"/>
          <w:szCs w:val="24"/>
          <w:rtl/>
          <w:lang w:bidi="fa-IR"/>
        </w:rPr>
      </w:pPr>
    </w:p>
    <w:p w14:paraId="2F48F99A" w14:textId="77777777" w:rsidR="00EA6F4D" w:rsidRPr="00EA6F4D" w:rsidRDefault="00EA6F4D" w:rsidP="00EA6F4D">
      <w:pPr>
        <w:pStyle w:val="Heading1"/>
        <w:rPr>
          <w:rtl/>
        </w:rPr>
      </w:pPr>
      <w:bookmarkStart w:id="14785" w:name="_Toc531474524"/>
      <w:bookmarkStart w:id="14786" w:name="_Toc531474944"/>
      <w:bookmarkStart w:id="14787" w:name="_Toc531475008"/>
      <w:bookmarkStart w:id="14788" w:name="_Toc533781271"/>
      <w:bookmarkStart w:id="14789" w:name="_Toc533781498"/>
      <w:bookmarkStart w:id="14790" w:name="_Toc533781613"/>
      <w:bookmarkStart w:id="14791" w:name="_Toc533781799"/>
      <w:bookmarkStart w:id="14792" w:name="_Toc533782227"/>
      <w:r w:rsidRPr="00EA6F4D">
        <w:rPr>
          <w:rFonts w:hint="cs"/>
          <w:rtl/>
        </w:rPr>
        <w:t>فصل چهارم</w:t>
      </w:r>
      <w:del w:id="14793" w:author="Mehrnazi Boojari" w:date="2019-01-07T10:35:00Z">
        <w:r w:rsidRPr="00EA6F4D" w:rsidDel="006C73A5">
          <w:rPr>
            <w:rFonts w:hint="cs"/>
            <w:rtl/>
          </w:rPr>
          <w:delText xml:space="preserve"> : </w:delText>
        </w:r>
      </w:del>
      <w:ins w:id="14794" w:author="Mehrnazi Boojari" w:date="2019-01-07T10:35:00Z">
        <w:r w:rsidR="006C73A5">
          <w:rPr>
            <w:rFonts w:hint="cs"/>
            <w:rtl/>
          </w:rPr>
          <w:t xml:space="preserve">: </w:t>
        </w:r>
      </w:ins>
      <w:r w:rsidRPr="00EA6F4D">
        <w:rPr>
          <w:rFonts w:hint="cs"/>
          <w:rtl/>
        </w:rPr>
        <w:t xml:space="preserve">شبکه </w:t>
      </w:r>
      <w:del w:id="14795" w:author="Mehrnazi Boojari" w:date="2019-01-07T09:45:00Z">
        <w:r w:rsidRPr="00EA6F4D" w:rsidDel="006F7CCF">
          <w:rPr>
            <w:rFonts w:hint="cs"/>
            <w:rtl/>
          </w:rPr>
          <w:delText>راه حل</w:delText>
        </w:r>
      </w:del>
      <w:ins w:id="14796" w:author="Mehrnazi Boojari" w:date="2019-01-07T09:45:00Z">
        <w:r w:rsidR="006F7CCF">
          <w:rPr>
            <w:rFonts w:hint="cs"/>
            <w:rtl/>
          </w:rPr>
          <w:t>راه‌حل</w:t>
        </w:r>
      </w:ins>
      <w:del w:id="14797" w:author="Mehrnazi Boojari" w:date="2019-01-07T09:46:00Z">
        <w:r w:rsidRPr="00EA6F4D" w:rsidDel="006F7CCF">
          <w:rPr>
            <w:rFonts w:hint="cs"/>
            <w:rtl/>
          </w:rPr>
          <w:delText xml:space="preserve"> های </w:delText>
        </w:r>
      </w:del>
      <w:ins w:id="14798" w:author="Mehrnazi Boojari" w:date="2019-01-07T09:46:00Z">
        <w:r w:rsidR="006F7CCF">
          <w:rPr>
            <w:rFonts w:hint="cs"/>
            <w:rtl/>
          </w:rPr>
          <w:t xml:space="preserve">‌های </w:t>
        </w:r>
      </w:ins>
      <w:r w:rsidRPr="00EA6F4D">
        <w:rPr>
          <w:rFonts w:hint="cs"/>
          <w:rtl/>
        </w:rPr>
        <w:t>نظام چالش</w:t>
      </w:r>
      <w:del w:id="14799" w:author="Mehrnazi Boojari" w:date="2019-01-07T09:46:00Z">
        <w:r w:rsidRPr="00EA6F4D" w:rsidDel="006F7CCF">
          <w:rPr>
            <w:rFonts w:hint="cs"/>
            <w:rtl/>
          </w:rPr>
          <w:delText xml:space="preserve"> های </w:delText>
        </w:r>
      </w:del>
      <w:ins w:id="14800" w:author="Mehrnazi Boojari" w:date="2019-01-07T09:46:00Z">
        <w:r w:rsidR="006F7CCF">
          <w:rPr>
            <w:rFonts w:hint="cs"/>
            <w:rtl/>
          </w:rPr>
          <w:t xml:space="preserve">‌های </w:t>
        </w:r>
      </w:ins>
      <w:r w:rsidRPr="00EA6F4D">
        <w:rPr>
          <w:rFonts w:hint="cs"/>
          <w:rtl/>
        </w:rPr>
        <w:t>مسکن روستایی</w:t>
      </w:r>
      <w:bookmarkEnd w:id="14785"/>
      <w:bookmarkEnd w:id="14786"/>
      <w:bookmarkEnd w:id="14787"/>
      <w:bookmarkEnd w:id="14788"/>
      <w:bookmarkEnd w:id="14789"/>
      <w:bookmarkEnd w:id="14790"/>
      <w:bookmarkEnd w:id="14791"/>
      <w:bookmarkEnd w:id="14792"/>
      <w:r w:rsidRPr="00EA6F4D">
        <w:rPr>
          <w:rFonts w:hint="cs"/>
          <w:rtl/>
        </w:rPr>
        <w:t xml:space="preserve"> </w:t>
      </w:r>
    </w:p>
    <w:p w14:paraId="1D9C6855" w14:textId="77777777" w:rsidR="00EA6F4D" w:rsidRPr="00EA6F4D" w:rsidRDefault="00EA6F4D" w:rsidP="00EA6F4D">
      <w:pPr>
        <w:bidi/>
        <w:ind w:firstLine="227"/>
        <w:jc w:val="both"/>
        <w:rPr>
          <w:rFonts w:ascii="IRZar" w:hAnsi="IRZar" w:cs="B Lotus"/>
          <w:sz w:val="24"/>
          <w:szCs w:val="24"/>
          <w:rtl/>
          <w:lang w:bidi="fa-IR"/>
        </w:rPr>
      </w:pPr>
    </w:p>
    <w:p w14:paraId="145B4120" w14:textId="77777777" w:rsidR="00EA6F4D" w:rsidRPr="00EA6F4D" w:rsidRDefault="00EA6F4D" w:rsidP="00EA6F4D">
      <w:pPr>
        <w:bidi/>
        <w:ind w:firstLine="227"/>
        <w:jc w:val="both"/>
        <w:rPr>
          <w:rFonts w:ascii="IRZar" w:hAnsi="IRZar" w:cs="B Lotus"/>
          <w:sz w:val="32"/>
          <w:szCs w:val="32"/>
          <w:rtl/>
          <w:lang w:bidi="fa-IR"/>
        </w:rPr>
      </w:pPr>
    </w:p>
    <w:p w14:paraId="0BDE1D9A" w14:textId="77777777" w:rsidR="00EA6F4D" w:rsidRPr="00EA6F4D" w:rsidRDefault="00EA6F4D" w:rsidP="00EA6F4D">
      <w:pPr>
        <w:bidi/>
        <w:ind w:firstLine="227"/>
        <w:jc w:val="both"/>
        <w:rPr>
          <w:rFonts w:ascii="IRZar" w:hAnsi="IRZar" w:cs="B Lotus"/>
          <w:sz w:val="24"/>
          <w:szCs w:val="24"/>
          <w:rtl/>
          <w:lang w:bidi="fa-IR"/>
        </w:rPr>
      </w:pPr>
    </w:p>
    <w:p w14:paraId="63226087" w14:textId="77777777" w:rsidR="00EA6F4D" w:rsidRPr="00EA6F4D" w:rsidRDefault="00EA6F4D" w:rsidP="00EA6F4D">
      <w:pPr>
        <w:bidi/>
        <w:ind w:firstLine="227"/>
        <w:jc w:val="both"/>
        <w:rPr>
          <w:rFonts w:ascii="IRZar" w:hAnsi="IRZar" w:cs="B Lotus"/>
          <w:sz w:val="24"/>
          <w:szCs w:val="24"/>
          <w:rtl/>
          <w:lang w:bidi="fa-IR"/>
        </w:rPr>
      </w:pPr>
    </w:p>
    <w:p w14:paraId="38DE151A" w14:textId="77777777" w:rsidR="00EA6F4D" w:rsidRPr="00EA6F4D" w:rsidRDefault="00EA6F4D" w:rsidP="00EA6F4D">
      <w:pPr>
        <w:bidi/>
        <w:ind w:firstLine="227"/>
        <w:jc w:val="both"/>
        <w:rPr>
          <w:rFonts w:ascii="IRZar" w:hAnsi="IRZar" w:cs="B Lotus"/>
          <w:sz w:val="24"/>
          <w:szCs w:val="24"/>
          <w:rtl/>
          <w:lang w:bidi="fa-IR"/>
        </w:rPr>
      </w:pPr>
    </w:p>
    <w:p w14:paraId="3ADC5C2A" w14:textId="77777777" w:rsidR="00EA6F4D" w:rsidRPr="00EA6F4D" w:rsidRDefault="00EA6F4D" w:rsidP="00EA6F4D">
      <w:pPr>
        <w:bidi/>
        <w:ind w:firstLine="227"/>
        <w:jc w:val="both"/>
        <w:rPr>
          <w:rFonts w:ascii="IRZar" w:hAnsi="IRZar" w:cs="B Lotus"/>
          <w:sz w:val="24"/>
          <w:szCs w:val="24"/>
          <w:rtl/>
          <w:lang w:bidi="fa-IR"/>
        </w:rPr>
      </w:pPr>
    </w:p>
    <w:p w14:paraId="32C8894E" w14:textId="77777777" w:rsidR="00EA6F4D" w:rsidRPr="00EA6F4D" w:rsidRDefault="00EA6F4D" w:rsidP="00EA6F4D">
      <w:pPr>
        <w:bidi/>
        <w:ind w:firstLine="227"/>
        <w:jc w:val="both"/>
        <w:rPr>
          <w:rFonts w:ascii="IRZar" w:hAnsi="IRZar" w:cs="B Lotus"/>
          <w:sz w:val="24"/>
          <w:szCs w:val="24"/>
          <w:rtl/>
          <w:lang w:bidi="fa-IR"/>
        </w:rPr>
      </w:pPr>
    </w:p>
    <w:p w14:paraId="52484B34" w14:textId="77777777" w:rsidR="00EA6F4D" w:rsidRPr="00EA6F4D" w:rsidRDefault="00EA6F4D" w:rsidP="00EA6F4D">
      <w:pPr>
        <w:bidi/>
        <w:ind w:firstLine="227"/>
        <w:jc w:val="both"/>
        <w:rPr>
          <w:rFonts w:ascii="IRZar" w:hAnsi="IRZar" w:cs="B Lotus"/>
          <w:sz w:val="24"/>
          <w:szCs w:val="24"/>
          <w:rtl/>
          <w:lang w:bidi="fa-IR"/>
        </w:rPr>
      </w:pPr>
    </w:p>
    <w:p w14:paraId="3A79E9E0" w14:textId="77777777" w:rsidR="00EA6F4D" w:rsidRPr="00EA6F4D" w:rsidRDefault="00EA6F4D" w:rsidP="00EA6F4D">
      <w:pPr>
        <w:bidi/>
        <w:ind w:firstLine="227"/>
        <w:jc w:val="both"/>
        <w:rPr>
          <w:rFonts w:ascii="IRZar" w:hAnsi="IRZar" w:cs="B Lotus"/>
          <w:sz w:val="24"/>
          <w:szCs w:val="24"/>
          <w:rtl/>
          <w:lang w:bidi="fa-IR"/>
        </w:rPr>
      </w:pPr>
    </w:p>
    <w:p w14:paraId="720E03FF" w14:textId="77777777" w:rsidR="00EA6F4D" w:rsidRPr="00EA6F4D" w:rsidRDefault="00EA6F4D" w:rsidP="00EA6F4D">
      <w:pPr>
        <w:bidi/>
        <w:ind w:firstLine="227"/>
        <w:jc w:val="both"/>
        <w:rPr>
          <w:rFonts w:ascii="IRZar" w:hAnsi="IRZar" w:cs="B Lotus"/>
          <w:sz w:val="24"/>
          <w:szCs w:val="24"/>
          <w:rtl/>
          <w:lang w:bidi="fa-IR"/>
        </w:rPr>
      </w:pPr>
    </w:p>
    <w:p w14:paraId="1EBC54BC" w14:textId="77777777" w:rsidR="00EA6F4D" w:rsidRDefault="00EA6F4D" w:rsidP="00EA6F4D">
      <w:pPr>
        <w:bidi/>
        <w:jc w:val="both"/>
        <w:rPr>
          <w:rFonts w:ascii="IRZar" w:hAnsi="IRZar" w:cs="B Lotus"/>
          <w:sz w:val="24"/>
          <w:szCs w:val="24"/>
          <w:rtl/>
          <w:lang w:bidi="fa-IR"/>
        </w:rPr>
      </w:pPr>
    </w:p>
    <w:p w14:paraId="3A0B76F4" w14:textId="77777777" w:rsidR="00EA6F4D" w:rsidRDefault="00EA6F4D" w:rsidP="00EA6F4D">
      <w:pPr>
        <w:bidi/>
        <w:jc w:val="both"/>
        <w:rPr>
          <w:rFonts w:ascii="IRZar" w:hAnsi="IRZar" w:cs="B Lotus"/>
          <w:sz w:val="24"/>
          <w:szCs w:val="24"/>
          <w:rtl/>
          <w:lang w:bidi="fa-IR"/>
        </w:rPr>
      </w:pPr>
    </w:p>
    <w:p w14:paraId="64DF537E" w14:textId="77777777" w:rsidR="00EA6F4D" w:rsidRDefault="00EA6F4D" w:rsidP="00EA6F4D">
      <w:pPr>
        <w:bidi/>
        <w:jc w:val="both"/>
        <w:rPr>
          <w:rFonts w:ascii="IRZar" w:hAnsi="IRZar" w:cs="B Lotus"/>
          <w:sz w:val="24"/>
          <w:szCs w:val="24"/>
          <w:rtl/>
          <w:lang w:bidi="fa-IR"/>
        </w:rPr>
      </w:pPr>
    </w:p>
    <w:p w14:paraId="6692F558" w14:textId="77777777" w:rsidR="00EA6F4D" w:rsidRDefault="00EA6F4D" w:rsidP="00EA6F4D">
      <w:pPr>
        <w:bidi/>
        <w:jc w:val="both"/>
        <w:rPr>
          <w:rFonts w:ascii="IRZar" w:hAnsi="IRZar" w:cs="B Lotus"/>
          <w:sz w:val="24"/>
          <w:szCs w:val="24"/>
          <w:rtl/>
          <w:lang w:bidi="fa-IR"/>
        </w:rPr>
      </w:pPr>
    </w:p>
    <w:p w14:paraId="2EDB1260" w14:textId="77777777" w:rsidR="00EA6F4D" w:rsidRDefault="00EA6F4D" w:rsidP="00EA6F4D">
      <w:pPr>
        <w:bidi/>
        <w:jc w:val="both"/>
        <w:rPr>
          <w:rFonts w:ascii="IRZar" w:hAnsi="IRZar" w:cs="B Lotus"/>
          <w:sz w:val="24"/>
          <w:szCs w:val="24"/>
          <w:rtl/>
          <w:lang w:bidi="fa-IR"/>
        </w:rPr>
      </w:pPr>
    </w:p>
    <w:p w14:paraId="255CCBD0" w14:textId="77777777" w:rsidR="00EA6F4D" w:rsidRDefault="00EA6F4D" w:rsidP="00EA6F4D">
      <w:pPr>
        <w:bidi/>
        <w:jc w:val="both"/>
        <w:rPr>
          <w:rFonts w:ascii="IRZar" w:hAnsi="IRZar" w:cs="B Lotus"/>
          <w:sz w:val="24"/>
          <w:szCs w:val="24"/>
          <w:rtl/>
          <w:lang w:bidi="fa-IR"/>
        </w:rPr>
      </w:pPr>
    </w:p>
    <w:p w14:paraId="7403A35B" w14:textId="77777777" w:rsidR="00EA6F4D" w:rsidRDefault="00EA6F4D" w:rsidP="00EA6F4D">
      <w:pPr>
        <w:bidi/>
        <w:jc w:val="both"/>
        <w:rPr>
          <w:rFonts w:ascii="IRZar" w:hAnsi="IRZar" w:cs="B Lotus"/>
          <w:sz w:val="24"/>
          <w:szCs w:val="24"/>
          <w:rtl/>
          <w:lang w:bidi="fa-IR"/>
        </w:rPr>
      </w:pPr>
    </w:p>
    <w:p w14:paraId="4A9ECE1F" w14:textId="77777777" w:rsidR="00EA6F4D" w:rsidRDefault="00EA6F4D" w:rsidP="00EA6F4D">
      <w:pPr>
        <w:bidi/>
        <w:jc w:val="both"/>
        <w:rPr>
          <w:rFonts w:ascii="IRZar" w:hAnsi="IRZar" w:cs="B Lotus"/>
          <w:sz w:val="24"/>
          <w:szCs w:val="24"/>
          <w:rtl/>
          <w:lang w:bidi="fa-IR"/>
        </w:rPr>
      </w:pPr>
    </w:p>
    <w:p w14:paraId="4956630A" w14:textId="77777777" w:rsidR="00EA6F4D" w:rsidRDefault="00EA6F4D" w:rsidP="00EA6F4D">
      <w:pPr>
        <w:bidi/>
        <w:jc w:val="both"/>
        <w:rPr>
          <w:rFonts w:ascii="IRZar" w:hAnsi="IRZar" w:cs="B Lotus"/>
          <w:sz w:val="24"/>
          <w:szCs w:val="24"/>
          <w:rtl/>
          <w:lang w:bidi="fa-IR"/>
        </w:rPr>
      </w:pPr>
    </w:p>
    <w:p w14:paraId="12224011" w14:textId="77777777" w:rsidR="00EA6F4D" w:rsidRDefault="00EA6F4D" w:rsidP="00EA6F4D">
      <w:pPr>
        <w:bidi/>
        <w:jc w:val="both"/>
        <w:rPr>
          <w:rFonts w:ascii="IRZar" w:hAnsi="IRZar" w:cs="B Lotus"/>
          <w:sz w:val="24"/>
          <w:szCs w:val="24"/>
          <w:rtl/>
          <w:lang w:bidi="fa-IR"/>
        </w:rPr>
      </w:pPr>
    </w:p>
    <w:p w14:paraId="47007FF3" w14:textId="77777777" w:rsidR="00EA6F4D" w:rsidRDefault="00EA6F4D" w:rsidP="00EA6F4D">
      <w:pPr>
        <w:bidi/>
        <w:jc w:val="both"/>
        <w:rPr>
          <w:rFonts w:ascii="IRZar" w:hAnsi="IRZar" w:cs="B Lotus"/>
          <w:sz w:val="24"/>
          <w:szCs w:val="24"/>
          <w:rtl/>
          <w:lang w:bidi="fa-IR"/>
        </w:rPr>
      </w:pPr>
      <w:r>
        <w:rPr>
          <w:rFonts w:ascii="IRZar" w:hAnsi="IRZar" w:cs="B Lotus" w:hint="cs"/>
          <w:sz w:val="24"/>
          <w:szCs w:val="24"/>
          <w:rtl/>
          <w:lang w:bidi="fa-IR"/>
        </w:rPr>
        <w:t xml:space="preserve">نمودار فصل چهارم </w:t>
      </w:r>
    </w:p>
    <w:p w14:paraId="79397AD2" w14:textId="77777777" w:rsidR="00EA6F4D" w:rsidRDefault="00EA6F4D" w:rsidP="00EA6F4D">
      <w:pPr>
        <w:bidi/>
        <w:jc w:val="both"/>
        <w:rPr>
          <w:rFonts w:ascii="IRZar" w:hAnsi="IRZar" w:cs="B Lotus"/>
          <w:sz w:val="24"/>
          <w:szCs w:val="24"/>
          <w:rtl/>
          <w:lang w:bidi="fa-IR"/>
        </w:rPr>
      </w:pPr>
    </w:p>
    <w:p w14:paraId="2D29B98F" w14:textId="77777777" w:rsidR="00EA6F4D" w:rsidRDefault="00EA6F4D" w:rsidP="00EA6F4D">
      <w:pPr>
        <w:bidi/>
        <w:jc w:val="both"/>
        <w:rPr>
          <w:rFonts w:ascii="IRZar" w:hAnsi="IRZar" w:cs="B Lotus"/>
          <w:sz w:val="24"/>
          <w:szCs w:val="24"/>
          <w:rtl/>
          <w:lang w:bidi="fa-IR"/>
        </w:rPr>
      </w:pPr>
    </w:p>
    <w:p w14:paraId="34C072C0" w14:textId="77777777" w:rsidR="00EA6F4D" w:rsidRDefault="00EA6F4D" w:rsidP="00EA6F4D">
      <w:pPr>
        <w:bidi/>
        <w:jc w:val="both"/>
        <w:rPr>
          <w:rFonts w:ascii="IRZar" w:hAnsi="IRZar" w:cs="B Lotus"/>
          <w:sz w:val="24"/>
          <w:szCs w:val="24"/>
          <w:rtl/>
          <w:lang w:bidi="fa-IR"/>
        </w:rPr>
      </w:pPr>
    </w:p>
    <w:p w14:paraId="55FEF462" w14:textId="77777777" w:rsidR="00EA6F4D" w:rsidRDefault="00EA6F4D" w:rsidP="00EA6F4D">
      <w:pPr>
        <w:bidi/>
        <w:jc w:val="both"/>
        <w:rPr>
          <w:rFonts w:ascii="IRZar" w:hAnsi="IRZar" w:cs="B Lotus"/>
          <w:sz w:val="24"/>
          <w:szCs w:val="24"/>
          <w:rtl/>
          <w:lang w:bidi="fa-IR"/>
        </w:rPr>
      </w:pPr>
    </w:p>
    <w:p w14:paraId="30F23C21" w14:textId="77777777" w:rsidR="00EA6F4D" w:rsidRDefault="00EA6F4D" w:rsidP="00EA6F4D">
      <w:pPr>
        <w:bidi/>
        <w:jc w:val="both"/>
        <w:rPr>
          <w:rFonts w:ascii="IRZar" w:hAnsi="IRZar" w:cs="B Lotus"/>
          <w:sz w:val="24"/>
          <w:szCs w:val="24"/>
          <w:rtl/>
          <w:lang w:bidi="fa-IR"/>
        </w:rPr>
      </w:pPr>
    </w:p>
    <w:p w14:paraId="57F98060" w14:textId="77777777" w:rsidR="00EA6F4D" w:rsidRDefault="00EA6F4D" w:rsidP="00EA6F4D">
      <w:pPr>
        <w:bidi/>
        <w:jc w:val="both"/>
        <w:rPr>
          <w:rFonts w:ascii="IRZar" w:hAnsi="IRZar" w:cs="B Lotus"/>
          <w:sz w:val="24"/>
          <w:szCs w:val="24"/>
          <w:rtl/>
          <w:lang w:bidi="fa-IR"/>
        </w:rPr>
      </w:pPr>
    </w:p>
    <w:p w14:paraId="19BEBA2B" w14:textId="77777777" w:rsidR="00EA6F4D" w:rsidRDefault="00EA6F4D" w:rsidP="00EA6F4D">
      <w:pPr>
        <w:bidi/>
        <w:jc w:val="both"/>
        <w:rPr>
          <w:rFonts w:ascii="IRZar" w:hAnsi="IRZar" w:cs="B Lotus"/>
          <w:sz w:val="24"/>
          <w:szCs w:val="24"/>
          <w:rtl/>
          <w:lang w:bidi="fa-IR"/>
        </w:rPr>
      </w:pPr>
    </w:p>
    <w:p w14:paraId="44F8CE8D" w14:textId="77777777" w:rsidR="00EA6F4D" w:rsidRDefault="00EA6F4D" w:rsidP="00EA6F4D">
      <w:pPr>
        <w:bidi/>
        <w:jc w:val="both"/>
        <w:rPr>
          <w:rFonts w:ascii="IRZar" w:hAnsi="IRZar" w:cs="B Lotus"/>
          <w:sz w:val="24"/>
          <w:szCs w:val="24"/>
          <w:rtl/>
          <w:lang w:bidi="fa-IR"/>
        </w:rPr>
      </w:pPr>
    </w:p>
    <w:p w14:paraId="1818C347" w14:textId="77777777" w:rsidR="00EA6F4D" w:rsidRDefault="00EA6F4D" w:rsidP="00EA6F4D">
      <w:pPr>
        <w:bidi/>
        <w:jc w:val="both"/>
        <w:rPr>
          <w:rFonts w:ascii="IRZar" w:hAnsi="IRZar" w:cs="B Lotus"/>
          <w:sz w:val="24"/>
          <w:szCs w:val="24"/>
          <w:rtl/>
          <w:lang w:bidi="fa-IR"/>
        </w:rPr>
      </w:pPr>
    </w:p>
    <w:p w14:paraId="09083C49" w14:textId="77777777" w:rsidR="00EA6F4D" w:rsidRDefault="00EA6F4D" w:rsidP="00EA6F4D">
      <w:pPr>
        <w:bidi/>
        <w:jc w:val="both"/>
        <w:rPr>
          <w:rFonts w:ascii="IRZar" w:hAnsi="IRZar" w:cs="B Lotus"/>
          <w:sz w:val="24"/>
          <w:szCs w:val="24"/>
          <w:rtl/>
          <w:lang w:bidi="fa-IR"/>
        </w:rPr>
      </w:pPr>
    </w:p>
    <w:p w14:paraId="1BFD668F" w14:textId="77777777" w:rsidR="00EA6F4D" w:rsidRDefault="00EA6F4D" w:rsidP="00EA6F4D">
      <w:pPr>
        <w:bidi/>
        <w:jc w:val="both"/>
        <w:rPr>
          <w:rFonts w:ascii="IRZar" w:hAnsi="IRZar" w:cs="B Lotus"/>
          <w:sz w:val="24"/>
          <w:szCs w:val="24"/>
          <w:rtl/>
          <w:lang w:bidi="fa-IR"/>
        </w:rPr>
      </w:pPr>
    </w:p>
    <w:p w14:paraId="63542B9A" w14:textId="77777777" w:rsidR="00EA6F4D" w:rsidRDefault="00EA6F4D" w:rsidP="00EA6F4D">
      <w:pPr>
        <w:bidi/>
        <w:jc w:val="both"/>
        <w:rPr>
          <w:rFonts w:ascii="IRZar" w:hAnsi="IRZar" w:cs="B Lotus"/>
          <w:sz w:val="24"/>
          <w:szCs w:val="24"/>
          <w:rtl/>
          <w:lang w:bidi="fa-IR"/>
        </w:rPr>
      </w:pPr>
    </w:p>
    <w:p w14:paraId="2F19A0DE" w14:textId="77777777" w:rsidR="00EA6F4D" w:rsidRDefault="00EA6F4D" w:rsidP="00EA6F4D">
      <w:pPr>
        <w:bidi/>
        <w:jc w:val="both"/>
        <w:rPr>
          <w:rFonts w:ascii="IRZar" w:hAnsi="IRZar" w:cs="B Lotus"/>
          <w:sz w:val="24"/>
          <w:szCs w:val="24"/>
          <w:rtl/>
          <w:lang w:bidi="fa-IR"/>
        </w:rPr>
      </w:pPr>
    </w:p>
    <w:p w14:paraId="053D2A09" w14:textId="77777777" w:rsidR="00EA6F4D" w:rsidRDefault="00EA6F4D" w:rsidP="00EA6F4D">
      <w:pPr>
        <w:bidi/>
        <w:jc w:val="both"/>
        <w:rPr>
          <w:rFonts w:ascii="IRZar" w:hAnsi="IRZar" w:cs="B Lotus"/>
          <w:sz w:val="24"/>
          <w:szCs w:val="24"/>
          <w:rtl/>
          <w:lang w:bidi="fa-IR"/>
        </w:rPr>
      </w:pPr>
    </w:p>
    <w:p w14:paraId="16825664" w14:textId="77777777" w:rsidR="00EA6F4D" w:rsidRDefault="00EA6F4D" w:rsidP="00EA6F4D">
      <w:pPr>
        <w:bidi/>
        <w:jc w:val="both"/>
        <w:rPr>
          <w:rFonts w:ascii="IRZar" w:hAnsi="IRZar" w:cs="B Lotus"/>
          <w:sz w:val="24"/>
          <w:szCs w:val="24"/>
          <w:rtl/>
          <w:lang w:bidi="fa-IR"/>
        </w:rPr>
      </w:pPr>
    </w:p>
    <w:p w14:paraId="2138F9DF" w14:textId="77777777" w:rsidR="00EA6F4D" w:rsidRDefault="00EA6F4D" w:rsidP="00EA6F4D">
      <w:pPr>
        <w:bidi/>
        <w:jc w:val="both"/>
        <w:rPr>
          <w:rFonts w:ascii="IRZar" w:hAnsi="IRZar" w:cs="B Lotus"/>
          <w:sz w:val="24"/>
          <w:szCs w:val="24"/>
          <w:rtl/>
          <w:lang w:bidi="fa-IR"/>
        </w:rPr>
      </w:pPr>
    </w:p>
    <w:p w14:paraId="21D694B0" w14:textId="77777777" w:rsidR="00EA6F4D" w:rsidRDefault="00EA6F4D" w:rsidP="00EA6F4D">
      <w:pPr>
        <w:bidi/>
        <w:jc w:val="both"/>
        <w:rPr>
          <w:rFonts w:ascii="IRZar" w:hAnsi="IRZar" w:cs="B Lotus"/>
          <w:sz w:val="24"/>
          <w:szCs w:val="24"/>
          <w:rtl/>
          <w:lang w:bidi="fa-IR"/>
        </w:rPr>
      </w:pPr>
    </w:p>
    <w:p w14:paraId="4012F203" w14:textId="77777777" w:rsidR="00EA6F4D" w:rsidRDefault="00EA6F4D" w:rsidP="00EA6F4D">
      <w:pPr>
        <w:bidi/>
        <w:jc w:val="both"/>
        <w:rPr>
          <w:rFonts w:ascii="IRZar" w:hAnsi="IRZar" w:cs="B Lotus"/>
          <w:sz w:val="24"/>
          <w:szCs w:val="24"/>
          <w:rtl/>
          <w:lang w:bidi="fa-IR"/>
        </w:rPr>
      </w:pPr>
    </w:p>
    <w:p w14:paraId="31DB4145" w14:textId="77777777" w:rsidR="00EA6F4D" w:rsidRDefault="00EA6F4D" w:rsidP="00EA6F4D">
      <w:pPr>
        <w:bidi/>
        <w:jc w:val="both"/>
        <w:rPr>
          <w:rFonts w:ascii="IRZar" w:hAnsi="IRZar" w:cs="B Lotus"/>
          <w:sz w:val="24"/>
          <w:szCs w:val="24"/>
          <w:rtl/>
          <w:lang w:bidi="fa-IR"/>
        </w:rPr>
      </w:pPr>
    </w:p>
    <w:p w14:paraId="4363C849" w14:textId="77777777" w:rsidR="00EA6F4D" w:rsidRDefault="00EA6F4D" w:rsidP="00EA6F4D">
      <w:pPr>
        <w:bidi/>
        <w:jc w:val="both"/>
        <w:rPr>
          <w:rFonts w:ascii="IRZar" w:hAnsi="IRZar" w:cs="B Lotus"/>
          <w:sz w:val="24"/>
          <w:szCs w:val="24"/>
          <w:rtl/>
          <w:lang w:bidi="fa-IR"/>
        </w:rPr>
      </w:pPr>
    </w:p>
    <w:p w14:paraId="660778A7" w14:textId="77777777" w:rsidR="00EA6F4D" w:rsidRPr="00EA6F4D" w:rsidRDefault="00EA6F4D" w:rsidP="00EA6F4D">
      <w:pPr>
        <w:bidi/>
        <w:jc w:val="both"/>
        <w:rPr>
          <w:rFonts w:ascii="IRZar" w:hAnsi="IRZar" w:cs="B Lotus"/>
          <w:sz w:val="24"/>
          <w:szCs w:val="24"/>
          <w:rtl/>
          <w:lang w:bidi="fa-IR"/>
        </w:rPr>
      </w:pPr>
    </w:p>
    <w:p w14:paraId="47AC7A3B" w14:textId="77777777" w:rsidR="00EA6F4D" w:rsidRPr="00EA6F4D" w:rsidRDefault="00EA6F4D" w:rsidP="00EA6F4D">
      <w:pPr>
        <w:bidi/>
        <w:ind w:firstLine="227"/>
        <w:jc w:val="both"/>
        <w:rPr>
          <w:rFonts w:ascii="IRZar" w:hAnsi="IRZar" w:cs="B Nazanin"/>
          <w:b/>
          <w:bCs/>
          <w:sz w:val="28"/>
          <w:szCs w:val="28"/>
          <w:rtl/>
          <w:lang w:bidi="fa-IR"/>
        </w:rPr>
      </w:pPr>
      <w:r w:rsidRPr="00EA6F4D">
        <w:rPr>
          <w:rFonts w:ascii="IRZar" w:hAnsi="IRZar" w:cs="B Nazanin" w:hint="cs"/>
          <w:b/>
          <w:bCs/>
          <w:sz w:val="28"/>
          <w:szCs w:val="28"/>
          <w:rtl/>
          <w:lang w:bidi="fa-IR"/>
        </w:rPr>
        <w:t xml:space="preserve">مقدمه </w:t>
      </w:r>
    </w:p>
    <w:p w14:paraId="3EDA01ED" w14:textId="77777777" w:rsidR="00EA6F4D" w:rsidRPr="00EA6F4D" w:rsidRDefault="00EA6F4D" w:rsidP="00F838B3">
      <w:pPr>
        <w:bidi/>
        <w:ind w:firstLine="227"/>
        <w:jc w:val="both"/>
        <w:rPr>
          <w:rFonts w:ascii="IRZar" w:hAnsi="IRZar" w:cs="B Lotus"/>
          <w:sz w:val="24"/>
          <w:szCs w:val="24"/>
          <w:rtl/>
          <w:lang w:bidi="fa-IR"/>
        </w:rPr>
      </w:pPr>
      <w:r w:rsidRPr="00EA6F4D">
        <w:rPr>
          <w:rFonts w:ascii="IRZar" w:hAnsi="IRZar" w:cs="B Lotus" w:hint="cs"/>
          <w:sz w:val="24"/>
          <w:szCs w:val="24"/>
          <w:rtl/>
          <w:lang w:bidi="fa-IR"/>
        </w:rPr>
        <w:t>رسیدن به آرمان و هدف مورد نظر زمانی محقق</w:t>
      </w:r>
      <w:del w:id="14801" w:author="Mehrnazi Boojari" w:date="2019-01-07T09:49:00Z">
        <w:r w:rsidRPr="00EA6F4D" w:rsidDel="006F7CCF">
          <w:rPr>
            <w:rFonts w:ascii="IRZar" w:hAnsi="IRZar" w:cs="B Lotus" w:hint="cs"/>
            <w:sz w:val="24"/>
            <w:szCs w:val="24"/>
            <w:rtl/>
            <w:lang w:bidi="fa-IR"/>
          </w:rPr>
          <w:delText xml:space="preserve"> می </w:delText>
        </w:r>
      </w:del>
      <w:ins w:id="14802"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شود که بر</w:t>
      </w:r>
      <w:ins w:id="14803" w:author="Mehrnazi Boojari" w:date="2019-01-14T23:49:00Z">
        <w:r w:rsidR="00F838B3">
          <w:rPr>
            <w:rFonts w:ascii="IRZar" w:hAnsi="IRZar" w:cs="B Lotus" w:hint="cs"/>
            <w:sz w:val="24"/>
            <w:szCs w:val="24"/>
            <w:rtl/>
            <w:lang w:bidi="fa-IR"/>
          </w:rPr>
          <w:t xml:space="preserve"> </w:t>
        </w:r>
      </w:ins>
      <w:r w:rsidRPr="00EA6F4D">
        <w:rPr>
          <w:rFonts w:ascii="IRZar" w:hAnsi="IRZar" w:cs="B Lotus" w:hint="cs"/>
          <w:sz w:val="24"/>
          <w:szCs w:val="24"/>
          <w:rtl/>
          <w:lang w:bidi="fa-IR"/>
        </w:rPr>
        <w:t>پایه فهم درست موضوع، چالش</w:t>
      </w:r>
      <w:del w:id="14804" w:author="Mehrnazi Boojari" w:date="2019-01-07T09:45:00Z">
        <w:r w:rsidRPr="00EA6F4D" w:rsidDel="006F7CCF">
          <w:rPr>
            <w:rFonts w:ascii="IRZar" w:hAnsi="IRZar" w:cs="B Lotus" w:hint="cs"/>
            <w:sz w:val="24"/>
            <w:szCs w:val="24"/>
            <w:rtl/>
            <w:lang w:bidi="fa-IR"/>
          </w:rPr>
          <w:delText xml:space="preserve"> ها </w:delText>
        </w:r>
      </w:del>
      <w:ins w:id="14805"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و مسائل موضوع با دقت تمام احصا</w:t>
      </w:r>
      <w:del w:id="14806" w:author="Mehrnazi Boojari" w:date="2019-01-14T23:49:00Z">
        <w:r w:rsidRPr="00EA6F4D" w:rsidDel="00F838B3">
          <w:rPr>
            <w:rFonts w:ascii="IRZar" w:hAnsi="IRZar" w:cs="B Lotus" w:hint="cs"/>
            <w:sz w:val="24"/>
            <w:szCs w:val="24"/>
            <w:rtl/>
            <w:lang w:bidi="fa-IR"/>
          </w:rPr>
          <w:delText>ء</w:delText>
        </w:r>
      </w:del>
      <w:r w:rsidRPr="00EA6F4D">
        <w:rPr>
          <w:rFonts w:ascii="IRZar" w:hAnsi="IRZar" w:cs="B Lotus" w:hint="cs"/>
          <w:sz w:val="24"/>
          <w:szCs w:val="24"/>
          <w:rtl/>
          <w:lang w:bidi="fa-IR"/>
        </w:rPr>
        <w:t xml:space="preserve"> </w:t>
      </w:r>
      <w:del w:id="14807" w:author="Mehrnazi Boojari" w:date="2019-01-14T23:49:00Z">
        <w:r w:rsidRPr="00EA6F4D" w:rsidDel="00F838B3">
          <w:rPr>
            <w:rFonts w:ascii="IRZar" w:hAnsi="IRZar" w:cs="B Lotus" w:hint="cs"/>
            <w:sz w:val="24"/>
            <w:szCs w:val="24"/>
            <w:rtl/>
            <w:lang w:bidi="fa-IR"/>
          </w:rPr>
          <w:delText xml:space="preserve">شده </w:delText>
        </w:r>
      </w:del>
      <w:ins w:id="14808" w:author="Mehrnazi Boojari" w:date="2019-01-14T23:49:00Z">
        <w:r w:rsidR="00F838B3" w:rsidRPr="00EA6F4D">
          <w:rPr>
            <w:rFonts w:ascii="IRZar" w:hAnsi="IRZar" w:cs="B Lotus" w:hint="cs"/>
            <w:sz w:val="24"/>
            <w:szCs w:val="24"/>
            <w:rtl/>
            <w:lang w:bidi="fa-IR"/>
          </w:rPr>
          <w:t>ش</w:t>
        </w:r>
        <w:r w:rsidR="00F838B3">
          <w:rPr>
            <w:rFonts w:ascii="IRZar" w:hAnsi="IRZar" w:cs="B Lotus" w:hint="cs"/>
            <w:sz w:val="24"/>
            <w:szCs w:val="24"/>
            <w:rtl/>
            <w:lang w:bidi="fa-IR"/>
          </w:rPr>
          <w:t>ود</w:t>
        </w:r>
        <w:r w:rsidR="00F838B3" w:rsidRPr="00EA6F4D">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و </w:t>
      </w:r>
      <w:del w:id="14809" w:author="Mehrnazi Boojari" w:date="2019-01-07T09:45:00Z">
        <w:r w:rsidRPr="00EA6F4D" w:rsidDel="006F7CCF">
          <w:rPr>
            <w:rFonts w:ascii="IRZar" w:hAnsi="IRZar" w:cs="B Lotus" w:hint="cs"/>
            <w:sz w:val="24"/>
            <w:szCs w:val="24"/>
            <w:rtl/>
            <w:lang w:bidi="fa-IR"/>
          </w:rPr>
          <w:delText>راه حل</w:delText>
        </w:r>
      </w:del>
      <w:ins w:id="14810" w:author="Mehrnazi Boojari" w:date="2019-01-07T09:45:00Z">
        <w:r w:rsidR="006F7CCF">
          <w:rPr>
            <w:rFonts w:ascii="IRZar" w:hAnsi="IRZar" w:cs="B Lotus" w:hint="cs"/>
            <w:sz w:val="24"/>
            <w:szCs w:val="24"/>
            <w:rtl/>
            <w:lang w:bidi="fa-IR"/>
          </w:rPr>
          <w:t>راه‌حل</w:t>
        </w:r>
      </w:ins>
      <w:del w:id="14811" w:author="Mehrnazi Boojari" w:date="2019-01-07T09:46:00Z">
        <w:r w:rsidRPr="00EA6F4D" w:rsidDel="006F7CCF">
          <w:rPr>
            <w:rFonts w:ascii="IRZar" w:hAnsi="IRZar" w:cs="B Lotus" w:hint="cs"/>
            <w:sz w:val="24"/>
            <w:szCs w:val="24"/>
            <w:rtl/>
            <w:lang w:bidi="fa-IR"/>
          </w:rPr>
          <w:delText xml:space="preserve"> های </w:delText>
        </w:r>
      </w:del>
      <w:ins w:id="14812" w:author="Mehrnazi Boojari" w:date="2019-01-07T09:46:00Z">
        <w:r w:rsidR="006F7CCF">
          <w:rPr>
            <w:rFonts w:ascii="IRZar" w:hAnsi="IRZar" w:cs="B Lotus" w:hint="cs"/>
            <w:sz w:val="24"/>
            <w:szCs w:val="24"/>
            <w:rtl/>
            <w:lang w:bidi="fa-IR"/>
          </w:rPr>
          <w:t xml:space="preserve">‌های </w:t>
        </w:r>
      </w:ins>
      <w:del w:id="14813" w:author="Mehrnazi Boojari" w:date="2019-01-10T01:06:00Z">
        <w:r w:rsidRPr="00EA6F4D" w:rsidDel="00647583">
          <w:rPr>
            <w:rFonts w:ascii="IRZar" w:hAnsi="IRZar" w:cs="B Lotus" w:hint="cs"/>
            <w:sz w:val="24"/>
            <w:szCs w:val="24"/>
            <w:rtl/>
            <w:lang w:bidi="fa-IR"/>
          </w:rPr>
          <w:delText>مبتنی بر</w:delText>
        </w:r>
      </w:del>
      <w:ins w:id="14814" w:author="Mehrnazi Boojari" w:date="2019-01-10T01:06:00Z">
        <w:r w:rsidR="00647583">
          <w:rPr>
            <w:rFonts w:ascii="IRZar" w:hAnsi="IRZar"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IRZar" w:hAnsi="IRZar" w:cs="B Lotus" w:hint="cs"/>
            <w:sz w:val="24"/>
            <w:szCs w:val="24"/>
            <w:rtl/>
            <w:lang w:bidi="fa-IR"/>
          </w:rPr>
          <w:t>بر</w:t>
        </w:r>
      </w:ins>
      <w:r w:rsidRPr="00EA6F4D">
        <w:rPr>
          <w:rFonts w:ascii="IRZar" w:hAnsi="IRZar" w:cs="B Lotus" w:hint="cs"/>
          <w:sz w:val="24"/>
          <w:szCs w:val="24"/>
          <w:rtl/>
          <w:lang w:bidi="fa-IR"/>
        </w:rPr>
        <w:t xml:space="preserve"> اقدام برای مسائل اصلی ارائه </w:t>
      </w:r>
      <w:del w:id="14815" w:author="Mehrnazi Boojari" w:date="2019-01-08T01:16:00Z">
        <w:r w:rsidRPr="00EA6F4D" w:rsidDel="00632EB0">
          <w:rPr>
            <w:rFonts w:ascii="IRZar" w:hAnsi="IRZar" w:cs="B Lotus" w:hint="cs"/>
            <w:sz w:val="24"/>
            <w:szCs w:val="24"/>
            <w:rtl/>
            <w:lang w:bidi="fa-IR"/>
          </w:rPr>
          <w:delText>گردد</w:delText>
        </w:r>
      </w:del>
      <w:ins w:id="14816" w:author="Mehrnazi Boojari" w:date="2019-01-08T01:16:00Z">
        <w:r w:rsidR="00632EB0">
          <w:rPr>
            <w:rFonts w:ascii="IRZar" w:hAnsi="IRZar" w:cs="B Lotus" w:hint="cs"/>
            <w:sz w:val="24"/>
            <w:szCs w:val="24"/>
            <w:rtl/>
            <w:lang w:bidi="fa-IR"/>
          </w:rPr>
          <w:t>شود</w:t>
        </w:r>
      </w:ins>
      <w:r w:rsidRPr="00EA6F4D">
        <w:rPr>
          <w:rFonts w:ascii="IRZar" w:hAnsi="IRZar" w:cs="B Lotus" w:hint="cs"/>
          <w:sz w:val="24"/>
          <w:szCs w:val="24"/>
          <w:rtl/>
          <w:lang w:bidi="fa-IR"/>
        </w:rPr>
        <w:t xml:space="preserve">. </w:t>
      </w:r>
      <w:del w:id="14817" w:author="Mehrnazi Boojari" w:date="2019-01-14T23:49:00Z">
        <w:r w:rsidRPr="00EA6F4D" w:rsidDel="00F838B3">
          <w:rPr>
            <w:rFonts w:ascii="IRZar" w:hAnsi="IRZar" w:cs="B Lotus" w:hint="cs"/>
            <w:sz w:val="24"/>
            <w:szCs w:val="24"/>
            <w:rtl/>
            <w:lang w:bidi="fa-IR"/>
          </w:rPr>
          <w:delText>در همین راستا</w:delText>
        </w:r>
      </w:del>
      <w:ins w:id="14818" w:author="Mehrnazi Boojari" w:date="2019-01-14T23:49:00Z">
        <w:r w:rsidR="00F838B3">
          <w:rPr>
            <w:rFonts w:ascii="IRZar" w:hAnsi="IRZar" w:cs="B Lotus" w:hint="cs"/>
            <w:sz w:val="24"/>
            <w:szCs w:val="24"/>
            <w:rtl/>
            <w:lang w:bidi="fa-IR"/>
          </w:rPr>
          <w:t>از</w:t>
        </w:r>
      </w:ins>
      <w:ins w:id="14819" w:author="Mehrnazi Boojari" w:date="2019-01-14T23:50:00Z">
        <w:r w:rsidR="00F838B3">
          <w:rPr>
            <w:rFonts w:ascii="IRZar" w:hAnsi="IRZar" w:cs="Times New Roman" w:hint="eastAsia"/>
            <w:sz w:val="24"/>
            <w:szCs w:val="24"/>
            <w:rtl/>
            <w:lang w:bidi="fa-IR"/>
          </w:rPr>
          <w:t> </w:t>
        </w:r>
      </w:ins>
      <w:ins w:id="14820" w:author="Mehrnazi Boojari" w:date="2019-01-14T23:49:00Z">
        <w:r w:rsidR="00F838B3">
          <w:rPr>
            <w:rFonts w:ascii="IRZar" w:hAnsi="IRZar" w:cs="B Lotus" w:hint="cs"/>
            <w:sz w:val="24"/>
            <w:szCs w:val="24"/>
            <w:rtl/>
            <w:lang w:bidi="fa-IR"/>
          </w:rPr>
          <w:t>این</w:t>
        </w:r>
      </w:ins>
      <w:ins w:id="14821" w:author="Mehrnazi Boojari" w:date="2019-01-14T23:50:00Z">
        <w:r w:rsidR="00F838B3">
          <w:rPr>
            <w:rFonts w:ascii="IRZar" w:hAnsi="IRZar" w:cs="Times New Roman" w:hint="eastAsia"/>
            <w:sz w:val="24"/>
            <w:szCs w:val="24"/>
            <w:rtl/>
            <w:lang w:bidi="fa-IR"/>
          </w:rPr>
          <w:t> </w:t>
        </w:r>
      </w:ins>
      <w:ins w:id="14822" w:author="Mehrnazi Boojari" w:date="2019-01-14T23:49:00Z">
        <w:r w:rsidR="00F838B3">
          <w:rPr>
            <w:rFonts w:ascii="IRZar" w:hAnsi="IRZar" w:cs="B Lotus" w:hint="cs"/>
            <w:sz w:val="24"/>
            <w:szCs w:val="24"/>
            <w:rtl/>
            <w:lang w:bidi="fa-IR"/>
          </w:rPr>
          <w:t>رو،</w:t>
        </w:r>
      </w:ins>
      <w:r w:rsidRPr="00EA6F4D">
        <w:rPr>
          <w:rFonts w:ascii="IRZar" w:hAnsi="IRZar" w:cs="B Lotus" w:hint="cs"/>
          <w:sz w:val="24"/>
          <w:szCs w:val="24"/>
          <w:rtl/>
          <w:lang w:bidi="fa-IR"/>
        </w:rPr>
        <w:t xml:space="preserve"> گزارش حاضر برای رسیدن به آرمان محرومیت</w:t>
      </w:r>
      <w:del w:id="14823" w:author="Mehrnazi Boojari" w:date="2019-01-07T22:42:00Z">
        <w:r w:rsidRPr="00EA6F4D" w:rsidDel="00BF4CE5">
          <w:rPr>
            <w:rFonts w:ascii="IRZar" w:hAnsi="IRZar" w:cs="B Lotus" w:hint="cs"/>
            <w:sz w:val="24"/>
            <w:szCs w:val="24"/>
            <w:rtl/>
            <w:lang w:bidi="fa-IR"/>
          </w:rPr>
          <w:delText xml:space="preserve"> زدایی</w:delText>
        </w:r>
      </w:del>
      <w:ins w:id="14824" w:author="Mehrnazi Boojari" w:date="2019-01-07T22:42:00Z">
        <w:r w:rsidR="00BF4CE5">
          <w:rPr>
            <w:rFonts w:ascii="IRZar" w:hAnsi="IRZar" w:cs="B Lotus" w:hint="cs"/>
            <w:sz w:val="24"/>
            <w:szCs w:val="24"/>
            <w:rtl/>
            <w:lang w:bidi="fa-IR"/>
          </w:rPr>
          <w:t>‌زدایی</w:t>
        </w:r>
      </w:ins>
      <w:r w:rsidRPr="00EA6F4D">
        <w:rPr>
          <w:rFonts w:ascii="IRZar" w:hAnsi="IRZar" w:cs="B Lotus" w:hint="cs"/>
          <w:sz w:val="24"/>
          <w:szCs w:val="24"/>
          <w:rtl/>
          <w:lang w:bidi="fa-IR"/>
        </w:rPr>
        <w:t xml:space="preserve"> از مناطق روستایی در کشور، موضوع مسکن روستایی را </w:t>
      </w:r>
      <w:del w:id="14825" w:author="Mehrnazi Boojari" w:date="2019-01-07T23:28:00Z">
        <w:r w:rsidRPr="00EA6F4D" w:rsidDel="00FB0B67">
          <w:rPr>
            <w:rFonts w:ascii="IRZar" w:hAnsi="IRZar" w:cs="B Lotus" w:hint="cs"/>
            <w:sz w:val="24"/>
            <w:szCs w:val="24"/>
            <w:rtl/>
            <w:lang w:bidi="fa-IR"/>
          </w:rPr>
          <w:delText>به عنوان</w:delText>
        </w:r>
      </w:del>
      <w:ins w:id="14826" w:author="Mehrnazi Boojari" w:date="2019-01-07T23:28:00Z">
        <w:r w:rsidR="00FB0B67">
          <w:rPr>
            <w:rFonts w:ascii="IRZar" w:hAnsi="IRZar" w:cs="B Lotus" w:hint="cs"/>
            <w:sz w:val="24"/>
            <w:szCs w:val="24"/>
            <w:rtl/>
            <w:lang w:bidi="fa-IR"/>
          </w:rPr>
          <w:t>به‌مثابۀ</w:t>
        </w:r>
      </w:ins>
      <w:r w:rsidRPr="00EA6F4D">
        <w:rPr>
          <w:rFonts w:ascii="IRZar" w:hAnsi="IRZar" w:cs="B Lotus" w:hint="cs"/>
          <w:sz w:val="24"/>
          <w:szCs w:val="24"/>
          <w:rtl/>
          <w:lang w:bidi="fa-IR"/>
        </w:rPr>
        <w:t xml:space="preserve"> موضوع مورد نظر خود انتخاب کرده و با مرور مبانی، نظریات و وضعیت مسکن روستایی در شاخص</w:t>
      </w:r>
      <w:del w:id="14827" w:author="Mehrnazi Boojari" w:date="2019-01-07T09:46:00Z">
        <w:r w:rsidRPr="00EA6F4D" w:rsidDel="006F7CCF">
          <w:rPr>
            <w:rFonts w:ascii="IRZar" w:hAnsi="IRZar" w:cs="B Lotus" w:hint="cs"/>
            <w:sz w:val="24"/>
            <w:szCs w:val="24"/>
            <w:rtl/>
            <w:lang w:bidi="fa-IR"/>
          </w:rPr>
          <w:delText xml:space="preserve"> های </w:delText>
        </w:r>
      </w:del>
      <w:ins w:id="14828"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موجود، چالش</w:t>
      </w:r>
      <w:del w:id="14829" w:author="Mehrnazi Boojari" w:date="2019-01-07T09:46:00Z">
        <w:r w:rsidRPr="00EA6F4D" w:rsidDel="006F7CCF">
          <w:rPr>
            <w:rFonts w:ascii="IRZar" w:hAnsi="IRZar" w:cs="B Lotus" w:hint="cs"/>
            <w:sz w:val="24"/>
            <w:szCs w:val="24"/>
            <w:rtl/>
            <w:lang w:bidi="fa-IR"/>
          </w:rPr>
          <w:delText xml:space="preserve"> های </w:delText>
        </w:r>
      </w:del>
      <w:ins w:id="14830"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این حوزه را شناسایی کرد</w:t>
      </w:r>
      <w:ins w:id="14831" w:author="Mehrnazi Boojari" w:date="2019-01-14T23:50:00Z">
        <w:r w:rsidR="00F838B3">
          <w:rPr>
            <w:rFonts w:ascii="IRZar" w:hAnsi="IRZar" w:cs="B Lotus" w:hint="cs"/>
            <w:sz w:val="24"/>
            <w:szCs w:val="24"/>
            <w:rtl/>
            <w:lang w:bidi="fa-IR"/>
          </w:rPr>
          <w:t>ه است</w:t>
        </w:r>
      </w:ins>
      <w:r w:rsidRPr="00EA6F4D">
        <w:rPr>
          <w:rFonts w:ascii="IRZar" w:hAnsi="IRZar" w:cs="B Lotus" w:hint="cs"/>
          <w:sz w:val="24"/>
          <w:szCs w:val="24"/>
          <w:rtl/>
          <w:lang w:bidi="fa-IR"/>
        </w:rPr>
        <w:t>. در ادامه برای فهم بهتر حل چالش</w:t>
      </w:r>
      <w:ins w:id="14832" w:author="Mehrnazi Boojari" w:date="2019-01-14T23:51:00Z">
        <w:r w:rsidR="00F838B3">
          <w:rPr>
            <w:rFonts w:ascii="IRZar" w:hAnsi="IRZar" w:cs="B Nazanin" w:hint="cs"/>
            <w:sz w:val="24"/>
            <w:szCs w:val="24"/>
            <w:rtl/>
            <w:lang w:bidi="fa-IR"/>
          </w:rPr>
          <w:t>‌</w:t>
        </w:r>
      </w:ins>
      <w:del w:id="14833" w:author="Mehrnazi Boojari" w:date="2019-01-14T23:51:00Z">
        <w:r w:rsidRPr="00EA6F4D" w:rsidDel="00F838B3">
          <w:rPr>
            <w:rFonts w:ascii="IRZar" w:hAnsi="IRZar" w:cs="B Lotus" w:hint="cs"/>
            <w:sz w:val="24"/>
            <w:szCs w:val="24"/>
            <w:rtl/>
            <w:lang w:bidi="fa-IR"/>
          </w:rPr>
          <w:delText xml:space="preserve"> </w:delText>
        </w:r>
      </w:del>
      <w:r w:rsidRPr="00EA6F4D">
        <w:rPr>
          <w:rFonts w:ascii="IRZar" w:hAnsi="IRZar" w:cs="B Lotus" w:hint="cs"/>
          <w:sz w:val="24"/>
          <w:szCs w:val="24"/>
          <w:rtl/>
          <w:lang w:bidi="fa-IR"/>
        </w:rPr>
        <w:t>ها، عوامل ایجاد هر یک از چالش</w:t>
      </w:r>
      <w:del w:id="14834" w:author="Mehrnazi Boojari" w:date="2019-01-07T09:45:00Z">
        <w:r w:rsidRPr="00EA6F4D" w:rsidDel="006F7CCF">
          <w:rPr>
            <w:rFonts w:ascii="IRZar" w:hAnsi="IRZar" w:cs="B Lotus" w:hint="cs"/>
            <w:sz w:val="24"/>
            <w:szCs w:val="24"/>
            <w:rtl/>
            <w:lang w:bidi="fa-IR"/>
          </w:rPr>
          <w:delText xml:space="preserve"> ها </w:delText>
        </w:r>
      </w:del>
      <w:ins w:id="14835"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را استخراج کرده و به مطالعه میدانی پرداخت</w:t>
      </w:r>
      <w:ins w:id="14836" w:author="Mehrnazi Boojari" w:date="2019-01-14T23:52:00Z">
        <w:r w:rsidR="00F838B3">
          <w:rPr>
            <w:rFonts w:ascii="IRZar" w:hAnsi="IRZar" w:cs="B Lotus" w:hint="cs"/>
            <w:sz w:val="24"/>
            <w:szCs w:val="24"/>
            <w:rtl/>
            <w:lang w:bidi="fa-IR"/>
          </w:rPr>
          <w:t>ه است</w:t>
        </w:r>
      </w:ins>
      <w:r w:rsidRPr="00EA6F4D">
        <w:rPr>
          <w:rFonts w:ascii="IRZar" w:hAnsi="IRZar" w:cs="B Lotus" w:hint="cs"/>
          <w:sz w:val="24"/>
          <w:szCs w:val="24"/>
          <w:rtl/>
          <w:lang w:bidi="fa-IR"/>
        </w:rPr>
        <w:t xml:space="preserve">. </w:t>
      </w:r>
      <w:del w:id="14837" w:author="Mehrnazi Boojari" w:date="2019-01-08T03:36:00Z">
        <w:r w:rsidRPr="00EA6F4D" w:rsidDel="00666313">
          <w:rPr>
            <w:rFonts w:ascii="IRZar" w:hAnsi="IRZar" w:cs="B Lotus" w:hint="cs"/>
            <w:sz w:val="24"/>
            <w:szCs w:val="24"/>
            <w:rtl/>
            <w:lang w:bidi="fa-IR"/>
          </w:rPr>
          <w:delText>در نهایت</w:delText>
        </w:r>
      </w:del>
      <w:ins w:id="14838" w:author="Mehrnazi Boojari" w:date="2019-01-08T03:36:00Z">
        <w:r w:rsidR="00666313">
          <w:rPr>
            <w:rFonts w:ascii="IRZar" w:hAnsi="IRZar" w:cs="B Lotus" w:hint="cs"/>
            <w:sz w:val="24"/>
            <w:szCs w:val="24"/>
            <w:rtl/>
            <w:lang w:bidi="fa-IR"/>
          </w:rPr>
          <w:t>در</w:t>
        </w:r>
        <w:r w:rsidR="00666313">
          <w:rPr>
            <w:rFonts w:ascii="Times New Roman" w:hAnsi="Times New Roman" w:cs="Times New Roman" w:hint="cs"/>
            <w:sz w:val="24"/>
            <w:szCs w:val="24"/>
            <w:rtl/>
            <w:lang w:bidi="fa-IR"/>
          </w:rPr>
          <w:t> </w:t>
        </w:r>
        <w:r w:rsidR="00666313">
          <w:rPr>
            <w:rFonts w:ascii="IRZar" w:hAnsi="IRZar" w:cs="B Lotus" w:hint="cs"/>
            <w:sz w:val="24"/>
            <w:szCs w:val="24"/>
            <w:rtl/>
            <w:lang w:bidi="fa-IR"/>
          </w:rPr>
          <w:t>نهایت</w:t>
        </w:r>
      </w:ins>
      <w:ins w:id="14839" w:author="Mehrnazi Boojari" w:date="2019-01-14T23:52:00Z">
        <w:r w:rsidR="00F838B3">
          <w:rPr>
            <w:rFonts w:ascii="IRZar" w:hAnsi="IRZar" w:cs="B Lotus" w:hint="cs"/>
            <w:sz w:val="24"/>
            <w:szCs w:val="24"/>
            <w:rtl/>
            <w:lang w:bidi="fa-IR"/>
          </w:rPr>
          <w:t>،</w:t>
        </w:r>
      </w:ins>
      <w:r w:rsidRPr="00EA6F4D">
        <w:rPr>
          <w:rFonts w:ascii="IRZar" w:hAnsi="IRZar" w:cs="B Lotus" w:hint="cs"/>
          <w:sz w:val="24"/>
          <w:szCs w:val="24"/>
          <w:rtl/>
          <w:lang w:bidi="fa-IR"/>
        </w:rPr>
        <w:t xml:space="preserve"> با روش</w:t>
      </w:r>
      <w:del w:id="14840" w:author="Mehrnazi Boojari" w:date="2019-01-07T09:46:00Z">
        <w:r w:rsidRPr="00EA6F4D" w:rsidDel="006F7CCF">
          <w:rPr>
            <w:rFonts w:ascii="IRZar" w:hAnsi="IRZar" w:cs="B Lotus" w:hint="cs"/>
            <w:sz w:val="24"/>
            <w:szCs w:val="24"/>
            <w:rtl/>
            <w:lang w:bidi="fa-IR"/>
          </w:rPr>
          <w:delText xml:space="preserve"> های </w:delText>
        </w:r>
      </w:del>
      <w:ins w:id="14841"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تعریف</w:t>
      </w:r>
      <w:ins w:id="14842" w:author="Mehrnazi Boojari" w:date="2019-01-14T23:52:00Z">
        <w:r w:rsidR="00F838B3">
          <w:rPr>
            <w:rFonts w:ascii="IRZar" w:hAnsi="IRZar" w:cs="B Nazanin" w:hint="cs"/>
            <w:sz w:val="24"/>
            <w:szCs w:val="24"/>
            <w:rtl/>
            <w:lang w:bidi="fa-IR"/>
          </w:rPr>
          <w:t>‌</w:t>
        </w:r>
      </w:ins>
      <w:del w:id="14843" w:author="Mehrnazi Boojari" w:date="2019-01-14T23:52:00Z">
        <w:r w:rsidRPr="00EA6F4D" w:rsidDel="00F838B3">
          <w:rPr>
            <w:rFonts w:ascii="IRZar" w:hAnsi="IRZar" w:cs="B Lotus" w:hint="cs"/>
            <w:sz w:val="24"/>
            <w:szCs w:val="24"/>
            <w:rtl/>
            <w:lang w:bidi="fa-IR"/>
          </w:rPr>
          <w:delText xml:space="preserve"> </w:delText>
        </w:r>
      </w:del>
      <w:r w:rsidRPr="00EA6F4D">
        <w:rPr>
          <w:rFonts w:ascii="IRZar" w:hAnsi="IRZar" w:cs="B Lotus" w:hint="cs"/>
          <w:sz w:val="24"/>
          <w:szCs w:val="24"/>
          <w:rtl/>
          <w:lang w:bidi="fa-IR"/>
        </w:rPr>
        <w:t>شده در فصل سوم به اهمیت</w:t>
      </w:r>
      <w:ins w:id="14844" w:author="Mehrnazi Boojari" w:date="2019-01-14T23:52:00Z">
        <w:r w:rsidR="00F838B3">
          <w:rPr>
            <w:rFonts w:ascii="IRZar" w:hAnsi="IRZar" w:cs="B Nazanin" w:hint="cs"/>
            <w:sz w:val="24"/>
            <w:szCs w:val="24"/>
            <w:rtl/>
            <w:lang w:bidi="fa-IR"/>
          </w:rPr>
          <w:t>‌</w:t>
        </w:r>
      </w:ins>
      <w:del w:id="14845" w:author="Mehrnazi Boojari" w:date="2019-01-14T23:52:00Z">
        <w:r w:rsidRPr="00EA6F4D" w:rsidDel="00F838B3">
          <w:rPr>
            <w:rFonts w:ascii="IRZar" w:hAnsi="IRZar" w:cs="B Lotus" w:hint="cs"/>
            <w:sz w:val="24"/>
            <w:szCs w:val="24"/>
            <w:rtl/>
            <w:lang w:bidi="fa-IR"/>
          </w:rPr>
          <w:delText xml:space="preserve"> </w:delText>
        </w:r>
      </w:del>
      <w:r w:rsidRPr="00EA6F4D">
        <w:rPr>
          <w:rFonts w:ascii="IRZar" w:hAnsi="IRZar" w:cs="B Lotus" w:hint="cs"/>
          <w:sz w:val="24"/>
          <w:szCs w:val="24"/>
          <w:rtl/>
          <w:lang w:bidi="fa-IR"/>
        </w:rPr>
        <w:t>سنجی این عوامل و چالش</w:t>
      </w:r>
      <w:del w:id="14846" w:author="Mehrnazi Boojari" w:date="2019-01-07T09:45:00Z">
        <w:r w:rsidRPr="00EA6F4D" w:rsidDel="006F7CCF">
          <w:rPr>
            <w:rFonts w:ascii="IRZar" w:hAnsi="IRZar" w:cs="B Lotus" w:hint="cs"/>
            <w:sz w:val="24"/>
            <w:szCs w:val="24"/>
            <w:rtl/>
            <w:lang w:bidi="fa-IR"/>
          </w:rPr>
          <w:delText xml:space="preserve"> ها </w:delText>
        </w:r>
      </w:del>
      <w:ins w:id="14847"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 xml:space="preserve">پرداخته و ساختارهای متولی و نظام قوانین پشتیبان از این عوامل و چالش‌ها را نیز شناسایی </w:t>
      </w:r>
      <w:del w:id="14848" w:author="Mehrnazi Boojari" w:date="2019-01-14T23:52:00Z">
        <w:r w:rsidRPr="00EA6F4D" w:rsidDel="00F838B3">
          <w:rPr>
            <w:rFonts w:ascii="IRZar" w:hAnsi="IRZar" w:cs="B Lotus" w:hint="cs"/>
            <w:sz w:val="24"/>
            <w:szCs w:val="24"/>
            <w:rtl/>
            <w:lang w:bidi="fa-IR"/>
          </w:rPr>
          <w:delText>نمود</w:delText>
        </w:r>
      </w:del>
      <w:ins w:id="14849" w:author="Mehrnazi Boojari" w:date="2019-01-14T23:52:00Z">
        <w:r w:rsidR="00F838B3">
          <w:rPr>
            <w:rFonts w:ascii="IRZar" w:hAnsi="IRZar" w:cs="B Lotus" w:hint="cs"/>
            <w:sz w:val="24"/>
            <w:szCs w:val="24"/>
            <w:rtl/>
            <w:lang w:bidi="fa-IR"/>
          </w:rPr>
          <w:t>کرده است</w:t>
        </w:r>
      </w:ins>
      <w:del w:id="14850" w:author="Mehrnazi Boojari" w:date="2019-01-07T09:53:00Z">
        <w:r w:rsidRPr="00EA6F4D" w:rsidDel="006F7CCF">
          <w:rPr>
            <w:rFonts w:ascii="IRZar" w:hAnsi="IRZar" w:cs="B Lotus" w:hint="cs"/>
            <w:sz w:val="24"/>
            <w:szCs w:val="24"/>
            <w:rtl/>
            <w:lang w:bidi="fa-IR"/>
          </w:rPr>
          <w:delText xml:space="preserve"> . </w:delText>
        </w:r>
      </w:del>
      <w:ins w:id="14851" w:author="Mehrnazi Boojari" w:date="2019-01-07T09:53:00Z">
        <w:r w:rsidR="006F7CCF">
          <w:rPr>
            <w:rFonts w:ascii="IRZar" w:hAnsi="IRZar" w:cs="B Lotus" w:hint="cs"/>
            <w:sz w:val="24"/>
            <w:szCs w:val="24"/>
            <w:rtl/>
            <w:lang w:bidi="fa-IR"/>
          </w:rPr>
          <w:t xml:space="preserve">. </w:t>
        </w:r>
      </w:ins>
      <w:r w:rsidRPr="00EA6F4D">
        <w:rPr>
          <w:rFonts w:ascii="IRZar" w:hAnsi="IRZar" w:cs="B Lotus" w:hint="cs"/>
          <w:sz w:val="24"/>
          <w:szCs w:val="24"/>
          <w:rtl/>
          <w:lang w:bidi="fa-IR"/>
        </w:rPr>
        <w:t>در این فصل از گزارش راهبردی، گام چهارم برداشته</w:t>
      </w:r>
      <w:del w:id="14852" w:author="Mehrnazi Boojari" w:date="2019-01-07T09:49:00Z">
        <w:r w:rsidRPr="00EA6F4D" w:rsidDel="006F7CCF">
          <w:rPr>
            <w:rFonts w:ascii="IRZar" w:hAnsi="IRZar" w:cs="B Lotus" w:hint="cs"/>
            <w:sz w:val="24"/>
            <w:szCs w:val="24"/>
            <w:rtl/>
            <w:lang w:bidi="fa-IR"/>
          </w:rPr>
          <w:delText xml:space="preserve"> می </w:delText>
        </w:r>
      </w:del>
      <w:ins w:id="14853"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شود</w:t>
      </w:r>
      <w:del w:id="14854" w:author="Mehrnazi Boojari" w:date="2019-01-07T09:53:00Z">
        <w:r w:rsidRPr="00EA6F4D" w:rsidDel="006F7CCF">
          <w:rPr>
            <w:rFonts w:ascii="IRZar" w:hAnsi="IRZar" w:cs="B Lotus" w:hint="cs"/>
            <w:sz w:val="24"/>
            <w:szCs w:val="24"/>
            <w:rtl/>
            <w:lang w:bidi="fa-IR"/>
          </w:rPr>
          <w:delText xml:space="preserve"> . </w:delText>
        </w:r>
      </w:del>
      <w:ins w:id="14855" w:author="Mehrnazi Boojari" w:date="2019-01-07T09:53:00Z">
        <w:r w:rsidR="006F7CCF">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گام چهارم در گزارش راهبردی ارائه </w:t>
      </w:r>
      <w:del w:id="14856" w:author="Mehrnazi Boojari" w:date="2019-01-07T09:45:00Z">
        <w:r w:rsidRPr="00EA6F4D" w:rsidDel="006F7CCF">
          <w:rPr>
            <w:rFonts w:ascii="IRZar" w:hAnsi="IRZar" w:cs="B Lotus" w:hint="cs"/>
            <w:sz w:val="24"/>
            <w:szCs w:val="24"/>
            <w:rtl/>
            <w:lang w:bidi="fa-IR"/>
          </w:rPr>
          <w:delText>راه حل</w:delText>
        </w:r>
      </w:del>
      <w:ins w:id="14857" w:author="Mehrnazi Boojari" w:date="2019-01-07T09:45:00Z">
        <w:r w:rsidR="006F7CCF">
          <w:rPr>
            <w:rFonts w:ascii="IRZar" w:hAnsi="IRZar" w:cs="B Lotus" w:hint="cs"/>
            <w:sz w:val="24"/>
            <w:szCs w:val="24"/>
            <w:rtl/>
            <w:lang w:bidi="fa-IR"/>
          </w:rPr>
          <w:t>راه‌حل</w:t>
        </w:r>
      </w:ins>
      <w:r w:rsidRPr="00EA6F4D">
        <w:rPr>
          <w:rFonts w:ascii="IRZar" w:hAnsi="IRZar" w:cs="B Lotus" w:hint="cs"/>
          <w:sz w:val="24"/>
          <w:szCs w:val="24"/>
          <w:rtl/>
          <w:lang w:bidi="fa-IR"/>
        </w:rPr>
        <w:t xml:space="preserve"> برای حل چالش</w:t>
      </w:r>
      <w:del w:id="14858" w:author="Mehrnazi Boojari" w:date="2019-01-07T09:46:00Z">
        <w:r w:rsidRPr="00EA6F4D" w:rsidDel="006F7CCF">
          <w:rPr>
            <w:rFonts w:ascii="IRZar" w:hAnsi="IRZar" w:cs="B Lotus" w:hint="cs"/>
            <w:sz w:val="24"/>
            <w:szCs w:val="24"/>
            <w:rtl/>
            <w:lang w:bidi="fa-IR"/>
          </w:rPr>
          <w:delText xml:space="preserve"> های </w:delText>
        </w:r>
      </w:del>
      <w:ins w:id="14859"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احصا شده است</w:t>
      </w:r>
      <w:del w:id="14860" w:author="Mehrnazi Boojari" w:date="2019-01-07T09:53:00Z">
        <w:r w:rsidRPr="00EA6F4D" w:rsidDel="006F7CCF">
          <w:rPr>
            <w:rFonts w:ascii="IRZar" w:hAnsi="IRZar" w:cs="B Lotus" w:hint="cs"/>
            <w:sz w:val="24"/>
            <w:szCs w:val="24"/>
            <w:rtl/>
            <w:lang w:bidi="fa-IR"/>
          </w:rPr>
          <w:delText xml:space="preserve"> . </w:delText>
        </w:r>
      </w:del>
      <w:ins w:id="14861" w:author="Mehrnazi Boojari" w:date="2019-01-07T09:53:00Z">
        <w:r w:rsidR="006F7CCF">
          <w:rPr>
            <w:rFonts w:ascii="IRZar" w:hAnsi="IRZar" w:cs="B Lotus" w:hint="cs"/>
            <w:sz w:val="24"/>
            <w:szCs w:val="24"/>
            <w:rtl/>
            <w:lang w:bidi="fa-IR"/>
          </w:rPr>
          <w:t xml:space="preserve">. </w:t>
        </w:r>
      </w:ins>
      <w:r w:rsidRPr="00EA6F4D">
        <w:rPr>
          <w:rFonts w:ascii="IRZar" w:hAnsi="IRZar" w:cs="B Lotus" w:hint="cs"/>
          <w:sz w:val="24"/>
          <w:szCs w:val="24"/>
          <w:rtl/>
          <w:lang w:bidi="fa-IR"/>
        </w:rPr>
        <w:t>بر این اساس</w:t>
      </w:r>
      <w:ins w:id="14862" w:author="Mehrnazi Boojari" w:date="2019-01-14T23:52:00Z">
        <w:r w:rsidR="00F838B3">
          <w:rPr>
            <w:rFonts w:ascii="IRZar" w:hAnsi="IRZar" w:cs="B Lotus" w:hint="cs"/>
            <w:sz w:val="24"/>
            <w:szCs w:val="24"/>
            <w:rtl/>
            <w:lang w:bidi="fa-IR"/>
          </w:rPr>
          <w:t>،</w:t>
        </w:r>
      </w:ins>
      <w:r w:rsidRPr="00EA6F4D">
        <w:rPr>
          <w:rFonts w:ascii="IRZar" w:hAnsi="IRZar" w:cs="B Lotus" w:hint="cs"/>
          <w:sz w:val="24"/>
          <w:szCs w:val="24"/>
          <w:rtl/>
          <w:lang w:bidi="fa-IR"/>
        </w:rPr>
        <w:t xml:space="preserve"> در ابتدا به انتخاب چالش</w:t>
      </w:r>
      <w:del w:id="14863" w:author="Mehrnazi Boojari" w:date="2019-01-07T09:45:00Z">
        <w:r w:rsidRPr="00EA6F4D" w:rsidDel="006F7CCF">
          <w:rPr>
            <w:rFonts w:ascii="IRZar" w:hAnsi="IRZar" w:cs="B Lotus" w:hint="cs"/>
            <w:sz w:val="24"/>
            <w:szCs w:val="24"/>
            <w:rtl/>
            <w:lang w:bidi="fa-IR"/>
          </w:rPr>
          <w:delText xml:space="preserve"> ها </w:delText>
        </w:r>
      </w:del>
      <w:ins w:id="14864"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و عوامل دارای اولویت دست زده و برای هر یک از عوامل انتخاب</w:t>
      </w:r>
      <w:ins w:id="14865" w:author="Mehrnazi Boojari" w:date="2019-01-14T23:53:00Z">
        <w:r w:rsidR="00F838B3">
          <w:rPr>
            <w:rFonts w:ascii="IRZar" w:hAnsi="IRZar" w:cs="B Nazanin" w:hint="cs"/>
            <w:sz w:val="24"/>
            <w:szCs w:val="24"/>
            <w:rtl/>
            <w:lang w:bidi="fa-IR"/>
          </w:rPr>
          <w:t>‌</w:t>
        </w:r>
      </w:ins>
      <w:del w:id="14866" w:author="Mehrnazi Boojari" w:date="2019-01-14T23:53:00Z">
        <w:r w:rsidRPr="00EA6F4D" w:rsidDel="00F838B3">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شده در حد توان به ارائه </w:t>
      </w:r>
      <w:del w:id="14867" w:author="Mehrnazi Boojari" w:date="2019-01-07T09:45:00Z">
        <w:r w:rsidRPr="00EA6F4D" w:rsidDel="006F7CCF">
          <w:rPr>
            <w:rFonts w:ascii="IRZar" w:hAnsi="IRZar" w:cs="B Lotus" w:hint="cs"/>
            <w:sz w:val="24"/>
            <w:szCs w:val="24"/>
            <w:rtl/>
            <w:lang w:bidi="fa-IR"/>
          </w:rPr>
          <w:delText>راه حل</w:delText>
        </w:r>
      </w:del>
      <w:ins w:id="14868" w:author="Mehrnazi Boojari" w:date="2019-01-07T09:45:00Z">
        <w:r w:rsidR="006F7CCF">
          <w:rPr>
            <w:rFonts w:ascii="IRZar" w:hAnsi="IRZar" w:cs="B Lotus" w:hint="cs"/>
            <w:sz w:val="24"/>
            <w:szCs w:val="24"/>
            <w:rtl/>
            <w:lang w:bidi="fa-IR"/>
          </w:rPr>
          <w:t>راه‌حل</w:t>
        </w:r>
      </w:ins>
      <w:r w:rsidRPr="00EA6F4D">
        <w:rPr>
          <w:rFonts w:ascii="IRZar" w:hAnsi="IRZar" w:cs="B Lotus" w:hint="cs"/>
          <w:sz w:val="24"/>
          <w:szCs w:val="24"/>
          <w:rtl/>
          <w:lang w:bidi="fa-IR"/>
        </w:rPr>
        <w:t xml:space="preserve"> پرداخته است</w:t>
      </w:r>
      <w:del w:id="14869" w:author="Mehrnazi Boojari" w:date="2019-01-07T09:53:00Z">
        <w:r w:rsidRPr="00EA6F4D" w:rsidDel="006F7CCF">
          <w:rPr>
            <w:rFonts w:ascii="IRZar" w:hAnsi="IRZar" w:cs="B Lotus" w:hint="cs"/>
            <w:sz w:val="24"/>
            <w:szCs w:val="24"/>
            <w:rtl/>
            <w:lang w:bidi="fa-IR"/>
          </w:rPr>
          <w:delText xml:space="preserve"> . </w:delText>
        </w:r>
      </w:del>
      <w:ins w:id="14870" w:author="Mehrnazi Boojari" w:date="2019-01-07T09:53:00Z">
        <w:r w:rsidR="006F7CCF">
          <w:rPr>
            <w:rFonts w:ascii="IRZar" w:hAnsi="IRZar" w:cs="B Lotus" w:hint="cs"/>
            <w:sz w:val="24"/>
            <w:szCs w:val="24"/>
            <w:rtl/>
            <w:lang w:bidi="fa-IR"/>
          </w:rPr>
          <w:t xml:space="preserve">. </w:t>
        </w:r>
      </w:ins>
    </w:p>
    <w:p w14:paraId="4C88A86E" w14:textId="77777777" w:rsidR="00EA6F4D" w:rsidRPr="00EA6F4D" w:rsidRDefault="00EA6F4D" w:rsidP="00F838B3">
      <w:pPr>
        <w:bidi/>
        <w:ind w:firstLine="227"/>
        <w:jc w:val="both"/>
        <w:rPr>
          <w:rFonts w:ascii="IRZar" w:hAnsi="IRZar" w:cs="B Lotus"/>
          <w:sz w:val="24"/>
          <w:szCs w:val="24"/>
          <w:rtl/>
          <w:lang w:bidi="fa-IR"/>
        </w:rPr>
      </w:pPr>
      <w:r w:rsidRPr="00EA6F4D">
        <w:rPr>
          <w:rFonts w:ascii="IRZar" w:hAnsi="IRZar" w:cs="B Lotus" w:hint="cs"/>
          <w:sz w:val="24"/>
          <w:szCs w:val="24"/>
          <w:rtl/>
          <w:lang w:bidi="fa-IR"/>
        </w:rPr>
        <w:t xml:space="preserve">در ارائه </w:t>
      </w:r>
      <w:del w:id="14871" w:author="Mehrnazi Boojari" w:date="2019-01-07T09:45:00Z">
        <w:r w:rsidRPr="00EA6F4D" w:rsidDel="006F7CCF">
          <w:rPr>
            <w:rFonts w:ascii="IRZar" w:hAnsi="IRZar" w:cs="B Lotus" w:hint="cs"/>
            <w:sz w:val="24"/>
            <w:szCs w:val="24"/>
            <w:rtl/>
            <w:lang w:bidi="fa-IR"/>
          </w:rPr>
          <w:delText>راه حل</w:delText>
        </w:r>
      </w:del>
      <w:ins w:id="14872" w:author="Mehrnazi Boojari" w:date="2019-01-07T09:45:00Z">
        <w:r w:rsidR="006F7CCF">
          <w:rPr>
            <w:rFonts w:ascii="IRZar" w:hAnsi="IRZar" w:cs="B Lotus" w:hint="cs"/>
            <w:sz w:val="24"/>
            <w:szCs w:val="24"/>
            <w:rtl/>
            <w:lang w:bidi="fa-IR"/>
          </w:rPr>
          <w:t>راه‌حل</w:t>
        </w:r>
      </w:ins>
      <w:del w:id="14873" w:author="Mehrnazi Boojari" w:date="2019-01-07T09:46:00Z">
        <w:r w:rsidRPr="00EA6F4D" w:rsidDel="006F7CCF">
          <w:rPr>
            <w:rFonts w:ascii="IRZar" w:hAnsi="IRZar" w:cs="B Lotus" w:hint="cs"/>
            <w:sz w:val="24"/>
            <w:szCs w:val="24"/>
            <w:rtl/>
            <w:lang w:bidi="fa-IR"/>
          </w:rPr>
          <w:delText xml:space="preserve"> های </w:delText>
        </w:r>
      </w:del>
      <w:ins w:id="14874"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ذکر</w:t>
      </w:r>
      <w:del w:id="14875" w:author="Mehrnazi Boojari" w:date="2019-01-14T23:53:00Z">
        <w:r w:rsidRPr="00EA6F4D" w:rsidDel="00F838B3">
          <w:rPr>
            <w:rFonts w:ascii="IRZar" w:hAnsi="IRZar" w:cs="B Lotus" w:hint="cs"/>
            <w:sz w:val="24"/>
            <w:szCs w:val="24"/>
            <w:rtl/>
            <w:lang w:bidi="fa-IR"/>
          </w:rPr>
          <w:delText xml:space="preserve"> </w:delText>
        </w:r>
      </w:del>
      <w:r w:rsidRPr="00EA6F4D">
        <w:rPr>
          <w:rFonts w:ascii="IRZar" w:hAnsi="IRZar" w:cs="B Lotus" w:hint="cs"/>
          <w:sz w:val="24"/>
          <w:szCs w:val="24"/>
          <w:rtl/>
          <w:lang w:bidi="fa-IR"/>
        </w:rPr>
        <w:t>شده سعی بر این است تا با استفاده از نظریات پیرامون این چالش</w:t>
      </w:r>
      <w:del w:id="14876" w:author="Mehrnazi Boojari" w:date="2019-01-07T09:45:00Z">
        <w:r w:rsidRPr="00EA6F4D" w:rsidDel="006F7CCF">
          <w:rPr>
            <w:rFonts w:ascii="IRZar" w:hAnsi="IRZar" w:cs="B Lotus" w:hint="cs"/>
            <w:sz w:val="24"/>
            <w:szCs w:val="24"/>
            <w:rtl/>
            <w:lang w:bidi="fa-IR"/>
          </w:rPr>
          <w:delText xml:space="preserve"> ها </w:delText>
        </w:r>
      </w:del>
      <w:ins w:id="14877" w:author="Mehrnazi Boojari" w:date="2019-01-07T09:45:00Z">
        <w:r w:rsidR="006F7CCF">
          <w:rPr>
            <w:rFonts w:ascii="IRZar" w:hAnsi="IRZar" w:cs="B Lotus" w:hint="cs"/>
            <w:sz w:val="24"/>
            <w:szCs w:val="24"/>
            <w:rtl/>
            <w:lang w:bidi="fa-IR"/>
          </w:rPr>
          <w:t xml:space="preserve">‌ها </w:t>
        </w:r>
      </w:ins>
      <w:del w:id="14878" w:author="Mehrnazi Boojari" w:date="2019-01-07T09:45:00Z">
        <w:r w:rsidRPr="00EA6F4D" w:rsidDel="006F7CCF">
          <w:rPr>
            <w:rFonts w:ascii="IRZar" w:hAnsi="IRZar" w:cs="B Lotus" w:hint="cs"/>
            <w:sz w:val="24"/>
            <w:szCs w:val="24"/>
            <w:rtl/>
            <w:lang w:bidi="fa-IR"/>
          </w:rPr>
          <w:delText>راه حل</w:delText>
        </w:r>
      </w:del>
      <w:ins w:id="14879" w:author="Mehrnazi Boojari" w:date="2019-01-07T09:45:00Z">
        <w:r w:rsidR="006F7CCF">
          <w:rPr>
            <w:rFonts w:ascii="IRZar" w:hAnsi="IRZar" w:cs="B Lotus" w:hint="cs"/>
            <w:sz w:val="24"/>
            <w:szCs w:val="24"/>
            <w:rtl/>
            <w:lang w:bidi="fa-IR"/>
          </w:rPr>
          <w:t>راه‌حل</w:t>
        </w:r>
      </w:ins>
      <w:del w:id="14880" w:author="Mehrnazi Boojari" w:date="2019-01-07T09:46:00Z">
        <w:r w:rsidRPr="00EA6F4D" w:rsidDel="006F7CCF">
          <w:rPr>
            <w:rFonts w:ascii="IRZar" w:hAnsi="IRZar" w:cs="B Lotus" w:hint="cs"/>
            <w:sz w:val="24"/>
            <w:szCs w:val="24"/>
            <w:rtl/>
            <w:lang w:bidi="fa-IR"/>
          </w:rPr>
          <w:delText xml:space="preserve"> های </w:delText>
        </w:r>
      </w:del>
      <w:ins w:id="14881"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 xml:space="preserve">دقیقی ارائه شود. </w:t>
      </w:r>
      <w:del w:id="14882" w:author="Mehrnazi Boojari" w:date="2019-01-08T23:50:00Z">
        <w:r w:rsidRPr="00EA6F4D" w:rsidDel="00EE38C5">
          <w:rPr>
            <w:rFonts w:ascii="IRZar" w:hAnsi="IRZar" w:cs="B Lotus" w:hint="cs"/>
            <w:sz w:val="24"/>
            <w:szCs w:val="24"/>
            <w:rtl/>
            <w:lang w:bidi="fa-IR"/>
          </w:rPr>
          <w:delText>از سوی</w:delText>
        </w:r>
      </w:del>
      <w:ins w:id="14883" w:author="Mehrnazi Boojari" w:date="2019-01-08T23:50:00Z">
        <w:r w:rsidR="00EE38C5">
          <w:rPr>
            <w:rFonts w:ascii="IRZar" w:hAnsi="IRZar" w:cs="B Lotus" w:hint="cs"/>
            <w:sz w:val="24"/>
            <w:szCs w:val="24"/>
            <w:rtl/>
            <w:lang w:bidi="fa-IR"/>
          </w:rPr>
          <w:t>از</w:t>
        </w:r>
        <w:r w:rsidR="00EE38C5">
          <w:rPr>
            <w:rFonts w:ascii="Times New Roman" w:hAnsi="Times New Roman" w:cs="Times New Roman" w:hint="cs"/>
            <w:sz w:val="24"/>
            <w:szCs w:val="24"/>
            <w:rtl/>
            <w:lang w:bidi="fa-IR"/>
          </w:rPr>
          <w:t> </w:t>
        </w:r>
        <w:r w:rsidR="00EE38C5">
          <w:rPr>
            <w:rFonts w:ascii="IRZar" w:hAnsi="IRZar" w:cs="B Lotus" w:hint="cs"/>
            <w:sz w:val="24"/>
            <w:szCs w:val="24"/>
            <w:rtl/>
            <w:lang w:bidi="fa-IR"/>
          </w:rPr>
          <w:t>سوی</w:t>
        </w:r>
      </w:ins>
      <w:del w:id="14884" w:author="Mehrnazi Boojari" w:date="2019-01-14T23:53:00Z">
        <w:r w:rsidRPr="00EA6F4D" w:rsidDel="00F838B3">
          <w:rPr>
            <w:rFonts w:ascii="IRZar" w:hAnsi="IRZar" w:cs="B Lotus" w:hint="cs"/>
            <w:sz w:val="24"/>
            <w:szCs w:val="24"/>
            <w:rtl/>
            <w:lang w:bidi="fa-IR"/>
          </w:rPr>
          <w:delText>ی</w:delText>
        </w:r>
      </w:del>
      <w:r w:rsidRPr="00EA6F4D">
        <w:rPr>
          <w:rFonts w:ascii="IRZar" w:hAnsi="IRZar" w:cs="B Lotus" w:hint="cs"/>
          <w:sz w:val="24"/>
          <w:szCs w:val="24"/>
          <w:rtl/>
          <w:lang w:bidi="fa-IR"/>
        </w:rPr>
        <w:t xml:space="preserve"> دیگر</w:t>
      </w:r>
      <w:ins w:id="14885" w:author="Mehrnazi Boojari" w:date="2019-01-14T23:53:00Z">
        <w:r w:rsidR="00F838B3">
          <w:rPr>
            <w:rFonts w:ascii="IRZar" w:hAnsi="IRZar" w:cs="B Lotus" w:hint="cs"/>
            <w:sz w:val="24"/>
            <w:szCs w:val="24"/>
            <w:rtl/>
            <w:lang w:bidi="fa-IR"/>
          </w:rPr>
          <w:t>،</w:t>
        </w:r>
      </w:ins>
      <w:r w:rsidRPr="00EA6F4D">
        <w:rPr>
          <w:rFonts w:ascii="IRZar" w:hAnsi="IRZar" w:cs="B Lotus" w:hint="cs"/>
          <w:sz w:val="24"/>
          <w:szCs w:val="24"/>
          <w:rtl/>
          <w:lang w:bidi="fa-IR"/>
        </w:rPr>
        <w:t xml:space="preserve"> تلاش برای ارائه </w:t>
      </w:r>
      <w:del w:id="14886" w:author="Mehrnazi Boojari" w:date="2019-01-07T09:45:00Z">
        <w:r w:rsidRPr="00EA6F4D" w:rsidDel="006F7CCF">
          <w:rPr>
            <w:rFonts w:ascii="IRZar" w:hAnsi="IRZar" w:cs="B Lotus" w:hint="cs"/>
            <w:sz w:val="24"/>
            <w:szCs w:val="24"/>
            <w:rtl/>
            <w:lang w:bidi="fa-IR"/>
          </w:rPr>
          <w:delText>راه حل</w:delText>
        </w:r>
      </w:del>
      <w:ins w:id="14887" w:author="Mehrnazi Boojari" w:date="2019-01-07T09:45:00Z">
        <w:r w:rsidR="006F7CCF">
          <w:rPr>
            <w:rFonts w:ascii="IRZar" w:hAnsi="IRZar" w:cs="B Lotus" w:hint="cs"/>
            <w:sz w:val="24"/>
            <w:szCs w:val="24"/>
            <w:rtl/>
            <w:lang w:bidi="fa-IR"/>
          </w:rPr>
          <w:t>راه‌حل</w:t>
        </w:r>
      </w:ins>
      <w:del w:id="14888" w:author="Mehrnazi Boojari" w:date="2019-01-07T10:43:00Z">
        <w:r w:rsidRPr="00EA6F4D" w:rsidDel="006A1F1D">
          <w:rPr>
            <w:rFonts w:ascii="IRZar" w:hAnsi="IRZar" w:cs="B Lotus" w:hint="cs"/>
            <w:sz w:val="24"/>
            <w:szCs w:val="24"/>
            <w:rtl/>
            <w:lang w:bidi="fa-IR"/>
          </w:rPr>
          <w:delText xml:space="preserve"> هایی </w:delText>
        </w:r>
      </w:del>
      <w:ins w:id="14889" w:author="Mehrnazi Boojari" w:date="2019-01-07T10:43:00Z">
        <w:r w:rsidR="006A1F1D">
          <w:rPr>
            <w:rFonts w:ascii="IRZar" w:hAnsi="IRZar" w:cs="B Lotus" w:hint="cs"/>
            <w:sz w:val="24"/>
            <w:szCs w:val="24"/>
            <w:rtl/>
            <w:lang w:bidi="fa-IR"/>
          </w:rPr>
          <w:t xml:space="preserve">‌هایی </w:t>
        </w:r>
      </w:ins>
      <w:r w:rsidRPr="00EA6F4D">
        <w:rPr>
          <w:rFonts w:ascii="IRZar" w:hAnsi="IRZar" w:cs="B Lotus" w:hint="cs"/>
          <w:sz w:val="24"/>
          <w:szCs w:val="24"/>
          <w:rtl/>
          <w:lang w:bidi="fa-IR"/>
        </w:rPr>
        <w:t>بوده که با عملیاتی</w:t>
      </w:r>
      <w:del w:id="14890" w:author="Mehrnazi Boojari" w:date="2019-01-07T10:33:00Z">
        <w:r w:rsidRPr="00EA6F4D" w:rsidDel="006C73A5">
          <w:rPr>
            <w:rFonts w:ascii="IRZar" w:hAnsi="IRZar" w:cs="B Lotus" w:hint="cs"/>
            <w:sz w:val="24"/>
            <w:szCs w:val="24"/>
            <w:rtl/>
            <w:lang w:bidi="fa-IR"/>
          </w:rPr>
          <w:delText xml:space="preserve"> شدن </w:delText>
        </w:r>
      </w:del>
      <w:ins w:id="14891" w:author="Mehrnazi Boojari" w:date="2019-01-07T10:33:00Z">
        <w:r w:rsidR="006C73A5">
          <w:rPr>
            <w:rFonts w:ascii="IRZar" w:hAnsi="IRZar" w:cs="B Lotus" w:hint="cs"/>
            <w:sz w:val="24"/>
            <w:szCs w:val="24"/>
            <w:rtl/>
            <w:lang w:bidi="fa-IR"/>
          </w:rPr>
          <w:t xml:space="preserve">‌شدن </w:t>
        </w:r>
      </w:ins>
      <w:r w:rsidRPr="00EA6F4D">
        <w:rPr>
          <w:rFonts w:ascii="IRZar" w:hAnsi="IRZar" w:cs="B Lotus" w:hint="cs"/>
          <w:sz w:val="24"/>
          <w:szCs w:val="24"/>
          <w:rtl/>
          <w:lang w:bidi="fa-IR"/>
        </w:rPr>
        <w:t>آن</w:t>
      </w:r>
      <w:ins w:id="14892" w:author="Mehrnazi Boojari" w:date="2019-01-07T10:23:00Z">
        <w:r w:rsidR="0028073B">
          <w:rPr>
            <w:rFonts w:ascii="IRZar" w:hAnsi="IRZar" w:cs="B Nazanin" w:hint="cs"/>
            <w:sz w:val="24"/>
            <w:szCs w:val="24"/>
            <w:rtl/>
            <w:lang w:bidi="fa-IR"/>
          </w:rPr>
          <w:t>‌</w:t>
        </w:r>
      </w:ins>
      <w:r w:rsidRPr="00EA6F4D">
        <w:rPr>
          <w:rFonts w:ascii="IRZar" w:hAnsi="IRZar" w:cs="B Lotus" w:hint="cs"/>
          <w:sz w:val="24"/>
          <w:szCs w:val="24"/>
          <w:rtl/>
          <w:lang w:bidi="fa-IR"/>
        </w:rPr>
        <w:t>ها</w:t>
      </w:r>
      <w:del w:id="14893" w:author="Mehrnazi Boojari" w:date="2019-01-07T09:47:00Z">
        <w:r w:rsidRPr="00EA6F4D" w:rsidDel="006F7CCF">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 حجم بیشتری از چالش</w:t>
      </w:r>
      <w:del w:id="14894" w:author="Mehrnazi Boojari" w:date="2019-01-07T09:45:00Z">
        <w:r w:rsidRPr="00EA6F4D" w:rsidDel="006F7CCF">
          <w:rPr>
            <w:rFonts w:ascii="IRZar" w:hAnsi="IRZar" w:cs="B Lotus" w:hint="cs"/>
            <w:sz w:val="24"/>
            <w:szCs w:val="24"/>
            <w:rtl/>
            <w:lang w:bidi="fa-IR"/>
          </w:rPr>
          <w:delText xml:space="preserve"> ها </w:delText>
        </w:r>
      </w:del>
      <w:ins w:id="14895" w:author="Mehrnazi Boojari" w:date="2019-01-07T09:45:00Z">
        <w:r w:rsidR="006F7CCF">
          <w:rPr>
            <w:rFonts w:ascii="IRZar" w:hAnsi="IRZar" w:cs="B Lotus" w:hint="cs"/>
            <w:sz w:val="24"/>
            <w:szCs w:val="24"/>
            <w:rtl/>
            <w:lang w:bidi="fa-IR"/>
          </w:rPr>
          <w:t>‌ها</w:t>
        </w:r>
      </w:ins>
      <w:ins w:id="14896" w:author="Mehrnazi Boojari" w:date="2019-01-14T23:53:00Z">
        <w:r w:rsidR="00F838B3">
          <w:rPr>
            <w:rFonts w:ascii="IRZar" w:hAnsi="IRZar" w:cs="B Lotus" w:hint="cs"/>
            <w:sz w:val="24"/>
            <w:szCs w:val="24"/>
            <w:rtl/>
            <w:lang w:bidi="fa-IR"/>
          </w:rPr>
          <w:t>ی</w:t>
        </w:r>
      </w:ins>
      <w:ins w:id="14897" w:author="Mehrnazi Boojari" w:date="2019-01-07T09:45:00Z">
        <w:r w:rsidR="006F7CCF">
          <w:rPr>
            <w:rFonts w:ascii="IRZar" w:hAnsi="IRZar" w:cs="B Lotus" w:hint="cs"/>
            <w:sz w:val="24"/>
            <w:szCs w:val="24"/>
            <w:rtl/>
            <w:lang w:bidi="fa-IR"/>
          </w:rPr>
          <w:t xml:space="preserve"> </w:t>
        </w:r>
      </w:ins>
      <w:del w:id="14898" w:author="Mehrnazi Boojari" w:date="2019-01-07T10:27:00Z">
        <w:r w:rsidRPr="00EA6F4D" w:rsidDel="006C73A5">
          <w:rPr>
            <w:rFonts w:ascii="IRZar" w:hAnsi="IRZar" w:cs="B Lotus" w:hint="cs"/>
            <w:sz w:val="24"/>
            <w:szCs w:val="24"/>
            <w:rtl/>
            <w:lang w:bidi="fa-IR"/>
          </w:rPr>
          <w:delText>بدست آ</w:delText>
        </w:r>
      </w:del>
      <w:ins w:id="14899" w:author="Mehrnazi Boojari" w:date="2019-01-07T10:27:00Z">
        <w:r w:rsidR="006C73A5">
          <w:rPr>
            <w:rFonts w:ascii="IRZar" w:hAnsi="IRZar" w:cs="B Lotus" w:hint="cs"/>
            <w:sz w:val="24"/>
            <w:szCs w:val="24"/>
            <w:rtl/>
            <w:lang w:bidi="fa-IR"/>
          </w:rPr>
          <w:t>به‌دست</w:t>
        </w:r>
      </w:ins>
      <w:ins w:id="14900" w:author="Mehrnazi Boojari" w:date="2019-01-14T23:53:00Z">
        <w:r w:rsidR="00F838B3">
          <w:rPr>
            <w:rFonts w:ascii="IRZar" w:hAnsi="IRZar" w:cs="B Nazanin" w:hint="cs"/>
            <w:sz w:val="24"/>
            <w:szCs w:val="24"/>
            <w:rtl/>
            <w:lang w:bidi="fa-IR"/>
          </w:rPr>
          <w:t>‌</w:t>
        </w:r>
      </w:ins>
      <w:ins w:id="14901" w:author="Mehrnazi Boojari" w:date="2019-01-07T10:27:00Z">
        <w:r w:rsidR="006C73A5">
          <w:rPr>
            <w:rFonts w:ascii="IRZar" w:hAnsi="IRZar" w:cs="B Lotus" w:hint="cs"/>
            <w:sz w:val="24"/>
            <w:szCs w:val="24"/>
            <w:rtl/>
            <w:lang w:bidi="fa-IR"/>
          </w:rPr>
          <w:t>آ</w:t>
        </w:r>
      </w:ins>
      <w:r w:rsidRPr="00EA6F4D">
        <w:rPr>
          <w:rFonts w:ascii="IRZar" w:hAnsi="IRZar" w:cs="B Lotus" w:hint="cs"/>
          <w:sz w:val="24"/>
          <w:szCs w:val="24"/>
          <w:rtl/>
          <w:lang w:bidi="fa-IR"/>
        </w:rPr>
        <w:t>مده</w:t>
      </w:r>
      <w:del w:id="14902" w:author="Mehrnazi Boojari" w:date="2019-01-10T06:23:00Z">
        <w:r w:rsidRPr="00EA6F4D" w:rsidDel="00292B1F">
          <w:rPr>
            <w:rFonts w:ascii="IRZar" w:hAnsi="IRZar" w:cs="B Lotus" w:hint="cs"/>
            <w:sz w:val="24"/>
            <w:szCs w:val="24"/>
            <w:rtl/>
            <w:lang w:bidi="fa-IR"/>
          </w:rPr>
          <w:delText>،م</w:delText>
        </w:r>
      </w:del>
      <w:ins w:id="14903" w:author="Mehrnazi Boojari" w:date="2019-01-14T23:53:00Z">
        <w:r w:rsidR="00F838B3">
          <w:rPr>
            <w:rFonts w:ascii="IRZar" w:hAnsi="IRZar" w:cs="B Nazanin" w:hint="cs"/>
            <w:sz w:val="24"/>
            <w:szCs w:val="24"/>
            <w:rtl/>
            <w:lang w:bidi="fa-IR"/>
          </w:rPr>
          <w:t>‌</w:t>
        </w:r>
      </w:ins>
      <w:ins w:id="14904" w:author="Mehrnazi Boojari" w:date="2019-01-10T06:23:00Z">
        <w:r w:rsidR="00292B1F">
          <w:rPr>
            <w:rFonts w:ascii="IRZar" w:hAnsi="IRZar" w:cs="B Lotus" w:hint="cs"/>
            <w:sz w:val="24"/>
            <w:szCs w:val="24"/>
            <w:rtl/>
            <w:lang w:bidi="fa-IR"/>
          </w:rPr>
          <w:t xml:space="preserve"> م</w:t>
        </w:r>
      </w:ins>
      <w:r w:rsidRPr="00EA6F4D">
        <w:rPr>
          <w:rFonts w:ascii="IRZar" w:hAnsi="IRZar" w:cs="B Lotus" w:hint="cs"/>
          <w:sz w:val="24"/>
          <w:szCs w:val="24"/>
          <w:rtl/>
          <w:lang w:bidi="fa-IR"/>
        </w:rPr>
        <w:t xml:space="preserve">رتفع </w:t>
      </w:r>
      <w:del w:id="14905" w:author="Mehrnazi Boojari" w:date="2019-01-08T01:16:00Z">
        <w:r w:rsidRPr="00EA6F4D" w:rsidDel="00632EB0">
          <w:rPr>
            <w:rFonts w:ascii="IRZar" w:hAnsi="IRZar" w:cs="B Lotus" w:hint="cs"/>
            <w:sz w:val="24"/>
            <w:szCs w:val="24"/>
            <w:rtl/>
            <w:lang w:bidi="fa-IR"/>
          </w:rPr>
          <w:delText>گردد</w:delText>
        </w:r>
      </w:del>
      <w:ins w:id="14906" w:author="Mehrnazi Boojari" w:date="2019-01-08T01:16:00Z">
        <w:r w:rsidR="00632EB0">
          <w:rPr>
            <w:rFonts w:ascii="IRZar" w:hAnsi="IRZar" w:cs="B Lotus" w:hint="cs"/>
            <w:sz w:val="24"/>
            <w:szCs w:val="24"/>
            <w:rtl/>
            <w:lang w:bidi="fa-IR"/>
          </w:rPr>
          <w:t>شود</w:t>
        </w:r>
      </w:ins>
      <w:r w:rsidRPr="00EA6F4D">
        <w:rPr>
          <w:rFonts w:ascii="IRZar" w:hAnsi="IRZar" w:cs="B Lotus" w:hint="cs"/>
          <w:sz w:val="24"/>
          <w:szCs w:val="24"/>
          <w:rtl/>
          <w:lang w:bidi="fa-IR"/>
        </w:rPr>
        <w:t xml:space="preserve">. خروجی فصل چهارم جدول نمایه </w:t>
      </w:r>
      <w:del w:id="14907" w:author="Mehrnazi Boojari" w:date="2019-01-07T09:45:00Z">
        <w:r w:rsidRPr="00EA6F4D" w:rsidDel="006F7CCF">
          <w:rPr>
            <w:rFonts w:ascii="IRZar" w:hAnsi="IRZar" w:cs="B Lotus" w:hint="cs"/>
            <w:sz w:val="24"/>
            <w:szCs w:val="24"/>
            <w:rtl/>
            <w:lang w:bidi="fa-IR"/>
          </w:rPr>
          <w:delText>راه حل</w:delText>
        </w:r>
      </w:del>
      <w:ins w:id="14908" w:author="Mehrnazi Boojari" w:date="2019-01-07T09:45:00Z">
        <w:r w:rsidR="006F7CCF">
          <w:rPr>
            <w:rFonts w:ascii="IRZar" w:hAnsi="IRZar" w:cs="B Lotus" w:hint="cs"/>
            <w:sz w:val="24"/>
            <w:szCs w:val="24"/>
            <w:rtl/>
            <w:lang w:bidi="fa-IR"/>
          </w:rPr>
          <w:t>راه‌حل</w:t>
        </w:r>
      </w:ins>
      <w:del w:id="14909" w:author="Mehrnazi Boojari" w:date="2019-01-07T09:45:00Z">
        <w:r w:rsidRPr="00EA6F4D" w:rsidDel="006F7CCF">
          <w:rPr>
            <w:rFonts w:ascii="IRZar" w:hAnsi="IRZar" w:cs="B Lotus" w:hint="cs"/>
            <w:sz w:val="24"/>
            <w:szCs w:val="24"/>
            <w:rtl/>
            <w:lang w:bidi="fa-IR"/>
          </w:rPr>
          <w:delText xml:space="preserve"> ها </w:delText>
        </w:r>
      </w:del>
      <w:ins w:id="14910"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خواهد بود که در انتهای فصل ارائه شده است</w:t>
      </w:r>
      <w:del w:id="14911" w:author="Mehrnazi Boojari" w:date="2019-01-07T09:53:00Z">
        <w:r w:rsidRPr="00EA6F4D" w:rsidDel="006F7CCF">
          <w:rPr>
            <w:rFonts w:ascii="IRZar" w:hAnsi="IRZar" w:cs="B Lotus" w:hint="cs"/>
            <w:sz w:val="24"/>
            <w:szCs w:val="24"/>
            <w:rtl/>
            <w:lang w:bidi="fa-IR"/>
          </w:rPr>
          <w:delText xml:space="preserve"> . </w:delText>
        </w:r>
      </w:del>
      <w:ins w:id="14912" w:author="Mehrnazi Boojari" w:date="2019-01-07T09:53:00Z">
        <w:r w:rsidR="006F7CCF">
          <w:rPr>
            <w:rFonts w:ascii="IRZar" w:hAnsi="IRZar" w:cs="B Lotus" w:hint="cs"/>
            <w:sz w:val="24"/>
            <w:szCs w:val="24"/>
            <w:rtl/>
            <w:lang w:bidi="fa-IR"/>
          </w:rPr>
          <w:t xml:space="preserve">. </w:t>
        </w:r>
      </w:ins>
    </w:p>
    <w:p w14:paraId="31B25ACE" w14:textId="77777777" w:rsidR="00EA6F4D" w:rsidRPr="00EA6F4D" w:rsidRDefault="00EA6F4D" w:rsidP="00D1789E">
      <w:pPr>
        <w:pStyle w:val="Heading2"/>
        <w:rPr>
          <w:rtl/>
        </w:rPr>
      </w:pPr>
      <w:bookmarkStart w:id="14913" w:name="_Toc533781272"/>
      <w:bookmarkStart w:id="14914" w:name="_Toc533781499"/>
      <w:bookmarkStart w:id="14915" w:name="_Toc533781614"/>
      <w:bookmarkStart w:id="14916" w:name="_Toc533781800"/>
      <w:bookmarkStart w:id="14917" w:name="_Toc533782228"/>
      <w:r w:rsidRPr="00EA6F4D">
        <w:rPr>
          <w:rFonts w:hint="cs"/>
          <w:rtl/>
        </w:rPr>
        <w:t>انتخاب چال</w:t>
      </w:r>
      <w:del w:id="14918" w:author="Mehrnazi Boojari" w:date="2019-01-14T23:54:00Z">
        <w:r w:rsidRPr="00EA6F4D" w:rsidDel="00D1789E">
          <w:rPr>
            <w:rFonts w:hint="cs"/>
            <w:rtl/>
          </w:rPr>
          <w:delText>ش</w:delText>
        </w:r>
      </w:del>
      <w:ins w:id="14919" w:author="Mehrnazi Boojari" w:date="2019-01-14T23:54:00Z">
        <w:r w:rsidR="00D1789E">
          <w:rPr>
            <w:rFonts w:hint="cs"/>
            <w:rtl/>
          </w:rPr>
          <w:t>ش</w:t>
        </w:r>
      </w:ins>
      <w:del w:id="14920" w:author="Mehrnazi Boojari" w:date="2019-01-07T09:45:00Z">
        <w:r w:rsidRPr="00EA6F4D" w:rsidDel="006F7CCF">
          <w:rPr>
            <w:rFonts w:hint="cs"/>
            <w:rtl/>
          </w:rPr>
          <w:delText xml:space="preserve"> ها </w:delText>
        </w:r>
      </w:del>
      <w:ins w:id="14921" w:author="Mehrnazi Boojari" w:date="2019-01-07T09:45:00Z">
        <w:r w:rsidR="006F7CCF">
          <w:rPr>
            <w:rFonts w:hint="cs"/>
            <w:rtl/>
          </w:rPr>
          <w:t>‌</w:t>
        </w:r>
      </w:ins>
      <w:ins w:id="14922" w:author="Mehrnazi Boojari" w:date="2019-01-14T23:54:00Z">
        <w:r w:rsidR="00D1789E">
          <w:rPr>
            <w:rFonts w:hint="cs"/>
            <w:rtl/>
          </w:rPr>
          <w:t>‌</w:t>
        </w:r>
      </w:ins>
      <w:ins w:id="14923" w:author="Mehrnazi Boojari" w:date="2019-01-07T09:45:00Z">
        <w:r w:rsidR="006F7CCF">
          <w:rPr>
            <w:rFonts w:hint="cs"/>
            <w:rtl/>
          </w:rPr>
          <w:t xml:space="preserve">ها </w:t>
        </w:r>
      </w:ins>
      <w:r w:rsidRPr="00EA6F4D">
        <w:rPr>
          <w:rFonts w:hint="cs"/>
          <w:rtl/>
        </w:rPr>
        <w:t>و عوامل دارای اولویت مسکن روستایی</w:t>
      </w:r>
      <w:bookmarkEnd w:id="14913"/>
      <w:bookmarkEnd w:id="14914"/>
      <w:bookmarkEnd w:id="14915"/>
      <w:bookmarkEnd w:id="14916"/>
      <w:bookmarkEnd w:id="14917"/>
      <w:r w:rsidRPr="00EA6F4D">
        <w:rPr>
          <w:rFonts w:hint="cs"/>
          <w:rtl/>
        </w:rPr>
        <w:t xml:space="preserve"> </w:t>
      </w:r>
    </w:p>
    <w:p w14:paraId="22525852" w14:textId="77777777" w:rsidR="00EA6F4D" w:rsidRPr="00EA6F4D" w:rsidRDefault="00EA6F4D" w:rsidP="00D1789E">
      <w:pPr>
        <w:bidi/>
        <w:ind w:firstLine="227"/>
        <w:jc w:val="both"/>
        <w:rPr>
          <w:rFonts w:ascii="IRZar" w:hAnsi="IRZar" w:cs="B Lotus"/>
          <w:sz w:val="24"/>
          <w:szCs w:val="24"/>
          <w:rtl/>
          <w:lang w:bidi="fa-IR"/>
        </w:rPr>
      </w:pPr>
      <w:r w:rsidRPr="00EA6F4D">
        <w:rPr>
          <w:rFonts w:ascii="IRZar" w:hAnsi="IRZar" w:cs="B Lotus" w:hint="cs"/>
          <w:sz w:val="24"/>
          <w:szCs w:val="24"/>
          <w:rtl/>
          <w:lang w:bidi="fa-IR"/>
        </w:rPr>
        <w:t>برای انتخاب چالش</w:t>
      </w:r>
      <w:del w:id="14924" w:author="Mehrnazi Boojari" w:date="2019-01-07T09:45:00Z">
        <w:r w:rsidRPr="00EA6F4D" w:rsidDel="006F7CCF">
          <w:rPr>
            <w:rFonts w:ascii="IRZar" w:hAnsi="IRZar" w:cs="B Lotus" w:hint="cs"/>
            <w:sz w:val="24"/>
            <w:szCs w:val="24"/>
            <w:rtl/>
            <w:lang w:bidi="fa-IR"/>
          </w:rPr>
          <w:delText xml:space="preserve"> ها </w:delText>
        </w:r>
      </w:del>
      <w:ins w:id="14925"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و عوامل دارای اولویت در این بخش، از نظرات خبرگان</w:t>
      </w:r>
      <w:del w:id="14926" w:author="Mehrnazi Boojari" w:date="2019-01-14T23:55:00Z">
        <w:r w:rsidRPr="00EA6F4D" w:rsidDel="00D1789E">
          <w:rPr>
            <w:rFonts w:ascii="IRZar" w:hAnsi="IRZar" w:cs="B Lotus" w:hint="cs"/>
            <w:sz w:val="24"/>
            <w:szCs w:val="24"/>
            <w:rtl/>
            <w:lang w:bidi="fa-IR"/>
          </w:rPr>
          <w:delText>ی</w:delText>
        </w:r>
      </w:del>
      <w:r w:rsidRPr="00EA6F4D">
        <w:rPr>
          <w:rFonts w:ascii="IRZar" w:hAnsi="IRZar" w:cs="B Lotus" w:hint="cs"/>
          <w:sz w:val="24"/>
          <w:szCs w:val="24"/>
          <w:rtl/>
          <w:lang w:bidi="fa-IR"/>
        </w:rPr>
        <w:t xml:space="preserve"> و تحلیل تیم پژوهشگر به</w:t>
      </w:r>
      <w:ins w:id="14927" w:author="Mehrnazi Boojari" w:date="2019-01-14T23:55:00Z">
        <w:r w:rsidR="00D1789E">
          <w:rPr>
            <w:rFonts w:ascii="IRZar" w:hAnsi="IRZar" w:cs="B Nazanin" w:hint="cs"/>
            <w:sz w:val="24"/>
            <w:szCs w:val="24"/>
            <w:rtl/>
            <w:lang w:bidi="fa-IR"/>
          </w:rPr>
          <w:t>‌</w:t>
        </w:r>
      </w:ins>
      <w:del w:id="14928" w:author="Mehrnazi Boojari" w:date="2019-01-14T23:55:00Z">
        <w:r w:rsidRPr="00EA6F4D" w:rsidDel="00D1789E">
          <w:rPr>
            <w:rFonts w:ascii="IRZar" w:hAnsi="IRZar" w:cs="B Lotus" w:hint="cs"/>
            <w:sz w:val="24"/>
            <w:szCs w:val="24"/>
            <w:rtl/>
            <w:lang w:bidi="fa-IR"/>
          </w:rPr>
          <w:delText xml:space="preserve"> </w:delText>
        </w:r>
      </w:del>
      <w:r w:rsidRPr="00EA6F4D">
        <w:rPr>
          <w:rFonts w:ascii="IRZar" w:hAnsi="IRZar" w:cs="B Lotus" w:hint="cs"/>
          <w:sz w:val="24"/>
          <w:szCs w:val="24"/>
          <w:rtl/>
          <w:lang w:bidi="fa-IR"/>
        </w:rPr>
        <w:t>همراه نتایج خروجی تحلیل میدانی (</w:t>
      </w:r>
      <w:del w:id="14929" w:author="Mehrnazi Boojari" w:date="2019-01-09T23:34:00Z">
        <w:r w:rsidRPr="00EA6F4D" w:rsidDel="00947B53">
          <w:rPr>
            <w:rFonts w:ascii="IRZar" w:hAnsi="IRZar" w:cs="B Lotus" w:hint="cs"/>
            <w:sz w:val="24"/>
            <w:szCs w:val="24"/>
            <w:rtl/>
            <w:lang w:bidi="fa-IR"/>
          </w:rPr>
          <w:delText>پرسشنامه</w:delText>
        </w:r>
      </w:del>
      <w:ins w:id="14930" w:author="Mehrnazi Boojari" w:date="2019-01-09T23:34:00Z">
        <w:r w:rsidR="00947B53">
          <w:rPr>
            <w:rFonts w:ascii="IRZar" w:hAnsi="IRZar" w:cs="B Lotus" w:hint="cs"/>
            <w:sz w:val="24"/>
            <w:szCs w:val="24"/>
            <w:rtl/>
            <w:lang w:bidi="fa-IR"/>
          </w:rPr>
          <w:t>پرسش‌نامه</w:t>
        </w:r>
      </w:ins>
      <w:r w:rsidRPr="00EA6F4D">
        <w:rPr>
          <w:rFonts w:ascii="IRZar" w:hAnsi="IRZar" w:cs="B Lotus" w:hint="cs"/>
          <w:sz w:val="24"/>
          <w:szCs w:val="24"/>
          <w:rtl/>
          <w:lang w:bidi="fa-IR"/>
        </w:rPr>
        <w:t>) استفاده شده است</w:t>
      </w:r>
      <w:del w:id="14931" w:author="Mehrnazi Boojari" w:date="2019-01-07T09:53:00Z">
        <w:r w:rsidRPr="00EA6F4D" w:rsidDel="006F7CCF">
          <w:rPr>
            <w:rFonts w:ascii="IRZar" w:hAnsi="IRZar" w:cs="B Lotus" w:hint="cs"/>
            <w:sz w:val="24"/>
            <w:szCs w:val="24"/>
            <w:rtl/>
            <w:lang w:bidi="fa-IR"/>
          </w:rPr>
          <w:delText xml:space="preserve"> . </w:delText>
        </w:r>
      </w:del>
      <w:ins w:id="14932" w:author="Mehrnazi Boojari" w:date="2019-01-07T09:53:00Z">
        <w:r w:rsidR="006F7CCF">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بدین ترتیب که در </w:t>
      </w:r>
      <w:r w:rsidRPr="002749F0">
        <w:rPr>
          <w:rFonts w:ascii="B Lotus" w:hAnsi="B Lotus" w:cs="B Lotus" w:hint="cs"/>
          <w:sz w:val="24"/>
          <w:szCs w:val="24"/>
          <w:rtl/>
          <w:lang w:bidi="fa-IR"/>
        </w:rPr>
        <w:t>ابتدا از بین 5 چالش</w:t>
      </w:r>
      <w:r w:rsidRPr="00EA6F4D">
        <w:rPr>
          <w:rFonts w:ascii="IRZar" w:hAnsi="IRZar" w:cs="B Lotus" w:hint="cs"/>
          <w:sz w:val="24"/>
          <w:szCs w:val="24"/>
          <w:rtl/>
          <w:lang w:bidi="fa-IR"/>
        </w:rPr>
        <w:t xml:space="preserve"> </w:t>
      </w:r>
      <w:del w:id="14933" w:author="Mehrnazi Boojari" w:date="2019-01-08T02:01:00Z">
        <w:r w:rsidRPr="00EA6F4D" w:rsidDel="00AC3ADF">
          <w:rPr>
            <w:rFonts w:ascii="IRZar" w:hAnsi="IRZar" w:cs="B Lotus" w:hint="cs"/>
            <w:sz w:val="24"/>
            <w:szCs w:val="24"/>
            <w:rtl/>
            <w:lang w:bidi="fa-IR"/>
          </w:rPr>
          <w:delText>بر حسب</w:delText>
        </w:r>
      </w:del>
      <w:ins w:id="14934" w:author="Mehrnazi Boojari" w:date="2019-01-08T02:01:00Z">
        <w:r w:rsidR="00AC3ADF">
          <w:rPr>
            <w:rFonts w:ascii="IRZar" w:hAnsi="IRZar" w:cs="B Lotus" w:hint="cs"/>
            <w:sz w:val="24"/>
            <w:szCs w:val="24"/>
            <w:rtl/>
            <w:lang w:bidi="fa-IR"/>
          </w:rPr>
          <w:t>برحسب</w:t>
        </w:r>
      </w:ins>
      <w:r w:rsidRPr="00EA6F4D">
        <w:rPr>
          <w:rFonts w:ascii="IRZar" w:hAnsi="IRZar" w:cs="B Lotus" w:hint="cs"/>
          <w:sz w:val="24"/>
          <w:szCs w:val="24"/>
          <w:rtl/>
          <w:lang w:bidi="fa-IR"/>
        </w:rPr>
        <w:t xml:space="preserve"> تحلیل میدان</w:t>
      </w:r>
      <w:del w:id="14935" w:author="Mehrnazi Boojari" w:date="2019-01-07T10:47:00Z">
        <w:r w:rsidRPr="00EA6F4D" w:rsidDel="006A1F1D">
          <w:rPr>
            <w:rFonts w:ascii="IRZar" w:hAnsi="IRZar" w:cs="B Lotus" w:hint="cs"/>
            <w:sz w:val="24"/>
            <w:szCs w:val="24"/>
            <w:rtl/>
            <w:lang w:bidi="fa-IR"/>
          </w:rPr>
          <w:delText>ی(</w:delText>
        </w:r>
      </w:del>
      <w:ins w:id="14936" w:author="Mehrnazi Boojari" w:date="2019-01-07T10:47:00Z">
        <w:r w:rsidR="006A1F1D">
          <w:rPr>
            <w:rFonts w:ascii="IRZar" w:hAnsi="IRZar" w:cs="B Lotus" w:hint="cs"/>
            <w:sz w:val="24"/>
            <w:szCs w:val="24"/>
            <w:rtl/>
            <w:lang w:bidi="fa-IR"/>
          </w:rPr>
          <w:t>ی (</w:t>
        </w:r>
      </w:ins>
      <w:r w:rsidRPr="00EA6F4D">
        <w:rPr>
          <w:rFonts w:ascii="IRZar" w:hAnsi="IRZar" w:cs="B Lotus" w:hint="cs"/>
          <w:sz w:val="24"/>
          <w:szCs w:val="24"/>
          <w:rtl/>
          <w:lang w:bidi="fa-IR"/>
        </w:rPr>
        <w:t xml:space="preserve">امتیازات مقایسه </w:t>
      </w:r>
      <w:del w:id="14937" w:author="Mehrnazi Boojari" w:date="2019-01-13T07:54:00Z">
        <w:r w:rsidRPr="00EA6F4D" w:rsidDel="001A54E8">
          <w:rPr>
            <w:rFonts w:ascii="IRZar" w:hAnsi="IRZar" w:cs="B Lotus" w:hint="cs"/>
            <w:sz w:val="24"/>
            <w:szCs w:val="24"/>
            <w:rtl/>
            <w:lang w:bidi="fa-IR"/>
          </w:rPr>
          <w:delText>دوبه دویی</w:delText>
        </w:r>
      </w:del>
      <w:ins w:id="14938" w:author="Mehrnazi Boojari" w:date="2019-01-13T07:54:00Z">
        <w:r w:rsidR="001A54E8">
          <w:rPr>
            <w:rFonts w:ascii="IRZar" w:hAnsi="IRZar" w:cs="B Lotus" w:hint="cs"/>
            <w:sz w:val="24"/>
            <w:szCs w:val="24"/>
            <w:rtl/>
            <w:lang w:bidi="fa-IR"/>
          </w:rPr>
          <w:t>دو</w:t>
        </w:r>
        <w:r w:rsidR="001A54E8">
          <w:rPr>
            <w:rFonts w:ascii="Times New Roman" w:hAnsi="Times New Roman" w:cs="Times New Roman" w:hint="cs"/>
            <w:sz w:val="24"/>
            <w:szCs w:val="24"/>
            <w:rtl/>
            <w:lang w:bidi="fa-IR"/>
          </w:rPr>
          <w:t> </w:t>
        </w:r>
        <w:r w:rsidR="001A54E8">
          <w:rPr>
            <w:rFonts w:ascii="IRZar" w:hAnsi="IRZar" w:cs="B Lotus" w:hint="cs"/>
            <w:sz w:val="24"/>
            <w:szCs w:val="24"/>
            <w:rtl/>
            <w:lang w:bidi="fa-IR"/>
          </w:rPr>
          <w:t>به دویی</w:t>
        </w:r>
      </w:ins>
      <w:r w:rsidRPr="00EA6F4D">
        <w:rPr>
          <w:rFonts w:ascii="IRZar" w:hAnsi="IRZar" w:cs="B Lotus" w:hint="cs"/>
          <w:sz w:val="24"/>
          <w:szCs w:val="24"/>
          <w:rtl/>
          <w:lang w:bidi="fa-IR"/>
        </w:rPr>
        <w:t>) و تحلیل تیم کارشناسی، چالش آخر</w:t>
      </w:r>
      <w:ins w:id="14939" w:author="Mehrnazi Boojari" w:date="2019-01-07T10:33:00Z">
        <w:r w:rsidR="006C73A5">
          <w:rPr>
            <w:rFonts w:ascii="IRZar" w:hAnsi="IRZar" w:cs="B Lotus" w:hint="cs"/>
            <w:sz w:val="24"/>
            <w:szCs w:val="24"/>
            <w:rtl/>
            <w:lang w:bidi="fa-IR"/>
          </w:rPr>
          <w:t xml:space="preserve"> </w:t>
        </w:r>
      </w:ins>
      <w:r w:rsidRPr="00EA6F4D">
        <w:rPr>
          <w:rFonts w:ascii="IRZar" w:hAnsi="IRZar" w:cs="B Lotus" w:hint="cs"/>
          <w:sz w:val="24"/>
          <w:szCs w:val="24"/>
          <w:rtl/>
          <w:lang w:bidi="fa-IR"/>
        </w:rPr>
        <w:t>(بهینه</w:t>
      </w:r>
      <w:del w:id="14940" w:author="Mehrnazi Boojari" w:date="2019-01-07T09:51:00Z">
        <w:r w:rsidRPr="00EA6F4D" w:rsidDel="006F7CCF">
          <w:rPr>
            <w:rFonts w:ascii="IRZar" w:hAnsi="IRZar" w:cs="B Lotus" w:hint="cs"/>
            <w:sz w:val="24"/>
            <w:szCs w:val="24"/>
            <w:rtl/>
            <w:lang w:bidi="fa-IR"/>
          </w:rPr>
          <w:delText xml:space="preserve"> سازی </w:delText>
        </w:r>
      </w:del>
      <w:ins w:id="14941" w:author="Mehrnazi Boojari" w:date="2019-01-07T09:51:00Z">
        <w:r w:rsidR="006F7CCF">
          <w:rPr>
            <w:rFonts w:ascii="IRZar" w:hAnsi="IRZar" w:cs="B Lotus" w:hint="cs"/>
            <w:sz w:val="24"/>
            <w:szCs w:val="24"/>
            <w:rtl/>
            <w:lang w:bidi="fa-IR"/>
          </w:rPr>
          <w:t xml:space="preserve">‌سازی </w:t>
        </w:r>
      </w:ins>
      <w:r w:rsidRPr="00EA6F4D">
        <w:rPr>
          <w:rFonts w:ascii="IRZar" w:hAnsi="IRZar" w:cs="B Lotus" w:hint="cs"/>
          <w:sz w:val="24"/>
          <w:szCs w:val="24"/>
          <w:rtl/>
          <w:lang w:bidi="fa-IR"/>
        </w:rPr>
        <w:t>مصرف انرژی در ساختمان) حذف</w:t>
      </w:r>
      <w:del w:id="14942" w:author="Mehrnazi Boojari" w:date="2019-01-07T09:49:00Z">
        <w:r w:rsidRPr="00EA6F4D" w:rsidDel="006F7CCF">
          <w:rPr>
            <w:rFonts w:ascii="IRZar" w:hAnsi="IRZar" w:cs="B Lotus" w:hint="cs"/>
            <w:sz w:val="24"/>
            <w:szCs w:val="24"/>
            <w:rtl/>
            <w:lang w:bidi="fa-IR"/>
          </w:rPr>
          <w:delText xml:space="preserve"> می </w:delText>
        </w:r>
      </w:del>
      <w:ins w:id="14943" w:author="Mehrnazi Boojari" w:date="2019-01-07T09:49:00Z">
        <w:r w:rsidR="006F7CCF">
          <w:rPr>
            <w:rFonts w:ascii="IRZar" w:hAnsi="IRZar" w:cs="B Lotus" w:hint="cs"/>
            <w:sz w:val="24"/>
            <w:szCs w:val="24"/>
            <w:rtl/>
            <w:lang w:bidi="fa-IR"/>
          </w:rPr>
          <w:t xml:space="preserve"> می‌</w:t>
        </w:r>
      </w:ins>
      <w:del w:id="14944" w:author="Mehrnazi Boojari" w:date="2019-01-08T01:17:00Z">
        <w:r w:rsidRPr="00EA6F4D" w:rsidDel="00632EB0">
          <w:rPr>
            <w:rFonts w:ascii="IRZar" w:hAnsi="IRZar" w:cs="B Lotus" w:hint="cs"/>
            <w:sz w:val="24"/>
            <w:szCs w:val="24"/>
            <w:rtl/>
            <w:lang w:bidi="fa-IR"/>
          </w:rPr>
          <w:delText>گردد</w:delText>
        </w:r>
      </w:del>
      <w:ins w:id="14945" w:author="Mehrnazi Boojari" w:date="2019-01-08T01:17:00Z">
        <w:r w:rsidR="00632EB0">
          <w:rPr>
            <w:rFonts w:ascii="IRZar" w:hAnsi="IRZar" w:cs="B Lotus" w:hint="cs"/>
            <w:sz w:val="24"/>
            <w:szCs w:val="24"/>
            <w:rtl/>
            <w:lang w:bidi="fa-IR"/>
          </w:rPr>
          <w:t>شود</w:t>
        </w:r>
      </w:ins>
      <w:del w:id="14946" w:author="Mehrnazi Boojari" w:date="2019-01-07T09:50:00Z">
        <w:r w:rsidRPr="00EA6F4D" w:rsidDel="006F7CCF">
          <w:rPr>
            <w:rFonts w:ascii="IRZar" w:hAnsi="IRZar" w:cs="B Lotus" w:hint="cs"/>
            <w:sz w:val="24"/>
            <w:szCs w:val="24"/>
            <w:rtl/>
            <w:lang w:bidi="fa-IR"/>
          </w:rPr>
          <w:delText>.ب</w:delText>
        </w:r>
      </w:del>
      <w:ins w:id="14947" w:author="Mehrnazi Boojari" w:date="2019-01-07T09:50:00Z">
        <w:r w:rsidR="006F7CCF">
          <w:rPr>
            <w:rFonts w:ascii="IRZar" w:hAnsi="IRZar" w:cs="B Lotus" w:hint="cs"/>
            <w:sz w:val="24"/>
            <w:szCs w:val="24"/>
            <w:rtl/>
            <w:lang w:bidi="fa-IR"/>
          </w:rPr>
          <w:t>. ب</w:t>
        </w:r>
      </w:ins>
      <w:r w:rsidRPr="00EA6F4D">
        <w:rPr>
          <w:rFonts w:ascii="IRZar" w:hAnsi="IRZar" w:cs="B Lotus" w:hint="cs"/>
          <w:sz w:val="24"/>
          <w:szCs w:val="24"/>
          <w:rtl/>
          <w:lang w:bidi="fa-IR"/>
        </w:rPr>
        <w:t>عد از انتخاب چالش</w:t>
      </w:r>
      <w:ins w:id="14948" w:author="Mehrnazi Boojari" w:date="2019-01-14T23:55:00Z">
        <w:r w:rsidR="00D1789E">
          <w:rPr>
            <w:rFonts w:ascii="IRZar" w:hAnsi="IRZar" w:cs="B Nazanin" w:hint="cs"/>
            <w:sz w:val="24"/>
            <w:szCs w:val="24"/>
            <w:rtl/>
            <w:lang w:bidi="fa-IR"/>
          </w:rPr>
          <w:t>‌</w:t>
        </w:r>
      </w:ins>
      <w:del w:id="14949" w:author="Mehrnazi Boojari" w:date="2019-01-14T23:55:00Z">
        <w:r w:rsidRPr="00EA6F4D" w:rsidDel="00D1789E">
          <w:rPr>
            <w:rFonts w:ascii="IRZar" w:hAnsi="IRZar" w:cs="B Lotus" w:hint="cs"/>
            <w:sz w:val="24"/>
            <w:szCs w:val="24"/>
            <w:rtl/>
            <w:lang w:bidi="fa-IR"/>
          </w:rPr>
          <w:delText xml:space="preserve"> </w:delText>
        </w:r>
      </w:del>
      <w:r w:rsidRPr="00EA6F4D">
        <w:rPr>
          <w:rFonts w:ascii="IRZar" w:hAnsi="IRZar" w:cs="B Lotus" w:hint="cs"/>
          <w:sz w:val="24"/>
          <w:szCs w:val="24"/>
          <w:rtl/>
          <w:lang w:bidi="fa-IR"/>
        </w:rPr>
        <w:t>ها، در انتخاب عوامل هر یک از چالش</w:t>
      </w:r>
      <w:del w:id="14950" w:author="Mehrnazi Boojari" w:date="2019-01-07T09:45:00Z">
        <w:r w:rsidRPr="00EA6F4D" w:rsidDel="006F7CCF">
          <w:rPr>
            <w:rFonts w:ascii="IRZar" w:hAnsi="IRZar" w:cs="B Lotus" w:hint="cs"/>
            <w:sz w:val="24"/>
            <w:szCs w:val="24"/>
            <w:rtl/>
            <w:lang w:bidi="fa-IR"/>
          </w:rPr>
          <w:delText xml:space="preserve"> ها </w:delText>
        </w:r>
      </w:del>
      <w:ins w:id="14951"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نیز باید تدبیری اندیشیده شود. بدین علت که همه عوامل چالش</w:t>
      </w:r>
      <w:del w:id="14952" w:author="Mehrnazi Boojari" w:date="2019-01-07T09:46:00Z">
        <w:r w:rsidRPr="00EA6F4D" w:rsidDel="006F7CCF">
          <w:rPr>
            <w:rFonts w:ascii="IRZar" w:hAnsi="IRZar" w:cs="B Lotus" w:hint="cs"/>
            <w:sz w:val="24"/>
            <w:szCs w:val="24"/>
            <w:rtl/>
            <w:lang w:bidi="fa-IR"/>
          </w:rPr>
          <w:delText xml:space="preserve"> های </w:delText>
        </w:r>
      </w:del>
      <w:ins w:id="14953"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انتخاب</w:t>
      </w:r>
      <w:ins w:id="14954" w:author="Mehrnazi Boojari" w:date="2019-01-14T23:55:00Z">
        <w:r w:rsidR="00D1789E">
          <w:rPr>
            <w:rFonts w:ascii="IRZar" w:hAnsi="IRZar" w:cs="B Nazanin" w:hint="cs"/>
            <w:sz w:val="24"/>
            <w:szCs w:val="24"/>
            <w:rtl/>
            <w:lang w:bidi="fa-IR"/>
          </w:rPr>
          <w:t>‌</w:t>
        </w:r>
      </w:ins>
      <w:del w:id="14955" w:author="Mehrnazi Boojari" w:date="2019-01-14T23:55:00Z">
        <w:r w:rsidRPr="00EA6F4D" w:rsidDel="00D1789E">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شده دارای امتیاز و اهمیت </w:t>
      </w:r>
      <w:del w:id="14956" w:author="Mehrnazi Boojari" w:date="2019-01-14T23:56:00Z">
        <w:r w:rsidRPr="00EA6F4D" w:rsidDel="00D1789E">
          <w:rPr>
            <w:rFonts w:ascii="IRZar" w:hAnsi="IRZar" w:cs="B Lotus" w:hint="cs"/>
            <w:sz w:val="24"/>
            <w:szCs w:val="24"/>
            <w:rtl/>
            <w:lang w:bidi="fa-IR"/>
          </w:rPr>
          <w:delText xml:space="preserve">بالایی </w:delText>
        </w:r>
      </w:del>
      <w:ins w:id="14957" w:author="Mehrnazi Boojari" w:date="2019-01-14T23:56:00Z">
        <w:r w:rsidR="00D1789E">
          <w:rPr>
            <w:rFonts w:ascii="IRZar" w:hAnsi="IRZar" w:cs="B Lotus" w:hint="cs"/>
            <w:sz w:val="24"/>
            <w:szCs w:val="24"/>
            <w:rtl/>
            <w:lang w:bidi="fa-IR"/>
          </w:rPr>
          <w:t>زیادی</w:t>
        </w:r>
        <w:r w:rsidR="00D1789E" w:rsidRPr="00EA6F4D">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نبوده و دادن </w:t>
      </w:r>
      <w:del w:id="14958" w:author="Mehrnazi Boojari" w:date="2019-01-07T09:45:00Z">
        <w:r w:rsidRPr="00EA6F4D" w:rsidDel="006F7CCF">
          <w:rPr>
            <w:rFonts w:ascii="IRZar" w:hAnsi="IRZar" w:cs="B Lotus" w:hint="cs"/>
            <w:sz w:val="24"/>
            <w:szCs w:val="24"/>
            <w:rtl/>
            <w:lang w:bidi="fa-IR"/>
          </w:rPr>
          <w:delText>راه حل</w:delText>
        </w:r>
      </w:del>
      <w:ins w:id="14959" w:author="Mehrnazi Boojari" w:date="2019-01-07T09:45:00Z">
        <w:r w:rsidR="006F7CCF">
          <w:rPr>
            <w:rFonts w:ascii="IRZar" w:hAnsi="IRZar" w:cs="B Lotus" w:hint="cs"/>
            <w:sz w:val="24"/>
            <w:szCs w:val="24"/>
            <w:rtl/>
            <w:lang w:bidi="fa-IR"/>
          </w:rPr>
          <w:t>راه‌حل</w:t>
        </w:r>
      </w:ins>
      <w:r w:rsidRPr="00EA6F4D">
        <w:rPr>
          <w:rFonts w:ascii="IRZar" w:hAnsi="IRZar" w:cs="B Lotus" w:hint="cs"/>
          <w:sz w:val="24"/>
          <w:szCs w:val="24"/>
          <w:rtl/>
          <w:lang w:bidi="fa-IR"/>
        </w:rPr>
        <w:t xml:space="preserve"> برای</w:t>
      </w:r>
      <w:del w:id="14960" w:author="Mehrnazi Boojari" w:date="2019-01-07T09:51:00Z">
        <w:r w:rsidRPr="00EA6F4D" w:rsidDel="006F7CCF">
          <w:rPr>
            <w:rFonts w:ascii="IRZar" w:hAnsi="IRZar" w:cs="B Lotus" w:hint="cs"/>
            <w:sz w:val="24"/>
            <w:szCs w:val="24"/>
            <w:rtl/>
            <w:lang w:bidi="fa-IR"/>
          </w:rPr>
          <w:delText xml:space="preserve"> آنها </w:delText>
        </w:r>
      </w:del>
      <w:ins w:id="14961" w:author="Mehrnazi Boojari" w:date="2019-01-07T09:51:00Z">
        <w:r w:rsidR="006F7CCF">
          <w:rPr>
            <w:rFonts w:ascii="IRZar" w:hAnsi="IRZar" w:cs="B Lotus" w:hint="cs"/>
            <w:sz w:val="24"/>
            <w:szCs w:val="24"/>
            <w:rtl/>
            <w:lang w:bidi="fa-IR"/>
          </w:rPr>
          <w:t xml:space="preserve"> آن‌ها </w:t>
        </w:r>
      </w:ins>
      <w:r w:rsidRPr="00EA6F4D">
        <w:rPr>
          <w:rFonts w:ascii="IRZar" w:hAnsi="IRZar" w:cs="B Lotus" w:hint="cs"/>
          <w:sz w:val="24"/>
          <w:szCs w:val="24"/>
          <w:rtl/>
          <w:lang w:bidi="fa-IR"/>
        </w:rPr>
        <w:t>زیاد مطلوب نیست.</w:t>
      </w:r>
    </w:p>
    <w:p w14:paraId="4C130034" w14:textId="77777777" w:rsidR="00EA6F4D" w:rsidRPr="00EA6F4D" w:rsidRDefault="00EA6F4D" w:rsidP="004E6380">
      <w:pPr>
        <w:bidi/>
        <w:ind w:firstLine="227"/>
        <w:jc w:val="both"/>
        <w:rPr>
          <w:rFonts w:ascii="IRZar" w:hAnsi="IRZar" w:cs="B Lotus"/>
          <w:sz w:val="24"/>
          <w:szCs w:val="24"/>
          <w:rtl/>
        </w:rPr>
      </w:pPr>
      <w:r w:rsidRPr="00EA6F4D">
        <w:rPr>
          <w:rFonts w:ascii="IRZar" w:hAnsi="IRZar" w:cs="B Lotus" w:hint="cs"/>
          <w:sz w:val="24"/>
          <w:szCs w:val="24"/>
          <w:rtl/>
          <w:lang w:bidi="fa-IR"/>
        </w:rPr>
        <w:t xml:space="preserve">بدلیل اینکه </w:t>
      </w:r>
      <w:del w:id="14962" w:author="Mehrnazi Boojari" w:date="2019-01-09T23:34:00Z">
        <w:r w:rsidRPr="00EA6F4D" w:rsidDel="00947B53">
          <w:rPr>
            <w:rFonts w:ascii="IRZar" w:hAnsi="IRZar" w:cs="B Lotus" w:hint="cs"/>
            <w:sz w:val="24"/>
            <w:szCs w:val="24"/>
            <w:rtl/>
            <w:lang w:bidi="fa-IR"/>
          </w:rPr>
          <w:delText>پرسشنامه</w:delText>
        </w:r>
      </w:del>
      <w:ins w:id="14963" w:author="Mehrnazi Boojari" w:date="2019-01-09T23:34:00Z">
        <w:r w:rsidR="00947B53">
          <w:rPr>
            <w:rFonts w:ascii="IRZar" w:hAnsi="IRZar" w:cs="B Lotus" w:hint="cs"/>
            <w:sz w:val="24"/>
            <w:szCs w:val="24"/>
            <w:rtl/>
            <w:lang w:bidi="fa-IR"/>
          </w:rPr>
          <w:t>پرسش‌نامه</w:t>
        </w:r>
      </w:ins>
      <w:r w:rsidRPr="00EA6F4D">
        <w:rPr>
          <w:rFonts w:ascii="IRZar" w:hAnsi="IRZar" w:cs="B Lotus" w:hint="cs"/>
          <w:sz w:val="24"/>
          <w:szCs w:val="24"/>
          <w:rtl/>
          <w:lang w:bidi="fa-IR"/>
        </w:rPr>
        <w:t xml:space="preserve"> تکمیل</w:t>
      </w:r>
      <w:ins w:id="14964" w:author="Mehrnazi Boojari" w:date="2019-01-14T23:56:00Z">
        <w:r w:rsidR="00D1789E">
          <w:rPr>
            <w:rFonts w:ascii="IRZar" w:hAnsi="IRZar" w:cs="B Nazanin" w:hint="cs"/>
            <w:sz w:val="24"/>
            <w:szCs w:val="24"/>
            <w:rtl/>
            <w:lang w:bidi="fa-IR"/>
          </w:rPr>
          <w:t>‌</w:t>
        </w:r>
      </w:ins>
      <w:del w:id="14965" w:author="Mehrnazi Boojari" w:date="2019-01-14T23:56:00Z">
        <w:r w:rsidRPr="00EA6F4D" w:rsidDel="00D1789E">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شده </w:t>
      </w:r>
      <w:del w:id="14966" w:author="Mehrnazi Boojari" w:date="2019-01-09T23:34:00Z">
        <w:r w:rsidRPr="00EA6F4D" w:rsidDel="00947B53">
          <w:rPr>
            <w:rFonts w:ascii="IRZar" w:hAnsi="IRZar" w:cs="B Lotus" w:hint="cs"/>
            <w:sz w:val="24"/>
            <w:szCs w:val="24"/>
            <w:rtl/>
            <w:lang w:bidi="fa-IR"/>
          </w:rPr>
          <w:delText>پرسشنامه</w:delText>
        </w:r>
      </w:del>
      <w:ins w:id="14967" w:author="Mehrnazi Boojari" w:date="2019-01-09T23:34:00Z">
        <w:r w:rsidR="00947B53">
          <w:rPr>
            <w:rFonts w:ascii="IRZar" w:hAnsi="IRZar" w:cs="B Lotus" w:hint="cs"/>
            <w:sz w:val="24"/>
            <w:szCs w:val="24"/>
            <w:rtl/>
            <w:lang w:bidi="fa-IR"/>
          </w:rPr>
          <w:t>پرسش‌نامه</w:t>
        </w:r>
      </w:ins>
      <w:r w:rsidRPr="00EA6F4D">
        <w:rPr>
          <w:rFonts w:ascii="IRZar" w:hAnsi="IRZar" w:cs="B Lotus" w:hint="cs"/>
          <w:sz w:val="24"/>
          <w:szCs w:val="24"/>
          <w:rtl/>
          <w:lang w:bidi="fa-IR"/>
        </w:rPr>
        <w:t xml:space="preserve"> نرمالی است</w:t>
      </w:r>
      <w:del w:id="14968" w:author="Mehrnazi Boojari" w:date="2019-01-07T09:49:00Z">
        <w:r w:rsidRPr="00EA6F4D" w:rsidDel="006F7CCF">
          <w:rPr>
            <w:rFonts w:ascii="IRZar" w:hAnsi="IRZar" w:cs="B Lotus" w:hint="cs"/>
            <w:sz w:val="24"/>
            <w:szCs w:val="24"/>
            <w:rtl/>
            <w:lang w:bidi="fa-IR"/>
          </w:rPr>
          <w:delText xml:space="preserve"> می </w:delText>
        </w:r>
      </w:del>
      <w:ins w:id="14969"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توان از آماره</w:t>
      </w:r>
      <w:del w:id="14970" w:author="Mehrnazi Boojari" w:date="2019-01-07T09:46:00Z">
        <w:r w:rsidRPr="00EA6F4D" w:rsidDel="006F7CCF">
          <w:rPr>
            <w:rFonts w:ascii="IRZar" w:hAnsi="IRZar" w:cs="B Lotus" w:hint="cs"/>
            <w:sz w:val="24"/>
            <w:szCs w:val="24"/>
            <w:rtl/>
            <w:lang w:bidi="fa-IR"/>
          </w:rPr>
          <w:delText xml:space="preserve"> های </w:delText>
        </w:r>
      </w:del>
      <w:ins w:id="14971"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پارامتریک در انتخاب عوامل استفاده کرد. یکی از آماره</w:t>
      </w:r>
      <w:del w:id="14972" w:author="Mehrnazi Boojari" w:date="2019-01-07T09:46:00Z">
        <w:r w:rsidRPr="00EA6F4D" w:rsidDel="006F7CCF">
          <w:rPr>
            <w:rFonts w:ascii="IRZar" w:hAnsi="IRZar" w:cs="B Lotus" w:hint="cs"/>
            <w:sz w:val="24"/>
            <w:szCs w:val="24"/>
            <w:rtl/>
            <w:lang w:bidi="fa-IR"/>
          </w:rPr>
          <w:delText xml:space="preserve"> های </w:delText>
        </w:r>
      </w:del>
      <w:ins w:id="14973"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پارامتریک</w:t>
      </w:r>
      <w:del w:id="14974" w:author="Mehrnazi Boojari" w:date="2019-01-07T09:47:00Z">
        <w:r w:rsidRPr="00EA6F4D" w:rsidDel="006F7CCF">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 </w:t>
      </w:r>
      <w:ins w:id="14975" w:author="Mehrnazi Boojari" w:date="2019-01-14T23:57:00Z">
        <w:r w:rsidR="00D1789E">
          <w:rPr>
            <w:rFonts w:ascii="IRZar" w:hAnsi="IRZar" w:cs="B Lotus" w:hint="cs"/>
            <w:sz w:val="24"/>
            <w:szCs w:val="24"/>
            <w:rtl/>
            <w:lang w:bidi="fa-IR"/>
          </w:rPr>
          <w:t>«</w:t>
        </w:r>
      </w:ins>
      <w:r w:rsidRPr="00EA6F4D">
        <w:rPr>
          <w:rFonts w:ascii="IRZar" w:hAnsi="IRZar" w:cs="B Lotus" w:hint="cs"/>
          <w:sz w:val="24"/>
          <w:szCs w:val="24"/>
          <w:rtl/>
          <w:lang w:bidi="fa-IR"/>
        </w:rPr>
        <w:t>میانه</w:t>
      </w:r>
      <w:ins w:id="14976" w:author="Mehrnazi Boojari" w:date="2019-01-14T23:57:00Z">
        <w:r w:rsidR="00D1789E">
          <w:rPr>
            <w:rFonts w:ascii="IRZar" w:hAnsi="IRZar" w:cs="B Lotus" w:hint="cs"/>
            <w:sz w:val="24"/>
            <w:szCs w:val="24"/>
            <w:rtl/>
            <w:lang w:bidi="fa-IR"/>
          </w:rPr>
          <w:t>»</w:t>
        </w:r>
      </w:ins>
      <w:r w:rsidRPr="00EA6F4D">
        <w:rPr>
          <w:rFonts w:ascii="IRZar" w:hAnsi="IRZar" w:cs="B Lotus" w:hint="cs"/>
          <w:sz w:val="24"/>
          <w:szCs w:val="24"/>
          <w:rtl/>
          <w:lang w:bidi="fa-IR"/>
        </w:rPr>
        <w:t xml:space="preserve"> است</w:t>
      </w:r>
      <w:del w:id="14977" w:author="Mehrnazi Boojari" w:date="2019-01-07T09:53:00Z">
        <w:r w:rsidRPr="00EA6F4D" w:rsidDel="006F7CCF">
          <w:rPr>
            <w:rFonts w:ascii="IRZar" w:hAnsi="IRZar" w:cs="B Lotus" w:hint="cs"/>
            <w:sz w:val="24"/>
            <w:szCs w:val="24"/>
            <w:rtl/>
            <w:lang w:bidi="fa-IR"/>
          </w:rPr>
          <w:delText xml:space="preserve"> . </w:delText>
        </w:r>
      </w:del>
      <w:ins w:id="14978" w:author="Mehrnazi Boojari" w:date="2019-01-07T09:53:00Z">
        <w:r w:rsidR="006F7CCF">
          <w:rPr>
            <w:rFonts w:ascii="IRZar" w:hAnsi="IRZar" w:cs="B Lotus" w:hint="cs"/>
            <w:sz w:val="24"/>
            <w:szCs w:val="24"/>
            <w:rtl/>
            <w:lang w:bidi="fa-IR"/>
          </w:rPr>
          <w:t xml:space="preserve">. </w:t>
        </w:r>
      </w:ins>
      <w:r w:rsidRPr="00EA6F4D">
        <w:rPr>
          <w:rFonts w:ascii="IRZar" w:hAnsi="IRZar" w:cs="B Lotus"/>
          <w:sz w:val="24"/>
          <w:szCs w:val="24"/>
          <w:rtl/>
        </w:rPr>
        <w:t xml:space="preserve">یکی از مزیت‌های مهم میانه نسبت به </w:t>
      </w:r>
      <w:r w:rsidRPr="00E73E3C">
        <w:rPr>
          <w:rFonts w:ascii="B Lotus" w:hAnsi="B Lotus" w:cs="B Lotus"/>
          <w:sz w:val="24"/>
          <w:szCs w:val="24"/>
          <w:rtl/>
        </w:rPr>
        <w:t xml:space="preserve">میانگین این است که میانه از اعداد بسیار بزرگ و بسیار کوچک مجموعه </w:t>
      </w:r>
      <w:r w:rsidRPr="00E73E3C">
        <w:rPr>
          <w:rFonts w:ascii="B Lotus" w:hAnsi="B Lotus" w:cs="B Lotus" w:hint="cs"/>
          <w:sz w:val="24"/>
          <w:szCs w:val="24"/>
          <w:rtl/>
        </w:rPr>
        <w:t>اندازه‌ها</w:t>
      </w:r>
      <w:r w:rsidRPr="00E73E3C">
        <w:rPr>
          <w:rFonts w:ascii="B Lotus" w:hAnsi="B Lotus" w:cs="B Lotus"/>
          <w:sz w:val="24"/>
          <w:szCs w:val="24"/>
          <w:rtl/>
        </w:rPr>
        <w:t xml:space="preserve"> </w:t>
      </w:r>
      <w:r w:rsidRPr="00E73E3C">
        <w:rPr>
          <w:rFonts w:ascii="B Lotus" w:hAnsi="B Lotus" w:cs="B Lotus" w:hint="cs"/>
          <w:sz w:val="24"/>
          <w:szCs w:val="24"/>
          <w:rtl/>
        </w:rPr>
        <w:t>متأثر</w:t>
      </w:r>
      <w:r w:rsidRPr="00E73E3C">
        <w:rPr>
          <w:rFonts w:ascii="B Lotus" w:hAnsi="B Lotus" w:cs="B Lotus"/>
          <w:sz w:val="24"/>
          <w:szCs w:val="24"/>
          <w:rtl/>
        </w:rPr>
        <w:t xml:space="preserve"> </w:t>
      </w:r>
      <w:r w:rsidRPr="00E73E3C">
        <w:rPr>
          <w:rFonts w:ascii="B Lotus" w:hAnsi="B Lotus" w:cs="B Lotus" w:hint="cs"/>
          <w:sz w:val="24"/>
          <w:szCs w:val="24"/>
          <w:rtl/>
        </w:rPr>
        <w:t>نمی‌شود</w:t>
      </w:r>
      <w:del w:id="14979" w:author="Mehrnazi Boojari" w:date="2019-01-07T09:53:00Z">
        <w:r w:rsidRPr="00E73E3C" w:rsidDel="006F7CCF">
          <w:rPr>
            <w:rFonts w:ascii="B Lotus" w:hAnsi="B Lotus" w:cs="B Lotus" w:hint="cs"/>
            <w:sz w:val="24"/>
            <w:szCs w:val="24"/>
            <w:rtl/>
          </w:rPr>
          <w:delText xml:space="preserve"> . </w:delText>
        </w:r>
      </w:del>
      <w:ins w:id="14980" w:author="Mehrnazi Boojari" w:date="2019-01-07T09:53:00Z">
        <w:r w:rsidR="006F7CCF">
          <w:rPr>
            <w:rFonts w:ascii="B Lotus" w:hAnsi="B Lotus" w:cs="B Lotus" w:hint="cs"/>
            <w:sz w:val="24"/>
            <w:szCs w:val="24"/>
            <w:rtl/>
          </w:rPr>
          <w:t xml:space="preserve">. </w:t>
        </w:r>
      </w:ins>
      <w:r w:rsidRPr="00E73E3C">
        <w:rPr>
          <w:rFonts w:ascii="B Lotus" w:hAnsi="B Lotus" w:cs="B Lotus" w:hint="cs"/>
          <w:sz w:val="24"/>
          <w:szCs w:val="24"/>
          <w:rtl/>
        </w:rPr>
        <w:t>بر این اساس</w:t>
      </w:r>
      <w:ins w:id="14981" w:author="Mehrnazi Boojari" w:date="2019-01-14T23:57:00Z">
        <w:r w:rsidR="00D1789E">
          <w:rPr>
            <w:rFonts w:ascii="B Lotus" w:hAnsi="B Lotus" w:cs="B Lotus" w:hint="cs"/>
            <w:sz w:val="24"/>
            <w:szCs w:val="24"/>
            <w:rtl/>
          </w:rPr>
          <w:t>،</w:t>
        </w:r>
      </w:ins>
      <w:r w:rsidRPr="00E73E3C">
        <w:rPr>
          <w:rFonts w:ascii="B Lotus" w:hAnsi="B Lotus" w:cs="B Lotus" w:hint="cs"/>
          <w:sz w:val="24"/>
          <w:szCs w:val="24"/>
          <w:rtl/>
        </w:rPr>
        <w:t xml:space="preserve"> عواملی که بالای عدد میانه (0.0975) هستند</w:t>
      </w:r>
      <w:r w:rsidRPr="00EA6F4D">
        <w:rPr>
          <w:rFonts w:ascii="IRZar" w:hAnsi="IRZar" w:cs="B Lotus" w:hint="cs"/>
          <w:sz w:val="24"/>
          <w:szCs w:val="24"/>
          <w:rtl/>
        </w:rPr>
        <w:t xml:space="preserve"> انتخاب و عواملی که زیر این مقدار</w:t>
      </w:r>
      <w:del w:id="14982" w:author="Mehrnazi Boojari" w:date="2019-01-14T23:57:00Z">
        <w:r w:rsidRPr="00EA6F4D" w:rsidDel="004E6380">
          <w:rPr>
            <w:rFonts w:ascii="IRZar" w:hAnsi="IRZar" w:cs="B Lotus" w:hint="cs"/>
            <w:sz w:val="24"/>
            <w:szCs w:val="24"/>
            <w:rtl/>
          </w:rPr>
          <w:delText xml:space="preserve"> هست</w:delText>
        </w:r>
      </w:del>
      <w:r w:rsidRPr="00EA6F4D">
        <w:rPr>
          <w:rFonts w:ascii="IRZar" w:hAnsi="IRZar" w:cs="B Lotus" w:hint="cs"/>
          <w:sz w:val="24"/>
          <w:szCs w:val="24"/>
          <w:rtl/>
        </w:rPr>
        <w:t>ند حذف</w:t>
      </w:r>
      <w:del w:id="14983" w:author="Mehrnazi Boojari" w:date="2019-01-07T09:49:00Z">
        <w:r w:rsidRPr="00EA6F4D" w:rsidDel="006F7CCF">
          <w:rPr>
            <w:rFonts w:ascii="IRZar" w:hAnsi="IRZar" w:cs="B Lotus" w:hint="cs"/>
            <w:sz w:val="24"/>
            <w:szCs w:val="24"/>
            <w:rtl/>
          </w:rPr>
          <w:delText xml:space="preserve"> می </w:delText>
        </w:r>
      </w:del>
      <w:ins w:id="14984" w:author="Mehrnazi Boojari" w:date="2019-01-07T09:49:00Z">
        <w:r w:rsidR="006F7CCF">
          <w:rPr>
            <w:rFonts w:ascii="IRZar" w:hAnsi="IRZar" w:cs="B Lotus" w:hint="cs"/>
            <w:sz w:val="24"/>
            <w:szCs w:val="24"/>
            <w:rtl/>
          </w:rPr>
          <w:t xml:space="preserve"> </w:t>
        </w:r>
      </w:ins>
      <w:del w:id="14985" w:author="Mehrnazi Boojari" w:date="2019-01-07T22:44:00Z">
        <w:r w:rsidRPr="00EA6F4D" w:rsidDel="00BF4CE5">
          <w:rPr>
            <w:rFonts w:ascii="IRZar" w:hAnsi="IRZar" w:cs="B Lotus" w:hint="cs"/>
            <w:sz w:val="24"/>
            <w:szCs w:val="24"/>
            <w:rtl/>
          </w:rPr>
          <w:delText>شوند</w:delText>
        </w:r>
      </w:del>
      <w:ins w:id="14986" w:author="Mehrnazi Boojari" w:date="2019-01-07T22:44:00Z">
        <w:r w:rsidR="00BF4CE5">
          <w:rPr>
            <w:rFonts w:ascii="IRZar" w:hAnsi="IRZar" w:cs="B Lotus" w:hint="cs"/>
            <w:sz w:val="24"/>
            <w:szCs w:val="24"/>
            <w:rtl/>
          </w:rPr>
          <w:t>می‌شوند</w:t>
        </w:r>
      </w:ins>
      <w:r w:rsidRPr="00EA6F4D">
        <w:rPr>
          <w:rFonts w:ascii="IRZar" w:hAnsi="IRZar" w:cs="B Lotus" w:hint="cs"/>
          <w:sz w:val="24"/>
          <w:szCs w:val="24"/>
          <w:rtl/>
        </w:rPr>
        <w:t xml:space="preserve">. </w:t>
      </w:r>
      <w:del w:id="14987" w:author="Mehrnazi Boojari" w:date="2019-01-08T02:17:00Z">
        <w:r w:rsidRPr="00EA6F4D" w:rsidDel="00011A5C">
          <w:rPr>
            <w:rFonts w:ascii="IRZar" w:hAnsi="IRZar" w:cs="B Lotus" w:hint="cs"/>
            <w:sz w:val="24"/>
            <w:szCs w:val="24"/>
            <w:rtl/>
          </w:rPr>
          <w:delText>علاوه بر</w:delText>
        </w:r>
      </w:del>
      <w:ins w:id="14988" w:author="Mehrnazi Boojari" w:date="2019-01-08T02:17:00Z">
        <w:r w:rsidR="00011A5C">
          <w:rPr>
            <w:rFonts w:ascii="IRZar" w:hAnsi="IRZar" w:cs="B Lotus" w:hint="cs"/>
            <w:sz w:val="24"/>
            <w:szCs w:val="24"/>
            <w:rtl/>
          </w:rPr>
          <w:t>علاوه</w:t>
        </w:r>
        <w:r w:rsidR="00011A5C">
          <w:rPr>
            <w:rFonts w:ascii="Times New Roman" w:hAnsi="Times New Roman" w:cs="Times New Roman" w:hint="cs"/>
            <w:sz w:val="24"/>
            <w:szCs w:val="24"/>
            <w:rtl/>
          </w:rPr>
          <w:t> </w:t>
        </w:r>
        <w:r w:rsidR="00011A5C">
          <w:rPr>
            <w:rFonts w:ascii="IRZar" w:hAnsi="IRZar" w:cs="B Lotus" w:hint="cs"/>
            <w:sz w:val="24"/>
            <w:szCs w:val="24"/>
            <w:rtl/>
          </w:rPr>
          <w:t>بر</w:t>
        </w:r>
      </w:ins>
      <w:r w:rsidRPr="00EA6F4D">
        <w:rPr>
          <w:rFonts w:ascii="IRZar" w:hAnsi="IRZar" w:cs="B Lotus" w:hint="cs"/>
          <w:sz w:val="24"/>
          <w:szCs w:val="24"/>
          <w:rtl/>
        </w:rPr>
        <w:t xml:space="preserve"> لحاظ</w:t>
      </w:r>
      <w:del w:id="14989" w:author="Mehrnazi Boojari" w:date="2019-01-07T10:01:00Z">
        <w:r w:rsidRPr="00EA6F4D" w:rsidDel="00A31D6F">
          <w:rPr>
            <w:rFonts w:ascii="IRZar" w:hAnsi="IRZar" w:cs="B Lotus" w:hint="cs"/>
            <w:sz w:val="24"/>
            <w:szCs w:val="24"/>
            <w:rtl/>
          </w:rPr>
          <w:delText xml:space="preserve"> کردن </w:delText>
        </w:r>
      </w:del>
      <w:ins w:id="14990" w:author="Mehrnazi Boojari" w:date="2019-01-07T10:01:00Z">
        <w:r w:rsidR="00A31D6F">
          <w:rPr>
            <w:rFonts w:ascii="IRZar" w:hAnsi="IRZar" w:cs="B Lotus" w:hint="cs"/>
            <w:sz w:val="24"/>
            <w:szCs w:val="24"/>
            <w:rtl/>
          </w:rPr>
          <w:t xml:space="preserve">‌کردن </w:t>
        </w:r>
      </w:ins>
      <w:r w:rsidRPr="00EA6F4D">
        <w:rPr>
          <w:rFonts w:ascii="IRZar" w:hAnsi="IRZar" w:cs="B Lotus" w:hint="cs"/>
          <w:sz w:val="24"/>
          <w:szCs w:val="24"/>
          <w:rtl/>
        </w:rPr>
        <w:t>متد میانه برای انتخاب عوامل</w:t>
      </w:r>
      <w:del w:id="14991" w:author="Mehrnazi Boojari" w:date="2019-01-07T09:47:00Z">
        <w:r w:rsidRPr="00EA6F4D" w:rsidDel="006F7CCF">
          <w:rPr>
            <w:rFonts w:ascii="IRZar" w:hAnsi="IRZar" w:cs="B Lotus" w:hint="cs"/>
            <w:sz w:val="24"/>
            <w:szCs w:val="24"/>
            <w:rtl/>
          </w:rPr>
          <w:delText xml:space="preserve"> ،</w:delText>
        </w:r>
      </w:del>
      <w:ins w:id="14992" w:author="Mehrnazi Boojari" w:date="2019-01-07T09:47:00Z">
        <w:r w:rsidR="006F7CCF">
          <w:rPr>
            <w:rFonts w:ascii="IRZar" w:hAnsi="IRZar" w:cs="B Lotus" w:hint="cs"/>
            <w:sz w:val="24"/>
            <w:szCs w:val="24"/>
            <w:rtl/>
          </w:rPr>
          <w:t>،</w:t>
        </w:r>
      </w:ins>
      <w:r w:rsidRPr="00EA6F4D">
        <w:rPr>
          <w:rFonts w:ascii="IRZar" w:hAnsi="IRZar" w:cs="B Lotus" w:hint="cs"/>
          <w:sz w:val="24"/>
          <w:szCs w:val="24"/>
          <w:rtl/>
        </w:rPr>
        <w:t xml:space="preserve"> </w:t>
      </w:r>
      <w:del w:id="14993" w:author="Mehrnazi Boojari" w:date="2019-01-09T23:38:00Z">
        <w:r w:rsidRPr="00EA6F4D" w:rsidDel="00947B53">
          <w:rPr>
            <w:rFonts w:ascii="IRZar" w:hAnsi="IRZar" w:cs="B Lotus" w:hint="cs"/>
            <w:sz w:val="24"/>
            <w:szCs w:val="24"/>
            <w:rtl/>
          </w:rPr>
          <w:delText>بر اساس</w:delText>
        </w:r>
      </w:del>
      <w:ins w:id="14994" w:author="Mehrnazi Boojari" w:date="2019-01-09T23:38:00Z">
        <w:r w:rsidR="00947B53">
          <w:rPr>
            <w:rFonts w:ascii="IRZar" w:hAnsi="IRZar" w:cs="B Lotus" w:hint="cs"/>
            <w:sz w:val="24"/>
            <w:szCs w:val="24"/>
            <w:rtl/>
          </w:rPr>
          <w:t>بر</w:t>
        </w:r>
        <w:r w:rsidR="00947B53">
          <w:rPr>
            <w:rFonts w:ascii="Times New Roman" w:hAnsi="Times New Roman" w:cs="Times New Roman" w:hint="cs"/>
            <w:sz w:val="24"/>
            <w:szCs w:val="24"/>
            <w:rtl/>
          </w:rPr>
          <w:t> </w:t>
        </w:r>
        <w:r w:rsidR="00947B53">
          <w:rPr>
            <w:rFonts w:ascii="IRZar" w:hAnsi="IRZar" w:cs="B Lotus" w:hint="cs"/>
            <w:sz w:val="24"/>
            <w:szCs w:val="24"/>
            <w:rtl/>
          </w:rPr>
          <w:t>اساس</w:t>
        </w:r>
      </w:ins>
      <w:r w:rsidRPr="00EA6F4D">
        <w:rPr>
          <w:rFonts w:ascii="IRZar" w:hAnsi="IRZar" w:cs="B Lotus" w:hint="cs"/>
          <w:sz w:val="24"/>
          <w:szCs w:val="24"/>
          <w:rtl/>
        </w:rPr>
        <w:t xml:space="preserve"> تحلیل تیم کارشناسی و مستخرج از نتایج مصاحبه با افراد خبره در این حوزه دو عامل دیگر که امتیاز </w:t>
      </w:r>
      <w:del w:id="14995" w:author="Mehrnazi Boojari" w:date="2019-01-14T23:58:00Z">
        <w:r w:rsidRPr="00EA6F4D" w:rsidDel="004E6380">
          <w:rPr>
            <w:rFonts w:ascii="IRZar" w:hAnsi="IRZar" w:cs="B Lotus" w:hint="cs"/>
            <w:sz w:val="24"/>
            <w:szCs w:val="24"/>
            <w:rtl/>
          </w:rPr>
          <w:delText xml:space="preserve">پائنینی </w:delText>
        </w:r>
      </w:del>
      <w:ins w:id="14996" w:author="Mehrnazi Boojari" w:date="2019-01-14T23:58:00Z">
        <w:r w:rsidR="004E6380">
          <w:rPr>
            <w:rFonts w:ascii="IRZar" w:hAnsi="IRZar" w:cs="B Lotus" w:hint="cs"/>
            <w:sz w:val="24"/>
            <w:szCs w:val="24"/>
            <w:rtl/>
          </w:rPr>
          <w:t>کمتری</w:t>
        </w:r>
        <w:r w:rsidR="004E6380" w:rsidRPr="00EA6F4D">
          <w:rPr>
            <w:rFonts w:ascii="IRZar" w:hAnsi="IRZar" w:cs="B Lotus" w:hint="cs"/>
            <w:sz w:val="24"/>
            <w:szCs w:val="24"/>
            <w:rtl/>
          </w:rPr>
          <w:t xml:space="preserve"> </w:t>
        </w:r>
      </w:ins>
      <w:r w:rsidRPr="00EA6F4D">
        <w:rPr>
          <w:rFonts w:ascii="IRZar" w:hAnsi="IRZar" w:cs="B Lotus" w:hint="cs"/>
          <w:sz w:val="24"/>
          <w:szCs w:val="24"/>
          <w:rtl/>
        </w:rPr>
        <w:t>نسبت به میانه دارند نیز انتخاب</w:t>
      </w:r>
      <w:del w:id="14997" w:author="Mehrnazi Boojari" w:date="2019-01-07T09:49:00Z">
        <w:r w:rsidRPr="00EA6F4D" w:rsidDel="006F7CCF">
          <w:rPr>
            <w:rFonts w:ascii="IRZar" w:hAnsi="IRZar" w:cs="B Lotus" w:hint="cs"/>
            <w:sz w:val="24"/>
            <w:szCs w:val="24"/>
            <w:rtl/>
          </w:rPr>
          <w:delText xml:space="preserve"> می </w:delText>
        </w:r>
      </w:del>
      <w:ins w:id="14998" w:author="Mehrnazi Boojari" w:date="2019-01-07T09:49:00Z">
        <w:r w:rsidR="006F7CCF">
          <w:rPr>
            <w:rFonts w:ascii="IRZar" w:hAnsi="IRZar" w:cs="B Lotus" w:hint="cs"/>
            <w:sz w:val="24"/>
            <w:szCs w:val="24"/>
            <w:rtl/>
          </w:rPr>
          <w:t xml:space="preserve"> می‌</w:t>
        </w:r>
      </w:ins>
      <w:del w:id="14999" w:author="Mehrnazi Boojari" w:date="2019-01-08T01:17:00Z">
        <w:r w:rsidRPr="00EA6F4D" w:rsidDel="00632EB0">
          <w:rPr>
            <w:rFonts w:ascii="IRZar" w:hAnsi="IRZar" w:cs="B Lotus" w:hint="cs"/>
            <w:sz w:val="24"/>
            <w:szCs w:val="24"/>
            <w:rtl/>
          </w:rPr>
          <w:delText>گردد</w:delText>
        </w:r>
      </w:del>
      <w:ins w:id="15000" w:author="Mehrnazi Boojari" w:date="2019-01-08T01:17:00Z">
        <w:r w:rsidR="00632EB0">
          <w:rPr>
            <w:rFonts w:ascii="IRZar" w:hAnsi="IRZar" w:cs="B Lotus" w:hint="cs"/>
            <w:sz w:val="24"/>
            <w:szCs w:val="24"/>
            <w:rtl/>
          </w:rPr>
          <w:t>شود</w:t>
        </w:r>
      </w:ins>
      <w:ins w:id="15001" w:author="Mehrnazi Boojari" w:date="2019-01-14T23:59:00Z">
        <w:r w:rsidR="004E6380">
          <w:rPr>
            <w:rFonts w:ascii="IRZar" w:hAnsi="IRZar" w:cs="B Lotus" w:hint="cs"/>
            <w:sz w:val="24"/>
            <w:szCs w:val="24"/>
            <w:rtl/>
          </w:rPr>
          <w:t>؛</w:t>
        </w:r>
      </w:ins>
      <w:r w:rsidRPr="00EA6F4D">
        <w:rPr>
          <w:rFonts w:ascii="IRZar" w:hAnsi="IRZar" w:cs="B Lotus" w:hint="cs"/>
          <w:sz w:val="24"/>
          <w:szCs w:val="24"/>
          <w:rtl/>
        </w:rPr>
        <w:t xml:space="preserve"> این دو عامل </w:t>
      </w:r>
      <w:del w:id="15002" w:author="Mehrnazi Boojari" w:date="2019-01-07T10:53:00Z">
        <w:r w:rsidRPr="00EA6F4D" w:rsidDel="006A1F1D">
          <w:rPr>
            <w:rFonts w:ascii="IRZar" w:hAnsi="IRZar" w:cs="B Lotus" w:hint="cs"/>
            <w:sz w:val="24"/>
            <w:szCs w:val="24"/>
            <w:rtl/>
          </w:rPr>
          <w:delText>عبارتند از :</w:delText>
        </w:r>
      </w:del>
      <w:ins w:id="15003" w:author="Mehrnazi Boojari" w:date="2019-01-07T10:53:00Z">
        <w:r w:rsidR="006A1F1D">
          <w:rPr>
            <w:rFonts w:ascii="IRZar" w:hAnsi="IRZar" w:cs="B Lotus" w:hint="cs"/>
            <w:sz w:val="24"/>
            <w:szCs w:val="24"/>
            <w:rtl/>
          </w:rPr>
          <w:t>عبارت‌اند</w:t>
        </w:r>
        <w:r w:rsidR="006A1F1D">
          <w:rPr>
            <w:rFonts w:ascii="Times New Roman" w:hAnsi="Times New Roman" w:cs="Times New Roman" w:hint="cs"/>
            <w:sz w:val="24"/>
            <w:szCs w:val="24"/>
            <w:rtl/>
          </w:rPr>
          <w:t> </w:t>
        </w:r>
        <w:r w:rsidR="006A1F1D">
          <w:rPr>
            <w:rFonts w:ascii="IRZar" w:hAnsi="IRZar" w:cs="B Lotus" w:hint="cs"/>
            <w:sz w:val="24"/>
            <w:szCs w:val="24"/>
            <w:rtl/>
          </w:rPr>
          <w:t>از:</w:t>
        </w:r>
      </w:ins>
    </w:p>
    <w:p w14:paraId="0FFBB07F" w14:textId="77777777" w:rsidR="00EA6F4D" w:rsidRPr="00EA6F4D" w:rsidRDefault="00EA6F4D" w:rsidP="00A25B54">
      <w:pPr>
        <w:numPr>
          <w:ilvl w:val="0"/>
          <w:numId w:val="60"/>
        </w:numPr>
        <w:bidi/>
        <w:contextualSpacing/>
        <w:jc w:val="both"/>
        <w:rPr>
          <w:rFonts w:ascii="IRZar" w:hAnsi="IRZar" w:cs="B Lotus"/>
          <w:sz w:val="24"/>
          <w:szCs w:val="24"/>
          <w:rtl/>
        </w:rPr>
      </w:pPr>
      <w:r w:rsidRPr="00EA6F4D">
        <w:rPr>
          <w:rFonts w:ascii="IRZar" w:hAnsi="IRZar" w:cs="B Lotus" w:hint="cs"/>
          <w:sz w:val="24"/>
          <w:szCs w:val="24"/>
          <w:rtl/>
        </w:rPr>
        <w:t>در نظر نگرفتن شرایط منطقه و افراد برای اعطا</w:t>
      </w:r>
      <w:del w:id="15004" w:author="Mehrnazi Boojari" w:date="2019-01-15T00:01:00Z">
        <w:r w:rsidRPr="00EA6F4D" w:rsidDel="009A156B">
          <w:rPr>
            <w:rFonts w:ascii="IRZar" w:hAnsi="IRZar" w:cs="B Lotus" w:hint="cs"/>
            <w:sz w:val="24"/>
            <w:szCs w:val="24"/>
            <w:rtl/>
          </w:rPr>
          <w:delText>ی</w:delText>
        </w:r>
      </w:del>
      <w:r w:rsidRPr="00EA6F4D">
        <w:rPr>
          <w:rFonts w:ascii="IRZar" w:hAnsi="IRZar" w:cs="B Lotus" w:hint="cs"/>
          <w:sz w:val="24"/>
          <w:szCs w:val="24"/>
          <w:rtl/>
        </w:rPr>
        <w:t xml:space="preserve"> و بازپرداخت وام مسکن</w:t>
      </w:r>
      <w:ins w:id="15005" w:author="Mehrnazi Boojari" w:date="2019-01-15T00:01:00Z">
        <w:r w:rsidR="009A156B">
          <w:rPr>
            <w:rFonts w:ascii="IRZar" w:hAnsi="IRZar" w:cs="B Lotus" w:hint="cs"/>
            <w:sz w:val="24"/>
            <w:szCs w:val="24"/>
            <w:rtl/>
          </w:rPr>
          <w:t>.</w:t>
        </w:r>
      </w:ins>
    </w:p>
    <w:p w14:paraId="45AEB74D" w14:textId="77777777" w:rsidR="00EA6F4D" w:rsidRPr="00EA6F4D" w:rsidRDefault="00EA6F4D" w:rsidP="00A25B54">
      <w:pPr>
        <w:numPr>
          <w:ilvl w:val="0"/>
          <w:numId w:val="60"/>
        </w:numPr>
        <w:bidi/>
        <w:contextualSpacing/>
        <w:jc w:val="both"/>
        <w:rPr>
          <w:rFonts w:ascii="IRZar" w:hAnsi="IRZar" w:cs="B Lotus"/>
          <w:sz w:val="24"/>
          <w:szCs w:val="24"/>
          <w:rtl/>
          <w:lang w:bidi="fa-IR"/>
        </w:rPr>
      </w:pPr>
      <w:r w:rsidRPr="00EA6F4D">
        <w:rPr>
          <w:rFonts w:ascii="IRZar" w:hAnsi="IRZar" w:cs="B Lotus" w:hint="cs"/>
          <w:sz w:val="24"/>
          <w:szCs w:val="24"/>
          <w:rtl/>
        </w:rPr>
        <w:lastRenderedPageBreak/>
        <w:t xml:space="preserve">ضعف در طراحی مسکن با </w:t>
      </w:r>
      <w:del w:id="15006" w:author="Mehrnazi Boojari" w:date="2019-01-07T22:30:00Z">
        <w:r w:rsidRPr="00EA6F4D" w:rsidDel="00051F26">
          <w:rPr>
            <w:rFonts w:ascii="IRZar" w:hAnsi="IRZar" w:cs="B Lotus" w:hint="cs"/>
            <w:sz w:val="24"/>
            <w:szCs w:val="24"/>
            <w:rtl/>
          </w:rPr>
          <w:delText>در نظر گرفتن</w:delText>
        </w:r>
      </w:del>
      <w:ins w:id="15007" w:author="Mehrnazi Boojari" w:date="2019-01-07T22:30:00Z">
        <w:r w:rsidR="00051F26">
          <w:rPr>
            <w:rFonts w:ascii="IRZar" w:hAnsi="IRZar" w:cs="B Lotus" w:hint="cs"/>
            <w:sz w:val="24"/>
            <w:szCs w:val="24"/>
            <w:rtl/>
          </w:rPr>
          <w:t>در</w:t>
        </w:r>
        <w:r w:rsidR="00051F26">
          <w:rPr>
            <w:rFonts w:ascii="Times New Roman" w:hAnsi="Times New Roman" w:cs="Times New Roman" w:hint="cs"/>
            <w:sz w:val="24"/>
            <w:szCs w:val="24"/>
            <w:rtl/>
          </w:rPr>
          <w:t> </w:t>
        </w:r>
        <w:r w:rsidR="00051F26">
          <w:rPr>
            <w:rFonts w:ascii="IRZar" w:hAnsi="IRZar" w:cs="B Lotus" w:hint="cs"/>
            <w:sz w:val="24"/>
            <w:szCs w:val="24"/>
            <w:rtl/>
          </w:rPr>
          <w:t>نظر</w:t>
        </w:r>
        <w:r w:rsidR="00051F26">
          <w:rPr>
            <w:rFonts w:ascii="Times New Roman" w:hAnsi="Times New Roman" w:cs="Times New Roman" w:hint="cs"/>
            <w:sz w:val="24"/>
            <w:szCs w:val="24"/>
            <w:rtl/>
          </w:rPr>
          <w:t> </w:t>
        </w:r>
        <w:r w:rsidR="00051F26">
          <w:rPr>
            <w:rFonts w:ascii="IRZar" w:hAnsi="IRZar" w:cs="B Lotus" w:hint="cs"/>
            <w:sz w:val="24"/>
            <w:szCs w:val="24"/>
            <w:rtl/>
          </w:rPr>
          <w:t>گرفتن</w:t>
        </w:r>
      </w:ins>
      <w:r w:rsidRPr="00EA6F4D">
        <w:rPr>
          <w:rFonts w:ascii="IRZar" w:hAnsi="IRZar" w:cs="B Lotus" w:hint="cs"/>
          <w:sz w:val="24"/>
          <w:szCs w:val="24"/>
          <w:rtl/>
        </w:rPr>
        <w:t xml:space="preserve"> شرایط فرهنگی و اجتماعی منطقه</w:t>
      </w:r>
      <w:ins w:id="15008" w:author="Mehrnazi Boojari" w:date="2019-01-15T00:01:00Z">
        <w:r w:rsidR="009A156B">
          <w:rPr>
            <w:rFonts w:ascii="IRZar" w:hAnsi="IRZar" w:cs="B Lotus" w:hint="cs"/>
            <w:sz w:val="24"/>
            <w:szCs w:val="24"/>
            <w:rtl/>
          </w:rPr>
          <w:t>.</w:t>
        </w:r>
      </w:ins>
      <w:del w:id="15009" w:author="Mehrnazi Boojari" w:date="2019-01-07T09:59:00Z">
        <w:r w:rsidRPr="00EA6F4D" w:rsidDel="00A31D6F">
          <w:rPr>
            <w:rFonts w:ascii="IRZar" w:hAnsi="IRZar" w:cs="B Lotus" w:hint="cs"/>
            <w:sz w:val="24"/>
            <w:szCs w:val="24"/>
            <w:rtl/>
          </w:rPr>
          <w:delText xml:space="preserve">  </w:delText>
        </w:r>
      </w:del>
      <w:ins w:id="15010" w:author="Mehrnazi Boojari" w:date="2019-01-07T09:59:00Z">
        <w:r w:rsidR="00A31D6F">
          <w:rPr>
            <w:rFonts w:ascii="IRZar" w:hAnsi="IRZar" w:cs="B Lotus" w:hint="cs"/>
            <w:sz w:val="24"/>
            <w:szCs w:val="24"/>
            <w:rtl/>
          </w:rPr>
          <w:t xml:space="preserve"> </w:t>
        </w:r>
      </w:ins>
    </w:p>
    <w:p w14:paraId="5ABAE388" w14:textId="77777777" w:rsidR="00EA6F4D" w:rsidRPr="00EA6F4D" w:rsidRDefault="00EA6F4D" w:rsidP="00A4426B">
      <w:pPr>
        <w:bidi/>
        <w:ind w:firstLine="227"/>
        <w:jc w:val="both"/>
        <w:rPr>
          <w:rFonts w:ascii="IRZar" w:hAnsi="IRZar" w:cs="B Lotus"/>
          <w:sz w:val="24"/>
          <w:szCs w:val="24"/>
          <w:rtl/>
          <w:lang w:bidi="fa-IR"/>
        </w:rPr>
      </w:pPr>
      <w:r w:rsidRPr="00E73E3C">
        <w:rPr>
          <w:rFonts w:ascii="B Lotus" w:hAnsi="B Lotus"/>
          <w:noProof/>
        </w:rPr>
        <mc:AlternateContent>
          <mc:Choice Requires="wps">
            <w:drawing>
              <wp:anchor distT="0" distB="0" distL="114300" distR="114300" simplePos="0" relativeHeight="251663360" behindDoc="0" locked="0" layoutInCell="1" allowOverlap="1" wp14:anchorId="323CD77D" wp14:editId="6323B4E5">
                <wp:simplePos x="0" y="0"/>
                <wp:positionH relativeFrom="column">
                  <wp:posOffset>-250825</wp:posOffset>
                </wp:positionH>
                <wp:positionV relativeFrom="paragraph">
                  <wp:posOffset>5073015</wp:posOffset>
                </wp:positionV>
                <wp:extent cx="644588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445885" cy="635"/>
                        </a:xfrm>
                        <a:prstGeom prst="rect">
                          <a:avLst/>
                        </a:prstGeom>
                        <a:solidFill>
                          <a:prstClr val="white"/>
                        </a:solidFill>
                        <a:ln>
                          <a:noFill/>
                        </a:ln>
                      </wps:spPr>
                      <wps:txbx>
                        <w:txbxContent>
                          <w:p w14:paraId="108E61EC" w14:textId="77777777" w:rsidR="00886BC2" w:rsidRPr="002749F0" w:rsidRDefault="00886BC2" w:rsidP="00A4426B">
                            <w:pPr>
                              <w:pStyle w:val="NoSpacing"/>
                              <w:bidi/>
                              <w:jc w:val="center"/>
                              <w:rPr>
                                <w:rFonts w:cs="B Lotus"/>
                                <w:sz w:val="20"/>
                                <w:szCs w:val="20"/>
                              </w:rPr>
                            </w:pPr>
                            <w:bookmarkStart w:id="15011" w:name="_Toc531475231"/>
                            <w:r w:rsidRPr="002749F0">
                              <w:rPr>
                                <w:rFonts w:ascii="B Lotus" w:hAnsi="B Lotus" w:cs="B Lotus"/>
                                <w:sz w:val="20"/>
                                <w:szCs w:val="20"/>
                                <w:rtl/>
                              </w:rPr>
                              <w:t xml:space="preserve">شکل </w:t>
                            </w:r>
                            <w:r w:rsidRPr="002749F0">
                              <w:rPr>
                                <w:rFonts w:ascii="B Lotus" w:hAnsi="B Lotus" w:cs="B Lotus"/>
                                <w:sz w:val="20"/>
                                <w:szCs w:val="20"/>
                                <w:rtl/>
                              </w:rPr>
                              <w:fldChar w:fldCharType="begin"/>
                            </w:r>
                            <w:r w:rsidRPr="002749F0">
                              <w:rPr>
                                <w:rFonts w:ascii="B Lotus" w:hAnsi="B Lotus" w:cs="B Lotus"/>
                                <w:sz w:val="20"/>
                                <w:szCs w:val="20"/>
                                <w:rtl/>
                              </w:rPr>
                              <w:instrText xml:space="preserve"> </w:instrText>
                            </w:r>
                            <w:r w:rsidRPr="002749F0">
                              <w:rPr>
                                <w:rFonts w:ascii="B Lotus" w:hAnsi="B Lotus" w:cs="B Lotus"/>
                                <w:sz w:val="20"/>
                                <w:szCs w:val="20"/>
                              </w:rPr>
                              <w:instrText xml:space="preserve">STYLEREF </w:instrText>
                            </w:r>
                            <w:r w:rsidRPr="002749F0">
                              <w:rPr>
                                <w:rFonts w:ascii="B Lotus" w:hAnsi="B Lotus" w:cs="B Lotus"/>
                                <w:sz w:val="20"/>
                                <w:szCs w:val="20"/>
                                <w:rtl/>
                              </w:rPr>
                              <w:instrText>1 \</w:instrText>
                            </w:r>
                            <w:r w:rsidRPr="002749F0">
                              <w:rPr>
                                <w:rFonts w:ascii="B Lotus" w:hAnsi="B Lotus" w:cs="B Lotus"/>
                                <w:sz w:val="20"/>
                                <w:szCs w:val="20"/>
                              </w:rPr>
                              <w:instrText>s</w:instrText>
                            </w:r>
                            <w:r w:rsidRPr="002749F0">
                              <w:rPr>
                                <w:rFonts w:ascii="B Lotus" w:hAnsi="B Lotus" w:cs="B Lotus"/>
                                <w:sz w:val="20"/>
                                <w:szCs w:val="20"/>
                                <w:rtl/>
                              </w:rPr>
                              <w:instrText xml:space="preserve"> </w:instrText>
                            </w:r>
                            <w:r w:rsidRPr="002749F0">
                              <w:rPr>
                                <w:rFonts w:ascii="B Lotus" w:hAnsi="B Lotus" w:cs="B Lotus"/>
                                <w:sz w:val="20"/>
                                <w:szCs w:val="20"/>
                                <w:rtl/>
                              </w:rPr>
                              <w:fldChar w:fldCharType="separate"/>
                            </w:r>
                            <w:r w:rsidRPr="002749F0">
                              <w:rPr>
                                <w:rFonts w:ascii="B Lotus" w:hAnsi="B Lotus" w:cs="B Lotus"/>
                                <w:sz w:val="20"/>
                                <w:szCs w:val="20"/>
                                <w:rtl/>
                              </w:rPr>
                              <w:t>‏4</w:t>
                            </w:r>
                            <w:r w:rsidRPr="002749F0">
                              <w:rPr>
                                <w:rFonts w:ascii="B Lotus" w:hAnsi="B Lotus" w:cs="B Lotus"/>
                                <w:sz w:val="20"/>
                                <w:szCs w:val="20"/>
                                <w:rtl/>
                              </w:rPr>
                              <w:fldChar w:fldCharType="end"/>
                            </w:r>
                            <w:del w:id="15012" w:author="Mehrnazi Boojari" w:date="2019-01-15T00:03:00Z">
                              <w:r w:rsidRPr="002749F0" w:rsidDel="00A4426B">
                                <w:rPr>
                                  <w:rFonts w:ascii="B Lotus" w:hAnsi="B Lotus" w:cs="B Lotus"/>
                                  <w:sz w:val="20"/>
                                  <w:szCs w:val="20"/>
                                  <w:rtl/>
                                </w:rPr>
                                <w:delText>.</w:delText>
                              </w:r>
                            </w:del>
                            <w:ins w:id="15013" w:author="Mehrnazi Boojari" w:date="2019-01-15T00:03:00Z">
                              <w:r>
                                <w:rPr>
                                  <w:rFonts w:ascii="B Lotus" w:hAnsi="B Lotus" w:cs="B Lotus" w:hint="cs"/>
                                  <w:sz w:val="20"/>
                                  <w:szCs w:val="20"/>
                                  <w:rtl/>
                                </w:rPr>
                                <w:t>-</w:t>
                              </w:r>
                            </w:ins>
                            <w:r w:rsidRPr="002749F0">
                              <w:rPr>
                                <w:rFonts w:ascii="B Lotus" w:hAnsi="B Lotus" w:cs="B Lotus"/>
                                <w:sz w:val="20"/>
                                <w:szCs w:val="20"/>
                                <w:rtl/>
                              </w:rPr>
                              <w:fldChar w:fldCharType="begin"/>
                            </w:r>
                            <w:r w:rsidRPr="002749F0">
                              <w:rPr>
                                <w:rFonts w:ascii="B Lotus" w:hAnsi="B Lotus" w:cs="B Lotus"/>
                                <w:sz w:val="20"/>
                                <w:szCs w:val="20"/>
                                <w:rtl/>
                              </w:rPr>
                              <w:instrText xml:space="preserve"> </w:instrText>
                            </w:r>
                            <w:r w:rsidRPr="002749F0">
                              <w:rPr>
                                <w:rFonts w:ascii="B Lotus" w:hAnsi="B Lotus" w:cs="B Lotus"/>
                                <w:sz w:val="20"/>
                                <w:szCs w:val="20"/>
                              </w:rPr>
                              <w:instrText xml:space="preserve">SEQ </w:instrText>
                            </w:r>
                            <w:r w:rsidRPr="002749F0">
                              <w:rPr>
                                <w:rFonts w:ascii="B Lotus" w:hAnsi="B Lotus" w:cs="B Lotus"/>
                                <w:sz w:val="20"/>
                                <w:szCs w:val="20"/>
                                <w:rtl/>
                              </w:rPr>
                              <w:instrText xml:space="preserve">شکل \* </w:instrText>
                            </w:r>
                            <w:r w:rsidRPr="002749F0">
                              <w:rPr>
                                <w:rFonts w:ascii="B Lotus" w:hAnsi="B Lotus" w:cs="B Lotus"/>
                                <w:sz w:val="20"/>
                                <w:szCs w:val="20"/>
                              </w:rPr>
                              <w:instrText xml:space="preserve">ARABIC \s </w:instrText>
                            </w:r>
                            <w:r w:rsidRPr="002749F0">
                              <w:rPr>
                                <w:rFonts w:ascii="B Lotus" w:hAnsi="B Lotus" w:cs="B Lotus"/>
                                <w:sz w:val="20"/>
                                <w:szCs w:val="20"/>
                                <w:rtl/>
                              </w:rPr>
                              <w:instrText xml:space="preserve">1 </w:instrText>
                            </w:r>
                            <w:r w:rsidRPr="002749F0">
                              <w:rPr>
                                <w:rFonts w:ascii="B Lotus" w:hAnsi="B Lotus" w:cs="B Lotus"/>
                                <w:sz w:val="20"/>
                                <w:szCs w:val="20"/>
                                <w:rtl/>
                              </w:rPr>
                              <w:fldChar w:fldCharType="separate"/>
                            </w:r>
                            <w:r w:rsidRPr="002749F0">
                              <w:rPr>
                                <w:rFonts w:ascii="B Lotus" w:hAnsi="B Lotus" w:cs="B Lotus"/>
                                <w:sz w:val="20"/>
                                <w:szCs w:val="20"/>
                                <w:rtl/>
                              </w:rPr>
                              <w:t>1</w:t>
                            </w:r>
                            <w:r w:rsidRPr="002749F0">
                              <w:rPr>
                                <w:rFonts w:ascii="B Lotus" w:hAnsi="B Lotus" w:cs="B Lotus"/>
                                <w:sz w:val="20"/>
                                <w:szCs w:val="20"/>
                                <w:rtl/>
                              </w:rPr>
                              <w:fldChar w:fldCharType="end"/>
                            </w:r>
                            <w:del w:id="15014" w:author="Mehrnazi Boojari" w:date="2019-01-15T00:03:00Z">
                              <w:r w:rsidRPr="002749F0" w:rsidDel="00A4426B">
                                <w:rPr>
                                  <w:rFonts w:ascii="B Lotus" w:hAnsi="B Lotus" w:cs="B Lotus" w:hint="cs"/>
                                  <w:sz w:val="20"/>
                                  <w:szCs w:val="20"/>
                                  <w:rtl/>
                                </w:rPr>
                                <w:delText xml:space="preserve"> </w:delText>
                              </w:r>
                            </w:del>
                            <w:r w:rsidRPr="002749F0">
                              <w:rPr>
                                <w:rFonts w:ascii="B Lotus" w:hAnsi="B Lotus" w:cs="B Lotus" w:hint="cs"/>
                                <w:sz w:val="20"/>
                                <w:szCs w:val="20"/>
                                <w:rtl/>
                              </w:rPr>
                              <w:t xml:space="preserve">: </w:t>
                            </w:r>
                            <w:r w:rsidRPr="002749F0">
                              <w:rPr>
                                <w:rFonts w:ascii="B Lotus" w:hAnsi="B Lotus" w:cs="B Lotus"/>
                                <w:sz w:val="20"/>
                                <w:szCs w:val="20"/>
                                <w:rtl/>
                                <w:lang w:bidi="fa-IR"/>
                              </w:rPr>
                              <w:t>چالش</w:t>
                            </w:r>
                            <w:ins w:id="15015" w:author="Mehrnazi Boojari" w:date="2019-01-15T00:04:00Z">
                              <w:r>
                                <w:rPr>
                                  <w:rFonts w:cs="B Nazanin" w:hint="cs"/>
                                  <w:sz w:val="20"/>
                                  <w:szCs w:val="20"/>
                                  <w:rtl/>
                                  <w:lang w:bidi="fa-IR"/>
                                </w:rPr>
                                <w:t>‌</w:t>
                              </w:r>
                            </w:ins>
                            <w:del w:id="15016" w:author="Mehrnazi Boojari" w:date="2019-01-15T00:04:00Z">
                              <w:r w:rsidRPr="002749F0" w:rsidDel="00A4426B">
                                <w:rPr>
                                  <w:rFonts w:cs="B Lotus"/>
                                  <w:sz w:val="20"/>
                                  <w:szCs w:val="20"/>
                                  <w:rtl/>
                                  <w:lang w:bidi="fa-IR"/>
                                </w:rPr>
                                <w:delText xml:space="preserve"> </w:delText>
                              </w:r>
                            </w:del>
                            <w:r w:rsidRPr="002749F0">
                              <w:rPr>
                                <w:rFonts w:cs="B Lotus"/>
                                <w:sz w:val="20"/>
                                <w:szCs w:val="20"/>
                                <w:rtl/>
                                <w:lang w:bidi="fa-IR"/>
                              </w:rPr>
                              <w:t>ها و عوامل انتخاب</w:t>
                            </w:r>
                            <w:ins w:id="15017" w:author="Mehrnazi Boojari" w:date="2019-01-15T00:04:00Z">
                              <w:r>
                                <w:rPr>
                                  <w:rFonts w:cs="B Nazanin" w:hint="cs"/>
                                  <w:sz w:val="20"/>
                                  <w:szCs w:val="20"/>
                                  <w:rtl/>
                                  <w:lang w:bidi="fa-IR"/>
                                </w:rPr>
                                <w:t>‌</w:t>
                              </w:r>
                            </w:ins>
                            <w:del w:id="15018" w:author="Mehrnazi Boojari" w:date="2019-01-15T00:04:00Z">
                              <w:r w:rsidRPr="002749F0" w:rsidDel="00A4426B">
                                <w:rPr>
                                  <w:rFonts w:cs="B Lotus"/>
                                  <w:sz w:val="20"/>
                                  <w:szCs w:val="20"/>
                                  <w:rtl/>
                                  <w:lang w:bidi="fa-IR"/>
                                </w:rPr>
                                <w:delText xml:space="preserve"> </w:delText>
                              </w:r>
                            </w:del>
                            <w:r w:rsidRPr="002749F0">
                              <w:rPr>
                                <w:rFonts w:cs="B Lotus"/>
                                <w:sz w:val="20"/>
                                <w:szCs w:val="20"/>
                                <w:rtl/>
                                <w:lang w:bidi="fa-IR"/>
                              </w:rPr>
                              <w:t>شده مسکن روستا</w:t>
                            </w:r>
                            <w:r w:rsidRPr="002749F0">
                              <w:rPr>
                                <w:rFonts w:cs="B Lotus" w:hint="cs"/>
                                <w:sz w:val="20"/>
                                <w:szCs w:val="20"/>
                                <w:rtl/>
                                <w:lang w:bidi="fa-IR"/>
                              </w:rPr>
                              <w:t>یی</w:t>
                            </w:r>
                            <w:bookmarkEnd w:id="150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7" type="#_x0000_t202" style="position:absolute;left:0;text-align:left;margin-left:-19.75pt;margin-top:399.45pt;width:507.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" stroked="f">
                <v:textbox style="mso-fit-shape-to-text:t" inset="0,0,0,0">
                  <w:txbxContent>
                    <w:p w14:paraId="108E61EC" w14:textId="77777777" w:rsidR="002C64F2" w:rsidRPr="002749F0" w:rsidRDefault="002C64F2" w:rsidP="00A4426B">
                      <w:pPr>
                        <w:pStyle w:val="NoSpacing"/>
                        <w:bidi/>
                        <w:jc w:val="center"/>
                        <w:rPr>
                          <w:rFonts w:cs="B Lotus"/>
                          <w:sz w:val="20"/>
                          <w:szCs w:val="20"/>
                        </w:rPr>
                      </w:pPr>
                      <w:bookmarkStart w:id="14917" w:name="_Toc531475231"/>
                      <w:r w:rsidRPr="002749F0">
                        <w:rPr>
                          <w:rFonts w:ascii="B Lotus" w:hAnsi="B Lotus" w:cs="B Lotus"/>
                          <w:sz w:val="20"/>
                          <w:szCs w:val="20"/>
                          <w:rtl/>
                        </w:rPr>
                        <w:t xml:space="preserve">شکل </w:t>
                      </w:r>
                      <w:r w:rsidRPr="002749F0">
                        <w:rPr>
                          <w:rFonts w:ascii="B Lotus" w:hAnsi="B Lotus" w:cs="B Lotus"/>
                          <w:sz w:val="20"/>
                          <w:szCs w:val="20"/>
                          <w:rtl/>
                        </w:rPr>
                        <w:fldChar w:fldCharType="begin"/>
                      </w:r>
                      <w:r w:rsidRPr="002749F0">
                        <w:rPr>
                          <w:rFonts w:ascii="B Lotus" w:hAnsi="B Lotus" w:cs="B Lotus"/>
                          <w:sz w:val="20"/>
                          <w:szCs w:val="20"/>
                          <w:rtl/>
                        </w:rPr>
                        <w:instrText xml:space="preserve"> </w:instrText>
                      </w:r>
                      <w:r w:rsidRPr="002749F0">
                        <w:rPr>
                          <w:rFonts w:ascii="B Lotus" w:hAnsi="B Lotus" w:cs="B Lotus"/>
                          <w:sz w:val="20"/>
                          <w:szCs w:val="20"/>
                        </w:rPr>
                        <w:instrText xml:space="preserve">STYLEREF </w:instrText>
                      </w:r>
                      <w:r w:rsidRPr="002749F0">
                        <w:rPr>
                          <w:rFonts w:ascii="B Lotus" w:hAnsi="B Lotus" w:cs="B Lotus"/>
                          <w:sz w:val="20"/>
                          <w:szCs w:val="20"/>
                          <w:rtl/>
                        </w:rPr>
                        <w:instrText>1 \</w:instrText>
                      </w:r>
                      <w:r w:rsidRPr="002749F0">
                        <w:rPr>
                          <w:rFonts w:ascii="B Lotus" w:hAnsi="B Lotus" w:cs="B Lotus"/>
                          <w:sz w:val="20"/>
                          <w:szCs w:val="20"/>
                        </w:rPr>
                        <w:instrText>s</w:instrText>
                      </w:r>
                      <w:r w:rsidRPr="002749F0">
                        <w:rPr>
                          <w:rFonts w:ascii="B Lotus" w:hAnsi="B Lotus" w:cs="B Lotus"/>
                          <w:sz w:val="20"/>
                          <w:szCs w:val="20"/>
                          <w:rtl/>
                        </w:rPr>
                        <w:instrText xml:space="preserve"> </w:instrText>
                      </w:r>
                      <w:r w:rsidRPr="002749F0">
                        <w:rPr>
                          <w:rFonts w:ascii="B Lotus" w:hAnsi="B Lotus" w:cs="B Lotus"/>
                          <w:sz w:val="20"/>
                          <w:szCs w:val="20"/>
                          <w:rtl/>
                        </w:rPr>
                        <w:fldChar w:fldCharType="separate"/>
                      </w:r>
                      <w:r w:rsidRPr="002749F0">
                        <w:rPr>
                          <w:rFonts w:ascii="B Lotus" w:hAnsi="B Lotus" w:cs="B Lotus"/>
                          <w:sz w:val="20"/>
                          <w:szCs w:val="20"/>
                          <w:rtl/>
                        </w:rPr>
                        <w:t>‏4</w:t>
                      </w:r>
                      <w:r w:rsidRPr="002749F0">
                        <w:rPr>
                          <w:rFonts w:ascii="B Lotus" w:hAnsi="B Lotus" w:cs="B Lotus"/>
                          <w:sz w:val="20"/>
                          <w:szCs w:val="20"/>
                          <w:rtl/>
                        </w:rPr>
                        <w:fldChar w:fldCharType="end"/>
                      </w:r>
                      <w:del w:id="14918" w:author="Mehrnazi Boojari" w:date="2019-01-15T00:03:00Z">
                        <w:r w:rsidRPr="002749F0" w:rsidDel="00A4426B">
                          <w:rPr>
                            <w:rFonts w:ascii="B Lotus" w:hAnsi="B Lotus" w:cs="B Lotus"/>
                            <w:sz w:val="20"/>
                            <w:szCs w:val="20"/>
                            <w:rtl/>
                          </w:rPr>
                          <w:delText>.</w:delText>
                        </w:r>
                      </w:del>
                      <w:ins w:id="14919" w:author="Mehrnazi Boojari" w:date="2019-01-15T00:03:00Z">
                        <w:r>
                          <w:rPr>
                            <w:rFonts w:ascii="B Lotus" w:hAnsi="B Lotus" w:cs="B Lotus" w:hint="cs"/>
                            <w:sz w:val="20"/>
                            <w:szCs w:val="20"/>
                            <w:rtl/>
                          </w:rPr>
                          <w:t>-</w:t>
                        </w:r>
                      </w:ins>
                      <w:r w:rsidRPr="002749F0">
                        <w:rPr>
                          <w:rFonts w:ascii="B Lotus" w:hAnsi="B Lotus" w:cs="B Lotus"/>
                          <w:sz w:val="20"/>
                          <w:szCs w:val="20"/>
                          <w:rtl/>
                        </w:rPr>
                        <w:fldChar w:fldCharType="begin"/>
                      </w:r>
                      <w:r w:rsidRPr="002749F0">
                        <w:rPr>
                          <w:rFonts w:ascii="B Lotus" w:hAnsi="B Lotus" w:cs="B Lotus"/>
                          <w:sz w:val="20"/>
                          <w:szCs w:val="20"/>
                          <w:rtl/>
                        </w:rPr>
                        <w:instrText xml:space="preserve"> </w:instrText>
                      </w:r>
                      <w:r w:rsidRPr="002749F0">
                        <w:rPr>
                          <w:rFonts w:ascii="B Lotus" w:hAnsi="B Lotus" w:cs="B Lotus"/>
                          <w:sz w:val="20"/>
                          <w:szCs w:val="20"/>
                        </w:rPr>
                        <w:instrText xml:space="preserve">SEQ </w:instrText>
                      </w:r>
                      <w:r w:rsidRPr="002749F0">
                        <w:rPr>
                          <w:rFonts w:ascii="B Lotus" w:hAnsi="B Lotus" w:cs="B Lotus"/>
                          <w:sz w:val="20"/>
                          <w:szCs w:val="20"/>
                          <w:rtl/>
                        </w:rPr>
                        <w:instrText xml:space="preserve">شکل \* </w:instrText>
                      </w:r>
                      <w:r w:rsidRPr="002749F0">
                        <w:rPr>
                          <w:rFonts w:ascii="B Lotus" w:hAnsi="B Lotus" w:cs="B Lotus"/>
                          <w:sz w:val="20"/>
                          <w:szCs w:val="20"/>
                        </w:rPr>
                        <w:instrText xml:space="preserve">ARABIC \s </w:instrText>
                      </w:r>
                      <w:r w:rsidRPr="002749F0">
                        <w:rPr>
                          <w:rFonts w:ascii="B Lotus" w:hAnsi="B Lotus" w:cs="B Lotus"/>
                          <w:sz w:val="20"/>
                          <w:szCs w:val="20"/>
                          <w:rtl/>
                        </w:rPr>
                        <w:instrText xml:space="preserve">1 </w:instrText>
                      </w:r>
                      <w:r w:rsidRPr="002749F0">
                        <w:rPr>
                          <w:rFonts w:ascii="B Lotus" w:hAnsi="B Lotus" w:cs="B Lotus"/>
                          <w:sz w:val="20"/>
                          <w:szCs w:val="20"/>
                          <w:rtl/>
                        </w:rPr>
                        <w:fldChar w:fldCharType="separate"/>
                      </w:r>
                      <w:r w:rsidRPr="002749F0">
                        <w:rPr>
                          <w:rFonts w:ascii="B Lotus" w:hAnsi="B Lotus" w:cs="B Lotus"/>
                          <w:sz w:val="20"/>
                          <w:szCs w:val="20"/>
                          <w:rtl/>
                        </w:rPr>
                        <w:t>1</w:t>
                      </w:r>
                      <w:r w:rsidRPr="002749F0">
                        <w:rPr>
                          <w:rFonts w:ascii="B Lotus" w:hAnsi="B Lotus" w:cs="B Lotus"/>
                          <w:sz w:val="20"/>
                          <w:szCs w:val="20"/>
                          <w:rtl/>
                        </w:rPr>
                        <w:fldChar w:fldCharType="end"/>
                      </w:r>
                      <w:del w:id="14920" w:author="Mehrnazi Boojari" w:date="2019-01-15T00:03:00Z">
                        <w:r w:rsidRPr="002749F0" w:rsidDel="00A4426B">
                          <w:rPr>
                            <w:rFonts w:ascii="B Lotus" w:hAnsi="B Lotus" w:cs="B Lotus" w:hint="cs"/>
                            <w:sz w:val="20"/>
                            <w:szCs w:val="20"/>
                            <w:rtl/>
                          </w:rPr>
                          <w:delText xml:space="preserve"> </w:delText>
                        </w:r>
                      </w:del>
                      <w:r w:rsidRPr="002749F0">
                        <w:rPr>
                          <w:rFonts w:ascii="B Lotus" w:hAnsi="B Lotus" w:cs="B Lotus" w:hint="cs"/>
                          <w:sz w:val="20"/>
                          <w:szCs w:val="20"/>
                          <w:rtl/>
                        </w:rPr>
                        <w:t xml:space="preserve">: </w:t>
                      </w:r>
                      <w:r w:rsidRPr="002749F0">
                        <w:rPr>
                          <w:rFonts w:ascii="B Lotus" w:hAnsi="B Lotus" w:cs="B Lotus"/>
                          <w:sz w:val="20"/>
                          <w:szCs w:val="20"/>
                          <w:rtl/>
                          <w:lang w:bidi="fa-IR"/>
                        </w:rPr>
                        <w:t>چالش</w:t>
                      </w:r>
                      <w:ins w:id="14921" w:author="Mehrnazi Boojari" w:date="2019-01-15T00:04:00Z">
                        <w:r>
                          <w:rPr>
                            <w:rFonts w:cs="B Nazanin" w:hint="cs"/>
                            <w:sz w:val="20"/>
                            <w:szCs w:val="20"/>
                            <w:rtl/>
                            <w:lang w:bidi="fa-IR"/>
                          </w:rPr>
                          <w:t>‌</w:t>
                        </w:r>
                      </w:ins>
                      <w:del w:id="14922" w:author="Mehrnazi Boojari" w:date="2019-01-15T00:04:00Z">
                        <w:r w:rsidRPr="002749F0" w:rsidDel="00A4426B">
                          <w:rPr>
                            <w:rFonts w:cs="B Lotus"/>
                            <w:sz w:val="20"/>
                            <w:szCs w:val="20"/>
                            <w:rtl/>
                            <w:lang w:bidi="fa-IR"/>
                          </w:rPr>
                          <w:delText xml:space="preserve"> </w:delText>
                        </w:r>
                      </w:del>
                      <w:r w:rsidRPr="002749F0">
                        <w:rPr>
                          <w:rFonts w:cs="B Lotus"/>
                          <w:sz w:val="20"/>
                          <w:szCs w:val="20"/>
                          <w:rtl/>
                          <w:lang w:bidi="fa-IR"/>
                        </w:rPr>
                        <w:t>ها و عوامل انتخاب</w:t>
                      </w:r>
                      <w:ins w:id="14923" w:author="Mehrnazi Boojari" w:date="2019-01-15T00:04:00Z">
                        <w:r>
                          <w:rPr>
                            <w:rFonts w:cs="B Nazanin" w:hint="cs"/>
                            <w:sz w:val="20"/>
                            <w:szCs w:val="20"/>
                            <w:rtl/>
                            <w:lang w:bidi="fa-IR"/>
                          </w:rPr>
                          <w:t>‌</w:t>
                        </w:r>
                      </w:ins>
                      <w:del w:id="14924" w:author="Mehrnazi Boojari" w:date="2019-01-15T00:04:00Z">
                        <w:r w:rsidRPr="002749F0" w:rsidDel="00A4426B">
                          <w:rPr>
                            <w:rFonts w:cs="B Lotus"/>
                            <w:sz w:val="20"/>
                            <w:szCs w:val="20"/>
                            <w:rtl/>
                            <w:lang w:bidi="fa-IR"/>
                          </w:rPr>
                          <w:delText xml:space="preserve"> </w:delText>
                        </w:r>
                      </w:del>
                      <w:r w:rsidRPr="002749F0">
                        <w:rPr>
                          <w:rFonts w:cs="B Lotus"/>
                          <w:sz w:val="20"/>
                          <w:szCs w:val="20"/>
                          <w:rtl/>
                          <w:lang w:bidi="fa-IR"/>
                        </w:rPr>
                        <w:t>شده مسکن روستا</w:t>
                      </w:r>
                      <w:r w:rsidRPr="002749F0">
                        <w:rPr>
                          <w:rFonts w:cs="B Lotus" w:hint="cs"/>
                          <w:sz w:val="20"/>
                          <w:szCs w:val="20"/>
                          <w:rtl/>
                          <w:lang w:bidi="fa-IR"/>
                        </w:rPr>
                        <w:t>یی</w:t>
                      </w:r>
                      <w:bookmarkEnd w:id="14917"/>
                    </w:p>
                  </w:txbxContent>
                </v:textbox>
                <w10:wrap type="topAndBottom"/>
              </v:shape>
            </w:pict>
          </mc:Fallback>
        </mc:AlternateContent>
      </w:r>
      <w:r w:rsidRPr="00E73E3C">
        <w:rPr>
          <w:rFonts w:ascii="B Lotus" w:hAnsi="B Lotus"/>
          <w:noProof/>
        </w:rPr>
        <w:drawing>
          <wp:anchor distT="0" distB="0" distL="114300" distR="114300" simplePos="0" relativeHeight="251662336" behindDoc="1" locked="0" layoutInCell="1" allowOverlap="1" wp14:anchorId="6BDF90E7" wp14:editId="7AC6D457">
            <wp:simplePos x="0" y="0"/>
            <wp:positionH relativeFrom="margin">
              <wp:align>center</wp:align>
            </wp:positionH>
            <wp:positionV relativeFrom="paragraph">
              <wp:posOffset>961492</wp:posOffset>
            </wp:positionV>
            <wp:extent cx="6445885" cy="40544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5885" cy="4054475"/>
                    </a:xfrm>
                    <a:prstGeom prst="rect">
                      <a:avLst/>
                    </a:prstGeom>
                    <a:noFill/>
                  </pic:spPr>
                </pic:pic>
              </a:graphicData>
            </a:graphic>
          </wp:anchor>
        </w:drawing>
      </w:r>
      <w:r w:rsidRPr="00E73E3C">
        <w:rPr>
          <w:rFonts w:ascii="B Lotus" w:hAnsi="B Lotus" w:cs="B Lotus" w:hint="cs"/>
          <w:sz w:val="24"/>
          <w:szCs w:val="24"/>
          <w:rtl/>
          <w:lang w:bidi="fa-IR"/>
        </w:rPr>
        <w:t>بدین ترتیب</w:t>
      </w:r>
      <w:ins w:id="15019" w:author="Mehrnazi Boojari" w:date="2019-01-15T00:01:00Z">
        <w:r w:rsidR="00A4426B">
          <w:rPr>
            <w:rFonts w:ascii="B Lotus" w:hAnsi="B Lotus" w:cs="B Lotus" w:hint="cs"/>
            <w:sz w:val="24"/>
            <w:szCs w:val="24"/>
            <w:rtl/>
            <w:lang w:bidi="fa-IR"/>
          </w:rPr>
          <w:t>،</w:t>
        </w:r>
      </w:ins>
      <w:r w:rsidRPr="00E73E3C">
        <w:rPr>
          <w:rFonts w:ascii="B Lotus" w:hAnsi="B Lotus" w:cs="B Lotus" w:hint="cs"/>
          <w:sz w:val="24"/>
          <w:szCs w:val="24"/>
          <w:rtl/>
          <w:lang w:bidi="fa-IR"/>
        </w:rPr>
        <w:t xml:space="preserve"> 14 عامل از مجموع عوامل انتخاب شده و برای ارائه </w:t>
      </w:r>
      <w:del w:id="15020" w:author="Mehrnazi Boojari" w:date="2019-01-07T09:45:00Z">
        <w:r w:rsidRPr="00E73E3C" w:rsidDel="006F7CCF">
          <w:rPr>
            <w:rFonts w:ascii="B Lotus" w:hAnsi="B Lotus" w:cs="B Lotus" w:hint="cs"/>
            <w:sz w:val="24"/>
            <w:szCs w:val="24"/>
            <w:rtl/>
            <w:lang w:bidi="fa-IR"/>
          </w:rPr>
          <w:delText>راه حل</w:delText>
        </w:r>
      </w:del>
      <w:ins w:id="15021" w:author="Mehrnazi Boojari" w:date="2019-01-07T09:45:00Z">
        <w:r w:rsidR="006F7CCF">
          <w:rPr>
            <w:rFonts w:ascii="B Lotus" w:hAnsi="B Lotus" w:cs="B Lotus" w:hint="cs"/>
            <w:sz w:val="24"/>
            <w:szCs w:val="24"/>
            <w:rtl/>
            <w:lang w:bidi="fa-IR"/>
          </w:rPr>
          <w:t>راه‌حل</w:t>
        </w:r>
      </w:ins>
      <w:r w:rsidRPr="00E73E3C">
        <w:rPr>
          <w:rFonts w:ascii="B Lotus" w:hAnsi="B Lotus" w:cs="B Lotus" w:hint="cs"/>
          <w:sz w:val="24"/>
          <w:szCs w:val="24"/>
          <w:rtl/>
          <w:lang w:bidi="fa-IR"/>
        </w:rPr>
        <w:t xml:space="preserve"> مدنظر قرار</w:t>
      </w:r>
      <w:del w:id="15022" w:author="Mehrnazi Boojari" w:date="2019-01-07T09:49:00Z">
        <w:r w:rsidRPr="00E73E3C" w:rsidDel="006F7CCF">
          <w:rPr>
            <w:rFonts w:ascii="B Lotus" w:hAnsi="B Lotus" w:cs="B Lotus" w:hint="cs"/>
            <w:sz w:val="24"/>
            <w:szCs w:val="24"/>
            <w:rtl/>
            <w:lang w:bidi="fa-IR"/>
          </w:rPr>
          <w:delText xml:space="preserve"> می </w:delText>
        </w:r>
      </w:del>
      <w:ins w:id="15023" w:author="Mehrnazi Boojari" w:date="2019-01-07T09:49:00Z">
        <w:r w:rsidR="006F7CCF">
          <w:rPr>
            <w:rFonts w:ascii="B Lotus" w:hAnsi="B Lotus" w:cs="B Lotus" w:hint="cs"/>
            <w:sz w:val="24"/>
            <w:szCs w:val="24"/>
            <w:rtl/>
            <w:lang w:bidi="fa-IR"/>
          </w:rPr>
          <w:t xml:space="preserve"> می‌</w:t>
        </w:r>
      </w:ins>
      <w:r w:rsidRPr="00E73E3C">
        <w:rPr>
          <w:rFonts w:ascii="B Lotus" w:hAnsi="B Lotus" w:cs="B Lotus" w:hint="cs"/>
          <w:sz w:val="24"/>
          <w:szCs w:val="24"/>
          <w:rtl/>
          <w:lang w:bidi="fa-IR"/>
        </w:rPr>
        <w:t>گیرد. شکل 4</w:t>
      </w:r>
      <w:del w:id="15024" w:author="Mehrnazi Boojari" w:date="2019-01-15T00:02:00Z">
        <w:r w:rsidRPr="00E73E3C" w:rsidDel="00A4426B">
          <w:rPr>
            <w:rFonts w:ascii="B Lotus" w:hAnsi="B Lotus" w:cs="B Lotus" w:hint="cs"/>
            <w:sz w:val="24"/>
            <w:szCs w:val="24"/>
            <w:rtl/>
            <w:lang w:bidi="fa-IR"/>
          </w:rPr>
          <w:delText>.</w:delText>
        </w:r>
      </w:del>
      <w:ins w:id="15025" w:author="Mehrnazi Boojari" w:date="2019-01-15T00:02:00Z">
        <w:r w:rsidR="00A4426B">
          <w:rPr>
            <w:rFonts w:ascii="B Lotus" w:hAnsi="B Lotus" w:cs="B Lotus" w:hint="cs"/>
            <w:sz w:val="24"/>
            <w:szCs w:val="24"/>
            <w:rtl/>
            <w:lang w:bidi="fa-IR"/>
          </w:rPr>
          <w:t>-</w:t>
        </w:r>
      </w:ins>
      <w:r w:rsidRPr="00E73E3C">
        <w:rPr>
          <w:rFonts w:ascii="B Lotus" w:hAnsi="B Lotus" w:cs="B Lotus" w:hint="cs"/>
          <w:sz w:val="24"/>
          <w:szCs w:val="24"/>
          <w:rtl/>
          <w:lang w:bidi="fa-IR"/>
        </w:rPr>
        <w:t>1 چالش</w:t>
      </w:r>
      <w:del w:id="15026" w:author="Mehrnazi Boojari" w:date="2019-01-07T09:45:00Z">
        <w:r w:rsidRPr="00E73E3C" w:rsidDel="006F7CCF">
          <w:rPr>
            <w:rFonts w:ascii="B Lotus" w:hAnsi="B Lotus" w:cs="B Lotus" w:hint="cs"/>
            <w:sz w:val="24"/>
            <w:szCs w:val="24"/>
            <w:rtl/>
            <w:lang w:bidi="fa-IR"/>
          </w:rPr>
          <w:delText xml:space="preserve"> ها </w:delText>
        </w:r>
      </w:del>
      <w:ins w:id="15027" w:author="Mehrnazi Boojari" w:date="2019-01-07T09:45:00Z">
        <w:r w:rsidR="006F7CCF">
          <w:rPr>
            <w:rFonts w:ascii="B Lotus" w:hAnsi="B Lotus" w:cs="B Lotus" w:hint="cs"/>
            <w:sz w:val="24"/>
            <w:szCs w:val="24"/>
            <w:rtl/>
            <w:lang w:bidi="fa-IR"/>
          </w:rPr>
          <w:t xml:space="preserve">‌ها </w:t>
        </w:r>
      </w:ins>
      <w:r w:rsidRPr="00E73E3C">
        <w:rPr>
          <w:rFonts w:ascii="B Lotus" w:hAnsi="B Lotus" w:cs="B Lotus" w:hint="cs"/>
          <w:sz w:val="24"/>
          <w:szCs w:val="24"/>
          <w:rtl/>
          <w:lang w:bidi="fa-IR"/>
        </w:rPr>
        <w:t>و عوامل انتخاب</w:t>
      </w:r>
      <w:ins w:id="15028" w:author="Mehrnazi Boojari" w:date="2019-01-15T00:02:00Z">
        <w:r w:rsidR="00A4426B">
          <w:rPr>
            <w:rFonts w:ascii="B Lotus" w:hAnsi="B Lotus" w:cs="B Nazanin" w:hint="cs"/>
            <w:sz w:val="24"/>
            <w:szCs w:val="24"/>
            <w:rtl/>
            <w:lang w:bidi="fa-IR"/>
          </w:rPr>
          <w:t>‌</w:t>
        </w:r>
      </w:ins>
      <w:del w:id="15029" w:author="Mehrnazi Boojari" w:date="2019-01-15T00:02:00Z">
        <w:r w:rsidRPr="00E73E3C" w:rsidDel="00A4426B">
          <w:rPr>
            <w:rFonts w:ascii="B Lotus" w:hAnsi="B Lotus" w:cs="B Lotus" w:hint="cs"/>
            <w:sz w:val="24"/>
            <w:szCs w:val="24"/>
            <w:rtl/>
            <w:lang w:bidi="fa-IR"/>
          </w:rPr>
          <w:delText xml:space="preserve"> </w:delText>
        </w:r>
      </w:del>
      <w:r w:rsidRPr="00E73E3C">
        <w:rPr>
          <w:rFonts w:ascii="B Lotus" w:hAnsi="B Lotus" w:cs="B Lotus" w:hint="cs"/>
          <w:sz w:val="24"/>
          <w:szCs w:val="24"/>
          <w:rtl/>
          <w:lang w:bidi="fa-IR"/>
        </w:rPr>
        <w:t>شده را نشان</w:t>
      </w:r>
      <w:del w:id="15030" w:author="Mehrnazi Boojari" w:date="2019-01-07T09:49:00Z">
        <w:r w:rsidRPr="00E73E3C" w:rsidDel="006F7CCF">
          <w:rPr>
            <w:rFonts w:ascii="B Lotus" w:hAnsi="B Lotus" w:cs="B Lotus" w:hint="cs"/>
            <w:sz w:val="24"/>
            <w:szCs w:val="24"/>
            <w:rtl/>
            <w:lang w:bidi="fa-IR"/>
          </w:rPr>
          <w:delText xml:space="preserve"> می </w:delText>
        </w:r>
      </w:del>
      <w:ins w:id="15031" w:author="Mehrnazi Boojari" w:date="2019-01-07T09:49:00Z">
        <w:r w:rsidR="006F7CCF">
          <w:rPr>
            <w:rFonts w:ascii="B Lotus" w:hAnsi="B Lotus" w:cs="B Lotus" w:hint="cs"/>
            <w:sz w:val="24"/>
            <w:szCs w:val="24"/>
            <w:rtl/>
            <w:lang w:bidi="fa-IR"/>
          </w:rPr>
          <w:t xml:space="preserve"> می‌</w:t>
        </w:r>
      </w:ins>
      <w:r w:rsidRPr="00E73E3C">
        <w:rPr>
          <w:rFonts w:ascii="B Lotus" w:hAnsi="B Lotus" w:cs="B Lotus" w:hint="cs"/>
          <w:sz w:val="24"/>
          <w:szCs w:val="24"/>
          <w:rtl/>
          <w:lang w:bidi="fa-IR"/>
        </w:rPr>
        <w:t>دهد</w:t>
      </w:r>
      <w:ins w:id="15032" w:author="Mehrnazi Boojari" w:date="2019-01-15T00:02:00Z">
        <w:r w:rsidR="00A4426B">
          <w:rPr>
            <w:rFonts w:ascii="B Lotus" w:hAnsi="B Lotus" w:cs="B Lotus" w:hint="cs"/>
            <w:sz w:val="24"/>
            <w:szCs w:val="24"/>
            <w:rtl/>
            <w:lang w:bidi="fa-IR"/>
          </w:rPr>
          <w:t>.</w:t>
        </w:r>
      </w:ins>
      <w:r w:rsidRPr="00E73E3C">
        <w:rPr>
          <w:rFonts w:ascii="B Lotus" w:hAnsi="B Lotus" w:cs="B Lotus" w:hint="cs"/>
          <w:sz w:val="24"/>
          <w:szCs w:val="24"/>
          <w:rtl/>
          <w:lang w:bidi="fa-IR"/>
        </w:rPr>
        <w:t xml:space="preserve"> در این شکل عوامل انتخاب</w:t>
      </w:r>
      <w:ins w:id="15033" w:author="Mehrnazi Boojari" w:date="2019-01-15T00:02:00Z">
        <w:r w:rsidR="00A4426B">
          <w:rPr>
            <w:rFonts w:ascii="B Lotus" w:hAnsi="B Lotus" w:cs="B Nazanin" w:hint="cs"/>
            <w:sz w:val="24"/>
            <w:szCs w:val="24"/>
            <w:rtl/>
            <w:lang w:bidi="fa-IR"/>
          </w:rPr>
          <w:t>‌</w:t>
        </w:r>
      </w:ins>
      <w:del w:id="15034" w:author="Mehrnazi Boojari" w:date="2019-01-15T00:02:00Z">
        <w:r w:rsidRPr="00E73E3C" w:rsidDel="00A4426B">
          <w:rPr>
            <w:rFonts w:ascii="B Lotus" w:hAnsi="B Lotus" w:cs="B Lotus" w:hint="cs"/>
            <w:sz w:val="24"/>
            <w:szCs w:val="24"/>
            <w:rtl/>
            <w:lang w:bidi="fa-IR"/>
          </w:rPr>
          <w:delText xml:space="preserve"> </w:delText>
        </w:r>
      </w:del>
      <w:r w:rsidRPr="00E73E3C">
        <w:rPr>
          <w:rFonts w:ascii="B Lotus" w:hAnsi="B Lotus" w:cs="B Lotus" w:hint="cs"/>
          <w:sz w:val="24"/>
          <w:szCs w:val="24"/>
          <w:rtl/>
          <w:lang w:bidi="fa-IR"/>
        </w:rPr>
        <w:t>شده به</w:t>
      </w:r>
      <w:r w:rsidRPr="00EA6F4D">
        <w:rPr>
          <w:rFonts w:ascii="IRZar" w:hAnsi="IRZar" w:cs="B Lotus" w:hint="cs"/>
          <w:sz w:val="24"/>
          <w:szCs w:val="24"/>
          <w:rtl/>
          <w:lang w:bidi="fa-IR"/>
        </w:rPr>
        <w:t xml:space="preserve"> رنگ سبز امتیاز</w:t>
      </w:r>
      <w:del w:id="15035" w:author="Mehrnazi Boojari" w:date="2019-01-15T00:02:00Z">
        <w:r w:rsidRPr="00EA6F4D" w:rsidDel="00A4426B">
          <w:rPr>
            <w:rFonts w:ascii="IRZar" w:hAnsi="IRZar" w:cs="B Lotus" w:hint="cs"/>
            <w:sz w:val="24"/>
            <w:szCs w:val="24"/>
            <w:rtl/>
            <w:lang w:bidi="fa-IR"/>
          </w:rPr>
          <w:delText xml:space="preserve">ی بالایی </w:delText>
        </w:r>
      </w:del>
      <w:ins w:id="15036" w:author="Mehrnazi Boojari" w:date="2019-01-15T00:02:00Z">
        <w:r w:rsidR="00A4426B">
          <w:rPr>
            <w:rFonts w:ascii="IRZar" w:hAnsi="IRZar" w:cs="B Lotus" w:hint="cs"/>
            <w:sz w:val="24"/>
            <w:szCs w:val="24"/>
            <w:rtl/>
            <w:lang w:bidi="fa-IR"/>
          </w:rPr>
          <w:t xml:space="preserve"> زیادی</w:t>
        </w:r>
      </w:ins>
      <w:ins w:id="15037" w:author="Mehrnazi Boojari" w:date="2019-01-15T00:03:00Z">
        <w:r w:rsidR="00A4426B">
          <w:rPr>
            <w:rFonts w:ascii="IRZar" w:hAnsi="IRZar" w:cs="B Lotus" w:hint="cs"/>
            <w:sz w:val="24"/>
            <w:szCs w:val="24"/>
            <w:rtl/>
            <w:lang w:bidi="fa-IR"/>
          </w:rPr>
          <w:t xml:space="preserve"> </w:t>
        </w:r>
      </w:ins>
      <w:r w:rsidRPr="00EA6F4D">
        <w:rPr>
          <w:rFonts w:ascii="IRZar" w:hAnsi="IRZar" w:cs="B Lotus" w:hint="cs"/>
          <w:sz w:val="24"/>
          <w:szCs w:val="24"/>
          <w:rtl/>
          <w:lang w:bidi="fa-IR"/>
        </w:rPr>
        <w:t>نسبت به میانه داشته و عوامل انتخاب</w:t>
      </w:r>
      <w:ins w:id="15038" w:author="Mehrnazi Boojari" w:date="2019-01-15T00:03:00Z">
        <w:r w:rsidR="00A4426B">
          <w:rPr>
            <w:rFonts w:ascii="IRZar" w:hAnsi="IRZar" w:cs="B Nazanin" w:hint="cs"/>
            <w:sz w:val="24"/>
            <w:szCs w:val="24"/>
            <w:rtl/>
            <w:lang w:bidi="fa-IR"/>
          </w:rPr>
          <w:t>‌</w:t>
        </w:r>
      </w:ins>
      <w:del w:id="15039" w:author="Mehrnazi Boojari" w:date="2019-01-15T00:03:00Z">
        <w:r w:rsidRPr="00EA6F4D" w:rsidDel="00A4426B">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شده به شکل زرد از تحلیل خبرگی </w:t>
      </w:r>
      <w:del w:id="15040" w:author="Mehrnazi Boojari" w:date="2019-01-07T10:27:00Z">
        <w:r w:rsidRPr="00EA6F4D" w:rsidDel="006C73A5">
          <w:rPr>
            <w:rFonts w:ascii="IRZar" w:hAnsi="IRZar" w:cs="B Lotus" w:hint="cs"/>
            <w:sz w:val="24"/>
            <w:szCs w:val="24"/>
            <w:rtl/>
            <w:lang w:bidi="fa-IR"/>
          </w:rPr>
          <w:delText>بدست آ</w:delText>
        </w:r>
      </w:del>
      <w:ins w:id="15041" w:author="Mehrnazi Boojari" w:date="2019-01-07T10:27:00Z">
        <w:r w:rsidR="006C73A5">
          <w:rPr>
            <w:rFonts w:ascii="IRZar" w:hAnsi="IRZar" w:cs="B Lotus" w:hint="cs"/>
            <w:sz w:val="24"/>
            <w:szCs w:val="24"/>
            <w:rtl/>
            <w:lang w:bidi="fa-IR"/>
          </w:rPr>
          <w:t>به‌دست آ</w:t>
        </w:r>
      </w:ins>
      <w:r w:rsidRPr="00EA6F4D">
        <w:rPr>
          <w:rFonts w:ascii="IRZar" w:hAnsi="IRZar" w:cs="B Lotus" w:hint="cs"/>
          <w:sz w:val="24"/>
          <w:szCs w:val="24"/>
          <w:rtl/>
          <w:lang w:bidi="fa-IR"/>
        </w:rPr>
        <w:t>مده است</w:t>
      </w:r>
      <w:del w:id="15042" w:author="Mehrnazi Boojari" w:date="2019-01-07T09:53:00Z">
        <w:r w:rsidRPr="00EA6F4D" w:rsidDel="006F7CCF">
          <w:rPr>
            <w:rFonts w:ascii="IRZar" w:hAnsi="IRZar" w:cs="B Lotus" w:hint="cs"/>
            <w:sz w:val="24"/>
            <w:szCs w:val="24"/>
            <w:rtl/>
            <w:lang w:bidi="fa-IR"/>
          </w:rPr>
          <w:delText xml:space="preserve"> . </w:delText>
        </w:r>
      </w:del>
      <w:ins w:id="15043" w:author="Mehrnazi Boojari" w:date="2019-01-07T09:53:00Z">
        <w:r w:rsidR="006F7CCF">
          <w:rPr>
            <w:rFonts w:ascii="IRZar" w:hAnsi="IRZar" w:cs="B Lotus" w:hint="cs"/>
            <w:sz w:val="24"/>
            <w:szCs w:val="24"/>
            <w:rtl/>
            <w:lang w:bidi="fa-IR"/>
          </w:rPr>
          <w:t>.</w:t>
        </w:r>
      </w:ins>
      <w:del w:id="15044" w:author="Mehrnazi Boojari" w:date="2019-01-07T09:59:00Z">
        <w:r w:rsidRPr="00EA6F4D" w:rsidDel="00A31D6F">
          <w:rPr>
            <w:rFonts w:ascii="IRZar" w:hAnsi="IRZar" w:cs="B Lotus" w:hint="cs"/>
            <w:sz w:val="24"/>
            <w:szCs w:val="24"/>
            <w:rtl/>
            <w:lang w:bidi="fa-IR"/>
          </w:rPr>
          <w:delText xml:space="preserve"> </w:delText>
        </w:r>
      </w:del>
      <w:ins w:id="15045" w:author="Mehrnazi Boojari" w:date="2019-01-07T09:59:00Z">
        <w:r w:rsidR="00A31D6F">
          <w:rPr>
            <w:rFonts w:ascii="IRZar" w:hAnsi="IRZar" w:cs="B Lotus" w:hint="cs"/>
            <w:sz w:val="24"/>
            <w:szCs w:val="24"/>
            <w:rtl/>
            <w:lang w:bidi="fa-IR"/>
          </w:rPr>
          <w:t xml:space="preserve"> </w:t>
        </w:r>
      </w:ins>
    </w:p>
    <w:p w14:paraId="4EB7BB16" w14:textId="77777777" w:rsidR="00EA6F4D" w:rsidRPr="002749F0" w:rsidRDefault="00EA6F4D" w:rsidP="003965DD">
      <w:pPr>
        <w:bidi/>
        <w:ind w:firstLine="227"/>
        <w:jc w:val="both"/>
        <w:rPr>
          <w:rFonts w:cs="B Lotus"/>
          <w:sz w:val="24"/>
          <w:szCs w:val="24"/>
          <w:lang w:bidi="fa-IR"/>
        </w:rPr>
      </w:pPr>
      <w:r w:rsidRPr="00E73E3C">
        <w:rPr>
          <w:rFonts w:ascii="B Lotus" w:hAnsi="B Lotus" w:cs="B Lotus" w:hint="cs"/>
          <w:sz w:val="24"/>
          <w:szCs w:val="24"/>
          <w:rtl/>
          <w:lang w:bidi="fa-IR"/>
        </w:rPr>
        <w:lastRenderedPageBreak/>
        <w:t>با دقت در شکل 4</w:t>
      </w:r>
      <w:del w:id="15046" w:author="Mehrnazi Boojari" w:date="2019-01-15T00:04:00Z">
        <w:r w:rsidRPr="00E73E3C" w:rsidDel="00A4426B">
          <w:rPr>
            <w:rFonts w:ascii="B Lotus" w:hAnsi="B Lotus" w:cs="B Lotus" w:hint="cs"/>
            <w:sz w:val="24"/>
            <w:szCs w:val="24"/>
            <w:rtl/>
            <w:lang w:bidi="fa-IR"/>
          </w:rPr>
          <w:delText>.</w:delText>
        </w:r>
      </w:del>
      <w:ins w:id="15047" w:author="Mehrnazi Boojari" w:date="2019-01-15T00:04:00Z">
        <w:r w:rsidR="00A4426B">
          <w:rPr>
            <w:rFonts w:ascii="B Lotus" w:hAnsi="B Lotus" w:cs="B Lotus" w:hint="cs"/>
            <w:sz w:val="24"/>
            <w:szCs w:val="24"/>
            <w:rtl/>
            <w:lang w:bidi="fa-IR"/>
          </w:rPr>
          <w:t>-</w:t>
        </w:r>
      </w:ins>
      <w:r w:rsidRPr="00E73E3C">
        <w:rPr>
          <w:rFonts w:ascii="B Lotus" w:hAnsi="B Lotus" w:cs="B Lotus" w:hint="cs"/>
          <w:sz w:val="24"/>
          <w:szCs w:val="24"/>
          <w:rtl/>
          <w:lang w:bidi="fa-IR"/>
        </w:rPr>
        <w:t>1 مشخص</w:t>
      </w:r>
      <w:del w:id="15048" w:author="Mehrnazi Boojari" w:date="2019-01-07T09:49:00Z">
        <w:r w:rsidRPr="00E73E3C" w:rsidDel="006F7CCF">
          <w:rPr>
            <w:rFonts w:ascii="B Lotus" w:hAnsi="B Lotus" w:cs="B Lotus" w:hint="cs"/>
            <w:sz w:val="24"/>
            <w:szCs w:val="24"/>
            <w:rtl/>
            <w:lang w:bidi="fa-IR"/>
          </w:rPr>
          <w:delText xml:space="preserve"> می </w:delText>
        </w:r>
      </w:del>
      <w:ins w:id="15049" w:author="Mehrnazi Boojari" w:date="2019-01-07T09:49:00Z">
        <w:r w:rsidR="006F7CCF">
          <w:rPr>
            <w:rFonts w:ascii="B Lotus" w:hAnsi="B Lotus" w:cs="B Lotus" w:hint="cs"/>
            <w:sz w:val="24"/>
            <w:szCs w:val="24"/>
            <w:rtl/>
            <w:lang w:bidi="fa-IR"/>
          </w:rPr>
          <w:t xml:space="preserve"> می‌</w:t>
        </w:r>
      </w:ins>
      <w:r w:rsidRPr="00E73E3C">
        <w:rPr>
          <w:rFonts w:ascii="B Lotus" w:hAnsi="B Lotus" w:cs="B Lotus" w:hint="cs"/>
          <w:sz w:val="24"/>
          <w:szCs w:val="24"/>
          <w:rtl/>
          <w:lang w:bidi="fa-IR"/>
        </w:rPr>
        <w:t>شود جنس برخی از عوامل یکسان بوده و</w:t>
      </w:r>
      <w:del w:id="15050" w:author="Mehrnazi Boojari" w:date="2019-01-07T09:49:00Z">
        <w:r w:rsidRPr="00E73E3C" w:rsidDel="006F7CCF">
          <w:rPr>
            <w:rFonts w:ascii="B Lotus" w:hAnsi="B Lotus" w:cs="B Lotus" w:hint="cs"/>
            <w:sz w:val="24"/>
            <w:szCs w:val="24"/>
            <w:rtl/>
            <w:lang w:bidi="fa-IR"/>
          </w:rPr>
          <w:delText xml:space="preserve"> می </w:delText>
        </w:r>
      </w:del>
      <w:ins w:id="15051" w:author="Mehrnazi Boojari" w:date="2019-01-07T09:49:00Z">
        <w:r w:rsidR="006F7CCF">
          <w:rPr>
            <w:rFonts w:ascii="B Lotus" w:hAnsi="B Lotus" w:cs="B Lotus" w:hint="cs"/>
            <w:sz w:val="24"/>
            <w:szCs w:val="24"/>
            <w:rtl/>
            <w:lang w:bidi="fa-IR"/>
          </w:rPr>
          <w:t xml:space="preserve"> می‌</w:t>
        </w:r>
      </w:ins>
      <w:r w:rsidRPr="00E73E3C">
        <w:rPr>
          <w:rFonts w:ascii="B Lotus" w:hAnsi="B Lotus" w:cs="B Lotus" w:hint="cs"/>
          <w:sz w:val="24"/>
          <w:szCs w:val="24"/>
          <w:rtl/>
          <w:lang w:bidi="fa-IR"/>
        </w:rPr>
        <w:t>توان</w:t>
      </w:r>
      <w:del w:id="15052" w:author="Mehrnazi Boojari" w:date="2019-01-07T09:51:00Z">
        <w:r w:rsidRPr="00E73E3C" w:rsidDel="006F7CCF">
          <w:rPr>
            <w:rFonts w:ascii="B Lotus" w:hAnsi="B Lotus" w:cs="B Lotus" w:hint="cs"/>
            <w:sz w:val="24"/>
            <w:szCs w:val="24"/>
            <w:rtl/>
            <w:lang w:bidi="fa-IR"/>
          </w:rPr>
          <w:delText xml:space="preserve"> آنها </w:delText>
        </w:r>
      </w:del>
      <w:ins w:id="15053" w:author="Mehrnazi Boojari" w:date="2019-01-07T09:51:00Z">
        <w:r w:rsidR="006F7CCF">
          <w:rPr>
            <w:rFonts w:ascii="B Lotus" w:hAnsi="B Lotus" w:cs="B Lotus" w:hint="cs"/>
            <w:sz w:val="24"/>
            <w:szCs w:val="24"/>
            <w:rtl/>
            <w:lang w:bidi="fa-IR"/>
          </w:rPr>
          <w:t xml:space="preserve"> آن‌ها </w:t>
        </w:r>
      </w:ins>
      <w:r w:rsidRPr="00E73E3C">
        <w:rPr>
          <w:rFonts w:ascii="B Lotus" w:hAnsi="B Lotus" w:cs="B Lotus" w:hint="cs"/>
          <w:sz w:val="24"/>
          <w:szCs w:val="24"/>
          <w:rtl/>
          <w:lang w:bidi="fa-IR"/>
        </w:rPr>
        <w:t xml:space="preserve">را کنار هم تحت یک عنوان بیان </w:t>
      </w:r>
      <w:del w:id="15054" w:author="Mehrnazi Boojari" w:date="2019-01-15T00:04:00Z">
        <w:r w:rsidRPr="00E73E3C" w:rsidDel="00A4426B">
          <w:rPr>
            <w:rFonts w:ascii="B Lotus" w:hAnsi="B Lotus" w:cs="B Lotus" w:hint="cs"/>
            <w:sz w:val="24"/>
            <w:szCs w:val="24"/>
            <w:rtl/>
            <w:lang w:bidi="fa-IR"/>
          </w:rPr>
          <w:delText>نمود</w:delText>
        </w:r>
      </w:del>
      <w:ins w:id="15055" w:author="Mehrnazi Boojari" w:date="2019-01-15T00:04:00Z">
        <w:r w:rsidR="00A4426B">
          <w:rPr>
            <w:rFonts w:ascii="B Lotus" w:hAnsi="B Lotus" w:cs="B Lotus" w:hint="cs"/>
            <w:sz w:val="24"/>
            <w:szCs w:val="24"/>
            <w:rtl/>
            <w:lang w:bidi="fa-IR"/>
          </w:rPr>
          <w:t>کر</w:t>
        </w:r>
        <w:r w:rsidR="00A4426B" w:rsidRPr="00E73E3C">
          <w:rPr>
            <w:rFonts w:ascii="B Lotus" w:hAnsi="B Lotus" w:cs="B Lotus" w:hint="cs"/>
            <w:sz w:val="24"/>
            <w:szCs w:val="24"/>
            <w:rtl/>
            <w:lang w:bidi="fa-IR"/>
          </w:rPr>
          <w:t>د</w:t>
        </w:r>
        <w:r w:rsidR="00A4426B">
          <w:rPr>
            <w:rFonts w:ascii="B Lotus" w:hAnsi="B Lotus" w:cs="B Lotus" w:hint="cs"/>
            <w:sz w:val="24"/>
            <w:szCs w:val="24"/>
            <w:rtl/>
            <w:lang w:bidi="fa-IR"/>
          </w:rPr>
          <w:t>؛</w:t>
        </w:r>
      </w:ins>
      <w:r w:rsidRPr="00E73E3C">
        <w:rPr>
          <w:rFonts w:ascii="B Lotus" w:hAnsi="B Lotus" w:cs="B Lotus" w:hint="cs"/>
          <w:sz w:val="24"/>
          <w:szCs w:val="24"/>
          <w:rtl/>
          <w:lang w:bidi="fa-IR"/>
        </w:rPr>
        <w:t xml:space="preserve"> البته </w:t>
      </w:r>
      <w:r w:rsidRPr="00A4426B">
        <w:rPr>
          <w:rFonts w:ascii="B Lotus" w:hAnsi="B Lotus" w:cs="B Lotus" w:hint="cs"/>
          <w:sz w:val="24"/>
          <w:szCs w:val="24"/>
          <w:rtl/>
          <w:lang w:bidi="fa-IR"/>
        </w:rPr>
        <w:t>باید در نظر گرفت که</w:t>
      </w:r>
      <w:del w:id="15056" w:author="Mehrnazi Boojari" w:date="2019-01-07T09:59:00Z">
        <w:r w:rsidRPr="00A4426B" w:rsidDel="00A31D6F">
          <w:rPr>
            <w:rFonts w:ascii="B Lotus" w:hAnsi="B Lotus" w:cs="B Lotus" w:hint="cs"/>
            <w:sz w:val="24"/>
            <w:szCs w:val="24"/>
            <w:rtl/>
            <w:lang w:bidi="fa-IR"/>
          </w:rPr>
          <w:delText xml:space="preserve">  </w:delText>
        </w:r>
      </w:del>
      <w:ins w:id="15057" w:author="Mehrnazi Boojari" w:date="2019-01-07T09:59:00Z">
        <w:r w:rsidR="00A31D6F" w:rsidRPr="00A4426B">
          <w:rPr>
            <w:rFonts w:ascii="B Lotus" w:hAnsi="B Lotus" w:cs="B Lotus" w:hint="cs"/>
            <w:sz w:val="24"/>
            <w:szCs w:val="24"/>
            <w:rtl/>
            <w:lang w:bidi="fa-IR"/>
          </w:rPr>
          <w:t xml:space="preserve"> </w:t>
        </w:r>
      </w:ins>
      <w:del w:id="15058" w:author="Mehrnazi Boojari" w:date="2019-01-07T10:04:00Z">
        <w:r w:rsidRPr="00A4426B" w:rsidDel="00A31D6F">
          <w:rPr>
            <w:rFonts w:ascii="B Lotus" w:hAnsi="B Lotus" w:cs="B Lotus" w:hint="cs"/>
            <w:sz w:val="24"/>
            <w:szCs w:val="24"/>
            <w:rtl/>
            <w:lang w:bidi="fa-IR"/>
          </w:rPr>
          <w:delText>تاثیر</w:delText>
        </w:r>
      </w:del>
      <w:ins w:id="15059" w:author="Mehrnazi Boojari" w:date="2019-01-07T10:04:00Z">
        <w:r w:rsidR="00A31D6F" w:rsidRPr="00A4426B">
          <w:rPr>
            <w:rFonts w:ascii="B Lotus" w:hAnsi="B Lotus" w:cs="B Lotus" w:hint="cs"/>
            <w:sz w:val="24"/>
            <w:szCs w:val="24"/>
            <w:rtl/>
            <w:lang w:bidi="fa-IR"/>
          </w:rPr>
          <w:t>تأثیر</w:t>
        </w:r>
      </w:ins>
      <w:r w:rsidRPr="00A4426B">
        <w:rPr>
          <w:rFonts w:ascii="B Lotus" w:hAnsi="B Lotus" w:cs="B Lotus" w:hint="cs"/>
          <w:sz w:val="24"/>
          <w:szCs w:val="24"/>
          <w:rtl/>
          <w:lang w:bidi="fa-IR"/>
        </w:rPr>
        <w:t xml:space="preserve"> آن در چالش</w:t>
      </w:r>
      <w:del w:id="15060" w:author="Mehrnazi Boojari" w:date="2019-01-07T09:45:00Z">
        <w:r w:rsidRPr="00020A7B" w:rsidDel="006F7CCF">
          <w:rPr>
            <w:rFonts w:ascii="B Lotus" w:hAnsi="B Lotus" w:cs="B Lotus" w:hint="cs"/>
            <w:sz w:val="24"/>
            <w:szCs w:val="24"/>
            <w:rtl/>
            <w:lang w:bidi="fa-IR"/>
          </w:rPr>
          <w:delText xml:space="preserve"> ها </w:delText>
        </w:r>
      </w:del>
      <w:ins w:id="15061" w:author="Mehrnazi Boojari" w:date="2019-01-07T09:45:00Z">
        <w:r w:rsidR="006F7CCF" w:rsidRPr="00020A7B">
          <w:rPr>
            <w:rFonts w:ascii="B Lotus" w:hAnsi="B Lotus" w:cs="B Lotus" w:hint="cs"/>
            <w:sz w:val="24"/>
            <w:szCs w:val="24"/>
            <w:rtl/>
            <w:lang w:bidi="fa-IR"/>
          </w:rPr>
          <w:t xml:space="preserve">‌ها </w:t>
        </w:r>
      </w:ins>
      <w:r w:rsidRPr="00020A7B">
        <w:rPr>
          <w:rFonts w:ascii="B Lotus" w:hAnsi="B Lotus" w:cs="B Lotus" w:hint="cs"/>
          <w:sz w:val="24"/>
          <w:szCs w:val="24"/>
          <w:rtl/>
          <w:lang w:bidi="fa-IR"/>
        </w:rPr>
        <w:t xml:space="preserve">متفاوت است و در </w:t>
      </w:r>
      <w:del w:id="15062" w:author="Mehrnazi Boojari" w:date="2019-01-15T00:04:00Z">
        <w:r w:rsidRPr="00020A7B" w:rsidDel="00A4426B">
          <w:rPr>
            <w:rFonts w:ascii="B Lotus" w:hAnsi="B Lotus" w:cs="B Lotus" w:hint="cs"/>
            <w:sz w:val="24"/>
            <w:szCs w:val="24"/>
            <w:rtl/>
            <w:lang w:bidi="fa-IR"/>
          </w:rPr>
          <w:delText xml:space="preserve">دادن </w:delText>
        </w:r>
      </w:del>
      <w:del w:id="15063" w:author="Mehrnazi Boojari" w:date="2019-01-07T09:45:00Z">
        <w:r w:rsidRPr="008C055F" w:rsidDel="006F7CCF">
          <w:rPr>
            <w:rFonts w:ascii="B Lotus" w:hAnsi="B Lotus" w:cs="B Lotus" w:hint="cs"/>
            <w:sz w:val="24"/>
            <w:szCs w:val="24"/>
            <w:rtl/>
            <w:lang w:bidi="fa-IR"/>
          </w:rPr>
          <w:delText>راه</w:delText>
        </w:r>
        <w:r w:rsidRPr="008C055F" w:rsidDel="006F7CCF">
          <w:rPr>
            <w:rFonts w:cs="B Lotus" w:hint="cs"/>
            <w:sz w:val="24"/>
            <w:szCs w:val="24"/>
            <w:rtl/>
            <w:lang w:bidi="fa-IR"/>
          </w:rPr>
          <w:delText xml:space="preserve"> حل</w:delText>
        </w:r>
      </w:del>
      <w:ins w:id="15064" w:author="Mehrnazi Boojari" w:date="2019-01-07T09:45:00Z">
        <w:r w:rsidR="006F7CCF" w:rsidRPr="008C055F">
          <w:rPr>
            <w:rFonts w:ascii="B Lotus" w:hAnsi="B Lotus" w:cs="B Lotus" w:hint="cs"/>
            <w:sz w:val="24"/>
            <w:szCs w:val="24"/>
            <w:rtl/>
            <w:lang w:bidi="fa-IR"/>
          </w:rPr>
          <w:t>راه‌حل</w:t>
        </w:r>
      </w:ins>
      <w:ins w:id="15065" w:author="Mehrnazi Boojari" w:date="2019-01-15T00:04:00Z">
        <w:r w:rsidR="00A4426B" w:rsidRPr="00A4426B">
          <w:rPr>
            <w:rFonts w:ascii="B Lotus" w:hAnsi="B Lotus" w:cs="B Lotus" w:hint="eastAsia"/>
            <w:sz w:val="24"/>
            <w:szCs w:val="24"/>
            <w:lang w:bidi="fa-IR"/>
            <w:rPrChange w:id="15066" w:author="Mehrnazi Boojari" w:date="2019-01-15T00:05:00Z">
              <w:rPr>
                <w:rFonts w:ascii="B Lotus" w:eastAsia="B Nazanin" w:hAnsi="B Lotus" w:cs="B Nazanin" w:hint="eastAsia"/>
                <w:b/>
                <w:bCs/>
                <w:color w:val="000000" w:themeColor="text1"/>
                <w:sz w:val="24"/>
                <w:szCs w:val="24"/>
                <w:lang w:bidi="fa-IR"/>
              </w:rPr>
            </w:rPrChange>
          </w:rPr>
          <w:t>‌</w:t>
        </w:r>
        <w:r w:rsidR="00A4426B" w:rsidRPr="00A4426B">
          <w:rPr>
            <w:rFonts w:ascii="B Lotus" w:hAnsi="B Lotus" w:cs="B Lotus" w:hint="cs"/>
            <w:sz w:val="24"/>
            <w:szCs w:val="24"/>
            <w:rtl/>
            <w:lang w:bidi="fa-IR"/>
          </w:rPr>
          <w:t>دادن</w:t>
        </w:r>
      </w:ins>
      <w:r w:rsidRPr="00A4426B">
        <w:rPr>
          <w:rFonts w:cs="B Lotus" w:hint="cs"/>
          <w:sz w:val="24"/>
          <w:szCs w:val="24"/>
          <w:rtl/>
          <w:lang w:bidi="fa-IR"/>
        </w:rPr>
        <w:t xml:space="preserve"> باید این </w:t>
      </w:r>
      <w:del w:id="15067" w:author="Mehrnazi Boojari" w:date="2019-01-07T10:04:00Z">
        <w:r w:rsidRPr="00A4426B" w:rsidDel="00A31D6F">
          <w:rPr>
            <w:rFonts w:cs="B Lotus" w:hint="cs"/>
            <w:sz w:val="24"/>
            <w:szCs w:val="24"/>
            <w:rtl/>
            <w:lang w:bidi="fa-IR"/>
          </w:rPr>
          <w:delText>تاثیر</w:delText>
        </w:r>
      </w:del>
      <w:ins w:id="15068" w:author="Mehrnazi Boojari" w:date="2019-01-07T10:04:00Z">
        <w:r w:rsidR="00A31D6F" w:rsidRPr="00A4426B">
          <w:rPr>
            <w:rFonts w:cs="B Lotus" w:hint="cs"/>
            <w:sz w:val="24"/>
            <w:szCs w:val="24"/>
            <w:rtl/>
            <w:lang w:bidi="fa-IR"/>
          </w:rPr>
          <w:t>تأثیر</w:t>
        </w:r>
      </w:ins>
      <w:r w:rsidRPr="00A4426B">
        <w:rPr>
          <w:rFonts w:cs="B Lotus" w:hint="cs"/>
          <w:sz w:val="24"/>
          <w:szCs w:val="24"/>
          <w:rtl/>
          <w:lang w:bidi="fa-IR"/>
        </w:rPr>
        <w:t xml:space="preserve"> را در نظر گرفت. برای مثال</w:t>
      </w:r>
      <w:del w:id="15069" w:author="Mehrnazi Boojari" w:date="2019-01-15T00:04:00Z">
        <w:r w:rsidRPr="00A4426B" w:rsidDel="00A4426B">
          <w:rPr>
            <w:rFonts w:cs="B Lotus" w:hint="cs"/>
            <w:sz w:val="24"/>
            <w:szCs w:val="24"/>
            <w:rtl/>
            <w:lang w:bidi="fa-IR"/>
          </w:rPr>
          <w:delText xml:space="preserve">؛ </w:delText>
        </w:r>
      </w:del>
      <w:ins w:id="15070" w:author="Mehrnazi Boojari" w:date="2019-01-15T00:04:00Z">
        <w:r w:rsidR="00A4426B" w:rsidRPr="00A4426B">
          <w:rPr>
            <w:rFonts w:cs="B Lotus" w:hint="cs"/>
            <w:sz w:val="24"/>
            <w:szCs w:val="24"/>
            <w:rtl/>
            <w:lang w:bidi="fa-IR"/>
          </w:rPr>
          <w:t>،</w:t>
        </w:r>
        <w:r w:rsidR="00A4426B" w:rsidRPr="00020A7B">
          <w:rPr>
            <w:rFonts w:cs="B Lotus" w:hint="cs"/>
            <w:sz w:val="24"/>
            <w:szCs w:val="24"/>
            <w:rtl/>
            <w:lang w:bidi="fa-IR"/>
          </w:rPr>
          <w:t xml:space="preserve"> </w:t>
        </w:r>
      </w:ins>
      <w:r w:rsidRPr="00020A7B">
        <w:rPr>
          <w:rFonts w:cs="B Lotus" w:hint="cs"/>
          <w:sz w:val="24"/>
          <w:szCs w:val="24"/>
          <w:rtl/>
          <w:lang w:bidi="fa-IR"/>
        </w:rPr>
        <w:t xml:space="preserve">عامل </w:t>
      </w:r>
      <w:del w:id="15071" w:author="Mehrnazi Boojari" w:date="2019-01-15T00:04:00Z">
        <w:r w:rsidRPr="00A4426B" w:rsidDel="00A4426B">
          <w:rPr>
            <w:rFonts w:cs="B Lotus"/>
            <w:sz w:val="24"/>
            <w:szCs w:val="24"/>
            <w:rtl/>
            <w:lang w:bidi="fa-IR"/>
            <w:rPrChange w:id="15072" w:author="Mehrnazi Boojari" w:date="2019-01-15T00:05:00Z">
              <w:rPr>
                <w:rFonts w:ascii="B Nazanin" w:eastAsia="B Nazanin" w:hAnsi="B Nazanin" w:cs="Times New Roman"/>
                <w:b/>
                <w:bCs/>
                <w:color w:val="000000" w:themeColor="text1"/>
                <w:sz w:val="24"/>
                <w:szCs w:val="24"/>
                <w:rtl/>
                <w:lang w:bidi="fa-IR"/>
              </w:rPr>
            </w:rPrChange>
          </w:rPr>
          <w:delText>"</w:delText>
        </w:r>
      </w:del>
      <w:ins w:id="15073" w:author="Mehrnazi Boojari" w:date="2019-01-15T00:04:00Z">
        <w:r w:rsidR="00A4426B" w:rsidRPr="00A4426B">
          <w:rPr>
            <w:rFonts w:cs="B Lotus"/>
            <w:sz w:val="24"/>
            <w:szCs w:val="24"/>
            <w:rtl/>
            <w:lang w:bidi="fa-IR"/>
            <w:rPrChange w:id="15074" w:author="Mehrnazi Boojari" w:date="2019-01-15T00:05:00Z">
              <w:rPr>
                <w:rFonts w:ascii="B Nazanin" w:eastAsia="B Nazanin" w:hAnsi="B Nazanin" w:cs="Times New Roman"/>
                <w:b/>
                <w:bCs/>
                <w:color w:val="000000" w:themeColor="text1"/>
                <w:sz w:val="24"/>
                <w:szCs w:val="24"/>
                <w:rtl/>
                <w:lang w:bidi="fa-IR"/>
              </w:rPr>
            </w:rPrChange>
          </w:rPr>
          <w:t>«</w:t>
        </w:r>
      </w:ins>
      <w:r w:rsidRPr="00A4426B">
        <w:rPr>
          <w:rFonts w:cs="B Lotus" w:hint="cs"/>
          <w:sz w:val="24"/>
          <w:szCs w:val="24"/>
          <w:rtl/>
          <w:lang w:bidi="fa-IR"/>
        </w:rPr>
        <w:t>نفوذ فرهنگ شهرنشینی و تغییر فرهنگ روستایی</w:t>
      </w:r>
      <w:del w:id="15075" w:author="Mehrnazi Boojari" w:date="2019-01-15T00:05:00Z">
        <w:r w:rsidRPr="00A4426B" w:rsidDel="00A4426B">
          <w:rPr>
            <w:rFonts w:cs="B Lotus"/>
            <w:sz w:val="24"/>
            <w:szCs w:val="24"/>
            <w:rtl/>
            <w:lang w:bidi="fa-IR"/>
            <w:rPrChange w:id="15076" w:author="Mehrnazi Boojari" w:date="2019-01-15T00:05:00Z">
              <w:rPr>
                <w:rFonts w:ascii="B Nazanin" w:eastAsia="B Nazanin" w:hAnsi="B Nazanin" w:cs="Times New Roman"/>
                <w:b/>
                <w:bCs/>
                <w:color w:val="000000" w:themeColor="text1"/>
                <w:sz w:val="24"/>
                <w:szCs w:val="24"/>
                <w:rtl/>
                <w:lang w:bidi="fa-IR"/>
              </w:rPr>
            </w:rPrChange>
          </w:rPr>
          <w:delText>"</w:delText>
        </w:r>
        <w:r w:rsidRPr="00A4426B" w:rsidDel="00A4426B">
          <w:rPr>
            <w:rFonts w:cs="B Lotus" w:hint="cs"/>
            <w:sz w:val="24"/>
            <w:szCs w:val="24"/>
            <w:rtl/>
            <w:lang w:bidi="fa-IR"/>
          </w:rPr>
          <w:delText xml:space="preserve"> </w:delText>
        </w:r>
      </w:del>
      <w:ins w:id="15077" w:author="Mehrnazi Boojari" w:date="2019-01-15T00:05:00Z">
        <w:r w:rsidR="00A4426B" w:rsidRPr="00A4426B">
          <w:rPr>
            <w:rFonts w:cs="B Lotus"/>
            <w:sz w:val="24"/>
            <w:szCs w:val="24"/>
            <w:rtl/>
            <w:lang w:bidi="fa-IR"/>
            <w:rPrChange w:id="15078" w:author="Mehrnazi Boojari" w:date="2019-01-15T00:05:00Z">
              <w:rPr>
                <w:rFonts w:ascii="B Nazanin" w:eastAsia="B Nazanin" w:hAnsi="B Nazanin" w:cs="Times New Roman"/>
                <w:b/>
                <w:bCs/>
                <w:color w:val="000000" w:themeColor="text1"/>
                <w:sz w:val="24"/>
                <w:szCs w:val="24"/>
                <w:rtl/>
                <w:lang w:bidi="fa-IR"/>
              </w:rPr>
            </w:rPrChange>
          </w:rPr>
          <w:t>»</w:t>
        </w:r>
        <w:r w:rsidR="00A4426B" w:rsidRPr="00A4426B">
          <w:rPr>
            <w:rFonts w:cs="B Lotus" w:hint="cs"/>
            <w:sz w:val="24"/>
            <w:szCs w:val="24"/>
            <w:rtl/>
            <w:lang w:bidi="fa-IR"/>
          </w:rPr>
          <w:t xml:space="preserve"> </w:t>
        </w:r>
      </w:ins>
      <w:r w:rsidRPr="00A4426B">
        <w:rPr>
          <w:rFonts w:cs="B Lotus" w:hint="cs"/>
          <w:sz w:val="24"/>
          <w:szCs w:val="24"/>
          <w:rtl/>
          <w:lang w:bidi="fa-IR"/>
        </w:rPr>
        <w:t xml:space="preserve">هم در چالش </w:t>
      </w:r>
      <w:del w:id="15079" w:author="Mehrnazi Boojari" w:date="2019-01-15T00:05:00Z">
        <w:r w:rsidRPr="00A4426B" w:rsidDel="00A4426B">
          <w:rPr>
            <w:rFonts w:cs="B Lotus"/>
            <w:sz w:val="24"/>
            <w:szCs w:val="24"/>
            <w:rtl/>
            <w:lang w:bidi="fa-IR"/>
            <w:rPrChange w:id="15080" w:author="Mehrnazi Boojari" w:date="2019-01-15T00:05:00Z">
              <w:rPr>
                <w:rFonts w:ascii="B Nazanin" w:eastAsia="B Nazanin" w:hAnsi="B Nazanin" w:cs="Times New Roman"/>
                <w:b/>
                <w:bCs/>
                <w:color w:val="000000" w:themeColor="text1"/>
                <w:sz w:val="24"/>
                <w:szCs w:val="24"/>
                <w:rtl/>
                <w:lang w:bidi="fa-IR"/>
              </w:rPr>
            </w:rPrChange>
          </w:rPr>
          <w:delText>"</w:delText>
        </w:r>
      </w:del>
      <w:ins w:id="15081" w:author="Mehrnazi Boojari" w:date="2019-01-15T00:05:00Z">
        <w:r w:rsidR="00A4426B" w:rsidRPr="00A4426B">
          <w:rPr>
            <w:rFonts w:cs="B Lotus"/>
            <w:sz w:val="24"/>
            <w:szCs w:val="24"/>
            <w:rtl/>
            <w:lang w:bidi="fa-IR"/>
            <w:rPrChange w:id="15082" w:author="Mehrnazi Boojari" w:date="2019-01-15T00:05:00Z">
              <w:rPr>
                <w:rFonts w:ascii="B Nazanin" w:eastAsia="B Nazanin" w:hAnsi="B Nazanin" w:cs="Times New Roman"/>
                <w:b/>
                <w:bCs/>
                <w:color w:val="000000" w:themeColor="text1"/>
                <w:sz w:val="24"/>
                <w:szCs w:val="24"/>
                <w:rtl/>
                <w:lang w:bidi="fa-IR"/>
              </w:rPr>
            </w:rPrChange>
          </w:rPr>
          <w:t>«</w:t>
        </w:r>
      </w:ins>
      <w:r w:rsidRPr="00A4426B">
        <w:rPr>
          <w:rFonts w:cs="B Lotus" w:hint="cs"/>
          <w:sz w:val="24"/>
          <w:szCs w:val="24"/>
          <w:rtl/>
          <w:lang w:bidi="fa-IR"/>
        </w:rPr>
        <w:t xml:space="preserve">ساخت مساکن </w:t>
      </w:r>
      <w:del w:id="15083" w:author="Mehrnazi Boojari" w:date="2019-01-10T01:06:00Z">
        <w:r w:rsidRPr="00A4426B" w:rsidDel="00647583">
          <w:rPr>
            <w:rFonts w:cs="B Lotus" w:hint="cs"/>
            <w:sz w:val="24"/>
            <w:szCs w:val="24"/>
            <w:rtl/>
            <w:lang w:bidi="fa-IR"/>
          </w:rPr>
          <w:delText>مبتنی بر</w:delText>
        </w:r>
      </w:del>
      <w:ins w:id="15084" w:author="Mehrnazi Boojari" w:date="2019-01-10T01:06:00Z">
        <w:r w:rsidR="00647583" w:rsidRPr="00A4426B">
          <w:rPr>
            <w:rFonts w:cs="B Lotus" w:hint="cs"/>
            <w:sz w:val="24"/>
            <w:szCs w:val="24"/>
            <w:rtl/>
            <w:lang w:bidi="fa-IR"/>
          </w:rPr>
          <w:t>مبتنی</w:t>
        </w:r>
        <w:r w:rsidR="00647583" w:rsidRPr="00A4426B">
          <w:rPr>
            <w:rFonts w:ascii="Times New Roman" w:hAnsi="Times New Roman" w:cs="Times New Roman" w:hint="cs"/>
            <w:sz w:val="24"/>
            <w:szCs w:val="24"/>
            <w:rtl/>
            <w:lang w:bidi="fa-IR"/>
          </w:rPr>
          <w:t> </w:t>
        </w:r>
        <w:r w:rsidR="00647583" w:rsidRPr="00A4426B">
          <w:rPr>
            <w:rFonts w:cs="B Lotus" w:hint="cs"/>
            <w:sz w:val="24"/>
            <w:szCs w:val="24"/>
            <w:rtl/>
            <w:lang w:bidi="fa-IR"/>
          </w:rPr>
          <w:t>بر</w:t>
        </w:r>
      </w:ins>
      <w:r w:rsidRPr="00A4426B">
        <w:rPr>
          <w:rFonts w:cs="B Lotus" w:hint="cs"/>
          <w:sz w:val="24"/>
          <w:szCs w:val="24"/>
          <w:rtl/>
          <w:lang w:bidi="fa-IR"/>
        </w:rPr>
        <w:t xml:space="preserve"> اقلیم</w:t>
      </w:r>
      <w:del w:id="15085" w:author="Mehrnazi Boojari" w:date="2019-01-15T00:05:00Z">
        <w:r w:rsidRPr="00A4426B" w:rsidDel="00A4426B">
          <w:rPr>
            <w:rFonts w:cs="B Lotus"/>
            <w:sz w:val="24"/>
            <w:szCs w:val="24"/>
            <w:rtl/>
            <w:lang w:bidi="fa-IR"/>
            <w:rPrChange w:id="15086" w:author="Mehrnazi Boojari" w:date="2019-01-15T00:05:00Z">
              <w:rPr>
                <w:rFonts w:ascii="B Nazanin" w:eastAsia="B Nazanin" w:hAnsi="B Nazanin" w:cs="Times New Roman"/>
                <w:b/>
                <w:bCs/>
                <w:color w:val="000000" w:themeColor="text1"/>
                <w:sz w:val="24"/>
                <w:szCs w:val="24"/>
                <w:rtl/>
                <w:lang w:bidi="fa-IR"/>
              </w:rPr>
            </w:rPrChange>
          </w:rPr>
          <w:delText>"</w:delText>
        </w:r>
        <w:r w:rsidRPr="00A4426B" w:rsidDel="00A4426B">
          <w:rPr>
            <w:rFonts w:cs="B Lotus" w:hint="cs"/>
            <w:sz w:val="24"/>
            <w:szCs w:val="24"/>
            <w:rtl/>
            <w:lang w:bidi="fa-IR"/>
          </w:rPr>
          <w:delText xml:space="preserve"> </w:delText>
        </w:r>
      </w:del>
      <w:ins w:id="15087" w:author="Mehrnazi Boojari" w:date="2019-01-15T00:05:00Z">
        <w:r w:rsidR="00A4426B" w:rsidRPr="00A4426B">
          <w:rPr>
            <w:rFonts w:cs="B Lotus"/>
            <w:sz w:val="24"/>
            <w:szCs w:val="24"/>
            <w:rtl/>
            <w:lang w:bidi="fa-IR"/>
            <w:rPrChange w:id="15088" w:author="Mehrnazi Boojari" w:date="2019-01-15T00:05:00Z">
              <w:rPr>
                <w:rFonts w:ascii="B Nazanin" w:eastAsia="B Nazanin" w:hAnsi="B Nazanin" w:cs="Times New Roman"/>
                <w:b/>
                <w:bCs/>
                <w:color w:val="000000" w:themeColor="text1"/>
                <w:sz w:val="24"/>
                <w:szCs w:val="24"/>
                <w:rtl/>
                <w:lang w:bidi="fa-IR"/>
              </w:rPr>
            </w:rPrChange>
          </w:rPr>
          <w:t>»</w:t>
        </w:r>
        <w:r w:rsidR="00020A7B">
          <w:rPr>
            <w:rFonts w:cs="B Lotus" w:hint="cs"/>
            <w:sz w:val="24"/>
            <w:szCs w:val="24"/>
            <w:rtl/>
            <w:lang w:bidi="fa-IR"/>
          </w:rPr>
          <w:t>،</w:t>
        </w:r>
        <w:r w:rsidR="00A4426B" w:rsidRPr="00A4426B">
          <w:rPr>
            <w:rFonts w:cs="B Lotus" w:hint="cs"/>
            <w:sz w:val="24"/>
            <w:szCs w:val="24"/>
            <w:rtl/>
            <w:lang w:bidi="fa-IR"/>
          </w:rPr>
          <w:t xml:space="preserve"> </w:t>
        </w:r>
        <w:r w:rsidR="00A4426B">
          <w:rPr>
            <w:rFonts w:cs="B Lotus" w:hint="cs"/>
            <w:sz w:val="24"/>
            <w:szCs w:val="24"/>
            <w:rtl/>
            <w:lang w:bidi="fa-IR"/>
          </w:rPr>
          <w:t xml:space="preserve">هم </w:t>
        </w:r>
      </w:ins>
      <w:r w:rsidRPr="00A4426B">
        <w:rPr>
          <w:rFonts w:cs="B Lotus" w:hint="cs"/>
          <w:sz w:val="24"/>
          <w:szCs w:val="24"/>
          <w:rtl/>
          <w:lang w:bidi="fa-IR"/>
        </w:rPr>
        <w:t xml:space="preserve">در چالش </w:t>
      </w:r>
      <w:del w:id="15089" w:author="Mehrnazi Boojari" w:date="2019-01-15T00:05:00Z">
        <w:r w:rsidRPr="00A4426B" w:rsidDel="00A4426B">
          <w:rPr>
            <w:rFonts w:cs="B Lotus" w:hint="cs"/>
            <w:sz w:val="24"/>
            <w:szCs w:val="24"/>
            <w:rtl/>
            <w:lang w:bidi="fa-IR"/>
          </w:rPr>
          <w:delText>"</w:delText>
        </w:r>
      </w:del>
      <w:ins w:id="15090" w:author="Mehrnazi Boojari" w:date="2019-01-15T00:05:00Z">
        <w:r w:rsidR="00A4426B" w:rsidRPr="00A4426B">
          <w:rPr>
            <w:rFonts w:cs="B Lotus" w:hint="cs"/>
            <w:sz w:val="24"/>
            <w:szCs w:val="24"/>
            <w:rtl/>
            <w:lang w:bidi="fa-IR"/>
          </w:rPr>
          <w:t>«</w:t>
        </w:r>
      </w:ins>
      <w:r w:rsidRPr="00A4426B">
        <w:rPr>
          <w:rFonts w:cs="B Lotus" w:hint="cs"/>
          <w:sz w:val="24"/>
          <w:szCs w:val="24"/>
          <w:rtl/>
          <w:lang w:bidi="fa-IR"/>
        </w:rPr>
        <w:t>ساخت مسکن دارای فضاهای معیشتی</w:t>
      </w:r>
      <w:del w:id="15091" w:author="Mehrnazi Boojari" w:date="2019-01-15T00:05:00Z">
        <w:r w:rsidRPr="00A4426B" w:rsidDel="00A4426B">
          <w:rPr>
            <w:rFonts w:cs="B Lotus"/>
            <w:sz w:val="24"/>
            <w:szCs w:val="24"/>
            <w:rtl/>
            <w:lang w:bidi="fa-IR"/>
            <w:rPrChange w:id="15092" w:author="Mehrnazi Boojari" w:date="2019-01-15T00:05:00Z">
              <w:rPr>
                <w:rFonts w:ascii="B Nazanin" w:eastAsia="B Nazanin" w:hAnsi="B Nazanin" w:cs="Times New Roman"/>
                <w:b/>
                <w:bCs/>
                <w:color w:val="000000" w:themeColor="text1"/>
                <w:sz w:val="24"/>
                <w:szCs w:val="24"/>
                <w:rtl/>
                <w:lang w:bidi="fa-IR"/>
              </w:rPr>
            </w:rPrChange>
          </w:rPr>
          <w:delText>"</w:delText>
        </w:r>
        <w:r w:rsidRPr="00A4426B" w:rsidDel="00A4426B">
          <w:rPr>
            <w:rFonts w:cs="B Lotus" w:hint="cs"/>
            <w:sz w:val="24"/>
            <w:szCs w:val="24"/>
            <w:rtl/>
            <w:lang w:bidi="fa-IR"/>
          </w:rPr>
          <w:delText xml:space="preserve"> </w:delText>
        </w:r>
      </w:del>
      <w:ins w:id="15093" w:author="Mehrnazi Boojari" w:date="2019-01-15T00:05:00Z">
        <w:r w:rsidR="00A4426B" w:rsidRPr="00A4426B">
          <w:rPr>
            <w:rFonts w:cs="B Lotus"/>
            <w:sz w:val="24"/>
            <w:szCs w:val="24"/>
            <w:rtl/>
            <w:lang w:bidi="fa-IR"/>
            <w:rPrChange w:id="15094" w:author="Mehrnazi Boojari" w:date="2019-01-15T00:05:00Z">
              <w:rPr>
                <w:rFonts w:ascii="B Nazanin" w:eastAsia="B Nazanin" w:hAnsi="B Nazanin" w:cs="Times New Roman"/>
                <w:b/>
                <w:bCs/>
                <w:color w:val="000000" w:themeColor="text1"/>
                <w:sz w:val="24"/>
                <w:szCs w:val="24"/>
                <w:rtl/>
                <w:lang w:bidi="fa-IR"/>
              </w:rPr>
            </w:rPrChange>
          </w:rPr>
          <w:t>»</w:t>
        </w:r>
        <w:r w:rsidR="00A4426B" w:rsidRPr="00A4426B">
          <w:rPr>
            <w:rFonts w:cs="B Lotus" w:hint="cs"/>
            <w:sz w:val="24"/>
            <w:szCs w:val="24"/>
            <w:rtl/>
            <w:lang w:bidi="fa-IR"/>
          </w:rPr>
          <w:t xml:space="preserve"> </w:t>
        </w:r>
      </w:ins>
      <w:r w:rsidRPr="00A4426B">
        <w:rPr>
          <w:rFonts w:cs="B Lotus" w:hint="cs"/>
          <w:sz w:val="24"/>
          <w:szCs w:val="24"/>
          <w:rtl/>
          <w:lang w:bidi="fa-IR"/>
        </w:rPr>
        <w:t xml:space="preserve">و </w:t>
      </w:r>
      <w:del w:id="15095" w:author="Mehrnazi Boojari" w:date="2019-01-15T00:04:00Z">
        <w:r w:rsidRPr="00A4426B" w:rsidDel="00A4426B">
          <w:rPr>
            <w:rFonts w:cs="B Lotus"/>
            <w:sz w:val="24"/>
            <w:szCs w:val="24"/>
            <w:rtl/>
            <w:lang w:bidi="fa-IR"/>
            <w:rPrChange w:id="15096" w:author="Mehrnazi Boojari" w:date="2019-01-15T00:05:00Z">
              <w:rPr>
                <w:rFonts w:ascii="B Nazanin" w:eastAsia="B Nazanin" w:hAnsi="B Nazanin" w:cs="Times New Roman"/>
                <w:b/>
                <w:bCs/>
                <w:color w:val="000000" w:themeColor="text1"/>
                <w:sz w:val="24"/>
                <w:szCs w:val="24"/>
                <w:rtl/>
                <w:lang w:bidi="fa-IR"/>
              </w:rPr>
            </w:rPrChange>
          </w:rPr>
          <w:delText>"</w:delText>
        </w:r>
      </w:del>
      <w:r w:rsidRPr="00A4426B">
        <w:rPr>
          <w:rFonts w:cs="B Lotus" w:hint="cs"/>
          <w:sz w:val="24"/>
          <w:szCs w:val="24"/>
          <w:rtl/>
          <w:lang w:bidi="fa-IR"/>
        </w:rPr>
        <w:t xml:space="preserve">هم </w:t>
      </w:r>
      <w:ins w:id="15097" w:author="Mehrnazi Boojari" w:date="2019-01-15T00:05:00Z">
        <w:r w:rsidR="00A4426B">
          <w:rPr>
            <w:rFonts w:cs="B Lotus" w:hint="cs"/>
            <w:sz w:val="24"/>
            <w:szCs w:val="24"/>
            <w:rtl/>
            <w:lang w:bidi="fa-IR"/>
          </w:rPr>
          <w:t>«</w:t>
        </w:r>
      </w:ins>
      <w:r w:rsidRPr="00A4426B">
        <w:rPr>
          <w:rFonts w:cs="B Lotus" w:hint="cs"/>
          <w:sz w:val="24"/>
          <w:szCs w:val="24"/>
          <w:rtl/>
          <w:lang w:bidi="fa-IR"/>
        </w:rPr>
        <w:t>در ساخت مسکن با ویژگی</w:t>
      </w:r>
      <w:del w:id="15098" w:author="Mehrnazi Boojari" w:date="2019-01-07T09:46:00Z">
        <w:r w:rsidRPr="00A4426B" w:rsidDel="006F7CCF">
          <w:rPr>
            <w:rFonts w:cs="B Lotus" w:hint="cs"/>
            <w:sz w:val="24"/>
            <w:szCs w:val="24"/>
            <w:rtl/>
            <w:lang w:bidi="fa-IR"/>
          </w:rPr>
          <w:delText xml:space="preserve"> های </w:delText>
        </w:r>
      </w:del>
      <w:ins w:id="15099" w:author="Mehrnazi Boojari" w:date="2019-01-07T09:46:00Z">
        <w:r w:rsidR="006F7CCF" w:rsidRPr="00A4426B">
          <w:rPr>
            <w:rFonts w:cs="B Lotus" w:hint="cs"/>
            <w:sz w:val="24"/>
            <w:szCs w:val="24"/>
            <w:rtl/>
            <w:lang w:bidi="fa-IR"/>
          </w:rPr>
          <w:t xml:space="preserve">‌های </w:t>
        </w:r>
      </w:ins>
      <w:r w:rsidRPr="00A4426B">
        <w:rPr>
          <w:rFonts w:cs="B Lotus" w:hint="cs"/>
          <w:sz w:val="24"/>
          <w:szCs w:val="24"/>
          <w:rtl/>
          <w:lang w:bidi="fa-IR"/>
        </w:rPr>
        <w:t>اعتقادی فرهنگی</w:t>
      </w:r>
      <w:del w:id="15100" w:author="Mehrnazi Boojari" w:date="2019-01-15T00:05:00Z">
        <w:r w:rsidRPr="00A4426B" w:rsidDel="00A4426B">
          <w:rPr>
            <w:rFonts w:cs="B Lotus"/>
            <w:sz w:val="24"/>
            <w:szCs w:val="24"/>
            <w:rtl/>
            <w:lang w:bidi="fa-IR"/>
            <w:rPrChange w:id="15101" w:author="Mehrnazi Boojari" w:date="2019-01-15T00:05:00Z">
              <w:rPr>
                <w:rFonts w:ascii="B Nazanin" w:eastAsia="B Nazanin" w:hAnsi="B Nazanin" w:cs="Times New Roman"/>
                <w:b/>
                <w:bCs/>
                <w:color w:val="000000" w:themeColor="text1"/>
                <w:sz w:val="24"/>
                <w:szCs w:val="24"/>
                <w:rtl/>
                <w:lang w:bidi="fa-IR"/>
              </w:rPr>
            </w:rPrChange>
          </w:rPr>
          <w:delText>"</w:delText>
        </w:r>
        <w:r w:rsidRPr="00A4426B" w:rsidDel="00A4426B">
          <w:rPr>
            <w:rFonts w:cs="B Lotus" w:hint="cs"/>
            <w:sz w:val="24"/>
            <w:szCs w:val="24"/>
            <w:rtl/>
            <w:lang w:bidi="fa-IR"/>
          </w:rPr>
          <w:delText xml:space="preserve"> </w:delText>
        </w:r>
      </w:del>
      <w:ins w:id="15102" w:author="Mehrnazi Boojari" w:date="2019-01-15T00:05:00Z">
        <w:r w:rsidR="00A4426B" w:rsidRPr="00A4426B">
          <w:rPr>
            <w:rFonts w:cs="B Lotus"/>
            <w:sz w:val="24"/>
            <w:szCs w:val="24"/>
            <w:rtl/>
            <w:lang w:bidi="fa-IR"/>
            <w:rPrChange w:id="15103" w:author="Mehrnazi Boojari" w:date="2019-01-15T00:05:00Z">
              <w:rPr>
                <w:rFonts w:ascii="B Nazanin" w:eastAsia="B Nazanin" w:hAnsi="B Nazanin" w:cs="Times New Roman"/>
                <w:b/>
                <w:bCs/>
                <w:color w:val="000000" w:themeColor="text1"/>
                <w:sz w:val="24"/>
                <w:szCs w:val="24"/>
                <w:rtl/>
                <w:lang w:bidi="fa-IR"/>
              </w:rPr>
            </w:rPrChange>
          </w:rPr>
          <w:t>»</w:t>
        </w:r>
        <w:r w:rsidR="00A4426B" w:rsidRPr="00A4426B">
          <w:rPr>
            <w:rFonts w:cs="B Lotus" w:hint="cs"/>
            <w:sz w:val="24"/>
            <w:szCs w:val="24"/>
            <w:rtl/>
            <w:lang w:bidi="fa-IR"/>
          </w:rPr>
          <w:t xml:space="preserve"> </w:t>
        </w:r>
      </w:ins>
      <w:del w:id="15104" w:author="Mehrnazi Boojari" w:date="2019-01-07T10:04:00Z">
        <w:r w:rsidRPr="00A4426B" w:rsidDel="00A31D6F">
          <w:rPr>
            <w:rFonts w:cs="B Lotus" w:hint="cs"/>
            <w:sz w:val="24"/>
            <w:szCs w:val="24"/>
            <w:rtl/>
            <w:lang w:bidi="fa-IR"/>
          </w:rPr>
          <w:delText>تاثیر</w:delText>
        </w:r>
      </w:del>
      <w:ins w:id="15105" w:author="Mehrnazi Boojari" w:date="2019-01-07T10:04:00Z">
        <w:r w:rsidR="00A31D6F" w:rsidRPr="00A4426B">
          <w:rPr>
            <w:rFonts w:cs="B Lotus" w:hint="cs"/>
            <w:sz w:val="24"/>
            <w:szCs w:val="24"/>
            <w:rtl/>
            <w:lang w:bidi="fa-IR"/>
          </w:rPr>
          <w:t>تأثیر</w:t>
        </w:r>
      </w:ins>
      <w:r w:rsidRPr="00A4426B">
        <w:rPr>
          <w:rFonts w:cs="B Lotus" w:hint="cs"/>
          <w:sz w:val="24"/>
          <w:szCs w:val="24"/>
          <w:rtl/>
          <w:lang w:bidi="fa-IR"/>
        </w:rPr>
        <w:t>گذار است</w:t>
      </w:r>
      <w:del w:id="15106" w:author="Mehrnazi Boojari" w:date="2019-01-07T11:04:00Z">
        <w:r w:rsidRPr="00A4426B" w:rsidDel="00DB081F">
          <w:rPr>
            <w:rFonts w:cs="B Lotus" w:hint="cs"/>
            <w:sz w:val="24"/>
            <w:szCs w:val="24"/>
            <w:rtl/>
            <w:lang w:bidi="fa-IR"/>
          </w:rPr>
          <w:delText xml:space="preserve">. لذا </w:delText>
        </w:r>
      </w:del>
      <w:ins w:id="15107" w:author="Mehrnazi Boojari" w:date="2019-01-07T11:04:00Z">
        <w:r w:rsidR="00DB081F" w:rsidRPr="00A4426B">
          <w:rPr>
            <w:rFonts w:cs="B Lotus" w:hint="cs"/>
            <w:sz w:val="24"/>
            <w:szCs w:val="24"/>
            <w:rtl/>
            <w:lang w:bidi="fa-IR"/>
          </w:rPr>
          <w:t xml:space="preserve">. لذا، </w:t>
        </w:r>
      </w:ins>
      <w:r w:rsidRPr="00A4426B">
        <w:rPr>
          <w:rFonts w:cs="B Lotus" w:hint="cs"/>
          <w:sz w:val="24"/>
          <w:szCs w:val="24"/>
          <w:rtl/>
          <w:lang w:bidi="fa-IR"/>
        </w:rPr>
        <w:t>این موضوع نشان</w:t>
      </w:r>
      <w:del w:id="15108" w:author="Mehrnazi Boojari" w:date="2019-01-07T09:49:00Z">
        <w:r w:rsidRPr="00020A7B" w:rsidDel="006F7CCF">
          <w:rPr>
            <w:rFonts w:cs="B Lotus" w:hint="cs"/>
            <w:sz w:val="24"/>
            <w:szCs w:val="24"/>
            <w:rtl/>
            <w:lang w:bidi="fa-IR"/>
          </w:rPr>
          <w:delText xml:space="preserve"> می </w:delText>
        </w:r>
      </w:del>
      <w:ins w:id="15109" w:author="Mehrnazi Boojari" w:date="2019-01-07T09:49:00Z">
        <w:r w:rsidR="006F7CCF" w:rsidRPr="00020A7B">
          <w:rPr>
            <w:rFonts w:cs="B Lotus" w:hint="cs"/>
            <w:sz w:val="24"/>
            <w:szCs w:val="24"/>
            <w:rtl/>
            <w:lang w:bidi="fa-IR"/>
          </w:rPr>
          <w:t xml:space="preserve"> می‌</w:t>
        </w:r>
      </w:ins>
      <w:r w:rsidRPr="00020A7B">
        <w:rPr>
          <w:rFonts w:cs="B Lotus" w:hint="cs"/>
          <w:sz w:val="24"/>
          <w:szCs w:val="24"/>
          <w:rtl/>
          <w:lang w:bidi="fa-IR"/>
        </w:rPr>
        <w:t xml:space="preserve">دهد اگر روی این عامل کار </w:t>
      </w:r>
      <w:del w:id="15110" w:author="Mehrnazi Boojari" w:date="2019-01-08T01:17:00Z">
        <w:r w:rsidRPr="00020A7B" w:rsidDel="00632EB0">
          <w:rPr>
            <w:rFonts w:cs="B Lotus" w:hint="cs"/>
            <w:sz w:val="24"/>
            <w:szCs w:val="24"/>
            <w:rtl/>
            <w:lang w:bidi="fa-IR"/>
          </w:rPr>
          <w:delText>گردد</w:delText>
        </w:r>
      </w:del>
      <w:ins w:id="15111" w:author="Mehrnazi Boojari" w:date="2019-01-08T01:17:00Z">
        <w:r w:rsidR="00632EB0" w:rsidRPr="008C055F">
          <w:rPr>
            <w:rFonts w:cs="B Lotus" w:hint="cs"/>
            <w:sz w:val="24"/>
            <w:szCs w:val="24"/>
            <w:rtl/>
            <w:lang w:bidi="fa-IR"/>
          </w:rPr>
          <w:t>شود</w:t>
        </w:r>
      </w:ins>
      <w:r w:rsidRPr="008C055F">
        <w:rPr>
          <w:rFonts w:cs="B Lotus" w:hint="cs"/>
          <w:sz w:val="24"/>
          <w:szCs w:val="24"/>
          <w:rtl/>
          <w:lang w:bidi="fa-IR"/>
        </w:rPr>
        <w:t xml:space="preserve"> </w:t>
      </w:r>
      <w:del w:id="15112" w:author="Mehrnazi Boojari" w:date="2019-01-07T11:02:00Z">
        <w:r w:rsidRPr="008C055F" w:rsidDel="00DB081F">
          <w:rPr>
            <w:rFonts w:cs="B Lotus" w:hint="cs"/>
            <w:sz w:val="24"/>
            <w:szCs w:val="24"/>
            <w:rtl/>
            <w:lang w:bidi="fa-IR"/>
          </w:rPr>
          <w:delText>باعث</w:delText>
        </w:r>
      </w:del>
      <w:ins w:id="15113" w:author="Mehrnazi Boojari" w:date="2019-01-07T11:02:00Z">
        <w:r w:rsidR="00DB081F" w:rsidRPr="008C055F">
          <w:rPr>
            <w:rFonts w:cs="B Lotus" w:hint="cs"/>
            <w:sz w:val="24"/>
            <w:szCs w:val="24"/>
            <w:rtl/>
            <w:lang w:bidi="fa-IR"/>
          </w:rPr>
          <w:t>سبب</w:t>
        </w:r>
      </w:ins>
      <w:del w:id="15114" w:author="Mehrnazi Boojari" w:date="2019-01-07T09:49:00Z">
        <w:r w:rsidRPr="008C055F" w:rsidDel="006F7CCF">
          <w:rPr>
            <w:rFonts w:cs="B Lotus" w:hint="cs"/>
            <w:sz w:val="24"/>
            <w:szCs w:val="24"/>
            <w:rtl/>
            <w:lang w:bidi="fa-IR"/>
          </w:rPr>
          <w:delText xml:space="preserve"> می </w:delText>
        </w:r>
      </w:del>
      <w:ins w:id="15115" w:author="Mehrnazi Boojari" w:date="2019-01-07T09:49:00Z">
        <w:r w:rsidR="006F7CCF" w:rsidRPr="008C055F">
          <w:rPr>
            <w:rFonts w:cs="B Lotus" w:hint="cs"/>
            <w:sz w:val="24"/>
            <w:szCs w:val="24"/>
            <w:rtl/>
            <w:lang w:bidi="fa-IR"/>
          </w:rPr>
          <w:t xml:space="preserve"> می‌</w:t>
        </w:r>
      </w:ins>
      <w:r w:rsidRPr="008C055F">
        <w:rPr>
          <w:rFonts w:cs="B Lotus" w:hint="cs"/>
          <w:sz w:val="24"/>
          <w:szCs w:val="24"/>
          <w:rtl/>
          <w:lang w:bidi="fa-IR"/>
        </w:rPr>
        <w:t>شود که بخشی از سه چالش ذکر</w:t>
      </w:r>
      <w:ins w:id="15116" w:author="Mehrnazi Boojari" w:date="2019-01-15T00:06:00Z">
        <w:r w:rsidR="00020A7B">
          <w:rPr>
            <w:rFonts w:cs="B Nazanin" w:hint="cs"/>
            <w:sz w:val="24"/>
            <w:szCs w:val="24"/>
            <w:rtl/>
            <w:lang w:bidi="fa-IR"/>
          </w:rPr>
          <w:t>‌</w:t>
        </w:r>
      </w:ins>
      <w:del w:id="15117" w:author="Mehrnazi Boojari" w:date="2019-01-15T00:06:00Z">
        <w:r w:rsidRPr="00020A7B" w:rsidDel="00020A7B">
          <w:rPr>
            <w:rFonts w:cs="B Lotus" w:hint="cs"/>
            <w:sz w:val="24"/>
            <w:szCs w:val="24"/>
            <w:rtl/>
            <w:lang w:bidi="fa-IR"/>
          </w:rPr>
          <w:delText xml:space="preserve"> </w:delText>
        </w:r>
      </w:del>
      <w:r w:rsidRPr="00020A7B">
        <w:rPr>
          <w:rFonts w:cs="B Lotus" w:hint="cs"/>
          <w:sz w:val="24"/>
          <w:szCs w:val="24"/>
          <w:rtl/>
          <w:lang w:bidi="fa-IR"/>
        </w:rPr>
        <w:t xml:space="preserve">شده حل شود. این نوع نگاه </w:t>
      </w:r>
      <w:del w:id="15118" w:author="Mehrnazi Boojari" w:date="2019-01-07T11:02:00Z">
        <w:r w:rsidRPr="008C055F" w:rsidDel="00DB081F">
          <w:rPr>
            <w:rFonts w:cs="B Lotus" w:hint="cs"/>
            <w:sz w:val="24"/>
            <w:szCs w:val="24"/>
            <w:rtl/>
            <w:lang w:bidi="fa-IR"/>
          </w:rPr>
          <w:delText>باعث</w:delText>
        </w:r>
      </w:del>
      <w:ins w:id="15119" w:author="Mehrnazi Boojari" w:date="2019-01-07T11:02:00Z">
        <w:r w:rsidR="00DB081F" w:rsidRPr="008C055F">
          <w:rPr>
            <w:rFonts w:cs="B Lotus" w:hint="cs"/>
            <w:sz w:val="24"/>
            <w:szCs w:val="24"/>
            <w:rtl/>
            <w:lang w:bidi="fa-IR"/>
          </w:rPr>
          <w:t>سبب</w:t>
        </w:r>
      </w:ins>
      <w:del w:id="15120" w:author="Mehrnazi Boojari" w:date="2019-01-07T09:49:00Z">
        <w:r w:rsidRPr="008C055F" w:rsidDel="006F7CCF">
          <w:rPr>
            <w:rFonts w:cs="B Lotus" w:hint="cs"/>
            <w:sz w:val="24"/>
            <w:szCs w:val="24"/>
            <w:rtl/>
            <w:lang w:bidi="fa-IR"/>
          </w:rPr>
          <w:delText xml:space="preserve"> می </w:delText>
        </w:r>
      </w:del>
      <w:ins w:id="15121" w:author="Mehrnazi Boojari" w:date="2019-01-07T09:49:00Z">
        <w:r w:rsidR="006F7CCF" w:rsidRPr="008C055F">
          <w:rPr>
            <w:rFonts w:cs="B Lotus" w:hint="cs"/>
            <w:sz w:val="24"/>
            <w:szCs w:val="24"/>
            <w:rtl/>
            <w:lang w:bidi="fa-IR"/>
          </w:rPr>
          <w:t xml:space="preserve"> می‌</w:t>
        </w:r>
      </w:ins>
      <w:r w:rsidRPr="008C055F">
        <w:rPr>
          <w:rFonts w:cs="B Lotus" w:hint="cs"/>
          <w:sz w:val="24"/>
          <w:szCs w:val="24"/>
          <w:rtl/>
          <w:lang w:bidi="fa-IR"/>
        </w:rPr>
        <w:t xml:space="preserve">شود ما در انتخاب عوامل برای ارائه </w:t>
      </w:r>
      <w:del w:id="15122" w:author="Mehrnazi Boojari" w:date="2019-01-07T09:45:00Z">
        <w:r w:rsidRPr="008C055F" w:rsidDel="006F7CCF">
          <w:rPr>
            <w:rFonts w:cs="B Lotus" w:hint="cs"/>
            <w:sz w:val="24"/>
            <w:szCs w:val="24"/>
            <w:rtl/>
            <w:lang w:bidi="fa-IR"/>
          </w:rPr>
          <w:delText>راه حل</w:delText>
        </w:r>
      </w:del>
      <w:ins w:id="15123" w:author="Mehrnazi Boojari" w:date="2019-01-07T09:45:00Z">
        <w:r w:rsidR="006F7CCF" w:rsidRPr="008C055F">
          <w:rPr>
            <w:rFonts w:cs="B Lotus" w:hint="cs"/>
            <w:sz w:val="24"/>
            <w:szCs w:val="24"/>
            <w:rtl/>
            <w:lang w:bidi="fa-IR"/>
          </w:rPr>
          <w:t>راه‌حل</w:t>
        </w:r>
      </w:ins>
      <w:r w:rsidRPr="008C055F">
        <w:rPr>
          <w:rFonts w:cs="B Lotus" w:hint="cs"/>
          <w:sz w:val="24"/>
          <w:szCs w:val="24"/>
          <w:rtl/>
          <w:lang w:bidi="fa-IR"/>
        </w:rPr>
        <w:t xml:space="preserve"> به یک دسته</w:t>
      </w:r>
      <w:del w:id="15124" w:author="Mehrnazi Boojari" w:date="2019-01-07T10:01:00Z">
        <w:r w:rsidRPr="007F0A19" w:rsidDel="00A31D6F">
          <w:rPr>
            <w:rFonts w:cs="B Lotus" w:hint="cs"/>
            <w:sz w:val="24"/>
            <w:szCs w:val="24"/>
            <w:rtl/>
            <w:lang w:bidi="fa-IR"/>
          </w:rPr>
          <w:delText xml:space="preserve"> بندی </w:delText>
        </w:r>
      </w:del>
      <w:ins w:id="15125" w:author="Mehrnazi Boojari" w:date="2019-01-07T10:01:00Z">
        <w:r w:rsidR="00A31D6F" w:rsidRPr="007F0A19">
          <w:rPr>
            <w:rFonts w:cs="B Lotus" w:hint="cs"/>
            <w:sz w:val="24"/>
            <w:szCs w:val="24"/>
            <w:rtl/>
            <w:lang w:bidi="fa-IR"/>
          </w:rPr>
          <w:t>‌بندی</w:t>
        </w:r>
        <w:r w:rsidR="00A31D6F">
          <w:rPr>
            <w:rFonts w:cs="B Lotus" w:hint="cs"/>
            <w:sz w:val="24"/>
            <w:szCs w:val="24"/>
            <w:rtl/>
            <w:lang w:bidi="fa-IR"/>
          </w:rPr>
          <w:t xml:space="preserve"> </w:t>
        </w:r>
      </w:ins>
      <w:r w:rsidRPr="00EA6F4D">
        <w:rPr>
          <w:rFonts w:cs="B Lotus" w:hint="cs"/>
          <w:sz w:val="24"/>
          <w:szCs w:val="24"/>
          <w:rtl/>
          <w:lang w:bidi="fa-IR"/>
        </w:rPr>
        <w:t>جدیدی دست پیدا کنیم</w:t>
      </w:r>
      <w:ins w:id="15126" w:author="Mehrnazi Boojari" w:date="2019-01-15T00:06:00Z">
        <w:r w:rsidR="008C055F">
          <w:rPr>
            <w:rFonts w:cs="B Lotus" w:hint="cs"/>
            <w:sz w:val="24"/>
            <w:szCs w:val="24"/>
            <w:rtl/>
            <w:lang w:bidi="fa-IR"/>
          </w:rPr>
          <w:t>.</w:t>
        </w:r>
      </w:ins>
      <w:r w:rsidRPr="00EA6F4D">
        <w:rPr>
          <w:rFonts w:cs="B Lotus" w:hint="cs"/>
          <w:sz w:val="24"/>
          <w:szCs w:val="24"/>
          <w:rtl/>
          <w:lang w:bidi="fa-IR"/>
        </w:rPr>
        <w:t xml:space="preserve"> البته این دسته</w:t>
      </w:r>
      <w:del w:id="15127" w:author="Mehrnazi Boojari" w:date="2019-01-07T10:01:00Z">
        <w:r w:rsidRPr="00EA6F4D" w:rsidDel="00A31D6F">
          <w:rPr>
            <w:rFonts w:cs="B Lotus" w:hint="cs"/>
            <w:sz w:val="24"/>
            <w:szCs w:val="24"/>
            <w:rtl/>
            <w:lang w:bidi="fa-IR"/>
          </w:rPr>
          <w:delText xml:space="preserve"> بندی </w:delText>
        </w:r>
      </w:del>
      <w:ins w:id="15128" w:author="Mehrnazi Boojari" w:date="2019-01-07T10:01:00Z">
        <w:r w:rsidR="00A31D6F">
          <w:rPr>
            <w:rFonts w:cs="B Lotus" w:hint="cs"/>
            <w:sz w:val="24"/>
            <w:szCs w:val="24"/>
            <w:rtl/>
            <w:lang w:bidi="fa-IR"/>
          </w:rPr>
          <w:t xml:space="preserve">‌بندی </w:t>
        </w:r>
      </w:ins>
      <w:r w:rsidRPr="00EA6F4D">
        <w:rPr>
          <w:rFonts w:cs="B Lotus" w:hint="cs"/>
          <w:sz w:val="24"/>
          <w:szCs w:val="24"/>
          <w:rtl/>
          <w:lang w:bidi="fa-IR"/>
        </w:rPr>
        <w:t>تغییری در جنس عوامل ایجاد</w:t>
      </w:r>
      <w:del w:id="15129" w:author="Mehrnazi Boojari" w:date="2019-01-07T09:49:00Z">
        <w:r w:rsidRPr="00EA6F4D" w:rsidDel="006F7CCF">
          <w:rPr>
            <w:rFonts w:cs="B Lotus" w:hint="cs"/>
            <w:sz w:val="24"/>
            <w:szCs w:val="24"/>
            <w:rtl/>
            <w:lang w:bidi="fa-IR"/>
          </w:rPr>
          <w:delText xml:space="preserve"> نمی </w:delText>
        </w:r>
      </w:del>
      <w:ins w:id="15130" w:author="Mehrnazi Boojari" w:date="2019-01-07T09:49:00Z">
        <w:r w:rsidR="006F7CCF">
          <w:rPr>
            <w:rFonts w:cs="B Lotus" w:hint="cs"/>
            <w:sz w:val="24"/>
            <w:szCs w:val="24"/>
            <w:rtl/>
            <w:lang w:bidi="fa-IR"/>
          </w:rPr>
          <w:t xml:space="preserve"> ن</w:t>
        </w:r>
      </w:ins>
      <w:del w:id="15131" w:author="Mehrnazi Boojari" w:date="2019-01-07T10:52:00Z">
        <w:r w:rsidRPr="00EA6F4D" w:rsidDel="006A1F1D">
          <w:rPr>
            <w:rFonts w:cs="B Lotus" w:hint="cs"/>
            <w:sz w:val="24"/>
            <w:szCs w:val="24"/>
            <w:rtl/>
            <w:lang w:bidi="fa-IR"/>
          </w:rPr>
          <w:delText>کند</w:delText>
        </w:r>
      </w:del>
      <w:ins w:id="15132" w:author="Mehrnazi Boojari" w:date="2019-01-07T10:52:00Z">
        <w:r w:rsidR="006A1F1D">
          <w:rPr>
            <w:rFonts w:cs="B Lotus" w:hint="cs"/>
            <w:sz w:val="24"/>
            <w:szCs w:val="24"/>
            <w:rtl/>
            <w:lang w:bidi="fa-IR"/>
          </w:rPr>
          <w:t>می‌کند</w:t>
        </w:r>
      </w:ins>
      <w:r w:rsidRPr="00EA6F4D">
        <w:rPr>
          <w:rFonts w:cs="B Lotus" w:hint="cs"/>
          <w:sz w:val="24"/>
          <w:szCs w:val="24"/>
          <w:rtl/>
          <w:lang w:bidi="fa-IR"/>
        </w:rPr>
        <w:t xml:space="preserve"> و </w:t>
      </w:r>
      <w:del w:id="15133" w:author="Mehrnazi Boojari" w:date="2019-01-10T01:06:00Z">
        <w:r w:rsidRPr="00EA6F4D" w:rsidDel="00647583">
          <w:rPr>
            <w:rFonts w:cs="B Lotus" w:hint="cs"/>
            <w:sz w:val="24"/>
            <w:szCs w:val="24"/>
            <w:rtl/>
            <w:lang w:bidi="fa-IR"/>
          </w:rPr>
          <w:delText>مبتنی بر</w:delText>
        </w:r>
      </w:del>
      <w:ins w:id="15134" w:author="Mehrnazi Boojari" w:date="2019-01-10T01:06:00Z">
        <w:r w:rsidR="00647583">
          <w:rPr>
            <w:rFonts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cs="B Lotus" w:hint="cs"/>
            <w:sz w:val="24"/>
            <w:szCs w:val="24"/>
            <w:rtl/>
            <w:lang w:bidi="fa-IR"/>
          </w:rPr>
          <w:t>بر</w:t>
        </w:r>
      </w:ins>
      <w:r w:rsidRPr="00EA6F4D">
        <w:rPr>
          <w:rFonts w:cs="B Lotus" w:hint="cs"/>
          <w:sz w:val="24"/>
          <w:szCs w:val="24"/>
          <w:rtl/>
          <w:lang w:bidi="fa-IR"/>
        </w:rPr>
        <w:t xml:space="preserve"> این دسته</w:t>
      </w:r>
      <w:del w:id="15135" w:author="Mehrnazi Boojari" w:date="2019-01-07T10:01:00Z">
        <w:r w:rsidRPr="00EA6F4D" w:rsidDel="00A31D6F">
          <w:rPr>
            <w:rFonts w:cs="B Lotus" w:hint="cs"/>
            <w:sz w:val="24"/>
            <w:szCs w:val="24"/>
            <w:rtl/>
            <w:lang w:bidi="fa-IR"/>
          </w:rPr>
          <w:delText xml:space="preserve"> بندی </w:delText>
        </w:r>
      </w:del>
      <w:ins w:id="15136" w:author="Mehrnazi Boojari" w:date="2019-01-07T10:01:00Z">
        <w:r w:rsidR="00A31D6F">
          <w:rPr>
            <w:rFonts w:cs="B Lotus" w:hint="cs"/>
            <w:sz w:val="24"/>
            <w:szCs w:val="24"/>
            <w:rtl/>
            <w:lang w:bidi="fa-IR"/>
          </w:rPr>
          <w:t xml:space="preserve">‌بندی </w:t>
        </w:r>
      </w:ins>
      <w:del w:id="15137" w:author="Mehrnazi Boojari" w:date="2019-01-07T09:45:00Z">
        <w:r w:rsidRPr="00EA6F4D" w:rsidDel="006F7CCF">
          <w:rPr>
            <w:rFonts w:cs="B Lotus" w:hint="cs"/>
            <w:sz w:val="24"/>
            <w:szCs w:val="24"/>
            <w:rtl/>
            <w:lang w:bidi="fa-IR"/>
          </w:rPr>
          <w:delText>راه حل</w:delText>
        </w:r>
      </w:del>
      <w:ins w:id="15138" w:author="Mehrnazi Boojari" w:date="2019-01-07T09:45:00Z">
        <w:r w:rsidR="006F7CCF">
          <w:rPr>
            <w:rFonts w:cs="B Lotus" w:hint="cs"/>
            <w:sz w:val="24"/>
            <w:szCs w:val="24"/>
            <w:rtl/>
            <w:lang w:bidi="fa-IR"/>
          </w:rPr>
          <w:t>راه‌حل</w:t>
        </w:r>
      </w:ins>
      <w:del w:id="15139" w:author="Mehrnazi Boojari" w:date="2019-01-07T09:46:00Z">
        <w:r w:rsidRPr="00EA6F4D" w:rsidDel="006F7CCF">
          <w:rPr>
            <w:rFonts w:cs="B Lotus" w:hint="cs"/>
            <w:sz w:val="24"/>
            <w:szCs w:val="24"/>
            <w:rtl/>
            <w:lang w:bidi="fa-IR"/>
          </w:rPr>
          <w:delText xml:space="preserve"> های </w:delText>
        </w:r>
      </w:del>
      <w:ins w:id="15140" w:author="Mehrnazi Boojari" w:date="2019-01-07T09:46:00Z">
        <w:r w:rsidR="006F7CCF">
          <w:rPr>
            <w:rFonts w:cs="B Lotus" w:hint="cs"/>
            <w:sz w:val="24"/>
            <w:szCs w:val="24"/>
            <w:rtl/>
            <w:lang w:bidi="fa-IR"/>
          </w:rPr>
          <w:t xml:space="preserve">‌های </w:t>
        </w:r>
      </w:ins>
      <w:r w:rsidR="00E73E3C">
        <w:rPr>
          <w:rFonts w:ascii="B Lotus" w:hAnsi="B Lotus" w:cs="B Lotus" w:hint="cs"/>
          <w:sz w:val="24"/>
          <w:szCs w:val="24"/>
          <w:rtl/>
          <w:lang w:bidi="fa-IR"/>
        </w:rPr>
        <w:t xml:space="preserve">پیشنهادی ارائه </w:t>
      </w:r>
      <w:del w:id="15141" w:author="Mehrnazi Boojari" w:date="2019-01-08T01:17:00Z">
        <w:r w:rsidR="00E73E3C" w:rsidDel="00632EB0">
          <w:rPr>
            <w:rFonts w:ascii="B Lotus" w:hAnsi="B Lotus" w:cs="B Lotus" w:hint="cs"/>
            <w:sz w:val="24"/>
            <w:szCs w:val="24"/>
            <w:rtl/>
            <w:lang w:bidi="fa-IR"/>
          </w:rPr>
          <w:delText>گردد</w:delText>
        </w:r>
      </w:del>
      <w:ins w:id="15142" w:author="Mehrnazi Boojari" w:date="2019-01-08T01:17:00Z">
        <w:r w:rsidR="00632EB0">
          <w:rPr>
            <w:rFonts w:ascii="B Lotus" w:hAnsi="B Lotus" w:cs="B Lotus" w:hint="cs"/>
            <w:sz w:val="24"/>
            <w:szCs w:val="24"/>
            <w:rtl/>
            <w:lang w:bidi="fa-IR"/>
          </w:rPr>
          <w:t>شود</w:t>
        </w:r>
      </w:ins>
      <w:r w:rsidR="00E73E3C">
        <w:rPr>
          <w:rFonts w:ascii="B Lotus" w:hAnsi="B Lotus" w:cs="B Lotus" w:hint="cs"/>
          <w:sz w:val="24"/>
          <w:szCs w:val="24"/>
          <w:rtl/>
          <w:lang w:bidi="fa-IR"/>
        </w:rPr>
        <w:t xml:space="preserve">. </w:t>
      </w:r>
      <w:r w:rsidRPr="00E73E3C">
        <w:rPr>
          <w:rFonts w:ascii="B Lotus" w:hAnsi="B Lotus" w:cs="B Lotus" w:hint="cs"/>
          <w:sz w:val="24"/>
          <w:szCs w:val="24"/>
          <w:rtl/>
          <w:lang w:bidi="fa-IR"/>
        </w:rPr>
        <w:t>جدول 4</w:t>
      </w:r>
      <w:del w:id="15143" w:author="Mehrnazi Boojari" w:date="2019-01-15T00:06:00Z">
        <w:r w:rsidRPr="00E73E3C" w:rsidDel="008C055F">
          <w:rPr>
            <w:rFonts w:ascii="B Lotus" w:hAnsi="B Lotus" w:cs="B Lotus" w:hint="cs"/>
            <w:sz w:val="24"/>
            <w:szCs w:val="24"/>
            <w:rtl/>
            <w:lang w:bidi="fa-IR"/>
          </w:rPr>
          <w:delText>.</w:delText>
        </w:r>
      </w:del>
      <w:ins w:id="15144" w:author="Mehrnazi Boojari" w:date="2019-01-15T00:06:00Z">
        <w:r w:rsidR="008C055F">
          <w:rPr>
            <w:rFonts w:ascii="B Lotus" w:hAnsi="B Lotus" w:cs="B Lotus" w:hint="cs"/>
            <w:sz w:val="24"/>
            <w:szCs w:val="24"/>
            <w:rtl/>
            <w:lang w:bidi="fa-IR"/>
          </w:rPr>
          <w:t>-</w:t>
        </w:r>
      </w:ins>
      <w:r w:rsidRPr="00E73E3C">
        <w:rPr>
          <w:rFonts w:ascii="B Lotus" w:hAnsi="B Lotus" w:cs="B Lotus" w:hint="cs"/>
          <w:sz w:val="24"/>
          <w:szCs w:val="24"/>
          <w:rtl/>
          <w:lang w:bidi="fa-IR"/>
        </w:rPr>
        <w:t>1 خروجی نهایی عوامل</w:t>
      </w:r>
      <w:r w:rsidRPr="00EA6F4D">
        <w:rPr>
          <w:rFonts w:cs="B Lotus" w:hint="cs"/>
          <w:sz w:val="24"/>
          <w:szCs w:val="24"/>
          <w:rtl/>
          <w:lang w:bidi="fa-IR"/>
        </w:rPr>
        <w:t xml:space="preserve"> و چالش</w:t>
      </w:r>
      <w:del w:id="15145" w:author="Mehrnazi Boojari" w:date="2019-01-07T09:46:00Z">
        <w:r w:rsidRPr="00EA6F4D" w:rsidDel="006F7CCF">
          <w:rPr>
            <w:rFonts w:cs="B Lotus" w:hint="cs"/>
            <w:sz w:val="24"/>
            <w:szCs w:val="24"/>
            <w:rtl/>
            <w:lang w:bidi="fa-IR"/>
          </w:rPr>
          <w:delText xml:space="preserve"> های </w:delText>
        </w:r>
      </w:del>
      <w:ins w:id="15146" w:author="Mehrnazi Boojari" w:date="2019-01-07T09:46:00Z">
        <w:r w:rsidR="006F7CCF">
          <w:rPr>
            <w:rFonts w:cs="B Lotus" w:hint="cs"/>
            <w:sz w:val="24"/>
            <w:szCs w:val="24"/>
            <w:rtl/>
            <w:lang w:bidi="fa-IR"/>
          </w:rPr>
          <w:t xml:space="preserve">‌های </w:t>
        </w:r>
      </w:ins>
      <w:r w:rsidRPr="00EA6F4D">
        <w:rPr>
          <w:rFonts w:cs="B Lotus" w:hint="cs"/>
          <w:sz w:val="24"/>
          <w:szCs w:val="24"/>
          <w:rtl/>
          <w:lang w:bidi="fa-IR"/>
        </w:rPr>
        <w:t>انتخاب</w:t>
      </w:r>
      <w:ins w:id="15147" w:author="Mehrnazi Boojari" w:date="2019-01-15T00:07:00Z">
        <w:r w:rsidR="008C055F">
          <w:rPr>
            <w:rFonts w:cs="B Nazanin" w:hint="cs"/>
            <w:sz w:val="24"/>
            <w:szCs w:val="24"/>
            <w:rtl/>
            <w:lang w:bidi="fa-IR"/>
          </w:rPr>
          <w:t>‌</w:t>
        </w:r>
      </w:ins>
      <w:del w:id="15148" w:author="Mehrnazi Boojari" w:date="2019-01-15T00:07:00Z">
        <w:r w:rsidRPr="00EA6F4D" w:rsidDel="008C055F">
          <w:rPr>
            <w:rFonts w:cs="B Lotus" w:hint="cs"/>
            <w:sz w:val="24"/>
            <w:szCs w:val="24"/>
            <w:rtl/>
            <w:lang w:bidi="fa-IR"/>
          </w:rPr>
          <w:delText xml:space="preserve"> </w:delText>
        </w:r>
      </w:del>
      <w:r w:rsidRPr="00EA6F4D">
        <w:rPr>
          <w:rFonts w:cs="B Lotus" w:hint="cs"/>
          <w:sz w:val="24"/>
          <w:szCs w:val="24"/>
          <w:rtl/>
          <w:lang w:bidi="fa-IR"/>
        </w:rPr>
        <w:t xml:space="preserve">شده برای ارائه </w:t>
      </w:r>
      <w:del w:id="15149" w:author="Mehrnazi Boojari" w:date="2019-01-07T09:45:00Z">
        <w:r w:rsidRPr="00EA6F4D" w:rsidDel="006F7CCF">
          <w:rPr>
            <w:rFonts w:cs="B Lotus" w:hint="cs"/>
            <w:sz w:val="24"/>
            <w:szCs w:val="24"/>
            <w:rtl/>
            <w:lang w:bidi="fa-IR"/>
          </w:rPr>
          <w:delText>راه حل</w:delText>
        </w:r>
      </w:del>
      <w:ins w:id="15150" w:author="Mehrnazi Boojari" w:date="2019-01-07T09:45:00Z">
        <w:r w:rsidR="006F7CCF">
          <w:rPr>
            <w:rFonts w:cs="B Lotus" w:hint="cs"/>
            <w:sz w:val="24"/>
            <w:szCs w:val="24"/>
            <w:rtl/>
            <w:lang w:bidi="fa-IR"/>
          </w:rPr>
          <w:t>راه‌حل</w:t>
        </w:r>
      </w:ins>
      <w:r w:rsidRPr="00EA6F4D">
        <w:rPr>
          <w:rFonts w:cs="B Lotus" w:hint="cs"/>
          <w:sz w:val="24"/>
          <w:szCs w:val="24"/>
          <w:rtl/>
          <w:lang w:bidi="fa-IR"/>
        </w:rPr>
        <w:t xml:space="preserve"> با دسته</w:t>
      </w:r>
      <w:ins w:id="15151" w:author="Mehrnazi Boojari" w:date="2019-01-15T00:07:00Z">
        <w:r w:rsidR="008C055F">
          <w:rPr>
            <w:rFonts w:cs="B Nazanin" w:hint="cs"/>
            <w:sz w:val="24"/>
            <w:szCs w:val="24"/>
            <w:rtl/>
            <w:lang w:bidi="fa-IR"/>
          </w:rPr>
          <w:t>‌</w:t>
        </w:r>
      </w:ins>
      <w:del w:id="15152" w:author="Mehrnazi Boojari" w:date="2019-01-15T00:07:00Z">
        <w:r w:rsidRPr="00EA6F4D" w:rsidDel="008C055F">
          <w:rPr>
            <w:rFonts w:cs="B Lotus" w:hint="cs"/>
            <w:sz w:val="24"/>
            <w:szCs w:val="24"/>
            <w:rtl/>
            <w:lang w:bidi="fa-IR"/>
          </w:rPr>
          <w:delText xml:space="preserve"> </w:delText>
        </w:r>
      </w:del>
      <w:r w:rsidRPr="00EA6F4D">
        <w:rPr>
          <w:rFonts w:cs="B Lotus" w:hint="cs"/>
          <w:sz w:val="24"/>
          <w:szCs w:val="24"/>
          <w:rtl/>
          <w:lang w:bidi="fa-IR"/>
        </w:rPr>
        <w:t>بندی</w:t>
      </w:r>
      <w:del w:id="15153" w:author="Mehrnazi Boojari" w:date="2019-01-07T09:51:00Z">
        <w:r w:rsidRPr="00EA6F4D" w:rsidDel="006F7CCF">
          <w:rPr>
            <w:rFonts w:cs="B Lotus" w:hint="cs"/>
            <w:sz w:val="24"/>
            <w:szCs w:val="24"/>
            <w:rtl/>
            <w:lang w:bidi="fa-IR"/>
          </w:rPr>
          <w:delText xml:space="preserve"> آنها </w:delText>
        </w:r>
      </w:del>
      <w:ins w:id="15154" w:author="Mehrnazi Boojari" w:date="2019-01-07T09:51:00Z">
        <w:r w:rsidR="006F7CCF">
          <w:rPr>
            <w:rFonts w:cs="B Lotus" w:hint="cs"/>
            <w:sz w:val="24"/>
            <w:szCs w:val="24"/>
            <w:rtl/>
            <w:lang w:bidi="fa-IR"/>
          </w:rPr>
          <w:t xml:space="preserve"> آن‌ها </w:t>
        </w:r>
      </w:ins>
      <w:r w:rsidRPr="00EA6F4D">
        <w:rPr>
          <w:rFonts w:cs="B Lotus" w:hint="cs"/>
          <w:sz w:val="24"/>
          <w:szCs w:val="24"/>
          <w:rtl/>
          <w:lang w:bidi="fa-IR"/>
        </w:rPr>
        <w:t>را نمایش</w:t>
      </w:r>
      <w:del w:id="15155" w:author="Mehrnazi Boojari" w:date="2019-01-07T09:49:00Z">
        <w:r w:rsidRPr="00EA6F4D" w:rsidDel="006F7CCF">
          <w:rPr>
            <w:rFonts w:cs="B Lotus" w:hint="cs"/>
            <w:sz w:val="24"/>
            <w:szCs w:val="24"/>
            <w:rtl/>
            <w:lang w:bidi="fa-IR"/>
          </w:rPr>
          <w:delText xml:space="preserve"> می </w:delText>
        </w:r>
      </w:del>
      <w:ins w:id="15156" w:author="Mehrnazi Boojari" w:date="2019-01-07T09:49:00Z">
        <w:r w:rsidR="006F7CCF">
          <w:rPr>
            <w:rFonts w:cs="B Lotus" w:hint="cs"/>
            <w:sz w:val="24"/>
            <w:szCs w:val="24"/>
            <w:rtl/>
            <w:lang w:bidi="fa-IR"/>
          </w:rPr>
          <w:t xml:space="preserve"> می‌</w:t>
        </w:r>
      </w:ins>
      <w:r w:rsidRPr="00EA6F4D">
        <w:rPr>
          <w:rFonts w:cs="B Lotus" w:hint="cs"/>
          <w:sz w:val="24"/>
          <w:szCs w:val="24"/>
          <w:rtl/>
          <w:lang w:bidi="fa-IR"/>
        </w:rPr>
        <w:t xml:space="preserve">دهد که این جدول ترکیبی از تحلیل خبرگانی و </w:t>
      </w:r>
      <w:del w:id="15157" w:author="Mehrnazi Boojari" w:date="2019-01-09T23:34:00Z">
        <w:r w:rsidRPr="00EA6F4D" w:rsidDel="00947B53">
          <w:rPr>
            <w:rFonts w:cs="B Lotus" w:hint="cs"/>
            <w:sz w:val="24"/>
            <w:szCs w:val="24"/>
            <w:rtl/>
            <w:lang w:bidi="fa-IR"/>
          </w:rPr>
          <w:delText>پرسشنامه</w:delText>
        </w:r>
      </w:del>
      <w:ins w:id="15158" w:author="Mehrnazi Boojari" w:date="2019-01-09T23:34:00Z">
        <w:r w:rsidR="00947B53">
          <w:rPr>
            <w:rFonts w:cs="B Lotus" w:hint="cs"/>
            <w:sz w:val="24"/>
            <w:szCs w:val="24"/>
            <w:rtl/>
            <w:lang w:bidi="fa-IR"/>
          </w:rPr>
          <w:t>پرسش‌نامه</w:t>
        </w:r>
      </w:ins>
      <w:del w:id="15159" w:author="Mehrnazi Boojari" w:date="2019-01-07T10:41:00Z">
        <w:r w:rsidRPr="00EA6F4D" w:rsidDel="006A1F1D">
          <w:rPr>
            <w:rFonts w:cs="B Lotus" w:hint="cs"/>
            <w:sz w:val="24"/>
            <w:szCs w:val="24"/>
            <w:rtl/>
            <w:lang w:bidi="fa-IR"/>
          </w:rPr>
          <w:delText xml:space="preserve"> ای </w:delText>
        </w:r>
      </w:del>
      <w:ins w:id="15160" w:author="Mehrnazi Boojari" w:date="2019-01-07T10:41:00Z">
        <w:r w:rsidR="006A1F1D">
          <w:rPr>
            <w:rFonts w:cs="B Lotus" w:hint="cs"/>
            <w:sz w:val="24"/>
            <w:szCs w:val="24"/>
            <w:rtl/>
            <w:lang w:bidi="fa-IR"/>
          </w:rPr>
          <w:t xml:space="preserve">‌ای </w:t>
        </w:r>
      </w:ins>
      <w:r w:rsidRPr="00EA6F4D">
        <w:rPr>
          <w:rFonts w:cs="B Lotus" w:hint="cs"/>
          <w:sz w:val="24"/>
          <w:szCs w:val="24"/>
          <w:rtl/>
          <w:lang w:bidi="fa-IR"/>
        </w:rPr>
        <w:t>(</w:t>
      </w:r>
      <w:del w:id="15161" w:author="Mehrnazi Boojari" w:date="2019-01-10T01:06:00Z">
        <w:r w:rsidRPr="00EA6F4D" w:rsidDel="00647583">
          <w:rPr>
            <w:rFonts w:cs="B Lotus" w:hint="cs"/>
            <w:sz w:val="24"/>
            <w:szCs w:val="24"/>
            <w:rtl/>
            <w:lang w:bidi="fa-IR"/>
          </w:rPr>
          <w:delText>مبتنی بر</w:delText>
        </w:r>
      </w:del>
      <w:ins w:id="15162" w:author="Mehrnazi Boojari" w:date="2019-01-10T01:06:00Z">
        <w:r w:rsidR="00647583">
          <w:rPr>
            <w:rFonts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cs="B Lotus" w:hint="cs"/>
            <w:sz w:val="24"/>
            <w:szCs w:val="24"/>
            <w:rtl/>
            <w:lang w:bidi="fa-IR"/>
          </w:rPr>
          <w:t>بر</w:t>
        </w:r>
      </w:ins>
      <w:r w:rsidRPr="00EA6F4D">
        <w:rPr>
          <w:rFonts w:cs="B Lotus" w:hint="cs"/>
          <w:sz w:val="24"/>
          <w:szCs w:val="24"/>
          <w:rtl/>
          <w:lang w:bidi="fa-IR"/>
        </w:rPr>
        <w:t xml:space="preserve"> میانه امتیازات نهایی) است. در ستون انتخاب چالش</w:t>
      </w:r>
      <w:del w:id="15163" w:author="Mehrnazi Boojari" w:date="2019-01-07T09:45:00Z">
        <w:r w:rsidR="00E73E3C" w:rsidDel="006F7CCF">
          <w:rPr>
            <w:rFonts w:cs="B Lotus" w:hint="cs"/>
            <w:sz w:val="24"/>
            <w:szCs w:val="24"/>
            <w:rtl/>
            <w:lang w:bidi="fa-IR"/>
          </w:rPr>
          <w:delText xml:space="preserve"> ها </w:delText>
        </w:r>
      </w:del>
      <w:ins w:id="15164" w:author="Mehrnazi Boojari" w:date="2019-01-07T09:45:00Z">
        <w:r w:rsidR="006F7CCF">
          <w:rPr>
            <w:rFonts w:cs="B Lotus" w:hint="cs"/>
            <w:sz w:val="24"/>
            <w:szCs w:val="24"/>
            <w:rtl/>
            <w:lang w:bidi="fa-IR"/>
          </w:rPr>
          <w:t xml:space="preserve">‌ها </w:t>
        </w:r>
      </w:ins>
      <w:r w:rsidR="00E73E3C">
        <w:rPr>
          <w:rFonts w:cs="B Lotus" w:hint="cs"/>
          <w:sz w:val="24"/>
          <w:szCs w:val="24"/>
          <w:rtl/>
          <w:lang w:bidi="fa-IR"/>
        </w:rPr>
        <w:t>سه چالش ساخت مسکن مبتنی بوم</w:t>
      </w:r>
      <w:r w:rsidRPr="00EA6F4D">
        <w:rPr>
          <w:rFonts w:cs="B Lotus" w:hint="cs"/>
          <w:sz w:val="24"/>
          <w:szCs w:val="24"/>
          <w:rtl/>
          <w:lang w:bidi="fa-IR"/>
        </w:rPr>
        <w:t>، معیشت و هویت ملاک قرار گرفته</w:t>
      </w:r>
      <w:del w:id="15165" w:author="Mehrnazi Boojari" w:date="2019-01-07T10:35:00Z">
        <w:r w:rsidRPr="00EA6F4D" w:rsidDel="006C73A5">
          <w:rPr>
            <w:rFonts w:cs="B Lotus" w:hint="cs"/>
            <w:sz w:val="24"/>
            <w:szCs w:val="24"/>
            <w:rtl/>
            <w:lang w:bidi="fa-IR"/>
          </w:rPr>
          <w:delText xml:space="preserve"> اند </w:delText>
        </w:r>
      </w:del>
      <w:ins w:id="15166" w:author="Mehrnazi Boojari" w:date="2019-01-07T10:35:00Z">
        <w:r w:rsidR="006C73A5">
          <w:rPr>
            <w:rFonts w:cs="B Lotus" w:hint="cs"/>
            <w:sz w:val="24"/>
            <w:szCs w:val="24"/>
            <w:rtl/>
            <w:lang w:bidi="fa-IR"/>
          </w:rPr>
          <w:t xml:space="preserve">‌اند </w:t>
        </w:r>
      </w:ins>
      <w:r w:rsidRPr="00EA6F4D">
        <w:rPr>
          <w:rFonts w:cs="B Lotus" w:hint="cs"/>
          <w:sz w:val="24"/>
          <w:szCs w:val="24"/>
          <w:rtl/>
          <w:lang w:bidi="fa-IR"/>
        </w:rPr>
        <w:t>و چالش مقاوم</w:t>
      </w:r>
      <w:del w:id="15167" w:author="Mehrnazi Boojari" w:date="2019-01-07T09:51:00Z">
        <w:r w:rsidRPr="00EA6F4D" w:rsidDel="006F7CCF">
          <w:rPr>
            <w:rFonts w:cs="B Lotus" w:hint="cs"/>
            <w:sz w:val="24"/>
            <w:szCs w:val="24"/>
            <w:rtl/>
            <w:lang w:bidi="fa-IR"/>
          </w:rPr>
          <w:delText xml:space="preserve"> سازی </w:delText>
        </w:r>
      </w:del>
      <w:ins w:id="15168" w:author="Mehrnazi Boojari" w:date="2019-01-07T09:51:00Z">
        <w:r w:rsidR="006F7CCF">
          <w:rPr>
            <w:rFonts w:cs="B Lotus" w:hint="cs"/>
            <w:sz w:val="24"/>
            <w:szCs w:val="24"/>
            <w:rtl/>
            <w:lang w:bidi="fa-IR"/>
          </w:rPr>
          <w:t xml:space="preserve">‌سازی </w:t>
        </w:r>
      </w:ins>
      <w:r w:rsidRPr="00EA6F4D">
        <w:rPr>
          <w:rFonts w:cs="B Lotus" w:hint="cs"/>
          <w:sz w:val="24"/>
          <w:szCs w:val="24"/>
          <w:rtl/>
          <w:lang w:bidi="fa-IR"/>
        </w:rPr>
        <w:t xml:space="preserve">مسکن روستایی </w:t>
      </w:r>
      <w:del w:id="15169" w:author="Mehrnazi Boojari" w:date="2019-01-07T23:28:00Z">
        <w:r w:rsidRPr="00EA6F4D" w:rsidDel="00FB0B67">
          <w:rPr>
            <w:rFonts w:cs="B Lotus" w:hint="cs"/>
            <w:sz w:val="24"/>
            <w:szCs w:val="24"/>
            <w:rtl/>
            <w:lang w:bidi="fa-IR"/>
          </w:rPr>
          <w:delText>به عنوان</w:delText>
        </w:r>
      </w:del>
      <w:ins w:id="15170" w:author="Mehrnazi Boojari" w:date="2019-01-07T23:28:00Z">
        <w:r w:rsidR="00FB0B67">
          <w:rPr>
            <w:rFonts w:cs="B Lotus" w:hint="cs"/>
            <w:sz w:val="24"/>
            <w:szCs w:val="24"/>
            <w:rtl/>
            <w:lang w:bidi="fa-IR"/>
          </w:rPr>
          <w:t>به‌مثابۀ</w:t>
        </w:r>
      </w:ins>
      <w:r w:rsidRPr="00EA6F4D">
        <w:rPr>
          <w:rFonts w:cs="B Lotus" w:hint="cs"/>
          <w:sz w:val="24"/>
          <w:szCs w:val="24"/>
          <w:rtl/>
          <w:lang w:bidi="fa-IR"/>
        </w:rPr>
        <w:t xml:space="preserve"> پیش</w:t>
      </w:r>
      <w:ins w:id="15171" w:author="Mehrnazi Boojari" w:date="2019-01-15T00:08:00Z">
        <w:r w:rsidR="007F0A19">
          <w:rPr>
            <w:rFonts w:cs="B Nazanin" w:hint="cs"/>
            <w:sz w:val="24"/>
            <w:szCs w:val="24"/>
            <w:rtl/>
            <w:lang w:bidi="fa-IR"/>
          </w:rPr>
          <w:t>‌</w:t>
        </w:r>
      </w:ins>
      <w:del w:id="15172" w:author="Mehrnazi Boojari" w:date="2019-01-15T00:08:00Z">
        <w:r w:rsidRPr="00EA6F4D" w:rsidDel="007F0A19">
          <w:rPr>
            <w:rFonts w:cs="B Lotus" w:hint="cs"/>
            <w:sz w:val="24"/>
            <w:szCs w:val="24"/>
            <w:rtl/>
            <w:lang w:bidi="fa-IR"/>
          </w:rPr>
          <w:delText xml:space="preserve"> </w:delText>
        </w:r>
      </w:del>
      <w:r w:rsidRPr="00EA6F4D">
        <w:rPr>
          <w:rFonts w:cs="B Lotus" w:hint="cs"/>
          <w:sz w:val="24"/>
          <w:szCs w:val="24"/>
          <w:rtl/>
          <w:lang w:bidi="fa-IR"/>
        </w:rPr>
        <w:t>شرط سه چالش باید در نظر گرفته شود</w:t>
      </w:r>
      <w:del w:id="15173" w:author="Mehrnazi Boojari" w:date="2019-01-07T11:04:00Z">
        <w:r w:rsidRPr="00EA6F4D" w:rsidDel="00DB081F">
          <w:rPr>
            <w:rFonts w:cs="B Lotus" w:hint="cs"/>
            <w:sz w:val="24"/>
            <w:szCs w:val="24"/>
            <w:rtl/>
            <w:lang w:bidi="fa-IR"/>
          </w:rPr>
          <w:delText xml:space="preserve">. لذا </w:delText>
        </w:r>
      </w:del>
      <w:ins w:id="15174" w:author="Mehrnazi Boojari" w:date="2019-01-07T11:04:00Z">
        <w:r w:rsidR="00DB081F">
          <w:rPr>
            <w:rFonts w:cs="B Lotus" w:hint="cs"/>
            <w:sz w:val="24"/>
            <w:szCs w:val="24"/>
            <w:rtl/>
            <w:lang w:bidi="fa-IR"/>
          </w:rPr>
          <w:t xml:space="preserve">. لذا، </w:t>
        </w:r>
      </w:ins>
      <w:r w:rsidRPr="00EA6F4D">
        <w:rPr>
          <w:rFonts w:cs="B Lotus" w:hint="cs"/>
          <w:sz w:val="24"/>
          <w:szCs w:val="24"/>
          <w:rtl/>
          <w:lang w:bidi="fa-IR"/>
        </w:rPr>
        <w:t>از جدا بیان</w:t>
      </w:r>
      <w:ins w:id="15175" w:author="Mehrnazi Boojari" w:date="2019-01-15T00:08:00Z">
        <w:r w:rsidR="007F0A19">
          <w:rPr>
            <w:rFonts w:cs="Times New Roman" w:hint="eastAsia"/>
            <w:sz w:val="24"/>
            <w:szCs w:val="24"/>
            <w:rtl/>
            <w:lang w:bidi="fa-IR"/>
          </w:rPr>
          <w:t> </w:t>
        </w:r>
      </w:ins>
      <w:del w:id="15176" w:author="Mehrnazi Boojari" w:date="2019-01-07T10:01:00Z">
        <w:r w:rsidRPr="00EA6F4D" w:rsidDel="00A31D6F">
          <w:rPr>
            <w:rFonts w:cs="B Lotus" w:hint="cs"/>
            <w:sz w:val="24"/>
            <w:szCs w:val="24"/>
            <w:rtl/>
            <w:lang w:bidi="fa-IR"/>
          </w:rPr>
          <w:delText xml:space="preserve"> کردن </w:delText>
        </w:r>
      </w:del>
      <w:ins w:id="15177" w:author="Mehrnazi Boojari" w:date="2019-01-07T10:01:00Z">
        <w:r w:rsidR="00A31D6F">
          <w:rPr>
            <w:rFonts w:cs="B Lotus" w:hint="cs"/>
            <w:sz w:val="24"/>
            <w:szCs w:val="24"/>
            <w:rtl/>
            <w:lang w:bidi="fa-IR"/>
          </w:rPr>
          <w:t xml:space="preserve">‌کردن </w:t>
        </w:r>
      </w:ins>
      <w:r w:rsidRPr="00EA6F4D">
        <w:rPr>
          <w:rFonts w:cs="B Lotus" w:hint="cs"/>
          <w:sz w:val="24"/>
          <w:szCs w:val="24"/>
          <w:rtl/>
          <w:lang w:bidi="fa-IR"/>
        </w:rPr>
        <w:t>آن خودداری شده است. ستون عامل</w:t>
      </w:r>
      <w:del w:id="15178" w:author="Mehrnazi Boojari" w:date="2019-01-07T09:46:00Z">
        <w:r w:rsidRPr="00EA6F4D" w:rsidDel="006F7CCF">
          <w:rPr>
            <w:rFonts w:cs="B Lotus" w:hint="cs"/>
            <w:sz w:val="24"/>
            <w:szCs w:val="24"/>
            <w:rtl/>
            <w:lang w:bidi="fa-IR"/>
          </w:rPr>
          <w:delText xml:space="preserve"> های </w:delText>
        </w:r>
      </w:del>
      <w:ins w:id="15179" w:author="Mehrnazi Boojari" w:date="2019-01-07T09:46:00Z">
        <w:r w:rsidR="006F7CCF">
          <w:rPr>
            <w:rFonts w:cs="B Lotus" w:hint="cs"/>
            <w:sz w:val="24"/>
            <w:szCs w:val="24"/>
            <w:rtl/>
            <w:lang w:bidi="fa-IR"/>
          </w:rPr>
          <w:t xml:space="preserve">‌های </w:t>
        </w:r>
      </w:ins>
      <w:r w:rsidRPr="00EA6F4D">
        <w:rPr>
          <w:rFonts w:cs="B Lotus" w:hint="cs"/>
          <w:sz w:val="24"/>
          <w:szCs w:val="24"/>
          <w:rtl/>
          <w:lang w:bidi="fa-IR"/>
        </w:rPr>
        <w:t>تحلیلی</w:t>
      </w:r>
      <w:del w:id="15180" w:author="Mehrnazi Boojari" w:date="2019-01-07T09:47:00Z">
        <w:r w:rsidRPr="00EA6F4D" w:rsidDel="006F7CCF">
          <w:rPr>
            <w:rFonts w:cs="B Lotus" w:hint="cs"/>
            <w:sz w:val="24"/>
            <w:szCs w:val="24"/>
            <w:rtl/>
            <w:lang w:bidi="fa-IR"/>
          </w:rPr>
          <w:delText xml:space="preserve"> ،</w:delText>
        </w:r>
      </w:del>
      <w:r w:rsidRPr="00EA6F4D">
        <w:rPr>
          <w:rFonts w:cs="B Lotus" w:hint="cs"/>
          <w:sz w:val="24"/>
          <w:szCs w:val="24"/>
          <w:rtl/>
          <w:lang w:bidi="fa-IR"/>
        </w:rPr>
        <w:t xml:space="preserve"> در واقع عواملی است که در </w:t>
      </w:r>
      <w:del w:id="15181" w:author="Mehrnazi Boojari" w:date="2019-01-09T23:34:00Z">
        <w:r w:rsidRPr="00EA6F4D" w:rsidDel="00947B53">
          <w:rPr>
            <w:rFonts w:cs="B Lotus" w:hint="cs"/>
            <w:sz w:val="24"/>
            <w:szCs w:val="24"/>
            <w:rtl/>
            <w:lang w:bidi="fa-IR"/>
          </w:rPr>
          <w:delText>پرسشنامه</w:delText>
        </w:r>
      </w:del>
      <w:ins w:id="15182" w:author="Mehrnazi Boojari" w:date="2019-01-09T23:34:00Z">
        <w:r w:rsidR="00947B53">
          <w:rPr>
            <w:rFonts w:cs="B Lotus" w:hint="cs"/>
            <w:sz w:val="24"/>
            <w:szCs w:val="24"/>
            <w:rtl/>
            <w:lang w:bidi="fa-IR"/>
          </w:rPr>
          <w:t>پرسش‌نامه</w:t>
        </w:r>
      </w:ins>
      <w:r w:rsidRPr="00EA6F4D">
        <w:rPr>
          <w:rFonts w:cs="B Lotus" w:hint="cs"/>
          <w:sz w:val="24"/>
          <w:szCs w:val="24"/>
          <w:rtl/>
          <w:lang w:bidi="fa-IR"/>
        </w:rPr>
        <w:t xml:space="preserve"> وجود داشته و در دسته</w:t>
      </w:r>
      <w:del w:id="15183" w:author="Mehrnazi Boojari" w:date="2019-01-07T10:01:00Z">
        <w:r w:rsidRPr="00EA6F4D" w:rsidDel="00A31D6F">
          <w:rPr>
            <w:rFonts w:cs="B Lotus" w:hint="cs"/>
            <w:sz w:val="24"/>
            <w:szCs w:val="24"/>
            <w:rtl/>
            <w:lang w:bidi="fa-IR"/>
          </w:rPr>
          <w:delText xml:space="preserve"> بندی </w:delText>
        </w:r>
      </w:del>
      <w:ins w:id="15184" w:author="Mehrnazi Boojari" w:date="2019-01-07T10:01:00Z">
        <w:r w:rsidR="00A31D6F">
          <w:rPr>
            <w:rFonts w:cs="B Lotus" w:hint="cs"/>
            <w:sz w:val="24"/>
            <w:szCs w:val="24"/>
            <w:rtl/>
            <w:lang w:bidi="fa-IR"/>
          </w:rPr>
          <w:t xml:space="preserve">‌بندی </w:t>
        </w:r>
      </w:ins>
      <w:r w:rsidRPr="00EA6F4D">
        <w:rPr>
          <w:rFonts w:cs="B Lotus" w:hint="cs"/>
          <w:sz w:val="24"/>
          <w:szCs w:val="24"/>
          <w:rtl/>
          <w:lang w:bidi="fa-IR"/>
        </w:rPr>
        <w:t>جدید به عامل انتخاب</w:t>
      </w:r>
      <w:ins w:id="15185" w:author="Mehrnazi Boojari" w:date="2019-01-15T00:08:00Z">
        <w:r w:rsidR="003965DD">
          <w:rPr>
            <w:rFonts w:cs="B Nazanin" w:hint="cs"/>
            <w:sz w:val="24"/>
            <w:szCs w:val="24"/>
            <w:rtl/>
            <w:lang w:bidi="fa-IR"/>
          </w:rPr>
          <w:t>‌</w:t>
        </w:r>
      </w:ins>
      <w:del w:id="15186" w:author="Mehrnazi Boojari" w:date="2019-01-15T00:08:00Z">
        <w:r w:rsidRPr="00EA6F4D" w:rsidDel="003965DD">
          <w:rPr>
            <w:rFonts w:cs="B Lotus" w:hint="cs"/>
            <w:sz w:val="24"/>
            <w:szCs w:val="24"/>
            <w:rtl/>
            <w:lang w:bidi="fa-IR"/>
          </w:rPr>
          <w:delText xml:space="preserve"> </w:delText>
        </w:r>
      </w:del>
      <w:r w:rsidRPr="00EA6F4D">
        <w:rPr>
          <w:rFonts w:cs="B Lotus" w:hint="cs"/>
          <w:sz w:val="24"/>
          <w:szCs w:val="24"/>
          <w:rtl/>
          <w:lang w:bidi="fa-IR"/>
        </w:rPr>
        <w:t>شده ارجاع داده</w:t>
      </w:r>
      <w:del w:id="15187" w:author="Mehrnazi Boojari" w:date="2019-01-07T09:49:00Z">
        <w:r w:rsidRPr="00EA6F4D" w:rsidDel="006F7CCF">
          <w:rPr>
            <w:rFonts w:cs="B Lotus" w:hint="cs"/>
            <w:sz w:val="24"/>
            <w:szCs w:val="24"/>
            <w:rtl/>
            <w:lang w:bidi="fa-IR"/>
          </w:rPr>
          <w:delText xml:space="preserve"> می </w:delText>
        </w:r>
      </w:del>
      <w:ins w:id="15188" w:author="Mehrnazi Boojari" w:date="2019-01-07T09:49:00Z">
        <w:r w:rsidR="006F7CCF">
          <w:rPr>
            <w:rFonts w:cs="B Lotus" w:hint="cs"/>
            <w:sz w:val="24"/>
            <w:szCs w:val="24"/>
            <w:rtl/>
            <w:lang w:bidi="fa-IR"/>
          </w:rPr>
          <w:t xml:space="preserve"> می‌</w:t>
        </w:r>
      </w:ins>
      <w:r w:rsidRPr="00EA6F4D">
        <w:rPr>
          <w:rFonts w:cs="B Lotus" w:hint="cs"/>
          <w:sz w:val="24"/>
          <w:szCs w:val="24"/>
          <w:rtl/>
          <w:lang w:bidi="fa-IR"/>
        </w:rPr>
        <w:t xml:space="preserve">شود. </w:t>
      </w:r>
    </w:p>
    <w:p w14:paraId="79911D4B" w14:textId="77777777" w:rsidR="002749F0" w:rsidRDefault="002749F0" w:rsidP="003965DD">
      <w:pPr>
        <w:pStyle w:val="Caption"/>
        <w:keepNext/>
        <w:bidi/>
      </w:pPr>
      <w:r>
        <w:rPr>
          <w:rtl/>
        </w:rPr>
        <w:t xml:space="preserve">جدول </w:t>
      </w:r>
      <w:fldSimple w:instr=" STYLEREF 1 \s ">
        <w:r>
          <w:rPr>
            <w:noProof/>
            <w:rtl/>
          </w:rPr>
          <w:t>‏4</w:t>
        </w:r>
      </w:fldSimple>
      <w:del w:id="15189" w:author="Mehrnazi Boojari" w:date="2019-01-15T00:08:00Z">
        <w:r w:rsidDel="003965DD">
          <w:rPr>
            <w:rtl/>
          </w:rPr>
          <w:delText>.</w:delText>
        </w:r>
      </w:del>
      <w:ins w:id="15190" w:author="Mehrnazi Boojari" w:date="2019-01-15T00:08:00Z">
        <w:r w:rsidR="003965DD">
          <w:rPr>
            <w:rFonts w:hint="cs"/>
            <w:rtl/>
          </w:rPr>
          <w:t>-</w:t>
        </w:r>
      </w:ins>
      <w:fldSimple w:instr=" SEQ جدول \* ARABIC \s 1 ">
        <w:r>
          <w:rPr>
            <w:noProof/>
            <w:rtl/>
          </w:rPr>
          <w:t>1</w:t>
        </w:r>
      </w:fldSimple>
      <w:del w:id="15191" w:author="Mehrnazi Boojari" w:date="2019-01-07T10:35:00Z">
        <w:r w:rsidDel="006C73A5">
          <w:rPr>
            <w:rFonts w:hint="cs"/>
            <w:rtl/>
            <w:lang w:bidi="fa-IR"/>
          </w:rPr>
          <w:delText xml:space="preserve"> : </w:delText>
        </w:r>
      </w:del>
      <w:ins w:id="15192" w:author="Mehrnazi Boojari" w:date="2019-01-07T10:35:00Z">
        <w:r w:rsidR="006C73A5">
          <w:rPr>
            <w:rFonts w:hint="cs"/>
            <w:rtl/>
            <w:lang w:bidi="fa-IR"/>
          </w:rPr>
          <w:t xml:space="preserve">: </w:t>
        </w:r>
      </w:ins>
      <w:r w:rsidRPr="00ED1F7A">
        <w:rPr>
          <w:rtl/>
          <w:lang w:bidi="fa-IR"/>
        </w:rPr>
        <w:t>دسته</w:t>
      </w:r>
      <w:del w:id="15193" w:author="Mehrnazi Boojari" w:date="2019-01-07T10:01:00Z">
        <w:r w:rsidRPr="00ED1F7A" w:rsidDel="00A31D6F">
          <w:rPr>
            <w:rtl/>
            <w:lang w:bidi="fa-IR"/>
          </w:rPr>
          <w:delText xml:space="preserve"> بند</w:delText>
        </w:r>
        <w:r w:rsidRPr="00ED1F7A" w:rsidDel="00A31D6F">
          <w:rPr>
            <w:rFonts w:hint="cs"/>
            <w:rtl/>
            <w:lang w:bidi="fa-IR"/>
          </w:rPr>
          <w:delText>ی</w:delText>
        </w:r>
        <w:r w:rsidRPr="00ED1F7A" w:rsidDel="00A31D6F">
          <w:rPr>
            <w:rtl/>
            <w:lang w:bidi="fa-IR"/>
          </w:rPr>
          <w:delText xml:space="preserve"> </w:delText>
        </w:r>
      </w:del>
      <w:ins w:id="15194" w:author="Mehrnazi Boojari" w:date="2019-01-07T10:01:00Z">
        <w:r w:rsidR="00A31D6F">
          <w:rPr>
            <w:rFonts w:hint="cs"/>
            <w:rtl/>
            <w:lang w:bidi="fa-IR"/>
          </w:rPr>
          <w:t>‌</w:t>
        </w:r>
        <w:r w:rsidR="00A31D6F">
          <w:rPr>
            <w:rtl/>
            <w:lang w:bidi="fa-IR"/>
          </w:rPr>
          <w:t xml:space="preserve">بندی </w:t>
        </w:r>
      </w:ins>
      <w:r w:rsidRPr="00ED1F7A">
        <w:rPr>
          <w:rtl/>
          <w:lang w:bidi="fa-IR"/>
        </w:rPr>
        <w:t>چالش</w:t>
      </w:r>
      <w:del w:id="15195" w:author="Mehrnazi Boojari" w:date="2019-01-07T09:45:00Z">
        <w:r w:rsidRPr="00ED1F7A" w:rsidDel="006F7CCF">
          <w:rPr>
            <w:rtl/>
            <w:lang w:bidi="fa-IR"/>
          </w:rPr>
          <w:delText xml:space="preserve"> ها </w:delText>
        </w:r>
      </w:del>
      <w:ins w:id="15196" w:author="Mehrnazi Boojari" w:date="2019-01-07T09:45:00Z">
        <w:r w:rsidR="006F7CCF">
          <w:rPr>
            <w:rFonts w:hint="cs"/>
            <w:rtl/>
            <w:lang w:bidi="fa-IR"/>
          </w:rPr>
          <w:t>‌</w:t>
        </w:r>
        <w:r w:rsidR="006F7CCF">
          <w:rPr>
            <w:rtl/>
            <w:lang w:bidi="fa-IR"/>
          </w:rPr>
          <w:t xml:space="preserve">ها </w:t>
        </w:r>
      </w:ins>
      <w:r w:rsidRPr="00ED1F7A">
        <w:rPr>
          <w:rtl/>
          <w:lang w:bidi="fa-IR"/>
        </w:rPr>
        <w:t>و عوامل انتخاب</w:t>
      </w:r>
      <w:ins w:id="15197" w:author="Mehrnazi Boojari" w:date="2019-01-15T00:08:00Z">
        <w:r w:rsidR="003965DD">
          <w:rPr>
            <w:rFonts w:cs="B Nazanin" w:hint="cs"/>
            <w:rtl/>
            <w:lang w:bidi="fa-IR"/>
          </w:rPr>
          <w:t>‌</w:t>
        </w:r>
      </w:ins>
      <w:del w:id="15198" w:author="Mehrnazi Boojari" w:date="2019-01-15T00:08:00Z">
        <w:r w:rsidRPr="00ED1F7A" w:rsidDel="003965DD">
          <w:rPr>
            <w:rtl/>
            <w:lang w:bidi="fa-IR"/>
          </w:rPr>
          <w:delText xml:space="preserve"> </w:delText>
        </w:r>
      </w:del>
      <w:r w:rsidRPr="00ED1F7A">
        <w:rPr>
          <w:rtl/>
          <w:lang w:bidi="fa-IR"/>
        </w:rPr>
        <w:t>شده نها</w:t>
      </w:r>
      <w:r w:rsidRPr="00ED1F7A">
        <w:rPr>
          <w:rFonts w:hint="cs"/>
          <w:rtl/>
          <w:lang w:bidi="fa-IR"/>
        </w:rPr>
        <w:t>یی</w:t>
      </w:r>
      <w:r w:rsidRPr="00ED1F7A">
        <w:rPr>
          <w:rtl/>
          <w:lang w:bidi="fa-IR"/>
        </w:rPr>
        <w:t xml:space="preserve"> برا</w:t>
      </w:r>
      <w:r w:rsidRPr="00ED1F7A">
        <w:rPr>
          <w:rFonts w:hint="cs"/>
          <w:rtl/>
          <w:lang w:bidi="fa-IR"/>
        </w:rPr>
        <w:t>ی</w:t>
      </w:r>
      <w:r w:rsidRPr="00ED1F7A">
        <w:rPr>
          <w:rtl/>
          <w:lang w:bidi="fa-IR"/>
        </w:rPr>
        <w:t xml:space="preserve"> ارائه </w:t>
      </w:r>
      <w:del w:id="15199" w:author="Mehrnazi Boojari" w:date="2019-01-07T09:45:00Z">
        <w:r w:rsidRPr="00ED1F7A" w:rsidDel="006F7CCF">
          <w:rPr>
            <w:rtl/>
            <w:lang w:bidi="fa-IR"/>
          </w:rPr>
          <w:delText>راه حل</w:delText>
        </w:r>
      </w:del>
      <w:ins w:id="15200" w:author="Mehrnazi Boojari" w:date="2019-01-07T09:45:00Z">
        <w:r w:rsidR="006F7CCF">
          <w:rPr>
            <w:rtl/>
            <w:lang w:bidi="fa-IR"/>
          </w:rPr>
          <w:t>راه</w:t>
        </w:r>
        <w:r w:rsidR="006F7CCF">
          <w:rPr>
            <w:rFonts w:hint="cs"/>
            <w:rtl/>
            <w:lang w:bidi="fa-IR"/>
          </w:rPr>
          <w:t>‌</w:t>
        </w:r>
        <w:r w:rsidR="006F7CCF">
          <w:rPr>
            <w:rtl/>
            <w:lang w:bidi="fa-IR"/>
          </w:rPr>
          <w:t>حل</w:t>
        </w:r>
      </w:ins>
    </w:p>
    <w:tbl>
      <w:tblPr>
        <w:tblStyle w:val="PlainTable1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40"/>
        <w:gridCol w:w="1963"/>
        <w:gridCol w:w="1366"/>
        <w:gridCol w:w="3172"/>
      </w:tblGrid>
      <w:tr w:rsidR="00EA6F4D" w:rsidRPr="00E73E3C" w14:paraId="555DC9DE" w14:textId="77777777" w:rsidTr="00550E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4F1DD270" w14:textId="77777777" w:rsidR="00EA6F4D" w:rsidRPr="00E73E3C" w:rsidRDefault="00EA6F4D" w:rsidP="00EA6F4D">
            <w:pPr>
              <w:bidi/>
              <w:jc w:val="center"/>
              <w:rPr>
                <w:rFonts w:ascii="B Lotus" w:hAnsi="B Lotus" w:cs="B Lotus"/>
                <w:sz w:val="20"/>
                <w:szCs w:val="20"/>
                <w:rtl/>
                <w:lang w:bidi="fa-IR"/>
              </w:rPr>
            </w:pPr>
            <w:r w:rsidRPr="00E73E3C">
              <w:rPr>
                <w:rFonts w:ascii="B Lotus" w:hAnsi="B Lotus" w:cs="B Lotus" w:hint="cs"/>
                <w:sz w:val="20"/>
                <w:szCs w:val="20"/>
                <w:rtl/>
                <w:lang w:bidi="fa-IR"/>
              </w:rPr>
              <w:t>اولویت عامل</w:t>
            </w:r>
          </w:p>
        </w:tc>
        <w:tc>
          <w:tcPr>
            <w:tcW w:w="2140" w:type="dxa"/>
            <w:vAlign w:val="center"/>
          </w:tcPr>
          <w:p w14:paraId="461EE6D5" w14:textId="77777777" w:rsidR="00EA6F4D" w:rsidRPr="00E73E3C"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عامل</w:t>
            </w:r>
          </w:p>
        </w:tc>
        <w:tc>
          <w:tcPr>
            <w:tcW w:w="1963" w:type="dxa"/>
            <w:vAlign w:val="center"/>
          </w:tcPr>
          <w:p w14:paraId="2A8A528C" w14:textId="77777777" w:rsidR="00EA6F4D" w:rsidRPr="00E73E3C"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عامل</w:t>
            </w:r>
            <w:del w:id="15201" w:author="Mehrnazi Boojari" w:date="2019-01-07T09:46:00Z">
              <w:r w:rsidRPr="00E73E3C" w:rsidDel="006F7CCF">
                <w:rPr>
                  <w:rFonts w:ascii="B Lotus" w:hAnsi="B Lotus" w:cs="B Lotus" w:hint="cs"/>
                  <w:sz w:val="20"/>
                  <w:szCs w:val="20"/>
                  <w:rtl/>
                  <w:lang w:bidi="fa-IR"/>
                </w:rPr>
                <w:delText xml:space="preserve"> های </w:delText>
              </w:r>
            </w:del>
            <w:ins w:id="15202" w:author="Mehrnazi Boojari" w:date="2019-01-07T09:46:00Z">
              <w:r w:rsidR="006F7CCF">
                <w:rPr>
                  <w:rFonts w:ascii="B Lotus" w:hAnsi="B Lotus" w:cs="B Lotus" w:hint="cs"/>
                  <w:sz w:val="20"/>
                  <w:szCs w:val="20"/>
                  <w:rtl/>
                  <w:lang w:bidi="fa-IR"/>
                </w:rPr>
                <w:t>‌</w:t>
              </w:r>
            </w:ins>
            <w:ins w:id="15203" w:author="Mehrnazi Boojari" w:date="2019-01-15T00:09:00Z">
              <w:r w:rsidR="00A8431B">
                <w:rPr>
                  <w:rFonts w:ascii="B Lotus" w:hAnsi="B Lotus" w:cs="B Nazanin" w:hint="cs"/>
                  <w:sz w:val="20"/>
                  <w:szCs w:val="20"/>
                  <w:rtl/>
                  <w:lang w:bidi="fa-IR"/>
                </w:rPr>
                <w:t>‌</w:t>
              </w:r>
            </w:ins>
            <w:ins w:id="15204" w:author="Mehrnazi Boojari" w:date="2019-01-07T09:46:00Z">
              <w:r w:rsidR="006F7CCF">
                <w:rPr>
                  <w:rFonts w:ascii="B Lotus" w:hAnsi="B Lotus" w:cs="B Lotus" w:hint="cs"/>
                  <w:sz w:val="20"/>
                  <w:szCs w:val="20"/>
                  <w:rtl/>
                  <w:lang w:bidi="fa-IR"/>
                </w:rPr>
                <w:t xml:space="preserve">های </w:t>
              </w:r>
            </w:ins>
            <w:r w:rsidRPr="00E73E3C">
              <w:rPr>
                <w:rFonts w:ascii="B Lotus" w:hAnsi="B Lotus" w:cs="B Lotus" w:hint="cs"/>
                <w:sz w:val="20"/>
                <w:szCs w:val="20"/>
                <w:rtl/>
                <w:lang w:bidi="fa-IR"/>
              </w:rPr>
              <w:t>تحلیلی</w:t>
            </w:r>
          </w:p>
        </w:tc>
        <w:tc>
          <w:tcPr>
            <w:tcW w:w="1366" w:type="dxa"/>
            <w:vAlign w:val="center"/>
          </w:tcPr>
          <w:p w14:paraId="178D7E2F" w14:textId="77777777" w:rsidR="00EA6F4D" w:rsidRPr="00E73E3C"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حوزه</w:t>
            </w:r>
          </w:p>
        </w:tc>
        <w:tc>
          <w:tcPr>
            <w:tcW w:w="3172" w:type="dxa"/>
            <w:vAlign w:val="center"/>
          </w:tcPr>
          <w:p w14:paraId="2A2E82D4" w14:textId="77777777" w:rsidR="00EA6F4D" w:rsidRPr="00E73E3C"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چالش</w:t>
            </w:r>
          </w:p>
        </w:tc>
      </w:tr>
      <w:tr w:rsidR="00EA6F4D" w:rsidRPr="00E73E3C" w14:paraId="3125432C" w14:textId="77777777" w:rsidTr="00550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0A163519" w14:textId="77777777" w:rsidR="00EA6F4D" w:rsidRPr="00E73E3C" w:rsidRDefault="00EA6F4D" w:rsidP="00EA6F4D">
            <w:pPr>
              <w:bidi/>
              <w:jc w:val="center"/>
              <w:rPr>
                <w:rFonts w:ascii="B Lotus" w:hAnsi="B Lotus" w:cs="B Lotus"/>
                <w:sz w:val="20"/>
                <w:szCs w:val="20"/>
                <w:rtl/>
                <w:lang w:bidi="fa-IR"/>
              </w:rPr>
            </w:pPr>
            <w:r w:rsidRPr="00E73E3C">
              <w:rPr>
                <w:rFonts w:ascii="B Lotus" w:hAnsi="B Lotus" w:cs="B Lotus" w:hint="cs"/>
                <w:sz w:val="20"/>
                <w:szCs w:val="20"/>
                <w:rtl/>
                <w:lang w:bidi="fa-IR"/>
              </w:rPr>
              <w:t>1</w:t>
            </w:r>
          </w:p>
        </w:tc>
        <w:tc>
          <w:tcPr>
            <w:tcW w:w="2140" w:type="dxa"/>
            <w:vAlign w:val="center"/>
          </w:tcPr>
          <w:p w14:paraId="10FFC5B2" w14:textId="77777777" w:rsidR="00EA6F4D" w:rsidRPr="00E73E3C"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نفوذ</w:t>
            </w:r>
            <w:r w:rsidRPr="00E73E3C">
              <w:rPr>
                <w:rFonts w:ascii="B Lotus" w:hAnsi="B Lotus" w:cs="B Lotus"/>
                <w:sz w:val="20"/>
                <w:szCs w:val="20"/>
                <w:rtl/>
                <w:lang w:bidi="fa-IR"/>
              </w:rPr>
              <w:t xml:space="preserve"> </w:t>
            </w:r>
            <w:r w:rsidRPr="00E73E3C">
              <w:rPr>
                <w:rFonts w:ascii="B Lotus" w:hAnsi="B Lotus" w:cs="B Lotus" w:hint="cs"/>
                <w:sz w:val="20"/>
                <w:szCs w:val="20"/>
                <w:rtl/>
                <w:lang w:bidi="fa-IR"/>
              </w:rPr>
              <w:t>فرهنگ</w:t>
            </w:r>
            <w:r w:rsidRPr="00E73E3C">
              <w:rPr>
                <w:rFonts w:ascii="B Lotus" w:hAnsi="B Lotus" w:cs="B Lotus"/>
                <w:sz w:val="20"/>
                <w:szCs w:val="20"/>
                <w:rtl/>
                <w:lang w:bidi="fa-IR"/>
              </w:rPr>
              <w:t xml:space="preserve"> </w:t>
            </w:r>
            <w:r w:rsidRPr="00E73E3C">
              <w:rPr>
                <w:rFonts w:ascii="B Lotus" w:hAnsi="B Lotus" w:cs="B Lotus" w:hint="cs"/>
                <w:sz w:val="20"/>
                <w:szCs w:val="20"/>
                <w:rtl/>
                <w:lang w:bidi="fa-IR"/>
              </w:rPr>
              <w:t>شهرنشینی</w:t>
            </w:r>
            <w:r w:rsidRPr="00E73E3C">
              <w:rPr>
                <w:rFonts w:ascii="B Lotus" w:hAnsi="B Lotus" w:cs="B Lotus"/>
                <w:sz w:val="20"/>
                <w:szCs w:val="20"/>
                <w:rtl/>
                <w:lang w:bidi="fa-IR"/>
              </w:rPr>
              <w:t xml:space="preserve"> </w:t>
            </w:r>
            <w:r w:rsidRPr="00E73E3C">
              <w:rPr>
                <w:rFonts w:ascii="B Lotus" w:hAnsi="B Lotus" w:cs="B Lotus" w:hint="cs"/>
                <w:sz w:val="20"/>
                <w:szCs w:val="20"/>
                <w:rtl/>
                <w:lang w:bidi="fa-IR"/>
              </w:rPr>
              <w:t>و</w:t>
            </w:r>
            <w:r w:rsidRPr="00E73E3C">
              <w:rPr>
                <w:rFonts w:ascii="B Lotus" w:hAnsi="B Lotus" w:cs="B Lotus"/>
                <w:sz w:val="20"/>
                <w:szCs w:val="20"/>
                <w:rtl/>
                <w:lang w:bidi="fa-IR"/>
              </w:rPr>
              <w:t xml:space="preserve"> </w:t>
            </w:r>
            <w:r w:rsidRPr="00E73E3C">
              <w:rPr>
                <w:rFonts w:ascii="B Lotus" w:hAnsi="B Lotus" w:cs="B Lotus" w:hint="cs"/>
                <w:sz w:val="20"/>
                <w:szCs w:val="20"/>
                <w:rtl/>
                <w:lang w:bidi="fa-IR"/>
              </w:rPr>
              <w:t>تغییر</w:t>
            </w:r>
            <w:r w:rsidRPr="00E73E3C">
              <w:rPr>
                <w:rFonts w:ascii="B Lotus" w:hAnsi="B Lotus" w:cs="B Lotus"/>
                <w:sz w:val="20"/>
                <w:szCs w:val="20"/>
                <w:rtl/>
                <w:lang w:bidi="fa-IR"/>
              </w:rPr>
              <w:t xml:space="preserve"> </w:t>
            </w:r>
            <w:r w:rsidRPr="00E73E3C">
              <w:rPr>
                <w:rFonts w:ascii="B Lotus" w:hAnsi="B Lotus" w:cs="B Lotus" w:hint="cs"/>
                <w:sz w:val="20"/>
                <w:szCs w:val="20"/>
                <w:rtl/>
                <w:lang w:bidi="fa-IR"/>
              </w:rPr>
              <w:t>فرهنگ</w:t>
            </w:r>
            <w:r w:rsidRPr="00E73E3C">
              <w:rPr>
                <w:rFonts w:ascii="B Lotus" w:hAnsi="B Lotus" w:cs="B Lotus"/>
                <w:sz w:val="20"/>
                <w:szCs w:val="20"/>
                <w:rtl/>
                <w:lang w:bidi="fa-IR"/>
              </w:rPr>
              <w:t xml:space="preserve"> </w:t>
            </w:r>
            <w:r w:rsidRPr="00E73E3C">
              <w:rPr>
                <w:rFonts w:ascii="B Lotus" w:hAnsi="B Lotus" w:cs="B Lotus" w:hint="cs"/>
                <w:sz w:val="20"/>
                <w:szCs w:val="20"/>
                <w:rtl/>
                <w:lang w:bidi="fa-IR"/>
              </w:rPr>
              <w:t>و</w:t>
            </w:r>
            <w:r w:rsidRPr="00E73E3C">
              <w:rPr>
                <w:rFonts w:ascii="B Lotus" w:hAnsi="B Lotus" w:cs="B Lotus"/>
                <w:sz w:val="20"/>
                <w:szCs w:val="20"/>
                <w:rtl/>
                <w:lang w:bidi="fa-IR"/>
              </w:rPr>
              <w:t xml:space="preserve"> </w:t>
            </w:r>
            <w:r w:rsidRPr="00E73E3C">
              <w:rPr>
                <w:rFonts w:ascii="B Lotus" w:hAnsi="B Lotus" w:cs="B Lotus" w:hint="cs"/>
                <w:sz w:val="20"/>
                <w:szCs w:val="20"/>
                <w:rtl/>
                <w:lang w:bidi="fa-IR"/>
              </w:rPr>
              <w:t>هویت</w:t>
            </w:r>
            <w:r w:rsidRPr="00E73E3C">
              <w:rPr>
                <w:rFonts w:ascii="B Lotus" w:hAnsi="B Lotus" w:cs="B Lotus"/>
                <w:sz w:val="20"/>
                <w:szCs w:val="20"/>
                <w:rtl/>
                <w:lang w:bidi="fa-IR"/>
              </w:rPr>
              <w:t xml:space="preserve"> </w:t>
            </w:r>
            <w:r w:rsidRPr="00E73E3C">
              <w:rPr>
                <w:rFonts w:ascii="B Lotus" w:hAnsi="B Lotus" w:cs="B Lotus" w:hint="cs"/>
                <w:sz w:val="20"/>
                <w:szCs w:val="20"/>
                <w:rtl/>
                <w:lang w:bidi="fa-IR"/>
              </w:rPr>
              <w:t>روستایی</w:t>
            </w:r>
          </w:p>
        </w:tc>
        <w:tc>
          <w:tcPr>
            <w:tcW w:w="1963" w:type="dxa"/>
            <w:vAlign w:val="center"/>
          </w:tcPr>
          <w:p w14:paraId="3F4FE753" w14:textId="77777777" w:rsidR="00EA6F4D" w:rsidRPr="002749F0"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lang w:bidi="fa-IR"/>
              </w:rPr>
            </w:pPr>
            <w:r w:rsidRPr="002749F0">
              <w:rPr>
                <w:rFonts w:asciiTheme="majorBidi" w:hAnsiTheme="majorBidi" w:cstheme="majorBidi"/>
                <w:sz w:val="18"/>
                <w:szCs w:val="18"/>
                <w:lang w:bidi="fa-IR"/>
              </w:rPr>
              <w:t>h1/h6/h21/h22</w:t>
            </w:r>
          </w:p>
        </w:tc>
        <w:tc>
          <w:tcPr>
            <w:tcW w:w="1366" w:type="dxa"/>
            <w:vAlign w:val="center"/>
          </w:tcPr>
          <w:p w14:paraId="776A34B0"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تقنینی</w:t>
            </w:r>
          </w:p>
          <w:p w14:paraId="40744677"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del w:id="15205" w:author="Mehrnazi Boojari" w:date="2019-01-13T07:10:00Z">
              <w:r w:rsidRPr="00E73E3C" w:rsidDel="002E51AF">
                <w:rPr>
                  <w:rFonts w:ascii="B Lotus" w:hAnsi="B Lotus" w:cs="B Lotus" w:hint="cs"/>
                  <w:sz w:val="20"/>
                  <w:szCs w:val="20"/>
                  <w:rtl/>
                  <w:lang w:bidi="fa-IR"/>
                </w:rPr>
                <w:delText>برنامه ریزی</w:delText>
              </w:r>
            </w:del>
            <w:ins w:id="15206" w:author="Mehrnazi Boojari" w:date="2019-01-13T07:10:00Z">
              <w:r w:rsidR="002E51AF">
                <w:rPr>
                  <w:rFonts w:ascii="B Lotus" w:hAnsi="B Lotus" w:cs="B Lotus" w:hint="cs"/>
                  <w:sz w:val="20"/>
                  <w:szCs w:val="20"/>
                  <w:rtl/>
                  <w:lang w:bidi="fa-IR"/>
                </w:rPr>
                <w:t>برنامه‌ریزی</w:t>
              </w:r>
            </w:ins>
          </w:p>
          <w:p w14:paraId="47C006E4"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del w:id="15207" w:author="Mehrnazi Boojari" w:date="2019-01-07T10:46:00Z">
              <w:r w:rsidRPr="00E73E3C" w:rsidDel="006A1F1D">
                <w:rPr>
                  <w:rFonts w:ascii="B Lotus" w:hAnsi="B Lotus" w:cs="B Lotus" w:hint="cs"/>
                  <w:sz w:val="20"/>
                  <w:szCs w:val="20"/>
                  <w:rtl/>
                  <w:lang w:bidi="fa-IR"/>
                </w:rPr>
                <w:delText>اجرائی</w:delText>
              </w:r>
            </w:del>
            <w:ins w:id="15208" w:author="Mehrnazi Boojari" w:date="2019-01-07T10:46:00Z">
              <w:r w:rsidR="006A1F1D">
                <w:rPr>
                  <w:rFonts w:ascii="B Lotus" w:hAnsi="B Lotus" w:cs="B Lotus" w:hint="cs"/>
                  <w:sz w:val="20"/>
                  <w:szCs w:val="20"/>
                  <w:rtl/>
                  <w:lang w:bidi="fa-IR"/>
                </w:rPr>
                <w:t>اجرایی</w:t>
              </w:r>
            </w:ins>
          </w:p>
        </w:tc>
        <w:tc>
          <w:tcPr>
            <w:tcW w:w="3172" w:type="dxa"/>
            <w:vAlign w:val="center"/>
          </w:tcPr>
          <w:p w14:paraId="2CD5337E"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 xml:space="preserve">ساخت مسکن </w:t>
            </w:r>
            <w:del w:id="15209" w:author="Mehrnazi Boojari" w:date="2019-01-10T01:06:00Z">
              <w:r w:rsidRPr="00E73E3C" w:rsidDel="00647583">
                <w:rPr>
                  <w:rFonts w:ascii="B Lotus" w:hAnsi="B Lotus" w:cs="B Lotus" w:hint="cs"/>
                  <w:sz w:val="20"/>
                  <w:szCs w:val="20"/>
                  <w:rtl/>
                  <w:lang w:bidi="fa-IR"/>
                </w:rPr>
                <w:delText>مبتنی بر</w:delText>
              </w:r>
            </w:del>
            <w:ins w:id="15210" w:author="Mehrnazi Boojari" w:date="2019-01-10T01:06:00Z">
              <w:r w:rsidR="00647583">
                <w:rPr>
                  <w:rFonts w:ascii="B Lotus" w:hAnsi="B Lotus" w:cs="B Lotus" w:hint="cs"/>
                  <w:sz w:val="20"/>
                  <w:szCs w:val="20"/>
                  <w:rtl/>
                  <w:lang w:bidi="fa-IR"/>
                </w:rPr>
                <w:t>مبتنی</w:t>
              </w:r>
              <w:r w:rsidR="00647583">
                <w:rPr>
                  <w:rFonts w:ascii="Times New Roman" w:hAnsi="Times New Roman" w:cs="Times New Roman" w:hint="cs"/>
                  <w:sz w:val="20"/>
                  <w:szCs w:val="20"/>
                  <w:rtl/>
                  <w:lang w:bidi="fa-IR"/>
                </w:rPr>
                <w:t> </w:t>
              </w:r>
              <w:r w:rsidR="00647583">
                <w:rPr>
                  <w:rFonts w:ascii="B Lotus" w:hAnsi="B Lotus" w:cs="B Lotus" w:hint="cs"/>
                  <w:sz w:val="20"/>
                  <w:szCs w:val="20"/>
                  <w:rtl/>
                  <w:lang w:bidi="fa-IR"/>
                </w:rPr>
                <w:t>بر</w:t>
              </w:r>
            </w:ins>
            <w:r w:rsidRPr="00E73E3C">
              <w:rPr>
                <w:rFonts w:ascii="B Lotus" w:hAnsi="B Lotus" w:cs="B Lotus" w:hint="cs"/>
                <w:sz w:val="20"/>
                <w:szCs w:val="20"/>
                <w:rtl/>
                <w:lang w:bidi="fa-IR"/>
              </w:rPr>
              <w:t xml:space="preserve"> اقلیم و بوم</w:t>
            </w:r>
          </w:p>
          <w:p w14:paraId="0A253A60"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ساخت مسکن دارای فضای معیشتی</w:t>
            </w:r>
          </w:p>
          <w:p w14:paraId="513D20EF"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 xml:space="preserve">ساخت مسکن روستایی </w:t>
            </w:r>
            <w:del w:id="15211" w:author="Mehrnazi Boojari" w:date="2019-01-10T01:06:00Z">
              <w:r w:rsidRPr="00E73E3C" w:rsidDel="00647583">
                <w:rPr>
                  <w:rFonts w:ascii="B Lotus" w:hAnsi="B Lotus" w:cs="B Lotus" w:hint="cs"/>
                  <w:sz w:val="20"/>
                  <w:szCs w:val="20"/>
                  <w:rtl/>
                  <w:lang w:bidi="fa-IR"/>
                </w:rPr>
                <w:delText>مبتنی بر</w:delText>
              </w:r>
            </w:del>
            <w:ins w:id="15212" w:author="Mehrnazi Boojari" w:date="2019-01-10T01:06:00Z">
              <w:r w:rsidR="00647583">
                <w:rPr>
                  <w:rFonts w:ascii="B Lotus" w:hAnsi="B Lotus" w:cs="B Lotus" w:hint="cs"/>
                  <w:sz w:val="20"/>
                  <w:szCs w:val="20"/>
                  <w:rtl/>
                  <w:lang w:bidi="fa-IR"/>
                </w:rPr>
                <w:t>مبتنی</w:t>
              </w:r>
              <w:r w:rsidR="00647583">
                <w:rPr>
                  <w:rFonts w:ascii="Times New Roman" w:hAnsi="Times New Roman" w:cs="Times New Roman" w:hint="cs"/>
                  <w:sz w:val="20"/>
                  <w:szCs w:val="20"/>
                  <w:rtl/>
                  <w:lang w:bidi="fa-IR"/>
                </w:rPr>
                <w:t> </w:t>
              </w:r>
              <w:r w:rsidR="00647583">
                <w:rPr>
                  <w:rFonts w:ascii="B Lotus" w:hAnsi="B Lotus" w:cs="B Lotus" w:hint="cs"/>
                  <w:sz w:val="20"/>
                  <w:szCs w:val="20"/>
                  <w:rtl/>
                  <w:lang w:bidi="fa-IR"/>
                </w:rPr>
                <w:t>بر</w:t>
              </w:r>
            </w:ins>
            <w:r w:rsidRPr="00E73E3C">
              <w:rPr>
                <w:rFonts w:ascii="B Lotus" w:hAnsi="B Lotus" w:cs="B Lotus" w:hint="cs"/>
                <w:sz w:val="20"/>
                <w:szCs w:val="20"/>
                <w:rtl/>
                <w:lang w:bidi="fa-IR"/>
              </w:rPr>
              <w:t xml:space="preserve"> ارزش</w:t>
            </w:r>
            <w:del w:id="15213" w:author="Mehrnazi Boojari" w:date="2019-01-07T09:46:00Z">
              <w:r w:rsidRPr="00E73E3C" w:rsidDel="006F7CCF">
                <w:rPr>
                  <w:rFonts w:ascii="B Lotus" w:hAnsi="B Lotus" w:cs="B Lotus" w:hint="cs"/>
                  <w:sz w:val="20"/>
                  <w:szCs w:val="20"/>
                  <w:rtl/>
                  <w:lang w:bidi="fa-IR"/>
                </w:rPr>
                <w:delText xml:space="preserve"> های </w:delText>
              </w:r>
            </w:del>
            <w:ins w:id="15214" w:author="Mehrnazi Boojari" w:date="2019-01-07T09:46:00Z">
              <w:r w:rsidR="006F7CCF">
                <w:rPr>
                  <w:rFonts w:ascii="B Lotus" w:hAnsi="B Lotus" w:cs="B Lotus" w:hint="cs"/>
                  <w:sz w:val="20"/>
                  <w:szCs w:val="20"/>
                  <w:rtl/>
                  <w:lang w:bidi="fa-IR"/>
                </w:rPr>
                <w:t xml:space="preserve">‌های </w:t>
              </w:r>
            </w:ins>
            <w:r w:rsidRPr="00E73E3C">
              <w:rPr>
                <w:rFonts w:ascii="B Lotus" w:hAnsi="B Lotus" w:cs="B Lotus" w:hint="cs"/>
                <w:sz w:val="20"/>
                <w:szCs w:val="20"/>
                <w:rtl/>
                <w:lang w:bidi="fa-IR"/>
              </w:rPr>
              <w:t>فرهنگی و اجتماعی (هویت)</w:t>
            </w:r>
          </w:p>
        </w:tc>
      </w:tr>
      <w:tr w:rsidR="00EA6F4D" w:rsidRPr="00E73E3C" w14:paraId="1CB4A88A" w14:textId="77777777" w:rsidTr="00550EF3">
        <w:tc>
          <w:tcPr>
            <w:cnfStyle w:val="001000000000" w:firstRow="0" w:lastRow="0" w:firstColumn="1" w:lastColumn="0" w:oddVBand="0" w:evenVBand="0" w:oddHBand="0" w:evenHBand="0" w:firstRowFirstColumn="0" w:firstRowLastColumn="0" w:lastRowFirstColumn="0" w:lastRowLastColumn="0"/>
            <w:tcW w:w="709" w:type="dxa"/>
            <w:vAlign w:val="center"/>
          </w:tcPr>
          <w:p w14:paraId="7D8EBA5C" w14:textId="77777777" w:rsidR="00EA6F4D" w:rsidRPr="00E73E3C" w:rsidRDefault="00EA6F4D" w:rsidP="00EA6F4D">
            <w:pPr>
              <w:bidi/>
              <w:jc w:val="center"/>
              <w:rPr>
                <w:rFonts w:ascii="B Lotus" w:hAnsi="B Lotus" w:cs="B Lotus"/>
                <w:sz w:val="20"/>
                <w:szCs w:val="20"/>
                <w:rtl/>
                <w:lang w:bidi="fa-IR"/>
              </w:rPr>
            </w:pPr>
            <w:r w:rsidRPr="00E73E3C">
              <w:rPr>
                <w:rFonts w:ascii="B Lotus" w:hAnsi="B Lotus" w:cs="B Lotus" w:hint="cs"/>
                <w:sz w:val="20"/>
                <w:szCs w:val="20"/>
                <w:rtl/>
                <w:lang w:bidi="fa-IR"/>
              </w:rPr>
              <w:t>2</w:t>
            </w:r>
          </w:p>
        </w:tc>
        <w:tc>
          <w:tcPr>
            <w:tcW w:w="2140" w:type="dxa"/>
            <w:vAlign w:val="center"/>
          </w:tcPr>
          <w:p w14:paraId="67905148" w14:textId="77777777" w:rsidR="00EA6F4D" w:rsidRPr="00E73E3C"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 xml:space="preserve">نبود ضوابط و مقررات طراحی و ساخت مسکن روستایی </w:t>
            </w:r>
          </w:p>
        </w:tc>
        <w:tc>
          <w:tcPr>
            <w:tcW w:w="1963" w:type="dxa"/>
            <w:vAlign w:val="center"/>
          </w:tcPr>
          <w:p w14:paraId="268B2CB8" w14:textId="77777777" w:rsidR="00EA6F4D" w:rsidRPr="002749F0"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lang w:bidi="fa-IR"/>
              </w:rPr>
            </w:pPr>
            <w:r w:rsidRPr="002749F0">
              <w:rPr>
                <w:rFonts w:asciiTheme="majorBidi" w:hAnsiTheme="majorBidi" w:cstheme="majorBidi"/>
                <w:sz w:val="18"/>
                <w:szCs w:val="18"/>
                <w:lang w:bidi="fa-IR"/>
              </w:rPr>
              <w:t>h2/h8</w:t>
            </w:r>
          </w:p>
        </w:tc>
        <w:tc>
          <w:tcPr>
            <w:tcW w:w="1366" w:type="dxa"/>
            <w:vAlign w:val="center"/>
          </w:tcPr>
          <w:p w14:paraId="443F6875" w14:textId="77777777" w:rsidR="00EA6F4D" w:rsidRPr="00E73E3C" w:rsidRDefault="00EA6F4D" w:rsidP="00A25B54">
            <w:pPr>
              <w:numPr>
                <w:ilvl w:val="0"/>
                <w:numId w:val="59"/>
              </w:numPr>
              <w:bidi/>
              <w:ind w:left="215"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تقنینی</w:t>
            </w:r>
          </w:p>
        </w:tc>
        <w:tc>
          <w:tcPr>
            <w:tcW w:w="3172" w:type="dxa"/>
            <w:vAlign w:val="center"/>
          </w:tcPr>
          <w:p w14:paraId="4F9733A2" w14:textId="77777777" w:rsidR="00EA6F4D" w:rsidRPr="00E73E3C" w:rsidRDefault="00EA6F4D" w:rsidP="00A25B54">
            <w:pPr>
              <w:numPr>
                <w:ilvl w:val="0"/>
                <w:numId w:val="59"/>
              </w:numPr>
              <w:bidi/>
              <w:ind w:left="215"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 xml:space="preserve">ساخت مسکن </w:t>
            </w:r>
            <w:del w:id="15215" w:author="Mehrnazi Boojari" w:date="2019-01-10T01:06:00Z">
              <w:r w:rsidRPr="00E73E3C" w:rsidDel="00647583">
                <w:rPr>
                  <w:rFonts w:ascii="B Lotus" w:hAnsi="B Lotus" w:cs="B Lotus" w:hint="cs"/>
                  <w:sz w:val="20"/>
                  <w:szCs w:val="20"/>
                  <w:rtl/>
                  <w:lang w:bidi="fa-IR"/>
                </w:rPr>
                <w:delText>مبتنی بر</w:delText>
              </w:r>
            </w:del>
            <w:ins w:id="15216" w:author="Mehrnazi Boojari" w:date="2019-01-10T01:06:00Z">
              <w:r w:rsidR="00647583">
                <w:rPr>
                  <w:rFonts w:ascii="B Lotus" w:hAnsi="B Lotus" w:cs="B Lotus" w:hint="cs"/>
                  <w:sz w:val="20"/>
                  <w:szCs w:val="20"/>
                  <w:rtl/>
                  <w:lang w:bidi="fa-IR"/>
                </w:rPr>
                <w:t>مبتنی</w:t>
              </w:r>
              <w:r w:rsidR="00647583">
                <w:rPr>
                  <w:rFonts w:ascii="Times New Roman" w:hAnsi="Times New Roman" w:cs="Times New Roman" w:hint="cs"/>
                  <w:sz w:val="20"/>
                  <w:szCs w:val="20"/>
                  <w:rtl/>
                  <w:lang w:bidi="fa-IR"/>
                </w:rPr>
                <w:t> </w:t>
              </w:r>
              <w:r w:rsidR="00647583">
                <w:rPr>
                  <w:rFonts w:ascii="B Lotus" w:hAnsi="B Lotus" w:cs="B Lotus" w:hint="cs"/>
                  <w:sz w:val="20"/>
                  <w:szCs w:val="20"/>
                  <w:rtl/>
                  <w:lang w:bidi="fa-IR"/>
                </w:rPr>
                <w:t>بر</w:t>
              </w:r>
            </w:ins>
            <w:r w:rsidRPr="00E73E3C">
              <w:rPr>
                <w:rFonts w:ascii="B Lotus" w:hAnsi="B Lotus" w:cs="B Lotus" w:hint="cs"/>
                <w:sz w:val="20"/>
                <w:szCs w:val="20"/>
                <w:rtl/>
                <w:lang w:bidi="fa-IR"/>
              </w:rPr>
              <w:t xml:space="preserve"> اقلیم و بوم</w:t>
            </w:r>
          </w:p>
          <w:p w14:paraId="76A4B39A" w14:textId="77777777" w:rsidR="00EA6F4D" w:rsidRPr="00E73E3C" w:rsidRDefault="00EA6F4D" w:rsidP="00A25B54">
            <w:pPr>
              <w:numPr>
                <w:ilvl w:val="0"/>
                <w:numId w:val="59"/>
              </w:numPr>
              <w:bidi/>
              <w:ind w:left="215"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lang w:bidi="fa-IR"/>
              </w:rPr>
            </w:pPr>
            <w:r w:rsidRPr="00E73E3C">
              <w:rPr>
                <w:rFonts w:ascii="B Lotus" w:hAnsi="B Lotus" w:cs="B Lotus" w:hint="cs"/>
                <w:sz w:val="20"/>
                <w:szCs w:val="20"/>
                <w:rtl/>
                <w:lang w:bidi="fa-IR"/>
              </w:rPr>
              <w:t>ساخت مسکن دارای فضای معیشتی</w:t>
            </w:r>
          </w:p>
          <w:p w14:paraId="278B0E69" w14:textId="77777777" w:rsidR="00EA6F4D" w:rsidRPr="00E73E3C" w:rsidRDefault="00EA6F4D" w:rsidP="00A25B54">
            <w:pPr>
              <w:numPr>
                <w:ilvl w:val="0"/>
                <w:numId w:val="59"/>
              </w:numPr>
              <w:bidi/>
              <w:ind w:left="215"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 xml:space="preserve">ساخت مسکن روستایی </w:t>
            </w:r>
            <w:del w:id="15217" w:author="Mehrnazi Boojari" w:date="2019-01-10T01:06:00Z">
              <w:r w:rsidRPr="00E73E3C" w:rsidDel="00647583">
                <w:rPr>
                  <w:rFonts w:ascii="B Lotus" w:hAnsi="B Lotus" w:cs="B Lotus" w:hint="cs"/>
                  <w:sz w:val="20"/>
                  <w:szCs w:val="20"/>
                  <w:rtl/>
                  <w:lang w:bidi="fa-IR"/>
                </w:rPr>
                <w:delText>مبتنی بر</w:delText>
              </w:r>
            </w:del>
            <w:ins w:id="15218" w:author="Mehrnazi Boojari" w:date="2019-01-10T01:06:00Z">
              <w:r w:rsidR="00647583">
                <w:rPr>
                  <w:rFonts w:ascii="B Lotus" w:hAnsi="B Lotus" w:cs="B Lotus" w:hint="cs"/>
                  <w:sz w:val="20"/>
                  <w:szCs w:val="20"/>
                  <w:rtl/>
                  <w:lang w:bidi="fa-IR"/>
                </w:rPr>
                <w:t>مبتنی</w:t>
              </w:r>
              <w:r w:rsidR="00647583">
                <w:rPr>
                  <w:rFonts w:ascii="Times New Roman" w:hAnsi="Times New Roman" w:cs="Times New Roman" w:hint="cs"/>
                  <w:sz w:val="20"/>
                  <w:szCs w:val="20"/>
                  <w:rtl/>
                  <w:lang w:bidi="fa-IR"/>
                </w:rPr>
                <w:t> </w:t>
              </w:r>
              <w:r w:rsidR="00647583">
                <w:rPr>
                  <w:rFonts w:ascii="B Lotus" w:hAnsi="B Lotus" w:cs="B Lotus" w:hint="cs"/>
                  <w:sz w:val="20"/>
                  <w:szCs w:val="20"/>
                  <w:rtl/>
                  <w:lang w:bidi="fa-IR"/>
                </w:rPr>
                <w:t>بر</w:t>
              </w:r>
            </w:ins>
            <w:r w:rsidRPr="00E73E3C">
              <w:rPr>
                <w:rFonts w:ascii="B Lotus" w:hAnsi="B Lotus" w:cs="B Lotus" w:hint="cs"/>
                <w:sz w:val="20"/>
                <w:szCs w:val="20"/>
                <w:rtl/>
                <w:lang w:bidi="fa-IR"/>
              </w:rPr>
              <w:t xml:space="preserve"> ارزش</w:t>
            </w:r>
            <w:del w:id="15219" w:author="Mehrnazi Boojari" w:date="2019-01-07T09:46:00Z">
              <w:r w:rsidRPr="00E73E3C" w:rsidDel="006F7CCF">
                <w:rPr>
                  <w:rFonts w:ascii="B Lotus" w:hAnsi="B Lotus" w:cs="B Lotus" w:hint="cs"/>
                  <w:sz w:val="20"/>
                  <w:szCs w:val="20"/>
                  <w:rtl/>
                  <w:lang w:bidi="fa-IR"/>
                </w:rPr>
                <w:delText xml:space="preserve"> های </w:delText>
              </w:r>
            </w:del>
            <w:ins w:id="15220" w:author="Mehrnazi Boojari" w:date="2019-01-07T09:46:00Z">
              <w:r w:rsidR="006F7CCF">
                <w:rPr>
                  <w:rFonts w:ascii="B Lotus" w:hAnsi="B Lotus" w:cs="B Lotus" w:hint="cs"/>
                  <w:sz w:val="20"/>
                  <w:szCs w:val="20"/>
                  <w:rtl/>
                  <w:lang w:bidi="fa-IR"/>
                </w:rPr>
                <w:t xml:space="preserve">‌های </w:t>
              </w:r>
            </w:ins>
            <w:r w:rsidRPr="00E73E3C">
              <w:rPr>
                <w:rFonts w:ascii="B Lotus" w:hAnsi="B Lotus" w:cs="B Lotus" w:hint="cs"/>
                <w:sz w:val="20"/>
                <w:szCs w:val="20"/>
                <w:rtl/>
                <w:lang w:bidi="fa-IR"/>
              </w:rPr>
              <w:t>فرهنگی و اجتماع</w:t>
            </w:r>
            <w:del w:id="15221" w:author="Mehrnazi Boojari" w:date="2019-01-07T10:47:00Z">
              <w:r w:rsidRPr="00E73E3C" w:rsidDel="006A1F1D">
                <w:rPr>
                  <w:rFonts w:ascii="B Lotus" w:hAnsi="B Lotus" w:cs="B Lotus" w:hint="cs"/>
                  <w:sz w:val="20"/>
                  <w:szCs w:val="20"/>
                  <w:rtl/>
                  <w:lang w:bidi="fa-IR"/>
                </w:rPr>
                <w:delText>ی(</w:delText>
              </w:r>
            </w:del>
            <w:ins w:id="15222" w:author="Mehrnazi Boojari" w:date="2019-01-07T10:47:00Z">
              <w:r w:rsidR="006A1F1D">
                <w:rPr>
                  <w:rFonts w:ascii="B Lotus" w:hAnsi="B Lotus" w:cs="B Lotus" w:hint="cs"/>
                  <w:sz w:val="20"/>
                  <w:szCs w:val="20"/>
                  <w:rtl/>
                  <w:lang w:bidi="fa-IR"/>
                </w:rPr>
                <w:t>ی (</w:t>
              </w:r>
            </w:ins>
            <w:r w:rsidRPr="00E73E3C">
              <w:rPr>
                <w:rFonts w:ascii="B Lotus" w:hAnsi="B Lotus" w:cs="B Lotus" w:hint="cs"/>
                <w:sz w:val="20"/>
                <w:szCs w:val="20"/>
                <w:rtl/>
                <w:lang w:bidi="fa-IR"/>
              </w:rPr>
              <w:t>هویت)</w:t>
            </w:r>
          </w:p>
        </w:tc>
      </w:tr>
      <w:tr w:rsidR="00EA6F4D" w:rsidRPr="00E73E3C" w14:paraId="720F9ABE" w14:textId="77777777" w:rsidTr="00550E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59B27A2B" w14:textId="77777777" w:rsidR="00EA6F4D" w:rsidRPr="00E73E3C" w:rsidRDefault="00EA6F4D" w:rsidP="00EA6F4D">
            <w:pPr>
              <w:bidi/>
              <w:jc w:val="center"/>
              <w:rPr>
                <w:rFonts w:ascii="B Lotus" w:hAnsi="B Lotus" w:cs="B Lotus"/>
                <w:sz w:val="20"/>
                <w:szCs w:val="20"/>
                <w:rtl/>
                <w:lang w:bidi="fa-IR"/>
              </w:rPr>
            </w:pPr>
            <w:r w:rsidRPr="00E73E3C">
              <w:rPr>
                <w:rFonts w:ascii="B Lotus" w:hAnsi="B Lotus" w:cs="B Lotus" w:hint="cs"/>
                <w:sz w:val="20"/>
                <w:szCs w:val="20"/>
                <w:rtl/>
                <w:lang w:bidi="fa-IR"/>
              </w:rPr>
              <w:t>3</w:t>
            </w:r>
          </w:p>
        </w:tc>
        <w:tc>
          <w:tcPr>
            <w:tcW w:w="2140" w:type="dxa"/>
            <w:vAlign w:val="center"/>
          </w:tcPr>
          <w:p w14:paraId="2F059AC4" w14:textId="77777777" w:rsidR="00EA6F4D" w:rsidRPr="00E73E3C" w:rsidRDefault="00EA6F4D" w:rsidP="0023528A">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del w:id="15223" w:author="Mehrnazi Boojari" w:date="2019-01-15T00:12:00Z">
              <w:r w:rsidRPr="00E73E3C" w:rsidDel="0023528A">
                <w:rPr>
                  <w:rFonts w:ascii="B Lotus" w:hAnsi="B Lotus" w:cs="B Lotus" w:hint="cs"/>
                  <w:sz w:val="20"/>
                  <w:szCs w:val="20"/>
                  <w:rtl/>
                  <w:lang w:bidi="fa-IR"/>
                </w:rPr>
                <w:delText xml:space="preserve">تامین </w:delText>
              </w:r>
            </w:del>
            <w:ins w:id="15224" w:author="Mehrnazi Boojari" w:date="2019-01-15T00:12:00Z">
              <w:r w:rsidR="0023528A" w:rsidRPr="00E73E3C">
                <w:rPr>
                  <w:rFonts w:ascii="B Lotus" w:hAnsi="B Lotus" w:cs="B Lotus" w:hint="cs"/>
                  <w:sz w:val="20"/>
                  <w:szCs w:val="20"/>
                  <w:rtl/>
                  <w:lang w:bidi="fa-IR"/>
                </w:rPr>
                <w:t>ت</w:t>
              </w:r>
              <w:r w:rsidR="0023528A">
                <w:rPr>
                  <w:rFonts w:ascii="B Lotus" w:hAnsi="B Lotus" w:cs="B Lotus" w:hint="cs"/>
                  <w:sz w:val="20"/>
                  <w:szCs w:val="20"/>
                  <w:rtl/>
                  <w:lang w:bidi="fa-IR"/>
                </w:rPr>
                <w:t>أ</w:t>
              </w:r>
              <w:r w:rsidR="0023528A" w:rsidRPr="00E73E3C">
                <w:rPr>
                  <w:rFonts w:ascii="B Lotus" w:hAnsi="B Lotus" w:cs="B Lotus" w:hint="cs"/>
                  <w:sz w:val="20"/>
                  <w:szCs w:val="20"/>
                  <w:rtl/>
                  <w:lang w:bidi="fa-IR"/>
                </w:rPr>
                <w:t xml:space="preserve">مین </w:t>
              </w:r>
            </w:ins>
            <w:r w:rsidRPr="00E73E3C">
              <w:rPr>
                <w:rFonts w:ascii="B Lotus" w:hAnsi="B Lotus" w:cs="B Lotus" w:hint="cs"/>
                <w:sz w:val="20"/>
                <w:szCs w:val="20"/>
                <w:rtl/>
                <w:lang w:bidi="fa-IR"/>
              </w:rPr>
              <w:t xml:space="preserve">مالی ساخت مسکن روستایی </w:t>
            </w:r>
          </w:p>
        </w:tc>
        <w:tc>
          <w:tcPr>
            <w:tcW w:w="1963" w:type="dxa"/>
            <w:vAlign w:val="center"/>
          </w:tcPr>
          <w:p w14:paraId="050F0E33" w14:textId="77777777" w:rsidR="00EA6F4D" w:rsidRPr="002749F0"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lang w:bidi="fa-IR"/>
              </w:rPr>
            </w:pPr>
            <w:r w:rsidRPr="002749F0">
              <w:rPr>
                <w:rFonts w:asciiTheme="majorBidi" w:hAnsiTheme="majorBidi" w:cstheme="majorBidi"/>
                <w:sz w:val="18"/>
                <w:szCs w:val="18"/>
                <w:lang w:bidi="fa-IR"/>
              </w:rPr>
              <w:t>h11/h12/h13/h14/h7</w:t>
            </w:r>
          </w:p>
        </w:tc>
        <w:tc>
          <w:tcPr>
            <w:tcW w:w="1366" w:type="dxa"/>
            <w:vAlign w:val="center"/>
          </w:tcPr>
          <w:p w14:paraId="2DA06876"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تقنینی</w:t>
            </w:r>
          </w:p>
          <w:p w14:paraId="7DD4379A"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del w:id="15225" w:author="Mehrnazi Boojari" w:date="2019-01-13T07:10:00Z">
              <w:r w:rsidRPr="00E73E3C" w:rsidDel="002E51AF">
                <w:rPr>
                  <w:rFonts w:ascii="B Lotus" w:hAnsi="B Lotus" w:cs="B Lotus" w:hint="cs"/>
                  <w:sz w:val="20"/>
                  <w:szCs w:val="20"/>
                  <w:rtl/>
                  <w:lang w:bidi="fa-IR"/>
                </w:rPr>
                <w:delText>برنامه ریزی</w:delText>
              </w:r>
            </w:del>
            <w:ins w:id="15226" w:author="Mehrnazi Boojari" w:date="2019-01-13T07:10:00Z">
              <w:r w:rsidR="002E51AF">
                <w:rPr>
                  <w:rFonts w:ascii="B Lotus" w:hAnsi="B Lotus" w:cs="B Lotus" w:hint="cs"/>
                  <w:sz w:val="20"/>
                  <w:szCs w:val="20"/>
                  <w:rtl/>
                  <w:lang w:bidi="fa-IR"/>
                </w:rPr>
                <w:t>برنامه‌ریزی</w:t>
              </w:r>
            </w:ins>
          </w:p>
        </w:tc>
        <w:tc>
          <w:tcPr>
            <w:tcW w:w="3172" w:type="dxa"/>
            <w:vAlign w:val="center"/>
          </w:tcPr>
          <w:p w14:paraId="51660CC0"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 xml:space="preserve">ساخت مسکن </w:t>
            </w:r>
            <w:del w:id="15227" w:author="Mehrnazi Boojari" w:date="2019-01-10T01:06:00Z">
              <w:r w:rsidRPr="00E73E3C" w:rsidDel="00647583">
                <w:rPr>
                  <w:rFonts w:ascii="B Lotus" w:hAnsi="B Lotus" w:cs="B Lotus" w:hint="cs"/>
                  <w:sz w:val="20"/>
                  <w:szCs w:val="20"/>
                  <w:rtl/>
                  <w:lang w:bidi="fa-IR"/>
                </w:rPr>
                <w:delText>مبتنی بر</w:delText>
              </w:r>
            </w:del>
            <w:ins w:id="15228" w:author="Mehrnazi Boojari" w:date="2019-01-10T01:06:00Z">
              <w:r w:rsidR="00647583">
                <w:rPr>
                  <w:rFonts w:ascii="B Lotus" w:hAnsi="B Lotus" w:cs="B Lotus" w:hint="cs"/>
                  <w:sz w:val="20"/>
                  <w:szCs w:val="20"/>
                  <w:rtl/>
                  <w:lang w:bidi="fa-IR"/>
                </w:rPr>
                <w:t>مبتنی</w:t>
              </w:r>
              <w:r w:rsidR="00647583">
                <w:rPr>
                  <w:rFonts w:ascii="Times New Roman" w:hAnsi="Times New Roman" w:cs="Times New Roman" w:hint="cs"/>
                  <w:sz w:val="20"/>
                  <w:szCs w:val="20"/>
                  <w:rtl/>
                  <w:lang w:bidi="fa-IR"/>
                </w:rPr>
                <w:t> </w:t>
              </w:r>
              <w:r w:rsidR="00647583">
                <w:rPr>
                  <w:rFonts w:ascii="B Lotus" w:hAnsi="B Lotus" w:cs="B Lotus" w:hint="cs"/>
                  <w:sz w:val="20"/>
                  <w:szCs w:val="20"/>
                  <w:rtl/>
                  <w:lang w:bidi="fa-IR"/>
                </w:rPr>
                <w:t>بر</w:t>
              </w:r>
            </w:ins>
            <w:r w:rsidRPr="00E73E3C">
              <w:rPr>
                <w:rFonts w:ascii="B Lotus" w:hAnsi="B Lotus" w:cs="B Lotus" w:hint="cs"/>
                <w:sz w:val="20"/>
                <w:szCs w:val="20"/>
                <w:rtl/>
                <w:lang w:bidi="fa-IR"/>
              </w:rPr>
              <w:t xml:space="preserve"> اقلیم و بوم</w:t>
            </w:r>
          </w:p>
          <w:p w14:paraId="5303FAB0"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lang w:bidi="fa-IR"/>
              </w:rPr>
            </w:pPr>
            <w:r w:rsidRPr="00E73E3C">
              <w:rPr>
                <w:rFonts w:ascii="B Lotus" w:hAnsi="B Lotus" w:cs="B Lotus" w:hint="cs"/>
                <w:sz w:val="20"/>
                <w:szCs w:val="20"/>
                <w:rtl/>
                <w:lang w:bidi="fa-IR"/>
              </w:rPr>
              <w:t>ساخت مسکن دارای فضای معیشتی</w:t>
            </w:r>
          </w:p>
          <w:p w14:paraId="5AB52314" w14:textId="77777777" w:rsidR="00EA6F4D" w:rsidRPr="00E73E3C" w:rsidRDefault="00EA6F4D" w:rsidP="00A25B54">
            <w:pPr>
              <w:numPr>
                <w:ilvl w:val="0"/>
                <w:numId w:val="59"/>
              </w:numPr>
              <w:bidi/>
              <w:ind w:left="215" w:hanging="142"/>
              <w:contextualSpacing/>
              <w:cnfStyle w:val="000000100000" w:firstRow="0" w:lastRow="0" w:firstColumn="0" w:lastColumn="0" w:oddVBand="0" w:evenVBand="0" w:oddHBand="1"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 xml:space="preserve">ساخت مسکن روستایی </w:t>
            </w:r>
            <w:del w:id="15229" w:author="Mehrnazi Boojari" w:date="2019-01-10T01:06:00Z">
              <w:r w:rsidRPr="00E73E3C" w:rsidDel="00647583">
                <w:rPr>
                  <w:rFonts w:ascii="B Lotus" w:hAnsi="B Lotus" w:cs="B Lotus" w:hint="cs"/>
                  <w:sz w:val="20"/>
                  <w:szCs w:val="20"/>
                  <w:rtl/>
                  <w:lang w:bidi="fa-IR"/>
                </w:rPr>
                <w:delText>مبتنی بر</w:delText>
              </w:r>
            </w:del>
            <w:ins w:id="15230" w:author="Mehrnazi Boojari" w:date="2019-01-10T01:06:00Z">
              <w:r w:rsidR="00647583">
                <w:rPr>
                  <w:rFonts w:ascii="B Lotus" w:hAnsi="B Lotus" w:cs="B Lotus" w:hint="cs"/>
                  <w:sz w:val="20"/>
                  <w:szCs w:val="20"/>
                  <w:rtl/>
                  <w:lang w:bidi="fa-IR"/>
                </w:rPr>
                <w:t>مبتنی</w:t>
              </w:r>
              <w:r w:rsidR="00647583">
                <w:rPr>
                  <w:rFonts w:ascii="Times New Roman" w:hAnsi="Times New Roman" w:cs="Times New Roman" w:hint="cs"/>
                  <w:sz w:val="20"/>
                  <w:szCs w:val="20"/>
                  <w:rtl/>
                  <w:lang w:bidi="fa-IR"/>
                </w:rPr>
                <w:t> </w:t>
              </w:r>
              <w:r w:rsidR="00647583">
                <w:rPr>
                  <w:rFonts w:ascii="B Lotus" w:hAnsi="B Lotus" w:cs="B Lotus" w:hint="cs"/>
                  <w:sz w:val="20"/>
                  <w:szCs w:val="20"/>
                  <w:rtl/>
                  <w:lang w:bidi="fa-IR"/>
                </w:rPr>
                <w:t>بر</w:t>
              </w:r>
            </w:ins>
            <w:r w:rsidRPr="00E73E3C">
              <w:rPr>
                <w:rFonts w:ascii="B Lotus" w:hAnsi="B Lotus" w:cs="B Lotus" w:hint="cs"/>
                <w:sz w:val="20"/>
                <w:szCs w:val="20"/>
                <w:rtl/>
                <w:lang w:bidi="fa-IR"/>
              </w:rPr>
              <w:t xml:space="preserve"> ارزش</w:t>
            </w:r>
            <w:del w:id="15231" w:author="Mehrnazi Boojari" w:date="2019-01-07T09:46:00Z">
              <w:r w:rsidRPr="00E73E3C" w:rsidDel="006F7CCF">
                <w:rPr>
                  <w:rFonts w:ascii="B Lotus" w:hAnsi="B Lotus" w:cs="B Lotus" w:hint="cs"/>
                  <w:sz w:val="20"/>
                  <w:szCs w:val="20"/>
                  <w:rtl/>
                  <w:lang w:bidi="fa-IR"/>
                </w:rPr>
                <w:delText xml:space="preserve"> های </w:delText>
              </w:r>
            </w:del>
            <w:ins w:id="15232" w:author="Mehrnazi Boojari" w:date="2019-01-07T09:46:00Z">
              <w:r w:rsidR="006F7CCF">
                <w:rPr>
                  <w:rFonts w:ascii="B Lotus" w:hAnsi="B Lotus" w:cs="B Lotus" w:hint="cs"/>
                  <w:sz w:val="20"/>
                  <w:szCs w:val="20"/>
                  <w:rtl/>
                  <w:lang w:bidi="fa-IR"/>
                </w:rPr>
                <w:t xml:space="preserve">‌های </w:t>
              </w:r>
            </w:ins>
            <w:r w:rsidRPr="00E73E3C">
              <w:rPr>
                <w:rFonts w:ascii="B Lotus" w:hAnsi="B Lotus" w:cs="B Lotus" w:hint="cs"/>
                <w:sz w:val="20"/>
                <w:szCs w:val="20"/>
                <w:rtl/>
                <w:lang w:bidi="fa-IR"/>
              </w:rPr>
              <w:t>فرهنگی و اجتماع</w:t>
            </w:r>
            <w:del w:id="15233" w:author="Mehrnazi Boojari" w:date="2019-01-07T10:47:00Z">
              <w:r w:rsidRPr="00E73E3C" w:rsidDel="006A1F1D">
                <w:rPr>
                  <w:rFonts w:ascii="B Lotus" w:hAnsi="B Lotus" w:cs="B Lotus" w:hint="cs"/>
                  <w:sz w:val="20"/>
                  <w:szCs w:val="20"/>
                  <w:rtl/>
                  <w:lang w:bidi="fa-IR"/>
                </w:rPr>
                <w:delText>ی(</w:delText>
              </w:r>
            </w:del>
            <w:ins w:id="15234" w:author="Mehrnazi Boojari" w:date="2019-01-07T10:47:00Z">
              <w:r w:rsidR="006A1F1D">
                <w:rPr>
                  <w:rFonts w:ascii="B Lotus" w:hAnsi="B Lotus" w:cs="B Lotus" w:hint="cs"/>
                  <w:sz w:val="20"/>
                  <w:szCs w:val="20"/>
                  <w:rtl/>
                  <w:lang w:bidi="fa-IR"/>
                </w:rPr>
                <w:t>ی (</w:t>
              </w:r>
            </w:ins>
            <w:r w:rsidRPr="00E73E3C">
              <w:rPr>
                <w:rFonts w:ascii="B Lotus" w:hAnsi="B Lotus" w:cs="B Lotus" w:hint="cs"/>
                <w:sz w:val="20"/>
                <w:szCs w:val="20"/>
                <w:rtl/>
                <w:lang w:bidi="fa-IR"/>
              </w:rPr>
              <w:t>هویت)</w:t>
            </w:r>
          </w:p>
        </w:tc>
      </w:tr>
      <w:tr w:rsidR="00EA6F4D" w:rsidRPr="00E73E3C" w14:paraId="2D55A4B3" w14:textId="77777777" w:rsidTr="00550EF3">
        <w:tc>
          <w:tcPr>
            <w:cnfStyle w:val="001000000000" w:firstRow="0" w:lastRow="0" w:firstColumn="1" w:lastColumn="0" w:oddVBand="0" w:evenVBand="0" w:oddHBand="0" w:evenHBand="0" w:firstRowFirstColumn="0" w:firstRowLastColumn="0" w:lastRowFirstColumn="0" w:lastRowLastColumn="0"/>
            <w:tcW w:w="709" w:type="dxa"/>
            <w:vAlign w:val="center"/>
          </w:tcPr>
          <w:p w14:paraId="5BB05B1D" w14:textId="77777777" w:rsidR="00EA6F4D" w:rsidRPr="00E73E3C" w:rsidRDefault="00EA6F4D" w:rsidP="00EA6F4D">
            <w:pPr>
              <w:bidi/>
              <w:jc w:val="center"/>
              <w:rPr>
                <w:rFonts w:ascii="B Lotus" w:hAnsi="B Lotus" w:cs="B Lotus"/>
                <w:sz w:val="20"/>
                <w:szCs w:val="20"/>
                <w:rtl/>
                <w:lang w:bidi="fa-IR"/>
              </w:rPr>
            </w:pPr>
            <w:r w:rsidRPr="00E73E3C">
              <w:rPr>
                <w:rFonts w:ascii="B Lotus" w:hAnsi="B Lotus" w:cs="B Lotus" w:hint="cs"/>
                <w:sz w:val="20"/>
                <w:szCs w:val="20"/>
                <w:rtl/>
                <w:lang w:bidi="fa-IR"/>
              </w:rPr>
              <w:t>4</w:t>
            </w:r>
          </w:p>
        </w:tc>
        <w:tc>
          <w:tcPr>
            <w:tcW w:w="2140" w:type="dxa"/>
            <w:vAlign w:val="center"/>
          </w:tcPr>
          <w:p w14:paraId="17A45D8D" w14:textId="77777777" w:rsidR="00EA6F4D" w:rsidRPr="00E73E3C"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ضعف معماران و مهندسان در طراحی و ساخت مسکن روستایی</w:t>
            </w:r>
          </w:p>
        </w:tc>
        <w:tc>
          <w:tcPr>
            <w:tcW w:w="1963" w:type="dxa"/>
            <w:vAlign w:val="center"/>
          </w:tcPr>
          <w:p w14:paraId="17A5A0EC" w14:textId="77777777" w:rsidR="00EA6F4D" w:rsidRPr="002749F0"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lang w:bidi="fa-IR"/>
              </w:rPr>
            </w:pPr>
            <w:r w:rsidRPr="002749F0">
              <w:rPr>
                <w:rFonts w:asciiTheme="majorBidi" w:hAnsiTheme="majorBidi" w:cstheme="majorBidi"/>
                <w:sz w:val="18"/>
                <w:szCs w:val="18"/>
                <w:lang w:bidi="fa-IR"/>
              </w:rPr>
              <w:t>h4/h9/h23</w:t>
            </w:r>
          </w:p>
        </w:tc>
        <w:tc>
          <w:tcPr>
            <w:tcW w:w="1366" w:type="dxa"/>
            <w:vAlign w:val="center"/>
          </w:tcPr>
          <w:p w14:paraId="481B4823" w14:textId="77777777" w:rsidR="00EA6F4D" w:rsidRPr="00E73E3C" w:rsidRDefault="00EA6F4D" w:rsidP="00A25B54">
            <w:pPr>
              <w:numPr>
                <w:ilvl w:val="0"/>
                <w:numId w:val="59"/>
              </w:numPr>
              <w:bidi/>
              <w:ind w:left="215"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اجرایی</w:t>
            </w:r>
          </w:p>
        </w:tc>
        <w:tc>
          <w:tcPr>
            <w:tcW w:w="3172" w:type="dxa"/>
            <w:vAlign w:val="center"/>
          </w:tcPr>
          <w:p w14:paraId="59AB4EB7" w14:textId="77777777" w:rsidR="00EA6F4D" w:rsidRPr="00E73E3C" w:rsidRDefault="00EA6F4D" w:rsidP="00A25B54">
            <w:pPr>
              <w:numPr>
                <w:ilvl w:val="0"/>
                <w:numId w:val="59"/>
              </w:numPr>
              <w:bidi/>
              <w:ind w:left="215"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 xml:space="preserve">ساخت مسکن </w:t>
            </w:r>
            <w:del w:id="15235" w:author="Mehrnazi Boojari" w:date="2019-01-10T01:06:00Z">
              <w:r w:rsidRPr="00E73E3C" w:rsidDel="00647583">
                <w:rPr>
                  <w:rFonts w:ascii="B Lotus" w:hAnsi="B Lotus" w:cs="B Lotus" w:hint="cs"/>
                  <w:sz w:val="20"/>
                  <w:szCs w:val="20"/>
                  <w:rtl/>
                  <w:lang w:bidi="fa-IR"/>
                </w:rPr>
                <w:delText>مبتنی بر</w:delText>
              </w:r>
            </w:del>
            <w:ins w:id="15236" w:author="Mehrnazi Boojari" w:date="2019-01-10T01:06:00Z">
              <w:r w:rsidR="00647583">
                <w:rPr>
                  <w:rFonts w:ascii="B Lotus" w:hAnsi="B Lotus" w:cs="B Lotus" w:hint="cs"/>
                  <w:sz w:val="20"/>
                  <w:szCs w:val="20"/>
                  <w:rtl/>
                  <w:lang w:bidi="fa-IR"/>
                </w:rPr>
                <w:t>مبتنی</w:t>
              </w:r>
              <w:r w:rsidR="00647583">
                <w:rPr>
                  <w:rFonts w:ascii="Times New Roman" w:hAnsi="Times New Roman" w:cs="Times New Roman" w:hint="cs"/>
                  <w:sz w:val="20"/>
                  <w:szCs w:val="20"/>
                  <w:rtl/>
                  <w:lang w:bidi="fa-IR"/>
                </w:rPr>
                <w:t> </w:t>
              </w:r>
              <w:r w:rsidR="00647583">
                <w:rPr>
                  <w:rFonts w:ascii="B Lotus" w:hAnsi="B Lotus" w:cs="B Lotus" w:hint="cs"/>
                  <w:sz w:val="20"/>
                  <w:szCs w:val="20"/>
                  <w:rtl/>
                  <w:lang w:bidi="fa-IR"/>
                </w:rPr>
                <w:t>بر</w:t>
              </w:r>
            </w:ins>
            <w:r w:rsidRPr="00E73E3C">
              <w:rPr>
                <w:rFonts w:ascii="B Lotus" w:hAnsi="B Lotus" w:cs="B Lotus" w:hint="cs"/>
                <w:sz w:val="20"/>
                <w:szCs w:val="20"/>
                <w:rtl/>
                <w:lang w:bidi="fa-IR"/>
              </w:rPr>
              <w:t xml:space="preserve"> اقلیم و بوم</w:t>
            </w:r>
          </w:p>
          <w:p w14:paraId="1BF7A0D1" w14:textId="77777777" w:rsidR="00EA6F4D" w:rsidRPr="00E73E3C" w:rsidRDefault="00EA6F4D" w:rsidP="00A25B54">
            <w:pPr>
              <w:numPr>
                <w:ilvl w:val="0"/>
                <w:numId w:val="59"/>
              </w:numPr>
              <w:bidi/>
              <w:ind w:left="215"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ساخت مسکن دارای فضای معیشتی</w:t>
            </w:r>
          </w:p>
          <w:p w14:paraId="05E13FB5" w14:textId="77777777" w:rsidR="00EA6F4D" w:rsidRPr="00E73E3C" w:rsidRDefault="00EA6F4D" w:rsidP="00A25B54">
            <w:pPr>
              <w:numPr>
                <w:ilvl w:val="0"/>
                <w:numId w:val="59"/>
              </w:numPr>
              <w:bidi/>
              <w:ind w:left="215"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E73E3C">
              <w:rPr>
                <w:rFonts w:ascii="B Lotus" w:hAnsi="B Lotus" w:cs="B Lotus" w:hint="cs"/>
                <w:sz w:val="20"/>
                <w:szCs w:val="20"/>
                <w:rtl/>
                <w:lang w:bidi="fa-IR"/>
              </w:rPr>
              <w:t>در</w:t>
            </w:r>
            <w:ins w:id="15237" w:author="Mehrnazi Boojari" w:date="2019-01-15T00:12:00Z">
              <w:r w:rsidR="0023528A">
                <w:rPr>
                  <w:rFonts w:ascii="B Lotus" w:hAnsi="B Lotus" w:cs="Times New Roman" w:hint="eastAsia"/>
                  <w:sz w:val="20"/>
                  <w:szCs w:val="20"/>
                  <w:rtl/>
                  <w:lang w:bidi="fa-IR"/>
                </w:rPr>
                <w:t> </w:t>
              </w:r>
            </w:ins>
            <w:r w:rsidRPr="00E73E3C">
              <w:rPr>
                <w:rFonts w:ascii="B Lotus" w:hAnsi="B Lotus" w:cs="B Lotus" w:hint="cs"/>
                <w:sz w:val="20"/>
                <w:szCs w:val="20"/>
                <w:rtl/>
                <w:lang w:bidi="fa-IR"/>
              </w:rPr>
              <w:t>نظر</w:t>
            </w:r>
            <w:ins w:id="15238" w:author="Mehrnazi Boojari" w:date="2019-01-15T00:12:00Z">
              <w:r w:rsidR="0023528A">
                <w:rPr>
                  <w:rFonts w:ascii="B Lotus" w:hAnsi="B Lotus" w:cs="Times New Roman" w:hint="eastAsia"/>
                  <w:sz w:val="20"/>
                  <w:szCs w:val="20"/>
                  <w:rtl/>
                  <w:lang w:bidi="fa-IR"/>
                </w:rPr>
                <w:t> </w:t>
              </w:r>
            </w:ins>
            <w:r w:rsidRPr="00E73E3C">
              <w:rPr>
                <w:rFonts w:ascii="B Lotus" w:hAnsi="B Lotus" w:cs="B Lotus" w:hint="cs"/>
                <w:sz w:val="20"/>
                <w:szCs w:val="20"/>
                <w:rtl/>
                <w:lang w:bidi="fa-IR"/>
              </w:rPr>
              <w:t>گرفتن شرایط فرهنگی و اجتماعی در ساخت مسکن روستا</w:t>
            </w:r>
            <w:ins w:id="15239" w:author="Mehrnazi Boojari" w:date="2019-01-07T10:28:00Z">
              <w:r w:rsidR="006C73A5">
                <w:rPr>
                  <w:rFonts w:ascii="B Lotus" w:hAnsi="B Lotus" w:cs="B Lotus" w:hint="cs"/>
                  <w:sz w:val="20"/>
                  <w:szCs w:val="20"/>
                  <w:rtl/>
                  <w:lang w:bidi="fa-IR"/>
                </w:rPr>
                <w:t xml:space="preserve"> </w:t>
              </w:r>
            </w:ins>
            <w:r w:rsidRPr="00E73E3C">
              <w:rPr>
                <w:rFonts w:ascii="B Lotus" w:hAnsi="B Lotus" w:cs="B Lotus" w:hint="cs"/>
                <w:sz w:val="20"/>
                <w:szCs w:val="20"/>
                <w:rtl/>
                <w:lang w:bidi="fa-IR"/>
              </w:rPr>
              <w:t>(هویت)</w:t>
            </w:r>
          </w:p>
        </w:tc>
      </w:tr>
    </w:tbl>
    <w:p w14:paraId="499C255E" w14:textId="77777777" w:rsidR="00EA6F4D" w:rsidRPr="00EA6F4D" w:rsidRDefault="00EA6F4D" w:rsidP="00EA6F4D">
      <w:pPr>
        <w:tabs>
          <w:tab w:val="left" w:pos="4084"/>
        </w:tabs>
        <w:bidi/>
        <w:rPr>
          <w:rtl/>
          <w:lang w:bidi="fa-IR"/>
        </w:rPr>
      </w:pPr>
      <w:r w:rsidRPr="00EA6F4D">
        <w:rPr>
          <w:rtl/>
          <w:lang w:bidi="fa-IR"/>
        </w:rPr>
        <w:tab/>
      </w:r>
    </w:p>
    <w:p w14:paraId="065265C9" w14:textId="77777777" w:rsidR="00EA6F4D" w:rsidRPr="00EA6F4D" w:rsidRDefault="00EA6F4D" w:rsidP="00EA6F4D">
      <w:pPr>
        <w:pStyle w:val="Heading2"/>
        <w:rPr>
          <w:rtl/>
        </w:rPr>
      </w:pPr>
      <w:bookmarkStart w:id="15240" w:name="_Toc531474526"/>
      <w:bookmarkStart w:id="15241" w:name="_Toc531474946"/>
      <w:bookmarkStart w:id="15242" w:name="_Toc531475010"/>
      <w:bookmarkStart w:id="15243" w:name="_Toc533781273"/>
      <w:bookmarkStart w:id="15244" w:name="_Toc533781500"/>
      <w:bookmarkStart w:id="15245" w:name="_Toc533781615"/>
      <w:bookmarkStart w:id="15246" w:name="_Toc533781801"/>
      <w:bookmarkStart w:id="15247" w:name="_Toc533782229"/>
      <w:r w:rsidRPr="00EA6F4D">
        <w:rPr>
          <w:rFonts w:hint="cs"/>
          <w:rtl/>
        </w:rPr>
        <w:lastRenderedPageBreak/>
        <w:t xml:space="preserve">نظام </w:t>
      </w:r>
      <w:del w:id="15248" w:author="Mehrnazi Boojari" w:date="2019-01-07T09:45:00Z">
        <w:r w:rsidRPr="00EA6F4D" w:rsidDel="006F7CCF">
          <w:rPr>
            <w:rFonts w:hint="cs"/>
            <w:rtl/>
          </w:rPr>
          <w:delText>راه حل</w:delText>
        </w:r>
      </w:del>
      <w:ins w:id="15249" w:author="Mehrnazi Boojari" w:date="2019-01-07T09:45:00Z">
        <w:r w:rsidR="006F7CCF">
          <w:rPr>
            <w:rFonts w:hint="cs"/>
            <w:rtl/>
          </w:rPr>
          <w:t>راه‌حل</w:t>
        </w:r>
      </w:ins>
      <w:del w:id="15250" w:author="Mehrnazi Boojari" w:date="2019-01-07T09:59:00Z">
        <w:r w:rsidRPr="00EA6F4D" w:rsidDel="00A31D6F">
          <w:rPr>
            <w:rFonts w:hint="cs"/>
            <w:rtl/>
          </w:rPr>
          <w:delText xml:space="preserve">  </w:delText>
        </w:r>
      </w:del>
      <w:ins w:id="15251" w:author="Mehrnazi Boojari" w:date="2019-01-07T09:59:00Z">
        <w:r w:rsidR="00A31D6F">
          <w:rPr>
            <w:rFonts w:hint="cs"/>
            <w:rtl/>
          </w:rPr>
          <w:t xml:space="preserve"> </w:t>
        </w:r>
      </w:ins>
      <w:r w:rsidRPr="00EA6F4D">
        <w:rPr>
          <w:rFonts w:hint="cs"/>
          <w:rtl/>
        </w:rPr>
        <w:t>چالش</w:t>
      </w:r>
      <w:del w:id="15252" w:author="Mehrnazi Boojari" w:date="2019-01-07T09:45:00Z">
        <w:r w:rsidRPr="00EA6F4D" w:rsidDel="006F7CCF">
          <w:rPr>
            <w:rFonts w:hint="cs"/>
            <w:rtl/>
          </w:rPr>
          <w:delText xml:space="preserve"> ها </w:delText>
        </w:r>
      </w:del>
      <w:ins w:id="15253" w:author="Mehrnazi Boojari" w:date="2019-01-07T09:45:00Z">
        <w:r w:rsidR="006F7CCF">
          <w:rPr>
            <w:rFonts w:hint="cs"/>
            <w:rtl/>
          </w:rPr>
          <w:t xml:space="preserve">‌ها </w:t>
        </w:r>
      </w:ins>
      <w:r w:rsidRPr="00EA6F4D">
        <w:rPr>
          <w:rFonts w:hint="cs"/>
          <w:rtl/>
        </w:rPr>
        <w:t>و عوامل مسکن روستایی</w:t>
      </w:r>
      <w:bookmarkEnd w:id="15240"/>
      <w:bookmarkEnd w:id="15241"/>
      <w:bookmarkEnd w:id="15242"/>
      <w:bookmarkEnd w:id="15243"/>
      <w:bookmarkEnd w:id="15244"/>
      <w:bookmarkEnd w:id="15245"/>
      <w:bookmarkEnd w:id="15246"/>
      <w:bookmarkEnd w:id="15247"/>
      <w:r w:rsidRPr="00EA6F4D">
        <w:rPr>
          <w:rFonts w:hint="cs"/>
          <w:rtl/>
        </w:rPr>
        <w:t xml:space="preserve"> </w:t>
      </w:r>
    </w:p>
    <w:p w14:paraId="2217934F" w14:textId="77777777" w:rsidR="00EA6F4D" w:rsidRPr="00EA6F4D" w:rsidRDefault="00EA6F4D" w:rsidP="0015382E">
      <w:pPr>
        <w:bidi/>
        <w:ind w:firstLine="227"/>
        <w:jc w:val="both"/>
        <w:rPr>
          <w:rFonts w:ascii="IRZar" w:hAnsi="IRZar" w:cs="B Lotus"/>
          <w:sz w:val="24"/>
          <w:szCs w:val="24"/>
          <w:rtl/>
          <w:lang w:bidi="fa-IR"/>
        </w:rPr>
      </w:pPr>
      <w:r w:rsidRPr="00EA6F4D">
        <w:rPr>
          <w:rFonts w:ascii="IRZar" w:hAnsi="IRZar" w:cs="B Lotus" w:hint="cs"/>
          <w:sz w:val="24"/>
          <w:szCs w:val="24"/>
          <w:rtl/>
          <w:lang w:bidi="fa-IR"/>
        </w:rPr>
        <w:t>با توجه به شناخت و فهمی که از چالش</w:t>
      </w:r>
      <w:del w:id="15254" w:author="Mehrnazi Boojari" w:date="2019-01-07T09:46:00Z">
        <w:r w:rsidRPr="00EA6F4D" w:rsidDel="006F7CCF">
          <w:rPr>
            <w:rFonts w:ascii="IRZar" w:hAnsi="IRZar" w:cs="B Lotus" w:hint="cs"/>
            <w:sz w:val="24"/>
            <w:szCs w:val="24"/>
            <w:rtl/>
            <w:lang w:bidi="fa-IR"/>
          </w:rPr>
          <w:delText xml:space="preserve"> های </w:delText>
        </w:r>
      </w:del>
      <w:ins w:id="15255"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انتخاب</w:t>
      </w:r>
      <w:ins w:id="15256" w:author="Mehrnazi Boojari" w:date="2019-01-15T00:14:00Z">
        <w:r w:rsidR="00630803">
          <w:rPr>
            <w:rFonts w:ascii="IRZar" w:hAnsi="IRZar" w:cs="B Nazanin" w:hint="cs"/>
            <w:sz w:val="24"/>
            <w:szCs w:val="24"/>
            <w:rtl/>
            <w:lang w:bidi="fa-IR"/>
          </w:rPr>
          <w:t>‌</w:t>
        </w:r>
      </w:ins>
      <w:del w:id="15257" w:author="Mehrnazi Boojari" w:date="2019-01-15T00:14:00Z">
        <w:r w:rsidRPr="00EA6F4D" w:rsidDel="00630803">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شده در فصول دوم و سوم </w:t>
      </w:r>
      <w:del w:id="15258" w:author="Mehrnazi Boojari" w:date="2019-01-07T10:27:00Z">
        <w:r w:rsidRPr="00EA6F4D" w:rsidDel="006C73A5">
          <w:rPr>
            <w:rFonts w:ascii="IRZar" w:hAnsi="IRZar" w:cs="B Lotus" w:hint="cs"/>
            <w:sz w:val="24"/>
            <w:szCs w:val="24"/>
            <w:rtl/>
            <w:lang w:bidi="fa-IR"/>
          </w:rPr>
          <w:delText>بدست آ</w:delText>
        </w:r>
      </w:del>
      <w:ins w:id="15259" w:author="Mehrnazi Boojari" w:date="2019-01-07T10:27:00Z">
        <w:r w:rsidR="006C73A5">
          <w:rPr>
            <w:rFonts w:ascii="IRZar" w:hAnsi="IRZar" w:cs="B Lotus" w:hint="cs"/>
            <w:sz w:val="24"/>
            <w:szCs w:val="24"/>
            <w:rtl/>
            <w:lang w:bidi="fa-IR"/>
          </w:rPr>
          <w:t>به‌دست آ</w:t>
        </w:r>
      </w:ins>
      <w:r w:rsidRPr="00EA6F4D">
        <w:rPr>
          <w:rFonts w:ascii="IRZar" w:hAnsi="IRZar" w:cs="B Lotus" w:hint="cs"/>
          <w:sz w:val="24"/>
          <w:szCs w:val="24"/>
          <w:rtl/>
          <w:lang w:bidi="fa-IR"/>
        </w:rPr>
        <w:t>مد</w:t>
      </w:r>
      <w:ins w:id="15260" w:author="Mehrnazi Boojari" w:date="2019-01-15T00:14:00Z">
        <w:r w:rsidR="00630803">
          <w:rPr>
            <w:rFonts w:ascii="IRZar" w:hAnsi="IRZar" w:cs="B Lotus" w:hint="cs"/>
            <w:sz w:val="24"/>
            <w:szCs w:val="24"/>
            <w:rtl/>
            <w:lang w:bidi="fa-IR"/>
          </w:rPr>
          <w:t>،</w:t>
        </w:r>
      </w:ins>
      <w:r w:rsidRPr="00EA6F4D">
        <w:rPr>
          <w:rFonts w:ascii="IRZar" w:hAnsi="IRZar" w:cs="B Lotus" w:hint="cs"/>
          <w:sz w:val="24"/>
          <w:szCs w:val="24"/>
          <w:rtl/>
          <w:lang w:bidi="fa-IR"/>
        </w:rPr>
        <w:t xml:space="preserve"> در این بخش به فراخور هر یک از چالش</w:t>
      </w:r>
      <w:del w:id="15261" w:author="Mehrnazi Boojari" w:date="2019-01-07T09:45:00Z">
        <w:r w:rsidRPr="00EA6F4D" w:rsidDel="006F7CCF">
          <w:rPr>
            <w:rFonts w:ascii="IRZar" w:hAnsi="IRZar" w:cs="B Lotus" w:hint="cs"/>
            <w:sz w:val="24"/>
            <w:szCs w:val="24"/>
            <w:rtl/>
            <w:lang w:bidi="fa-IR"/>
          </w:rPr>
          <w:delText xml:space="preserve"> ها </w:delText>
        </w:r>
      </w:del>
      <w:ins w:id="15262"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و عوامل ایجاد آن</w:t>
      </w:r>
      <w:ins w:id="15263" w:author="Mehrnazi Boojari" w:date="2019-01-07T10:23:00Z">
        <w:r w:rsidR="0028073B">
          <w:rPr>
            <w:rFonts w:ascii="IRZar" w:hAnsi="IRZar" w:cs="B Nazanin" w:hint="cs"/>
            <w:sz w:val="24"/>
            <w:szCs w:val="24"/>
            <w:rtl/>
            <w:lang w:bidi="fa-IR"/>
          </w:rPr>
          <w:t>‌</w:t>
        </w:r>
      </w:ins>
      <w:r w:rsidRPr="00EA6F4D">
        <w:rPr>
          <w:rFonts w:ascii="IRZar" w:hAnsi="IRZar" w:cs="B Lotus" w:hint="cs"/>
          <w:sz w:val="24"/>
          <w:szCs w:val="24"/>
          <w:rtl/>
          <w:lang w:bidi="fa-IR"/>
        </w:rPr>
        <w:t>ها</w:t>
      </w:r>
      <w:del w:id="15264" w:author="Mehrnazi Boojari" w:date="2019-01-07T09:47:00Z">
        <w:r w:rsidRPr="00EA6F4D" w:rsidDel="006F7CCF">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 سعی بر ارائه </w:t>
      </w:r>
      <w:del w:id="15265" w:author="Mehrnazi Boojari" w:date="2019-01-07T09:45:00Z">
        <w:r w:rsidRPr="00EA6F4D" w:rsidDel="006F7CCF">
          <w:rPr>
            <w:rFonts w:ascii="IRZar" w:hAnsi="IRZar" w:cs="B Lotus" w:hint="cs"/>
            <w:sz w:val="24"/>
            <w:szCs w:val="24"/>
            <w:rtl/>
            <w:lang w:bidi="fa-IR"/>
          </w:rPr>
          <w:delText>راه حل</w:delText>
        </w:r>
      </w:del>
      <w:ins w:id="15266" w:author="Mehrnazi Boojari" w:date="2019-01-07T09:45:00Z">
        <w:r w:rsidR="006F7CCF">
          <w:rPr>
            <w:rFonts w:ascii="IRZar" w:hAnsi="IRZar" w:cs="B Lotus" w:hint="cs"/>
            <w:sz w:val="24"/>
            <w:szCs w:val="24"/>
            <w:rtl/>
            <w:lang w:bidi="fa-IR"/>
          </w:rPr>
          <w:t>راه‌حل</w:t>
        </w:r>
      </w:ins>
      <w:del w:id="15267" w:author="Mehrnazi Boojari" w:date="2019-01-07T10:43:00Z">
        <w:r w:rsidRPr="00EA6F4D" w:rsidDel="006A1F1D">
          <w:rPr>
            <w:rFonts w:ascii="IRZar" w:hAnsi="IRZar" w:cs="B Lotus" w:hint="cs"/>
            <w:sz w:val="24"/>
            <w:szCs w:val="24"/>
            <w:rtl/>
            <w:lang w:bidi="fa-IR"/>
          </w:rPr>
          <w:delText xml:space="preserve"> هایی </w:delText>
        </w:r>
      </w:del>
      <w:ins w:id="15268" w:author="Mehrnazi Boojari" w:date="2019-01-07T10:43:00Z">
        <w:r w:rsidR="006A1F1D">
          <w:rPr>
            <w:rFonts w:ascii="IRZar" w:hAnsi="IRZar" w:cs="B Lotus" w:hint="cs"/>
            <w:sz w:val="24"/>
            <w:szCs w:val="24"/>
            <w:rtl/>
            <w:lang w:bidi="fa-IR"/>
          </w:rPr>
          <w:t xml:space="preserve">‌هایی </w:t>
        </w:r>
      </w:ins>
      <w:del w:id="15269" w:author="Mehrnazi Boojari" w:date="2019-01-10T01:06:00Z">
        <w:r w:rsidRPr="00EA6F4D" w:rsidDel="00647583">
          <w:rPr>
            <w:rFonts w:ascii="IRZar" w:hAnsi="IRZar" w:cs="B Lotus" w:hint="cs"/>
            <w:sz w:val="24"/>
            <w:szCs w:val="24"/>
            <w:rtl/>
            <w:lang w:bidi="fa-IR"/>
          </w:rPr>
          <w:delText>مبتنی بر</w:delText>
        </w:r>
      </w:del>
      <w:ins w:id="15270" w:author="Mehrnazi Boojari" w:date="2019-01-10T01:06:00Z">
        <w:r w:rsidR="00647583">
          <w:rPr>
            <w:rFonts w:ascii="IRZar" w:hAnsi="IRZar"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IRZar" w:hAnsi="IRZar" w:cs="B Lotus" w:hint="cs"/>
            <w:sz w:val="24"/>
            <w:szCs w:val="24"/>
            <w:rtl/>
            <w:lang w:bidi="fa-IR"/>
          </w:rPr>
          <w:t>بر</w:t>
        </w:r>
      </w:ins>
      <w:r w:rsidRPr="00EA6F4D">
        <w:rPr>
          <w:rFonts w:ascii="IRZar" w:hAnsi="IRZar" w:cs="B Lotus" w:hint="cs"/>
          <w:sz w:val="24"/>
          <w:szCs w:val="24"/>
          <w:rtl/>
          <w:lang w:bidi="fa-IR"/>
        </w:rPr>
        <w:t xml:space="preserve"> حوزه</w:t>
      </w:r>
      <w:del w:id="15271" w:author="Mehrnazi Boojari" w:date="2019-01-07T09:46:00Z">
        <w:r w:rsidRPr="00EA6F4D" w:rsidDel="006F7CCF">
          <w:rPr>
            <w:rFonts w:ascii="IRZar" w:hAnsi="IRZar" w:cs="B Lotus" w:hint="cs"/>
            <w:sz w:val="24"/>
            <w:szCs w:val="24"/>
            <w:rtl/>
            <w:lang w:bidi="fa-IR"/>
          </w:rPr>
          <w:delText xml:space="preserve"> های </w:delText>
        </w:r>
      </w:del>
      <w:ins w:id="15272"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عوامل است. در این بخش هر یک از عوامل چالش‌های انتخاب</w:t>
      </w:r>
      <w:ins w:id="15273" w:author="Mehrnazi Boojari" w:date="2019-01-15T00:33:00Z">
        <w:r w:rsidR="0015382E">
          <w:rPr>
            <w:rFonts w:ascii="IRZar" w:hAnsi="IRZar" w:cs="B Nazanin" w:hint="cs"/>
            <w:sz w:val="24"/>
            <w:szCs w:val="24"/>
            <w:rtl/>
            <w:lang w:bidi="fa-IR"/>
          </w:rPr>
          <w:t>‌</w:t>
        </w:r>
      </w:ins>
      <w:del w:id="15274" w:author="Mehrnazi Boojari" w:date="2019-01-15T00:33:00Z">
        <w:r w:rsidRPr="00EA6F4D" w:rsidDel="0015382E">
          <w:rPr>
            <w:rFonts w:ascii="IRZar" w:hAnsi="IRZar" w:cs="B Lotus" w:hint="cs"/>
            <w:sz w:val="24"/>
            <w:szCs w:val="24"/>
            <w:rtl/>
            <w:lang w:bidi="fa-IR"/>
          </w:rPr>
          <w:delText xml:space="preserve"> </w:delText>
        </w:r>
      </w:del>
      <w:r w:rsidRPr="00EA6F4D">
        <w:rPr>
          <w:rFonts w:ascii="IRZar" w:hAnsi="IRZar" w:cs="B Lotus" w:hint="cs"/>
          <w:sz w:val="24"/>
          <w:szCs w:val="24"/>
          <w:rtl/>
          <w:lang w:bidi="fa-IR"/>
        </w:rPr>
        <w:t>شده با توجه به نظام ساختار متولی و نظام قوانین پشتیبان شرح و بسط داده شده است</w:t>
      </w:r>
      <w:del w:id="15275" w:author="Mehrnazi Boojari" w:date="2019-01-07T09:53:00Z">
        <w:r w:rsidRPr="00EA6F4D" w:rsidDel="006F7CCF">
          <w:rPr>
            <w:rFonts w:ascii="IRZar" w:hAnsi="IRZar" w:cs="B Lotus" w:hint="cs"/>
            <w:sz w:val="24"/>
            <w:szCs w:val="24"/>
            <w:rtl/>
            <w:lang w:bidi="fa-IR"/>
          </w:rPr>
          <w:delText xml:space="preserve"> . </w:delText>
        </w:r>
      </w:del>
      <w:ins w:id="15276" w:author="Mehrnazi Boojari" w:date="2019-01-07T09:53:00Z">
        <w:r w:rsidR="006F7CCF">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البته هدف گزارش اجتناب از </w:t>
      </w:r>
      <w:del w:id="15277" w:author="Mehrnazi Boojari" w:date="2019-01-07T09:45:00Z">
        <w:r w:rsidRPr="00EA6F4D" w:rsidDel="006F7CCF">
          <w:rPr>
            <w:rFonts w:ascii="IRZar" w:hAnsi="IRZar" w:cs="B Lotus" w:hint="cs"/>
            <w:sz w:val="24"/>
            <w:szCs w:val="24"/>
            <w:rtl/>
            <w:lang w:bidi="fa-IR"/>
          </w:rPr>
          <w:delText>راه حل</w:delText>
        </w:r>
      </w:del>
      <w:ins w:id="15278" w:author="Mehrnazi Boojari" w:date="2019-01-07T09:45:00Z">
        <w:r w:rsidR="006F7CCF">
          <w:rPr>
            <w:rFonts w:ascii="IRZar" w:hAnsi="IRZar" w:cs="B Lotus" w:hint="cs"/>
            <w:sz w:val="24"/>
            <w:szCs w:val="24"/>
            <w:rtl/>
            <w:lang w:bidi="fa-IR"/>
          </w:rPr>
          <w:t>راه‌حل</w:t>
        </w:r>
      </w:ins>
      <w:del w:id="15279" w:author="Mehrnazi Boojari" w:date="2019-01-07T09:46:00Z">
        <w:r w:rsidRPr="00EA6F4D" w:rsidDel="006F7CCF">
          <w:rPr>
            <w:rFonts w:ascii="IRZar" w:hAnsi="IRZar" w:cs="B Lotus" w:hint="cs"/>
            <w:sz w:val="24"/>
            <w:szCs w:val="24"/>
            <w:rtl/>
            <w:lang w:bidi="fa-IR"/>
          </w:rPr>
          <w:delText xml:space="preserve"> های </w:delText>
        </w:r>
      </w:del>
      <w:ins w:id="15280"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جزئی است</w:t>
      </w:r>
      <w:ins w:id="15281" w:author="Mehrnazi Boojari" w:date="2019-01-07T10:26:00Z">
        <w:r w:rsidR="006C73A5">
          <w:rPr>
            <w:rFonts w:ascii="IRZar" w:hAnsi="IRZar" w:cs="B Lotus" w:hint="cs"/>
            <w:sz w:val="24"/>
            <w:szCs w:val="24"/>
            <w:rtl/>
            <w:lang w:bidi="fa-IR"/>
          </w:rPr>
          <w:t>،</w:t>
        </w:r>
      </w:ins>
      <w:r w:rsidRPr="00EA6F4D">
        <w:rPr>
          <w:rFonts w:ascii="IRZar" w:hAnsi="IRZar" w:cs="B Lotus" w:hint="cs"/>
          <w:sz w:val="24"/>
          <w:szCs w:val="24"/>
          <w:rtl/>
          <w:lang w:bidi="fa-IR"/>
        </w:rPr>
        <w:t xml:space="preserve"> اما در عین حال با شناسایی دقیق ساختار و</w:t>
      </w:r>
      <w:ins w:id="15282" w:author="Mehrnazi Boojari" w:date="2019-01-07T10:23:00Z">
        <w:r w:rsidR="0028073B">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قوانین هر عامل </w:t>
      </w:r>
      <w:del w:id="15283" w:author="Mehrnazi Boojari" w:date="2019-01-07T10:24:00Z">
        <w:r w:rsidRPr="00EA6F4D" w:rsidDel="0028073B">
          <w:rPr>
            <w:rFonts w:ascii="IRZar" w:hAnsi="IRZar" w:cs="B Lotus" w:hint="cs"/>
            <w:sz w:val="24"/>
            <w:szCs w:val="24"/>
            <w:rtl/>
            <w:lang w:bidi="fa-IR"/>
          </w:rPr>
          <w:delText xml:space="preserve">به دنبال </w:delText>
        </w:r>
      </w:del>
      <w:ins w:id="15284" w:author="Mehrnazi Boojari" w:date="2019-01-07T10:24:00Z">
        <w:r w:rsidR="0028073B">
          <w:rPr>
            <w:rFonts w:ascii="IRZar" w:hAnsi="IRZar" w:cs="B Lotus" w:hint="cs"/>
            <w:sz w:val="24"/>
            <w:szCs w:val="24"/>
            <w:rtl/>
            <w:lang w:bidi="fa-IR"/>
          </w:rPr>
          <w:t xml:space="preserve">به‌دنبال </w:t>
        </w:r>
      </w:ins>
      <w:r w:rsidRPr="00EA6F4D">
        <w:rPr>
          <w:rFonts w:ascii="IRZar" w:hAnsi="IRZar" w:cs="B Lotus" w:hint="cs"/>
          <w:sz w:val="24"/>
          <w:szCs w:val="24"/>
          <w:rtl/>
          <w:lang w:bidi="fa-IR"/>
        </w:rPr>
        <w:t xml:space="preserve">ارائه </w:t>
      </w:r>
      <w:del w:id="15285" w:author="Mehrnazi Boojari" w:date="2019-01-07T09:45:00Z">
        <w:r w:rsidRPr="00EA6F4D" w:rsidDel="006F7CCF">
          <w:rPr>
            <w:rFonts w:ascii="IRZar" w:hAnsi="IRZar" w:cs="B Lotus" w:hint="cs"/>
            <w:sz w:val="24"/>
            <w:szCs w:val="24"/>
            <w:rtl/>
            <w:lang w:bidi="fa-IR"/>
          </w:rPr>
          <w:delText>راه حل</w:delText>
        </w:r>
      </w:del>
      <w:ins w:id="15286" w:author="Mehrnazi Boojari" w:date="2019-01-07T09:45:00Z">
        <w:r w:rsidR="006F7CCF">
          <w:rPr>
            <w:rFonts w:ascii="IRZar" w:hAnsi="IRZar" w:cs="B Lotus" w:hint="cs"/>
            <w:sz w:val="24"/>
            <w:szCs w:val="24"/>
            <w:rtl/>
            <w:lang w:bidi="fa-IR"/>
          </w:rPr>
          <w:t>راه‌حل</w:t>
        </w:r>
      </w:ins>
      <w:del w:id="15287" w:author="Mehrnazi Boojari" w:date="2019-01-07T10:43:00Z">
        <w:r w:rsidRPr="00EA6F4D" w:rsidDel="006A1F1D">
          <w:rPr>
            <w:rFonts w:ascii="IRZar" w:hAnsi="IRZar" w:cs="B Lotus" w:hint="cs"/>
            <w:sz w:val="24"/>
            <w:szCs w:val="24"/>
            <w:rtl/>
            <w:lang w:bidi="fa-IR"/>
          </w:rPr>
          <w:delText xml:space="preserve"> هایی </w:delText>
        </w:r>
      </w:del>
      <w:ins w:id="15288" w:author="Mehrnazi Boojari" w:date="2019-01-07T10:43:00Z">
        <w:r w:rsidR="006A1F1D">
          <w:rPr>
            <w:rFonts w:ascii="IRZar" w:hAnsi="IRZar" w:cs="B Lotus" w:hint="cs"/>
            <w:sz w:val="24"/>
            <w:szCs w:val="24"/>
            <w:rtl/>
            <w:lang w:bidi="fa-IR"/>
          </w:rPr>
          <w:t xml:space="preserve">‌هایی </w:t>
        </w:r>
      </w:ins>
      <w:r w:rsidRPr="00EA6F4D">
        <w:rPr>
          <w:rFonts w:ascii="IRZar" w:hAnsi="IRZar" w:cs="B Lotus" w:hint="cs"/>
          <w:sz w:val="24"/>
          <w:szCs w:val="24"/>
          <w:rtl/>
          <w:lang w:bidi="fa-IR"/>
        </w:rPr>
        <w:t>است که در عرصه عملیاتی بتوان بر روی</w:t>
      </w:r>
      <w:del w:id="15289" w:author="Mehrnazi Boojari" w:date="2019-01-07T09:51:00Z">
        <w:r w:rsidRPr="00EA6F4D" w:rsidDel="006F7CCF">
          <w:rPr>
            <w:rFonts w:ascii="IRZar" w:hAnsi="IRZar" w:cs="B Lotus" w:hint="cs"/>
            <w:sz w:val="24"/>
            <w:szCs w:val="24"/>
            <w:rtl/>
            <w:lang w:bidi="fa-IR"/>
          </w:rPr>
          <w:delText xml:space="preserve"> آنها </w:delText>
        </w:r>
      </w:del>
      <w:ins w:id="15290" w:author="Mehrnazi Boojari" w:date="2019-01-07T09:51:00Z">
        <w:r w:rsidR="006F7CCF">
          <w:rPr>
            <w:rFonts w:ascii="IRZar" w:hAnsi="IRZar" w:cs="B Lotus" w:hint="cs"/>
            <w:sz w:val="24"/>
            <w:szCs w:val="24"/>
            <w:rtl/>
            <w:lang w:bidi="fa-IR"/>
          </w:rPr>
          <w:t xml:space="preserve"> آن‌ها </w:t>
        </w:r>
      </w:ins>
      <w:r w:rsidRPr="00EA6F4D">
        <w:rPr>
          <w:rFonts w:ascii="IRZar" w:hAnsi="IRZar" w:cs="B Lotus" w:hint="cs"/>
          <w:sz w:val="24"/>
          <w:szCs w:val="24"/>
          <w:rtl/>
          <w:lang w:bidi="fa-IR"/>
        </w:rPr>
        <w:t xml:space="preserve">تفاهم بیشتری حاصل </w:t>
      </w:r>
      <w:del w:id="15291" w:author="Mehrnazi Boojari" w:date="2019-01-15T00:33:00Z">
        <w:r w:rsidRPr="00EA6F4D" w:rsidDel="0015382E">
          <w:rPr>
            <w:rFonts w:ascii="IRZar" w:hAnsi="IRZar" w:cs="B Lotus" w:hint="cs"/>
            <w:sz w:val="24"/>
            <w:szCs w:val="24"/>
            <w:rtl/>
            <w:lang w:bidi="fa-IR"/>
          </w:rPr>
          <w:delText>نمود</w:delText>
        </w:r>
      </w:del>
      <w:ins w:id="15292" w:author="Mehrnazi Boojari" w:date="2019-01-15T00:33:00Z">
        <w:r w:rsidR="0015382E">
          <w:rPr>
            <w:rFonts w:ascii="IRZar" w:hAnsi="IRZar" w:cs="B Lotus" w:hint="cs"/>
            <w:sz w:val="24"/>
            <w:szCs w:val="24"/>
            <w:rtl/>
            <w:lang w:bidi="fa-IR"/>
          </w:rPr>
          <w:t>کر</w:t>
        </w:r>
        <w:r w:rsidR="0015382E" w:rsidRPr="00EA6F4D">
          <w:rPr>
            <w:rFonts w:ascii="IRZar" w:hAnsi="IRZar" w:cs="B Lotus" w:hint="cs"/>
            <w:sz w:val="24"/>
            <w:szCs w:val="24"/>
            <w:rtl/>
            <w:lang w:bidi="fa-IR"/>
          </w:rPr>
          <w:t>د</w:t>
        </w:r>
      </w:ins>
      <w:del w:id="15293" w:author="Mehrnazi Boojari" w:date="2019-01-07T09:53:00Z">
        <w:r w:rsidRPr="00EA6F4D" w:rsidDel="006F7CCF">
          <w:rPr>
            <w:rFonts w:ascii="IRZar" w:hAnsi="IRZar" w:cs="B Lotus" w:hint="cs"/>
            <w:sz w:val="24"/>
            <w:szCs w:val="24"/>
            <w:rtl/>
            <w:lang w:bidi="fa-IR"/>
          </w:rPr>
          <w:delText xml:space="preserve"> . </w:delText>
        </w:r>
      </w:del>
      <w:ins w:id="15294" w:author="Mehrnazi Boojari" w:date="2019-01-07T09:53:00Z">
        <w:r w:rsidR="006F7CCF">
          <w:rPr>
            <w:rFonts w:ascii="IRZar" w:hAnsi="IRZar" w:cs="B Lotus" w:hint="cs"/>
            <w:sz w:val="24"/>
            <w:szCs w:val="24"/>
            <w:rtl/>
            <w:lang w:bidi="fa-IR"/>
          </w:rPr>
          <w:t xml:space="preserve">. </w:t>
        </w:r>
      </w:ins>
    </w:p>
    <w:p w14:paraId="7D7AF584" w14:textId="77777777" w:rsidR="00EA6F4D" w:rsidRPr="00EA6F4D" w:rsidRDefault="00EA6F4D" w:rsidP="00EA6F4D">
      <w:pPr>
        <w:pStyle w:val="Heading3"/>
        <w:rPr>
          <w:rtl/>
        </w:rPr>
      </w:pPr>
      <w:bookmarkStart w:id="15295" w:name="_Toc531474527"/>
      <w:bookmarkStart w:id="15296" w:name="_Toc531474947"/>
      <w:bookmarkStart w:id="15297" w:name="_Toc531475011"/>
      <w:bookmarkStart w:id="15298" w:name="_Toc533781274"/>
      <w:bookmarkStart w:id="15299" w:name="_Toc533782230"/>
      <w:r w:rsidRPr="00EA6F4D">
        <w:rPr>
          <w:rFonts w:hint="cs"/>
          <w:rtl/>
        </w:rPr>
        <w:t>نفوذ</w:t>
      </w:r>
      <w:r w:rsidRPr="00EA6F4D">
        <w:rPr>
          <w:rtl/>
        </w:rPr>
        <w:t xml:space="preserve"> </w:t>
      </w:r>
      <w:r w:rsidRPr="00EA6F4D">
        <w:rPr>
          <w:rFonts w:hint="cs"/>
          <w:rtl/>
        </w:rPr>
        <w:t>فرهنگ</w:t>
      </w:r>
      <w:r w:rsidRPr="00EA6F4D">
        <w:rPr>
          <w:rtl/>
        </w:rPr>
        <w:t xml:space="preserve"> </w:t>
      </w:r>
      <w:r w:rsidRPr="00EA6F4D">
        <w:rPr>
          <w:rFonts w:hint="cs"/>
          <w:rtl/>
        </w:rPr>
        <w:t>شهرنشینی و تغییر</w:t>
      </w:r>
      <w:r w:rsidRPr="00EA6F4D">
        <w:rPr>
          <w:rtl/>
        </w:rPr>
        <w:t xml:space="preserve"> </w:t>
      </w:r>
      <w:r w:rsidRPr="00EA6F4D">
        <w:rPr>
          <w:rFonts w:hint="cs"/>
          <w:rtl/>
        </w:rPr>
        <w:t>فرهنگ</w:t>
      </w:r>
      <w:r w:rsidRPr="00EA6F4D">
        <w:rPr>
          <w:rtl/>
        </w:rPr>
        <w:t xml:space="preserve"> </w:t>
      </w:r>
      <w:r w:rsidRPr="00EA6F4D">
        <w:rPr>
          <w:rFonts w:hint="cs"/>
          <w:rtl/>
        </w:rPr>
        <w:t>و</w:t>
      </w:r>
      <w:r w:rsidRPr="00EA6F4D">
        <w:rPr>
          <w:rtl/>
        </w:rPr>
        <w:t xml:space="preserve"> </w:t>
      </w:r>
      <w:r w:rsidRPr="00EA6F4D">
        <w:rPr>
          <w:rFonts w:hint="cs"/>
          <w:rtl/>
        </w:rPr>
        <w:t>هویت</w:t>
      </w:r>
      <w:r w:rsidRPr="00EA6F4D">
        <w:rPr>
          <w:rtl/>
        </w:rPr>
        <w:t xml:space="preserve"> </w:t>
      </w:r>
      <w:r w:rsidRPr="00EA6F4D">
        <w:rPr>
          <w:rFonts w:hint="cs"/>
          <w:rtl/>
        </w:rPr>
        <w:t>روستایی</w:t>
      </w:r>
      <w:bookmarkEnd w:id="15295"/>
      <w:bookmarkEnd w:id="15296"/>
      <w:bookmarkEnd w:id="15297"/>
      <w:bookmarkEnd w:id="15298"/>
      <w:bookmarkEnd w:id="15299"/>
    </w:p>
    <w:p w14:paraId="7129D584" w14:textId="77777777" w:rsidR="00EA6F4D" w:rsidRPr="00EA6F4D" w:rsidRDefault="00EA6F4D" w:rsidP="0015382E">
      <w:pPr>
        <w:bidi/>
        <w:ind w:firstLine="227"/>
        <w:jc w:val="both"/>
        <w:rPr>
          <w:rFonts w:ascii="IRZar" w:hAnsi="IRZar" w:cs="B Lotus"/>
          <w:sz w:val="24"/>
          <w:szCs w:val="24"/>
          <w:rtl/>
          <w:lang w:bidi="fa-IR"/>
        </w:rPr>
      </w:pPr>
      <w:r w:rsidRPr="00EA6F4D">
        <w:rPr>
          <w:rFonts w:ascii="IRZar" w:hAnsi="IRZar" w:cs="B Lotus" w:hint="cs"/>
          <w:sz w:val="24"/>
          <w:szCs w:val="24"/>
          <w:rtl/>
          <w:lang w:bidi="fa-IR"/>
        </w:rPr>
        <w:t>بالاترین امتیازها از مجموع عوامل</w:t>
      </w:r>
      <w:ins w:id="15300" w:author="Mehrnazi Boojari" w:date="2019-01-15T00:33:00Z">
        <w:r w:rsidR="0015382E">
          <w:rPr>
            <w:rFonts w:ascii="IRZar" w:hAnsi="IRZar" w:cs="B Nazanin" w:hint="cs"/>
            <w:sz w:val="24"/>
            <w:szCs w:val="24"/>
            <w:rtl/>
            <w:lang w:bidi="fa-IR"/>
          </w:rPr>
          <w:t>‌</w:t>
        </w:r>
      </w:ins>
      <w:del w:id="15301" w:author="Mehrnazi Boojari" w:date="2019-01-15T00:33:00Z">
        <w:r w:rsidRPr="00EA6F4D" w:rsidDel="0015382E">
          <w:rPr>
            <w:rFonts w:ascii="IRZar" w:hAnsi="IRZar" w:cs="B Lotus" w:hint="cs"/>
            <w:sz w:val="24"/>
            <w:szCs w:val="24"/>
            <w:rtl/>
            <w:lang w:bidi="fa-IR"/>
          </w:rPr>
          <w:delText>،</w:delText>
        </w:r>
      </w:del>
      <w:r w:rsidRPr="00EA6F4D">
        <w:rPr>
          <w:rFonts w:ascii="IRZar" w:hAnsi="IRZar" w:cs="B Lotus" w:hint="cs"/>
          <w:sz w:val="24"/>
          <w:szCs w:val="24"/>
          <w:rtl/>
          <w:lang w:bidi="fa-IR"/>
        </w:rPr>
        <w:t xml:space="preserve"> مربوط به بحث نفوذ</w:t>
      </w:r>
      <w:ins w:id="15302" w:author="Mehrnazi Boojari" w:date="2019-01-07T10:26:00Z">
        <w:r w:rsidR="006C73A5">
          <w:rPr>
            <w:rFonts w:ascii="IRZar" w:hAnsi="IRZar" w:cs="B Lotus" w:hint="cs"/>
            <w:sz w:val="24"/>
            <w:szCs w:val="24"/>
            <w:rtl/>
            <w:lang w:bidi="fa-IR"/>
          </w:rPr>
          <w:t xml:space="preserve"> </w:t>
        </w:r>
      </w:ins>
      <w:r w:rsidRPr="00EA6F4D">
        <w:rPr>
          <w:rFonts w:ascii="IRZar" w:hAnsi="IRZar" w:cs="B Lotus" w:hint="cs"/>
          <w:sz w:val="24"/>
          <w:szCs w:val="24"/>
          <w:rtl/>
          <w:lang w:bidi="fa-IR"/>
        </w:rPr>
        <w:t>فرهنگ شهرنشینی در دل جوامع روستایی است. بررسی این موضوع که چرا فرهنگ شهرنشینی</w:t>
      </w:r>
      <w:ins w:id="15303" w:author="Mehrnazi Boojari" w:date="2019-01-15T00:34:00Z">
        <w:r w:rsidR="0015382E">
          <w:rPr>
            <w:rFonts w:ascii="IRZar" w:hAnsi="IRZar" w:cs="B Nazanin" w:hint="cs"/>
            <w:sz w:val="24"/>
            <w:szCs w:val="24"/>
            <w:rtl/>
            <w:lang w:bidi="fa-IR"/>
          </w:rPr>
          <w:t>‌</w:t>
        </w:r>
      </w:ins>
      <w:del w:id="15304" w:author="Mehrnazi Boojari" w:date="2019-01-15T00:34:00Z">
        <w:r w:rsidRPr="00EA6F4D" w:rsidDel="0015382E">
          <w:rPr>
            <w:rFonts w:ascii="IRZar" w:hAnsi="IRZar" w:cs="B Lotus" w:hint="cs"/>
            <w:sz w:val="24"/>
            <w:szCs w:val="24"/>
            <w:rtl/>
            <w:lang w:bidi="fa-IR"/>
          </w:rPr>
          <w:delText>،</w:delText>
        </w:r>
      </w:del>
      <w:r w:rsidRPr="00EA6F4D">
        <w:rPr>
          <w:rFonts w:ascii="IRZar" w:hAnsi="IRZar" w:cs="B Lotus" w:hint="cs"/>
          <w:sz w:val="24"/>
          <w:szCs w:val="24"/>
          <w:rtl/>
          <w:lang w:bidi="fa-IR"/>
        </w:rPr>
        <w:t xml:space="preserve"> جوامع روستایی را تحت</w:t>
      </w:r>
      <w:ins w:id="15305" w:author="Mehrnazi Boojari" w:date="2019-01-15T00:33:00Z">
        <w:r w:rsidR="0015382E">
          <w:rPr>
            <w:rFonts w:ascii="IRZar" w:hAnsi="IRZar" w:cs="B Nazanin" w:hint="cs"/>
            <w:sz w:val="24"/>
            <w:szCs w:val="24"/>
            <w:rtl/>
            <w:lang w:bidi="fa-IR"/>
          </w:rPr>
          <w:t>‌</w:t>
        </w:r>
      </w:ins>
      <w:del w:id="15306" w:author="Mehrnazi Boojari" w:date="2019-01-15T00:33:00Z">
        <w:r w:rsidRPr="00EA6F4D" w:rsidDel="0015382E">
          <w:rPr>
            <w:rFonts w:ascii="IRZar" w:hAnsi="IRZar" w:cs="B Lotus" w:hint="cs"/>
            <w:sz w:val="24"/>
            <w:szCs w:val="24"/>
            <w:rtl/>
            <w:lang w:bidi="fa-IR"/>
          </w:rPr>
          <w:delText xml:space="preserve"> </w:delText>
        </w:r>
      </w:del>
      <w:del w:id="15307" w:author="Mehrnazi Boojari" w:date="2019-01-07T10:04:00Z">
        <w:r w:rsidRPr="00EA6F4D" w:rsidDel="00A31D6F">
          <w:rPr>
            <w:rFonts w:ascii="IRZar" w:hAnsi="IRZar" w:cs="B Lotus" w:hint="cs"/>
            <w:sz w:val="24"/>
            <w:szCs w:val="24"/>
            <w:rtl/>
            <w:lang w:bidi="fa-IR"/>
          </w:rPr>
          <w:delText>تاثیر</w:delText>
        </w:r>
      </w:del>
      <w:ins w:id="15308" w:author="Mehrnazi Boojari" w:date="2019-01-07T10:04:00Z">
        <w:r w:rsidR="00A31D6F">
          <w:rPr>
            <w:rFonts w:ascii="IRZar" w:hAnsi="IRZar" w:cs="B Lotus" w:hint="cs"/>
            <w:sz w:val="24"/>
            <w:szCs w:val="24"/>
            <w:rtl/>
            <w:lang w:bidi="fa-IR"/>
          </w:rPr>
          <w:t>تأثیر</w:t>
        </w:r>
      </w:ins>
      <w:r w:rsidRPr="00EA6F4D">
        <w:rPr>
          <w:rFonts w:ascii="IRZar" w:hAnsi="IRZar" w:cs="B Lotus" w:hint="cs"/>
          <w:sz w:val="24"/>
          <w:szCs w:val="24"/>
          <w:rtl/>
          <w:lang w:bidi="fa-IR"/>
        </w:rPr>
        <w:t xml:space="preserve"> قرار داده است مباحث زیادی را دربر</w:t>
      </w:r>
      <w:ins w:id="15309" w:author="Mehrnazi Boojari" w:date="2019-01-07T10:26:00Z">
        <w:r w:rsidR="006C73A5">
          <w:rPr>
            <w:rFonts w:ascii="IRZar" w:hAnsi="IRZar" w:cs="B Lotus" w:hint="cs"/>
            <w:sz w:val="24"/>
            <w:szCs w:val="24"/>
            <w:rtl/>
            <w:lang w:bidi="fa-IR"/>
          </w:rPr>
          <w:t xml:space="preserve"> </w:t>
        </w:r>
      </w:ins>
      <w:r w:rsidRPr="00EA6F4D">
        <w:rPr>
          <w:rFonts w:ascii="IRZar" w:hAnsi="IRZar" w:cs="B Lotus" w:hint="cs"/>
          <w:sz w:val="24"/>
          <w:szCs w:val="24"/>
          <w:rtl/>
          <w:lang w:bidi="fa-IR"/>
        </w:rPr>
        <w:t>می</w:t>
      </w:r>
      <w:ins w:id="15310" w:author="Mehrnazi Boojari" w:date="2019-01-07T10:26:00Z">
        <w:r w:rsidR="006C73A5">
          <w:rPr>
            <w:rFonts w:ascii="IRZar" w:hAnsi="IRZar" w:cs="B Nazanin" w:hint="cs"/>
            <w:sz w:val="24"/>
            <w:szCs w:val="24"/>
            <w:rtl/>
            <w:lang w:bidi="fa-IR"/>
          </w:rPr>
          <w:t>‌</w:t>
        </w:r>
      </w:ins>
      <w:del w:id="15311" w:author="Mehrnazi Boojari" w:date="2019-01-07T10:26:00Z">
        <w:r w:rsidRPr="00EA6F4D" w:rsidDel="006C73A5">
          <w:rPr>
            <w:rFonts w:ascii="IRZar" w:hAnsi="IRZar" w:cs="B Lotus" w:hint="cs"/>
            <w:sz w:val="24"/>
            <w:szCs w:val="24"/>
            <w:rtl/>
            <w:lang w:bidi="fa-IR"/>
          </w:rPr>
          <w:delText xml:space="preserve"> </w:delText>
        </w:r>
      </w:del>
      <w:r w:rsidRPr="00EA6F4D">
        <w:rPr>
          <w:rFonts w:ascii="IRZar" w:hAnsi="IRZar" w:cs="B Lotus" w:hint="cs"/>
          <w:sz w:val="24"/>
          <w:szCs w:val="24"/>
          <w:rtl/>
          <w:lang w:bidi="fa-IR"/>
        </w:rPr>
        <w:t>گیرد. اما به</w:t>
      </w:r>
      <w:ins w:id="15312" w:author="Mehrnazi Boojari" w:date="2019-01-08T23:52:00Z">
        <w:r w:rsidR="00990020">
          <w:rPr>
            <w:rFonts w:ascii="IRZar" w:hAnsi="IRZar" w:cs="B Nazanin" w:hint="cs"/>
            <w:sz w:val="24"/>
            <w:szCs w:val="24"/>
            <w:rtl/>
            <w:lang w:bidi="fa-IR"/>
          </w:rPr>
          <w:t>‌</w:t>
        </w:r>
      </w:ins>
      <w:del w:id="15313" w:author="Mehrnazi Boojari" w:date="2019-01-08T23:52:00Z">
        <w:r w:rsidRPr="00EA6F4D" w:rsidDel="00990020">
          <w:rPr>
            <w:rFonts w:ascii="IRZar" w:hAnsi="IRZar" w:cs="B Lotus" w:hint="cs"/>
            <w:sz w:val="24"/>
            <w:szCs w:val="24"/>
            <w:rtl/>
            <w:lang w:bidi="fa-IR"/>
          </w:rPr>
          <w:delText xml:space="preserve"> </w:delText>
        </w:r>
      </w:del>
      <w:r w:rsidRPr="00EA6F4D">
        <w:rPr>
          <w:rFonts w:ascii="IRZar" w:hAnsi="IRZar" w:cs="B Lotus" w:hint="cs"/>
          <w:sz w:val="24"/>
          <w:szCs w:val="24"/>
          <w:rtl/>
          <w:lang w:bidi="fa-IR"/>
        </w:rPr>
        <w:t>طور خلاصه</w:t>
      </w:r>
      <w:del w:id="15314" w:author="Mehrnazi Boojari" w:date="2019-01-07T09:49:00Z">
        <w:r w:rsidRPr="00EA6F4D" w:rsidDel="006F7CCF">
          <w:rPr>
            <w:rFonts w:ascii="IRZar" w:hAnsi="IRZar" w:cs="B Lotus" w:hint="cs"/>
            <w:sz w:val="24"/>
            <w:szCs w:val="24"/>
            <w:rtl/>
            <w:lang w:bidi="fa-IR"/>
          </w:rPr>
          <w:delText xml:space="preserve"> می </w:delText>
        </w:r>
      </w:del>
      <w:ins w:id="15315"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توان گفت با ورود مدرنیزاسیون به مکاتب فکری، این شهرها بودند که محل بروز کالبدی این تفکر قرار گرفتند و استقبال گسترده از این موضوع همزمان با گسترش شهرنشینی </w:t>
      </w:r>
      <w:del w:id="15316" w:author="Mehrnazi Boojari" w:date="2019-01-07T11:02:00Z">
        <w:r w:rsidRPr="00EA6F4D" w:rsidDel="00DB081F">
          <w:rPr>
            <w:rFonts w:ascii="IRZar" w:hAnsi="IRZar" w:cs="B Lotus" w:hint="cs"/>
            <w:sz w:val="24"/>
            <w:szCs w:val="24"/>
            <w:rtl/>
            <w:lang w:bidi="fa-IR"/>
          </w:rPr>
          <w:delText>باعث</w:delText>
        </w:r>
      </w:del>
      <w:ins w:id="15317" w:author="Mehrnazi Boojari" w:date="2019-01-07T11:02:00Z">
        <w:r w:rsidR="00DB081F">
          <w:rPr>
            <w:rFonts w:ascii="IRZar" w:hAnsi="IRZar" w:cs="B Lotus" w:hint="cs"/>
            <w:sz w:val="24"/>
            <w:szCs w:val="24"/>
            <w:rtl/>
            <w:lang w:bidi="fa-IR"/>
          </w:rPr>
          <w:t>سبب</w:t>
        </w:r>
      </w:ins>
      <w:r w:rsidRPr="00EA6F4D">
        <w:rPr>
          <w:rFonts w:ascii="IRZar" w:hAnsi="IRZar" w:cs="B Lotus" w:hint="cs"/>
          <w:sz w:val="24"/>
          <w:szCs w:val="24"/>
          <w:rtl/>
          <w:lang w:bidi="fa-IR"/>
        </w:rPr>
        <w:t xml:space="preserve"> </w:t>
      </w:r>
      <w:del w:id="15318" w:author="Mehrnazi Boojari" w:date="2019-01-15T00:34:00Z">
        <w:r w:rsidRPr="00EA6F4D" w:rsidDel="0015382E">
          <w:rPr>
            <w:rFonts w:ascii="IRZar" w:hAnsi="IRZar" w:cs="B Lotus" w:hint="cs"/>
            <w:sz w:val="24"/>
            <w:szCs w:val="24"/>
            <w:rtl/>
            <w:lang w:bidi="fa-IR"/>
          </w:rPr>
          <w:delText xml:space="preserve">گردید </w:delText>
        </w:r>
      </w:del>
      <w:ins w:id="15319" w:author="Mehrnazi Boojari" w:date="2019-01-15T00:34:00Z">
        <w:r w:rsidR="0015382E">
          <w:rPr>
            <w:rFonts w:ascii="IRZar" w:hAnsi="IRZar" w:cs="B Lotus" w:hint="cs"/>
            <w:sz w:val="24"/>
            <w:szCs w:val="24"/>
            <w:rtl/>
            <w:lang w:bidi="fa-IR"/>
          </w:rPr>
          <w:t>ش</w:t>
        </w:r>
        <w:r w:rsidR="0015382E" w:rsidRPr="00EA6F4D">
          <w:rPr>
            <w:rFonts w:ascii="IRZar" w:hAnsi="IRZar" w:cs="B Lotus" w:hint="cs"/>
            <w:sz w:val="24"/>
            <w:szCs w:val="24"/>
            <w:rtl/>
            <w:lang w:bidi="fa-IR"/>
          </w:rPr>
          <w:t xml:space="preserve">د </w:t>
        </w:r>
      </w:ins>
      <w:r w:rsidRPr="00EA6F4D">
        <w:rPr>
          <w:rFonts w:ascii="IRZar" w:hAnsi="IRZar" w:cs="B Lotus" w:hint="cs"/>
          <w:sz w:val="24"/>
          <w:szCs w:val="24"/>
          <w:rtl/>
          <w:lang w:bidi="fa-IR"/>
        </w:rPr>
        <w:t>تا ارزش</w:t>
      </w:r>
      <w:del w:id="15320" w:author="Mehrnazi Boojari" w:date="2019-01-07T09:46:00Z">
        <w:r w:rsidRPr="00EA6F4D" w:rsidDel="006F7CCF">
          <w:rPr>
            <w:rFonts w:ascii="IRZar" w:hAnsi="IRZar" w:cs="B Lotus" w:hint="cs"/>
            <w:sz w:val="24"/>
            <w:szCs w:val="24"/>
            <w:rtl/>
            <w:lang w:bidi="fa-IR"/>
          </w:rPr>
          <w:delText xml:space="preserve"> های </w:delText>
        </w:r>
      </w:del>
      <w:ins w:id="15321"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اجتماعی و فرهنگی جاب</w:t>
      </w:r>
      <w:ins w:id="15322" w:author="Mehrnazi Boojari" w:date="2019-01-15T00:35:00Z">
        <w:r w:rsidR="0015382E">
          <w:rPr>
            <w:rFonts w:ascii="IRZar" w:hAnsi="IRZar" w:cs="B Lotus" w:hint="cs"/>
            <w:sz w:val="24"/>
            <w:szCs w:val="24"/>
            <w:rtl/>
            <w:lang w:bidi="fa-IR"/>
          </w:rPr>
          <w:t>ه</w:t>
        </w:r>
        <w:r w:rsidR="0015382E">
          <w:rPr>
            <w:rFonts w:ascii="IRZar" w:hAnsi="IRZar" w:cs="B Nazanin" w:hint="cs"/>
            <w:sz w:val="24"/>
            <w:szCs w:val="24"/>
            <w:rtl/>
            <w:lang w:bidi="fa-IR"/>
          </w:rPr>
          <w:t>‌</w:t>
        </w:r>
      </w:ins>
      <w:r w:rsidRPr="00EA6F4D">
        <w:rPr>
          <w:rFonts w:ascii="IRZar" w:hAnsi="IRZar" w:cs="B Lotus" w:hint="cs"/>
          <w:sz w:val="24"/>
          <w:szCs w:val="24"/>
          <w:rtl/>
          <w:lang w:bidi="fa-IR"/>
        </w:rPr>
        <w:t xml:space="preserve">جا </w:t>
      </w:r>
      <w:del w:id="15323" w:author="Mehrnazi Boojari" w:date="2019-01-15T00:35:00Z">
        <w:r w:rsidRPr="00EA6F4D" w:rsidDel="0015382E">
          <w:rPr>
            <w:rFonts w:ascii="IRZar" w:hAnsi="IRZar" w:cs="B Lotus" w:hint="cs"/>
            <w:sz w:val="24"/>
            <w:szCs w:val="24"/>
            <w:rtl/>
            <w:lang w:bidi="fa-IR"/>
          </w:rPr>
          <w:delText xml:space="preserve">شده </w:delText>
        </w:r>
      </w:del>
      <w:ins w:id="15324" w:author="Mehrnazi Boojari" w:date="2019-01-15T00:35:00Z">
        <w:r w:rsidR="0015382E" w:rsidRPr="00EA6F4D">
          <w:rPr>
            <w:rFonts w:ascii="IRZar" w:hAnsi="IRZar" w:cs="B Lotus" w:hint="cs"/>
            <w:sz w:val="24"/>
            <w:szCs w:val="24"/>
            <w:rtl/>
            <w:lang w:bidi="fa-IR"/>
          </w:rPr>
          <w:t>ش</w:t>
        </w:r>
        <w:r w:rsidR="0015382E">
          <w:rPr>
            <w:rFonts w:ascii="IRZar" w:hAnsi="IRZar" w:cs="B Lotus" w:hint="cs"/>
            <w:sz w:val="24"/>
            <w:szCs w:val="24"/>
            <w:rtl/>
            <w:lang w:bidi="fa-IR"/>
          </w:rPr>
          <w:t>ود</w:t>
        </w:r>
        <w:r w:rsidR="0015382E" w:rsidRPr="00EA6F4D">
          <w:rPr>
            <w:rFonts w:ascii="IRZar" w:hAnsi="IRZar" w:cs="B Lotus" w:hint="cs"/>
            <w:sz w:val="24"/>
            <w:szCs w:val="24"/>
            <w:rtl/>
            <w:lang w:bidi="fa-IR"/>
          </w:rPr>
          <w:t xml:space="preserve"> </w:t>
        </w:r>
      </w:ins>
      <w:r w:rsidRPr="00EA6F4D">
        <w:rPr>
          <w:rFonts w:ascii="IRZar" w:hAnsi="IRZar" w:cs="B Lotus" w:hint="cs"/>
          <w:sz w:val="24"/>
          <w:szCs w:val="24"/>
          <w:rtl/>
          <w:lang w:bidi="fa-IR"/>
        </w:rPr>
        <w:t>و به هر میزان که افراد به مدرنیته</w:t>
      </w:r>
      <w:del w:id="15325" w:author="Mehrnazi Boojari" w:date="2019-01-07T10:33:00Z">
        <w:r w:rsidRPr="00EA6F4D" w:rsidDel="006C73A5">
          <w:rPr>
            <w:rFonts w:ascii="IRZar" w:hAnsi="IRZar" w:cs="B Lotus" w:hint="cs"/>
            <w:sz w:val="24"/>
            <w:szCs w:val="24"/>
            <w:rtl/>
            <w:lang w:bidi="fa-IR"/>
          </w:rPr>
          <w:delText xml:space="preserve"> شدن </w:delText>
        </w:r>
      </w:del>
      <w:ins w:id="15326" w:author="Mehrnazi Boojari" w:date="2019-01-07T10:33:00Z">
        <w:r w:rsidR="006C73A5">
          <w:rPr>
            <w:rFonts w:ascii="IRZar" w:hAnsi="IRZar" w:cs="B Lotus" w:hint="cs"/>
            <w:sz w:val="24"/>
            <w:szCs w:val="24"/>
            <w:rtl/>
            <w:lang w:bidi="fa-IR"/>
          </w:rPr>
          <w:t xml:space="preserve">‌شدن </w:t>
        </w:r>
      </w:ins>
      <w:r w:rsidRPr="00EA6F4D">
        <w:rPr>
          <w:rFonts w:ascii="IRZar" w:hAnsi="IRZar" w:cs="B Lotus" w:hint="cs"/>
          <w:sz w:val="24"/>
          <w:szCs w:val="24"/>
          <w:rtl/>
          <w:lang w:bidi="fa-IR"/>
        </w:rPr>
        <w:t>سوق پیدا کنند بیشتر دارای ارزش و احترام اجتماعی باشند.</w:t>
      </w:r>
      <w:del w:id="15327" w:author="Mehrnazi Boojari" w:date="2019-01-12T23:20:00Z">
        <w:r w:rsidRPr="00EA6F4D" w:rsidDel="000806BA">
          <w:rPr>
            <w:rFonts w:ascii="IRZar" w:hAnsi="IRZar" w:cs="B Lotus" w:hint="cs"/>
            <w:sz w:val="24"/>
            <w:szCs w:val="24"/>
            <w:rtl/>
            <w:lang w:bidi="fa-IR"/>
          </w:rPr>
          <w:delText xml:space="preserve"> به تبع </w:delText>
        </w:r>
      </w:del>
      <w:ins w:id="15328" w:author="Mehrnazi Boojari" w:date="2019-01-12T23:20:00Z">
        <w:r w:rsidR="000806BA">
          <w:rPr>
            <w:rFonts w:ascii="IRZar" w:hAnsi="IRZar" w:cs="B Lotus" w:hint="cs"/>
            <w:sz w:val="24"/>
            <w:szCs w:val="24"/>
            <w:rtl/>
            <w:lang w:bidi="fa-IR"/>
          </w:rPr>
          <w:t xml:space="preserve"> به‌تبع </w:t>
        </w:r>
      </w:ins>
      <w:r w:rsidRPr="00EA6F4D">
        <w:rPr>
          <w:rFonts w:ascii="IRZar" w:hAnsi="IRZar" w:cs="B Lotus" w:hint="cs"/>
          <w:sz w:val="24"/>
          <w:szCs w:val="24"/>
          <w:rtl/>
          <w:lang w:bidi="fa-IR"/>
        </w:rPr>
        <w:t>این موضوع، شهرها چون در روند مدرنیزاسیون پیشگام بودند خود شهر و شهری</w:t>
      </w:r>
      <w:del w:id="15329" w:author="Mehrnazi Boojari" w:date="2019-01-07T10:33:00Z">
        <w:r w:rsidRPr="00EA6F4D" w:rsidDel="006C73A5">
          <w:rPr>
            <w:rFonts w:ascii="IRZar" w:hAnsi="IRZar" w:cs="B Lotus" w:hint="cs"/>
            <w:sz w:val="24"/>
            <w:szCs w:val="24"/>
            <w:rtl/>
            <w:lang w:bidi="fa-IR"/>
          </w:rPr>
          <w:delText xml:space="preserve"> شدن </w:delText>
        </w:r>
      </w:del>
      <w:ins w:id="15330" w:author="Mehrnazi Boojari" w:date="2019-01-07T10:33:00Z">
        <w:r w:rsidR="006C73A5">
          <w:rPr>
            <w:rFonts w:ascii="IRZar" w:hAnsi="IRZar" w:cs="B Lotus" w:hint="cs"/>
            <w:sz w:val="24"/>
            <w:szCs w:val="24"/>
            <w:rtl/>
            <w:lang w:bidi="fa-IR"/>
          </w:rPr>
          <w:t xml:space="preserve">‌شدن </w:t>
        </w:r>
      </w:ins>
      <w:r w:rsidRPr="00EA6F4D">
        <w:rPr>
          <w:rFonts w:ascii="IRZar" w:hAnsi="IRZar" w:cs="B Lotus" w:hint="cs"/>
          <w:sz w:val="24"/>
          <w:szCs w:val="24"/>
          <w:rtl/>
          <w:lang w:bidi="fa-IR"/>
        </w:rPr>
        <w:t xml:space="preserve">نیز دارای ارزش و معنا </w:t>
      </w:r>
      <w:del w:id="15331" w:author="Mehrnazi Boojari" w:date="2019-01-15T00:35:00Z">
        <w:r w:rsidRPr="00EA6F4D" w:rsidDel="0015382E">
          <w:rPr>
            <w:rFonts w:ascii="IRZar" w:hAnsi="IRZar" w:cs="B Lotus" w:hint="cs"/>
            <w:sz w:val="24"/>
            <w:szCs w:val="24"/>
            <w:rtl/>
            <w:lang w:bidi="fa-IR"/>
          </w:rPr>
          <w:delText>گشتند</w:delText>
        </w:r>
      </w:del>
      <w:ins w:id="15332" w:author="Mehrnazi Boojari" w:date="2019-01-15T00:35:00Z">
        <w:r w:rsidR="0015382E">
          <w:rPr>
            <w:rFonts w:ascii="IRZar" w:hAnsi="IRZar" w:cs="B Lotus" w:hint="cs"/>
            <w:sz w:val="24"/>
            <w:szCs w:val="24"/>
            <w:rtl/>
            <w:lang w:bidi="fa-IR"/>
          </w:rPr>
          <w:t>شد</w:t>
        </w:r>
        <w:r w:rsidR="0015382E" w:rsidRPr="00EA6F4D">
          <w:rPr>
            <w:rFonts w:ascii="IRZar" w:hAnsi="IRZar" w:cs="B Lotus" w:hint="cs"/>
            <w:sz w:val="24"/>
            <w:szCs w:val="24"/>
            <w:rtl/>
            <w:lang w:bidi="fa-IR"/>
          </w:rPr>
          <w:t>ند</w:t>
        </w:r>
      </w:ins>
      <w:r w:rsidRPr="00EA6F4D">
        <w:rPr>
          <w:rFonts w:ascii="IRZar" w:hAnsi="IRZar" w:cs="B Lotus" w:hint="cs"/>
          <w:sz w:val="24"/>
          <w:szCs w:val="24"/>
          <w:rtl/>
          <w:lang w:bidi="fa-IR"/>
        </w:rPr>
        <w:t xml:space="preserve">. این موضوع </w:t>
      </w:r>
      <w:del w:id="15333" w:author="Mehrnazi Boojari" w:date="2019-01-07T11:02:00Z">
        <w:r w:rsidRPr="00EA6F4D" w:rsidDel="00DB081F">
          <w:rPr>
            <w:rFonts w:ascii="IRZar" w:hAnsi="IRZar" w:cs="B Lotus" w:hint="cs"/>
            <w:sz w:val="24"/>
            <w:szCs w:val="24"/>
            <w:rtl/>
            <w:lang w:bidi="fa-IR"/>
          </w:rPr>
          <w:delText>باعث</w:delText>
        </w:r>
      </w:del>
      <w:ins w:id="15334" w:author="Mehrnazi Boojari" w:date="2019-01-07T11:02:00Z">
        <w:r w:rsidR="00DB081F">
          <w:rPr>
            <w:rFonts w:ascii="IRZar" w:hAnsi="IRZar" w:cs="B Lotus" w:hint="cs"/>
            <w:sz w:val="24"/>
            <w:szCs w:val="24"/>
            <w:rtl/>
            <w:lang w:bidi="fa-IR"/>
          </w:rPr>
          <w:t>سبب</w:t>
        </w:r>
      </w:ins>
      <w:r w:rsidRPr="00EA6F4D">
        <w:rPr>
          <w:rFonts w:ascii="IRZar" w:hAnsi="IRZar" w:cs="B Lotus" w:hint="cs"/>
          <w:sz w:val="24"/>
          <w:szCs w:val="24"/>
          <w:rtl/>
          <w:lang w:bidi="fa-IR"/>
        </w:rPr>
        <w:t xml:space="preserve"> شده تا روستاها که خود را یک قدم از شهرها در </w:t>
      </w:r>
      <w:del w:id="15335" w:author="Mehrnazi Boojari" w:date="2019-01-10T00:21:00Z">
        <w:r w:rsidRPr="00EA6F4D" w:rsidDel="002E20FF">
          <w:rPr>
            <w:rFonts w:ascii="IRZar" w:hAnsi="IRZar" w:cs="B Lotus" w:hint="cs"/>
            <w:sz w:val="24"/>
            <w:szCs w:val="24"/>
            <w:rtl/>
            <w:lang w:bidi="fa-IR"/>
          </w:rPr>
          <w:delText>فرآیند</w:delText>
        </w:r>
      </w:del>
      <w:ins w:id="15336" w:author="Mehrnazi Boojari" w:date="2019-01-10T00:21:00Z">
        <w:r w:rsidR="002E20FF">
          <w:rPr>
            <w:rFonts w:ascii="IRZar" w:hAnsi="IRZar" w:cs="B Lotus" w:hint="cs"/>
            <w:sz w:val="24"/>
            <w:szCs w:val="24"/>
            <w:rtl/>
            <w:lang w:bidi="fa-IR"/>
          </w:rPr>
          <w:t>فرآیند</w:t>
        </w:r>
      </w:ins>
      <w:r w:rsidRPr="00EA6F4D">
        <w:rPr>
          <w:rFonts w:ascii="IRZar" w:hAnsi="IRZar" w:cs="B Lotus" w:hint="cs"/>
          <w:sz w:val="24"/>
          <w:szCs w:val="24"/>
          <w:rtl/>
          <w:lang w:bidi="fa-IR"/>
        </w:rPr>
        <w:t xml:space="preserve"> مدرنیزاسیون</w:t>
      </w:r>
      <w:del w:id="15337" w:author="Mehrnazi Boojari" w:date="2019-01-07T10:33:00Z">
        <w:r w:rsidRPr="00EA6F4D" w:rsidDel="006C73A5">
          <w:rPr>
            <w:rFonts w:ascii="IRZar" w:hAnsi="IRZar" w:cs="B Lotus" w:hint="cs"/>
            <w:sz w:val="24"/>
            <w:szCs w:val="24"/>
            <w:rtl/>
            <w:lang w:bidi="fa-IR"/>
          </w:rPr>
          <w:delText xml:space="preserve"> شدن </w:delText>
        </w:r>
      </w:del>
      <w:ins w:id="15338" w:author="Mehrnazi Boojari" w:date="2019-01-07T10:33:00Z">
        <w:r w:rsidR="006C73A5">
          <w:rPr>
            <w:rFonts w:ascii="IRZar" w:hAnsi="IRZar" w:cs="B Lotus" w:hint="cs"/>
            <w:sz w:val="24"/>
            <w:szCs w:val="24"/>
            <w:rtl/>
            <w:lang w:bidi="fa-IR"/>
          </w:rPr>
          <w:t xml:space="preserve">‌شدن </w:t>
        </w:r>
      </w:ins>
      <w:r w:rsidRPr="00EA6F4D">
        <w:rPr>
          <w:rFonts w:ascii="IRZar" w:hAnsi="IRZar" w:cs="B Lotus" w:hint="cs"/>
          <w:sz w:val="24"/>
          <w:szCs w:val="24"/>
          <w:rtl/>
          <w:lang w:bidi="fa-IR"/>
        </w:rPr>
        <w:t>عقب</w:t>
      </w:r>
      <w:del w:id="15339" w:author="Mehrnazi Boojari" w:date="2019-01-07T09:49:00Z">
        <w:r w:rsidRPr="00EA6F4D" w:rsidDel="006F7CCF">
          <w:rPr>
            <w:rFonts w:ascii="IRZar" w:hAnsi="IRZar" w:cs="B Lotus" w:hint="cs"/>
            <w:sz w:val="24"/>
            <w:szCs w:val="24"/>
            <w:rtl/>
            <w:lang w:bidi="fa-IR"/>
          </w:rPr>
          <w:delText xml:space="preserve"> می </w:delText>
        </w:r>
      </w:del>
      <w:ins w:id="15340"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دیدند؛ شهرها را </w:t>
      </w:r>
      <w:del w:id="15341" w:author="Mehrnazi Boojari" w:date="2019-01-07T23:28:00Z">
        <w:r w:rsidRPr="00EA6F4D" w:rsidDel="00FB0B67">
          <w:rPr>
            <w:rFonts w:ascii="IRZar" w:hAnsi="IRZar" w:cs="B Lotus" w:hint="cs"/>
            <w:sz w:val="24"/>
            <w:szCs w:val="24"/>
            <w:rtl/>
            <w:lang w:bidi="fa-IR"/>
          </w:rPr>
          <w:delText>به عنوان</w:delText>
        </w:r>
      </w:del>
      <w:ins w:id="15342" w:author="Mehrnazi Boojari" w:date="2019-01-07T23:28:00Z">
        <w:r w:rsidR="00FB0B67">
          <w:rPr>
            <w:rFonts w:ascii="IRZar" w:hAnsi="IRZar" w:cs="B Lotus" w:hint="cs"/>
            <w:sz w:val="24"/>
            <w:szCs w:val="24"/>
            <w:rtl/>
            <w:lang w:bidi="fa-IR"/>
          </w:rPr>
          <w:t>به‌مثابۀ</w:t>
        </w:r>
      </w:ins>
      <w:r w:rsidRPr="00EA6F4D">
        <w:rPr>
          <w:rFonts w:ascii="IRZar" w:hAnsi="IRZar" w:cs="B Lotus" w:hint="cs"/>
          <w:sz w:val="24"/>
          <w:szCs w:val="24"/>
          <w:rtl/>
          <w:lang w:bidi="fa-IR"/>
        </w:rPr>
        <w:t xml:space="preserve"> آرمان و هدف خود ببینند و جدا از اینکه به مدرن</w:t>
      </w:r>
      <w:del w:id="15343" w:author="Mehrnazi Boojari" w:date="2019-01-07T10:33:00Z">
        <w:r w:rsidRPr="00EA6F4D" w:rsidDel="006C73A5">
          <w:rPr>
            <w:rFonts w:ascii="IRZar" w:hAnsi="IRZar" w:cs="B Lotus" w:hint="cs"/>
            <w:sz w:val="24"/>
            <w:szCs w:val="24"/>
            <w:rtl/>
            <w:lang w:bidi="fa-IR"/>
          </w:rPr>
          <w:delText xml:space="preserve"> شدن </w:delText>
        </w:r>
      </w:del>
      <w:ins w:id="15344" w:author="Mehrnazi Boojari" w:date="2019-01-07T10:33:00Z">
        <w:r w:rsidR="006C73A5">
          <w:rPr>
            <w:rFonts w:ascii="IRZar" w:hAnsi="IRZar" w:cs="B Lotus" w:hint="cs"/>
            <w:sz w:val="24"/>
            <w:szCs w:val="24"/>
            <w:rtl/>
            <w:lang w:bidi="fa-IR"/>
          </w:rPr>
          <w:t xml:space="preserve">‌شدن </w:t>
        </w:r>
      </w:ins>
      <w:r w:rsidRPr="00EA6F4D">
        <w:rPr>
          <w:rFonts w:ascii="IRZar" w:hAnsi="IRZar" w:cs="B Lotus" w:hint="cs"/>
          <w:sz w:val="24"/>
          <w:szCs w:val="24"/>
          <w:rtl/>
          <w:lang w:bidi="fa-IR"/>
        </w:rPr>
        <w:t>بیندیشند خود شهری</w:t>
      </w:r>
      <w:del w:id="15345" w:author="Mehrnazi Boojari" w:date="2019-01-07T10:33:00Z">
        <w:r w:rsidRPr="00EA6F4D" w:rsidDel="006C73A5">
          <w:rPr>
            <w:rFonts w:ascii="IRZar" w:hAnsi="IRZar" w:cs="B Lotus" w:hint="cs"/>
            <w:sz w:val="24"/>
            <w:szCs w:val="24"/>
            <w:rtl/>
            <w:lang w:bidi="fa-IR"/>
          </w:rPr>
          <w:delText xml:space="preserve"> شدن </w:delText>
        </w:r>
      </w:del>
      <w:ins w:id="15346" w:author="Mehrnazi Boojari" w:date="2019-01-07T10:33:00Z">
        <w:r w:rsidR="006C73A5">
          <w:rPr>
            <w:rFonts w:ascii="IRZar" w:hAnsi="IRZar" w:cs="B Lotus" w:hint="cs"/>
            <w:sz w:val="24"/>
            <w:szCs w:val="24"/>
            <w:rtl/>
            <w:lang w:bidi="fa-IR"/>
          </w:rPr>
          <w:t xml:space="preserve">‌شدن </w:t>
        </w:r>
      </w:ins>
      <w:r w:rsidRPr="00EA6F4D">
        <w:rPr>
          <w:rFonts w:ascii="IRZar" w:hAnsi="IRZar" w:cs="B Lotus" w:hint="cs"/>
          <w:sz w:val="24"/>
          <w:szCs w:val="24"/>
          <w:rtl/>
          <w:lang w:bidi="fa-IR"/>
        </w:rPr>
        <w:t>نیز در این امر</w:t>
      </w:r>
      <w:ins w:id="15347" w:author="Mehrnazi Boojari" w:date="2019-01-15T00:36:00Z">
        <w:r w:rsidR="0015382E">
          <w:rPr>
            <w:rFonts w:ascii="IRZar" w:hAnsi="IRZar" w:cs="B Nazanin" w:hint="cs"/>
            <w:sz w:val="24"/>
            <w:szCs w:val="24"/>
            <w:rtl/>
            <w:lang w:bidi="fa-IR"/>
          </w:rPr>
          <w:t>‌</w:t>
        </w:r>
      </w:ins>
      <w:del w:id="15348" w:author="Mehrnazi Boojari" w:date="2019-01-15T00:36:00Z">
        <w:r w:rsidRPr="00EA6F4D" w:rsidDel="0015382E">
          <w:rPr>
            <w:rFonts w:ascii="IRZar" w:hAnsi="IRZar" w:cs="B Lotus" w:hint="cs"/>
            <w:sz w:val="24"/>
            <w:szCs w:val="24"/>
            <w:rtl/>
            <w:lang w:bidi="fa-IR"/>
          </w:rPr>
          <w:delText>،</w:delText>
        </w:r>
      </w:del>
      <w:r w:rsidRPr="00EA6F4D">
        <w:rPr>
          <w:rFonts w:ascii="IRZar" w:hAnsi="IRZar" w:cs="B Lotus" w:hint="cs"/>
          <w:sz w:val="24"/>
          <w:szCs w:val="24"/>
          <w:rtl/>
          <w:lang w:bidi="fa-IR"/>
        </w:rPr>
        <w:t xml:space="preserve"> موضوعیت پیدا کند. همین عامل </w:t>
      </w:r>
      <w:del w:id="15349" w:author="Mehrnazi Boojari" w:date="2019-01-07T11:02:00Z">
        <w:r w:rsidRPr="00EA6F4D" w:rsidDel="00DB081F">
          <w:rPr>
            <w:rFonts w:ascii="IRZar" w:hAnsi="IRZar" w:cs="B Lotus" w:hint="cs"/>
            <w:sz w:val="24"/>
            <w:szCs w:val="24"/>
            <w:rtl/>
            <w:lang w:bidi="fa-IR"/>
          </w:rPr>
          <w:delText>باعث</w:delText>
        </w:r>
      </w:del>
      <w:ins w:id="15350" w:author="Mehrnazi Boojari" w:date="2019-01-07T11:02:00Z">
        <w:r w:rsidR="00DB081F">
          <w:rPr>
            <w:rFonts w:ascii="IRZar" w:hAnsi="IRZar" w:cs="B Lotus" w:hint="cs"/>
            <w:sz w:val="24"/>
            <w:szCs w:val="24"/>
            <w:rtl/>
            <w:lang w:bidi="fa-IR"/>
          </w:rPr>
          <w:t>سبب</w:t>
        </w:r>
      </w:ins>
      <w:r w:rsidRPr="00EA6F4D">
        <w:rPr>
          <w:rFonts w:ascii="IRZar" w:hAnsi="IRZar" w:cs="B Lotus" w:hint="cs"/>
          <w:sz w:val="24"/>
          <w:szCs w:val="24"/>
          <w:rtl/>
          <w:lang w:bidi="fa-IR"/>
        </w:rPr>
        <w:t xml:space="preserve"> شده تا روستا و روستایی</w:t>
      </w:r>
      <w:del w:id="15351" w:author="Mehrnazi Boojari" w:date="2019-01-07T10:45:00Z">
        <w:r w:rsidRPr="00EA6F4D" w:rsidDel="006A1F1D">
          <w:rPr>
            <w:rFonts w:ascii="IRZar" w:hAnsi="IRZar" w:cs="B Lotus" w:hint="cs"/>
            <w:sz w:val="24"/>
            <w:szCs w:val="24"/>
            <w:rtl/>
            <w:lang w:bidi="fa-IR"/>
          </w:rPr>
          <w:delText xml:space="preserve"> بودن </w:delText>
        </w:r>
      </w:del>
      <w:ins w:id="15352" w:author="Mehrnazi Boojari" w:date="2019-01-07T10:45:00Z">
        <w:r w:rsidR="006A1F1D">
          <w:rPr>
            <w:rFonts w:ascii="IRZar" w:hAnsi="IRZar" w:cs="B Lotus" w:hint="cs"/>
            <w:sz w:val="24"/>
            <w:szCs w:val="24"/>
            <w:rtl/>
            <w:lang w:bidi="fa-IR"/>
          </w:rPr>
          <w:t xml:space="preserve">‌بودن </w:t>
        </w:r>
      </w:ins>
      <w:r w:rsidRPr="00EA6F4D">
        <w:rPr>
          <w:rFonts w:ascii="IRZar" w:hAnsi="IRZar" w:cs="B Lotus" w:hint="cs"/>
          <w:sz w:val="24"/>
          <w:szCs w:val="24"/>
          <w:rtl/>
          <w:lang w:bidi="fa-IR"/>
        </w:rPr>
        <w:t>در کشور معیار عقب</w:t>
      </w:r>
      <w:ins w:id="15353" w:author="Mehrnazi Boojari" w:date="2019-01-07T23:35:00Z">
        <w:r w:rsidR="00A26EBB">
          <w:rPr>
            <w:rFonts w:ascii="IRZar" w:hAnsi="IRZar" w:cs="B Nazanin" w:hint="cs"/>
            <w:sz w:val="24"/>
            <w:szCs w:val="24"/>
            <w:rtl/>
            <w:lang w:bidi="fa-IR"/>
          </w:rPr>
          <w:t>‌</w:t>
        </w:r>
      </w:ins>
      <w:del w:id="15354" w:author="Mehrnazi Boojari" w:date="2019-01-07T23:35:00Z">
        <w:r w:rsidRPr="00EA6F4D" w:rsidDel="00A26EBB">
          <w:rPr>
            <w:rFonts w:ascii="IRZar" w:hAnsi="IRZar" w:cs="B Lotus" w:hint="cs"/>
            <w:sz w:val="24"/>
            <w:szCs w:val="24"/>
            <w:rtl/>
            <w:lang w:bidi="fa-IR"/>
          </w:rPr>
          <w:delText xml:space="preserve"> </w:delText>
        </w:r>
      </w:del>
      <w:r w:rsidRPr="00EA6F4D">
        <w:rPr>
          <w:rFonts w:ascii="IRZar" w:hAnsi="IRZar" w:cs="B Lotus" w:hint="cs"/>
          <w:sz w:val="24"/>
          <w:szCs w:val="24"/>
          <w:rtl/>
          <w:lang w:bidi="fa-IR"/>
        </w:rPr>
        <w:t>ماندگی تلقی شود و برعکس شهرنشینی و شهری</w:t>
      </w:r>
      <w:del w:id="15355" w:author="Mehrnazi Boojari" w:date="2019-01-07T10:45:00Z">
        <w:r w:rsidRPr="00EA6F4D" w:rsidDel="006A1F1D">
          <w:rPr>
            <w:rFonts w:ascii="IRZar" w:hAnsi="IRZar" w:cs="B Lotus" w:hint="cs"/>
            <w:sz w:val="24"/>
            <w:szCs w:val="24"/>
            <w:rtl/>
            <w:lang w:bidi="fa-IR"/>
          </w:rPr>
          <w:delText xml:space="preserve"> بودن </w:delText>
        </w:r>
      </w:del>
      <w:ins w:id="15356" w:author="Mehrnazi Boojari" w:date="2019-01-07T10:45:00Z">
        <w:r w:rsidR="006A1F1D">
          <w:rPr>
            <w:rFonts w:ascii="IRZar" w:hAnsi="IRZar" w:cs="B Lotus" w:hint="cs"/>
            <w:sz w:val="24"/>
            <w:szCs w:val="24"/>
            <w:rtl/>
            <w:lang w:bidi="fa-IR"/>
          </w:rPr>
          <w:t xml:space="preserve">‌بودن </w:t>
        </w:r>
      </w:ins>
      <w:r w:rsidRPr="00EA6F4D">
        <w:rPr>
          <w:rFonts w:ascii="IRZar" w:hAnsi="IRZar" w:cs="B Lotus" w:hint="cs"/>
          <w:sz w:val="24"/>
          <w:szCs w:val="24"/>
          <w:rtl/>
          <w:lang w:bidi="fa-IR"/>
        </w:rPr>
        <w:t>معیار توسعه</w:t>
      </w:r>
      <w:ins w:id="15357" w:author="Mehrnazi Boojari" w:date="2019-01-15T00:36:00Z">
        <w:r w:rsidR="0015382E">
          <w:rPr>
            <w:rFonts w:ascii="IRZar" w:hAnsi="IRZar" w:cs="B Nazanin" w:hint="cs"/>
            <w:sz w:val="24"/>
            <w:szCs w:val="24"/>
            <w:rtl/>
            <w:lang w:bidi="fa-IR"/>
          </w:rPr>
          <w:t>‌</w:t>
        </w:r>
      </w:ins>
      <w:del w:id="15358" w:author="Mehrnazi Boojari" w:date="2019-01-15T00:36:00Z">
        <w:r w:rsidRPr="00EA6F4D" w:rsidDel="0015382E">
          <w:rPr>
            <w:rFonts w:ascii="IRZar" w:hAnsi="IRZar" w:cs="B Lotus" w:hint="cs"/>
            <w:sz w:val="24"/>
            <w:szCs w:val="24"/>
            <w:rtl/>
            <w:lang w:bidi="fa-IR"/>
          </w:rPr>
          <w:delText xml:space="preserve"> </w:delText>
        </w:r>
      </w:del>
      <w:r w:rsidRPr="00EA6F4D">
        <w:rPr>
          <w:rFonts w:ascii="IRZar" w:hAnsi="IRZar" w:cs="B Lotus" w:hint="cs"/>
          <w:sz w:val="24"/>
          <w:szCs w:val="24"/>
          <w:rtl/>
          <w:lang w:bidi="fa-IR"/>
        </w:rPr>
        <w:t>یافتگی باشد.</w:t>
      </w:r>
    </w:p>
    <w:p w14:paraId="6CF11FDD" w14:textId="77777777" w:rsidR="00EA6F4D" w:rsidRPr="00EA6F4D" w:rsidRDefault="00EA6F4D" w:rsidP="006B32AF">
      <w:pPr>
        <w:bidi/>
        <w:ind w:firstLine="227"/>
        <w:jc w:val="both"/>
        <w:rPr>
          <w:rFonts w:ascii="IRZar" w:hAnsi="IRZar" w:cs="B Lotus"/>
          <w:sz w:val="24"/>
          <w:szCs w:val="24"/>
          <w:rtl/>
          <w:lang w:bidi="fa-IR"/>
        </w:rPr>
      </w:pPr>
      <w:del w:id="15359" w:author="Mehrnazi Boojari" w:date="2019-01-08T03:28:00Z">
        <w:r w:rsidRPr="00EA6F4D" w:rsidDel="00666313">
          <w:rPr>
            <w:rFonts w:ascii="IRZar" w:hAnsi="IRZar" w:cs="B Lotus" w:hint="cs"/>
            <w:sz w:val="24"/>
            <w:szCs w:val="24"/>
            <w:rtl/>
            <w:lang w:bidi="fa-IR"/>
          </w:rPr>
          <w:delText>همانطور</w:delText>
        </w:r>
      </w:del>
      <w:ins w:id="15360" w:author="Mehrnazi Boojari" w:date="2019-01-08T03:28:00Z">
        <w:r w:rsidR="00666313">
          <w:rPr>
            <w:rFonts w:ascii="IRZar" w:hAnsi="IRZar" w:cs="B Lotus" w:hint="cs"/>
            <w:sz w:val="24"/>
            <w:szCs w:val="24"/>
            <w:rtl/>
            <w:lang w:bidi="fa-IR"/>
          </w:rPr>
          <w:t>همان‌طور</w:t>
        </w:r>
      </w:ins>
      <w:r w:rsidRPr="00EA6F4D">
        <w:rPr>
          <w:rFonts w:ascii="IRZar" w:hAnsi="IRZar" w:cs="B Lotus" w:hint="cs"/>
          <w:sz w:val="24"/>
          <w:szCs w:val="24"/>
          <w:rtl/>
          <w:lang w:bidi="fa-IR"/>
        </w:rPr>
        <w:t xml:space="preserve"> که پیش</w:t>
      </w:r>
      <w:del w:id="15361" w:author="Mehrnazi Boojari" w:date="2019-01-07T10:54:00Z">
        <w:r w:rsidRPr="00EA6F4D" w:rsidDel="006A1F1D">
          <w:rPr>
            <w:rFonts w:ascii="IRZar" w:hAnsi="IRZar" w:cs="B Lotus" w:hint="cs"/>
            <w:sz w:val="24"/>
            <w:szCs w:val="24"/>
            <w:rtl/>
            <w:lang w:bidi="fa-IR"/>
          </w:rPr>
          <w:delText xml:space="preserve"> </w:delText>
        </w:r>
      </w:del>
      <w:r w:rsidRPr="00EA6F4D">
        <w:rPr>
          <w:rFonts w:ascii="IRZar" w:hAnsi="IRZar" w:cs="B Lotus" w:hint="cs"/>
          <w:sz w:val="24"/>
          <w:szCs w:val="24"/>
          <w:rtl/>
          <w:lang w:bidi="fa-IR"/>
        </w:rPr>
        <w:t>تر بیان شد</w:t>
      </w:r>
      <w:ins w:id="15362" w:author="Mehrnazi Boojari" w:date="2019-01-07T10:54:00Z">
        <w:r w:rsidR="006A1F1D">
          <w:rPr>
            <w:rFonts w:ascii="IRZar" w:hAnsi="IRZar" w:cs="B Lotus" w:hint="cs"/>
            <w:sz w:val="24"/>
            <w:szCs w:val="24"/>
            <w:rtl/>
            <w:lang w:bidi="fa-IR"/>
          </w:rPr>
          <w:t>،</w:t>
        </w:r>
      </w:ins>
      <w:r w:rsidRPr="00EA6F4D">
        <w:rPr>
          <w:rFonts w:ascii="IRZar" w:hAnsi="IRZar" w:cs="B Lotus" w:hint="cs"/>
          <w:sz w:val="24"/>
          <w:szCs w:val="24"/>
          <w:rtl/>
          <w:lang w:bidi="fa-IR"/>
        </w:rPr>
        <w:t xml:space="preserve"> اولین محل بروز موضوع فوق خود را در کالبد نشان</w:t>
      </w:r>
      <w:del w:id="15363" w:author="Mehrnazi Boojari" w:date="2019-01-07T09:49:00Z">
        <w:r w:rsidRPr="00EA6F4D" w:rsidDel="006F7CCF">
          <w:rPr>
            <w:rFonts w:ascii="IRZar" w:hAnsi="IRZar" w:cs="B Lotus" w:hint="cs"/>
            <w:sz w:val="24"/>
            <w:szCs w:val="24"/>
            <w:rtl/>
            <w:lang w:bidi="fa-IR"/>
          </w:rPr>
          <w:delText xml:space="preserve"> می </w:delText>
        </w:r>
      </w:del>
      <w:ins w:id="15364"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دهد. هم</w:t>
      </w:r>
      <w:ins w:id="15365" w:author="Mehrnazi Boojari" w:date="2019-01-15T00:36:00Z">
        <w:r w:rsidR="006B32AF">
          <w:rPr>
            <w:rFonts w:ascii="IRZar" w:hAnsi="IRZar" w:cs="B Nazanin" w:hint="cs"/>
            <w:sz w:val="24"/>
            <w:szCs w:val="24"/>
            <w:rtl/>
            <w:lang w:bidi="fa-IR"/>
          </w:rPr>
          <w:t>‌</w:t>
        </w:r>
      </w:ins>
      <w:del w:id="15366" w:author="Mehrnazi Boojari" w:date="2019-01-15T00:36:00Z">
        <w:r w:rsidRPr="00EA6F4D" w:rsidDel="006B32AF">
          <w:rPr>
            <w:rFonts w:ascii="IRZar" w:hAnsi="IRZar" w:cs="B Lotus" w:hint="cs"/>
            <w:sz w:val="24"/>
            <w:szCs w:val="24"/>
            <w:rtl/>
            <w:lang w:bidi="fa-IR"/>
          </w:rPr>
          <w:delText xml:space="preserve"> </w:delText>
        </w:r>
      </w:del>
      <w:r w:rsidRPr="00EA6F4D">
        <w:rPr>
          <w:rFonts w:ascii="IRZar" w:hAnsi="IRZar" w:cs="B Lotus" w:hint="cs"/>
          <w:sz w:val="24"/>
          <w:szCs w:val="24"/>
          <w:rtl/>
          <w:lang w:bidi="fa-IR"/>
        </w:rPr>
        <w:t>شکل</w:t>
      </w:r>
      <w:del w:id="15367" w:author="Mehrnazi Boojari" w:date="2019-01-07T10:01:00Z">
        <w:r w:rsidRPr="00EA6F4D" w:rsidDel="00A31D6F">
          <w:rPr>
            <w:rFonts w:ascii="IRZar" w:hAnsi="IRZar" w:cs="B Lotus" w:hint="cs"/>
            <w:sz w:val="24"/>
            <w:szCs w:val="24"/>
            <w:rtl/>
            <w:lang w:bidi="fa-IR"/>
          </w:rPr>
          <w:delText xml:space="preserve"> کردن </w:delText>
        </w:r>
      </w:del>
      <w:ins w:id="15368" w:author="Mehrnazi Boojari" w:date="2019-01-07T10:01:00Z">
        <w:r w:rsidR="00A31D6F">
          <w:rPr>
            <w:rFonts w:ascii="IRZar" w:hAnsi="IRZar" w:cs="B Lotus" w:hint="cs"/>
            <w:sz w:val="24"/>
            <w:szCs w:val="24"/>
            <w:rtl/>
            <w:lang w:bidi="fa-IR"/>
          </w:rPr>
          <w:t xml:space="preserve">‌کردن </w:t>
        </w:r>
      </w:ins>
      <w:r w:rsidRPr="00EA6F4D">
        <w:rPr>
          <w:rFonts w:ascii="IRZar" w:hAnsi="IRZar" w:cs="B Lotus" w:hint="cs"/>
          <w:sz w:val="24"/>
          <w:szCs w:val="24"/>
          <w:rtl/>
          <w:lang w:bidi="fa-IR"/>
        </w:rPr>
        <w:t>مسکن موضوعی است که خود نشان از مدرن</w:t>
      </w:r>
      <w:del w:id="15369" w:author="Mehrnazi Boojari" w:date="2019-01-07T10:33:00Z">
        <w:r w:rsidRPr="00EA6F4D" w:rsidDel="006C73A5">
          <w:rPr>
            <w:rFonts w:ascii="IRZar" w:hAnsi="IRZar" w:cs="B Lotus" w:hint="cs"/>
            <w:sz w:val="24"/>
            <w:szCs w:val="24"/>
            <w:rtl/>
            <w:lang w:bidi="fa-IR"/>
          </w:rPr>
          <w:delText xml:space="preserve"> شدن </w:delText>
        </w:r>
      </w:del>
      <w:ins w:id="15370" w:author="Mehrnazi Boojari" w:date="2019-01-07T10:33:00Z">
        <w:r w:rsidR="006C73A5">
          <w:rPr>
            <w:rFonts w:ascii="IRZar" w:hAnsi="IRZar" w:cs="B Lotus" w:hint="cs"/>
            <w:sz w:val="24"/>
            <w:szCs w:val="24"/>
            <w:rtl/>
            <w:lang w:bidi="fa-IR"/>
          </w:rPr>
          <w:t xml:space="preserve">‌شدن </w:t>
        </w:r>
      </w:ins>
      <w:r w:rsidRPr="00EA6F4D">
        <w:rPr>
          <w:rFonts w:ascii="IRZar" w:hAnsi="IRZar" w:cs="B Lotus" w:hint="cs"/>
          <w:sz w:val="24"/>
          <w:szCs w:val="24"/>
          <w:rtl/>
          <w:lang w:bidi="fa-IR"/>
        </w:rPr>
        <w:t>و شهری</w:t>
      </w:r>
      <w:del w:id="15371" w:author="Mehrnazi Boojari" w:date="2019-01-07T10:33:00Z">
        <w:r w:rsidRPr="00EA6F4D" w:rsidDel="006C73A5">
          <w:rPr>
            <w:rFonts w:ascii="IRZar" w:hAnsi="IRZar" w:cs="B Lotus" w:hint="cs"/>
            <w:sz w:val="24"/>
            <w:szCs w:val="24"/>
            <w:rtl/>
            <w:lang w:bidi="fa-IR"/>
          </w:rPr>
          <w:delText xml:space="preserve"> شدن </w:delText>
        </w:r>
      </w:del>
      <w:ins w:id="15372" w:author="Mehrnazi Boojari" w:date="2019-01-07T10:33:00Z">
        <w:r w:rsidR="006C73A5">
          <w:rPr>
            <w:rFonts w:ascii="IRZar" w:hAnsi="IRZar" w:cs="B Lotus" w:hint="cs"/>
            <w:sz w:val="24"/>
            <w:szCs w:val="24"/>
            <w:rtl/>
            <w:lang w:bidi="fa-IR"/>
          </w:rPr>
          <w:t xml:space="preserve">‌شدن </w:t>
        </w:r>
      </w:ins>
      <w:del w:id="15373" w:author="Mehrnazi Boojari" w:date="2019-01-15T00:36:00Z">
        <w:r w:rsidRPr="00EA6F4D" w:rsidDel="006B32AF">
          <w:rPr>
            <w:rFonts w:ascii="IRZar" w:hAnsi="IRZar" w:cs="B Lotus" w:hint="cs"/>
            <w:sz w:val="24"/>
            <w:szCs w:val="24"/>
            <w:rtl/>
            <w:lang w:bidi="fa-IR"/>
          </w:rPr>
          <w:delText xml:space="preserve">دارد </w:delText>
        </w:r>
      </w:del>
      <w:ins w:id="15374" w:author="Mehrnazi Boojari" w:date="2019-01-15T00:36:00Z">
        <w:r w:rsidR="006B32AF" w:rsidRPr="00EA6F4D">
          <w:rPr>
            <w:rFonts w:ascii="IRZar" w:hAnsi="IRZar" w:cs="B Lotus" w:hint="cs"/>
            <w:sz w:val="24"/>
            <w:szCs w:val="24"/>
            <w:rtl/>
            <w:lang w:bidi="fa-IR"/>
          </w:rPr>
          <w:t>دارد</w:t>
        </w:r>
        <w:r w:rsidR="006B32AF">
          <w:rPr>
            <w:rFonts w:ascii="IRZar" w:hAnsi="IRZar" w:cs="B Lotus" w:hint="cs"/>
            <w:sz w:val="24"/>
            <w:szCs w:val="24"/>
            <w:rtl/>
            <w:lang w:bidi="fa-IR"/>
          </w:rPr>
          <w:t xml:space="preserve">، </w:t>
        </w:r>
      </w:ins>
      <w:r w:rsidRPr="00EA6F4D">
        <w:rPr>
          <w:rFonts w:ascii="IRZar" w:hAnsi="IRZar" w:cs="B Lotus" w:hint="cs"/>
          <w:sz w:val="24"/>
          <w:szCs w:val="24"/>
          <w:rtl/>
          <w:lang w:bidi="fa-IR"/>
        </w:rPr>
        <w:t>لذا در نوع ساخت مسکن و معماری نیز مساکن روستایی از نوع سنتی خود فاصله گرفته و به سمت مساکن مدرن و شهری پیش</w:t>
      </w:r>
      <w:del w:id="15375" w:author="Mehrnazi Boojari" w:date="2019-01-07T09:49:00Z">
        <w:r w:rsidRPr="00EA6F4D" w:rsidDel="006F7CCF">
          <w:rPr>
            <w:rFonts w:ascii="IRZar" w:hAnsi="IRZar" w:cs="B Lotus" w:hint="cs"/>
            <w:sz w:val="24"/>
            <w:szCs w:val="24"/>
            <w:rtl/>
            <w:lang w:bidi="fa-IR"/>
          </w:rPr>
          <w:delText xml:space="preserve"> می </w:delText>
        </w:r>
      </w:del>
      <w:ins w:id="15376"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رود. این موضوع آنچنان مهم است که در برخی از مناطق </w:t>
      </w:r>
      <w:del w:id="15377" w:author="Mehrnazi Boojari" w:date="2019-01-07T10:03:00Z">
        <w:r w:rsidRPr="00EA6F4D" w:rsidDel="00A31D6F">
          <w:rPr>
            <w:rFonts w:ascii="IRZar" w:hAnsi="IRZar" w:cs="B Lotus" w:hint="cs"/>
            <w:sz w:val="24"/>
            <w:szCs w:val="24"/>
            <w:rtl/>
            <w:lang w:bidi="fa-IR"/>
          </w:rPr>
          <w:delText>روستائی</w:delText>
        </w:r>
      </w:del>
      <w:ins w:id="15378" w:author="Mehrnazi Boojari" w:date="2019-01-07T10:03:00Z">
        <w:r w:rsidR="00A31D6F">
          <w:rPr>
            <w:rFonts w:ascii="IRZar" w:hAnsi="IRZar" w:cs="B Lotus" w:hint="cs"/>
            <w:sz w:val="24"/>
            <w:szCs w:val="24"/>
            <w:rtl/>
            <w:lang w:bidi="fa-IR"/>
          </w:rPr>
          <w:t>روستایی</w:t>
        </w:r>
      </w:ins>
      <w:r w:rsidRPr="00EA6F4D">
        <w:rPr>
          <w:rFonts w:ascii="IRZar" w:hAnsi="IRZar" w:cs="B Lotus" w:hint="cs"/>
          <w:sz w:val="24"/>
          <w:szCs w:val="24"/>
          <w:rtl/>
          <w:lang w:bidi="fa-IR"/>
        </w:rPr>
        <w:t>ان برای ارتقای موقعیت اجتماعی خود دو نوع مسکن ساخته</w:t>
      </w:r>
      <w:del w:id="15379" w:author="Mehrnazi Boojari" w:date="2019-01-07T10:35:00Z">
        <w:r w:rsidRPr="00EA6F4D" w:rsidDel="006C73A5">
          <w:rPr>
            <w:rFonts w:ascii="IRZar" w:hAnsi="IRZar" w:cs="B Lotus" w:hint="cs"/>
            <w:sz w:val="24"/>
            <w:szCs w:val="24"/>
            <w:rtl/>
            <w:lang w:bidi="fa-IR"/>
          </w:rPr>
          <w:delText xml:space="preserve"> اند </w:delText>
        </w:r>
      </w:del>
      <w:ins w:id="15380" w:author="Mehrnazi Boojari" w:date="2019-01-07T10:35:00Z">
        <w:r w:rsidR="006C73A5">
          <w:rPr>
            <w:rFonts w:ascii="IRZar" w:hAnsi="IRZar" w:cs="B Lotus" w:hint="cs"/>
            <w:sz w:val="24"/>
            <w:szCs w:val="24"/>
            <w:rtl/>
            <w:lang w:bidi="fa-IR"/>
          </w:rPr>
          <w:t xml:space="preserve">‌اند </w:t>
        </w:r>
      </w:ins>
      <w:r w:rsidRPr="00EA6F4D">
        <w:rPr>
          <w:rFonts w:ascii="IRZar" w:hAnsi="IRZar" w:cs="B Lotus" w:hint="cs"/>
          <w:sz w:val="24"/>
          <w:szCs w:val="24"/>
          <w:rtl/>
          <w:lang w:bidi="fa-IR"/>
        </w:rPr>
        <w:t xml:space="preserve">که نوع اول که سنتی است و گرایشات روستایی دارد محل زندگی خود خانواده </w:t>
      </w:r>
      <w:del w:id="15381" w:author="Mehrnazi Boojari" w:date="2019-01-15T00:38:00Z">
        <w:r w:rsidRPr="00EA6F4D" w:rsidDel="006B32AF">
          <w:rPr>
            <w:rFonts w:ascii="IRZar" w:hAnsi="IRZar" w:cs="B Lotus" w:hint="cs"/>
            <w:sz w:val="24"/>
            <w:szCs w:val="24"/>
            <w:rtl/>
            <w:lang w:bidi="fa-IR"/>
          </w:rPr>
          <w:delText xml:space="preserve">بوده </w:delText>
        </w:r>
      </w:del>
      <w:ins w:id="15382" w:author="Mehrnazi Boojari" w:date="2019-01-15T00:38:00Z">
        <w:r w:rsidR="006B32AF">
          <w:rPr>
            <w:rFonts w:ascii="IRZar" w:hAnsi="IRZar" w:cs="B Lotus" w:hint="cs"/>
            <w:sz w:val="24"/>
            <w:szCs w:val="24"/>
            <w:rtl/>
            <w:lang w:bidi="fa-IR"/>
          </w:rPr>
          <w:t>است</w:t>
        </w:r>
        <w:r w:rsidR="006B32AF" w:rsidRPr="00EA6F4D">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و نوع دوم برای پذیرایی از میهمانان که </w:t>
      </w:r>
      <w:del w:id="15383" w:author="Mehrnazi Boojari" w:date="2019-01-15T00:39:00Z">
        <w:r w:rsidRPr="00EA6F4D" w:rsidDel="006B32AF">
          <w:rPr>
            <w:rFonts w:ascii="IRZar" w:hAnsi="IRZar" w:cs="B Lotus" w:hint="cs"/>
            <w:sz w:val="24"/>
            <w:szCs w:val="24"/>
            <w:rtl/>
            <w:lang w:bidi="fa-IR"/>
          </w:rPr>
          <w:delText xml:space="preserve">عمده </w:delText>
        </w:r>
      </w:del>
      <w:ins w:id="15384" w:author="Mehrnazi Boojari" w:date="2019-01-15T00:39:00Z">
        <w:r w:rsidR="006B32AF">
          <w:rPr>
            <w:rFonts w:ascii="IRZar" w:hAnsi="IRZar" w:cs="B Lotus" w:hint="cs"/>
            <w:sz w:val="24"/>
            <w:szCs w:val="24"/>
            <w:rtl/>
            <w:lang w:bidi="fa-IR"/>
          </w:rPr>
          <w:t>اغلب</w:t>
        </w:r>
        <w:r w:rsidR="006B32AF" w:rsidRPr="00EA6F4D">
          <w:rPr>
            <w:rFonts w:ascii="IRZar" w:hAnsi="IRZar" w:cs="B Lotus" w:hint="cs"/>
            <w:sz w:val="24"/>
            <w:szCs w:val="24"/>
            <w:rtl/>
            <w:lang w:bidi="fa-IR"/>
          </w:rPr>
          <w:t xml:space="preserve"> </w:t>
        </w:r>
      </w:ins>
      <w:r w:rsidRPr="00EA6F4D">
        <w:rPr>
          <w:rFonts w:ascii="IRZar" w:hAnsi="IRZar" w:cs="B Lotus" w:hint="cs"/>
          <w:sz w:val="24"/>
          <w:szCs w:val="24"/>
          <w:rtl/>
          <w:lang w:bidi="fa-IR"/>
        </w:rPr>
        <w:t>شهری هستند استفاده</w:t>
      </w:r>
      <w:del w:id="15385" w:author="Mehrnazi Boojari" w:date="2019-01-07T09:49:00Z">
        <w:r w:rsidRPr="00EA6F4D" w:rsidDel="006F7CCF">
          <w:rPr>
            <w:rFonts w:ascii="IRZar" w:hAnsi="IRZar" w:cs="B Lotus" w:hint="cs"/>
            <w:sz w:val="24"/>
            <w:szCs w:val="24"/>
            <w:rtl/>
            <w:lang w:bidi="fa-IR"/>
          </w:rPr>
          <w:delText xml:space="preserve"> می </w:delText>
        </w:r>
      </w:del>
      <w:ins w:id="15386"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شود</w:t>
      </w:r>
      <w:del w:id="15387" w:author="Mehrnazi Boojari" w:date="2019-01-07T09:53:00Z">
        <w:r w:rsidRPr="00EA6F4D" w:rsidDel="006F7CCF">
          <w:rPr>
            <w:rFonts w:ascii="IRZar" w:hAnsi="IRZar" w:cs="B Lotus" w:hint="cs"/>
            <w:sz w:val="24"/>
            <w:szCs w:val="24"/>
            <w:rtl/>
            <w:lang w:bidi="fa-IR"/>
          </w:rPr>
          <w:delText xml:space="preserve"> . </w:delText>
        </w:r>
      </w:del>
      <w:ins w:id="15388" w:author="Mehrnazi Boojari" w:date="2019-01-07T09:53:00Z">
        <w:r w:rsidR="006F7CCF">
          <w:rPr>
            <w:rFonts w:ascii="IRZar" w:hAnsi="IRZar" w:cs="B Lotus" w:hint="cs"/>
            <w:sz w:val="24"/>
            <w:szCs w:val="24"/>
            <w:rtl/>
            <w:lang w:bidi="fa-IR"/>
          </w:rPr>
          <w:t xml:space="preserve">. </w:t>
        </w:r>
      </w:ins>
      <w:r w:rsidRPr="00EA6F4D">
        <w:rPr>
          <w:rFonts w:ascii="IRZar" w:hAnsi="IRZar" w:cs="B Lotus" w:hint="cs"/>
          <w:sz w:val="24"/>
          <w:szCs w:val="24"/>
          <w:rtl/>
          <w:lang w:bidi="fa-IR"/>
        </w:rPr>
        <w:t>با محور قرار</w:t>
      </w:r>
      <w:ins w:id="15389" w:author="Mehrnazi Boojari" w:date="2019-01-15T00:39:00Z">
        <w:r w:rsidR="006B32AF">
          <w:rPr>
            <w:rFonts w:ascii="IRZar" w:hAnsi="IRZar" w:cs="B Lotus" w:hint="cs"/>
            <w:sz w:val="24"/>
            <w:szCs w:val="24"/>
            <w:rtl/>
            <w:lang w:bidi="fa-IR"/>
          </w:rPr>
          <w:t xml:space="preserve"> </w:t>
        </w:r>
      </w:ins>
      <w:r w:rsidRPr="00EA6F4D">
        <w:rPr>
          <w:rFonts w:ascii="IRZar" w:hAnsi="IRZar" w:cs="B Lotus" w:hint="cs"/>
          <w:sz w:val="24"/>
          <w:szCs w:val="24"/>
          <w:rtl/>
          <w:lang w:bidi="fa-IR"/>
        </w:rPr>
        <w:t>دادن حوزه</w:t>
      </w:r>
      <w:del w:id="15390" w:author="Mehrnazi Boojari" w:date="2019-01-07T09:46:00Z">
        <w:r w:rsidRPr="00EA6F4D" w:rsidDel="006F7CCF">
          <w:rPr>
            <w:rFonts w:ascii="IRZar" w:hAnsi="IRZar" w:cs="B Lotus" w:hint="cs"/>
            <w:sz w:val="24"/>
            <w:szCs w:val="24"/>
            <w:rtl/>
            <w:lang w:bidi="fa-IR"/>
          </w:rPr>
          <w:delText xml:space="preserve"> های </w:delText>
        </w:r>
      </w:del>
      <w:ins w:id="15391"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تعریف</w:t>
      </w:r>
      <w:ins w:id="15392" w:author="Mehrnazi Boojari" w:date="2019-01-15T00:39:00Z">
        <w:r w:rsidR="006B32AF">
          <w:rPr>
            <w:rFonts w:ascii="IRZar" w:hAnsi="IRZar" w:cs="B Nazanin" w:hint="cs"/>
            <w:sz w:val="24"/>
            <w:szCs w:val="24"/>
            <w:rtl/>
            <w:lang w:bidi="fa-IR"/>
          </w:rPr>
          <w:t>‌</w:t>
        </w:r>
      </w:ins>
      <w:del w:id="15393" w:author="Mehrnazi Boojari" w:date="2019-01-15T00:39:00Z">
        <w:r w:rsidRPr="00EA6F4D" w:rsidDel="006B32AF">
          <w:rPr>
            <w:rFonts w:ascii="IRZar" w:hAnsi="IRZar" w:cs="B Lotus" w:hint="cs"/>
            <w:sz w:val="24"/>
            <w:szCs w:val="24"/>
            <w:rtl/>
            <w:lang w:bidi="fa-IR"/>
          </w:rPr>
          <w:delText xml:space="preserve"> </w:delText>
        </w:r>
      </w:del>
      <w:r w:rsidRPr="00EA6F4D">
        <w:rPr>
          <w:rFonts w:ascii="IRZar" w:hAnsi="IRZar" w:cs="B Lotus" w:hint="cs"/>
          <w:sz w:val="24"/>
          <w:szCs w:val="24"/>
          <w:rtl/>
          <w:lang w:bidi="fa-IR"/>
        </w:rPr>
        <w:t>شده در فصل سوم برای هر یک</w:t>
      </w:r>
      <w:del w:id="15394" w:author="Mehrnazi Boojari" w:date="2019-01-07T09:59:00Z">
        <w:r w:rsidRPr="00EA6F4D" w:rsidDel="00A31D6F">
          <w:rPr>
            <w:rFonts w:ascii="IRZar" w:hAnsi="IRZar" w:cs="B Lotus" w:hint="cs"/>
            <w:sz w:val="24"/>
            <w:szCs w:val="24"/>
            <w:rtl/>
            <w:lang w:bidi="fa-IR"/>
          </w:rPr>
          <w:delText xml:space="preserve">  </w:delText>
        </w:r>
      </w:del>
      <w:ins w:id="15395" w:author="Mehrnazi Boojari" w:date="2019-01-07T09:59:00Z">
        <w:r w:rsidR="00A31D6F">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از عوامل، </w:t>
      </w:r>
      <w:del w:id="15396" w:author="Mehrnazi Boojari" w:date="2019-01-07T09:45:00Z">
        <w:r w:rsidRPr="00EA6F4D" w:rsidDel="006F7CCF">
          <w:rPr>
            <w:rFonts w:ascii="IRZar" w:hAnsi="IRZar" w:cs="B Lotus" w:hint="cs"/>
            <w:sz w:val="24"/>
            <w:szCs w:val="24"/>
            <w:rtl/>
            <w:lang w:bidi="fa-IR"/>
          </w:rPr>
          <w:delText>راه حل</w:delText>
        </w:r>
      </w:del>
      <w:ins w:id="15397" w:author="Mehrnazi Boojari" w:date="2019-01-07T09:45:00Z">
        <w:r w:rsidR="006F7CCF">
          <w:rPr>
            <w:rFonts w:ascii="IRZar" w:hAnsi="IRZar" w:cs="B Lotus" w:hint="cs"/>
            <w:sz w:val="24"/>
            <w:szCs w:val="24"/>
            <w:rtl/>
            <w:lang w:bidi="fa-IR"/>
          </w:rPr>
          <w:t>راه‌حل</w:t>
        </w:r>
      </w:ins>
      <w:del w:id="15398" w:author="Mehrnazi Boojari" w:date="2019-01-07T09:46:00Z">
        <w:r w:rsidRPr="00EA6F4D" w:rsidDel="006F7CCF">
          <w:rPr>
            <w:rFonts w:ascii="IRZar" w:hAnsi="IRZar" w:cs="B Lotus" w:hint="cs"/>
            <w:sz w:val="24"/>
            <w:szCs w:val="24"/>
            <w:rtl/>
            <w:lang w:bidi="fa-IR"/>
          </w:rPr>
          <w:delText xml:space="preserve"> های </w:delText>
        </w:r>
      </w:del>
      <w:ins w:id="15399"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پیشنهادی نیز بر این حوزه سوار</w:t>
      </w:r>
      <w:del w:id="15400" w:author="Mehrnazi Boojari" w:date="2019-01-07T09:49:00Z">
        <w:r w:rsidRPr="00EA6F4D" w:rsidDel="006F7CCF">
          <w:rPr>
            <w:rFonts w:ascii="IRZar" w:hAnsi="IRZar" w:cs="B Lotus" w:hint="cs"/>
            <w:sz w:val="24"/>
            <w:szCs w:val="24"/>
            <w:rtl/>
            <w:lang w:bidi="fa-IR"/>
          </w:rPr>
          <w:delText xml:space="preserve"> می </w:delText>
        </w:r>
      </w:del>
      <w:ins w:id="15401" w:author="Mehrnazi Boojari" w:date="2019-01-07T09:49:00Z">
        <w:r w:rsidR="006F7CCF">
          <w:rPr>
            <w:rFonts w:ascii="IRZar" w:hAnsi="IRZar" w:cs="B Lotus" w:hint="cs"/>
            <w:sz w:val="24"/>
            <w:szCs w:val="24"/>
            <w:rtl/>
            <w:lang w:bidi="fa-IR"/>
          </w:rPr>
          <w:t xml:space="preserve"> </w:t>
        </w:r>
      </w:ins>
      <w:del w:id="15402" w:author="Mehrnazi Boojari" w:date="2019-01-07T22:44:00Z">
        <w:r w:rsidRPr="00EA6F4D" w:rsidDel="00BF4CE5">
          <w:rPr>
            <w:rFonts w:ascii="IRZar" w:hAnsi="IRZar" w:cs="B Lotus" w:hint="cs"/>
            <w:sz w:val="24"/>
            <w:szCs w:val="24"/>
            <w:rtl/>
            <w:lang w:bidi="fa-IR"/>
          </w:rPr>
          <w:delText>شوند</w:delText>
        </w:r>
      </w:del>
      <w:ins w:id="15403" w:author="Mehrnazi Boojari" w:date="2019-01-07T22:44:00Z">
        <w:r w:rsidR="00BF4CE5">
          <w:rPr>
            <w:rFonts w:ascii="IRZar" w:hAnsi="IRZar" w:cs="B Lotus" w:hint="cs"/>
            <w:sz w:val="24"/>
            <w:szCs w:val="24"/>
            <w:rtl/>
            <w:lang w:bidi="fa-IR"/>
          </w:rPr>
          <w:t>می‌شوند</w:t>
        </w:r>
      </w:ins>
      <w:r w:rsidRPr="00EA6F4D">
        <w:rPr>
          <w:rFonts w:ascii="IRZar" w:hAnsi="IRZar" w:cs="B Lotus" w:hint="cs"/>
          <w:sz w:val="24"/>
          <w:szCs w:val="24"/>
          <w:rtl/>
          <w:lang w:bidi="fa-IR"/>
        </w:rPr>
        <w:t xml:space="preserve">. </w:t>
      </w:r>
    </w:p>
    <w:p w14:paraId="79604550" w14:textId="77777777" w:rsidR="00EA6F4D" w:rsidRPr="00EA6F4D" w:rsidRDefault="00EA6F4D" w:rsidP="00EA6F4D">
      <w:pPr>
        <w:pStyle w:val="Heading4"/>
        <w:rPr>
          <w:rtl/>
        </w:rPr>
      </w:pPr>
      <w:bookmarkStart w:id="15404" w:name="_Toc531474948"/>
      <w:bookmarkStart w:id="15405" w:name="_Toc531475012"/>
      <w:bookmarkStart w:id="15406" w:name="_Toc533781275"/>
      <w:bookmarkStart w:id="15407" w:name="_Toc533782231"/>
      <w:del w:id="15408" w:author="Mehrnazi Boojari" w:date="2019-01-07T09:45:00Z">
        <w:r w:rsidRPr="00EA6F4D" w:rsidDel="006F7CCF">
          <w:rPr>
            <w:rFonts w:hint="cs"/>
            <w:rtl/>
          </w:rPr>
          <w:delText>راه حل</w:delText>
        </w:r>
      </w:del>
      <w:ins w:id="15409" w:author="Mehrnazi Boojari" w:date="2019-01-07T09:45:00Z">
        <w:r w:rsidR="006F7CCF">
          <w:rPr>
            <w:rFonts w:hint="cs"/>
            <w:rtl/>
          </w:rPr>
          <w:t>راه‌حل</w:t>
        </w:r>
      </w:ins>
      <w:del w:id="15410" w:author="Mehrnazi Boojari" w:date="2019-01-07T09:46:00Z">
        <w:r w:rsidRPr="00EA6F4D" w:rsidDel="006F7CCF">
          <w:rPr>
            <w:rFonts w:hint="cs"/>
            <w:rtl/>
          </w:rPr>
          <w:delText xml:space="preserve"> های </w:delText>
        </w:r>
      </w:del>
      <w:ins w:id="15411" w:author="Mehrnazi Boojari" w:date="2019-01-07T09:46:00Z">
        <w:r w:rsidR="006F7CCF">
          <w:rPr>
            <w:rFonts w:hint="cs"/>
            <w:rtl/>
          </w:rPr>
          <w:t xml:space="preserve">‌های </w:t>
        </w:r>
      </w:ins>
      <w:r w:rsidRPr="00EA6F4D">
        <w:rPr>
          <w:rFonts w:hint="cs"/>
          <w:rtl/>
        </w:rPr>
        <w:t>حوزه تقنینی</w:t>
      </w:r>
      <w:bookmarkEnd w:id="15404"/>
      <w:bookmarkEnd w:id="15405"/>
      <w:bookmarkEnd w:id="15406"/>
      <w:bookmarkEnd w:id="15407"/>
      <w:r w:rsidRPr="00EA6F4D">
        <w:rPr>
          <w:rFonts w:hint="cs"/>
          <w:rtl/>
        </w:rPr>
        <w:t xml:space="preserve"> </w:t>
      </w:r>
    </w:p>
    <w:p w14:paraId="7D4FFAC8" w14:textId="77777777" w:rsidR="00EA6F4D" w:rsidRPr="00EA6F4D" w:rsidRDefault="00EA6F4D" w:rsidP="006B32AF">
      <w:pPr>
        <w:bidi/>
        <w:ind w:firstLine="227"/>
        <w:jc w:val="both"/>
        <w:rPr>
          <w:rFonts w:ascii="IRZar" w:hAnsi="IRZar" w:cs="B Lotus"/>
          <w:sz w:val="24"/>
          <w:szCs w:val="24"/>
          <w:rtl/>
          <w:lang w:bidi="fa-IR"/>
        </w:rPr>
      </w:pPr>
      <w:del w:id="15412" w:author="Mehrnazi Boojari" w:date="2019-01-15T00:45:00Z">
        <w:r w:rsidRPr="00EA6F4D" w:rsidDel="006B32AF">
          <w:rPr>
            <w:rFonts w:ascii="IRZar" w:hAnsi="IRZar" w:cs="B Lotus" w:hint="cs"/>
            <w:sz w:val="24"/>
            <w:szCs w:val="24"/>
            <w:rtl/>
            <w:lang w:bidi="fa-IR"/>
          </w:rPr>
          <w:delText xml:space="preserve">آنچه </w:delText>
        </w:r>
      </w:del>
      <w:ins w:id="15413" w:author="Mehrnazi Boojari" w:date="2019-01-15T00:45:00Z">
        <w:r w:rsidR="006B32AF">
          <w:rPr>
            <w:rFonts w:ascii="IRZar" w:hAnsi="IRZar" w:cs="B Lotus" w:hint="cs"/>
            <w:sz w:val="24"/>
            <w:szCs w:val="24"/>
            <w:rtl/>
            <w:lang w:bidi="fa-IR"/>
          </w:rPr>
          <w:t>موارد ذیل را</w:t>
        </w:r>
        <w:r w:rsidR="006B32AF" w:rsidRPr="00EA6F4D">
          <w:rPr>
            <w:rFonts w:ascii="IRZar" w:hAnsi="IRZar" w:cs="B Lotus" w:hint="cs"/>
            <w:sz w:val="24"/>
            <w:szCs w:val="24"/>
            <w:rtl/>
            <w:lang w:bidi="fa-IR"/>
          </w:rPr>
          <w:t xml:space="preserve"> </w:t>
        </w:r>
      </w:ins>
      <w:r w:rsidRPr="00EA6F4D">
        <w:rPr>
          <w:rFonts w:ascii="IRZar" w:hAnsi="IRZar" w:cs="B Lotus" w:hint="cs"/>
          <w:sz w:val="24"/>
          <w:szCs w:val="24"/>
          <w:rtl/>
          <w:lang w:bidi="fa-IR"/>
        </w:rPr>
        <w:t>در عامل نفوذ فرهنگ شهرنشینی در حوزه تقنین به معنای وضع و ترم</w:t>
      </w:r>
      <w:r w:rsidR="002749F0">
        <w:rPr>
          <w:rFonts w:ascii="IRZar" w:hAnsi="IRZar" w:cs="B Lotus" w:hint="cs"/>
          <w:sz w:val="24"/>
          <w:szCs w:val="24"/>
          <w:rtl/>
          <w:lang w:bidi="fa-IR"/>
        </w:rPr>
        <w:t>یم قانون برای پیشبرد حل عامل می</w:t>
      </w:r>
      <w:ins w:id="15414" w:author="Mehrnazi Boojari" w:date="2019-01-15T00:45:00Z">
        <w:r w:rsidR="006B32AF">
          <w:rPr>
            <w:rFonts w:ascii="IRZar" w:hAnsi="IRZar" w:cs="B Nazanin" w:hint="cs"/>
            <w:sz w:val="24"/>
            <w:szCs w:val="24"/>
            <w:rtl/>
            <w:lang w:bidi="fa-IR"/>
          </w:rPr>
          <w:t>‌</w:t>
        </w:r>
      </w:ins>
      <w:r w:rsidR="002749F0">
        <w:rPr>
          <w:rFonts w:ascii="IRZar" w:hAnsi="IRZar" w:cs="B Lotus" w:hint="cs"/>
          <w:sz w:val="24"/>
          <w:szCs w:val="24"/>
          <w:rtl/>
          <w:lang w:bidi="fa-IR"/>
        </w:rPr>
        <w:t xml:space="preserve">توان </w:t>
      </w:r>
      <w:del w:id="15415" w:author="Mehrnazi Boojari" w:date="2019-01-15T00:45:00Z">
        <w:r w:rsidR="002749F0" w:rsidDel="006B32AF">
          <w:rPr>
            <w:rFonts w:ascii="IRZar" w:hAnsi="IRZar" w:cs="B Lotus" w:hint="cs"/>
            <w:sz w:val="24"/>
            <w:szCs w:val="24"/>
            <w:rtl/>
            <w:lang w:bidi="fa-IR"/>
          </w:rPr>
          <w:delText>گفت</w:delText>
        </w:r>
      </w:del>
      <w:ins w:id="15416" w:author="Mehrnazi Boojari" w:date="2019-01-15T00:45:00Z">
        <w:r w:rsidR="006B32AF">
          <w:rPr>
            <w:rFonts w:ascii="IRZar" w:hAnsi="IRZar" w:cs="B Lotus" w:hint="cs"/>
            <w:sz w:val="24"/>
            <w:szCs w:val="24"/>
            <w:rtl/>
            <w:lang w:bidi="fa-IR"/>
          </w:rPr>
          <w:t>برشمرد</w:t>
        </w:r>
      </w:ins>
      <w:del w:id="15417" w:author="Mehrnazi Boojari" w:date="2019-01-15T00:45:00Z">
        <w:r w:rsidR="002749F0" w:rsidDel="006B32AF">
          <w:rPr>
            <w:rFonts w:ascii="IRZar" w:hAnsi="IRZar" w:cs="B Lotus" w:hint="cs"/>
            <w:sz w:val="24"/>
            <w:szCs w:val="24"/>
            <w:rtl/>
            <w:lang w:bidi="fa-IR"/>
          </w:rPr>
          <w:delText xml:space="preserve"> عبارتند‌از</w:delText>
        </w:r>
      </w:del>
      <w:r w:rsidRPr="00EA6F4D">
        <w:rPr>
          <w:rFonts w:ascii="IRZar" w:hAnsi="IRZar" w:cs="B Lotus" w:hint="cs"/>
          <w:sz w:val="24"/>
          <w:szCs w:val="24"/>
          <w:rtl/>
          <w:lang w:bidi="fa-IR"/>
        </w:rPr>
        <w:t>:</w:t>
      </w:r>
    </w:p>
    <w:p w14:paraId="0054BA14" w14:textId="77777777" w:rsidR="00EA6F4D" w:rsidRPr="00EA6F4D" w:rsidRDefault="00EA6F4D" w:rsidP="00EA6F4D">
      <w:pPr>
        <w:pStyle w:val="Heading5"/>
        <w:rPr>
          <w:rtl/>
        </w:rPr>
      </w:pPr>
      <w:bookmarkStart w:id="15418" w:name="_Toc531474949"/>
      <w:bookmarkStart w:id="15419" w:name="_Toc531475013"/>
      <w:bookmarkStart w:id="15420" w:name="_Toc533781276"/>
      <w:bookmarkStart w:id="15421" w:name="_Toc533782232"/>
      <w:r w:rsidRPr="00EA6F4D">
        <w:rPr>
          <w:rFonts w:hint="cs"/>
          <w:rtl/>
        </w:rPr>
        <w:t>تدوین منشور حقوق روستانشینی</w:t>
      </w:r>
      <w:bookmarkEnd w:id="15418"/>
      <w:bookmarkEnd w:id="15419"/>
      <w:bookmarkEnd w:id="15420"/>
      <w:bookmarkEnd w:id="15421"/>
      <w:del w:id="15422" w:author="Mehrnazi Boojari" w:date="2019-01-07T09:59:00Z">
        <w:r w:rsidRPr="00EA6F4D" w:rsidDel="00A31D6F">
          <w:rPr>
            <w:rFonts w:hint="cs"/>
            <w:rtl/>
          </w:rPr>
          <w:delText xml:space="preserve">  </w:delText>
        </w:r>
      </w:del>
      <w:ins w:id="15423" w:author="Mehrnazi Boojari" w:date="2019-01-07T09:59:00Z">
        <w:r w:rsidR="00A31D6F">
          <w:rPr>
            <w:rFonts w:hint="cs"/>
            <w:rtl/>
          </w:rPr>
          <w:t xml:space="preserve"> </w:t>
        </w:r>
      </w:ins>
    </w:p>
    <w:p w14:paraId="4D7348A3" w14:textId="1AF03CBA" w:rsidR="00EA6F4D" w:rsidRPr="00EA6F4D" w:rsidRDefault="00EA6F4D" w:rsidP="00EC0015">
      <w:pPr>
        <w:bidi/>
        <w:ind w:firstLine="227"/>
        <w:jc w:val="both"/>
        <w:rPr>
          <w:rFonts w:ascii="IRZar" w:hAnsi="IRZar" w:cs="B Lotus"/>
          <w:sz w:val="24"/>
          <w:szCs w:val="24"/>
          <w:rtl/>
          <w:lang w:bidi="fa-IR"/>
        </w:rPr>
      </w:pPr>
      <w:r w:rsidRPr="00EA6F4D">
        <w:rPr>
          <w:rFonts w:ascii="IRZar" w:hAnsi="IRZar" w:cs="B Lotus" w:hint="cs"/>
          <w:sz w:val="24"/>
          <w:szCs w:val="24"/>
          <w:rtl/>
          <w:lang w:bidi="fa-IR"/>
        </w:rPr>
        <w:t>برای جلوگیری از نفوذ فرهنگ شهرنشینی به روستا، اولین کار</w:t>
      </w:r>
      <w:del w:id="15424" w:author="Mehrnazi Boojari" w:date="2019-01-15T00:46:00Z">
        <w:r w:rsidRPr="00EA6F4D" w:rsidDel="00620B67">
          <w:rPr>
            <w:rFonts w:ascii="IRZar" w:hAnsi="IRZar" w:cs="B Lotus" w:hint="cs"/>
            <w:sz w:val="24"/>
            <w:szCs w:val="24"/>
            <w:rtl/>
            <w:lang w:bidi="fa-IR"/>
          </w:rPr>
          <w:delText>؛</w:delText>
        </w:r>
      </w:del>
      <w:r w:rsidRPr="00EA6F4D">
        <w:rPr>
          <w:rFonts w:ascii="IRZar" w:hAnsi="IRZar" w:cs="B Lotus" w:hint="cs"/>
          <w:sz w:val="24"/>
          <w:szCs w:val="24"/>
          <w:rtl/>
          <w:lang w:bidi="fa-IR"/>
        </w:rPr>
        <w:t xml:space="preserve"> تدوین منشور روستانشینی است. مطرح</w:t>
      </w:r>
      <w:del w:id="15425" w:author="Mehrnazi Boojari" w:date="2019-01-07T10:01:00Z">
        <w:r w:rsidRPr="00EA6F4D" w:rsidDel="00A31D6F">
          <w:rPr>
            <w:rFonts w:ascii="IRZar" w:hAnsi="IRZar" w:cs="B Lotus" w:hint="cs"/>
            <w:sz w:val="24"/>
            <w:szCs w:val="24"/>
            <w:rtl/>
            <w:lang w:bidi="fa-IR"/>
          </w:rPr>
          <w:delText xml:space="preserve"> کردن </w:delText>
        </w:r>
      </w:del>
      <w:ins w:id="15426" w:author="Mehrnazi Boojari" w:date="2019-01-07T10:01:00Z">
        <w:r w:rsidR="00A31D6F">
          <w:rPr>
            <w:rFonts w:ascii="IRZar" w:hAnsi="IRZar" w:cs="B Lotus" w:hint="cs"/>
            <w:sz w:val="24"/>
            <w:szCs w:val="24"/>
            <w:rtl/>
            <w:lang w:bidi="fa-IR"/>
          </w:rPr>
          <w:t xml:space="preserve">‌کردن </w:t>
        </w:r>
      </w:ins>
      <w:r w:rsidRPr="00EA6F4D">
        <w:rPr>
          <w:rFonts w:ascii="IRZar" w:hAnsi="IRZar" w:cs="B Lotus" w:hint="cs"/>
          <w:sz w:val="24"/>
          <w:szCs w:val="24"/>
          <w:rtl/>
          <w:lang w:bidi="fa-IR"/>
        </w:rPr>
        <w:t xml:space="preserve">حقوق شهروندی در کشور بیشتر بر ساکنان شهر تمرکز کرده و از ساکنان روستا غفلت </w:t>
      </w:r>
      <w:del w:id="15427" w:author="Mehrnazi Boojari" w:date="2019-01-15T00:46:00Z">
        <w:r w:rsidRPr="00EA6F4D" w:rsidDel="00620B67">
          <w:rPr>
            <w:rFonts w:ascii="IRZar" w:hAnsi="IRZar" w:cs="B Lotus" w:hint="cs"/>
            <w:sz w:val="24"/>
            <w:szCs w:val="24"/>
            <w:rtl/>
            <w:lang w:bidi="fa-IR"/>
          </w:rPr>
          <w:delText xml:space="preserve">ورزیده </w:delText>
        </w:r>
      </w:del>
      <w:ins w:id="15428" w:author="Mehrnazi Boojari" w:date="2019-01-15T00:46:00Z">
        <w:r w:rsidR="00620B67">
          <w:rPr>
            <w:rFonts w:ascii="IRZar" w:hAnsi="IRZar" w:cs="B Lotus" w:hint="cs"/>
            <w:sz w:val="24"/>
            <w:szCs w:val="24"/>
            <w:rtl/>
            <w:lang w:bidi="fa-IR"/>
          </w:rPr>
          <w:t>کر</w:t>
        </w:r>
        <w:r w:rsidR="00620B67" w:rsidRPr="00EA6F4D">
          <w:rPr>
            <w:rFonts w:ascii="IRZar" w:hAnsi="IRZar" w:cs="B Lotus" w:hint="cs"/>
            <w:sz w:val="24"/>
            <w:szCs w:val="24"/>
            <w:rtl/>
            <w:lang w:bidi="fa-IR"/>
          </w:rPr>
          <w:t xml:space="preserve">ده </w:t>
        </w:r>
      </w:ins>
      <w:r w:rsidRPr="00EA6F4D">
        <w:rPr>
          <w:rFonts w:ascii="IRZar" w:hAnsi="IRZar" w:cs="B Lotus" w:hint="cs"/>
          <w:sz w:val="24"/>
          <w:szCs w:val="24"/>
          <w:rtl/>
          <w:lang w:bidi="fa-IR"/>
        </w:rPr>
        <w:t xml:space="preserve">است و این خود </w:t>
      </w:r>
      <w:del w:id="15429" w:author="Mehrnazi Boojari" w:date="2019-01-07T11:02:00Z">
        <w:r w:rsidRPr="00EA6F4D" w:rsidDel="00DB081F">
          <w:rPr>
            <w:rFonts w:ascii="IRZar" w:hAnsi="IRZar" w:cs="B Lotus" w:hint="cs"/>
            <w:sz w:val="24"/>
            <w:szCs w:val="24"/>
            <w:rtl/>
            <w:lang w:bidi="fa-IR"/>
          </w:rPr>
          <w:delText>باعث</w:delText>
        </w:r>
      </w:del>
      <w:ins w:id="15430" w:author="Mehrnazi Boojari" w:date="2019-01-07T11:02:00Z">
        <w:r w:rsidR="00DB081F">
          <w:rPr>
            <w:rFonts w:ascii="IRZar" w:hAnsi="IRZar" w:cs="B Lotus" w:hint="cs"/>
            <w:sz w:val="24"/>
            <w:szCs w:val="24"/>
            <w:rtl/>
            <w:lang w:bidi="fa-IR"/>
          </w:rPr>
          <w:t>سبب</w:t>
        </w:r>
      </w:ins>
      <w:r w:rsidRPr="00EA6F4D">
        <w:rPr>
          <w:rFonts w:ascii="IRZar" w:hAnsi="IRZar" w:cs="B Lotus" w:hint="cs"/>
          <w:sz w:val="24"/>
          <w:szCs w:val="24"/>
          <w:rtl/>
          <w:lang w:bidi="fa-IR"/>
        </w:rPr>
        <w:t xml:space="preserve"> </w:t>
      </w:r>
      <w:ins w:id="15431" w:author="Mehrnazi Boojari" w:date="2019-01-15T00:46:00Z">
        <w:r w:rsidR="00620B67">
          <w:rPr>
            <w:rFonts w:ascii="IRZar" w:hAnsi="IRZar" w:cs="B Nazanin" w:hint="cs"/>
            <w:sz w:val="24"/>
            <w:szCs w:val="24"/>
            <w:rtl/>
            <w:lang w:bidi="fa-IR"/>
          </w:rPr>
          <w:t>‌</w:t>
        </w:r>
      </w:ins>
      <w:del w:id="15432" w:author="Mehrnazi Boojari" w:date="2019-01-15T00:46:00Z">
        <w:r w:rsidRPr="00EA6F4D" w:rsidDel="00620B67">
          <w:rPr>
            <w:rFonts w:ascii="IRZar" w:hAnsi="IRZar" w:cs="B Lotus" w:hint="cs"/>
            <w:sz w:val="24"/>
            <w:szCs w:val="24"/>
            <w:rtl/>
            <w:lang w:bidi="fa-IR"/>
          </w:rPr>
          <w:delText xml:space="preserve">به </w:delText>
        </w:r>
      </w:del>
      <w:r w:rsidRPr="00EA6F4D">
        <w:rPr>
          <w:rFonts w:ascii="IRZar" w:hAnsi="IRZar" w:cs="B Lotus" w:hint="cs"/>
          <w:sz w:val="24"/>
          <w:szCs w:val="24"/>
          <w:rtl/>
          <w:lang w:bidi="fa-IR"/>
        </w:rPr>
        <w:t>کنار</w:t>
      </w:r>
      <w:ins w:id="15433" w:author="Mehrnazi Boojari" w:date="2019-01-15T00:46:00Z">
        <w:r w:rsidR="00620B67">
          <w:rPr>
            <w:rFonts w:ascii="IRZar" w:hAnsi="IRZar" w:cs="B Nazanin" w:hint="cs"/>
            <w:sz w:val="24"/>
            <w:szCs w:val="24"/>
            <w:rtl/>
            <w:lang w:bidi="fa-IR"/>
          </w:rPr>
          <w:t>‌</w:t>
        </w:r>
      </w:ins>
      <w:del w:id="15434" w:author="Mehrnazi Boojari" w:date="2019-01-15T00:46:00Z">
        <w:r w:rsidRPr="00EA6F4D" w:rsidDel="00620B67">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رفتن حقوق افراد </w:t>
      </w:r>
      <w:r w:rsidRPr="00EA6F4D">
        <w:rPr>
          <w:rFonts w:ascii="IRZar" w:hAnsi="IRZar" w:cs="B Lotus" w:hint="cs"/>
          <w:sz w:val="24"/>
          <w:szCs w:val="24"/>
          <w:rtl/>
          <w:lang w:bidi="fa-IR"/>
        </w:rPr>
        <w:lastRenderedPageBreak/>
        <w:t>روستانشین</w:t>
      </w:r>
      <w:del w:id="15435" w:author="Mehrnazi Boojari" w:date="2019-01-15T00:47:00Z">
        <w:r w:rsidRPr="00EA6F4D" w:rsidDel="00620B67">
          <w:rPr>
            <w:rFonts w:ascii="IRZar" w:hAnsi="IRZar" w:cs="B Lotus" w:hint="cs"/>
            <w:sz w:val="24"/>
            <w:szCs w:val="24"/>
            <w:rtl/>
            <w:lang w:bidi="fa-IR"/>
          </w:rPr>
          <w:delText>ی</w:delText>
        </w:r>
      </w:del>
      <w:r w:rsidRPr="00EA6F4D">
        <w:rPr>
          <w:rFonts w:ascii="IRZar" w:hAnsi="IRZar" w:cs="B Lotus" w:hint="cs"/>
          <w:sz w:val="24"/>
          <w:szCs w:val="24"/>
          <w:rtl/>
          <w:lang w:bidi="fa-IR"/>
        </w:rPr>
        <w:t xml:space="preserve"> شده و </w:t>
      </w:r>
      <w:del w:id="15436" w:author="Mehrnazi Boojari" w:date="2019-01-07T11:02:00Z">
        <w:r w:rsidRPr="00EA6F4D" w:rsidDel="00DB081F">
          <w:rPr>
            <w:rFonts w:ascii="IRZar" w:hAnsi="IRZar" w:cs="B Lotus" w:hint="cs"/>
            <w:sz w:val="24"/>
            <w:szCs w:val="24"/>
            <w:rtl/>
            <w:lang w:bidi="fa-IR"/>
          </w:rPr>
          <w:delText>باعث</w:delText>
        </w:r>
      </w:del>
      <w:ins w:id="15437" w:author="Mehrnazi Boojari" w:date="2019-01-07T11:02:00Z">
        <w:r w:rsidR="00DB081F">
          <w:rPr>
            <w:rFonts w:ascii="IRZar" w:hAnsi="IRZar" w:cs="B Lotus" w:hint="cs"/>
            <w:sz w:val="24"/>
            <w:szCs w:val="24"/>
            <w:rtl/>
            <w:lang w:bidi="fa-IR"/>
          </w:rPr>
          <w:t>سبب</w:t>
        </w:r>
      </w:ins>
      <w:r w:rsidRPr="00EA6F4D">
        <w:rPr>
          <w:rFonts w:ascii="IRZar" w:hAnsi="IRZar" w:cs="B Lotus" w:hint="cs"/>
          <w:sz w:val="24"/>
          <w:szCs w:val="24"/>
          <w:rtl/>
          <w:lang w:bidi="fa-IR"/>
        </w:rPr>
        <w:t xml:space="preserve"> حس حقارت و نگاه ترحم</w:t>
      </w:r>
      <w:ins w:id="15438" w:author="Mehrnazi Boojari" w:date="2019-01-15T00:47:00Z">
        <w:r w:rsidR="00620B67">
          <w:rPr>
            <w:rFonts w:ascii="IRZar" w:hAnsi="IRZar" w:cs="B Nazanin" w:hint="cs"/>
            <w:sz w:val="24"/>
            <w:szCs w:val="24"/>
            <w:rtl/>
            <w:lang w:bidi="fa-IR"/>
          </w:rPr>
          <w:t>‌</w:t>
        </w:r>
      </w:ins>
      <w:del w:id="15439" w:author="Mehrnazi Boojari" w:date="2019-01-15T00:47:00Z">
        <w:r w:rsidRPr="00EA6F4D" w:rsidDel="00620B67">
          <w:rPr>
            <w:rFonts w:ascii="IRZar" w:hAnsi="IRZar" w:cs="B Lotus" w:hint="cs"/>
            <w:sz w:val="24"/>
            <w:szCs w:val="24"/>
            <w:rtl/>
            <w:lang w:bidi="fa-IR"/>
          </w:rPr>
          <w:delText xml:space="preserve"> </w:delText>
        </w:r>
      </w:del>
      <w:r w:rsidRPr="00EA6F4D">
        <w:rPr>
          <w:rFonts w:ascii="IRZar" w:hAnsi="IRZar" w:cs="B Lotus" w:hint="cs"/>
          <w:sz w:val="24"/>
          <w:szCs w:val="24"/>
          <w:rtl/>
          <w:lang w:bidi="fa-IR"/>
        </w:rPr>
        <w:t>آمیز به روستا و روستایی</w:t>
      </w:r>
      <w:del w:id="15440" w:author="Mehrnazi Boojari" w:date="2019-01-07T09:49:00Z">
        <w:r w:rsidRPr="00EA6F4D" w:rsidDel="006F7CCF">
          <w:rPr>
            <w:rFonts w:ascii="IRZar" w:hAnsi="IRZar" w:cs="B Lotus" w:hint="cs"/>
            <w:sz w:val="24"/>
            <w:szCs w:val="24"/>
            <w:rtl/>
            <w:lang w:bidi="fa-IR"/>
          </w:rPr>
          <w:delText xml:space="preserve"> می </w:delText>
        </w:r>
      </w:del>
      <w:ins w:id="15441" w:author="Mehrnazi Boojari" w:date="2019-01-07T09:49:00Z">
        <w:r w:rsidR="006F7CCF">
          <w:rPr>
            <w:rFonts w:ascii="IRZar" w:hAnsi="IRZar" w:cs="B Lotus" w:hint="cs"/>
            <w:sz w:val="24"/>
            <w:szCs w:val="24"/>
            <w:rtl/>
            <w:lang w:bidi="fa-IR"/>
          </w:rPr>
          <w:t xml:space="preserve"> می‌</w:t>
        </w:r>
      </w:ins>
      <w:del w:id="15442" w:author="Mehrnazi Boojari" w:date="2019-01-08T01:17:00Z">
        <w:r w:rsidRPr="00EA6F4D" w:rsidDel="00632EB0">
          <w:rPr>
            <w:rFonts w:ascii="IRZar" w:hAnsi="IRZar" w:cs="B Lotus" w:hint="cs"/>
            <w:sz w:val="24"/>
            <w:szCs w:val="24"/>
            <w:rtl/>
            <w:lang w:bidi="fa-IR"/>
          </w:rPr>
          <w:delText>گردد</w:delText>
        </w:r>
      </w:del>
      <w:ins w:id="15443" w:author="Mehrnazi Boojari" w:date="2019-01-08T01:17:00Z">
        <w:r w:rsidR="00632EB0">
          <w:rPr>
            <w:rFonts w:ascii="IRZar" w:hAnsi="IRZar" w:cs="B Lotus" w:hint="cs"/>
            <w:sz w:val="24"/>
            <w:szCs w:val="24"/>
            <w:rtl/>
            <w:lang w:bidi="fa-IR"/>
          </w:rPr>
          <w:t>شود</w:t>
        </w:r>
      </w:ins>
      <w:r w:rsidRPr="00EA6F4D">
        <w:rPr>
          <w:rFonts w:ascii="IRZar" w:hAnsi="IRZar" w:cs="B Lotus" w:hint="cs"/>
          <w:sz w:val="24"/>
          <w:szCs w:val="24"/>
          <w:rtl/>
          <w:lang w:bidi="fa-IR"/>
        </w:rPr>
        <w:t>. آنچه در این منشور باید در نظر گرفت می</w:t>
      </w:r>
      <w:ins w:id="15444" w:author="Mehrnazi Boojari" w:date="2019-01-15T00:47:00Z">
        <w:r w:rsidR="00620B67">
          <w:rPr>
            <w:rFonts w:ascii="IRZar" w:hAnsi="IRZar" w:cs="B Nazanin" w:hint="cs"/>
            <w:sz w:val="24"/>
            <w:szCs w:val="24"/>
            <w:rtl/>
            <w:lang w:bidi="fa-IR"/>
          </w:rPr>
          <w:t>‌</w:t>
        </w:r>
      </w:ins>
      <w:r w:rsidRPr="00EA6F4D">
        <w:rPr>
          <w:rFonts w:ascii="IRZar" w:hAnsi="IRZar" w:cs="B Lotus" w:hint="cs"/>
          <w:sz w:val="24"/>
          <w:szCs w:val="24"/>
          <w:rtl/>
          <w:lang w:bidi="fa-IR"/>
        </w:rPr>
        <w:t>توان در تعریف الگو</w:t>
      </w:r>
      <w:del w:id="15445" w:author="Mehrnazi Boojari" w:date="2019-01-10T06:23:00Z">
        <w:r w:rsidRPr="00EA6F4D" w:rsidDel="00292B1F">
          <w:rPr>
            <w:rFonts w:ascii="IRZar" w:hAnsi="IRZar" w:cs="B Lotus" w:hint="cs"/>
            <w:sz w:val="24"/>
            <w:szCs w:val="24"/>
            <w:rtl/>
            <w:lang w:bidi="fa-IR"/>
          </w:rPr>
          <w:delText>،م</w:delText>
        </w:r>
      </w:del>
      <w:ins w:id="15446" w:author="Mehrnazi Boojari" w:date="2019-01-10T06:23:00Z">
        <w:r w:rsidR="00292B1F">
          <w:rPr>
            <w:rFonts w:ascii="IRZar" w:hAnsi="IRZar" w:cs="B Lotus" w:hint="cs"/>
            <w:sz w:val="24"/>
            <w:szCs w:val="24"/>
            <w:rtl/>
            <w:lang w:bidi="fa-IR"/>
          </w:rPr>
          <w:t>، م</w:t>
        </w:r>
      </w:ins>
      <w:r w:rsidRPr="00EA6F4D">
        <w:rPr>
          <w:rFonts w:ascii="IRZar" w:hAnsi="IRZar" w:cs="B Lotus" w:hint="cs"/>
          <w:sz w:val="24"/>
          <w:szCs w:val="24"/>
          <w:rtl/>
          <w:lang w:bidi="fa-IR"/>
        </w:rPr>
        <w:t>بانی پایه، جایگاه روستا و روستایی در اسناد بالادستی، ارزش</w:t>
      </w:r>
      <w:del w:id="15447" w:author="Mehrnazi Boojari" w:date="2019-01-07T09:45:00Z">
        <w:r w:rsidRPr="00EA6F4D" w:rsidDel="006F7CCF">
          <w:rPr>
            <w:rFonts w:ascii="IRZar" w:hAnsi="IRZar" w:cs="B Lotus" w:hint="cs"/>
            <w:sz w:val="24"/>
            <w:szCs w:val="24"/>
            <w:rtl/>
            <w:lang w:bidi="fa-IR"/>
          </w:rPr>
          <w:delText xml:space="preserve"> ها </w:delText>
        </w:r>
      </w:del>
      <w:ins w:id="15448"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و مفاهیم اساسی فرهنگی روستا و ... باشد. جایگاه تدوین منشور روستانشینی در گزارش مسکن روستایی</w:t>
      </w:r>
      <w:del w:id="15449" w:author="Mehrnazi Boojari" w:date="2019-01-07T09:49:00Z">
        <w:r w:rsidRPr="00EA6F4D" w:rsidDel="006F7CCF">
          <w:rPr>
            <w:rFonts w:ascii="IRZar" w:hAnsi="IRZar" w:cs="B Lotus" w:hint="cs"/>
            <w:sz w:val="24"/>
            <w:szCs w:val="24"/>
            <w:rtl/>
            <w:lang w:bidi="fa-IR"/>
          </w:rPr>
          <w:delText xml:space="preserve"> نمی </w:delText>
        </w:r>
      </w:del>
      <w:ins w:id="15450" w:author="Mehrnazi Boojari" w:date="2019-01-07T09:49:00Z">
        <w:r w:rsidR="006F7CCF">
          <w:rPr>
            <w:rFonts w:ascii="IRZar" w:hAnsi="IRZar" w:cs="B Lotus" w:hint="cs"/>
            <w:sz w:val="24"/>
            <w:szCs w:val="24"/>
            <w:rtl/>
            <w:lang w:bidi="fa-IR"/>
          </w:rPr>
          <w:t xml:space="preserve"> نمی‌</w:t>
        </w:r>
      </w:ins>
      <w:r w:rsidRPr="00EA6F4D">
        <w:rPr>
          <w:rFonts w:ascii="IRZar" w:hAnsi="IRZar" w:cs="B Lotus" w:hint="cs"/>
          <w:sz w:val="24"/>
          <w:szCs w:val="24"/>
          <w:rtl/>
          <w:lang w:bidi="fa-IR"/>
        </w:rPr>
        <w:t>گنجد</w:t>
      </w:r>
      <w:ins w:id="15451" w:author="Mehrnazi Boojari" w:date="2019-01-15T00:47:00Z">
        <w:r w:rsidR="0093764C">
          <w:rPr>
            <w:rFonts w:ascii="IRZar" w:hAnsi="IRZar" w:cs="B Lotus" w:hint="cs"/>
            <w:sz w:val="24"/>
            <w:szCs w:val="24"/>
            <w:rtl/>
            <w:lang w:bidi="fa-IR"/>
          </w:rPr>
          <w:t>،</w:t>
        </w:r>
      </w:ins>
      <w:r w:rsidRPr="00EA6F4D">
        <w:rPr>
          <w:rFonts w:ascii="IRZar" w:hAnsi="IRZar" w:cs="B Lotus" w:hint="cs"/>
          <w:sz w:val="24"/>
          <w:szCs w:val="24"/>
          <w:rtl/>
          <w:lang w:bidi="fa-IR"/>
        </w:rPr>
        <w:t xml:space="preserve"> اما</w:t>
      </w:r>
      <w:del w:id="15452" w:author="Mehrnazi Boojari" w:date="2019-01-07T22:43:00Z">
        <w:r w:rsidRPr="00EA6F4D" w:rsidDel="00BF4CE5">
          <w:rPr>
            <w:rFonts w:ascii="IRZar" w:hAnsi="IRZar" w:cs="B Lotus" w:hint="cs"/>
            <w:sz w:val="24"/>
            <w:szCs w:val="24"/>
            <w:rtl/>
            <w:lang w:bidi="fa-IR"/>
          </w:rPr>
          <w:delText xml:space="preserve"> به دلیل </w:delText>
        </w:r>
      </w:del>
      <w:ins w:id="15453" w:author="Mehrnazi Boojari" w:date="2019-01-07T22:43:00Z">
        <w:r w:rsidR="00BF4CE5">
          <w:rPr>
            <w:rFonts w:ascii="IRZar" w:hAnsi="IRZar" w:cs="B Lotus" w:hint="cs"/>
            <w:sz w:val="24"/>
            <w:szCs w:val="24"/>
            <w:rtl/>
            <w:lang w:bidi="fa-IR"/>
          </w:rPr>
          <w:t xml:space="preserve"> به‌دلیل </w:t>
        </w:r>
      </w:ins>
      <w:r w:rsidRPr="00EA6F4D">
        <w:rPr>
          <w:rFonts w:ascii="IRZar" w:hAnsi="IRZar" w:cs="B Lotus" w:hint="cs"/>
          <w:sz w:val="24"/>
          <w:szCs w:val="24"/>
          <w:rtl/>
          <w:lang w:bidi="fa-IR"/>
        </w:rPr>
        <w:t xml:space="preserve">اینکه این موضوع بسیار ضروری و اساسی </w:t>
      </w:r>
      <w:ins w:id="15454" w:author="Mehrnazi Boojari" w:date="2019-01-16T01:10:00Z">
        <w:r w:rsidR="00A87288">
          <w:rPr>
            <w:rFonts w:ascii="IRZar" w:hAnsi="IRZar" w:cs="B Lotus" w:hint="cs"/>
            <w:sz w:val="24"/>
            <w:szCs w:val="24"/>
            <w:rtl/>
            <w:lang w:bidi="fa-IR"/>
          </w:rPr>
          <w:t xml:space="preserve">است </w:t>
        </w:r>
      </w:ins>
      <w:r w:rsidRPr="00EA6F4D">
        <w:rPr>
          <w:rFonts w:ascii="IRZar" w:hAnsi="IRZar" w:cs="B Lotus" w:hint="cs"/>
          <w:sz w:val="24"/>
          <w:szCs w:val="24"/>
          <w:rtl/>
          <w:lang w:bidi="fa-IR"/>
        </w:rPr>
        <w:t xml:space="preserve">ذکر آن در این گزارش بیشتر جنبه کالبدی </w:t>
      </w:r>
      <w:del w:id="15455" w:author="Windows User" w:date="2019-01-17T02:41:00Z">
        <w:r w:rsidRPr="00EA6F4D" w:rsidDel="00EC0015">
          <w:rPr>
            <w:rFonts w:ascii="IRZar" w:hAnsi="IRZar" w:cs="B Lotus" w:hint="cs"/>
            <w:sz w:val="24"/>
            <w:szCs w:val="24"/>
            <w:rtl/>
            <w:lang w:bidi="fa-IR"/>
          </w:rPr>
          <w:delText xml:space="preserve">و </w:delText>
        </w:r>
      </w:del>
      <w:r w:rsidRPr="00EA6F4D">
        <w:rPr>
          <w:rFonts w:ascii="IRZar" w:hAnsi="IRZar" w:cs="B Lotus" w:hint="cs"/>
          <w:sz w:val="24"/>
          <w:szCs w:val="24"/>
          <w:rtl/>
          <w:lang w:bidi="fa-IR"/>
        </w:rPr>
        <w:t xml:space="preserve">مسکن </w:t>
      </w:r>
      <w:del w:id="15456" w:author="Mehrnazi Boojari" w:date="2019-01-07T10:03:00Z">
        <w:r w:rsidRPr="00EA6F4D" w:rsidDel="00A31D6F">
          <w:rPr>
            <w:rFonts w:ascii="IRZar" w:hAnsi="IRZar" w:cs="B Lotus" w:hint="cs"/>
            <w:sz w:val="24"/>
            <w:szCs w:val="24"/>
            <w:rtl/>
            <w:lang w:bidi="fa-IR"/>
          </w:rPr>
          <w:delText>روستائی</w:delText>
        </w:r>
      </w:del>
      <w:ins w:id="15457" w:author="Mehrnazi Boojari" w:date="2019-01-07T10:03:00Z">
        <w:r w:rsidR="00A31D6F">
          <w:rPr>
            <w:rFonts w:ascii="IRZar" w:hAnsi="IRZar" w:cs="B Lotus" w:hint="cs"/>
            <w:sz w:val="24"/>
            <w:szCs w:val="24"/>
            <w:rtl/>
            <w:lang w:bidi="fa-IR"/>
          </w:rPr>
          <w:t>روستایی</w:t>
        </w:r>
      </w:ins>
      <w:r w:rsidRPr="00EA6F4D">
        <w:rPr>
          <w:rFonts w:ascii="IRZar" w:hAnsi="IRZar" w:cs="B Lotus" w:hint="cs"/>
          <w:sz w:val="24"/>
          <w:szCs w:val="24"/>
          <w:rtl/>
          <w:lang w:bidi="fa-IR"/>
        </w:rPr>
        <w:t>ان را در نظر</w:t>
      </w:r>
      <w:del w:id="15458" w:author="Mehrnazi Boojari" w:date="2019-01-07T09:49:00Z">
        <w:r w:rsidRPr="00EA6F4D" w:rsidDel="006F7CCF">
          <w:rPr>
            <w:rFonts w:ascii="IRZar" w:hAnsi="IRZar" w:cs="B Lotus" w:hint="cs"/>
            <w:sz w:val="24"/>
            <w:szCs w:val="24"/>
            <w:rtl/>
            <w:lang w:bidi="fa-IR"/>
          </w:rPr>
          <w:delText xml:space="preserve"> می </w:delText>
        </w:r>
      </w:del>
      <w:ins w:id="15459"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گیرد</w:t>
      </w:r>
      <w:ins w:id="15460" w:author="Mehrnazi Boojari" w:date="2019-01-16T01:10:00Z">
        <w:r w:rsidR="00A87288">
          <w:rPr>
            <w:rFonts w:ascii="IRZar" w:hAnsi="IRZar" w:cs="B Lotus" w:hint="cs"/>
            <w:sz w:val="24"/>
            <w:szCs w:val="24"/>
            <w:rtl/>
            <w:lang w:bidi="fa-IR"/>
          </w:rPr>
          <w:t xml:space="preserve">، </w:t>
        </w:r>
        <w:del w:id="15461" w:author="Windows User" w:date="2019-01-17T02:41:00Z">
          <w:r w:rsidR="00A87288" w:rsidDel="00EC0015">
            <w:rPr>
              <w:rFonts w:ascii="IRZar" w:hAnsi="IRZar" w:cs="B Lotus" w:hint="cs"/>
              <w:sz w:val="24"/>
              <w:szCs w:val="24"/>
              <w:rtl/>
              <w:lang w:bidi="fa-IR"/>
            </w:rPr>
            <w:delText>و</w:delText>
          </w:r>
        </w:del>
      </w:ins>
      <w:del w:id="15462" w:author="Windows User" w:date="2019-01-17T02:41:00Z">
        <w:r w:rsidRPr="00EA6F4D" w:rsidDel="00EC0015">
          <w:rPr>
            <w:rFonts w:ascii="IRZar" w:hAnsi="IRZar" w:cs="B Lotus" w:hint="cs"/>
            <w:sz w:val="24"/>
            <w:szCs w:val="24"/>
            <w:rtl/>
            <w:lang w:bidi="fa-IR"/>
          </w:rPr>
          <w:delText xml:space="preserve">. </w:delText>
        </w:r>
      </w:del>
      <w:r w:rsidRPr="00EA6F4D">
        <w:rPr>
          <w:rFonts w:ascii="IRZar" w:hAnsi="IRZar" w:cs="B Lotus" w:hint="cs"/>
          <w:sz w:val="24"/>
          <w:szCs w:val="24"/>
          <w:rtl/>
          <w:lang w:bidi="fa-IR"/>
        </w:rPr>
        <w:t>با مرور قوانین در این حوزه</w:t>
      </w:r>
      <w:del w:id="15463" w:author="Mehrnazi Boojari" w:date="2019-01-07T09:49:00Z">
        <w:r w:rsidRPr="00EA6F4D" w:rsidDel="006F7CCF">
          <w:rPr>
            <w:rFonts w:ascii="IRZar" w:hAnsi="IRZar" w:cs="B Lotus" w:hint="cs"/>
            <w:sz w:val="24"/>
            <w:szCs w:val="24"/>
            <w:rtl/>
            <w:lang w:bidi="fa-IR"/>
          </w:rPr>
          <w:delText xml:space="preserve"> می </w:delText>
        </w:r>
      </w:del>
      <w:ins w:id="15464"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توان گفت در </w:t>
      </w:r>
      <w:del w:id="15465" w:author="Mehrnazi Boojari" w:date="2019-01-15T00:48:00Z">
        <w:r w:rsidRPr="00EA6F4D" w:rsidDel="0093764C">
          <w:rPr>
            <w:rFonts w:ascii="IRZar" w:hAnsi="IRZar" w:cs="B Lotus" w:hint="cs"/>
            <w:sz w:val="24"/>
            <w:szCs w:val="24"/>
            <w:rtl/>
            <w:lang w:bidi="fa-IR"/>
          </w:rPr>
          <w:delText xml:space="preserve">ماده </w:delText>
        </w:r>
      </w:del>
      <w:ins w:id="15466" w:author="Mehrnazi Boojari" w:date="2019-01-15T00:48:00Z">
        <w:r w:rsidR="0093764C" w:rsidRPr="00EA6F4D">
          <w:rPr>
            <w:rFonts w:ascii="IRZar" w:hAnsi="IRZar" w:cs="B Lotus" w:hint="cs"/>
            <w:sz w:val="24"/>
            <w:szCs w:val="24"/>
            <w:rtl/>
            <w:lang w:bidi="fa-IR"/>
          </w:rPr>
          <w:t>ماد</w:t>
        </w:r>
        <w:r w:rsidR="0093764C">
          <w:rPr>
            <w:rFonts w:ascii="IRZar" w:hAnsi="IRZar" w:cs="B Lotus" w:hint="cs"/>
            <w:sz w:val="24"/>
            <w:szCs w:val="24"/>
            <w:rtl/>
            <w:lang w:bidi="fa-IR"/>
          </w:rPr>
          <w:t>ۀ</w:t>
        </w:r>
        <w:r w:rsidR="0093764C" w:rsidRPr="00EA6F4D">
          <w:rPr>
            <w:rFonts w:ascii="IRZar" w:hAnsi="IRZar" w:cs="B Lotus" w:hint="cs"/>
            <w:sz w:val="24"/>
            <w:szCs w:val="24"/>
            <w:rtl/>
            <w:lang w:bidi="fa-IR"/>
          </w:rPr>
          <w:t xml:space="preserve"> </w:t>
        </w:r>
      </w:ins>
      <w:r w:rsidRPr="00EA6F4D">
        <w:rPr>
          <w:rFonts w:ascii="IRZar" w:hAnsi="IRZar" w:cs="B Lotus" w:hint="cs"/>
          <w:sz w:val="24"/>
          <w:szCs w:val="24"/>
          <w:rtl/>
          <w:lang w:bidi="fa-IR"/>
        </w:rPr>
        <w:t>27 قانون برنامه ششم توسعه کشور</w:t>
      </w:r>
      <w:del w:id="15467" w:author="Mehrnazi Boojari" w:date="2019-01-15T00:48:00Z">
        <w:r w:rsidRPr="00EA6F4D" w:rsidDel="0093764C">
          <w:rPr>
            <w:rFonts w:ascii="IRZar" w:hAnsi="IRZar" w:cs="B Lotus" w:hint="cs"/>
            <w:sz w:val="24"/>
            <w:szCs w:val="24"/>
            <w:rtl/>
            <w:lang w:bidi="fa-IR"/>
          </w:rPr>
          <w:delText>،</w:delText>
        </w:r>
      </w:del>
      <w:ins w:id="15468" w:author="Mehrnazi Boojari" w:date="2019-01-15T00:48:00Z">
        <w:r w:rsidR="0093764C">
          <w:rPr>
            <w:rFonts w:ascii="IRZar" w:hAnsi="IRZar" w:cs="B Lotus" w:hint="cs"/>
            <w:sz w:val="24"/>
            <w:szCs w:val="24"/>
            <w:rtl/>
            <w:lang w:bidi="fa-IR"/>
          </w:rPr>
          <w:t xml:space="preserve"> </w:t>
        </w:r>
      </w:ins>
      <w:del w:id="15469" w:author="Mehrnazi Boojari" w:date="2019-01-07T10:01:00Z">
        <w:r w:rsidRPr="00EA6F4D" w:rsidDel="00A31D6F">
          <w:rPr>
            <w:rFonts w:ascii="IRZar" w:hAnsi="IRZar" w:cs="B Lotus" w:hint="cs"/>
            <w:sz w:val="24"/>
            <w:szCs w:val="24"/>
            <w:rtl/>
            <w:lang w:bidi="fa-IR"/>
          </w:rPr>
          <w:delText xml:space="preserve"> بندی </w:delText>
        </w:r>
      </w:del>
      <w:ins w:id="15470" w:author="Mehrnazi Boojari" w:date="2019-01-07T10:01:00Z">
        <w:r w:rsidR="00A31D6F">
          <w:rPr>
            <w:rFonts w:ascii="IRZar" w:hAnsi="IRZar" w:cs="B Lotus" w:hint="cs"/>
            <w:sz w:val="24"/>
            <w:szCs w:val="24"/>
            <w:rtl/>
            <w:lang w:bidi="fa-IR"/>
          </w:rPr>
          <w:t xml:space="preserve">‌بندی </w:t>
        </w:r>
      </w:ins>
      <w:r w:rsidRPr="00EA6F4D">
        <w:rPr>
          <w:rFonts w:ascii="IRZar" w:hAnsi="IRZar" w:cs="B Lotus" w:hint="cs"/>
          <w:sz w:val="24"/>
          <w:szCs w:val="24"/>
          <w:rtl/>
          <w:lang w:bidi="fa-IR"/>
        </w:rPr>
        <w:t>تحت عنوان تدوین منشور حقوق روستانشینی</w:t>
      </w:r>
      <w:ins w:id="15471" w:author="Windows User" w:date="2019-01-17T02:42:00Z">
        <w:r w:rsidR="00EC0015">
          <w:rPr>
            <w:rFonts w:ascii="IRZar" w:hAnsi="IRZar" w:cs="B Lotus" w:hint="cs"/>
            <w:sz w:val="24"/>
            <w:szCs w:val="24"/>
            <w:rtl/>
            <w:lang w:bidi="fa-IR"/>
          </w:rPr>
          <w:t xml:space="preserve"> را می توان</w:t>
        </w:r>
      </w:ins>
      <w:r w:rsidRPr="00EA6F4D">
        <w:rPr>
          <w:rFonts w:ascii="IRZar" w:hAnsi="IRZar" w:cs="B Lotus" w:hint="cs"/>
          <w:sz w:val="24"/>
          <w:szCs w:val="24"/>
          <w:rtl/>
          <w:lang w:bidi="fa-IR"/>
        </w:rPr>
        <w:t xml:space="preserve"> </w:t>
      </w:r>
      <w:del w:id="15472" w:author="Mehrnazi Boojari" w:date="2019-01-15T00:48:00Z">
        <w:r w:rsidRPr="00EA6F4D" w:rsidDel="0093764C">
          <w:rPr>
            <w:rFonts w:ascii="IRZar" w:hAnsi="IRZar" w:cs="B Lotus" w:hint="cs"/>
            <w:sz w:val="24"/>
            <w:szCs w:val="24"/>
            <w:rtl/>
            <w:lang w:bidi="fa-IR"/>
          </w:rPr>
          <w:delText xml:space="preserve">را </w:delText>
        </w:r>
      </w:del>
      <w:r w:rsidRPr="00EA6F4D">
        <w:rPr>
          <w:rFonts w:ascii="IRZar" w:hAnsi="IRZar" w:cs="B Lotus" w:hint="cs"/>
          <w:sz w:val="24"/>
          <w:szCs w:val="24"/>
          <w:rtl/>
          <w:lang w:bidi="fa-IR"/>
        </w:rPr>
        <w:t>لحاظ کرد. از لحاظ حقوقی بیشترین نزدیکی را وزارت کشور با در اختیار داشتن دهیاری</w:t>
      </w:r>
      <w:del w:id="15473" w:author="Mehrnazi Boojari" w:date="2019-01-07T09:45:00Z">
        <w:r w:rsidRPr="00EA6F4D" w:rsidDel="006F7CCF">
          <w:rPr>
            <w:rFonts w:ascii="IRZar" w:hAnsi="IRZar" w:cs="B Lotus" w:hint="cs"/>
            <w:sz w:val="24"/>
            <w:szCs w:val="24"/>
            <w:rtl/>
            <w:lang w:bidi="fa-IR"/>
          </w:rPr>
          <w:delText xml:space="preserve"> ها </w:delText>
        </w:r>
      </w:del>
      <w:ins w:id="15474"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و شوراها به روستا</w:t>
      </w:r>
      <w:ins w:id="15475" w:author="Mehrnazi Boojari" w:date="2019-01-15T00:48:00Z">
        <w:r w:rsidR="0093764C">
          <w:rPr>
            <w:rFonts w:ascii="IRZar" w:hAnsi="IRZar" w:cs="B Lotus" w:hint="cs"/>
            <w:sz w:val="24"/>
            <w:szCs w:val="24"/>
            <w:rtl/>
            <w:lang w:bidi="fa-IR"/>
          </w:rPr>
          <w:t>ها</w:t>
        </w:r>
      </w:ins>
      <w:r w:rsidRPr="00EA6F4D">
        <w:rPr>
          <w:rFonts w:ascii="IRZar" w:hAnsi="IRZar" w:cs="B Lotus" w:hint="cs"/>
          <w:sz w:val="24"/>
          <w:szCs w:val="24"/>
          <w:rtl/>
          <w:lang w:bidi="fa-IR"/>
        </w:rPr>
        <w:t xml:space="preserve"> </w:t>
      </w:r>
      <w:del w:id="15476" w:author="Mehrnazi Boojari" w:date="2019-01-15T00:48:00Z">
        <w:r w:rsidRPr="00EA6F4D" w:rsidDel="0093764C">
          <w:rPr>
            <w:rFonts w:ascii="IRZar" w:hAnsi="IRZar" w:cs="B Lotus" w:hint="cs"/>
            <w:sz w:val="24"/>
            <w:szCs w:val="24"/>
            <w:rtl/>
            <w:lang w:bidi="fa-IR"/>
          </w:rPr>
          <w:delText>داراست</w:delText>
        </w:r>
      </w:del>
      <w:ins w:id="15477" w:author="Mehrnazi Boojari" w:date="2019-01-15T00:48:00Z">
        <w:r w:rsidR="0093764C">
          <w:rPr>
            <w:rFonts w:ascii="IRZar" w:hAnsi="IRZar" w:cs="B Lotus" w:hint="cs"/>
            <w:sz w:val="24"/>
            <w:szCs w:val="24"/>
            <w:rtl/>
            <w:lang w:bidi="fa-IR"/>
          </w:rPr>
          <w:t>دارد</w:t>
        </w:r>
      </w:ins>
      <w:del w:id="15478" w:author="Mehrnazi Boojari" w:date="2019-01-07T11:04:00Z">
        <w:r w:rsidRPr="00EA6F4D" w:rsidDel="00DB081F">
          <w:rPr>
            <w:rFonts w:ascii="IRZar" w:hAnsi="IRZar" w:cs="B Lotus" w:hint="cs"/>
            <w:sz w:val="24"/>
            <w:szCs w:val="24"/>
            <w:rtl/>
            <w:lang w:bidi="fa-IR"/>
          </w:rPr>
          <w:delText xml:space="preserve">. لذا </w:delText>
        </w:r>
      </w:del>
      <w:ins w:id="15479" w:author="Mehrnazi Boojari" w:date="2019-01-07T11:04:00Z">
        <w:r w:rsidR="00DB081F">
          <w:rPr>
            <w:rFonts w:ascii="IRZar" w:hAnsi="IRZar" w:cs="B Lotus" w:hint="cs"/>
            <w:sz w:val="24"/>
            <w:szCs w:val="24"/>
            <w:rtl/>
            <w:lang w:bidi="fa-IR"/>
          </w:rPr>
          <w:t xml:space="preserve">. لذا، </w:t>
        </w:r>
      </w:ins>
      <w:r w:rsidRPr="00EA6F4D">
        <w:rPr>
          <w:rFonts w:ascii="IRZar" w:hAnsi="IRZar" w:cs="B Lotus" w:hint="cs"/>
          <w:sz w:val="24"/>
          <w:szCs w:val="24"/>
          <w:rtl/>
          <w:lang w:bidi="fa-IR"/>
        </w:rPr>
        <w:t>تدوین منشور به عهده وزارت کشور بوده و سایر نهادها مثل وزارت جهاد</w:t>
      </w:r>
      <w:ins w:id="15480" w:author="Mehrnazi Boojari" w:date="2019-01-15T00:49:00Z">
        <w:r w:rsidR="0093764C">
          <w:rPr>
            <w:rFonts w:ascii="IRZar" w:hAnsi="IRZar" w:cs="B Lotus" w:hint="cs"/>
            <w:sz w:val="24"/>
            <w:szCs w:val="24"/>
            <w:rtl/>
            <w:lang w:bidi="fa-IR"/>
          </w:rPr>
          <w:t xml:space="preserve"> </w:t>
        </w:r>
      </w:ins>
      <w:r w:rsidRPr="00EA6F4D">
        <w:rPr>
          <w:rFonts w:ascii="IRZar" w:hAnsi="IRZar" w:cs="B Lotus" w:hint="cs"/>
          <w:sz w:val="24"/>
          <w:szCs w:val="24"/>
          <w:rtl/>
          <w:lang w:bidi="fa-IR"/>
        </w:rPr>
        <w:t>کشاورزی، بنیاد مسکن، معاونت حقوقی ریاست</w:t>
      </w:r>
      <w:ins w:id="15481" w:author="Mehrnazi Boojari" w:date="2019-01-15T00:49:00Z">
        <w:r w:rsidR="0093764C">
          <w:rPr>
            <w:rFonts w:ascii="IRZar" w:hAnsi="IRZar" w:cs="B Nazanin" w:hint="cs"/>
            <w:sz w:val="24"/>
            <w:szCs w:val="24"/>
            <w:rtl/>
            <w:lang w:bidi="fa-IR"/>
          </w:rPr>
          <w:t>‌</w:t>
        </w:r>
      </w:ins>
      <w:del w:id="15482" w:author="Mehrnazi Boojari" w:date="2019-01-15T00:49:00Z">
        <w:r w:rsidRPr="00EA6F4D" w:rsidDel="0093764C">
          <w:rPr>
            <w:rFonts w:ascii="IRZar" w:hAnsi="IRZar" w:cs="B Lotus" w:hint="cs"/>
            <w:sz w:val="24"/>
            <w:szCs w:val="24"/>
            <w:rtl/>
            <w:lang w:bidi="fa-IR"/>
          </w:rPr>
          <w:delText xml:space="preserve"> </w:delText>
        </w:r>
      </w:del>
      <w:r w:rsidRPr="00EA6F4D">
        <w:rPr>
          <w:rFonts w:ascii="IRZar" w:hAnsi="IRZar" w:cs="B Lotus" w:hint="cs"/>
          <w:sz w:val="24"/>
          <w:szCs w:val="24"/>
          <w:rtl/>
          <w:lang w:bidi="fa-IR"/>
        </w:rPr>
        <w:t>جمهوری، شورای عالی انقلاب فرهنگی و نهادهای علمی پژوهشی (دانشگاه</w:t>
      </w:r>
      <w:del w:id="15483" w:author="Mehrnazi Boojari" w:date="2019-01-07T09:45:00Z">
        <w:r w:rsidRPr="00EA6F4D" w:rsidDel="006F7CCF">
          <w:rPr>
            <w:rFonts w:ascii="IRZar" w:hAnsi="IRZar" w:cs="B Lotus" w:hint="cs"/>
            <w:sz w:val="24"/>
            <w:szCs w:val="24"/>
            <w:rtl/>
            <w:lang w:bidi="fa-IR"/>
          </w:rPr>
          <w:delText xml:space="preserve"> ها </w:delText>
        </w:r>
      </w:del>
      <w:ins w:id="15484" w:author="Mehrnazi Boojari" w:date="2019-01-07T09:45:00Z">
        <w:r w:rsidR="006F7CCF">
          <w:rPr>
            <w:rFonts w:ascii="IRZar" w:hAnsi="IRZar" w:cs="B Lotus" w:hint="cs"/>
            <w:sz w:val="24"/>
            <w:szCs w:val="24"/>
            <w:rtl/>
            <w:lang w:bidi="fa-IR"/>
          </w:rPr>
          <w:t>‌</w:t>
        </w:r>
      </w:ins>
      <w:ins w:id="15485" w:author="Mehrnazi Boojari" w:date="2019-01-15T00:49:00Z">
        <w:r w:rsidR="0093764C">
          <w:rPr>
            <w:rFonts w:ascii="IRZar" w:hAnsi="IRZar" w:cs="B Nazanin" w:hint="cs"/>
            <w:sz w:val="24"/>
            <w:szCs w:val="24"/>
            <w:rtl/>
            <w:lang w:bidi="fa-IR"/>
          </w:rPr>
          <w:t>‌</w:t>
        </w:r>
      </w:ins>
      <w:ins w:id="15486"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و ح</w:t>
      </w:r>
      <w:ins w:id="15487" w:author="Mehrnazi Boojari" w:date="2019-01-15T02:20:00Z">
        <w:r w:rsidR="00C00358">
          <w:rPr>
            <w:rFonts w:ascii="IRZar" w:hAnsi="IRZar" w:cs="B Lotus" w:hint="cs"/>
            <w:sz w:val="24"/>
            <w:szCs w:val="24"/>
            <w:rtl/>
            <w:lang w:bidi="fa-IR"/>
          </w:rPr>
          <w:t>و</w:t>
        </w:r>
      </w:ins>
      <w:r w:rsidRPr="00EA6F4D">
        <w:rPr>
          <w:rFonts w:ascii="IRZar" w:hAnsi="IRZar" w:cs="B Lotus" w:hint="cs"/>
          <w:sz w:val="24"/>
          <w:szCs w:val="24"/>
          <w:rtl/>
          <w:lang w:bidi="fa-IR"/>
        </w:rPr>
        <w:t>ز</w:t>
      </w:r>
      <w:del w:id="15488" w:author="Mehrnazi Boojari" w:date="2019-01-15T02:20:00Z">
        <w:r w:rsidRPr="00EA6F4D" w:rsidDel="00C00358">
          <w:rPr>
            <w:rFonts w:ascii="IRZar" w:hAnsi="IRZar" w:cs="B Lotus" w:hint="cs"/>
            <w:sz w:val="24"/>
            <w:szCs w:val="24"/>
            <w:rtl/>
            <w:lang w:bidi="fa-IR"/>
          </w:rPr>
          <w:delText>و</w:delText>
        </w:r>
      </w:del>
      <w:r w:rsidRPr="00EA6F4D">
        <w:rPr>
          <w:rFonts w:ascii="IRZar" w:hAnsi="IRZar" w:cs="B Lotus" w:hint="cs"/>
          <w:sz w:val="24"/>
          <w:szCs w:val="24"/>
          <w:rtl/>
          <w:lang w:bidi="fa-IR"/>
        </w:rPr>
        <w:t>ه</w:t>
      </w:r>
      <w:del w:id="15489" w:author="Mehrnazi Boojari" w:date="2019-01-07T09:46:00Z">
        <w:r w:rsidRPr="00EA6F4D" w:rsidDel="006F7CCF">
          <w:rPr>
            <w:rFonts w:ascii="IRZar" w:hAnsi="IRZar" w:cs="B Lotus" w:hint="cs"/>
            <w:sz w:val="24"/>
            <w:szCs w:val="24"/>
            <w:rtl/>
            <w:lang w:bidi="fa-IR"/>
          </w:rPr>
          <w:delText xml:space="preserve"> های </w:delText>
        </w:r>
      </w:del>
      <w:ins w:id="15490"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علمیه و ...</w:t>
      </w:r>
      <w:del w:id="15491" w:author="Mehrnazi Boojari" w:date="2019-01-07T10:07:00Z">
        <w:r w:rsidRPr="00EA6F4D" w:rsidDel="00A31D6F">
          <w:rPr>
            <w:rFonts w:ascii="IRZar" w:hAnsi="IRZar" w:cs="B Lotus" w:hint="cs"/>
            <w:sz w:val="24"/>
            <w:szCs w:val="24"/>
            <w:rtl/>
            <w:lang w:bidi="fa-IR"/>
          </w:rPr>
          <w:delText xml:space="preserve"> )</w:delText>
        </w:r>
      </w:del>
      <w:ins w:id="15492" w:author="Mehrnazi Boojari" w:date="2019-01-07T10:07:00Z">
        <w:r w:rsidR="00A31D6F">
          <w:rPr>
            <w:rFonts w:ascii="IRZar" w:hAnsi="IRZar" w:cs="B Lotus" w:hint="cs"/>
            <w:sz w:val="24"/>
            <w:szCs w:val="24"/>
            <w:rtl/>
            <w:lang w:bidi="fa-IR"/>
          </w:rPr>
          <w:t>)</w:t>
        </w:r>
      </w:ins>
      <w:r w:rsidRPr="00EA6F4D">
        <w:rPr>
          <w:rFonts w:ascii="IRZar" w:hAnsi="IRZar" w:cs="B Lotus" w:hint="cs"/>
          <w:sz w:val="24"/>
          <w:szCs w:val="24"/>
          <w:rtl/>
          <w:lang w:bidi="fa-IR"/>
        </w:rPr>
        <w:t xml:space="preserve"> در این زمینه همکاری </w:t>
      </w:r>
      <w:del w:id="15493" w:author="Mehrnazi Boojari" w:date="2019-01-15T00:49:00Z">
        <w:r w:rsidRPr="00EA6F4D" w:rsidDel="0093764C">
          <w:rPr>
            <w:rFonts w:ascii="IRZar" w:hAnsi="IRZar" w:cs="B Lotus" w:hint="cs"/>
            <w:sz w:val="24"/>
            <w:szCs w:val="24"/>
            <w:rtl/>
            <w:lang w:bidi="fa-IR"/>
          </w:rPr>
          <w:delText>لازم را</w:delText>
        </w:r>
      </w:del>
      <w:del w:id="15494" w:author="Mehrnazi Boojari" w:date="2019-01-07T09:49:00Z">
        <w:r w:rsidRPr="00EA6F4D" w:rsidDel="006F7CCF">
          <w:rPr>
            <w:rFonts w:ascii="IRZar" w:hAnsi="IRZar" w:cs="B Lotus" w:hint="cs"/>
            <w:sz w:val="24"/>
            <w:szCs w:val="24"/>
            <w:rtl/>
            <w:lang w:bidi="fa-IR"/>
          </w:rPr>
          <w:delText xml:space="preserve"> می </w:delText>
        </w:r>
      </w:del>
      <w:del w:id="15495" w:author="Mehrnazi Boojari" w:date="2019-01-15T00:49:00Z">
        <w:r w:rsidRPr="00EA6F4D" w:rsidDel="0093764C">
          <w:rPr>
            <w:rFonts w:ascii="IRZar" w:hAnsi="IRZar" w:cs="B Lotus" w:hint="cs"/>
            <w:sz w:val="24"/>
            <w:szCs w:val="24"/>
            <w:rtl/>
            <w:lang w:bidi="fa-IR"/>
          </w:rPr>
          <w:delText>نمایند</w:delText>
        </w:r>
      </w:del>
      <w:ins w:id="15496" w:author="Mehrnazi Boojari" w:date="2019-01-15T00:49:00Z">
        <w:r w:rsidR="0093764C">
          <w:rPr>
            <w:rFonts w:ascii="IRZar" w:hAnsi="IRZar" w:cs="B Lotus" w:hint="cs"/>
            <w:sz w:val="24"/>
            <w:szCs w:val="24"/>
            <w:rtl/>
            <w:lang w:bidi="fa-IR"/>
          </w:rPr>
          <w:t>می‌کن</w:t>
        </w:r>
        <w:r w:rsidR="0093764C" w:rsidRPr="00EA6F4D">
          <w:rPr>
            <w:rFonts w:ascii="IRZar" w:hAnsi="IRZar" w:cs="B Lotus" w:hint="cs"/>
            <w:sz w:val="24"/>
            <w:szCs w:val="24"/>
            <w:rtl/>
            <w:lang w:bidi="fa-IR"/>
          </w:rPr>
          <w:t>ند</w:t>
        </w:r>
      </w:ins>
      <w:r w:rsidRPr="00EA6F4D">
        <w:rPr>
          <w:rFonts w:ascii="IRZar" w:hAnsi="IRZar" w:cs="B Lotus" w:hint="cs"/>
          <w:sz w:val="24"/>
          <w:szCs w:val="24"/>
          <w:rtl/>
          <w:lang w:bidi="fa-IR"/>
        </w:rPr>
        <w:t>.</w:t>
      </w:r>
    </w:p>
    <w:p w14:paraId="5AB677F8" w14:textId="77777777" w:rsidR="00EA6F4D" w:rsidRPr="00EA6F4D" w:rsidRDefault="00EA6F4D" w:rsidP="00EA6F4D">
      <w:pPr>
        <w:pStyle w:val="Heading4"/>
        <w:rPr>
          <w:rtl/>
        </w:rPr>
      </w:pPr>
      <w:bookmarkStart w:id="15497" w:name="_Toc531474950"/>
      <w:bookmarkStart w:id="15498" w:name="_Toc531475014"/>
      <w:bookmarkStart w:id="15499" w:name="_Toc533781277"/>
      <w:bookmarkStart w:id="15500" w:name="_Toc533782233"/>
      <w:del w:id="15501" w:author="Mehrnazi Boojari" w:date="2019-01-07T09:45:00Z">
        <w:r w:rsidRPr="00EA6F4D" w:rsidDel="006F7CCF">
          <w:rPr>
            <w:rFonts w:hint="cs"/>
            <w:rtl/>
          </w:rPr>
          <w:delText>راه حل</w:delText>
        </w:r>
      </w:del>
      <w:ins w:id="15502" w:author="Mehrnazi Boojari" w:date="2019-01-07T09:45:00Z">
        <w:r w:rsidR="006F7CCF">
          <w:rPr>
            <w:rFonts w:hint="cs"/>
            <w:rtl/>
          </w:rPr>
          <w:t>راه‌حل</w:t>
        </w:r>
      </w:ins>
      <w:del w:id="15503" w:author="Mehrnazi Boojari" w:date="2019-01-07T09:46:00Z">
        <w:r w:rsidRPr="00EA6F4D" w:rsidDel="006F7CCF">
          <w:rPr>
            <w:rFonts w:hint="cs"/>
            <w:rtl/>
          </w:rPr>
          <w:delText xml:space="preserve"> های </w:delText>
        </w:r>
      </w:del>
      <w:ins w:id="15504" w:author="Mehrnazi Boojari" w:date="2019-01-07T09:46:00Z">
        <w:r w:rsidR="006F7CCF">
          <w:rPr>
            <w:rFonts w:hint="cs"/>
            <w:rtl/>
          </w:rPr>
          <w:t xml:space="preserve">‌های </w:t>
        </w:r>
      </w:ins>
      <w:r w:rsidRPr="00EA6F4D">
        <w:rPr>
          <w:rFonts w:hint="cs"/>
          <w:rtl/>
        </w:rPr>
        <w:t>حوزه برنامه</w:t>
      </w:r>
      <w:del w:id="15505" w:author="Mehrnazi Boojari" w:date="2019-01-07T10:05:00Z">
        <w:r w:rsidRPr="00EA6F4D" w:rsidDel="00A31D6F">
          <w:rPr>
            <w:rFonts w:hint="cs"/>
            <w:rtl/>
          </w:rPr>
          <w:delText xml:space="preserve"> ریزی</w:delText>
        </w:r>
        <w:bookmarkEnd w:id="15497"/>
        <w:bookmarkEnd w:id="15498"/>
        <w:bookmarkEnd w:id="15499"/>
        <w:bookmarkEnd w:id="15500"/>
        <w:r w:rsidRPr="00EA6F4D" w:rsidDel="00A31D6F">
          <w:rPr>
            <w:rFonts w:hint="cs"/>
            <w:rtl/>
          </w:rPr>
          <w:delText xml:space="preserve"> </w:delText>
        </w:r>
      </w:del>
      <w:ins w:id="15506" w:author="Mehrnazi Boojari" w:date="2019-01-07T10:05:00Z">
        <w:r w:rsidR="00A31D6F">
          <w:rPr>
            <w:rFonts w:hint="cs"/>
            <w:rtl/>
          </w:rPr>
          <w:t xml:space="preserve">‌ریزی </w:t>
        </w:r>
      </w:ins>
    </w:p>
    <w:p w14:paraId="25255CC2" w14:textId="77777777" w:rsidR="00EA6F4D" w:rsidRPr="00EA6F4D" w:rsidRDefault="00EA6F4D" w:rsidP="00FF0738">
      <w:pPr>
        <w:bidi/>
        <w:ind w:firstLine="227"/>
        <w:jc w:val="both"/>
        <w:rPr>
          <w:rFonts w:ascii="IRZar" w:hAnsi="IRZar" w:cs="B Lotus"/>
          <w:sz w:val="24"/>
          <w:szCs w:val="24"/>
          <w:rtl/>
          <w:lang w:bidi="fa-IR"/>
        </w:rPr>
      </w:pPr>
      <w:r w:rsidRPr="00EA6F4D">
        <w:rPr>
          <w:rFonts w:ascii="IRZar" w:hAnsi="IRZar" w:cs="B Lotus" w:hint="cs"/>
          <w:sz w:val="24"/>
          <w:szCs w:val="24"/>
          <w:rtl/>
          <w:lang w:bidi="fa-IR"/>
        </w:rPr>
        <w:t>آنچه در عامل نفوذ فرهنگ شهرنشینی در حوزه برنامه</w:t>
      </w:r>
      <w:del w:id="15507" w:author="Mehrnazi Boojari" w:date="2019-01-07T10:05:00Z">
        <w:r w:rsidRPr="00EA6F4D" w:rsidDel="00A31D6F">
          <w:rPr>
            <w:rFonts w:ascii="IRZar" w:hAnsi="IRZar" w:cs="B Lotus" w:hint="cs"/>
            <w:sz w:val="24"/>
            <w:szCs w:val="24"/>
            <w:rtl/>
            <w:lang w:bidi="fa-IR"/>
          </w:rPr>
          <w:delText xml:space="preserve"> ریزی </w:delText>
        </w:r>
      </w:del>
      <w:ins w:id="15508" w:author="Mehrnazi Boojari" w:date="2019-01-07T10:05:00Z">
        <w:r w:rsidR="00A31D6F">
          <w:rPr>
            <w:rFonts w:ascii="IRZar" w:hAnsi="IRZar" w:cs="B Lotus" w:hint="cs"/>
            <w:sz w:val="24"/>
            <w:szCs w:val="24"/>
            <w:rtl/>
            <w:lang w:bidi="fa-IR"/>
          </w:rPr>
          <w:t xml:space="preserve">‌ریزی </w:t>
        </w:r>
      </w:ins>
      <w:r w:rsidRPr="00EA6F4D">
        <w:rPr>
          <w:rFonts w:ascii="IRZar" w:hAnsi="IRZar" w:cs="B Lotus" w:hint="cs"/>
          <w:sz w:val="24"/>
          <w:szCs w:val="24"/>
          <w:rtl/>
          <w:lang w:bidi="fa-IR"/>
        </w:rPr>
        <w:t xml:space="preserve">به معنای تدوین </w:t>
      </w:r>
      <w:del w:id="15509" w:author="Mehrnazi Boojari" w:date="2019-01-08T03:27:00Z">
        <w:r w:rsidRPr="00EA6F4D" w:rsidDel="00666313">
          <w:rPr>
            <w:rFonts w:ascii="IRZar" w:hAnsi="IRZar" w:cs="B Lotus" w:hint="cs"/>
            <w:sz w:val="24"/>
            <w:szCs w:val="24"/>
            <w:rtl/>
            <w:lang w:bidi="fa-IR"/>
          </w:rPr>
          <w:delText>آئین نامه</w:delText>
        </w:r>
      </w:del>
      <w:ins w:id="15510" w:author="Mehrnazi Boojari" w:date="2019-01-08T03:27:00Z">
        <w:r w:rsidR="00666313">
          <w:rPr>
            <w:rFonts w:ascii="IRZar" w:hAnsi="IRZar" w:cs="B Lotus" w:hint="cs"/>
            <w:sz w:val="24"/>
            <w:szCs w:val="24"/>
            <w:rtl/>
            <w:lang w:bidi="fa-IR"/>
          </w:rPr>
          <w:t>آیین‌نامه</w:t>
        </w:r>
      </w:ins>
      <w:r w:rsidRPr="00EA6F4D">
        <w:rPr>
          <w:rFonts w:ascii="IRZar" w:hAnsi="IRZar" w:cs="B Lotus" w:hint="cs"/>
          <w:sz w:val="24"/>
          <w:szCs w:val="24"/>
          <w:rtl/>
          <w:lang w:bidi="fa-IR"/>
        </w:rPr>
        <w:t xml:space="preserve"> و دستورالعمل برای پیشبرد حل عامل</w:t>
      </w:r>
      <w:del w:id="15511" w:author="Mehrnazi Boojari" w:date="2019-01-07T09:49:00Z">
        <w:r w:rsidRPr="00EA6F4D" w:rsidDel="006F7CCF">
          <w:rPr>
            <w:rFonts w:ascii="IRZar" w:hAnsi="IRZar" w:cs="B Lotus" w:hint="cs"/>
            <w:sz w:val="24"/>
            <w:szCs w:val="24"/>
            <w:rtl/>
            <w:lang w:bidi="fa-IR"/>
          </w:rPr>
          <w:delText xml:space="preserve"> می </w:delText>
        </w:r>
      </w:del>
      <w:ins w:id="15512"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توان </w:t>
      </w:r>
      <w:del w:id="15513" w:author="Mehrnazi Boojari" w:date="2019-01-15T01:05:00Z">
        <w:r w:rsidRPr="00EA6F4D" w:rsidDel="00FF0738">
          <w:rPr>
            <w:rFonts w:ascii="IRZar" w:hAnsi="IRZar" w:cs="B Lotus" w:hint="cs"/>
            <w:sz w:val="24"/>
            <w:szCs w:val="24"/>
            <w:rtl/>
            <w:lang w:bidi="fa-IR"/>
          </w:rPr>
          <w:delText>گفت</w:delText>
        </w:r>
      </w:del>
      <w:ins w:id="15514" w:author="Mehrnazi Boojari" w:date="2019-01-15T01:05:00Z">
        <w:r w:rsidR="00FF0738">
          <w:rPr>
            <w:rFonts w:ascii="IRZar" w:hAnsi="IRZar" w:cs="B Lotus" w:hint="cs"/>
            <w:sz w:val="24"/>
            <w:szCs w:val="24"/>
            <w:rtl/>
            <w:lang w:bidi="fa-IR"/>
          </w:rPr>
          <w:t>برشمرد</w:t>
        </w:r>
      </w:ins>
      <w:del w:id="15515" w:author="Mehrnazi Boojari" w:date="2019-01-15T00:53:00Z">
        <w:r w:rsidRPr="00EA6F4D" w:rsidDel="00871730">
          <w:rPr>
            <w:rFonts w:ascii="IRZar" w:hAnsi="IRZar" w:cs="B Lotus" w:hint="cs"/>
            <w:sz w:val="24"/>
            <w:szCs w:val="24"/>
            <w:rtl/>
            <w:lang w:bidi="fa-IR"/>
          </w:rPr>
          <w:delText xml:space="preserve"> </w:delText>
        </w:r>
      </w:del>
      <w:del w:id="15516" w:author="Mehrnazi Boojari" w:date="2019-01-07T10:53:00Z">
        <w:r w:rsidRPr="00EA6F4D" w:rsidDel="006A1F1D">
          <w:rPr>
            <w:rFonts w:ascii="IRZar" w:hAnsi="IRZar" w:cs="B Lotus" w:hint="cs"/>
            <w:sz w:val="24"/>
            <w:szCs w:val="24"/>
            <w:rtl/>
            <w:lang w:bidi="fa-IR"/>
          </w:rPr>
          <w:delText>عبارتند از :</w:delText>
        </w:r>
      </w:del>
      <w:ins w:id="15517" w:author="Mehrnazi Boojari" w:date="2019-01-07T10:53:00Z">
        <w:r w:rsidR="006A1F1D">
          <w:rPr>
            <w:rFonts w:ascii="IRZar" w:hAnsi="IRZar" w:cs="B Lotus" w:hint="cs"/>
            <w:sz w:val="24"/>
            <w:szCs w:val="24"/>
            <w:rtl/>
            <w:lang w:bidi="fa-IR"/>
          </w:rPr>
          <w:t>:</w:t>
        </w:r>
      </w:ins>
    </w:p>
    <w:p w14:paraId="25643507" w14:textId="77777777" w:rsidR="00EA6F4D" w:rsidRPr="00EA6F4D" w:rsidRDefault="00871730" w:rsidP="00EA6F4D">
      <w:pPr>
        <w:pStyle w:val="Heading5"/>
        <w:rPr>
          <w:rtl/>
        </w:rPr>
      </w:pPr>
      <w:bookmarkStart w:id="15518" w:name="_Toc531474951"/>
      <w:bookmarkStart w:id="15519" w:name="_Toc531475015"/>
      <w:bookmarkStart w:id="15520" w:name="_Toc533781278"/>
      <w:bookmarkStart w:id="15521" w:name="_Toc533782234"/>
      <w:ins w:id="15522" w:author="Mehrnazi Boojari" w:date="2019-01-15T00:54:00Z">
        <w:r>
          <w:rPr>
            <w:rFonts w:hint="cs"/>
            <w:rtl/>
          </w:rPr>
          <w:t xml:space="preserve"> </w:t>
        </w:r>
      </w:ins>
      <w:r w:rsidR="00EA6F4D" w:rsidRPr="00EA6F4D">
        <w:rPr>
          <w:rFonts w:hint="cs"/>
          <w:rtl/>
        </w:rPr>
        <w:t xml:space="preserve">تدوین دستورالعمل‌هایی </w:t>
      </w:r>
      <w:del w:id="15523" w:author="Mehrnazi Boojari" w:date="2019-01-10T01:06:00Z">
        <w:r w:rsidR="00EA6F4D" w:rsidRPr="00EA6F4D" w:rsidDel="00647583">
          <w:rPr>
            <w:rFonts w:hint="cs"/>
            <w:rtl/>
          </w:rPr>
          <w:delText>مبتنی بر</w:delText>
        </w:r>
      </w:del>
      <w:ins w:id="15524" w:author="Mehrnazi Boojari" w:date="2019-01-10T01:06:00Z">
        <w:r w:rsidR="00647583">
          <w:rPr>
            <w:rFonts w:hint="cs"/>
            <w:rtl/>
          </w:rPr>
          <w:t>مبتنی</w:t>
        </w:r>
        <w:r w:rsidR="00647583">
          <w:rPr>
            <w:rFonts w:ascii="Times New Roman" w:hAnsi="Times New Roman" w:cs="Times New Roman" w:hint="cs"/>
            <w:rtl/>
          </w:rPr>
          <w:t> </w:t>
        </w:r>
        <w:r w:rsidR="00647583">
          <w:rPr>
            <w:rFonts w:hint="cs"/>
            <w:rtl/>
          </w:rPr>
          <w:t>بر</w:t>
        </w:r>
      </w:ins>
      <w:r w:rsidR="00EA6F4D" w:rsidRPr="00EA6F4D">
        <w:rPr>
          <w:rFonts w:hint="cs"/>
          <w:rtl/>
        </w:rPr>
        <w:t xml:space="preserve"> گفتمان‌سازی ساخت مساکن </w:t>
      </w:r>
      <w:del w:id="15525" w:author="Mehrnazi Boojari" w:date="2019-01-10T01:06:00Z">
        <w:r w:rsidR="00EA6F4D" w:rsidRPr="00EA6F4D" w:rsidDel="00647583">
          <w:rPr>
            <w:rFonts w:hint="cs"/>
            <w:rtl/>
          </w:rPr>
          <w:delText>مبتنی بر</w:delText>
        </w:r>
      </w:del>
      <w:ins w:id="15526" w:author="Mehrnazi Boojari" w:date="2019-01-10T01:06:00Z">
        <w:r w:rsidR="00647583">
          <w:rPr>
            <w:rFonts w:hint="cs"/>
            <w:rtl/>
          </w:rPr>
          <w:t>مبتنی</w:t>
        </w:r>
        <w:r w:rsidR="00647583">
          <w:rPr>
            <w:rFonts w:ascii="Times New Roman" w:hAnsi="Times New Roman" w:cs="Times New Roman" w:hint="cs"/>
            <w:rtl/>
          </w:rPr>
          <w:t> </w:t>
        </w:r>
        <w:r w:rsidR="00647583">
          <w:rPr>
            <w:rFonts w:hint="cs"/>
            <w:rtl/>
          </w:rPr>
          <w:t>بر</w:t>
        </w:r>
      </w:ins>
      <w:r w:rsidR="00EA6F4D" w:rsidRPr="00EA6F4D">
        <w:rPr>
          <w:rFonts w:hint="cs"/>
          <w:rtl/>
        </w:rPr>
        <w:t xml:space="preserve"> بوم، معیشت و هویت روستایی</w:t>
      </w:r>
      <w:bookmarkEnd w:id="15518"/>
      <w:bookmarkEnd w:id="15519"/>
      <w:bookmarkEnd w:id="15520"/>
      <w:bookmarkEnd w:id="15521"/>
    </w:p>
    <w:p w14:paraId="10530A03" w14:textId="77777777" w:rsidR="00EA6F4D" w:rsidRPr="00EA6F4D" w:rsidRDefault="00EA6F4D" w:rsidP="00871730">
      <w:pPr>
        <w:bidi/>
        <w:ind w:firstLine="227"/>
        <w:jc w:val="both"/>
        <w:rPr>
          <w:rFonts w:ascii="IRZar" w:hAnsi="IRZar" w:cs="B Lotus"/>
          <w:sz w:val="24"/>
          <w:szCs w:val="24"/>
          <w:rtl/>
          <w:lang w:bidi="fa-IR"/>
        </w:rPr>
      </w:pPr>
      <w:r w:rsidRPr="00EA6F4D">
        <w:rPr>
          <w:rFonts w:ascii="IRZar" w:hAnsi="IRZar" w:cs="B Lotus" w:hint="cs"/>
          <w:sz w:val="24"/>
          <w:szCs w:val="24"/>
          <w:rtl/>
          <w:lang w:bidi="fa-IR"/>
        </w:rPr>
        <w:t>گفتمان</w:t>
      </w:r>
      <w:del w:id="15527" w:author="Mehrnazi Boojari" w:date="2019-01-07T09:51:00Z">
        <w:r w:rsidRPr="00EA6F4D" w:rsidDel="006F7CCF">
          <w:rPr>
            <w:rFonts w:ascii="IRZar" w:hAnsi="IRZar" w:cs="B Lotus" w:hint="cs"/>
            <w:sz w:val="24"/>
            <w:szCs w:val="24"/>
            <w:rtl/>
            <w:lang w:bidi="fa-IR"/>
          </w:rPr>
          <w:delText xml:space="preserve"> سازی </w:delText>
        </w:r>
      </w:del>
      <w:ins w:id="15528" w:author="Mehrnazi Boojari" w:date="2019-01-07T09:51:00Z">
        <w:r w:rsidR="006F7CCF">
          <w:rPr>
            <w:rFonts w:ascii="IRZar" w:hAnsi="IRZar" w:cs="B Lotus" w:hint="cs"/>
            <w:sz w:val="24"/>
            <w:szCs w:val="24"/>
            <w:rtl/>
            <w:lang w:bidi="fa-IR"/>
          </w:rPr>
          <w:t xml:space="preserve">‌سازی </w:t>
        </w:r>
      </w:ins>
      <w:r w:rsidRPr="00EA6F4D">
        <w:rPr>
          <w:rFonts w:ascii="IRZar" w:hAnsi="IRZar" w:cs="B Lotus" w:hint="cs"/>
          <w:sz w:val="24"/>
          <w:szCs w:val="24"/>
          <w:rtl/>
          <w:lang w:bidi="fa-IR"/>
        </w:rPr>
        <w:t>مساکن بومی و دارای فضاهای معیشتی بدین معناست که فرد روستایی از ساخت مساکن خود با این ویژگی</w:t>
      </w:r>
      <w:del w:id="15529" w:author="Mehrnazi Boojari" w:date="2019-01-07T09:45:00Z">
        <w:r w:rsidRPr="00EA6F4D" w:rsidDel="006F7CCF">
          <w:rPr>
            <w:rFonts w:ascii="IRZar" w:hAnsi="IRZar" w:cs="B Lotus" w:hint="cs"/>
            <w:sz w:val="24"/>
            <w:szCs w:val="24"/>
            <w:rtl/>
            <w:lang w:bidi="fa-IR"/>
          </w:rPr>
          <w:delText xml:space="preserve"> ها </w:delText>
        </w:r>
      </w:del>
      <w:ins w:id="15530"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احساس حقارتی در خود ندیده و مسکن خود را عقب</w:t>
      </w:r>
      <w:ins w:id="15531" w:author="Mehrnazi Boojari" w:date="2019-01-07T23:35:00Z">
        <w:r w:rsidR="00A26EBB">
          <w:rPr>
            <w:rFonts w:ascii="IRZar" w:hAnsi="IRZar" w:cs="B Nazanin" w:hint="cs"/>
            <w:sz w:val="24"/>
            <w:szCs w:val="24"/>
            <w:rtl/>
            <w:lang w:bidi="fa-IR"/>
          </w:rPr>
          <w:t>‌</w:t>
        </w:r>
      </w:ins>
      <w:del w:id="15532" w:author="Mehrnazi Boojari" w:date="2019-01-07T23:35:00Z">
        <w:r w:rsidRPr="00EA6F4D" w:rsidDel="00A26EBB">
          <w:rPr>
            <w:rFonts w:ascii="IRZar" w:hAnsi="IRZar" w:cs="B Lotus" w:hint="cs"/>
            <w:sz w:val="24"/>
            <w:szCs w:val="24"/>
            <w:rtl/>
            <w:lang w:bidi="fa-IR"/>
          </w:rPr>
          <w:delText xml:space="preserve"> </w:delText>
        </w:r>
      </w:del>
      <w:r w:rsidRPr="00EA6F4D">
        <w:rPr>
          <w:rFonts w:ascii="IRZar" w:hAnsi="IRZar" w:cs="B Lotus" w:hint="cs"/>
          <w:sz w:val="24"/>
          <w:szCs w:val="24"/>
          <w:rtl/>
          <w:lang w:bidi="fa-IR"/>
        </w:rPr>
        <w:t>مانده از مساکن شهری نبیند. لازمه این موضوع گفتمان</w:t>
      </w:r>
      <w:del w:id="15533" w:author="Mehrnazi Boojari" w:date="2019-01-07T09:51:00Z">
        <w:r w:rsidRPr="00EA6F4D" w:rsidDel="006F7CCF">
          <w:rPr>
            <w:rFonts w:ascii="IRZar" w:hAnsi="IRZar" w:cs="B Lotus" w:hint="cs"/>
            <w:sz w:val="24"/>
            <w:szCs w:val="24"/>
            <w:rtl/>
            <w:lang w:bidi="fa-IR"/>
          </w:rPr>
          <w:delText xml:space="preserve"> سازی </w:delText>
        </w:r>
      </w:del>
      <w:ins w:id="15534" w:author="Mehrnazi Boojari" w:date="2019-01-07T09:51:00Z">
        <w:r w:rsidR="006F7CCF">
          <w:rPr>
            <w:rFonts w:ascii="IRZar" w:hAnsi="IRZar" w:cs="B Lotus" w:hint="cs"/>
            <w:sz w:val="24"/>
            <w:szCs w:val="24"/>
            <w:rtl/>
            <w:lang w:bidi="fa-IR"/>
          </w:rPr>
          <w:t xml:space="preserve">‌سازی </w:t>
        </w:r>
      </w:ins>
      <w:r w:rsidRPr="00EA6F4D">
        <w:rPr>
          <w:rFonts w:ascii="IRZar" w:hAnsi="IRZar" w:cs="B Lotus" w:hint="cs"/>
          <w:sz w:val="24"/>
          <w:szCs w:val="24"/>
          <w:rtl/>
          <w:lang w:bidi="fa-IR"/>
        </w:rPr>
        <w:t xml:space="preserve">است که باید در بستر فرهنگی و در حوزه </w:t>
      </w:r>
      <w:del w:id="15535" w:author="Mehrnazi Boojari" w:date="2019-01-13T07:10:00Z">
        <w:r w:rsidRPr="00EA6F4D" w:rsidDel="002E51AF">
          <w:rPr>
            <w:rFonts w:ascii="IRZar" w:hAnsi="IRZar" w:cs="B Lotus" w:hint="cs"/>
            <w:sz w:val="24"/>
            <w:szCs w:val="24"/>
            <w:rtl/>
            <w:lang w:bidi="fa-IR"/>
          </w:rPr>
          <w:delText>برنامه ریزی</w:delText>
        </w:r>
      </w:del>
      <w:ins w:id="15536" w:author="Mehrnazi Boojari" w:date="2019-01-13T07:10:00Z">
        <w:r w:rsidR="002E51AF">
          <w:rPr>
            <w:rFonts w:ascii="IRZar" w:hAnsi="IRZar" w:cs="B Lotus" w:hint="cs"/>
            <w:sz w:val="24"/>
            <w:szCs w:val="24"/>
            <w:rtl/>
            <w:lang w:bidi="fa-IR"/>
          </w:rPr>
          <w:t>برنامه‌ریزی</w:t>
        </w:r>
      </w:ins>
      <w:del w:id="15537" w:author="Mehrnazi Boojari" w:date="2019-01-07T09:47:00Z">
        <w:r w:rsidRPr="00EA6F4D" w:rsidDel="006F7CCF">
          <w:rPr>
            <w:rFonts w:ascii="IRZar" w:hAnsi="IRZar" w:cs="B Lotus" w:hint="cs"/>
            <w:sz w:val="24"/>
            <w:szCs w:val="24"/>
            <w:rtl/>
            <w:lang w:bidi="fa-IR"/>
          </w:rPr>
          <w:delText xml:space="preserve"> ،</w:delText>
        </w:r>
      </w:del>
      <w:ins w:id="15538" w:author="Mehrnazi Boojari" w:date="2019-01-07T09:47:00Z">
        <w:r w:rsidR="006F7CCF">
          <w:rPr>
            <w:rFonts w:ascii="IRZar" w:hAnsi="IRZar" w:cs="B Lotus" w:hint="cs"/>
            <w:sz w:val="24"/>
            <w:szCs w:val="24"/>
            <w:rtl/>
            <w:lang w:bidi="fa-IR"/>
          </w:rPr>
          <w:t>،</w:t>
        </w:r>
      </w:ins>
      <w:r w:rsidRPr="00EA6F4D">
        <w:rPr>
          <w:rFonts w:ascii="IRZar" w:hAnsi="IRZar" w:cs="B Lotus" w:hint="cs"/>
          <w:sz w:val="24"/>
          <w:szCs w:val="24"/>
          <w:rtl/>
          <w:lang w:bidi="fa-IR"/>
        </w:rPr>
        <w:t xml:space="preserve"> بنیاد مسکن </w:t>
      </w:r>
      <w:del w:id="15539" w:author="Mehrnazi Boojari" w:date="2019-01-07T23:28:00Z">
        <w:r w:rsidRPr="00EA6F4D" w:rsidDel="00FB0B67">
          <w:rPr>
            <w:rFonts w:ascii="IRZar" w:hAnsi="IRZar" w:cs="B Lotus" w:hint="cs"/>
            <w:sz w:val="24"/>
            <w:szCs w:val="24"/>
            <w:rtl/>
            <w:lang w:bidi="fa-IR"/>
          </w:rPr>
          <w:delText>به عنوان</w:delText>
        </w:r>
      </w:del>
      <w:ins w:id="15540" w:author="Mehrnazi Boojari" w:date="2019-01-07T23:28:00Z">
        <w:r w:rsidR="00FB0B67">
          <w:rPr>
            <w:rFonts w:ascii="IRZar" w:hAnsi="IRZar" w:cs="B Lotus" w:hint="cs"/>
            <w:sz w:val="24"/>
            <w:szCs w:val="24"/>
            <w:rtl/>
            <w:lang w:bidi="fa-IR"/>
          </w:rPr>
          <w:t>به‌مثابۀ</w:t>
        </w:r>
      </w:ins>
      <w:r w:rsidRPr="00EA6F4D">
        <w:rPr>
          <w:rFonts w:ascii="IRZar" w:hAnsi="IRZar" w:cs="B Lotus" w:hint="cs"/>
          <w:sz w:val="24"/>
          <w:szCs w:val="24"/>
          <w:rtl/>
          <w:lang w:bidi="fa-IR"/>
        </w:rPr>
        <w:t xml:space="preserve"> متولی مسکن روستایی انجام دهد. از سرفصل</w:t>
      </w:r>
      <w:del w:id="15541" w:author="Mehrnazi Boojari" w:date="2019-01-07T09:46:00Z">
        <w:r w:rsidRPr="00EA6F4D" w:rsidDel="006F7CCF">
          <w:rPr>
            <w:rFonts w:ascii="IRZar" w:hAnsi="IRZar" w:cs="B Lotus" w:hint="cs"/>
            <w:sz w:val="24"/>
            <w:szCs w:val="24"/>
            <w:rtl/>
            <w:lang w:bidi="fa-IR"/>
          </w:rPr>
          <w:delText xml:space="preserve"> های </w:delText>
        </w:r>
      </w:del>
      <w:ins w:id="15542"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موضوع گفتمان</w:t>
      </w:r>
      <w:del w:id="15543" w:author="Mehrnazi Boojari" w:date="2019-01-07T09:51:00Z">
        <w:r w:rsidRPr="00EA6F4D" w:rsidDel="006F7CCF">
          <w:rPr>
            <w:rFonts w:ascii="IRZar" w:hAnsi="IRZar" w:cs="B Lotus" w:hint="cs"/>
            <w:sz w:val="24"/>
            <w:szCs w:val="24"/>
            <w:rtl/>
            <w:lang w:bidi="fa-IR"/>
          </w:rPr>
          <w:delText xml:space="preserve"> سازی </w:delText>
        </w:r>
      </w:del>
      <w:ins w:id="15544" w:author="Mehrnazi Boojari" w:date="2019-01-07T09:51:00Z">
        <w:r w:rsidR="006F7CCF">
          <w:rPr>
            <w:rFonts w:ascii="IRZar" w:hAnsi="IRZar" w:cs="B Lotus" w:hint="cs"/>
            <w:sz w:val="24"/>
            <w:szCs w:val="24"/>
            <w:rtl/>
            <w:lang w:bidi="fa-IR"/>
          </w:rPr>
          <w:t xml:space="preserve">‌سازی </w:t>
        </w:r>
      </w:ins>
      <w:r w:rsidRPr="00EA6F4D">
        <w:rPr>
          <w:rFonts w:ascii="IRZar" w:hAnsi="IRZar" w:cs="B Lotus" w:hint="cs"/>
          <w:sz w:val="24"/>
          <w:szCs w:val="24"/>
          <w:rtl/>
          <w:lang w:bidi="fa-IR"/>
        </w:rPr>
        <w:t>به ارائه تشویق</w:t>
      </w:r>
      <w:del w:id="15545" w:author="Mehrnazi Boojari" w:date="2019-01-07T09:46:00Z">
        <w:r w:rsidRPr="00EA6F4D" w:rsidDel="006F7CCF">
          <w:rPr>
            <w:rFonts w:ascii="IRZar" w:hAnsi="IRZar" w:cs="B Lotus" w:hint="cs"/>
            <w:sz w:val="24"/>
            <w:szCs w:val="24"/>
            <w:rtl/>
            <w:lang w:bidi="fa-IR"/>
          </w:rPr>
          <w:delText xml:space="preserve"> های </w:delText>
        </w:r>
      </w:del>
      <w:ins w:id="15546"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غیرمالی بر ترغیب این گونه مساکن</w:t>
      </w:r>
      <w:del w:id="15547" w:author="Mehrnazi Boojari" w:date="2019-01-07T09:49:00Z">
        <w:r w:rsidRPr="00EA6F4D" w:rsidDel="006F7CCF">
          <w:rPr>
            <w:rFonts w:ascii="IRZar" w:hAnsi="IRZar" w:cs="B Lotus" w:hint="cs"/>
            <w:sz w:val="24"/>
            <w:szCs w:val="24"/>
            <w:rtl/>
            <w:lang w:bidi="fa-IR"/>
          </w:rPr>
          <w:delText xml:space="preserve"> می </w:delText>
        </w:r>
      </w:del>
      <w:ins w:id="15548"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تواند باشد. موضوع گفتمان</w:t>
      </w:r>
      <w:del w:id="15549" w:author="Mehrnazi Boojari" w:date="2019-01-07T09:51:00Z">
        <w:r w:rsidRPr="00EA6F4D" w:rsidDel="006F7CCF">
          <w:rPr>
            <w:rFonts w:ascii="IRZar" w:hAnsi="IRZar" w:cs="B Lotus" w:hint="cs"/>
            <w:sz w:val="24"/>
            <w:szCs w:val="24"/>
            <w:rtl/>
            <w:lang w:bidi="fa-IR"/>
          </w:rPr>
          <w:delText xml:space="preserve"> سازی </w:delText>
        </w:r>
      </w:del>
      <w:ins w:id="15550" w:author="Mehrnazi Boojari" w:date="2019-01-07T09:51:00Z">
        <w:r w:rsidR="006F7CCF">
          <w:rPr>
            <w:rFonts w:ascii="IRZar" w:hAnsi="IRZar" w:cs="B Lotus" w:hint="cs"/>
            <w:sz w:val="24"/>
            <w:szCs w:val="24"/>
            <w:rtl/>
            <w:lang w:bidi="fa-IR"/>
          </w:rPr>
          <w:t xml:space="preserve">‌سازی </w:t>
        </w:r>
      </w:ins>
      <w:r w:rsidRPr="00EA6F4D">
        <w:rPr>
          <w:rFonts w:ascii="IRZar" w:hAnsi="IRZar" w:cs="B Lotus" w:hint="cs"/>
          <w:sz w:val="24"/>
          <w:szCs w:val="24"/>
          <w:rtl/>
          <w:lang w:bidi="fa-IR"/>
        </w:rPr>
        <w:t xml:space="preserve">در </w:t>
      </w:r>
      <w:del w:id="15551" w:author="Mehrnazi Boojari" w:date="2019-01-08T03:27:00Z">
        <w:r w:rsidRPr="00EA6F4D" w:rsidDel="00666313">
          <w:rPr>
            <w:rFonts w:ascii="IRZar" w:hAnsi="IRZar" w:cs="B Lotus" w:hint="cs"/>
            <w:sz w:val="24"/>
            <w:szCs w:val="24"/>
            <w:rtl/>
            <w:lang w:bidi="fa-IR"/>
          </w:rPr>
          <w:delText>آئین نامه</w:delText>
        </w:r>
      </w:del>
      <w:ins w:id="15552" w:author="Mehrnazi Boojari" w:date="2019-01-08T03:27:00Z">
        <w:r w:rsidR="00666313">
          <w:rPr>
            <w:rFonts w:ascii="IRZar" w:hAnsi="IRZar" w:cs="B Lotus" w:hint="cs"/>
            <w:sz w:val="24"/>
            <w:szCs w:val="24"/>
            <w:rtl/>
            <w:lang w:bidi="fa-IR"/>
          </w:rPr>
          <w:t>آیین‌نامه</w:t>
        </w:r>
      </w:ins>
      <w:del w:id="15553" w:author="Mehrnazi Boojari" w:date="2019-01-07T09:46:00Z">
        <w:r w:rsidRPr="00EA6F4D" w:rsidDel="006F7CCF">
          <w:rPr>
            <w:rFonts w:ascii="IRZar" w:hAnsi="IRZar" w:cs="B Lotus" w:hint="cs"/>
            <w:sz w:val="24"/>
            <w:szCs w:val="24"/>
            <w:rtl/>
            <w:lang w:bidi="fa-IR"/>
          </w:rPr>
          <w:delText xml:space="preserve"> های </w:delText>
        </w:r>
      </w:del>
      <w:ins w:id="15554"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 xml:space="preserve">بنیاد مسکن وجود </w:t>
      </w:r>
      <w:del w:id="15555" w:author="Mehrnazi Boojari" w:date="2019-01-15T00:58:00Z">
        <w:r w:rsidRPr="00EA6F4D" w:rsidDel="00871730">
          <w:rPr>
            <w:rFonts w:ascii="IRZar" w:hAnsi="IRZar" w:cs="B Lotus" w:hint="cs"/>
            <w:sz w:val="24"/>
            <w:szCs w:val="24"/>
            <w:rtl/>
            <w:lang w:bidi="fa-IR"/>
          </w:rPr>
          <w:delText>نداشته</w:delText>
        </w:r>
      </w:del>
      <w:ins w:id="15556" w:author="Mehrnazi Boojari" w:date="2019-01-15T00:58:00Z">
        <w:r w:rsidR="00871730" w:rsidRPr="00EA6F4D">
          <w:rPr>
            <w:rFonts w:ascii="IRZar" w:hAnsi="IRZar" w:cs="B Lotus" w:hint="cs"/>
            <w:sz w:val="24"/>
            <w:szCs w:val="24"/>
            <w:rtl/>
            <w:lang w:bidi="fa-IR"/>
          </w:rPr>
          <w:t>ند</w:t>
        </w:r>
        <w:r w:rsidR="00871730">
          <w:rPr>
            <w:rFonts w:ascii="IRZar" w:hAnsi="IRZar" w:cs="B Lotus" w:hint="cs"/>
            <w:sz w:val="24"/>
            <w:szCs w:val="24"/>
            <w:rtl/>
            <w:lang w:bidi="fa-IR"/>
          </w:rPr>
          <w:t>ارد</w:t>
        </w:r>
      </w:ins>
      <w:del w:id="15557" w:author="Mehrnazi Boojari" w:date="2019-01-08T02:06:00Z">
        <w:r w:rsidRPr="00EA6F4D" w:rsidDel="00310BDA">
          <w:rPr>
            <w:rFonts w:ascii="IRZar" w:hAnsi="IRZar" w:cs="B Lotus" w:hint="cs"/>
            <w:sz w:val="24"/>
            <w:szCs w:val="24"/>
            <w:rtl/>
            <w:lang w:bidi="fa-IR"/>
          </w:rPr>
          <w:delText xml:space="preserve"> ولی </w:delText>
        </w:r>
      </w:del>
      <w:ins w:id="15558" w:author="Mehrnazi Boojari" w:date="2019-01-08T02:06:00Z">
        <w:r w:rsidR="00310BDA">
          <w:rPr>
            <w:rFonts w:ascii="IRZar" w:hAnsi="IRZar" w:cs="B Lotus" w:hint="cs"/>
            <w:sz w:val="24"/>
            <w:szCs w:val="24"/>
            <w:rtl/>
            <w:lang w:bidi="fa-IR"/>
          </w:rPr>
          <w:t xml:space="preserve">، ولی </w:t>
        </w:r>
      </w:ins>
      <w:r w:rsidRPr="00EA6F4D">
        <w:rPr>
          <w:rFonts w:ascii="IRZar" w:hAnsi="IRZar" w:cs="B Lotus" w:hint="cs"/>
          <w:sz w:val="24"/>
          <w:szCs w:val="24"/>
          <w:rtl/>
          <w:lang w:bidi="fa-IR"/>
        </w:rPr>
        <w:t>با توجه به رسالت بنیاد مسکن این کار باید صورت پذیرد. سایر دستگاه</w:t>
      </w:r>
      <w:del w:id="15559" w:author="Mehrnazi Boojari" w:date="2019-01-07T09:45:00Z">
        <w:r w:rsidRPr="00EA6F4D" w:rsidDel="006F7CCF">
          <w:rPr>
            <w:rFonts w:ascii="IRZar" w:hAnsi="IRZar" w:cs="B Lotus" w:hint="cs"/>
            <w:sz w:val="24"/>
            <w:szCs w:val="24"/>
            <w:rtl/>
            <w:lang w:bidi="fa-IR"/>
          </w:rPr>
          <w:delText xml:space="preserve"> ها </w:delText>
        </w:r>
      </w:del>
      <w:ins w:id="15560"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از قبیل صدا و</w:t>
      </w:r>
      <w:ins w:id="15561" w:author="Mehrnazi Boojari" w:date="2019-01-15T00:58:00Z">
        <w:r w:rsidR="00871730">
          <w:rPr>
            <w:rFonts w:ascii="IRZar" w:hAnsi="IRZar" w:cs="B Lotus" w:hint="cs"/>
            <w:sz w:val="24"/>
            <w:szCs w:val="24"/>
            <w:rtl/>
            <w:lang w:bidi="fa-IR"/>
          </w:rPr>
          <w:t xml:space="preserve"> </w:t>
        </w:r>
      </w:ins>
      <w:r w:rsidRPr="00EA6F4D">
        <w:rPr>
          <w:rFonts w:ascii="IRZar" w:hAnsi="IRZar" w:cs="B Lotus" w:hint="cs"/>
          <w:sz w:val="24"/>
          <w:szCs w:val="24"/>
          <w:rtl/>
          <w:lang w:bidi="fa-IR"/>
        </w:rPr>
        <w:t>سیما</w:t>
      </w:r>
      <w:del w:id="15562" w:author="Mehrnazi Boojari" w:date="2019-01-07T09:47:00Z">
        <w:r w:rsidRPr="00EA6F4D" w:rsidDel="006F7CCF">
          <w:rPr>
            <w:rFonts w:ascii="IRZar" w:hAnsi="IRZar" w:cs="B Lotus" w:hint="cs"/>
            <w:sz w:val="24"/>
            <w:szCs w:val="24"/>
            <w:rtl/>
            <w:lang w:bidi="fa-IR"/>
          </w:rPr>
          <w:delText xml:space="preserve"> ،</w:delText>
        </w:r>
      </w:del>
      <w:ins w:id="15563" w:author="Mehrnazi Boojari" w:date="2019-01-07T09:47:00Z">
        <w:r w:rsidR="006F7CCF">
          <w:rPr>
            <w:rFonts w:ascii="IRZar" w:hAnsi="IRZar" w:cs="B Lotus" w:hint="cs"/>
            <w:sz w:val="24"/>
            <w:szCs w:val="24"/>
            <w:rtl/>
            <w:lang w:bidi="fa-IR"/>
          </w:rPr>
          <w:t>،</w:t>
        </w:r>
      </w:ins>
      <w:r w:rsidRPr="00EA6F4D">
        <w:rPr>
          <w:rFonts w:ascii="IRZar" w:hAnsi="IRZar" w:cs="B Lotus" w:hint="cs"/>
          <w:sz w:val="24"/>
          <w:szCs w:val="24"/>
          <w:rtl/>
          <w:lang w:bidi="fa-IR"/>
        </w:rPr>
        <w:t xml:space="preserve"> وزارت جهاد</w:t>
      </w:r>
      <w:ins w:id="15564" w:author="Mehrnazi Boojari" w:date="2019-01-15T00:58:00Z">
        <w:r w:rsidR="00871730">
          <w:rPr>
            <w:rFonts w:ascii="IRZar" w:hAnsi="IRZar" w:cs="Times New Roman" w:hint="eastAsia"/>
            <w:sz w:val="24"/>
            <w:szCs w:val="24"/>
            <w:rtl/>
            <w:lang w:bidi="fa-IR"/>
          </w:rPr>
          <w:t> </w:t>
        </w:r>
      </w:ins>
      <w:r w:rsidRPr="00EA6F4D">
        <w:rPr>
          <w:rFonts w:ascii="IRZar" w:hAnsi="IRZar" w:cs="B Lotus" w:hint="cs"/>
          <w:sz w:val="24"/>
          <w:szCs w:val="24"/>
          <w:rtl/>
          <w:lang w:bidi="fa-IR"/>
        </w:rPr>
        <w:t>کشاورزی، سازمان دهیاری</w:t>
      </w:r>
      <w:del w:id="15565" w:author="Mehrnazi Boojari" w:date="2019-01-07T09:45:00Z">
        <w:r w:rsidRPr="00EA6F4D" w:rsidDel="006F7CCF">
          <w:rPr>
            <w:rFonts w:ascii="IRZar" w:hAnsi="IRZar" w:cs="B Lotus" w:hint="cs"/>
            <w:sz w:val="24"/>
            <w:szCs w:val="24"/>
            <w:rtl/>
            <w:lang w:bidi="fa-IR"/>
          </w:rPr>
          <w:delText xml:space="preserve"> ها </w:delText>
        </w:r>
      </w:del>
      <w:ins w:id="15566"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و شوراها در تدوین اصول این گفتمان</w:t>
      </w:r>
      <w:del w:id="15567" w:author="Mehrnazi Boojari" w:date="2019-01-07T09:51:00Z">
        <w:r w:rsidRPr="00EA6F4D" w:rsidDel="006F7CCF">
          <w:rPr>
            <w:rFonts w:ascii="IRZar" w:hAnsi="IRZar" w:cs="B Lotus" w:hint="cs"/>
            <w:sz w:val="24"/>
            <w:szCs w:val="24"/>
            <w:rtl/>
            <w:lang w:bidi="fa-IR"/>
          </w:rPr>
          <w:delText xml:space="preserve"> سازی </w:delText>
        </w:r>
      </w:del>
      <w:ins w:id="15568" w:author="Mehrnazi Boojari" w:date="2019-01-07T09:51:00Z">
        <w:r w:rsidR="006F7CCF">
          <w:rPr>
            <w:rFonts w:ascii="IRZar" w:hAnsi="IRZar" w:cs="B Lotus" w:hint="cs"/>
            <w:sz w:val="24"/>
            <w:szCs w:val="24"/>
            <w:rtl/>
            <w:lang w:bidi="fa-IR"/>
          </w:rPr>
          <w:t xml:space="preserve">‌سازی </w:t>
        </w:r>
      </w:ins>
      <w:r w:rsidRPr="00EA6F4D">
        <w:rPr>
          <w:rFonts w:ascii="IRZar" w:hAnsi="IRZar" w:cs="B Lotus" w:hint="cs"/>
          <w:sz w:val="24"/>
          <w:szCs w:val="24"/>
          <w:rtl/>
          <w:lang w:bidi="fa-IR"/>
        </w:rPr>
        <w:t>همکاری</w:t>
      </w:r>
      <w:del w:id="15569" w:author="Mehrnazi Boojari" w:date="2019-01-07T09:49:00Z">
        <w:r w:rsidRPr="00EA6F4D" w:rsidDel="006F7CCF">
          <w:rPr>
            <w:rFonts w:ascii="IRZar" w:hAnsi="IRZar" w:cs="B Lotus" w:hint="cs"/>
            <w:sz w:val="24"/>
            <w:szCs w:val="24"/>
            <w:rtl/>
            <w:lang w:bidi="fa-IR"/>
          </w:rPr>
          <w:delText xml:space="preserve"> می </w:delText>
        </w:r>
      </w:del>
      <w:ins w:id="15570"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کنند. </w:t>
      </w:r>
    </w:p>
    <w:p w14:paraId="5CB3DEF8" w14:textId="77777777" w:rsidR="00EA6F4D" w:rsidRPr="00EA6F4D" w:rsidRDefault="00EA6F4D" w:rsidP="00EA6F4D">
      <w:pPr>
        <w:pStyle w:val="Heading5"/>
        <w:rPr>
          <w:rtl/>
        </w:rPr>
      </w:pPr>
      <w:bookmarkStart w:id="15571" w:name="_Toc531474952"/>
      <w:bookmarkStart w:id="15572" w:name="_Toc531475016"/>
      <w:bookmarkStart w:id="15573" w:name="_Toc533781279"/>
      <w:bookmarkStart w:id="15574" w:name="_Toc533782235"/>
      <w:r w:rsidRPr="00EA6F4D">
        <w:rPr>
          <w:rFonts w:hint="cs"/>
          <w:rtl/>
          <w:lang w:bidi="fa-IR"/>
        </w:rPr>
        <w:t>اصلاح اهداف طرح</w:t>
      </w:r>
      <w:ins w:id="15575" w:author="Mehrnazi Boojari" w:date="2019-01-15T01:01:00Z">
        <w:r w:rsidR="00023D04">
          <w:rPr>
            <w:rFonts w:hint="cs"/>
            <w:rtl/>
            <w:lang w:bidi="fa-IR"/>
          </w:rPr>
          <w:t>‌</w:t>
        </w:r>
      </w:ins>
      <w:del w:id="15576" w:author="Mehrnazi Boojari" w:date="2019-01-07T09:46:00Z">
        <w:r w:rsidRPr="00EA6F4D" w:rsidDel="006F7CCF">
          <w:rPr>
            <w:rFonts w:hint="cs"/>
            <w:rtl/>
            <w:lang w:bidi="fa-IR"/>
          </w:rPr>
          <w:delText xml:space="preserve"> های </w:delText>
        </w:r>
      </w:del>
      <w:ins w:id="15577" w:author="Mehrnazi Boojari" w:date="2019-01-07T09:46:00Z">
        <w:r w:rsidR="006F7CCF">
          <w:rPr>
            <w:rFonts w:hint="cs"/>
            <w:rtl/>
            <w:lang w:bidi="fa-IR"/>
          </w:rPr>
          <w:t xml:space="preserve">‌های </w:t>
        </w:r>
      </w:ins>
      <w:r w:rsidRPr="00EA6F4D">
        <w:rPr>
          <w:rFonts w:hint="cs"/>
          <w:rtl/>
          <w:lang w:bidi="fa-IR"/>
        </w:rPr>
        <w:t>هادی روستایی</w:t>
      </w:r>
      <w:bookmarkEnd w:id="15571"/>
      <w:bookmarkEnd w:id="15572"/>
      <w:bookmarkEnd w:id="15573"/>
      <w:bookmarkEnd w:id="15574"/>
      <w:r w:rsidRPr="00EA6F4D">
        <w:rPr>
          <w:rFonts w:hint="cs"/>
          <w:rtl/>
          <w:lang w:bidi="fa-IR"/>
        </w:rPr>
        <w:t xml:space="preserve"> </w:t>
      </w:r>
    </w:p>
    <w:p w14:paraId="7B7DADAD" w14:textId="14CCA1E7" w:rsidR="00EA6F4D" w:rsidRPr="00EA6F4D" w:rsidRDefault="00EA6F4D" w:rsidP="00EA7237">
      <w:pPr>
        <w:bidi/>
        <w:ind w:firstLine="227"/>
        <w:jc w:val="both"/>
        <w:rPr>
          <w:rFonts w:ascii="IRZar" w:hAnsi="IRZar" w:cs="B Lotus"/>
          <w:sz w:val="24"/>
          <w:szCs w:val="24"/>
          <w:rtl/>
          <w:lang w:bidi="fa-IR"/>
        </w:rPr>
      </w:pPr>
      <w:r w:rsidRPr="00EA6F4D">
        <w:rPr>
          <w:rFonts w:ascii="IRZar" w:hAnsi="IRZar" w:cs="B Lotus" w:hint="cs"/>
          <w:sz w:val="24"/>
          <w:szCs w:val="24"/>
          <w:rtl/>
          <w:lang w:bidi="fa-IR"/>
        </w:rPr>
        <w:t xml:space="preserve">طرح هادی </w:t>
      </w:r>
      <w:r w:rsidRPr="00EA7237">
        <w:rPr>
          <w:rFonts w:ascii="IRZar" w:hAnsi="IRZar" w:cs="B Lotus" w:hint="cs"/>
          <w:sz w:val="24"/>
          <w:szCs w:val="24"/>
          <w:rtl/>
          <w:lang w:bidi="fa-IR"/>
        </w:rPr>
        <w:t>روستایی طرح مادر توسعه روستایی محسوب</w:t>
      </w:r>
      <w:del w:id="15578" w:author="Mehrnazi Boojari" w:date="2019-01-07T09:49:00Z">
        <w:r w:rsidRPr="00EA7237" w:rsidDel="006F7CCF">
          <w:rPr>
            <w:rFonts w:ascii="IRZar" w:hAnsi="IRZar" w:cs="B Lotus" w:hint="cs"/>
            <w:sz w:val="24"/>
            <w:szCs w:val="24"/>
            <w:rtl/>
            <w:lang w:bidi="fa-IR"/>
          </w:rPr>
          <w:delText xml:space="preserve"> می </w:delText>
        </w:r>
      </w:del>
      <w:ins w:id="15579" w:author="Mehrnazi Boojari" w:date="2019-01-07T09:49:00Z">
        <w:r w:rsidR="006F7CCF" w:rsidRPr="00EA7237">
          <w:rPr>
            <w:rFonts w:ascii="IRZar" w:hAnsi="IRZar" w:cs="B Lotus" w:hint="cs"/>
            <w:sz w:val="24"/>
            <w:szCs w:val="24"/>
            <w:rtl/>
            <w:lang w:bidi="fa-IR"/>
          </w:rPr>
          <w:t xml:space="preserve"> می‌</w:t>
        </w:r>
      </w:ins>
      <w:r w:rsidRPr="00EA7237">
        <w:rPr>
          <w:rFonts w:ascii="IRZar" w:hAnsi="IRZar" w:cs="B Lotus" w:hint="cs"/>
          <w:sz w:val="24"/>
          <w:szCs w:val="24"/>
          <w:rtl/>
          <w:lang w:bidi="fa-IR"/>
        </w:rPr>
        <w:t>شود</w:t>
      </w:r>
      <w:ins w:id="15580" w:author="Mehrnazi Boojari" w:date="2019-01-15T01:02:00Z">
        <w:r w:rsidR="00FF0738" w:rsidRPr="00EA7237">
          <w:rPr>
            <w:rFonts w:ascii="IRZar" w:hAnsi="IRZar" w:cs="B Lotus" w:hint="cs"/>
            <w:sz w:val="24"/>
            <w:szCs w:val="24"/>
            <w:rtl/>
            <w:lang w:bidi="fa-IR"/>
          </w:rPr>
          <w:t>،</w:t>
        </w:r>
      </w:ins>
      <w:r w:rsidRPr="00EA7237">
        <w:rPr>
          <w:rFonts w:ascii="IRZar" w:hAnsi="IRZar" w:cs="B Lotus" w:hint="cs"/>
          <w:sz w:val="24"/>
          <w:szCs w:val="24"/>
          <w:rtl/>
          <w:lang w:bidi="fa-IR"/>
        </w:rPr>
        <w:t xml:space="preserve"> لذا برای حفظ فرهنگ و هویت روستایی</w:t>
      </w:r>
      <w:ins w:id="15581" w:author="Windows User" w:date="2019-01-17T02:40:00Z">
        <w:r w:rsidR="008E7C41" w:rsidRPr="00EA7237">
          <w:rPr>
            <w:rFonts w:ascii="IRZar" w:hAnsi="IRZar" w:cs="B Lotus" w:hint="cs"/>
            <w:sz w:val="24"/>
            <w:szCs w:val="24"/>
            <w:rtl/>
            <w:lang w:bidi="fa-IR"/>
          </w:rPr>
          <w:t xml:space="preserve"> باید</w:t>
        </w:r>
      </w:ins>
      <w:r w:rsidRPr="00EA7237">
        <w:rPr>
          <w:rFonts w:ascii="IRZar" w:hAnsi="IRZar" w:cs="B Lotus" w:hint="cs"/>
          <w:sz w:val="24"/>
          <w:szCs w:val="24"/>
          <w:rtl/>
          <w:lang w:bidi="fa-IR"/>
        </w:rPr>
        <w:t xml:space="preserve"> اصلاحاتی در اهداف آن صورت </w:t>
      </w:r>
      <w:ins w:id="15582" w:author="Mehrnazi Boojari" w:date="2019-01-16T01:11:00Z">
        <w:r w:rsidR="00A87288" w:rsidRPr="00EA7237">
          <w:rPr>
            <w:rFonts w:ascii="IRZar" w:hAnsi="IRZar" w:cs="B Nazanin" w:hint="eastAsia"/>
            <w:sz w:val="24"/>
            <w:szCs w:val="24"/>
            <w:lang w:bidi="fa-IR"/>
            <w:rPrChange w:id="15583" w:author="Mehrnazi Boojari" w:date="2019-01-16T01:11:00Z">
              <w:rPr>
                <w:rFonts w:ascii="IRZar" w:eastAsia="B Nazanin" w:hAnsi="IRZar" w:cs="B Nazanin" w:hint="eastAsia"/>
                <w:b/>
                <w:bCs/>
                <w:color w:val="000000" w:themeColor="text1"/>
                <w:sz w:val="24"/>
                <w:szCs w:val="24"/>
                <w:lang w:bidi="fa-IR"/>
              </w:rPr>
            </w:rPrChange>
          </w:rPr>
          <w:t>‌</w:t>
        </w:r>
      </w:ins>
      <w:r w:rsidRPr="00EA7237">
        <w:rPr>
          <w:rFonts w:ascii="IRZar" w:hAnsi="IRZar" w:cs="B Lotus" w:hint="eastAsia"/>
          <w:sz w:val="24"/>
          <w:szCs w:val="24"/>
          <w:rtl/>
          <w:lang w:bidi="fa-IR"/>
          <w:rPrChange w:id="15584" w:author="Mehrnazi Boojari" w:date="2019-01-16T01:11:00Z">
            <w:rPr>
              <w:rFonts w:ascii="IRZar" w:eastAsia="B Nazanin" w:hAnsi="IRZar" w:cs="B Lotus" w:hint="eastAsia"/>
              <w:b/>
              <w:bCs/>
              <w:color w:val="000000" w:themeColor="text1"/>
              <w:sz w:val="24"/>
              <w:szCs w:val="24"/>
              <w:rtl/>
              <w:lang w:bidi="fa-IR"/>
            </w:rPr>
          </w:rPrChange>
        </w:rPr>
        <w:t>پذ</w:t>
      </w:r>
      <w:r w:rsidRPr="00EA7237">
        <w:rPr>
          <w:rFonts w:ascii="IRZar" w:hAnsi="IRZar" w:cs="B Lotus" w:hint="cs"/>
          <w:sz w:val="24"/>
          <w:szCs w:val="24"/>
          <w:rtl/>
          <w:lang w:bidi="fa-IR"/>
          <w:rPrChange w:id="15585" w:author="Mehrnazi Boojari" w:date="2019-01-16T01:11: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586" w:author="Mehrnazi Boojari" w:date="2019-01-16T01:11:00Z">
            <w:rPr>
              <w:rFonts w:ascii="IRZar" w:eastAsia="B Nazanin" w:hAnsi="IRZar" w:cs="B Lotus" w:hint="eastAsia"/>
              <w:b/>
              <w:bCs/>
              <w:color w:val="000000" w:themeColor="text1"/>
              <w:sz w:val="24"/>
              <w:szCs w:val="24"/>
              <w:rtl/>
              <w:lang w:bidi="fa-IR"/>
            </w:rPr>
          </w:rPrChange>
        </w:rPr>
        <w:t>رد</w:t>
      </w:r>
      <w:r w:rsidRPr="00EA7237">
        <w:rPr>
          <w:rFonts w:ascii="IRZar" w:hAnsi="IRZar" w:cs="B Lotus" w:hint="cs"/>
          <w:sz w:val="24"/>
          <w:szCs w:val="24"/>
          <w:rtl/>
          <w:lang w:bidi="fa-IR"/>
        </w:rPr>
        <w:t xml:space="preserve">. </w:t>
      </w:r>
      <w:r w:rsidRPr="00EA7237">
        <w:rPr>
          <w:rFonts w:ascii="IRZar" w:hAnsi="IRZar" w:cs="B Lotus" w:hint="eastAsia"/>
          <w:sz w:val="24"/>
          <w:szCs w:val="24"/>
          <w:rtl/>
          <w:lang w:bidi="fa-IR"/>
          <w:rPrChange w:id="15587" w:author="Mehrnazi Boojari" w:date="2019-01-15T01:04:00Z">
            <w:rPr>
              <w:rFonts w:ascii="IRZar" w:eastAsia="B Nazanin" w:hAnsi="IRZar" w:cs="B Lotus" w:hint="eastAsia"/>
              <w:b/>
              <w:bCs/>
              <w:color w:val="000000" w:themeColor="text1"/>
              <w:sz w:val="24"/>
              <w:szCs w:val="24"/>
              <w:rtl/>
              <w:lang w:bidi="fa-IR"/>
            </w:rPr>
          </w:rPrChange>
        </w:rPr>
        <w:t>اضاف</w:t>
      </w:r>
      <w:ins w:id="15588" w:author="Mehrnazi Boojari" w:date="2019-01-15T01:03:00Z">
        <w:r w:rsidR="00FF0738" w:rsidRPr="00EA7237">
          <w:rPr>
            <w:rFonts w:ascii="IRZar" w:hAnsi="IRZar" w:cs="B Lotus" w:hint="eastAsia"/>
            <w:sz w:val="24"/>
            <w:szCs w:val="24"/>
            <w:rtl/>
            <w:lang w:bidi="fa-IR"/>
            <w:rPrChange w:id="15589" w:author="Mehrnazi Boojari" w:date="2019-01-15T01:04:00Z">
              <w:rPr>
                <w:rFonts w:ascii="IRZar" w:eastAsia="B Nazanin" w:hAnsi="IRZar" w:cs="B Lotus" w:hint="eastAsia"/>
                <w:b/>
                <w:bCs/>
                <w:color w:val="000000" w:themeColor="text1"/>
                <w:sz w:val="24"/>
                <w:szCs w:val="24"/>
                <w:rtl/>
                <w:lang w:bidi="fa-IR"/>
              </w:rPr>
            </w:rPrChange>
          </w:rPr>
          <w:t>ه</w:t>
        </w:r>
      </w:ins>
      <w:del w:id="15590" w:author="Mehrnazi Boojari" w:date="2019-01-15T01:03:00Z">
        <w:r w:rsidRPr="00EA7237" w:rsidDel="00FF0738">
          <w:rPr>
            <w:rFonts w:ascii="IRZar" w:hAnsi="IRZar" w:cs="B Lotus" w:hint="cs"/>
            <w:sz w:val="24"/>
            <w:szCs w:val="24"/>
            <w:rtl/>
            <w:lang w:bidi="fa-IR"/>
            <w:rPrChange w:id="15591" w:author="Mehrnazi Boojari" w:date="2019-01-15T01:04:00Z">
              <w:rPr>
                <w:rFonts w:ascii="IRZar" w:eastAsia="B Nazanin" w:hAnsi="IRZar" w:cs="B Lotus" w:hint="cs"/>
                <w:b/>
                <w:bCs/>
                <w:color w:val="000000" w:themeColor="text1"/>
                <w:sz w:val="24"/>
                <w:szCs w:val="24"/>
                <w:rtl/>
                <w:lang w:bidi="fa-IR"/>
              </w:rPr>
            </w:rPrChange>
          </w:rPr>
          <w:delText>ی</w:delText>
        </w:r>
      </w:del>
      <w:del w:id="15592" w:author="Mehrnazi Boojari" w:date="2019-01-07T10:01:00Z">
        <w:r w:rsidRPr="00EA7237" w:rsidDel="00A31D6F">
          <w:rPr>
            <w:rFonts w:ascii="IRZar" w:hAnsi="IRZar" w:cs="B Lotus"/>
            <w:sz w:val="24"/>
            <w:szCs w:val="24"/>
            <w:rtl/>
            <w:lang w:bidi="fa-IR"/>
            <w:rPrChange w:id="15593" w:author="Mehrnazi Boojari" w:date="2019-01-15T01:04:00Z">
              <w:rPr>
                <w:rFonts w:ascii="IRZar" w:eastAsia="B Nazanin" w:hAnsi="IRZar" w:cs="B Lotus"/>
                <w:b/>
                <w:bCs/>
                <w:color w:val="000000" w:themeColor="text1"/>
                <w:sz w:val="24"/>
                <w:szCs w:val="24"/>
                <w:rtl/>
                <w:lang w:bidi="fa-IR"/>
              </w:rPr>
            </w:rPrChange>
          </w:rPr>
          <w:delText xml:space="preserve"> کردن </w:delText>
        </w:r>
      </w:del>
      <w:ins w:id="15594" w:author="Mehrnazi Boojari" w:date="2019-01-07T10:01:00Z">
        <w:r w:rsidR="00A31D6F" w:rsidRPr="00EA7237">
          <w:rPr>
            <w:rFonts w:ascii="IRZar" w:hAnsi="IRZar" w:cs="B Lotus" w:hint="eastAsia"/>
            <w:sz w:val="24"/>
            <w:szCs w:val="24"/>
            <w:rtl/>
            <w:lang w:bidi="fa-IR"/>
            <w:rPrChange w:id="15595" w:author="Mehrnazi Boojari" w:date="2019-01-15T01:04:00Z">
              <w:rPr>
                <w:rFonts w:ascii="IRZar" w:eastAsia="B Nazanin" w:hAnsi="IRZar" w:cs="B Lotus" w:hint="eastAsia"/>
                <w:b/>
                <w:bCs/>
                <w:color w:val="000000" w:themeColor="text1"/>
                <w:sz w:val="24"/>
                <w:szCs w:val="24"/>
                <w:rtl/>
                <w:lang w:bidi="fa-IR"/>
              </w:rPr>
            </w:rPrChange>
          </w:rPr>
          <w:t>‌کردن</w:t>
        </w:r>
        <w:r w:rsidR="00A31D6F" w:rsidRPr="00EA7237">
          <w:rPr>
            <w:rFonts w:ascii="IRZar" w:hAnsi="IRZar" w:cs="B Lotus"/>
            <w:sz w:val="24"/>
            <w:szCs w:val="24"/>
            <w:rtl/>
            <w:lang w:bidi="fa-IR"/>
            <w:rPrChange w:id="15596" w:author="Mehrnazi Boojari" w:date="2019-01-15T01:04:00Z">
              <w:rPr>
                <w:rFonts w:ascii="IRZar" w:eastAsia="B Nazanin" w:hAnsi="IRZar" w:cs="B Lotus"/>
                <w:b/>
                <w:bCs/>
                <w:color w:val="000000" w:themeColor="text1"/>
                <w:sz w:val="24"/>
                <w:szCs w:val="24"/>
                <w:rtl/>
                <w:lang w:bidi="fa-IR"/>
              </w:rPr>
            </w:rPrChange>
          </w:rPr>
          <w:t xml:space="preserve"> </w:t>
        </w:r>
      </w:ins>
      <w:r w:rsidRPr="00EA7237">
        <w:rPr>
          <w:rFonts w:ascii="IRZar" w:hAnsi="IRZar" w:cs="B Lotus" w:hint="eastAsia"/>
          <w:sz w:val="24"/>
          <w:szCs w:val="24"/>
          <w:rtl/>
          <w:lang w:bidi="fa-IR"/>
          <w:rPrChange w:id="15597" w:author="Mehrnazi Boojari" w:date="2019-01-15T01:04:00Z">
            <w:rPr>
              <w:rFonts w:ascii="IRZar" w:eastAsia="B Nazanin" w:hAnsi="IRZar" w:cs="B Lotus" w:hint="eastAsia"/>
              <w:b/>
              <w:bCs/>
              <w:color w:val="000000" w:themeColor="text1"/>
              <w:sz w:val="24"/>
              <w:szCs w:val="24"/>
              <w:rtl/>
              <w:lang w:bidi="fa-IR"/>
            </w:rPr>
          </w:rPrChange>
        </w:rPr>
        <w:t>سرفصل</w:t>
      </w:r>
      <w:r w:rsidRPr="00EA7237">
        <w:rPr>
          <w:rFonts w:ascii="IRZar" w:hAnsi="IRZar" w:cs="B Lotus" w:hint="cs"/>
          <w:sz w:val="24"/>
          <w:szCs w:val="24"/>
          <w:rtl/>
          <w:lang w:bidi="fa-IR"/>
          <w:rPrChange w:id="15598"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599"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00" w:author="Mehrnazi Boojari" w:date="2019-01-15T01:04:00Z">
            <w:rPr>
              <w:rFonts w:ascii="IRZar" w:eastAsia="B Nazanin" w:hAnsi="IRZar" w:cs="B Lotus" w:hint="eastAsia"/>
              <w:b/>
              <w:bCs/>
              <w:color w:val="000000" w:themeColor="text1"/>
              <w:sz w:val="24"/>
              <w:szCs w:val="24"/>
              <w:rtl/>
              <w:lang w:bidi="fa-IR"/>
            </w:rPr>
          </w:rPrChange>
        </w:rPr>
        <w:t>تحت</w:t>
      </w:r>
      <w:r w:rsidRPr="00EA7237">
        <w:rPr>
          <w:rFonts w:ascii="IRZar" w:hAnsi="IRZar" w:cs="B Lotus"/>
          <w:sz w:val="24"/>
          <w:szCs w:val="24"/>
          <w:rtl/>
          <w:lang w:bidi="fa-IR"/>
          <w:rPrChange w:id="15601"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02" w:author="Mehrnazi Boojari" w:date="2019-01-15T01:04:00Z">
            <w:rPr>
              <w:rFonts w:ascii="IRZar" w:eastAsia="B Nazanin" w:hAnsi="IRZar" w:cs="B Lotus" w:hint="eastAsia"/>
              <w:b/>
              <w:bCs/>
              <w:color w:val="000000" w:themeColor="text1"/>
              <w:sz w:val="24"/>
              <w:szCs w:val="24"/>
              <w:rtl/>
              <w:lang w:bidi="fa-IR"/>
            </w:rPr>
          </w:rPrChange>
        </w:rPr>
        <w:t>عنوان</w:t>
      </w:r>
      <w:r w:rsidRPr="00EA7237">
        <w:rPr>
          <w:rFonts w:ascii="IRZar" w:hAnsi="IRZar" w:cs="B Lotus"/>
          <w:sz w:val="24"/>
          <w:szCs w:val="24"/>
          <w:rtl/>
          <w:lang w:bidi="fa-IR"/>
          <w:rPrChange w:id="15603"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04" w:author="Mehrnazi Boojari" w:date="2019-01-15T01:04:00Z">
            <w:rPr>
              <w:rFonts w:ascii="IRZar" w:eastAsia="B Nazanin" w:hAnsi="IRZar" w:cs="B Lotus" w:hint="eastAsia"/>
              <w:b/>
              <w:bCs/>
              <w:color w:val="000000" w:themeColor="text1"/>
              <w:sz w:val="24"/>
              <w:szCs w:val="24"/>
              <w:rtl/>
              <w:lang w:bidi="fa-IR"/>
            </w:rPr>
          </w:rPrChange>
        </w:rPr>
        <w:t>شناخت</w:t>
      </w:r>
      <w:r w:rsidRPr="00EA7237">
        <w:rPr>
          <w:rFonts w:ascii="IRZar" w:hAnsi="IRZar" w:cs="B Lotus"/>
          <w:sz w:val="24"/>
          <w:szCs w:val="24"/>
          <w:rtl/>
          <w:lang w:bidi="fa-IR"/>
          <w:rPrChange w:id="15605"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06" w:author="Mehrnazi Boojari" w:date="2019-01-15T01:04:00Z">
            <w:rPr>
              <w:rFonts w:ascii="IRZar" w:eastAsia="B Nazanin" w:hAnsi="IRZar" w:cs="B Lotus" w:hint="eastAsia"/>
              <w:b/>
              <w:bCs/>
              <w:color w:val="000000" w:themeColor="text1"/>
              <w:sz w:val="24"/>
              <w:szCs w:val="24"/>
              <w:rtl/>
              <w:lang w:bidi="fa-IR"/>
            </w:rPr>
          </w:rPrChange>
        </w:rPr>
        <w:t>ارزش</w:t>
      </w:r>
      <w:del w:id="15607" w:author="Mehrnazi Boojari" w:date="2019-01-07T09:46:00Z">
        <w:r w:rsidRPr="00EA7237" w:rsidDel="006F7CCF">
          <w:rPr>
            <w:rFonts w:ascii="IRZar" w:hAnsi="IRZar" w:cs="B Lotus"/>
            <w:sz w:val="24"/>
            <w:szCs w:val="24"/>
            <w:rtl/>
            <w:lang w:bidi="fa-IR"/>
            <w:rPrChange w:id="15608" w:author="Mehrnazi Boojari" w:date="2019-01-15T01:04:00Z">
              <w:rPr>
                <w:rFonts w:ascii="IRZar" w:eastAsia="B Nazanin" w:hAnsi="IRZar" w:cs="B Lotus"/>
                <w:b/>
                <w:bCs/>
                <w:color w:val="000000" w:themeColor="text1"/>
                <w:sz w:val="24"/>
                <w:szCs w:val="24"/>
                <w:rtl/>
                <w:lang w:bidi="fa-IR"/>
              </w:rPr>
            </w:rPrChange>
          </w:rPr>
          <w:delText xml:space="preserve"> ها</w:delText>
        </w:r>
        <w:r w:rsidRPr="00EA7237" w:rsidDel="006F7CCF">
          <w:rPr>
            <w:rFonts w:ascii="IRZar" w:hAnsi="IRZar" w:cs="B Lotus" w:hint="cs"/>
            <w:sz w:val="24"/>
            <w:szCs w:val="24"/>
            <w:rtl/>
            <w:lang w:bidi="fa-IR"/>
            <w:rPrChange w:id="15609" w:author="Mehrnazi Boojari" w:date="2019-01-15T01:04:00Z">
              <w:rPr>
                <w:rFonts w:ascii="IRZar" w:eastAsia="B Nazanin" w:hAnsi="IRZar" w:cs="B Lotus" w:hint="cs"/>
                <w:b/>
                <w:bCs/>
                <w:color w:val="000000" w:themeColor="text1"/>
                <w:sz w:val="24"/>
                <w:szCs w:val="24"/>
                <w:rtl/>
                <w:lang w:bidi="fa-IR"/>
              </w:rPr>
            </w:rPrChange>
          </w:rPr>
          <w:delText>ی</w:delText>
        </w:r>
        <w:r w:rsidRPr="00EA7237" w:rsidDel="006F7CCF">
          <w:rPr>
            <w:rFonts w:ascii="IRZar" w:hAnsi="IRZar" w:cs="B Lotus"/>
            <w:sz w:val="24"/>
            <w:szCs w:val="24"/>
            <w:rtl/>
            <w:lang w:bidi="fa-IR"/>
            <w:rPrChange w:id="15610" w:author="Mehrnazi Boojari" w:date="2019-01-15T01:04:00Z">
              <w:rPr>
                <w:rFonts w:ascii="IRZar" w:eastAsia="B Nazanin" w:hAnsi="IRZar" w:cs="B Lotus"/>
                <w:b/>
                <w:bCs/>
                <w:color w:val="000000" w:themeColor="text1"/>
                <w:sz w:val="24"/>
                <w:szCs w:val="24"/>
                <w:rtl/>
                <w:lang w:bidi="fa-IR"/>
              </w:rPr>
            </w:rPrChange>
          </w:rPr>
          <w:delText xml:space="preserve"> </w:delText>
        </w:r>
      </w:del>
      <w:ins w:id="15611" w:author="Mehrnazi Boojari" w:date="2019-01-07T09:46:00Z">
        <w:r w:rsidR="006F7CCF" w:rsidRPr="00EA7237">
          <w:rPr>
            <w:rFonts w:ascii="IRZar" w:hAnsi="IRZar" w:cs="B Lotus" w:hint="eastAsia"/>
            <w:sz w:val="24"/>
            <w:szCs w:val="24"/>
            <w:rtl/>
            <w:lang w:bidi="fa-IR"/>
            <w:rPrChange w:id="15612" w:author="Mehrnazi Boojari" w:date="2019-01-15T01:04:00Z">
              <w:rPr>
                <w:rFonts w:ascii="IRZar" w:eastAsia="B Nazanin" w:hAnsi="IRZar" w:cs="B Lotus" w:hint="eastAsia"/>
                <w:b/>
                <w:bCs/>
                <w:color w:val="000000" w:themeColor="text1"/>
                <w:sz w:val="24"/>
                <w:szCs w:val="24"/>
                <w:rtl/>
                <w:lang w:bidi="fa-IR"/>
              </w:rPr>
            </w:rPrChange>
          </w:rPr>
          <w:t>‌ها</w:t>
        </w:r>
        <w:r w:rsidR="006F7CCF" w:rsidRPr="00EA7237">
          <w:rPr>
            <w:rFonts w:ascii="IRZar" w:hAnsi="IRZar" w:cs="B Lotus" w:hint="cs"/>
            <w:sz w:val="24"/>
            <w:szCs w:val="24"/>
            <w:rtl/>
            <w:lang w:bidi="fa-IR"/>
            <w:rPrChange w:id="15613" w:author="Mehrnazi Boojari" w:date="2019-01-15T01:04:00Z">
              <w:rPr>
                <w:rFonts w:ascii="IRZar" w:eastAsia="B Nazanin" w:hAnsi="IRZar" w:cs="B Lotus" w:hint="cs"/>
                <w:b/>
                <w:bCs/>
                <w:color w:val="000000" w:themeColor="text1"/>
                <w:sz w:val="24"/>
                <w:szCs w:val="24"/>
                <w:rtl/>
                <w:lang w:bidi="fa-IR"/>
              </w:rPr>
            </w:rPrChange>
          </w:rPr>
          <w:t>ی</w:t>
        </w:r>
        <w:r w:rsidR="006F7CCF" w:rsidRPr="00EA7237">
          <w:rPr>
            <w:rFonts w:ascii="IRZar" w:hAnsi="IRZar" w:cs="B Lotus"/>
            <w:sz w:val="24"/>
            <w:szCs w:val="24"/>
            <w:rtl/>
            <w:lang w:bidi="fa-IR"/>
            <w:rPrChange w:id="15614" w:author="Mehrnazi Boojari" w:date="2019-01-15T01:04:00Z">
              <w:rPr>
                <w:rFonts w:ascii="IRZar" w:eastAsia="B Nazanin" w:hAnsi="IRZar" w:cs="B Lotus"/>
                <w:b/>
                <w:bCs/>
                <w:color w:val="000000" w:themeColor="text1"/>
                <w:sz w:val="24"/>
                <w:szCs w:val="24"/>
                <w:rtl/>
                <w:lang w:bidi="fa-IR"/>
              </w:rPr>
            </w:rPrChange>
          </w:rPr>
          <w:t xml:space="preserve"> </w:t>
        </w:r>
      </w:ins>
      <w:r w:rsidRPr="00EA7237">
        <w:rPr>
          <w:rFonts w:ascii="IRZar" w:hAnsi="IRZar" w:cs="B Lotus" w:hint="eastAsia"/>
          <w:sz w:val="24"/>
          <w:szCs w:val="24"/>
          <w:rtl/>
          <w:lang w:bidi="fa-IR"/>
          <w:rPrChange w:id="15615" w:author="Mehrnazi Boojari" w:date="2019-01-15T01:04:00Z">
            <w:rPr>
              <w:rFonts w:ascii="IRZar" w:eastAsia="B Nazanin" w:hAnsi="IRZar" w:cs="B Lotus" w:hint="eastAsia"/>
              <w:b/>
              <w:bCs/>
              <w:color w:val="000000" w:themeColor="text1"/>
              <w:sz w:val="24"/>
              <w:szCs w:val="24"/>
              <w:rtl/>
              <w:lang w:bidi="fa-IR"/>
            </w:rPr>
          </w:rPrChange>
        </w:rPr>
        <w:t>فرهنگ</w:t>
      </w:r>
      <w:r w:rsidRPr="00EA7237">
        <w:rPr>
          <w:rFonts w:ascii="IRZar" w:hAnsi="IRZar" w:cs="B Lotus" w:hint="cs"/>
          <w:sz w:val="24"/>
          <w:szCs w:val="24"/>
          <w:rtl/>
          <w:lang w:bidi="fa-IR"/>
          <w:rPrChange w:id="15616"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617"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18" w:author="Mehrnazi Boojari" w:date="2019-01-15T01:04:00Z">
            <w:rPr>
              <w:rFonts w:ascii="IRZar" w:eastAsia="B Nazanin" w:hAnsi="IRZar" w:cs="B Lotus" w:hint="eastAsia"/>
              <w:b/>
              <w:bCs/>
              <w:color w:val="000000" w:themeColor="text1"/>
              <w:sz w:val="24"/>
              <w:szCs w:val="24"/>
              <w:rtl/>
              <w:lang w:bidi="fa-IR"/>
            </w:rPr>
          </w:rPrChange>
        </w:rPr>
        <w:t>و</w:t>
      </w:r>
      <w:r w:rsidRPr="00EA7237">
        <w:rPr>
          <w:rFonts w:ascii="IRZar" w:hAnsi="IRZar" w:cs="B Lotus"/>
          <w:sz w:val="24"/>
          <w:szCs w:val="24"/>
          <w:rtl/>
          <w:lang w:bidi="fa-IR"/>
          <w:rPrChange w:id="15619"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20" w:author="Mehrnazi Boojari" w:date="2019-01-15T01:04:00Z">
            <w:rPr>
              <w:rFonts w:ascii="IRZar" w:eastAsia="B Nazanin" w:hAnsi="IRZar" w:cs="B Lotus" w:hint="eastAsia"/>
              <w:b/>
              <w:bCs/>
              <w:color w:val="000000" w:themeColor="text1"/>
              <w:sz w:val="24"/>
              <w:szCs w:val="24"/>
              <w:rtl/>
              <w:lang w:bidi="fa-IR"/>
            </w:rPr>
          </w:rPrChange>
        </w:rPr>
        <w:t>اجتماع</w:t>
      </w:r>
      <w:r w:rsidRPr="00EA7237">
        <w:rPr>
          <w:rFonts w:ascii="IRZar" w:hAnsi="IRZar" w:cs="B Lotus" w:hint="cs"/>
          <w:sz w:val="24"/>
          <w:szCs w:val="24"/>
          <w:rtl/>
          <w:lang w:bidi="fa-IR"/>
          <w:rPrChange w:id="15621"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622"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23" w:author="Mehrnazi Boojari" w:date="2019-01-15T01:04:00Z">
            <w:rPr>
              <w:rFonts w:ascii="IRZar" w:eastAsia="B Nazanin" w:hAnsi="IRZar" w:cs="B Lotus" w:hint="eastAsia"/>
              <w:b/>
              <w:bCs/>
              <w:color w:val="000000" w:themeColor="text1"/>
              <w:sz w:val="24"/>
              <w:szCs w:val="24"/>
              <w:rtl/>
              <w:lang w:bidi="fa-IR"/>
            </w:rPr>
          </w:rPrChange>
        </w:rPr>
        <w:t>روستا</w:t>
      </w:r>
      <w:r w:rsidRPr="00EA7237">
        <w:rPr>
          <w:rFonts w:ascii="IRZar" w:hAnsi="IRZar" w:cs="B Lotus"/>
          <w:sz w:val="24"/>
          <w:szCs w:val="24"/>
          <w:rtl/>
          <w:lang w:bidi="fa-IR"/>
          <w:rPrChange w:id="15624"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25" w:author="Mehrnazi Boojari" w:date="2019-01-15T01:04:00Z">
            <w:rPr>
              <w:rFonts w:ascii="IRZar" w:eastAsia="B Nazanin" w:hAnsi="IRZar" w:cs="B Lotus" w:hint="eastAsia"/>
              <w:b/>
              <w:bCs/>
              <w:color w:val="000000" w:themeColor="text1"/>
              <w:sz w:val="24"/>
              <w:szCs w:val="24"/>
              <w:rtl/>
              <w:lang w:bidi="fa-IR"/>
            </w:rPr>
          </w:rPrChange>
        </w:rPr>
        <w:t>به</w:t>
      </w:r>
      <w:ins w:id="15626" w:author="Mehrnazi Boojari" w:date="2019-01-15T01:03:00Z">
        <w:r w:rsidR="00FF0738" w:rsidRPr="00EA7237">
          <w:rPr>
            <w:rFonts w:ascii="IRZar" w:hAnsi="IRZar" w:cs="B Nazanin" w:hint="eastAsia"/>
            <w:sz w:val="24"/>
            <w:szCs w:val="24"/>
            <w:lang w:bidi="fa-IR"/>
            <w:rPrChange w:id="15627" w:author="Mehrnazi Boojari" w:date="2019-01-15T01:04:00Z">
              <w:rPr>
                <w:rFonts w:ascii="IRZar" w:eastAsia="B Nazanin" w:hAnsi="IRZar" w:cs="B Nazanin" w:hint="eastAsia"/>
                <w:b/>
                <w:bCs/>
                <w:color w:val="000000" w:themeColor="text1"/>
                <w:sz w:val="24"/>
                <w:szCs w:val="24"/>
                <w:lang w:bidi="fa-IR"/>
              </w:rPr>
            </w:rPrChange>
          </w:rPr>
          <w:t>‌</w:t>
        </w:r>
      </w:ins>
      <w:del w:id="15628" w:author="Mehrnazi Boojari" w:date="2019-01-15T01:03:00Z">
        <w:r w:rsidRPr="00EA7237" w:rsidDel="00FF0738">
          <w:rPr>
            <w:rFonts w:ascii="IRZar" w:hAnsi="IRZar" w:cs="B Lotus"/>
            <w:sz w:val="24"/>
            <w:szCs w:val="24"/>
            <w:rtl/>
            <w:lang w:bidi="fa-IR"/>
            <w:rPrChange w:id="15629" w:author="Mehrnazi Boojari" w:date="2019-01-15T01:04:00Z">
              <w:rPr>
                <w:rFonts w:ascii="IRZar" w:eastAsia="B Nazanin" w:hAnsi="IRZar" w:cs="B Lotus"/>
                <w:b/>
                <w:bCs/>
                <w:color w:val="000000" w:themeColor="text1"/>
                <w:sz w:val="24"/>
                <w:szCs w:val="24"/>
                <w:rtl/>
                <w:lang w:bidi="fa-IR"/>
              </w:rPr>
            </w:rPrChange>
          </w:rPr>
          <w:delText xml:space="preserve"> </w:delText>
        </w:r>
      </w:del>
      <w:r w:rsidRPr="00EA7237">
        <w:rPr>
          <w:rFonts w:ascii="IRZar" w:hAnsi="IRZar" w:cs="B Lotus" w:hint="eastAsia"/>
          <w:sz w:val="24"/>
          <w:szCs w:val="24"/>
          <w:rtl/>
          <w:lang w:bidi="fa-IR"/>
          <w:rPrChange w:id="15630" w:author="Mehrnazi Boojari" w:date="2019-01-15T01:04:00Z">
            <w:rPr>
              <w:rFonts w:ascii="IRZar" w:eastAsia="B Nazanin" w:hAnsi="IRZar" w:cs="B Lotus" w:hint="eastAsia"/>
              <w:b/>
              <w:bCs/>
              <w:color w:val="000000" w:themeColor="text1"/>
              <w:sz w:val="24"/>
              <w:szCs w:val="24"/>
              <w:rtl/>
              <w:lang w:bidi="fa-IR"/>
            </w:rPr>
          </w:rPrChange>
        </w:rPr>
        <w:t>همراه</w:t>
      </w:r>
      <w:r w:rsidRPr="00EA7237">
        <w:rPr>
          <w:rFonts w:ascii="IRZar" w:hAnsi="IRZar" w:cs="B Lotus"/>
          <w:sz w:val="24"/>
          <w:szCs w:val="24"/>
          <w:rtl/>
          <w:lang w:bidi="fa-IR"/>
          <w:rPrChange w:id="15631" w:author="Mehrnazi Boojari" w:date="2019-01-15T01:04:00Z">
            <w:rPr>
              <w:rFonts w:ascii="IRZar" w:eastAsia="B Nazanin" w:hAnsi="IRZar" w:cs="B Lotus"/>
              <w:b/>
              <w:bCs/>
              <w:color w:val="000000" w:themeColor="text1"/>
              <w:sz w:val="24"/>
              <w:szCs w:val="24"/>
              <w:rtl/>
              <w:lang w:bidi="fa-IR"/>
            </w:rPr>
          </w:rPrChange>
        </w:rPr>
        <w:t xml:space="preserve"> شناخت فضاها</w:t>
      </w:r>
      <w:r w:rsidRPr="00EA7237">
        <w:rPr>
          <w:rFonts w:ascii="IRZar" w:hAnsi="IRZar" w:cs="B Lotus" w:hint="cs"/>
          <w:sz w:val="24"/>
          <w:szCs w:val="24"/>
          <w:rtl/>
          <w:lang w:bidi="fa-IR"/>
          <w:rPrChange w:id="15632"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633" w:author="Mehrnazi Boojari" w:date="2019-01-15T01:04:00Z">
            <w:rPr>
              <w:rFonts w:ascii="IRZar" w:eastAsia="B Nazanin" w:hAnsi="IRZar" w:cs="B Lotus"/>
              <w:b/>
              <w:bCs/>
              <w:color w:val="000000" w:themeColor="text1"/>
              <w:sz w:val="24"/>
              <w:szCs w:val="24"/>
              <w:rtl/>
              <w:lang w:bidi="fa-IR"/>
            </w:rPr>
          </w:rPrChange>
        </w:rPr>
        <w:t xml:space="preserve"> مع</w:t>
      </w:r>
      <w:r w:rsidRPr="00EA7237">
        <w:rPr>
          <w:rFonts w:ascii="IRZar" w:hAnsi="IRZar" w:cs="B Lotus" w:hint="cs"/>
          <w:sz w:val="24"/>
          <w:szCs w:val="24"/>
          <w:rtl/>
          <w:lang w:bidi="fa-IR"/>
          <w:rPrChange w:id="15634"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635" w:author="Mehrnazi Boojari" w:date="2019-01-15T01:04:00Z">
            <w:rPr>
              <w:rFonts w:ascii="IRZar" w:eastAsia="B Nazanin" w:hAnsi="IRZar" w:cs="B Lotus" w:hint="eastAsia"/>
              <w:b/>
              <w:bCs/>
              <w:color w:val="000000" w:themeColor="text1"/>
              <w:sz w:val="24"/>
              <w:szCs w:val="24"/>
              <w:rtl/>
              <w:lang w:bidi="fa-IR"/>
            </w:rPr>
          </w:rPrChange>
        </w:rPr>
        <w:t>شت</w:t>
      </w:r>
      <w:r w:rsidRPr="00EA7237">
        <w:rPr>
          <w:rFonts w:ascii="IRZar" w:hAnsi="IRZar" w:cs="B Lotus" w:hint="cs"/>
          <w:sz w:val="24"/>
          <w:szCs w:val="24"/>
          <w:rtl/>
          <w:lang w:bidi="fa-IR"/>
          <w:rPrChange w:id="15636"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637" w:author="Mehrnazi Boojari" w:date="2019-01-15T01:04:00Z">
            <w:rPr>
              <w:rFonts w:ascii="IRZar" w:eastAsia="B Nazanin" w:hAnsi="IRZar" w:cs="B Lotus"/>
              <w:b/>
              <w:bCs/>
              <w:color w:val="000000" w:themeColor="text1"/>
              <w:sz w:val="24"/>
              <w:szCs w:val="24"/>
              <w:rtl/>
              <w:lang w:bidi="fa-IR"/>
            </w:rPr>
          </w:rPrChange>
        </w:rPr>
        <w:t xml:space="preserve"> و نوع </w:t>
      </w:r>
      <w:del w:id="15638" w:author="Mehrnazi Boojari" w:date="2019-01-07T22:28:00Z">
        <w:r w:rsidRPr="00EA7237" w:rsidDel="00051F26">
          <w:rPr>
            <w:rFonts w:ascii="IRZar" w:hAnsi="IRZar" w:cs="B Lotus" w:hint="eastAsia"/>
            <w:sz w:val="24"/>
            <w:szCs w:val="24"/>
            <w:rtl/>
            <w:lang w:bidi="fa-IR"/>
            <w:rPrChange w:id="15639" w:author="Mehrnazi Boojari" w:date="2019-01-15T01:04:00Z">
              <w:rPr>
                <w:rFonts w:ascii="IRZar" w:eastAsia="B Nazanin" w:hAnsi="IRZar" w:cs="B Lotus" w:hint="eastAsia"/>
                <w:b/>
                <w:bCs/>
                <w:color w:val="000000" w:themeColor="text1"/>
                <w:sz w:val="24"/>
                <w:szCs w:val="24"/>
                <w:rtl/>
                <w:lang w:bidi="fa-IR"/>
              </w:rPr>
            </w:rPrChange>
          </w:rPr>
          <w:delText>ساخت</w:delText>
        </w:r>
        <w:r w:rsidRPr="00EA7237" w:rsidDel="00051F26">
          <w:rPr>
            <w:rFonts w:ascii="IRZar" w:hAnsi="IRZar" w:cs="B Lotus"/>
            <w:sz w:val="24"/>
            <w:szCs w:val="24"/>
            <w:rtl/>
            <w:lang w:bidi="fa-IR"/>
            <w:rPrChange w:id="15640" w:author="Mehrnazi Boojari" w:date="2019-01-15T01:04:00Z">
              <w:rPr>
                <w:rFonts w:ascii="IRZar" w:eastAsia="B Nazanin" w:hAnsi="IRZar" w:cs="B Lotus"/>
                <w:b/>
                <w:bCs/>
                <w:color w:val="000000" w:themeColor="text1"/>
                <w:sz w:val="24"/>
                <w:szCs w:val="24"/>
                <w:rtl/>
                <w:lang w:bidi="fa-IR"/>
              </w:rPr>
            </w:rPrChange>
          </w:rPr>
          <w:delText xml:space="preserve"> </w:delText>
        </w:r>
        <w:r w:rsidRPr="00EA7237" w:rsidDel="00051F26">
          <w:rPr>
            <w:rFonts w:ascii="IRZar" w:hAnsi="IRZar" w:cs="B Lotus" w:hint="eastAsia"/>
            <w:sz w:val="24"/>
            <w:szCs w:val="24"/>
            <w:rtl/>
            <w:lang w:bidi="fa-IR"/>
            <w:rPrChange w:id="15641" w:author="Mehrnazi Boojari" w:date="2019-01-15T01:04:00Z">
              <w:rPr>
                <w:rFonts w:ascii="IRZar" w:eastAsia="B Nazanin" w:hAnsi="IRZar" w:cs="B Lotus" w:hint="eastAsia"/>
                <w:b/>
                <w:bCs/>
                <w:color w:val="000000" w:themeColor="text1"/>
                <w:sz w:val="24"/>
                <w:szCs w:val="24"/>
                <w:rtl/>
                <w:lang w:bidi="fa-IR"/>
              </w:rPr>
            </w:rPrChange>
          </w:rPr>
          <w:delText>وساز</w:delText>
        </w:r>
      </w:del>
      <w:ins w:id="15642" w:author="Mehrnazi Boojari" w:date="2019-01-07T22:28:00Z">
        <w:r w:rsidR="00051F26" w:rsidRPr="00EA7237">
          <w:rPr>
            <w:rFonts w:ascii="IRZar" w:hAnsi="IRZar" w:cs="B Lotus" w:hint="eastAsia"/>
            <w:sz w:val="24"/>
            <w:szCs w:val="24"/>
            <w:rtl/>
            <w:lang w:bidi="fa-IR"/>
            <w:rPrChange w:id="15643" w:author="Mehrnazi Boojari" w:date="2019-01-15T01:04:00Z">
              <w:rPr>
                <w:rFonts w:ascii="IRZar" w:eastAsia="B Nazanin" w:hAnsi="IRZar" w:cs="B Lotus" w:hint="eastAsia"/>
                <w:b/>
                <w:bCs/>
                <w:color w:val="000000" w:themeColor="text1"/>
                <w:sz w:val="24"/>
                <w:szCs w:val="24"/>
                <w:rtl/>
                <w:lang w:bidi="fa-IR"/>
              </w:rPr>
            </w:rPrChange>
          </w:rPr>
          <w:t>ساخت</w:t>
        </w:r>
        <w:r w:rsidR="00051F26" w:rsidRPr="00EA7237">
          <w:rPr>
            <w:rFonts w:ascii="Times New Roman" w:hAnsi="Times New Roman" w:cs="Times New Roman" w:hint="eastAsia"/>
            <w:sz w:val="24"/>
            <w:szCs w:val="24"/>
            <w:rtl/>
            <w:lang w:bidi="fa-IR"/>
            <w:rPrChange w:id="15644" w:author="Mehrnazi Boojari" w:date="2019-01-15T01:04:00Z">
              <w:rPr>
                <w:rFonts w:ascii="Times New Roman" w:eastAsia="B Nazanin" w:hAnsi="Times New Roman" w:cs="Times New Roman" w:hint="eastAsia"/>
                <w:b/>
                <w:bCs/>
                <w:color w:val="000000" w:themeColor="text1"/>
                <w:sz w:val="24"/>
                <w:szCs w:val="24"/>
                <w:rtl/>
                <w:lang w:bidi="fa-IR"/>
              </w:rPr>
            </w:rPrChange>
          </w:rPr>
          <w:t> </w:t>
        </w:r>
        <w:r w:rsidR="00051F26" w:rsidRPr="00EA7237">
          <w:rPr>
            <w:rFonts w:ascii="IRZar" w:hAnsi="IRZar" w:cs="B Lotus" w:hint="eastAsia"/>
            <w:sz w:val="24"/>
            <w:szCs w:val="24"/>
            <w:rtl/>
            <w:lang w:bidi="fa-IR"/>
            <w:rPrChange w:id="15645" w:author="Mehrnazi Boojari" w:date="2019-01-15T01:04:00Z">
              <w:rPr>
                <w:rFonts w:ascii="IRZar" w:eastAsia="B Nazanin" w:hAnsi="IRZar" w:cs="B Lotus" w:hint="eastAsia"/>
                <w:b/>
                <w:bCs/>
                <w:color w:val="000000" w:themeColor="text1"/>
                <w:sz w:val="24"/>
                <w:szCs w:val="24"/>
                <w:rtl/>
                <w:lang w:bidi="fa-IR"/>
              </w:rPr>
            </w:rPrChange>
          </w:rPr>
          <w:t>و</w:t>
        </w:r>
        <w:r w:rsidR="00051F26" w:rsidRPr="00EA7237">
          <w:rPr>
            <w:rFonts w:ascii="Times New Roman" w:hAnsi="Times New Roman" w:cs="Times New Roman" w:hint="eastAsia"/>
            <w:sz w:val="24"/>
            <w:szCs w:val="24"/>
            <w:rtl/>
            <w:lang w:bidi="fa-IR"/>
            <w:rPrChange w:id="15646" w:author="Mehrnazi Boojari" w:date="2019-01-15T01:04:00Z">
              <w:rPr>
                <w:rFonts w:ascii="Times New Roman" w:eastAsia="B Nazanin" w:hAnsi="Times New Roman" w:cs="Times New Roman" w:hint="eastAsia"/>
                <w:b/>
                <w:bCs/>
                <w:color w:val="000000" w:themeColor="text1"/>
                <w:sz w:val="24"/>
                <w:szCs w:val="24"/>
                <w:rtl/>
                <w:lang w:bidi="fa-IR"/>
              </w:rPr>
            </w:rPrChange>
          </w:rPr>
          <w:t> </w:t>
        </w:r>
        <w:r w:rsidR="00051F26" w:rsidRPr="00EA7237">
          <w:rPr>
            <w:rFonts w:ascii="IRZar" w:hAnsi="IRZar" w:cs="B Lotus" w:hint="eastAsia"/>
            <w:sz w:val="24"/>
            <w:szCs w:val="24"/>
            <w:rtl/>
            <w:lang w:bidi="fa-IR"/>
            <w:rPrChange w:id="15647" w:author="Mehrnazi Boojari" w:date="2019-01-15T01:04:00Z">
              <w:rPr>
                <w:rFonts w:ascii="IRZar" w:eastAsia="B Nazanin" w:hAnsi="IRZar" w:cs="B Lotus" w:hint="eastAsia"/>
                <w:b/>
                <w:bCs/>
                <w:color w:val="000000" w:themeColor="text1"/>
                <w:sz w:val="24"/>
                <w:szCs w:val="24"/>
                <w:rtl/>
                <w:lang w:bidi="fa-IR"/>
              </w:rPr>
            </w:rPrChange>
          </w:rPr>
          <w:t>ساز</w:t>
        </w:r>
      </w:ins>
      <w:r w:rsidRPr="00EA7237">
        <w:rPr>
          <w:rFonts w:ascii="IRZar" w:hAnsi="IRZar" w:cs="B Lotus"/>
          <w:sz w:val="24"/>
          <w:szCs w:val="24"/>
          <w:rtl/>
          <w:lang w:bidi="fa-IR"/>
          <w:rPrChange w:id="15648" w:author="Mehrnazi Boojari" w:date="2019-01-15T01:04:00Z">
            <w:rPr>
              <w:rFonts w:ascii="IRZar" w:eastAsia="B Nazanin" w:hAnsi="IRZar" w:cs="B Lotus"/>
              <w:b/>
              <w:bCs/>
              <w:color w:val="000000" w:themeColor="text1"/>
              <w:sz w:val="24"/>
              <w:szCs w:val="24"/>
              <w:rtl/>
              <w:lang w:bidi="fa-IR"/>
            </w:rPr>
          </w:rPrChange>
        </w:rPr>
        <w:t xml:space="preserve"> بوم</w:t>
      </w:r>
      <w:r w:rsidRPr="00EA7237">
        <w:rPr>
          <w:rFonts w:ascii="IRZar" w:hAnsi="IRZar" w:cs="B Lotus" w:hint="cs"/>
          <w:sz w:val="24"/>
          <w:szCs w:val="24"/>
          <w:rtl/>
          <w:lang w:bidi="fa-IR"/>
          <w:rPrChange w:id="15649"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650" w:author="Mehrnazi Boojari" w:date="2019-01-15T01:04:00Z">
            <w:rPr>
              <w:rFonts w:ascii="IRZar" w:eastAsia="B Nazanin" w:hAnsi="IRZar" w:cs="B Lotus"/>
              <w:b/>
              <w:bCs/>
              <w:color w:val="000000" w:themeColor="text1"/>
              <w:sz w:val="24"/>
              <w:szCs w:val="24"/>
              <w:rtl/>
              <w:lang w:bidi="fa-IR"/>
            </w:rPr>
          </w:rPrChange>
        </w:rPr>
        <w:t xml:space="preserve"> روستا</w:t>
      </w:r>
      <w:r w:rsidRPr="00EA7237">
        <w:rPr>
          <w:rFonts w:ascii="IRZar" w:hAnsi="IRZar" w:cs="B Lotus" w:hint="cs"/>
          <w:sz w:val="24"/>
          <w:szCs w:val="24"/>
          <w:rtl/>
          <w:lang w:bidi="fa-IR"/>
          <w:rPrChange w:id="15651" w:author="Mehrnazi Boojari" w:date="2019-01-15T01:04:00Z">
            <w:rPr>
              <w:rFonts w:ascii="IRZar" w:eastAsia="B Nazanin" w:hAnsi="IRZar" w:cs="B Lotus" w:hint="cs"/>
              <w:b/>
              <w:bCs/>
              <w:color w:val="000000" w:themeColor="text1"/>
              <w:sz w:val="24"/>
              <w:szCs w:val="24"/>
              <w:rtl/>
              <w:lang w:bidi="fa-IR"/>
            </w:rPr>
          </w:rPrChange>
        </w:rPr>
        <w:t>یی</w:t>
      </w:r>
      <w:r w:rsidRPr="00EA7237">
        <w:rPr>
          <w:rFonts w:ascii="IRZar" w:hAnsi="IRZar" w:cs="B Lotus"/>
          <w:sz w:val="24"/>
          <w:szCs w:val="24"/>
          <w:rtl/>
          <w:lang w:bidi="fa-IR"/>
          <w:rPrChange w:id="15652" w:author="Mehrnazi Boojari" w:date="2019-01-15T01:04:00Z">
            <w:rPr>
              <w:rFonts w:ascii="IRZar" w:eastAsia="B Nazanin" w:hAnsi="IRZar" w:cs="B Lotus"/>
              <w:b/>
              <w:bCs/>
              <w:color w:val="000000" w:themeColor="text1"/>
              <w:sz w:val="24"/>
              <w:szCs w:val="24"/>
              <w:rtl/>
              <w:lang w:bidi="fa-IR"/>
            </w:rPr>
          </w:rPrChange>
        </w:rPr>
        <w:t xml:space="preserve"> و</w:t>
      </w:r>
      <w:del w:id="15653" w:author="Mehrnazi Boojari" w:date="2019-01-12T23:20:00Z">
        <w:r w:rsidRPr="00EA7237" w:rsidDel="000806BA">
          <w:rPr>
            <w:rFonts w:ascii="IRZar" w:hAnsi="IRZar" w:cs="B Lotus"/>
            <w:sz w:val="24"/>
            <w:szCs w:val="24"/>
            <w:rtl/>
            <w:lang w:bidi="fa-IR"/>
            <w:rPrChange w:id="15654" w:author="Mehrnazi Boojari" w:date="2019-01-15T01:04:00Z">
              <w:rPr>
                <w:rFonts w:ascii="IRZar" w:eastAsia="B Nazanin" w:hAnsi="IRZar" w:cs="B Lotus"/>
                <w:b/>
                <w:bCs/>
                <w:color w:val="000000" w:themeColor="text1"/>
                <w:sz w:val="24"/>
                <w:szCs w:val="24"/>
                <w:rtl/>
                <w:lang w:bidi="fa-IR"/>
              </w:rPr>
            </w:rPrChange>
          </w:rPr>
          <w:delText xml:space="preserve"> به تبع </w:delText>
        </w:r>
      </w:del>
      <w:ins w:id="15655" w:author="Mehrnazi Boojari" w:date="2019-01-12T23:20:00Z">
        <w:r w:rsidR="000806BA" w:rsidRPr="00EA7237">
          <w:rPr>
            <w:rFonts w:ascii="IRZar" w:hAnsi="IRZar" w:cs="B Lotus"/>
            <w:sz w:val="24"/>
            <w:szCs w:val="24"/>
            <w:rtl/>
            <w:lang w:bidi="fa-IR"/>
            <w:rPrChange w:id="15656" w:author="Mehrnazi Boojari" w:date="2019-01-15T01:04:00Z">
              <w:rPr>
                <w:rFonts w:ascii="IRZar" w:eastAsia="B Nazanin" w:hAnsi="IRZar" w:cs="B Lotus"/>
                <w:b/>
                <w:bCs/>
                <w:color w:val="000000" w:themeColor="text1"/>
                <w:sz w:val="24"/>
                <w:szCs w:val="24"/>
                <w:rtl/>
                <w:lang w:bidi="fa-IR"/>
              </w:rPr>
            </w:rPrChange>
          </w:rPr>
          <w:t xml:space="preserve"> به‌تبع </w:t>
        </w:r>
      </w:ins>
      <w:r w:rsidRPr="00EA7237">
        <w:rPr>
          <w:rFonts w:ascii="IRZar" w:hAnsi="IRZar" w:cs="B Lotus" w:hint="eastAsia"/>
          <w:sz w:val="24"/>
          <w:szCs w:val="24"/>
          <w:rtl/>
          <w:lang w:bidi="fa-IR"/>
          <w:rPrChange w:id="15657" w:author="Mehrnazi Boojari" w:date="2019-01-15T01:04:00Z">
            <w:rPr>
              <w:rFonts w:ascii="IRZar" w:eastAsia="B Nazanin" w:hAnsi="IRZar" w:cs="B Lotus" w:hint="eastAsia"/>
              <w:b/>
              <w:bCs/>
              <w:color w:val="000000" w:themeColor="text1"/>
              <w:sz w:val="24"/>
              <w:szCs w:val="24"/>
              <w:rtl/>
              <w:lang w:bidi="fa-IR"/>
            </w:rPr>
          </w:rPrChange>
        </w:rPr>
        <w:t>ا</w:t>
      </w:r>
      <w:r w:rsidRPr="00EA7237">
        <w:rPr>
          <w:rFonts w:ascii="IRZar" w:hAnsi="IRZar" w:cs="B Lotus" w:hint="cs"/>
          <w:sz w:val="24"/>
          <w:szCs w:val="24"/>
          <w:rtl/>
          <w:lang w:bidi="fa-IR"/>
          <w:rPrChange w:id="15658"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659" w:author="Mehrnazi Boojari" w:date="2019-01-15T01:04:00Z">
            <w:rPr>
              <w:rFonts w:ascii="IRZar" w:eastAsia="B Nazanin" w:hAnsi="IRZar" w:cs="B Lotus" w:hint="eastAsia"/>
              <w:b/>
              <w:bCs/>
              <w:color w:val="000000" w:themeColor="text1"/>
              <w:sz w:val="24"/>
              <w:szCs w:val="24"/>
              <w:rtl/>
              <w:lang w:bidi="fa-IR"/>
            </w:rPr>
          </w:rPrChange>
        </w:rPr>
        <w:t>ن</w:t>
      </w:r>
      <w:r w:rsidRPr="00EA7237">
        <w:rPr>
          <w:rFonts w:ascii="IRZar" w:hAnsi="IRZar" w:cs="B Lotus"/>
          <w:sz w:val="24"/>
          <w:szCs w:val="24"/>
          <w:rtl/>
          <w:lang w:bidi="fa-IR"/>
          <w:rPrChange w:id="15660"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61" w:author="Mehrnazi Boojari" w:date="2019-01-15T01:04:00Z">
            <w:rPr>
              <w:rFonts w:ascii="IRZar" w:eastAsia="B Nazanin" w:hAnsi="IRZar" w:cs="B Lotus" w:hint="eastAsia"/>
              <w:b/>
              <w:bCs/>
              <w:color w:val="000000" w:themeColor="text1"/>
              <w:sz w:val="24"/>
              <w:szCs w:val="24"/>
              <w:rtl/>
              <w:lang w:bidi="fa-IR"/>
            </w:rPr>
          </w:rPrChange>
        </w:rPr>
        <w:t>سرفصل</w:t>
      </w:r>
      <w:r w:rsidRPr="00EA7237">
        <w:rPr>
          <w:rFonts w:ascii="IRZar" w:hAnsi="IRZar" w:cs="B Lotus"/>
          <w:sz w:val="24"/>
          <w:szCs w:val="24"/>
          <w:rtl/>
          <w:lang w:bidi="fa-IR"/>
          <w:rPrChange w:id="15662"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63" w:author="Mehrnazi Boojari" w:date="2019-01-15T01:04:00Z">
            <w:rPr>
              <w:rFonts w:ascii="IRZar" w:eastAsia="B Nazanin" w:hAnsi="IRZar" w:cs="B Lotus" w:hint="eastAsia"/>
              <w:b/>
              <w:bCs/>
              <w:color w:val="000000" w:themeColor="text1"/>
              <w:sz w:val="24"/>
              <w:szCs w:val="24"/>
              <w:rtl/>
              <w:lang w:bidi="fa-IR"/>
            </w:rPr>
          </w:rPrChange>
        </w:rPr>
        <w:t>ارائه</w:t>
      </w:r>
      <w:r w:rsidRPr="00EA7237">
        <w:rPr>
          <w:rFonts w:ascii="IRZar" w:hAnsi="IRZar" w:cs="B Lotus"/>
          <w:sz w:val="24"/>
          <w:szCs w:val="24"/>
          <w:rtl/>
          <w:lang w:bidi="fa-IR"/>
          <w:rPrChange w:id="15664"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65" w:author="Mehrnazi Boojari" w:date="2019-01-15T01:04:00Z">
            <w:rPr>
              <w:rFonts w:ascii="IRZar" w:eastAsia="B Nazanin" w:hAnsi="IRZar" w:cs="B Lotus" w:hint="eastAsia"/>
              <w:b/>
              <w:bCs/>
              <w:color w:val="000000" w:themeColor="text1"/>
              <w:sz w:val="24"/>
              <w:szCs w:val="24"/>
              <w:rtl/>
              <w:lang w:bidi="fa-IR"/>
            </w:rPr>
          </w:rPrChange>
        </w:rPr>
        <w:t>راهبردها</w:t>
      </w:r>
      <w:r w:rsidRPr="00EA7237">
        <w:rPr>
          <w:rFonts w:ascii="IRZar" w:hAnsi="IRZar" w:cs="B Lotus" w:hint="cs"/>
          <w:sz w:val="24"/>
          <w:szCs w:val="24"/>
          <w:rtl/>
          <w:lang w:bidi="fa-IR"/>
          <w:rPrChange w:id="15666" w:author="Mehrnazi Boojari" w:date="2019-01-15T01:04:00Z">
            <w:rPr>
              <w:rFonts w:ascii="IRZar" w:eastAsia="B Nazanin" w:hAnsi="IRZar" w:cs="B Lotus" w:hint="cs"/>
              <w:b/>
              <w:bCs/>
              <w:color w:val="000000" w:themeColor="text1"/>
              <w:sz w:val="24"/>
              <w:szCs w:val="24"/>
              <w:rtl/>
              <w:lang w:bidi="fa-IR"/>
            </w:rPr>
          </w:rPrChange>
        </w:rPr>
        <w:t>یی</w:t>
      </w:r>
      <w:r w:rsidRPr="00EA7237">
        <w:rPr>
          <w:rFonts w:ascii="IRZar" w:hAnsi="IRZar" w:cs="B Lotus"/>
          <w:sz w:val="24"/>
          <w:szCs w:val="24"/>
          <w:rtl/>
          <w:lang w:bidi="fa-IR"/>
          <w:rPrChange w:id="15667"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68" w:author="Mehrnazi Boojari" w:date="2019-01-15T01:04:00Z">
            <w:rPr>
              <w:rFonts w:ascii="IRZar" w:eastAsia="B Nazanin" w:hAnsi="IRZar" w:cs="B Lotus" w:hint="eastAsia"/>
              <w:b/>
              <w:bCs/>
              <w:color w:val="000000" w:themeColor="text1"/>
              <w:sz w:val="24"/>
              <w:szCs w:val="24"/>
              <w:rtl/>
              <w:lang w:bidi="fa-IR"/>
            </w:rPr>
          </w:rPrChange>
        </w:rPr>
        <w:t>برا</w:t>
      </w:r>
      <w:r w:rsidRPr="00EA7237">
        <w:rPr>
          <w:rFonts w:ascii="IRZar" w:hAnsi="IRZar" w:cs="B Lotus" w:hint="cs"/>
          <w:sz w:val="24"/>
          <w:szCs w:val="24"/>
          <w:rtl/>
          <w:lang w:bidi="fa-IR"/>
          <w:rPrChange w:id="15669"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670"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71" w:author="Mehrnazi Boojari" w:date="2019-01-15T01:04:00Z">
            <w:rPr>
              <w:rFonts w:ascii="IRZar" w:eastAsia="B Nazanin" w:hAnsi="IRZar" w:cs="B Lotus" w:hint="eastAsia"/>
              <w:b/>
              <w:bCs/>
              <w:color w:val="000000" w:themeColor="text1"/>
              <w:sz w:val="24"/>
              <w:szCs w:val="24"/>
              <w:rtl/>
              <w:lang w:bidi="fa-IR"/>
            </w:rPr>
          </w:rPrChange>
        </w:rPr>
        <w:t>حفظ</w:t>
      </w:r>
      <w:r w:rsidRPr="00EA7237">
        <w:rPr>
          <w:rFonts w:ascii="IRZar" w:hAnsi="IRZar" w:cs="B Lotus"/>
          <w:sz w:val="24"/>
          <w:szCs w:val="24"/>
          <w:rtl/>
          <w:lang w:bidi="fa-IR"/>
          <w:rPrChange w:id="15672"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73" w:author="Mehrnazi Boojari" w:date="2019-01-15T01:04:00Z">
            <w:rPr>
              <w:rFonts w:ascii="IRZar" w:eastAsia="B Nazanin" w:hAnsi="IRZar" w:cs="B Lotus" w:hint="eastAsia"/>
              <w:b/>
              <w:bCs/>
              <w:color w:val="000000" w:themeColor="text1"/>
              <w:sz w:val="24"/>
              <w:szCs w:val="24"/>
              <w:rtl/>
              <w:lang w:bidi="fa-IR"/>
            </w:rPr>
          </w:rPrChange>
        </w:rPr>
        <w:t>و</w:t>
      </w:r>
      <w:r w:rsidRPr="00EA7237">
        <w:rPr>
          <w:rFonts w:ascii="IRZar" w:hAnsi="IRZar" w:cs="B Lotus"/>
          <w:sz w:val="24"/>
          <w:szCs w:val="24"/>
          <w:rtl/>
          <w:lang w:bidi="fa-IR"/>
          <w:rPrChange w:id="15674"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75" w:author="Mehrnazi Boojari" w:date="2019-01-15T01:04:00Z">
            <w:rPr>
              <w:rFonts w:ascii="IRZar" w:eastAsia="B Nazanin" w:hAnsi="IRZar" w:cs="B Lotus" w:hint="eastAsia"/>
              <w:b/>
              <w:bCs/>
              <w:color w:val="000000" w:themeColor="text1"/>
              <w:sz w:val="24"/>
              <w:szCs w:val="24"/>
              <w:rtl/>
              <w:lang w:bidi="fa-IR"/>
            </w:rPr>
          </w:rPrChange>
        </w:rPr>
        <w:t>تقو</w:t>
      </w:r>
      <w:r w:rsidRPr="00EA7237">
        <w:rPr>
          <w:rFonts w:ascii="IRZar" w:hAnsi="IRZar" w:cs="B Lotus" w:hint="cs"/>
          <w:sz w:val="24"/>
          <w:szCs w:val="24"/>
          <w:rtl/>
          <w:lang w:bidi="fa-IR"/>
          <w:rPrChange w:id="15676"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677" w:author="Mehrnazi Boojari" w:date="2019-01-15T01:04:00Z">
            <w:rPr>
              <w:rFonts w:ascii="IRZar" w:eastAsia="B Nazanin" w:hAnsi="IRZar" w:cs="B Lotus" w:hint="eastAsia"/>
              <w:b/>
              <w:bCs/>
              <w:color w:val="000000" w:themeColor="text1"/>
              <w:sz w:val="24"/>
              <w:szCs w:val="24"/>
              <w:rtl/>
              <w:lang w:bidi="fa-IR"/>
            </w:rPr>
          </w:rPrChange>
        </w:rPr>
        <w:t>ت</w:t>
      </w:r>
      <w:r w:rsidRPr="00EA7237">
        <w:rPr>
          <w:rFonts w:ascii="IRZar" w:hAnsi="IRZar" w:cs="B Lotus"/>
          <w:sz w:val="24"/>
          <w:szCs w:val="24"/>
          <w:rtl/>
          <w:lang w:bidi="fa-IR"/>
          <w:rPrChange w:id="15678"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79" w:author="Mehrnazi Boojari" w:date="2019-01-15T01:04:00Z">
            <w:rPr>
              <w:rFonts w:ascii="IRZar" w:eastAsia="B Nazanin" w:hAnsi="IRZar" w:cs="B Lotus" w:hint="eastAsia"/>
              <w:b/>
              <w:bCs/>
              <w:color w:val="000000" w:themeColor="text1"/>
              <w:sz w:val="24"/>
              <w:szCs w:val="24"/>
              <w:rtl/>
              <w:lang w:bidi="fa-IR"/>
            </w:rPr>
          </w:rPrChange>
        </w:rPr>
        <w:t>ا</w:t>
      </w:r>
      <w:r w:rsidRPr="00EA7237">
        <w:rPr>
          <w:rFonts w:ascii="IRZar" w:hAnsi="IRZar" w:cs="B Lotus" w:hint="cs"/>
          <w:sz w:val="24"/>
          <w:szCs w:val="24"/>
          <w:rtl/>
          <w:lang w:bidi="fa-IR"/>
          <w:rPrChange w:id="15680"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681" w:author="Mehrnazi Boojari" w:date="2019-01-15T01:04:00Z">
            <w:rPr>
              <w:rFonts w:ascii="IRZar" w:eastAsia="B Nazanin" w:hAnsi="IRZar" w:cs="B Lotus" w:hint="eastAsia"/>
              <w:b/>
              <w:bCs/>
              <w:color w:val="000000" w:themeColor="text1"/>
              <w:sz w:val="24"/>
              <w:szCs w:val="24"/>
              <w:rtl/>
              <w:lang w:bidi="fa-IR"/>
            </w:rPr>
          </w:rPrChange>
        </w:rPr>
        <w:t>ن</w:t>
      </w:r>
      <w:r w:rsidRPr="00EA7237">
        <w:rPr>
          <w:rFonts w:ascii="IRZar" w:hAnsi="IRZar" w:cs="B Lotus"/>
          <w:sz w:val="24"/>
          <w:szCs w:val="24"/>
          <w:rtl/>
          <w:lang w:bidi="fa-IR"/>
          <w:rPrChange w:id="15682"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83" w:author="Mehrnazi Boojari" w:date="2019-01-15T01:04:00Z">
            <w:rPr>
              <w:rFonts w:ascii="IRZar" w:eastAsia="B Nazanin" w:hAnsi="IRZar" w:cs="B Lotus" w:hint="eastAsia"/>
              <w:b/>
              <w:bCs/>
              <w:color w:val="000000" w:themeColor="text1"/>
              <w:sz w:val="24"/>
              <w:szCs w:val="24"/>
              <w:rtl/>
              <w:lang w:bidi="fa-IR"/>
            </w:rPr>
          </w:rPrChange>
        </w:rPr>
        <w:t>ارزش</w:t>
      </w:r>
      <w:del w:id="15684" w:author="Mehrnazi Boojari" w:date="2019-01-07T09:45:00Z">
        <w:r w:rsidRPr="00EA7237" w:rsidDel="006F7CCF">
          <w:rPr>
            <w:rFonts w:ascii="IRZar" w:hAnsi="IRZar" w:cs="B Lotus"/>
            <w:sz w:val="24"/>
            <w:szCs w:val="24"/>
            <w:rtl/>
            <w:lang w:bidi="fa-IR"/>
            <w:rPrChange w:id="15685" w:author="Mehrnazi Boojari" w:date="2019-01-15T01:04:00Z">
              <w:rPr>
                <w:rFonts w:ascii="IRZar" w:eastAsia="B Nazanin" w:hAnsi="IRZar" w:cs="B Lotus"/>
                <w:b/>
                <w:bCs/>
                <w:color w:val="000000" w:themeColor="text1"/>
                <w:sz w:val="24"/>
                <w:szCs w:val="24"/>
                <w:rtl/>
                <w:lang w:bidi="fa-IR"/>
              </w:rPr>
            </w:rPrChange>
          </w:rPr>
          <w:delText xml:space="preserve"> ها </w:delText>
        </w:r>
      </w:del>
      <w:ins w:id="15686" w:author="Mehrnazi Boojari" w:date="2019-01-07T09:45:00Z">
        <w:r w:rsidR="006F7CCF" w:rsidRPr="00EA7237">
          <w:rPr>
            <w:rFonts w:ascii="IRZar" w:hAnsi="IRZar" w:cs="B Lotus" w:hint="eastAsia"/>
            <w:sz w:val="24"/>
            <w:szCs w:val="24"/>
            <w:rtl/>
            <w:lang w:bidi="fa-IR"/>
            <w:rPrChange w:id="15687" w:author="Mehrnazi Boojari" w:date="2019-01-15T01:04:00Z">
              <w:rPr>
                <w:rFonts w:ascii="IRZar" w:eastAsia="B Nazanin" w:hAnsi="IRZar" w:cs="B Lotus" w:hint="eastAsia"/>
                <w:b/>
                <w:bCs/>
                <w:color w:val="000000" w:themeColor="text1"/>
                <w:sz w:val="24"/>
                <w:szCs w:val="24"/>
                <w:rtl/>
                <w:lang w:bidi="fa-IR"/>
              </w:rPr>
            </w:rPrChange>
          </w:rPr>
          <w:t>‌ها</w:t>
        </w:r>
        <w:r w:rsidR="006F7CCF" w:rsidRPr="00EA7237">
          <w:rPr>
            <w:rFonts w:ascii="IRZar" w:hAnsi="IRZar" w:cs="B Lotus"/>
            <w:sz w:val="24"/>
            <w:szCs w:val="24"/>
            <w:rtl/>
            <w:lang w:bidi="fa-IR"/>
            <w:rPrChange w:id="15688" w:author="Mehrnazi Boojari" w:date="2019-01-15T01:04:00Z">
              <w:rPr>
                <w:rFonts w:ascii="IRZar" w:eastAsia="B Nazanin" w:hAnsi="IRZar" w:cs="B Lotus"/>
                <w:b/>
                <w:bCs/>
                <w:color w:val="000000" w:themeColor="text1"/>
                <w:sz w:val="24"/>
                <w:szCs w:val="24"/>
                <w:rtl/>
                <w:lang w:bidi="fa-IR"/>
              </w:rPr>
            </w:rPrChange>
          </w:rPr>
          <w:t xml:space="preserve"> </w:t>
        </w:r>
      </w:ins>
      <w:r w:rsidRPr="00EA7237">
        <w:rPr>
          <w:rFonts w:ascii="IRZar" w:hAnsi="IRZar" w:cs="B Lotus" w:hint="eastAsia"/>
          <w:sz w:val="24"/>
          <w:szCs w:val="24"/>
          <w:rtl/>
          <w:lang w:bidi="fa-IR"/>
          <w:rPrChange w:id="15689" w:author="Mehrnazi Boojari" w:date="2019-01-15T01:04:00Z">
            <w:rPr>
              <w:rFonts w:ascii="IRZar" w:eastAsia="B Nazanin" w:hAnsi="IRZar" w:cs="B Lotus" w:hint="eastAsia"/>
              <w:b/>
              <w:bCs/>
              <w:color w:val="000000" w:themeColor="text1"/>
              <w:sz w:val="24"/>
              <w:szCs w:val="24"/>
              <w:rtl/>
              <w:lang w:bidi="fa-IR"/>
            </w:rPr>
          </w:rPrChange>
        </w:rPr>
        <w:t>و</w:t>
      </w:r>
      <w:r w:rsidRPr="00EA7237">
        <w:rPr>
          <w:rFonts w:ascii="IRZar" w:hAnsi="IRZar" w:cs="B Lotus"/>
          <w:sz w:val="24"/>
          <w:szCs w:val="24"/>
          <w:rtl/>
          <w:lang w:bidi="fa-IR"/>
          <w:rPrChange w:id="15690"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91" w:author="Mehrnazi Boojari" w:date="2019-01-15T01:04:00Z">
            <w:rPr>
              <w:rFonts w:ascii="IRZar" w:eastAsia="B Nazanin" w:hAnsi="IRZar" w:cs="B Lotus" w:hint="eastAsia"/>
              <w:b/>
              <w:bCs/>
              <w:color w:val="000000" w:themeColor="text1"/>
              <w:sz w:val="24"/>
              <w:szCs w:val="24"/>
              <w:rtl/>
              <w:lang w:bidi="fa-IR"/>
            </w:rPr>
          </w:rPrChange>
        </w:rPr>
        <w:t>مفاه</w:t>
      </w:r>
      <w:r w:rsidRPr="00EA7237">
        <w:rPr>
          <w:rFonts w:ascii="IRZar" w:hAnsi="IRZar" w:cs="B Lotus" w:hint="cs"/>
          <w:sz w:val="24"/>
          <w:szCs w:val="24"/>
          <w:rtl/>
          <w:lang w:bidi="fa-IR"/>
          <w:rPrChange w:id="15692"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693" w:author="Mehrnazi Boojari" w:date="2019-01-15T01:04:00Z">
            <w:rPr>
              <w:rFonts w:ascii="IRZar" w:eastAsia="B Nazanin" w:hAnsi="IRZar" w:cs="B Lotus" w:hint="eastAsia"/>
              <w:b/>
              <w:bCs/>
              <w:color w:val="000000" w:themeColor="text1"/>
              <w:sz w:val="24"/>
              <w:szCs w:val="24"/>
              <w:rtl/>
              <w:lang w:bidi="fa-IR"/>
            </w:rPr>
          </w:rPrChange>
        </w:rPr>
        <w:t>م</w:t>
      </w:r>
      <w:r w:rsidRPr="00EA7237">
        <w:rPr>
          <w:rFonts w:ascii="IRZar" w:hAnsi="IRZar" w:cs="B Lotus"/>
          <w:sz w:val="24"/>
          <w:szCs w:val="24"/>
          <w:rtl/>
          <w:lang w:bidi="fa-IR"/>
          <w:rPrChange w:id="15694"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695" w:author="Mehrnazi Boojari" w:date="2019-01-15T01:04:00Z">
            <w:rPr>
              <w:rFonts w:ascii="IRZar" w:eastAsia="B Nazanin" w:hAnsi="IRZar" w:cs="B Lotus" w:hint="eastAsia"/>
              <w:b/>
              <w:bCs/>
              <w:color w:val="000000" w:themeColor="text1"/>
              <w:sz w:val="24"/>
              <w:szCs w:val="24"/>
              <w:rtl/>
              <w:lang w:bidi="fa-IR"/>
            </w:rPr>
          </w:rPrChange>
        </w:rPr>
        <w:t>اساس</w:t>
      </w:r>
      <w:r w:rsidRPr="00EA7237">
        <w:rPr>
          <w:rFonts w:ascii="IRZar" w:hAnsi="IRZar" w:cs="B Lotus" w:hint="cs"/>
          <w:sz w:val="24"/>
          <w:szCs w:val="24"/>
          <w:rtl/>
          <w:lang w:bidi="fa-IR"/>
          <w:rPrChange w:id="15696" w:author="Mehrnazi Boojari" w:date="2019-01-15T01:04:00Z">
            <w:rPr>
              <w:rFonts w:ascii="IRZar" w:eastAsia="B Nazanin" w:hAnsi="IRZar" w:cs="B Lotus" w:hint="cs"/>
              <w:b/>
              <w:bCs/>
              <w:color w:val="000000" w:themeColor="text1"/>
              <w:sz w:val="24"/>
              <w:szCs w:val="24"/>
              <w:rtl/>
              <w:lang w:bidi="fa-IR"/>
            </w:rPr>
          </w:rPrChange>
        </w:rPr>
        <w:t>ی</w:t>
      </w:r>
      <w:ins w:id="15697" w:author="Windows User" w:date="2019-01-17T02:40:00Z">
        <w:r w:rsidR="008E7C41" w:rsidRPr="00EA7237">
          <w:rPr>
            <w:rFonts w:ascii="IRZar" w:hAnsi="IRZar" w:cs="B Lotus" w:hint="cs"/>
            <w:sz w:val="24"/>
            <w:szCs w:val="24"/>
            <w:rtl/>
            <w:lang w:bidi="fa-IR"/>
          </w:rPr>
          <w:t xml:space="preserve"> بسیار کارساز خواهد بود</w:t>
        </w:r>
      </w:ins>
      <w:del w:id="15698" w:author="Mehrnazi Boojari" w:date="2019-01-07T09:53:00Z">
        <w:r w:rsidRPr="00EA7237" w:rsidDel="006F7CCF">
          <w:rPr>
            <w:rFonts w:ascii="IRZar" w:hAnsi="IRZar" w:cs="B Lotus"/>
            <w:sz w:val="24"/>
            <w:szCs w:val="24"/>
            <w:rtl/>
            <w:lang w:bidi="fa-IR"/>
            <w:rPrChange w:id="15699" w:author="Mehrnazi Boojari" w:date="2019-01-15T01:04:00Z">
              <w:rPr>
                <w:rFonts w:ascii="IRZar" w:eastAsia="B Nazanin" w:hAnsi="IRZar" w:cs="B Lotus"/>
                <w:b/>
                <w:bCs/>
                <w:color w:val="000000" w:themeColor="text1"/>
                <w:sz w:val="24"/>
                <w:szCs w:val="24"/>
                <w:rtl/>
                <w:lang w:bidi="fa-IR"/>
              </w:rPr>
            </w:rPrChange>
          </w:rPr>
          <w:delText xml:space="preserve"> . </w:delText>
        </w:r>
      </w:del>
      <w:ins w:id="15700" w:author="Mehrnazi Boojari" w:date="2019-01-07T09:53:00Z">
        <w:r w:rsidR="006F7CCF" w:rsidRPr="00EA7237">
          <w:rPr>
            <w:rFonts w:ascii="IRZar" w:hAnsi="IRZar" w:cs="B Lotus"/>
            <w:sz w:val="24"/>
            <w:szCs w:val="24"/>
            <w:rtl/>
            <w:lang w:bidi="fa-IR"/>
            <w:rPrChange w:id="15701" w:author="Mehrnazi Boojari" w:date="2019-01-15T01:04:00Z">
              <w:rPr>
                <w:rFonts w:ascii="IRZar" w:eastAsia="B Nazanin" w:hAnsi="IRZar" w:cs="B Lotus"/>
                <w:b/>
                <w:bCs/>
                <w:color w:val="000000" w:themeColor="text1"/>
                <w:sz w:val="24"/>
                <w:szCs w:val="24"/>
                <w:rtl/>
                <w:lang w:bidi="fa-IR"/>
              </w:rPr>
            </w:rPrChange>
          </w:rPr>
          <w:t xml:space="preserve">. </w:t>
        </w:r>
      </w:ins>
      <w:r w:rsidRPr="00EA7237">
        <w:rPr>
          <w:rFonts w:ascii="IRZar" w:hAnsi="IRZar" w:cs="B Lotus" w:hint="eastAsia"/>
          <w:sz w:val="24"/>
          <w:szCs w:val="24"/>
          <w:rtl/>
          <w:lang w:bidi="fa-IR"/>
          <w:rPrChange w:id="15702" w:author="Mehrnazi Boojari" w:date="2019-01-15T01:04:00Z">
            <w:rPr>
              <w:rFonts w:ascii="IRZar" w:eastAsia="B Nazanin" w:hAnsi="IRZar" w:cs="B Lotus" w:hint="eastAsia"/>
              <w:b/>
              <w:bCs/>
              <w:color w:val="000000" w:themeColor="text1"/>
              <w:sz w:val="24"/>
              <w:szCs w:val="24"/>
              <w:rtl/>
              <w:lang w:bidi="fa-IR"/>
            </w:rPr>
          </w:rPrChange>
        </w:rPr>
        <w:t>دستگاه</w:t>
      </w:r>
      <w:r w:rsidRPr="00EA7237">
        <w:rPr>
          <w:rFonts w:ascii="IRZar" w:hAnsi="IRZar" w:cs="B Lotus"/>
          <w:sz w:val="24"/>
          <w:szCs w:val="24"/>
          <w:rtl/>
          <w:lang w:bidi="fa-IR"/>
          <w:rPrChange w:id="15703"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04" w:author="Mehrnazi Boojari" w:date="2019-01-15T01:04:00Z">
            <w:rPr>
              <w:rFonts w:ascii="IRZar" w:eastAsia="B Nazanin" w:hAnsi="IRZar" w:cs="B Lotus" w:hint="eastAsia"/>
              <w:b/>
              <w:bCs/>
              <w:color w:val="000000" w:themeColor="text1"/>
              <w:sz w:val="24"/>
              <w:szCs w:val="24"/>
              <w:rtl/>
              <w:lang w:bidi="fa-IR"/>
            </w:rPr>
          </w:rPrChange>
        </w:rPr>
        <w:t>مسئول</w:t>
      </w:r>
      <w:r w:rsidRPr="00EA7237">
        <w:rPr>
          <w:rFonts w:ascii="IRZar" w:hAnsi="IRZar" w:cs="B Lotus"/>
          <w:sz w:val="24"/>
          <w:szCs w:val="24"/>
          <w:rtl/>
          <w:lang w:bidi="fa-IR"/>
          <w:rPrChange w:id="15705"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06" w:author="Mehrnazi Boojari" w:date="2019-01-15T01:04:00Z">
            <w:rPr>
              <w:rFonts w:ascii="IRZar" w:eastAsia="B Nazanin" w:hAnsi="IRZar" w:cs="B Lotus" w:hint="eastAsia"/>
              <w:b/>
              <w:bCs/>
              <w:color w:val="000000" w:themeColor="text1"/>
              <w:sz w:val="24"/>
              <w:szCs w:val="24"/>
              <w:rtl/>
              <w:lang w:bidi="fa-IR"/>
            </w:rPr>
          </w:rPrChange>
        </w:rPr>
        <w:t>در</w:t>
      </w:r>
      <w:r w:rsidRPr="00EA7237">
        <w:rPr>
          <w:rFonts w:ascii="IRZar" w:hAnsi="IRZar" w:cs="B Lotus"/>
          <w:sz w:val="24"/>
          <w:szCs w:val="24"/>
          <w:rtl/>
          <w:lang w:bidi="fa-IR"/>
          <w:rPrChange w:id="15707"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08" w:author="Mehrnazi Boojari" w:date="2019-01-15T01:04:00Z">
            <w:rPr>
              <w:rFonts w:ascii="IRZar" w:eastAsia="B Nazanin" w:hAnsi="IRZar" w:cs="B Lotus" w:hint="eastAsia"/>
              <w:b/>
              <w:bCs/>
              <w:color w:val="000000" w:themeColor="text1"/>
              <w:sz w:val="24"/>
              <w:szCs w:val="24"/>
              <w:rtl/>
              <w:lang w:bidi="fa-IR"/>
            </w:rPr>
          </w:rPrChange>
        </w:rPr>
        <w:t>ا</w:t>
      </w:r>
      <w:r w:rsidRPr="00EA7237">
        <w:rPr>
          <w:rFonts w:ascii="IRZar" w:hAnsi="IRZar" w:cs="B Lotus" w:hint="cs"/>
          <w:sz w:val="24"/>
          <w:szCs w:val="24"/>
          <w:rtl/>
          <w:lang w:bidi="fa-IR"/>
          <w:rPrChange w:id="15709"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710" w:author="Mehrnazi Boojari" w:date="2019-01-15T01:04:00Z">
            <w:rPr>
              <w:rFonts w:ascii="IRZar" w:eastAsia="B Nazanin" w:hAnsi="IRZar" w:cs="B Lotus" w:hint="eastAsia"/>
              <w:b/>
              <w:bCs/>
              <w:color w:val="000000" w:themeColor="text1"/>
              <w:sz w:val="24"/>
              <w:szCs w:val="24"/>
              <w:rtl/>
              <w:lang w:bidi="fa-IR"/>
            </w:rPr>
          </w:rPrChange>
        </w:rPr>
        <w:t>ن</w:t>
      </w:r>
      <w:r w:rsidRPr="00EA7237">
        <w:rPr>
          <w:rFonts w:ascii="IRZar" w:hAnsi="IRZar" w:cs="B Lotus"/>
          <w:sz w:val="24"/>
          <w:szCs w:val="24"/>
          <w:rtl/>
          <w:lang w:bidi="fa-IR"/>
          <w:rPrChange w:id="15711"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12" w:author="Mehrnazi Boojari" w:date="2019-01-15T01:04:00Z">
            <w:rPr>
              <w:rFonts w:ascii="IRZar" w:eastAsia="B Nazanin" w:hAnsi="IRZar" w:cs="B Lotus" w:hint="eastAsia"/>
              <w:b/>
              <w:bCs/>
              <w:color w:val="000000" w:themeColor="text1"/>
              <w:sz w:val="24"/>
              <w:szCs w:val="24"/>
              <w:rtl/>
              <w:lang w:bidi="fa-IR"/>
            </w:rPr>
          </w:rPrChange>
        </w:rPr>
        <w:t>موضوع</w:t>
      </w:r>
      <w:r w:rsidRPr="00EA7237">
        <w:rPr>
          <w:rFonts w:ascii="IRZar" w:hAnsi="IRZar" w:cs="B Lotus"/>
          <w:sz w:val="24"/>
          <w:szCs w:val="24"/>
          <w:rtl/>
          <w:lang w:bidi="fa-IR"/>
          <w:rPrChange w:id="15713"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14" w:author="Mehrnazi Boojari" w:date="2019-01-15T01:04:00Z">
            <w:rPr>
              <w:rFonts w:ascii="IRZar" w:eastAsia="B Nazanin" w:hAnsi="IRZar" w:cs="B Lotus" w:hint="eastAsia"/>
              <w:b/>
              <w:bCs/>
              <w:color w:val="000000" w:themeColor="text1"/>
              <w:sz w:val="24"/>
              <w:szCs w:val="24"/>
              <w:rtl/>
              <w:lang w:bidi="fa-IR"/>
            </w:rPr>
          </w:rPrChange>
        </w:rPr>
        <w:t>بن</w:t>
      </w:r>
      <w:r w:rsidRPr="00EA7237">
        <w:rPr>
          <w:rFonts w:ascii="IRZar" w:hAnsi="IRZar" w:cs="B Lotus" w:hint="cs"/>
          <w:sz w:val="24"/>
          <w:szCs w:val="24"/>
          <w:rtl/>
          <w:lang w:bidi="fa-IR"/>
          <w:rPrChange w:id="15715"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716" w:author="Mehrnazi Boojari" w:date="2019-01-15T01:04:00Z">
            <w:rPr>
              <w:rFonts w:ascii="IRZar" w:eastAsia="B Nazanin" w:hAnsi="IRZar" w:cs="B Lotus" w:hint="eastAsia"/>
              <w:b/>
              <w:bCs/>
              <w:color w:val="000000" w:themeColor="text1"/>
              <w:sz w:val="24"/>
              <w:szCs w:val="24"/>
              <w:rtl/>
              <w:lang w:bidi="fa-IR"/>
            </w:rPr>
          </w:rPrChange>
        </w:rPr>
        <w:t>اد</w:t>
      </w:r>
      <w:r w:rsidRPr="00EA7237">
        <w:rPr>
          <w:rFonts w:ascii="IRZar" w:hAnsi="IRZar" w:cs="B Lotus"/>
          <w:sz w:val="24"/>
          <w:szCs w:val="24"/>
          <w:rtl/>
          <w:lang w:bidi="fa-IR"/>
          <w:rPrChange w:id="15717"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18" w:author="Mehrnazi Boojari" w:date="2019-01-15T01:04:00Z">
            <w:rPr>
              <w:rFonts w:ascii="IRZar" w:eastAsia="B Nazanin" w:hAnsi="IRZar" w:cs="B Lotus" w:hint="eastAsia"/>
              <w:b/>
              <w:bCs/>
              <w:color w:val="000000" w:themeColor="text1"/>
              <w:sz w:val="24"/>
              <w:szCs w:val="24"/>
              <w:rtl/>
              <w:lang w:bidi="fa-IR"/>
            </w:rPr>
          </w:rPrChange>
        </w:rPr>
        <w:t>مسکن</w:t>
      </w:r>
      <w:r w:rsidRPr="00EA7237">
        <w:rPr>
          <w:rFonts w:ascii="IRZar" w:hAnsi="IRZar" w:cs="B Lotus"/>
          <w:sz w:val="24"/>
          <w:szCs w:val="24"/>
          <w:rtl/>
          <w:lang w:bidi="fa-IR"/>
          <w:rPrChange w:id="15719"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20" w:author="Mehrnazi Boojari" w:date="2019-01-15T01:04:00Z">
            <w:rPr>
              <w:rFonts w:ascii="IRZar" w:eastAsia="B Nazanin" w:hAnsi="IRZar" w:cs="B Lotus" w:hint="eastAsia"/>
              <w:b/>
              <w:bCs/>
              <w:color w:val="000000" w:themeColor="text1"/>
              <w:sz w:val="24"/>
              <w:szCs w:val="24"/>
              <w:rtl/>
              <w:lang w:bidi="fa-IR"/>
            </w:rPr>
          </w:rPrChange>
        </w:rPr>
        <w:t>بوده</w:t>
      </w:r>
      <w:r w:rsidRPr="00EA7237">
        <w:rPr>
          <w:rFonts w:ascii="IRZar" w:hAnsi="IRZar" w:cs="B Lotus"/>
          <w:sz w:val="24"/>
          <w:szCs w:val="24"/>
          <w:rtl/>
          <w:lang w:bidi="fa-IR"/>
          <w:rPrChange w:id="15721"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22" w:author="Mehrnazi Boojari" w:date="2019-01-15T01:04:00Z">
            <w:rPr>
              <w:rFonts w:ascii="IRZar" w:eastAsia="B Nazanin" w:hAnsi="IRZar" w:cs="B Lotus" w:hint="eastAsia"/>
              <w:b/>
              <w:bCs/>
              <w:color w:val="000000" w:themeColor="text1"/>
              <w:sz w:val="24"/>
              <w:szCs w:val="24"/>
              <w:rtl/>
              <w:lang w:bidi="fa-IR"/>
            </w:rPr>
          </w:rPrChange>
        </w:rPr>
        <w:t>و</w:t>
      </w:r>
      <w:r w:rsidRPr="00EA7237">
        <w:rPr>
          <w:rFonts w:ascii="IRZar" w:hAnsi="IRZar" w:cs="B Lotus"/>
          <w:sz w:val="24"/>
          <w:szCs w:val="24"/>
          <w:rtl/>
          <w:lang w:bidi="fa-IR"/>
          <w:rPrChange w:id="15723"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24" w:author="Mehrnazi Boojari" w:date="2019-01-15T01:04:00Z">
            <w:rPr>
              <w:rFonts w:ascii="IRZar" w:eastAsia="B Nazanin" w:hAnsi="IRZar" w:cs="B Lotus" w:hint="eastAsia"/>
              <w:b/>
              <w:bCs/>
              <w:color w:val="000000" w:themeColor="text1"/>
              <w:sz w:val="24"/>
              <w:szCs w:val="24"/>
              <w:rtl/>
              <w:lang w:bidi="fa-IR"/>
            </w:rPr>
          </w:rPrChange>
        </w:rPr>
        <w:t>نهادها</w:t>
      </w:r>
      <w:r w:rsidRPr="00EA7237">
        <w:rPr>
          <w:rFonts w:ascii="IRZar" w:hAnsi="IRZar" w:cs="B Lotus" w:hint="cs"/>
          <w:sz w:val="24"/>
          <w:szCs w:val="24"/>
          <w:rtl/>
          <w:lang w:bidi="fa-IR"/>
          <w:rPrChange w:id="15725" w:author="Mehrnazi Boojari" w:date="2019-01-15T01:04:00Z">
            <w:rPr>
              <w:rFonts w:ascii="IRZar" w:eastAsia="B Nazanin" w:hAnsi="IRZar" w:cs="B Lotus" w:hint="cs"/>
              <w:b/>
              <w:bCs/>
              <w:color w:val="000000" w:themeColor="text1"/>
              <w:sz w:val="24"/>
              <w:szCs w:val="24"/>
              <w:rtl/>
              <w:lang w:bidi="fa-IR"/>
            </w:rPr>
          </w:rPrChange>
        </w:rPr>
        <w:t>یی</w:t>
      </w:r>
      <w:r w:rsidRPr="00EA7237">
        <w:rPr>
          <w:rFonts w:ascii="IRZar" w:hAnsi="IRZar" w:cs="B Lotus"/>
          <w:sz w:val="24"/>
          <w:szCs w:val="24"/>
          <w:rtl/>
          <w:lang w:bidi="fa-IR"/>
          <w:rPrChange w:id="15726"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27" w:author="Mehrnazi Boojari" w:date="2019-01-15T01:04:00Z">
            <w:rPr>
              <w:rFonts w:ascii="IRZar" w:eastAsia="B Nazanin" w:hAnsi="IRZar" w:cs="B Lotus" w:hint="eastAsia"/>
              <w:b/>
              <w:bCs/>
              <w:color w:val="000000" w:themeColor="text1"/>
              <w:sz w:val="24"/>
              <w:szCs w:val="24"/>
              <w:rtl/>
              <w:lang w:bidi="fa-IR"/>
            </w:rPr>
          </w:rPrChange>
        </w:rPr>
        <w:t>مثل</w:t>
      </w:r>
      <w:r w:rsidRPr="00EA7237">
        <w:rPr>
          <w:rFonts w:ascii="IRZar" w:hAnsi="IRZar" w:cs="B Lotus"/>
          <w:sz w:val="24"/>
          <w:szCs w:val="24"/>
          <w:rtl/>
          <w:lang w:bidi="fa-IR"/>
          <w:rPrChange w:id="15728"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29" w:author="Mehrnazi Boojari" w:date="2019-01-15T01:04:00Z">
            <w:rPr>
              <w:rFonts w:ascii="IRZar" w:eastAsia="B Nazanin" w:hAnsi="IRZar" w:cs="B Lotus" w:hint="eastAsia"/>
              <w:b/>
              <w:bCs/>
              <w:color w:val="000000" w:themeColor="text1"/>
              <w:sz w:val="24"/>
              <w:szCs w:val="24"/>
              <w:rtl/>
              <w:lang w:bidi="fa-IR"/>
            </w:rPr>
          </w:rPrChange>
        </w:rPr>
        <w:t>سازمان</w:t>
      </w:r>
      <w:r w:rsidRPr="00EA7237">
        <w:rPr>
          <w:rFonts w:ascii="IRZar" w:hAnsi="IRZar" w:cs="B Lotus"/>
          <w:sz w:val="24"/>
          <w:szCs w:val="24"/>
          <w:rtl/>
          <w:lang w:bidi="fa-IR"/>
          <w:rPrChange w:id="15730"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31" w:author="Mehrnazi Boojari" w:date="2019-01-15T01:04:00Z">
            <w:rPr>
              <w:rFonts w:ascii="IRZar" w:eastAsia="B Nazanin" w:hAnsi="IRZar" w:cs="B Lotus" w:hint="eastAsia"/>
              <w:b/>
              <w:bCs/>
              <w:color w:val="000000" w:themeColor="text1"/>
              <w:sz w:val="24"/>
              <w:szCs w:val="24"/>
              <w:rtl/>
              <w:lang w:bidi="fa-IR"/>
            </w:rPr>
          </w:rPrChange>
        </w:rPr>
        <w:t>ده</w:t>
      </w:r>
      <w:r w:rsidRPr="00EA7237">
        <w:rPr>
          <w:rFonts w:ascii="IRZar" w:hAnsi="IRZar" w:cs="B Lotus" w:hint="cs"/>
          <w:sz w:val="24"/>
          <w:szCs w:val="24"/>
          <w:rtl/>
          <w:lang w:bidi="fa-IR"/>
          <w:rPrChange w:id="15732"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733" w:author="Mehrnazi Boojari" w:date="2019-01-15T01:04:00Z">
            <w:rPr>
              <w:rFonts w:ascii="IRZar" w:eastAsia="B Nazanin" w:hAnsi="IRZar" w:cs="B Lotus" w:hint="eastAsia"/>
              <w:b/>
              <w:bCs/>
              <w:color w:val="000000" w:themeColor="text1"/>
              <w:sz w:val="24"/>
              <w:szCs w:val="24"/>
              <w:rtl/>
              <w:lang w:bidi="fa-IR"/>
            </w:rPr>
          </w:rPrChange>
        </w:rPr>
        <w:t>ار</w:t>
      </w:r>
      <w:r w:rsidRPr="00EA7237">
        <w:rPr>
          <w:rFonts w:ascii="IRZar" w:hAnsi="IRZar" w:cs="B Lotus" w:hint="cs"/>
          <w:sz w:val="24"/>
          <w:szCs w:val="24"/>
          <w:rtl/>
          <w:lang w:bidi="fa-IR"/>
          <w:rPrChange w:id="15734" w:author="Mehrnazi Boojari" w:date="2019-01-15T01:04:00Z">
            <w:rPr>
              <w:rFonts w:ascii="IRZar" w:eastAsia="B Nazanin" w:hAnsi="IRZar" w:cs="B Lotus" w:hint="cs"/>
              <w:b/>
              <w:bCs/>
              <w:color w:val="000000" w:themeColor="text1"/>
              <w:sz w:val="24"/>
              <w:szCs w:val="24"/>
              <w:rtl/>
              <w:lang w:bidi="fa-IR"/>
            </w:rPr>
          </w:rPrChange>
        </w:rPr>
        <w:t>ی</w:t>
      </w:r>
      <w:ins w:id="15735" w:author="Mehrnazi Boojari" w:date="2019-01-15T01:04:00Z">
        <w:r w:rsidR="00FF0738" w:rsidRPr="00EA7237">
          <w:rPr>
            <w:rFonts w:ascii="IRZar" w:hAnsi="IRZar" w:cs="B Nazanin" w:hint="eastAsia"/>
            <w:sz w:val="24"/>
            <w:szCs w:val="24"/>
            <w:lang w:bidi="fa-IR"/>
            <w:rPrChange w:id="15736" w:author="Mehrnazi Boojari" w:date="2019-01-15T01:04:00Z">
              <w:rPr>
                <w:rFonts w:ascii="IRZar" w:eastAsia="B Nazanin" w:hAnsi="IRZar" w:cs="B Nazanin" w:hint="eastAsia"/>
                <w:b/>
                <w:bCs/>
                <w:color w:val="000000" w:themeColor="text1"/>
                <w:sz w:val="24"/>
                <w:szCs w:val="24"/>
                <w:lang w:bidi="fa-IR"/>
              </w:rPr>
            </w:rPrChange>
          </w:rPr>
          <w:t>‌</w:t>
        </w:r>
      </w:ins>
      <w:del w:id="15737" w:author="Mehrnazi Boojari" w:date="2019-01-15T01:04:00Z">
        <w:r w:rsidRPr="00EA7237" w:rsidDel="00FF0738">
          <w:rPr>
            <w:rFonts w:ascii="IRZar" w:hAnsi="IRZar" w:cs="B Lotus"/>
            <w:sz w:val="24"/>
            <w:szCs w:val="24"/>
            <w:rtl/>
            <w:lang w:bidi="fa-IR"/>
            <w:rPrChange w:id="15738" w:author="Mehrnazi Boojari" w:date="2019-01-15T01:04:00Z">
              <w:rPr>
                <w:rFonts w:ascii="IRZar" w:eastAsia="B Nazanin" w:hAnsi="IRZar" w:cs="B Lotus"/>
                <w:b/>
                <w:bCs/>
                <w:color w:val="000000" w:themeColor="text1"/>
                <w:sz w:val="24"/>
                <w:szCs w:val="24"/>
                <w:rtl/>
                <w:lang w:bidi="fa-IR"/>
              </w:rPr>
            </w:rPrChange>
          </w:rPr>
          <w:delText xml:space="preserve"> </w:delText>
        </w:r>
      </w:del>
      <w:r w:rsidRPr="00EA7237">
        <w:rPr>
          <w:rFonts w:ascii="IRZar" w:hAnsi="IRZar" w:cs="B Lotus" w:hint="eastAsia"/>
          <w:sz w:val="24"/>
          <w:szCs w:val="24"/>
          <w:rtl/>
          <w:lang w:bidi="fa-IR"/>
          <w:rPrChange w:id="15739" w:author="Mehrnazi Boojari" w:date="2019-01-15T01:04:00Z">
            <w:rPr>
              <w:rFonts w:ascii="IRZar" w:eastAsia="B Nazanin" w:hAnsi="IRZar" w:cs="B Lotus" w:hint="eastAsia"/>
              <w:b/>
              <w:bCs/>
              <w:color w:val="000000" w:themeColor="text1"/>
              <w:sz w:val="24"/>
              <w:szCs w:val="24"/>
              <w:rtl/>
              <w:lang w:bidi="fa-IR"/>
            </w:rPr>
          </w:rPrChange>
        </w:rPr>
        <w:t>ها،</w:t>
      </w:r>
      <w:r w:rsidRPr="00EA7237">
        <w:rPr>
          <w:rFonts w:ascii="IRZar" w:hAnsi="IRZar" w:cs="B Lotus"/>
          <w:sz w:val="24"/>
          <w:szCs w:val="24"/>
          <w:rtl/>
          <w:lang w:bidi="fa-IR"/>
          <w:rPrChange w:id="15740"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41" w:author="Mehrnazi Boojari" w:date="2019-01-15T01:04:00Z">
            <w:rPr>
              <w:rFonts w:ascii="IRZar" w:eastAsia="B Nazanin" w:hAnsi="IRZar" w:cs="B Lotus" w:hint="eastAsia"/>
              <w:b/>
              <w:bCs/>
              <w:color w:val="000000" w:themeColor="text1"/>
              <w:sz w:val="24"/>
              <w:szCs w:val="24"/>
              <w:rtl/>
              <w:lang w:bidi="fa-IR"/>
            </w:rPr>
          </w:rPrChange>
        </w:rPr>
        <w:t>شوراها،</w:t>
      </w:r>
      <w:ins w:id="15742" w:author="Mehrnazi Boojari" w:date="2019-01-15T01:04:00Z">
        <w:r w:rsidR="00FF0738" w:rsidRPr="00EA7237">
          <w:rPr>
            <w:rFonts w:ascii="IRZar" w:hAnsi="IRZar" w:cs="B Lotus"/>
            <w:sz w:val="24"/>
            <w:szCs w:val="24"/>
            <w:rtl/>
            <w:lang w:bidi="fa-IR"/>
            <w:rPrChange w:id="15743" w:author="Mehrnazi Boojari" w:date="2019-01-15T01:04:00Z">
              <w:rPr>
                <w:rFonts w:ascii="IRZar" w:eastAsia="B Nazanin" w:hAnsi="IRZar" w:cs="B Lotus"/>
                <w:b/>
                <w:bCs/>
                <w:color w:val="000000" w:themeColor="text1"/>
                <w:sz w:val="24"/>
                <w:szCs w:val="24"/>
                <w:rtl/>
                <w:lang w:bidi="fa-IR"/>
              </w:rPr>
            </w:rPrChange>
          </w:rPr>
          <w:t xml:space="preserve"> </w:t>
        </w:r>
      </w:ins>
      <w:r w:rsidRPr="00EA7237">
        <w:rPr>
          <w:rFonts w:ascii="IRZar" w:hAnsi="IRZar" w:cs="B Lotus" w:hint="eastAsia"/>
          <w:sz w:val="24"/>
          <w:szCs w:val="24"/>
          <w:rtl/>
          <w:lang w:bidi="fa-IR"/>
          <w:rPrChange w:id="15744" w:author="Mehrnazi Boojari" w:date="2019-01-15T01:04:00Z">
            <w:rPr>
              <w:rFonts w:ascii="IRZar" w:eastAsia="B Nazanin" w:hAnsi="IRZar" w:cs="B Lotus" w:hint="eastAsia"/>
              <w:b/>
              <w:bCs/>
              <w:color w:val="000000" w:themeColor="text1"/>
              <w:sz w:val="24"/>
              <w:szCs w:val="24"/>
              <w:rtl/>
              <w:lang w:bidi="fa-IR"/>
            </w:rPr>
          </w:rPrChange>
        </w:rPr>
        <w:t>شورا</w:t>
      </w:r>
      <w:r w:rsidRPr="00EA7237">
        <w:rPr>
          <w:rFonts w:ascii="IRZar" w:hAnsi="IRZar" w:cs="B Lotus" w:hint="cs"/>
          <w:sz w:val="24"/>
          <w:szCs w:val="24"/>
          <w:rtl/>
          <w:lang w:bidi="fa-IR"/>
          <w:rPrChange w:id="15745"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746"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47" w:author="Mehrnazi Boojari" w:date="2019-01-15T01:04:00Z">
            <w:rPr>
              <w:rFonts w:ascii="IRZar" w:eastAsia="B Nazanin" w:hAnsi="IRZar" w:cs="B Lotus" w:hint="eastAsia"/>
              <w:b/>
              <w:bCs/>
              <w:color w:val="000000" w:themeColor="text1"/>
              <w:sz w:val="24"/>
              <w:szCs w:val="24"/>
              <w:rtl/>
              <w:lang w:bidi="fa-IR"/>
            </w:rPr>
          </w:rPrChange>
        </w:rPr>
        <w:t>عال</w:t>
      </w:r>
      <w:r w:rsidRPr="00EA7237">
        <w:rPr>
          <w:rFonts w:ascii="IRZar" w:hAnsi="IRZar" w:cs="B Lotus" w:hint="cs"/>
          <w:sz w:val="24"/>
          <w:szCs w:val="24"/>
          <w:rtl/>
          <w:lang w:bidi="fa-IR"/>
          <w:rPrChange w:id="15748"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749"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50" w:author="Mehrnazi Boojari" w:date="2019-01-15T01:04:00Z">
            <w:rPr>
              <w:rFonts w:ascii="IRZar" w:eastAsia="B Nazanin" w:hAnsi="IRZar" w:cs="B Lotus" w:hint="eastAsia"/>
              <w:b/>
              <w:bCs/>
              <w:color w:val="000000" w:themeColor="text1"/>
              <w:sz w:val="24"/>
              <w:szCs w:val="24"/>
              <w:rtl/>
              <w:lang w:bidi="fa-IR"/>
            </w:rPr>
          </w:rPrChange>
        </w:rPr>
        <w:t>انقلاب</w:t>
      </w:r>
      <w:r w:rsidRPr="00EA7237">
        <w:rPr>
          <w:rFonts w:ascii="IRZar" w:hAnsi="IRZar" w:cs="B Lotus"/>
          <w:sz w:val="24"/>
          <w:szCs w:val="24"/>
          <w:rtl/>
          <w:lang w:bidi="fa-IR"/>
          <w:rPrChange w:id="15751"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52" w:author="Mehrnazi Boojari" w:date="2019-01-15T01:04:00Z">
            <w:rPr>
              <w:rFonts w:ascii="IRZar" w:eastAsia="B Nazanin" w:hAnsi="IRZar" w:cs="B Lotus" w:hint="eastAsia"/>
              <w:b/>
              <w:bCs/>
              <w:color w:val="000000" w:themeColor="text1"/>
              <w:sz w:val="24"/>
              <w:szCs w:val="24"/>
              <w:rtl/>
              <w:lang w:bidi="fa-IR"/>
            </w:rPr>
          </w:rPrChange>
        </w:rPr>
        <w:t>فرهنگ</w:t>
      </w:r>
      <w:r w:rsidRPr="00EA7237">
        <w:rPr>
          <w:rFonts w:ascii="IRZar" w:hAnsi="IRZar" w:cs="B Lotus" w:hint="cs"/>
          <w:sz w:val="24"/>
          <w:szCs w:val="24"/>
          <w:rtl/>
          <w:lang w:bidi="fa-IR"/>
          <w:rPrChange w:id="15753"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754"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55" w:author="Mehrnazi Boojari" w:date="2019-01-15T01:04:00Z">
            <w:rPr>
              <w:rFonts w:ascii="IRZar" w:eastAsia="B Nazanin" w:hAnsi="IRZar" w:cs="B Lotus" w:hint="eastAsia"/>
              <w:b/>
              <w:bCs/>
              <w:color w:val="000000" w:themeColor="text1"/>
              <w:sz w:val="24"/>
              <w:szCs w:val="24"/>
              <w:rtl/>
              <w:lang w:bidi="fa-IR"/>
            </w:rPr>
          </w:rPrChange>
        </w:rPr>
        <w:t>در</w:t>
      </w:r>
      <w:r w:rsidRPr="00EA7237">
        <w:rPr>
          <w:rFonts w:ascii="IRZar" w:hAnsi="IRZar" w:cs="B Lotus"/>
          <w:sz w:val="24"/>
          <w:szCs w:val="24"/>
          <w:rtl/>
          <w:lang w:bidi="fa-IR"/>
          <w:rPrChange w:id="15756"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57" w:author="Mehrnazi Boojari" w:date="2019-01-15T01:04:00Z">
            <w:rPr>
              <w:rFonts w:ascii="IRZar" w:eastAsia="B Nazanin" w:hAnsi="IRZar" w:cs="B Lotus" w:hint="eastAsia"/>
              <w:b/>
              <w:bCs/>
              <w:color w:val="000000" w:themeColor="text1"/>
              <w:sz w:val="24"/>
              <w:szCs w:val="24"/>
              <w:rtl/>
              <w:lang w:bidi="fa-IR"/>
            </w:rPr>
          </w:rPrChange>
        </w:rPr>
        <w:t>تع</w:t>
      </w:r>
      <w:r w:rsidRPr="00EA7237">
        <w:rPr>
          <w:rFonts w:ascii="IRZar" w:hAnsi="IRZar" w:cs="B Lotus" w:hint="cs"/>
          <w:sz w:val="24"/>
          <w:szCs w:val="24"/>
          <w:rtl/>
          <w:lang w:bidi="fa-IR"/>
          <w:rPrChange w:id="15758" w:author="Mehrnazi Boojari" w:date="2019-01-15T01:04:00Z">
            <w:rPr>
              <w:rFonts w:ascii="IRZar" w:eastAsia="B Nazanin" w:hAnsi="IRZar" w:cs="B Lotus" w:hint="cs"/>
              <w:b/>
              <w:bCs/>
              <w:color w:val="000000" w:themeColor="text1"/>
              <w:sz w:val="24"/>
              <w:szCs w:val="24"/>
              <w:rtl/>
              <w:lang w:bidi="fa-IR"/>
            </w:rPr>
          </w:rPrChange>
        </w:rPr>
        <w:t>یی</w:t>
      </w:r>
      <w:r w:rsidRPr="00EA7237">
        <w:rPr>
          <w:rFonts w:ascii="IRZar" w:hAnsi="IRZar" w:cs="B Lotus" w:hint="eastAsia"/>
          <w:sz w:val="24"/>
          <w:szCs w:val="24"/>
          <w:rtl/>
          <w:lang w:bidi="fa-IR"/>
          <w:rPrChange w:id="15759" w:author="Mehrnazi Boojari" w:date="2019-01-15T01:04:00Z">
            <w:rPr>
              <w:rFonts w:ascii="IRZar" w:eastAsia="B Nazanin" w:hAnsi="IRZar" w:cs="B Lotus" w:hint="eastAsia"/>
              <w:b/>
              <w:bCs/>
              <w:color w:val="000000" w:themeColor="text1"/>
              <w:sz w:val="24"/>
              <w:szCs w:val="24"/>
              <w:rtl/>
              <w:lang w:bidi="fa-IR"/>
            </w:rPr>
          </w:rPrChange>
        </w:rPr>
        <w:t>ن</w:t>
      </w:r>
      <w:r w:rsidRPr="00EA7237">
        <w:rPr>
          <w:rFonts w:ascii="IRZar" w:hAnsi="IRZar" w:cs="B Lotus"/>
          <w:sz w:val="24"/>
          <w:szCs w:val="24"/>
          <w:rtl/>
          <w:lang w:bidi="fa-IR"/>
          <w:rPrChange w:id="15760" w:author="Mehrnazi Boojari" w:date="2019-01-15T01:04:00Z">
            <w:rPr>
              <w:rFonts w:ascii="IRZar" w:eastAsia="B Nazanin" w:hAnsi="IRZar" w:cs="B Lotus"/>
              <w:b/>
              <w:bCs/>
              <w:color w:val="000000" w:themeColor="text1"/>
              <w:sz w:val="24"/>
              <w:szCs w:val="24"/>
              <w:rtl/>
              <w:lang w:bidi="fa-IR"/>
            </w:rPr>
          </w:rPrChange>
        </w:rPr>
        <w:t xml:space="preserve"> </w:t>
      </w:r>
      <w:r w:rsidRPr="00EA7237">
        <w:rPr>
          <w:rFonts w:ascii="IRZar" w:hAnsi="IRZar" w:cs="B Lotus" w:hint="eastAsia"/>
          <w:sz w:val="24"/>
          <w:szCs w:val="24"/>
          <w:rtl/>
          <w:lang w:bidi="fa-IR"/>
          <w:rPrChange w:id="15761" w:author="Mehrnazi Boojari" w:date="2019-01-15T01:04:00Z">
            <w:rPr>
              <w:rFonts w:ascii="IRZar" w:eastAsia="B Nazanin" w:hAnsi="IRZar" w:cs="B Lotus" w:hint="eastAsia"/>
              <w:b/>
              <w:bCs/>
              <w:color w:val="000000" w:themeColor="text1"/>
              <w:sz w:val="24"/>
              <w:szCs w:val="24"/>
              <w:rtl/>
              <w:lang w:bidi="fa-IR"/>
            </w:rPr>
          </w:rPrChange>
        </w:rPr>
        <w:t>ز</w:t>
      </w:r>
      <w:r w:rsidRPr="00EA7237">
        <w:rPr>
          <w:rFonts w:ascii="IRZar" w:hAnsi="IRZar" w:cs="B Lotus" w:hint="cs"/>
          <w:sz w:val="24"/>
          <w:szCs w:val="24"/>
          <w:rtl/>
          <w:lang w:bidi="fa-IR"/>
          <w:rPrChange w:id="15762"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hint="eastAsia"/>
          <w:sz w:val="24"/>
          <w:szCs w:val="24"/>
          <w:rtl/>
          <w:lang w:bidi="fa-IR"/>
          <w:rPrChange w:id="15763" w:author="Mehrnazi Boojari" w:date="2019-01-15T01:04:00Z">
            <w:rPr>
              <w:rFonts w:ascii="IRZar" w:eastAsia="B Nazanin" w:hAnsi="IRZar" w:cs="B Lotus" w:hint="eastAsia"/>
              <w:b/>
              <w:bCs/>
              <w:color w:val="000000" w:themeColor="text1"/>
              <w:sz w:val="24"/>
              <w:szCs w:val="24"/>
              <w:rtl/>
              <w:lang w:bidi="fa-IR"/>
            </w:rPr>
          </w:rPrChange>
        </w:rPr>
        <w:t>رسرفصل</w:t>
      </w:r>
      <w:ins w:id="15764" w:author="Mehrnazi Boojari" w:date="2019-01-15T01:04:00Z">
        <w:r w:rsidR="00FF0738" w:rsidRPr="00EA7237">
          <w:rPr>
            <w:rFonts w:ascii="IRZar" w:hAnsi="IRZar" w:cs="B Nazanin" w:hint="eastAsia"/>
            <w:sz w:val="24"/>
            <w:szCs w:val="24"/>
            <w:lang w:bidi="fa-IR"/>
            <w:rPrChange w:id="15765" w:author="Mehrnazi Boojari" w:date="2019-01-15T01:04:00Z">
              <w:rPr>
                <w:rFonts w:ascii="IRZar" w:eastAsia="B Nazanin" w:hAnsi="IRZar" w:cs="B Nazanin" w:hint="eastAsia"/>
                <w:b/>
                <w:bCs/>
                <w:color w:val="000000" w:themeColor="text1"/>
                <w:sz w:val="24"/>
                <w:szCs w:val="24"/>
                <w:lang w:bidi="fa-IR"/>
              </w:rPr>
            </w:rPrChange>
          </w:rPr>
          <w:t>‌</w:t>
        </w:r>
      </w:ins>
      <w:del w:id="15766" w:author="Mehrnazi Boojari" w:date="2019-01-07T09:45:00Z">
        <w:r w:rsidRPr="00EA7237" w:rsidDel="006F7CCF">
          <w:rPr>
            <w:rFonts w:ascii="IRZar" w:hAnsi="IRZar" w:cs="B Lotus"/>
            <w:sz w:val="24"/>
            <w:szCs w:val="24"/>
            <w:rtl/>
            <w:lang w:bidi="fa-IR"/>
            <w:rPrChange w:id="15767" w:author="Mehrnazi Boojari" w:date="2019-01-15T01:04:00Z">
              <w:rPr>
                <w:rFonts w:ascii="IRZar" w:eastAsia="B Nazanin" w:hAnsi="IRZar" w:cs="B Lotus"/>
                <w:b/>
                <w:bCs/>
                <w:color w:val="000000" w:themeColor="text1"/>
                <w:sz w:val="24"/>
                <w:szCs w:val="24"/>
                <w:rtl/>
                <w:lang w:bidi="fa-IR"/>
              </w:rPr>
            </w:rPrChange>
          </w:rPr>
          <w:delText xml:space="preserve"> ها </w:delText>
        </w:r>
      </w:del>
      <w:ins w:id="15768" w:author="Mehrnazi Boojari" w:date="2019-01-07T09:45:00Z">
        <w:r w:rsidR="006F7CCF" w:rsidRPr="00EA7237">
          <w:rPr>
            <w:rFonts w:ascii="IRZar" w:hAnsi="IRZar" w:cs="B Lotus" w:hint="eastAsia"/>
            <w:sz w:val="24"/>
            <w:szCs w:val="24"/>
            <w:rtl/>
            <w:lang w:bidi="fa-IR"/>
            <w:rPrChange w:id="15769" w:author="Mehrnazi Boojari" w:date="2019-01-15T01:04:00Z">
              <w:rPr>
                <w:rFonts w:ascii="IRZar" w:eastAsia="B Nazanin" w:hAnsi="IRZar" w:cs="B Lotus" w:hint="eastAsia"/>
                <w:b/>
                <w:bCs/>
                <w:color w:val="000000" w:themeColor="text1"/>
                <w:sz w:val="24"/>
                <w:szCs w:val="24"/>
                <w:rtl/>
                <w:lang w:bidi="fa-IR"/>
              </w:rPr>
            </w:rPrChange>
          </w:rPr>
          <w:t>‌ها</w:t>
        </w:r>
      </w:ins>
      <w:del w:id="15770" w:author="Mehrnazi Boojari" w:date="2019-01-07T09:49:00Z">
        <w:r w:rsidRPr="00EA7237" w:rsidDel="006F7CCF">
          <w:rPr>
            <w:rFonts w:ascii="IRZar" w:hAnsi="IRZar" w:cs="B Lotus" w:hint="eastAsia"/>
            <w:sz w:val="24"/>
            <w:szCs w:val="24"/>
            <w:rtl/>
            <w:lang w:bidi="fa-IR"/>
            <w:rPrChange w:id="15771" w:author="Mehrnazi Boojari" w:date="2019-01-15T01:04:00Z">
              <w:rPr>
                <w:rFonts w:ascii="IRZar" w:eastAsia="B Nazanin" w:hAnsi="IRZar" w:cs="B Lotus" w:hint="eastAsia"/>
                <w:b/>
                <w:bCs/>
                <w:color w:val="000000" w:themeColor="text1"/>
                <w:sz w:val="24"/>
                <w:szCs w:val="24"/>
                <w:rtl/>
                <w:lang w:bidi="fa-IR"/>
              </w:rPr>
            </w:rPrChange>
          </w:rPr>
          <w:delText>م</w:delText>
        </w:r>
        <w:r w:rsidRPr="00EA7237" w:rsidDel="006F7CCF">
          <w:rPr>
            <w:rFonts w:ascii="IRZar" w:hAnsi="IRZar" w:cs="B Lotus" w:hint="cs"/>
            <w:sz w:val="24"/>
            <w:szCs w:val="24"/>
            <w:rtl/>
            <w:lang w:bidi="fa-IR"/>
            <w:rPrChange w:id="15772" w:author="Mehrnazi Boojari" w:date="2019-01-15T01:04:00Z">
              <w:rPr>
                <w:rFonts w:ascii="IRZar" w:eastAsia="B Nazanin" w:hAnsi="IRZar" w:cs="B Lotus" w:hint="cs"/>
                <w:b/>
                <w:bCs/>
                <w:color w:val="000000" w:themeColor="text1"/>
                <w:sz w:val="24"/>
                <w:szCs w:val="24"/>
                <w:rtl/>
                <w:lang w:bidi="fa-IR"/>
              </w:rPr>
            </w:rPrChange>
          </w:rPr>
          <w:delText>ی</w:delText>
        </w:r>
        <w:r w:rsidRPr="00EA7237" w:rsidDel="006F7CCF">
          <w:rPr>
            <w:rFonts w:ascii="IRZar" w:hAnsi="IRZar" w:cs="B Lotus"/>
            <w:sz w:val="24"/>
            <w:szCs w:val="24"/>
            <w:rtl/>
            <w:lang w:bidi="fa-IR"/>
            <w:rPrChange w:id="15773" w:author="Mehrnazi Boojari" w:date="2019-01-15T01:04:00Z">
              <w:rPr>
                <w:rFonts w:ascii="IRZar" w:eastAsia="B Nazanin" w:hAnsi="IRZar" w:cs="B Lotus"/>
                <w:b/>
                <w:bCs/>
                <w:color w:val="000000" w:themeColor="text1"/>
                <w:sz w:val="24"/>
                <w:szCs w:val="24"/>
                <w:rtl/>
                <w:lang w:bidi="fa-IR"/>
              </w:rPr>
            </w:rPrChange>
          </w:rPr>
          <w:delText xml:space="preserve"> </w:delText>
        </w:r>
      </w:del>
      <w:ins w:id="15774" w:author="Mehrnazi Boojari" w:date="2019-01-07T09:49:00Z">
        <w:r w:rsidR="006F7CCF" w:rsidRPr="00EA7237">
          <w:rPr>
            <w:rFonts w:ascii="IRZar" w:hAnsi="IRZar" w:cs="B Lotus"/>
            <w:sz w:val="24"/>
            <w:szCs w:val="24"/>
            <w:rtl/>
            <w:lang w:bidi="fa-IR"/>
            <w:rPrChange w:id="15775" w:author="Mehrnazi Boojari" w:date="2019-01-15T01:04:00Z">
              <w:rPr>
                <w:rFonts w:ascii="IRZar" w:eastAsia="B Nazanin" w:hAnsi="IRZar" w:cs="B Lotus"/>
                <w:b/>
                <w:bCs/>
                <w:color w:val="000000" w:themeColor="text1"/>
                <w:sz w:val="24"/>
                <w:szCs w:val="24"/>
                <w:rtl/>
                <w:lang w:bidi="fa-IR"/>
              </w:rPr>
            </w:rPrChange>
          </w:rPr>
          <w:t xml:space="preserve"> م</w:t>
        </w:r>
        <w:r w:rsidR="006F7CCF" w:rsidRPr="00EA7237">
          <w:rPr>
            <w:rFonts w:ascii="IRZar" w:hAnsi="IRZar" w:cs="B Lotus" w:hint="cs"/>
            <w:sz w:val="24"/>
            <w:szCs w:val="24"/>
            <w:rtl/>
            <w:lang w:bidi="fa-IR"/>
            <w:rPrChange w:id="15776" w:author="Mehrnazi Boojari" w:date="2019-01-15T01:04:00Z">
              <w:rPr>
                <w:rFonts w:ascii="IRZar" w:eastAsia="B Nazanin" w:hAnsi="IRZar" w:cs="B Lotus" w:hint="cs"/>
                <w:b/>
                <w:bCs/>
                <w:color w:val="000000" w:themeColor="text1"/>
                <w:sz w:val="24"/>
                <w:szCs w:val="24"/>
                <w:rtl/>
                <w:lang w:bidi="fa-IR"/>
              </w:rPr>
            </w:rPrChange>
          </w:rPr>
          <w:t>ی‌</w:t>
        </w:r>
      </w:ins>
      <w:r w:rsidRPr="00EA7237">
        <w:rPr>
          <w:rFonts w:ascii="IRZar" w:hAnsi="IRZar" w:cs="B Lotus" w:hint="eastAsia"/>
          <w:sz w:val="24"/>
          <w:szCs w:val="24"/>
          <w:rtl/>
          <w:lang w:bidi="fa-IR"/>
          <w:rPrChange w:id="15777" w:author="Mehrnazi Boojari" w:date="2019-01-15T01:04:00Z">
            <w:rPr>
              <w:rFonts w:ascii="IRZar" w:eastAsia="B Nazanin" w:hAnsi="IRZar" w:cs="B Lotus" w:hint="eastAsia"/>
              <w:b/>
              <w:bCs/>
              <w:color w:val="000000" w:themeColor="text1"/>
              <w:sz w:val="24"/>
              <w:szCs w:val="24"/>
              <w:rtl/>
              <w:lang w:bidi="fa-IR"/>
            </w:rPr>
          </w:rPrChange>
        </w:rPr>
        <w:t>توانند</w:t>
      </w:r>
      <w:r w:rsidRPr="00EA7237">
        <w:rPr>
          <w:rFonts w:ascii="IRZar" w:hAnsi="IRZar" w:cs="B Lotus"/>
          <w:sz w:val="24"/>
          <w:szCs w:val="24"/>
          <w:rtl/>
          <w:lang w:bidi="fa-IR"/>
          <w:rPrChange w:id="15778" w:author="Mehrnazi Boojari" w:date="2019-01-15T01:04:00Z">
            <w:rPr>
              <w:rFonts w:ascii="IRZar" w:eastAsia="B Nazanin" w:hAnsi="IRZar" w:cs="B Lotus"/>
              <w:b/>
              <w:bCs/>
              <w:color w:val="000000" w:themeColor="text1"/>
              <w:sz w:val="24"/>
              <w:szCs w:val="24"/>
              <w:rtl/>
              <w:lang w:bidi="fa-IR"/>
            </w:rPr>
          </w:rPrChange>
        </w:rPr>
        <w:t xml:space="preserve"> همکار</w:t>
      </w:r>
      <w:r w:rsidRPr="00EA7237">
        <w:rPr>
          <w:rFonts w:ascii="IRZar" w:hAnsi="IRZar" w:cs="B Lotus" w:hint="cs"/>
          <w:sz w:val="24"/>
          <w:szCs w:val="24"/>
          <w:rtl/>
          <w:lang w:bidi="fa-IR"/>
          <w:rPrChange w:id="15779" w:author="Mehrnazi Boojari" w:date="2019-01-15T01:04:00Z">
            <w:rPr>
              <w:rFonts w:ascii="IRZar" w:eastAsia="B Nazanin" w:hAnsi="IRZar" w:cs="B Lotus" w:hint="cs"/>
              <w:b/>
              <w:bCs/>
              <w:color w:val="000000" w:themeColor="text1"/>
              <w:sz w:val="24"/>
              <w:szCs w:val="24"/>
              <w:rtl/>
              <w:lang w:bidi="fa-IR"/>
            </w:rPr>
          </w:rPrChange>
        </w:rPr>
        <w:t>ی</w:t>
      </w:r>
      <w:r w:rsidRPr="00EA7237">
        <w:rPr>
          <w:rFonts w:ascii="IRZar" w:hAnsi="IRZar" w:cs="B Lotus"/>
          <w:sz w:val="24"/>
          <w:szCs w:val="24"/>
          <w:rtl/>
          <w:lang w:bidi="fa-IR"/>
          <w:rPrChange w:id="15780" w:author="Mehrnazi Boojari" w:date="2019-01-15T01:04:00Z">
            <w:rPr>
              <w:rFonts w:ascii="IRZar" w:eastAsia="B Nazanin" w:hAnsi="IRZar" w:cs="B Lotus"/>
              <w:b/>
              <w:bCs/>
              <w:color w:val="000000" w:themeColor="text1"/>
              <w:sz w:val="24"/>
              <w:szCs w:val="24"/>
              <w:rtl/>
              <w:lang w:bidi="fa-IR"/>
            </w:rPr>
          </w:rPrChange>
        </w:rPr>
        <w:t xml:space="preserve"> </w:t>
      </w:r>
      <w:del w:id="15781" w:author="Mehrnazi Boojari" w:date="2019-01-15T01:04:00Z">
        <w:r w:rsidRPr="00EA7237" w:rsidDel="00FF0738">
          <w:rPr>
            <w:rFonts w:ascii="IRZar" w:hAnsi="IRZar" w:cs="B Lotus" w:hint="eastAsia"/>
            <w:sz w:val="24"/>
            <w:szCs w:val="24"/>
            <w:rtl/>
            <w:lang w:bidi="fa-IR"/>
            <w:rPrChange w:id="15782" w:author="Mehrnazi Boojari" w:date="2019-01-15T01:04:00Z">
              <w:rPr>
                <w:rFonts w:ascii="IRZar" w:eastAsia="B Nazanin" w:hAnsi="IRZar" w:cs="B Lotus" w:hint="eastAsia"/>
                <w:b/>
                <w:bCs/>
                <w:color w:val="000000" w:themeColor="text1"/>
                <w:sz w:val="24"/>
                <w:szCs w:val="24"/>
                <w:rtl/>
                <w:lang w:bidi="fa-IR"/>
              </w:rPr>
            </w:rPrChange>
          </w:rPr>
          <w:delText>نما</w:delText>
        </w:r>
        <w:r w:rsidRPr="00EA7237" w:rsidDel="00FF0738">
          <w:rPr>
            <w:rFonts w:ascii="IRZar" w:hAnsi="IRZar" w:cs="B Lotus" w:hint="cs"/>
            <w:sz w:val="24"/>
            <w:szCs w:val="24"/>
            <w:rtl/>
            <w:lang w:bidi="fa-IR"/>
            <w:rPrChange w:id="15783" w:author="Mehrnazi Boojari" w:date="2019-01-15T01:04:00Z">
              <w:rPr>
                <w:rFonts w:ascii="IRZar" w:eastAsia="B Nazanin" w:hAnsi="IRZar" w:cs="B Lotus" w:hint="cs"/>
                <w:b/>
                <w:bCs/>
                <w:color w:val="000000" w:themeColor="text1"/>
                <w:sz w:val="24"/>
                <w:szCs w:val="24"/>
                <w:rtl/>
                <w:lang w:bidi="fa-IR"/>
              </w:rPr>
            </w:rPrChange>
          </w:rPr>
          <w:delText>ی</w:delText>
        </w:r>
        <w:r w:rsidRPr="00EA7237" w:rsidDel="00FF0738">
          <w:rPr>
            <w:rFonts w:ascii="IRZar" w:hAnsi="IRZar" w:cs="B Lotus" w:hint="eastAsia"/>
            <w:sz w:val="24"/>
            <w:szCs w:val="24"/>
            <w:rtl/>
            <w:lang w:bidi="fa-IR"/>
            <w:rPrChange w:id="15784" w:author="Mehrnazi Boojari" w:date="2019-01-15T01:04:00Z">
              <w:rPr>
                <w:rFonts w:ascii="IRZar" w:eastAsia="B Nazanin" w:hAnsi="IRZar" w:cs="B Lotus" w:hint="eastAsia"/>
                <w:b/>
                <w:bCs/>
                <w:color w:val="000000" w:themeColor="text1"/>
                <w:sz w:val="24"/>
                <w:szCs w:val="24"/>
                <w:rtl/>
                <w:lang w:bidi="fa-IR"/>
              </w:rPr>
            </w:rPrChange>
          </w:rPr>
          <w:delText>ند</w:delText>
        </w:r>
      </w:del>
      <w:ins w:id="15785" w:author="Mehrnazi Boojari" w:date="2019-01-15T01:04:00Z">
        <w:r w:rsidR="00FF0738" w:rsidRPr="00EA7237">
          <w:rPr>
            <w:rFonts w:ascii="IRZar" w:hAnsi="IRZar" w:cs="B Lotus" w:hint="eastAsia"/>
            <w:sz w:val="24"/>
            <w:szCs w:val="24"/>
            <w:rtl/>
            <w:lang w:bidi="fa-IR"/>
            <w:rPrChange w:id="15786" w:author="Mehrnazi Boojari" w:date="2019-01-15T01:04:00Z">
              <w:rPr>
                <w:rFonts w:ascii="IRZar" w:eastAsia="B Nazanin" w:hAnsi="IRZar" w:cs="B Lotus" w:hint="eastAsia"/>
                <w:b/>
                <w:bCs/>
                <w:color w:val="000000" w:themeColor="text1"/>
                <w:sz w:val="24"/>
                <w:szCs w:val="24"/>
                <w:rtl/>
                <w:lang w:bidi="fa-IR"/>
              </w:rPr>
            </w:rPrChange>
          </w:rPr>
          <w:t>کنند</w:t>
        </w:r>
      </w:ins>
      <w:r w:rsidRPr="00EA7237">
        <w:rPr>
          <w:rFonts w:ascii="IRZar" w:hAnsi="IRZar" w:cs="B Lotus" w:hint="cs"/>
          <w:sz w:val="24"/>
          <w:szCs w:val="24"/>
          <w:rtl/>
          <w:lang w:bidi="fa-IR"/>
        </w:rPr>
        <w:t>.</w:t>
      </w:r>
    </w:p>
    <w:p w14:paraId="1F7CC108" w14:textId="77777777" w:rsidR="00EA6F4D" w:rsidRPr="00EA6F4D" w:rsidRDefault="00EA6F4D" w:rsidP="00EA6F4D">
      <w:pPr>
        <w:pStyle w:val="Heading4"/>
        <w:rPr>
          <w:rtl/>
        </w:rPr>
      </w:pPr>
      <w:bookmarkStart w:id="15787" w:name="_Toc531474953"/>
      <w:bookmarkStart w:id="15788" w:name="_Toc531475017"/>
      <w:bookmarkStart w:id="15789" w:name="_Toc533781280"/>
      <w:bookmarkStart w:id="15790" w:name="_Toc533782236"/>
      <w:del w:id="15791" w:author="Mehrnazi Boojari" w:date="2019-01-07T09:45:00Z">
        <w:r w:rsidRPr="00EA6F4D" w:rsidDel="006F7CCF">
          <w:rPr>
            <w:rFonts w:hint="cs"/>
            <w:rtl/>
          </w:rPr>
          <w:delText>راه حل</w:delText>
        </w:r>
      </w:del>
      <w:ins w:id="15792" w:author="Mehrnazi Boojari" w:date="2019-01-07T09:45:00Z">
        <w:r w:rsidR="006F7CCF">
          <w:rPr>
            <w:rFonts w:hint="cs"/>
            <w:rtl/>
          </w:rPr>
          <w:t>راه‌حل</w:t>
        </w:r>
      </w:ins>
      <w:del w:id="15793" w:author="Mehrnazi Boojari" w:date="2019-01-07T09:46:00Z">
        <w:r w:rsidRPr="00EA6F4D" w:rsidDel="006F7CCF">
          <w:rPr>
            <w:rFonts w:hint="cs"/>
            <w:rtl/>
          </w:rPr>
          <w:delText xml:space="preserve"> های </w:delText>
        </w:r>
      </w:del>
      <w:ins w:id="15794" w:author="Mehrnazi Boojari" w:date="2019-01-07T09:46:00Z">
        <w:r w:rsidR="006F7CCF">
          <w:rPr>
            <w:rFonts w:hint="cs"/>
            <w:rtl/>
          </w:rPr>
          <w:t xml:space="preserve">‌های </w:t>
        </w:r>
      </w:ins>
      <w:r w:rsidRPr="00EA6F4D">
        <w:rPr>
          <w:rFonts w:hint="cs"/>
          <w:rtl/>
        </w:rPr>
        <w:t xml:space="preserve">حوزه </w:t>
      </w:r>
      <w:del w:id="15795" w:author="Mehrnazi Boojari" w:date="2019-01-07T10:46:00Z">
        <w:r w:rsidRPr="00EA6F4D" w:rsidDel="006A1F1D">
          <w:rPr>
            <w:rFonts w:hint="cs"/>
            <w:rtl/>
          </w:rPr>
          <w:delText>اجرائی</w:delText>
        </w:r>
      </w:del>
      <w:bookmarkEnd w:id="15787"/>
      <w:bookmarkEnd w:id="15788"/>
      <w:bookmarkEnd w:id="15789"/>
      <w:bookmarkEnd w:id="15790"/>
      <w:ins w:id="15796" w:author="Mehrnazi Boojari" w:date="2019-01-07T10:46:00Z">
        <w:r w:rsidR="006A1F1D">
          <w:rPr>
            <w:rFonts w:hint="cs"/>
            <w:rtl/>
          </w:rPr>
          <w:t>اجرایی</w:t>
        </w:r>
      </w:ins>
      <w:r w:rsidRPr="00EA6F4D">
        <w:rPr>
          <w:rFonts w:hint="cs"/>
          <w:rtl/>
        </w:rPr>
        <w:t xml:space="preserve"> </w:t>
      </w:r>
    </w:p>
    <w:p w14:paraId="10061B10" w14:textId="77777777" w:rsidR="00EA6F4D" w:rsidRPr="00EA6F4D" w:rsidRDefault="00EA6F4D" w:rsidP="00FF0738">
      <w:pPr>
        <w:bidi/>
        <w:ind w:firstLine="227"/>
        <w:jc w:val="both"/>
        <w:rPr>
          <w:rFonts w:ascii="IRZar" w:hAnsi="IRZar" w:cs="B Lotus"/>
          <w:sz w:val="24"/>
          <w:szCs w:val="24"/>
          <w:rtl/>
          <w:lang w:bidi="fa-IR"/>
        </w:rPr>
      </w:pPr>
      <w:r w:rsidRPr="00EA6F4D">
        <w:rPr>
          <w:rFonts w:ascii="IRZar" w:hAnsi="IRZar" w:cs="B Lotus" w:hint="cs"/>
          <w:sz w:val="24"/>
          <w:szCs w:val="24"/>
          <w:rtl/>
          <w:lang w:bidi="fa-IR"/>
        </w:rPr>
        <w:t xml:space="preserve">آنچه در عامل نفوذ فرهنگ شهرنشینی در حوزه </w:t>
      </w:r>
      <w:del w:id="15797" w:author="Mehrnazi Boojari" w:date="2019-01-07T10:46:00Z">
        <w:r w:rsidRPr="00EA6F4D" w:rsidDel="006A1F1D">
          <w:rPr>
            <w:rFonts w:ascii="IRZar" w:hAnsi="IRZar" w:cs="B Lotus" w:hint="cs"/>
            <w:sz w:val="24"/>
            <w:szCs w:val="24"/>
            <w:rtl/>
            <w:lang w:bidi="fa-IR"/>
          </w:rPr>
          <w:delText>اجرائی</w:delText>
        </w:r>
      </w:del>
      <w:ins w:id="15798" w:author="Mehrnazi Boojari" w:date="2019-01-07T10:46:00Z">
        <w:r w:rsidR="006A1F1D">
          <w:rPr>
            <w:rFonts w:ascii="IRZar" w:hAnsi="IRZar" w:cs="B Lotus" w:hint="cs"/>
            <w:sz w:val="24"/>
            <w:szCs w:val="24"/>
            <w:rtl/>
            <w:lang w:bidi="fa-IR"/>
          </w:rPr>
          <w:t>اجرایی</w:t>
        </w:r>
      </w:ins>
      <w:r w:rsidRPr="00EA6F4D">
        <w:rPr>
          <w:rFonts w:ascii="IRZar" w:hAnsi="IRZar" w:cs="B Lotus" w:hint="cs"/>
          <w:sz w:val="24"/>
          <w:szCs w:val="24"/>
          <w:rtl/>
          <w:lang w:bidi="fa-IR"/>
        </w:rPr>
        <w:t xml:space="preserve"> به معنای بهبود عملکرد و از بین بردن ضعف عملکرد و انسانی برای پیشبرد حل عامل</w:t>
      </w:r>
      <w:del w:id="15799" w:author="Mehrnazi Boojari" w:date="2019-01-07T09:49:00Z">
        <w:r w:rsidRPr="00EA6F4D" w:rsidDel="006F7CCF">
          <w:rPr>
            <w:rFonts w:ascii="IRZar" w:hAnsi="IRZar" w:cs="B Lotus" w:hint="cs"/>
            <w:sz w:val="24"/>
            <w:szCs w:val="24"/>
            <w:rtl/>
            <w:lang w:bidi="fa-IR"/>
          </w:rPr>
          <w:delText xml:space="preserve"> می </w:delText>
        </w:r>
      </w:del>
      <w:ins w:id="15800"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توان </w:t>
      </w:r>
      <w:del w:id="15801" w:author="Mehrnazi Boojari" w:date="2019-01-15T01:05:00Z">
        <w:r w:rsidRPr="00EA6F4D" w:rsidDel="00FF0738">
          <w:rPr>
            <w:rFonts w:ascii="IRZar" w:hAnsi="IRZar" w:cs="B Lotus" w:hint="cs"/>
            <w:sz w:val="24"/>
            <w:szCs w:val="24"/>
            <w:rtl/>
            <w:lang w:bidi="fa-IR"/>
          </w:rPr>
          <w:delText>گفت</w:delText>
        </w:r>
      </w:del>
      <w:ins w:id="15802" w:author="Mehrnazi Boojari" w:date="2019-01-15T01:05:00Z">
        <w:r w:rsidR="00FF0738">
          <w:rPr>
            <w:rFonts w:ascii="IRZar" w:hAnsi="IRZar" w:cs="B Lotus" w:hint="cs"/>
            <w:sz w:val="24"/>
            <w:szCs w:val="24"/>
            <w:rtl/>
            <w:lang w:bidi="fa-IR"/>
          </w:rPr>
          <w:t>برشمرد</w:t>
        </w:r>
      </w:ins>
      <w:del w:id="15803" w:author="Mehrnazi Boojari" w:date="2019-01-15T01:04:00Z">
        <w:r w:rsidRPr="00EA6F4D" w:rsidDel="00FF0738">
          <w:rPr>
            <w:rFonts w:ascii="IRZar" w:hAnsi="IRZar" w:cs="B Lotus" w:hint="cs"/>
            <w:sz w:val="24"/>
            <w:szCs w:val="24"/>
            <w:rtl/>
            <w:lang w:bidi="fa-IR"/>
          </w:rPr>
          <w:delText xml:space="preserve"> عبارتند از</w:delText>
        </w:r>
      </w:del>
      <w:r w:rsidRPr="00EA6F4D">
        <w:rPr>
          <w:rFonts w:ascii="IRZar" w:hAnsi="IRZar" w:cs="B Lotus" w:hint="cs"/>
          <w:sz w:val="24"/>
          <w:szCs w:val="24"/>
          <w:rtl/>
          <w:lang w:bidi="fa-IR"/>
        </w:rPr>
        <w:t>:</w:t>
      </w:r>
    </w:p>
    <w:p w14:paraId="5548EF68" w14:textId="77777777" w:rsidR="00EA6F4D" w:rsidRPr="00EA6F4D" w:rsidRDefault="00EA6F4D" w:rsidP="00EA6F4D">
      <w:pPr>
        <w:pStyle w:val="Heading5"/>
        <w:rPr>
          <w:rtl/>
        </w:rPr>
      </w:pPr>
      <w:bookmarkStart w:id="15804" w:name="_Toc531474954"/>
      <w:bookmarkStart w:id="15805" w:name="_Toc531475018"/>
      <w:bookmarkStart w:id="15806" w:name="_Toc533781281"/>
      <w:bookmarkStart w:id="15807" w:name="_Toc533782237"/>
      <w:r w:rsidRPr="005C3E0D">
        <w:rPr>
          <w:rStyle w:val="Heading5Char"/>
          <w:rFonts w:hint="cs"/>
          <w:b/>
          <w:bCs/>
          <w:rtl/>
        </w:rPr>
        <w:lastRenderedPageBreak/>
        <w:t>پیداکردن</w:t>
      </w:r>
      <w:r w:rsidRPr="00EA6F4D">
        <w:rPr>
          <w:rFonts w:hint="cs"/>
          <w:rtl/>
        </w:rPr>
        <w:t xml:space="preserve"> مسکن شاخص و استاندارد روستایی و الگوسازی در کشور </w:t>
      </w:r>
      <w:del w:id="15808" w:author="Mehrnazi Boojari" w:date="2019-01-10T01:06:00Z">
        <w:r w:rsidRPr="00EA6F4D" w:rsidDel="00647583">
          <w:rPr>
            <w:rFonts w:hint="cs"/>
            <w:rtl/>
          </w:rPr>
          <w:delText>مبتنی بر</w:delText>
        </w:r>
      </w:del>
      <w:ins w:id="15809" w:author="Mehrnazi Boojari" w:date="2019-01-10T01:06:00Z">
        <w:r w:rsidR="00647583">
          <w:rPr>
            <w:rFonts w:hint="cs"/>
            <w:rtl/>
          </w:rPr>
          <w:t>مبتنی</w:t>
        </w:r>
        <w:r w:rsidR="00647583">
          <w:rPr>
            <w:rFonts w:ascii="Times New Roman" w:hAnsi="Times New Roman" w:cs="Times New Roman" w:hint="cs"/>
            <w:rtl/>
          </w:rPr>
          <w:t> </w:t>
        </w:r>
        <w:r w:rsidR="00647583">
          <w:rPr>
            <w:rFonts w:hint="cs"/>
            <w:rtl/>
          </w:rPr>
          <w:t>بر</w:t>
        </w:r>
      </w:ins>
      <w:r w:rsidRPr="00EA6F4D">
        <w:rPr>
          <w:rFonts w:hint="cs"/>
          <w:rtl/>
        </w:rPr>
        <w:t xml:space="preserve"> هویت، بوم و معیشت</w:t>
      </w:r>
      <w:bookmarkEnd w:id="15804"/>
      <w:bookmarkEnd w:id="15805"/>
      <w:bookmarkEnd w:id="15806"/>
      <w:bookmarkEnd w:id="15807"/>
    </w:p>
    <w:p w14:paraId="6A154444" w14:textId="77777777" w:rsidR="00EA6F4D" w:rsidRPr="00EA6F4D" w:rsidRDefault="00EA6F4D" w:rsidP="00C00358">
      <w:pPr>
        <w:bidi/>
        <w:ind w:firstLine="227"/>
        <w:jc w:val="both"/>
        <w:rPr>
          <w:rFonts w:ascii="IRZar" w:hAnsi="IRZar" w:cs="B Lotus"/>
          <w:sz w:val="24"/>
          <w:szCs w:val="24"/>
          <w:rtl/>
          <w:lang w:bidi="fa-IR"/>
        </w:rPr>
      </w:pPr>
      <w:r w:rsidRPr="00C00358">
        <w:rPr>
          <w:rFonts w:ascii="IRZar" w:hAnsi="IRZar" w:cs="B Lotus" w:hint="cs"/>
          <w:sz w:val="24"/>
          <w:szCs w:val="24"/>
          <w:rtl/>
          <w:lang w:bidi="fa-IR"/>
        </w:rPr>
        <w:t xml:space="preserve">یکی </w:t>
      </w:r>
      <w:r w:rsidRPr="00EA6F4D">
        <w:rPr>
          <w:rFonts w:ascii="IRZar" w:hAnsi="IRZar" w:cs="B Lotus" w:hint="cs"/>
          <w:sz w:val="24"/>
          <w:szCs w:val="24"/>
          <w:rtl/>
          <w:lang w:bidi="fa-IR"/>
        </w:rPr>
        <w:t xml:space="preserve">از کارهایی که بنیاد مسکن </w:t>
      </w:r>
      <w:del w:id="15810" w:author="Mehrnazi Boojari" w:date="2019-01-09T23:38:00Z">
        <w:r w:rsidRPr="00EA6F4D" w:rsidDel="00947B53">
          <w:rPr>
            <w:rFonts w:ascii="IRZar" w:hAnsi="IRZar" w:cs="B Lotus" w:hint="cs"/>
            <w:sz w:val="24"/>
            <w:szCs w:val="24"/>
            <w:rtl/>
            <w:lang w:bidi="fa-IR"/>
          </w:rPr>
          <w:delText>بر اساس</w:delText>
        </w:r>
      </w:del>
      <w:ins w:id="15811" w:author="Mehrnazi Boojari" w:date="2019-01-09T23:38:00Z">
        <w:r w:rsidR="00947B53">
          <w:rPr>
            <w:rFonts w:ascii="IRZar" w:hAnsi="IRZar" w:cs="B Lotus" w:hint="cs"/>
            <w:sz w:val="24"/>
            <w:szCs w:val="24"/>
            <w:rtl/>
            <w:lang w:bidi="fa-IR"/>
          </w:rPr>
          <w:t>بر</w:t>
        </w:r>
        <w:r w:rsidR="00947B53">
          <w:rPr>
            <w:rFonts w:ascii="Times New Roman" w:hAnsi="Times New Roman" w:cs="Times New Roman" w:hint="cs"/>
            <w:sz w:val="24"/>
            <w:szCs w:val="24"/>
            <w:rtl/>
            <w:lang w:bidi="fa-IR"/>
          </w:rPr>
          <w:t> </w:t>
        </w:r>
        <w:r w:rsidR="00947B53">
          <w:rPr>
            <w:rFonts w:ascii="IRZar" w:hAnsi="IRZar" w:cs="B Lotus" w:hint="cs"/>
            <w:sz w:val="24"/>
            <w:szCs w:val="24"/>
            <w:rtl/>
            <w:lang w:bidi="fa-IR"/>
          </w:rPr>
          <w:t>اساس</w:t>
        </w:r>
      </w:ins>
      <w:r w:rsidRPr="00EA6F4D">
        <w:rPr>
          <w:rFonts w:ascii="IRZar" w:hAnsi="IRZar" w:cs="B Lotus" w:hint="cs"/>
          <w:sz w:val="24"/>
          <w:szCs w:val="24"/>
          <w:rtl/>
          <w:lang w:bidi="fa-IR"/>
        </w:rPr>
        <w:t xml:space="preserve"> وظایف محوله باید در آن </w:t>
      </w:r>
      <w:del w:id="15812" w:author="Mehrnazi Boojari" w:date="2019-01-15T02:13:00Z">
        <w:r w:rsidRPr="00EA6F4D" w:rsidDel="007426F5">
          <w:rPr>
            <w:rFonts w:ascii="IRZar" w:hAnsi="IRZar" w:cs="B Lotus" w:hint="cs"/>
            <w:sz w:val="24"/>
            <w:szCs w:val="24"/>
            <w:rtl/>
            <w:lang w:bidi="fa-IR"/>
          </w:rPr>
          <w:delText>همت کافی</w:delText>
        </w:r>
      </w:del>
      <w:ins w:id="15813" w:author="Mehrnazi Boojari" w:date="2019-01-15T02:13:00Z">
        <w:r w:rsidR="007426F5">
          <w:rPr>
            <w:rFonts w:ascii="IRZar" w:hAnsi="IRZar" w:cs="B Lotus" w:hint="cs"/>
            <w:sz w:val="24"/>
            <w:szCs w:val="24"/>
            <w:rtl/>
            <w:lang w:bidi="fa-IR"/>
          </w:rPr>
          <w:t>تلاش زیاد</w:t>
        </w:r>
      </w:ins>
      <w:r w:rsidRPr="00EA6F4D">
        <w:rPr>
          <w:rFonts w:ascii="IRZar" w:hAnsi="IRZar" w:cs="B Lotus" w:hint="cs"/>
          <w:sz w:val="24"/>
          <w:szCs w:val="24"/>
          <w:rtl/>
          <w:lang w:bidi="fa-IR"/>
        </w:rPr>
        <w:t xml:space="preserve"> </w:t>
      </w:r>
      <w:ins w:id="15814" w:author="Mehrnazi Boojari" w:date="2019-01-15T02:12:00Z">
        <w:r w:rsidR="005C3E0D">
          <w:rPr>
            <w:rFonts w:ascii="IRZar" w:hAnsi="IRZar" w:cs="B Nazanin" w:hint="cs"/>
            <w:sz w:val="24"/>
            <w:szCs w:val="24"/>
            <w:rtl/>
            <w:lang w:bidi="fa-IR"/>
          </w:rPr>
          <w:t>‌</w:t>
        </w:r>
      </w:ins>
      <w:del w:id="15815" w:author="Mehrnazi Boojari" w:date="2019-01-15T02:12:00Z">
        <w:r w:rsidRPr="00EA6F4D" w:rsidDel="005C3E0D">
          <w:rPr>
            <w:rFonts w:ascii="IRZar" w:hAnsi="IRZar" w:cs="B Lotus" w:hint="cs"/>
            <w:sz w:val="24"/>
            <w:szCs w:val="24"/>
            <w:rtl/>
            <w:lang w:bidi="fa-IR"/>
          </w:rPr>
          <w:delText xml:space="preserve">را </w:delText>
        </w:r>
      </w:del>
      <w:r w:rsidRPr="00EA6F4D">
        <w:rPr>
          <w:rFonts w:ascii="IRZar" w:hAnsi="IRZar" w:cs="B Lotus" w:hint="cs"/>
          <w:sz w:val="24"/>
          <w:szCs w:val="24"/>
          <w:rtl/>
          <w:lang w:bidi="fa-IR"/>
        </w:rPr>
        <w:t>داشته باشد شناسایی،</w:t>
      </w:r>
      <w:ins w:id="15816" w:author="Mehrnazi Boojari" w:date="2019-01-15T02:12:00Z">
        <w:r w:rsidR="005C3E0D">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ترویج و الگوسازی مساکنی است که </w:t>
      </w:r>
      <w:del w:id="15817" w:author="Mehrnazi Boojari" w:date="2019-01-10T01:06:00Z">
        <w:r w:rsidRPr="00EA6F4D" w:rsidDel="00647583">
          <w:rPr>
            <w:rFonts w:ascii="IRZar" w:hAnsi="IRZar" w:cs="B Lotus" w:hint="cs"/>
            <w:sz w:val="24"/>
            <w:szCs w:val="24"/>
            <w:rtl/>
            <w:lang w:bidi="fa-IR"/>
          </w:rPr>
          <w:delText>مبتنی بر</w:delText>
        </w:r>
      </w:del>
      <w:ins w:id="15818" w:author="Mehrnazi Boojari" w:date="2019-01-10T01:06:00Z">
        <w:r w:rsidR="00647583">
          <w:rPr>
            <w:rFonts w:ascii="IRZar" w:hAnsi="IRZar"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IRZar" w:hAnsi="IRZar" w:cs="B Lotus" w:hint="cs"/>
            <w:sz w:val="24"/>
            <w:szCs w:val="24"/>
            <w:rtl/>
            <w:lang w:bidi="fa-IR"/>
          </w:rPr>
          <w:t>بر</w:t>
        </w:r>
      </w:ins>
      <w:r w:rsidRPr="00EA6F4D">
        <w:rPr>
          <w:rFonts w:ascii="IRZar" w:hAnsi="IRZar" w:cs="B Lotus" w:hint="cs"/>
          <w:sz w:val="24"/>
          <w:szCs w:val="24"/>
          <w:rtl/>
          <w:lang w:bidi="fa-IR"/>
        </w:rPr>
        <w:t xml:space="preserve"> هویت، بوم و معیشت روستایی در کشور ساخته شدند</w:t>
      </w:r>
      <w:del w:id="15819" w:author="Mehrnazi Boojari" w:date="2019-01-07T09:53:00Z">
        <w:r w:rsidRPr="00EA6F4D" w:rsidDel="006F7CCF">
          <w:rPr>
            <w:rFonts w:ascii="IRZar" w:hAnsi="IRZar" w:cs="B Lotus" w:hint="cs"/>
            <w:sz w:val="24"/>
            <w:szCs w:val="24"/>
            <w:rtl/>
            <w:lang w:bidi="fa-IR"/>
          </w:rPr>
          <w:delText xml:space="preserve"> . </w:delText>
        </w:r>
      </w:del>
      <w:ins w:id="15820" w:author="Mehrnazi Boojari" w:date="2019-01-07T09:53:00Z">
        <w:r w:rsidR="006F7CCF">
          <w:rPr>
            <w:rFonts w:ascii="IRZar" w:hAnsi="IRZar" w:cs="B Lotus" w:hint="cs"/>
            <w:sz w:val="24"/>
            <w:szCs w:val="24"/>
            <w:rtl/>
            <w:lang w:bidi="fa-IR"/>
          </w:rPr>
          <w:t xml:space="preserve">. </w:t>
        </w:r>
      </w:ins>
      <w:r w:rsidRPr="00EA6F4D">
        <w:rPr>
          <w:rFonts w:ascii="IRZar" w:hAnsi="IRZar" w:cs="B Lotus" w:hint="cs"/>
          <w:sz w:val="24"/>
          <w:szCs w:val="24"/>
          <w:rtl/>
          <w:lang w:bidi="fa-IR"/>
        </w:rPr>
        <w:t>در الگو</w:t>
      </w:r>
      <w:del w:id="15821" w:author="Mehrnazi Boojari" w:date="2019-01-07T09:51:00Z">
        <w:r w:rsidRPr="00EA6F4D" w:rsidDel="006F7CCF">
          <w:rPr>
            <w:rFonts w:ascii="IRZar" w:hAnsi="IRZar" w:cs="B Lotus" w:hint="cs"/>
            <w:sz w:val="24"/>
            <w:szCs w:val="24"/>
            <w:rtl/>
            <w:lang w:bidi="fa-IR"/>
          </w:rPr>
          <w:delText xml:space="preserve"> سازی </w:delText>
        </w:r>
      </w:del>
      <w:ins w:id="15822" w:author="Mehrnazi Boojari" w:date="2019-01-07T09:51:00Z">
        <w:r w:rsidR="006F7CCF">
          <w:rPr>
            <w:rFonts w:ascii="IRZar" w:hAnsi="IRZar" w:cs="B Lotus" w:hint="cs"/>
            <w:sz w:val="24"/>
            <w:szCs w:val="24"/>
            <w:rtl/>
            <w:lang w:bidi="fa-IR"/>
          </w:rPr>
          <w:t xml:space="preserve">‌سازی </w:t>
        </w:r>
      </w:ins>
      <w:r w:rsidRPr="00EA6F4D">
        <w:rPr>
          <w:rFonts w:ascii="IRZar" w:hAnsi="IRZar" w:cs="B Lotus" w:hint="cs"/>
          <w:sz w:val="24"/>
          <w:szCs w:val="24"/>
          <w:rtl/>
          <w:lang w:bidi="fa-IR"/>
        </w:rPr>
        <w:t>و ترویج این مساکن صدا</w:t>
      </w:r>
      <w:ins w:id="15823" w:author="Mehrnazi Boojari" w:date="2019-01-15T02:12:00Z">
        <w:r w:rsidR="005C3E0D">
          <w:rPr>
            <w:rFonts w:ascii="IRZar" w:hAnsi="IRZar" w:cs="Times New Roman" w:hint="eastAsia"/>
            <w:sz w:val="24"/>
            <w:szCs w:val="24"/>
            <w:rtl/>
            <w:lang w:bidi="fa-IR"/>
          </w:rPr>
          <w:t> </w:t>
        </w:r>
      </w:ins>
      <w:r w:rsidRPr="00EA6F4D">
        <w:rPr>
          <w:rFonts w:ascii="IRZar" w:hAnsi="IRZar" w:cs="B Lotus" w:hint="cs"/>
          <w:sz w:val="24"/>
          <w:szCs w:val="24"/>
          <w:rtl/>
          <w:lang w:bidi="fa-IR"/>
        </w:rPr>
        <w:t>و</w:t>
      </w:r>
      <w:ins w:id="15824" w:author="Mehrnazi Boojari" w:date="2019-01-15T02:12:00Z">
        <w:r w:rsidR="005C3E0D">
          <w:rPr>
            <w:rFonts w:ascii="IRZar" w:hAnsi="IRZar" w:cs="Times New Roman" w:hint="eastAsia"/>
            <w:sz w:val="24"/>
            <w:szCs w:val="24"/>
            <w:rtl/>
            <w:lang w:bidi="fa-IR"/>
          </w:rPr>
          <w:t> </w:t>
        </w:r>
      </w:ins>
      <w:r w:rsidRPr="00EA6F4D">
        <w:rPr>
          <w:rFonts w:ascii="IRZar" w:hAnsi="IRZar" w:cs="B Lotus" w:hint="cs"/>
          <w:sz w:val="24"/>
          <w:szCs w:val="24"/>
          <w:rtl/>
          <w:lang w:bidi="fa-IR"/>
        </w:rPr>
        <w:t>سیما نقش ویژه</w:t>
      </w:r>
      <w:del w:id="15825" w:author="Mehrnazi Boojari" w:date="2019-01-07T10:41:00Z">
        <w:r w:rsidRPr="00EA6F4D" w:rsidDel="006A1F1D">
          <w:rPr>
            <w:rFonts w:ascii="IRZar" w:hAnsi="IRZar" w:cs="B Lotus" w:hint="cs"/>
            <w:sz w:val="24"/>
            <w:szCs w:val="24"/>
            <w:rtl/>
            <w:lang w:bidi="fa-IR"/>
          </w:rPr>
          <w:delText xml:space="preserve"> ای </w:delText>
        </w:r>
      </w:del>
      <w:ins w:id="15826" w:author="Mehrnazi Boojari" w:date="2019-01-07T10:41:00Z">
        <w:r w:rsidR="006A1F1D">
          <w:rPr>
            <w:rFonts w:ascii="IRZar" w:hAnsi="IRZar" w:cs="B Lotus" w:hint="cs"/>
            <w:sz w:val="24"/>
            <w:szCs w:val="24"/>
            <w:rtl/>
            <w:lang w:bidi="fa-IR"/>
          </w:rPr>
          <w:t>‌</w:t>
        </w:r>
      </w:ins>
      <w:ins w:id="15827" w:author="Mehrnazi Boojari" w:date="2019-01-15T02:12:00Z">
        <w:r w:rsidR="005C3E0D">
          <w:rPr>
            <w:rFonts w:ascii="IRZar" w:hAnsi="IRZar" w:cs="B Nazanin" w:hint="cs"/>
            <w:sz w:val="24"/>
            <w:szCs w:val="24"/>
            <w:rtl/>
            <w:lang w:bidi="fa-IR"/>
          </w:rPr>
          <w:t>‌</w:t>
        </w:r>
      </w:ins>
      <w:ins w:id="15828" w:author="Mehrnazi Boojari" w:date="2019-01-07T10:41:00Z">
        <w:r w:rsidR="006A1F1D">
          <w:rPr>
            <w:rFonts w:ascii="IRZar" w:hAnsi="IRZar" w:cs="B Lotus" w:hint="cs"/>
            <w:sz w:val="24"/>
            <w:szCs w:val="24"/>
            <w:rtl/>
            <w:lang w:bidi="fa-IR"/>
          </w:rPr>
          <w:t xml:space="preserve">ای </w:t>
        </w:r>
      </w:ins>
      <w:del w:id="15829" w:author="Mehrnazi Boojari" w:date="2019-01-15T02:18:00Z">
        <w:r w:rsidRPr="00EA6F4D" w:rsidDel="00C00358">
          <w:rPr>
            <w:rFonts w:ascii="IRZar" w:hAnsi="IRZar" w:cs="B Lotus" w:hint="cs"/>
            <w:sz w:val="24"/>
            <w:szCs w:val="24"/>
            <w:rtl/>
            <w:lang w:bidi="fa-IR"/>
          </w:rPr>
          <w:delText xml:space="preserve">داشته </w:delText>
        </w:r>
      </w:del>
      <w:ins w:id="15830" w:author="Mehrnazi Boojari" w:date="2019-01-15T02:18:00Z">
        <w:r w:rsidR="00C00358">
          <w:rPr>
            <w:rFonts w:ascii="IRZar" w:hAnsi="IRZar" w:cs="B Lotus" w:hint="cs"/>
            <w:sz w:val="24"/>
            <w:szCs w:val="24"/>
            <w:rtl/>
            <w:lang w:bidi="fa-IR"/>
          </w:rPr>
          <w:t>دارد</w:t>
        </w:r>
        <w:r w:rsidR="00C00358" w:rsidRPr="00EA6F4D">
          <w:rPr>
            <w:rFonts w:ascii="IRZar" w:hAnsi="IRZar" w:cs="B Lotus" w:hint="cs"/>
            <w:sz w:val="24"/>
            <w:szCs w:val="24"/>
            <w:rtl/>
            <w:lang w:bidi="fa-IR"/>
          </w:rPr>
          <w:t xml:space="preserve"> </w:t>
        </w:r>
      </w:ins>
      <w:r w:rsidRPr="00EA6F4D">
        <w:rPr>
          <w:rFonts w:ascii="IRZar" w:hAnsi="IRZar" w:cs="B Lotus" w:hint="cs"/>
          <w:sz w:val="24"/>
          <w:szCs w:val="24"/>
          <w:rtl/>
          <w:lang w:bidi="fa-IR"/>
        </w:rPr>
        <w:t>و سایر نهاد مثل دهیار</w:t>
      </w:r>
      <w:ins w:id="15831" w:author="Mehrnazi Boojari" w:date="2019-01-15T02:13:00Z">
        <w:r w:rsidR="005C3E0D">
          <w:rPr>
            <w:rFonts w:ascii="IRZar" w:hAnsi="IRZar" w:cs="B Lotus" w:hint="cs"/>
            <w:sz w:val="24"/>
            <w:szCs w:val="24"/>
            <w:rtl/>
            <w:lang w:bidi="fa-IR"/>
          </w:rPr>
          <w:t>ی</w:t>
        </w:r>
        <w:r w:rsidR="005C3E0D">
          <w:rPr>
            <w:rFonts w:ascii="IRZar" w:hAnsi="IRZar" w:cs="B Nazanin" w:hint="cs"/>
            <w:sz w:val="24"/>
            <w:szCs w:val="24"/>
            <w:rtl/>
            <w:lang w:bidi="fa-IR"/>
          </w:rPr>
          <w:t>‌</w:t>
        </w:r>
      </w:ins>
      <w:r w:rsidRPr="00EA6F4D">
        <w:rPr>
          <w:rFonts w:ascii="IRZar" w:hAnsi="IRZar" w:cs="B Lotus" w:hint="cs"/>
          <w:sz w:val="24"/>
          <w:szCs w:val="24"/>
          <w:rtl/>
          <w:lang w:bidi="fa-IR"/>
        </w:rPr>
        <w:t>ها</w:t>
      </w:r>
      <w:del w:id="15832" w:author="Mehrnazi Boojari" w:date="2019-01-15T02:13:00Z">
        <w:r w:rsidRPr="00EA6F4D" w:rsidDel="005C3E0D">
          <w:rPr>
            <w:rFonts w:ascii="IRZar" w:hAnsi="IRZar" w:cs="B Lotus" w:hint="cs"/>
            <w:sz w:val="24"/>
            <w:szCs w:val="24"/>
            <w:rtl/>
            <w:lang w:bidi="fa-IR"/>
          </w:rPr>
          <w:delText>ی</w:delText>
        </w:r>
      </w:del>
      <w:r w:rsidRPr="00EA6F4D">
        <w:rPr>
          <w:rFonts w:ascii="IRZar" w:hAnsi="IRZar" w:cs="B Lotus" w:hint="cs"/>
          <w:sz w:val="24"/>
          <w:szCs w:val="24"/>
          <w:rtl/>
          <w:lang w:bidi="fa-IR"/>
        </w:rPr>
        <w:t xml:space="preserve"> و شور</w:t>
      </w:r>
      <w:ins w:id="15833" w:author="Mehrnazi Boojari" w:date="2019-01-15T02:13:00Z">
        <w:r w:rsidR="005C3E0D">
          <w:rPr>
            <w:rFonts w:ascii="IRZar" w:hAnsi="IRZar" w:cs="B Lotus" w:hint="cs"/>
            <w:sz w:val="24"/>
            <w:szCs w:val="24"/>
            <w:rtl/>
            <w:lang w:bidi="fa-IR"/>
          </w:rPr>
          <w:t>ا</w:t>
        </w:r>
      </w:ins>
      <w:r w:rsidRPr="00EA6F4D">
        <w:rPr>
          <w:rFonts w:ascii="IRZar" w:hAnsi="IRZar" w:cs="B Lotus" w:hint="cs"/>
          <w:sz w:val="24"/>
          <w:szCs w:val="24"/>
          <w:rtl/>
          <w:lang w:bidi="fa-IR"/>
        </w:rPr>
        <w:t>ها</w:t>
      </w:r>
      <w:del w:id="15834" w:author="Mehrnazi Boojari" w:date="2019-01-07T09:49:00Z">
        <w:r w:rsidRPr="00EA6F4D" w:rsidDel="006F7CCF">
          <w:rPr>
            <w:rFonts w:ascii="IRZar" w:hAnsi="IRZar" w:cs="B Lotus" w:hint="cs"/>
            <w:sz w:val="24"/>
            <w:szCs w:val="24"/>
            <w:rtl/>
            <w:lang w:bidi="fa-IR"/>
          </w:rPr>
          <w:delText xml:space="preserve"> می </w:delText>
        </w:r>
      </w:del>
      <w:ins w:id="15835"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توانند همکاری </w:t>
      </w:r>
      <w:del w:id="15836" w:author="Mehrnazi Boojari" w:date="2019-01-15T02:13:00Z">
        <w:r w:rsidRPr="00EA6F4D" w:rsidDel="005C3E0D">
          <w:rPr>
            <w:rFonts w:ascii="IRZar" w:hAnsi="IRZar" w:cs="B Lotus" w:hint="cs"/>
            <w:sz w:val="24"/>
            <w:szCs w:val="24"/>
            <w:rtl/>
            <w:lang w:bidi="fa-IR"/>
          </w:rPr>
          <w:delText xml:space="preserve">لازم را </w:delText>
        </w:r>
      </w:del>
      <w:r w:rsidRPr="00EA6F4D">
        <w:rPr>
          <w:rFonts w:ascii="IRZar" w:hAnsi="IRZar" w:cs="B Lotus" w:hint="cs"/>
          <w:sz w:val="24"/>
          <w:szCs w:val="24"/>
          <w:rtl/>
          <w:lang w:bidi="fa-IR"/>
        </w:rPr>
        <w:t>داشته باشند</w:t>
      </w:r>
      <w:del w:id="15837" w:author="Mehrnazi Boojari" w:date="2019-01-07T09:53:00Z">
        <w:r w:rsidRPr="00EA6F4D" w:rsidDel="006F7CCF">
          <w:rPr>
            <w:rFonts w:ascii="IRZar" w:hAnsi="IRZar" w:cs="B Lotus" w:hint="cs"/>
            <w:sz w:val="24"/>
            <w:szCs w:val="24"/>
            <w:rtl/>
            <w:lang w:bidi="fa-IR"/>
          </w:rPr>
          <w:delText xml:space="preserve"> . </w:delText>
        </w:r>
      </w:del>
      <w:ins w:id="15838" w:author="Mehrnazi Boojari" w:date="2019-01-07T09:53:00Z">
        <w:r w:rsidR="006F7CCF">
          <w:rPr>
            <w:rFonts w:ascii="IRZar" w:hAnsi="IRZar" w:cs="B Lotus" w:hint="cs"/>
            <w:sz w:val="24"/>
            <w:szCs w:val="24"/>
            <w:rtl/>
            <w:lang w:bidi="fa-IR"/>
          </w:rPr>
          <w:t>.</w:t>
        </w:r>
      </w:ins>
      <w:del w:id="15839" w:author="Mehrnazi Boojari" w:date="2019-01-07T09:59:00Z">
        <w:r w:rsidRPr="00EA6F4D" w:rsidDel="00A31D6F">
          <w:rPr>
            <w:rFonts w:ascii="IRZar" w:hAnsi="IRZar" w:cs="B Lotus" w:hint="cs"/>
            <w:sz w:val="24"/>
            <w:szCs w:val="24"/>
            <w:rtl/>
            <w:lang w:bidi="fa-IR"/>
          </w:rPr>
          <w:delText xml:space="preserve"> </w:delText>
        </w:r>
      </w:del>
      <w:ins w:id="15840" w:author="Mehrnazi Boojari" w:date="2019-01-07T09:59:00Z">
        <w:r w:rsidR="00A31D6F">
          <w:rPr>
            <w:rFonts w:ascii="IRZar" w:hAnsi="IRZar" w:cs="B Lotus" w:hint="cs"/>
            <w:sz w:val="24"/>
            <w:szCs w:val="24"/>
            <w:rtl/>
            <w:lang w:bidi="fa-IR"/>
          </w:rPr>
          <w:t xml:space="preserve"> </w:t>
        </w:r>
      </w:ins>
    </w:p>
    <w:p w14:paraId="4CE8DC97" w14:textId="77777777" w:rsidR="00EA6F4D" w:rsidRPr="00EA6F4D" w:rsidRDefault="00EA6F4D" w:rsidP="007426F5">
      <w:pPr>
        <w:pStyle w:val="Heading5"/>
        <w:rPr>
          <w:rtl/>
        </w:rPr>
      </w:pPr>
      <w:bookmarkStart w:id="15841" w:name="_Toc531474955"/>
      <w:bookmarkStart w:id="15842" w:name="_Toc531475019"/>
      <w:bookmarkStart w:id="15843" w:name="_Toc533781282"/>
      <w:bookmarkStart w:id="15844" w:name="_Toc533782238"/>
      <w:r w:rsidRPr="00EA6F4D">
        <w:rPr>
          <w:rFonts w:hint="cs"/>
          <w:rtl/>
        </w:rPr>
        <w:t xml:space="preserve">ساخت مساکن استاندارد و نمونه </w:t>
      </w:r>
      <w:del w:id="15845" w:author="Mehrnazi Boojari" w:date="2019-01-09T23:38:00Z">
        <w:r w:rsidRPr="00EA6F4D" w:rsidDel="00947B53">
          <w:rPr>
            <w:rFonts w:hint="cs"/>
            <w:rtl/>
          </w:rPr>
          <w:delText>بر</w:delText>
        </w:r>
        <w:r w:rsidR="00354964" w:rsidDel="00947B53">
          <w:rPr>
            <w:rFonts w:hint="cs"/>
            <w:rtl/>
          </w:rPr>
          <w:delText xml:space="preserve"> اساس</w:delText>
        </w:r>
      </w:del>
      <w:ins w:id="15846" w:author="Mehrnazi Boojari" w:date="2019-01-09T23:38:00Z">
        <w:r w:rsidR="00947B53">
          <w:rPr>
            <w:rFonts w:hint="cs"/>
            <w:rtl/>
          </w:rPr>
          <w:t>بر</w:t>
        </w:r>
        <w:r w:rsidR="00947B53">
          <w:rPr>
            <w:rFonts w:ascii="Times New Roman" w:hAnsi="Times New Roman" w:cs="Times New Roman" w:hint="cs"/>
            <w:rtl/>
          </w:rPr>
          <w:t> </w:t>
        </w:r>
        <w:r w:rsidR="00947B53">
          <w:rPr>
            <w:rFonts w:hint="cs"/>
            <w:rtl/>
          </w:rPr>
          <w:t>اساس</w:t>
        </w:r>
      </w:ins>
      <w:r w:rsidR="00354964">
        <w:rPr>
          <w:rFonts w:hint="cs"/>
          <w:rtl/>
        </w:rPr>
        <w:t xml:space="preserve"> ضوابط تدوین</w:t>
      </w:r>
      <w:ins w:id="15847" w:author="Mehrnazi Boojari" w:date="2019-01-15T02:14:00Z">
        <w:r w:rsidR="007426F5">
          <w:rPr>
            <w:rFonts w:hint="cs"/>
            <w:rtl/>
          </w:rPr>
          <w:t>‌</w:t>
        </w:r>
      </w:ins>
      <w:del w:id="15848" w:author="Mehrnazi Boojari" w:date="2019-01-15T02:14:00Z">
        <w:r w:rsidR="00354964" w:rsidDel="007426F5">
          <w:rPr>
            <w:rFonts w:hint="cs"/>
            <w:rtl/>
          </w:rPr>
          <w:delText xml:space="preserve"> </w:delText>
        </w:r>
      </w:del>
      <w:r w:rsidR="00354964">
        <w:rPr>
          <w:rFonts w:hint="cs"/>
          <w:rtl/>
        </w:rPr>
        <w:t>شده در بند 4.2.2</w:t>
      </w:r>
      <w:r w:rsidRPr="00EA6F4D">
        <w:rPr>
          <w:rFonts w:hint="cs"/>
          <w:rtl/>
        </w:rPr>
        <w:t xml:space="preserve"> و معرفی و الگوسازی آن</w:t>
      </w:r>
      <w:bookmarkEnd w:id="15841"/>
      <w:bookmarkEnd w:id="15842"/>
      <w:bookmarkEnd w:id="15843"/>
      <w:bookmarkEnd w:id="15844"/>
    </w:p>
    <w:p w14:paraId="1C635850" w14:textId="77777777" w:rsidR="00EA6F4D" w:rsidRPr="00EA6F4D" w:rsidRDefault="00EA6F4D" w:rsidP="00C00358">
      <w:pPr>
        <w:bidi/>
        <w:ind w:firstLine="227"/>
        <w:jc w:val="both"/>
        <w:rPr>
          <w:rFonts w:ascii="IRZar" w:hAnsi="IRZar" w:cs="B Lotus"/>
          <w:sz w:val="24"/>
          <w:szCs w:val="24"/>
          <w:rtl/>
          <w:lang w:bidi="fa-IR"/>
        </w:rPr>
      </w:pPr>
      <w:r w:rsidRPr="00EA6F4D">
        <w:rPr>
          <w:rFonts w:ascii="IRZar" w:hAnsi="IRZar" w:cs="B Lotus" w:hint="cs"/>
          <w:sz w:val="24"/>
          <w:szCs w:val="24"/>
          <w:rtl/>
          <w:lang w:bidi="fa-IR"/>
        </w:rPr>
        <w:t>از دیگر وظایف بنیاد مسکن در کنار شناسایی مساکن</w:t>
      </w:r>
      <w:del w:id="15849" w:author="Mehrnazi Boojari" w:date="2019-01-15T02:14:00Z">
        <w:r w:rsidRPr="00EA6F4D" w:rsidDel="007426F5">
          <w:rPr>
            <w:rFonts w:ascii="IRZar" w:hAnsi="IRZar" w:cs="B Lotus" w:hint="cs"/>
            <w:sz w:val="24"/>
            <w:szCs w:val="24"/>
            <w:rtl/>
            <w:lang w:bidi="fa-IR"/>
          </w:rPr>
          <w:delText>,</w:delText>
        </w:r>
      </w:del>
      <w:ins w:id="15850" w:author="Mehrnazi Boojari" w:date="2019-01-15T02:14:00Z">
        <w:r w:rsidR="007426F5">
          <w:rPr>
            <w:rFonts w:ascii="IRZar" w:hAnsi="IRZar" w:cs="B Lotus" w:hint="cs"/>
            <w:sz w:val="24"/>
            <w:szCs w:val="24"/>
            <w:rtl/>
            <w:lang w:bidi="fa-IR"/>
          </w:rPr>
          <w:t xml:space="preserve">، </w:t>
        </w:r>
      </w:ins>
      <w:r w:rsidRPr="00EA6F4D">
        <w:rPr>
          <w:rFonts w:ascii="IRZar" w:hAnsi="IRZar" w:cs="B Lotus" w:hint="cs"/>
          <w:sz w:val="24"/>
          <w:szCs w:val="24"/>
          <w:rtl/>
          <w:lang w:bidi="fa-IR"/>
        </w:rPr>
        <w:t xml:space="preserve">ساخت مساکن نمونه و الگویی است که </w:t>
      </w:r>
      <w:del w:id="15851" w:author="Mehrnazi Boojari" w:date="2019-01-09T23:38:00Z">
        <w:r w:rsidRPr="00EA6F4D" w:rsidDel="00947B53">
          <w:rPr>
            <w:rFonts w:ascii="IRZar" w:hAnsi="IRZar" w:cs="B Lotus" w:hint="cs"/>
            <w:sz w:val="24"/>
            <w:szCs w:val="24"/>
            <w:rtl/>
            <w:lang w:bidi="fa-IR"/>
          </w:rPr>
          <w:delText>بر اساس</w:delText>
        </w:r>
      </w:del>
      <w:ins w:id="15852" w:author="Mehrnazi Boojari" w:date="2019-01-09T23:38:00Z">
        <w:r w:rsidR="00947B53">
          <w:rPr>
            <w:rFonts w:ascii="IRZar" w:hAnsi="IRZar" w:cs="B Lotus" w:hint="cs"/>
            <w:sz w:val="24"/>
            <w:szCs w:val="24"/>
            <w:rtl/>
            <w:lang w:bidi="fa-IR"/>
          </w:rPr>
          <w:t>بر</w:t>
        </w:r>
        <w:r w:rsidR="00947B53">
          <w:rPr>
            <w:rFonts w:ascii="Times New Roman" w:hAnsi="Times New Roman" w:cs="Times New Roman" w:hint="cs"/>
            <w:sz w:val="24"/>
            <w:szCs w:val="24"/>
            <w:rtl/>
            <w:lang w:bidi="fa-IR"/>
          </w:rPr>
          <w:t> </w:t>
        </w:r>
        <w:r w:rsidR="00947B53">
          <w:rPr>
            <w:rFonts w:ascii="IRZar" w:hAnsi="IRZar" w:cs="B Lotus" w:hint="cs"/>
            <w:sz w:val="24"/>
            <w:szCs w:val="24"/>
            <w:rtl/>
            <w:lang w:bidi="fa-IR"/>
          </w:rPr>
          <w:t>اساس</w:t>
        </w:r>
      </w:ins>
      <w:r w:rsidRPr="00EA6F4D">
        <w:rPr>
          <w:rFonts w:ascii="IRZar" w:hAnsi="IRZar" w:cs="B Lotus" w:hint="cs"/>
          <w:sz w:val="24"/>
          <w:szCs w:val="24"/>
          <w:rtl/>
          <w:lang w:bidi="fa-IR"/>
        </w:rPr>
        <w:t xml:space="preserve"> ضوابط و مقررات تدوین</w:t>
      </w:r>
      <w:ins w:id="15853" w:author="Mehrnazi Boojari" w:date="2019-01-15T02:18:00Z">
        <w:r w:rsidR="00C00358">
          <w:rPr>
            <w:rFonts w:ascii="IRZar" w:hAnsi="IRZar" w:cs="B Nazanin" w:hint="cs"/>
            <w:sz w:val="24"/>
            <w:szCs w:val="24"/>
            <w:rtl/>
            <w:lang w:bidi="fa-IR"/>
          </w:rPr>
          <w:t>‌</w:t>
        </w:r>
      </w:ins>
      <w:del w:id="15854" w:author="Mehrnazi Boojari" w:date="2019-01-15T02:18:00Z">
        <w:r w:rsidRPr="00EA6F4D" w:rsidDel="00C00358">
          <w:rPr>
            <w:rFonts w:ascii="IRZar" w:hAnsi="IRZar" w:cs="B Lotus" w:hint="cs"/>
            <w:sz w:val="24"/>
            <w:szCs w:val="24"/>
            <w:rtl/>
            <w:lang w:bidi="fa-IR"/>
          </w:rPr>
          <w:delText xml:space="preserve"> </w:delText>
        </w:r>
      </w:del>
      <w:r w:rsidRPr="00EA6F4D">
        <w:rPr>
          <w:rFonts w:ascii="IRZar" w:hAnsi="IRZar" w:cs="B Lotus" w:hint="cs"/>
          <w:sz w:val="24"/>
          <w:szCs w:val="24"/>
          <w:rtl/>
          <w:lang w:bidi="fa-IR"/>
        </w:rPr>
        <w:t xml:space="preserve">شده </w:t>
      </w:r>
      <w:del w:id="15855" w:author="Mehrnazi Boojari" w:date="2019-01-10T01:06:00Z">
        <w:r w:rsidRPr="00EA6F4D" w:rsidDel="00647583">
          <w:rPr>
            <w:rFonts w:ascii="IRZar" w:hAnsi="IRZar" w:cs="B Lotus" w:hint="cs"/>
            <w:sz w:val="24"/>
            <w:szCs w:val="24"/>
            <w:rtl/>
            <w:lang w:bidi="fa-IR"/>
          </w:rPr>
          <w:delText>مبتنی بر</w:delText>
        </w:r>
      </w:del>
      <w:ins w:id="15856" w:author="Mehrnazi Boojari" w:date="2019-01-10T01:06:00Z">
        <w:r w:rsidR="00647583">
          <w:rPr>
            <w:rFonts w:ascii="IRZar" w:hAnsi="IRZar"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IRZar" w:hAnsi="IRZar" w:cs="B Lotus" w:hint="cs"/>
            <w:sz w:val="24"/>
            <w:szCs w:val="24"/>
            <w:rtl/>
            <w:lang w:bidi="fa-IR"/>
          </w:rPr>
          <w:t>بر</w:t>
        </w:r>
      </w:ins>
      <w:r w:rsidRPr="00EA6F4D">
        <w:rPr>
          <w:rFonts w:ascii="IRZar" w:hAnsi="IRZar" w:cs="B Lotus" w:hint="cs"/>
          <w:sz w:val="24"/>
          <w:szCs w:val="24"/>
          <w:rtl/>
          <w:lang w:bidi="fa-IR"/>
        </w:rPr>
        <w:t xml:space="preserve"> بوم</w:t>
      </w:r>
      <w:del w:id="15857" w:author="Mehrnazi Boojari" w:date="2019-01-07T09:47:00Z">
        <w:r w:rsidRPr="00EA6F4D" w:rsidDel="006F7CCF">
          <w:rPr>
            <w:rFonts w:ascii="IRZar" w:hAnsi="IRZar" w:cs="B Lotus" w:hint="cs"/>
            <w:sz w:val="24"/>
            <w:szCs w:val="24"/>
            <w:rtl/>
            <w:lang w:bidi="fa-IR"/>
          </w:rPr>
          <w:delText xml:space="preserve"> ،</w:delText>
        </w:r>
      </w:del>
      <w:ins w:id="15858" w:author="Mehrnazi Boojari" w:date="2019-01-07T09:47:00Z">
        <w:r w:rsidR="006F7CCF">
          <w:rPr>
            <w:rFonts w:ascii="IRZar" w:hAnsi="IRZar" w:cs="B Lotus" w:hint="cs"/>
            <w:sz w:val="24"/>
            <w:szCs w:val="24"/>
            <w:rtl/>
            <w:lang w:bidi="fa-IR"/>
          </w:rPr>
          <w:t>،</w:t>
        </w:r>
      </w:ins>
      <w:r w:rsidRPr="00EA6F4D">
        <w:rPr>
          <w:rFonts w:ascii="IRZar" w:hAnsi="IRZar" w:cs="B Lotus" w:hint="cs"/>
          <w:sz w:val="24"/>
          <w:szCs w:val="24"/>
          <w:rtl/>
          <w:lang w:bidi="fa-IR"/>
        </w:rPr>
        <w:t xml:space="preserve"> هویت و معیشت روستایی است</w:t>
      </w:r>
      <w:del w:id="15859" w:author="Mehrnazi Boojari" w:date="2019-01-07T09:53:00Z">
        <w:r w:rsidRPr="00EA6F4D" w:rsidDel="006F7CCF">
          <w:rPr>
            <w:rFonts w:ascii="IRZar" w:hAnsi="IRZar" w:cs="B Lotus" w:hint="cs"/>
            <w:sz w:val="24"/>
            <w:szCs w:val="24"/>
            <w:rtl/>
            <w:lang w:bidi="fa-IR"/>
          </w:rPr>
          <w:delText xml:space="preserve"> . </w:delText>
        </w:r>
      </w:del>
      <w:ins w:id="15860" w:author="Mehrnazi Boojari" w:date="2019-01-07T09:53:00Z">
        <w:r w:rsidR="006F7CCF">
          <w:rPr>
            <w:rFonts w:ascii="IRZar" w:hAnsi="IRZar" w:cs="B Lotus" w:hint="cs"/>
            <w:sz w:val="24"/>
            <w:szCs w:val="24"/>
            <w:rtl/>
            <w:lang w:bidi="fa-IR"/>
          </w:rPr>
          <w:t xml:space="preserve">. </w:t>
        </w:r>
      </w:ins>
      <w:r w:rsidRPr="00EA6F4D">
        <w:rPr>
          <w:rFonts w:ascii="IRZar" w:hAnsi="IRZar" w:cs="B Lotus" w:hint="cs"/>
          <w:sz w:val="24"/>
          <w:szCs w:val="24"/>
          <w:rtl/>
          <w:lang w:bidi="fa-IR"/>
        </w:rPr>
        <w:t>نهادهای همکار در این زمینه صدا و</w:t>
      </w:r>
      <w:ins w:id="15861" w:author="Mehrnazi Boojari" w:date="2019-01-15T02:18:00Z">
        <w:r w:rsidR="00C00358">
          <w:rPr>
            <w:rFonts w:ascii="IRZar" w:hAnsi="IRZar" w:cs="B Lotus" w:hint="cs"/>
            <w:sz w:val="24"/>
            <w:szCs w:val="24"/>
            <w:rtl/>
            <w:lang w:bidi="fa-IR"/>
          </w:rPr>
          <w:t xml:space="preserve"> </w:t>
        </w:r>
      </w:ins>
      <w:r w:rsidRPr="00EA6F4D">
        <w:rPr>
          <w:rFonts w:ascii="IRZar" w:hAnsi="IRZar" w:cs="B Lotus" w:hint="cs"/>
          <w:sz w:val="24"/>
          <w:szCs w:val="24"/>
          <w:rtl/>
          <w:lang w:bidi="fa-IR"/>
        </w:rPr>
        <w:t>سیما، دهیاری</w:t>
      </w:r>
      <w:del w:id="15862" w:author="Mehrnazi Boojari" w:date="2019-01-07T09:45:00Z">
        <w:r w:rsidRPr="00EA6F4D" w:rsidDel="006F7CCF">
          <w:rPr>
            <w:rFonts w:ascii="IRZar" w:hAnsi="IRZar" w:cs="B Lotus" w:hint="cs"/>
            <w:sz w:val="24"/>
            <w:szCs w:val="24"/>
            <w:rtl/>
            <w:lang w:bidi="fa-IR"/>
          </w:rPr>
          <w:delText xml:space="preserve"> ها </w:delText>
        </w:r>
      </w:del>
      <w:ins w:id="15863"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و شوراها</w:t>
      </w:r>
      <w:del w:id="15864" w:author="Mehrnazi Boojari" w:date="2019-01-07T09:49:00Z">
        <w:r w:rsidRPr="00EA6F4D" w:rsidDel="006F7CCF">
          <w:rPr>
            <w:rFonts w:ascii="IRZar" w:hAnsi="IRZar" w:cs="B Lotus" w:hint="cs"/>
            <w:sz w:val="24"/>
            <w:szCs w:val="24"/>
            <w:rtl/>
            <w:lang w:bidi="fa-IR"/>
          </w:rPr>
          <w:delText xml:space="preserve"> می </w:delText>
        </w:r>
      </w:del>
      <w:del w:id="15865" w:author="Mehrnazi Boojari" w:date="2019-01-07T10:30:00Z">
        <w:r w:rsidRPr="00EA6F4D" w:rsidDel="006C73A5">
          <w:rPr>
            <w:rFonts w:ascii="IRZar" w:hAnsi="IRZar" w:cs="B Lotus" w:hint="cs"/>
            <w:sz w:val="24"/>
            <w:szCs w:val="24"/>
            <w:rtl/>
            <w:lang w:bidi="fa-IR"/>
          </w:rPr>
          <w:delText>باشند</w:delText>
        </w:r>
      </w:del>
      <w:ins w:id="15866" w:author="Mehrnazi Boojari" w:date="2019-01-07T10:30:00Z">
        <w:r w:rsidR="006C73A5">
          <w:rPr>
            <w:rFonts w:ascii="IRZar" w:hAnsi="IRZar" w:cs="B Lotus" w:hint="cs"/>
            <w:sz w:val="24"/>
            <w:szCs w:val="24"/>
            <w:rtl/>
            <w:lang w:bidi="fa-IR"/>
          </w:rPr>
          <w:t xml:space="preserve"> هستند</w:t>
        </w:r>
      </w:ins>
      <w:r w:rsidRPr="00EA6F4D">
        <w:rPr>
          <w:rFonts w:ascii="IRZar" w:hAnsi="IRZar" w:cs="B Lotus" w:hint="cs"/>
          <w:sz w:val="24"/>
          <w:szCs w:val="24"/>
          <w:rtl/>
          <w:lang w:bidi="fa-IR"/>
        </w:rPr>
        <w:t>.</w:t>
      </w:r>
    </w:p>
    <w:p w14:paraId="2A3FA52B" w14:textId="77777777" w:rsidR="00EA6F4D" w:rsidRPr="00EA6F4D" w:rsidRDefault="00EA6F4D" w:rsidP="007426F5">
      <w:pPr>
        <w:pStyle w:val="Heading4"/>
        <w:rPr>
          <w:rtl/>
        </w:rPr>
      </w:pPr>
      <w:bookmarkStart w:id="15867" w:name="_Toc531474956"/>
      <w:bookmarkStart w:id="15868" w:name="_Toc531475020"/>
      <w:bookmarkStart w:id="15869" w:name="_Toc533781283"/>
      <w:bookmarkStart w:id="15870" w:name="_Toc533782239"/>
      <w:r w:rsidRPr="00EA6F4D">
        <w:rPr>
          <w:rFonts w:hint="cs"/>
          <w:rtl/>
        </w:rPr>
        <w:t>جمع</w:t>
      </w:r>
      <w:del w:id="15871" w:author="Mehrnazi Boojari" w:date="2019-01-07T10:01:00Z">
        <w:r w:rsidRPr="00EA6F4D" w:rsidDel="00A31D6F">
          <w:rPr>
            <w:rFonts w:hint="cs"/>
            <w:rtl/>
          </w:rPr>
          <w:delText xml:space="preserve"> بندی </w:delText>
        </w:r>
      </w:del>
      <w:ins w:id="15872" w:author="Mehrnazi Boojari" w:date="2019-01-07T10:01:00Z">
        <w:r w:rsidR="00A31D6F">
          <w:rPr>
            <w:rFonts w:hint="cs"/>
            <w:rtl/>
          </w:rPr>
          <w:t xml:space="preserve">‌بندی </w:t>
        </w:r>
      </w:ins>
      <w:del w:id="15873" w:author="Mehrnazi Boojari" w:date="2019-01-07T09:45:00Z">
        <w:r w:rsidRPr="00EA6F4D" w:rsidDel="006F7CCF">
          <w:rPr>
            <w:rFonts w:hint="cs"/>
            <w:rtl/>
          </w:rPr>
          <w:delText>راه حل</w:delText>
        </w:r>
      </w:del>
      <w:ins w:id="15874" w:author="Mehrnazi Boojari" w:date="2019-01-07T09:45:00Z">
        <w:r w:rsidR="006F7CCF">
          <w:rPr>
            <w:rFonts w:hint="cs"/>
            <w:rtl/>
          </w:rPr>
          <w:t>راه‌حل</w:t>
        </w:r>
      </w:ins>
      <w:del w:id="15875" w:author="Mehrnazi Boojari" w:date="2019-01-07T09:46:00Z">
        <w:r w:rsidRPr="00EA6F4D" w:rsidDel="006F7CCF">
          <w:rPr>
            <w:rFonts w:hint="cs"/>
            <w:rtl/>
          </w:rPr>
          <w:delText xml:space="preserve"> های </w:delText>
        </w:r>
      </w:del>
      <w:ins w:id="15876" w:author="Mehrnazi Boojari" w:date="2019-01-07T09:46:00Z">
        <w:r w:rsidR="006F7CCF">
          <w:rPr>
            <w:rFonts w:hint="cs"/>
            <w:rtl/>
          </w:rPr>
          <w:t xml:space="preserve">‌های </w:t>
        </w:r>
      </w:ins>
      <w:r w:rsidRPr="00EA6F4D">
        <w:rPr>
          <w:rFonts w:hint="cs"/>
          <w:rtl/>
        </w:rPr>
        <w:t>ارائه</w:t>
      </w:r>
      <w:ins w:id="15877" w:author="Mehrnazi Boojari" w:date="2019-01-15T02:14:00Z">
        <w:r w:rsidR="007426F5">
          <w:rPr>
            <w:rFonts w:hint="cs"/>
            <w:rtl/>
          </w:rPr>
          <w:t>‌</w:t>
        </w:r>
      </w:ins>
      <w:del w:id="15878" w:author="Mehrnazi Boojari" w:date="2019-01-15T02:14:00Z">
        <w:r w:rsidRPr="00EA6F4D" w:rsidDel="007426F5">
          <w:rPr>
            <w:rFonts w:hint="cs"/>
            <w:rtl/>
          </w:rPr>
          <w:delText xml:space="preserve"> </w:delText>
        </w:r>
      </w:del>
      <w:r w:rsidRPr="00EA6F4D">
        <w:rPr>
          <w:rFonts w:hint="cs"/>
          <w:rtl/>
        </w:rPr>
        <w:t>شده در عامل نفوذ فرهنگ شهرنشینی و تغییر فرهنگ روستایی</w:t>
      </w:r>
      <w:bookmarkEnd w:id="15867"/>
      <w:bookmarkEnd w:id="15868"/>
      <w:bookmarkEnd w:id="15869"/>
      <w:bookmarkEnd w:id="15870"/>
      <w:r w:rsidRPr="00EA6F4D">
        <w:rPr>
          <w:rFonts w:hint="cs"/>
          <w:rtl/>
        </w:rPr>
        <w:t xml:space="preserve"> </w:t>
      </w:r>
    </w:p>
    <w:p w14:paraId="66B02D9F" w14:textId="77777777" w:rsidR="00EA6F4D" w:rsidRPr="00EA6F4D" w:rsidRDefault="00EA6F4D" w:rsidP="00C00358">
      <w:pPr>
        <w:bidi/>
        <w:ind w:firstLine="227"/>
        <w:jc w:val="both"/>
        <w:rPr>
          <w:rFonts w:ascii="IRZar" w:hAnsi="IRZar" w:cs="B Lotus"/>
          <w:sz w:val="24"/>
          <w:szCs w:val="24"/>
          <w:rtl/>
          <w:lang w:bidi="fa-IR"/>
        </w:rPr>
      </w:pPr>
      <w:del w:id="15879" w:author="Mehrnazi Boojari" w:date="2019-01-07T09:45:00Z">
        <w:r w:rsidRPr="00EA6F4D" w:rsidDel="006F7CCF">
          <w:rPr>
            <w:rFonts w:ascii="IRZar" w:hAnsi="IRZar" w:cs="B Lotus" w:hint="cs"/>
            <w:sz w:val="24"/>
            <w:szCs w:val="24"/>
            <w:rtl/>
            <w:lang w:bidi="fa-IR"/>
          </w:rPr>
          <w:delText>راه حل</w:delText>
        </w:r>
      </w:del>
      <w:ins w:id="15880" w:author="Mehrnazi Boojari" w:date="2019-01-07T09:45:00Z">
        <w:r w:rsidR="006F7CCF">
          <w:rPr>
            <w:rFonts w:ascii="IRZar" w:hAnsi="IRZar" w:cs="B Lotus" w:hint="cs"/>
            <w:sz w:val="24"/>
            <w:szCs w:val="24"/>
            <w:rtl/>
            <w:lang w:bidi="fa-IR"/>
          </w:rPr>
          <w:t>راه‌حل</w:t>
        </w:r>
      </w:ins>
      <w:del w:id="15881" w:author="Mehrnazi Boojari" w:date="2019-01-07T09:46:00Z">
        <w:r w:rsidRPr="00EA6F4D" w:rsidDel="006F7CCF">
          <w:rPr>
            <w:rFonts w:ascii="IRZar" w:hAnsi="IRZar" w:cs="B Lotus" w:hint="cs"/>
            <w:sz w:val="24"/>
            <w:szCs w:val="24"/>
            <w:rtl/>
            <w:lang w:bidi="fa-IR"/>
          </w:rPr>
          <w:delText xml:space="preserve"> های </w:delText>
        </w:r>
      </w:del>
      <w:ins w:id="15882"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ارائه</w:t>
      </w:r>
      <w:ins w:id="15883" w:author="Mehrnazi Boojari" w:date="2019-01-15T02:19:00Z">
        <w:r w:rsidR="00C00358">
          <w:rPr>
            <w:rFonts w:ascii="IRZar" w:hAnsi="IRZar" w:cs="B Nazanin" w:hint="cs"/>
            <w:sz w:val="24"/>
            <w:szCs w:val="24"/>
            <w:rtl/>
            <w:lang w:bidi="fa-IR"/>
          </w:rPr>
          <w:t>‌</w:t>
        </w:r>
      </w:ins>
      <w:del w:id="15884" w:author="Mehrnazi Boojari" w:date="2019-01-15T02:19:00Z">
        <w:r w:rsidRPr="00EA6F4D" w:rsidDel="00C00358">
          <w:rPr>
            <w:rFonts w:ascii="IRZar" w:hAnsi="IRZar" w:cs="B Lotus" w:hint="cs"/>
            <w:sz w:val="24"/>
            <w:szCs w:val="24"/>
            <w:rtl/>
            <w:lang w:bidi="fa-IR"/>
          </w:rPr>
          <w:delText xml:space="preserve"> </w:delText>
        </w:r>
      </w:del>
      <w:r w:rsidRPr="00EA6F4D">
        <w:rPr>
          <w:rFonts w:ascii="IRZar" w:hAnsi="IRZar" w:cs="B Lotus" w:hint="cs"/>
          <w:sz w:val="24"/>
          <w:szCs w:val="24"/>
          <w:rtl/>
          <w:lang w:bidi="fa-IR"/>
        </w:rPr>
        <w:t>شده در عامل نفوذ فرهنگ شهرنشینی و تغییر فرهنگ روستایی را</w:t>
      </w:r>
      <w:del w:id="15885" w:author="Mehrnazi Boojari" w:date="2019-01-07T09:49:00Z">
        <w:r w:rsidRPr="00EA6F4D" w:rsidDel="006F7CCF">
          <w:rPr>
            <w:rFonts w:ascii="IRZar" w:hAnsi="IRZar" w:cs="B Lotus" w:hint="cs"/>
            <w:sz w:val="24"/>
            <w:szCs w:val="24"/>
            <w:rtl/>
            <w:lang w:bidi="fa-IR"/>
          </w:rPr>
          <w:delText xml:space="preserve"> می </w:delText>
        </w:r>
      </w:del>
      <w:ins w:id="15886"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توان در جدول</w:t>
      </w:r>
      <w:r w:rsidRPr="00354964">
        <w:rPr>
          <w:rFonts w:ascii="B Lotus" w:hAnsi="B Lotus" w:cs="B Lotus" w:hint="cs"/>
          <w:sz w:val="24"/>
          <w:szCs w:val="24"/>
          <w:rtl/>
          <w:lang w:bidi="fa-IR"/>
        </w:rPr>
        <w:t xml:space="preserve"> 4</w:t>
      </w:r>
      <w:del w:id="15887" w:author="Mehrnazi Boojari" w:date="2019-01-15T02:14:00Z">
        <w:r w:rsidRPr="00354964" w:rsidDel="007426F5">
          <w:rPr>
            <w:rFonts w:ascii="B Lotus" w:hAnsi="B Lotus" w:cs="B Lotus" w:hint="cs"/>
            <w:sz w:val="24"/>
            <w:szCs w:val="24"/>
            <w:rtl/>
            <w:lang w:bidi="fa-IR"/>
          </w:rPr>
          <w:delText>.</w:delText>
        </w:r>
      </w:del>
      <w:ins w:id="15888" w:author="Mehrnazi Boojari" w:date="2019-01-15T02:14:00Z">
        <w:r w:rsidR="007426F5">
          <w:rPr>
            <w:rFonts w:ascii="B Lotus" w:hAnsi="B Lotus" w:cs="B Lotus" w:hint="cs"/>
            <w:sz w:val="24"/>
            <w:szCs w:val="24"/>
            <w:rtl/>
            <w:lang w:bidi="fa-IR"/>
          </w:rPr>
          <w:t>-</w:t>
        </w:r>
      </w:ins>
      <w:r w:rsidRPr="00354964">
        <w:rPr>
          <w:rFonts w:ascii="B Lotus" w:hAnsi="B Lotus" w:cs="B Lotus" w:hint="cs"/>
          <w:sz w:val="24"/>
          <w:szCs w:val="24"/>
          <w:rtl/>
          <w:lang w:bidi="fa-IR"/>
        </w:rPr>
        <w:t>2</w:t>
      </w:r>
      <w:r w:rsidRPr="00EA6F4D">
        <w:rPr>
          <w:rFonts w:ascii="IRZar" w:hAnsi="IRZar" w:cs="B Lotus" w:hint="cs"/>
          <w:sz w:val="24"/>
          <w:szCs w:val="24"/>
          <w:rtl/>
          <w:lang w:bidi="fa-IR"/>
        </w:rPr>
        <w:t xml:space="preserve"> </w:t>
      </w:r>
      <w:del w:id="15889" w:author="Mehrnazi Boojari" w:date="2019-01-07T10:21:00Z">
        <w:r w:rsidRPr="00EA6F4D" w:rsidDel="0028073B">
          <w:rPr>
            <w:rFonts w:ascii="IRZar" w:hAnsi="IRZar" w:cs="B Lotus" w:hint="cs"/>
            <w:sz w:val="24"/>
            <w:szCs w:val="24"/>
            <w:rtl/>
            <w:lang w:bidi="fa-IR"/>
          </w:rPr>
          <w:delText xml:space="preserve">به صورت </w:delText>
        </w:r>
      </w:del>
      <w:ins w:id="15890" w:author="Mehrnazi Boojari" w:date="2019-01-07T10:21:00Z">
        <w:r w:rsidR="0028073B">
          <w:rPr>
            <w:rFonts w:ascii="IRZar" w:hAnsi="IRZar" w:cs="B Lotus" w:hint="cs"/>
            <w:sz w:val="24"/>
            <w:szCs w:val="24"/>
            <w:rtl/>
            <w:lang w:bidi="fa-IR"/>
          </w:rPr>
          <w:t xml:space="preserve">به‌صورت </w:t>
        </w:r>
      </w:ins>
      <w:r w:rsidRPr="00EA6F4D">
        <w:rPr>
          <w:rFonts w:ascii="IRZar" w:hAnsi="IRZar" w:cs="B Lotus" w:hint="cs"/>
          <w:sz w:val="24"/>
          <w:szCs w:val="24"/>
          <w:rtl/>
          <w:lang w:bidi="fa-IR"/>
        </w:rPr>
        <w:t xml:space="preserve">یکجا ملاحظه </w:t>
      </w:r>
      <w:del w:id="15891" w:author="Mehrnazi Boojari" w:date="2019-01-15T02:19:00Z">
        <w:r w:rsidRPr="00EA6F4D" w:rsidDel="00C00358">
          <w:rPr>
            <w:rFonts w:ascii="IRZar" w:hAnsi="IRZar" w:cs="B Lotus" w:hint="cs"/>
            <w:sz w:val="24"/>
            <w:szCs w:val="24"/>
            <w:rtl/>
            <w:lang w:bidi="fa-IR"/>
          </w:rPr>
          <w:delText>نمود</w:delText>
        </w:r>
      </w:del>
      <w:ins w:id="15892" w:author="Mehrnazi Boojari" w:date="2019-01-15T02:19:00Z">
        <w:r w:rsidR="00C00358">
          <w:rPr>
            <w:rFonts w:ascii="IRZar" w:hAnsi="IRZar" w:cs="B Lotus" w:hint="cs"/>
            <w:sz w:val="24"/>
            <w:szCs w:val="24"/>
            <w:rtl/>
            <w:lang w:bidi="fa-IR"/>
          </w:rPr>
          <w:t>کرد</w:t>
        </w:r>
      </w:ins>
      <w:r w:rsidRPr="00EA6F4D">
        <w:rPr>
          <w:rFonts w:ascii="IRZar" w:hAnsi="IRZar" w:cs="B Lotus" w:hint="cs"/>
          <w:sz w:val="24"/>
          <w:szCs w:val="24"/>
          <w:rtl/>
          <w:lang w:bidi="fa-IR"/>
        </w:rPr>
        <w:t>.</w:t>
      </w:r>
    </w:p>
    <w:p w14:paraId="0FD32626" w14:textId="77777777" w:rsidR="00EA6F4D" w:rsidRPr="00354964" w:rsidRDefault="00EA6F4D" w:rsidP="007426F5">
      <w:pPr>
        <w:jc w:val="center"/>
        <w:rPr>
          <w:rFonts w:ascii="B Lotus" w:hAnsi="B Lotus" w:cs="B Lotus"/>
          <w:sz w:val="20"/>
          <w:szCs w:val="20"/>
        </w:rPr>
      </w:pPr>
      <w:bookmarkStart w:id="15893" w:name="_Toc531475190"/>
      <w:r w:rsidRPr="00354964">
        <w:rPr>
          <w:rFonts w:ascii="B Lotus" w:hAnsi="B Lotus" w:cs="B Lotus"/>
          <w:sz w:val="20"/>
          <w:szCs w:val="20"/>
          <w:rtl/>
        </w:rPr>
        <w:t xml:space="preserve">جدول </w:t>
      </w:r>
      <w:r w:rsidR="002749F0" w:rsidRPr="00354964">
        <w:rPr>
          <w:rFonts w:ascii="B Lotus" w:hAnsi="B Lotus" w:cs="B Lotus"/>
          <w:sz w:val="20"/>
          <w:szCs w:val="20"/>
          <w:rtl/>
        </w:rPr>
        <w:fldChar w:fldCharType="begin"/>
      </w:r>
      <w:r w:rsidR="002749F0" w:rsidRPr="00354964">
        <w:rPr>
          <w:rFonts w:ascii="B Lotus" w:hAnsi="B Lotus" w:cs="B Lotus"/>
          <w:sz w:val="20"/>
          <w:szCs w:val="20"/>
          <w:rtl/>
        </w:rPr>
        <w:instrText xml:space="preserve"> </w:instrText>
      </w:r>
      <w:r w:rsidR="002749F0" w:rsidRPr="00354964">
        <w:rPr>
          <w:rFonts w:ascii="B Lotus" w:hAnsi="B Lotus" w:cs="B Lotus"/>
          <w:sz w:val="20"/>
          <w:szCs w:val="20"/>
        </w:rPr>
        <w:instrText xml:space="preserve">STYLEREF </w:instrText>
      </w:r>
      <w:r w:rsidR="002749F0" w:rsidRPr="00354964">
        <w:rPr>
          <w:rFonts w:ascii="B Lotus" w:hAnsi="B Lotus" w:cs="B Lotus"/>
          <w:sz w:val="20"/>
          <w:szCs w:val="20"/>
          <w:rtl/>
        </w:rPr>
        <w:instrText>1 \</w:instrText>
      </w:r>
      <w:r w:rsidR="002749F0" w:rsidRPr="00354964">
        <w:rPr>
          <w:rFonts w:ascii="B Lotus" w:hAnsi="B Lotus" w:cs="B Lotus"/>
          <w:sz w:val="20"/>
          <w:szCs w:val="20"/>
        </w:rPr>
        <w:instrText>s</w:instrText>
      </w:r>
      <w:r w:rsidR="002749F0" w:rsidRPr="00354964">
        <w:rPr>
          <w:rFonts w:ascii="B Lotus" w:hAnsi="B Lotus" w:cs="B Lotus"/>
          <w:sz w:val="20"/>
          <w:szCs w:val="20"/>
          <w:rtl/>
        </w:rPr>
        <w:instrText xml:space="preserve"> </w:instrText>
      </w:r>
      <w:r w:rsidR="002749F0" w:rsidRPr="00354964">
        <w:rPr>
          <w:rFonts w:ascii="B Lotus" w:hAnsi="B Lotus" w:cs="B Lotus"/>
          <w:sz w:val="20"/>
          <w:szCs w:val="20"/>
          <w:rtl/>
        </w:rPr>
        <w:fldChar w:fldCharType="separate"/>
      </w:r>
      <w:r w:rsidR="002749F0" w:rsidRPr="00354964">
        <w:rPr>
          <w:rFonts w:ascii="B Lotus" w:hAnsi="B Lotus" w:cs="B Lotus"/>
          <w:noProof/>
          <w:sz w:val="20"/>
          <w:szCs w:val="20"/>
          <w:rtl/>
        </w:rPr>
        <w:t>‏4</w:t>
      </w:r>
      <w:r w:rsidR="002749F0" w:rsidRPr="00354964">
        <w:rPr>
          <w:rFonts w:ascii="B Lotus" w:hAnsi="B Lotus" w:cs="B Lotus"/>
          <w:sz w:val="20"/>
          <w:szCs w:val="20"/>
          <w:rtl/>
        </w:rPr>
        <w:fldChar w:fldCharType="end"/>
      </w:r>
      <w:ins w:id="15894" w:author="Mehrnazi Boojari" w:date="2019-01-15T02:15:00Z">
        <w:r w:rsidR="007426F5">
          <w:rPr>
            <w:rFonts w:ascii="B Lotus" w:hAnsi="B Lotus" w:cs="B Lotus" w:hint="cs"/>
            <w:sz w:val="20"/>
            <w:szCs w:val="20"/>
            <w:rtl/>
          </w:rPr>
          <w:t>-</w:t>
        </w:r>
      </w:ins>
      <w:del w:id="15895" w:author="Mehrnazi Boojari" w:date="2019-01-15T02:15:00Z">
        <w:r w:rsidR="002749F0" w:rsidRPr="00354964" w:rsidDel="007426F5">
          <w:rPr>
            <w:rFonts w:ascii="B Lotus" w:hAnsi="B Lotus" w:cs="B Lotus"/>
            <w:sz w:val="20"/>
            <w:szCs w:val="20"/>
            <w:rtl/>
          </w:rPr>
          <w:delText>.</w:delText>
        </w:r>
      </w:del>
      <w:r w:rsidR="002749F0" w:rsidRPr="00354964">
        <w:rPr>
          <w:rFonts w:ascii="B Lotus" w:hAnsi="B Lotus" w:cs="B Lotus"/>
          <w:sz w:val="20"/>
          <w:szCs w:val="20"/>
          <w:rtl/>
        </w:rPr>
        <w:fldChar w:fldCharType="begin"/>
      </w:r>
      <w:r w:rsidR="002749F0" w:rsidRPr="00354964">
        <w:rPr>
          <w:rFonts w:ascii="B Lotus" w:hAnsi="B Lotus" w:cs="B Lotus"/>
          <w:sz w:val="20"/>
          <w:szCs w:val="20"/>
          <w:rtl/>
        </w:rPr>
        <w:instrText xml:space="preserve"> </w:instrText>
      </w:r>
      <w:r w:rsidR="002749F0" w:rsidRPr="00354964">
        <w:rPr>
          <w:rFonts w:ascii="B Lotus" w:hAnsi="B Lotus" w:cs="B Lotus"/>
          <w:sz w:val="20"/>
          <w:szCs w:val="20"/>
        </w:rPr>
        <w:instrText xml:space="preserve">SEQ </w:instrText>
      </w:r>
      <w:r w:rsidR="002749F0" w:rsidRPr="00354964">
        <w:rPr>
          <w:rFonts w:ascii="B Lotus" w:hAnsi="B Lotus" w:cs="B Lotus"/>
          <w:sz w:val="20"/>
          <w:szCs w:val="20"/>
          <w:rtl/>
        </w:rPr>
        <w:instrText xml:space="preserve">جدول \* </w:instrText>
      </w:r>
      <w:r w:rsidR="002749F0" w:rsidRPr="00354964">
        <w:rPr>
          <w:rFonts w:ascii="B Lotus" w:hAnsi="B Lotus" w:cs="B Lotus"/>
          <w:sz w:val="20"/>
          <w:szCs w:val="20"/>
        </w:rPr>
        <w:instrText>ARABIC \s 1</w:instrText>
      </w:r>
      <w:r w:rsidR="002749F0" w:rsidRPr="00354964">
        <w:rPr>
          <w:rFonts w:ascii="B Lotus" w:hAnsi="B Lotus" w:cs="B Lotus"/>
          <w:sz w:val="20"/>
          <w:szCs w:val="20"/>
          <w:rtl/>
        </w:rPr>
        <w:instrText xml:space="preserve"> </w:instrText>
      </w:r>
      <w:r w:rsidR="002749F0" w:rsidRPr="00354964">
        <w:rPr>
          <w:rFonts w:ascii="B Lotus" w:hAnsi="B Lotus" w:cs="B Lotus"/>
          <w:sz w:val="20"/>
          <w:szCs w:val="20"/>
          <w:rtl/>
        </w:rPr>
        <w:fldChar w:fldCharType="separate"/>
      </w:r>
      <w:r w:rsidR="002749F0" w:rsidRPr="00354964">
        <w:rPr>
          <w:rFonts w:ascii="B Lotus" w:hAnsi="B Lotus" w:cs="B Lotus"/>
          <w:noProof/>
          <w:sz w:val="20"/>
          <w:szCs w:val="20"/>
          <w:rtl/>
        </w:rPr>
        <w:t>2</w:t>
      </w:r>
      <w:r w:rsidR="002749F0" w:rsidRPr="00354964">
        <w:rPr>
          <w:rFonts w:ascii="B Lotus" w:hAnsi="B Lotus" w:cs="B Lotus"/>
          <w:sz w:val="20"/>
          <w:szCs w:val="20"/>
          <w:rtl/>
        </w:rPr>
        <w:fldChar w:fldCharType="end"/>
      </w:r>
      <w:del w:id="15896" w:author="Mehrnazi Boojari" w:date="2019-01-07T10:35:00Z">
        <w:r w:rsidRPr="00354964" w:rsidDel="006C73A5">
          <w:rPr>
            <w:rFonts w:ascii="B Lotus" w:hAnsi="B Lotus" w:cs="B Lotus" w:hint="cs"/>
            <w:sz w:val="20"/>
            <w:szCs w:val="20"/>
            <w:rtl/>
            <w:lang w:bidi="fa-IR"/>
          </w:rPr>
          <w:delText xml:space="preserve"> : </w:delText>
        </w:r>
      </w:del>
      <w:ins w:id="15897" w:author="Mehrnazi Boojari" w:date="2019-01-07T10:35:00Z">
        <w:r w:rsidR="006C73A5">
          <w:rPr>
            <w:rFonts w:ascii="B Lotus" w:hAnsi="B Lotus" w:cs="B Lotus" w:hint="cs"/>
            <w:sz w:val="20"/>
            <w:szCs w:val="20"/>
            <w:rtl/>
            <w:lang w:bidi="fa-IR"/>
          </w:rPr>
          <w:t xml:space="preserve">: </w:t>
        </w:r>
      </w:ins>
      <w:r w:rsidRPr="00354964">
        <w:rPr>
          <w:rFonts w:ascii="B Lotus" w:hAnsi="B Lotus" w:cs="B Lotus"/>
          <w:sz w:val="20"/>
          <w:szCs w:val="20"/>
          <w:rtl/>
          <w:lang w:bidi="fa-IR"/>
        </w:rPr>
        <w:t>نما</w:t>
      </w:r>
      <w:r w:rsidRPr="00354964">
        <w:rPr>
          <w:rFonts w:ascii="B Lotus" w:hAnsi="B Lotus" w:cs="B Lotus" w:hint="cs"/>
          <w:sz w:val="20"/>
          <w:szCs w:val="20"/>
          <w:rtl/>
          <w:lang w:bidi="fa-IR"/>
        </w:rPr>
        <w:t>ی</w:t>
      </w:r>
      <w:r w:rsidRPr="00354964">
        <w:rPr>
          <w:rFonts w:ascii="B Lotus" w:hAnsi="B Lotus" w:cs="B Lotus" w:hint="eastAsia"/>
          <w:sz w:val="20"/>
          <w:szCs w:val="20"/>
          <w:rtl/>
          <w:lang w:bidi="fa-IR"/>
        </w:rPr>
        <w:t>ه</w:t>
      </w:r>
      <w:r w:rsidRPr="00354964">
        <w:rPr>
          <w:rFonts w:ascii="B Lotus" w:hAnsi="B Lotus" w:cs="B Lotus"/>
          <w:sz w:val="20"/>
          <w:szCs w:val="20"/>
          <w:rtl/>
          <w:lang w:bidi="fa-IR"/>
        </w:rPr>
        <w:t xml:space="preserve"> </w:t>
      </w:r>
      <w:del w:id="15898" w:author="Mehrnazi Boojari" w:date="2019-01-07T09:45:00Z">
        <w:r w:rsidRPr="00354964" w:rsidDel="006F7CCF">
          <w:rPr>
            <w:rFonts w:ascii="B Lotus" w:hAnsi="B Lotus" w:cs="B Lotus"/>
            <w:sz w:val="20"/>
            <w:szCs w:val="20"/>
            <w:rtl/>
            <w:lang w:bidi="fa-IR"/>
          </w:rPr>
          <w:delText>راه حل</w:delText>
        </w:r>
      </w:del>
      <w:ins w:id="15899" w:author="Mehrnazi Boojari" w:date="2019-01-07T09:45:00Z">
        <w:r w:rsidR="006F7CCF">
          <w:rPr>
            <w:rFonts w:ascii="B Lotus" w:hAnsi="B Lotus" w:cs="B Lotus"/>
            <w:sz w:val="20"/>
            <w:szCs w:val="20"/>
            <w:rtl/>
            <w:lang w:bidi="fa-IR"/>
          </w:rPr>
          <w:t>راه</w:t>
        </w:r>
        <w:r w:rsidR="006F7CCF">
          <w:rPr>
            <w:rFonts w:ascii="B Lotus" w:hAnsi="B Lotus" w:cs="B Lotus" w:hint="cs"/>
            <w:sz w:val="20"/>
            <w:szCs w:val="20"/>
            <w:rtl/>
            <w:lang w:bidi="fa-IR"/>
          </w:rPr>
          <w:t>‌</w:t>
        </w:r>
        <w:r w:rsidR="006F7CCF">
          <w:rPr>
            <w:rFonts w:ascii="B Lotus" w:hAnsi="B Lotus" w:cs="B Lotus"/>
            <w:sz w:val="20"/>
            <w:szCs w:val="20"/>
            <w:rtl/>
            <w:lang w:bidi="fa-IR"/>
          </w:rPr>
          <w:t>حل</w:t>
        </w:r>
      </w:ins>
      <w:del w:id="15900" w:author="Mehrnazi Boojari" w:date="2019-01-07T09:46:00Z">
        <w:r w:rsidRPr="00354964" w:rsidDel="006F7CCF">
          <w:rPr>
            <w:rFonts w:ascii="B Lotus" w:hAnsi="B Lotus" w:cs="B Lotus"/>
            <w:sz w:val="20"/>
            <w:szCs w:val="20"/>
            <w:rtl/>
            <w:lang w:bidi="fa-IR"/>
          </w:rPr>
          <w:delText xml:space="preserve"> ها</w:delText>
        </w:r>
        <w:r w:rsidRPr="00354964" w:rsidDel="006F7CCF">
          <w:rPr>
            <w:rFonts w:ascii="B Lotus" w:hAnsi="B Lotus" w:cs="B Lotus" w:hint="cs"/>
            <w:sz w:val="20"/>
            <w:szCs w:val="20"/>
            <w:rtl/>
            <w:lang w:bidi="fa-IR"/>
          </w:rPr>
          <w:delText>ی</w:delText>
        </w:r>
        <w:r w:rsidRPr="00354964" w:rsidDel="006F7CCF">
          <w:rPr>
            <w:rFonts w:ascii="B Lotus" w:hAnsi="B Lotus" w:cs="B Lotus"/>
            <w:sz w:val="20"/>
            <w:szCs w:val="20"/>
            <w:rtl/>
            <w:lang w:bidi="fa-IR"/>
          </w:rPr>
          <w:delText xml:space="preserve"> </w:delText>
        </w:r>
      </w:del>
      <w:ins w:id="15901" w:author="Mehrnazi Boojari" w:date="2019-01-07T09:46:00Z">
        <w:r w:rsidR="006F7CCF">
          <w:rPr>
            <w:rFonts w:ascii="B Lotus" w:hAnsi="B Lotus" w:cs="B Lotus" w:hint="cs"/>
            <w:sz w:val="20"/>
            <w:szCs w:val="20"/>
            <w:rtl/>
            <w:lang w:bidi="fa-IR"/>
          </w:rPr>
          <w:t>‌</w:t>
        </w:r>
        <w:r w:rsidR="006F7CCF">
          <w:rPr>
            <w:rFonts w:ascii="B Lotus" w:hAnsi="B Lotus" w:cs="B Lotus"/>
            <w:sz w:val="20"/>
            <w:szCs w:val="20"/>
            <w:rtl/>
            <w:lang w:bidi="fa-IR"/>
          </w:rPr>
          <w:t xml:space="preserve">های </w:t>
        </w:r>
      </w:ins>
      <w:r w:rsidRPr="00354964">
        <w:rPr>
          <w:rFonts w:ascii="B Lotus" w:hAnsi="B Lotus" w:cs="B Lotus"/>
          <w:sz w:val="20"/>
          <w:szCs w:val="20"/>
          <w:rtl/>
          <w:lang w:bidi="fa-IR"/>
        </w:rPr>
        <w:t>پ</w:t>
      </w:r>
      <w:r w:rsidRPr="00354964">
        <w:rPr>
          <w:rFonts w:ascii="B Lotus" w:hAnsi="B Lotus" w:cs="B Lotus" w:hint="cs"/>
          <w:sz w:val="20"/>
          <w:szCs w:val="20"/>
          <w:rtl/>
          <w:lang w:bidi="fa-IR"/>
        </w:rPr>
        <w:t>ی</w:t>
      </w:r>
      <w:r w:rsidRPr="00354964">
        <w:rPr>
          <w:rFonts w:ascii="B Lotus" w:hAnsi="B Lotus" w:cs="B Lotus" w:hint="eastAsia"/>
          <w:sz w:val="20"/>
          <w:szCs w:val="20"/>
          <w:rtl/>
          <w:lang w:bidi="fa-IR"/>
        </w:rPr>
        <w:t>شنهاد</w:t>
      </w:r>
      <w:r w:rsidRPr="00354964">
        <w:rPr>
          <w:rFonts w:ascii="B Lotus" w:hAnsi="B Lotus" w:cs="B Lotus" w:hint="cs"/>
          <w:sz w:val="20"/>
          <w:szCs w:val="20"/>
          <w:rtl/>
          <w:lang w:bidi="fa-IR"/>
        </w:rPr>
        <w:t>ی</w:t>
      </w:r>
      <w:r w:rsidRPr="00354964">
        <w:rPr>
          <w:rFonts w:ascii="B Lotus" w:hAnsi="B Lotus" w:cs="B Lotus"/>
          <w:sz w:val="20"/>
          <w:szCs w:val="20"/>
          <w:rtl/>
          <w:lang w:bidi="fa-IR"/>
        </w:rPr>
        <w:t xml:space="preserve"> در عامل نفوذ فرهنگ شهرنش</w:t>
      </w:r>
      <w:r w:rsidRPr="00354964">
        <w:rPr>
          <w:rFonts w:ascii="B Lotus" w:hAnsi="B Lotus" w:cs="B Lotus" w:hint="cs"/>
          <w:sz w:val="20"/>
          <w:szCs w:val="20"/>
          <w:rtl/>
          <w:lang w:bidi="fa-IR"/>
        </w:rPr>
        <w:t>ی</w:t>
      </w:r>
      <w:r w:rsidRPr="00354964">
        <w:rPr>
          <w:rFonts w:ascii="B Lotus" w:hAnsi="B Lotus" w:cs="B Lotus" w:hint="eastAsia"/>
          <w:sz w:val="20"/>
          <w:szCs w:val="20"/>
          <w:rtl/>
          <w:lang w:bidi="fa-IR"/>
        </w:rPr>
        <w:t>ن</w:t>
      </w:r>
      <w:r w:rsidRPr="00354964">
        <w:rPr>
          <w:rFonts w:ascii="B Lotus" w:hAnsi="B Lotus" w:cs="B Lotus" w:hint="cs"/>
          <w:sz w:val="20"/>
          <w:szCs w:val="20"/>
          <w:rtl/>
          <w:lang w:bidi="fa-IR"/>
        </w:rPr>
        <w:t>ی</w:t>
      </w:r>
      <w:r w:rsidRPr="00354964">
        <w:rPr>
          <w:rFonts w:ascii="B Lotus" w:hAnsi="B Lotus" w:cs="B Lotus"/>
          <w:sz w:val="20"/>
          <w:szCs w:val="20"/>
          <w:rtl/>
          <w:lang w:bidi="fa-IR"/>
        </w:rPr>
        <w:t xml:space="preserve"> و تغ</w:t>
      </w:r>
      <w:r w:rsidRPr="00354964">
        <w:rPr>
          <w:rFonts w:ascii="B Lotus" w:hAnsi="B Lotus" w:cs="B Lotus" w:hint="cs"/>
          <w:sz w:val="20"/>
          <w:szCs w:val="20"/>
          <w:rtl/>
          <w:lang w:bidi="fa-IR"/>
        </w:rPr>
        <w:t>یی</w:t>
      </w:r>
      <w:r w:rsidRPr="00354964">
        <w:rPr>
          <w:rFonts w:ascii="B Lotus" w:hAnsi="B Lotus" w:cs="B Lotus" w:hint="eastAsia"/>
          <w:sz w:val="20"/>
          <w:szCs w:val="20"/>
          <w:rtl/>
          <w:lang w:bidi="fa-IR"/>
        </w:rPr>
        <w:t>ر</w:t>
      </w:r>
      <w:r w:rsidRPr="00354964">
        <w:rPr>
          <w:rFonts w:ascii="B Lotus" w:hAnsi="B Lotus" w:cs="B Lotus"/>
          <w:sz w:val="20"/>
          <w:szCs w:val="20"/>
          <w:rtl/>
          <w:lang w:bidi="fa-IR"/>
        </w:rPr>
        <w:t xml:space="preserve"> فرهنگ روستا</w:t>
      </w:r>
      <w:r w:rsidRPr="00354964">
        <w:rPr>
          <w:rFonts w:ascii="B Lotus" w:hAnsi="B Lotus" w:cs="B Lotus" w:hint="cs"/>
          <w:sz w:val="20"/>
          <w:szCs w:val="20"/>
          <w:rtl/>
          <w:lang w:bidi="fa-IR"/>
        </w:rPr>
        <w:t>یی</w:t>
      </w:r>
      <w:bookmarkEnd w:id="15893"/>
    </w:p>
    <w:tbl>
      <w:tblPr>
        <w:tblStyle w:val="PlainTable11"/>
        <w:bidiVisual/>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963"/>
        <w:gridCol w:w="984"/>
        <w:gridCol w:w="1981"/>
        <w:gridCol w:w="1392"/>
        <w:gridCol w:w="1401"/>
        <w:gridCol w:w="2093"/>
      </w:tblGrid>
      <w:tr w:rsidR="00EA6F4D" w:rsidRPr="00EA6F4D" w14:paraId="2D109EAB" w14:textId="77777777" w:rsidTr="00550EF3">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auto"/>
            <w:vAlign w:val="center"/>
          </w:tcPr>
          <w:p w14:paraId="326B3D2C" w14:textId="77777777" w:rsidR="00EA6F4D" w:rsidRPr="00354964" w:rsidRDefault="00EA6F4D" w:rsidP="00EA6F4D">
            <w:pPr>
              <w:bidi/>
              <w:jc w:val="center"/>
              <w:rPr>
                <w:rFonts w:ascii="B Lotus" w:hAnsi="B Lotus" w:cs="B Lotus"/>
                <w:sz w:val="20"/>
                <w:szCs w:val="20"/>
                <w:rtl/>
                <w:lang w:bidi="fa-IR"/>
              </w:rPr>
            </w:pPr>
            <w:r w:rsidRPr="00354964">
              <w:rPr>
                <w:rFonts w:ascii="B Lotus" w:hAnsi="B Lotus" w:cs="B Lotus" w:hint="cs"/>
                <w:sz w:val="20"/>
                <w:szCs w:val="20"/>
                <w:rtl/>
                <w:lang w:bidi="fa-IR"/>
              </w:rPr>
              <w:t>حوزه</w:t>
            </w:r>
          </w:p>
        </w:tc>
        <w:tc>
          <w:tcPr>
            <w:tcW w:w="1984" w:type="dxa"/>
            <w:vMerge w:val="restart"/>
            <w:shd w:val="clear" w:color="auto" w:fill="auto"/>
            <w:vAlign w:val="center"/>
          </w:tcPr>
          <w:p w14:paraId="571691C2"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354964">
              <w:rPr>
                <w:rFonts w:ascii="B Lotus" w:hAnsi="B Lotus" w:cs="B Lotus" w:hint="cs"/>
                <w:sz w:val="20"/>
                <w:szCs w:val="20"/>
                <w:rtl/>
                <w:lang w:bidi="fa-IR"/>
              </w:rPr>
              <w:t>راهبرد پیشنهادی</w:t>
            </w:r>
          </w:p>
        </w:tc>
        <w:tc>
          <w:tcPr>
            <w:tcW w:w="992" w:type="dxa"/>
            <w:vMerge w:val="restart"/>
            <w:shd w:val="clear" w:color="auto" w:fill="auto"/>
            <w:vAlign w:val="center"/>
          </w:tcPr>
          <w:p w14:paraId="17E291FA"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354964">
              <w:rPr>
                <w:rFonts w:ascii="B Lotus" w:hAnsi="B Lotus" w:cs="B Lotus" w:hint="cs"/>
                <w:sz w:val="20"/>
                <w:szCs w:val="20"/>
                <w:rtl/>
                <w:lang w:bidi="fa-IR"/>
              </w:rPr>
              <w:t>دستگاه مسئول</w:t>
            </w:r>
          </w:p>
        </w:tc>
        <w:tc>
          <w:tcPr>
            <w:tcW w:w="2011" w:type="dxa"/>
            <w:vMerge w:val="restart"/>
            <w:shd w:val="clear" w:color="auto" w:fill="auto"/>
            <w:vAlign w:val="center"/>
          </w:tcPr>
          <w:p w14:paraId="6A06D6C5"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354964">
              <w:rPr>
                <w:rFonts w:ascii="B Lotus" w:hAnsi="B Lotus" w:cs="B Lotus" w:hint="cs"/>
                <w:sz w:val="20"/>
                <w:szCs w:val="20"/>
                <w:rtl/>
                <w:lang w:bidi="fa-IR"/>
              </w:rPr>
              <w:t>دستگاه همکار</w:t>
            </w:r>
          </w:p>
        </w:tc>
        <w:tc>
          <w:tcPr>
            <w:tcW w:w="1408" w:type="dxa"/>
            <w:vMerge w:val="restart"/>
          </w:tcPr>
          <w:p w14:paraId="236A3130"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354964">
              <w:rPr>
                <w:rFonts w:ascii="B Lotus" w:hAnsi="B Lotus" w:cs="B Lotus" w:hint="cs"/>
                <w:sz w:val="20"/>
                <w:szCs w:val="20"/>
                <w:rtl/>
                <w:lang w:bidi="fa-IR"/>
              </w:rPr>
              <w:t xml:space="preserve">ساختار همکار در قرارگاه پیشرفت و آبادانی </w:t>
            </w:r>
          </w:p>
        </w:tc>
        <w:tc>
          <w:tcPr>
            <w:tcW w:w="3544" w:type="dxa"/>
            <w:gridSpan w:val="2"/>
            <w:shd w:val="clear" w:color="auto" w:fill="auto"/>
            <w:vAlign w:val="center"/>
          </w:tcPr>
          <w:p w14:paraId="3BEDCE50"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354964">
              <w:rPr>
                <w:rFonts w:ascii="B Lotus" w:hAnsi="B Lotus" w:cs="B Lotus" w:hint="cs"/>
                <w:sz w:val="20"/>
                <w:szCs w:val="20"/>
                <w:rtl/>
                <w:lang w:bidi="fa-IR"/>
              </w:rPr>
              <w:t>نظام قوانین</w:t>
            </w:r>
          </w:p>
        </w:tc>
      </w:tr>
      <w:tr w:rsidR="00EA6F4D" w:rsidRPr="00EA6F4D" w14:paraId="0E7388EA" w14:textId="77777777" w:rsidTr="00550EF3">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vAlign w:val="center"/>
          </w:tcPr>
          <w:p w14:paraId="71A3C429" w14:textId="77777777" w:rsidR="00EA6F4D" w:rsidRPr="00354964" w:rsidRDefault="00EA6F4D" w:rsidP="00EA6F4D">
            <w:pPr>
              <w:bidi/>
              <w:jc w:val="center"/>
              <w:rPr>
                <w:rFonts w:ascii="B Lotus" w:hAnsi="B Lotus" w:cs="B Lotus"/>
                <w:sz w:val="20"/>
                <w:szCs w:val="20"/>
                <w:rtl/>
                <w:lang w:bidi="fa-IR"/>
              </w:rPr>
            </w:pPr>
          </w:p>
        </w:tc>
        <w:tc>
          <w:tcPr>
            <w:tcW w:w="1984" w:type="dxa"/>
            <w:vMerge/>
            <w:shd w:val="clear" w:color="auto" w:fill="auto"/>
            <w:vAlign w:val="center"/>
          </w:tcPr>
          <w:p w14:paraId="32A94205"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992" w:type="dxa"/>
            <w:vMerge/>
            <w:shd w:val="clear" w:color="auto" w:fill="auto"/>
            <w:vAlign w:val="center"/>
          </w:tcPr>
          <w:p w14:paraId="22568DAA"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2011" w:type="dxa"/>
            <w:vMerge/>
            <w:shd w:val="clear" w:color="auto" w:fill="auto"/>
            <w:vAlign w:val="center"/>
          </w:tcPr>
          <w:p w14:paraId="6D85700C"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1408" w:type="dxa"/>
            <w:vMerge/>
          </w:tcPr>
          <w:p w14:paraId="33286C87"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1418" w:type="dxa"/>
            <w:shd w:val="clear" w:color="auto" w:fill="auto"/>
            <w:vAlign w:val="center"/>
          </w:tcPr>
          <w:p w14:paraId="30D84DBC"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r w:rsidRPr="00354964">
              <w:rPr>
                <w:rFonts w:ascii="B Lotus" w:hAnsi="B Lotus" w:cs="B Lotus" w:hint="cs"/>
                <w:b/>
                <w:bCs/>
                <w:sz w:val="20"/>
                <w:szCs w:val="20"/>
                <w:rtl/>
                <w:lang w:bidi="fa-IR"/>
              </w:rPr>
              <w:t>عنوان</w:t>
            </w:r>
          </w:p>
        </w:tc>
        <w:tc>
          <w:tcPr>
            <w:tcW w:w="2126" w:type="dxa"/>
            <w:shd w:val="clear" w:color="auto" w:fill="auto"/>
            <w:vAlign w:val="center"/>
          </w:tcPr>
          <w:p w14:paraId="752B0534"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r w:rsidRPr="00354964">
              <w:rPr>
                <w:rFonts w:ascii="B Lotus" w:hAnsi="B Lotus" w:cs="B Lotus" w:hint="cs"/>
                <w:b/>
                <w:bCs/>
                <w:sz w:val="20"/>
                <w:szCs w:val="20"/>
                <w:rtl/>
                <w:lang w:bidi="fa-IR"/>
              </w:rPr>
              <w:t>مفاد</w:t>
            </w:r>
          </w:p>
        </w:tc>
      </w:tr>
      <w:tr w:rsidR="00EA6F4D" w:rsidRPr="00EA6F4D" w14:paraId="62C3EB1B"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D9E2F3" w:themeFill="accent5" w:themeFillTint="33"/>
            <w:vAlign w:val="center"/>
          </w:tcPr>
          <w:p w14:paraId="01583794" w14:textId="77777777" w:rsidR="00EA6F4D" w:rsidRPr="00354964" w:rsidRDefault="00EA6F4D" w:rsidP="00EA6F4D">
            <w:pPr>
              <w:bidi/>
              <w:jc w:val="center"/>
              <w:rPr>
                <w:rFonts w:ascii="B Lotus" w:hAnsi="B Lotus" w:cs="B Lotus"/>
                <w:sz w:val="16"/>
                <w:szCs w:val="16"/>
                <w:rtl/>
                <w:lang w:bidi="fa-IR"/>
              </w:rPr>
            </w:pPr>
            <w:r w:rsidRPr="00354964">
              <w:rPr>
                <w:rFonts w:ascii="B Lotus" w:hAnsi="B Lotus" w:cs="B Lotus" w:hint="cs"/>
                <w:sz w:val="16"/>
                <w:szCs w:val="16"/>
                <w:rtl/>
                <w:lang w:bidi="fa-IR"/>
              </w:rPr>
              <w:t xml:space="preserve">تقنینی </w:t>
            </w:r>
          </w:p>
        </w:tc>
        <w:tc>
          <w:tcPr>
            <w:tcW w:w="1984" w:type="dxa"/>
            <w:vMerge w:val="restart"/>
            <w:shd w:val="clear" w:color="auto" w:fill="D9E2F3" w:themeFill="accent5" w:themeFillTint="33"/>
            <w:vAlign w:val="center"/>
          </w:tcPr>
          <w:p w14:paraId="3058CF94"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تدوین منشور حقوق روستانشینی</w:t>
            </w:r>
            <w:del w:id="15902" w:author="Mehrnazi Boojari" w:date="2019-01-07T09:59:00Z">
              <w:r w:rsidRPr="00354964" w:rsidDel="00A31D6F">
                <w:rPr>
                  <w:rFonts w:ascii="B Lotus" w:hAnsi="B Lotus" w:cs="B Lotus" w:hint="cs"/>
                  <w:sz w:val="18"/>
                  <w:szCs w:val="18"/>
                  <w:rtl/>
                  <w:lang w:bidi="fa-IR"/>
                </w:rPr>
                <w:delText xml:space="preserve">  </w:delText>
              </w:r>
            </w:del>
            <w:ins w:id="15903" w:author="Mehrnazi Boojari" w:date="2019-01-07T09:59:00Z">
              <w:r w:rsidR="00A31D6F">
                <w:rPr>
                  <w:rFonts w:ascii="B Lotus" w:hAnsi="B Lotus" w:cs="B Lotus" w:hint="cs"/>
                  <w:sz w:val="18"/>
                  <w:szCs w:val="18"/>
                  <w:rtl/>
                  <w:lang w:bidi="fa-IR"/>
                </w:rPr>
                <w:t xml:space="preserve"> </w:t>
              </w:r>
            </w:ins>
          </w:p>
        </w:tc>
        <w:tc>
          <w:tcPr>
            <w:tcW w:w="992" w:type="dxa"/>
            <w:vMerge w:val="restart"/>
            <w:shd w:val="clear" w:color="auto" w:fill="D9E2F3" w:themeFill="accent5" w:themeFillTint="33"/>
            <w:vAlign w:val="center"/>
          </w:tcPr>
          <w:p w14:paraId="5A203E0D"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وزارت کشور</w:t>
            </w:r>
          </w:p>
        </w:tc>
        <w:tc>
          <w:tcPr>
            <w:tcW w:w="2011" w:type="dxa"/>
            <w:vMerge w:val="restart"/>
            <w:shd w:val="clear" w:color="auto" w:fill="D9E2F3" w:themeFill="accent5" w:themeFillTint="33"/>
            <w:vAlign w:val="center"/>
          </w:tcPr>
          <w:p w14:paraId="21F96389"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وزارت جهاد</w:t>
            </w:r>
            <w:ins w:id="15904" w:author="Mehrnazi Boojari" w:date="2019-01-15T02:19:00Z">
              <w:r w:rsidR="00C00358">
                <w:rPr>
                  <w:rFonts w:ascii="B Lotus" w:hAnsi="B Lotus" w:cs="B Lotus" w:hint="cs"/>
                  <w:sz w:val="18"/>
                  <w:szCs w:val="18"/>
                  <w:rtl/>
                  <w:lang w:bidi="fa-IR"/>
                </w:rPr>
                <w:t xml:space="preserve"> </w:t>
              </w:r>
            </w:ins>
            <w:r w:rsidRPr="00354964">
              <w:rPr>
                <w:rFonts w:ascii="B Lotus" w:hAnsi="B Lotus" w:cs="B Lotus" w:hint="cs"/>
                <w:sz w:val="18"/>
                <w:szCs w:val="18"/>
                <w:rtl/>
                <w:lang w:bidi="fa-IR"/>
              </w:rPr>
              <w:t>کشاورزی، بنیاد مسکن، معاونت حقوقی ریاست جمهوری، شورای عالی انقلاب فرهنگی و نهادهای علمی پژوهشی (دانشگاه</w:t>
            </w:r>
            <w:del w:id="15905" w:author="Mehrnazi Boojari" w:date="2019-01-07T09:45:00Z">
              <w:r w:rsidRPr="00354964" w:rsidDel="006F7CCF">
                <w:rPr>
                  <w:rFonts w:ascii="B Lotus" w:hAnsi="B Lotus" w:cs="B Lotus" w:hint="cs"/>
                  <w:sz w:val="18"/>
                  <w:szCs w:val="18"/>
                  <w:rtl/>
                  <w:lang w:bidi="fa-IR"/>
                </w:rPr>
                <w:delText xml:space="preserve"> ها </w:delText>
              </w:r>
            </w:del>
            <w:ins w:id="15906" w:author="Mehrnazi Boojari" w:date="2019-01-07T09:45:00Z">
              <w:r w:rsidR="006F7CCF">
                <w:rPr>
                  <w:rFonts w:ascii="B Lotus" w:hAnsi="B Lotus" w:cs="B Lotus" w:hint="cs"/>
                  <w:sz w:val="18"/>
                  <w:szCs w:val="18"/>
                  <w:rtl/>
                  <w:lang w:bidi="fa-IR"/>
                </w:rPr>
                <w:t xml:space="preserve">‌ها </w:t>
              </w:r>
            </w:ins>
            <w:r w:rsidRPr="00354964">
              <w:rPr>
                <w:rFonts w:ascii="B Lotus" w:hAnsi="B Lotus" w:cs="B Lotus" w:hint="cs"/>
                <w:sz w:val="18"/>
                <w:szCs w:val="18"/>
                <w:rtl/>
                <w:lang w:bidi="fa-IR"/>
              </w:rPr>
              <w:t>و ح</w:t>
            </w:r>
            <w:ins w:id="15907" w:author="Mehrnazi Boojari" w:date="2019-01-15T02:20:00Z">
              <w:r w:rsidR="00C00358">
                <w:rPr>
                  <w:rFonts w:ascii="B Lotus" w:hAnsi="B Lotus" w:cs="B Lotus" w:hint="cs"/>
                  <w:sz w:val="18"/>
                  <w:szCs w:val="18"/>
                  <w:rtl/>
                  <w:lang w:bidi="fa-IR"/>
                </w:rPr>
                <w:t>و</w:t>
              </w:r>
            </w:ins>
            <w:r w:rsidRPr="00354964">
              <w:rPr>
                <w:rFonts w:ascii="B Lotus" w:hAnsi="B Lotus" w:cs="B Lotus" w:hint="cs"/>
                <w:sz w:val="18"/>
                <w:szCs w:val="18"/>
                <w:rtl/>
                <w:lang w:bidi="fa-IR"/>
              </w:rPr>
              <w:t>ز</w:t>
            </w:r>
            <w:del w:id="15908" w:author="Mehrnazi Boojari" w:date="2019-01-15T02:20:00Z">
              <w:r w:rsidRPr="00354964" w:rsidDel="00C00358">
                <w:rPr>
                  <w:rFonts w:ascii="B Lotus" w:hAnsi="B Lotus" w:cs="B Lotus" w:hint="cs"/>
                  <w:sz w:val="18"/>
                  <w:szCs w:val="18"/>
                  <w:rtl/>
                  <w:lang w:bidi="fa-IR"/>
                </w:rPr>
                <w:delText>و</w:delText>
              </w:r>
            </w:del>
            <w:r w:rsidRPr="00354964">
              <w:rPr>
                <w:rFonts w:ascii="B Lotus" w:hAnsi="B Lotus" w:cs="B Lotus" w:hint="cs"/>
                <w:sz w:val="18"/>
                <w:szCs w:val="18"/>
                <w:rtl/>
                <w:lang w:bidi="fa-IR"/>
              </w:rPr>
              <w:t>ه</w:t>
            </w:r>
            <w:del w:id="15909" w:author="Mehrnazi Boojari" w:date="2019-01-07T09:46:00Z">
              <w:r w:rsidRPr="00354964" w:rsidDel="006F7CCF">
                <w:rPr>
                  <w:rFonts w:ascii="B Lotus" w:hAnsi="B Lotus" w:cs="B Lotus" w:hint="cs"/>
                  <w:sz w:val="18"/>
                  <w:szCs w:val="18"/>
                  <w:rtl/>
                  <w:lang w:bidi="fa-IR"/>
                </w:rPr>
                <w:delText xml:space="preserve"> های </w:delText>
              </w:r>
            </w:del>
            <w:ins w:id="15910" w:author="Mehrnazi Boojari" w:date="2019-01-07T09:46:00Z">
              <w:r w:rsidR="006F7CCF">
                <w:rPr>
                  <w:rFonts w:ascii="B Lotus" w:hAnsi="B Lotus" w:cs="B Lotus" w:hint="cs"/>
                  <w:sz w:val="18"/>
                  <w:szCs w:val="18"/>
                  <w:rtl/>
                  <w:lang w:bidi="fa-IR"/>
                </w:rPr>
                <w:t>‌</w:t>
              </w:r>
            </w:ins>
            <w:ins w:id="15911" w:author="Mehrnazi Boojari" w:date="2019-01-15T02:16:00Z">
              <w:r w:rsidR="00294042">
                <w:rPr>
                  <w:rFonts w:ascii="B Lotus" w:hAnsi="B Lotus" w:cs="B Nazanin" w:hint="cs"/>
                  <w:sz w:val="18"/>
                  <w:szCs w:val="18"/>
                  <w:rtl/>
                  <w:lang w:bidi="fa-IR"/>
                </w:rPr>
                <w:t>‌</w:t>
              </w:r>
            </w:ins>
            <w:ins w:id="15912" w:author="Mehrnazi Boojari" w:date="2019-01-07T09:46:00Z">
              <w:r w:rsidR="006F7CCF">
                <w:rPr>
                  <w:rFonts w:ascii="B Lotus" w:hAnsi="B Lotus" w:cs="B Lotus" w:hint="cs"/>
                  <w:sz w:val="18"/>
                  <w:szCs w:val="18"/>
                  <w:rtl/>
                  <w:lang w:bidi="fa-IR"/>
                </w:rPr>
                <w:t xml:space="preserve">های </w:t>
              </w:r>
            </w:ins>
            <w:r w:rsidRPr="00354964">
              <w:rPr>
                <w:rFonts w:ascii="B Lotus" w:hAnsi="B Lotus" w:cs="B Lotus" w:hint="cs"/>
                <w:sz w:val="18"/>
                <w:szCs w:val="18"/>
                <w:rtl/>
                <w:lang w:bidi="fa-IR"/>
              </w:rPr>
              <w:t>علمیه و ...</w:t>
            </w:r>
            <w:del w:id="15913" w:author="Mehrnazi Boojari" w:date="2019-01-07T10:07:00Z">
              <w:r w:rsidRPr="00354964" w:rsidDel="00A31D6F">
                <w:rPr>
                  <w:rFonts w:ascii="B Lotus" w:hAnsi="B Lotus" w:cs="B Lotus" w:hint="cs"/>
                  <w:sz w:val="18"/>
                  <w:szCs w:val="18"/>
                  <w:rtl/>
                  <w:lang w:bidi="fa-IR"/>
                </w:rPr>
                <w:delText xml:space="preserve"> )</w:delText>
              </w:r>
            </w:del>
            <w:ins w:id="15914" w:author="Mehrnazi Boojari" w:date="2019-01-07T10:07:00Z">
              <w:r w:rsidR="00A31D6F">
                <w:rPr>
                  <w:rFonts w:ascii="B Lotus" w:hAnsi="B Lotus" w:cs="B Lotus" w:hint="cs"/>
                  <w:sz w:val="18"/>
                  <w:szCs w:val="18"/>
                  <w:rtl/>
                  <w:lang w:bidi="fa-IR"/>
                </w:rPr>
                <w:t>)</w:t>
              </w:r>
            </w:ins>
          </w:p>
        </w:tc>
        <w:tc>
          <w:tcPr>
            <w:tcW w:w="1408" w:type="dxa"/>
            <w:vMerge w:val="restart"/>
            <w:shd w:val="clear" w:color="auto" w:fill="D9E2F3" w:themeFill="accent5" w:themeFillTint="33"/>
            <w:vAlign w:val="center"/>
          </w:tcPr>
          <w:p w14:paraId="776C42A7"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معاونت فرهنگی و اجتماعی</w:t>
            </w:r>
          </w:p>
        </w:tc>
        <w:tc>
          <w:tcPr>
            <w:tcW w:w="1418" w:type="dxa"/>
            <w:shd w:val="clear" w:color="auto" w:fill="D9E2F3" w:themeFill="accent5" w:themeFillTint="33"/>
            <w:vAlign w:val="center"/>
          </w:tcPr>
          <w:p w14:paraId="0F45F03D" w14:textId="77777777" w:rsidR="00EA6F4D" w:rsidRPr="00354964" w:rsidRDefault="00EA6F4D" w:rsidP="007426F5">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del w:id="15915" w:author="Mehrnazi Boojari" w:date="2019-01-15T02:15:00Z">
              <w:r w:rsidRPr="00354964" w:rsidDel="007426F5">
                <w:rPr>
                  <w:rFonts w:ascii="B Lotus" w:hAnsi="B Lotus" w:cs="B Lotus" w:hint="cs"/>
                  <w:sz w:val="18"/>
                  <w:szCs w:val="18"/>
                  <w:rtl/>
                  <w:lang w:bidi="fa-IR"/>
                </w:rPr>
                <w:delText xml:space="preserve">ماده </w:delText>
              </w:r>
            </w:del>
            <w:ins w:id="15916" w:author="Mehrnazi Boojari" w:date="2019-01-15T02:15:00Z">
              <w:r w:rsidR="007426F5" w:rsidRPr="00354964">
                <w:rPr>
                  <w:rFonts w:ascii="B Lotus" w:hAnsi="B Lotus" w:cs="B Lotus" w:hint="cs"/>
                  <w:sz w:val="18"/>
                  <w:szCs w:val="18"/>
                  <w:rtl/>
                  <w:lang w:bidi="fa-IR"/>
                </w:rPr>
                <w:t>ماد</w:t>
              </w:r>
              <w:r w:rsidR="007426F5">
                <w:rPr>
                  <w:rFonts w:ascii="B Lotus" w:hAnsi="B Lotus" w:cs="B Lotus" w:hint="cs"/>
                  <w:sz w:val="18"/>
                  <w:szCs w:val="18"/>
                  <w:rtl/>
                  <w:lang w:bidi="fa-IR"/>
                </w:rPr>
                <w:t>ۀ</w:t>
              </w:r>
              <w:r w:rsidR="007426F5" w:rsidRPr="00354964">
                <w:rPr>
                  <w:rFonts w:ascii="B Lotus" w:hAnsi="B Lotus" w:cs="B Lotus" w:hint="cs"/>
                  <w:sz w:val="18"/>
                  <w:szCs w:val="18"/>
                  <w:rtl/>
                  <w:lang w:bidi="fa-IR"/>
                </w:rPr>
                <w:t xml:space="preserve"> </w:t>
              </w:r>
            </w:ins>
            <w:r w:rsidRPr="00354964">
              <w:rPr>
                <w:rFonts w:ascii="B Lotus" w:hAnsi="B Lotus" w:cs="B Lotus" w:hint="cs"/>
                <w:sz w:val="18"/>
                <w:szCs w:val="18"/>
                <w:rtl/>
                <w:lang w:bidi="fa-IR"/>
              </w:rPr>
              <w:t>27 برنامه ششم</w:t>
            </w:r>
          </w:p>
        </w:tc>
        <w:tc>
          <w:tcPr>
            <w:tcW w:w="2126" w:type="dxa"/>
            <w:shd w:val="clear" w:color="auto" w:fill="D9E2F3" w:themeFill="accent5" w:themeFillTint="33"/>
            <w:vAlign w:val="center"/>
          </w:tcPr>
          <w:p w14:paraId="091E1979" w14:textId="4C0A3CE7" w:rsidR="00EA6F4D" w:rsidRPr="00354964" w:rsidRDefault="00EA6F4D" w:rsidP="00AC7FCF">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EA7237">
              <w:rPr>
                <w:rFonts w:ascii="B Lotus" w:hAnsi="B Lotus" w:cs="B Lotus"/>
                <w:sz w:val="16"/>
                <w:szCs w:val="16"/>
                <w:rtl/>
                <w:rPrChange w:id="15917" w:author="Mehrnazi Boojari" w:date="2019-01-15T02:24:00Z">
                  <w:rPr>
                    <w:rFonts w:ascii="B Lotus" w:eastAsia="B Nazanin" w:hAnsi="B Lotus" w:cs="B Lotus"/>
                    <w:b/>
                    <w:bCs/>
                    <w:color w:val="000000" w:themeColor="text1"/>
                    <w:sz w:val="16"/>
                    <w:szCs w:val="16"/>
                    <w:rtl/>
                    <w:lang w:bidi="fa-IR"/>
                  </w:rPr>
                </w:rPrChange>
              </w:rPr>
              <w:t>-</w:t>
            </w:r>
            <w:r w:rsidR="00EA7237">
              <w:rPr>
                <w:rFonts w:ascii="B Lotus" w:hAnsi="B Lotus" w:cs="B Lotus" w:hint="cs"/>
                <w:sz w:val="16"/>
                <w:szCs w:val="16"/>
                <w:rtl/>
              </w:rPr>
              <w:t xml:space="preserve"> </w:t>
            </w:r>
            <w:r w:rsidRPr="00354964">
              <w:rPr>
                <w:rFonts w:ascii="B Lotus" w:hAnsi="B Lotus" w:cs="B Lotus" w:hint="cs"/>
                <w:sz w:val="16"/>
                <w:szCs w:val="16"/>
                <w:rtl/>
              </w:rPr>
              <w:t>از وظایف دولت ارتقای منزلت اجتماعی روستاییان و جایگاه روستاها در اقتصاد ملی و ایجاد بستر لازم برای شکوفایی و پیشرفت عدالت</w:t>
            </w:r>
            <w:ins w:id="15918" w:author="Mehrnazi Boojari" w:date="2019-01-15T02:24:00Z">
              <w:r w:rsidR="00AC7FCF">
                <w:rPr>
                  <w:rFonts w:ascii="B Lotus" w:hAnsi="B Lotus" w:cs="B Nazanin" w:hint="cs"/>
                  <w:sz w:val="16"/>
                  <w:szCs w:val="16"/>
                  <w:rtl/>
                </w:rPr>
                <w:t>‌</w:t>
              </w:r>
            </w:ins>
            <w:del w:id="15919" w:author="Mehrnazi Boojari" w:date="2019-01-15T02:24:00Z">
              <w:r w:rsidRPr="00354964" w:rsidDel="00AC7FCF">
                <w:rPr>
                  <w:rFonts w:ascii="B Lotus" w:hAnsi="B Lotus" w:cs="B Lotus" w:hint="cs"/>
                  <w:sz w:val="16"/>
                  <w:szCs w:val="16"/>
                  <w:rtl/>
                </w:rPr>
                <w:delText xml:space="preserve"> </w:delText>
              </w:r>
            </w:del>
            <w:r w:rsidRPr="00354964">
              <w:rPr>
                <w:rFonts w:ascii="B Lotus" w:hAnsi="B Lotus" w:cs="B Lotus" w:hint="cs"/>
                <w:sz w:val="16"/>
                <w:szCs w:val="16"/>
                <w:rtl/>
              </w:rPr>
              <w:t>محور روستاها</w:t>
            </w:r>
            <w:del w:id="15920" w:author="Mehrnazi Boojari" w:date="2019-01-15T02:24:00Z">
              <w:r w:rsidRPr="00354964" w:rsidDel="00AC7FCF">
                <w:rPr>
                  <w:rFonts w:ascii="B Lotus" w:hAnsi="B Lotus" w:cs="B Lotus" w:hint="cs"/>
                  <w:sz w:val="16"/>
                  <w:szCs w:val="16"/>
                  <w:rtl/>
                </w:rPr>
                <w:delText xml:space="preserve"> ا</w:delText>
              </w:r>
            </w:del>
            <w:r w:rsidRPr="00354964">
              <w:rPr>
                <w:rFonts w:ascii="B Lotus" w:hAnsi="B Lotus" w:cs="B Lotus" w:hint="cs"/>
                <w:sz w:val="16"/>
                <w:szCs w:val="16"/>
                <w:rtl/>
              </w:rPr>
              <w:t>ست.</w:t>
            </w:r>
          </w:p>
        </w:tc>
      </w:tr>
      <w:tr w:rsidR="00EA6F4D" w:rsidRPr="00EA6F4D" w14:paraId="2C8AC7C9"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D9E2F3" w:themeFill="accent5" w:themeFillTint="33"/>
            <w:vAlign w:val="center"/>
          </w:tcPr>
          <w:p w14:paraId="111F54D6" w14:textId="77777777" w:rsidR="00EA6F4D" w:rsidRPr="00354964" w:rsidRDefault="00EA6F4D" w:rsidP="00EA6F4D">
            <w:pPr>
              <w:bidi/>
              <w:jc w:val="center"/>
              <w:rPr>
                <w:rFonts w:ascii="B Lotus" w:hAnsi="B Lotus" w:cs="B Lotus"/>
                <w:sz w:val="16"/>
                <w:szCs w:val="16"/>
                <w:rtl/>
                <w:lang w:bidi="fa-IR"/>
              </w:rPr>
            </w:pPr>
          </w:p>
        </w:tc>
        <w:tc>
          <w:tcPr>
            <w:tcW w:w="1984" w:type="dxa"/>
            <w:vMerge/>
            <w:shd w:val="clear" w:color="auto" w:fill="D9E2F3" w:themeFill="accent5" w:themeFillTint="33"/>
            <w:vAlign w:val="center"/>
          </w:tcPr>
          <w:p w14:paraId="7A064A0A"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992" w:type="dxa"/>
            <w:vMerge/>
            <w:shd w:val="clear" w:color="auto" w:fill="D9E2F3" w:themeFill="accent5" w:themeFillTint="33"/>
            <w:vAlign w:val="center"/>
          </w:tcPr>
          <w:p w14:paraId="5E535997"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11" w:type="dxa"/>
            <w:vMerge/>
            <w:shd w:val="clear" w:color="auto" w:fill="D9E2F3" w:themeFill="accent5" w:themeFillTint="33"/>
            <w:vAlign w:val="center"/>
          </w:tcPr>
          <w:p w14:paraId="3EA0EEB7"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08" w:type="dxa"/>
            <w:vMerge/>
            <w:shd w:val="clear" w:color="auto" w:fill="D9E2F3" w:themeFill="accent5" w:themeFillTint="33"/>
          </w:tcPr>
          <w:p w14:paraId="3EF2BBCC"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18" w:type="dxa"/>
            <w:shd w:val="clear" w:color="auto" w:fill="D9E2F3" w:themeFill="accent5" w:themeFillTint="33"/>
            <w:vAlign w:val="center"/>
          </w:tcPr>
          <w:p w14:paraId="011B485F" w14:textId="77777777" w:rsidR="00EA6F4D" w:rsidRPr="00354964" w:rsidRDefault="00EA6F4D" w:rsidP="00C00358">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اهداف و م</w:t>
            </w:r>
            <w:del w:id="15921" w:author="Mehrnazi Boojari" w:date="2019-01-15T02:21:00Z">
              <w:r w:rsidRPr="00354964" w:rsidDel="00C00358">
                <w:rPr>
                  <w:rFonts w:ascii="B Lotus" w:hAnsi="B Lotus" w:cs="B Lotus" w:hint="cs"/>
                  <w:sz w:val="18"/>
                  <w:szCs w:val="18"/>
                  <w:rtl/>
                  <w:lang w:bidi="fa-IR"/>
                </w:rPr>
                <w:delText>ا</w:delText>
              </w:r>
            </w:del>
            <w:ins w:id="15922" w:author="Mehrnazi Boojari" w:date="2019-01-15T02:21:00Z">
              <w:r w:rsidR="00C00358">
                <w:rPr>
                  <w:rFonts w:ascii="B Lotus" w:hAnsi="B Lotus" w:cs="B Lotus" w:hint="cs"/>
                  <w:sz w:val="18"/>
                  <w:szCs w:val="18"/>
                  <w:rtl/>
                  <w:lang w:bidi="fa-IR"/>
                </w:rPr>
                <w:t>أ</w:t>
              </w:r>
            </w:ins>
            <w:r w:rsidRPr="00354964">
              <w:rPr>
                <w:rFonts w:ascii="B Lotus" w:hAnsi="B Lotus" w:cs="B Lotus" w:hint="cs"/>
                <w:sz w:val="18"/>
                <w:szCs w:val="18"/>
                <w:rtl/>
                <w:lang w:bidi="fa-IR"/>
              </w:rPr>
              <w:t>موریت</w:t>
            </w:r>
            <w:del w:id="15923" w:author="Mehrnazi Boojari" w:date="2019-01-07T09:46:00Z">
              <w:r w:rsidRPr="00354964" w:rsidDel="006F7CCF">
                <w:rPr>
                  <w:rFonts w:ascii="B Lotus" w:hAnsi="B Lotus" w:cs="B Lotus" w:hint="cs"/>
                  <w:sz w:val="18"/>
                  <w:szCs w:val="18"/>
                  <w:rtl/>
                  <w:lang w:bidi="fa-IR"/>
                </w:rPr>
                <w:delText xml:space="preserve"> های </w:delText>
              </w:r>
            </w:del>
            <w:ins w:id="15924" w:author="Mehrnazi Boojari" w:date="2019-01-07T09:46:00Z">
              <w:r w:rsidR="006F7CCF">
                <w:rPr>
                  <w:rFonts w:ascii="B Lotus" w:hAnsi="B Lotus" w:cs="B Lotus" w:hint="cs"/>
                  <w:sz w:val="18"/>
                  <w:szCs w:val="18"/>
                  <w:rtl/>
                  <w:lang w:bidi="fa-IR"/>
                </w:rPr>
                <w:t xml:space="preserve">‌های </w:t>
              </w:r>
            </w:ins>
            <w:r w:rsidRPr="00354964">
              <w:rPr>
                <w:rFonts w:ascii="B Lotus" w:hAnsi="B Lotus" w:cs="B Lotus" w:hint="cs"/>
                <w:sz w:val="18"/>
                <w:szCs w:val="18"/>
                <w:rtl/>
                <w:lang w:bidi="fa-IR"/>
              </w:rPr>
              <w:t>وزارت کشور</w:t>
            </w:r>
          </w:p>
        </w:tc>
        <w:tc>
          <w:tcPr>
            <w:tcW w:w="2126" w:type="dxa"/>
            <w:shd w:val="clear" w:color="auto" w:fill="D9E2F3" w:themeFill="accent5" w:themeFillTint="33"/>
            <w:vAlign w:val="center"/>
          </w:tcPr>
          <w:p w14:paraId="0EB40E06" w14:textId="0F89429C" w:rsidR="00EA6F4D" w:rsidRPr="00354964"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EA7237">
              <w:rPr>
                <w:rFonts w:ascii="B Lotus" w:hAnsi="B Lotus" w:cs="B Lotus"/>
                <w:sz w:val="16"/>
                <w:szCs w:val="16"/>
                <w:rtl/>
                <w:rPrChange w:id="15925" w:author="Mehrnazi Boojari" w:date="2019-01-15T02:24:00Z">
                  <w:rPr>
                    <w:rFonts w:ascii="B Lotus" w:eastAsia="B Nazanin" w:hAnsi="B Lotus" w:cs="B Lotus"/>
                    <w:b/>
                    <w:bCs/>
                    <w:color w:val="000000" w:themeColor="text1"/>
                    <w:sz w:val="16"/>
                    <w:szCs w:val="16"/>
                    <w:rtl/>
                    <w:lang w:bidi="fa-IR"/>
                  </w:rPr>
                </w:rPrChange>
              </w:rPr>
              <w:t>-</w:t>
            </w:r>
            <w:r w:rsidR="00EA7237" w:rsidRPr="00EA7237">
              <w:rPr>
                <w:rFonts w:ascii="B Lotus" w:hAnsi="B Lotus" w:cs="B Lotus" w:hint="cs"/>
                <w:sz w:val="16"/>
                <w:szCs w:val="16"/>
                <w:rtl/>
              </w:rPr>
              <w:t xml:space="preserve"> </w:t>
            </w:r>
            <w:r w:rsidRPr="00EA7237">
              <w:rPr>
                <w:rFonts w:ascii="B Lotus" w:hAnsi="B Lotus" w:cs="B Lotus"/>
                <w:sz w:val="16"/>
                <w:szCs w:val="16"/>
                <w:rtl/>
              </w:rPr>
              <w:t xml:space="preserve">تلاش </w:t>
            </w:r>
            <w:del w:id="15926" w:author="Mehrnazi Boojari" w:date="2019-01-08T02:08:00Z">
              <w:r w:rsidRPr="00EA7237" w:rsidDel="00310BDA">
                <w:rPr>
                  <w:rFonts w:ascii="B Lotus" w:hAnsi="B Lotus" w:cs="B Lotus"/>
                  <w:sz w:val="16"/>
                  <w:szCs w:val="16"/>
                  <w:rtl/>
                </w:rPr>
                <w:delText>در جهت</w:delText>
              </w:r>
            </w:del>
            <w:ins w:id="15927" w:author="Mehrnazi Boojari" w:date="2019-01-08T02:08:00Z">
              <w:r w:rsidR="00310BDA" w:rsidRPr="00EA7237">
                <w:rPr>
                  <w:rFonts w:ascii="B Lotus" w:hAnsi="B Lotus" w:cs="B Lotus"/>
                  <w:sz w:val="16"/>
                  <w:szCs w:val="16"/>
                  <w:rtl/>
                </w:rPr>
                <w:t>به</w:t>
              </w:r>
              <w:r w:rsidR="00310BDA" w:rsidRPr="00EA7237">
                <w:rPr>
                  <w:rFonts w:ascii="B Lotus" w:hAnsi="B Lotus" w:cs="B Lotus" w:hint="cs"/>
                  <w:sz w:val="16"/>
                  <w:szCs w:val="16"/>
                  <w:rtl/>
                </w:rPr>
                <w:t>‌</w:t>
              </w:r>
              <w:r w:rsidR="00310BDA" w:rsidRPr="00EA7237">
                <w:rPr>
                  <w:rFonts w:ascii="B Lotus" w:hAnsi="B Lotus" w:cs="B Lotus"/>
                  <w:sz w:val="16"/>
                  <w:szCs w:val="16"/>
                  <w:rtl/>
                </w:rPr>
                <w:t>منظور</w:t>
              </w:r>
            </w:ins>
            <w:r w:rsidRPr="00EA7237">
              <w:rPr>
                <w:rFonts w:ascii="B Lotus" w:hAnsi="B Lotus" w:cs="B Lotus"/>
                <w:sz w:val="16"/>
                <w:szCs w:val="16"/>
                <w:rtl/>
              </w:rPr>
              <w:t xml:space="preserve"> تحقق و توسعه آزادی</w:t>
            </w:r>
            <w:del w:id="15928" w:author="Mehrnazi Boojari" w:date="2019-01-07T09:46:00Z">
              <w:r w:rsidRPr="00EA7237" w:rsidDel="006F7CCF">
                <w:rPr>
                  <w:rFonts w:ascii="B Lotus" w:hAnsi="B Lotus" w:cs="B Lotus"/>
                  <w:sz w:val="16"/>
                  <w:szCs w:val="16"/>
                  <w:rtl/>
                </w:rPr>
                <w:delText xml:space="preserve"> های </w:delText>
              </w:r>
            </w:del>
            <w:ins w:id="15929" w:author="Mehrnazi Boojari" w:date="2019-01-07T09:46:00Z">
              <w:r w:rsidR="006F7CCF" w:rsidRPr="00EA7237">
                <w:rPr>
                  <w:rFonts w:ascii="B Lotus" w:hAnsi="B Lotus" w:cs="B Lotus" w:hint="cs"/>
                  <w:sz w:val="16"/>
                  <w:szCs w:val="16"/>
                  <w:rtl/>
                </w:rPr>
                <w:t>‌</w:t>
              </w:r>
              <w:r w:rsidR="006F7CCF" w:rsidRPr="00EA7237">
                <w:rPr>
                  <w:rFonts w:ascii="B Lotus" w:hAnsi="B Lotus" w:cs="B Lotus"/>
                  <w:sz w:val="16"/>
                  <w:szCs w:val="16"/>
                  <w:rtl/>
                </w:rPr>
                <w:t xml:space="preserve">های </w:t>
              </w:r>
            </w:ins>
            <w:r w:rsidRPr="00EA7237">
              <w:rPr>
                <w:rFonts w:ascii="B Lotus" w:hAnsi="B Lotus" w:cs="B Lotus"/>
                <w:sz w:val="16"/>
                <w:szCs w:val="16"/>
                <w:rtl/>
              </w:rPr>
              <w:t>سیاسی و اجتماعی در چارچوب</w:t>
            </w:r>
            <w:r w:rsidRPr="00354964">
              <w:rPr>
                <w:rFonts w:ascii="B Lotus" w:hAnsi="B Lotus" w:cs="B Lotus"/>
                <w:sz w:val="16"/>
                <w:szCs w:val="16"/>
                <w:rtl/>
              </w:rPr>
              <w:t xml:space="preserve"> قانون اساسی و سایر قوانین کشور و</w:t>
            </w:r>
            <w:del w:id="15930" w:author="Mehrnazi Boojari" w:date="2019-01-07T10:51:00Z">
              <w:r w:rsidRPr="00354964" w:rsidDel="006A1F1D">
                <w:rPr>
                  <w:rFonts w:ascii="B Lotus" w:hAnsi="B Lotus" w:cs="B Lotus"/>
                  <w:sz w:val="16"/>
                  <w:szCs w:val="16"/>
                  <w:rtl/>
                </w:rPr>
                <w:delText xml:space="preserve"> تأمین </w:delText>
              </w:r>
            </w:del>
            <w:ins w:id="15931" w:author="Mehrnazi Boojari" w:date="2019-01-07T10:51:00Z">
              <w:r w:rsidR="006A1F1D">
                <w:rPr>
                  <w:rFonts w:ascii="B Lotus" w:hAnsi="B Lotus" w:cs="B Lotus"/>
                  <w:sz w:val="16"/>
                  <w:szCs w:val="16"/>
                  <w:rtl/>
                </w:rPr>
                <w:t xml:space="preserve"> تأمین </w:t>
              </w:r>
            </w:ins>
            <w:r w:rsidRPr="00354964">
              <w:rPr>
                <w:rFonts w:ascii="B Lotus" w:hAnsi="B Lotus" w:cs="B Lotus"/>
                <w:sz w:val="16"/>
                <w:szCs w:val="16"/>
                <w:rtl/>
              </w:rPr>
              <w:t xml:space="preserve">توسعه سیاسی و اجتماعی پایدار و </w:t>
            </w:r>
            <w:del w:id="15932" w:author="Mehrnazi Boojari" w:date="2019-01-07T10:19:00Z">
              <w:r w:rsidRPr="00354964" w:rsidDel="0028073B">
                <w:rPr>
                  <w:rFonts w:ascii="B Lotus" w:hAnsi="B Lotus" w:cs="B Lotus"/>
                  <w:sz w:val="16"/>
                  <w:szCs w:val="16"/>
                  <w:rtl/>
                </w:rPr>
                <w:delText>ارتقاء سطح</w:delText>
              </w:r>
            </w:del>
            <w:ins w:id="15933" w:author="Mehrnazi Boojari" w:date="2019-01-07T10:19:00Z">
              <w:r w:rsidR="0028073B">
                <w:rPr>
                  <w:rFonts w:ascii="B Lotus" w:hAnsi="B Lotus" w:cs="B Lotus"/>
                  <w:sz w:val="16"/>
                  <w:szCs w:val="16"/>
                  <w:rtl/>
                </w:rPr>
                <w:t>ارتقای سطح</w:t>
              </w:r>
            </w:ins>
            <w:r w:rsidRPr="00354964">
              <w:rPr>
                <w:rFonts w:ascii="B Lotus" w:hAnsi="B Lotus" w:cs="B Lotus"/>
                <w:sz w:val="16"/>
                <w:szCs w:val="16"/>
                <w:rtl/>
              </w:rPr>
              <w:t xml:space="preserve"> مشارکت عمومی</w:t>
            </w:r>
            <w:r w:rsidRPr="00354964">
              <w:rPr>
                <w:rFonts w:ascii="B Lotus" w:hAnsi="B Lotus" w:cs="B Lotus"/>
                <w:sz w:val="16"/>
                <w:szCs w:val="16"/>
              </w:rPr>
              <w:t xml:space="preserve"> </w:t>
            </w:r>
          </w:p>
        </w:tc>
      </w:tr>
      <w:tr w:rsidR="00EA6F4D" w:rsidRPr="00EA6F4D" w14:paraId="6D1FA955"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E2EFD9" w:themeFill="accent6" w:themeFillTint="33"/>
            <w:vAlign w:val="center"/>
          </w:tcPr>
          <w:p w14:paraId="631F338F" w14:textId="77777777" w:rsidR="00EA6F4D" w:rsidRPr="00354964" w:rsidRDefault="00EA6F4D" w:rsidP="00EA6F4D">
            <w:pPr>
              <w:bidi/>
              <w:jc w:val="center"/>
              <w:rPr>
                <w:rFonts w:ascii="B Lotus" w:hAnsi="B Lotus" w:cs="B Lotus"/>
                <w:sz w:val="16"/>
                <w:szCs w:val="16"/>
                <w:rtl/>
                <w:lang w:bidi="fa-IR"/>
              </w:rPr>
            </w:pPr>
            <w:del w:id="15934" w:author="Mehrnazi Boojari" w:date="2019-01-13T07:10:00Z">
              <w:r w:rsidRPr="00354964" w:rsidDel="002E51AF">
                <w:rPr>
                  <w:rFonts w:ascii="B Lotus" w:hAnsi="B Lotus" w:cs="B Lotus" w:hint="cs"/>
                  <w:sz w:val="16"/>
                  <w:szCs w:val="16"/>
                  <w:rtl/>
                  <w:lang w:bidi="fa-IR"/>
                </w:rPr>
                <w:delText>برنامه ریزی</w:delText>
              </w:r>
            </w:del>
            <w:ins w:id="15935" w:author="Mehrnazi Boojari" w:date="2019-01-13T07:10:00Z">
              <w:r w:rsidR="002E51AF">
                <w:rPr>
                  <w:rFonts w:ascii="B Lotus" w:hAnsi="B Lotus" w:cs="B Lotus" w:hint="cs"/>
                  <w:sz w:val="16"/>
                  <w:szCs w:val="16"/>
                  <w:rtl/>
                  <w:lang w:bidi="fa-IR"/>
                </w:rPr>
                <w:t>برنامه‌ریزی</w:t>
              </w:r>
            </w:ins>
          </w:p>
        </w:tc>
        <w:tc>
          <w:tcPr>
            <w:tcW w:w="1984" w:type="dxa"/>
            <w:shd w:val="clear" w:color="auto" w:fill="E2EFD9" w:themeFill="accent6" w:themeFillTint="33"/>
            <w:vAlign w:val="center"/>
          </w:tcPr>
          <w:p w14:paraId="3F09ECB9"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sz w:val="18"/>
                <w:szCs w:val="18"/>
                <w:rtl/>
                <w:lang w:bidi="fa-IR"/>
              </w:rPr>
              <w:t>تدو</w:t>
            </w:r>
            <w:r w:rsidRPr="00354964">
              <w:rPr>
                <w:rFonts w:ascii="B Lotus" w:hAnsi="B Lotus" w:cs="B Lotus" w:hint="cs"/>
                <w:sz w:val="18"/>
                <w:szCs w:val="18"/>
                <w:rtl/>
                <w:lang w:bidi="fa-IR"/>
              </w:rPr>
              <w:t>ی</w:t>
            </w:r>
            <w:r w:rsidRPr="00354964">
              <w:rPr>
                <w:rFonts w:ascii="B Lotus" w:hAnsi="B Lotus" w:cs="B Lotus" w:hint="eastAsia"/>
                <w:sz w:val="18"/>
                <w:szCs w:val="18"/>
                <w:rtl/>
                <w:lang w:bidi="fa-IR"/>
              </w:rPr>
              <w:t>ن</w:t>
            </w:r>
            <w:r w:rsidRPr="00354964">
              <w:rPr>
                <w:rFonts w:ascii="B Lotus" w:hAnsi="B Lotus" w:cs="B Lotus"/>
                <w:sz w:val="18"/>
                <w:szCs w:val="18"/>
                <w:rtl/>
                <w:lang w:bidi="fa-IR"/>
              </w:rPr>
              <w:t xml:space="preserve"> دستورالعمل</w:t>
            </w:r>
            <w:ins w:id="15936" w:author="Mehrnazi Boojari" w:date="2019-01-15T02:21:00Z">
              <w:r w:rsidR="00C00358">
                <w:rPr>
                  <w:rFonts w:ascii="B Lotus" w:hAnsi="B Lotus" w:cs="B Nazanin" w:hint="cs"/>
                  <w:sz w:val="18"/>
                  <w:szCs w:val="18"/>
                  <w:rtl/>
                  <w:lang w:bidi="fa-IR"/>
                </w:rPr>
                <w:t>‌</w:t>
              </w:r>
            </w:ins>
            <w:del w:id="15937" w:author="Mehrnazi Boojari" w:date="2019-01-15T02:21:00Z">
              <w:r w:rsidRPr="00354964" w:rsidDel="00C00358">
                <w:rPr>
                  <w:rFonts w:ascii="B Lotus" w:hAnsi="B Lotus" w:cs="B Lotus"/>
                  <w:sz w:val="18"/>
                  <w:szCs w:val="18"/>
                  <w:rtl/>
                  <w:lang w:bidi="fa-IR"/>
                </w:rPr>
                <w:delText>‌</w:delText>
              </w:r>
            </w:del>
            <w:r w:rsidRPr="00354964">
              <w:rPr>
                <w:rFonts w:ascii="B Lotus" w:hAnsi="B Lotus" w:cs="B Lotus"/>
                <w:sz w:val="18"/>
                <w:szCs w:val="18"/>
                <w:rtl/>
                <w:lang w:bidi="fa-IR"/>
              </w:rPr>
              <w:t>ها</w:t>
            </w:r>
            <w:r w:rsidRPr="00354964">
              <w:rPr>
                <w:rFonts w:ascii="B Lotus" w:hAnsi="B Lotus" w:cs="B Lotus" w:hint="cs"/>
                <w:sz w:val="18"/>
                <w:szCs w:val="18"/>
                <w:rtl/>
                <w:lang w:bidi="fa-IR"/>
              </w:rPr>
              <w:t>یی</w:t>
            </w:r>
            <w:r w:rsidRPr="00354964">
              <w:rPr>
                <w:rFonts w:ascii="B Lotus" w:hAnsi="B Lotus" w:cs="B Lotus"/>
                <w:sz w:val="18"/>
                <w:szCs w:val="18"/>
                <w:rtl/>
                <w:lang w:bidi="fa-IR"/>
              </w:rPr>
              <w:t xml:space="preserve"> </w:t>
            </w:r>
            <w:del w:id="15938" w:author="Mehrnazi Boojari" w:date="2019-01-10T01:06:00Z">
              <w:r w:rsidRPr="00354964" w:rsidDel="00647583">
                <w:rPr>
                  <w:rFonts w:ascii="B Lotus" w:hAnsi="B Lotus" w:cs="B Lotus"/>
                  <w:sz w:val="18"/>
                  <w:szCs w:val="18"/>
                  <w:rtl/>
                  <w:lang w:bidi="fa-IR"/>
                </w:rPr>
                <w:delText>مبتن</w:delText>
              </w:r>
              <w:r w:rsidRPr="00354964" w:rsidDel="00647583">
                <w:rPr>
                  <w:rFonts w:ascii="B Lotus" w:hAnsi="B Lotus" w:cs="B Lotus" w:hint="cs"/>
                  <w:sz w:val="18"/>
                  <w:szCs w:val="18"/>
                  <w:rtl/>
                  <w:lang w:bidi="fa-IR"/>
                </w:rPr>
                <w:delText>ی</w:delText>
              </w:r>
              <w:r w:rsidRPr="00354964" w:rsidDel="00647583">
                <w:rPr>
                  <w:rFonts w:ascii="B Lotus" w:hAnsi="B Lotus" w:cs="B Lotus"/>
                  <w:sz w:val="18"/>
                  <w:szCs w:val="18"/>
                  <w:rtl/>
                  <w:lang w:bidi="fa-IR"/>
                </w:rPr>
                <w:delText xml:space="preserve"> بر</w:delText>
              </w:r>
            </w:del>
            <w:ins w:id="15939" w:author="Mehrnazi Boojari" w:date="2019-01-10T01:06:00Z">
              <w:r w:rsidR="00647583">
                <w:rPr>
                  <w:rFonts w:ascii="B Lotus" w:hAnsi="B Lotus" w:cs="B Lotus"/>
                  <w:sz w:val="18"/>
                  <w:szCs w:val="18"/>
                  <w:rtl/>
                  <w:lang w:bidi="fa-IR"/>
                </w:rPr>
                <w:t>مبتنی</w:t>
              </w:r>
              <w:r w:rsidR="00647583">
                <w:rPr>
                  <w:rFonts w:ascii="Times New Roman" w:hAnsi="Times New Roman" w:cs="Times New Roman" w:hint="cs"/>
                  <w:sz w:val="18"/>
                  <w:szCs w:val="18"/>
                  <w:rtl/>
                  <w:lang w:bidi="fa-IR"/>
                </w:rPr>
                <w:t> </w:t>
              </w:r>
              <w:r w:rsidR="00647583">
                <w:rPr>
                  <w:rFonts w:ascii="B Lotus" w:hAnsi="B Lotus" w:cs="B Lotus"/>
                  <w:sz w:val="18"/>
                  <w:szCs w:val="18"/>
                  <w:rtl/>
                  <w:lang w:bidi="fa-IR"/>
                </w:rPr>
                <w:t>بر</w:t>
              </w:r>
            </w:ins>
            <w:r w:rsidRPr="00354964">
              <w:rPr>
                <w:rFonts w:ascii="B Lotus" w:hAnsi="B Lotus" w:cs="B Lotus"/>
                <w:sz w:val="18"/>
                <w:szCs w:val="18"/>
                <w:rtl/>
                <w:lang w:bidi="fa-IR"/>
              </w:rPr>
              <w:t xml:space="preserve"> گفتمان‌ساز</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ساخت مساکن </w:t>
            </w:r>
            <w:del w:id="15940" w:author="Mehrnazi Boojari" w:date="2019-01-10T01:06:00Z">
              <w:r w:rsidRPr="00354964" w:rsidDel="00647583">
                <w:rPr>
                  <w:rFonts w:ascii="B Lotus" w:hAnsi="B Lotus" w:cs="B Lotus"/>
                  <w:sz w:val="18"/>
                  <w:szCs w:val="18"/>
                  <w:rtl/>
                  <w:lang w:bidi="fa-IR"/>
                </w:rPr>
                <w:delText>مبتن</w:delText>
              </w:r>
              <w:r w:rsidRPr="00354964" w:rsidDel="00647583">
                <w:rPr>
                  <w:rFonts w:ascii="B Lotus" w:hAnsi="B Lotus" w:cs="B Lotus" w:hint="cs"/>
                  <w:sz w:val="18"/>
                  <w:szCs w:val="18"/>
                  <w:rtl/>
                  <w:lang w:bidi="fa-IR"/>
                </w:rPr>
                <w:delText>ی</w:delText>
              </w:r>
              <w:r w:rsidRPr="00354964" w:rsidDel="00647583">
                <w:rPr>
                  <w:rFonts w:ascii="B Lotus" w:hAnsi="B Lotus" w:cs="B Lotus"/>
                  <w:sz w:val="18"/>
                  <w:szCs w:val="18"/>
                  <w:rtl/>
                  <w:lang w:bidi="fa-IR"/>
                </w:rPr>
                <w:delText xml:space="preserve"> بر</w:delText>
              </w:r>
            </w:del>
            <w:ins w:id="15941" w:author="Mehrnazi Boojari" w:date="2019-01-10T01:06:00Z">
              <w:r w:rsidR="00647583">
                <w:rPr>
                  <w:rFonts w:ascii="B Lotus" w:hAnsi="B Lotus" w:cs="B Lotus"/>
                  <w:sz w:val="18"/>
                  <w:szCs w:val="18"/>
                  <w:rtl/>
                  <w:lang w:bidi="fa-IR"/>
                </w:rPr>
                <w:t>مبتنی</w:t>
              </w:r>
              <w:r w:rsidR="00647583">
                <w:rPr>
                  <w:rFonts w:ascii="Times New Roman" w:hAnsi="Times New Roman" w:cs="Times New Roman" w:hint="cs"/>
                  <w:sz w:val="18"/>
                  <w:szCs w:val="18"/>
                  <w:rtl/>
                  <w:lang w:bidi="fa-IR"/>
                </w:rPr>
                <w:t> </w:t>
              </w:r>
              <w:r w:rsidR="00647583">
                <w:rPr>
                  <w:rFonts w:ascii="B Lotus" w:hAnsi="B Lotus" w:cs="B Lotus"/>
                  <w:sz w:val="18"/>
                  <w:szCs w:val="18"/>
                  <w:rtl/>
                  <w:lang w:bidi="fa-IR"/>
                </w:rPr>
                <w:t>بر</w:t>
              </w:r>
            </w:ins>
            <w:r w:rsidRPr="00354964">
              <w:rPr>
                <w:rFonts w:ascii="B Lotus" w:hAnsi="B Lotus" w:cs="B Lotus"/>
                <w:sz w:val="18"/>
                <w:szCs w:val="18"/>
                <w:rtl/>
                <w:lang w:bidi="fa-IR"/>
              </w:rPr>
              <w:t xml:space="preserve"> بوم، مع</w:t>
            </w:r>
            <w:r w:rsidRPr="00354964">
              <w:rPr>
                <w:rFonts w:ascii="B Lotus" w:hAnsi="B Lotus" w:cs="B Lotus" w:hint="cs"/>
                <w:sz w:val="18"/>
                <w:szCs w:val="18"/>
                <w:rtl/>
                <w:lang w:bidi="fa-IR"/>
              </w:rPr>
              <w:t>ی</w:t>
            </w:r>
            <w:r w:rsidRPr="00354964">
              <w:rPr>
                <w:rFonts w:ascii="B Lotus" w:hAnsi="B Lotus" w:cs="B Lotus" w:hint="eastAsia"/>
                <w:sz w:val="18"/>
                <w:szCs w:val="18"/>
                <w:rtl/>
                <w:lang w:bidi="fa-IR"/>
              </w:rPr>
              <w:t>شت</w:t>
            </w:r>
            <w:r w:rsidRPr="00354964">
              <w:rPr>
                <w:rFonts w:ascii="B Lotus" w:hAnsi="B Lotus" w:cs="B Lotus"/>
                <w:sz w:val="18"/>
                <w:szCs w:val="18"/>
                <w:rtl/>
                <w:lang w:bidi="fa-IR"/>
              </w:rPr>
              <w:t xml:space="preserve"> و هو</w:t>
            </w:r>
            <w:r w:rsidRPr="00354964">
              <w:rPr>
                <w:rFonts w:ascii="B Lotus" w:hAnsi="B Lotus" w:cs="B Lotus" w:hint="cs"/>
                <w:sz w:val="18"/>
                <w:szCs w:val="18"/>
                <w:rtl/>
                <w:lang w:bidi="fa-IR"/>
              </w:rPr>
              <w:t>ی</w:t>
            </w:r>
            <w:r w:rsidRPr="00354964">
              <w:rPr>
                <w:rFonts w:ascii="B Lotus" w:hAnsi="B Lotus" w:cs="B Lotus" w:hint="eastAsia"/>
                <w:sz w:val="18"/>
                <w:szCs w:val="18"/>
                <w:rtl/>
                <w:lang w:bidi="fa-IR"/>
              </w:rPr>
              <w:t>ت</w:t>
            </w:r>
            <w:r w:rsidRPr="00354964">
              <w:rPr>
                <w:rFonts w:ascii="B Lotus" w:hAnsi="B Lotus" w:cs="B Lotus"/>
                <w:sz w:val="18"/>
                <w:szCs w:val="18"/>
                <w:rtl/>
                <w:lang w:bidi="fa-IR"/>
              </w:rPr>
              <w:t xml:space="preserve"> روستا</w:t>
            </w:r>
            <w:r w:rsidRPr="00354964">
              <w:rPr>
                <w:rFonts w:ascii="B Lotus" w:hAnsi="B Lotus" w:cs="B Lotus" w:hint="cs"/>
                <w:sz w:val="18"/>
                <w:szCs w:val="18"/>
                <w:rtl/>
                <w:lang w:bidi="fa-IR"/>
              </w:rPr>
              <w:t>یی</w:t>
            </w:r>
          </w:p>
        </w:tc>
        <w:tc>
          <w:tcPr>
            <w:tcW w:w="992" w:type="dxa"/>
            <w:shd w:val="clear" w:color="auto" w:fill="E2EFD9" w:themeFill="accent6" w:themeFillTint="33"/>
            <w:vAlign w:val="center"/>
          </w:tcPr>
          <w:p w14:paraId="7ACB496C"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بنیاد مسکن</w:t>
            </w:r>
          </w:p>
        </w:tc>
        <w:tc>
          <w:tcPr>
            <w:tcW w:w="2011" w:type="dxa"/>
            <w:shd w:val="clear" w:color="auto" w:fill="E2EFD9" w:themeFill="accent6" w:themeFillTint="33"/>
            <w:vAlign w:val="center"/>
          </w:tcPr>
          <w:p w14:paraId="63CCBABB"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وزارت جهاد</w:t>
            </w:r>
            <w:ins w:id="15942" w:author="Mehrnazi Boojari" w:date="2019-01-15T02:21:00Z">
              <w:r w:rsidR="00C00358">
                <w:rPr>
                  <w:rFonts w:ascii="B Lotus" w:hAnsi="B Lotus" w:cs="B Lotus" w:hint="cs"/>
                  <w:sz w:val="18"/>
                  <w:szCs w:val="18"/>
                  <w:rtl/>
                  <w:lang w:bidi="fa-IR"/>
                </w:rPr>
                <w:t xml:space="preserve"> </w:t>
              </w:r>
            </w:ins>
            <w:r w:rsidRPr="00354964">
              <w:rPr>
                <w:rFonts w:ascii="B Lotus" w:hAnsi="B Lotus" w:cs="B Lotus" w:hint="cs"/>
                <w:sz w:val="18"/>
                <w:szCs w:val="18"/>
                <w:rtl/>
                <w:lang w:bidi="fa-IR"/>
              </w:rPr>
              <w:t>کشاورزی، سازمان دهیاری</w:t>
            </w:r>
            <w:del w:id="15943" w:author="Mehrnazi Boojari" w:date="2019-01-07T09:45:00Z">
              <w:r w:rsidRPr="00354964" w:rsidDel="006F7CCF">
                <w:rPr>
                  <w:rFonts w:ascii="B Lotus" w:hAnsi="B Lotus" w:cs="B Lotus" w:hint="cs"/>
                  <w:sz w:val="18"/>
                  <w:szCs w:val="18"/>
                  <w:rtl/>
                  <w:lang w:bidi="fa-IR"/>
                </w:rPr>
                <w:delText xml:space="preserve"> ها </w:delText>
              </w:r>
            </w:del>
            <w:ins w:id="15944" w:author="Mehrnazi Boojari" w:date="2019-01-07T09:45:00Z">
              <w:r w:rsidR="006F7CCF">
                <w:rPr>
                  <w:rFonts w:ascii="B Lotus" w:hAnsi="B Lotus" w:cs="B Lotus" w:hint="cs"/>
                  <w:sz w:val="18"/>
                  <w:szCs w:val="18"/>
                  <w:rtl/>
                  <w:lang w:bidi="fa-IR"/>
                </w:rPr>
                <w:t xml:space="preserve">‌ها </w:t>
              </w:r>
            </w:ins>
            <w:r w:rsidRPr="00354964">
              <w:rPr>
                <w:rFonts w:ascii="B Lotus" w:hAnsi="B Lotus" w:cs="B Lotus" w:hint="cs"/>
                <w:sz w:val="18"/>
                <w:szCs w:val="18"/>
                <w:rtl/>
                <w:lang w:bidi="fa-IR"/>
              </w:rPr>
              <w:t>و دفتر شوراهای روستا</w:t>
            </w:r>
          </w:p>
        </w:tc>
        <w:tc>
          <w:tcPr>
            <w:tcW w:w="1408" w:type="dxa"/>
            <w:shd w:val="clear" w:color="auto" w:fill="E2EFD9" w:themeFill="accent6" w:themeFillTint="33"/>
            <w:vAlign w:val="center"/>
          </w:tcPr>
          <w:p w14:paraId="40247392"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sz w:val="18"/>
                <w:szCs w:val="18"/>
                <w:rtl/>
                <w:lang w:bidi="fa-IR"/>
              </w:rPr>
              <w:t>معاونت فرهنگ</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و اجتماع</w:t>
            </w:r>
            <w:r w:rsidRPr="00354964">
              <w:rPr>
                <w:rFonts w:ascii="B Lotus" w:hAnsi="B Lotus" w:cs="B Lotus" w:hint="cs"/>
                <w:sz w:val="18"/>
                <w:szCs w:val="18"/>
                <w:rtl/>
                <w:lang w:bidi="fa-IR"/>
              </w:rPr>
              <w:t>ی</w:t>
            </w:r>
          </w:p>
        </w:tc>
        <w:tc>
          <w:tcPr>
            <w:tcW w:w="1418" w:type="dxa"/>
            <w:shd w:val="clear" w:color="auto" w:fill="E2EFD9" w:themeFill="accent6" w:themeFillTint="33"/>
            <w:vAlign w:val="center"/>
          </w:tcPr>
          <w:p w14:paraId="5172877F"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sz w:val="18"/>
                <w:szCs w:val="18"/>
                <w:rtl/>
                <w:lang w:bidi="fa-IR"/>
              </w:rPr>
              <w:t>منشور اهداف اجرا</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طرح و</w:t>
            </w:r>
            <w:r w:rsidRPr="00354964">
              <w:rPr>
                <w:rFonts w:ascii="B Lotus" w:hAnsi="B Lotus" w:cs="B Lotus" w:hint="cs"/>
                <w:sz w:val="18"/>
                <w:szCs w:val="18"/>
                <w:rtl/>
                <w:lang w:bidi="fa-IR"/>
              </w:rPr>
              <w:t>ی</w:t>
            </w:r>
            <w:r w:rsidRPr="00354964">
              <w:rPr>
                <w:rFonts w:ascii="B Lotus" w:hAnsi="B Lotus" w:cs="B Lotus" w:hint="eastAsia"/>
                <w:sz w:val="18"/>
                <w:szCs w:val="18"/>
                <w:rtl/>
                <w:lang w:bidi="fa-IR"/>
              </w:rPr>
              <w:t>ژه</w:t>
            </w:r>
            <w:r w:rsidRPr="00354964">
              <w:rPr>
                <w:rFonts w:ascii="B Lotus" w:hAnsi="B Lotus" w:cs="B Lotus"/>
                <w:sz w:val="18"/>
                <w:szCs w:val="18"/>
                <w:rtl/>
                <w:lang w:bidi="fa-IR"/>
              </w:rPr>
              <w:t xml:space="preserve"> بهساز</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و نوساز</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مسکن روستا</w:t>
            </w:r>
            <w:r w:rsidRPr="00354964">
              <w:rPr>
                <w:rFonts w:ascii="B Lotus" w:hAnsi="B Lotus" w:cs="B Lotus" w:hint="cs"/>
                <w:sz w:val="18"/>
                <w:szCs w:val="18"/>
                <w:rtl/>
                <w:lang w:bidi="fa-IR"/>
              </w:rPr>
              <w:t>یی</w:t>
            </w:r>
          </w:p>
        </w:tc>
        <w:tc>
          <w:tcPr>
            <w:tcW w:w="2126" w:type="dxa"/>
            <w:shd w:val="clear" w:color="auto" w:fill="E2EFD9" w:themeFill="accent6" w:themeFillTint="33"/>
            <w:vAlign w:val="center"/>
          </w:tcPr>
          <w:p w14:paraId="31C4FCB6" w14:textId="77777777" w:rsidR="00EA6F4D" w:rsidRPr="00EA7237" w:rsidRDefault="00EA6F4D" w:rsidP="00AC7FCF">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EA7237">
              <w:rPr>
                <w:rFonts w:ascii="B Lotus" w:hAnsi="B Lotus" w:cs="B Lotus"/>
                <w:sz w:val="16"/>
                <w:szCs w:val="16"/>
                <w:rtl/>
                <w:lang w:bidi="fa-IR"/>
                <w:rPrChange w:id="15945" w:author="Mehrnazi Boojari" w:date="2019-01-15T02:24:00Z">
                  <w:rPr>
                    <w:rFonts w:ascii="B Lotus" w:eastAsia="B Nazanin" w:hAnsi="B Lotus" w:cs="B Lotus"/>
                    <w:b/>
                    <w:bCs/>
                    <w:color w:val="000000" w:themeColor="text1"/>
                    <w:sz w:val="16"/>
                    <w:szCs w:val="16"/>
                    <w:rtl/>
                    <w:lang w:bidi="fa-IR"/>
                  </w:rPr>
                </w:rPrChange>
              </w:rPr>
              <w:t>13.</w:t>
            </w:r>
            <w:r w:rsidRPr="00EA7237">
              <w:rPr>
                <w:rFonts w:ascii="B Lotus" w:hAnsi="B Lotus" w:cs="B Lotus"/>
                <w:sz w:val="16"/>
                <w:szCs w:val="16"/>
              </w:rPr>
              <w:t xml:space="preserve"> </w:t>
            </w:r>
            <w:r w:rsidRPr="00EA7237">
              <w:rPr>
                <w:rFonts w:ascii="B Lotus" w:hAnsi="B Lotus" w:cs="B Lotus"/>
                <w:sz w:val="16"/>
                <w:szCs w:val="16"/>
                <w:rtl/>
              </w:rPr>
              <w:t>تلاش در به</w:t>
            </w:r>
            <w:ins w:id="15946" w:author="Mehrnazi Boojari" w:date="2019-01-15T02:24:00Z">
              <w:r w:rsidR="00AC7FCF" w:rsidRPr="00EA7237">
                <w:rPr>
                  <w:rFonts w:ascii="B Lotus" w:hAnsi="B Lotus" w:cs="B Nazanin" w:hint="cs"/>
                  <w:sz w:val="16"/>
                  <w:szCs w:val="16"/>
                  <w:rtl/>
                </w:rPr>
                <w:t>‌</w:t>
              </w:r>
            </w:ins>
            <w:del w:id="15947" w:author="Mehrnazi Boojari" w:date="2019-01-15T02:24:00Z">
              <w:r w:rsidRPr="00EA7237" w:rsidDel="00AC7FCF">
                <w:rPr>
                  <w:rFonts w:ascii="B Lotus" w:hAnsi="B Lotus" w:cs="B Lotus"/>
                  <w:sz w:val="16"/>
                  <w:szCs w:val="16"/>
                  <w:rtl/>
                </w:rPr>
                <w:delText xml:space="preserve"> </w:delText>
              </w:r>
            </w:del>
            <w:r w:rsidRPr="00EA7237">
              <w:rPr>
                <w:rFonts w:ascii="B Lotus" w:hAnsi="B Lotus" w:cs="B Lotus"/>
                <w:sz w:val="16"/>
                <w:szCs w:val="16"/>
                <w:rtl/>
              </w:rPr>
              <w:t>حداقل</w:t>
            </w:r>
            <w:ins w:id="15948" w:author="Mehrnazi Boojari" w:date="2019-01-15T02:24:00Z">
              <w:r w:rsidR="00AC7FCF" w:rsidRPr="00EA7237">
                <w:rPr>
                  <w:rFonts w:ascii="B Lotus" w:hAnsi="B Lotus" w:cs="B Nazanin" w:hint="cs"/>
                  <w:sz w:val="16"/>
                  <w:szCs w:val="16"/>
                  <w:rtl/>
                </w:rPr>
                <w:t>‌</w:t>
              </w:r>
            </w:ins>
            <w:del w:id="15949" w:author="Mehrnazi Boojari" w:date="2019-01-15T02:24:00Z">
              <w:r w:rsidRPr="00EA7237" w:rsidDel="00AC7FCF">
                <w:rPr>
                  <w:rFonts w:ascii="B Lotus" w:hAnsi="B Lotus" w:cs="B Lotus"/>
                  <w:sz w:val="16"/>
                  <w:szCs w:val="16"/>
                  <w:rtl/>
                </w:rPr>
                <w:delText xml:space="preserve"> </w:delText>
              </w:r>
            </w:del>
            <w:r w:rsidRPr="00EA7237">
              <w:rPr>
                <w:rFonts w:ascii="B Lotus" w:hAnsi="B Lotus" w:cs="B Lotus"/>
                <w:sz w:val="16"/>
                <w:szCs w:val="16"/>
                <w:rtl/>
              </w:rPr>
              <w:t>رساندن آثار مخرب تقليد كوركورانه از ظواهر شهري نامناسب در توليد مسكن روستايي</w:t>
            </w:r>
            <w:del w:id="15950" w:author="Mehrnazi Boojari" w:date="2019-01-15T02:25:00Z">
              <w:r w:rsidRPr="00EA7237" w:rsidDel="00AC7FCF">
                <w:rPr>
                  <w:rFonts w:ascii="B Lotus" w:hAnsi="B Lotus" w:cs="B Lotus" w:hint="cs"/>
                  <w:sz w:val="16"/>
                  <w:szCs w:val="16"/>
                  <w:rtl/>
                </w:rPr>
                <w:delText>.</w:delText>
              </w:r>
            </w:del>
          </w:p>
        </w:tc>
      </w:tr>
      <w:tr w:rsidR="00EA6F4D" w:rsidRPr="00EA6F4D" w14:paraId="0A272604"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E2EFD9" w:themeFill="accent6" w:themeFillTint="33"/>
            <w:vAlign w:val="center"/>
          </w:tcPr>
          <w:p w14:paraId="72B00C33" w14:textId="77777777" w:rsidR="00EA6F4D" w:rsidRPr="00354964" w:rsidRDefault="00EA6F4D" w:rsidP="00EA6F4D">
            <w:pPr>
              <w:bidi/>
              <w:jc w:val="center"/>
              <w:rPr>
                <w:rFonts w:ascii="B Lotus" w:hAnsi="B Lotus" w:cs="B Lotus"/>
                <w:sz w:val="16"/>
                <w:szCs w:val="16"/>
                <w:rtl/>
                <w:lang w:bidi="fa-IR"/>
              </w:rPr>
            </w:pPr>
          </w:p>
        </w:tc>
        <w:tc>
          <w:tcPr>
            <w:tcW w:w="1984" w:type="dxa"/>
            <w:shd w:val="clear" w:color="auto" w:fill="E2EFD9" w:themeFill="accent6" w:themeFillTint="33"/>
            <w:vAlign w:val="center"/>
          </w:tcPr>
          <w:p w14:paraId="66D0F723"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اصلاح اهداف طرح</w:t>
            </w:r>
            <w:ins w:id="15951" w:author="Mehrnazi Boojari" w:date="2019-01-15T02:21:00Z">
              <w:r w:rsidR="00C00358">
                <w:rPr>
                  <w:rFonts w:ascii="B Lotus" w:hAnsi="B Lotus" w:cs="B Nazanin" w:hint="cs"/>
                  <w:sz w:val="18"/>
                  <w:szCs w:val="18"/>
                  <w:rtl/>
                  <w:lang w:bidi="fa-IR"/>
                </w:rPr>
                <w:t>‌</w:t>
              </w:r>
            </w:ins>
            <w:del w:id="15952" w:author="Mehrnazi Boojari" w:date="2019-01-07T09:46:00Z">
              <w:r w:rsidRPr="00354964" w:rsidDel="006F7CCF">
                <w:rPr>
                  <w:rFonts w:ascii="B Lotus" w:hAnsi="B Lotus" w:cs="B Lotus" w:hint="cs"/>
                  <w:sz w:val="18"/>
                  <w:szCs w:val="18"/>
                  <w:rtl/>
                  <w:lang w:bidi="fa-IR"/>
                </w:rPr>
                <w:delText xml:space="preserve"> های </w:delText>
              </w:r>
            </w:del>
            <w:ins w:id="15953" w:author="Mehrnazi Boojari" w:date="2019-01-07T09:46:00Z">
              <w:r w:rsidR="006F7CCF">
                <w:rPr>
                  <w:rFonts w:ascii="B Lotus" w:hAnsi="B Lotus" w:cs="B Lotus" w:hint="cs"/>
                  <w:sz w:val="18"/>
                  <w:szCs w:val="18"/>
                  <w:rtl/>
                  <w:lang w:bidi="fa-IR"/>
                </w:rPr>
                <w:t xml:space="preserve">‌های </w:t>
              </w:r>
            </w:ins>
            <w:r w:rsidRPr="00354964">
              <w:rPr>
                <w:rFonts w:ascii="B Lotus" w:hAnsi="B Lotus" w:cs="B Lotus" w:hint="cs"/>
                <w:sz w:val="18"/>
                <w:szCs w:val="18"/>
                <w:rtl/>
                <w:lang w:bidi="fa-IR"/>
              </w:rPr>
              <w:t>هادی روستایی و اضافی</w:t>
            </w:r>
            <w:del w:id="15954" w:author="Mehrnazi Boojari" w:date="2019-01-07T10:01:00Z">
              <w:r w:rsidRPr="00354964" w:rsidDel="00A31D6F">
                <w:rPr>
                  <w:rFonts w:ascii="B Lotus" w:hAnsi="B Lotus" w:cs="B Lotus" w:hint="cs"/>
                  <w:sz w:val="18"/>
                  <w:szCs w:val="18"/>
                  <w:rtl/>
                  <w:lang w:bidi="fa-IR"/>
                </w:rPr>
                <w:delText xml:space="preserve"> کردن </w:delText>
              </w:r>
            </w:del>
            <w:ins w:id="15955" w:author="Mehrnazi Boojari" w:date="2019-01-07T10:01:00Z">
              <w:r w:rsidR="00A31D6F">
                <w:rPr>
                  <w:rFonts w:ascii="B Lotus" w:hAnsi="B Lotus" w:cs="B Lotus" w:hint="cs"/>
                  <w:sz w:val="18"/>
                  <w:szCs w:val="18"/>
                  <w:rtl/>
                  <w:lang w:bidi="fa-IR"/>
                </w:rPr>
                <w:t xml:space="preserve">‌کردن </w:t>
              </w:r>
            </w:ins>
            <w:r w:rsidRPr="00354964">
              <w:rPr>
                <w:rFonts w:ascii="B Lotus" w:hAnsi="B Lotus" w:cs="B Lotus" w:hint="cs"/>
                <w:sz w:val="18"/>
                <w:szCs w:val="18"/>
                <w:rtl/>
                <w:lang w:bidi="fa-IR"/>
              </w:rPr>
              <w:t>سرفصل ارزش</w:t>
            </w:r>
            <w:del w:id="15956" w:author="Mehrnazi Boojari" w:date="2019-01-07T09:46:00Z">
              <w:r w:rsidRPr="00354964" w:rsidDel="006F7CCF">
                <w:rPr>
                  <w:rFonts w:ascii="B Lotus" w:hAnsi="B Lotus" w:cs="B Lotus" w:hint="cs"/>
                  <w:sz w:val="18"/>
                  <w:szCs w:val="18"/>
                  <w:rtl/>
                  <w:lang w:bidi="fa-IR"/>
                </w:rPr>
                <w:delText xml:space="preserve"> های </w:delText>
              </w:r>
            </w:del>
            <w:ins w:id="15957" w:author="Mehrnazi Boojari" w:date="2019-01-07T09:46:00Z">
              <w:r w:rsidR="006F7CCF">
                <w:rPr>
                  <w:rFonts w:ascii="B Lotus" w:hAnsi="B Lotus" w:cs="B Lotus" w:hint="cs"/>
                  <w:sz w:val="18"/>
                  <w:szCs w:val="18"/>
                  <w:rtl/>
                  <w:lang w:bidi="fa-IR"/>
                </w:rPr>
                <w:t xml:space="preserve">‌های </w:t>
              </w:r>
            </w:ins>
            <w:r w:rsidRPr="00354964">
              <w:rPr>
                <w:rFonts w:ascii="B Lotus" w:hAnsi="B Lotus" w:cs="B Lotus" w:hint="cs"/>
                <w:sz w:val="18"/>
                <w:szCs w:val="18"/>
                <w:rtl/>
                <w:lang w:bidi="fa-IR"/>
              </w:rPr>
              <w:t>فرهنگی و هویت بخش روستا</w:t>
            </w:r>
          </w:p>
        </w:tc>
        <w:tc>
          <w:tcPr>
            <w:tcW w:w="992" w:type="dxa"/>
            <w:shd w:val="clear" w:color="auto" w:fill="E2EFD9" w:themeFill="accent6" w:themeFillTint="33"/>
            <w:vAlign w:val="center"/>
          </w:tcPr>
          <w:p w14:paraId="79A5E83B"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rPr>
              <w:t xml:space="preserve">بنیاد مسکن </w:t>
            </w:r>
          </w:p>
        </w:tc>
        <w:tc>
          <w:tcPr>
            <w:tcW w:w="2011" w:type="dxa"/>
            <w:shd w:val="clear" w:color="auto" w:fill="E2EFD9" w:themeFill="accent6" w:themeFillTint="33"/>
            <w:vAlign w:val="center"/>
          </w:tcPr>
          <w:p w14:paraId="6CCB1C90" w14:textId="77777777" w:rsidR="00EA6F4D" w:rsidRPr="00354964" w:rsidRDefault="00EA6F4D" w:rsidP="00C00358">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سازمان دهیاری</w:t>
            </w:r>
            <w:ins w:id="15958" w:author="Mehrnazi Boojari" w:date="2019-01-15T02:21:00Z">
              <w:r w:rsidR="00C00358">
                <w:rPr>
                  <w:rFonts w:ascii="B Lotus" w:hAnsi="B Lotus" w:cs="B Nazanin" w:hint="cs"/>
                  <w:sz w:val="18"/>
                  <w:szCs w:val="18"/>
                  <w:rtl/>
                  <w:lang w:bidi="fa-IR"/>
                </w:rPr>
                <w:t>‌</w:t>
              </w:r>
            </w:ins>
            <w:del w:id="15959" w:author="Mehrnazi Boojari" w:date="2019-01-15T02:21:00Z">
              <w:r w:rsidRPr="00354964" w:rsidDel="00C00358">
                <w:rPr>
                  <w:rFonts w:ascii="B Lotus" w:hAnsi="B Lotus" w:cs="B Lotus" w:hint="cs"/>
                  <w:sz w:val="18"/>
                  <w:szCs w:val="18"/>
                  <w:rtl/>
                  <w:lang w:bidi="fa-IR"/>
                </w:rPr>
                <w:delText xml:space="preserve"> </w:delText>
              </w:r>
            </w:del>
            <w:r w:rsidRPr="00354964">
              <w:rPr>
                <w:rFonts w:ascii="B Lotus" w:hAnsi="B Lotus" w:cs="B Lotus" w:hint="cs"/>
                <w:sz w:val="18"/>
                <w:szCs w:val="18"/>
                <w:rtl/>
                <w:lang w:bidi="fa-IR"/>
              </w:rPr>
              <w:t>ها، شوراها،</w:t>
            </w:r>
            <w:ins w:id="15960" w:author="Mehrnazi Boojari" w:date="2019-01-15T02:21:00Z">
              <w:r w:rsidR="00C00358">
                <w:rPr>
                  <w:rFonts w:ascii="B Lotus" w:hAnsi="B Lotus" w:cs="B Lotus" w:hint="cs"/>
                  <w:sz w:val="18"/>
                  <w:szCs w:val="18"/>
                  <w:rtl/>
                  <w:lang w:bidi="fa-IR"/>
                </w:rPr>
                <w:t xml:space="preserve"> </w:t>
              </w:r>
            </w:ins>
            <w:r w:rsidRPr="00354964">
              <w:rPr>
                <w:rFonts w:ascii="B Lotus" w:hAnsi="B Lotus" w:cs="B Lotus" w:hint="cs"/>
                <w:sz w:val="18"/>
                <w:szCs w:val="18"/>
                <w:rtl/>
                <w:lang w:bidi="fa-IR"/>
              </w:rPr>
              <w:t>شورای عالی انقلاب فرهنگی</w:t>
            </w:r>
          </w:p>
        </w:tc>
        <w:tc>
          <w:tcPr>
            <w:tcW w:w="1408" w:type="dxa"/>
            <w:shd w:val="clear" w:color="auto" w:fill="E2EFD9" w:themeFill="accent6" w:themeFillTint="33"/>
            <w:vAlign w:val="center"/>
          </w:tcPr>
          <w:p w14:paraId="4713A757"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354964">
              <w:rPr>
                <w:rFonts w:ascii="B Lotus" w:hAnsi="B Lotus" w:cs="B Lotus"/>
                <w:sz w:val="18"/>
                <w:szCs w:val="18"/>
                <w:rtl/>
                <w:lang w:bidi="fa-IR"/>
              </w:rPr>
              <w:t>معاونت فرهنگ</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و اجتماع</w:t>
            </w:r>
            <w:r w:rsidRPr="00354964">
              <w:rPr>
                <w:rFonts w:ascii="B Lotus" w:hAnsi="B Lotus" w:cs="B Lotus" w:hint="cs"/>
                <w:sz w:val="18"/>
                <w:szCs w:val="18"/>
                <w:rtl/>
                <w:lang w:bidi="fa-IR"/>
              </w:rPr>
              <w:t>ی</w:t>
            </w:r>
          </w:p>
          <w:p w14:paraId="58078527"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18" w:type="dxa"/>
            <w:shd w:val="clear" w:color="auto" w:fill="E2EFD9" w:themeFill="accent6" w:themeFillTint="33"/>
            <w:vAlign w:val="center"/>
          </w:tcPr>
          <w:p w14:paraId="338C0D20" w14:textId="77777777" w:rsidR="00EA6F4D" w:rsidRPr="00354964" w:rsidRDefault="00EA6F4D" w:rsidP="00C00358">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del w:id="15961" w:author="Mehrnazi Boojari" w:date="2019-01-15T02:21:00Z">
              <w:r w:rsidRPr="00354964" w:rsidDel="00C00358">
                <w:rPr>
                  <w:rFonts w:ascii="B Lotus" w:hAnsi="B Lotus" w:cs="B Lotus" w:hint="cs"/>
                  <w:sz w:val="18"/>
                  <w:szCs w:val="18"/>
                  <w:rtl/>
                  <w:lang w:bidi="fa-IR"/>
                </w:rPr>
                <w:delText xml:space="preserve">ماده </w:delText>
              </w:r>
            </w:del>
            <w:ins w:id="15962" w:author="Mehrnazi Boojari" w:date="2019-01-15T02:21:00Z">
              <w:r w:rsidR="00C00358" w:rsidRPr="00354964">
                <w:rPr>
                  <w:rFonts w:ascii="B Lotus" w:hAnsi="B Lotus" w:cs="B Lotus" w:hint="cs"/>
                  <w:sz w:val="18"/>
                  <w:szCs w:val="18"/>
                  <w:rtl/>
                  <w:lang w:bidi="fa-IR"/>
                </w:rPr>
                <w:t>ماد</w:t>
              </w:r>
              <w:r w:rsidR="00C00358">
                <w:rPr>
                  <w:rFonts w:ascii="B Lotus" w:hAnsi="B Lotus" w:cs="B Lotus" w:hint="cs"/>
                  <w:sz w:val="18"/>
                  <w:szCs w:val="18"/>
                  <w:rtl/>
                  <w:lang w:bidi="fa-IR"/>
                </w:rPr>
                <w:t>ۀ</w:t>
              </w:r>
              <w:r w:rsidR="00C00358" w:rsidRPr="00354964">
                <w:rPr>
                  <w:rFonts w:ascii="B Lotus" w:hAnsi="B Lotus" w:cs="B Lotus" w:hint="cs"/>
                  <w:sz w:val="18"/>
                  <w:szCs w:val="18"/>
                  <w:rtl/>
                  <w:lang w:bidi="fa-IR"/>
                </w:rPr>
                <w:t xml:space="preserve"> </w:t>
              </w:r>
            </w:ins>
            <w:r w:rsidRPr="00354964">
              <w:rPr>
                <w:rFonts w:ascii="B Lotus" w:hAnsi="B Lotus" w:cs="B Lotus" w:hint="cs"/>
                <w:sz w:val="18"/>
                <w:szCs w:val="18"/>
                <w:rtl/>
                <w:lang w:bidi="fa-IR"/>
              </w:rPr>
              <w:t>2</w:t>
            </w:r>
            <w:del w:id="15963" w:author="Mehrnazi Boojari" w:date="2019-01-07T09:47:00Z">
              <w:r w:rsidRPr="00354964" w:rsidDel="006F7CCF">
                <w:rPr>
                  <w:rFonts w:ascii="B Lotus" w:hAnsi="B Lotus" w:cs="B Lotus" w:hint="cs"/>
                  <w:sz w:val="18"/>
                  <w:szCs w:val="18"/>
                  <w:rtl/>
                  <w:lang w:bidi="fa-IR"/>
                </w:rPr>
                <w:delText xml:space="preserve"> ؛</w:delText>
              </w:r>
            </w:del>
            <w:ins w:id="15964" w:author="Mehrnazi Boojari" w:date="2019-01-07T09:47:00Z">
              <w:r w:rsidR="006F7CCF">
                <w:rPr>
                  <w:rFonts w:ascii="B Lotus" w:hAnsi="B Lotus" w:cs="B Lotus" w:hint="cs"/>
                  <w:sz w:val="18"/>
                  <w:szCs w:val="18"/>
                  <w:rtl/>
                  <w:lang w:bidi="fa-IR"/>
                </w:rPr>
                <w:t>؛</w:t>
              </w:r>
            </w:ins>
            <w:r w:rsidRPr="00354964">
              <w:rPr>
                <w:rFonts w:ascii="B Lotus" w:hAnsi="B Lotus" w:cs="B Lotus" w:hint="cs"/>
                <w:sz w:val="18"/>
                <w:szCs w:val="18"/>
                <w:rtl/>
                <w:lang w:bidi="fa-IR"/>
              </w:rPr>
              <w:t xml:space="preserve"> </w:t>
            </w:r>
            <w:del w:id="15965" w:author="Mehrnazi Boojari" w:date="2019-01-15T02:21:00Z">
              <w:r w:rsidRPr="00354964" w:rsidDel="00C00358">
                <w:rPr>
                  <w:rFonts w:ascii="B Lotus" w:hAnsi="B Lotus" w:cs="B Lotus"/>
                  <w:sz w:val="18"/>
                  <w:szCs w:val="18"/>
                  <w:rtl/>
                </w:rPr>
                <w:delText xml:space="preserve">آئين‌ </w:delText>
              </w:r>
            </w:del>
            <w:ins w:id="15966" w:author="Mehrnazi Boojari" w:date="2019-01-15T02:21:00Z">
              <w:r w:rsidR="00C00358" w:rsidRPr="00354964">
                <w:rPr>
                  <w:rFonts w:ascii="B Lotus" w:hAnsi="B Lotus" w:cs="B Lotus"/>
                  <w:sz w:val="18"/>
                  <w:szCs w:val="18"/>
                  <w:rtl/>
                </w:rPr>
                <w:t>آ</w:t>
              </w:r>
              <w:r w:rsidR="00C00358">
                <w:rPr>
                  <w:rFonts w:ascii="B Lotus" w:hAnsi="B Lotus" w:cs="B Lotus" w:hint="cs"/>
                  <w:sz w:val="18"/>
                  <w:szCs w:val="18"/>
                  <w:rtl/>
                </w:rPr>
                <w:t>ی</w:t>
              </w:r>
              <w:r w:rsidR="00C00358" w:rsidRPr="00354964">
                <w:rPr>
                  <w:rFonts w:ascii="B Lotus" w:hAnsi="B Lotus" w:cs="B Lotus"/>
                  <w:sz w:val="18"/>
                  <w:szCs w:val="18"/>
                  <w:rtl/>
                </w:rPr>
                <w:t>ين‌</w:t>
              </w:r>
              <w:r w:rsidR="00C00358">
                <w:rPr>
                  <w:rFonts w:ascii="B Lotus" w:hAnsi="B Lotus" w:cs="B Nazanin" w:hint="cs"/>
                  <w:sz w:val="18"/>
                  <w:szCs w:val="18"/>
                  <w:rtl/>
                </w:rPr>
                <w:t>‌</w:t>
              </w:r>
            </w:ins>
            <w:r w:rsidRPr="00354964">
              <w:rPr>
                <w:rFonts w:ascii="B Lotus" w:hAnsi="B Lotus" w:cs="B Lotus"/>
                <w:sz w:val="18"/>
                <w:szCs w:val="18"/>
                <w:rtl/>
              </w:rPr>
              <w:t>نامه‌ اجرايي‌ تهيه‌ و تصويب‌ طرح</w:t>
            </w:r>
            <w:ins w:id="15967" w:author="Mehrnazi Boojari" w:date="2019-01-15T02:21:00Z">
              <w:r w:rsidR="00C00358">
                <w:rPr>
                  <w:rFonts w:ascii="B Lotus" w:hAnsi="B Lotus" w:cs="B Nazanin" w:hint="cs"/>
                  <w:sz w:val="18"/>
                  <w:szCs w:val="18"/>
                  <w:rtl/>
                </w:rPr>
                <w:t>‌</w:t>
              </w:r>
            </w:ins>
            <w:r w:rsidRPr="00354964">
              <w:rPr>
                <w:rFonts w:ascii="B Lotus" w:hAnsi="B Lotus" w:cs="B Lotus"/>
                <w:sz w:val="18"/>
                <w:szCs w:val="18"/>
                <w:rtl/>
              </w:rPr>
              <w:t>هاي‌ هادي‌ روستايي‌</w:t>
            </w:r>
          </w:p>
        </w:tc>
        <w:tc>
          <w:tcPr>
            <w:tcW w:w="2126" w:type="dxa"/>
            <w:shd w:val="clear" w:color="auto" w:fill="E2EFD9" w:themeFill="accent6" w:themeFillTint="33"/>
            <w:vAlign w:val="center"/>
          </w:tcPr>
          <w:p w14:paraId="1EE043F1" w14:textId="5CE91B07" w:rsidR="00EA6F4D" w:rsidRPr="00EA7237" w:rsidRDefault="00EA6F4D" w:rsidP="00EA7237">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EA7237">
              <w:rPr>
                <w:rFonts w:ascii="B Lotus" w:hAnsi="B Lotus" w:cs="B Lotus"/>
                <w:sz w:val="16"/>
                <w:szCs w:val="16"/>
                <w:rtl/>
                <w:rPrChange w:id="15968" w:author="Mehrnazi Boojari" w:date="2019-01-15T02:24:00Z">
                  <w:rPr>
                    <w:rFonts w:ascii="B Lotus" w:eastAsia="B Nazanin" w:hAnsi="B Lotus" w:cs="B Lotus"/>
                    <w:b/>
                    <w:bCs/>
                    <w:color w:val="000000" w:themeColor="text1"/>
                    <w:sz w:val="16"/>
                    <w:szCs w:val="16"/>
                    <w:rtl/>
                    <w:lang w:bidi="fa-IR"/>
                  </w:rPr>
                </w:rPrChange>
              </w:rPr>
              <w:t>الف</w:t>
            </w:r>
            <w:r w:rsidR="00EA7237" w:rsidRPr="00EA7237">
              <w:rPr>
                <w:rFonts w:ascii="B Lotus" w:hAnsi="B Lotus" w:cs="B Nazanin" w:hint="cs"/>
                <w:sz w:val="16"/>
                <w:szCs w:val="16"/>
                <w:rtl/>
              </w:rPr>
              <w:t>‌</w:t>
            </w:r>
            <w:r w:rsidRPr="00EA7237">
              <w:rPr>
                <w:rFonts w:ascii="B Lotus" w:hAnsi="B Lotus" w:cs="B Lotus"/>
                <w:sz w:val="16"/>
                <w:szCs w:val="16"/>
                <w:rtl/>
                <w:rPrChange w:id="15969" w:author="Mehrnazi Boojari" w:date="2019-01-15T02:24:00Z">
                  <w:rPr>
                    <w:rFonts w:ascii="B Lotus" w:eastAsia="B Nazanin" w:hAnsi="B Lotus" w:cs="B Lotus"/>
                    <w:b/>
                    <w:bCs/>
                    <w:color w:val="000000" w:themeColor="text1"/>
                    <w:sz w:val="16"/>
                    <w:szCs w:val="16"/>
                    <w:rtl/>
                    <w:lang w:bidi="fa-IR"/>
                  </w:rPr>
                </w:rPrChange>
              </w:rPr>
              <w:t>-</w:t>
            </w:r>
            <w:r w:rsidRPr="00EA7237">
              <w:rPr>
                <w:rFonts w:ascii="B Lotus" w:hAnsi="B Lotus" w:cs="B Lotus"/>
                <w:sz w:val="16"/>
                <w:szCs w:val="16"/>
                <w:rtl/>
              </w:rPr>
              <w:t xml:space="preserve"> ايجاد</w:t>
            </w:r>
            <w:ins w:id="15970" w:author="Mehrnazi Boojari" w:date="2019-01-15T02:25:00Z">
              <w:r w:rsidR="00AC7FCF" w:rsidRPr="00EA7237">
                <w:rPr>
                  <w:rFonts w:ascii="B Lotus" w:hAnsi="B Lotus" w:cs="B Lotus" w:hint="cs"/>
                  <w:sz w:val="16"/>
                  <w:szCs w:val="16"/>
                  <w:rtl/>
                </w:rPr>
                <w:t xml:space="preserve"> </w:t>
              </w:r>
            </w:ins>
            <w:r w:rsidRPr="00EA7237">
              <w:rPr>
                <w:rFonts w:ascii="B Lotus" w:hAnsi="B Lotus" w:cs="B Lotus"/>
                <w:sz w:val="16"/>
                <w:szCs w:val="16"/>
                <w:rtl/>
              </w:rPr>
              <w:t>زمينه</w:t>
            </w:r>
            <w:ins w:id="15971" w:author="Mehrnazi Boojari" w:date="2019-01-15T02:25:00Z">
              <w:r w:rsidR="00AC7FCF" w:rsidRPr="00EA7237">
                <w:rPr>
                  <w:rFonts w:ascii="B Lotus" w:hAnsi="B Lotus" w:cs="B Lotus" w:hint="cs"/>
                  <w:sz w:val="16"/>
                  <w:szCs w:val="16"/>
                  <w:rtl/>
                </w:rPr>
                <w:t xml:space="preserve"> </w:t>
              </w:r>
            </w:ins>
            <w:r w:rsidRPr="00EA7237">
              <w:rPr>
                <w:rFonts w:ascii="B Lotus" w:hAnsi="B Lotus" w:cs="B Lotus"/>
                <w:sz w:val="16"/>
                <w:szCs w:val="16"/>
                <w:rtl/>
              </w:rPr>
              <w:t>‌توسعه‌</w:t>
            </w:r>
            <w:ins w:id="15972" w:author="Mehrnazi Boojari" w:date="2019-01-15T02:25:00Z">
              <w:r w:rsidR="00AC7FCF" w:rsidRPr="00EA7237">
                <w:rPr>
                  <w:rFonts w:ascii="B Lotus" w:hAnsi="B Lotus" w:cs="B Lotus" w:hint="cs"/>
                  <w:sz w:val="16"/>
                  <w:szCs w:val="16"/>
                  <w:rtl/>
                </w:rPr>
                <w:t xml:space="preserve"> </w:t>
              </w:r>
            </w:ins>
            <w:r w:rsidRPr="00EA7237">
              <w:rPr>
                <w:rFonts w:ascii="B Lotus" w:hAnsi="B Lotus" w:cs="B Lotus"/>
                <w:sz w:val="16"/>
                <w:szCs w:val="16"/>
                <w:rtl/>
              </w:rPr>
              <w:t>و</w:t>
            </w:r>
            <w:ins w:id="15973" w:author="Mehrnazi Boojari" w:date="2019-01-15T02:25:00Z">
              <w:r w:rsidR="00AC7FCF" w:rsidRPr="00EA7237">
                <w:rPr>
                  <w:rFonts w:ascii="B Lotus" w:hAnsi="B Lotus" w:cs="B Lotus" w:hint="cs"/>
                  <w:sz w:val="16"/>
                  <w:szCs w:val="16"/>
                  <w:rtl/>
                </w:rPr>
                <w:t xml:space="preserve"> </w:t>
              </w:r>
            </w:ins>
            <w:r w:rsidRPr="00EA7237">
              <w:rPr>
                <w:rFonts w:ascii="B Lotus" w:hAnsi="B Lotus" w:cs="B Lotus"/>
                <w:sz w:val="16"/>
                <w:szCs w:val="16"/>
                <w:rtl/>
              </w:rPr>
              <w:t>عمران‌ روستاها با</w:t>
            </w:r>
            <w:ins w:id="15974" w:author="Mehrnazi Boojari" w:date="2019-01-15T02:25:00Z">
              <w:r w:rsidR="00AC7FCF" w:rsidRPr="00EA7237">
                <w:rPr>
                  <w:rFonts w:ascii="B Lotus" w:hAnsi="B Lotus" w:cs="B Lotus" w:hint="cs"/>
                  <w:sz w:val="16"/>
                  <w:szCs w:val="16"/>
                  <w:rtl/>
                </w:rPr>
                <w:t xml:space="preserve"> </w:t>
              </w:r>
            </w:ins>
            <w:r w:rsidRPr="00EA7237">
              <w:rPr>
                <w:rFonts w:ascii="B Lotus" w:hAnsi="B Lotus" w:cs="B Lotus"/>
                <w:sz w:val="16"/>
                <w:szCs w:val="16"/>
                <w:rtl/>
              </w:rPr>
              <w:t>توجه‌ به</w:t>
            </w:r>
            <w:ins w:id="15975" w:author="Mehrnazi Boojari" w:date="2019-01-15T02:25:00Z">
              <w:r w:rsidR="00AC7FCF" w:rsidRPr="00EA7237">
                <w:rPr>
                  <w:rFonts w:ascii="B Lotus" w:hAnsi="B Lotus" w:cs="B Lotus" w:hint="cs"/>
                  <w:sz w:val="16"/>
                  <w:szCs w:val="16"/>
                  <w:rtl/>
                </w:rPr>
                <w:t xml:space="preserve"> </w:t>
              </w:r>
            </w:ins>
            <w:r w:rsidRPr="00EA7237">
              <w:rPr>
                <w:rFonts w:ascii="B Lotus" w:hAnsi="B Lotus" w:cs="B Lotus"/>
                <w:sz w:val="16"/>
                <w:szCs w:val="16"/>
                <w:rtl/>
              </w:rPr>
              <w:t>‌شرايط‌ فرهنگي</w:t>
            </w:r>
            <w:del w:id="15976" w:author="Mehrnazi Boojari" w:date="2019-01-15T02:25:00Z">
              <w:r w:rsidRPr="00EA7237" w:rsidDel="00AC7FCF">
                <w:rPr>
                  <w:rFonts w:ascii="B Lotus" w:hAnsi="B Lotus" w:cs="B Lotus"/>
                  <w:sz w:val="16"/>
                  <w:szCs w:val="16"/>
                  <w:rtl/>
                </w:rPr>
                <w:delText xml:space="preserve">- </w:delText>
              </w:r>
            </w:del>
            <w:ins w:id="15977" w:author="Mehrnazi Boojari" w:date="2019-01-15T02:25:00Z">
              <w:r w:rsidR="00AC7FCF" w:rsidRPr="00EA7237">
                <w:rPr>
                  <w:rFonts w:ascii="B Lotus" w:hAnsi="B Lotus" w:cs="B Lotus" w:hint="cs"/>
                  <w:sz w:val="16"/>
                  <w:szCs w:val="16"/>
                  <w:rtl/>
                </w:rPr>
                <w:t xml:space="preserve"> و</w:t>
              </w:r>
              <w:r w:rsidR="00AC7FCF" w:rsidRPr="00EA7237">
                <w:rPr>
                  <w:rFonts w:ascii="B Lotus" w:hAnsi="B Lotus" w:cs="B Lotus"/>
                  <w:sz w:val="16"/>
                  <w:szCs w:val="16"/>
                  <w:rtl/>
                </w:rPr>
                <w:t xml:space="preserve"> </w:t>
              </w:r>
            </w:ins>
            <w:r w:rsidRPr="00EA7237">
              <w:rPr>
                <w:rFonts w:ascii="B Lotus" w:hAnsi="B Lotus" w:cs="B Lotus"/>
                <w:sz w:val="16"/>
                <w:szCs w:val="16"/>
                <w:rtl/>
              </w:rPr>
              <w:t>اقتصادي‌</w:t>
            </w:r>
            <w:del w:id="15978" w:author="Mehrnazi Boojari" w:date="2019-01-15T02:25:00Z">
              <w:r w:rsidRPr="00EA7237" w:rsidDel="00AC7FCF">
                <w:rPr>
                  <w:rFonts w:ascii="B Lotus" w:hAnsi="B Lotus" w:cs="B Lotus"/>
                  <w:sz w:val="16"/>
                  <w:szCs w:val="16"/>
                  <w:rtl/>
                </w:rPr>
                <w:delText xml:space="preserve">- </w:delText>
              </w:r>
            </w:del>
            <w:ins w:id="15979" w:author="Mehrnazi Boojari" w:date="2019-01-15T02:25:00Z">
              <w:r w:rsidR="00AC7FCF" w:rsidRPr="00EA7237">
                <w:rPr>
                  <w:rFonts w:ascii="B Lotus" w:hAnsi="B Lotus" w:cs="B Lotus" w:hint="cs"/>
                  <w:sz w:val="16"/>
                  <w:szCs w:val="16"/>
                  <w:rtl/>
                </w:rPr>
                <w:t xml:space="preserve"> و</w:t>
              </w:r>
              <w:r w:rsidR="00AC7FCF" w:rsidRPr="00EA7237">
                <w:rPr>
                  <w:rFonts w:ascii="B Lotus" w:hAnsi="B Lotus" w:cs="B Lotus"/>
                  <w:sz w:val="16"/>
                  <w:szCs w:val="16"/>
                  <w:rtl/>
                </w:rPr>
                <w:t xml:space="preserve"> </w:t>
              </w:r>
            </w:ins>
            <w:r w:rsidRPr="00EA7237">
              <w:rPr>
                <w:rFonts w:ascii="B Lotus" w:hAnsi="B Lotus" w:cs="B Lotus"/>
                <w:sz w:val="16"/>
                <w:szCs w:val="16"/>
                <w:rtl/>
              </w:rPr>
              <w:t>اجتماعي‌</w:t>
            </w:r>
            <w:del w:id="15980" w:author="Mehrnazi Boojari" w:date="2019-01-15T02:25:00Z">
              <w:r w:rsidRPr="00EA7237" w:rsidDel="00AC7FCF">
                <w:rPr>
                  <w:rFonts w:ascii="B Lotus" w:hAnsi="B Lotus" w:cs="B Lotus"/>
                  <w:sz w:val="16"/>
                  <w:szCs w:val="16"/>
                  <w:rtl/>
                </w:rPr>
                <w:delText xml:space="preserve">. </w:delText>
              </w:r>
            </w:del>
          </w:p>
          <w:p w14:paraId="1C9B3AB0" w14:textId="77777777" w:rsidR="00EA6F4D" w:rsidRPr="00EA7237"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r>
      <w:tr w:rsidR="00EA6F4D" w:rsidRPr="00EA6F4D" w14:paraId="65C00983"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FFF2CC" w:themeFill="accent4" w:themeFillTint="33"/>
            <w:vAlign w:val="center"/>
          </w:tcPr>
          <w:p w14:paraId="1AEA2426" w14:textId="77777777" w:rsidR="00EA6F4D" w:rsidRPr="00354964" w:rsidRDefault="00EA6F4D" w:rsidP="00EA6F4D">
            <w:pPr>
              <w:bidi/>
              <w:jc w:val="center"/>
              <w:rPr>
                <w:rFonts w:ascii="B Lotus" w:hAnsi="B Lotus" w:cs="B Lotus"/>
                <w:sz w:val="16"/>
                <w:szCs w:val="16"/>
                <w:rtl/>
                <w:lang w:bidi="fa-IR"/>
              </w:rPr>
            </w:pPr>
            <w:del w:id="15981" w:author="Mehrnazi Boojari" w:date="2019-01-07T10:46:00Z">
              <w:r w:rsidRPr="00354964" w:rsidDel="006A1F1D">
                <w:rPr>
                  <w:rFonts w:ascii="B Lotus" w:hAnsi="B Lotus" w:cs="B Lotus" w:hint="cs"/>
                  <w:sz w:val="16"/>
                  <w:szCs w:val="16"/>
                  <w:rtl/>
                  <w:lang w:bidi="fa-IR"/>
                </w:rPr>
                <w:delText>اجرائی</w:delText>
              </w:r>
            </w:del>
            <w:ins w:id="15982" w:author="Mehrnazi Boojari" w:date="2019-01-07T10:46:00Z">
              <w:r w:rsidR="006A1F1D">
                <w:rPr>
                  <w:rFonts w:ascii="B Lotus" w:hAnsi="B Lotus" w:cs="B Lotus" w:hint="cs"/>
                  <w:sz w:val="16"/>
                  <w:szCs w:val="16"/>
                  <w:rtl/>
                  <w:lang w:bidi="fa-IR"/>
                </w:rPr>
                <w:t>اجرایی</w:t>
              </w:r>
            </w:ins>
            <w:r w:rsidRPr="00354964">
              <w:rPr>
                <w:rFonts w:ascii="B Lotus" w:hAnsi="B Lotus" w:cs="B Lotus" w:hint="cs"/>
                <w:sz w:val="16"/>
                <w:szCs w:val="16"/>
                <w:rtl/>
                <w:lang w:bidi="fa-IR"/>
              </w:rPr>
              <w:t xml:space="preserve"> </w:t>
            </w:r>
          </w:p>
        </w:tc>
        <w:tc>
          <w:tcPr>
            <w:tcW w:w="1984" w:type="dxa"/>
            <w:shd w:val="clear" w:color="auto" w:fill="FFF2CC" w:themeFill="accent4" w:themeFillTint="33"/>
            <w:vAlign w:val="center"/>
          </w:tcPr>
          <w:p w14:paraId="23797E3A"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sz w:val="18"/>
                <w:szCs w:val="18"/>
                <w:rtl/>
                <w:lang w:bidi="fa-IR"/>
              </w:rPr>
              <w:t>پ</w:t>
            </w:r>
            <w:r w:rsidRPr="00354964">
              <w:rPr>
                <w:rFonts w:ascii="B Lotus" w:hAnsi="B Lotus" w:cs="B Lotus" w:hint="cs"/>
                <w:sz w:val="18"/>
                <w:szCs w:val="18"/>
                <w:rtl/>
                <w:lang w:bidi="fa-IR"/>
              </w:rPr>
              <w:t>ی</w:t>
            </w:r>
            <w:r w:rsidRPr="00354964">
              <w:rPr>
                <w:rFonts w:ascii="B Lotus" w:hAnsi="B Lotus" w:cs="B Lotus" w:hint="eastAsia"/>
                <w:sz w:val="18"/>
                <w:szCs w:val="18"/>
                <w:rtl/>
                <w:lang w:bidi="fa-IR"/>
              </w:rPr>
              <w:t>داکردن</w:t>
            </w:r>
            <w:r w:rsidRPr="00354964">
              <w:rPr>
                <w:rFonts w:ascii="B Lotus" w:hAnsi="B Lotus" w:cs="B Lotus"/>
                <w:sz w:val="18"/>
                <w:szCs w:val="18"/>
                <w:rtl/>
                <w:lang w:bidi="fa-IR"/>
              </w:rPr>
              <w:t xml:space="preserve"> مسکن شاخص و استاندارد روستا</w:t>
            </w:r>
            <w:r w:rsidRPr="00354964">
              <w:rPr>
                <w:rFonts w:ascii="B Lotus" w:hAnsi="B Lotus" w:cs="B Lotus" w:hint="cs"/>
                <w:sz w:val="18"/>
                <w:szCs w:val="18"/>
                <w:rtl/>
                <w:lang w:bidi="fa-IR"/>
              </w:rPr>
              <w:t>یی</w:t>
            </w:r>
            <w:r w:rsidRPr="00354964">
              <w:rPr>
                <w:rFonts w:ascii="B Lotus" w:hAnsi="B Lotus" w:cs="B Lotus"/>
                <w:sz w:val="18"/>
                <w:szCs w:val="18"/>
                <w:rtl/>
                <w:lang w:bidi="fa-IR"/>
              </w:rPr>
              <w:t xml:space="preserve"> و الگوساز</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w:t>
            </w:r>
            <w:r w:rsidRPr="00354964">
              <w:rPr>
                <w:rFonts w:ascii="B Lotus" w:hAnsi="B Lotus" w:cs="B Lotus"/>
                <w:sz w:val="18"/>
                <w:szCs w:val="18"/>
                <w:rtl/>
                <w:lang w:bidi="fa-IR"/>
              </w:rPr>
              <w:lastRenderedPageBreak/>
              <w:t xml:space="preserve">در کشور </w:t>
            </w:r>
            <w:del w:id="15983" w:author="Mehrnazi Boojari" w:date="2019-01-10T01:06:00Z">
              <w:r w:rsidRPr="00354964" w:rsidDel="00647583">
                <w:rPr>
                  <w:rFonts w:ascii="B Lotus" w:hAnsi="B Lotus" w:cs="B Lotus"/>
                  <w:sz w:val="18"/>
                  <w:szCs w:val="18"/>
                  <w:rtl/>
                  <w:lang w:bidi="fa-IR"/>
                </w:rPr>
                <w:delText>مبتن</w:delText>
              </w:r>
              <w:r w:rsidRPr="00354964" w:rsidDel="00647583">
                <w:rPr>
                  <w:rFonts w:ascii="B Lotus" w:hAnsi="B Lotus" w:cs="B Lotus" w:hint="cs"/>
                  <w:sz w:val="18"/>
                  <w:szCs w:val="18"/>
                  <w:rtl/>
                  <w:lang w:bidi="fa-IR"/>
                </w:rPr>
                <w:delText>ی</w:delText>
              </w:r>
              <w:r w:rsidRPr="00354964" w:rsidDel="00647583">
                <w:rPr>
                  <w:rFonts w:ascii="B Lotus" w:hAnsi="B Lotus" w:cs="B Lotus"/>
                  <w:sz w:val="18"/>
                  <w:szCs w:val="18"/>
                  <w:rtl/>
                  <w:lang w:bidi="fa-IR"/>
                </w:rPr>
                <w:delText xml:space="preserve"> بر</w:delText>
              </w:r>
            </w:del>
            <w:ins w:id="15984" w:author="Mehrnazi Boojari" w:date="2019-01-10T01:06:00Z">
              <w:r w:rsidR="00647583">
                <w:rPr>
                  <w:rFonts w:ascii="B Lotus" w:hAnsi="B Lotus" w:cs="B Lotus"/>
                  <w:sz w:val="18"/>
                  <w:szCs w:val="18"/>
                  <w:rtl/>
                  <w:lang w:bidi="fa-IR"/>
                </w:rPr>
                <w:t>مبتنی</w:t>
              </w:r>
              <w:r w:rsidR="00647583">
                <w:rPr>
                  <w:rFonts w:ascii="Times New Roman" w:hAnsi="Times New Roman" w:cs="Times New Roman" w:hint="cs"/>
                  <w:sz w:val="18"/>
                  <w:szCs w:val="18"/>
                  <w:rtl/>
                  <w:lang w:bidi="fa-IR"/>
                </w:rPr>
                <w:t> </w:t>
              </w:r>
              <w:r w:rsidR="00647583">
                <w:rPr>
                  <w:rFonts w:ascii="B Lotus" w:hAnsi="B Lotus" w:cs="B Lotus"/>
                  <w:sz w:val="18"/>
                  <w:szCs w:val="18"/>
                  <w:rtl/>
                  <w:lang w:bidi="fa-IR"/>
                </w:rPr>
                <w:t>بر</w:t>
              </w:r>
            </w:ins>
            <w:r w:rsidRPr="00354964">
              <w:rPr>
                <w:rFonts w:ascii="B Lotus" w:hAnsi="B Lotus" w:cs="B Lotus"/>
                <w:sz w:val="18"/>
                <w:szCs w:val="18"/>
                <w:rtl/>
                <w:lang w:bidi="fa-IR"/>
              </w:rPr>
              <w:t xml:space="preserve"> هو</w:t>
            </w:r>
            <w:r w:rsidRPr="00354964">
              <w:rPr>
                <w:rFonts w:ascii="B Lotus" w:hAnsi="B Lotus" w:cs="B Lotus" w:hint="cs"/>
                <w:sz w:val="18"/>
                <w:szCs w:val="18"/>
                <w:rtl/>
                <w:lang w:bidi="fa-IR"/>
              </w:rPr>
              <w:t>ی</w:t>
            </w:r>
            <w:r w:rsidRPr="00354964">
              <w:rPr>
                <w:rFonts w:ascii="B Lotus" w:hAnsi="B Lotus" w:cs="B Lotus" w:hint="eastAsia"/>
                <w:sz w:val="18"/>
                <w:szCs w:val="18"/>
                <w:rtl/>
                <w:lang w:bidi="fa-IR"/>
              </w:rPr>
              <w:t>ت،</w:t>
            </w:r>
            <w:r w:rsidRPr="00354964">
              <w:rPr>
                <w:rFonts w:ascii="B Lotus" w:hAnsi="B Lotus" w:cs="B Lotus"/>
                <w:sz w:val="18"/>
                <w:szCs w:val="18"/>
                <w:rtl/>
                <w:lang w:bidi="fa-IR"/>
              </w:rPr>
              <w:t xml:space="preserve"> بوم و مع</w:t>
            </w:r>
            <w:r w:rsidRPr="00354964">
              <w:rPr>
                <w:rFonts w:ascii="B Lotus" w:hAnsi="B Lotus" w:cs="B Lotus" w:hint="cs"/>
                <w:sz w:val="18"/>
                <w:szCs w:val="18"/>
                <w:rtl/>
                <w:lang w:bidi="fa-IR"/>
              </w:rPr>
              <w:t>ی</w:t>
            </w:r>
            <w:r w:rsidRPr="00354964">
              <w:rPr>
                <w:rFonts w:ascii="B Lotus" w:hAnsi="B Lotus" w:cs="B Lotus" w:hint="eastAsia"/>
                <w:sz w:val="18"/>
                <w:szCs w:val="18"/>
                <w:rtl/>
                <w:lang w:bidi="fa-IR"/>
              </w:rPr>
              <w:t>شت</w:t>
            </w:r>
          </w:p>
        </w:tc>
        <w:tc>
          <w:tcPr>
            <w:tcW w:w="992" w:type="dxa"/>
            <w:vMerge w:val="restart"/>
            <w:shd w:val="clear" w:color="auto" w:fill="FFF2CC" w:themeFill="accent4" w:themeFillTint="33"/>
            <w:vAlign w:val="center"/>
          </w:tcPr>
          <w:p w14:paraId="06EC484C"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lastRenderedPageBreak/>
              <w:t>بنیاد مسکن</w:t>
            </w:r>
          </w:p>
        </w:tc>
        <w:tc>
          <w:tcPr>
            <w:tcW w:w="2011" w:type="dxa"/>
            <w:vMerge w:val="restart"/>
            <w:shd w:val="clear" w:color="auto" w:fill="FFF2CC" w:themeFill="accent4" w:themeFillTint="33"/>
            <w:vAlign w:val="center"/>
          </w:tcPr>
          <w:p w14:paraId="319E3B31"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صدا و</w:t>
            </w:r>
            <w:ins w:id="15985" w:author="Mehrnazi Boojari" w:date="2019-01-15T02:22:00Z">
              <w:r w:rsidR="00C00358">
                <w:rPr>
                  <w:rFonts w:ascii="B Lotus" w:hAnsi="B Lotus" w:cs="B Lotus" w:hint="cs"/>
                  <w:sz w:val="18"/>
                  <w:szCs w:val="18"/>
                  <w:rtl/>
                  <w:lang w:bidi="fa-IR"/>
                </w:rPr>
                <w:t xml:space="preserve"> </w:t>
              </w:r>
            </w:ins>
            <w:r w:rsidRPr="00354964">
              <w:rPr>
                <w:rFonts w:ascii="B Lotus" w:hAnsi="B Lotus" w:cs="B Lotus" w:hint="cs"/>
                <w:sz w:val="18"/>
                <w:szCs w:val="18"/>
                <w:rtl/>
                <w:lang w:bidi="fa-IR"/>
              </w:rPr>
              <w:t>سیما، دهیاری</w:t>
            </w:r>
            <w:del w:id="15986" w:author="Mehrnazi Boojari" w:date="2019-01-07T09:45:00Z">
              <w:r w:rsidRPr="00354964" w:rsidDel="006F7CCF">
                <w:rPr>
                  <w:rFonts w:ascii="B Lotus" w:hAnsi="B Lotus" w:cs="B Lotus" w:hint="cs"/>
                  <w:sz w:val="18"/>
                  <w:szCs w:val="18"/>
                  <w:rtl/>
                  <w:lang w:bidi="fa-IR"/>
                </w:rPr>
                <w:delText xml:space="preserve"> ها </w:delText>
              </w:r>
            </w:del>
            <w:ins w:id="15987" w:author="Mehrnazi Boojari" w:date="2019-01-07T09:45:00Z">
              <w:r w:rsidR="006F7CCF">
                <w:rPr>
                  <w:rFonts w:ascii="B Lotus" w:hAnsi="B Lotus" w:cs="B Lotus" w:hint="cs"/>
                  <w:sz w:val="18"/>
                  <w:szCs w:val="18"/>
                  <w:rtl/>
                  <w:lang w:bidi="fa-IR"/>
                </w:rPr>
                <w:t xml:space="preserve">‌ها </w:t>
              </w:r>
            </w:ins>
            <w:r w:rsidRPr="00354964">
              <w:rPr>
                <w:rFonts w:ascii="B Lotus" w:hAnsi="B Lotus" w:cs="B Lotus" w:hint="cs"/>
                <w:sz w:val="18"/>
                <w:szCs w:val="18"/>
                <w:rtl/>
                <w:lang w:bidi="fa-IR"/>
              </w:rPr>
              <w:t>و شوراها</w:t>
            </w:r>
          </w:p>
        </w:tc>
        <w:tc>
          <w:tcPr>
            <w:tcW w:w="1408" w:type="dxa"/>
            <w:vMerge w:val="restart"/>
            <w:shd w:val="clear" w:color="auto" w:fill="FFF2CC" w:themeFill="accent4" w:themeFillTint="33"/>
            <w:vAlign w:val="center"/>
          </w:tcPr>
          <w:p w14:paraId="1E518764"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sz w:val="18"/>
                <w:szCs w:val="18"/>
                <w:rtl/>
                <w:lang w:bidi="fa-IR"/>
              </w:rPr>
              <w:t>معاونت فرهنگ</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و اجتماع</w:t>
            </w:r>
            <w:r w:rsidRPr="00354964">
              <w:rPr>
                <w:rFonts w:ascii="B Lotus" w:hAnsi="B Lotus" w:cs="B Lotus" w:hint="cs"/>
                <w:sz w:val="18"/>
                <w:szCs w:val="18"/>
                <w:rtl/>
                <w:lang w:bidi="fa-IR"/>
              </w:rPr>
              <w:t>ی</w:t>
            </w:r>
          </w:p>
          <w:p w14:paraId="38C3D0D5"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sz w:val="18"/>
                <w:szCs w:val="18"/>
                <w:rtl/>
                <w:lang w:bidi="fa-IR"/>
              </w:rPr>
              <w:lastRenderedPageBreak/>
              <w:t>معاونت ز</w:t>
            </w:r>
            <w:r w:rsidRPr="00354964">
              <w:rPr>
                <w:rFonts w:ascii="B Lotus" w:hAnsi="B Lotus" w:cs="B Lotus" w:hint="cs"/>
                <w:sz w:val="18"/>
                <w:szCs w:val="18"/>
                <w:rtl/>
                <w:lang w:bidi="fa-IR"/>
              </w:rPr>
              <w:t>ی</w:t>
            </w:r>
            <w:r w:rsidRPr="00354964">
              <w:rPr>
                <w:rFonts w:ascii="B Lotus" w:hAnsi="B Lotus" w:cs="B Lotus" w:hint="eastAsia"/>
                <w:sz w:val="18"/>
                <w:szCs w:val="18"/>
                <w:rtl/>
                <w:lang w:bidi="fa-IR"/>
              </w:rPr>
              <w:t>رساخت</w:t>
            </w:r>
            <w:r w:rsidRPr="00354964">
              <w:rPr>
                <w:rFonts w:ascii="B Lotus" w:hAnsi="B Lotus" w:cs="B Lotus"/>
                <w:sz w:val="18"/>
                <w:szCs w:val="18"/>
                <w:rtl/>
                <w:lang w:bidi="fa-IR"/>
              </w:rPr>
              <w:t xml:space="preserve"> و عمران</w:t>
            </w:r>
          </w:p>
          <w:p w14:paraId="4B2F5C7C"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معاونت اشتغال</w:t>
            </w:r>
          </w:p>
        </w:tc>
        <w:tc>
          <w:tcPr>
            <w:tcW w:w="1418" w:type="dxa"/>
            <w:vMerge w:val="restart"/>
            <w:shd w:val="clear" w:color="auto" w:fill="FFF2CC" w:themeFill="accent4" w:themeFillTint="33"/>
            <w:vAlign w:val="center"/>
          </w:tcPr>
          <w:p w14:paraId="72FBEA78" w14:textId="77777777" w:rsidR="00EA6F4D" w:rsidRPr="00354964" w:rsidRDefault="00EA6F4D" w:rsidP="00294042">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del w:id="15988" w:author="Mehrnazi Boojari" w:date="2019-01-15T02:17:00Z">
              <w:r w:rsidRPr="00354964" w:rsidDel="00294042">
                <w:rPr>
                  <w:rFonts w:ascii="B Lotus" w:hAnsi="B Lotus" w:cs="B Lotus" w:hint="cs"/>
                  <w:sz w:val="18"/>
                  <w:szCs w:val="18"/>
                  <w:rtl/>
                  <w:lang w:bidi="fa-IR"/>
                </w:rPr>
                <w:lastRenderedPageBreak/>
                <w:delText xml:space="preserve">ماده </w:delText>
              </w:r>
            </w:del>
            <w:ins w:id="15989" w:author="Mehrnazi Boojari" w:date="2019-01-15T02:17:00Z">
              <w:r w:rsidR="00294042" w:rsidRPr="00354964">
                <w:rPr>
                  <w:rFonts w:ascii="B Lotus" w:hAnsi="B Lotus" w:cs="B Lotus" w:hint="cs"/>
                  <w:sz w:val="18"/>
                  <w:szCs w:val="18"/>
                  <w:rtl/>
                  <w:lang w:bidi="fa-IR"/>
                </w:rPr>
                <w:t>ماد</w:t>
              </w:r>
              <w:r w:rsidR="00294042">
                <w:rPr>
                  <w:rFonts w:ascii="B Lotus" w:hAnsi="B Lotus" w:cs="B Lotus" w:hint="cs"/>
                  <w:sz w:val="18"/>
                  <w:szCs w:val="18"/>
                  <w:rtl/>
                  <w:lang w:bidi="fa-IR"/>
                </w:rPr>
                <w:t>ۀ</w:t>
              </w:r>
              <w:r w:rsidR="00294042" w:rsidRPr="00354964">
                <w:rPr>
                  <w:rFonts w:ascii="B Lotus" w:hAnsi="B Lotus" w:cs="B Lotus" w:hint="cs"/>
                  <w:sz w:val="18"/>
                  <w:szCs w:val="18"/>
                  <w:rtl/>
                  <w:lang w:bidi="fa-IR"/>
                </w:rPr>
                <w:t xml:space="preserve"> </w:t>
              </w:r>
            </w:ins>
            <w:r w:rsidRPr="00354964">
              <w:rPr>
                <w:rFonts w:ascii="B Lotus" w:hAnsi="B Lotus" w:cs="B Lotus" w:hint="cs"/>
                <w:sz w:val="18"/>
                <w:szCs w:val="18"/>
                <w:rtl/>
                <w:lang w:bidi="fa-IR"/>
              </w:rPr>
              <w:t>10</w:t>
            </w:r>
            <w:del w:id="15990" w:author="Mehrnazi Boojari" w:date="2019-01-07T09:47:00Z">
              <w:r w:rsidRPr="00354964" w:rsidDel="006F7CCF">
                <w:rPr>
                  <w:rFonts w:ascii="B Lotus" w:hAnsi="B Lotus" w:cs="B Lotus" w:hint="cs"/>
                  <w:sz w:val="18"/>
                  <w:szCs w:val="18"/>
                  <w:rtl/>
                  <w:lang w:bidi="fa-IR"/>
                </w:rPr>
                <w:delText xml:space="preserve"> ؛</w:delText>
              </w:r>
            </w:del>
            <w:ins w:id="15991" w:author="Mehrnazi Boojari" w:date="2019-01-07T09:47:00Z">
              <w:r w:rsidR="006F7CCF">
                <w:rPr>
                  <w:rFonts w:ascii="B Lotus" w:hAnsi="B Lotus" w:cs="B Lotus" w:hint="cs"/>
                  <w:sz w:val="18"/>
                  <w:szCs w:val="18"/>
                  <w:rtl/>
                  <w:lang w:bidi="fa-IR"/>
                </w:rPr>
                <w:t>؛</w:t>
              </w:r>
            </w:ins>
            <w:r w:rsidRPr="00354964">
              <w:rPr>
                <w:rFonts w:ascii="B Lotus" w:hAnsi="B Lotus" w:cs="B Lotus" w:hint="cs"/>
                <w:sz w:val="18"/>
                <w:szCs w:val="18"/>
                <w:rtl/>
                <w:lang w:bidi="fa-IR"/>
              </w:rPr>
              <w:t xml:space="preserve"> </w:t>
            </w:r>
            <w:del w:id="15992" w:author="Mehrnazi Boojari" w:date="2019-01-15T02:17:00Z">
              <w:r w:rsidRPr="00354964" w:rsidDel="00294042">
                <w:rPr>
                  <w:rFonts w:ascii="B Lotus" w:hAnsi="B Lotus" w:cs="B Lotus"/>
                  <w:sz w:val="18"/>
                  <w:szCs w:val="18"/>
                  <w:rtl/>
                </w:rPr>
                <w:delText>آئين</w:delText>
              </w:r>
              <w:r w:rsidRPr="00354964" w:rsidDel="00294042">
                <w:rPr>
                  <w:rFonts w:ascii="B Lotus" w:hAnsi="B Lotus" w:cs="B Lotus" w:hint="cs"/>
                  <w:sz w:val="18"/>
                  <w:szCs w:val="18"/>
                  <w:rtl/>
                </w:rPr>
                <w:delText>ن</w:delText>
              </w:r>
              <w:r w:rsidRPr="00354964" w:rsidDel="00294042">
                <w:rPr>
                  <w:rFonts w:ascii="B Lotus" w:hAnsi="B Lotus" w:cs="B Lotus"/>
                  <w:sz w:val="18"/>
                  <w:szCs w:val="18"/>
                  <w:rtl/>
                </w:rPr>
                <w:delText xml:space="preserve">امه‌ </w:delText>
              </w:r>
            </w:del>
            <w:ins w:id="15993" w:author="Mehrnazi Boojari" w:date="2019-01-15T02:17:00Z">
              <w:r w:rsidR="00294042" w:rsidRPr="00354964">
                <w:rPr>
                  <w:rFonts w:ascii="B Lotus" w:hAnsi="B Lotus" w:cs="B Lotus"/>
                  <w:sz w:val="18"/>
                  <w:szCs w:val="18"/>
                  <w:rtl/>
                </w:rPr>
                <w:t>آ</w:t>
              </w:r>
              <w:r w:rsidR="00294042">
                <w:rPr>
                  <w:rFonts w:ascii="B Lotus" w:hAnsi="B Lotus" w:cs="B Lotus" w:hint="cs"/>
                  <w:sz w:val="18"/>
                  <w:szCs w:val="18"/>
                  <w:rtl/>
                </w:rPr>
                <w:t>ی</w:t>
              </w:r>
              <w:r w:rsidR="00294042" w:rsidRPr="00354964">
                <w:rPr>
                  <w:rFonts w:ascii="B Lotus" w:hAnsi="B Lotus" w:cs="B Lotus"/>
                  <w:sz w:val="18"/>
                  <w:szCs w:val="18"/>
                  <w:rtl/>
                </w:rPr>
                <w:t>ين</w:t>
              </w:r>
              <w:r w:rsidR="00294042">
                <w:rPr>
                  <w:rFonts w:ascii="B Lotus" w:hAnsi="B Lotus" w:cs="B Nazanin" w:hint="cs"/>
                  <w:sz w:val="18"/>
                  <w:szCs w:val="18"/>
                  <w:rtl/>
                </w:rPr>
                <w:t>‌</w:t>
              </w:r>
              <w:r w:rsidR="00294042" w:rsidRPr="00354964">
                <w:rPr>
                  <w:rFonts w:ascii="B Lotus" w:hAnsi="B Lotus" w:cs="B Lotus" w:hint="cs"/>
                  <w:sz w:val="18"/>
                  <w:szCs w:val="18"/>
                  <w:rtl/>
                </w:rPr>
                <w:t>ن</w:t>
              </w:r>
              <w:r w:rsidR="00294042" w:rsidRPr="00354964">
                <w:rPr>
                  <w:rFonts w:ascii="B Lotus" w:hAnsi="B Lotus" w:cs="B Lotus"/>
                  <w:sz w:val="18"/>
                  <w:szCs w:val="18"/>
                  <w:rtl/>
                </w:rPr>
                <w:t xml:space="preserve">امه‌ </w:t>
              </w:r>
            </w:ins>
            <w:r w:rsidRPr="00354964">
              <w:rPr>
                <w:rFonts w:ascii="B Lotus" w:hAnsi="B Lotus" w:cs="B Lotus"/>
                <w:sz w:val="18"/>
                <w:szCs w:val="18"/>
                <w:rtl/>
              </w:rPr>
              <w:t xml:space="preserve">اجرايي‌ بازسازي‌ و </w:t>
            </w:r>
            <w:r w:rsidRPr="00354964">
              <w:rPr>
                <w:rFonts w:ascii="B Lotus" w:hAnsi="B Lotus" w:cs="B Lotus"/>
                <w:sz w:val="18"/>
                <w:szCs w:val="18"/>
                <w:rtl/>
              </w:rPr>
              <w:lastRenderedPageBreak/>
              <w:t>نوسازي‌ مناطق‌ مسكوني‌ آسيب‌</w:t>
            </w:r>
            <w:ins w:id="15994" w:author="Mehrnazi Boojari" w:date="2019-01-15T02:17:00Z">
              <w:r w:rsidR="00294042">
                <w:rPr>
                  <w:rFonts w:ascii="B Lotus" w:hAnsi="B Lotus" w:cs="B Nazanin" w:hint="cs"/>
                  <w:sz w:val="18"/>
                  <w:szCs w:val="18"/>
                  <w:rtl/>
                </w:rPr>
                <w:t>‌</w:t>
              </w:r>
            </w:ins>
            <w:del w:id="15995" w:author="Mehrnazi Boojari" w:date="2019-01-15T02:17:00Z">
              <w:r w:rsidRPr="00354964" w:rsidDel="00294042">
                <w:rPr>
                  <w:rFonts w:ascii="B Lotus" w:hAnsi="B Lotus" w:cs="B Lotus"/>
                  <w:sz w:val="18"/>
                  <w:szCs w:val="18"/>
                  <w:rtl/>
                </w:rPr>
                <w:delText xml:space="preserve"> </w:delText>
              </w:r>
            </w:del>
            <w:r w:rsidRPr="00354964">
              <w:rPr>
                <w:rFonts w:ascii="B Lotus" w:hAnsi="B Lotus" w:cs="B Lotus"/>
                <w:sz w:val="18"/>
                <w:szCs w:val="18"/>
                <w:rtl/>
              </w:rPr>
              <w:t>ديده‌ در اثر جنگ‌، سيل‌، زلزله‌ و ساير سوانح‌ طبيعي‌</w:t>
            </w:r>
          </w:p>
        </w:tc>
        <w:tc>
          <w:tcPr>
            <w:tcW w:w="2126" w:type="dxa"/>
            <w:vMerge w:val="restart"/>
            <w:shd w:val="clear" w:color="auto" w:fill="FFF2CC" w:themeFill="accent4" w:themeFillTint="33"/>
            <w:vAlign w:val="center"/>
          </w:tcPr>
          <w:p w14:paraId="455EED3D" w14:textId="77777777" w:rsidR="00EA6F4D" w:rsidRPr="00354964" w:rsidRDefault="00EA6F4D" w:rsidP="00AC7FCF">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354964">
              <w:rPr>
                <w:rFonts w:ascii="B Lotus" w:hAnsi="B Lotus" w:cs="B Lotus"/>
                <w:sz w:val="16"/>
                <w:szCs w:val="16"/>
                <w:rtl/>
              </w:rPr>
              <w:lastRenderedPageBreak/>
              <w:t xml:space="preserve">تهيه‌ ضوابط‌ و توصيه‌هاي‌ طراحي‌ و اجرايي‌ و همچنين‌ الگوسازي‌ و كنترل‌ </w:t>
            </w:r>
            <w:r w:rsidRPr="00354964">
              <w:rPr>
                <w:rFonts w:ascii="B Lotus" w:hAnsi="B Lotus" w:cs="B Lotus"/>
                <w:sz w:val="16"/>
                <w:szCs w:val="16"/>
                <w:rtl/>
              </w:rPr>
              <w:lastRenderedPageBreak/>
              <w:t xml:space="preserve">و ارشاد مردم‌ </w:t>
            </w:r>
            <w:del w:id="15996" w:author="Mehrnazi Boojari" w:date="2019-01-08T02:09:00Z">
              <w:r w:rsidRPr="00354964" w:rsidDel="00310BDA">
                <w:rPr>
                  <w:rFonts w:ascii="B Lotus" w:hAnsi="B Lotus" w:cs="B Lotus"/>
                  <w:sz w:val="16"/>
                  <w:szCs w:val="16"/>
                  <w:rtl/>
                </w:rPr>
                <w:delText>در جهت</w:delText>
              </w:r>
            </w:del>
            <w:ins w:id="15997" w:author="Mehrnazi Boojari" w:date="2019-01-08T02:09:00Z">
              <w:r w:rsidR="00310BDA">
                <w:rPr>
                  <w:rFonts w:ascii="B Lotus" w:hAnsi="B Lotus" w:cs="B Lotus"/>
                  <w:sz w:val="16"/>
                  <w:szCs w:val="16"/>
                  <w:rtl/>
                </w:rPr>
                <w:t>به</w:t>
              </w:r>
              <w:r w:rsidR="00310BDA">
                <w:rPr>
                  <w:rFonts w:ascii="B Lotus" w:hAnsi="B Lotus" w:cs="B Lotus" w:hint="cs"/>
                  <w:sz w:val="16"/>
                  <w:szCs w:val="16"/>
                  <w:rtl/>
                </w:rPr>
                <w:t>‌</w:t>
              </w:r>
              <w:r w:rsidR="00310BDA">
                <w:rPr>
                  <w:rFonts w:ascii="B Lotus" w:hAnsi="B Lotus" w:cs="B Lotus"/>
                  <w:sz w:val="16"/>
                  <w:szCs w:val="16"/>
                  <w:rtl/>
                </w:rPr>
                <w:t>منظور</w:t>
              </w:r>
            </w:ins>
            <w:r w:rsidRPr="00354964">
              <w:rPr>
                <w:rFonts w:ascii="B Lotus" w:hAnsi="B Lotus" w:cs="B Lotus"/>
                <w:sz w:val="16"/>
                <w:szCs w:val="16"/>
                <w:rtl/>
              </w:rPr>
              <w:t xml:space="preserve">‌ </w:t>
            </w:r>
            <w:del w:id="15998" w:author="Mehrnazi Boojari" w:date="2019-01-15T02:25:00Z">
              <w:r w:rsidRPr="00354964" w:rsidDel="00AC7FCF">
                <w:rPr>
                  <w:rFonts w:ascii="B Lotus" w:hAnsi="B Lotus" w:cs="B Lotus"/>
                  <w:sz w:val="16"/>
                  <w:szCs w:val="16"/>
                  <w:rtl/>
                </w:rPr>
                <w:delText xml:space="preserve">ارتقاء </w:delText>
              </w:r>
            </w:del>
            <w:ins w:id="15999" w:author="Mehrnazi Boojari" w:date="2019-01-15T02:25:00Z">
              <w:r w:rsidR="00AC7FCF" w:rsidRPr="00354964">
                <w:rPr>
                  <w:rFonts w:ascii="B Lotus" w:hAnsi="B Lotus" w:cs="B Lotus"/>
                  <w:sz w:val="16"/>
                  <w:szCs w:val="16"/>
                  <w:rtl/>
                </w:rPr>
                <w:t>ارتقا</w:t>
              </w:r>
              <w:r w:rsidR="00AC7FCF">
                <w:rPr>
                  <w:rFonts w:ascii="B Lotus" w:hAnsi="B Lotus" w:cs="B Lotus" w:hint="cs"/>
                  <w:sz w:val="16"/>
                  <w:szCs w:val="16"/>
                  <w:rtl/>
                </w:rPr>
                <w:t>ی</w:t>
              </w:r>
              <w:r w:rsidR="00AC7FCF" w:rsidRPr="00354964">
                <w:rPr>
                  <w:rFonts w:ascii="B Lotus" w:hAnsi="B Lotus" w:cs="B Lotus"/>
                  <w:sz w:val="16"/>
                  <w:szCs w:val="16"/>
                  <w:rtl/>
                </w:rPr>
                <w:t xml:space="preserve"> </w:t>
              </w:r>
            </w:ins>
            <w:r w:rsidRPr="00354964">
              <w:rPr>
                <w:rFonts w:ascii="B Lotus" w:hAnsi="B Lotus" w:cs="B Lotus"/>
                <w:sz w:val="16"/>
                <w:szCs w:val="16"/>
                <w:rtl/>
              </w:rPr>
              <w:t>كيفي‌ ساخت‌ مسكن‌</w:t>
            </w:r>
          </w:p>
        </w:tc>
      </w:tr>
      <w:tr w:rsidR="00EA6F4D" w:rsidRPr="00EA6F4D" w14:paraId="5CEFA7D0"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FFF2CC" w:themeFill="accent4" w:themeFillTint="33"/>
            <w:vAlign w:val="center"/>
          </w:tcPr>
          <w:p w14:paraId="1339C3F4" w14:textId="77777777" w:rsidR="00EA6F4D" w:rsidRPr="00354964" w:rsidRDefault="00EA6F4D" w:rsidP="00EA6F4D">
            <w:pPr>
              <w:bidi/>
              <w:jc w:val="center"/>
              <w:rPr>
                <w:rFonts w:ascii="B Lotus" w:hAnsi="B Lotus" w:cs="B Lotus"/>
                <w:sz w:val="16"/>
                <w:szCs w:val="16"/>
                <w:rtl/>
                <w:lang w:bidi="fa-IR"/>
              </w:rPr>
            </w:pPr>
          </w:p>
        </w:tc>
        <w:tc>
          <w:tcPr>
            <w:tcW w:w="1984" w:type="dxa"/>
            <w:vMerge w:val="restart"/>
            <w:shd w:val="clear" w:color="auto" w:fill="FFF2CC" w:themeFill="accent4" w:themeFillTint="33"/>
            <w:vAlign w:val="center"/>
          </w:tcPr>
          <w:p w14:paraId="2A1F278E" w14:textId="77777777" w:rsidR="00EA6F4D" w:rsidRPr="00354964" w:rsidRDefault="00EA6F4D" w:rsidP="000F1AA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354964">
              <w:rPr>
                <w:rFonts w:ascii="B Lotus" w:hAnsi="B Lotus" w:cs="B Lotus"/>
                <w:sz w:val="18"/>
                <w:szCs w:val="18"/>
                <w:rtl/>
                <w:lang w:bidi="fa-IR"/>
              </w:rPr>
              <w:t xml:space="preserve">ساخت مساکن استاندارد و نمونه </w:t>
            </w:r>
            <w:del w:id="16000" w:author="Mehrnazi Boojari" w:date="2019-01-09T23:38:00Z">
              <w:r w:rsidRPr="00354964" w:rsidDel="00947B53">
                <w:rPr>
                  <w:rFonts w:ascii="B Lotus" w:hAnsi="B Lotus" w:cs="B Lotus"/>
                  <w:sz w:val="18"/>
                  <w:szCs w:val="18"/>
                  <w:rtl/>
                  <w:lang w:bidi="fa-IR"/>
                </w:rPr>
                <w:delText>بر اساس</w:delText>
              </w:r>
            </w:del>
            <w:ins w:id="16001" w:author="Mehrnazi Boojari" w:date="2019-01-09T23:38:00Z">
              <w:r w:rsidR="00947B53">
                <w:rPr>
                  <w:rFonts w:ascii="B Lotus" w:hAnsi="B Lotus" w:cs="B Lotus"/>
                  <w:sz w:val="18"/>
                  <w:szCs w:val="18"/>
                  <w:rtl/>
                  <w:lang w:bidi="fa-IR"/>
                </w:rPr>
                <w:t>بر</w:t>
              </w:r>
              <w:r w:rsidR="00947B53">
                <w:rPr>
                  <w:rFonts w:ascii="Times New Roman" w:hAnsi="Times New Roman" w:cs="Times New Roman" w:hint="cs"/>
                  <w:sz w:val="18"/>
                  <w:szCs w:val="18"/>
                  <w:rtl/>
                  <w:lang w:bidi="fa-IR"/>
                </w:rPr>
                <w:t> </w:t>
              </w:r>
              <w:r w:rsidR="00947B53">
                <w:rPr>
                  <w:rFonts w:ascii="B Lotus" w:hAnsi="B Lotus" w:cs="B Lotus"/>
                  <w:sz w:val="18"/>
                  <w:szCs w:val="18"/>
                  <w:rtl/>
                  <w:lang w:bidi="fa-IR"/>
                </w:rPr>
                <w:t>اساس</w:t>
              </w:r>
            </w:ins>
            <w:r w:rsidRPr="00354964">
              <w:rPr>
                <w:rFonts w:ascii="B Lotus" w:hAnsi="B Lotus" w:cs="B Lotus"/>
                <w:sz w:val="18"/>
                <w:szCs w:val="18"/>
                <w:rtl/>
                <w:lang w:bidi="fa-IR"/>
              </w:rPr>
              <w:t xml:space="preserve"> ضوابط تدو</w:t>
            </w:r>
            <w:r w:rsidRPr="00354964">
              <w:rPr>
                <w:rFonts w:ascii="B Lotus" w:hAnsi="B Lotus" w:cs="B Lotus" w:hint="cs"/>
                <w:sz w:val="18"/>
                <w:szCs w:val="18"/>
                <w:rtl/>
                <w:lang w:bidi="fa-IR"/>
              </w:rPr>
              <w:t>ی</w:t>
            </w:r>
            <w:r w:rsidRPr="00354964">
              <w:rPr>
                <w:rFonts w:ascii="B Lotus" w:hAnsi="B Lotus" w:cs="B Lotus" w:hint="eastAsia"/>
                <w:sz w:val="18"/>
                <w:szCs w:val="18"/>
                <w:rtl/>
                <w:lang w:bidi="fa-IR"/>
              </w:rPr>
              <w:t>ن</w:t>
            </w:r>
            <w:r w:rsidR="000F1AAD">
              <w:rPr>
                <w:rFonts w:ascii="B Lotus" w:hAnsi="B Lotus" w:cs="B Lotus"/>
                <w:sz w:val="18"/>
                <w:szCs w:val="18"/>
                <w:rtl/>
                <w:lang w:bidi="fa-IR"/>
              </w:rPr>
              <w:t xml:space="preserve"> شده در بند</w:t>
            </w:r>
            <w:r w:rsidR="000F1AAD">
              <w:rPr>
                <w:rFonts w:ascii="B Lotus" w:hAnsi="B Lotus" w:cs="B Lotus" w:hint="cs"/>
                <w:sz w:val="18"/>
                <w:szCs w:val="18"/>
                <w:rtl/>
                <w:lang w:bidi="fa-IR"/>
              </w:rPr>
              <w:t xml:space="preserve"> </w:t>
            </w:r>
            <w:r w:rsidR="000F1AAD" w:rsidRPr="00C00358">
              <w:rPr>
                <w:rFonts w:ascii="B Lotus" w:hAnsi="B Lotus" w:cs="B Lotus"/>
                <w:sz w:val="18"/>
                <w:szCs w:val="18"/>
                <w:highlight w:val="yellow"/>
                <w:rtl/>
                <w:lang w:bidi="fa-IR"/>
                <w:rPrChange w:id="16002" w:author="Mehrnazi Boojari" w:date="2019-01-15T02:22:00Z">
                  <w:rPr>
                    <w:rFonts w:ascii="B Lotus" w:eastAsia="B Nazanin" w:hAnsi="B Lotus" w:cs="B Lotus"/>
                    <w:b/>
                    <w:bCs/>
                    <w:color w:val="000000" w:themeColor="text1"/>
                    <w:sz w:val="18"/>
                    <w:szCs w:val="18"/>
                    <w:rtl/>
                    <w:lang w:bidi="fa-IR"/>
                  </w:rPr>
                </w:rPrChange>
              </w:rPr>
              <w:t>4.2.2</w:t>
            </w:r>
            <w:r w:rsidR="000F1AAD">
              <w:rPr>
                <w:rFonts w:ascii="B Lotus" w:hAnsi="B Lotus" w:cs="B Lotus" w:hint="cs"/>
                <w:sz w:val="18"/>
                <w:szCs w:val="18"/>
                <w:rtl/>
                <w:lang w:bidi="fa-IR"/>
              </w:rPr>
              <w:t xml:space="preserve"> </w:t>
            </w:r>
            <w:r w:rsidRPr="00354964">
              <w:rPr>
                <w:rFonts w:ascii="B Lotus" w:hAnsi="B Lotus" w:cs="B Lotus"/>
                <w:sz w:val="18"/>
                <w:szCs w:val="18"/>
                <w:rtl/>
                <w:lang w:bidi="fa-IR"/>
              </w:rPr>
              <w:t>و معرف</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و الگوساز</w:t>
            </w:r>
            <w:r w:rsidRPr="00354964">
              <w:rPr>
                <w:rFonts w:ascii="B Lotus" w:hAnsi="B Lotus" w:cs="B Lotus" w:hint="cs"/>
                <w:sz w:val="18"/>
                <w:szCs w:val="18"/>
                <w:rtl/>
                <w:lang w:bidi="fa-IR"/>
              </w:rPr>
              <w:t>ی</w:t>
            </w:r>
            <w:r w:rsidRPr="00354964">
              <w:rPr>
                <w:rFonts w:ascii="B Lotus" w:hAnsi="B Lotus" w:cs="B Lotus"/>
                <w:sz w:val="18"/>
                <w:szCs w:val="18"/>
                <w:rtl/>
                <w:lang w:bidi="fa-IR"/>
              </w:rPr>
              <w:t xml:space="preserve"> آن</w:t>
            </w:r>
          </w:p>
        </w:tc>
        <w:tc>
          <w:tcPr>
            <w:tcW w:w="992" w:type="dxa"/>
            <w:vMerge/>
            <w:shd w:val="clear" w:color="auto" w:fill="FFF2CC" w:themeFill="accent4" w:themeFillTint="33"/>
            <w:vAlign w:val="center"/>
          </w:tcPr>
          <w:p w14:paraId="083D4A1B"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11" w:type="dxa"/>
            <w:vMerge/>
            <w:shd w:val="clear" w:color="auto" w:fill="FFF2CC" w:themeFill="accent4" w:themeFillTint="33"/>
            <w:vAlign w:val="center"/>
          </w:tcPr>
          <w:p w14:paraId="3250A748"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08" w:type="dxa"/>
            <w:vMerge/>
            <w:shd w:val="clear" w:color="auto" w:fill="FFF2CC" w:themeFill="accent4" w:themeFillTint="33"/>
          </w:tcPr>
          <w:p w14:paraId="5B2E34D8"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18" w:type="dxa"/>
            <w:vMerge/>
            <w:shd w:val="clear" w:color="auto" w:fill="FFF2CC" w:themeFill="accent4" w:themeFillTint="33"/>
            <w:vAlign w:val="center"/>
          </w:tcPr>
          <w:p w14:paraId="16AE2B72"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126" w:type="dxa"/>
            <w:vMerge/>
            <w:shd w:val="clear" w:color="auto" w:fill="FFF2CC" w:themeFill="accent4" w:themeFillTint="33"/>
            <w:vAlign w:val="center"/>
          </w:tcPr>
          <w:p w14:paraId="32C57A40" w14:textId="77777777" w:rsidR="00EA6F4D" w:rsidRPr="00354964"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r>
      <w:tr w:rsidR="00EA6F4D" w:rsidRPr="00EA6F4D" w14:paraId="6DBE6262"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FFF2CC" w:themeFill="accent4" w:themeFillTint="33"/>
            <w:vAlign w:val="center"/>
          </w:tcPr>
          <w:p w14:paraId="7105CA19" w14:textId="77777777" w:rsidR="00EA6F4D" w:rsidRPr="00354964" w:rsidRDefault="00EA6F4D" w:rsidP="00EA6F4D">
            <w:pPr>
              <w:bidi/>
              <w:jc w:val="center"/>
              <w:rPr>
                <w:rFonts w:ascii="B Lotus" w:hAnsi="B Lotus" w:cs="B Lotus"/>
                <w:sz w:val="16"/>
                <w:szCs w:val="16"/>
                <w:rtl/>
                <w:lang w:bidi="fa-IR"/>
              </w:rPr>
            </w:pPr>
          </w:p>
        </w:tc>
        <w:tc>
          <w:tcPr>
            <w:tcW w:w="1984" w:type="dxa"/>
            <w:vMerge/>
            <w:shd w:val="clear" w:color="auto" w:fill="FFF2CC" w:themeFill="accent4" w:themeFillTint="33"/>
            <w:vAlign w:val="center"/>
          </w:tcPr>
          <w:p w14:paraId="062724BC"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992" w:type="dxa"/>
            <w:vMerge/>
            <w:shd w:val="clear" w:color="auto" w:fill="FFF2CC" w:themeFill="accent4" w:themeFillTint="33"/>
            <w:vAlign w:val="center"/>
          </w:tcPr>
          <w:p w14:paraId="26B8F952"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011" w:type="dxa"/>
            <w:vMerge/>
            <w:shd w:val="clear" w:color="auto" w:fill="FFF2CC" w:themeFill="accent4" w:themeFillTint="33"/>
            <w:vAlign w:val="center"/>
          </w:tcPr>
          <w:p w14:paraId="21417B09"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408" w:type="dxa"/>
            <w:vMerge/>
            <w:shd w:val="clear" w:color="auto" w:fill="FFF2CC" w:themeFill="accent4" w:themeFillTint="33"/>
          </w:tcPr>
          <w:p w14:paraId="6819BD3E"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p>
        </w:tc>
        <w:tc>
          <w:tcPr>
            <w:tcW w:w="1418" w:type="dxa"/>
            <w:shd w:val="clear" w:color="auto" w:fill="FFF2CC" w:themeFill="accent4" w:themeFillTint="33"/>
            <w:vAlign w:val="center"/>
          </w:tcPr>
          <w:p w14:paraId="3E7DDD79"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bookmarkStart w:id="16003" w:name="منشور_اهداف"/>
            <w:bookmarkEnd w:id="16003"/>
            <w:r w:rsidRPr="00354964">
              <w:rPr>
                <w:rFonts w:ascii="B Lotus" w:hAnsi="B Lotus" w:cs="B Lotus"/>
                <w:sz w:val="18"/>
                <w:szCs w:val="18"/>
                <w:rtl/>
              </w:rPr>
              <w:t xml:space="preserve">منشور اهداف اجرای طرح </w:t>
            </w:r>
            <w:r w:rsidRPr="00354964">
              <w:rPr>
                <w:rFonts w:ascii="B Lotus" w:hAnsi="B Lotus" w:cs="B Lotus" w:hint="cs"/>
                <w:sz w:val="18"/>
                <w:szCs w:val="18"/>
                <w:rtl/>
              </w:rPr>
              <w:t>وی</w:t>
            </w:r>
            <w:r w:rsidRPr="00354964">
              <w:rPr>
                <w:rFonts w:ascii="B Lotus" w:hAnsi="B Lotus" w:cs="B Lotus"/>
                <w:sz w:val="18"/>
                <w:szCs w:val="18"/>
                <w:rtl/>
              </w:rPr>
              <w:t>ژه بهسازی و نوسازی مسکن روستایی</w:t>
            </w:r>
          </w:p>
        </w:tc>
        <w:tc>
          <w:tcPr>
            <w:tcW w:w="2126" w:type="dxa"/>
            <w:shd w:val="clear" w:color="auto" w:fill="FFF2CC" w:themeFill="accent4" w:themeFillTint="33"/>
            <w:vAlign w:val="center"/>
          </w:tcPr>
          <w:p w14:paraId="7DA63EA6" w14:textId="77777777" w:rsidR="00EA6F4D" w:rsidRPr="00EA7237" w:rsidRDefault="00EA6F4D" w:rsidP="00AC7FCF">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EA7237">
              <w:rPr>
                <w:rFonts w:ascii="B Lotus" w:hAnsi="B Lotus" w:cs="B Lotus"/>
                <w:sz w:val="16"/>
                <w:szCs w:val="16"/>
                <w:rtl/>
                <w:lang w:bidi="fa-IR"/>
                <w:rPrChange w:id="16004" w:author="Mehrnazi Boojari" w:date="2019-01-15T02:26:00Z">
                  <w:rPr>
                    <w:rFonts w:ascii="B Lotus" w:eastAsia="B Nazanin" w:hAnsi="B Lotus" w:cs="B Lotus"/>
                    <w:b/>
                    <w:bCs/>
                    <w:color w:val="000000" w:themeColor="text1"/>
                    <w:sz w:val="16"/>
                    <w:szCs w:val="16"/>
                    <w:rtl/>
                    <w:lang w:bidi="fa-IR"/>
                  </w:rPr>
                </w:rPrChange>
              </w:rPr>
              <w:t>2</w:t>
            </w:r>
            <w:del w:id="16005" w:author="Mehrnazi Boojari" w:date="2019-01-07T22:34:00Z">
              <w:r w:rsidRPr="00EA7237" w:rsidDel="00051F26">
                <w:rPr>
                  <w:rFonts w:ascii="B Lotus" w:hAnsi="B Lotus" w:cs="B Lotus"/>
                  <w:sz w:val="16"/>
                  <w:szCs w:val="16"/>
                  <w:rtl/>
                  <w:lang w:bidi="fa-IR"/>
                  <w:rPrChange w:id="16006" w:author="Mehrnazi Boojari" w:date="2019-01-15T02:26:00Z">
                    <w:rPr>
                      <w:rFonts w:ascii="B Lotus" w:eastAsia="B Nazanin" w:hAnsi="B Lotus" w:cs="B Lotus"/>
                      <w:b/>
                      <w:bCs/>
                      <w:color w:val="000000" w:themeColor="text1"/>
                      <w:sz w:val="16"/>
                      <w:szCs w:val="16"/>
                      <w:rtl/>
                      <w:lang w:bidi="fa-IR"/>
                    </w:rPr>
                  </w:rPrChange>
                </w:rPr>
                <w:delText>.</w:delText>
              </w:r>
              <w:r w:rsidRPr="00EA7237" w:rsidDel="00051F26">
                <w:rPr>
                  <w:rFonts w:ascii="B Lotus" w:hAnsi="B Lotus" w:cs="B Lotus"/>
                  <w:sz w:val="16"/>
                  <w:szCs w:val="16"/>
                  <w:rtl/>
                  <w:rPrChange w:id="16007" w:author="Mehrnazi Boojari" w:date="2019-01-15T02:26:00Z">
                    <w:rPr>
                      <w:rFonts w:ascii="B Lotus" w:eastAsia="B Nazanin" w:hAnsi="B Lotus" w:cs="B Lotus"/>
                      <w:b/>
                      <w:bCs/>
                      <w:color w:val="000000" w:themeColor="text1"/>
                      <w:sz w:val="16"/>
                      <w:szCs w:val="16"/>
                      <w:rtl/>
                      <w:lang w:bidi="fa-IR"/>
                    </w:rPr>
                  </w:rPrChange>
                </w:rPr>
                <w:delText>ت</w:delText>
              </w:r>
            </w:del>
            <w:ins w:id="16008" w:author="Mehrnazi Boojari" w:date="2019-01-07T22:34:00Z">
              <w:r w:rsidR="00051F26" w:rsidRPr="00EA7237">
                <w:rPr>
                  <w:rFonts w:ascii="B Lotus" w:hAnsi="B Lotus" w:cs="B Lotus"/>
                  <w:sz w:val="16"/>
                  <w:szCs w:val="16"/>
                  <w:rtl/>
                  <w:lang w:bidi="fa-IR"/>
                  <w:rPrChange w:id="16009" w:author="Mehrnazi Boojari" w:date="2019-01-15T02:26:00Z">
                    <w:rPr>
                      <w:rFonts w:ascii="B Lotus" w:eastAsia="B Nazanin" w:hAnsi="B Lotus" w:cs="B Lotus"/>
                      <w:b/>
                      <w:bCs/>
                      <w:color w:val="000000" w:themeColor="text1"/>
                      <w:sz w:val="16"/>
                      <w:szCs w:val="16"/>
                      <w:rtl/>
                      <w:lang w:bidi="fa-IR"/>
                    </w:rPr>
                  </w:rPrChange>
                </w:rPr>
                <w:t>.</w:t>
              </w:r>
              <w:r w:rsidR="00051F26" w:rsidRPr="00EA7237">
                <w:rPr>
                  <w:rFonts w:ascii="B Lotus" w:hAnsi="B Lotus" w:cs="B Lotus" w:hint="cs"/>
                  <w:sz w:val="16"/>
                  <w:szCs w:val="16"/>
                  <w:rtl/>
                  <w:lang w:bidi="fa-IR"/>
                </w:rPr>
                <w:t xml:space="preserve"> ت</w:t>
              </w:r>
            </w:ins>
            <w:r w:rsidRPr="00EA7237">
              <w:rPr>
                <w:rFonts w:ascii="B Lotus" w:hAnsi="B Lotus" w:cs="B Lotus"/>
                <w:sz w:val="16"/>
                <w:szCs w:val="16"/>
                <w:rtl/>
              </w:rPr>
              <w:t>لاش در حفظ هويت معماري بومي مسكن روستايي</w:t>
            </w:r>
            <w:r w:rsidRPr="00EA7237">
              <w:rPr>
                <w:rFonts w:ascii="B Lotus" w:hAnsi="B Lotus" w:cs="B Lotus"/>
                <w:sz w:val="16"/>
                <w:szCs w:val="16"/>
                <w:lang w:bidi="fa-IR"/>
              </w:rPr>
              <w:br/>
            </w:r>
            <w:r w:rsidRPr="00EA7237">
              <w:rPr>
                <w:rFonts w:ascii="B Lotus" w:hAnsi="B Lotus" w:cs="B Lotus"/>
                <w:sz w:val="16"/>
                <w:szCs w:val="16"/>
                <w:rtl/>
                <w:lang w:bidi="fa-IR"/>
                <w:rPrChange w:id="16010" w:author="Mehrnazi Boojari" w:date="2019-01-15T02:26:00Z">
                  <w:rPr>
                    <w:rFonts w:ascii="B Lotus" w:eastAsia="B Nazanin" w:hAnsi="B Lotus" w:cs="B Lotus"/>
                    <w:b/>
                    <w:bCs/>
                    <w:color w:val="000000" w:themeColor="text1"/>
                    <w:sz w:val="16"/>
                    <w:szCs w:val="16"/>
                    <w:rtl/>
                    <w:lang w:bidi="fa-IR"/>
                  </w:rPr>
                </w:rPrChange>
              </w:rPr>
              <w:t>3</w:t>
            </w:r>
            <w:del w:id="16011" w:author="Mehrnazi Boojari" w:date="2019-01-07T22:34:00Z">
              <w:r w:rsidRPr="00EA7237" w:rsidDel="00051F26">
                <w:rPr>
                  <w:rFonts w:ascii="B Lotus" w:hAnsi="B Lotus" w:cs="B Lotus"/>
                  <w:sz w:val="16"/>
                  <w:szCs w:val="16"/>
                  <w:rtl/>
                  <w:lang w:bidi="fa-IR"/>
                  <w:rPrChange w:id="16012" w:author="Mehrnazi Boojari" w:date="2019-01-15T02:26:00Z">
                    <w:rPr>
                      <w:rFonts w:ascii="B Lotus" w:eastAsia="B Nazanin" w:hAnsi="B Lotus" w:cs="B Lotus"/>
                      <w:b/>
                      <w:bCs/>
                      <w:color w:val="000000" w:themeColor="text1"/>
                      <w:sz w:val="16"/>
                      <w:szCs w:val="16"/>
                      <w:rtl/>
                      <w:lang w:bidi="fa-IR"/>
                    </w:rPr>
                  </w:rPrChange>
                </w:rPr>
                <w:delText>.</w:delText>
              </w:r>
              <w:r w:rsidRPr="00EA7237" w:rsidDel="00051F26">
                <w:rPr>
                  <w:rFonts w:ascii="B Lotus" w:hAnsi="B Lotus" w:cs="B Lotus"/>
                  <w:sz w:val="16"/>
                  <w:szCs w:val="16"/>
                  <w:rtl/>
                  <w:rPrChange w:id="16013" w:author="Mehrnazi Boojari" w:date="2019-01-15T02:26:00Z">
                    <w:rPr>
                      <w:rFonts w:ascii="B Lotus" w:eastAsia="B Nazanin" w:hAnsi="B Lotus" w:cs="B Lotus"/>
                      <w:b/>
                      <w:bCs/>
                      <w:color w:val="000000" w:themeColor="text1"/>
                      <w:sz w:val="16"/>
                      <w:szCs w:val="16"/>
                      <w:rtl/>
                      <w:lang w:bidi="fa-IR"/>
                    </w:rPr>
                  </w:rPrChange>
                </w:rPr>
                <w:delText>ت</w:delText>
              </w:r>
            </w:del>
            <w:ins w:id="16014" w:author="Mehrnazi Boojari" w:date="2019-01-07T22:34:00Z">
              <w:r w:rsidR="00051F26" w:rsidRPr="00EA7237">
                <w:rPr>
                  <w:rFonts w:ascii="B Lotus" w:hAnsi="B Lotus" w:cs="B Lotus"/>
                  <w:sz w:val="16"/>
                  <w:szCs w:val="16"/>
                  <w:rtl/>
                  <w:lang w:bidi="fa-IR"/>
                  <w:rPrChange w:id="16015" w:author="Mehrnazi Boojari" w:date="2019-01-15T02:26:00Z">
                    <w:rPr>
                      <w:rFonts w:ascii="B Lotus" w:eastAsia="B Nazanin" w:hAnsi="B Lotus" w:cs="B Lotus"/>
                      <w:b/>
                      <w:bCs/>
                      <w:color w:val="000000" w:themeColor="text1"/>
                      <w:sz w:val="16"/>
                      <w:szCs w:val="16"/>
                      <w:rtl/>
                      <w:lang w:bidi="fa-IR"/>
                    </w:rPr>
                  </w:rPrChange>
                </w:rPr>
                <w:t>.</w:t>
              </w:r>
              <w:r w:rsidR="00051F26" w:rsidRPr="00EA7237">
                <w:rPr>
                  <w:rFonts w:ascii="B Lotus" w:hAnsi="B Lotus" w:cs="B Lotus" w:hint="cs"/>
                  <w:sz w:val="16"/>
                  <w:szCs w:val="16"/>
                  <w:rtl/>
                  <w:lang w:bidi="fa-IR"/>
                </w:rPr>
                <w:t xml:space="preserve"> </w:t>
              </w:r>
            </w:ins>
            <w:del w:id="16016" w:author="Mehrnazi Boojari" w:date="2019-01-15T02:26:00Z">
              <w:r w:rsidRPr="00EA7237" w:rsidDel="00AC7FCF">
                <w:rPr>
                  <w:rFonts w:ascii="B Lotus" w:hAnsi="B Lotus" w:cs="B Lotus"/>
                  <w:sz w:val="16"/>
                  <w:szCs w:val="16"/>
                  <w:rtl/>
                </w:rPr>
                <w:delText xml:space="preserve">امين </w:delText>
              </w:r>
            </w:del>
            <w:ins w:id="16017" w:author="Mehrnazi Boojari" w:date="2019-01-15T02:26:00Z">
              <w:r w:rsidR="00AC7FCF" w:rsidRPr="00EA7237">
                <w:rPr>
                  <w:rFonts w:ascii="B Lotus" w:hAnsi="B Lotus" w:cs="B Lotus" w:hint="cs"/>
                  <w:sz w:val="16"/>
                  <w:szCs w:val="16"/>
                  <w:rtl/>
                  <w:lang w:bidi="fa-IR"/>
                </w:rPr>
                <w:t>ت</w:t>
              </w:r>
              <w:r w:rsidR="00AC7FCF" w:rsidRPr="00EA7237">
                <w:rPr>
                  <w:rFonts w:ascii="B Lotus" w:hAnsi="B Lotus" w:cs="B Lotus" w:hint="cs"/>
                  <w:sz w:val="16"/>
                  <w:szCs w:val="16"/>
                  <w:rtl/>
                </w:rPr>
                <w:t>أ</w:t>
              </w:r>
              <w:r w:rsidR="00AC7FCF" w:rsidRPr="00EA7237">
                <w:rPr>
                  <w:rFonts w:ascii="B Lotus" w:hAnsi="B Lotus" w:cs="B Lotus"/>
                  <w:sz w:val="16"/>
                  <w:szCs w:val="16"/>
                  <w:rtl/>
                </w:rPr>
                <w:t xml:space="preserve">مين </w:t>
              </w:r>
            </w:ins>
            <w:r w:rsidRPr="00EA7237">
              <w:rPr>
                <w:rFonts w:ascii="B Lotus" w:hAnsi="B Lotus" w:cs="B Lotus"/>
                <w:sz w:val="16"/>
                <w:szCs w:val="16"/>
                <w:rtl/>
              </w:rPr>
              <w:t>جنبه زيباشناسانه سيماي روستا</w:t>
            </w:r>
            <w:r w:rsidRPr="00EA7237">
              <w:rPr>
                <w:rFonts w:ascii="B Lotus" w:hAnsi="B Lotus" w:cs="B Lotus"/>
                <w:sz w:val="16"/>
                <w:szCs w:val="16"/>
                <w:lang w:bidi="fa-IR"/>
              </w:rPr>
              <w:br/>
            </w:r>
            <w:r w:rsidRPr="00EA7237">
              <w:rPr>
                <w:rFonts w:ascii="B Lotus" w:hAnsi="B Lotus" w:cs="B Lotus"/>
                <w:sz w:val="16"/>
                <w:szCs w:val="16"/>
                <w:rtl/>
                <w:lang w:bidi="fa-IR"/>
                <w:rPrChange w:id="16018" w:author="Mehrnazi Boojari" w:date="2019-01-15T02:26:00Z">
                  <w:rPr>
                    <w:rFonts w:ascii="B Lotus" w:eastAsia="B Nazanin" w:hAnsi="B Lotus" w:cs="B Lotus"/>
                    <w:b/>
                    <w:bCs/>
                    <w:color w:val="000000" w:themeColor="text1"/>
                    <w:sz w:val="16"/>
                    <w:szCs w:val="16"/>
                    <w:rtl/>
                    <w:lang w:bidi="fa-IR"/>
                  </w:rPr>
                </w:rPrChange>
              </w:rPr>
              <w:t>4.</w:t>
            </w:r>
            <w:r w:rsidRPr="00EA7237">
              <w:rPr>
                <w:rFonts w:ascii="B Lotus" w:hAnsi="B Lotus" w:cs="B Lotus"/>
                <w:sz w:val="16"/>
                <w:szCs w:val="16"/>
                <w:lang w:bidi="fa-IR"/>
              </w:rPr>
              <w:t xml:space="preserve"> </w:t>
            </w:r>
            <w:del w:id="16019" w:author="Mehrnazi Boojari" w:date="2019-01-15T02:26:00Z">
              <w:r w:rsidRPr="00EA7237" w:rsidDel="00AC7FCF">
                <w:rPr>
                  <w:rFonts w:ascii="B Lotus" w:hAnsi="B Lotus" w:cs="B Lotus"/>
                  <w:sz w:val="16"/>
                  <w:szCs w:val="16"/>
                  <w:rtl/>
                </w:rPr>
                <w:delText xml:space="preserve">تامين </w:delText>
              </w:r>
            </w:del>
            <w:ins w:id="16020" w:author="Mehrnazi Boojari" w:date="2019-01-15T02:26:00Z">
              <w:r w:rsidR="00AC7FCF" w:rsidRPr="00EA7237">
                <w:rPr>
                  <w:rFonts w:ascii="B Lotus" w:hAnsi="B Lotus" w:cs="B Lotus"/>
                  <w:sz w:val="16"/>
                  <w:szCs w:val="16"/>
                  <w:rtl/>
                </w:rPr>
                <w:t>ت</w:t>
              </w:r>
              <w:r w:rsidR="00AC7FCF" w:rsidRPr="00EA7237">
                <w:rPr>
                  <w:rFonts w:ascii="B Lotus" w:hAnsi="B Lotus" w:cs="B Lotus" w:hint="cs"/>
                  <w:sz w:val="16"/>
                  <w:szCs w:val="16"/>
                  <w:rtl/>
                </w:rPr>
                <w:t>أ</w:t>
              </w:r>
              <w:r w:rsidR="00AC7FCF" w:rsidRPr="00EA7237">
                <w:rPr>
                  <w:rFonts w:ascii="B Lotus" w:hAnsi="B Lotus" w:cs="B Lotus"/>
                  <w:sz w:val="16"/>
                  <w:szCs w:val="16"/>
                  <w:rtl/>
                </w:rPr>
                <w:t xml:space="preserve">مين </w:t>
              </w:r>
            </w:ins>
            <w:r w:rsidRPr="00EA7237">
              <w:rPr>
                <w:rFonts w:ascii="B Lotus" w:hAnsi="B Lotus" w:cs="B Lotus"/>
                <w:sz w:val="16"/>
                <w:szCs w:val="16"/>
                <w:rtl/>
              </w:rPr>
              <w:t>مسكن متناسب با نياز</w:t>
            </w:r>
            <w:ins w:id="16021" w:author="Mehrnazi Boojari" w:date="2019-01-15T02:26:00Z">
              <w:r w:rsidR="00AC7FCF" w:rsidRPr="00EA7237">
                <w:rPr>
                  <w:rFonts w:ascii="B Lotus" w:hAnsi="B Lotus" w:cs="B Lotus" w:hint="cs"/>
                  <w:sz w:val="16"/>
                  <w:szCs w:val="16"/>
                  <w:rtl/>
                </w:rPr>
                <w:t xml:space="preserve"> </w:t>
              </w:r>
            </w:ins>
            <w:r w:rsidRPr="00EA7237">
              <w:rPr>
                <w:rFonts w:ascii="B Lotus" w:hAnsi="B Lotus" w:cs="B Lotus"/>
                <w:sz w:val="16"/>
                <w:szCs w:val="16"/>
                <w:rtl/>
              </w:rPr>
              <w:t>روستايي</w:t>
            </w:r>
            <w:r w:rsidRPr="00EA7237">
              <w:rPr>
                <w:rFonts w:ascii="B Lotus" w:hAnsi="B Lotus" w:cs="B Lotus"/>
                <w:sz w:val="16"/>
                <w:szCs w:val="16"/>
                <w:lang w:bidi="fa-IR"/>
              </w:rPr>
              <w:br/>
            </w:r>
            <w:r w:rsidRPr="00EA7237">
              <w:rPr>
                <w:rFonts w:ascii="B Lotus" w:hAnsi="B Lotus" w:cs="B Lotus"/>
                <w:sz w:val="16"/>
                <w:szCs w:val="16"/>
                <w:rtl/>
                <w:lang w:bidi="fa-IR"/>
                <w:rPrChange w:id="16022" w:author="Mehrnazi Boojari" w:date="2019-01-15T02:26:00Z">
                  <w:rPr>
                    <w:rFonts w:ascii="B Lotus" w:eastAsia="B Nazanin" w:hAnsi="B Lotus" w:cs="B Lotus"/>
                    <w:b/>
                    <w:bCs/>
                    <w:color w:val="000000" w:themeColor="text1"/>
                    <w:sz w:val="16"/>
                    <w:szCs w:val="16"/>
                    <w:rtl/>
                    <w:lang w:bidi="fa-IR"/>
                  </w:rPr>
                </w:rPrChange>
              </w:rPr>
              <w:t>15.</w:t>
            </w:r>
            <w:r w:rsidRPr="00EA7237">
              <w:rPr>
                <w:rFonts w:ascii="B Lotus" w:hAnsi="B Lotus" w:cs="B Lotus"/>
                <w:sz w:val="16"/>
                <w:szCs w:val="16"/>
                <w:lang w:bidi="fa-IR"/>
              </w:rPr>
              <w:t xml:space="preserve"> </w:t>
            </w:r>
            <w:r w:rsidRPr="00EA7237">
              <w:rPr>
                <w:rFonts w:ascii="B Lotus" w:hAnsi="B Lotus" w:cs="B Lotus"/>
                <w:sz w:val="16"/>
                <w:szCs w:val="16"/>
                <w:rtl/>
              </w:rPr>
              <w:t>ترويج الگوهاي منتخب و برجسته معماري روستايي به لحاظ فرم و</w:t>
            </w:r>
            <w:ins w:id="16023" w:author="Mehrnazi Boojari" w:date="2019-01-15T02:26:00Z">
              <w:r w:rsidR="00AC7FCF" w:rsidRPr="00EA7237">
                <w:rPr>
                  <w:rFonts w:ascii="B Lotus" w:hAnsi="B Lotus" w:cs="B Lotus" w:hint="cs"/>
                  <w:sz w:val="16"/>
                  <w:szCs w:val="16"/>
                  <w:rtl/>
                </w:rPr>
                <w:t xml:space="preserve"> </w:t>
              </w:r>
            </w:ins>
            <w:r w:rsidRPr="00EA7237">
              <w:rPr>
                <w:rFonts w:ascii="B Lotus" w:hAnsi="B Lotus" w:cs="B Lotus"/>
                <w:sz w:val="16"/>
                <w:szCs w:val="16"/>
                <w:rtl/>
              </w:rPr>
              <w:t>جنبه</w:t>
            </w:r>
            <w:ins w:id="16024" w:author="Mehrnazi Boojari" w:date="2019-01-15T02:26:00Z">
              <w:r w:rsidR="00AC7FCF" w:rsidRPr="00EA7237">
                <w:rPr>
                  <w:rFonts w:ascii="B Lotus" w:hAnsi="B Lotus" w:cs="B Nazanin" w:hint="cs"/>
                  <w:sz w:val="16"/>
                  <w:szCs w:val="16"/>
                  <w:rtl/>
                </w:rPr>
                <w:t>‌</w:t>
              </w:r>
            </w:ins>
            <w:del w:id="16025" w:author="Mehrnazi Boojari" w:date="2019-01-15T02:26:00Z">
              <w:r w:rsidRPr="00EA7237" w:rsidDel="00AC7FCF">
                <w:rPr>
                  <w:rFonts w:ascii="B Lotus" w:hAnsi="B Lotus" w:cs="B Lotus"/>
                  <w:sz w:val="16"/>
                  <w:szCs w:val="16"/>
                  <w:rtl/>
                </w:rPr>
                <w:delText xml:space="preserve"> </w:delText>
              </w:r>
            </w:del>
            <w:r w:rsidRPr="00EA7237">
              <w:rPr>
                <w:rFonts w:ascii="B Lotus" w:hAnsi="B Lotus" w:cs="B Lotus"/>
                <w:sz w:val="16"/>
                <w:szCs w:val="16"/>
                <w:rtl/>
              </w:rPr>
              <w:t>هاي زيبا</w:t>
            </w:r>
            <w:del w:id="16026" w:author="Mehrnazi Boojari" w:date="2019-01-15T02:26:00Z">
              <w:r w:rsidRPr="00EA7237" w:rsidDel="00AC7FCF">
                <w:rPr>
                  <w:rFonts w:ascii="B Lotus" w:hAnsi="B Lotus" w:cs="B Lotus"/>
                  <w:sz w:val="16"/>
                  <w:szCs w:val="16"/>
                  <w:rtl/>
                </w:rPr>
                <w:delText xml:space="preserve"> </w:delText>
              </w:r>
            </w:del>
            <w:r w:rsidRPr="00EA7237">
              <w:rPr>
                <w:rFonts w:ascii="B Lotus" w:hAnsi="B Lotus" w:cs="B Lotus"/>
                <w:sz w:val="16"/>
                <w:szCs w:val="16"/>
                <w:rtl/>
              </w:rPr>
              <w:t>شناختي سيماي روستا</w:t>
            </w:r>
            <w:r w:rsidRPr="00EA7237">
              <w:rPr>
                <w:rFonts w:ascii="B Lotus" w:hAnsi="B Lotus" w:cs="B Lotus"/>
                <w:sz w:val="16"/>
                <w:szCs w:val="16"/>
                <w:lang w:bidi="fa-IR"/>
              </w:rPr>
              <w:t xml:space="preserve"> </w:t>
            </w:r>
            <w:del w:id="16027" w:author="Mehrnazi Boojari" w:date="2019-01-15T02:27:00Z">
              <w:r w:rsidRPr="00EA7237" w:rsidDel="00AC7FCF">
                <w:rPr>
                  <w:rFonts w:ascii="B Lotus" w:hAnsi="B Lotus" w:cs="B Lotus"/>
                  <w:sz w:val="16"/>
                  <w:szCs w:val="16"/>
                  <w:lang w:bidi="fa-IR"/>
                </w:rPr>
                <w:delText>.</w:delText>
              </w:r>
            </w:del>
          </w:p>
        </w:tc>
      </w:tr>
      <w:tr w:rsidR="00EA6F4D" w:rsidRPr="00EA6F4D" w14:paraId="1126BAD2"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FFF2CC" w:themeFill="accent4" w:themeFillTint="33"/>
            <w:vAlign w:val="center"/>
          </w:tcPr>
          <w:p w14:paraId="3BD14203" w14:textId="77777777" w:rsidR="00EA6F4D" w:rsidRPr="00354964" w:rsidRDefault="00EA6F4D" w:rsidP="00EA6F4D">
            <w:pPr>
              <w:bidi/>
              <w:jc w:val="center"/>
              <w:rPr>
                <w:rFonts w:ascii="B Lotus" w:hAnsi="B Lotus" w:cs="B Lotus"/>
                <w:sz w:val="16"/>
                <w:szCs w:val="16"/>
                <w:rtl/>
                <w:lang w:bidi="fa-IR"/>
              </w:rPr>
            </w:pPr>
          </w:p>
        </w:tc>
        <w:tc>
          <w:tcPr>
            <w:tcW w:w="1984" w:type="dxa"/>
            <w:vMerge/>
            <w:shd w:val="clear" w:color="auto" w:fill="FFF2CC" w:themeFill="accent4" w:themeFillTint="33"/>
            <w:vAlign w:val="center"/>
          </w:tcPr>
          <w:p w14:paraId="65DE4308"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992" w:type="dxa"/>
            <w:vMerge/>
            <w:shd w:val="clear" w:color="auto" w:fill="FFF2CC" w:themeFill="accent4" w:themeFillTint="33"/>
            <w:vAlign w:val="center"/>
          </w:tcPr>
          <w:p w14:paraId="1ABE70DC"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011" w:type="dxa"/>
            <w:vMerge/>
            <w:shd w:val="clear" w:color="auto" w:fill="FFF2CC" w:themeFill="accent4" w:themeFillTint="33"/>
            <w:vAlign w:val="center"/>
          </w:tcPr>
          <w:p w14:paraId="16FC716E"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408" w:type="dxa"/>
            <w:vMerge/>
            <w:shd w:val="clear" w:color="auto" w:fill="FFF2CC" w:themeFill="accent4" w:themeFillTint="33"/>
          </w:tcPr>
          <w:p w14:paraId="6D9843B4"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p>
        </w:tc>
        <w:tc>
          <w:tcPr>
            <w:tcW w:w="1418" w:type="dxa"/>
            <w:shd w:val="clear" w:color="auto" w:fill="FFF2CC" w:themeFill="accent4" w:themeFillTint="33"/>
            <w:vAlign w:val="center"/>
          </w:tcPr>
          <w:p w14:paraId="056A39D2" w14:textId="77777777" w:rsidR="00EA6F4D" w:rsidRPr="00354964" w:rsidRDefault="00EA6F4D" w:rsidP="00C00358">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lang w:bidi="fa-IR"/>
              </w:rPr>
            </w:pPr>
            <w:del w:id="16028" w:author="Mehrnazi Boojari" w:date="2019-01-15T02:22:00Z">
              <w:r w:rsidRPr="00354964" w:rsidDel="00C00358">
                <w:rPr>
                  <w:rFonts w:ascii="B Lotus" w:hAnsi="B Lotus" w:cs="B Lotus" w:hint="cs"/>
                  <w:sz w:val="18"/>
                  <w:szCs w:val="18"/>
                  <w:rtl/>
                </w:rPr>
                <w:delText xml:space="preserve">ماده </w:delText>
              </w:r>
            </w:del>
            <w:ins w:id="16029" w:author="Mehrnazi Boojari" w:date="2019-01-15T02:22:00Z">
              <w:r w:rsidR="00C00358" w:rsidRPr="00354964">
                <w:rPr>
                  <w:rFonts w:ascii="B Lotus" w:hAnsi="B Lotus" w:cs="B Lotus" w:hint="cs"/>
                  <w:sz w:val="18"/>
                  <w:szCs w:val="18"/>
                  <w:rtl/>
                </w:rPr>
                <w:t>ماد</w:t>
              </w:r>
              <w:r w:rsidR="00C00358">
                <w:rPr>
                  <w:rFonts w:ascii="B Lotus" w:hAnsi="B Lotus" w:cs="B Lotus" w:hint="cs"/>
                  <w:sz w:val="18"/>
                  <w:szCs w:val="18"/>
                  <w:rtl/>
                </w:rPr>
                <w:t>ۀ</w:t>
              </w:r>
              <w:r w:rsidR="00C00358" w:rsidRPr="00354964">
                <w:rPr>
                  <w:rFonts w:ascii="B Lotus" w:hAnsi="B Lotus" w:cs="B Lotus" w:hint="cs"/>
                  <w:sz w:val="18"/>
                  <w:szCs w:val="18"/>
                  <w:rtl/>
                </w:rPr>
                <w:t xml:space="preserve"> </w:t>
              </w:r>
            </w:ins>
            <w:r w:rsidRPr="00354964">
              <w:rPr>
                <w:rFonts w:ascii="B Lotus" w:hAnsi="B Lotus" w:cs="B Lotus" w:hint="cs"/>
                <w:sz w:val="18"/>
                <w:szCs w:val="18"/>
                <w:rtl/>
              </w:rPr>
              <w:t>11 قانون ساماندهی و حمایت از تولید و عرضه مسکن سال 1387</w:t>
            </w:r>
          </w:p>
          <w:p w14:paraId="5738D048"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126" w:type="dxa"/>
            <w:shd w:val="clear" w:color="auto" w:fill="FFF2CC" w:themeFill="accent4" w:themeFillTint="33"/>
            <w:vAlign w:val="center"/>
          </w:tcPr>
          <w:p w14:paraId="399B2D54" w14:textId="7475FDE0" w:rsidR="00EA6F4D" w:rsidRPr="00EA7237" w:rsidRDefault="00EA6F4D" w:rsidP="00EA7237">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EA7237">
              <w:rPr>
                <w:rFonts w:ascii="B Lotus" w:hAnsi="B Lotus" w:cs="B Lotus"/>
                <w:sz w:val="16"/>
                <w:szCs w:val="16"/>
                <w:rtl/>
                <w:rPrChange w:id="16030" w:author="Mehrnazi Boojari" w:date="2019-01-15T02:27:00Z">
                  <w:rPr>
                    <w:rFonts w:ascii="B Lotus" w:eastAsia="B Nazanin" w:hAnsi="B Lotus" w:cs="B Lotus"/>
                    <w:b/>
                    <w:bCs/>
                    <w:color w:val="000000" w:themeColor="text1"/>
                    <w:sz w:val="16"/>
                    <w:szCs w:val="16"/>
                    <w:rtl/>
                    <w:lang w:bidi="fa-IR"/>
                  </w:rPr>
                </w:rPrChange>
              </w:rPr>
              <w:t>ماد</w:t>
            </w:r>
            <w:r w:rsidR="00EA7237" w:rsidRPr="00EA7237">
              <w:rPr>
                <w:rFonts w:ascii="B Lotus" w:hAnsi="B Lotus" w:cs="B Lotus" w:hint="cs"/>
                <w:sz w:val="16"/>
                <w:szCs w:val="16"/>
                <w:rtl/>
              </w:rPr>
              <w:t>ۀ</w:t>
            </w:r>
            <w:r w:rsidRPr="00EA7237">
              <w:rPr>
                <w:rFonts w:ascii="B Lotus" w:hAnsi="B Lotus" w:cs="B Lotus"/>
                <w:sz w:val="16"/>
                <w:szCs w:val="16"/>
                <w:rtl/>
                <w:rPrChange w:id="16031" w:author="Mehrnazi Boojari" w:date="2019-01-15T02:27:00Z">
                  <w:rPr>
                    <w:rFonts w:ascii="B Lotus" w:eastAsia="B Nazanin" w:hAnsi="B Lotus" w:cs="B Lotus"/>
                    <w:b/>
                    <w:bCs/>
                    <w:color w:val="000000" w:themeColor="text1"/>
                    <w:sz w:val="16"/>
                    <w:szCs w:val="16"/>
                    <w:rtl/>
                    <w:lang w:bidi="fa-IR"/>
                  </w:rPr>
                </w:rPrChange>
              </w:rPr>
              <w:t xml:space="preserve"> 11</w:t>
            </w:r>
            <w:r w:rsidR="00EA7237" w:rsidRPr="00EA7237">
              <w:rPr>
                <w:rFonts w:ascii="B Lotus" w:hAnsi="B Lotus" w:cs="B Nazanin" w:hint="cs"/>
                <w:sz w:val="16"/>
                <w:szCs w:val="16"/>
                <w:rtl/>
              </w:rPr>
              <w:t>‌</w:t>
            </w:r>
            <w:r w:rsidRPr="00EA7237">
              <w:rPr>
                <w:rFonts w:ascii="B Lotus" w:hAnsi="B Lotus" w:cs="B Lotus"/>
                <w:sz w:val="16"/>
                <w:szCs w:val="16"/>
                <w:rtl/>
                <w:rPrChange w:id="16032" w:author="Mehrnazi Boojari" w:date="2019-01-15T02:27:00Z">
                  <w:rPr>
                    <w:rFonts w:ascii="B Lotus" w:eastAsia="B Nazanin" w:hAnsi="B Lotus" w:cs="B Lotus"/>
                    <w:b/>
                    <w:bCs/>
                    <w:color w:val="000000" w:themeColor="text1"/>
                    <w:sz w:val="16"/>
                    <w:szCs w:val="16"/>
                    <w:rtl/>
                    <w:lang w:bidi="fa-IR"/>
                  </w:rPr>
                </w:rPrChange>
              </w:rPr>
              <w:t>-</w:t>
            </w:r>
            <w:r w:rsidRPr="00EA7237">
              <w:rPr>
                <w:rFonts w:ascii="B Lotus" w:hAnsi="B Lotus" w:cs="B Lotus"/>
                <w:sz w:val="16"/>
                <w:szCs w:val="16"/>
                <w:rtl/>
              </w:rPr>
              <w:t xml:space="preserve"> دولت مكلف است با هدف بهسازي فضاهاي سكونتي روستاها و نوسازي مسكن روستايي از طريق تهيه و </w:t>
            </w:r>
            <w:del w:id="16033" w:author="Mehrnazi Boojari" w:date="2019-01-15T02:27:00Z">
              <w:r w:rsidRPr="00EA7237" w:rsidDel="00AC7FCF">
                <w:rPr>
                  <w:rFonts w:ascii="B Lotus" w:hAnsi="B Lotus" w:cs="B Lotus"/>
                  <w:sz w:val="16"/>
                  <w:szCs w:val="16"/>
                  <w:rtl/>
                </w:rPr>
                <w:delText xml:space="preserve">اجراء </w:delText>
              </w:r>
            </w:del>
            <w:ins w:id="16034" w:author="Mehrnazi Boojari" w:date="2019-01-15T02:27:00Z">
              <w:r w:rsidR="00AC7FCF" w:rsidRPr="00EA7237">
                <w:rPr>
                  <w:rFonts w:ascii="B Lotus" w:hAnsi="B Lotus" w:cs="B Lotus"/>
                  <w:sz w:val="16"/>
                  <w:szCs w:val="16"/>
                  <w:rtl/>
                </w:rPr>
                <w:t>اجرا</w:t>
              </w:r>
              <w:r w:rsidR="00AC7FCF" w:rsidRPr="00EA7237">
                <w:rPr>
                  <w:rFonts w:ascii="B Lotus" w:hAnsi="B Lotus" w:cs="B Lotus" w:hint="cs"/>
                  <w:sz w:val="16"/>
                  <w:szCs w:val="16"/>
                  <w:rtl/>
                </w:rPr>
                <w:t>ی</w:t>
              </w:r>
              <w:r w:rsidR="00AC7FCF" w:rsidRPr="00EA7237">
                <w:rPr>
                  <w:rFonts w:ascii="B Lotus" w:hAnsi="B Lotus" w:cs="B Lotus"/>
                  <w:sz w:val="16"/>
                  <w:szCs w:val="16"/>
                  <w:rtl/>
                </w:rPr>
                <w:t xml:space="preserve"> </w:t>
              </w:r>
            </w:ins>
            <w:r w:rsidRPr="00EA7237">
              <w:rPr>
                <w:rFonts w:ascii="B Lotus" w:hAnsi="B Lotus" w:cs="B Lotus"/>
                <w:sz w:val="16"/>
                <w:szCs w:val="16"/>
                <w:rtl/>
              </w:rPr>
              <w:t>طرح هادي روستاها</w:t>
            </w:r>
            <w:del w:id="16035" w:author="Mehrnazi Boojari" w:date="2019-01-07T09:47:00Z">
              <w:r w:rsidRPr="00EA7237" w:rsidDel="006F7CCF">
                <w:rPr>
                  <w:rFonts w:ascii="B Lotus" w:hAnsi="B Lotus" w:cs="B Lotus"/>
                  <w:sz w:val="16"/>
                  <w:szCs w:val="16"/>
                  <w:rtl/>
                </w:rPr>
                <w:delText xml:space="preserve"> ،</w:delText>
              </w:r>
            </w:del>
            <w:ins w:id="16036" w:author="Mehrnazi Boojari" w:date="2019-01-07T09:47:00Z">
              <w:r w:rsidR="006F7CCF" w:rsidRPr="00EA7237">
                <w:rPr>
                  <w:rFonts w:ascii="B Lotus" w:hAnsi="B Lotus" w:cs="B Lotus"/>
                  <w:sz w:val="16"/>
                  <w:szCs w:val="16"/>
                  <w:rtl/>
                </w:rPr>
                <w:t>،</w:t>
              </w:r>
            </w:ins>
            <w:r w:rsidRPr="00EA7237">
              <w:rPr>
                <w:rFonts w:ascii="B Lotus" w:hAnsi="B Lotus" w:cs="B Lotus"/>
                <w:sz w:val="16"/>
                <w:szCs w:val="16"/>
                <w:rtl/>
              </w:rPr>
              <w:t xml:space="preserve"> تأمين تسهيلات بانكي ارزان</w:t>
            </w:r>
            <w:ins w:id="16037" w:author="Mehrnazi Boojari" w:date="2019-01-15T02:27:00Z">
              <w:r w:rsidR="00AC7FCF" w:rsidRPr="00EA7237">
                <w:rPr>
                  <w:rFonts w:ascii="B Lotus" w:hAnsi="B Lotus" w:cs="B Nazanin" w:hint="cs"/>
                  <w:sz w:val="16"/>
                  <w:szCs w:val="16"/>
                  <w:rtl/>
                </w:rPr>
                <w:t>‌</w:t>
              </w:r>
            </w:ins>
            <w:del w:id="16038" w:author="Mehrnazi Boojari" w:date="2019-01-15T02:27:00Z">
              <w:r w:rsidRPr="00EA7237" w:rsidDel="00AC7FCF">
                <w:rPr>
                  <w:rFonts w:ascii="B Lotus" w:hAnsi="B Lotus" w:cs="B Lotus"/>
                  <w:sz w:val="16"/>
                  <w:szCs w:val="16"/>
                  <w:rtl/>
                </w:rPr>
                <w:delText xml:space="preserve"> </w:delText>
              </w:r>
            </w:del>
            <w:r w:rsidRPr="00EA7237">
              <w:rPr>
                <w:rFonts w:ascii="B Lotus" w:hAnsi="B Lotus" w:cs="B Lotus"/>
                <w:sz w:val="16"/>
                <w:szCs w:val="16"/>
                <w:rtl/>
              </w:rPr>
              <w:t xml:space="preserve">قيمت </w:t>
            </w:r>
            <w:del w:id="16039" w:author="Mehrnazi Boojari" w:date="2019-01-15T02:27:00Z">
              <w:r w:rsidRPr="00EA7237" w:rsidDel="00AC7FCF">
                <w:rPr>
                  <w:rFonts w:ascii="B Lotus" w:hAnsi="B Lotus" w:cs="B Lotus"/>
                  <w:sz w:val="16"/>
                  <w:szCs w:val="16"/>
                  <w:rtl/>
                </w:rPr>
                <w:delText xml:space="preserve">جهت </w:delText>
              </w:r>
            </w:del>
            <w:ins w:id="16040" w:author="Mehrnazi Boojari" w:date="2019-01-15T02:27:00Z">
              <w:r w:rsidR="00AC7FCF" w:rsidRPr="00EA7237">
                <w:rPr>
                  <w:rFonts w:ascii="B Lotus" w:hAnsi="B Lotus" w:cs="B Lotus" w:hint="cs"/>
                  <w:sz w:val="16"/>
                  <w:szCs w:val="16"/>
                  <w:rtl/>
                </w:rPr>
                <w:t>به</w:t>
              </w:r>
              <w:r w:rsidR="00AC7FCF" w:rsidRPr="00EA7237">
                <w:rPr>
                  <w:rFonts w:ascii="B Lotus" w:hAnsi="B Lotus" w:cs="B Nazanin" w:hint="cs"/>
                  <w:sz w:val="16"/>
                  <w:szCs w:val="16"/>
                  <w:rtl/>
                </w:rPr>
                <w:t>‌</w:t>
              </w:r>
              <w:r w:rsidR="00AC7FCF" w:rsidRPr="00EA7237">
                <w:rPr>
                  <w:rFonts w:ascii="B Lotus" w:hAnsi="B Lotus" w:cs="B Lotus" w:hint="cs"/>
                  <w:sz w:val="16"/>
                  <w:szCs w:val="16"/>
                  <w:rtl/>
                </w:rPr>
                <w:t>منظور</w:t>
              </w:r>
              <w:r w:rsidR="00AC7FCF" w:rsidRPr="00EA7237">
                <w:rPr>
                  <w:rFonts w:ascii="B Lotus" w:hAnsi="B Lotus" w:cs="B Lotus"/>
                  <w:sz w:val="16"/>
                  <w:szCs w:val="16"/>
                  <w:rtl/>
                </w:rPr>
                <w:t xml:space="preserve"> </w:t>
              </w:r>
            </w:ins>
            <w:r w:rsidRPr="00EA7237">
              <w:rPr>
                <w:rFonts w:ascii="B Lotus" w:hAnsi="B Lotus" w:cs="B Lotus"/>
                <w:sz w:val="16"/>
                <w:szCs w:val="16"/>
                <w:rtl/>
              </w:rPr>
              <w:t>ساخت مسكن روستايي</w:t>
            </w:r>
            <w:del w:id="16041" w:author="Mehrnazi Boojari" w:date="2019-01-07T09:47:00Z">
              <w:r w:rsidRPr="00EA7237" w:rsidDel="006F7CCF">
                <w:rPr>
                  <w:rFonts w:ascii="B Lotus" w:hAnsi="B Lotus" w:cs="B Lotus"/>
                  <w:sz w:val="16"/>
                  <w:szCs w:val="16"/>
                  <w:rtl/>
                </w:rPr>
                <w:delText xml:space="preserve"> ،</w:delText>
              </w:r>
            </w:del>
            <w:ins w:id="16042" w:author="Mehrnazi Boojari" w:date="2019-01-07T09:47:00Z">
              <w:r w:rsidR="006F7CCF" w:rsidRPr="00EA7237">
                <w:rPr>
                  <w:rFonts w:ascii="B Lotus" w:hAnsi="B Lotus" w:cs="B Lotus"/>
                  <w:sz w:val="16"/>
                  <w:szCs w:val="16"/>
                  <w:rtl/>
                </w:rPr>
                <w:t>،</w:t>
              </w:r>
            </w:ins>
            <w:r w:rsidRPr="00EA7237">
              <w:rPr>
                <w:rFonts w:ascii="B Lotus" w:hAnsi="B Lotus" w:cs="B Lotus"/>
                <w:sz w:val="16"/>
                <w:szCs w:val="16"/>
                <w:rtl/>
              </w:rPr>
              <w:t xml:space="preserve"> حفظ بافت با</w:t>
            </w:r>
            <w:del w:id="16043" w:author="Mehrnazi Boojari" w:date="2019-01-15T02:27:00Z">
              <w:r w:rsidRPr="00EA7237" w:rsidDel="00AC7FCF">
                <w:rPr>
                  <w:rFonts w:ascii="B Lotus" w:hAnsi="B Lotus" w:cs="B Lotus"/>
                  <w:sz w:val="16"/>
                  <w:szCs w:val="16"/>
                  <w:rtl/>
                </w:rPr>
                <w:delText xml:space="preserve"> </w:delText>
              </w:r>
            </w:del>
            <w:r w:rsidRPr="00EA7237">
              <w:rPr>
                <w:rFonts w:ascii="B Lotus" w:hAnsi="B Lotus" w:cs="B Lotus"/>
                <w:sz w:val="16"/>
                <w:szCs w:val="16"/>
                <w:rtl/>
              </w:rPr>
              <w:t>ارزش روستايي و توسعه و ترويج الگوي معماري بومي و استفاده از مصالح با</w:t>
            </w:r>
            <w:del w:id="16044" w:author="Mehrnazi Boojari" w:date="2019-01-15T02:27:00Z">
              <w:r w:rsidRPr="00EA7237" w:rsidDel="00AC7FCF">
                <w:rPr>
                  <w:rFonts w:ascii="B Lotus" w:hAnsi="B Lotus" w:cs="B Lotus"/>
                  <w:sz w:val="16"/>
                  <w:szCs w:val="16"/>
                  <w:rtl/>
                </w:rPr>
                <w:delText xml:space="preserve"> </w:delText>
              </w:r>
            </w:del>
            <w:r w:rsidRPr="00EA7237">
              <w:rPr>
                <w:rFonts w:ascii="B Lotus" w:hAnsi="B Lotus" w:cs="B Lotus"/>
                <w:sz w:val="16"/>
                <w:szCs w:val="16"/>
                <w:rtl/>
              </w:rPr>
              <w:t>دوام و شيوه</w:t>
            </w:r>
            <w:ins w:id="16045" w:author="Mehrnazi Boojari" w:date="2019-01-15T02:28:00Z">
              <w:r w:rsidR="00AC7FCF" w:rsidRPr="00EA7237">
                <w:rPr>
                  <w:rFonts w:ascii="B Lotus" w:hAnsi="B Lotus" w:cs="B Nazanin" w:hint="cs"/>
                  <w:sz w:val="16"/>
                  <w:szCs w:val="16"/>
                  <w:rtl/>
                </w:rPr>
                <w:t>‌</w:t>
              </w:r>
            </w:ins>
            <w:del w:id="16046" w:author="Mehrnazi Boojari" w:date="2019-01-15T02:28:00Z">
              <w:r w:rsidRPr="00EA7237" w:rsidDel="00AC7FCF">
                <w:rPr>
                  <w:rFonts w:ascii="B Lotus" w:hAnsi="B Lotus" w:cs="B Lotus"/>
                  <w:sz w:val="16"/>
                  <w:szCs w:val="16"/>
                  <w:rtl/>
                </w:rPr>
                <w:delText xml:space="preserve"> </w:delText>
              </w:r>
            </w:del>
            <w:r w:rsidRPr="00EA7237">
              <w:rPr>
                <w:rFonts w:ascii="B Lotus" w:hAnsi="B Lotus" w:cs="B Lotus"/>
                <w:sz w:val="16"/>
                <w:szCs w:val="16"/>
                <w:rtl/>
              </w:rPr>
              <w:t>هاي جديد ساخت در پيوند با فناوري بومي از بهسازي محيط و مسكن روستايي توسط بنياد مسكن انقلاب اسلامي و از محل اعتبارات موضوع اين قانون و يا ساير اعتبارات تملك دارايي</w:t>
            </w:r>
            <w:ins w:id="16047" w:author="Mehrnazi Boojari" w:date="2019-01-15T02:28:00Z">
              <w:r w:rsidR="00AC7FCF" w:rsidRPr="00EA7237">
                <w:rPr>
                  <w:rFonts w:ascii="B Lotus" w:hAnsi="B Lotus" w:cs="B Nazanin" w:hint="cs"/>
                  <w:sz w:val="16"/>
                  <w:szCs w:val="16"/>
                  <w:rtl/>
                </w:rPr>
                <w:t>‌</w:t>
              </w:r>
            </w:ins>
            <w:r w:rsidRPr="00EA7237">
              <w:rPr>
                <w:rFonts w:ascii="B Lotus" w:hAnsi="B Lotus" w:cs="B Lotus"/>
                <w:sz w:val="16"/>
                <w:szCs w:val="16"/>
                <w:rtl/>
              </w:rPr>
              <w:t>هاي سرمايه</w:t>
            </w:r>
            <w:ins w:id="16048" w:author="Mehrnazi Boojari" w:date="2019-01-15T02:28:00Z">
              <w:r w:rsidR="00AC7FCF" w:rsidRPr="00EA7237">
                <w:rPr>
                  <w:rFonts w:ascii="B Lotus" w:hAnsi="B Lotus" w:cs="B Nazanin" w:hint="cs"/>
                  <w:sz w:val="16"/>
                  <w:szCs w:val="16"/>
                  <w:rtl/>
                </w:rPr>
                <w:t>‌</w:t>
              </w:r>
            </w:ins>
            <w:del w:id="16049" w:author="Mehrnazi Boojari" w:date="2019-01-15T02:28:00Z">
              <w:r w:rsidRPr="00EA7237" w:rsidDel="00AC7FCF">
                <w:rPr>
                  <w:rFonts w:ascii="B Lotus" w:hAnsi="B Lotus" w:cs="B Lotus"/>
                  <w:sz w:val="16"/>
                  <w:szCs w:val="16"/>
                  <w:rtl/>
                </w:rPr>
                <w:delText xml:space="preserve"> </w:delText>
              </w:r>
            </w:del>
            <w:r w:rsidRPr="00EA7237">
              <w:rPr>
                <w:rFonts w:ascii="B Lotus" w:hAnsi="B Lotus" w:cs="B Lotus"/>
                <w:sz w:val="16"/>
                <w:szCs w:val="16"/>
                <w:rtl/>
              </w:rPr>
              <w:t>اي</w:t>
            </w:r>
            <w:del w:id="16050" w:author="Mehrnazi Boojari" w:date="2019-01-07T09:47:00Z">
              <w:r w:rsidRPr="00EA7237" w:rsidDel="006F7CCF">
                <w:rPr>
                  <w:rFonts w:ascii="B Lotus" w:hAnsi="B Lotus" w:cs="B Lotus"/>
                  <w:sz w:val="16"/>
                  <w:szCs w:val="16"/>
                  <w:rtl/>
                </w:rPr>
                <w:delText xml:space="preserve"> ،</w:delText>
              </w:r>
            </w:del>
            <w:ins w:id="16051" w:author="Mehrnazi Boojari" w:date="2019-01-15T02:28:00Z">
              <w:r w:rsidR="00AC7FCF" w:rsidRPr="00EA7237">
                <w:rPr>
                  <w:rFonts w:ascii="B Lotus" w:hAnsi="B Lotus" w:cs="B Nazanin" w:hint="cs"/>
                  <w:sz w:val="16"/>
                  <w:szCs w:val="16"/>
                  <w:rtl/>
                </w:rPr>
                <w:t>‌</w:t>
              </w:r>
            </w:ins>
            <w:r w:rsidRPr="00EA7237">
              <w:rPr>
                <w:rFonts w:ascii="B Lotus" w:hAnsi="B Lotus" w:cs="B Lotus"/>
                <w:sz w:val="16"/>
                <w:szCs w:val="16"/>
                <w:rtl/>
              </w:rPr>
              <w:t xml:space="preserve"> حمايت </w:t>
            </w:r>
            <w:del w:id="16052" w:author="Mehrnazi Boojari" w:date="2019-01-15T02:28:00Z">
              <w:r w:rsidRPr="00EA7237" w:rsidDel="00AC7FCF">
                <w:rPr>
                  <w:rFonts w:ascii="B Lotus" w:hAnsi="B Lotus" w:cs="B Lotus"/>
                  <w:sz w:val="16"/>
                  <w:szCs w:val="16"/>
                  <w:rtl/>
                </w:rPr>
                <w:delText>نمايد</w:delText>
              </w:r>
            </w:del>
            <w:ins w:id="16053" w:author="Mehrnazi Boojari" w:date="2019-01-15T02:28:00Z">
              <w:r w:rsidR="00AC7FCF" w:rsidRPr="00EA7237">
                <w:rPr>
                  <w:rFonts w:ascii="B Lotus" w:hAnsi="B Lotus" w:cs="B Lotus" w:hint="cs"/>
                  <w:sz w:val="16"/>
                  <w:szCs w:val="16"/>
                  <w:rtl/>
                </w:rPr>
                <w:t>کن</w:t>
              </w:r>
              <w:r w:rsidR="00AC7FCF" w:rsidRPr="00EA7237">
                <w:rPr>
                  <w:rFonts w:ascii="B Lotus" w:hAnsi="B Lotus" w:cs="B Lotus"/>
                  <w:sz w:val="16"/>
                  <w:szCs w:val="16"/>
                  <w:rtl/>
                </w:rPr>
                <w:t>د</w:t>
              </w:r>
            </w:ins>
            <w:r w:rsidRPr="00EA7237">
              <w:rPr>
                <w:rFonts w:ascii="B Lotus" w:hAnsi="B Lotus" w:cs="B Lotus" w:hint="cs"/>
                <w:sz w:val="16"/>
                <w:szCs w:val="16"/>
                <w:rtl/>
              </w:rPr>
              <w:t>.</w:t>
            </w:r>
          </w:p>
        </w:tc>
      </w:tr>
    </w:tbl>
    <w:p w14:paraId="15D9D2D3" w14:textId="77777777" w:rsidR="00EA6F4D" w:rsidRPr="00EA6F4D" w:rsidRDefault="00EA6F4D" w:rsidP="00EA6F4D">
      <w:pPr>
        <w:bidi/>
        <w:ind w:firstLine="227"/>
        <w:jc w:val="both"/>
        <w:rPr>
          <w:rFonts w:ascii="IRZar" w:hAnsi="IRZar" w:cs="B Lotus"/>
          <w:sz w:val="24"/>
          <w:szCs w:val="24"/>
          <w:rtl/>
          <w:lang w:bidi="fa-IR"/>
        </w:rPr>
      </w:pPr>
    </w:p>
    <w:p w14:paraId="60799588" w14:textId="77777777" w:rsidR="00EA6F4D" w:rsidRPr="00EA6F4D" w:rsidRDefault="00EA6F4D" w:rsidP="00EA6F4D">
      <w:pPr>
        <w:pStyle w:val="Heading3"/>
        <w:rPr>
          <w:rtl/>
        </w:rPr>
      </w:pPr>
      <w:bookmarkStart w:id="16054" w:name="_Toc531474528"/>
      <w:bookmarkStart w:id="16055" w:name="_Toc531474957"/>
      <w:bookmarkStart w:id="16056" w:name="_Toc531475021"/>
      <w:bookmarkStart w:id="16057" w:name="_Toc533781284"/>
      <w:bookmarkStart w:id="16058" w:name="_Toc533782240"/>
      <w:r w:rsidRPr="00EA6F4D">
        <w:rPr>
          <w:rFonts w:hint="cs"/>
          <w:rtl/>
        </w:rPr>
        <w:t>نبود ضوابط و مقررات طراحی و ساخت مسکن روستایی</w:t>
      </w:r>
      <w:bookmarkEnd w:id="16054"/>
      <w:bookmarkEnd w:id="16055"/>
      <w:bookmarkEnd w:id="16056"/>
      <w:bookmarkEnd w:id="16057"/>
      <w:bookmarkEnd w:id="16058"/>
      <w:r w:rsidRPr="00EA6F4D">
        <w:rPr>
          <w:rFonts w:hint="cs"/>
          <w:rtl/>
        </w:rPr>
        <w:t xml:space="preserve"> </w:t>
      </w:r>
    </w:p>
    <w:p w14:paraId="336A7B0B" w14:textId="77777777" w:rsidR="00EA6F4D" w:rsidRPr="00354964" w:rsidRDefault="00EA6F4D" w:rsidP="00AC7FCF">
      <w:pPr>
        <w:bidi/>
        <w:ind w:firstLine="227"/>
        <w:jc w:val="both"/>
        <w:rPr>
          <w:rFonts w:ascii="B Lotus" w:hAnsi="B Lotus" w:cs="B Lotus"/>
          <w:sz w:val="24"/>
          <w:szCs w:val="24"/>
          <w:rtl/>
          <w:lang w:bidi="fa-IR"/>
        </w:rPr>
      </w:pPr>
      <w:r w:rsidRPr="00354964">
        <w:rPr>
          <w:rFonts w:ascii="B Lotus" w:hAnsi="B Lotus" w:cs="B Lotus" w:hint="cs"/>
          <w:sz w:val="24"/>
          <w:szCs w:val="24"/>
          <w:rtl/>
          <w:lang w:bidi="fa-IR"/>
        </w:rPr>
        <w:t>ضوابط و مقررات</w:t>
      </w:r>
      <w:r w:rsidRPr="00354964">
        <w:rPr>
          <w:rFonts w:ascii="B Lotus" w:hAnsi="B Lotus" w:cs="B Lotus"/>
          <w:sz w:val="24"/>
          <w:szCs w:val="24"/>
          <w:vertAlign w:val="superscript"/>
          <w:rtl/>
          <w:lang w:bidi="fa-IR"/>
        </w:rPr>
        <w:footnoteReference w:id="75"/>
      </w:r>
      <w:r w:rsidRPr="00354964">
        <w:rPr>
          <w:rFonts w:ascii="B Lotus" w:hAnsi="B Lotus" w:cs="B Lotus" w:hint="cs"/>
          <w:sz w:val="24"/>
          <w:szCs w:val="24"/>
          <w:rtl/>
          <w:lang w:bidi="fa-IR"/>
        </w:rPr>
        <w:t xml:space="preserve"> طراحی و </w:t>
      </w:r>
      <w:del w:id="16062" w:author="Mehrnazi Boojari" w:date="2019-01-07T22:28:00Z">
        <w:r w:rsidRPr="00354964" w:rsidDel="00051F26">
          <w:rPr>
            <w:rFonts w:ascii="B Lotus" w:hAnsi="B Lotus" w:cs="B Lotus" w:hint="cs"/>
            <w:sz w:val="24"/>
            <w:szCs w:val="24"/>
            <w:rtl/>
            <w:lang w:bidi="fa-IR"/>
          </w:rPr>
          <w:delText>ساخت و ساز</w:delText>
        </w:r>
      </w:del>
      <w:ins w:id="16063" w:author="Mehrnazi Boojari" w:date="2019-01-07T22:28:00Z">
        <w:r w:rsidR="00051F26">
          <w:rPr>
            <w:rFonts w:ascii="B Lotus" w:hAnsi="B Lotus" w:cs="B Lotus" w:hint="cs"/>
            <w:sz w:val="24"/>
            <w:szCs w:val="24"/>
            <w:rtl/>
            <w:lang w:bidi="fa-IR"/>
          </w:rPr>
          <w:t>ساخت</w:t>
        </w:r>
        <w:r w:rsidR="00051F26">
          <w:rPr>
            <w:rFonts w:ascii="Times New Roman" w:hAnsi="Times New Roman" w:cs="Times New Roman" w:hint="cs"/>
            <w:sz w:val="24"/>
            <w:szCs w:val="24"/>
            <w:rtl/>
            <w:lang w:bidi="fa-IR"/>
          </w:rPr>
          <w:t> </w:t>
        </w:r>
        <w:r w:rsidR="00051F26">
          <w:rPr>
            <w:rFonts w:ascii="B Lotus" w:hAnsi="B Lotus" w:cs="B Lotus" w:hint="cs"/>
            <w:sz w:val="24"/>
            <w:szCs w:val="24"/>
            <w:rtl/>
            <w:lang w:bidi="fa-IR"/>
          </w:rPr>
          <w:t>و</w:t>
        </w:r>
        <w:r w:rsidR="00051F26">
          <w:rPr>
            <w:rFonts w:ascii="Times New Roman" w:hAnsi="Times New Roman" w:cs="Times New Roman" w:hint="cs"/>
            <w:sz w:val="24"/>
            <w:szCs w:val="24"/>
            <w:rtl/>
            <w:lang w:bidi="fa-IR"/>
          </w:rPr>
          <w:t> </w:t>
        </w:r>
        <w:r w:rsidR="00051F26">
          <w:rPr>
            <w:rFonts w:ascii="B Lotus" w:hAnsi="B Lotus" w:cs="B Lotus" w:hint="cs"/>
            <w:sz w:val="24"/>
            <w:szCs w:val="24"/>
            <w:rtl/>
            <w:lang w:bidi="fa-IR"/>
          </w:rPr>
          <w:t>ساز</w:t>
        </w:r>
      </w:ins>
      <w:r w:rsidRPr="00354964">
        <w:rPr>
          <w:rFonts w:ascii="B Lotus" w:hAnsi="B Lotus" w:cs="B Lotus" w:hint="cs"/>
          <w:sz w:val="24"/>
          <w:szCs w:val="24"/>
          <w:rtl/>
          <w:lang w:bidi="fa-IR"/>
        </w:rPr>
        <w:t xml:space="preserve"> خاص روستا </w:t>
      </w:r>
      <w:del w:id="16064" w:author="Mehrnazi Boojari" w:date="2019-01-09T23:33:00Z">
        <w:r w:rsidRPr="00354964" w:rsidDel="00947B53">
          <w:rPr>
            <w:rFonts w:ascii="B Lotus" w:hAnsi="B Lotus" w:cs="B Lotus" w:hint="cs"/>
            <w:sz w:val="24"/>
            <w:szCs w:val="24"/>
            <w:rtl/>
            <w:lang w:bidi="fa-IR"/>
          </w:rPr>
          <w:delText xml:space="preserve">متاسفانه </w:delText>
        </w:r>
      </w:del>
      <w:ins w:id="16065" w:author="Mehrnazi Boojari" w:date="2019-01-09T23:33:00Z">
        <w:r w:rsidR="00947B53" w:rsidRPr="00354964">
          <w:rPr>
            <w:rFonts w:ascii="B Lotus" w:hAnsi="B Lotus" w:cs="B Lotus" w:hint="cs"/>
            <w:sz w:val="24"/>
            <w:szCs w:val="24"/>
            <w:rtl/>
            <w:lang w:bidi="fa-IR"/>
          </w:rPr>
          <w:t>مت</w:t>
        </w:r>
        <w:r w:rsidR="00947B53">
          <w:rPr>
            <w:rFonts w:ascii="B Lotus" w:hAnsi="B Lotus" w:cs="B Lotus" w:hint="cs"/>
            <w:sz w:val="24"/>
            <w:szCs w:val="24"/>
            <w:rtl/>
            <w:lang w:bidi="fa-IR"/>
          </w:rPr>
          <w:t>أ</w:t>
        </w:r>
        <w:r w:rsidR="00947B53" w:rsidRPr="00354964">
          <w:rPr>
            <w:rFonts w:ascii="B Lotus" w:hAnsi="B Lotus" w:cs="B Lotus" w:hint="cs"/>
            <w:sz w:val="24"/>
            <w:szCs w:val="24"/>
            <w:rtl/>
            <w:lang w:bidi="fa-IR"/>
          </w:rPr>
          <w:t xml:space="preserve">سفانه </w:t>
        </w:r>
      </w:ins>
      <w:r w:rsidRPr="00354964">
        <w:rPr>
          <w:rFonts w:ascii="B Lotus" w:hAnsi="B Lotus" w:cs="B Lotus" w:hint="cs"/>
          <w:sz w:val="24"/>
          <w:szCs w:val="24"/>
          <w:rtl/>
          <w:lang w:bidi="fa-IR"/>
        </w:rPr>
        <w:t>در کشور وجود ندارد و آنچه در برخی موارد با این عنوان مطرح</w:t>
      </w:r>
      <w:del w:id="16066" w:author="Mehrnazi Boojari" w:date="2019-01-07T09:49:00Z">
        <w:r w:rsidRPr="00354964" w:rsidDel="006F7CCF">
          <w:rPr>
            <w:rFonts w:ascii="B Lotus" w:hAnsi="B Lotus" w:cs="B Lotus" w:hint="cs"/>
            <w:sz w:val="24"/>
            <w:szCs w:val="24"/>
            <w:rtl/>
            <w:lang w:bidi="fa-IR"/>
          </w:rPr>
          <w:delText xml:space="preserve"> می </w:delText>
        </w:r>
      </w:del>
      <w:ins w:id="16067" w:author="Mehrnazi Boojari" w:date="2019-01-07T09:49:00Z">
        <w:r w:rsidR="006F7CCF">
          <w:rPr>
            <w:rFonts w:ascii="B Lotus" w:hAnsi="B Lotus" w:cs="B Lotus" w:hint="cs"/>
            <w:sz w:val="24"/>
            <w:szCs w:val="24"/>
            <w:rtl/>
            <w:lang w:bidi="fa-IR"/>
          </w:rPr>
          <w:t xml:space="preserve"> می‌</w:t>
        </w:r>
      </w:ins>
      <w:r w:rsidRPr="00354964">
        <w:rPr>
          <w:rFonts w:ascii="B Lotus" w:hAnsi="B Lotus" w:cs="B Lotus" w:hint="cs"/>
          <w:sz w:val="24"/>
          <w:szCs w:val="24"/>
          <w:rtl/>
          <w:lang w:bidi="fa-IR"/>
        </w:rPr>
        <w:t>شود</w:t>
      </w:r>
      <w:ins w:id="16068" w:author="Mehrnazi Boojari" w:date="2019-01-15T02:28:00Z">
        <w:r w:rsidR="00AC7FCF">
          <w:rPr>
            <w:rFonts w:ascii="B Lotus" w:hAnsi="B Lotus" w:cs="B Nazanin" w:hint="cs"/>
            <w:sz w:val="24"/>
            <w:szCs w:val="24"/>
            <w:rtl/>
            <w:lang w:bidi="fa-IR"/>
          </w:rPr>
          <w:t>‌</w:t>
        </w:r>
      </w:ins>
      <w:del w:id="16069" w:author="Mehrnazi Boojari" w:date="2019-01-15T02:28:00Z">
        <w:r w:rsidRPr="00354964" w:rsidDel="00AC7FCF">
          <w:rPr>
            <w:rFonts w:ascii="B Lotus" w:hAnsi="B Lotus" w:cs="B Lotus" w:hint="cs"/>
            <w:sz w:val="24"/>
            <w:szCs w:val="24"/>
            <w:rtl/>
            <w:lang w:bidi="fa-IR"/>
          </w:rPr>
          <w:delText>،</w:delText>
        </w:r>
      </w:del>
      <w:r w:rsidRPr="00354964">
        <w:rPr>
          <w:rFonts w:ascii="B Lotus" w:hAnsi="B Lotus" w:cs="B Lotus" w:hint="cs"/>
          <w:sz w:val="24"/>
          <w:szCs w:val="24"/>
          <w:rtl/>
          <w:lang w:bidi="fa-IR"/>
        </w:rPr>
        <w:t xml:space="preserve"> بیشتر ابعاد سازه</w:t>
      </w:r>
      <w:del w:id="16070" w:author="Mehrnazi Boojari" w:date="2019-01-07T10:41:00Z">
        <w:r w:rsidRPr="00354964" w:rsidDel="006A1F1D">
          <w:rPr>
            <w:rFonts w:ascii="B Lotus" w:hAnsi="B Lotus" w:cs="B Lotus" w:hint="cs"/>
            <w:sz w:val="24"/>
            <w:szCs w:val="24"/>
            <w:rtl/>
            <w:lang w:bidi="fa-IR"/>
          </w:rPr>
          <w:delText xml:space="preserve"> ای </w:delText>
        </w:r>
      </w:del>
      <w:ins w:id="16071" w:author="Mehrnazi Boojari" w:date="2019-01-07T10:41:00Z">
        <w:r w:rsidR="006A1F1D">
          <w:rPr>
            <w:rFonts w:ascii="B Lotus" w:hAnsi="B Lotus" w:cs="B Lotus" w:hint="cs"/>
            <w:sz w:val="24"/>
            <w:szCs w:val="24"/>
            <w:rtl/>
            <w:lang w:bidi="fa-IR"/>
          </w:rPr>
          <w:t xml:space="preserve">‌ای </w:t>
        </w:r>
      </w:ins>
      <w:r w:rsidRPr="00354964">
        <w:rPr>
          <w:rFonts w:ascii="B Lotus" w:hAnsi="B Lotus" w:cs="B Lotus" w:hint="cs"/>
          <w:sz w:val="24"/>
          <w:szCs w:val="24"/>
          <w:rtl/>
          <w:lang w:bidi="fa-IR"/>
        </w:rPr>
        <w:t>دارد و اصولا</w:t>
      </w:r>
      <w:ins w:id="16072" w:author="Mehrnazi Boojari" w:date="2019-01-15T02:28:00Z">
        <w:r w:rsidR="00AC7FCF">
          <w:rPr>
            <w:rFonts w:ascii="B Lotus" w:hAnsi="B Lotus" w:cs="B Lotus" w:hint="cs"/>
            <w:sz w:val="24"/>
            <w:szCs w:val="24"/>
            <w:rtl/>
            <w:lang w:bidi="fa-IR"/>
          </w:rPr>
          <w:t>ً</w:t>
        </w:r>
      </w:ins>
      <w:r w:rsidRPr="00354964">
        <w:rPr>
          <w:rFonts w:ascii="B Lotus" w:hAnsi="B Lotus" w:cs="B Lotus" w:hint="cs"/>
          <w:sz w:val="24"/>
          <w:szCs w:val="24"/>
          <w:rtl/>
          <w:lang w:bidi="fa-IR"/>
        </w:rPr>
        <w:t xml:space="preserve"> با معماری و</w:t>
      </w:r>
      <w:ins w:id="16073" w:author="Mehrnazi Boojari" w:date="2019-01-15T02:28:00Z">
        <w:r w:rsidR="00AC7FCF">
          <w:rPr>
            <w:rFonts w:ascii="B Lotus" w:hAnsi="B Lotus" w:cs="B Lotus" w:hint="cs"/>
            <w:sz w:val="24"/>
            <w:szCs w:val="24"/>
            <w:rtl/>
            <w:lang w:bidi="fa-IR"/>
          </w:rPr>
          <w:t xml:space="preserve"> </w:t>
        </w:r>
      </w:ins>
      <w:r w:rsidRPr="00354964">
        <w:rPr>
          <w:rFonts w:ascii="B Lotus" w:hAnsi="B Lotus" w:cs="B Lotus" w:hint="cs"/>
          <w:sz w:val="24"/>
          <w:szCs w:val="24"/>
          <w:rtl/>
          <w:lang w:bidi="fa-IR"/>
        </w:rPr>
        <w:t>سازه</w:t>
      </w:r>
      <w:del w:id="16074" w:author="Mehrnazi Boojari" w:date="2019-01-07T09:46:00Z">
        <w:r w:rsidRPr="00354964" w:rsidDel="006F7CCF">
          <w:rPr>
            <w:rFonts w:ascii="B Lotus" w:hAnsi="B Lotus" w:cs="B Lotus" w:hint="cs"/>
            <w:sz w:val="24"/>
            <w:szCs w:val="24"/>
            <w:rtl/>
            <w:lang w:bidi="fa-IR"/>
          </w:rPr>
          <w:delText xml:space="preserve"> های </w:delText>
        </w:r>
      </w:del>
      <w:ins w:id="16075" w:author="Mehrnazi Boojari" w:date="2019-01-07T09:46:00Z">
        <w:r w:rsidR="006F7CCF">
          <w:rPr>
            <w:rFonts w:ascii="B Lotus" w:hAnsi="B Lotus" w:cs="B Lotus" w:hint="cs"/>
            <w:sz w:val="24"/>
            <w:szCs w:val="24"/>
            <w:rtl/>
            <w:lang w:bidi="fa-IR"/>
          </w:rPr>
          <w:t xml:space="preserve">‌های </w:t>
        </w:r>
      </w:ins>
      <w:r w:rsidRPr="00354964">
        <w:rPr>
          <w:rFonts w:ascii="B Lotus" w:hAnsi="B Lotus" w:cs="B Lotus" w:hint="cs"/>
          <w:sz w:val="24"/>
          <w:szCs w:val="24"/>
          <w:rtl/>
          <w:lang w:bidi="fa-IR"/>
        </w:rPr>
        <w:t>بومی</w:t>
      </w:r>
      <w:ins w:id="16076" w:author="Mehrnazi Boojari" w:date="2019-01-15T02:29:00Z">
        <w:r w:rsidR="00AC7FCF">
          <w:rPr>
            <w:rFonts w:ascii="B Lotus" w:hAnsi="B Lotus" w:cs="B Nazanin" w:hint="cs"/>
            <w:sz w:val="24"/>
            <w:szCs w:val="24"/>
            <w:rtl/>
            <w:lang w:bidi="fa-IR"/>
          </w:rPr>
          <w:t>‌</w:t>
        </w:r>
      </w:ins>
      <w:del w:id="16077" w:author="Mehrnazi Boojari" w:date="2019-01-15T02:29:00Z">
        <w:r w:rsidRPr="00354964" w:rsidDel="00AC7FCF">
          <w:rPr>
            <w:rFonts w:ascii="B Lotus" w:hAnsi="B Lotus" w:cs="B Lotus" w:hint="cs"/>
            <w:sz w:val="24"/>
            <w:szCs w:val="24"/>
            <w:rtl/>
            <w:lang w:bidi="fa-IR"/>
          </w:rPr>
          <w:delText>،</w:delText>
        </w:r>
      </w:del>
      <w:r w:rsidRPr="00354964">
        <w:rPr>
          <w:rFonts w:ascii="B Lotus" w:hAnsi="B Lotus" w:cs="B Lotus" w:hint="cs"/>
          <w:sz w:val="24"/>
          <w:szCs w:val="24"/>
          <w:rtl/>
          <w:lang w:bidi="fa-IR"/>
        </w:rPr>
        <w:t xml:space="preserve"> که در روستاها رایج است ارتباطی ندارد. این موضوع نه</w:t>
      </w:r>
      <w:ins w:id="16078" w:author="Mehrnazi Boojari" w:date="2019-01-09T23:32:00Z">
        <w:r w:rsidR="00947B53">
          <w:rPr>
            <w:rFonts w:ascii="B Lotus" w:hAnsi="B Lotus" w:cs="B Nazanin" w:hint="cs"/>
            <w:sz w:val="24"/>
            <w:szCs w:val="24"/>
            <w:rtl/>
            <w:lang w:bidi="fa-IR"/>
          </w:rPr>
          <w:t>‌</w:t>
        </w:r>
      </w:ins>
      <w:del w:id="16079" w:author="Mehrnazi Boojari" w:date="2019-01-09T23:32:00Z">
        <w:r w:rsidRPr="00354964" w:rsidDel="00947B53">
          <w:rPr>
            <w:rFonts w:ascii="B Lotus" w:hAnsi="B Lotus" w:cs="B Lotus" w:hint="cs"/>
            <w:sz w:val="24"/>
            <w:szCs w:val="24"/>
            <w:rtl/>
            <w:lang w:bidi="fa-IR"/>
          </w:rPr>
          <w:delText xml:space="preserve"> </w:delText>
        </w:r>
      </w:del>
      <w:r w:rsidRPr="00354964">
        <w:rPr>
          <w:rFonts w:ascii="B Lotus" w:hAnsi="B Lotus" w:cs="B Lotus" w:hint="cs"/>
          <w:sz w:val="24"/>
          <w:szCs w:val="24"/>
          <w:rtl/>
          <w:lang w:bidi="fa-IR"/>
        </w:rPr>
        <w:t>تنها در بحث مسکن وجود دارد</w:t>
      </w:r>
      <w:del w:id="16080" w:author="Mehrnazi Boojari" w:date="2019-01-08T23:59:00Z">
        <w:r w:rsidRPr="00354964" w:rsidDel="00756134">
          <w:rPr>
            <w:rFonts w:ascii="B Lotus" w:hAnsi="B Lotus" w:cs="B Lotus" w:hint="cs"/>
            <w:sz w:val="24"/>
            <w:szCs w:val="24"/>
            <w:rtl/>
            <w:lang w:bidi="fa-IR"/>
          </w:rPr>
          <w:delText xml:space="preserve"> بلکه</w:delText>
        </w:r>
      </w:del>
      <w:ins w:id="16081" w:author="Mehrnazi Boojari" w:date="2019-01-08T23:59:00Z">
        <w:r w:rsidR="00756134">
          <w:rPr>
            <w:rFonts w:ascii="B Lotus" w:hAnsi="B Lotus" w:cs="B Lotus" w:hint="cs"/>
            <w:sz w:val="24"/>
            <w:szCs w:val="24"/>
            <w:rtl/>
            <w:lang w:bidi="fa-IR"/>
          </w:rPr>
          <w:t>، بلکه</w:t>
        </w:r>
      </w:ins>
      <w:r w:rsidRPr="00354964">
        <w:rPr>
          <w:rFonts w:ascii="B Lotus" w:hAnsi="B Lotus" w:cs="B Lotus" w:hint="cs"/>
          <w:sz w:val="24"/>
          <w:szCs w:val="24"/>
          <w:rtl/>
          <w:lang w:bidi="fa-IR"/>
        </w:rPr>
        <w:t xml:space="preserve"> در طرح</w:t>
      </w:r>
      <w:del w:id="16082" w:author="Mehrnazi Boojari" w:date="2019-01-07T09:46:00Z">
        <w:r w:rsidRPr="00354964" w:rsidDel="006F7CCF">
          <w:rPr>
            <w:rFonts w:ascii="B Lotus" w:hAnsi="B Lotus" w:cs="B Lotus" w:hint="cs"/>
            <w:sz w:val="24"/>
            <w:szCs w:val="24"/>
            <w:rtl/>
            <w:lang w:bidi="fa-IR"/>
          </w:rPr>
          <w:delText xml:space="preserve"> های </w:delText>
        </w:r>
      </w:del>
      <w:ins w:id="16083" w:author="Mehrnazi Boojari" w:date="2019-01-07T09:46:00Z">
        <w:r w:rsidR="006F7CCF">
          <w:rPr>
            <w:rFonts w:ascii="B Lotus" w:hAnsi="B Lotus" w:cs="B Lotus" w:hint="cs"/>
            <w:sz w:val="24"/>
            <w:szCs w:val="24"/>
            <w:rtl/>
            <w:lang w:bidi="fa-IR"/>
          </w:rPr>
          <w:t xml:space="preserve">‌های </w:t>
        </w:r>
      </w:ins>
      <w:r w:rsidRPr="00354964">
        <w:rPr>
          <w:rFonts w:ascii="B Lotus" w:hAnsi="B Lotus" w:cs="B Lotus" w:hint="cs"/>
          <w:sz w:val="24"/>
          <w:szCs w:val="24"/>
          <w:rtl/>
          <w:lang w:bidi="fa-IR"/>
        </w:rPr>
        <w:t>روستایی نیز خود را نشان</w:t>
      </w:r>
      <w:del w:id="16084" w:author="Mehrnazi Boojari" w:date="2019-01-07T09:49:00Z">
        <w:r w:rsidRPr="00354964" w:rsidDel="006F7CCF">
          <w:rPr>
            <w:rFonts w:ascii="B Lotus" w:hAnsi="B Lotus" w:cs="B Lotus" w:hint="cs"/>
            <w:sz w:val="24"/>
            <w:szCs w:val="24"/>
            <w:rtl/>
            <w:lang w:bidi="fa-IR"/>
          </w:rPr>
          <w:delText xml:space="preserve"> می </w:delText>
        </w:r>
      </w:del>
      <w:ins w:id="16085" w:author="Mehrnazi Boojari" w:date="2019-01-07T09:49:00Z">
        <w:r w:rsidR="006F7CCF">
          <w:rPr>
            <w:rFonts w:ascii="B Lotus" w:hAnsi="B Lotus" w:cs="B Lotus" w:hint="cs"/>
            <w:sz w:val="24"/>
            <w:szCs w:val="24"/>
            <w:rtl/>
            <w:lang w:bidi="fa-IR"/>
          </w:rPr>
          <w:t xml:space="preserve"> می‌</w:t>
        </w:r>
      </w:ins>
      <w:r w:rsidRPr="00354964">
        <w:rPr>
          <w:rFonts w:ascii="B Lotus" w:hAnsi="B Lotus" w:cs="B Lotus" w:hint="cs"/>
          <w:sz w:val="24"/>
          <w:szCs w:val="24"/>
          <w:rtl/>
          <w:lang w:bidi="fa-IR"/>
        </w:rPr>
        <w:t>دهد</w:t>
      </w:r>
      <w:del w:id="16086" w:author="Mehrnazi Boojari" w:date="2019-01-08T00:20:00Z">
        <w:r w:rsidRPr="00354964" w:rsidDel="007934C7">
          <w:rPr>
            <w:rFonts w:ascii="B Lotus" w:hAnsi="B Lotus" w:cs="B Lotus" w:hint="cs"/>
            <w:sz w:val="24"/>
            <w:szCs w:val="24"/>
            <w:rtl/>
            <w:lang w:bidi="fa-IR"/>
          </w:rPr>
          <w:delText xml:space="preserve">. برای مثال </w:delText>
        </w:r>
      </w:del>
      <w:ins w:id="16087" w:author="Mehrnazi Boojari" w:date="2019-01-08T00:20:00Z">
        <w:r w:rsidR="007934C7">
          <w:rPr>
            <w:rFonts w:ascii="B Lotus" w:hAnsi="B Lotus" w:cs="B Lotus" w:hint="cs"/>
            <w:sz w:val="24"/>
            <w:szCs w:val="24"/>
            <w:rtl/>
            <w:lang w:bidi="fa-IR"/>
          </w:rPr>
          <w:t xml:space="preserve">. برای مثال، </w:t>
        </w:r>
      </w:ins>
      <w:r w:rsidRPr="00354964">
        <w:rPr>
          <w:rFonts w:ascii="B Lotus" w:hAnsi="B Lotus" w:cs="B Lotus" w:hint="cs"/>
          <w:sz w:val="24"/>
          <w:szCs w:val="24"/>
          <w:rtl/>
          <w:lang w:bidi="fa-IR"/>
        </w:rPr>
        <w:t>ضوابط کلی که در طرح</w:t>
      </w:r>
      <w:del w:id="16088" w:author="Mehrnazi Boojari" w:date="2019-01-07T10:43:00Z">
        <w:r w:rsidRPr="00354964" w:rsidDel="006A1F1D">
          <w:rPr>
            <w:rFonts w:ascii="B Lotus" w:hAnsi="B Lotus" w:cs="B Lotus" w:hint="cs"/>
            <w:sz w:val="24"/>
            <w:szCs w:val="24"/>
            <w:rtl/>
            <w:lang w:bidi="fa-IR"/>
          </w:rPr>
          <w:delText xml:space="preserve"> هایی </w:delText>
        </w:r>
      </w:del>
      <w:ins w:id="16089" w:author="Mehrnazi Boojari" w:date="2019-01-07T10:43:00Z">
        <w:r w:rsidR="006A1F1D">
          <w:rPr>
            <w:rFonts w:ascii="B Lotus" w:hAnsi="B Lotus" w:cs="B Lotus" w:hint="cs"/>
            <w:sz w:val="24"/>
            <w:szCs w:val="24"/>
            <w:rtl/>
            <w:lang w:bidi="fa-IR"/>
          </w:rPr>
          <w:t xml:space="preserve">‌هایی </w:t>
        </w:r>
      </w:ins>
      <w:r w:rsidRPr="00354964">
        <w:rPr>
          <w:rFonts w:ascii="B Lotus" w:hAnsi="B Lotus" w:cs="B Lotus" w:hint="cs"/>
          <w:sz w:val="24"/>
          <w:szCs w:val="24"/>
          <w:rtl/>
          <w:lang w:bidi="fa-IR"/>
        </w:rPr>
        <w:t>نظیر طرح هادی روستایی بیان</w:t>
      </w:r>
      <w:del w:id="16090" w:author="Mehrnazi Boojari" w:date="2019-01-07T09:49:00Z">
        <w:r w:rsidRPr="00354964" w:rsidDel="006F7CCF">
          <w:rPr>
            <w:rFonts w:ascii="B Lotus" w:hAnsi="B Lotus" w:cs="B Lotus" w:hint="cs"/>
            <w:sz w:val="24"/>
            <w:szCs w:val="24"/>
            <w:rtl/>
            <w:lang w:bidi="fa-IR"/>
          </w:rPr>
          <w:delText xml:space="preserve"> می </w:delText>
        </w:r>
      </w:del>
      <w:ins w:id="16091" w:author="Mehrnazi Boojari" w:date="2019-01-07T09:49:00Z">
        <w:r w:rsidR="006F7CCF">
          <w:rPr>
            <w:rFonts w:ascii="B Lotus" w:hAnsi="B Lotus" w:cs="B Lotus" w:hint="cs"/>
            <w:sz w:val="24"/>
            <w:szCs w:val="24"/>
            <w:rtl/>
            <w:lang w:bidi="fa-IR"/>
          </w:rPr>
          <w:t xml:space="preserve"> می‌</w:t>
        </w:r>
      </w:ins>
      <w:r w:rsidRPr="00354964">
        <w:rPr>
          <w:rFonts w:ascii="B Lotus" w:hAnsi="B Lotus" w:cs="B Lotus" w:hint="cs"/>
          <w:sz w:val="24"/>
          <w:szCs w:val="24"/>
          <w:rtl/>
          <w:lang w:bidi="fa-IR"/>
        </w:rPr>
        <w:t>شود فاقد پشتوانه معماری فنی و مهندسی مناسب برای طراحی در محیط روستاست</w:t>
      </w:r>
      <w:del w:id="16092" w:author="Mehrnazi Boojari" w:date="2019-01-07T11:04:00Z">
        <w:r w:rsidRPr="00354964" w:rsidDel="00DB081F">
          <w:rPr>
            <w:rFonts w:ascii="B Lotus" w:hAnsi="B Lotus" w:cs="B Lotus" w:hint="cs"/>
            <w:sz w:val="24"/>
            <w:szCs w:val="24"/>
            <w:rtl/>
            <w:lang w:bidi="fa-IR"/>
          </w:rPr>
          <w:delText xml:space="preserve">. لذا </w:delText>
        </w:r>
      </w:del>
      <w:ins w:id="16093" w:author="Mehrnazi Boojari" w:date="2019-01-07T11:04:00Z">
        <w:r w:rsidR="00DB081F">
          <w:rPr>
            <w:rFonts w:ascii="B Lotus" w:hAnsi="B Lotus" w:cs="B Lotus" w:hint="cs"/>
            <w:sz w:val="24"/>
            <w:szCs w:val="24"/>
            <w:rtl/>
            <w:lang w:bidi="fa-IR"/>
          </w:rPr>
          <w:t xml:space="preserve">. لذا، </w:t>
        </w:r>
      </w:ins>
      <w:r w:rsidRPr="00354964">
        <w:rPr>
          <w:rFonts w:ascii="B Lotus" w:hAnsi="B Lotus" w:cs="B Lotus" w:hint="cs"/>
          <w:sz w:val="24"/>
          <w:szCs w:val="24"/>
          <w:rtl/>
          <w:lang w:bidi="fa-IR"/>
        </w:rPr>
        <w:t>در</w:t>
      </w:r>
      <w:ins w:id="16094" w:author="Mehrnazi Boojari" w:date="2019-01-15T02:29:00Z">
        <w:r w:rsidR="00AC7FCF">
          <w:rPr>
            <w:rFonts w:ascii="B Lotus" w:hAnsi="B Lotus" w:cs="Times New Roman" w:hint="eastAsia"/>
            <w:sz w:val="24"/>
            <w:szCs w:val="24"/>
            <w:rtl/>
            <w:lang w:bidi="fa-IR"/>
          </w:rPr>
          <w:t> </w:t>
        </w:r>
      </w:ins>
      <w:del w:id="16095" w:author="Mehrnazi Boojari" w:date="2019-01-15T02:29:00Z">
        <w:r w:rsidRPr="00354964" w:rsidDel="00AC7FCF">
          <w:rPr>
            <w:rFonts w:ascii="B Lotus" w:hAnsi="B Lotus" w:cs="B Lotus" w:hint="cs"/>
            <w:sz w:val="24"/>
            <w:szCs w:val="24"/>
            <w:rtl/>
            <w:lang w:bidi="fa-IR"/>
          </w:rPr>
          <w:delText xml:space="preserve"> </w:delText>
        </w:r>
      </w:del>
      <w:r w:rsidRPr="00354964">
        <w:rPr>
          <w:rFonts w:ascii="B Lotus" w:hAnsi="B Lotus" w:cs="B Lotus" w:hint="cs"/>
          <w:sz w:val="24"/>
          <w:szCs w:val="24"/>
          <w:rtl/>
          <w:lang w:bidi="fa-IR"/>
        </w:rPr>
        <w:t>عمل</w:t>
      </w:r>
      <w:del w:id="16096" w:author="Mehrnazi Boojari" w:date="2019-01-07T22:43:00Z">
        <w:r w:rsidRPr="00354964" w:rsidDel="00BF4CE5">
          <w:rPr>
            <w:rFonts w:ascii="B Lotus" w:hAnsi="B Lotus" w:cs="B Lotus" w:hint="cs"/>
            <w:sz w:val="24"/>
            <w:szCs w:val="24"/>
            <w:rtl/>
            <w:lang w:bidi="fa-IR"/>
          </w:rPr>
          <w:delText xml:space="preserve"> به دلیل </w:delText>
        </w:r>
      </w:del>
      <w:ins w:id="16097" w:author="Mehrnazi Boojari" w:date="2019-01-07T22:43:00Z">
        <w:r w:rsidR="00BF4CE5">
          <w:rPr>
            <w:rFonts w:ascii="B Lotus" w:hAnsi="B Lotus" w:cs="B Lotus" w:hint="cs"/>
            <w:sz w:val="24"/>
            <w:szCs w:val="24"/>
            <w:rtl/>
            <w:lang w:bidi="fa-IR"/>
          </w:rPr>
          <w:t xml:space="preserve"> به‌دلیل </w:t>
        </w:r>
      </w:ins>
      <w:r w:rsidRPr="00354964">
        <w:rPr>
          <w:rFonts w:ascii="B Lotus" w:hAnsi="B Lotus" w:cs="B Lotus" w:hint="cs"/>
          <w:sz w:val="24"/>
          <w:szCs w:val="24"/>
          <w:rtl/>
          <w:lang w:bidi="fa-IR"/>
        </w:rPr>
        <w:t>اقتباس از الگوهای شهری و تضاد با الگوهای روستایی، آشفتگی و ناب</w:t>
      </w:r>
      <w:ins w:id="16098" w:author="Mehrnazi Boojari" w:date="2019-01-15T02:29:00Z">
        <w:r w:rsidR="00AC7FCF">
          <w:rPr>
            <w:rFonts w:ascii="B Lotus" w:hAnsi="B Lotus" w:cs="B Lotus" w:hint="cs"/>
            <w:sz w:val="24"/>
            <w:szCs w:val="24"/>
            <w:rtl/>
            <w:lang w:bidi="fa-IR"/>
          </w:rPr>
          <w:t>ه</w:t>
        </w:r>
        <w:r w:rsidR="00AC7FCF">
          <w:rPr>
            <w:rFonts w:ascii="B Lotus" w:hAnsi="B Lotus" w:cs="B Nazanin" w:hint="cs"/>
            <w:sz w:val="24"/>
            <w:szCs w:val="24"/>
            <w:rtl/>
            <w:lang w:bidi="fa-IR"/>
          </w:rPr>
          <w:t>‌</w:t>
        </w:r>
      </w:ins>
      <w:r w:rsidRPr="00354964">
        <w:rPr>
          <w:rFonts w:ascii="B Lotus" w:hAnsi="B Lotus" w:cs="B Lotus" w:hint="cs"/>
          <w:sz w:val="24"/>
          <w:szCs w:val="24"/>
          <w:rtl/>
          <w:lang w:bidi="fa-IR"/>
        </w:rPr>
        <w:t>سامانی بافت روستایی را تشدید</w:t>
      </w:r>
      <w:del w:id="16099" w:author="Mehrnazi Boojari" w:date="2019-01-07T09:49:00Z">
        <w:r w:rsidRPr="00354964" w:rsidDel="006F7CCF">
          <w:rPr>
            <w:rFonts w:ascii="B Lotus" w:hAnsi="B Lotus" w:cs="B Lotus" w:hint="cs"/>
            <w:sz w:val="24"/>
            <w:szCs w:val="24"/>
            <w:rtl/>
            <w:lang w:bidi="fa-IR"/>
          </w:rPr>
          <w:delText xml:space="preserve"> می </w:delText>
        </w:r>
      </w:del>
      <w:ins w:id="16100" w:author="Mehrnazi Boojari" w:date="2019-01-07T09:49:00Z">
        <w:r w:rsidR="006F7CCF">
          <w:rPr>
            <w:rFonts w:ascii="B Lotus" w:hAnsi="B Lotus" w:cs="B Lotus" w:hint="cs"/>
            <w:sz w:val="24"/>
            <w:szCs w:val="24"/>
            <w:rtl/>
            <w:lang w:bidi="fa-IR"/>
          </w:rPr>
          <w:t xml:space="preserve"> </w:t>
        </w:r>
      </w:ins>
      <w:del w:id="16101" w:author="Mehrnazi Boojari" w:date="2019-01-07T10:52:00Z">
        <w:r w:rsidRPr="00354964" w:rsidDel="006A1F1D">
          <w:rPr>
            <w:rFonts w:ascii="B Lotus" w:hAnsi="B Lotus" w:cs="B Lotus" w:hint="cs"/>
            <w:sz w:val="24"/>
            <w:szCs w:val="24"/>
            <w:rtl/>
            <w:lang w:bidi="fa-IR"/>
          </w:rPr>
          <w:delText>کند</w:delText>
        </w:r>
      </w:del>
      <w:ins w:id="16102" w:author="Mehrnazi Boojari" w:date="2019-01-07T10:52:00Z">
        <w:r w:rsidR="006A1F1D">
          <w:rPr>
            <w:rFonts w:ascii="B Lotus" w:hAnsi="B Lotus" w:cs="B Lotus" w:hint="cs"/>
            <w:sz w:val="24"/>
            <w:szCs w:val="24"/>
            <w:rtl/>
            <w:lang w:bidi="fa-IR"/>
          </w:rPr>
          <w:t>می‌کند</w:t>
        </w:r>
      </w:ins>
      <w:r w:rsidRPr="00354964">
        <w:rPr>
          <w:rFonts w:ascii="B Lotus" w:hAnsi="B Lotus" w:cs="B Lotus" w:hint="cs"/>
          <w:sz w:val="24"/>
          <w:szCs w:val="24"/>
          <w:rtl/>
          <w:lang w:bidi="fa-IR"/>
        </w:rPr>
        <w:t>. در طرح</w:t>
      </w:r>
      <w:del w:id="16103" w:author="Mehrnazi Boojari" w:date="2019-01-07T10:43:00Z">
        <w:r w:rsidRPr="00354964" w:rsidDel="006A1F1D">
          <w:rPr>
            <w:rFonts w:ascii="B Lotus" w:hAnsi="B Lotus" w:cs="B Lotus" w:hint="cs"/>
            <w:sz w:val="24"/>
            <w:szCs w:val="24"/>
            <w:rtl/>
            <w:lang w:bidi="fa-IR"/>
          </w:rPr>
          <w:delText xml:space="preserve"> هایی </w:delText>
        </w:r>
      </w:del>
      <w:ins w:id="16104" w:author="Mehrnazi Boojari" w:date="2019-01-07T10:43:00Z">
        <w:r w:rsidR="006A1F1D">
          <w:rPr>
            <w:rFonts w:ascii="B Lotus" w:hAnsi="B Lotus" w:cs="B Lotus" w:hint="cs"/>
            <w:sz w:val="24"/>
            <w:szCs w:val="24"/>
            <w:rtl/>
            <w:lang w:bidi="fa-IR"/>
          </w:rPr>
          <w:t xml:space="preserve">‌هایی </w:t>
        </w:r>
      </w:ins>
      <w:r w:rsidRPr="00354964">
        <w:rPr>
          <w:rFonts w:ascii="B Lotus" w:hAnsi="B Lotus" w:cs="B Lotus" w:hint="cs"/>
          <w:sz w:val="24"/>
          <w:szCs w:val="24"/>
          <w:rtl/>
          <w:lang w:bidi="fa-IR"/>
        </w:rPr>
        <w:t>که با رعایت اصول استحکام</w:t>
      </w:r>
      <w:ins w:id="16105" w:author="Mehrnazi Boojari" w:date="2019-01-15T02:29:00Z">
        <w:r w:rsidR="00AC7FCF">
          <w:rPr>
            <w:rFonts w:ascii="B Lotus" w:hAnsi="B Lotus" w:cs="B Nazanin" w:hint="cs"/>
            <w:sz w:val="24"/>
            <w:szCs w:val="24"/>
            <w:rtl/>
            <w:lang w:bidi="fa-IR"/>
          </w:rPr>
          <w:t>‌</w:t>
        </w:r>
      </w:ins>
      <w:del w:id="16106" w:author="Mehrnazi Boojari" w:date="2019-01-15T02:29:00Z">
        <w:r w:rsidRPr="00354964" w:rsidDel="00AC7FCF">
          <w:rPr>
            <w:rFonts w:ascii="B Lotus" w:hAnsi="B Lotus" w:cs="B Lotus" w:hint="cs"/>
            <w:sz w:val="24"/>
            <w:szCs w:val="24"/>
            <w:rtl/>
            <w:lang w:bidi="fa-IR"/>
          </w:rPr>
          <w:delText xml:space="preserve"> </w:delText>
        </w:r>
      </w:del>
      <w:r w:rsidRPr="00354964">
        <w:rPr>
          <w:rFonts w:ascii="B Lotus" w:hAnsi="B Lotus" w:cs="B Lotus" w:hint="cs"/>
          <w:sz w:val="24"/>
          <w:szCs w:val="24"/>
          <w:rtl/>
          <w:lang w:bidi="fa-IR"/>
        </w:rPr>
        <w:t>بخشی اجرا</w:t>
      </w:r>
      <w:del w:id="16107" w:author="Mehrnazi Boojari" w:date="2019-01-07T09:49:00Z">
        <w:r w:rsidRPr="00354964" w:rsidDel="006F7CCF">
          <w:rPr>
            <w:rFonts w:ascii="B Lotus" w:hAnsi="B Lotus" w:cs="B Lotus" w:hint="cs"/>
            <w:sz w:val="24"/>
            <w:szCs w:val="24"/>
            <w:rtl/>
            <w:lang w:bidi="fa-IR"/>
          </w:rPr>
          <w:delText xml:space="preserve"> می </w:delText>
        </w:r>
      </w:del>
      <w:ins w:id="16108" w:author="Mehrnazi Boojari" w:date="2019-01-07T09:49:00Z">
        <w:r w:rsidR="006F7CCF">
          <w:rPr>
            <w:rFonts w:ascii="B Lotus" w:hAnsi="B Lotus" w:cs="B Lotus" w:hint="cs"/>
            <w:sz w:val="24"/>
            <w:szCs w:val="24"/>
            <w:rtl/>
            <w:lang w:bidi="fa-IR"/>
          </w:rPr>
          <w:t xml:space="preserve"> </w:t>
        </w:r>
      </w:ins>
      <w:del w:id="16109" w:author="Mehrnazi Boojari" w:date="2019-01-07T22:44:00Z">
        <w:r w:rsidRPr="00354964" w:rsidDel="00BF4CE5">
          <w:rPr>
            <w:rFonts w:ascii="B Lotus" w:hAnsi="B Lotus" w:cs="B Lotus" w:hint="cs"/>
            <w:sz w:val="24"/>
            <w:szCs w:val="24"/>
            <w:rtl/>
            <w:lang w:bidi="fa-IR"/>
          </w:rPr>
          <w:delText>شوند</w:delText>
        </w:r>
      </w:del>
      <w:ins w:id="16110" w:author="Mehrnazi Boojari" w:date="2019-01-07T22:44:00Z">
        <w:r w:rsidR="00BF4CE5">
          <w:rPr>
            <w:rFonts w:ascii="B Lotus" w:hAnsi="B Lotus" w:cs="B Lotus" w:hint="cs"/>
            <w:sz w:val="24"/>
            <w:szCs w:val="24"/>
            <w:rtl/>
            <w:lang w:bidi="fa-IR"/>
          </w:rPr>
          <w:t>می‌شوند</w:t>
        </w:r>
      </w:ins>
      <w:del w:id="16111" w:author="Mehrnazi Boojari" w:date="2019-01-07T22:43:00Z">
        <w:r w:rsidRPr="00354964" w:rsidDel="00BF4CE5">
          <w:rPr>
            <w:rFonts w:ascii="B Lotus" w:hAnsi="B Lotus" w:cs="B Lotus" w:hint="cs"/>
            <w:sz w:val="24"/>
            <w:szCs w:val="24"/>
            <w:rtl/>
            <w:lang w:bidi="fa-IR"/>
          </w:rPr>
          <w:delText xml:space="preserve"> به دلیل </w:delText>
        </w:r>
      </w:del>
      <w:ins w:id="16112" w:author="Mehrnazi Boojari" w:date="2019-01-07T22:43:00Z">
        <w:r w:rsidR="00BF4CE5">
          <w:rPr>
            <w:rFonts w:ascii="B Lotus" w:hAnsi="B Lotus" w:cs="B Lotus" w:hint="cs"/>
            <w:sz w:val="24"/>
            <w:szCs w:val="24"/>
            <w:rtl/>
            <w:lang w:bidi="fa-IR"/>
          </w:rPr>
          <w:t xml:space="preserve"> به‌دلیل </w:t>
        </w:r>
      </w:ins>
      <w:r w:rsidRPr="00354964">
        <w:rPr>
          <w:rFonts w:ascii="B Lotus" w:hAnsi="B Lotus" w:cs="B Lotus" w:hint="cs"/>
          <w:sz w:val="24"/>
          <w:szCs w:val="24"/>
          <w:rtl/>
          <w:lang w:bidi="fa-IR"/>
        </w:rPr>
        <w:t>ترویج دو نوع سازه اسکلت فلزی و بتنی، تنوع گزینه</w:t>
      </w:r>
      <w:del w:id="16113" w:author="Mehrnazi Boojari" w:date="2019-01-07T09:46:00Z">
        <w:r w:rsidRPr="00354964" w:rsidDel="006F7CCF">
          <w:rPr>
            <w:rFonts w:ascii="B Lotus" w:hAnsi="B Lotus" w:cs="B Lotus" w:hint="cs"/>
            <w:sz w:val="24"/>
            <w:szCs w:val="24"/>
            <w:rtl/>
            <w:lang w:bidi="fa-IR"/>
          </w:rPr>
          <w:delText xml:space="preserve"> های </w:delText>
        </w:r>
      </w:del>
      <w:ins w:id="16114" w:author="Mehrnazi Boojari" w:date="2019-01-07T09:46:00Z">
        <w:r w:rsidR="006F7CCF">
          <w:rPr>
            <w:rFonts w:ascii="B Lotus" w:hAnsi="B Lotus" w:cs="B Lotus" w:hint="cs"/>
            <w:sz w:val="24"/>
            <w:szCs w:val="24"/>
            <w:rtl/>
            <w:lang w:bidi="fa-IR"/>
          </w:rPr>
          <w:t xml:space="preserve">‌های </w:t>
        </w:r>
      </w:ins>
      <w:r w:rsidRPr="00354964">
        <w:rPr>
          <w:rFonts w:ascii="B Lotus" w:hAnsi="B Lotus" w:cs="B Lotus" w:hint="cs"/>
          <w:sz w:val="24"/>
          <w:szCs w:val="24"/>
          <w:rtl/>
          <w:lang w:bidi="fa-IR"/>
        </w:rPr>
        <w:t>معماری</w:t>
      </w:r>
      <w:r w:rsidR="00354964" w:rsidRPr="00354964">
        <w:rPr>
          <w:rFonts w:ascii="B Lotus" w:hAnsi="B Lotus" w:cs="B Lotus" w:hint="cs"/>
          <w:sz w:val="24"/>
          <w:szCs w:val="24"/>
          <w:rtl/>
          <w:lang w:bidi="fa-IR"/>
        </w:rPr>
        <w:t xml:space="preserve"> با محدودیت مواجه</w:t>
      </w:r>
      <w:del w:id="16115" w:author="Mehrnazi Boojari" w:date="2019-01-07T09:49:00Z">
        <w:r w:rsidR="00354964" w:rsidRPr="00354964" w:rsidDel="006F7CCF">
          <w:rPr>
            <w:rFonts w:ascii="B Lotus" w:hAnsi="B Lotus" w:cs="B Lotus" w:hint="cs"/>
            <w:sz w:val="24"/>
            <w:szCs w:val="24"/>
            <w:rtl/>
            <w:lang w:bidi="fa-IR"/>
          </w:rPr>
          <w:delText xml:space="preserve"> می </w:delText>
        </w:r>
      </w:del>
      <w:ins w:id="16116" w:author="Mehrnazi Boojari" w:date="2019-01-07T09:49:00Z">
        <w:r w:rsidR="006F7CCF">
          <w:rPr>
            <w:rFonts w:ascii="B Lotus" w:hAnsi="B Lotus" w:cs="B Lotus" w:hint="cs"/>
            <w:sz w:val="24"/>
            <w:szCs w:val="24"/>
            <w:rtl/>
            <w:lang w:bidi="fa-IR"/>
          </w:rPr>
          <w:t xml:space="preserve"> می‌</w:t>
        </w:r>
      </w:ins>
      <w:r w:rsidR="00354964" w:rsidRPr="00354964">
        <w:rPr>
          <w:rFonts w:ascii="B Lotus" w:hAnsi="B Lotus" w:cs="B Lotus" w:hint="cs"/>
          <w:sz w:val="24"/>
          <w:szCs w:val="24"/>
          <w:rtl/>
          <w:lang w:bidi="fa-IR"/>
        </w:rPr>
        <w:t>شو</w:t>
      </w:r>
      <w:del w:id="16117" w:author="Mehrnazi Boojari" w:date="2019-01-07T10:31:00Z">
        <w:r w:rsidR="00354964" w:rsidRPr="00354964" w:rsidDel="006C73A5">
          <w:rPr>
            <w:rFonts w:ascii="B Lotus" w:hAnsi="B Lotus" w:cs="B Lotus" w:hint="cs"/>
            <w:sz w:val="24"/>
            <w:szCs w:val="24"/>
            <w:rtl/>
            <w:lang w:bidi="fa-IR"/>
          </w:rPr>
          <w:delText>د(</w:delText>
        </w:r>
      </w:del>
      <w:ins w:id="16118" w:author="Mehrnazi Boojari" w:date="2019-01-07T10:31:00Z">
        <w:r w:rsidR="006C73A5">
          <w:rPr>
            <w:rFonts w:ascii="B Lotus" w:hAnsi="B Lotus" w:cs="B Lotus" w:hint="cs"/>
            <w:sz w:val="24"/>
            <w:szCs w:val="24"/>
            <w:rtl/>
            <w:lang w:bidi="fa-IR"/>
          </w:rPr>
          <w:t>د (</w:t>
        </w:r>
      </w:ins>
      <w:r w:rsidR="00354964" w:rsidRPr="00354964">
        <w:rPr>
          <w:rFonts w:ascii="B Lotus" w:hAnsi="B Lotus" w:cs="B Lotus" w:hint="cs"/>
          <w:sz w:val="24"/>
          <w:szCs w:val="24"/>
          <w:rtl/>
          <w:lang w:bidi="fa-IR"/>
        </w:rPr>
        <w:t>سرتیپی‌پور،</w:t>
      </w:r>
      <w:ins w:id="16119" w:author="Mehrnazi Boojari" w:date="2019-01-15T02:29:00Z">
        <w:r w:rsidR="00AC7FCF">
          <w:rPr>
            <w:rFonts w:ascii="B Lotus" w:hAnsi="B Lotus" w:cs="B Lotus" w:hint="cs"/>
            <w:sz w:val="24"/>
            <w:szCs w:val="24"/>
            <w:rtl/>
            <w:lang w:bidi="fa-IR"/>
          </w:rPr>
          <w:t xml:space="preserve"> </w:t>
        </w:r>
      </w:ins>
      <w:r w:rsidR="00354964" w:rsidRPr="00354964">
        <w:rPr>
          <w:rFonts w:ascii="B Lotus" w:hAnsi="B Lotus" w:cs="B Lotus" w:hint="cs"/>
          <w:sz w:val="24"/>
          <w:szCs w:val="24"/>
          <w:rtl/>
          <w:lang w:bidi="fa-IR"/>
        </w:rPr>
        <w:t>1388).</w:t>
      </w:r>
    </w:p>
    <w:p w14:paraId="16FF1969" w14:textId="77777777" w:rsidR="00EA6F4D" w:rsidRPr="00354964" w:rsidRDefault="00EA6F4D" w:rsidP="00AC7FCF">
      <w:pPr>
        <w:bidi/>
        <w:ind w:firstLine="227"/>
        <w:jc w:val="both"/>
        <w:rPr>
          <w:rFonts w:ascii="B Lotus" w:hAnsi="B Lotus" w:cs="B Lotus"/>
          <w:sz w:val="24"/>
          <w:szCs w:val="24"/>
          <w:rtl/>
        </w:rPr>
      </w:pPr>
      <w:del w:id="16120" w:author="Mehrnazi Boojari" w:date="2019-01-11T23:33:00Z">
        <w:r w:rsidRPr="00354964" w:rsidDel="00B569FE">
          <w:rPr>
            <w:rFonts w:ascii="B Lotus" w:hAnsi="B Lotus" w:cs="B Lotus" w:hint="cs"/>
            <w:sz w:val="24"/>
            <w:szCs w:val="24"/>
            <w:rtl/>
            <w:lang w:bidi="fa-IR"/>
          </w:rPr>
          <w:lastRenderedPageBreak/>
          <w:delText>هر چند</w:delText>
        </w:r>
      </w:del>
      <w:ins w:id="16121" w:author="Mehrnazi Boojari" w:date="2019-01-11T23:33:00Z">
        <w:r w:rsidR="00B569FE">
          <w:rPr>
            <w:rFonts w:ascii="B Lotus" w:hAnsi="B Lotus" w:cs="B Lotus" w:hint="cs"/>
            <w:sz w:val="24"/>
            <w:szCs w:val="24"/>
            <w:rtl/>
            <w:lang w:bidi="fa-IR"/>
          </w:rPr>
          <w:t>هرچند</w:t>
        </w:r>
      </w:ins>
      <w:r w:rsidRPr="00354964">
        <w:rPr>
          <w:rFonts w:ascii="B Lotus" w:hAnsi="B Lotus" w:cs="B Lotus" w:hint="cs"/>
          <w:sz w:val="24"/>
          <w:szCs w:val="24"/>
          <w:rtl/>
          <w:lang w:bidi="fa-IR"/>
        </w:rPr>
        <w:t xml:space="preserve"> استحکام و سازه بنا از عوامل </w:t>
      </w:r>
      <w:del w:id="16122" w:author="Mehrnazi Boojari" w:date="2019-01-08T03:19:00Z">
        <w:r w:rsidRPr="00354964" w:rsidDel="006770E1">
          <w:rPr>
            <w:rFonts w:ascii="B Lotus" w:hAnsi="B Lotus" w:cs="B Lotus" w:hint="cs"/>
            <w:sz w:val="24"/>
            <w:szCs w:val="24"/>
            <w:rtl/>
            <w:lang w:bidi="fa-IR"/>
          </w:rPr>
          <w:delText>موثر</w:delText>
        </w:r>
      </w:del>
      <w:ins w:id="16123" w:author="Mehrnazi Boojari" w:date="2019-01-08T03:19:00Z">
        <w:r w:rsidR="006770E1">
          <w:rPr>
            <w:rFonts w:ascii="B Lotus" w:hAnsi="B Lotus" w:cs="B Lotus" w:hint="cs"/>
            <w:sz w:val="24"/>
            <w:szCs w:val="24"/>
            <w:rtl/>
            <w:lang w:bidi="fa-IR"/>
          </w:rPr>
          <w:t>مؤثر</w:t>
        </w:r>
      </w:ins>
      <w:r w:rsidRPr="00354964">
        <w:rPr>
          <w:rFonts w:ascii="B Lotus" w:hAnsi="B Lotus" w:cs="B Lotus" w:hint="cs"/>
          <w:sz w:val="24"/>
          <w:szCs w:val="24"/>
          <w:rtl/>
          <w:lang w:bidi="fa-IR"/>
        </w:rPr>
        <w:t xml:space="preserve"> در تحقق مسکن مطلوب است</w:t>
      </w:r>
      <w:ins w:id="16124" w:author="Mehrnazi Boojari" w:date="2019-01-15T02:30:00Z">
        <w:r w:rsidR="00AC7FCF">
          <w:rPr>
            <w:rFonts w:ascii="B Lotus" w:hAnsi="B Lotus" w:cs="B Lotus" w:hint="cs"/>
            <w:sz w:val="24"/>
            <w:szCs w:val="24"/>
            <w:rtl/>
            <w:lang w:bidi="fa-IR"/>
          </w:rPr>
          <w:t>،</w:t>
        </w:r>
      </w:ins>
      <w:r w:rsidRPr="00354964">
        <w:rPr>
          <w:rFonts w:ascii="B Lotus" w:hAnsi="B Lotus" w:cs="B Lotus" w:hint="cs"/>
          <w:sz w:val="24"/>
          <w:szCs w:val="24"/>
          <w:rtl/>
          <w:lang w:bidi="fa-IR"/>
        </w:rPr>
        <w:t xml:space="preserve"> </w:t>
      </w:r>
      <w:del w:id="16125" w:author="Mehrnazi Boojari" w:date="2019-01-15T02:30:00Z">
        <w:r w:rsidRPr="00354964" w:rsidDel="00AC7FCF">
          <w:rPr>
            <w:rFonts w:ascii="B Lotus" w:hAnsi="B Lotus" w:cs="B Lotus" w:hint="cs"/>
            <w:sz w:val="24"/>
            <w:szCs w:val="24"/>
            <w:rtl/>
            <w:lang w:bidi="fa-IR"/>
          </w:rPr>
          <w:delText xml:space="preserve">اما </w:delText>
        </w:r>
      </w:del>
      <w:r w:rsidRPr="00354964">
        <w:rPr>
          <w:rFonts w:ascii="B Lotus" w:hAnsi="B Lotus" w:cs="B Lotus" w:hint="cs"/>
          <w:sz w:val="24"/>
          <w:szCs w:val="24"/>
          <w:rtl/>
          <w:lang w:bidi="fa-IR"/>
        </w:rPr>
        <w:t xml:space="preserve">باید توجه </w:t>
      </w:r>
      <w:del w:id="16126" w:author="Mehrnazi Boojari" w:date="2019-01-15T02:30:00Z">
        <w:r w:rsidRPr="00354964" w:rsidDel="00AC7FCF">
          <w:rPr>
            <w:rFonts w:ascii="B Lotus" w:hAnsi="B Lotus" w:cs="B Lotus" w:hint="cs"/>
            <w:sz w:val="24"/>
            <w:szCs w:val="24"/>
            <w:rtl/>
            <w:lang w:bidi="fa-IR"/>
          </w:rPr>
          <w:delText xml:space="preserve">نمود </w:delText>
        </w:r>
      </w:del>
      <w:ins w:id="16127" w:author="Mehrnazi Boojari" w:date="2019-01-15T02:30:00Z">
        <w:r w:rsidR="00AC7FCF">
          <w:rPr>
            <w:rFonts w:ascii="B Lotus" w:hAnsi="B Lotus" w:cs="B Lotus" w:hint="cs"/>
            <w:sz w:val="24"/>
            <w:szCs w:val="24"/>
            <w:rtl/>
            <w:lang w:bidi="fa-IR"/>
          </w:rPr>
          <w:t>کرد</w:t>
        </w:r>
        <w:r w:rsidR="00AC7FCF" w:rsidRPr="00354964">
          <w:rPr>
            <w:rFonts w:ascii="B Lotus" w:hAnsi="B Lotus" w:cs="B Lotus" w:hint="cs"/>
            <w:sz w:val="24"/>
            <w:szCs w:val="24"/>
            <w:rtl/>
            <w:lang w:bidi="fa-IR"/>
          </w:rPr>
          <w:t xml:space="preserve"> </w:t>
        </w:r>
      </w:ins>
      <w:r w:rsidRPr="00354964">
        <w:rPr>
          <w:rFonts w:ascii="B Lotus" w:hAnsi="B Lotus" w:cs="B Lotus" w:hint="cs"/>
          <w:sz w:val="24"/>
          <w:szCs w:val="24"/>
          <w:rtl/>
          <w:lang w:bidi="fa-IR"/>
        </w:rPr>
        <w:t>که ارزش</w:t>
      </w:r>
      <w:del w:id="16128" w:author="Mehrnazi Boojari" w:date="2019-01-07T09:46:00Z">
        <w:r w:rsidRPr="00354964" w:rsidDel="006F7CCF">
          <w:rPr>
            <w:rFonts w:ascii="B Lotus" w:hAnsi="B Lotus" w:cs="B Lotus" w:hint="cs"/>
            <w:sz w:val="24"/>
            <w:szCs w:val="24"/>
            <w:rtl/>
            <w:lang w:bidi="fa-IR"/>
          </w:rPr>
          <w:delText xml:space="preserve"> های </w:delText>
        </w:r>
      </w:del>
      <w:ins w:id="16129" w:author="Mehrnazi Boojari" w:date="2019-01-07T09:46:00Z">
        <w:r w:rsidR="006F7CCF">
          <w:rPr>
            <w:rFonts w:ascii="B Lotus" w:hAnsi="B Lotus" w:cs="B Lotus" w:hint="cs"/>
            <w:sz w:val="24"/>
            <w:szCs w:val="24"/>
            <w:rtl/>
            <w:lang w:bidi="fa-IR"/>
          </w:rPr>
          <w:t xml:space="preserve">‌های </w:t>
        </w:r>
      </w:ins>
      <w:r w:rsidRPr="00354964">
        <w:rPr>
          <w:rFonts w:ascii="B Lotus" w:hAnsi="B Lotus" w:cs="B Lotus" w:hint="cs"/>
          <w:sz w:val="24"/>
          <w:szCs w:val="24"/>
          <w:rtl/>
          <w:lang w:bidi="fa-IR"/>
        </w:rPr>
        <w:t>مفید ویژگی</w:t>
      </w:r>
      <w:del w:id="16130" w:author="Mehrnazi Boojari" w:date="2019-01-07T10:43:00Z">
        <w:r w:rsidRPr="00354964" w:rsidDel="006A1F1D">
          <w:rPr>
            <w:rFonts w:ascii="B Lotus" w:hAnsi="B Lotus" w:cs="B Lotus" w:hint="cs"/>
            <w:sz w:val="24"/>
            <w:szCs w:val="24"/>
            <w:rtl/>
            <w:lang w:bidi="fa-IR"/>
          </w:rPr>
          <w:delText xml:space="preserve"> هایی </w:delText>
        </w:r>
      </w:del>
      <w:ins w:id="16131" w:author="Mehrnazi Boojari" w:date="2019-01-07T10:43:00Z">
        <w:r w:rsidR="006A1F1D">
          <w:rPr>
            <w:rFonts w:ascii="B Lotus" w:hAnsi="B Lotus" w:cs="B Lotus" w:hint="cs"/>
            <w:sz w:val="24"/>
            <w:szCs w:val="24"/>
            <w:rtl/>
            <w:lang w:bidi="fa-IR"/>
          </w:rPr>
          <w:t xml:space="preserve">‌هایی </w:t>
        </w:r>
      </w:ins>
      <w:r w:rsidRPr="00354964">
        <w:rPr>
          <w:rFonts w:ascii="B Lotus" w:hAnsi="B Lotus" w:cs="B Lotus" w:hint="cs"/>
          <w:sz w:val="24"/>
          <w:szCs w:val="24"/>
          <w:rtl/>
          <w:lang w:bidi="fa-IR"/>
        </w:rPr>
        <w:t xml:space="preserve">همچون انطباق با محیط طبیعی، جغرافیایی، فرهنگی، </w:t>
      </w:r>
      <w:del w:id="16132" w:author="Mehrnazi Boojari" w:date="2019-01-10T02:32:00Z">
        <w:r w:rsidRPr="00354964" w:rsidDel="00A00490">
          <w:rPr>
            <w:rFonts w:ascii="B Lotus" w:hAnsi="B Lotus" w:cs="B Lotus" w:hint="cs"/>
            <w:sz w:val="24"/>
            <w:szCs w:val="24"/>
            <w:rtl/>
            <w:lang w:bidi="fa-IR"/>
          </w:rPr>
          <w:delText>بکارگیری</w:delText>
        </w:r>
      </w:del>
      <w:ins w:id="16133" w:author="Mehrnazi Boojari" w:date="2019-01-10T02:32:00Z">
        <w:r w:rsidR="00A00490">
          <w:rPr>
            <w:rFonts w:ascii="B Lotus" w:hAnsi="B Lotus" w:cs="B Lotus" w:hint="cs"/>
            <w:sz w:val="24"/>
            <w:szCs w:val="24"/>
            <w:rtl/>
            <w:lang w:bidi="fa-IR"/>
          </w:rPr>
          <w:t>به‌کارگیری</w:t>
        </w:r>
      </w:ins>
      <w:r w:rsidRPr="00354964">
        <w:rPr>
          <w:rFonts w:ascii="B Lotus" w:hAnsi="B Lotus" w:cs="B Lotus" w:hint="cs"/>
          <w:sz w:val="24"/>
          <w:szCs w:val="24"/>
          <w:rtl/>
          <w:lang w:bidi="fa-IR"/>
        </w:rPr>
        <w:t xml:space="preserve"> مصالح بومی، تنوع، زیبایی از دیگر خصوصیات مطلوبی است که در مقررات طراحی و ساخت باید به آن</w:t>
      </w:r>
      <w:del w:id="16134" w:author="Mehrnazi Boojari" w:date="2019-01-07T09:45:00Z">
        <w:r w:rsidRPr="00354964" w:rsidDel="006F7CCF">
          <w:rPr>
            <w:rFonts w:ascii="B Lotus" w:hAnsi="B Lotus" w:cs="B Lotus" w:hint="cs"/>
            <w:sz w:val="24"/>
            <w:szCs w:val="24"/>
            <w:rtl/>
            <w:lang w:bidi="fa-IR"/>
          </w:rPr>
          <w:delText xml:space="preserve"> ها </w:delText>
        </w:r>
      </w:del>
      <w:ins w:id="16135" w:author="Mehrnazi Boojari" w:date="2019-01-07T09:45:00Z">
        <w:r w:rsidR="006F7CCF">
          <w:rPr>
            <w:rFonts w:ascii="B Lotus" w:hAnsi="B Lotus" w:cs="B Lotus" w:hint="cs"/>
            <w:sz w:val="24"/>
            <w:szCs w:val="24"/>
            <w:rtl/>
            <w:lang w:bidi="fa-IR"/>
          </w:rPr>
          <w:t xml:space="preserve">‌ها </w:t>
        </w:r>
      </w:ins>
      <w:r w:rsidRPr="00354964">
        <w:rPr>
          <w:rFonts w:ascii="B Lotus" w:hAnsi="B Lotus" w:cs="B Lotus" w:hint="cs"/>
          <w:sz w:val="24"/>
          <w:szCs w:val="24"/>
          <w:rtl/>
          <w:lang w:bidi="fa-IR"/>
        </w:rPr>
        <w:t xml:space="preserve">توجه شود. </w:t>
      </w:r>
      <w:r w:rsidRPr="00354964">
        <w:rPr>
          <w:rFonts w:ascii="B Lotus" w:hAnsi="B Lotus" w:cs="B Lotus"/>
          <w:sz w:val="24"/>
          <w:szCs w:val="24"/>
          <w:rtl/>
        </w:rPr>
        <w:t>به سخن دیگر، تأکید بر اصول و ضوابط سازه</w:t>
      </w:r>
      <w:del w:id="16136" w:author="Mehrnazi Boojari" w:date="2019-01-07T10:41:00Z">
        <w:r w:rsidRPr="00354964" w:rsidDel="006A1F1D">
          <w:rPr>
            <w:rFonts w:ascii="B Lotus" w:hAnsi="B Lotus" w:cs="B Lotus"/>
            <w:sz w:val="24"/>
            <w:szCs w:val="24"/>
            <w:rtl/>
          </w:rPr>
          <w:delText xml:space="preserve"> ای </w:delText>
        </w:r>
      </w:del>
      <w:ins w:id="16137" w:author="Mehrnazi Boojari" w:date="2019-01-07T10:41:00Z">
        <w:r w:rsidR="006A1F1D">
          <w:rPr>
            <w:rFonts w:ascii="B Lotus" w:hAnsi="B Lotus" w:cs="B Lotus" w:hint="cs"/>
            <w:sz w:val="24"/>
            <w:szCs w:val="24"/>
            <w:rtl/>
          </w:rPr>
          <w:t>‌</w:t>
        </w:r>
        <w:r w:rsidR="006A1F1D">
          <w:rPr>
            <w:rFonts w:ascii="B Lotus" w:hAnsi="B Lotus" w:cs="B Lotus"/>
            <w:sz w:val="24"/>
            <w:szCs w:val="24"/>
            <w:rtl/>
          </w:rPr>
          <w:t xml:space="preserve">ای </w:t>
        </w:r>
      </w:ins>
      <w:r w:rsidRPr="00354964">
        <w:rPr>
          <w:rFonts w:ascii="B Lotus" w:hAnsi="B Lotus" w:cs="B Lotus"/>
          <w:sz w:val="24"/>
          <w:szCs w:val="24"/>
          <w:rtl/>
        </w:rPr>
        <w:t xml:space="preserve">نباید به غفلت از ضوابط معماری بومی منجر شود. باید توجه </w:t>
      </w:r>
      <w:del w:id="16138" w:author="Mehrnazi Boojari" w:date="2019-01-15T02:30:00Z">
        <w:r w:rsidRPr="00354964" w:rsidDel="00AC7FCF">
          <w:rPr>
            <w:rFonts w:ascii="B Lotus" w:hAnsi="B Lotus" w:cs="B Lotus"/>
            <w:sz w:val="24"/>
            <w:szCs w:val="24"/>
            <w:rtl/>
          </w:rPr>
          <w:delText xml:space="preserve">نمود </w:delText>
        </w:r>
      </w:del>
      <w:ins w:id="16139" w:author="Mehrnazi Boojari" w:date="2019-01-15T02:30:00Z">
        <w:r w:rsidR="00AC7FCF">
          <w:rPr>
            <w:rFonts w:ascii="B Lotus" w:hAnsi="B Lotus" w:cs="B Lotus" w:hint="cs"/>
            <w:sz w:val="24"/>
            <w:szCs w:val="24"/>
            <w:rtl/>
          </w:rPr>
          <w:t>کرد</w:t>
        </w:r>
        <w:r w:rsidR="00AC7FCF" w:rsidRPr="00354964">
          <w:rPr>
            <w:rFonts w:ascii="B Lotus" w:hAnsi="B Lotus" w:cs="B Lotus"/>
            <w:sz w:val="24"/>
            <w:szCs w:val="24"/>
            <w:rtl/>
          </w:rPr>
          <w:t xml:space="preserve"> </w:t>
        </w:r>
      </w:ins>
      <w:r w:rsidRPr="00354964">
        <w:rPr>
          <w:rFonts w:ascii="B Lotus" w:hAnsi="B Lotus" w:cs="B Lotus"/>
          <w:sz w:val="24"/>
          <w:szCs w:val="24"/>
          <w:rtl/>
        </w:rPr>
        <w:t>که سازه و معماری دو مقوله جدا از هم نیستند و هنگام تهیه طرح معماری لازم است به قواعد و اصول انتقال نیرو و نظام سازه</w:t>
      </w:r>
      <w:del w:id="16140" w:author="Mehrnazi Boojari" w:date="2019-01-07T10:41:00Z">
        <w:r w:rsidRPr="00354964" w:rsidDel="006A1F1D">
          <w:rPr>
            <w:rFonts w:ascii="B Lotus" w:hAnsi="B Lotus" w:cs="B Lotus" w:hint="cs"/>
            <w:sz w:val="24"/>
            <w:szCs w:val="24"/>
            <w:rtl/>
          </w:rPr>
          <w:delText xml:space="preserve"> </w:delText>
        </w:r>
        <w:r w:rsidRPr="00354964" w:rsidDel="006A1F1D">
          <w:rPr>
            <w:rFonts w:ascii="B Lotus" w:hAnsi="B Lotus" w:cs="B Lotus"/>
            <w:sz w:val="24"/>
            <w:szCs w:val="24"/>
            <w:rtl/>
          </w:rPr>
          <w:delText xml:space="preserve">ای </w:delText>
        </w:r>
      </w:del>
      <w:ins w:id="16141" w:author="Mehrnazi Boojari" w:date="2019-01-07T10:41:00Z">
        <w:r w:rsidR="006A1F1D">
          <w:rPr>
            <w:rFonts w:ascii="B Lotus" w:hAnsi="B Lotus" w:cs="B Lotus" w:hint="cs"/>
            <w:sz w:val="24"/>
            <w:szCs w:val="24"/>
            <w:rtl/>
          </w:rPr>
          <w:t xml:space="preserve">‌ای </w:t>
        </w:r>
      </w:ins>
      <w:r w:rsidRPr="00354964">
        <w:rPr>
          <w:rFonts w:ascii="B Lotus" w:hAnsi="B Lotus" w:cs="B Lotus"/>
          <w:sz w:val="24"/>
          <w:szCs w:val="24"/>
          <w:rtl/>
        </w:rPr>
        <w:t>توجه شود و از طرفی هنگامی که سازه بنا طراحی و محاسبه</w:t>
      </w:r>
      <w:del w:id="16142" w:author="Mehrnazi Boojari" w:date="2019-01-07T09:49:00Z">
        <w:r w:rsidRPr="00354964" w:rsidDel="006F7CCF">
          <w:rPr>
            <w:rFonts w:ascii="B Lotus" w:hAnsi="B Lotus" w:cs="B Lotus"/>
            <w:sz w:val="24"/>
            <w:szCs w:val="24"/>
            <w:rtl/>
          </w:rPr>
          <w:delText xml:space="preserve"> می </w:delText>
        </w:r>
      </w:del>
      <w:ins w:id="16143" w:author="Mehrnazi Boojari" w:date="2019-01-07T09:49:00Z">
        <w:r w:rsidR="006F7CCF">
          <w:rPr>
            <w:rFonts w:ascii="B Lotus" w:hAnsi="B Lotus" w:cs="B Lotus"/>
            <w:sz w:val="24"/>
            <w:szCs w:val="24"/>
            <w:rtl/>
          </w:rPr>
          <w:t xml:space="preserve"> می</w:t>
        </w:r>
        <w:r w:rsidR="006F7CCF">
          <w:rPr>
            <w:rFonts w:ascii="B Lotus" w:hAnsi="B Lotus" w:cs="B Lotus" w:hint="cs"/>
            <w:sz w:val="24"/>
            <w:szCs w:val="24"/>
            <w:rtl/>
          </w:rPr>
          <w:t>‌</w:t>
        </w:r>
      </w:ins>
      <w:r w:rsidRPr="00354964">
        <w:rPr>
          <w:rFonts w:ascii="B Lotus" w:hAnsi="B Lotus" w:cs="B Lotus"/>
          <w:sz w:val="24"/>
          <w:szCs w:val="24"/>
          <w:rtl/>
        </w:rPr>
        <w:t>شود نیز ضوابط و معیارهای معماری مورد نظر باشند.</w:t>
      </w:r>
      <w:r w:rsidRPr="00354964">
        <w:rPr>
          <w:rFonts w:ascii="B Lotus" w:hAnsi="B Lotus" w:cs="B Lotus"/>
          <w:sz w:val="24"/>
          <w:szCs w:val="24"/>
          <w:lang w:bidi="fa-IR"/>
        </w:rPr>
        <w:t xml:space="preserve"> </w:t>
      </w:r>
      <w:r w:rsidRPr="00354964">
        <w:rPr>
          <w:rFonts w:ascii="B Lotus" w:hAnsi="B Lotus" w:cs="B Lotus"/>
          <w:sz w:val="24"/>
          <w:szCs w:val="24"/>
          <w:rtl/>
        </w:rPr>
        <w:t>بخش عمده مقررات ملی ساختمان در ایران اصولا</w:t>
      </w:r>
      <w:ins w:id="16144" w:author="Mehrnazi Boojari" w:date="2019-01-15T02:30:00Z">
        <w:r w:rsidR="00AC7FCF">
          <w:rPr>
            <w:rFonts w:ascii="B Lotus" w:hAnsi="B Lotus" w:cs="B Lotus" w:hint="cs"/>
            <w:sz w:val="24"/>
            <w:szCs w:val="24"/>
            <w:rtl/>
          </w:rPr>
          <w:t>ً</w:t>
        </w:r>
      </w:ins>
      <w:r w:rsidRPr="00354964">
        <w:rPr>
          <w:rFonts w:ascii="B Lotus" w:hAnsi="B Lotus" w:cs="B Lotus"/>
          <w:sz w:val="24"/>
          <w:szCs w:val="24"/>
          <w:rtl/>
        </w:rPr>
        <w:t xml:space="preserve"> مربوط به نوع سازه</w:t>
      </w:r>
      <w:del w:id="16145" w:author="Mehrnazi Boojari" w:date="2019-01-07T10:41:00Z">
        <w:r w:rsidRPr="00354964" w:rsidDel="006A1F1D">
          <w:rPr>
            <w:rFonts w:ascii="B Lotus" w:hAnsi="B Lotus" w:cs="B Lotus"/>
            <w:sz w:val="24"/>
            <w:szCs w:val="24"/>
            <w:rtl/>
          </w:rPr>
          <w:delText xml:space="preserve"> ای </w:delText>
        </w:r>
      </w:del>
      <w:ins w:id="16146" w:author="Mehrnazi Boojari" w:date="2019-01-07T10:41:00Z">
        <w:r w:rsidR="006A1F1D">
          <w:rPr>
            <w:rFonts w:ascii="B Lotus" w:hAnsi="B Lotus" w:cs="B Lotus" w:hint="cs"/>
            <w:sz w:val="24"/>
            <w:szCs w:val="24"/>
            <w:rtl/>
          </w:rPr>
          <w:t>‌</w:t>
        </w:r>
        <w:r w:rsidR="006A1F1D">
          <w:rPr>
            <w:rFonts w:ascii="B Lotus" w:hAnsi="B Lotus" w:cs="B Lotus"/>
            <w:sz w:val="24"/>
            <w:szCs w:val="24"/>
            <w:rtl/>
          </w:rPr>
          <w:t xml:space="preserve">ای </w:t>
        </w:r>
      </w:ins>
      <w:r w:rsidRPr="00354964">
        <w:rPr>
          <w:rFonts w:ascii="B Lotus" w:hAnsi="B Lotus" w:cs="B Lotus"/>
          <w:sz w:val="24"/>
          <w:szCs w:val="24"/>
          <w:rtl/>
        </w:rPr>
        <w:t>است که در روستاهای ایران متداول نیست</w:t>
      </w:r>
      <w:del w:id="16147" w:author="Mehrnazi Boojari" w:date="2019-01-15T02:30:00Z">
        <w:r w:rsidRPr="00354964" w:rsidDel="00AC7FCF">
          <w:rPr>
            <w:rFonts w:ascii="B Lotus" w:hAnsi="B Lotus" w:cs="B Lotus"/>
            <w:sz w:val="24"/>
            <w:szCs w:val="24"/>
            <w:rtl/>
          </w:rPr>
          <w:delText xml:space="preserve">، </w:delText>
        </w:r>
      </w:del>
      <w:ins w:id="16148" w:author="Mehrnazi Boojari" w:date="2019-01-15T02:30:00Z">
        <w:r w:rsidR="00AC7FCF">
          <w:rPr>
            <w:rFonts w:ascii="B Lotus" w:hAnsi="B Lotus" w:cs="B Lotus" w:hint="cs"/>
            <w:sz w:val="24"/>
            <w:szCs w:val="24"/>
            <w:rtl/>
          </w:rPr>
          <w:t xml:space="preserve">؛ </w:t>
        </w:r>
      </w:ins>
      <w:r w:rsidRPr="00354964">
        <w:rPr>
          <w:rFonts w:ascii="B Lotus" w:hAnsi="B Lotus" w:cs="B Lotus"/>
          <w:sz w:val="24"/>
          <w:szCs w:val="24"/>
          <w:rtl/>
        </w:rPr>
        <w:t>زیرا بیشتر ساختمان</w:t>
      </w:r>
      <w:del w:id="16149" w:author="Mehrnazi Boojari" w:date="2019-01-07T09:46:00Z">
        <w:r w:rsidRPr="00354964" w:rsidDel="006F7CCF">
          <w:rPr>
            <w:rFonts w:ascii="B Lotus" w:hAnsi="B Lotus" w:cs="B Lotus"/>
            <w:sz w:val="24"/>
            <w:szCs w:val="24"/>
            <w:rtl/>
          </w:rPr>
          <w:delText xml:space="preserve"> های </w:delText>
        </w:r>
      </w:del>
      <w:ins w:id="16150" w:author="Mehrnazi Boojari" w:date="2019-01-07T09:46:00Z">
        <w:r w:rsidR="006F7CCF">
          <w:rPr>
            <w:rFonts w:ascii="B Lotus" w:hAnsi="B Lotus" w:cs="B Lotus" w:hint="cs"/>
            <w:sz w:val="24"/>
            <w:szCs w:val="24"/>
            <w:rtl/>
          </w:rPr>
          <w:t>‌</w:t>
        </w:r>
        <w:r w:rsidR="006F7CCF">
          <w:rPr>
            <w:rFonts w:ascii="B Lotus" w:hAnsi="B Lotus" w:cs="B Lotus"/>
            <w:sz w:val="24"/>
            <w:szCs w:val="24"/>
            <w:rtl/>
          </w:rPr>
          <w:t xml:space="preserve">های </w:t>
        </w:r>
      </w:ins>
      <w:r w:rsidRPr="00354964">
        <w:rPr>
          <w:rFonts w:ascii="B Lotus" w:hAnsi="B Lotus" w:cs="B Lotus"/>
          <w:sz w:val="24"/>
          <w:szCs w:val="24"/>
          <w:rtl/>
        </w:rPr>
        <w:t>روستایی یک یا دو طبقه</w:t>
      </w:r>
      <w:del w:id="16151" w:author="Mehrnazi Boojari" w:date="2019-01-07T10:34:00Z">
        <w:r w:rsidRPr="00354964" w:rsidDel="006C73A5">
          <w:rPr>
            <w:rFonts w:ascii="B Lotus" w:hAnsi="B Lotus" w:cs="B Lotus"/>
            <w:sz w:val="24"/>
            <w:szCs w:val="24"/>
            <w:rtl/>
          </w:rPr>
          <w:delText xml:space="preserve"> اند.</w:delText>
        </w:r>
      </w:del>
      <w:ins w:id="16152" w:author="Mehrnazi Boojari" w:date="2019-01-07T10:34:00Z">
        <w:r w:rsidR="006C73A5">
          <w:rPr>
            <w:rFonts w:ascii="B Lotus" w:hAnsi="B Lotus" w:cs="B Lotus" w:hint="cs"/>
            <w:sz w:val="24"/>
            <w:szCs w:val="24"/>
            <w:rtl/>
          </w:rPr>
          <w:t>‌</w:t>
        </w:r>
        <w:r w:rsidR="006C73A5">
          <w:rPr>
            <w:rFonts w:ascii="B Lotus" w:hAnsi="B Lotus" w:cs="B Lotus"/>
            <w:sz w:val="24"/>
            <w:szCs w:val="24"/>
            <w:rtl/>
          </w:rPr>
          <w:t>اند.</w:t>
        </w:r>
      </w:ins>
      <w:r w:rsidRPr="00354964">
        <w:rPr>
          <w:rFonts w:ascii="B Lotus" w:hAnsi="B Lotus" w:hint="cs"/>
          <w:sz w:val="24"/>
          <w:szCs w:val="24"/>
          <w:rtl/>
        </w:rPr>
        <w:t xml:space="preserve"> </w:t>
      </w:r>
      <w:r w:rsidRPr="00354964">
        <w:rPr>
          <w:rFonts w:ascii="B Lotus" w:hAnsi="B Lotus" w:cs="B Lotus" w:hint="cs"/>
          <w:sz w:val="24"/>
          <w:szCs w:val="24"/>
          <w:rtl/>
        </w:rPr>
        <w:t>نکته</w:t>
      </w:r>
      <w:r w:rsidRPr="00354964">
        <w:rPr>
          <w:rFonts w:ascii="B Lotus" w:hAnsi="B Lotus" w:cs="B Lotus"/>
          <w:sz w:val="24"/>
          <w:szCs w:val="24"/>
          <w:rtl/>
        </w:rPr>
        <w:t xml:space="preserve"> </w:t>
      </w:r>
      <w:r w:rsidRPr="00354964">
        <w:rPr>
          <w:rFonts w:ascii="B Lotus" w:hAnsi="B Lotus" w:cs="B Lotus" w:hint="cs"/>
          <w:sz w:val="24"/>
          <w:szCs w:val="24"/>
          <w:rtl/>
        </w:rPr>
        <w:t>مهم</w:t>
      </w:r>
      <w:r w:rsidRPr="00354964">
        <w:rPr>
          <w:rFonts w:ascii="B Lotus" w:hAnsi="B Lotus" w:cs="B Lotus"/>
          <w:sz w:val="24"/>
          <w:szCs w:val="24"/>
          <w:rtl/>
        </w:rPr>
        <w:t xml:space="preserve"> </w:t>
      </w:r>
      <w:r w:rsidRPr="00354964">
        <w:rPr>
          <w:rFonts w:ascii="B Lotus" w:hAnsi="B Lotus" w:cs="B Lotus" w:hint="cs"/>
          <w:sz w:val="24"/>
          <w:szCs w:val="24"/>
          <w:rtl/>
        </w:rPr>
        <w:t>دیگر</w:t>
      </w:r>
      <w:r w:rsidRPr="00354964">
        <w:rPr>
          <w:rFonts w:ascii="B Lotus" w:hAnsi="B Lotus" w:cs="B Lotus"/>
          <w:sz w:val="24"/>
          <w:szCs w:val="24"/>
          <w:rtl/>
        </w:rPr>
        <w:t xml:space="preserve"> </w:t>
      </w:r>
      <w:r w:rsidRPr="00354964">
        <w:rPr>
          <w:rFonts w:ascii="B Lotus" w:hAnsi="B Lotus" w:cs="B Lotus" w:hint="cs"/>
          <w:sz w:val="24"/>
          <w:szCs w:val="24"/>
          <w:rtl/>
        </w:rPr>
        <w:t>در</w:t>
      </w:r>
      <w:r w:rsidRPr="00354964">
        <w:rPr>
          <w:rFonts w:ascii="B Lotus" w:hAnsi="B Lotus" w:cs="B Lotus"/>
          <w:sz w:val="24"/>
          <w:szCs w:val="24"/>
          <w:rtl/>
        </w:rPr>
        <w:t xml:space="preserve"> </w:t>
      </w:r>
      <w:r w:rsidRPr="00354964">
        <w:rPr>
          <w:rFonts w:ascii="B Lotus" w:hAnsi="B Lotus" w:cs="B Lotus" w:hint="cs"/>
          <w:sz w:val="24"/>
          <w:szCs w:val="24"/>
          <w:rtl/>
        </w:rPr>
        <w:t>ارتباط</w:t>
      </w:r>
      <w:r w:rsidRPr="00354964">
        <w:rPr>
          <w:rFonts w:ascii="B Lotus" w:hAnsi="B Lotus" w:cs="B Lotus"/>
          <w:sz w:val="24"/>
          <w:szCs w:val="24"/>
          <w:rtl/>
        </w:rPr>
        <w:t xml:space="preserve"> </w:t>
      </w:r>
      <w:r w:rsidRPr="00354964">
        <w:rPr>
          <w:rFonts w:ascii="B Lotus" w:hAnsi="B Lotus" w:cs="B Lotus" w:hint="cs"/>
          <w:sz w:val="24"/>
          <w:szCs w:val="24"/>
          <w:rtl/>
        </w:rPr>
        <w:t>با</w:t>
      </w:r>
      <w:r w:rsidRPr="00354964">
        <w:rPr>
          <w:rFonts w:ascii="B Lotus" w:hAnsi="B Lotus" w:cs="B Lotus"/>
          <w:sz w:val="24"/>
          <w:szCs w:val="24"/>
          <w:rtl/>
        </w:rPr>
        <w:t xml:space="preserve"> </w:t>
      </w:r>
      <w:r w:rsidRPr="00354964">
        <w:rPr>
          <w:rFonts w:ascii="B Lotus" w:hAnsi="B Lotus" w:cs="B Lotus" w:hint="cs"/>
          <w:sz w:val="24"/>
          <w:szCs w:val="24"/>
          <w:rtl/>
        </w:rPr>
        <w:t>آیین</w:t>
      </w:r>
      <w:ins w:id="16153" w:author="Mehrnazi Boojari" w:date="2019-01-15T02:30:00Z">
        <w:r w:rsidR="00AC7FCF">
          <w:rPr>
            <w:rFonts w:ascii="B Lotus" w:hAnsi="B Lotus" w:cs="B Nazanin" w:hint="cs"/>
            <w:sz w:val="24"/>
            <w:szCs w:val="24"/>
            <w:rtl/>
          </w:rPr>
          <w:t>‌</w:t>
        </w:r>
      </w:ins>
      <w:del w:id="16154" w:author="Mehrnazi Boojari" w:date="2019-01-15T02:30:00Z">
        <w:r w:rsidRPr="00354964" w:rsidDel="00AC7FCF">
          <w:rPr>
            <w:rFonts w:ascii="B Lotus" w:hAnsi="B Lotus" w:cs="B Lotus"/>
            <w:sz w:val="24"/>
            <w:szCs w:val="24"/>
            <w:rtl/>
          </w:rPr>
          <w:delText xml:space="preserve"> </w:delText>
        </w:r>
      </w:del>
      <w:r w:rsidRPr="00354964">
        <w:rPr>
          <w:rFonts w:ascii="B Lotus" w:hAnsi="B Lotus" w:cs="B Lotus" w:hint="cs"/>
          <w:sz w:val="24"/>
          <w:szCs w:val="24"/>
          <w:rtl/>
        </w:rPr>
        <w:t>نامه</w:t>
      </w:r>
      <w:r w:rsidRPr="00354964">
        <w:rPr>
          <w:rFonts w:ascii="B Lotus" w:hAnsi="B Lotus" w:cs="B Lotus"/>
          <w:sz w:val="24"/>
          <w:szCs w:val="24"/>
          <w:rtl/>
        </w:rPr>
        <w:t xml:space="preserve"> </w:t>
      </w:r>
      <w:r w:rsidRPr="00354964">
        <w:rPr>
          <w:rFonts w:ascii="B Lotus" w:hAnsi="B Lotus" w:cs="B Lotus" w:hint="cs"/>
          <w:sz w:val="24"/>
          <w:szCs w:val="24"/>
          <w:rtl/>
        </w:rPr>
        <w:t>ملی</w:t>
      </w:r>
      <w:r w:rsidRPr="00354964">
        <w:rPr>
          <w:rFonts w:ascii="B Lotus" w:hAnsi="B Lotus" w:cs="B Lotus"/>
          <w:sz w:val="24"/>
          <w:szCs w:val="24"/>
          <w:rtl/>
        </w:rPr>
        <w:t xml:space="preserve"> </w:t>
      </w:r>
      <w:r w:rsidRPr="00354964">
        <w:rPr>
          <w:rFonts w:ascii="B Lotus" w:hAnsi="B Lotus" w:cs="B Lotus" w:hint="cs"/>
          <w:sz w:val="24"/>
          <w:szCs w:val="24"/>
          <w:rtl/>
        </w:rPr>
        <w:t>مقررات</w:t>
      </w:r>
      <w:r w:rsidRPr="00354964">
        <w:rPr>
          <w:rFonts w:ascii="B Lotus" w:hAnsi="B Lotus" w:cs="B Lotus"/>
          <w:sz w:val="24"/>
          <w:szCs w:val="24"/>
          <w:rtl/>
        </w:rPr>
        <w:t xml:space="preserve"> </w:t>
      </w:r>
      <w:r w:rsidRPr="00354964">
        <w:rPr>
          <w:rFonts w:ascii="B Lotus" w:hAnsi="B Lotus" w:cs="B Lotus" w:hint="cs"/>
          <w:sz w:val="24"/>
          <w:szCs w:val="24"/>
          <w:rtl/>
        </w:rPr>
        <w:t>ساختمان،</w:t>
      </w:r>
      <w:r w:rsidRPr="00354964">
        <w:rPr>
          <w:rFonts w:ascii="B Lotus" w:hAnsi="B Lotus" w:cs="B Lotus"/>
          <w:sz w:val="24"/>
          <w:szCs w:val="24"/>
          <w:rtl/>
        </w:rPr>
        <w:t xml:space="preserve"> </w:t>
      </w:r>
      <w:del w:id="16155" w:author="Mehrnazi Boojari" w:date="2019-01-15T02:31:00Z">
        <w:r w:rsidRPr="00354964" w:rsidDel="00AC7FCF">
          <w:rPr>
            <w:rFonts w:ascii="B Lotus" w:hAnsi="B Lotus" w:cs="B Lotus" w:hint="cs"/>
            <w:sz w:val="24"/>
            <w:szCs w:val="24"/>
            <w:rtl/>
          </w:rPr>
          <w:delText>بالا</w:delText>
        </w:r>
      </w:del>
      <w:ins w:id="16156" w:author="Mehrnazi Boojari" w:date="2019-01-15T02:31:00Z">
        <w:r w:rsidR="00AC7FCF">
          <w:rPr>
            <w:rFonts w:ascii="B Lotus" w:hAnsi="B Lotus" w:cs="B Lotus" w:hint="cs"/>
            <w:sz w:val="24"/>
            <w:szCs w:val="24"/>
            <w:rtl/>
          </w:rPr>
          <w:t>زیاد</w:t>
        </w:r>
      </w:ins>
      <w:del w:id="16157" w:author="Mehrnazi Boojari" w:date="2019-01-07T10:45:00Z">
        <w:r w:rsidRPr="00354964" w:rsidDel="006A1F1D">
          <w:rPr>
            <w:rFonts w:ascii="B Lotus" w:hAnsi="B Lotus" w:cs="B Lotus"/>
            <w:sz w:val="24"/>
            <w:szCs w:val="24"/>
            <w:rtl/>
          </w:rPr>
          <w:delText xml:space="preserve"> </w:delText>
        </w:r>
        <w:r w:rsidRPr="00354964" w:rsidDel="006A1F1D">
          <w:rPr>
            <w:rFonts w:ascii="B Lotus" w:hAnsi="B Lotus" w:cs="B Lotus" w:hint="cs"/>
            <w:sz w:val="24"/>
            <w:szCs w:val="24"/>
            <w:rtl/>
          </w:rPr>
          <w:delText>بودن</w:delText>
        </w:r>
        <w:r w:rsidRPr="00354964" w:rsidDel="006A1F1D">
          <w:rPr>
            <w:rFonts w:ascii="B Lotus" w:hAnsi="B Lotus" w:cs="B Lotus"/>
            <w:sz w:val="24"/>
            <w:szCs w:val="24"/>
            <w:rtl/>
          </w:rPr>
          <w:delText xml:space="preserve"> </w:delText>
        </w:r>
      </w:del>
      <w:ins w:id="16158" w:author="Mehrnazi Boojari" w:date="2019-01-07T10:45:00Z">
        <w:r w:rsidR="006A1F1D">
          <w:rPr>
            <w:rFonts w:ascii="B Lotus" w:hAnsi="B Lotus" w:cs="B Lotus" w:hint="cs"/>
            <w:sz w:val="24"/>
            <w:szCs w:val="24"/>
            <w:rtl/>
          </w:rPr>
          <w:t>‌</w:t>
        </w:r>
        <w:r w:rsidR="006A1F1D">
          <w:rPr>
            <w:rFonts w:ascii="B Lotus" w:hAnsi="B Lotus" w:cs="B Lotus"/>
            <w:sz w:val="24"/>
            <w:szCs w:val="24"/>
            <w:rtl/>
          </w:rPr>
          <w:t xml:space="preserve">بودن </w:t>
        </w:r>
      </w:ins>
      <w:r w:rsidRPr="00354964">
        <w:rPr>
          <w:rFonts w:ascii="B Lotus" w:hAnsi="B Lotus" w:cs="B Lotus" w:hint="cs"/>
          <w:sz w:val="24"/>
          <w:szCs w:val="24"/>
          <w:rtl/>
        </w:rPr>
        <w:t>هزینه</w:t>
      </w:r>
      <w:del w:id="16159" w:author="Mehrnazi Boojari" w:date="2019-01-07T09:46:00Z">
        <w:r w:rsidRPr="00354964" w:rsidDel="006F7CCF">
          <w:rPr>
            <w:rFonts w:ascii="B Lotus" w:hAnsi="B Lotus" w:cs="B Lotus"/>
            <w:sz w:val="24"/>
            <w:szCs w:val="24"/>
            <w:rtl/>
          </w:rPr>
          <w:delText xml:space="preserve"> </w:delText>
        </w:r>
        <w:r w:rsidRPr="00354964" w:rsidDel="006F7CCF">
          <w:rPr>
            <w:rFonts w:ascii="B Lotus" w:hAnsi="B Lotus" w:cs="B Lotus" w:hint="cs"/>
            <w:sz w:val="24"/>
            <w:szCs w:val="24"/>
            <w:rtl/>
          </w:rPr>
          <w:delText>های</w:delText>
        </w:r>
        <w:r w:rsidRPr="00354964" w:rsidDel="006F7CCF">
          <w:rPr>
            <w:rFonts w:ascii="B Lotus" w:hAnsi="B Lotus" w:cs="B Lotus"/>
            <w:sz w:val="24"/>
            <w:szCs w:val="24"/>
            <w:rtl/>
          </w:rPr>
          <w:delText xml:space="preserve"> </w:delText>
        </w:r>
      </w:del>
      <w:ins w:id="16160" w:author="Mehrnazi Boojari" w:date="2019-01-07T09:46:00Z">
        <w:r w:rsidR="006F7CCF">
          <w:rPr>
            <w:rFonts w:ascii="B Lotus" w:hAnsi="B Lotus" w:cs="B Lotus" w:hint="cs"/>
            <w:sz w:val="24"/>
            <w:szCs w:val="24"/>
            <w:rtl/>
          </w:rPr>
          <w:t>‌</w:t>
        </w:r>
        <w:r w:rsidR="006F7CCF">
          <w:rPr>
            <w:rFonts w:ascii="B Lotus" w:hAnsi="B Lotus" w:cs="B Lotus"/>
            <w:sz w:val="24"/>
            <w:szCs w:val="24"/>
            <w:rtl/>
          </w:rPr>
          <w:t xml:space="preserve">های </w:t>
        </w:r>
      </w:ins>
      <w:r w:rsidRPr="00354964">
        <w:rPr>
          <w:rFonts w:ascii="B Lotus" w:hAnsi="B Lotus" w:cs="B Lotus" w:hint="cs"/>
          <w:sz w:val="24"/>
          <w:szCs w:val="24"/>
          <w:rtl/>
        </w:rPr>
        <w:t>تمام</w:t>
      </w:r>
      <w:ins w:id="16161" w:author="Mehrnazi Boojari" w:date="2019-01-07T23:32:00Z">
        <w:r w:rsidR="00A26EBB">
          <w:rPr>
            <w:rFonts w:ascii="B Lotus" w:hAnsi="B Lotus" w:cs="B Nazanin" w:hint="cs"/>
            <w:sz w:val="24"/>
            <w:szCs w:val="24"/>
            <w:rtl/>
          </w:rPr>
          <w:t>‌</w:t>
        </w:r>
      </w:ins>
      <w:del w:id="16162" w:author="Mehrnazi Boojari" w:date="2019-01-07T23:32:00Z">
        <w:r w:rsidRPr="00354964" w:rsidDel="00A26EBB">
          <w:rPr>
            <w:rFonts w:ascii="B Lotus" w:hAnsi="B Lotus" w:cs="B Lotus"/>
            <w:sz w:val="24"/>
            <w:szCs w:val="24"/>
            <w:rtl/>
          </w:rPr>
          <w:delText xml:space="preserve"> </w:delText>
        </w:r>
      </w:del>
      <w:r w:rsidRPr="00354964">
        <w:rPr>
          <w:rFonts w:ascii="B Lotus" w:hAnsi="B Lotus" w:cs="B Lotus" w:hint="cs"/>
          <w:sz w:val="24"/>
          <w:szCs w:val="24"/>
          <w:rtl/>
        </w:rPr>
        <w:t>شده</w:t>
      </w:r>
      <w:r w:rsidRPr="00354964">
        <w:rPr>
          <w:rFonts w:ascii="B Lotus" w:hAnsi="B Lotus" w:cs="B Lotus"/>
          <w:sz w:val="24"/>
          <w:szCs w:val="24"/>
          <w:rtl/>
        </w:rPr>
        <w:t xml:space="preserve"> </w:t>
      </w:r>
      <w:r w:rsidRPr="00354964">
        <w:rPr>
          <w:rFonts w:ascii="B Lotus" w:hAnsi="B Lotus" w:cs="B Lotus" w:hint="cs"/>
          <w:sz w:val="24"/>
          <w:szCs w:val="24"/>
          <w:rtl/>
        </w:rPr>
        <w:t>احداث</w:t>
      </w:r>
      <w:r w:rsidRPr="00354964">
        <w:rPr>
          <w:rFonts w:ascii="B Lotus" w:hAnsi="B Lotus" w:cs="B Lotus"/>
          <w:sz w:val="24"/>
          <w:szCs w:val="24"/>
          <w:rtl/>
        </w:rPr>
        <w:t xml:space="preserve"> </w:t>
      </w:r>
      <w:r w:rsidRPr="00354964">
        <w:rPr>
          <w:rFonts w:ascii="B Lotus" w:hAnsi="B Lotus" w:cs="B Lotus" w:hint="cs"/>
          <w:sz w:val="24"/>
          <w:szCs w:val="24"/>
          <w:rtl/>
        </w:rPr>
        <w:t>بنا</w:t>
      </w:r>
      <w:r w:rsidRPr="00354964">
        <w:rPr>
          <w:rFonts w:ascii="B Lotus" w:hAnsi="B Lotus" w:cs="B Lotus"/>
          <w:sz w:val="24"/>
          <w:szCs w:val="24"/>
          <w:rtl/>
        </w:rPr>
        <w:t xml:space="preserve"> </w:t>
      </w:r>
      <w:del w:id="16163" w:author="Mehrnazi Boojari" w:date="2019-01-09T23:38:00Z">
        <w:r w:rsidRPr="00354964" w:rsidDel="00947B53">
          <w:rPr>
            <w:rFonts w:ascii="B Lotus" w:hAnsi="B Lotus" w:cs="B Lotus" w:hint="cs"/>
            <w:sz w:val="24"/>
            <w:szCs w:val="24"/>
            <w:rtl/>
          </w:rPr>
          <w:delText>بر</w:delText>
        </w:r>
        <w:r w:rsidRPr="00354964" w:rsidDel="00947B53">
          <w:rPr>
            <w:rFonts w:ascii="B Lotus" w:hAnsi="B Lotus" w:cs="B Lotus"/>
            <w:sz w:val="24"/>
            <w:szCs w:val="24"/>
            <w:rtl/>
          </w:rPr>
          <w:delText xml:space="preserve"> </w:delText>
        </w:r>
        <w:r w:rsidRPr="00354964" w:rsidDel="00947B53">
          <w:rPr>
            <w:rFonts w:ascii="B Lotus" w:hAnsi="B Lotus" w:cs="B Lotus" w:hint="cs"/>
            <w:sz w:val="24"/>
            <w:szCs w:val="24"/>
            <w:rtl/>
          </w:rPr>
          <w:delText>اساس</w:delText>
        </w:r>
      </w:del>
      <w:ins w:id="16164" w:author="Mehrnazi Boojari" w:date="2019-01-09T23:38:00Z">
        <w:r w:rsidR="00947B53">
          <w:rPr>
            <w:rFonts w:ascii="B Lotus" w:hAnsi="B Lotus" w:cs="B Lotus" w:hint="cs"/>
            <w:sz w:val="24"/>
            <w:szCs w:val="24"/>
            <w:rtl/>
          </w:rPr>
          <w:t>بر</w:t>
        </w:r>
        <w:r w:rsidR="00947B53">
          <w:rPr>
            <w:rFonts w:ascii="Times New Roman" w:hAnsi="Times New Roman" w:cs="Times New Roman" w:hint="cs"/>
            <w:sz w:val="24"/>
            <w:szCs w:val="24"/>
            <w:rtl/>
          </w:rPr>
          <w:t> </w:t>
        </w:r>
        <w:r w:rsidR="00947B53">
          <w:rPr>
            <w:rFonts w:ascii="B Lotus" w:hAnsi="B Lotus" w:cs="B Lotus" w:hint="cs"/>
            <w:sz w:val="24"/>
            <w:szCs w:val="24"/>
            <w:rtl/>
          </w:rPr>
          <w:t>اساس</w:t>
        </w:r>
      </w:ins>
      <w:del w:id="16165" w:author="Mehrnazi Boojari" w:date="2019-01-07T23:33:00Z">
        <w:r w:rsidRPr="00354964" w:rsidDel="00A26EBB">
          <w:rPr>
            <w:rFonts w:ascii="B Lotus" w:hAnsi="B Lotus" w:cs="B Lotus"/>
            <w:sz w:val="24"/>
            <w:szCs w:val="24"/>
            <w:rtl/>
          </w:rPr>
          <w:delText xml:space="preserve"> </w:delText>
        </w:r>
        <w:r w:rsidRPr="00354964" w:rsidDel="00A26EBB">
          <w:rPr>
            <w:rFonts w:ascii="B Lotus" w:hAnsi="B Lotus" w:cs="B Lotus" w:hint="cs"/>
            <w:sz w:val="24"/>
            <w:szCs w:val="24"/>
            <w:rtl/>
          </w:rPr>
          <w:delText>آنهاست</w:delText>
        </w:r>
      </w:del>
      <w:ins w:id="16166" w:author="Mehrnazi Boojari" w:date="2019-01-07T23:33:00Z">
        <w:r w:rsidR="00A26EBB">
          <w:rPr>
            <w:rFonts w:ascii="B Lotus" w:hAnsi="B Lotus" w:cs="B Lotus"/>
            <w:sz w:val="24"/>
            <w:szCs w:val="24"/>
            <w:rtl/>
          </w:rPr>
          <w:t xml:space="preserve"> آن</w:t>
        </w:r>
        <w:r w:rsidR="00A26EBB">
          <w:rPr>
            <w:rFonts w:ascii="B Lotus" w:hAnsi="B Lotus" w:cs="B Lotus" w:hint="cs"/>
            <w:sz w:val="24"/>
            <w:szCs w:val="24"/>
            <w:rtl/>
          </w:rPr>
          <w:t>‌</w:t>
        </w:r>
        <w:r w:rsidR="00A26EBB">
          <w:rPr>
            <w:rFonts w:ascii="B Lotus" w:hAnsi="B Lotus" w:cs="B Lotus"/>
            <w:sz w:val="24"/>
            <w:szCs w:val="24"/>
            <w:rtl/>
          </w:rPr>
          <w:t>هاست</w:t>
        </w:r>
      </w:ins>
      <w:r w:rsidRPr="00354964">
        <w:rPr>
          <w:rFonts w:ascii="B Lotus" w:hAnsi="B Lotus" w:cs="B Lotus"/>
          <w:sz w:val="24"/>
          <w:szCs w:val="24"/>
          <w:rtl/>
        </w:rPr>
        <w:t xml:space="preserve">. </w:t>
      </w:r>
      <w:r w:rsidRPr="00354964">
        <w:rPr>
          <w:rFonts w:ascii="B Lotus" w:hAnsi="B Lotus" w:cs="B Lotus" w:hint="cs"/>
          <w:sz w:val="24"/>
          <w:szCs w:val="24"/>
          <w:rtl/>
        </w:rPr>
        <w:t>از</w:t>
      </w:r>
      <w:r w:rsidRPr="00354964">
        <w:rPr>
          <w:rFonts w:ascii="B Lotus" w:hAnsi="B Lotus" w:cs="B Lotus"/>
          <w:sz w:val="24"/>
          <w:szCs w:val="24"/>
          <w:rtl/>
        </w:rPr>
        <w:t xml:space="preserve"> </w:t>
      </w:r>
      <w:r w:rsidRPr="00354964">
        <w:rPr>
          <w:rFonts w:ascii="B Lotus" w:hAnsi="B Lotus" w:cs="B Lotus" w:hint="cs"/>
          <w:sz w:val="24"/>
          <w:szCs w:val="24"/>
          <w:rtl/>
        </w:rPr>
        <w:t>آنجا</w:t>
      </w:r>
      <w:r w:rsidRPr="00354964">
        <w:rPr>
          <w:rFonts w:ascii="B Lotus" w:hAnsi="B Lotus" w:cs="B Lotus"/>
          <w:sz w:val="24"/>
          <w:szCs w:val="24"/>
          <w:rtl/>
        </w:rPr>
        <w:t xml:space="preserve"> </w:t>
      </w:r>
      <w:r w:rsidRPr="00354964">
        <w:rPr>
          <w:rFonts w:ascii="B Lotus" w:hAnsi="B Lotus" w:cs="B Lotus" w:hint="cs"/>
          <w:sz w:val="24"/>
          <w:szCs w:val="24"/>
          <w:rtl/>
        </w:rPr>
        <w:t>که</w:t>
      </w:r>
      <w:r w:rsidRPr="00354964">
        <w:rPr>
          <w:rFonts w:ascii="B Lotus" w:hAnsi="B Lotus" w:cs="B Lotus"/>
          <w:sz w:val="24"/>
          <w:szCs w:val="24"/>
          <w:rtl/>
        </w:rPr>
        <w:t xml:space="preserve"> </w:t>
      </w:r>
      <w:r w:rsidRPr="00354964">
        <w:rPr>
          <w:rFonts w:ascii="B Lotus" w:hAnsi="B Lotus" w:cs="B Lotus" w:hint="cs"/>
          <w:sz w:val="24"/>
          <w:szCs w:val="24"/>
          <w:rtl/>
        </w:rPr>
        <w:t>استانداردهای</w:t>
      </w:r>
      <w:r w:rsidRPr="00354964">
        <w:rPr>
          <w:rFonts w:ascii="B Lotus" w:hAnsi="B Lotus" w:cs="B Lotus"/>
          <w:sz w:val="24"/>
          <w:szCs w:val="24"/>
          <w:rtl/>
        </w:rPr>
        <w:t xml:space="preserve"> </w:t>
      </w:r>
      <w:r w:rsidRPr="00354964">
        <w:rPr>
          <w:rFonts w:ascii="B Lotus" w:hAnsi="B Lotus" w:cs="B Lotus" w:hint="cs"/>
          <w:sz w:val="24"/>
          <w:szCs w:val="24"/>
          <w:rtl/>
        </w:rPr>
        <w:t>ساختمان</w:t>
      </w:r>
      <w:del w:id="16167" w:author="Mehrnazi Boojari" w:date="2019-01-07T09:51:00Z">
        <w:r w:rsidRPr="00354964" w:rsidDel="006F7CCF">
          <w:rPr>
            <w:rFonts w:ascii="B Lotus" w:hAnsi="B Lotus" w:cs="B Lotus"/>
            <w:sz w:val="24"/>
            <w:szCs w:val="24"/>
            <w:rtl/>
          </w:rPr>
          <w:delText xml:space="preserve"> </w:delText>
        </w:r>
        <w:r w:rsidRPr="00354964" w:rsidDel="006F7CCF">
          <w:rPr>
            <w:rFonts w:ascii="B Lotus" w:hAnsi="B Lotus" w:cs="B Lotus" w:hint="cs"/>
            <w:sz w:val="24"/>
            <w:szCs w:val="24"/>
            <w:rtl/>
          </w:rPr>
          <w:delText>سازی</w:delText>
        </w:r>
        <w:r w:rsidRPr="00354964" w:rsidDel="006F7CCF">
          <w:rPr>
            <w:rFonts w:ascii="B Lotus" w:hAnsi="B Lotus" w:cs="B Lotus"/>
            <w:sz w:val="24"/>
            <w:szCs w:val="24"/>
            <w:rtl/>
          </w:rPr>
          <w:delText xml:space="preserve"> </w:delText>
        </w:r>
      </w:del>
      <w:ins w:id="16168" w:author="Mehrnazi Boojari" w:date="2019-01-07T09:51:00Z">
        <w:r w:rsidR="006F7CCF">
          <w:rPr>
            <w:rFonts w:ascii="B Lotus" w:hAnsi="B Lotus" w:cs="B Lotus" w:hint="cs"/>
            <w:sz w:val="24"/>
            <w:szCs w:val="24"/>
            <w:rtl/>
          </w:rPr>
          <w:t>‌</w:t>
        </w:r>
        <w:r w:rsidR="006F7CCF">
          <w:rPr>
            <w:rFonts w:ascii="B Lotus" w:hAnsi="B Lotus" w:cs="B Lotus"/>
            <w:sz w:val="24"/>
            <w:szCs w:val="24"/>
            <w:rtl/>
          </w:rPr>
          <w:t xml:space="preserve">سازی </w:t>
        </w:r>
      </w:ins>
      <w:r w:rsidRPr="00354964">
        <w:rPr>
          <w:rFonts w:ascii="B Lotus" w:hAnsi="B Lotus" w:cs="B Lotus" w:hint="cs"/>
          <w:sz w:val="24"/>
          <w:szCs w:val="24"/>
          <w:rtl/>
        </w:rPr>
        <w:t>باید</w:t>
      </w:r>
      <w:r w:rsidRPr="00354964">
        <w:rPr>
          <w:rFonts w:ascii="B Lotus" w:hAnsi="B Lotus" w:cs="B Lotus"/>
          <w:sz w:val="24"/>
          <w:szCs w:val="24"/>
          <w:rtl/>
        </w:rPr>
        <w:t xml:space="preserve"> </w:t>
      </w:r>
      <w:r w:rsidRPr="00354964">
        <w:rPr>
          <w:rFonts w:ascii="B Lotus" w:hAnsi="B Lotus" w:cs="B Lotus" w:hint="cs"/>
          <w:sz w:val="24"/>
          <w:szCs w:val="24"/>
          <w:rtl/>
        </w:rPr>
        <w:t>رابطه</w:t>
      </w:r>
      <w:r w:rsidRPr="00354964">
        <w:rPr>
          <w:rFonts w:ascii="B Lotus" w:hAnsi="B Lotus" w:cs="B Lotus"/>
          <w:sz w:val="24"/>
          <w:szCs w:val="24"/>
          <w:rtl/>
        </w:rPr>
        <w:t xml:space="preserve"> </w:t>
      </w:r>
      <w:r w:rsidRPr="00354964">
        <w:rPr>
          <w:rFonts w:ascii="B Lotus" w:hAnsi="B Lotus" w:cs="B Lotus" w:hint="cs"/>
          <w:sz w:val="24"/>
          <w:szCs w:val="24"/>
          <w:rtl/>
        </w:rPr>
        <w:t>معقولی</w:t>
      </w:r>
      <w:r w:rsidRPr="00354964">
        <w:rPr>
          <w:rFonts w:ascii="B Lotus" w:hAnsi="B Lotus" w:cs="B Lotus"/>
          <w:sz w:val="24"/>
          <w:szCs w:val="24"/>
          <w:rtl/>
        </w:rPr>
        <w:t xml:space="preserve"> </w:t>
      </w:r>
      <w:r w:rsidRPr="00354964">
        <w:rPr>
          <w:rFonts w:ascii="B Lotus" w:hAnsi="B Lotus" w:cs="B Lotus" w:hint="cs"/>
          <w:sz w:val="24"/>
          <w:szCs w:val="24"/>
          <w:rtl/>
        </w:rPr>
        <w:t>با</w:t>
      </w:r>
      <w:r w:rsidRPr="00354964">
        <w:rPr>
          <w:rFonts w:ascii="B Lotus" w:hAnsi="B Lotus" w:cs="B Lotus"/>
          <w:sz w:val="24"/>
          <w:szCs w:val="24"/>
          <w:rtl/>
        </w:rPr>
        <w:t xml:space="preserve"> </w:t>
      </w:r>
      <w:r w:rsidRPr="00354964">
        <w:rPr>
          <w:rFonts w:ascii="B Lotus" w:hAnsi="B Lotus" w:cs="B Lotus" w:hint="cs"/>
          <w:sz w:val="24"/>
          <w:szCs w:val="24"/>
          <w:rtl/>
        </w:rPr>
        <w:t>درآمد</w:t>
      </w:r>
      <w:r w:rsidRPr="00354964">
        <w:rPr>
          <w:rFonts w:ascii="B Lotus" w:hAnsi="B Lotus" w:cs="B Lotus"/>
          <w:sz w:val="24"/>
          <w:szCs w:val="24"/>
          <w:rtl/>
        </w:rPr>
        <w:t xml:space="preserve"> </w:t>
      </w:r>
      <w:r w:rsidRPr="00354964">
        <w:rPr>
          <w:rFonts w:ascii="B Lotus" w:hAnsi="B Lotus" w:cs="B Lotus" w:hint="cs"/>
          <w:sz w:val="24"/>
          <w:szCs w:val="24"/>
          <w:rtl/>
        </w:rPr>
        <w:t>سرانه</w:t>
      </w:r>
      <w:r w:rsidRPr="00354964">
        <w:rPr>
          <w:rFonts w:ascii="B Lotus" w:hAnsi="B Lotus" w:cs="B Lotus"/>
          <w:sz w:val="24"/>
          <w:szCs w:val="24"/>
          <w:rtl/>
        </w:rPr>
        <w:t xml:space="preserve"> </w:t>
      </w:r>
      <w:r w:rsidRPr="00354964">
        <w:rPr>
          <w:rFonts w:ascii="B Lotus" w:hAnsi="B Lotus" w:cs="B Lotus" w:hint="cs"/>
          <w:sz w:val="24"/>
          <w:szCs w:val="24"/>
          <w:rtl/>
        </w:rPr>
        <w:t>مردم</w:t>
      </w:r>
      <w:r w:rsidRPr="00354964">
        <w:rPr>
          <w:rFonts w:ascii="B Lotus" w:hAnsi="B Lotus" w:cs="B Lotus"/>
          <w:sz w:val="24"/>
          <w:szCs w:val="24"/>
          <w:rtl/>
        </w:rPr>
        <w:t xml:space="preserve"> </w:t>
      </w:r>
      <w:r w:rsidRPr="00354964">
        <w:rPr>
          <w:rFonts w:ascii="B Lotus" w:hAnsi="B Lotus" w:cs="B Lotus" w:hint="cs"/>
          <w:sz w:val="24"/>
          <w:szCs w:val="24"/>
          <w:rtl/>
        </w:rPr>
        <w:t>داشته</w:t>
      </w:r>
      <w:r w:rsidRPr="00354964">
        <w:rPr>
          <w:rFonts w:ascii="B Lotus" w:hAnsi="B Lotus" w:cs="B Lotus"/>
          <w:sz w:val="24"/>
          <w:szCs w:val="24"/>
          <w:rtl/>
        </w:rPr>
        <w:t xml:space="preserve"> </w:t>
      </w:r>
      <w:r w:rsidRPr="00354964">
        <w:rPr>
          <w:rFonts w:ascii="B Lotus" w:hAnsi="B Lotus" w:cs="B Lotus" w:hint="cs"/>
          <w:sz w:val="24"/>
          <w:szCs w:val="24"/>
          <w:rtl/>
        </w:rPr>
        <w:t>باشد،</w:t>
      </w:r>
      <w:r w:rsidRPr="00354964">
        <w:rPr>
          <w:rFonts w:ascii="B Lotus" w:hAnsi="B Lotus" w:cs="B Lotus"/>
          <w:sz w:val="24"/>
          <w:szCs w:val="24"/>
          <w:rtl/>
        </w:rPr>
        <w:t xml:space="preserve"> </w:t>
      </w:r>
      <w:r w:rsidRPr="00354964">
        <w:rPr>
          <w:rFonts w:ascii="B Lotus" w:hAnsi="B Lotus" w:cs="B Lotus" w:hint="cs"/>
          <w:sz w:val="24"/>
          <w:szCs w:val="24"/>
          <w:rtl/>
        </w:rPr>
        <w:t>این</w:t>
      </w:r>
      <w:r w:rsidRPr="00354964">
        <w:rPr>
          <w:rFonts w:ascii="B Lotus" w:hAnsi="B Lotus" w:cs="B Lotus"/>
          <w:sz w:val="24"/>
          <w:szCs w:val="24"/>
          <w:rtl/>
        </w:rPr>
        <w:t xml:space="preserve"> </w:t>
      </w:r>
      <w:r w:rsidRPr="00354964">
        <w:rPr>
          <w:rFonts w:ascii="B Lotus" w:hAnsi="B Lotus" w:cs="B Lotus" w:hint="cs"/>
          <w:sz w:val="24"/>
          <w:szCs w:val="24"/>
          <w:rtl/>
        </w:rPr>
        <w:t>الگوها</w:t>
      </w:r>
      <w:r w:rsidRPr="00354964">
        <w:rPr>
          <w:rFonts w:ascii="B Lotus" w:hAnsi="B Lotus" w:cs="B Lotus"/>
          <w:sz w:val="24"/>
          <w:szCs w:val="24"/>
          <w:rtl/>
        </w:rPr>
        <w:t xml:space="preserve"> </w:t>
      </w:r>
      <w:r w:rsidRPr="00354964">
        <w:rPr>
          <w:rFonts w:ascii="B Lotus" w:hAnsi="B Lotus" w:cs="B Lotus" w:hint="cs"/>
          <w:sz w:val="24"/>
          <w:szCs w:val="24"/>
          <w:rtl/>
        </w:rPr>
        <w:t>با</w:t>
      </w:r>
      <w:r w:rsidRPr="00354964">
        <w:rPr>
          <w:rFonts w:ascii="B Lotus" w:hAnsi="B Lotus" w:cs="B Lotus"/>
          <w:sz w:val="24"/>
          <w:szCs w:val="24"/>
          <w:rtl/>
        </w:rPr>
        <w:t xml:space="preserve"> </w:t>
      </w:r>
      <w:r w:rsidRPr="00354964">
        <w:rPr>
          <w:rFonts w:ascii="B Lotus" w:hAnsi="B Lotus" w:cs="B Lotus" w:hint="cs"/>
          <w:sz w:val="24"/>
          <w:szCs w:val="24"/>
          <w:rtl/>
        </w:rPr>
        <w:t>استقبال</w:t>
      </w:r>
      <w:r w:rsidRPr="00354964">
        <w:rPr>
          <w:rFonts w:ascii="B Lotus" w:hAnsi="B Lotus" w:cs="B Lotus"/>
          <w:sz w:val="24"/>
          <w:szCs w:val="24"/>
          <w:rtl/>
        </w:rPr>
        <w:t xml:space="preserve"> </w:t>
      </w:r>
      <w:r w:rsidRPr="00354964">
        <w:rPr>
          <w:rFonts w:ascii="B Lotus" w:hAnsi="B Lotus" w:cs="B Lotus" w:hint="cs"/>
          <w:sz w:val="24"/>
          <w:szCs w:val="24"/>
          <w:rtl/>
        </w:rPr>
        <w:t>مردم</w:t>
      </w:r>
      <w:r w:rsidRPr="00354964">
        <w:rPr>
          <w:rFonts w:ascii="B Lotus" w:hAnsi="B Lotus" w:cs="B Lotus"/>
          <w:sz w:val="24"/>
          <w:szCs w:val="24"/>
          <w:rtl/>
        </w:rPr>
        <w:t xml:space="preserve"> </w:t>
      </w:r>
      <w:r w:rsidRPr="00354964">
        <w:rPr>
          <w:rFonts w:ascii="B Lotus" w:hAnsi="B Lotus" w:cs="B Lotus" w:hint="cs"/>
          <w:sz w:val="24"/>
          <w:szCs w:val="24"/>
          <w:rtl/>
        </w:rPr>
        <w:t>روبه</w:t>
      </w:r>
      <w:ins w:id="16169" w:author="Mehrnazi Boojari" w:date="2019-01-07T10:31:00Z">
        <w:r w:rsidR="006C73A5">
          <w:rPr>
            <w:rFonts w:ascii="B Lotus" w:hAnsi="B Lotus" w:cs="B Nazanin" w:hint="cs"/>
            <w:sz w:val="24"/>
            <w:szCs w:val="24"/>
            <w:rtl/>
          </w:rPr>
          <w:t>‌</w:t>
        </w:r>
      </w:ins>
      <w:del w:id="16170" w:author="Mehrnazi Boojari" w:date="2019-01-07T10:31:00Z">
        <w:r w:rsidRPr="00354964" w:rsidDel="006C73A5">
          <w:rPr>
            <w:rFonts w:ascii="B Lotus" w:hAnsi="B Lotus" w:cs="B Lotus"/>
            <w:sz w:val="24"/>
            <w:szCs w:val="24"/>
            <w:rtl/>
          </w:rPr>
          <w:delText xml:space="preserve"> </w:delText>
        </w:r>
      </w:del>
      <w:r w:rsidRPr="00354964">
        <w:rPr>
          <w:rFonts w:ascii="B Lotus" w:hAnsi="B Lotus" w:cs="B Lotus" w:hint="cs"/>
          <w:sz w:val="24"/>
          <w:szCs w:val="24"/>
          <w:rtl/>
        </w:rPr>
        <w:t>رو</w:t>
      </w:r>
      <w:del w:id="16171" w:author="Mehrnazi Boojari" w:date="2019-01-07T09:49:00Z">
        <w:r w:rsidRPr="00354964" w:rsidDel="006F7CCF">
          <w:rPr>
            <w:rFonts w:ascii="B Lotus" w:hAnsi="B Lotus" w:cs="B Lotus"/>
            <w:sz w:val="24"/>
            <w:szCs w:val="24"/>
            <w:rtl/>
          </w:rPr>
          <w:delText xml:space="preserve"> </w:delText>
        </w:r>
        <w:r w:rsidRPr="00354964" w:rsidDel="006F7CCF">
          <w:rPr>
            <w:rFonts w:ascii="B Lotus" w:hAnsi="B Lotus" w:cs="B Lotus" w:hint="cs"/>
            <w:sz w:val="24"/>
            <w:szCs w:val="24"/>
            <w:rtl/>
          </w:rPr>
          <w:delText>نمی</w:delText>
        </w:r>
        <w:r w:rsidRPr="00354964" w:rsidDel="006F7CCF">
          <w:rPr>
            <w:rFonts w:ascii="B Lotus" w:hAnsi="B Lotus" w:cs="B Lotus"/>
            <w:sz w:val="24"/>
            <w:szCs w:val="24"/>
            <w:rtl/>
          </w:rPr>
          <w:delText xml:space="preserve"> </w:delText>
        </w:r>
      </w:del>
      <w:ins w:id="16172" w:author="Mehrnazi Boojari" w:date="2019-01-07T09:49:00Z">
        <w:r w:rsidR="006F7CCF">
          <w:rPr>
            <w:rFonts w:ascii="B Lotus" w:hAnsi="B Lotus" w:cs="B Lotus"/>
            <w:sz w:val="24"/>
            <w:szCs w:val="24"/>
            <w:rtl/>
          </w:rPr>
          <w:t xml:space="preserve"> نمی</w:t>
        </w:r>
        <w:r w:rsidR="006F7CCF">
          <w:rPr>
            <w:rFonts w:ascii="B Lotus" w:hAnsi="B Lotus" w:cs="B Lotus" w:hint="cs"/>
            <w:sz w:val="24"/>
            <w:szCs w:val="24"/>
            <w:rtl/>
          </w:rPr>
          <w:t>‌</w:t>
        </w:r>
      </w:ins>
      <w:r w:rsidRPr="00354964">
        <w:rPr>
          <w:rFonts w:ascii="B Lotus" w:hAnsi="B Lotus" w:cs="B Lotus" w:hint="cs"/>
          <w:sz w:val="24"/>
          <w:szCs w:val="24"/>
          <w:rtl/>
        </w:rPr>
        <w:t>شو</w:t>
      </w:r>
      <w:del w:id="16173" w:author="Mehrnazi Boojari" w:date="2019-01-07T10:31:00Z">
        <w:r w:rsidRPr="00354964" w:rsidDel="006C73A5">
          <w:rPr>
            <w:rFonts w:ascii="B Lotus" w:hAnsi="B Lotus" w:cs="B Lotus" w:hint="cs"/>
            <w:sz w:val="24"/>
            <w:szCs w:val="24"/>
            <w:rtl/>
          </w:rPr>
          <w:delText>د</w:delText>
        </w:r>
        <w:r w:rsidR="00354964" w:rsidRPr="00354964" w:rsidDel="006C73A5">
          <w:rPr>
            <w:rFonts w:ascii="B Lotus" w:hAnsi="B Lotus" w:cs="B Lotus" w:hint="cs"/>
            <w:sz w:val="24"/>
            <w:szCs w:val="24"/>
            <w:rtl/>
            <w:lang w:bidi="fa-IR"/>
          </w:rPr>
          <w:delText>(</w:delText>
        </w:r>
      </w:del>
      <w:ins w:id="16174" w:author="Mehrnazi Boojari" w:date="2019-01-07T10:31:00Z">
        <w:r w:rsidR="006C73A5">
          <w:rPr>
            <w:rFonts w:ascii="B Lotus" w:hAnsi="B Lotus" w:cs="B Lotus" w:hint="cs"/>
            <w:sz w:val="24"/>
            <w:szCs w:val="24"/>
            <w:rtl/>
          </w:rPr>
          <w:t>د (</w:t>
        </w:r>
      </w:ins>
      <w:r w:rsidR="00354964" w:rsidRPr="00354964">
        <w:rPr>
          <w:rFonts w:ascii="B Lotus" w:hAnsi="B Lotus" w:cs="B Lotus" w:hint="cs"/>
          <w:sz w:val="24"/>
          <w:szCs w:val="24"/>
          <w:rtl/>
          <w:lang w:bidi="fa-IR"/>
        </w:rPr>
        <w:t>سرتیپی‌پور،</w:t>
      </w:r>
      <w:ins w:id="16175" w:author="Mehrnazi Boojari" w:date="2019-01-07T23:32:00Z">
        <w:r w:rsidR="00A26EBB">
          <w:rPr>
            <w:rFonts w:ascii="B Lotus" w:hAnsi="B Lotus" w:cs="B Lotus" w:hint="cs"/>
            <w:sz w:val="24"/>
            <w:szCs w:val="24"/>
            <w:rtl/>
            <w:lang w:bidi="fa-IR"/>
          </w:rPr>
          <w:t xml:space="preserve"> </w:t>
        </w:r>
      </w:ins>
      <w:r w:rsidR="00354964" w:rsidRPr="00354964">
        <w:rPr>
          <w:rFonts w:ascii="B Lotus" w:hAnsi="B Lotus" w:cs="B Lotus" w:hint="cs"/>
          <w:sz w:val="24"/>
          <w:szCs w:val="24"/>
          <w:rtl/>
          <w:lang w:bidi="fa-IR"/>
        </w:rPr>
        <w:t>1388).</w:t>
      </w:r>
    </w:p>
    <w:p w14:paraId="537E7E66" w14:textId="77777777" w:rsidR="00EA6F4D" w:rsidRPr="00EA6F4D" w:rsidRDefault="00EA6F4D" w:rsidP="00EA6F4D">
      <w:pPr>
        <w:pStyle w:val="Heading4"/>
        <w:rPr>
          <w:rtl/>
        </w:rPr>
      </w:pPr>
      <w:bookmarkStart w:id="16176" w:name="_Toc531474958"/>
      <w:bookmarkStart w:id="16177" w:name="_Toc531475022"/>
      <w:bookmarkStart w:id="16178" w:name="_Toc533781285"/>
      <w:bookmarkStart w:id="16179" w:name="_Toc533782241"/>
      <w:r w:rsidRPr="00EA6F4D">
        <w:rPr>
          <w:rtl/>
        </w:rPr>
        <w:t>تدوین مقررات</w:t>
      </w:r>
      <w:r w:rsidRPr="00EA6F4D">
        <w:rPr>
          <w:rFonts w:hint="cs"/>
          <w:rtl/>
        </w:rPr>
        <w:t xml:space="preserve"> و ضوابط</w:t>
      </w:r>
      <w:r w:rsidRPr="00EA6F4D">
        <w:rPr>
          <w:rtl/>
        </w:rPr>
        <w:t xml:space="preserve"> </w:t>
      </w:r>
      <w:del w:id="16180" w:author="Mehrnazi Boojari" w:date="2019-01-07T22:28:00Z">
        <w:r w:rsidRPr="00EA6F4D" w:rsidDel="00051F26">
          <w:rPr>
            <w:rFonts w:hint="cs"/>
            <w:rtl/>
          </w:rPr>
          <w:delText>ساخت و ساز</w:delText>
        </w:r>
      </w:del>
      <w:ins w:id="16181" w:author="Mehrnazi Boojari" w:date="2019-01-07T22:28:00Z">
        <w:r w:rsidR="00051F26">
          <w:rPr>
            <w:rFonts w:hint="cs"/>
            <w:rtl/>
          </w:rPr>
          <w:t>ساخت</w:t>
        </w:r>
        <w:r w:rsidR="00051F26">
          <w:rPr>
            <w:rFonts w:ascii="Times New Roman" w:hAnsi="Times New Roman" w:cs="Times New Roman" w:hint="cs"/>
            <w:rtl/>
          </w:rPr>
          <w:t> </w:t>
        </w:r>
        <w:r w:rsidR="00051F26">
          <w:rPr>
            <w:rFonts w:hint="cs"/>
            <w:rtl/>
          </w:rPr>
          <w:t>و</w:t>
        </w:r>
        <w:r w:rsidR="00051F26">
          <w:rPr>
            <w:rFonts w:ascii="Times New Roman" w:hAnsi="Times New Roman" w:cs="Times New Roman" w:hint="cs"/>
            <w:rtl/>
          </w:rPr>
          <w:t> </w:t>
        </w:r>
        <w:r w:rsidR="00051F26">
          <w:rPr>
            <w:rFonts w:hint="cs"/>
            <w:rtl/>
          </w:rPr>
          <w:t>ساز</w:t>
        </w:r>
      </w:ins>
      <w:r w:rsidRPr="00EA6F4D">
        <w:rPr>
          <w:rFonts w:hint="cs"/>
          <w:rtl/>
        </w:rPr>
        <w:t xml:space="preserve"> روستایی </w:t>
      </w:r>
      <w:del w:id="16182" w:author="Mehrnazi Boojari" w:date="2019-01-10T01:06:00Z">
        <w:r w:rsidRPr="00EA6F4D" w:rsidDel="00647583">
          <w:rPr>
            <w:rFonts w:hint="cs"/>
            <w:rtl/>
          </w:rPr>
          <w:delText>مبتنی بر</w:delText>
        </w:r>
      </w:del>
      <w:ins w:id="16183" w:author="Mehrnazi Boojari" w:date="2019-01-10T01:06:00Z">
        <w:r w:rsidR="00647583">
          <w:rPr>
            <w:rFonts w:hint="cs"/>
            <w:rtl/>
          </w:rPr>
          <w:t>مبتنی</w:t>
        </w:r>
        <w:r w:rsidR="00647583">
          <w:rPr>
            <w:rFonts w:ascii="Times New Roman" w:hAnsi="Times New Roman" w:cs="Times New Roman" w:hint="cs"/>
            <w:rtl/>
          </w:rPr>
          <w:t> </w:t>
        </w:r>
        <w:r w:rsidR="00647583">
          <w:rPr>
            <w:rFonts w:hint="cs"/>
            <w:rtl/>
          </w:rPr>
          <w:t>بر</w:t>
        </w:r>
      </w:ins>
      <w:r w:rsidRPr="00EA6F4D">
        <w:rPr>
          <w:rFonts w:hint="cs"/>
          <w:rtl/>
        </w:rPr>
        <w:t xml:space="preserve"> بوم،</w:t>
      </w:r>
      <w:ins w:id="16184" w:author="Mehrnazi Boojari" w:date="2019-01-15T02:31:00Z">
        <w:r w:rsidR="00AC7FCF">
          <w:rPr>
            <w:rFonts w:hint="cs"/>
            <w:rtl/>
          </w:rPr>
          <w:t xml:space="preserve"> </w:t>
        </w:r>
      </w:ins>
      <w:r w:rsidRPr="00EA6F4D">
        <w:rPr>
          <w:rFonts w:hint="cs"/>
          <w:rtl/>
        </w:rPr>
        <w:t>هویت و معیشت</w:t>
      </w:r>
      <w:bookmarkEnd w:id="16176"/>
      <w:bookmarkEnd w:id="16177"/>
      <w:bookmarkEnd w:id="16178"/>
      <w:bookmarkEnd w:id="16179"/>
    </w:p>
    <w:p w14:paraId="36C4042B" w14:textId="77777777" w:rsidR="00EA6F4D" w:rsidRPr="00354964" w:rsidRDefault="00EA6F4D" w:rsidP="00AC7FCF">
      <w:pPr>
        <w:bidi/>
        <w:ind w:firstLine="227"/>
        <w:jc w:val="both"/>
        <w:rPr>
          <w:rFonts w:ascii="B Lotus" w:hAnsi="B Lotus" w:cs="B Lotus"/>
          <w:sz w:val="24"/>
          <w:szCs w:val="24"/>
          <w:rtl/>
          <w:lang w:bidi="fa-IR"/>
        </w:rPr>
      </w:pPr>
      <w:r w:rsidRPr="00EA6F4D">
        <w:rPr>
          <w:rFonts w:ascii="IRZar" w:hAnsi="IRZar" w:cs="B Lotus" w:hint="cs"/>
          <w:sz w:val="24"/>
          <w:szCs w:val="24"/>
          <w:rtl/>
        </w:rPr>
        <w:t>با توجه به آنچه بیان شد</w:t>
      </w:r>
      <w:ins w:id="16185" w:author="Mehrnazi Boojari" w:date="2019-01-15T02:31:00Z">
        <w:r w:rsidR="00AC7FCF">
          <w:rPr>
            <w:rFonts w:ascii="IRZar" w:hAnsi="IRZar" w:cs="B Lotus" w:hint="cs"/>
            <w:sz w:val="24"/>
            <w:szCs w:val="24"/>
            <w:rtl/>
          </w:rPr>
          <w:t>،</w:t>
        </w:r>
      </w:ins>
      <w:r w:rsidRPr="00EA6F4D">
        <w:rPr>
          <w:rFonts w:ascii="IRZar" w:hAnsi="IRZar" w:cs="B Lotus" w:hint="cs"/>
          <w:sz w:val="24"/>
          <w:szCs w:val="24"/>
          <w:rtl/>
        </w:rPr>
        <w:t xml:space="preserve"> در ضوابط و مقررات </w:t>
      </w:r>
      <w:del w:id="16186" w:author="Mehrnazi Boojari" w:date="2019-01-07T22:28:00Z">
        <w:r w:rsidRPr="00EA6F4D" w:rsidDel="00051F26">
          <w:rPr>
            <w:rFonts w:ascii="IRZar" w:hAnsi="IRZar" w:cs="B Lotus" w:hint="cs"/>
            <w:sz w:val="24"/>
            <w:szCs w:val="24"/>
            <w:rtl/>
          </w:rPr>
          <w:delText>ساخت و ساز</w:delText>
        </w:r>
      </w:del>
      <w:ins w:id="16187" w:author="Mehrnazi Boojari" w:date="2019-01-07T22:28:00Z">
        <w:r w:rsidR="00051F26">
          <w:rPr>
            <w:rFonts w:ascii="IRZar" w:hAnsi="IRZar" w:cs="B Lotus" w:hint="cs"/>
            <w:sz w:val="24"/>
            <w:szCs w:val="24"/>
            <w:rtl/>
          </w:rPr>
          <w:t>ساخت</w:t>
        </w:r>
        <w:r w:rsidR="00051F26">
          <w:rPr>
            <w:rFonts w:ascii="Times New Roman" w:hAnsi="Times New Roman" w:cs="Times New Roman" w:hint="cs"/>
            <w:sz w:val="24"/>
            <w:szCs w:val="24"/>
            <w:rtl/>
          </w:rPr>
          <w:t> </w:t>
        </w:r>
        <w:r w:rsidR="00051F26">
          <w:rPr>
            <w:rFonts w:ascii="IRZar" w:hAnsi="IRZar" w:cs="B Lotus" w:hint="cs"/>
            <w:sz w:val="24"/>
            <w:szCs w:val="24"/>
            <w:rtl/>
          </w:rPr>
          <w:t>و</w:t>
        </w:r>
        <w:r w:rsidR="00051F26">
          <w:rPr>
            <w:rFonts w:ascii="Times New Roman" w:hAnsi="Times New Roman" w:cs="Times New Roman" w:hint="cs"/>
            <w:sz w:val="24"/>
            <w:szCs w:val="24"/>
            <w:rtl/>
          </w:rPr>
          <w:t> </w:t>
        </w:r>
        <w:r w:rsidR="00051F26">
          <w:rPr>
            <w:rFonts w:ascii="IRZar" w:hAnsi="IRZar" w:cs="B Lotus" w:hint="cs"/>
            <w:sz w:val="24"/>
            <w:szCs w:val="24"/>
            <w:rtl/>
          </w:rPr>
          <w:t>ساز</w:t>
        </w:r>
      </w:ins>
      <w:r w:rsidRPr="00EA6F4D">
        <w:rPr>
          <w:rFonts w:ascii="IRZar" w:hAnsi="IRZar" w:cs="B Lotus" w:hint="cs"/>
          <w:sz w:val="24"/>
          <w:szCs w:val="24"/>
          <w:rtl/>
        </w:rPr>
        <w:t xml:space="preserve"> روستایی آنچه بیش از همه مورد نیاز است در حوزه تقنین، تدوین این ضوابط و مقررات است</w:t>
      </w:r>
      <w:del w:id="16188" w:author="Mehrnazi Boojari" w:date="2019-01-07T09:53:00Z">
        <w:r w:rsidRPr="00EA6F4D" w:rsidDel="006F7CCF">
          <w:rPr>
            <w:rFonts w:ascii="IRZar" w:hAnsi="IRZar" w:cs="B Lotus" w:hint="cs"/>
            <w:sz w:val="24"/>
            <w:szCs w:val="24"/>
            <w:rtl/>
          </w:rPr>
          <w:delText xml:space="preserve"> . </w:delText>
        </w:r>
      </w:del>
      <w:ins w:id="16189" w:author="Mehrnazi Boojari" w:date="2019-01-07T09:53:00Z">
        <w:r w:rsidR="006F7CCF">
          <w:rPr>
            <w:rFonts w:ascii="IRZar" w:hAnsi="IRZar" w:cs="B Lotus" w:hint="cs"/>
            <w:sz w:val="24"/>
            <w:szCs w:val="24"/>
            <w:rtl/>
          </w:rPr>
          <w:t xml:space="preserve">. </w:t>
        </w:r>
      </w:ins>
      <w:r w:rsidRPr="00EA6F4D">
        <w:rPr>
          <w:rFonts w:ascii="IRZar" w:hAnsi="IRZar" w:cs="B Lotus"/>
          <w:sz w:val="24"/>
          <w:szCs w:val="24"/>
          <w:rtl/>
        </w:rPr>
        <w:t xml:space="preserve">وزارت </w:t>
      </w:r>
      <w:r w:rsidRPr="00EA6F4D">
        <w:rPr>
          <w:rFonts w:ascii="IRZar" w:hAnsi="IRZar" w:cs="B Lotus" w:hint="cs"/>
          <w:sz w:val="24"/>
          <w:szCs w:val="24"/>
          <w:rtl/>
        </w:rPr>
        <w:t>راه و شهرسازی</w:t>
      </w:r>
      <w:r w:rsidRPr="00EA6F4D">
        <w:rPr>
          <w:rFonts w:ascii="IRZar" w:hAnsi="IRZar" w:cs="B Lotus"/>
          <w:sz w:val="24"/>
          <w:szCs w:val="24"/>
          <w:rtl/>
        </w:rPr>
        <w:t xml:space="preserve"> طبق </w:t>
      </w:r>
      <w:del w:id="16190" w:author="Mehrnazi Boojari" w:date="2019-01-15T02:31:00Z">
        <w:r w:rsidRPr="00EA6F4D" w:rsidDel="00AC7FCF">
          <w:rPr>
            <w:rFonts w:ascii="IRZar" w:hAnsi="IRZar" w:cs="B Lotus"/>
            <w:sz w:val="24"/>
            <w:szCs w:val="24"/>
            <w:rtl/>
          </w:rPr>
          <w:delText xml:space="preserve">ماده </w:delText>
        </w:r>
      </w:del>
      <w:ins w:id="16191" w:author="Mehrnazi Boojari" w:date="2019-01-15T02:31:00Z">
        <w:r w:rsidR="00AC7FCF" w:rsidRPr="00EA6F4D">
          <w:rPr>
            <w:rFonts w:ascii="IRZar" w:hAnsi="IRZar" w:cs="B Lotus"/>
            <w:sz w:val="24"/>
            <w:szCs w:val="24"/>
            <w:rtl/>
          </w:rPr>
          <w:t>ماد</w:t>
        </w:r>
        <w:r w:rsidR="00AC7FCF">
          <w:rPr>
            <w:rFonts w:ascii="IRZar" w:hAnsi="IRZar" w:cs="B Lotus" w:hint="cs"/>
            <w:sz w:val="24"/>
            <w:szCs w:val="24"/>
            <w:rtl/>
          </w:rPr>
          <w:t>ۀ</w:t>
        </w:r>
        <w:r w:rsidR="00AC7FCF" w:rsidRPr="00EA6F4D">
          <w:rPr>
            <w:rFonts w:ascii="IRZar" w:hAnsi="IRZar" w:cs="B Lotus"/>
            <w:sz w:val="24"/>
            <w:szCs w:val="24"/>
            <w:rtl/>
          </w:rPr>
          <w:t xml:space="preserve"> </w:t>
        </w:r>
      </w:ins>
      <w:r w:rsidRPr="00EA6F4D">
        <w:rPr>
          <w:rFonts w:ascii="IRZar" w:hAnsi="IRZar" w:cs="B Lotus"/>
          <w:sz w:val="24"/>
          <w:szCs w:val="24"/>
          <w:rtl/>
          <w:lang w:bidi="fa-IR"/>
        </w:rPr>
        <w:t>۳۳</w:t>
      </w:r>
      <w:r w:rsidRPr="00EA6F4D">
        <w:rPr>
          <w:rFonts w:ascii="IRZar" w:hAnsi="IRZar" w:cs="B Lotus"/>
          <w:sz w:val="24"/>
          <w:szCs w:val="24"/>
          <w:rtl/>
        </w:rPr>
        <w:t xml:space="preserve"> قانون نظام مهندس</w:t>
      </w:r>
      <w:r w:rsidRPr="00EA6F4D">
        <w:rPr>
          <w:rFonts w:ascii="IRZar" w:hAnsi="IRZar" w:cs="B Lotus" w:hint="cs"/>
          <w:sz w:val="24"/>
          <w:szCs w:val="24"/>
          <w:rtl/>
        </w:rPr>
        <w:t>ی</w:t>
      </w:r>
      <w:r w:rsidRPr="00EA6F4D">
        <w:rPr>
          <w:rFonts w:ascii="IRZar" w:hAnsi="IRZar" w:cs="B Lotus"/>
          <w:sz w:val="24"/>
          <w:szCs w:val="24"/>
          <w:rtl/>
        </w:rPr>
        <w:t xml:space="preserve"> و کنترل ساختمان وظ</w:t>
      </w:r>
      <w:r w:rsidRPr="00EA6F4D">
        <w:rPr>
          <w:rFonts w:ascii="IRZar" w:hAnsi="IRZar" w:cs="B Lotus" w:hint="cs"/>
          <w:sz w:val="24"/>
          <w:szCs w:val="24"/>
          <w:rtl/>
        </w:rPr>
        <w:t>ی</w:t>
      </w:r>
      <w:r w:rsidRPr="00EA6F4D">
        <w:rPr>
          <w:rFonts w:ascii="IRZar" w:hAnsi="IRZar" w:cs="B Lotus" w:hint="eastAsia"/>
          <w:sz w:val="24"/>
          <w:szCs w:val="24"/>
          <w:rtl/>
        </w:rPr>
        <w:t>فه</w:t>
      </w:r>
      <w:r w:rsidRPr="00EA6F4D">
        <w:rPr>
          <w:rFonts w:ascii="IRZar" w:hAnsi="IRZar" w:cs="B Lotus"/>
          <w:sz w:val="24"/>
          <w:szCs w:val="24"/>
          <w:rtl/>
        </w:rPr>
        <w:t xml:space="preserve"> تدو</w:t>
      </w:r>
      <w:r w:rsidRPr="00EA6F4D">
        <w:rPr>
          <w:rFonts w:ascii="IRZar" w:hAnsi="IRZar" w:cs="B Lotus" w:hint="cs"/>
          <w:sz w:val="24"/>
          <w:szCs w:val="24"/>
          <w:rtl/>
        </w:rPr>
        <w:t>ی</w:t>
      </w:r>
      <w:r w:rsidRPr="00EA6F4D">
        <w:rPr>
          <w:rFonts w:ascii="IRZar" w:hAnsi="IRZar" w:cs="B Lotus" w:hint="eastAsia"/>
          <w:sz w:val="24"/>
          <w:szCs w:val="24"/>
          <w:rtl/>
        </w:rPr>
        <w:t>ن</w:t>
      </w:r>
      <w:r w:rsidRPr="00EA6F4D">
        <w:rPr>
          <w:rFonts w:ascii="IRZar" w:hAnsi="IRZar" w:cs="B Lotus"/>
          <w:sz w:val="24"/>
          <w:szCs w:val="24"/>
          <w:rtl/>
        </w:rPr>
        <w:t xml:space="preserve"> مقررات مل</w:t>
      </w:r>
      <w:r w:rsidRPr="00EA6F4D">
        <w:rPr>
          <w:rFonts w:ascii="IRZar" w:hAnsi="IRZar" w:cs="B Lotus" w:hint="cs"/>
          <w:sz w:val="24"/>
          <w:szCs w:val="24"/>
          <w:rtl/>
        </w:rPr>
        <w:t>ی</w:t>
      </w:r>
      <w:r w:rsidRPr="00EA6F4D">
        <w:rPr>
          <w:rFonts w:ascii="IRZar" w:hAnsi="IRZar" w:cs="B Lotus"/>
          <w:sz w:val="24"/>
          <w:szCs w:val="24"/>
          <w:rtl/>
        </w:rPr>
        <w:t xml:space="preserve"> ساختمان را به عهده دارد. ا</w:t>
      </w:r>
      <w:r w:rsidRPr="00EA6F4D">
        <w:rPr>
          <w:rFonts w:ascii="IRZar" w:hAnsi="IRZar" w:cs="B Lotus" w:hint="cs"/>
          <w:sz w:val="24"/>
          <w:szCs w:val="24"/>
          <w:rtl/>
        </w:rPr>
        <w:t>ی</w:t>
      </w:r>
      <w:r w:rsidRPr="00EA6F4D">
        <w:rPr>
          <w:rFonts w:ascii="IRZar" w:hAnsi="IRZar" w:cs="B Lotus" w:hint="eastAsia"/>
          <w:sz w:val="24"/>
          <w:szCs w:val="24"/>
          <w:rtl/>
        </w:rPr>
        <w:t>ن</w:t>
      </w:r>
      <w:r w:rsidRPr="00EA6F4D">
        <w:rPr>
          <w:rFonts w:ascii="IRZar" w:hAnsi="IRZar" w:cs="B Lotus"/>
          <w:sz w:val="24"/>
          <w:szCs w:val="24"/>
          <w:rtl/>
        </w:rPr>
        <w:t xml:space="preserve"> وزارتخانه با تشک</w:t>
      </w:r>
      <w:r w:rsidRPr="00EA6F4D">
        <w:rPr>
          <w:rFonts w:ascii="IRZar" w:hAnsi="IRZar" w:cs="B Lotus" w:hint="cs"/>
          <w:sz w:val="24"/>
          <w:szCs w:val="24"/>
          <w:rtl/>
        </w:rPr>
        <w:t>ی</w:t>
      </w:r>
      <w:r w:rsidRPr="00EA6F4D">
        <w:rPr>
          <w:rFonts w:ascii="IRZar" w:hAnsi="IRZar" w:cs="B Lotus" w:hint="eastAsia"/>
          <w:sz w:val="24"/>
          <w:szCs w:val="24"/>
          <w:rtl/>
        </w:rPr>
        <w:t>ل</w:t>
      </w:r>
      <w:r w:rsidRPr="00EA6F4D">
        <w:rPr>
          <w:rFonts w:ascii="IRZar" w:hAnsi="IRZar" w:cs="B Lotus"/>
          <w:sz w:val="24"/>
          <w:szCs w:val="24"/>
          <w:rtl/>
        </w:rPr>
        <w:t xml:space="preserve"> شورا</w:t>
      </w:r>
      <w:r w:rsidRPr="00EA6F4D">
        <w:rPr>
          <w:rFonts w:ascii="IRZar" w:hAnsi="IRZar" w:cs="B Lotus" w:hint="cs"/>
          <w:sz w:val="24"/>
          <w:szCs w:val="24"/>
          <w:rtl/>
        </w:rPr>
        <w:t>یی</w:t>
      </w:r>
      <w:r w:rsidRPr="00EA6F4D">
        <w:rPr>
          <w:rFonts w:ascii="IRZar" w:hAnsi="IRZar" w:cs="B Lotus"/>
          <w:sz w:val="24"/>
          <w:szCs w:val="24"/>
          <w:rtl/>
        </w:rPr>
        <w:t xml:space="preserve"> تحت عنوان «شورا</w:t>
      </w:r>
      <w:r w:rsidRPr="00EA6F4D">
        <w:rPr>
          <w:rFonts w:ascii="IRZar" w:hAnsi="IRZar" w:cs="B Lotus" w:hint="cs"/>
          <w:sz w:val="24"/>
          <w:szCs w:val="24"/>
          <w:rtl/>
        </w:rPr>
        <w:t>ی</w:t>
      </w:r>
      <w:r w:rsidRPr="00EA6F4D">
        <w:rPr>
          <w:rFonts w:ascii="IRZar" w:hAnsi="IRZar" w:cs="B Lotus"/>
          <w:sz w:val="24"/>
          <w:szCs w:val="24"/>
          <w:rtl/>
        </w:rPr>
        <w:t xml:space="preserve"> تدو</w:t>
      </w:r>
      <w:r w:rsidRPr="00EA6F4D">
        <w:rPr>
          <w:rFonts w:ascii="IRZar" w:hAnsi="IRZar" w:cs="B Lotus" w:hint="cs"/>
          <w:sz w:val="24"/>
          <w:szCs w:val="24"/>
          <w:rtl/>
        </w:rPr>
        <w:t>ی</w:t>
      </w:r>
      <w:r w:rsidRPr="00EA6F4D">
        <w:rPr>
          <w:rFonts w:ascii="IRZar" w:hAnsi="IRZar" w:cs="B Lotus" w:hint="eastAsia"/>
          <w:sz w:val="24"/>
          <w:szCs w:val="24"/>
          <w:rtl/>
        </w:rPr>
        <w:t>ن</w:t>
      </w:r>
      <w:r w:rsidRPr="00EA6F4D">
        <w:rPr>
          <w:rFonts w:ascii="IRZar" w:hAnsi="IRZar" w:cs="B Lotus"/>
          <w:sz w:val="24"/>
          <w:szCs w:val="24"/>
          <w:rtl/>
        </w:rPr>
        <w:t xml:space="preserve"> مقررات مل</w:t>
      </w:r>
      <w:r w:rsidRPr="00EA6F4D">
        <w:rPr>
          <w:rFonts w:ascii="IRZar" w:hAnsi="IRZar" w:cs="B Lotus" w:hint="cs"/>
          <w:sz w:val="24"/>
          <w:szCs w:val="24"/>
          <w:rtl/>
        </w:rPr>
        <w:t>ی</w:t>
      </w:r>
      <w:r w:rsidRPr="00EA6F4D">
        <w:rPr>
          <w:rFonts w:ascii="IRZar" w:hAnsi="IRZar" w:cs="B Lotus"/>
          <w:sz w:val="24"/>
          <w:szCs w:val="24"/>
          <w:rtl/>
        </w:rPr>
        <w:t xml:space="preserve"> ساختمان» با عضو</w:t>
      </w:r>
      <w:r w:rsidRPr="00EA6F4D">
        <w:rPr>
          <w:rFonts w:ascii="IRZar" w:hAnsi="IRZar" w:cs="B Lotus" w:hint="cs"/>
          <w:sz w:val="24"/>
          <w:szCs w:val="24"/>
          <w:rtl/>
        </w:rPr>
        <w:t>ی</w:t>
      </w:r>
      <w:r w:rsidRPr="00EA6F4D">
        <w:rPr>
          <w:rFonts w:ascii="IRZar" w:hAnsi="IRZar" w:cs="B Lotus" w:hint="eastAsia"/>
          <w:sz w:val="24"/>
          <w:szCs w:val="24"/>
          <w:rtl/>
        </w:rPr>
        <w:t>ت</w:t>
      </w:r>
      <w:r w:rsidRPr="00EA6F4D">
        <w:rPr>
          <w:rFonts w:ascii="IRZar" w:hAnsi="IRZar" w:cs="B Lotus"/>
          <w:sz w:val="24"/>
          <w:szCs w:val="24"/>
          <w:rtl/>
        </w:rPr>
        <w:t xml:space="preserve"> استادان و صاحب</w:t>
      </w:r>
      <w:ins w:id="16192" w:author="Mehrnazi Boojari" w:date="2019-01-15T02:31:00Z">
        <w:r w:rsidR="00AC7FCF">
          <w:rPr>
            <w:rFonts w:ascii="IRZar" w:hAnsi="IRZar" w:cs="B Nazanin" w:hint="cs"/>
            <w:sz w:val="24"/>
            <w:szCs w:val="24"/>
            <w:rtl/>
          </w:rPr>
          <w:t>‌</w:t>
        </w:r>
      </w:ins>
      <w:r w:rsidRPr="00EA6F4D">
        <w:rPr>
          <w:rFonts w:ascii="IRZar" w:hAnsi="IRZar" w:cs="B Lotus"/>
          <w:sz w:val="24"/>
          <w:szCs w:val="24"/>
          <w:rtl/>
        </w:rPr>
        <w:t xml:space="preserve">نظران برجسته کشور </w:t>
      </w:r>
      <w:del w:id="16193" w:author="Mehrnazi Boojari" w:date="2019-01-07T23:34:00Z">
        <w:r w:rsidRPr="00EA6F4D" w:rsidDel="00A26EBB">
          <w:rPr>
            <w:rFonts w:ascii="IRZar" w:hAnsi="IRZar" w:cs="B Lotus"/>
            <w:sz w:val="24"/>
            <w:szCs w:val="24"/>
            <w:rtl/>
          </w:rPr>
          <w:delText>به منظور</w:delText>
        </w:r>
      </w:del>
      <w:ins w:id="16194" w:author="Mehrnazi Boojari" w:date="2019-01-07T23:34:00Z">
        <w:r w:rsidR="00A26EBB">
          <w:rPr>
            <w:rFonts w:ascii="IRZar" w:hAnsi="IRZar" w:cs="B Lotus"/>
            <w:sz w:val="24"/>
            <w:szCs w:val="24"/>
            <w:rtl/>
          </w:rPr>
          <w:t>به</w:t>
        </w:r>
        <w:r w:rsidR="00A26EBB">
          <w:rPr>
            <w:rFonts w:ascii="IRZar" w:hAnsi="IRZar" w:cs="B Lotus" w:hint="cs"/>
            <w:sz w:val="24"/>
            <w:szCs w:val="24"/>
            <w:rtl/>
          </w:rPr>
          <w:t>‌</w:t>
        </w:r>
        <w:r w:rsidR="00A26EBB">
          <w:rPr>
            <w:rFonts w:ascii="IRZar" w:hAnsi="IRZar" w:cs="B Lotus"/>
            <w:sz w:val="24"/>
            <w:szCs w:val="24"/>
            <w:rtl/>
          </w:rPr>
          <w:t>منظور</w:t>
        </w:r>
      </w:ins>
      <w:r w:rsidRPr="00EA6F4D">
        <w:rPr>
          <w:rFonts w:ascii="IRZar" w:hAnsi="IRZar" w:cs="B Lotus"/>
          <w:sz w:val="24"/>
          <w:szCs w:val="24"/>
          <w:rtl/>
        </w:rPr>
        <w:t xml:space="preserve"> نظارت بر ته</w:t>
      </w:r>
      <w:r w:rsidRPr="00EA6F4D">
        <w:rPr>
          <w:rFonts w:ascii="IRZar" w:hAnsi="IRZar" w:cs="B Lotus" w:hint="cs"/>
          <w:sz w:val="24"/>
          <w:szCs w:val="24"/>
          <w:rtl/>
        </w:rPr>
        <w:t>ی</w:t>
      </w:r>
      <w:r w:rsidRPr="00EA6F4D">
        <w:rPr>
          <w:rFonts w:ascii="IRZar" w:hAnsi="IRZar" w:cs="B Lotus" w:hint="eastAsia"/>
          <w:sz w:val="24"/>
          <w:szCs w:val="24"/>
          <w:rtl/>
        </w:rPr>
        <w:t>ه</w:t>
      </w:r>
      <w:r w:rsidRPr="00EA6F4D">
        <w:rPr>
          <w:rFonts w:ascii="IRZar" w:hAnsi="IRZar" w:cs="B Lotus"/>
          <w:sz w:val="24"/>
          <w:szCs w:val="24"/>
          <w:rtl/>
        </w:rPr>
        <w:t xml:space="preserve"> و هم</w:t>
      </w:r>
      <w:r w:rsidRPr="00EA6F4D">
        <w:rPr>
          <w:rFonts w:ascii="IRZar" w:hAnsi="IRZar" w:cs="B Lotus" w:hint="eastAsia"/>
          <w:sz w:val="24"/>
          <w:szCs w:val="24"/>
          <w:rtl/>
        </w:rPr>
        <w:t>اهنگ</w:t>
      </w:r>
      <w:r w:rsidRPr="00EA6F4D">
        <w:rPr>
          <w:rFonts w:ascii="IRZar" w:hAnsi="IRZar" w:cs="B Lotus" w:hint="cs"/>
          <w:sz w:val="24"/>
          <w:szCs w:val="24"/>
          <w:rtl/>
        </w:rPr>
        <w:t>ی</w:t>
      </w:r>
      <w:r w:rsidRPr="00EA6F4D">
        <w:rPr>
          <w:rFonts w:ascii="IRZar" w:hAnsi="IRZar" w:cs="B Lotus"/>
          <w:sz w:val="24"/>
          <w:szCs w:val="24"/>
          <w:rtl/>
        </w:rPr>
        <w:t xml:space="preserve"> ب</w:t>
      </w:r>
      <w:r w:rsidRPr="00EA6F4D">
        <w:rPr>
          <w:rFonts w:ascii="IRZar" w:hAnsi="IRZar" w:cs="B Lotus" w:hint="cs"/>
          <w:sz w:val="24"/>
          <w:szCs w:val="24"/>
          <w:rtl/>
        </w:rPr>
        <w:t>ی</w:t>
      </w:r>
      <w:r w:rsidRPr="00EA6F4D">
        <w:rPr>
          <w:rFonts w:ascii="IRZar" w:hAnsi="IRZar" w:cs="B Lotus" w:hint="eastAsia"/>
          <w:sz w:val="24"/>
          <w:szCs w:val="24"/>
          <w:rtl/>
        </w:rPr>
        <w:t>ن</w:t>
      </w:r>
      <w:r w:rsidRPr="00EA6F4D">
        <w:rPr>
          <w:rFonts w:ascii="IRZar" w:hAnsi="IRZar" w:cs="B Lotus"/>
          <w:sz w:val="24"/>
          <w:szCs w:val="24"/>
          <w:rtl/>
        </w:rPr>
        <w:t xml:space="preserve"> مباحث از ح</w:t>
      </w:r>
      <w:r w:rsidRPr="00EA6F4D">
        <w:rPr>
          <w:rFonts w:ascii="IRZar" w:hAnsi="IRZar" w:cs="B Lotus" w:hint="cs"/>
          <w:sz w:val="24"/>
          <w:szCs w:val="24"/>
          <w:rtl/>
        </w:rPr>
        <w:t>ی</w:t>
      </w:r>
      <w:r w:rsidRPr="00EA6F4D">
        <w:rPr>
          <w:rFonts w:ascii="IRZar" w:hAnsi="IRZar" w:cs="B Lotus" w:hint="eastAsia"/>
          <w:sz w:val="24"/>
          <w:szCs w:val="24"/>
          <w:rtl/>
        </w:rPr>
        <w:t>ث</w:t>
      </w:r>
      <w:r w:rsidRPr="00EA6F4D">
        <w:rPr>
          <w:rFonts w:ascii="IRZar" w:hAnsi="IRZar" w:cs="B Lotus"/>
          <w:sz w:val="24"/>
          <w:szCs w:val="24"/>
          <w:rtl/>
        </w:rPr>
        <w:t xml:space="preserve"> شکل، ادب</w:t>
      </w:r>
      <w:r w:rsidRPr="00EA6F4D">
        <w:rPr>
          <w:rFonts w:ascii="IRZar" w:hAnsi="IRZar" w:cs="B Lotus" w:hint="cs"/>
          <w:sz w:val="24"/>
          <w:szCs w:val="24"/>
          <w:rtl/>
        </w:rPr>
        <w:t>ی</w:t>
      </w:r>
      <w:r w:rsidRPr="00EA6F4D">
        <w:rPr>
          <w:rFonts w:ascii="IRZar" w:hAnsi="IRZar" w:cs="B Lotus" w:hint="eastAsia"/>
          <w:sz w:val="24"/>
          <w:szCs w:val="24"/>
          <w:rtl/>
        </w:rPr>
        <w:t>ات،</w:t>
      </w:r>
      <w:r w:rsidRPr="00EA6F4D">
        <w:rPr>
          <w:rFonts w:ascii="IRZar" w:hAnsi="IRZar" w:cs="B Lotus"/>
          <w:sz w:val="24"/>
          <w:szCs w:val="24"/>
          <w:rtl/>
        </w:rPr>
        <w:t xml:space="preserve"> واژه</w:t>
      </w:r>
      <w:ins w:id="16195" w:author="Mehrnazi Boojari" w:date="2019-01-15T02:31:00Z">
        <w:r w:rsidR="00AC7FCF">
          <w:rPr>
            <w:rFonts w:ascii="IRZar" w:hAnsi="IRZar" w:cs="B Nazanin" w:hint="cs"/>
            <w:sz w:val="24"/>
            <w:szCs w:val="24"/>
            <w:rtl/>
          </w:rPr>
          <w:t>‌</w:t>
        </w:r>
      </w:ins>
      <w:del w:id="16196" w:author="Mehrnazi Boojari" w:date="2019-01-15T02:31:00Z">
        <w:r w:rsidRPr="00EA6F4D" w:rsidDel="00AC7FCF">
          <w:rPr>
            <w:rFonts w:ascii="IRZar" w:hAnsi="IRZar" w:cs="B Lotus"/>
            <w:sz w:val="24"/>
            <w:szCs w:val="24"/>
            <w:rtl/>
          </w:rPr>
          <w:delText>‌</w:delText>
        </w:r>
      </w:del>
      <w:r w:rsidRPr="00EA6F4D">
        <w:rPr>
          <w:rFonts w:ascii="IRZar" w:hAnsi="IRZar" w:cs="B Lotus"/>
          <w:sz w:val="24"/>
          <w:szCs w:val="24"/>
          <w:rtl/>
        </w:rPr>
        <w:t>پرداز</w:t>
      </w:r>
      <w:r w:rsidRPr="00EA6F4D">
        <w:rPr>
          <w:rFonts w:ascii="IRZar" w:hAnsi="IRZar" w:cs="B Lotus" w:hint="cs"/>
          <w:sz w:val="24"/>
          <w:szCs w:val="24"/>
          <w:rtl/>
        </w:rPr>
        <w:t>ی</w:t>
      </w:r>
      <w:r w:rsidRPr="00EA6F4D">
        <w:rPr>
          <w:rFonts w:ascii="IRZar" w:hAnsi="IRZar" w:cs="B Lotus" w:hint="eastAsia"/>
          <w:sz w:val="24"/>
          <w:szCs w:val="24"/>
          <w:rtl/>
        </w:rPr>
        <w:t>،</w:t>
      </w:r>
      <w:r w:rsidRPr="00EA6F4D">
        <w:rPr>
          <w:rFonts w:ascii="IRZar" w:hAnsi="IRZar" w:cs="B Lotus"/>
          <w:sz w:val="24"/>
          <w:szCs w:val="24"/>
          <w:rtl/>
        </w:rPr>
        <w:t xml:space="preserve"> حدود و </w:t>
      </w:r>
      <w:r w:rsidRPr="00EA6F4D">
        <w:rPr>
          <w:rFonts w:ascii="IRZar" w:hAnsi="IRZar" w:cs="B Lotus" w:hint="cs"/>
          <w:sz w:val="24"/>
          <w:szCs w:val="24"/>
          <w:rtl/>
        </w:rPr>
        <w:t>دامنه کاربرد</w:t>
      </w:r>
      <w:r w:rsidRPr="00EA6F4D">
        <w:rPr>
          <w:rFonts w:ascii="IRZar" w:hAnsi="IRZar" w:cs="B Lotus"/>
          <w:sz w:val="24"/>
          <w:szCs w:val="24"/>
          <w:rtl/>
        </w:rPr>
        <w:t xml:space="preserve"> </w:t>
      </w:r>
      <w:r w:rsidRPr="00EA6F4D">
        <w:rPr>
          <w:rFonts w:ascii="IRZar" w:hAnsi="IRZar" w:cs="B Lotus" w:hint="cs"/>
          <w:sz w:val="24"/>
          <w:szCs w:val="24"/>
          <w:rtl/>
        </w:rPr>
        <w:t>و</w:t>
      </w:r>
      <w:r w:rsidRPr="00EA6F4D">
        <w:rPr>
          <w:rFonts w:ascii="IRZar" w:hAnsi="IRZar" w:cs="B Lotus"/>
          <w:sz w:val="24"/>
          <w:szCs w:val="24"/>
          <w:rtl/>
        </w:rPr>
        <w:t xml:space="preserve"> </w:t>
      </w:r>
      <w:r w:rsidRPr="00EA6F4D">
        <w:rPr>
          <w:rFonts w:ascii="IRZar" w:hAnsi="IRZar" w:cs="B Lotus" w:hint="cs"/>
          <w:sz w:val="24"/>
          <w:szCs w:val="24"/>
          <w:rtl/>
        </w:rPr>
        <w:t>همچنی</w:t>
      </w:r>
      <w:r w:rsidRPr="00EA6F4D">
        <w:rPr>
          <w:rFonts w:ascii="IRZar" w:hAnsi="IRZar" w:cs="B Lotus" w:hint="eastAsia"/>
          <w:sz w:val="24"/>
          <w:szCs w:val="24"/>
          <w:rtl/>
        </w:rPr>
        <w:t>ن</w:t>
      </w:r>
      <w:r w:rsidRPr="00EA6F4D">
        <w:rPr>
          <w:rFonts w:ascii="IRZar" w:hAnsi="IRZar" w:cs="B Lotus"/>
          <w:sz w:val="24"/>
          <w:szCs w:val="24"/>
          <w:rtl/>
        </w:rPr>
        <w:t xml:space="preserve"> با تشک</w:t>
      </w:r>
      <w:r w:rsidRPr="00EA6F4D">
        <w:rPr>
          <w:rFonts w:ascii="IRZar" w:hAnsi="IRZar" w:cs="B Lotus" w:hint="cs"/>
          <w:sz w:val="24"/>
          <w:szCs w:val="24"/>
          <w:rtl/>
        </w:rPr>
        <w:t>ی</w:t>
      </w:r>
      <w:r w:rsidRPr="00EA6F4D">
        <w:rPr>
          <w:rFonts w:ascii="IRZar" w:hAnsi="IRZar" w:cs="B Lotus" w:hint="eastAsia"/>
          <w:sz w:val="24"/>
          <w:szCs w:val="24"/>
          <w:rtl/>
        </w:rPr>
        <w:t>ل‌دادن</w:t>
      </w:r>
      <w:r w:rsidRPr="00EA6F4D">
        <w:rPr>
          <w:rFonts w:ascii="IRZar" w:hAnsi="IRZar" w:cs="B Lotus"/>
          <w:sz w:val="24"/>
          <w:szCs w:val="24"/>
          <w:rtl/>
        </w:rPr>
        <w:t xml:space="preserve"> «کم</w:t>
      </w:r>
      <w:r w:rsidRPr="00EA6F4D">
        <w:rPr>
          <w:rFonts w:ascii="IRZar" w:hAnsi="IRZar" w:cs="B Lotus" w:hint="cs"/>
          <w:sz w:val="24"/>
          <w:szCs w:val="24"/>
          <w:rtl/>
        </w:rPr>
        <w:t>ی</w:t>
      </w:r>
      <w:r w:rsidRPr="00EA6F4D">
        <w:rPr>
          <w:rFonts w:ascii="IRZar" w:hAnsi="IRZar" w:cs="B Lotus" w:hint="eastAsia"/>
          <w:sz w:val="24"/>
          <w:szCs w:val="24"/>
          <w:rtl/>
        </w:rPr>
        <w:t>ته‌ها</w:t>
      </w:r>
      <w:r w:rsidRPr="00EA6F4D">
        <w:rPr>
          <w:rFonts w:ascii="IRZar" w:hAnsi="IRZar" w:cs="B Lotus" w:hint="cs"/>
          <w:sz w:val="24"/>
          <w:szCs w:val="24"/>
          <w:rtl/>
        </w:rPr>
        <w:t>ی</w:t>
      </w:r>
      <w:r w:rsidRPr="00EA6F4D">
        <w:rPr>
          <w:rFonts w:ascii="IRZar" w:hAnsi="IRZar" w:cs="B Lotus"/>
          <w:sz w:val="24"/>
          <w:szCs w:val="24"/>
          <w:rtl/>
        </w:rPr>
        <w:t xml:space="preserve"> تخصص</w:t>
      </w:r>
      <w:r w:rsidRPr="00EA6F4D">
        <w:rPr>
          <w:rFonts w:ascii="IRZar" w:hAnsi="IRZar" w:cs="B Lotus" w:hint="cs"/>
          <w:sz w:val="24"/>
          <w:szCs w:val="24"/>
          <w:rtl/>
        </w:rPr>
        <w:t>ی</w:t>
      </w:r>
      <w:r w:rsidRPr="00EA6F4D">
        <w:rPr>
          <w:rFonts w:ascii="IRZar" w:hAnsi="IRZar" w:cs="B Lotus" w:hint="eastAsia"/>
          <w:sz w:val="24"/>
          <w:szCs w:val="24"/>
          <w:rtl/>
        </w:rPr>
        <w:t>»</w:t>
      </w:r>
      <w:r w:rsidRPr="00EA6F4D">
        <w:rPr>
          <w:rFonts w:ascii="IRZar" w:hAnsi="IRZar" w:cs="B Lotus"/>
          <w:sz w:val="24"/>
          <w:szCs w:val="24"/>
          <w:rtl/>
        </w:rPr>
        <w:t xml:space="preserve"> شرا</w:t>
      </w:r>
      <w:r w:rsidRPr="00EA6F4D">
        <w:rPr>
          <w:rFonts w:ascii="IRZar" w:hAnsi="IRZar" w:cs="B Lotus" w:hint="cs"/>
          <w:sz w:val="24"/>
          <w:szCs w:val="24"/>
          <w:rtl/>
        </w:rPr>
        <w:t>ی</w:t>
      </w:r>
      <w:r w:rsidRPr="00EA6F4D">
        <w:rPr>
          <w:rFonts w:ascii="IRZar" w:hAnsi="IRZar" w:cs="B Lotus" w:hint="eastAsia"/>
          <w:sz w:val="24"/>
          <w:szCs w:val="24"/>
          <w:rtl/>
        </w:rPr>
        <w:t>ط</w:t>
      </w:r>
      <w:r w:rsidRPr="00EA6F4D">
        <w:rPr>
          <w:rFonts w:ascii="IRZar" w:hAnsi="IRZar" w:cs="B Lotus"/>
          <w:sz w:val="24"/>
          <w:szCs w:val="24"/>
          <w:rtl/>
        </w:rPr>
        <w:t xml:space="preserve"> لازم برا</w:t>
      </w:r>
      <w:r w:rsidRPr="00EA6F4D">
        <w:rPr>
          <w:rFonts w:ascii="IRZar" w:hAnsi="IRZar" w:cs="B Lotus" w:hint="cs"/>
          <w:sz w:val="24"/>
          <w:szCs w:val="24"/>
          <w:rtl/>
        </w:rPr>
        <w:t>ی</w:t>
      </w:r>
      <w:r w:rsidRPr="00EA6F4D">
        <w:rPr>
          <w:rFonts w:ascii="IRZar" w:hAnsi="IRZar" w:cs="B Lotus"/>
          <w:sz w:val="24"/>
          <w:szCs w:val="24"/>
          <w:rtl/>
        </w:rPr>
        <w:t xml:space="preserve"> تدو</w:t>
      </w:r>
      <w:r w:rsidRPr="00EA6F4D">
        <w:rPr>
          <w:rFonts w:ascii="IRZar" w:hAnsi="IRZar" w:cs="B Lotus" w:hint="cs"/>
          <w:sz w:val="24"/>
          <w:szCs w:val="24"/>
          <w:rtl/>
        </w:rPr>
        <w:t>ی</w:t>
      </w:r>
      <w:r w:rsidRPr="00EA6F4D">
        <w:rPr>
          <w:rFonts w:ascii="IRZar" w:hAnsi="IRZar" w:cs="B Lotus" w:hint="eastAsia"/>
          <w:sz w:val="24"/>
          <w:szCs w:val="24"/>
          <w:rtl/>
        </w:rPr>
        <w:t>ن</w:t>
      </w:r>
      <w:r w:rsidRPr="00EA6F4D">
        <w:rPr>
          <w:rFonts w:ascii="IRZar" w:hAnsi="IRZar" w:cs="B Lotus"/>
          <w:sz w:val="24"/>
          <w:szCs w:val="24"/>
          <w:rtl/>
        </w:rPr>
        <w:t xml:space="preserve"> ا</w:t>
      </w:r>
      <w:r w:rsidRPr="00EA6F4D">
        <w:rPr>
          <w:rFonts w:ascii="IRZar" w:hAnsi="IRZar" w:cs="B Lotus" w:hint="cs"/>
          <w:sz w:val="24"/>
          <w:szCs w:val="24"/>
          <w:rtl/>
        </w:rPr>
        <w:t>ی</w:t>
      </w:r>
      <w:r w:rsidRPr="00EA6F4D">
        <w:rPr>
          <w:rFonts w:ascii="IRZar" w:hAnsi="IRZar" w:cs="B Lotus" w:hint="eastAsia"/>
          <w:sz w:val="24"/>
          <w:szCs w:val="24"/>
          <w:rtl/>
        </w:rPr>
        <w:t>ن</w:t>
      </w:r>
      <w:r w:rsidRPr="00EA6F4D">
        <w:rPr>
          <w:rFonts w:ascii="IRZar" w:hAnsi="IRZar" w:cs="B Lotus"/>
          <w:sz w:val="24"/>
          <w:szCs w:val="24"/>
          <w:rtl/>
        </w:rPr>
        <w:t xml:space="preserve"> مقررات را</w:t>
      </w:r>
      <w:del w:id="16197" w:author="Mehrnazi Boojari" w:date="2019-01-08T02:39:00Z">
        <w:r w:rsidRPr="00EA6F4D" w:rsidDel="00DB5910">
          <w:rPr>
            <w:rFonts w:ascii="IRZar" w:hAnsi="IRZar" w:cs="B Lotus"/>
            <w:sz w:val="24"/>
            <w:szCs w:val="24"/>
            <w:rtl/>
          </w:rPr>
          <w:delText xml:space="preserve"> به وجود</w:delText>
        </w:r>
      </w:del>
      <w:ins w:id="16198" w:author="Mehrnazi Boojari" w:date="2019-01-08T02:39:00Z">
        <w:r w:rsidR="00DB5910">
          <w:rPr>
            <w:rFonts w:ascii="IRZar" w:hAnsi="IRZar" w:cs="B Lotus"/>
            <w:sz w:val="24"/>
            <w:szCs w:val="24"/>
            <w:rtl/>
          </w:rPr>
          <w:t xml:space="preserve"> به</w:t>
        </w:r>
        <w:r w:rsidR="00DB5910">
          <w:rPr>
            <w:rFonts w:ascii="IRZar" w:hAnsi="IRZar" w:cs="B Lotus" w:hint="cs"/>
            <w:sz w:val="24"/>
            <w:szCs w:val="24"/>
            <w:rtl/>
          </w:rPr>
          <w:t>‌</w:t>
        </w:r>
        <w:r w:rsidR="00DB5910">
          <w:rPr>
            <w:rFonts w:ascii="IRZar" w:hAnsi="IRZar" w:cs="B Lotus"/>
            <w:sz w:val="24"/>
            <w:szCs w:val="24"/>
            <w:rtl/>
          </w:rPr>
          <w:t>وجود</w:t>
        </w:r>
      </w:ins>
      <w:r w:rsidRPr="00EA6F4D">
        <w:rPr>
          <w:rFonts w:ascii="IRZar" w:hAnsi="IRZar" w:cs="B Lotus"/>
          <w:sz w:val="24"/>
          <w:szCs w:val="24"/>
          <w:rtl/>
        </w:rPr>
        <w:t xml:space="preserve"> آورده است</w:t>
      </w:r>
      <w:del w:id="16199" w:author="Mehrnazi Boojari" w:date="2019-01-07T22:32:00Z">
        <w:r w:rsidRPr="00EA6F4D" w:rsidDel="00051F26">
          <w:rPr>
            <w:rFonts w:ascii="IRZar" w:hAnsi="IRZar" w:cs="B Lotus"/>
            <w:sz w:val="24"/>
            <w:szCs w:val="24"/>
            <w:rtl/>
          </w:rPr>
          <w:delText>.د</w:delText>
        </w:r>
      </w:del>
      <w:ins w:id="16200" w:author="Mehrnazi Boojari" w:date="2019-01-07T22:32:00Z">
        <w:r w:rsidR="00051F26">
          <w:rPr>
            <w:rFonts w:ascii="IRZar" w:hAnsi="IRZar" w:cs="B Lotus"/>
            <w:sz w:val="24"/>
            <w:szCs w:val="24"/>
            <w:rtl/>
          </w:rPr>
          <w:t>. د</w:t>
        </w:r>
      </w:ins>
      <w:r w:rsidRPr="00EA6F4D">
        <w:rPr>
          <w:rFonts w:ascii="IRZar" w:hAnsi="IRZar" w:cs="B Lotus"/>
          <w:sz w:val="24"/>
          <w:szCs w:val="24"/>
          <w:rtl/>
        </w:rPr>
        <w:t xml:space="preserve">فتر </w:t>
      </w:r>
      <w:r w:rsidRPr="00354964">
        <w:rPr>
          <w:rFonts w:ascii="B Lotus" w:hAnsi="B Lotus" w:cs="B Lotus" w:hint="cs"/>
          <w:sz w:val="24"/>
          <w:szCs w:val="24"/>
          <w:rtl/>
        </w:rPr>
        <w:t xml:space="preserve">تدوین </w:t>
      </w:r>
      <w:r w:rsidRPr="00354964">
        <w:rPr>
          <w:rFonts w:ascii="B Lotus" w:hAnsi="B Lotus" w:cs="B Lotus"/>
          <w:sz w:val="24"/>
          <w:szCs w:val="24"/>
          <w:rtl/>
        </w:rPr>
        <w:t>مقررات مل</w:t>
      </w:r>
      <w:r w:rsidRPr="00354964">
        <w:rPr>
          <w:rFonts w:ascii="B Lotus" w:hAnsi="B Lotus" w:cs="B Lotus" w:hint="cs"/>
          <w:sz w:val="24"/>
          <w:szCs w:val="24"/>
          <w:rtl/>
        </w:rPr>
        <w:t xml:space="preserve">ی ساختمان باید </w:t>
      </w:r>
      <w:del w:id="16201" w:author="Mehrnazi Boojari" w:date="2019-01-15T02:32:00Z">
        <w:r w:rsidRPr="00354964" w:rsidDel="00AC7FCF">
          <w:rPr>
            <w:rFonts w:ascii="B Lotus" w:hAnsi="B Lotus" w:cs="B Lotus" w:hint="cs"/>
            <w:sz w:val="24"/>
            <w:szCs w:val="24"/>
            <w:rtl/>
          </w:rPr>
          <w:delText>همت کافی</w:delText>
        </w:r>
      </w:del>
      <w:ins w:id="16202" w:author="Mehrnazi Boojari" w:date="2019-01-15T02:32:00Z">
        <w:r w:rsidR="00AC7FCF">
          <w:rPr>
            <w:rFonts w:ascii="B Lotus" w:hAnsi="B Lotus" w:cs="B Lotus" w:hint="cs"/>
            <w:sz w:val="24"/>
            <w:szCs w:val="24"/>
            <w:rtl/>
          </w:rPr>
          <w:t>تلاش لازم</w:t>
        </w:r>
      </w:ins>
      <w:r w:rsidRPr="00354964">
        <w:rPr>
          <w:rFonts w:ascii="B Lotus" w:hAnsi="B Lotus" w:cs="B Lotus" w:hint="cs"/>
          <w:sz w:val="24"/>
          <w:szCs w:val="24"/>
          <w:rtl/>
        </w:rPr>
        <w:t xml:space="preserve"> </w:t>
      </w:r>
      <w:ins w:id="16203" w:author="Mehrnazi Boojari" w:date="2019-01-15T02:32:00Z">
        <w:r w:rsidR="00AC7FCF">
          <w:rPr>
            <w:rFonts w:ascii="B Lotus" w:hAnsi="B Lotus" w:cs="B Nazanin" w:hint="cs"/>
            <w:sz w:val="24"/>
            <w:szCs w:val="24"/>
            <w:rtl/>
          </w:rPr>
          <w:t>‌</w:t>
        </w:r>
      </w:ins>
      <w:del w:id="16204" w:author="Mehrnazi Boojari" w:date="2019-01-15T02:32:00Z">
        <w:r w:rsidRPr="00354964" w:rsidDel="00AC7FCF">
          <w:rPr>
            <w:rFonts w:ascii="B Lotus" w:hAnsi="B Lotus" w:cs="B Lotus" w:hint="cs"/>
            <w:sz w:val="24"/>
            <w:szCs w:val="24"/>
            <w:rtl/>
          </w:rPr>
          <w:delText xml:space="preserve">را </w:delText>
        </w:r>
      </w:del>
      <w:r w:rsidRPr="00354964">
        <w:rPr>
          <w:rFonts w:ascii="B Lotus" w:hAnsi="B Lotus" w:cs="B Lotus" w:hint="cs"/>
          <w:sz w:val="24"/>
          <w:szCs w:val="24"/>
          <w:rtl/>
        </w:rPr>
        <w:t xml:space="preserve">برای این موضوع </w:t>
      </w:r>
      <w:del w:id="16205" w:author="Mehrnazi Boojari" w:date="2019-01-15T02:32:00Z">
        <w:r w:rsidRPr="00354964" w:rsidDel="00AC7FCF">
          <w:rPr>
            <w:rFonts w:ascii="B Lotus" w:hAnsi="B Lotus" w:cs="B Lotus" w:hint="cs"/>
            <w:sz w:val="24"/>
            <w:szCs w:val="24"/>
            <w:rtl/>
          </w:rPr>
          <w:delText xml:space="preserve">گذاشته </w:delText>
        </w:r>
      </w:del>
      <w:ins w:id="16206" w:author="Mehrnazi Boojari" w:date="2019-01-15T02:32:00Z">
        <w:r w:rsidR="00AC7FCF">
          <w:rPr>
            <w:rFonts w:ascii="B Lotus" w:hAnsi="B Lotus" w:cs="B Lotus" w:hint="cs"/>
            <w:sz w:val="24"/>
            <w:szCs w:val="24"/>
            <w:rtl/>
          </w:rPr>
          <w:t>داشته باشد</w:t>
        </w:r>
        <w:r w:rsidR="00AC7FCF" w:rsidRPr="00354964">
          <w:rPr>
            <w:rFonts w:ascii="B Lotus" w:hAnsi="B Lotus" w:cs="B Lotus" w:hint="cs"/>
            <w:sz w:val="24"/>
            <w:szCs w:val="24"/>
            <w:rtl/>
          </w:rPr>
          <w:t xml:space="preserve"> </w:t>
        </w:r>
      </w:ins>
      <w:r w:rsidRPr="00354964">
        <w:rPr>
          <w:rFonts w:ascii="B Lotus" w:hAnsi="B Lotus" w:cs="B Lotus" w:hint="cs"/>
          <w:sz w:val="24"/>
          <w:szCs w:val="24"/>
          <w:rtl/>
        </w:rPr>
        <w:t xml:space="preserve">و مجموعه مباحث و ضوابط لازم برای ساخت و طراحی فضاهای معیشتی، مصالح بومی روستایی در کشور را به مباحث 22 گانه اضافه </w:t>
      </w:r>
      <w:del w:id="16207" w:author="Mehrnazi Boojari" w:date="2019-01-08T01:31:00Z">
        <w:r w:rsidRPr="00354964" w:rsidDel="00952B49">
          <w:rPr>
            <w:rFonts w:ascii="B Lotus" w:hAnsi="B Lotus" w:cs="B Lotus" w:hint="cs"/>
            <w:sz w:val="24"/>
            <w:szCs w:val="24"/>
            <w:rtl/>
          </w:rPr>
          <w:delText>نماید</w:delText>
        </w:r>
      </w:del>
      <w:ins w:id="16208" w:author="Mehrnazi Boojari" w:date="2019-01-08T01:31:00Z">
        <w:r w:rsidR="00952B49">
          <w:rPr>
            <w:rFonts w:ascii="B Lotus" w:hAnsi="B Lotus" w:cs="B Lotus" w:hint="cs"/>
            <w:sz w:val="24"/>
            <w:szCs w:val="24"/>
            <w:rtl/>
          </w:rPr>
          <w:t>کند</w:t>
        </w:r>
      </w:ins>
      <w:r w:rsidRPr="00354964">
        <w:rPr>
          <w:rFonts w:ascii="B Lotus" w:hAnsi="B Lotus" w:cs="B Lotus" w:hint="cs"/>
          <w:sz w:val="24"/>
          <w:szCs w:val="24"/>
          <w:rtl/>
        </w:rPr>
        <w:t>. در این کار نهادهایی مثل بنیاد مسکن، وزارت جهادکشاورزی</w:t>
      </w:r>
      <w:del w:id="16209" w:author="Mehrnazi Boojari" w:date="2019-01-07T09:49:00Z">
        <w:r w:rsidRPr="00354964" w:rsidDel="006F7CCF">
          <w:rPr>
            <w:rFonts w:ascii="B Lotus" w:hAnsi="B Lotus" w:cs="B Lotus" w:hint="cs"/>
            <w:sz w:val="24"/>
            <w:szCs w:val="24"/>
            <w:rtl/>
          </w:rPr>
          <w:delText xml:space="preserve"> می </w:delText>
        </w:r>
      </w:del>
      <w:ins w:id="16210" w:author="Mehrnazi Boojari" w:date="2019-01-07T09:49:00Z">
        <w:r w:rsidR="006F7CCF">
          <w:rPr>
            <w:rFonts w:ascii="B Lotus" w:hAnsi="B Lotus" w:cs="B Lotus" w:hint="cs"/>
            <w:sz w:val="24"/>
            <w:szCs w:val="24"/>
            <w:rtl/>
          </w:rPr>
          <w:t xml:space="preserve"> می‌</w:t>
        </w:r>
      </w:ins>
      <w:r w:rsidRPr="00354964">
        <w:rPr>
          <w:rFonts w:ascii="B Lotus" w:hAnsi="B Lotus" w:cs="B Lotus" w:hint="cs"/>
          <w:sz w:val="24"/>
          <w:szCs w:val="24"/>
          <w:rtl/>
        </w:rPr>
        <w:t>توانند همکاری</w:t>
      </w:r>
      <w:del w:id="16211" w:author="Mehrnazi Boojari" w:date="2019-01-07T09:46:00Z">
        <w:r w:rsidRPr="00354964" w:rsidDel="006F7CCF">
          <w:rPr>
            <w:rFonts w:ascii="B Lotus" w:hAnsi="B Lotus" w:cs="B Lotus" w:hint="cs"/>
            <w:sz w:val="24"/>
            <w:szCs w:val="24"/>
            <w:rtl/>
          </w:rPr>
          <w:delText xml:space="preserve"> های </w:delText>
        </w:r>
      </w:del>
      <w:ins w:id="16212" w:author="Mehrnazi Boojari" w:date="2019-01-07T09:46:00Z">
        <w:r w:rsidR="006F7CCF">
          <w:rPr>
            <w:rFonts w:ascii="B Lotus" w:hAnsi="B Lotus" w:cs="B Lotus" w:hint="cs"/>
            <w:sz w:val="24"/>
            <w:szCs w:val="24"/>
            <w:rtl/>
          </w:rPr>
          <w:t xml:space="preserve">‌های </w:t>
        </w:r>
      </w:ins>
      <w:r w:rsidRPr="00354964">
        <w:rPr>
          <w:rFonts w:ascii="B Lotus" w:hAnsi="B Lotus" w:cs="B Lotus" w:hint="cs"/>
          <w:sz w:val="24"/>
          <w:szCs w:val="24"/>
          <w:rtl/>
        </w:rPr>
        <w:t xml:space="preserve">خوبی </w:t>
      </w:r>
      <w:ins w:id="16213" w:author="Mehrnazi Boojari" w:date="2019-01-15T02:32:00Z">
        <w:r w:rsidR="00AC7FCF">
          <w:rPr>
            <w:rFonts w:ascii="B Lotus" w:hAnsi="B Lotus" w:cs="B Nazanin" w:hint="cs"/>
            <w:sz w:val="24"/>
            <w:szCs w:val="24"/>
            <w:rtl/>
          </w:rPr>
          <w:t>‌</w:t>
        </w:r>
      </w:ins>
      <w:del w:id="16214" w:author="Mehrnazi Boojari" w:date="2019-01-15T02:32:00Z">
        <w:r w:rsidRPr="00354964" w:rsidDel="00AC7FCF">
          <w:rPr>
            <w:rFonts w:ascii="B Lotus" w:hAnsi="B Lotus" w:cs="B Lotus" w:hint="cs"/>
            <w:sz w:val="24"/>
            <w:szCs w:val="24"/>
            <w:rtl/>
          </w:rPr>
          <w:delText xml:space="preserve">را </w:delText>
        </w:r>
      </w:del>
      <w:r w:rsidRPr="00354964">
        <w:rPr>
          <w:rFonts w:ascii="B Lotus" w:hAnsi="B Lotus" w:cs="B Lotus" w:hint="cs"/>
          <w:sz w:val="24"/>
          <w:szCs w:val="24"/>
          <w:rtl/>
        </w:rPr>
        <w:t>داشته باشند. جدول 4</w:t>
      </w:r>
      <w:del w:id="16215" w:author="Mehrnazi Boojari" w:date="2019-01-15T02:32:00Z">
        <w:r w:rsidRPr="00354964" w:rsidDel="00AC7FCF">
          <w:rPr>
            <w:rFonts w:ascii="B Lotus" w:hAnsi="B Lotus" w:cs="B Lotus" w:hint="cs"/>
            <w:sz w:val="24"/>
            <w:szCs w:val="24"/>
            <w:rtl/>
          </w:rPr>
          <w:delText>.</w:delText>
        </w:r>
      </w:del>
      <w:ins w:id="16216" w:author="Mehrnazi Boojari" w:date="2019-01-15T02:32:00Z">
        <w:r w:rsidR="00AC7FCF">
          <w:rPr>
            <w:rFonts w:ascii="B Lotus" w:hAnsi="B Lotus" w:cs="B Lotus" w:hint="cs"/>
            <w:sz w:val="24"/>
            <w:szCs w:val="24"/>
            <w:rtl/>
          </w:rPr>
          <w:t>-</w:t>
        </w:r>
      </w:ins>
      <w:r w:rsidRPr="00354964">
        <w:rPr>
          <w:rFonts w:ascii="B Lotus" w:hAnsi="B Lotus" w:cs="B Lotus" w:hint="cs"/>
          <w:sz w:val="24"/>
          <w:szCs w:val="24"/>
          <w:rtl/>
        </w:rPr>
        <w:t xml:space="preserve">3 نمایه </w:t>
      </w:r>
      <w:del w:id="16217" w:author="Mehrnazi Boojari" w:date="2019-01-07T09:45:00Z">
        <w:r w:rsidRPr="00354964" w:rsidDel="006F7CCF">
          <w:rPr>
            <w:rFonts w:ascii="B Lotus" w:hAnsi="B Lotus" w:cs="B Lotus" w:hint="cs"/>
            <w:sz w:val="24"/>
            <w:szCs w:val="24"/>
            <w:rtl/>
          </w:rPr>
          <w:delText>راه حل</w:delText>
        </w:r>
      </w:del>
      <w:ins w:id="16218" w:author="Mehrnazi Boojari" w:date="2019-01-07T09:45:00Z">
        <w:r w:rsidR="006F7CCF">
          <w:rPr>
            <w:rFonts w:ascii="B Lotus" w:hAnsi="B Lotus" w:cs="B Lotus" w:hint="cs"/>
            <w:sz w:val="24"/>
            <w:szCs w:val="24"/>
            <w:rtl/>
          </w:rPr>
          <w:t>راه‌حل</w:t>
        </w:r>
      </w:ins>
      <w:r w:rsidRPr="00354964">
        <w:rPr>
          <w:rFonts w:ascii="B Lotus" w:hAnsi="B Lotus" w:cs="B Lotus" w:hint="cs"/>
          <w:sz w:val="24"/>
          <w:szCs w:val="24"/>
          <w:rtl/>
        </w:rPr>
        <w:t xml:space="preserve"> پیشنهادی برای این موضوع و دستگاه</w:t>
      </w:r>
      <w:ins w:id="16219" w:author="Mehrnazi Boojari" w:date="2019-01-15T02:32:00Z">
        <w:r w:rsidR="00AC7FCF">
          <w:rPr>
            <w:rFonts w:ascii="B Lotus" w:hAnsi="B Lotus" w:cs="B Nazanin" w:hint="cs"/>
            <w:sz w:val="24"/>
            <w:szCs w:val="24"/>
            <w:rtl/>
          </w:rPr>
          <w:t>‌</w:t>
        </w:r>
      </w:ins>
      <w:del w:id="16220" w:author="Mehrnazi Boojari" w:date="2019-01-07T09:46:00Z">
        <w:r w:rsidRPr="00354964" w:rsidDel="006F7CCF">
          <w:rPr>
            <w:rFonts w:ascii="B Lotus" w:hAnsi="B Lotus" w:cs="B Lotus" w:hint="cs"/>
            <w:sz w:val="24"/>
            <w:szCs w:val="24"/>
            <w:rtl/>
          </w:rPr>
          <w:delText xml:space="preserve"> های </w:delText>
        </w:r>
      </w:del>
      <w:ins w:id="16221" w:author="Mehrnazi Boojari" w:date="2019-01-07T09:46:00Z">
        <w:r w:rsidR="006F7CCF">
          <w:rPr>
            <w:rFonts w:ascii="B Lotus" w:hAnsi="B Lotus" w:cs="B Lotus" w:hint="cs"/>
            <w:sz w:val="24"/>
            <w:szCs w:val="24"/>
            <w:rtl/>
          </w:rPr>
          <w:t xml:space="preserve">‌های </w:t>
        </w:r>
      </w:ins>
      <w:r w:rsidRPr="00354964">
        <w:rPr>
          <w:rFonts w:ascii="B Lotus" w:hAnsi="B Lotus" w:cs="B Lotus" w:hint="cs"/>
          <w:sz w:val="24"/>
          <w:szCs w:val="24"/>
          <w:rtl/>
        </w:rPr>
        <w:t xml:space="preserve">همکار و مجموعه قوانین پشتیبان و مرتبط با این </w:t>
      </w:r>
      <w:del w:id="16222" w:author="Mehrnazi Boojari" w:date="2019-01-07T09:45:00Z">
        <w:r w:rsidRPr="00354964" w:rsidDel="006F7CCF">
          <w:rPr>
            <w:rFonts w:ascii="B Lotus" w:hAnsi="B Lotus" w:cs="B Lotus" w:hint="cs"/>
            <w:sz w:val="24"/>
            <w:szCs w:val="24"/>
            <w:rtl/>
          </w:rPr>
          <w:delText>راه حل</w:delText>
        </w:r>
      </w:del>
      <w:ins w:id="16223" w:author="Mehrnazi Boojari" w:date="2019-01-07T09:45:00Z">
        <w:r w:rsidR="006F7CCF">
          <w:rPr>
            <w:rFonts w:ascii="B Lotus" w:hAnsi="B Lotus" w:cs="B Lotus" w:hint="cs"/>
            <w:sz w:val="24"/>
            <w:szCs w:val="24"/>
            <w:rtl/>
          </w:rPr>
          <w:t>راه‌حل</w:t>
        </w:r>
      </w:ins>
      <w:r w:rsidRPr="00354964">
        <w:rPr>
          <w:rFonts w:ascii="B Lotus" w:hAnsi="B Lotus" w:cs="B Lotus" w:hint="cs"/>
          <w:sz w:val="24"/>
          <w:szCs w:val="24"/>
          <w:rtl/>
        </w:rPr>
        <w:t xml:space="preserve"> را نشان</w:t>
      </w:r>
      <w:del w:id="16224" w:author="Mehrnazi Boojari" w:date="2019-01-07T09:49:00Z">
        <w:r w:rsidRPr="00354964" w:rsidDel="006F7CCF">
          <w:rPr>
            <w:rFonts w:ascii="B Lotus" w:hAnsi="B Lotus" w:cs="B Lotus" w:hint="cs"/>
            <w:sz w:val="24"/>
            <w:szCs w:val="24"/>
            <w:rtl/>
          </w:rPr>
          <w:delText xml:space="preserve"> می </w:delText>
        </w:r>
      </w:del>
      <w:ins w:id="16225" w:author="Mehrnazi Boojari" w:date="2019-01-07T09:49:00Z">
        <w:r w:rsidR="006F7CCF">
          <w:rPr>
            <w:rFonts w:ascii="B Lotus" w:hAnsi="B Lotus" w:cs="B Lotus" w:hint="cs"/>
            <w:sz w:val="24"/>
            <w:szCs w:val="24"/>
            <w:rtl/>
          </w:rPr>
          <w:t xml:space="preserve"> می‌</w:t>
        </w:r>
      </w:ins>
      <w:r w:rsidRPr="00354964">
        <w:rPr>
          <w:rFonts w:ascii="B Lotus" w:hAnsi="B Lotus" w:cs="B Lotus" w:hint="cs"/>
          <w:sz w:val="24"/>
          <w:szCs w:val="24"/>
          <w:rtl/>
        </w:rPr>
        <w:t>دهد.</w:t>
      </w:r>
    </w:p>
    <w:p w14:paraId="18E0BBCB" w14:textId="77777777" w:rsidR="00EA6F4D" w:rsidRPr="00354964" w:rsidRDefault="00EA6F4D" w:rsidP="00AC7FCF">
      <w:pPr>
        <w:keepNext/>
        <w:bidi/>
        <w:spacing w:after="200" w:line="240" w:lineRule="auto"/>
        <w:jc w:val="center"/>
        <w:rPr>
          <w:rFonts w:ascii="B Lotus" w:hAnsi="B Lotus" w:cs="B Lotus"/>
          <w:sz w:val="20"/>
          <w:szCs w:val="20"/>
        </w:rPr>
      </w:pPr>
      <w:bookmarkStart w:id="16226" w:name="_Toc531475191"/>
      <w:r w:rsidRPr="00354964">
        <w:rPr>
          <w:rFonts w:ascii="B Lotus" w:hAnsi="B Lotus" w:cs="B Lotus"/>
          <w:sz w:val="20"/>
          <w:szCs w:val="20"/>
          <w:rtl/>
        </w:rPr>
        <w:t xml:space="preserve">جدول </w:t>
      </w:r>
      <w:r w:rsidR="002749F0" w:rsidRPr="00354964">
        <w:rPr>
          <w:rFonts w:ascii="B Lotus" w:hAnsi="B Lotus" w:cs="B Lotus"/>
          <w:sz w:val="20"/>
          <w:szCs w:val="20"/>
          <w:rtl/>
        </w:rPr>
        <w:fldChar w:fldCharType="begin"/>
      </w:r>
      <w:r w:rsidR="002749F0" w:rsidRPr="00354964">
        <w:rPr>
          <w:rFonts w:ascii="B Lotus" w:hAnsi="B Lotus" w:cs="B Lotus"/>
          <w:sz w:val="20"/>
          <w:szCs w:val="20"/>
          <w:rtl/>
        </w:rPr>
        <w:instrText xml:space="preserve"> </w:instrText>
      </w:r>
      <w:r w:rsidR="002749F0" w:rsidRPr="00354964">
        <w:rPr>
          <w:rFonts w:ascii="B Lotus" w:hAnsi="B Lotus" w:cs="B Lotus"/>
          <w:sz w:val="20"/>
          <w:szCs w:val="20"/>
        </w:rPr>
        <w:instrText xml:space="preserve">STYLEREF </w:instrText>
      </w:r>
      <w:r w:rsidR="002749F0" w:rsidRPr="00354964">
        <w:rPr>
          <w:rFonts w:ascii="B Lotus" w:hAnsi="B Lotus" w:cs="B Lotus"/>
          <w:sz w:val="20"/>
          <w:szCs w:val="20"/>
          <w:rtl/>
        </w:rPr>
        <w:instrText>1 \</w:instrText>
      </w:r>
      <w:r w:rsidR="002749F0" w:rsidRPr="00354964">
        <w:rPr>
          <w:rFonts w:ascii="B Lotus" w:hAnsi="B Lotus" w:cs="B Lotus"/>
          <w:sz w:val="20"/>
          <w:szCs w:val="20"/>
        </w:rPr>
        <w:instrText>s</w:instrText>
      </w:r>
      <w:r w:rsidR="002749F0" w:rsidRPr="00354964">
        <w:rPr>
          <w:rFonts w:ascii="B Lotus" w:hAnsi="B Lotus" w:cs="B Lotus"/>
          <w:sz w:val="20"/>
          <w:szCs w:val="20"/>
          <w:rtl/>
        </w:rPr>
        <w:instrText xml:space="preserve"> </w:instrText>
      </w:r>
      <w:r w:rsidR="002749F0" w:rsidRPr="00354964">
        <w:rPr>
          <w:rFonts w:ascii="B Lotus" w:hAnsi="B Lotus" w:cs="B Lotus"/>
          <w:sz w:val="20"/>
          <w:szCs w:val="20"/>
          <w:rtl/>
        </w:rPr>
        <w:fldChar w:fldCharType="separate"/>
      </w:r>
      <w:r w:rsidR="002749F0" w:rsidRPr="00354964">
        <w:rPr>
          <w:rFonts w:ascii="B Lotus" w:hAnsi="B Lotus" w:cs="B Lotus"/>
          <w:noProof/>
          <w:sz w:val="20"/>
          <w:szCs w:val="20"/>
          <w:rtl/>
        </w:rPr>
        <w:t>‏4</w:t>
      </w:r>
      <w:r w:rsidR="002749F0" w:rsidRPr="00354964">
        <w:rPr>
          <w:rFonts w:ascii="B Lotus" w:hAnsi="B Lotus" w:cs="B Lotus"/>
          <w:sz w:val="20"/>
          <w:szCs w:val="20"/>
          <w:rtl/>
        </w:rPr>
        <w:fldChar w:fldCharType="end"/>
      </w:r>
      <w:del w:id="16227" w:author="Mehrnazi Boojari" w:date="2019-01-15T02:33:00Z">
        <w:r w:rsidR="002749F0" w:rsidRPr="00354964" w:rsidDel="00AC7FCF">
          <w:rPr>
            <w:rFonts w:ascii="B Lotus" w:hAnsi="B Lotus" w:cs="B Lotus"/>
            <w:sz w:val="20"/>
            <w:szCs w:val="20"/>
            <w:rtl/>
          </w:rPr>
          <w:delText>.</w:delText>
        </w:r>
      </w:del>
      <w:ins w:id="16228" w:author="Mehrnazi Boojari" w:date="2019-01-15T02:33:00Z">
        <w:r w:rsidR="00AC7FCF">
          <w:rPr>
            <w:rFonts w:ascii="B Lotus" w:hAnsi="B Lotus" w:cs="B Lotus" w:hint="cs"/>
            <w:sz w:val="20"/>
            <w:szCs w:val="20"/>
            <w:rtl/>
          </w:rPr>
          <w:t>-</w:t>
        </w:r>
      </w:ins>
      <w:r w:rsidR="002749F0" w:rsidRPr="00354964">
        <w:rPr>
          <w:rFonts w:ascii="B Lotus" w:hAnsi="B Lotus" w:cs="B Lotus"/>
          <w:sz w:val="20"/>
          <w:szCs w:val="20"/>
          <w:rtl/>
        </w:rPr>
        <w:fldChar w:fldCharType="begin"/>
      </w:r>
      <w:r w:rsidR="002749F0" w:rsidRPr="00354964">
        <w:rPr>
          <w:rFonts w:ascii="B Lotus" w:hAnsi="B Lotus" w:cs="B Lotus"/>
          <w:sz w:val="20"/>
          <w:szCs w:val="20"/>
          <w:rtl/>
        </w:rPr>
        <w:instrText xml:space="preserve"> </w:instrText>
      </w:r>
      <w:r w:rsidR="002749F0" w:rsidRPr="00354964">
        <w:rPr>
          <w:rFonts w:ascii="B Lotus" w:hAnsi="B Lotus" w:cs="B Lotus"/>
          <w:sz w:val="20"/>
          <w:szCs w:val="20"/>
        </w:rPr>
        <w:instrText xml:space="preserve">SEQ </w:instrText>
      </w:r>
      <w:r w:rsidR="002749F0" w:rsidRPr="00354964">
        <w:rPr>
          <w:rFonts w:ascii="B Lotus" w:hAnsi="B Lotus" w:cs="B Lotus"/>
          <w:sz w:val="20"/>
          <w:szCs w:val="20"/>
          <w:rtl/>
        </w:rPr>
        <w:instrText xml:space="preserve">جدول \* </w:instrText>
      </w:r>
      <w:r w:rsidR="002749F0" w:rsidRPr="00354964">
        <w:rPr>
          <w:rFonts w:ascii="B Lotus" w:hAnsi="B Lotus" w:cs="B Lotus"/>
          <w:sz w:val="20"/>
          <w:szCs w:val="20"/>
        </w:rPr>
        <w:instrText>ARABIC \s 1</w:instrText>
      </w:r>
      <w:r w:rsidR="002749F0" w:rsidRPr="00354964">
        <w:rPr>
          <w:rFonts w:ascii="B Lotus" w:hAnsi="B Lotus" w:cs="B Lotus"/>
          <w:sz w:val="20"/>
          <w:szCs w:val="20"/>
          <w:rtl/>
        </w:rPr>
        <w:instrText xml:space="preserve"> </w:instrText>
      </w:r>
      <w:r w:rsidR="002749F0" w:rsidRPr="00354964">
        <w:rPr>
          <w:rFonts w:ascii="B Lotus" w:hAnsi="B Lotus" w:cs="B Lotus"/>
          <w:sz w:val="20"/>
          <w:szCs w:val="20"/>
          <w:rtl/>
        </w:rPr>
        <w:fldChar w:fldCharType="separate"/>
      </w:r>
      <w:r w:rsidR="002749F0" w:rsidRPr="00354964">
        <w:rPr>
          <w:rFonts w:ascii="B Lotus" w:hAnsi="B Lotus" w:cs="B Lotus"/>
          <w:noProof/>
          <w:sz w:val="20"/>
          <w:szCs w:val="20"/>
          <w:rtl/>
        </w:rPr>
        <w:t>3</w:t>
      </w:r>
      <w:r w:rsidR="002749F0" w:rsidRPr="00354964">
        <w:rPr>
          <w:rFonts w:ascii="B Lotus" w:hAnsi="B Lotus" w:cs="B Lotus"/>
          <w:sz w:val="20"/>
          <w:szCs w:val="20"/>
          <w:rtl/>
        </w:rPr>
        <w:fldChar w:fldCharType="end"/>
      </w:r>
      <w:del w:id="16229" w:author="Mehrnazi Boojari" w:date="2019-01-07T10:35:00Z">
        <w:r w:rsidRPr="00354964" w:rsidDel="006C73A5">
          <w:rPr>
            <w:rFonts w:ascii="B Lotus" w:hAnsi="B Lotus" w:cs="B Lotus" w:hint="cs"/>
            <w:sz w:val="20"/>
            <w:szCs w:val="20"/>
            <w:rtl/>
            <w:lang w:bidi="fa-IR"/>
          </w:rPr>
          <w:delText xml:space="preserve"> : </w:delText>
        </w:r>
      </w:del>
      <w:ins w:id="16230" w:author="Mehrnazi Boojari" w:date="2019-01-07T10:35:00Z">
        <w:r w:rsidR="006C73A5">
          <w:rPr>
            <w:rFonts w:ascii="B Lotus" w:hAnsi="B Lotus" w:cs="B Lotus" w:hint="cs"/>
            <w:sz w:val="20"/>
            <w:szCs w:val="20"/>
            <w:rtl/>
            <w:lang w:bidi="fa-IR"/>
          </w:rPr>
          <w:t xml:space="preserve">: </w:t>
        </w:r>
      </w:ins>
      <w:r w:rsidRPr="00354964">
        <w:rPr>
          <w:rFonts w:ascii="B Lotus" w:hAnsi="B Lotus" w:cs="B Lotus"/>
          <w:sz w:val="20"/>
          <w:szCs w:val="20"/>
          <w:rtl/>
          <w:lang w:bidi="fa-IR"/>
        </w:rPr>
        <w:t>نما</w:t>
      </w:r>
      <w:r w:rsidRPr="00354964">
        <w:rPr>
          <w:rFonts w:ascii="B Lotus" w:hAnsi="B Lotus" w:cs="B Lotus" w:hint="cs"/>
          <w:sz w:val="20"/>
          <w:szCs w:val="20"/>
          <w:rtl/>
          <w:lang w:bidi="fa-IR"/>
        </w:rPr>
        <w:t>ی</w:t>
      </w:r>
      <w:r w:rsidRPr="00354964">
        <w:rPr>
          <w:rFonts w:ascii="B Lotus" w:hAnsi="B Lotus" w:cs="B Lotus" w:hint="eastAsia"/>
          <w:sz w:val="20"/>
          <w:szCs w:val="20"/>
          <w:rtl/>
          <w:lang w:bidi="fa-IR"/>
        </w:rPr>
        <w:t>ه</w:t>
      </w:r>
      <w:r w:rsidRPr="00354964">
        <w:rPr>
          <w:rFonts w:ascii="B Lotus" w:hAnsi="B Lotus" w:cs="B Lotus"/>
          <w:sz w:val="20"/>
          <w:szCs w:val="20"/>
          <w:rtl/>
          <w:lang w:bidi="fa-IR"/>
        </w:rPr>
        <w:t xml:space="preserve"> </w:t>
      </w:r>
      <w:del w:id="16231" w:author="Mehrnazi Boojari" w:date="2019-01-07T09:45:00Z">
        <w:r w:rsidRPr="00354964" w:rsidDel="006F7CCF">
          <w:rPr>
            <w:rFonts w:ascii="B Lotus" w:hAnsi="B Lotus" w:cs="B Lotus"/>
            <w:sz w:val="20"/>
            <w:szCs w:val="20"/>
            <w:rtl/>
            <w:lang w:bidi="fa-IR"/>
          </w:rPr>
          <w:delText>راه حل</w:delText>
        </w:r>
      </w:del>
      <w:ins w:id="16232" w:author="Mehrnazi Boojari" w:date="2019-01-07T09:45:00Z">
        <w:r w:rsidR="006F7CCF">
          <w:rPr>
            <w:rFonts w:ascii="B Lotus" w:hAnsi="B Lotus" w:cs="B Lotus"/>
            <w:sz w:val="20"/>
            <w:szCs w:val="20"/>
            <w:rtl/>
            <w:lang w:bidi="fa-IR"/>
          </w:rPr>
          <w:t>راه</w:t>
        </w:r>
        <w:r w:rsidR="006F7CCF">
          <w:rPr>
            <w:rFonts w:ascii="B Lotus" w:hAnsi="B Lotus" w:cs="B Lotus" w:hint="cs"/>
            <w:sz w:val="20"/>
            <w:szCs w:val="20"/>
            <w:rtl/>
            <w:lang w:bidi="fa-IR"/>
          </w:rPr>
          <w:t>‌</w:t>
        </w:r>
        <w:r w:rsidR="006F7CCF">
          <w:rPr>
            <w:rFonts w:ascii="B Lotus" w:hAnsi="B Lotus" w:cs="B Lotus"/>
            <w:sz w:val="20"/>
            <w:szCs w:val="20"/>
            <w:rtl/>
            <w:lang w:bidi="fa-IR"/>
          </w:rPr>
          <w:t>حل</w:t>
        </w:r>
      </w:ins>
      <w:del w:id="16233" w:author="Mehrnazi Boojari" w:date="2019-01-07T09:46:00Z">
        <w:r w:rsidRPr="00354964" w:rsidDel="006F7CCF">
          <w:rPr>
            <w:rFonts w:ascii="B Lotus" w:hAnsi="B Lotus" w:cs="B Lotus"/>
            <w:sz w:val="20"/>
            <w:szCs w:val="20"/>
            <w:rtl/>
            <w:lang w:bidi="fa-IR"/>
          </w:rPr>
          <w:delText xml:space="preserve"> ها</w:delText>
        </w:r>
        <w:r w:rsidRPr="00354964" w:rsidDel="006F7CCF">
          <w:rPr>
            <w:rFonts w:ascii="B Lotus" w:hAnsi="B Lotus" w:cs="B Lotus" w:hint="cs"/>
            <w:sz w:val="20"/>
            <w:szCs w:val="20"/>
            <w:rtl/>
            <w:lang w:bidi="fa-IR"/>
          </w:rPr>
          <w:delText>ی</w:delText>
        </w:r>
        <w:r w:rsidRPr="00354964" w:rsidDel="006F7CCF">
          <w:rPr>
            <w:rFonts w:ascii="B Lotus" w:hAnsi="B Lotus" w:cs="B Lotus"/>
            <w:sz w:val="20"/>
            <w:szCs w:val="20"/>
            <w:rtl/>
            <w:lang w:bidi="fa-IR"/>
          </w:rPr>
          <w:delText xml:space="preserve"> </w:delText>
        </w:r>
      </w:del>
      <w:ins w:id="16234" w:author="Mehrnazi Boojari" w:date="2019-01-07T09:46:00Z">
        <w:r w:rsidR="006F7CCF">
          <w:rPr>
            <w:rFonts w:ascii="B Lotus" w:hAnsi="B Lotus" w:cs="B Lotus" w:hint="cs"/>
            <w:sz w:val="20"/>
            <w:szCs w:val="20"/>
            <w:rtl/>
            <w:lang w:bidi="fa-IR"/>
          </w:rPr>
          <w:t>‌</w:t>
        </w:r>
        <w:r w:rsidR="006F7CCF">
          <w:rPr>
            <w:rFonts w:ascii="B Lotus" w:hAnsi="B Lotus" w:cs="B Lotus"/>
            <w:sz w:val="20"/>
            <w:szCs w:val="20"/>
            <w:rtl/>
            <w:lang w:bidi="fa-IR"/>
          </w:rPr>
          <w:t xml:space="preserve">های </w:t>
        </w:r>
      </w:ins>
      <w:r w:rsidRPr="00354964">
        <w:rPr>
          <w:rFonts w:ascii="B Lotus" w:hAnsi="B Lotus" w:cs="B Lotus"/>
          <w:sz w:val="20"/>
          <w:szCs w:val="20"/>
          <w:rtl/>
          <w:lang w:bidi="fa-IR"/>
        </w:rPr>
        <w:t>پ</w:t>
      </w:r>
      <w:r w:rsidRPr="00354964">
        <w:rPr>
          <w:rFonts w:ascii="B Lotus" w:hAnsi="B Lotus" w:cs="B Lotus" w:hint="cs"/>
          <w:sz w:val="20"/>
          <w:szCs w:val="20"/>
          <w:rtl/>
          <w:lang w:bidi="fa-IR"/>
        </w:rPr>
        <w:t>ی</w:t>
      </w:r>
      <w:r w:rsidRPr="00354964">
        <w:rPr>
          <w:rFonts w:ascii="B Lotus" w:hAnsi="B Lotus" w:cs="B Lotus" w:hint="eastAsia"/>
          <w:sz w:val="20"/>
          <w:szCs w:val="20"/>
          <w:rtl/>
          <w:lang w:bidi="fa-IR"/>
        </w:rPr>
        <w:t>شنهاد</w:t>
      </w:r>
      <w:r w:rsidRPr="00354964">
        <w:rPr>
          <w:rFonts w:ascii="B Lotus" w:hAnsi="B Lotus" w:cs="B Lotus" w:hint="cs"/>
          <w:sz w:val="20"/>
          <w:szCs w:val="20"/>
          <w:rtl/>
          <w:lang w:bidi="fa-IR"/>
        </w:rPr>
        <w:t>ی</w:t>
      </w:r>
      <w:r w:rsidRPr="00354964">
        <w:rPr>
          <w:rFonts w:ascii="B Lotus" w:hAnsi="B Lotus" w:cs="B Lotus"/>
          <w:sz w:val="20"/>
          <w:szCs w:val="20"/>
          <w:rtl/>
          <w:lang w:bidi="fa-IR"/>
        </w:rPr>
        <w:t xml:space="preserve"> در عامل نبود ضوابط و مقررات </w:t>
      </w:r>
      <w:del w:id="16235" w:author="Mehrnazi Boojari" w:date="2019-01-07T22:28:00Z">
        <w:r w:rsidRPr="00354964" w:rsidDel="00051F26">
          <w:rPr>
            <w:rFonts w:ascii="B Lotus" w:hAnsi="B Lotus" w:cs="B Lotus"/>
            <w:sz w:val="20"/>
            <w:szCs w:val="20"/>
            <w:rtl/>
            <w:lang w:bidi="fa-IR"/>
          </w:rPr>
          <w:delText>ساخت وساز</w:delText>
        </w:r>
      </w:del>
      <w:ins w:id="16236" w:author="Mehrnazi Boojari" w:date="2019-01-07T22:28:00Z">
        <w:r w:rsidR="00051F26">
          <w:rPr>
            <w:rFonts w:ascii="B Lotus" w:hAnsi="B Lotus" w:cs="B Lotus"/>
            <w:sz w:val="20"/>
            <w:szCs w:val="20"/>
            <w:rtl/>
            <w:lang w:bidi="fa-IR"/>
          </w:rPr>
          <w:t>ساخت</w:t>
        </w:r>
        <w:r w:rsidR="00051F26">
          <w:rPr>
            <w:rFonts w:ascii="Times New Roman" w:hAnsi="Times New Roman" w:cs="Times New Roman" w:hint="cs"/>
            <w:sz w:val="20"/>
            <w:szCs w:val="20"/>
            <w:rtl/>
            <w:lang w:bidi="fa-IR"/>
          </w:rPr>
          <w:t> </w:t>
        </w:r>
        <w:r w:rsidR="00051F26">
          <w:rPr>
            <w:rFonts w:ascii="B Lotus" w:hAnsi="B Lotus" w:cs="B Lotus"/>
            <w:sz w:val="20"/>
            <w:szCs w:val="20"/>
            <w:rtl/>
            <w:lang w:bidi="fa-IR"/>
          </w:rPr>
          <w:t>و</w:t>
        </w:r>
        <w:r w:rsidR="00051F26">
          <w:rPr>
            <w:rFonts w:ascii="Times New Roman" w:hAnsi="Times New Roman" w:cs="Times New Roman" w:hint="cs"/>
            <w:sz w:val="20"/>
            <w:szCs w:val="20"/>
            <w:rtl/>
            <w:lang w:bidi="fa-IR"/>
          </w:rPr>
          <w:t> </w:t>
        </w:r>
        <w:r w:rsidR="00051F26">
          <w:rPr>
            <w:rFonts w:ascii="B Lotus" w:hAnsi="B Lotus" w:cs="B Lotus"/>
            <w:sz w:val="20"/>
            <w:szCs w:val="20"/>
            <w:rtl/>
            <w:lang w:bidi="fa-IR"/>
          </w:rPr>
          <w:t>ساز</w:t>
        </w:r>
      </w:ins>
      <w:r w:rsidRPr="00354964">
        <w:rPr>
          <w:rFonts w:ascii="B Lotus" w:hAnsi="B Lotus" w:cs="B Lotus"/>
          <w:sz w:val="20"/>
          <w:szCs w:val="20"/>
          <w:rtl/>
          <w:lang w:bidi="fa-IR"/>
        </w:rPr>
        <w:t xml:space="preserve"> روستا</w:t>
      </w:r>
      <w:r w:rsidRPr="00354964">
        <w:rPr>
          <w:rFonts w:ascii="B Lotus" w:hAnsi="B Lotus" w:cs="B Lotus" w:hint="cs"/>
          <w:sz w:val="20"/>
          <w:szCs w:val="20"/>
          <w:rtl/>
          <w:lang w:bidi="fa-IR"/>
        </w:rPr>
        <w:t>یی</w:t>
      </w:r>
      <w:bookmarkEnd w:id="16226"/>
    </w:p>
    <w:tbl>
      <w:tblPr>
        <w:tblStyle w:val="PlainTable11"/>
        <w:bidiVisual/>
        <w:tblW w:w="10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5" w:themeFillTint="33"/>
        <w:tblLook w:val="04A0" w:firstRow="1" w:lastRow="0" w:firstColumn="1" w:lastColumn="0" w:noHBand="0" w:noVBand="1"/>
      </w:tblPr>
      <w:tblGrid>
        <w:gridCol w:w="586"/>
        <w:gridCol w:w="1443"/>
        <w:gridCol w:w="1061"/>
        <w:gridCol w:w="819"/>
        <w:gridCol w:w="1322"/>
        <w:gridCol w:w="1690"/>
        <w:gridCol w:w="3441"/>
      </w:tblGrid>
      <w:tr w:rsidR="00EA6F4D" w:rsidRPr="00354964" w14:paraId="7B1121E0" w14:textId="77777777" w:rsidTr="000F1AAD">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586" w:type="dxa"/>
            <w:vMerge w:val="restart"/>
            <w:shd w:val="clear" w:color="auto" w:fill="FFFFFF" w:themeFill="background1"/>
            <w:vAlign w:val="center"/>
          </w:tcPr>
          <w:p w14:paraId="009109E1" w14:textId="77777777" w:rsidR="00EA6F4D" w:rsidRPr="00354964" w:rsidRDefault="00EA6F4D" w:rsidP="00EA6F4D">
            <w:pPr>
              <w:bidi/>
              <w:jc w:val="center"/>
              <w:rPr>
                <w:rFonts w:ascii="B Lotus" w:hAnsi="B Lotus" w:cs="B Lotus"/>
                <w:sz w:val="18"/>
                <w:szCs w:val="18"/>
                <w:rtl/>
                <w:lang w:bidi="fa-IR"/>
              </w:rPr>
            </w:pPr>
            <w:r w:rsidRPr="00354964">
              <w:rPr>
                <w:rFonts w:ascii="B Lotus" w:hAnsi="B Lotus" w:cs="B Lotus" w:hint="cs"/>
                <w:sz w:val="18"/>
                <w:szCs w:val="18"/>
                <w:rtl/>
                <w:lang w:bidi="fa-IR"/>
              </w:rPr>
              <w:t>حوزه</w:t>
            </w:r>
          </w:p>
        </w:tc>
        <w:tc>
          <w:tcPr>
            <w:tcW w:w="1443" w:type="dxa"/>
            <w:vMerge w:val="restart"/>
            <w:shd w:val="clear" w:color="auto" w:fill="FFFFFF" w:themeFill="background1"/>
            <w:vAlign w:val="center"/>
          </w:tcPr>
          <w:p w14:paraId="5734B9E1"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راهبرد پیشنهادی</w:t>
            </w:r>
          </w:p>
        </w:tc>
        <w:tc>
          <w:tcPr>
            <w:tcW w:w="1061" w:type="dxa"/>
            <w:vMerge w:val="restart"/>
            <w:shd w:val="clear" w:color="auto" w:fill="FFFFFF" w:themeFill="background1"/>
            <w:vAlign w:val="center"/>
          </w:tcPr>
          <w:p w14:paraId="1CCBCEF9"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دستگاه مسئول</w:t>
            </w:r>
          </w:p>
        </w:tc>
        <w:tc>
          <w:tcPr>
            <w:tcW w:w="819" w:type="dxa"/>
            <w:vMerge w:val="restart"/>
            <w:shd w:val="clear" w:color="auto" w:fill="FFFFFF" w:themeFill="background1"/>
            <w:vAlign w:val="center"/>
          </w:tcPr>
          <w:p w14:paraId="51CFEA6B"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دستگاه همکار</w:t>
            </w:r>
          </w:p>
        </w:tc>
        <w:tc>
          <w:tcPr>
            <w:tcW w:w="1322" w:type="dxa"/>
            <w:vMerge w:val="restart"/>
            <w:shd w:val="clear" w:color="auto" w:fill="FFFFFF" w:themeFill="background1"/>
            <w:vAlign w:val="center"/>
          </w:tcPr>
          <w:p w14:paraId="3060DB0C"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ساختار همکار در قرارگاه پیشرفت و آبادانی</w:t>
            </w:r>
          </w:p>
        </w:tc>
        <w:tc>
          <w:tcPr>
            <w:tcW w:w="5131" w:type="dxa"/>
            <w:gridSpan w:val="2"/>
            <w:shd w:val="clear" w:color="auto" w:fill="FFFFFF" w:themeFill="background1"/>
            <w:vAlign w:val="center"/>
          </w:tcPr>
          <w:p w14:paraId="0EC01C7A" w14:textId="77777777" w:rsidR="00EA6F4D" w:rsidRPr="00354964"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354964">
              <w:rPr>
                <w:rFonts w:ascii="B Lotus" w:hAnsi="B Lotus" w:cs="B Lotus" w:hint="cs"/>
                <w:sz w:val="18"/>
                <w:szCs w:val="18"/>
                <w:rtl/>
                <w:lang w:bidi="fa-IR"/>
              </w:rPr>
              <w:t xml:space="preserve">نظام قوانین </w:t>
            </w:r>
          </w:p>
        </w:tc>
      </w:tr>
      <w:tr w:rsidR="00EA6F4D" w:rsidRPr="00354964" w14:paraId="510B120D" w14:textId="77777777" w:rsidTr="000F1AAD">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586" w:type="dxa"/>
            <w:vMerge/>
            <w:shd w:val="clear" w:color="auto" w:fill="FFFFFF" w:themeFill="background1"/>
            <w:vAlign w:val="center"/>
          </w:tcPr>
          <w:p w14:paraId="5B4D78FF" w14:textId="77777777" w:rsidR="00EA6F4D" w:rsidRPr="00354964" w:rsidRDefault="00EA6F4D" w:rsidP="00EA6F4D">
            <w:pPr>
              <w:bidi/>
              <w:jc w:val="center"/>
              <w:rPr>
                <w:rFonts w:ascii="B Lotus" w:hAnsi="B Lotus" w:cs="B Lotus"/>
                <w:sz w:val="16"/>
                <w:szCs w:val="16"/>
                <w:rtl/>
                <w:lang w:bidi="fa-IR"/>
              </w:rPr>
            </w:pPr>
          </w:p>
        </w:tc>
        <w:tc>
          <w:tcPr>
            <w:tcW w:w="1443" w:type="dxa"/>
            <w:vMerge/>
            <w:shd w:val="clear" w:color="auto" w:fill="FFFFFF" w:themeFill="background1"/>
            <w:vAlign w:val="center"/>
          </w:tcPr>
          <w:p w14:paraId="4627BAC2"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061" w:type="dxa"/>
            <w:vMerge/>
            <w:shd w:val="clear" w:color="auto" w:fill="FFFFFF" w:themeFill="background1"/>
            <w:vAlign w:val="center"/>
          </w:tcPr>
          <w:p w14:paraId="7D34826F"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19" w:type="dxa"/>
            <w:vMerge/>
            <w:shd w:val="clear" w:color="auto" w:fill="FFFFFF" w:themeFill="background1"/>
            <w:vAlign w:val="center"/>
          </w:tcPr>
          <w:p w14:paraId="627CD3FC"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322" w:type="dxa"/>
            <w:vMerge/>
            <w:shd w:val="clear" w:color="auto" w:fill="FFFFFF" w:themeFill="background1"/>
            <w:vAlign w:val="center"/>
          </w:tcPr>
          <w:p w14:paraId="69DD4788"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690" w:type="dxa"/>
            <w:shd w:val="clear" w:color="auto" w:fill="FFFFFF" w:themeFill="background1"/>
            <w:vAlign w:val="center"/>
          </w:tcPr>
          <w:p w14:paraId="690E1634"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354964">
              <w:rPr>
                <w:rFonts w:ascii="B Lotus" w:hAnsi="B Lotus" w:cs="B Lotus" w:hint="cs"/>
                <w:sz w:val="16"/>
                <w:szCs w:val="16"/>
                <w:rtl/>
                <w:lang w:bidi="fa-IR"/>
              </w:rPr>
              <w:t>عنوان</w:t>
            </w:r>
          </w:p>
        </w:tc>
        <w:tc>
          <w:tcPr>
            <w:tcW w:w="3441" w:type="dxa"/>
            <w:shd w:val="clear" w:color="auto" w:fill="FFFFFF" w:themeFill="background1"/>
            <w:vAlign w:val="center"/>
          </w:tcPr>
          <w:p w14:paraId="5C76B503"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354964">
              <w:rPr>
                <w:rFonts w:ascii="B Lotus" w:hAnsi="B Lotus" w:cs="B Lotus" w:hint="cs"/>
                <w:sz w:val="16"/>
                <w:szCs w:val="16"/>
                <w:rtl/>
                <w:lang w:bidi="fa-IR"/>
              </w:rPr>
              <w:t>مفاد</w:t>
            </w:r>
          </w:p>
        </w:tc>
      </w:tr>
      <w:tr w:rsidR="00EA6F4D" w:rsidRPr="00354964" w14:paraId="4E53D933" w14:textId="77777777" w:rsidTr="000F1AAD">
        <w:trPr>
          <w:trHeight w:val="372"/>
          <w:jc w:val="center"/>
        </w:trPr>
        <w:tc>
          <w:tcPr>
            <w:cnfStyle w:val="001000000000" w:firstRow="0" w:lastRow="0" w:firstColumn="1" w:lastColumn="0" w:oddVBand="0" w:evenVBand="0" w:oddHBand="0" w:evenHBand="0" w:firstRowFirstColumn="0" w:firstRowLastColumn="0" w:lastRowFirstColumn="0" w:lastRowLastColumn="0"/>
            <w:tcW w:w="586" w:type="dxa"/>
            <w:vMerge w:val="restart"/>
            <w:shd w:val="clear" w:color="auto" w:fill="D9E2F3" w:themeFill="accent5" w:themeFillTint="33"/>
            <w:vAlign w:val="center"/>
          </w:tcPr>
          <w:p w14:paraId="30C04E05" w14:textId="77777777" w:rsidR="00EA6F4D" w:rsidRPr="00354964" w:rsidRDefault="00EA6F4D" w:rsidP="00EA6F4D">
            <w:pPr>
              <w:bidi/>
              <w:jc w:val="center"/>
              <w:rPr>
                <w:rFonts w:ascii="B Lotus" w:hAnsi="B Lotus" w:cs="B Lotus"/>
                <w:sz w:val="16"/>
                <w:szCs w:val="16"/>
                <w:rtl/>
                <w:lang w:bidi="fa-IR"/>
              </w:rPr>
            </w:pPr>
            <w:r w:rsidRPr="00354964">
              <w:rPr>
                <w:rFonts w:ascii="B Lotus" w:hAnsi="B Lotus" w:cs="B Lotus" w:hint="cs"/>
                <w:sz w:val="16"/>
                <w:szCs w:val="16"/>
                <w:rtl/>
                <w:lang w:bidi="fa-IR"/>
              </w:rPr>
              <w:t xml:space="preserve">تقنینی </w:t>
            </w:r>
          </w:p>
        </w:tc>
        <w:tc>
          <w:tcPr>
            <w:tcW w:w="1443" w:type="dxa"/>
            <w:vMerge w:val="restart"/>
            <w:shd w:val="clear" w:color="auto" w:fill="D9E2F3" w:themeFill="accent5" w:themeFillTint="33"/>
            <w:vAlign w:val="center"/>
          </w:tcPr>
          <w:p w14:paraId="5C7DF2BA"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354964">
              <w:rPr>
                <w:rFonts w:ascii="B Lotus" w:hAnsi="B Lotus" w:cs="B Lotus"/>
                <w:sz w:val="16"/>
                <w:szCs w:val="16"/>
                <w:rtl/>
              </w:rPr>
              <w:t>تدوین مقررات</w:t>
            </w:r>
            <w:r w:rsidRPr="00354964">
              <w:rPr>
                <w:rFonts w:ascii="B Lotus" w:hAnsi="B Lotus" w:cs="B Lotus" w:hint="cs"/>
                <w:sz w:val="16"/>
                <w:szCs w:val="16"/>
                <w:rtl/>
              </w:rPr>
              <w:t xml:space="preserve"> و ضوابط</w:t>
            </w:r>
            <w:r w:rsidRPr="00354964">
              <w:rPr>
                <w:rFonts w:ascii="B Lotus" w:hAnsi="B Lotus" w:cs="B Lotus"/>
                <w:sz w:val="16"/>
                <w:szCs w:val="16"/>
                <w:rtl/>
              </w:rPr>
              <w:t xml:space="preserve"> </w:t>
            </w:r>
            <w:del w:id="16237" w:author="Mehrnazi Boojari" w:date="2019-01-07T22:28:00Z">
              <w:r w:rsidRPr="00354964" w:rsidDel="00051F26">
                <w:rPr>
                  <w:rFonts w:ascii="B Lotus" w:hAnsi="B Lotus" w:cs="B Lotus" w:hint="cs"/>
                  <w:sz w:val="16"/>
                  <w:szCs w:val="16"/>
                  <w:rtl/>
                </w:rPr>
                <w:delText>ساخت و ساز</w:delText>
              </w:r>
            </w:del>
            <w:ins w:id="16238" w:author="Mehrnazi Boojari" w:date="2019-01-07T22:28:00Z">
              <w:r w:rsidR="00051F26">
                <w:rPr>
                  <w:rFonts w:ascii="B Lotus" w:hAnsi="B Lotus" w:cs="B Lotus" w:hint="cs"/>
                  <w:sz w:val="16"/>
                  <w:szCs w:val="16"/>
                  <w:rtl/>
                </w:rPr>
                <w:t>ساخت</w:t>
              </w:r>
              <w:r w:rsidR="00051F26">
                <w:rPr>
                  <w:rFonts w:ascii="Times New Roman" w:hAnsi="Times New Roman" w:cs="Times New Roman" w:hint="cs"/>
                  <w:sz w:val="16"/>
                  <w:szCs w:val="16"/>
                  <w:rtl/>
                </w:rPr>
                <w:t> </w:t>
              </w:r>
              <w:r w:rsidR="00051F26">
                <w:rPr>
                  <w:rFonts w:ascii="B Lotus" w:hAnsi="B Lotus" w:cs="B Lotus" w:hint="cs"/>
                  <w:sz w:val="16"/>
                  <w:szCs w:val="16"/>
                  <w:rtl/>
                </w:rPr>
                <w:t>و</w:t>
              </w:r>
              <w:r w:rsidR="00051F26">
                <w:rPr>
                  <w:rFonts w:ascii="Times New Roman" w:hAnsi="Times New Roman" w:cs="Times New Roman" w:hint="cs"/>
                  <w:sz w:val="16"/>
                  <w:szCs w:val="16"/>
                  <w:rtl/>
                </w:rPr>
                <w:t> </w:t>
              </w:r>
              <w:r w:rsidR="00051F26">
                <w:rPr>
                  <w:rFonts w:ascii="B Lotus" w:hAnsi="B Lotus" w:cs="B Lotus" w:hint="cs"/>
                  <w:sz w:val="16"/>
                  <w:szCs w:val="16"/>
                  <w:rtl/>
                </w:rPr>
                <w:t>ساز</w:t>
              </w:r>
            </w:ins>
            <w:r w:rsidRPr="00354964">
              <w:rPr>
                <w:rFonts w:ascii="B Lotus" w:hAnsi="B Lotus" w:cs="B Lotus" w:hint="cs"/>
                <w:sz w:val="16"/>
                <w:szCs w:val="16"/>
                <w:rtl/>
              </w:rPr>
              <w:t xml:space="preserve"> روستایی </w:t>
            </w:r>
            <w:del w:id="16239" w:author="Mehrnazi Boojari" w:date="2019-01-10T01:06:00Z">
              <w:r w:rsidRPr="00354964" w:rsidDel="00647583">
                <w:rPr>
                  <w:rFonts w:ascii="B Lotus" w:hAnsi="B Lotus" w:cs="B Lotus" w:hint="cs"/>
                  <w:sz w:val="16"/>
                  <w:szCs w:val="16"/>
                  <w:rtl/>
                </w:rPr>
                <w:delText>مبتنی بر</w:delText>
              </w:r>
            </w:del>
            <w:ins w:id="16240" w:author="Mehrnazi Boojari" w:date="2019-01-10T01:06:00Z">
              <w:r w:rsidR="00647583">
                <w:rPr>
                  <w:rFonts w:ascii="B Lotus" w:hAnsi="B Lotus" w:cs="B Lotus" w:hint="cs"/>
                  <w:sz w:val="16"/>
                  <w:szCs w:val="16"/>
                  <w:rtl/>
                </w:rPr>
                <w:t>مبتنی</w:t>
              </w:r>
              <w:r w:rsidR="00647583">
                <w:rPr>
                  <w:rFonts w:ascii="Times New Roman" w:hAnsi="Times New Roman" w:cs="Times New Roman" w:hint="cs"/>
                  <w:sz w:val="16"/>
                  <w:szCs w:val="16"/>
                  <w:rtl/>
                </w:rPr>
                <w:t> </w:t>
              </w:r>
              <w:r w:rsidR="00647583">
                <w:rPr>
                  <w:rFonts w:ascii="B Lotus" w:hAnsi="B Lotus" w:cs="B Lotus" w:hint="cs"/>
                  <w:sz w:val="16"/>
                  <w:szCs w:val="16"/>
                  <w:rtl/>
                </w:rPr>
                <w:t>بر</w:t>
              </w:r>
            </w:ins>
            <w:r w:rsidRPr="00354964">
              <w:rPr>
                <w:rFonts w:ascii="B Lotus" w:hAnsi="B Lotus" w:cs="B Lotus" w:hint="cs"/>
                <w:sz w:val="16"/>
                <w:szCs w:val="16"/>
                <w:rtl/>
              </w:rPr>
              <w:t xml:space="preserve"> بوم</w:t>
            </w:r>
            <w:del w:id="16241" w:author="Mehrnazi Boojari" w:date="2019-01-07T09:47:00Z">
              <w:r w:rsidRPr="00354964" w:rsidDel="006F7CCF">
                <w:rPr>
                  <w:rFonts w:ascii="B Lotus" w:hAnsi="B Lotus" w:cs="B Lotus" w:hint="cs"/>
                  <w:sz w:val="16"/>
                  <w:szCs w:val="16"/>
                  <w:rtl/>
                </w:rPr>
                <w:delText xml:space="preserve"> ،</w:delText>
              </w:r>
            </w:del>
            <w:ins w:id="16242" w:author="Mehrnazi Boojari" w:date="2019-01-07T09:47:00Z">
              <w:r w:rsidR="006F7CCF">
                <w:rPr>
                  <w:rFonts w:ascii="B Lotus" w:hAnsi="B Lotus" w:cs="B Lotus" w:hint="cs"/>
                  <w:sz w:val="16"/>
                  <w:szCs w:val="16"/>
                  <w:rtl/>
                </w:rPr>
                <w:t>،</w:t>
              </w:r>
            </w:ins>
            <w:r w:rsidRPr="00354964">
              <w:rPr>
                <w:rFonts w:ascii="B Lotus" w:hAnsi="B Lotus" w:cs="B Lotus" w:hint="cs"/>
                <w:sz w:val="16"/>
                <w:szCs w:val="16"/>
                <w:rtl/>
              </w:rPr>
              <w:t xml:space="preserve"> معیشت و هویت روستایی </w:t>
            </w:r>
          </w:p>
        </w:tc>
        <w:tc>
          <w:tcPr>
            <w:tcW w:w="1061" w:type="dxa"/>
            <w:vMerge w:val="restart"/>
            <w:shd w:val="clear" w:color="auto" w:fill="D9E2F3" w:themeFill="accent5" w:themeFillTint="33"/>
            <w:vAlign w:val="center"/>
          </w:tcPr>
          <w:p w14:paraId="66D5AC66"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354964">
              <w:rPr>
                <w:rFonts w:ascii="B Lotus" w:hAnsi="B Lotus" w:cs="B Lotus" w:hint="cs"/>
                <w:sz w:val="16"/>
                <w:szCs w:val="16"/>
                <w:rtl/>
              </w:rPr>
              <w:t xml:space="preserve">دفتر تدوین </w:t>
            </w:r>
            <w:r w:rsidRPr="00354964">
              <w:rPr>
                <w:rFonts w:ascii="B Lotus" w:hAnsi="B Lotus" w:cs="B Lotus"/>
                <w:sz w:val="16"/>
                <w:szCs w:val="16"/>
                <w:rtl/>
              </w:rPr>
              <w:t>مقررات مل</w:t>
            </w:r>
            <w:r w:rsidRPr="00354964">
              <w:rPr>
                <w:rFonts w:ascii="B Lotus" w:hAnsi="B Lotus" w:cs="B Lotus" w:hint="cs"/>
                <w:sz w:val="16"/>
                <w:szCs w:val="16"/>
                <w:rtl/>
              </w:rPr>
              <w:t xml:space="preserve">ی ساختمان </w:t>
            </w:r>
            <w:del w:id="16243" w:author="Mehrnazi Boojari" w:date="2019-01-11T01:03:00Z">
              <w:r w:rsidRPr="00354964" w:rsidDel="00A97350">
                <w:rPr>
                  <w:rFonts w:ascii="B Lotus" w:hAnsi="B Lotus" w:cs="B Lotus" w:hint="cs"/>
                  <w:sz w:val="16"/>
                  <w:szCs w:val="16"/>
                  <w:rtl/>
                </w:rPr>
                <w:delText>وزرات</w:delText>
              </w:r>
            </w:del>
            <w:ins w:id="16244" w:author="Mehrnazi Boojari" w:date="2019-01-11T01:03:00Z">
              <w:r w:rsidR="00A97350">
                <w:rPr>
                  <w:rFonts w:ascii="B Lotus" w:hAnsi="B Lotus" w:cs="B Lotus" w:hint="cs"/>
                  <w:sz w:val="16"/>
                  <w:szCs w:val="16"/>
                  <w:rtl/>
                </w:rPr>
                <w:t>وزارت</w:t>
              </w:r>
            </w:ins>
            <w:r w:rsidRPr="00354964">
              <w:rPr>
                <w:rFonts w:ascii="B Lotus" w:hAnsi="B Lotus" w:cs="B Lotus" w:hint="cs"/>
                <w:sz w:val="16"/>
                <w:szCs w:val="16"/>
                <w:rtl/>
              </w:rPr>
              <w:t xml:space="preserve"> راه و شهرسازی</w:t>
            </w:r>
          </w:p>
        </w:tc>
        <w:tc>
          <w:tcPr>
            <w:tcW w:w="819" w:type="dxa"/>
            <w:vMerge w:val="restart"/>
            <w:shd w:val="clear" w:color="auto" w:fill="D9E2F3" w:themeFill="accent5" w:themeFillTint="33"/>
            <w:vAlign w:val="center"/>
          </w:tcPr>
          <w:p w14:paraId="2E43B54C"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354964">
              <w:rPr>
                <w:rFonts w:ascii="B Lotus" w:hAnsi="B Lotus" w:cs="B Lotus" w:hint="cs"/>
                <w:sz w:val="16"/>
                <w:szCs w:val="16"/>
                <w:rtl/>
                <w:lang w:bidi="fa-IR"/>
              </w:rPr>
              <w:t xml:space="preserve">بنیاد مسکن </w:t>
            </w:r>
          </w:p>
        </w:tc>
        <w:tc>
          <w:tcPr>
            <w:tcW w:w="1322" w:type="dxa"/>
            <w:vMerge w:val="restart"/>
            <w:shd w:val="clear" w:color="auto" w:fill="D9E2F3" w:themeFill="accent5" w:themeFillTint="33"/>
            <w:vAlign w:val="center"/>
          </w:tcPr>
          <w:p w14:paraId="768F0231"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354964">
              <w:rPr>
                <w:rFonts w:ascii="B Lotus" w:hAnsi="B Lotus" w:cs="B Lotus" w:hint="cs"/>
                <w:sz w:val="16"/>
                <w:szCs w:val="16"/>
                <w:rtl/>
              </w:rPr>
              <w:t>معاونت زیرساخت و عمران</w:t>
            </w:r>
          </w:p>
          <w:p w14:paraId="67540CFB"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354964">
              <w:rPr>
                <w:rFonts w:ascii="B Lotus" w:hAnsi="B Lotus" w:cs="B Lotus" w:hint="cs"/>
                <w:sz w:val="16"/>
                <w:szCs w:val="16"/>
                <w:rtl/>
              </w:rPr>
              <w:t>معاونت اشتغال</w:t>
            </w:r>
          </w:p>
          <w:p w14:paraId="1E82EAB4"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354964">
              <w:rPr>
                <w:rFonts w:ascii="B Lotus" w:hAnsi="B Lotus" w:cs="B Lotus" w:hint="cs"/>
                <w:sz w:val="16"/>
                <w:szCs w:val="16"/>
                <w:rtl/>
              </w:rPr>
              <w:t>معاونت فرهنگی و اجتماعی</w:t>
            </w:r>
          </w:p>
          <w:p w14:paraId="1F72B5FD"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1690" w:type="dxa"/>
            <w:shd w:val="clear" w:color="auto" w:fill="D9E2F3" w:themeFill="accent5" w:themeFillTint="33"/>
            <w:vAlign w:val="center"/>
          </w:tcPr>
          <w:p w14:paraId="0EBC600A" w14:textId="77777777" w:rsidR="00EA6F4D" w:rsidRPr="00354964" w:rsidRDefault="00EA6F4D" w:rsidP="003A41AF">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6245" w:author="Mehrnazi Boojari" w:date="2019-01-15T02:34:00Z">
              <w:r w:rsidRPr="00354964" w:rsidDel="003A41AF">
                <w:rPr>
                  <w:rFonts w:ascii="B Lotus" w:hAnsi="B Lotus" w:cs="B Lotus" w:hint="cs"/>
                  <w:sz w:val="16"/>
                  <w:szCs w:val="16"/>
                  <w:rtl/>
                </w:rPr>
                <w:delText xml:space="preserve">ماده </w:delText>
              </w:r>
            </w:del>
            <w:ins w:id="16246" w:author="Mehrnazi Boojari" w:date="2019-01-15T02:34:00Z">
              <w:r w:rsidR="003A41AF" w:rsidRPr="00354964">
                <w:rPr>
                  <w:rFonts w:ascii="B Lotus" w:hAnsi="B Lotus" w:cs="B Lotus" w:hint="cs"/>
                  <w:sz w:val="16"/>
                  <w:szCs w:val="16"/>
                  <w:rtl/>
                </w:rPr>
                <w:t>ماد</w:t>
              </w:r>
              <w:r w:rsidR="003A41AF">
                <w:rPr>
                  <w:rFonts w:ascii="B Lotus" w:hAnsi="B Lotus" w:cs="B Lotus" w:hint="cs"/>
                  <w:sz w:val="16"/>
                  <w:szCs w:val="16"/>
                  <w:rtl/>
                </w:rPr>
                <w:t>ۀ</w:t>
              </w:r>
              <w:r w:rsidR="003A41AF" w:rsidRPr="00354964">
                <w:rPr>
                  <w:rFonts w:ascii="B Lotus" w:hAnsi="B Lotus" w:cs="B Lotus" w:hint="cs"/>
                  <w:sz w:val="16"/>
                  <w:szCs w:val="16"/>
                  <w:rtl/>
                </w:rPr>
                <w:t xml:space="preserve"> </w:t>
              </w:r>
            </w:ins>
            <w:r w:rsidRPr="00354964">
              <w:rPr>
                <w:rFonts w:ascii="B Lotus" w:hAnsi="B Lotus" w:cs="B Lotus" w:hint="cs"/>
                <w:sz w:val="16"/>
                <w:szCs w:val="16"/>
                <w:rtl/>
              </w:rPr>
              <w:t>10</w:t>
            </w:r>
            <w:del w:id="16247" w:author="Mehrnazi Boojari" w:date="2019-01-07T09:47:00Z">
              <w:r w:rsidRPr="00354964" w:rsidDel="006F7CCF">
                <w:rPr>
                  <w:rFonts w:ascii="B Lotus" w:hAnsi="B Lotus" w:cs="B Lotus" w:hint="cs"/>
                  <w:sz w:val="16"/>
                  <w:szCs w:val="16"/>
                  <w:rtl/>
                </w:rPr>
                <w:delText xml:space="preserve"> ؛</w:delText>
              </w:r>
            </w:del>
            <w:ins w:id="16248" w:author="Mehrnazi Boojari" w:date="2019-01-07T09:47:00Z">
              <w:r w:rsidR="006F7CCF">
                <w:rPr>
                  <w:rFonts w:ascii="B Lotus" w:hAnsi="B Lotus" w:cs="B Lotus" w:hint="cs"/>
                  <w:sz w:val="16"/>
                  <w:szCs w:val="16"/>
                  <w:rtl/>
                </w:rPr>
                <w:t>؛</w:t>
              </w:r>
            </w:ins>
            <w:r w:rsidRPr="00354964">
              <w:rPr>
                <w:rFonts w:ascii="B Lotus" w:hAnsi="B Lotus" w:cs="B Lotus" w:hint="cs"/>
                <w:sz w:val="16"/>
                <w:szCs w:val="16"/>
                <w:rtl/>
              </w:rPr>
              <w:t xml:space="preserve"> </w:t>
            </w:r>
            <w:del w:id="16249" w:author="Mehrnazi Boojari" w:date="2019-01-15T02:34:00Z">
              <w:r w:rsidRPr="00354964" w:rsidDel="003A41AF">
                <w:rPr>
                  <w:rFonts w:ascii="B Lotus" w:hAnsi="B Lotus" w:cs="B Lotus"/>
                  <w:sz w:val="16"/>
                  <w:szCs w:val="16"/>
                  <w:rtl/>
                </w:rPr>
                <w:delText xml:space="preserve">آئين‌نامه‌اجرايي‌تهيه‌و </w:delText>
              </w:r>
            </w:del>
            <w:ins w:id="16250" w:author="Mehrnazi Boojari" w:date="2019-01-15T02:34:00Z">
              <w:r w:rsidR="003A41AF" w:rsidRPr="00354964">
                <w:rPr>
                  <w:rFonts w:ascii="B Lotus" w:hAnsi="B Lotus" w:cs="B Lotus"/>
                  <w:sz w:val="16"/>
                  <w:szCs w:val="16"/>
                  <w:rtl/>
                </w:rPr>
                <w:t>آ</w:t>
              </w:r>
              <w:r w:rsidR="003A41AF">
                <w:rPr>
                  <w:rFonts w:ascii="B Lotus" w:hAnsi="B Lotus" w:cs="B Lotus" w:hint="cs"/>
                  <w:sz w:val="16"/>
                  <w:szCs w:val="16"/>
                  <w:rtl/>
                </w:rPr>
                <w:t>ی</w:t>
              </w:r>
              <w:r w:rsidR="003A41AF" w:rsidRPr="00354964">
                <w:rPr>
                  <w:rFonts w:ascii="B Lotus" w:hAnsi="B Lotus" w:cs="B Lotus"/>
                  <w:sz w:val="16"/>
                  <w:szCs w:val="16"/>
                  <w:rtl/>
                </w:rPr>
                <w:t>ين‌نامه</w:t>
              </w:r>
              <w:r w:rsidR="003A41AF">
                <w:rPr>
                  <w:rFonts w:ascii="B Lotus" w:hAnsi="B Lotus" w:cs="B Lotus" w:hint="cs"/>
                  <w:sz w:val="16"/>
                  <w:szCs w:val="16"/>
                  <w:rtl/>
                </w:rPr>
                <w:t xml:space="preserve"> </w:t>
              </w:r>
              <w:r w:rsidR="003A41AF" w:rsidRPr="00354964">
                <w:rPr>
                  <w:rFonts w:ascii="B Lotus" w:hAnsi="B Lotus" w:cs="B Lotus"/>
                  <w:sz w:val="16"/>
                  <w:szCs w:val="16"/>
                  <w:rtl/>
                </w:rPr>
                <w:t>‌اجرايي</w:t>
              </w:r>
              <w:r w:rsidR="003A41AF">
                <w:rPr>
                  <w:rFonts w:ascii="B Lotus" w:hAnsi="B Lotus" w:cs="B Lotus" w:hint="cs"/>
                  <w:sz w:val="16"/>
                  <w:szCs w:val="16"/>
                  <w:rtl/>
                </w:rPr>
                <w:t xml:space="preserve"> </w:t>
              </w:r>
              <w:r w:rsidR="003A41AF" w:rsidRPr="00354964">
                <w:rPr>
                  <w:rFonts w:ascii="B Lotus" w:hAnsi="B Lotus" w:cs="B Lotus"/>
                  <w:sz w:val="16"/>
                  <w:szCs w:val="16"/>
                  <w:rtl/>
                </w:rPr>
                <w:t>‌تهيه‌</w:t>
              </w:r>
              <w:r w:rsidR="003A41AF">
                <w:rPr>
                  <w:rFonts w:ascii="B Lotus" w:hAnsi="B Lotus" w:cs="B Lotus" w:hint="cs"/>
                  <w:sz w:val="16"/>
                  <w:szCs w:val="16"/>
                  <w:rtl/>
                </w:rPr>
                <w:t xml:space="preserve"> </w:t>
              </w:r>
              <w:r w:rsidR="003A41AF" w:rsidRPr="00354964">
                <w:rPr>
                  <w:rFonts w:ascii="B Lotus" w:hAnsi="B Lotus" w:cs="B Lotus"/>
                  <w:sz w:val="16"/>
                  <w:szCs w:val="16"/>
                  <w:rtl/>
                </w:rPr>
                <w:t xml:space="preserve">و </w:t>
              </w:r>
            </w:ins>
            <w:r w:rsidRPr="00354964">
              <w:rPr>
                <w:rFonts w:ascii="B Lotus" w:hAnsi="B Lotus" w:cs="B Lotus"/>
                <w:sz w:val="16"/>
                <w:szCs w:val="16"/>
                <w:rtl/>
              </w:rPr>
              <w:t>تصويب</w:t>
            </w:r>
            <w:ins w:id="16251" w:author="Mehrnazi Boojari" w:date="2019-01-15T02:34:00Z">
              <w:r w:rsidR="003A41AF">
                <w:rPr>
                  <w:rFonts w:ascii="B Lotus" w:hAnsi="B Lotus" w:cs="B Lotus" w:hint="cs"/>
                  <w:sz w:val="16"/>
                  <w:szCs w:val="16"/>
                  <w:rtl/>
                </w:rPr>
                <w:t xml:space="preserve"> </w:t>
              </w:r>
            </w:ins>
            <w:r w:rsidRPr="00354964">
              <w:rPr>
                <w:rFonts w:ascii="B Lotus" w:hAnsi="B Lotus" w:cs="B Lotus"/>
                <w:sz w:val="16"/>
                <w:szCs w:val="16"/>
                <w:rtl/>
              </w:rPr>
              <w:t>‌طرح</w:t>
            </w:r>
            <w:ins w:id="16252" w:author="Mehrnazi Boojari" w:date="2019-01-15T02:34:00Z">
              <w:r w:rsidR="003A41AF">
                <w:rPr>
                  <w:rFonts w:ascii="B Lotus" w:hAnsi="B Lotus" w:cs="B Nazanin" w:hint="cs"/>
                  <w:sz w:val="16"/>
                  <w:szCs w:val="16"/>
                  <w:rtl/>
                </w:rPr>
                <w:t>‌</w:t>
              </w:r>
            </w:ins>
            <w:r w:rsidRPr="00354964">
              <w:rPr>
                <w:rFonts w:ascii="B Lotus" w:hAnsi="B Lotus" w:cs="B Lotus"/>
                <w:sz w:val="16"/>
                <w:szCs w:val="16"/>
                <w:rtl/>
              </w:rPr>
              <w:t>هاي</w:t>
            </w:r>
            <w:ins w:id="16253" w:author="Mehrnazi Boojari" w:date="2019-01-15T02:34:00Z">
              <w:r w:rsidR="003A41AF">
                <w:rPr>
                  <w:rFonts w:ascii="B Lotus" w:hAnsi="B Lotus" w:cs="B Lotus" w:hint="cs"/>
                  <w:sz w:val="16"/>
                  <w:szCs w:val="16"/>
                  <w:rtl/>
                </w:rPr>
                <w:t xml:space="preserve"> </w:t>
              </w:r>
            </w:ins>
            <w:r w:rsidRPr="00354964">
              <w:rPr>
                <w:rFonts w:ascii="B Lotus" w:hAnsi="B Lotus" w:cs="B Lotus"/>
                <w:sz w:val="16"/>
                <w:szCs w:val="16"/>
                <w:rtl/>
              </w:rPr>
              <w:t>‌هادي</w:t>
            </w:r>
            <w:ins w:id="16254" w:author="Mehrnazi Boojari" w:date="2019-01-15T02:34:00Z">
              <w:r w:rsidR="003A41AF">
                <w:rPr>
                  <w:rFonts w:ascii="B Lotus" w:hAnsi="B Lotus" w:cs="B Lotus" w:hint="cs"/>
                  <w:sz w:val="16"/>
                  <w:szCs w:val="16"/>
                  <w:rtl/>
                </w:rPr>
                <w:t xml:space="preserve"> </w:t>
              </w:r>
            </w:ins>
            <w:r w:rsidRPr="00354964">
              <w:rPr>
                <w:rFonts w:ascii="B Lotus" w:hAnsi="B Lotus" w:cs="B Lotus"/>
                <w:sz w:val="16"/>
                <w:szCs w:val="16"/>
                <w:rtl/>
              </w:rPr>
              <w:t>‌روستايي</w:t>
            </w:r>
          </w:p>
        </w:tc>
        <w:tc>
          <w:tcPr>
            <w:tcW w:w="3441" w:type="dxa"/>
            <w:shd w:val="clear" w:color="auto" w:fill="D9E2F3" w:themeFill="accent5" w:themeFillTint="33"/>
            <w:vAlign w:val="center"/>
          </w:tcPr>
          <w:p w14:paraId="6BBD0ACA"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354964">
              <w:rPr>
                <w:rFonts w:ascii="B Lotus" w:hAnsi="B Lotus" w:cs="B Lotus"/>
                <w:sz w:val="16"/>
                <w:szCs w:val="16"/>
                <w:rtl/>
              </w:rPr>
              <w:t>ارائه</w:t>
            </w:r>
            <w:ins w:id="16255" w:author="Mehrnazi Boojari" w:date="2019-01-15T02:35:00Z">
              <w:r w:rsidR="003A41AF">
                <w:rPr>
                  <w:rFonts w:ascii="B Lotus" w:hAnsi="B Lotus" w:cs="B Lotus" w:hint="cs"/>
                  <w:sz w:val="16"/>
                  <w:szCs w:val="16"/>
                  <w:rtl/>
                </w:rPr>
                <w:t xml:space="preserve"> </w:t>
              </w:r>
            </w:ins>
            <w:r w:rsidRPr="00354964">
              <w:rPr>
                <w:rFonts w:ascii="B Lotus" w:hAnsi="B Lotus" w:cs="B Lotus"/>
                <w:sz w:val="16"/>
                <w:szCs w:val="16"/>
                <w:rtl/>
              </w:rPr>
              <w:t>‌‌تيپ‌هاي مناسب ‌مسكن</w:t>
            </w:r>
            <w:ins w:id="16256" w:author="Mehrnazi Boojari" w:date="2019-01-15T02:35:00Z">
              <w:r w:rsidR="003A41AF">
                <w:rPr>
                  <w:rFonts w:ascii="B Lotus" w:hAnsi="B Lotus" w:cs="B Lotus" w:hint="cs"/>
                  <w:sz w:val="16"/>
                  <w:szCs w:val="16"/>
                  <w:rtl/>
                </w:rPr>
                <w:t xml:space="preserve"> </w:t>
              </w:r>
            </w:ins>
            <w:r w:rsidRPr="00354964">
              <w:rPr>
                <w:rFonts w:ascii="B Lotus" w:hAnsi="B Lotus" w:cs="B Lotus"/>
                <w:sz w:val="16"/>
                <w:szCs w:val="16"/>
                <w:rtl/>
              </w:rPr>
              <w:t>‌با بهره‌گيري</w:t>
            </w:r>
            <w:ins w:id="16257" w:author="Mehrnazi Boojari" w:date="2019-01-15T02:35:00Z">
              <w:r w:rsidR="003A41AF">
                <w:rPr>
                  <w:rFonts w:ascii="B Lotus" w:hAnsi="B Lotus" w:cs="B Lotus" w:hint="cs"/>
                  <w:sz w:val="16"/>
                  <w:szCs w:val="16"/>
                  <w:rtl/>
                </w:rPr>
                <w:t xml:space="preserve"> </w:t>
              </w:r>
            </w:ins>
            <w:r w:rsidRPr="00354964">
              <w:rPr>
                <w:rFonts w:ascii="B Lotus" w:hAnsi="B Lotus" w:cs="B Lotus"/>
                <w:sz w:val="16"/>
                <w:szCs w:val="16"/>
                <w:rtl/>
              </w:rPr>
              <w:t>‌كامل</w:t>
            </w:r>
            <w:ins w:id="16258" w:author="Mehrnazi Boojari" w:date="2019-01-15T02:35:00Z">
              <w:r w:rsidR="003A41AF">
                <w:rPr>
                  <w:rFonts w:ascii="B Lotus" w:hAnsi="B Lotus" w:cs="B Lotus" w:hint="cs"/>
                  <w:sz w:val="16"/>
                  <w:szCs w:val="16"/>
                  <w:rtl/>
                </w:rPr>
                <w:t xml:space="preserve"> </w:t>
              </w:r>
            </w:ins>
            <w:r w:rsidRPr="00354964">
              <w:rPr>
                <w:rFonts w:ascii="B Lotus" w:hAnsi="B Lotus" w:cs="B Lotus"/>
                <w:sz w:val="16"/>
                <w:szCs w:val="16"/>
                <w:rtl/>
              </w:rPr>
              <w:t>‌از الگوهاي</w:t>
            </w:r>
            <w:ins w:id="16259" w:author="Mehrnazi Boojari" w:date="2019-01-15T02:35:00Z">
              <w:r w:rsidR="003A41AF">
                <w:rPr>
                  <w:rFonts w:ascii="B Lotus" w:hAnsi="B Lotus" w:cs="B Lotus" w:hint="cs"/>
                  <w:sz w:val="16"/>
                  <w:szCs w:val="16"/>
                  <w:rtl/>
                </w:rPr>
                <w:t xml:space="preserve"> </w:t>
              </w:r>
            </w:ins>
            <w:r w:rsidRPr="00354964">
              <w:rPr>
                <w:rFonts w:ascii="B Lotus" w:hAnsi="B Lotus" w:cs="B Lotus"/>
                <w:sz w:val="16"/>
                <w:szCs w:val="16"/>
                <w:rtl/>
              </w:rPr>
              <w:t>‌محلي</w:t>
            </w:r>
            <w:ins w:id="16260" w:author="Mehrnazi Boojari" w:date="2019-01-15T02:36:00Z">
              <w:r w:rsidR="003A41AF">
                <w:rPr>
                  <w:rFonts w:ascii="B Lotus" w:hAnsi="B Lotus" w:cs="B Lotus" w:hint="cs"/>
                  <w:sz w:val="16"/>
                  <w:szCs w:val="16"/>
                  <w:rtl/>
                </w:rPr>
                <w:t xml:space="preserve"> </w:t>
              </w:r>
            </w:ins>
            <w:r w:rsidRPr="00354964">
              <w:rPr>
                <w:rFonts w:ascii="B Lotus" w:hAnsi="B Lotus" w:cs="B Lotus"/>
                <w:sz w:val="16"/>
                <w:szCs w:val="16"/>
                <w:rtl/>
              </w:rPr>
              <w:t>‌و متناسب</w:t>
            </w:r>
            <w:ins w:id="16261" w:author="Mehrnazi Boojari" w:date="2019-01-15T02:36:00Z">
              <w:r w:rsidR="003A41AF">
                <w:rPr>
                  <w:rFonts w:ascii="B Lotus" w:hAnsi="B Lotus" w:cs="B Lotus" w:hint="cs"/>
                  <w:sz w:val="16"/>
                  <w:szCs w:val="16"/>
                  <w:rtl/>
                </w:rPr>
                <w:t xml:space="preserve"> </w:t>
              </w:r>
            </w:ins>
            <w:r w:rsidRPr="00354964">
              <w:rPr>
                <w:rFonts w:ascii="B Lotus" w:hAnsi="B Lotus" w:cs="B Lotus"/>
                <w:sz w:val="16"/>
                <w:szCs w:val="16"/>
                <w:rtl/>
              </w:rPr>
              <w:t>‌با ابعاد خانوار با اتكاي</w:t>
            </w:r>
            <w:ins w:id="16262" w:author="Mehrnazi Boojari" w:date="2019-01-15T02:36:00Z">
              <w:r w:rsidR="003A41AF">
                <w:rPr>
                  <w:rFonts w:ascii="B Lotus" w:hAnsi="B Lotus" w:cs="B Lotus" w:hint="cs"/>
                  <w:sz w:val="16"/>
                  <w:szCs w:val="16"/>
                  <w:rtl/>
                </w:rPr>
                <w:t xml:space="preserve"> </w:t>
              </w:r>
            </w:ins>
            <w:r w:rsidRPr="00354964">
              <w:rPr>
                <w:rFonts w:ascii="B Lotus" w:hAnsi="B Lotus" w:cs="B Lotus"/>
                <w:sz w:val="16"/>
                <w:szCs w:val="16"/>
                <w:rtl/>
              </w:rPr>
              <w:t>‌بر تكنولوژي</w:t>
            </w:r>
            <w:ins w:id="16263" w:author="Mehrnazi Boojari" w:date="2019-01-15T02:36:00Z">
              <w:r w:rsidR="003A41AF">
                <w:rPr>
                  <w:rFonts w:ascii="B Lotus" w:hAnsi="B Lotus" w:cs="B Lotus" w:hint="cs"/>
                  <w:sz w:val="16"/>
                  <w:szCs w:val="16"/>
                  <w:rtl/>
                </w:rPr>
                <w:t xml:space="preserve"> </w:t>
              </w:r>
            </w:ins>
            <w:r w:rsidRPr="00354964">
              <w:rPr>
                <w:rFonts w:ascii="B Lotus" w:hAnsi="B Lotus" w:cs="B Lotus"/>
                <w:sz w:val="16"/>
                <w:szCs w:val="16"/>
                <w:rtl/>
              </w:rPr>
              <w:t>‌مناسب</w:t>
            </w:r>
            <w:ins w:id="16264" w:author="Mehrnazi Boojari" w:date="2019-01-15T02:36:00Z">
              <w:r w:rsidR="003A41AF">
                <w:rPr>
                  <w:rFonts w:ascii="B Lotus" w:hAnsi="B Lotus" w:cs="B Lotus" w:hint="cs"/>
                  <w:sz w:val="16"/>
                  <w:szCs w:val="16"/>
                  <w:rtl/>
                </w:rPr>
                <w:t xml:space="preserve"> </w:t>
              </w:r>
            </w:ins>
            <w:r w:rsidRPr="00354964">
              <w:rPr>
                <w:rFonts w:ascii="B Lotus" w:hAnsi="B Lotus" w:cs="B Lotus"/>
                <w:sz w:val="16"/>
                <w:szCs w:val="16"/>
                <w:rtl/>
              </w:rPr>
              <w:t>‌ساخت</w:t>
            </w:r>
            <w:ins w:id="16265" w:author="Mehrnazi Boojari" w:date="2019-01-15T02:36:00Z">
              <w:r w:rsidR="003A41AF">
                <w:rPr>
                  <w:rFonts w:ascii="B Lotus" w:hAnsi="B Lotus" w:cs="B Lotus" w:hint="cs"/>
                  <w:sz w:val="16"/>
                  <w:szCs w:val="16"/>
                  <w:rtl/>
                </w:rPr>
                <w:t xml:space="preserve"> </w:t>
              </w:r>
            </w:ins>
            <w:r w:rsidRPr="00354964">
              <w:rPr>
                <w:rFonts w:ascii="B Lotus" w:hAnsi="B Lotus" w:cs="B Lotus"/>
                <w:sz w:val="16"/>
                <w:szCs w:val="16"/>
                <w:rtl/>
              </w:rPr>
              <w:t>‌و ساز</w:t>
            </w:r>
          </w:p>
        </w:tc>
      </w:tr>
      <w:tr w:rsidR="00EA6F4D" w:rsidRPr="00354964" w14:paraId="342C2413" w14:textId="77777777" w:rsidTr="000F1AA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586" w:type="dxa"/>
            <w:vMerge/>
            <w:shd w:val="clear" w:color="auto" w:fill="D9E2F3" w:themeFill="accent5" w:themeFillTint="33"/>
            <w:vAlign w:val="center"/>
          </w:tcPr>
          <w:p w14:paraId="01C05013" w14:textId="77777777" w:rsidR="00EA6F4D" w:rsidRPr="00354964" w:rsidRDefault="00EA6F4D" w:rsidP="00EA6F4D">
            <w:pPr>
              <w:bidi/>
              <w:jc w:val="center"/>
              <w:rPr>
                <w:rFonts w:ascii="B Lotus" w:hAnsi="B Lotus" w:cs="B Lotus"/>
                <w:sz w:val="16"/>
                <w:szCs w:val="16"/>
                <w:rtl/>
                <w:lang w:bidi="fa-IR"/>
              </w:rPr>
            </w:pPr>
          </w:p>
        </w:tc>
        <w:tc>
          <w:tcPr>
            <w:tcW w:w="1443" w:type="dxa"/>
            <w:vMerge/>
            <w:shd w:val="clear" w:color="auto" w:fill="D9E2F3" w:themeFill="accent5" w:themeFillTint="33"/>
            <w:vAlign w:val="center"/>
          </w:tcPr>
          <w:p w14:paraId="49CC9483"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061" w:type="dxa"/>
            <w:vMerge/>
            <w:shd w:val="clear" w:color="auto" w:fill="D9E2F3" w:themeFill="accent5" w:themeFillTint="33"/>
            <w:vAlign w:val="center"/>
          </w:tcPr>
          <w:p w14:paraId="486A347E"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19" w:type="dxa"/>
            <w:vMerge/>
            <w:shd w:val="clear" w:color="auto" w:fill="D9E2F3" w:themeFill="accent5" w:themeFillTint="33"/>
            <w:vAlign w:val="center"/>
          </w:tcPr>
          <w:p w14:paraId="2D6C9A85"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322" w:type="dxa"/>
            <w:vMerge/>
            <w:shd w:val="clear" w:color="auto" w:fill="D9E2F3" w:themeFill="accent5" w:themeFillTint="33"/>
            <w:vAlign w:val="center"/>
          </w:tcPr>
          <w:p w14:paraId="3A70A480"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p>
        </w:tc>
        <w:tc>
          <w:tcPr>
            <w:tcW w:w="1690" w:type="dxa"/>
            <w:shd w:val="clear" w:color="auto" w:fill="D9E2F3" w:themeFill="accent5" w:themeFillTint="33"/>
            <w:vAlign w:val="center"/>
          </w:tcPr>
          <w:p w14:paraId="0E63A795" w14:textId="77777777" w:rsidR="00EA6F4D" w:rsidRPr="004C06D4"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4C06D4">
              <w:rPr>
                <w:rFonts w:ascii="B Lotus" w:hAnsi="B Lotus" w:cs="B Lotus" w:hint="cs"/>
                <w:sz w:val="16"/>
                <w:szCs w:val="16"/>
                <w:rtl/>
              </w:rPr>
              <w:t>سیاست</w:t>
            </w:r>
            <w:del w:id="16266" w:author="Mehrnazi Boojari" w:date="2019-01-07T09:46:00Z">
              <w:r w:rsidRPr="004C06D4" w:rsidDel="006F7CCF">
                <w:rPr>
                  <w:rFonts w:ascii="B Lotus" w:hAnsi="B Lotus" w:cs="B Lotus" w:hint="cs"/>
                  <w:sz w:val="16"/>
                  <w:szCs w:val="16"/>
                  <w:rtl/>
                </w:rPr>
                <w:delText xml:space="preserve"> های </w:delText>
              </w:r>
            </w:del>
            <w:ins w:id="16267" w:author="Mehrnazi Boojari" w:date="2019-01-07T09:46:00Z">
              <w:r w:rsidR="006F7CCF" w:rsidRPr="004C06D4">
                <w:rPr>
                  <w:rFonts w:ascii="B Lotus" w:hAnsi="B Lotus" w:cs="B Lotus" w:hint="cs"/>
                  <w:sz w:val="16"/>
                  <w:szCs w:val="16"/>
                  <w:rtl/>
                </w:rPr>
                <w:t xml:space="preserve">‌های </w:t>
              </w:r>
            </w:ins>
            <w:r w:rsidRPr="004C06D4">
              <w:rPr>
                <w:rFonts w:ascii="B Lotus" w:hAnsi="B Lotus" w:cs="B Lotus" w:hint="cs"/>
                <w:sz w:val="16"/>
                <w:szCs w:val="16"/>
                <w:rtl/>
              </w:rPr>
              <w:t>کلی نظام در بخش مسکن و شهرسازی</w:t>
            </w:r>
          </w:p>
        </w:tc>
        <w:tc>
          <w:tcPr>
            <w:tcW w:w="3441" w:type="dxa"/>
            <w:shd w:val="clear" w:color="auto" w:fill="D9E2F3" w:themeFill="accent5" w:themeFillTint="33"/>
            <w:vAlign w:val="center"/>
          </w:tcPr>
          <w:p w14:paraId="2020B3E1" w14:textId="77777777" w:rsidR="00EA6F4D" w:rsidRPr="004C06D4"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4C06D4">
              <w:rPr>
                <w:rFonts w:ascii="B Lotus" w:hAnsi="B Lotus" w:cs="B Lotus"/>
                <w:sz w:val="16"/>
                <w:szCs w:val="16"/>
                <w:rtl/>
                <w:rPrChange w:id="16268" w:author="Mehrnazi Boojari" w:date="2019-01-15T02:36:00Z">
                  <w:rPr>
                    <w:rFonts w:ascii="B Lotus" w:eastAsia="B Nazanin" w:hAnsi="B Lotus" w:cs="B Lotus"/>
                    <w:b/>
                    <w:bCs/>
                    <w:color w:val="000000" w:themeColor="text1"/>
                    <w:sz w:val="16"/>
                    <w:szCs w:val="16"/>
                    <w:rtl/>
                    <w:lang w:bidi="fa-IR"/>
                  </w:rPr>
                </w:rPrChange>
              </w:rPr>
              <w:t>4.</w:t>
            </w:r>
            <w:r w:rsidRPr="004C06D4">
              <w:rPr>
                <w:rFonts w:ascii="B Lotus" w:hAnsi="B Lotus" w:cs="B Lotus" w:hint="cs"/>
                <w:sz w:val="16"/>
                <w:szCs w:val="16"/>
                <w:rtl/>
              </w:rPr>
              <w:t xml:space="preserve"> برنامه</w:t>
            </w:r>
            <w:del w:id="16269" w:author="Mehrnazi Boojari" w:date="2019-01-07T10:05:00Z">
              <w:r w:rsidRPr="004C06D4" w:rsidDel="00A31D6F">
                <w:rPr>
                  <w:rFonts w:ascii="B Lotus" w:hAnsi="B Lotus" w:cs="B Lotus" w:hint="cs"/>
                  <w:sz w:val="16"/>
                  <w:szCs w:val="16"/>
                  <w:rtl/>
                </w:rPr>
                <w:delText xml:space="preserve"> ریزی </w:delText>
              </w:r>
            </w:del>
            <w:ins w:id="16270" w:author="Mehrnazi Boojari" w:date="2019-01-07T10:05:00Z">
              <w:r w:rsidR="00A31D6F" w:rsidRPr="004C06D4">
                <w:rPr>
                  <w:rFonts w:ascii="B Lotus" w:hAnsi="B Lotus" w:cs="B Lotus" w:hint="cs"/>
                  <w:sz w:val="16"/>
                  <w:szCs w:val="16"/>
                  <w:rtl/>
                </w:rPr>
                <w:t xml:space="preserve">‌ریزی </w:t>
              </w:r>
            </w:ins>
            <w:r w:rsidRPr="004C06D4">
              <w:rPr>
                <w:rFonts w:ascii="B Lotus" w:hAnsi="B Lotus" w:cs="B Lotus" w:hint="cs"/>
                <w:sz w:val="16"/>
                <w:szCs w:val="16"/>
                <w:rtl/>
              </w:rPr>
              <w:t>جامع برای بهبود وضعیت مسکن روستایی با اولویت مناطق آسیب</w:t>
            </w:r>
            <w:ins w:id="16271" w:author="Mehrnazi Boojari" w:date="2019-01-15T02:36:00Z">
              <w:r w:rsidR="003A41AF" w:rsidRPr="004C06D4">
                <w:rPr>
                  <w:rFonts w:ascii="B Lotus" w:hAnsi="B Lotus" w:cs="B Nazanin" w:hint="cs"/>
                  <w:sz w:val="16"/>
                  <w:szCs w:val="16"/>
                  <w:rtl/>
                </w:rPr>
                <w:t>‌</w:t>
              </w:r>
            </w:ins>
            <w:r w:rsidRPr="004C06D4">
              <w:rPr>
                <w:rFonts w:ascii="B Lotus" w:hAnsi="B Lotus" w:cs="B Lotus" w:hint="cs"/>
                <w:sz w:val="16"/>
                <w:szCs w:val="16"/>
                <w:rtl/>
              </w:rPr>
              <w:t>پذیر از سوانح طبیعی و</w:t>
            </w:r>
            <w:ins w:id="16272" w:author="Mehrnazi Boojari" w:date="2019-01-15T02:36:00Z">
              <w:r w:rsidR="003A41AF" w:rsidRPr="004C06D4">
                <w:rPr>
                  <w:rFonts w:ascii="B Lotus" w:hAnsi="B Lotus" w:cs="B Lotus" w:hint="cs"/>
                  <w:sz w:val="16"/>
                  <w:szCs w:val="16"/>
                  <w:rtl/>
                </w:rPr>
                <w:t xml:space="preserve"> </w:t>
              </w:r>
            </w:ins>
            <w:r w:rsidRPr="004C06D4">
              <w:rPr>
                <w:rFonts w:ascii="B Lotus" w:hAnsi="B Lotus" w:cs="B Lotus" w:hint="cs"/>
                <w:sz w:val="16"/>
                <w:szCs w:val="16"/>
                <w:rtl/>
              </w:rPr>
              <w:t>متناسب با ویژگی</w:t>
            </w:r>
            <w:del w:id="16273" w:author="Mehrnazi Boojari" w:date="2019-01-07T09:46:00Z">
              <w:r w:rsidRPr="004C06D4" w:rsidDel="006F7CCF">
                <w:rPr>
                  <w:rFonts w:ascii="B Lotus" w:hAnsi="B Lotus" w:cs="B Lotus" w:hint="cs"/>
                  <w:sz w:val="16"/>
                  <w:szCs w:val="16"/>
                  <w:rtl/>
                </w:rPr>
                <w:delText xml:space="preserve"> های </w:delText>
              </w:r>
            </w:del>
            <w:ins w:id="16274" w:author="Mehrnazi Boojari" w:date="2019-01-07T09:46:00Z">
              <w:r w:rsidR="006F7CCF" w:rsidRPr="004C06D4">
                <w:rPr>
                  <w:rFonts w:ascii="B Lotus" w:hAnsi="B Lotus" w:cs="B Lotus" w:hint="cs"/>
                  <w:sz w:val="16"/>
                  <w:szCs w:val="16"/>
                  <w:rtl/>
                </w:rPr>
                <w:t xml:space="preserve">‌های </w:t>
              </w:r>
            </w:ins>
            <w:r w:rsidRPr="004C06D4">
              <w:rPr>
                <w:rFonts w:ascii="B Lotus" w:hAnsi="B Lotus" w:cs="B Lotus" w:hint="cs"/>
                <w:sz w:val="16"/>
                <w:szCs w:val="16"/>
                <w:rtl/>
              </w:rPr>
              <w:t>بومی</w:t>
            </w:r>
            <w:del w:id="16275" w:author="Mehrnazi Boojari" w:date="2019-01-15T02:36:00Z">
              <w:r w:rsidRPr="004C06D4" w:rsidDel="003A41AF">
                <w:rPr>
                  <w:rFonts w:ascii="B Lotus" w:hAnsi="B Lotus" w:cs="B Lotus" w:hint="cs"/>
                  <w:sz w:val="16"/>
                  <w:szCs w:val="16"/>
                </w:rPr>
                <w:delText>.</w:delText>
              </w:r>
            </w:del>
          </w:p>
          <w:p w14:paraId="21A193C9" w14:textId="77777777" w:rsidR="00EA6F4D" w:rsidRPr="004C06D4"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4C06D4">
              <w:rPr>
                <w:rFonts w:ascii="B Lotus" w:hAnsi="B Lotus" w:cs="B Lotus"/>
                <w:sz w:val="16"/>
                <w:szCs w:val="16"/>
                <w:rtl/>
                <w:rPrChange w:id="16276" w:author="Mehrnazi Boojari" w:date="2019-01-15T02:36:00Z">
                  <w:rPr>
                    <w:rFonts w:ascii="B Lotus" w:eastAsia="B Nazanin" w:hAnsi="B Lotus" w:cs="B Lotus"/>
                    <w:b/>
                    <w:bCs/>
                    <w:color w:val="000000" w:themeColor="text1"/>
                    <w:sz w:val="16"/>
                    <w:szCs w:val="16"/>
                    <w:rtl/>
                    <w:lang w:bidi="fa-IR"/>
                  </w:rPr>
                </w:rPrChange>
              </w:rPr>
              <w:t>8</w:t>
            </w:r>
            <w:del w:id="16277" w:author="Mehrnazi Boojari" w:date="2019-01-10T07:14:00Z">
              <w:r w:rsidRPr="004C06D4" w:rsidDel="00E61B6E">
                <w:rPr>
                  <w:rFonts w:ascii="B Lotus" w:hAnsi="B Lotus" w:cs="B Lotus"/>
                  <w:sz w:val="16"/>
                  <w:szCs w:val="16"/>
                  <w:rtl/>
                  <w:rPrChange w:id="16278" w:author="Mehrnazi Boojari" w:date="2019-01-15T02:36:00Z">
                    <w:rPr>
                      <w:rFonts w:ascii="B Lotus" w:eastAsia="B Nazanin" w:hAnsi="B Lotus" w:cs="B Lotus"/>
                      <w:b/>
                      <w:bCs/>
                      <w:color w:val="000000" w:themeColor="text1"/>
                      <w:sz w:val="16"/>
                      <w:szCs w:val="16"/>
                      <w:rtl/>
                      <w:lang w:bidi="fa-IR"/>
                    </w:rPr>
                  </w:rPrChange>
                </w:rPr>
                <w:delText>.ر</w:delText>
              </w:r>
            </w:del>
            <w:ins w:id="16279" w:author="Mehrnazi Boojari" w:date="2019-01-10T07:14:00Z">
              <w:r w:rsidR="00E61B6E" w:rsidRPr="004C06D4">
                <w:rPr>
                  <w:rFonts w:ascii="B Lotus" w:hAnsi="B Lotus" w:cs="B Lotus"/>
                  <w:sz w:val="16"/>
                  <w:szCs w:val="16"/>
                  <w:rtl/>
                  <w:rPrChange w:id="16280" w:author="Mehrnazi Boojari" w:date="2019-01-15T02:36:00Z">
                    <w:rPr>
                      <w:rFonts w:ascii="B Lotus" w:eastAsia="B Nazanin" w:hAnsi="B Lotus" w:cs="B Lotus"/>
                      <w:b/>
                      <w:bCs/>
                      <w:color w:val="000000" w:themeColor="text1"/>
                      <w:sz w:val="16"/>
                      <w:szCs w:val="16"/>
                      <w:rtl/>
                      <w:lang w:bidi="fa-IR"/>
                    </w:rPr>
                  </w:rPrChange>
                </w:rPr>
                <w:t>.</w:t>
              </w:r>
              <w:r w:rsidR="00E61B6E" w:rsidRPr="004C06D4">
                <w:rPr>
                  <w:rFonts w:ascii="B Lotus" w:hAnsi="B Lotus" w:cs="B Lotus" w:hint="cs"/>
                  <w:sz w:val="16"/>
                  <w:szCs w:val="16"/>
                  <w:rtl/>
                </w:rPr>
                <w:t xml:space="preserve"> ر</w:t>
              </w:r>
            </w:ins>
            <w:r w:rsidRPr="004C06D4">
              <w:rPr>
                <w:rFonts w:ascii="B Lotus" w:hAnsi="B Lotus" w:cs="B Lotus" w:hint="cs"/>
                <w:sz w:val="16"/>
                <w:szCs w:val="16"/>
                <w:rtl/>
              </w:rPr>
              <w:t>عایت ارزش</w:t>
            </w:r>
            <w:del w:id="16281" w:author="Mehrnazi Boojari" w:date="2019-01-07T09:46:00Z">
              <w:r w:rsidRPr="004C06D4" w:rsidDel="006F7CCF">
                <w:rPr>
                  <w:rFonts w:ascii="B Lotus" w:hAnsi="B Lotus" w:cs="B Lotus" w:hint="cs"/>
                  <w:sz w:val="16"/>
                  <w:szCs w:val="16"/>
                  <w:rtl/>
                </w:rPr>
                <w:delText xml:space="preserve"> های </w:delText>
              </w:r>
            </w:del>
            <w:ins w:id="16282" w:author="Mehrnazi Boojari" w:date="2019-01-07T09:46:00Z">
              <w:r w:rsidR="006F7CCF" w:rsidRPr="004C06D4">
                <w:rPr>
                  <w:rFonts w:ascii="B Lotus" w:hAnsi="B Lotus" w:cs="B Lotus" w:hint="cs"/>
                  <w:sz w:val="16"/>
                  <w:szCs w:val="16"/>
                  <w:rtl/>
                </w:rPr>
                <w:t xml:space="preserve">‌های </w:t>
              </w:r>
            </w:ins>
            <w:r w:rsidRPr="004C06D4">
              <w:rPr>
                <w:rFonts w:ascii="B Lotus" w:hAnsi="B Lotus" w:cs="B Lotus" w:hint="cs"/>
                <w:sz w:val="16"/>
                <w:szCs w:val="16"/>
                <w:rtl/>
              </w:rPr>
              <w:t>فرهنگی و حفظ حرمت و منزلت خانواده در معماری مسکن</w:t>
            </w:r>
            <w:del w:id="16283" w:author="Mehrnazi Boojari" w:date="2019-01-15T02:36:00Z">
              <w:r w:rsidRPr="004C06D4" w:rsidDel="003A41AF">
                <w:rPr>
                  <w:rFonts w:ascii="B Lotus" w:hAnsi="B Lotus" w:cs="B Lotus" w:hint="cs"/>
                  <w:sz w:val="16"/>
                  <w:szCs w:val="16"/>
                  <w:lang w:bidi="fa-IR"/>
                </w:rPr>
                <w:delText>.</w:delText>
              </w:r>
            </w:del>
          </w:p>
          <w:p w14:paraId="4EAF3FB7" w14:textId="77777777" w:rsidR="00EA6F4D" w:rsidRPr="004C06D4"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4C06D4">
              <w:rPr>
                <w:rFonts w:ascii="B Lotus" w:hAnsi="B Lotus" w:cs="B Lotus"/>
                <w:sz w:val="16"/>
                <w:szCs w:val="16"/>
                <w:rtl/>
                <w:lang w:bidi="fa-IR"/>
                <w:rPrChange w:id="16284" w:author="Mehrnazi Boojari" w:date="2019-01-15T02:36:00Z">
                  <w:rPr>
                    <w:rFonts w:ascii="B Lotus" w:eastAsia="B Nazanin" w:hAnsi="B Lotus" w:cs="B Lotus"/>
                    <w:b/>
                    <w:bCs/>
                    <w:color w:val="000000" w:themeColor="text1"/>
                    <w:sz w:val="16"/>
                    <w:szCs w:val="16"/>
                    <w:rtl/>
                    <w:lang w:bidi="fa-IR"/>
                  </w:rPr>
                </w:rPrChange>
              </w:rPr>
              <w:t>9.</w:t>
            </w:r>
            <w:r w:rsidRPr="004C06D4">
              <w:rPr>
                <w:rFonts w:ascii="B Lotus" w:hAnsi="B Lotus" w:cs="B Lotus" w:hint="cs"/>
                <w:sz w:val="16"/>
                <w:szCs w:val="16"/>
                <w:rtl/>
              </w:rPr>
              <w:t xml:space="preserve"> تقویت پژوهش و </w:t>
            </w:r>
            <w:del w:id="16285" w:author="Mehrnazi Boojari" w:date="2019-01-07T10:19:00Z">
              <w:r w:rsidRPr="004C06D4" w:rsidDel="0028073B">
                <w:rPr>
                  <w:rFonts w:ascii="B Lotus" w:hAnsi="B Lotus" w:cs="B Lotus" w:hint="cs"/>
                  <w:sz w:val="16"/>
                  <w:szCs w:val="16"/>
                  <w:rtl/>
                </w:rPr>
                <w:delText>ارتقاء سطح</w:delText>
              </w:r>
            </w:del>
            <w:ins w:id="16286" w:author="Mehrnazi Boojari" w:date="2019-01-07T10:19:00Z">
              <w:r w:rsidR="0028073B" w:rsidRPr="004C06D4">
                <w:rPr>
                  <w:rFonts w:ascii="B Lotus" w:hAnsi="B Lotus" w:cs="B Lotus" w:hint="cs"/>
                  <w:sz w:val="16"/>
                  <w:szCs w:val="16"/>
                  <w:rtl/>
                </w:rPr>
                <w:t>ارتقای سطح</w:t>
              </w:r>
            </w:ins>
            <w:r w:rsidRPr="004C06D4">
              <w:rPr>
                <w:rFonts w:ascii="B Lotus" w:hAnsi="B Lotus" w:cs="B Lotus" w:hint="cs"/>
                <w:sz w:val="16"/>
                <w:szCs w:val="16"/>
                <w:rtl/>
              </w:rPr>
              <w:t xml:space="preserve"> دانش علمی در حوزه مسکن</w:t>
            </w:r>
          </w:p>
        </w:tc>
      </w:tr>
      <w:tr w:rsidR="00EA6F4D" w:rsidRPr="00354964" w14:paraId="22C91B26" w14:textId="77777777" w:rsidTr="000F1AAD">
        <w:trPr>
          <w:trHeight w:val="372"/>
          <w:jc w:val="center"/>
        </w:trPr>
        <w:tc>
          <w:tcPr>
            <w:cnfStyle w:val="001000000000" w:firstRow="0" w:lastRow="0" w:firstColumn="1" w:lastColumn="0" w:oddVBand="0" w:evenVBand="0" w:oddHBand="0" w:evenHBand="0" w:firstRowFirstColumn="0" w:firstRowLastColumn="0" w:lastRowFirstColumn="0" w:lastRowLastColumn="0"/>
            <w:tcW w:w="586" w:type="dxa"/>
            <w:vMerge/>
            <w:shd w:val="clear" w:color="auto" w:fill="D9E2F3" w:themeFill="accent5" w:themeFillTint="33"/>
            <w:vAlign w:val="center"/>
          </w:tcPr>
          <w:p w14:paraId="1C70C984" w14:textId="77777777" w:rsidR="00EA6F4D" w:rsidRPr="00354964" w:rsidRDefault="00EA6F4D" w:rsidP="00EA6F4D">
            <w:pPr>
              <w:bidi/>
              <w:jc w:val="center"/>
              <w:rPr>
                <w:rFonts w:ascii="B Lotus" w:hAnsi="B Lotus" w:cs="B Lotus"/>
                <w:sz w:val="16"/>
                <w:szCs w:val="16"/>
                <w:rtl/>
                <w:lang w:bidi="fa-IR"/>
              </w:rPr>
            </w:pPr>
          </w:p>
        </w:tc>
        <w:tc>
          <w:tcPr>
            <w:tcW w:w="1443" w:type="dxa"/>
            <w:vMerge/>
            <w:shd w:val="clear" w:color="auto" w:fill="D9E2F3" w:themeFill="accent5" w:themeFillTint="33"/>
            <w:vAlign w:val="center"/>
          </w:tcPr>
          <w:p w14:paraId="2DEF93E9"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1061" w:type="dxa"/>
            <w:vMerge/>
            <w:shd w:val="clear" w:color="auto" w:fill="D9E2F3" w:themeFill="accent5" w:themeFillTint="33"/>
            <w:vAlign w:val="center"/>
          </w:tcPr>
          <w:p w14:paraId="5B0A2C02"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19" w:type="dxa"/>
            <w:vMerge/>
            <w:shd w:val="clear" w:color="auto" w:fill="D9E2F3" w:themeFill="accent5" w:themeFillTint="33"/>
            <w:vAlign w:val="center"/>
          </w:tcPr>
          <w:p w14:paraId="304724D1"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322" w:type="dxa"/>
            <w:vMerge/>
            <w:shd w:val="clear" w:color="auto" w:fill="D9E2F3" w:themeFill="accent5" w:themeFillTint="33"/>
            <w:vAlign w:val="center"/>
          </w:tcPr>
          <w:p w14:paraId="345C2278"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1690" w:type="dxa"/>
            <w:shd w:val="clear" w:color="auto" w:fill="D9E2F3" w:themeFill="accent5" w:themeFillTint="33"/>
            <w:vAlign w:val="center"/>
          </w:tcPr>
          <w:p w14:paraId="4DA32671" w14:textId="77777777" w:rsidR="00EA6F4D" w:rsidRPr="004C06D4" w:rsidRDefault="00EA6F4D" w:rsidP="003A41AF">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6287" w:author="Mehrnazi Boojari" w:date="2019-01-15T02:34:00Z">
              <w:r w:rsidRPr="004C06D4" w:rsidDel="003A41AF">
                <w:rPr>
                  <w:rFonts w:ascii="B Lotus" w:hAnsi="B Lotus" w:cs="B Lotus" w:hint="cs"/>
                  <w:sz w:val="16"/>
                  <w:szCs w:val="16"/>
                  <w:rtl/>
                </w:rPr>
                <w:delText xml:space="preserve">ماموریت </w:delText>
              </w:r>
            </w:del>
            <w:ins w:id="16288" w:author="Mehrnazi Boojari" w:date="2019-01-15T02:34:00Z">
              <w:r w:rsidR="003A41AF" w:rsidRPr="004C06D4">
                <w:rPr>
                  <w:rFonts w:ascii="B Lotus" w:hAnsi="B Lotus" w:cs="B Lotus" w:hint="cs"/>
                  <w:sz w:val="16"/>
                  <w:szCs w:val="16"/>
                  <w:rtl/>
                </w:rPr>
                <w:t xml:space="preserve">مأموریت </w:t>
              </w:r>
            </w:ins>
            <w:r w:rsidRPr="004C06D4">
              <w:rPr>
                <w:rFonts w:ascii="B Lotus" w:hAnsi="B Lotus" w:cs="B Lotus" w:hint="cs"/>
                <w:sz w:val="16"/>
                <w:szCs w:val="16"/>
                <w:rtl/>
              </w:rPr>
              <w:t xml:space="preserve">وزارت </w:t>
            </w:r>
            <w:del w:id="16289" w:author="Mehrnazi Boojari" w:date="2019-01-11T01:02:00Z">
              <w:r w:rsidRPr="004C06D4" w:rsidDel="00A97350">
                <w:rPr>
                  <w:rFonts w:ascii="B Lotus" w:hAnsi="B Lotus" w:cs="B Lotus" w:hint="cs"/>
                  <w:sz w:val="16"/>
                  <w:szCs w:val="16"/>
                  <w:rtl/>
                </w:rPr>
                <w:delText>راه وشهرسازی</w:delText>
              </w:r>
            </w:del>
            <w:ins w:id="16290" w:author="Mehrnazi Boojari" w:date="2019-01-11T01:02:00Z">
              <w:r w:rsidR="00A97350" w:rsidRPr="004C06D4">
                <w:rPr>
                  <w:rFonts w:ascii="B Lotus" w:hAnsi="B Lotus" w:cs="B Lotus" w:hint="cs"/>
                  <w:sz w:val="16"/>
                  <w:szCs w:val="16"/>
                  <w:rtl/>
                </w:rPr>
                <w:t xml:space="preserve">راه و </w:t>
              </w:r>
              <w:r w:rsidR="00A97350" w:rsidRPr="004C06D4">
                <w:rPr>
                  <w:rFonts w:ascii="B Lotus" w:hAnsi="B Lotus" w:cs="B Lotus" w:hint="cs"/>
                  <w:sz w:val="16"/>
                  <w:szCs w:val="16"/>
                  <w:rtl/>
                </w:rPr>
                <w:lastRenderedPageBreak/>
                <w:t>شهرسازی</w:t>
              </w:r>
            </w:ins>
          </w:p>
        </w:tc>
        <w:tc>
          <w:tcPr>
            <w:tcW w:w="3441" w:type="dxa"/>
            <w:shd w:val="clear" w:color="auto" w:fill="D9E2F3" w:themeFill="accent5" w:themeFillTint="33"/>
            <w:vAlign w:val="center"/>
          </w:tcPr>
          <w:p w14:paraId="07069685" w14:textId="77777777" w:rsidR="00EA6F4D" w:rsidRPr="004C06D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4C06D4">
              <w:rPr>
                <w:rFonts w:ascii="B Lotus" w:hAnsi="B Lotus" w:cs="B Lotus"/>
                <w:sz w:val="16"/>
                <w:szCs w:val="16"/>
                <w:rtl/>
              </w:rPr>
              <w:lastRenderedPageBreak/>
              <w:t>راهبر</w:t>
            </w:r>
            <w:r w:rsidRPr="004C06D4">
              <w:rPr>
                <w:rFonts w:ascii="B Lotus" w:hAnsi="B Lotus" w:cs="B Lotus" w:hint="cs"/>
                <w:sz w:val="16"/>
                <w:szCs w:val="16"/>
                <w:rtl/>
              </w:rPr>
              <w:t>ی</w:t>
            </w:r>
            <w:r w:rsidRPr="004C06D4">
              <w:rPr>
                <w:rFonts w:ascii="B Lotus" w:hAnsi="B Lotus" w:cs="B Lotus"/>
                <w:sz w:val="16"/>
                <w:szCs w:val="16"/>
                <w:rtl/>
              </w:rPr>
              <w:t xml:space="preserve"> تدو</w:t>
            </w:r>
            <w:r w:rsidRPr="004C06D4">
              <w:rPr>
                <w:rFonts w:ascii="B Lotus" w:hAnsi="B Lotus" w:cs="B Lotus" w:hint="cs"/>
                <w:sz w:val="16"/>
                <w:szCs w:val="16"/>
                <w:rtl/>
              </w:rPr>
              <w:t>ی</w:t>
            </w:r>
            <w:r w:rsidRPr="004C06D4">
              <w:rPr>
                <w:rFonts w:ascii="B Lotus" w:hAnsi="B Lotus" w:cs="B Lotus" w:hint="eastAsia"/>
                <w:sz w:val="16"/>
                <w:szCs w:val="16"/>
                <w:rtl/>
              </w:rPr>
              <w:t>ن</w:t>
            </w:r>
            <w:r w:rsidRPr="004C06D4">
              <w:rPr>
                <w:rFonts w:ascii="B Lotus" w:hAnsi="B Lotus" w:cs="B Lotus"/>
                <w:sz w:val="16"/>
                <w:szCs w:val="16"/>
                <w:rtl/>
              </w:rPr>
              <w:t xml:space="preserve"> اصول و قواعد فن</w:t>
            </w:r>
            <w:r w:rsidRPr="004C06D4">
              <w:rPr>
                <w:rFonts w:ascii="B Lotus" w:hAnsi="B Lotus" w:cs="B Lotus" w:hint="cs"/>
                <w:sz w:val="16"/>
                <w:szCs w:val="16"/>
                <w:rtl/>
              </w:rPr>
              <w:t>ی</w:t>
            </w:r>
            <w:r w:rsidRPr="004C06D4">
              <w:rPr>
                <w:rFonts w:ascii="B Lotus" w:hAnsi="B Lotus" w:cs="B Lotus"/>
                <w:sz w:val="16"/>
                <w:szCs w:val="16"/>
                <w:rtl/>
              </w:rPr>
              <w:t xml:space="preserve"> مقررات مل</w:t>
            </w:r>
            <w:r w:rsidRPr="004C06D4">
              <w:rPr>
                <w:rFonts w:ascii="B Lotus" w:hAnsi="B Lotus" w:cs="B Lotus" w:hint="cs"/>
                <w:sz w:val="16"/>
                <w:szCs w:val="16"/>
                <w:rtl/>
              </w:rPr>
              <w:t>ی</w:t>
            </w:r>
            <w:r w:rsidRPr="004C06D4">
              <w:rPr>
                <w:rFonts w:ascii="B Lotus" w:hAnsi="B Lotus" w:cs="B Lotus"/>
                <w:sz w:val="16"/>
                <w:szCs w:val="16"/>
                <w:rtl/>
              </w:rPr>
              <w:t xml:space="preserve"> ساختمان</w:t>
            </w:r>
            <w:del w:id="16291" w:author="Mehrnazi Boojari" w:date="2019-01-15T02:36:00Z">
              <w:r w:rsidRPr="004C06D4" w:rsidDel="003A41AF">
                <w:rPr>
                  <w:rFonts w:ascii="B Lotus" w:hAnsi="B Lotus" w:cs="B Lotus"/>
                  <w:sz w:val="16"/>
                  <w:szCs w:val="16"/>
                  <w:rtl/>
                </w:rPr>
                <w:delText>.</w:delText>
              </w:r>
            </w:del>
          </w:p>
        </w:tc>
      </w:tr>
      <w:tr w:rsidR="00EA6F4D" w:rsidRPr="00354964" w14:paraId="3D6E63C7" w14:textId="77777777" w:rsidTr="000F1AA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586" w:type="dxa"/>
            <w:vMerge/>
            <w:shd w:val="clear" w:color="auto" w:fill="D9E2F3" w:themeFill="accent5" w:themeFillTint="33"/>
            <w:vAlign w:val="center"/>
          </w:tcPr>
          <w:p w14:paraId="18234870" w14:textId="77777777" w:rsidR="00EA6F4D" w:rsidRPr="00354964" w:rsidRDefault="00EA6F4D" w:rsidP="00EA6F4D">
            <w:pPr>
              <w:bidi/>
              <w:jc w:val="center"/>
              <w:rPr>
                <w:rFonts w:ascii="B Lotus" w:hAnsi="B Lotus" w:cs="B Lotus"/>
                <w:sz w:val="16"/>
                <w:szCs w:val="16"/>
                <w:rtl/>
                <w:lang w:bidi="fa-IR"/>
              </w:rPr>
            </w:pPr>
          </w:p>
        </w:tc>
        <w:tc>
          <w:tcPr>
            <w:tcW w:w="1443" w:type="dxa"/>
            <w:vMerge/>
            <w:shd w:val="clear" w:color="auto" w:fill="D9E2F3" w:themeFill="accent5" w:themeFillTint="33"/>
            <w:vAlign w:val="center"/>
          </w:tcPr>
          <w:p w14:paraId="1C9EBD0B"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p>
        </w:tc>
        <w:tc>
          <w:tcPr>
            <w:tcW w:w="1061" w:type="dxa"/>
            <w:vMerge/>
            <w:shd w:val="clear" w:color="auto" w:fill="D9E2F3" w:themeFill="accent5" w:themeFillTint="33"/>
            <w:vAlign w:val="center"/>
          </w:tcPr>
          <w:p w14:paraId="10C705FF"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19" w:type="dxa"/>
            <w:vMerge/>
            <w:shd w:val="clear" w:color="auto" w:fill="D9E2F3" w:themeFill="accent5" w:themeFillTint="33"/>
            <w:vAlign w:val="center"/>
          </w:tcPr>
          <w:p w14:paraId="3E3DC78D"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322" w:type="dxa"/>
            <w:vMerge/>
            <w:shd w:val="clear" w:color="auto" w:fill="D9E2F3" w:themeFill="accent5" w:themeFillTint="33"/>
            <w:vAlign w:val="center"/>
          </w:tcPr>
          <w:p w14:paraId="631D43BD"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p>
        </w:tc>
        <w:tc>
          <w:tcPr>
            <w:tcW w:w="1690" w:type="dxa"/>
            <w:shd w:val="clear" w:color="auto" w:fill="D9E2F3" w:themeFill="accent5" w:themeFillTint="33"/>
            <w:vAlign w:val="center"/>
          </w:tcPr>
          <w:p w14:paraId="74BC897E" w14:textId="77777777" w:rsidR="00EA6F4D" w:rsidRPr="004C06D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4C06D4">
              <w:rPr>
                <w:rFonts w:ascii="B Lotus" w:hAnsi="B Lotus" w:cs="B Lotus" w:hint="cs"/>
                <w:sz w:val="16"/>
                <w:szCs w:val="16"/>
                <w:rtl/>
              </w:rPr>
              <w:t>شرح وظایف معاونت مسکن و</w:t>
            </w:r>
            <w:ins w:id="16292" w:author="Mehrnazi Boojari" w:date="2019-01-15T02:34:00Z">
              <w:r w:rsidR="003A41AF" w:rsidRPr="004C06D4">
                <w:rPr>
                  <w:rFonts w:ascii="B Lotus" w:hAnsi="B Lotus" w:cs="B Lotus" w:hint="cs"/>
                  <w:sz w:val="16"/>
                  <w:szCs w:val="16"/>
                  <w:rtl/>
                </w:rPr>
                <w:t xml:space="preserve"> </w:t>
              </w:r>
            </w:ins>
            <w:r w:rsidRPr="004C06D4">
              <w:rPr>
                <w:rFonts w:ascii="B Lotus" w:hAnsi="B Lotus" w:cs="B Lotus" w:hint="cs"/>
                <w:sz w:val="16"/>
                <w:szCs w:val="16"/>
                <w:rtl/>
              </w:rPr>
              <w:t>ساختمان</w:t>
            </w:r>
          </w:p>
        </w:tc>
        <w:tc>
          <w:tcPr>
            <w:tcW w:w="3441" w:type="dxa"/>
            <w:shd w:val="clear" w:color="auto" w:fill="D9E2F3" w:themeFill="accent5" w:themeFillTint="33"/>
            <w:vAlign w:val="center"/>
          </w:tcPr>
          <w:p w14:paraId="7FF38CD2" w14:textId="77777777" w:rsidR="00EA6F4D" w:rsidRPr="004C06D4"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4C06D4">
              <w:rPr>
                <w:rFonts w:ascii="B Lotus" w:hAnsi="B Lotus" w:cs="B Lotus" w:hint="eastAsia"/>
                <w:sz w:val="16"/>
                <w:szCs w:val="16"/>
                <w:rtl/>
              </w:rPr>
              <w:t>س</w:t>
            </w:r>
            <w:r w:rsidRPr="004C06D4">
              <w:rPr>
                <w:rFonts w:ascii="B Lotus" w:hAnsi="B Lotus" w:cs="B Lotus" w:hint="cs"/>
                <w:sz w:val="16"/>
                <w:szCs w:val="16"/>
                <w:rtl/>
              </w:rPr>
              <w:t>ی</w:t>
            </w:r>
            <w:r w:rsidRPr="004C06D4">
              <w:rPr>
                <w:rFonts w:ascii="B Lotus" w:hAnsi="B Lotus" w:cs="B Lotus" w:hint="eastAsia"/>
                <w:sz w:val="16"/>
                <w:szCs w:val="16"/>
                <w:rtl/>
              </w:rPr>
              <w:t>است</w:t>
            </w:r>
            <w:ins w:id="16293" w:author="Mehrnazi Boojari" w:date="2019-01-15T02:37:00Z">
              <w:r w:rsidR="003A41AF" w:rsidRPr="004C06D4">
                <w:rPr>
                  <w:rFonts w:ascii="B Lotus" w:hAnsi="B Lotus" w:cs="B Nazanin" w:hint="cs"/>
                  <w:sz w:val="16"/>
                  <w:szCs w:val="16"/>
                  <w:rtl/>
                </w:rPr>
                <w:t>‌</w:t>
              </w:r>
            </w:ins>
            <w:r w:rsidRPr="004C06D4">
              <w:rPr>
                <w:rFonts w:ascii="B Lotus" w:hAnsi="B Lotus" w:cs="B Lotus" w:hint="eastAsia"/>
                <w:sz w:val="16"/>
                <w:szCs w:val="16"/>
                <w:rtl/>
              </w:rPr>
              <w:t>گذار</w:t>
            </w:r>
            <w:r w:rsidRPr="004C06D4">
              <w:rPr>
                <w:rFonts w:ascii="B Lotus" w:hAnsi="B Lotus" w:cs="B Lotus" w:hint="cs"/>
                <w:sz w:val="16"/>
                <w:szCs w:val="16"/>
                <w:rtl/>
              </w:rPr>
              <w:t>ی</w:t>
            </w:r>
            <w:r w:rsidRPr="004C06D4">
              <w:rPr>
                <w:rFonts w:ascii="B Lotus" w:hAnsi="B Lotus" w:cs="B Lotus"/>
                <w:sz w:val="16"/>
                <w:szCs w:val="16"/>
                <w:rtl/>
              </w:rPr>
              <w:t xml:space="preserve"> تدو</w:t>
            </w:r>
            <w:r w:rsidRPr="004C06D4">
              <w:rPr>
                <w:rFonts w:ascii="B Lotus" w:hAnsi="B Lotus" w:cs="B Lotus" w:hint="cs"/>
                <w:sz w:val="16"/>
                <w:szCs w:val="16"/>
                <w:rtl/>
              </w:rPr>
              <w:t>ی</w:t>
            </w:r>
            <w:r w:rsidRPr="004C06D4">
              <w:rPr>
                <w:rFonts w:ascii="B Lotus" w:hAnsi="B Lotus" w:cs="B Lotus" w:hint="eastAsia"/>
                <w:sz w:val="16"/>
                <w:szCs w:val="16"/>
                <w:rtl/>
              </w:rPr>
              <w:t>ن،</w:t>
            </w:r>
            <w:r w:rsidRPr="004C06D4">
              <w:rPr>
                <w:rFonts w:ascii="B Lotus" w:hAnsi="B Lotus" w:cs="B Lotus"/>
                <w:sz w:val="16"/>
                <w:szCs w:val="16"/>
                <w:rtl/>
              </w:rPr>
              <w:t xml:space="preserve"> تصو</w:t>
            </w:r>
            <w:r w:rsidRPr="004C06D4">
              <w:rPr>
                <w:rFonts w:ascii="B Lotus" w:hAnsi="B Lotus" w:cs="B Lotus" w:hint="cs"/>
                <w:sz w:val="16"/>
                <w:szCs w:val="16"/>
                <w:rtl/>
              </w:rPr>
              <w:t>ی</w:t>
            </w:r>
            <w:r w:rsidRPr="004C06D4">
              <w:rPr>
                <w:rFonts w:ascii="B Lotus" w:hAnsi="B Lotus" w:cs="B Lotus" w:hint="eastAsia"/>
                <w:sz w:val="16"/>
                <w:szCs w:val="16"/>
                <w:rtl/>
              </w:rPr>
              <w:t>ب</w:t>
            </w:r>
            <w:r w:rsidRPr="004C06D4">
              <w:rPr>
                <w:rFonts w:ascii="B Lotus" w:hAnsi="B Lotus" w:cs="B Lotus"/>
                <w:sz w:val="16"/>
                <w:szCs w:val="16"/>
                <w:rtl/>
              </w:rPr>
              <w:t xml:space="preserve"> و ترو</w:t>
            </w:r>
            <w:r w:rsidRPr="004C06D4">
              <w:rPr>
                <w:rFonts w:ascii="B Lotus" w:hAnsi="B Lotus" w:cs="B Lotus" w:hint="cs"/>
                <w:sz w:val="16"/>
                <w:szCs w:val="16"/>
                <w:rtl/>
              </w:rPr>
              <w:t>ی</w:t>
            </w:r>
            <w:r w:rsidRPr="004C06D4">
              <w:rPr>
                <w:rFonts w:ascii="B Lotus" w:hAnsi="B Lotus" w:cs="B Lotus" w:hint="eastAsia"/>
                <w:sz w:val="16"/>
                <w:szCs w:val="16"/>
                <w:rtl/>
              </w:rPr>
              <w:t>ج</w:t>
            </w:r>
            <w:r w:rsidRPr="004C06D4">
              <w:rPr>
                <w:rFonts w:ascii="B Lotus" w:hAnsi="B Lotus" w:cs="B Lotus"/>
                <w:sz w:val="16"/>
                <w:szCs w:val="16"/>
                <w:rtl/>
              </w:rPr>
              <w:t xml:space="preserve"> مقررات مل</w:t>
            </w:r>
            <w:r w:rsidRPr="004C06D4">
              <w:rPr>
                <w:rFonts w:ascii="B Lotus" w:hAnsi="B Lotus" w:cs="B Lotus" w:hint="cs"/>
                <w:sz w:val="16"/>
                <w:szCs w:val="16"/>
                <w:rtl/>
              </w:rPr>
              <w:t>ی</w:t>
            </w:r>
            <w:r w:rsidRPr="004C06D4">
              <w:rPr>
                <w:rFonts w:ascii="B Lotus" w:hAnsi="B Lotus" w:cs="B Lotus"/>
                <w:sz w:val="16"/>
                <w:szCs w:val="16"/>
                <w:rtl/>
              </w:rPr>
              <w:t xml:space="preserve"> ساختمان</w:t>
            </w:r>
          </w:p>
        </w:tc>
      </w:tr>
      <w:tr w:rsidR="00EA6F4D" w:rsidRPr="00354964" w14:paraId="7E9D036B" w14:textId="77777777" w:rsidTr="000F1AAD">
        <w:trPr>
          <w:trHeight w:val="359"/>
          <w:jc w:val="center"/>
        </w:trPr>
        <w:tc>
          <w:tcPr>
            <w:cnfStyle w:val="001000000000" w:firstRow="0" w:lastRow="0" w:firstColumn="1" w:lastColumn="0" w:oddVBand="0" w:evenVBand="0" w:oddHBand="0" w:evenHBand="0" w:firstRowFirstColumn="0" w:firstRowLastColumn="0" w:lastRowFirstColumn="0" w:lastRowLastColumn="0"/>
            <w:tcW w:w="586" w:type="dxa"/>
            <w:vMerge/>
            <w:shd w:val="clear" w:color="auto" w:fill="D9E2F3" w:themeFill="accent5" w:themeFillTint="33"/>
            <w:vAlign w:val="center"/>
          </w:tcPr>
          <w:p w14:paraId="4EF69D23" w14:textId="77777777" w:rsidR="00EA6F4D" w:rsidRPr="00354964" w:rsidRDefault="00EA6F4D" w:rsidP="00EA6F4D">
            <w:pPr>
              <w:bidi/>
              <w:jc w:val="center"/>
              <w:rPr>
                <w:rFonts w:ascii="B Lotus" w:hAnsi="B Lotus" w:cs="B Lotus"/>
                <w:sz w:val="16"/>
                <w:szCs w:val="16"/>
                <w:rtl/>
                <w:lang w:bidi="fa-IR"/>
              </w:rPr>
            </w:pPr>
          </w:p>
        </w:tc>
        <w:tc>
          <w:tcPr>
            <w:tcW w:w="1443" w:type="dxa"/>
            <w:vMerge/>
            <w:shd w:val="clear" w:color="auto" w:fill="D9E2F3" w:themeFill="accent5" w:themeFillTint="33"/>
            <w:vAlign w:val="center"/>
          </w:tcPr>
          <w:p w14:paraId="65F72B5E"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061" w:type="dxa"/>
            <w:vMerge/>
            <w:shd w:val="clear" w:color="auto" w:fill="D9E2F3" w:themeFill="accent5" w:themeFillTint="33"/>
            <w:vAlign w:val="center"/>
          </w:tcPr>
          <w:p w14:paraId="5647A551"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19" w:type="dxa"/>
            <w:vMerge/>
            <w:shd w:val="clear" w:color="auto" w:fill="D9E2F3" w:themeFill="accent5" w:themeFillTint="33"/>
            <w:vAlign w:val="center"/>
          </w:tcPr>
          <w:p w14:paraId="159DEB0C"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322" w:type="dxa"/>
            <w:vMerge/>
            <w:shd w:val="clear" w:color="auto" w:fill="D9E2F3" w:themeFill="accent5" w:themeFillTint="33"/>
            <w:vAlign w:val="center"/>
          </w:tcPr>
          <w:p w14:paraId="664EDDEF"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690" w:type="dxa"/>
            <w:shd w:val="clear" w:color="auto" w:fill="D9E2F3" w:themeFill="accent5" w:themeFillTint="33"/>
            <w:vAlign w:val="center"/>
          </w:tcPr>
          <w:p w14:paraId="7AA50AF6" w14:textId="77777777" w:rsidR="00EA6F4D" w:rsidRPr="004C06D4" w:rsidRDefault="00EA6F4D" w:rsidP="003A41AF">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6294" w:author="Mehrnazi Boojari" w:date="2019-01-15T02:34:00Z">
              <w:r w:rsidRPr="004C06D4" w:rsidDel="003A41AF">
                <w:rPr>
                  <w:rFonts w:ascii="B Lotus" w:hAnsi="B Lotus" w:cs="B Lotus" w:hint="cs"/>
                  <w:sz w:val="16"/>
                  <w:szCs w:val="16"/>
                  <w:rtl/>
                  <w:lang w:bidi="fa-IR"/>
                </w:rPr>
                <w:delText xml:space="preserve">ماده </w:delText>
              </w:r>
            </w:del>
            <w:ins w:id="16295" w:author="Mehrnazi Boojari" w:date="2019-01-15T02:34:00Z">
              <w:r w:rsidR="003A41AF" w:rsidRPr="004C06D4">
                <w:rPr>
                  <w:rFonts w:ascii="B Lotus" w:hAnsi="B Lotus" w:cs="B Lotus" w:hint="cs"/>
                  <w:sz w:val="16"/>
                  <w:szCs w:val="16"/>
                  <w:rtl/>
                  <w:lang w:bidi="fa-IR"/>
                </w:rPr>
                <w:t xml:space="preserve">مادۀ </w:t>
              </w:r>
            </w:ins>
            <w:r w:rsidRPr="004C06D4">
              <w:rPr>
                <w:rFonts w:ascii="B Lotus" w:hAnsi="B Lotus" w:cs="B Lotus" w:hint="cs"/>
                <w:sz w:val="16"/>
                <w:szCs w:val="16"/>
                <w:rtl/>
                <w:lang w:bidi="fa-IR"/>
              </w:rPr>
              <w:t>9</w:t>
            </w:r>
            <w:del w:id="16296" w:author="Mehrnazi Boojari" w:date="2019-01-07T09:47:00Z">
              <w:r w:rsidRPr="004C06D4" w:rsidDel="006F7CCF">
                <w:rPr>
                  <w:rFonts w:ascii="B Lotus" w:hAnsi="B Lotus" w:cs="B Lotus" w:hint="cs"/>
                  <w:sz w:val="16"/>
                  <w:szCs w:val="16"/>
                  <w:rtl/>
                  <w:lang w:bidi="fa-IR"/>
                </w:rPr>
                <w:delText xml:space="preserve"> ؛</w:delText>
              </w:r>
            </w:del>
            <w:ins w:id="16297" w:author="Mehrnazi Boojari" w:date="2019-01-07T09:47:00Z">
              <w:r w:rsidR="006F7CCF" w:rsidRPr="004C06D4">
                <w:rPr>
                  <w:rFonts w:ascii="B Lotus" w:hAnsi="B Lotus" w:cs="B Lotus" w:hint="cs"/>
                  <w:sz w:val="16"/>
                  <w:szCs w:val="16"/>
                  <w:rtl/>
                  <w:lang w:bidi="fa-IR"/>
                </w:rPr>
                <w:t>؛</w:t>
              </w:r>
            </w:ins>
            <w:r w:rsidRPr="004C06D4">
              <w:rPr>
                <w:rFonts w:ascii="B Lotus" w:hAnsi="B Lotus" w:cs="B Lotus" w:hint="cs"/>
                <w:sz w:val="16"/>
                <w:szCs w:val="16"/>
                <w:rtl/>
                <w:lang w:bidi="fa-IR"/>
              </w:rPr>
              <w:t xml:space="preserve"> </w:t>
            </w:r>
            <w:del w:id="16298" w:author="Mehrnazi Boojari" w:date="2019-01-15T02:34:00Z">
              <w:r w:rsidRPr="004C06D4" w:rsidDel="003A41AF">
                <w:rPr>
                  <w:rFonts w:ascii="B Lotus" w:hAnsi="B Lotus" w:cs="B Lotus"/>
                  <w:sz w:val="16"/>
                  <w:szCs w:val="16"/>
                  <w:rtl/>
                </w:rPr>
                <w:delText xml:space="preserve">آئينامه‌ </w:delText>
              </w:r>
            </w:del>
            <w:ins w:id="16299" w:author="Mehrnazi Boojari" w:date="2019-01-15T02:34:00Z">
              <w:r w:rsidR="003A41AF" w:rsidRPr="004C06D4">
                <w:rPr>
                  <w:rFonts w:ascii="B Lotus" w:hAnsi="B Lotus" w:cs="B Lotus"/>
                  <w:sz w:val="16"/>
                  <w:szCs w:val="16"/>
                  <w:rtl/>
                </w:rPr>
                <w:t>آ</w:t>
              </w:r>
              <w:r w:rsidR="003A41AF" w:rsidRPr="004C06D4">
                <w:rPr>
                  <w:rFonts w:ascii="B Lotus" w:hAnsi="B Lotus" w:cs="B Lotus" w:hint="cs"/>
                  <w:sz w:val="16"/>
                  <w:szCs w:val="16"/>
                  <w:rtl/>
                </w:rPr>
                <w:t>ی</w:t>
              </w:r>
              <w:r w:rsidR="003A41AF" w:rsidRPr="004C06D4">
                <w:rPr>
                  <w:rFonts w:ascii="B Lotus" w:hAnsi="B Lotus" w:cs="B Lotus"/>
                  <w:sz w:val="16"/>
                  <w:szCs w:val="16"/>
                  <w:rtl/>
                </w:rPr>
                <w:t>ين</w:t>
              </w:r>
            </w:ins>
            <w:ins w:id="16300" w:author="Mehrnazi Boojari" w:date="2019-01-15T02:35:00Z">
              <w:r w:rsidR="003A41AF" w:rsidRPr="004C06D4">
                <w:rPr>
                  <w:rFonts w:ascii="B Lotus" w:hAnsi="B Lotus" w:cs="B Nazanin" w:hint="cs"/>
                  <w:sz w:val="16"/>
                  <w:szCs w:val="16"/>
                  <w:rtl/>
                </w:rPr>
                <w:t>‌</w:t>
              </w:r>
              <w:r w:rsidR="003A41AF" w:rsidRPr="004C06D4">
                <w:rPr>
                  <w:rFonts w:ascii="B Lotus" w:hAnsi="B Lotus" w:cs="B Lotus" w:hint="cs"/>
                  <w:sz w:val="16"/>
                  <w:szCs w:val="16"/>
                  <w:rtl/>
                </w:rPr>
                <w:t>ن</w:t>
              </w:r>
            </w:ins>
            <w:ins w:id="16301" w:author="Mehrnazi Boojari" w:date="2019-01-15T02:34:00Z">
              <w:r w:rsidR="003A41AF" w:rsidRPr="004C06D4">
                <w:rPr>
                  <w:rFonts w:ascii="B Lotus" w:hAnsi="B Lotus" w:cs="B Lotus"/>
                  <w:sz w:val="16"/>
                  <w:szCs w:val="16"/>
                  <w:rtl/>
                </w:rPr>
                <w:t xml:space="preserve">امه‌ </w:t>
              </w:r>
            </w:ins>
            <w:r w:rsidRPr="004C06D4">
              <w:rPr>
                <w:rFonts w:ascii="B Lotus" w:hAnsi="B Lotus" w:cs="B Lotus"/>
                <w:sz w:val="16"/>
                <w:szCs w:val="16"/>
                <w:rtl/>
              </w:rPr>
              <w:t>اجرايي‌ بازسازي‌ و نوسازي‌ مناطق‌ مسكوني‌ آسيب‌</w:t>
            </w:r>
            <w:ins w:id="16302" w:author="Mehrnazi Boojari" w:date="2019-01-15T02:35:00Z">
              <w:r w:rsidR="003A41AF" w:rsidRPr="004C06D4">
                <w:rPr>
                  <w:rFonts w:ascii="B Lotus" w:hAnsi="B Lotus" w:cs="B Nazanin" w:hint="cs"/>
                  <w:sz w:val="16"/>
                  <w:szCs w:val="16"/>
                  <w:rtl/>
                </w:rPr>
                <w:t>‌</w:t>
              </w:r>
            </w:ins>
            <w:del w:id="16303" w:author="Mehrnazi Boojari" w:date="2019-01-15T02:35:00Z">
              <w:r w:rsidRPr="004C06D4" w:rsidDel="003A41AF">
                <w:rPr>
                  <w:rFonts w:ascii="B Lotus" w:hAnsi="B Lotus" w:cs="B Lotus"/>
                  <w:sz w:val="16"/>
                  <w:szCs w:val="16"/>
                  <w:rtl/>
                </w:rPr>
                <w:delText xml:space="preserve"> </w:delText>
              </w:r>
            </w:del>
            <w:r w:rsidRPr="004C06D4">
              <w:rPr>
                <w:rFonts w:ascii="B Lotus" w:hAnsi="B Lotus" w:cs="B Lotus"/>
                <w:sz w:val="16"/>
                <w:szCs w:val="16"/>
                <w:rtl/>
              </w:rPr>
              <w:t xml:space="preserve">ديده‌ </w:t>
            </w:r>
            <w:del w:id="16304" w:author="Mehrnazi Boojari" w:date="2019-01-15T02:35:00Z">
              <w:r w:rsidRPr="004C06D4" w:rsidDel="003A41AF">
                <w:rPr>
                  <w:rFonts w:ascii="B Lotus" w:hAnsi="B Lotus" w:cs="B Lotus"/>
                  <w:sz w:val="16"/>
                  <w:szCs w:val="16"/>
                  <w:rtl/>
                </w:rPr>
                <w:delText xml:space="preserve">در </w:delText>
              </w:r>
            </w:del>
            <w:ins w:id="16305" w:author="Mehrnazi Boojari" w:date="2019-01-15T02:35:00Z">
              <w:r w:rsidR="003A41AF" w:rsidRPr="004C06D4">
                <w:rPr>
                  <w:rFonts w:ascii="B Lotus" w:hAnsi="B Lotus" w:cs="B Lotus"/>
                  <w:sz w:val="16"/>
                  <w:szCs w:val="16"/>
                  <w:rtl/>
                </w:rPr>
                <w:t>در</w:t>
              </w:r>
              <w:r w:rsidR="003A41AF" w:rsidRPr="004C06D4">
                <w:rPr>
                  <w:rFonts w:ascii="B Lotus" w:hAnsi="B Lotus" w:cs="Times New Roman" w:hint="cs"/>
                  <w:sz w:val="16"/>
                  <w:szCs w:val="16"/>
                  <w:rtl/>
                </w:rPr>
                <w:t> </w:t>
              </w:r>
            </w:ins>
            <w:r w:rsidRPr="004C06D4">
              <w:rPr>
                <w:rFonts w:ascii="B Lotus" w:hAnsi="B Lotus" w:cs="B Lotus"/>
                <w:sz w:val="16"/>
                <w:szCs w:val="16"/>
                <w:rtl/>
              </w:rPr>
              <w:t>اثر جنگ‌، سيل‌، زلزله‌ و ساير سوانح‌ طبيعي‌</w:t>
            </w:r>
          </w:p>
        </w:tc>
        <w:tc>
          <w:tcPr>
            <w:tcW w:w="3441" w:type="dxa"/>
            <w:shd w:val="clear" w:color="auto" w:fill="D9E2F3" w:themeFill="accent5" w:themeFillTint="33"/>
            <w:vAlign w:val="center"/>
          </w:tcPr>
          <w:p w14:paraId="28A28A36" w14:textId="77777777" w:rsidR="00EA6F4D" w:rsidRPr="004C06D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4C06D4">
              <w:rPr>
                <w:rFonts w:ascii="B Lotus" w:hAnsi="B Lotus" w:cs="B Lotus"/>
                <w:sz w:val="16"/>
                <w:szCs w:val="16"/>
                <w:rtl/>
              </w:rPr>
              <w:t>رعايت‌ ضوابط‌ و توصيه‌هاي‌ فني‌ در زمينه‌ طرح</w:t>
            </w:r>
            <w:ins w:id="16306" w:author="Mehrnazi Boojari" w:date="2019-01-15T02:37:00Z">
              <w:r w:rsidR="003A41AF" w:rsidRPr="004C06D4">
                <w:rPr>
                  <w:rFonts w:ascii="B Lotus" w:hAnsi="B Lotus" w:cs="B Nazanin" w:hint="cs"/>
                  <w:sz w:val="16"/>
                  <w:szCs w:val="16"/>
                  <w:rtl/>
                </w:rPr>
                <w:t>‌</w:t>
              </w:r>
            </w:ins>
            <w:r w:rsidRPr="004C06D4">
              <w:rPr>
                <w:rFonts w:ascii="B Lotus" w:hAnsi="B Lotus" w:cs="B Lotus"/>
                <w:sz w:val="16"/>
                <w:szCs w:val="16"/>
                <w:rtl/>
              </w:rPr>
              <w:t>هاي‌ معماري‌ واحدهاي‌ مسكوني‌ الزامي‌ اس</w:t>
            </w:r>
            <w:r w:rsidRPr="004C06D4">
              <w:rPr>
                <w:rFonts w:ascii="B Lotus" w:hAnsi="B Lotus" w:cs="B Lotus" w:hint="cs"/>
                <w:sz w:val="16"/>
                <w:szCs w:val="16"/>
                <w:rtl/>
              </w:rPr>
              <w:t>ت</w:t>
            </w:r>
            <w:del w:id="16307" w:author="Mehrnazi Boojari" w:date="2019-01-15T02:37:00Z">
              <w:r w:rsidRPr="004C06D4" w:rsidDel="003A41AF">
                <w:rPr>
                  <w:rFonts w:ascii="B Lotus" w:hAnsi="B Lotus" w:cs="B Lotus" w:hint="cs"/>
                  <w:sz w:val="16"/>
                  <w:szCs w:val="16"/>
                  <w:rtl/>
                </w:rPr>
                <w:delText>.</w:delText>
              </w:r>
            </w:del>
          </w:p>
        </w:tc>
      </w:tr>
      <w:tr w:rsidR="00EA6F4D" w:rsidRPr="00354964" w14:paraId="5016CD61" w14:textId="77777777" w:rsidTr="000F1AAD">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586" w:type="dxa"/>
            <w:vMerge/>
            <w:shd w:val="clear" w:color="auto" w:fill="D9E2F3" w:themeFill="accent5" w:themeFillTint="33"/>
            <w:vAlign w:val="center"/>
          </w:tcPr>
          <w:p w14:paraId="68991CD9" w14:textId="77777777" w:rsidR="00EA6F4D" w:rsidRPr="00354964" w:rsidRDefault="00EA6F4D" w:rsidP="00EA6F4D">
            <w:pPr>
              <w:bidi/>
              <w:jc w:val="center"/>
              <w:rPr>
                <w:rFonts w:ascii="B Lotus" w:hAnsi="B Lotus" w:cs="B Lotus"/>
                <w:sz w:val="16"/>
                <w:szCs w:val="16"/>
                <w:rtl/>
                <w:lang w:bidi="fa-IR"/>
              </w:rPr>
            </w:pPr>
          </w:p>
        </w:tc>
        <w:tc>
          <w:tcPr>
            <w:tcW w:w="1443" w:type="dxa"/>
            <w:vMerge/>
            <w:shd w:val="clear" w:color="auto" w:fill="D9E2F3" w:themeFill="accent5" w:themeFillTint="33"/>
            <w:vAlign w:val="center"/>
          </w:tcPr>
          <w:p w14:paraId="54F4B022"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061" w:type="dxa"/>
            <w:vMerge/>
            <w:shd w:val="clear" w:color="auto" w:fill="D9E2F3" w:themeFill="accent5" w:themeFillTint="33"/>
            <w:vAlign w:val="center"/>
          </w:tcPr>
          <w:p w14:paraId="4A15F97E"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19" w:type="dxa"/>
            <w:vMerge/>
            <w:shd w:val="clear" w:color="auto" w:fill="D9E2F3" w:themeFill="accent5" w:themeFillTint="33"/>
            <w:vAlign w:val="center"/>
          </w:tcPr>
          <w:p w14:paraId="48113B41"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322" w:type="dxa"/>
            <w:vMerge/>
            <w:shd w:val="clear" w:color="auto" w:fill="D9E2F3" w:themeFill="accent5" w:themeFillTint="33"/>
            <w:vAlign w:val="center"/>
          </w:tcPr>
          <w:p w14:paraId="581AF657"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p>
        </w:tc>
        <w:tc>
          <w:tcPr>
            <w:tcW w:w="1690" w:type="dxa"/>
            <w:shd w:val="clear" w:color="auto" w:fill="D9E2F3" w:themeFill="accent5" w:themeFillTint="33"/>
            <w:vAlign w:val="center"/>
          </w:tcPr>
          <w:p w14:paraId="1D695D9F" w14:textId="77777777" w:rsidR="00EA6F4D" w:rsidRPr="004C06D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4C06D4">
              <w:rPr>
                <w:rFonts w:ascii="B Lotus" w:hAnsi="B Lotus" w:cs="B Lotus"/>
                <w:sz w:val="16"/>
                <w:szCs w:val="16"/>
                <w:rtl/>
              </w:rPr>
              <w:t>شرح</w:t>
            </w:r>
            <w:ins w:id="16308" w:author="Mehrnazi Boojari" w:date="2019-01-15T02:35:00Z">
              <w:r w:rsidR="003A41AF" w:rsidRPr="004C06D4">
                <w:rPr>
                  <w:rFonts w:ascii="B Lotus" w:hAnsi="B Lotus" w:cs="B Lotus" w:hint="cs"/>
                  <w:sz w:val="16"/>
                  <w:szCs w:val="16"/>
                  <w:rtl/>
                </w:rPr>
                <w:t xml:space="preserve"> </w:t>
              </w:r>
            </w:ins>
            <w:r w:rsidRPr="004C06D4">
              <w:rPr>
                <w:rFonts w:ascii="B Lotus" w:hAnsi="B Lotus" w:cs="B Lotus"/>
                <w:sz w:val="16"/>
                <w:szCs w:val="16"/>
                <w:rtl/>
              </w:rPr>
              <w:t>‌خدمات</w:t>
            </w:r>
            <w:ins w:id="16309" w:author="Mehrnazi Boojari" w:date="2019-01-15T02:35:00Z">
              <w:r w:rsidR="003A41AF" w:rsidRPr="004C06D4">
                <w:rPr>
                  <w:rFonts w:ascii="B Lotus" w:hAnsi="B Lotus" w:cs="B Lotus" w:hint="cs"/>
                  <w:sz w:val="16"/>
                  <w:szCs w:val="16"/>
                  <w:rtl/>
                </w:rPr>
                <w:t xml:space="preserve"> </w:t>
              </w:r>
            </w:ins>
            <w:r w:rsidRPr="004C06D4">
              <w:rPr>
                <w:rFonts w:ascii="B Lotus" w:hAnsi="B Lotus" w:cs="B Lotus"/>
                <w:sz w:val="16"/>
                <w:szCs w:val="16"/>
                <w:rtl/>
              </w:rPr>
              <w:t>‌طرح‌هاي هادي روستايي‌</w:t>
            </w:r>
          </w:p>
        </w:tc>
        <w:tc>
          <w:tcPr>
            <w:tcW w:w="3441" w:type="dxa"/>
            <w:shd w:val="clear" w:color="auto" w:fill="D9E2F3" w:themeFill="accent5" w:themeFillTint="33"/>
            <w:vAlign w:val="center"/>
          </w:tcPr>
          <w:p w14:paraId="6E395375" w14:textId="77777777" w:rsidR="00EA6F4D" w:rsidRPr="004C06D4"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Pr>
            </w:pPr>
            <w:r w:rsidRPr="004C06D4">
              <w:rPr>
                <w:rFonts w:ascii="B Lotus" w:hAnsi="B Lotus" w:cs="B Lotus"/>
                <w:sz w:val="16"/>
                <w:szCs w:val="16"/>
                <w:rtl/>
                <w:rPrChange w:id="16310" w:author="Mehrnazi Boojari" w:date="2019-01-15T02:37:00Z">
                  <w:rPr>
                    <w:rFonts w:ascii="B Lotus" w:eastAsia="B Nazanin" w:hAnsi="B Lotus" w:cs="B Lotus"/>
                    <w:b/>
                    <w:bCs/>
                    <w:color w:val="000000" w:themeColor="text1"/>
                    <w:sz w:val="16"/>
                    <w:szCs w:val="16"/>
                    <w:rtl/>
                    <w:lang w:bidi="fa-IR"/>
                  </w:rPr>
                </w:rPrChange>
              </w:rPr>
              <w:t>3</w:t>
            </w:r>
            <w:del w:id="16311" w:author="Mehrnazi Boojari" w:date="2019-01-07T22:34:00Z">
              <w:r w:rsidRPr="004C06D4" w:rsidDel="00051F26">
                <w:rPr>
                  <w:rFonts w:ascii="B Lotus" w:hAnsi="B Lotus" w:cs="B Lotus"/>
                  <w:sz w:val="16"/>
                  <w:szCs w:val="16"/>
                  <w:rtl/>
                  <w:rPrChange w:id="16312" w:author="Mehrnazi Boojari" w:date="2019-01-15T02:37:00Z">
                    <w:rPr>
                      <w:rFonts w:ascii="B Lotus" w:eastAsia="B Nazanin" w:hAnsi="B Lotus" w:cs="B Lotus"/>
                      <w:b/>
                      <w:bCs/>
                      <w:color w:val="000000" w:themeColor="text1"/>
                      <w:sz w:val="16"/>
                      <w:szCs w:val="16"/>
                      <w:rtl/>
                      <w:lang w:bidi="fa-IR"/>
                    </w:rPr>
                  </w:rPrChange>
                </w:rPr>
                <w:delText>.ت</w:delText>
              </w:r>
            </w:del>
            <w:ins w:id="16313" w:author="Mehrnazi Boojari" w:date="2019-01-07T22:34:00Z">
              <w:r w:rsidR="00051F26" w:rsidRPr="004C06D4">
                <w:rPr>
                  <w:rFonts w:ascii="B Lotus" w:hAnsi="B Lotus" w:cs="B Lotus"/>
                  <w:sz w:val="16"/>
                  <w:szCs w:val="16"/>
                  <w:rtl/>
                  <w:rPrChange w:id="16314" w:author="Mehrnazi Boojari" w:date="2019-01-15T02:37:00Z">
                    <w:rPr>
                      <w:rFonts w:ascii="B Lotus" w:eastAsia="B Nazanin" w:hAnsi="B Lotus" w:cs="B Lotus"/>
                      <w:b/>
                      <w:bCs/>
                      <w:color w:val="000000" w:themeColor="text1"/>
                      <w:sz w:val="16"/>
                      <w:szCs w:val="16"/>
                      <w:rtl/>
                      <w:lang w:bidi="fa-IR"/>
                    </w:rPr>
                  </w:rPrChange>
                </w:rPr>
                <w:t xml:space="preserve">. </w:t>
              </w:r>
              <w:r w:rsidR="00051F26" w:rsidRPr="004C06D4">
                <w:rPr>
                  <w:rFonts w:ascii="B Lotus" w:hAnsi="B Lotus" w:cs="B Lotus" w:hint="cs"/>
                  <w:sz w:val="16"/>
                  <w:szCs w:val="16"/>
                  <w:rtl/>
                </w:rPr>
                <w:t>ت</w:t>
              </w:r>
            </w:ins>
            <w:r w:rsidRPr="004C06D4">
              <w:rPr>
                <w:rFonts w:ascii="B Lotus" w:hAnsi="B Lotus" w:cs="B Lotus"/>
                <w:sz w:val="16"/>
                <w:szCs w:val="16"/>
                <w:rtl/>
              </w:rPr>
              <w:t>دوين‌ضوابط</w:t>
            </w:r>
            <w:ins w:id="16315"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‌و مقررات‌‌</w:t>
            </w:r>
            <w:r w:rsidRPr="004C06D4">
              <w:rPr>
                <w:rFonts w:ascii="Cambria" w:hAnsi="Cambria" w:cs="Cambria"/>
                <w:sz w:val="16"/>
                <w:szCs w:val="16"/>
              </w:rPr>
              <w:t> </w:t>
            </w:r>
          </w:p>
          <w:p w14:paraId="2843A046" w14:textId="77777777" w:rsidR="00EA6F4D" w:rsidRPr="004C06D4" w:rsidRDefault="00EA6F4D" w:rsidP="00EA6F4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Pr>
            </w:pPr>
            <w:r w:rsidRPr="004C06D4">
              <w:rPr>
                <w:rFonts w:ascii="B Lotus" w:hAnsi="B Lotus" w:cs="B Lotus"/>
                <w:sz w:val="16"/>
                <w:szCs w:val="16"/>
                <w:rtl/>
                <w:rPrChange w:id="16316" w:author="Mehrnazi Boojari" w:date="2019-01-15T02:37:00Z">
                  <w:rPr>
                    <w:rFonts w:ascii="B Lotus" w:eastAsia="B Nazanin" w:hAnsi="B Lotus" w:cs="B Lotus"/>
                    <w:b/>
                    <w:bCs/>
                    <w:color w:val="000000" w:themeColor="text1"/>
                    <w:sz w:val="16"/>
                    <w:szCs w:val="16"/>
                    <w:rtl/>
                    <w:lang w:bidi="fa-IR"/>
                  </w:rPr>
                </w:rPrChange>
              </w:rPr>
              <w:t>3.3.</w:t>
            </w:r>
            <w:r w:rsidRPr="004C06D4">
              <w:rPr>
                <w:rFonts w:ascii="B Lotus" w:hAnsi="B Lotus" w:cs="B Lotus"/>
                <w:sz w:val="16"/>
                <w:szCs w:val="16"/>
                <w:rPrChange w:id="16317" w:author="Mehrnazi Boojari" w:date="2019-01-15T02:37:00Z">
                  <w:rPr>
                    <w:rFonts w:ascii="B Lotus" w:eastAsia="B Nazanin" w:hAnsi="B Lotus" w:cs="B Lotus"/>
                    <w:b/>
                    <w:bCs/>
                    <w:color w:val="000000" w:themeColor="text1"/>
                    <w:sz w:val="16"/>
                    <w:szCs w:val="16"/>
                    <w:lang w:bidi="fa-IR"/>
                  </w:rPr>
                </w:rPrChange>
              </w:rPr>
              <w:t xml:space="preserve"> </w:t>
            </w:r>
            <w:r w:rsidRPr="004C06D4">
              <w:rPr>
                <w:rFonts w:ascii="B Lotus" w:hAnsi="B Lotus" w:cs="B Lotus"/>
                <w:sz w:val="16"/>
                <w:szCs w:val="16"/>
                <w:rtl/>
              </w:rPr>
              <w:t>ضوابط‌</w:t>
            </w:r>
            <w:ins w:id="16318"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مربوط</w:t>
            </w:r>
            <w:ins w:id="16319"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‌به</w:t>
            </w:r>
            <w:ins w:id="16320"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‌ساخت</w:t>
            </w:r>
            <w:ins w:id="16321"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‌و ساز در روستا</w:t>
            </w:r>
            <w:r w:rsidRPr="004C06D4">
              <w:rPr>
                <w:rFonts w:ascii="Cambria" w:hAnsi="Cambria" w:cs="Cambria"/>
                <w:sz w:val="16"/>
                <w:szCs w:val="16"/>
              </w:rPr>
              <w:t> </w:t>
            </w:r>
          </w:p>
          <w:p w14:paraId="45685F24" w14:textId="77777777" w:rsidR="00EA6F4D" w:rsidRPr="004C06D4" w:rsidRDefault="00EA6F4D" w:rsidP="003A41AF">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4C06D4">
              <w:rPr>
                <w:rFonts w:ascii="B Lotus" w:hAnsi="B Lotus" w:cs="B Lotus"/>
                <w:sz w:val="16"/>
                <w:szCs w:val="16"/>
                <w:rtl/>
                <w:rPrChange w:id="16322" w:author="Mehrnazi Boojari" w:date="2019-01-15T02:37:00Z">
                  <w:rPr>
                    <w:rFonts w:ascii="B Lotus" w:eastAsia="B Nazanin" w:hAnsi="B Lotus" w:cs="B Lotus"/>
                    <w:b/>
                    <w:bCs/>
                    <w:color w:val="000000" w:themeColor="text1"/>
                    <w:sz w:val="16"/>
                    <w:szCs w:val="16"/>
                    <w:rtl/>
                    <w:lang w:bidi="fa-IR"/>
                  </w:rPr>
                </w:rPrChange>
              </w:rPr>
              <w:t>3.4</w:t>
            </w:r>
            <w:del w:id="16323" w:author="Mehrnazi Boojari" w:date="2019-01-07T22:31:00Z">
              <w:r w:rsidRPr="004C06D4" w:rsidDel="00051F26">
                <w:rPr>
                  <w:rFonts w:ascii="B Lotus" w:hAnsi="B Lotus" w:cs="B Lotus"/>
                  <w:sz w:val="16"/>
                  <w:szCs w:val="16"/>
                  <w:rtl/>
                  <w:rPrChange w:id="16324" w:author="Mehrnazi Boojari" w:date="2019-01-15T02:37:00Z">
                    <w:rPr>
                      <w:rFonts w:ascii="B Lotus" w:eastAsia="B Nazanin" w:hAnsi="B Lotus" w:cs="B Lotus"/>
                      <w:b/>
                      <w:bCs/>
                      <w:color w:val="000000" w:themeColor="text1"/>
                      <w:sz w:val="16"/>
                      <w:szCs w:val="16"/>
                      <w:rtl/>
                      <w:lang w:bidi="fa-IR"/>
                    </w:rPr>
                  </w:rPrChange>
                </w:rPr>
                <w:delText>.ض</w:delText>
              </w:r>
            </w:del>
            <w:ins w:id="16325" w:author="Mehrnazi Boojari" w:date="2019-01-07T22:31:00Z">
              <w:r w:rsidR="00051F26" w:rsidRPr="004C06D4">
                <w:rPr>
                  <w:rFonts w:ascii="B Lotus" w:hAnsi="B Lotus" w:cs="B Lotus"/>
                  <w:sz w:val="16"/>
                  <w:szCs w:val="16"/>
                  <w:rtl/>
                  <w:rPrChange w:id="16326" w:author="Mehrnazi Boojari" w:date="2019-01-15T02:37:00Z">
                    <w:rPr>
                      <w:rFonts w:ascii="B Lotus" w:eastAsia="B Nazanin" w:hAnsi="B Lotus" w:cs="B Lotus"/>
                      <w:b/>
                      <w:bCs/>
                      <w:color w:val="000000" w:themeColor="text1"/>
                      <w:sz w:val="16"/>
                      <w:szCs w:val="16"/>
                      <w:rtl/>
                      <w:lang w:bidi="fa-IR"/>
                    </w:rPr>
                  </w:rPrChange>
                </w:rPr>
                <w:t>.</w:t>
              </w:r>
              <w:r w:rsidR="00051F26" w:rsidRPr="004C06D4">
                <w:rPr>
                  <w:rFonts w:ascii="B Lotus" w:hAnsi="B Lotus" w:cs="B Lotus" w:hint="cs"/>
                  <w:sz w:val="16"/>
                  <w:szCs w:val="16"/>
                  <w:rtl/>
                </w:rPr>
                <w:t xml:space="preserve"> ض</w:t>
              </w:r>
            </w:ins>
            <w:r w:rsidRPr="004C06D4">
              <w:rPr>
                <w:rFonts w:ascii="B Lotus" w:hAnsi="B Lotus" w:cs="B Lotus"/>
                <w:sz w:val="16"/>
                <w:szCs w:val="16"/>
                <w:rtl/>
              </w:rPr>
              <w:t>وابط</w:t>
            </w:r>
            <w:ins w:id="16327"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‌مربوط</w:t>
            </w:r>
            <w:ins w:id="16328"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‌به</w:t>
            </w:r>
            <w:ins w:id="16329"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‌نما و سيماي كالبدي روستا و نحوه ساخت</w:t>
            </w:r>
            <w:ins w:id="16330"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‌و ساز و نگهداري ابنيه در محدوده احتمالي</w:t>
            </w:r>
            <w:ins w:id="16331"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‌بافت</w:t>
            </w:r>
            <w:ins w:id="16332" w:author="Mehrnazi Boojari" w:date="2019-01-15T02:37:00Z">
              <w:r w:rsidR="003A41AF" w:rsidRPr="004C06D4">
                <w:rPr>
                  <w:rFonts w:ascii="B Lotus" w:hAnsi="B Lotus" w:cs="B Lotus" w:hint="cs"/>
                  <w:sz w:val="16"/>
                  <w:szCs w:val="16"/>
                  <w:rtl/>
                </w:rPr>
                <w:t xml:space="preserve"> </w:t>
              </w:r>
            </w:ins>
            <w:r w:rsidRPr="004C06D4">
              <w:rPr>
                <w:rFonts w:ascii="B Lotus" w:hAnsi="B Lotus" w:cs="B Lotus"/>
                <w:sz w:val="16"/>
                <w:szCs w:val="16"/>
                <w:rtl/>
              </w:rPr>
              <w:t>‌با</w:t>
            </w:r>
            <w:del w:id="16333" w:author="Mehrnazi Boojari" w:date="2019-01-15T02:38:00Z">
              <w:r w:rsidRPr="004C06D4" w:rsidDel="003A41AF">
                <w:rPr>
                  <w:rFonts w:ascii="B Lotus" w:hAnsi="B Lotus" w:cs="B Lotus"/>
                  <w:sz w:val="16"/>
                  <w:szCs w:val="16"/>
                  <w:rtl/>
                </w:rPr>
                <w:delText xml:space="preserve"> </w:delText>
              </w:r>
            </w:del>
            <w:r w:rsidRPr="004C06D4">
              <w:rPr>
                <w:rFonts w:ascii="B Lotus" w:hAnsi="B Lotus" w:cs="B Lotus"/>
                <w:sz w:val="16"/>
                <w:szCs w:val="16"/>
                <w:rtl/>
              </w:rPr>
              <w:t>ارزش</w:t>
            </w:r>
            <w:ins w:id="16334" w:author="Mehrnazi Boojari" w:date="2019-01-15T02:38:00Z">
              <w:r w:rsidR="003A41AF" w:rsidRPr="004C06D4">
                <w:rPr>
                  <w:rFonts w:ascii="B Lotus" w:hAnsi="B Lotus" w:cs="B Lotus" w:hint="cs"/>
                  <w:sz w:val="16"/>
                  <w:szCs w:val="16"/>
                  <w:rtl/>
                </w:rPr>
                <w:t xml:space="preserve"> </w:t>
              </w:r>
            </w:ins>
            <w:r w:rsidRPr="004C06D4">
              <w:rPr>
                <w:rFonts w:ascii="B Lotus" w:hAnsi="B Lotus" w:cs="B Lotus"/>
                <w:sz w:val="16"/>
                <w:szCs w:val="16"/>
                <w:rtl/>
              </w:rPr>
              <w:t>‌روستا</w:t>
            </w:r>
            <w:del w:id="16335" w:author="Mehrnazi Boojari" w:date="2019-01-07T09:53:00Z">
              <w:r w:rsidRPr="004C06D4" w:rsidDel="006F7CCF">
                <w:rPr>
                  <w:rFonts w:ascii="B Lotus" w:hAnsi="B Lotus" w:cs="B Lotus"/>
                  <w:sz w:val="16"/>
                  <w:szCs w:val="16"/>
                  <w:rtl/>
                </w:rPr>
                <w:delText xml:space="preserve"> </w:delText>
              </w:r>
              <w:r w:rsidRPr="004C06D4" w:rsidDel="006F7CCF">
                <w:rPr>
                  <w:rFonts w:ascii="B Lotus" w:hAnsi="B Lotus" w:cs="B Lotus" w:hint="cs"/>
                  <w:sz w:val="16"/>
                  <w:szCs w:val="16"/>
                  <w:rtl/>
                </w:rPr>
                <w:delText>.</w:delText>
              </w:r>
              <w:r w:rsidRPr="004C06D4" w:rsidDel="006F7CCF">
                <w:rPr>
                  <w:rFonts w:ascii="Cambria" w:hAnsi="Cambria" w:cs="Cambria"/>
                  <w:sz w:val="16"/>
                  <w:szCs w:val="16"/>
                </w:rPr>
                <w:delText> </w:delText>
              </w:r>
            </w:del>
            <w:ins w:id="16336" w:author="Mehrnazi Boojari" w:date="2019-01-07T09:53:00Z">
              <w:r w:rsidR="006F7CCF" w:rsidRPr="004C06D4">
                <w:rPr>
                  <w:rFonts w:ascii="B Lotus" w:hAnsi="B Lotus" w:cs="B Lotus"/>
                  <w:sz w:val="16"/>
                  <w:szCs w:val="16"/>
                  <w:rtl/>
                </w:rPr>
                <w:t xml:space="preserve">. </w:t>
              </w:r>
            </w:ins>
          </w:p>
        </w:tc>
      </w:tr>
      <w:tr w:rsidR="00EA6F4D" w:rsidRPr="00354964" w14:paraId="6F371806" w14:textId="77777777" w:rsidTr="000F1AAD">
        <w:trPr>
          <w:trHeight w:val="359"/>
          <w:jc w:val="center"/>
        </w:trPr>
        <w:tc>
          <w:tcPr>
            <w:cnfStyle w:val="001000000000" w:firstRow="0" w:lastRow="0" w:firstColumn="1" w:lastColumn="0" w:oddVBand="0" w:evenVBand="0" w:oddHBand="0" w:evenHBand="0" w:firstRowFirstColumn="0" w:firstRowLastColumn="0" w:lastRowFirstColumn="0" w:lastRowLastColumn="0"/>
            <w:tcW w:w="586" w:type="dxa"/>
            <w:vMerge/>
            <w:shd w:val="clear" w:color="auto" w:fill="D9E2F3" w:themeFill="accent5" w:themeFillTint="33"/>
            <w:vAlign w:val="center"/>
          </w:tcPr>
          <w:p w14:paraId="15D1F242" w14:textId="77777777" w:rsidR="00EA6F4D" w:rsidRPr="00354964" w:rsidRDefault="00EA6F4D" w:rsidP="00EA6F4D">
            <w:pPr>
              <w:bidi/>
              <w:jc w:val="center"/>
              <w:rPr>
                <w:rFonts w:ascii="B Lotus" w:hAnsi="B Lotus" w:cs="B Lotus"/>
                <w:sz w:val="16"/>
                <w:szCs w:val="16"/>
                <w:rtl/>
                <w:lang w:bidi="fa-IR"/>
              </w:rPr>
            </w:pPr>
          </w:p>
        </w:tc>
        <w:tc>
          <w:tcPr>
            <w:tcW w:w="1443" w:type="dxa"/>
            <w:vMerge/>
            <w:shd w:val="clear" w:color="auto" w:fill="D9E2F3" w:themeFill="accent5" w:themeFillTint="33"/>
            <w:vAlign w:val="center"/>
          </w:tcPr>
          <w:p w14:paraId="324796A8"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061" w:type="dxa"/>
            <w:vMerge/>
            <w:shd w:val="clear" w:color="auto" w:fill="D9E2F3" w:themeFill="accent5" w:themeFillTint="33"/>
            <w:vAlign w:val="center"/>
          </w:tcPr>
          <w:p w14:paraId="7F6B8C36"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19" w:type="dxa"/>
            <w:vMerge/>
            <w:shd w:val="clear" w:color="auto" w:fill="D9E2F3" w:themeFill="accent5" w:themeFillTint="33"/>
            <w:vAlign w:val="center"/>
          </w:tcPr>
          <w:p w14:paraId="5BEEE402"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322" w:type="dxa"/>
            <w:vMerge/>
            <w:shd w:val="clear" w:color="auto" w:fill="D9E2F3" w:themeFill="accent5" w:themeFillTint="33"/>
            <w:vAlign w:val="center"/>
          </w:tcPr>
          <w:p w14:paraId="76AE0C3F"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1690" w:type="dxa"/>
            <w:shd w:val="clear" w:color="auto" w:fill="D9E2F3" w:themeFill="accent5" w:themeFillTint="33"/>
            <w:vAlign w:val="center"/>
          </w:tcPr>
          <w:p w14:paraId="0E18BFD5" w14:textId="77777777" w:rsidR="00EA6F4D" w:rsidRPr="004C06D4" w:rsidRDefault="00EA6F4D" w:rsidP="003A41AF">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del w:id="16337" w:author="Mehrnazi Boojari" w:date="2019-01-15T02:35:00Z">
              <w:r w:rsidRPr="004C06D4" w:rsidDel="003A41AF">
                <w:rPr>
                  <w:rFonts w:ascii="B Lotus" w:hAnsi="B Lotus" w:cs="B Lotus" w:hint="cs"/>
                  <w:sz w:val="16"/>
                  <w:szCs w:val="16"/>
                  <w:rtl/>
                </w:rPr>
                <w:delText xml:space="preserve">ماده </w:delText>
              </w:r>
            </w:del>
            <w:ins w:id="16338" w:author="Mehrnazi Boojari" w:date="2019-01-15T02:35:00Z">
              <w:r w:rsidR="003A41AF" w:rsidRPr="004C06D4">
                <w:rPr>
                  <w:rFonts w:ascii="B Lotus" w:hAnsi="B Lotus" w:cs="B Lotus" w:hint="cs"/>
                  <w:sz w:val="16"/>
                  <w:szCs w:val="16"/>
                  <w:rtl/>
                </w:rPr>
                <w:t xml:space="preserve">مادۀ </w:t>
              </w:r>
            </w:ins>
            <w:r w:rsidRPr="004C06D4">
              <w:rPr>
                <w:rFonts w:ascii="B Lotus" w:hAnsi="B Lotus" w:cs="B Lotus" w:hint="cs"/>
                <w:sz w:val="16"/>
                <w:szCs w:val="16"/>
                <w:rtl/>
              </w:rPr>
              <w:t>194 برنامه پنجم</w:t>
            </w:r>
          </w:p>
        </w:tc>
        <w:tc>
          <w:tcPr>
            <w:tcW w:w="3441" w:type="dxa"/>
            <w:shd w:val="clear" w:color="auto" w:fill="D9E2F3" w:themeFill="accent5" w:themeFillTint="33"/>
            <w:vAlign w:val="center"/>
          </w:tcPr>
          <w:p w14:paraId="6683F411" w14:textId="77777777" w:rsidR="00EA6F4D" w:rsidRPr="004C06D4" w:rsidRDefault="00EA6F4D" w:rsidP="003A41AF">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4C06D4">
              <w:rPr>
                <w:rFonts w:ascii="B Lotus" w:hAnsi="B Lotus" w:cs="B Lotus"/>
                <w:sz w:val="16"/>
                <w:szCs w:val="16"/>
                <w:rtl/>
                <w:rPrChange w:id="16339" w:author="Mehrnazi Boojari" w:date="2019-01-15T02:38:00Z">
                  <w:rPr>
                    <w:rFonts w:ascii="B Lotus" w:eastAsia="B Nazanin" w:hAnsi="B Lotus" w:cs="B Lotus"/>
                    <w:b/>
                    <w:bCs/>
                    <w:color w:val="000000" w:themeColor="text1"/>
                    <w:sz w:val="16"/>
                    <w:szCs w:val="16"/>
                    <w:rtl/>
                    <w:lang w:bidi="fa-IR"/>
                  </w:rPr>
                </w:rPrChange>
              </w:rPr>
              <w:t>هـ ـ</w:t>
            </w:r>
            <w:r w:rsidRPr="004C06D4">
              <w:rPr>
                <w:rFonts w:ascii="B Lotus" w:hAnsi="B Lotus" w:cs="B Lotus"/>
                <w:sz w:val="16"/>
                <w:szCs w:val="16"/>
                <w:rtl/>
              </w:rPr>
              <w:t xml:space="preserve"> بهسازي، نوسازي، بازسازي و ایمن</w:t>
            </w:r>
            <w:ins w:id="16340" w:author="Mehrnazi Boojari" w:date="2019-01-15T02:38:00Z">
              <w:r w:rsidR="003A41AF" w:rsidRPr="004C06D4">
                <w:rPr>
                  <w:rFonts w:ascii="B Lotus" w:hAnsi="B Lotus" w:cs="B Nazanin" w:hint="cs"/>
                  <w:sz w:val="16"/>
                  <w:szCs w:val="16"/>
                  <w:rtl/>
                </w:rPr>
                <w:t>‌</w:t>
              </w:r>
            </w:ins>
            <w:r w:rsidRPr="004C06D4">
              <w:rPr>
                <w:rFonts w:ascii="B Lotus" w:hAnsi="B Lotus" w:cs="B Lotus"/>
                <w:sz w:val="16"/>
                <w:szCs w:val="16"/>
                <w:rtl/>
              </w:rPr>
              <w:t xml:space="preserve">سازي ساختار کالبدي محیط و مسکن روسـتایی </w:t>
            </w:r>
            <w:del w:id="16341" w:author="Mehrnazi Boojari" w:date="2019-01-10T01:06:00Z">
              <w:r w:rsidRPr="004C06D4" w:rsidDel="00647583">
                <w:rPr>
                  <w:rFonts w:ascii="B Lotus" w:hAnsi="B Lotus" w:cs="B Lotus"/>
                  <w:sz w:val="16"/>
                  <w:szCs w:val="16"/>
                  <w:rtl/>
                </w:rPr>
                <w:delText>مبتـنی بر</w:delText>
              </w:r>
            </w:del>
            <w:ins w:id="16342" w:author="Mehrnazi Boojari" w:date="2019-01-10T01:06:00Z">
              <w:r w:rsidR="00647583" w:rsidRPr="004C06D4">
                <w:rPr>
                  <w:rFonts w:ascii="B Lotus" w:hAnsi="B Lotus" w:cs="B Lotus"/>
                  <w:sz w:val="16"/>
                  <w:szCs w:val="16"/>
                  <w:rtl/>
                </w:rPr>
                <w:t>مبتنی</w:t>
              </w:r>
              <w:r w:rsidR="00647583" w:rsidRPr="004C06D4">
                <w:rPr>
                  <w:rFonts w:ascii="Times New Roman" w:hAnsi="Times New Roman" w:cs="Times New Roman" w:hint="cs"/>
                  <w:sz w:val="16"/>
                  <w:szCs w:val="16"/>
                  <w:rtl/>
                </w:rPr>
                <w:t> </w:t>
              </w:r>
              <w:r w:rsidR="00647583" w:rsidRPr="004C06D4">
                <w:rPr>
                  <w:rFonts w:ascii="B Lotus" w:hAnsi="B Lotus" w:cs="B Lotus"/>
                  <w:sz w:val="16"/>
                  <w:szCs w:val="16"/>
                  <w:rtl/>
                </w:rPr>
                <w:t>بر</w:t>
              </w:r>
            </w:ins>
            <w:r w:rsidRPr="004C06D4">
              <w:rPr>
                <w:rFonts w:ascii="B Lotus" w:hAnsi="B Lotus" w:cs="B Lotus"/>
                <w:sz w:val="16"/>
                <w:szCs w:val="16"/>
                <w:rtl/>
              </w:rPr>
              <w:t xml:space="preserve"> الگوي معماري اسـلامی </w:t>
            </w:r>
            <w:del w:id="16343" w:author="Mehrnazi Boojari" w:date="2019-01-15T02:38:00Z">
              <w:r w:rsidRPr="004C06D4" w:rsidDel="003A41AF">
                <w:rPr>
                  <w:rFonts w:ascii="B Lotus" w:hAnsi="B Lotus" w:cs="B Lotus"/>
                  <w:sz w:val="16"/>
                  <w:szCs w:val="16"/>
                  <w:rtl/>
                </w:rPr>
                <w:delText>ـ</w:delText>
              </w:r>
              <w:r w:rsidRPr="004C06D4" w:rsidDel="003A41AF">
                <w:rPr>
                  <w:rFonts w:ascii="B Lotus" w:hAnsi="B Lotus" w:cs="B Lotus" w:hint="cs"/>
                  <w:sz w:val="16"/>
                  <w:szCs w:val="16"/>
                  <w:rtl/>
                  <w:lang w:bidi="fa-IR"/>
                </w:rPr>
                <w:delText xml:space="preserve"> </w:delText>
              </w:r>
            </w:del>
            <w:ins w:id="16344" w:author="Mehrnazi Boojari" w:date="2019-01-15T02:38:00Z">
              <w:r w:rsidR="003A41AF" w:rsidRPr="004C06D4">
                <w:rPr>
                  <w:rFonts w:ascii="B Lotus" w:hAnsi="B Lotus" w:cs="B Lotus" w:hint="cs"/>
                  <w:sz w:val="16"/>
                  <w:szCs w:val="16"/>
                  <w:rtl/>
                </w:rPr>
                <w:t>ـ</w:t>
              </w:r>
              <w:r w:rsidR="003A41AF" w:rsidRPr="004C06D4">
                <w:rPr>
                  <w:rFonts w:ascii="B Lotus" w:hAnsi="B Lotus" w:cs="B Lotus" w:hint="cs"/>
                  <w:sz w:val="16"/>
                  <w:szCs w:val="16"/>
                  <w:rtl/>
                  <w:lang w:bidi="fa-IR"/>
                </w:rPr>
                <w:t xml:space="preserve"> </w:t>
              </w:r>
            </w:ins>
            <w:r w:rsidRPr="004C06D4">
              <w:rPr>
                <w:rFonts w:ascii="B Lotus" w:hAnsi="B Lotus" w:cs="B Lotus"/>
                <w:sz w:val="16"/>
                <w:szCs w:val="16"/>
                <w:rtl/>
              </w:rPr>
              <w:t>ایرانی با مـشارکت مـردم، دولـت و نهادهاي عمومی</w:t>
            </w:r>
            <w:r w:rsidRPr="004C06D4">
              <w:rPr>
                <w:rFonts w:ascii="B Lotus" w:hAnsi="B Lotus" w:cs="B Lotus" w:hint="cs"/>
                <w:sz w:val="16"/>
                <w:szCs w:val="16"/>
                <w:rtl/>
                <w:lang w:bidi="fa-IR"/>
              </w:rPr>
              <w:t xml:space="preserve"> </w:t>
            </w:r>
          </w:p>
        </w:tc>
      </w:tr>
      <w:tr w:rsidR="00EA6F4D" w:rsidRPr="00354964" w14:paraId="7099ACBF" w14:textId="77777777" w:rsidTr="000F1AAD">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586" w:type="dxa"/>
            <w:vMerge/>
            <w:shd w:val="clear" w:color="auto" w:fill="D9E2F3" w:themeFill="accent5" w:themeFillTint="33"/>
            <w:vAlign w:val="center"/>
          </w:tcPr>
          <w:p w14:paraId="2FA194F1" w14:textId="77777777" w:rsidR="00EA6F4D" w:rsidRPr="00354964" w:rsidRDefault="00EA6F4D" w:rsidP="00EA6F4D">
            <w:pPr>
              <w:bidi/>
              <w:jc w:val="center"/>
              <w:rPr>
                <w:rFonts w:ascii="B Lotus" w:hAnsi="B Lotus" w:cs="B Lotus"/>
                <w:sz w:val="16"/>
                <w:szCs w:val="16"/>
                <w:rtl/>
                <w:lang w:bidi="fa-IR"/>
              </w:rPr>
            </w:pPr>
          </w:p>
        </w:tc>
        <w:tc>
          <w:tcPr>
            <w:tcW w:w="1443" w:type="dxa"/>
            <w:vMerge/>
            <w:shd w:val="clear" w:color="auto" w:fill="D9E2F3" w:themeFill="accent5" w:themeFillTint="33"/>
            <w:vAlign w:val="center"/>
          </w:tcPr>
          <w:p w14:paraId="64DBB7A4"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061" w:type="dxa"/>
            <w:vMerge/>
            <w:shd w:val="clear" w:color="auto" w:fill="D9E2F3" w:themeFill="accent5" w:themeFillTint="33"/>
            <w:vAlign w:val="center"/>
          </w:tcPr>
          <w:p w14:paraId="5C210377"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19" w:type="dxa"/>
            <w:vMerge/>
            <w:shd w:val="clear" w:color="auto" w:fill="D9E2F3" w:themeFill="accent5" w:themeFillTint="33"/>
            <w:vAlign w:val="center"/>
          </w:tcPr>
          <w:p w14:paraId="798ED3DA"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322" w:type="dxa"/>
            <w:vMerge/>
            <w:shd w:val="clear" w:color="auto" w:fill="D9E2F3" w:themeFill="accent5" w:themeFillTint="33"/>
            <w:vAlign w:val="center"/>
          </w:tcPr>
          <w:p w14:paraId="77625A69" w14:textId="77777777" w:rsidR="00EA6F4D" w:rsidRPr="00354964"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p>
        </w:tc>
        <w:tc>
          <w:tcPr>
            <w:tcW w:w="1690" w:type="dxa"/>
            <w:shd w:val="clear" w:color="auto" w:fill="D9E2F3" w:themeFill="accent5" w:themeFillTint="33"/>
            <w:vAlign w:val="center"/>
          </w:tcPr>
          <w:p w14:paraId="1333770B" w14:textId="77777777" w:rsidR="00EA6F4D" w:rsidRPr="004C06D4" w:rsidRDefault="00EA6F4D" w:rsidP="003A41AF">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del w:id="16345" w:author="Mehrnazi Boojari" w:date="2019-01-15T02:35:00Z">
              <w:r w:rsidRPr="004C06D4" w:rsidDel="003A41AF">
                <w:rPr>
                  <w:rFonts w:ascii="B Lotus" w:hAnsi="B Lotus" w:cs="B Lotus" w:hint="cs"/>
                  <w:sz w:val="16"/>
                  <w:szCs w:val="16"/>
                  <w:rtl/>
                </w:rPr>
                <w:delText xml:space="preserve">ماده </w:delText>
              </w:r>
            </w:del>
            <w:ins w:id="16346" w:author="Mehrnazi Boojari" w:date="2019-01-15T02:35:00Z">
              <w:r w:rsidR="003A41AF" w:rsidRPr="004C06D4">
                <w:rPr>
                  <w:rFonts w:ascii="B Lotus" w:hAnsi="B Lotus" w:cs="B Lotus" w:hint="cs"/>
                  <w:sz w:val="16"/>
                  <w:szCs w:val="16"/>
                  <w:rtl/>
                </w:rPr>
                <w:t xml:space="preserve">مادۀ </w:t>
              </w:r>
            </w:ins>
            <w:r w:rsidRPr="004C06D4">
              <w:rPr>
                <w:rFonts w:ascii="B Lotus" w:hAnsi="B Lotus" w:cs="B Lotus" w:hint="cs"/>
                <w:sz w:val="16"/>
                <w:szCs w:val="16"/>
                <w:rtl/>
              </w:rPr>
              <w:t>169 برنامه پنجم</w:t>
            </w:r>
          </w:p>
        </w:tc>
        <w:tc>
          <w:tcPr>
            <w:tcW w:w="3441" w:type="dxa"/>
            <w:shd w:val="clear" w:color="auto" w:fill="D9E2F3" w:themeFill="accent5" w:themeFillTint="33"/>
            <w:vAlign w:val="center"/>
          </w:tcPr>
          <w:p w14:paraId="386A8F14" w14:textId="77777777" w:rsidR="00EA6F4D" w:rsidRPr="004C06D4" w:rsidRDefault="00EA6F4D" w:rsidP="003A41AF">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Pr>
            </w:pPr>
            <w:del w:id="16347" w:author="Mehrnazi Boojari" w:date="2019-01-15T02:38:00Z">
              <w:r w:rsidRPr="004C06D4" w:rsidDel="003A41AF">
                <w:rPr>
                  <w:rFonts w:ascii="B Lotus" w:hAnsi="B Lotus" w:cs="B Lotus" w:hint="cs"/>
                  <w:sz w:val="16"/>
                  <w:szCs w:val="16"/>
                  <w:rtl/>
                </w:rPr>
                <w:delText xml:space="preserve">ماده </w:delText>
              </w:r>
            </w:del>
            <w:ins w:id="16348" w:author="Mehrnazi Boojari" w:date="2019-01-15T02:38:00Z">
              <w:r w:rsidR="003A41AF" w:rsidRPr="004C06D4">
                <w:rPr>
                  <w:rFonts w:ascii="B Lotus" w:hAnsi="B Lotus" w:cs="B Lotus" w:hint="cs"/>
                  <w:sz w:val="16"/>
                  <w:szCs w:val="16"/>
                  <w:rtl/>
                </w:rPr>
                <w:t xml:space="preserve">مادۀ </w:t>
              </w:r>
            </w:ins>
            <w:r w:rsidRPr="004C06D4">
              <w:rPr>
                <w:rFonts w:ascii="B Lotus" w:hAnsi="B Lotus" w:cs="B Lotus" w:hint="cs"/>
                <w:sz w:val="16"/>
                <w:szCs w:val="16"/>
                <w:rtl/>
              </w:rPr>
              <w:t>169: شورای</w:t>
            </w:r>
            <w:ins w:id="16349" w:author="Mehrnazi Boojari" w:date="2019-01-15T02:38:00Z">
              <w:r w:rsidR="003A41AF" w:rsidRPr="004C06D4">
                <w:rPr>
                  <w:rFonts w:ascii="B Lotus" w:hAnsi="B Lotus" w:cs="B Nazanin" w:hint="cs"/>
                  <w:sz w:val="16"/>
                  <w:szCs w:val="16"/>
                  <w:rtl/>
                </w:rPr>
                <w:t>‌</w:t>
              </w:r>
            </w:ins>
            <w:r w:rsidRPr="004C06D4">
              <w:rPr>
                <w:rFonts w:ascii="B Lotus" w:hAnsi="B Lotus" w:cs="B Lotus" w:hint="cs"/>
                <w:sz w:val="16"/>
                <w:szCs w:val="16"/>
                <w:rtl/>
              </w:rPr>
              <w:t xml:space="preserve">عالی شهرسازی و معماری موظف است </w:t>
            </w:r>
            <w:del w:id="16350" w:author="Mehrnazi Boojari" w:date="2019-01-07T23:34:00Z">
              <w:r w:rsidRPr="004C06D4" w:rsidDel="00A26EBB">
                <w:rPr>
                  <w:rFonts w:ascii="B Lotus" w:hAnsi="B Lotus" w:cs="B Lotus" w:hint="cs"/>
                  <w:sz w:val="16"/>
                  <w:szCs w:val="16"/>
                  <w:rtl/>
                </w:rPr>
                <w:delText>به منظور</w:delText>
              </w:r>
            </w:del>
            <w:ins w:id="16351" w:author="Mehrnazi Boojari" w:date="2019-01-07T23:34:00Z">
              <w:r w:rsidR="00A26EBB" w:rsidRPr="004C06D4">
                <w:rPr>
                  <w:rFonts w:ascii="B Lotus" w:hAnsi="B Lotus" w:cs="B Lotus" w:hint="cs"/>
                  <w:sz w:val="16"/>
                  <w:szCs w:val="16"/>
                  <w:rtl/>
                </w:rPr>
                <w:t>به‌منظور</w:t>
              </w:r>
            </w:ins>
            <w:r w:rsidRPr="004C06D4">
              <w:rPr>
                <w:rFonts w:ascii="B Lotus" w:hAnsi="B Lotus" w:cs="B Lotus" w:hint="cs"/>
                <w:sz w:val="16"/>
                <w:szCs w:val="16"/>
                <w:rtl/>
              </w:rPr>
              <w:t xml:space="preserve"> تدوین و ترویج الگوهای معماری و شهرسازی اسلامی ـ ایرانی:</w:t>
            </w:r>
          </w:p>
          <w:p w14:paraId="6AFFC0F0" w14:textId="77777777" w:rsidR="00EA6F4D" w:rsidRPr="004C06D4" w:rsidRDefault="00EA6F4D" w:rsidP="003A41AF">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4C06D4">
              <w:rPr>
                <w:rFonts w:ascii="B Lotus" w:hAnsi="B Lotus" w:cs="B Lotus" w:hint="cs"/>
                <w:sz w:val="16"/>
                <w:szCs w:val="16"/>
                <w:rtl/>
              </w:rPr>
              <w:t>الف</w:t>
            </w:r>
            <w:del w:id="16352" w:author="Mehrnazi Boojari" w:date="2019-01-15T02:38:00Z">
              <w:r w:rsidRPr="004C06D4" w:rsidDel="003A41AF">
                <w:rPr>
                  <w:rFonts w:ascii="B Lotus" w:hAnsi="B Lotus" w:cs="B Lotus" w:hint="cs"/>
                  <w:sz w:val="16"/>
                  <w:szCs w:val="16"/>
                  <w:rtl/>
                </w:rPr>
                <w:delText xml:space="preserve"> </w:delText>
              </w:r>
              <w:r w:rsidRPr="004C06D4" w:rsidDel="003A41AF">
                <w:rPr>
                  <w:rFonts w:ascii="Times New Roman" w:hAnsi="Times New Roman" w:cs="Times New Roman" w:hint="cs"/>
                  <w:sz w:val="16"/>
                  <w:szCs w:val="16"/>
                  <w:rtl/>
                </w:rPr>
                <w:delText>–</w:delText>
              </w:r>
            </w:del>
            <w:ins w:id="16353" w:author="Mehrnazi Boojari" w:date="2019-01-15T02:38:00Z">
              <w:r w:rsidR="003A41AF" w:rsidRPr="004C06D4">
                <w:rPr>
                  <w:rFonts w:ascii="B Lotus" w:hAnsi="B Lotus" w:cs="B Lotus" w:hint="cs"/>
                  <w:sz w:val="16"/>
                  <w:szCs w:val="16"/>
                  <w:rtl/>
                </w:rPr>
                <w:t>)</w:t>
              </w:r>
            </w:ins>
            <w:r w:rsidRPr="004C06D4">
              <w:rPr>
                <w:rFonts w:ascii="B Lotus" w:hAnsi="B Lotus" w:cs="B Lotus" w:hint="cs"/>
                <w:sz w:val="16"/>
                <w:szCs w:val="16"/>
                <w:rtl/>
              </w:rPr>
              <w:t xml:space="preserve"> با تشکیل کارگروهی مرکب از نمایندگان دستگاه</w:t>
            </w:r>
            <w:ins w:id="16354" w:author="Mehrnazi Boojari" w:date="2019-01-15T02:38:00Z">
              <w:r w:rsidR="003A41AF" w:rsidRPr="004C06D4">
                <w:rPr>
                  <w:rFonts w:ascii="B Lotus" w:hAnsi="B Lotus" w:cs="B Nazanin" w:hint="cs"/>
                  <w:sz w:val="16"/>
                  <w:szCs w:val="16"/>
                  <w:rtl/>
                </w:rPr>
                <w:t>‌</w:t>
              </w:r>
            </w:ins>
            <w:r w:rsidRPr="004C06D4">
              <w:rPr>
                <w:rFonts w:ascii="B Lotus" w:hAnsi="B Lotus" w:cs="B Lotus" w:hint="cs"/>
                <w:sz w:val="16"/>
                <w:szCs w:val="16"/>
                <w:rtl/>
              </w:rPr>
              <w:t>های ذی‌ربط و صاحب</w:t>
            </w:r>
            <w:ins w:id="16355" w:author="Mehrnazi Boojari" w:date="2019-01-15T02:38:00Z">
              <w:r w:rsidR="003A41AF" w:rsidRPr="004C06D4">
                <w:rPr>
                  <w:rFonts w:ascii="B Lotus" w:hAnsi="B Lotus" w:cs="B Nazanin" w:hint="cs"/>
                  <w:sz w:val="16"/>
                  <w:szCs w:val="16"/>
                  <w:rtl/>
                </w:rPr>
                <w:t>‌</w:t>
              </w:r>
            </w:ins>
            <w:r w:rsidRPr="004C06D4">
              <w:rPr>
                <w:rFonts w:ascii="B Lotus" w:hAnsi="B Lotus" w:cs="B Lotus" w:hint="cs"/>
                <w:sz w:val="16"/>
                <w:szCs w:val="16"/>
                <w:rtl/>
              </w:rPr>
              <w:t>نظران و متخصصان رشته‌های معماری، شهرسازی و حوزوی نسبت به انجام پژوهش</w:t>
            </w:r>
            <w:ins w:id="16356" w:author="Mehrnazi Boojari" w:date="2019-01-15T02:38:00Z">
              <w:r w:rsidR="003A41AF" w:rsidRPr="004C06D4">
                <w:rPr>
                  <w:rFonts w:ascii="B Lotus" w:hAnsi="B Lotus" w:cs="B Nazanin" w:hint="cs"/>
                  <w:sz w:val="16"/>
                  <w:szCs w:val="16"/>
                  <w:rtl/>
                </w:rPr>
                <w:t>‌</w:t>
              </w:r>
            </w:ins>
            <w:r w:rsidRPr="004C06D4">
              <w:rPr>
                <w:rFonts w:ascii="B Lotus" w:hAnsi="B Lotus" w:cs="B Lotus" w:hint="cs"/>
                <w:sz w:val="16"/>
                <w:szCs w:val="16"/>
                <w:rtl/>
              </w:rPr>
              <w:t>های کاربردی، سیاست</w:t>
            </w:r>
            <w:ins w:id="16357" w:author="Mehrnazi Boojari" w:date="2019-01-15T02:38:00Z">
              <w:r w:rsidR="003A41AF" w:rsidRPr="004C06D4">
                <w:rPr>
                  <w:rFonts w:ascii="B Lotus" w:hAnsi="B Lotus" w:cs="B Nazanin" w:hint="cs"/>
                  <w:sz w:val="16"/>
                  <w:szCs w:val="16"/>
                  <w:rtl/>
                </w:rPr>
                <w:t>‌</w:t>
              </w:r>
            </w:ins>
            <w:r w:rsidRPr="004C06D4">
              <w:rPr>
                <w:rFonts w:ascii="B Lotus" w:hAnsi="B Lotus" w:cs="B Lotus" w:hint="cs"/>
                <w:sz w:val="16"/>
                <w:szCs w:val="16"/>
                <w:rtl/>
              </w:rPr>
              <w:t xml:space="preserve">گذاری، تدوین ضوابط و مقررات و ترویج الگوهای مورد نظر اقدام </w:t>
            </w:r>
            <w:del w:id="16358" w:author="Mehrnazi Boojari" w:date="2019-01-08T01:31:00Z">
              <w:r w:rsidRPr="004C06D4" w:rsidDel="00952B49">
                <w:rPr>
                  <w:rFonts w:ascii="B Lotus" w:hAnsi="B Lotus" w:cs="B Lotus" w:hint="cs"/>
                  <w:sz w:val="16"/>
                  <w:szCs w:val="16"/>
                  <w:rtl/>
                </w:rPr>
                <w:delText>نماید</w:delText>
              </w:r>
            </w:del>
            <w:ins w:id="16359" w:author="Mehrnazi Boojari" w:date="2019-01-08T01:31:00Z">
              <w:r w:rsidR="00952B49" w:rsidRPr="004C06D4">
                <w:rPr>
                  <w:rFonts w:ascii="B Lotus" w:hAnsi="B Lotus" w:cs="B Lotus" w:hint="cs"/>
                  <w:sz w:val="16"/>
                  <w:szCs w:val="16"/>
                  <w:rtl/>
                </w:rPr>
                <w:t>کند</w:t>
              </w:r>
            </w:ins>
            <w:r w:rsidRPr="004C06D4">
              <w:rPr>
                <w:rFonts w:ascii="B Lotus" w:hAnsi="B Lotus" w:cs="B Lotus" w:hint="cs"/>
                <w:sz w:val="16"/>
                <w:szCs w:val="16"/>
                <w:rtl/>
              </w:rPr>
              <w:t>.</w:t>
            </w:r>
          </w:p>
        </w:tc>
      </w:tr>
      <w:tr w:rsidR="00EA6F4D" w:rsidRPr="00354964" w14:paraId="4280CB8C" w14:textId="77777777" w:rsidTr="000F1AAD">
        <w:trPr>
          <w:trHeight w:val="359"/>
          <w:jc w:val="center"/>
        </w:trPr>
        <w:tc>
          <w:tcPr>
            <w:cnfStyle w:val="001000000000" w:firstRow="0" w:lastRow="0" w:firstColumn="1" w:lastColumn="0" w:oddVBand="0" w:evenVBand="0" w:oddHBand="0" w:evenHBand="0" w:firstRowFirstColumn="0" w:firstRowLastColumn="0" w:lastRowFirstColumn="0" w:lastRowLastColumn="0"/>
            <w:tcW w:w="586" w:type="dxa"/>
            <w:vMerge/>
            <w:shd w:val="clear" w:color="auto" w:fill="D9E2F3" w:themeFill="accent5" w:themeFillTint="33"/>
            <w:vAlign w:val="center"/>
          </w:tcPr>
          <w:p w14:paraId="52851B70" w14:textId="77777777" w:rsidR="00EA6F4D" w:rsidRPr="00354964" w:rsidRDefault="00EA6F4D" w:rsidP="00EA6F4D">
            <w:pPr>
              <w:bidi/>
              <w:jc w:val="center"/>
              <w:rPr>
                <w:rFonts w:ascii="B Lotus" w:hAnsi="B Lotus" w:cs="B Lotus"/>
                <w:sz w:val="16"/>
                <w:szCs w:val="16"/>
                <w:rtl/>
                <w:lang w:bidi="fa-IR"/>
              </w:rPr>
            </w:pPr>
          </w:p>
        </w:tc>
        <w:tc>
          <w:tcPr>
            <w:tcW w:w="1443" w:type="dxa"/>
            <w:vMerge/>
            <w:shd w:val="clear" w:color="auto" w:fill="D9E2F3" w:themeFill="accent5" w:themeFillTint="33"/>
            <w:vAlign w:val="center"/>
          </w:tcPr>
          <w:p w14:paraId="577A81DC"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061" w:type="dxa"/>
            <w:vMerge/>
            <w:shd w:val="clear" w:color="auto" w:fill="D9E2F3" w:themeFill="accent5" w:themeFillTint="33"/>
            <w:vAlign w:val="center"/>
          </w:tcPr>
          <w:p w14:paraId="11D4BD86"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19" w:type="dxa"/>
            <w:vMerge/>
            <w:shd w:val="clear" w:color="auto" w:fill="D9E2F3" w:themeFill="accent5" w:themeFillTint="33"/>
            <w:vAlign w:val="center"/>
          </w:tcPr>
          <w:p w14:paraId="29778709"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322" w:type="dxa"/>
            <w:vMerge/>
            <w:shd w:val="clear" w:color="auto" w:fill="D9E2F3" w:themeFill="accent5" w:themeFillTint="33"/>
            <w:vAlign w:val="center"/>
          </w:tcPr>
          <w:p w14:paraId="69843770" w14:textId="77777777" w:rsidR="00EA6F4D" w:rsidRPr="0035496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1690" w:type="dxa"/>
            <w:shd w:val="clear" w:color="auto" w:fill="D9E2F3" w:themeFill="accent5" w:themeFillTint="33"/>
            <w:vAlign w:val="center"/>
          </w:tcPr>
          <w:p w14:paraId="104FB55B" w14:textId="77777777" w:rsidR="00EA6F4D" w:rsidRPr="004C06D4" w:rsidRDefault="00EA6F4D" w:rsidP="003A41AF">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Pr>
            </w:pPr>
            <w:r w:rsidRPr="004C06D4">
              <w:rPr>
                <w:rFonts w:ascii="B Lotus" w:hAnsi="B Lotus" w:cs="B Lotus" w:hint="cs"/>
                <w:sz w:val="16"/>
                <w:szCs w:val="16"/>
                <w:rtl/>
              </w:rPr>
              <w:t xml:space="preserve">دستورالعمل اجرایی </w:t>
            </w:r>
            <w:del w:id="16360" w:author="Mehrnazi Boojari" w:date="2019-01-15T02:35:00Z">
              <w:r w:rsidRPr="004C06D4" w:rsidDel="003A41AF">
                <w:rPr>
                  <w:rFonts w:ascii="B Lotus" w:hAnsi="B Lotus" w:cs="B Lotus" w:hint="cs"/>
                  <w:sz w:val="16"/>
                  <w:szCs w:val="16"/>
                  <w:rtl/>
                </w:rPr>
                <w:delText xml:space="preserve">ماده </w:delText>
              </w:r>
            </w:del>
            <w:ins w:id="16361" w:author="Mehrnazi Boojari" w:date="2019-01-15T02:35:00Z">
              <w:r w:rsidR="003A41AF" w:rsidRPr="004C06D4">
                <w:rPr>
                  <w:rFonts w:ascii="B Lotus" w:hAnsi="B Lotus" w:cs="B Lotus" w:hint="cs"/>
                  <w:sz w:val="16"/>
                  <w:szCs w:val="16"/>
                  <w:rtl/>
                </w:rPr>
                <w:t xml:space="preserve">مادۀ </w:t>
              </w:r>
            </w:ins>
            <w:r w:rsidRPr="004C06D4">
              <w:rPr>
                <w:rFonts w:ascii="B Lotus" w:hAnsi="B Lotus" w:cs="B Lotus" w:hint="cs"/>
                <w:sz w:val="16"/>
                <w:szCs w:val="16"/>
                <w:rtl/>
              </w:rPr>
              <w:t>169</w:t>
            </w:r>
          </w:p>
          <w:p w14:paraId="5CED2C96" w14:textId="77777777" w:rsidR="00EA6F4D" w:rsidRPr="004C06D4" w:rsidRDefault="00EA6F4D" w:rsidP="003A41AF">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4C06D4">
              <w:rPr>
                <w:rFonts w:ascii="B Lotus" w:hAnsi="B Lotus" w:cs="B Lotus" w:hint="cs"/>
                <w:sz w:val="16"/>
                <w:szCs w:val="16"/>
                <w:rtl/>
              </w:rPr>
              <w:t>قانون برنامه پنجم توسعه اقتصادی</w:t>
            </w:r>
            <w:del w:id="16362" w:author="Mehrnazi Boojari" w:date="2019-01-15T02:35:00Z">
              <w:r w:rsidRPr="004C06D4" w:rsidDel="003A41AF">
                <w:rPr>
                  <w:rFonts w:ascii="B Lotus" w:hAnsi="B Lotus" w:cs="B Lotus" w:hint="cs"/>
                  <w:sz w:val="16"/>
                  <w:szCs w:val="16"/>
                  <w:rtl/>
                </w:rPr>
                <w:delText xml:space="preserve">- </w:delText>
              </w:r>
            </w:del>
            <w:ins w:id="16363" w:author="Mehrnazi Boojari" w:date="2019-01-15T02:35:00Z">
              <w:r w:rsidR="003A41AF" w:rsidRPr="004C06D4">
                <w:rPr>
                  <w:rFonts w:ascii="B Lotus" w:hAnsi="B Lotus" w:cs="B Lotus" w:hint="cs"/>
                  <w:sz w:val="16"/>
                  <w:szCs w:val="16"/>
                  <w:rtl/>
                </w:rPr>
                <w:t xml:space="preserve"> ـ </w:t>
              </w:r>
            </w:ins>
            <w:r w:rsidRPr="004C06D4">
              <w:rPr>
                <w:rFonts w:ascii="B Lotus" w:hAnsi="B Lotus" w:cs="B Lotus" w:hint="cs"/>
                <w:sz w:val="16"/>
                <w:szCs w:val="16"/>
                <w:rtl/>
              </w:rPr>
              <w:t>اجتماعی و فرهنگی کشور</w:t>
            </w:r>
          </w:p>
          <w:p w14:paraId="11D4701B" w14:textId="77777777" w:rsidR="00EA6F4D" w:rsidRPr="004C06D4"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3441" w:type="dxa"/>
            <w:shd w:val="clear" w:color="auto" w:fill="D9E2F3" w:themeFill="accent5" w:themeFillTint="33"/>
            <w:vAlign w:val="center"/>
          </w:tcPr>
          <w:p w14:paraId="1DDD67B8" w14:textId="77777777" w:rsidR="00EA6F4D" w:rsidRPr="004C06D4" w:rsidRDefault="00EA6F4D" w:rsidP="003A41AF">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4C06D4">
              <w:rPr>
                <w:rFonts w:ascii="B Lotus" w:hAnsi="B Lotus" w:cs="B Lotus"/>
                <w:sz w:val="16"/>
                <w:szCs w:val="16"/>
                <w:rPrChange w:id="16364" w:author="Mehrnazi Boojari" w:date="2019-01-15T02:39:00Z">
                  <w:rPr>
                    <w:rFonts w:ascii="B Lotus" w:eastAsia="B Nazanin" w:hAnsi="B Lotus" w:cs="B Lotus"/>
                    <w:b/>
                    <w:bCs/>
                    <w:color w:val="000000" w:themeColor="text1"/>
                    <w:sz w:val="16"/>
                    <w:szCs w:val="16"/>
                    <w:lang w:bidi="fa-IR"/>
                  </w:rPr>
                </w:rPrChange>
              </w:rPr>
              <w:t>3-1</w:t>
            </w:r>
            <w:r w:rsidRPr="004C06D4">
              <w:rPr>
                <w:rFonts w:ascii="B Lotus" w:hAnsi="B Lotus" w:cs="B Lotus" w:hint="cs"/>
                <w:sz w:val="16"/>
                <w:szCs w:val="16"/>
              </w:rPr>
              <w:t xml:space="preserve"> </w:t>
            </w:r>
            <w:ins w:id="16365" w:author="Mehrnazi Boojari" w:date="2019-01-15T02:39:00Z">
              <w:r w:rsidR="003A41AF" w:rsidRPr="004C06D4">
                <w:rPr>
                  <w:rFonts w:ascii="B Lotus" w:hAnsi="B Lotus" w:cs="B Lotus" w:hint="cs"/>
                  <w:sz w:val="16"/>
                  <w:szCs w:val="16"/>
                  <w:rtl/>
                </w:rPr>
                <w:t xml:space="preserve"> </w:t>
              </w:r>
            </w:ins>
            <w:r w:rsidRPr="004C06D4">
              <w:rPr>
                <w:rFonts w:ascii="B Lotus" w:hAnsi="B Lotus" w:cs="B Lotus" w:hint="cs"/>
                <w:sz w:val="16"/>
                <w:szCs w:val="16"/>
                <w:rtl/>
              </w:rPr>
              <w:t>انجام پژوهش</w:t>
            </w:r>
            <w:ins w:id="16366" w:author="Mehrnazi Boojari" w:date="2019-01-15T02:39:00Z">
              <w:r w:rsidR="003A41AF" w:rsidRPr="004C06D4">
                <w:rPr>
                  <w:rFonts w:ascii="B Lotus" w:hAnsi="B Lotus" w:cs="B Nazanin" w:hint="cs"/>
                  <w:sz w:val="16"/>
                  <w:szCs w:val="16"/>
                  <w:rtl/>
                </w:rPr>
                <w:t>‌</w:t>
              </w:r>
            </w:ins>
            <w:r w:rsidRPr="004C06D4">
              <w:rPr>
                <w:rFonts w:ascii="B Lotus" w:hAnsi="B Lotus" w:cs="B Lotus" w:hint="cs"/>
                <w:sz w:val="16"/>
                <w:szCs w:val="16"/>
                <w:rtl/>
              </w:rPr>
              <w:t xml:space="preserve">های کاربردی و بنیادی در خصوص شناخت اصول </w:t>
            </w:r>
            <w:del w:id="16367" w:author="Mehrnazi Boojari" w:date="2019-01-15T02:39:00Z">
              <w:r w:rsidRPr="004C06D4" w:rsidDel="003A41AF">
                <w:rPr>
                  <w:rFonts w:ascii="Times New Roman" w:hAnsi="Times New Roman" w:cs="Times New Roman" w:hint="cs"/>
                  <w:sz w:val="16"/>
                  <w:szCs w:val="16"/>
                  <w:rtl/>
                </w:rPr>
                <w:delText>–</w:delText>
              </w:r>
              <w:r w:rsidRPr="004C06D4" w:rsidDel="003A41AF">
                <w:rPr>
                  <w:rFonts w:ascii="B Lotus" w:hAnsi="B Lotus" w:cs="B Lotus" w:hint="cs"/>
                  <w:sz w:val="16"/>
                  <w:szCs w:val="16"/>
                  <w:rtl/>
                </w:rPr>
                <w:delText xml:space="preserve"> </w:delText>
              </w:r>
            </w:del>
            <w:ins w:id="16368" w:author="Mehrnazi Boojari" w:date="2019-01-15T02:39:00Z">
              <w:r w:rsidR="003A41AF" w:rsidRPr="004C06D4">
                <w:rPr>
                  <w:rFonts w:ascii="Times New Roman" w:hAnsi="Times New Roman" w:cs="B Lotus" w:hint="eastAsia"/>
                  <w:sz w:val="16"/>
                  <w:szCs w:val="16"/>
                  <w:rtl/>
                  <w:rPrChange w:id="16369" w:author="Mehrnazi Boojari" w:date="2019-01-15T02:39:00Z">
                    <w:rPr>
                      <w:rFonts w:ascii="Times New Roman" w:eastAsia="B Nazanin" w:hAnsi="Times New Roman" w:cs="Times New Roman" w:hint="eastAsia"/>
                      <w:b/>
                      <w:bCs/>
                      <w:color w:val="000000" w:themeColor="text1"/>
                      <w:sz w:val="16"/>
                      <w:szCs w:val="16"/>
                      <w:rtl/>
                      <w:lang w:bidi="fa-IR"/>
                    </w:rPr>
                  </w:rPrChange>
                </w:rPr>
                <w:t>ـ</w:t>
              </w:r>
              <w:r w:rsidR="003A41AF" w:rsidRPr="004C06D4">
                <w:rPr>
                  <w:rFonts w:ascii="B Lotus" w:hAnsi="B Lotus" w:cs="B Lotus" w:hint="cs"/>
                  <w:sz w:val="16"/>
                  <w:szCs w:val="16"/>
                  <w:rtl/>
                </w:rPr>
                <w:t xml:space="preserve"> </w:t>
              </w:r>
            </w:ins>
            <w:r w:rsidRPr="004C06D4">
              <w:rPr>
                <w:rFonts w:ascii="B Lotus" w:hAnsi="B Lotus" w:cs="B Lotus" w:hint="cs"/>
                <w:sz w:val="16"/>
                <w:szCs w:val="16"/>
                <w:rtl/>
              </w:rPr>
              <w:t xml:space="preserve">ارزش‏ها و </w:t>
            </w:r>
            <w:del w:id="16370" w:author="Mehrnazi Boojari" w:date="2019-01-07T10:18:00Z">
              <w:r w:rsidRPr="004C06D4" w:rsidDel="0028073B">
                <w:rPr>
                  <w:rFonts w:ascii="B Lotus" w:hAnsi="B Lotus" w:cs="B Lotus" w:hint="cs"/>
                  <w:sz w:val="16"/>
                  <w:szCs w:val="16"/>
                  <w:rtl/>
                </w:rPr>
                <w:delText>شاخص‏ها</w:delText>
              </w:r>
            </w:del>
            <w:ins w:id="16371" w:author="Mehrnazi Boojari" w:date="2019-01-07T10:18:00Z">
              <w:r w:rsidR="0028073B" w:rsidRPr="004C06D4">
                <w:rPr>
                  <w:rFonts w:ascii="B Lotus" w:hAnsi="B Lotus" w:cs="B Lotus" w:hint="cs"/>
                  <w:sz w:val="16"/>
                  <w:szCs w:val="16"/>
                  <w:rtl/>
                </w:rPr>
                <w:t>شاخص‌ها</w:t>
              </w:r>
            </w:ins>
            <w:r w:rsidRPr="004C06D4">
              <w:rPr>
                <w:rFonts w:ascii="B Lotus" w:hAnsi="B Lotus" w:cs="B Lotus" w:hint="cs"/>
                <w:sz w:val="16"/>
                <w:szCs w:val="16"/>
                <w:rtl/>
              </w:rPr>
              <w:t>ی معماری و شهرسازی اسلامی</w:t>
            </w:r>
            <w:ins w:id="16372" w:author="Mehrnazi Boojari" w:date="2019-01-15T02:39:00Z">
              <w:r w:rsidR="003A41AF" w:rsidRPr="004C06D4">
                <w:rPr>
                  <w:rFonts w:ascii="Times New Roman" w:hAnsi="Times New Roman" w:cs="Times New Roman" w:hint="eastAsia"/>
                  <w:sz w:val="16"/>
                  <w:szCs w:val="16"/>
                  <w:rtl/>
                  <w:rPrChange w:id="16373" w:author="Mehrnazi Boojari" w:date="2019-01-15T02:39:00Z">
                    <w:rPr>
                      <w:rFonts w:ascii="B Lotus" w:eastAsia="B Nazanin" w:hAnsi="B Lotus" w:cs="Times New Roman" w:hint="eastAsia"/>
                      <w:b/>
                      <w:bCs/>
                      <w:color w:val="000000" w:themeColor="text1"/>
                      <w:sz w:val="16"/>
                      <w:szCs w:val="16"/>
                      <w:rtl/>
                      <w:lang w:bidi="fa-IR"/>
                    </w:rPr>
                  </w:rPrChange>
                </w:rPr>
                <w:t> </w:t>
              </w:r>
            </w:ins>
            <w:del w:id="16374" w:author="Mehrnazi Boojari" w:date="2019-01-15T02:39:00Z">
              <w:r w:rsidRPr="004C06D4" w:rsidDel="003A41AF">
                <w:rPr>
                  <w:rFonts w:ascii="B Lotus" w:hAnsi="B Lotus" w:cs="B Lotus" w:hint="cs"/>
                  <w:sz w:val="16"/>
                  <w:szCs w:val="16"/>
                  <w:rtl/>
                </w:rPr>
                <w:delText xml:space="preserve">- </w:delText>
              </w:r>
            </w:del>
            <w:ins w:id="16375" w:author="Mehrnazi Boojari" w:date="2019-01-15T02:39:00Z">
              <w:r w:rsidR="003A41AF" w:rsidRPr="004C06D4">
                <w:rPr>
                  <w:rFonts w:ascii="B Lotus" w:hAnsi="B Lotus" w:cs="B Lotus" w:hint="cs"/>
                  <w:sz w:val="16"/>
                  <w:szCs w:val="16"/>
                  <w:rtl/>
                </w:rPr>
                <w:t xml:space="preserve">ـ </w:t>
              </w:r>
            </w:ins>
            <w:r w:rsidRPr="004C06D4">
              <w:rPr>
                <w:rFonts w:ascii="B Lotus" w:hAnsi="B Lotus" w:cs="B Lotus" w:hint="cs"/>
                <w:sz w:val="16"/>
                <w:szCs w:val="16"/>
                <w:rtl/>
              </w:rPr>
              <w:t>ایرانی</w:t>
            </w:r>
          </w:p>
          <w:p w14:paraId="51E0C241" w14:textId="77777777" w:rsidR="00EA6F4D" w:rsidRPr="004C06D4" w:rsidRDefault="00EA6F4D" w:rsidP="003A41AF">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4C06D4">
              <w:rPr>
                <w:rFonts w:ascii="B Lotus" w:hAnsi="B Lotus" w:cs="B Lotus"/>
                <w:sz w:val="16"/>
                <w:szCs w:val="16"/>
                <w:rPrChange w:id="16376" w:author="Mehrnazi Boojari" w:date="2019-01-15T02:39:00Z">
                  <w:rPr>
                    <w:rFonts w:ascii="B Lotus" w:eastAsia="B Nazanin" w:hAnsi="B Lotus" w:cs="B Lotus"/>
                    <w:b/>
                    <w:bCs/>
                    <w:color w:val="000000" w:themeColor="text1"/>
                    <w:sz w:val="16"/>
                    <w:szCs w:val="16"/>
                    <w:lang w:bidi="fa-IR"/>
                  </w:rPr>
                </w:rPrChange>
              </w:rPr>
              <w:t>3-9</w:t>
            </w:r>
            <w:r w:rsidRPr="004C06D4">
              <w:rPr>
                <w:rFonts w:ascii="B Lotus" w:hAnsi="B Lotus" w:cs="B Lotus" w:hint="cs"/>
                <w:sz w:val="16"/>
                <w:szCs w:val="16"/>
              </w:rPr>
              <w:t xml:space="preserve"> </w:t>
            </w:r>
            <w:ins w:id="16377" w:author="Mehrnazi Boojari" w:date="2019-01-15T02:39:00Z">
              <w:r w:rsidR="003A41AF" w:rsidRPr="004C06D4">
                <w:rPr>
                  <w:rFonts w:ascii="B Lotus" w:hAnsi="B Lotus" w:cs="B Lotus" w:hint="cs"/>
                  <w:sz w:val="16"/>
                  <w:szCs w:val="16"/>
                  <w:rtl/>
                </w:rPr>
                <w:t xml:space="preserve"> </w:t>
              </w:r>
            </w:ins>
            <w:r w:rsidRPr="004C06D4">
              <w:rPr>
                <w:rFonts w:ascii="B Lotus" w:hAnsi="B Lotus" w:cs="B Lotus" w:hint="cs"/>
                <w:sz w:val="16"/>
                <w:szCs w:val="16"/>
                <w:rtl/>
              </w:rPr>
              <w:t>انجام مطالعات گونه‏شناسی معماری و شهرسازی اسلامی</w:t>
            </w:r>
            <w:del w:id="16378" w:author="Mehrnazi Boojari" w:date="2019-01-15T02:39:00Z">
              <w:r w:rsidRPr="004C06D4" w:rsidDel="003A41AF">
                <w:rPr>
                  <w:rFonts w:ascii="B Lotus" w:hAnsi="B Lotus" w:cs="B Lotus" w:hint="cs"/>
                  <w:sz w:val="16"/>
                  <w:szCs w:val="16"/>
                  <w:rtl/>
                </w:rPr>
                <w:delText xml:space="preserve">- </w:delText>
              </w:r>
            </w:del>
            <w:ins w:id="16379" w:author="Mehrnazi Boojari" w:date="2019-01-15T02:39:00Z">
              <w:r w:rsidR="003A41AF" w:rsidRPr="004C06D4">
                <w:rPr>
                  <w:rFonts w:ascii="B Lotus" w:hAnsi="B Lotus" w:cs="B Lotus" w:hint="cs"/>
                  <w:sz w:val="16"/>
                  <w:szCs w:val="16"/>
                  <w:rtl/>
                </w:rPr>
                <w:t xml:space="preserve"> ـ </w:t>
              </w:r>
            </w:ins>
            <w:r w:rsidRPr="004C06D4">
              <w:rPr>
                <w:rFonts w:ascii="B Lotus" w:hAnsi="B Lotus" w:cs="B Lotus" w:hint="cs"/>
                <w:sz w:val="16"/>
                <w:szCs w:val="16"/>
                <w:rtl/>
              </w:rPr>
              <w:t>ایرانی</w:t>
            </w:r>
          </w:p>
          <w:p w14:paraId="36890B3C" w14:textId="77777777" w:rsidR="00EA6F4D" w:rsidRPr="004C06D4" w:rsidRDefault="00EA6F4D" w:rsidP="003A41AF">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4C06D4">
              <w:rPr>
                <w:rFonts w:ascii="B Lotus" w:hAnsi="B Lotus" w:cs="B Lotus"/>
                <w:sz w:val="16"/>
                <w:szCs w:val="16"/>
                <w:rPrChange w:id="16380" w:author="Mehrnazi Boojari" w:date="2019-01-15T02:39:00Z">
                  <w:rPr>
                    <w:rFonts w:ascii="B Lotus" w:eastAsia="B Nazanin" w:hAnsi="B Lotus" w:cs="B Lotus"/>
                    <w:b/>
                    <w:bCs/>
                    <w:color w:val="000000" w:themeColor="text1"/>
                    <w:sz w:val="16"/>
                    <w:szCs w:val="16"/>
                    <w:lang w:bidi="fa-IR"/>
                  </w:rPr>
                </w:rPrChange>
              </w:rPr>
              <w:t>3-10</w:t>
            </w:r>
            <w:r w:rsidRPr="004C06D4">
              <w:rPr>
                <w:rFonts w:ascii="B Lotus" w:hAnsi="B Lotus" w:cs="B Lotus" w:hint="cs"/>
                <w:sz w:val="16"/>
                <w:szCs w:val="16"/>
              </w:rPr>
              <w:t xml:space="preserve"> </w:t>
            </w:r>
            <w:ins w:id="16381" w:author="Mehrnazi Boojari" w:date="2019-01-15T02:39:00Z">
              <w:r w:rsidR="003A41AF" w:rsidRPr="004C06D4">
                <w:rPr>
                  <w:rFonts w:ascii="B Lotus" w:hAnsi="B Lotus" w:cs="B Lotus" w:hint="cs"/>
                  <w:sz w:val="16"/>
                  <w:szCs w:val="16"/>
                  <w:rtl/>
                </w:rPr>
                <w:t xml:space="preserve"> </w:t>
              </w:r>
            </w:ins>
            <w:r w:rsidRPr="004C06D4">
              <w:rPr>
                <w:rFonts w:ascii="B Lotus" w:hAnsi="B Lotus" w:cs="B Lotus" w:hint="cs"/>
                <w:sz w:val="16"/>
                <w:szCs w:val="16"/>
                <w:rtl/>
              </w:rPr>
              <w:t xml:space="preserve">تهیه الگوهای معماری مسکن معاصر </w:t>
            </w:r>
            <w:del w:id="16382" w:author="Mehrnazi Boojari" w:date="2019-01-09T23:38:00Z">
              <w:r w:rsidRPr="004C06D4" w:rsidDel="00947B53">
                <w:rPr>
                  <w:rFonts w:ascii="B Lotus" w:hAnsi="B Lotus" w:cs="B Lotus" w:hint="cs"/>
                  <w:sz w:val="16"/>
                  <w:szCs w:val="16"/>
                  <w:rtl/>
                </w:rPr>
                <w:delText>بر اساس</w:delText>
              </w:r>
            </w:del>
            <w:ins w:id="16383" w:author="Mehrnazi Boojari" w:date="2019-01-09T23:38:00Z">
              <w:r w:rsidR="00947B53" w:rsidRPr="004C06D4">
                <w:rPr>
                  <w:rFonts w:ascii="B Lotus" w:hAnsi="B Lotus" w:cs="B Lotus" w:hint="cs"/>
                  <w:sz w:val="16"/>
                  <w:szCs w:val="16"/>
                  <w:rtl/>
                </w:rPr>
                <w:t>بر</w:t>
              </w:r>
              <w:r w:rsidR="00947B53" w:rsidRPr="004C06D4">
                <w:rPr>
                  <w:rFonts w:ascii="Times New Roman" w:hAnsi="Times New Roman" w:cs="Times New Roman" w:hint="cs"/>
                  <w:sz w:val="16"/>
                  <w:szCs w:val="16"/>
                  <w:rtl/>
                </w:rPr>
                <w:t> </w:t>
              </w:r>
              <w:r w:rsidR="00947B53" w:rsidRPr="004C06D4">
                <w:rPr>
                  <w:rFonts w:ascii="B Lotus" w:hAnsi="B Lotus" w:cs="B Lotus" w:hint="cs"/>
                  <w:sz w:val="16"/>
                  <w:szCs w:val="16"/>
                  <w:rtl/>
                </w:rPr>
                <w:t>اساس</w:t>
              </w:r>
            </w:ins>
            <w:r w:rsidRPr="004C06D4">
              <w:rPr>
                <w:rFonts w:ascii="B Lotus" w:hAnsi="B Lotus" w:cs="B Lotus" w:hint="cs"/>
                <w:sz w:val="16"/>
                <w:szCs w:val="16"/>
                <w:rtl/>
              </w:rPr>
              <w:t xml:space="preserve"> آموزه‏های معماری اسلامی</w:t>
            </w:r>
            <w:del w:id="16384" w:author="Mehrnazi Boojari" w:date="2019-01-15T02:39:00Z">
              <w:r w:rsidRPr="004C06D4" w:rsidDel="003A41AF">
                <w:rPr>
                  <w:rFonts w:ascii="B Lotus" w:hAnsi="B Lotus" w:cs="B Lotus" w:hint="cs"/>
                  <w:sz w:val="16"/>
                  <w:szCs w:val="16"/>
                  <w:rtl/>
                </w:rPr>
                <w:delText xml:space="preserve">- </w:delText>
              </w:r>
            </w:del>
            <w:ins w:id="16385" w:author="Mehrnazi Boojari" w:date="2019-01-15T02:39:00Z">
              <w:r w:rsidR="003A41AF" w:rsidRPr="004C06D4">
                <w:rPr>
                  <w:rFonts w:ascii="B Lotus" w:hAnsi="B Lotus" w:cs="B Lotus" w:hint="cs"/>
                  <w:sz w:val="16"/>
                  <w:szCs w:val="16"/>
                  <w:rtl/>
                </w:rPr>
                <w:t xml:space="preserve"> ـ </w:t>
              </w:r>
            </w:ins>
            <w:r w:rsidRPr="004C06D4">
              <w:rPr>
                <w:rFonts w:ascii="B Lotus" w:hAnsi="B Lotus" w:cs="B Lotus" w:hint="cs"/>
                <w:sz w:val="16"/>
                <w:szCs w:val="16"/>
                <w:rtl/>
              </w:rPr>
              <w:t>ایرانی</w:t>
            </w:r>
          </w:p>
        </w:tc>
      </w:tr>
    </w:tbl>
    <w:p w14:paraId="620D9006" w14:textId="77777777" w:rsidR="00EA6F4D" w:rsidRPr="00354964" w:rsidRDefault="00EA6F4D" w:rsidP="00EA6F4D">
      <w:pPr>
        <w:bidi/>
        <w:jc w:val="both"/>
        <w:rPr>
          <w:rFonts w:ascii="B Lotus" w:hAnsi="B Lotus" w:cs="B Lotus"/>
          <w:rtl/>
          <w:lang w:bidi="fa-IR"/>
        </w:rPr>
      </w:pPr>
    </w:p>
    <w:p w14:paraId="3D5B3209" w14:textId="77777777" w:rsidR="00EA6F4D" w:rsidRPr="00EA6F4D" w:rsidRDefault="00EA6F4D" w:rsidP="003A41AF">
      <w:pPr>
        <w:pStyle w:val="Heading3"/>
        <w:rPr>
          <w:rtl/>
        </w:rPr>
      </w:pPr>
      <w:bookmarkStart w:id="16386" w:name="_Toc531474529"/>
      <w:bookmarkStart w:id="16387" w:name="_Toc531474959"/>
      <w:bookmarkStart w:id="16388" w:name="_Toc531475023"/>
      <w:bookmarkStart w:id="16389" w:name="_Toc533781286"/>
      <w:bookmarkStart w:id="16390" w:name="_Toc533782242"/>
      <w:del w:id="16391" w:author="Mehrnazi Boojari" w:date="2019-01-15T02:40:00Z">
        <w:r w:rsidRPr="00EA6F4D" w:rsidDel="003A41AF">
          <w:rPr>
            <w:rFonts w:hint="cs"/>
            <w:rtl/>
          </w:rPr>
          <w:delText xml:space="preserve">تامین </w:delText>
        </w:r>
      </w:del>
      <w:ins w:id="16392" w:author="Mehrnazi Boojari" w:date="2019-01-15T02:40:00Z">
        <w:r w:rsidR="003A41AF" w:rsidRPr="00EA6F4D">
          <w:rPr>
            <w:rFonts w:hint="cs"/>
            <w:rtl/>
          </w:rPr>
          <w:t>ت</w:t>
        </w:r>
        <w:r w:rsidR="003A41AF">
          <w:rPr>
            <w:rFonts w:hint="cs"/>
            <w:rtl/>
          </w:rPr>
          <w:t>أ</w:t>
        </w:r>
        <w:r w:rsidR="003A41AF" w:rsidRPr="00EA6F4D">
          <w:rPr>
            <w:rFonts w:hint="cs"/>
            <w:rtl/>
          </w:rPr>
          <w:t xml:space="preserve">مین </w:t>
        </w:r>
      </w:ins>
      <w:r w:rsidRPr="00EA6F4D">
        <w:rPr>
          <w:rFonts w:hint="cs"/>
          <w:rtl/>
        </w:rPr>
        <w:t>مالی ساخت مسکن روستایی</w:t>
      </w:r>
      <w:bookmarkEnd w:id="16386"/>
      <w:bookmarkEnd w:id="16387"/>
      <w:bookmarkEnd w:id="16388"/>
      <w:bookmarkEnd w:id="16389"/>
      <w:bookmarkEnd w:id="16390"/>
      <w:r w:rsidRPr="00EA6F4D">
        <w:rPr>
          <w:rFonts w:hint="cs"/>
          <w:rtl/>
        </w:rPr>
        <w:t xml:space="preserve"> </w:t>
      </w:r>
    </w:p>
    <w:p w14:paraId="6E9B66C6" w14:textId="77777777" w:rsidR="00EA6F4D" w:rsidRPr="000F1AAD" w:rsidRDefault="00EA6F4D" w:rsidP="003A41AF">
      <w:pPr>
        <w:bidi/>
        <w:ind w:firstLine="227"/>
        <w:jc w:val="both"/>
        <w:rPr>
          <w:rFonts w:ascii="B Lotus" w:hAnsi="B Lotus" w:cs="B Lotus"/>
          <w:sz w:val="24"/>
          <w:szCs w:val="24"/>
          <w:rtl/>
        </w:rPr>
      </w:pPr>
      <w:r w:rsidRPr="000F1AAD">
        <w:rPr>
          <w:rFonts w:ascii="B Lotus" w:hAnsi="B Lotus" w:cs="B Lotus" w:hint="cs"/>
          <w:sz w:val="24"/>
          <w:szCs w:val="24"/>
          <w:rtl/>
          <w:lang w:bidi="fa-IR"/>
        </w:rPr>
        <w:t xml:space="preserve">آنچنان </w:t>
      </w:r>
      <w:del w:id="16393" w:author="Mehrnazi Boojari" w:date="2019-01-15T02:40:00Z">
        <w:r w:rsidRPr="000F1AAD" w:rsidDel="003A41AF">
          <w:rPr>
            <w:rFonts w:ascii="B Lotus" w:hAnsi="B Lotus" w:cs="B Lotus" w:hint="cs"/>
            <w:sz w:val="24"/>
            <w:szCs w:val="24"/>
            <w:rtl/>
            <w:lang w:bidi="fa-IR"/>
          </w:rPr>
          <w:delText xml:space="preserve">که </w:delText>
        </w:r>
      </w:del>
      <w:r w:rsidRPr="000F1AAD">
        <w:rPr>
          <w:rFonts w:ascii="B Lotus" w:hAnsi="B Lotus" w:cs="B Lotus" w:hint="cs"/>
          <w:sz w:val="24"/>
          <w:szCs w:val="24"/>
          <w:rtl/>
          <w:lang w:bidi="fa-IR"/>
        </w:rPr>
        <w:t>در فصل دوم و سوم بیان شد</w:t>
      </w:r>
      <w:del w:id="16394" w:author="Mehrnazi Boojari" w:date="2019-01-15T02:40:00Z">
        <w:r w:rsidRPr="000F1AAD" w:rsidDel="003A41AF">
          <w:rPr>
            <w:rFonts w:ascii="B Lotus" w:hAnsi="B Lotus" w:cs="B Lotus" w:hint="cs"/>
            <w:sz w:val="24"/>
            <w:szCs w:val="24"/>
            <w:rtl/>
            <w:lang w:bidi="fa-IR"/>
          </w:rPr>
          <w:delText>،</w:delText>
        </w:r>
      </w:del>
      <w:r w:rsidRPr="000F1AAD">
        <w:rPr>
          <w:rFonts w:ascii="B Lotus" w:hAnsi="B Lotus" w:cs="B Lotus" w:hint="cs"/>
          <w:sz w:val="24"/>
          <w:szCs w:val="24"/>
          <w:rtl/>
          <w:lang w:bidi="fa-IR"/>
        </w:rPr>
        <w:t xml:space="preserve"> مشخص</w:t>
      </w:r>
      <w:del w:id="16395" w:author="Mehrnazi Boojari" w:date="2019-01-07T09:49:00Z">
        <w:r w:rsidRPr="000F1AAD" w:rsidDel="006F7CCF">
          <w:rPr>
            <w:rFonts w:ascii="B Lotus" w:hAnsi="B Lotus" w:cs="B Lotus" w:hint="cs"/>
            <w:sz w:val="24"/>
            <w:szCs w:val="24"/>
            <w:rtl/>
            <w:lang w:bidi="fa-IR"/>
          </w:rPr>
          <w:delText xml:space="preserve"> می </w:delText>
        </w:r>
      </w:del>
      <w:ins w:id="16396" w:author="Mehrnazi Boojari" w:date="2019-01-07T09:49:00Z">
        <w:r w:rsidR="006F7CCF">
          <w:rPr>
            <w:rFonts w:ascii="B Lotus" w:hAnsi="B Lotus" w:cs="B Lotus" w:hint="cs"/>
            <w:sz w:val="24"/>
            <w:szCs w:val="24"/>
            <w:rtl/>
            <w:lang w:bidi="fa-IR"/>
          </w:rPr>
          <w:t xml:space="preserve"> </w:t>
        </w:r>
      </w:ins>
      <w:del w:id="16397" w:author="Mehrnazi Boojari" w:date="2019-01-07T10:52:00Z">
        <w:r w:rsidRPr="000F1AAD" w:rsidDel="006A1F1D">
          <w:rPr>
            <w:rFonts w:ascii="B Lotus" w:hAnsi="B Lotus" w:cs="B Lotus" w:hint="cs"/>
            <w:sz w:val="24"/>
            <w:szCs w:val="24"/>
            <w:rtl/>
            <w:lang w:bidi="fa-IR"/>
          </w:rPr>
          <w:delText>کند</w:delText>
        </w:r>
      </w:del>
      <w:ins w:id="16398" w:author="Mehrnazi Boojari" w:date="2019-01-07T10:52:00Z">
        <w:r w:rsidR="006A1F1D">
          <w:rPr>
            <w:rFonts w:ascii="B Lotus" w:hAnsi="B Lotus" w:cs="B Lotus" w:hint="cs"/>
            <w:sz w:val="24"/>
            <w:szCs w:val="24"/>
            <w:rtl/>
            <w:lang w:bidi="fa-IR"/>
          </w:rPr>
          <w:t>می‌کند</w:t>
        </w:r>
      </w:ins>
      <w:r w:rsidRPr="000F1AAD">
        <w:rPr>
          <w:rFonts w:ascii="B Lotus" w:hAnsi="B Lotus" w:cs="B Lotus" w:hint="cs"/>
          <w:sz w:val="24"/>
          <w:szCs w:val="24"/>
          <w:rtl/>
          <w:lang w:bidi="fa-IR"/>
        </w:rPr>
        <w:t xml:space="preserve"> اصلی</w:t>
      </w:r>
      <w:del w:id="16399" w:author="Mehrnazi Boojari" w:date="2019-01-07T10:55:00Z">
        <w:r w:rsidRPr="000F1AAD" w:rsidDel="006A1F1D">
          <w:rPr>
            <w:rFonts w:ascii="B Lotus" w:hAnsi="B Lotus" w:cs="B Lotus" w:hint="cs"/>
            <w:sz w:val="24"/>
            <w:szCs w:val="24"/>
            <w:rtl/>
            <w:lang w:bidi="fa-IR"/>
          </w:rPr>
          <w:delText xml:space="preserve"> ترین </w:delText>
        </w:r>
      </w:del>
      <w:ins w:id="16400" w:author="Mehrnazi Boojari" w:date="2019-01-07T10:55:00Z">
        <w:r w:rsidR="006A1F1D">
          <w:rPr>
            <w:rFonts w:ascii="B Lotus" w:hAnsi="B Lotus" w:cs="B Lotus" w:hint="cs"/>
            <w:sz w:val="24"/>
            <w:szCs w:val="24"/>
            <w:rtl/>
            <w:lang w:bidi="fa-IR"/>
          </w:rPr>
          <w:t xml:space="preserve">‌ترین </w:t>
        </w:r>
      </w:ins>
      <w:r w:rsidRPr="000F1AAD">
        <w:rPr>
          <w:rFonts w:ascii="B Lotus" w:hAnsi="B Lotus" w:cs="B Lotus" w:hint="cs"/>
          <w:sz w:val="24"/>
          <w:szCs w:val="24"/>
          <w:rtl/>
          <w:lang w:bidi="fa-IR"/>
        </w:rPr>
        <w:t xml:space="preserve">سیاست در امر ساخت مسکن در کشور اعطای وام به سازندگان مسکن است. </w:t>
      </w:r>
      <w:r w:rsidRPr="000F1AAD">
        <w:rPr>
          <w:rFonts w:ascii="B Lotus" w:hAnsi="B Lotus" w:cs="B Lotus"/>
          <w:sz w:val="24"/>
          <w:szCs w:val="24"/>
          <w:rtl/>
        </w:rPr>
        <w:t>با توجه به مشـكلات زيـادي كـه در زمينـه مسـكن روستايي در ايران وجود داشته است، تخصيص اعتبـار در ساخت مسكن روستايي گام مهم و ارزشمندي محسوب مي</w:t>
      </w:r>
      <w:ins w:id="16401" w:author="Mehrnazi Boojari" w:date="2019-01-15T02:40:00Z">
        <w:r w:rsidR="003A41AF">
          <w:rPr>
            <w:rFonts w:ascii="B Lotus" w:hAnsi="B Lotus" w:cs="B Nazanin" w:hint="cs"/>
            <w:sz w:val="24"/>
            <w:szCs w:val="24"/>
            <w:rtl/>
          </w:rPr>
          <w:t>‌</w:t>
        </w:r>
      </w:ins>
      <w:r w:rsidRPr="000F1AAD">
        <w:rPr>
          <w:rFonts w:ascii="B Lotus" w:hAnsi="B Lotus" w:cs="B Lotus"/>
          <w:sz w:val="24"/>
          <w:szCs w:val="24"/>
          <w:rtl/>
        </w:rPr>
        <w:t>شود</w:t>
      </w:r>
      <w:ins w:id="16402" w:author="Mehrnazi Boojari" w:date="2019-01-15T02:40:00Z">
        <w:r w:rsidR="003A41AF">
          <w:rPr>
            <w:rFonts w:ascii="B Lotus" w:hAnsi="B Lotus" w:cs="B Lotus" w:hint="cs"/>
            <w:sz w:val="24"/>
            <w:szCs w:val="24"/>
            <w:rtl/>
          </w:rPr>
          <w:t>،</w:t>
        </w:r>
      </w:ins>
      <w:r w:rsidRPr="000F1AAD">
        <w:rPr>
          <w:rFonts w:ascii="B Lotus" w:hAnsi="B Lotus" w:cs="B Lotus"/>
          <w:sz w:val="24"/>
          <w:szCs w:val="24"/>
          <w:rtl/>
        </w:rPr>
        <w:t xml:space="preserve"> اما معضل توسـعه روسـتايي كشور كه تأمين مسكن روستايي يكي از اجزاي آن است</w:t>
      </w:r>
      <w:r w:rsidRPr="000F1AAD">
        <w:rPr>
          <w:rFonts w:ascii="B Lotus" w:hAnsi="B Lotus" w:cs="B Lotus" w:hint="cs"/>
          <w:sz w:val="24"/>
          <w:szCs w:val="24"/>
          <w:rtl/>
        </w:rPr>
        <w:t xml:space="preserve"> </w:t>
      </w:r>
      <w:r w:rsidRPr="000F1AAD">
        <w:rPr>
          <w:rFonts w:ascii="B Lotus" w:hAnsi="B Lotus" w:cs="B Lotus"/>
          <w:sz w:val="24"/>
          <w:szCs w:val="24"/>
          <w:rtl/>
        </w:rPr>
        <w:t>با مشكلات</w:t>
      </w:r>
      <w:del w:id="16403" w:author="Mehrnazi Boojari" w:date="2019-01-15T02:40:00Z">
        <w:r w:rsidRPr="000F1AAD" w:rsidDel="003A41AF">
          <w:rPr>
            <w:rFonts w:ascii="B Lotus" w:hAnsi="B Lotus" w:cs="B Lotus"/>
            <w:sz w:val="24"/>
            <w:szCs w:val="24"/>
            <w:rtl/>
          </w:rPr>
          <w:delText>ي</w:delText>
        </w:r>
      </w:del>
      <w:r w:rsidRPr="000F1AAD">
        <w:rPr>
          <w:rFonts w:ascii="B Lotus" w:hAnsi="B Lotus" w:cs="B Lotus" w:hint="cs"/>
          <w:sz w:val="24"/>
          <w:szCs w:val="24"/>
          <w:rtl/>
        </w:rPr>
        <w:t xml:space="preserve"> جدی</w:t>
      </w:r>
      <w:ins w:id="16404" w:author="Mehrnazi Boojari" w:date="2019-01-15T02:40:00Z">
        <w:r w:rsidR="003A41AF">
          <w:rPr>
            <w:rFonts w:ascii="B Lotus" w:hAnsi="B Lotus" w:cs="B Nazanin" w:hint="cs"/>
            <w:sz w:val="24"/>
            <w:szCs w:val="24"/>
            <w:rtl/>
          </w:rPr>
          <w:t>‌</w:t>
        </w:r>
      </w:ins>
      <w:del w:id="16405" w:author="Mehrnazi Boojari" w:date="2019-01-15T02:40:00Z">
        <w:r w:rsidRPr="000F1AAD" w:rsidDel="003A41AF">
          <w:rPr>
            <w:rFonts w:ascii="B Lotus" w:hAnsi="B Lotus" w:cs="B Lotus" w:hint="cs"/>
            <w:sz w:val="24"/>
            <w:szCs w:val="24"/>
            <w:rtl/>
          </w:rPr>
          <w:delText xml:space="preserve"> </w:delText>
        </w:r>
      </w:del>
      <w:r w:rsidRPr="000F1AAD">
        <w:rPr>
          <w:rFonts w:ascii="B Lotus" w:hAnsi="B Lotus" w:cs="B Lotus" w:hint="cs"/>
          <w:sz w:val="24"/>
          <w:szCs w:val="24"/>
          <w:rtl/>
        </w:rPr>
        <w:t>تری</w:t>
      </w:r>
      <w:r w:rsidRPr="000F1AAD">
        <w:rPr>
          <w:rFonts w:ascii="B Lotus" w:hAnsi="B Lotus" w:cs="B Lotus"/>
          <w:sz w:val="24"/>
          <w:szCs w:val="24"/>
          <w:rtl/>
        </w:rPr>
        <w:t xml:space="preserve"> </w:t>
      </w:r>
      <w:del w:id="16406" w:author="Mehrnazi Boojari" w:date="2019-01-11T23:34:00Z">
        <w:r w:rsidRPr="000F1AAD" w:rsidDel="00B569FE">
          <w:rPr>
            <w:rFonts w:ascii="B Lotus" w:hAnsi="B Lotus" w:cs="B Lotus"/>
            <w:sz w:val="24"/>
            <w:szCs w:val="24"/>
            <w:rtl/>
          </w:rPr>
          <w:delText>روبرو</w:delText>
        </w:r>
      </w:del>
      <w:ins w:id="16407" w:author="Mehrnazi Boojari" w:date="2019-01-11T23:34:00Z">
        <w:r w:rsidR="00B569FE">
          <w:rPr>
            <w:rFonts w:ascii="B Lotus" w:hAnsi="B Lotus" w:cs="B Lotus"/>
            <w:sz w:val="24"/>
            <w:szCs w:val="24"/>
            <w:rtl/>
          </w:rPr>
          <w:t>روبه</w:t>
        </w:r>
        <w:r w:rsidR="00B569FE">
          <w:rPr>
            <w:rFonts w:ascii="B Lotus" w:hAnsi="B Lotus" w:cs="B Lotus" w:hint="cs"/>
            <w:sz w:val="24"/>
            <w:szCs w:val="24"/>
            <w:rtl/>
          </w:rPr>
          <w:t>‌</w:t>
        </w:r>
        <w:r w:rsidR="00B569FE">
          <w:rPr>
            <w:rFonts w:ascii="B Lotus" w:hAnsi="B Lotus" w:cs="B Lotus"/>
            <w:sz w:val="24"/>
            <w:szCs w:val="24"/>
            <w:rtl/>
          </w:rPr>
          <w:t>رو</w:t>
        </w:r>
      </w:ins>
      <w:del w:id="16408" w:author="Mehrnazi Boojari" w:date="2019-01-15T02:40:00Z">
        <w:r w:rsidRPr="000F1AAD" w:rsidDel="003A41AF">
          <w:rPr>
            <w:rFonts w:ascii="B Lotus" w:hAnsi="B Lotus" w:cs="B Lotus"/>
            <w:sz w:val="24"/>
            <w:szCs w:val="24"/>
            <w:rtl/>
          </w:rPr>
          <w:delText xml:space="preserve"> </w:delText>
        </w:r>
        <w:r w:rsidRPr="000F1AAD" w:rsidDel="003A41AF">
          <w:rPr>
            <w:rFonts w:ascii="B Lotus" w:hAnsi="B Lotus" w:cs="B Lotus" w:hint="cs"/>
            <w:sz w:val="24"/>
            <w:szCs w:val="24"/>
            <w:rtl/>
          </w:rPr>
          <w:delText>ا</w:delText>
        </w:r>
      </w:del>
      <w:r w:rsidRPr="000F1AAD">
        <w:rPr>
          <w:rFonts w:ascii="B Lotus" w:hAnsi="B Lotus" w:cs="B Lotus" w:hint="cs"/>
          <w:sz w:val="24"/>
          <w:szCs w:val="24"/>
          <w:rtl/>
        </w:rPr>
        <w:t>ست. مطالعات حاضر نشان</w:t>
      </w:r>
      <w:del w:id="16409" w:author="Mehrnazi Boojari" w:date="2019-01-07T09:49:00Z">
        <w:r w:rsidRPr="000F1AAD" w:rsidDel="006F7CCF">
          <w:rPr>
            <w:rFonts w:ascii="B Lotus" w:hAnsi="B Lotus" w:cs="B Lotus" w:hint="cs"/>
            <w:sz w:val="24"/>
            <w:szCs w:val="24"/>
            <w:rtl/>
          </w:rPr>
          <w:delText xml:space="preserve"> می </w:delText>
        </w:r>
      </w:del>
      <w:ins w:id="16410" w:author="Mehrnazi Boojari" w:date="2019-01-07T09:49:00Z">
        <w:r w:rsidR="006F7CCF">
          <w:rPr>
            <w:rFonts w:ascii="B Lotus" w:hAnsi="B Lotus" w:cs="B Lotus" w:hint="cs"/>
            <w:sz w:val="24"/>
            <w:szCs w:val="24"/>
            <w:rtl/>
          </w:rPr>
          <w:t xml:space="preserve"> می‌</w:t>
        </w:r>
      </w:ins>
      <w:r w:rsidRPr="000F1AAD">
        <w:rPr>
          <w:rFonts w:ascii="B Lotus" w:hAnsi="B Lotus" w:cs="B Lotus" w:hint="cs"/>
          <w:sz w:val="24"/>
          <w:szCs w:val="24"/>
          <w:rtl/>
        </w:rPr>
        <w:t xml:space="preserve">دهد که میزان وام پرداختی برای ساخت مسکن کافی </w:t>
      </w:r>
      <w:del w:id="16411" w:author="Mehrnazi Boojari" w:date="2019-01-15T02:41:00Z">
        <w:r w:rsidRPr="000F1AAD" w:rsidDel="003A41AF">
          <w:rPr>
            <w:rFonts w:ascii="B Lotus" w:hAnsi="B Lotus" w:cs="B Lotus" w:hint="cs"/>
            <w:sz w:val="24"/>
            <w:szCs w:val="24"/>
            <w:rtl/>
          </w:rPr>
          <w:delText xml:space="preserve">نبوده </w:delText>
        </w:r>
      </w:del>
      <w:ins w:id="16412" w:author="Mehrnazi Boojari" w:date="2019-01-15T02:41:00Z">
        <w:r w:rsidR="003A41AF">
          <w:rPr>
            <w:rFonts w:ascii="B Lotus" w:hAnsi="B Lotus" w:cs="B Lotus" w:hint="cs"/>
            <w:sz w:val="24"/>
            <w:szCs w:val="24"/>
            <w:rtl/>
          </w:rPr>
          <w:t>نیست</w:t>
        </w:r>
        <w:r w:rsidR="003A41AF" w:rsidRPr="000F1AAD">
          <w:rPr>
            <w:rFonts w:ascii="B Lotus" w:hAnsi="B Lotus" w:cs="B Lotus" w:hint="cs"/>
            <w:sz w:val="24"/>
            <w:szCs w:val="24"/>
            <w:rtl/>
          </w:rPr>
          <w:t xml:space="preserve"> </w:t>
        </w:r>
      </w:ins>
      <w:r w:rsidRPr="000F1AAD">
        <w:rPr>
          <w:rFonts w:ascii="B Lotus" w:hAnsi="B Lotus" w:cs="B Lotus" w:hint="cs"/>
          <w:sz w:val="24"/>
          <w:szCs w:val="24"/>
          <w:rtl/>
        </w:rPr>
        <w:t xml:space="preserve">و در بهترین حالت </w:t>
      </w:r>
      <w:del w:id="16413" w:author="Mehrnazi Boojari" w:date="2019-01-15T02:41:00Z">
        <w:r w:rsidRPr="000F1AAD" w:rsidDel="003A41AF">
          <w:rPr>
            <w:rFonts w:ascii="B Lotus" w:hAnsi="B Lotus" w:cs="B Lotus" w:hint="cs"/>
            <w:sz w:val="24"/>
            <w:szCs w:val="24"/>
            <w:rtl/>
          </w:rPr>
          <w:delText xml:space="preserve">چیزی </w:delText>
        </w:r>
      </w:del>
      <w:r w:rsidRPr="000F1AAD">
        <w:rPr>
          <w:rFonts w:ascii="B Lotus" w:hAnsi="B Lotus" w:cs="B Lotus" w:hint="cs"/>
          <w:sz w:val="24"/>
          <w:szCs w:val="24"/>
          <w:rtl/>
        </w:rPr>
        <w:t>حدود 50 درصد هزینه ساخت مسکن را پوشش</w:t>
      </w:r>
      <w:del w:id="16414" w:author="Mehrnazi Boojari" w:date="2019-01-07T09:49:00Z">
        <w:r w:rsidRPr="000F1AAD" w:rsidDel="006F7CCF">
          <w:rPr>
            <w:rFonts w:ascii="B Lotus" w:hAnsi="B Lotus" w:cs="B Lotus" w:hint="cs"/>
            <w:sz w:val="24"/>
            <w:szCs w:val="24"/>
            <w:rtl/>
          </w:rPr>
          <w:delText xml:space="preserve"> می </w:delText>
        </w:r>
      </w:del>
      <w:ins w:id="16415" w:author="Mehrnazi Boojari" w:date="2019-01-07T09:49:00Z">
        <w:r w:rsidR="006F7CCF">
          <w:rPr>
            <w:rFonts w:ascii="B Lotus" w:hAnsi="B Lotus" w:cs="B Lotus" w:hint="cs"/>
            <w:sz w:val="24"/>
            <w:szCs w:val="24"/>
            <w:rtl/>
          </w:rPr>
          <w:t xml:space="preserve"> می‌</w:t>
        </w:r>
      </w:ins>
      <w:r w:rsidRPr="000F1AAD">
        <w:rPr>
          <w:rFonts w:ascii="B Lotus" w:hAnsi="B Lotus" w:cs="B Lotus" w:hint="cs"/>
          <w:sz w:val="24"/>
          <w:szCs w:val="24"/>
          <w:rtl/>
        </w:rPr>
        <w:t>دهد</w:t>
      </w:r>
      <w:ins w:id="16416" w:author="Mehrnazi Boojari" w:date="2019-01-15T02:41:00Z">
        <w:r w:rsidR="003A41AF">
          <w:rPr>
            <w:rFonts w:ascii="B Lotus" w:hAnsi="B Lotus" w:cs="B Lotus" w:hint="cs"/>
            <w:sz w:val="24"/>
            <w:szCs w:val="24"/>
            <w:rtl/>
          </w:rPr>
          <w:t>.</w:t>
        </w:r>
      </w:ins>
      <w:r w:rsidRPr="000F1AAD">
        <w:rPr>
          <w:rFonts w:ascii="B Lotus" w:hAnsi="B Lotus" w:cs="B Lotus" w:hint="cs"/>
          <w:sz w:val="24"/>
          <w:szCs w:val="24"/>
          <w:rtl/>
        </w:rPr>
        <w:t xml:space="preserve"> </w:t>
      </w:r>
      <w:del w:id="16417" w:author="Mehrnazi Boojari" w:date="2019-01-08T23:50:00Z">
        <w:r w:rsidRPr="000F1AAD" w:rsidDel="00EE38C5">
          <w:rPr>
            <w:rFonts w:ascii="B Lotus" w:hAnsi="B Lotus" w:cs="B Lotus" w:hint="cs"/>
            <w:sz w:val="24"/>
            <w:szCs w:val="24"/>
            <w:rtl/>
          </w:rPr>
          <w:delText>از سوی</w:delText>
        </w:r>
      </w:del>
      <w:ins w:id="16418" w:author="Mehrnazi Boojari" w:date="2019-01-08T23:50:00Z">
        <w:r w:rsidR="00EE38C5">
          <w:rPr>
            <w:rFonts w:ascii="B Lotus" w:hAnsi="B Lotus" w:cs="B Lotus" w:hint="cs"/>
            <w:sz w:val="24"/>
            <w:szCs w:val="24"/>
            <w:rtl/>
          </w:rPr>
          <w:t>از</w:t>
        </w:r>
        <w:r w:rsidR="00EE38C5">
          <w:rPr>
            <w:rFonts w:ascii="Times New Roman" w:hAnsi="Times New Roman" w:cs="Times New Roman" w:hint="cs"/>
            <w:sz w:val="24"/>
            <w:szCs w:val="24"/>
            <w:rtl/>
          </w:rPr>
          <w:t> </w:t>
        </w:r>
        <w:r w:rsidR="00EE38C5">
          <w:rPr>
            <w:rFonts w:ascii="B Lotus" w:hAnsi="B Lotus" w:cs="B Lotus" w:hint="cs"/>
            <w:sz w:val="24"/>
            <w:szCs w:val="24"/>
            <w:rtl/>
          </w:rPr>
          <w:t>سوی</w:t>
        </w:r>
      </w:ins>
      <w:del w:id="16419" w:author="Mehrnazi Boojari" w:date="2019-01-15T02:41:00Z">
        <w:r w:rsidRPr="000F1AAD" w:rsidDel="003A41AF">
          <w:rPr>
            <w:rFonts w:ascii="B Lotus" w:hAnsi="B Lotus" w:cs="B Lotus" w:hint="cs"/>
            <w:sz w:val="24"/>
            <w:szCs w:val="24"/>
            <w:rtl/>
          </w:rPr>
          <w:delText>ی</w:delText>
        </w:r>
      </w:del>
      <w:r w:rsidRPr="000F1AAD">
        <w:rPr>
          <w:rFonts w:ascii="B Lotus" w:hAnsi="B Lotus" w:cs="B Lotus" w:hint="cs"/>
          <w:sz w:val="24"/>
          <w:szCs w:val="24"/>
          <w:rtl/>
        </w:rPr>
        <w:t xml:space="preserve"> دیگر</w:t>
      </w:r>
      <w:ins w:id="16420" w:author="Mehrnazi Boojari" w:date="2019-01-15T02:41:00Z">
        <w:r w:rsidR="003A41AF">
          <w:rPr>
            <w:rFonts w:ascii="B Lotus" w:hAnsi="B Lotus" w:cs="B Lotus" w:hint="cs"/>
            <w:sz w:val="24"/>
            <w:szCs w:val="24"/>
            <w:rtl/>
          </w:rPr>
          <w:t>،</w:t>
        </w:r>
      </w:ins>
      <w:r w:rsidRPr="000F1AAD">
        <w:rPr>
          <w:rFonts w:ascii="B Lotus" w:hAnsi="B Lotus" w:cs="B Lotus" w:hint="cs"/>
          <w:sz w:val="24"/>
          <w:szCs w:val="24"/>
          <w:rtl/>
        </w:rPr>
        <w:t xml:space="preserve"> </w:t>
      </w:r>
      <w:r w:rsidRPr="000F1AAD">
        <w:rPr>
          <w:rFonts w:ascii="B Lotus" w:hAnsi="B Lotus" w:cs="B Lotus"/>
          <w:sz w:val="24"/>
          <w:szCs w:val="24"/>
          <w:rtl/>
        </w:rPr>
        <w:t>گاهي روستاييان كم</w:t>
      </w:r>
      <w:ins w:id="16421" w:author="Mehrnazi Boojari" w:date="2019-01-15T02:41:00Z">
        <w:r w:rsidR="003A41AF">
          <w:rPr>
            <w:rFonts w:ascii="B Lotus" w:hAnsi="B Lotus" w:cs="B Nazanin" w:hint="cs"/>
            <w:sz w:val="24"/>
            <w:szCs w:val="24"/>
            <w:rtl/>
          </w:rPr>
          <w:t>‌</w:t>
        </w:r>
      </w:ins>
      <w:del w:id="16422" w:author="Mehrnazi Boojari" w:date="2019-01-15T02:41:00Z">
        <w:r w:rsidRPr="000F1AAD" w:rsidDel="003A41AF">
          <w:rPr>
            <w:rFonts w:ascii="B Lotus" w:hAnsi="B Lotus" w:cs="B Lotus"/>
            <w:sz w:val="24"/>
            <w:szCs w:val="24"/>
            <w:rtl/>
          </w:rPr>
          <w:delText xml:space="preserve"> </w:delText>
        </w:r>
      </w:del>
      <w:r w:rsidRPr="000F1AAD">
        <w:rPr>
          <w:rFonts w:ascii="B Lotus" w:hAnsi="B Lotus" w:cs="B Lotus"/>
          <w:sz w:val="24"/>
          <w:szCs w:val="24"/>
          <w:rtl/>
        </w:rPr>
        <w:t>درآمـد از سـاخت مسـكن جديد ناراضي هستند</w:t>
      </w:r>
      <w:ins w:id="16423" w:author="Mehrnazi Boojari" w:date="2019-01-15T02:41:00Z">
        <w:r w:rsidR="003A41AF">
          <w:rPr>
            <w:rFonts w:ascii="B Lotus" w:hAnsi="B Lotus" w:cs="B Lotus" w:hint="cs"/>
            <w:sz w:val="24"/>
            <w:szCs w:val="24"/>
            <w:rtl/>
          </w:rPr>
          <w:t>،</w:t>
        </w:r>
      </w:ins>
      <w:r w:rsidRPr="000F1AAD">
        <w:rPr>
          <w:rFonts w:ascii="B Lotus" w:hAnsi="B Lotus" w:cs="B Lotus"/>
          <w:sz w:val="24"/>
          <w:szCs w:val="24"/>
          <w:rtl/>
        </w:rPr>
        <w:t xml:space="preserve"> چون توان بازپرداخت وام را ندارند؛ </w:t>
      </w:r>
      <w:del w:id="16424" w:author="Mehrnazi Boojari" w:date="2019-01-08T00:21:00Z">
        <w:r w:rsidRPr="000F1AAD" w:rsidDel="007934C7">
          <w:rPr>
            <w:rFonts w:ascii="B Lotus" w:hAnsi="B Lotus" w:cs="B Lotus" w:hint="cs"/>
            <w:sz w:val="24"/>
            <w:szCs w:val="24"/>
            <w:rtl/>
          </w:rPr>
          <w:delText>چرا که</w:delText>
        </w:r>
      </w:del>
      <w:ins w:id="16425" w:author="Mehrnazi Boojari" w:date="2019-01-08T00:21:00Z">
        <w:r w:rsidR="007934C7">
          <w:rPr>
            <w:rFonts w:ascii="B Lotus" w:hAnsi="B Lotus" w:cs="B Lotus" w:hint="cs"/>
            <w:sz w:val="24"/>
            <w:szCs w:val="24"/>
            <w:rtl/>
          </w:rPr>
          <w:t>زیرا</w:t>
        </w:r>
      </w:ins>
      <w:r w:rsidRPr="000F1AAD">
        <w:rPr>
          <w:rFonts w:ascii="B Lotus" w:hAnsi="B Lotus" w:cs="B Lotus" w:hint="cs"/>
          <w:sz w:val="24"/>
          <w:szCs w:val="24"/>
          <w:rtl/>
        </w:rPr>
        <w:t xml:space="preserve"> </w:t>
      </w:r>
      <w:r w:rsidRPr="000F1AAD">
        <w:rPr>
          <w:rFonts w:ascii="B Lotus" w:hAnsi="B Lotus" w:cs="B Lotus"/>
          <w:sz w:val="24"/>
          <w:szCs w:val="24"/>
          <w:rtl/>
        </w:rPr>
        <w:t>محل درآمـدي متناسـب تـأمين معيشت آبرومند خود نمي</w:t>
      </w:r>
      <w:ins w:id="16426" w:author="Mehrnazi Boojari" w:date="2019-01-15T02:41:00Z">
        <w:r w:rsidR="003A41AF">
          <w:rPr>
            <w:rFonts w:ascii="B Lotus" w:hAnsi="B Lotus" w:cs="B Nazanin" w:hint="cs"/>
            <w:sz w:val="24"/>
            <w:szCs w:val="24"/>
            <w:rtl/>
          </w:rPr>
          <w:t>‌</w:t>
        </w:r>
      </w:ins>
      <w:r w:rsidRPr="000F1AAD">
        <w:rPr>
          <w:rFonts w:ascii="B Lotus" w:hAnsi="B Lotus" w:cs="B Lotus"/>
          <w:sz w:val="24"/>
          <w:szCs w:val="24"/>
          <w:rtl/>
        </w:rPr>
        <w:t>يابند</w:t>
      </w:r>
      <w:r w:rsidRPr="000F1AAD">
        <w:rPr>
          <w:rFonts w:ascii="B Lotus" w:hAnsi="B Lotus" w:cs="B Lotus" w:hint="cs"/>
          <w:sz w:val="24"/>
          <w:szCs w:val="24"/>
          <w:rtl/>
        </w:rPr>
        <w:t>. در خود گرفتن وام نیز مشکلاتی حاصل</w:t>
      </w:r>
      <w:del w:id="16427" w:author="Mehrnazi Boojari" w:date="2019-01-07T09:49:00Z">
        <w:r w:rsidRPr="000F1AAD" w:rsidDel="006F7CCF">
          <w:rPr>
            <w:rFonts w:ascii="B Lotus" w:hAnsi="B Lotus" w:cs="B Lotus" w:hint="cs"/>
            <w:sz w:val="24"/>
            <w:szCs w:val="24"/>
            <w:rtl/>
          </w:rPr>
          <w:delText xml:space="preserve"> می </w:delText>
        </w:r>
      </w:del>
      <w:ins w:id="16428" w:author="Mehrnazi Boojari" w:date="2019-01-07T09:49:00Z">
        <w:r w:rsidR="006F7CCF">
          <w:rPr>
            <w:rFonts w:ascii="B Lotus" w:hAnsi="B Lotus" w:cs="B Lotus" w:hint="cs"/>
            <w:sz w:val="24"/>
            <w:szCs w:val="24"/>
            <w:rtl/>
          </w:rPr>
          <w:t xml:space="preserve"> می‌</w:t>
        </w:r>
      </w:ins>
      <w:del w:id="16429" w:author="Mehrnazi Boojari" w:date="2019-01-08T01:17:00Z">
        <w:r w:rsidRPr="000F1AAD" w:rsidDel="00632EB0">
          <w:rPr>
            <w:rFonts w:ascii="B Lotus" w:hAnsi="B Lotus" w:cs="B Lotus" w:hint="cs"/>
            <w:sz w:val="24"/>
            <w:szCs w:val="24"/>
            <w:rtl/>
          </w:rPr>
          <w:delText>گردد</w:delText>
        </w:r>
      </w:del>
      <w:ins w:id="16430" w:author="Mehrnazi Boojari" w:date="2019-01-08T01:17:00Z">
        <w:r w:rsidR="00632EB0">
          <w:rPr>
            <w:rFonts w:ascii="B Lotus" w:hAnsi="B Lotus" w:cs="B Lotus" w:hint="cs"/>
            <w:sz w:val="24"/>
            <w:szCs w:val="24"/>
            <w:rtl/>
          </w:rPr>
          <w:t>شود</w:t>
        </w:r>
      </w:ins>
      <w:r w:rsidRPr="000F1AAD">
        <w:rPr>
          <w:rFonts w:ascii="B Lotus" w:hAnsi="B Lotus" w:cs="B Lotus" w:hint="cs"/>
          <w:sz w:val="24"/>
          <w:szCs w:val="24"/>
          <w:rtl/>
        </w:rPr>
        <w:t>؛ بوروکراسی پیچیده بانکی اعم از</w:t>
      </w:r>
      <w:del w:id="16431" w:author="Mehrnazi Boojari" w:date="2019-01-07T10:51:00Z">
        <w:r w:rsidRPr="000F1AAD" w:rsidDel="006A1F1D">
          <w:rPr>
            <w:rFonts w:ascii="B Lotus" w:hAnsi="B Lotus" w:cs="B Lotus" w:hint="cs"/>
            <w:sz w:val="24"/>
            <w:szCs w:val="24"/>
            <w:rtl/>
          </w:rPr>
          <w:delText xml:space="preserve"> تامین </w:delText>
        </w:r>
      </w:del>
      <w:ins w:id="16432" w:author="Mehrnazi Boojari" w:date="2019-01-07T10:51:00Z">
        <w:r w:rsidR="006A1F1D">
          <w:rPr>
            <w:rFonts w:ascii="B Lotus" w:hAnsi="B Lotus" w:cs="B Lotus" w:hint="cs"/>
            <w:sz w:val="24"/>
            <w:szCs w:val="24"/>
            <w:rtl/>
          </w:rPr>
          <w:t xml:space="preserve"> تأمین </w:t>
        </w:r>
      </w:ins>
      <w:r w:rsidRPr="000F1AAD">
        <w:rPr>
          <w:rFonts w:ascii="B Lotus" w:hAnsi="B Lotus" w:cs="B Lotus" w:hint="cs"/>
          <w:sz w:val="24"/>
          <w:szCs w:val="24"/>
          <w:rtl/>
        </w:rPr>
        <w:t xml:space="preserve">ضامن معتبر و رفت و برگشت‌های متعدد </w:t>
      </w:r>
      <w:del w:id="16433" w:author="Mehrnazi Boojari" w:date="2019-01-07T11:02:00Z">
        <w:r w:rsidRPr="000F1AAD" w:rsidDel="00DB081F">
          <w:rPr>
            <w:rFonts w:ascii="B Lotus" w:hAnsi="B Lotus" w:cs="B Lotus" w:hint="cs"/>
            <w:sz w:val="24"/>
            <w:szCs w:val="24"/>
            <w:rtl/>
          </w:rPr>
          <w:delText>باعث</w:delText>
        </w:r>
      </w:del>
      <w:ins w:id="16434" w:author="Mehrnazi Boojari" w:date="2019-01-07T11:02:00Z">
        <w:r w:rsidR="00DB081F">
          <w:rPr>
            <w:rFonts w:ascii="B Lotus" w:hAnsi="B Lotus" w:cs="B Lotus" w:hint="cs"/>
            <w:sz w:val="24"/>
            <w:szCs w:val="24"/>
            <w:rtl/>
          </w:rPr>
          <w:t>سبب</w:t>
        </w:r>
      </w:ins>
      <w:r w:rsidRPr="000F1AAD">
        <w:rPr>
          <w:rFonts w:ascii="B Lotus" w:hAnsi="B Lotus" w:cs="B Lotus" w:hint="cs"/>
          <w:sz w:val="24"/>
          <w:szCs w:val="24"/>
          <w:rtl/>
        </w:rPr>
        <w:t xml:space="preserve"> شده تا برخی از متقاضیان از گرفتن وام منصرف </w:t>
      </w:r>
      <w:del w:id="16435" w:author="Mehrnazi Boojari" w:date="2019-01-15T02:41:00Z">
        <w:r w:rsidRPr="000F1AAD" w:rsidDel="003A41AF">
          <w:rPr>
            <w:rFonts w:ascii="B Lotus" w:hAnsi="B Lotus" w:cs="B Lotus" w:hint="cs"/>
            <w:sz w:val="24"/>
            <w:szCs w:val="24"/>
            <w:rtl/>
          </w:rPr>
          <w:delText xml:space="preserve">شده </w:delText>
        </w:r>
      </w:del>
      <w:ins w:id="16436" w:author="Mehrnazi Boojari" w:date="2019-01-15T02:41:00Z">
        <w:r w:rsidR="003A41AF" w:rsidRPr="000F1AAD">
          <w:rPr>
            <w:rFonts w:ascii="B Lotus" w:hAnsi="B Lotus" w:cs="B Lotus" w:hint="cs"/>
            <w:sz w:val="24"/>
            <w:szCs w:val="24"/>
            <w:rtl/>
          </w:rPr>
          <w:t>ش</w:t>
        </w:r>
        <w:r w:rsidR="003A41AF">
          <w:rPr>
            <w:rFonts w:ascii="B Lotus" w:hAnsi="B Lotus" w:cs="B Lotus" w:hint="cs"/>
            <w:sz w:val="24"/>
            <w:szCs w:val="24"/>
            <w:rtl/>
          </w:rPr>
          <w:t>وند</w:t>
        </w:r>
        <w:r w:rsidR="003A41AF" w:rsidRPr="000F1AAD">
          <w:rPr>
            <w:rFonts w:ascii="B Lotus" w:hAnsi="B Lotus" w:cs="B Lotus" w:hint="cs"/>
            <w:sz w:val="24"/>
            <w:szCs w:val="24"/>
            <w:rtl/>
          </w:rPr>
          <w:t xml:space="preserve"> </w:t>
        </w:r>
      </w:ins>
      <w:r w:rsidRPr="000F1AAD">
        <w:rPr>
          <w:rFonts w:ascii="B Lotus" w:hAnsi="B Lotus" w:cs="B Lotus" w:hint="cs"/>
          <w:sz w:val="24"/>
          <w:szCs w:val="24"/>
          <w:rtl/>
        </w:rPr>
        <w:t xml:space="preserve">یا با نارضایتی زیاد از این موضوع به کار خود ادامه دهند. </w:t>
      </w:r>
      <w:del w:id="16437" w:author="Mehrnazi Boojari" w:date="2019-01-08T03:36:00Z">
        <w:r w:rsidRPr="000F1AAD" w:rsidDel="00666313">
          <w:rPr>
            <w:rFonts w:ascii="B Lotus" w:hAnsi="B Lotus" w:cs="B Lotus" w:hint="cs"/>
            <w:sz w:val="24"/>
            <w:szCs w:val="24"/>
            <w:rtl/>
          </w:rPr>
          <w:delText>در نهایت</w:delText>
        </w:r>
      </w:del>
      <w:ins w:id="16438" w:author="Mehrnazi Boojari" w:date="2019-01-08T03:36:00Z">
        <w:r w:rsidR="00666313">
          <w:rPr>
            <w:rFonts w:ascii="B Lotus" w:hAnsi="B Lotus" w:cs="B Lotus" w:hint="cs"/>
            <w:sz w:val="24"/>
            <w:szCs w:val="24"/>
            <w:rtl/>
          </w:rPr>
          <w:t>در</w:t>
        </w:r>
        <w:r w:rsidR="00666313">
          <w:rPr>
            <w:rFonts w:ascii="Times New Roman" w:hAnsi="Times New Roman" w:cs="Times New Roman" w:hint="cs"/>
            <w:sz w:val="24"/>
            <w:szCs w:val="24"/>
            <w:rtl/>
          </w:rPr>
          <w:t> </w:t>
        </w:r>
        <w:r w:rsidR="00666313">
          <w:rPr>
            <w:rFonts w:ascii="B Lotus" w:hAnsi="B Lotus" w:cs="B Lotus" w:hint="cs"/>
            <w:sz w:val="24"/>
            <w:szCs w:val="24"/>
            <w:rtl/>
          </w:rPr>
          <w:t>نهایت</w:t>
        </w:r>
      </w:ins>
      <w:ins w:id="16439" w:author="Mehrnazi Boojari" w:date="2019-01-15T02:41:00Z">
        <w:r w:rsidR="003A41AF">
          <w:rPr>
            <w:rFonts w:ascii="B Lotus" w:hAnsi="B Lotus" w:cs="B Lotus" w:hint="cs"/>
            <w:sz w:val="24"/>
            <w:szCs w:val="24"/>
            <w:rtl/>
          </w:rPr>
          <w:t>،</w:t>
        </w:r>
      </w:ins>
      <w:r w:rsidRPr="000F1AAD">
        <w:rPr>
          <w:rFonts w:ascii="B Lotus" w:hAnsi="B Lotus" w:cs="B Lotus" w:hint="cs"/>
          <w:sz w:val="24"/>
          <w:szCs w:val="24"/>
          <w:rtl/>
        </w:rPr>
        <w:t xml:space="preserve"> مسئله دیگر</w:t>
      </w:r>
      <w:del w:id="16440" w:author="Mehrnazi Boojari" w:date="2019-01-07T09:47:00Z">
        <w:r w:rsidRPr="000F1AAD" w:rsidDel="006F7CCF">
          <w:rPr>
            <w:rFonts w:ascii="B Lotus" w:hAnsi="B Lotus" w:cs="B Lotus" w:hint="cs"/>
            <w:sz w:val="24"/>
            <w:szCs w:val="24"/>
            <w:rtl/>
          </w:rPr>
          <w:delText xml:space="preserve"> ؛</w:delText>
        </w:r>
      </w:del>
      <w:r w:rsidRPr="000F1AAD">
        <w:rPr>
          <w:rFonts w:ascii="B Lotus" w:hAnsi="B Lotus" w:cs="B Lotus" w:hint="cs"/>
          <w:sz w:val="24"/>
          <w:szCs w:val="24"/>
          <w:rtl/>
        </w:rPr>
        <w:t xml:space="preserve"> یکسان</w:t>
      </w:r>
      <w:ins w:id="16441" w:author="Mehrnazi Boojari" w:date="2019-01-15T02:42:00Z">
        <w:r w:rsidR="003A41AF">
          <w:rPr>
            <w:rFonts w:ascii="B Lotus" w:hAnsi="B Lotus" w:cs="B Nazanin" w:hint="cs"/>
            <w:sz w:val="24"/>
            <w:szCs w:val="24"/>
            <w:rtl/>
          </w:rPr>
          <w:t>‌</w:t>
        </w:r>
      </w:ins>
      <w:del w:id="16442" w:author="Mehrnazi Boojari" w:date="2019-01-15T02:42:00Z">
        <w:r w:rsidRPr="000F1AAD" w:rsidDel="003A41AF">
          <w:rPr>
            <w:rFonts w:ascii="B Lotus" w:hAnsi="B Lotus" w:cs="B Lotus" w:hint="cs"/>
            <w:sz w:val="24"/>
            <w:szCs w:val="24"/>
            <w:rtl/>
          </w:rPr>
          <w:delText xml:space="preserve"> </w:delText>
        </w:r>
      </w:del>
      <w:r w:rsidRPr="000F1AAD">
        <w:rPr>
          <w:rFonts w:ascii="B Lotus" w:hAnsi="B Lotus" w:cs="B Lotus" w:hint="cs"/>
          <w:sz w:val="24"/>
          <w:szCs w:val="24"/>
          <w:rtl/>
        </w:rPr>
        <w:t xml:space="preserve">انگاری کل کشور در پرداخت وام مسکن روستایی است. </w:t>
      </w:r>
      <w:del w:id="16443" w:author="Mehrnazi Boojari" w:date="2019-01-08T23:56:00Z">
        <w:r w:rsidRPr="000F1AAD" w:rsidDel="00756134">
          <w:rPr>
            <w:rFonts w:ascii="B Lotus" w:hAnsi="B Lotus" w:cs="B Lotus" w:hint="cs"/>
            <w:sz w:val="24"/>
            <w:szCs w:val="24"/>
            <w:rtl/>
          </w:rPr>
          <w:delText>آنچه که</w:delText>
        </w:r>
      </w:del>
      <w:ins w:id="16444" w:author="Mehrnazi Boojari" w:date="2019-01-08T23:56:00Z">
        <w:r w:rsidR="00756134">
          <w:rPr>
            <w:rFonts w:ascii="B Lotus" w:hAnsi="B Lotus" w:cs="B Lotus" w:hint="cs"/>
            <w:sz w:val="24"/>
            <w:szCs w:val="24"/>
            <w:rtl/>
          </w:rPr>
          <w:t>آنچه</w:t>
        </w:r>
      </w:ins>
      <w:r w:rsidRPr="000F1AAD">
        <w:rPr>
          <w:rFonts w:ascii="B Lotus" w:hAnsi="B Lotus" w:cs="B Lotus" w:hint="cs"/>
          <w:sz w:val="24"/>
          <w:szCs w:val="24"/>
          <w:rtl/>
        </w:rPr>
        <w:t xml:space="preserve"> مسلم </w:t>
      </w:r>
      <w:r w:rsidRPr="000F1AAD">
        <w:rPr>
          <w:rFonts w:ascii="B Lotus" w:hAnsi="B Lotus" w:cs="B Lotus" w:hint="cs"/>
          <w:sz w:val="24"/>
          <w:szCs w:val="24"/>
          <w:rtl/>
        </w:rPr>
        <w:lastRenderedPageBreak/>
        <w:t xml:space="preserve">است با توجه </w:t>
      </w:r>
      <w:ins w:id="16445" w:author="Mehrnazi Boojari" w:date="2019-01-15T02:42:00Z">
        <w:r w:rsidR="003A41AF">
          <w:rPr>
            <w:rFonts w:ascii="B Lotus" w:hAnsi="B Lotus" w:cs="B Lotus" w:hint="cs"/>
            <w:sz w:val="24"/>
            <w:szCs w:val="24"/>
            <w:rtl/>
          </w:rPr>
          <w:t xml:space="preserve">به </w:t>
        </w:r>
      </w:ins>
      <w:r w:rsidRPr="000F1AAD">
        <w:rPr>
          <w:rFonts w:ascii="B Lotus" w:hAnsi="B Lotus" w:cs="B Lotus" w:hint="cs"/>
          <w:sz w:val="24"/>
          <w:szCs w:val="24"/>
          <w:rtl/>
        </w:rPr>
        <w:t>تفاوت ویژگی</w:t>
      </w:r>
      <w:del w:id="16446" w:author="Mehrnazi Boojari" w:date="2019-01-07T09:46:00Z">
        <w:r w:rsidRPr="000F1AAD" w:rsidDel="006F7CCF">
          <w:rPr>
            <w:rFonts w:ascii="B Lotus" w:hAnsi="B Lotus" w:cs="B Lotus" w:hint="cs"/>
            <w:sz w:val="24"/>
            <w:szCs w:val="24"/>
            <w:rtl/>
          </w:rPr>
          <w:delText xml:space="preserve"> های </w:delText>
        </w:r>
      </w:del>
      <w:ins w:id="16447" w:author="Mehrnazi Boojari" w:date="2019-01-07T09:46:00Z">
        <w:r w:rsidR="006F7CCF">
          <w:rPr>
            <w:rFonts w:ascii="B Lotus" w:hAnsi="B Lotus" w:cs="B Lotus" w:hint="cs"/>
            <w:sz w:val="24"/>
            <w:szCs w:val="24"/>
            <w:rtl/>
          </w:rPr>
          <w:t xml:space="preserve">‌های </w:t>
        </w:r>
      </w:ins>
      <w:r w:rsidRPr="000F1AAD">
        <w:rPr>
          <w:rFonts w:ascii="B Lotus" w:hAnsi="B Lotus" w:cs="B Lotus" w:hint="cs"/>
          <w:sz w:val="24"/>
          <w:szCs w:val="24"/>
          <w:rtl/>
        </w:rPr>
        <w:t>منطقه</w:t>
      </w:r>
      <w:del w:id="16448" w:author="Mehrnazi Boojari" w:date="2019-01-07T10:41:00Z">
        <w:r w:rsidRPr="000F1AAD" w:rsidDel="006A1F1D">
          <w:rPr>
            <w:rFonts w:ascii="B Lotus" w:hAnsi="B Lotus" w:cs="B Lotus" w:hint="cs"/>
            <w:sz w:val="24"/>
            <w:szCs w:val="24"/>
            <w:rtl/>
          </w:rPr>
          <w:delText xml:space="preserve"> ای </w:delText>
        </w:r>
      </w:del>
      <w:ins w:id="16449" w:author="Mehrnazi Boojari" w:date="2019-01-07T10:41:00Z">
        <w:r w:rsidR="006A1F1D">
          <w:rPr>
            <w:rFonts w:ascii="B Lotus" w:hAnsi="B Lotus" w:cs="B Lotus" w:hint="cs"/>
            <w:sz w:val="24"/>
            <w:szCs w:val="24"/>
            <w:rtl/>
          </w:rPr>
          <w:t xml:space="preserve">‌ای </w:t>
        </w:r>
      </w:ins>
      <w:r w:rsidRPr="000F1AAD">
        <w:rPr>
          <w:rFonts w:ascii="B Lotus" w:hAnsi="B Lotus" w:cs="B Lotus" w:hint="cs"/>
          <w:sz w:val="24"/>
          <w:szCs w:val="24"/>
          <w:rtl/>
        </w:rPr>
        <w:t>و جغرافیایی روستاهای کشور هزینه</w:t>
      </w:r>
      <w:del w:id="16450" w:author="Mehrnazi Boojari" w:date="2019-01-07T09:46:00Z">
        <w:r w:rsidRPr="000F1AAD" w:rsidDel="006F7CCF">
          <w:rPr>
            <w:rFonts w:ascii="B Lotus" w:hAnsi="B Lotus" w:cs="B Lotus" w:hint="cs"/>
            <w:sz w:val="24"/>
            <w:szCs w:val="24"/>
            <w:rtl/>
          </w:rPr>
          <w:delText xml:space="preserve"> های </w:delText>
        </w:r>
      </w:del>
      <w:ins w:id="16451" w:author="Mehrnazi Boojari" w:date="2019-01-07T09:46:00Z">
        <w:r w:rsidR="006F7CCF">
          <w:rPr>
            <w:rFonts w:ascii="B Lotus" w:hAnsi="B Lotus" w:cs="B Lotus" w:hint="cs"/>
            <w:sz w:val="24"/>
            <w:szCs w:val="24"/>
            <w:rtl/>
          </w:rPr>
          <w:t xml:space="preserve">‌های </w:t>
        </w:r>
      </w:ins>
      <w:del w:id="16452" w:author="Mehrnazi Boojari" w:date="2019-01-07T22:28:00Z">
        <w:r w:rsidRPr="000F1AAD" w:rsidDel="00051F26">
          <w:rPr>
            <w:rFonts w:ascii="B Lotus" w:hAnsi="B Lotus" w:cs="B Lotus" w:hint="cs"/>
            <w:sz w:val="24"/>
            <w:szCs w:val="24"/>
            <w:rtl/>
          </w:rPr>
          <w:delText>ساخت و ساز</w:delText>
        </w:r>
      </w:del>
      <w:ins w:id="16453" w:author="Mehrnazi Boojari" w:date="2019-01-07T22:28:00Z">
        <w:r w:rsidR="00051F26">
          <w:rPr>
            <w:rFonts w:ascii="B Lotus" w:hAnsi="B Lotus" w:cs="B Lotus" w:hint="cs"/>
            <w:sz w:val="24"/>
            <w:szCs w:val="24"/>
            <w:rtl/>
          </w:rPr>
          <w:t>ساخت</w:t>
        </w:r>
        <w:r w:rsidR="00051F26">
          <w:rPr>
            <w:rFonts w:ascii="Times New Roman" w:hAnsi="Times New Roman" w:cs="Times New Roman" w:hint="cs"/>
            <w:sz w:val="24"/>
            <w:szCs w:val="24"/>
            <w:rtl/>
          </w:rPr>
          <w:t> </w:t>
        </w:r>
        <w:r w:rsidR="00051F26">
          <w:rPr>
            <w:rFonts w:ascii="B Lotus" w:hAnsi="B Lotus" w:cs="B Lotus" w:hint="cs"/>
            <w:sz w:val="24"/>
            <w:szCs w:val="24"/>
            <w:rtl/>
          </w:rPr>
          <w:t>و</w:t>
        </w:r>
        <w:r w:rsidR="00051F26">
          <w:rPr>
            <w:rFonts w:ascii="Times New Roman" w:hAnsi="Times New Roman" w:cs="Times New Roman" w:hint="cs"/>
            <w:sz w:val="24"/>
            <w:szCs w:val="24"/>
            <w:rtl/>
          </w:rPr>
          <w:t> </w:t>
        </w:r>
        <w:r w:rsidR="00051F26">
          <w:rPr>
            <w:rFonts w:ascii="B Lotus" w:hAnsi="B Lotus" w:cs="B Lotus" w:hint="cs"/>
            <w:sz w:val="24"/>
            <w:szCs w:val="24"/>
            <w:rtl/>
          </w:rPr>
          <w:t>ساز</w:t>
        </w:r>
      </w:ins>
      <w:r w:rsidRPr="000F1AAD">
        <w:rPr>
          <w:rFonts w:ascii="B Lotus" w:hAnsi="B Lotus" w:cs="B Lotus" w:hint="cs"/>
          <w:sz w:val="24"/>
          <w:szCs w:val="24"/>
          <w:rtl/>
        </w:rPr>
        <w:t xml:space="preserve"> مسکن نیز متفاوت است</w:t>
      </w:r>
      <w:ins w:id="16454" w:author="Mehrnazi Boojari" w:date="2019-01-15T02:42:00Z">
        <w:r w:rsidR="003A41AF">
          <w:rPr>
            <w:rFonts w:ascii="B Lotus" w:hAnsi="B Lotus" w:cs="B Lotus" w:hint="cs"/>
            <w:sz w:val="24"/>
            <w:szCs w:val="24"/>
            <w:rtl/>
          </w:rPr>
          <w:t>.</w:t>
        </w:r>
      </w:ins>
      <w:r w:rsidRPr="000F1AAD">
        <w:rPr>
          <w:rFonts w:ascii="B Lotus" w:hAnsi="B Lotus" w:cs="B Lotus" w:hint="cs"/>
          <w:sz w:val="24"/>
          <w:szCs w:val="24"/>
          <w:rtl/>
        </w:rPr>
        <w:t xml:space="preserve"> </w:t>
      </w:r>
      <w:del w:id="16455" w:author="Mehrnazi Boojari" w:date="2019-01-08T23:50:00Z">
        <w:r w:rsidRPr="000F1AAD" w:rsidDel="00EE38C5">
          <w:rPr>
            <w:rFonts w:ascii="B Lotus" w:hAnsi="B Lotus" w:cs="B Lotus" w:hint="cs"/>
            <w:sz w:val="24"/>
            <w:szCs w:val="24"/>
            <w:rtl/>
          </w:rPr>
          <w:delText>از سوی</w:delText>
        </w:r>
      </w:del>
      <w:ins w:id="16456" w:author="Mehrnazi Boojari" w:date="2019-01-08T23:50:00Z">
        <w:r w:rsidR="00EE38C5">
          <w:rPr>
            <w:rFonts w:ascii="B Lotus" w:hAnsi="B Lotus" w:cs="B Lotus" w:hint="cs"/>
            <w:sz w:val="24"/>
            <w:szCs w:val="24"/>
            <w:rtl/>
          </w:rPr>
          <w:t>از</w:t>
        </w:r>
        <w:r w:rsidR="00EE38C5">
          <w:rPr>
            <w:rFonts w:ascii="Times New Roman" w:hAnsi="Times New Roman" w:cs="Times New Roman" w:hint="cs"/>
            <w:sz w:val="24"/>
            <w:szCs w:val="24"/>
            <w:rtl/>
          </w:rPr>
          <w:t> </w:t>
        </w:r>
        <w:r w:rsidR="00EE38C5">
          <w:rPr>
            <w:rFonts w:ascii="B Lotus" w:hAnsi="B Lotus" w:cs="B Lotus" w:hint="cs"/>
            <w:sz w:val="24"/>
            <w:szCs w:val="24"/>
            <w:rtl/>
          </w:rPr>
          <w:t>سوی</w:t>
        </w:r>
      </w:ins>
      <w:r w:rsidRPr="000F1AAD">
        <w:rPr>
          <w:rFonts w:ascii="B Lotus" w:hAnsi="B Lotus" w:cs="B Lotus" w:hint="cs"/>
          <w:sz w:val="24"/>
          <w:szCs w:val="24"/>
          <w:rtl/>
        </w:rPr>
        <w:t>ی در این مسئله شرایط شغلی ساکنان روستایی و مقاطع زمانی درآمد افراد نیز متفاوت</w:t>
      </w:r>
      <w:del w:id="16457" w:author="Mehrnazi Boojari" w:date="2019-01-07T09:49:00Z">
        <w:r w:rsidRPr="000F1AAD" w:rsidDel="006F7CCF">
          <w:rPr>
            <w:rFonts w:ascii="B Lotus" w:hAnsi="B Lotus" w:cs="B Lotus" w:hint="cs"/>
            <w:sz w:val="24"/>
            <w:szCs w:val="24"/>
            <w:rtl/>
          </w:rPr>
          <w:delText xml:space="preserve"> می </w:delText>
        </w:r>
      </w:del>
      <w:del w:id="16458" w:author="Mehrnazi Boojari" w:date="2019-01-07T10:29:00Z">
        <w:r w:rsidRPr="000F1AAD" w:rsidDel="006C73A5">
          <w:rPr>
            <w:rFonts w:ascii="B Lotus" w:hAnsi="B Lotus" w:cs="B Lotus" w:hint="cs"/>
            <w:sz w:val="24"/>
            <w:szCs w:val="24"/>
            <w:rtl/>
          </w:rPr>
          <w:delText>باشد</w:delText>
        </w:r>
      </w:del>
      <w:ins w:id="16459" w:author="Mehrnazi Boojari" w:date="2019-01-07T10:29:00Z">
        <w:r w:rsidR="006C73A5">
          <w:rPr>
            <w:rFonts w:ascii="B Lotus" w:hAnsi="B Lotus" w:cs="B Lotus" w:hint="cs"/>
            <w:sz w:val="24"/>
            <w:szCs w:val="24"/>
            <w:rtl/>
          </w:rPr>
          <w:t xml:space="preserve"> است</w:t>
        </w:r>
      </w:ins>
      <w:r w:rsidRPr="000F1AAD">
        <w:rPr>
          <w:rFonts w:ascii="B Lotus" w:hAnsi="B Lotus" w:cs="B Lotus" w:hint="cs"/>
          <w:sz w:val="24"/>
          <w:szCs w:val="24"/>
          <w:rtl/>
        </w:rPr>
        <w:t xml:space="preserve">. </w:t>
      </w:r>
    </w:p>
    <w:p w14:paraId="5AC29C29" w14:textId="77777777" w:rsidR="00EA6F4D" w:rsidRPr="000F1AAD" w:rsidRDefault="00EA6F4D" w:rsidP="003A41AF">
      <w:pPr>
        <w:bidi/>
        <w:ind w:firstLine="227"/>
        <w:jc w:val="both"/>
        <w:rPr>
          <w:rFonts w:ascii="B Lotus" w:hAnsi="B Lotus" w:cs="B Lotus"/>
          <w:sz w:val="24"/>
          <w:szCs w:val="24"/>
          <w:rtl/>
        </w:rPr>
      </w:pPr>
      <w:r w:rsidRPr="000F1AAD">
        <w:rPr>
          <w:rFonts w:ascii="B Lotus" w:hAnsi="B Lotus" w:cs="B Lotus" w:hint="cs"/>
          <w:sz w:val="24"/>
          <w:szCs w:val="24"/>
          <w:rtl/>
        </w:rPr>
        <w:t>با توجه به مطالب ذکر</w:t>
      </w:r>
      <w:del w:id="16460" w:author="Mehrnazi Boojari" w:date="2019-01-15T02:42:00Z">
        <w:r w:rsidRPr="000F1AAD" w:rsidDel="003A41AF">
          <w:rPr>
            <w:rFonts w:ascii="B Lotus" w:hAnsi="B Lotus" w:cs="B Lotus" w:hint="cs"/>
            <w:sz w:val="24"/>
            <w:szCs w:val="24"/>
            <w:rtl/>
          </w:rPr>
          <w:delText xml:space="preserve"> </w:delText>
        </w:r>
      </w:del>
      <w:r w:rsidRPr="000F1AAD">
        <w:rPr>
          <w:rFonts w:ascii="B Lotus" w:hAnsi="B Lotus" w:cs="B Lotus" w:hint="cs"/>
          <w:sz w:val="24"/>
          <w:szCs w:val="24"/>
          <w:rtl/>
        </w:rPr>
        <w:t>شده</w:t>
      </w:r>
      <w:del w:id="16461" w:author="Mehrnazi Boojari" w:date="2019-01-07T09:47:00Z">
        <w:r w:rsidRPr="000F1AAD" w:rsidDel="006F7CCF">
          <w:rPr>
            <w:rFonts w:ascii="B Lotus" w:hAnsi="B Lotus" w:cs="B Lotus" w:hint="cs"/>
            <w:sz w:val="24"/>
            <w:szCs w:val="24"/>
            <w:rtl/>
          </w:rPr>
          <w:delText xml:space="preserve"> ،</w:delText>
        </w:r>
      </w:del>
      <w:ins w:id="16462" w:author="Mehrnazi Boojari" w:date="2019-01-07T09:47:00Z">
        <w:r w:rsidR="006F7CCF">
          <w:rPr>
            <w:rFonts w:ascii="B Lotus" w:hAnsi="B Lotus" w:cs="B Lotus" w:hint="cs"/>
            <w:sz w:val="24"/>
            <w:szCs w:val="24"/>
            <w:rtl/>
          </w:rPr>
          <w:t>،</w:t>
        </w:r>
      </w:ins>
      <w:r w:rsidRPr="000F1AAD">
        <w:rPr>
          <w:rFonts w:ascii="B Lotus" w:hAnsi="B Lotus" w:cs="B Lotus" w:hint="cs"/>
          <w:sz w:val="24"/>
          <w:szCs w:val="24"/>
          <w:rtl/>
        </w:rPr>
        <w:t xml:space="preserve"> مجموعه </w:t>
      </w:r>
      <w:del w:id="16463" w:author="Mehrnazi Boojari" w:date="2019-01-07T09:45:00Z">
        <w:r w:rsidRPr="000F1AAD" w:rsidDel="006F7CCF">
          <w:rPr>
            <w:rFonts w:ascii="B Lotus" w:hAnsi="B Lotus" w:cs="B Lotus" w:hint="cs"/>
            <w:sz w:val="24"/>
            <w:szCs w:val="24"/>
            <w:rtl/>
          </w:rPr>
          <w:delText>راه حل</w:delText>
        </w:r>
      </w:del>
      <w:ins w:id="16464" w:author="Mehrnazi Boojari" w:date="2019-01-07T09:45:00Z">
        <w:r w:rsidR="006F7CCF">
          <w:rPr>
            <w:rFonts w:ascii="B Lotus" w:hAnsi="B Lotus" w:cs="B Lotus" w:hint="cs"/>
            <w:sz w:val="24"/>
            <w:szCs w:val="24"/>
            <w:rtl/>
          </w:rPr>
          <w:t>راه‌حل</w:t>
        </w:r>
      </w:ins>
      <w:del w:id="16465" w:author="Mehrnazi Boojari" w:date="2019-01-07T09:46:00Z">
        <w:r w:rsidRPr="000F1AAD" w:rsidDel="006F7CCF">
          <w:rPr>
            <w:rFonts w:ascii="B Lotus" w:hAnsi="B Lotus" w:cs="B Lotus" w:hint="cs"/>
            <w:sz w:val="24"/>
            <w:szCs w:val="24"/>
            <w:rtl/>
          </w:rPr>
          <w:delText xml:space="preserve"> های </w:delText>
        </w:r>
      </w:del>
      <w:ins w:id="16466" w:author="Mehrnazi Boojari" w:date="2019-01-07T09:46:00Z">
        <w:r w:rsidR="006F7CCF">
          <w:rPr>
            <w:rFonts w:ascii="B Lotus" w:hAnsi="B Lotus" w:cs="B Lotus" w:hint="cs"/>
            <w:sz w:val="24"/>
            <w:szCs w:val="24"/>
            <w:rtl/>
          </w:rPr>
          <w:t xml:space="preserve">‌های </w:t>
        </w:r>
      </w:ins>
      <w:r w:rsidRPr="000F1AAD">
        <w:rPr>
          <w:rFonts w:ascii="B Lotus" w:hAnsi="B Lotus" w:cs="B Lotus" w:hint="cs"/>
          <w:sz w:val="24"/>
          <w:szCs w:val="24"/>
          <w:rtl/>
        </w:rPr>
        <w:t>پیشنهادی برای موضوع</w:t>
      </w:r>
      <w:del w:id="16467" w:author="Mehrnazi Boojari" w:date="2019-01-07T10:51:00Z">
        <w:r w:rsidRPr="000F1AAD" w:rsidDel="006A1F1D">
          <w:rPr>
            <w:rFonts w:ascii="B Lotus" w:hAnsi="B Lotus" w:cs="B Lotus" w:hint="cs"/>
            <w:sz w:val="24"/>
            <w:szCs w:val="24"/>
            <w:rtl/>
          </w:rPr>
          <w:delText xml:space="preserve"> تامین </w:delText>
        </w:r>
      </w:del>
      <w:ins w:id="16468" w:author="Mehrnazi Boojari" w:date="2019-01-07T10:51:00Z">
        <w:r w:rsidR="006A1F1D">
          <w:rPr>
            <w:rFonts w:ascii="B Lotus" w:hAnsi="B Lotus" w:cs="B Lotus" w:hint="cs"/>
            <w:sz w:val="24"/>
            <w:szCs w:val="24"/>
            <w:rtl/>
          </w:rPr>
          <w:t xml:space="preserve"> تأمین </w:t>
        </w:r>
      </w:ins>
      <w:r w:rsidRPr="000F1AAD">
        <w:rPr>
          <w:rFonts w:ascii="B Lotus" w:hAnsi="B Lotus" w:cs="B Lotus" w:hint="cs"/>
          <w:sz w:val="24"/>
          <w:szCs w:val="24"/>
          <w:rtl/>
        </w:rPr>
        <w:t>مالی ساخت مسکن روستا در حوزه</w:t>
      </w:r>
      <w:del w:id="16469" w:author="Mehrnazi Boojari" w:date="2019-01-07T09:46:00Z">
        <w:r w:rsidRPr="000F1AAD" w:rsidDel="006F7CCF">
          <w:rPr>
            <w:rFonts w:ascii="B Lotus" w:hAnsi="B Lotus" w:cs="B Lotus" w:hint="cs"/>
            <w:sz w:val="24"/>
            <w:szCs w:val="24"/>
            <w:rtl/>
          </w:rPr>
          <w:delText xml:space="preserve"> های </w:delText>
        </w:r>
      </w:del>
      <w:ins w:id="16470" w:author="Mehrnazi Boojari" w:date="2019-01-07T09:46:00Z">
        <w:r w:rsidR="006F7CCF">
          <w:rPr>
            <w:rFonts w:ascii="B Lotus" w:hAnsi="B Lotus" w:cs="B Lotus" w:hint="cs"/>
            <w:sz w:val="24"/>
            <w:szCs w:val="24"/>
            <w:rtl/>
          </w:rPr>
          <w:t xml:space="preserve">‌های </w:t>
        </w:r>
      </w:ins>
      <w:r w:rsidRPr="000F1AAD">
        <w:rPr>
          <w:rFonts w:ascii="B Lotus" w:hAnsi="B Lotus" w:cs="B Lotus" w:hint="cs"/>
          <w:sz w:val="24"/>
          <w:szCs w:val="24"/>
          <w:rtl/>
        </w:rPr>
        <w:t>تعریف</w:t>
      </w:r>
      <w:ins w:id="16471" w:author="Mehrnazi Boojari" w:date="2019-01-15T02:44:00Z">
        <w:r w:rsidR="00E0501B">
          <w:rPr>
            <w:rFonts w:ascii="B Lotus" w:hAnsi="B Lotus" w:cs="B Nazanin" w:hint="cs"/>
            <w:sz w:val="24"/>
            <w:szCs w:val="24"/>
            <w:rtl/>
          </w:rPr>
          <w:t>‌</w:t>
        </w:r>
      </w:ins>
      <w:del w:id="16472" w:author="Mehrnazi Boojari" w:date="2019-01-15T02:44:00Z">
        <w:r w:rsidRPr="000F1AAD" w:rsidDel="00E0501B">
          <w:rPr>
            <w:rFonts w:ascii="B Lotus" w:hAnsi="B Lotus" w:cs="B Lotus" w:hint="cs"/>
            <w:sz w:val="24"/>
            <w:szCs w:val="24"/>
            <w:rtl/>
          </w:rPr>
          <w:delText xml:space="preserve"> </w:delText>
        </w:r>
      </w:del>
      <w:r w:rsidRPr="000F1AAD">
        <w:rPr>
          <w:rFonts w:ascii="B Lotus" w:hAnsi="B Lotus" w:cs="B Lotus" w:hint="cs"/>
          <w:sz w:val="24"/>
          <w:szCs w:val="24"/>
          <w:rtl/>
        </w:rPr>
        <w:t>شده</w:t>
      </w:r>
      <w:del w:id="16473" w:author="Mehrnazi Boojari" w:date="2019-01-15T02:42:00Z">
        <w:r w:rsidRPr="000F1AAD" w:rsidDel="003A41AF">
          <w:rPr>
            <w:rFonts w:ascii="B Lotus" w:hAnsi="B Lotus" w:cs="B Lotus" w:hint="cs"/>
            <w:sz w:val="24"/>
            <w:szCs w:val="24"/>
            <w:rtl/>
          </w:rPr>
          <w:delText xml:space="preserve">؛ </w:delText>
        </w:r>
      </w:del>
      <w:ins w:id="16474" w:author="Mehrnazi Boojari" w:date="2019-01-15T02:42:00Z">
        <w:r w:rsidR="003A41AF">
          <w:rPr>
            <w:rFonts w:ascii="B Lotus" w:hAnsi="B Lotus" w:cs="B Lotus" w:hint="cs"/>
            <w:sz w:val="24"/>
            <w:szCs w:val="24"/>
            <w:rtl/>
          </w:rPr>
          <w:t xml:space="preserve"> </w:t>
        </w:r>
      </w:ins>
      <w:del w:id="16475" w:author="Mehrnazi Boojari" w:date="2019-01-07T10:53:00Z">
        <w:r w:rsidRPr="000F1AAD" w:rsidDel="006A1F1D">
          <w:rPr>
            <w:rFonts w:ascii="B Lotus" w:hAnsi="B Lotus" w:cs="B Lotus" w:hint="cs"/>
            <w:sz w:val="24"/>
            <w:szCs w:val="24"/>
            <w:rtl/>
          </w:rPr>
          <w:delText>عبارتند از :</w:delText>
        </w:r>
      </w:del>
      <w:ins w:id="16476" w:author="Mehrnazi Boojari" w:date="2019-01-15T02:42:00Z">
        <w:r w:rsidR="003A41AF">
          <w:rPr>
            <w:rFonts w:ascii="B Lotus" w:hAnsi="B Lotus" w:cs="B Lotus" w:hint="cs"/>
            <w:sz w:val="24"/>
            <w:szCs w:val="24"/>
            <w:rtl/>
          </w:rPr>
          <w:t>بدین شرح است</w:t>
        </w:r>
      </w:ins>
      <w:ins w:id="16477" w:author="Mehrnazi Boojari" w:date="2019-01-07T10:53:00Z">
        <w:r w:rsidR="006A1F1D">
          <w:rPr>
            <w:rFonts w:ascii="B Lotus" w:hAnsi="B Lotus" w:cs="B Lotus" w:hint="cs"/>
            <w:sz w:val="24"/>
            <w:szCs w:val="24"/>
            <w:rtl/>
          </w:rPr>
          <w:t>:</w:t>
        </w:r>
      </w:ins>
    </w:p>
    <w:p w14:paraId="76EDAFD3" w14:textId="77777777" w:rsidR="00EA6F4D" w:rsidRPr="00EA6F4D" w:rsidRDefault="00EA6F4D" w:rsidP="00EA6F4D">
      <w:pPr>
        <w:pStyle w:val="Heading4"/>
        <w:rPr>
          <w:rtl/>
        </w:rPr>
      </w:pPr>
      <w:bookmarkStart w:id="16478" w:name="_Toc531474960"/>
      <w:bookmarkStart w:id="16479" w:name="_Toc531475024"/>
      <w:bookmarkStart w:id="16480" w:name="_Toc533781287"/>
      <w:bookmarkStart w:id="16481" w:name="_Toc533782243"/>
      <w:del w:id="16482" w:author="Mehrnazi Boojari" w:date="2019-01-07T09:45:00Z">
        <w:r w:rsidRPr="00EA6F4D" w:rsidDel="006F7CCF">
          <w:rPr>
            <w:rFonts w:hint="cs"/>
            <w:rtl/>
          </w:rPr>
          <w:delText>راه حل</w:delText>
        </w:r>
      </w:del>
      <w:ins w:id="16483" w:author="Mehrnazi Boojari" w:date="2019-01-07T09:45:00Z">
        <w:r w:rsidR="006F7CCF">
          <w:rPr>
            <w:rFonts w:hint="cs"/>
            <w:rtl/>
          </w:rPr>
          <w:t>راه‌حل</w:t>
        </w:r>
      </w:ins>
      <w:del w:id="16484" w:author="Mehrnazi Boojari" w:date="2019-01-07T09:46:00Z">
        <w:r w:rsidRPr="00EA6F4D" w:rsidDel="006F7CCF">
          <w:rPr>
            <w:rFonts w:hint="cs"/>
            <w:rtl/>
          </w:rPr>
          <w:delText xml:space="preserve"> های </w:delText>
        </w:r>
      </w:del>
      <w:ins w:id="16485" w:author="Mehrnazi Boojari" w:date="2019-01-07T09:46:00Z">
        <w:r w:rsidR="006F7CCF">
          <w:rPr>
            <w:rFonts w:hint="cs"/>
            <w:rtl/>
          </w:rPr>
          <w:t xml:space="preserve">‌های </w:t>
        </w:r>
      </w:ins>
      <w:r w:rsidRPr="00EA6F4D">
        <w:rPr>
          <w:rFonts w:hint="cs"/>
          <w:rtl/>
        </w:rPr>
        <w:t>حوزه تقنین</w:t>
      </w:r>
      <w:bookmarkEnd w:id="16478"/>
      <w:bookmarkEnd w:id="16479"/>
      <w:bookmarkEnd w:id="16480"/>
      <w:bookmarkEnd w:id="16481"/>
    </w:p>
    <w:p w14:paraId="177F372D" w14:textId="77777777" w:rsidR="00EA6F4D" w:rsidRPr="00EA6F4D" w:rsidRDefault="00EA6F4D" w:rsidP="00E0501B">
      <w:pPr>
        <w:bidi/>
        <w:ind w:firstLine="227"/>
        <w:jc w:val="both"/>
        <w:rPr>
          <w:rFonts w:ascii="IRZar" w:hAnsi="IRZar" w:cs="B Lotus"/>
          <w:sz w:val="24"/>
          <w:szCs w:val="24"/>
          <w:rtl/>
        </w:rPr>
      </w:pPr>
      <w:r w:rsidRPr="00EA6F4D">
        <w:rPr>
          <w:rFonts w:ascii="IRZar" w:hAnsi="IRZar" w:cs="B Lotus" w:hint="cs"/>
          <w:sz w:val="24"/>
          <w:szCs w:val="24"/>
          <w:rtl/>
        </w:rPr>
        <w:t xml:space="preserve">مجموعه </w:t>
      </w:r>
      <w:del w:id="16486" w:author="Mehrnazi Boojari" w:date="2019-01-07T09:45:00Z">
        <w:r w:rsidRPr="00EA6F4D" w:rsidDel="006F7CCF">
          <w:rPr>
            <w:rFonts w:ascii="IRZar" w:hAnsi="IRZar" w:cs="B Lotus" w:hint="cs"/>
            <w:sz w:val="24"/>
            <w:szCs w:val="24"/>
            <w:rtl/>
          </w:rPr>
          <w:delText>راه حل</w:delText>
        </w:r>
      </w:del>
      <w:ins w:id="16487" w:author="Mehrnazi Boojari" w:date="2019-01-07T09:45:00Z">
        <w:r w:rsidR="006F7CCF">
          <w:rPr>
            <w:rFonts w:ascii="IRZar" w:hAnsi="IRZar" w:cs="B Lotus" w:hint="cs"/>
            <w:sz w:val="24"/>
            <w:szCs w:val="24"/>
            <w:rtl/>
          </w:rPr>
          <w:t>راه‌حل</w:t>
        </w:r>
      </w:ins>
      <w:del w:id="16488" w:author="Mehrnazi Boojari" w:date="2019-01-07T09:46:00Z">
        <w:r w:rsidRPr="00EA6F4D" w:rsidDel="006F7CCF">
          <w:rPr>
            <w:rFonts w:ascii="IRZar" w:hAnsi="IRZar" w:cs="B Lotus" w:hint="cs"/>
            <w:sz w:val="24"/>
            <w:szCs w:val="24"/>
            <w:rtl/>
          </w:rPr>
          <w:delText xml:space="preserve"> های </w:delText>
        </w:r>
      </w:del>
      <w:ins w:id="16489" w:author="Mehrnazi Boojari" w:date="2019-01-07T09:46:00Z">
        <w:r w:rsidR="006F7CCF">
          <w:rPr>
            <w:rFonts w:ascii="IRZar" w:hAnsi="IRZar" w:cs="B Lotus" w:hint="cs"/>
            <w:sz w:val="24"/>
            <w:szCs w:val="24"/>
            <w:rtl/>
          </w:rPr>
          <w:t xml:space="preserve">‌های </w:t>
        </w:r>
      </w:ins>
      <w:r w:rsidRPr="00EA6F4D">
        <w:rPr>
          <w:rFonts w:ascii="IRZar" w:hAnsi="IRZar" w:cs="B Lotus" w:hint="cs"/>
          <w:sz w:val="24"/>
          <w:szCs w:val="24"/>
          <w:rtl/>
        </w:rPr>
        <w:t>حوزه تقنین</w:t>
      </w:r>
      <w:del w:id="16490" w:author="Mehrnazi Boojari" w:date="2019-01-15T02:45:00Z">
        <w:r w:rsidRPr="00EA6F4D" w:rsidDel="00E0501B">
          <w:rPr>
            <w:rFonts w:ascii="IRZar" w:hAnsi="IRZar" w:cs="B Lotus" w:hint="cs"/>
            <w:sz w:val="24"/>
            <w:szCs w:val="24"/>
            <w:rtl/>
          </w:rPr>
          <w:delText>ی</w:delText>
        </w:r>
      </w:del>
      <w:del w:id="16491" w:author="Mehrnazi Boojari" w:date="2019-01-07T09:47:00Z">
        <w:r w:rsidRPr="00EA6F4D" w:rsidDel="006F7CCF">
          <w:rPr>
            <w:rFonts w:ascii="IRZar" w:hAnsi="IRZar" w:cs="B Lotus" w:hint="cs"/>
            <w:sz w:val="24"/>
            <w:szCs w:val="24"/>
            <w:rtl/>
          </w:rPr>
          <w:delText xml:space="preserve"> ،</w:delText>
        </w:r>
      </w:del>
      <w:ins w:id="16492" w:author="Mehrnazi Boojari" w:date="2019-01-15T02:44:00Z">
        <w:r w:rsidR="00E0501B">
          <w:rPr>
            <w:rFonts w:ascii="IRZar" w:hAnsi="IRZar" w:cs="B Lotus" w:hint="cs"/>
            <w:sz w:val="24"/>
            <w:szCs w:val="24"/>
            <w:rtl/>
          </w:rPr>
          <w:t xml:space="preserve"> </w:t>
        </w:r>
      </w:ins>
      <w:ins w:id="16493" w:author="Mehrnazi Boojari" w:date="2019-01-15T02:45:00Z">
        <w:r w:rsidR="00E0501B">
          <w:rPr>
            <w:rFonts w:ascii="IRZar" w:hAnsi="IRZar" w:cs="B Lotus" w:hint="cs"/>
            <w:sz w:val="24"/>
            <w:szCs w:val="24"/>
            <w:rtl/>
          </w:rPr>
          <w:t>این موارد است</w:t>
        </w:r>
      </w:ins>
      <w:del w:id="16494" w:author="Mehrnazi Boojari" w:date="2019-01-15T02:44:00Z">
        <w:r w:rsidRPr="00EA6F4D" w:rsidDel="00E0501B">
          <w:rPr>
            <w:rFonts w:ascii="IRZar" w:hAnsi="IRZar" w:cs="B Lotus" w:hint="cs"/>
            <w:sz w:val="24"/>
            <w:szCs w:val="24"/>
            <w:rtl/>
          </w:rPr>
          <w:delText xml:space="preserve"> </w:delText>
        </w:r>
      </w:del>
      <w:del w:id="16495" w:author="Mehrnazi Boojari" w:date="2019-01-07T10:53:00Z">
        <w:r w:rsidRPr="00EA6F4D" w:rsidDel="006A1F1D">
          <w:rPr>
            <w:rFonts w:ascii="IRZar" w:hAnsi="IRZar" w:cs="B Lotus" w:hint="cs"/>
            <w:sz w:val="24"/>
            <w:szCs w:val="24"/>
            <w:rtl/>
          </w:rPr>
          <w:delText>عبارتند از :</w:delText>
        </w:r>
      </w:del>
      <w:ins w:id="16496" w:author="Mehrnazi Boojari" w:date="2019-01-07T10:53:00Z">
        <w:r w:rsidR="006A1F1D">
          <w:rPr>
            <w:rFonts w:ascii="IRZar" w:hAnsi="IRZar" w:cs="B Lotus" w:hint="cs"/>
            <w:sz w:val="24"/>
            <w:szCs w:val="24"/>
            <w:rtl/>
          </w:rPr>
          <w:t>:</w:t>
        </w:r>
      </w:ins>
    </w:p>
    <w:p w14:paraId="06748734" w14:textId="77777777" w:rsidR="00EA6F4D" w:rsidRPr="00EA6F4D" w:rsidRDefault="00EA6F4D" w:rsidP="00EA6F4D">
      <w:pPr>
        <w:pStyle w:val="Heading5"/>
        <w:rPr>
          <w:rtl/>
        </w:rPr>
      </w:pPr>
      <w:bookmarkStart w:id="16497" w:name="_Toc531474961"/>
      <w:bookmarkStart w:id="16498" w:name="_Toc531475025"/>
      <w:bookmarkStart w:id="16499" w:name="_Toc533781288"/>
      <w:bookmarkStart w:id="16500" w:name="_Toc533782244"/>
      <w:r w:rsidRPr="00EA6F4D">
        <w:rPr>
          <w:rFonts w:hint="cs"/>
          <w:rtl/>
        </w:rPr>
        <w:t>تدوین شاخص</w:t>
      </w:r>
      <w:ins w:id="16501" w:author="Mehrnazi Boojari" w:date="2019-01-15T02:45:00Z">
        <w:r w:rsidR="00E0501B">
          <w:rPr>
            <w:rFonts w:hint="cs"/>
            <w:rtl/>
          </w:rPr>
          <w:t>‌</w:t>
        </w:r>
      </w:ins>
      <w:del w:id="16502" w:author="Mehrnazi Boojari" w:date="2019-01-07T09:46:00Z">
        <w:r w:rsidRPr="00EA6F4D" w:rsidDel="006F7CCF">
          <w:rPr>
            <w:rFonts w:hint="cs"/>
            <w:rtl/>
          </w:rPr>
          <w:delText xml:space="preserve"> های </w:delText>
        </w:r>
      </w:del>
      <w:ins w:id="16503" w:author="Mehrnazi Boojari" w:date="2019-01-07T09:46:00Z">
        <w:r w:rsidR="006F7CCF">
          <w:rPr>
            <w:rFonts w:hint="cs"/>
            <w:rtl/>
          </w:rPr>
          <w:t xml:space="preserve">‌های </w:t>
        </w:r>
      </w:ins>
      <w:r w:rsidRPr="00EA6F4D">
        <w:rPr>
          <w:rFonts w:hint="cs"/>
          <w:rtl/>
        </w:rPr>
        <w:t>اعطای تسهیلات مسکن روستایی</w:t>
      </w:r>
      <w:bookmarkEnd w:id="16497"/>
      <w:bookmarkEnd w:id="16498"/>
      <w:bookmarkEnd w:id="16499"/>
      <w:bookmarkEnd w:id="16500"/>
      <w:r w:rsidRPr="00EA6F4D">
        <w:rPr>
          <w:rFonts w:hint="cs"/>
          <w:rtl/>
        </w:rPr>
        <w:t xml:space="preserve"> </w:t>
      </w:r>
    </w:p>
    <w:p w14:paraId="3F737ECD" w14:textId="0D5D4A90" w:rsidR="00EA6F4D" w:rsidRPr="00EA6F4D" w:rsidRDefault="00EA6F4D" w:rsidP="00CF1D2D">
      <w:pPr>
        <w:bidi/>
        <w:ind w:firstLine="227"/>
        <w:jc w:val="both"/>
        <w:rPr>
          <w:rFonts w:ascii="IRZar" w:hAnsi="IRZar" w:cs="B Lotus"/>
          <w:sz w:val="24"/>
          <w:szCs w:val="24"/>
          <w:rtl/>
        </w:rPr>
      </w:pPr>
      <w:r w:rsidRPr="00EA6F4D">
        <w:rPr>
          <w:rFonts w:ascii="IRZar" w:hAnsi="IRZar" w:cs="B Lotus" w:hint="cs"/>
          <w:sz w:val="24"/>
          <w:szCs w:val="24"/>
          <w:rtl/>
        </w:rPr>
        <w:t>وام</w:t>
      </w:r>
      <w:del w:id="16504" w:author="Mehrnazi Boojari" w:date="2019-01-07T09:46:00Z">
        <w:r w:rsidRPr="00EA6F4D" w:rsidDel="006F7CCF">
          <w:rPr>
            <w:rFonts w:ascii="IRZar" w:hAnsi="IRZar" w:cs="B Lotus" w:hint="cs"/>
            <w:sz w:val="24"/>
            <w:szCs w:val="24"/>
            <w:rtl/>
          </w:rPr>
          <w:delText xml:space="preserve"> های </w:delText>
        </w:r>
      </w:del>
      <w:ins w:id="16505" w:author="Mehrnazi Boojari" w:date="2019-01-07T09:46:00Z">
        <w:r w:rsidR="006F7CCF">
          <w:rPr>
            <w:rFonts w:ascii="IRZar" w:hAnsi="IRZar" w:cs="B Lotus" w:hint="cs"/>
            <w:sz w:val="24"/>
            <w:szCs w:val="24"/>
            <w:rtl/>
          </w:rPr>
          <w:t xml:space="preserve">‌های </w:t>
        </w:r>
      </w:ins>
      <w:r w:rsidRPr="00EA6F4D">
        <w:rPr>
          <w:rFonts w:ascii="IRZar" w:hAnsi="IRZar" w:cs="B Lotus" w:hint="cs"/>
          <w:sz w:val="24"/>
          <w:szCs w:val="24"/>
          <w:rtl/>
        </w:rPr>
        <w:t xml:space="preserve">مسکن روستایی در کشور نباید </w:t>
      </w:r>
      <w:del w:id="16506" w:author="Mehrnazi Boojari" w:date="2019-01-07T10:21:00Z">
        <w:r w:rsidRPr="00EA6F4D" w:rsidDel="0028073B">
          <w:rPr>
            <w:rFonts w:ascii="IRZar" w:hAnsi="IRZar" w:cs="B Lotus" w:hint="cs"/>
            <w:sz w:val="24"/>
            <w:szCs w:val="24"/>
            <w:rtl/>
          </w:rPr>
          <w:delText xml:space="preserve">به صورت </w:delText>
        </w:r>
      </w:del>
      <w:ins w:id="16507" w:author="Mehrnazi Boojari" w:date="2019-01-07T10:21:00Z">
        <w:r w:rsidR="0028073B">
          <w:rPr>
            <w:rFonts w:ascii="IRZar" w:hAnsi="IRZar" w:cs="B Lotus" w:hint="cs"/>
            <w:sz w:val="24"/>
            <w:szCs w:val="24"/>
            <w:rtl/>
          </w:rPr>
          <w:t xml:space="preserve">به‌صورت </w:t>
        </w:r>
      </w:ins>
      <w:r w:rsidRPr="00EA6F4D">
        <w:rPr>
          <w:rFonts w:ascii="IRZar" w:hAnsi="IRZar" w:cs="B Lotus" w:hint="cs"/>
          <w:sz w:val="24"/>
          <w:szCs w:val="24"/>
          <w:rtl/>
        </w:rPr>
        <w:t xml:space="preserve">یکسان پرداخت </w:t>
      </w:r>
      <w:del w:id="16508" w:author="Mehrnazi Boojari" w:date="2019-01-15T02:45:00Z">
        <w:r w:rsidRPr="00EA6F4D" w:rsidDel="00E0501B">
          <w:rPr>
            <w:rFonts w:ascii="IRZar" w:hAnsi="IRZar" w:cs="B Lotus" w:hint="cs"/>
            <w:sz w:val="24"/>
            <w:szCs w:val="24"/>
            <w:rtl/>
          </w:rPr>
          <w:delText xml:space="preserve">شده </w:delText>
        </w:r>
      </w:del>
      <w:ins w:id="16509" w:author="Mehrnazi Boojari" w:date="2019-01-15T02:45:00Z">
        <w:r w:rsidR="00E0501B" w:rsidRPr="00EA6F4D">
          <w:rPr>
            <w:rFonts w:ascii="IRZar" w:hAnsi="IRZar" w:cs="B Lotus" w:hint="cs"/>
            <w:sz w:val="24"/>
            <w:szCs w:val="24"/>
            <w:rtl/>
          </w:rPr>
          <w:t>ش</w:t>
        </w:r>
        <w:r w:rsidR="00E0501B">
          <w:rPr>
            <w:rFonts w:ascii="IRZar" w:hAnsi="IRZar" w:cs="B Lotus" w:hint="cs"/>
            <w:sz w:val="24"/>
            <w:szCs w:val="24"/>
            <w:rtl/>
          </w:rPr>
          <w:t>ود</w:t>
        </w:r>
        <w:r w:rsidR="00E0501B" w:rsidRPr="00EA6F4D">
          <w:rPr>
            <w:rFonts w:ascii="IRZar" w:hAnsi="IRZar" w:cs="B Lotus" w:hint="cs"/>
            <w:sz w:val="24"/>
            <w:szCs w:val="24"/>
            <w:rtl/>
          </w:rPr>
          <w:t xml:space="preserve"> </w:t>
        </w:r>
      </w:ins>
      <w:r w:rsidRPr="00EA6F4D">
        <w:rPr>
          <w:rFonts w:ascii="IRZar" w:hAnsi="IRZar" w:cs="B Lotus" w:hint="cs"/>
          <w:sz w:val="24"/>
          <w:szCs w:val="24"/>
          <w:rtl/>
        </w:rPr>
        <w:t xml:space="preserve">و </w:t>
      </w:r>
      <w:del w:id="16510" w:author="Mehrnazi Boojari" w:date="2019-01-08T23:50:00Z">
        <w:r w:rsidRPr="00EA6F4D" w:rsidDel="00EE38C5">
          <w:rPr>
            <w:rFonts w:ascii="IRZar" w:hAnsi="IRZar" w:cs="B Lotus" w:hint="cs"/>
            <w:sz w:val="24"/>
            <w:szCs w:val="24"/>
            <w:rtl/>
          </w:rPr>
          <w:delText>از سوی</w:delText>
        </w:r>
      </w:del>
      <w:ins w:id="16511" w:author="Mehrnazi Boojari" w:date="2019-01-08T23:50:00Z">
        <w:r w:rsidR="00EE38C5">
          <w:rPr>
            <w:rFonts w:ascii="IRZar" w:hAnsi="IRZar" w:cs="B Lotus" w:hint="cs"/>
            <w:sz w:val="24"/>
            <w:szCs w:val="24"/>
            <w:rtl/>
          </w:rPr>
          <w:t>از</w:t>
        </w:r>
        <w:r w:rsidR="00EE38C5">
          <w:rPr>
            <w:rFonts w:ascii="Times New Roman" w:hAnsi="Times New Roman" w:cs="Times New Roman" w:hint="cs"/>
            <w:sz w:val="24"/>
            <w:szCs w:val="24"/>
            <w:rtl/>
          </w:rPr>
          <w:t> </w:t>
        </w:r>
        <w:r w:rsidR="00EE38C5">
          <w:rPr>
            <w:rFonts w:ascii="IRZar" w:hAnsi="IRZar" w:cs="B Lotus" w:hint="cs"/>
            <w:sz w:val="24"/>
            <w:szCs w:val="24"/>
            <w:rtl/>
          </w:rPr>
          <w:t>سوی</w:t>
        </w:r>
      </w:ins>
      <w:del w:id="16512" w:author="Mehrnazi Boojari" w:date="2019-01-15T02:45:00Z">
        <w:r w:rsidRPr="00EA6F4D" w:rsidDel="00E0501B">
          <w:rPr>
            <w:rFonts w:ascii="IRZar" w:hAnsi="IRZar" w:cs="B Lotus" w:hint="cs"/>
            <w:sz w:val="24"/>
            <w:szCs w:val="24"/>
            <w:rtl/>
          </w:rPr>
          <w:delText>ی</w:delText>
        </w:r>
      </w:del>
      <w:r w:rsidRPr="00EA6F4D">
        <w:rPr>
          <w:rFonts w:ascii="IRZar" w:hAnsi="IRZar" w:cs="B Lotus" w:hint="cs"/>
          <w:sz w:val="24"/>
          <w:szCs w:val="24"/>
          <w:rtl/>
        </w:rPr>
        <w:t xml:space="preserve"> دیگر باید شرایط فرد متقاضی </w:t>
      </w:r>
      <w:del w:id="16513" w:author="Mehrnazi Boojari" w:date="2019-01-07T10:21:00Z">
        <w:r w:rsidRPr="00EA6F4D" w:rsidDel="0028073B">
          <w:rPr>
            <w:rFonts w:ascii="IRZar" w:hAnsi="IRZar" w:cs="B Lotus" w:hint="cs"/>
            <w:sz w:val="24"/>
            <w:szCs w:val="24"/>
            <w:rtl/>
          </w:rPr>
          <w:delText xml:space="preserve">به صورت </w:delText>
        </w:r>
      </w:del>
      <w:ins w:id="16514" w:author="Mehrnazi Boojari" w:date="2019-01-07T10:21:00Z">
        <w:r w:rsidR="0028073B">
          <w:rPr>
            <w:rFonts w:ascii="IRZar" w:hAnsi="IRZar" w:cs="B Lotus" w:hint="cs"/>
            <w:sz w:val="24"/>
            <w:szCs w:val="24"/>
            <w:rtl/>
          </w:rPr>
          <w:t xml:space="preserve">به‌صورت </w:t>
        </w:r>
      </w:ins>
      <w:r w:rsidRPr="00EA6F4D">
        <w:rPr>
          <w:rFonts w:ascii="IRZar" w:hAnsi="IRZar" w:cs="B Lotus" w:hint="cs"/>
          <w:sz w:val="24"/>
          <w:szCs w:val="24"/>
          <w:rtl/>
        </w:rPr>
        <w:t>منطقه</w:t>
      </w:r>
      <w:del w:id="16515" w:author="Mehrnazi Boojari" w:date="2019-01-07T10:41:00Z">
        <w:r w:rsidRPr="00EA6F4D" w:rsidDel="006A1F1D">
          <w:rPr>
            <w:rFonts w:ascii="IRZar" w:hAnsi="IRZar" w:cs="B Lotus" w:hint="cs"/>
            <w:sz w:val="24"/>
            <w:szCs w:val="24"/>
            <w:rtl/>
          </w:rPr>
          <w:delText xml:space="preserve"> ای </w:delText>
        </w:r>
      </w:del>
      <w:ins w:id="16516" w:author="Mehrnazi Boojari" w:date="2019-01-07T10:41:00Z">
        <w:r w:rsidR="006A1F1D">
          <w:rPr>
            <w:rFonts w:ascii="IRZar" w:hAnsi="IRZar" w:cs="B Lotus" w:hint="cs"/>
            <w:sz w:val="24"/>
            <w:szCs w:val="24"/>
            <w:rtl/>
          </w:rPr>
          <w:t xml:space="preserve">‌ای </w:t>
        </w:r>
      </w:ins>
      <w:r w:rsidRPr="00EA6F4D">
        <w:rPr>
          <w:rFonts w:ascii="IRZar" w:hAnsi="IRZar" w:cs="B Lotus" w:hint="cs"/>
          <w:sz w:val="24"/>
          <w:szCs w:val="24"/>
          <w:rtl/>
        </w:rPr>
        <w:t xml:space="preserve">در پرداخت و بازپرداخت لحاظ </w:t>
      </w:r>
      <w:del w:id="16517" w:author="Mehrnazi Boojari" w:date="2019-01-08T01:17:00Z">
        <w:r w:rsidRPr="00EA6F4D" w:rsidDel="00632EB0">
          <w:rPr>
            <w:rFonts w:ascii="IRZar" w:hAnsi="IRZar" w:cs="B Lotus" w:hint="cs"/>
            <w:sz w:val="24"/>
            <w:szCs w:val="24"/>
            <w:rtl/>
          </w:rPr>
          <w:delText>گردد</w:delText>
        </w:r>
      </w:del>
      <w:ins w:id="16518" w:author="Mehrnazi Boojari" w:date="2019-01-08T01:17:00Z">
        <w:r w:rsidR="00632EB0">
          <w:rPr>
            <w:rFonts w:ascii="IRZar" w:hAnsi="IRZar" w:cs="B Lotus" w:hint="cs"/>
            <w:sz w:val="24"/>
            <w:szCs w:val="24"/>
            <w:rtl/>
          </w:rPr>
          <w:t>شود</w:t>
        </w:r>
      </w:ins>
      <w:del w:id="16519" w:author="Mehrnazi Boojari" w:date="2019-01-07T09:53:00Z">
        <w:r w:rsidRPr="00EA6F4D" w:rsidDel="006F7CCF">
          <w:rPr>
            <w:rFonts w:ascii="IRZar" w:hAnsi="IRZar" w:cs="B Lotus" w:hint="cs"/>
            <w:sz w:val="24"/>
            <w:szCs w:val="24"/>
            <w:rtl/>
          </w:rPr>
          <w:delText xml:space="preserve"> . </w:delText>
        </w:r>
      </w:del>
      <w:ins w:id="16520" w:author="Mehrnazi Boojari" w:date="2019-01-07T09:53:00Z">
        <w:r w:rsidR="006F7CCF">
          <w:rPr>
            <w:rFonts w:ascii="IRZar" w:hAnsi="IRZar" w:cs="B Lotus" w:hint="cs"/>
            <w:sz w:val="24"/>
            <w:szCs w:val="24"/>
            <w:rtl/>
          </w:rPr>
          <w:t xml:space="preserve">. </w:t>
        </w:r>
      </w:ins>
      <w:r w:rsidRPr="00EA6F4D">
        <w:rPr>
          <w:rFonts w:ascii="IRZar" w:hAnsi="IRZar" w:cs="B Lotus" w:hint="cs"/>
          <w:sz w:val="24"/>
          <w:szCs w:val="24"/>
          <w:rtl/>
        </w:rPr>
        <w:t>لازمه این کار تدوین شاخص</w:t>
      </w:r>
      <w:del w:id="16521" w:author="Mehrnazi Boojari" w:date="2019-01-07T10:43:00Z">
        <w:r w:rsidRPr="00EA6F4D" w:rsidDel="006A1F1D">
          <w:rPr>
            <w:rFonts w:ascii="IRZar" w:hAnsi="IRZar" w:cs="B Lotus" w:hint="cs"/>
            <w:sz w:val="24"/>
            <w:szCs w:val="24"/>
            <w:rtl/>
          </w:rPr>
          <w:delText xml:space="preserve"> هایی </w:delText>
        </w:r>
      </w:del>
      <w:ins w:id="16522" w:author="Mehrnazi Boojari" w:date="2019-01-07T10:43:00Z">
        <w:r w:rsidR="006A1F1D">
          <w:rPr>
            <w:rFonts w:ascii="IRZar" w:hAnsi="IRZar" w:cs="B Lotus" w:hint="cs"/>
            <w:sz w:val="24"/>
            <w:szCs w:val="24"/>
            <w:rtl/>
          </w:rPr>
          <w:t xml:space="preserve">‌هایی </w:t>
        </w:r>
      </w:ins>
      <w:r w:rsidRPr="00EA6F4D">
        <w:rPr>
          <w:rFonts w:ascii="IRZar" w:hAnsi="IRZar" w:cs="B Lotus" w:hint="cs"/>
          <w:sz w:val="24"/>
          <w:szCs w:val="24"/>
          <w:rtl/>
        </w:rPr>
        <w:t>است که با توجه به این شاخص</w:t>
      </w:r>
      <w:del w:id="16523" w:author="Mehrnazi Boojari" w:date="2019-01-07T09:45:00Z">
        <w:r w:rsidRPr="00EA6F4D" w:rsidDel="006F7CCF">
          <w:rPr>
            <w:rFonts w:ascii="IRZar" w:hAnsi="IRZar" w:cs="B Lotus" w:hint="cs"/>
            <w:sz w:val="24"/>
            <w:szCs w:val="24"/>
            <w:rtl/>
          </w:rPr>
          <w:delText xml:space="preserve"> ها </w:delText>
        </w:r>
      </w:del>
      <w:ins w:id="16524" w:author="Mehrnazi Boojari" w:date="2019-01-07T09:45:00Z">
        <w:r w:rsidR="006F7CCF">
          <w:rPr>
            <w:rFonts w:ascii="IRZar" w:hAnsi="IRZar" w:cs="B Lotus" w:hint="cs"/>
            <w:sz w:val="24"/>
            <w:szCs w:val="24"/>
            <w:rtl/>
          </w:rPr>
          <w:t xml:space="preserve">‌ها </w:t>
        </w:r>
      </w:ins>
      <w:r w:rsidRPr="00EA6F4D">
        <w:rPr>
          <w:rFonts w:ascii="IRZar" w:hAnsi="IRZar" w:cs="B Lotus" w:hint="cs"/>
          <w:sz w:val="24"/>
          <w:szCs w:val="24"/>
          <w:rtl/>
        </w:rPr>
        <w:t>میزان تسهیلات پرداختی</w:t>
      </w:r>
      <w:ins w:id="16525" w:author="Mehrnazi Boojari" w:date="2019-01-15T02:45:00Z">
        <w:r w:rsidR="00E0501B">
          <w:rPr>
            <w:rFonts w:ascii="IRZar" w:hAnsi="IRZar" w:cs="B Nazanin" w:hint="cs"/>
            <w:sz w:val="24"/>
            <w:szCs w:val="24"/>
            <w:rtl/>
          </w:rPr>
          <w:t>‌</w:t>
        </w:r>
      </w:ins>
      <w:del w:id="16526" w:author="Mehrnazi Boojari" w:date="2019-01-15T02:45:00Z">
        <w:r w:rsidRPr="00EA6F4D" w:rsidDel="00E0501B">
          <w:rPr>
            <w:rFonts w:ascii="IRZar" w:hAnsi="IRZar" w:cs="B Lotus" w:hint="cs"/>
            <w:sz w:val="24"/>
            <w:szCs w:val="24"/>
            <w:rtl/>
          </w:rPr>
          <w:delText>،</w:delText>
        </w:r>
      </w:del>
      <w:r w:rsidRPr="00EA6F4D">
        <w:rPr>
          <w:rFonts w:ascii="IRZar" w:hAnsi="IRZar" w:cs="B Lotus" w:hint="cs"/>
          <w:sz w:val="24"/>
          <w:szCs w:val="24"/>
          <w:rtl/>
        </w:rPr>
        <w:t xml:space="preserve"> و نحوه بازپرداخت آن</w:t>
      </w:r>
      <w:del w:id="16527" w:author="Mehrnazi Boojari" w:date="2019-01-07T09:45:00Z">
        <w:r w:rsidRPr="00EA6F4D" w:rsidDel="006F7CCF">
          <w:rPr>
            <w:rFonts w:ascii="IRZar" w:hAnsi="IRZar" w:cs="B Lotus" w:hint="cs"/>
            <w:sz w:val="24"/>
            <w:szCs w:val="24"/>
            <w:rtl/>
          </w:rPr>
          <w:delText xml:space="preserve"> ها </w:delText>
        </w:r>
      </w:del>
      <w:ins w:id="16528" w:author="Mehrnazi Boojari" w:date="2019-01-07T09:45:00Z">
        <w:r w:rsidR="006F7CCF">
          <w:rPr>
            <w:rFonts w:ascii="IRZar" w:hAnsi="IRZar" w:cs="B Lotus" w:hint="cs"/>
            <w:sz w:val="24"/>
            <w:szCs w:val="24"/>
            <w:rtl/>
          </w:rPr>
          <w:t xml:space="preserve">‌ها </w:t>
        </w:r>
      </w:ins>
      <w:r w:rsidRPr="00EA6F4D">
        <w:rPr>
          <w:rFonts w:ascii="IRZar" w:hAnsi="IRZar" w:cs="B Lotus" w:hint="cs"/>
          <w:sz w:val="24"/>
          <w:szCs w:val="24"/>
          <w:rtl/>
        </w:rPr>
        <w:t>صورت پذیرد</w:t>
      </w:r>
      <w:del w:id="16529" w:author="Mehrnazi Boojari" w:date="2019-01-07T09:53:00Z">
        <w:r w:rsidRPr="00EA6F4D" w:rsidDel="006F7CCF">
          <w:rPr>
            <w:rFonts w:ascii="IRZar" w:hAnsi="IRZar" w:cs="B Lotus" w:hint="cs"/>
            <w:sz w:val="24"/>
            <w:szCs w:val="24"/>
            <w:rtl/>
          </w:rPr>
          <w:delText xml:space="preserve"> . </w:delText>
        </w:r>
      </w:del>
      <w:ins w:id="16530" w:author="Mehrnazi Boojari" w:date="2019-01-15T02:45:00Z">
        <w:r w:rsidR="00E0501B">
          <w:rPr>
            <w:rFonts w:ascii="IRZar" w:hAnsi="IRZar" w:cs="B Lotus" w:hint="cs"/>
            <w:sz w:val="24"/>
            <w:szCs w:val="24"/>
            <w:rtl/>
          </w:rPr>
          <w:t>؛</w:t>
        </w:r>
      </w:ins>
      <w:ins w:id="16531" w:author="Mehrnazi Boojari" w:date="2019-01-07T09:53:00Z">
        <w:r w:rsidR="006F7CCF">
          <w:rPr>
            <w:rFonts w:ascii="IRZar" w:hAnsi="IRZar" w:cs="B Lotus" w:hint="cs"/>
            <w:sz w:val="24"/>
            <w:szCs w:val="24"/>
            <w:rtl/>
          </w:rPr>
          <w:t xml:space="preserve"> </w:t>
        </w:r>
      </w:ins>
      <w:r w:rsidRPr="00EA6F4D">
        <w:rPr>
          <w:rFonts w:ascii="IRZar" w:hAnsi="IRZar" w:cs="B Lotus" w:hint="cs"/>
          <w:sz w:val="24"/>
          <w:szCs w:val="24"/>
          <w:rtl/>
        </w:rPr>
        <w:t>شاخص</w:t>
      </w:r>
      <w:del w:id="16532" w:author="Mehrnazi Boojari" w:date="2019-01-07T10:43:00Z">
        <w:r w:rsidRPr="00EA6F4D" w:rsidDel="006A1F1D">
          <w:rPr>
            <w:rFonts w:ascii="IRZar" w:hAnsi="IRZar" w:cs="B Lotus" w:hint="cs"/>
            <w:sz w:val="24"/>
            <w:szCs w:val="24"/>
            <w:rtl/>
          </w:rPr>
          <w:delText xml:space="preserve"> هایی </w:delText>
        </w:r>
      </w:del>
      <w:ins w:id="16533" w:author="Mehrnazi Boojari" w:date="2019-01-07T10:43:00Z">
        <w:r w:rsidR="006A1F1D">
          <w:rPr>
            <w:rFonts w:ascii="IRZar" w:hAnsi="IRZar" w:cs="B Lotus" w:hint="cs"/>
            <w:sz w:val="24"/>
            <w:szCs w:val="24"/>
            <w:rtl/>
          </w:rPr>
          <w:t xml:space="preserve">‌هایی </w:t>
        </w:r>
      </w:ins>
      <w:r w:rsidRPr="00EA6F4D">
        <w:rPr>
          <w:rFonts w:ascii="IRZar" w:hAnsi="IRZar" w:cs="B Lotus" w:hint="cs"/>
          <w:sz w:val="24"/>
          <w:szCs w:val="24"/>
          <w:rtl/>
        </w:rPr>
        <w:t xml:space="preserve">که </w:t>
      </w:r>
      <w:del w:id="16534" w:author="Mehrnazi Boojari" w:date="2019-01-10T01:06:00Z">
        <w:r w:rsidRPr="00EA6F4D" w:rsidDel="00647583">
          <w:rPr>
            <w:rFonts w:ascii="IRZar" w:hAnsi="IRZar" w:cs="B Lotus" w:hint="cs"/>
            <w:sz w:val="24"/>
            <w:szCs w:val="24"/>
            <w:rtl/>
          </w:rPr>
          <w:delText>مبتنی بر</w:delText>
        </w:r>
      </w:del>
      <w:ins w:id="16535" w:author="Mehrnazi Boojari" w:date="2019-01-10T01:06:00Z">
        <w:r w:rsidR="00647583">
          <w:rPr>
            <w:rFonts w:ascii="IRZar" w:hAnsi="IRZar" w:cs="B Lotus" w:hint="cs"/>
            <w:sz w:val="24"/>
            <w:szCs w:val="24"/>
            <w:rtl/>
          </w:rPr>
          <w:t>مبتنی</w:t>
        </w:r>
        <w:r w:rsidR="00647583">
          <w:rPr>
            <w:rFonts w:ascii="Times New Roman" w:hAnsi="Times New Roman" w:cs="Times New Roman" w:hint="cs"/>
            <w:sz w:val="24"/>
            <w:szCs w:val="24"/>
            <w:rtl/>
          </w:rPr>
          <w:t> </w:t>
        </w:r>
        <w:r w:rsidR="00647583">
          <w:rPr>
            <w:rFonts w:ascii="IRZar" w:hAnsi="IRZar" w:cs="B Lotus" w:hint="cs"/>
            <w:sz w:val="24"/>
            <w:szCs w:val="24"/>
            <w:rtl/>
          </w:rPr>
          <w:t>بر</w:t>
        </w:r>
      </w:ins>
      <w:r w:rsidRPr="00EA6F4D">
        <w:rPr>
          <w:rFonts w:ascii="IRZar" w:hAnsi="IRZar" w:cs="B Lotus" w:hint="cs"/>
          <w:sz w:val="24"/>
          <w:szCs w:val="24"/>
          <w:rtl/>
        </w:rPr>
        <w:t xml:space="preserve"> اقلیم و بوم منطقه و معیشت افراد متقاضی ساخت مسکن روستایی باشد. سازمان برنامه و بودجه </w:t>
      </w:r>
      <w:del w:id="16536" w:author="Mehrnazi Boojari" w:date="2019-01-07T23:28:00Z">
        <w:r w:rsidRPr="00EA6F4D" w:rsidDel="00FB0B67">
          <w:rPr>
            <w:rFonts w:ascii="IRZar" w:hAnsi="IRZar" w:cs="B Lotus" w:hint="cs"/>
            <w:sz w:val="24"/>
            <w:szCs w:val="24"/>
            <w:rtl/>
          </w:rPr>
          <w:delText>به عنوان</w:delText>
        </w:r>
      </w:del>
      <w:ins w:id="16537" w:author="Mehrnazi Boojari" w:date="2019-01-07T23:28:00Z">
        <w:r w:rsidR="00FB0B67">
          <w:rPr>
            <w:rFonts w:ascii="IRZar" w:hAnsi="IRZar" w:cs="B Lotus" w:hint="cs"/>
            <w:sz w:val="24"/>
            <w:szCs w:val="24"/>
            <w:rtl/>
          </w:rPr>
          <w:t>به‌مثابۀ</w:t>
        </w:r>
      </w:ins>
      <w:r w:rsidRPr="00EA6F4D">
        <w:rPr>
          <w:rFonts w:ascii="IRZar" w:hAnsi="IRZar" w:cs="B Lotus" w:hint="cs"/>
          <w:sz w:val="24"/>
          <w:szCs w:val="24"/>
          <w:rtl/>
        </w:rPr>
        <w:t xml:space="preserve"> مرجع برنامه</w:t>
      </w:r>
      <w:del w:id="16538" w:author="Mehrnazi Boojari" w:date="2019-01-07T10:05:00Z">
        <w:r w:rsidRPr="00EA6F4D" w:rsidDel="00A31D6F">
          <w:rPr>
            <w:rFonts w:ascii="IRZar" w:hAnsi="IRZar" w:cs="B Lotus" w:hint="cs"/>
            <w:sz w:val="24"/>
            <w:szCs w:val="24"/>
            <w:rtl/>
          </w:rPr>
          <w:delText xml:space="preserve"> ریزی </w:delText>
        </w:r>
      </w:del>
      <w:ins w:id="16539" w:author="Mehrnazi Boojari" w:date="2019-01-07T10:05:00Z">
        <w:r w:rsidR="00A31D6F">
          <w:rPr>
            <w:rFonts w:ascii="IRZar" w:hAnsi="IRZar" w:cs="B Lotus" w:hint="cs"/>
            <w:sz w:val="24"/>
            <w:szCs w:val="24"/>
            <w:rtl/>
          </w:rPr>
          <w:t xml:space="preserve">‌ریزی </w:t>
        </w:r>
      </w:ins>
      <w:r w:rsidRPr="00EA6F4D">
        <w:rPr>
          <w:rFonts w:ascii="IRZar" w:hAnsi="IRZar" w:cs="B Lotus" w:hint="cs"/>
          <w:sz w:val="24"/>
          <w:szCs w:val="24"/>
          <w:rtl/>
        </w:rPr>
        <w:t xml:space="preserve">در کشور مسئول این امر </w:t>
      </w:r>
      <w:del w:id="16540" w:author="Mehrnazi Boojari" w:date="2019-01-15T02:46:00Z">
        <w:r w:rsidRPr="00EA6F4D" w:rsidDel="00CD449D">
          <w:rPr>
            <w:rFonts w:ascii="IRZar" w:hAnsi="IRZar" w:cs="B Lotus" w:hint="cs"/>
            <w:sz w:val="24"/>
            <w:szCs w:val="24"/>
            <w:rtl/>
          </w:rPr>
          <w:delText xml:space="preserve">بوده </w:delText>
        </w:r>
      </w:del>
      <w:r w:rsidR="00CF1D2D">
        <w:rPr>
          <w:rFonts w:ascii="IRZar" w:hAnsi="IRZar" w:cs="B Lotus" w:hint="cs"/>
          <w:sz w:val="24"/>
          <w:szCs w:val="24"/>
          <w:rtl/>
        </w:rPr>
        <w:t>بوده</w:t>
      </w:r>
      <w:ins w:id="16541" w:author="Mehrnazi Boojari" w:date="2019-01-15T02:46:00Z">
        <w:r w:rsidR="00CD449D" w:rsidRPr="00EA6F4D">
          <w:rPr>
            <w:rFonts w:ascii="IRZar" w:hAnsi="IRZar" w:cs="B Lotus" w:hint="cs"/>
            <w:sz w:val="24"/>
            <w:szCs w:val="24"/>
            <w:rtl/>
          </w:rPr>
          <w:t xml:space="preserve"> </w:t>
        </w:r>
      </w:ins>
      <w:r w:rsidRPr="00EA6F4D">
        <w:rPr>
          <w:rFonts w:ascii="IRZar" w:hAnsi="IRZar" w:cs="B Lotus" w:hint="cs"/>
          <w:sz w:val="24"/>
          <w:szCs w:val="24"/>
          <w:rtl/>
        </w:rPr>
        <w:t>و دستگاه</w:t>
      </w:r>
      <w:del w:id="16542" w:author="Mehrnazi Boojari" w:date="2019-01-07T10:43:00Z">
        <w:r w:rsidRPr="00EA6F4D" w:rsidDel="006A1F1D">
          <w:rPr>
            <w:rFonts w:ascii="IRZar" w:hAnsi="IRZar" w:cs="B Lotus" w:hint="cs"/>
            <w:sz w:val="24"/>
            <w:szCs w:val="24"/>
            <w:rtl/>
          </w:rPr>
          <w:delText xml:space="preserve"> هایی </w:delText>
        </w:r>
      </w:del>
      <w:ins w:id="16543" w:author="Mehrnazi Boojari" w:date="2019-01-07T10:43:00Z">
        <w:r w:rsidR="006A1F1D">
          <w:rPr>
            <w:rFonts w:ascii="IRZar" w:hAnsi="IRZar" w:cs="B Lotus" w:hint="cs"/>
            <w:sz w:val="24"/>
            <w:szCs w:val="24"/>
            <w:rtl/>
          </w:rPr>
          <w:t xml:space="preserve">‌هایی </w:t>
        </w:r>
      </w:ins>
      <w:r w:rsidRPr="00EA6F4D">
        <w:rPr>
          <w:rFonts w:ascii="IRZar" w:hAnsi="IRZar" w:cs="B Lotus" w:hint="cs"/>
          <w:sz w:val="24"/>
          <w:szCs w:val="24"/>
          <w:rtl/>
        </w:rPr>
        <w:t>مثل بنیاد مسکن و جهادکشاورزی</w:t>
      </w:r>
      <w:r w:rsidR="00CF1D2D">
        <w:rPr>
          <w:rFonts w:ascii="IRZar" w:hAnsi="IRZar" w:cs="B Lotus" w:hint="cs"/>
          <w:sz w:val="24"/>
          <w:szCs w:val="24"/>
          <w:rtl/>
        </w:rPr>
        <w:t xml:space="preserve"> می</w:t>
      </w:r>
      <w:r w:rsidR="00CF1D2D">
        <w:rPr>
          <w:rFonts w:ascii="IRZar" w:hAnsi="IRZar" w:cs="B Nazanin" w:hint="cs"/>
          <w:sz w:val="24"/>
          <w:szCs w:val="24"/>
          <w:rtl/>
        </w:rPr>
        <w:t>‌</w:t>
      </w:r>
      <w:r w:rsidR="00CF1D2D">
        <w:rPr>
          <w:rFonts w:ascii="IRZar" w:hAnsi="IRZar" w:cs="B Lotus" w:hint="cs"/>
          <w:sz w:val="24"/>
          <w:szCs w:val="24"/>
          <w:rtl/>
        </w:rPr>
        <w:t>توانند</w:t>
      </w:r>
      <w:r w:rsidRPr="00EA6F4D">
        <w:rPr>
          <w:rFonts w:ascii="IRZar" w:hAnsi="IRZar" w:cs="B Lotus" w:hint="cs"/>
          <w:sz w:val="24"/>
          <w:szCs w:val="24"/>
          <w:rtl/>
        </w:rPr>
        <w:t xml:space="preserve"> اطلاعات لازم </w:t>
      </w:r>
      <w:ins w:id="16544" w:author="Mehrnazi Boojari" w:date="2019-01-15T02:48:00Z">
        <w:r w:rsidR="00CD449D">
          <w:rPr>
            <w:rFonts w:ascii="IRZar" w:hAnsi="IRZar" w:cs="B Lotus" w:hint="cs"/>
            <w:sz w:val="24"/>
            <w:szCs w:val="24"/>
            <w:rtl/>
          </w:rPr>
          <w:t xml:space="preserve">را </w:t>
        </w:r>
      </w:ins>
      <w:del w:id="16545" w:author="Mehrnazi Boojari" w:date="2019-01-15T02:48:00Z">
        <w:r w:rsidRPr="00EA6F4D" w:rsidDel="00CD449D">
          <w:rPr>
            <w:rFonts w:ascii="IRZar" w:hAnsi="IRZar" w:cs="B Lotus" w:hint="cs"/>
            <w:sz w:val="24"/>
            <w:szCs w:val="24"/>
            <w:rtl/>
          </w:rPr>
          <w:delText xml:space="preserve">را </w:delText>
        </w:r>
      </w:del>
      <w:r w:rsidRPr="00EA6F4D">
        <w:rPr>
          <w:rFonts w:ascii="IRZar" w:hAnsi="IRZar" w:cs="B Lotus" w:hint="cs"/>
          <w:sz w:val="24"/>
          <w:szCs w:val="24"/>
          <w:rtl/>
        </w:rPr>
        <w:t xml:space="preserve">در اختیار سازمان قرار </w:t>
      </w:r>
      <w:del w:id="16546" w:author="Mehrnazi Boojari" w:date="2019-01-15T02:46:00Z">
        <w:r w:rsidRPr="00EA6F4D" w:rsidDel="00CD449D">
          <w:rPr>
            <w:rFonts w:ascii="IRZar" w:hAnsi="IRZar" w:cs="B Lotus" w:hint="cs"/>
            <w:sz w:val="24"/>
            <w:szCs w:val="24"/>
            <w:rtl/>
          </w:rPr>
          <w:delText xml:space="preserve">داده </w:delText>
        </w:r>
      </w:del>
      <w:ins w:id="16547" w:author="Mehrnazi Boojari" w:date="2019-01-15T02:46:00Z">
        <w:r w:rsidR="00CD449D">
          <w:rPr>
            <w:rFonts w:ascii="IRZar" w:hAnsi="IRZar" w:cs="B Nazanin" w:hint="cs"/>
            <w:sz w:val="24"/>
            <w:szCs w:val="24"/>
            <w:rtl/>
          </w:rPr>
          <w:t>‌</w:t>
        </w:r>
        <w:r w:rsidR="00CD449D">
          <w:rPr>
            <w:rFonts w:ascii="IRZar" w:hAnsi="IRZar" w:cs="B Lotus" w:hint="cs"/>
            <w:sz w:val="24"/>
            <w:szCs w:val="24"/>
            <w:rtl/>
          </w:rPr>
          <w:t>دهند</w:t>
        </w:r>
        <w:r w:rsidR="00CD449D" w:rsidRPr="00EA6F4D">
          <w:rPr>
            <w:rFonts w:ascii="IRZar" w:hAnsi="IRZar" w:cs="B Lotus" w:hint="cs"/>
            <w:sz w:val="24"/>
            <w:szCs w:val="24"/>
            <w:rtl/>
          </w:rPr>
          <w:t xml:space="preserve"> </w:t>
        </w:r>
      </w:ins>
      <w:r w:rsidRPr="00EA6F4D">
        <w:rPr>
          <w:rFonts w:ascii="IRZar" w:hAnsi="IRZar" w:cs="B Lotus" w:hint="cs"/>
          <w:sz w:val="24"/>
          <w:szCs w:val="24"/>
          <w:rtl/>
        </w:rPr>
        <w:t>و همکاری</w:t>
      </w:r>
      <w:del w:id="16548" w:author="Mehrnazi Boojari" w:date="2019-01-07T09:45:00Z">
        <w:r w:rsidRPr="00EA6F4D" w:rsidDel="006F7CCF">
          <w:rPr>
            <w:rFonts w:ascii="IRZar" w:hAnsi="IRZar" w:cs="B Lotus" w:hint="cs"/>
            <w:sz w:val="24"/>
            <w:szCs w:val="24"/>
            <w:rtl/>
          </w:rPr>
          <w:delText xml:space="preserve"> ها </w:delText>
        </w:r>
      </w:del>
      <w:ins w:id="16549" w:author="Mehrnazi Boojari" w:date="2019-01-07T09:45:00Z">
        <w:r w:rsidR="006F7CCF">
          <w:rPr>
            <w:rFonts w:ascii="IRZar" w:hAnsi="IRZar" w:cs="B Lotus" w:hint="cs"/>
            <w:sz w:val="24"/>
            <w:szCs w:val="24"/>
            <w:rtl/>
          </w:rPr>
          <w:t>‌ها</w:t>
        </w:r>
      </w:ins>
      <w:ins w:id="16550" w:author="Mehrnazi Boojari" w:date="2019-01-15T02:46:00Z">
        <w:r w:rsidR="00CD449D">
          <w:rPr>
            <w:rFonts w:ascii="IRZar" w:hAnsi="IRZar" w:cs="B Lotus" w:hint="cs"/>
            <w:sz w:val="24"/>
            <w:szCs w:val="24"/>
            <w:rtl/>
          </w:rPr>
          <w:t>ی</w:t>
        </w:r>
      </w:ins>
      <w:ins w:id="16551" w:author="Mehrnazi Boojari" w:date="2019-01-07T09:45:00Z">
        <w:r w:rsidR="006F7CCF">
          <w:rPr>
            <w:rFonts w:ascii="IRZar" w:hAnsi="IRZar" w:cs="B Lotus" w:hint="cs"/>
            <w:sz w:val="24"/>
            <w:szCs w:val="24"/>
            <w:rtl/>
          </w:rPr>
          <w:t xml:space="preserve"> </w:t>
        </w:r>
      </w:ins>
      <w:r w:rsidRPr="00EA6F4D">
        <w:rPr>
          <w:rFonts w:ascii="IRZar" w:hAnsi="IRZar" w:cs="B Lotus" w:hint="cs"/>
          <w:sz w:val="24"/>
          <w:szCs w:val="24"/>
          <w:rtl/>
        </w:rPr>
        <w:t>لازم</w:t>
      </w:r>
      <w:del w:id="16552" w:author="Mehrnazi Boojari" w:date="2019-01-15T02:48:00Z">
        <w:r w:rsidRPr="00EA6F4D" w:rsidDel="00CD449D">
          <w:rPr>
            <w:rFonts w:ascii="IRZar" w:hAnsi="IRZar" w:cs="B Lotus" w:hint="cs"/>
            <w:sz w:val="24"/>
            <w:szCs w:val="24"/>
            <w:rtl/>
          </w:rPr>
          <w:delText xml:space="preserve"> </w:delText>
        </w:r>
      </w:del>
      <w:ins w:id="16553" w:author="Mehrnazi Boojari" w:date="2019-01-15T02:48:00Z">
        <w:r w:rsidR="00CD449D">
          <w:rPr>
            <w:rFonts w:ascii="IRZar" w:hAnsi="IRZar" w:cs="B Lotus" w:hint="cs"/>
            <w:sz w:val="24"/>
            <w:szCs w:val="24"/>
            <w:rtl/>
          </w:rPr>
          <w:t xml:space="preserve"> </w:t>
        </w:r>
      </w:ins>
      <w:ins w:id="16554" w:author="Mehrnazi Boojari" w:date="2019-01-16T01:14:00Z">
        <w:r w:rsidR="00A87288">
          <w:rPr>
            <w:rFonts w:ascii="IRZar" w:hAnsi="IRZar" w:cs="B Lotus" w:hint="cs"/>
            <w:sz w:val="24"/>
            <w:szCs w:val="24"/>
            <w:rtl/>
          </w:rPr>
          <w:t>را به</w:t>
        </w:r>
        <w:r w:rsidR="00A87288">
          <w:rPr>
            <w:rFonts w:ascii="IRZar" w:hAnsi="IRZar" w:cs="B Nazanin" w:hint="cs"/>
            <w:sz w:val="24"/>
            <w:szCs w:val="24"/>
            <w:rtl/>
          </w:rPr>
          <w:t>‌</w:t>
        </w:r>
        <w:r w:rsidR="00A87288">
          <w:rPr>
            <w:rFonts w:ascii="IRZar" w:hAnsi="IRZar" w:cs="B Lotus" w:hint="cs"/>
            <w:sz w:val="24"/>
            <w:szCs w:val="24"/>
            <w:rtl/>
          </w:rPr>
          <w:t xml:space="preserve">عمل </w:t>
        </w:r>
        <w:r w:rsidR="00A87288">
          <w:rPr>
            <w:rFonts w:ascii="IRZar" w:hAnsi="IRZar" w:cs="B Nazanin" w:hint="cs"/>
            <w:sz w:val="24"/>
            <w:szCs w:val="24"/>
            <w:rtl/>
          </w:rPr>
          <w:t>‌</w:t>
        </w:r>
        <w:r w:rsidR="00A87288">
          <w:rPr>
            <w:rFonts w:ascii="IRZar" w:hAnsi="IRZar" w:cs="B Lotus" w:hint="cs"/>
            <w:sz w:val="24"/>
            <w:szCs w:val="24"/>
            <w:rtl/>
          </w:rPr>
          <w:t>آورند</w:t>
        </w:r>
      </w:ins>
      <w:del w:id="16555" w:author="Mehrnazi Boojari" w:date="2019-01-15T02:48:00Z">
        <w:r w:rsidRPr="00EA6F4D" w:rsidDel="00CD449D">
          <w:rPr>
            <w:rFonts w:ascii="IRZar" w:hAnsi="IRZar" w:cs="B Lotus" w:hint="cs"/>
            <w:sz w:val="24"/>
            <w:szCs w:val="24"/>
            <w:rtl/>
          </w:rPr>
          <w:delText xml:space="preserve">را در این زمینه </w:delText>
        </w:r>
      </w:del>
      <w:del w:id="16556" w:author="Mehrnazi Boojari" w:date="2019-01-15T02:46:00Z">
        <w:r w:rsidRPr="00EA6F4D" w:rsidDel="00CD449D">
          <w:rPr>
            <w:rFonts w:ascii="IRZar" w:hAnsi="IRZar" w:cs="B Lotus" w:hint="cs"/>
            <w:sz w:val="24"/>
            <w:szCs w:val="24"/>
            <w:rtl/>
          </w:rPr>
          <w:delText>نمایند</w:delText>
        </w:r>
      </w:del>
      <w:r w:rsidRPr="00EA6F4D">
        <w:rPr>
          <w:rFonts w:ascii="IRZar" w:hAnsi="IRZar" w:cs="B Lotus" w:hint="cs"/>
          <w:sz w:val="24"/>
          <w:szCs w:val="24"/>
          <w:rtl/>
        </w:rPr>
        <w:t>.</w:t>
      </w:r>
    </w:p>
    <w:p w14:paraId="4CD45F0E" w14:textId="77777777" w:rsidR="00EA6F4D" w:rsidRPr="00EA6F4D" w:rsidRDefault="00EA6F4D" w:rsidP="00EA6F4D">
      <w:pPr>
        <w:pStyle w:val="Heading5"/>
        <w:rPr>
          <w:rtl/>
        </w:rPr>
      </w:pPr>
      <w:bookmarkStart w:id="16557" w:name="_Toc531474962"/>
      <w:bookmarkStart w:id="16558" w:name="_Toc531475026"/>
      <w:bookmarkStart w:id="16559" w:name="_Toc533781289"/>
      <w:bookmarkStart w:id="16560" w:name="_Toc533782245"/>
      <w:r w:rsidRPr="00EA6F4D">
        <w:rPr>
          <w:rFonts w:hint="cs"/>
          <w:rtl/>
        </w:rPr>
        <w:t>تضمین دستگاهی برای پرداخت و بازپرداخت تسهیلات مسکن روستایی</w:t>
      </w:r>
      <w:bookmarkEnd w:id="16557"/>
      <w:bookmarkEnd w:id="16558"/>
      <w:bookmarkEnd w:id="16559"/>
      <w:bookmarkEnd w:id="16560"/>
      <w:r w:rsidRPr="00EA6F4D">
        <w:rPr>
          <w:rFonts w:hint="cs"/>
          <w:rtl/>
        </w:rPr>
        <w:t xml:space="preserve"> </w:t>
      </w:r>
    </w:p>
    <w:p w14:paraId="0A4F7B19" w14:textId="77777777" w:rsidR="00EA6F4D" w:rsidRPr="00EA6F4D" w:rsidRDefault="00EA6F4D" w:rsidP="00CD449D">
      <w:pPr>
        <w:bidi/>
        <w:ind w:firstLine="227"/>
        <w:jc w:val="both"/>
        <w:rPr>
          <w:rFonts w:ascii="IRZar" w:hAnsi="IRZar" w:cs="B Lotus"/>
          <w:sz w:val="24"/>
          <w:szCs w:val="24"/>
          <w:rtl/>
        </w:rPr>
      </w:pPr>
      <w:r w:rsidRPr="00EA6F4D">
        <w:rPr>
          <w:rFonts w:ascii="IRZar" w:hAnsi="IRZar" w:cs="B Lotus" w:hint="cs"/>
          <w:sz w:val="24"/>
          <w:szCs w:val="24"/>
          <w:rtl/>
        </w:rPr>
        <w:t xml:space="preserve">یکی از موضوعاتی که در </w:t>
      </w:r>
      <w:del w:id="16561" w:author="Mehrnazi Boojari" w:date="2019-01-10T00:21:00Z">
        <w:r w:rsidRPr="00EA6F4D" w:rsidDel="002E20FF">
          <w:rPr>
            <w:rFonts w:ascii="IRZar" w:hAnsi="IRZar" w:cs="B Lotus" w:hint="cs"/>
            <w:sz w:val="24"/>
            <w:szCs w:val="24"/>
            <w:rtl/>
          </w:rPr>
          <w:delText>فرآیند</w:delText>
        </w:r>
      </w:del>
      <w:ins w:id="16562" w:author="Mehrnazi Boojari" w:date="2019-01-10T00:21:00Z">
        <w:r w:rsidR="002E20FF">
          <w:rPr>
            <w:rFonts w:ascii="IRZar" w:hAnsi="IRZar" w:cs="B Lotus" w:hint="cs"/>
            <w:sz w:val="24"/>
            <w:szCs w:val="24"/>
            <w:rtl/>
          </w:rPr>
          <w:t>فرآیند</w:t>
        </w:r>
      </w:ins>
      <w:r w:rsidRPr="00EA6F4D">
        <w:rPr>
          <w:rFonts w:ascii="IRZar" w:hAnsi="IRZar" w:cs="B Lotus" w:hint="cs"/>
          <w:sz w:val="24"/>
          <w:szCs w:val="24"/>
          <w:rtl/>
        </w:rPr>
        <w:t xml:space="preserve"> دریافت تسهیلات، متقاضیان را با مشکل مواجه</w:t>
      </w:r>
      <w:del w:id="16563" w:author="Mehrnazi Boojari" w:date="2019-01-07T09:49:00Z">
        <w:r w:rsidRPr="00EA6F4D" w:rsidDel="006F7CCF">
          <w:rPr>
            <w:rFonts w:ascii="IRZar" w:hAnsi="IRZar" w:cs="B Lotus" w:hint="cs"/>
            <w:sz w:val="24"/>
            <w:szCs w:val="24"/>
            <w:rtl/>
          </w:rPr>
          <w:delText xml:space="preserve"> می </w:delText>
        </w:r>
      </w:del>
      <w:ins w:id="16564" w:author="Mehrnazi Boojari" w:date="2019-01-07T09:49:00Z">
        <w:r w:rsidR="006F7CCF">
          <w:rPr>
            <w:rFonts w:ascii="IRZar" w:hAnsi="IRZar" w:cs="B Lotus" w:hint="cs"/>
            <w:sz w:val="24"/>
            <w:szCs w:val="24"/>
            <w:rtl/>
          </w:rPr>
          <w:t xml:space="preserve"> </w:t>
        </w:r>
      </w:ins>
      <w:del w:id="16565" w:author="Mehrnazi Boojari" w:date="2019-01-07T10:52:00Z">
        <w:r w:rsidRPr="00EA6F4D" w:rsidDel="006A1F1D">
          <w:rPr>
            <w:rFonts w:ascii="IRZar" w:hAnsi="IRZar" w:cs="B Lotus" w:hint="cs"/>
            <w:sz w:val="24"/>
            <w:szCs w:val="24"/>
            <w:rtl/>
          </w:rPr>
          <w:delText>کند</w:delText>
        </w:r>
      </w:del>
      <w:ins w:id="16566" w:author="Mehrnazi Boojari" w:date="2019-01-07T10:52:00Z">
        <w:r w:rsidR="006A1F1D">
          <w:rPr>
            <w:rFonts w:ascii="IRZar" w:hAnsi="IRZar" w:cs="B Lotus" w:hint="cs"/>
            <w:sz w:val="24"/>
            <w:szCs w:val="24"/>
            <w:rtl/>
          </w:rPr>
          <w:t>می‌کند</w:t>
        </w:r>
      </w:ins>
      <w:r w:rsidRPr="00EA6F4D">
        <w:rPr>
          <w:rFonts w:ascii="IRZar" w:hAnsi="IRZar" w:cs="B Lotus" w:hint="cs"/>
          <w:sz w:val="24"/>
          <w:szCs w:val="24"/>
          <w:rtl/>
        </w:rPr>
        <w:t xml:space="preserve"> پیدا</w:t>
      </w:r>
      <w:del w:id="16567" w:author="Mehrnazi Boojari" w:date="2019-01-07T10:01:00Z">
        <w:r w:rsidRPr="00EA6F4D" w:rsidDel="00A31D6F">
          <w:rPr>
            <w:rFonts w:ascii="IRZar" w:hAnsi="IRZar" w:cs="B Lotus" w:hint="cs"/>
            <w:sz w:val="24"/>
            <w:szCs w:val="24"/>
            <w:rtl/>
          </w:rPr>
          <w:delText xml:space="preserve"> کردن </w:delText>
        </w:r>
      </w:del>
      <w:ins w:id="16568" w:author="Mehrnazi Boojari" w:date="2019-01-07T10:01:00Z">
        <w:r w:rsidR="00A31D6F">
          <w:rPr>
            <w:rFonts w:ascii="IRZar" w:hAnsi="IRZar" w:cs="B Lotus" w:hint="cs"/>
            <w:sz w:val="24"/>
            <w:szCs w:val="24"/>
            <w:rtl/>
          </w:rPr>
          <w:t xml:space="preserve">‌کردن </w:t>
        </w:r>
      </w:ins>
      <w:r w:rsidRPr="00EA6F4D">
        <w:rPr>
          <w:rFonts w:ascii="IRZar" w:hAnsi="IRZar" w:cs="B Lotus" w:hint="cs"/>
          <w:sz w:val="24"/>
          <w:szCs w:val="24"/>
          <w:rtl/>
        </w:rPr>
        <w:t>ضامن برای دریافت تسهیلات است</w:t>
      </w:r>
      <w:ins w:id="16569" w:author="Mehrnazi Boojari" w:date="2019-01-15T02:50:00Z">
        <w:r w:rsidR="00CD449D">
          <w:rPr>
            <w:rFonts w:ascii="IRZar" w:hAnsi="IRZar" w:cs="B Lotus" w:hint="cs"/>
            <w:sz w:val="24"/>
            <w:szCs w:val="24"/>
            <w:rtl/>
          </w:rPr>
          <w:t>.</w:t>
        </w:r>
      </w:ins>
      <w:r w:rsidRPr="00EA6F4D">
        <w:rPr>
          <w:rFonts w:ascii="IRZar" w:hAnsi="IRZar" w:cs="B Lotus" w:hint="cs"/>
          <w:sz w:val="24"/>
          <w:szCs w:val="24"/>
          <w:rtl/>
        </w:rPr>
        <w:t xml:space="preserve"> شرایط </w:t>
      </w:r>
      <w:del w:id="16570" w:author="Mehrnazi Boojari" w:date="2019-01-15T02:50:00Z">
        <w:r w:rsidRPr="00EA6F4D" w:rsidDel="00CD449D">
          <w:rPr>
            <w:rFonts w:ascii="IRZar" w:hAnsi="IRZar" w:cs="B Lotus" w:hint="cs"/>
            <w:sz w:val="24"/>
            <w:szCs w:val="24"/>
            <w:rtl/>
          </w:rPr>
          <w:delText xml:space="preserve">بعضا </w:delText>
        </w:r>
      </w:del>
      <w:r w:rsidRPr="00EA6F4D">
        <w:rPr>
          <w:rFonts w:ascii="IRZar" w:hAnsi="IRZar" w:cs="B Lotus" w:hint="cs"/>
          <w:sz w:val="24"/>
          <w:szCs w:val="24"/>
          <w:rtl/>
        </w:rPr>
        <w:t>سخت بانک</w:t>
      </w:r>
      <w:del w:id="16571" w:author="Mehrnazi Boojari" w:date="2019-01-07T09:46:00Z">
        <w:r w:rsidRPr="00EA6F4D" w:rsidDel="006F7CCF">
          <w:rPr>
            <w:rFonts w:ascii="IRZar" w:hAnsi="IRZar" w:cs="B Lotus" w:hint="cs"/>
            <w:sz w:val="24"/>
            <w:szCs w:val="24"/>
            <w:rtl/>
          </w:rPr>
          <w:delText xml:space="preserve"> های </w:delText>
        </w:r>
      </w:del>
      <w:ins w:id="16572" w:author="Mehrnazi Boojari" w:date="2019-01-07T09:46:00Z">
        <w:r w:rsidR="006F7CCF">
          <w:rPr>
            <w:rFonts w:ascii="IRZar" w:hAnsi="IRZar" w:cs="B Lotus" w:hint="cs"/>
            <w:sz w:val="24"/>
            <w:szCs w:val="24"/>
            <w:rtl/>
          </w:rPr>
          <w:t xml:space="preserve">‌های </w:t>
        </w:r>
      </w:ins>
      <w:r w:rsidRPr="00EA6F4D">
        <w:rPr>
          <w:rFonts w:ascii="IRZar" w:hAnsi="IRZar" w:cs="B Lotus" w:hint="cs"/>
          <w:sz w:val="24"/>
          <w:szCs w:val="24"/>
          <w:rtl/>
        </w:rPr>
        <w:t xml:space="preserve">عامل </w:t>
      </w:r>
      <w:del w:id="16573" w:author="Mehrnazi Boojari" w:date="2019-01-07T11:02:00Z">
        <w:r w:rsidRPr="00EA6F4D" w:rsidDel="00DB081F">
          <w:rPr>
            <w:rFonts w:ascii="IRZar" w:hAnsi="IRZar" w:cs="B Lotus" w:hint="cs"/>
            <w:sz w:val="24"/>
            <w:szCs w:val="24"/>
            <w:rtl/>
          </w:rPr>
          <w:delText>باعث</w:delText>
        </w:r>
      </w:del>
      <w:ins w:id="16574" w:author="Mehrnazi Boojari" w:date="2019-01-07T11:02:00Z">
        <w:r w:rsidR="00DB081F">
          <w:rPr>
            <w:rFonts w:ascii="IRZar" w:hAnsi="IRZar" w:cs="B Lotus" w:hint="cs"/>
            <w:sz w:val="24"/>
            <w:szCs w:val="24"/>
            <w:rtl/>
          </w:rPr>
          <w:t>سبب</w:t>
        </w:r>
      </w:ins>
      <w:r w:rsidRPr="00EA6F4D">
        <w:rPr>
          <w:rFonts w:ascii="IRZar" w:hAnsi="IRZar" w:cs="B Lotus" w:hint="cs"/>
          <w:sz w:val="24"/>
          <w:szCs w:val="24"/>
          <w:rtl/>
        </w:rPr>
        <w:t xml:space="preserve"> شده تا این موضوع </w:t>
      </w:r>
      <w:del w:id="16575" w:author="Mehrnazi Boojari" w:date="2019-01-10T00:21:00Z">
        <w:r w:rsidRPr="00EA6F4D" w:rsidDel="002E20FF">
          <w:rPr>
            <w:rFonts w:ascii="IRZar" w:hAnsi="IRZar" w:cs="B Lotus" w:hint="cs"/>
            <w:sz w:val="24"/>
            <w:szCs w:val="24"/>
            <w:rtl/>
          </w:rPr>
          <w:delText>فرآیند</w:delText>
        </w:r>
      </w:del>
      <w:ins w:id="16576" w:author="Mehrnazi Boojari" w:date="2019-01-10T00:21:00Z">
        <w:r w:rsidR="002E20FF">
          <w:rPr>
            <w:rFonts w:ascii="IRZar" w:hAnsi="IRZar" w:cs="B Lotus" w:hint="cs"/>
            <w:sz w:val="24"/>
            <w:szCs w:val="24"/>
            <w:rtl/>
          </w:rPr>
          <w:t>فرآیند</w:t>
        </w:r>
      </w:ins>
      <w:r w:rsidRPr="00EA6F4D">
        <w:rPr>
          <w:rFonts w:ascii="IRZar" w:hAnsi="IRZar" w:cs="B Lotus" w:hint="cs"/>
          <w:sz w:val="24"/>
          <w:szCs w:val="24"/>
          <w:rtl/>
        </w:rPr>
        <w:t xml:space="preserve"> دریافت وام را سخت </w:t>
      </w:r>
      <w:del w:id="16577" w:author="Mehrnazi Boojari" w:date="2019-01-15T02:49:00Z">
        <w:r w:rsidRPr="00EA6F4D" w:rsidDel="00CD449D">
          <w:rPr>
            <w:rFonts w:ascii="IRZar" w:hAnsi="IRZar" w:cs="B Lotus" w:hint="cs"/>
            <w:sz w:val="24"/>
            <w:szCs w:val="24"/>
            <w:rtl/>
          </w:rPr>
          <w:delText>سازد</w:delText>
        </w:r>
      </w:del>
      <w:ins w:id="16578" w:author="Mehrnazi Boojari" w:date="2019-01-15T02:49:00Z">
        <w:r w:rsidR="00CD449D">
          <w:rPr>
            <w:rFonts w:ascii="IRZar" w:hAnsi="IRZar" w:cs="B Lotus" w:hint="cs"/>
            <w:sz w:val="24"/>
            <w:szCs w:val="24"/>
            <w:rtl/>
          </w:rPr>
          <w:t>کن</w:t>
        </w:r>
        <w:r w:rsidR="00CD449D" w:rsidRPr="00EA6F4D">
          <w:rPr>
            <w:rFonts w:ascii="IRZar" w:hAnsi="IRZar" w:cs="B Lotus" w:hint="cs"/>
            <w:sz w:val="24"/>
            <w:szCs w:val="24"/>
            <w:rtl/>
          </w:rPr>
          <w:t>د</w:t>
        </w:r>
        <w:r w:rsidR="00CD449D">
          <w:rPr>
            <w:rFonts w:ascii="IRZar" w:hAnsi="IRZar" w:cs="B Lotus" w:hint="cs"/>
            <w:sz w:val="24"/>
            <w:szCs w:val="24"/>
            <w:rtl/>
          </w:rPr>
          <w:t>.</w:t>
        </w:r>
      </w:ins>
      <w:r w:rsidRPr="00EA6F4D">
        <w:rPr>
          <w:rFonts w:ascii="IRZar" w:hAnsi="IRZar" w:cs="B Lotus" w:hint="cs"/>
          <w:sz w:val="24"/>
          <w:szCs w:val="24"/>
          <w:rtl/>
        </w:rPr>
        <w:t xml:space="preserve"> </w:t>
      </w:r>
      <w:del w:id="16579" w:author="Mehrnazi Boojari" w:date="2019-01-15T02:51:00Z">
        <w:r w:rsidRPr="00EA6F4D" w:rsidDel="00CD449D">
          <w:rPr>
            <w:rFonts w:ascii="IRZar" w:hAnsi="IRZar" w:cs="B Lotus" w:hint="cs"/>
            <w:sz w:val="24"/>
            <w:szCs w:val="24"/>
            <w:rtl/>
          </w:rPr>
          <w:delText xml:space="preserve">از </w:delText>
        </w:r>
      </w:del>
      <w:ins w:id="16580" w:author="Mehrnazi Boojari" w:date="2019-01-15T02:51:00Z">
        <w:r w:rsidR="00CD449D" w:rsidRPr="00EA6F4D">
          <w:rPr>
            <w:rFonts w:ascii="IRZar" w:hAnsi="IRZar" w:cs="B Lotus" w:hint="cs"/>
            <w:sz w:val="24"/>
            <w:szCs w:val="24"/>
            <w:rtl/>
          </w:rPr>
          <w:t>از</w:t>
        </w:r>
        <w:r w:rsidR="00CD449D">
          <w:rPr>
            <w:rFonts w:ascii="IRZar" w:hAnsi="IRZar" w:cs="Times New Roman" w:hint="eastAsia"/>
            <w:sz w:val="24"/>
            <w:szCs w:val="24"/>
            <w:rtl/>
          </w:rPr>
          <w:t> </w:t>
        </w:r>
      </w:ins>
      <w:del w:id="16581" w:author="Mehrnazi Boojari" w:date="2019-01-15T02:51:00Z">
        <w:r w:rsidRPr="00EA6F4D" w:rsidDel="00CD449D">
          <w:rPr>
            <w:rFonts w:ascii="IRZar" w:hAnsi="IRZar" w:cs="B Lotus" w:hint="cs"/>
            <w:sz w:val="24"/>
            <w:szCs w:val="24"/>
            <w:rtl/>
          </w:rPr>
          <w:delText xml:space="preserve">این </w:delText>
        </w:r>
      </w:del>
      <w:ins w:id="16582" w:author="Mehrnazi Boojari" w:date="2019-01-15T02:51:00Z">
        <w:r w:rsidR="00CD449D" w:rsidRPr="00EA6F4D">
          <w:rPr>
            <w:rFonts w:ascii="IRZar" w:hAnsi="IRZar" w:cs="B Lotus" w:hint="cs"/>
            <w:sz w:val="24"/>
            <w:szCs w:val="24"/>
            <w:rtl/>
          </w:rPr>
          <w:t>این</w:t>
        </w:r>
        <w:r w:rsidR="00CD449D">
          <w:rPr>
            <w:rFonts w:ascii="IRZar" w:hAnsi="IRZar" w:cs="Times New Roman" w:hint="eastAsia"/>
            <w:sz w:val="24"/>
            <w:szCs w:val="24"/>
            <w:rtl/>
          </w:rPr>
          <w:t> </w:t>
        </w:r>
      </w:ins>
      <w:r w:rsidRPr="00EA6F4D">
        <w:rPr>
          <w:rFonts w:ascii="IRZar" w:hAnsi="IRZar" w:cs="B Lotus" w:hint="cs"/>
          <w:sz w:val="24"/>
          <w:szCs w:val="24"/>
          <w:rtl/>
        </w:rPr>
        <w:t>رو</w:t>
      </w:r>
      <w:ins w:id="16583" w:author="Mehrnazi Boojari" w:date="2019-01-15T02:50:00Z">
        <w:r w:rsidR="00CD449D">
          <w:rPr>
            <w:rFonts w:ascii="IRZar" w:hAnsi="IRZar" w:cs="B Lotus" w:hint="cs"/>
            <w:sz w:val="24"/>
            <w:szCs w:val="24"/>
            <w:rtl/>
          </w:rPr>
          <w:t>،</w:t>
        </w:r>
      </w:ins>
      <w:r w:rsidRPr="00EA6F4D">
        <w:rPr>
          <w:rFonts w:ascii="IRZar" w:hAnsi="IRZar" w:cs="B Lotus" w:hint="cs"/>
          <w:sz w:val="24"/>
          <w:szCs w:val="24"/>
          <w:rtl/>
        </w:rPr>
        <w:t xml:space="preserve"> برای برطرف</w:t>
      </w:r>
      <w:del w:id="16584" w:author="Mehrnazi Boojari" w:date="2019-01-07T10:01:00Z">
        <w:r w:rsidRPr="00EA6F4D" w:rsidDel="00A31D6F">
          <w:rPr>
            <w:rFonts w:ascii="IRZar" w:hAnsi="IRZar" w:cs="B Lotus" w:hint="cs"/>
            <w:sz w:val="24"/>
            <w:szCs w:val="24"/>
            <w:rtl/>
          </w:rPr>
          <w:delText xml:space="preserve"> کردن </w:delText>
        </w:r>
      </w:del>
      <w:ins w:id="16585" w:author="Mehrnazi Boojari" w:date="2019-01-07T10:01:00Z">
        <w:r w:rsidR="00A31D6F">
          <w:rPr>
            <w:rFonts w:ascii="IRZar" w:hAnsi="IRZar" w:cs="B Lotus" w:hint="cs"/>
            <w:sz w:val="24"/>
            <w:szCs w:val="24"/>
            <w:rtl/>
          </w:rPr>
          <w:t xml:space="preserve">‌کردن </w:t>
        </w:r>
      </w:ins>
      <w:r w:rsidRPr="00EA6F4D">
        <w:rPr>
          <w:rFonts w:ascii="IRZar" w:hAnsi="IRZar" w:cs="B Lotus" w:hint="cs"/>
          <w:sz w:val="24"/>
          <w:szCs w:val="24"/>
          <w:rtl/>
        </w:rPr>
        <w:t>این موضوع با توجه به تجربیات جهانی</w:t>
      </w:r>
      <w:del w:id="16586" w:author="Mehrnazi Boojari" w:date="2019-01-07T09:49:00Z">
        <w:r w:rsidRPr="00EA6F4D" w:rsidDel="006F7CCF">
          <w:rPr>
            <w:rFonts w:ascii="IRZar" w:hAnsi="IRZar" w:cs="B Lotus" w:hint="cs"/>
            <w:sz w:val="24"/>
            <w:szCs w:val="24"/>
            <w:rtl/>
          </w:rPr>
          <w:delText xml:space="preserve"> می </w:delText>
        </w:r>
      </w:del>
      <w:ins w:id="16587" w:author="Mehrnazi Boojari" w:date="2019-01-07T09:49:00Z">
        <w:r w:rsidR="006F7CCF">
          <w:rPr>
            <w:rFonts w:ascii="IRZar" w:hAnsi="IRZar" w:cs="B Lotus" w:hint="cs"/>
            <w:sz w:val="24"/>
            <w:szCs w:val="24"/>
            <w:rtl/>
          </w:rPr>
          <w:t xml:space="preserve"> می‌</w:t>
        </w:r>
      </w:ins>
      <w:r w:rsidRPr="00EA6F4D">
        <w:rPr>
          <w:rFonts w:ascii="IRZar" w:hAnsi="IRZar" w:cs="B Lotus" w:hint="cs"/>
          <w:sz w:val="24"/>
          <w:szCs w:val="24"/>
          <w:rtl/>
        </w:rPr>
        <w:t xml:space="preserve">توان </w:t>
      </w:r>
      <w:r w:rsidR="000F1AAD">
        <w:rPr>
          <w:rFonts w:ascii="IRZar" w:hAnsi="IRZar" w:cs="B Lotus" w:hint="cs"/>
          <w:sz w:val="24"/>
          <w:szCs w:val="24"/>
          <w:rtl/>
        </w:rPr>
        <w:t>دستگاهی را</w:t>
      </w:r>
      <w:r w:rsidRPr="00EA6F4D">
        <w:rPr>
          <w:rFonts w:ascii="IRZar" w:hAnsi="IRZar" w:cs="B Lotus" w:hint="cs"/>
          <w:sz w:val="24"/>
          <w:szCs w:val="24"/>
          <w:rtl/>
        </w:rPr>
        <w:t xml:space="preserve"> </w:t>
      </w:r>
      <w:ins w:id="16588" w:author="Mehrnazi Boojari" w:date="2019-01-15T02:50:00Z">
        <w:r w:rsidR="00CD449D" w:rsidRPr="00A87288">
          <w:rPr>
            <w:rFonts w:ascii="IRZar" w:hAnsi="IRZar" w:cs="B Lotus" w:hint="eastAsia"/>
            <w:sz w:val="24"/>
            <w:szCs w:val="24"/>
            <w:rtl/>
            <w:rPrChange w:id="16589" w:author="Mehrnazi Boojari" w:date="2019-01-16T01:14:00Z">
              <w:rPr>
                <w:rFonts w:ascii="IRZar" w:eastAsia="B Nazanin" w:hAnsi="IRZar" w:cs="B Lotus" w:hint="eastAsia"/>
                <w:b/>
                <w:bCs/>
                <w:color w:val="000000" w:themeColor="text1"/>
                <w:sz w:val="24"/>
                <w:szCs w:val="24"/>
                <w:rtl/>
                <w:lang w:bidi="fa-IR"/>
              </w:rPr>
            </w:rPrChange>
          </w:rPr>
          <w:t>به</w:t>
        </w:r>
        <w:r w:rsidR="00CD449D" w:rsidRPr="00A87288">
          <w:rPr>
            <w:rFonts w:ascii="IRZar" w:hAnsi="IRZar" w:cs="B Nazanin" w:hint="eastAsia"/>
            <w:sz w:val="24"/>
            <w:szCs w:val="24"/>
            <w:rPrChange w:id="16590" w:author="Mehrnazi Boojari" w:date="2019-01-16T01:14:00Z">
              <w:rPr>
                <w:rFonts w:ascii="IRZar" w:eastAsia="B Nazanin" w:hAnsi="IRZar" w:cs="B Nazanin" w:hint="eastAsia"/>
                <w:b/>
                <w:bCs/>
                <w:color w:val="000000" w:themeColor="text1"/>
                <w:sz w:val="24"/>
                <w:szCs w:val="24"/>
                <w:lang w:bidi="fa-IR"/>
              </w:rPr>
            </w:rPrChange>
          </w:rPr>
          <w:t>‌</w:t>
        </w:r>
        <w:r w:rsidR="00CD449D" w:rsidRPr="00A87288">
          <w:rPr>
            <w:rFonts w:ascii="IRZar" w:hAnsi="IRZar" w:cs="B Lotus" w:hint="eastAsia"/>
            <w:sz w:val="24"/>
            <w:szCs w:val="24"/>
            <w:rtl/>
            <w:rPrChange w:id="16591" w:author="Mehrnazi Boojari" w:date="2019-01-16T01:14:00Z">
              <w:rPr>
                <w:rFonts w:ascii="IRZar" w:eastAsia="B Nazanin" w:hAnsi="IRZar" w:cs="B Lotus" w:hint="eastAsia"/>
                <w:b/>
                <w:bCs/>
                <w:color w:val="000000" w:themeColor="text1"/>
                <w:sz w:val="24"/>
                <w:szCs w:val="24"/>
                <w:rtl/>
                <w:lang w:bidi="fa-IR"/>
              </w:rPr>
            </w:rPrChange>
          </w:rPr>
          <w:t>مثاب</w:t>
        </w:r>
        <w:r w:rsidR="00CD449D" w:rsidRPr="00A87288">
          <w:rPr>
            <w:rFonts w:ascii="IRZar" w:hAnsi="IRZar" w:cs="B Lotus" w:hint="cs"/>
            <w:sz w:val="24"/>
            <w:szCs w:val="24"/>
            <w:rtl/>
            <w:rPrChange w:id="16592" w:author="Mehrnazi Boojari" w:date="2019-01-16T01:14:00Z">
              <w:rPr>
                <w:rFonts w:ascii="IRZar" w:eastAsia="B Nazanin" w:hAnsi="IRZar" w:cs="B Lotus" w:hint="cs"/>
                <w:b/>
                <w:bCs/>
                <w:color w:val="000000" w:themeColor="text1"/>
                <w:sz w:val="24"/>
                <w:szCs w:val="24"/>
                <w:rtl/>
                <w:lang w:bidi="fa-IR"/>
              </w:rPr>
            </w:rPrChange>
          </w:rPr>
          <w:t>ۀ</w:t>
        </w:r>
      </w:ins>
      <w:del w:id="16593" w:author="Mehrnazi Boojari" w:date="2019-01-15T02:50:00Z">
        <w:r w:rsidRPr="00A87288" w:rsidDel="00CD449D">
          <w:rPr>
            <w:rFonts w:ascii="IRZar" w:hAnsi="IRZar" w:cs="B Lotus" w:hint="eastAsia"/>
            <w:sz w:val="24"/>
            <w:szCs w:val="24"/>
            <w:rtl/>
            <w:rPrChange w:id="16594" w:author="Mehrnazi Boojari" w:date="2019-01-16T01:14:00Z">
              <w:rPr>
                <w:rFonts w:ascii="IRZar" w:eastAsia="B Nazanin" w:hAnsi="IRZar" w:cs="B Lotus" w:hint="eastAsia"/>
                <w:b/>
                <w:bCs/>
                <w:color w:val="000000" w:themeColor="text1"/>
                <w:sz w:val="24"/>
                <w:szCs w:val="24"/>
                <w:rtl/>
                <w:lang w:bidi="fa-IR"/>
              </w:rPr>
            </w:rPrChange>
          </w:rPr>
          <w:delText>عنوان</w:delText>
        </w:r>
      </w:del>
      <w:r w:rsidRPr="00EA6F4D">
        <w:rPr>
          <w:rFonts w:ascii="IRZar" w:hAnsi="IRZar" w:cs="B Lotus" w:hint="cs"/>
          <w:sz w:val="24"/>
          <w:szCs w:val="24"/>
          <w:rtl/>
        </w:rPr>
        <w:t xml:space="preserve"> ضامن برای پرداخت وام</w:t>
      </w:r>
      <w:del w:id="16595" w:author="Mehrnazi Boojari" w:date="2019-01-07T09:46:00Z">
        <w:r w:rsidRPr="00EA6F4D" w:rsidDel="006F7CCF">
          <w:rPr>
            <w:rFonts w:ascii="IRZar" w:hAnsi="IRZar" w:cs="B Lotus" w:hint="cs"/>
            <w:sz w:val="24"/>
            <w:szCs w:val="24"/>
            <w:rtl/>
          </w:rPr>
          <w:delText xml:space="preserve"> های </w:delText>
        </w:r>
      </w:del>
      <w:ins w:id="16596" w:author="Mehrnazi Boojari" w:date="2019-01-07T09:46:00Z">
        <w:r w:rsidR="006F7CCF">
          <w:rPr>
            <w:rFonts w:ascii="IRZar" w:hAnsi="IRZar" w:cs="B Lotus" w:hint="cs"/>
            <w:sz w:val="24"/>
            <w:szCs w:val="24"/>
            <w:rtl/>
          </w:rPr>
          <w:t xml:space="preserve">‌های </w:t>
        </w:r>
      </w:ins>
      <w:r w:rsidRPr="00EA6F4D">
        <w:rPr>
          <w:rFonts w:ascii="IRZar" w:hAnsi="IRZar" w:cs="B Lotus" w:hint="cs"/>
          <w:sz w:val="24"/>
          <w:szCs w:val="24"/>
          <w:rtl/>
        </w:rPr>
        <w:t xml:space="preserve">روستایی </w:t>
      </w:r>
      <w:del w:id="16597" w:author="Mehrnazi Boojari" w:date="2019-01-15T02:51:00Z">
        <w:r w:rsidRPr="00EA6F4D" w:rsidDel="00CD449D">
          <w:rPr>
            <w:rFonts w:ascii="IRZar" w:hAnsi="IRZar" w:cs="B Lotus" w:hint="cs"/>
            <w:sz w:val="24"/>
            <w:szCs w:val="24"/>
            <w:rtl/>
          </w:rPr>
          <w:delText xml:space="preserve">در </w:delText>
        </w:r>
      </w:del>
      <w:ins w:id="16598" w:author="Mehrnazi Boojari" w:date="2019-01-15T02:51:00Z">
        <w:r w:rsidR="00CD449D" w:rsidRPr="00EA6F4D">
          <w:rPr>
            <w:rFonts w:ascii="IRZar" w:hAnsi="IRZar" w:cs="B Lotus" w:hint="cs"/>
            <w:sz w:val="24"/>
            <w:szCs w:val="24"/>
            <w:rtl/>
          </w:rPr>
          <w:t>در</w:t>
        </w:r>
        <w:r w:rsidR="00CD449D">
          <w:rPr>
            <w:rFonts w:ascii="IRZar" w:hAnsi="IRZar" w:cs="Times New Roman" w:hint="eastAsia"/>
            <w:sz w:val="24"/>
            <w:szCs w:val="24"/>
            <w:rtl/>
          </w:rPr>
          <w:t> </w:t>
        </w:r>
      </w:ins>
      <w:r w:rsidRPr="00EA6F4D">
        <w:rPr>
          <w:rFonts w:ascii="IRZar" w:hAnsi="IRZar" w:cs="B Lotus" w:hint="cs"/>
          <w:sz w:val="24"/>
          <w:szCs w:val="24"/>
          <w:rtl/>
        </w:rPr>
        <w:t>نظر گرفت. همچ</w:t>
      </w:r>
      <w:ins w:id="16599" w:author="Mehrnazi Boojari" w:date="2019-01-08T23:48:00Z">
        <w:r w:rsidR="00144BA7">
          <w:rPr>
            <w:rFonts w:ascii="IRZar" w:hAnsi="IRZar" w:cs="B Lotus" w:hint="cs"/>
            <w:sz w:val="24"/>
            <w:szCs w:val="24"/>
            <w:rtl/>
          </w:rPr>
          <w:t>ن</w:t>
        </w:r>
      </w:ins>
      <w:r w:rsidRPr="00EA6F4D">
        <w:rPr>
          <w:rFonts w:ascii="IRZar" w:hAnsi="IRZar" w:cs="B Lotus" w:hint="cs"/>
          <w:sz w:val="24"/>
          <w:szCs w:val="24"/>
          <w:rtl/>
        </w:rPr>
        <w:t>ین</w:t>
      </w:r>
      <w:ins w:id="16600" w:author="Mehrnazi Boojari" w:date="2019-01-08T23:48:00Z">
        <w:r w:rsidR="00144BA7">
          <w:rPr>
            <w:rFonts w:ascii="IRZar" w:hAnsi="IRZar" w:cs="B Lotus" w:hint="cs"/>
            <w:sz w:val="24"/>
            <w:szCs w:val="24"/>
            <w:rtl/>
          </w:rPr>
          <w:t>،</w:t>
        </w:r>
      </w:ins>
      <w:r w:rsidRPr="00EA6F4D">
        <w:rPr>
          <w:rFonts w:ascii="IRZar" w:hAnsi="IRZar" w:cs="B Lotus" w:hint="cs"/>
          <w:sz w:val="24"/>
          <w:szCs w:val="24"/>
          <w:rtl/>
        </w:rPr>
        <w:t xml:space="preserve"> در کنار این موضوع باید رویه</w:t>
      </w:r>
      <w:del w:id="16601" w:author="Mehrnazi Boojari" w:date="2019-01-07T09:46:00Z">
        <w:r w:rsidRPr="00EA6F4D" w:rsidDel="006F7CCF">
          <w:rPr>
            <w:rFonts w:ascii="IRZar" w:hAnsi="IRZar" w:cs="B Lotus" w:hint="cs"/>
            <w:sz w:val="24"/>
            <w:szCs w:val="24"/>
            <w:rtl/>
          </w:rPr>
          <w:delText xml:space="preserve"> های </w:delText>
        </w:r>
      </w:del>
      <w:ins w:id="16602" w:author="Mehrnazi Boojari" w:date="2019-01-07T09:46:00Z">
        <w:r w:rsidR="006F7CCF">
          <w:rPr>
            <w:rFonts w:ascii="IRZar" w:hAnsi="IRZar" w:cs="B Lotus" w:hint="cs"/>
            <w:sz w:val="24"/>
            <w:szCs w:val="24"/>
            <w:rtl/>
          </w:rPr>
          <w:t xml:space="preserve">‌های </w:t>
        </w:r>
      </w:ins>
      <w:r w:rsidRPr="00EA6F4D">
        <w:rPr>
          <w:rFonts w:ascii="IRZar" w:hAnsi="IRZar" w:cs="B Lotus" w:hint="cs"/>
          <w:sz w:val="24"/>
          <w:szCs w:val="24"/>
          <w:rtl/>
        </w:rPr>
        <w:t>پرداخت تسهیلات را به حداقل</w:t>
      </w:r>
      <w:del w:id="16603" w:author="Mehrnazi Boojari" w:date="2019-01-07T10:55:00Z">
        <w:r w:rsidRPr="00EA6F4D" w:rsidDel="006A1F1D">
          <w:rPr>
            <w:rFonts w:ascii="IRZar" w:hAnsi="IRZar" w:cs="B Lotus" w:hint="cs"/>
            <w:sz w:val="24"/>
            <w:szCs w:val="24"/>
            <w:rtl/>
          </w:rPr>
          <w:delText xml:space="preserve"> ترین </w:delText>
        </w:r>
      </w:del>
      <w:ins w:id="16604" w:author="Mehrnazi Boojari" w:date="2019-01-07T10:55:00Z">
        <w:r w:rsidR="006A1F1D">
          <w:rPr>
            <w:rFonts w:ascii="IRZar" w:hAnsi="IRZar" w:cs="B Lotus" w:hint="cs"/>
            <w:sz w:val="24"/>
            <w:szCs w:val="24"/>
            <w:rtl/>
          </w:rPr>
          <w:t xml:space="preserve">‌ترین </w:t>
        </w:r>
      </w:ins>
      <w:r w:rsidRPr="00EA6F4D">
        <w:rPr>
          <w:rFonts w:ascii="IRZar" w:hAnsi="IRZar" w:cs="B Lotus" w:hint="cs"/>
          <w:sz w:val="24"/>
          <w:szCs w:val="24"/>
          <w:rtl/>
        </w:rPr>
        <w:t xml:space="preserve">میزان ساده </w:t>
      </w:r>
      <w:del w:id="16605" w:author="Mehrnazi Boojari" w:date="2019-01-15T02:51:00Z">
        <w:r w:rsidRPr="00EA6F4D" w:rsidDel="00CD449D">
          <w:rPr>
            <w:rFonts w:ascii="IRZar" w:hAnsi="IRZar" w:cs="B Lotus" w:hint="cs"/>
            <w:sz w:val="24"/>
            <w:szCs w:val="24"/>
            <w:rtl/>
          </w:rPr>
          <w:delText xml:space="preserve">نمود </w:delText>
        </w:r>
      </w:del>
      <w:ins w:id="16606" w:author="Mehrnazi Boojari" w:date="2019-01-15T02:51:00Z">
        <w:r w:rsidR="00CD449D">
          <w:rPr>
            <w:rFonts w:ascii="IRZar" w:hAnsi="IRZar" w:cs="B Lotus" w:hint="cs"/>
            <w:sz w:val="24"/>
            <w:szCs w:val="24"/>
            <w:rtl/>
          </w:rPr>
          <w:t>کر</w:t>
        </w:r>
        <w:r w:rsidR="00CD449D" w:rsidRPr="00EA6F4D">
          <w:rPr>
            <w:rFonts w:ascii="IRZar" w:hAnsi="IRZar" w:cs="B Lotus" w:hint="cs"/>
            <w:sz w:val="24"/>
            <w:szCs w:val="24"/>
            <w:rtl/>
          </w:rPr>
          <w:t xml:space="preserve">د </w:t>
        </w:r>
      </w:ins>
      <w:r w:rsidRPr="00EA6F4D">
        <w:rPr>
          <w:rFonts w:ascii="IRZar" w:hAnsi="IRZar" w:cs="B Lotus" w:hint="cs"/>
          <w:sz w:val="24"/>
          <w:szCs w:val="24"/>
          <w:rtl/>
        </w:rPr>
        <w:t>تا فرد متقاضی ساخت و نوسازی مسکن روستایی</w:t>
      </w:r>
      <w:del w:id="16607" w:author="Mehrnazi Boojari" w:date="2019-01-07T22:43:00Z">
        <w:r w:rsidRPr="00EA6F4D" w:rsidDel="00BF4CE5">
          <w:rPr>
            <w:rFonts w:ascii="IRZar" w:hAnsi="IRZar" w:cs="B Lotus" w:hint="cs"/>
            <w:sz w:val="24"/>
            <w:szCs w:val="24"/>
            <w:rtl/>
          </w:rPr>
          <w:delText xml:space="preserve"> به دلیل </w:delText>
        </w:r>
      </w:del>
      <w:ins w:id="16608" w:author="Mehrnazi Boojari" w:date="2019-01-07T22:43:00Z">
        <w:r w:rsidR="00BF4CE5">
          <w:rPr>
            <w:rFonts w:ascii="IRZar" w:hAnsi="IRZar" w:cs="B Lotus" w:hint="cs"/>
            <w:sz w:val="24"/>
            <w:szCs w:val="24"/>
            <w:rtl/>
          </w:rPr>
          <w:t xml:space="preserve"> به‌دلیل </w:t>
        </w:r>
      </w:ins>
      <w:r w:rsidRPr="00EA6F4D">
        <w:rPr>
          <w:rFonts w:ascii="IRZar" w:hAnsi="IRZar" w:cs="B Lotus" w:hint="cs"/>
          <w:sz w:val="24"/>
          <w:szCs w:val="24"/>
          <w:rtl/>
        </w:rPr>
        <w:t xml:space="preserve">پیچیدگی </w:t>
      </w:r>
      <w:del w:id="16609" w:author="Mehrnazi Boojari" w:date="2019-01-10T00:21:00Z">
        <w:r w:rsidRPr="00EA6F4D" w:rsidDel="002E20FF">
          <w:rPr>
            <w:rFonts w:ascii="IRZar" w:hAnsi="IRZar" w:cs="B Lotus" w:hint="cs"/>
            <w:sz w:val="24"/>
            <w:szCs w:val="24"/>
            <w:rtl/>
          </w:rPr>
          <w:delText>فرایند</w:delText>
        </w:r>
      </w:del>
      <w:ins w:id="16610" w:author="Mehrnazi Boojari" w:date="2019-01-10T00:21:00Z">
        <w:r w:rsidR="002E20FF">
          <w:rPr>
            <w:rFonts w:ascii="IRZar" w:hAnsi="IRZar" w:cs="B Lotus" w:hint="cs"/>
            <w:sz w:val="24"/>
            <w:szCs w:val="24"/>
            <w:rtl/>
          </w:rPr>
          <w:t>فرآیند</w:t>
        </w:r>
      </w:ins>
      <w:r w:rsidRPr="00EA6F4D">
        <w:rPr>
          <w:rFonts w:ascii="IRZar" w:hAnsi="IRZar" w:cs="B Lotus" w:hint="cs"/>
          <w:sz w:val="24"/>
          <w:szCs w:val="24"/>
          <w:rtl/>
        </w:rPr>
        <w:t xml:space="preserve"> دریافت وام از گرفتن آن منصرف ن</w:t>
      </w:r>
      <w:del w:id="16611" w:author="Mehrnazi Boojari" w:date="2019-01-08T01:17:00Z">
        <w:r w:rsidRPr="00EA6F4D" w:rsidDel="00632EB0">
          <w:rPr>
            <w:rFonts w:ascii="IRZar" w:hAnsi="IRZar" w:cs="B Lotus" w:hint="cs"/>
            <w:sz w:val="24"/>
            <w:szCs w:val="24"/>
            <w:rtl/>
          </w:rPr>
          <w:delText>گردد</w:delText>
        </w:r>
      </w:del>
      <w:ins w:id="16612" w:author="Mehrnazi Boojari" w:date="2019-01-08T01:17:00Z">
        <w:r w:rsidR="00632EB0">
          <w:rPr>
            <w:rFonts w:ascii="IRZar" w:hAnsi="IRZar" w:cs="B Lotus" w:hint="cs"/>
            <w:sz w:val="24"/>
            <w:szCs w:val="24"/>
            <w:rtl/>
          </w:rPr>
          <w:t>شود</w:t>
        </w:r>
      </w:ins>
      <w:r w:rsidRPr="00EA6F4D">
        <w:rPr>
          <w:rFonts w:ascii="IRZar" w:hAnsi="IRZar" w:cs="B Lotus" w:hint="cs"/>
          <w:sz w:val="24"/>
          <w:szCs w:val="24"/>
          <w:rtl/>
        </w:rPr>
        <w:t>. مسئول دستگاهی برای این موضوع سازمان برنامه و بودجه بوده و بانک مرکزی</w:t>
      </w:r>
      <w:del w:id="16613" w:author="Mehrnazi Boojari" w:date="2019-01-07T09:47:00Z">
        <w:r w:rsidRPr="00EA6F4D" w:rsidDel="006F7CCF">
          <w:rPr>
            <w:rFonts w:ascii="IRZar" w:hAnsi="IRZar" w:cs="B Lotus" w:hint="cs"/>
            <w:sz w:val="24"/>
            <w:szCs w:val="24"/>
            <w:rtl/>
          </w:rPr>
          <w:delText xml:space="preserve"> ،</w:delText>
        </w:r>
      </w:del>
      <w:ins w:id="16614" w:author="Mehrnazi Boojari" w:date="2019-01-07T09:47:00Z">
        <w:r w:rsidR="006F7CCF">
          <w:rPr>
            <w:rFonts w:ascii="IRZar" w:hAnsi="IRZar" w:cs="B Lotus" w:hint="cs"/>
            <w:sz w:val="24"/>
            <w:szCs w:val="24"/>
            <w:rtl/>
          </w:rPr>
          <w:t>،</w:t>
        </w:r>
      </w:ins>
      <w:r w:rsidRPr="00EA6F4D">
        <w:rPr>
          <w:rFonts w:ascii="IRZar" w:hAnsi="IRZar" w:cs="B Lotus" w:hint="cs"/>
          <w:sz w:val="24"/>
          <w:szCs w:val="24"/>
          <w:rtl/>
        </w:rPr>
        <w:t xml:space="preserve"> بنیاد مسکن و بانک</w:t>
      </w:r>
      <w:del w:id="16615" w:author="Mehrnazi Boojari" w:date="2019-01-07T09:46:00Z">
        <w:r w:rsidRPr="00EA6F4D" w:rsidDel="006F7CCF">
          <w:rPr>
            <w:rFonts w:ascii="IRZar" w:hAnsi="IRZar" w:cs="B Lotus" w:hint="cs"/>
            <w:sz w:val="24"/>
            <w:szCs w:val="24"/>
            <w:rtl/>
          </w:rPr>
          <w:delText xml:space="preserve"> های </w:delText>
        </w:r>
      </w:del>
      <w:ins w:id="16616" w:author="Mehrnazi Boojari" w:date="2019-01-07T09:46:00Z">
        <w:r w:rsidR="006F7CCF">
          <w:rPr>
            <w:rFonts w:ascii="IRZar" w:hAnsi="IRZar" w:cs="B Lotus" w:hint="cs"/>
            <w:sz w:val="24"/>
            <w:szCs w:val="24"/>
            <w:rtl/>
          </w:rPr>
          <w:t xml:space="preserve">‌های </w:t>
        </w:r>
      </w:ins>
      <w:r w:rsidRPr="00EA6F4D">
        <w:rPr>
          <w:rFonts w:ascii="IRZar" w:hAnsi="IRZar" w:cs="B Lotus" w:hint="cs"/>
          <w:sz w:val="24"/>
          <w:szCs w:val="24"/>
          <w:rtl/>
        </w:rPr>
        <w:t xml:space="preserve">عامل </w:t>
      </w:r>
      <w:ins w:id="16617" w:author="Mehrnazi Boojari" w:date="2019-01-15T02:51:00Z">
        <w:r w:rsidR="00CD449D">
          <w:rPr>
            <w:rFonts w:ascii="IRZar" w:hAnsi="IRZar" w:cs="B Lotus" w:hint="cs"/>
            <w:sz w:val="24"/>
            <w:szCs w:val="24"/>
            <w:rtl/>
          </w:rPr>
          <w:t>می‌</w:t>
        </w:r>
        <w:r w:rsidR="00CD449D" w:rsidRPr="00EA6F4D">
          <w:rPr>
            <w:rFonts w:ascii="IRZar" w:hAnsi="IRZar" w:cs="B Lotus" w:hint="cs"/>
            <w:sz w:val="24"/>
            <w:szCs w:val="24"/>
            <w:rtl/>
          </w:rPr>
          <w:t xml:space="preserve">توانند </w:t>
        </w:r>
      </w:ins>
      <w:r w:rsidRPr="00EA6F4D">
        <w:rPr>
          <w:rFonts w:ascii="IRZar" w:hAnsi="IRZar" w:cs="B Lotus" w:hint="cs"/>
          <w:sz w:val="24"/>
          <w:szCs w:val="24"/>
          <w:rtl/>
        </w:rPr>
        <w:t xml:space="preserve">در این موضوع همکاری </w:t>
      </w:r>
      <w:del w:id="16618" w:author="Mehrnazi Boojari" w:date="2019-01-15T02:51:00Z">
        <w:r w:rsidRPr="00EA6F4D" w:rsidDel="00CD449D">
          <w:rPr>
            <w:rFonts w:ascii="IRZar" w:hAnsi="IRZar" w:cs="B Lotus" w:hint="cs"/>
            <w:sz w:val="24"/>
            <w:szCs w:val="24"/>
            <w:rtl/>
          </w:rPr>
          <w:delText>لازم را</w:delText>
        </w:r>
      </w:del>
      <w:del w:id="16619" w:author="Mehrnazi Boojari" w:date="2019-01-07T09:49:00Z">
        <w:r w:rsidRPr="00EA6F4D" w:rsidDel="006F7CCF">
          <w:rPr>
            <w:rFonts w:ascii="IRZar" w:hAnsi="IRZar" w:cs="B Lotus" w:hint="cs"/>
            <w:sz w:val="24"/>
            <w:szCs w:val="24"/>
            <w:rtl/>
          </w:rPr>
          <w:delText xml:space="preserve"> می </w:delText>
        </w:r>
      </w:del>
      <w:del w:id="16620" w:author="Mehrnazi Boojari" w:date="2019-01-15T02:51:00Z">
        <w:r w:rsidRPr="00EA6F4D" w:rsidDel="00CD449D">
          <w:rPr>
            <w:rFonts w:ascii="IRZar" w:hAnsi="IRZar" w:cs="B Lotus" w:hint="cs"/>
            <w:sz w:val="24"/>
            <w:szCs w:val="24"/>
            <w:rtl/>
          </w:rPr>
          <w:delText xml:space="preserve">توانند </w:delText>
        </w:r>
      </w:del>
      <w:r w:rsidRPr="00EA6F4D">
        <w:rPr>
          <w:rFonts w:ascii="IRZar" w:hAnsi="IRZar" w:cs="B Lotus" w:hint="cs"/>
          <w:sz w:val="24"/>
          <w:szCs w:val="24"/>
          <w:rtl/>
        </w:rPr>
        <w:t>داشته باشند.</w:t>
      </w:r>
    </w:p>
    <w:p w14:paraId="26322DD9" w14:textId="77777777" w:rsidR="00EA6F4D" w:rsidRPr="00EA6F4D" w:rsidRDefault="00EA6F4D" w:rsidP="00CD449D">
      <w:pPr>
        <w:pStyle w:val="Heading5"/>
        <w:rPr>
          <w:rtl/>
          <w:lang w:bidi="fa-IR"/>
        </w:rPr>
      </w:pPr>
      <w:bookmarkStart w:id="16621" w:name="_Toc531474963"/>
      <w:bookmarkStart w:id="16622" w:name="_Toc531475027"/>
      <w:bookmarkStart w:id="16623" w:name="_Toc533781290"/>
      <w:bookmarkStart w:id="16624" w:name="_Toc533782246"/>
      <w:del w:id="16625" w:author="Mehrnazi Boojari" w:date="2019-01-15T02:52:00Z">
        <w:r w:rsidRPr="00EA6F4D" w:rsidDel="00CD449D">
          <w:rPr>
            <w:rFonts w:hint="cs"/>
            <w:rtl/>
            <w:lang w:bidi="fa-IR"/>
          </w:rPr>
          <w:delText xml:space="preserve">تامین </w:delText>
        </w:r>
      </w:del>
      <w:ins w:id="16626" w:author="Mehrnazi Boojari" w:date="2019-01-15T02:52:00Z">
        <w:r w:rsidR="00CD449D" w:rsidRPr="00EA6F4D">
          <w:rPr>
            <w:rFonts w:hint="cs"/>
            <w:rtl/>
            <w:lang w:bidi="fa-IR"/>
          </w:rPr>
          <w:t>ت</w:t>
        </w:r>
        <w:r w:rsidR="00CD449D">
          <w:rPr>
            <w:rFonts w:hint="cs"/>
            <w:rtl/>
            <w:lang w:bidi="fa-IR"/>
          </w:rPr>
          <w:t>أ</w:t>
        </w:r>
        <w:r w:rsidR="00CD449D" w:rsidRPr="00EA6F4D">
          <w:rPr>
            <w:rFonts w:hint="cs"/>
            <w:rtl/>
            <w:lang w:bidi="fa-IR"/>
          </w:rPr>
          <w:t xml:space="preserve">مین </w:t>
        </w:r>
      </w:ins>
      <w:r w:rsidRPr="00EA6F4D">
        <w:rPr>
          <w:rFonts w:hint="cs"/>
          <w:rtl/>
          <w:lang w:bidi="fa-IR"/>
        </w:rPr>
        <w:t>مالی مورد نیاز مسکن روستایی در قالب طرح صندوق توسعه مسکن روستایی</w:t>
      </w:r>
      <w:bookmarkEnd w:id="16621"/>
      <w:bookmarkEnd w:id="16622"/>
      <w:bookmarkEnd w:id="16623"/>
      <w:bookmarkEnd w:id="16624"/>
      <w:r w:rsidRPr="00EA6F4D">
        <w:rPr>
          <w:rFonts w:hint="cs"/>
          <w:rtl/>
          <w:lang w:bidi="fa-IR"/>
        </w:rPr>
        <w:t xml:space="preserve"> </w:t>
      </w:r>
    </w:p>
    <w:p w14:paraId="6E15A769" w14:textId="77777777" w:rsidR="00EA6F4D" w:rsidRPr="000F1AAD" w:rsidRDefault="00EA6F4D" w:rsidP="00CD449D">
      <w:pPr>
        <w:bidi/>
        <w:ind w:firstLine="227"/>
        <w:jc w:val="both"/>
        <w:rPr>
          <w:rFonts w:ascii="B Lotus" w:hAnsi="B Lotus" w:cs="B Lotus"/>
          <w:sz w:val="24"/>
          <w:szCs w:val="24"/>
          <w:rtl/>
        </w:rPr>
      </w:pPr>
      <w:r w:rsidRPr="000F1AAD">
        <w:rPr>
          <w:rFonts w:ascii="B Lotus" w:hAnsi="B Lotus" w:cs="B Lotus" w:hint="cs"/>
          <w:sz w:val="24"/>
          <w:szCs w:val="24"/>
          <w:rtl/>
        </w:rPr>
        <w:t>یکی از منابع</w:t>
      </w:r>
      <w:del w:id="16627" w:author="Mehrnazi Boojari" w:date="2019-01-07T10:51:00Z">
        <w:r w:rsidRPr="000F1AAD" w:rsidDel="006A1F1D">
          <w:rPr>
            <w:rFonts w:ascii="B Lotus" w:hAnsi="B Lotus" w:cs="B Lotus" w:hint="cs"/>
            <w:sz w:val="24"/>
            <w:szCs w:val="24"/>
            <w:rtl/>
          </w:rPr>
          <w:delText xml:space="preserve"> تامین </w:delText>
        </w:r>
      </w:del>
      <w:ins w:id="16628" w:author="Mehrnazi Boojari" w:date="2019-01-07T10:51:00Z">
        <w:r w:rsidR="006A1F1D">
          <w:rPr>
            <w:rFonts w:ascii="B Lotus" w:hAnsi="B Lotus" w:cs="B Lotus" w:hint="cs"/>
            <w:sz w:val="24"/>
            <w:szCs w:val="24"/>
            <w:rtl/>
          </w:rPr>
          <w:t xml:space="preserve"> تأمین </w:t>
        </w:r>
      </w:ins>
      <w:r w:rsidRPr="000F1AAD">
        <w:rPr>
          <w:rFonts w:ascii="B Lotus" w:hAnsi="B Lotus" w:cs="B Lotus" w:hint="cs"/>
          <w:sz w:val="24"/>
          <w:szCs w:val="24"/>
          <w:rtl/>
        </w:rPr>
        <w:t xml:space="preserve">مالی مسکن روستایی </w:t>
      </w:r>
      <w:r w:rsidRPr="000F1AAD">
        <w:rPr>
          <w:rFonts w:ascii="B Lotus" w:hAnsi="B Lotus" w:cs="B Lotus"/>
          <w:sz w:val="24"/>
          <w:szCs w:val="24"/>
          <w:rtl/>
        </w:rPr>
        <w:t>ا</w:t>
      </w:r>
      <w:r w:rsidRPr="000F1AAD">
        <w:rPr>
          <w:rFonts w:ascii="B Lotus" w:hAnsi="B Lotus" w:cs="B Lotus" w:hint="cs"/>
          <w:sz w:val="24"/>
          <w:szCs w:val="24"/>
          <w:rtl/>
        </w:rPr>
        <w:t>ی</w:t>
      </w:r>
      <w:r w:rsidRPr="000F1AAD">
        <w:rPr>
          <w:rFonts w:ascii="B Lotus" w:hAnsi="B Lotus" w:cs="B Lotus" w:hint="eastAsia"/>
          <w:sz w:val="24"/>
          <w:szCs w:val="24"/>
          <w:rtl/>
        </w:rPr>
        <w:t>جاد</w:t>
      </w:r>
      <w:r w:rsidRPr="000F1AAD">
        <w:rPr>
          <w:rFonts w:ascii="B Lotus" w:hAnsi="B Lotus" w:cs="B Lotus"/>
          <w:sz w:val="24"/>
          <w:szCs w:val="24"/>
          <w:rtl/>
        </w:rPr>
        <w:t xml:space="preserve"> صندوق</w:t>
      </w:r>
      <w:r w:rsidRPr="000F1AAD">
        <w:rPr>
          <w:rFonts w:ascii="B Lotus" w:hAnsi="B Lotus" w:cs="B Lotus" w:hint="cs"/>
          <w:sz w:val="24"/>
          <w:szCs w:val="24"/>
          <w:rtl/>
        </w:rPr>
        <w:t xml:space="preserve"> توسعه مسکن روستایی است</w:t>
      </w:r>
      <w:ins w:id="16629" w:author="Mehrnazi Boojari" w:date="2019-01-15T02:52:00Z">
        <w:r w:rsidR="00CD449D">
          <w:rPr>
            <w:rFonts w:ascii="B Lotus" w:hAnsi="B Lotus" w:cs="B Lotus" w:hint="cs"/>
            <w:sz w:val="24"/>
            <w:szCs w:val="24"/>
            <w:rtl/>
          </w:rPr>
          <w:t>،</w:t>
        </w:r>
      </w:ins>
      <w:r w:rsidRPr="000F1AAD">
        <w:rPr>
          <w:rFonts w:ascii="B Lotus" w:hAnsi="B Lotus" w:cs="B Lotus"/>
          <w:sz w:val="24"/>
          <w:szCs w:val="24"/>
          <w:rtl/>
        </w:rPr>
        <w:t xml:space="preserve"> به ا</w:t>
      </w:r>
      <w:r w:rsidRPr="000F1AAD">
        <w:rPr>
          <w:rFonts w:ascii="B Lotus" w:hAnsi="B Lotus" w:cs="B Lotus" w:hint="cs"/>
          <w:sz w:val="24"/>
          <w:szCs w:val="24"/>
          <w:rtl/>
        </w:rPr>
        <w:t>ی</w:t>
      </w:r>
      <w:r w:rsidRPr="000F1AAD">
        <w:rPr>
          <w:rFonts w:ascii="B Lotus" w:hAnsi="B Lotus" w:cs="B Lotus" w:hint="eastAsia"/>
          <w:sz w:val="24"/>
          <w:szCs w:val="24"/>
          <w:rtl/>
        </w:rPr>
        <w:t>ن</w:t>
      </w:r>
      <w:r w:rsidRPr="000F1AAD">
        <w:rPr>
          <w:rFonts w:ascii="B Lotus" w:hAnsi="B Lotus" w:cs="B Lotus"/>
          <w:sz w:val="24"/>
          <w:szCs w:val="24"/>
          <w:rtl/>
        </w:rPr>
        <w:t xml:space="preserve"> صورت </w:t>
      </w:r>
      <w:del w:id="16630" w:author="Mehrnazi Boojari" w:date="2019-01-15T02:52:00Z">
        <w:r w:rsidRPr="000F1AAD" w:rsidDel="00CD449D">
          <w:rPr>
            <w:rFonts w:ascii="B Lotus" w:hAnsi="B Lotus" w:cs="B Lotus"/>
            <w:sz w:val="24"/>
            <w:szCs w:val="24"/>
            <w:rtl/>
          </w:rPr>
          <w:delText xml:space="preserve">است </w:delText>
        </w:r>
      </w:del>
      <w:r w:rsidRPr="000F1AAD">
        <w:rPr>
          <w:rFonts w:ascii="B Lotus" w:hAnsi="B Lotus" w:cs="B Lotus"/>
          <w:sz w:val="24"/>
          <w:szCs w:val="24"/>
          <w:rtl/>
        </w:rPr>
        <w:t>که وقت</w:t>
      </w:r>
      <w:r w:rsidRPr="000F1AAD">
        <w:rPr>
          <w:rFonts w:ascii="B Lotus" w:hAnsi="B Lotus" w:cs="B Lotus" w:hint="cs"/>
          <w:sz w:val="24"/>
          <w:szCs w:val="24"/>
          <w:rtl/>
        </w:rPr>
        <w:t>ی</w:t>
      </w:r>
      <w:r w:rsidRPr="000F1AAD">
        <w:rPr>
          <w:rFonts w:ascii="B Lotus" w:hAnsi="B Lotus" w:cs="B Lotus"/>
          <w:sz w:val="24"/>
          <w:szCs w:val="24"/>
          <w:rtl/>
        </w:rPr>
        <w:t xml:space="preserve"> </w:t>
      </w:r>
      <w:r w:rsidRPr="000F1AAD">
        <w:rPr>
          <w:rFonts w:ascii="B Lotus" w:hAnsi="B Lotus" w:cs="B Lotus" w:hint="cs"/>
          <w:sz w:val="24"/>
          <w:szCs w:val="24"/>
          <w:rtl/>
        </w:rPr>
        <w:t xml:space="preserve">متقاضیان </w:t>
      </w:r>
      <w:r w:rsidRPr="000F1AAD">
        <w:rPr>
          <w:rFonts w:ascii="B Lotus" w:hAnsi="B Lotus" w:cs="B Lotus"/>
          <w:sz w:val="24"/>
          <w:szCs w:val="24"/>
          <w:rtl/>
        </w:rPr>
        <w:t>مسکن قصد پرداخت وام</w:t>
      </w:r>
      <w:ins w:id="16631" w:author="Mehrnazi Boojari" w:date="2019-01-15T02:52:00Z">
        <w:r w:rsidR="00CD449D">
          <w:rPr>
            <w:rFonts w:ascii="B Lotus" w:hAnsi="B Lotus" w:cs="B Nazanin" w:hint="cs"/>
            <w:sz w:val="24"/>
            <w:szCs w:val="24"/>
            <w:rtl/>
          </w:rPr>
          <w:t>‌</w:t>
        </w:r>
      </w:ins>
      <w:r w:rsidRPr="000F1AAD">
        <w:rPr>
          <w:rFonts w:ascii="B Lotus" w:hAnsi="B Lotus" w:cs="B Lotus"/>
          <w:sz w:val="24"/>
          <w:szCs w:val="24"/>
          <w:rtl/>
        </w:rPr>
        <w:t>ها</w:t>
      </w:r>
      <w:r w:rsidRPr="000F1AAD">
        <w:rPr>
          <w:rFonts w:ascii="B Lotus" w:hAnsi="B Lotus" w:cs="B Lotus" w:hint="cs"/>
          <w:sz w:val="24"/>
          <w:szCs w:val="24"/>
          <w:rtl/>
        </w:rPr>
        <w:t>ی</w:t>
      </w:r>
      <w:r w:rsidRPr="000F1AAD">
        <w:rPr>
          <w:rFonts w:ascii="B Lotus" w:hAnsi="B Lotus" w:cs="B Lotus" w:hint="eastAsia"/>
          <w:sz w:val="24"/>
          <w:szCs w:val="24"/>
          <w:rtl/>
        </w:rPr>
        <w:t>شان</w:t>
      </w:r>
      <w:r w:rsidRPr="000F1AAD">
        <w:rPr>
          <w:rFonts w:ascii="B Lotus" w:hAnsi="B Lotus" w:cs="B Lotus"/>
          <w:sz w:val="24"/>
          <w:szCs w:val="24"/>
          <w:rtl/>
        </w:rPr>
        <w:t xml:space="preserve"> را داشتند به</w:t>
      </w:r>
      <w:ins w:id="16632" w:author="Mehrnazi Boojari" w:date="2019-01-15T02:52:00Z">
        <w:r w:rsidR="00CD449D">
          <w:rPr>
            <w:rFonts w:ascii="B Lotus" w:hAnsi="B Lotus" w:cs="B Nazanin" w:hint="cs"/>
            <w:sz w:val="24"/>
            <w:szCs w:val="24"/>
            <w:rtl/>
          </w:rPr>
          <w:t>‌</w:t>
        </w:r>
      </w:ins>
      <w:del w:id="16633" w:author="Mehrnazi Boojari" w:date="2019-01-15T02:52:00Z">
        <w:r w:rsidRPr="000F1AAD" w:rsidDel="00CD449D">
          <w:rPr>
            <w:rFonts w:ascii="B Lotus" w:hAnsi="B Lotus" w:cs="B Lotus"/>
            <w:sz w:val="24"/>
            <w:szCs w:val="24"/>
            <w:rtl/>
          </w:rPr>
          <w:delText xml:space="preserve"> </w:delText>
        </w:r>
      </w:del>
      <w:r w:rsidRPr="000F1AAD">
        <w:rPr>
          <w:rFonts w:ascii="B Lotus" w:hAnsi="B Lotus" w:cs="B Lotus"/>
          <w:sz w:val="24"/>
          <w:szCs w:val="24"/>
          <w:rtl/>
        </w:rPr>
        <w:t>جا</w:t>
      </w:r>
      <w:r w:rsidRPr="000F1AAD">
        <w:rPr>
          <w:rFonts w:ascii="B Lotus" w:hAnsi="B Lotus" w:cs="B Lotus" w:hint="cs"/>
          <w:sz w:val="24"/>
          <w:szCs w:val="24"/>
          <w:rtl/>
        </w:rPr>
        <w:t>ی</w:t>
      </w:r>
      <w:r w:rsidRPr="000F1AAD">
        <w:rPr>
          <w:rFonts w:ascii="B Lotus" w:hAnsi="B Lotus" w:cs="B Lotus"/>
          <w:sz w:val="24"/>
          <w:szCs w:val="24"/>
          <w:rtl/>
        </w:rPr>
        <w:t xml:space="preserve"> ا</w:t>
      </w:r>
      <w:r w:rsidRPr="000F1AAD">
        <w:rPr>
          <w:rFonts w:ascii="B Lotus" w:hAnsi="B Lotus" w:cs="B Lotus" w:hint="cs"/>
          <w:sz w:val="24"/>
          <w:szCs w:val="24"/>
          <w:rtl/>
        </w:rPr>
        <w:t>ی</w:t>
      </w:r>
      <w:r w:rsidRPr="000F1AAD">
        <w:rPr>
          <w:rFonts w:ascii="B Lotus" w:hAnsi="B Lotus" w:cs="B Lotus" w:hint="eastAsia"/>
          <w:sz w:val="24"/>
          <w:szCs w:val="24"/>
          <w:rtl/>
        </w:rPr>
        <w:t>نکه</w:t>
      </w:r>
      <w:r w:rsidRPr="000F1AAD">
        <w:rPr>
          <w:rFonts w:ascii="B Lotus" w:hAnsi="B Lotus" w:cs="B Lotus"/>
          <w:sz w:val="24"/>
          <w:szCs w:val="24"/>
          <w:rtl/>
        </w:rPr>
        <w:t xml:space="preserve"> اقساط</w:t>
      </w:r>
      <w:del w:id="16634" w:author="Mehrnazi Boojari" w:date="2019-01-07T09:51:00Z">
        <w:r w:rsidRPr="000F1AAD" w:rsidDel="006F7CCF">
          <w:rPr>
            <w:rFonts w:ascii="B Lotus" w:hAnsi="B Lotus" w:cs="B Lotus"/>
            <w:sz w:val="24"/>
            <w:szCs w:val="24"/>
            <w:rtl/>
          </w:rPr>
          <w:delText xml:space="preserve"> آنها </w:delText>
        </w:r>
      </w:del>
      <w:ins w:id="16635" w:author="Mehrnazi Boojari" w:date="2019-01-07T09:51:00Z">
        <w:r w:rsidR="006F7CCF">
          <w:rPr>
            <w:rFonts w:ascii="B Lotus" w:hAnsi="B Lotus" w:cs="B Lotus"/>
            <w:sz w:val="24"/>
            <w:szCs w:val="24"/>
            <w:rtl/>
          </w:rPr>
          <w:t xml:space="preserve"> آن</w:t>
        </w:r>
        <w:r w:rsidR="006F7CCF">
          <w:rPr>
            <w:rFonts w:ascii="B Lotus" w:hAnsi="B Lotus" w:cs="B Lotus" w:hint="cs"/>
            <w:sz w:val="24"/>
            <w:szCs w:val="24"/>
            <w:rtl/>
          </w:rPr>
          <w:t>‌</w:t>
        </w:r>
        <w:r w:rsidR="006F7CCF">
          <w:rPr>
            <w:rFonts w:ascii="B Lotus" w:hAnsi="B Lotus" w:cs="B Lotus"/>
            <w:sz w:val="24"/>
            <w:szCs w:val="24"/>
            <w:rtl/>
          </w:rPr>
          <w:t xml:space="preserve">ها </w:t>
        </w:r>
      </w:ins>
      <w:r w:rsidRPr="000F1AAD">
        <w:rPr>
          <w:rFonts w:ascii="B Lotus" w:hAnsi="B Lotus" w:cs="B Lotus"/>
          <w:sz w:val="24"/>
          <w:szCs w:val="24"/>
          <w:rtl/>
        </w:rPr>
        <w:t>به حساب بانک مرکز</w:t>
      </w:r>
      <w:r w:rsidRPr="000F1AAD">
        <w:rPr>
          <w:rFonts w:ascii="B Lotus" w:hAnsi="B Lotus" w:cs="B Lotus" w:hint="cs"/>
          <w:sz w:val="24"/>
          <w:szCs w:val="24"/>
          <w:rtl/>
        </w:rPr>
        <w:t>ی</w:t>
      </w:r>
      <w:r w:rsidRPr="000F1AAD">
        <w:rPr>
          <w:rFonts w:ascii="B Lotus" w:hAnsi="B Lotus" w:cs="B Lotus"/>
          <w:sz w:val="24"/>
          <w:szCs w:val="24"/>
          <w:rtl/>
        </w:rPr>
        <w:t xml:space="preserve"> برود در ا</w:t>
      </w:r>
      <w:r w:rsidRPr="000F1AAD">
        <w:rPr>
          <w:rFonts w:ascii="B Lotus" w:hAnsi="B Lotus" w:cs="B Lotus" w:hint="cs"/>
          <w:sz w:val="24"/>
          <w:szCs w:val="24"/>
          <w:rtl/>
        </w:rPr>
        <w:t>ی</w:t>
      </w:r>
      <w:r w:rsidRPr="000F1AAD">
        <w:rPr>
          <w:rFonts w:ascii="B Lotus" w:hAnsi="B Lotus" w:cs="B Lotus" w:hint="eastAsia"/>
          <w:sz w:val="24"/>
          <w:szCs w:val="24"/>
          <w:rtl/>
        </w:rPr>
        <w:t>ن</w:t>
      </w:r>
      <w:r w:rsidRPr="000F1AAD">
        <w:rPr>
          <w:rFonts w:ascii="B Lotus" w:hAnsi="B Lotus" w:cs="B Lotus"/>
          <w:sz w:val="24"/>
          <w:szCs w:val="24"/>
          <w:rtl/>
        </w:rPr>
        <w:t xml:space="preserve"> صندوق ذخ</w:t>
      </w:r>
      <w:r w:rsidRPr="000F1AAD">
        <w:rPr>
          <w:rFonts w:ascii="B Lotus" w:hAnsi="B Lotus" w:cs="B Lotus" w:hint="cs"/>
          <w:sz w:val="24"/>
          <w:szCs w:val="24"/>
          <w:rtl/>
        </w:rPr>
        <w:t>ی</w:t>
      </w:r>
      <w:r w:rsidRPr="000F1AAD">
        <w:rPr>
          <w:rFonts w:ascii="B Lotus" w:hAnsi="B Lotus" w:cs="B Lotus" w:hint="eastAsia"/>
          <w:sz w:val="24"/>
          <w:szCs w:val="24"/>
          <w:rtl/>
        </w:rPr>
        <w:t>ره</w:t>
      </w:r>
      <w:r w:rsidRPr="000F1AAD">
        <w:rPr>
          <w:rFonts w:ascii="B Lotus" w:hAnsi="B Lotus" w:cs="B Lotus"/>
          <w:sz w:val="24"/>
          <w:szCs w:val="24"/>
          <w:rtl/>
        </w:rPr>
        <w:t xml:space="preserve"> شود</w:t>
      </w:r>
      <w:r w:rsidRPr="000F1AAD">
        <w:rPr>
          <w:rFonts w:ascii="B Lotus" w:hAnsi="B Lotus" w:cs="B Lotus"/>
          <w:sz w:val="24"/>
          <w:szCs w:val="24"/>
        </w:rPr>
        <w:t>.</w:t>
      </w:r>
      <w:r w:rsidRPr="000F1AAD">
        <w:rPr>
          <w:rFonts w:ascii="B Lotus" w:hAnsi="B Lotus" w:cs="B Lotus"/>
          <w:sz w:val="24"/>
          <w:szCs w:val="24"/>
          <w:rtl/>
        </w:rPr>
        <w:t xml:space="preserve"> </w:t>
      </w:r>
      <w:r w:rsidRPr="000F1AAD">
        <w:rPr>
          <w:rFonts w:ascii="B Lotus" w:hAnsi="B Lotus" w:cs="B Lotus" w:hint="cs"/>
          <w:sz w:val="24"/>
          <w:szCs w:val="24"/>
          <w:rtl/>
        </w:rPr>
        <w:t>وام</w:t>
      </w:r>
      <w:del w:id="16636" w:author="Mehrnazi Boojari" w:date="2019-01-07T09:46:00Z">
        <w:r w:rsidRPr="000F1AAD" w:rsidDel="006F7CCF">
          <w:rPr>
            <w:rFonts w:ascii="B Lotus" w:hAnsi="B Lotus" w:cs="B Lotus" w:hint="cs"/>
            <w:sz w:val="24"/>
            <w:szCs w:val="24"/>
            <w:rtl/>
          </w:rPr>
          <w:delText xml:space="preserve"> های </w:delText>
        </w:r>
      </w:del>
      <w:ins w:id="16637" w:author="Mehrnazi Boojari" w:date="2019-01-07T09:46:00Z">
        <w:r w:rsidR="006F7CCF">
          <w:rPr>
            <w:rFonts w:ascii="B Lotus" w:hAnsi="B Lotus" w:cs="B Lotus" w:hint="cs"/>
            <w:sz w:val="24"/>
            <w:szCs w:val="24"/>
            <w:rtl/>
          </w:rPr>
          <w:t xml:space="preserve">‌های </w:t>
        </w:r>
      </w:ins>
      <w:r w:rsidRPr="000F1AAD">
        <w:rPr>
          <w:rFonts w:ascii="B Lotus" w:hAnsi="B Lotus" w:cs="B Lotus" w:hint="cs"/>
          <w:sz w:val="24"/>
          <w:szCs w:val="24"/>
          <w:rtl/>
        </w:rPr>
        <w:t>مسکن اثر تورمی بر مسکن دارند</w:t>
      </w:r>
      <w:ins w:id="16638" w:author="Mehrnazi Boojari" w:date="2019-01-15T02:52:00Z">
        <w:r w:rsidR="00CD449D">
          <w:rPr>
            <w:rFonts w:ascii="B Lotus" w:hAnsi="B Lotus" w:cs="B Lotus" w:hint="cs"/>
            <w:sz w:val="24"/>
            <w:szCs w:val="24"/>
            <w:rtl/>
          </w:rPr>
          <w:t>.</w:t>
        </w:r>
      </w:ins>
      <w:r w:rsidRPr="000F1AAD">
        <w:rPr>
          <w:rFonts w:ascii="B Lotus" w:hAnsi="B Lotus" w:cs="B Lotus" w:hint="cs"/>
          <w:sz w:val="24"/>
          <w:szCs w:val="24"/>
          <w:rtl/>
        </w:rPr>
        <w:t xml:space="preserve"> با تشکیل این صندوق</w:t>
      </w:r>
      <w:del w:id="16639" w:author="Mehrnazi Boojari" w:date="2019-01-07T22:43:00Z">
        <w:r w:rsidRPr="000F1AAD" w:rsidDel="00BF4CE5">
          <w:rPr>
            <w:rFonts w:ascii="B Lotus" w:hAnsi="B Lotus" w:cs="B Lotus" w:hint="cs"/>
            <w:sz w:val="24"/>
            <w:szCs w:val="24"/>
            <w:rtl/>
          </w:rPr>
          <w:delText xml:space="preserve"> به دلیل </w:delText>
        </w:r>
      </w:del>
      <w:ins w:id="16640" w:author="Mehrnazi Boojari" w:date="2019-01-07T22:43:00Z">
        <w:r w:rsidR="00BF4CE5">
          <w:rPr>
            <w:rFonts w:ascii="B Lotus" w:hAnsi="B Lotus" w:cs="B Lotus" w:hint="cs"/>
            <w:sz w:val="24"/>
            <w:szCs w:val="24"/>
            <w:rtl/>
          </w:rPr>
          <w:t xml:space="preserve"> به‌دلیل </w:t>
        </w:r>
      </w:ins>
      <w:r w:rsidRPr="000F1AAD">
        <w:rPr>
          <w:rFonts w:ascii="B Lotus" w:hAnsi="B Lotus" w:cs="B Lotus" w:hint="cs"/>
          <w:sz w:val="24"/>
          <w:szCs w:val="24"/>
          <w:rtl/>
        </w:rPr>
        <w:t xml:space="preserve">اینکه </w:t>
      </w:r>
      <w:r w:rsidRPr="000F1AAD">
        <w:rPr>
          <w:rFonts w:ascii="B Lotus" w:hAnsi="B Lotus" w:cs="B Lotus"/>
          <w:sz w:val="24"/>
          <w:szCs w:val="24"/>
          <w:rtl/>
        </w:rPr>
        <w:t>ا</w:t>
      </w:r>
      <w:r w:rsidRPr="000F1AAD">
        <w:rPr>
          <w:rFonts w:ascii="B Lotus" w:hAnsi="B Lotus" w:cs="B Lotus" w:hint="cs"/>
          <w:sz w:val="24"/>
          <w:szCs w:val="24"/>
          <w:rtl/>
        </w:rPr>
        <w:t>ی</w:t>
      </w:r>
      <w:r w:rsidRPr="000F1AAD">
        <w:rPr>
          <w:rFonts w:ascii="B Lotus" w:hAnsi="B Lotus" w:cs="B Lotus" w:hint="eastAsia"/>
          <w:sz w:val="24"/>
          <w:szCs w:val="24"/>
          <w:rtl/>
        </w:rPr>
        <w:t>ن</w:t>
      </w:r>
      <w:r w:rsidRPr="000F1AAD">
        <w:rPr>
          <w:rFonts w:ascii="B Lotus" w:hAnsi="B Lotus" w:cs="B Lotus"/>
          <w:sz w:val="24"/>
          <w:szCs w:val="24"/>
          <w:rtl/>
        </w:rPr>
        <w:t xml:space="preserve"> پول قبلاً اثر تورم</w:t>
      </w:r>
      <w:r w:rsidRPr="000F1AAD">
        <w:rPr>
          <w:rFonts w:ascii="B Lotus" w:hAnsi="B Lotus" w:cs="B Lotus" w:hint="cs"/>
          <w:sz w:val="24"/>
          <w:szCs w:val="24"/>
          <w:rtl/>
        </w:rPr>
        <w:t>ی</w:t>
      </w:r>
      <w:r w:rsidRPr="000F1AAD">
        <w:rPr>
          <w:rFonts w:ascii="B Lotus" w:hAnsi="B Lotus" w:cs="B Lotus"/>
          <w:sz w:val="24"/>
          <w:szCs w:val="24"/>
          <w:rtl/>
        </w:rPr>
        <w:t xml:space="preserve"> در بازار داشته بنابرا</w:t>
      </w:r>
      <w:r w:rsidRPr="000F1AAD">
        <w:rPr>
          <w:rFonts w:ascii="B Lotus" w:hAnsi="B Lotus" w:cs="B Lotus" w:hint="cs"/>
          <w:sz w:val="24"/>
          <w:szCs w:val="24"/>
          <w:rtl/>
        </w:rPr>
        <w:t>ی</w:t>
      </w:r>
      <w:r w:rsidRPr="000F1AAD">
        <w:rPr>
          <w:rFonts w:ascii="B Lotus" w:hAnsi="B Lotus" w:cs="B Lotus" w:hint="eastAsia"/>
          <w:sz w:val="24"/>
          <w:szCs w:val="24"/>
          <w:rtl/>
        </w:rPr>
        <w:t>ن</w:t>
      </w:r>
      <w:r w:rsidRPr="000F1AAD">
        <w:rPr>
          <w:rFonts w:ascii="B Lotus" w:hAnsi="B Lotus" w:cs="B Lotus"/>
          <w:sz w:val="24"/>
          <w:szCs w:val="24"/>
          <w:rtl/>
        </w:rPr>
        <w:t xml:space="preserve"> در زمان بازپرداخت اثر تورم</w:t>
      </w:r>
      <w:r w:rsidRPr="000F1AAD">
        <w:rPr>
          <w:rFonts w:ascii="B Lotus" w:hAnsi="B Lotus" w:cs="B Lotus" w:hint="cs"/>
          <w:sz w:val="24"/>
          <w:szCs w:val="24"/>
          <w:rtl/>
        </w:rPr>
        <w:t>ی</w:t>
      </w:r>
      <w:r w:rsidRPr="000F1AAD">
        <w:rPr>
          <w:rFonts w:ascii="B Lotus" w:hAnsi="B Lotus" w:cs="B Lotus"/>
          <w:sz w:val="24"/>
          <w:szCs w:val="24"/>
          <w:rtl/>
        </w:rPr>
        <w:t xml:space="preserve"> ندارد</w:t>
      </w:r>
      <w:ins w:id="16641" w:author="Mehrnazi Boojari" w:date="2019-01-15T02:52:00Z">
        <w:r w:rsidR="00CD449D">
          <w:rPr>
            <w:rFonts w:ascii="B Lotus" w:hAnsi="B Lotus" w:cs="B Lotus" w:hint="cs"/>
            <w:sz w:val="24"/>
            <w:szCs w:val="24"/>
            <w:rtl/>
          </w:rPr>
          <w:t>،</w:t>
        </w:r>
      </w:ins>
      <w:r w:rsidRPr="000F1AAD">
        <w:rPr>
          <w:rFonts w:ascii="B Lotus" w:hAnsi="B Lotus" w:cs="B Lotus"/>
          <w:sz w:val="24"/>
          <w:szCs w:val="24"/>
          <w:rtl/>
        </w:rPr>
        <w:t xml:space="preserve"> بر ا</w:t>
      </w:r>
      <w:r w:rsidRPr="000F1AAD">
        <w:rPr>
          <w:rFonts w:ascii="B Lotus" w:hAnsi="B Lotus" w:cs="B Lotus" w:hint="cs"/>
          <w:sz w:val="24"/>
          <w:szCs w:val="24"/>
          <w:rtl/>
        </w:rPr>
        <w:t>ی</w:t>
      </w:r>
      <w:r w:rsidRPr="000F1AAD">
        <w:rPr>
          <w:rFonts w:ascii="B Lotus" w:hAnsi="B Lotus" w:cs="B Lotus" w:hint="eastAsia"/>
          <w:sz w:val="24"/>
          <w:szCs w:val="24"/>
          <w:rtl/>
        </w:rPr>
        <w:t>ن</w:t>
      </w:r>
      <w:r w:rsidRPr="000F1AAD">
        <w:rPr>
          <w:rFonts w:ascii="B Lotus" w:hAnsi="B Lotus" w:cs="B Lotus"/>
          <w:sz w:val="24"/>
          <w:szCs w:val="24"/>
          <w:rtl/>
        </w:rPr>
        <w:t xml:space="preserve"> اساس تورم هم در کشور افزا</w:t>
      </w:r>
      <w:r w:rsidRPr="000F1AAD">
        <w:rPr>
          <w:rFonts w:ascii="B Lotus" w:hAnsi="B Lotus" w:cs="B Lotus" w:hint="cs"/>
          <w:sz w:val="24"/>
          <w:szCs w:val="24"/>
          <w:rtl/>
        </w:rPr>
        <w:t>ی</w:t>
      </w:r>
      <w:r w:rsidRPr="000F1AAD">
        <w:rPr>
          <w:rFonts w:ascii="B Lotus" w:hAnsi="B Lotus" w:cs="B Lotus" w:hint="eastAsia"/>
          <w:sz w:val="24"/>
          <w:szCs w:val="24"/>
          <w:rtl/>
        </w:rPr>
        <w:t>ش</w:t>
      </w:r>
      <w:del w:id="16642" w:author="Mehrnazi Boojari" w:date="2019-01-07T09:49:00Z">
        <w:r w:rsidRPr="000F1AAD" w:rsidDel="006F7CCF">
          <w:rPr>
            <w:rFonts w:ascii="B Lotus" w:hAnsi="B Lotus" w:cs="B Lotus"/>
            <w:sz w:val="24"/>
            <w:szCs w:val="24"/>
            <w:rtl/>
          </w:rPr>
          <w:delText xml:space="preserve"> نم</w:delText>
        </w:r>
        <w:r w:rsidRPr="000F1AAD" w:rsidDel="006F7CCF">
          <w:rPr>
            <w:rFonts w:ascii="B Lotus" w:hAnsi="B Lotus" w:cs="B Lotus" w:hint="cs"/>
            <w:sz w:val="24"/>
            <w:szCs w:val="24"/>
            <w:rtl/>
          </w:rPr>
          <w:delText>ی</w:delText>
        </w:r>
        <w:r w:rsidRPr="000F1AAD" w:rsidDel="006F7CCF">
          <w:rPr>
            <w:rFonts w:ascii="B Lotus" w:hAnsi="B Lotus" w:cs="B Lotus"/>
            <w:sz w:val="24"/>
            <w:szCs w:val="24"/>
            <w:rtl/>
          </w:rPr>
          <w:delText xml:space="preserve"> </w:delText>
        </w:r>
      </w:del>
      <w:ins w:id="16643" w:author="Mehrnazi Boojari" w:date="2019-01-07T09:49:00Z">
        <w:r w:rsidR="006F7CCF">
          <w:rPr>
            <w:rFonts w:ascii="B Lotus" w:hAnsi="B Lotus" w:cs="B Lotus"/>
            <w:sz w:val="24"/>
            <w:szCs w:val="24"/>
            <w:rtl/>
          </w:rPr>
          <w:t xml:space="preserve"> نمی</w:t>
        </w:r>
        <w:r w:rsidR="006F7CCF">
          <w:rPr>
            <w:rFonts w:ascii="B Lotus" w:hAnsi="B Lotus" w:cs="B Lotus" w:hint="cs"/>
            <w:sz w:val="24"/>
            <w:szCs w:val="24"/>
            <w:rtl/>
          </w:rPr>
          <w:t>‌</w:t>
        </w:r>
      </w:ins>
      <w:r w:rsidRPr="000F1AAD">
        <w:rPr>
          <w:rFonts w:ascii="B Lotus" w:hAnsi="B Lotus" w:cs="B Lotus" w:hint="cs"/>
          <w:sz w:val="24"/>
          <w:szCs w:val="24"/>
          <w:rtl/>
        </w:rPr>
        <w:t>ی</w:t>
      </w:r>
      <w:r w:rsidRPr="000F1AAD">
        <w:rPr>
          <w:rFonts w:ascii="B Lotus" w:hAnsi="B Lotus" w:cs="B Lotus" w:hint="eastAsia"/>
          <w:sz w:val="24"/>
          <w:szCs w:val="24"/>
          <w:rtl/>
        </w:rPr>
        <w:t>ابد</w:t>
      </w:r>
      <w:r w:rsidRPr="000F1AAD">
        <w:rPr>
          <w:rFonts w:ascii="B Lotus" w:hAnsi="B Lotus" w:cs="B Lotus"/>
          <w:sz w:val="24"/>
          <w:szCs w:val="24"/>
          <w:rtl/>
        </w:rPr>
        <w:t>.</w:t>
      </w:r>
      <w:r w:rsidRPr="000F1AAD">
        <w:rPr>
          <w:rFonts w:ascii="B Lotus" w:hAnsi="B Lotus" w:cs="B Lotus" w:hint="cs"/>
          <w:sz w:val="24"/>
          <w:szCs w:val="24"/>
          <w:rtl/>
        </w:rPr>
        <w:t xml:space="preserve"> </w:t>
      </w:r>
      <w:del w:id="16644" w:author="Mehrnazi Boojari" w:date="2019-01-08T23:50:00Z">
        <w:r w:rsidRPr="000F1AAD" w:rsidDel="00EE38C5">
          <w:rPr>
            <w:rFonts w:ascii="B Lotus" w:hAnsi="B Lotus" w:cs="B Lotus" w:hint="cs"/>
            <w:sz w:val="24"/>
            <w:szCs w:val="24"/>
            <w:rtl/>
          </w:rPr>
          <w:delText>از سوی</w:delText>
        </w:r>
      </w:del>
      <w:ins w:id="16645" w:author="Mehrnazi Boojari" w:date="2019-01-08T23:50:00Z">
        <w:r w:rsidR="00EE38C5">
          <w:rPr>
            <w:rFonts w:ascii="B Lotus" w:hAnsi="B Lotus" w:cs="B Lotus" w:hint="cs"/>
            <w:sz w:val="24"/>
            <w:szCs w:val="24"/>
            <w:rtl/>
          </w:rPr>
          <w:t>از</w:t>
        </w:r>
        <w:r w:rsidR="00EE38C5">
          <w:rPr>
            <w:rFonts w:ascii="Times New Roman" w:hAnsi="Times New Roman" w:cs="Times New Roman" w:hint="cs"/>
            <w:sz w:val="24"/>
            <w:szCs w:val="24"/>
            <w:rtl/>
          </w:rPr>
          <w:t> </w:t>
        </w:r>
        <w:r w:rsidR="00EE38C5">
          <w:rPr>
            <w:rFonts w:ascii="B Lotus" w:hAnsi="B Lotus" w:cs="B Lotus" w:hint="cs"/>
            <w:sz w:val="24"/>
            <w:szCs w:val="24"/>
            <w:rtl/>
          </w:rPr>
          <w:t>سوی</w:t>
        </w:r>
      </w:ins>
      <w:del w:id="16646" w:author="Mehrnazi Boojari" w:date="2019-01-15T02:52:00Z">
        <w:r w:rsidRPr="000F1AAD" w:rsidDel="00CD449D">
          <w:rPr>
            <w:rFonts w:ascii="B Lotus" w:hAnsi="B Lotus" w:cs="B Lotus" w:hint="cs"/>
            <w:sz w:val="24"/>
            <w:szCs w:val="24"/>
            <w:rtl/>
          </w:rPr>
          <w:delText>ی</w:delText>
        </w:r>
      </w:del>
      <w:r w:rsidRPr="000F1AAD">
        <w:rPr>
          <w:rFonts w:ascii="B Lotus" w:hAnsi="B Lotus" w:cs="B Lotus" w:hint="cs"/>
          <w:sz w:val="24"/>
          <w:szCs w:val="24"/>
          <w:rtl/>
        </w:rPr>
        <w:t xml:space="preserve"> دیگر</w:t>
      </w:r>
      <w:ins w:id="16647" w:author="Mehrnazi Boojari" w:date="2019-01-15T02:53:00Z">
        <w:r w:rsidR="00CD449D">
          <w:rPr>
            <w:rFonts w:ascii="B Lotus" w:hAnsi="B Lotus" w:cs="B Lotus" w:hint="cs"/>
            <w:sz w:val="24"/>
            <w:szCs w:val="24"/>
            <w:rtl/>
          </w:rPr>
          <w:t>،</w:t>
        </w:r>
      </w:ins>
      <w:r w:rsidRPr="000F1AAD">
        <w:rPr>
          <w:rFonts w:ascii="B Lotus" w:hAnsi="B Lotus" w:cs="B Lotus" w:hint="cs"/>
          <w:sz w:val="24"/>
          <w:szCs w:val="24"/>
          <w:rtl/>
        </w:rPr>
        <w:t xml:space="preserve"> این صندوق</w:t>
      </w:r>
      <w:del w:id="16648" w:author="Mehrnazi Boojari" w:date="2019-01-07T09:49:00Z">
        <w:r w:rsidRPr="000F1AAD" w:rsidDel="006F7CCF">
          <w:rPr>
            <w:rFonts w:ascii="B Lotus" w:hAnsi="B Lotus" w:cs="B Lotus" w:hint="cs"/>
            <w:sz w:val="24"/>
            <w:szCs w:val="24"/>
            <w:rtl/>
          </w:rPr>
          <w:delText xml:space="preserve"> می </w:delText>
        </w:r>
      </w:del>
      <w:ins w:id="16649" w:author="Mehrnazi Boojari" w:date="2019-01-07T09:49:00Z">
        <w:r w:rsidR="006F7CCF">
          <w:rPr>
            <w:rFonts w:ascii="B Lotus" w:hAnsi="B Lotus" w:cs="B Lotus" w:hint="cs"/>
            <w:sz w:val="24"/>
            <w:szCs w:val="24"/>
            <w:rtl/>
          </w:rPr>
          <w:t xml:space="preserve"> می‌</w:t>
        </w:r>
      </w:ins>
      <w:r w:rsidRPr="000F1AAD">
        <w:rPr>
          <w:rFonts w:ascii="B Lotus" w:hAnsi="B Lotus" w:cs="B Lotus" w:hint="cs"/>
          <w:sz w:val="24"/>
          <w:szCs w:val="24"/>
          <w:rtl/>
        </w:rPr>
        <w:t>تواند پشتوانه خوبی برای تضمین بازپرداخت وام</w:t>
      </w:r>
      <w:del w:id="16650" w:author="Mehrnazi Boojari" w:date="2019-01-07T09:46:00Z">
        <w:r w:rsidRPr="000F1AAD" w:rsidDel="006F7CCF">
          <w:rPr>
            <w:rFonts w:ascii="B Lotus" w:hAnsi="B Lotus" w:cs="B Lotus" w:hint="cs"/>
            <w:sz w:val="24"/>
            <w:szCs w:val="24"/>
            <w:rtl/>
          </w:rPr>
          <w:delText xml:space="preserve"> های </w:delText>
        </w:r>
      </w:del>
      <w:ins w:id="16651" w:author="Mehrnazi Boojari" w:date="2019-01-07T09:46:00Z">
        <w:r w:rsidR="006F7CCF">
          <w:rPr>
            <w:rFonts w:ascii="B Lotus" w:hAnsi="B Lotus" w:cs="B Lotus" w:hint="cs"/>
            <w:sz w:val="24"/>
            <w:szCs w:val="24"/>
            <w:rtl/>
          </w:rPr>
          <w:t xml:space="preserve">‌های </w:t>
        </w:r>
      </w:ins>
      <w:r w:rsidRPr="000F1AAD">
        <w:rPr>
          <w:rFonts w:ascii="B Lotus" w:hAnsi="B Lotus" w:cs="B Lotus" w:hint="cs"/>
          <w:sz w:val="24"/>
          <w:szCs w:val="24"/>
          <w:rtl/>
        </w:rPr>
        <w:t>مسکن روستایی باشد</w:t>
      </w:r>
      <w:ins w:id="16652" w:author="Mehrnazi Boojari" w:date="2019-01-15T02:53:00Z">
        <w:r w:rsidR="00CD449D">
          <w:rPr>
            <w:rFonts w:ascii="B Lotus" w:hAnsi="B Lotus" w:cs="B Lotus" w:hint="cs"/>
            <w:sz w:val="24"/>
            <w:szCs w:val="24"/>
            <w:rtl/>
          </w:rPr>
          <w:t>؛</w:t>
        </w:r>
      </w:ins>
      <w:r w:rsidRPr="000F1AAD">
        <w:rPr>
          <w:rFonts w:ascii="B Lotus" w:hAnsi="B Lotus" w:cs="B Lotus" w:hint="cs"/>
          <w:sz w:val="24"/>
          <w:szCs w:val="24"/>
          <w:rtl/>
        </w:rPr>
        <w:t xml:space="preserve"> بدین صورت که پرداخت</w:t>
      </w:r>
      <w:del w:id="16653" w:author="Mehrnazi Boojari" w:date="2019-01-07T09:46:00Z">
        <w:r w:rsidRPr="000F1AAD" w:rsidDel="006F7CCF">
          <w:rPr>
            <w:rFonts w:ascii="B Lotus" w:hAnsi="B Lotus" w:cs="B Lotus" w:hint="cs"/>
            <w:sz w:val="24"/>
            <w:szCs w:val="24"/>
            <w:rtl/>
          </w:rPr>
          <w:delText xml:space="preserve"> های </w:delText>
        </w:r>
      </w:del>
      <w:ins w:id="16654" w:author="Mehrnazi Boojari" w:date="2019-01-07T09:46:00Z">
        <w:r w:rsidR="006F7CCF">
          <w:rPr>
            <w:rFonts w:ascii="B Lotus" w:hAnsi="B Lotus" w:cs="B Lotus" w:hint="cs"/>
            <w:sz w:val="24"/>
            <w:szCs w:val="24"/>
            <w:rtl/>
          </w:rPr>
          <w:t xml:space="preserve">‌های </w:t>
        </w:r>
      </w:ins>
      <w:r w:rsidRPr="000F1AAD">
        <w:rPr>
          <w:rFonts w:ascii="B Lotus" w:hAnsi="B Lotus" w:cs="B Lotus" w:hint="cs"/>
          <w:sz w:val="24"/>
          <w:szCs w:val="24"/>
          <w:rtl/>
        </w:rPr>
        <w:t xml:space="preserve">وام مسکن روستایی را بیمه </w:t>
      </w:r>
      <w:del w:id="16655" w:author="Mehrnazi Boojari" w:date="2019-01-08T01:31:00Z">
        <w:r w:rsidRPr="000F1AAD" w:rsidDel="00952B49">
          <w:rPr>
            <w:rFonts w:ascii="B Lotus" w:hAnsi="B Lotus" w:cs="B Lotus" w:hint="cs"/>
            <w:sz w:val="24"/>
            <w:szCs w:val="24"/>
            <w:rtl/>
          </w:rPr>
          <w:delText>نماید</w:delText>
        </w:r>
      </w:del>
      <w:ins w:id="16656" w:author="Mehrnazi Boojari" w:date="2019-01-08T01:31:00Z">
        <w:r w:rsidR="00952B49">
          <w:rPr>
            <w:rFonts w:ascii="B Lotus" w:hAnsi="B Lotus" w:cs="B Lotus" w:hint="cs"/>
            <w:sz w:val="24"/>
            <w:szCs w:val="24"/>
            <w:rtl/>
          </w:rPr>
          <w:t>کند</w:t>
        </w:r>
      </w:ins>
      <w:r w:rsidRPr="000F1AAD">
        <w:rPr>
          <w:rFonts w:ascii="B Lotus" w:hAnsi="B Lotus" w:cs="B Lotus" w:hint="cs"/>
          <w:sz w:val="24"/>
          <w:szCs w:val="24"/>
          <w:rtl/>
        </w:rPr>
        <w:t xml:space="preserve">. دستگاه مسئول در این زمینه سازمان برنامه و بودجه </w:t>
      </w:r>
      <w:del w:id="16657" w:author="Mehrnazi Boojari" w:date="2019-01-15T02:53:00Z">
        <w:r w:rsidRPr="000F1AAD" w:rsidDel="00CD449D">
          <w:rPr>
            <w:rFonts w:ascii="B Lotus" w:hAnsi="B Lotus" w:cs="B Lotus" w:hint="cs"/>
            <w:sz w:val="24"/>
            <w:szCs w:val="24"/>
            <w:rtl/>
          </w:rPr>
          <w:delText xml:space="preserve">بوده </w:delText>
        </w:r>
      </w:del>
      <w:ins w:id="16658" w:author="Mehrnazi Boojari" w:date="2019-01-15T02:53:00Z">
        <w:r w:rsidR="00CD449D">
          <w:rPr>
            <w:rFonts w:ascii="B Lotus" w:hAnsi="B Lotus" w:cs="B Lotus" w:hint="cs"/>
            <w:sz w:val="24"/>
            <w:szCs w:val="24"/>
            <w:rtl/>
          </w:rPr>
          <w:t>است</w:t>
        </w:r>
        <w:r w:rsidR="00CD449D" w:rsidRPr="000F1AAD">
          <w:rPr>
            <w:rFonts w:ascii="B Lotus" w:hAnsi="B Lotus" w:cs="B Lotus" w:hint="cs"/>
            <w:sz w:val="24"/>
            <w:szCs w:val="24"/>
            <w:rtl/>
          </w:rPr>
          <w:t xml:space="preserve"> </w:t>
        </w:r>
      </w:ins>
      <w:r w:rsidRPr="000F1AAD">
        <w:rPr>
          <w:rFonts w:ascii="B Lotus" w:hAnsi="B Lotus" w:cs="B Lotus" w:hint="cs"/>
          <w:sz w:val="24"/>
          <w:szCs w:val="24"/>
          <w:rtl/>
        </w:rPr>
        <w:t>و وزارت راه و شهرسازی</w:t>
      </w:r>
      <w:del w:id="16659" w:author="Mehrnazi Boojari" w:date="2019-01-07T09:47:00Z">
        <w:r w:rsidRPr="000F1AAD" w:rsidDel="006F7CCF">
          <w:rPr>
            <w:rFonts w:ascii="B Lotus" w:hAnsi="B Lotus" w:cs="B Lotus" w:hint="cs"/>
            <w:sz w:val="24"/>
            <w:szCs w:val="24"/>
            <w:rtl/>
          </w:rPr>
          <w:delText xml:space="preserve"> ،</w:delText>
        </w:r>
      </w:del>
      <w:ins w:id="16660" w:author="Mehrnazi Boojari" w:date="2019-01-07T09:47:00Z">
        <w:r w:rsidR="006F7CCF">
          <w:rPr>
            <w:rFonts w:ascii="B Lotus" w:hAnsi="B Lotus" w:cs="B Lotus" w:hint="cs"/>
            <w:sz w:val="24"/>
            <w:szCs w:val="24"/>
            <w:rtl/>
          </w:rPr>
          <w:t>،</w:t>
        </w:r>
      </w:ins>
      <w:r w:rsidRPr="000F1AAD">
        <w:rPr>
          <w:rFonts w:ascii="B Lotus" w:hAnsi="B Lotus" w:cs="B Lotus" w:hint="cs"/>
          <w:sz w:val="24"/>
          <w:szCs w:val="24"/>
          <w:rtl/>
        </w:rPr>
        <w:t xml:space="preserve"> بانک مرکزی و بنیاد مسکن در این زمینه همکاری</w:t>
      </w:r>
      <w:del w:id="16661" w:author="Mehrnazi Boojari" w:date="2019-01-07T09:49:00Z">
        <w:r w:rsidRPr="000F1AAD" w:rsidDel="006F7CCF">
          <w:rPr>
            <w:rFonts w:ascii="B Lotus" w:hAnsi="B Lotus" w:cs="B Lotus" w:hint="cs"/>
            <w:sz w:val="24"/>
            <w:szCs w:val="24"/>
            <w:rtl/>
          </w:rPr>
          <w:delText xml:space="preserve"> می </w:delText>
        </w:r>
      </w:del>
      <w:ins w:id="16662" w:author="Mehrnazi Boojari" w:date="2019-01-07T09:49:00Z">
        <w:r w:rsidR="006F7CCF">
          <w:rPr>
            <w:rFonts w:ascii="B Lotus" w:hAnsi="B Lotus" w:cs="B Lotus" w:hint="cs"/>
            <w:sz w:val="24"/>
            <w:szCs w:val="24"/>
            <w:rtl/>
          </w:rPr>
          <w:t xml:space="preserve"> می‌</w:t>
        </w:r>
      </w:ins>
      <w:r w:rsidRPr="000F1AAD">
        <w:rPr>
          <w:rFonts w:ascii="B Lotus" w:hAnsi="B Lotus" w:cs="B Lotus" w:hint="cs"/>
          <w:sz w:val="24"/>
          <w:szCs w:val="24"/>
          <w:rtl/>
        </w:rPr>
        <w:t>کنند.</w:t>
      </w:r>
    </w:p>
    <w:p w14:paraId="4FC44F38" w14:textId="77777777" w:rsidR="00EA6F4D" w:rsidRPr="00EA6F4D" w:rsidRDefault="00EA6F4D" w:rsidP="00EA6F4D">
      <w:pPr>
        <w:pStyle w:val="Heading4"/>
        <w:rPr>
          <w:rtl/>
        </w:rPr>
      </w:pPr>
      <w:bookmarkStart w:id="16663" w:name="_Toc531474964"/>
      <w:bookmarkStart w:id="16664" w:name="_Toc531475028"/>
      <w:bookmarkStart w:id="16665" w:name="_Toc533781291"/>
      <w:bookmarkStart w:id="16666" w:name="_Toc533782247"/>
      <w:del w:id="16667" w:author="Mehrnazi Boojari" w:date="2019-01-07T09:45:00Z">
        <w:r w:rsidRPr="00EA6F4D" w:rsidDel="006F7CCF">
          <w:rPr>
            <w:rFonts w:hint="cs"/>
            <w:rtl/>
          </w:rPr>
          <w:lastRenderedPageBreak/>
          <w:delText>راه حل</w:delText>
        </w:r>
      </w:del>
      <w:ins w:id="16668" w:author="Mehrnazi Boojari" w:date="2019-01-07T09:45:00Z">
        <w:r w:rsidR="006F7CCF">
          <w:rPr>
            <w:rFonts w:hint="cs"/>
            <w:rtl/>
          </w:rPr>
          <w:t>راه‌حل</w:t>
        </w:r>
      </w:ins>
      <w:del w:id="16669" w:author="Mehrnazi Boojari" w:date="2019-01-07T09:46:00Z">
        <w:r w:rsidRPr="00EA6F4D" w:rsidDel="006F7CCF">
          <w:rPr>
            <w:rFonts w:hint="cs"/>
            <w:rtl/>
          </w:rPr>
          <w:delText xml:space="preserve"> های </w:delText>
        </w:r>
      </w:del>
      <w:ins w:id="16670" w:author="Mehrnazi Boojari" w:date="2019-01-07T09:46:00Z">
        <w:r w:rsidR="006F7CCF">
          <w:rPr>
            <w:rFonts w:hint="cs"/>
            <w:rtl/>
          </w:rPr>
          <w:t xml:space="preserve">‌های </w:t>
        </w:r>
      </w:ins>
      <w:r w:rsidRPr="00EA6F4D">
        <w:rPr>
          <w:rFonts w:hint="cs"/>
          <w:rtl/>
        </w:rPr>
        <w:t xml:space="preserve">حوزه </w:t>
      </w:r>
      <w:del w:id="16671" w:author="Mehrnazi Boojari" w:date="2019-01-13T07:10:00Z">
        <w:r w:rsidRPr="00EA6F4D" w:rsidDel="002E51AF">
          <w:rPr>
            <w:rFonts w:hint="cs"/>
            <w:rtl/>
          </w:rPr>
          <w:delText>برنامه ریزی</w:delText>
        </w:r>
      </w:del>
      <w:bookmarkEnd w:id="16663"/>
      <w:bookmarkEnd w:id="16664"/>
      <w:bookmarkEnd w:id="16665"/>
      <w:bookmarkEnd w:id="16666"/>
      <w:ins w:id="16672" w:author="Mehrnazi Boojari" w:date="2019-01-13T07:10:00Z">
        <w:r w:rsidR="002E51AF">
          <w:rPr>
            <w:rFonts w:hint="cs"/>
            <w:rtl/>
          </w:rPr>
          <w:t>برنامه‌ریزی</w:t>
        </w:r>
      </w:ins>
    </w:p>
    <w:p w14:paraId="391FFCB9" w14:textId="77777777" w:rsidR="00EA6F4D" w:rsidRPr="00EA6F4D" w:rsidRDefault="00EA6F4D" w:rsidP="00EA6F4D">
      <w:pPr>
        <w:pStyle w:val="Heading5"/>
        <w:rPr>
          <w:rtl/>
        </w:rPr>
      </w:pPr>
      <w:bookmarkStart w:id="16673" w:name="_Toc531474965"/>
      <w:bookmarkStart w:id="16674" w:name="_Toc531475029"/>
      <w:bookmarkStart w:id="16675" w:name="_Toc533781292"/>
      <w:bookmarkStart w:id="16676" w:name="_Toc533782248"/>
      <w:r w:rsidRPr="00EA6F4D">
        <w:rPr>
          <w:rFonts w:hint="cs"/>
          <w:rtl/>
        </w:rPr>
        <w:t>بازتدوین برنامه اعطای تسهیلات مسکن روستایی در بودجه سنواتی</w:t>
      </w:r>
      <w:bookmarkEnd w:id="16673"/>
      <w:bookmarkEnd w:id="16674"/>
      <w:bookmarkEnd w:id="16675"/>
      <w:bookmarkEnd w:id="16676"/>
      <w:r w:rsidRPr="00EA6F4D">
        <w:rPr>
          <w:rFonts w:hint="cs"/>
          <w:rtl/>
        </w:rPr>
        <w:t xml:space="preserve"> </w:t>
      </w:r>
    </w:p>
    <w:p w14:paraId="1B2F15D5" w14:textId="77777777" w:rsidR="00EA6F4D" w:rsidRPr="000F1AAD" w:rsidRDefault="00EA6F4D" w:rsidP="00340355">
      <w:pPr>
        <w:bidi/>
        <w:ind w:firstLine="227"/>
        <w:jc w:val="both"/>
        <w:rPr>
          <w:rFonts w:ascii="B Lotus" w:hAnsi="B Lotus" w:cs="B Lotus"/>
          <w:sz w:val="24"/>
          <w:szCs w:val="24"/>
          <w:rtl/>
        </w:rPr>
      </w:pPr>
      <w:r w:rsidRPr="00340355">
        <w:rPr>
          <w:rFonts w:ascii="B Lotus" w:hAnsi="B Lotus" w:cs="B Lotus" w:hint="eastAsia"/>
          <w:sz w:val="24"/>
          <w:szCs w:val="24"/>
          <w:rtl/>
          <w:rPrChange w:id="16677" w:author="Mehrnazi Boojari" w:date="2019-01-15T04:40:00Z">
            <w:rPr>
              <w:rFonts w:ascii="B Lotus" w:eastAsia="B Nazanin" w:hAnsi="B Lotus" w:cs="B Lotus" w:hint="eastAsia"/>
              <w:b/>
              <w:bCs/>
              <w:color w:val="000000" w:themeColor="text1"/>
              <w:sz w:val="24"/>
              <w:szCs w:val="24"/>
              <w:rtl/>
              <w:lang w:bidi="fa-IR"/>
            </w:rPr>
          </w:rPrChange>
        </w:rPr>
        <w:t>بازتدو</w:t>
      </w:r>
      <w:r w:rsidRPr="00340355">
        <w:rPr>
          <w:rFonts w:ascii="B Lotus" w:hAnsi="B Lotus" w:cs="B Lotus" w:hint="cs"/>
          <w:sz w:val="24"/>
          <w:szCs w:val="24"/>
          <w:rtl/>
          <w:rPrChange w:id="16678" w:author="Mehrnazi Boojari" w:date="2019-01-15T04:40:00Z">
            <w:rPr>
              <w:rFonts w:ascii="B Lotus" w:eastAsia="B Nazanin" w:hAnsi="B Lotus" w:cs="B Lotus" w:hint="cs"/>
              <w:b/>
              <w:bCs/>
              <w:color w:val="000000" w:themeColor="text1"/>
              <w:sz w:val="24"/>
              <w:szCs w:val="24"/>
              <w:rtl/>
              <w:lang w:bidi="fa-IR"/>
            </w:rPr>
          </w:rPrChange>
        </w:rPr>
        <w:t>ی</w:t>
      </w:r>
      <w:r w:rsidRPr="00340355">
        <w:rPr>
          <w:rFonts w:ascii="B Lotus" w:hAnsi="B Lotus" w:cs="B Lotus" w:hint="eastAsia"/>
          <w:sz w:val="24"/>
          <w:szCs w:val="24"/>
          <w:rtl/>
          <w:rPrChange w:id="16679" w:author="Mehrnazi Boojari" w:date="2019-01-15T04:40:00Z">
            <w:rPr>
              <w:rFonts w:ascii="B Lotus" w:eastAsia="B Nazanin" w:hAnsi="B Lotus" w:cs="B Lotus" w:hint="eastAsia"/>
              <w:b/>
              <w:bCs/>
              <w:color w:val="000000" w:themeColor="text1"/>
              <w:sz w:val="24"/>
              <w:szCs w:val="24"/>
              <w:rtl/>
              <w:lang w:bidi="fa-IR"/>
            </w:rPr>
          </w:rPrChange>
        </w:rPr>
        <w:t>ن</w:t>
      </w:r>
      <w:r w:rsidRPr="00340355">
        <w:rPr>
          <w:rFonts w:ascii="B Lotus" w:hAnsi="B Lotus" w:cs="B Lotus"/>
          <w:sz w:val="24"/>
          <w:szCs w:val="24"/>
          <w:rtl/>
          <w:rPrChange w:id="16680" w:author="Mehrnazi Boojari" w:date="2019-01-15T04:40:00Z">
            <w:rPr>
              <w:rFonts w:ascii="B Lotus" w:eastAsia="B Nazanin" w:hAnsi="B Lotus" w:cs="B Lotus"/>
              <w:b/>
              <w:bCs/>
              <w:color w:val="000000" w:themeColor="text1"/>
              <w:sz w:val="24"/>
              <w:szCs w:val="24"/>
              <w:rtl/>
              <w:lang w:bidi="fa-IR"/>
            </w:rPr>
          </w:rPrChange>
        </w:rPr>
        <w:t xml:space="preserve"> </w:t>
      </w:r>
      <w:r w:rsidRPr="000F1AAD">
        <w:rPr>
          <w:rFonts w:ascii="B Lotus" w:hAnsi="B Lotus" w:cs="B Lotus" w:hint="cs"/>
          <w:sz w:val="24"/>
          <w:szCs w:val="24"/>
          <w:rtl/>
        </w:rPr>
        <w:t>برنامه اعطای تسهیلات مسکن روستایی</w:t>
      </w:r>
      <w:del w:id="16681" w:author="Mehrnazi Boojari" w:date="2019-01-07T10:00:00Z">
        <w:r w:rsidRPr="000F1AAD" w:rsidDel="00A31D6F">
          <w:rPr>
            <w:rFonts w:ascii="B Lotus" w:hAnsi="B Lotus" w:cs="B Lotus" w:hint="cs"/>
            <w:sz w:val="24"/>
            <w:szCs w:val="24"/>
            <w:rtl/>
          </w:rPr>
          <w:delText xml:space="preserve">  </w:delText>
        </w:r>
      </w:del>
      <w:ins w:id="16682" w:author="Mehrnazi Boojari" w:date="2019-01-07T10:00:00Z">
        <w:r w:rsidR="00A31D6F">
          <w:rPr>
            <w:rFonts w:ascii="B Lotus" w:hAnsi="B Lotus" w:cs="B Lotus" w:hint="cs"/>
            <w:sz w:val="24"/>
            <w:szCs w:val="24"/>
            <w:rtl/>
          </w:rPr>
          <w:t xml:space="preserve"> </w:t>
        </w:r>
      </w:ins>
      <w:r w:rsidRPr="000F1AAD">
        <w:rPr>
          <w:rFonts w:ascii="B Lotus" w:hAnsi="B Lotus" w:cs="B Lotus" w:hint="cs"/>
          <w:sz w:val="24"/>
          <w:szCs w:val="24"/>
          <w:rtl/>
        </w:rPr>
        <w:t>در بودجه سنواتی باید صورت پذیرد تا مسکن روستایی از یک پشتوانه مالی خوبی برخوردار شود</w:t>
      </w:r>
      <w:ins w:id="16683" w:author="Mehrnazi Boojari" w:date="2019-01-15T04:40:00Z">
        <w:r w:rsidR="00340355">
          <w:rPr>
            <w:rFonts w:ascii="B Lotus" w:hAnsi="B Lotus" w:cs="B Lotus" w:hint="cs"/>
            <w:sz w:val="24"/>
            <w:szCs w:val="24"/>
            <w:rtl/>
          </w:rPr>
          <w:t>.</w:t>
        </w:r>
      </w:ins>
      <w:r w:rsidRPr="000F1AAD">
        <w:rPr>
          <w:rFonts w:ascii="B Lotus" w:hAnsi="B Lotus" w:cs="B Lotus" w:hint="cs"/>
          <w:sz w:val="24"/>
          <w:szCs w:val="24"/>
          <w:rtl/>
        </w:rPr>
        <w:t xml:space="preserve"> ورود دقیق برنامه ششم در امر بودجه سنواتی باید </w:t>
      </w:r>
      <w:del w:id="16684" w:author="Mehrnazi Boojari" w:date="2019-01-07T10:21:00Z">
        <w:r w:rsidRPr="000F1AAD" w:rsidDel="0028073B">
          <w:rPr>
            <w:rFonts w:ascii="B Lotus" w:hAnsi="B Lotus" w:cs="B Lotus" w:hint="cs"/>
            <w:sz w:val="24"/>
            <w:szCs w:val="24"/>
            <w:rtl/>
          </w:rPr>
          <w:delText xml:space="preserve">به صورت </w:delText>
        </w:r>
      </w:del>
      <w:ins w:id="16685" w:author="Mehrnazi Boojari" w:date="2019-01-07T10:21:00Z">
        <w:r w:rsidR="0028073B">
          <w:rPr>
            <w:rFonts w:ascii="B Lotus" w:hAnsi="B Lotus" w:cs="B Lotus" w:hint="cs"/>
            <w:sz w:val="24"/>
            <w:szCs w:val="24"/>
            <w:rtl/>
          </w:rPr>
          <w:t xml:space="preserve">به‌صورت </w:t>
        </w:r>
      </w:ins>
      <w:r w:rsidRPr="000F1AAD">
        <w:rPr>
          <w:rFonts w:ascii="B Lotus" w:hAnsi="B Lotus" w:cs="B Lotus" w:hint="cs"/>
          <w:sz w:val="24"/>
          <w:szCs w:val="24"/>
          <w:rtl/>
        </w:rPr>
        <w:t xml:space="preserve">کامل اتفاق </w:t>
      </w:r>
      <w:ins w:id="16686" w:author="Mehrnazi Boojari" w:date="2019-01-15T04:40:00Z">
        <w:r w:rsidR="00340355">
          <w:rPr>
            <w:rFonts w:ascii="B Lotus" w:hAnsi="B Lotus" w:cs="B Lotus" w:hint="cs"/>
            <w:sz w:val="24"/>
            <w:szCs w:val="24"/>
            <w:rtl/>
          </w:rPr>
          <w:t>بی</w:t>
        </w:r>
      </w:ins>
      <w:del w:id="16687" w:author="Mehrnazi Boojari" w:date="2019-01-15T04:40:00Z">
        <w:r w:rsidRPr="000F1AAD" w:rsidDel="00340355">
          <w:rPr>
            <w:rFonts w:ascii="B Lotus" w:hAnsi="B Lotus" w:cs="B Lotus" w:hint="cs"/>
            <w:sz w:val="24"/>
            <w:szCs w:val="24"/>
            <w:rtl/>
          </w:rPr>
          <w:delText>ا</w:delText>
        </w:r>
      </w:del>
      <w:r w:rsidRPr="000F1AAD">
        <w:rPr>
          <w:rFonts w:ascii="B Lotus" w:hAnsi="B Lotus" w:cs="B Lotus" w:hint="cs"/>
          <w:sz w:val="24"/>
          <w:szCs w:val="24"/>
          <w:rtl/>
        </w:rPr>
        <w:t>فت</w:t>
      </w:r>
      <w:del w:id="16688" w:author="Mehrnazi Boojari" w:date="2019-01-15T04:40:00Z">
        <w:r w:rsidRPr="000F1AAD" w:rsidDel="00340355">
          <w:rPr>
            <w:rFonts w:ascii="B Lotus" w:hAnsi="B Lotus" w:cs="B Lotus" w:hint="cs"/>
            <w:sz w:val="24"/>
            <w:szCs w:val="24"/>
            <w:rtl/>
          </w:rPr>
          <w:delText>ا</w:delText>
        </w:r>
      </w:del>
      <w:r w:rsidRPr="000F1AAD">
        <w:rPr>
          <w:rFonts w:ascii="B Lotus" w:hAnsi="B Lotus" w:cs="B Lotus" w:hint="cs"/>
          <w:sz w:val="24"/>
          <w:szCs w:val="24"/>
          <w:rtl/>
        </w:rPr>
        <w:t>د</w:t>
      </w:r>
      <w:del w:id="16689" w:author="Mehrnazi Boojari" w:date="2019-01-15T04:40:00Z">
        <w:r w:rsidRPr="000F1AAD" w:rsidDel="00340355">
          <w:rPr>
            <w:rFonts w:ascii="B Lotus" w:hAnsi="B Lotus" w:cs="B Lotus" w:hint="cs"/>
            <w:sz w:val="24"/>
            <w:szCs w:val="24"/>
            <w:rtl/>
          </w:rPr>
          <w:delText>ه</w:delText>
        </w:r>
      </w:del>
      <w:r w:rsidRPr="000F1AAD">
        <w:rPr>
          <w:rFonts w:ascii="B Lotus" w:hAnsi="B Lotus" w:cs="B Lotus" w:hint="cs"/>
          <w:sz w:val="24"/>
          <w:szCs w:val="24"/>
          <w:rtl/>
        </w:rPr>
        <w:t xml:space="preserve"> و میزان تسهیلات در</w:t>
      </w:r>
      <w:ins w:id="16690" w:author="Mehrnazi Boojari" w:date="2019-01-15T04:40:00Z">
        <w:r w:rsidR="00340355">
          <w:rPr>
            <w:rFonts w:ascii="B Lotus" w:hAnsi="B Lotus" w:cs="Times New Roman" w:hint="eastAsia"/>
            <w:sz w:val="24"/>
            <w:szCs w:val="24"/>
            <w:rtl/>
          </w:rPr>
          <w:t> </w:t>
        </w:r>
      </w:ins>
      <w:del w:id="16691" w:author="Mehrnazi Boojari" w:date="2019-01-15T04:40:00Z">
        <w:r w:rsidRPr="000F1AAD" w:rsidDel="00340355">
          <w:rPr>
            <w:rFonts w:ascii="B Lotus" w:hAnsi="B Lotus" w:cs="B Lotus" w:hint="cs"/>
            <w:sz w:val="24"/>
            <w:szCs w:val="24"/>
            <w:rtl/>
          </w:rPr>
          <w:delText xml:space="preserve"> </w:delText>
        </w:r>
      </w:del>
      <w:r w:rsidRPr="000F1AAD">
        <w:rPr>
          <w:rFonts w:ascii="B Lotus" w:hAnsi="B Lotus" w:cs="B Lotus" w:hint="cs"/>
          <w:sz w:val="24"/>
          <w:szCs w:val="24"/>
          <w:rtl/>
        </w:rPr>
        <w:t>نظر</w:t>
      </w:r>
      <w:ins w:id="16692" w:author="Mehrnazi Boojari" w:date="2019-01-15T04:41:00Z">
        <w:r w:rsidR="00340355">
          <w:rPr>
            <w:rFonts w:ascii="B Lotus" w:hAnsi="B Lotus" w:cs="B Lotus" w:hint="cs"/>
            <w:sz w:val="24"/>
            <w:szCs w:val="24"/>
            <w:rtl/>
          </w:rPr>
          <w:t xml:space="preserve"> </w:t>
        </w:r>
      </w:ins>
      <w:r w:rsidRPr="000F1AAD">
        <w:rPr>
          <w:rFonts w:ascii="B Lotus" w:hAnsi="B Lotus" w:cs="B Lotus" w:hint="cs"/>
          <w:sz w:val="24"/>
          <w:szCs w:val="24"/>
          <w:rtl/>
        </w:rPr>
        <w:t>گرفته</w:t>
      </w:r>
      <w:ins w:id="16693" w:author="Mehrnazi Boojari" w:date="2019-01-15T04:40:00Z">
        <w:r w:rsidR="00340355">
          <w:rPr>
            <w:rFonts w:ascii="B Lotus" w:hAnsi="B Lotus" w:cs="B Nazanin" w:hint="cs"/>
            <w:sz w:val="24"/>
            <w:szCs w:val="24"/>
            <w:rtl/>
          </w:rPr>
          <w:t>‌</w:t>
        </w:r>
      </w:ins>
      <w:del w:id="16694" w:author="Mehrnazi Boojari" w:date="2019-01-15T04:40:00Z">
        <w:r w:rsidRPr="000F1AAD" w:rsidDel="00340355">
          <w:rPr>
            <w:rFonts w:ascii="B Lotus" w:hAnsi="B Lotus" w:cs="B Lotus" w:hint="cs"/>
            <w:sz w:val="24"/>
            <w:szCs w:val="24"/>
            <w:rtl/>
          </w:rPr>
          <w:delText xml:space="preserve"> </w:delText>
        </w:r>
      </w:del>
      <w:r w:rsidRPr="000F1AAD">
        <w:rPr>
          <w:rFonts w:ascii="B Lotus" w:hAnsi="B Lotus" w:cs="B Lotus" w:hint="cs"/>
          <w:sz w:val="24"/>
          <w:szCs w:val="24"/>
          <w:rtl/>
        </w:rPr>
        <w:t>شده نیز افزایش یابد. ناظر این موضوع را</w:t>
      </w:r>
      <w:del w:id="16695" w:author="Mehrnazi Boojari" w:date="2019-01-07T09:49:00Z">
        <w:r w:rsidRPr="000F1AAD" w:rsidDel="006F7CCF">
          <w:rPr>
            <w:rFonts w:ascii="B Lotus" w:hAnsi="B Lotus" w:cs="B Lotus" w:hint="cs"/>
            <w:sz w:val="24"/>
            <w:szCs w:val="24"/>
            <w:rtl/>
          </w:rPr>
          <w:delText xml:space="preserve"> می </w:delText>
        </w:r>
      </w:del>
      <w:ins w:id="16696" w:author="Mehrnazi Boojari" w:date="2019-01-07T09:49:00Z">
        <w:r w:rsidR="006F7CCF">
          <w:rPr>
            <w:rFonts w:ascii="B Lotus" w:hAnsi="B Lotus" w:cs="B Lotus" w:hint="cs"/>
            <w:sz w:val="24"/>
            <w:szCs w:val="24"/>
            <w:rtl/>
          </w:rPr>
          <w:t xml:space="preserve"> می‌</w:t>
        </w:r>
      </w:ins>
      <w:r w:rsidRPr="000F1AAD">
        <w:rPr>
          <w:rFonts w:ascii="B Lotus" w:hAnsi="B Lotus" w:cs="B Lotus" w:hint="cs"/>
          <w:sz w:val="24"/>
          <w:szCs w:val="24"/>
          <w:rtl/>
        </w:rPr>
        <w:t>توان در سال</w:t>
      </w:r>
      <w:del w:id="16697" w:author="Mehrnazi Boojari" w:date="2019-01-07T09:46:00Z">
        <w:r w:rsidRPr="000F1AAD" w:rsidDel="006F7CCF">
          <w:rPr>
            <w:rFonts w:ascii="B Lotus" w:hAnsi="B Lotus" w:cs="B Lotus" w:hint="cs"/>
            <w:sz w:val="24"/>
            <w:szCs w:val="24"/>
            <w:rtl/>
          </w:rPr>
          <w:delText xml:space="preserve"> های </w:delText>
        </w:r>
      </w:del>
      <w:ins w:id="16698" w:author="Mehrnazi Boojari" w:date="2019-01-07T09:46:00Z">
        <w:r w:rsidR="006F7CCF">
          <w:rPr>
            <w:rFonts w:ascii="B Lotus" w:hAnsi="B Lotus" w:cs="B Lotus" w:hint="cs"/>
            <w:sz w:val="24"/>
            <w:szCs w:val="24"/>
            <w:rtl/>
          </w:rPr>
          <w:t xml:space="preserve">‌های </w:t>
        </w:r>
      </w:ins>
      <w:r w:rsidRPr="000F1AAD">
        <w:rPr>
          <w:rFonts w:ascii="B Lotus" w:hAnsi="B Lotus" w:cs="B Lotus" w:hint="cs"/>
          <w:sz w:val="24"/>
          <w:szCs w:val="24"/>
          <w:rtl/>
        </w:rPr>
        <w:t>92 و 94 دید که بودجه</w:t>
      </w:r>
      <w:del w:id="16699" w:author="Mehrnazi Boojari" w:date="2019-01-07T10:41:00Z">
        <w:r w:rsidRPr="000F1AAD" w:rsidDel="006A1F1D">
          <w:rPr>
            <w:rFonts w:ascii="B Lotus" w:hAnsi="B Lotus" w:cs="B Lotus" w:hint="cs"/>
            <w:sz w:val="24"/>
            <w:szCs w:val="24"/>
            <w:rtl/>
          </w:rPr>
          <w:delText xml:space="preserve"> ای </w:delText>
        </w:r>
      </w:del>
      <w:ins w:id="16700" w:author="Mehrnazi Boojari" w:date="2019-01-07T10:41:00Z">
        <w:r w:rsidR="006A1F1D">
          <w:rPr>
            <w:rFonts w:ascii="B Lotus" w:hAnsi="B Lotus" w:cs="B Lotus" w:hint="cs"/>
            <w:sz w:val="24"/>
            <w:szCs w:val="24"/>
            <w:rtl/>
          </w:rPr>
          <w:t xml:space="preserve">‌ای </w:t>
        </w:r>
      </w:ins>
      <w:r w:rsidRPr="000F1AAD">
        <w:rPr>
          <w:rFonts w:ascii="B Lotus" w:hAnsi="B Lotus" w:cs="B Lotus" w:hint="cs"/>
          <w:sz w:val="24"/>
          <w:szCs w:val="24"/>
          <w:rtl/>
        </w:rPr>
        <w:t>برای تسهیلات مسکن روستایی اختصاص پیدا</w:t>
      </w:r>
      <w:ins w:id="16701" w:author="Mehrnazi Boojari" w:date="2019-01-15T04:41:00Z">
        <w:r w:rsidR="00340355">
          <w:rPr>
            <w:rFonts w:ascii="B Lotus" w:hAnsi="B Lotus" w:cs="B Lotus" w:hint="cs"/>
            <w:sz w:val="24"/>
            <w:szCs w:val="24"/>
            <w:rtl/>
          </w:rPr>
          <w:t xml:space="preserve"> </w:t>
        </w:r>
      </w:ins>
      <w:r w:rsidRPr="000F1AAD">
        <w:rPr>
          <w:rFonts w:ascii="B Lotus" w:hAnsi="B Lotus" w:cs="B Lotus" w:hint="cs"/>
          <w:sz w:val="24"/>
          <w:szCs w:val="24"/>
          <w:rtl/>
        </w:rPr>
        <w:t>نکرده است</w:t>
      </w:r>
      <w:del w:id="16702" w:author="Mehrnazi Boojari" w:date="2019-01-07T10:11:00Z">
        <w:r w:rsidRPr="000F1AAD" w:rsidDel="00A31D6F">
          <w:rPr>
            <w:rFonts w:ascii="B Lotus" w:hAnsi="B Lotus" w:cs="B Lotus" w:hint="cs"/>
            <w:sz w:val="24"/>
            <w:szCs w:val="24"/>
            <w:rtl/>
          </w:rPr>
          <w:delText xml:space="preserve"> .</w:delText>
        </w:r>
      </w:del>
      <w:del w:id="16703" w:author="Mehrnazi Boojari" w:date="2019-01-07T22:35:00Z">
        <w:r w:rsidRPr="000F1AAD" w:rsidDel="00051F26">
          <w:rPr>
            <w:rFonts w:ascii="B Lotus" w:hAnsi="B Lotus" w:cs="B Lotus" w:hint="cs"/>
            <w:sz w:val="24"/>
            <w:szCs w:val="24"/>
            <w:rtl/>
          </w:rPr>
          <w:delText>س</w:delText>
        </w:r>
      </w:del>
      <w:ins w:id="16704" w:author="Mehrnazi Boojari" w:date="2019-01-07T22:35:00Z">
        <w:r w:rsidR="00051F26">
          <w:rPr>
            <w:rFonts w:ascii="B Lotus" w:hAnsi="B Lotus" w:cs="B Lotus" w:hint="cs"/>
            <w:sz w:val="24"/>
            <w:szCs w:val="24"/>
            <w:rtl/>
          </w:rPr>
          <w:t xml:space="preserve">. </w:t>
        </w:r>
        <w:r w:rsidR="00051F26" w:rsidRPr="00A87288">
          <w:rPr>
            <w:rFonts w:ascii="B Lotus" w:hAnsi="B Lotus" w:cs="B Lotus" w:hint="eastAsia"/>
            <w:sz w:val="24"/>
            <w:szCs w:val="24"/>
            <w:rtl/>
            <w:rPrChange w:id="16705" w:author="Mehrnazi Boojari" w:date="2019-01-16T01:15:00Z">
              <w:rPr>
                <w:rFonts w:ascii="B Lotus" w:eastAsia="B Nazanin" w:hAnsi="B Lotus" w:cs="B Lotus" w:hint="eastAsia"/>
                <w:b/>
                <w:bCs/>
                <w:color w:val="000000" w:themeColor="text1"/>
                <w:sz w:val="24"/>
                <w:szCs w:val="24"/>
                <w:rtl/>
                <w:lang w:bidi="fa-IR"/>
              </w:rPr>
            </w:rPrChange>
          </w:rPr>
          <w:t>س</w:t>
        </w:r>
      </w:ins>
      <w:r w:rsidRPr="00A87288">
        <w:rPr>
          <w:rFonts w:ascii="B Lotus" w:hAnsi="B Lotus" w:cs="B Lotus" w:hint="eastAsia"/>
          <w:sz w:val="24"/>
          <w:szCs w:val="24"/>
          <w:rtl/>
          <w:rPrChange w:id="16706" w:author="Mehrnazi Boojari" w:date="2019-01-16T01:15:00Z">
            <w:rPr>
              <w:rFonts w:ascii="B Lotus" w:eastAsia="B Nazanin" w:hAnsi="B Lotus" w:cs="B Lotus" w:hint="eastAsia"/>
              <w:b/>
              <w:bCs/>
              <w:color w:val="000000" w:themeColor="text1"/>
              <w:sz w:val="24"/>
              <w:szCs w:val="24"/>
              <w:rtl/>
              <w:lang w:bidi="fa-IR"/>
            </w:rPr>
          </w:rPrChange>
        </w:rPr>
        <w:t>ازمان</w:t>
      </w:r>
      <w:r w:rsidRPr="00A87288">
        <w:rPr>
          <w:rFonts w:ascii="B Lotus" w:hAnsi="B Lotus" w:cs="B Lotus"/>
          <w:sz w:val="24"/>
          <w:szCs w:val="24"/>
          <w:rtl/>
          <w:rPrChange w:id="16707" w:author="Mehrnazi Boojari" w:date="2019-01-16T01:15:00Z">
            <w:rPr>
              <w:rFonts w:ascii="B Lotus" w:eastAsia="B Nazanin" w:hAnsi="B Lotus" w:cs="B Lotus"/>
              <w:b/>
              <w:bCs/>
              <w:color w:val="000000" w:themeColor="text1"/>
              <w:sz w:val="24"/>
              <w:szCs w:val="24"/>
              <w:rtl/>
              <w:lang w:bidi="fa-IR"/>
            </w:rPr>
          </w:rPrChange>
        </w:rPr>
        <w:t xml:space="preserve"> برنامه بودجه در ا</w:t>
      </w:r>
      <w:r w:rsidRPr="00A87288">
        <w:rPr>
          <w:rFonts w:ascii="B Lotus" w:hAnsi="B Lotus" w:cs="B Lotus" w:hint="cs"/>
          <w:sz w:val="24"/>
          <w:szCs w:val="24"/>
          <w:rtl/>
          <w:rPrChange w:id="16708" w:author="Mehrnazi Boojari" w:date="2019-01-16T01:15:00Z">
            <w:rPr>
              <w:rFonts w:ascii="B Lotus" w:eastAsia="B Nazanin" w:hAnsi="B Lotus" w:cs="B Lotus" w:hint="cs"/>
              <w:b/>
              <w:bCs/>
              <w:color w:val="000000" w:themeColor="text1"/>
              <w:sz w:val="24"/>
              <w:szCs w:val="24"/>
              <w:rtl/>
              <w:lang w:bidi="fa-IR"/>
            </w:rPr>
          </w:rPrChange>
        </w:rPr>
        <w:t>ی</w:t>
      </w:r>
      <w:r w:rsidRPr="00A87288">
        <w:rPr>
          <w:rFonts w:ascii="B Lotus" w:hAnsi="B Lotus" w:cs="B Lotus" w:hint="eastAsia"/>
          <w:sz w:val="24"/>
          <w:szCs w:val="24"/>
          <w:rtl/>
          <w:rPrChange w:id="16709" w:author="Mehrnazi Boojari" w:date="2019-01-16T01:15:00Z">
            <w:rPr>
              <w:rFonts w:ascii="B Lotus" w:eastAsia="B Nazanin" w:hAnsi="B Lotus" w:cs="B Lotus" w:hint="eastAsia"/>
              <w:b/>
              <w:bCs/>
              <w:color w:val="000000" w:themeColor="text1"/>
              <w:sz w:val="24"/>
              <w:szCs w:val="24"/>
              <w:rtl/>
              <w:lang w:bidi="fa-IR"/>
            </w:rPr>
          </w:rPrChange>
        </w:rPr>
        <w:t>ن</w:t>
      </w:r>
      <w:r w:rsidRPr="00A87288">
        <w:rPr>
          <w:rFonts w:ascii="B Lotus" w:hAnsi="B Lotus" w:cs="B Lotus"/>
          <w:sz w:val="24"/>
          <w:szCs w:val="24"/>
          <w:rtl/>
          <w:rPrChange w:id="16710" w:author="Mehrnazi Boojari" w:date="2019-01-16T01:15:00Z">
            <w:rPr>
              <w:rFonts w:ascii="B Lotus" w:eastAsia="B Nazanin" w:hAnsi="B Lotus" w:cs="B Lotus"/>
              <w:b/>
              <w:bCs/>
              <w:color w:val="000000" w:themeColor="text1"/>
              <w:sz w:val="24"/>
              <w:szCs w:val="24"/>
              <w:rtl/>
              <w:lang w:bidi="fa-IR"/>
            </w:rPr>
          </w:rPrChange>
        </w:rPr>
        <w:t xml:space="preserve"> </w:t>
      </w:r>
      <w:ins w:id="16711" w:author="Mehrnazi Boojari" w:date="2019-01-15T04:41:00Z">
        <w:r w:rsidR="00340355" w:rsidRPr="00A87288">
          <w:rPr>
            <w:rFonts w:ascii="B Lotus" w:hAnsi="B Lotus" w:cs="B Lotus" w:hint="eastAsia"/>
            <w:sz w:val="24"/>
            <w:szCs w:val="24"/>
            <w:rtl/>
            <w:rPrChange w:id="16712" w:author="Mehrnazi Boojari" w:date="2019-01-16T01:15:00Z">
              <w:rPr>
                <w:rFonts w:ascii="B Lotus" w:eastAsia="B Nazanin" w:hAnsi="B Lotus" w:cs="B Lotus" w:hint="eastAsia"/>
                <w:b/>
                <w:bCs/>
                <w:color w:val="000000" w:themeColor="text1"/>
                <w:sz w:val="24"/>
                <w:szCs w:val="24"/>
                <w:rtl/>
                <w:lang w:bidi="fa-IR"/>
              </w:rPr>
            </w:rPrChange>
          </w:rPr>
          <w:t>زم</w:t>
        </w:r>
        <w:r w:rsidR="00340355" w:rsidRPr="00A87288">
          <w:rPr>
            <w:rFonts w:ascii="B Lotus" w:hAnsi="B Lotus" w:cs="B Lotus" w:hint="cs"/>
            <w:sz w:val="24"/>
            <w:szCs w:val="24"/>
            <w:rtl/>
            <w:rPrChange w:id="16713" w:author="Mehrnazi Boojari" w:date="2019-01-16T01:15:00Z">
              <w:rPr>
                <w:rFonts w:ascii="B Lotus" w:eastAsia="B Nazanin" w:hAnsi="B Lotus" w:cs="B Lotus" w:hint="cs"/>
                <w:b/>
                <w:bCs/>
                <w:color w:val="000000" w:themeColor="text1"/>
                <w:sz w:val="24"/>
                <w:szCs w:val="24"/>
                <w:rtl/>
                <w:lang w:bidi="fa-IR"/>
              </w:rPr>
            </w:rPrChange>
          </w:rPr>
          <w:t>ی</w:t>
        </w:r>
        <w:r w:rsidR="00340355" w:rsidRPr="00A87288">
          <w:rPr>
            <w:rFonts w:ascii="B Lotus" w:hAnsi="B Lotus" w:cs="B Lotus" w:hint="eastAsia"/>
            <w:sz w:val="24"/>
            <w:szCs w:val="24"/>
            <w:rtl/>
            <w:rPrChange w:id="16714" w:author="Mehrnazi Boojari" w:date="2019-01-16T01:15:00Z">
              <w:rPr>
                <w:rFonts w:ascii="B Lotus" w:eastAsia="B Nazanin" w:hAnsi="B Lotus" w:cs="B Lotus" w:hint="eastAsia"/>
                <w:b/>
                <w:bCs/>
                <w:color w:val="000000" w:themeColor="text1"/>
                <w:sz w:val="24"/>
                <w:szCs w:val="24"/>
                <w:rtl/>
                <w:lang w:bidi="fa-IR"/>
              </w:rPr>
            </w:rPrChange>
          </w:rPr>
          <w:t>نه</w:t>
        </w:r>
        <w:r w:rsidR="00340355" w:rsidRPr="00A87288">
          <w:rPr>
            <w:rFonts w:ascii="B Lotus" w:hAnsi="B Lotus" w:cs="B Lotus"/>
            <w:sz w:val="24"/>
            <w:szCs w:val="24"/>
            <w:rtl/>
            <w:rPrChange w:id="16715" w:author="Mehrnazi Boojari" w:date="2019-01-16T01:15:00Z">
              <w:rPr>
                <w:rFonts w:ascii="B Lotus" w:eastAsia="B Nazanin" w:hAnsi="B Lotus" w:cs="B Lotus"/>
                <w:b/>
                <w:bCs/>
                <w:color w:val="000000" w:themeColor="text1"/>
                <w:sz w:val="24"/>
                <w:szCs w:val="24"/>
                <w:rtl/>
                <w:lang w:bidi="fa-IR"/>
              </w:rPr>
            </w:rPrChange>
          </w:rPr>
          <w:t xml:space="preserve"> </w:t>
        </w:r>
      </w:ins>
      <w:r w:rsidRPr="00A87288">
        <w:rPr>
          <w:rFonts w:ascii="B Lotus" w:hAnsi="B Lotus" w:cs="B Lotus" w:hint="eastAsia"/>
          <w:sz w:val="24"/>
          <w:szCs w:val="24"/>
          <w:rtl/>
          <w:rPrChange w:id="16716" w:author="Mehrnazi Boojari" w:date="2019-01-16T01:15:00Z">
            <w:rPr>
              <w:rFonts w:ascii="B Lotus" w:eastAsia="B Nazanin" w:hAnsi="B Lotus" w:cs="B Lotus" w:hint="eastAsia"/>
              <w:b/>
              <w:bCs/>
              <w:color w:val="000000" w:themeColor="text1"/>
              <w:sz w:val="24"/>
              <w:szCs w:val="24"/>
              <w:rtl/>
              <w:lang w:bidi="fa-IR"/>
            </w:rPr>
          </w:rPrChange>
        </w:rPr>
        <w:t>مسئول</w:t>
      </w:r>
      <w:r w:rsidRPr="00A87288">
        <w:rPr>
          <w:rFonts w:ascii="B Lotus" w:hAnsi="B Lotus" w:cs="B Lotus"/>
          <w:sz w:val="24"/>
          <w:szCs w:val="24"/>
          <w:rtl/>
          <w:rPrChange w:id="16717" w:author="Mehrnazi Boojari" w:date="2019-01-16T01:15:00Z">
            <w:rPr>
              <w:rFonts w:ascii="B Lotus" w:eastAsia="B Nazanin" w:hAnsi="B Lotus" w:cs="B Lotus"/>
              <w:b/>
              <w:bCs/>
              <w:color w:val="000000" w:themeColor="text1"/>
              <w:sz w:val="24"/>
              <w:szCs w:val="24"/>
              <w:rtl/>
              <w:lang w:bidi="fa-IR"/>
            </w:rPr>
          </w:rPrChange>
        </w:rPr>
        <w:t xml:space="preserve"> </w:t>
      </w:r>
      <w:del w:id="16718" w:author="Mehrnazi Boojari" w:date="2019-01-15T04:41:00Z">
        <w:r w:rsidRPr="00A87288" w:rsidDel="00340355">
          <w:rPr>
            <w:rFonts w:ascii="B Lotus" w:hAnsi="B Lotus" w:cs="B Lotus" w:hint="eastAsia"/>
            <w:sz w:val="24"/>
            <w:szCs w:val="24"/>
            <w:rtl/>
            <w:rPrChange w:id="16719" w:author="Mehrnazi Boojari" w:date="2019-01-16T01:15:00Z">
              <w:rPr>
                <w:rFonts w:ascii="B Lotus" w:eastAsia="B Nazanin" w:hAnsi="B Lotus" w:cs="B Lotus" w:hint="eastAsia"/>
                <w:b/>
                <w:bCs/>
                <w:color w:val="000000" w:themeColor="text1"/>
                <w:sz w:val="24"/>
                <w:szCs w:val="24"/>
                <w:rtl/>
                <w:lang w:bidi="fa-IR"/>
              </w:rPr>
            </w:rPrChange>
          </w:rPr>
          <w:delText>بوده</w:delText>
        </w:r>
        <w:r w:rsidRPr="00A87288" w:rsidDel="00340355">
          <w:rPr>
            <w:rFonts w:ascii="B Lotus" w:hAnsi="B Lotus" w:cs="B Lotus"/>
            <w:sz w:val="24"/>
            <w:szCs w:val="24"/>
            <w:rtl/>
            <w:rPrChange w:id="16720" w:author="Mehrnazi Boojari" w:date="2019-01-16T01:15:00Z">
              <w:rPr>
                <w:rFonts w:ascii="B Lotus" w:eastAsia="B Nazanin" w:hAnsi="B Lotus" w:cs="B Lotus"/>
                <w:b/>
                <w:bCs/>
                <w:color w:val="000000" w:themeColor="text1"/>
                <w:sz w:val="24"/>
                <w:szCs w:val="24"/>
                <w:rtl/>
                <w:lang w:bidi="fa-IR"/>
              </w:rPr>
            </w:rPrChange>
          </w:rPr>
          <w:delText xml:space="preserve"> </w:delText>
        </w:r>
      </w:del>
      <w:ins w:id="16721" w:author="Mehrnazi Boojari" w:date="2019-01-15T04:41:00Z">
        <w:r w:rsidR="00340355" w:rsidRPr="00A87288">
          <w:rPr>
            <w:rFonts w:ascii="B Lotus" w:hAnsi="B Lotus" w:cs="B Lotus" w:hint="eastAsia"/>
            <w:sz w:val="24"/>
            <w:szCs w:val="24"/>
            <w:rtl/>
            <w:rPrChange w:id="16722" w:author="Mehrnazi Boojari" w:date="2019-01-16T01:15:00Z">
              <w:rPr>
                <w:rFonts w:ascii="B Lotus" w:eastAsia="B Nazanin" w:hAnsi="B Lotus" w:cs="B Lotus" w:hint="eastAsia"/>
                <w:b/>
                <w:bCs/>
                <w:color w:val="000000" w:themeColor="text1"/>
                <w:sz w:val="24"/>
                <w:szCs w:val="24"/>
                <w:rtl/>
                <w:lang w:bidi="fa-IR"/>
              </w:rPr>
            </w:rPrChange>
          </w:rPr>
          <w:t>است</w:t>
        </w:r>
        <w:r w:rsidR="00340355" w:rsidRPr="00A87288">
          <w:rPr>
            <w:rFonts w:ascii="B Lotus" w:hAnsi="B Lotus" w:cs="B Lotus"/>
            <w:sz w:val="24"/>
            <w:szCs w:val="24"/>
            <w:rtl/>
            <w:rPrChange w:id="16723" w:author="Mehrnazi Boojari" w:date="2019-01-16T01:15:00Z">
              <w:rPr>
                <w:rFonts w:ascii="B Lotus" w:eastAsia="B Nazanin" w:hAnsi="B Lotus" w:cs="B Lotus"/>
                <w:b/>
                <w:bCs/>
                <w:color w:val="000000" w:themeColor="text1"/>
                <w:sz w:val="24"/>
                <w:szCs w:val="24"/>
                <w:rtl/>
                <w:lang w:bidi="fa-IR"/>
              </w:rPr>
            </w:rPrChange>
          </w:rPr>
          <w:t xml:space="preserve"> </w:t>
        </w:r>
      </w:ins>
      <w:r w:rsidRPr="00A87288">
        <w:rPr>
          <w:rFonts w:ascii="B Lotus" w:hAnsi="B Lotus" w:cs="B Lotus" w:hint="eastAsia"/>
          <w:sz w:val="24"/>
          <w:szCs w:val="24"/>
          <w:rtl/>
          <w:rPrChange w:id="16724" w:author="Mehrnazi Boojari" w:date="2019-01-16T01:15:00Z">
            <w:rPr>
              <w:rFonts w:ascii="B Lotus" w:eastAsia="B Nazanin" w:hAnsi="B Lotus" w:cs="B Lotus" w:hint="eastAsia"/>
              <w:b/>
              <w:bCs/>
              <w:color w:val="000000" w:themeColor="text1"/>
              <w:sz w:val="24"/>
              <w:szCs w:val="24"/>
              <w:rtl/>
              <w:lang w:bidi="fa-IR"/>
            </w:rPr>
          </w:rPrChange>
        </w:rPr>
        <w:t>و</w:t>
      </w:r>
      <w:ins w:id="16725" w:author="Mehrnazi Boojari" w:date="2019-01-15T04:42:00Z">
        <w:r w:rsidR="00340355" w:rsidRPr="00A87288">
          <w:rPr>
            <w:rFonts w:ascii="B Lotus" w:hAnsi="B Lotus" w:cs="B Lotus"/>
            <w:sz w:val="24"/>
            <w:szCs w:val="24"/>
            <w:rtl/>
            <w:rPrChange w:id="16726" w:author="Mehrnazi Boojari" w:date="2019-01-16T01:15:00Z">
              <w:rPr>
                <w:rFonts w:ascii="B Lotus" w:eastAsia="B Nazanin" w:hAnsi="B Lotus" w:cs="B Lotus"/>
                <w:b/>
                <w:bCs/>
                <w:color w:val="000000" w:themeColor="text1"/>
                <w:sz w:val="24"/>
                <w:szCs w:val="24"/>
                <w:rtl/>
                <w:lang w:bidi="fa-IR"/>
              </w:rPr>
            </w:rPrChange>
          </w:rPr>
          <w:t xml:space="preserve"> با</w:t>
        </w:r>
      </w:ins>
      <w:r w:rsidRPr="00A87288">
        <w:rPr>
          <w:rFonts w:ascii="B Lotus" w:hAnsi="B Lotus" w:cs="B Lotus"/>
          <w:sz w:val="24"/>
          <w:szCs w:val="24"/>
          <w:rtl/>
          <w:rPrChange w:id="16727" w:author="Mehrnazi Boojari" w:date="2019-01-16T01:15:00Z">
            <w:rPr>
              <w:rFonts w:ascii="B Lotus" w:eastAsia="B Nazanin" w:hAnsi="B Lotus" w:cs="B Lotus"/>
              <w:b/>
              <w:bCs/>
              <w:color w:val="000000" w:themeColor="text1"/>
              <w:sz w:val="24"/>
              <w:szCs w:val="24"/>
              <w:rtl/>
              <w:lang w:bidi="fa-IR"/>
            </w:rPr>
          </w:rPrChange>
        </w:rPr>
        <w:t xml:space="preserve"> بن</w:t>
      </w:r>
      <w:r w:rsidRPr="00A87288">
        <w:rPr>
          <w:rFonts w:ascii="B Lotus" w:hAnsi="B Lotus" w:cs="B Lotus" w:hint="cs"/>
          <w:sz w:val="24"/>
          <w:szCs w:val="24"/>
          <w:rtl/>
          <w:rPrChange w:id="16728" w:author="Mehrnazi Boojari" w:date="2019-01-16T01:15:00Z">
            <w:rPr>
              <w:rFonts w:ascii="B Lotus" w:eastAsia="B Nazanin" w:hAnsi="B Lotus" w:cs="B Lotus" w:hint="cs"/>
              <w:b/>
              <w:bCs/>
              <w:color w:val="000000" w:themeColor="text1"/>
              <w:sz w:val="24"/>
              <w:szCs w:val="24"/>
              <w:rtl/>
              <w:lang w:bidi="fa-IR"/>
            </w:rPr>
          </w:rPrChange>
        </w:rPr>
        <w:t>ی</w:t>
      </w:r>
      <w:r w:rsidRPr="00A87288">
        <w:rPr>
          <w:rFonts w:ascii="B Lotus" w:hAnsi="B Lotus" w:cs="B Lotus" w:hint="eastAsia"/>
          <w:sz w:val="24"/>
          <w:szCs w:val="24"/>
          <w:rtl/>
          <w:rPrChange w:id="16729" w:author="Mehrnazi Boojari" w:date="2019-01-16T01:15:00Z">
            <w:rPr>
              <w:rFonts w:ascii="B Lotus" w:eastAsia="B Nazanin" w:hAnsi="B Lotus" w:cs="B Lotus" w:hint="eastAsia"/>
              <w:b/>
              <w:bCs/>
              <w:color w:val="000000" w:themeColor="text1"/>
              <w:sz w:val="24"/>
              <w:szCs w:val="24"/>
              <w:rtl/>
              <w:lang w:bidi="fa-IR"/>
            </w:rPr>
          </w:rPrChange>
        </w:rPr>
        <w:t>اد</w:t>
      </w:r>
      <w:r w:rsidRPr="00A87288">
        <w:rPr>
          <w:rFonts w:ascii="B Lotus" w:hAnsi="B Lotus" w:cs="B Lotus"/>
          <w:sz w:val="24"/>
          <w:szCs w:val="24"/>
          <w:rtl/>
          <w:rPrChange w:id="16730" w:author="Mehrnazi Boojari" w:date="2019-01-16T01:15:00Z">
            <w:rPr>
              <w:rFonts w:ascii="B Lotus" w:eastAsia="B Nazanin" w:hAnsi="B Lotus" w:cs="B Lotus"/>
              <w:b/>
              <w:bCs/>
              <w:color w:val="000000" w:themeColor="text1"/>
              <w:sz w:val="24"/>
              <w:szCs w:val="24"/>
              <w:rtl/>
              <w:lang w:bidi="fa-IR"/>
            </w:rPr>
          </w:rPrChange>
        </w:rPr>
        <w:t xml:space="preserve"> مسکن </w:t>
      </w:r>
      <w:del w:id="16731" w:author="Mehrnazi Boojari" w:date="2019-01-07T23:28:00Z">
        <w:r w:rsidRPr="00A87288" w:rsidDel="00FB0B67">
          <w:rPr>
            <w:rFonts w:ascii="B Lotus" w:hAnsi="B Lotus" w:cs="B Lotus" w:hint="eastAsia"/>
            <w:sz w:val="24"/>
            <w:szCs w:val="24"/>
            <w:rtl/>
            <w:rPrChange w:id="16732" w:author="Mehrnazi Boojari" w:date="2019-01-16T01:15:00Z">
              <w:rPr>
                <w:rFonts w:ascii="B Lotus" w:eastAsia="B Nazanin" w:hAnsi="B Lotus" w:cs="B Lotus" w:hint="eastAsia"/>
                <w:b/>
                <w:bCs/>
                <w:color w:val="000000" w:themeColor="text1"/>
                <w:sz w:val="24"/>
                <w:szCs w:val="24"/>
                <w:rtl/>
                <w:lang w:bidi="fa-IR"/>
              </w:rPr>
            </w:rPrChange>
          </w:rPr>
          <w:delText>به</w:delText>
        </w:r>
        <w:r w:rsidRPr="00A87288" w:rsidDel="00FB0B67">
          <w:rPr>
            <w:rFonts w:ascii="B Lotus" w:hAnsi="B Lotus" w:cs="B Lotus"/>
            <w:sz w:val="24"/>
            <w:szCs w:val="24"/>
            <w:rtl/>
            <w:rPrChange w:id="16733" w:author="Mehrnazi Boojari" w:date="2019-01-16T01:15:00Z">
              <w:rPr>
                <w:rFonts w:ascii="B Lotus" w:eastAsia="B Nazanin" w:hAnsi="B Lotus" w:cs="B Lotus"/>
                <w:b/>
                <w:bCs/>
                <w:color w:val="000000" w:themeColor="text1"/>
                <w:sz w:val="24"/>
                <w:szCs w:val="24"/>
                <w:rtl/>
                <w:lang w:bidi="fa-IR"/>
              </w:rPr>
            </w:rPrChange>
          </w:rPr>
          <w:delText xml:space="preserve"> </w:delText>
        </w:r>
        <w:r w:rsidRPr="00A87288" w:rsidDel="00FB0B67">
          <w:rPr>
            <w:rFonts w:ascii="B Lotus" w:hAnsi="B Lotus" w:cs="B Lotus" w:hint="eastAsia"/>
            <w:sz w:val="24"/>
            <w:szCs w:val="24"/>
            <w:rtl/>
            <w:rPrChange w:id="16734" w:author="Mehrnazi Boojari" w:date="2019-01-16T01:15:00Z">
              <w:rPr>
                <w:rFonts w:ascii="B Lotus" w:eastAsia="B Nazanin" w:hAnsi="B Lotus" w:cs="B Lotus" w:hint="eastAsia"/>
                <w:b/>
                <w:bCs/>
                <w:color w:val="000000" w:themeColor="text1"/>
                <w:sz w:val="24"/>
                <w:szCs w:val="24"/>
                <w:rtl/>
                <w:lang w:bidi="fa-IR"/>
              </w:rPr>
            </w:rPrChange>
          </w:rPr>
          <w:delText>عنوان</w:delText>
        </w:r>
      </w:del>
      <w:ins w:id="16735" w:author="Mehrnazi Boojari" w:date="2019-01-07T23:28:00Z">
        <w:r w:rsidR="00FB0B67" w:rsidRPr="00A87288">
          <w:rPr>
            <w:rFonts w:ascii="B Lotus" w:hAnsi="B Lotus" w:cs="B Lotus" w:hint="eastAsia"/>
            <w:sz w:val="24"/>
            <w:szCs w:val="24"/>
            <w:rtl/>
            <w:rPrChange w:id="16736" w:author="Mehrnazi Boojari" w:date="2019-01-16T01:15:00Z">
              <w:rPr>
                <w:rFonts w:ascii="B Lotus" w:eastAsia="B Nazanin" w:hAnsi="B Lotus" w:cs="B Lotus" w:hint="eastAsia"/>
                <w:b/>
                <w:bCs/>
                <w:color w:val="000000" w:themeColor="text1"/>
                <w:sz w:val="24"/>
                <w:szCs w:val="24"/>
                <w:rtl/>
                <w:lang w:bidi="fa-IR"/>
              </w:rPr>
            </w:rPrChange>
          </w:rPr>
          <w:t>به‌مثاب</w:t>
        </w:r>
        <w:r w:rsidR="00FB0B67" w:rsidRPr="00A87288">
          <w:rPr>
            <w:rFonts w:ascii="B Lotus" w:hAnsi="B Lotus" w:cs="B Lotus" w:hint="cs"/>
            <w:sz w:val="24"/>
            <w:szCs w:val="24"/>
            <w:rtl/>
            <w:rPrChange w:id="16737" w:author="Mehrnazi Boojari" w:date="2019-01-16T01:15:00Z">
              <w:rPr>
                <w:rFonts w:ascii="B Lotus" w:eastAsia="B Nazanin" w:hAnsi="B Lotus" w:cs="B Lotus" w:hint="cs"/>
                <w:b/>
                <w:bCs/>
                <w:color w:val="000000" w:themeColor="text1"/>
                <w:sz w:val="24"/>
                <w:szCs w:val="24"/>
                <w:rtl/>
                <w:lang w:bidi="fa-IR"/>
              </w:rPr>
            </w:rPrChange>
          </w:rPr>
          <w:t>ۀ</w:t>
        </w:r>
      </w:ins>
      <w:r w:rsidRPr="00A87288">
        <w:rPr>
          <w:rFonts w:ascii="B Lotus" w:hAnsi="B Lotus" w:cs="B Lotus"/>
          <w:sz w:val="24"/>
          <w:szCs w:val="24"/>
          <w:rtl/>
          <w:rPrChange w:id="16738" w:author="Mehrnazi Boojari" w:date="2019-01-16T01:15:00Z">
            <w:rPr>
              <w:rFonts w:ascii="B Lotus" w:eastAsia="B Nazanin" w:hAnsi="B Lotus" w:cs="B Lotus"/>
              <w:b/>
              <w:bCs/>
              <w:color w:val="000000" w:themeColor="text1"/>
              <w:sz w:val="24"/>
              <w:szCs w:val="24"/>
              <w:rtl/>
              <w:lang w:bidi="fa-IR"/>
            </w:rPr>
          </w:rPrChange>
        </w:rPr>
        <w:t xml:space="preserve"> متول</w:t>
      </w:r>
      <w:r w:rsidRPr="00A87288">
        <w:rPr>
          <w:rFonts w:ascii="B Lotus" w:hAnsi="B Lotus" w:cs="B Lotus" w:hint="cs"/>
          <w:sz w:val="24"/>
          <w:szCs w:val="24"/>
          <w:rtl/>
          <w:rPrChange w:id="16739" w:author="Mehrnazi Boojari" w:date="2019-01-16T01:15:00Z">
            <w:rPr>
              <w:rFonts w:ascii="B Lotus" w:eastAsia="B Nazanin" w:hAnsi="B Lotus" w:cs="B Lotus" w:hint="cs"/>
              <w:b/>
              <w:bCs/>
              <w:color w:val="000000" w:themeColor="text1"/>
              <w:sz w:val="24"/>
              <w:szCs w:val="24"/>
              <w:rtl/>
              <w:lang w:bidi="fa-IR"/>
            </w:rPr>
          </w:rPrChange>
        </w:rPr>
        <w:t>ی</w:t>
      </w:r>
      <w:r w:rsidRPr="00A87288">
        <w:rPr>
          <w:rFonts w:ascii="B Lotus" w:hAnsi="B Lotus" w:cs="B Lotus"/>
          <w:sz w:val="24"/>
          <w:szCs w:val="24"/>
          <w:rtl/>
          <w:rPrChange w:id="16740" w:author="Mehrnazi Boojari" w:date="2019-01-16T01:15:00Z">
            <w:rPr>
              <w:rFonts w:ascii="B Lotus" w:eastAsia="B Nazanin" w:hAnsi="B Lotus" w:cs="B Lotus"/>
              <w:b/>
              <w:bCs/>
              <w:color w:val="000000" w:themeColor="text1"/>
              <w:sz w:val="24"/>
              <w:szCs w:val="24"/>
              <w:rtl/>
              <w:lang w:bidi="fa-IR"/>
            </w:rPr>
          </w:rPrChange>
        </w:rPr>
        <w:t xml:space="preserve"> مسکن روستا</w:t>
      </w:r>
      <w:r w:rsidRPr="00A87288">
        <w:rPr>
          <w:rFonts w:ascii="B Lotus" w:hAnsi="B Lotus" w:cs="B Lotus" w:hint="cs"/>
          <w:sz w:val="24"/>
          <w:szCs w:val="24"/>
          <w:rtl/>
          <w:rPrChange w:id="16741" w:author="Mehrnazi Boojari" w:date="2019-01-16T01:15:00Z">
            <w:rPr>
              <w:rFonts w:ascii="B Lotus" w:eastAsia="B Nazanin" w:hAnsi="B Lotus" w:cs="B Lotus" w:hint="cs"/>
              <w:b/>
              <w:bCs/>
              <w:color w:val="000000" w:themeColor="text1"/>
              <w:sz w:val="24"/>
              <w:szCs w:val="24"/>
              <w:rtl/>
              <w:lang w:bidi="fa-IR"/>
            </w:rPr>
          </w:rPrChange>
        </w:rPr>
        <w:t>یی</w:t>
      </w:r>
      <w:r w:rsidRPr="00A87288">
        <w:rPr>
          <w:rFonts w:ascii="B Lotus" w:hAnsi="B Lotus" w:cs="B Lotus"/>
          <w:sz w:val="24"/>
          <w:szCs w:val="24"/>
          <w:rtl/>
          <w:rPrChange w:id="16742" w:author="Mehrnazi Boojari" w:date="2019-01-16T01:15:00Z">
            <w:rPr>
              <w:rFonts w:ascii="B Lotus" w:eastAsia="B Nazanin" w:hAnsi="B Lotus" w:cs="B Lotus"/>
              <w:b/>
              <w:bCs/>
              <w:color w:val="000000" w:themeColor="text1"/>
              <w:sz w:val="24"/>
              <w:szCs w:val="24"/>
              <w:rtl/>
              <w:lang w:bidi="fa-IR"/>
            </w:rPr>
          </w:rPrChange>
        </w:rPr>
        <w:t xml:space="preserve"> در ا</w:t>
      </w:r>
      <w:r w:rsidRPr="00A87288">
        <w:rPr>
          <w:rFonts w:ascii="B Lotus" w:hAnsi="B Lotus" w:cs="B Lotus" w:hint="cs"/>
          <w:sz w:val="24"/>
          <w:szCs w:val="24"/>
          <w:rtl/>
          <w:rPrChange w:id="16743" w:author="Mehrnazi Boojari" w:date="2019-01-16T01:15:00Z">
            <w:rPr>
              <w:rFonts w:ascii="B Lotus" w:eastAsia="B Nazanin" w:hAnsi="B Lotus" w:cs="B Lotus" w:hint="cs"/>
              <w:b/>
              <w:bCs/>
              <w:color w:val="000000" w:themeColor="text1"/>
              <w:sz w:val="24"/>
              <w:szCs w:val="24"/>
              <w:rtl/>
              <w:lang w:bidi="fa-IR"/>
            </w:rPr>
          </w:rPrChange>
        </w:rPr>
        <w:t>ی</w:t>
      </w:r>
      <w:r w:rsidRPr="00A87288">
        <w:rPr>
          <w:rFonts w:ascii="B Lotus" w:hAnsi="B Lotus" w:cs="B Lotus" w:hint="eastAsia"/>
          <w:sz w:val="24"/>
          <w:szCs w:val="24"/>
          <w:rtl/>
          <w:rPrChange w:id="16744" w:author="Mehrnazi Boojari" w:date="2019-01-16T01:15:00Z">
            <w:rPr>
              <w:rFonts w:ascii="B Lotus" w:eastAsia="B Nazanin" w:hAnsi="B Lotus" w:cs="B Lotus" w:hint="eastAsia"/>
              <w:b/>
              <w:bCs/>
              <w:color w:val="000000" w:themeColor="text1"/>
              <w:sz w:val="24"/>
              <w:szCs w:val="24"/>
              <w:rtl/>
              <w:lang w:bidi="fa-IR"/>
            </w:rPr>
          </w:rPrChange>
        </w:rPr>
        <w:t>ن</w:t>
      </w:r>
      <w:r w:rsidRPr="00A87288">
        <w:rPr>
          <w:rFonts w:ascii="B Lotus" w:hAnsi="B Lotus" w:cs="B Lotus"/>
          <w:sz w:val="24"/>
          <w:szCs w:val="24"/>
          <w:rtl/>
          <w:rPrChange w:id="16745" w:author="Mehrnazi Boojari" w:date="2019-01-16T01:15:00Z">
            <w:rPr>
              <w:rFonts w:ascii="B Lotus" w:eastAsia="B Nazanin" w:hAnsi="B Lotus" w:cs="B Lotus"/>
              <w:b/>
              <w:bCs/>
              <w:color w:val="000000" w:themeColor="text1"/>
              <w:sz w:val="24"/>
              <w:szCs w:val="24"/>
              <w:rtl/>
              <w:lang w:bidi="fa-IR"/>
            </w:rPr>
          </w:rPrChange>
        </w:rPr>
        <w:t xml:space="preserve"> زم</w:t>
      </w:r>
      <w:r w:rsidRPr="00A87288">
        <w:rPr>
          <w:rFonts w:ascii="B Lotus" w:hAnsi="B Lotus" w:cs="B Lotus" w:hint="cs"/>
          <w:sz w:val="24"/>
          <w:szCs w:val="24"/>
          <w:rtl/>
          <w:rPrChange w:id="16746" w:author="Mehrnazi Boojari" w:date="2019-01-16T01:15:00Z">
            <w:rPr>
              <w:rFonts w:ascii="B Lotus" w:eastAsia="B Nazanin" w:hAnsi="B Lotus" w:cs="B Lotus" w:hint="cs"/>
              <w:b/>
              <w:bCs/>
              <w:color w:val="000000" w:themeColor="text1"/>
              <w:sz w:val="24"/>
              <w:szCs w:val="24"/>
              <w:rtl/>
              <w:lang w:bidi="fa-IR"/>
            </w:rPr>
          </w:rPrChange>
        </w:rPr>
        <w:t>ی</w:t>
      </w:r>
      <w:r w:rsidRPr="00A87288">
        <w:rPr>
          <w:rFonts w:ascii="B Lotus" w:hAnsi="B Lotus" w:cs="B Lotus" w:hint="eastAsia"/>
          <w:sz w:val="24"/>
          <w:szCs w:val="24"/>
          <w:rtl/>
          <w:rPrChange w:id="16747" w:author="Mehrnazi Boojari" w:date="2019-01-16T01:15:00Z">
            <w:rPr>
              <w:rFonts w:ascii="B Lotus" w:eastAsia="B Nazanin" w:hAnsi="B Lotus" w:cs="B Lotus" w:hint="eastAsia"/>
              <w:b/>
              <w:bCs/>
              <w:color w:val="000000" w:themeColor="text1"/>
              <w:sz w:val="24"/>
              <w:szCs w:val="24"/>
              <w:rtl/>
              <w:lang w:bidi="fa-IR"/>
            </w:rPr>
          </w:rPrChange>
        </w:rPr>
        <w:t>نه</w:t>
      </w:r>
      <w:r w:rsidRPr="00A87288">
        <w:rPr>
          <w:rFonts w:ascii="B Lotus" w:hAnsi="B Lotus" w:cs="B Lotus"/>
          <w:sz w:val="24"/>
          <w:szCs w:val="24"/>
          <w:rtl/>
          <w:rPrChange w:id="16748" w:author="Mehrnazi Boojari" w:date="2019-01-16T01:15:00Z">
            <w:rPr>
              <w:rFonts w:ascii="B Lotus" w:eastAsia="B Nazanin" w:hAnsi="B Lotus" w:cs="B Lotus"/>
              <w:b/>
              <w:bCs/>
              <w:color w:val="000000" w:themeColor="text1"/>
              <w:sz w:val="24"/>
              <w:szCs w:val="24"/>
              <w:rtl/>
              <w:lang w:bidi="fa-IR"/>
            </w:rPr>
          </w:rPrChange>
        </w:rPr>
        <w:t xml:space="preserve"> همکا</w:t>
      </w:r>
      <w:ins w:id="16749" w:author="Mehrnazi Boojari" w:date="2019-01-15T04:41:00Z">
        <w:r w:rsidR="00340355" w:rsidRPr="00A87288">
          <w:rPr>
            <w:rFonts w:ascii="B Lotus" w:hAnsi="B Lotus" w:cs="B Lotus" w:hint="eastAsia"/>
            <w:sz w:val="24"/>
            <w:szCs w:val="24"/>
            <w:rtl/>
            <w:rPrChange w:id="16750" w:author="Mehrnazi Boojari" w:date="2019-01-16T01:15:00Z">
              <w:rPr>
                <w:rFonts w:ascii="B Lotus" w:eastAsia="B Nazanin" w:hAnsi="B Lotus" w:cs="B Lotus" w:hint="eastAsia"/>
                <w:b/>
                <w:bCs/>
                <w:color w:val="000000" w:themeColor="text1"/>
                <w:sz w:val="24"/>
                <w:szCs w:val="24"/>
                <w:rtl/>
                <w:lang w:bidi="fa-IR"/>
              </w:rPr>
            </w:rPrChange>
          </w:rPr>
          <w:t>ر</w:t>
        </w:r>
      </w:ins>
      <w:del w:id="16751" w:author="Mehrnazi Boojari" w:date="2019-01-15T04:41:00Z">
        <w:r w:rsidRPr="00A87288" w:rsidDel="00340355">
          <w:rPr>
            <w:rFonts w:ascii="B Lotus" w:hAnsi="B Lotus" w:cs="B Lotus" w:hint="eastAsia"/>
            <w:sz w:val="24"/>
            <w:szCs w:val="24"/>
            <w:rtl/>
            <w:rPrChange w:id="16752" w:author="Mehrnazi Boojari" w:date="2019-01-16T01:15:00Z">
              <w:rPr>
                <w:rFonts w:ascii="B Lotus" w:eastAsia="B Nazanin" w:hAnsi="B Lotus" w:cs="B Lotus" w:hint="eastAsia"/>
                <w:b/>
                <w:bCs/>
                <w:color w:val="000000" w:themeColor="text1"/>
                <w:sz w:val="24"/>
                <w:szCs w:val="24"/>
                <w:rtl/>
                <w:lang w:bidi="fa-IR"/>
              </w:rPr>
            </w:rPrChange>
          </w:rPr>
          <w:delText>ر</w:delText>
        </w:r>
        <w:r w:rsidRPr="00A87288" w:rsidDel="00340355">
          <w:rPr>
            <w:rFonts w:ascii="B Lotus" w:hAnsi="B Lotus" w:cs="B Lotus"/>
            <w:sz w:val="24"/>
            <w:szCs w:val="24"/>
            <w:rtl/>
            <w:rPrChange w:id="16753" w:author="Mehrnazi Boojari" w:date="2019-01-16T01:15:00Z">
              <w:rPr>
                <w:rFonts w:ascii="B Lotus" w:eastAsia="B Nazanin" w:hAnsi="B Lotus" w:cs="B Lotus"/>
                <w:b/>
                <w:bCs/>
                <w:color w:val="000000" w:themeColor="text1"/>
                <w:sz w:val="24"/>
                <w:szCs w:val="24"/>
                <w:rtl/>
                <w:lang w:bidi="fa-IR"/>
              </w:rPr>
            </w:rPrChange>
          </w:rPr>
          <w:delText xml:space="preserve"> </w:delText>
        </w:r>
        <w:r w:rsidRPr="00A87288" w:rsidDel="00340355">
          <w:rPr>
            <w:rFonts w:ascii="B Lotus" w:hAnsi="B Lotus" w:cs="B Lotus" w:hint="eastAsia"/>
            <w:sz w:val="24"/>
            <w:szCs w:val="24"/>
            <w:rtl/>
            <w:rPrChange w:id="16754" w:author="Mehrnazi Boojari" w:date="2019-01-16T01:15:00Z">
              <w:rPr>
                <w:rFonts w:ascii="B Lotus" w:eastAsia="B Nazanin" w:hAnsi="B Lotus" w:cs="B Lotus" w:hint="eastAsia"/>
                <w:b/>
                <w:bCs/>
                <w:color w:val="000000" w:themeColor="text1"/>
                <w:sz w:val="24"/>
                <w:szCs w:val="24"/>
                <w:rtl/>
                <w:lang w:bidi="fa-IR"/>
              </w:rPr>
            </w:rPrChange>
          </w:rPr>
          <w:delText>هست</w:delText>
        </w:r>
      </w:del>
      <w:r w:rsidRPr="00A87288">
        <w:rPr>
          <w:rFonts w:ascii="B Lotus" w:hAnsi="B Lotus" w:cs="B Lotus" w:hint="eastAsia"/>
          <w:sz w:val="24"/>
          <w:szCs w:val="24"/>
          <w:rtl/>
          <w:rPrChange w:id="16755" w:author="Mehrnazi Boojari" w:date="2019-01-16T01:15:00Z">
            <w:rPr>
              <w:rFonts w:ascii="B Lotus" w:eastAsia="B Nazanin" w:hAnsi="B Lotus" w:cs="B Lotus" w:hint="eastAsia"/>
              <w:b/>
              <w:bCs/>
              <w:color w:val="000000" w:themeColor="text1"/>
              <w:sz w:val="24"/>
              <w:szCs w:val="24"/>
              <w:rtl/>
              <w:lang w:bidi="fa-IR"/>
            </w:rPr>
          </w:rPrChange>
        </w:rPr>
        <w:t>ند</w:t>
      </w:r>
      <w:r w:rsidRPr="00A87288">
        <w:rPr>
          <w:rFonts w:ascii="B Lotus" w:hAnsi="B Lotus" w:cs="B Lotus" w:hint="cs"/>
          <w:sz w:val="24"/>
          <w:szCs w:val="24"/>
          <w:rtl/>
        </w:rPr>
        <w:t>.</w:t>
      </w:r>
    </w:p>
    <w:p w14:paraId="786550EF" w14:textId="77777777" w:rsidR="00EA6F4D" w:rsidRPr="00EA6F4D" w:rsidRDefault="00EA6F4D" w:rsidP="00340355">
      <w:pPr>
        <w:pStyle w:val="Heading5"/>
        <w:rPr>
          <w:rtl/>
        </w:rPr>
      </w:pPr>
      <w:r w:rsidRPr="00EA6F4D">
        <w:rPr>
          <w:rStyle w:val="Heading5Char"/>
          <w:rFonts w:hint="cs"/>
          <w:rtl/>
        </w:rPr>
        <w:t xml:space="preserve"> </w:t>
      </w:r>
      <w:bookmarkStart w:id="16756" w:name="_Toc531474966"/>
      <w:bookmarkStart w:id="16757" w:name="_Toc531475030"/>
      <w:bookmarkStart w:id="16758" w:name="_Toc533781293"/>
      <w:bookmarkStart w:id="16759" w:name="_Toc533782249"/>
      <w:r w:rsidRPr="00EA6F4D">
        <w:rPr>
          <w:rFonts w:hint="cs"/>
          <w:rtl/>
        </w:rPr>
        <w:t>ا</w:t>
      </w:r>
      <w:r w:rsidRPr="00EA6F4D">
        <w:rPr>
          <w:rFonts w:hint="cs"/>
          <w:rtl/>
          <w:lang w:bidi="fa-IR"/>
        </w:rPr>
        <w:t>ستفاده از ظرفیت</w:t>
      </w:r>
      <w:del w:id="16760" w:author="Mehrnazi Boojari" w:date="2019-01-07T09:46:00Z">
        <w:r w:rsidRPr="00EA6F4D" w:rsidDel="006F7CCF">
          <w:rPr>
            <w:rFonts w:hint="cs"/>
            <w:rtl/>
            <w:lang w:bidi="fa-IR"/>
          </w:rPr>
          <w:delText xml:space="preserve"> های </w:delText>
        </w:r>
      </w:del>
      <w:ins w:id="16761" w:author="Mehrnazi Boojari" w:date="2019-01-07T09:46:00Z">
        <w:r w:rsidR="006F7CCF">
          <w:rPr>
            <w:rFonts w:hint="cs"/>
            <w:rtl/>
            <w:lang w:bidi="fa-IR"/>
          </w:rPr>
          <w:t xml:space="preserve">‌های </w:t>
        </w:r>
      </w:ins>
      <w:r w:rsidRPr="00EA6F4D">
        <w:rPr>
          <w:rFonts w:hint="cs"/>
          <w:rtl/>
          <w:lang w:bidi="fa-IR"/>
        </w:rPr>
        <w:t>مردمی از جمله صندوق</w:t>
      </w:r>
      <w:del w:id="16762" w:author="Mehrnazi Boojari" w:date="2019-01-07T09:46:00Z">
        <w:r w:rsidRPr="00EA6F4D" w:rsidDel="006F7CCF">
          <w:rPr>
            <w:rFonts w:hint="cs"/>
            <w:rtl/>
            <w:lang w:bidi="fa-IR"/>
          </w:rPr>
          <w:delText xml:space="preserve"> های </w:delText>
        </w:r>
      </w:del>
      <w:ins w:id="16763" w:author="Mehrnazi Boojari" w:date="2019-01-07T09:46:00Z">
        <w:r w:rsidR="006F7CCF">
          <w:rPr>
            <w:rFonts w:hint="cs"/>
            <w:rtl/>
            <w:lang w:bidi="fa-IR"/>
          </w:rPr>
          <w:t>‌های</w:t>
        </w:r>
      </w:ins>
      <w:del w:id="16764" w:author="Mehrnazi Boojari" w:date="2019-01-07T10:51:00Z">
        <w:r w:rsidRPr="00EA6F4D" w:rsidDel="006A1F1D">
          <w:rPr>
            <w:rFonts w:hint="cs"/>
            <w:rtl/>
            <w:lang w:bidi="fa-IR"/>
          </w:rPr>
          <w:delText xml:space="preserve">تامین </w:delText>
        </w:r>
      </w:del>
      <w:ins w:id="16765" w:author="Mehrnazi Boojari" w:date="2019-01-07T10:51:00Z">
        <w:r w:rsidR="006A1F1D">
          <w:rPr>
            <w:rFonts w:hint="cs"/>
            <w:rtl/>
            <w:lang w:bidi="fa-IR"/>
          </w:rPr>
          <w:t xml:space="preserve"> تأمین </w:t>
        </w:r>
      </w:ins>
      <w:r w:rsidRPr="00EA6F4D">
        <w:rPr>
          <w:rFonts w:hint="cs"/>
          <w:rtl/>
          <w:lang w:bidi="fa-IR"/>
        </w:rPr>
        <w:t xml:space="preserve">مالی خرد روستایی </w:t>
      </w:r>
      <w:del w:id="16766" w:author="Mehrnazi Boojari" w:date="2019-01-15T04:42:00Z">
        <w:r w:rsidRPr="00EA6F4D" w:rsidDel="00340355">
          <w:rPr>
            <w:rFonts w:hint="cs"/>
            <w:rtl/>
            <w:lang w:bidi="fa-IR"/>
          </w:rPr>
          <w:delText>جهت</w:delText>
        </w:r>
      </w:del>
      <w:del w:id="16767" w:author="Mehrnazi Boojari" w:date="2019-01-07T10:51:00Z">
        <w:r w:rsidRPr="00EA6F4D" w:rsidDel="006A1F1D">
          <w:rPr>
            <w:rFonts w:hint="cs"/>
            <w:rtl/>
            <w:lang w:bidi="fa-IR"/>
          </w:rPr>
          <w:delText xml:space="preserve"> تامین </w:delText>
        </w:r>
      </w:del>
      <w:ins w:id="16768" w:author="Mehrnazi Boojari" w:date="2019-01-15T04:42:00Z">
        <w:r w:rsidR="00340355">
          <w:rPr>
            <w:rFonts w:hint="cs"/>
            <w:rtl/>
            <w:lang w:bidi="fa-IR"/>
          </w:rPr>
          <w:t>به‌منظور</w:t>
        </w:r>
      </w:ins>
      <w:ins w:id="16769" w:author="Mehrnazi Boojari" w:date="2019-01-07T10:51:00Z">
        <w:r w:rsidR="006A1F1D">
          <w:rPr>
            <w:rFonts w:hint="cs"/>
            <w:rtl/>
            <w:lang w:bidi="fa-IR"/>
          </w:rPr>
          <w:t xml:space="preserve"> تأمین </w:t>
        </w:r>
      </w:ins>
      <w:r w:rsidRPr="00EA6F4D">
        <w:rPr>
          <w:rFonts w:hint="cs"/>
          <w:rtl/>
          <w:lang w:bidi="fa-IR"/>
        </w:rPr>
        <w:t>بخشی از تسهیلات مورد نیاز مسکن روستایی</w:t>
      </w:r>
      <w:bookmarkEnd w:id="16756"/>
      <w:bookmarkEnd w:id="16757"/>
      <w:bookmarkEnd w:id="16758"/>
      <w:bookmarkEnd w:id="16759"/>
    </w:p>
    <w:p w14:paraId="61DEE8BE" w14:textId="77777777" w:rsidR="00EA6F4D" w:rsidRPr="000F1AAD" w:rsidRDefault="00EA6F4D" w:rsidP="00340355">
      <w:pPr>
        <w:bidi/>
        <w:ind w:firstLine="227"/>
        <w:jc w:val="both"/>
        <w:rPr>
          <w:rFonts w:ascii="B Lotus" w:hAnsi="B Lotus" w:cs="B Lotus"/>
          <w:sz w:val="24"/>
          <w:szCs w:val="24"/>
          <w:rtl/>
        </w:rPr>
      </w:pPr>
      <w:r w:rsidRPr="00A87288">
        <w:rPr>
          <w:rFonts w:ascii="B Lotus" w:hAnsi="B Lotus" w:cs="B Lotus" w:hint="cs"/>
          <w:sz w:val="24"/>
          <w:szCs w:val="24"/>
          <w:rtl/>
          <w:rPrChange w:id="16770" w:author="Mehrnazi Boojari" w:date="2019-01-16T01:15:00Z">
            <w:rPr>
              <w:rFonts w:ascii="B Lotus" w:eastAsia="B Nazanin" w:hAnsi="B Lotus" w:cs="B Lotus" w:hint="cs"/>
              <w:b/>
              <w:bCs/>
              <w:color w:val="000000" w:themeColor="text1"/>
              <w:sz w:val="24"/>
              <w:szCs w:val="24"/>
              <w:rtl/>
              <w:lang w:bidi="fa-IR"/>
            </w:rPr>
          </w:rPrChange>
        </w:rPr>
        <w:t>ی</w:t>
      </w:r>
      <w:r w:rsidRPr="00A87288">
        <w:rPr>
          <w:rFonts w:ascii="B Lotus" w:hAnsi="B Lotus" w:cs="B Lotus" w:hint="eastAsia"/>
          <w:sz w:val="24"/>
          <w:szCs w:val="24"/>
          <w:rtl/>
          <w:rPrChange w:id="16771" w:author="Mehrnazi Boojari" w:date="2019-01-16T01:15:00Z">
            <w:rPr>
              <w:rFonts w:ascii="B Lotus" w:eastAsia="B Nazanin" w:hAnsi="B Lotus" w:cs="B Lotus" w:hint="eastAsia"/>
              <w:b/>
              <w:bCs/>
              <w:color w:val="000000" w:themeColor="text1"/>
              <w:sz w:val="24"/>
              <w:szCs w:val="24"/>
              <w:rtl/>
              <w:lang w:bidi="fa-IR"/>
            </w:rPr>
          </w:rPrChange>
        </w:rPr>
        <w:t>ک</w:t>
      </w:r>
      <w:r w:rsidRPr="00A87288">
        <w:rPr>
          <w:rFonts w:ascii="B Lotus" w:hAnsi="B Lotus" w:cs="B Lotus" w:hint="cs"/>
          <w:sz w:val="24"/>
          <w:szCs w:val="24"/>
          <w:rtl/>
          <w:rPrChange w:id="16772" w:author="Mehrnazi Boojari" w:date="2019-01-16T01:15:00Z">
            <w:rPr>
              <w:rFonts w:ascii="B Lotus" w:eastAsia="B Nazanin" w:hAnsi="B Lotus" w:cs="B Lotus" w:hint="cs"/>
              <w:b/>
              <w:bCs/>
              <w:color w:val="000000" w:themeColor="text1"/>
              <w:sz w:val="24"/>
              <w:szCs w:val="24"/>
              <w:rtl/>
              <w:lang w:bidi="fa-IR"/>
            </w:rPr>
          </w:rPrChange>
        </w:rPr>
        <w:t>ی</w:t>
      </w:r>
      <w:r w:rsidRPr="00A87288">
        <w:rPr>
          <w:rFonts w:ascii="B Lotus" w:hAnsi="B Lotus" w:cs="B Lotus"/>
          <w:sz w:val="24"/>
          <w:szCs w:val="24"/>
          <w:rtl/>
          <w:rPrChange w:id="16773" w:author="Mehrnazi Boojari" w:date="2019-01-16T01:15:00Z">
            <w:rPr>
              <w:rFonts w:ascii="B Lotus" w:eastAsia="B Nazanin" w:hAnsi="B Lotus" w:cs="B Lotus"/>
              <w:b/>
              <w:bCs/>
              <w:color w:val="000000" w:themeColor="text1"/>
              <w:sz w:val="24"/>
              <w:szCs w:val="24"/>
              <w:rtl/>
              <w:lang w:bidi="fa-IR"/>
            </w:rPr>
          </w:rPrChange>
        </w:rPr>
        <w:t xml:space="preserve"> </w:t>
      </w:r>
      <w:r w:rsidRPr="00A87288">
        <w:rPr>
          <w:rFonts w:ascii="B Lotus" w:hAnsi="B Lotus" w:cs="B Lotus" w:hint="eastAsia"/>
          <w:sz w:val="24"/>
          <w:szCs w:val="24"/>
          <w:rtl/>
          <w:rPrChange w:id="16774" w:author="Mehrnazi Boojari" w:date="2019-01-16T01:15:00Z">
            <w:rPr>
              <w:rFonts w:ascii="B Lotus" w:eastAsia="B Nazanin" w:hAnsi="B Lotus" w:cs="B Lotus" w:hint="eastAsia"/>
              <w:b/>
              <w:bCs/>
              <w:color w:val="000000" w:themeColor="text1"/>
              <w:sz w:val="24"/>
              <w:szCs w:val="24"/>
              <w:rtl/>
              <w:lang w:bidi="fa-IR"/>
            </w:rPr>
          </w:rPrChange>
        </w:rPr>
        <w:t>از</w:t>
      </w:r>
      <w:r w:rsidRPr="00A87288">
        <w:rPr>
          <w:rFonts w:ascii="B Lotus" w:hAnsi="B Lotus" w:cs="B Lotus"/>
          <w:sz w:val="24"/>
          <w:szCs w:val="24"/>
          <w:rtl/>
          <w:rPrChange w:id="16775" w:author="Mehrnazi Boojari" w:date="2019-01-16T01:15:00Z">
            <w:rPr>
              <w:rFonts w:ascii="B Lotus" w:eastAsia="B Nazanin" w:hAnsi="B Lotus" w:cs="B Lotus"/>
              <w:b/>
              <w:bCs/>
              <w:color w:val="000000" w:themeColor="text1"/>
              <w:sz w:val="24"/>
              <w:szCs w:val="24"/>
              <w:rtl/>
              <w:lang w:bidi="fa-IR"/>
            </w:rPr>
          </w:rPrChange>
        </w:rPr>
        <w:t xml:space="preserve"> </w:t>
      </w:r>
      <w:r w:rsidRPr="00A87288">
        <w:rPr>
          <w:rFonts w:ascii="B Lotus" w:hAnsi="B Lotus" w:cs="B Lotus" w:hint="eastAsia"/>
          <w:sz w:val="24"/>
          <w:szCs w:val="24"/>
          <w:rtl/>
          <w:rPrChange w:id="16776" w:author="Mehrnazi Boojari" w:date="2019-01-16T01:15:00Z">
            <w:rPr>
              <w:rFonts w:ascii="B Lotus" w:eastAsia="B Nazanin" w:hAnsi="B Lotus" w:cs="B Lotus" w:hint="eastAsia"/>
              <w:b/>
              <w:bCs/>
              <w:color w:val="000000" w:themeColor="text1"/>
              <w:sz w:val="24"/>
              <w:szCs w:val="24"/>
              <w:rtl/>
              <w:lang w:bidi="fa-IR"/>
            </w:rPr>
          </w:rPrChange>
        </w:rPr>
        <w:t>مسائل</w:t>
      </w:r>
      <w:r w:rsidRPr="00A87288">
        <w:rPr>
          <w:rFonts w:ascii="B Lotus" w:hAnsi="B Lotus" w:cs="B Lotus"/>
          <w:sz w:val="24"/>
          <w:szCs w:val="24"/>
          <w:rtl/>
          <w:rPrChange w:id="16777" w:author="Mehrnazi Boojari" w:date="2019-01-16T01:15:00Z">
            <w:rPr>
              <w:rFonts w:ascii="B Lotus" w:eastAsia="B Nazanin" w:hAnsi="B Lotus" w:cs="B Lotus"/>
              <w:b/>
              <w:bCs/>
              <w:color w:val="000000" w:themeColor="text1"/>
              <w:sz w:val="24"/>
              <w:szCs w:val="24"/>
              <w:rtl/>
              <w:lang w:bidi="fa-IR"/>
            </w:rPr>
          </w:rPrChange>
        </w:rPr>
        <w:t xml:space="preserve"> </w:t>
      </w:r>
      <w:r w:rsidRPr="00A87288">
        <w:rPr>
          <w:rFonts w:ascii="B Lotus" w:hAnsi="B Lotus" w:cs="B Lotus" w:hint="eastAsia"/>
          <w:sz w:val="24"/>
          <w:szCs w:val="24"/>
          <w:rtl/>
          <w:rPrChange w:id="16778" w:author="Mehrnazi Boojari" w:date="2019-01-16T01:15:00Z">
            <w:rPr>
              <w:rFonts w:ascii="B Lotus" w:eastAsia="B Nazanin" w:hAnsi="B Lotus" w:cs="B Lotus" w:hint="eastAsia"/>
              <w:b/>
              <w:bCs/>
              <w:color w:val="000000" w:themeColor="text1"/>
              <w:sz w:val="24"/>
              <w:szCs w:val="24"/>
              <w:rtl/>
              <w:lang w:bidi="fa-IR"/>
            </w:rPr>
          </w:rPrChange>
        </w:rPr>
        <w:t>مهم</w:t>
      </w:r>
      <w:r w:rsidRPr="00A87288">
        <w:rPr>
          <w:rFonts w:ascii="B Lotus" w:hAnsi="B Lotus" w:cs="B Lotus"/>
          <w:sz w:val="24"/>
          <w:szCs w:val="24"/>
          <w:rtl/>
          <w:rPrChange w:id="16779" w:author="Mehrnazi Boojari" w:date="2019-01-16T01:15:00Z">
            <w:rPr>
              <w:rFonts w:ascii="B Lotus" w:eastAsia="B Nazanin" w:hAnsi="B Lotus" w:cs="B Lotus"/>
              <w:b/>
              <w:bCs/>
              <w:color w:val="000000" w:themeColor="text1"/>
              <w:sz w:val="24"/>
              <w:szCs w:val="24"/>
              <w:rtl/>
              <w:lang w:bidi="fa-IR"/>
            </w:rPr>
          </w:rPrChange>
        </w:rPr>
        <w:t xml:space="preserve"> </w:t>
      </w:r>
      <w:r w:rsidRPr="00A87288">
        <w:rPr>
          <w:rFonts w:ascii="B Lotus" w:hAnsi="B Lotus" w:cs="B Lotus" w:hint="eastAsia"/>
          <w:sz w:val="24"/>
          <w:szCs w:val="24"/>
          <w:rtl/>
          <w:rPrChange w:id="16780" w:author="Mehrnazi Boojari" w:date="2019-01-16T01:15:00Z">
            <w:rPr>
              <w:rFonts w:ascii="B Lotus" w:eastAsia="B Nazanin" w:hAnsi="B Lotus" w:cs="B Lotus" w:hint="eastAsia"/>
              <w:b/>
              <w:bCs/>
              <w:color w:val="000000" w:themeColor="text1"/>
              <w:sz w:val="24"/>
              <w:szCs w:val="24"/>
              <w:rtl/>
              <w:lang w:bidi="fa-IR"/>
            </w:rPr>
          </w:rPrChange>
        </w:rPr>
        <w:t>در</w:t>
      </w:r>
      <w:r w:rsidRPr="00A87288">
        <w:rPr>
          <w:rFonts w:ascii="B Lotus" w:hAnsi="B Lotus" w:cs="B Lotus"/>
          <w:sz w:val="24"/>
          <w:szCs w:val="24"/>
          <w:rtl/>
          <w:rPrChange w:id="16781" w:author="Mehrnazi Boojari" w:date="2019-01-16T01:15:00Z">
            <w:rPr>
              <w:rFonts w:ascii="B Lotus" w:eastAsia="B Nazanin" w:hAnsi="B Lotus" w:cs="B Lotus"/>
              <w:b/>
              <w:bCs/>
              <w:color w:val="000000" w:themeColor="text1"/>
              <w:sz w:val="24"/>
              <w:szCs w:val="24"/>
              <w:rtl/>
              <w:lang w:bidi="fa-IR"/>
            </w:rPr>
          </w:rPrChange>
        </w:rPr>
        <w:t xml:space="preserve"> </w:t>
      </w:r>
      <w:r w:rsidRPr="00A87288">
        <w:rPr>
          <w:rFonts w:ascii="B Lotus" w:hAnsi="B Lotus" w:cs="B Lotus" w:hint="eastAsia"/>
          <w:sz w:val="24"/>
          <w:szCs w:val="24"/>
          <w:rtl/>
          <w:rPrChange w:id="16782" w:author="Mehrnazi Boojari" w:date="2019-01-16T01:15:00Z">
            <w:rPr>
              <w:rFonts w:ascii="B Lotus" w:eastAsia="B Nazanin" w:hAnsi="B Lotus" w:cs="B Lotus" w:hint="eastAsia"/>
              <w:b/>
              <w:bCs/>
              <w:color w:val="000000" w:themeColor="text1"/>
              <w:sz w:val="24"/>
              <w:szCs w:val="24"/>
              <w:rtl/>
              <w:lang w:bidi="fa-IR"/>
            </w:rPr>
          </w:rPrChange>
        </w:rPr>
        <w:t>زم</w:t>
      </w:r>
      <w:r w:rsidRPr="00A87288">
        <w:rPr>
          <w:rFonts w:ascii="B Lotus" w:hAnsi="B Lotus" w:cs="B Lotus" w:hint="cs"/>
          <w:sz w:val="24"/>
          <w:szCs w:val="24"/>
          <w:rtl/>
          <w:rPrChange w:id="16783" w:author="Mehrnazi Boojari" w:date="2019-01-16T01:15:00Z">
            <w:rPr>
              <w:rFonts w:ascii="B Lotus" w:eastAsia="B Nazanin" w:hAnsi="B Lotus" w:cs="B Lotus" w:hint="cs"/>
              <w:b/>
              <w:bCs/>
              <w:color w:val="000000" w:themeColor="text1"/>
              <w:sz w:val="24"/>
              <w:szCs w:val="24"/>
              <w:rtl/>
              <w:lang w:bidi="fa-IR"/>
            </w:rPr>
          </w:rPrChange>
        </w:rPr>
        <w:t>ی</w:t>
      </w:r>
      <w:r w:rsidRPr="00A87288">
        <w:rPr>
          <w:rFonts w:ascii="B Lotus" w:hAnsi="B Lotus" w:cs="B Lotus" w:hint="eastAsia"/>
          <w:sz w:val="24"/>
          <w:szCs w:val="24"/>
          <w:rtl/>
          <w:rPrChange w:id="16784" w:author="Mehrnazi Boojari" w:date="2019-01-16T01:15:00Z">
            <w:rPr>
              <w:rFonts w:ascii="B Lotus" w:eastAsia="B Nazanin" w:hAnsi="B Lotus" w:cs="B Lotus" w:hint="eastAsia"/>
              <w:b/>
              <w:bCs/>
              <w:color w:val="000000" w:themeColor="text1"/>
              <w:sz w:val="24"/>
              <w:szCs w:val="24"/>
              <w:rtl/>
              <w:lang w:bidi="fa-IR"/>
            </w:rPr>
          </w:rPrChange>
        </w:rPr>
        <w:t>نه</w:t>
      </w:r>
      <w:r w:rsidRPr="00A87288">
        <w:rPr>
          <w:rFonts w:ascii="B Lotus" w:hAnsi="B Lotus" w:cs="B Lotus"/>
          <w:sz w:val="24"/>
          <w:szCs w:val="24"/>
          <w:rtl/>
          <w:rPrChange w:id="16785" w:author="Mehrnazi Boojari" w:date="2019-01-16T01:15:00Z">
            <w:rPr>
              <w:rFonts w:ascii="B Lotus" w:eastAsia="B Nazanin" w:hAnsi="B Lotus" w:cs="B Lotus"/>
              <w:b/>
              <w:bCs/>
              <w:color w:val="000000" w:themeColor="text1"/>
              <w:sz w:val="24"/>
              <w:szCs w:val="24"/>
              <w:rtl/>
              <w:lang w:bidi="fa-IR"/>
            </w:rPr>
          </w:rPrChange>
        </w:rPr>
        <w:t xml:space="preserve"> </w:t>
      </w:r>
      <w:r w:rsidRPr="00A87288">
        <w:rPr>
          <w:rFonts w:ascii="B Lotus" w:hAnsi="B Lotus" w:cs="B Lotus" w:hint="eastAsia"/>
          <w:sz w:val="24"/>
          <w:szCs w:val="24"/>
          <w:rtl/>
          <w:rPrChange w:id="16786" w:author="Mehrnazi Boojari" w:date="2019-01-16T01:15:00Z">
            <w:rPr>
              <w:rFonts w:ascii="B Lotus" w:eastAsia="B Nazanin" w:hAnsi="B Lotus" w:cs="B Lotus" w:hint="eastAsia"/>
              <w:b/>
              <w:bCs/>
              <w:color w:val="000000" w:themeColor="text1"/>
              <w:sz w:val="24"/>
              <w:szCs w:val="24"/>
              <w:rtl/>
              <w:lang w:bidi="fa-IR"/>
            </w:rPr>
          </w:rPrChange>
        </w:rPr>
        <w:t>توسعه</w:t>
      </w:r>
      <w:r w:rsidRPr="00A87288">
        <w:rPr>
          <w:rFonts w:ascii="B Lotus" w:hAnsi="B Lotus" w:cs="B Lotus"/>
          <w:sz w:val="24"/>
          <w:szCs w:val="24"/>
          <w:rtl/>
          <w:rPrChange w:id="16787" w:author="Mehrnazi Boojari" w:date="2019-01-16T01:15:00Z">
            <w:rPr>
              <w:rFonts w:ascii="B Lotus" w:eastAsia="B Nazanin" w:hAnsi="B Lotus" w:cs="B Lotus"/>
              <w:b/>
              <w:bCs/>
              <w:color w:val="000000" w:themeColor="text1"/>
              <w:sz w:val="24"/>
              <w:szCs w:val="24"/>
              <w:rtl/>
              <w:lang w:bidi="fa-IR"/>
            </w:rPr>
          </w:rPrChange>
        </w:rPr>
        <w:t xml:space="preserve"> </w:t>
      </w:r>
      <w:r w:rsidRPr="00A87288">
        <w:rPr>
          <w:rFonts w:ascii="B Lotus" w:hAnsi="B Lotus" w:cs="B Lotus" w:hint="eastAsia"/>
          <w:sz w:val="24"/>
          <w:szCs w:val="24"/>
          <w:rtl/>
          <w:rPrChange w:id="16788" w:author="Mehrnazi Boojari" w:date="2019-01-16T01:15:00Z">
            <w:rPr>
              <w:rFonts w:ascii="B Lotus" w:eastAsia="B Nazanin" w:hAnsi="B Lotus" w:cs="B Lotus" w:hint="eastAsia"/>
              <w:b/>
              <w:bCs/>
              <w:color w:val="000000" w:themeColor="text1"/>
              <w:sz w:val="24"/>
              <w:szCs w:val="24"/>
              <w:rtl/>
              <w:lang w:bidi="fa-IR"/>
            </w:rPr>
          </w:rPrChange>
        </w:rPr>
        <w:t>بهره</w:t>
      </w:r>
      <w:del w:id="16789" w:author="Mehrnazi Boojari" w:date="2019-01-07T09:52:00Z">
        <w:r w:rsidRPr="00A87288" w:rsidDel="006F7CCF">
          <w:rPr>
            <w:rFonts w:ascii="B Lotus" w:hAnsi="B Lotus" w:cs="B Lotus"/>
            <w:sz w:val="24"/>
            <w:szCs w:val="24"/>
            <w:rtl/>
            <w:rPrChange w:id="16790" w:author="Mehrnazi Boojari" w:date="2019-01-16T01:15:00Z">
              <w:rPr>
                <w:rFonts w:ascii="B Lotus" w:eastAsia="B Nazanin" w:hAnsi="B Lotus" w:cs="B Lotus"/>
                <w:b/>
                <w:bCs/>
                <w:color w:val="000000" w:themeColor="text1"/>
                <w:sz w:val="24"/>
                <w:szCs w:val="24"/>
                <w:rtl/>
                <w:lang w:bidi="fa-IR"/>
              </w:rPr>
            </w:rPrChange>
          </w:rPr>
          <w:delText xml:space="preserve"> گ</w:delText>
        </w:r>
        <w:r w:rsidRPr="00A87288" w:rsidDel="006F7CCF">
          <w:rPr>
            <w:rFonts w:ascii="B Lotus" w:hAnsi="B Lotus" w:cs="B Lotus" w:hint="cs"/>
            <w:sz w:val="24"/>
            <w:szCs w:val="24"/>
            <w:rtl/>
            <w:rPrChange w:id="16791" w:author="Mehrnazi Boojari" w:date="2019-01-16T01:15:00Z">
              <w:rPr>
                <w:rFonts w:ascii="B Lotus" w:eastAsia="B Nazanin" w:hAnsi="B Lotus" w:cs="B Lotus" w:hint="cs"/>
                <w:b/>
                <w:bCs/>
                <w:color w:val="000000" w:themeColor="text1"/>
                <w:sz w:val="24"/>
                <w:szCs w:val="24"/>
                <w:rtl/>
                <w:lang w:bidi="fa-IR"/>
              </w:rPr>
            </w:rPrChange>
          </w:rPr>
          <w:delText>ی</w:delText>
        </w:r>
        <w:r w:rsidRPr="00A87288" w:rsidDel="006F7CCF">
          <w:rPr>
            <w:rFonts w:ascii="B Lotus" w:hAnsi="B Lotus" w:cs="B Lotus" w:hint="eastAsia"/>
            <w:sz w:val="24"/>
            <w:szCs w:val="24"/>
            <w:rtl/>
            <w:rPrChange w:id="16792" w:author="Mehrnazi Boojari" w:date="2019-01-16T01:15:00Z">
              <w:rPr>
                <w:rFonts w:ascii="B Lotus" w:eastAsia="B Nazanin" w:hAnsi="B Lotus" w:cs="B Lotus" w:hint="eastAsia"/>
                <w:b/>
                <w:bCs/>
                <w:color w:val="000000" w:themeColor="text1"/>
                <w:sz w:val="24"/>
                <w:szCs w:val="24"/>
                <w:rtl/>
                <w:lang w:bidi="fa-IR"/>
              </w:rPr>
            </w:rPrChange>
          </w:rPr>
          <w:delText>ر</w:delText>
        </w:r>
        <w:r w:rsidRPr="00A87288" w:rsidDel="006F7CCF">
          <w:rPr>
            <w:rFonts w:ascii="B Lotus" w:hAnsi="B Lotus" w:cs="B Lotus" w:hint="cs"/>
            <w:sz w:val="24"/>
            <w:szCs w:val="24"/>
            <w:rtl/>
            <w:rPrChange w:id="16793" w:author="Mehrnazi Boojari" w:date="2019-01-16T01:15:00Z">
              <w:rPr>
                <w:rFonts w:ascii="B Lotus" w:eastAsia="B Nazanin" w:hAnsi="B Lotus" w:cs="B Lotus" w:hint="cs"/>
                <w:b/>
                <w:bCs/>
                <w:color w:val="000000" w:themeColor="text1"/>
                <w:sz w:val="24"/>
                <w:szCs w:val="24"/>
                <w:rtl/>
                <w:lang w:bidi="fa-IR"/>
              </w:rPr>
            </w:rPrChange>
          </w:rPr>
          <w:delText>ی</w:delText>
        </w:r>
        <w:r w:rsidRPr="00A87288" w:rsidDel="006F7CCF">
          <w:rPr>
            <w:rFonts w:ascii="B Lotus" w:hAnsi="B Lotus" w:cs="B Lotus"/>
            <w:sz w:val="24"/>
            <w:szCs w:val="24"/>
            <w:rtl/>
            <w:rPrChange w:id="16794" w:author="Mehrnazi Boojari" w:date="2019-01-16T01:15:00Z">
              <w:rPr>
                <w:rFonts w:ascii="B Lotus" w:eastAsia="B Nazanin" w:hAnsi="B Lotus" w:cs="B Lotus"/>
                <w:b/>
                <w:bCs/>
                <w:color w:val="000000" w:themeColor="text1"/>
                <w:sz w:val="24"/>
                <w:szCs w:val="24"/>
                <w:rtl/>
                <w:lang w:bidi="fa-IR"/>
              </w:rPr>
            </w:rPrChange>
          </w:rPr>
          <w:delText xml:space="preserve"> </w:delText>
        </w:r>
      </w:del>
      <w:ins w:id="16795" w:author="Mehrnazi Boojari" w:date="2019-01-07T09:52:00Z">
        <w:r w:rsidR="006F7CCF" w:rsidRPr="00A87288">
          <w:rPr>
            <w:rFonts w:ascii="B Lotus" w:hAnsi="B Lotus" w:cs="B Lotus" w:hint="eastAsia"/>
            <w:sz w:val="24"/>
            <w:szCs w:val="24"/>
            <w:rtl/>
            <w:rPrChange w:id="16796" w:author="Mehrnazi Boojari" w:date="2019-01-16T01:15:00Z">
              <w:rPr>
                <w:rFonts w:ascii="B Lotus" w:eastAsia="B Nazanin" w:hAnsi="B Lotus" w:cs="B Lotus" w:hint="eastAsia"/>
                <w:b/>
                <w:bCs/>
                <w:color w:val="000000" w:themeColor="text1"/>
                <w:sz w:val="24"/>
                <w:szCs w:val="24"/>
                <w:rtl/>
                <w:lang w:bidi="fa-IR"/>
              </w:rPr>
            </w:rPrChange>
          </w:rPr>
          <w:t>‌گ</w:t>
        </w:r>
        <w:r w:rsidR="006F7CCF" w:rsidRPr="00A87288">
          <w:rPr>
            <w:rFonts w:ascii="B Lotus" w:hAnsi="B Lotus" w:cs="B Lotus" w:hint="cs"/>
            <w:sz w:val="24"/>
            <w:szCs w:val="24"/>
            <w:rtl/>
            <w:rPrChange w:id="16797" w:author="Mehrnazi Boojari" w:date="2019-01-16T01:15:00Z">
              <w:rPr>
                <w:rFonts w:ascii="B Lotus" w:eastAsia="B Nazanin" w:hAnsi="B Lotus" w:cs="B Lotus" w:hint="cs"/>
                <w:b/>
                <w:bCs/>
                <w:color w:val="000000" w:themeColor="text1"/>
                <w:sz w:val="24"/>
                <w:szCs w:val="24"/>
                <w:rtl/>
                <w:lang w:bidi="fa-IR"/>
              </w:rPr>
            </w:rPrChange>
          </w:rPr>
          <w:t>ی</w:t>
        </w:r>
        <w:r w:rsidR="006F7CCF" w:rsidRPr="00A87288">
          <w:rPr>
            <w:rFonts w:ascii="B Lotus" w:hAnsi="B Lotus" w:cs="B Lotus" w:hint="eastAsia"/>
            <w:sz w:val="24"/>
            <w:szCs w:val="24"/>
            <w:rtl/>
            <w:rPrChange w:id="16798" w:author="Mehrnazi Boojari" w:date="2019-01-16T01:15:00Z">
              <w:rPr>
                <w:rFonts w:ascii="B Lotus" w:eastAsia="B Nazanin" w:hAnsi="B Lotus" w:cs="B Lotus" w:hint="eastAsia"/>
                <w:b/>
                <w:bCs/>
                <w:color w:val="000000" w:themeColor="text1"/>
                <w:sz w:val="24"/>
                <w:szCs w:val="24"/>
                <w:rtl/>
                <w:lang w:bidi="fa-IR"/>
              </w:rPr>
            </w:rPrChange>
          </w:rPr>
          <w:t>ر</w:t>
        </w:r>
        <w:r w:rsidR="006F7CCF" w:rsidRPr="00A87288">
          <w:rPr>
            <w:rFonts w:ascii="B Lotus" w:hAnsi="B Lotus" w:cs="B Lotus" w:hint="cs"/>
            <w:sz w:val="24"/>
            <w:szCs w:val="24"/>
            <w:rtl/>
            <w:rPrChange w:id="16799" w:author="Mehrnazi Boojari" w:date="2019-01-16T01:15:00Z">
              <w:rPr>
                <w:rFonts w:ascii="B Lotus" w:eastAsia="B Nazanin" w:hAnsi="B Lotus" w:cs="B Lotus" w:hint="cs"/>
                <w:b/>
                <w:bCs/>
                <w:color w:val="000000" w:themeColor="text1"/>
                <w:sz w:val="24"/>
                <w:szCs w:val="24"/>
                <w:rtl/>
                <w:lang w:bidi="fa-IR"/>
              </w:rPr>
            </w:rPrChange>
          </w:rPr>
          <w:t>ی</w:t>
        </w:r>
      </w:ins>
      <w:ins w:id="16800" w:author="Mehrnazi Boojari" w:date="2019-01-15T04:43:00Z">
        <w:r w:rsidR="00340355" w:rsidRPr="00A87288">
          <w:rPr>
            <w:rFonts w:ascii="B Lotus" w:hAnsi="B Lotus" w:cs="B Lotus" w:hint="eastAsia"/>
            <w:sz w:val="24"/>
            <w:szCs w:val="24"/>
            <w:rtl/>
            <w:rPrChange w:id="16801" w:author="Mehrnazi Boojari" w:date="2019-01-16T01:15:00Z">
              <w:rPr>
                <w:rFonts w:ascii="B Lotus" w:eastAsia="B Nazanin" w:hAnsi="B Lotus" w:cs="B Lotus" w:hint="eastAsia"/>
                <w:b/>
                <w:bCs/>
                <w:color w:val="000000" w:themeColor="text1"/>
                <w:sz w:val="24"/>
                <w:szCs w:val="24"/>
                <w:rtl/>
                <w:lang w:bidi="fa-IR"/>
              </w:rPr>
            </w:rPrChange>
          </w:rPr>
          <w:t>،</w:t>
        </w:r>
      </w:ins>
      <w:ins w:id="16802" w:author="Mehrnazi Boojari" w:date="2019-01-07T09:52:00Z">
        <w:r w:rsidR="006F7CCF" w:rsidRPr="00A87288">
          <w:rPr>
            <w:rFonts w:ascii="B Lotus" w:hAnsi="B Lotus" w:cs="B Lotus"/>
            <w:sz w:val="24"/>
            <w:szCs w:val="24"/>
            <w:rtl/>
            <w:rPrChange w:id="16803" w:author="Mehrnazi Boojari" w:date="2019-01-16T01:15:00Z">
              <w:rPr>
                <w:rFonts w:ascii="B Lotus" w:eastAsia="B Nazanin" w:hAnsi="B Lotus" w:cs="B Lotus"/>
                <w:b/>
                <w:bCs/>
                <w:color w:val="000000" w:themeColor="text1"/>
                <w:sz w:val="24"/>
                <w:szCs w:val="24"/>
                <w:rtl/>
                <w:lang w:bidi="fa-IR"/>
              </w:rPr>
            </w:rPrChange>
          </w:rPr>
          <w:t xml:space="preserve"> </w:t>
        </w:r>
      </w:ins>
      <w:del w:id="16804" w:author="Mehrnazi Boojari" w:date="2019-01-15T04:43:00Z">
        <w:r w:rsidRPr="00A87288" w:rsidDel="00340355">
          <w:rPr>
            <w:rFonts w:ascii="B Lotus" w:hAnsi="B Lotus" w:cs="B Lotus" w:hint="eastAsia"/>
            <w:sz w:val="24"/>
            <w:szCs w:val="24"/>
            <w:rtl/>
            <w:rPrChange w:id="16805" w:author="Mehrnazi Boojari" w:date="2019-01-16T01:15:00Z">
              <w:rPr>
                <w:rFonts w:ascii="B Lotus" w:eastAsia="B Nazanin" w:hAnsi="B Lotus" w:cs="B Lotus" w:hint="eastAsia"/>
                <w:b/>
                <w:bCs/>
                <w:color w:val="000000" w:themeColor="text1"/>
                <w:sz w:val="24"/>
                <w:szCs w:val="24"/>
                <w:rtl/>
                <w:lang w:bidi="fa-IR"/>
              </w:rPr>
            </w:rPrChange>
          </w:rPr>
          <w:delText>از</w:delText>
        </w:r>
        <w:r w:rsidRPr="00A87288" w:rsidDel="00340355">
          <w:rPr>
            <w:rFonts w:ascii="B Lotus" w:hAnsi="B Lotus" w:cs="B Lotus"/>
            <w:sz w:val="24"/>
            <w:szCs w:val="24"/>
            <w:rtl/>
            <w:rPrChange w:id="16806" w:author="Mehrnazi Boojari" w:date="2019-01-16T01:15:00Z">
              <w:rPr>
                <w:rFonts w:ascii="B Lotus" w:eastAsia="B Nazanin" w:hAnsi="B Lotus" w:cs="B Lotus"/>
                <w:b/>
                <w:bCs/>
                <w:color w:val="000000" w:themeColor="text1"/>
                <w:sz w:val="24"/>
                <w:szCs w:val="24"/>
                <w:rtl/>
                <w:lang w:bidi="fa-IR"/>
              </w:rPr>
            </w:rPrChange>
          </w:rPr>
          <w:delText xml:space="preserve"> </w:delText>
        </w:r>
      </w:del>
      <w:r w:rsidRPr="00A87288">
        <w:rPr>
          <w:rFonts w:ascii="B Lotus" w:hAnsi="B Lotus" w:cs="B Lotus" w:hint="eastAsia"/>
          <w:sz w:val="24"/>
          <w:szCs w:val="24"/>
          <w:rtl/>
          <w:rPrChange w:id="16807" w:author="Mehrnazi Boojari" w:date="2019-01-16T01:15:00Z">
            <w:rPr>
              <w:rFonts w:ascii="B Lotus" w:eastAsia="B Nazanin" w:hAnsi="B Lotus" w:cs="B Lotus" w:hint="eastAsia"/>
              <w:b/>
              <w:bCs/>
              <w:color w:val="000000" w:themeColor="text1"/>
              <w:sz w:val="24"/>
              <w:szCs w:val="24"/>
              <w:rtl/>
              <w:lang w:bidi="fa-IR"/>
            </w:rPr>
          </w:rPrChange>
        </w:rPr>
        <w:t>مشارکت</w:t>
      </w:r>
      <w:del w:id="16808" w:author="Mehrnazi Boojari" w:date="2019-01-07T09:46:00Z">
        <w:r w:rsidRPr="00A87288" w:rsidDel="006F7CCF">
          <w:rPr>
            <w:rFonts w:ascii="B Lotus" w:hAnsi="B Lotus" w:cs="B Lotus"/>
            <w:sz w:val="24"/>
            <w:szCs w:val="24"/>
            <w:rtl/>
            <w:rPrChange w:id="16809" w:author="Mehrnazi Boojari" w:date="2019-01-16T01:15:00Z">
              <w:rPr>
                <w:rFonts w:ascii="B Lotus" w:eastAsia="B Nazanin" w:hAnsi="B Lotus" w:cs="B Lotus"/>
                <w:b/>
                <w:bCs/>
                <w:color w:val="000000" w:themeColor="text1"/>
                <w:sz w:val="24"/>
                <w:szCs w:val="24"/>
                <w:rtl/>
                <w:lang w:bidi="fa-IR"/>
              </w:rPr>
            </w:rPrChange>
          </w:rPr>
          <w:delText xml:space="preserve"> ها</w:delText>
        </w:r>
        <w:r w:rsidRPr="00A87288" w:rsidDel="006F7CCF">
          <w:rPr>
            <w:rFonts w:ascii="B Lotus" w:hAnsi="B Lotus" w:cs="B Lotus" w:hint="cs"/>
            <w:sz w:val="24"/>
            <w:szCs w:val="24"/>
            <w:rtl/>
            <w:rPrChange w:id="16810" w:author="Mehrnazi Boojari" w:date="2019-01-16T01:15:00Z">
              <w:rPr>
                <w:rFonts w:ascii="B Lotus" w:eastAsia="B Nazanin" w:hAnsi="B Lotus" w:cs="B Lotus" w:hint="cs"/>
                <w:b/>
                <w:bCs/>
                <w:color w:val="000000" w:themeColor="text1"/>
                <w:sz w:val="24"/>
                <w:szCs w:val="24"/>
                <w:rtl/>
                <w:lang w:bidi="fa-IR"/>
              </w:rPr>
            </w:rPrChange>
          </w:rPr>
          <w:delText>ی</w:delText>
        </w:r>
        <w:r w:rsidRPr="00A87288" w:rsidDel="006F7CCF">
          <w:rPr>
            <w:rFonts w:ascii="B Lotus" w:hAnsi="B Lotus" w:cs="B Lotus"/>
            <w:sz w:val="24"/>
            <w:szCs w:val="24"/>
            <w:rtl/>
            <w:rPrChange w:id="16811" w:author="Mehrnazi Boojari" w:date="2019-01-16T01:15:00Z">
              <w:rPr>
                <w:rFonts w:ascii="B Lotus" w:eastAsia="B Nazanin" w:hAnsi="B Lotus" w:cs="B Lotus"/>
                <w:b/>
                <w:bCs/>
                <w:color w:val="000000" w:themeColor="text1"/>
                <w:sz w:val="24"/>
                <w:szCs w:val="24"/>
                <w:rtl/>
                <w:lang w:bidi="fa-IR"/>
              </w:rPr>
            </w:rPrChange>
          </w:rPr>
          <w:delText xml:space="preserve"> </w:delText>
        </w:r>
      </w:del>
      <w:ins w:id="16812" w:author="Mehrnazi Boojari" w:date="2019-01-07T09:46:00Z">
        <w:r w:rsidR="006F7CCF" w:rsidRPr="00A87288">
          <w:rPr>
            <w:rFonts w:ascii="B Lotus" w:hAnsi="B Lotus" w:cs="B Lotus" w:hint="eastAsia"/>
            <w:sz w:val="24"/>
            <w:szCs w:val="24"/>
            <w:rtl/>
            <w:rPrChange w:id="16813" w:author="Mehrnazi Boojari" w:date="2019-01-16T01:15:00Z">
              <w:rPr>
                <w:rFonts w:ascii="B Lotus" w:eastAsia="B Nazanin" w:hAnsi="B Lotus" w:cs="B Lotus" w:hint="eastAsia"/>
                <w:b/>
                <w:bCs/>
                <w:color w:val="000000" w:themeColor="text1"/>
                <w:sz w:val="24"/>
                <w:szCs w:val="24"/>
                <w:rtl/>
                <w:lang w:bidi="fa-IR"/>
              </w:rPr>
            </w:rPrChange>
          </w:rPr>
          <w:t>‌ها</w:t>
        </w:r>
        <w:r w:rsidR="006F7CCF" w:rsidRPr="00A87288">
          <w:rPr>
            <w:rFonts w:ascii="B Lotus" w:hAnsi="B Lotus" w:cs="B Lotus" w:hint="cs"/>
            <w:sz w:val="24"/>
            <w:szCs w:val="24"/>
            <w:rtl/>
            <w:rPrChange w:id="16814" w:author="Mehrnazi Boojari" w:date="2019-01-16T01:15:00Z">
              <w:rPr>
                <w:rFonts w:ascii="B Lotus" w:eastAsia="B Nazanin" w:hAnsi="B Lotus" w:cs="B Lotus" w:hint="cs"/>
                <w:b/>
                <w:bCs/>
                <w:color w:val="000000" w:themeColor="text1"/>
                <w:sz w:val="24"/>
                <w:szCs w:val="24"/>
                <w:rtl/>
                <w:lang w:bidi="fa-IR"/>
              </w:rPr>
            </w:rPrChange>
          </w:rPr>
          <w:t>ی</w:t>
        </w:r>
        <w:r w:rsidR="006F7CCF" w:rsidRPr="00A87288">
          <w:rPr>
            <w:rFonts w:ascii="B Lotus" w:hAnsi="B Lotus" w:cs="B Lotus"/>
            <w:sz w:val="24"/>
            <w:szCs w:val="24"/>
            <w:rtl/>
            <w:rPrChange w:id="16815" w:author="Mehrnazi Boojari" w:date="2019-01-16T01:15:00Z">
              <w:rPr>
                <w:rFonts w:ascii="B Lotus" w:eastAsia="B Nazanin" w:hAnsi="B Lotus" w:cs="B Lotus"/>
                <w:b/>
                <w:bCs/>
                <w:color w:val="000000" w:themeColor="text1"/>
                <w:sz w:val="24"/>
                <w:szCs w:val="24"/>
                <w:rtl/>
                <w:lang w:bidi="fa-IR"/>
              </w:rPr>
            </w:rPrChange>
          </w:rPr>
          <w:t xml:space="preserve"> </w:t>
        </w:r>
      </w:ins>
      <w:r w:rsidRPr="00A87288">
        <w:rPr>
          <w:rFonts w:ascii="B Lotus" w:hAnsi="B Lotus" w:cs="B Lotus" w:hint="eastAsia"/>
          <w:sz w:val="24"/>
          <w:szCs w:val="24"/>
          <w:rtl/>
          <w:rPrChange w:id="16816" w:author="Mehrnazi Boojari" w:date="2019-01-16T01:15:00Z">
            <w:rPr>
              <w:rFonts w:ascii="B Lotus" w:eastAsia="B Nazanin" w:hAnsi="B Lotus" w:cs="B Lotus" w:hint="eastAsia"/>
              <w:b/>
              <w:bCs/>
              <w:color w:val="000000" w:themeColor="text1"/>
              <w:sz w:val="24"/>
              <w:szCs w:val="24"/>
              <w:rtl/>
              <w:lang w:bidi="fa-IR"/>
            </w:rPr>
          </w:rPrChange>
        </w:rPr>
        <w:t>مردم</w:t>
      </w:r>
      <w:r w:rsidRPr="00A87288">
        <w:rPr>
          <w:rFonts w:ascii="B Lotus" w:hAnsi="B Lotus" w:cs="B Lotus" w:hint="cs"/>
          <w:sz w:val="24"/>
          <w:szCs w:val="24"/>
          <w:rtl/>
          <w:rPrChange w:id="16817" w:author="Mehrnazi Boojari" w:date="2019-01-16T01:15:00Z">
            <w:rPr>
              <w:rFonts w:ascii="B Lotus" w:eastAsia="B Nazanin" w:hAnsi="B Lotus" w:cs="B Lotus" w:hint="cs"/>
              <w:b/>
              <w:bCs/>
              <w:color w:val="000000" w:themeColor="text1"/>
              <w:sz w:val="24"/>
              <w:szCs w:val="24"/>
              <w:rtl/>
              <w:lang w:bidi="fa-IR"/>
            </w:rPr>
          </w:rPrChange>
        </w:rPr>
        <w:t>ی</w:t>
      </w:r>
      <w:r w:rsidRPr="00A87288">
        <w:rPr>
          <w:rFonts w:ascii="B Lotus" w:hAnsi="B Lotus" w:cs="B Lotus"/>
          <w:sz w:val="24"/>
          <w:szCs w:val="24"/>
          <w:rtl/>
          <w:rPrChange w:id="16818" w:author="Mehrnazi Boojari" w:date="2019-01-16T01:15:00Z">
            <w:rPr>
              <w:rFonts w:ascii="B Lotus" w:eastAsia="B Nazanin" w:hAnsi="B Lotus" w:cs="B Lotus"/>
              <w:b/>
              <w:bCs/>
              <w:color w:val="000000" w:themeColor="text1"/>
              <w:sz w:val="24"/>
              <w:szCs w:val="24"/>
              <w:rtl/>
              <w:lang w:bidi="fa-IR"/>
            </w:rPr>
          </w:rPrChange>
        </w:rPr>
        <w:t xml:space="preserve"> </w:t>
      </w:r>
      <w:r w:rsidRPr="00A87288">
        <w:rPr>
          <w:rFonts w:ascii="B Lotus" w:hAnsi="B Lotus" w:cs="B Lotus" w:hint="eastAsia"/>
          <w:sz w:val="24"/>
          <w:szCs w:val="24"/>
          <w:rtl/>
          <w:rPrChange w:id="16819" w:author="Mehrnazi Boojari" w:date="2019-01-16T01:15:00Z">
            <w:rPr>
              <w:rFonts w:ascii="B Lotus" w:eastAsia="B Nazanin" w:hAnsi="B Lotus" w:cs="B Lotus" w:hint="eastAsia"/>
              <w:b/>
              <w:bCs/>
              <w:color w:val="000000" w:themeColor="text1"/>
              <w:sz w:val="24"/>
              <w:szCs w:val="24"/>
              <w:rtl/>
              <w:lang w:bidi="fa-IR"/>
            </w:rPr>
          </w:rPrChange>
        </w:rPr>
        <w:t>است</w:t>
      </w:r>
      <w:ins w:id="16820" w:author="Mehrnazi Boojari" w:date="2019-01-15T04:43:00Z">
        <w:r w:rsidR="00340355">
          <w:rPr>
            <w:rFonts w:ascii="B Lotus" w:hAnsi="B Lotus" w:cs="B Lotus" w:hint="cs"/>
            <w:sz w:val="24"/>
            <w:szCs w:val="24"/>
            <w:rtl/>
          </w:rPr>
          <w:t>.</w:t>
        </w:r>
      </w:ins>
      <w:r w:rsidRPr="000F1AAD">
        <w:rPr>
          <w:rFonts w:ascii="B Lotus" w:hAnsi="B Lotus" w:cs="B Lotus" w:hint="cs"/>
          <w:sz w:val="24"/>
          <w:szCs w:val="24"/>
          <w:rtl/>
        </w:rPr>
        <w:t xml:space="preserve"> تشکیل صندوق</w:t>
      </w:r>
      <w:del w:id="16821" w:author="Mehrnazi Boojari" w:date="2019-01-07T09:46:00Z">
        <w:r w:rsidRPr="000F1AAD" w:rsidDel="006F7CCF">
          <w:rPr>
            <w:rFonts w:ascii="B Lotus" w:hAnsi="B Lotus" w:cs="B Lotus" w:hint="cs"/>
            <w:sz w:val="24"/>
            <w:szCs w:val="24"/>
            <w:rtl/>
          </w:rPr>
          <w:delText xml:space="preserve"> های </w:delText>
        </w:r>
      </w:del>
      <w:ins w:id="16822" w:author="Mehrnazi Boojari" w:date="2019-01-07T09:46:00Z">
        <w:r w:rsidR="006F7CCF">
          <w:rPr>
            <w:rFonts w:ascii="B Lotus" w:hAnsi="B Lotus" w:cs="B Lotus" w:hint="cs"/>
            <w:sz w:val="24"/>
            <w:szCs w:val="24"/>
            <w:rtl/>
          </w:rPr>
          <w:t xml:space="preserve">‌های </w:t>
        </w:r>
      </w:ins>
      <w:r w:rsidRPr="000F1AAD">
        <w:rPr>
          <w:rFonts w:ascii="B Lotus" w:hAnsi="B Lotus" w:cs="B Lotus" w:hint="cs"/>
          <w:sz w:val="24"/>
          <w:szCs w:val="24"/>
          <w:rtl/>
        </w:rPr>
        <w:t xml:space="preserve">خرد روستایی برای به جریان انداختن سرمایه مردم روستایی </w:t>
      </w:r>
      <w:del w:id="16823" w:author="Mehrnazi Boojari" w:date="2019-01-15T04:43:00Z">
        <w:r w:rsidRPr="000F1AAD" w:rsidDel="00340355">
          <w:rPr>
            <w:rFonts w:ascii="B Lotus" w:hAnsi="B Lotus" w:cs="B Lotus" w:hint="cs"/>
            <w:sz w:val="24"/>
            <w:szCs w:val="24"/>
            <w:rtl/>
          </w:rPr>
          <w:delText xml:space="preserve">جهت </w:delText>
        </w:r>
      </w:del>
      <w:ins w:id="16824" w:author="Mehrnazi Boojari" w:date="2019-01-15T04:43:00Z">
        <w:r w:rsidR="00340355">
          <w:rPr>
            <w:rFonts w:ascii="B Lotus" w:hAnsi="B Lotus" w:cs="B Lotus" w:hint="cs"/>
            <w:sz w:val="24"/>
            <w:szCs w:val="24"/>
            <w:rtl/>
          </w:rPr>
          <w:t>به</w:t>
        </w:r>
        <w:r w:rsidR="00340355">
          <w:rPr>
            <w:rFonts w:ascii="B Lotus" w:hAnsi="B Lotus" w:cs="B Nazanin" w:hint="cs"/>
            <w:sz w:val="24"/>
            <w:szCs w:val="24"/>
            <w:rtl/>
          </w:rPr>
          <w:t>‌</w:t>
        </w:r>
        <w:r w:rsidR="00340355">
          <w:rPr>
            <w:rFonts w:ascii="B Lotus" w:hAnsi="B Lotus" w:cs="B Lotus" w:hint="cs"/>
            <w:sz w:val="24"/>
            <w:szCs w:val="24"/>
            <w:rtl/>
          </w:rPr>
          <w:t>منظور</w:t>
        </w:r>
        <w:r w:rsidR="00340355" w:rsidRPr="000F1AAD">
          <w:rPr>
            <w:rFonts w:ascii="B Lotus" w:hAnsi="B Lotus" w:cs="B Lotus" w:hint="cs"/>
            <w:sz w:val="24"/>
            <w:szCs w:val="24"/>
            <w:rtl/>
          </w:rPr>
          <w:t xml:space="preserve"> </w:t>
        </w:r>
      </w:ins>
      <w:r w:rsidRPr="000F1AAD">
        <w:rPr>
          <w:rFonts w:ascii="B Lotus" w:hAnsi="B Lotus" w:cs="B Lotus" w:hint="cs"/>
          <w:sz w:val="24"/>
          <w:szCs w:val="24"/>
          <w:rtl/>
        </w:rPr>
        <w:t>ساخت مسکن یکی از ابزاری است که</w:t>
      </w:r>
      <w:del w:id="16825" w:author="Mehrnazi Boojari" w:date="2019-01-07T09:49:00Z">
        <w:r w:rsidRPr="000F1AAD" w:rsidDel="006F7CCF">
          <w:rPr>
            <w:rFonts w:ascii="B Lotus" w:hAnsi="B Lotus" w:cs="B Lotus" w:hint="cs"/>
            <w:sz w:val="24"/>
            <w:szCs w:val="24"/>
            <w:rtl/>
          </w:rPr>
          <w:delText xml:space="preserve"> می </w:delText>
        </w:r>
      </w:del>
      <w:ins w:id="16826" w:author="Mehrnazi Boojari" w:date="2019-01-07T09:49:00Z">
        <w:r w:rsidR="006F7CCF">
          <w:rPr>
            <w:rFonts w:ascii="B Lotus" w:hAnsi="B Lotus" w:cs="B Lotus" w:hint="cs"/>
            <w:sz w:val="24"/>
            <w:szCs w:val="24"/>
            <w:rtl/>
          </w:rPr>
          <w:t xml:space="preserve"> می‌</w:t>
        </w:r>
      </w:ins>
      <w:r w:rsidRPr="000F1AAD">
        <w:rPr>
          <w:rFonts w:ascii="B Lotus" w:hAnsi="B Lotus" w:cs="B Lotus" w:hint="cs"/>
          <w:sz w:val="24"/>
          <w:szCs w:val="24"/>
          <w:rtl/>
        </w:rPr>
        <w:t>تواند جزو زمینه</w:t>
      </w:r>
      <w:del w:id="16827" w:author="Mehrnazi Boojari" w:date="2019-01-07T09:46:00Z">
        <w:r w:rsidRPr="000F1AAD" w:rsidDel="006F7CCF">
          <w:rPr>
            <w:rFonts w:ascii="B Lotus" w:hAnsi="B Lotus" w:cs="B Lotus" w:hint="cs"/>
            <w:sz w:val="24"/>
            <w:szCs w:val="24"/>
            <w:rtl/>
          </w:rPr>
          <w:delText xml:space="preserve"> های </w:delText>
        </w:r>
      </w:del>
      <w:ins w:id="16828" w:author="Mehrnazi Boojari" w:date="2019-01-07T09:46:00Z">
        <w:r w:rsidR="006F7CCF">
          <w:rPr>
            <w:rFonts w:ascii="B Lotus" w:hAnsi="B Lotus" w:cs="B Lotus" w:hint="cs"/>
            <w:sz w:val="24"/>
            <w:szCs w:val="24"/>
            <w:rtl/>
          </w:rPr>
          <w:t>‌های</w:t>
        </w:r>
      </w:ins>
      <w:del w:id="16829" w:author="Mehrnazi Boojari" w:date="2019-01-07T10:51:00Z">
        <w:r w:rsidRPr="000F1AAD" w:rsidDel="006A1F1D">
          <w:rPr>
            <w:rFonts w:ascii="B Lotus" w:hAnsi="B Lotus" w:cs="B Lotus" w:hint="cs"/>
            <w:sz w:val="24"/>
            <w:szCs w:val="24"/>
            <w:rtl/>
          </w:rPr>
          <w:delText xml:space="preserve">تامین </w:delText>
        </w:r>
      </w:del>
      <w:ins w:id="16830" w:author="Mehrnazi Boojari" w:date="2019-01-07T10:51:00Z">
        <w:r w:rsidR="006A1F1D">
          <w:rPr>
            <w:rFonts w:ascii="B Lotus" w:hAnsi="B Lotus" w:cs="B Lotus" w:hint="cs"/>
            <w:sz w:val="24"/>
            <w:szCs w:val="24"/>
            <w:rtl/>
          </w:rPr>
          <w:t xml:space="preserve"> تأمین </w:t>
        </w:r>
      </w:ins>
      <w:r w:rsidRPr="000F1AAD">
        <w:rPr>
          <w:rFonts w:ascii="B Lotus" w:hAnsi="B Lotus" w:cs="B Lotus" w:hint="cs"/>
          <w:sz w:val="24"/>
          <w:szCs w:val="24"/>
          <w:rtl/>
        </w:rPr>
        <w:t xml:space="preserve">مالی ساخت مسکن روستایی </w:t>
      </w:r>
      <w:del w:id="16831" w:author="Mehrnazi Boojari" w:date="2019-01-08T01:17:00Z">
        <w:r w:rsidRPr="000F1AAD" w:rsidDel="00632EB0">
          <w:rPr>
            <w:rFonts w:ascii="B Lotus" w:hAnsi="B Lotus" w:cs="B Lotus" w:hint="cs"/>
            <w:sz w:val="24"/>
            <w:szCs w:val="24"/>
            <w:rtl/>
          </w:rPr>
          <w:delText>گردد</w:delText>
        </w:r>
      </w:del>
      <w:ins w:id="16832" w:author="Mehrnazi Boojari" w:date="2019-01-08T01:17:00Z">
        <w:r w:rsidR="00632EB0">
          <w:rPr>
            <w:rFonts w:ascii="B Lotus" w:hAnsi="B Lotus" w:cs="B Lotus" w:hint="cs"/>
            <w:sz w:val="24"/>
            <w:szCs w:val="24"/>
            <w:rtl/>
          </w:rPr>
          <w:t>شود</w:t>
        </w:r>
      </w:ins>
      <w:del w:id="16833" w:author="Mehrnazi Boojari" w:date="2019-01-07T09:53:00Z">
        <w:r w:rsidRPr="000F1AAD" w:rsidDel="006F7CCF">
          <w:rPr>
            <w:rFonts w:ascii="B Lotus" w:hAnsi="B Lotus" w:cs="B Lotus" w:hint="cs"/>
            <w:sz w:val="24"/>
            <w:szCs w:val="24"/>
            <w:rtl/>
          </w:rPr>
          <w:delText xml:space="preserve"> . </w:delText>
        </w:r>
      </w:del>
      <w:ins w:id="16834" w:author="Mehrnazi Boojari" w:date="2019-01-07T09:53:00Z">
        <w:r w:rsidR="006F7CCF">
          <w:rPr>
            <w:rFonts w:ascii="B Lotus" w:hAnsi="B Lotus" w:cs="B Lotus" w:hint="cs"/>
            <w:sz w:val="24"/>
            <w:szCs w:val="24"/>
            <w:rtl/>
          </w:rPr>
          <w:t xml:space="preserve">. </w:t>
        </w:r>
      </w:ins>
      <w:r w:rsidRPr="000F1AAD">
        <w:rPr>
          <w:rFonts w:ascii="B Lotus" w:hAnsi="B Lotus" w:cs="B Lotus" w:hint="cs"/>
          <w:sz w:val="24"/>
          <w:szCs w:val="24"/>
          <w:rtl/>
        </w:rPr>
        <w:t xml:space="preserve">متولی این صندوق بنیاد مسکن </w:t>
      </w:r>
      <w:del w:id="16835" w:author="Mehrnazi Boojari" w:date="2019-01-07T23:28:00Z">
        <w:r w:rsidRPr="000F1AAD" w:rsidDel="00FB0B67">
          <w:rPr>
            <w:rFonts w:ascii="B Lotus" w:hAnsi="B Lotus" w:cs="B Lotus" w:hint="cs"/>
            <w:sz w:val="24"/>
            <w:szCs w:val="24"/>
            <w:rtl/>
          </w:rPr>
          <w:delText>به عنوان</w:delText>
        </w:r>
      </w:del>
      <w:ins w:id="16836" w:author="Mehrnazi Boojari" w:date="2019-01-07T23:28:00Z">
        <w:r w:rsidR="00FB0B67">
          <w:rPr>
            <w:rFonts w:ascii="B Lotus" w:hAnsi="B Lotus" w:cs="B Lotus" w:hint="cs"/>
            <w:sz w:val="24"/>
            <w:szCs w:val="24"/>
            <w:rtl/>
          </w:rPr>
          <w:t>به‌مثابۀ</w:t>
        </w:r>
      </w:ins>
      <w:r w:rsidRPr="000F1AAD">
        <w:rPr>
          <w:rFonts w:ascii="B Lotus" w:hAnsi="B Lotus" w:cs="B Lotus" w:hint="cs"/>
          <w:sz w:val="24"/>
          <w:szCs w:val="24"/>
          <w:rtl/>
        </w:rPr>
        <w:t xml:space="preserve"> متولی مسکن </w:t>
      </w:r>
      <w:del w:id="16837" w:author="Mehrnazi Boojari" w:date="2019-01-07T10:03:00Z">
        <w:r w:rsidRPr="000F1AAD" w:rsidDel="00A31D6F">
          <w:rPr>
            <w:rFonts w:ascii="B Lotus" w:hAnsi="B Lotus" w:cs="B Lotus" w:hint="cs"/>
            <w:sz w:val="24"/>
            <w:szCs w:val="24"/>
            <w:rtl/>
          </w:rPr>
          <w:delText>روستائی</w:delText>
        </w:r>
      </w:del>
      <w:ins w:id="16838" w:author="Mehrnazi Boojari" w:date="2019-01-07T10:03:00Z">
        <w:r w:rsidR="00A31D6F">
          <w:rPr>
            <w:rFonts w:ascii="B Lotus" w:hAnsi="B Lotus" w:cs="B Lotus" w:hint="cs"/>
            <w:sz w:val="24"/>
            <w:szCs w:val="24"/>
            <w:rtl/>
          </w:rPr>
          <w:t>روستایی</w:t>
        </w:r>
      </w:ins>
      <w:ins w:id="16839" w:author="Mehrnazi Boojari" w:date="2019-01-15T04:44:00Z">
        <w:r w:rsidR="00155BA7">
          <w:rPr>
            <w:rFonts w:ascii="B Lotus" w:hAnsi="B Lotus" w:cs="B Lotus" w:hint="cs"/>
            <w:sz w:val="24"/>
            <w:szCs w:val="24"/>
            <w:rtl/>
          </w:rPr>
          <w:t xml:space="preserve"> ا</w:t>
        </w:r>
      </w:ins>
      <w:r w:rsidRPr="000F1AAD">
        <w:rPr>
          <w:rFonts w:ascii="B Lotus" w:hAnsi="B Lotus" w:cs="B Lotus" w:hint="cs"/>
          <w:sz w:val="24"/>
          <w:szCs w:val="24"/>
          <w:rtl/>
        </w:rPr>
        <w:t>ست و دهیاری و شورای روستاها</w:t>
      </w:r>
      <w:del w:id="16840" w:author="Mehrnazi Boojari" w:date="2019-01-07T10:00:00Z">
        <w:r w:rsidRPr="000F1AAD" w:rsidDel="00A31D6F">
          <w:rPr>
            <w:rFonts w:ascii="B Lotus" w:hAnsi="B Lotus" w:cs="B Lotus" w:hint="cs"/>
            <w:sz w:val="24"/>
            <w:szCs w:val="24"/>
            <w:rtl/>
          </w:rPr>
          <w:delText xml:space="preserve">  </w:delText>
        </w:r>
      </w:del>
      <w:ins w:id="16841" w:author="Mehrnazi Boojari" w:date="2019-01-07T10:00:00Z">
        <w:r w:rsidR="00A31D6F">
          <w:rPr>
            <w:rFonts w:ascii="B Lotus" w:hAnsi="B Lotus" w:cs="B Lotus" w:hint="cs"/>
            <w:sz w:val="24"/>
            <w:szCs w:val="24"/>
            <w:rtl/>
          </w:rPr>
          <w:t xml:space="preserve"> </w:t>
        </w:r>
      </w:ins>
      <w:r w:rsidRPr="000F1AAD">
        <w:rPr>
          <w:rFonts w:ascii="B Lotus" w:hAnsi="B Lotus" w:cs="B Lotus" w:hint="cs"/>
          <w:sz w:val="24"/>
          <w:szCs w:val="24"/>
          <w:rtl/>
        </w:rPr>
        <w:t>و جهادکشاورزی همکاری</w:t>
      </w:r>
      <w:del w:id="16842" w:author="Mehrnazi Boojari" w:date="2019-01-07T09:46:00Z">
        <w:r w:rsidRPr="000F1AAD" w:rsidDel="006F7CCF">
          <w:rPr>
            <w:rFonts w:ascii="B Lotus" w:hAnsi="B Lotus" w:cs="B Lotus" w:hint="cs"/>
            <w:sz w:val="24"/>
            <w:szCs w:val="24"/>
            <w:rtl/>
          </w:rPr>
          <w:delText xml:space="preserve"> های </w:delText>
        </w:r>
      </w:del>
      <w:ins w:id="16843" w:author="Mehrnazi Boojari" w:date="2019-01-07T09:46:00Z">
        <w:r w:rsidR="006F7CCF">
          <w:rPr>
            <w:rFonts w:ascii="B Lotus" w:hAnsi="B Lotus" w:cs="B Lotus" w:hint="cs"/>
            <w:sz w:val="24"/>
            <w:szCs w:val="24"/>
            <w:rtl/>
          </w:rPr>
          <w:t>‌</w:t>
        </w:r>
      </w:ins>
      <w:ins w:id="16844" w:author="Mehrnazi Boojari" w:date="2019-01-15T04:44:00Z">
        <w:r w:rsidR="00155BA7">
          <w:rPr>
            <w:rFonts w:ascii="B Lotus" w:hAnsi="B Lotus" w:cs="B Nazanin" w:hint="cs"/>
            <w:sz w:val="24"/>
            <w:szCs w:val="24"/>
            <w:rtl/>
          </w:rPr>
          <w:t>‌</w:t>
        </w:r>
      </w:ins>
      <w:ins w:id="16845" w:author="Mehrnazi Boojari" w:date="2019-01-07T09:46:00Z">
        <w:r w:rsidR="006F7CCF">
          <w:rPr>
            <w:rFonts w:ascii="B Lotus" w:hAnsi="B Lotus" w:cs="B Lotus" w:hint="cs"/>
            <w:sz w:val="24"/>
            <w:szCs w:val="24"/>
            <w:rtl/>
          </w:rPr>
          <w:t xml:space="preserve">های </w:t>
        </w:r>
      </w:ins>
      <w:r w:rsidRPr="000F1AAD">
        <w:rPr>
          <w:rFonts w:ascii="B Lotus" w:hAnsi="B Lotus" w:cs="B Lotus" w:hint="cs"/>
          <w:sz w:val="24"/>
          <w:szCs w:val="24"/>
          <w:rtl/>
        </w:rPr>
        <w:t>لازم را در این زمینه</w:t>
      </w:r>
      <w:del w:id="16846" w:author="Mehrnazi Boojari" w:date="2019-01-07T09:49:00Z">
        <w:r w:rsidRPr="000F1AAD" w:rsidDel="006F7CCF">
          <w:rPr>
            <w:rFonts w:ascii="B Lotus" w:hAnsi="B Lotus" w:cs="B Lotus" w:hint="cs"/>
            <w:sz w:val="24"/>
            <w:szCs w:val="24"/>
            <w:rtl/>
          </w:rPr>
          <w:delText xml:space="preserve"> می </w:delText>
        </w:r>
      </w:del>
      <w:ins w:id="16847" w:author="Mehrnazi Boojari" w:date="2019-01-07T09:49:00Z">
        <w:r w:rsidR="006F7CCF">
          <w:rPr>
            <w:rFonts w:ascii="B Lotus" w:hAnsi="B Lotus" w:cs="B Lotus" w:hint="cs"/>
            <w:sz w:val="24"/>
            <w:szCs w:val="24"/>
            <w:rtl/>
          </w:rPr>
          <w:t xml:space="preserve"> می‌</w:t>
        </w:r>
      </w:ins>
      <w:r w:rsidRPr="000F1AAD">
        <w:rPr>
          <w:rFonts w:ascii="B Lotus" w:hAnsi="B Lotus" w:cs="B Lotus" w:hint="cs"/>
          <w:sz w:val="24"/>
          <w:szCs w:val="24"/>
          <w:rtl/>
        </w:rPr>
        <w:t>توانند داشته باشند.</w:t>
      </w:r>
    </w:p>
    <w:p w14:paraId="3F93AE0B" w14:textId="77777777" w:rsidR="00EA6F4D" w:rsidRPr="000F1AAD" w:rsidRDefault="00EA6F4D" w:rsidP="00155BA7">
      <w:pPr>
        <w:bidi/>
        <w:ind w:firstLine="227"/>
        <w:jc w:val="both"/>
        <w:rPr>
          <w:rFonts w:ascii="B Lotus" w:hAnsi="B Lotus" w:cs="B Lotus"/>
          <w:sz w:val="24"/>
          <w:szCs w:val="24"/>
          <w:lang w:bidi="fa-IR"/>
        </w:rPr>
      </w:pPr>
      <w:del w:id="16848" w:author="Mehrnazi Boojari" w:date="2019-01-07T09:45:00Z">
        <w:r w:rsidRPr="00EA6F4D" w:rsidDel="006F7CCF">
          <w:rPr>
            <w:rFonts w:ascii="IRZar" w:hAnsi="IRZar" w:cs="B Lotus" w:hint="cs"/>
            <w:sz w:val="24"/>
            <w:szCs w:val="24"/>
            <w:rtl/>
            <w:lang w:bidi="fa-IR"/>
          </w:rPr>
          <w:delText>راه حل</w:delText>
        </w:r>
      </w:del>
      <w:ins w:id="16849" w:author="Mehrnazi Boojari" w:date="2019-01-07T09:45:00Z">
        <w:r w:rsidR="006F7CCF">
          <w:rPr>
            <w:rFonts w:ascii="IRZar" w:hAnsi="IRZar" w:cs="B Lotus" w:hint="cs"/>
            <w:sz w:val="24"/>
            <w:szCs w:val="24"/>
            <w:rtl/>
            <w:lang w:bidi="fa-IR"/>
          </w:rPr>
          <w:t>راه‌حل</w:t>
        </w:r>
      </w:ins>
      <w:del w:id="16850" w:author="Mehrnazi Boojari" w:date="2019-01-07T09:46:00Z">
        <w:r w:rsidRPr="00EA6F4D" w:rsidDel="006F7CCF">
          <w:rPr>
            <w:rFonts w:ascii="IRZar" w:hAnsi="IRZar" w:cs="B Lotus" w:hint="cs"/>
            <w:sz w:val="24"/>
            <w:szCs w:val="24"/>
            <w:rtl/>
            <w:lang w:bidi="fa-IR"/>
          </w:rPr>
          <w:delText xml:space="preserve"> های </w:delText>
        </w:r>
      </w:del>
      <w:ins w:id="16851"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ارائه</w:t>
      </w:r>
      <w:ins w:id="16852" w:author="Mehrnazi Boojari" w:date="2019-01-15T04:44:00Z">
        <w:r w:rsidR="00155BA7">
          <w:rPr>
            <w:rFonts w:ascii="IRZar" w:hAnsi="IRZar" w:cs="B Nazanin" w:hint="cs"/>
            <w:sz w:val="24"/>
            <w:szCs w:val="24"/>
            <w:rtl/>
            <w:lang w:bidi="fa-IR"/>
          </w:rPr>
          <w:t>‌</w:t>
        </w:r>
      </w:ins>
      <w:del w:id="16853" w:author="Mehrnazi Boojari" w:date="2019-01-15T04:44:00Z">
        <w:r w:rsidRPr="00EA6F4D" w:rsidDel="00155BA7">
          <w:rPr>
            <w:rFonts w:ascii="IRZar" w:hAnsi="IRZar" w:cs="B Lotus" w:hint="cs"/>
            <w:sz w:val="24"/>
            <w:szCs w:val="24"/>
            <w:rtl/>
            <w:lang w:bidi="fa-IR"/>
          </w:rPr>
          <w:delText xml:space="preserve"> </w:delText>
        </w:r>
      </w:del>
      <w:r w:rsidRPr="00EA6F4D">
        <w:rPr>
          <w:rFonts w:ascii="IRZar" w:hAnsi="IRZar" w:cs="B Lotus" w:hint="cs"/>
          <w:sz w:val="24"/>
          <w:szCs w:val="24"/>
          <w:rtl/>
          <w:lang w:bidi="fa-IR"/>
        </w:rPr>
        <w:t>شده در عامل</w:t>
      </w:r>
      <w:del w:id="16854" w:author="Mehrnazi Boojari" w:date="2019-01-07T10:51:00Z">
        <w:r w:rsidRPr="00EA6F4D" w:rsidDel="006A1F1D">
          <w:rPr>
            <w:rFonts w:ascii="IRZar" w:hAnsi="IRZar" w:cs="B Lotus" w:hint="cs"/>
            <w:sz w:val="24"/>
            <w:szCs w:val="24"/>
            <w:rtl/>
            <w:lang w:bidi="fa-IR"/>
          </w:rPr>
          <w:delText xml:space="preserve"> تامین </w:delText>
        </w:r>
      </w:del>
      <w:ins w:id="16855" w:author="Mehrnazi Boojari" w:date="2019-01-07T10:51:00Z">
        <w:r w:rsidR="006A1F1D">
          <w:rPr>
            <w:rFonts w:ascii="IRZar" w:hAnsi="IRZar" w:cs="B Lotus" w:hint="cs"/>
            <w:sz w:val="24"/>
            <w:szCs w:val="24"/>
            <w:rtl/>
            <w:lang w:bidi="fa-IR"/>
          </w:rPr>
          <w:t xml:space="preserve"> تأمین </w:t>
        </w:r>
      </w:ins>
      <w:r w:rsidRPr="00EA6F4D">
        <w:rPr>
          <w:rFonts w:ascii="IRZar" w:hAnsi="IRZar" w:cs="B Lotus" w:hint="cs"/>
          <w:sz w:val="24"/>
          <w:szCs w:val="24"/>
          <w:rtl/>
          <w:lang w:bidi="fa-IR"/>
        </w:rPr>
        <w:t>مالی ساخت مسکن روستایی را</w:t>
      </w:r>
      <w:del w:id="16856" w:author="Mehrnazi Boojari" w:date="2019-01-07T09:49:00Z">
        <w:r w:rsidRPr="00EA6F4D" w:rsidDel="006F7CCF">
          <w:rPr>
            <w:rFonts w:ascii="IRZar" w:hAnsi="IRZar" w:cs="B Lotus" w:hint="cs"/>
            <w:sz w:val="24"/>
            <w:szCs w:val="24"/>
            <w:rtl/>
            <w:lang w:bidi="fa-IR"/>
          </w:rPr>
          <w:delText xml:space="preserve"> می </w:delText>
        </w:r>
      </w:del>
      <w:ins w:id="16857"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توان در </w:t>
      </w:r>
      <w:r w:rsidRPr="000F1AAD">
        <w:rPr>
          <w:rFonts w:ascii="B Lotus" w:hAnsi="B Lotus" w:cs="B Lotus" w:hint="cs"/>
          <w:sz w:val="24"/>
          <w:szCs w:val="24"/>
          <w:rtl/>
          <w:lang w:bidi="fa-IR"/>
        </w:rPr>
        <w:t>جدول 4</w:t>
      </w:r>
      <w:del w:id="16858" w:author="Mehrnazi Boojari" w:date="2019-01-15T04:44:00Z">
        <w:r w:rsidRPr="000F1AAD" w:rsidDel="00155BA7">
          <w:rPr>
            <w:rFonts w:ascii="B Lotus" w:hAnsi="B Lotus" w:cs="B Lotus" w:hint="cs"/>
            <w:sz w:val="24"/>
            <w:szCs w:val="24"/>
            <w:rtl/>
            <w:lang w:bidi="fa-IR"/>
          </w:rPr>
          <w:delText>.</w:delText>
        </w:r>
      </w:del>
      <w:ins w:id="16859" w:author="Mehrnazi Boojari" w:date="2019-01-15T04:44:00Z">
        <w:r w:rsidR="00155BA7">
          <w:rPr>
            <w:rFonts w:ascii="B Lotus" w:hAnsi="B Lotus" w:cs="B Lotus" w:hint="cs"/>
            <w:sz w:val="24"/>
            <w:szCs w:val="24"/>
            <w:rtl/>
            <w:lang w:bidi="fa-IR"/>
          </w:rPr>
          <w:t>-</w:t>
        </w:r>
      </w:ins>
      <w:r w:rsidRPr="000F1AAD">
        <w:rPr>
          <w:rFonts w:ascii="B Lotus" w:hAnsi="B Lotus" w:cs="B Lotus" w:hint="cs"/>
          <w:sz w:val="24"/>
          <w:szCs w:val="24"/>
          <w:rtl/>
          <w:lang w:bidi="fa-IR"/>
        </w:rPr>
        <w:t xml:space="preserve">4 </w:t>
      </w:r>
      <w:del w:id="16860" w:author="Mehrnazi Boojari" w:date="2019-01-07T10:21:00Z">
        <w:r w:rsidRPr="000F1AAD" w:rsidDel="0028073B">
          <w:rPr>
            <w:rFonts w:ascii="B Lotus" w:hAnsi="B Lotus" w:cs="B Lotus" w:hint="cs"/>
            <w:sz w:val="24"/>
            <w:szCs w:val="24"/>
            <w:rtl/>
            <w:lang w:bidi="fa-IR"/>
          </w:rPr>
          <w:delText xml:space="preserve">به صورت </w:delText>
        </w:r>
      </w:del>
      <w:ins w:id="16861" w:author="Mehrnazi Boojari" w:date="2019-01-07T10:21:00Z">
        <w:r w:rsidR="0028073B">
          <w:rPr>
            <w:rFonts w:ascii="B Lotus" w:hAnsi="B Lotus" w:cs="B Lotus" w:hint="cs"/>
            <w:sz w:val="24"/>
            <w:szCs w:val="24"/>
            <w:rtl/>
            <w:lang w:bidi="fa-IR"/>
          </w:rPr>
          <w:t xml:space="preserve">به‌صورت </w:t>
        </w:r>
      </w:ins>
      <w:r w:rsidRPr="000F1AAD">
        <w:rPr>
          <w:rFonts w:ascii="B Lotus" w:hAnsi="B Lotus" w:cs="B Lotus" w:hint="cs"/>
          <w:sz w:val="24"/>
          <w:szCs w:val="24"/>
          <w:rtl/>
          <w:lang w:bidi="fa-IR"/>
        </w:rPr>
        <w:t xml:space="preserve">یکجا ملاحظه </w:t>
      </w:r>
      <w:del w:id="16862" w:author="Mehrnazi Boojari" w:date="2019-01-15T04:44:00Z">
        <w:r w:rsidRPr="000F1AAD" w:rsidDel="00155BA7">
          <w:rPr>
            <w:rFonts w:ascii="B Lotus" w:hAnsi="B Lotus" w:cs="B Lotus" w:hint="cs"/>
            <w:sz w:val="24"/>
            <w:szCs w:val="24"/>
            <w:rtl/>
            <w:lang w:bidi="fa-IR"/>
          </w:rPr>
          <w:delText>نمود</w:delText>
        </w:r>
      </w:del>
      <w:ins w:id="16863" w:author="Mehrnazi Boojari" w:date="2019-01-15T04:44:00Z">
        <w:r w:rsidR="00155BA7">
          <w:rPr>
            <w:rFonts w:ascii="B Lotus" w:hAnsi="B Lotus" w:cs="B Lotus" w:hint="cs"/>
            <w:sz w:val="24"/>
            <w:szCs w:val="24"/>
            <w:rtl/>
            <w:lang w:bidi="fa-IR"/>
          </w:rPr>
          <w:t>کرد</w:t>
        </w:r>
      </w:ins>
      <w:r w:rsidRPr="000F1AAD">
        <w:rPr>
          <w:rFonts w:ascii="B Lotus" w:hAnsi="B Lotus" w:cs="B Lotus" w:hint="cs"/>
          <w:sz w:val="24"/>
          <w:szCs w:val="24"/>
          <w:rtl/>
          <w:lang w:bidi="fa-IR"/>
        </w:rPr>
        <w:t>.</w:t>
      </w:r>
    </w:p>
    <w:p w14:paraId="1F88C0DA" w14:textId="77777777" w:rsidR="00EA6F4D" w:rsidRPr="000F1AAD" w:rsidRDefault="00EA6F4D" w:rsidP="00155BA7">
      <w:pPr>
        <w:keepNext/>
        <w:bidi/>
        <w:spacing w:after="200" w:line="240" w:lineRule="auto"/>
        <w:jc w:val="center"/>
        <w:rPr>
          <w:rFonts w:ascii="B Lotus" w:hAnsi="B Lotus" w:cs="B Lotus"/>
          <w:color w:val="000000" w:themeColor="text1"/>
          <w:sz w:val="20"/>
          <w:szCs w:val="20"/>
        </w:rPr>
      </w:pPr>
      <w:bookmarkStart w:id="16864" w:name="_Toc531475192"/>
      <w:r w:rsidRPr="000F1AAD">
        <w:rPr>
          <w:rFonts w:ascii="B Lotus" w:hAnsi="B Lotus" w:cs="B Lotus"/>
          <w:color w:val="000000" w:themeColor="text1"/>
          <w:sz w:val="20"/>
          <w:szCs w:val="20"/>
          <w:rtl/>
        </w:rPr>
        <w:t xml:space="preserve">جدول </w:t>
      </w:r>
      <w:r w:rsidR="002749F0" w:rsidRPr="000F1AAD">
        <w:rPr>
          <w:rFonts w:ascii="B Lotus" w:hAnsi="B Lotus" w:cs="B Lotus"/>
          <w:color w:val="000000" w:themeColor="text1"/>
          <w:sz w:val="20"/>
          <w:szCs w:val="20"/>
          <w:rtl/>
        </w:rPr>
        <w:fldChar w:fldCharType="begin"/>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Pr>
        <w:instrText xml:space="preserve">STYLEREF </w:instrText>
      </w:r>
      <w:r w:rsidR="002749F0" w:rsidRPr="000F1AAD">
        <w:rPr>
          <w:rFonts w:ascii="B Lotus" w:hAnsi="B Lotus" w:cs="B Lotus"/>
          <w:color w:val="000000" w:themeColor="text1"/>
          <w:sz w:val="20"/>
          <w:szCs w:val="20"/>
          <w:rtl/>
        </w:rPr>
        <w:instrText>1 \</w:instrText>
      </w:r>
      <w:r w:rsidR="002749F0" w:rsidRPr="000F1AAD">
        <w:rPr>
          <w:rFonts w:ascii="B Lotus" w:hAnsi="B Lotus" w:cs="B Lotus"/>
          <w:color w:val="000000" w:themeColor="text1"/>
          <w:sz w:val="20"/>
          <w:szCs w:val="20"/>
        </w:rPr>
        <w:instrText>s</w:instrText>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tl/>
        </w:rPr>
        <w:fldChar w:fldCharType="separate"/>
      </w:r>
      <w:r w:rsidR="002749F0" w:rsidRPr="000F1AAD">
        <w:rPr>
          <w:rFonts w:ascii="B Lotus" w:hAnsi="B Lotus" w:cs="B Lotus"/>
          <w:noProof/>
          <w:color w:val="000000" w:themeColor="text1"/>
          <w:sz w:val="20"/>
          <w:szCs w:val="20"/>
          <w:rtl/>
        </w:rPr>
        <w:t>‏4</w:t>
      </w:r>
      <w:r w:rsidR="002749F0" w:rsidRPr="000F1AAD">
        <w:rPr>
          <w:rFonts w:ascii="B Lotus" w:hAnsi="B Lotus" w:cs="B Lotus"/>
          <w:color w:val="000000" w:themeColor="text1"/>
          <w:sz w:val="20"/>
          <w:szCs w:val="20"/>
          <w:rtl/>
        </w:rPr>
        <w:fldChar w:fldCharType="end"/>
      </w:r>
      <w:del w:id="16865" w:author="Mehrnazi Boojari" w:date="2019-01-15T04:44:00Z">
        <w:r w:rsidR="002749F0" w:rsidRPr="000F1AAD" w:rsidDel="00155BA7">
          <w:rPr>
            <w:rFonts w:ascii="B Lotus" w:hAnsi="B Lotus" w:cs="B Lotus"/>
            <w:color w:val="000000" w:themeColor="text1"/>
            <w:sz w:val="20"/>
            <w:szCs w:val="20"/>
            <w:rtl/>
          </w:rPr>
          <w:delText>.</w:delText>
        </w:r>
      </w:del>
      <w:ins w:id="16866" w:author="Mehrnazi Boojari" w:date="2019-01-15T04:44:00Z">
        <w:r w:rsidR="00155BA7">
          <w:rPr>
            <w:rFonts w:ascii="B Lotus" w:hAnsi="B Lotus" w:cs="B Lotus" w:hint="cs"/>
            <w:color w:val="000000" w:themeColor="text1"/>
            <w:sz w:val="20"/>
            <w:szCs w:val="20"/>
            <w:rtl/>
          </w:rPr>
          <w:t>-</w:t>
        </w:r>
      </w:ins>
      <w:r w:rsidR="002749F0" w:rsidRPr="000F1AAD">
        <w:rPr>
          <w:rFonts w:ascii="B Lotus" w:hAnsi="B Lotus" w:cs="B Lotus"/>
          <w:color w:val="000000" w:themeColor="text1"/>
          <w:sz w:val="20"/>
          <w:szCs w:val="20"/>
          <w:rtl/>
        </w:rPr>
        <w:fldChar w:fldCharType="begin"/>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Pr>
        <w:instrText xml:space="preserve">SEQ </w:instrText>
      </w:r>
      <w:r w:rsidR="002749F0" w:rsidRPr="000F1AAD">
        <w:rPr>
          <w:rFonts w:ascii="B Lotus" w:hAnsi="B Lotus" w:cs="B Lotus"/>
          <w:color w:val="000000" w:themeColor="text1"/>
          <w:sz w:val="20"/>
          <w:szCs w:val="20"/>
          <w:rtl/>
        </w:rPr>
        <w:instrText xml:space="preserve">جدول \* </w:instrText>
      </w:r>
      <w:r w:rsidR="002749F0" w:rsidRPr="000F1AAD">
        <w:rPr>
          <w:rFonts w:ascii="B Lotus" w:hAnsi="B Lotus" w:cs="B Lotus"/>
          <w:color w:val="000000" w:themeColor="text1"/>
          <w:sz w:val="20"/>
          <w:szCs w:val="20"/>
        </w:rPr>
        <w:instrText>ARABIC \s 1</w:instrText>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tl/>
        </w:rPr>
        <w:fldChar w:fldCharType="separate"/>
      </w:r>
      <w:r w:rsidR="002749F0" w:rsidRPr="000F1AAD">
        <w:rPr>
          <w:rFonts w:ascii="B Lotus" w:hAnsi="B Lotus" w:cs="B Lotus"/>
          <w:noProof/>
          <w:color w:val="000000" w:themeColor="text1"/>
          <w:sz w:val="20"/>
          <w:szCs w:val="20"/>
          <w:rtl/>
        </w:rPr>
        <w:t>4</w:t>
      </w:r>
      <w:r w:rsidR="002749F0" w:rsidRPr="000F1AAD">
        <w:rPr>
          <w:rFonts w:ascii="B Lotus" w:hAnsi="B Lotus" w:cs="B Lotus"/>
          <w:color w:val="000000" w:themeColor="text1"/>
          <w:sz w:val="20"/>
          <w:szCs w:val="20"/>
          <w:rtl/>
        </w:rPr>
        <w:fldChar w:fldCharType="end"/>
      </w:r>
      <w:del w:id="16867" w:author="Mehrnazi Boojari" w:date="2019-01-07T10:35:00Z">
        <w:r w:rsidRPr="000F1AAD" w:rsidDel="006C73A5">
          <w:rPr>
            <w:rFonts w:ascii="B Lotus" w:hAnsi="B Lotus" w:cs="B Lotus" w:hint="cs"/>
            <w:color w:val="000000" w:themeColor="text1"/>
            <w:sz w:val="20"/>
            <w:szCs w:val="20"/>
            <w:rtl/>
            <w:lang w:bidi="fa-IR"/>
          </w:rPr>
          <w:delText xml:space="preserve"> : </w:delText>
        </w:r>
      </w:del>
      <w:ins w:id="16868" w:author="Mehrnazi Boojari" w:date="2019-01-07T10:35:00Z">
        <w:r w:rsidR="006C73A5">
          <w:rPr>
            <w:rFonts w:ascii="B Lotus" w:hAnsi="B Lotus" w:cs="B Lotus" w:hint="cs"/>
            <w:color w:val="000000" w:themeColor="text1"/>
            <w:sz w:val="20"/>
            <w:szCs w:val="20"/>
            <w:rtl/>
            <w:lang w:bidi="fa-IR"/>
          </w:rPr>
          <w:t xml:space="preserve">: </w:t>
        </w:r>
      </w:ins>
      <w:r w:rsidRPr="000F1AAD">
        <w:rPr>
          <w:rFonts w:ascii="B Lotus" w:hAnsi="B Lotus" w:cs="B Lotus"/>
          <w:color w:val="000000" w:themeColor="text1"/>
          <w:sz w:val="20"/>
          <w:szCs w:val="20"/>
          <w:rtl/>
          <w:lang w:bidi="fa-IR"/>
        </w:rPr>
        <w:t>نما</w:t>
      </w:r>
      <w:r w:rsidRPr="000F1AAD">
        <w:rPr>
          <w:rFonts w:ascii="B Lotus" w:hAnsi="B Lotus" w:cs="B Lotus" w:hint="cs"/>
          <w:color w:val="000000" w:themeColor="text1"/>
          <w:sz w:val="20"/>
          <w:szCs w:val="20"/>
          <w:rtl/>
          <w:lang w:bidi="fa-IR"/>
        </w:rPr>
        <w:t>ی</w:t>
      </w:r>
      <w:r w:rsidRPr="000F1AAD">
        <w:rPr>
          <w:rFonts w:ascii="B Lotus" w:hAnsi="B Lotus" w:cs="B Lotus" w:hint="eastAsia"/>
          <w:color w:val="000000" w:themeColor="text1"/>
          <w:sz w:val="20"/>
          <w:szCs w:val="20"/>
          <w:rtl/>
          <w:lang w:bidi="fa-IR"/>
        </w:rPr>
        <w:t>ه</w:t>
      </w:r>
      <w:r w:rsidRPr="000F1AAD">
        <w:rPr>
          <w:rFonts w:ascii="B Lotus" w:hAnsi="B Lotus" w:cs="B Lotus"/>
          <w:color w:val="000000" w:themeColor="text1"/>
          <w:sz w:val="20"/>
          <w:szCs w:val="20"/>
          <w:rtl/>
          <w:lang w:bidi="fa-IR"/>
        </w:rPr>
        <w:t xml:space="preserve"> </w:t>
      </w:r>
      <w:del w:id="16869" w:author="Mehrnazi Boojari" w:date="2019-01-07T09:45:00Z">
        <w:r w:rsidRPr="000F1AAD" w:rsidDel="006F7CCF">
          <w:rPr>
            <w:rFonts w:ascii="B Lotus" w:hAnsi="B Lotus" w:cs="B Lotus"/>
            <w:color w:val="000000" w:themeColor="text1"/>
            <w:sz w:val="20"/>
            <w:szCs w:val="20"/>
            <w:rtl/>
            <w:lang w:bidi="fa-IR"/>
          </w:rPr>
          <w:delText>راه حل</w:delText>
        </w:r>
      </w:del>
      <w:ins w:id="16870" w:author="Mehrnazi Boojari" w:date="2019-01-07T09:45:00Z">
        <w:r w:rsidR="006F7CCF">
          <w:rPr>
            <w:rFonts w:ascii="B Lotus" w:hAnsi="B Lotus" w:cs="B Lotus"/>
            <w:color w:val="000000" w:themeColor="text1"/>
            <w:sz w:val="20"/>
            <w:szCs w:val="20"/>
            <w:rtl/>
            <w:lang w:bidi="fa-IR"/>
          </w:rPr>
          <w:t>راه</w:t>
        </w:r>
        <w:r w:rsidR="006F7CCF">
          <w:rPr>
            <w:rFonts w:ascii="B Lotus" w:hAnsi="B Lotus" w:cs="B Lotus" w:hint="cs"/>
            <w:color w:val="000000" w:themeColor="text1"/>
            <w:sz w:val="20"/>
            <w:szCs w:val="20"/>
            <w:rtl/>
            <w:lang w:bidi="fa-IR"/>
          </w:rPr>
          <w:t>‌</w:t>
        </w:r>
        <w:r w:rsidR="006F7CCF">
          <w:rPr>
            <w:rFonts w:ascii="B Lotus" w:hAnsi="B Lotus" w:cs="B Lotus"/>
            <w:color w:val="000000" w:themeColor="text1"/>
            <w:sz w:val="20"/>
            <w:szCs w:val="20"/>
            <w:rtl/>
            <w:lang w:bidi="fa-IR"/>
          </w:rPr>
          <w:t>حل</w:t>
        </w:r>
      </w:ins>
      <w:del w:id="16871" w:author="Mehrnazi Boojari" w:date="2019-01-07T09:46:00Z">
        <w:r w:rsidRPr="000F1AAD" w:rsidDel="006F7CCF">
          <w:rPr>
            <w:rFonts w:ascii="B Lotus" w:hAnsi="B Lotus" w:cs="B Lotus"/>
            <w:color w:val="000000" w:themeColor="text1"/>
            <w:sz w:val="20"/>
            <w:szCs w:val="20"/>
            <w:rtl/>
            <w:lang w:bidi="fa-IR"/>
          </w:rPr>
          <w:delText xml:space="preserve"> ها</w:delText>
        </w:r>
        <w:r w:rsidRPr="000F1AAD" w:rsidDel="006F7CCF">
          <w:rPr>
            <w:rFonts w:ascii="B Lotus" w:hAnsi="B Lotus" w:cs="B Lotus" w:hint="cs"/>
            <w:color w:val="000000" w:themeColor="text1"/>
            <w:sz w:val="20"/>
            <w:szCs w:val="20"/>
            <w:rtl/>
            <w:lang w:bidi="fa-IR"/>
          </w:rPr>
          <w:delText>ی</w:delText>
        </w:r>
        <w:r w:rsidRPr="000F1AAD" w:rsidDel="006F7CCF">
          <w:rPr>
            <w:rFonts w:ascii="B Lotus" w:hAnsi="B Lotus" w:cs="B Lotus"/>
            <w:color w:val="000000" w:themeColor="text1"/>
            <w:sz w:val="20"/>
            <w:szCs w:val="20"/>
            <w:rtl/>
            <w:lang w:bidi="fa-IR"/>
          </w:rPr>
          <w:delText xml:space="preserve"> </w:delText>
        </w:r>
      </w:del>
      <w:ins w:id="16872" w:author="Mehrnazi Boojari" w:date="2019-01-07T09:46:00Z">
        <w:r w:rsidR="006F7CCF">
          <w:rPr>
            <w:rFonts w:ascii="B Lotus" w:hAnsi="B Lotus" w:cs="B Lotus" w:hint="cs"/>
            <w:color w:val="000000" w:themeColor="text1"/>
            <w:sz w:val="20"/>
            <w:szCs w:val="20"/>
            <w:rtl/>
            <w:lang w:bidi="fa-IR"/>
          </w:rPr>
          <w:t>‌</w:t>
        </w:r>
        <w:r w:rsidR="006F7CCF">
          <w:rPr>
            <w:rFonts w:ascii="B Lotus" w:hAnsi="B Lotus" w:cs="B Lotus"/>
            <w:color w:val="000000" w:themeColor="text1"/>
            <w:sz w:val="20"/>
            <w:szCs w:val="20"/>
            <w:rtl/>
            <w:lang w:bidi="fa-IR"/>
          </w:rPr>
          <w:t xml:space="preserve">های </w:t>
        </w:r>
      </w:ins>
      <w:r w:rsidRPr="000F1AAD">
        <w:rPr>
          <w:rFonts w:ascii="B Lotus" w:hAnsi="B Lotus" w:cs="B Lotus"/>
          <w:color w:val="000000" w:themeColor="text1"/>
          <w:sz w:val="20"/>
          <w:szCs w:val="20"/>
          <w:rtl/>
          <w:lang w:bidi="fa-IR"/>
        </w:rPr>
        <w:t>پ</w:t>
      </w:r>
      <w:r w:rsidRPr="000F1AAD">
        <w:rPr>
          <w:rFonts w:ascii="B Lotus" w:hAnsi="B Lotus" w:cs="B Lotus" w:hint="cs"/>
          <w:color w:val="000000" w:themeColor="text1"/>
          <w:sz w:val="20"/>
          <w:szCs w:val="20"/>
          <w:rtl/>
          <w:lang w:bidi="fa-IR"/>
        </w:rPr>
        <w:t>ی</w:t>
      </w:r>
      <w:r w:rsidRPr="000F1AAD">
        <w:rPr>
          <w:rFonts w:ascii="B Lotus" w:hAnsi="B Lotus" w:cs="B Lotus" w:hint="eastAsia"/>
          <w:color w:val="000000" w:themeColor="text1"/>
          <w:sz w:val="20"/>
          <w:szCs w:val="20"/>
          <w:rtl/>
          <w:lang w:bidi="fa-IR"/>
        </w:rPr>
        <w:t>شنهاد</w:t>
      </w:r>
      <w:r w:rsidRPr="000F1AAD">
        <w:rPr>
          <w:rFonts w:ascii="B Lotus" w:hAnsi="B Lotus" w:cs="B Lotus" w:hint="cs"/>
          <w:color w:val="000000" w:themeColor="text1"/>
          <w:sz w:val="20"/>
          <w:szCs w:val="20"/>
          <w:rtl/>
          <w:lang w:bidi="fa-IR"/>
        </w:rPr>
        <w:t>ی</w:t>
      </w:r>
      <w:r w:rsidRPr="000F1AAD">
        <w:rPr>
          <w:rFonts w:ascii="B Lotus" w:hAnsi="B Lotus" w:cs="B Lotus"/>
          <w:color w:val="000000" w:themeColor="text1"/>
          <w:sz w:val="20"/>
          <w:szCs w:val="20"/>
          <w:rtl/>
          <w:lang w:bidi="fa-IR"/>
        </w:rPr>
        <w:t xml:space="preserve"> در عام</w:t>
      </w:r>
      <w:r w:rsidRPr="000F1AAD">
        <w:rPr>
          <w:rFonts w:ascii="B Lotus" w:hAnsi="B Lotus" w:cs="B Lotus" w:hint="cs"/>
          <w:color w:val="000000" w:themeColor="text1"/>
          <w:sz w:val="20"/>
          <w:szCs w:val="20"/>
          <w:rtl/>
          <w:lang w:bidi="fa-IR"/>
        </w:rPr>
        <w:t>ل</w:t>
      </w:r>
      <w:del w:id="16873" w:author="Mehrnazi Boojari" w:date="2019-01-07T10:51:00Z">
        <w:r w:rsidRPr="000F1AAD" w:rsidDel="006A1F1D">
          <w:rPr>
            <w:rFonts w:ascii="B Lotus" w:hAnsi="B Lotus" w:cs="B Lotus" w:hint="cs"/>
            <w:color w:val="000000" w:themeColor="text1"/>
            <w:sz w:val="20"/>
            <w:szCs w:val="20"/>
            <w:rtl/>
            <w:lang w:bidi="fa-IR"/>
          </w:rPr>
          <w:delText xml:space="preserve"> تامین </w:delText>
        </w:r>
      </w:del>
      <w:ins w:id="16874" w:author="Mehrnazi Boojari" w:date="2019-01-07T10:51:00Z">
        <w:r w:rsidR="006A1F1D">
          <w:rPr>
            <w:rFonts w:ascii="B Lotus" w:hAnsi="B Lotus" w:cs="B Lotus" w:hint="cs"/>
            <w:color w:val="000000" w:themeColor="text1"/>
            <w:sz w:val="20"/>
            <w:szCs w:val="20"/>
            <w:rtl/>
            <w:lang w:bidi="fa-IR"/>
          </w:rPr>
          <w:t xml:space="preserve"> تأمین </w:t>
        </w:r>
      </w:ins>
      <w:r w:rsidRPr="000F1AAD">
        <w:rPr>
          <w:rFonts w:ascii="B Lotus" w:hAnsi="B Lotus" w:cs="B Lotus" w:hint="cs"/>
          <w:color w:val="000000" w:themeColor="text1"/>
          <w:sz w:val="20"/>
          <w:szCs w:val="20"/>
          <w:rtl/>
          <w:lang w:bidi="fa-IR"/>
        </w:rPr>
        <w:t>مالی ساخت مسکن روستایی</w:t>
      </w:r>
      <w:bookmarkEnd w:id="16864"/>
    </w:p>
    <w:tbl>
      <w:tblPr>
        <w:tblStyle w:val="PlainTable11"/>
        <w:bidiVisual/>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947"/>
        <w:gridCol w:w="982"/>
        <w:gridCol w:w="1982"/>
        <w:gridCol w:w="1389"/>
        <w:gridCol w:w="1409"/>
        <w:gridCol w:w="2105"/>
      </w:tblGrid>
      <w:tr w:rsidR="00EA6F4D" w:rsidRPr="00EA6F4D" w14:paraId="6B446DA8" w14:textId="77777777" w:rsidTr="00550EF3">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auto"/>
            <w:vAlign w:val="center"/>
          </w:tcPr>
          <w:p w14:paraId="5C5B3167" w14:textId="77777777" w:rsidR="00EA6F4D" w:rsidRPr="000F1AAD" w:rsidRDefault="00EA6F4D" w:rsidP="00EA6F4D">
            <w:pPr>
              <w:bidi/>
              <w:jc w:val="center"/>
              <w:rPr>
                <w:rFonts w:ascii="B Lotus" w:hAnsi="B Lotus" w:cs="B Lotus"/>
                <w:sz w:val="20"/>
                <w:szCs w:val="20"/>
                <w:rtl/>
                <w:lang w:bidi="fa-IR"/>
              </w:rPr>
            </w:pPr>
            <w:r w:rsidRPr="000F1AAD">
              <w:rPr>
                <w:rFonts w:ascii="B Lotus" w:hAnsi="B Lotus" w:cs="B Lotus" w:hint="cs"/>
                <w:sz w:val="20"/>
                <w:szCs w:val="20"/>
                <w:rtl/>
                <w:lang w:bidi="fa-IR"/>
              </w:rPr>
              <w:t>حوزه</w:t>
            </w:r>
          </w:p>
        </w:tc>
        <w:tc>
          <w:tcPr>
            <w:tcW w:w="1984" w:type="dxa"/>
            <w:vMerge w:val="restart"/>
            <w:shd w:val="clear" w:color="auto" w:fill="auto"/>
            <w:vAlign w:val="center"/>
          </w:tcPr>
          <w:p w14:paraId="31831DD3"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راهبرد پیشنهادی</w:t>
            </w:r>
          </w:p>
        </w:tc>
        <w:tc>
          <w:tcPr>
            <w:tcW w:w="992" w:type="dxa"/>
            <w:vMerge w:val="restart"/>
            <w:shd w:val="clear" w:color="auto" w:fill="auto"/>
            <w:vAlign w:val="center"/>
          </w:tcPr>
          <w:p w14:paraId="0E1C0697"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دستگاه مسئول</w:t>
            </w:r>
          </w:p>
        </w:tc>
        <w:tc>
          <w:tcPr>
            <w:tcW w:w="2011" w:type="dxa"/>
            <w:vMerge w:val="restart"/>
            <w:shd w:val="clear" w:color="auto" w:fill="auto"/>
            <w:vAlign w:val="center"/>
          </w:tcPr>
          <w:p w14:paraId="643587A6"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دستگاه همکار</w:t>
            </w:r>
          </w:p>
        </w:tc>
        <w:tc>
          <w:tcPr>
            <w:tcW w:w="1408" w:type="dxa"/>
            <w:vMerge w:val="restart"/>
          </w:tcPr>
          <w:p w14:paraId="74A1DF5E"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 xml:space="preserve">ساختار همکار در قرارگاه پیشرفت و آبادانی </w:t>
            </w:r>
          </w:p>
        </w:tc>
        <w:tc>
          <w:tcPr>
            <w:tcW w:w="3544" w:type="dxa"/>
            <w:gridSpan w:val="2"/>
            <w:shd w:val="clear" w:color="auto" w:fill="auto"/>
            <w:vAlign w:val="center"/>
          </w:tcPr>
          <w:p w14:paraId="010300DA"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نظام قوانین</w:t>
            </w:r>
          </w:p>
        </w:tc>
      </w:tr>
      <w:tr w:rsidR="00EA6F4D" w:rsidRPr="00EA6F4D" w14:paraId="64C96DD1" w14:textId="77777777" w:rsidTr="00550EF3">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vAlign w:val="center"/>
          </w:tcPr>
          <w:p w14:paraId="3B2FA44B" w14:textId="77777777" w:rsidR="00EA6F4D" w:rsidRPr="000F1AAD" w:rsidRDefault="00EA6F4D" w:rsidP="00EA6F4D">
            <w:pPr>
              <w:bidi/>
              <w:jc w:val="center"/>
              <w:rPr>
                <w:rFonts w:ascii="B Lotus" w:hAnsi="B Lotus" w:cs="B Lotus"/>
                <w:sz w:val="20"/>
                <w:szCs w:val="20"/>
                <w:rtl/>
                <w:lang w:bidi="fa-IR"/>
              </w:rPr>
            </w:pPr>
          </w:p>
        </w:tc>
        <w:tc>
          <w:tcPr>
            <w:tcW w:w="1984" w:type="dxa"/>
            <w:vMerge/>
            <w:shd w:val="clear" w:color="auto" w:fill="auto"/>
            <w:vAlign w:val="center"/>
          </w:tcPr>
          <w:p w14:paraId="2DBEA398"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992" w:type="dxa"/>
            <w:vMerge/>
            <w:shd w:val="clear" w:color="auto" w:fill="auto"/>
            <w:vAlign w:val="center"/>
          </w:tcPr>
          <w:p w14:paraId="0596C99A"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2011" w:type="dxa"/>
            <w:vMerge/>
            <w:shd w:val="clear" w:color="auto" w:fill="auto"/>
            <w:vAlign w:val="center"/>
          </w:tcPr>
          <w:p w14:paraId="04C0C216"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1408" w:type="dxa"/>
            <w:vMerge/>
          </w:tcPr>
          <w:p w14:paraId="71E26EC0"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1418" w:type="dxa"/>
            <w:shd w:val="clear" w:color="auto" w:fill="auto"/>
            <w:vAlign w:val="center"/>
          </w:tcPr>
          <w:p w14:paraId="16BFB4C3" w14:textId="77777777" w:rsidR="00EA6F4D" w:rsidRPr="00226258"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r w:rsidRPr="00226258">
              <w:rPr>
                <w:rFonts w:ascii="B Lotus" w:hAnsi="B Lotus" w:cs="B Lotus" w:hint="cs"/>
                <w:b/>
                <w:bCs/>
                <w:sz w:val="20"/>
                <w:szCs w:val="20"/>
                <w:rtl/>
                <w:lang w:bidi="fa-IR"/>
              </w:rPr>
              <w:t>عنوان</w:t>
            </w:r>
          </w:p>
        </w:tc>
        <w:tc>
          <w:tcPr>
            <w:tcW w:w="2126" w:type="dxa"/>
            <w:shd w:val="clear" w:color="auto" w:fill="auto"/>
            <w:vAlign w:val="center"/>
          </w:tcPr>
          <w:p w14:paraId="53865DCD" w14:textId="77777777" w:rsidR="00EA6F4D" w:rsidRPr="00226258"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r w:rsidRPr="00226258">
              <w:rPr>
                <w:rFonts w:ascii="B Lotus" w:hAnsi="B Lotus" w:cs="B Lotus" w:hint="cs"/>
                <w:b/>
                <w:bCs/>
                <w:sz w:val="20"/>
                <w:szCs w:val="20"/>
                <w:rtl/>
                <w:lang w:bidi="fa-IR"/>
              </w:rPr>
              <w:t>مفاد</w:t>
            </w:r>
          </w:p>
        </w:tc>
      </w:tr>
      <w:tr w:rsidR="00EA6F4D" w:rsidRPr="00EA6F4D" w14:paraId="0EF18F2B"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D9E2F3" w:themeFill="accent5" w:themeFillTint="33"/>
            <w:vAlign w:val="center"/>
          </w:tcPr>
          <w:p w14:paraId="1E86DDCB" w14:textId="77777777" w:rsidR="00EA6F4D" w:rsidRPr="000F1AAD" w:rsidRDefault="00EA6F4D" w:rsidP="00EA6F4D">
            <w:pPr>
              <w:bidi/>
              <w:jc w:val="center"/>
              <w:rPr>
                <w:rFonts w:ascii="B Lotus" w:hAnsi="B Lotus" w:cs="B Lotus"/>
                <w:sz w:val="16"/>
                <w:szCs w:val="16"/>
                <w:rtl/>
                <w:lang w:bidi="fa-IR"/>
              </w:rPr>
            </w:pPr>
            <w:r w:rsidRPr="000F1AAD">
              <w:rPr>
                <w:rFonts w:ascii="B Lotus" w:hAnsi="B Lotus" w:cs="B Lotus" w:hint="cs"/>
                <w:sz w:val="16"/>
                <w:szCs w:val="16"/>
                <w:rtl/>
                <w:lang w:bidi="fa-IR"/>
              </w:rPr>
              <w:t>تقنینی</w:t>
            </w:r>
          </w:p>
        </w:tc>
        <w:tc>
          <w:tcPr>
            <w:tcW w:w="1984" w:type="dxa"/>
            <w:vMerge w:val="restart"/>
            <w:shd w:val="clear" w:color="auto" w:fill="D9E2F3" w:themeFill="accent5" w:themeFillTint="33"/>
            <w:vAlign w:val="center"/>
          </w:tcPr>
          <w:p w14:paraId="36F779AE"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sz w:val="18"/>
                <w:szCs w:val="18"/>
                <w:rtl/>
                <w:lang w:bidi="fa-IR"/>
              </w:rPr>
              <w:t>تدو</w:t>
            </w:r>
            <w:r w:rsidRPr="000F1AAD">
              <w:rPr>
                <w:rFonts w:ascii="B Lotus" w:hAnsi="B Lotus" w:cs="B Lotus" w:hint="cs"/>
                <w:sz w:val="18"/>
                <w:szCs w:val="18"/>
                <w:rtl/>
                <w:lang w:bidi="fa-IR"/>
              </w:rPr>
              <w:t>ی</w:t>
            </w:r>
            <w:r w:rsidRPr="000F1AAD">
              <w:rPr>
                <w:rFonts w:ascii="B Lotus" w:hAnsi="B Lotus" w:cs="B Lotus" w:hint="eastAsia"/>
                <w:sz w:val="18"/>
                <w:szCs w:val="18"/>
                <w:rtl/>
                <w:lang w:bidi="fa-IR"/>
              </w:rPr>
              <w:t>ن</w:t>
            </w:r>
            <w:r w:rsidRPr="000F1AAD">
              <w:rPr>
                <w:rFonts w:ascii="B Lotus" w:hAnsi="B Lotus" w:cs="B Lotus"/>
                <w:sz w:val="18"/>
                <w:szCs w:val="18"/>
                <w:rtl/>
                <w:lang w:bidi="fa-IR"/>
              </w:rPr>
              <w:t xml:space="preserve"> شاخص</w:t>
            </w:r>
            <w:del w:id="16875" w:author="Mehrnazi Boojari" w:date="2019-01-07T09:46:00Z">
              <w:r w:rsidRPr="000F1AAD" w:rsidDel="006F7CCF">
                <w:rPr>
                  <w:rFonts w:ascii="B Lotus" w:hAnsi="B Lotus" w:cs="B Lotus"/>
                  <w:sz w:val="18"/>
                  <w:szCs w:val="18"/>
                  <w:rtl/>
                  <w:lang w:bidi="fa-IR"/>
                </w:rPr>
                <w:delText xml:space="preserve"> ها</w:delText>
              </w:r>
              <w:r w:rsidRPr="000F1AAD" w:rsidDel="006F7CCF">
                <w:rPr>
                  <w:rFonts w:ascii="B Lotus" w:hAnsi="B Lotus" w:cs="B Lotus" w:hint="cs"/>
                  <w:sz w:val="18"/>
                  <w:szCs w:val="18"/>
                  <w:rtl/>
                  <w:lang w:bidi="fa-IR"/>
                </w:rPr>
                <w:delText>ی</w:delText>
              </w:r>
              <w:r w:rsidRPr="000F1AAD" w:rsidDel="006F7CCF">
                <w:rPr>
                  <w:rFonts w:ascii="B Lotus" w:hAnsi="B Lotus" w:cs="B Lotus"/>
                  <w:sz w:val="18"/>
                  <w:szCs w:val="18"/>
                  <w:rtl/>
                  <w:lang w:bidi="fa-IR"/>
                </w:rPr>
                <w:delText xml:space="preserve"> </w:delText>
              </w:r>
            </w:del>
            <w:ins w:id="16876" w:author="Mehrnazi Boojari" w:date="2019-01-07T09:46:00Z">
              <w:r w:rsidR="006F7CCF">
                <w:rPr>
                  <w:rFonts w:ascii="B Lotus" w:hAnsi="B Lotus" w:cs="B Lotus" w:hint="cs"/>
                  <w:sz w:val="18"/>
                  <w:szCs w:val="18"/>
                  <w:rtl/>
                  <w:lang w:bidi="fa-IR"/>
                </w:rPr>
                <w:t>‌</w:t>
              </w:r>
              <w:r w:rsidR="006F7CCF">
                <w:rPr>
                  <w:rFonts w:ascii="B Lotus" w:hAnsi="B Lotus" w:cs="B Lotus"/>
                  <w:sz w:val="18"/>
                  <w:szCs w:val="18"/>
                  <w:rtl/>
                  <w:lang w:bidi="fa-IR"/>
                </w:rPr>
                <w:t xml:space="preserve">های </w:t>
              </w:r>
            </w:ins>
            <w:r w:rsidRPr="000F1AAD">
              <w:rPr>
                <w:rFonts w:ascii="B Lotus" w:hAnsi="B Lotus" w:cs="B Lotus"/>
                <w:sz w:val="18"/>
                <w:szCs w:val="18"/>
                <w:rtl/>
                <w:lang w:bidi="fa-IR"/>
              </w:rPr>
              <w:t>اعطا</w:t>
            </w:r>
            <w:r w:rsidRPr="000F1AAD">
              <w:rPr>
                <w:rFonts w:ascii="B Lotus" w:hAnsi="B Lotus" w:cs="B Lotus" w:hint="cs"/>
                <w:sz w:val="18"/>
                <w:szCs w:val="18"/>
                <w:rtl/>
                <w:lang w:bidi="fa-IR"/>
              </w:rPr>
              <w:t>ی</w:t>
            </w:r>
            <w:r w:rsidRPr="000F1AAD">
              <w:rPr>
                <w:rFonts w:ascii="B Lotus" w:hAnsi="B Lotus" w:cs="B Lotus"/>
                <w:sz w:val="18"/>
                <w:szCs w:val="18"/>
                <w:rtl/>
                <w:lang w:bidi="fa-IR"/>
              </w:rPr>
              <w:t xml:space="preserve"> ت</w:t>
            </w:r>
            <w:r w:rsidRPr="000F1AAD">
              <w:rPr>
                <w:rFonts w:ascii="B Lotus" w:hAnsi="B Lotus" w:cs="B Lotus" w:hint="cs"/>
                <w:sz w:val="18"/>
                <w:szCs w:val="18"/>
                <w:rtl/>
                <w:lang w:bidi="fa-IR"/>
              </w:rPr>
              <w:t>سهی</w:t>
            </w:r>
            <w:r w:rsidRPr="000F1AAD">
              <w:rPr>
                <w:rFonts w:ascii="B Lotus" w:hAnsi="B Lotus" w:cs="B Lotus" w:hint="eastAsia"/>
                <w:sz w:val="18"/>
                <w:szCs w:val="18"/>
                <w:rtl/>
                <w:lang w:bidi="fa-IR"/>
              </w:rPr>
              <w:t>لات</w:t>
            </w:r>
            <w:r w:rsidRPr="000F1AAD">
              <w:rPr>
                <w:rFonts w:ascii="B Lotus" w:hAnsi="B Lotus" w:cs="B Lotus"/>
                <w:sz w:val="18"/>
                <w:szCs w:val="18"/>
                <w:rtl/>
                <w:lang w:bidi="fa-IR"/>
              </w:rPr>
              <w:t xml:space="preserve"> مسکن روستا</w:t>
            </w:r>
            <w:r w:rsidRPr="000F1AAD">
              <w:rPr>
                <w:rFonts w:ascii="B Lotus" w:hAnsi="B Lotus" w:cs="B Lotus" w:hint="cs"/>
                <w:sz w:val="18"/>
                <w:szCs w:val="18"/>
                <w:rtl/>
                <w:lang w:bidi="fa-IR"/>
              </w:rPr>
              <w:t>یی</w:t>
            </w:r>
          </w:p>
        </w:tc>
        <w:tc>
          <w:tcPr>
            <w:tcW w:w="992" w:type="dxa"/>
            <w:vMerge w:val="restart"/>
            <w:shd w:val="clear" w:color="auto" w:fill="D9E2F3" w:themeFill="accent5" w:themeFillTint="33"/>
            <w:vAlign w:val="center"/>
          </w:tcPr>
          <w:p w14:paraId="4F03E63F"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سازمان برنامه و بودجه</w:t>
            </w:r>
          </w:p>
        </w:tc>
        <w:tc>
          <w:tcPr>
            <w:tcW w:w="2011" w:type="dxa"/>
            <w:vMerge w:val="restart"/>
            <w:shd w:val="clear" w:color="auto" w:fill="D9E2F3" w:themeFill="accent5" w:themeFillTint="33"/>
            <w:vAlign w:val="center"/>
          </w:tcPr>
          <w:p w14:paraId="63A4D727"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rPr>
              <w:t>بنیاد مسکن</w:t>
            </w:r>
            <w:del w:id="16877" w:author="Mehrnazi Boojari" w:date="2019-01-07T09:47:00Z">
              <w:r w:rsidRPr="000F1AAD" w:rsidDel="006F7CCF">
                <w:rPr>
                  <w:rFonts w:ascii="B Lotus" w:hAnsi="B Lotus" w:cs="B Lotus" w:hint="cs"/>
                  <w:sz w:val="18"/>
                  <w:szCs w:val="18"/>
                  <w:rtl/>
                </w:rPr>
                <w:delText xml:space="preserve"> ،</w:delText>
              </w:r>
            </w:del>
            <w:ins w:id="16878" w:author="Mehrnazi Boojari" w:date="2019-01-07T09:47:00Z">
              <w:r w:rsidR="006F7CCF">
                <w:rPr>
                  <w:rFonts w:ascii="B Lotus" w:hAnsi="B Lotus" w:cs="B Lotus" w:hint="cs"/>
                  <w:sz w:val="18"/>
                  <w:szCs w:val="18"/>
                  <w:rtl/>
                </w:rPr>
                <w:t>،</w:t>
              </w:r>
            </w:ins>
            <w:r w:rsidRPr="000F1AAD">
              <w:rPr>
                <w:rFonts w:ascii="B Lotus" w:hAnsi="B Lotus" w:cs="B Lotus" w:hint="cs"/>
                <w:sz w:val="18"/>
                <w:szCs w:val="18"/>
                <w:rtl/>
              </w:rPr>
              <w:t xml:space="preserve"> جهادکشاورزی، بانک مرکزی</w:t>
            </w:r>
          </w:p>
        </w:tc>
        <w:tc>
          <w:tcPr>
            <w:tcW w:w="1408" w:type="dxa"/>
            <w:vMerge w:val="restart"/>
            <w:shd w:val="clear" w:color="auto" w:fill="D9E2F3" w:themeFill="accent5" w:themeFillTint="33"/>
            <w:vAlign w:val="center"/>
          </w:tcPr>
          <w:p w14:paraId="45DECBF5"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r w:rsidRPr="000F1AAD">
              <w:rPr>
                <w:rFonts w:ascii="B Lotus" w:hAnsi="B Lotus" w:cs="B Lotus" w:hint="cs"/>
                <w:sz w:val="18"/>
                <w:szCs w:val="18"/>
                <w:rtl/>
              </w:rPr>
              <w:t>معاونت زیرساخت و عمران</w:t>
            </w:r>
          </w:p>
          <w:p w14:paraId="0F435936"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r w:rsidRPr="000F1AAD">
              <w:rPr>
                <w:rFonts w:ascii="B Lotus" w:hAnsi="B Lotus" w:cs="B Lotus" w:hint="cs"/>
                <w:sz w:val="18"/>
                <w:szCs w:val="18"/>
                <w:rtl/>
              </w:rPr>
              <w:t>معاونت اشتغال</w:t>
            </w:r>
          </w:p>
          <w:p w14:paraId="25C232FA"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r w:rsidRPr="000F1AAD">
              <w:rPr>
                <w:rFonts w:ascii="B Lotus" w:hAnsi="B Lotus" w:cs="B Lotus" w:hint="cs"/>
                <w:sz w:val="18"/>
                <w:szCs w:val="18"/>
                <w:rtl/>
              </w:rPr>
              <w:t>معاونت فرهنگی و اجتماعی</w:t>
            </w:r>
          </w:p>
        </w:tc>
        <w:tc>
          <w:tcPr>
            <w:tcW w:w="1418" w:type="dxa"/>
            <w:shd w:val="clear" w:color="auto" w:fill="D9E2F3" w:themeFill="accent5" w:themeFillTint="33"/>
            <w:vAlign w:val="center"/>
          </w:tcPr>
          <w:p w14:paraId="262A69CD" w14:textId="77777777" w:rsidR="00EA6F4D" w:rsidRPr="00226258" w:rsidRDefault="00EA6F4D" w:rsidP="00155BA7">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6879" w:author="Mehrnazi Boojari" w:date="2019-01-15T04:46:00Z">
              <w:r w:rsidRPr="00226258" w:rsidDel="00155BA7">
                <w:rPr>
                  <w:rFonts w:ascii="B Lotus" w:hAnsi="B Lotus" w:cs="B Lotus"/>
                  <w:sz w:val="16"/>
                  <w:szCs w:val="16"/>
                  <w:rtl/>
                </w:rPr>
                <w:delText xml:space="preserve">تبصره </w:delText>
              </w:r>
            </w:del>
            <w:ins w:id="16880" w:author="Mehrnazi Boojari" w:date="2019-01-15T04:46:00Z">
              <w:r w:rsidR="00155BA7" w:rsidRPr="00226258">
                <w:rPr>
                  <w:rFonts w:ascii="B Lotus" w:hAnsi="B Lotus" w:cs="B Lotus"/>
                  <w:sz w:val="16"/>
                  <w:szCs w:val="16"/>
                  <w:rtl/>
                </w:rPr>
                <w:t>تبصر</w:t>
              </w:r>
              <w:r w:rsidR="00155BA7" w:rsidRPr="00226258">
                <w:rPr>
                  <w:rFonts w:ascii="B Lotus" w:hAnsi="B Lotus" w:cs="B Lotus" w:hint="cs"/>
                  <w:sz w:val="16"/>
                  <w:szCs w:val="16"/>
                  <w:rtl/>
                </w:rPr>
                <w:t>ۀ</w:t>
              </w:r>
              <w:r w:rsidR="00155BA7" w:rsidRPr="00226258">
                <w:rPr>
                  <w:rFonts w:ascii="B Lotus" w:hAnsi="B Lotus" w:cs="B Lotus"/>
                  <w:sz w:val="16"/>
                  <w:szCs w:val="16"/>
                  <w:rtl/>
                </w:rPr>
                <w:t xml:space="preserve"> </w:t>
              </w:r>
            </w:ins>
            <w:r w:rsidRPr="00226258">
              <w:rPr>
                <w:rFonts w:ascii="B Lotus" w:hAnsi="B Lotus" w:cs="B Lotus"/>
                <w:sz w:val="16"/>
                <w:szCs w:val="16"/>
                <w:rtl/>
              </w:rPr>
              <w:t xml:space="preserve">3 </w:t>
            </w:r>
            <w:del w:id="16881" w:author="Mehrnazi Boojari" w:date="2019-01-15T04:46:00Z">
              <w:r w:rsidRPr="00226258" w:rsidDel="00155BA7">
                <w:rPr>
                  <w:rFonts w:ascii="B Lotus" w:hAnsi="B Lotus" w:cs="B Lotus" w:hint="cs"/>
                  <w:sz w:val="16"/>
                  <w:szCs w:val="16"/>
                  <w:rtl/>
                </w:rPr>
                <w:delText xml:space="preserve">ماده </w:delText>
              </w:r>
            </w:del>
            <w:ins w:id="16882" w:author="Mehrnazi Boojari" w:date="2019-01-15T04:46:00Z">
              <w:r w:rsidR="00155BA7" w:rsidRPr="00226258">
                <w:rPr>
                  <w:rFonts w:ascii="B Lotus" w:hAnsi="B Lotus" w:cs="B Lotus" w:hint="cs"/>
                  <w:sz w:val="16"/>
                  <w:szCs w:val="16"/>
                  <w:rtl/>
                </w:rPr>
                <w:t xml:space="preserve">مادۀ </w:t>
              </w:r>
            </w:ins>
            <w:r w:rsidRPr="00226258">
              <w:rPr>
                <w:rFonts w:ascii="B Lotus" w:hAnsi="B Lotus" w:cs="B Lotus" w:hint="cs"/>
                <w:sz w:val="16"/>
                <w:szCs w:val="16"/>
                <w:rtl/>
              </w:rPr>
              <w:t>2</w:t>
            </w:r>
            <w:del w:id="16883" w:author="Mehrnazi Boojari" w:date="2019-01-07T10:35:00Z">
              <w:r w:rsidRPr="00226258" w:rsidDel="006C73A5">
                <w:rPr>
                  <w:rFonts w:ascii="B Lotus" w:hAnsi="B Lotus" w:cs="B Lotus" w:hint="cs"/>
                  <w:sz w:val="16"/>
                  <w:szCs w:val="16"/>
                  <w:rtl/>
                </w:rPr>
                <w:delText xml:space="preserve"> : </w:delText>
              </w:r>
            </w:del>
            <w:ins w:id="16884" w:author="Mehrnazi Boojari" w:date="2019-01-07T10:35:00Z">
              <w:r w:rsidR="006C73A5" w:rsidRPr="00226258">
                <w:rPr>
                  <w:rFonts w:ascii="B Lotus" w:hAnsi="B Lotus" w:cs="B Lotus" w:hint="cs"/>
                  <w:sz w:val="16"/>
                  <w:szCs w:val="16"/>
                  <w:rtl/>
                </w:rPr>
                <w:t xml:space="preserve">: </w:t>
              </w:r>
            </w:ins>
            <w:r w:rsidRPr="00226258">
              <w:rPr>
                <w:rFonts w:ascii="B Lotus" w:hAnsi="B Lotus" w:cs="B Lotus" w:hint="cs"/>
                <w:sz w:val="16"/>
                <w:szCs w:val="16"/>
                <w:rtl/>
              </w:rPr>
              <w:t>د</w:t>
            </w:r>
            <w:r w:rsidRPr="00226258">
              <w:rPr>
                <w:rFonts w:ascii="B Lotus" w:hAnsi="B Lotus" w:cs="B Lotus"/>
                <w:sz w:val="16"/>
                <w:szCs w:val="16"/>
                <w:rtl/>
              </w:rPr>
              <w:t>ستورالعمل اجرايي پرداخت تسهيلات بهسازي و نوسازي مسكن روستايي</w:t>
            </w:r>
          </w:p>
        </w:tc>
        <w:tc>
          <w:tcPr>
            <w:tcW w:w="2126" w:type="dxa"/>
            <w:shd w:val="clear" w:color="auto" w:fill="D9E2F3" w:themeFill="accent5" w:themeFillTint="33"/>
            <w:vAlign w:val="center"/>
          </w:tcPr>
          <w:p w14:paraId="4429B42A" w14:textId="77777777" w:rsidR="00EA6F4D" w:rsidRPr="00226258" w:rsidRDefault="00EA6F4D" w:rsidP="00155BA7">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226258">
              <w:rPr>
                <w:rFonts w:ascii="B Lotus" w:hAnsi="B Lotus" w:cs="B Lotus"/>
                <w:sz w:val="16"/>
                <w:szCs w:val="16"/>
                <w:rtl/>
              </w:rPr>
              <w:t>نحوه پرداخت اقساط تسهيلات</w:t>
            </w:r>
            <w:del w:id="16885" w:author="Mehrnazi Boojari" w:date="2019-01-07T09:47:00Z">
              <w:r w:rsidRPr="00226258" w:rsidDel="006F7CCF">
                <w:rPr>
                  <w:rFonts w:ascii="B Lotus" w:hAnsi="B Lotus" w:cs="B Lotus"/>
                  <w:sz w:val="16"/>
                  <w:szCs w:val="16"/>
                  <w:rtl/>
                </w:rPr>
                <w:delText xml:space="preserve"> ،</w:delText>
              </w:r>
            </w:del>
            <w:ins w:id="16886" w:author="Mehrnazi Boojari" w:date="2019-01-07T09:47:00Z">
              <w:r w:rsidR="006F7CCF" w:rsidRPr="00226258">
                <w:rPr>
                  <w:rFonts w:ascii="B Lotus" w:hAnsi="B Lotus" w:cs="B Lotus"/>
                  <w:sz w:val="16"/>
                  <w:szCs w:val="16"/>
                  <w:rtl/>
                </w:rPr>
                <w:t>،</w:t>
              </w:r>
            </w:ins>
            <w:r w:rsidRPr="00226258">
              <w:rPr>
                <w:rFonts w:ascii="B Lotus" w:hAnsi="B Lotus" w:cs="B Lotus"/>
                <w:sz w:val="16"/>
                <w:szCs w:val="16"/>
                <w:rtl/>
              </w:rPr>
              <w:t xml:space="preserve"> بنا به درخواست و تمايل متقاضي در دوره</w:t>
            </w:r>
            <w:ins w:id="16887" w:author="Mehrnazi Boojari" w:date="2019-01-15T04:46:00Z">
              <w:r w:rsidR="00155BA7" w:rsidRPr="00226258">
                <w:rPr>
                  <w:rFonts w:ascii="B Lotus" w:hAnsi="B Lotus" w:cs="B Nazanin" w:hint="cs"/>
                  <w:sz w:val="16"/>
                  <w:szCs w:val="16"/>
                  <w:rtl/>
                </w:rPr>
                <w:t>‌</w:t>
              </w:r>
            </w:ins>
            <w:del w:id="16888" w:author="Mehrnazi Boojari" w:date="2019-01-15T04:46:00Z">
              <w:r w:rsidRPr="00226258" w:rsidDel="00155BA7">
                <w:rPr>
                  <w:rFonts w:ascii="B Lotus" w:hAnsi="B Lotus" w:cs="B Lotus"/>
                  <w:sz w:val="16"/>
                  <w:szCs w:val="16"/>
                  <w:rtl/>
                </w:rPr>
                <w:delText xml:space="preserve"> </w:delText>
              </w:r>
            </w:del>
            <w:r w:rsidRPr="00226258">
              <w:rPr>
                <w:rFonts w:ascii="B Lotus" w:hAnsi="B Lotus" w:cs="B Lotus"/>
                <w:sz w:val="16"/>
                <w:szCs w:val="16"/>
                <w:rtl/>
              </w:rPr>
              <w:t>هاي يك</w:t>
            </w:r>
            <w:ins w:id="16889" w:author="Mehrnazi Boojari" w:date="2019-01-15T04:47:00Z">
              <w:r w:rsidR="00155BA7" w:rsidRPr="00226258">
                <w:rPr>
                  <w:rFonts w:ascii="B Lotus" w:hAnsi="B Lotus" w:cs="B Nazanin" w:hint="cs"/>
                  <w:sz w:val="16"/>
                  <w:szCs w:val="16"/>
                  <w:rtl/>
                </w:rPr>
                <w:t>‌</w:t>
              </w:r>
            </w:ins>
            <w:r w:rsidRPr="00226258">
              <w:rPr>
                <w:rFonts w:ascii="B Lotus" w:hAnsi="B Lotus" w:cs="B Lotus"/>
                <w:sz w:val="16"/>
                <w:szCs w:val="16"/>
                <w:rtl/>
              </w:rPr>
              <w:t>ساله</w:t>
            </w:r>
            <w:del w:id="16890" w:author="Mehrnazi Boojari" w:date="2019-01-07T09:47:00Z">
              <w:r w:rsidRPr="00226258" w:rsidDel="006F7CCF">
                <w:rPr>
                  <w:rFonts w:ascii="B Lotus" w:hAnsi="B Lotus" w:cs="B Lotus"/>
                  <w:sz w:val="16"/>
                  <w:szCs w:val="16"/>
                  <w:rtl/>
                </w:rPr>
                <w:delText xml:space="preserve"> ،</w:delText>
              </w:r>
            </w:del>
            <w:ins w:id="16891" w:author="Mehrnazi Boojari" w:date="2019-01-07T09:47:00Z">
              <w:r w:rsidR="006F7CCF" w:rsidRPr="00226258">
                <w:rPr>
                  <w:rFonts w:ascii="B Lotus" w:hAnsi="B Lotus" w:cs="B Lotus"/>
                  <w:sz w:val="16"/>
                  <w:szCs w:val="16"/>
                  <w:rtl/>
                </w:rPr>
                <w:t>،</w:t>
              </w:r>
            </w:ins>
            <w:r w:rsidRPr="00226258">
              <w:rPr>
                <w:rFonts w:ascii="B Lotus" w:hAnsi="B Lotus" w:cs="B Lotus"/>
                <w:sz w:val="16"/>
                <w:szCs w:val="16"/>
                <w:rtl/>
              </w:rPr>
              <w:t xml:space="preserve"> شش</w:t>
            </w:r>
            <w:ins w:id="16892" w:author="Mehrnazi Boojari" w:date="2019-01-15T04:46:00Z">
              <w:r w:rsidR="00155BA7" w:rsidRPr="00226258">
                <w:rPr>
                  <w:rFonts w:ascii="B Lotus" w:hAnsi="B Lotus" w:cs="B Nazanin" w:hint="cs"/>
                  <w:sz w:val="16"/>
                  <w:szCs w:val="16"/>
                  <w:rtl/>
                </w:rPr>
                <w:t>‌</w:t>
              </w:r>
            </w:ins>
            <w:del w:id="16893" w:author="Mehrnazi Boojari" w:date="2019-01-15T04:46:00Z">
              <w:r w:rsidRPr="00226258" w:rsidDel="00155BA7">
                <w:rPr>
                  <w:rFonts w:ascii="B Lotus" w:hAnsi="B Lotus" w:cs="B Lotus"/>
                  <w:sz w:val="16"/>
                  <w:szCs w:val="16"/>
                  <w:rtl/>
                </w:rPr>
                <w:delText xml:space="preserve"> </w:delText>
              </w:r>
            </w:del>
            <w:r w:rsidRPr="00226258">
              <w:rPr>
                <w:rFonts w:ascii="B Lotus" w:hAnsi="B Lotus" w:cs="B Lotus"/>
                <w:sz w:val="16"/>
                <w:szCs w:val="16"/>
                <w:rtl/>
              </w:rPr>
              <w:t>ماهه</w:t>
            </w:r>
            <w:del w:id="16894" w:author="Mehrnazi Boojari" w:date="2019-01-07T09:47:00Z">
              <w:r w:rsidRPr="00226258" w:rsidDel="006F7CCF">
                <w:rPr>
                  <w:rFonts w:ascii="B Lotus" w:hAnsi="B Lotus" w:cs="B Lotus"/>
                  <w:sz w:val="16"/>
                  <w:szCs w:val="16"/>
                  <w:rtl/>
                </w:rPr>
                <w:delText xml:space="preserve"> ،</w:delText>
              </w:r>
            </w:del>
            <w:ins w:id="16895" w:author="Mehrnazi Boojari" w:date="2019-01-07T09:47:00Z">
              <w:r w:rsidR="006F7CCF" w:rsidRPr="00226258">
                <w:rPr>
                  <w:rFonts w:ascii="B Lotus" w:hAnsi="B Lotus" w:cs="B Lotus"/>
                  <w:sz w:val="16"/>
                  <w:szCs w:val="16"/>
                  <w:rtl/>
                </w:rPr>
                <w:t>،</w:t>
              </w:r>
            </w:ins>
            <w:r w:rsidRPr="00226258">
              <w:rPr>
                <w:rFonts w:ascii="B Lotus" w:hAnsi="B Lotus" w:cs="B Lotus"/>
                <w:sz w:val="16"/>
                <w:szCs w:val="16"/>
                <w:rtl/>
              </w:rPr>
              <w:t xml:space="preserve"> </w:t>
            </w:r>
            <w:del w:id="16896" w:author="Mehrnazi Boojari" w:date="2019-01-15T04:46:00Z">
              <w:r w:rsidRPr="00226258" w:rsidDel="00155BA7">
                <w:rPr>
                  <w:rFonts w:ascii="B Lotus" w:hAnsi="B Lotus" w:cs="B Lotus"/>
                  <w:sz w:val="16"/>
                  <w:szCs w:val="16"/>
                  <w:rtl/>
                </w:rPr>
                <w:delText xml:space="preserve">سه </w:delText>
              </w:r>
            </w:del>
            <w:ins w:id="16897" w:author="Mehrnazi Boojari" w:date="2019-01-15T04:46:00Z">
              <w:r w:rsidR="00155BA7" w:rsidRPr="00226258">
                <w:rPr>
                  <w:rFonts w:ascii="B Lotus" w:hAnsi="B Lotus" w:cs="B Lotus"/>
                  <w:sz w:val="16"/>
                  <w:szCs w:val="16"/>
                  <w:rtl/>
                </w:rPr>
                <w:t>سه</w:t>
              </w:r>
              <w:r w:rsidR="00155BA7" w:rsidRPr="00226258">
                <w:rPr>
                  <w:rFonts w:ascii="B Lotus" w:hAnsi="B Lotus" w:cs="B Nazanin" w:hint="cs"/>
                  <w:sz w:val="16"/>
                  <w:szCs w:val="16"/>
                  <w:rtl/>
                </w:rPr>
                <w:t>‌</w:t>
              </w:r>
            </w:ins>
            <w:r w:rsidRPr="00226258">
              <w:rPr>
                <w:rFonts w:ascii="B Lotus" w:hAnsi="B Lotus" w:cs="B Lotus"/>
                <w:sz w:val="16"/>
                <w:szCs w:val="16"/>
                <w:rtl/>
              </w:rPr>
              <w:t>ماهه</w:t>
            </w:r>
            <w:del w:id="16898" w:author="Mehrnazi Boojari" w:date="2019-01-07T09:47:00Z">
              <w:r w:rsidRPr="00226258" w:rsidDel="006F7CCF">
                <w:rPr>
                  <w:rFonts w:ascii="B Lotus" w:hAnsi="B Lotus" w:cs="B Lotus"/>
                  <w:sz w:val="16"/>
                  <w:szCs w:val="16"/>
                  <w:rtl/>
                </w:rPr>
                <w:delText xml:space="preserve"> ،</w:delText>
              </w:r>
            </w:del>
            <w:ins w:id="16899" w:author="Mehrnazi Boojari" w:date="2019-01-07T09:47:00Z">
              <w:r w:rsidR="006F7CCF" w:rsidRPr="00226258">
                <w:rPr>
                  <w:rFonts w:ascii="B Lotus" w:hAnsi="B Lotus" w:cs="B Lotus"/>
                  <w:sz w:val="16"/>
                  <w:szCs w:val="16"/>
                  <w:rtl/>
                </w:rPr>
                <w:t>،</w:t>
              </w:r>
            </w:ins>
            <w:r w:rsidRPr="00226258">
              <w:rPr>
                <w:rFonts w:ascii="B Lotus" w:hAnsi="B Lotus" w:cs="B Lotus"/>
                <w:sz w:val="16"/>
                <w:szCs w:val="16"/>
                <w:rtl/>
              </w:rPr>
              <w:t xml:space="preserve"> و يا ماهانه از </w:t>
            </w:r>
            <w:del w:id="16900" w:author="Mehrnazi Boojari" w:date="2019-01-15T04:47:00Z">
              <w:r w:rsidRPr="00226258" w:rsidDel="00155BA7">
                <w:rPr>
                  <w:rFonts w:ascii="B Lotus" w:hAnsi="B Lotus" w:cs="B Lotus"/>
                  <w:sz w:val="16"/>
                  <w:szCs w:val="16"/>
                  <w:rtl/>
                </w:rPr>
                <w:delText xml:space="preserve">روستائيان </w:delText>
              </w:r>
            </w:del>
            <w:ins w:id="16901" w:author="Mehrnazi Boojari" w:date="2019-01-15T04:47:00Z">
              <w:r w:rsidR="00155BA7" w:rsidRPr="00226258">
                <w:rPr>
                  <w:rFonts w:ascii="B Lotus" w:hAnsi="B Lotus" w:cs="B Lotus"/>
                  <w:sz w:val="16"/>
                  <w:szCs w:val="16"/>
                  <w:rtl/>
                </w:rPr>
                <w:t>روستا</w:t>
              </w:r>
              <w:r w:rsidR="00155BA7" w:rsidRPr="00226258">
                <w:rPr>
                  <w:rFonts w:ascii="B Lotus" w:hAnsi="B Lotus" w:cs="B Lotus" w:hint="cs"/>
                  <w:sz w:val="16"/>
                  <w:szCs w:val="16"/>
                  <w:rtl/>
                </w:rPr>
                <w:t>ی</w:t>
              </w:r>
              <w:r w:rsidR="00155BA7" w:rsidRPr="00226258">
                <w:rPr>
                  <w:rFonts w:ascii="B Lotus" w:hAnsi="B Lotus" w:cs="B Lotus"/>
                  <w:sz w:val="16"/>
                  <w:szCs w:val="16"/>
                  <w:rtl/>
                </w:rPr>
                <w:t xml:space="preserve">يان </w:t>
              </w:r>
            </w:ins>
            <w:r w:rsidRPr="00226258">
              <w:rPr>
                <w:rFonts w:ascii="B Lotus" w:hAnsi="B Lotus" w:cs="B Lotus"/>
                <w:sz w:val="16"/>
                <w:szCs w:val="16"/>
                <w:rtl/>
              </w:rPr>
              <w:t>اخذ خواهد شد</w:t>
            </w:r>
            <w:r w:rsidRPr="00226258">
              <w:rPr>
                <w:rFonts w:ascii="Cambria" w:hAnsi="Cambria" w:cs="Cambria" w:hint="cs"/>
                <w:sz w:val="16"/>
                <w:szCs w:val="16"/>
                <w:rtl/>
              </w:rPr>
              <w:t> </w:t>
            </w:r>
          </w:p>
        </w:tc>
      </w:tr>
      <w:tr w:rsidR="00EA6F4D" w:rsidRPr="00EA6F4D" w14:paraId="6A84DA3A"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D9E2F3" w:themeFill="accent5" w:themeFillTint="33"/>
            <w:vAlign w:val="center"/>
          </w:tcPr>
          <w:p w14:paraId="640E2B47" w14:textId="77777777" w:rsidR="00EA6F4D" w:rsidRPr="000F1AAD" w:rsidRDefault="00EA6F4D" w:rsidP="00EA6F4D">
            <w:pPr>
              <w:bidi/>
              <w:jc w:val="center"/>
              <w:rPr>
                <w:rFonts w:ascii="B Lotus" w:hAnsi="B Lotus" w:cs="B Lotus"/>
                <w:sz w:val="16"/>
                <w:szCs w:val="16"/>
                <w:rtl/>
                <w:lang w:bidi="fa-IR"/>
              </w:rPr>
            </w:pPr>
          </w:p>
        </w:tc>
        <w:tc>
          <w:tcPr>
            <w:tcW w:w="1984" w:type="dxa"/>
            <w:vMerge/>
            <w:shd w:val="clear" w:color="auto" w:fill="D9E2F3" w:themeFill="accent5" w:themeFillTint="33"/>
            <w:vAlign w:val="center"/>
          </w:tcPr>
          <w:p w14:paraId="0E9F27A6"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992" w:type="dxa"/>
            <w:vMerge/>
            <w:shd w:val="clear" w:color="auto" w:fill="D9E2F3" w:themeFill="accent5" w:themeFillTint="33"/>
            <w:vAlign w:val="center"/>
          </w:tcPr>
          <w:p w14:paraId="0AC0D184"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11" w:type="dxa"/>
            <w:vMerge/>
            <w:shd w:val="clear" w:color="auto" w:fill="D9E2F3" w:themeFill="accent5" w:themeFillTint="33"/>
            <w:vAlign w:val="center"/>
          </w:tcPr>
          <w:p w14:paraId="22327000"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p>
        </w:tc>
        <w:tc>
          <w:tcPr>
            <w:tcW w:w="1408" w:type="dxa"/>
            <w:vMerge/>
            <w:shd w:val="clear" w:color="auto" w:fill="D9E2F3" w:themeFill="accent5" w:themeFillTint="33"/>
            <w:vAlign w:val="center"/>
          </w:tcPr>
          <w:p w14:paraId="03FF6893"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3544" w:type="dxa"/>
            <w:gridSpan w:val="2"/>
            <w:shd w:val="clear" w:color="auto" w:fill="D9E2F3" w:themeFill="accent5" w:themeFillTint="33"/>
            <w:vAlign w:val="center"/>
          </w:tcPr>
          <w:p w14:paraId="785B8832" w14:textId="77777777" w:rsidR="00EA6F4D" w:rsidRPr="00226258" w:rsidRDefault="00EA6F4D" w:rsidP="00155BA7">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del w:id="16902" w:author="Mehrnazi Boojari" w:date="2019-01-15T04:47:00Z">
              <w:r w:rsidRPr="00226258" w:rsidDel="00155BA7">
                <w:rPr>
                  <w:rFonts w:ascii="B Lotus" w:hAnsi="B Lotus" w:cs="B Lotus" w:hint="cs"/>
                  <w:sz w:val="16"/>
                  <w:szCs w:val="16"/>
                  <w:rtl/>
                </w:rPr>
                <w:delText xml:space="preserve">ماده </w:delText>
              </w:r>
            </w:del>
            <w:ins w:id="16903" w:author="Mehrnazi Boojari" w:date="2019-01-15T04:47:00Z">
              <w:r w:rsidR="00155BA7" w:rsidRPr="00226258">
                <w:rPr>
                  <w:rFonts w:ascii="B Lotus" w:hAnsi="B Lotus" w:cs="B Lotus" w:hint="cs"/>
                  <w:sz w:val="16"/>
                  <w:szCs w:val="16"/>
                  <w:rtl/>
                </w:rPr>
                <w:t xml:space="preserve">مادۀ </w:t>
              </w:r>
            </w:ins>
            <w:r w:rsidRPr="00226258">
              <w:rPr>
                <w:rFonts w:ascii="B Lotus" w:hAnsi="B Lotus" w:cs="B Lotus" w:hint="cs"/>
                <w:sz w:val="16"/>
                <w:szCs w:val="16"/>
                <w:rtl/>
              </w:rPr>
              <w:t>5</w:t>
            </w:r>
            <w:del w:id="16904" w:author="Mehrnazi Boojari" w:date="2019-01-07T10:35:00Z">
              <w:r w:rsidRPr="00226258" w:rsidDel="006C73A5">
                <w:rPr>
                  <w:rFonts w:ascii="B Lotus" w:hAnsi="B Lotus" w:cs="B Lotus" w:hint="cs"/>
                  <w:sz w:val="16"/>
                  <w:szCs w:val="16"/>
                  <w:rtl/>
                </w:rPr>
                <w:delText xml:space="preserve"> : </w:delText>
              </w:r>
            </w:del>
            <w:ins w:id="16905" w:author="Mehrnazi Boojari" w:date="2019-01-07T10:35:00Z">
              <w:r w:rsidR="006C73A5" w:rsidRPr="00226258">
                <w:rPr>
                  <w:rFonts w:ascii="B Lotus" w:hAnsi="B Lotus" w:cs="B Lotus" w:hint="cs"/>
                  <w:sz w:val="16"/>
                  <w:szCs w:val="16"/>
                  <w:rtl/>
                </w:rPr>
                <w:t xml:space="preserve">: </w:t>
              </w:r>
            </w:ins>
            <w:r w:rsidRPr="00226258">
              <w:rPr>
                <w:rFonts w:ascii="B Lotus" w:hAnsi="B Lotus" w:cs="B Lotus" w:hint="cs"/>
                <w:sz w:val="16"/>
                <w:szCs w:val="16"/>
                <w:rtl/>
              </w:rPr>
              <w:t>د</w:t>
            </w:r>
            <w:r w:rsidRPr="00226258">
              <w:rPr>
                <w:rFonts w:ascii="B Lotus" w:hAnsi="B Lotus" w:cs="B Lotus"/>
                <w:sz w:val="16"/>
                <w:szCs w:val="16"/>
                <w:rtl/>
              </w:rPr>
              <w:t>ستورالعمل اجرايي پرداخت تسهيلات بهسازي و نوسازي مسكن روستايي</w:t>
            </w:r>
          </w:p>
        </w:tc>
      </w:tr>
      <w:tr w:rsidR="00EA6F4D" w:rsidRPr="00EA6F4D" w14:paraId="1B9A215C"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D9E2F3" w:themeFill="accent5" w:themeFillTint="33"/>
            <w:vAlign w:val="center"/>
          </w:tcPr>
          <w:p w14:paraId="05B4CADA" w14:textId="77777777" w:rsidR="00EA6F4D" w:rsidRPr="000F1AAD" w:rsidRDefault="00EA6F4D" w:rsidP="00EA6F4D">
            <w:pPr>
              <w:bidi/>
              <w:jc w:val="center"/>
              <w:rPr>
                <w:rFonts w:ascii="B Lotus" w:hAnsi="B Lotus" w:cs="B Lotus"/>
                <w:sz w:val="16"/>
                <w:szCs w:val="16"/>
                <w:rtl/>
                <w:lang w:bidi="fa-IR"/>
              </w:rPr>
            </w:pPr>
          </w:p>
        </w:tc>
        <w:tc>
          <w:tcPr>
            <w:tcW w:w="1984" w:type="dxa"/>
            <w:shd w:val="clear" w:color="auto" w:fill="D9E2F3" w:themeFill="accent5" w:themeFillTint="33"/>
            <w:vAlign w:val="center"/>
          </w:tcPr>
          <w:p w14:paraId="03D6B044"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 xml:space="preserve">تضمین </w:t>
            </w:r>
            <w:r w:rsidRPr="000F1AAD">
              <w:rPr>
                <w:rFonts w:ascii="B Lotus" w:hAnsi="B Lotus" w:cs="B Lotus"/>
                <w:sz w:val="18"/>
                <w:szCs w:val="18"/>
                <w:rtl/>
                <w:lang w:bidi="fa-IR"/>
              </w:rPr>
              <w:t>دستگاه</w:t>
            </w:r>
            <w:r w:rsidRPr="000F1AAD">
              <w:rPr>
                <w:rFonts w:ascii="B Lotus" w:hAnsi="B Lotus" w:cs="B Lotus" w:hint="cs"/>
                <w:sz w:val="18"/>
                <w:szCs w:val="18"/>
                <w:rtl/>
                <w:lang w:bidi="fa-IR"/>
              </w:rPr>
              <w:t>ی</w:t>
            </w:r>
            <w:r w:rsidRPr="000F1AAD">
              <w:rPr>
                <w:rFonts w:ascii="B Lotus" w:hAnsi="B Lotus" w:cs="B Lotus"/>
                <w:sz w:val="18"/>
                <w:szCs w:val="18"/>
                <w:rtl/>
                <w:lang w:bidi="fa-IR"/>
              </w:rPr>
              <w:t xml:space="preserve"> برا</w:t>
            </w:r>
            <w:r w:rsidRPr="000F1AAD">
              <w:rPr>
                <w:rFonts w:ascii="B Lotus" w:hAnsi="B Lotus" w:cs="B Lotus" w:hint="cs"/>
                <w:sz w:val="18"/>
                <w:szCs w:val="18"/>
                <w:rtl/>
                <w:lang w:bidi="fa-IR"/>
              </w:rPr>
              <w:t>ی</w:t>
            </w:r>
            <w:r w:rsidRPr="000F1AAD">
              <w:rPr>
                <w:rFonts w:ascii="B Lotus" w:hAnsi="B Lotus" w:cs="B Lotus"/>
                <w:sz w:val="18"/>
                <w:szCs w:val="18"/>
                <w:rtl/>
                <w:lang w:bidi="fa-IR"/>
              </w:rPr>
              <w:t xml:space="preserve"> پرداخت و بازپرداخت تسه</w:t>
            </w:r>
            <w:r w:rsidRPr="000F1AAD">
              <w:rPr>
                <w:rFonts w:ascii="B Lotus" w:hAnsi="B Lotus" w:cs="B Lotus" w:hint="cs"/>
                <w:sz w:val="18"/>
                <w:szCs w:val="18"/>
                <w:rtl/>
                <w:lang w:bidi="fa-IR"/>
              </w:rPr>
              <w:t>ی</w:t>
            </w:r>
            <w:r w:rsidRPr="000F1AAD">
              <w:rPr>
                <w:rFonts w:ascii="B Lotus" w:hAnsi="B Lotus" w:cs="B Lotus" w:hint="eastAsia"/>
                <w:sz w:val="18"/>
                <w:szCs w:val="18"/>
                <w:rtl/>
                <w:lang w:bidi="fa-IR"/>
              </w:rPr>
              <w:t>لات</w:t>
            </w:r>
            <w:r w:rsidRPr="000F1AAD">
              <w:rPr>
                <w:rFonts w:ascii="B Lotus" w:hAnsi="B Lotus" w:cs="B Lotus"/>
                <w:sz w:val="18"/>
                <w:szCs w:val="18"/>
                <w:rtl/>
                <w:lang w:bidi="fa-IR"/>
              </w:rPr>
              <w:t xml:space="preserve"> مسکن روستا</w:t>
            </w:r>
            <w:r w:rsidRPr="000F1AAD">
              <w:rPr>
                <w:rFonts w:ascii="B Lotus" w:hAnsi="B Lotus" w:cs="B Lotus" w:hint="cs"/>
                <w:sz w:val="18"/>
                <w:szCs w:val="18"/>
                <w:rtl/>
                <w:lang w:bidi="fa-IR"/>
              </w:rPr>
              <w:t>یی</w:t>
            </w:r>
          </w:p>
        </w:tc>
        <w:tc>
          <w:tcPr>
            <w:tcW w:w="992" w:type="dxa"/>
            <w:shd w:val="clear" w:color="auto" w:fill="D9E2F3" w:themeFill="accent5" w:themeFillTint="33"/>
            <w:vAlign w:val="center"/>
          </w:tcPr>
          <w:p w14:paraId="5E34D47A"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س</w:t>
            </w:r>
            <w:r w:rsidRPr="000F1AAD">
              <w:rPr>
                <w:rFonts w:ascii="B Lotus" w:hAnsi="B Lotus" w:cs="B Lotus"/>
                <w:sz w:val="18"/>
                <w:szCs w:val="18"/>
                <w:rtl/>
                <w:lang w:bidi="fa-IR"/>
              </w:rPr>
              <w:t>ازمان برنامه و بودجه</w:t>
            </w:r>
          </w:p>
        </w:tc>
        <w:tc>
          <w:tcPr>
            <w:tcW w:w="2011" w:type="dxa"/>
            <w:shd w:val="clear" w:color="auto" w:fill="D9E2F3" w:themeFill="accent5" w:themeFillTint="33"/>
            <w:vAlign w:val="center"/>
          </w:tcPr>
          <w:p w14:paraId="2BC839DE"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بانک مرکزی</w:t>
            </w:r>
            <w:del w:id="16906" w:author="Mehrnazi Boojari" w:date="2019-01-08T01:35:00Z">
              <w:r w:rsidRPr="000F1AAD" w:rsidDel="007B349F">
                <w:rPr>
                  <w:rFonts w:ascii="B Lotus" w:hAnsi="B Lotus" w:cs="B Lotus" w:hint="cs"/>
                  <w:sz w:val="18"/>
                  <w:szCs w:val="18"/>
                  <w:rtl/>
                  <w:lang w:bidi="fa-IR"/>
                </w:rPr>
                <w:delText>،ب</w:delText>
              </w:r>
            </w:del>
            <w:ins w:id="16907" w:author="Mehrnazi Boojari" w:date="2019-01-08T01:35:00Z">
              <w:r w:rsidR="007B349F">
                <w:rPr>
                  <w:rFonts w:ascii="B Lotus" w:hAnsi="B Lotus" w:cs="B Lotus" w:hint="cs"/>
                  <w:sz w:val="18"/>
                  <w:szCs w:val="18"/>
                  <w:rtl/>
                  <w:lang w:bidi="fa-IR"/>
                </w:rPr>
                <w:t>، ب</w:t>
              </w:r>
            </w:ins>
            <w:r w:rsidRPr="000F1AAD">
              <w:rPr>
                <w:rFonts w:ascii="B Lotus" w:hAnsi="B Lotus" w:cs="B Lotus" w:hint="cs"/>
                <w:sz w:val="18"/>
                <w:szCs w:val="18"/>
                <w:rtl/>
                <w:lang w:bidi="fa-IR"/>
              </w:rPr>
              <w:t xml:space="preserve">نیاد مسکن </w:t>
            </w:r>
          </w:p>
        </w:tc>
        <w:tc>
          <w:tcPr>
            <w:tcW w:w="1408" w:type="dxa"/>
            <w:shd w:val="clear" w:color="auto" w:fill="D9E2F3" w:themeFill="accent5" w:themeFillTint="33"/>
          </w:tcPr>
          <w:p w14:paraId="3B60C28E"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 xml:space="preserve">معاونت اشتغال </w:t>
            </w:r>
          </w:p>
          <w:p w14:paraId="0A149150"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معاونت زیرساخت و عمران</w:t>
            </w:r>
          </w:p>
        </w:tc>
        <w:tc>
          <w:tcPr>
            <w:tcW w:w="1418" w:type="dxa"/>
            <w:shd w:val="clear" w:color="auto" w:fill="D9E2F3" w:themeFill="accent5" w:themeFillTint="33"/>
            <w:vAlign w:val="center"/>
          </w:tcPr>
          <w:p w14:paraId="521767BA" w14:textId="77777777" w:rsidR="00EA6F4D" w:rsidRPr="00226258"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126" w:type="dxa"/>
            <w:shd w:val="clear" w:color="auto" w:fill="D9E2F3" w:themeFill="accent5" w:themeFillTint="33"/>
            <w:vAlign w:val="center"/>
          </w:tcPr>
          <w:p w14:paraId="66F33737" w14:textId="77777777" w:rsidR="00EA6F4D" w:rsidRPr="00226258" w:rsidRDefault="00EA6F4D" w:rsidP="00EA6F4D">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r>
      <w:tr w:rsidR="00EA6F4D" w:rsidRPr="00EA6F4D" w14:paraId="0342FBBD"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D9E2F3" w:themeFill="accent5" w:themeFillTint="33"/>
            <w:vAlign w:val="center"/>
          </w:tcPr>
          <w:p w14:paraId="02FE7AE0" w14:textId="77777777" w:rsidR="00EA6F4D" w:rsidRPr="000F1AAD" w:rsidRDefault="00EA6F4D" w:rsidP="00EA6F4D">
            <w:pPr>
              <w:bidi/>
              <w:jc w:val="center"/>
              <w:rPr>
                <w:rFonts w:ascii="B Lotus" w:hAnsi="B Lotus" w:cs="B Lotus"/>
                <w:sz w:val="16"/>
                <w:szCs w:val="16"/>
                <w:rtl/>
                <w:lang w:bidi="fa-IR"/>
              </w:rPr>
            </w:pPr>
          </w:p>
        </w:tc>
        <w:tc>
          <w:tcPr>
            <w:tcW w:w="1984" w:type="dxa"/>
            <w:shd w:val="clear" w:color="auto" w:fill="D9E2F3" w:themeFill="accent5" w:themeFillTint="33"/>
            <w:vAlign w:val="center"/>
          </w:tcPr>
          <w:p w14:paraId="77BC9C8B" w14:textId="77777777" w:rsidR="00EA6F4D" w:rsidRPr="000F1AAD" w:rsidRDefault="00EA6F4D" w:rsidP="00155BA7">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del w:id="16908" w:author="Mehrnazi Boojari" w:date="2019-01-15T04:45:00Z">
              <w:r w:rsidRPr="000F1AAD" w:rsidDel="00155BA7">
                <w:rPr>
                  <w:rFonts w:ascii="B Lotus" w:hAnsi="B Lotus" w:cs="B Lotus" w:hint="cs"/>
                  <w:sz w:val="18"/>
                  <w:szCs w:val="18"/>
                  <w:rtl/>
                  <w:lang w:bidi="fa-IR"/>
                </w:rPr>
                <w:delText>تامی</w:delText>
              </w:r>
              <w:r w:rsidRPr="000F1AAD" w:rsidDel="00155BA7">
                <w:rPr>
                  <w:rFonts w:ascii="B Lotus" w:hAnsi="B Lotus" w:cs="B Lotus"/>
                  <w:sz w:val="18"/>
                  <w:szCs w:val="18"/>
                  <w:rtl/>
                  <w:lang w:bidi="fa-IR"/>
                </w:rPr>
                <w:delText xml:space="preserve">ن </w:delText>
              </w:r>
            </w:del>
            <w:ins w:id="16909" w:author="Mehrnazi Boojari" w:date="2019-01-15T04:45:00Z">
              <w:r w:rsidR="00155BA7" w:rsidRPr="000F1AAD">
                <w:rPr>
                  <w:rFonts w:ascii="B Lotus" w:hAnsi="B Lotus" w:cs="B Lotus" w:hint="cs"/>
                  <w:sz w:val="18"/>
                  <w:szCs w:val="18"/>
                  <w:rtl/>
                  <w:lang w:bidi="fa-IR"/>
                </w:rPr>
                <w:t>ت</w:t>
              </w:r>
              <w:r w:rsidR="00155BA7">
                <w:rPr>
                  <w:rFonts w:ascii="B Lotus" w:hAnsi="B Lotus" w:cs="B Lotus" w:hint="cs"/>
                  <w:sz w:val="18"/>
                  <w:szCs w:val="18"/>
                  <w:rtl/>
                  <w:lang w:bidi="fa-IR"/>
                </w:rPr>
                <w:t>أ</w:t>
              </w:r>
              <w:r w:rsidR="00155BA7" w:rsidRPr="000F1AAD">
                <w:rPr>
                  <w:rFonts w:ascii="B Lotus" w:hAnsi="B Lotus" w:cs="B Lotus" w:hint="cs"/>
                  <w:sz w:val="18"/>
                  <w:szCs w:val="18"/>
                  <w:rtl/>
                  <w:lang w:bidi="fa-IR"/>
                </w:rPr>
                <w:t>می</w:t>
              </w:r>
              <w:r w:rsidR="00155BA7" w:rsidRPr="000F1AAD">
                <w:rPr>
                  <w:rFonts w:ascii="B Lotus" w:hAnsi="B Lotus" w:cs="B Lotus"/>
                  <w:sz w:val="18"/>
                  <w:szCs w:val="18"/>
                  <w:rtl/>
                  <w:lang w:bidi="fa-IR"/>
                </w:rPr>
                <w:t xml:space="preserve">ن </w:t>
              </w:r>
            </w:ins>
            <w:r w:rsidRPr="000F1AAD">
              <w:rPr>
                <w:rFonts w:ascii="B Lotus" w:hAnsi="B Lotus" w:cs="B Lotus"/>
                <w:sz w:val="18"/>
                <w:szCs w:val="18"/>
                <w:rtl/>
                <w:lang w:bidi="fa-IR"/>
              </w:rPr>
              <w:t>مال</w:t>
            </w:r>
            <w:r w:rsidRPr="000F1AAD">
              <w:rPr>
                <w:rFonts w:ascii="B Lotus" w:hAnsi="B Lotus" w:cs="B Lotus" w:hint="cs"/>
                <w:sz w:val="18"/>
                <w:szCs w:val="18"/>
                <w:rtl/>
                <w:lang w:bidi="fa-IR"/>
              </w:rPr>
              <w:t>ی</w:t>
            </w:r>
            <w:r w:rsidRPr="000F1AAD">
              <w:rPr>
                <w:rFonts w:ascii="B Lotus" w:hAnsi="B Lotus" w:cs="B Lotus"/>
                <w:sz w:val="18"/>
                <w:szCs w:val="18"/>
                <w:rtl/>
                <w:lang w:bidi="fa-IR"/>
              </w:rPr>
              <w:t xml:space="preserve"> مورد ن</w:t>
            </w:r>
            <w:r w:rsidRPr="000F1AAD">
              <w:rPr>
                <w:rFonts w:ascii="B Lotus" w:hAnsi="B Lotus" w:cs="B Lotus" w:hint="cs"/>
                <w:sz w:val="18"/>
                <w:szCs w:val="18"/>
                <w:rtl/>
                <w:lang w:bidi="fa-IR"/>
              </w:rPr>
              <w:t>ی</w:t>
            </w:r>
            <w:r w:rsidRPr="000F1AAD">
              <w:rPr>
                <w:rFonts w:ascii="B Lotus" w:hAnsi="B Lotus" w:cs="B Lotus" w:hint="eastAsia"/>
                <w:sz w:val="18"/>
                <w:szCs w:val="18"/>
                <w:rtl/>
                <w:lang w:bidi="fa-IR"/>
              </w:rPr>
              <w:t>از</w:t>
            </w:r>
            <w:r w:rsidRPr="000F1AAD">
              <w:rPr>
                <w:rFonts w:ascii="B Lotus" w:hAnsi="B Lotus" w:cs="B Lotus"/>
                <w:sz w:val="18"/>
                <w:szCs w:val="18"/>
                <w:rtl/>
                <w:lang w:bidi="fa-IR"/>
              </w:rPr>
              <w:t xml:space="preserve"> مسکن روستا</w:t>
            </w:r>
            <w:r w:rsidRPr="000F1AAD">
              <w:rPr>
                <w:rFonts w:ascii="B Lotus" w:hAnsi="B Lotus" w:cs="B Lotus" w:hint="cs"/>
                <w:sz w:val="18"/>
                <w:szCs w:val="18"/>
                <w:rtl/>
                <w:lang w:bidi="fa-IR"/>
              </w:rPr>
              <w:t>یی</w:t>
            </w:r>
            <w:r w:rsidRPr="000F1AAD">
              <w:rPr>
                <w:rFonts w:ascii="B Lotus" w:hAnsi="B Lotus" w:cs="B Lotus"/>
                <w:sz w:val="18"/>
                <w:szCs w:val="18"/>
                <w:rtl/>
                <w:lang w:bidi="fa-IR"/>
              </w:rPr>
              <w:t xml:space="preserve"> در قالب طرح صندوق توسعه مسکن روستا</w:t>
            </w:r>
            <w:r w:rsidRPr="000F1AAD">
              <w:rPr>
                <w:rFonts w:ascii="B Lotus" w:hAnsi="B Lotus" w:cs="B Lotus" w:hint="cs"/>
                <w:sz w:val="18"/>
                <w:szCs w:val="18"/>
                <w:rtl/>
                <w:lang w:bidi="fa-IR"/>
              </w:rPr>
              <w:t>یی</w:t>
            </w:r>
          </w:p>
        </w:tc>
        <w:tc>
          <w:tcPr>
            <w:tcW w:w="992" w:type="dxa"/>
            <w:shd w:val="clear" w:color="auto" w:fill="D9E2F3" w:themeFill="accent5" w:themeFillTint="33"/>
            <w:vAlign w:val="center"/>
          </w:tcPr>
          <w:p w14:paraId="19CE710B"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سازمان برنامه و بودجه</w:t>
            </w:r>
          </w:p>
        </w:tc>
        <w:tc>
          <w:tcPr>
            <w:tcW w:w="2011" w:type="dxa"/>
            <w:shd w:val="clear" w:color="auto" w:fill="D9E2F3" w:themeFill="accent5" w:themeFillTint="33"/>
            <w:vAlign w:val="center"/>
          </w:tcPr>
          <w:p w14:paraId="1FD376CF"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0F1AAD">
              <w:rPr>
                <w:rFonts w:ascii="B Lotus" w:hAnsi="B Lotus" w:cs="B Lotus"/>
                <w:sz w:val="18"/>
                <w:szCs w:val="18"/>
                <w:rtl/>
                <w:lang w:bidi="fa-IR"/>
              </w:rPr>
              <w:t>وزارت راه و شهرساز</w:t>
            </w:r>
            <w:r w:rsidRPr="000F1AAD">
              <w:rPr>
                <w:rFonts w:ascii="B Lotus" w:hAnsi="B Lotus" w:cs="B Lotus" w:hint="cs"/>
                <w:sz w:val="18"/>
                <w:szCs w:val="18"/>
                <w:rtl/>
                <w:lang w:bidi="fa-IR"/>
              </w:rPr>
              <w:t>ی</w:t>
            </w:r>
            <w:del w:id="16910" w:author="Mehrnazi Boojari" w:date="2019-01-07T09:47:00Z">
              <w:r w:rsidRPr="000F1AAD" w:rsidDel="006F7CCF">
                <w:rPr>
                  <w:rFonts w:ascii="B Lotus" w:hAnsi="B Lotus" w:cs="B Lotus"/>
                  <w:sz w:val="18"/>
                  <w:szCs w:val="18"/>
                  <w:rtl/>
                  <w:lang w:bidi="fa-IR"/>
                </w:rPr>
                <w:delText xml:space="preserve"> ،</w:delText>
              </w:r>
            </w:del>
            <w:ins w:id="16911" w:author="Mehrnazi Boojari" w:date="2019-01-07T09:47:00Z">
              <w:r w:rsidR="006F7CCF">
                <w:rPr>
                  <w:rFonts w:ascii="B Lotus" w:hAnsi="B Lotus" w:cs="B Lotus"/>
                  <w:sz w:val="18"/>
                  <w:szCs w:val="18"/>
                  <w:rtl/>
                  <w:lang w:bidi="fa-IR"/>
                </w:rPr>
                <w:t>،</w:t>
              </w:r>
            </w:ins>
            <w:r w:rsidRPr="000F1AAD">
              <w:rPr>
                <w:rFonts w:ascii="B Lotus" w:hAnsi="B Lotus" w:cs="B Lotus"/>
                <w:sz w:val="18"/>
                <w:szCs w:val="18"/>
                <w:rtl/>
                <w:lang w:bidi="fa-IR"/>
              </w:rPr>
              <w:t xml:space="preserve"> بانک مرکز</w:t>
            </w:r>
            <w:r w:rsidRPr="000F1AAD">
              <w:rPr>
                <w:rFonts w:ascii="B Lotus" w:hAnsi="B Lotus" w:cs="B Lotus" w:hint="cs"/>
                <w:sz w:val="18"/>
                <w:szCs w:val="18"/>
                <w:rtl/>
                <w:lang w:bidi="fa-IR"/>
              </w:rPr>
              <w:t>ی</w:t>
            </w:r>
            <w:r w:rsidRPr="000F1AAD">
              <w:rPr>
                <w:rFonts w:ascii="B Lotus" w:hAnsi="B Lotus" w:cs="B Lotus"/>
                <w:sz w:val="18"/>
                <w:szCs w:val="18"/>
                <w:rtl/>
                <w:lang w:bidi="fa-IR"/>
              </w:rPr>
              <w:t xml:space="preserve"> و بن</w:t>
            </w:r>
            <w:r w:rsidRPr="000F1AAD">
              <w:rPr>
                <w:rFonts w:ascii="B Lotus" w:hAnsi="B Lotus" w:cs="B Lotus" w:hint="cs"/>
                <w:sz w:val="18"/>
                <w:szCs w:val="18"/>
                <w:rtl/>
                <w:lang w:bidi="fa-IR"/>
              </w:rPr>
              <w:t>ی</w:t>
            </w:r>
            <w:r w:rsidRPr="000F1AAD">
              <w:rPr>
                <w:rFonts w:ascii="B Lotus" w:hAnsi="B Lotus" w:cs="B Lotus" w:hint="eastAsia"/>
                <w:sz w:val="18"/>
                <w:szCs w:val="18"/>
                <w:rtl/>
                <w:lang w:bidi="fa-IR"/>
              </w:rPr>
              <w:t>اد</w:t>
            </w:r>
            <w:r w:rsidRPr="000F1AAD">
              <w:rPr>
                <w:rFonts w:ascii="B Lotus" w:hAnsi="B Lotus" w:cs="B Lotus"/>
                <w:sz w:val="18"/>
                <w:szCs w:val="18"/>
                <w:rtl/>
                <w:lang w:bidi="fa-IR"/>
              </w:rPr>
              <w:t xml:space="preserve"> مسکن</w:t>
            </w:r>
          </w:p>
        </w:tc>
        <w:tc>
          <w:tcPr>
            <w:tcW w:w="1408" w:type="dxa"/>
            <w:shd w:val="clear" w:color="auto" w:fill="D9E2F3" w:themeFill="accent5" w:themeFillTint="33"/>
            <w:vAlign w:val="center"/>
          </w:tcPr>
          <w:p w14:paraId="0E81A570" w14:textId="77777777" w:rsidR="00EA6F4D" w:rsidRPr="000F1AAD" w:rsidRDefault="00EA6F4D" w:rsidP="00EA6F4D">
            <w:pPr>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0F1AAD">
              <w:rPr>
                <w:rFonts w:ascii="B Lotus" w:hAnsi="B Lotus" w:cs="B Lotus"/>
                <w:sz w:val="18"/>
                <w:szCs w:val="18"/>
                <w:rtl/>
                <w:lang w:bidi="fa-IR"/>
              </w:rPr>
              <w:t>معاونت ز</w:t>
            </w:r>
            <w:r w:rsidRPr="000F1AAD">
              <w:rPr>
                <w:rFonts w:ascii="B Lotus" w:hAnsi="B Lotus" w:cs="B Lotus" w:hint="cs"/>
                <w:sz w:val="18"/>
                <w:szCs w:val="18"/>
                <w:rtl/>
                <w:lang w:bidi="fa-IR"/>
              </w:rPr>
              <w:t>ی</w:t>
            </w:r>
            <w:r w:rsidRPr="000F1AAD">
              <w:rPr>
                <w:rFonts w:ascii="B Lotus" w:hAnsi="B Lotus" w:cs="B Lotus" w:hint="eastAsia"/>
                <w:sz w:val="18"/>
                <w:szCs w:val="18"/>
                <w:rtl/>
                <w:lang w:bidi="fa-IR"/>
              </w:rPr>
              <w:t>رساخت</w:t>
            </w:r>
            <w:r w:rsidRPr="000F1AAD">
              <w:rPr>
                <w:rFonts w:ascii="B Lotus" w:hAnsi="B Lotus" w:cs="B Lotus"/>
                <w:sz w:val="18"/>
                <w:szCs w:val="18"/>
                <w:rtl/>
                <w:lang w:bidi="fa-IR"/>
              </w:rPr>
              <w:t xml:space="preserve"> و عمران</w:t>
            </w:r>
          </w:p>
          <w:p w14:paraId="1EB4830B" w14:textId="77777777" w:rsidR="00EA6F4D" w:rsidRPr="000F1AAD" w:rsidRDefault="00EA6F4D" w:rsidP="00EA6F4D">
            <w:pPr>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eastAsia"/>
                <w:sz w:val="18"/>
                <w:szCs w:val="18"/>
                <w:rtl/>
                <w:lang w:bidi="fa-IR"/>
              </w:rPr>
              <w:t>معاونت</w:t>
            </w:r>
            <w:r w:rsidRPr="000F1AAD">
              <w:rPr>
                <w:rFonts w:ascii="B Lotus" w:hAnsi="B Lotus" w:cs="B Lotus"/>
                <w:sz w:val="18"/>
                <w:szCs w:val="18"/>
                <w:rtl/>
                <w:lang w:bidi="fa-IR"/>
              </w:rPr>
              <w:t xml:space="preserve"> اشتغال</w:t>
            </w:r>
          </w:p>
        </w:tc>
        <w:tc>
          <w:tcPr>
            <w:tcW w:w="1418" w:type="dxa"/>
            <w:shd w:val="clear" w:color="auto" w:fill="D9E2F3" w:themeFill="accent5" w:themeFillTint="33"/>
            <w:vAlign w:val="center"/>
          </w:tcPr>
          <w:p w14:paraId="0E14102B" w14:textId="77777777" w:rsidR="00EA6F4D" w:rsidRPr="00226258" w:rsidRDefault="00EA6F4D" w:rsidP="00155BA7">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del w:id="16912" w:author="Mehrnazi Boojari" w:date="2019-01-15T04:47:00Z">
              <w:r w:rsidRPr="00226258" w:rsidDel="00155BA7">
                <w:rPr>
                  <w:rFonts w:ascii="B Lotus" w:hAnsi="B Lotus" w:cs="B Lotus" w:hint="cs"/>
                  <w:sz w:val="16"/>
                  <w:szCs w:val="16"/>
                  <w:rtl/>
                  <w:lang w:bidi="fa-IR"/>
                </w:rPr>
                <w:delText xml:space="preserve">ماده </w:delText>
              </w:r>
            </w:del>
            <w:ins w:id="16913" w:author="Mehrnazi Boojari" w:date="2019-01-15T04:47:00Z">
              <w:r w:rsidR="00155BA7" w:rsidRPr="00226258">
                <w:rPr>
                  <w:rFonts w:ascii="B Lotus" w:hAnsi="B Lotus" w:cs="B Lotus" w:hint="cs"/>
                  <w:sz w:val="16"/>
                  <w:szCs w:val="16"/>
                  <w:rtl/>
                  <w:lang w:bidi="fa-IR"/>
                </w:rPr>
                <w:t xml:space="preserve">مادۀ </w:t>
              </w:r>
            </w:ins>
            <w:r w:rsidRPr="00226258">
              <w:rPr>
                <w:rFonts w:ascii="B Lotus" w:hAnsi="B Lotus" w:cs="B Lotus" w:hint="cs"/>
                <w:sz w:val="16"/>
                <w:szCs w:val="16"/>
                <w:rtl/>
                <w:lang w:bidi="fa-IR"/>
              </w:rPr>
              <w:t>26 برنامه ششم</w:t>
            </w:r>
          </w:p>
        </w:tc>
        <w:tc>
          <w:tcPr>
            <w:tcW w:w="2126" w:type="dxa"/>
            <w:shd w:val="clear" w:color="auto" w:fill="D9E2F3" w:themeFill="accent5" w:themeFillTint="33"/>
            <w:vAlign w:val="center"/>
          </w:tcPr>
          <w:p w14:paraId="32BD0CED" w14:textId="77777777" w:rsidR="00EA6F4D" w:rsidRPr="00226258" w:rsidRDefault="00EA6F4D" w:rsidP="00155BA7">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226258">
              <w:rPr>
                <w:rFonts w:ascii="B Lotus" w:hAnsi="B Lotus" w:cs="B Lotus" w:hint="eastAsia"/>
                <w:sz w:val="16"/>
                <w:szCs w:val="16"/>
                <w:rtl/>
                <w:rPrChange w:id="16914" w:author="Mehrnazi Boojari" w:date="2019-01-15T04:47:00Z">
                  <w:rPr>
                    <w:rFonts w:ascii="B Lotus" w:eastAsia="B Nazanin" w:hAnsi="B Lotus" w:cs="B Lotus" w:hint="eastAsia"/>
                    <w:b/>
                    <w:bCs/>
                    <w:color w:val="000000" w:themeColor="text1"/>
                    <w:sz w:val="16"/>
                    <w:szCs w:val="16"/>
                    <w:rtl/>
                    <w:lang w:bidi="fa-IR"/>
                  </w:rPr>
                </w:rPrChange>
              </w:rPr>
              <w:t>ب</w:t>
            </w:r>
            <w:r w:rsidRPr="00226258">
              <w:rPr>
                <w:rFonts w:ascii="B Lotus" w:hAnsi="B Lotus" w:cs="B Lotus"/>
                <w:sz w:val="16"/>
                <w:szCs w:val="16"/>
                <w:rtl/>
                <w:rPrChange w:id="16915" w:author="Mehrnazi Boojari" w:date="2019-01-15T04:47:00Z">
                  <w:rPr>
                    <w:rFonts w:ascii="B Lotus" w:eastAsia="B Nazanin" w:hAnsi="B Lotus" w:cs="B Lotus"/>
                    <w:b/>
                    <w:bCs/>
                    <w:color w:val="000000" w:themeColor="text1"/>
                    <w:sz w:val="16"/>
                    <w:szCs w:val="16"/>
                    <w:rtl/>
                    <w:lang w:bidi="fa-IR"/>
                  </w:rPr>
                </w:rPrChange>
              </w:rPr>
              <w:t>-</w:t>
            </w:r>
            <w:r w:rsidRPr="00226258">
              <w:rPr>
                <w:rFonts w:ascii="B Lotus" w:hAnsi="B Lotus" w:cs="B Lotus"/>
                <w:sz w:val="16"/>
                <w:szCs w:val="16"/>
                <w:rtl/>
              </w:rPr>
              <w:t xml:space="preserve"> شوراها</w:t>
            </w:r>
            <w:r w:rsidRPr="00226258">
              <w:rPr>
                <w:rFonts w:ascii="B Lotus" w:hAnsi="B Lotus" w:cs="B Lotus" w:hint="cs"/>
                <w:sz w:val="16"/>
                <w:szCs w:val="16"/>
                <w:rtl/>
              </w:rPr>
              <w:t>ی</w:t>
            </w:r>
            <w:r w:rsidRPr="00226258">
              <w:rPr>
                <w:rFonts w:ascii="B Lotus" w:hAnsi="B Lotus" w:cs="B Lotus"/>
                <w:sz w:val="16"/>
                <w:szCs w:val="16"/>
                <w:rtl/>
              </w:rPr>
              <w:t xml:space="preserve"> برنامه</w:t>
            </w:r>
            <w:del w:id="16916" w:author="Mehrnazi Boojari" w:date="2019-01-07T10:05:00Z">
              <w:r w:rsidRPr="00226258" w:rsidDel="00A31D6F">
                <w:rPr>
                  <w:rFonts w:ascii="B Lotus" w:hAnsi="B Lotus" w:cs="B Lotus" w:hint="cs"/>
                  <w:sz w:val="16"/>
                  <w:szCs w:val="16"/>
                  <w:rtl/>
                </w:rPr>
                <w:delText xml:space="preserve"> </w:delText>
              </w:r>
              <w:r w:rsidRPr="00226258" w:rsidDel="00A31D6F">
                <w:rPr>
                  <w:rFonts w:ascii="B Lotus" w:hAnsi="B Lotus" w:cs="B Lotus"/>
                  <w:sz w:val="16"/>
                  <w:szCs w:val="16"/>
                  <w:rtl/>
                </w:rPr>
                <w:delText>ر</w:delText>
              </w:r>
              <w:r w:rsidRPr="00226258" w:rsidDel="00A31D6F">
                <w:rPr>
                  <w:rFonts w:ascii="B Lotus" w:hAnsi="B Lotus" w:cs="B Lotus" w:hint="cs"/>
                  <w:sz w:val="16"/>
                  <w:szCs w:val="16"/>
                  <w:rtl/>
                </w:rPr>
                <w:delText>ی</w:delText>
              </w:r>
              <w:r w:rsidRPr="00226258" w:rsidDel="00A31D6F">
                <w:rPr>
                  <w:rFonts w:ascii="B Lotus" w:hAnsi="B Lotus" w:cs="B Lotus" w:hint="eastAsia"/>
                  <w:sz w:val="16"/>
                  <w:szCs w:val="16"/>
                  <w:rtl/>
                </w:rPr>
                <w:delText>ز</w:delText>
              </w:r>
              <w:r w:rsidRPr="00226258" w:rsidDel="00A31D6F">
                <w:rPr>
                  <w:rFonts w:ascii="B Lotus" w:hAnsi="B Lotus" w:cs="B Lotus" w:hint="cs"/>
                  <w:sz w:val="16"/>
                  <w:szCs w:val="16"/>
                  <w:rtl/>
                </w:rPr>
                <w:delText>ی</w:delText>
              </w:r>
              <w:r w:rsidRPr="00226258" w:rsidDel="00A31D6F">
                <w:rPr>
                  <w:rFonts w:ascii="B Lotus" w:hAnsi="B Lotus" w:cs="B Lotus"/>
                  <w:sz w:val="16"/>
                  <w:szCs w:val="16"/>
                  <w:rtl/>
                </w:rPr>
                <w:delText xml:space="preserve"> </w:delText>
              </w:r>
            </w:del>
            <w:ins w:id="16917" w:author="Mehrnazi Boojari" w:date="2019-01-07T10:05:00Z">
              <w:r w:rsidR="00A31D6F" w:rsidRPr="00226258">
                <w:rPr>
                  <w:rFonts w:ascii="B Lotus" w:hAnsi="B Lotus" w:cs="B Lotus" w:hint="cs"/>
                  <w:sz w:val="16"/>
                  <w:szCs w:val="16"/>
                  <w:rtl/>
                </w:rPr>
                <w:t xml:space="preserve">‌ریزی </w:t>
              </w:r>
            </w:ins>
            <w:r w:rsidRPr="00226258">
              <w:rPr>
                <w:rFonts w:ascii="B Lotus" w:hAnsi="B Lotus" w:cs="B Lotus"/>
                <w:sz w:val="16"/>
                <w:szCs w:val="16"/>
                <w:rtl/>
              </w:rPr>
              <w:t>و توسعه استان و کم</w:t>
            </w:r>
            <w:r w:rsidRPr="00226258">
              <w:rPr>
                <w:rFonts w:ascii="B Lotus" w:hAnsi="B Lotus" w:cs="B Lotus" w:hint="cs"/>
                <w:sz w:val="16"/>
                <w:szCs w:val="16"/>
                <w:rtl/>
              </w:rPr>
              <w:t>ی</w:t>
            </w:r>
            <w:r w:rsidRPr="00226258">
              <w:rPr>
                <w:rFonts w:ascii="B Lotus" w:hAnsi="B Lotus" w:cs="B Lotus" w:hint="eastAsia"/>
                <w:sz w:val="16"/>
                <w:szCs w:val="16"/>
                <w:rtl/>
              </w:rPr>
              <w:t>ته</w:t>
            </w:r>
            <w:r w:rsidRPr="00226258">
              <w:rPr>
                <w:rFonts w:ascii="B Lotus" w:hAnsi="B Lotus" w:cs="B Lotus"/>
                <w:sz w:val="16"/>
                <w:szCs w:val="16"/>
                <w:rtl/>
              </w:rPr>
              <w:t xml:space="preserve"> برنامه</w:t>
            </w:r>
            <w:del w:id="16918" w:author="Mehrnazi Boojari" w:date="2019-01-07T10:05:00Z">
              <w:r w:rsidRPr="00226258" w:rsidDel="00A31D6F">
                <w:rPr>
                  <w:rFonts w:ascii="B Lotus" w:hAnsi="B Lotus" w:cs="B Lotus" w:hint="cs"/>
                  <w:sz w:val="16"/>
                  <w:szCs w:val="16"/>
                  <w:rtl/>
                </w:rPr>
                <w:delText xml:space="preserve"> </w:delText>
              </w:r>
              <w:r w:rsidRPr="00226258" w:rsidDel="00A31D6F">
                <w:rPr>
                  <w:rFonts w:ascii="B Lotus" w:hAnsi="B Lotus" w:cs="B Lotus"/>
                  <w:sz w:val="16"/>
                  <w:szCs w:val="16"/>
                  <w:rtl/>
                </w:rPr>
                <w:delText>ر</w:delText>
              </w:r>
              <w:r w:rsidRPr="00226258" w:rsidDel="00A31D6F">
                <w:rPr>
                  <w:rFonts w:ascii="B Lotus" w:hAnsi="B Lotus" w:cs="B Lotus" w:hint="cs"/>
                  <w:sz w:val="16"/>
                  <w:szCs w:val="16"/>
                  <w:rtl/>
                </w:rPr>
                <w:delText>ی</w:delText>
              </w:r>
              <w:r w:rsidRPr="00226258" w:rsidDel="00A31D6F">
                <w:rPr>
                  <w:rFonts w:ascii="B Lotus" w:hAnsi="B Lotus" w:cs="B Lotus" w:hint="eastAsia"/>
                  <w:sz w:val="16"/>
                  <w:szCs w:val="16"/>
                  <w:rtl/>
                </w:rPr>
                <w:delText>ز</w:delText>
              </w:r>
              <w:r w:rsidRPr="00226258" w:rsidDel="00A31D6F">
                <w:rPr>
                  <w:rFonts w:ascii="B Lotus" w:hAnsi="B Lotus" w:cs="B Lotus" w:hint="cs"/>
                  <w:sz w:val="16"/>
                  <w:szCs w:val="16"/>
                  <w:rtl/>
                </w:rPr>
                <w:delText>ی</w:delText>
              </w:r>
              <w:r w:rsidRPr="00226258" w:rsidDel="00A31D6F">
                <w:rPr>
                  <w:rFonts w:ascii="B Lotus" w:hAnsi="B Lotus" w:cs="B Lotus"/>
                  <w:sz w:val="16"/>
                  <w:szCs w:val="16"/>
                  <w:rtl/>
                </w:rPr>
                <w:delText xml:space="preserve"> </w:delText>
              </w:r>
            </w:del>
            <w:ins w:id="16919" w:author="Mehrnazi Boojari" w:date="2019-01-07T10:05:00Z">
              <w:r w:rsidR="00A31D6F" w:rsidRPr="00226258">
                <w:rPr>
                  <w:rFonts w:ascii="B Lotus" w:hAnsi="B Lotus" w:cs="B Lotus" w:hint="cs"/>
                  <w:sz w:val="16"/>
                  <w:szCs w:val="16"/>
                  <w:rtl/>
                </w:rPr>
                <w:t xml:space="preserve">‌ریزی </w:t>
              </w:r>
            </w:ins>
            <w:r w:rsidRPr="00226258">
              <w:rPr>
                <w:rFonts w:ascii="B Lotus" w:hAnsi="B Lotus" w:cs="B Lotus"/>
                <w:sz w:val="16"/>
                <w:szCs w:val="16"/>
                <w:rtl/>
              </w:rPr>
              <w:t>شهرستان موظف</w:t>
            </w:r>
            <w:ins w:id="16920" w:author="Mehrnazi Boojari" w:date="2019-01-15T04:47:00Z">
              <w:r w:rsidR="00155BA7" w:rsidRPr="00226258">
                <w:rPr>
                  <w:rFonts w:ascii="B Lotus" w:hAnsi="B Lotus" w:cs="B Nazanin" w:hint="cs"/>
                  <w:sz w:val="16"/>
                  <w:szCs w:val="16"/>
                  <w:rtl/>
                </w:rPr>
                <w:t>‌</w:t>
              </w:r>
            </w:ins>
            <w:r w:rsidRPr="00226258">
              <w:rPr>
                <w:rFonts w:ascii="B Lotus" w:hAnsi="B Lotus" w:cs="B Lotus"/>
                <w:sz w:val="16"/>
                <w:szCs w:val="16"/>
                <w:rtl/>
              </w:rPr>
              <w:t>اند پنج تا هشت درصد</w:t>
            </w:r>
            <w:r w:rsidRPr="00226258">
              <w:rPr>
                <w:rFonts w:ascii="B Lotus" w:hAnsi="B Lotus" w:cs="B Lotus" w:hint="cs"/>
                <w:sz w:val="16"/>
                <w:szCs w:val="16"/>
                <w:rtl/>
              </w:rPr>
              <w:t xml:space="preserve"> از </w:t>
            </w:r>
            <w:r w:rsidRPr="00226258">
              <w:rPr>
                <w:rFonts w:ascii="B Lotus" w:hAnsi="B Lotus" w:cs="B Lotus" w:hint="eastAsia"/>
                <w:sz w:val="16"/>
                <w:szCs w:val="16"/>
                <w:rtl/>
              </w:rPr>
              <w:t>سرجمع</w:t>
            </w:r>
            <w:r w:rsidRPr="00226258">
              <w:rPr>
                <w:rFonts w:ascii="B Lotus" w:hAnsi="B Lotus" w:cs="B Lotus"/>
                <w:sz w:val="16"/>
                <w:szCs w:val="16"/>
                <w:rtl/>
              </w:rPr>
              <w:t xml:space="preserve"> اعتبارات تملک دارا</w:t>
            </w:r>
            <w:r w:rsidRPr="00226258">
              <w:rPr>
                <w:rFonts w:ascii="B Lotus" w:hAnsi="B Lotus" w:cs="B Lotus" w:hint="cs"/>
                <w:sz w:val="16"/>
                <w:szCs w:val="16"/>
                <w:rtl/>
              </w:rPr>
              <w:t>یی</w:t>
            </w:r>
            <w:ins w:id="16921" w:author="Mehrnazi Boojari" w:date="2019-01-15T04:47:00Z">
              <w:r w:rsidR="00155BA7" w:rsidRPr="00226258">
                <w:rPr>
                  <w:rFonts w:ascii="B Lotus" w:hAnsi="B Lotus" w:cs="B Nazanin" w:hint="cs"/>
                  <w:sz w:val="16"/>
                  <w:szCs w:val="16"/>
                  <w:rtl/>
                </w:rPr>
                <w:t>‌</w:t>
              </w:r>
            </w:ins>
            <w:r w:rsidRPr="00226258">
              <w:rPr>
                <w:rFonts w:ascii="B Lotus" w:hAnsi="B Lotus" w:cs="B Lotus" w:hint="eastAsia"/>
                <w:sz w:val="16"/>
                <w:szCs w:val="16"/>
                <w:rtl/>
              </w:rPr>
              <w:t>ها</w:t>
            </w:r>
            <w:r w:rsidRPr="00226258">
              <w:rPr>
                <w:rFonts w:ascii="B Lotus" w:hAnsi="B Lotus" w:cs="B Lotus" w:hint="cs"/>
                <w:sz w:val="16"/>
                <w:szCs w:val="16"/>
                <w:rtl/>
              </w:rPr>
              <w:t>ی</w:t>
            </w:r>
            <w:r w:rsidRPr="00226258">
              <w:rPr>
                <w:rFonts w:ascii="B Lotus" w:hAnsi="B Lotus" w:cs="B Lotus"/>
                <w:sz w:val="16"/>
                <w:szCs w:val="16"/>
                <w:rtl/>
              </w:rPr>
              <w:t xml:space="preserve"> سرما</w:t>
            </w:r>
            <w:r w:rsidRPr="00226258">
              <w:rPr>
                <w:rFonts w:ascii="B Lotus" w:hAnsi="B Lotus" w:cs="B Lotus" w:hint="cs"/>
                <w:sz w:val="16"/>
                <w:szCs w:val="16"/>
                <w:rtl/>
              </w:rPr>
              <w:t>ی</w:t>
            </w:r>
            <w:r w:rsidRPr="00226258">
              <w:rPr>
                <w:rFonts w:ascii="B Lotus" w:hAnsi="B Lotus" w:cs="B Lotus" w:hint="eastAsia"/>
                <w:sz w:val="16"/>
                <w:szCs w:val="16"/>
                <w:rtl/>
              </w:rPr>
              <w:t>ه</w:t>
            </w:r>
            <w:ins w:id="16922" w:author="Mehrnazi Boojari" w:date="2019-01-15T04:47:00Z">
              <w:r w:rsidR="00155BA7" w:rsidRPr="00226258">
                <w:rPr>
                  <w:rFonts w:ascii="B Lotus" w:hAnsi="B Lotus" w:cs="B Nazanin" w:hint="cs"/>
                  <w:sz w:val="16"/>
                  <w:szCs w:val="16"/>
                  <w:rtl/>
                </w:rPr>
                <w:t>‌</w:t>
              </w:r>
            </w:ins>
            <w:r w:rsidRPr="00226258">
              <w:rPr>
                <w:rFonts w:ascii="B Lotus" w:hAnsi="B Lotus" w:cs="B Lotus" w:hint="eastAsia"/>
                <w:sz w:val="16"/>
                <w:szCs w:val="16"/>
                <w:rtl/>
              </w:rPr>
              <w:t>ا</w:t>
            </w:r>
            <w:r w:rsidRPr="00226258">
              <w:rPr>
                <w:rFonts w:ascii="B Lotus" w:hAnsi="B Lotus" w:cs="B Lotus" w:hint="cs"/>
                <w:sz w:val="16"/>
                <w:szCs w:val="16"/>
                <w:rtl/>
              </w:rPr>
              <w:t>ی</w:t>
            </w:r>
            <w:r w:rsidRPr="00226258">
              <w:rPr>
                <w:rFonts w:ascii="B Lotus" w:hAnsi="B Lotus" w:cs="B Lotus"/>
                <w:sz w:val="16"/>
                <w:szCs w:val="16"/>
                <w:rtl/>
              </w:rPr>
              <w:t xml:space="preserve"> استان</w:t>
            </w:r>
            <w:r w:rsidRPr="00226258">
              <w:rPr>
                <w:rFonts w:ascii="B Lotus" w:hAnsi="B Lotus" w:cs="B Lotus" w:hint="cs"/>
                <w:sz w:val="16"/>
                <w:szCs w:val="16"/>
                <w:rtl/>
              </w:rPr>
              <w:t>ی</w:t>
            </w:r>
            <w:r w:rsidRPr="00226258">
              <w:rPr>
                <w:rFonts w:ascii="B Lotus" w:hAnsi="B Lotus" w:cs="B Lotus"/>
                <w:sz w:val="16"/>
                <w:szCs w:val="16"/>
                <w:rtl/>
              </w:rPr>
              <w:t xml:space="preserve"> مصوب قانون بودجه سالانه را صرف ته</w:t>
            </w:r>
            <w:r w:rsidRPr="00226258">
              <w:rPr>
                <w:rFonts w:ascii="B Lotus" w:hAnsi="B Lotus" w:cs="B Lotus" w:hint="cs"/>
                <w:sz w:val="16"/>
                <w:szCs w:val="16"/>
                <w:rtl/>
              </w:rPr>
              <w:t>ی</w:t>
            </w:r>
            <w:r w:rsidRPr="00226258">
              <w:rPr>
                <w:rFonts w:ascii="B Lotus" w:hAnsi="B Lotus" w:cs="B Lotus" w:hint="eastAsia"/>
                <w:sz w:val="16"/>
                <w:szCs w:val="16"/>
                <w:rtl/>
              </w:rPr>
              <w:t>ه</w:t>
            </w:r>
            <w:r w:rsidRPr="00226258">
              <w:rPr>
                <w:rFonts w:ascii="B Lotus" w:hAnsi="B Lotus" w:cs="B Lotus"/>
                <w:sz w:val="16"/>
                <w:szCs w:val="16"/>
                <w:rtl/>
              </w:rPr>
              <w:t xml:space="preserve"> و اجرا</w:t>
            </w:r>
            <w:r w:rsidRPr="00226258">
              <w:rPr>
                <w:rFonts w:ascii="B Lotus" w:hAnsi="B Lotus" w:cs="B Lotus" w:hint="cs"/>
                <w:sz w:val="16"/>
                <w:szCs w:val="16"/>
                <w:rtl/>
              </w:rPr>
              <w:t>ی</w:t>
            </w:r>
            <w:r w:rsidRPr="00226258">
              <w:rPr>
                <w:rFonts w:ascii="B Lotus" w:hAnsi="B Lotus" w:cs="B Lotus"/>
                <w:sz w:val="16"/>
                <w:szCs w:val="16"/>
                <w:rtl/>
              </w:rPr>
              <w:t xml:space="preserve"> طرح</w:t>
            </w:r>
            <w:ins w:id="16923" w:author="Mehrnazi Boojari" w:date="2019-01-15T04:47:00Z">
              <w:r w:rsidR="00155BA7" w:rsidRPr="00226258">
                <w:rPr>
                  <w:rFonts w:ascii="B Lotus" w:hAnsi="B Lotus" w:cs="B Nazanin" w:hint="cs"/>
                  <w:sz w:val="16"/>
                  <w:szCs w:val="16"/>
                  <w:rtl/>
                </w:rPr>
                <w:t>‌</w:t>
              </w:r>
            </w:ins>
            <w:r w:rsidRPr="00226258">
              <w:rPr>
                <w:rFonts w:ascii="B Lotus" w:hAnsi="B Lotus" w:cs="B Lotus"/>
                <w:sz w:val="16"/>
                <w:szCs w:val="16"/>
                <w:rtl/>
              </w:rPr>
              <w:t>ها</w:t>
            </w:r>
            <w:r w:rsidRPr="00226258">
              <w:rPr>
                <w:rFonts w:ascii="B Lotus" w:hAnsi="B Lotus" w:cs="B Lotus" w:hint="cs"/>
                <w:sz w:val="16"/>
                <w:szCs w:val="16"/>
                <w:rtl/>
              </w:rPr>
              <w:t xml:space="preserve">ی </w:t>
            </w:r>
            <w:r w:rsidRPr="00226258">
              <w:rPr>
                <w:rFonts w:ascii="B Lotus" w:hAnsi="B Lotus" w:cs="B Lotus" w:hint="eastAsia"/>
                <w:sz w:val="16"/>
                <w:szCs w:val="16"/>
                <w:rtl/>
              </w:rPr>
              <w:t>هاد</w:t>
            </w:r>
            <w:r w:rsidRPr="00226258">
              <w:rPr>
                <w:rFonts w:ascii="B Lotus" w:hAnsi="B Lotus" w:cs="B Lotus" w:hint="cs"/>
                <w:sz w:val="16"/>
                <w:szCs w:val="16"/>
                <w:rtl/>
              </w:rPr>
              <w:t>ی</w:t>
            </w:r>
            <w:r w:rsidRPr="00226258">
              <w:rPr>
                <w:rFonts w:ascii="B Lotus" w:hAnsi="B Lotus" w:cs="B Lotus"/>
                <w:sz w:val="16"/>
                <w:szCs w:val="16"/>
                <w:rtl/>
              </w:rPr>
              <w:t xml:space="preserve"> و بهساز</w:t>
            </w:r>
            <w:r w:rsidRPr="00226258">
              <w:rPr>
                <w:rFonts w:ascii="B Lotus" w:hAnsi="B Lotus" w:cs="B Lotus" w:hint="cs"/>
                <w:sz w:val="16"/>
                <w:szCs w:val="16"/>
                <w:rtl/>
              </w:rPr>
              <w:t>ی</w:t>
            </w:r>
            <w:r w:rsidRPr="00226258">
              <w:rPr>
                <w:rFonts w:ascii="B Lotus" w:hAnsi="B Lotus" w:cs="B Lotus"/>
                <w:sz w:val="16"/>
                <w:szCs w:val="16"/>
                <w:rtl/>
              </w:rPr>
              <w:t xml:space="preserve"> روستاها</w:t>
            </w:r>
            <w:r w:rsidRPr="00226258">
              <w:rPr>
                <w:rFonts w:ascii="B Lotus" w:hAnsi="B Lotus" w:cs="B Lotus" w:hint="cs"/>
                <w:sz w:val="16"/>
                <w:szCs w:val="16"/>
                <w:rtl/>
              </w:rPr>
              <w:t>ی</w:t>
            </w:r>
            <w:r w:rsidRPr="00226258">
              <w:rPr>
                <w:rFonts w:ascii="B Lotus" w:hAnsi="B Lotus" w:cs="B Lotus"/>
                <w:sz w:val="16"/>
                <w:szCs w:val="16"/>
                <w:rtl/>
              </w:rPr>
              <w:t xml:space="preserve"> </w:t>
            </w:r>
            <w:r w:rsidRPr="00226258">
              <w:rPr>
                <w:rFonts w:ascii="B Lotus" w:hAnsi="B Lotus" w:cs="B Lotus"/>
                <w:sz w:val="16"/>
                <w:szCs w:val="16"/>
                <w:rtl/>
              </w:rPr>
              <w:lastRenderedPageBreak/>
              <w:t>شهرستان، توسط بن</w:t>
            </w:r>
            <w:r w:rsidRPr="00226258">
              <w:rPr>
                <w:rFonts w:ascii="B Lotus" w:hAnsi="B Lotus" w:cs="B Lotus" w:hint="cs"/>
                <w:sz w:val="16"/>
                <w:szCs w:val="16"/>
                <w:rtl/>
              </w:rPr>
              <w:t>ی</w:t>
            </w:r>
            <w:r w:rsidRPr="00226258">
              <w:rPr>
                <w:rFonts w:ascii="B Lotus" w:hAnsi="B Lotus" w:cs="B Lotus" w:hint="eastAsia"/>
                <w:sz w:val="16"/>
                <w:szCs w:val="16"/>
                <w:rtl/>
              </w:rPr>
              <w:t>اد</w:t>
            </w:r>
            <w:r w:rsidRPr="00226258">
              <w:rPr>
                <w:rFonts w:ascii="B Lotus" w:hAnsi="B Lotus" w:cs="B Lotus"/>
                <w:sz w:val="16"/>
                <w:szCs w:val="16"/>
                <w:rtl/>
              </w:rPr>
              <w:t xml:space="preserve"> مسکن انقلاب اسلام</w:t>
            </w:r>
            <w:r w:rsidRPr="00226258">
              <w:rPr>
                <w:rFonts w:ascii="B Lotus" w:hAnsi="B Lotus" w:cs="B Lotus" w:hint="cs"/>
                <w:sz w:val="16"/>
                <w:szCs w:val="16"/>
                <w:rtl/>
              </w:rPr>
              <w:t>ی</w:t>
            </w:r>
            <w:r w:rsidRPr="00226258">
              <w:rPr>
                <w:rFonts w:ascii="B Lotus" w:hAnsi="B Lotus" w:cs="B Lotus"/>
                <w:sz w:val="16"/>
                <w:szCs w:val="16"/>
                <w:rtl/>
              </w:rPr>
              <w:t xml:space="preserve"> </w:t>
            </w:r>
            <w:del w:id="16924" w:author="Mehrnazi Boojari" w:date="2019-01-15T04:47:00Z">
              <w:r w:rsidRPr="00226258" w:rsidDel="00155BA7">
                <w:rPr>
                  <w:rFonts w:ascii="B Lotus" w:hAnsi="B Lotus" w:cs="B Lotus"/>
                  <w:sz w:val="16"/>
                  <w:szCs w:val="16"/>
                  <w:rtl/>
                </w:rPr>
                <w:delText>نما</w:delText>
              </w:r>
              <w:r w:rsidRPr="00226258" w:rsidDel="00155BA7">
                <w:rPr>
                  <w:rFonts w:ascii="B Lotus" w:hAnsi="B Lotus" w:cs="B Lotus" w:hint="cs"/>
                  <w:sz w:val="16"/>
                  <w:szCs w:val="16"/>
                  <w:rtl/>
                </w:rPr>
                <w:delText>ی</w:delText>
              </w:r>
              <w:r w:rsidRPr="00226258" w:rsidDel="00155BA7">
                <w:rPr>
                  <w:rFonts w:ascii="B Lotus" w:hAnsi="B Lotus" w:cs="B Lotus" w:hint="eastAsia"/>
                  <w:sz w:val="16"/>
                  <w:szCs w:val="16"/>
                  <w:rtl/>
                </w:rPr>
                <w:delText>ند</w:delText>
              </w:r>
            </w:del>
            <w:ins w:id="16925" w:author="Mehrnazi Boojari" w:date="2019-01-15T04:47:00Z">
              <w:r w:rsidR="00155BA7" w:rsidRPr="00226258">
                <w:rPr>
                  <w:rFonts w:ascii="B Lotus" w:hAnsi="B Lotus" w:cs="B Lotus" w:hint="cs"/>
                  <w:sz w:val="16"/>
                  <w:szCs w:val="16"/>
                  <w:rtl/>
                </w:rPr>
                <w:t>کن</w:t>
              </w:r>
              <w:r w:rsidR="00155BA7" w:rsidRPr="00226258">
                <w:rPr>
                  <w:rFonts w:ascii="B Lotus" w:hAnsi="B Lotus" w:cs="B Lotus" w:hint="eastAsia"/>
                  <w:sz w:val="16"/>
                  <w:szCs w:val="16"/>
                  <w:rtl/>
                </w:rPr>
                <w:t>ند</w:t>
              </w:r>
            </w:ins>
          </w:p>
          <w:p w14:paraId="19A5A8A2" w14:textId="77777777" w:rsidR="00EA6F4D" w:rsidRPr="00226258"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r>
      <w:tr w:rsidR="00EA6F4D" w:rsidRPr="00EA6F4D" w14:paraId="6F6A2C02"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E2EFD9" w:themeFill="accent6" w:themeFillTint="33"/>
            <w:vAlign w:val="center"/>
          </w:tcPr>
          <w:p w14:paraId="3BC02D92" w14:textId="77777777" w:rsidR="00EA6F4D" w:rsidRPr="000F1AAD" w:rsidRDefault="00EA6F4D" w:rsidP="00EA6F4D">
            <w:pPr>
              <w:bidi/>
              <w:jc w:val="center"/>
              <w:rPr>
                <w:rFonts w:ascii="B Lotus" w:hAnsi="B Lotus" w:cs="B Lotus"/>
                <w:sz w:val="16"/>
                <w:szCs w:val="16"/>
                <w:rtl/>
                <w:lang w:bidi="fa-IR"/>
              </w:rPr>
            </w:pPr>
            <w:del w:id="16926" w:author="Mehrnazi Boojari" w:date="2019-01-13T07:10:00Z">
              <w:r w:rsidRPr="000F1AAD" w:rsidDel="002E51AF">
                <w:rPr>
                  <w:rFonts w:ascii="B Lotus" w:hAnsi="B Lotus" w:cs="B Lotus"/>
                  <w:sz w:val="16"/>
                  <w:szCs w:val="16"/>
                  <w:rtl/>
                  <w:lang w:bidi="fa-IR"/>
                </w:rPr>
                <w:lastRenderedPageBreak/>
                <w:delText>برنامه ر</w:delText>
              </w:r>
              <w:r w:rsidRPr="000F1AAD" w:rsidDel="002E51AF">
                <w:rPr>
                  <w:rFonts w:ascii="B Lotus" w:hAnsi="B Lotus" w:cs="B Lotus" w:hint="cs"/>
                  <w:sz w:val="16"/>
                  <w:szCs w:val="16"/>
                  <w:rtl/>
                  <w:lang w:bidi="fa-IR"/>
                </w:rPr>
                <w:delText>ی</w:delText>
              </w:r>
              <w:r w:rsidRPr="000F1AAD" w:rsidDel="002E51AF">
                <w:rPr>
                  <w:rFonts w:ascii="B Lotus" w:hAnsi="B Lotus" w:cs="B Lotus" w:hint="eastAsia"/>
                  <w:sz w:val="16"/>
                  <w:szCs w:val="16"/>
                  <w:rtl/>
                  <w:lang w:bidi="fa-IR"/>
                </w:rPr>
                <w:delText>ز</w:delText>
              </w:r>
              <w:r w:rsidRPr="000F1AAD" w:rsidDel="002E51AF">
                <w:rPr>
                  <w:rFonts w:ascii="B Lotus" w:hAnsi="B Lotus" w:cs="B Lotus" w:hint="cs"/>
                  <w:sz w:val="16"/>
                  <w:szCs w:val="16"/>
                  <w:rtl/>
                  <w:lang w:bidi="fa-IR"/>
                </w:rPr>
                <w:delText>ی</w:delText>
              </w:r>
            </w:del>
            <w:ins w:id="16927" w:author="Mehrnazi Boojari" w:date="2019-01-13T07:10:00Z">
              <w:r w:rsidR="002E51AF">
                <w:rPr>
                  <w:rFonts w:ascii="B Lotus" w:hAnsi="B Lotus" w:cs="B Lotus"/>
                  <w:sz w:val="16"/>
                  <w:szCs w:val="16"/>
                  <w:rtl/>
                  <w:lang w:bidi="fa-IR"/>
                </w:rPr>
                <w:t>برنامه</w:t>
              </w:r>
              <w:r w:rsidR="002E51AF">
                <w:rPr>
                  <w:rFonts w:ascii="B Lotus" w:hAnsi="B Lotus" w:cs="B Lotus" w:hint="cs"/>
                  <w:sz w:val="16"/>
                  <w:szCs w:val="16"/>
                  <w:rtl/>
                  <w:lang w:bidi="fa-IR"/>
                </w:rPr>
                <w:t>‌</w:t>
              </w:r>
              <w:r w:rsidR="002E51AF">
                <w:rPr>
                  <w:rFonts w:ascii="B Lotus" w:hAnsi="B Lotus" w:cs="B Lotus"/>
                  <w:sz w:val="16"/>
                  <w:szCs w:val="16"/>
                  <w:rtl/>
                  <w:lang w:bidi="fa-IR"/>
                </w:rPr>
                <w:t>ریزی</w:t>
              </w:r>
            </w:ins>
          </w:p>
        </w:tc>
        <w:tc>
          <w:tcPr>
            <w:tcW w:w="1984" w:type="dxa"/>
            <w:shd w:val="clear" w:color="auto" w:fill="E2EFD9" w:themeFill="accent6" w:themeFillTint="33"/>
            <w:vAlign w:val="center"/>
          </w:tcPr>
          <w:p w14:paraId="56A0FE73"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sz w:val="18"/>
                <w:szCs w:val="18"/>
                <w:rtl/>
                <w:lang w:bidi="fa-IR"/>
              </w:rPr>
              <w:t>بازتدو</w:t>
            </w:r>
            <w:r w:rsidRPr="000F1AAD">
              <w:rPr>
                <w:rFonts w:ascii="B Lotus" w:hAnsi="B Lotus" w:cs="B Lotus" w:hint="cs"/>
                <w:sz w:val="18"/>
                <w:szCs w:val="18"/>
                <w:rtl/>
                <w:lang w:bidi="fa-IR"/>
              </w:rPr>
              <w:t>ی</w:t>
            </w:r>
            <w:r w:rsidRPr="000F1AAD">
              <w:rPr>
                <w:rFonts w:ascii="B Lotus" w:hAnsi="B Lotus" w:cs="B Lotus" w:hint="eastAsia"/>
                <w:sz w:val="18"/>
                <w:szCs w:val="18"/>
                <w:rtl/>
                <w:lang w:bidi="fa-IR"/>
              </w:rPr>
              <w:t>ن</w:t>
            </w:r>
            <w:r w:rsidRPr="000F1AAD">
              <w:rPr>
                <w:rFonts w:ascii="B Lotus" w:hAnsi="B Lotus" w:cs="B Lotus"/>
                <w:sz w:val="18"/>
                <w:szCs w:val="18"/>
                <w:rtl/>
                <w:lang w:bidi="fa-IR"/>
              </w:rPr>
              <w:t xml:space="preserve"> برنامه اعطا</w:t>
            </w:r>
            <w:r w:rsidRPr="000F1AAD">
              <w:rPr>
                <w:rFonts w:ascii="B Lotus" w:hAnsi="B Lotus" w:cs="B Lotus" w:hint="cs"/>
                <w:sz w:val="18"/>
                <w:szCs w:val="18"/>
                <w:rtl/>
                <w:lang w:bidi="fa-IR"/>
              </w:rPr>
              <w:t>ی</w:t>
            </w:r>
            <w:r w:rsidRPr="000F1AAD">
              <w:rPr>
                <w:rFonts w:ascii="B Lotus" w:hAnsi="B Lotus" w:cs="B Lotus"/>
                <w:sz w:val="18"/>
                <w:szCs w:val="18"/>
                <w:rtl/>
                <w:lang w:bidi="fa-IR"/>
              </w:rPr>
              <w:t xml:space="preserve"> تسه</w:t>
            </w:r>
            <w:r w:rsidRPr="000F1AAD">
              <w:rPr>
                <w:rFonts w:ascii="B Lotus" w:hAnsi="B Lotus" w:cs="B Lotus" w:hint="cs"/>
                <w:sz w:val="18"/>
                <w:szCs w:val="18"/>
                <w:rtl/>
                <w:lang w:bidi="fa-IR"/>
              </w:rPr>
              <w:t>ی</w:t>
            </w:r>
            <w:r w:rsidRPr="000F1AAD">
              <w:rPr>
                <w:rFonts w:ascii="B Lotus" w:hAnsi="B Lotus" w:cs="B Lotus" w:hint="eastAsia"/>
                <w:sz w:val="18"/>
                <w:szCs w:val="18"/>
                <w:rtl/>
                <w:lang w:bidi="fa-IR"/>
              </w:rPr>
              <w:t>لات</w:t>
            </w:r>
            <w:r w:rsidRPr="000F1AAD">
              <w:rPr>
                <w:rFonts w:ascii="B Lotus" w:hAnsi="B Lotus" w:cs="B Lotus"/>
                <w:sz w:val="18"/>
                <w:szCs w:val="18"/>
                <w:rtl/>
                <w:lang w:bidi="fa-IR"/>
              </w:rPr>
              <w:t xml:space="preserve"> مسکن روستا</w:t>
            </w:r>
            <w:r w:rsidRPr="000F1AAD">
              <w:rPr>
                <w:rFonts w:ascii="B Lotus" w:hAnsi="B Lotus" w:cs="B Lotus" w:hint="cs"/>
                <w:sz w:val="18"/>
                <w:szCs w:val="18"/>
                <w:rtl/>
                <w:lang w:bidi="fa-IR"/>
              </w:rPr>
              <w:t>یی</w:t>
            </w:r>
            <w:r w:rsidRPr="000F1AAD">
              <w:rPr>
                <w:rFonts w:ascii="B Lotus" w:hAnsi="B Lotus" w:cs="B Lotus"/>
                <w:sz w:val="18"/>
                <w:szCs w:val="18"/>
                <w:rtl/>
                <w:lang w:bidi="fa-IR"/>
              </w:rPr>
              <w:t xml:space="preserve"> در بودجه سنوات</w:t>
            </w:r>
            <w:r w:rsidRPr="000F1AAD">
              <w:rPr>
                <w:rFonts w:ascii="B Lotus" w:hAnsi="B Lotus" w:cs="B Lotus" w:hint="cs"/>
                <w:sz w:val="18"/>
                <w:szCs w:val="18"/>
                <w:rtl/>
                <w:lang w:bidi="fa-IR"/>
              </w:rPr>
              <w:t>ی</w:t>
            </w:r>
          </w:p>
        </w:tc>
        <w:tc>
          <w:tcPr>
            <w:tcW w:w="992" w:type="dxa"/>
            <w:shd w:val="clear" w:color="auto" w:fill="E2EFD9" w:themeFill="accent6" w:themeFillTint="33"/>
            <w:vAlign w:val="center"/>
          </w:tcPr>
          <w:p w14:paraId="794E6C66"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 xml:space="preserve">سازمان برنامه و بودجه </w:t>
            </w:r>
          </w:p>
        </w:tc>
        <w:tc>
          <w:tcPr>
            <w:tcW w:w="2011" w:type="dxa"/>
            <w:shd w:val="clear" w:color="auto" w:fill="E2EFD9" w:themeFill="accent6" w:themeFillTint="33"/>
            <w:vAlign w:val="center"/>
          </w:tcPr>
          <w:p w14:paraId="50A1711A"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sz w:val="18"/>
                <w:szCs w:val="18"/>
                <w:rtl/>
                <w:lang w:bidi="fa-IR"/>
              </w:rPr>
              <w:t>وزارت راه و شهرساز</w:t>
            </w:r>
            <w:r w:rsidRPr="000F1AAD">
              <w:rPr>
                <w:rFonts w:ascii="B Lotus" w:hAnsi="B Lotus" w:cs="B Lotus" w:hint="cs"/>
                <w:sz w:val="18"/>
                <w:szCs w:val="18"/>
                <w:rtl/>
                <w:lang w:bidi="fa-IR"/>
              </w:rPr>
              <w:t>ی</w:t>
            </w:r>
            <w:del w:id="16928" w:author="Mehrnazi Boojari" w:date="2019-01-07T09:47:00Z">
              <w:r w:rsidRPr="000F1AAD" w:rsidDel="006F7CCF">
                <w:rPr>
                  <w:rFonts w:ascii="B Lotus" w:hAnsi="B Lotus" w:cs="B Lotus"/>
                  <w:sz w:val="18"/>
                  <w:szCs w:val="18"/>
                  <w:rtl/>
                  <w:lang w:bidi="fa-IR"/>
                </w:rPr>
                <w:delText xml:space="preserve"> ،</w:delText>
              </w:r>
            </w:del>
            <w:ins w:id="16929" w:author="Mehrnazi Boojari" w:date="2019-01-07T09:47:00Z">
              <w:r w:rsidR="006F7CCF">
                <w:rPr>
                  <w:rFonts w:ascii="B Lotus" w:hAnsi="B Lotus" w:cs="B Lotus"/>
                  <w:sz w:val="18"/>
                  <w:szCs w:val="18"/>
                  <w:rtl/>
                  <w:lang w:bidi="fa-IR"/>
                </w:rPr>
                <w:t>،</w:t>
              </w:r>
            </w:ins>
            <w:r w:rsidRPr="000F1AAD">
              <w:rPr>
                <w:rFonts w:ascii="B Lotus" w:hAnsi="B Lotus" w:cs="B Lotus"/>
                <w:sz w:val="18"/>
                <w:szCs w:val="18"/>
                <w:rtl/>
                <w:lang w:bidi="fa-IR"/>
              </w:rPr>
              <w:t xml:space="preserve"> بانک مرکز</w:t>
            </w:r>
            <w:r w:rsidRPr="000F1AAD">
              <w:rPr>
                <w:rFonts w:ascii="B Lotus" w:hAnsi="B Lotus" w:cs="B Lotus" w:hint="cs"/>
                <w:sz w:val="18"/>
                <w:szCs w:val="18"/>
                <w:rtl/>
                <w:lang w:bidi="fa-IR"/>
              </w:rPr>
              <w:t>ی</w:t>
            </w:r>
            <w:r w:rsidRPr="000F1AAD">
              <w:rPr>
                <w:rFonts w:ascii="B Lotus" w:hAnsi="B Lotus" w:cs="B Lotus"/>
                <w:sz w:val="18"/>
                <w:szCs w:val="18"/>
                <w:rtl/>
                <w:lang w:bidi="fa-IR"/>
              </w:rPr>
              <w:t xml:space="preserve"> و بن</w:t>
            </w:r>
            <w:r w:rsidRPr="000F1AAD">
              <w:rPr>
                <w:rFonts w:ascii="B Lotus" w:hAnsi="B Lotus" w:cs="B Lotus" w:hint="cs"/>
                <w:sz w:val="18"/>
                <w:szCs w:val="18"/>
                <w:rtl/>
                <w:lang w:bidi="fa-IR"/>
              </w:rPr>
              <w:t>ی</w:t>
            </w:r>
            <w:r w:rsidRPr="000F1AAD">
              <w:rPr>
                <w:rFonts w:ascii="B Lotus" w:hAnsi="B Lotus" w:cs="B Lotus" w:hint="eastAsia"/>
                <w:sz w:val="18"/>
                <w:szCs w:val="18"/>
                <w:rtl/>
                <w:lang w:bidi="fa-IR"/>
              </w:rPr>
              <w:t>اد</w:t>
            </w:r>
            <w:r w:rsidRPr="000F1AAD">
              <w:rPr>
                <w:rFonts w:ascii="B Lotus" w:hAnsi="B Lotus" w:cs="B Lotus"/>
                <w:sz w:val="18"/>
                <w:szCs w:val="18"/>
                <w:rtl/>
                <w:lang w:bidi="fa-IR"/>
              </w:rPr>
              <w:t xml:space="preserve"> مسکن</w:t>
            </w:r>
          </w:p>
        </w:tc>
        <w:tc>
          <w:tcPr>
            <w:tcW w:w="1408" w:type="dxa"/>
            <w:shd w:val="clear" w:color="auto" w:fill="E2EFD9" w:themeFill="accent6" w:themeFillTint="33"/>
            <w:vAlign w:val="center"/>
          </w:tcPr>
          <w:p w14:paraId="5C7CC996"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معاونت زیرساخت و عمران</w:t>
            </w:r>
          </w:p>
        </w:tc>
        <w:tc>
          <w:tcPr>
            <w:tcW w:w="1418" w:type="dxa"/>
            <w:shd w:val="clear" w:color="auto" w:fill="E2EFD9" w:themeFill="accent6" w:themeFillTint="33"/>
            <w:vAlign w:val="center"/>
          </w:tcPr>
          <w:p w14:paraId="3A4E62D9" w14:textId="77777777" w:rsidR="00EA6F4D" w:rsidRPr="00226258"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226258">
              <w:rPr>
                <w:rFonts w:ascii="B Lotus" w:hAnsi="B Lotus" w:cs="B Lotus" w:hint="cs"/>
                <w:sz w:val="16"/>
                <w:szCs w:val="16"/>
                <w:rtl/>
              </w:rPr>
              <w:t>ماده 59</w:t>
            </w:r>
            <w:del w:id="16930" w:author="Mehrnazi Boojari" w:date="2019-01-07T10:35:00Z">
              <w:r w:rsidRPr="00226258" w:rsidDel="006C73A5">
                <w:rPr>
                  <w:rFonts w:ascii="B Lotus" w:hAnsi="B Lotus" w:cs="B Lotus" w:hint="cs"/>
                  <w:sz w:val="16"/>
                  <w:szCs w:val="16"/>
                  <w:rtl/>
                </w:rPr>
                <w:delText xml:space="preserve"> : </w:delText>
              </w:r>
            </w:del>
            <w:ins w:id="16931" w:author="Mehrnazi Boojari" w:date="2019-01-07T10:35:00Z">
              <w:r w:rsidR="006C73A5" w:rsidRPr="00226258">
                <w:rPr>
                  <w:rFonts w:ascii="B Lotus" w:hAnsi="B Lotus" w:cs="B Lotus" w:hint="cs"/>
                  <w:sz w:val="16"/>
                  <w:szCs w:val="16"/>
                  <w:rtl/>
                </w:rPr>
                <w:t xml:space="preserve">: </w:t>
              </w:r>
            </w:ins>
            <w:r w:rsidRPr="00226258">
              <w:rPr>
                <w:rFonts w:ascii="B Lotus" w:hAnsi="B Lotus" w:cs="B Lotus" w:hint="cs"/>
                <w:sz w:val="16"/>
                <w:szCs w:val="16"/>
                <w:rtl/>
              </w:rPr>
              <w:t xml:space="preserve">در </w:t>
            </w:r>
            <w:del w:id="16932" w:author="Mehrnazi Boojari" w:date="2019-01-15T05:42:00Z">
              <w:r w:rsidRPr="00226258" w:rsidDel="00847DA6">
                <w:rPr>
                  <w:rFonts w:ascii="B Lotus" w:hAnsi="B Lotus" w:cs="B Lotus" w:hint="cs"/>
                  <w:sz w:val="16"/>
                  <w:szCs w:val="16"/>
                  <w:rtl/>
                </w:rPr>
                <w:delText>چهارچوب</w:delText>
              </w:r>
            </w:del>
            <w:ins w:id="16933" w:author="Mehrnazi Boojari" w:date="2019-01-15T05:42:00Z">
              <w:r w:rsidR="00847DA6" w:rsidRPr="00226258">
                <w:rPr>
                  <w:rFonts w:ascii="B Lotus" w:hAnsi="B Lotus" w:cs="B Lotus" w:hint="cs"/>
                  <w:sz w:val="16"/>
                  <w:szCs w:val="16"/>
                  <w:rtl/>
                </w:rPr>
                <w:t>چارچوب</w:t>
              </w:r>
            </w:ins>
            <w:r w:rsidRPr="00226258">
              <w:rPr>
                <w:rFonts w:ascii="B Lotus" w:hAnsi="B Lotus" w:cs="B Lotus" w:hint="cs"/>
                <w:sz w:val="16"/>
                <w:szCs w:val="16"/>
                <w:rtl/>
              </w:rPr>
              <w:t xml:space="preserve"> قانون ساماندهی و حمایت از تولید و عرضه مسکن </w:t>
            </w:r>
          </w:p>
        </w:tc>
        <w:tc>
          <w:tcPr>
            <w:tcW w:w="2126" w:type="dxa"/>
            <w:shd w:val="clear" w:color="auto" w:fill="E2EFD9" w:themeFill="accent6" w:themeFillTint="33"/>
            <w:vAlign w:val="center"/>
          </w:tcPr>
          <w:p w14:paraId="6C32F320" w14:textId="77777777" w:rsidR="00EA6F4D" w:rsidRPr="00226258" w:rsidRDefault="00EA6F4D" w:rsidP="00155BA7">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226258">
              <w:rPr>
                <w:rFonts w:ascii="B Lotus" w:hAnsi="B Lotus" w:cs="B Lotus" w:hint="eastAsia"/>
                <w:sz w:val="16"/>
                <w:szCs w:val="16"/>
                <w:rtl/>
                <w:rPrChange w:id="16934" w:author="Mehrnazi Boojari" w:date="2019-01-15T04:48:00Z">
                  <w:rPr>
                    <w:rFonts w:ascii="B Lotus" w:eastAsia="B Nazanin" w:hAnsi="B Lotus" w:cs="B Lotus" w:hint="eastAsia"/>
                    <w:b/>
                    <w:bCs/>
                    <w:color w:val="000000" w:themeColor="text1"/>
                    <w:sz w:val="16"/>
                    <w:szCs w:val="16"/>
                    <w:rtl/>
                    <w:lang w:bidi="fa-IR"/>
                  </w:rPr>
                </w:rPrChange>
              </w:rPr>
              <w:t>ب</w:t>
            </w:r>
            <w:r w:rsidRPr="00226258">
              <w:rPr>
                <w:rFonts w:ascii="B Lotus" w:hAnsi="B Lotus" w:cs="B Lotus"/>
                <w:sz w:val="16"/>
                <w:szCs w:val="16"/>
                <w:rtl/>
                <w:rPrChange w:id="16935" w:author="Mehrnazi Boojari" w:date="2019-01-15T04:48:00Z">
                  <w:rPr>
                    <w:rFonts w:ascii="B Lotus" w:eastAsia="B Nazanin" w:hAnsi="B Lotus" w:cs="B Lotus"/>
                    <w:b/>
                    <w:bCs/>
                    <w:color w:val="000000" w:themeColor="text1"/>
                    <w:sz w:val="16"/>
                    <w:szCs w:val="16"/>
                    <w:rtl/>
                    <w:lang w:bidi="fa-IR"/>
                  </w:rPr>
                </w:rPrChange>
              </w:rPr>
              <w:t>-</w:t>
            </w:r>
            <w:r w:rsidRPr="00226258">
              <w:rPr>
                <w:rFonts w:ascii="B Lotus" w:hAnsi="B Lotus" w:cs="B Lotus" w:hint="cs"/>
                <w:sz w:val="16"/>
                <w:szCs w:val="16"/>
                <w:rtl/>
              </w:rPr>
              <w:t xml:space="preserve"> دولت موظف است به</w:t>
            </w:r>
            <w:ins w:id="16936" w:author="Mehrnazi Boojari" w:date="2019-01-15T04:48:00Z">
              <w:r w:rsidR="00155BA7" w:rsidRPr="00226258">
                <w:rPr>
                  <w:rFonts w:ascii="B Lotus" w:hAnsi="B Lotus" w:cs="B Nazanin" w:hint="cs"/>
                  <w:sz w:val="16"/>
                  <w:szCs w:val="16"/>
                  <w:rtl/>
                </w:rPr>
                <w:t>‌</w:t>
              </w:r>
            </w:ins>
            <w:r w:rsidRPr="00226258">
              <w:rPr>
                <w:rFonts w:ascii="B Lotus" w:hAnsi="B Lotus" w:cs="B Lotus" w:hint="cs"/>
                <w:sz w:val="16"/>
                <w:szCs w:val="16"/>
                <w:rtl/>
              </w:rPr>
              <w:t>منظور کاهش آسیب</w:t>
            </w:r>
            <w:ins w:id="16937" w:author="Mehrnazi Boojari" w:date="2019-01-15T04:48:00Z">
              <w:r w:rsidR="00155BA7" w:rsidRPr="00226258">
                <w:rPr>
                  <w:rFonts w:ascii="B Lotus" w:hAnsi="B Lotus" w:cs="B Nazanin" w:hint="cs"/>
                  <w:sz w:val="16"/>
                  <w:szCs w:val="16"/>
                  <w:rtl/>
                </w:rPr>
                <w:t>‌</w:t>
              </w:r>
            </w:ins>
            <w:r w:rsidRPr="00226258">
              <w:rPr>
                <w:rFonts w:ascii="B Lotus" w:hAnsi="B Lotus" w:cs="B Lotus" w:hint="cs"/>
                <w:sz w:val="16"/>
                <w:szCs w:val="16"/>
                <w:rtl/>
              </w:rPr>
              <w:t xml:space="preserve">پذیری </w:t>
            </w:r>
            <w:del w:id="16938" w:author="Mehrnazi Boojari" w:date="2019-01-12T01:23:00Z">
              <w:r w:rsidRPr="00226258" w:rsidDel="00E7085F">
                <w:rPr>
                  <w:rFonts w:ascii="B Lotus" w:hAnsi="B Lotus" w:cs="B Lotus" w:hint="cs"/>
                  <w:sz w:val="16"/>
                  <w:szCs w:val="16"/>
                  <w:rtl/>
                </w:rPr>
                <w:delText>سکونتگاه</w:delText>
              </w:r>
            </w:del>
            <w:ins w:id="16939" w:author="Mehrnazi Boojari" w:date="2019-01-12T01:23:00Z">
              <w:r w:rsidR="00E7085F" w:rsidRPr="00226258">
                <w:rPr>
                  <w:rFonts w:ascii="B Lotus" w:hAnsi="B Lotus" w:cs="B Lotus" w:hint="cs"/>
                  <w:sz w:val="16"/>
                  <w:szCs w:val="16"/>
                  <w:rtl/>
                </w:rPr>
                <w:t>سکونت‌گاه</w:t>
              </w:r>
            </w:ins>
            <w:ins w:id="16940" w:author="Mehrnazi Boojari" w:date="2019-01-15T04:48:00Z">
              <w:r w:rsidR="00155BA7" w:rsidRPr="00226258">
                <w:rPr>
                  <w:rFonts w:ascii="B Lotus" w:hAnsi="B Lotus" w:cs="B Nazanin" w:hint="cs"/>
                  <w:sz w:val="16"/>
                  <w:szCs w:val="16"/>
                  <w:rtl/>
                </w:rPr>
                <w:t>‌</w:t>
              </w:r>
            </w:ins>
            <w:r w:rsidRPr="00226258">
              <w:rPr>
                <w:rFonts w:ascii="B Lotus" w:hAnsi="B Lotus" w:cs="B Lotus" w:hint="cs"/>
                <w:sz w:val="16"/>
                <w:szCs w:val="16"/>
                <w:rtl/>
              </w:rPr>
              <w:t>های روستایی (با</w:t>
            </w:r>
            <w:ins w:id="16941" w:author="Mehrnazi Boojari" w:date="2019-01-15T04:48:00Z">
              <w:r w:rsidR="00155BA7" w:rsidRPr="00226258">
                <w:rPr>
                  <w:rFonts w:ascii="B Lotus" w:hAnsi="B Lotus" w:cs="B Lotus" w:hint="cs"/>
                  <w:sz w:val="16"/>
                  <w:szCs w:val="16"/>
                  <w:rtl/>
                </w:rPr>
                <w:t xml:space="preserve"> </w:t>
              </w:r>
            </w:ins>
            <w:r w:rsidRPr="00226258">
              <w:rPr>
                <w:rFonts w:ascii="B Lotus" w:hAnsi="B Lotus" w:cs="B Lotus" w:hint="cs"/>
                <w:sz w:val="16"/>
                <w:szCs w:val="16"/>
                <w:rtl/>
              </w:rPr>
              <w:t>هدف بهسازی و نوسازی مسکن روستایی)</w:t>
            </w:r>
            <w:r w:rsidRPr="00226258">
              <w:rPr>
                <w:rFonts w:ascii="B Lotus" w:hAnsi="B Lotus" w:cs="B Lotus" w:hint="cs"/>
                <w:sz w:val="16"/>
                <w:szCs w:val="16"/>
                <w:rtl/>
                <w:lang w:bidi="fa-IR"/>
              </w:rPr>
              <w:t xml:space="preserve"> </w:t>
            </w:r>
            <w:r w:rsidRPr="00226258">
              <w:rPr>
                <w:rFonts w:ascii="B Lotus" w:hAnsi="B Lotus" w:cs="B Lotus" w:hint="cs"/>
                <w:sz w:val="16"/>
                <w:szCs w:val="16"/>
                <w:rtl/>
              </w:rPr>
              <w:t>و همچنین</w:t>
            </w:r>
            <w:del w:id="16942" w:author="Mehrnazi Boojari" w:date="2019-01-07T10:51:00Z">
              <w:r w:rsidRPr="00226258" w:rsidDel="006A1F1D">
                <w:rPr>
                  <w:rFonts w:ascii="B Lotus" w:hAnsi="B Lotus" w:cs="B Lotus" w:hint="cs"/>
                  <w:sz w:val="16"/>
                  <w:szCs w:val="16"/>
                  <w:rtl/>
                </w:rPr>
                <w:delText xml:space="preserve"> تأمین </w:delText>
              </w:r>
            </w:del>
            <w:ins w:id="16943" w:author="Mehrnazi Boojari" w:date="2019-01-07T10:51:00Z">
              <w:r w:rsidR="006A1F1D" w:rsidRPr="00226258">
                <w:rPr>
                  <w:rFonts w:ascii="B Lotus" w:hAnsi="B Lotus" w:cs="B Lotus" w:hint="cs"/>
                  <w:sz w:val="16"/>
                  <w:szCs w:val="16"/>
                  <w:rtl/>
                </w:rPr>
                <w:t xml:space="preserve"> تأمین </w:t>
              </w:r>
            </w:ins>
            <w:r w:rsidRPr="00226258">
              <w:rPr>
                <w:rFonts w:ascii="B Lotus" w:hAnsi="B Lotus" w:cs="B Lotus" w:hint="cs"/>
                <w:sz w:val="16"/>
                <w:szCs w:val="16"/>
                <w:rtl/>
              </w:rPr>
              <w:t>مسکن برای اقشار کم</w:t>
            </w:r>
            <w:ins w:id="16944" w:author="Mehrnazi Boojari" w:date="2019-01-15T04:48:00Z">
              <w:r w:rsidR="00155BA7" w:rsidRPr="00226258">
                <w:rPr>
                  <w:rFonts w:ascii="B Lotus" w:hAnsi="B Lotus" w:cs="B Nazanin" w:hint="cs"/>
                  <w:sz w:val="16"/>
                  <w:szCs w:val="16"/>
                  <w:rtl/>
                </w:rPr>
                <w:t>‌</w:t>
              </w:r>
            </w:ins>
            <w:r w:rsidRPr="00226258">
              <w:rPr>
                <w:rFonts w:ascii="B Lotus" w:hAnsi="B Lotus" w:cs="B Lotus" w:hint="cs"/>
                <w:sz w:val="16"/>
                <w:szCs w:val="16"/>
                <w:rtl/>
              </w:rPr>
              <w:t>درآمد شهری (در شهرهای کوچک) منابع مالی و تسهیلات ارزان</w:t>
            </w:r>
            <w:ins w:id="16945" w:author="Mehrnazi Boojari" w:date="2019-01-15T04:48:00Z">
              <w:r w:rsidR="00155BA7" w:rsidRPr="00226258">
                <w:rPr>
                  <w:rFonts w:ascii="B Lotus" w:hAnsi="B Lotus" w:cs="B Nazanin" w:hint="cs"/>
                  <w:sz w:val="16"/>
                  <w:szCs w:val="16"/>
                  <w:rtl/>
                </w:rPr>
                <w:t>‌</w:t>
              </w:r>
            </w:ins>
            <w:r w:rsidRPr="00226258">
              <w:rPr>
                <w:rFonts w:ascii="B Lotus" w:hAnsi="B Lotus" w:cs="B Lotus" w:hint="cs"/>
                <w:sz w:val="16"/>
                <w:szCs w:val="16"/>
                <w:rtl/>
              </w:rPr>
              <w:t>قیمت و</w:t>
            </w:r>
            <w:r w:rsidRPr="00226258">
              <w:rPr>
                <w:rFonts w:ascii="B Lotus" w:hAnsi="B Lotus" w:cs="B Lotus" w:hint="cs"/>
                <w:sz w:val="16"/>
                <w:szCs w:val="16"/>
                <w:rtl/>
                <w:lang w:bidi="fa-IR"/>
              </w:rPr>
              <w:t xml:space="preserve"> </w:t>
            </w:r>
            <w:r w:rsidRPr="00226258">
              <w:rPr>
                <w:rFonts w:ascii="B Lotus" w:hAnsi="B Lotus" w:cs="B Lotus" w:hint="cs"/>
                <w:sz w:val="16"/>
                <w:szCs w:val="16"/>
                <w:rtl/>
              </w:rPr>
              <w:t>زمین مورد</w:t>
            </w:r>
            <w:ins w:id="16946" w:author="Mehrnazi Boojari" w:date="2019-01-15T04:48:00Z">
              <w:r w:rsidR="00155BA7" w:rsidRPr="00226258">
                <w:rPr>
                  <w:rFonts w:ascii="B Lotus" w:hAnsi="B Lotus" w:cs="Times New Roman" w:hint="eastAsia"/>
                  <w:sz w:val="16"/>
                  <w:szCs w:val="16"/>
                  <w:rtl/>
                </w:rPr>
                <w:t> </w:t>
              </w:r>
            </w:ins>
            <w:r w:rsidRPr="00226258">
              <w:rPr>
                <w:rFonts w:ascii="B Lotus" w:hAnsi="B Lotus" w:cs="B Lotus" w:hint="cs"/>
                <w:sz w:val="16"/>
                <w:szCs w:val="16"/>
                <w:rtl/>
              </w:rPr>
              <w:t>نیاز را در قالب بودجه سنواتی در طول اجرای قانون برنامه</w:t>
            </w:r>
            <w:ins w:id="16947" w:author="Mehrnazi Boojari" w:date="2019-01-07T10:51:00Z">
              <w:r w:rsidR="006A1F1D" w:rsidRPr="00226258">
                <w:rPr>
                  <w:rFonts w:ascii="B Lotus" w:hAnsi="B Lotus" w:cs="B Lotus" w:hint="cs"/>
                  <w:sz w:val="16"/>
                  <w:szCs w:val="16"/>
                  <w:rtl/>
                </w:rPr>
                <w:t xml:space="preserve"> تأمین </w:t>
              </w:r>
            </w:ins>
            <w:r w:rsidRPr="00226258">
              <w:rPr>
                <w:rFonts w:ascii="B Lotus" w:hAnsi="B Lotus" w:cs="B Lotus" w:hint="cs"/>
                <w:sz w:val="16"/>
                <w:szCs w:val="16"/>
                <w:rtl/>
              </w:rPr>
              <w:t xml:space="preserve">و اقدامات ذیل را </w:t>
            </w:r>
            <w:ins w:id="16948" w:author="Mehrnazi Boojari" w:date="2019-01-10T00:17:00Z">
              <w:r w:rsidR="000A3EC2" w:rsidRPr="00226258">
                <w:rPr>
                  <w:rFonts w:ascii="B Lotus" w:hAnsi="B Lotus" w:cs="B Lotus" w:hint="cs"/>
                  <w:sz w:val="16"/>
                  <w:szCs w:val="16"/>
                  <w:rtl/>
                </w:rPr>
                <w:t>از</w:t>
              </w:r>
              <w:r w:rsidR="000A3EC2" w:rsidRPr="00226258">
                <w:rPr>
                  <w:rFonts w:ascii="Times New Roman" w:hAnsi="Times New Roman" w:cs="Times New Roman" w:hint="cs"/>
                  <w:sz w:val="16"/>
                  <w:szCs w:val="16"/>
                  <w:rtl/>
                </w:rPr>
                <w:t> </w:t>
              </w:r>
              <w:r w:rsidR="000A3EC2" w:rsidRPr="00226258">
                <w:rPr>
                  <w:rFonts w:ascii="B Lotus" w:hAnsi="B Lotus" w:cs="B Lotus" w:hint="cs"/>
                  <w:sz w:val="16"/>
                  <w:szCs w:val="16"/>
                  <w:rtl/>
                </w:rPr>
                <w:t>طریق</w:t>
              </w:r>
            </w:ins>
            <w:r w:rsidRPr="00226258">
              <w:rPr>
                <w:rFonts w:ascii="B Lotus" w:hAnsi="B Lotus" w:cs="B Lotus" w:hint="cs"/>
                <w:sz w:val="16"/>
                <w:szCs w:val="16"/>
                <w:rtl/>
              </w:rPr>
              <w:t xml:space="preserve"> بنیاد مسکن</w:t>
            </w:r>
            <w:r w:rsidRPr="00226258">
              <w:rPr>
                <w:rFonts w:ascii="B Lotus" w:hAnsi="B Lotus" w:cs="B Lotus" w:hint="cs"/>
                <w:sz w:val="16"/>
                <w:szCs w:val="16"/>
                <w:rtl/>
                <w:lang w:bidi="fa-IR"/>
              </w:rPr>
              <w:t xml:space="preserve"> </w:t>
            </w:r>
            <w:r w:rsidRPr="00226258">
              <w:rPr>
                <w:rFonts w:ascii="B Lotus" w:hAnsi="B Lotus" w:cs="B Lotus" w:hint="cs"/>
                <w:sz w:val="16"/>
                <w:szCs w:val="16"/>
                <w:rtl/>
              </w:rPr>
              <w:t>انقلاب اسلامی به</w:t>
            </w:r>
            <w:ins w:id="16949" w:author="Mehrnazi Boojari" w:date="2019-01-15T04:49:00Z">
              <w:r w:rsidR="00155BA7" w:rsidRPr="00226258">
                <w:rPr>
                  <w:rFonts w:ascii="B Lotus" w:hAnsi="B Lotus" w:cs="B Nazanin" w:hint="cs"/>
                  <w:sz w:val="16"/>
                  <w:szCs w:val="16"/>
                  <w:rtl/>
                </w:rPr>
                <w:t>‌</w:t>
              </w:r>
            </w:ins>
            <w:r w:rsidRPr="00226258">
              <w:rPr>
                <w:rFonts w:ascii="B Lotus" w:hAnsi="B Lotus" w:cs="B Lotus" w:hint="cs"/>
                <w:sz w:val="16"/>
                <w:szCs w:val="16"/>
                <w:rtl/>
              </w:rPr>
              <w:t>عمل</w:t>
            </w:r>
            <w:ins w:id="16950" w:author="Mehrnazi Boojari" w:date="2019-01-15T04:49:00Z">
              <w:r w:rsidR="00155BA7" w:rsidRPr="00226258">
                <w:rPr>
                  <w:rFonts w:ascii="B Lotus" w:hAnsi="B Lotus" w:cs="B Nazanin" w:hint="cs"/>
                  <w:sz w:val="16"/>
                  <w:szCs w:val="16"/>
                  <w:rtl/>
                </w:rPr>
                <w:t>‌</w:t>
              </w:r>
              <w:r w:rsidR="00155BA7" w:rsidRPr="00226258">
                <w:rPr>
                  <w:rFonts w:ascii="B Lotus" w:hAnsi="B Lotus" w:cs="B Lotus" w:hint="cs"/>
                  <w:sz w:val="16"/>
                  <w:szCs w:val="16"/>
                  <w:rtl/>
                </w:rPr>
                <w:t xml:space="preserve"> </w:t>
              </w:r>
            </w:ins>
            <w:r w:rsidRPr="00226258">
              <w:rPr>
                <w:rFonts w:ascii="B Lotus" w:hAnsi="B Lotus" w:cs="B Lotus" w:hint="cs"/>
                <w:sz w:val="16"/>
                <w:szCs w:val="16"/>
                <w:rtl/>
              </w:rPr>
              <w:t>آورد</w:t>
            </w:r>
            <w:del w:id="16951" w:author="Mehrnazi Boojari" w:date="2019-01-15T04:49:00Z">
              <w:r w:rsidRPr="00226258" w:rsidDel="00155BA7">
                <w:rPr>
                  <w:rFonts w:ascii="B Lotus" w:hAnsi="B Lotus" w:cs="B Lotus" w:hint="cs"/>
                  <w:sz w:val="16"/>
                  <w:szCs w:val="16"/>
                  <w:lang w:bidi="fa-IR"/>
                </w:rPr>
                <w:delText>:</w:delText>
              </w:r>
            </w:del>
            <w:ins w:id="16952" w:author="Mehrnazi Boojari" w:date="2019-01-15T04:49:00Z">
              <w:r w:rsidR="00155BA7" w:rsidRPr="00226258">
                <w:rPr>
                  <w:rFonts w:ascii="B Lotus" w:hAnsi="B Lotus" w:cs="B Lotus" w:hint="cs"/>
                  <w:sz w:val="16"/>
                  <w:szCs w:val="16"/>
                  <w:rtl/>
                  <w:lang w:bidi="fa-IR"/>
                </w:rPr>
                <w:t>.</w:t>
              </w:r>
            </w:ins>
          </w:p>
          <w:p w14:paraId="79A5F9B9" w14:textId="77777777" w:rsidR="00EA6F4D" w:rsidRPr="00226258" w:rsidRDefault="00EA6F4D" w:rsidP="00155BA7">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226258">
              <w:rPr>
                <w:rFonts w:ascii="B Lotus" w:hAnsi="B Lotus" w:cs="B Lotus"/>
                <w:sz w:val="16"/>
                <w:szCs w:val="16"/>
                <w:rtl/>
                <w:lang w:bidi="fa-IR"/>
                <w:rPrChange w:id="16953" w:author="Mehrnazi Boojari" w:date="2019-01-15T04:49:00Z">
                  <w:rPr>
                    <w:rFonts w:ascii="B Lotus" w:eastAsia="B Nazanin" w:hAnsi="B Lotus" w:cs="B Lotus"/>
                    <w:b/>
                    <w:bCs/>
                    <w:color w:val="000000" w:themeColor="text1"/>
                    <w:sz w:val="16"/>
                    <w:szCs w:val="16"/>
                    <w:rtl/>
                    <w:lang w:bidi="fa-IR"/>
                  </w:rPr>
                </w:rPrChange>
              </w:rPr>
              <w:t>4.</w:t>
            </w:r>
            <w:r w:rsidRPr="00226258">
              <w:rPr>
                <w:rFonts w:ascii="B Lotus" w:hAnsi="B Lotus" w:cs="B Lotus" w:hint="cs"/>
                <w:sz w:val="16"/>
                <w:szCs w:val="16"/>
                <w:rtl/>
                <w:lang w:bidi="fa-IR"/>
              </w:rPr>
              <w:t xml:space="preserve"> </w:t>
            </w:r>
            <w:r w:rsidRPr="00226258">
              <w:rPr>
                <w:rFonts w:ascii="B Lotus" w:hAnsi="B Lotus" w:cs="B Lotus" w:hint="cs"/>
                <w:sz w:val="16"/>
                <w:szCs w:val="16"/>
                <w:rtl/>
              </w:rPr>
              <w:t>بهسازی و نوسازی سالانه حداقل دویست هزار واحد مسکونی روستایی با پرداخت تسهیلات ارزان</w:t>
            </w:r>
            <w:ins w:id="16954" w:author="Mehrnazi Boojari" w:date="2019-01-15T04:49:00Z">
              <w:r w:rsidR="00155BA7" w:rsidRPr="00226258">
                <w:rPr>
                  <w:rFonts w:ascii="B Lotus" w:hAnsi="B Lotus" w:cs="B Nazanin" w:hint="cs"/>
                  <w:sz w:val="16"/>
                  <w:szCs w:val="16"/>
                  <w:rtl/>
                </w:rPr>
                <w:t>‌</w:t>
              </w:r>
            </w:ins>
            <w:r w:rsidRPr="00226258">
              <w:rPr>
                <w:rFonts w:ascii="B Lotus" w:hAnsi="B Lotus" w:cs="B Lotus" w:hint="cs"/>
                <w:sz w:val="16"/>
                <w:szCs w:val="16"/>
                <w:rtl/>
              </w:rPr>
              <w:t>قیمت با کارمزد پنج</w:t>
            </w:r>
            <w:r w:rsidRPr="00226258">
              <w:rPr>
                <w:rFonts w:ascii="B Lotus" w:hAnsi="B Lotus" w:cs="B Lotus" w:hint="cs"/>
                <w:sz w:val="16"/>
                <w:szCs w:val="16"/>
                <w:rtl/>
                <w:lang w:bidi="fa-IR"/>
              </w:rPr>
              <w:t xml:space="preserve"> </w:t>
            </w:r>
            <w:r w:rsidRPr="00226258">
              <w:rPr>
                <w:rFonts w:ascii="B Lotus" w:hAnsi="B Lotus" w:cs="B Lotus" w:hint="cs"/>
                <w:sz w:val="16"/>
                <w:szCs w:val="16"/>
                <w:rtl/>
              </w:rPr>
              <w:t>درصد</w:t>
            </w:r>
            <w:ins w:id="16955" w:author="Mehrnazi Boojari" w:date="2019-01-15T04:49:00Z">
              <w:r w:rsidR="00155BA7" w:rsidRPr="00226258">
                <w:rPr>
                  <w:rFonts w:ascii="B Lotus" w:hAnsi="B Lotus" w:cs="B Nazanin" w:hint="cs"/>
                  <w:sz w:val="16"/>
                  <w:szCs w:val="16"/>
                  <w:rtl/>
                </w:rPr>
                <w:t>‌</w:t>
              </w:r>
            </w:ins>
            <w:del w:id="16956" w:author="Mehrnazi Boojari" w:date="2019-01-15T04:49:00Z">
              <w:r w:rsidRPr="00226258" w:rsidDel="00155BA7">
                <w:rPr>
                  <w:rFonts w:ascii="B Lotus" w:hAnsi="B Lotus" w:cs="B Lotus" w:hint="cs"/>
                  <w:sz w:val="16"/>
                  <w:szCs w:val="16"/>
                  <w:rtl/>
                </w:rPr>
                <w:delText xml:space="preserve"> (5</w:delText>
              </w:r>
            </w:del>
            <w:del w:id="16957" w:author="Mehrnazi Boojari" w:date="2019-01-07T10:07:00Z">
              <w:r w:rsidRPr="00226258" w:rsidDel="00A31D6F">
                <w:rPr>
                  <w:rFonts w:ascii="B Lotus" w:hAnsi="B Lotus" w:cs="B Lotus" w:hint="cs"/>
                  <w:sz w:val="16"/>
                  <w:szCs w:val="16"/>
                  <w:rtl/>
                </w:rPr>
                <w:delText xml:space="preserve"> )</w:delText>
              </w:r>
            </w:del>
            <w:del w:id="16958" w:author="Mehrnazi Boojari" w:date="2019-01-15T04:49:00Z">
              <w:r w:rsidRPr="00226258" w:rsidDel="00155BA7">
                <w:rPr>
                  <w:rFonts w:ascii="B Lotus" w:hAnsi="B Lotus" w:cs="B Lotus" w:hint="cs"/>
                  <w:sz w:val="16"/>
                  <w:szCs w:val="16"/>
                  <w:rtl/>
                </w:rPr>
                <w:delText>%</w:delText>
              </w:r>
            </w:del>
            <w:r w:rsidRPr="00226258">
              <w:rPr>
                <w:rFonts w:ascii="B Lotus" w:hAnsi="B Lotus" w:cs="B Lotus" w:hint="cs"/>
                <w:sz w:val="16"/>
                <w:szCs w:val="16"/>
                <w:rtl/>
              </w:rPr>
              <w:t xml:space="preserve"> و</w:t>
            </w:r>
            <w:del w:id="16959" w:author="Mehrnazi Boojari" w:date="2019-01-07T10:51:00Z">
              <w:r w:rsidRPr="00226258" w:rsidDel="006A1F1D">
                <w:rPr>
                  <w:rFonts w:ascii="B Lotus" w:hAnsi="B Lotus" w:cs="B Lotus" w:hint="cs"/>
                  <w:sz w:val="16"/>
                  <w:szCs w:val="16"/>
                  <w:rtl/>
                </w:rPr>
                <w:delText xml:space="preserve"> تأمین </w:delText>
              </w:r>
            </w:del>
            <w:ins w:id="16960" w:author="Mehrnazi Boojari" w:date="2019-01-07T10:51:00Z">
              <w:r w:rsidR="006A1F1D" w:rsidRPr="00226258">
                <w:rPr>
                  <w:rFonts w:ascii="B Lotus" w:hAnsi="B Lotus" w:cs="B Lotus" w:hint="cs"/>
                  <w:sz w:val="16"/>
                  <w:szCs w:val="16"/>
                  <w:rtl/>
                </w:rPr>
                <w:t xml:space="preserve"> تأمین </w:t>
              </w:r>
            </w:ins>
            <w:r w:rsidRPr="00226258">
              <w:rPr>
                <w:rFonts w:ascii="B Lotus" w:hAnsi="B Lotus" w:cs="B Lotus" w:hint="cs"/>
                <w:sz w:val="16"/>
                <w:szCs w:val="16"/>
                <w:rtl/>
              </w:rPr>
              <w:t>مابه</w:t>
            </w:r>
            <w:ins w:id="16961" w:author="Mehrnazi Boojari" w:date="2019-01-15T04:49:00Z">
              <w:r w:rsidR="00155BA7" w:rsidRPr="00226258">
                <w:rPr>
                  <w:rFonts w:ascii="B Lotus" w:hAnsi="B Lotus" w:cs="B Nazanin" w:hint="cs"/>
                  <w:sz w:val="16"/>
                  <w:szCs w:val="16"/>
                  <w:rtl/>
                </w:rPr>
                <w:t>‌</w:t>
              </w:r>
            </w:ins>
            <w:r w:rsidRPr="00226258">
              <w:rPr>
                <w:rFonts w:ascii="B Lotus" w:hAnsi="B Lotus" w:cs="B Lotus" w:hint="cs"/>
                <w:sz w:val="16"/>
                <w:szCs w:val="16"/>
                <w:rtl/>
              </w:rPr>
              <w:t>التفاوت سود تسهیلات برای دوران مشارکت مدنی و فروش اقساطی</w:t>
            </w:r>
            <w:r w:rsidRPr="00226258">
              <w:rPr>
                <w:rFonts w:ascii="B Lotus" w:hAnsi="B Lotus" w:cs="B Lotus" w:hint="cs"/>
                <w:sz w:val="16"/>
                <w:szCs w:val="16"/>
                <w:lang w:bidi="fa-IR"/>
              </w:rPr>
              <w:t>.</w:t>
            </w:r>
            <w:r w:rsidRPr="00226258">
              <w:rPr>
                <w:rFonts w:ascii="B Lotus" w:hAnsi="B Lotus" w:cs="B Lotus" w:hint="cs"/>
                <w:sz w:val="16"/>
                <w:szCs w:val="16"/>
                <w:rtl/>
                <w:lang w:bidi="fa-IR"/>
              </w:rPr>
              <w:t xml:space="preserve"> </w:t>
            </w:r>
            <w:r w:rsidRPr="00226258">
              <w:rPr>
                <w:rFonts w:ascii="B Lotus" w:hAnsi="B Lotus" w:cs="B Lotus" w:hint="cs"/>
                <w:sz w:val="16"/>
                <w:szCs w:val="16"/>
                <w:rtl/>
              </w:rPr>
              <w:t>این حکم در</w:t>
            </w:r>
            <w:ins w:id="16962" w:author="Mehrnazi Boojari" w:date="2019-01-15T04:49:00Z">
              <w:r w:rsidR="00155BA7" w:rsidRPr="00226258">
                <w:rPr>
                  <w:rFonts w:ascii="B Lotus" w:hAnsi="B Lotus" w:cs="Times New Roman" w:hint="eastAsia"/>
                  <w:sz w:val="16"/>
                  <w:szCs w:val="16"/>
                  <w:rtl/>
                </w:rPr>
                <w:t> </w:t>
              </w:r>
            </w:ins>
            <w:r w:rsidRPr="00226258">
              <w:rPr>
                <w:rFonts w:ascii="B Lotus" w:hAnsi="B Lotus" w:cs="B Lotus" w:hint="cs"/>
                <w:sz w:val="16"/>
                <w:szCs w:val="16"/>
                <w:rtl/>
              </w:rPr>
              <w:t>طول اجرای قانون برنامه بر ماده (6</w:t>
            </w:r>
            <w:del w:id="16963" w:author="Mehrnazi Boojari" w:date="2019-01-07T10:07:00Z">
              <w:r w:rsidRPr="00226258" w:rsidDel="00A31D6F">
                <w:rPr>
                  <w:rFonts w:ascii="B Lotus" w:hAnsi="B Lotus" w:cs="B Lotus" w:hint="cs"/>
                  <w:sz w:val="16"/>
                  <w:szCs w:val="16"/>
                  <w:rtl/>
                </w:rPr>
                <w:delText xml:space="preserve"> )</w:delText>
              </w:r>
            </w:del>
            <w:ins w:id="16964" w:author="Mehrnazi Boojari" w:date="2019-01-07T10:07:00Z">
              <w:r w:rsidR="00A31D6F" w:rsidRPr="00226258">
                <w:rPr>
                  <w:rFonts w:ascii="B Lotus" w:hAnsi="B Lotus" w:cs="B Lotus" w:hint="cs"/>
                  <w:sz w:val="16"/>
                  <w:szCs w:val="16"/>
                  <w:rtl/>
                </w:rPr>
                <w:t>)</w:t>
              </w:r>
            </w:ins>
            <w:r w:rsidRPr="00226258">
              <w:rPr>
                <w:rFonts w:ascii="B Lotus" w:hAnsi="B Lotus" w:cs="B Lotus" w:hint="cs"/>
                <w:sz w:val="16"/>
                <w:szCs w:val="16"/>
                <w:rtl/>
              </w:rPr>
              <w:t xml:space="preserve"> قانون </w:t>
            </w:r>
            <w:del w:id="16965" w:author="Mehrnazi Boojari" w:date="2019-01-08T23:54:00Z">
              <w:r w:rsidRPr="00226258" w:rsidDel="00990020">
                <w:rPr>
                  <w:rFonts w:ascii="B Lotus" w:hAnsi="B Lotus" w:cs="B Lotus" w:hint="cs"/>
                  <w:sz w:val="16"/>
                  <w:szCs w:val="16"/>
                  <w:rtl/>
                </w:rPr>
                <w:delText>اساسنامه</w:delText>
              </w:r>
            </w:del>
            <w:ins w:id="16966" w:author="Mehrnazi Boojari" w:date="2019-01-08T23:54:00Z">
              <w:r w:rsidR="00990020" w:rsidRPr="00226258">
                <w:rPr>
                  <w:rFonts w:ascii="B Lotus" w:hAnsi="B Lotus" w:cs="B Lotus" w:hint="cs"/>
                  <w:sz w:val="16"/>
                  <w:szCs w:val="16"/>
                  <w:rtl/>
                </w:rPr>
                <w:t>اساس‌نامه</w:t>
              </w:r>
            </w:ins>
            <w:r w:rsidRPr="00226258">
              <w:rPr>
                <w:rFonts w:ascii="B Lotus" w:hAnsi="B Lotus" w:cs="B Lotus" w:hint="cs"/>
                <w:sz w:val="16"/>
                <w:szCs w:val="16"/>
                <w:rtl/>
              </w:rPr>
              <w:t xml:space="preserve"> بنیاد مسکن انقلاب اسلامی مصوب </w:t>
            </w:r>
            <w:r w:rsidRPr="00226258">
              <w:rPr>
                <w:rFonts w:ascii="B Lotus" w:hAnsi="B Lotus" w:cs="B Lotus" w:hint="cs"/>
                <w:sz w:val="16"/>
                <w:szCs w:val="16"/>
                <w:rtl/>
                <w:lang w:bidi="fa-IR"/>
              </w:rPr>
              <w:t xml:space="preserve">17/9/1366 حاکم </w:t>
            </w:r>
            <w:r w:rsidRPr="00226258">
              <w:rPr>
                <w:rFonts w:ascii="B Lotus" w:hAnsi="B Lotus" w:cs="B Lotus" w:hint="cs"/>
                <w:sz w:val="16"/>
                <w:szCs w:val="16"/>
                <w:rtl/>
              </w:rPr>
              <w:t>است</w:t>
            </w:r>
            <w:r w:rsidRPr="00226258">
              <w:rPr>
                <w:rFonts w:ascii="B Lotus" w:hAnsi="B Lotus" w:cs="B Lotus" w:hint="cs"/>
                <w:sz w:val="16"/>
                <w:szCs w:val="16"/>
                <w:rtl/>
                <w:lang w:bidi="fa-IR"/>
              </w:rPr>
              <w:t>.</w:t>
            </w:r>
          </w:p>
        </w:tc>
      </w:tr>
      <w:tr w:rsidR="00EA6F4D" w:rsidRPr="00EA6F4D" w14:paraId="2B034002"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E2EFD9" w:themeFill="accent6" w:themeFillTint="33"/>
            <w:vAlign w:val="center"/>
          </w:tcPr>
          <w:p w14:paraId="57274807" w14:textId="77777777" w:rsidR="00EA6F4D" w:rsidRPr="000F1AAD" w:rsidRDefault="00EA6F4D" w:rsidP="00EA6F4D">
            <w:pPr>
              <w:bidi/>
              <w:jc w:val="center"/>
              <w:rPr>
                <w:rFonts w:ascii="B Lotus" w:hAnsi="B Lotus" w:cs="B Lotus"/>
                <w:sz w:val="16"/>
                <w:szCs w:val="16"/>
                <w:rtl/>
                <w:lang w:bidi="fa-IR"/>
              </w:rPr>
            </w:pPr>
          </w:p>
        </w:tc>
        <w:tc>
          <w:tcPr>
            <w:tcW w:w="1984" w:type="dxa"/>
            <w:shd w:val="clear" w:color="auto" w:fill="E2EFD9" w:themeFill="accent6" w:themeFillTint="33"/>
            <w:vAlign w:val="center"/>
          </w:tcPr>
          <w:p w14:paraId="190325C3"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992" w:type="dxa"/>
            <w:shd w:val="clear" w:color="auto" w:fill="E2EFD9" w:themeFill="accent6" w:themeFillTint="33"/>
            <w:vAlign w:val="center"/>
          </w:tcPr>
          <w:p w14:paraId="28CC6EED"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11" w:type="dxa"/>
            <w:shd w:val="clear" w:color="auto" w:fill="E2EFD9" w:themeFill="accent6" w:themeFillTint="33"/>
            <w:vAlign w:val="center"/>
          </w:tcPr>
          <w:p w14:paraId="45C83FB5"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08" w:type="dxa"/>
            <w:shd w:val="clear" w:color="auto" w:fill="E2EFD9" w:themeFill="accent6" w:themeFillTint="33"/>
            <w:vAlign w:val="center"/>
          </w:tcPr>
          <w:p w14:paraId="2E40D2C7"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18" w:type="dxa"/>
            <w:shd w:val="clear" w:color="auto" w:fill="E2EFD9" w:themeFill="accent6" w:themeFillTint="33"/>
            <w:vAlign w:val="center"/>
          </w:tcPr>
          <w:p w14:paraId="07E2F5D6"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del w:id="16967" w:author="Mehrnazi Boojari" w:date="2019-01-08T23:54:00Z">
              <w:r w:rsidRPr="000F1AAD" w:rsidDel="00990020">
                <w:rPr>
                  <w:rFonts w:ascii="B Lotus" w:hAnsi="B Lotus" w:cs="B Lotus" w:hint="cs"/>
                  <w:sz w:val="16"/>
                  <w:szCs w:val="16"/>
                  <w:rtl/>
                </w:rPr>
                <w:delText>اساسنامه</w:delText>
              </w:r>
            </w:del>
            <w:ins w:id="16968" w:author="Mehrnazi Boojari" w:date="2019-01-08T23:54:00Z">
              <w:r w:rsidR="00990020">
                <w:rPr>
                  <w:rFonts w:ascii="B Lotus" w:hAnsi="B Lotus" w:cs="B Lotus" w:hint="cs"/>
                  <w:sz w:val="16"/>
                  <w:szCs w:val="16"/>
                  <w:rtl/>
                </w:rPr>
                <w:t>اساس‌نامه</w:t>
              </w:r>
            </w:ins>
            <w:del w:id="16969" w:author="Mehrnazi Boojari" w:date="2019-01-07T10:00:00Z">
              <w:r w:rsidRPr="000F1AAD" w:rsidDel="00A31D6F">
                <w:rPr>
                  <w:rFonts w:ascii="B Lotus" w:hAnsi="B Lotus" w:cs="B Lotus" w:hint="cs"/>
                  <w:sz w:val="16"/>
                  <w:szCs w:val="16"/>
                  <w:rtl/>
                </w:rPr>
                <w:delText xml:space="preserve"> </w:delText>
              </w:r>
              <w:r w:rsidRPr="000F1AAD" w:rsidDel="00A31D6F">
                <w:rPr>
                  <w:rFonts w:ascii="B Lotus" w:hAnsi="B Lotus" w:cs="B Lotus" w:hint="cs"/>
                  <w:sz w:val="16"/>
                  <w:szCs w:val="16"/>
                  <w:rtl/>
                  <w:lang w:bidi="fa-IR"/>
                </w:rPr>
                <w:delText xml:space="preserve"> </w:delText>
              </w:r>
            </w:del>
            <w:ins w:id="16970" w:author="Mehrnazi Boojari" w:date="2019-01-07T10:00:00Z">
              <w:r w:rsidR="00A31D6F">
                <w:rPr>
                  <w:rFonts w:ascii="B Lotus" w:hAnsi="B Lotus" w:cs="B Lotus" w:hint="cs"/>
                  <w:sz w:val="16"/>
                  <w:szCs w:val="16"/>
                  <w:rtl/>
                </w:rPr>
                <w:t xml:space="preserve"> </w:t>
              </w:r>
            </w:ins>
            <w:r w:rsidRPr="000F1AAD">
              <w:rPr>
                <w:rFonts w:ascii="B Lotus" w:hAnsi="B Lotus" w:cs="B Lotus" w:hint="cs"/>
                <w:sz w:val="16"/>
                <w:szCs w:val="16"/>
                <w:rtl/>
                <w:lang w:bidi="fa-IR"/>
              </w:rPr>
              <w:t>بنیاد مسکن انقلاب اسلامی</w:t>
            </w:r>
            <w:del w:id="16971" w:author="Mehrnazi Boojari" w:date="2019-01-07T10:00:00Z">
              <w:r w:rsidRPr="000F1AAD" w:rsidDel="00A31D6F">
                <w:rPr>
                  <w:rFonts w:ascii="B Lotus" w:hAnsi="B Lotus" w:cs="B Lotus" w:hint="cs"/>
                  <w:sz w:val="16"/>
                  <w:szCs w:val="16"/>
                  <w:rtl/>
                </w:rPr>
                <w:delText xml:space="preserve">  </w:delText>
              </w:r>
            </w:del>
            <w:ins w:id="16972" w:author="Mehrnazi Boojari" w:date="2019-01-07T10:00:00Z">
              <w:r w:rsidR="00A31D6F">
                <w:rPr>
                  <w:rFonts w:ascii="B Lotus" w:hAnsi="B Lotus" w:cs="B Lotus" w:hint="cs"/>
                  <w:sz w:val="16"/>
                  <w:szCs w:val="16"/>
                  <w:rtl/>
                </w:rPr>
                <w:t xml:space="preserve"> </w:t>
              </w:r>
            </w:ins>
            <w:r w:rsidRPr="000F1AAD">
              <w:rPr>
                <w:rFonts w:ascii="B Lotus" w:hAnsi="B Lotus" w:cs="B Lotus" w:hint="cs"/>
                <w:sz w:val="16"/>
                <w:szCs w:val="16"/>
                <w:rtl/>
              </w:rPr>
              <w:t xml:space="preserve"> </w:t>
            </w:r>
          </w:p>
        </w:tc>
        <w:tc>
          <w:tcPr>
            <w:tcW w:w="2126" w:type="dxa"/>
            <w:shd w:val="clear" w:color="auto" w:fill="E2EFD9" w:themeFill="accent6" w:themeFillTint="33"/>
            <w:vAlign w:val="center"/>
          </w:tcPr>
          <w:p w14:paraId="28FDC88B" w14:textId="77777777" w:rsidR="00EA6F4D" w:rsidRPr="000F1AAD" w:rsidRDefault="00EA6F4D" w:rsidP="00155BA7">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del w:id="16973" w:author="Mehrnazi Boojari" w:date="2019-01-15T04:50:00Z">
              <w:r w:rsidRPr="000F1AAD" w:rsidDel="00155BA7">
                <w:rPr>
                  <w:rFonts w:ascii="B Lotus" w:hAnsi="B Lotus" w:cs="B Lotus" w:hint="cs"/>
                  <w:sz w:val="16"/>
                  <w:szCs w:val="16"/>
                  <w:rtl/>
                </w:rPr>
                <w:delText>ماده6</w:delText>
              </w:r>
            </w:del>
            <w:ins w:id="16974" w:author="Mehrnazi Boojari" w:date="2019-01-15T04:50:00Z">
              <w:r w:rsidR="00155BA7" w:rsidRPr="000F1AAD">
                <w:rPr>
                  <w:rFonts w:ascii="B Lotus" w:hAnsi="B Lotus" w:cs="B Lotus" w:hint="cs"/>
                  <w:sz w:val="16"/>
                  <w:szCs w:val="16"/>
                  <w:rtl/>
                </w:rPr>
                <w:t>ماد</w:t>
              </w:r>
              <w:r w:rsidR="00155BA7">
                <w:rPr>
                  <w:rFonts w:ascii="B Lotus" w:hAnsi="B Lotus" w:cs="B Lotus" w:hint="cs"/>
                  <w:sz w:val="16"/>
                  <w:szCs w:val="16"/>
                  <w:rtl/>
                </w:rPr>
                <w:t xml:space="preserve">ۀ </w:t>
              </w:r>
              <w:r w:rsidR="00155BA7" w:rsidRPr="000F1AAD">
                <w:rPr>
                  <w:rFonts w:ascii="B Lotus" w:hAnsi="B Lotus" w:cs="B Lotus" w:hint="cs"/>
                  <w:sz w:val="16"/>
                  <w:szCs w:val="16"/>
                  <w:rtl/>
                </w:rPr>
                <w:t>6</w:t>
              </w:r>
            </w:ins>
            <w:del w:id="16975" w:author="Mehrnazi Boojari" w:date="2019-01-07T10:35:00Z">
              <w:r w:rsidRPr="000F1AAD" w:rsidDel="006C73A5">
                <w:rPr>
                  <w:rFonts w:ascii="B Lotus" w:hAnsi="B Lotus" w:cs="B Lotus" w:hint="cs"/>
                  <w:sz w:val="16"/>
                  <w:szCs w:val="16"/>
                  <w:rtl/>
                </w:rPr>
                <w:delText xml:space="preserve"> : </w:delText>
              </w:r>
            </w:del>
            <w:ins w:id="16976" w:author="Mehrnazi Boojari" w:date="2019-01-07T10:35:00Z">
              <w:r w:rsidR="006C73A5">
                <w:rPr>
                  <w:rFonts w:ascii="B Lotus" w:hAnsi="B Lotus" w:cs="B Lotus" w:hint="cs"/>
                  <w:sz w:val="16"/>
                  <w:szCs w:val="16"/>
                  <w:rtl/>
                </w:rPr>
                <w:t xml:space="preserve">: </w:t>
              </w:r>
            </w:ins>
            <w:r w:rsidRPr="000F1AAD">
              <w:rPr>
                <w:rFonts w:ascii="B Lotus" w:hAnsi="B Lotus" w:cs="B Lotus"/>
                <w:sz w:val="16"/>
                <w:szCs w:val="16"/>
                <w:rtl/>
              </w:rPr>
              <w:t>نظارت‌ بر پرداخت‌ و مصرف‌ وام</w:t>
            </w:r>
            <w:ins w:id="16977" w:author="Mehrnazi Boojari" w:date="2019-01-15T04:50:00Z">
              <w:r w:rsidR="00155BA7">
                <w:rPr>
                  <w:rFonts w:ascii="B Lotus" w:hAnsi="B Lotus" w:cs="B Nazanin" w:hint="cs"/>
                  <w:sz w:val="16"/>
                  <w:szCs w:val="16"/>
                  <w:rtl/>
                </w:rPr>
                <w:t>‌</w:t>
              </w:r>
            </w:ins>
            <w:r w:rsidRPr="000F1AAD">
              <w:rPr>
                <w:rFonts w:ascii="B Lotus" w:hAnsi="B Lotus" w:cs="B Lotus"/>
                <w:sz w:val="16"/>
                <w:szCs w:val="16"/>
                <w:rtl/>
              </w:rPr>
              <w:t>هاي‌ قرض‌الحسنه</w:t>
            </w:r>
            <w:ins w:id="16978" w:author="Mehrnazi Boojari" w:date="2019-01-15T04:50:00Z">
              <w:r w:rsidR="00155BA7">
                <w:rPr>
                  <w:rFonts w:ascii="B Lotus" w:hAnsi="B Lotus" w:cs="B Lotus" w:hint="cs"/>
                  <w:sz w:val="16"/>
                  <w:szCs w:val="16"/>
                  <w:rtl/>
                </w:rPr>
                <w:t xml:space="preserve"> </w:t>
              </w:r>
            </w:ins>
            <w:r w:rsidRPr="000F1AAD">
              <w:rPr>
                <w:rFonts w:ascii="B Lotus" w:hAnsi="B Lotus" w:cs="B Lotus"/>
                <w:sz w:val="16"/>
                <w:szCs w:val="16"/>
                <w:rtl/>
              </w:rPr>
              <w:t>‌مسكن‌ روستايي‌ و ارزان</w:t>
            </w:r>
            <w:ins w:id="16979" w:author="Mehrnazi Boojari" w:date="2019-01-15T04:50:00Z">
              <w:r w:rsidR="00155BA7">
                <w:rPr>
                  <w:rFonts w:ascii="B Lotus" w:hAnsi="B Lotus" w:cs="B Nazanin" w:hint="cs"/>
                  <w:sz w:val="16"/>
                  <w:szCs w:val="16"/>
                  <w:rtl/>
                </w:rPr>
                <w:t>‌</w:t>
              </w:r>
            </w:ins>
            <w:r w:rsidRPr="000F1AAD">
              <w:rPr>
                <w:rFonts w:ascii="B Lotus" w:hAnsi="B Lotus" w:cs="B Lotus"/>
                <w:sz w:val="16"/>
                <w:szCs w:val="16"/>
                <w:rtl/>
              </w:rPr>
              <w:t xml:space="preserve">قيمت‌ شهري‌ كه‌ از محل‌ منابع‌ مالي‌ وسيستم‌ بانكي‌ كشور </w:t>
            </w:r>
            <w:del w:id="16980" w:author="Mehrnazi Boojari" w:date="2019-01-15T04:50:00Z">
              <w:r w:rsidRPr="000F1AAD" w:rsidDel="00155BA7">
                <w:rPr>
                  <w:rFonts w:ascii="B Lotus" w:hAnsi="B Lotus" w:cs="B Lotus"/>
                  <w:sz w:val="16"/>
                  <w:szCs w:val="16"/>
                  <w:rtl/>
                </w:rPr>
                <w:delText xml:space="preserve">تامين‌ </w:delText>
              </w:r>
            </w:del>
            <w:ins w:id="16981" w:author="Mehrnazi Boojari" w:date="2019-01-15T04:50:00Z">
              <w:r w:rsidR="00155BA7" w:rsidRPr="000F1AAD">
                <w:rPr>
                  <w:rFonts w:ascii="B Lotus" w:hAnsi="B Lotus" w:cs="B Lotus"/>
                  <w:sz w:val="16"/>
                  <w:szCs w:val="16"/>
                  <w:rtl/>
                </w:rPr>
                <w:t>ت</w:t>
              </w:r>
              <w:r w:rsidR="00155BA7">
                <w:rPr>
                  <w:rFonts w:ascii="B Lotus" w:hAnsi="B Lotus" w:cs="B Lotus" w:hint="cs"/>
                  <w:sz w:val="16"/>
                  <w:szCs w:val="16"/>
                  <w:rtl/>
                </w:rPr>
                <w:t>أ</w:t>
              </w:r>
              <w:r w:rsidR="00155BA7" w:rsidRPr="000F1AAD">
                <w:rPr>
                  <w:rFonts w:ascii="B Lotus" w:hAnsi="B Lotus" w:cs="B Lotus"/>
                  <w:sz w:val="16"/>
                  <w:szCs w:val="16"/>
                  <w:rtl/>
                </w:rPr>
                <w:t xml:space="preserve">مين‌ </w:t>
              </w:r>
            </w:ins>
            <w:r w:rsidRPr="000F1AAD">
              <w:rPr>
                <w:rFonts w:ascii="B Lotus" w:hAnsi="B Lotus" w:cs="B Lotus"/>
                <w:sz w:val="16"/>
                <w:szCs w:val="16"/>
                <w:rtl/>
              </w:rPr>
              <w:t>مي‌شود</w:t>
            </w:r>
            <w:del w:id="16982" w:author="Mehrnazi Boojari" w:date="2019-01-07T10:11:00Z">
              <w:r w:rsidRPr="000F1AAD" w:rsidDel="00A31D6F">
                <w:rPr>
                  <w:rFonts w:ascii="B Lotus" w:hAnsi="B Lotus" w:cs="B Lotus"/>
                  <w:sz w:val="16"/>
                  <w:szCs w:val="16"/>
                  <w:rtl/>
                </w:rPr>
                <w:delText xml:space="preserve"> .</w:delText>
              </w:r>
            </w:del>
            <w:ins w:id="16983" w:author="Mehrnazi Boojari" w:date="2019-01-07T10:11:00Z">
              <w:r w:rsidR="00A31D6F">
                <w:rPr>
                  <w:rFonts w:ascii="B Lotus" w:hAnsi="B Lotus" w:cs="B Lotus"/>
                  <w:sz w:val="16"/>
                  <w:szCs w:val="16"/>
                  <w:rtl/>
                </w:rPr>
                <w:t>.</w:t>
              </w:r>
            </w:ins>
          </w:p>
        </w:tc>
      </w:tr>
      <w:tr w:rsidR="00EA6F4D" w:rsidRPr="00EA6F4D" w14:paraId="47429A26"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E2EFD9" w:themeFill="accent6" w:themeFillTint="33"/>
            <w:vAlign w:val="center"/>
          </w:tcPr>
          <w:p w14:paraId="36BB5974" w14:textId="77777777" w:rsidR="00EA6F4D" w:rsidRPr="000F1AAD" w:rsidRDefault="00EA6F4D" w:rsidP="00EA6F4D">
            <w:pPr>
              <w:bidi/>
              <w:jc w:val="center"/>
              <w:rPr>
                <w:rFonts w:ascii="B Lotus" w:hAnsi="B Lotus" w:cs="B Lotus"/>
                <w:sz w:val="16"/>
                <w:szCs w:val="16"/>
                <w:rtl/>
                <w:lang w:bidi="fa-IR"/>
              </w:rPr>
            </w:pPr>
          </w:p>
        </w:tc>
        <w:tc>
          <w:tcPr>
            <w:tcW w:w="1984" w:type="dxa"/>
            <w:shd w:val="clear" w:color="auto" w:fill="E2EFD9" w:themeFill="accent6" w:themeFillTint="33"/>
            <w:vAlign w:val="center"/>
          </w:tcPr>
          <w:p w14:paraId="4C6390FB" w14:textId="77777777" w:rsidR="00EA6F4D" w:rsidRPr="000F1AAD" w:rsidRDefault="00EA6F4D" w:rsidP="00155BA7">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استفاده از ظرفیت</w:t>
            </w:r>
            <w:del w:id="16984" w:author="Mehrnazi Boojari" w:date="2019-01-07T09:46:00Z">
              <w:r w:rsidRPr="000F1AAD" w:rsidDel="006F7CCF">
                <w:rPr>
                  <w:rFonts w:ascii="B Lotus" w:hAnsi="B Lotus" w:cs="B Lotus" w:hint="cs"/>
                  <w:sz w:val="18"/>
                  <w:szCs w:val="18"/>
                  <w:rtl/>
                  <w:lang w:bidi="fa-IR"/>
                </w:rPr>
                <w:delText xml:space="preserve"> های </w:delText>
              </w:r>
            </w:del>
            <w:ins w:id="16985" w:author="Mehrnazi Boojari" w:date="2019-01-07T09:46:00Z">
              <w:r w:rsidR="006F7CCF">
                <w:rPr>
                  <w:rFonts w:ascii="B Lotus" w:hAnsi="B Lotus" w:cs="B Lotus" w:hint="cs"/>
                  <w:sz w:val="18"/>
                  <w:szCs w:val="18"/>
                  <w:rtl/>
                  <w:lang w:bidi="fa-IR"/>
                </w:rPr>
                <w:t xml:space="preserve">‌های </w:t>
              </w:r>
            </w:ins>
            <w:r w:rsidRPr="000F1AAD">
              <w:rPr>
                <w:rFonts w:ascii="B Lotus" w:hAnsi="B Lotus" w:cs="B Lotus" w:hint="cs"/>
                <w:sz w:val="18"/>
                <w:szCs w:val="18"/>
                <w:rtl/>
                <w:lang w:bidi="fa-IR"/>
              </w:rPr>
              <w:t>مردمی از</w:t>
            </w:r>
            <w:ins w:id="16986" w:author="Mehrnazi Boojari" w:date="2019-01-15T04:46:00Z">
              <w:r w:rsidR="00155BA7">
                <w:rPr>
                  <w:rFonts w:ascii="B Lotus" w:hAnsi="B Lotus" w:cs="Times New Roman" w:hint="eastAsia"/>
                  <w:sz w:val="18"/>
                  <w:szCs w:val="18"/>
                  <w:rtl/>
                  <w:lang w:bidi="fa-IR"/>
                </w:rPr>
                <w:t> </w:t>
              </w:r>
            </w:ins>
            <w:del w:id="16987" w:author="Mehrnazi Boojari" w:date="2019-01-15T04:46:00Z">
              <w:r w:rsidRPr="000F1AAD" w:rsidDel="00155BA7">
                <w:rPr>
                  <w:rFonts w:ascii="B Lotus" w:hAnsi="B Lotus" w:cs="B Lotus" w:hint="cs"/>
                  <w:sz w:val="18"/>
                  <w:szCs w:val="18"/>
                  <w:rtl/>
                  <w:lang w:bidi="fa-IR"/>
                </w:rPr>
                <w:delText xml:space="preserve"> </w:delText>
              </w:r>
            </w:del>
            <w:r w:rsidRPr="000F1AAD">
              <w:rPr>
                <w:rFonts w:ascii="B Lotus" w:hAnsi="B Lotus" w:cs="B Lotus" w:hint="cs"/>
                <w:sz w:val="18"/>
                <w:szCs w:val="18"/>
                <w:rtl/>
                <w:lang w:bidi="fa-IR"/>
              </w:rPr>
              <w:t>جمله صندوق</w:t>
            </w:r>
            <w:del w:id="16988" w:author="Mehrnazi Boojari" w:date="2019-01-07T09:46:00Z">
              <w:r w:rsidRPr="000F1AAD" w:rsidDel="006F7CCF">
                <w:rPr>
                  <w:rFonts w:ascii="B Lotus" w:hAnsi="B Lotus" w:cs="B Lotus" w:hint="cs"/>
                  <w:sz w:val="18"/>
                  <w:szCs w:val="18"/>
                  <w:rtl/>
                  <w:lang w:bidi="fa-IR"/>
                </w:rPr>
                <w:delText xml:space="preserve"> های </w:delText>
              </w:r>
            </w:del>
            <w:ins w:id="16989" w:author="Mehrnazi Boojari" w:date="2019-01-07T09:46:00Z">
              <w:r w:rsidR="006F7CCF">
                <w:rPr>
                  <w:rFonts w:ascii="B Lotus" w:hAnsi="B Lotus" w:cs="B Lotus" w:hint="cs"/>
                  <w:sz w:val="18"/>
                  <w:szCs w:val="18"/>
                  <w:rtl/>
                  <w:lang w:bidi="fa-IR"/>
                </w:rPr>
                <w:t>‌های</w:t>
              </w:r>
            </w:ins>
            <w:del w:id="16990" w:author="Mehrnazi Boojari" w:date="2019-01-07T10:51:00Z">
              <w:r w:rsidRPr="000F1AAD" w:rsidDel="006A1F1D">
                <w:rPr>
                  <w:rFonts w:ascii="B Lotus" w:hAnsi="B Lotus" w:cs="B Lotus" w:hint="cs"/>
                  <w:sz w:val="18"/>
                  <w:szCs w:val="18"/>
                  <w:rtl/>
                  <w:lang w:bidi="fa-IR"/>
                </w:rPr>
                <w:delText xml:space="preserve">تامین </w:delText>
              </w:r>
            </w:del>
            <w:ins w:id="16991" w:author="Mehrnazi Boojari" w:date="2019-01-07T10:51:00Z">
              <w:r w:rsidR="006A1F1D">
                <w:rPr>
                  <w:rFonts w:ascii="B Lotus" w:hAnsi="B Lotus" w:cs="B Lotus" w:hint="cs"/>
                  <w:sz w:val="18"/>
                  <w:szCs w:val="18"/>
                  <w:rtl/>
                  <w:lang w:bidi="fa-IR"/>
                </w:rPr>
                <w:t xml:space="preserve"> تأمین </w:t>
              </w:r>
            </w:ins>
            <w:r w:rsidRPr="000F1AAD">
              <w:rPr>
                <w:rFonts w:ascii="B Lotus" w:hAnsi="B Lotus" w:cs="B Lotus" w:hint="cs"/>
                <w:sz w:val="18"/>
                <w:szCs w:val="18"/>
                <w:rtl/>
                <w:lang w:bidi="fa-IR"/>
              </w:rPr>
              <w:t xml:space="preserve">مالی خرد روستایی </w:t>
            </w:r>
            <w:del w:id="16992" w:author="Mehrnazi Boojari" w:date="2019-01-15T04:46:00Z">
              <w:r w:rsidRPr="000F1AAD" w:rsidDel="00155BA7">
                <w:rPr>
                  <w:rFonts w:ascii="B Lotus" w:hAnsi="B Lotus" w:cs="B Lotus" w:hint="cs"/>
                  <w:sz w:val="18"/>
                  <w:szCs w:val="18"/>
                  <w:rtl/>
                  <w:lang w:bidi="fa-IR"/>
                </w:rPr>
                <w:delText>جهت</w:delText>
              </w:r>
            </w:del>
            <w:del w:id="16993" w:author="Mehrnazi Boojari" w:date="2019-01-07T10:51:00Z">
              <w:r w:rsidRPr="000F1AAD" w:rsidDel="006A1F1D">
                <w:rPr>
                  <w:rFonts w:ascii="B Lotus" w:hAnsi="B Lotus" w:cs="B Lotus" w:hint="cs"/>
                  <w:sz w:val="18"/>
                  <w:szCs w:val="18"/>
                  <w:rtl/>
                  <w:lang w:bidi="fa-IR"/>
                </w:rPr>
                <w:delText xml:space="preserve"> تامین </w:delText>
              </w:r>
            </w:del>
            <w:ins w:id="16994" w:author="Mehrnazi Boojari" w:date="2019-01-15T04:46:00Z">
              <w:r w:rsidR="00155BA7">
                <w:rPr>
                  <w:rFonts w:ascii="B Lotus" w:hAnsi="B Lotus" w:cs="B Lotus" w:hint="cs"/>
                  <w:sz w:val="18"/>
                  <w:szCs w:val="18"/>
                  <w:rtl/>
                  <w:lang w:bidi="fa-IR"/>
                </w:rPr>
                <w:t>به</w:t>
              </w:r>
              <w:r w:rsidR="00155BA7">
                <w:rPr>
                  <w:rFonts w:ascii="B Lotus" w:hAnsi="B Lotus" w:cs="B Nazanin" w:hint="cs"/>
                  <w:sz w:val="18"/>
                  <w:szCs w:val="18"/>
                  <w:rtl/>
                  <w:lang w:bidi="fa-IR"/>
                </w:rPr>
                <w:t>‌</w:t>
              </w:r>
              <w:r w:rsidR="00155BA7">
                <w:rPr>
                  <w:rFonts w:ascii="B Lotus" w:hAnsi="B Lotus" w:cs="B Lotus" w:hint="cs"/>
                  <w:sz w:val="18"/>
                  <w:szCs w:val="18"/>
                  <w:rtl/>
                  <w:lang w:bidi="fa-IR"/>
                </w:rPr>
                <w:t>منظور</w:t>
              </w:r>
            </w:ins>
            <w:ins w:id="16995" w:author="Mehrnazi Boojari" w:date="2019-01-07T10:51:00Z">
              <w:r w:rsidR="006A1F1D">
                <w:rPr>
                  <w:rFonts w:ascii="B Lotus" w:hAnsi="B Lotus" w:cs="B Lotus" w:hint="cs"/>
                  <w:sz w:val="18"/>
                  <w:szCs w:val="18"/>
                  <w:rtl/>
                  <w:lang w:bidi="fa-IR"/>
                </w:rPr>
                <w:t xml:space="preserve"> تأمین </w:t>
              </w:r>
            </w:ins>
            <w:r w:rsidRPr="000F1AAD">
              <w:rPr>
                <w:rFonts w:ascii="B Lotus" w:hAnsi="B Lotus" w:cs="B Lotus" w:hint="cs"/>
                <w:sz w:val="18"/>
                <w:szCs w:val="18"/>
                <w:rtl/>
                <w:lang w:bidi="fa-IR"/>
              </w:rPr>
              <w:t>بخشی از تسهیلات مورد نیاز مسکن روستایی</w:t>
            </w:r>
          </w:p>
        </w:tc>
        <w:tc>
          <w:tcPr>
            <w:tcW w:w="992" w:type="dxa"/>
            <w:shd w:val="clear" w:color="auto" w:fill="E2EFD9" w:themeFill="accent6" w:themeFillTint="33"/>
            <w:vAlign w:val="center"/>
          </w:tcPr>
          <w:p w14:paraId="22BDBEDC"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بنیاد مسکن</w:t>
            </w:r>
          </w:p>
        </w:tc>
        <w:tc>
          <w:tcPr>
            <w:tcW w:w="2011" w:type="dxa"/>
            <w:shd w:val="clear" w:color="auto" w:fill="E2EFD9" w:themeFill="accent6" w:themeFillTint="33"/>
            <w:vAlign w:val="center"/>
          </w:tcPr>
          <w:p w14:paraId="644FB0F2"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rPr>
              <w:t>دهیاری و شورای روستاها</w:t>
            </w:r>
            <w:del w:id="16996" w:author="Mehrnazi Boojari" w:date="2019-01-07T10:00:00Z">
              <w:r w:rsidRPr="000F1AAD" w:rsidDel="00A31D6F">
                <w:rPr>
                  <w:rFonts w:ascii="B Lotus" w:hAnsi="B Lotus" w:cs="B Lotus" w:hint="cs"/>
                  <w:sz w:val="18"/>
                  <w:szCs w:val="18"/>
                  <w:rtl/>
                </w:rPr>
                <w:delText xml:space="preserve">  </w:delText>
              </w:r>
            </w:del>
            <w:ins w:id="16997" w:author="Mehrnazi Boojari" w:date="2019-01-07T10:00:00Z">
              <w:r w:rsidR="00A31D6F">
                <w:rPr>
                  <w:rFonts w:ascii="B Lotus" w:hAnsi="B Lotus" w:cs="B Lotus" w:hint="cs"/>
                  <w:sz w:val="18"/>
                  <w:szCs w:val="18"/>
                  <w:rtl/>
                </w:rPr>
                <w:t xml:space="preserve"> </w:t>
              </w:r>
            </w:ins>
            <w:r w:rsidRPr="000F1AAD">
              <w:rPr>
                <w:rFonts w:ascii="B Lotus" w:hAnsi="B Lotus" w:cs="B Lotus" w:hint="cs"/>
                <w:sz w:val="18"/>
                <w:szCs w:val="18"/>
                <w:rtl/>
              </w:rPr>
              <w:t>و جهادکشاورزی</w:t>
            </w:r>
          </w:p>
        </w:tc>
        <w:tc>
          <w:tcPr>
            <w:tcW w:w="1408" w:type="dxa"/>
            <w:shd w:val="clear" w:color="auto" w:fill="E2EFD9" w:themeFill="accent6" w:themeFillTint="33"/>
            <w:vAlign w:val="center"/>
          </w:tcPr>
          <w:p w14:paraId="60442880"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r w:rsidRPr="000F1AAD">
              <w:rPr>
                <w:rFonts w:ascii="B Lotus" w:hAnsi="B Lotus" w:cs="B Lotus" w:hint="cs"/>
                <w:sz w:val="18"/>
                <w:szCs w:val="18"/>
                <w:rtl/>
              </w:rPr>
              <w:t>معاونت زیرساخت و عمران</w:t>
            </w:r>
          </w:p>
          <w:p w14:paraId="31D2A89E"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r w:rsidRPr="000F1AAD">
              <w:rPr>
                <w:rFonts w:ascii="B Lotus" w:hAnsi="B Lotus" w:cs="B Lotus" w:hint="cs"/>
                <w:sz w:val="18"/>
                <w:szCs w:val="18"/>
                <w:rtl/>
              </w:rPr>
              <w:t>معاونت اشتغال</w:t>
            </w:r>
          </w:p>
          <w:p w14:paraId="799B815F"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r w:rsidRPr="000F1AAD">
              <w:rPr>
                <w:rFonts w:ascii="B Lotus" w:hAnsi="B Lotus" w:cs="B Lotus" w:hint="cs"/>
                <w:sz w:val="18"/>
                <w:szCs w:val="18"/>
                <w:rtl/>
              </w:rPr>
              <w:t>معاونت فرهنگی و اجتماعی</w:t>
            </w:r>
          </w:p>
        </w:tc>
        <w:tc>
          <w:tcPr>
            <w:tcW w:w="1418" w:type="dxa"/>
            <w:shd w:val="clear" w:color="auto" w:fill="E2EFD9" w:themeFill="accent6" w:themeFillTint="33"/>
            <w:vAlign w:val="center"/>
          </w:tcPr>
          <w:p w14:paraId="5DBF20C1"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126" w:type="dxa"/>
            <w:shd w:val="clear" w:color="auto" w:fill="E2EFD9" w:themeFill="accent6" w:themeFillTint="33"/>
            <w:vAlign w:val="center"/>
          </w:tcPr>
          <w:p w14:paraId="08588713" w14:textId="77777777" w:rsidR="00EA6F4D" w:rsidRPr="000F1AAD" w:rsidRDefault="00EA6F4D" w:rsidP="00EA6F4D">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r>
    </w:tbl>
    <w:p w14:paraId="61209120" w14:textId="77777777" w:rsidR="00EA6F4D" w:rsidRPr="00EA6F4D" w:rsidRDefault="00EA6F4D" w:rsidP="00EA6F4D">
      <w:pPr>
        <w:bidi/>
        <w:jc w:val="both"/>
        <w:rPr>
          <w:rFonts w:ascii="IRZar" w:hAnsi="IRZar" w:cs="B Lotus"/>
          <w:sz w:val="24"/>
          <w:szCs w:val="24"/>
          <w:rtl/>
          <w:lang w:bidi="fa-IR"/>
        </w:rPr>
      </w:pPr>
    </w:p>
    <w:p w14:paraId="396C52FD" w14:textId="77777777" w:rsidR="00EA6F4D" w:rsidRPr="00EA6F4D" w:rsidRDefault="00EA6F4D" w:rsidP="00EA6F4D">
      <w:pPr>
        <w:pStyle w:val="Heading3"/>
        <w:rPr>
          <w:rtl/>
        </w:rPr>
      </w:pPr>
      <w:r w:rsidRPr="00EA6F4D">
        <w:rPr>
          <w:rFonts w:hint="cs"/>
          <w:rtl/>
        </w:rPr>
        <w:t xml:space="preserve"> </w:t>
      </w:r>
      <w:bookmarkStart w:id="16998" w:name="_Toc531474530"/>
      <w:bookmarkStart w:id="16999" w:name="_Toc531474967"/>
      <w:bookmarkStart w:id="17000" w:name="_Toc531475031"/>
      <w:bookmarkStart w:id="17001" w:name="_Toc533781294"/>
      <w:bookmarkStart w:id="17002" w:name="_Toc533782250"/>
      <w:r w:rsidRPr="00EA6F4D">
        <w:rPr>
          <w:rFonts w:hint="cs"/>
          <w:rtl/>
        </w:rPr>
        <w:t>ضعف معماران و مهندسان در طراحی و ساخت مسکن روستایی</w:t>
      </w:r>
      <w:bookmarkEnd w:id="16998"/>
      <w:bookmarkEnd w:id="16999"/>
      <w:bookmarkEnd w:id="17000"/>
      <w:bookmarkEnd w:id="17001"/>
      <w:bookmarkEnd w:id="17002"/>
    </w:p>
    <w:p w14:paraId="0BB89000" w14:textId="77777777" w:rsidR="00EA6F4D" w:rsidRPr="00EA6F4D" w:rsidRDefault="00EA6F4D" w:rsidP="00863B15">
      <w:pPr>
        <w:bidi/>
        <w:ind w:firstLine="227"/>
        <w:jc w:val="both"/>
        <w:rPr>
          <w:rFonts w:ascii="IRZar" w:hAnsi="IRZar" w:cs="B Lotus"/>
          <w:sz w:val="24"/>
          <w:szCs w:val="24"/>
          <w:rtl/>
          <w:lang w:bidi="fa-IR"/>
        </w:rPr>
      </w:pPr>
      <w:r w:rsidRPr="00EA6F4D">
        <w:rPr>
          <w:rFonts w:ascii="IRZar" w:hAnsi="IRZar" w:cs="B Lotus" w:hint="cs"/>
          <w:sz w:val="24"/>
          <w:szCs w:val="24"/>
          <w:rtl/>
          <w:lang w:bidi="fa-IR"/>
        </w:rPr>
        <w:t>بدون شک پیشبرد برنامه و طرح</w:t>
      </w:r>
      <w:del w:id="17003" w:author="Mehrnazi Boojari" w:date="2019-01-07T09:46:00Z">
        <w:r w:rsidRPr="00EA6F4D" w:rsidDel="006F7CCF">
          <w:rPr>
            <w:rFonts w:ascii="IRZar" w:hAnsi="IRZar" w:cs="B Lotus" w:hint="cs"/>
            <w:sz w:val="24"/>
            <w:szCs w:val="24"/>
            <w:rtl/>
            <w:lang w:bidi="fa-IR"/>
          </w:rPr>
          <w:delText xml:space="preserve"> های </w:delText>
        </w:r>
      </w:del>
      <w:ins w:id="17004"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 xml:space="preserve">توسعه بدون </w:t>
      </w:r>
      <w:del w:id="17005" w:author="Mehrnazi Boojari" w:date="2019-01-07T22:30:00Z">
        <w:r w:rsidRPr="00EA6F4D" w:rsidDel="00051F26">
          <w:rPr>
            <w:rFonts w:ascii="IRZar" w:hAnsi="IRZar" w:cs="B Lotus" w:hint="cs"/>
            <w:sz w:val="24"/>
            <w:szCs w:val="24"/>
            <w:rtl/>
            <w:lang w:bidi="fa-IR"/>
          </w:rPr>
          <w:delText>در نظر گرفتن</w:delText>
        </w:r>
      </w:del>
      <w:ins w:id="17006" w:author="Mehrnazi Boojari" w:date="2019-01-07T22:30:00Z">
        <w:r w:rsidR="00051F26">
          <w:rPr>
            <w:rFonts w:ascii="IRZar" w:hAnsi="IRZar" w:cs="B Lotus" w:hint="cs"/>
            <w:sz w:val="24"/>
            <w:szCs w:val="24"/>
            <w:rtl/>
            <w:lang w:bidi="fa-IR"/>
          </w:rPr>
          <w:t>در</w:t>
        </w:r>
        <w:r w:rsidR="00051F26">
          <w:rPr>
            <w:rFonts w:ascii="Times New Roman" w:hAnsi="Times New Roman" w:cs="Times New Roman" w:hint="cs"/>
            <w:sz w:val="24"/>
            <w:szCs w:val="24"/>
            <w:rtl/>
            <w:lang w:bidi="fa-IR"/>
          </w:rPr>
          <w:t> </w:t>
        </w:r>
        <w:r w:rsidR="00051F26">
          <w:rPr>
            <w:rFonts w:ascii="IRZar" w:hAnsi="IRZar" w:cs="B Lotus" w:hint="cs"/>
            <w:sz w:val="24"/>
            <w:szCs w:val="24"/>
            <w:rtl/>
            <w:lang w:bidi="fa-IR"/>
          </w:rPr>
          <w:t>نظر</w:t>
        </w:r>
        <w:r w:rsidR="00051F26">
          <w:rPr>
            <w:rFonts w:ascii="Times New Roman" w:hAnsi="Times New Roman" w:cs="Times New Roman" w:hint="cs"/>
            <w:sz w:val="24"/>
            <w:szCs w:val="24"/>
            <w:rtl/>
            <w:lang w:bidi="fa-IR"/>
          </w:rPr>
          <w:t> </w:t>
        </w:r>
        <w:r w:rsidR="00051F26">
          <w:rPr>
            <w:rFonts w:ascii="IRZar" w:hAnsi="IRZar" w:cs="B Lotus" w:hint="cs"/>
            <w:sz w:val="24"/>
            <w:szCs w:val="24"/>
            <w:rtl/>
            <w:lang w:bidi="fa-IR"/>
          </w:rPr>
          <w:t>گرفتن</w:t>
        </w:r>
      </w:ins>
      <w:r w:rsidRPr="00EA6F4D">
        <w:rPr>
          <w:rFonts w:ascii="IRZar" w:hAnsi="IRZar" w:cs="B Lotus" w:hint="cs"/>
          <w:sz w:val="24"/>
          <w:szCs w:val="24"/>
          <w:rtl/>
          <w:lang w:bidi="fa-IR"/>
        </w:rPr>
        <w:t xml:space="preserve"> نیروی انسانی محقق نخواهد شد</w:t>
      </w:r>
      <w:ins w:id="17007" w:author="Mehrnazi Boojari" w:date="2019-01-15T04:51:00Z">
        <w:r w:rsidR="00863B15">
          <w:rPr>
            <w:rFonts w:ascii="IRZar" w:hAnsi="IRZar" w:cs="B Lotus" w:hint="cs"/>
            <w:sz w:val="24"/>
            <w:szCs w:val="24"/>
            <w:rtl/>
            <w:lang w:bidi="fa-IR"/>
          </w:rPr>
          <w:t>.</w:t>
        </w:r>
      </w:ins>
      <w:r w:rsidRPr="00EA6F4D">
        <w:rPr>
          <w:rFonts w:ascii="IRZar" w:hAnsi="IRZar" w:cs="B Lotus" w:hint="cs"/>
          <w:sz w:val="24"/>
          <w:szCs w:val="24"/>
          <w:rtl/>
          <w:lang w:bidi="fa-IR"/>
        </w:rPr>
        <w:t xml:space="preserve"> آنچه در مسکن روستایی در ارتباط با نیروی انسانی متخصص و فنی مدنظر است در زمینه مباحث</w:t>
      </w:r>
      <w:del w:id="17008" w:author="Mehrnazi Boojari" w:date="2019-01-07T10:00:00Z">
        <w:r w:rsidRPr="00EA6F4D" w:rsidDel="00A31D6F">
          <w:rPr>
            <w:rFonts w:ascii="IRZar" w:hAnsi="IRZar" w:cs="B Lotus" w:hint="cs"/>
            <w:sz w:val="24"/>
            <w:szCs w:val="24"/>
            <w:rtl/>
            <w:lang w:bidi="fa-IR"/>
          </w:rPr>
          <w:delText xml:space="preserve">  </w:delText>
        </w:r>
      </w:del>
      <w:ins w:id="17009" w:author="Mehrnazi Boojari" w:date="2019-01-07T10:00:00Z">
        <w:r w:rsidR="00A31D6F">
          <w:rPr>
            <w:rFonts w:ascii="IRZar" w:hAnsi="IRZar" w:cs="B Lotus" w:hint="cs"/>
            <w:sz w:val="24"/>
            <w:szCs w:val="24"/>
            <w:rtl/>
            <w:lang w:bidi="fa-IR"/>
          </w:rPr>
          <w:t xml:space="preserve"> </w:t>
        </w:r>
      </w:ins>
      <w:r w:rsidRPr="00EA6F4D">
        <w:rPr>
          <w:rFonts w:ascii="IRZar" w:hAnsi="IRZar" w:cs="B Lotus" w:hint="cs"/>
          <w:sz w:val="24"/>
          <w:szCs w:val="24"/>
          <w:rtl/>
          <w:lang w:bidi="fa-IR"/>
        </w:rPr>
        <w:t>فنی ساختمان و طراحی معماری مسکن روستایی است که با</w:t>
      </w:r>
      <w:ins w:id="17010" w:author="Mehrnazi Boojari" w:date="2019-01-15T04:51:00Z">
        <w:r w:rsidR="00A45207">
          <w:rPr>
            <w:rFonts w:ascii="IRZar" w:hAnsi="IRZar" w:cs="Times New Roman" w:hint="eastAsia"/>
            <w:sz w:val="24"/>
            <w:szCs w:val="24"/>
            <w:rtl/>
            <w:lang w:bidi="fa-IR"/>
          </w:rPr>
          <w:t> </w:t>
        </w:r>
      </w:ins>
      <w:del w:id="17011" w:author="Mehrnazi Boojari" w:date="2019-01-15T04:51:00Z">
        <w:r w:rsidRPr="00EA6F4D" w:rsidDel="00A45207">
          <w:rPr>
            <w:rFonts w:ascii="IRZar" w:hAnsi="IRZar" w:cs="B Lotus" w:hint="cs"/>
            <w:sz w:val="24"/>
            <w:szCs w:val="24"/>
            <w:rtl/>
            <w:lang w:bidi="fa-IR"/>
          </w:rPr>
          <w:delText xml:space="preserve"> </w:delText>
        </w:r>
      </w:del>
      <w:r w:rsidRPr="00EA6F4D">
        <w:rPr>
          <w:rFonts w:ascii="IRZar" w:hAnsi="IRZar" w:cs="B Lotus" w:hint="cs"/>
          <w:sz w:val="24"/>
          <w:szCs w:val="24"/>
          <w:rtl/>
          <w:lang w:bidi="fa-IR"/>
        </w:rPr>
        <w:t>توجه به امتیازاتی که گزینه</w:t>
      </w:r>
      <w:del w:id="17012" w:author="Mehrnazi Boojari" w:date="2019-01-07T09:46:00Z">
        <w:r w:rsidRPr="00EA6F4D" w:rsidDel="006F7CCF">
          <w:rPr>
            <w:rFonts w:ascii="IRZar" w:hAnsi="IRZar" w:cs="B Lotus" w:hint="cs"/>
            <w:sz w:val="24"/>
            <w:szCs w:val="24"/>
            <w:rtl/>
            <w:lang w:bidi="fa-IR"/>
          </w:rPr>
          <w:delText xml:space="preserve"> های </w:delText>
        </w:r>
      </w:del>
      <w:ins w:id="17013"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 xml:space="preserve">ضعف مهندسی محلی در طراحی فضاهای معیشتی، طراحی </w:t>
      </w:r>
      <w:del w:id="17014" w:author="Mehrnazi Boojari" w:date="2019-01-10T01:06:00Z">
        <w:r w:rsidRPr="00EA6F4D" w:rsidDel="00647583">
          <w:rPr>
            <w:rFonts w:ascii="IRZar" w:hAnsi="IRZar" w:cs="B Lotus" w:hint="cs"/>
            <w:sz w:val="24"/>
            <w:szCs w:val="24"/>
            <w:rtl/>
            <w:lang w:bidi="fa-IR"/>
          </w:rPr>
          <w:delText>مبتنی بر</w:delText>
        </w:r>
      </w:del>
      <w:ins w:id="17015" w:author="Mehrnazi Boojari" w:date="2019-01-10T01:06:00Z">
        <w:r w:rsidR="00647583">
          <w:rPr>
            <w:rFonts w:ascii="IRZar" w:hAnsi="IRZar"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IRZar" w:hAnsi="IRZar" w:cs="B Lotus" w:hint="cs"/>
            <w:sz w:val="24"/>
            <w:szCs w:val="24"/>
            <w:rtl/>
            <w:lang w:bidi="fa-IR"/>
          </w:rPr>
          <w:t>بر</w:t>
        </w:r>
      </w:ins>
      <w:r w:rsidRPr="00EA6F4D">
        <w:rPr>
          <w:rFonts w:ascii="IRZar" w:hAnsi="IRZar" w:cs="B Lotus" w:hint="cs"/>
          <w:sz w:val="24"/>
          <w:szCs w:val="24"/>
          <w:rtl/>
          <w:lang w:bidi="fa-IR"/>
        </w:rPr>
        <w:t xml:space="preserve"> اقلیم و بوم و طراحی </w:t>
      </w:r>
      <w:del w:id="17016" w:author="Mehrnazi Boojari" w:date="2019-01-10T01:06:00Z">
        <w:r w:rsidRPr="00EA6F4D" w:rsidDel="00647583">
          <w:rPr>
            <w:rFonts w:ascii="IRZar" w:hAnsi="IRZar" w:cs="B Lotus" w:hint="cs"/>
            <w:sz w:val="24"/>
            <w:szCs w:val="24"/>
            <w:rtl/>
            <w:lang w:bidi="fa-IR"/>
          </w:rPr>
          <w:delText>مبتنی بر</w:delText>
        </w:r>
      </w:del>
      <w:ins w:id="17017" w:author="Mehrnazi Boojari" w:date="2019-01-10T01:06:00Z">
        <w:r w:rsidR="00647583">
          <w:rPr>
            <w:rFonts w:ascii="IRZar" w:hAnsi="IRZar"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IRZar" w:hAnsi="IRZar" w:cs="B Lotus" w:hint="cs"/>
            <w:sz w:val="24"/>
            <w:szCs w:val="24"/>
            <w:rtl/>
            <w:lang w:bidi="fa-IR"/>
          </w:rPr>
          <w:t>بر</w:t>
        </w:r>
      </w:ins>
      <w:r w:rsidRPr="00EA6F4D">
        <w:rPr>
          <w:rFonts w:ascii="IRZar" w:hAnsi="IRZar" w:cs="B Lotus" w:hint="cs"/>
          <w:sz w:val="24"/>
          <w:szCs w:val="24"/>
          <w:rtl/>
          <w:lang w:bidi="fa-IR"/>
        </w:rPr>
        <w:t xml:space="preserve"> ارزش</w:t>
      </w:r>
      <w:del w:id="17018" w:author="Mehrnazi Boojari" w:date="2019-01-07T09:45:00Z">
        <w:r w:rsidRPr="00EA6F4D" w:rsidDel="006F7CCF">
          <w:rPr>
            <w:rFonts w:ascii="IRZar" w:hAnsi="IRZar" w:cs="B Lotus" w:hint="cs"/>
            <w:sz w:val="24"/>
            <w:szCs w:val="24"/>
            <w:rtl/>
            <w:lang w:bidi="fa-IR"/>
          </w:rPr>
          <w:delText xml:space="preserve"> ها </w:delText>
        </w:r>
      </w:del>
      <w:ins w:id="17019" w:author="Mehrnazi Boojari" w:date="2019-01-07T09:45:00Z">
        <w:r w:rsidR="006F7CCF">
          <w:rPr>
            <w:rFonts w:ascii="IRZar" w:hAnsi="IRZar" w:cs="B Lotus" w:hint="cs"/>
            <w:sz w:val="24"/>
            <w:szCs w:val="24"/>
            <w:rtl/>
            <w:lang w:bidi="fa-IR"/>
          </w:rPr>
          <w:t xml:space="preserve">‌ها </w:t>
        </w:r>
      </w:ins>
      <w:r w:rsidRPr="00EA6F4D">
        <w:rPr>
          <w:rFonts w:ascii="IRZar" w:hAnsi="IRZar" w:cs="B Lotus" w:hint="cs"/>
          <w:sz w:val="24"/>
          <w:szCs w:val="24"/>
          <w:rtl/>
          <w:lang w:bidi="fa-IR"/>
        </w:rPr>
        <w:t xml:space="preserve">و باورهای فرهنگی </w:t>
      </w:r>
      <w:del w:id="17020" w:author="Mehrnazi Boojari" w:date="2019-01-07T10:03:00Z">
        <w:r w:rsidRPr="00EA6F4D" w:rsidDel="00A31D6F">
          <w:rPr>
            <w:rFonts w:ascii="IRZar" w:hAnsi="IRZar" w:cs="B Lotus" w:hint="cs"/>
            <w:sz w:val="24"/>
            <w:szCs w:val="24"/>
            <w:rtl/>
            <w:lang w:bidi="fa-IR"/>
          </w:rPr>
          <w:delText>روستائی</w:delText>
        </w:r>
      </w:del>
      <w:ins w:id="17021" w:author="Mehrnazi Boojari" w:date="2019-01-07T10:03:00Z">
        <w:r w:rsidR="00A31D6F">
          <w:rPr>
            <w:rFonts w:ascii="IRZar" w:hAnsi="IRZar" w:cs="B Lotus" w:hint="cs"/>
            <w:sz w:val="24"/>
            <w:szCs w:val="24"/>
            <w:rtl/>
            <w:lang w:bidi="fa-IR"/>
          </w:rPr>
          <w:t>روستایی</w:t>
        </w:r>
      </w:ins>
      <w:r w:rsidRPr="00EA6F4D">
        <w:rPr>
          <w:rFonts w:ascii="IRZar" w:hAnsi="IRZar" w:cs="B Lotus" w:hint="cs"/>
          <w:sz w:val="24"/>
          <w:szCs w:val="24"/>
          <w:rtl/>
          <w:lang w:bidi="fa-IR"/>
        </w:rPr>
        <w:t xml:space="preserve">ان آورده است نشان از این دارد که این عوامل جزو عواملی است که برای </w:t>
      </w:r>
      <w:del w:id="17022" w:author="Mehrnazi Boojari" w:date="2019-01-07T10:03:00Z">
        <w:r w:rsidRPr="00EA6F4D" w:rsidDel="00A31D6F">
          <w:rPr>
            <w:rFonts w:ascii="IRZar" w:hAnsi="IRZar" w:cs="B Lotus" w:hint="cs"/>
            <w:sz w:val="24"/>
            <w:szCs w:val="24"/>
            <w:rtl/>
            <w:lang w:bidi="fa-IR"/>
          </w:rPr>
          <w:delText>روستائی</w:delText>
        </w:r>
      </w:del>
      <w:ins w:id="17023" w:author="Mehrnazi Boojari" w:date="2019-01-07T10:03:00Z">
        <w:r w:rsidR="00A31D6F">
          <w:rPr>
            <w:rFonts w:ascii="IRZar" w:hAnsi="IRZar" w:cs="B Lotus" w:hint="cs"/>
            <w:sz w:val="24"/>
            <w:szCs w:val="24"/>
            <w:rtl/>
            <w:lang w:bidi="fa-IR"/>
          </w:rPr>
          <w:t>روستایی</w:t>
        </w:r>
      </w:ins>
      <w:r w:rsidRPr="00EA6F4D">
        <w:rPr>
          <w:rFonts w:ascii="IRZar" w:hAnsi="IRZar" w:cs="B Lotus" w:hint="cs"/>
          <w:sz w:val="24"/>
          <w:szCs w:val="24"/>
          <w:rtl/>
          <w:lang w:bidi="fa-IR"/>
        </w:rPr>
        <w:t xml:space="preserve">ان دارای اهمیت </w:t>
      </w:r>
      <w:del w:id="17024" w:author="Mehrnazi Boojari" w:date="2019-01-15T04:51:00Z">
        <w:r w:rsidRPr="00EA6F4D" w:rsidDel="00863B15">
          <w:rPr>
            <w:rFonts w:ascii="IRZar" w:hAnsi="IRZar" w:cs="B Lotus" w:hint="cs"/>
            <w:sz w:val="24"/>
            <w:szCs w:val="24"/>
            <w:rtl/>
            <w:lang w:bidi="fa-IR"/>
          </w:rPr>
          <w:delText xml:space="preserve">بوده </w:delText>
        </w:r>
      </w:del>
      <w:ins w:id="17025" w:author="Mehrnazi Boojari" w:date="2019-01-15T04:51:00Z">
        <w:r w:rsidR="00863B15">
          <w:rPr>
            <w:rFonts w:ascii="IRZar" w:hAnsi="IRZar" w:cs="B Lotus" w:hint="cs"/>
            <w:sz w:val="24"/>
            <w:szCs w:val="24"/>
            <w:rtl/>
            <w:lang w:bidi="fa-IR"/>
          </w:rPr>
          <w:t>است</w:t>
        </w:r>
        <w:r w:rsidR="00863B15" w:rsidRPr="00EA6F4D">
          <w:rPr>
            <w:rFonts w:ascii="IRZar" w:hAnsi="IRZar" w:cs="B Lotus" w:hint="cs"/>
            <w:sz w:val="24"/>
            <w:szCs w:val="24"/>
            <w:rtl/>
            <w:lang w:bidi="fa-IR"/>
          </w:rPr>
          <w:t xml:space="preserve"> </w:t>
        </w:r>
      </w:ins>
      <w:r w:rsidRPr="00EA6F4D">
        <w:rPr>
          <w:rFonts w:ascii="IRZar" w:hAnsi="IRZar" w:cs="B Lotus" w:hint="cs"/>
          <w:sz w:val="24"/>
          <w:szCs w:val="24"/>
          <w:rtl/>
          <w:lang w:bidi="fa-IR"/>
        </w:rPr>
        <w:t>و ارتقا</w:t>
      </w:r>
      <w:ins w:id="17026" w:author="Mehrnazi Boojari" w:date="2019-01-09T22:42:00Z">
        <w:r w:rsidR="00417494">
          <w:rPr>
            <w:rFonts w:ascii="IRZar" w:hAnsi="IRZar" w:cs="B Lotus" w:hint="cs"/>
            <w:sz w:val="24"/>
            <w:szCs w:val="24"/>
            <w:rtl/>
            <w:lang w:bidi="fa-IR"/>
          </w:rPr>
          <w:t>ی</w:t>
        </w:r>
      </w:ins>
      <w:r w:rsidRPr="00EA6F4D">
        <w:rPr>
          <w:rFonts w:ascii="IRZar" w:hAnsi="IRZar" w:cs="B Lotus" w:hint="cs"/>
          <w:sz w:val="24"/>
          <w:szCs w:val="24"/>
          <w:rtl/>
          <w:lang w:bidi="fa-IR"/>
        </w:rPr>
        <w:t xml:space="preserve"> توان مهندسان و معماران در مباحث فنی و طراحی مستلزم ارائه راهبردهای</w:t>
      </w:r>
      <w:ins w:id="17027" w:author="Mehrnazi Boojari" w:date="2019-01-15T04:52:00Z">
        <w:r w:rsidR="00A45207">
          <w:rPr>
            <w:rFonts w:ascii="IRZar" w:hAnsi="IRZar" w:cs="B Lotus" w:hint="cs"/>
            <w:sz w:val="24"/>
            <w:szCs w:val="24"/>
            <w:rtl/>
            <w:lang w:bidi="fa-IR"/>
          </w:rPr>
          <w:t>ی</w:t>
        </w:r>
      </w:ins>
      <w:r w:rsidRPr="00EA6F4D">
        <w:rPr>
          <w:rFonts w:ascii="IRZar" w:hAnsi="IRZar" w:cs="B Lotus" w:hint="cs"/>
          <w:sz w:val="24"/>
          <w:szCs w:val="24"/>
          <w:rtl/>
          <w:lang w:bidi="fa-IR"/>
        </w:rPr>
        <w:t xml:space="preserve"> است</w:t>
      </w:r>
      <w:ins w:id="17028" w:author="Mehrnazi Boojari" w:date="2019-01-15T04:52:00Z">
        <w:r w:rsidR="00A45207">
          <w:rPr>
            <w:rFonts w:ascii="IRZar" w:hAnsi="IRZar" w:cs="B Lotus" w:hint="cs"/>
            <w:sz w:val="24"/>
            <w:szCs w:val="24"/>
            <w:rtl/>
            <w:lang w:bidi="fa-IR"/>
          </w:rPr>
          <w:t xml:space="preserve"> که</w:t>
        </w:r>
      </w:ins>
      <w:r w:rsidRPr="00EA6F4D">
        <w:rPr>
          <w:rFonts w:ascii="IRZar" w:hAnsi="IRZar" w:cs="B Lotus" w:hint="cs"/>
          <w:sz w:val="24"/>
          <w:szCs w:val="24"/>
          <w:rtl/>
          <w:lang w:bidi="fa-IR"/>
        </w:rPr>
        <w:t xml:space="preserve"> بتوان </w:t>
      </w:r>
      <w:del w:id="17029" w:author="Mehrnazi Boojari" w:date="2019-01-09T22:41:00Z">
        <w:r w:rsidRPr="00EA6F4D" w:rsidDel="00417494">
          <w:rPr>
            <w:rFonts w:ascii="IRZar" w:hAnsi="IRZar" w:cs="B Lotus" w:hint="cs"/>
            <w:sz w:val="24"/>
            <w:szCs w:val="24"/>
            <w:rtl/>
            <w:lang w:bidi="fa-IR"/>
          </w:rPr>
          <w:delText>ارتقا دانش</w:delText>
        </w:r>
      </w:del>
      <w:ins w:id="17030" w:author="Mehrnazi Boojari" w:date="2019-01-09T22:41:00Z">
        <w:r w:rsidR="00417494">
          <w:rPr>
            <w:rFonts w:ascii="IRZar" w:hAnsi="IRZar" w:cs="B Lotus" w:hint="cs"/>
            <w:sz w:val="24"/>
            <w:szCs w:val="24"/>
            <w:rtl/>
            <w:lang w:bidi="fa-IR"/>
          </w:rPr>
          <w:t>ارتقای دانش</w:t>
        </w:r>
      </w:ins>
      <w:r w:rsidRPr="00EA6F4D">
        <w:rPr>
          <w:rFonts w:ascii="IRZar" w:hAnsi="IRZar" w:cs="B Lotus" w:hint="cs"/>
          <w:sz w:val="24"/>
          <w:szCs w:val="24"/>
          <w:rtl/>
          <w:lang w:bidi="fa-IR"/>
        </w:rPr>
        <w:t xml:space="preserve"> در زمینه طراحی و ساخت مسکن </w:t>
      </w:r>
      <w:del w:id="17031" w:author="Mehrnazi Boojari" w:date="2019-01-10T01:06:00Z">
        <w:r w:rsidRPr="00EA6F4D" w:rsidDel="00647583">
          <w:rPr>
            <w:rFonts w:ascii="IRZar" w:hAnsi="IRZar" w:cs="B Lotus" w:hint="cs"/>
            <w:sz w:val="24"/>
            <w:szCs w:val="24"/>
            <w:rtl/>
            <w:lang w:bidi="fa-IR"/>
          </w:rPr>
          <w:delText>مبتنی بر</w:delText>
        </w:r>
      </w:del>
      <w:ins w:id="17032" w:author="Mehrnazi Boojari" w:date="2019-01-10T01:06:00Z">
        <w:r w:rsidR="00647583">
          <w:rPr>
            <w:rFonts w:ascii="IRZar" w:hAnsi="IRZar"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IRZar" w:hAnsi="IRZar" w:cs="B Lotus" w:hint="cs"/>
            <w:sz w:val="24"/>
            <w:szCs w:val="24"/>
            <w:rtl/>
            <w:lang w:bidi="fa-IR"/>
          </w:rPr>
          <w:t>بر</w:t>
        </w:r>
      </w:ins>
      <w:r w:rsidRPr="00EA6F4D">
        <w:rPr>
          <w:rFonts w:ascii="IRZar" w:hAnsi="IRZar" w:cs="B Lotus" w:hint="cs"/>
          <w:sz w:val="24"/>
          <w:szCs w:val="24"/>
          <w:rtl/>
          <w:lang w:bidi="fa-IR"/>
        </w:rPr>
        <w:t xml:space="preserve"> هویت</w:t>
      </w:r>
      <w:del w:id="17033" w:author="Mehrnazi Boojari" w:date="2019-01-07T09:47:00Z">
        <w:r w:rsidRPr="00EA6F4D" w:rsidDel="006F7CCF">
          <w:rPr>
            <w:rFonts w:ascii="IRZar" w:hAnsi="IRZar" w:cs="B Lotus" w:hint="cs"/>
            <w:sz w:val="24"/>
            <w:szCs w:val="24"/>
            <w:rtl/>
            <w:lang w:bidi="fa-IR"/>
          </w:rPr>
          <w:delText xml:space="preserve"> ،</w:delText>
        </w:r>
      </w:del>
      <w:ins w:id="17034" w:author="Mehrnazi Boojari" w:date="2019-01-07T09:47:00Z">
        <w:r w:rsidR="006F7CCF">
          <w:rPr>
            <w:rFonts w:ascii="IRZar" w:hAnsi="IRZar" w:cs="B Lotus" w:hint="cs"/>
            <w:sz w:val="24"/>
            <w:szCs w:val="24"/>
            <w:rtl/>
            <w:lang w:bidi="fa-IR"/>
          </w:rPr>
          <w:t>،</w:t>
        </w:r>
      </w:ins>
      <w:r w:rsidRPr="00EA6F4D">
        <w:rPr>
          <w:rFonts w:ascii="IRZar" w:hAnsi="IRZar" w:cs="B Lotus" w:hint="cs"/>
          <w:sz w:val="24"/>
          <w:szCs w:val="24"/>
          <w:rtl/>
          <w:lang w:bidi="fa-IR"/>
        </w:rPr>
        <w:t xml:space="preserve"> بوم و معیشت روستا باشد</w:t>
      </w:r>
      <w:del w:id="17035" w:author="Mehrnazi Boojari" w:date="2019-01-07T10:11:00Z">
        <w:r w:rsidRPr="00EA6F4D" w:rsidDel="00A31D6F">
          <w:rPr>
            <w:rFonts w:ascii="IRZar" w:hAnsi="IRZar" w:cs="B Lotus" w:hint="cs"/>
            <w:sz w:val="24"/>
            <w:szCs w:val="24"/>
            <w:rtl/>
            <w:lang w:bidi="fa-IR"/>
          </w:rPr>
          <w:delText xml:space="preserve"> .</w:delText>
        </w:r>
      </w:del>
      <w:ins w:id="17036" w:author="Mehrnazi Boojari" w:date="2019-01-07T10:11:00Z">
        <w:r w:rsidR="00A31D6F">
          <w:rPr>
            <w:rFonts w:ascii="IRZar" w:hAnsi="IRZar" w:cs="B Lotus" w:hint="cs"/>
            <w:sz w:val="24"/>
            <w:szCs w:val="24"/>
            <w:rtl/>
            <w:lang w:bidi="fa-IR"/>
          </w:rPr>
          <w:t>.</w:t>
        </w:r>
      </w:ins>
    </w:p>
    <w:p w14:paraId="42790C8B" w14:textId="77777777" w:rsidR="00EA6F4D" w:rsidRPr="00EA6F4D" w:rsidRDefault="00EA6F4D" w:rsidP="00EA6F4D">
      <w:pPr>
        <w:pStyle w:val="Heading4"/>
        <w:rPr>
          <w:rtl/>
          <w:lang w:bidi="fa-IR"/>
        </w:rPr>
      </w:pPr>
      <w:bookmarkStart w:id="17037" w:name="_Toc531474968"/>
      <w:bookmarkStart w:id="17038" w:name="_Toc531475032"/>
      <w:bookmarkStart w:id="17039" w:name="_Toc533781295"/>
      <w:bookmarkStart w:id="17040" w:name="_Toc533782251"/>
      <w:del w:id="17041" w:author="Mehrnazi Boojari" w:date="2019-01-07T09:45:00Z">
        <w:r w:rsidRPr="00EA6F4D" w:rsidDel="006F7CCF">
          <w:rPr>
            <w:rFonts w:hint="cs"/>
            <w:rtl/>
            <w:lang w:bidi="fa-IR"/>
          </w:rPr>
          <w:lastRenderedPageBreak/>
          <w:delText>راه حل</w:delText>
        </w:r>
      </w:del>
      <w:ins w:id="17042" w:author="Mehrnazi Boojari" w:date="2019-01-07T09:45:00Z">
        <w:r w:rsidR="006F7CCF">
          <w:rPr>
            <w:rFonts w:hint="cs"/>
            <w:rtl/>
            <w:lang w:bidi="fa-IR"/>
          </w:rPr>
          <w:t>راه‌حل</w:t>
        </w:r>
      </w:ins>
      <w:del w:id="17043" w:author="Mehrnazi Boojari" w:date="2019-01-07T09:46:00Z">
        <w:r w:rsidRPr="00EA6F4D" w:rsidDel="006F7CCF">
          <w:rPr>
            <w:rFonts w:hint="cs"/>
            <w:rtl/>
            <w:lang w:bidi="fa-IR"/>
          </w:rPr>
          <w:delText xml:space="preserve"> های </w:delText>
        </w:r>
      </w:del>
      <w:ins w:id="17044" w:author="Mehrnazi Boojari" w:date="2019-01-07T09:46:00Z">
        <w:r w:rsidR="006F7CCF">
          <w:rPr>
            <w:rFonts w:hint="cs"/>
            <w:rtl/>
            <w:lang w:bidi="fa-IR"/>
          </w:rPr>
          <w:t xml:space="preserve">‌های </w:t>
        </w:r>
      </w:ins>
      <w:r w:rsidRPr="00EA6F4D">
        <w:rPr>
          <w:rFonts w:hint="cs"/>
          <w:rtl/>
          <w:lang w:bidi="fa-IR"/>
        </w:rPr>
        <w:t xml:space="preserve">حوزه </w:t>
      </w:r>
      <w:del w:id="17045" w:author="Mehrnazi Boojari" w:date="2019-01-07T10:46:00Z">
        <w:r w:rsidRPr="00EA6F4D" w:rsidDel="006A1F1D">
          <w:rPr>
            <w:rFonts w:hint="cs"/>
            <w:rtl/>
            <w:lang w:bidi="fa-IR"/>
          </w:rPr>
          <w:delText>اجرائی</w:delText>
        </w:r>
      </w:del>
      <w:bookmarkEnd w:id="17037"/>
      <w:bookmarkEnd w:id="17038"/>
      <w:bookmarkEnd w:id="17039"/>
      <w:bookmarkEnd w:id="17040"/>
      <w:ins w:id="17046" w:author="Mehrnazi Boojari" w:date="2019-01-07T10:46:00Z">
        <w:r w:rsidR="006A1F1D">
          <w:rPr>
            <w:rFonts w:hint="cs"/>
            <w:rtl/>
            <w:lang w:bidi="fa-IR"/>
          </w:rPr>
          <w:t>اجرایی</w:t>
        </w:r>
      </w:ins>
      <w:r w:rsidRPr="00EA6F4D">
        <w:rPr>
          <w:rFonts w:hint="cs"/>
          <w:rtl/>
          <w:lang w:bidi="fa-IR"/>
        </w:rPr>
        <w:t xml:space="preserve"> </w:t>
      </w:r>
    </w:p>
    <w:p w14:paraId="38E30158" w14:textId="77777777" w:rsidR="00EA6F4D" w:rsidRPr="00EA6F4D" w:rsidRDefault="00A45207" w:rsidP="00EA6F4D">
      <w:pPr>
        <w:pStyle w:val="Heading5"/>
        <w:rPr>
          <w:rtl/>
          <w:lang w:bidi="fa-IR"/>
        </w:rPr>
      </w:pPr>
      <w:bookmarkStart w:id="17047" w:name="_Toc531474969"/>
      <w:bookmarkStart w:id="17048" w:name="_Toc531475033"/>
      <w:bookmarkStart w:id="17049" w:name="_Toc533781296"/>
      <w:bookmarkStart w:id="17050" w:name="_Toc533782252"/>
      <w:ins w:id="17051" w:author="Mehrnazi Boojari" w:date="2019-01-15T04:52:00Z">
        <w:r>
          <w:rPr>
            <w:rFonts w:hint="cs"/>
            <w:rtl/>
            <w:lang w:bidi="fa-IR"/>
          </w:rPr>
          <w:t xml:space="preserve">  </w:t>
        </w:r>
      </w:ins>
      <w:del w:id="17052" w:author="Mehrnazi Boojari" w:date="2019-01-09T22:41:00Z">
        <w:r w:rsidR="00EA6F4D" w:rsidRPr="00EA6F4D" w:rsidDel="00417494">
          <w:rPr>
            <w:rFonts w:hint="cs"/>
            <w:rtl/>
            <w:lang w:bidi="fa-IR"/>
          </w:rPr>
          <w:delText>ارتقا دانش</w:delText>
        </w:r>
      </w:del>
      <w:ins w:id="17053" w:author="Mehrnazi Boojari" w:date="2019-01-09T22:41:00Z">
        <w:r w:rsidR="00417494">
          <w:rPr>
            <w:rFonts w:hint="cs"/>
            <w:rtl/>
            <w:lang w:bidi="fa-IR"/>
          </w:rPr>
          <w:t>ارتقای دانش</w:t>
        </w:r>
      </w:ins>
      <w:r w:rsidR="00EA6F4D" w:rsidRPr="00EA6F4D">
        <w:rPr>
          <w:rFonts w:hint="cs"/>
          <w:rtl/>
          <w:lang w:bidi="fa-IR"/>
        </w:rPr>
        <w:t xml:space="preserve"> فنی و طراحی معماران و مهندسان</w:t>
      </w:r>
      <w:bookmarkEnd w:id="17047"/>
      <w:bookmarkEnd w:id="17048"/>
      <w:bookmarkEnd w:id="17049"/>
      <w:bookmarkEnd w:id="17050"/>
      <w:r w:rsidR="00EA6F4D" w:rsidRPr="00EA6F4D">
        <w:rPr>
          <w:rFonts w:hint="cs"/>
          <w:rtl/>
          <w:lang w:bidi="fa-IR"/>
        </w:rPr>
        <w:t xml:space="preserve"> </w:t>
      </w:r>
    </w:p>
    <w:p w14:paraId="77B7666E" w14:textId="77777777" w:rsidR="00EA6F4D" w:rsidRPr="000F1AAD" w:rsidRDefault="00EA6F4D" w:rsidP="000C47EC">
      <w:pPr>
        <w:bidi/>
        <w:ind w:firstLine="227"/>
        <w:jc w:val="both"/>
        <w:rPr>
          <w:rFonts w:ascii="IRZar" w:hAnsi="IRZar" w:cs="B Lotus"/>
          <w:sz w:val="24"/>
          <w:szCs w:val="24"/>
          <w:rtl/>
          <w:lang w:bidi="fa-IR"/>
        </w:rPr>
      </w:pPr>
      <w:r w:rsidRPr="00EA6F4D">
        <w:rPr>
          <w:rFonts w:ascii="IRZar" w:hAnsi="IRZar" w:cs="B Lotus" w:hint="cs"/>
          <w:sz w:val="24"/>
          <w:szCs w:val="24"/>
          <w:rtl/>
          <w:lang w:bidi="fa-IR"/>
        </w:rPr>
        <w:t>اولین و اصلی</w:t>
      </w:r>
      <w:del w:id="17054" w:author="Mehrnazi Boojari" w:date="2019-01-07T10:55:00Z">
        <w:r w:rsidRPr="00EA6F4D" w:rsidDel="006A1F1D">
          <w:rPr>
            <w:rFonts w:ascii="IRZar" w:hAnsi="IRZar" w:cs="B Lotus" w:hint="cs"/>
            <w:sz w:val="24"/>
            <w:szCs w:val="24"/>
            <w:rtl/>
            <w:lang w:bidi="fa-IR"/>
          </w:rPr>
          <w:delText xml:space="preserve"> ترین </w:delText>
        </w:r>
      </w:del>
      <w:ins w:id="17055" w:author="Mehrnazi Boojari" w:date="2019-01-07T10:55:00Z">
        <w:r w:rsidR="006A1F1D">
          <w:rPr>
            <w:rFonts w:ascii="IRZar" w:hAnsi="IRZar" w:cs="B Lotus" w:hint="cs"/>
            <w:sz w:val="24"/>
            <w:szCs w:val="24"/>
            <w:rtl/>
            <w:lang w:bidi="fa-IR"/>
          </w:rPr>
          <w:t xml:space="preserve">‌ترین </w:t>
        </w:r>
      </w:ins>
      <w:r w:rsidRPr="00EA6F4D">
        <w:rPr>
          <w:rFonts w:ascii="IRZar" w:hAnsi="IRZar" w:cs="B Lotus" w:hint="cs"/>
          <w:sz w:val="24"/>
          <w:szCs w:val="24"/>
          <w:rtl/>
          <w:lang w:bidi="fa-IR"/>
        </w:rPr>
        <w:t>موضوع در بحث توانمندی، موضوع ارتقا</w:t>
      </w:r>
      <w:ins w:id="17056" w:author="Mehrnazi Boojari" w:date="2019-01-15T04:53:00Z">
        <w:r w:rsidR="0059269B">
          <w:rPr>
            <w:rFonts w:ascii="IRZar" w:hAnsi="IRZar" w:cs="B Lotus" w:hint="cs"/>
            <w:sz w:val="24"/>
            <w:szCs w:val="24"/>
            <w:rtl/>
            <w:lang w:bidi="fa-IR"/>
          </w:rPr>
          <w:t>ی</w:t>
        </w:r>
      </w:ins>
      <w:r w:rsidRPr="00EA6F4D">
        <w:rPr>
          <w:rFonts w:ascii="IRZar" w:hAnsi="IRZar" w:cs="B Lotus" w:hint="cs"/>
          <w:sz w:val="24"/>
          <w:szCs w:val="24"/>
          <w:rtl/>
          <w:lang w:bidi="fa-IR"/>
        </w:rPr>
        <w:t xml:space="preserve"> سطح دانش فنی و طراحی معماران مسکن روستایی است که </w:t>
      </w:r>
      <w:del w:id="17057" w:author="Mehrnazi Boojari" w:date="2019-01-10T01:06:00Z">
        <w:r w:rsidRPr="00EA6F4D" w:rsidDel="00647583">
          <w:rPr>
            <w:rFonts w:ascii="IRZar" w:hAnsi="IRZar" w:cs="B Lotus" w:hint="cs"/>
            <w:sz w:val="24"/>
            <w:szCs w:val="24"/>
            <w:rtl/>
            <w:lang w:bidi="fa-IR"/>
          </w:rPr>
          <w:delText>مبتنی بر</w:delText>
        </w:r>
      </w:del>
      <w:ins w:id="17058" w:author="Mehrnazi Boojari" w:date="2019-01-10T01:06:00Z">
        <w:r w:rsidR="00647583">
          <w:rPr>
            <w:rFonts w:ascii="IRZar" w:hAnsi="IRZar"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IRZar" w:hAnsi="IRZar" w:cs="B Lotus" w:hint="cs"/>
            <w:sz w:val="24"/>
            <w:szCs w:val="24"/>
            <w:rtl/>
            <w:lang w:bidi="fa-IR"/>
          </w:rPr>
          <w:t>بر</w:t>
        </w:r>
      </w:ins>
      <w:r w:rsidRPr="00EA6F4D">
        <w:rPr>
          <w:rFonts w:ascii="IRZar" w:hAnsi="IRZar" w:cs="B Lotus" w:hint="cs"/>
          <w:sz w:val="24"/>
          <w:szCs w:val="24"/>
          <w:rtl/>
          <w:lang w:bidi="fa-IR"/>
        </w:rPr>
        <w:t xml:space="preserve"> هویت</w:t>
      </w:r>
      <w:del w:id="17059" w:author="Mehrnazi Boojari" w:date="2019-01-07T09:47:00Z">
        <w:r w:rsidRPr="00EA6F4D" w:rsidDel="006F7CCF">
          <w:rPr>
            <w:rFonts w:ascii="IRZar" w:hAnsi="IRZar" w:cs="B Lotus" w:hint="cs"/>
            <w:sz w:val="24"/>
            <w:szCs w:val="24"/>
            <w:rtl/>
            <w:lang w:bidi="fa-IR"/>
          </w:rPr>
          <w:delText xml:space="preserve"> ،</w:delText>
        </w:r>
      </w:del>
      <w:ins w:id="17060" w:author="Mehrnazi Boojari" w:date="2019-01-07T09:47:00Z">
        <w:r w:rsidR="006F7CCF">
          <w:rPr>
            <w:rFonts w:ascii="IRZar" w:hAnsi="IRZar" w:cs="B Lotus" w:hint="cs"/>
            <w:sz w:val="24"/>
            <w:szCs w:val="24"/>
            <w:rtl/>
            <w:lang w:bidi="fa-IR"/>
          </w:rPr>
          <w:t>،</w:t>
        </w:r>
      </w:ins>
      <w:r w:rsidRPr="00EA6F4D">
        <w:rPr>
          <w:rFonts w:ascii="IRZar" w:hAnsi="IRZar" w:cs="B Lotus" w:hint="cs"/>
          <w:sz w:val="24"/>
          <w:szCs w:val="24"/>
          <w:rtl/>
          <w:lang w:bidi="fa-IR"/>
        </w:rPr>
        <w:t xml:space="preserve"> بوم و معیشت روستایی بتوانند طراحی مناسبی داشته باشند</w:t>
      </w:r>
      <w:ins w:id="17061" w:author="Mehrnazi Boojari" w:date="2019-01-15T04:53:00Z">
        <w:r w:rsidR="0059269B">
          <w:rPr>
            <w:rFonts w:ascii="IRZar" w:hAnsi="IRZar" w:cs="B Lotus" w:hint="cs"/>
            <w:sz w:val="24"/>
            <w:szCs w:val="24"/>
            <w:rtl/>
            <w:lang w:bidi="fa-IR"/>
          </w:rPr>
          <w:t>.</w:t>
        </w:r>
      </w:ins>
      <w:r w:rsidRPr="00EA6F4D">
        <w:rPr>
          <w:rFonts w:ascii="IRZar" w:hAnsi="IRZar" w:cs="B Lotus" w:hint="cs"/>
          <w:sz w:val="24"/>
          <w:szCs w:val="24"/>
          <w:rtl/>
          <w:lang w:bidi="fa-IR"/>
        </w:rPr>
        <w:t xml:space="preserve"> با مرور قوانین این حوزه مشخص</w:t>
      </w:r>
      <w:del w:id="17062" w:author="Mehrnazi Boojari" w:date="2019-01-07T09:49:00Z">
        <w:r w:rsidRPr="00EA6F4D" w:rsidDel="006F7CCF">
          <w:rPr>
            <w:rFonts w:ascii="IRZar" w:hAnsi="IRZar" w:cs="B Lotus" w:hint="cs"/>
            <w:sz w:val="24"/>
            <w:szCs w:val="24"/>
            <w:rtl/>
            <w:lang w:bidi="fa-IR"/>
          </w:rPr>
          <w:delText xml:space="preserve"> می </w:delText>
        </w:r>
      </w:del>
      <w:ins w:id="17063"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شود که بنیاد مسکن </w:t>
      </w:r>
      <w:del w:id="17064" w:author="Mehrnazi Boojari" w:date="2019-01-07T23:28:00Z">
        <w:r w:rsidRPr="00EA6F4D" w:rsidDel="00FB0B67">
          <w:rPr>
            <w:rFonts w:ascii="IRZar" w:hAnsi="IRZar" w:cs="B Lotus" w:hint="cs"/>
            <w:sz w:val="24"/>
            <w:szCs w:val="24"/>
            <w:rtl/>
            <w:lang w:bidi="fa-IR"/>
          </w:rPr>
          <w:delText>به عنوان</w:delText>
        </w:r>
      </w:del>
      <w:ins w:id="17065" w:author="Mehrnazi Boojari" w:date="2019-01-07T23:28:00Z">
        <w:r w:rsidR="00FB0B67">
          <w:rPr>
            <w:rFonts w:ascii="IRZar" w:hAnsi="IRZar" w:cs="B Lotus" w:hint="cs"/>
            <w:sz w:val="24"/>
            <w:szCs w:val="24"/>
            <w:rtl/>
            <w:lang w:bidi="fa-IR"/>
          </w:rPr>
          <w:t>به‌مثابۀ</w:t>
        </w:r>
      </w:ins>
      <w:r w:rsidRPr="00EA6F4D">
        <w:rPr>
          <w:rFonts w:ascii="IRZar" w:hAnsi="IRZar" w:cs="B Lotus" w:hint="cs"/>
          <w:sz w:val="24"/>
          <w:szCs w:val="24"/>
          <w:rtl/>
          <w:lang w:bidi="fa-IR"/>
        </w:rPr>
        <w:t xml:space="preserve"> متولی مسکن روستایی پروانه دفاتر فنی </w:t>
      </w:r>
      <w:r w:rsidRPr="00226258">
        <w:rPr>
          <w:rFonts w:ascii="IRZar" w:hAnsi="IRZar" w:cs="B Lotus" w:hint="cs"/>
          <w:sz w:val="24"/>
          <w:szCs w:val="24"/>
          <w:rtl/>
          <w:lang w:bidi="fa-IR"/>
        </w:rPr>
        <w:t xml:space="preserve">روستایی را </w:t>
      </w:r>
      <w:r w:rsidRPr="00226258">
        <w:rPr>
          <w:rFonts w:ascii="IRZar" w:hAnsi="IRZar" w:cs="B Lotus" w:hint="eastAsia"/>
          <w:sz w:val="24"/>
          <w:szCs w:val="24"/>
          <w:rtl/>
          <w:lang w:bidi="fa-IR"/>
          <w:rPrChange w:id="17066" w:author="Mehrnazi Boojari" w:date="2019-01-20T03:27:00Z">
            <w:rPr>
              <w:rFonts w:ascii="IRZar" w:eastAsia="B Nazanin" w:hAnsi="IRZar" w:cs="B Lotus" w:hint="eastAsia"/>
              <w:b/>
              <w:bCs/>
              <w:color w:val="000000" w:themeColor="text1"/>
              <w:sz w:val="24"/>
              <w:szCs w:val="24"/>
              <w:rtl/>
              <w:lang w:bidi="fa-IR"/>
            </w:rPr>
          </w:rPrChange>
        </w:rPr>
        <w:t>صادر</w:t>
      </w:r>
      <w:r w:rsidRPr="00226258">
        <w:rPr>
          <w:rFonts w:ascii="IRZar" w:hAnsi="IRZar" w:cs="B Lotus"/>
          <w:sz w:val="24"/>
          <w:szCs w:val="24"/>
          <w:rtl/>
          <w:lang w:bidi="fa-IR"/>
          <w:rPrChange w:id="17067" w:author="Mehrnazi Boojari" w:date="2019-01-20T03:27:00Z">
            <w:rPr>
              <w:rFonts w:ascii="IRZar" w:eastAsia="B Nazanin" w:hAnsi="IRZar" w:cs="B Lotus"/>
              <w:b/>
              <w:bCs/>
              <w:color w:val="000000" w:themeColor="text1"/>
              <w:sz w:val="24"/>
              <w:szCs w:val="24"/>
              <w:rtl/>
              <w:lang w:bidi="fa-IR"/>
            </w:rPr>
          </w:rPrChange>
        </w:rPr>
        <w:t xml:space="preserve"> </w:t>
      </w:r>
      <w:ins w:id="17068" w:author="Mehrnazi Boojari" w:date="2019-01-15T04:53:00Z">
        <w:r w:rsidR="0059269B" w:rsidRPr="00226258">
          <w:rPr>
            <w:rFonts w:ascii="IRZar" w:hAnsi="IRZar" w:cs="B Lotus" w:hint="eastAsia"/>
            <w:sz w:val="24"/>
            <w:szCs w:val="24"/>
            <w:rtl/>
            <w:lang w:bidi="fa-IR"/>
            <w:rPrChange w:id="17069" w:author="Mehrnazi Boojari" w:date="2019-01-20T03:27:00Z">
              <w:rPr>
                <w:rFonts w:ascii="IRZar" w:eastAsia="B Nazanin" w:hAnsi="IRZar" w:cs="B Lotus" w:hint="eastAsia"/>
                <w:b/>
                <w:bCs/>
                <w:color w:val="000000" w:themeColor="text1"/>
                <w:sz w:val="24"/>
                <w:szCs w:val="24"/>
                <w:rtl/>
                <w:lang w:bidi="fa-IR"/>
              </w:rPr>
            </w:rPrChange>
          </w:rPr>
          <w:t>م</w:t>
        </w:r>
        <w:r w:rsidR="0059269B" w:rsidRPr="00226258">
          <w:rPr>
            <w:rFonts w:ascii="IRZar" w:hAnsi="IRZar" w:cs="B Lotus" w:hint="cs"/>
            <w:sz w:val="24"/>
            <w:szCs w:val="24"/>
            <w:rtl/>
            <w:lang w:bidi="fa-IR"/>
            <w:rPrChange w:id="17070" w:author="Mehrnazi Boojari" w:date="2019-01-20T03:27:00Z">
              <w:rPr>
                <w:rFonts w:ascii="IRZar" w:eastAsia="B Nazanin" w:hAnsi="IRZar" w:cs="B Lotus" w:hint="cs"/>
                <w:b/>
                <w:bCs/>
                <w:color w:val="000000" w:themeColor="text1"/>
                <w:sz w:val="24"/>
                <w:szCs w:val="24"/>
                <w:rtl/>
                <w:lang w:bidi="fa-IR"/>
              </w:rPr>
            </w:rPrChange>
          </w:rPr>
          <w:t>ی</w:t>
        </w:r>
        <w:r w:rsidR="0059269B" w:rsidRPr="00226258">
          <w:rPr>
            <w:rFonts w:ascii="IRZar" w:hAnsi="IRZar" w:cs="B Nazanin" w:hint="eastAsia"/>
            <w:sz w:val="24"/>
            <w:szCs w:val="24"/>
            <w:lang w:bidi="fa-IR"/>
            <w:rPrChange w:id="17071" w:author="Mehrnazi Boojari" w:date="2019-01-20T03:27:00Z">
              <w:rPr>
                <w:rFonts w:ascii="IRZar" w:eastAsia="B Nazanin" w:hAnsi="IRZar" w:cs="B Nazanin" w:hint="eastAsia"/>
                <w:b/>
                <w:bCs/>
                <w:color w:val="000000" w:themeColor="text1"/>
                <w:sz w:val="24"/>
                <w:szCs w:val="24"/>
                <w:lang w:bidi="fa-IR"/>
              </w:rPr>
            </w:rPrChange>
          </w:rPr>
          <w:t>‌</w:t>
        </w:r>
        <w:r w:rsidR="0059269B" w:rsidRPr="00226258">
          <w:rPr>
            <w:rFonts w:ascii="IRZar" w:hAnsi="IRZar" w:cs="B Lotus" w:hint="eastAsia"/>
            <w:sz w:val="24"/>
            <w:szCs w:val="24"/>
            <w:rtl/>
            <w:lang w:bidi="fa-IR"/>
            <w:rPrChange w:id="17072" w:author="Mehrnazi Boojari" w:date="2019-01-20T03:27:00Z">
              <w:rPr>
                <w:rFonts w:ascii="IRZar" w:eastAsia="B Nazanin" w:hAnsi="IRZar" w:cs="B Lotus" w:hint="eastAsia"/>
                <w:b/>
                <w:bCs/>
                <w:color w:val="000000" w:themeColor="text1"/>
                <w:sz w:val="24"/>
                <w:szCs w:val="24"/>
                <w:rtl/>
                <w:lang w:bidi="fa-IR"/>
              </w:rPr>
            </w:rPrChange>
          </w:rPr>
          <w:t>کند</w:t>
        </w:r>
        <w:r w:rsidR="0059269B" w:rsidRPr="00226258">
          <w:rPr>
            <w:rFonts w:ascii="IRZar" w:hAnsi="IRZar" w:cs="B Lotus" w:hint="cs"/>
            <w:sz w:val="24"/>
            <w:szCs w:val="24"/>
            <w:rtl/>
            <w:lang w:bidi="fa-IR"/>
          </w:rPr>
          <w:t xml:space="preserve"> </w:t>
        </w:r>
      </w:ins>
      <w:r w:rsidRPr="00226258">
        <w:rPr>
          <w:rFonts w:ascii="IRZar" w:hAnsi="IRZar" w:cs="B Lotus" w:hint="cs"/>
          <w:sz w:val="24"/>
          <w:szCs w:val="24"/>
          <w:rtl/>
          <w:lang w:bidi="fa-IR"/>
        </w:rPr>
        <w:t xml:space="preserve">و </w:t>
      </w:r>
      <w:del w:id="17073" w:author="Mehrnazi Boojari" w:date="2019-01-09T23:38:00Z">
        <w:r w:rsidRPr="00226258" w:rsidDel="00947B53">
          <w:rPr>
            <w:rFonts w:ascii="IRZar" w:hAnsi="IRZar" w:cs="B Lotus" w:hint="cs"/>
            <w:sz w:val="24"/>
            <w:szCs w:val="24"/>
            <w:rtl/>
            <w:lang w:bidi="fa-IR"/>
          </w:rPr>
          <w:delText>بر اساس</w:delText>
        </w:r>
      </w:del>
      <w:ins w:id="17074" w:author="Mehrnazi Boojari" w:date="2019-01-09T23:38:00Z">
        <w:r w:rsidR="00947B53" w:rsidRPr="00226258">
          <w:rPr>
            <w:rFonts w:ascii="IRZar" w:hAnsi="IRZar" w:cs="B Lotus" w:hint="cs"/>
            <w:sz w:val="24"/>
            <w:szCs w:val="24"/>
            <w:rtl/>
            <w:lang w:bidi="fa-IR"/>
          </w:rPr>
          <w:t>بر</w:t>
        </w:r>
        <w:r w:rsidR="00947B53">
          <w:rPr>
            <w:rFonts w:ascii="Times New Roman" w:hAnsi="Times New Roman" w:cs="Times New Roman" w:hint="cs"/>
            <w:sz w:val="24"/>
            <w:szCs w:val="24"/>
            <w:rtl/>
            <w:lang w:bidi="fa-IR"/>
          </w:rPr>
          <w:t> </w:t>
        </w:r>
        <w:r w:rsidR="00947B53">
          <w:rPr>
            <w:rFonts w:ascii="IRZar" w:hAnsi="IRZar" w:cs="B Lotus" w:hint="cs"/>
            <w:sz w:val="24"/>
            <w:szCs w:val="24"/>
            <w:rtl/>
            <w:lang w:bidi="fa-IR"/>
          </w:rPr>
          <w:t>اساس</w:t>
        </w:r>
      </w:ins>
      <w:r w:rsidRPr="00EA6F4D">
        <w:rPr>
          <w:rFonts w:ascii="IRZar" w:hAnsi="IRZar" w:cs="B Lotus" w:hint="cs"/>
          <w:sz w:val="24"/>
          <w:szCs w:val="24"/>
          <w:rtl/>
          <w:lang w:bidi="fa-IR"/>
        </w:rPr>
        <w:t xml:space="preserve"> قوانین بر این دفاتر نظارت</w:t>
      </w:r>
      <w:del w:id="17075" w:author="Mehrnazi Boojari" w:date="2019-01-07T09:49:00Z">
        <w:r w:rsidRPr="00EA6F4D" w:rsidDel="006F7CCF">
          <w:rPr>
            <w:rFonts w:ascii="IRZar" w:hAnsi="IRZar" w:cs="B Lotus" w:hint="cs"/>
            <w:sz w:val="24"/>
            <w:szCs w:val="24"/>
            <w:rtl/>
            <w:lang w:bidi="fa-IR"/>
          </w:rPr>
          <w:delText xml:space="preserve"> می </w:delText>
        </w:r>
      </w:del>
      <w:ins w:id="17076" w:author="Mehrnazi Boojari" w:date="2019-01-07T09:49:00Z">
        <w:r w:rsidR="006F7CCF">
          <w:rPr>
            <w:rFonts w:ascii="IRZar" w:hAnsi="IRZar" w:cs="B Lotus" w:hint="cs"/>
            <w:sz w:val="24"/>
            <w:szCs w:val="24"/>
            <w:rtl/>
            <w:lang w:bidi="fa-IR"/>
          </w:rPr>
          <w:t xml:space="preserve"> </w:t>
        </w:r>
      </w:ins>
      <w:del w:id="17077" w:author="Mehrnazi Boojari" w:date="2019-01-07T10:52:00Z">
        <w:r w:rsidRPr="00EA6F4D" w:rsidDel="006A1F1D">
          <w:rPr>
            <w:rFonts w:ascii="IRZar" w:hAnsi="IRZar" w:cs="B Lotus" w:hint="cs"/>
            <w:sz w:val="24"/>
            <w:szCs w:val="24"/>
            <w:rtl/>
            <w:lang w:bidi="fa-IR"/>
          </w:rPr>
          <w:delText>کند</w:delText>
        </w:r>
      </w:del>
      <w:ins w:id="17078" w:author="Mehrnazi Boojari" w:date="2019-01-07T10:52:00Z">
        <w:r w:rsidR="006A1F1D">
          <w:rPr>
            <w:rFonts w:ascii="IRZar" w:hAnsi="IRZar" w:cs="B Lotus" w:hint="cs"/>
            <w:sz w:val="24"/>
            <w:szCs w:val="24"/>
            <w:rtl/>
            <w:lang w:bidi="fa-IR"/>
          </w:rPr>
          <w:t>می‌کند</w:t>
        </w:r>
      </w:ins>
      <w:ins w:id="17079" w:author="Mehrnazi Boojari" w:date="2019-01-15T04:53:00Z">
        <w:r w:rsidR="0059269B">
          <w:rPr>
            <w:rFonts w:ascii="IRZar" w:hAnsi="IRZar" w:cs="B Lotus" w:hint="cs"/>
            <w:sz w:val="24"/>
            <w:szCs w:val="24"/>
            <w:rtl/>
            <w:lang w:bidi="fa-IR"/>
          </w:rPr>
          <w:t>؛</w:t>
        </w:r>
      </w:ins>
      <w:r w:rsidRPr="00EA6F4D">
        <w:rPr>
          <w:rFonts w:ascii="IRZar" w:hAnsi="IRZar" w:cs="B Lotus" w:hint="cs"/>
          <w:sz w:val="24"/>
          <w:szCs w:val="24"/>
          <w:rtl/>
          <w:lang w:bidi="fa-IR"/>
        </w:rPr>
        <w:t xml:space="preserve"> لذا در حوزه </w:t>
      </w:r>
      <w:del w:id="17080" w:author="Mehrnazi Boojari" w:date="2019-01-07T10:46:00Z">
        <w:r w:rsidRPr="00EA6F4D" w:rsidDel="006A1F1D">
          <w:rPr>
            <w:rFonts w:ascii="IRZar" w:hAnsi="IRZar" w:cs="B Lotus" w:hint="cs"/>
            <w:sz w:val="24"/>
            <w:szCs w:val="24"/>
            <w:rtl/>
            <w:lang w:bidi="fa-IR"/>
          </w:rPr>
          <w:delText>اجرائی</w:delText>
        </w:r>
      </w:del>
      <w:ins w:id="17081" w:author="Mehrnazi Boojari" w:date="2019-01-07T10:46:00Z">
        <w:r w:rsidR="006A1F1D">
          <w:rPr>
            <w:rFonts w:ascii="IRZar" w:hAnsi="IRZar" w:cs="B Lotus" w:hint="cs"/>
            <w:sz w:val="24"/>
            <w:szCs w:val="24"/>
            <w:rtl/>
            <w:lang w:bidi="fa-IR"/>
          </w:rPr>
          <w:t>اجرایی</w:t>
        </w:r>
      </w:ins>
      <w:r w:rsidRPr="00EA6F4D">
        <w:rPr>
          <w:rFonts w:ascii="IRZar" w:hAnsi="IRZar" w:cs="B Lotus" w:hint="cs"/>
          <w:sz w:val="24"/>
          <w:szCs w:val="24"/>
          <w:rtl/>
          <w:lang w:bidi="fa-IR"/>
        </w:rPr>
        <w:t xml:space="preserve"> بنیاد مسکن</w:t>
      </w:r>
      <w:del w:id="17082" w:author="Mehrnazi Boojari" w:date="2019-01-07T09:49:00Z">
        <w:r w:rsidRPr="00EA6F4D" w:rsidDel="006F7CCF">
          <w:rPr>
            <w:rFonts w:ascii="IRZar" w:hAnsi="IRZar" w:cs="B Lotus" w:hint="cs"/>
            <w:sz w:val="24"/>
            <w:szCs w:val="24"/>
            <w:rtl/>
            <w:lang w:bidi="fa-IR"/>
          </w:rPr>
          <w:delText xml:space="preserve"> می </w:delText>
        </w:r>
      </w:del>
      <w:ins w:id="17083"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تواند با تغییر در معیارهای انتخاب و صدور پروانه دفاتر ساختمانی</w:t>
      </w:r>
      <w:del w:id="17084" w:author="Mehrnazi Boojari" w:date="2019-01-07T09:47:00Z">
        <w:r w:rsidRPr="00EA6F4D" w:rsidDel="006F7CCF">
          <w:rPr>
            <w:rFonts w:ascii="IRZar" w:hAnsi="IRZar" w:cs="B Lotus" w:hint="cs"/>
            <w:sz w:val="24"/>
            <w:szCs w:val="24"/>
            <w:rtl/>
            <w:lang w:bidi="fa-IR"/>
          </w:rPr>
          <w:delText xml:space="preserve"> ،</w:delText>
        </w:r>
      </w:del>
      <w:ins w:id="17085" w:author="Mehrnazi Boojari" w:date="2019-01-07T09:47:00Z">
        <w:r w:rsidR="006F7CCF">
          <w:rPr>
            <w:rFonts w:ascii="IRZar" w:hAnsi="IRZar" w:cs="B Lotus" w:hint="cs"/>
            <w:sz w:val="24"/>
            <w:szCs w:val="24"/>
            <w:rtl/>
            <w:lang w:bidi="fa-IR"/>
          </w:rPr>
          <w:t>،</w:t>
        </w:r>
      </w:ins>
      <w:r w:rsidRPr="00EA6F4D">
        <w:rPr>
          <w:rFonts w:ascii="IRZar" w:hAnsi="IRZar" w:cs="B Lotus" w:hint="cs"/>
          <w:sz w:val="24"/>
          <w:szCs w:val="24"/>
          <w:rtl/>
          <w:lang w:bidi="fa-IR"/>
        </w:rPr>
        <w:t xml:space="preserve"> برگزاری دوره</w:t>
      </w:r>
      <w:del w:id="17086" w:author="Mehrnazi Boojari" w:date="2019-01-07T09:46:00Z">
        <w:r w:rsidRPr="00EA6F4D" w:rsidDel="006F7CCF">
          <w:rPr>
            <w:rFonts w:ascii="IRZar" w:hAnsi="IRZar" w:cs="B Lotus" w:hint="cs"/>
            <w:sz w:val="24"/>
            <w:szCs w:val="24"/>
            <w:rtl/>
            <w:lang w:bidi="fa-IR"/>
          </w:rPr>
          <w:delText xml:space="preserve"> های </w:delText>
        </w:r>
      </w:del>
      <w:ins w:id="17087"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 xml:space="preserve">آموزشی، </w:t>
      </w:r>
      <w:del w:id="17088" w:author="Mehrnazi Boojari" w:date="2019-01-10T02:32:00Z">
        <w:r w:rsidRPr="00EA6F4D" w:rsidDel="00A00490">
          <w:rPr>
            <w:rFonts w:ascii="IRZar" w:hAnsi="IRZar" w:cs="B Lotus" w:hint="cs"/>
            <w:sz w:val="24"/>
            <w:szCs w:val="24"/>
            <w:rtl/>
            <w:lang w:bidi="fa-IR"/>
          </w:rPr>
          <w:delText>بکارگیری</w:delText>
        </w:r>
      </w:del>
      <w:ins w:id="17089" w:author="Mehrnazi Boojari" w:date="2019-01-10T02:32:00Z">
        <w:r w:rsidR="00A00490">
          <w:rPr>
            <w:rFonts w:ascii="IRZar" w:hAnsi="IRZar" w:cs="B Lotus" w:hint="cs"/>
            <w:sz w:val="24"/>
            <w:szCs w:val="24"/>
            <w:rtl/>
            <w:lang w:bidi="fa-IR"/>
          </w:rPr>
          <w:t>به‌کارگیری</w:t>
        </w:r>
      </w:ins>
      <w:r w:rsidRPr="00EA6F4D">
        <w:rPr>
          <w:rFonts w:ascii="IRZar" w:hAnsi="IRZar" w:cs="B Lotus" w:hint="cs"/>
          <w:sz w:val="24"/>
          <w:szCs w:val="24"/>
          <w:rtl/>
          <w:lang w:bidi="fa-IR"/>
        </w:rPr>
        <w:t xml:space="preserve"> روش</w:t>
      </w:r>
      <w:del w:id="17090" w:author="Mehrnazi Boojari" w:date="2019-01-07T09:46:00Z">
        <w:r w:rsidRPr="00EA6F4D" w:rsidDel="006F7CCF">
          <w:rPr>
            <w:rFonts w:ascii="IRZar" w:hAnsi="IRZar" w:cs="B Lotus" w:hint="cs"/>
            <w:sz w:val="24"/>
            <w:szCs w:val="24"/>
            <w:rtl/>
            <w:lang w:bidi="fa-IR"/>
          </w:rPr>
          <w:delText xml:space="preserve"> های </w:delText>
        </w:r>
      </w:del>
      <w:ins w:id="17091"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 xml:space="preserve">انگیزشی و ابزار کنترلی سطح </w:t>
      </w:r>
      <w:del w:id="17092" w:author="Mehrnazi Boojari" w:date="2019-01-15T04:57:00Z">
        <w:r w:rsidRPr="00EA6F4D" w:rsidDel="000C47EC">
          <w:rPr>
            <w:rFonts w:ascii="IRZar" w:hAnsi="IRZar" w:cs="B Lotus" w:hint="cs"/>
            <w:sz w:val="24"/>
            <w:szCs w:val="24"/>
            <w:rtl/>
            <w:lang w:bidi="fa-IR"/>
          </w:rPr>
          <w:delText xml:space="preserve">مهندسین </w:delText>
        </w:r>
      </w:del>
      <w:ins w:id="17093" w:author="Mehrnazi Boojari" w:date="2019-01-15T04:57:00Z">
        <w:r w:rsidR="000C47EC" w:rsidRPr="00EA6F4D">
          <w:rPr>
            <w:rFonts w:ascii="IRZar" w:hAnsi="IRZar" w:cs="B Lotus" w:hint="cs"/>
            <w:sz w:val="24"/>
            <w:szCs w:val="24"/>
            <w:rtl/>
            <w:lang w:bidi="fa-IR"/>
          </w:rPr>
          <w:t>مهندس</w:t>
        </w:r>
        <w:r w:rsidR="000C47EC">
          <w:rPr>
            <w:rFonts w:ascii="IRZar" w:hAnsi="IRZar" w:cs="B Lotus" w:hint="cs"/>
            <w:sz w:val="24"/>
            <w:szCs w:val="24"/>
            <w:rtl/>
            <w:lang w:bidi="fa-IR"/>
          </w:rPr>
          <w:t>ا</w:t>
        </w:r>
        <w:r w:rsidR="000C47EC" w:rsidRPr="00EA6F4D">
          <w:rPr>
            <w:rFonts w:ascii="IRZar" w:hAnsi="IRZar" w:cs="B Lotus" w:hint="cs"/>
            <w:sz w:val="24"/>
            <w:szCs w:val="24"/>
            <w:rtl/>
            <w:lang w:bidi="fa-IR"/>
          </w:rPr>
          <w:t xml:space="preserve">ن </w:t>
        </w:r>
      </w:ins>
      <w:r w:rsidRPr="00EA6F4D">
        <w:rPr>
          <w:rFonts w:ascii="IRZar" w:hAnsi="IRZar" w:cs="B Lotus" w:hint="cs"/>
          <w:sz w:val="24"/>
          <w:szCs w:val="24"/>
          <w:rtl/>
          <w:lang w:bidi="fa-IR"/>
        </w:rPr>
        <w:t>و معماران این حوزه را ارتقا بخشد</w:t>
      </w:r>
      <w:ins w:id="17094" w:author="Mehrnazi Boojari" w:date="2019-01-15T04:57:00Z">
        <w:r w:rsidR="000C47EC">
          <w:rPr>
            <w:rFonts w:ascii="IRZar" w:hAnsi="IRZar" w:cs="B Lotus" w:hint="cs"/>
            <w:sz w:val="24"/>
            <w:szCs w:val="24"/>
            <w:rtl/>
            <w:lang w:bidi="fa-IR"/>
          </w:rPr>
          <w:t>.</w:t>
        </w:r>
      </w:ins>
      <w:r w:rsidRPr="00EA6F4D">
        <w:rPr>
          <w:rFonts w:ascii="IRZar" w:hAnsi="IRZar" w:cs="B Lotus" w:hint="cs"/>
          <w:sz w:val="24"/>
          <w:szCs w:val="24"/>
          <w:rtl/>
          <w:lang w:bidi="fa-IR"/>
        </w:rPr>
        <w:t xml:space="preserve"> در این بحث نظام مهندسی</w:t>
      </w:r>
      <w:del w:id="17095" w:author="Mehrnazi Boojari" w:date="2019-01-07T09:47:00Z">
        <w:r w:rsidRPr="00EA6F4D" w:rsidDel="006F7CCF">
          <w:rPr>
            <w:rFonts w:ascii="IRZar" w:hAnsi="IRZar" w:cs="B Lotus" w:hint="cs"/>
            <w:sz w:val="24"/>
            <w:szCs w:val="24"/>
            <w:rtl/>
            <w:lang w:bidi="fa-IR"/>
          </w:rPr>
          <w:delText xml:space="preserve"> ،</w:delText>
        </w:r>
      </w:del>
      <w:ins w:id="17096" w:author="Mehrnazi Boojari" w:date="2019-01-07T09:47:00Z">
        <w:r w:rsidR="006F7CCF">
          <w:rPr>
            <w:rFonts w:ascii="IRZar" w:hAnsi="IRZar" w:cs="B Lotus" w:hint="cs"/>
            <w:sz w:val="24"/>
            <w:szCs w:val="24"/>
            <w:rtl/>
            <w:lang w:bidi="fa-IR"/>
          </w:rPr>
          <w:t>،</w:t>
        </w:r>
      </w:ins>
      <w:r w:rsidRPr="00EA6F4D">
        <w:rPr>
          <w:rFonts w:ascii="IRZar" w:hAnsi="IRZar" w:cs="B Lotus" w:hint="cs"/>
          <w:sz w:val="24"/>
          <w:szCs w:val="24"/>
          <w:rtl/>
          <w:lang w:bidi="fa-IR"/>
        </w:rPr>
        <w:t xml:space="preserve"> دفاتر فنی و حرفه</w:t>
      </w:r>
      <w:del w:id="17097" w:author="Mehrnazi Boojari" w:date="2019-01-07T10:41:00Z">
        <w:r w:rsidRPr="00EA6F4D" w:rsidDel="006A1F1D">
          <w:rPr>
            <w:rFonts w:ascii="IRZar" w:hAnsi="IRZar" w:cs="B Lotus" w:hint="cs"/>
            <w:sz w:val="24"/>
            <w:szCs w:val="24"/>
            <w:rtl/>
            <w:lang w:bidi="fa-IR"/>
          </w:rPr>
          <w:delText xml:space="preserve"> ای </w:delText>
        </w:r>
      </w:del>
      <w:ins w:id="17098" w:author="Mehrnazi Boojari" w:date="2019-01-07T10:41:00Z">
        <w:r w:rsidR="006A1F1D">
          <w:rPr>
            <w:rFonts w:ascii="IRZar" w:hAnsi="IRZar" w:cs="B Lotus" w:hint="cs"/>
            <w:sz w:val="24"/>
            <w:szCs w:val="24"/>
            <w:rtl/>
            <w:lang w:bidi="fa-IR"/>
          </w:rPr>
          <w:t xml:space="preserve">‌ای </w:t>
        </w:r>
      </w:ins>
      <w:r w:rsidRPr="00EA6F4D">
        <w:rPr>
          <w:rFonts w:ascii="IRZar" w:hAnsi="IRZar" w:cs="B Lotus" w:hint="cs"/>
          <w:sz w:val="24"/>
          <w:szCs w:val="24"/>
          <w:rtl/>
          <w:lang w:bidi="fa-IR"/>
        </w:rPr>
        <w:t>و دانشگاه</w:t>
      </w:r>
      <w:del w:id="17099" w:author="Mehrnazi Boojari" w:date="2019-01-07T09:46:00Z">
        <w:r w:rsidRPr="00EA6F4D" w:rsidDel="006F7CCF">
          <w:rPr>
            <w:rFonts w:ascii="IRZar" w:hAnsi="IRZar" w:cs="B Lotus" w:hint="cs"/>
            <w:sz w:val="24"/>
            <w:szCs w:val="24"/>
            <w:rtl/>
            <w:lang w:bidi="fa-IR"/>
          </w:rPr>
          <w:delText xml:space="preserve"> های </w:delText>
        </w:r>
      </w:del>
      <w:ins w:id="17100" w:author="Mehrnazi Boojari" w:date="2019-01-07T09:46:00Z">
        <w:r w:rsidR="006F7CCF">
          <w:rPr>
            <w:rFonts w:ascii="IRZar" w:hAnsi="IRZar" w:cs="B Lotus" w:hint="cs"/>
            <w:sz w:val="24"/>
            <w:szCs w:val="24"/>
            <w:rtl/>
            <w:lang w:bidi="fa-IR"/>
          </w:rPr>
          <w:t xml:space="preserve">‌های </w:t>
        </w:r>
      </w:ins>
      <w:r w:rsidRPr="00EA6F4D">
        <w:rPr>
          <w:rFonts w:ascii="IRZar" w:hAnsi="IRZar" w:cs="B Lotus" w:hint="cs"/>
          <w:sz w:val="24"/>
          <w:szCs w:val="24"/>
          <w:rtl/>
          <w:lang w:bidi="fa-IR"/>
        </w:rPr>
        <w:t>کشور</w:t>
      </w:r>
      <w:del w:id="17101" w:author="Mehrnazi Boojari" w:date="2019-01-07T09:49:00Z">
        <w:r w:rsidRPr="00EA6F4D" w:rsidDel="006F7CCF">
          <w:rPr>
            <w:rFonts w:ascii="IRZar" w:hAnsi="IRZar" w:cs="B Lotus" w:hint="cs"/>
            <w:sz w:val="24"/>
            <w:szCs w:val="24"/>
            <w:rtl/>
            <w:lang w:bidi="fa-IR"/>
          </w:rPr>
          <w:delText xml:space="preserve"> می </w:delText>
        </w:r>
      </w:del>
      <w:ins w:id="17102" w:author="Mehrnazi Boojari" w:date="2019-01-07T09:49:00Z">
        <w:r w:rsidR="006F7CCF">
          <w:rPr>
            <w:rFonts w:ascii="IRZar" w:hAnsi="IRZar" w:cs="B Lotus" w:hint="cs"/>
            <w:sz w:val="24"/>
            <w:szCs w:val="24"/>
            <w:rtl/>
            <w:lang w:bidi="fa-IR"/>
          </w:rPr>
          <w:t xml:space="preserve"> می‌</w:t>
        </w:r>
      </w:ins>
      <w:r w:rsidRPr="00EA6F4D">
        <w:rPr>
          <w:rFonts w:ascii="IRZar" w:hAnsi="IRZar" w:cs="B Lotus" w:hint="cs"/>
          <w:sz w:val="24"/>
          <w:szCs w:val="24"/>
          <w:rtl/>
          <w:lang w:bidi="fa-IR"/>
        </w:rPr>
        <w:t xml:space="preserve">توانند همکاری خوبی با بنیاد داشته باشند. </w:t>
      </w:r>
      <w:r w:rsidRPr="000F1AAD">
        <w:rPr>
          <w:rFonts w:ascii="B Lotus" w:hAnsi="B Lotus" w:cs="B Lotus" w:hint="cs"/>
          <w:sz w:val="24"/>
          <w:szCs w:val="24"/>
          <w:rtl/>
          <w:lang w:bidi="fa-IR"/>
        </w:rPr>
        <w:t>جدول 4</w:t>
      </w:r>
      <w:del w:id="17103" w:author="Mehrnazi Boojari" w:date="2019-01-15T04:57:00Z">
        <w:r w:rsidRPr="000F1AAD" w:rsidDel="000C47EC">
          <w:rPr>
            <w:rFonts w:ascii="B Lotus" w:hAnsi="B Lotus" w:cs="B Lotus" w:hint="cs"/>
            <w:sz w:val="24"/>
            <w:szCs w:val="24"/>
            <w:rtl/>
            <w:lang w:bidi="fa-IR"/>
          </w:rPr>
          <w:delText>.</w:delText>
        </w:r>
      </w:del>
      <w:ins w:id="17104" w:author="Mehrnazi Boojari" w:date="2019-01-15T04:57:00Z">
        <w:r w:rsidR="000C47EC">
          <w:rPr>
            <w:rFonts w:ascii="B Lotus" w:hAnsi="B Lotus" w:cs="B Lotus" w:hint="cs"/>
            <w:sz w:val="24"/>
            <w:szCs w:val="24"/>
            <w:rtl/>
            <w:lang w:bidi="fa-IR"/>
          </w:rPr>
          <w:t>-</w:t>
        </w:r>
      </w:ins>
      <w:r w:rsidRPr="000F1AAD">
        <w:rPr>
          <w:rFonts w:ascii="B Lotus" w:hAnsi="B Lotus" w:cs="B Lotus" w:hint="cs"/>
          <w:sz w:val="24"/>
          <w:szCs w:val="24"/>
          <w:rtl/>
          <w:lang w:bidi="fa-IR"/>
        </w:rPr>
        <w:t>5 دستگاه</w:t>
      </w:r>
      <w:del w:id="17105" w:author="Mehrnazi Boojari" w:date="2019-01-07T09:46:00Z">
        <w:r w:rsidRPr="000F1AAD" w:rsidDel="006F7CCF">
          <w:rPr>
            <w:rFonts w:ascii="B Lotus" w:hAnsi="B Lotus" w:cs="B Lotus" w:hint="cs"/>
            <w:sz w:val="24"/>
            <w:szCs w:val="24"/>
            <w:rtl/>
            <w:lang w:bidi="fa-IR"/>
          </w:rPr>
          <w:delText xml:space="preserve"> های </w:delText>
        </w:r>
      </w:del>
      <w:ins w:id="17106" w:author="Mehrnazi Boojari" w:date="2019-01-07T09:46:00Z">
        <w:r w:rsidR="006F7CCF">
          <w:rPr>
            <w:rFonts w:ascii="B Lotus" w:hAnsi="B Lotus" w:cs="B Lotus" w:hint="cs"/>
            <w:sz w:val="24"/>
            <w:szCs w:val="24"/>
            <w:rtl/>
            <w:lang w:bidi="fa-IR"/>
          </w:rPr>
          <w:t xml:space="preserve">‌های </w:t>
        </w:r>
      </w:ins>
      <w:r w:rsidRPr="000F1AAD">
        <w:rPr>
          <w:rFonts w:ascii="B Lotus" w:hAnsi="B Lotus" w:cs="B Lotus" w:hint="cs"/>
          <w:sz w:val="24"/>
          <w:szCs w:val="24"/>
          <w:rtl/>
          <w:lang w:bidi="fa-IR"/>
        </w:rPr>
        <w:t xml:space="preserve">همکار و نظام قوانین پشتیبان و مرتبط با بحث </w:t>
      </w:r>
      <w:del w:id="17107" w:author="Mehrnazi Boojari" w:date="2019-01-09T22:41:00Z">
        <w:r w:rsidRPr="000F1AAD" w:rsidDel="00417494">
          <w:rPr>
            <w:rFonts w:ascii="B Lotus" w:hAnsi="B Lotus" w:cs="B Lotus" w:hint="cs"/>
            <w:sz w:val="24"/>
            <w:szCs w:val="24"/>
            <w:rtl/>
            <w:lang w:bidi="fa-IR"/>
          </w:rPr>
          <w:delText>ارتقا دانش</w:delText>
        </w:r>
      </w:del>
      <w:ins w:id="17108" w:author="Mehrnazi Boojari" w:date="2019-01-09T22:41:00Z">
        <w:r w:rsidR="00417494">
          <w:rPr>
            <w:rFonts w:ascii="B Lotus" w:hAnsi="B Lotus" w:cs="B Lotus" w:hint="cs"/>
            <w:sz w:val="24"/>
            <w:szCs w:val="24"/>
            <w:rtl/>
            <w:lang w:bidi="fa-IR"/>
          </w:rPr>
          <w:t>ارتقای دانش</w:t>
        </w:r>
      </w:ins>
      <w:r w:rsidRPr="000F1AAD">
        <w:rPr>
          <w:rFonts w:ascii="B Lotus" w:hAnsi="B Lotus" w:cs="B Lotus" w:hint="cs"/>
          <w:sz w:val="24"/>
          <w:szCs w:val="24"/>
          <w:rtl/>
          <w:lang w:bidi="fa-IR"/>
        </w:rPr>
        <w:t xml:space="preserve"> را نشان</w:t>
      </w:r>
      <w:del w:id="17109" w:author="Mehrnazi Boojari" w:date="2019-01-07T09:49:00Z">
        <w:r w:rsidRPr="000F1AAD" w:rsidDel="006F7CCF">
          <w:rPr>
            <w:rFonts w:ascii="B Lotus" w:hAnsi="B Lotus" w:cs="B Lotus" w:hint="cs"/>
            <w:sz w:val="24"/>
            <w:szCs w:val="24"/>
            <w:rtl/>
            <w:lang w:bidi="fa-IR"/>
          </w:rPr>
          <w:delText xml:space="preserve"> می </w:delText>
        </w:r>
      </w:del>
      <w:ins w:id="17110" w:author="Mehrnazi Boojari" w:date="2019-01-07T09:49:00Z">
        <w:r w:rsidR="006F7CCF">
          <w:rPr>
            <w:rFonts w:ascii="B Lotus" w:hAnsi="B Lotus" w:cs="B Lotus" w:hint="cs"/>
            <w:sz w:val="24"/>
            <w:szCs w:val="24"/>
            <w:rtl/>
            <w:lang w:bidi="fa-IR"/>
          </w:rPr>
          <w:t xml:space="preserve"> می‌</w:t>
        </w:r>
      </w:ins>
      <w:r w:rsidRPr="000F1AAD">
        <w:rPr>
          <w:rFonts w:ascii="B Lotus" w:hAnsi="B Lotus" w:cs="B Lotus" w:hint="cs"/>
          <w:sz w:val="24"/>
          <w:szCs w:val="24"/>
          <w:rtl/>
          <w:lang w:bidi="fa-IR"/>
        </w:rPr>
        <w:t>دهد.</w:t>
      </w:r>
    </w:p>
    <w:p w14:paraId="51E18584" w14:textId="77777777" w:rsidR="00EA6F4D" w:rsidRPr="000F1AAD" w:rsidRDefault="00EA6F4D" w:rsidP="000C47EC">
      <w:pPr>
        <w:keepNext/>
        <w:bidi/>
        <w:spacing w:after="200" w:line="240" w:lineRule="auto"/>
        <w:jc w:val="center"/>
        <w:rPr>
          <w:rFonts w:ascii="B Lotus" w:hAnsi="B Lotus" w:cs="B Lotus"/>
          <w:color w:val="000000" w:themeColor="text1"/>
          <w:sz w:val="20"/>
          <w:szCs w:val="20"/>
        </w:rPr>
      </w:pPr>
      <w:bookmarkStart w:id="17111" w:name="_Toc531475193"/>
      <w:r w:rsidRPr="000F1AAD">
        <w:rPr>
          <w:rFonts w:ascii="B Lotus" w:hAnsi="B Lotus" w:cs="B Lotus"/>
          <w:color w:val="000000" w:themeColor="text1"/>
          <w:sz w:val="20"/>
          <w:szCs w:val="20"/>
          <w:rtl/>
        </w:rPr>
        <w:t xml:space="preserve">جدول </w:t>
      </w:r>
      <w:r w:rsidR="002749F0" w:rsidRPr="000F1AAD">
        <w:rPr>
          <w:rFonts w:ascii="B Lotus" w:hAnsi="B Lotus" w:cs="B Lotus"/>
          <w:color w:val="000000" w:themeColor="text1"/>
          <w:sz w:val="20"/>
          <w:szCs w:val="20"/>
          <w:rtl/>
        </w:rPr>
        <w:fldChar w:fldCharType="begin"/>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Pr>
        <w:instrText xml:space="preserve">STYLEREF </w:instrText>
      </w:r>
      <w:r w:rsidR="002749F0" w:rsidRPr="000F1AAD">
        <w:rPr>
          <w:rFonts w:ascii="B Lotus" w:hAnsi="B Lotus" w:cs="B Lotus"/>
          <w:color w:val="000000" w:themeColor="text1"/>
          <w:sz w:val="20"/>
          <w:szCs w:val="20"/>
          <w:rtl/>
        </w:rPr>
        <w:instrText>1 \</w:instrText>
      </w:r>
      <w:r w:rsidR="002749F0" w:rsidRPr="000F1AAD">
        <w:rPr>
          <w:rFonts w:ascii="B Lotus" w:hAnsi="B Lotus" w:cs="B Lotus"/>
          <w:color w:val="000000" w:themeColor="text1"/>
          <w:sz w:val="20"/>
          <w:szCs w:val="20"/>
        </w:rPr>
        <w:instrText>s</w:instrText>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tl/>
        </w:rPr>
        <w:fldChar w:fldCharType="separate"/>
      </w:r>
      <w:r w:rsidR="002749F0" w:rsidRPr="000F1AAD">
        <w:rPr>
          <w:rFonts w:ascii="B Lotus" w:hAnsi="B Lotus" w:cs="B Lotus"/>
          <w:noProof/>
          <w:color w:val="000000" w:themeColor="text1"/>
          <w:sz w:val="20"/>
          <w:szCs w:val="20"/>
          <w:rtl/>
        </w:rPr>
        <w:t>‏4</w:t>
      </w:r>
      <w:r w:rsidR="002749F0" w:rsidRPr="000F1AAD">
        <w:rPr>
          <w:rFonts w:ascii="B Lotus" w:hAnsi="B Lotus" w:cs="B Lotus"/>
          <w:color w:val="000000" w:themeColor="text1"/>
          <w:sz w:val="20"/>
          <w:szCs w:val="20"/>
          <w:rtl/>
        </w:rPr>
        <w:fldChar w:fldCharType="end"/>
      </w:r>
      <w:del w:id="17112" w:author="Mehrnazi Boojari" w:date="2019-01-15T04:58:00Z">
        <w:r w:rsidR="002749F0" w:rsidRPr="000F1AAD" w:rsidDel="000C47EC">
          <w:rPr>
            <w:rFonts w:ascii="B Lotus" w:hAnsi="B Lotus" w:cs="B Lotus"/>
            <w:color w:val="000000" w:themeColor="text1"/>
            <w:sz w:val="20"/>
            <w:szCs w:val="20"/>
            <w:rtl/>
          </w:rPr>
          <w:delText>.</w:delText>
        </w:r>
      </w:del>
      <w:ins w:id="17113" w:author="Mehrnazi Boojari" w:date="2019-01-15T04:58:00Z">
        <w:r w:rsidR="000C47EC">
          <w:rPr>
            <w:rFonts w:ascii="B Lotus" w:hAnsi="B Lotus" w:cs="B Lotus" w:hint="cs"/>
            <w:color w:val="000000" w:themeColor="text1"/>
            <w:sz w:val="20"/>
            <w:szCs w:val="20"/>
            <w:rtl/>
          </w:rPr>
          <w:t>-</w:t>
        </w:r>
      </w:ins>
      <w:r w:rsidR="002749F0" w:rsidRPr="000F1AAD">
        <w:rPr>
          <w:rFonts w:ascii="B Lotus" w:hAnsi="B Lotus" w:cs="B Lotus"/>
          <w:color w:val="000000" w:themeColor="text1"/>
          <w:sz w:val="20"/>
          <w:szCs w:val="20"/>
          <w:rtl/>
        </w:rPr>
        <w:fldChar w:fldCharType="begin"/>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Pr>
        <w:instrText xml:space="preserve">SEQ </w:instrText>
      </w:r>
      <w:r w:rsidR="002749F0" w:rsidRPr="000F1AAD">
        <w:rPr>
          <w:rFonts w:ascii="B Lotus" w:hAnsi="B Lotus" w:cs="B Lotus"/>
          <w:color w:val="000000" w:themeColor="text1"/>
          <w:sz w:val="20"/>
          <w:szCs w:val="20"/>
          <w:rtl/>
        </w:rPr>
        <w:instrText xml:space="preserve">جدول \* </w:instrText>
      </w:r>
      <w:r w:rsidR="002749F0" w:rsidRPr="000F1AAD">
        <w:rPr>
          <w:rFonts w:ascii="B Lotus" w:hAnsi="B Lotus" w:cs="B Lotus"/>
          <w:color w:val="000000" w:themeColor="text1"/>
          <w:sz w:val="20"/>
          <w:szCs w:val="20"/>
        </w:rPr>
        <w:instrText>ARABIC \s 1</w:instrText>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tl/>
        </w:rPr>
        <w:fldChar w:fldCharType="separate"/>
      </w:r>
      <w:r w:rsidR="002749F0" w:rsidRPr="000F1AAD">
        <w:rPr>
          <w:rFonts w:ascii="B Lotus" w:hAnsi="B Lotus" w:cs="B Lotus"/>
          <w:noProof/>
          <w:color w:val="000000" w:themeColor="text1"/>
          <w:sz w:val="20"/>
          <w:szCs w:val="20"/>
          <w:rtl/>
        </w:rPr>
        <w:t>5</w:t>
      </w:r>
      <w:r w:rsidR="002749F0" w:rsidRPr="000F1AAD">
        <w:rPr>
          <w:rFonts w:ascii="B Lotus" w:hAnsi="B Lotus" w:cs="B Lotus"/>
          <w:color w:val="000000" w:themeColor="text1"/>
          <w:sz w:val="20"/>
          <w:szCs w:val="20"/>
          <w:rtl/>
        </w:rPr>
        <w:fldChar w:fldCharType="end"/>
      </w:r>
      <w:del w:id="17114" w:author="Mehrnazi Boojari" w:date="2019-01-07T10:35:00Z">
        <w:r w:rsidRPr="000F1AAD" w:rsidDel="006C73A5">
          <w:rPr>
            <w:rFonts w:ascii="B Lotus" w:hAnsi="B Lotus" w:cs="B Lotus" w:hint="cs"/>
            <w:color w:val="000000" w:themeColor="text1"/>
            <w:sz w:val="20"/>
            <w:szCs w:val="20"/>
            <w:rtl/>
            <w:lang w:bidi="fa-IR"/>
          </w:rPr>
          <w:delText xml:space="preserve"> : </w:delText>
        </w:r>
      </w:del>
      <w:ins w:id="17115" w:author="Mehrnazi Boojari" w:date="2019-01-07T10:35:00Z">
        <w:r w:rsidR="006C73A5">
          <w:rPr>
            <w:rFonts w:ascii="B Lotus" w:hAnsi="B Lotus" w:cs="B Lotus" w:hint="cs"/>
            <w:color w:val="000000" w:themeColor="text1"/>
            <w:sz w:val="20"/>
            <w:szCs w:val="20"/>
            <w:rtl/>
            <w:lang w:bidi="fa-IR"/>
          </w:rPr>
          <w:t xml:space="preserve">: </w:t>
        </w:r>
      </w:ins>
      <w:r w:rsidRPr="000F1AAD">
        <w:rPr>
          <w:rFonts w:ascii="B Lotus" w:hAnsi="B Lotus" w:cs="B Lotus" w:hint="cs"/>
          <w:color w:val="000000" w:themeColor="text1"/>
          <w:sz w:val="20"/>
          <w:szCs w:val="20"/>
          <w:rtl/>
          <w:lang w:bidi="fa-IR"/>
        </w:rPr>
        <w:t xml:space="preserve">نمایه </w:t>
      </w:r>
      <w:del w:id="17116" w:author="Mehrnazi Boojari" w:date="2019-01-07T09:45:00Z">
        <w:r w:rsidRPr="000F1AAD" w:rsidDel="006F7CCF">
          <w:rPr>
            <w:rFonts w:ascii="B Lotus" w:hAnsi="B Lotus" w:cs="B Lotus" w:hint="cs"/>
            <w:color w:val="000000" w:themeColor="text1"/>
            <w:sz w:val="20"/>
            <w:szCs w:val="20"/>
            <w:rtl/>
            <w:lang w:bidi="fa-IR"/>
          </w:rPr>
          <w:delText>راه حل</w:delText>
        </w:r>
      </w:del>
      <w:ins w:id="17117" w:author="Mehrnazi Boojari" w:date="2019-01-07T09:45:00Z">
        <w:r w:rsidR="006F7CCF">
          <w:rPr>
            <w:rFonts w:ascii="B Lotus" w:hAnsi="B Lotus" w:cs="B Lotus" w:hint="cs"/>
            <w:color w:val="000000" w:themeColor="text1"/>
            <w:sz w:val="20"/>
            <w:szCs w:val="20"/>
            <w:rtl/>
            <w:lang w:bidi="fa-IR"/>
          </w:rPr>
          <w:t>راه‌حل</w:t>
        </w:r>
      </w:ins>
      <w:r w:rsidRPr="000F1AAD">
        <w:rPr>
          <w:rFonts w:ascii="B Lotus" w:hAnsi="B Lotus" w:cs="B Lotus" w:hint="cs"/>
          <w:color w:val="000000" w:themeColor="text1"/>
          <w:sz w:val="20"/>
          <w:szCs w:val="20"/>
          <w:rtl/>
          <w:lang w:bidi="fa-IR"/>
        </w:rPr>
        <w:t xml:space="preserve"> پیشنهادی برای عامل ضعف </w:t>
      </w:r>
      <w:del w:id="17118" w:author="Mehrnazi Boojari" w:date="2019-01-15T04:57:00Z">
        <w:r w:rsidRPr="000F1AAD" w:rsidDel="000C47EC">
          <w:rPr>
            <w:rFonts w:ascii="B Lotus" w:hAnsi="B Lotus" w:cs="B Lotus" w:hint="cs"/>
            <w:color w:val="000000" w:themeColor="text1"/>
            <w:sz w:val="20"/>
            <w:szCs w:val="20"/>
            <w:rtl/>
            <w:lang w:bidi="fa-IR"/>
          </w:rPr>
          <w:delText xml:space="preserve">مهندسین </w:delText>
        </w:r>
      </w:del>
      <w:ins w:id="17119" w:author="Mehrnazi Boojari" w:date="2019-01-15T04:57:00Z">
        <w:r w:rsidR="000C47EC" w:rsidRPr="000F1AAD">
          <w:rPr>
            <w:rFonts w:ascii="B Lotus" w:hAnsi="B Lotus" w:cs="B Lotus" w:hint="cs"/>
            <w:color w:val="000000" w:themeColor="text1"/>
            <w:sz w:val="20"/>
            <w:szCs w:val="20"/>
            <w:rtl/>
            <w:lang w:bidi="fa-IR"/>
          </w:rPr>
          <w:t>مهندس</w:t>
        </w:r>
        <w:r w:rsidR="000C47EC">
          <w:rPr>
            <w:rFonts w:ascii="B Lotus" w:hAnsi="B Lotus" w:cs="B Lotus" w:hint="cs"/>
            <w:color w:val="000000" w:themeColor="text1"/>
            <w:sz w:val="20"/>
            <w:szCs w:val="20"/>
            <w:rtl/>
            <w:lang w:bidi="fa-IR"/>
          </w:rPr>
          <w:t>ا</w:t>
        </w:r>
        <w:r w:rsidR="000C47EC" w:rsidRPr="000F1AAD">
          <w:rPr>
            <w:rFonts w:ascii="B Lotus" w:hAnsi="B Lotus" w:cs="B Lotus" w:hint="cs"/>
            <w:color w:val="000000" w:themeColor="text1"/>
            <w:sz w:val="20"/>
            <w:szCs w:val="20"/>
            <w:rtl/>
            <w:lang w:bidi="fa-IR"/>
          </w:rPr>
          <w:t xml:space="preserve">ن </w:t>
        </w:r>
      </w:ins>
      <w:r w:rsidRPr="000F1AAD">
        <w:rPr>
          <w:rFonts w:ascii="B Lotus" w:hAnsi="B Lotus" w:cs="B Lotus" w:hint="cs"/>
          <w:color w:val="000000" w:themeColor="text1"/>
          <w:sz w:val="20"/>
          <w:szCs w:val="20"/>
          <w:rtl/>
          <w:lang w:bidi="fa-IR"/>
        </w:rPr>
        <w:t>طراح و معمار مسکن روستایی</w:t>
      </w:r>
      <w:bookmarkEnd w:id="17111"/>
    </w:p>
    <w:tbl>
      <w:tblPr>
        <w:tblStyle w:val="PlainTable11"/>
        <w:bidiVisual/>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2CC" w:themeFill="accent4" w:themeFillTint="33"/>
        <w:tblLook w:val="04A0" w:firstRow="1" w:lastRow="0" w:firstColumn="1" w:lastColumn="0" w:noHBand="0" w:noVBand="1"/>
      </w:tblPr>
      <w:tblGrid>
        <w:gridCol w:w="863"/>
        <w:gridCol w:w="1981"/>
        <w:gridCol w:w="991"/>
        <w:gridCol w:w="2008"/>
        <w:gridCol w:w="1406"/>
        <w:gridCol w:w="1417"/>
        <w:gridCol w:w="2124"/>
      </w:tblGrid>
      <w:tr w:rsidR="00EA6F4D" w:rsidRPr="00EA6F4D" w14:paraId="475C57C6" w14:textId="77777777" w:rsidTr="00550EF3">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auto"/>
            <w:vAlign w:val="center"/>
          </w:tcPr>
          <w:p w14:paraId="53CC0706" w14:textId="77777777" w:rsidR="00EA6F4D" w:rsidRPr="000F1AAD" w:rsidRDefault="00EA6F4D" w:rsidP="00EA6F4D">
            <w:pPr>
              <w:bidi/>
              <w:jc w:val="center"/>
              <w:rPr>
                <w:rFonts w:ascii="B Lotus" w:hAnsi="B Lotus" w:cs="B Lotus"/>
                <w:sz w:val="20"/>
                <w:szCs w:val="20"/>
                <w:rtl/>
                <w:lang w:bidi="fa-IR"/>
              </w:rPr>
            </w:pPr>
            <w:r w:rsidRPr="000F1AAD">
              <w:rPr>
                <w:rFonts w:ascii="B Lotus" w:hAnsi="B Lotus" w:cs="B Lotus" w:hint="cs"/>
                <w:sz w:val="20"/>
                <w:szCs w:val="20"/>
                <w:rtl/>
                <w:lang w:bidi="fa-IR"/>
              </w:rPr>
              <w:t>حوزه</w:t>
            </w:r>
          </w:p>
        </w:tc>
        <w:tc>
          <w:tcPr>
            <w:tcW w:w="1984" w:type="dxa"/>
            <w:vMerge w:val="restart"/>
            <w:shd w:val="clear" w:color="auto" w:fill="auto"/>
            <w:vAlign w:val="center"/>
          </w:tcPr>
          <w:p w14:paraId="55364480"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راهبرد پیشنهادی</w:t>
            </w:r>
          </w:p>
        </w:tc>
        <w:tc>
          <w:tcPr>
            <w:tcW w:w="992" w:type="dxa"/>
            <w:vMerge w:val="restart"/>
            <w:shd w:val="clear" w:color="auto" w:fill="auto"/>
            <w:vAlign w:val="center"/>
          </w:tcPr>
          <w:p w14:paraId="1DEEBBBE"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دستگاه مسئول</w:t>
            </w:r>
          </w:p>
        </w:tc>
        <w:tc>
          <w:tcPr>
            <w:tcW w:w="2011" w:type="dxa"/>
            <w:vMerge w:val="restart"/>
            <w:shd w:val="clear" w:color="auto" w:fill="auto"/>
            <w:vAlign w:val="center"/>
          </w:tcPr>
          <w:p w14:paraId="6AA5284F"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دستگاه همکار</w:t>
            </w:r>
          </w:p>
        </w:tc>
        <w:tc>
          <w:tcPr>
            <w:tcW w:w="1408" w:type="dxa"/>
            <w:vMerge w:val="restart"/>
            <w:shd w:val="clear" w:color="auto" w:fill="auto"/>
          </w:tcPr>
          <w:p w14:paraId="5D08590E"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 xml:space="preserve">ساختار همکار در قرارگاه پیشرفت و آبادانی </w:t>
            </w:r>
          </w:p>
        </w:tc>
        <w:tc>
          <w:tcPr>
            <w:tcW w:w="3544" w:type="dxa"/>
            <w:gridSpan w:val="2"/>
            <w:shd w:val="clear" w:color="auto" w:fill="auto"/>
            <w:vAlign w:val="center"/>
          </w:tcPr>
          <w:p w14:paraId="244D5FAE" w14:textId="77777777" w:rsidR="00EA6F4D" w:rsidRPr="000F1AAD"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20"/>
                <w:szCs w:val="20"/>
                <w:rtl/>
                <w:lang w:bidi="fa-IR"/>
              </w:rPr>
            </w:pPr>
            <w:r w:rsidRPr="000F1AAD">
              <w:rPr>
                <w:rFonts w:ascii="B Lotus" w:hAnsi="B Lotus" w:cs="B Lotus" w:hint="cs"/>
                <w:sz w:val="20"/>
                <w:szCs w:val="20"/>
                <w:rtl/>
                <w:lang w:bidi="fa-IR"/>
              </w:rPr>
              <w:t>نظام قوانین</w:t>
            </w:r>
          </w:p>
        </w:tc>
      </w:tr>
      <w:tr w:rsidR="00EA6F4D" w:rsidRPr="00EA6F4D" w14:paraId="5C3731E2" w14:textId="77777777" w:rsidTr="00550EF3">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vAlign w:val="center"/>
          </w:tcPr>
          <w:p w14:paraId="3CA01E4C" w14:textId="77777777" w:rsidR="00EA6F4D" w:rsidRPr="000F1AAD" w:rsidRDefault="00EA6F4D" w:rsidP="00EA6F4D">
            <w:pPr>
              <w:bidi/>
              <w:jc w:val="center"/>
              <w:rPr>
                <w:rFonts w:ascii="B Lotus" w:hAnsi="B Lotus" w:cs="B Lotus"/>
                <w:sz w:val="20"/>
                <w:szCs w:val="20"/>
                <w:rtl/>
                <w:lang w:bidi="fa-IR"/>
              </w:rPr>
            </w:pPr>
          </w:p>
        </w:tc>
        <w:tc>
          <w:tcPr>
            <w:tcW w:w="1984" w:type="dxa"/>
            <w:vMerge/>
            <w:shd w:val="clear" w:color="auto" w:fill="auto"/>
            <w:vAlign w:val="center"/>
          </w:tcPr>
          <w:p w14:paraId="65B71B81"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992" w:type="dxa"/>
            <w:vMerge/>
            <w:shd w:val="clear" w:color="auto" w:fill="auto"/>
            <w:vAlign w:val="center"/>
          </w:tcPr>
          <w:p w14:paraId="3CA71229"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2011" w:type="dxa"/>
            <w:vMerge/>
            <w:shd w:val="clear" w:color="auto" w:fill="auto"/>
            <w:vAlign w:val="center"/>
          </w:tcPr>
          <w:p w14:paraId="707070C1"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1408" w:type="dxa"/>
            <w:vMerge/>
            <w:shd w:val="clear" w:color="auto" w:fill="auto"/>
          </w:tcPr>
          <w:p w14:paraId="24A28F5B"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p>
        </w:tc>
        <w:tc>
          <w:tcPr>
            <w:tcW w:w="1418" w:type="dxa"/>
            <w:shd w:val="clear" w:color="auto" w:fill="auto"/>
            <w:vAlign w:val="center"/>
          </w:tcPr>
          <w:p w14:paraId="0B6257A0"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r w:rsidRPr="000F1AAD">
              <w:rPr>
                <w:rFonts w:ascii="B Lotus" w:hAnsi="B Lotus" w:cs="B Lotus" w:hint="cs"/>
                <w:b/>
                <w:bCs/>
                <w:sz w:val="20"/>
                <w:szCs w:val="20"/>
                <w:rtl/>
                <w:lang w:bidi="fa-IR"/>
              </w:rPr>
              <w:t>عنوان</w:t>
            </w:r>
          </w:p>
        </w:tc>
        <w:tc>
          <w:tcPr>
            <w:tcW w:w="2126" w:type="dxa"/>
            <w:shd w:val="clear" w:color="auto" w:fill="auto"/>
            <w:vAlign w:val="center"/>
          </w:tcPr>
          <w:p w14:paraId="56C84621"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b/>
                <w:bCs/>
                <w:sz w:val="20"/>
                <w:szCs w:val="20"/>
                <w:rtl/>
                <w:lang w:bidi="fa-IR"/>
              </w:rPr>
            </w:pPr>
            <w:r w:rsidRPr="000F1AAD">
              <w:rPr>
                <w:rFonts w:ascii="B Lotus" w:hAnsi="B Lotus" w:cs="B Lotus" w:hint="cs"/>
                <w:b/>
                <w:bCs/>
                <w:sz w:val="20"/>
                <w:szCs w:val="20"/>
                <w:rtl/>
                <w:lang w:bidi="fa-IR"/>
              </w:rPr>
              <w:t>مفاد</w:t>
            </w:r>
          </w:p>
        </w:tc>
      </w:tr>
      <w:tr w:rsidR="00EA6F4D" w:rsidRPr="00EA6F4D" w14:paraId="37E52289"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FFF2CC" w:themeFill="accent4" w:themeFillTint="33"/>
            <w:vAlign w:val="center"/>
          </w:tcPr>
          <w:p w14:paraId="4C819965" w14:textId="77777777" w:rsidR="00EA6F4D" w:rsidRPr="000F1AAD" w:rsidRDefault="00EA6F4D" w:rsidP="00EA6F4D">
            <w:pPr>
              <w:bidi/>
              <w:jc w:val="center"/>
              <w:rPr>
                <w:rFonts w:ascii="B Lotus" w:hAnsi="B Lotus" w:cs="B Lotus"/>
                <w:sz w:val="16"/>
                <w:szCs w:val="16"/>
                <w:rtl/>
                <w:lang w:bidi="fa-IR"/>
              </w:rPr>
            </w:pPr>
            <w:del w:id="17120" w:author="Mehrnazi Boojari" w:date="2019-01-07T10:46:00Z">
              <w:r w:rsidRPr="000F1AAD" w:rsidDel="006A1F1D">
                <w:rPr>
                  <w:rFonts w:ascii="B Lotus" w:hAnsi="B Lotus" w:cs="B Lotus" w:hint="cs"/>
                  <w:sz w:val="16"/>
                  <w:szCs w:val="16"/>
                  <w:rtl/>
                  <w:lang w:bidi="fa-IR"/>
                </w:rPr>
                <w:delText>اجرائی</w:delText>
              </w:r>
            </w:del>
            <w:ins w:id="17121" w:author="Mehrnazi Boojari" w:date="2019-01-07T10:46:00Z">
              <w:r w:rsidR="006A1F1D">
                <w:rPr>
                  <w:rFonts w:ascii="B Lotus" w:hAnsi="B Lotus" w:cs="B Lotus" w:hint="cs"/>
                  <w:sz w:val="16"/>
                  <w:szCs w:val="16"/>
                  <w:rtl/>
                  <w:lang w:bidi="fa-IR"/>
                </w:rPr>
                <w:t>اجرایی</w:t>
              </w:r>
            </w:ins>
            <w:r w:rsidRPr="000F1AAD">
              <w:rPr>
                <w:rFonts w:ascii="B Lotus" w:hAnsi="B Lotus" w:cs="B Lotus" w:hint="cs"/>
                <w:sz w:val="16"/>
                <w:szCs w:val="16"/>
                <w:rtl/>
                <w:lang w:bidi="fa-IR"/>
              </w:rPr>
              <w:t xml:space="preserve"> </w:t>
            </w:r>
          </w:p>
        </w:tc>
        <w:tc>
          <w:tcPr>
            <w:tcW w:w="1984" w:type="dxa"/>
            <w:vMerge w:val="restart"/>
            <w:shd w:val="clear" w:color="auto" w:fill="FFF2CC" w:themeFill="accent4" w:themeFillTint="33"/>
            <w:vAlign w:val="center"/>
          </w:tcPr>
          <w:p w14:paraId="22E69FEB"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ارتقا</w:t>
            </w:r>
            <w:ins w:id="17122" w:author="Mehrnazi Boojari" w:date="2019-01-15T04:58:00Z">
              <w:r w:rsidR="000C47EC">
                <w:rPr>
                  <w:rFonts w:ascii="B Lotus" w:hAnsi="B Lotus" w:cs="B Lotus" w:hint="cs"/>
                  <w:sz w:val="18"/>
                  <w:szCs w:val="18"/>
                  <w:rtl/>
                  <w:lang w:bidi="fa-IR"/>
                </w:rPr>
                <w:t>ی</w:t>
              </w:r>
            </w:ins>
            <w:r w:rsidRPr="000F1AAD">
              <w:rPr>
                <w:rFonts w:ascii="B Lotus" w:hAnsi="B Lotus" w:cs="B Lotus" w:hint="cs"/>
                <w:sz w:val="18"/>
                <w:szCs w:val="18"/>
                <w:rtl/>
                <w:lang w:bidi="fa-IR"/>
              </w:rPr>
              <w:t xml:space="preserve"> سطح دانش و توانمندی دفاتر فنی با</w:t>
            </w:r>
            <w:del w:id="17123" w:author="Mehrnazi Boojari" w:date="2019-01-08T01:32:00Z">
              <w:r w:rsidRPr="000F1AAD" w:rsidDel="00952B49">
                <w:rPr>
                  <w:rFonts w:ascii="B Lotus" w:hAnsi="B Lotus" w:cs="B Lotus" w:hint="cs"/>
                  <w:sz w:val="18"/>
                  <w:szCs w:val="18"/>
                  <w:rtl/>
                  <w:lang w:bidi="fa-IR"/>
                </w:rPr>
                <w:delText xml:space="preserve"> :</w:delText>
              </w:r>
            </w:del>
          </w:p>
          <w:p w14:paraId="0491C740"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برگزاری دوره</w:t>
            </w:r>
            <w:del w:id="17124" w:author="Mehrnazi Boojari" w:date="2019-01-07T09:46:00Z">
              <w:r w:rsidRPr="000F1AAD" w:rsidDel="006F7CCF">
                <w:rPr>
                  <w:rFonts w:ascii="B Lotus" w:hAnsi="B Lotus" w:cs="B Lotus" w:hint="cs"/>
                  <w:sz w:val="18"/>
                  <w:szCs w:val="18"/>
                  <w:rtl/>
                  <w:lang w:bidi="fa-IR"/>
                </w:rPr>
                <w:delText xml:space="preserve"> های </w:delText>
              </w:r>
            </w:del>
            <w:ins w:id="17125" w:author="Mehrnazi Boojari" w:date="2019-01-07T09:46:00Z">
              <w:r w:rsidR="006F7CCF">
                <w:rPr>
                  <w:rFonts w:ascii="B Lotus" w:hAnsi="B Lotus" w:cs="B Lotus" w:hint="cs"/>
                  <w:sz w:val="18"/>
                  <w:szCs w:val="18"/>
                  <w:rtl/>
                  <w:lang w:bidi="fa-IR"/>
                </w:rPr>
                <w:t>‌</w:t>
              </w:r>
            </w:ins>
            <w:ins w:id="17126" w:author="Mehrnazi Boojari" w:date="2019-01-15T04:58:00Z">
              <w:r w:rsidR="000C47EC">
                <w:rPr>
                  <w:rFonts w:ascii="B Lotus" w:hAnsi="B Lotus" w:cs="B Nazanin" w:hint="cs"/>
                  <w:sz w:val="18"/>
                  <w:szCs w:val="18"/>
                  <w:rtl/>
                  <w:lang w:bidi="fa-IR"/>
                </w:rPr>
                <w:t>‌</w:t>
              </w:r>
            </w:ins>
            <w:ins w:id="17127" w:author="Mehrnazi Boojari" w:date="2019-01-07T09:46:00Z">
              <w:r w:rsidR="006F7CCF">
                <w:rPr>
                  <w:rFonts w:ascii="B Lotus" w:hAnsi="B Lotus" w:cs="B Lotus" w:hint="cs"/>
                  <w:sz w:val="18"/>
                  <w:szCs w:val="18"/>
                  <w:rtl/>
                  <w:lang w:bidi="fa-IR"/>
                </w:rPr>
                <w:t xml:space="preserve">های </w:t>
              </w:r>
            </w:ins>
            <w:r w:rsidRPr="000F1AAD">
              <w:rPr>
                <w:rFonts w:ascii="B Lotus" w:hAnsi="B Lotus" w:cs="B Lotus" w:hint="cs"/>
                <w:sz w:val="18"/>
                <w:szCs w:val="18"/>
                <w:rtl/>
                <w:lang w:bidi="fa-IR"/>
              </w:rPr>
              <w:t xml:space="preserve">آموزشی </w:t>
            </w:r>
          </w:p>
          <w:p w14:paraId="6795A3A9"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افزایش مشوق</w:t>
            </w:r>
            <w:del w:id="17128" w:author="Mehrnazi Boojari" w:date="2019-01-07T09:46:00Z">
              <w:r w:rsidRPr="000F1AAD" w:rsidDel="006F7CCF">
                <w:rPr>
                  <w:rFonts w:ascii="B Lotus" w:hAnsi="B Lotus" w:cs="B Lotus" w:hint="cs"/>
                  <w:sz w:val="18"/>
                  <w:szCs w:val="18"/>
                  <w:rtl/>
                  <w:lang w:bidi="fa-IR"/>
                </w:rPr>
                <w:delText xml:space="preserve"> های </w:delText>
              </w:r>
            </w:del>
            <w:ins w:id="17129" w:author="Mehrnazi Boojari" w:date="2019-01-07T09:46:00Z">
              <w:r w:rsidR="006F7CCF">
                <w:rPr>
                  <w:rFonts w:ascii="B Lotus" w:hAnsi="B Lotus" w:cs="B Lotus" w:hint="cs"/>
                  <w:sz w:val="18"/>
                  <w:szCs w:val="18"/>
                  <w:rtl/>
                  <w:lang w:bidi="fa-IR"/>
                </w:rPr>
                <w:t xml:space="preserve">‌های </w:t>
              </w:r>
            </w:ins>
            <w:r w:rsidRPr="000F1AAD">
              <w:rPr>
                <w:rFonts w:ascii="B Lotus" w:hAnsi="B Lotus" w:cs="B Lotus" w:hint="cs"/>
                <w:sz w:val="18"/>
                <w:szCs w:val="18"/>
                <w:rtl/>
                <w:lang w:bidi="fa-IR"/>
              </w:rPr>
              <w:t>انگیزشی</w:t>
            </w:r>
          </w:p>
          <w:p w14:paraId="72B47A2F"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تغییر در شاخص</w:t>
            </w:r>
            <w:del w:id="17130" w:author="Mehrnazi Boojari" w:date="2019-01-07T09:46:00Z">
              <w:r w:rsidRPr="000F1AAD" w:rsidDel="006F7CCF">
                <w:rPr>
                  <w:rFonts w:ascii="B Lotus" w:hAnsi="B Lotus" w:cs="B Lotus" w:hint="cs"/>
                  <w:sz w:val="18"/>
                  <w:szCs w:val="18"/>
                  <w:rtl/>
                  <w:lang w:bidi="fa-IR"/>
                </w:rPr>
                <w:delText xml:space="preserve"> های </w:delText>
              </w:r>
            </w:del>
            <w:ins w:id="17131" w:author="Mehrnazi Boojari" w:date="2019-01-07T09:46:00Z">
              <w:r w:rsidR="006F7CCF">
                <w:rPr>
                  <w:rFonts w:ascii="B Lotus" w:hAnsi="B Lotus" w:cs="B Lotus" w:hint="cs"/>
                  <w:sz w:val="18"/>
                  <w:szCs w:val="18"/>
                  <w:rtl/>
                  <w:lang w:bidi="fa-IR"/>
                </w:rPr>
                <w:t xml:space="preserve">‌های </w:t>
              </w:r>
            </w:ins>
            <w:r w:rsidRPr="000F1AAD">
              <w:rPr>
                <w:rFonts w:ascii="B Lotus" w:hAnsi="B Lotus" w:cs="B Lotus" w:hint="cs"/>
                <w:sz w:val="18"/>
                <w:szCs w:val="18"/>
                <w:rtl/>
                <w:lang w:bidi="fa-IR"/>
              </w:rPr>
              <w:t xml:space="preserve">انتخاب و صدور پروانه دفاتر فنی </w:t>
            </w:r>
          </w:p>
          <w:p w14:paraId="10C05D94"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 xml:space="preserve">نظارت و کنترل </w:t>
            </w:r>
          </w:p>
        </w:tc>
        <w:tc>
          <w:tcPr>
            <w:tcW w:w="992" w:type="dxa"/>
            <w:vMerge w:val="restart"/>
            <w:shd w:val="clear" w:color="auto" w:fill="FFF2CC" w:themeFill="accent4" w:themeFillTint="33"/>
            <w:vAlign w:val="center"/>
          </w:tcPr>
          <w:p w14:paraId="3ED2BE06"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بنیاد مسکن</w:t>
            </w:r>
          </w:p>
        </w:tc>
        <w:tc>
          <w:tcPr>
            <w:tcW w:w="2011" w:type="dxa"/>
            <w:vMerge w:val="restart"/>
            <w:shd w:val="clear" w:color="auto" w:fill="FFF2CC" w:themeFill="accent4" w:themeFillTint="33"/>
            <w:vAlign w:val="center"/>
          </w:tcPr>
          <w:p w14:paraId="35D0BC0E"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 xml:space="preserve">وزارت راه و شهرسازی </w:t>
            </w:r>
          </w:p>
          <w:p w14:paraId="23CB30B1"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سازمان نظام مهندسی ساختمان</w:t>
            </w:r>
          </w:p>
          <w:p w14:paraId="4517B457" w14:textId="77777777" w:rsidR="00EA6F4D" w:rsidRPr="000F1AAD" w:rsidRDefault="00EA6F4D" w:rsidP="000C47EC">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مراکز فنی حرفه</w:t>
            </w:r>
            <w:ins w:id="17132" w:author="Mehrnazi Boojari" w:date="2019-01-15T04:58:00Z">
              <w:r w:rsidR="000C47EC">
                <w:rPr>
                  <w:rFonts w:ascii="B Lotus" w:hAnsi="B Lotus" w:cs="B Nazanin" w:hint="cs"/>
                  <w:sz w:val="18"/>
                  <w:szCs w:val="18"/>
                  <w:rtl/>
                  <w:lang w:bidi="fa-IR"/>
                </w:rPr>
                <w:t>‌</w:t>
              </w:r>
            </w:ins>
            <w:del w:id="17133" w:author="Mehrnazi Boojari" w:date="2019-01-15T04:58:00Z">
              <w:r w:rsidRPr="000F1AAD" w:rsidDel="000C47EC">
                <w:rPr>
                  <w:rFonts w:ascii="B Lotus" w:hAnsi="B Lotus" w:cs="B Lotus" w:hint="cs"/>
                  <w:sz w:val="18"/>
                  <w:szCs w:val="18"/>
                  <w:rtl/>
                  <w:lang w:bidi="fa-IR"/>
                </w:rPr>
                <w:delText xml:space="preserve"> </w:delText>
              </w:r>
            </w:del>
            <w:r w:rsidRPr="000F1AAD">
              <w:rPr>
                <w:rFonts w:ascii="B Lotus" w:hAnsi="B Lotus" w:cs="B Lotus" w:hint="cs"/>
                <w:sz w:val="18"/>
                <w:szCs w:val="18"/>
                <w:rtl/>
                <w:lang w:bidi="fa-IR"/>
              </w:rPr>
              <w:t>ای</w:t>
            </w:r>
          </w:p>
          <w:p w14:paraId="396E56BB"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0F1AAD">
              <w:rPr>
                <w:rFonts w:ascii="B Lotus" w:hAnsi="B Lotus" w:cs="B Lotus" w:hint="cs"/>
                <w:sz w:val="18"/>
                <w:szCs w:val="18"/>
                <w:rtl/>
                <w:lang w:bidi="fa-IR"/>
              </w:rPr>
              <w:t>دانشکده</w:t>
            </w:r>
            <w:del w:id="17134" w:author="Mehrnazi Boojari" w:date="2019-01-07T09:46:00Z">
              <w:r w:rsidRPr="000F1AAD" w:rsidDel="006F7CCF">
                <w:rPr>
                  <w:rFonts w:ascii="B Lotus" w:hAnsi="B Lotus" w:cs="B Lotus" w:hint="cs"/>
                  <w:sz w:val="18"/>
                  <w:szCs w:val="18"/>
                  <w:rtl/>
                  <w:lang w:bidi="fa-IR"/>
                </w:rPr>
                <w:delText xml:space="preserve"> های </w:delText>
              </w:r>
            </w:del>
            <w:ins w:id="17135" w:author="Mehrnazi Boojari" w:date="2019-01-07T09:46:00Z">
              <w:r w:rsidR="006F7CCF">
                <w:rPr>
                  <w:rFonts w:ascii="B Lotus" w:hAnsi="B Lotus" w:cs="B Lotus" w:hint="cs"/>
                  <w:sz w:val="18"/>
                  <w:szCs w:val="18"/>
                  <w:rtl/>
                  <w:lang w:bidi="fa-IR"/>
                </w:rPr>
                <w:t xml:space="preserve">‌های </w:t>
              </w:r>
            </w:ins>
            <w:r w:rsidRPr="000F1AAD">
              <w:rPr>
                <w:rFonts w:ascii="B Lotus" w:hAnsi="B Lotus" w:cs="B Lotus" w:hint="cs"/>
                <w:sz w:val="18"/>
                <w:szCs w:val="18"/>
                <w:rtl/>
                <w:lang w:bidi="fa-IR"/>
              </w:rPr>
              <w:t>حوزه معماری و مهندسی</w:t>
            </w:r>
          </w:p>
        </w:tc>
        <w:tc>
          <w:tcPr>
            <w:tcW w:w="1408" w:type="dxa"/>
            <w:vMerge w:val="restart"/>
            <w:shd w:val="clear" w:color="auto" w:fill="FFF2CC" w:themeFill="accent4" w:themeFillTint="33"/>
            <w:vAlign w:val="center"/>
          </w:tcPr>
          <w:p w14:paraId="590217B4"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r w:rsidRPr="000F1AAD">
              <w:rPr>
                <w:rFonts w:ascii="B Lotus" w:hAnsi="B Lotus" w:cs="B Lotus" w:hint="cs"/>
                <w:sz w:val="18"/>
                <w:szCs w:val="18"/>
                <w:rtl/>
              </w:rPr>
              <w:t>معاونت زیرساخت و عمران</w:t>
            </w:r>
          </w:p>
          <w:p w14:paraId="40543114" w14:textId="77777777" w:rsidR="00EA6F4D" w:rsidRPr="000F1AAD" w:rsidRDefault="00EA6F4D" w:rsidP="00EA6F4D">
            <w:pPr>
              <w:bidi/>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p>
        </w:tc>
        <w:tc>
          <w:tcPr>
            <w:tcW w:w="1418" w:type="dxa"/>
            <w:shd w:val="clear" w:color="auto" w:fill="FFF2CC" w:themeFill="accent4" w:themeFillTint="33"/>
            <w:vAlign w:val="center"/>
          </w:tcPr>
          <w:p w14:paraId="78EB9A30" w14:textId="77777777" w:rsidR="00EA6F4D" w:rsidRPr="000F1AAD" w:rsidRDefault="00EA6F4D" w:rsidP="000C47EC">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7136" w:author="Mehrnazi Boojari" w:date="2019-01-15T04:59:00Z">
              <w:r w:rsidRPr="000F1AAD" w:rsidDel="000C47EC">
                <w:rPr>
                  <w:rFonts w:ascii="B Lotus" w:hAnsi="B Lotus" w:cs="B Lotus"/>
                  <w:sz w:val="16"/>
                  <w:szCs w:val="16"/>
                  <w:rtl/>
                </w:rPr>
                <w:delText xml:space="preserve">تبصره </w:delText>
              </w:r>
            </w:del>
            <w:ins w:id="17137" w:author="Mehrnazi Boojari" w:date="2019-01-15T04:59:00Z">
              <w:r w:rsidR="000C47EC" w:rsidRPr="000F1AAD">
                <w:rPr>
                  <w:rFonts w:ascii="B Lotus" w:hAnsi="B Lotus" w:cs="B Lotus"/>
                  <w:sz w:val="16"/>
                  <w:szCs w:val="16"/>
                  <w:rtl/>
                </w:rPr>
                <w:t>تبصر</w:t>
              </w:r>
              <w:r w:rsidR="000C47EC">
                <w:rPr>
                  <w:rFonts w:ascii="B Lotus" w:hAnsi="B Lotus" w:cs="B Lotus" w:hint="cs"/>
                  <w:sz w:val="16"/>
                  <w:szCs w:val="16"/>
                  <w:rtl/>
                </w:rPr>
                <w:t>ۀ</w:t>
              </w:r>
              <w:r w:rsidR="000C47EC" w:rsidRPr="000F1AAD">
                <w:rPr>
                  <w:rFonts w:ascii="B Lotus" w:hAnsi="B Lotus" w:cs="B Lotus"/>
                  <w:sz w:val="16"/>
                  <w:szCs w:val="16"/>
                  <w:rtl/>
                </w:rPr>
                <w:t xml:space="preserve"> </w:t>
              </w:r>
            </w:ins>
            <w:r w:rsidRPr="000F1AAD">
              <w:rPr>
                <w:rFonts w:ascii="B Lotus" w:hAnsi="B Lotus" w:cs="B Lotus"/>
                <w:sz w:val="16"/>
                <w:szCs w:val="16"/>
                <w:rtl/>
              </w:rPr>
              <w:t xml:space="preserve">3 </w:t>
            </w:r>
            <w:del w:id="17138" w:author="Mehrnazi Boojari" w:date="2019-01-15T04:59:00Z">
              <w:r w:rsidRPr="000F1AAD" w:rsidDel="000C47EC">
                <w:rPr>
                  <w:rFonts w:ascii="B Lotus" w:hAnsi="B Lotus" w:cs="B Lotus" w:hint="cs"/>
                  <w:sz w:val="16"/>
                  <w:szCs w:val="16"/>
                  <w:rtl/>
                </w:rPr>
                <w:delText xml:space="preserve">ماده </w:delText>
              </w:r>
            </w:del>
            <w:ins w:id="17139" w:author="Mehrnazi Boojari" w:date="2019-01-15T04:59:00Z">
              <w:r w:rsidR="000C47EC" w:rsidRPr="000F1AAD">
                <w:rPr>
                  <w:rFonts w:ascii="B Lotus" w:hAnsi="B Lotus" w:cs="B Lotus" w:hint="cs"/>
                  <w:sz w:val="16"/>
                  <w:szCs w:val="16"/>
                  <w:rtl/>
                </w:rPr>
                <w:t>ماد</w:t>
              </w:r>
              <w:r w:rsidR="000C47EC">
                <w:rPr>
                  <w:rFonts w:ascii="B Lotus" w:hAnsi="B Lotus" w:cs="B Lotus" w:hint="cs"/>
                  <w:sz w:val="16"/>
                  <w:szCs w:val="16"/>
                  <w:rtl/>
                </w:rPr>
                <w:t>ۀ</w:t>
              </w:r>
              <w:r w:rsidR="000C47EC" w:rsidRPr="000F1AAD">
                <w:rPr>
                  <w:rFonts w:ascii="B Lotus" w:hAnsi="B Lotus" w:cs="B Lotus" w:hint="cs"/>
                  <w:sz w:val="16"/>
                  <w:szCs w:val="16"/>
                  <w:rtl/>
                </w:rPr>
                <w:t xml:space="preserve"> </w:t>
              </w:r>
            </w:ins>
            <w:r w:rsidRPr="000F1AAD">
              <w:rPr>
                <w:rFonts w:ascii="B Lotus" w:hAnsi="B Lotus" w:cs="B Lotus" w:hint="cs"/>
                <w:sz w:val="16"/>
                <w:szCs w:val="16"/>
                <w:rtl/>
              </w:rPr>
              <w:t>2</w:t>
            </w:r>
            <w:del w:id="17140" w:author="Mehrnazi Boojari" w:date="2019-01-07T10:35:00Z">
              <w:r w:rsidRPr="000F1AAD" w:rsidDel="006C73A5">
                <w:rPr>
                  <w:rFonts w:ascii="B Lotus" w:hAnsi="B Lotus" w:cs="B Lotus" w:hint="cs"/>
                  <w:sz w:val="16"/>
                  <w:szCs w:val="16"/>
                  <w:rtl/>
                </w:rPr>
                <w:delText xml:space="preserve"> : </w:delText>
              </w:r>
            </w:del>
            <w:ins w:id="17141" w:author="Mehrnazi Boojari" w:date="2019-01-07T10:35:00Z">
              <w:r w:rsidR="006C73A5">
                <w:rPr>
                  <w:rFonts w:ascii="B Lotus" w:hAnsi="B Lotus" w:cs="B Lotus" w:hint="cs"/>
                  <w:sz w:val="16"/>
                  <w:szCs w:val="16"/>
                  <w:rtl/>
                </w:rPr>
                <w:t xml:space="preserve">: </w:t>
              </w:r>
            </w:ins>
            <w:r w:rsidRPr="000F1AAD">
              <w:rPr>
                <w:rFonts w:ascii="B Lotus" w:hAnsi="B Lotus" w:cs="B Lotus" w:hint="cs"/>
                <w:sz w:val="16"/>
                <w:szCs w:val="16"/>
                <w:rtl/>
              </w:rPr>
              <w:t>د</w:t>
            </w:r>
            <w:r w:rsidRPr="000F1AAD">
              <w:rPr>
                <w:rFonts w:ascii="B Lotus" w:hAnsi="B Lotus" w:cs="B Lotus"/>
                <w:sz w:val="16"/>
                <w:szCs w:val="16"/>
                <w:rtl/>
              </w:rPr>
              <w:t>ستورالعمل اجرايي پرداخت تسهيلات بهسازي و نوسازي مسكن روستايي</w:t>
            </w:r>
          </w:p>
        </w:tc>
        <w:tc>
          <w:tcPr>
            <w:tcW w:w="2126" w:type="dxa"/>
            <w:shd w:val="clear" w:color="auto" w:fill="FFF2CC" w:themeFill="accent4" w:themeFillTint="33"/>
            <w:vAlign w:val="center"/>
          </w:tcPr>
          <w:p w14:paraId="0187200C" w14:textId="77777777" w:rsidR="00EA6F4D" w:rsidRPr="000F1AAD" w:rsidRDefault="00EA6F4D" w:rsidP="000C47EC">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0F1AAD">
              <w:rPr>
                <w:rFonts w:ascii="B Lotus" w:hAnsi="B Lotus" w:cs="B Lotus"/>
                <w:sz w:val="16"/>
                <w:szCs w:val="16"/>
                <w:rtl/>
              </w:rPr>
              <w:t>نحوه پرداخت اقساط تسهيلات</w:t>
            </w:r>
            <w:del w:id="17142" w:author="Mehrnazi Boojari" w:date="2019-01-07T09:47:00Z">
              <w:r w:rsidRPr="000F1AAD" w:rsidDel="006F7CCF">
                <w:rPr>
                  <w:rFonts w:ascii="B Lotus" w:hAnsi="B Lotus" w:cs="B Lotus"/>
                  <w:sz w:val="16"/>
                  <w:szCs w:val="16"/>
                  <w:rtl/>
                </w:rPr>
                <w:delText xml:space="preserve"> ،</w:delText>
              </w:r>
            </w:del>
            <w:ins w:id="17143" w:author="Mehrnazi Boojari" w:date="2019-01-07T09:47:00Z">
              <w:r w:rsidR="006F7CCF">
                <w:rPr>
                  <w:rFonts w:ascii="B Lotus" w:hAnsi="B Lotus" w:cs="B Lotus"/>
                  <w:sz w:val="16"/>
                  <w:szCs w:val="16"/>
                  <w:rtl/>
                </w:rPr>
                <w:t>،</w:t>
              </w:r>
            </w:ins>
            <w:r w:rsidRPr="000F1AAD">
              <w:rPr>
                <w:rFonts w:ascii="B Lotus" w:hAnsi="B Lotus" w:cs="B Lotus"/>
                <w:sz w:val="16"/>
                <w:szCs w:val="16"/>
                <w:rtl/>
              </w:rPr>
              <w:t xml:space="preserve"> بنا به درخواست و تمايل متقاضي در دوره</w:t>
            </w:r>
            <w:ins w:id="17144" w:author="Mehrnazi Boojari" w:date="2019-01-15T04:59:00Z">
              <w:r w:rsidR="000C47EC">
                <w:rPr>
                  <w:rFonts w:ascii="B Lotus" w:hAnsi="B Lotus" w:cs="B Nazanin" w:hint="cs"/>
                  <w:sz w:val="16"/>
                  <w:szCs w:val="16"/>
                  <w:rtl/>
                </w:rPr>
                <w:t>‌</w:t>
              </w:r>
            </w:ins>
            <w:del w:id="17145" w:author="Mehrnazi Boojari" w:date="2019-01-15T04:59:00Z">
              <w:r w:rsidRPr="000F1AAD" w:rsidDel="000C47EC">
                <w:rPr>
                  <w:rFonts w:ascii="B Lotus" w:hAnsi="B Lotus" w:cs="B Lotus"/>
                  <w:sz w:val="16"/>
                  <w:szCs w:val="16"/>
                  <w:rtl/>
                </w:rPr>
                <w:delText xml:space="preserve"> </w:delText>
              </w:r>
            </w:del>
            <w:r w:rsidRPr="000F1AAD">
              <w:rPr>
                <w:rFonts w:ascii="B Lotus" w:hAnsi="B Lotus" w:cs="B Lotus"/>
                <w:sz w:val="16"/>
                <w:szCs w:val="16"/>
                <w:rtl/>
              </w:rPr>
              <w:t>هاي يك</w:t>
            </w:r>
            <w:ins w:id="17146" w:author="Mehrnazi Boojari" w:date="2019-01-15T04:59:00Z">
              <w:r w:rsidR="000C47EC">
                <w:rPr>
                  <w:rFonts w:ascii="B Lotus" w:hAnsi="B Lotus" w:cs="B Nazanin" w:hint="cs"/>
                  <w:sz w:val="16"/>
                  <w:szCs w:val="16"/>
                  <w:rtl/>
                </w:rPr>
                <w:t>‌</w:t>
              </w:r>
            </w:ins>
            <w:r w:rsidRPr="000F1AAD">
              <w:rPr>
                <w:rFonts w:ascii="B Lotus" w:hAnsi="B Lotus" w:cs="B Lotus"/>
                <w:sz w:val="16"/>
                <w:szCs w:val="16"/>
                <w:rtl/>
              </w:rPr>
              <w:t>ساله</w:t>
            </w:r>
            <w:del w:id="17147" w:author="Mehrnazi Boojari" w:date="2019-01-07T09:47:00Z">
              <w:r w:rsidRPr="000F1AAD" w:rsidDel="006F7CCF">
                <w:rPr>
                  <w:rFonts w:ascii="B Lotus" w:hAnsi="B Lotus" w:cs="B Lotus"/>
                  <w:sz w:val="16"/>
                  <w:szCs w:val="16"/>
                  <w:rtl/>
                </w:rPr>
                <w:delText xml:space="preserve"> ،</w:delText>
              </w:r>
            </w:del>
            <w:ins w:id="17148" w:author="Mehrnazi Boojari" w:date="2019-01-07T09:47:00Z">
              <w:r w:rsidR="006F7CCF">
                <w:rPr>
                  <w:rFonts w:ascii="B Lotus" w:hAnsi="B Lotus" w:cs="B Lotus"/>
                  <w:sz w:val="16"/>
                  <w:szCs w:val="16"/>
                  <w:rtl/>
                </w:rPr>
                <w:t>،</w:t>
              </w:r>
            </w:ins>
            <w:r w:rsidRPr="000F1AAD">
              <w:rPr>
                <w:rFonts w:ascii="B Lotus" w:hAnsi="B Lotus" w:cs="B Lotus"/>
                <w:sz w:val="16"/>
                <w:szCs w:val="16"/>
                <w:rtl/>
              </w:rPr>
              <w:t xml:space="preserve"> شش</w:t>
            </w:r>
            <w:ins w:id="17149" w:author="Mehrnazi Boojari" w:date="2019-01-15T04:59:00Z">
              <w:r w:rsidR="000C47EC">
                <w:rPr>
                  <w:rFonts w:ascii="B Lotus" w:hAnsi="B Lotus" w:cs="B Nazanin" w:hint="cs"/>
                  <w:sz w:val="16"/>
                  <w:szCs w:val="16"/>
                  <w:rtl/>
                </w:rPr>
                <w:t>‌</w:t>
              </w:r>
            </w:ins>
            <w:del w:id="17150" w:author="Mehrnazi Boojari" w:date="2019-01-15T04:59:00Z">
              <w:r w:rsidRPr="000F1AAD" w:rsidDel="000C47EC">
                <w:rPr>
                  <w:rFonts w:ascii="B Lotus" w:hAnsi="B Lotus" w:cs="B Lotus"/>
                  <w:sz w:val="16"/>
                  <w:szCs w:val="16"/>
                  <w:rtl/>
                </w:rPr>
                <w:delText xml:space="preserve"> </w:delText>
              </w:r>
            </w:del>
            <w:r w:rsidRPr="000F1AAD">
              <w:rPr>
                <w:rFonts w:ascii="B Lotus" w:hAnsi="B Lotus" w:cs="B Lotus"/>
                <w:sz w:val="16"/>
                <w:szCs w:val="16"/>
                <w:rtl/>
              </w:rPr>
              <w:t>ماهه</w:t>
            </w:r>
            <w:del w:id="17151" w:author="Mehrnazi Boojari" w:date="2019-01-07T09:47:00Z">
              <w:r w:rsidRPr="000F1AAD" w:rsidDel="006F7CCF">
                <w:rPr>
                  <w:rFonts w:ascii="B Lotus" w:hAnsi="B Lotus" w:cs="B Lotus"/>
                  <w:sz w:val="16"/>
                  <w:szCs w:val="16"/>
                  <w:rtl/>
                </w:rPr>
                <w:delText xml:space="preserve"> ،</w:delText>
              </w:r>
            </w:del>
            <w:ins w:id="17152" w:author="Mehrnazi Boojari" w:date="2019-01-07T09:47:00Z">
              <w:r w:rsidR="006F7CCF">
                <w:rPr>
                  <w:rFonts w:ascii="B Lotus" w:hAnsi="B Lotus" w:cs="B Lotus"/>
                  <w:sz w:val="16"/>
                  <w:szCs w:val="16"/>
                  <w:rtl/>
                </w:rPr>
                <w:t>،</w:t>
              </w:r>
            </w:ins>
            <w:r w:rsidRPr="000F1AAD">
              <w:rPr>
                <w:rFonts w:ascii="B Lotus" w:hAnsi="B Lotus" w:cs="B Lotus"/>
                <w:sz w:val="16"/>
                <w:szCs w:val="16"/>
                <w:rtl/>
              </w:rPr>
              <w:t xml:space="preserve"> سه</w:t>
            </w:r>
            <w:ins w:id="17153" w:author="Mehrnazi Boojari" w:date="2019-01-15T04:59:00Z">
              <w:r w:rsidR="000C47EC">
                <w:rPr>
                  <w:rFonts w:ascii="B Lotus" w:hAnsi="B Lotus" w:cs="B Nazanin" w:hint="cs"/>
                  <w:sz w:val="16"/>
                  <w:szCs w:val="16"/>
                  <w:rtl/>
                </w:rPr>
                <w:t>‌</w:t>
              </w:r>
            </w:ins>
            <w:del w:id="17154" w:author="Mehrnazi Boojari" w:date="2019-01-15T04:59:00Z">
              <w:r w:rsidRPr="000F1AAD" w:rsidDel="000C47EC">
                <w:rPr>
                  <w:rFonts w:ascii="B Lotus" w:hAnsi="B Lotus" w:cs="B Lotus"/>
                  <w:sz w:val="16"/>
                  <w:szCs w:val="16"/>
                  <w:rtl/>
                </w:rPr>
                <w:delText xml:space="preserve"> </w:delText>
              </w:r>
            </w:del>
            <w:r w:rsidRPr="000F1AAD">
              <w:rPr>
                <w:rFonts w:ascii="B Lotus" w:hAnsi="B Lotus" w:cs="B Lotus"/>
                <w:sz w:val="16"/>
                <w:szCs w:val="16"/>
                <w:rtl/>
              </w:rPr>
              <w:t>ماهه</w:t>
            </w:r>
            <w:del w:id="17155" w:author="Mehrnazi Boojari" w:date="2019-01-07T09:47:00Z">
              <w:r w:rsidRPr="000F1AAD" w:rsidDel="006F7CCF">
                <w:rPr>
                  <w:rFonts w:ascii="B Lotus" w:hAnsi="B Lotus" w:cs="B Lotus"/>
                  <w:sz w:val="16"/>
                  <w:szCs w:val="16"/>
                  <w:rtl/>
                </w:rPr>
                <w:delText xml:space="preserve"> ،</w:delText>
              </w:r>
            </w:del>
            <w:ins w:id="17156" w:author="Mehrnazi Boojari" w:date="2019-01-07T09:47:00Z">
              <w:r w:rsidR="006F7CCF">
                <w:rPr>
                  <w:rFonts w:ascii="B Lotus" w:hAnsi="B Lotus" w:cs="B Lotus"/>
                  <w:sz w:val="16"/>
                  <w:szCs w:val="16"/>
                  <w:rtl/>
                </w:rPr>
                <w:t>،</w:t>
              </w:r>
            </w:ins>
            <w:r w:rsidRPr="000F1AAD">
              <w:rPr>
                <w:rFonts w:ascii="B Lotus" w:hAnsi="B Lotus" w:cs="B Lotus"/>
                <w:sz w:val="16"/>
                <w:szCs w:val="16"/>
                <w:rtl/>
              </w:rPr>
              <w:t xml:space="preserve"> و يا ماهانه از روستا</w:t>
            </w:r>
            <w:ins w:id="17157" w:author="Mehrnazi Boojari" w:date="2019-01-15T04:59:00Z">
              <w:r w:rsidR="000C47EC">
                <w:rPr>
                  <w:rFonts w:ascii="B Lotus" w:hAnsi="B Lotus" w:cs="B Lotus" w:hint="cs"/>
                  <w:sz w:val="16"/>
                  <w:szCs w:val="16"/>
                  <w:rtl/>
                </w:rPr>
                <w:t>ی</w:t>
              </w:r>
            </w:ins>
            <w:del w:id="17158" w:author="Mehrnazi Boojari" w:date="2019-01-15T04:59:00Z">
              <w:r w:rsidRPr="000F1AAD" w:rsidDel="000C47EC">
                <w:rPr>
                  <w:rFonts w:ascii="B Lotus" w:hAnsi="B Lotus" w:cs="B Lotus"/>
                  <w:sz w:val="16"/>
                  <w:szCs w:val="16"/>
                  <w:rtl/>
                </w:rPr>
                <w:delText>ئ</w:delText>
              </w:r>
            </w:del>
            <w:r w:rsidRPr="000F1AAD">
              <w:rPr>
                <w:rFonts w:ascii="B Lotus" w:hAnsi="B Lotus" w:cs="B Lotus"/>
                <w:sz w:val="16"/>
                <w:szCs w:val="16"/>
                <w:rtl/>
              </w:rPr>
              <w:t>يان اخذ خواهد شد</w:t>
            </w:r>
            <w:ins w:id="17159" w:author="Mehrnazi Boojari" w:date="2019-01-15T05:00:00Z">
              <w:r w:rsidR="000C47EC">
                <w:rPr>
                  <w:rFonts w:ascii="B Lotus" w:hAnsi="B Lotus" w:cs="B Lotus" w:hint="cs"/>
                  <w:sz w:val="16"/>
                  <w:szCs w:val="16"/>
                  <w:rtl/>
                </w:rPr>
                <w:t>.</w:t>
              </w:r>
            </w:ins>
            <w:r w:rsidRPr="000F1AAD">
              <w:rPr>
                <w:rFonts w:ascii="Cambria" w:hAnsi="Cambria" w:cs="Cambria" w:hint="cs"/>
                <w:sz w:val="16"/>
                <w:szCs w:val="16"/>
                <w:rtl/>
              </w:rPr>
              <w:t> </w:t>
            </w:r>
          </w:p>
        </w:tc>
      </w:tr>
      <w:tr w:rsidR="00EA6F4D" w:rsidRPr="00EA6F4D" w14:paraId="46088AD4"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FFF2CC" w:themeFill="accent4" w:themeFillTint="33"/>
            <w:vAlign w:val="center"/>
          </w:tcPr>
          <w:p w14:paraId="6C6AA1C2" w14:textId="77777777" w:rsidR="00EA6F4D" w:rsidRPr="000F1AAD" w:rsidRDefault="00EA6F4D" w:rsidP="00EA6F4D">
            <w:pPr>
              <w:bidi/>
              <w:jc w:val="center"/>
              <w:rPr>
                <w:rFonts w:ascii="B Lotus" w:hAnsi="B Lotus" w:cs="B Lotus"/>
                <w:sz w:val="16"/>
                <w:szCs w:val="16"/>
                <w:rtl/>
                <w:lang w:bidi="fa-IR"/>
              </w:rPr>
            </w:pPr>
          </w:p>
        </w:tc>
        <w:tc>
          <w:tcPr>
            <w:tcW w:w="1984" w:type="dxa"/>
            <w:vMerge/>
            <w:shd w:val="clear" w:color="auto" w:fill="FFF2CC" w:themeFill="accent4" w:themeFillTint="33"/>
            <w:vAlign w:val="center"/>
          </w:tcPr>
          <w:p w14:paraId="51CC796D"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992" w:type="dxa"/>
            <w:vMerge/>
            <w:shd w:val="clear" w:color="auto" w:fill="FFF2CC" w:themeFill="accent4" w:themeFillTint="33"/>
            <w:vAlign w:val="center"/>
          </w:tcPr>
          <w:p w14:paraId="2C5B1E72"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11" w:type="dxa"/>
            <w:vMerge/>
            <w:shd w:val="clear" w:color="auto" w:fill="FFF2CC" w:themeFill="accent4" w:themeFillTint="33"/>
            <w:vAlign w:val="center"/>
          </w:tcPr>
          <w:p w14:paraId="3EABB8B5"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08" w:type="dxa"/>
            <w:vMerge/>
            <w:shd w:val="clear" w:color="auto" w:fill="FFF2CC" w:themeFill="accent4" w:themeFillTint="33"/>
            <w:vAlign w:val="center"/>
          </w:tcPr>
          <w:p w14:paraId="5CD9C18F"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p>
        </w:tc>
        <w:tc>
          <w:tcPr>
            <w:tcW w:w="1418" w:type="dxa"/>
            <w:shd w:val="clear" w:color="auto" w:fill="FFF2CC" w:themeFill="accent4" w:themeFillTint="33"/>
            <w:vAlign w:val="center"/>
          </w:tcPr>
          <w:p w14:paraId="28E36191"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0F1AAD">
              <w:rPr>
                <w:rFonts w:ascii="B Lotus" w:hAnsi="B Lotus" w:cs="B Lotus"/>
                <w:sz w:val="16"/>
                <w:szCs w:val="16"/>
                <w:rtl/>
              </w:rPr>
              <w:t>دستورالعمل نحوه تأسيس و فعاليت دفاتر خدمات فني و مهندسي</w:t>
            </w:r>
          </w:p>
        </w:tc>
        <w:tc>
          <w:tcPr>
            <w:tcW w:w="2126" w:type="dxa"/>
            <w:shd w:val="clear" w:color="auto" w:fill="FFF2CC" w:themeFill="accent4" w:themeFillTint="33"/>
            <w:vAlign w:val="center"/>
          </w:tcPr>
          <w:p w14:paraId="3622D09E" w14:textId="77777777" w:rsidR="00EA6F4D" w:rsidRPr="00AE7FAD" w:rsidRDefault="00EA6F4D" w:rsidP="000C47EC">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AE7FAD">
              <w:rPr>
                <w:rFonts w:ascii="B Lotus" w:hAnsi="B Lotus" w:cs="B Lotus"/>
                <w:sz w:val="16"/>
                <w:szCs w:val="16"/>
                <w:rtl/>
                <w:rPrChange w:id="17160" w:author="Mehrnazi Boojari" w:date="2019-01-20T03:16:00Z">
                  <w:rPr>
                    <w:rFonts w:ascii="B Lotus" w:eastAsia="B Nazanin" w:hAnsi="B Lotus" w:cs="B Lotus"/>
                    <w:b/>
                    <w:bCs/>
                    <w:color w:val="000000" w:themeColor="text1"/>
                    <w:sz w:val="16"/>
                    <w:szCs w:val="16"/>
                    <w:rtl/>
                    <w:lang w:bidi="fa-IR"/>
                  </w:rPr>
                </w:rPrChange>
              </w:rPr>
              <w:t>1</w:t>
            </w:r>
            <w:del w:id="17161" w:author="Mehrnazi Boojari" w:date="2019-01-07T22:25:00Z">
              <w:r w:rsidRPr="00AE7FAD" w:rsidDel="00051F26">
                <w:rPr>
                  <w:rFonts w:ascii="B Lotus" w:hAnsi="B Lotus" w:cs="B Lotus"/>
                  <w:sz w:val="16"/>
                  <w:szCs w:val="16"/>
                  <w:rtl/>
                  <w:rPrChange w:id="17162" w:author="Mehrnazi Boojari" w:date="2019-01-20T03:16:00Z">
                    <w:rPr>
                      <w:rFonts w:ascii="B Lotus" w:eastAsia="B Nazanin" w:hAnsi="B Lotus" w:cs="B Lotus"/>
                      <w:b/>
                      <w:bCs/>
                      <w:color w:val="000000" w:themeColor="text1"/>
                      <w:sz w:val="16"/>
                      <w:szCs w:val="16"/>
                      <w:rtl/>
                      <w:lang w:bidi="fa-IR"/>
                    </w:rPr>
                  </w:rPrChange>
                </w:rPr>
                <w:delText>.ش</w:delText>
              </w:r>
            </w:del>
            <w:ins w:id="17163" w:author="Mehrnazi Boojari" w:date="2019-01-07T22:25:00Z">
              <w:r w:rsidR="00051F26" w:rsidRPr="00AE7FAD">
                <w:rPr>
                  <w:rFonts w:ascii="B Lotus" w:hAnsi="B Lotus" w:cs="B Lotus"/>
                  <w:sz w:val="16"/>
                  <w:szCs w:val="16"/>
                  <w:rtl/>
                  <w:rPrChange w:id="17164" w:author="Mehrnazi Boojari" w:date="2019-01-20T03:16:00Z">
                    <w:rPr>
                      <w:rFonts w:ascii="B Lotus" w:eastAsia="B Nazanin" w:hAnsi="B Lotus" w:cs="B Lotus"/>
                      <w:b/>
                      <w:bCs/>
                      <w:color w:val="000000" w:themeColor="text1"/>
                      <w:sz w:val="16"/>
                      <w:szCs w:val="16"/>
                      <w:rtl/>
                      <w:lang w:bidi="fa-IR"/>
                    </w:rPr>
                  </w:rPrChange>
                </w:rPr>
                <w:t>.</w:t>
              </w:r>
              <w:r w:rsidR="00051F26" w:rsidRPr="00AE7FAD">
                <w:rPr>
                  <w:rFonts w:ascii="B Lotus" w:hAnsi="B Lotus" w:cs="B Lotus" w:hint="cs"/>
                  <w:sz w:val="16"/>
                  <w:szCs w:val="16"/>
                  <w:rtl/>
                </w:rPr>
                <w:t xml:space="preserve"> </w:t>
              </w:r>
            </w:ins>
            <w:del w:id="17165" w:author="Mehrnazi Boojari" w:date="2019-01-15T04:59:00Z">
              <w:r w:rsidRPr="00AE7FAD" w:rsidDel="000C47EC">
                <w:rPr>
                  <w:rFonts w:ascii="B Lotus" w:hAnsi="B Lotus" w:cs="B Lotus"/>
                  <w:sz w:val="16"/>
                  <w:szCs w:val="16"/>
                  <w:rtl/>
                </w:rPr>
                <w:delText xml:space="preserve">ناسائي </w:delText>
              </w:r>
            </w:del>
            <w:ins w:id="17166" w:author="Mehrnazi Boojari" w:date="2019-01-15T04:59:00Z">
              <w:r w:rsidR="000C47EC" w:rsidRPr="00AE7FAD">
                <w:rPr>
                  <w:rFonts w:ascii="B Lotus" w:hAnsi="B Lotus" w:cs="B Lotus" w:hint="cs"/>
                  <w:sz w:val="16"/>
                  <w:szCs w:val="16"/>
                  <w:rtl/>
                </w:rPr>
                <w:t>ش</w:t>
              </w:r>
              <w:r w:rsidR="000C47EC" w:rsidRPr="00AE7FAD">
                <w:rPr>
                  <w:rFonts w:ascii="B Lotus" w:hAnsi="B Lotus" w:cs="B Lotus"/>
                  <w:sz w:val="16"/>
                  <w:szCs w:val="16"/>
                  <w:rtl/>
                </w:rPr>
                <w:t>ناسا</w:t>
              </w:r>
              <w:r w:rsidR="000C47EC" w:rsidRPr="00AE7FAD">
                <w:rPr>
                  <w:rFonts w:ascii="B Lotus" w:hAnsi="B Lotus" w:cs="B Lotus" w:hint="cs"/>
                  <w:sz w:val="16"/>
                  <w:szCs w:val="16"/>
                  <w:rtl/>
                </w:rPr>
                <w:t>ی</w:t>
              </w:r>
              <w:r w:rsidR="000C47EC" w:rsidRPr="00AE7FAD">
                <w:rPr>
                  <w:rFonts w:ascii="B Lotus" w:hAnsi="B Lotus" w:cs="B Lotus"/>
                  <w:sz w:val="16"/>
                  <w:szCs w:val="16"/>
                  <w:rtl/>
                </w:rPr>
                <w:t xml:space="preserve">ي </w:t>
              </w:r>
            </w:ins>
            <w:r w:rsidRPr="00AE7FAD">
              <w:rPr>
                <w:rFonts w:ascii="B Lotus" w:hAnsi="B Lotus" w:cs="B Lotus"/>
                <w:sz w:val="16"/>
                <w:szCs w:val="16"/>
                <w:rtl/>
              </w:rPr>
              <w:t>و معرفي گرو</w:t>
            </w:r>
            <w:ins w:id="17167" w:author="Mehrnazi Boojari" w:date="2019-01-15T05:00:00Z">
              <w:r w:rsidR="000C47EC" w:rsidRPr="00AE7FAD">
                <w:rPr>
                  <w:rFonts w:ascii="B Lotus" w:hAnsi="B Lotus" w:cs="B Lotus" w:hint="cs"/>
                  <w:sz w:val="16"/>
                  <w:szCs w:val="16"/>
                  <w:rtl/>
                </w:rPr>
                <w:t>ه</w:t>
              </w:r>
              <w:r w:rsidR="000C47EC" w:rsidRPr="00AE7FAD">
                <w:rPr>
                  <w:rFonts w:ascii="B Lotus" w:hAnsi="B Lotus" w:cs="B Nazanin" w:hint="cs"/>
                  <w:sz w:val="16"/>
                  <w:szCs w:val="16"/>
                  <w:rtl/>
                </w:rPr>
                <w:t>‌</w:t>
              </w:r>
            </w:ins>
            <w:r w:rsidRPr="00AE7FAD">
              <w:rPr>
                <w:rFonts w:ascii="B Lotus" w:hAnsi="B Lotus" w:cs="B Lotus"/>
                <w:sz w:val="16"/>
                <w:szCs w:val="16"/>
                <w:rtl/>
              </w:rPr>
              <w:t xml:space="preserve">هاي داراي صلاحيت </w:t>
            </w:r>
            <w:del w:id="17168" w:author="Mehrnazi Boojari" w:date="2019-01-15T05:00:00Z">
              <w:r w:rsidRPr="00AE7FAD" w:rsidDel="000C47EC">
                <w:rPr>
                  <w:rFonts w:ascii="B Lotus" w:hAnsi="B Lotus" w:cs="B Lotus"/>
                  <w:sz w:val="16"/>
                  <w:szCs w:val="16"/>
                  <w:rtl/>
                </w:rPr>
                <w:delText xml:space="preserve">جهت </w:delText>
              </w:r>
            </w:del>
            <w:ins w:id="17169" w:author="Mehrnazi Boojari" w:date="2019-01-15T05:00:00Z">
              <w:r w:rsidR="000C47EC" w:rsidRPr="00AE7FAD">
                <w:rPr>
                  <w:rFonts w:ascii="B Lotus" w:hAnsi="B Lotus" w:cs="B Lotus" w:hint="cs"/>
                  <w:sz w:val="16"/>
                  <w:szCs w:val="16"/>
                  <w:rtl/>
                </w:rPr>
                <w:t>به</w:t>
              </w:r>
              <w:r w:rsidR="000C47EC" w:rsidRPr="00AE7FAD">
                <w:rPr>
                  <w:rFonts w:ascii="B Lotus" w:hAnsi="B Lotus" w:cs="B Nazanin" w:hint="cs"/>
                  <w:sz w:val="16"/>
                  <w:szCs w:val="16"/>
                  <w:rtl/>
                </w:rPr>
                <w:t>‌</w:t>
              </w:r>
              <w:r w:rsidR="000C47EC" w:rsidRPr="00AE7FAD">
                <w:rPr>
                  <w:rFonts w:ascii="B Lotus" w:hAnsi="B Lotus" w:cs="B Lotus" w:hint="cs"/>
                  <w:sz w:val="16"/>
                  <w:szCs w:val="16"/>
                  <w:rtl/>
                </w:rPr>
                <w:t>منظور</w:t>
              </w:r>
              <w:r w:rsidR="000C47EC" w:rsidRPr="00AE7FAD">
                <w:rPr>
                  <w:rFonts w:ascii="B Lotus" w:hAnsi="B Lotus" w:cs="B Lotus"/>
                  <w:sz w:val="16"/>
                  <w:szCs w:val="16"/>
                  <w:rtl/>
                </w:rPr>
                <w:t xml:space="preserve"> </w:t>
              </w:r>
            </w:ins>
            <w:r w:rsidRPr="00AE7FAD">
              <w:rPr>
                <w:rFonts w:ascii="B Lotus" w:hAnsi="B Lotus" w:cs="B Lotus"/>
                <w:sz w:val="16"/>
                <w:szCs w:val="16"/>
                <w:rtl/>
              </w:rPr>
              <w:t>تأسيس دفاتر خدمات مهندسي</w:t>
            </w:r>
            <w:r w:rsidRPr="00AE7FAD">
              <w:rPr>
                <w:rFonts w:ascii="Cambria" w:hAnsi="Cambria" w:cs="Cambria" w:hint="cs"/>
                <w:sz w:val="16"/>
                <w:szCs w:val="16"/>
                <w:rtl/>
              </w:rPr>
              <w:t> </w:t>
            </w:r>
            <w:r w:rsidRPr="00AE7FAD">
              <w:rPr>
                <w:rFonts w:ascii="B Lotus" w:hAnsi="B Lotus" w:cs="B Lotus" w:hint="cs"/>
                <w:sz w:val="16"/>
                <w:szCs w:val="16"/>
                <w:rtl/>
              </w:rPr>
              <w:t>...</w:t>
            </w:r>
          </w:p>
          <w:p w14:paraId="70AA082D" w14:textId="77777777" w:rsidR="00EA6F4D" w:rsidRPr="000F1AAD" w:rsidRDefault="00EA6F4D" w:rsidP="000C47EC">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AE7FAD">
              <w:rPr>
                <w:rFonts w:ascii="B Lotus" w:hAnsi="B Lotus" w:cs="B Lotus"/>
                <w:sz w:val="16"/>
                <w:szCs w:val="16"/>
                <w:rtl/>
                <w:rPrChange w:id="17170" w:author="Mehrnazi Boojari" w:date="2019-01-20T03:16:00Z">
                  <w:rPr>
                    <w:rFonts w:ascii="B Lotus" w:eastAsia="B Nazanin" w:hAnsi="B Lotus" w:cs="B Lotus"/>
                    <w:b/>
                    <w:bCs/>
                    <w:color w:val="000000" w:themeColor="text1"/>
                    <w:sz w:val="16"/>
                    <w:szCs w:val="16"/>
                    <w:rtl/>
                    <w:lang w:bidi="fa-IR"/>
                  </w:rPr>
                </w:rPrChange>
              </w:rPr>
              <w:t>2</w:t>
            </w:r>
            <w:del w:id="17171" w:author="Mehrnazi Boojari" w:date="2019-01-07T09:50:00Z">
              <w:r w:rsidRPr="00AE7FAD" w:rsidDel="006F7CCF">
                <w:rPr>
                  <w:rFonts w:ascii="B Lotus" w:hAnsi="B Lotus" w:cs="B Lotus"/>
                  <w:sz w:val="16"/>
                  <w:szCs w:val="16"/>
                  <w:rtl/>
                  <w:rPrChange w:id="17172" w:author="Mehrnazi Boojari" w:date="2019-01-20T03:16:00Z">
                    <w:rPr>
                      <w:rFonts w:ascii="B Lotus" w:eastAsia="B Nazanin" w:hAnsi="B Lotus" w:cs="B Lotus"/>
                      <w:b/>
                      <w:bCs/>
                      <w:color w:val="000000" w:themeColor="text1"/>
                      <w:sz w:val="16"/>
                      <w:szCs w:val="16"/>
                      <w:rtl/>
                      <w:lang w:bidi="fa-IR"/>
                    </w:rPr>
                  </w:rPrChange>
                </w:rPr>
                <w:delText>.ب</w:delText>
              </w:r>
            </w:del>
            <w:ins w:id="17173" w:author="Mehrnazi Boojari" w:date="2019-01-07T09:50:00Z">
              <w:r w:rsidR="006F7CCF" w:rsidRPr="00AE7FAD">
                <w:rPr>
                  <w:rFonts w:ascii="B Lotus" w:hAnsi="B Lotus" w:cs="B Lotus"/>
                  <w:sz w:val="16"/>
                  <w:szCs w:val="16"/>
                  <w:rtl/>
                  <w:rPrChange w:id="17174" w:author="Mehrnazi Boojari" w:date="2019-01-20T03:16:00Z">
                    <w:rPr>
                      <w:rFonts w:ascii="B Lotus" w:eastAsia="B Nazanin" w:hAnsi="B Lotus" w:cs="B Lotus"/>
                      <w:b/>
                      <w:bCs/>
                      <w:color w:val="000000" w:themeColor="text1"/>
                      <w:sz w:val="16"/>
                      <w:szCs w:val="16"/>
                      <w:rtl/>
                      <w:lang w:bidi="fa-IR"/>
                    </w:rPr>
                  </w:rPrChange>
                </w:rPr>
                <w:t xml:space="preserve">. </w:t>
              </w:r>
              <w:r w:rsidR="006F7CCF" w:rsidRPr="00AE7FAD">
                <w:rPr>
                  <w:rFonts w:ascii="B Lotus" w:hAnsi="B Lotus" w:cs="B Lotus" w:hint="cs"/>
                  <w:sz w:val="16"/>
                  <w:szCs w:val="16"/>
                  <w:rtl/>
                </w:rPr>
                <w:t>ب</w:t>
              </w:r>
            </w:ins>
            <w:r w:rsidRPr="00AE7FAD">
              <w:rPr>
                <w:rFonts w:ascii="B Lotus" w:hAnsi="B Lotus" w:cs="B Lotus"/>
                <w:sz w:val="16"/>
                <w:szCs w:val="16"/>
                <w:rtl/>
              </w:rPr>
              <w:t>نياد استان پس از بررسي شرايط متقاضيان تأسيس دفاتر مجوز فعاليت موقت</w:t>
            </w:r>
            <w:r w:rsidRPr="000F1AAD">
              <w:rPr>
                <w:rFonts w:ascii="B Lotus" w:hAnsi="B Lotus" w:cs="B Lotus"/>
                <w:sz w:val="16"/>
                <w:szCs w:val="16"/>
                <w:rtl/>
              </w:rPr>
              <w:t xml:space="preserve"> </w:t>
            </w:r>
            <w:del w:id="17175" w:author="Mehrnazi Boojari" w:date="2019-01-15T05:00:00Z">
              <w:r w:rsidRPr="000F1AAD" w:rsidDel="000C47EC">
                <w:rPr>
                  <w:rFonts w:ascii="B Lotus" w:hAnsi="B Lotus" w:cs="B Lotus"/>
                  <w:sz w:val="16"/>
                  <w:szCs w:val="16"/>
                  <w:rtl/>
                </w:rPr>
                <w:delText>3</w:delText>
              </w:r>
            </w:del>
            <w:ins w:id="17176" w:author="Mehrnazi Boojari" w:date="2019-01-15T05:00:00Z">
              <w:r w:rsidR="000C47EC">
                <w:rPr>
                  <w:rFonts w:ascii="B Lotus" w:hAnsi="B Lotus" w:cs="B Lotus" w:hint="cs"/>
                  <w:sz w:val="16"/>
                  <w:szCs w:val="16"/>
                  <w:rtl/>
                </w:rPr>
                <w:t>سه</w:t>
              </w:r>
              <w:r w:rsidR="000C47EC">
                <w:rPr>
                  <w:rFonts w:ascii="B Lotus" w:hAnsi="B Lotus" w:cs="B Nazanin" w:hint="cs"/>
                  <w:sz w:val="16"/>
                  <w:szCs w:val="16"/>
                  <w:rtl/>
                </w:rPr>
                <w:t>‌‌</w:t>
              </w:r>
            </w:ins>
            <w:r w:rsidRPr="000F1AAD">
              <w:rPr>
                <w:rFonts w:ascii="B Lotus" w:hAnsi="B Lotus" w:cs="B Lotus"/>
                <w:sz w:val="16"/>
                <w:szCs w:val="16"/>
                <w:rtl/>
              </w:rPr>
              <w:t xml:space="preserve">ماهه صادر خواهد </w:t>
            </w:r>
            <w:del w:id="17177" w:author="Mehrnazi Boojari" w:date="2019-01-15T05:00:00Z">
              <w:r w:rsidRPr="000F1AAD" w:rsidDel="000C47EC">
                <w:rPr>
                  <w:rFonts w:ascii="B Lotus" w:hAnsi="B Lotus" w:cs="B Lotus"/>
                  <w:sz w:val="16"/>
                  <w:szCs w:val="16"/>
                  <w:rtl/>
                </w:rPr>
                <w:delText>نمو</w:delText>
              </w:r>
              <w:r w:rsidRPr="000F1AAD" w:rsidDel="000C47EC">
                <w:rPr>
                  <w:rFonts w:ascii="B Lotus" w:hAnsi="B Lotus" w:cs="B Lotus" w:hint="cs"/>
                  <w:sz w:val="16"/>
                  <w:szCs w:val="16"/>
                  <w:rtl/>
                </w:rPr>
                <w:delText xml:space="preserve">د </w:delText>
              </w:r>
            </w:del>
            <w:ins w:id="17178" w:author="Mehrnazi Boojari" w:date="2019-01-15T05:00:00Z">
              <w:r w:rsidR="000C47EC">
                <w:rPr>
                  <w:rFonts w:ascii="B Lotus" w:hAnsi="B Lotus" w:cs="B Lotus" w:hint="cs"/>
                  <w:sz w:val="16"/>
                  <w:szCs w:val="16"/>
                  <w:rtl/>
                </w:rPr>
                <w:t>کرد</w:t>
              </w:r>
            </w:ins>
            <w:del w:id="17179" w:author="Mehrnazi Boojari" w:date="2019-01-15T05:00:00Z">
              <w:r w:rsidRPr="000F1AAD" w:rsidDel="000C47EC">
                <w:rPr>
                  <w:rFonts w:ascii="B Lotus" w:hAnsi="B Lotus" w:cs="B Lotus" w:hint="cs"/>
                  <w:sz w:val="16"/>
                  <w:szCs w:val="16"/>
                  <w:rtl/>
                </w:rPr>
                <w:delText>..</w:delText>
              </w:r>
            </w:del>
            <w:r w:rsidRPr="000F1AAD">
              <w:rPr>
                <w:rFonts w:ascii="B Lotus" w:hAnsi="B Lotus" w:cs="B Lotus" w:hint="cs"/>
                <w:sz w:val="16"/>
                <w:szCs w:val="16"/>
                <w:rtl/>
              </w:rPr>
              <w:t>.</w:t>
            </w:r>
          </w:p>
        </w:tc>
      </w:tr>
      <w:tr w:rsidR="00EA6F4D" w:rsidRPr="00EA6F4D" w14:paraId="057D01F2"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FFF2CC" w:themeFill="accent4" w:themeFillTint="33"/>
            <w:vAlign w:val="center"/>
          </w:tcPr>
          <w:p w14:paraId="50C2B0D2" w14:textId="77777777" w:rsidR="00EA6F4D" w:rsidRPr="000F1AAD" w:rsidRDefault="00EA6F4D" w:rsidP="00EA6F4D">
            <w:pPr>
              <w:bidi/>
              <w:jc w:val="center"/>
              <w:rPr>
                <w:rFonts w:ascii="B Lotus" w:hAnsi="B Lotus" w:cs="B Lotus"/>
                <w:sz w:val="16"/>
                <w:szCs w:val="16"/>
                <w:rtl/>
                <w:lang w:bidi="fa-IR"/>
              </w:rPr>
            </w:pPr>
          </w:p>
        </w:tc>
        <w:tc>
          <w:tcPr>
            <w:tcW w:w="1984" w:type="dxa"/>
            <w:vMerge/>
            <w:shd w:val="clear" w:color="auto" w:fill="FFF2CC" w:themeFill="accent4" w:themeFillTint="33"/>
            <w:vAlign w:val="center"/>
          </w:tcPr>
          <w:p w14:paraId="58063EE8"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992" w:type="dxa"/>
            <w:vMerge/>
            <w:shd w:val="clear" w:color="auto" w:fill="FFF2CC" w:themeFill="accent4" w:themeFillTint="33"/>
            <w:vAlign w:val="center"/>
          </w:tcPr>
          <w:p w14:paraId="02A8233A"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011" w:type="dxa"/>
            <w:vMerge/>
            <w:shd w:val="clear" w:color="auto" w:fill="FFF2CC" w:themeFill="accent4" w:themeFillTint="33"/>
            <w:vAlign w:val="center"/>
          </w:tcPr>
          <w:p w14:paraId="075C0C7D"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408" w:type="dxa"/>
            <w:vMerge/>
            <w:shd w:val="clear" w:color="auto" w:fill="FFF2CC" w:themeFill="accent4" w:themeFillTint="33"/>
            <w:vAlign w:val="center"/>
          </w:tcPr>
          <w:p w14:paraId="7157D586"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p>
        </w:tc>
        <w:tc>
          <w:tcPr>
            <w:tcW w:w="1418" w:type="dxa"/>
            <w:shd w:val="clear" w:color="auto" w:fill="FFF2CC" w:themeFill="accent4" w:themeFillTint="33"/>
            <w:vAlign w:val="center"/>
          </w:tcPr>
          <w:p w14:paraId="51A77CC4" w14:textId="77777777" w:rsidR="00EA6F4D" w:rsidRPr="000F1AAD" w:rsidRDefault="00EA6F4D" w:rsidP="000169E0">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7180" w:author="Mehrnazi Boojari" w:date="2019-01-15T05:07:00Z">
              <w:r w:rsidRPr="000F1AAD" w:rsidDel="00532417">
                <w:rPr>
                  <w:rFonts w:ascii="B Lotus" w:hAnsi="B Lotus" w:cs="B Lotus" w:hint="cs"/>
                  <w:sz w:val="16"/>
                  <w:szCs w:val="16"/>
                  <w:rtl/>
                  <w:lang w:bidi="fa-IR"/>
                </w:rPr>
                <w:delText xml:space="preserve">ماده </w:delText>
              </w:r>
            </w:del>
            <w:ins w:id="17181" w:author="Mehrnazi Boojari" w:date="2019-01-15T05:07:00Z">
              <w:r w:rsidR="00532417" w:rsidRPr="000F1AAD">
                <w:rPr>
                  <w:rFonts w:ascii="B Lotus" w:hAnsi="B Lotus" w:cs="B Lotus" w:hint="cs"/>
                  <w:sz w:val="16"/>
                  <w:szCs w:val="16"/>
                  <w:rtl/>
                  <w:lang w:bidi="fa-IR"/>
                </w:rPr>
                <w:t>ماد</w:t>
              </w:r>
              <w:r w:rsidR="00532417">
                <w:rPr>
                  <w:rFonts w:ascii="B Lotus" w:hAnsi="B Lotus" w:cs="B Lotus" w:hint="cs"/>
                  <w:sz w:val="16"/>
                  <w:szCs w:val="16"/>
                  <w:rtl/>
                  <w:lang w:bidi="fa-IR"/>
                </w:rPr>
                <w:t>ۀ</w:t>
              </w:r>
              <w:r w:rsidR="00532417" w:rsidRPr="000F1AAD">
                <w:rPr>
                  <w:rFonts w:ascii="B Lotus" w:hAnsi="B Lotus" w:cs="B Lotus" w:hint="cs"/>
                  <w:sz w:val="16"/>
                  <w:szCs w:val="16"/>
                  <w:rtl/>
                  <w:lang w:bidi="fa-IR"/>
                </w:rPr>
                <w:t xml:space="preserve"> </w:t>
              </w:r>
            </w:ins>
            <w:r w:rsidRPr="000F1AAD">
              <w:rPr>
                <w:rFonts w:ascii="B Lotus" w:hAnsi="B Lotus" w:cs="B Lotus" w:hint="cs"/>
                <w:sz w:val="16"/>
                <w:szCs w:val="16"/>
                <w:rtl/>
                <w:lang w:bidi="fa-IR"/>
              </w:rPr>
              <w:t>33</w:t>
            </w:r>
            <w:del w:id="17182" w:author="Mehrnazi Boojari" w:date="2019-01-07T09:47:00Z">
              <w:r w:rsidRPr="000F1AAD" w:rsidDel="006F7CCF">
                <w:rPr>
                  <w:rFonts w:ascii="B Lotus" w:hAnsi="B Lotus" w:cs="B Lotus" w:hint="cs"/>
                  <w:sz w:val="16"/>
                  <w:szCs w:val="16"/>
                  <w:rtl/>
                  <w:lang w:bidi="fa-IR"/>
                </w:rPr>
                <w:delText xml:space="preserve"> ؛</w:delText>
              </w:r>
            </w:del>
            <w:ins w:id="17183" w:author="Mehrnazi Boojari" w:date="2019-01-15T05:30:00Z">
              <w:r w:rsidR="000169E0">
                <w:rPr>
                  <w:rFonts w:ascii="B Lotus" w:hAnsi="B Lotus" w:cs="B Lotus" w:hint="cs"/>
                  <w:sz w:val="16"/>
                  <w:szCs w:val="16"/>
                  <w:rtl/>
                  <w:lang w:bidi="fa-IR"/>
                </w:rPr>
                <w:t>،</w:t>
              </w:r>
            </w:ins>
            <w:r w:rsidRPr="000F1AAD">
              <w:rPr>
                <w:rFonts w:ascii="B Lotus" w:hAnsi="B Lotus" w:cs="B Lotus" w:hint="cs"/>
                <w:sz w:val="16"/>
                <w:szCs w:val="16"/>
                <w:rtl/>
                <w:lang w:bidi="fa-IR"/>
              </w:rPr>
              <w:t xml:space="preserve"> </w:t>
            </w:r>
            <w:del w:id="17184" w:author="Mehrnazi Boojari" w:date="2019-01-15T05:07:00Z">
              <w:r w:rsidRPr="000F1AAD" w:rsidDel="00532417">
                <w:rPr>
                  <w:rFonts w:ascii="B Lotus" w:hAnsi="B Lotus" w:cs="B Lotus"/>
                  <w:sz w:val="16"/>
                  <w:szCs w:val="16"/>
                  <w:rtl/>
                </w:rPr>
                <w:delText xml:space="preserve">آئين </w:delText>
              </w:r>
            </w:del>
            <w:ins w:id="17185" w:author="Mehrnazi Boojari" w:date="2019-01-15T05:07:00Z">
              <w:r w:rsidR="00532417" w:rsidRPr="000F1AAD">
                <w:rPr>
                  <w:rFonts w:ascii="B Lotus" w:hAnsi="B Lotus" w:cs="B Lotus"/>
                  <w:sz w:val="16"/>
                  <w:szCs w:val="16"/>
                  <w:rtl/>
                </w:rPr>
                <w:t>آ</w:t>
              </w:r>
              <w:r w:rsidR="00532417">
                <w:rPr>
                  <w:rFonts w:ascii="B Lotus" w:hAnsi="B Lotus" w:cs="B Lotus" w:hint="cs"/>
                  <w:sz w:val="16"/>
                  <w:szCs w:val="16"/>
                  <w:rtl/>
                </w:rPr>
                <w:t>ی</w:t>
              </w:r>
              <w:r w:rsidR="00532417" w:rsidRPr="000F1AAD">
                <w:rPr>
                  <w:rFonts w:ascii="B Lotus" w:hAnsi="B Lotus" w:cs="B Lotus"/>
                  <w:sz w:val="16"/>
                  <w:szCs w:val="16"/>
                  <w:rtl/>
                </w:rPr>
                <w:t>ين</w:t>
              </w:r>
              <w:r w:rsidR="00532417">
                <w:rPr>
                  <w:rFonts w:ascii="B Lotus" w:hAnsi="B Lotus" w:cs="B Nazanin" w:hint="cs"/>
                  <w:sz w:val="16"/>
                  <w:szCs w:val="16"/>
                  <w:rtl/>
                </w:rPr>
                <w:t>‌</w:t>
              </w:r>
            </w:ins>
            <w:r w:rsidRPr="000F1AAD">
              <w:rPr>
                <w:rFonts w:ascii="B Lotus" w:hAnsi="B Lotus" w:cs="B Lotus"/>
                <w:sz w:val="16"/>
                <w:szCs w:val="16"/>
                <w:rtl/>
              </w:rPr>
              <w:t xml:space="preserve">نامه اعطاي تسهيلات مسكن و نوسازي و بهسازي مسكن </w:t>
            </w:r>
            <w:del w:id="17186" w:author="Mehrnazi Boojari" w:date="2019-01-15T05:07:00Z">
              <w:r w:rsidRPr="000F1AAD" w:rsidDel="00532417">
                <w:rPr>
                  <w:rFonts w:ascii="B Lotus" w:hAnsi="B Lotus" w:cs="B Lotus"/>
                  <w:sz w:val="16"/>
                  <w:szCs w:val="16"/>
                  <w:rtl/>
                </w:rPr>
                <w:delText>روستائي</w:delText>
              </w:r>
            </w:del>
            <w:ins w:id="17187" w:author="Mehrnazi Boojari" w:date="2019-01-15T05:07:00Z">
              <w:r w:rsidR="00532417" w:rsidRPr="000F1AAD">
                <w:rPr>
                  <w:rFonts w:ascii="B Lotus" w:hAnsi="B Lotus" w:cs="B Lotus"/>
                  <w:sz w:val="16"/>
                  <w:szCs w:val="16"/>
                  <w:rtl/>
                </w:rPr>
                <w:t>روستا</w:t>
              </w:r>
              <w:r w:rsidR="00532417">
                <w:rPr>
                  <w:rFonts w:ascii="B Lotus" w:hAnsi="B Lotus" w:cs="B Lotus" w:hint="cs"/>
                  <w:sz w:val="16"/>
                  <w:szCs w:val="16"/>
                  <w:rtl/>
                </w:rPr>
                <w:t>ی</w:t>
              </w:r>
              <w:r w:rsidR="00532417" w:rsidRPr="000F1AAD">
                <w:rPr>
                  <w:rFonts w:ascii="B Lotus" w:hAnsi="B Lotus" w:cs="B Lotus"/>
                  <w:sz w:val="16"/>
                  <w:szCs w:val="16"/>
                  <w:rtl/>
                </w:rPr>
                <w:t>ي</w:t>
              </w:r>
            </w:ins>
          </w:p>
        </w:tc>
        <w:tc>
          <w:tcPr>
            <w:tcW w:w="2126" w:type="dxa"/>
            <w:shd w:val="clear" w:color="auto" w:fill="FFF2CC" w:themeFill="accent4" w:themeFillTint="33"/>
            <w:vAlign w:val="center"/>
          </w:tcPr>
          <w:p w14:paraId="216A48F1" w14:textId="77777777" w:rsidR="00EA6F4D" w:rsidRPr="000F1AAD" w:rsidRDefault="00EA6F4D" w:rsidP="000C47EC">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0F1AAD">
              <w:rPr>
                <w:rFonts w:ascii="B Lotus" w:hAnsi="B Lotus" w:cs="B Lotus"/>
                <w:sz w:val="16"/>
                <w:szCs w:val="16"/>
                <w:rtl/>
              </w:rPr>
              <w:t>بنياد مسكن انقلاب اسلامي موظف است</w:t>
            </w:r>
            <w:del w:id="17188" w:author="Mehrnazi Boojari" w:date="2019-01-07T09:47:00Z">
              <w:r w:rsidRPr="000F1AAD" w:rsidDel="006F7CCF">
                <w:rPr>
                  <w:rFonts w:ascii="B Lotus" w:hAnsi="B Lotus" w:cs="B Lotus"/>
                  <w:sz w:val="16"/>
                  <w:szCs w:val="16"/>
                  <w:rtl/>
                </w:rPr>
                <w:delText xml:space="preserve"> ،</w:delText>
              </w:r>
            </w:del>
            <w:ins w:id="17189" w:author="Mehrnazi Boojari" w:date="2019-01-15T05:00:00Z">
              <w:r w:rsidR="000C47EC">
                <w:rPr>
                  <w:rFonts w:ascii="B Lotus" w:hAnsi="B Lotus" w:cs="B Nazanin" w:hint="cs"/>
                  <w:sz w:val="16"/>
                  <w:szCs w:val="16"/>
                  <w:rtl/>
                </w:rPr>
                <w:t>‌</w:t>
              </w:r>
            </w:ins>
            <w:r w:rsidRPr="000F1AAD">
              <w:rPr>
                <w:rFonts w:ascii="B Lotus" w:hAnsi="B Lotus" w:cs="B Lotus"/>
                <w:sz w:val="16"/>
                <w:szCs w:val="16"/>
                <w:rtl/>
              </w:rPr>
              <w:t xml:space="preserve"> با همكاري سازمان فني و حرفه</w:t>
            </w:r>
            <w:ins w:id="17190" w:author="Mehrnazi Boojari" w:date="2019-01-15T05:00:00Z">
              <w:r w:rsidR="000C47EC">
                <w:rPr>
                  <w:rFonts w:ascii="B Lotus" w:hAnsi="B Lotus" w:cs="B Nazanin" w:hint="cs"/>
                  <w:sz w:val="16"/>
                  <w:szCs w:val="16"/>
                  <w:rtl/>
                </w:rPr>
                <w:t>‌</w:t>
              </w:r>
            </w:ins>
            <w:del w:id="17191" w:author="Mehrnazi Boojari" w:date="2019-01-15T05:00:00Z">
              <w:r w:rsidRPr="000F1AAD" w:rsidDel="000C47EC">
                <w:rPr>
                  <w:rFonts w:ascii="B Lotus" w:hAnsi="B Lotus" w:cs="B Lotus"/>
                  <w:sz w:val="16"/>
                  <w:szCs w:val="16"/>
                  <w:rtl/>
                </w:rPr>
                <w:delText xml:space="preserve"> </w:delText>
              </w:r>
            </w:del>
            <w:r w:rsidRPr="000F1AAD">
              <w:rPr>
                <w:rFonts w:ascii="B Lotus" w:hAnsi="B Lotus" w:cs="B Lotus"/>
                <w:sz w:val="16"/>
                <w:szCs w:val="16"/>
                <w:rtl/>
              </w:rPr>
              <w:t xml:space="preserve">اي </w:t>
            </w:r>
            <w:del w:id="17192" w:author="Mehrnazi Boojari" w:date="2019-01-08T02:09:00Z">
              <w:r w:rsidRPr="000F1AAD" w:rsidDel="00310BDA">
                <w:rPr>
                  <w:rFonts w:ascii="B Lotus" w:hAnsi="B Lotus" w:cs="B Lotus"/>
                  <w:sz w:val="16"/>
                  <w:szCs w:val="16"/>
                  <w:rtl/>
                </w:rPr>
                <w:delText>در جهت</w:delText>
              </w:r>
            </w:del>
            <w:ins w:id="17193" w:author="Mehrnazi Boojari" w:date="2019-01-08T02:09:00Z">
              <w:r w:rsidR="00310BDA">
                <w:rPr>
                  <w:rFonts w:ascii="B Lotus" w:hAnsi="B Lotus" w:cs="B Lotus"/>
                  <w:sz w:val="16"/>
                  <w:szCs w:val="16"/>
                  <w:rtl/>
                </w:rPr>
                <w:t>به</w:t>
              </w:r>
              <w:r w:rsidR="00310BDA">
                <w:rPr>
                  <w:rFonts w:ascii="B Lotus" w:hAnsi="B Lotus" w:cs="B Lotus" w:hint="cs"/>
                  <w:sz w:val="16"/>
                  <w:szCs w:val="16"/>
                  <w:rtl/>
                </w:rPr>
                <w:t>‌</w:t>
              </w:r>
              <w:r w:rsidR="00310BDA">
                <w:rPr>
                  <w:rFonts w:ascii="B Lotus" w:hAnsi="B Lotus" w:cs="B Lotus"/>
                  <w:sz w:val="16"/>
                  <w:szCs w:val="16"/>
                  <w:rtl/>
                </w:rPr>
                <w:t>منظور</w:t>
              </w:r>
            </w:ins>
            <w:r w:rsidRPr="000F1AAD">
              <w:rPr>
                <w:rFonts w:ascii="B Lotus" w:hAnsi="B Lotus" w:cs="B Lotus"/>
                <w:sz w:val="16"/>
                <w:szCs w:val="16"/>
                <w:rtl/>
              </w:rPr>
              <w:t xml:space="preserve"> </w:t>
            </w:r>
            <w:del w:id="17194" w:author="Mehrnazi Boojari" w:date="2019-01-07T10:19:00Z">
              <w:r w:rsidRPr="000F1AAD" w:rsidDel="0028073B">
                <w:rPr>
                  <w:rFonts w:ascii="B Lotus" w:hAnsi="B Lotus" w:cs="B Lotus"/>
                  <w:sz w:val="16"/>
                  <w:szCs w:val="16"/>
                  <w:rtl/>
                </w:rPr>
                <w:delText>ارتقاء سطح</w:delText>
              </w:r>
            </w:del>
            <w:ins w:id="17195" w:author="Mehrnazi Boojari" w:date="2019-01-07T10:19:00Z">
              <w:r w:rsidR="0028073B">
                <w:rPr>
                  <w:rFonts w:ascii="B Lotus" w:hAnsi="B Lotus" w:cs="B Lotus"/>
                  <w:sz w:val="16"/>
                  <w:szCs w:val="16"/>
                  <w:rtl/>
                </w:rPr>
                <w:t>ارتقای سطح</w:t>
              </w:r>
            </w:ins>
            <w:r w:rsidRPr="000F1AAD">
              <w:rPr>
                <w:rFonts w:ascii="B Lotus" w:hAnsi="B Lotus" w:cs="B Lotus"/>
                <w:sz w:val="16"/>
                <w:szCs w:val="16"/>
                <w:rtl/>
              </w:rPr>
              <w:t xml:space="preserve"> دانش و مهارت فني عوامل </w:t>
            </w:r>
            <w:del w:id="17196" w:author="Mehrnazi Boojari" w:date="2019-01-07T22:28:00Z">
              <w:r w:rsidRPr="000F1AAD" w:rsidDel="00051F26">
                <w:rPr>
                  <w:rFonts w:ascii="B Lotus" w:hAnsi="B Lotus" w:cs="B Lotus"/>
                  <w:sz w:val="16"/>
                  <w:szCs w:val="16"/>
                  <w:rtl/>
                </w:rPr>
                <w:delText>ساخت و ساز</w:delText>
              </w:r>
            </w:del>
            <w:ins w:id="17197" w:author="Mehrnazi Boojari" w:date="2019-01-07T22:28:00Z">
              <w:r w:rsidR="00051F26">
                <w:rPr>
                  <w:rFonts w:ascii="B Lotus" w:hAnsi="B Lotus" w:cs="B Lotus"/>
                  <w:sz w:val="16"/>
                  <w:szCs w:val="16"/>
                  <w:rtl/>
                </w:rPr>
                <w:t>ساخت</w:t>
              </w:r>
              <w:r w:rsidR="00051F26">
                <w:rPr>
                  <w:rFonts w:ascii="Times New Roman" w:hAnsi="Times New Roman" w:cs="Times New Roman" w:hint="cs"/>
                  <w:sz w:val="16"/>
                  <w:szCs w:val="16"/>
                  <w:rtl/>
                </w:rPr>
                <w:t> </w:t>
              </w:r>
              <w:r w:rsidR="00051F26">
                <w:rPr>
                  <w:rFonts w:ascii="B Lotus" w:hAnsi="B Lotus" w:cs="B Lotus"/>
                  <w:sz w:val="16"/>
                  <w:szCs w:val="16"/>
                  <w:rtl/>
                </w:rPr>
                <w:t>و</w:t>
              </w:r>
              <w:r w:rsidR="00051F26">
                <w:rPr>
                  <w:rFonts w:ascii="Times New Roman" w:hAnsi="Times New Roman" w:cs="Times New Roman" w:hint="cs"/>
                  <w:sz w:val="16"/>
                  <w:szCs w:val="16"/>
                  <w:rtl/>
                </w:rPr>
                <w:t> </w:t>
              </w:r>
              <w:r w:rsidR="00051F26">
                <w:rPr>
                  <w:rFonts w:ascii="B Lotus" w:hAnsi="B Lotus" w:cs="B Lotus"/>
                  <w:sz w:val="16"/>
                  <w:szCs w:val="16"/>
                  <w:rtl/>
                </w:rPr>
                <w:t>ساز</w:t>
              </w:r>
            </w:ins>
            <w:r w:rsidRPr="000F1AAD">
              <w:rPr>
                <w:rFonts w:ascii="B Lotus" w:hAnsi="B Lotus" w:cs="B Lotus"/>
                <w:sz w:val="16"/>
                <w:szCs w:val="16"/>
                <w:rtl/>
              </w:rPr>
              <w:t xml:space="preserve"> مسكن </w:t>
            </w:r>
            <w:del w:id="17198" w:author="Mehrnazi Boojari" w:date="2019-01-15T05:00:00Z">
              <w:r w:rsidRPr="000F1AAD" w:rsidDel="000C47EC">
                <w:rPr>
                  <w:rFonts w:ascii="B Lotus" w:hAnsi="B Lotus" w:cs="B Lotus"/>
                  <w:sz w:val="16"/>
                  <w:szCs w:val="16"/>
                  <w:rtl/>
                </w:rPr>
                <w:delText xml:space="preserve">روستائي </w:delText>
              </w:r>
            </w:del>
            <w:ins w:id="17199" w:author="Mehrnazi Boojari" w:date="2019-01-15T05:00:00Z">
              <w:r w:rsidR="000C47EC" w:rsidRPr="000F1AAD">
                <w:rPr>
                  <w:rFonts w:ascii="B Lotus" w:hAnsi="B Lotus" w:cs="B Lotus"/>
                  <w:sz w:val="16"/>
                  <w:szCs w:val="16"/>
                  <w:rtl/>
                </w:rPr>
                <w:t>روستا</w:t>
              </w:r>
              <w:r w:rsidR="000C47EC">
                <w:rPr>
                  <w:rFonts w:ascii="B Lotus" w:hAnsi="B Lotus" w:cs="B Lotus" w:hint="cs"/>
                  <w:sz w:val="16"/>
                  <w:szCs w:val="16"/>
                  <w:rtl/>
                </w:rPr>
                <w:t>ی</w:t>
              </w:r>
              <w:r w:rsidR="000C47EC" w:rsidRPr="000F1AAD">
                <w:rPr>
                  <w:rFonts w:ascii="B Lotus" w:hAnsi="B Lotus" w:cs="B Lotus"/>
                  <w:sz w:val="16"/>
                  <w:szCs w:val="16"/>
                  <w:rtl/>
                </w:rPr>
                <w:t xml:space="preserve">ي </w:t>
              </w:r>
            </w:ins>
            <w:r w:rsidRPr="000F1AAD">
              <w:rPr>
                <w:rFonts w:ascii="B Lotus" w:hAnsi="B Lotus" w:cs="B Lotus"/>
                <w:sz w:val="16"/>
                <w:szCs w:val="16"/>
                <w:rtl/>
              </w:rPr>
              <w:t>و همچنين اعمال ويژگي</w:t>
            </w:r>
            <w:ins w:id="17200" w:author="Mehrnazi Boojari" w:date="2019-01-15T05:00:00Z">
              <w:r w:rsidR="000C47EC">
                <w:rPr>
                  <w:rFonts w:ascii="B Lotus" w:hAnsi="B Lotus" w:cs="B Nazanin" w:hint="cs"/>
                  <w:sz w:val="16"/>
                  <w:szCs w:val="16"/>
                  <w:rtl/>
                </w:rPr>
                <w:t>‌</w:t>
              </w:r>
            </w:ins>
            <w:del w:id="17201" w:author="Mehrnazi Boojari" w:date="2019-01-15T05:00:00Z">
              <w:r w:rsidRPr="000F1AAD" w:rsidDel="000C47EC">
                <w:rPr>
                  <w:rFonts w:ascii="B Lotus" w:hAnsi="B Lotus" w:cs="B Lotus"/>
                  <w:sz w:val="16"/>
                  <w:szCs w:val="16"/>
                  <w:rtl/>
                </w:rPr>
                <w:delText xml:space="preserve"> </w:delText>
              </w:r>
            </w:del>
            <w:r w:rsidRPr="000F1AAD">
              <w:rPr>
                <w:rFonts w:ascii="B Lotus" w:hAnsi="B Lotus" w:cs="B Lotus"/>
                <w:sz w:val="16"/>
                <w:szCs w:val="16"/>
                <w:rtl/>
              </w:rPr>
              <w:t xml:space="preserve">هاي معماري بومي با توجه به تنوع اقليمي در </w:t>
            </w:r>
            <w:del w:id="17202" w:author="Mehrnazi Boojari" w:date="2019-01-15T05:01:00Z">
              <w:r w:rsidRPr="000F1AAD" w:rsidDel="000C47EC">
                <w:rPr>
                  <w:rFonts w:ascii="B Lotus" w:hAnsi="B Lotus" w:cs="B Lotus"/>
                  <w:sz w:val="16"/>
                  <w:szCs w:val="16"/>
                  <w:rtl/>
                </w:rPr>
                <w:delText xml:space="preserve">كليه </w:delText>
              </w:r>
            </w:del>
            <w:ins w:id="17203" w:author="Mehrnazi Boojari" w:date="2019-01-15T05:01:00Z">
              <w:r w:rsidR="000C47EC">
                <w:rPr>
                  <w:rFonts w:ascii="B Lotus" w:hAnsi="B Lotus" w:cs="B Lotus" w:hint="cs"/>
                  <w:sz w:val="16"/>
                  <w:szCs w:val="16"/>
                  <w:rtl/>
                </w:rPr>
                <w:t>هم</w:t>
              </w:r>
              <w:r w:rsidR="000C47EC" w:rsidRPr="000F1AAD">
                <w:rPr>
                  <w:rFonts w:ascii="B Lotus" w:hAnsi="B Lotus" w:cs="B Lotus"/>
                  <w:sz w:val="16"/>
                  <w:szCs w:val="16"/>
                  <w:rtl/>
                </w:rPr>
                <w:t xml:space="preserve">ه </w:t>
              </w:r>
            </w:ins>
            <w:r w:rsidRPr="000F1AAD">
              <w:rPr>
                <w:rFonts w:ascii="B Lotus" w:hAnsi="B Lotus" w:cs="B Lotus"/>
                <w:sz w:val="16"/>
                <w:szCs w:val="16"/>
                <w:rtl/>
              </w:rPr>
              <w:t xml:space="preserve">مراحل طراحي و ساخت </w:t>
            </w:r>
            <w:del w:id="17204" w:author="Mehrnazi Boojari" w:date="2019-01-15T05:01:00Z">
              <w:r w:rsidRPr="000F1AAD" w:rsidDel="000C47EC">
                <w:rPr>
                  <w:rFonts w:ascii="B Lotus" w:hAnsi="B Lotus" w:cs="B Lotus"/>
                  <w:sz w:val="16"/>
                  <w:szCs w:val="16"/>
                  <w:rtl/>
                </w:rPr>
                <w:delText>نسبت به</w:delText>
              </w:r>
            </w:del>
            <w:ins w:id="17205" w:author="Mehrnazi Boojari" w:date="2019-01-15T05:01:00Z">
              <w:r w:rsidR="000C47EC">
                <w:rPr>
                  <w:rFonts w:ascii="B Lotus" w:hAnsi="B Lotus" w:cs="B Lotus" w:hint="cs"/>
                  <w:sz w:val="16"/>
                  <w:szCs w:val="16"/>
                  <w:rtl/>
                </w:rPr>
                <w:t>برای</w:t>
              </w:r>
            </w:ins>
            <w:r w:rsidRPr="000F1AAD">
              <w:rPr>
                <w:rFonts w:ascii="B Lotus" w:hAnsi="B Lotus" w:cs="B Lotus"/>
                <w:sz w:val="16"/>
                <w:szCs w:val="16"/>
                <w:rtl/>
              </w:rPr>
              <w:t xml:space="preserve"> آموزش</w:t>
            </w:r>
            <w:ins w:id="17206" w:author="Mehrnazi Boojari" w:date="2019-01-15T05:01:00Z">
              <w:r w:rsidR="000C47EC">
                <w:rPr>
                  <w:rFonts w:ascii="B Lotus" w:hAnsi="B Lotus" w:cs="B Nazanin" w:hint="cs"/>
                  <w:sz w:val="16"/>
                  <w:szCs w:val="16"/>
                  <w:rtl/>
                </w:rPr>
                <w:t>‌</w:t>
              </w:r>
            </w:ins>
            <w:r w:rsidRPr="000F1AAD">
              <w:rPr>
                <w:rFonts w:ascii="B Lotus" w:hAnsi="B Lotus" w:cs="B Lotus"/>
                <w:sz w:val="16"/>
                <w:szCs w:val="16"/>
                <w:rtl/>
              </w:rPr>
              <w:t>هاي لازم برنامه</w:t>
            </w:r>
            <w:ins w:id="17207" w:author="Mehrnazi Boojari" w:date="2019-01-15T05:01:00Z">
              <w:r w:rsidR="000C47EC">
                <w:rPr>
                  <w:rFonts w:ascii="B Lotus" w:hAnsi="B Lotus" w:cs="B Nazanin" w:hint="cs"/>
                  <w:sz w:val="16"/>
                  <w:szCs w:val="16"/>
                  <w:rtl/>
                </w:rPr>
                <w:t>‌</w:t>
              </w:r>
            </w:ins>
            <w:del w:id="17208" w:author="Mehrnazi Boojari" w:date="2019-01-15T05:01:00Z">
              <w:r w:rsidRPr="000F1AAD" w:rsidDel="000C47EC">
                <w:rPr>
                  <w:rFonts w:ascii="B Lotus" w:hAnsi="B Lotus" w:cs="B Lotus"/>
                  <w:sz w:val="16"/>
                  <w:szCs w:val="16"/>
                  <w:rtl/>
                </w:rPr>
                <w:delText xml:space="preserve"> </w:delText>
              </w:r>
            </w:del>
            <w:r w:rsidRPr="000F1AAD">
              <w:rPr>
                <w:rFonts w:ascii="B Lotus" w:hAnsi="B Lotus" w:cs="B Lotus"/>
                <w:sz w:val="16"/>
                <w:szCs w:val="16"/>
                <w:rtl/>
              </w:rPr>
              <w:t>ريزي و اقدام كند</w:t>
            </w:r>
            <w:r w:rsidRPr="000F1AAD">
              <w:rPr>
                <w:rFonts w:ascii="B Lotus" w:hAnsi="B Lotus" w:cs="B Lotus"/>
                <w:sz w:val="16"/>
                <w:szCs w:val="16"/>
                <w:lang w:bidi="fa-IR"/>
              </w:rPr>
              <w:t xml:space="preserve"> .</w:t>
            </w:r>
          </w:p>
        </w:tc>
      </w:tr>
      <w:tr w:rsidR="00EA6F4D" w:rsidRPr="00EA6F4D" w14:paraId="65DD7624"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FFF2CC" w:themeFill="accent4" w:themeFillTint="33"/>
            <w:vAlign w:val="center"/>
          </w:tcPr>
          <w:p w14:paraId="27C063D4" w14:textId="77777777" w:rsidR="00EA6F4D" w:rsidRPr="000F1AAD" w:rsidRDefault="00EA6F4D" w:rsidP="00EA6F4D">
            <w:pPr>
              <w:bidi/>
              <w:jc w:val="center"/>
              <w:rPr>
                <w:rFonts w:ascii="B Lotus" w:hAnsi="B Lotus" w:cs="B Lotus"/>
                <w:sz w:val="16"/>
                <w:szCs w:val="16"/>
                <w:rtl/>
                <w:lang w:bidi="fa-IR"/>
              </w:rPr>
            </w:pPr>
          </w:p>
        </w:tc>
        <w:tc>
          <w:tcPr>
            <w:tcW w:w="1984" w:type="dxa"/>
            <w:vMerge/>
            <w:shd w:val="clear" w:color="auto" w:fill="FFF2CC" w:themeFill="accent4" w:themeFillTint="33"/>
            <w:vAlign w:val="center"/>
          </w:tcPr>
          <w:p w14:paraId="1AC2775D"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992" w:type="dxa"/>
            <w:vMerge/>
            <w:shd w:val="clear" w:color="auto" w:fill="FFF2CC" w:themeFill="accent4" w:themeFillTint="33"/>
            <w:vAlign w:val="center"/>
          </w:tcPr>
          <w:p w14:paraId="3169D8DE"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11" w:type="dxa"/>
            <w:vMerge/>
            <w:shd w:val="clear" w:color="auto" w:fill="FFF2CC" w:themeFill="accent4" w:themeFillTint="33"/>
            <w:vAlign w:val="center"/>
          </w:tcPr>
          <w:p w14:paraId="44B18B53"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08" w:type="dxa"/>
            <w:vMerge/>
            <w:shd w:val="clear" w:color="auto" w:fill="FFF2CC" w:themeFill="accent4" w:themeFillTint="33"/>
            <w:vAlign w:val="center"/>
          </w:tcPr>
          <w:p w14:paraId="6A3ABE59"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p>
        </w:tc>
        <w:tc>
          <w:tcPr>
            <w:tcW w:w="1418" w:type="dxa"/>
            <w:shd w:val="clear" w:color="auto" w:fill="FFF2CC" w:themeFill="accent4" w:themeFillTint="33"/>
            <w:vAlign w:val="center"/>
          </w:tcPr>
          <w:p w14:paraId="6AA55C4F" w14:textId="77777777" w:rsidR="00EA6F4D" w:rsidRPr="000F1AAD" w:rsidRDefault="00EA6F4D" w:rsidP="00532417">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lang w:bidi="fa-IR"/>
              </w:rPr>
            </w:pPr>
            <w:r w:rsidRPr="000F1AAD">
              <w:rPr>
                <w:rFonts w:ascii="B Lotus" w:hAnsi="B Lotus" w:cs="B Lotus"/>
                <w:sz w:val="16"/>
                <w:szCs w:val="16"/>
                <w:rtl/>
              </w:rPr>
              <w:t>توافق</w:t>
            </w:r>
            <w:ins w:id="17209" w:author="Mehrnazi Boojari" w:date="2019-01-15T05:07:00Z">
              <w:r w:rsidR="00532417">
                <w:rPr>
                  <w:rFonts w:ascii="B Lotus" w:hAnsi="B Lotus" w:cs="B Nazanin" w:hint="cs"/>
                  <w:sz w:val="16"/>
                  <w:szCs w:val="16"/>
                  <w:rtl/>
                </w:rPr>
                <w:t>‌</w:t>
              </w:r>
            </w:ins>
            <w:del w:id="17210" w:author="Mehrnazi Boojari" w:date="2019-01-15T05:07:00Z">
              <w:r w:rsidRPr="000F1AAD" w:rsidDel="00532417">
                <w:rPr>
                  <w:rFonts w:ascii="B Lotus" w:hAnsi="B Lotus" w:cs="B Lotus"/>
                  <w:sz w:val="16"/>
                  <w:szCs w:val="16"/>
                  <w:rtl/>
                </w:rPr>
                <w:delText xml:space="preserve"> </w:delText>
              </w:r>
            </w:del>
            <w:r w:rsidRPr="000F1AAD">
              <w:rPr>
                <w:rFonts w:ascii="B Lotus" w:hAnsi="B Lotus" w:cs="B Lotus"/>
                <w:sz w:val="16"/>
                <w:szCs w:val="16"/>
                <w:rtl/>
              </w:rPr>
              <w:t>نامه</w:t>
            </w:r>
            <w:del w:id="17211" w:author="Mehrnazi Boojari" w:date="2019-01-07T10:35:00Z">
              <w:r w:rsidRPr="000F1AAD" w:rsidDel="006C73A5">
                <w:rPr>
                  <w:rFonts w:ascii="B Lotus" w:hAnsi="B Lotus" w:cs="B Lotus" w:hint="cs"/>
                  <w:sz w:val="16"/>
                  <w:szCs w:val="16"/>
                  <w:rtl/>
                  <w:lang w:bidi="fa-IR"/>
                </w:rPr>
                <w:delText xml:space="preserve"> : </w:delText>
              </w:r>
            </w:del>
            <w:ins w:id="17212" w:author="Mehrnazi Boojari" w:date="2019-01-07T10:35:00Z">
              <w:r w:rsidR="006C73A5">
                <w:rPr>
                  <w:rFonts w:ascii="B Lotus" w:hAnsi="B Lotus" w:cs="B Lotus" w:hint="cs"/>
                  <w:sz w:val="16"/>
                  <w:szCs w:val="16"/>
                  <w:rtl/>
                  <w:lang w:bidi="fa-IR"/>
                </w:rPr>
                <w:t xml:space="preserve">: </w:t>
              </w:r>
            </w:ins>
            <w:r w:rsidRPr="000F1AAD">
              <w:rPr>
                <w:rFonts w:ascii="B Lotus" w:hAnsi="B Lotus" w:cs="B Lotus"/>
                <w:sz w:val="16"/>
                <w:szCs w:val="16"/>
                <w:rtl/>
              </w:rPr>
              <w:t>سامان</w:t>
            </w:r>
            <w:ins w:id="17213" w:author="Mehrnazi Boojari" w:date="2019-01-15T05:07:00Z">
              <w:r w:rsidR="00532417">
                <w:rPr>
                  <w:rFonts w:ascii="B Lotus" w:hAnsi="B Lotus" w:cs="B Nazanin" w:hint="cs"/>
                  <w:sz w:val="16"/>
                  <w:szCs w:val="16"/>
                  <w:rtl/>
                </w:rPr>
                <w:t>‌</w:t>
              </w:r>
            </w:ins>
            <w:del w:id="17214" w:author="Mehrnazi Boojari" w:date="2019-01-15T05:07:00Z">
              <w:r w:rsidRPr="000F1AAD" w:rsidDel="00532417">
                <w:rPr>
                  <w:rFonts w:ascii="B Lotus" w:hAnsi="B Lotus" w:cs="B Lotus"/>
                  <w:sz w:val="16"/>
                  <w:szCs w:val="16"/>
                  <w:rtl/>
                </w:rPr>
                <w:delText xml:space="preserve"> </w:delText>
              </w:r>
            </w:del>
            <w:r w:rsidRPr="000F1AAD">
              <w:rPr>
                <w:rFonts w:ascii="B Lotus" w:hAnsi="B Lotus" w:cs="B Lotus"/>
                <w:sz w:val="16"/>
                <w:szCs w:val="16"/>
                <w:rtl/>
              </w:rPr>
              <w:t xml:space="preserve">دهي امر نظارت بر </w:t>
            </w:r>
            <w:del w:id="17215" w:author="Mehrnazi Boojari" w:date="2019-01-07T22:28:00Z">
              <w:r w:rsidRPr="000F1AAD" w:rsidDel="00051F26">
                <w:rPr>
                  <w:rFonts w:ascii="B Lotus" w:hAnsi="B Lotus" w:cs="B Lotus"/>
                  <w:sz w:val="16"/>
                  <w:szCs w:val="16"/>
                  <w:rtl/>
                </w:rPr>
                <w:delText>ساخت و ساز</w:delText>
              </w:r>
            </w:del>
            <w:ins w:id="17216" w:author="Mehrnazi Boojari" w:date="2019-01-07T22:28:00Z">
              <w:r w:rsidR="00051F26">
                <w:rPr>
                  <w:rFonts w:ascii="B Lotus" w:hAnsi="B Lotus" w:cs="B Lotus"/>
                  <w:sz w:val="16"/>
                  <w:szCs w:val="16"/>
                  <w:rtl/>
                </w:rPr>
                <w:t>ساخت</w:t>
              </w:r>
              <w:r w:rsidR="00051F26">
                <w:rPr>
                  <w:rFonts w:ascii="Times New Roman" w:hAnsi="Times New Roman" w:cs="Times New Roman" w:hint="cs"/>
                  <w:sz w:val="16"/>
                  <w:szCs w:val="16"/>
                  <w:rtl/>
                </w:rPr>
                <w:t> </w:t>
              </w:r>
              <w:r w:rsidR="00051F26">
                <w:rPr>
                  <w:rFonts w:ascii="B Lotus" w:hAnsi="B Lotus" w:cs="B Lotus"/>
                  <w:sz w:val="16"/>
                  <w:szCs w:val="16"/>
                  <w:rtl/>
                </w:rPr>
                <w:t>و</w:t>
              </w:r>
              <w:r w:rsidR="00051F26">
                <w:rPr>
                  <w:rFonts w:ascii="Times New Roman" w:hAnsi="Times New Roman" w:cs="Times New Roman" w:hint="cs"/>
                  <w:sz w:val="16"/>
                  <w:szCs w:val="16"/>
                  <w:rtl/>
                </w:rPr>
                <w:t> </w:t>
              </w:r>
              <w:r w:rsidR="00051F26">
                <w:rPr>
                  <w:rFonts w:ascii="B Lotus" w:hAnsi="B Lotus" w:cs="B Lotus"/>
                  <w:sz w:val="16"/>
                  <w:szCs w:val="16"/>
                  <w:rtl/>
                </w:rPr>
                <w:t>ساز</w:t>
              </w:r>
            </w:ins>
            <w:r w:rsidRPr="000F1AAD">
              <w:rPr>
                <w:rFonts w:ascii="B Lotus" w:hAnsi="B Lotus" w:cs="B Lotus"/>
                <w:sz w:val="16"/>
                <w:szCs w:val="16"/>
                <w:rtl/>
              </w:rPr>
              <w:t xml:space="preserve"> مسكن </w:t>
            </w:r>
            <w:del w:id="17217" w:author="Mehrnazi Boojari" w:date="2019-01-15T05:07:00Z">
              <w:r w:rsidRPr="000F1AAD" w:rsidDel="00532417">
                <w:rPr>
                  <w:rFonts w:ascii="B Lotus" w:hAnsi="B Lotus" w:cs="B Lotus"/>
                  <w:sz w:val="16"/>
                  <w:szCs w:val="16"/>
                  <w:rtl/>
                </w:rPr>
                <w:delText>روستائي</w:delText>
              </w:r>
            </w:del>
            <w:ins w:id="17218" w:author="Mehrnazi Boojari" w:date="2019-01-15T05:07:00Z">
              <w:r w:rsidR="00532417" w:rsidRPr="000F1AAD">
                <w:rPr>
                  <w:rFonts w:ascii="B Lotus" w:hAnsi="B Lotus" w:cs="B Lotus"/>
                  <w:sz w:val="16"/>
                  <w:szCs w:val="16"/>
                  <w:rtl/>
                </w:rPr>
                <w:t>روستا</w:t>
              </w:r>
              <w:r w:rsidR="00532417">
                <w:rPr>
                  <w:rFonts w:ascii="B Lotus" w:hAnsi="B Lotus" w:cs="B Lotus" w:hint="cs"/>
                  <w:sz w:val="16"/>
                  <w:szCs w:val="16"/>
                  <w:rtl/>
                </w:rPr>
                <w:t>ی</w:t>
              </w:r>
              <w:r w:rsidR="00532417" w:rsidRPr="000F1AAD">
                <w:rPr>
                  <w:rFonts w:ascii="B Lotus" w:hAnsi="B Lotus" w:cs="B Lotus"/>
                  <w:sz w:val="16"/>
                  <w:szCs w:val="16"/>
                  <w:rtl/>
                </w:rPr>
                <w:t>ي</w:t>
              </w:r>
            </w:ins>
          </w:p>
          <w:p w14:paraId="64D325D4" w14:textId="77777777" w:rsidR="00EA6F4D" w:rsidRPr="0053241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126" w:type="dxa"/>
            <w:shd w:val="clear" w:color="auto" w:fill="FFF2CC" w:themeFill="accent4" w:themeFillTint="33"/>
            <w:vAlign w:val="center"/>
          </w:tcPr>
          <w:p w14:paraId="135F1BC5" w14:textId="77777777" w:rsidR="00EA6F4D" w:rsidRPr="00AE7FAD" w:rsidRDefault="00EA6F4D" w:rsidP="000C47EC">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AE7FAD">
              <w:rPr>
                <w:rFonts w:ascii="B Lotus" w:hAnsi="B Lotus" w:cs="B Lotus"/>
                <w:sz w:val="16"/>
                <w:szCs w:val="16"/>
                <w:rtl/>
                <w:lang w:bidi="fa-IR"/>
                <w:rPrChange w:id="17219" w:author="Mehrnazi Boojari" w:date="2019-01-20T03:16:00Z">
                  <w:rPr>
                    <w:rFonts w:ascii="B Lotus" w:eastAsia="B Nazanin" w:hAnsi="B Lotus" w:cs="B Lotus"/>
                    <w:b/>
                    <w:bCs/>
                    <w:color w:val="000000" w:themeColor="text1"/>
                    <w:sz w:val="16"/>
                    <w:szCs w:val="16"/>
                    <w:rtl/>
                    <w:lang w:bidi="fa-IR"/>
                  </w:rPr>
                </w:rPrChange>
              </w:rPr>
              <w:t>1</w:t>
            </w:r>
            <w:del w:id="17220" w:author="Mehrnazi Boojari" w:date="2019-01-15T05:01:00Z">
              <w:r w:rsidRPr="00AE7FAD" w:rsidDel="000C47EC">
                <w:rPr>
                  <w:rFonts w:ascii="B Lotus" w:hAnsi="B Lotus" w:cs="B Lotus"/>
                  <w:sz w:val="16"/>
                  <w:szCs w:val="16"/>
                  <w:lang w:bidi="fa-IR"/>
                  <w:rPrChange w:id="17221" w:author="Mehrnazi Boojari" w:date="2019-01-20T03:16:00Z">
                    <w:rPr>
                      <w:rFonts w:ascii="B Lotus" w:eastAsia="B Nazanin" w:hAnsi="B Lotus" w:cs="B Lotus"/>
                      <w:b/>
                      <w:bCs/>
                      <w:color w:val="000000" w:themeColor="text1"/>
                      <w:sz w:val="16"/>
                      <w:szCs w:val="16"/>
                      <w:lang w:bidi="fa-IR"/>
                    </w:rPr>
                  </w:rPrChange>
                </w:rPr>
                <w:delText xml:space="preserve">. </w:delText>
              </w:r>
            </w:del>
            <w:ins w:id="17222" w:author="Mehrnazi Boojari" w:date="2019-01-15T05:01:00Z">
              <w:r w:rsidR="000C47EC" w:rsidRPr="00AE7FAD">
                <w:rPr>
                  <w:rFonts w:ascii="B Lotus" w:hAnsi="B Lotus" w:cs="B Lotus"/>
                  <w:sz w:val="16"/>
                  <w:szCs w:val="16"/>
                  <w:rtl/>
                  <w:lang w:bidi="fa-IR"/>
                  <w:rPrChange w:id="17223" w:author="Mehrnazi Boojari" w:date="2019-01-20T03:16:00Z">
                    <w:rPr>
                      <w:rFonts w:ascii="B Lotus" w:eastAsia="B Nazanin" w:hAnsi="B Lotus" w:cs="B Lotus"/>
                      <w:b/>
                      <w:bCs/>
                      <w:color w:val="000000" w:themeColor="text1"/>
                      <w:sz w:val="16"/>
                      <w:szCs w:val="16"/>
                      <w:rtl/>
                      <w:lang w:bidi="fa-IR"/>
                    </w:rPr>
                  </w:rPrChange>
                </w:rPr>
                <w:t xml:space="preserve">. </w:t>
              </w:r>
            </w:ins>
            <w:r w:rsidRPr="00AE7FAD">
              <w:rPr>
                <w:rFonts w:ascii="B Lotus" w:hAnsi="B Lotus" w:cs="B Lotus"/>
                <w:sz w:val="16"/>
                <w:szCs w:val="16"/>
                <w:rtl/>
                <w:lang w:bidi="fa-IR"/>
              </w:rPr>
              <w:t>بنياد مسكن انقلاب اسلامي افراد مورد نياز خود را از بين اشخاص واجد شرايط به ترتيب اولويت</w:t>
            </w:r>
            <w:ins w:id="17224" w:author="Mehrnazi Boojari" w:date="2019-01-15T05:02:00Z">
              <w:r w:rsidR="000C47EC" w:rsidRPr="00AE7FAD">
                <w:rPr>
                  <w:rFonts w:ascii="B Lotus" w:hAnsi="B Lotus" w:cs="B Nazanin" w:hint="cs"/>
                  <w:sz w:val="16"/>
                  <w:szCs w:val="16"/>
                  <w:rtl/>
                  <w:lang w:bidi="fa-IR"/>
                </w:rPr>
                <w:t>‌</w:t>
              </w:r>
            </w:ins>
            <w:del w:id="17225" w:author="Mehrnazi Boojari" w:date="2019-01-15T05:02:00Z">
              <w:r w:rsidRPr="00AE7FAD" w:rsidDel="000C47EC">
                <w:rPr>
                  <w:rFonts w:ascii="B Lotus" w:hAnsi="B Lotus" w:cs="B Lotus"/>
                  <w:sz w:val="16"/>
                  <w:szCs w:val="16"/>
                  <w:rtl/>
                  <w:lang w:bidi="fa-IR"/>
                </w:rPr>
                <w:delText xml:space="preserve"> </w:delText>
              </w:r>
            </w:del>
            <w:r w:rsidRPr="00AE7FAD">
              <w:rPr>
                <w:rFonts w:ascii="B Lotus" w:hAnsi="B Lotus" w:cs="B Lotus"/>
                <w:sz w:val="16"/>
                <w:szCs w:val="16"/>
                <w:rtl/>
                <w:lang w:bidi="fa-IR"/>
              </w:rPr>
              <w:t xml:space="preserve">بندي </w:t>
            </w:r>
            <w:del w:id="17226" w:author="Mehrnazi Boojari" w:date="2019-01-15T05:02:00Z">
              <w:r w:rsidRPr="00AE7FAD" w:rsidDel="000C47EC">
                <w:rPr>
                  <w:rFonts w:ascii="B Lotus" w:hAnsi="B Lotus" w:cs="B Lotus"/>
                  <w:sz w:val="16"/>
                  <w:szCs w:val="16"/>
                  <w:rtl/>
                  <w:lang w:bidi="fa-IR"/>
                </w:rPr>
                <w:delText xml:space="preserve">زير </w:delText>
              </w:r>
            </w:del>
            <w:ins w:id="17227" w:author="Mehrnazi Boojari" w:date="2019-01-15T05:02:00Z">
              <w:r w:rsidR="000C47EC" w:rsidRPr="00AE7FAD">
                <w:rPr>
                  <w:rFonts w:ascii="B Lotus" w:hAnsi="B Lotus" w:cs="B Lotus" w:hint="cs"/>
                  <w:sz w:val="16"/>
                  <w:szCs w:val="16"/>
                  <w:rtl/>
                  <w:lang w:bidi="fa-IR"/>
                </w:rPr>
                <w:t>ذیل</w:t>
              </w:r>
              <w:r w:rsidR="000C47EC" w:rsidRPr="00AE7FAD">
                <w:rPr>
                  <w:rFonts w:ascii="B Lotus" w:hAnsi="B Lotus" w:cs="B Lotus"/>
                  <w:sz w:val="16"/>
                  <w:szCs w:val="16"/>
                  <w:rtl/>
                  <w:lang w:bidi="fa-IR"/>
                </w:rPr>
                <w:t xml:space="preserve"> </w:t>
              </w:r>
            </w:ins>
            <w:r w:rsidRPr="00AE7FAD">
              <w:rPr>
                <w:rFonts w:ascii="B Lotus" w:hAnsi="B Lotus" w:cs="B Lotus"/>
                <w:sz w:val="16"/>
                <w:szCs w:val="16"/>
                <w:rtl/>
                <w:lang w:bidi="fa-IR"/>
              </w:rPr>
              <w:t>انتخاب مي</w:t>
            </w:r>
            <w:ins w:id="17228" w:author="Mehrnazi Boojari" w:date="2019-01-15T05:02:00Z">
              <w:r w:rsidR="000C47EC" w:rsidRPr="00AE7FAD">
                <w:rPr>
                  <w:rFonts w:ascii="B Lotus" w:hAnsi="B Lotus" w:cs="B Nazanin" w:hint="cs"/>
                  <w:sz w:val="16"/>
                  <w:szCs w:val="16"/>
                  <w:rtl/>
                  <w:lang w:bidi="fa-IR"/>
                </w:rPr>
                <w:t>‌</w:t>
              </w:r>
              <w:r w:rsidR="000C47EC" w:rsidRPr="00AE7FAD">
                <w:rPr>
                  <w:rFonts w:ascii="B Lotus" w:hAnsi="B Lotus" w:cs="B Lotus" w:hint="cs"/>
                  <w:sz w:val="16"/>
                  <w:szCs w:val="16"/>
                  <w:rtl/>
                  <w:lang w:bidi="fa-IR"/>
                </w:rPr>
                <w:t>ک</w:t>
              </w:r>
            </w:ins>
            <w:del w:id="17229" w:author="Mehrnazi Boojari" w:date="2019-01-15T05:02:00Z">
              <w:r w:rsidRPr="00AE7FAD" w:rsidDel="000C47EC">
                <w:rPr>
                  <w:rFonts w:ascii="B Lotus" w:hAnsi="B Lotus" w:cs="B Lotus"/>
                  <w:sz w:val="16"/>
                  <w:szCs w:val="16"/>
                  <w:rtl/>
                  <w:lang w:bidi="fa-IR"/>
                </w:rPr>
                <w:delText xml:space="preserve"> نماي</w:delText>
              </w:r>
            </w:del>
            <w:r w:rsidRPr="00AE7FAD">
              <w:rPr>
                <w:rFonts w:ascii="B Lotus" w:hAnsi="B Lotus" w:cs="B Lotus"/>
                <w:sz w:val="16"/>
                <w:szCs w:val="16"/>
                <w:rtl/>
                <w:lang w:bidi="fa-IR"/>
              </w:rPr>
              <w:t>ند</w:t>
            </w:r>
            <w:del w:id="17230" w:author="Mehrnazi Boojari" w:date="2019-01-07T10:35:00Z">
              <w:r w:rsidRPr="00AE7FAD" w:rsidDel="006C73A5">
                <w:rPr>
                  <w:rFonts w:ascii="B Lotus" w:hAnsi="B Lotus" w:cs="B Lotus"/>
                  <w:sz w:val="16"/>
                  <w:szCs w:val="16"/>
                  <w:lang w:bidi="fa-IR"/>
                </w:rPr>
                <w:delText xml:space="preserve"> : </w:delText>
              </w:r>
            </w:del>
            <w:ins w:id="17231" w:author="Mehrnazi Boojari" w:date="2019-01-07T10:35:00Z">
              <w:r w:rsidR="006C73A5" w:rsidRPr="00AE7FAD">
                <w:rPr>
                  <w:rFonts w:ascii="B Lotus" w:hAnsi="B Lotus" w:cs="B Lotus"/>
                  <w:sz w:val="16"/>
                  <w:szCs w:val="16"/>
                  <w:rtl/>
                  <w:lang w:bidi="fa-IR"/>
                </w:rPr>
                <w:t xml:space="preserve">: </w:t>
              </w:r>
            </w:ins>
          </w:p>
          <w:p w14:paraId="42B921AB" w14:textId="5FB7BB2F" w:rsidR="00EA6F4D" w:rsidRPr="00AE7FAD" w:rsidRDefault="00EA6F4D" w:rsidP="00AE7FA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AE7FAD">
              <w:rPr>
                <w:rFonts w:ascii="B Lotus" w:hAnsi="B Lotus" w:cs="B Lotus"/>
                <w:sz w:val="16"/>
                <w:szCs w:val="16"/>
                <w:rtl/>
                <w:lang w:bidi="fa-IR"/>
                <w:rPrChange w:id="17232" w:author="Mehrnazi Boojari" w:date="2019-01-20T03:16:00Z">
                  <w:rPr>
                    <w:rFonts w:ascii="B Lotus" w:eastAsia="B Nazanin" w:hAnsi="B Lotus" w:cs="B Lotus"/>
                    <w:b/>
                    <w:bCs/>
                    <w:color w:val="000000" w:themeColor="text1"/>
                    <w:sz w:val="16"/>
                    <w:szCs w:val="16"/>
                    <w:rtl/>
                    <w:lang w:bidi="fa-IR"/>
                  </w:rPr>
                </w:rPrChange>
              </w:rPr>
              <w:t>1-1</w:t>
            </w:r>
            <w:del w:id="17233" w:author="Mehrnazi Boojari" w:date="2019-01-20T03:16:00Z">
              <w:r w:rsidRPr="00AE7FAD" w:rsidDel="00AE7FAD">
                <w:rPr>
                  <w:rFonts w:ascii="B Lotus" w:hAnsi="B Lotus" w:cs="B Lotus"/>
                  <w:sz w:val="16"/>
                  <w:szCs w:val="16"/>
                  <w:lang w:bidi="fa-IR"/>
                  <w:rPrChange w:id="17234" w:author="Mehrnazi Boojari" w:date="2019-01-20T03:16:00Z">
                    <w:rPr>
                      <w:rFonts w:ascii="B Lotus" w:eastAsia="B Nazanin" w:hAnsi="B Lotus" w:cs="B Lotus"/>
                      <w:b/>
                      <w:bCs/>
                      <w:color w:val="000000" w:themeColor="text1"/>
                      <w:sz w:val="16"/>
                      <w:szCs w:val="16"/>
                      <w:lang w:bidi="fa-IR"/>
                    </w:rPr>
                  </w:rPrChange>
                </w:rPr>
                <w:delText>-</w:delText>
              </w:r>
            </w:del>
            <w:ins w:id="17235" w:author="Mehrnazi Boojari" w:date="2019-01-20T03:17:00Z">
              <w:r w:rsidR="00AE7FAD">
                <w:rPr>
                  <w:rFonts w:ascii="B Lotus" w:hAnsi="B Lotus" w:cs="B Nazanin" w:hint="cs"/>
                  <w:sz w:val="16"/>
                  <w:szCs w:val="16"/>
                  <w:lang w:bidi="fa-IR"/>
                </w:rPr>
                <w:t>‌</w:t>
              </w:r>
            </w:ins>
            <w:del w:id="17236" w:author="Mehrnazi Boojari" w:date="2019-01-20T03:17:00Z">
              <w:r w:rsidRPr="00AE7FAD" w:rsidDel="00AE7FAD">
                <w:rPr>
                  <w:rFonts w:ascii="B Lotus" w:hAnsi="B Lotus" w:cs="B Lotus"/>
                  <w:sz w:val="16"/>
                  <w:szCs w:val="16"/>
                  <w:lang w:bidi="fa-IR"/>
                  <w:rPrChange w:id="17237" w:author="Mehrnazi Boojari" w:date="2019-01-20T03:16:00Z">
                    <w:rPr>
                      <w:rFonts w:ascii="B Lotus" w:eastAsia="B Nazanin" w:hAnsi="B Lotus" w:cs="B Lotus"/>
                      <w:b/>
                      <w:bCs/>
                      <w:color w:val="000000" w:themeColor="text1"/>
                      <w:sz w:val="16"/>
                      <w:szCs w:val="16"/>
                      <w:lang w:bidi="fa-IR"/>
                    </w:rPr>
                  </w:rPrChange>
                </w:rPr>
                <w:delText xml:space="preserve"> </w:delText>
              </w:r>
            </w:del>
            <w:ins w:id="17238" w:author="Mehrnazi Boojari" w:date="2019-01-20T03:17:00Z">
              <w:r w:rsidR="00AE7FAD">
                <w:rPr>
                  <w:rFonts w:ascii="B Lotus" w:hAnsi="B Lotus" w:cs="B Lotus" w:hint="cs"/>
                  <w:sz w:val="16"/>
                  <w:szCs w:val="16"/>
                  <w:rtl/>
                  <w:lang w:bidi="fa-IR"/>
                </w:rPr>
                <w:t xml:space="preserve">- </w:t>
              </w:r>
            </w:ins>
            <w:del w:id="17239" w:author="Mehrnazi Boojari" w:date="2019-01-15T05:02:00Z">
              <w:r w:rsidRPr="00AE7FAD" w:rsidDel="000C47EC">
                <w:rPr>
                  <w:rFonts w:ascii="B Lotus" w:hAnsi="B Lotus" w:cs="B Lotus"/>
                  <w:sz w:val="16"/>
                  <w:szCs w:val="16"/>
                  <w:rtl/>
                  <w:lang w:bidi="fa-IR"/>
                </w:rPr>
                <w:delText xml:space="preserve">مهندسين </w:delText>
              </w:r>
            </w:del>
            <w:ins w:id="17240" w:author="Mehrnazi Boojari" w:date="2019-01-15T05:02:00Z">
              <w:r w:rsidR="000C47EC" w:rsidRPr="00AE7FAD">
                <w:rPr>
                  <w:rFonts w:ascii="B Lotus" w:hAnsi="B Lotus" w:cs="B Lotus"/>
                  <w:sz w:val="16"/>
                  <w:szCs w:val="16"/>
                  <w:rtl/>
                  <w:lang w:bidi="fa-IR"/>
                </w:rPr>
                <w:t>مهندس</w:t>
              </w:r>
              <w:r w:rsidR="000C47EC" w:rsidRPr="00AE7FAD">
                <w:rPr>
                  <w:rFonts w:ascii="B Lotus" w:hAnsi="B Lotus" w:cs="B Lotus" w:hint="cs"/>
                  <w:sz w:val="16"/>
                  <w:szCs w:val="16"/>
                  <w:rtl/>
                  <w:lang w:bidi="fa-IR"/>
                </w:rPr>
                <w:t>ا</w:t>
              </w:r>
              <w:r w:rsidR="000C47EC" w:rsidRPr="00AE7FAD">
                <w:rPr>
                  <w:rFonts w:ascii="B Lotus" w:hAnsi="B Lotus" w:cs="B Lotus"/>
                  <w:sz w:val="16"/>
                  <w:szCs w:val="16"/>
                  <w:rtl/>
                  <w:lang w:bidi="fa-IR"/>
                </w:rPr>
                <w:t>ن</w:t>
              </w:r>
              <w:r w:rsidR="000C47EC" w:rsidRPr="000F1AAD">
                <w:rPr>
                  <w:rFonts w:ascii="B Lotus" w:hAnsi="B Lotus" w:cs="B Lotus"/>
                  <w:sz w:val="16"/>
                  <w:szCs w:val="16"/>
                  <w:rtl/>
                  <w:lang w:bidi="fa-IR"/>
                </w:rPr>
                <w:t xml:space="preserve"> </w:t>
              </w:r>
            </w:ins>
            <w:r w:rsidRPr="000F1AAD">
              <w:rPr>
                <w:rFonts w:ascii="B Lotus" w:hAnsi="B Lotus" w:cs="B Lotus"/>
                <w:sz w:val="16"/>
                <w:szCs w:val="16"/>
                <w:rtl/>
                <w:lang w:bidi="fa-IR"/>
              </w:rPr>
              <w:t>و كاردان</w:t>
            </w:r>
            <w:ins w:id="17241" w:author="Mehrnazi Boojari" w:date="2019-01-15T05:02:00Z">
              <w:r w:rsidR="000C47EC">
                <w:rPr>
                  <w:rFonts w:ascii="B Lotus" w:hAnsi="B Lotus" w:cs="B Nazanin" w:hint="cs"/>
                  <w:sz w:val="16"/>
                  <w:szCs w:val="16"/>
                  <w:rtl/>
                  <w:lang w:bidi="fa-IR"/>
                </w:rPr>
                <w:t>‌</w:t>
              </w:r>
            </w:ins>
            <w:r w:rsidRPr="000F1AAD">
              <w:rPr>
                <w:rFonts w:ascii="B Lotus" w:hAnsi="B Lotus" w:cs="B Lotus"/>
                <w:sz w:val="16"/>
                <w:szCs w:val="16"/>
                <w:rtl/>
                <w:lang w:bidi="fa-IR"/>
              </w:rPr>
              <w:t>هاي اداري داراي پروانه اشتغال ب</w:t>
            </w:r>
            <w:ins w:id="17242" w:author="Mehrnazi Boojari" w:date="2019-01-15T05:02:00Z">
              <w:r w:rsidR="000C47EC">
                <w:rPr>
                  <w:rFonts w:ascii="B Lotus" w:hAnsi="B Lotus" w:cs="B Lotus" w:hint="cs"/>
                  <w:sz w:val="16"/>
                  <w:szCs w:val="16"/>
                  <w:rtl/>
                  <w:lang w:bidi="fa-IR"/>
                </w:rPr>
                <w:t xml:space="preserve">ه </w:t>
              </w:r>
            </w:ins>
            <w:r w:rsidRPr="000F1AAD">
              <w:rPr>
                <w:rFonts w:ascii="B Lotus" w:hAnsi="B Lotus" w:cs="B Lotus"/>
                <w:sz w:val="16"/>
                <w:szCs w:val="16"/>
                <w:rtl/>
                <w:lang w:bidi="fa-IR"/>
              </w:rPr>
              <w:t>كار مهندسي و يا كارداني در رشته</w:t>
            </w:r>
            <w:ins w:id="17243" w:author="Mehrnazi Boojari" w:date="2019-01-15T05:02:00Z">
              <w:r w:rsidR="000C47EC">
                <w:rPr>
                  <w:rFonts w:ascii="B Lotus" w:hAnsi="B Lotus" w:cs="B Nazanin" w:hint="cs"/>
                  <w:sz w:val="16"/>
                  <w:szCs w:val="16"/>
                  <w:rtl/>
                  <w:lang w:bidi="fa-IR"/>
                </w:rPr>
                <w:t>‌</w:t>
              </w:r>
            </w:ins>
            <w:del w:id="17244" w:author="Mehrnazi Boojari" w:date="2019-01-15T05:02:00Z">
              <w:r w:rsidRPr="000F1AAD" w:rsidDel="000C47EC">
                <w:rPr>
                  <w:rFonts w:ascii="B Lotus" w:hAnsi="B Lotus" w:cs="B Lotus"/>
                  <w:sz w:val="16"/>
                  <w:szCs w:val="16"/>
                  <w:rtl/>
                  <w:lang w:bidi="fa-IR"/>
                </w:rPr>
                <w:delText xml:space="preserve"> </w:delText>
              </w:r>
            </w:del>
            <w:r w:rsidRPr="000F1AAD">
              <w:rPr>
                <w:rFonts w:ascii="B Lotus" w:hAnsi="B Lotus" w:cs="B Lotus"/>
                <w:sz w:val="16"/>
                <w:szCs w:val="16"/>
                <w:rtl/>
                <w:lang w:bidi="fa-IR"/>
              </w:rPr>
              <w:t xml:space="preserve">هاي معماري يا </w:t>
            </w:r>
            <w:r w:rsidRPr="000F1AAD">
              <w:rPr>
                <w:rFonts w:ascii="B Lotus" w:hAnsi="B Lotus" w:cs="B Lotus"/>
                <w:sz w:val="16"/>
                <w:szCs w:val="16"/>
                <w:rtl/>
                <w:lang w:bidi="fa-IR"/>
              </w:rPr>
              <w:lastRenderedPageBreak/>
              <w:t xml:space="preserve">عمران </w:t>
            </w:r>
            <w:r w:rsidRPr="00AE7FAD">
              <w:rPr>
                <w:rFonts w:ascii="B Lotus" w:hAnsi="B Lotus" w:cs="B Lotus"/>
                <w:sz w:val="16"/>
                <w:szCs w:val="16"/>
                <w:rtl/>
                <w:lang w:bidi="fa-IR"/>
              </w:rPr>
              <w:t>و يا مرتبط با آن از پايه 3 به بالا</w:t>
            </w:r>
            <w:del w:id="17245" w:author="Mehrnazi Boojari" w:date="2019-01-07T09:53:00Z">
              <w:r w:rsidRPr="00AE7FAD" w:rsidDel="006F7CCF">
                <w:rPr>
                  <w:rFonts w:ascii="B Lotus" w:hAnsi="B Lotus" w:cs="B Lotus"/>
                  <w:sz w:val="16"/>
                  <w:szCs w:val="16"/>
                  <w:lang w:bidi="fa-IR"/>
                </w:rPr>
                <w:delText xml:space="preserve"> . </w:delText>
              </w:r>
            </w:del>
            <w:ins w:id="17246" w:author="Mehrnazi Boojari" w:date="2019-01-07T09:53:00Z">
              <w:r w:rsidR="006F7CCF" w:rsidRPr="00AE7FAD">
                <w:rPr>
                  <w:rFonts w:ascii="B Lotus" w:hAnsi="B Lotus" w:cs="B Lotus"/>
                  <w:sz w:val="16"/>
                  <w:szCs w:val="16"/>
                  <w:rtl/>
                  <w:lang w:bidi="fa-IR"/>
                </w:rPr>
                <w:t xml:space="preserve">. </w:t>
              </w:r>
            </w:ins>
          </w:p>
          <w:p w14:paraId="534D7370" w14:textId="5118B73D" w:rsidR="00EA6F4D" w:rsidRPr="00AE7FAD" w:rsidRDefault="00EA6F4D" w:rsidP="00AE7FA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AE7FAD">
              <w:rPr>
                <w:rFonts w:ascii="B Lotus" w:hAnsi="B Lotus" w:cs="B Lotus"/>
                <w:sz w:val="16"/>
                <w:szCs w:val="16"/>
                <w:rtl/>
                <w:lang w:bidi="fa-IR"/>
                <w:rPrChange w:id="17247" w:author="Mehrnazi Boojari" w:date="2019-01-20T03:17:00Z">
                  <w:rPr>
                    <w:rFonts w:ascii="B Lotus" w:eastAsia="B Nazanin" w:hAnsi="B Lotus" w:cs="B Lotus"/>
                    <w:b/>
                    <w:bCs/>
                    <w:color w:val="000000" w:themeColor="text1"/>
                    <w:sz w:val="16"/>
                    <w:szCs w:val="16"/>
                    <w:rtl/>
                    <w:lang w:bidi="fa-IR"/>
                  </w:rPr>
                </w:rPrChange>
              </w:rPr>
              <w:t>1-</w:t>
            </w:r>
            <w:ins w:id="17248" w:author="Mehrnazi Boojari" w:date="2019-01-20T03:18:00Z">
              <w:r w:rsidR="00AE7FAD">
                <w:rPr>
                  <w:rFonts w:ascii="B Lotus" w:hAnsi="B Lotus" w:cs="B Lotus" w:hint="cs"/>
                  <w:sz w:val="16"/>
                  <w:szCs w:val="16"/>
                  <w:rtl/>
                  <w:lang w:bidi="fa-IR"/>
                </w:rPr>
                <w:t>2-</w:t>
              </w:r>
            </w:ins>
            <w:del w:id="17249" w:author="Mehrnazi Boojari" w:date="2019-01-20T03:18:00Z">
              <w:r w:rsidRPr="00AE7FAD" w:rsidDel="00AE7FAD">
                <w:rPr>
                  <w:rFonts w:ascii="B Lotus" w:hAnsi="B Lotus" w:cs="B Lotus"/>
                  <w:sz w:val="16"/>
                  <w:szCs w:val="16"/>
                  <w:rtl/>
                  <w:lang w:bidi="fa-IR"/>
                  <w:rPrChange w:id="17250" w:author="Mehrnazi Boojari" w:date="2019-01-20T03:17:00Z">
                    <w:rPr>
                      <w:rFonts w:ascii="B Lotus" w:eastAsia="B Nazanin" w:hAnsi="B Lotus" w:cs="B Lotus"/>
                      <w:b/>
                      <w:bCs/>
                      <w:color w:val="000000" w:themeColor="text1"/>
                      <w:sz w:val="16"/>
                      <w:szCs w:val="16"/>
                      <w:rtl/>
                      <w:lang w:bidi="fa-IR"/>
                    </w:rPr>
                  </w:rPrChange>
                </w:rPr>
                <w:delText>2</w:delText>
              </w:r>
              <w:r w:rsidRPr="00AE7FAD" w:rsidDel="00AE7FAD">
                <w:rPr>
                  <w:rFonts w:ascii="B Lotus" w:hAnsi="B Lotus" w:cs="B Lotus"/>
                  <w:sz w:val="16"/>
                  <w:szCs w:val="16"/>
                  <w:lang w:bidi="fa-IR"/>
                  <w:rPrChange w:id="17251" w:author="Mehrnazi Boojari" w:date="2019-01-20T03:17:00Z">
                    <w:rPr>
                      <w:rFonts w:ascii="B Lotus" w:eastAsia="B Nazanin" w:hAnsi="B Lotus" w:cs="B Lotus"/>
                      <w:b/>
                      <w:bCs/>
                      <w:color w:val="000000" w:themeColor="text1"/>
                      <w:sz w:val="16"/>
                      <w:szCs w:val="16"/>
                      <w:lang w:bidi="fa-IR"/>
                    </w:rPr>
                  </w:rPrChange>
                </w:rPr>
                <w:delText>-</w:delText>
              </w:r>
              <w:r w:rsidRPr="00AE7FAD" w:rsidDel="00AE7FAD">
                <w:rPr>
                  <w:rFonts w:ascii="B Lotus" w:hAnsi="B Lotus" w:cs="B Lotus"/>
                  <w:sz w:val="16"/>
                  <w:szCs w:val="16"/>
                  <w:lang w:bidi="fa-IR"/>
                </w:rPr>
                <w:delText xml:space="preserve"> </w:delText>
              </w:r>
            </w:del>
            <w:ins w:id="17252" w:author="Mehrnazi Boojari" w:date="2019-01-20T03:18:00Z">
              <w:r w:rsidR="00AE7FAD">
                <w:rPr>
                  <w:rFonts w:ascii="B Lotus" w:hAnsi="B Lotus" w:cs="B Lotus" w:hint="cs"/>
                  <w:sz w:val="16"/>
                  <w:szCs w:val="16"/>
                  <w:rtl/>
                  <w:lang w:bidi="fa-IR"/>
                </w:rPr>
                <w:t xml:space="preserve"> </w:t>
              </w:r>
            </w:ins>
            <w:del w:id="17253" w:author="Mehrnazi Boojari" w:date="2019-01-15T05:02:00Z">
              <w:r w:rsidRPr="00AE7FAD" w:rsidDel="000C47EC">
                <w:rPr>
                  <w:rFonts w:ascii="B Lotus" w:hAnsi="B Lotus" w:cs="B Lotus"/>
                  <w:sz w:val="16"/>
                  <w:szCs w:val="16"/>
                  <w:rtl/>
                  <w:lang w:bidi="fa-IR"/>
                </w:rPr>
                <w:delText xml:space="preserve">مهندسين </w:delText>
              </w:r>
            </w:del>
            <w:ins w:id="17254" w:author="Mehrnazi Boojari" w:date="2019-01-15T05:02:00Z">
              <w:r w:rsidR="000C47EC" w:rsidRPr="00AE7FAD">
                <w:rPr>
                  <w:rFonts w:ascii="B Lotus" w:hAnsi="B Lotus" w:cs="B Lotus"/>
                  <w:sz w:val="16"/>
                  <w:szCs w:val="16"/>
                  <w:rtl/>
                  <w:lang w:bidi="fa-IR"/>
                </w:rPr>
                <w:t>مهندس</w:t>
              </w:r>
              <w:r w:rsidR="000C47EC" w:rsidRPr="00AE7FAD">
                <w:rPr>
                  <w:rFonts w:ascii="B Lotus" w:hAnsi="B Lotus" w:cs="B Lotus" w:hint="cs"/>
                  <w:sz w:val="16"/>
                  <w:szCs w:val="16"/>
                  <w:rtl/>
                  <w:lang w:bidi="fa-IR"/>
                </w:rPr>
                <w:t>ا</w:t>
              </w:r>
              <w:r w:rsidR="000C47EC" w:rsidRPr="00AE7FAD">
                <w:rPr>
                  <w:rFonts w:ascii="B Lotus" w:hAnsi="B Lotus" w:cs="B Lotus"/>
                  <w:sz w:val="16"/>
                  <w:szCs w:val="16"/>
                  <w:rtl/>
                  <w:lang w:bidi="fa-IR"/>
                </w:rPr>
                <w:t xml:space="preserve">ن </w:t>
              </w:r>
            </w:ins>
            <w:r w:rsidRPr="00AE7FAD">
              <w:rPr>
                <w:rFonts w:ascii="B Lotus" w:hAnsi="B Lotus" w:cs="B Lotus"/>
                <w:sz w:val="16"/>
                <w:szCs w:val="16"/>
                <w:rtl/>
                <w:lang w:bidi="fa-IR"/>
              </w:rPr>
              <w:t>و كاردان</w:t>
            </w:r>
            <w:ins w:id="17255" w:author="Mehrnazi Boojari" w:date="2019-01-15T05:03:00Z">
              <w:r w:rsidR="000C47EC" w:rsidRPr="00AE7FAD">
                <w:rPr>
                  <w:rFonts w:ascii="B Lotus" w:hAnsi="B Lotus" w:cs="B Nazanin" w:hint="cs"/>
                  <w:sz w:val="16"/>
                  <w:szCs w:val="16"/>
                  <w:rtl/>
                  <w:lang w:bidi="fa-IR"/>
                </w:rPr>
                <w:t>‌</w:t>
              </w:r>
            </w:ins>
            <w:r w:rsidRPr="00AE7FAD">
              <w:rPr>
                <w:rFonts w:ascii="B Lotus" w:hAnsi="B Lotus" w:cs="B Lotus"/>
                <w:sz w:val="16"/>
                <w:szCs w:val="16"/>
                <w:rtl/>
                <w:lang w:bidi="fa-IR"/>
              </w:rPr>
              <w:t>هاي عضو سازمان نظام مهندسي استان و يا كانون كاردان</w:t>
            </w:r>
            <w:ins w:id="17256" w:author="Mehrnazi Boojari" w:date="2019-01-15T05:03:00Z">
              <w:r w:rsidR="000C47EC" w:rsidRPr="00AE7FAD">
                <w:rPr>
                  <w:rFonts w:ascii="B Lotus" w:hAnsi="B Lotus" w:cs="B Nazanin" w:hint="cs"/>
                  <w:sz w:val="16"/>
                  <w:szCs w:val="16"/>
                  <w:rtl/>
                  <w:lang w:bidi="fa-IR"/>
                </w:rPr>
                <w:t>‌</w:t>
              </w:r>
            </w:ins>
            <w:r w:rsidRPr="00AE7FAD">
              <w:rPr>
                <w:rFonts w:ascii="B Lotus" w:hAnsi="B Lotus" w:cs="B Lotus"/>
                <w:sz w:val="16"/>
                <w:szCs w:val="16"/>
                <w:rtl/>
                <w:lang w:bidi="fa-IR"/>
              </w:rPr>
              <w:t>هاي فني ساختمان استان كه فاقد پروانه اشتغال ب</w:t>
            </w:r>
            <w:ins w:id="17257" w:author="Mehrnazi Boojari" w:date="2019-01-15T05:03:00Z">
              <w:r w:rsidR="000C47EC" w:rsidRPr="00AE7FAD">
                <w:rPr>
                  <w:rFonts w:ascii="B Lotus" w:hAnsi="B Lotus" w:cs="B Lotus" w:hint="cs"/>
                  <w:sz w:val="16"/>
                  <w:szCs w:val="16"/>
                  <w:rtl/>
                  <w:lang w:bidi="fa-IR"/>
                </w:rPr>
                <w:t xml:space="preserve">ه </w:t>
              </w:r>
            </w:ins>
            <w:r w:rsidRPr="00AE7FAD">
              <w:rPr>
                <w:rFonts w:ascii="B Lotus" w:hAnsi="B Lotus" w:cs="B Lotus"/>
                <w:sz w:val="16"/>
                <w:szCs w:val="16"/>
                <w:rtl/>
                <w:lang w:bidi="fa-IR"/>
              </w:rPr>
              <w:t xml:space="preserve">كار </w:t>
            </w:r>
            <w:del w:id="17258" w:author="Mehrnazi Boojari" w:date="2019-01-15T05:03:00Z">
              <w:r w:rsidRPr="00AE7FAD" w:rsidDel="000C47EC">
                <w:rPr>
                  <w:rFonts w:ascii="B Lotus" w:hAnsi="B Lotus" w:cs="B Lotus"/>
                  <w:sz w:val="16"/>
                  <w:szCs w:val="16"/>
                  <w:rtl/>
                  <w:lang w:bidi="fa-IR"/>
                </w:rPr>
                <w:delText>مي باشند</w:delText>
              </w:r>
            </w:del>
            <w:ins w:id="17259" w:author="Mehrnazi Boojari" w:date="2019-01-15T05:03:00Z">
              <w:r w:rsidR="000C47EC" w:rsidRPr="00AE7FAD">
                <w:rPr>
                  <w:rFonts w:ascii="B Lotus" w:hAnsi="B Lotus" w:cs="B Lotus" w:hint="cs"/>
                  <w:sz w:val="16"/>
                  <w:szCs w:val="16"/>
                  <w:rtl/>
                  <w:lang w:bidi="fa-IR"/>
                </w:rPr>
                <w:t>هستند</w:t>
              </w:r>
            </w:ins>
            <w:r w:rsidRPr="00AE7FAD">
              <w:rPr>
                <w:rFonts w:ascii="B Lotus" w:hAnsi="B Lotus" w:cs="B Lotus"/>
                <w:sz w:val="16"/>
                <w:szCs w:val="16"/>
                <w:rtl/>
                <w:lang w:bidi="fa-IR"/>
              </w:rPr>
              <w:t xml:space="preserve"> در رشته</w:t>
            </w:r>
            <w:ins w:id="17260" w:author="Mehrnazi Boojari" w:date="2019-01-15T05:03:00Z">
              <w:r w:rsidR="000C47EC" w:rsidRPr="00AE7FAD">
                <w:rPr>
                  <w:rFonts w:ascii="B Lotus" w:hAnsi="B Lotus" w:cs="B Nazanin" w:hint="cs"/>
                  <w:sz w:val="16"/>
                  <w:szCs w:val="16"/>
                  <w:rtl/>
                  <w:lang w:bidi="fa-IR"/>
                </w:rPr>
                <w:t>‌</w:t>
              </w:r>
            </w:ins>
            <w:del w:id="17261" w:author="Mehrnazi Boojari" w:date="2019-01-15T05:03:00Z">
              <w:r w:rsidRPr="00AE7FAD" w:rsidDel="000C47EC">
                <w:rPr>
                  <w:rFonts w:ascii="B Lotus" w:hAnsi="B Lotus" w:cs="B Lotus"/>
                  <w:sz w:val="16"/>
                  <w:szCs w:val="16"/>
                  <w:rtl/>
                  <w:lang w:bidi="fa-IR"/>
                </w:rPr>
                <w:delText xml:space="preserve"> </w:delText>
              </w:r>
            </w:del>
            <w:r w:rsidRPr="00AE7FAD">
              <w:rPr>
                <w:rFonts w:ascii="B Lotus" w:hAnsi="B Lotus" w:cs="B Lotus"/>
                <w:sz w:val="16"/>
                <w:szCs w:val="16"/>
                <w:rtl/>
                <w:lang w:bidi="fa-IR"/>
              </w:rPr>
              <w:t>هاي معماري يا عمران و يا مرتبط با آن</w:t>
            </w:r>
            <w:del w:id="17262" w:author="Mehrnazi Boojari" w:date="2019-01-07T09:53:00Z">
              <w:r w:rsidRPr="00AE7FAD" w:rsidDel="006F7CCF">
                <w:rPr>
                  <w:rFonts w:ascii="B Lotus" w:hAnsi="B Lotus" w:cs="B Lotus"/>
                  <w:sz w:val="16"/>
                  <w:szCs w:val="16"/>
                  <w:lang w:bidi="fa-IR"/>
                </w:rPr>
                <w:delText xml:space="preserve"> . </w:delText>
              </w:r>
            </w:del>
            <w:ins w:id="17263" w:author="Mehrnazi Boojari" w:date="2019-01-07T09:53:00Z">
              <w:r w:rsidR="006F7CCF" w:rsidRPr="00AE7FAD">
                <w:rPr>
                  <w:rFonts w:ascii="B Lotus" w:hAnsi="B Lotus" w:cs="B Lotus"/>
                  <w:sz w:val="16"/>
                  <w:szCs w:val="16"/>
                  <w:rtl/>
                  <w:lang w:bidi="fa-IR"/>
                </w:rPr>
                <w:t xml:space="preserve">. </w:t>
              </w:r>
            </w:ins>
          </w:p>
          <w:p w14:paraId="5D52731E" w14:textId="19EE49E4" w:rsidR="00EA6F4D" w:rsidRPr="00AE7FAD" w:rsidRDefault="00EA6F4D" w:rsidP="00AE7FAD">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AE7FAD">
              <w:rPr>
                <w:rFonts w:ascii="B Lotus" w:hAnsi="B Lotus" w:cs="B Lotus"/>
                <w:sz w:val="16"/>
                <w:szCs w:val="16"/>
                <w:rtl/>
                <w:lang w:bidi="fa-IR"/>
                <w:rPrChange w:id="17264" w:author="Mehrnazi Boojari" w:date="2019-01-20T03:17:00Z">
                  <w:rPr>
                    <w:rFonts w:ascii="B Lotus" w:eastAsia="B Nazanin" w:hAnsi="B Lotus" w:cs="B Lotus"/>
                    <w:b/>
                    <w:bCs/>
                    <w:color w:val="000000" w:themeColor="text1"/>
                    <w:sz w:val="16"/>
                    <w:szCs w:val="16"/>
                    <w:rtl/>
                    <w:lang w:bidi="fa-IR"/>
                  </w:rPr>
                </w:rPrChange>
              </w:rPr>
              <w:t>1-3</w:t>
            </w:r>
            <w:del w:id="17265" w:author="Mehrnazi Boojari" w:date="2019-01-20T03:18:00Z">
              <w:r w:rsidRPr="00AE7FAD" w:rsidDel="00AE7FAD">
                <w:rPr>
                  <w:rFonts w:ascii="B Lotus" w:hAnsi="B Lotus" w:cs="B Lotus"/>
                  <w:sz w:val="16"/>
                  <w:szCs w:val="16"/>
                  <w:lang w:bidi="fa-IR"/>
                  <w:rPrChange w:id="17266" w:author="Mehrnazi Boojari" w:date="2019-01-20T03:17:00Z">
                    <w:rPr>
                      <w:rFonts w:ascii="B Lotus" w:eastAsia="B Nazanin" w:hAnsi="B Lotus" w:cs="B Lotus"/>
                      <w:b/>
                      <w:bCs/>
                      <w:color w:val="000000" w:themeColor="text1"/>
                      <w:sz w:val="16"/>
                      <w:szCs w:val="16"/>
                      <w:lang w:bidi="fa-IR"/>
                    </w:rPr>
                  </w:rPrChange>
                </w:rPr>
                <w:delText>-</w:delText>
              </w:r>
              <w:r w:rsidRPr="00AE7FAD" w:rsidDel="00AE7FAD">
                <w:rPr>
                  <w:rFonts w:ascii="B Lotus" w:hAnsi="B Lotus" w:cs="B Lotus"/>
                  <w:sz w:val="16"/>
                  <w:szCs w:val="16"/>
                  <w:lang w:bidi="fa-IR"/>
                </w:rPr>
                <w:delText xml:space="preserve"> </w:delText>
              </w:r>
            </w:del>
            <w:ins w:id="17267" w:author="Mehrnazi Boojari" w:date="2019-01-20T03:18:00Z">
              <w:r w:rsidR="00AE7FAD">
                <w:rPr>
                  <w:rFonts w:ascii="B Lotus" w:hAnsi="B Lotus" w:cs="B Lotus" w:hint="cs"/>
                  <w:sz w:val="16"/>
                  <w:szCs w:val="16"/>
                  <w:rtl/>
                  <w:lang w:bidi="fa-IR"/>
                </w:rPr>
                <w:t xml:space="preserve">- </w:t>
              </w:r>
            </w:ins>
            <w:r w:rsidRPr="00AE7FAD">
              <w:rPr>
                <w:rFonts w:ascii="B Lotus" w:hAnsi="B Lotus" w:cs="B Lotus"/>
                <w:sz w:val="16"/>
                <w:szCs w:val="16"/>
                <w:rtl/>
                <w:lang w:bidi="fa-IR"/>
              </w:rPr>
              <w:t>اشخاص</w:t>
            </w:r>
            <w:r w:rsidRPr="000F1AAD">
              <w:rPr>
                <w:rFonts w:ascii="B Lotus" w:hAnsi="B Lotus" w:cs="B Lotus"/>
                <w:sz w:val="16"/>
                <w:szCs w:val="16"/>
                <w:rtl/>
                <w:lang w:bidi="fa-IR"/>
              </w:rPr>
              <w:t xml:space="preserve"> حقيقي داراي مدرك تحصيلي كمتر از كارداني كه شرايط </w:t>
            </w:r>
            <w:r w:rsidRPr="00AE7FAD">
              <w:rPr>
                <w:rFonts w:ascii="B Lotus" w:hAnsi="B Lotus" w:cs="B Lotus"/>
                <w:sz w:val="16"/>
                <w:szCs w:val="16"/>
                <w:rtl/>
                <w:lang w:bidi="fa-IR"/>
              </w:rPr>
              <w:t xml:space="preserve">احراز صلاحيت را از بنياد مسكن انقلاب اسلامي كسب </w:t>
            </w:r>
            <w:del w:id="17268" w:author="Mehrnazi Boojari" w:date="2019-01-15T05:03:00Z">
              <w:r w:rsidRPr="00AE7FAD" w:rsidDel="000C47EC">
                <w:rPr>
                  <w:rFonts w:ascii="B Lotus" w:hAnsi="B Lotus" w:cs="B Lotus"/>
                  <w:sz w:val="16"/>
                  <w:szCs w:val="16"/>
                  <w:rtl/>
                  <w:lang w:bidi="fa-IR"/>
                </w:rPr>
                <w:delText>نمايند</w:delText>
              </w:r>
            </w:del>
            <w:ins w:id="17269" w:author="Mehrnazi Boojari" w:date="2019-01-15T05:03:00Z">
              <w:r w:rsidR="000C47EC" w:rsidRPr="00AE7FAD">
                <w:rPr>
                  <w:rFonts w:ascii="B Lotus" w:hAnsi="B Lotus" w:cs="B Lotus" w:hint="cs"/>
                  <w:sz w:val="16"/>
                  <w:szCs w:val="16"/>
                  <w:rtl/>
                  <w:lang w:bidi="fa-IR"/>
                </w:rPr>
                <w:t>کن</w:t>
              </w:r>
              <w:r w:rsidR="000C47EC" w:rsidRPr="00AE7FAD">
                <w:rPr>
                  <w:rFonts w:ascii="B Lotus" w:hAnsi="B Lotus" w:cs="B Lotus"/>
                  <w:sz w:val="16"/>
                  <w:szCs w:val="16"/>
                  <w:rtl/>
                  <w:lang w:bidi="fa-IR"/>
                </w:rPr>
                <w:t>ند</w:t>
              </w:r>
            </w:ins>
            <w:del w:id="17270" w:author="Mehrnazi Boojari" w:date="2019-01-07T09:53:00Z">
              <w:r w:rsidRPr="00AE7FAD" w:rsidDel="006F7CCF">
                <w:rPr>
                  <w:rFonts w:ascii="B Lotus" w:hAnsi="B Lotus" w:cs="B Lotus"/>
                  <w:sz w:val="16"/>
                  <w:szCs w:val="16"/>
                  <w:lang w:bidi="fa-IR"/>
                </w:rPr>
                <w:delText xml:space="preserve"> . </w:delText>
              </w:r>
            </w:del>
            <w:ins w:id="17271" w:author="Mehrnazi Boojari" w:date="2019-01-07T09:53:00Z">
              <w:r w:rsidR="006F7CCF" w:rsidRPr="00AE7FAD">
                <w:rPr>
                  <w:rFonts w:ascii="B Lotus" w:hAnsi="B Lotus" w:cs="B Lotus"/>
                  <w:sz w:val="16"/>
                  <w:szCs w:val="16"/>
                  <w:rtl/>
                  <w:lang w:bidi="fa-IR"/>
                </w:rPr>
                <w:t xml:space="preserve">. </w:t>
              </w:r>
            </w:ins>
          </w:p>
          <w:p w14:paraId="3F172129" w14:textId="77777777" w:rsidR="00EA6F4D" w:rsidRPr="00226258" w:rsidRDefault="00EA6F4D" w:rsidP="000C47EC">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AE7FAD">
              <w:rPr>
                <w:rFonts w:ascii="B Lotus" w:hAnsi="B Lotus" w:cs="B Lotus"/>
                <w:sz w:val="16"/>
                <w:szCs w:val="16"/>
                <w:rtl/>
                <w:lang w:bidi="fa-IR"/>
                <w:rPrChange w:id="17272" w:author="Mehrnazi Boojari" w:date="2019-01-20T03:18:00Z">
                  <w:rPr>
                    <w:rFonts w:ascii="B Lotus" w:eastAsia="B Nazanin" w:hAnsi="B Lotus" w:cs="B Lotus"/>
                    <w:b/>
                    <w:bCs/>
                    <w:color w:val="000000" w:themeColor="text1"/>
                    <w:sz w:val="16"/>
                    <w:szCs w:val="16"/>
                    <w:rtl/>
                    <w:lang w:bidi="fa-IR"/>
                  </w:rPr>
                </w:rPrChange>
              </w:rPr>
              <w:t>2</w:t>
            </w:r>
            <w:ins w:id="17273" w:author="Mehrnazi Boojari" w:date="2019-01-15T05:03:00Z">
              <w:r w:rsidR="000C47EC" w:rsidRPr="00AE7FAD">
                <w:rPr>
                  <w:rFonts w:ascii="B Lotus" w:hAnsi="B Lotus" w:cs="B Lotus"/>
                  <w:sz w:val="16"/>
                  <w:szCs w:val="16"/>
                  <w:rtl/>
                  <w:lang w:bidi="fa-IR"/>
                  <w:rPrChange w:id="17274" w:author="Mehrnazi Boojari" w:date="2019-01-20T03:18:00Z">
                    <w:rPr>
                      <w:rFonts w:ascii="B Lotus" w:eastAsia="B Nazanin" w:hAnsi="B Lotus" w:cs="B Lotus"/>
                      <w:b/>
                      <w:bCs/>
                      <w:color w:val="000000" w:themeColor="text1"/>
                      <w:sz w:val="16"/>
                      <w:szCs w:val="16"/>
                      <w:rtl/>
                      <w:lang w:bidi="fa-IR"/>
                    </w:rPr>
                  </w:rPrChange>
                </w:rPr>
                <w:t>.</w:t>
              </w:r>
            </w:ins>
            <w:del w:id="17275" w:author="Mehrnazi Boojari" w:date="2019-01-15T05:03:00Z">
              <w:r w:rsidRPr="00AE7FAD" w:rsidDel="000C47EC">
                <w:rPr>
                  <w:rFonts w:ascii="B Lotus" w:hAnsi="B Lotus" w:cs="B Lotus"/>
                  <w:sz w:val="16"/>
                  <w:szCs w:val="16"/>
                  <w:lang w:bidi="fa-IR"/>
                  <w:rPrChange w:id="17276" w:author="Mehrnazi Boojari" w:date="2019-01-20T03:18:00Z">
                    <w:rPr>
                      <w:rFonts w:ascii="B Lotus" w:eastAsia="B Nazanin" w:hAnsi="B Lotus" w:cs="B Lotus"/>
                      <w:b/>
                      <w:bCs/>
                      <w:color w:val="000000" w:themeColor="text1"/>
                      <w:sz w:val="16"/>
                      <w:szCs w:val="16"/>
                      <w:lang w:bidi="fa-IR"/>
                    </w:rPr>
                  </w:rPrChange>
                </w:rPr>
                <w:delText>.</w:delText>
              </w:r>
            </w:del>
            <w:r w:rsidRPr="00AE7FAD">
              <w:rPr>
                <w:rFonts w:ascii="B Lotus" w:hAnsi="B Lotus" w:cs="B Lotus"/>
                <w:sz w:val="16"/>
                <w:szCs w:val="16"/>
                <w:lang w:bidi="fa-IR"/>
              </w:rPr>
              <w:t xml:space="preserve"> </w:t>
            </w:r>
            <w:r w:rsidRPr="00AE7FAD">
              <w:rPr>
                <w:rFonts w:ascii="B Lotus" w:hAnsi="B Lotus" w:cs="B Lotus"/>
                <w:sz w:val="16"/>
                <w:szCs w:val="16"/>
                <w:rtl/>
                <w:lang w:bidi="fa-IR"/>
              </w:rPr>
              <w:t>اشخاص واجد شرايط در بند 1 مي</w:t>
            </w:r>
            <w:ins w:id="17277" w:author="Mehrnazi Boojari" w:date="2019-01-15T05:04:00Z">
              <w:r w:rsidR="000C47EC" w:rsidRPr="00AE7FAD">
                <w:rPr>
                  <w:rFonts w:ascii="B Lotus" w:hAnsi="B Lotus" w:cs="B Nazanin" w:hint="cs"/>
                  <w:sz w:val="16"/>
                  <w:szCs w:val="16"/>
                  <w:rtl/>
                  <w:lang w:bidi="fa-IR"/>
                </w:rPr>
                <w:t>‌</w:t>
              </w:r>
            </w:ins>
            <w:del w:id="17278" w:author="Mehrnazi Boojari" w:date="2019-01-15T05:04:00Z">
              <w:r w:rsidRPr="00AE7FAD" w:rsidDel="000C47EC">
                <w:rPr>
                  <w:rFonts w:ascii="B Lotus" w:hAnsi="B Lotus" w:cs="B Lotus"/>
                  <w:sz w:val="16"/>
                  <w:szCs w:val="16"/>
                  <w:rtl/>
                  <w:lang w:bidi="fa-IR"/>
                </w:rPr>
                <w:delText xml:space="preserve"> </w:delText>
              </w:r>
            </w:del>
            <w:r w:rsidRPr="00AE7FAD">
              <w:rPr>
                <w:rFonts w:ascii="B Lotus" w:hAnsi="B Lotus" w:cs="B Lotus"/>
                <w:sz w:val="16"/>
                <w:szCs w:val="16"/>
                <w:rtl/>
                <w:lang w:bidi="fa-IR"/>
              </w:rPr>
              <w:t>باي</w:t>
            </w:r>
            <w:ins w:id="17279" w:author="Mehrnazi Boojari" w:date="2019-01-15T05:04:00Z">
              <w:r w:rsidR="000C47EC" w:rsidRPr="00AE7FAD">
                <w:rPr>
                  <w:rFonts w:ascii="B Lotus" w:hAnsi="B Lotus" w:cs="B Lotus" w:hint="cs"/>
                  <w:sz w:val="16"/>
                  <w:szCs w:val="16"/>
                  <w:rtl/>
                  <w:lang w:bidi="fa-IR"/>
                </w:rPr>
                <w:t>ست</w:t>
              </w:r>
            </w:ins>
            <w:del w:id="17280" w:author="Mehrnazi Boojari" w:date="2019-01-15T05:04:00Z">
              <w:r w:rsidRPr="00AE7FAD" w:rsidDel="000C47EC">
                <w:rPr>
                  <w:rFonts w:ascii="B Lotus" w:hAnsi="B Lotus" w:cs="B Lotus"/>
                  <w:sz w:val="16"/>
                  <w:szCs w:val="16"/>
                  <w:rtl/>
                  <w:lang w:bidi="fa-IR"/>
                </w:rPr>
                <w:delText>د</w:delText>
              </w:r>
            </w:del>
            <w:r w:rsidRPr="000F1AAD">
              <w:rPr>
                <w:rFonts w:ascii="B Lotus" w:hAnsi="B Lotus" w:cs="B Lotus"/>
                <w:sz w:val="16"/>
                <w:szCs w:val="16"/>
                <w:rtl/>
                <w:lang w:bidi="fa-IR"/>
              </w:rPr>
              <w:t xml:space="preserve"> در محدوده جغرافيايي تعيين</w:t>
            </w:r>
            <w:ins w:id="17281" w:author="Mehrnazi Boojari" w:date="2019-01-15T05:04:00Z">
              <w:r w:rsidR="000C47EC">
                <w:rPr>
                  <w:rFonts w:ascii="B Lotus" w:hAnsi="B Lotus" w:cs="B Nazanin" w:hint="cs"/>
                  <w:sz w:val="16"/>
                  <w:szCs w:val="16"/>
                  <w:rtl/>
                  <w:lang w:bidi="fa-IR"/>
                </w:rPr>
                <w:t>‌</w:t>
              </w:r>
            </w:ins>
            <w:del w:id="17282" w:author="Mehrnazi Boojari" w:date="2019-01-15T05:04:00Z">
              <w:r w:rsidRPr="000F1AAD" w:rsidDel="000C47EC">
                <w:rPr>
                  <w:rFonts w:ascii="B Lotus" w:hAnsi="B Lotus" w:cs="B Lotus"/>
                  <w:sz w:val="16"/>
                  <w:szCs w:val="16"/>
                  <w:rtl/>
                  <w:lang w:bidi="fa-IR"/>
                </w:rPr>
                <w:delText xml:space="preserve"> </w:delText>
              </w:r>
            </w:del>
            <w:r w:rsidRPr="000F1AAD">
              <w:rPr>
                <w:rFonts w:ascii="B Lotus" w:hAnsi="B Lotus" w:cs="B Lotus"/>
                <w:sz w:val="16"/>
                <w:szCs w:val="16"/>
                <w:rtl/>
                <w:lang w:bidi="fa-IR"/>
              </w:rPr>
              <w:t>شده توسط بنياد مسكن انقلاب اسلامي اقامت داشته</w:t>
            </w:r>
            <w:ins w:id="17283" w:author="Mehrnazi Boojari" w:date="2019-01-15T05:04:00Z">
              <w:r w:rsidR="000C47EC">
                <w:rPr>
                  <w:rFonts w:ascii="B Lotus" w:hAnsi="B Lotus" w:cs="B Lotus" w:hint="cs"/>
                  <w:sz w:val="16"/>
                  <w:szCs w:val="16"/>
                  <w:rtl/>
                  <w:lang w:bidi="fa-IR"/>
                </w:rPr>
                <w:t xml:space="preserve"> باشند</w:t>
              </w:r>
            </w:ins>
            <w:r w:rsidRPr="000F1AAD">
              <w:rPr>
                <w:rFonts w:ascii="B Lotus" w:hAnsi="B Lotus" w:cs="B Lotus"/>
                <w:sz w:val="16"/>
                <w:szCs w:val="16"/>
                <w:rtl/>
                <w:lang w:bidi="fa-IR"/>
              </w:rPr>
              <w:t xml:space="preserve"> و نحوه شناسايي</w:t>
            </w:r>
            <w:del w:id="17284" w:author="Mehrnazi Boojari" w:date="2019-01-07T09:47:00Z">
              <w:r w:rsidRPr="000F1AAD" w:rsidDel="006F7CCF">
                <w:rPr>
                  <w:rFonts w:ascii="B Lotus" w:hAnsi="B Lotus" w:cs="B Lotus"/>
                  <w:sz w:val="16"/>
                  <w:szCs w:val="16"/>
                  <w:rtl/>
                  <w:lang w:bidi="fa-IR"/>
                </w:rPr>
                <w:delText xml:space="preserve"> ،</w:delText>
              </w:r>
            </w:del>
            <w:ins w:id="17285" w:author="Mehrnazi Boojari" w:date="2019-01-07T09:47:00Z">
              <w:r w:rsidR="006F7CCF">
                <w:rPr>
                  <w:rFonts w:ascii="B Lotus" w:hAnsi="B Lotus" w:cs="B Lotus"/>
                  <w:sz w:val="16"/>
                  <w:szCs w:val="16"/>
                  <w:rtl/>
                  <w:lang w:bidi="fa-IR"/>
                </w:rPr>
                <w:t>،</w:t>
              </w:r>
            </w:ins>
            <w:r w:rsidRPr="000F1AAD">
              <w:rPr>
                <w:rFonts w:ascii="B Lotus" w:hAnsi="B Lotus" w:cs="B Lotus"/>
                <w:sz w:val="16"/>
                <w:szCs w:val="16"/>
                <w:rtl/>
                <w:lang w:bidi="fa-IR"/>
              </w:rPr>
              <w:t xml:space="preserve"> ثبت</w:t>
            </w:r>
            <w:ins w:id="17286" w:author="Mehrnazi Boojari" w:date="2019-01-15T05:04:00Z">
              <w:r w:rsidR="000C47EC">
                <w:rPr>
                  <w:rFonts w:ascii="B Lotus" w:hAnsi="B Lotus" w:cs="B Nazanin" w:hint="cs"/>
                  <w:sz w:val="16"/>
                  <w:szCs w:val="16"/>
                  <w:rtl/>
                  <w:lang w:bidi="fa-IR"/>
                </w:rPr>
                <w:t>‌</w:t>
              </w:r>
            </w:ins>
            <w:del w:id="17287" w:author="Mehrnazi Boojari" w:date="2019-01-15T05:04:00Z">
              <w:r w:rsidRPr="000F1AAD" w:rsidDel="000C47EC">
                <w:rPr>
                  <w:rFonts w:ascii="B Lotus" w:hAnsi="B Lotus" w:cs="B Lotus"/>
                  <w:sz w:val="16"/>
                  <w:szCs w:val="16"/>
                  <w:rtl/>
                  <w:lang w:bidi="fa-IR"/>
                </w:rPr>
                <w:delText xml:space="preserve"> </w:delText>
              </w:r>
            </w:del>
            <w:r w:rsidRPr="000F1AAD">
              <w:rPr>
                <w:rFonts w:ascii="B Lotus" w:hAnsi="B Lotus" w:cs="B Lotus"/>
                <w:sz w:val="16"/>
                <w:szCs w:val="16"/>
                <w:rtl/>
                <w:lang w:bidi="fa-IR"/>
              </w:rPr>
              <w:t>نام و انتخاب</w:t>
            </w:r>
            <w:del w:id="17288" w:author="Mehrnazi Boojari" w:date="2019-01-07T09:51:00Z">
              <w:r w:rsidRPr="000F1AAD" w:rsidDel="006F7CCF">
                <w:rPr>
                  <w:rFonts w:ascii="B Lotus" w:hAnsi="B Lotus" w:cs="B Lotus"/>
                  <w:sz w:val="16"/>
                  <w:szCs w:val="16"/>
                  <w:rtl/>
                  <w:lang w:bidi="fa-IR"/>
                </w:rPr>
                <w:delText xml:space="preserve"> آنها </w:delText>
              </w:r>
            </w:del>
            <w:ins w:id="17289" w:author="Mehrnazi Boojari" w:date="2019-01-07T09:51:00Z">
              <w:r w:rsidR="006F7CCF">
                <w:rPr>
                  <w:rFonts w:ascii="B Lotus" w:hAnsi="B Lotus" w:cs="B Lotus"/>
                  <w:sz w:val="16"/>
                  <w:szCs w:val="16"/>
                  <w:rtl/>
                  <w:lang w:bidi="fa-IR"/>
                </w:rPr>
                <w:t xml:space="preserve"> آن</w:t>
              </w:r>
              <w:r w:rsidR="006F7CCF">
                <w:rPr>
                  <w:rFonts w:ascii="B Lotus" w:hAnsi="B Lotus" w:cs="B Lotus" w:hint="cs"/>
                  <w:sz w:val="16"/>
                  <w:szCs w:val="16"/>
                  <w:rtl/>
                  <w:lang w:bidi="fa-IR"/>
                </w:rPr>
                <w:t>‌</w:t>
              </w:r>
              <w:r w:rsidR="006F7CCF">
                <w:rPr>
                  <w:rFonts w:ascii="B Lotus" w:hAnsi="B Lotus" w:cs="B Lotus"/>
                  <w:sz w:val="16"/>
                  <w:szCs w:val="16"/>
                  <w:rtl/>
                  <w:lang w:bidi="fa-IR"/>
                </w:rPr>
                <w:t xml:space="preserve">ها </w:t>
              </w:r>
            </w:ins>
            <w:r w:rsidRPr="00604A56">
              <w:rPr>
                <w:rFonts w:ascii="B Lotus" w:hAnsi="B Lotus" w:cs="B Lotus"/>
                <w:sz w:val="16"/>
                <w:szCs w:val="16"/>
                <w:rtl/>
                <w:lang w:bidi="fa-IR"/>
              </w:rPr>
              <w:t xml:space="preserve">متناسب با شرايط هر منطقه توسط بنياد </w:t>
            </w:r>
            <w:r w:rsidRPr="00226258">
              <w:rPr>
                <w:rFonts w:ascii="B Lotus" w:hAnsi="B Lotus" w:cs="B Lotus"/>
                <w:sz w:val="16"/>
                <w:szCs w:val="16"/>
                <w:rtl/>
                <w:lang w:bidi="fa-IR"/>
              </w:rPr>
              <w:t xml:space="preserve">تعيين و اعلام مي </w:t>
            </w:r>
            <w:del w:id="17290" w:author="Mehrnazi Boojari" w:date="2019-01-08T01:17:00Z">
              <w:r w:rsidRPr="00226258" w:rsidDel="00632EB0">
                <w:rPr>
                  <w:rFonts w:ascii="B Lotus" w:hAnsi="B Lotus" w:cs="B Lotus"/>
                  <w:sz w:val="16"/>
                  <w:szCs w:val="16"/>
                  <w:rtl/>
                  <w:lang w:bidi="fa-IR"/>
                </w:rPr>
                <w:delText>گردد</w:delText>
              </w:r>
            </w:del>
            <w:ins w:id="17291" w:author="Mehrnazi Boojari" w:date="2019-01-08T01:17:00Z">
              <w:r w:rsidR="00632EB0" w:rsidRPr="00226258">
                <w:rPr>
                  <w:rFonts w:ascii="B Lotus" w:hAnsi="B Lotus" w:cs="B Lotus"/>
                  <w:sz w:val="16"/>
                  <w:szCs w:val="16"/>
                  <w:rtl/>
                  <w:lang w:bidi="fa-IR"/>
                </w:rPr>
                <w:t>شود</w:t>
              </w:r>
            </w:ins>
            <w:del w:id="17292" w:author="Mehrnazi Boojari" w:date="2019-01-07T09:53:00Z">
              <w:r w:rsidRPr="00226258" w:rsidDel="006F7CCF">
                <w:rPr>
                  <w:rFonts w:ascii="B Lotus" w:hAnsi="B Lotus" w:cs="B Lotus"/>
                  <w:sz w:val="16"/>
                  <w:szCs w:val="16"/>
                  <w:lang w:bidi="fa-IR"/>
                </w:rPr>
                <w:delText xml:space="preserve"> . </w:delText>
              </w:r>
            </w:del>
            <w:ins w:id="17293" w:author="Mehrnazi Boojari" w:date="2019-01-07T09:53:00Z">
              <w:r w:rsidR="006F7CCF" w:rsidRPr="00226258">
                <w:rPr>
                  <w:rFonts w:ascii="B Lotus" w:hAnsi="B Lotus" w:cs="B Lotus"/>
                  <w:sz w:val="16"/>
                  <w:szCs w:val="16"/>
                  <w:rtl/>
                  <w:lang w:bidi="fa-IR"/>
                </w:rPr>
                <w:t xml:space="preserve">. </w:t>
              </w:r>
            </w:ins>
          </w:p>
          <w:p w14:paraId="756004DF" w14:textId="77777777" w:rsidR="00EA6F4D" w:rsidRPr="000F1AAD" w:rsidRDefault="00EA6F4D" w:rsidP="000C47EC">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604A56">
              <w:rPr>
                <w:rFonts w:ascii="B Lotus" w:hAnsi="B Lotus" w:cs="B Lotus"/>
                <w:sz w:val="16"/>
                <w:szCs w:val="16"/>
                <w:rtl/>
                <w:lang w:bidi="fa-IR"/>
                <w:rPrChange w:id="17294" w:author="Mehrnazi Boojari" w:date="2019-01-20T03:25:00Z">
                  <w:rPr>
                    <w:rFonts w:ascii="B Lotus" w:eastAsia="B Nazanin" w:hAnsi="B Lotus" w:cs="B Lotus"/>
                    <w:b/>
                    <w:bCs/>
                    <w:color w:val="000000" w:themeColor="text1"/>
                    <w:sz w:val="16"/>
                    <w:szCs w:val="16"/>
                    <w:rtl/>
                    <w:lang w:bidi="fa-IR"/>
                  </w:rPr>
                </w:rPrChange>
              </w:rPr>
              <w:t>3</w:t>
            </w:r>
            <w:r w:rsidRPr="00604A56">
              <w:rPr>
                <w:rFonts w:ascii="B Lotus" w:hAnsi="B Lotus" w:cs="B Lotus"/>
                <w:sz w:val="16"/>
                <w:szCs w:val="16"/>
                <w:lang w:bidi="fa-IR"/>
                <w:rPrChange w:id="17295" w:author="Mehrnazi Boojari" w:date="2019-01-20T03:25:00Z">
                  <w:rPr>
                    <w:rFonts w:ascii="B Lotus" w:eastAsia="B Nazanin" w:hAnsi="B Lotus" w:cs="B Lotus"/>
                    <w:b/>
                    <w:bCs/>
                    <w:color w:val="000000" w:themeColor="text1"/>
                    <w:sz w:val="16"/>
                    <w:szCs w:val="16"/>
                    <w:lang w:bidi="fa-IR"/>
                  </w:rPr>
                </w:rPrChange>
              </w:rPr>
              <w:t>.</w:t>
            </w:r>
            <w:r w:rsidRPr="00604A56">
              <w:rPr>
                <w:rFonts w:ascii="B Lotus" w:hAnsi="B Lotus" w:cs="B Lotus"/>
                <w:sz w:val="16"/>
                <w:szCs w:val="16"/>
                <w:lang w:bidi="fa-IR"/>
              </w:rPr>
              <w:t xml:space="preserve"> </w:t>
            </w:r>
            <w:ins w:id="17296" w:author="Mehrnazi Boojari" w:date="2019-01-15T05:04:00Z">
              <w:r w:rsidR="000C47EC" w:rsidRPr="00226258">
                <w:rPr>
                  <w:rFonts w:ascii="B Lotus" w:hAnsi="B Lotus" w:cs="B Lotus" w:hint="cs"/>
                  <w:sz w:val="16"/>
                  <w:szCs w:val="16"/>
                  <w:rtl/>
                  <w:lang w:bidi="fa-IR"/>
                </w:rPr>
                <w:t xml:space="preserve"> </w:t>
              </w:r>
            </w:ins>
            <w:r w:rsidRPr="00226258">
              <w:rPr>
                <w:rFonts w:ascii="B Lotus" w:hAnsi="B Lotus" w:cs="B Lotus"/>
                <w:sz w:val="16"/>
                <w:szCs w:val="16"/>
                <w:rtl/>
                <w:lang w:bidi="fa-IR"/>
              </w:rPr>
              <w:t>مسئوليت برگزاري دوره</w:t>
            </w:r>
            <w:ins w:id="17297" w:author="Mehrnazi Boojari" w:date="2019-01-15T05:04:00Z">
              <w:r w:rsidR="000C47EC" w:rsidRPr="00226258">
                <w:rPr>
                  <w:rFonts w:ascii="B Lotus" w:hAnsi="B Lotus" w:cs="B Nazanin" w:hint="cs"/>
                  <w:sz w:val="16"/>
                  <w:szCs w:val="16"/>
                  <w:rtl/>
                  <w:lang w:bidi="fa-IR"/>
                </w:rPr>
                <w:t>‌</w:t>
              </w:r>
            </w:ins>
            <w:del w:id="17298" w:author="Mehrnazi Boojari" w:date="2019-01-15T05:04:00Z">
              <w:r w:rsidRPr="00226258" w:rsidDel="000C47EC">
                <w:rPr>
                  <w:rFonts w:ascii="B Lotus" w:hAnsi="B Lotus" w:cs="B Lotus"/>
                  <w:sz w:val="16"/>
                  <w:szCs w:val="16"/>
                  <w:rtl/>
                  <w:lang w:bidi="fa-IR"/>
                </w:rPr>
                <w:delText xml:space="preserve"> </w:delText>
              </w:r>
            </w:del>
            <w:r w:rsidRPr="00226258">
              <w:rPr>
                <w:rFonts w:ascii="B Lotus" w:hAnsi="B Lotus" w:cs="B Lotus"/>
                <w:sz w:val="16"/>
                <w:szCs w:val="16"/>
                <w:rtl/>
                <w:lang w:bidi="fa-IR"/>
              </w:rPr>
              <w:t>هاي آموزشي</w:t>
            </w:r>
            <w:del w:id="17299" w:author="Mehrnazi Boojari" w:date="2019-01-07T09:47:00Z">
              <w:r w:rsidRPr="000F1AAD" w:rsidDel="006F7CCF">
                <w:rPr>
                  <w:rFonts w:ascii="B Lotus" w:hAnsi="B Lotus" w:cs="B Lotus"/>
                  <w:sz w:val="16"/>
                  <w:szCs w:val="16"/>
                  <w:rtl/>
                  <w:lang w:bidi="fa-IR"/>
                </w:rPr>
                <w:delText xml:space="preserve"> ،</w:delText>
              </w:r>
            </w:del>
            <w:ins w:id="17300" w:author="Mehrnazi Boojari" w:date="2019-01-07T09:47:00Z">
              <w:r w:rsidR="006F7CCF">
                <w:rPr>
                  <w:rFonts w:ascii="B Lotus" w:hAnsi="B Lotus" w:cs="B Lotus"/>
                  <w:sz w:val="16"/>
                  <w:szCs w:val="16"/>
                  <w:rtl/>
                  <w:lang w:bidi="fa-IR"/>
                </w:rPr>
                <w:t>،</w:t>
              </w:r>
            </w:ins>
            <w:r w:rsidRPr="000F1AAD">
              <w:rPr>
                <w:rFonts w:ascii="B Lotus" w:hAnsi="B Lotus" w:cs="B Lotus"/>
                <w:sz w:val="16"/>
                <w:szCs w:val="16"/>
                <w:rtl/>
                <w:lang w:bidi="fa-IR"/>
              </w:rPr>
              <w:t xml:space="preserve"> توجيهي و بازآموزي مورد نياز براي اشخاص ذكر</w:t>
            </w:r>
            <w:ins w:id="17301" w:author="Mehrnazi Boojari" w:date="2019-01-15T05:04:00Z">
              <w:r w:rsidR="000C47EC">
                <w:rPr>
                  <w:rFonts w:ascii="B Lotus" w:hAnsi="B Lotus" w:cs="B Nazanin" w:hint="cs"/>
                  <w:sz w:val="16"/>
                  <w:szCs w:val="16"/>
                  <w:rtl/>
                  <w:lang w:bidi="fa-IR"/>
                </w:rPr>
                <w:t>‌</w:t>
              </w:r>
            </w:ins>
            <w:del w:id="17302" w:author="Mehrnazi Boojari" w:date="2019-01-15T05:04:00Z">
              <w:r w:rsidRPr="000F1AAD" w:rsidDel="000C47EC">
                <w:rPr>
                  <w:rFonts w:ascii="B Lotus" w:hAnsi="B Lotus" w:cs="B Lotus"/>
                  <w:sz w:val="16"/>
                  <w:szCs w:val="16"/>
                  <w:rtl/>
                  <w:lang w:bidi="fa-IR"/>
                </w:rPr>
                <w:delText xml:space="preserve"> </w:delText>
              </w:r>
            </w:del>
            <w:r w:rsidRPr="000F1AAD">
              <w:rPr>
                <w:rFonts w:ascii="B Lotus" w:hAnsi="B Lotus" w:cs="B Lotus"/>
                <w:sz w:val="16"/>
                <w:szCs w:val="16"/>
                <w:rtl/>
                <w:lang w:bidi="fa-IR"/>
              </w:rPr>
              <w:t>شده در بند 1 به بنياد مسكن انقلاب اسلامي تفويض مي</w:t>
            </w:r>
            <w:ins w:id="17303" w:author="Mehrnazi Boojari" w:date="2019-01-15T05:04:00Z">
              <w:r w:rsidR="000C47EC">
                <w:rPr>
                  <w:rFonts w:ascii="B Lotus" w:hAnsi="B Lotus" w:cs="B Nazanin" w:hint="cs"/>
                  <w:sz w:val="16"/>
                  <w:szCs w:val="16"/>
                  <w:rtl/>
                  <w:lang w:bidi="fa-IR"/>
                </w:rPr>
                <w:t>‌</w:t>
              </w:r>
            </w:ins>
            <w:del w:id="17304" w:author="Mehrnazi Boojari" w:date="2019-01-15T05:04:00Z">
              <w:r w:rsidRPr="000F1AAD" w:rsidDel="000C47EC">
                <w:rPr>
                  <w:rFonts w:ascii="B Lotus" w:hAnsi="B Lotus" w:cs="B Lotus"/>
                  <w:sz w:val="16"/>
                  <w:szCs w:val="16"/>
                  <w:rtl/>
                  <w:lang w:bidi="fa-IR"/>
                </w:rPr>
                <w:delText xml:space="preserve"> </w:delText>
              </w:r>
            </w:del>
            <w:del w:id="17305" w:author="Mehrnazi Boojari" w:date="2019-01-08T01:17:00Z">
              <w:r w:rsidRPr="000F1AAD" w:rsidDel="00632EB0">
                <w:rPr>
                  <w:rFonts w:ascii="B Lotus" w:hAnsi="B Lotus" w:cs="B Lotus"/>
                  <w:sz w:val="16"/>
                  <w:szCs w:val="16"/>
                  <w:rtl/>
                  <w:lang w:bidi="fa-IR"/>
                </w:rPr>
                <w:delText>گردد</w:delText>
              </w:r>
            </w:del>
            <w:ins w:id="17306" w:author="Mehrnazi Boojari" w:date="2019-01-08T01:17:00Z">
              <w:r w:rsidR="00632EB0">
                <w:rPr>
                  <w:rFonts w:ascii="B Lotus" w:hAnsi="B Lotus" w:cs="B Lotus"/>
                  <w:sz w:val="16"/>
                  <w:szCs w:val="16"/>
                  <w:rtl/>
                  <w:lang w:bidi="fa-IR"/>
                </w:rPr>
                <w:t>شود</w:t>
              </w:r>
            </w:ins>
            <w:r w:rsidRPr="000F1AAD">
              <w:rPr>
                <w:rFonts w:ascii="B Lotus" w:hAnsi="B Lotus" w:cs="B Lotus"/>
                <w:sz w:val="16"/>
                <w:szCs w:val="16"/>
                <w:rtl/>
                <w:lang w:bidi="fa-IR"/>
              </w:rPr>
              <w:t xml:space="preserve"> كه با اطلاع و نظارت دفتر تدوين و ترويج مقررات ملي ساختمان وزارت مسكن و شهرسازي انجام خواهد شد</w:t>
            </w:r>
            <w:del w:id="17307" w:author="Mehrnazi Boojari" w:date="2019-01-07T09:53:00Z">
              <w:r w:rsidRPr="000F1AAD" w:rsidDel="006F7CCF">
                <w:rPr>
                  <w:rFonts w:ascii="B Lotus" w:hAnsi="B Lotus" w:cs="B Lotus"/>
                  <w:sz w:val="16"/>
                  <w:szCs w:val="16"/>
                  <w:rtl/>
                  <w:lang w:bidi="fa-IR"/>
                </w:rPr>
                <w:delText xml:space="preserve"> . </w:delText>
              </w:r>
            </w:del>
            <w:ins w:id="17308" w:author="Mehrnazi Boojari" w:date="2019-01-07T09:53:00Z">
              <w:r w:rsidR="006F7CCF">
                <w:rPr>
                  <w:rFonts w:ascii="B Lotus" w:hAnsi="B Lotus" w:cs="B Lotus"/>
                  <w:sz w:val="16"/>
                  <w:szCs w:val="16"/>
                  <w:rtl/>
                  <w:lang w:bidi="fa-IR"/>
                </w:rPr>
                <w:t xml:space="preserve">. </w:t>
              </w:r>
            </w:ins>
            <w:r w:rsidRPr="000F1AAD">
              <w:rPr>
                <w:rFonts w:ascii="B Lotus" w:hAnsi="B Lotus" w:cs="B Lotus"/>
                <w:sz w:val="16"/>
                <w:szCs w:val="16"/>
                <w:rtl/>
                <w:lang w:bidi="fa-IR"/>
              </w:rPr>
              <w:t>عناوين و سرفصل</w:t>
            </w:r>
            <w:ins w:id="17309" w:author="Mehrnazi Boojari" w:date="2019-01-15T05:04:00Z">
              <w:r w:rsidR="000C47EC">
                <w:rPr>
                  <w:rFonts w:ascii="B Lotus" w:hAnsi="B Lotus" w:cs="B Nazanin" w:hint="cs"/>
                  <w:sz w:val="16"/>
                  <w:szCs w:val="16"/>
                  <w:rtl/>
                  <w:lang w:bidi="fa-IR"/>
                </w:rPr>
                <w:t>‌</w:t>
              </w:r>
            </w:ins>
            <w:del w:id="17310" w:author="Mehrnazi Boojari" w:date="2019-01-15T05:04:00Z">
              <w:r w:rsidRPr="000F1AAD" w:rsidDel="000C47EC">
                <w:rPr>
                  <w:rFonts w:ascii="B Lotus" w:hAnsi="B Lotus" w:cs="B Lotus"/>
                  <w:sz w:val="16"/>
                  <w:szCs w:val="16"/>
                  <w:rtl/>
                  <w:lang w:bidi="fa-IR"/>
                </w:rPr>
                <w:delText xml:space="preserve"> </w:delText>
              </w:r>
            </w:del>
            <w:r w:rsidRPr="000F1AAD">
              <w:rPr>
                <w:rFonts w:ascii="B Lotus" w:hAnsi="B Lotus" w:cs="B Lotus"/>
                <w:sz w:val="16"/>
                <w:szCs w:val="16"/>
                <w:rtl/>
                <w:lang w:bidi="fa-IR"/>
              </w:rPr>
              <w:t>هاي دوره</w:t>
            </w:r>
            <w:ins w:id="17311" w:author="Mehrnazi Boojari" w:date="2019-01-15T05:04:00Z">
              <w:r w:rsidR="000C47EC">
                <w:rPr>
                  <w:rFonts w:ascii="B Lotus" w:hAnsi="B Lotus" w:cs="B Nazanin" w:hint="cs"/>
                  <w:sz w:val="16"/>
                  <w:szCs w:val="16"/>
                  <w:rtl/>
                  <w:lang w:bidi="fa-IR"/>
                </w:rPr>
                <w:t>‌</w:t>
              </w:r>
            </w:ins>
            <w:del w:id="17312" w:author="Mehrnazi Boojari" w:date="2019-01-15T05:04:00Z">
              <w:r w:rsidRPr="000F1AAD" w:rsidDel="000C47EC">
                <w:rPr>
                  <w:rFonts w:ascii="B Lotus" w:hAnsi="B Lotus" w:cs="B Lotus"/>
                  <w:sz w:val="16"/>
                  <w:szCs w:val="16"/>
                  <w:rtl/>
                  <w:lang w:bidi="fa-IR"/>
                </w:rPr>
                <w:delText xml:space="preserve"> </w:delText>
              </w:r>
            </w:del>
            <w:r w:rsidRPr="000F1AAD">
              <w:rPr>
                <w:rFonts w:ascii="B Lotus" w:hAnsi="B Lotus" w:cs="B Lotus"/>
                <w:sz w:val="16"/>
                <w:szCs w:val="16"/>
                <w:rtl/>
                <w:lang w:bidi="fa-IR"/>
              </w:rPr>
              <w:t>هاي نام</w:t>
            </w:r>
            <w:ins w:id="17313" w:author="Mehrnazi Boojari" w:date="2019-01-15T05:05:00Z">
              <w:r w:rsidR="000C47EC">
                <w:rPr>
                  <w:rFonts w:ascii="B Lotus" w:hAnsi="B Lotus" w:cs="B Nazanin" w:hint="cs"/>
                  <w:sz w:val="16"/>
                  <w:szCs w:val="16"/>
                  <w:rtl/>
                  <w:lang w:bidi="fa-IR"/>
                </w:rPr>
                <w:t>‌</w:t>
              </w:r>
            </w:ins>
            <w:r w:rsidRPr="000F1AAD">
              <w:rPr>
                <w:rFonts w:ascii="B Lotus" w:hAnsi="B Lotus" w:cs="B Lotus"/>
                <w:sz w:val="16"/>
                <w:szCs w:val="16"/>
                <w:rtl/>
                <w:lang w:bidi="fa-IR"/>
              </w:rPr>
              <w:t>برده به تفكيك هر يك از گروه</w:t>
            </w:r>
            <w:ins w:id="17314" w:author="Mehrnazi Boojari" w:date="2019-01-15T05:05:00Z">
              <w:r w:rsidR="000C47EC">
                <w:rPr>
                  <w:rFonts w:ascii="B Lotus" w:hAnsi="B Lotus" w:cs="B Nazanin" w:hint="cs"/>
                  <w:sz w:val="16"/>
                  <w:szCs w:val="16"/>
                  <w:rtl/>
                  <w:lang w:bidi="fa-IR"/>
                </w:rPr>
                <w:t>‌</w:t>
              </w:r>
            </w:ins>
            <w:r w:rsidRPr="000F1AAD">
              <w:rPr>
                <w:rFonts w:ascii="B Lotus" w:hAnsi="B Lotus" w:cs="B Lotus"/>
                <w:sz w:val="16"/>
                <w:szCs w:val="16"/>
                <w:rtl/>
                <w:lang w:bidi="fa-IR"/>
              </w:rPr>
              <w:t>هاي سه</w:t>
            </w:r>
            <w:ins w:id="17315" w:author="Mehrnazi Boojari" w:date="2019-01-15T05:05:00Z">
              <w:r w:rsidR="000C47EC">
                <w:rPr>
                  <w:rFonts w:ascii="B Lotus" w:hAnsi="B Lotus" w:cs="B Nazanin" w:hint="cs"/>
                  <w:sz w:val="16"/>
                  <w:szCs w:val="16"/>
                  <w:rtl/>
                  <w:lang w:bidi="fa-IR"/>
                </w:rPr>
                <w:t>‌</w:t>
              </w:r>
            </w:ins>
            <w:del w:id="17316" w:author="Mehrnazi Boojari" w:date="2019-01-15T05:05:00Z">
              <w:r w:rsidRPr="000F1AAD" w:rsidDel="000C47EC">
                <w:rPr>
                  <w:rFonts w:ascii="B Lotus" w:hAnsi="B Lotus" w:cs="B Lotus"/>
                  <w:sz w:val="16"/>
                  <w:szCs w:val="16"/>
                  <w:rtl/>
                  <w:lang w:bidi="fa-IR"/>
                </w:rPr>
                <w:delText xml:space="preserve"> </w:delText>
              </w:r>
            </w:del>
            <w:r w:rsidRPr="000F1AAD">
              <w:rPr>
                <w:rFonts w:ascii="B Lotus" w:hAnsi="B Lotus" w:cs="B Lotus"/>
                <w:sz w:val="16"/>
                <w:szCs w:val="16"/>
                <w:rtl/>
                <w:lang w:bidi="fa-IR"/>
              </w:rPr>
              <w:t>گانه بند يك و متناسب با شرايط</w:t>
            </w:r>
            <w:del w:id="17317" w:author="Mehrnazi Boojari" w:date="2019-01-07T09:51:00Z">
              <w:r w:rsidRPr="000F1AAD" w:rsidDel="006F7CCF">
                <w:rPr>
                  <w:rFonts w:ascii="B Lotus" w:hAnsi="B Lotus" w:cs="B Lotus"/>
                  <w:sz w:val="16"/>
                  <w:szCs w:val="16"/>
                  <w:rtl/>
                  <w:lang w:bidi="fa-IR"/>
                </w:rPr>
                <w:delText xml:space="preserve"> آنها </w:delText>
              </w:r>
            </w:del>
            <w:ins w:id="17318" w:author="Mehrnazi Boojari" w:date="2019-01-07T09:51:00Z">
              <w:r w:rsidR="006F7CCF">
                <w:rPr>
                  <w:rFonts w:ascii="B Lotus" w:hAnsi="B Lotus" w:cs="B Lotus"/>
                  <w:sz w:val="16"/>
                  <w:szCs w:val="16"/>
                  <w:rtl/>
                  <w:lang w:bidi="fa-IR"/>
                </w:rPr>
                <w:t xml:space="preserve"> آن</w:t>
              </w:r>
              <w:r w:rsidR="006F7CCF">
                <w:rPr>
                  <w:rFonts w:ascii="B Lotus" w:hAnsi="B Lotus" w:cs="B Lotus" w:hint="cs"/>
                  <w:sz w:val="16"/>
                  <w:szCs w:val="16"/>
                  <w:rtl/>
                  <w:lang w:bidi="fa-IR"/>
                </w:rPr>
                <w:t>‌</w:t>
              </w:r>
              <w:r w:rsidR="006F7CCF">
                <w:rPr>
                  <w:rFonts w:ascii="B Lotus" w:hAnsi="B Lotus" w:cs="B Lotus"/>
                  <w:sz w:val="16"/>
                  <w:szCs w:val="16"/>
                  <w:rtl/>
                  <w:lang w:bidi="fa-IR"/>
                </w:rPr>
                <w:t xml:space="preserve">ها </w:t>
              </w:r>
            </w:ins>
            <w:r w:rsidRPr="000F1AAD">
              <w:rPr>
                <w:rFonts w:ascii="B Lotus" w:hAnsi="B Lotus" w:cs="B Lotus"/>
                <w:sz w:val="16"/>
                <w:szCs w:val="16"/>
                <w:rtl/>
                <w:lang w:bidi="fa-IR"/>
              </w:rPr>
              <w:t>توسط بنياد مسكن انقلاب اسلامي تهيه و ارائه مي</w:t>
            </w:r>
            <w:ins w:id="17319" w:author="Mehrnazi Boojari" w:date="2019-01-15T05:05:00Z">
              <w:r w:rsidR="000C47EC">
                <w:rPr>
                  <w:rFonts w:ascii="B Lotus" w:hAnsi="B Lotus" w:cs="B Nazanin" w:hint="cs"/>
                  <w:sz w:val="16"/>
                  <w:szCs w:val="16"/>
                  <w:rtl/>
                  <w:lang w:bidi="fa-IR"/>
                </w:rPr>
                <w:t>‌</w:t>
              </w:r>
            </w:ins>
            <w:del w:id="17320" w:author="Mehrnazi Boojari" w:date="2019-01-15T05:05:00Z">
              <w:r w:rsidRPr="000F1AAD" w:rsidDel="000C47EC">
                <w:rPr>
                  <w:rFonts w:ascii="B Lotus" w:hAnsi="B Lotus" w:cs="B Lotus"/>
                  <w:sz w:val="16"/>
                  <w:szCs w:val="16"/>
                  <w:rtl/>
                  <w:lang w:bidi="fa-IR"/>
                </w:rPr>
                <w:delText xml:space="preserve"> </w:delText>
              </w:r>
            </w:del>
            <w:r w:rsidRPr="000F1AAD">
              <w:rPr>
                <w:rFonts w:ascii="B Lotus" w:hAnsi="B Lotus" w:cs="B Lotus"/>
                <w:sz w:val="16"/>
                <w:szCs w:val="16"/>
                <w:rtl/>
                <w:lang w:bidi="fa-IR"/>
              </w:rPr>
              <w:t xml:space="preserve">شود كه پس از </w:t>
            </w:r>
            <w:del w:id="17321" w:author="Mehrnazi Boojari" w:date="2019-01-15T05:05:00Z">
              <w:r w:rsidRPr="000F1AAD" w:rsidDel="000C47EC">
                <w:rPr>
                  <w:rFonts w:ascii="B Lotus" w:hAnsi="B Lotus" w:cs="B Lotus"/>
                  <w:sz w:val="16"/>
                  <w:szCs w:val="16"/>
                  <w:rtl/>
                  <w:lang w:bidi="fa-IR"/>
                </w:rPr>
                <w:delText xml:space="preserve">تأئيد </w:delText>
              </w:r>
            </w:del>
            <w:ins w:id="17322" w:author="Mehrnazi Boojari" w:date="2019-01-15T05:05:00Z">
              <w:r w:rsidR="000C47EC" w:rsidRPr="000F1AAD">
                <w:rPr>
                  <w:rFonts w:ascii="B Lotus" w:hAnsi="B Lotus" w:cs="B Lotus"/>
                  <w:sz w:val="16"/>
                  <w:szCs w:val="16"/>
                  <w:rtl/>
                  <w:lang w:bidi="fa-IR"/>
                </w:rPr>
                <w:t>ت</w:t>
              </w:r>
              <w:r w:rsidR="000C47EC">
                <w:rPr>
                  <w:rFonts w:ascii="B Lotus" w:hAnsi="B Lotus" w:cs="B Lotus" w:hint="cs"/>
                  <w:sz w:val="16"/>
                  <w:szCs w:val="16"/>
                  <w:rtl/>
                  <w:lang w:bidi="fa-IR"/>
                </w:rPr>
                <w:t>أی</w:t>
              </w:r>
              <w:r w:rsidR="000C47EC" w:rsidRPr="000F1AAD">
                <w:rPr>
                  <w:rFonts w:ascii="B Lotus" w:hAnsi="B Lotus" w:cs="B Lotus"/>
                  <w:sz w:val="16"/>
                  <w:szCs w:val="16"/>
                  <w:rtl/>
                  <w:lang w:bidi="fa-IR"/>
                </w:rPr>
                <w:t xml:space="preserve">يد </w:t>
              </w:r>
            </w:ins>
            <w:r w:rsidRPr="000F1AAD">
              <w:rPr>
                <w:rFonts w:ascii="B Lotus" w:hAnsi="B Lotus" w:cs="B Lotus"/>
                <w:sz w:val="16"/>
                <w:szCs w:val="16"/>
                <w:rtl/>
                <w:lang w:bidi="fa-IR"/>
              </w:rPr>
              <w:t>دفتر تدوين و ترويج مقررات ملي ساختمان قابل اجرا خواهد بود</w:t>
            </w:r>
            <w:del w:id="17323" w:author="Mehrnazi Boojari" w:date="2019-01-07T09:53:00Z">
              <w:r w:rsidRPr="000F1AAD" w:rsidDel="006F7CCF">
                <w:rPr>
                  <w:rFonts w:ascii="B Lotus" w:hAnsi="B Lotus" w:cs="B Lotus"/>
                  <w:sz w:val="16"/>
                  <w:szCs w:val="16"/>
                  <w:lang w:bidi="fa-IR"/>
                </w:rPr>
                <w:delText xml:space="preserve"> . </w:delText>
              </w:r>
            </w:del>
            <w:ins w:id="17324" w:author="Mehrnazi Boojari" w:date="2019-01-07T09:53:00Z">
              <w:r w:rsidR="006F7CCF">
                <w:rPr>
                  <w:rFonts w:ascii="B Lotus" w:hAnsi="B Lotus" w:cs="B Lotus"/>
                  <w:sz w:val="16"/>
                  <w:szCs w:val="16"/>
                  <w:rtl/>
                  <w:lang w:bidi="fa-IR"/>
                </w:rPr>
                <w:t xml:space="preserve">. </w:t>
              </w:r>
            </w:ins>
          </w:p>
          <w:p w14:paraId="7FA7DD30" w14:textId="77777777" w:rsidR="00EA6F4D" w:rsidRPr="000F1AAD" w:rsidRDefault="00EA6F4D" w:rsidP="00A87288">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532417">
              <w:rPr>
                <w:rFonts w:ascii="B Lotus" w:hAnsi="B Lotus" w:cs="B Lotus"/>
                <w:sz w:val="16"/>
                <w:szCs w:val="16"/>
                <w:highlight w:val="yellow"/>
                <w:rtl/>
                <w:lang w:bidi="fa-IR"/>
                <w:rPrChange w:id="17325" w:author="Mehrnazi Boojari" w:date="2019-01-15T05:06:00Z">
                  <w:rPr>
                    <w:rFonts w:ascii="B Lotus" w:eastAsia="B Nazanin" w:hAnsi="B Lotus" w:cs="B Lotus"/>
                    <w:b/>
                    <w:bCs/>
                    <w:color w:val="000000" w:themeColor="text1"/>
                    <w:sz w:val="16"/>
                    <w:szCs w:val="16"/>
                    <w:rtl/>
                    <w:lang w:bidi="fa-IR"/>
                  </w:rPr>
                </w:rPrChange>
              </w:rPr>
              <w:t>4.</w:t>
            </w:r>
            <w:r w:rsidRPr="000F1AAD">
              <w:rPr>
                <w:rFonts w:ascii="B Lotus" w:hAnsi="B Lotus" w:cs="B Lotus"/>
                <w:sz w:val="16"/>
                <w:szCs w:val="16"/>
                <w:rtl/>
                <w:lang w:bidi="fa-IR"/>
              </w:rPr>
              <w:t xml:space="preserve"> </w:t>
            </w:r>
            <w:del w:id="17326" w:author="Mehrnazi Boojari" w:date="2019-01-15T05:05:00Z">
              <w:r w:rsidRPr="00532417" w:rsidDel="00532417">
                <w:rPr>
                  <w:rFonts w:ascii="B Lotus" w:hAnsi="B Lotus" w:cs="B Lotus"/>
                  <w:sz w:val="16"/>
                  <w:szCs w:val="16"/>
                  <w:highlight w:val="yellow"/>
                  <w:rtl/>
                  <w:lang w:bidi="fa-IR"/>
                  <w:rPrChange w:id="17327" w:author="Mehrnazi Boojari" w:date="2019-01-15T05:05:00Z">
                    <w:rPr>
                      <w:rFonts w:ascii="B Lotus" w:eastAsia="B Nazanin" w:hAnsi="B Lotus" w:cs="B Lotus"/>
                      <w:b/>
                      <w:bCs/>
                      <w:color w:val="000000" w:themeColor="text1"/>
                      <w:sz w:val="16"/>
                      <w:szCs w:val="16"/>
                      <w:rtl/>
                      <w:lang w:bidi="fa-IR"/>
                    </w:rPr>
                  </w:rPrChange>
                </w:rPr>
                <w:delText xml:space="preserve">جهت </w:delText>
              </w:r>
            </w:del>
            <w:ins w:id="17328" w:author="Mehrnazi Boojari" w:date="2019-01-15T05:05:00Z">
              <w:r w:rsidR="00532417" w:rsidRPr="00532417">
                <w:rPr>
                  <w:rFonts w:ascii="B Lotus" w:hAnsi="B Lotus" w:cs="B Lotus" w:hint="eastAsia"/>
                  <w:sz w:val="16"/>
                  <w:szCs w:val="16"/>
                  <w:highlight w:val="yellow"/>
                  <w:rtl/>
                  <w:lang w:bidi="fa-IR"/>
                  <w:rPrChange w:id="17329" w:author="Mehrnazi Boojari" w:date="2019-01-15T05:05:00Z">
                    <w:rPr>
                      <w:rFonts w:ascii="B Lotus" w:eastAsia="B Nazanin" w:hAnsi="B Lotus" w:cs="B Lotus" w:hint="eastAsia"/>
                      <w:b/>
                      <w:bCs/>
                      <w:color w:val="000000" w:themeColor="text1"/>
                      <w:sz w:val="16"/>
                      <w:szCs w:val="16"/>
                      <w:rtl/>
                      <w:lang w:bidi="fa-IR"/>
                    </w:rPr>
                  </w:rPrChange>
                </w:rPr>
                <w:t>برا</w:t>
              </w:r>
              <w:r w:rsidR="00532417" w:rsidRPr="00532417">
                <w:rPr>
                  <w:rFonts w:ascii="B Lotus" w:hAnsi="B Lotus" w:cs="B Lotus" w:hint="cs"/>
                  <w:sz w:val="16"/>
                  <w:szCs w:val="16"/>
                  <w:highlight w:val="yellow"/>
                  <w:rtl/>
                  <w:lang w:bidi="fa-IR"/>
                  <w:rPrChange w:id="17330" w:author="Mehrnazi Boojari" w:date="2019-01-15T05:05:00Z">
                    <w:rPr>
                      <w:rFonts w:ascii="B Lotus" w:eastAsia="B Nazanin" w:hAnsi="B Lotus" w:cs="B Lotus" w:hint="cs"/>
                      <w:b/>
                      <w:bCs/>
                      <w:color w:val="000000" w:themeColor="text1"/>
                      <w:sz w:val="16"/>
                      <w:szCs w:val="16"/>
                      <w:rtl/>
                      <w:lang w:bidi="fa-IR"/>
                    </w:rPr>
                  </w:rPrChange>
                </w:rPr>
                <w:t>ی</w:t>
              </w:r>
              <w:r w:rsidR="00532417" w:rsidRPr="00532417">
                <w:rPr>
                  <w:rFonts w:ascii="B Lotus" w:hAnsi="B Lotus" w:cs="B Lotus"/>
                  <w:sz w:val="16"/>
                  <w:szCs w:val="16"/>
                  <w:highlight w:val="yellow"/>
                  <w:rtl/>
                  <w:lang w:bidi="fa-IR"/>
                  <w:rPrChange w:id="17331" w:author="Mehrnazi Boojari" w:date="2019-01-15T05:05:00Z">
                    <w:rPr>
                      <w:rFonts w:ascii="B Lotus" w:eastAsia="B Nazanin" w:hAnsi="B Lotus" w:cs="B Lotus"/>
                      <w:b/>
                      <w:bCs/>
                      <w:color w:val="000000" w:themeColor="text1"/>
                      <w:sz w:val="16"/>
                      <w:szCs w:val="16"/>
                      <w:rtl/>
                      <w:lang w:bidi="fa-IR"/>
                    </w:rPr>
                  </w:rPrChange>
                </w:rPr>
                <w:t xml:space="preserve"> </w:t>
              </w:r>
            </w:ins>
            <w:r w:rsidRPr="00532417">
              <w:rPr>
                <w:rFonts w:ascii="B Lotus" w:hAnsi="B Lotus" w:cs="B Lotus"/>
                <w:sz w:val="16"/>
                <w:szCs w:val="16"/>
                <w:highlight w:val="yellow"/>
                <w:rtl/>
                <w:lang w:bidi="fa-IR"/>
                <w:rPrChange w:id="17332" w:author="Mehrnazi Boojari" w:date="2019-01-15T05:05:00Z">
                  <w:rPr>
                    <w:rFonts w:ascii="B Lotus" w:eastAsia="B Nazanin" w:hAnsi="B Lotus" w:cs="B Lotus"/>
                    <w:b/>
                    <w:bCs/>
                    <w:color w:val="000000" w:themeColor="text1"/>
                    <w:sz w:val="16"/>
                    <w:szCs w:val="16"/>
                    <w:rtl/>
                    <w:lang w:bidi="fa-IR"/>
                  </w:rPr>
                </w:rPrChange>
              </w:rPr>
              <w:t>اشخاصي كه واجد صلاحيت تشخيص داده مي</w:t>
            </w:r>
            <w:ins w:id="17333" w:author="Mehrnazi Boojari" w:date="2019-01-15T05:05:00Z">
              <w:r w:rsidR="00532417" w:rsidRPr="00532417">
                <w:rPr>
                  <w:rFonts w:ascii="B Lotus" w:hAnsi="B Lotus" w:cs="B Nazanin" w:hint="eastAsia"/>
                  <w:sz w:val="16"/>
                  <w:szCs w:val="16"/>
                  <w:highlight w:val="yellow"/>
                  <w:lang w:bidi="fa-IR"/>
                  <w:rPrChange w:id="17334" w:author="Mehrnazi Boojari" w:date="2019-01-15T05:05:00Z">
                    <w:rPr>
                      <w:rFonts w:ascii="B Lotus" w:eastAsia="B Nazanin" w:hAnsi="B Lotus" w:cs="B Nazanin" w:hint="eastAsia"/>
                      <w:b/>
                      <w:bCs/>
                      <w:color w:val="000000" w:themeColor="text1"/>
                      <w:sz w:val="16"/>
                      <w:szCs w:val="16"/>
                      <w:lang w:bidi="fa-IR"/>
                    </w:rPr>
                  </w:rPrChange>
                </w:rPr>
                <w:t>‌</w:t>
              </w:r>
            </w:ins>
            <w:del w:id="17335" w:author="Mehrnazi Boojari" w:date="2019-01-15T05:05:00Z">
              <w:r w:rsidRPr="00532417" w:rsidDel="00532417">
                <w:rPr>
                  <w:rFonts w:ascii="B Lotus" w:hAnsi="B Lotus" w:cs="B Lotus"/>
                  <w:sz w:val="16"/>
                  <w:szCs w:val="16"/>
                  <w:highlight w:val="yellow"/>
                  <w:rtl/>
                  <w:lang w:bidi="fa-IR"/>
                  <w:rPrChange w:id="17336" w:author="Mehrnazi Boojari" w:date="2019-01-15T05:05:00Z">
                    <w:rPr>
                      <w:rFonts w:ascii="B Lotus" w:eastAsia="B Nazanin" w:hAnsi="B Lotus" w:cs="B Lotus"/>
                      <w:b/>
                      <w:bCs/>
                      <w:color w:val="000000" w:themeColor="text1"/>
                      <w:sz w:val="16"/>
                      <w:szCs w:val="16"/>
                      <w:rtl/>
                      <w:lang w:bidi="fa-IR"/>
                    </w:rPr>
                  </w:rPrChange>
                </w:rPr>
                <w:delText xml:space="preserve"> </w:delText>
              </w:r>
            </w:del>
            <w:r w:rsidRPr="00532417">
              <w:rPr>
                <w:rFonts w:ascii="B Lotus" w:hAnsi="B Lotus" w:cs="B Lotus"/>
                <w:sz w:val="16"/>
                <w:szCs w:val="16"/>
                <w:highlight w:val="yellow"/>
                <w:rtl/>
                <w:lang w:bidi="fa-IR"/>
                <w:rPrChange w:id="17337" w:author="Mehrnazi Boojari" w:date="2019-01-15T05:05:00Z">
                  <w:rPr>
                    <w:rFonts w:ascii="B Lotus" w:eastAsia="B Nazanin" w:hAnsi="B Lotus" w:cs="B Lotus"/>
                    <w:b/>
                    <w:bCs/>
                    <w:color w:val="000000" w:themeColor="text1"/>
                    <w:sz w:val="16"/>
                    <w:szCs w:val="16"/>
                    <w:rtl/>
                    <w:lang w:bidi="fa-IR"/>
                  </w:rPr>
                </w:rPrChange>
              </w:rPr>
              <w:t>شوند به ترتيب گرو</w:t>
            </w:r>
            <w:ins w:id="17338" w:author="Mehrnazi Boojari" w:date="2019-01-16T01:16:00Z">
              <w:r w:rsidR="00A87288">
                <w:rPr>
                  <w:rFonts w:ascii="B Lotus" w:hAnsi="B Lotus" w:cs="B Nazanin" w:hint="cs"/>
                  <w:sz w:val="16"/>
                  <w:szCs w:val="16"/>
                  <w:highlight w:val="yellow"/>
                  <w:rtl/>
                  <w:lang w:bidi="fa-IR"/>
                </w:rPr>
                <w:t>ه‌ها</w:t>
              </w:r>
            </w:ins>
            <w:del w:id="17339" w:author="Mehrnazi Boojari" w:date="2019-01-16T01:16:00Z">
              <w:r w:rsidRPr="00532417" w:rsidDel="00A87288">
                <w:rPr>
                  <w:rFonts w:ascii="B Lotus" w:hAnsi="B Lotus" w:cs="B Lotus"/>
                  <w:sz w:val="16"/>
                  <w:szCs w:val="16"/>
                  <w:highlight w:val="yellow"/>
                  <w:rtl/>
                  <w:lang w:bidi="fa-IR"/>
                  <w:rPrChange w:id="17340" w:author="Mehrnazi Boojari" w:date="2019-01-15T05:05:00Z">
                    <w:rPr>
                      <w:rFonts w:ascii="B Lotus" w:eastAsia="B Nazanin" w:hAnsi="B Lotus" w:cs="B Lotus"/>
                      <w:b/>
                      <w:bCs/>
                      <w:color w:val="000000" w:themeColor="text1"/>
                      <w:sz w:val="16"/>
                      <w:szCs w:val="16"/>
                      <w:rtl/>
                      <w:lang w:bidi="fa-IR"/>
                    </w:rPr>
                  </w:rPrChange>
                </w:rPr>
                <w:delText>هها</w:delText>
              </w:r>
            </w:del>
            <w:r w:rsidRPr="00532417">
              <w:rPr>
                <w:rFonts w:ascii="B Lotus" w:hAnsi="B Lotus" w:cs="B Lotus"/>
                <w:sz w:val="16"/>
                <w:szCs w:val="16"/>
                <w:highlight w:val="yellow"/>
                <w:rtl/>
                <w:lang w:bidi="fa-IR"/>
                <w:rPrChange w:id="17341" w:author="Mehrnazi Boojari" w:date="2019-01-15T05:05:00Z">
                  <w:rPr>
                    <w:rFonts w:ascii="B Lotus" w:eastAsia="B Nazanin" w:hAnsi="B Lotus" w:cs="B Lotus"/>
                    <w:b/>
                    <w:bCs/>
                    <w:color w:val="000000" w:themeColor="text1"/>
                    <w:sz w:val="16"/>
                    <w:szCs w:val="16"/>
                    <w:rtl/>
                    <w:lang w:bidi="fa-IR"/>
                  </w:rPr>
                </w:rPrChange>
              </w:rPr>
              <w:t>ي سه</w:t>
            </w:r>
            <w:ins w:id="17342" w:author="Mehrnazi Boojari" w:date="2019-01-15T05:05:00Z">
              <w:r w:rsidR="00532417" w:rsidRPr="00532417">
                <w:rPr>
                  <w:rFonts w:ascii="B Lotus" w:hAnsi="B Lotus" w:cs="B Nazanin" w:hint="eastAsia"/>
                  <w:sz w:val="16"/>
                  <w:szCs w:val="16"/>
                  <w:highlight w:val="yellow"/>
                  <w:lang w:bidi="fa-IR"/>
                  <w:rPrChange w:id="17343" w:author="Mehrnazi Boojari" w:date="2019-01-15T05:05:00Z">
                    <w:rPr>
                      <w:rFonts w:ascii="B Lotus" w:eastAsia="B Nazanin" w:hAnsi="B Lotus" w:cs="B Nazanin" w:hint="eastAsia"/>
                      <w:b/>
                      <w:bCs/>
                      <w:color w:val="000000" w:themeColor="text1"/>
                      <w:sz w:val="16"/>
                      <w:szCs w:val="16"/>
                      <w:lang w:bidi="fa-IR"/>
                    </w:rPr>
                  </w:rPrChange>
                </w:rPr>
                <w:t>‌</w:t>
              </w:r>
            </w:ins>
            <w:del w:id="17344" w:author="Mehrnazi Boojari" w:date="2019-01-15T05:05:00Z">
              <w:r w:rsidRPr="00532417" w:rsidDel="00532417">
                <w:rPr>
                  <w:rFonts w:ascii="B Lotus" w:hAnsi="B Lotus" w:cs="B Lotus"/>
                  <w:sz w:val="16"/>
                  <w:szCs w:val="16"/>
                  <w:highlight w:val="yellow"/>
                  <w:rtl/>
                  <w:lang w:bidi="fa-IR"/>
                  <w:rPrChange w:id="17345" w:author="Mehrnazi Boojari" w:date="2019-01-15T05:05:00Z">
                    <w:rPr>
                      <w:rFonts w:ascii="B Lotus" w:eastAsia="B Nazanin" w:hAnsi="B Lotus" w:cs="B Lotus"/>
                      <w:b/>
                      <w:bCs/>
                      <w:color w:val="000000" w:themeColor="text1"/>
                      <w:sz w:val="16"/>
                      <w:szCs w:val="16"/>
                      <w:rtl/>
                      <w:lang w:bidi="fa-IR"/>
                    </w:rPr>
                  </w:rPrChange>
                </w:rPr>
                <w:delText xml:space="preserve"> </w:delText>
              </w:r>
            </w:del>
            <w:r w:rsidRPr="00532417">
              <w:rPr>
                <w:rFonts w:ascii="B Lotus" w:hAnsi="B Lotus" w:cs="B Lotus"/>
                <w:sz w:val="16"/>
                <w:szCs w:val="16"/>
                <w:highlight w:val="yellow"/>
                <w:rtl/>
                <w:lang w:bidi="fa-IR"/>
                <w:rPrChange w:id="17346" w:author="Mehrnazi Boojari" w:date="2019-01-15T05:05:00Z">
                  <w:rPr>
                    <w:rFonts w:ascii="B Lotus" w:eastAsia="B Nazanin" w:hAnsi="B Lotus" w:cs="B Lotus"/>
                    <w:b/>
                    <w:bCs/>
                    <w:color w:val="000000" w:themeColor="text1"/>
                    <w:sz w:val="16"/>
                    <w:szCs w:val="16"/>
                    <w:rtl/>
                    <w:lang w:bidi="fa-IR"/>
                  </w:rPr>
                </w:rPrChange>
              </w:rPr>
              <w:t xml:space="preserve">گانه به شرح </w:t>
            </w:r>
            <w:del w:id="17347" w:author="Mehrnazi Boojari" w:date="2019-01-16T01:16:00Z">
              <w:r w:rsidRPr="00532417" w:rsidDel="00A87288">
                <w:rPr>
                  <w:rFonts w:ascii="B Lotus" w:hAnsi="B Lotus" w:cs="B Lotus"/>
                  <w:sz w:val="16"/>
                  <w:szCs w:val="16"/>
                  <w:highlight w:val="yellow"/>
                  <w:rtl/>
                  <w:lang w:bidi="fa-IR"/>
                  <w:rPrChange w:id="17348" w:author="Mehrnazi Boojari" w:date="2019-01-15T05:05:00Z">
                    <w:rPr>
                      <w:rFonts w:ascii="B Lotus" w:eastAsia="B Nazanin" w:hAnsi="B Lotus" w:cs="B Lotus"/>
                      <w:b/>
                      <w:bCs/>
                      <w:color w:val="000000" w:themeColor="text1"/>
                      <w:sz w:val="16"/>
                      <w:szCs w:val="16"/>
                      <w:rtl/>
                      <w:lang w:bidi="fa-IR"/>
                    </w:rPr>
                  </w:rPrChange>
                </w:rPr>
                <w:delText xml:space="preserve">زير </w:delText>
              </w:r>
            </w:del>
            <w:ins w:id="17349" w:author="Mehrnazi Boojari" w:date="2019-01-16T01:16:00Z">
              <w:r w:rsidR="00A87288">
                <w:rPr>
                  <w:rFonts w:ascii="B Lotus" w:hAnsi="B Lotus" w:cs="B Lotus" w:hint="cs"/>
                  <w:sz w:val="16"/>
                  <w:szCs w:val="16"/>
                  <w:highlight w:val="yellow"/>
                  <w:rtl/>
                  <w:lang w:bidi="fa-IR"/>
                </w:rPr>
                <w:t>ذ</w:t>
              </w:r>
            </w:ins>
            <w:ins w:id="17350" w:author="Mehrnazi Boojari" w:date="2019-01-16T01:17:00Z">
              <w:r w:rsidR="00A87288">
                <w:rPr>
                  <w:rFonts w:ascii="B Lotus" w:hAnsi="B Lotus" w:cs="B Lotus" w:hint="cs"/>
                  <w:sz w:val="16"/>
                  <w:szCs w:val="16"/>
                  <w:highlight w:val="yellow"/>
                  <w:rtl/>
                  <w:lang w:bidi="fa-IR"/>
                </w:rPr>
                <w:t>یل</w:t>
              </w:r>
            </w:ins>
            <w:ins w:id="17351" w:author="Mehrnazi Boojari" w:date="2019-01-16T01:16:00Z">
              <w:r w:rsidR="00A87288" w:rsidRPr="00532417">
                <w:rPr>
                  <w:rFonts w:ascii="B Lotus" w:hAnsi="B Lotus" w:cs="B Lotus"/>
                  <w:sz w:val="16"/>
                  <w:szCs w:val="16"/>
                  <w:highlight w:val="yellow"/>
                  <w:rtl/>
                  <w:lang w:bidi="fa-IR"/>
                  <w:rPrChange w:id="17352" w:author="Mehrnazi Boojari" w:date="2019-01-15T05:05:00Z">
                    <w:rPr>
                      <w:rFonts w:ascii="B Lotus" w:eastAsia="B Nazanin" w:hAnsi="B Lotus" w:cs="B Lotus"/>
                      <w:b/>
                      <w:bCs/>
                      <w:color w:val="000000" w:themeColor="text1"/>
                      <w:sz w:val="16"/>
                      <w:szCs w:val="16"/>
                      <w:rtl/>
                      <w:lang w:bidi="fa-IR"/>
                    </w:rPr>
                  </w:rPrChange>
                </w:rPr>
                <w:t xml:space="preserve"> </w:t>
              </w:r>
            </w:ins>
            <w:r w:rsidRPr="00532417">
              <w:rPr>
                <w:rFonts w:ascii="B Lotus" w:hAnsi="B Lotus" w:cs="B Lotus"/>
                <w:sz w:val="16"/>
                <w:szCs w:val="16"/>
                <w:highlight w:val="yellow"/>
                <w:rtl/>
                <w:lang w:bidi="fa-IR"/>
                <w:rPrChange w:id="17353" w:author="Mehrnazi Boojari" w:date="2019-01-15T05:05:00Z">
                  <w:rPr>
                    <w:rFonts w:ascii="B Lotus" w:eastAsia="B Nazanin" w:hAnsi="B Lotus" w:cs="B Lotus"/>
                    <w:b/>
                    <w:bCs/>
                    <w:color w:val="000000" w:themeColor="text1"/>
                    <w:sz w:val="16"/>
                    <w:szCs w:val="16"/>
                    <w:rtl/>
                    <w:lang w:bidi="fa-IR"/>
                  </w:rPr>
                </w:rPrChange>
              </w:rPr>
              <w:t xml:space="preserve">مجوز فعاليت صادر </w:t>
            </w:r>
            <w:commentRangeStart w:id="17354"/>
            <w:r w:rsidRPr="00532417">
              <w:rPr>
                <w:rFonts w:ascii="B Lotus" w:hAnsi="B Lotus" w:cs="B Lotus"/>
                <w:sz w:val="16"/>
                <w:szCs w:val="16"/>
                <w:highlight w:val="yellow"/>
                <w:rtl/>
                <w:lang w:bidi="fa-IR"/>
                <w:rPrChange w:id="17355" w:author="Mehrnazi Boojari" w:date="2019-01-15T05:05:00Z">
                  <w:rPr>
                    <w:rFonts w:ascii="B Lotus" w:eastAsia="B Nazanin" w:hAnsi="B Lotus" w:cs="B Lotus"/>
                    <w:b/>
                    <w:bCs/>
                    <w:color w:val="000000" w:themeColor="text1"/>
                    <w:sz w:val="16"/>
                    <w:szCs w:val="16"/>
                    <w:rtl/>
                    <w:lang w:bidi="fa-IR"/>
                  </w:rPr>
                </w:rPrChange>
              </w:rPr>
              <w:t>مي</w:t>
            </w:r>
            <w:ins w:id="17356" w:author="Mehrnazi Boojari" w:date="2019-01-15T05:05:00Z">
              <w:r w:rsidR="00532417" w:rsidRPr="00532417">
                <w:rPr>
                  <w:rFonts w:ascii="B Lotus" w:hAnsi="B Lotus" w:cs="B Nazanin" w:hint="eastAsia"/>
                  <w:sz w:val="16"/>
                  <w:szCs w:val="16"/>
                  <w:highlight w:val="yellow"/>
                  <w:lang w:bidi="fa-IR"/>
                  <w:rPrChange w:id="17357" w:author="Mehrnazi Boojari" w:date="2019-01-15T05:05:00Z">
                    <w:rPr>
                      <w:rFonts w:ascii="B Lotus" w:eastAsia="B Nazanin" w:hAnsi="B Lotus" w:cs="B Nazanin" w:hint="eastAsia"/>
                      <w:b/>
                      <w:bCs/>
                      <w:color w:val="000000" w:themeColor="text1"/>
                      <w:sz w:val="16"/>
                      <w:szCs w:val="16"/>
                      <w:lang w:bidi="fa-IR"/>
                    </w:rPr>
                  </w:rPrChange>
                </w:rPr>
                <w:t>‌</w:t>
              </w:r>
            </w:ins>
            <w:del w:id="17358" w:author="Mehrnazi Boojari" w:date="2019-01-15T05:05:00Z">
              <w:r w:rsidRPr="00532417" w:rsidDel="00532417">
                <w:rPr>
                  <w:rFonts w:ascii="B Lotus" w:hAnsi="B Lotus" w:cs="B Lotus"/>
                  <w:sz w:val="16"/>
                  <w:szCs w:val="16"/>
                  <w:highlight w:val="yellow"/>
                  <w:rtl/>
                  <w:lang w:bidi="fa-IR"/>
                  <w:rPrChange w:id="17359" w:author="Mehrnazi Boojari" w:date="2019-01-15T05:05:00Z">
                    <w:rPr>
                      <w:rFonts w:ascii="B Lotus" w:eastAsia="B Nazanin" w:hAnsi="B Lotus" w:cs="B Lotus"/>
                      <w:b/>
                      <w:bCs/>
                      <w:color w:val="000000" w:themeColor="text1"/>
                      <w:sz w:val="16"/>
                      <w:szCs w:val="16"/>
                      <w:rtl/>
                      <w:lang w:bidi="fa-IR"/>
                    </w:rPr>
                  </w:rPrChange>
                </w:rPr>
                <w:delText xml:space="preserve"> </w:delText>
              </w:r>
            </w:del>
            <w:r w:rsidRPr="00532417">
              <w:rPr>
                <w:rFonts w:ascii="B Lotus" w:hAnsi="B Lotus" w:cs="B Lotus"/>
                <w:sz w:val="16"/>
                <w:szCs w:val="16"/>
                <w:highlight w:val="yellow"/>
                <w:rtl/>
                <w:lang w:bidi="fa-IR"/>
                <w:rPrChange w:id="17360" w:author="Mehrnazi Boojari" w:date="2019-01-15T05:05:00Z">
                  <w:rPr>
                    <w:rFonts w:ascii="B Lotus" w:eastAsia="B Nazanin" w:hAnsi="B Lotus" w:cs="B Lotus"/>
                    <w:b/>
                    <w:bCs/>
                    <w:color w:val="000000" w:themeColor="text1"/>
                    <w:sz w:val="16"/>
                    <w:szCs w:val="16"/>
                    <w:rtl/>
                    <w:lang w:bidi="fa-IR"/>
                  </w:rPr>
                </w:rPrChange>
              </w:rPr>
              <w:t>شود</w:t>
            </w:r>
            <w:commentRangeEnd w:id="17354"/>
            <w:r w:rsidR="00532417">
              <w:rPr>
                <w:rStyle w:val="CommentReference"/>
                <w:rtl/>
              </w:rPr>
              <w:commentReference w:id="17354"/>
            </w:r>
            <w:del w:id="17361" w:author="Mehrnazi Boojari" w:date="2019-01-07T10:11:00Z">
              <w:r w:rsidRPr="00532417" w:rsidDel="00A31D6F">
                <w:rPr>
                  <w:rFonts w:ascii="B Lotus" w:hAnsi="B Lotus" w:cs="B Lotus"/>
                  <w:sz w:val="16"/>
                  <w:szCs w:val="16"/>
                  <w:highlight w:val="yellow"/>
                  <w:rtl/>
                  <w:lang w:bidi="fa-IR"/>
                  <w:rPrChange w:id="17362" w:author="Mehrnazi Boojari" w:date="2019-01-15T05:05:00Z">
                    <w:rPr>
                      <w:rFonts w:ascii="B Lotus" w:eastAsia="B Nazanin" w:hAnsi="B Lotus" w:cs="B Lotus"/>
                      <w:b/>
                      <w:bCs/>
                      <w:color w:val="000000" w:themeColor="text1"/>
                      <w:sz w:val="16"/>
                      <w:szCs w:val="16"/>
                      <w:rtl/>
                      <w:lang w:bidi="fa-IR"/>
                    </w:rPr>
                  </w:rPrChange>
                </w:rPr>
                <w:delText xml:space="preserve"> .</w:delText>
              </w:r>
            </w:del>
            <w:ins w:id="17363" w:author="Mehrnazi Boojari" w:date="2019-01-07T10:11:00Z">
              <w:r w:rsidR="00A31D6F" w:rsidRPr="00532417">
                <w:rPr>
                  <w:rFonts w:ascii="B Lotus" w:hAnsi="B Lotus" w:cs="B Lotus"/>
                  <w:sz w:val="16"/>
                  <w:szCs w:val="16"/>
                  <w:highlight w:val="yellow"/>
                  <w:rtl/>
                  <w:lang w:bidi="fa-IR"/>
                  <w:rPrChange w:id="17364" w:author="Mehrnazi Boojari" w:date="2019-01-15T05:05:00Z">
                    <w:rPr>
                      <w:rFonts w:ascii="B Lotus" w:eastAsia="B Nazanin" w:hAnsi="B Lotus" w:cs="B Lotus"/>
                      <w:b/>
                      <w:bCs/>
                      <w:color w:val="000000" w:themeColor="text1"/>
                      <w:sz w:val="16"/>
                      <w:szCs w:val="16"/>
                      <w:rtl/>
                      <w:lang w:bidi="fa-IR"/>
                    </w:rPr>
                  </w:rPrChange>
                </w:rPr>
                <w:t>.</w:t>
              </w:r>
            </w:ins>
          </w:p>
        </w:tc>
      </w:tr>
      <w:tr w:rsidR="00EA6F4D" w:rsidRPr="00EA6F4D" w14:paraId="02E99C83"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FFF2CC" w:themeFill="accent4" w:themeFillTint="33"/>
            <w:vAlign w:val="center"/>
          </w:tcPr>
          <w:p w14:paraId="7C0A3F15" w14:textId="77777777" w:rsidR="00EA6F4D" w:rsidRPr="000F1AAD" w:rsidRDefault="00EA6F4D" w:rsidP="00EA6F4D">
            <w:pPr>
              <w:bidi/>
              <w:jc w:val="center"/>
              <w:rPr>
                <w:rFonts w:ascii="B Lotus" w:hAnsi="B Lotus" w:cs="B Lotus"/>
                <w:sz w:val="16"/>
                <w:szCs w:val="16"/>
                <w:rtl/>
                <w:lang w:bidi="fa-IR"/>
              </w:rPr>
            </w:pPr>
          </w:p>
        </w:tc>
        <w:tc>
          <w:tcPr>
            <w:tcW w:w="1984" w:type="dxa"/>
            <w:vMerge/>
            <w:shd w:val="clear" w:color="auto" w:fill="FFF2CC" w:themeFill="accent4" w:themeFillTint="33"/>
            <w:vAlign w:val="center"/>
          </w:tcPr>
          <w:p w14:paraId="3022FA12"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992" w:type="dxa"/>
            <w:vMerge/>
            <w:shd w:val="clear" w:color="auto" w:fill="FFF2CC" w:themeFill="accent4" w:themeFillTint="33"/>
            <w:vAlign w:val="center"/>
          </w:tcPr>
          <w:p w14:paraId="48E05EAD"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011" w:type="dxa"/>
            <w:vMerge/>
            <w:shd w:val="clear" w:color="auto" w:fill="FFF2CC" w:themeFill="accent4" w:themeFillTint="33"/>
            <w:vAlign w:val="center"/>
          </w:tcPr>
          <w:p w14:paraId="629D0064"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408" w:type="dxa"/>
            <w:vMerge/>
            <w:shd w:val="clear" w:color="auto" w:fill="FFF2CC" w:themeFill="accent4" w:themeFillTint="33"/>
            <w:vAlign w:val="center"/>
          </w:tcPr>
          <w:p w14:paraId="3C24EB99"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p>
        </w:tc>
        <w:tc>
          <w:tcPr>
            <w:tcW w:w="1418" w:type="dxa"/>
            <w:shd w:val="clear" w:color="auto" w:fill="FFF2CC" w:themeFill="accent4" w:themeFillTint="33"/>
            <w:vAlign w:val="center"/>
          </w:tcPr>
          <w:p w14:paraId="6F6F1C4E" w14:textId="77777777" w:rsidR="00EA6F4D" w:rsidRPr="000F1AAD"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0F1AAD">
              <w:rPr>
                <w:rFonts w:ascii="B Lotus" w:hAnsi="B Lotus" w:cs="B Lotus"/>
                <w:sz w:val="16"/>
                <w:szCs w:val="16"/>
                <w:rtl/>
              </w:rPr>
              <w:t>اهداف طرح نظام فني روستايي</w:t>
            </w:r>
          </w:p>
        </w:tc>
        <w:tc>
          <w:tcPr>
            <w:tcW w:w="2126" w:type="dxa"/>
            <w:shd w:val="clear" w:color="auto" w:fill="FFF2CC" w:themeFill="accent4" w:themeFillTint="33"/>
            <w:vAlign w:val="center"/>
          </w:tcPr>
          <w:p w14:paraId="149DC05E" w14:textId="77777777" w:rsidR="00EA6F4D" w:rsidRPr="000F1AAD" w:rsidRDefault="00EA6F4D" w:rsidP="00532417">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0F1AAD">
              <w:rPr>
                <w:rFonts w:ascii="B Lotus" w:hAnsi="B Lotus" w:cs="B Lotus"/>
                <w:sz w:val="16"/>
                <w:szCs w:val="16"/>
                <w:rtl/>
              </w:rPr>
              <w:t>بالا</w:t>
            </w:r>
            <w:ins w:id="17365" w:author="Mehrnazi Boojari" w:date="2019-01-09T00:09:00Z">
              <w:r w:rsidR="00DD72BC">
                <w:rPr>
                  <w:rFonts w:ascii="B Lotus" w:hAnsi="B Lotus" w:cs="B Nazanin" w:hint="cs"/>
                  <w:sz w:val="16"/>
                  <w:szCs w:val="16"/>
                  <w:rtl/>
                </w:rPr>
                <w:t>‌</w:t>
              </w:r>
            </w:ins>
            <w:del w:id="17366" w:author="Mehrnazi Boojari" w:date="2019-01-09T00:09:00Z">
              <w:r w:rsidRPr="000F1AAD" w:rsidDel="00DD72BC">
                <w:rPr>
                  <w:rFonts w:ascii="B Lotus" w:hAnsi="B Lotus" w:cs="B Lotus"/>
                  <w:sz w:val="16"/>
                  <w:szCs w:val="16"/>
                  <w:rtl/>
                </w:rPr>
                <w:delText xml:space="preserve"> </w:delText>
              </w:r>
            </w:del>
            <w:r w:rsidRPr="000F1AAD">
              <w:rPr>
                <w:rFonts w:ascii="B Lotus" w:hAnsi="B Lotus" w:cs="B Lotus"/>
                <w:sz w:val="16"/>
                <w:szCs w:val="16"/>
                <w:rtl/>
              </w:rPr>
              <w:t xml:space="preserve">بردن سطح دانش فني و اجرايي </w:t>
            </w:r>
            <w:del w:id="17367" w:author="Mehrnazi Boojari" w:date="2019-01-15T05:06:00Z">
              <w:r w:rsidRPr="000F1AAD" w:rsidDel="00532417">
                <w:rPr>
                  <w:rFonts w:ascii="B Lotus" w:hAnsi="B Lotus" w:cs="B Lotus"/>
                  <w:sz w:val="16"/>
                  <w:szCs w:val="16"/>
                  <w:rtl/>
                </w:rPr>
                <w:delText xml:space="preserve">ناظرين </w:delText>
              </w:r>
            </w:del>
            <w:ins w:id="17368" w:author="Mehrnazi Boojari" w:date="2019-01-15T05:06:00Z">
              <w:r w:rsidR="00532417" w:rsidRPr="000F1AAD">
                <w:rPr>
                  <w:rFonts w:ascii="B Lotus" w:hAnsi="B Lotus" w:cs="B Lotus"/>
                  <w:sz w:val="16"/>
                  <w:szCs w:val="16"/>
                  <w:rtl/>
                </w:rPr>
                <w:t>ناظر</w:t>
              </w:r>
              <w:r w:rsidR="00532417">
                <w:rPr>
                  <w:rFonts w:ascii="B Lotus" w:hAnsi="B Lotus" w:cs="B Lotus" w:hint="cs"/>
                  <w:sz w:val="16"/>
                  <w:szCs w:val="16"/>
                  <w:rtl/>
                </w:rPr>
                <w:t>ا</w:t>
              </w:r>
              <w:r w:rsidR="00532417" w:rsidRPr="000F1AAD">
                <w:rPr>
                  <w:rFonts w:ascii="B Lotus" w:hAnsi="B Lotus" w:cs="B Lotus"/>
                  <w:sz w:val="16"/>
                  <w:szCs w:val="16"/>
                  <w:rtl/>
                </w:rPr>
                <w:t xml:space="preserve">ن </w:t>
              </w:r>
            </w:ins>
            <w:r w:rsidRPr="000F1AAD">
              <w:rPr>
                <w:rFonts w:ascii="B Lotus" w:hAnsi="B Lotus" w:cs="B Lotus"/>
                <w:sz w:val="16"/>
                <w:szCs w:val="16"/>
                <w:rtl/>
              </w:rPr>
              <w:t>با آموزش علمي</w:t>
            </w:r>
            <w:ins w:id="17369" w:author="Mehrnazi Boojari" w:date="2019-01-15T05:06:00Z">
              <w:r w:rsidR="00532417">
                <w:rPr>
                  <w:rFonts w:ascii="B Lotus" w:hAnsi="B Lotus" w:cs="B Lotus" w:hint="cs"/>
                  <w:sz w:val="16"/>
                  <w:szCs w:val="16"/>
                  <w:rtl/>
                </w:rPr>
                <w:t xml:space="preserve"> </w:t>
              </w:r>
            </w:ins>
            <w:r w:rsidRPr="000F1AAD">
              <w:rPr>
                <w:rFonts w:ascii="B Lotus" w:hAnsi="B Lotus" w:cs="B Lotus"/>
                <w:sz w:val="16"/>
                <w:szCs w:val="16"/>
                <w:rtl/>
              </w:rPr>
              <w:t>‌و عملي مستمر آنان</w:t>
            </w:r>
          </w:p>
        </w:tc>
      </w:tr>
      <w:tr w:rsidR="00EA6F4D" w:rsidRPr="00EA6F4D" w14:paraId="55BDC361"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FFF2CC" w:themeFill="accent4" w:themeFillTint="33"/>
            <w:vAlign w:val="center"/>
          </w:tcPr>
          <w:p w14:paraId="5725F035" w14:textId="77777777" w:rsidR="00EA6F4D" w:rsidRPr="000F1AAD" w:rsidRDefault="00EA6F4D" w:rsidP="00EA6F4D">
            <w:pPr>
              <w:bidi/>
              <w:jc w:val="center"/>
              <w:rPr>
                <w:rFonts w:ascii="B Lotus" w:hAnsi="B Lotus" w:cs="B Lotus"/>
                <w:sz w:val="16"/>
                <w:szCs w:val="16"/>
                <w:rtl/>
                <w:lang w:bidi="fa-IR"/>
              </w:rPr>
            </w:pPr>
          </w:p>
        </w:tc>
        <w:tc>
          <w:tcPr>
            <w:tcW w:w="1984" w:type="dxa"/>
            <w:vMerge/>
            <w:shd w:val="clear" w:color="auto" w:fill="FFF2CC" w:themeFill="accent4" w:themeFillTint="33"/>
            <w:vAlign w:val="center"/>
          </w:tcPr>
          <w:p w14:paraId="657CF7F2"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992" w:type="dxa"/>
            <w:vMerge/>
            <w:shd w:val="clear" w:color="auto" w:fill="FFF2CC" w:themeFill="accent4" w:themeFillTint="33"/>
            <w:vAlign w:val="center"/>
          </w:tcPr>
          <w:p w14:paraId="0640F5D4"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11" w:type="dxa"/>
            <w:vMerge/>
            <w:shd w:val="clear" w:color="auto" w:fill="FFF2CC" w:themeFill="accent4" w:themeFillTint="33"/>
            <w:vAlign w:val="center"/>
          </w:tcPr>
          <w:p w14:paraId="0523839C"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408" w:type="dxa"/>
            <w:vMerge/>
            <w:shd w:val="clear" w:color="auto" w:fill="FFF2CC" w:themeFill="accent4" w:themeFillTint="33"/>
            <w:vAlign w:val="center"/>
          </w:tcPr>
          <w:p w14:paraId="3E7CB6FD" w14:textId="77777777" w:rsidR="00EA6F4D" w:rsidRPr="000F1AAD"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p>
        </w:tc>
        <w:tc>
          <w:tcPr>
            <w:tcW w:w="1418" w:type="dxa"/>
            <w:shd w:val="clear" w:color="auto" w:fill="FFF2CC" w:themeFill="accent4" w:themeFillTint="33"/>
            <w:vAlign w:val="center"/>
          </w:tcPr>
          <w:p w14:paraId="5184CE0B" w14:textId="77777777" w:rsidR="00EA6F4D" w:rsidRPr="000F1AAD" w:rsidRDefault="00EA6F4D" w:rsidP="00532417">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0F1AAD">
              <w:rPr>
                <w:rFonts w:ascii="B Lotus" w:hAnsi="B Lotus" w:cs="B Lotus"/>
                <w:sz w:val="16"/>
                <w:szCs w:val="16"/>
                <w:rtl/>
              </w:rPr>
              <w:t>انتخاب و ب</w:t>
            </w:r>
            <w:ins w:id="17370" w:author="Mehrnazi Boojari" w:date="2019-01-09T00:09:00Z">
              <w:r w:rsidR="00DD72BC">
                <w:rPr>
                  <w:rFonts w:ascii="B Lotus" w:hAnsi="B Lotus" w:cs="B Lotus" w:hint="cs"/>
                  <w:sz w:val="16"/>
                  <w:szCs w:val="16"/>
                  <w:rtl/>
                </w:rPr>
                <w:t>ه</w:t>
              </w:r>
              <w:r w:rsidR="00DD72BC">
                <w:rPr>
                  <w:rFonts w:ascii="B Lotus" w:hAnsi="B Lotus" w:cs="B Nazanin" w:hint="cs"/>
                  <w:sz w:val="16"/>
                  <w:szCs w:val="16"/>
                  <w:rtl/>
                </w:rPr>
                <w:t>‌</w:t>
              </w:r>
            </w:ins>
            <w:r w:rsidRPr="000F1AAD">
              <w:rPr>
                <w:rFonts w:ascii="B Lotus" w:hAnsi="B Lotus" w:cs="B Lotus"/>
                <w:sz w:val="16"/>
                <w:szCs w:val="16"/>
                <w:rtl/>
              </w:rPr>
              <w:t xml:space="preserve">كارگيري مشاوران </w:t>
            </w:r>
            <w:del w:id="17371" w:author="Mehrnazi Boojari" w:date="2019-01-15T05:06:00Z">
              <w:r w:rsidRPr="000F1AAD" w:rsidDel="00532417">
                <w:rPr>
                  <w:rFonts w:ascii="B Lotus" w:hAnsi="B Lotus" w:cs="B Lotus"/>
                  <w:sz w:val="16"/>
                  <w:szCs w:val="16"/>
                  <w:rtl/>
                </w:rPr>
                <w:delText xml:space="preserve">جهت </w:delText>
              </w:r>
            </w:del>
            <w:ins w:id="17372" w:author="Mehrnazi Boojari" w:date="2019-01-15T05:06:00Z">
              <w:r w:rsidR="00532417">
                <w:rPr>
                  <w:rFonts w:ascii="B Lotus" w:hAnsi="B Lotus" w:cs="B Lotus" w:hint="cs"/>
                  <w:sz w:val="16"/>
                  <w:szCs w:val="16"/>
                  <w:rtl/>
                </w:rPr>
                <w:t>به</w:t>
              </w:r>
              <w:r w:rsidR="00532417">
                <w:rPr>
                  <w:rFonts w:ascii="B Lotus" w:hAnsi="B Lotus" w:cs="B Nazanin" w:hint="cs"/>
                  <w:sz w:val="16"/>
                  <w:szCs w:val="16"/>
                  <w:rtl/>
                </w:rPr>
                <w:t>‌</w:t>
              </w:r>
              <w:r w:rsidR="00532417">
                <w:rPr>
                  <w:rFonts w:ascii="B Lotus" w:hAnsi="B Lotus" w:cs="B Lotus" w:hint="cs"/>
                  <w:sz w:val="16"/>
                  <w:szCs w:val="16"/>
                  <w:rtl/>
                </w:rPr>
                <w:t>منظور</w:t>
              </w:r>
              <w:r w:rsidR="00532417" w:rsidRPr="000F1AAD">
                <w:rPr>
                  <w:rFonts w:ascii="B Lotus" w:hAnsi="B Lotus" w:cs="B Lotus"/>
                  <w:sz w:val="16"/>
                  <w:szCs w:val="16"/>
                  <w:rtl/>
                </w:rPr>
                <w:t xml:space="preserve"> </w:t>
              </w:r>
            </w:ins>
            <w:r w:rsidRPr="000F1AAD">
              <w:rPr>
                <w:rFonts w:ascii="B Lotus" w:hAnsi="B Lotus" w:cs="B Lotus"/>
                <w:sz w:val="16"/>
                <w:szCs w:val="16"/>
                <w:rtl/>
              </w:rPr>
              <w:t>مطالعه و طراحي الگوهاي مسكن روستايي</w:t>
            </w:r>
          </w:p>
        </w:tc>
        <w:tc>
          <w:tcPr>
            <w:tcW w:w="2126" w:type="dxa"/>
            <w:shd w:val="clear" w:color="auto" w:fill="FFF2CC" w:themeFill="accent4" w:themeFillTint="33"/>
            <w:vAlign w:val="center"/>
          </w:tcPr>
          <w:p w14:paraId="6EE1566F" w14:textId="77777777" w:rsidR="00EA6F4D" w:rsidRPr="000F1AAD" w:rsidRDefault="00EA6F4D" w:rsidP="00532417">
            <w:pPr>
              <w:bidi/>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0F1AAD">
              <w:rPr>
                <w:rFonts w:ascii="B Lotus" w:hAnsi="B Lotus" w:cs="B Lotus" w:hint="cs"/>
                <w:sz w:val="16"/>
                <w:szCs w:val="16"/>
                <w:rtl/>
              </w:rPr>
              <w:t>تهیه ا</w:t>
            </w:r>
            <w:r w:rsidRPr="000F1AAD">
              <w:rPr>
                <w:rFonts w:ascii="B Lotus" w:hAnsi="B Lotus" w:cs="B Lotus"/>
                <w:sz w:val="16"/>
                <w:szCs w:val="16"/>
                <w:rtl/>
              </w:rPr>
              <w:t>حكام و ضوابط طراحي الگوهاي همساز با اقليم، معيشت، فرهنگ و</w:t>
            </w:r>
            <w:ins w:id="17373" w:author="Mehrnazi Boojari" w:date="2019-01-15T05:06:00Z">
              <w:r w:rsidR="00532417">
                <w:rPr>
                  <w:rFonts w:ascii="B Lotus" w:hAnsi="B Lotus" w:cs="B Lotus" w:hint="cs"/>
                  <w:sz w:val="16"/>
                  <w:szCs w:val="16"/>
                  <w:rtl/>
                </w:rPr>
                <w:t xml:space="preserve"> </w:t>
              </w:r>
            </w:ins>
            <w:r w:rsidRPr="000F1AAD">
              <w:rPr>
                <w:rFonts w:ascii="B Lotus" w:hAnsi="B Lotus" w:cs="B Lotus"/>
                <w:sz w:val="16"/>
                <w:szCs w:val="16"/>
                <w:rtl/>
              </w:rPr>
              <w:t xml:space="preserve">... </w:t>
            </w:r>
            <w:del w:id="17374" w:author="Mehrnazi Boojari" w:date="2019-01-15T05:06:00Z">
              <w:r w:rsidRPr="000F1AAD" w:rsidDel="00532417">
                <w:rPr>
                  <w:rFonts w:ascii="B Lotus" w:hAnsi="B Lotus" w:cs="B Lotus"/>
                  <w:sz w:val="16"/>
                  <w:szCs w:val="16"/>
                  <w:rtl/>
                </w:rPr>
                <w:delText xml:space="preserve">را </w:delText>
              </w:r>
            </w:del>
            <w:r w:rsidRPr="000F1AAD">
              <w:rPr>
                <w:rFonts w:ascii="B Lotus" w:hAnsi="B Lotus" w:cs="B Lotus"/>
                <w:sz w:val="16"/>
                <w:szCs w:val="16"/>
                <w:rtl/>
              </w:rPr>
              <w:t>در مناطق روستايي</w:t>
            </w:r>
          </w:p>
        </w:tc>
      </w:tr>
    </w:tbl>
    <w:p w14:paraId="6BFD3F2C" w14:textId="77777777" w:rsidR="00EA6F4D" w:rsidRPr="00EA6F4D" w:rsidRDefault="00EA6F4D" w:rsidP="00EA6F4D">
      <w:pPr>
        <w:bidi/>
        <w:jc w:val="both"/>
        <w:rPr>
          <w:rFonts w:ascii="IRZar" w:hAnsi="IRZar" w:cs="B Lotus"/>
          <w:sz w:val="24"/>
          <w:szCs w:val="24"/>
          <w:rtl/>
          <w:lang w:bidi="fa-IR"/>
        </w:rPr>
      </w:pPr>
    </w:p>
    <w:p w14:paraId="6D6D5A24" w14:textId="77777777" w:rsidR="00EA6F4D" w:rsidRPr="00EA6F4D" w:rsidRDefault="00EA6F4D" w:rsidP="000C47EC">
      <w:pPr>
        <w:pStyle w:val="Heading2"/>
        <w:rPr>
          <w:rtl/>
        </w:rPr>
      </w:pPr>
      <w:bookmarkStart w:id="17375" w:name="_Toc531474531"/>
      <w:bookmarkStart w:id="17376" w:name="_Toc531474970"/>
      <w:bookmarkStart w:id="17377" w:name="_Toc531475034"/>
      <w:bookmarkStart w:id="17378" w:name="_Toc533781297"/>
      <w:bookmarkStart w:id="17379" w:name="_Toc533781501"/>
      <w:bookmarkStart w:id="17380" w:name="_Toc533781616"/>
      <w:bookmarkStart w:id="17381" w:name="_Toc533781802"/>
      <w:bookmarkStart w:id="17382" w:name="_Toc533782253"/>
      <w:r w:rsidRPr="00EA6F4D">
        <w:rPr>
          <w:rFonts w:hint="cs"/>
          <w:rtl/>
        </w:rPr>
        <w:lastRenderedPageBreak/>
        <w:t>جم</w:t>
      </w:r>
      <w:del w:id="17383" w:author="Mehrnazi Boojari" w:date="2019-01-15T04:58:00Z">
        <w:r w:rsidRPr="00EA6F4D" w:rsidDel="000C47EC">
          <w:rPr>
            <w:rFonts w:hint="cs"/>
            <w:rtl/>
          </w:rPr>
          <w:delText>ع</w:delText>
        </w:r>
      </w:del>
      <w:ins w:id="17384" w:author="Mehrnazi Boojari" w:date="2019-01-15T04:58:00Z">
        <w:r w:rsidR="000C47EC">
          <w:rPr>
            <w:rFonts w:hint="cs"/>
            <w:rtl/>
          </w:rPr>
          <w:t>ع</w:t>
        </w:r>
      </w:ins>
      <w:del w:id="17385" w:author="Mehrnazi Boojari" w:date="2019-01-07T10:01:00Z">
        <w:r w:rsidRPr="00EA6F4D" w:rsidDel="00A31D6F">
          <w:rPr>
            <w:rFonts w:hint="cs"/>
            <w:rtl/>
          </w:rPr>
          <w:delText xml:space="preserve"> بندی </w:delText>
        </w:r>
      </w:del>
      <w:ins w:id="17386" w:author="Mehrnazi Boojari" w:date="2019-01-07T10:01:00Z">
        <w:r w:rsidR="00A31D6F">
          <w:rPr>
            <w:rFonts w:hint="cs"/>
            <w:rtl/>
          </w:rPr>
          <w:t>‌</w:t>
        </w:r>
      </w:ins>
      <w:ins w:id="17387" w:author="Mehrnazi Boojari" w:date="2019-01-15T04:58:00Z">
        <w:r w:rsidR="000C47EC">
          <w:rPr>
            <w:rFonts w:hint="cs"/>
            <w:rtl/>
          </w:rPr>
          <w:t>‌</w:t>
        </w:r>
      </w:ins>
      <w:ins w:id="17388" w:author="Mehrnazi Boojari" w:date="2019-01-07T10:01:00Z">
        <w:r w:rsidR="00A31D6F">
          <w:rPr>
            <w:rFonts w:hint="cs"/>
            <w:rtl/>
          </w:rPr>
          <w:t xml:space="preserve">بندی </w:t>
        </w:r>
      </w:ins>
      <w:r w:rsidRPr="00EA6F4D">
        <w:rPr>
          <w:rFonts w:hint="cs"/>
          <w:rtl/>
        </w:rPr>
        <w:t xml:space="preserve">و ارائه جدول نمایه شبکه </w:t>
      </w:r>
      <w:del w:id="17389" w:author="Mehrnazi Boojari" w:date="2019-01-07T09:45:00Z">
        <w:r w:rsidRPr="00EA6F4D" w:rsidDel="006F7CCF">
          <w:rPr>
            <w:rFonts w:hint="cs"/>
            <w:rtl/>
          </w:rPr>
          <w:delText>راه حل</w:delText>
        </w:r>
      </w:del>
      <w:ins w:id="17390" w:author="Mehrnazi Boojari" w:date="2019-01-07T09:45:00Z">
        <w:r w:rsidR="006F7CCF">
          <w:rPr>
            <w:rFonts w:hint="cs"/>
            <w:rtl/>
          </w:rPr>
          <w:t>راه‌حل</w:t>
        </w:r>
      </w:ins>
      <w:ins w:id="17391" w:author="Mehrnazi Boojari" w:date="2019-01-15T04:58:00Z">
        <w:r w:rsidR="000C47EC">
          <w:rPr>
            <w:rFonts w:hint="cs"/>
            <w:rtl/>
          </w:rPr>
          <w:t>‌</w:t>
        </w:r>
      </w:ins>
      <w:del w:id="17392" w:author="Mehrnazi Boojari" w:date="2019-01-15T04:58:00Z">
        <w:r w:rsidRPr="00EA6F4D" w:rsidDel="000C47EC">
          <w:rPr>
            <w:rFonts w:hint="cs"/>
            <w:rtl/>
          </w:rPr>
          <w:delText xml:space="preserve"> </w:delText>
        </w:r>
      </w:del>
      <w:r w:rsidRPr="00EA6F4D">
        <w:rPr>
          <w:rFonts w:hint="cs"/>
          <w:rtl/>
        </w:rPr>
        <w:t>ها</w:t>
      </w:r>
      <w:bookmarkEnd w:id="17375"/>
      <w:bookmarkEnd w:id="17376"/>
      <w:bookmarkEnd w:id="17377"/>
      <w:bookmarkEnd w:id="17378"/>
      <w:bookmarkEnd w:id="17379"/>
      <w:bookmarkEnd w:id="17380"/>
      <w:bookmarkEnd w:id="17381"/>
      <w:bookmarkEnd w:id="17382"/>
    </w:p>
    <w:p w14:paraId="17280B4B" w14:textId="77777777" w:rsidR="00EA6F4D" w:rsidRDefault="00EA6F4D" w:rsidP="000169E0">
      <w:pPr>
        <w:bidi/>
        <w:ind w:firstLine="227"/>
        <w:jc w:val="both"/>
        <w:rPr>
          <w:ins w:id="17393" w:author="Mehrnazi Boojari" w:date="2019-01-15T05:30:00Z"/>
          <w:rFonts w:ascii="B Lotus" w:hAnsi="B Lotus" w:cs="B Lotus"/>
          <w:sz w:val="24"/>
          <w:szCs w:val="24"/>
          <w:rtl/>
          <w:lang w:bidi="fa-IR"/>
        </w:rPr>
      </w:pPr>
      <w:r w:rsidRPr="000F1AAD">
        <w:rPr>
          <w:rFonts w:ascii="B Lotus" w:hAnsi="B Lotus" w:cs="B Lotus" w:hint="cs"/>
          <w:sz w:val="24"/>
          <w:szCs w:val="24"/>
          <w:rtl/>
          <w:lang w:bidi="fa-IR"/>
        </w:rPr>
        <w:t>با ارائه پیشنهادات در هر یک از عامل</w:t>
      </w:r>
      <w:del w:id="17394" w:author="Mehrnazi Boojari" w:date="2019-01-07T09:45:00Z">
        <w:r w:rsidRPr="000F1AAD" w:rsidDel="006F7CCF">
          <w:rPr>
            <w:rFonts w:ascii="B Lotus" w:hAnsi="B Lotus" w:cs="B Lotus" w:hint="cs"/>
            <w:sz w:val="24"/>
            <w:szCs w:val="24"/>
            <w:rtl/>
            <w:lang w:bidi="fa-IR"/>
          </w:rPr>
          <w:delText xml:space="preserve"> ها </w:delText>
        </w:r>
      </w:del>
      <w:ins w:id="17395" w:author="Mehrnazi Boojari" w:date="2019-01-07T09:45:00Z">
        <w:r w:rsidR="006F7CCF">
          <w:rPr>
            <w:rFonts w:ascii="B Lotus" w:hAnsi="B Lotus" w:cs="B Lotus" w:hint="cs"/>
            <w:sz w:val="24"/>
            <w:szCs w:val="24"/>
            <w:rtl/>
            <w:lang w:bidi="fa-IR"/>
          </w:rPr>
          <w:t xml:space="preserve">‌ها </w:t>
        </w:r>
      </w:ins>
      <w:r w:rsidRPr="000F1AAD">
        <w:rPr>
          <w:rFonts w:ascii="B Lotus" w:hAnsi="B Lotus" w:cs="B Lotus" w:hint="cs"/>
          <w:sz w:val="24"/>
          <w:szCs w:val="24"/>
          <w:rtl/>
          <w:lang w:bidi="fa-IR"/>
        </w:rPr>
        <w:t>و چالش</w:t>
      </w:r>
      <w:del w:id="17396" w:author="Mehrnazi Boojari" w:date="2019-01-07T09:46:00Z">
        <w:r w:rsidRPr="000F1AAD" w:rsidDel="006F7CCF">
          <w:rPr>
            <w:rFonts w:ascii="B Lotus" w:hAnsi="B Lotus" w:cs="B Lotus" w:hint="cs"/>
            <w:sz w:val="24"/>
            <w:szCs w:val="24"/>
            <w:rtl/>
            <w:lang w:bidi="fa-IR"/>
          </w:rPr>
          <w:delText xml:space="preserve"> های </w:delText>
        </w:r>
      </w:del>
      <w:ins w:id="17397" w:author="Mehrnazi Boojari" w:date="2019-01-07T09:46:00Z">
        <w:r w:rsidR="006F7CCF">
          <w:rPr>
            <w:rFonts w:ascii="B Lotus" w:hAnsi="B Lotus" w:cs="B Lotus" w:hint="cs"/>
            <w:sz w:val="24"/>
            <w:szCs w:val="24"/>
            <w:rtl/>
            <w:lang w:bidi="fa-IR"/>
          </w:rPr>
          <w:t xml:space="preserve">‌های </w:t>
        </w:r>
      </w:ins>
      <w:r w:rsidRPr="000F1AAD">
        <w:rPr>
          <w:rFonts w:ascii="B Lotus" w:hAnsi="B Lotus" w:cs="B Lotus" w:hint="cs"/>
          <w:sz w:val="24"/>
          <w:szCs w:val="24"/>
          <w:rtl/>
          <w:lang w:bidi="fa-IR"/>
        </w:rPr>
        <w:t>عنوان</w:t>
      </w:r>
      <w:ins w:id="17398" w:author="Mehrnazi Boojari" w:date="2019-01-15T05:30:00Z">
        <w:r w:rsidR="000169E0">
          <w:rPr>
            <w:rFonts w:ascii="B Lotus" w:hAnsi="B Lotus" w:cs="B Nazanin" w:hint="cs"/>
            <w:sz w:val="24"/>
            <w:szCs w:val="24"/>
            <w:rtl/>
            <w:lang w:bidi="fa-IR"/>
          </w:rPr>
          <w:t>‌</w:t>
        </w:r>
      </w:ins>
      <w:del w:id="17399" w:author="Mehrnazi Boojari" w:date="2019-01-15T05:30:00Z">
        <w:r w:rsidRPr="000F1AAD" w:rsidDel="000169E0">
          <w:rPr>
            <w:rFonts w:ascii="B Lotus" w:hAnsi="B Lotus" w:cs="B Lotus" w:hint="cs"/>
            <w:sz w:val="24"/>
            <w:szCs w:val="24"/>
            <w:rtl/>
            <w:lang w:bidi="fa-IR"/>
          </w:rPr>
          <w:delText xml:space="preserve"> </w:delText>
        </w:r>
      </w:del>
      <w:r w:rsidRPr="000F1AAD">
        <w:rPr>
          <w:rFonts w:ascii="B Lotus" w:hAnsi="B Lotus" w:cs="B Lotus" w:hint="cs"/>
          <w:sz w:val="24"/>
          <w:szCs w:val="24"/>
          <w:rtl/>
          <w:lang w:bidi="fa-IR"/>
        </w:rPr>
        <w:t>شده</w:t>
      </w:r>
      <w:del w:id="17400" w:author="Mehrnazi Boojari" w:date="2019-01-07T09:49:00Z">
        <w:r w:rsidRPr="000F1AAD" w:rsidDel="006F7CCF">
          <w:rPr>
            <w:rFonts w:ascii="B Lotus" w:hAnsi="B Lotus" w:cs="B Lotus" w:hint="cs"/>
            <w:sz w:val="24"/>
            <w:szCs w:val="24"/>
            <w:rtl/>
            <w:lang w:bidi="fa-IR"/>
          </w:rPr>
          <w:delText xml:space="preserve"> می </w:delText>
        </w:r>
      </w:del>
      <w:ins w:id="17401" w:author="Mehrnazi Boojari" w:date="2019-01-07T09:49:00Z">
        <w:r w:rsidR="006F7CCF">
          <w:rPr>
            <w:rFonts w:ascii="B Lotus" w:hAnsi="B Lotus" w:cs="B Lotus" w:hint="cs"/>
            <w:sz w:val="24"/>
            <w:szCs w:val="24"/>
            <w:rtl/>
            <w:lang w:bidi="fa-IR"/>
          </w:rPr>
          <w:t xml:space="preserve"> می‌</w:t>
        </w:r>
      </w:ins>
      <w:r w:rsidRPr="000F1AAD">
        <w:rPr>
          <w:rFonts w:ascii="B Lotus" w:hAnsi="B Lotus" w:cs="B Lotus" w:hint="cs"/>
          <w:sz w:val="24"/>
          <w:szCs w:val="24"/>
          <w:rtl/>
          <w:lang w:bidi="fa-IR"/>
        </w:rPr>
        <w:t>توان جدول 4</w:t>
      </w:r>
      <w:del w:id="17402" w:author="Mehrnazi Boojari" w:date="2019-01-15T05:30:00Z">
        <w:r w:rsidRPr="000F1AAD" w:rsidDel="000169E0">
          <w:rPr>
            <w:rFonts w:ascii="B Lotus" w:hAnsi="B Lotus" w:cs="B Lotus" w:hint="cs"/>
            <w:sz w:val="24"/>
            <w:szCs w:val="24"/>
            <w:rtl/>
            <w:lang w:bidi="fa-IR"/>
          </w:rPr>
          <w:delText>.</w:delText>
        </w:r>
      </w:del>
      <w:ins w:id="17403" w:author="Mehrnazi Boojari" w:date="2019-01-15T05:30:00Z">
        <w:r w:rsidR="000169E0">
          <w:rPr>
            <w:rFonts w:ascii="B Lotus" w:hAnsi="B Lotus" w:cs="B Lotus" w:hint="cs"/>
            <w:sz w:val="24"/>
            <w:szCs w:val="24"/>
            <w:rtl/>
            <w:lang w:bidi="fa-IR"/>
          </w:rPr>
          <w:t>-</w:t>
        </w:r>
      </w:ins>
      <w:r w:rsidRPr="000F1AAD">
        <w:rPr>
          <w:rFonts w:ascii="B Lotus" w:hAnsi="B Lotus" w:cs="B Lotus" w:hint="cs"/>
          <w:sz w:val="24"/>
          <w:szCs w:val="24"/>
          <w:rtl/>
          <w:lang w:bidi="fa-IR"/>
        </w:rPr>
        <w:t>6</w:t>
      </w:r>
      <w:del w:id="17404" w:author="Mehrnazi Boojari" w:date="2019-01-07T10:00:00Z">
        <w:r w:rsidRPr="000F1AAD" w:rsidDel="00A31D6F">
          <w:rPr>
            <w:rFonts w:ascii="B Lotus" w:hAnsi="B Lotus" w:cs="B Lotus" w:hint="cs"/>
            <w:sz w:val="24"/>
            <w:szCs w:val="24"/>
            <w:rtl/>
            <w:lang w:bidi="fa-IR"/>
          </w:rPr>
          <w:delText xml:space="preserve">  </w:delText>
        </w:r>
      </w:del>
      <w:ins w:id="17405" w:author="Mehrnazi Boojari" w:date="2019-01-07T10:00:00Z">
        <w:r w:rsidR="00A31D6F">
          <w:rPr>
            <w:rFonts w:ascii="B Lotus" w:hAnsi="B Lotus" w:cs="B Lotus" w:hint="cs"/>
            <w:sz w:val="24"/>
            <w:szCs w:val="24"/>
            <w:rtl/>
            <w:lang w:bidi="fa-IR"/>
          </w:rPr>
          <w:t xml:space="preserve"> </w:t>
        </w:r>
      </w:ins>
      <w:r w:rsidRPr="000F1AAD">
        <w:rPr>
          <w:rFonts w:ascii="B Lotus" w:hAnsi="B Lotus" w:cs="B Lotus" w:hint="cs"/>
          <w:sz w:val="24"/>
          <w:szCs w:val="24"/>
          <w:rtl/>
          <w:lang w:bidi="fa-IR"/>
        </w:rPr>
        <w:t xml:space="preserve">تحت عنوان جدول شبکه نمایه </w:t>
      </w:r>
      <w:del w:id="17406" w:author="Mehrnazi Boojari" w:date="2019-01-07T09:45:00Z">
        <w:r w:rsidRPr="000F1AAD" w:rsidDel="006F7CCF">
          <w:rPr>
            <w:rFonts w:ascii="B Lotus" w:hAnsi="B Lotus" w:cs="B Lotus" w:hint="cs"/>
            <w:sz w:val="24"/>
            <w:szCs w:val="24"/>
            <w:rtl/>
            <w:lang w:bidi="fa-IR"/>
          </w:rPr>
          <w:delText>راه حل</w:delText>
        </w:r>
      </w:del>
      <w:ins w:id="17407" w:author="Mehrnazi Boojari" w:date="2019-01-07T09:45:00Z">
        <w:r w:rsidR="006F7CCF">
          <w:rPr>
            <w:rFonts w:ascii="B Lotus" w:hAnsi="B Lotus" w:cs="B Lotus" w:hint="cs"/>
            <w:sz w:val="24"/>
            <w:szCs w:val="24"/>
            <w:rtl/>
            <w:lang w:bidi="fa-IR"/>
          </w:rPr>
          <w:t>راه‌حل</w:t>
        </w:r>
      </w:ins>
      <w:del w:id="17408" w:author="Mehrnazi Boojari" w:date="2019-01-07T09:46:00Z">
        <w:r w:rsidRPr="000F1AAD" w:rsidDel="006F7CCF">
          <w:rPr>
            <w:rFonts w:ascii="B Lotus" w:hAnsi="B Lotus" w:cs="B Lotus" w:hint="cs"/>
            <w:sz w:val="24"/>
            <w:szCs w:val="24"/>
            <w:rtl/>
            <w:lang w:bidi="fa-IR"/>
          </w:rPr>
          <w:delText xml:space="preserve"> های </w:delText>
        </w:r>
      </w:del>
      <w:ins w:id="17409" w:author="Mehrnazi Boojari" w:date="2019-01-07T09:46:00Z">
        <w:r w:rsidR="006F7CCF">
          <w:rPr>
            <w:rFonts w:ascii="B Lotus" w:hAnsi="B Lotus" w:cs="B Lotus" w:hint="cs"/>
            <w:sz w:val="24"/>
            <w:szCs w:val="24"/>
            <w:rtl/>
            <w:lang w:bidi="fa-IR"/>
          </w:rPr>
          <w:t xml:space="preserve">‌های </w:t>
        </w:r>
      </w:ins>
      <w:r w:rsidRPr="000F1AAD">
        <w:rPr>
          <w:rFonts w:ascii="B Lotus" w:hAnsi="B Lotus" w:cs="B Lotus" w:hint="cs"/>
          <w:sz w:val="24"/>
          <w:szCs w:val="24"/>
          <w:rtl/>
          <w:lang w:bidi="fa-IR"/>
        </w:rPr>
        <w:t>مسکن روستایی را با در نظر</w:t>
      </w:r>
      <w:ins w:id="17410" w:author="Mehrnazi Boojari" w:date="2019-01-15T05:31:00Z">
        <w:r w:rsidR="000169E0">
          <w:rPr>
            <w:rFonts w:ascii="B Lotus" w:hAnsi="B Lotus" w:cs="B Lotus" w:hint="cs"/>
            <w:sz w:val="24"/>
            <w:szCs w:val="24"/>
            <w:rtl/>
            <w:lang w:bidi="fa-IR"/>
          </w:rPr>
          <w:t xml:space="preserve"> </w:t>
        </w:r>
      </w:ins>
      <w:r w:rsidRPr="000F1AAD">
        <w:rPr>
          <w:rFonts w:ascii="B Lotus" w:hAnsi="B Lotus" w:cs="B Lotus" w:hint="cs"/>
          <w:sz w:val="24"/>
          <w:szCs w:val="24"/>
          <w:rtl/>
          <w:lang w:bidi="fa-IR"/>
        </w:rPr>
        <w:t>گرفتن هر یک از چالش</w:t>
      </w:r>
      <w:del w:id="17411" w:author="Mehrnazi Boojari" w:date="2019-01-07T09:45:00Z">
        <w:r w:rsidRPr="000F1AAD" w:rsidDel="006F7CCF">
          <w:rPr>
            <w:rFonts w:ascii="B Lotus" w:hAnsi="B Lotus" w:cs="B Lotus" w:hint="cs"/>
            <w:sz w:val="24"/>
            <w:szCs w:val="24"/>
            <w:rtl/>
            <w:lang w:bidi="fa-IR"/>
          </w:rPr>
          <w:delText xml:space="preserve"> ها </w:delText>
        </w:r>
      </w:del>
      <w:ins w:id="17412" w:author="Mehrnazi Boojari" w:date="2019-01-07T09:45:00Z">
        <w:r w:rsidR="006F7CCF">
          <w:rPr>
            <w:rFonts w:ascii="B Lotus" w:hAnsi="B Lotus" w:cs="B Lotus" w:hint="cs"/>
            <w:sz w:val="24"/>
            <w:szCs w:val="24"/>
            <w:rtl/>
            <w:lang w:bidi="fa-IR"/>
          </w:rPr>
          <w:t xml:space="preserve">‌ها </w:t>
        </w:r>
      </w:ins>
      <w:r w:rsidRPr="000F1AAD">
        <w:rPr>
          <w:rFonts w:ascii="B Lotus" w:hAnsi="B Lotus" w:cs="B Lotus" w:hint="cs"/>
          <w:sz w:val="24"/>
          <w:szCs w:val="24"/>
          <w:rtl/>
          <w:lang w:bidi="fa-IR"/>
        </w:rPr>
        <w:t>نمایش داد.</w:t>
      </w:r>
    </w:p>
    <w:p w14:paraId="76460B98" w14:textId="77777777" w:rsidR="000169E0" w:rsidRPr="000F1AAD" w:rsidRDefault="000169E0" w:rsidP="000C2A38">
      <w:pPr>
        <w:bidi/>
        <w:ind w:firstLine="227"/>
        <w:jc w:val="both"/>
        <w:rPr>
          <w:rFonts w:ascii="B Lotus" w:hAnsi="B Lotus" w:cs="B Lotus"/>
          <w:sz w:val="24"/>
          <w:szCs w:val="24"/>
          <w:rtl/>
          <w:lang w:bidi="fa-IR"/>
        </w:rPr>
        <w:sectPr w:rsidR="000169E0" w:rsidRPr="000F1AAD" w:rsidSect="0097763A">
          <w:footerReference w:type="default" r:id="rId18"/>
          <w:footnotePr>
            <w:numRestart w:val="eachPage"/>
          </w:footnotePr>
          <w:pgSz w:w="12240" w:h="15840"/>
          <w:pgMar w:top="1440" w:right="1440" w:bottom="1440" w:left="1440" w:header="680" w:footer="227" w:gutter="0"/>
          <w:cols w:space="720"/>
          <w:docGrid w:linePitch="360"/>
        </w:sectPr>
      </w:pPr>
    </w:p>
    <w:p w14:paraId="7837ADC4" w14:textId="77777777" w:rsidR="00EA6F4D" w:rsidRPr="000F1AAD" w:rsidRDefault="00EA6F4D" w:rsidP="000169E0">
      <w:pPr>
        <w:keepNext/>
        <w:bidi/>
        <w:spacing w:after="200" w:line="240" w:lineRule="auto"/>
        <w:jc w:val="center"/>
        <w:rPr>
          <w:rFonts w:ascii="B Lotus" w:hAnsi="B Lotus" w:cs="B Lotus"/>
          <w:color w:val="000000" w:themeColor="text1"/>
          <w:sz w:val="20"/>
          <w:szCs w:val="20"/>
        </w:rPr>
      </w:pPr>
      <w:bookmarkStart w:id="17413" w:name="_Toc531475194"/>
      <w:r w:rsidRPr="000F1AAD">
        <w:rPr>
          <w:rFonts w:ascii="B Lotus" w:hAnsi="B Lotus" w:cs="B Lotus" w:hint="cs"/>
          <w:color w:val="000000" w:themeColor="text1"/>
          <w:sz w:val="20"/>
          <w:szCs w:val="20"/>
          <w:rtl/>
        </w:rPr>
        <w:lastRenderedPageBreak/>
        <w:t>جدول</w:t>
      </w:r>
      <w:r w:rsidRPr="000F1AAD">
        <w:rPr>
          <w:rFonts w:ascii="B Lotus" w:hAnsi="B Lotus" w:cs="B Lotus"/>
          <w:color w:val="000000" w:themeColor="text1"/>
          <w:sz w:val="20"/>
          <w:szCs w:val="20"/>
          <w:rtl/>
        </w:rPr>
        <w:t xml:space="preserve"> </w:t>
      </w:r>
      <w:r w:rsidR="002749F0" w:rsidRPr="000F1AAD">
        <w:rPr>
          <w:rFonts w:ascii="B Lotus" w:hAnsi="B Lotus" w:cs="B Lotus"/>
          <w:color w:val="000000" w:themeColor="text1"/>
          <w:sz w:val="20"/>
          <w:szCs w:val="20"/>
          <w:rtl/>
        </w:rPr>
        <w:fldChar w:fldCharType="begin"/>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Pr>
        <w:instrText xml:space="preserve">STYLEREF </w:instrText>
      </w:r>
      <w:r w:rsidR="002749F0" w:rsidRPr="000F1AAD">
        <w:rPr>
          <w:rFonts w:ascii="B Lotus" w:hAnsi="B Lotus" w:cs="B Lotus"/>
          <w:color w:val="000000" w:themeColor="text1"/>
          <w:sz w:val="20"/>
          <w:szCs w:val="20"/>
          <w:rtl/>
        </w:rPr>
        <w:instrText>1 \</w:instrText>
      </w:r>
      <w:r w:rsidR="002749F0" w:rsidRPr="000F1AAD">
        <w:rPr>
          <w:rFonts w:ascii="B Lotus" w:hAnsi="B Lotus" w:cs="B Lotus"/>
          <w:color w:val="000000" w:themeColor="text1"/>
          <w:sz w:val="20"/>
          <w:szCs w:val="20"/>
        </w:rPr>
        <w:instrText>s</w:instrText>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tl/>
        </w:rPr>
        <w:fldChar w:fldCharType="separate"/>
      </w:r>
      <w:r w:rsidR="002749F0" w:rsidRPr="000F1AAD">
        <w:rPr>
          <w:rFonts w:ascii="B Lotus" w:hAnsi="B Lotus" w:cs="B Lotus"/>
          <w:noProof/>
          <w:color w:val="000000" w:themeColor="text1"/>
          <w:sz w:val="20"/>
          <w:szCs w:val="20"/>
          <w:rtl/>
        </w:rPr>
        <w:t>‏4</w:t>
      </w:r>
      <w:r w:rsidR="002749F0" w:rsidRPr="000F1AAD">
        <w:rPr>
          <w:rFonts w:ascii="B Lotus" w:hAnsi="B Lotus" w:cs="B Lotus"/>
          <w:color w:val="000000" w:themeColor="text1"/>
          <w:sz w:val="20"/>
          <w:szCs w:val="20"/>
          <w:rtl/>
        </w:rPr>
        <w:fldChar w:fldCharType="end"/>
      </w:r>
      <w:del w:id="17414" w:author="Mehrnazi Boojari" w:date="2019-01-15T05:31:00Z">
        <w:r w:rsidR="002749F0" w:rsidRPr="000F1AAD" w:rsidDel="000169E0">
          <w:rPr>
            <w:rFonts w:ascii="B Lotus" w:hAnsi="B Lotus" w:cs="B Lotus"/>
            <w:color w:val="000000" w:themeColor="text1"/>
            <w:sz w:val="20"/>
            <w:szCs w:val="20"/>
            <w:rtl/>
          </w:rPr>
          <w:delText>.</w:delText>
        </w:r>
      </w:del>
      <w:ins w:id="17415" w:author="Mehrnazi Boojari" w:date="2019-01-15T05:31:00Z">
        <w:r w:rsidR="000169E0">
          <w:rPr>
            <w:rFonts w:ascii="B Lotus" w:hAnsi="B Lotus" w:cs="B Lotus" w:hint="cs"/>
            <w:color w:val="000000" w:themeColor="text1"/>
            <w:sz w:val="20"/>
            <w:szCs w:val="20"/>
            <w:rtl/>
          </w:rPr>
          <w:t>-</w:t>
        </w:r>
      </w:ins>
      <w:r w:rsidR="002749F0" w:rsidRPr="000F1AAD">
        <w:rPr>
          <w:rFonts w:ascii="B Lotus" w:hAnsi="B Lotus" w:cs="B Lotus"/>
          <w:color w:val="000000" w:themeColor="text1"/>
          <w:sz w:val="20"/>
          <w:szCs w:val="20"/>
          <w:rtl/>
        </w:rPr>
        <w:fldChar w:fldCharType="begin"/>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Pr>
        <w:instrText xml:space="preserve">SEQ </w:instrText>
      </w:r>
      <w:r w:rsidR="002749F0" w:rsidRPr="000F1AAD">
        <w:rPr>
          <w:rFonts w:ascii="B Lotus" w:hAnsi="B Lotus" w:cs="B Lotus"/>
          <w:color w:val="000000" w:themeColor="text1"/>
          <w:sz w:val="20"/>
          <w:szCs w:val="20"/>
          <w:rtl/>
        </w:rPr>
        <w:instrText xml:space="preserve">جدول \* </w:instrText>
      </w:r>
      <w:r w:rsidR="002749F0" w:rsidRPr="000F1AAD">
        <w:rPr>
          <w:rFonts w:ascii="B Lotus" w:hAnsi="B Lotus" w:cs="B Lotus"/>
          <w:color w:val="000000" w:themeColor="text1"/>
          <w:sz w:val="20"/>
          <w:szCs w:val="20"/>
        </w:rPr>
        <w:instrText>ARABIC \s 1</w:instrText>
      </w:r>
      <w:r w:rsidR="002749F0" w:rsidRPr="000F1AAD">
        <w:rPr>
          <w:rFonts w:ascii="B Lotus" w:hAnsi="B Lotus" w:cs="B Lotus"/>
          <w:color w:val="000000" w:themeColor="text1"/>
          <w:sz w:val="20"/>
          <w:szCs w:val="20"/>
          <w:rtl/>
        </w:rPr>
        <w:instrText xml:space="preserve"> </w:instrText>
      </w:r>
      <w:r w:rsidR="002749F0" w:rsidRPr="000F1AAD">
        <w:rPr>
          <w:rFonts w:ascii="B Lotus" w:hAnsi="B Lotus" w:cs="B Lotus"/>
          <w:color w:val="000000" w:themeColor="text1"/>
          <w:sz w:val="20"/>
          <w:szCs w:val="20"/>
          <w:rtl/>
        </w:rPr>
        <w:fldChar w:fldCharType="separate"/>
      </w:r>
      <w:r w:rsidR="002749F0" w:rsidRPr="000F1AAD">
        <w:rPr>
          <w:rFonts w:ascii="B Lotus" w:hAnsi="B Lotus" w:cs="B Lotus"/>
          <w:noProof/>
          <w:color w:val="000000" w:themeColor="text1"/>
          <w:sz w:val="20"/>
          <w:szCs w:val="20"/>
          <w:rtl/>
        </w:rPr>
        <w:t>6</w:t>
      </w:r>
      <w:r w:rsidR="002749F0" w:rsidRPr="000F1AAD">
        <w:rPr>
          <w:rFonts w:ascii="B Lotus" w:hAnsi="B Lotus" w:cs="B Lotus"/>
          <w:color w:val="000000" w:themeColor="text1"/>
          <w:sz w:val="20"/>
          <w:szCs w:val="20"/>
          <w:rtl/>
        </w:rPr>
        <w:fldChar w:fldCharType="end"/>
      </w:r>
      <w:del w:id="17416" w:author="Mehrnazi Boojari" w:date="2019-01-07T10:35:00Z">
        <w:r w:rsidRPr="000F1AAD" w:rsidDel="006C73A5">
          <w:rPr>
            <w:rFonts w:ascii="B Lotus" w:hAnsi="B Lotus" w:cs="B Lotus" w:hint="cs"/>
            <w:color w:val="000000" w:themeColor="text1"/>
            <w:sz w:val="20"/>
            <w:szCs w:val="20"/>
            <w:rtl/>
            <w:lang w:bidi="fa-IR"/>
          </w:rPr>
          <w:delText xml:space="preserve"> : </w:delText>
        </w:r>
      </w:del>
      <w:ins w:id="17417" w:author="Mehrnazi Boojari" w:date="2019-01-07T10:35:00Z">
        <w:r w:rsidR="006C73A5">
          <w:rPr>
            <w:rFonts w:ascii="B Lotus" w:hAnsi="B Lotus" w:cs="B Lotus" w:hint="cs"/>
            <w:color w:val="000000" w:themeColor="text1"/>
            <w:sz w:val="20"/>
            <w:szCs w:val="20"/>
            <w:rtl/>
            <w:lang w:bidi="fa-IR"/>
          </w:rPr>
          <w:t xml:space="preserve">: </w:t>
        </w:r>
      </w:ins>
      <w:r w:rsidRPr="000F1AAD">
        <w:rPr>
          <w:rFonts w:ascii="B Lotus" w:hAnsi="B Lotus" w:cs="B Lotus" w:hint="cs"/>
          <w:color w:val="000000" w:themeColor="text1"/>
          <w:sz w:val="20"/>
          <w:szCs w:val="20"/>
          <w:rtl/>
          <w:lang w:bidi="fa-IR"/>
        </w:rPr>
        <w:t xml:space="preserve">شبکه نمایه </w:t>
      </w:r>
      <w:del w:id="17418" w:author="Mehrnazi Boojari" w:date="2019-01-07T09:45:00Z">
        <w:r w:rsidRPr="000F1AAD" w:rsidDel="006F7CCF">
          <w:rPr>
            <w:rFonts w:ascii="B Lotus" w:hAnsi="B Lotus" w:cs="B Lotus" w:hint="cs"/>
            <w:color w:val="000000" w:themeColor="text1"/>
            <w:sz w:val="20"/>
            <w:szCs w:val="20"/>
            <w:rtl/>
            <w:lang w:bidi="fa-IR"/>
          </w:rPr>
          <w:delText>راه حل</w:delText>
        </w:r>
      </w:del>
      <w:ins w:id="17419" w:author="Mehrnazi Boojari" w:date="2019-01-07T09:45:00Z">
        <w:r w:rsidR="006F7CCF">
          <w:rPr>
            <w:rFonts w:ascii="B Lotus" w:hAnsi="B Lotus" w:cs="B Lotus" w:hint="cs"/>
            <w:color w:val="000000" w:themeColor="text1"/>
            <w:sz w:val="20"/>
            <w:szCs w:val="20"/>
            <w:rtl/>
            <w:lang w:bidi="fa-IR"/>
          </w:rPr>
          <w:t>راه‌حل</w:t>
        </w:r>
      </w:ins>
      <w:del w:id="17420" w:author="Mehrnazi Boojari" w:date="2019-01-07T09:46:00Z">
        <w:r w:rsidRPr="000F1AAD" w:rsidDel="006F7CCF">
          <w:rPr>
            <w:rFonts w:ascii="B Lotus" w:hAnsi="B Lotus" w:cs="B Lotus" w:hint="cs"/>
            <w:color w:val="000000" w:themeColor="text1"/>
            <w:sz w:val="20"/>
            <w:szCs w:val="20"/>
            <w:rtl/>
            <w:lang w:bidi="fa-IR"/>
          </w:rPr>
          <w:delText xml:space="preserve"> های </w:delText>
        </w:r>
      </w:del>
      <w:ins w:id="17421" w:author="Mehrnazi Boojari" w:date="2019-01-07T09:46:00Z">
        <w:r w:rsidR="006F7CCF">
          <w:rPr>
            <w:rFonts w:ascii="B Lotus" w:hAnsi="B Lotus" w:cs="B Lotus" w:hint="cs"/>
            <w:color w:val="000000" w:themeColor="text1"/>
            <w:sz w:val="20"/>
            <w:szCs w:val="20"/>
            <w:rtl/>
            <w:lang w:bidi="fa-IR"/>
          </w:rPr>
          <w:t xml:space="preserve">‌های </w:t>
        </w:r>
      </w:ins>
      <w:r w:rsidRPr="000F1AAD">
        <w:rPr>
          <w:rFonts w:ascii="B Lotus" w:hAnsi="B Lotus" w:cs="B Lotus" w:hint="cs"/>
          <w:color w:val="000000" w:themeColor="text1"/>
          <w:sz w:val="20"/>
          <w:szCs w:val="20"/>
          <w:rtl/>
          <w:lang w:bidi="fa-IR"/>
        </w:rPr>
        <w:t>نظام مسائل مسکن روستایی</w:t>
      </w:r>
      <w:bookmarkEnd w:id="17413"/>
    </w:p>
    <w:tbl>
      <w:tblPr>
        <w:tblStyle w:val="PlainTable11"/>
        <w:bidiVisual/>
        <w:tblW w:w="140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1290"/>
        <w:gridCol w:w="946"/>
        <w:gridCol w:w="2536"/>
        <w:gridCol w:w="1021"/>
        <w:gridCol w:w="2082"/>
        <w:gridCol w:w="1695"/>
        <w:gridCol w:w="2807"/>
      </w:tblGrid>
      <w:tr w:rsidR="00EA6F4D" w:rsidRPr="00EA6F4D" w14:paraId="4FBEDEE3" w14:textId="77777777" w:rsidTr="00550EF3">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0B12399C" w14:textId="77777777" w:rsidR="00EA6F4D" w:rsidRPr="006F53E7" w:rsidRDefault="00EA6F4D" w:rsidP="00EA6F4D">
            <w:pPr>
              <w:bidi/>
              <w:jc w:val="center"/>
              <w:rPr>
                <w:rFonts w:ascii="B Lotus" w:hAnsi="B Lotus" w:cs="B Lotus"/>
                <w:sz w:val="18"/>
                <w:szCs w:val="18"/>
                <w:rtl/>
                <w:lang w:bidi="fa-IR"/>
              </w:rPr>
            </w:pPr>
            <w:r w:rsidRPr="006F53E7">
              <w:rPr>
                <w:rFonts w:ascii="B Lotus" w:hAnsi="B Lotus" w:cs="B Lotus" w:hint="cs"/>
                <w:sz w:val="18"/>
                <w:szCs w:val="18"/>
                <w:rtl/>
                <w:lang w:bidi="fa-IR"/>
              </w:rPr>
              <w:t>چالش</w:t>
            </w:r>
          </w:p>
        </w:tc>
        <w:tc>
          <w:tcPr>
            <w:tcW w:w="1296" w:type="dxa"/>
            <w:vAlign w:val="center"/>
          </w:tcPr>
          <w:p w14:paraId="5538BD75" w14:textId="77777777" w:rsidR="00EA6F4D" w:rsidRPr="006F53E7"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عامل</w:t>
            </w:r>
          </w:p>
        </w:tc>
        <w:tc>
          <w:tcPr>
            <w:tcW w:w="876" w:type="dxa"/>
            <w:shd w:val="clear" w:color="auto" w:fill="auto"/>
            <w:vAlign w:val="center"/>
          </w:tcPr>
          <w:p w14:paraId="7CC91CA6" w14:textId="77777777" w:rsidR="00EA6F4D" w:rsidRPr="006F53E7"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حوزه</w:t>
            </w:r>
          </w:p>
        </w:tc>
        <w:tc>
          <w:tcPr>
            <w:tcW w:w="2551" w:type="dxa"/>
            <w:shd w:val="clear" w:color="auto" w:fill="auto"/>
            <w:vAlign w:val="center"/>
          </w:tcPr>
          <w:p w14:paraId="4A5D02C4" w14:textId="77777777" w:rsidR="00EA6F4D" w:rsidRPr="006F53E7"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راهبرد پیشنهادی</w:t>
            </w:r>
          </w:p>
        </w:tc>
        <w:tc>
          <w:tcPr>
            <w:tcW w:w="1023" w:type="dxa"/>
            <w:shd w:val="clear" w:color="auto" w:fill="auto"/>
            <w:vAlign w:val="center"/>
          </w:tcPr>
          <w:p w14:paraId="6D3FF9C9" w14:textId="77777777" w:rsidR="00EA6F4D" w:rsidRPr="006F53E7"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دستگاه مسئول</w:t>
            </w:r>
          </w:p>
        </w:tc>
        <w:tc>
          <w:tcPr>
            <w:tcW w:w="2093" w:type="dxa"/>
            <w:shd w:val="clear" w:color="auto" w:fill="auto"/>
            <w:vAlign w:val="center"/>
          </w:tcPr>
          <w:p w14:paraId="4A5E7307" w14:textId="77777777" w:rsidR="00EA6F4D" w:rsidRPr="006F53E7"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دستگاه همکار</w:t>
            </w:r>
          </w:p>
        </w:tc>
        <w:tc>
          <w:tcPr>
            <w:tcW w:w="1704" w:type="dxa"/>
            <w:vAlign w:val="center"/>
          </w:tcPr>
          <w:p w14:paraId="246FB9AC" w14:textId="77777777" w:rsidR="00EA6F4D" w:rsidRPr="006F53E7"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ساختار همکار در قرارگاه پیشرفت و آبادانی</w:t>
            </w:r>
          </w:p>
        </w:tc>
        <w:tc>
          <w:tcPr>
            <w:tcW w:w="2825" w:type="dxa"/>
            <w:shd w:val="clear" w:color="auto" w:fill="auto"/>
            <w:vAlign w:val="center"/>
          </w:tcPr>
          <w:p w14:paraId="6D32C510" w14:textId="77777777" w:rsidR="00EA6F4D" w:rsidRPr="006F53E7" w:rsidRDefault="00EA6F4D" w:rsidP="00EA6F4D">
            <w:pPr>
              <w:bidi/>
              <w:jc w:val="center"/>
              <w:cnfStyle w:val="100000000000" w:firstRow="1" w:lastRow="0" w:firstColumn="0" w:lastColumn="0" w:oddVBand="0" w:evenVBand="0" w:oddHBand="0" w:evenHBand="0" w:firstRowFirstColumn="0" w:firstRowLastColumn="0" w:lastRowFirstColumn="0" w:lastRowLastColumn="0"/>
              <w:rPr>
                <w:rFonts w:ascii="B Lotus" w:hAnsi="B Lotus" w:cs="B Lotus"/>
                <w:sz w:val="18"/>
                <w:szCs w:val="18"/>
              </w:rPr>
            </w:pPr>
            <w:r w:rsidRPr="006F53E7">
              <w:rPr>
                <w:rFonts w:ascii="B Lotus" w:hAnsi="B Lotus" w:cs="B Lotus" w:hint="cs"/>
                <w:sz w:val="18"/>
                <w:szCs w:val="18"/>
                <w:rtl/>
                <w:lang w:bidi="fa-IR"/>
              </w:rPr>
              <w:t>نظام قوانین</w:t>
            </w:r>
          </w:p>
        </w:tc>
      </w:tr>
      <w:tr w:rsidR="00EA6F4D" w:rsidRPr="00EA6F4D" w14:paraId="4EDC4E8D"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656" w:type="dxa"/>
            <w:vMerge w:val="restart"/>
            <w:shd w:val="clear" w:color="auto" w:fill="auto"/>
            <w:vAlign w:val="center"/>
          </w:tcPr>
          <w:p w14:paraId="68798FD7" w14:textId="77777777" w:rsidR="00EA6F4D" w:rsidRPr="006F53E7" w:rsidRDefault="00EA6F4D" w:rsidP="00A25B54">
            <w:pPr>
              <w:numPr>
                <w:ilvl w:val="0"/>
                <w:numId w:val="59"/>
              </w:numPr>
              <w:bidi/>
              <w:ind w:left="215" w:hanging="142"/>
              <w:contextualSpacing/>
              <w:rPr>
                <w:rFonts w:ascii="B Lotus" w:hAnsi="B Lotus" w:cs="B Lotus"/>
                <w:sz w:val="18"/>
                <w:szCs w:val="18"/>
                <w:rtl/>
                <w:lang w:bidi="fa-IR"/>
              </w:rPr>
            </w:pPr>
            <w:r w:rsidRPr="006F53E7">
              <w:rPr>
                <w:rFonts w:ascii="B Lotus" w:hAnsi="B Lotus" w:cs="B Lotus" w:hint="cs"/>
                <w:sz w:val="18"/>
                <w:szCs w:val="18"/>
                <w:rtl/>
                <w:lang w:bidi="fa-IR"/>
              </w:rPr>
              <w:t xml:space="preserve">ساخت مسکن </w:t>
            </w:r>
            <w:del w:id="17422" w:author="Mehrnazi Boojari" w:date="2019-01-10T01:06:00Z">
              <w:r w:rsidRPr="006F53E7" w:rsidDel="00647583">
                <w:rPr>
                  <w:rFonts w:ascii="B Lotus" w:hAnsi="B Lotus" w:cs="B Lotus" w:hint="cs"/>
                  <w:sz w:val="18"/>
                  <w:szCs w:val="18"/>
                  <w:rtl/>
                  <w:lang w:bidi="fa-IR"/>
                </w:rPr>
                <w:delText>مبتنی بر</w:delText>
              </w:r>
            </w:del>
            <w:ins w:id="17423" w:author="Mehrnazi Boojari" w:date="2019-01-10T01:06:00Z">
              <w:r w:rsidR="00647583">
                <w:rPr>
                  <w:rFonts w:ascii="B Lotus" w:hAnsi="B Lotus" w:cs="B Lotus" w:hint="cs"/>
                  <w:sz w:val="18"/>
                  <w:szCs w:val="18"/>
                  <w:rtl/>
                  <w:lang w:bidi="fa-IR"/>
                </w:rPr>
                <w:t>مبتنی</w:t>
              </w:r>
              <w:r w:rsidR="00647583">
                <w:rPr>
                  <w:rFonts w:ascii="Times New Roman" w:hAnsi="Times New Roman" w:cs="Times New Roman" w:hint="cs"/>
                  <w:sz w:val="18"/>
                  <w:szCs w:val="18"/>
                  <w:rtl/>
                  <w:lang w:bidi="fa-IR"/>
                </w:rPr>
                <w:t> </w:t>
              </w:r>
              <w:r w:rsidR="00647583">
                <w:rPr>
                  <w:rFonts w:ascii="B Lotus" w:hAnsi="B Lotus" w:cs="B Lotus" w:hint="cs"/>
                  <w:sz w:val="18"/>
                  <w:szCs w:val="18"/>
                  <w:rtl/>
                  <w:lang w:bidi="fa-IR"/>
                </w:rPr>
                <w:t>بر</w:t>
              </w:r>
            </w:ins>
            <w:r w:rsidRPr="006F53E7">
              <w:rPr>
                <w:rFonts w:ascii="B Lotus" w:hAnsi="B Lotus" w:cs="B Lotus" w:hint="cs"/>
                <w:sz w:val="18"/>
                <w:szCs w:val="18"/>
                <w:rtl/>
                <w:lang w:bidi="fa-IR"/>
              </w:rPr>
              <w:t xml:space="preserve"> اقلیم و بوم</w:t>
            </w:r>
          </w:p>
          <w:p w14:paraId="1A902218" w14:textId="77777777" w:rsidR="00EA6F4D" w:rsidRPr="006F53E7" w:rsidRDefault="00EA6F4D" w:rsidP="00A25B54">
            <w:pPr>
              <w:numPr>
                <w:ilvl w:val="0"/>
                <w:numId w:val="59"/>
              </w:numPr>
              <w:bidi/>
              <w:ind w:left="215" w:hanging="142"/>
              <w:contextualSpacing/>
              <w:rPr>
                <w:rFonts w:ascii="B Lotus" w:hAnsi="B Lotus" w:cs="B Lotus"/>
                <w:sz w:val="18"/>
                <w:szCs w:val="18"/>
                <w:lang w:bidi="fa-IR"/>
              </w:rPr>
            </w:pPr>
            <w:r w:rsidRPr="006F53E7">
              <w:rPr>
                <w:rFonts w:ascii="B Lotus" w:hAnsi="B Lotus" w:cs="B Lotus" w:hint="cs"/>
                <w:sz w:val="18"/>
                <w:szCs w:val="18"/>
                <w:rtl/>
                <w:lang w:bidi="fa-IR"/>
              </w:rPr>
              <w:t>ساخت مسکن دارای فضای معیشتی</w:t>
            </w:r>
          </w:p>
          <w:p w14:paraId="2678B748" w14:textId="77777777" w:rsidR="00EA6F4D" w:rsidRPr="006F53E7" w:rsidRDefault="00EA6F4D" w:rsidP="00EA6F4D">
            <w:pPr>
              <w:bidi/>
              <w:rPr>
                <w:rFonts w:ascii="B Lotus" w:hAnsi="B Lotus" w:cs="B Lotus"/>
                <w:sz w:val="18"/>
                <w:szCs w:val="18"/>
                <w:rtl/>
                <w:lang w:bidi="fa-IR"/>
              </w:rPr>
            </w:pPr>
            <w:r w:rsidRPr="006F53E7">
              <w:rPr>
                <w:rFonts w:ascii="B Lotus" w:hAnsi="B Lotus" w:cs="B Lotus" w:hint="cs"/>
                <w:sz w:val="18"/>
                <w:szCs w:val="18"/>
                <w:rtl/>
                <w:lang w:bidi="fa-IR"/>
              </w:rPr>
              <w:t xml:space="preserve">ساخت مسکن روستایی </w:t>
            </w:r>
            <w:del w:id="17424" w:author="Mehrnazi Boojari" w:date="2019-01-10T01:06:00Z">
              <w:r w:rsidRPr="006F53E7" w:rsidDel="00647583">
                <w:rPr>
                  <w:rFonts w:ascii="B Lotus" w:hAnsi="B Lotus" w:cs="B Lotus" w:hint="cs"/>
                  <w:sz w:val="18"/>
                  <w:szCs w:val="18"/>
                  <w:rtl/>
                  <w:lang w:bidi="fa-IR"/>
                </w:rPr>
                <w:delText>مبتنی بر</w:delText>
              </w:r>
            </w:del>
            <w:ins w:id="17425" w:author="Mehrnazi Boojari" w:date="2019-01-10T01:06:00Z">
              <w:r w:rsidR="00647583">
                <w:rPr>
                  <w:rFonts w:ascii="B Lotus" w:hAnsi="B Lotus" w:cs="B Lotus" w:hint="cs"/>
                  <w:sz w:val="18"/>
                  <w:szCs w:val="18"/>
                  <w:rtl/>
                  <w:lang w:bidi="fa-IR"/>
                </w:rPr>
                <w:t>مبتنی</w:t>
              </w:r>
              <w:r w:rsidR="00647583">
                <w:rPr>
                  <w:rFonts w:ascii="Times New Roman" w:hAnsi="Times New Roman" w:cs="Times New Roman" w:hint="cs"/>
                  <w:sz w:val="18"/>
                  <w:szCs w:val="18"/>
                  <w:rtl/>
                  <w:lang w:bidi="fa-IR"/>
                </w:rPr>
                <w:t> </w:t>
              </w:r>
              <w:r w:rsidR="00647583">
                <w:rPr>
                  <w:rFonts w:ascii="B Lotus" w:hAnsi="B Lotus" w:cs="B Lotus" w:hint="cs"/>
                  <w:sz w:val="18"/>
                  <w:szCs w:val="18"/>
                  <w:rtl/>
                  <w:lang w:bidi="fa-IR"/>
                </w:rPr>
                <w:t>بر</w:t>
              </w:r>
            </w:ins>
            <w:r w:rsidRPr="006F53E7">
              <w:rPr>
                <w:rFonts w:ascii="B Lotus" w:hAnsi="B Lotus" w:cs="B Lotus" w:hint="cs"/>
                <w:sz w:val="18"/>
                <w:szCs w:val="18"/>
                <w:rtl/>
                <w:lang w:bidi="fa-IR"/>
              </w:rPr>
              <w:t xml:space="preserve"> ارزش</w:t>
            </w:r>
            <w:del w:id="17426" w:author="Mehrnazi Boojari" w:date="2019-01-07T09:46:00Z">
              <w:r w:rsidRPr="006F53E7" w:rsidDel="006F7CCF">
                <w:rPr>
                  <w:rFonts w:ascii="B Lotus" w:hAnsi="B Lotus" w:cs="B Lotus" w:hint="cs"/>
                  <w:sz w:val="18"/>
                  <w:szCs w:val="18"/>
                  <w:rtl/>
                  <w:lang w:bidi="fa-IR"/>
                </w:rPr>
                <w:delText xml:space="preserve"> های </w:delText>
              </w:r>
            </w:del>
            <w:ins w:id="17427"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فرهنگی و اجتماع</w:t>
            </w:r>
            <w:del w:id="17428" w:author="Mehrnazi Boojari" w:date="2019-01-07T10:47:00Z">
              <w:r w:rsidRPr="006F53E7" w:rsidDel="006A1F1D">
                <w:rPr>
                  <w:rFonts w:ascii="B Lotus" w:hAnsi="B Lotus" w:cs="B Lotus" w:hint="cs"/>
                  <w:sz w:val="18"/>
                  <w:szCs w:val="18"/>
                  <w:rtl/>
                  <w:lang w:bidi="fa-IR"/>
                </w:rPr>
                <w:delText>ی(</w:delText>
              </w:r>
            </w:del>
            <w:ins w:id="17429" w:author="Mehrnazi Boojari" w:date="2019-01-07T10:47:00Z">
              <w:r w:rsidR="006A1F1D">
                <w:rPr>
                  <w:rFonts w:ascii="B Lotus" w:hAnsi="B Lotus" w:cs="B Lotus" w:hint="cs"/>
                  <w:sz w:val="18"/>
                  <w:szCs w:val="18"/>
                  <w:rtl/>
                  <w:lang w:bidi="fa-IR"/>
                </w:rPr>
                <w:t>ی (</w:t>
              </w:r>
            </w:ins>
            <w:r w:rsidRPr="006F53E7">
              <w:rPr>
                <w:rFonts w:ascii="B Lotus" w:hAnsi="B Lotus" w:cs="B Lotus" w:hint="cs"/>
                <w:sz w:val="18"/>
                <w:szCs w:val="18"/>
                <w:rtl/>
                <w:lang w:bidi="fa-IR"/>
              </w:rPr>
              <w:t>هویت)</w:t>
            </w:r>
          </w:p>
        </w:tc>
        <w:tc>
          <w:tcPr>
            <w:tcW w:w="1296" w:type="dxa"/>
            <w:vMerge w:val="restart"/>
            <w:shd w:val="clear" w:color="auto" w:fill="auto"/>
            <w:vAlign w:val="center"/>
          </w:tcPr>
          <w:p w14:paraId="001C005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lang w:bidi="fa-IR"/>
              </w:rPr>
            </w:pPr>
            <w:r w:rsidRPr="006F53E7">
              <w:rPr>
                <w:rFonts w:ascii="B Lotus" w:hAnsi="B Lotus" w:cs="B Lotus" w:hint="cs"/>
                <w:sz w:val="16"/>
                <w:szCs w:val="16"/>
                <w:rtl/>
                <w:lang w:bidi="fa-IR"/>
              </w:rPr>
              <w:t>نفوذ</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فرهنگ</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شهرنشینی</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و</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تغییر</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فرهنگ</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و</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هویت</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روستایی</w:t>
            </w:r>
          </w:p>
          <w:p w14:paraId="4D464334"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p w14:paraId="1B8CF8D0"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val="restart"/>
            <w:shd w:val="clear" w:color="auto" w:fill="D9E2F3" w:themeFill="accent5" w:themeFillTint="33"/>
            <w:vAlign w:val="center"/>
          </w:tcPr>
          <w:p w14:paraId="0A31FA0A"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6F53E7">
              <w:rPr>
                <w:rFonts w:ascii="B Lotus" w:hAnsi="B Lotus" w:cs="B Lotus" w:hint="cs"/>
                <w:sz w:val="16"/>
                <w:szCs w:val="16"/>
                <w:rtl/>
                <w:lang w:bidi="fa-IR"/>
              </w:rPr>
              <w:t xml:space="preserve">تقنینی </w:t>
            </w:r>
          </w:p>
        </w:tc>
        <w:tc>
          <w:tcPr>
            <w:tcW w:w="2551" w:type="dxa"/>
            <w:vMerge w:val="restart"/>
            <w:shd w:val="clear" w:color="auto" w:fill="D9E2F3" w:themeFill="accent5" w:themeFillTint="33"/>
            <w:vAlign w:val="center"/>
          </w:tcPr>
          <w:p w14:paraId="3A520722"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تدوین منشور حقوق روستانشینی</w:t>
            </w:r>
            <w:del w:id="17430" w:author="Mehrnazi Boojari" w:date="2019-01-07T10:00:00Z">
              <w:r w:rsidRPr="006F53E7" w:rsidDel="00A31D6F">
                <w:rPr>
                  <w:rFonts w:ascii="B Lotus" w:hAnsi="B Lotus" w:cs="B Lotus" w:hint="cs"/>
                  <w:sz w:val="18"/>
                  <w:szCs w:val="18"/>
                  <w:rtl/>
                  <w:lang w:bidi="fa-IR"/>
                </w:rPr>
                <w:delText xml:space="preserve">  </w:delText>
              </w:r>
            </w:del>
            <w:ins w:id="17431" w:author="Mehrnazi Boojari" w:date="2019-01-07T10:00:00Z">
              <w:r w:rsidR="00A31D6F">
                <w:rPr>
                  <w:rFonts w:ascii="B Lotus" w:hAnsi="B Lotus" w:cs="B Lotus" w:hint="cs"/>
                  <w:sz w:val="18"/>
                  <w:szCs w:val="18"/>
                  <w:rtl/>
                  <w:lang w:bidi="fa-IR"/>
                </w:rPr>
                <w:t xml:space="preserve"> </w:t>
              </w:r>
            </w:ins>
          </w:p>
        </w:tc>
        <w:tc>
          <w:tcPr>
            <w:tcW w:w="1023" w:type="dxa"/>
            <w:vMerge w:val="restart"/>
            <w:shd w:val="clear" w:color="auto" w:fill="D9E2F3" w:themeFill="accent5" w:themeFillTint="33"/>
            <w:vAlign w:val="center"/>
          </w:tcPr>
          <w:p w14:paraId="77E87159"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وزارت کشور</w:t>
            </w:r>
          </w:p>
        </w:tc>
        <w:tc>
          <w:tcPr>
            <w:tcW w:w="2093" w:type="dxa"/>
            <w:vMerge w:val="restart"/>
            <w:shd w:val="clear" w:color="auto" w:fill="D9E2F3" w:themeFill="accent5" w:themeFillTint="33"/>
            <w:vAlign w:val="center"/>
          </w:tcPr>
          <w:p w14:paraId="2B5166E8"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وزارت جهادکشاورزی، بنیاد مسکن، معاونت حقوقی ریاست جمهوری، شورای عالی انقلاب فرهنگی و دانشگاه</w:t>
            </w:r>
            <w:del w:id="17432" w:author="Mehrnazi Boojari" w:date="2019-01-07T09:45:00Z">
              <w:r w:rsidRPr="006F53E7" w:rsidDel="006F7CCF">
                <w:rPr>
                  <w:rFonts w:ascii="B Lotus" w:hAnsi="B Lotus" w:cs="B Lotus" w:hint="cs"/>
                  <w:sz w:val="18"/>
                  <w:szCs w:val="18"/>
                  <w:rtl/>
                  <w:lang w:bidi="fa-IR"/>
                </w:rPr>
                <w:delText xml:space="preserve"> ها </w:delText>
              </w:r>
            </w:del>
            <w:ins w:id="17433" w:author="Mehrnazi Boojari" w:date="2019-01-07T09:45:00Z">
              <w:r w:rsidR="006F7CCF">
                <w:rPr>
                  <w:rFonts w:ascii="B Lotus" w:hAnsi="B Lotus" w:cs="B Lotus" w:hint="cs"/>
                  <w:sz w:val="18"/>
                  <w:szCs w:val="18"/>
                  <w:rtl/>
                  <w:lang w:bidi="fa-IR"/>
                </w:rPr>
                <w:t xml:space="preserve">‌ها </w:t>
              </w:r>
            </w:ins>
            <w:r w:rsidRPr="006F53E7">
              <w:rPr>
                <w:rFonts w:ascii="B Lotus" w:hAnsi="B Lotus" w:cs="B Lotus" w:hint="cs"/>
                <w:sz w:val="18"/>
                <w:szCs w:val="18"/>
                <w:rtl/>
                <w:lang w:bidi="fa-IR"/>
              </w:rPr>
              <w:t>و حوزه</w:t>
            </w:r>
            <w:del w:id="17434" w:author="Mehrnazi Boojari" w:date="2019-01-07T09:46:00Z">
              <w:r w:rsidRPr="006F53E7" w:rsidDel="006F7CCF">
                <w:rPr>
                  <w:rFonts w:ascii="B Lotus" w:hAnsi="B Lotus" w:cs="B Lotus" w:hint="cs"/>
                  <w:sz w:val="18"/>
                  <w:szCs w:val="18"/>
                  <w:rtl/>
                  <w:lang w:bidi="fa-IR"/>
                </w:rPr>
                <w:delText xml:space="preserve"> های </w:delText>
              </w:r>
            </w:del>
            <w:ins w:id="17435"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علمیه و ...</w:t>
            </w:r>
            <w:del w:id="17436" w:author="Mehrnazi Boojari" w:date="2019-01-07T10:07:00Z">
              <w:r w:rsidRPr="006F53E7" w:rsidDel="00A31D6F">
                <w:rPr>
                  <w:rFonts w:ascii="B Lotus" w:hAnsi="B Lotus" w:cs="B Lotus" w:hint="cs"/>
                  <w:sz w:val="18"/>
                  <w:szCs w:val="18"/>
                  <w:rtl/>
                  <w:lang w:bidi="fa-IR"/>
                </w:rPr>
                <w:delText xml:space="preserve"> )</w:delText>
              </w:r>
            </w:del>
            <w:ins w:id="17437" w:author="Mehrnazi Boojari" w:date="2019-01-07T10:07:00Z">
              <w:r w:rsidR="00A31D6F">
                <w:rPr>
                  <w:rFonts w:ascii="B Lotus" w:hAnsi="B Lotus" w:cs="B Lotus" w:hint="cs"/>
                  <w:sz w:val="18"/>
                  <w:szCs w:val="18"/>
                  <w:rtl/>
                  <w:lang w:bidi="fa-IR"/>
                </w:rPr>
                <w:t>)</w:t>
              </w:r>
            </w:ins>
          </w:p>
        </w:tc>
        <w:tc>
          <w:tcPr>
            <w:tcW w:w="1704" w:type="dxa"/>
            <w:vMerge w:val="restart"/>
            <w:shd w:val="clear" w:color="auto" w:fill="D9E2F3" w:themeFill="accent5" w:themeFillTint="33"/>
            <w:vAlign w:val="center"/>
          </w:tcPr>
          <w:p w14:paraId="6CE5AA9F"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معاونت فرهنگی و اجتماعی</w:t>
            </w:r>
          </w:p>
        </w:tc>
        <w:tc>
          <w:tcPr>
            <w:tcW w:w="2825" w:type="dxa"/>
            <w:shd w:val="clear" w:color="auto" w:fill="D9E2F3" w:themeFill="accent5" w:themeFillTint="33"/>
            <w:vAlign w:val="center"/>
          </w:tcPr>
          <w:p w14:paraId="41CF7585" w14:textId="77777777" w:rsidR="00EA6F4D" w:rsidRPr="006F53E7" w:rsidRDefault="00EA6F4D" w:rsidP="00847DA6">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del w:id="17438" w:author="Mehrnazi Boojari" w:date="2019-01-15T05:36:00Z">
              <w:r w:rsidRPr="006F53E7" w:rsidDel="00847DA6">
                <w:rPr>
                  <w:rFonts w:ascii="B Lotus" w:hAnsi="B Lotus" w:cs="B Lotus" w:hint="cs"/>
                  <w:sz w:val="18"/>
                  <w:szCs w:val="18"/>
                  <w:rtl/>
                  <w:lang w:bidi="fa-IR"/>
                </w:rPr>
                <w:delText xml:space="preserve">ماده </w:delText>
              </w:r>
            </w:del>
            <w:ins w:id="17439" w:author="Mehrnazi Boojari" w:date="2019-01-15T05:36:00Z">
              <w:r w:rsidR="00847DA6" w:rsidRPr="006F53E7">
                <w:rPr>
                  <w:rFonts w:ascii="B Lotus" w:hAnsi="B Lotus" w:cs="B Lotus" w:hint="cs"/>
                  <w:sz w:val="18"/>
                  <w:szCs w:val="18"/>
                  <w:rtl/>
                  <w:lang w:bidi="fa-IR"/>
                </w:rPr>
                <w:t>ماد</w:t>
              </w:r>
              <w:r w:rsidR="00847DA6">
                <w:rPr>
                  <w:rFonts w:ascii="B Lotus" w:hAnsi="B Lotus" w:cs="B Lotus" w:hint="cs"/>
                  <w:sz w:val="18"/>
                  <w:szCs w:val="18"/>
                  <w:rtl/>
                  <w:lang w:bidi="fa-IR"/>
                </w:rPr>
                <w:t xml:space="preserve">ۀ </w:t>
              </w:r>
            </w:ins>
            <w:r w:rsidRPr="006F53E7">
              <w:rPr>
                <w:rFonts w:ascii="B Lotus" w:hAnsi="B Lotus" w:cs="B Lotus" w:hint="cs"/>
                <w:sz w:val="18"/>
                <w:szCs w:val="18"/>
                <w:rtl/>
                <w:lang w:bidi="fa-IR"/>
              </w:rPr>
              <w:t>27 برنامه ششم</w:t>
            </w:r>
          </w:p>
        </w:tc>
      </w:tr>
      <w:tr w:rsidR="00EA6F4D" w:rsidRPr="00EA6F4D" w14:paraId="7A085FDE"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74BE4BE4"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43724D68"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1310780F"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D9E2F3" w:themeFill="accent5" w:themeFillTint="33"/>
            <w:vAlign w:val="center"/>
          </w:tcPr>
          <w:p w14:paraId="79DA92CA"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023" w:type="dxa"/>
            <w:vMerge/>
            <w:shd w:val="clear" w:color="auto" w:fill="D9E2F3" w:themeFill="accent5" w:themeFillTint="33"/>
            <w:vAlign w:val="center"/>
          </w:tcPr>
          <w:p w14:paraId="513E4A31"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093" w:type="dxa"/>
            <w:vMerge/>
            <w:shd w:val="clear" w:color="auto" w:fill="D9E2F3" w:themeFill="accent5" w:themeFillTint="33"/>
            <w:vAlign w:val="center"/>
          </w:tcPr>
          <w:p w14:paraId="5DB1088D"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704" w:type="dxa"/>
            <w:vMerge/>
            <w:shd w:val="clear" w:color="auto" w:fill="D9E2F3" w:themeFill="accent5" w:themeFillTint="33"/>
          </w:tcPr>
          <w:p w14:paraId="6BA1DF63"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825" w:type="dxa"/>
            <w:shd w:val="clear" w:color="auto" w:fill="D9E2F3" w:themeFill="accent5" w:themeFillTint="33"/>
            <w:vAlign w:val="center"/>
          </w:tcPr>
          <w:p w14:paraId="3C03D4D2" w14:textId="77777777" w:rsidR="00EA6F4D" w:rsidRPr="006F53E7" w:rsidRDefault="00EA6F4D" w:rsidP="00847DA6">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اهداف و م</w:t>
            </w:r>
            <w:del w:id="17440" w:author="Mehrnazi Boojari" w:date="2019-01-15T05:36:00Z">
              <w:r w:rsidRPr="006F53E7" w:rsidDel="00847DA6">
                <w:rPr>
                  <w:rFonts w:ascii="B Lotus" w:hAnsi="B Lotus" w:cs="B Lotus" w:hint="cs"/>
                  <w:sz w:val="18"/>
                  <w:szCs w:val="18"/>
                  <w:rtl/>
                  <w:lang w:bidi="fa-IR"/>
                </w:rPr>
                <w:delText>ا</w:delText>
              </w:r>
            </w:del>
            <w:ins w:id="17441" w:author="Mehrnazi Boojari" w:date="2019-01-15T05:36:00Z">
              <w:r w:rsidR="00847DA6">
                <w:rPr>
                  <w:rFonts w:ascii="B Lotus" w:hAnsi="B Lotus" w:cs="B Lotus" w:hint="cs"/>
                  <w:sz w:val="18"/>
                  <w:szCs w:val="18"/>
                  <w:rtl/>
                  <w:lang w:bidi="fa-IR"/>
                </w:rPr>
                <w:t>أ</w:t>
              </w:r>
            </w:ins>
            <w:r w:rsidRPr="006F53E7">
              <w:rPr>
                <w:rFonts w:ascii="B Lotus" w:hAnsi="B Lotus" w:cs="B Lotus" w:hint="cs"/>
                <w:sz w:val="18"/>
                <w:szCs w:val="18"/>
                <w:rtl/>
                <w:lang w:bidi="fa-IR"/>
              </w:rPr>
              <w:t>موریت</w:t>
            </w:r>
            <w:del w:id="17442" w:author="Mehrnazi Boojari" w:date="2019-01-07T09:46:00Z">
              <w:r w:rsidRPr="006F53E7" w:rsidDel="006F7CCF">
                <w:rPr>
                  <w:rFonts w:ascii="B Lotus" w:hAnsi="B Lotus" w:cs="B Lotus" w:hint="cs"/>
                  <w:sz w:val="18"/>
                  <w:szCs w:val="18"/>
                  <w:rtl/>
                  <w:lang w:bidi="fa-IR"/>
                </w:rPr>
                <w:delText xml:space="preserve"> های </w:delText>
              </w:r>
            </w:del>
            <w:ins w:id="17443" w:author="Mehrnazi Boojari" w:date="2019-01-07T09:46:00Z">
              <w:r w:rsidR="006F7CCF">
                <w:rPr>
                  <w:rFonts w:ascii="B Lotus" w:hAnsi="B Lotus" w:cs="B Lotus" w:hint="cs"/>
                  <w:sz w:val="18"/>
                  <w:szCs w:val="18"/>
                  <w:rtl/>
                  <w:lang w:bidi="fa-IR"/>
                </w:rPr>
                <w:t>‌</w:t>
              </w:r>
            </w:ins>
            <w:ins w:id="17444" w:author="Mehrnazi Boojari" w:date="2019-01-15T05:36:00Z">
              <w:r w:rsidR="00847DA6">
                <w:rPr>
                  <w:rFonts w:ascii="B Lotus" w:hAnsi="B Lotus" w:cs="B Nazanin" w:hint="cs"/>
                  <w:sz w:val="18"/>
                  <w:szCs w:val="18"/>
                  <w:rtl/>
                  <w:lang w:bidi="fa-IR"/>
                </w:rPr>
                <w:t>‌</w:t>
              </w:r>
            </w:ins>
            <w:ins w:id="17445"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وزارت کشور</w:t>
            </w:r>
          </w:p>
        </w:tc>
      </w:tr>
      <w:tr w:rsidR="00EA6F4D" w:rsidRPr="00EA6F4D" w14:paraId="18BDA7F7"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2E52B0D9"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35574F92"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val="restart"/>
            <w:shd w:val="clear" w:color="auto" w:fill="E2EFD9" w:themeFill="accent6" w:themeFillTint="33"/>
            <w:vAlign w:val="center"/>
          </w:tcPr>
          <w:p w14:paraId="71946C9A"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del w:id="17446" w:author="Mehrnazi Boojari" w:date="2019-01-13T07:10:00Z">
              <w:r w:rsidRPr="006F53E7" w:rsidDel="002E51AF">
                <w:rPr>
                  <w:rFonts w:ascii="B Lotus" w:hAnsi="B Lotus" w:cs="B Lotus" w:hint="cs"/>
                  <w:sz w:val="16"/>
                  <w:szCs w:val="16"/>
                  <w:rtl/>
                  <w:lang w:bidi="fa-IR"/>
                </w:rPr>
                <w:delText>برنامه ریزی</w:delText>
              </w:r>
            </w:del>
            <w:ins w:id="17447" w:author="Mehrnazi Boojari" w:date="2019-01-13T07:10:00Z">
              <w:r w:rsidR="002E51AF">
                <w:rPr>
                  <w:rFonts w:ascii="B Lotus" w:hAnsi="B Lotus" w:cs="B Lotus" w:hint="cs"/>
                  <w:sz w:val="16"/>
                  <w:szCs w:val="16"/>
                  <w:rtl/>
                  <w:lang w:bidi="fa-IR"/>
                </w:rPr>
                <w:t>برنامه‌ریزی</w:t>
              </w:r>
            </w:ins>
          </w:p>
        </w:tc>
        <w:tc>
          <w:tcPr>
            <w:tcW w:w="2551" w:type="dxa"/>
            <w:shd w:val="clear" w:color="auto" w:fill="E2EFD9" w:themeFill="accent6" w:themeFillTint="33"/>
            <w:vAlign w:val="center"/>
          </w:tcPr>
          <w:p w14:paraId="6617449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تدو</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ن</w:t>
            </w:r>
            <w:r w:rsidRPr="006F53E7">
              <w:rPr>
                <w:rFonts w:ascii="B Lotus" w:hAnsi="B Lotus" w:cs="B Lotus"/>
                <w:sz w:val="18"/>
                <w:szCs w:val="18"/>
                <w:rtl/>
                <w:lang w:bidi="fa-IR"/>
              </w:rPr>
              <w:t xml:space="preserve"> دستورالعمل‌ها</w:t>
            </w:r>
            <w:r w:rsidRPr="006F53E7">
              <w:rPr>
                <w:rFonts w:ascii="B Lotus" w:hAnsi="B Lotus" w:cs="B Lotus" w:hint="cs"/>
                <w:sz w:val="18"/>
                <w:szCs w:val="18"/>
                <w:rtl/>
                <w:lang w:bidi="fa-IR"/>
              </w:rPr>
              <w:t>یی</w:t>
            </w:r>
            <w:r w:rsidRPr="006F53E7">
              <w:rPr>
                <w:rFonts w:ascii="B Lotus" w:hAnsi="B Lotus" w:cs="B Lotus"/>
                <w:sz w:val="18"/>
                <w:szCs w:val="18"/>
                <w:rtl/>
                <w:lang w:bidi="fa-IR"/>
              </w:rPr>
              <w:t xml:space="preserve"> </w:t>
            </w:r>
            <w:del w:id="17448" w:author="Mehrnazi Boojari" w:date="2019-01-10T01:06:00Z">
              <w:r w:rsidRPr="006F53E7" w:rsidDel="00647583">
                <w:rPr>
                  <w:rFonts w:ascii="B Lotus" w:hAnsi="B Lotus" w:cs="B Lotus"/>
                  <w:sz w:val="18"/>
                  <w:szCs w:val="18"/>
                  <w:rtl/>
                  <w:lang w:bidi="fa-IR"/>
                </w:rPr>
                <w:delText>مبتن</w:delText>
              </w:r>
              <w:r w:rsidRPr="006F53E7" w:rsidDel="00647583">
                <w:rPr>
                  <w:rFonts w:ascii="B Lotus" w:hAnsi="B Lotus" w:cs="B Lotus" w:hint="cs"/>
                  <w:sz w:val="18"/>
                  <w:szCs w:val="18"/>
                  <w:rtl/>
                  <w:lang w:bidi="fa-IR"/>
                </w:rPr>
                <w:delText>ی</w:delText>
              </w:r>
              <w:r w:rsidRPr="006F53E7" w:rsidDel="00647583">
                <w:rPr>
                  <w:rFonts w:ascii="B Lotus" w:hAnsi="B Lotus" w:cs="B Lotus"/>
                  <w:sz w:val="18"/>
                  <w:szCs w:val="18"/>
                  <w:rtl/>
                  <w:lang w:bidi="fa-IR"/>
                </w:rPr>
                <w:delText xml:space="preserve"> بر</w:delText>
              </w:r>
            </w:del>
            <w:ins w:id="17449" w:author="Mehrnazi Boojari" w:date="2019-01-10T01:06:00Z">
              <w:r w:rsidR="00647583">
                <w:rPr>
                  <w:rFonts w:ascii="B Lotus" w:hAnsi="B Lotus" w:cs="B Lotus"/>
                  <w:sz w:val="18"/>
                  <w:szCs w:val="18"/>
                  <w:rtl/>
                  <w:lang w:bidi="fa-IR"/>
                </w:rPr>
                <w:t>مبتنی</w:t>
              </w:r>
              <w:r w:rsidR="00647583">
                <w:rPr>
                  <w:rFonts w:ascii="Times New Roman" w:hAnsi="Times New Roman" w:cs="Times New Roman" w:hint="cs"/>
                  <w:sz w:val="18"/>
                  <w:szCs w:val="18"/>
                  <w:rtl/>
                  <w:lang w:bidi="fa-IR"/>
                </w:rPr>
                <w:t> </w:t>
              </w:r>
              <w:r w:rsidR="00647583">
                <w:rPr>
                  <w:rFonts w:ascii="B Lotus" w:hAnsi="B Lotus" w:cs="B Lotus"/>
                  <w:sz w:val="18"/>
                  <w:szCs w:val="18"/>
                  <w:rtl/>
                  <w:lang w:bidi="fa-IR"/>
                </w:rPr>
                <w:t>بر</w:t>
              </w:r>
            </w:ins>
            <w:r w:rsidRPr="006F53E7">
              <w:rPr>
                <w:rFonts w:ascii="B Lotus" w:hAnsi="B Lotus" w:cs="B Lotus"/>
                <w:sz w:val="18"/>
                <w:szCs w:val="18"/>
                <w:rtl/>
                <w:lang w:bidi="fa-IR"/>
              </w:rPr>
              <w:t xml:space="preserve"> گفتمان‌ساز</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ساخت مساکن </w:t>
            </w:r>
            <w:del w:id="17450" w:author="Mehrnazi Boojari" w:date="2019-01-10T01:06:00Z">
              <w:r w:rsidRPr="006F53E7" w:rsidDel="00647583">
                <w:rPr>
                  <w:rFonts w:ascii="B Lotus" w:hAnsi="B Lotus" w:cs="B Lotus"/>
                  <w:sz w:val="18"/>
                  <w:szCs w:val="18"/>
                  <w:rtl/>
                  <w:lang w:bidi="fa-IR"/>
                </w:rPr>
                <w:delText>مبتن</w:delText>
              </w:r>
              <w:r w:rsidRPr="006F53E7" w:rsidDel="00647583">
                <w:rPr>
                  <w:rFonts w:ascii="B Lotus" w:hAnsi="B Lotus" w:cs="B Lotus" w:hint="cs"/>
                  <w:sz w:val="18"/>
                  <w:szCs w:val="18"/>
                  <w:rtl/>
                  <w:lang w:bidi="fa-IR"/>
                </w:rPr>
                <w:delText>ی</w:delText>
              </w:r>
              <w:r w:rsidRPr="006F53E7" w:rsidDel="00647583">
                <w:rPr>
                  <w:rFonts w:ascii="B Lotus" w:hAnsi="B Lotus" w:cs="B Lotus"/>
                  <w:sz w:val="18"/>
                  <w:szCs w:val="18"/>
                  <w:rtl/>
                  <w:lang w:bidi="fa-IR"/>
                </w:rPr>
                <w:delText xml:space="preserve"> بر</w:delText>
              </w:r>
            </w:del>
            <w:ins w:id="17451" w:author="Mehrnazi Boojari" w:date="2019-01-10T01:06:00Z">
              <w:r w:rsidR="00647583">
                <w:rPr>
                  <w:rFonts w:ascii="B Lotus" w:hAnsi="B Lotus" w:cs="B Lotus"/>
                  <w:sz w:val="18"/>
                  <w:szCs w:val="18"/>
                  <w:rtl/>
                  <w:lang w:bidi="fa-IR"/>
                </w:rPr>
                <w:t>مبتنی</w:t>
              </w:r>
              <w:r w:rsidR="00647583">
                <w:rPr>
                  <w:rFonts w:ascii="Times New Roman" w:hAnsi="Times New Roman" w:cs="Times New Roman" w:hint="cs"/>
                  <w:sz w:val="18"/>
                  <w:szCs w:val="18"/>
                  <w:rtl/>
                  <w:lang w:bidi="fa-IR"/>
                </w:rPr>
                <w:t> </w:t>
              </w:r>
              <w:r w:rsidR="00647583">
                <w:rPr>
                  <w:rFonts w:ascii="B Lotus" w:hAnsi="B Lotus" w:cs="B Lotus"/>
                  <w:sz w:val="18"/>
                  <w:szCs w:val="18"/>
                  <w:rtl/>
                  <w:lang w:bidi="fa-IR"/>
                </w:rPr>
                <w:t>بر</w:t>
              </w:r>
            </w:ins>
            <w:r w:rsidRPr="006F53E7">
              <w:rPr>
                <w:rFonts w:ascii="B Lotus" w:hAnsi="B Lotus" w:cs="B Lotus"/>
                <w:sz w:val="18"/>
                <w:szCs w:val="18"/>
                <w:rtl/>
                <w:lang w:bidi="fa-IR"/>
              </w:rPr>
              <w:t xml:space="preserve"> بوم، مع</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شت</w:t>
            </w:r>
            <w:r w:rsidRPr="006F53E7">
              <w:rPr>
                <w:rFonts w:ascii="B Lotus" w:hAnsi="B Lotus" w:cs="B Lotus"/>
                <w:sz w:val="18"/>
                <w:szCs w:val="18"/>
                <w:rtl/>
                <w:lang w:bidi="fa-IR"/>
              </w:rPr>
              <w:t xml:space="preserve"> و هو</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ت</w:t>
            </w:r>
            <w:r w:rsidRPr="006F53E7">
              <w:rPr>
                <w:rFonts w:ascii="B Lotus" w:hAnsi="B Lotus" w:cs="B Lotus"/>
                <w:sz w:val="18"/>
                <w:szCs w:val="18"/>
                <w:rtl/>
                <w:lang w:bidi="fa-IR"/>
              </w:rPr>
              <w:t xml:space="preserve"> روستا</w:t>
            </w:r>
            <w:r w:rsidRPr="006F53E7">
              <w:rPr>
                <w:rFonts w:ascii="B Lotus" w:hAnsi="B Lotus" w:cs="B Lotus" w:hint="cs"/>
                <w:sz w:val="18"/>
                <w:szCs w:val="18"/>
                <w:rtl/>
                <w:lang w:bidi="fa-IR"/>
              </w:rPr>
              <w:t>یی</w:t>
            </w:r>
          </w:p>
        </w:tc>
        <w:tc>
          <w:tcPr>
            <w:tcW w:w="1023" w:type="dxa"/>
            <w:shd w:val="clear" w:color="auto" w:fill="E2EFD9" w:themeFill="accent6" w:themeFillTint="33"/>
            <w:vAlign w:val="center"/>
          </w:tcPr>
          <w:p w14:paraId="25AFE778"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بنیاد مسکن</w:t>
            </w:r>
          </w:p>
        </w:tc>
        <w:tc>
          <w:tcPr>
            <w:tcW w:w="2093" w:type="dxa"/>
            <w:shd w:val="clear" w:color="auto" w:fill="E2EFD9" w:themeFill="accent6" w:themeFillTint="33"/>
            <w:vAlign w:val="center"/>
          </w:tcPr>
          <w:p w14:paraId="684FB56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وزارت جهادکشاورزی، سازمان دهیاری</w:t>
            </w:r>
            <w:del w:id="17452" w:author="Mehrnazi Boojari" w:date="2019-01-07T09:45:00Z">
              <w:r w:rsidRPr="006F53E7" w:rsidDel="006F7CCF">
                <w:rPr>
                  <w:rFonts w:ascii="B Lotus" w:hAnsi="B Lotus" w:cs="B Lotus" w:hint="cs"/>
                  <w:sz w:val="18"/>
                  <w:szCs w:val="18"/>
                  <w:rtl/>
                  <w:lang w:bidi="fa-IR"/>
                </w:rPr>
                <w:delText xml:space="preserve"> ها </w:delText>
              </w:r>
            </w:del>
            <w:ins w:id="17453" w:author="Mehrnazi Boojari" w:date="2019-01-07T09:45:00Z">
              <w:r w:rsidR="006F7CCF">
                <w:rPr>
                  <w:rFonts w:ascii="B Lotus" w:hAnsi="B Lotus" w:cs="B Lotus" w:hint="cs"/>
                  <w:sz w:val="18"/>
                  <w:szCs w:val="18"/>
                  <w:rtl/>
                  <w:lang w:bidi="fa-IR"/>
                </w:rPr>
                <w:t xml:space="preserve">‌ها </w:t>
              </w:r>
            </w:ins>
            <w:r w:rsidRPr="006F53E7">
              <w:rPr>
                <w:rFonts w:ascii="B Lotus" w:hAnsi="B Lotus" w:cs="B Lotus" w:hint="cs"/>
                <w:sz w:val="18"/>
                <w:szCs w:val="18"/>
                <w:rtl/>
                <w:lang w:bidi="fa-IR"/>
              </w:rPr>
              <w:t>و دفتر شوراهای روستا</w:t>
            </w:r>
          </w:p>
        </w:tc>
        <w:tc>
          <w:tcPr>
            <w:tcW w:w="1704" w:type="dxa"/>
            <w:shd w:val="clear" w:color="auto" w:fill="E2EFD9" w:themeFill="accent6" w:themeFillTint="33"/>
            <w:vAlign w:val="center"/>
          </w:tcPr>
          <w:p w14:paraId="54EFA702"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معاونت فرهنگ</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و اجتماع</w:t>
            </w:r>
            <w:r w:rsidRPr="006F53E7">
              <w:rPr>
                <w:rFonts w:ascii="B Lotus" w:hAnsi="B Lotus" w:cs="B Lotus" w:hint="cs"/>
                <w:sz w:val="18"/>
                <w:szCs w:val="18"/>
                <w:rtl/>
                <w:lang w:bidi="fa-IR"/>
              </w:rPr>
              <w:t>ی</w:t>
            </w:r>
          </w:p>
        </w:tc>
        <w:tc>
          <w:tcPr>
            <w:tcW w:w="2825" w:type="dxa"/>
            <w:shd w:val="clear" w:color="auto" w:fill="E2EFD9" w:themeFill="accent6" w:themeFillTint="33"/>
            <w:vAlign w:val="center"/>
          </w:tcPr>
          <w:p w14:paraId="08E6C91A"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منشور اهداف اجرا</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طرح و</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ژه</w:t>
            </w:r>
            <w:r w:rsidRPr="006F53E7">
              <w:rPr>
                <w:rFonts w:ascii="B Lotus" w:hAnsi="B Lotus" w:cs="B Lotus"/>
                <w:sz w:val="18"/>
                <w:szCs w:val="18"/>
                <w:rtl/>
                <w:lang w:bidi="fa-IR"/>
              </w:rPr>
              <w:t xml:space="preserve"> بهساز</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و نوساز</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مسکن روستا</w:t>
            </w:r>
            <w:r w:rsidRPr="006F53E7">
              <w:rPr>
                <w:rFonts w:ascii="B Lotus" w:hAnsi="B Lotus" w:cs="B Lotus" w:hint="cs"/>
                <w:sz w:val="18"/>
                <w:szCs w:val="18"/>
                <w:rtl/>
                <w:lang w:bidi="fa-IR"/>
              </w:rPr>
              <w:t>یی</w:t>
            </w:r>
          </w:p>
        </w:tc>
      </w:tr>
      <w:tr w:rsidR="00EA6F4D" w:rsidRPr="00EA6F4D" w14:paraId="7C538B53" w14:textId="77777777" w:rsidTr="00550EF3">
        <w:trPr>
          <w:trHeight w:val="372"/>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3EE16714"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683C3484"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E2EFD9" w:themeFill="accent6" w:themeFillTint="33"/>
            <w:vAlign w:val="center"/>
          </w:tcPr>
          <w:p w14:paraId="68B7AC61"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shd w:val="clear" w:color="auto" w:fill="E2EFD9" w:themeFill="accent6" w:themeFillTint="33"/>
            <w:vAlign w:val="center"/>
          </w:tcPr>
          <w:p w14:paraId="695CEBD0" w14:textId="77777777" w:rsidR="00EA6F4D" w:rsidRPr="006F53E7" w:rsidRDefault="00EA6F4D" w:rsidP="000169E0">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اصلاح اهداف طرح</w:t>
            </w:r>
            <w:del w:id="17454" w:author="Mehrnazi Boojari" w:date="2019-01-07T09:46:00Z">
              <w:r w:rsidRPr="006F53E7" w:rsidDel="006F7CCF">
                <w:rPr>
                  <w:rFonts w:ascii="B Lotus" w:hAnsi="B Lotus" w:cs="B Lotus" w:hint="cs"/>
                  <w:sz w:val="18"/>
                  <w:szCs w:val="18"/>
                  <w:rtl/>
                  <w:lang w:bidi="fa-IR"/>
                </w:rPr>
                <w:delText xml:space="preserve"> های </w:delText>
              </w:r>
            </w:del>
            <w:ins w:id="17455"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هادی روستایی و اضاف</w:t>
            </w:r>
            <w:del w:id="17456" w:author="Mehrnazi Boojari" w:date="2019-01-15T05:32:00Z">
              <w:r w:rsidRPr="006F53E7" w:rsidDel="000169E0">
                <w:rPr>
                  <w:rFonts w:ascii="B Lotus" w:hAnsi="B Lotus" w:cs="B Lotus" w:hint="cs"/>
                  <w:sz w:val="18"/>
                  <w:szCs w:val="18"/>
                  <w:rtl/>
                  <w:lang w:bidi="fa-IR"/>
                </w:rPr>
                <w:delText>ی</w:delText>
              </w:r>
            </w:del>
            <w:ins w:id="17457" w:author="Mehrnazi Boojari" w:date="2019-01-15T05:32:00Z">
              <w:r w:rsidR="000169E0">
                <w:rPr>
                  <w:rFonts w:ascii="B Lotus" w:hAnsi="B Lotus" w:cs="B Lotus" w:hint="cs"/>
                  <w:sz w:val="18"/>
                  <w:szCs w:val="18"/>
                  <w:rtl/>
                  <w:lang w:bidi="fa-IR"/>
                </w:rPr>
                <w:t>ه</w:t>
              </w:r>
            </w:ins>
            <w:del w:id="17458" w:author="Mehrnazi Boojari" w:date="2019-01-07T10:01:00Z">
              <w:r w:rsidRPr="006F53E7" w:rsidDel="00A31D6F">
                <w:rPr>
                  <w:rFonts w:ascii="B Lotus" w:hAnsi="B Lotus" w:cs="B Lotus" w:hint="cs"/>
                  <w:sz w:val="18"/>
                  <w:szCs w:val="18"/>
                  <w:rtl/>
                  <w:lang w:bidi="fa-IR"/>
                </w:rPr>
                <w:delText xml:space="preserve"> کردن </w:delText>
              </w:r>
            </w:del>
            <w:ins w:id="17459" w:author="Mehrnazi Boojari" w:date="2019-01-07T10:01:00Z">
              <w:r w:rsidR="00A31D6F">
                <w:rPr>
                  <w:rFonts w:ascii="B Lotus" w:hAnsi="B Lotus" w:cs="B Lotus" w:hint="cs"/>
                  <w:sz w:val="18"/>
                  <w:szCs w:val="18"/>
                  <w:rtl/>
                  <w:lang w:bidi="fa-IR"/>
                </w:rPr>
                <w:t xml:space="preserve">‌کردن </w:t>
              </w:r>
            </w:ins>
            <w:r w:rsidRPr="006F53E7">
              <w:rPr>
                <w:rFonts w:ascii="B Lotus" w:hAnsi="B Lotus" w:cs="B Lotus" w:hint="cs"/>
                <w:sz w:val="18"/>
                <w:szCs w:val="18"/>
                <w:rtl/>
                <w:lang w:bidi="fa-IR"/>
              </w:rPr>
              <w:t>سرفصل ارزش</w:t>
            </w:r>
            <w:del w:id="17460" w:author="Mehrnazi Boojari" w:date="2019-01-07T09:46:00Z">
              <w:r w:rsidRPr="006F53E7" w:rsidDel="006F7CCF">
                <w:rPr>
                  <w:rFonts w:ascii="B Lotus" w:hAnsi="B Lotus" w:cs="B Lotus" w:hint="cs"/>
                  <w:sz w:val="18"/>
                  <w:szCs w:val="18"/>
                  <w:rtl/>
                  <w:lang w:bidi="fa-IR"/>
                </w:rPr>
                <w:delText xml:space="preserve"> های </w:delText>
              </w:r>
            </w:del>
            <w:ins w:id="17461"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فرهنگی و هویت</w:t>
            </w:r>
            <w:ins w:id="17462" w:author="Mehrnazi Boojari" w:date="2019-01-15T05:32:00Z">
              <w:r w:rsidR="000169E0">
                <w:rPr>
                  <w:rFonts w:ascii="B Lotus" w:hAnsi="B Lotus" w:cs="B Nazanin" w:hint="cs"/>
                  <w:sz w:val="18"/>
                  <w:szCs w:val="18"/>
                  <w:rtl/>
                  <w:lang w:bidi="fa-IR"/>
                </w:rPr>
                <w:t>‌</w:t>
              </w:r>
            </w:ins>
            <w:del w:id="17463" w:author="Mehrnazi Boojari" w:date="2019-01-15T05:32:00Z">
              <w:r w:rsidRPr="006F53E7" w:rsidDel="000169E0">
                <w:rPr>
                  <w:rFonts w:ascii="B Lotus" w:hAnsi="B Lotus" w:cs="B Lotus" w:hint="cs"/>
                  <w:sz w:val="18"/>
                  <w:szCs w:val="18"/>
                  <w:rtl/>
                  <w:lang w:bidi="fa-IR"/>
                </w:rPr>
                <w:delText xml:space="preserve"> </w:delText>
              </w:r>
            </w:del>
            <w:r w:rsidRPr="006F53E7">
              <w:rPr>
                <w:rFonts w:ascii="B Lotus" w:hAnsi="B Lotus" w:cs="B Lotus" w:hint="cs"/>
                <w:sz w:val="18"/>
                <w:szCs w:val="18"/>
                <w:rtl/>
                <w:lang w:bidi="fa-IR"/>
              </w:rPr>
              <w:t>بخش روستا</w:t>
            </w:r>
          </w:p>
        </w:tc>
        <w:tc>
          <w:tcPr>
            <w:tcW w:w="1023" w:type="dxa"/>
            <w:shd w:val="clear" w:color="auto" w:fill="E2EFD9" w:themeFill="accent6" w:themeFillTint="33"/>
            <w:vAlign w:val="center"/>
          </w:tcPr>
          <w:p w14:paraId="2CCF7DF4"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rPr>
              <w:t xml:space="preserve">بنیاد مسکن </w:t>
            </w:r>
          </w:p>
        </w:tc>
        <w:tc>
          <w:tcPr>
            <w:tcW w:w="2093" w:type="dxa"/>
            <w:shd w:val="clear" w:color="auto" w:fill="E2EFD9" w:themeFill="accent6" w:themeFillTint="33"/>
            <w:vAlign w:val="center"/>
          </w:tcPr>
          <w:p w14:paraId="2F1FC8FE" w14:textId="77777777" w:rsidR="00EA6F4D" w:rsidRPr="006F53E7" w:rsidRDefault="00EA6F4D" w:rsidP="000169E0">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سازمان دهیاری</w:t>
            </w:r>
            <w:ins w:id="17464" w:author="Mehrnazi Boojari" w:date="2019-01-15T05:32:00Z">
              <w:r w:rsidR="000169E0">
                <w:rPr>
                  <w:rFonts w:ascii="B Lotus" w:hAnsi="B Lotus" w:cs="B Nazanin" w:hint="cs"/>
                  <w:sz w:val="18"/>
                  <w:szCs w:val="18"/>
                  <w:rtl/>
                  <w:lang w:bidi="fa-IR"/>
                </w:rPr>
                <w:t>‌</w:t>
              </w:r>
            </w:ins>
            <w:del w:id="17465" w:author="Mehrnazi Boojari" w:date="2019-01-15T05:32:00Z">
              <w:r w:rsidRPr="006F53E7" w:rsidDel="000169E0">
                <w:rPr>
                  <w:rFonts w:ascii="B Lotus" w:hAnsi="B Lotus" w:cs="B Lotus" w:hint="cs"/>
                  <w:sz w:val="18"/>
                  <w:szCs w:val="18"/>
                  <w:rtl/>
                  <w:lang w:bidi="fa-IR"/>
                </w:rPr>
                <w:delText xml:space="preserve"> </w:delText>
              </w:r>
            </w:del>
            <w:r w:rsidRPr="006F53E7">
              <w:rPr>
                <w:rFonts w:ascii="B Lotus" w:hAnsi="B Lotus" w:cs="B Lotus" w:hint="cs"/>
                <w:sz w:val="18"/>
                <w:szCs w:val="18"/>
                <w:rtl/>
                <w:lang w:bidi="fa-IR"/>
              </w:rPr>
              <w:t>ها، شوراها، شورای عالی انقلاب فرهنگی</w:t>
            </w:r>
          </w:p>
        </w:tc>
        <w:tc>
          <w:tcPr>
            <w:tcW w:w="1704" w:type="dxa"/>
            <w:shd w:val="clear" w:color="auto" w:fill="E2EFD9" w:themeFill="accent6" w:themeFillTint="33"/>
            <w:vAlign w:val="center"/>
          </w:tcPr>
          <w:p w14:paraId="716E7975"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معاونت فرهنگ</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و</w:t>
            </w:r>
            <w:ins w:id="17466" w:author="Mehrnazi Boojari" w:date="2019-01-15T05:45:00Z">
              <w:r w:rsidR="00847DA6">
                <w:rPr>
                  <w:rFonts w:ascii="B Lotus" w:hAnsi="B Lotus" w:cs="B Lotus" w:hint="cs"/>
                  <w:sz w:val="18"/>
                  <w:szCs w:val="18"/>
                  <w:rtl/>
                  <w:lang w:bidi="fa-IR"/>
                </w:rPr>
                <w:t xml:space="preserve"> </w:t>
              </w:r>
            </w:ins>
            <w:r w:rsidRPr="006F53E7">
              <w:rPr>
                <w:rFonts w:ascii="B Lotus" w:hAnsi="B Lotus" w:cs="B Lotus"/>
                <w:sz w:val="18"/>
                <w:szCs w:val="18"/>
                <w:rtl/>
                <w:lang w:bidi="fa-IR"/>
              </w:rPr>
              <w:t>اجتماع</w:t>
            </w:r>
            <w:r w:rsidRPr="006F53E7">
              <w:rPr>
                <w:rFonts w:ascii="B Lotus" w:hAnsi="B Lotus" w:cs="B Lotus" w:hint="cs"/>
                <w:sz w:val="18"/>
                <w:szCs w:val="18"/>
                <w:rtl/>
                <w:lang w:bidi="fa-IR"/>
              </w:rPr>
              <w:t>ی</w:t>
            </w:r>
          </w:p>
          <w:p w14:paraId="36367EC2"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825" w:type="dxa"/>
            <w:shd w:val="clear" w:color="auto" w:fill="E2EFD9" w:themeFill="accent6" w:themeFillTint="33"/>
            <w:vAlign w:val="center"/>
          </w:tcPr>
          <w:p w14:paraId="63A998B0" w14:textId="77777777" w:rsidR="00EA6F4D" w:rsidRPr="006F53E7" w:rsidRDefault="00EA6F4D" w:rsidP="00847DA6">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del w:id="17467" w:author="Mehrnazi Boojari" w:date="2019-01-15T05:36:00Z">
              <w:r w:rsidRPr="006F53E7" w:rsidDel="00847DA6">
                <w:rPr>
                  <w:rFonts w:ascii="B Lotus" w:hAnsi="B Lotus" w:cs="B Lotus" w:hint="cs"/>
                  <w:sz w:val="18"/>
                  <w:szCs w:val="18"/>
                  <w:rtl/>
                  <w:lang w:bidi="fa-IR"/>
                </w:rPr>
                <w:delText xml:space="preserve">ماده </w:delText>
              </w:r>
            </w:del>
            <w:ins w:id="17468" w:author="Mehrnazi Boojari" w:date="2019-01-15T05:36:00Z">
              <w:r w:rsidR="00847DA6" w:rsidRPr="006F53E7">
                <w:rPr>
                  <w:rFonts w:ascii="B Lotus" w:hAnsi="B Lotus" w:cs="B Lotus" w:hint="cs"/>
                  <w:sz w:val="18"/>
                  <w:szCs w:val="18"/>
                  <w:rtl/>
                  <w:lang w:bidi="fa-IR"/>
                </w:rPr>
                <w:t>ماد</w:t>
              </w:r>
              <w:r w:rsidR="00847DA6">
                <w:rPr>
                  <w:rFonts w:ascii="B Lotus" w:hAnsi="B Lotus" w:cs="B Lotus" w:hint="cs"/>
                  <w:sz w:val="18"/>
                  <w:szCs w:val="18"/>
                  <w:rtl/>
                  <w:lang w:bidi="fa-IR"/>
                </w:rPr>
                <w:t>ۀ</w:t>
              </w:r>
              <w:r w:rsidR="00847DA6" w:rsidRPr="006F53E7">
                <w:rPr>
                  <w:rFonts w:ascii="B Lotus" w:hAnsi="B Lotus" w:cs="B Lotus" w:hint="cs"/>
                  <w:sz w:val="18"/>
                  <w:szCs w:val="18"/>
                  <w:rtl/>
                  <w:lang w:bidi="fa-IR"/>
                </w:rPr>
                <w:t xml:space="preserve"> </w:t>
              </w:r>
            </w:ins>
            <w:r w:rsidRPr="006F53E7">
              <w:rPr>
                <w:rFonts w:ascii="B Lotus" w:hAnsi="B Lotus" w:cs="B Lotus" w:hint="cs"/>
                <w:sz w:val="18"/>
                <w:szCs w:val="18"/>
                <w:rtl/>
                <w:lang w:bidi="fa-IR"/>
              </w:rPr>
              <w:t>2</w:t>
            </w:r>
            <w:del w:id="17469" w:author="Mehrnazi Boojari" w:date="2019-01-07T09:47:00Z">
              <w:r w:rsidRPr="006F53E7" w:rsidDel="006F7CCF">
                <w:rPr>
                  <w:rFonts w:ascii="B Lotus" w:hAnsi="B Lotus" w:cs="B Lotus" w:hint="cs"/>
                  <w:sz w:val="18"/>
                  <w:szCs w:val="18"/>
                  <w:rtl/>
                  <w:lang w:bidi="fa-IR"/>
                </w:rPr>
                <w:delText xml:space="preserve"> ؛</w:delText>
              </w:r>
            </w:del>
            <w:r w:rsidRPr="006F53E7">
              <w:rPr>
                <w:rFonts w:ascii="B Lotus" w:hAnsi="B Lotus" w:cs="B Lotus" w:hint="cs"/>
                <w:sz w:val="18"/>
                <w:szCs w:val="18"/>
                <w:rtl/>
                <w:lang w:bidi="fa-IR"/>
              </w:rPr>
              <w:t xml:space="preserve"> </w:t>
            </w:r>
            <w:r w:rsidRPr="006F53E7">
              <w:rPr>
                <w:rFonts w:ascii="B Lotus" w:hAnsi="B Lotus" w:cs="B Lotus"/>
                <w:sz w:val="18"/>
                <w:szCs w:val="18"/>
                <w:rtl/>
              </w:rPr>
              <w:t>آ</w:t>
            </w:r>
            <w:del w:id="17470" w:author="Mehrnazi Boojari" w:date="2019-01-15T05:36:00Z">
              <w:r w:rsidRPr="006F53E7" w:rsidDel="00847DA6">
                <w:rPr>
                  <w:rFonts w:ascii="B Lotus" w:hAnsi="B Lotus" w:cs="B Lotus"/>
                  <w:sz w:val="18"/>
                  <w:szCs w:val="18"/>
                  <w:rtl/>
                </w:rPr>
                <w:delText>ئ</w:delText>
              </w:r>
            </w:del>
            <w:ins w:id="17471" w:author="Mehrnazi Boojari" w:date="2019-01-15T05:36:00Z">
              <w:r w:rsidR="00847DA6">
                <w:rPr>
                  <w:rFonts w:ascii="B Lotus" w:hAnsi="B Lotus" w:cs="B Lotus" w:hint="cs"/>
                  <w:sz w:val="18"/>
                  <w:szCs w:val="18"/>
                  <w:rtl/>
                </w:rPr>
                <w:t>ی</w:t>
              </w:r>
            </w:ins>
            <w:r w:rsidRPr="006F53E7">
              <w:rPr>
                <w:rFonts w:ascii="B Lotus" w:hAnsi="B Lotus" w:cs="B Lotus"/>
                <w:sz w:val="18"/>
                <w:szCs w:val="18"/>
                <w:rtl/>
              </w:rPr>
              <w:t>ين‌</w:t>
            </w:r>
            <w:ins w:id="17472" w:author="Mehrnazi Boojari" w:date="2019-01-15T05:36:00Z">
              <w:r w:rsidR="00847DA6">
                <w:rPr>
                  <w:rFonts w:ascii="B Lotus" w:hAnsi="B Lotus" w:cs="B Nazanin" w:hint="cs"/>
                  <w:sz w:val="18"/>
                  <w:szCs w:val="18"/>
                  <w:rtl/>
                </w:rPr>
                <w:t>‌</w:t>
              </w:r>
            </w:ins>
            <w:del w:id="17473" w:author="Mehrnazi Boojari" w:date="2019-01-15T05:36:00Z">
              <w:r w:rsidRPr="006F53E7" w:rsidDel="00847DA6">
                <w:rPr>
                  <w:rFonts w:ascii="B Lotus" w:hAnsi="B Lotus" w:cs="B Lotus"/>
                  <w:sz w:val="18"/>
                  <w:szCs w:val="18"/>
                  <w:rtl/>
                </w:rPr>
                <w:delText xml:space="preserve"> </w:delText>
              </w:r>
            </w:del>
            <w:r w:rsidRPr="006F53E7">
              <w:rPr>
                <w:rFonts w:ascii="B Lotus" w:hAnsi="B Lotus" w:cs="B Lotus"/>
                <w:sz w:val="18"/>
                <w:szCs w:val="18"/>
                <w:rtl/>
              </w:rPr>
              <w:t>نامه‌ اجرايي‌ تهيه‌ و تصويب‌ طرح</w:t>
            </w:r>
            <w:ins w:id="17474" w:author="Mehrnazi Boojari" w:date="2019-01-15T05:36:00Z">
              <w:r w:rsidR="00847DA6">
                <w:rPr>
                  <w:rFonts w:ascii="B Lotus" w:hAnsi="B Lotus" w:cs="B Nazanin" w:hint="cs"/>
                  <w:sz w:val="18"/>
                  <w:szCs w:val="18"/>
                  <w:rtl/>
                </w:rPr>
                <w:t>‌</w:t>
              </w:r>
            </w:ins>
            <w:r w:rsidRPr="006F53E7">
              <w:rPr>
                <w:rFonts w:ascii="B Lotus" w:hAnsi="B Lotus" w:cs="B Lotus"/>
                <w:sz w:val="18"/>
                <w:szCs w:val="18"/>
                <w:rtl/>
              </w:rPr>
              <w:t>هاي‌ هادي‌ روستايي‌</w:t>
            </w:r>
          </w:p>
        </w:tc>
      </w:tr>
      <w:tr w:rsidR="00EA6F4D" w:rsidRPr="00EA6F4D" w14:paraId="2A50B7EF" w14:textId="77777777" w:rsidTr="00550EF3">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2C14E4DE"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389CD9E9"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val="restart"/>
            <w:shd w:val="clear" w:color="auto" w:fill="FFF2CC" w:themeFill="accent4" w:themeFillTint="33"/>
            <w:vAlign w:val="center"/>
          </w:tcPr>
          <w:p w14:paraId="7460A17F"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del w:id="17475" w:author="Mehrnazi Boojari" w:date="2019-01-07T10:46:00Z">
              <w:r w:rsidRPr="006F53E7" w:rsidDel="006A1F1D">
                <w:rPr>
                  <w:rFonts w:ascii="B Lotus" w:hAnsi="B Lotus" w:cs="B Lotus" w:hint="cs"/>
                  <w:sz w:val="16"/>
                  <w:szCs w:val="16"/>
                  <w:rtl/>
                  <w:lang w:bidi="fa-IR"/>
                </w:rPr>
                <w:delText>اجرائی</w:delText>
              </w:r>
            </w:del>
            <w:ins w:id="17476" w:author="Mehrnazi Boojari" w:date="2019-01-07T10:46:00Z">
              <w:r w:rsidR="006A1F1D">
                <w:rPr>
                  <w:rFonts w:ascii="B Lotus" w:hAnsi="B Lotus" w:cs="B Lotus" w:hint="cs"/>
                  <w:sz w:val="16"/>
                  <w:szCs w:val="16"/>
                  <w:rtl/>
                  <w:lang w:bidi="fa-IR"/>
                </w:rPr>
                <w:t>اجرایی</w:t>
              </w:r>
            </w:ins>
            <w:r w:rsidRPr="006F53E7">
              <w:rPr>
                <w:rFonts w:ascii="B Lotus" w:hAnsi="B Lotus" w:cs="B Lotus" w:hint="cs"/>
                <w:sz w:val="16"/>
                <w:szCs w:val="16"/>
                <w:rtl/>
                <w:lang w:bidi="fa-IR"/>
              </w:rPr>
              <w:t xml:space="preserve"> </w:t>
            </w:r>
          </w:p>
        </w:tc>
        <w:tc>
          <w:tcPr>
            <w:tcW w:w="2551" w:type="dxa"/>
            <w:shd w:val="clear" w:color="auto" w:fill="FFF2CC" w:themeFill="accent4" w:themeFillTint="33"/>
            <w:vAlign w:val="center"/>
          </w:tcPr>
          <w:p w14:paraId="3A208DE2"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پ</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داکردن</w:t>
            </w:r>
            <w:r w:rsidRPr="006F53E7">
              <w:rPr>
                <w:rFonts w:ascii="B Lotus" w:hAnsi="B Lotus" w:cs="B Lotus"/>
                <w:sz w:val="18"/>
                <w:szCs w:val="18"/>
                <w:rtl/>
                <w:lang w:bidi="fa-IR"/>
              </w:rPr>
              <w:t xml:space="preserve"> مسکن شاخص و استاندارد روستا</w:t>
            </w:r>
            <w:r w:rsidRPr="006F53E7">
              <w:rPr>
                <w:rFonts w:ascii="B Lotus" w:hAnsi="B Lotus" w:cs="B Lotus" w:hint="cs"/>
                <w:sz w:val="18"/>
                <w:szCs w:val="18"/>
                <w:rtl/>
                <w:lang w:bidi="fa-IR"/>
              </w:rPr>
              <w:t>یی</w:t>
            </w:r>
            <w:r w:rsidRPr="006F53E7">
              <w:rPr>
                <w:rFonts w:ascii="B Lotus" w:hAnsi="B Lotus" w:cs="B Lotus"/>
                <w:sz w:val="18"/>
                <w:szCs w:val="18"/>
                <w:rtl/>
                <w:lang w:bidi="fa-IR"/>
              </w:rPr>
              <w:t xml:space="preserve"> و الگوساز</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در کشور </w:t>
            </w:r>
            <w:del w:id="17477" w:author="Mehrnazi Boojari" w:date="2019-01-10T01:06:00Z">
              <w:r w:rsidRPr="006F53E7" w:rsidDel="00647583">
                <w:rPr>
                  <w:rFonts w:ascii="B Lotus" w:hAnsi="B Lotus" w:cs="B Lotus"/>
                  <w:sz w:val="18"/>
                  <w:szCs w:val="18"/>
                  <w:rtl/>
                  <w:lang w:bidi="fa-IR"/>
                </w:rPr>
                <w:delText>مبتن</w:delText>
              </w:r>
              <w:r w:rsidRPr="006F53E7" w:rsidDel="00647583">
                <w:rPr>
                  <w:rFonts w:ascii="B Lotus" w:hAnsi="B Lotus" w:cs="B Lotus" w:hint="cs"/>
                  <w:sz w:val="18"/>
                  <w:szCs w:val="18"/>
                  <w:rtl/>
                  <w:lang w:bidi="fa-IR"/>
                </w:rPr>
                <w:delText>ی</w:delText>
              </w:r>
              <w:r w:rsidRPr="006F53E7" w:rsidDel="00647583">
                <w:rPr>
                  <w:rFonts w:ascii="B Lotus" w:hAnsi="B Lotus" w:cs="B Lotus"/>
                  <w:sz w:val="18"/>
                  <w:szCs w:val="18"/>
                  <w:rtl/>
                  <w:lang w:bidi="fa-IR"/>
                </w:rPr>
                <w:delText xml:space="preserve"> بر</w:delText>
              </w:r>
            </w:del>
            <w:ins w:id="17478" w:author="Mehrnazi Boojari" w:date="2019-01-10T01:06:00Z">
              <w:r w:rsidR="00647583">
                <w:rPr>
                  <w:rFonts w:ascii="B Lotus" w:hAnsi="B Lotus" w:cs="B Lotus"/>
                  <w:sz w:val="18"/>
                  <w:szCs w:val="18"/>
                  <w:rtl/>
                  <w:lang w:bidi="fa-IR"/>
                </w:rPr>
                <w:t>مبتنی</w:t>
              </w:r>
              <w:r w:rsidR="00647583">
                <w:rPr>
                  <w:rFonts w:ascii="Times New Roman" w:hAnsi="Times New Roman" w:cs="Times New Roman" w:hint="cs"/>
                  <w:sz w:val="18"/>
                  <w:szCs w:val="18"/>
                  <w:rtl/>
                  <w:lang w:bidi="fa-IR"/>
                </w:rPr>
                <w:t> </w:t>
              </w:r>
              <w:r w:rsidR="00647583">
                <w:rPr>
                  <w:rFonts w:ascii="B Lotus" w:hAnsi="B Lotus" w:cs="B Lotus"/>
                  <w:sz w:val="18"/>
                  <w:szCs w:val="18"/>
                  <w:rtl/>
                  <w:lang w:bidi="fa-IR"/>
                </w:rPr>
                <w:t>بر</w:t>
              </w:r>
            </w:ins>
            <w:r w:rsidRPr="006F53E7">
              <w:rPr>
                <w:rFonts w:ascii="B Lotus" w:hAnsi="B Lotus" w:cs="B Lotus"/>
                <w:sz w:val="18"/>
                <w:szCs w:val="18"/>
                <w:rtl/>
                <w:lang w:bidi="fa-IR"/>
              </w:rPr>
              <w:t xml:space="preserve"> هو</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ت،</w:t>
            </w:r>
            <w:r w:rsidRPr="006F53E7">
              <w:rPr>
                <w:rFonts w:ascii="B Lotus" w:hAnsi="B Lotus" w:cs="B Lotus"/>
                <w:sz w:val="18"/>
                <w:szCs w:val="18"/>
                <w:rtl/>
                <w:lang w:bidi="fa-IR"/>
              </w:rPr>
              <w:t xml:space="preserve"> بوم و مع</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شت</w:t>
            </w:r>
          </w:p>
        </w:tc>
        <w:tc>
          <w:tcPr>
            <w:tcW w:w="1023" w:type="dxa"/>
            <w:vMerge w:val="restart"/>
            <w:shd w:val="clear" w:color="auto" w:fill="FFF2CC" w:themeFill="accent4" w:themeFillTint="33"/>
            <w:vAlign w:val="center"/>
          </w:tcPr>
          <w:p w14:paraId="0DEFDD9D"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بنیاد مسکن</w:t>
            </w:r>
          </w:p>
        </w:tc>
        <w:tc>
          <w:tcPr>
            <w:tcW w:w="2093" w:type="dxa"/>
            <w:vMerge w:val="restart"/>
            <w:shd w:val="clear" w:color="auto" w:fill="FFF2CC" w:themeFill="accent4" w:themeFillTint="33"/>
            <w:vAlign w:val="center"/>
          </w:tcPr>
          <w:p w14:paraId="46158097"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صدا و</w:t>
            </w:r>
            <w:ins w:id="17479" w:author="Mehrnazi Boojari" w:date="2019-01-15T05:33:00Z">
              <w:r w:rsidR="000169E0">
                <w:rPr>
                  <w:rFonts w:ascii="B Lotus" w:hAnsi="B Lotus" w:cs="B Lotus" w:hint="cs"/>
                  <w:sz w:val="18"/>
                  <w:szCs w:val="18"/>
                  <w:rtl/>
                  <w:lang w:bidi="fa-IR"/>
                </w:rPr>
                <w:t xml:space="preserve"> </w:t>
              </w:r>
            </w:ins>
            <w:r w:rsidRPr="006F53E7">
              <w:rPr>
                <w:rFonts w:ascii="B Lotus" w:hAnsi="B Lotus" w:cs="B Lotus" w:hint="cs"/>
                <w:sz w:val="18"/>
                <w:szCs w:val="18"/>
                <w:rtl/>
                <w:lang w:bidi="fa-IR"/>
              </w:rPr>
              <w:t>سیما، دهیاری</w:t>
            </w:r>
            <w:del w:id="17480" w:author="Mehrnazi Boojari" w:date="2019-01-07T09:45:00Z">
              <w:r w:rsidRPr="006F53E7" w:rsidDel="006F7CCF">
                <w:rPr>
                  <w:rFonts w:ascii="B Lotus" w:hAnsi="B Lotus" w:cs="B Lotus" w:hint="cs"/>
                  <w:sz w:val="18"/>
                  <w:szCs w:val="18"/>
                  <w:rtl/>
                  <w:lang w:bidi="fa-IR"/>
                </w:rPr>
                <w:delText xml:space="preserve"> ها </w:delText>
              </w:r>
            </w:del>
            <w:ins w:id="17481" w:author="Mehrnazi Boojari" w:date="2019-01-07T09:45:00Z">
              <w:r w:rsidR="006F7CCF">
                <w:rPr>
                  <w:rFonts w:ascii="B Lotus" w:hAnsi="B Lotus" w:cs="B Lotus" w:hint="cs"/>
                  <w:sz w:val="18"/>
                  <w:szCs w:val="18"/>
                  <w:rtl/>
                  <w:lang w:bidi="fa-IR"/>
                </w:rPr>
                <w:t xml:space="preserve">‌ها </w:t>
              </w:r>
            </w:ins>
            <w:r w:rsidRPr="006F53E7">
              <w:rPr>
                <w:rFonts w:ascii="B Lotus" w:hAnsi="B Lotus" w:cs="B Lotus" w:hint="cs"/>
                <w:sz w:val="18"/>
                <w:szCs w:val="18"/>
                <w:rtl/>
                <w:lang w:bidi="fa-IR"/>
              </w:rPr>
              <w:t>و شوراها</w:t>
            </w:r>
          </w:p>
        </w:tc>
        <w:tc>
          <w:tcPr>
            <w:tcW w:w="1704" w:type="dxa"/>
            <w:vMerge w:val="restart"/>
            <w:shd w:val="clear" w:color="auto" w:fill="FFF2CC" w:themeFill="accent4" w:themeFillTint="33"/>
            <w:vAlign w:val="center"/>
          </w:tcPr>
          <w:p w14:paraId="41F2EF4E"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معاونت فرهنگ</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و اجتماع</w:t>
            </w:r>
            <w:r w:rsidRPr="006F53E7">
              <w:rPr>
                <w:rFonts w:ascii="B Lotus" w:hAnsi="B Lotus" w:cs="B Lotus" w:hint="cs"/>
                <w:sz w:val="18"/>
                <w:szCs w:val="18"/>
                <w:rtl/>
                <w:lang w:bidi="fa-IR"/>
              </w:rPr>
              <w:t>ی</w:t>
            </w:r>
          </w:p>
          <w:p w14:paraId="1FD363FF"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معاونت ز</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رساخت</w:t>
            </w:r>
            <w:r w:rsidRPr="006F53E7">
              <w:rPr>
                <w:rFonts w:ascii="B Lotus" w:hAnsi="B Lotus" w:cs="B Lotus"/>
                <w:sz w:val="18"/>
                <w:szCs w:val="18"/>
                <w:rtl/>
                <w:lang w:bidi="fa-IR"/>
              </w:rPr>
              <w:t xml:space="preserve"> و عمران</w:t>
            </w:r>
          </w:p>
          <w:p w14:paraId="0BAFED41"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معاونت اشتغال</w:t>
            </w:r>
          </w:p>
        </w:tc>
        <w:tc>
          <w:tcPr>
            <w:tcW w:w="2825" w:type="dxa"/>
            <w:vMerge w:val="restart"/>
            <w:shd w:val="clear" w:color="auto" w:fill="FFF2CC" w:themeFill="accent4" w:themeFillTint="33"/>
            <w:vAlign w:val="center"/>
          </w:tcPr>
          <w:p w14:paraId="772D9241" w14:textId="77777777" w:rsidR="00EA6F4D" w:rsidRPr="006F53E7" w:rsidRDefault="00EA6F4D" w:rsidP="00847DA6">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del w:id="17482" w:author="Mehrnazi Boojari" w:date="2019-01-15T05:36:00Z">
              <w:r w:rsidRPr="006F53E7" w:rsidDel="00847DA6">
                <w:rPr>
                  <w:rFonts w:ascii="B Lotus" w:hAnsi="B Lotus" w:cs="B Lotus" w:hint="cs"/>
                  <w:sz w:val="18"/>
                  <w:szCs w:val="18"/>
                  <w:rtl/>
                  <w:lang w:bidi="fa-IR"/>
                </w:rPr>
                <w:delText xml:space="preserve">ماده </w:delText>
              </w:r>
            </w:del>
            <w:ins w:id="17483" w:author="Mehrnazi Boojari" w:date="2019-01-15T05:36:00Z">
              <w:r w:rsidR="00847DA6" w:rsidRPr="006F53E7">
                <w:rPr>
                  <w:rFonts w:ascii="B Lotus" w:hAnsi="B Lotus" w:cs="B Lotus" w:hint="cs"/>
                  <w:sz w:val="18"/>
                  <w:szCs w:val="18"/>
                  <w:rtl/>
                  <w:lang w:bidi="fa-IR"/>
                </w:rPr>
                <w:t>ماد</w:t>
              </w:r>
              <w:r w:rsidR="00847DA6">
                <w:rPr>
                  <w:rFonts w:ascii="B Lotus" w:hAnsi="B Lotus" w:cs="B Lotus" w:hint="cs"/>
                  <w:sz w:val="18"/>
                  <w:szCs w:val="18"/>
                  <w:rtl/>
                  <w:lang w:bidi="fa-IR"/>
                </w:rPr>
                <w:t>ۀ</w:t>
              </w:r>
              <w:r w:rsidR="00847DA6" w:rsidRPr="006F53E7">
                <w:rPr>
                  <w:rFonts w:ascii="B Lotus" w:hAnsi="B Lotus" w:cs="B Lotus" w:hint="cs"/>
                  <w:sz w:val="18"/>
                  <w:szCs w:val="18"/>
                  <w:rtl/>
                  <w:lang w:bidi="fa-IR"/>
                </w:rPr>
                <w:t xml:space="preserve"> </w:t>
              </w:r>
            </w:ins>
            <w:r w:rsidRPr="006F53E7">
              <w:rPr>
                <w:rFonts w:ascii="B Lotus" w:hAnsi="B Lotus" w:cs="B Lotus" w:hint="cs"/>
                <w:sz w:val="18"/>
                <w:szCs w:val="18"/>
                <w:rtl/>
                <w:lang w:bidi="fa-IR"/>
              </w:rPr>
              <w:t>10</w:t>
            </w:r>
            <w:del w:id="17484" w:author="Mehrnazi Boojari" w:date="2019-01-07T09:47:00Z">
              <w:r w:rsidRPr="006F53E7" w:rsidDel="006F7CCF">
                <w:rPr>
                  <w:rFonts w:ascii="B Lotus" w:hAnsi="B Lotus" w:cs="B Lotus" w:hint="cs"/>
                  <w:sz w:val="18"/>
                  <w:szCs w:val="18"/>
                  <w:rtl/>
                  <w:lang w:bidi="fa-IR"/>
                </w:rPr>
                <w:delText xml:space="preserve"> ؛</w:delText>
              </w:r>
            </w:del>
            <w:r w:rsidRPr="006F53E7">
              <w:rPr>
                <w:rFonts w:ascii="B Lotus" w:hAnsi="B Lotus" w:cs="B Lotus" w:hint="cs"/>
                <w:sz w:val="18"/>
                <w:szCs w:val="18"/>
                <w:rtl/>
                <w:lang w:bidi="fa-IR"/>
              </w:rPr>
              <w:t xml:space="preserve"> </w:t>
            </w:r>
            <w:del w:id="17485" w:author="Mehrnazi Boojari" w:date="2019-01-15T05:37:00Z">
              <w:r w:rsidRPr="006F53E7" w:rsidDel="00847DA6">
                <w:rPr>
                  <w:rFonts w:ascii="B Lotus" w:hAnsi="B Lotus" w:cs="B Lotus"/>
                  <w:sz w:val="18"/>
                  <w:szCs w:val="18"/>
                  <w:rtl/>
                </w:rPr>
                <w:delText>آئين</w:delText>
              </w:r>
              <w:r w:rsidRPr="006F53E7" w:rsidDel="00847DA6">
                <w:rPr>
                  <w:rFonts w:ascii="B Lotus" w:hAnsi="B Lotus" w:cs="B Lotus" w:hint="cs"/>
                  <w:sz w:val="18"/>
                  <w:szCs w:val="18"/>
                  <w:rtl/>
                </w:rPr>
                <w:delText>ن</w:delText>
              </w:r>
              <w:r w:rsidRPr="006F53E7" w:rsidDel="00847DA6">
                <w:rPr>
                  <w:rFonts w:ascii="B Lotus" w:hAnsi="B Lotus" w:cs="B Lotus"/>
                  <w:sz w:val="18"/>
                  <w:szCs w:val="18"/>
                  <w:rtl/>
                </w:rPr>
                <w:delText xml:space="preserve">امه‌ </w:delText>
              </w:r>
            </w:del>
            <w:ins w:id="17486" w:author="Mehrnazi Boojari" w:date="2019-01-15T05:37:00Z">
              <w:r w:rsidR="00847DA6" w:rsidRPr="006F53E7">
                <w:rPr>
                  <w:rFonts w:ascii="B Lotus" w:hAnsi="B Lotus" w:cs="B Lotus"/>
                  <w:sz w:val="18"/>
                  <w:szCs w:val="18"/>
                  <w:rtl/>
                </w:rPr>
                <w:t>آ</w:t>
              </w:r>
              <w:r w:rsidR="00847DA6">
                <w:rPr>
                  <w:rFonts w:ascii="B Lotus" w:hAnsi="B Lotus" w:cs="B Lotus" w:hint="cs"/>
                  <w:sz w:val="18"/>
                  <w:szCs w:val="18"/>
                  <w:rtl/>
                </w:rPr>
                <w:t>ی</w:t>
              </w:r>
              <w:r w:rsidR="00847DA6" w:rsidRPr="006F53E7">
                <w:rPr>
                  <w:rFonts w:ascii="B Lotus" w:hAnsi="B Lotus" w:cs="B Lotus"/>
                  <w:sz w:val="18"/>
                  <w:szCs w:val="18"/>
                  <w:rtl/>
                </w:rPr>
                <w:t>ين</w:t>
              </w:r>
              <w:r w:rsidR="00847DA6">
                <w:rPr>
                  <w:rFonts w:ascii="B Lotus" w:hAnsi="B Lotus" w:cs="B Nazanin" w:hint="cs"/>
                  <w:sz w:val="18"/>
                  <w:szCs w:val="18"/>
                  <w:rtl/>
                </w:rPr>
                <w:t>‌</w:t>
              </w:r>
              <w:r w:rsidR="00847DA6" w:rsidRPr="006F53E7">
                <w:rPr>
                  <w:rFonts w:ascii="B Lotus" w:hAnsi="B Lotus" w:cs="B Lotus" w:hint="cs"/>
                  <w:sz w:val="18"/>
                  <w:szCs w:val="18"/>
                  <w:rtl/>
                </w:rPr>
                <w:t>ن</w:t>
              </w:r>
              <w:r w:rsidR="00847DA6" w:rsidRPr="006F53E7">
                <w:rPr>
                  <w:rFonts w:ascii="B Lotus" w:hAnsi="B Lotus" w:cs="B Lotus"/>
                  <w:sz w:val="18"/>
                  <w:szCs w:val="18"/>
                  <w:rtl/>
                </w:rPr>
                <w:t xml:space="preserve">امه‌ </w:t>
              </w:r>
            </w:ins>
            <w:r w:rsidRPr="006F53E7">
              <w:rPr>
                <w:rFonts w:ascii="B Lotus" w:hAnsi="B Lotus" w:cs="B Lotus"/>
                <w:sz w:val="18"/>
                <w:szCs w:val="18"/>
                <w:rtl/>
              </w:rPr>
              <w:t>اجرايي‌ بازسازي‌ و نوسازي‌ مناطق‌ مسكوني‌ آسيب</w:t>
            </w:r>
            <w:ins w:id="17487" w:author="Mehrnazi Boojari" w:date="2019-01-15T05:37:00Z">
              <w:r w:rsidR="00847DA6">
                <w:rPr>
                  <w:rFonts w:ascii="B Lotus" w:hAnsi="B Lotus" w:cs="B Nazanin" w:hint="cs"/>
                  <w:sz w:val="18"/>
                  <w:szCs w:val="18"/>
                  <w:rtl/>
                </w:rPr>
                <w:t>‌</w:t>
              </w:r>
            </w:ins>
            <w:del w:id="17488" w:author="Mehrnazi Boojari" w:date="2019-01-15T05:37:00Z">
              <w:r w:rsidRPr="006F53E7" w:rsidDel="00847DA6">
                <w:rPr>
                  <w:rFonts w:ascii="B Lotus" w:hAnsi="B Lotus" w:cs="B Lotus"/>
                  <w:sz w:val="18"/>
                  <w:szCs w:val="18"/>
                  <w:rtl/>
                </w:rPr>
                <w:delText xml:space="preserve">‌ </w:delText>
              </w:r>
            </w:del>
            <w:r w:rsidRPr="006F53E7">
              <w:rPr>
                <w:rFonts w:ascii="B Lotus" w:hAnsi="B Lotus" w:cs="B Lotus"/>
                <w:sz w:val="18"/>
                <w:szCs w:val="18"/>
                <w:rtl/>
              </w:rPr>
              <w:t>ديده‌ در اثر جنگ‌، سيل‌، زلزله‌ و ساير سوانح‌ طبيعي‌</w:t>
            </w:r>
          </w:p>
        </w:tc>
      </w:tr>
      <w:tr w:rsidR="00EA6F4D" w:rsidRPr="00EA6F4D" w14:paraId="33B1BDC9" w14:textId="77777777" w:rsidTr="00550EF3">
        <w:trPr>
          <w:trHeight w:val="284"/>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75AD0A16"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0A68EC06"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FFF2CC" w:themeFill="accent4" w:themeFillTint="33"/>
            <w:vAlign w:val="center"/>
          </w:tcPr>
          <w:p w14:paraId="763369BC"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val="restart"/>
            <w:shd w:val="clear" w:color="auto" w:fill="FFF2CC" w:themeFill="accent4" w:themeFillTint="33"/>
            <w:vAlign w:val="center"/>
          </w:tcPr>
          <w:p w14:paraId="2D6C3D0C" w14:textId="77777777" w:rsidR="00EA6F4D" w:rsidRPr="006F53E7" w:rsidRDefault="00EA6F4D" w:rsidP="000169E0">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 xml:space="preserve">ساخت مساکن استاندارد و نمونه </w:t>
            </w:r>
            <w:del w:id="17489" w:author="Mehrnazi Boojari" w:date="2019-01-09T23:38:00Z">
              <w:r w:rsidRPr="006F53E7" w:rsidDel="00947B53">
                <w:rPr>
                  <w:rFonts w:ascii="B Lotus" w:hAnsi="B Lotus" w:cs="B Lotus"/>
                  <w:sz w:val="18"/>
                  <w:szCs w:val="18"/>
                  <w:rtl/>
                  <w:lang w:bidi="fa-IR"/>
                </w:rPr>
                <w:delText>بر اساس</w:delText>
              </w:r>
            </w:del>
            <w:ins w:id="17490" w:author="Mehrnazi Boojari" w:date="2019-01-09T23:38:00Z">
              <w:r w:rsidR="00947B53">
                <w:rPr>
                  <w:rFonts w:ascii="B Lotus" w:hAnsi="B Lotus" w:cs="B Lotus"/>
                  <w:sz w:val="18"/>
                  <w:szCs w:val="18"/>
                  <w:rtl/>
                  <w:lang w:bidi="fa-IR"/>
                </w:rPr>
                <w:t>بر</w:t>
              </w:r>
              <w:r w:rsidR="00947B53">
                <w:rPr>
                  <w:rFonts w:ascii="Times New Roman" w:hAnsi="Times New Roman" w:cs="Times New Roman" w:hint="cs"/>
                  <w:sz w:val="18"/>
                  <w:szCs w:val="18"/>
                  <w:rtl/>
                  <w:lang w:bidi="fa-IR"/>
                </w:rPr>
                <w:t> </w:t>
              </w:r>
              <w:r w:rsidR="00947B53">
                <w:rPr>
                  <w:rFonts w:ascii="B Lotus" w:hAnsi="B Lotus" w:cs="B Lotus"/>
                  <w:sz w:val="18"/>
                  <w:szCs w:val="18"/>
                  <w:rtl/>
                  <w:lang w:bidi="fa-IR"/>
                </w:rPr>
                <w:t>اساس</w:t>
              </w:r>
            </w:ins>
            <w:r w:rsidRPr="006F53E7">
              <w:rPr>
                <w:rFonts w:ascii="B Lotus" w:hAnsi="B Lotus" w:cs="B Lotus"/>
                <w:sz w:val="18"/>
                <w:szCs w:val="18"/>
                <w:rtl/>
                <w:lang w:bidi="fa-IR"/>
              </w:rPr>
              <w:t xml:space="preserve"> ضوابط تدو</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ن</w:t>
            </w:r>
            <w:ins w:id="17491" w:author="Mehrnazi Boojari" w:date="2019-01-15T05:33:00Z">
              <w:r w:rsidR="000169E0">
                <w:rPr>
                  <w:rFonts w:ascii="B Lotus" w:hAnsi="B Lotus" w:cs="B Nazanin" w:hint="cs"/>
                  <w:sz w:val="18"/>
                  <w:szCs w:val="18"/>
                  <w:rtl/>
                  <w:lang w:bidi="fa-IR"/>
                </w:rPr>
                <w:t>‌</w:t>
              </w:r>
            </w:ins>
            <w:del w:id="17492" w:author="Mehrnazi Boojari" w:date="2019-01-15T05:33:00Z">
              <w:r w:rsidRPr="006F53E7" w:rsidDel="000169E0">
                <w:rPr>
                  <w:rFonts w:ascii="B Lotus" w:hAnsi="B Lotus" w:cs="B Lotus"/>
                  <w:sz w:val="18"/>
                  <w:szCs w:val="18"/>
                  <w:rtl/>
                  <w:lang w:bidi="fa-IR"/>
                </w:rPr>
                <w:delText xml:space="preserve"> </w:delText>
              </w:r>
            </w:del>
            <w:r w:rsidRPr="006F53E7">
              <w:rPr>
                <w:rFonts w:ascii="B Lotus" w:hAnsi="B Lotus" w:cs="B Lotus"/>
                <w:sz w:val="18"/>
                <w:szCs w:val="18"/>
                <w:rtl/>
                <w:lang w:bidi="fa-IR"/>
              </w:rPr>
              <w:t>شده در بند</w:t>
            </w:r>
            <w:ins w:id="17493" w:author="Mehrnazi Boojari" w:date="2019-01-15T05:33:00Z">
              <w:r w:rsidR="000169E0">
                <w:rPr>
                  <w:rFonts w:ascii="B Lotus" w:hAnsi="B Lotus" w:cs="B Lotus" w:hint="cs"/>
                  <w:sz w:val="18"/>
                  <w:szCs w:val="18"/>
                  <w:rtl/>
                  <w:lang w:bidi="fa-IR"/>
                </w:rPr>
                <w:t xml:space="preserve"> </w:t>
              </w:r>
            </w:ins>
            <w:r w:rsidR="006F53E7" w:rsidRPr="000169E0">
              <w:rPr>
                <w:rFonts w:ascii="B Lotus" w:hAnsi="B Lotus" w:cs="B Lotus"/>
                <w:sz w:val="18"/>
                <w:szCs w:val="18"/>
                <w:highlight w:val="yellow"/>
                <w:rtl/>
                <w:lang w:bidi="fa-IR"/>
                <w:rPrChange w:id="17494" w:author="Mehrnazi Boojari" w:date="2019-01-15T05:33:00Z">
                  <w:rPr>
                    <w:rFonts w:ascii="B Lotus" w:eastAsia="B Nazanin" w:hAnsi="B Lotus" w:cs="B Lotus"/>
                    <w:b/>
                    <w:bCs/>
                    <w:color w:val="000000" w:themeColor="text1"/>
                    <w:sz w:val="18"/>
                    <w:szCs w:val="18"/>
                    <w:rtl/>
                    <w:lang w:bidi="fa-IR"/>
                  </w:rPr>
                </w:rPrChange>
              </w:rPr>
              <w:t>4.2.2</w:t>
            </w:r>
            <w:r w:rsidR="006F53E7">
              <w:rPr>
                <w:rFonts w:ascii="B Lotus" w:hAnsi="B Lotus" w:cs="B Lotus" w:hint="cs"/>
                <w:sz w:val="18"/>
                <w:szCs w:val="18"/>
                <w:rtl/>
                <w:lang w:bidi="fa-IR"/>
              </w:rPr>
              <w:t xml:space="preserve"> </w:t>
            </w:r>
            <w:r w:rsidRPr="006F53E7">
              <w:rPr>
                <w:rFonts w:ascii="B Lotus" w:hAnsi="B Lotus" w:cs="B Lotus"/>
                <w:sz w:val="18"/>
                <w:szCs w:val="18"/>
                <w:rtl/>
                <w:lang w:bidi="fa-IR"/>
              </w:rPr>
              <w:t>و معرف</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و الگوساز</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آن</w:t>
            </w:r>
          </w:p>
        </w:tc>
        <w:tc>
          <w:tcPr>
            <w:tcW w:w="1023" w:type="dxa"/>
            <w:vMerge/>
            <w:shd w:val="clear" w:color="auto" w:fill="FFF2CC" w:themeFill="accent4" w:themeFillTint="33"/>
            <w:vAlign w:val="center"/>
          </w:tcPr>
          <w:p w14:paraId="2C6EB0A1"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093" w:type="dxa"/>
            <w:vMerge/>
            <w:shd w:val="clear" w:color="auto" w:fill="FFF2CC" w:themeFill="accent4" w:themeFillTint="33"/>
            <w:vAlign w:val="center"/>
          </w:tcPr>
          <w:p w14:paraId="2D7ADDF7"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704" w:type="dxa"/>
            <w:vMerge/>
            <w:shd w:val="clear" w:color="auto" w:fill="FFF2CC" w:themeFill="accent4" w:themeFillTint="33"/>
          </w:tcPr>
          <w:p w14:paraId="5DA21F86"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825" w:type="dxa"/>
            <w:vMerge/>
            <w:shd w:val="clear" w:color="auto" w:fill="FFF2CC" w:themeFill="accent4" w:themeFillTint="33"/>
            <w:vAlign w:val="center"/>
          </w:tcPr>
          <w:p w14:paraId="2FA04CDE"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r>
      <w:tr w:rsidR="00EA6F4D" w:rsidRPr="00EA6F4D" w14:paraId="5286C0A1"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44CA9964"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2B6B753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FFF2CC" w:themeFill="accent4" w:themeFillTint="33"/>
            <w:vAlign w:val="center"/>
          </w:tcPr>
          <w:p w14:paraId="547C50F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FFF2CC" w:themeFill="accent4" w:themeFillTint="33"/>
            <w:vAlign w:val="center"/>
          </w:tcPr>
          <w:p w14:paraId="403ADDF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023" w:type="dxa"/>
            <w:vMerge/>
            <w:shd w:val="clear" w:color="auto" w:fill="FFF2CC" w:themeFill="accent4" w:themeFillTint="33"/>
            <w:vAlign w:val="center"/>
          </w:tcPr>
          <w:p w14:paraId="2D62E69D"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093" w:type="dxa"/>
            <w:vMerge/>
            <w:shd w:val="clear" w:color="auto" w:fill="FFF2CC" w:themeFill="accent4" w:themeFillTint="33"/>
            <w:vAlign w:val="center"/>
          </w:tcPr>
          <w:p w14:paraId="4635D540"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704" w:type="dxa"/>
            <w:vMerge/>
            <w:shd w:val="clear" w:color="auto" w:fill="FFF2CC" w:themeFill="accent4" w:themeFillTint="33"/>
          </w:tcPr>
          <w:p w14:paraId="1A42C547"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p>
        </w:tc>
        <w:tc>
          <w:tcPr>
            <w:tcW w:w="2825" w:type="dxa"/>
            <w:shd w:val="clear" w:color="auto" w:fill="FFF2CC" w:themeFill="accent4" w:themeFillTint="33"/>
            <w:vAlign w:val="center"/>
          </w:tcPr>
          <w:p w14:paraId="0E970425"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rPr>
              <w:t xml:space="preserve">منشور اهداف اجرای طرح </w:t>
            </w:r>
            <w:r w:rsidRPr="006F53E7">
              <w:rPr>
                <w:rFonts w:ascii="B Lotus" w:hAnsi="B Lotus" w:cs="B Lotus" w:hint="cs"/>
                <w:sz w:val="18"/>
                <w:szCs w:val="18"/>
                <w:rtl/>
              </w:rPr>
              <w:t>وی</w:t>
            </w:r>
            <w:r w:rsidRPr="006F53E7">
              <w:rPr>
                <w:rFonts w:ascii="B Lotus" w:hAnsi="B Lotus" w:cs="B Lotus"/>
                <w:sz w:val="18"/>
                <w:szCs w:val="18"/>
                <w:rtl/>
              </w:rPr>
              <w:t>ژه بهسازی و نوسازی مسکن روستایی</w:t>
            </w:r>
          </w:p>
        </w:tc>
      </w:tr>
      <w:tr w:rsidR="00EA6F4D" w:rsidRPr="00EA6F4D" w14:paraId="11FDA768"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1698BB61"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7C59386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FFF2CC" w:themeFill="accent4" w:themeFillTint="33"/>
            <w:vAlign w:val="center"/>
          </w:tcPr>
          <w:p w14:paraId="05D4A74D"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FFF2CC" w:themeFill="accent4" w:themeFillTint="33"/>
            <w:vAlign w:val="center"/>
          </w:tcPr>
          <w:p w14:paraId="4A22E227"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023" w:type="dxa"/>
            <w:vMerge/>
            <w:shd w:val="clear" w:color="auto" w:fill="FFF2CC" w:themeFill="accent4" w:themeFillTint="33"/>
            <w:vAlign w:val="center"/>
          </w:tcPr>
          <w:p w14:paraId="374AE05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093" w:type="dxa"/>
            <w:vMerge/>
            <w:shd w:val="clear" w:color="auto" w:fill="FFF2CC" w:themeFill="accent4" w:themeFillTint="33"/>
            <w:vAlign w:val="center"/>
          </w:tcPr>
          <w:p w14:paraId="4E8C375A"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704" w:type="dxa"/>
            <w:vMerge/>
            <w:shd w:val="clear" w:color="auto" w:fill="FFF2CC" w:themeFill="accent4" w:themeFillTint="33"/>
          </w:tcPr>
          <w:p w14:paraId="74344CD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p>
        </w:tc>
        <w:tc>
          <w:tcPr>
            <w:tcW w:w="2825" w:type="dxa"/>
            <w:shd w:val="clear" w:color="auto" w:fill="FFF2CC" w:themeFill="accent4" w:themeFillTint="33"/>
            <w:vAlign w:val="center"/>
          </w:tcPr>
          <w:p w14:paraId="1573AE98" w14:textId="77777777" w:rsidR="00EA6F4D" w:rsidRPr="006F53E7" w:rsidRDefault="00EA6F4D" w:rsidP="00847DA6">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del w:id="17495" w:author="Mehrnazi Boojari" w:date="2019-01-15T05:38:00Z">
              <w:r w:rsidRPr="006F53E7" w:rsidDel="00847DA6">
                <w:rPr>
                  <w:rFonts w:ascii="B Lotus" w:hAnsi="B Lotus" w:cs="B Lotus" w:hint="cs"/>
                  <w:sz w:val="18"/>
                  <w:szCs w:val="18"/>
                  <w:rtl/>
                </w:rPr>
                <w:delText xml:space="preserve">ماده </w:delText>
              </w:r>
            </w:del>
            <w:ins w:id="17496" w:author="Mehrnazi Boojari" w:date="2019-01-15T05:38:00Z">
              <w:r w:rsidR="00847DA6" w:rsidRPr="006F53E7">
                <w:rPr>
                  <w:rFonts w:ascii="B Lotus" w:hAnsi="B Lotus" w:cs="B Lotus" w:hint="cs"/>
                  <w:sz w:val="18"/>
                  <w:szCs w:val="18"/>
                  <w:rtl/>
                </w:rPr>
                <w:t>ماد</w:t>
              </w:r>
              <w:r w:rsidR="00847DA6">
                <w:rPr>
                  <w:rFonts w:ascii="B Lotus" w:hAnsi="B Lotus" w:cs="B Lotus" w:hint="cs"/>
                  <w:sz w:val="18"/>
                  <w:szCs w:val="18"/>
                  <w:rtl/>
                </w:rPr>
                <w:t>ۀ</w:t>
              </w:r>
              <w:r w:rsidR="00847DA6" w:rsidRPr="006F53E7">
                <w:rPr>
                  <w:rFonts w:ascii="B Lotus" w:hAnsi="B Lotus" w:cs="B Lotus" w:hint="cs"/>
                  <w:sz w:val="18"/>
                  <w:szCs w:val="18"/>
                  <w:rtl/>
                </w:rPr>
                <w:t xml:space="preserve"> </w:t>
              </w:r>
            </w:ins>
            <w:r w:rsidRPr="006F53E7">
              <w:rPr>
                <w:rFonts w:ascii="B Lotus" w:hAnsi="B Lotus" w:cs="B Lotus" w:hint="cs"/>
                <w:sz w:val="18"/>
                <w:szCs w:val="18"/>
                <w:rtl/>
              </w:rPr>
              <w:t>11 قانون ساماندهی و حمایت از تولید و عرضه مسکن سال 1387</w:t>
            </w:r>
          </w:p>
        </w:tc>
      </w:tr>
      <w:tr w:rsidR="00EA6F4D" w:rsidRPr="00EA6F4D" w14:paraId="5AE1F4C8"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4B0BFE5F" w14:textId="77777777" w:rsidR="00EA6F4D" w:rsidRPr="006F53E7" w:rsidRDefault="00EA6F4D" w:rsidP="00EA6F4D">
            <w:pPr>
              <w:bidi/>
              <w:jc w:val="center"/>
              <w:rPr>
                <w:rFonts w:ascii="B Lotus" w:hAnsi="B Lotus" w:cs="B Lotus"/>
                <w:sz w:val="16"/>
                <w:szCs w:val="16"/>
                <w:rtl/>
                <w:lang w:bidi="fa-IR"/>
              </w:rPr>
            </w:pPr>
          </w:p>
        </w:tc>
        <w:tc>
          <w:tcPr>
            <w:tcW w:w="1296" w:type="dxa"/>
            <w:vMerge w:val="restart"/>
            <w:shd w:val="clear" w:color="auto" w:fill="auto"/>
            <w:vAlign w:val="center"/>
          </w:tcPr>
          <w:p w14:paraId="262A6831"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lang w:bidi="fa-IR"/>
              </w:rPr>
            </w:pPr>
            <w:r w:rsidRPr="006F53E7">
              <w:rPr>
                <w:rFonts w:ascii="B Lotus" w:hAnsi="B Lotus" w:cs="B Lotus" w:hint="cs"/>
                <w:sz w:val="16"/>
                <w:szCs w:val="16"/>
                <w:rtl/>
                <w:lang w:bidi="fa-IR"/>
              </w:rPr>
              <w:t>نبود</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ضوابط</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و</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مقررات</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طراحی</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و</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ساخت</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مسکن</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روستایی</w:t>
            </w:r>
          </w:p>
          <w:p w14:paraId="43EBE5EF"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val="restart"/>
            <w:shd w:val="clear" w:color="auto" w:fill="D9E2F3" w:themeFill="accent5" w:themeFillTint="33"/>
            <w:vAlign w:val="center"/>
          </w:tcPr>
          <w:p w14:paraId="4BE0DC43"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6F53E7">
              <w:rPr>
                <w:rFonts w:ascii="B Lotus" w:hAnsi="B Lotus" w:cs="B Lotus" w:hint="cs"/>
                <w:sz w:val="16"/>
                <w:szCs w:val="16"/>
                <w:rtl/>
                <w:lang w:bidi="fa-IR"/>
              </w:rPr>
              <w:t xml:space="preserve">تقنینی </w:t>
            </w:r>
          </w:p>
        </w:tc>
        <w:tc>
          <w:tcPr>
            <w:tcW w:w="2551" w:type="dxa"/>
            <w:vMerge w:val="restart"/>
            <w:shd w:val="clear" w:color="auto" w:fill="D9E2F3" w:themeFill="accent5" w:themeFillTint="33"/>
            <w:vAlign w:val="center"/>
          </w:tcPr>
          <w:p w14:paraId="0C6ED96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6F53E7">
              <w:rPr>
                <w:rFonts w:ascii="B Lotus" w:hAnsi="B Lotus" w:cs="B Lotus"/>
                <w:sz w:val="18"/>
                <w:szCs w:val="18"/>
                <w:rtl/>
              </w:rPr>
              <w:t>تدوین مقررات</w:t>
            </w:r>
            <w:r w:rsidRPr="006F53E7">
              <w:rPr>
                <w:rFonts w:ascii="B Lotus" w:hAnsi="B Lotus" w:cs="B Lotus" w:hint="cs"/>
                <w:sz w:val="18"/>
                <w:szCs w:val="18"/>
                <w:rtl/>
              </w:rPr>
              <w:t xml:space="preserve"> و ضوابط</w:t>
            </w:r>
            <w:r w:rsidRPr="006F53E7">
              <w:rPr>
                <w:rFonts w:ascii="B Lotus" w:hAnsi="B Lotus" w:cs="B Lotus"/>
                <w:sz w:val="18"/>
                <w:szCs w:val="18"/>
                <w:rtl/>
              </w:rPr>
              <w:t xml:space="preserve"> </w:t>
            </w:r>
            <w:del w:id="17497" w:author="Mehrnazi Boojari" w:date="2019-01-07T22:28:00Z">
              <w:r w:rsidRPr="006F53E7" w:rsidDel="00051F26">
                <w:rPr>
                  <w:rFonts w:ascii="B Lotus" w:hAnsi="B Lotus" w:cs="B Lotus" w:hint="cs"/>
                  <w:sz w:val="18"/>
                  <w:szCs w:val="18"/>
                  <w:rtl/>
                </w:rPr>
                <w:delText>ساخت و ساز</w:delText>
              </w:r>
            </w:del>
            <w:ins w:id="17498" w:author="Mehrnazi Boojari" w:date="2019-01-07T22:28:00Z">
              <w:r w:rsidR="00051F26">
                <w:rPr>
                  <w:rFonts w:ascii="B Lotus" w:hAnsi="B Lotus" w:cs="B Lotus" w:hint="cs"/>
                  <w:sz w:val="18"/>
                  <w:szCs w:val="18"/>
                  <w:rtl/>
                </w:rPr>
                <w:t>ساخت</w:t>
              </w:r>
              <w:r w:rsidR="00051F26">
                <w:rPr>
                  <w:rFonts w:ascii="Times New Roman" w:hAnsi="Times New Roman" w:cs="Times New Roman" w:hint="cs"/>
                  <w:sz w:val="18"/>
                  <w:szCs w:val="18"/>
                  <w:rtl/>
                </w:rPr>
                <w:t> </w:t>
              </w:r>
              <w:r w:rsidR="00051F26">
                <w:rPr>
                  <w:rFonts w:ascii="B Lotus" w:hAnsi="B Lotus" w:cs="B Lotus" w:hint="cs"/>
                  <w:sz w:val="18"/>
                  <w:szCs w:val="18"/>
                  <w:rtl/>
                </w:rPr>
                <w:t>و</w:t>
              </w:r>
              <w:r w:rsidR="00051F26">
                <w:rPr>
                  <w:rFonts w:ascii="Times New Roman" w:hAnsi="Times New Roman" w:cs="Times New Roman" w:hint="cs"/>
                  <w:sz w:val="18"/>
                  <w:szCs w:val="18"/>
                  <w:rtl/>
                </w:rPr>
                <w:t> </w:t>
              </w:r>
              <w:r w:rsidR="00051F26">
                <w:rPr>
                  <w:rFonts w:ascii="B Lotus" w:hAnsi="B Lotus" w:cs="B Lotus" w:hint="cs"/>
                  <w:sz w:val="18"/>
                  <w:szCs w:val="18"/>
                  <w:rtl/>
                </w:rPr>
                <w:t>ساز</w:t>
              </w:r>
            </w:ins>
            <w:r w:rsidRPr="006F53E7">
              <w:rPr>
                <w:rFonts w:ascii="B Lotus" w:hAnsi="B Lotus" w:cs="B Lotus" w:hint="cs"/>
                <w:sz w:val="18"/>
                <w:szCs w:val="18"/>
                <w:rtl/>
              </w:rPr>
              <w:t xml:space="preserve"> روستایی </w:t>
            </w:r>
            <w:del w:id="17499" w:author="Mehrnazi Boojari" w:date="2019-01-10T01:06:00Z">
              <w:r w:rsidRPr="006F53E7" w:rsidDel="00647583">
                <w:rPr>
                  <w:rFonts w:ascii="B Lotus" w:hAnsi="B Lotus" w:cs="B Lotus" w:hint="cs"/>
                  <w:sz w:val="18"/>
                  <w:szCs w:val="18"/>
                  <w:rtl/>
                </w:rPr>
                <w:delText>مبتنی بر</w:delText>
              </w:r>
            </w:del>
            <w:ins w:id="17500" w:author="Mehrnazi Boojari" w:date="2019-01-10T01:06:00Z">
              <w:r w:rsidR="00647583">
                <w:rPr>
                  <w:rFonts w:ascii="B Lotus" w:hAnsi="B Lotus" w:cs="B Lotus" w:hint="cs"/>
                  <w:sz w:val="18"/>
                  <w:szCs w:val="18"/>
                  <w:rtl/>
                </w:rPr>
                <w:t>مبتنی</w:t>
              </w:r>
              <w:r w:rsidR="00647583">
                <w:rPr>
                  <w:rFonts w:ascii="Times New Roman" w:hAnsi="Times New Roman" w:cs="Times New Roman" w:hint="cs"/>
                  <w:sz w:val="18"/>
                  <w:szCs w:val="18"/>
                  <w:rtl/>
                </w:rPr>
                <w:t> </w:t>
              </w:r>
              <w:r w:rsidR="00647583">
                <w:rPr>
                  <w:rFonts w:ascii="B Lotus" w:hAnsi="B Lotus" w:cs="B Lotus" w:hint="cs"/>
                  <w:sz w:val="18"/>
                  <w:szCs w:val="18"/>
                  <w:rtl/>
                </w:rPr>
                <w:t>بر</w:t>
              </w:r>
            </w:ins>
            <w:r w:rsidRPr="006F53E7">
              <w:rPr>
                <w:rFonts w:ascii="B Lotus" w:hAnsi="B Lotus" w:cs="B Lotus" w:hint="cs"/>
                <w:sz w:val="18"/>
                <w:szCs w:val="18"/>
                <w:rtl/>
              </w:rPr>
              <w:t xml:space="preserve"> بوم</w:t>
            </w:r>
            <w:del w:id="17501" w:author="Mehrnazi Boojari" w:date="2019-01-07T09:47:00Z">
              <w:r w:rsidRPr="006F53E7" w:rsidDel="006F7CCF">
                <w:rPr>
                  <w:rFonts w:ascii="B Lotus" w:hAnsi="B Lotus" w:cs="B Lotus" w:hint="cs"/>
                  <w:sz w:val="18"/>
                  <w:szCs w:val="18"/>
                  <w:rtl/>
                </w:rPr>
                <w:delText xml:space="preserve"> ،</w:delText>
              </w:r>
            </w:del>
            <w:ins w:id="17502" w:author="Mehrnazi Boojari" w:date="2019-01-07T09:47:00Z">
              <w:r w:rsidR="006F7CCF">
                <w:rPr>
                  <w:rFonts w:ascii="B Lotus" w:hAnsi="B Lotus" w:cs="B Lotus" w:hint="cs"/>
                  <w:sz w:val="18"/>
                  <w:szCs w:val="18"/>
                  <w:rtl/>
                </w:rPr>
                <w:t>،</w:t>
              </w:r>
            </w:ins>
            <w:r w:rsidRPr="006F53E7">
              <w:rPr>
                <w:rFonts w:ascii="B Lotus" w:hAnsi="B Lotus" w:cs="B Lotus" w:hint="cs"/>
                <w:sz w:val="18"/>
                <w:szCs w:val="18"/>
                <w:rtl/>
              </w:rPr>
              <w:t xml:space="preserve"> معیشت و هویت روستایی </w:t>
            </w:r>
          </w:p>
        </w:tc>
        <w:tc>
          <w:tcPr>
            <w:tcW w:w="1023" w:type="dxa"/>
            <w:vMerge w:val="restart"/>
            <w:shd w:val="clear" w:color="auto" w:fill="D9E2F3" w:themeFill="accent5" w:themeFillTint="33"/>
            <w:vAlign w:val="center"/>
          </w:tcPr>
          <w:p w14:paraId="1396D67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6F53E7">
              <w:rPr>
                <w:rFonts w:ascii="B Lotus" w:hAnsi="B Lotus" w:cs="B Lotus" w:hint="cs"/>
                <w:sz w:val="16"/>
                <w:szCs w:val="16"/>
                <w:rtl/>
              </w:rPr>
              <w:t xml:space="preserve">دفتر تدوین </w:t>
            </w:r>
            <w:r w:rsidRPr="006F53E7">
              <w:rPr>
                <w:rFonts w:ascii="B Lotus" w:hAnsi="B Lotus" w:cs="B Lotus"/>
                <w:sz w:val="16"/>
                <w:szCs w:val="16"/>
                <w:rtl/>
              </w:rPr>
              <w:t>مقررات مل</w:t>
            </w:r>
            <w:r w:rsidRPr="006F53E7">
              <w:rPr>
                <w:rFonts w:ascii="B Lotus" w:hAnsi="B Lotus" w:cs="B Lotus" w:hint="cs"/>
                <w:sz w:val="16"/>
                <w:szCs w:val="16"/>
                <w:rtl/>
              </w:rPr>
              <w:t xml:space="preserve">ی ساختمان </w:t>
            </w:r>
            <w:del w:id="17503" w:author="Mehrnazi Boojari" w:date="2019-01-11T01:03:00Z">
              <w:r w:rsidRPr="006F53E7" w:rsidDel="00A97350">
                <w:rPr>
                  <w:rFonts w:ascii="B Lotus" w:hAnsi="B Lotus" w:cs="B Lotus" w:hint="cs"/>
                  <w:sz w:val="16"/>
                  <w:szCs w:val="16"/>
                  <w:rtl/>
                </w:rPr>
                <w:delText>وزرات</w:delText>
              </w:r>
            </w:del>
            <w:ins w:id="17504" w:author="Mehrnazi Boojari" w:date="2019-01-11T01:03:00Z">
              <w:r w:rsidR="00A97350">
                <w:rPr>
                  <w:rFonts w:ascii="B Lotus" w:hAnsi="B Lotus" w:cs="B Lotus" w:hint="cs"/>
                  <w:sz w:val="16"/>
                  <w:szCs w:val="16"/>
                  <w:rtl/>
                </w:rPr>
                <w:t>وزارت</w:t>
              </w:r>
            </w:ins>
            <w:r w:rsidRPr="006F53E7">
              <w:rPr>
                <w:rFonts w:ascii="B Lotus" w:hAnsi="B Lotus" w:cs="B Lotus" w:hint="cs"/>
                <w:sz w:val="16"/>
                <w:szCs w:val="16"/>
                <w:rtl/>
              </w:rPr>
              <w:t xml:space="preserve"> راه و شهرسازی</w:t>
            </w:r>
          </w:p>
        </w:tc>
        <w:tc>
          <w:tcPr>
            <w:tcW w:w="2093" w:type="dxa"/>
            <w:vMerge w:val="restart"/>
            <w:shd w:val="clear" w:color="auto" w:fill="D9E2F3" w:themeFill="accent5" w:themeFillTint="33"/>
            <w:vAlign w:val="center"/>
          </w:tcPr>
          <w:p w14:paraId="1CAED78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6F53E7">
              <w:rPr>
                <w:rFonts w:ascii="B Lotus" w:hAnsi="B Lotus" w:cs="B Lotus" w:hint="cs"/>
                <w:sz w:val="16"/>
                <w:szCs w:val="16"/>
                <w:rtl/>
                <w:lang w:bidi="fa-IR"/>
              </w:rPr>
              <w:t xml:space="preserve">بنیاد مسکن </w:t>
            </w:r>
          </w:p>
        </w:tc>
        <w:tc>
          <w:tcPr>
            <w:tcW w:w="1704" w:type="dxa"/>
            <w:vMerge w:val="restart"/>
            <w:shd w:val="clear" w:color="auto" w:fill="D9E2F3" w:themeFill="accent5" w:themeFillTint="33"/>
            <w:vAlign w:val="center"/>
          </w:tcPr>
          <w:p w14:paraId="7A8FC570"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6F53E7">
              <w:rPr>
                <w:rFonts w:ascii="B Lotus" w:hAnsi="B Lotus" w:cs="B Lotus" w:hint="cs"/>
                <w:sz w:val="16"/>
                <w:szCs w:val="16"/>
                <w:rtl/>
              </w:rPr>
              <w:t>معاونت زیرساخت و عمران</w:t>
            </w:r>
          </w:p>
          <w:p w14:paraId="789640A3"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6F53E7">
              <w:rPr>
                <w:rFonts w:ascii="B Lotus" w:hAnsi="B Lotus" w:cs="B Lotus" w:hint="cs"/>
                <w:sz w:val="16"/>
                <w:szCs w:val="16"/>
                <w:rtl/>
              </w:rPr>
              <w:t>معاونت اشتغال</w:t>
            </w:r>
          </w:p>
          <w:p w14:paraId="373A9D3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6F53E7">
              <w:rPr>
                <w:rFonts w:ascii="B Lotus" w:hAnsi="B Lotus" w:cs="B Lotus" w:hint="cs"/>
                <w:sz w:val="16"/>
                <w:szCs w:val="16"/>
                <w:rtl/>
              </w:rPr>
              <w:t>معاونت فرهنگی و اجتماعی</w:t>
            </w:r>
          </w:p>
          <w:p w14:paraId="5EAECF8D"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p>
        </w:tc>
        <w:tc>
          <w:tcPr>
            <w:tcW w:w="2825" w:type="dxa"/>
            <w:shd w:val="clear" w:color="auto" w:fill="D9E2F3" w:themeFill="accent5" w:themeFillTint="33"/>
            <w:vAlign w:val="center"/>
          </w:tcPr>
          <w:p w14:paraId="735D3C5F" w14:textId="77777777" w:rsidR="00EA6F4D" w:rsidRPr="006F53E7" w:rsidRDefault="00EA6F4D" w:rsidP="00847DA6">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del w:id="17505" w:author="Mehrnazi Boojari" w:date="2019-01-15T05:39:00Z">
              <w:r w:rsidRPr="006F53E7" w:rsidDel="00847DA6">
                <w:rPr>
                  <w:rFonts w:ascii="B Lotus" w:hAnsi="B Lotus" w:cs="B Lotus" w:hint="cs"/>
                  <w:sz w:val="16"/>
                  <w:szCs w:val="16"/>
                  <w:rtl/>
                </w:rPr>
                <w:delText xml:space="preserve">ماده </w:delText>
              </w:r>
            </w:del>
            <w:ins w:id="17506" w:author="Mehrnazi Boojari" w:date="2019-01-15T05:39:00Z">
              <w:r w:rsidR="00847DA6" w:rsidRPr="006F53E7">
                <w:rPr>
                  <w:rFonts w:ascii="B Lotus" w:hAnsi="B Lotus" w:cs="B Lotus" w:hint="cs"/>
                  <w:sz w:val="16"/>
                  <w:szCs w:val="16"/>
                  <w:rtl/>
                </w:rPr>
                <w:t>ماد</w:t>
              </w:r>
              <w:r w:rsidR="00847DA6">
                <w:rPr>
                  <w:rFonts w:ascii="B Lotus" w:hAnsi="B Lotus" w:cs="B Lotus" w:hint="cs"/>
                  <w:sz w:val="16"/>
                  <w:szCs w:val="16"/>
                  <w:rtl/>
                </w:rPr>
                <w:t>ۀ</w:t>
              </w:r>
              <w:r w:rsidR="00847DA6" w:rsidRPr="006F53E7">
                <w:rPr>
                  <w:rFonts w:ascii="B Lotus" w:hAnsi="B Lotus" w:cs="B Lotus" w:hint="cs"/>
                  <w:sz w:val="16"/>
                  <w:szCs w:val="16"/>
                  <w:rtl/>
                </w:rPr>
                <w:t xml:space="preserve"> </w:t>
              </w:r>
            </w:ins>
            <w:r w:rsidRPr="006F53E7">
              <w:rPr>
                <w:rFonts w:ascii="B Lotus" w:hAnsi="B Lotus" w:cs="B Lotus" w:hint="cs"/>
                <w:sz w:val="16"/>
                <w:szCs w:val="16"/>
                <w:rtl/>
              </w:rPr>
              <w:t>10</w:t>
            </w:r>
            <w:del w:id="17507" w:author="Mehrnazi Boojari" w:date="2019-01-07T09:47:00Z">
              <w:r w:rsidRPr="006F53E7" w:rsidDel="006F7CCF">
                <w:rPr>
                  <w:rFonts w:ascii="B Lotus" w:hAnsi="B Lotus" w:cs="B Lotus" w:hint="cs"/>
                  <w:sz w:val="16"/>
                  <w:szCs w:val="16"/>
                  <w:rtl/>
                </w:rPr>
                <w:delText xml:space="preserve"> ؛</w:delText>
              </w:r>
            </w:del>
            <w:r w:rsidRPr="006F53E7">
              <w:rPr>
                <w:rFonts w:ascii="B Lotus" w:hAnsi="B Lotus" w:cs="B Lotus" w:hint="cs"/>
                <w:sz w:val="16"/>
                <w:szCs w:val="16"/>
                <w:rtl/>
              </w:rPr>
              <w:t xml:space="preserve"> </w:t>
            </w:r>
            <w:del w:id="17508" w:author="Mehrnazi Boojari" w:date="2019-01-15T05:39:00Z">
              <w:r w:rsidRPr="006F53E7" w:rsidDel="00847DA6">
                <w:rPr>
                  <w:rFonts w:ascii="B Lotus" w:hAnsi="B Lotus" w:cs="B Lotus"/>
                  <w:sz w:val="16"/>
                  <w:szCs w:val="16"/>
                  <w:rtl/>
                </w:rPr>
                <w:delText xml:space="preserve">آئين‌نامه‌اجرايي‌تهيه‌و </w:delText>
              </w:r>
            </w:del>
            <w:ins w:id="17509" w:author="Mehrnazi Boojari" w:date="2019-01-15T05:39:00Z">
              <w:r w:rsidR="00847DA6" w:rsidRPr="006F53E7">
                <w:rPr>
                  <w:rFonts w:ascii="B Lotus" w:hAnsi="B Lotus" w:cs="B Lotus"/>
                  <w:sz w:val="16"/>
                  <w:szCs w:val="16"/>
                  <w:rtl/>
                </w:rPr>
                <w:t>آ</w:t>
              </w:r>
              <w:r w:rsidR="00847DA6">
                <w:rPr>
                  <w:rFonts w:ascii="B Lotus" w:hAnsi="B Lotus" w:cs="B Lotus" w:hint="cs"/>
                  <w:sz w:val="16"/>
                  <w:szCs w:val="16"/>
                  <w:rtl/>
                </w:rPr>
                <w:t>ی</w:t>
              </w:r>
              <w:r w:rsidR="00847DA6" w:rsidRPr="006F53E7">
                <w:rPr>
                  <w:rFonts w:ascii="B Lotus" w:hAnsi="B Lotus" w:cs="B Lotus"/>
                  <w:sz w:val="16"/>
                  <w:szCs w:val="16"/>
                  <w:rtl/>
                </w:rPr>
                <w:t>ين‌نامه‌</w:t>
              </w:r>
              <w:r w:rsidR="00847DA6">
                <w:rPr>
                  <w:rFonts w:ascii="B Lotus" w:hAnsi="B Lotus" w:cs="B Lotus" w:hint="cs"/>
                  <w:sz w:val="16"/>
                  <w:szCs w:val="16"/>
                  <w:rtl/>
                </w:rPr>
                <w:t xml:space="preserve"> </w:t>
              </w:r>
              <w:r w:rsidR="00847DA6" w:rsidRPr="006F53E7">
                <w:rPr>
                  <w:rFonts w:ascii="B Lotus" w:hAnsi="B Lotus" w:cs="B Lotus"/>
                  <w:sz w:val="16"/>
                  <w:szCs w:val="16"/>
                  <w:rtl/>
                </w:rPr>
                <w:t>اجرايي</w:t>
              </w:r>
              <w:r w:rsidR="00847DA6">
                <w:rPr>
                  <w:rFonts w:ascii="B Lotus" w:hAnsi="B Lotus" w:cs="B Lotus" w:hint="cs"/>
                  <w:sz w:val="16"/>
                  <w:szCs w:val="16"/>
                  <w:rtl/>
                </w:rPr>
                <w:t xml:space="preserve"> </w:t>
              </w:r>
              <w:r w:rsidR="00847DA6" w:rsidRPr="006F53E7">
                <w:rPr>
                  <w:rFonts w:ascii="B Lotus" w:hAnsi="B Lotus" w:cs="B Lotus"/>
                  <w:sz w:val="16"/>
                  <w:szCs w:val="16"/>
                  <w:rtl/>
                </w:rPr>
                <w:t>‌تهيه</w:t>
              </w:r>
              <w:r w:rsidR="00847DA6">
                <w:rPr>
                  <w:rFonts w:ascii="B Lotus" w:hAnsi="B Lotus" w:cs="B Lotus" w:hint="cs"/>
                  <w:sz w:val="16"/>
                  <w:szCs w:val="16"/>
                  <w:rtl/>
                </w:rPr>
                <w:t xml:space="preserve"> </w:t>
              </w:r>
              <w:r w:rsidR="00847DA6" w:rsidRPr="006F53E7">
                <w:rPr>
                  <w:rFonts w:ascii="B Lotus" w:hAnsi="B Lotus" w:cs="B Lotus"/>
                  <w:sz w:val="16"/>
                  <w:szCs w:val="16"/>
                  <w:rtl/>
                </w:rPr>
                <w:t xml:space="preserve">‌و </w:t>
              </w:r>
            </w:ins>
            <w:r w:rsidRPr="006F53E7">
              <w:rPr>
                <w:rFonts w:ascii="B Lotus" w:hAnsi="B Lotus" w:cs="B Lotus"/>
                <w:sz w:val="16"/>
                <w:szCs w:val="16"/>
                <w:rtl/>
              </w:rPr>
              <w:t>تصويب‌</w:t>
            </w:r>
            <w:ins w:id="17510" w:author="Mehrnazi Boojari" w:date="2019-01-15T05:39:00Z">
              <w:r w:rsidR="00847DA6">
                <w:rPr>
                  <w:rFonts w:ascii="B Lotus" w:hAnsi="B Lotus" w:cs="B Lotus" w:hint="cs"/>
                  <w:sz w:val="16"/>
                  <w:szCs w:val="16"/>
                  <w:rtl/>
                </w:rPr>
                <w:t xml:space="preserve"> </w:t>
              </w:r>
            </w:ins>
            <w:r w:rsidRPr="006F53E7">
              <w:rPr>
                <w:rFonts w:ascii="B Lotus" w:hAnsi="B Lotus" w:cs="B Lotus"/>
                <w:sz w:val="16"/>
                <w:szCs w:val="16"/>
                <w:rtl/>
              </w:rPr>
              <w:t>طرح</w:t>
            </w:r>
            <w:ins w:id="17511" w:author="Mehrnazi Boojari" w:date="2019-01-15T05:39:00Z">
              <w:r w:rsidR="00847DA6">
                <w:rPr>
                  <w:rFonts w:ascii="B Lotus" w:hAnsi="B Lotus" w:cs="B Nazanin" w:hint="cs"/>
                  <w:sz w:val="16"/>
                  <w:szCs w:val="16"/>
                  <w:rtl/>
                </w:rPr>
                <w:t>‌</w:t>
              </w:r>
            </w:ins>
            <w:r w:rsidRPr="006F53E7">
              <w:rPr>
                <w:rFonts w:ascii="B Lotus" w:hAnsi="B Lotus" w:cs="B Lotus"/>
                <w:sz w:val="16"/>
                <w:szCs w:val="16"/>
                <w:rtl/>
              </w:rPr>
              <w:t>هاي</w:t>
            </w:r>
            <w:ins w:id="17512" w:author="Mehrnazi Boojari" w:date="2019-01-15T05:39:00Z">
              <w:r w:rsidR="00847DA6">
                <w:rPr>
                  <w:rFonts w:ascii="B Lotus" w:hAnsi="B Lotus" w:cs="B Lotus" w:hint="cs"/>
                  <w:sz w:val="16"/>
                  <w:szCs w:val="16"/>
                  <w:rtl/>
                </w:rPr>
                <w:t xml:space="preserve"> </w:t>
              </w:r>
            </w:ins>
            <w:r w:rsidRPr="006F53E7">
              <w:rPr>
                <w:rFonts w:ascii="B Lotus" w:hAnsi="B Lotus" w:cs="B Lotus"/>
                <w:sz w:val="16"/>
                <w:szCs w:val="16"/>
                <w:rtl/>
              </w:rPr>
              <w:t>‌هادي</w:t>
            </w:r>
            <w:ins w:id="17513" w:author="Mehrnazi Boojari" w:date="2019-01-15T05:39:00Z">
              <w:r w:rsidR="00847DA6">
                <w:rPr>
                  <w:rFonts w:ascii="B Lotus" w:hAnsi="B Lotus" w:cs="B Lotus" w:hint="cs"/>
                  <w:sz w:val="16"/>
                  <w:szCs w:val="16"/>
                  <w:rtl/>
                </w:rPr>
                <w:t xml:space="preserve"> </w:t>
              </w:r>
            </w:ins>
            <w:r w:rsidRPr="006F53E7">
              <w:rPr>
                <w:rFonts w:ascii="B Lotus" w:hAnsi="B Lotus" w:cs="B Lotus"/>
                <w:sz w:val="16"/>
                <w:szCs w:val="16"/>
                <w:rtl/>
              </w:rPr>
              <w:t>‌روستايي</w:t>
            </w:r>
          </w:p>
        </w:tc>
      </w:tr>
      <w:tr w:rsidR="00EA6F4D" w:rsidRPr="00EA6F4D" w14:paraId="52546C0D"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297888A1"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101E5884"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7736732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D9E2F3" w:themeFill="accent5" w:themeFillTint="33"/>
            <w:vAlign w:val="center"/>
          </w:tcPr>
          <w:p w14:paraId="7EEB9526"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023" w:type="dxa"/>
            <w:vMerge/>
            <w:shd w:val="clear" w:color="auto" w:fill="D9E2F3" w:themeFill="accent5" w:themeFillTint="33"/>
            <w:vAlign w:val="center"/>
          </w:tcPr>
          <w:p w14:paraId="2EC5BCD4"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093" w:type="dxa"/>
            <w:vMerge/>
            <w:shd w:val="clear" w:color="auto" w:fill="D9E2F3" w:themeFill="accent5" w:themeFillTint="33"/>
            <w:vAlign w:val="center"/>
          </w:tcPr>
          <w:p w14:paraId="72E9EBC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704" w:type="dxa"/>
            <w:vMerge/>
            <w:shd w:val="clear" w:color="auto" w:fill="D9E2F3" w:themeFill="accent5" w:themeFillTint="33"/>
            <w:vAlign w:val="center"/>
          </w:tcPr>
          <w:p w14:paraId="130623AE"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2825" w:type="dxa"/>
            <w:shd w:val="clear" w:color="auto" w:fill="D9E2F3" w:themeFill="accent5" w:themeFillTint="33"/>
            <w:vAlign w:val="center"/>
          </w:tcPr>
          <w:p w14:paraId="6D9398A9" w14:textId="77777777" w:rsidR="00EA6F4D" w:rsidRPr="006F53E7" w:rsidRDefault="00EA6F4D" w:rsidP="00EA6F4D">
            <w:pPr>
              <w:bidi/>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6F53E7">
              <w:rPr>
                <w:rFonts w:ascii="B Lotus" w:hAnsi="B Lotus" w:cs="B Lotus" w:hint="cs"/>
                <w:sz w:val="16"/>
                <w:szCs w:val="16"/>
                <w:rtl/>
              </w:rPr>
              <w:t>سیاست</w:t>
            </w:r>
            <w:del w:id="17514" w:author="Mehrnazi Boojari" w:date="2019-01-07T09:46:00Z">
              <w:r w:rsidRPr="006F53E7" w:rsidDel="006F7CCF">
                <w:rPr>
                  <w:rFonts w:ascii="B Lotus" w:hAnsi="B Lotus" w:cs="B Lotus" w:hint="cs"/>
                  <w:sz w:val="16"/>
                  <w:szCs w:val="16"/>
                  <w:rtl/>
                </w:rPr>
                <w:delText xml:space="preserve"> های </w:delText>
              </w:r>
            </w:del>
            <w:ins w:id="17515" w:author="Mehrnazi Boojari" w:date="2019-01-07T09:46:00Z">
              <w:r w:rsidR="006F7CCF">
                <w:rPr>
                  <w:rFonts w:ascii="B Lotus" w:hAnsi="B Lotus" w:cs="B Lotus" w:hint="cs"/>
                  <w:sz w:val="16"/>
                  <w:szCs w:val="16"/>
                  <w:rtl/>
                </w:rPr>
                <w:t xml:space="preserve">‌های </w:t>
              </w:r>
            </w:ins>
            <w:r w:rsidRPr="006F53E7">
              <w:rPr>
                <w:rFonts w:ascii="B Lotus" w:hAnsi="B Lotus" w:cs="B Lotus" w:hint="cs"/>
                <w:sz w:val="16"/>
                <w:szCs w:val="16"/>
                <w:rtl/>
              </w:rPr>
              <w:t>کلی نظام در بخش مسکن و شهرسازی</w:t>
            </w:r>
          </w:p>
        </w:tc>
      </w:tr>
      <w:tr w:rsidR="00EA6F4D" w:rsidRPr="00EA6F4D" w14:paraId="0FDEF4D4"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0BC214DA"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2FA6B8C7"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2A0B6C02"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D9E2F3" w:themeFill="accent5" w:themeFillTint="33"/>
            <w:vAlign w:val="center"/>
          </w:tcPr>
          <w:p w14:paraId="133B47A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p>
        </w:tc>
        <w:tc>
          <w:tcPr>
            <w:tcW w:w="1023" w:type="dxa"/>
            <w:vMerge/>
            <w:shd w:val="clear" w:color="auto" w:fill="D9E2F3" w:themeFill="accent5" w:themeFillTint="33"/>
            <w:vAlign w:val="center"/>
          </w:tcPr>
          <w:p w14:paraId="643934C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093" w:type="dxa"/>
            <w:vMerge/>
            <w:shd w:val="clear" w:color="auto" w:fill="D9E2F3" w:themeFill="accent5" w:themeFillTint="33"/>
            <w:vAlign w:val="center"/>
          </w:tcPr>
          <w:p w14:paraId="01AA7EFA"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704" w:type="dxa"/>
            <w:vMerge/>
            <w:shd w:val="clear" w:color="auto" w:fill="D9E2F3" w:themeFill="accent5" w:themeFillTint="33"/>
            <w:vAlign w:val="center"/>
          </w:tcPr>
          <w:p w14:paraId="04D5F7A5"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p>
        </w:tc>
        <w:tc>
          <w:tcPr>
            <w:tcW w:w="2825" w:type="dxa"/>
            <w:shd w:val="clear" w:color="auto" w:fill="D9E2F3" w:themeFill="accent5" w:themeFillTint="33"/>
            <w:vAlign w:val="center"/>
          </w:tcPr>
          <w:p w14:paraId="1F8A189D" w14:textId="77777777" w:rsidR="00EA6F4D" w:rsidRPr="006F53E7" w:rsidRDefault="00EA6F4D" w:rsidP="00847DA6">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del w:id="17516" w:author="Mehrnazi Boojari" w:date="2019-01-15T05:39:00Z">
              <w:r w:rsidRPr="006F53E7" w:rsidDel="00847DA6">
                <w:rPr>
                  <w:rFonts w:ascii="B Lotus" w:hAnsi="B Lotus" w:cs="B Lotus" w:hint="cs"/>
                  <w:sz w:val="16"/>
                  <w:szCs w:val="16"/>
                  <w:rtl/>
                </w:rPr>
                <w:delText xml:space="preserve">ماموریت </w:delText>
              </w:r>
            </w:del>
            <w:ins w:id="17517" w:author="Mehrnazi Boojari" w:date="2019-01-15T05:39:00Z">
              <w:r w:rsidR="00847DA6" w:rsidRPr="006F53E7">
                <w:rPr>
                  <w:rFonts w:ascii="B Lotus" w:hAnsi="B Lotus" w:cs="B Lotus" w:hint="cs"/>
                  <w:sz w:val="16"/>
                  <w:szCs w:val="16"/>
                  <w:rtl/>
                </w:rPr>
                <w:t>م</w:t>
              </w:r>
              <w:r w:rsidR="00847DA6">
                <w:rPr>
                  <w:rFonts w:ascii="B Lotus" w:hAnsi="B Lotus" w:cs="B Lotus" w:hint="cs"/>
                  <w:sz w:val="16"/>
                  <w:szCs w:val="16"/>
                  <w:rtl/>
                </w:rPr>
                <w:t>أ</w:t>
              </w:r>
              <w:r w:rsidR="00847DA6" w:rsidRPr="006F53E7">
                <w:rPr>
                  <w:rFonts w:ascii="B Lotus" w:hAnsi="B Lotus" w:cs="B Lotus" w:hint="cs"/>
                  <w:sz w:val="16"/>
                  <w:szCs w:val="16"/>
                  <w:rtl/>
                </w:rPr>
                <w:t xml:space="preserve">موریت </w:t>
              </w:r>
            </w:ins>
            <w:r w:rsidRPr="006F53E7">
              <w:rPr>
                <w:rFonts w:ascii="B Lotus" w:hAnsi="B Lotus" w:cs="B Lotus" w:hint="cs"/>
                <w:sz w:val="16"/>
                <w:szCs w:val="16"/>
                <w:rtl/>
              </w:rPr>
              <w:t xml:space="preserve">وزارت </w:t>
            </w:r>
            <w:del w:id="17518" w:author="Mehrnazi Boojari" w:date="2019-01-11T01:02:00Z">
              <w:r w:rsidRPr="006F53E7" w:rsidDel="00A97350">
                <w:rPr>
                  <w:rFonts w:ascii="B Lotus" w:hAnsi="B Lotus" w:cs="B Lotus" w:hint="cs"/>
                  <w:sz w:val="16"/>
                  <w:szCs w:val="16"/>
                  <w:rtl/>
                </w:rPr>
                <w:delText>راه وشهرسازی</w:delText>
              </w:r>
            </w:del>
            <w:ins w:id="17519" w:author="Mehrnazi Boojari" w:date="2019-01-11T01:02:00Z">
              <w:r w:rsidR="00A97350">
                <w:rPr>
                  <w:rFonts w:ascii="B Lotus" w:hAnsi="B Lotus" w:cs="B Lotus" w:hint="cs"/>
                  <w:sz w:val="16"/>
                  <w:szCs w:val="16"/>
                  <w:rtl/>
                </w:rPr>
                <w:t>راه و شهرسازی</w:t>
              </w:r>
            </w:ins>
          </w:p>
        </w:tc>
      </w:tr>
      <w:tr w:rsidR="00EA6F4D" w:rsidRPr="00EA6F4D" w14:paraId="09190513"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77631D46"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30670E17"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7C9449C4"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D9E2F3" w:themeFill="accent5" w:themeFillTint="33"/>
            <w:vAlign w:val="center"/>
          </w:tcPr>
          <w:p w14:paraId="5FDED3FF"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1023" w:type="dxa"/>
            <w:vMerge/>
            <w:shd w:val="clear" w:color="auto" w:fill="D9E2F3" w:themeFill="accent5" w:themeFillTint="33"/>
            <w:vAlign w:val="center"/>
          </w:tcPr>
          <w:p w14:paraId="0277B7C8"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093" w:type="dxa"/>
            <w:vMerge/>
            <w:shd w:val="clear" w:color="auto" w:fill="D9E2F3" w:themeFill="accent5" w:themeFillTint="33"/>
            <w:vAlign w:val="center"/>
          </w:tcPr>
          <w:p w14:paraId="45D2147A"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704" w:type="dxa"/>
            <w:vMerge/>
            <w:shd w:val="clear" w:color="auto" w:fill="D9E2F3" w:themeFill="accent5" w:themeFillTint="33"/>
            <w:vAlign w:val="center"/>
          </w:tcPr>
          <w:p w14:paraId="2768553B"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2825" w:type="dxa"/>
            <w:shd w:val="clear" w:color="auto" w:fill="D9E2F3" w:themeFill="accent5" w:themeFillTint="33"/>
            <w:vAlign w:val="center"/>
          </w:tcPr>
          <w:p w14:paraId="689A78CB"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6F53E7">
              <w:rPr>
                <w:rFonts w:ascii="B Lotus" w:hAnsi="B Lotus" w:cs="B Lotus" w:hint="cs"/>
                <w:sz w:val="16"/>
                <w:szCs w:val="16"/>
                <w:rtl/>
              </w:rPr>
              <w:t>شرح وظایف معاونت مسکن و</w:t>
            </w:r>
            <w:ins w:id="17520" w:author="Mehrnazi Boojari" w:date="2019-01-15T05:39:00Z">
              <w:r w:rsidR="00847DA6">
                <w:rPr>
                  <w:rFonts w:ascii="B Lotus" w:hAnsi="B Lotus" w:cs="B Lotus" w:hint="cs"/>
                  <w:sz w:val="16"/>
                  <w:szCs w:val="16"/>
                  <w:rtl/>
                </w:rPr>
                <w:t xml:space="preserve"> </w:t>
              </w:r>
            </w:ins>
            <w:r w:rsidRPr="006F53E7">
              <w:rPr>
                <w:rFonts w:ascii="B Lotus" w:hAnsi="B Lotus" w:cs="B Lotus" w:hint="cs"/>
                <w:sz w:val="16"/>
                <w:szCs w:val="16"/>
                <w:rtl/>
              </w:rPr>
              <w:t>ساختمان</w:t>
            </w:r>
          </w:p>
        </w:tc>
      </w:tr>
      <w:tr w:rsidR="00EA6F4D" w:rsidRPr="00EA6F4D" w14:paraId="503F8575"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1FE47103"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19D04208"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6581DA63"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D9E2F3" w:themeFill="accent5" w:themeFillTint="33"/>
            <w:vAlign w:val="center"/>
          </w:tcPr>
          <w:p w14:paraId="41A3EB9F"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023" w:type="dxa"/>
            <w:vMerge/>
            <w:shd w:val="clear" w:color="auto" w:fill="D9E2F3" w:themeFill="accent5" w:themeFillTint="33"/>
            <w:vAlign w:val="center"/>
          </w:tcPr>
          <w:p w14:paraId="4892FC91"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093" w:type="dxa"/>
            <w:vMerge/>
            <w:shd w:val="clear" w:color="auto" w:fill="D9E2F3" w:themeFill="accent5" w:themeFillTint="33"/>
            <w:vAlign w:val="center"/>
          </w:tcPr>
          <w:p w14:paraId="49F01D4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704" w:type="dxa"/>
            <w:vMerge/>
            <w:shd w:val="clear" w:color="auto" w:fill="D9E2F3" w:themeFill="accent5" w:themeFillTint="33"/>
            <w:vAlign w:val="center"/>
          </w:tcPr>
          <w:p w14:paraId="1BA09F30"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825" w:type="dxa"/>
            <w:shd w:val="clear" w:color="auto" w:fill="D9E2F3" w:themeFill="accent5" w:themeFillTint="33"/>
            <w:vAlign w:val="center"/>
          </w:tcPr>
          <w:p w14:paraId="7C07BF36" w14:textId="77777777" w:rsidR="00EA6F4D" w:rsidRPr="006F53E7" w:rsidRDefault="00EA6F4D" w:rsidP="00847DA6">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del w:id="17521" w:author="Mehrnazi Boojari" w:date="2019-01-15T05:39:00Z">
              <w:r w:rsidRPr="006F53E7" w:rsidDel="00847DA6">
                <w:rPr>
                  <w:rFonts w:ascii="B Lotus" w:hAnsi="B Lotus" w:cs="B Lotus" w:hint="cs"/>
                  <w:sz w:val="16"/>
                  <w:szCs w:val="16"/>
                  <w:rtl/>
                  <w:lang w:bidi="fa-IR"/>
                </w:rPr>
                <w:delText xml:space="preserve">ماده </w:delText>
              </w:r>
            </w:del>
            <w:ins w:id="17522" w:author="Mehrnazi Boojari" w:date="2019-01-15T05:39:00Z">
              <w:r w:rsidR="00847DA6" w:rsidRPr="006F53E7">
                <w:rPr>
                  <w:rFonts w:ascii="B Lotus" w:hAnsi="B Lotus" w:cs="B Lotus" w:hint="cs"/>
                  <w:sz w:val="16"/>
                  <w:szCs w:val="16"/>
                  <w:rtl/>
                  <w:lang w:bidi="fa-IR"/>
                </w:rPr>
                <w:t>ماد</w:t>
              </w:r>
              <w:r w:rsidR="00847DA6">
                <w:rPr>
                  <w:rFonts w:ascii="B Lotus" w:hAnsi="B Lotus" w:cs="B Lotus" w:hint="cs"/>
                  <w:sz w:val="16"/>
                  <w:szCs w:val="16"/>
                  <w:rtl/>
                  <w:lang w:bidi="fa-IR"/>
                </w:rPr>
                <w:t>ۀ</w:t>
              </w:r>
              <w:r w:rsidR="00847DA6" w:rsidRPr="006F53E7">
                <w:rPr>
                  <w:rFonts w:ascii="B Lotus" w:hAnsi="B Lotus" w:cs="B Lotus" w:hint="cs"/>
                  <w:sz w:val="16"/>
                  <w:szCs w:val="16"/>
                  <w:rtl/>
                  <w:lang w:bidi="fa-IR"/>
                </w:rPr>
                <w:t xml:space="preserve"> </w:t>
              </w:r>
            </w:ins>
            <w:r w:rsidRPr="006F53E7">
              <w:rPr>
                <w:rFonts w:ascii="B Lotus" w:hAnsi="B Lotus" w:cs="B Lotus" w:hint="cs"/>
                <w:sz w:val="16"/>
                <w:szCs w:val="16"/>
                <w:rtl/>
                <w:lang w:bidi="fa-IR"/>
              </w:rPr>
              <w:t>9</w:t>
            </w:r>
            <w:del w:id="17523" w:author="Mehrnazi Boojari" w:date="2019-01-07T09:47:00Z">
              <w:r w:rsidRPr="006F53E7" w:rsidDel="006F7CCF">
                <w:rPr>
                  <w:rFonts w:ascii="B Lotus" w:hAnsi="B Lotus" w:cs="B Lotus" w:hint="cs"/>
                  <w:sz w:val="16"/>
                  <w:szCs w:val="16"/>
                  <w:rtl/>
                  <w:lang w:bidi="fa-IR"/>
                </w:rPr>
                <w:delText xml:space="preserve"> ؛</w:delText>
              </w:r>
            </w:del>
            <w:ins w:id="17524" w:author="Mehrnazi Boojari" w:date="2019-01-15T05:39:00Z">
              <w:r w:rsidR="00847DA6">
                <w:rPr>
                  <w:rFonts w:ascii="B Lotus" w:hAnsi="B Lotus" w:cs="B Nazanin" w:hint="cs"/>
                  <w:sz w:val="16"/>
                  <w:szCs w:val="16"/>
                  <w:rtl/>
                  <w:lang w:bidi="fa-IR"/>
                </w:rPr>
                <w:t>‌</w:t>
              </w:r>
            </w:ins>
            <w:r w:rsidRPr="006F53E7">
              <w:rPr>
                <w:rFonts w:ascii="B Lotus" w:hAnsi="B Lotus" w:cs="B Lotus" w:hint="cs"/>
                <w:sz w:val="16"/>
                <w:szCs w:val="16"/>
                <w:rtl/>
                <w:lang w:bidi="fa-IR"/>
              </w:rPr>
              <w:t xml:space="preserve"> </w:t>
            </w:r>
            <w:del w:id="17525" w:author="Mehrnazi Boojari" w:date="2019-01-15T05:39:00Z">
              <w:r w:rsidRPr="006F53E7" w:rsidDel="00847DA6">
                <w:rPr>
                  <w:rFonts w:ascii="B Lotus" w:hAnsi="B Lotus" w:cs="B Lotus"/>
                  <w:sz w:val="16"/>
                  <w:szCs w:val="16"/>
                  <w:rtl/>
                </w:rPr>
                <w:delText xml:space="preserve">آئينامه‌ </w:delText>
              </w:r>
            </w:del>
            <w:ins w:id="17526" w:author="Mehrnazi Boojari" w:date="2019-01-15T05:39:00Z">
              <w:r w:rsidR="00847DA6" w:rsidRPr="006F53E7">
                <w:rPr>
                  <w:rFonts w:ascii="B Lotus" w:hAnsi="B Lotus" w:cs="B Lotus"/>
                  <w:sz w:val="16"/>
                  <w:szCs w:val="16"/>
                  <w:rtl/>
                </w:rPr>
                <w:t>آ</w:t>
              </w:r>
              <w:r w:rsidR="00847DA6">
                <w:rPr>
                  <w:rFonts w:ascii="B Lotus" w:hAnsi="B Lotus" w:cs="B Lotus" w:hint="cs"/>
                  <w:sz w:val="16"/>
                  <w:szCs w:val="16"/>
                  <w:rtl/>
                </w:rPr>
                <w:t>ی</w:t>
              </w:r>
              <w:r w:rsidR="00847DA6" w:rsidRPr="006F53E7">
                <w:rPr>
                  <w:rFonts w:ascii="B Lotus" w:hAnsi="B Lotus" w:cs="B Lotus"/>
                  <w:sz w:val="16"/>
                  <w:szCs w:val="16"/>
                  <w:rtl/>
                </w:rPr>
                <w:t>ي</w:t>
              </w:r>
              <w:r w:rsidR="00847DA6">
                <w:rPr>
                  <w:rFonts w:ascii="B Lotus" w:hAnsi="B Lotus" w:cs="B Lotus" w:hint="cs"/>
                  <w:sz w:val="16"/>
                  <w:szCs w:val="16"/>
                  <w:rtl/>
                </w:rPr>
                <w:t>ن</w:t>
              </w:r>
              <w:r w:rsidR="00847DA6">
                <w:rPr>
                  <w:rFonts w:ascii="B Lotus" w:hAnsi="B Lotus" w:cs="B Nazanin" w:hint="cs"/>
                  <w:sz w:val="16"/>
                  <w:szCs w:val="16"/>
                  <w:rtl/>
                </w:rPr>
                <w:t>‌</w:t>
              </w:r>
              <w:r w:rsidR="00847DA6" w:rsidRPr="006F53E7">
                <w:rPr>
                  <w:rFonts w:ascii="B Lotus" w:hAnsi="B Lotus" w:cs="B Lotus"/>
                  <w:sz w:val="16"/>
                  <w:szCs w:val="16"/>
                  <w:rtl/>
                </w:rPr>
                <w:t xml:space="preserve">نامه‌ </w:t>
              </w:r>
            </w:ins>
            <w:r w:rsidRPr="006F53E7">
              <w:rPr>
                <w:rFonts w:ascii="B Lotus" w:hAnsi="B Lotus" w:cs="B Lotus"/>
                <w:sz w:val="16"/>
                <w:szCs w:val="16"/>
                <w:rtl/>
              </w:rPr>
              <w:t>اجرايي‌ بازسازي‌ و نوسازي‌ مناطق‌ مسكوني‌ آسيب</w:t>
            </w:r>
            <w:ins w:id="17527" w:author="Mehrnazi Boojari" w:date="2019-01-15T05:40:00Z">
              <w:r w:rsidR="00847DA6">
                <w:rPr>
                  <w:rFonts w:ascii="B Lotus" w:hAnsi="B Lotus" w:cs="B Nazanin" w:hint="cs"/>
                  <w:sz w:val="16"/>
                  <w:szCs w:val="16"/>
                  <w:rtl/>
                </w:rPr>
                <w:t>‌</w:t>
              </w:r>
            </w:ins>
            <w:del w:id="17528" w:author="Mehrnazi Boojari" w:date="2019-01-15T05:40:00Z">
              <w:r w:rsidRPr="006F53E7" w:rsidDel="00847DA6">
                <w:rPr>
                  <w:rFonts w:ascii="B Lotus" w:hAnsi="B Lotus" w:cs="B Lotus"/>
                  <w:sz w:val="16"/>
                  <w:szCs w:val="16"/>
                  <w:rtl/>
                </w:rPr>
                <w:delText xml:space="preserve">‌ </w:delText>
              </w:r>
            </w:del>
            <w:r w:rsidRPr="006F53E7">
              <w:rPr>
                <w:rFonts w:ascii="B Lotus" w:hAnsi="B Lotus" w:cs="B Lotus"/>
                <w:sz w:val="16"/>
                <w:szCs w:val="16"/>
                <w:rtl/>
              </w:rPr>
              <w:t xml:space="preserve">ديده‌ در اثر جنگ‌، سيل‌، زلزله‌ و ساير </w:t>
            </w:r>
            <w:r w:rsidRPr="006F53E7">
              <w:rPr>
                <w:rFonts w:ascii="B Lotus" w:hAnsi="B Lotus" w:cs="B Lotus"/>
                <w:sz w:val="16"/>
                <w:szCs w:val="16"/>
                <w:rtl/>
              </w:rPr>
              <w:lastRenderedPageBreak/>
              <w:t>سوانح‌ طبيعي‌</w:t>
            </w:r>
          </w:p>
        </w:tc>
      </w:tr>
      <w:tr w:rsidR="00EA6F4D" w:rsidRPr="00EA6F4D" w14:paraId="30D84E86"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2FEFC9AC"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1D18A21B"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550F9862"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D9E2F3" w:themeFill="accent5" w:themeFillTint="33"/>
            <w:vAlign w:val="center"/>
          </w:tcPr>
          <w:p w14:paraId="5255D8BE"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023" w:type="dxa"/>
            <w:vMerge/>
            <w:shd w:val="clear" w:color="auto" w:fill="D9E2F3" w:themeFill="accent5" w:themeFillTint="33"/>
            <w:vAlign w:val="center"/>
          </w:tcPr>
          <w:p w14:paraId="4268D581"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093" w:type="dxa"/>
            <w:vMerge/>
            <w:shd w:val="clear" w:color="auto" w:fill="D9E2F3" w:themeFill="accent5" w:themeFillTint="33"/>
            <w:vAlign w:val="center"/>
          </w:tcPr>
          <w:p w14:paraId="4AD37F98"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704" w:type="dxa"/>
            <w:vMerge/>
            <w:shd w:val="clear" w:color="auto" w:fill="D9E2F3" w:themeFill="accent5" w:themeFillTint="33"/>
            <w:vAlign w:val="center"/>
          </w:tcPr>
          <w:p w14:paraId="2ED2B9DE"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2825" w:type="dxa"/>
            <w:shd w:val="clear" w:color="auto" w:fill="D9E2F3" w:themeFill="accent5" w:themeFillTint="33"/>
            <w:vAlign w:val="center"/>
          </w:tcPr>
          <w:p w14:paraId="653156B5"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6F53E7">
              <w:rPr>
                <w:rFonts w:ascii="B Lotus" w:hAnsi="B Lotus" w:cs="B Lotus"/>
                <w:sz w:val="16"/>
                <w:szCs w:val="16"/>
                <w:rtl/>
              </w:rPr>
              <w:t>شرح‌</w:t>
            </w:r>
            <w:ins w:id="17529" w:author="Mehrnazi Boojari" w:date="2019-01-15T05:40:00Z">
              <w:r w:rsidR="00847DA6">
                <w:rPr>
                  <w:rFonts w:ascii="B Lotus" w:hAnsi="B Lotus" w:cs="B Lotus" w:hint="cs"/>
                  <w:sz w:val="16"/>
                  <w:szCs w:val="16"/>
                  <w:rtl/>
                </w:rPr>
                <w:t xml:space="preserve"> </w:t>
              </w:r>
            </w:ins>
            <w:r w:rsidRPr="006F53E7">
              <w:rPr>
                <w:rFonts w:ascii="B Lotus" w:hAnsi="B Lotus" w:cs="B Lotus"/>
                <w:sz w:val="16"/>
                <w:szCs w:val="16"/>
                <w:rtl/>
              </w:rPr>
              <w:t>خدمات</w:t>
            </w:r>
            <w:ins w:id="17530" w:author="Mehrnazi Boojari" w:date="2019-01-15T05:40:00Z">
              <w:r w:rsidR="00847DA6">
                <w:rPr>
                  <w:rFonts w:ascii="B Lotus" w:hAnsi="B Lotus" w:cs="B Lotus" w:hint="cs"/>
                  <w:sz w:val="16"/>
                  <w:szCs w:val="16"/>
                  <w:rtl/>
                </w:rPr>
                <w:t xml:space="preserve"> </w:t>
              </w:r>
            </w:ins>
            <w:r w:rsidRPr="006F53E7">
              <w:rPr>
                <w:rFonts w:ascii="B Lotus" w:hAnsi="B Lotus" w:cs="B Lotus"/>
                <w:sz w:val="16"/>
                <w:szCs w:val="16"/>
                <w:rtl/>
              </w:rPr>
              <w:t>‌طرح‌هاي هادي روستايي‌</w:t>
            </w:r>
          </w:p>
        </w:tc>
      </w:tr>
      <w:tr w:rsidR="00EA6F4D" w:rsidRPr="00EA6F4D" w14:paraId="2E0AE3AD"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75492C50"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1335FDC3"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1954EFB1"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D9E2F3" w:themeFill="accent5" w:themeFillTint="33"/>
            <w:vAlign w:val="center"/>
          </w:tcPr>
          <w:p w14:paraId="6A7C2893"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023" w:type="dxa"/>
            <w:vMerge/>
            <w:shd w:val="clear" w:color="auto" w:fill="D9E2F3" w:themeFill="accent5" w:themeFillTint="33"/>
            <w:vAlign w:val="center"/>
          </w:tcPr>
          <w:p w14:paraId="382D6FF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093" w:type="dxa"/>
            <w:vMerge/>
            <w:shd w:val="clear" w:color="auto" w:fill="D9E2F3" w:themeFill="accent5" w:themeFillTint="33"/>
            <w:vAlign w:val="center"/>
          </w:tcPr>
          <w:p w14:paraId="422DF58E"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1704" w:type="dxa"/>
            <w:vMerge/>
            <w:shd w:val="clear" w:color="auto" w:fill="D9E2F3" w:themeFill="accent5" w:themeFillTint="33"/>
            <w:vAlign w:val="center"/>
          </w:tcPr>
          <w:p w14:paraId="78322EB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p>
        </w:tc>
        <w:tc>
          <w:tcPr>
            <w:tcW w:w="2825" w:type="dxa"/>
            <w:shd w:val="clear" w:color="auto" w:fill="D9E2F3" w:themeFill="accent5" w:themeFillTint="33"/>
            <w:vAlign w:val="center"/>
          </w:tcPr>
          <w:p w14:paraId="3836EC10"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6F53E7">
              <w:rPr>
                <w:rFonts w:ascii="B Lotus" w:hAnsi="B Lotus" w:cs="B Lotus" w:hint="cs"/>
                <w:sz w:val="16"/>
                <w:szCs w:val="16"/>
                <w:rtl/>
              </w:rPr>
              <w:t>ماده</w:t>
            </w:r>
            <w:ins w:id="17531" w:author="Mehrnazi Boojari" w:date="2019-01-15T05:40:00Z">
              <w:r w:rsidR="00847DA6">
                <w:rPr>
                  <w:rFonts w:ascii="B Lotus" w:hAnsi="B Lotus" w:cs="B Nazanin" w:hint="cs"/>
                  <w:sz w:val="16"/>
                  <w:szCs w:val="16"/>
                  <w:rtl/>
                </w:rPr>
                <w:t>‌</w:t>
              </w:r>
              <w:r w:rsidR="00847DA6">
                <w:rPr>
                  <w:rFonts w:ascii="B Lotus" w:hAnsi="B Lotus" w:cs="B Lotus" w:hint="cs"/>
                  <w:sz w:val="16"/>
                  <w:szCs w:val="16"/>
                  <w:rtl/>
                </w:rPr>
                <w:t>های</w:t>
              </w:r>
            </w:ins>
            <w:r w:rsidRPr="006F53E7">
              <w:rPr>
                <w:rFonts w:ascii="B Lotus" w:hAnsi="B Lotus" w:cs="B Lotus" w:hint="cs"/>
                <w:sz w:val="16"/>
                <w:szCs w:val="16"/>
                <w:rtl/>
              </w:rPr>
              <w:t xml:space="preserve"> 194 و 169 برنامه پنجم</w:t>
            </w:r>
          </w:p>
        </w:tc>
      </w:tr>
      <w:tr w:rsidR="00EA6F4D" w:rsidRPr="00EA6F4D" w14:paraId="70355905"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72CD30B9"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44D310FC"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703F5D0D"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D9E2F3" w:themeFill="accent5" w:themeFillTint="33"/>
            <w:vAlign w:val="center"/>
          </w:tcPr>
          <w:p w14:paraId="49E19CD4"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023" w:type="dxa"/>
            <w:vMerge/>
            <w:shd w:val="clear" w:color="auto" w:fill="D9E2F3" w:themeFill="accent5" w:themeFillTint="33"/>
            <w:vAlign w:val="center"/>
          </w:tcPr>
          <w:p w14:paraId="6F4A5A7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093" w:type="dxa"/>
            <w:vMerge/>
            <w:shd w:val="clear" w:color="auto" w:fill="D9E2F3" w:themeFill="accent5" w:themeFillTint="33"/>
            <w:vAlign w:val="center"/>
          </w:tcPr>
          <w:p w14:paraId="127C6A55"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1704" w:type="dxa"/>
            <w:vMerge/>
            <w:shd w:val="clear" w:color="auto" w:fill="D9E2F3" w:themeFill="accent5" w:themeFillTint="33"/>
            <w:vAlign w:val="center"/>
          </w:tcPr>
          <w:p w14:paraId="4A080B3B"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p>
        </w:tc>
        <w:tc>
          <w:tcPr>
            <w:tcW w:w="2825" w:type="dxa"/>
            <w:shd w:val="clear" w:color="auto" w:fill="D9E2F3" w:themeFill="accent5" w:themeFillTint="33"/>
            <w:vAlign w:val="center"/>
          </w:tcPr>
          <w:p w14:paraId="31A3B3CC" w14:textId="77777777" w:rsidR="00EA6F4D" w:rsidRPr="006F53E7" w:rsidRDefault="00EA6F4D" w:rsidP="00847DA6">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6F53E7">
              <w:rPr>
                <w:rFonts w:ascii="B Lotus" w:hAnsi="B Lotus" w:cs="B Lotus" w:hint="cs"/>
                <w:sz w:val="16"/>
                <w:szCs w:val="16"/>
                <w:rtl/>
              </w:rPr>
              <w:t xml:space="preserve">دستورالعمل اجرایی </w:t>
            </w:r>
            <w:del w:id="17532" w:author="Mehrnazi Boojari" w:date="2019-01-15T05:40:00Z">
              <w:r w:rsidRPr="006F53E7" w:rsidDel="00847DA6">
                <w:rPr>
                  <w:rFonts w:ascii="B Lotus" w:hAnsi="B Lotus" w:cs="B Lotus" w:hint="cs"/>
                  <w:sz w:val="16"/>
                  <w:szCs w:val="16"/>
                  <w:rtl/>
                </w:rPr>
                <w:delText xml:space="preserve">ماده </w:delText>
              </w:r>
            </w:del>
            <w:ins w:id="17533" w:author="Mehrnazi Boojari" w:date="2019-01-15T05:40:00Z">
              <w:r w:rsidR="00847DA6" w:rsidRPr="006F53E7">
                <w:rPr>
                  <w:rFonts w:ascii="B Lotus" w:hAnsi="B Lotus" w:cs="B Lotus" w:hint="cs"/>
                  <w:sz w:val="16"/>
                  <w:szCs w:val="16"/>
                  <w:rtl/>
                </w:rPr>
                <w:t>ماد</w:t>
              </w:r>
              <w:r w:rsidR="00847DA6">
                <w:rPr>
                  <w:rFonts w:ascii="B Lotus" w:hAnsi="B Lotus" w:cs="B Lotus" w:hint="cs"/>
                  <w:sz w:val="16"/>
                  <w:szCs w:val="16"/>
                  <w:rtl/>
                </w:rPr>
                <w:t>ۀ</w:t>
              </w:r>
              <w:r w:rsidR="00847DA6" w:rsidRPr="006F53E7">
                <w:rPr>
                  <w:rFonts w:ascii="B Lotus" w:hAnsi="B Lotus" w:cs="B Lotus" w:hint="cs"/>
                  <w:sz w:val="16"/>
                  <w:szCs w:val="16"/>
                  <w:rtl/>
                </w:rPr>
                <w:t xml:space="preserve"> </w:t>
              </w:r>
            </w:ins>
            <w:r w:rsidRPr="006F53E7">
              <w:rPr>
                <w:rFonts w:ascii="B Lotus" w:hAnsi="B Lotus" w:cs="B Lotus" w:hint="cs"/>
                <w:sz w:val="16"/>
                <w:szCs w:val="16"/>
                <w:rtl/>
              </w:rPr>
              <w:t xml:space="preserve">169 قانون برنامه پنجم </w:t>
            </w:r>
          </w:p>
        </w:tc>
      </w:tr>
      <w:tr w:rsidR="00EA6F4D" w:rsidRPr="00EA6F4D" w14:paraId="41E3A091"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49A512B2" w14:textId="77777777" w:rsidR="00EA6F4D" w:rsidRPr="006F53E7" w:rsidRDefault="00EA6F4D" w:rsidP="00EA6F4D">
            <w:pPr>
              <w:bidi/>
              <w:jc w:val="center"/>
              <w:rPr>
                <w:rFonts w:ascii="B Lotus" w:hAnsi="B Lotus" w:cs="B Lotus"/>
                <w:sz w:val="16"/>
                <w:szCs w:val="16"/>
                <w:rtl/>
                <w:lang w:bidi="fa-IR"/>
              </w:rPr>
            </w:pPr>
          </w:p>
        </w:tc>
        <w:tc>
          <w:tcPr>
            <w:tcW w:w="1296" w:type="dxa"/>
            <w:vMerge w:val="restart"/>
            <w:shd w:val="clear" w:color="auto" w:fill="auto"/>
            <w:vAlign w:val="center"/>
          </w:tcPr>
          <w:p w14:paraId="5CCB167F" w14:textId="77777777" w:rsidR="00EA6F4D" w:rsidRPr="006F53E7" w:rsidRDefault="00EA6F4D" w:rsidP="000169E0">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lang w:bidi="fa-IR"/>
              </w:rPr>
            </w:pPr>
            <w:del w:id="17534" w:author="Mehrnazi Boojari" w:date="2019-01-15T05:34:00Z">
              <w:r w:rsidRPr="006F53E7" w:rsidDel="000169E0">
                <w:rPr>
                  <w:rFonts w:ascii="B Lotus" w:hAnsi="B Lotus" w:cs="B Lotus" w:hint="cs"/>
                  <w:sz w:val="16"/>
                  <w:szCs w:val="16"/>
                  <w:rtl/>
                  <w:lang w:bidi="fa-IR"/>
                </w:rPr>
                <w:delText>تامین</w:delText>
              </w:r>
              <w:r w:rsidRPr="006F53E7" w:rsidDel="000169E0">
                <w:rPr>
                  <w:rFonts w:ascii="B Lotus" w:hAnsi="B Lotus" w:cs="B Lotus"/>
                  <w:sz w:val="16"/>
                  <w:szCs w:val="16"/>
                  <w:rtl/>
                  <w:lang w:bidi="fa-IR"/>
                </w:rPr>
                <w:delText xml:space="preserve"> </w:delText>
              </w:r>
            </w:del>
            <w:ins w:id="17535" w:author="Mehrnazi Boojari" w:date="2019-01-15T05:34:00Z">
              <w:r w:rsidR="000169E0" w:rsidRPr="006F53E7">
                <w:rPr>
                  <w:rFonts w:ascii="B Lotus" w:hAnsi="B Lotus" w:cs="B Lotus" w:hint="cs"/>
                  <w:sz w:val="16"/>
                  <w:szCs w:val="16"/>
                  <w:rtl/>
                  <w:lang w:bidi="fa-IR"/>
                </w:rPr>
                <w:t>ت</w:t>
              </w:r>
              <w:r w:rsidR="000169E0">
                <w:rPr>
                  <w:rFonts w:ascii="B Lotus" w:hAnsi="B Lotus" w:cs="B Lotus" w:hint="cs"/>
                  <w:sz w:val="16"/>
                  <w:szCs w:val="16"/>
                  <w:rtl/>
                  <w:lang w:bidi="fa-IR"/>
                </w:rPr>
                <w:t>أ</w:t>
              </w:r>
              <w:r w:rsidR="000169E0" w:rsidRPr="006F53E7">
                <w:rPr>
                  <w:rFonts w:ascii="B Lotus" w:hAnsi="B Lotus" w:cs="B Lotus" w:hint="cs"/>
                  <w:sz w:val="16"/>
                  <w:szCs w:val="16"/>
                  <w:rtl/>
                  <w:lang w:bidi="fa-IR"/>
                </w:rPr>
                <w:t>مین</w:t>
              </w:r>
              <w:r w:rsidR="000169E0" w:rsidRPr="006F53E7">
                <w:rPr>
                  <w:rFonts w:ascii="B Lotus" w:hAnsi="B Lotus" w:cs="B Lotus"/>
                  <w:sz w:val="16"/>
                  <w:szCs w:val="16"/>
                  <w:rtl/>
                  <w:lang w:bidi="fa-IR"/>
                </w:rPr>
                <w:t xml:space="preserve"> </w:t>
              </w:r>
            </w:ins>
            <w:r w:rsidRPr="006F53E7">
              <w:rPr>
                <w:rFonts w:ascii="B Lotus" w:hAnsi="B Lotus" w:cs="B Lotus" w:hint="cs"/>
                <w:sz w:val="16"/>
                <w:szCs w:val="16"/>
                <w:rtl/>
                <w:lang w:bidi="fa-IR"/>
              </w:rPr>
              <w:t>مالی</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ساخت</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مسکن</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روستایی</w:t>
            </w:r>
          </w:p>
          <w:p w14:paraId="762AEC30"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val="restart"/>
            <w:shd w:val="clear" w:color="auto" w:fill="D9E2F3" w:themeFill="accent5" w:themeFillTint="33"/>
            <w:vAlign w:val="center"/>
          </w:tcPr>
          <w:p w14:paraId="67B3D669"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6F53E7">
              <w:rPr>
                <w:rFonts w:ascii="B Lotus" w:hAnsi="B Lotus" w:cs="B Lotus" w:hint="cs"/>
                <w:sz w:val="16"/>
                <w:szCs w:val="16"/>
                <w:rtl/>
                <w:lang w:bidi="fa-IR"/>
              </w:rPr>
              <w:t>تقنینی</w:t>
            </w:r>
          </w:p>
        </w:tc>
        <w:tc>
          <w:tcPr>
            <w:tcW w:w="2551" w:type="dxa"/>
            <w:vMerge w:val="restart"/>
            <w:shd w:val="clear" w:color="auto" w:fill="D9E2F3" w:themeFill="accent5" w:themeFillTint="33"/>
            <w:vAlign w:val="center"/>
          </w:tcPr>
          <w:p w14:paraId="7935666A"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تدو</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ن</w:t>
            </w:r>
            <w:r w:rsidRPr="006F53E7">
              <w:rPr>
                <w:rFonts w:ascii="B Lotus" w:hAnsi="B Lotus" w:cs="B Lotus"/>
                <w:sz w:val="18"/>
                <w:szCs w:val="18"/>
                <w:rtl/>
                <w:lang w:bidi="fa-IR"/>
              </w:rPr>
              <w:t xml:space="preserve"> شاخص</w:t>
            </w:r>
            <w:del w:id="17536" w:author="Mehrnazi Boojari" w:date="2019-01-07T09:46:00Z">
              <w:r w:rsidRPr="006F53E7" w:rsidDel="006F7CCF">
                <w:rPr>
                  <w:rFonts w:ascii="B Lotus" w:hAnsi="B Lotus" w:cs="B Lotus"/>
                  <w:sz w:val="18"/>
                  <w:szCs w:val="18"/>
                  <w:rtl/>
                  <w:lang w:bidi="fa-IR"/>
                </w:rPr>
                <w:delText xml:space="preserve"> ها</w:delText>
              </w:r>
              <w:r w:rsidRPr="006F53E7" w:rsidDel="006F7CCF">
                <w:rPr>
                  <w:rFonts w:ascii="B Lotus" w:hAnsi="B Lotus" w:cs="B Lotus" w:hint="cs"/>
                  <w:sz w:val="18"/>
                  <w:szCs w:val="18"/>
                  <w:rtl/>
                  <w:lang w:bidi="fa-IR"/>
                </w:rPr>
                <w:delText>ی</w:delText>
              </w:r>
              <w:r w:rsidRPr="006F53E7" w:rsidDel="006F7CCF">
                <w:rPr>
                  <w:rFonts w:ascii="B Lotus" w:hAnsi="B Lotus" w:cs="B Lotus"/>
                  <w:sz w:val="18"/>
                  <w:szCs w:val="18"/>
                  <w:rtl/>
                  <w:lang w:bidi="fa-IR"/>
                </w:rPr>
                <w:delText xml:space="preserve"> </w:delText>
              </w:r>
            </w:del>
            <w:ins w:id="17537" w:author="Mehrnazi Boojari" w:date="2019-01-07T09:46:00Z">
              <w:r w:rsidR="006F7CCF">
                <w:rPr>
                  <w:rFonts w:ascii="B Lotus" w:hAnsi="B Lotus" w:cs="B Lotus" w:hint="cs"/>
                  <w:sz w:val="18"/>
                  <w:szCs w:val="18"/>
                  <w:rtl/>
                  <w:lang w:bidi="fa-IR"/>
                </w:rPr>
                <w:t>‌</w:t>
              </w:r>
              <w:r w:rsidR="006F7CCF">
                <w:rPr>
                  <w:rFonts w:ascii="B Lotus" w:hAnsi="B Lotus" w:cs="B Lotus"/>
                  <w:sz w:val="18"/>
                  <w:szCs w:val="18"/>
                  <w:rtl/>
                  <w:lang w:bidi="fa-IR"/>
                </w:rPr>
                <w:t xml:space="preserve">های </w:t>
              </w:r>
            </w:ins>
            <w:r w:rsidRPr="006F53E7">
              <w:rPr>
                <w:rFonts w:ascii="B Lotus" w:hAnsi="B Lotus" w:cs="B Lotus"/>
                <w:sz w:val="18"/>
                <w:szCs w:val="18"/>
                <w:rtl/>
                <w:lang w:bidi="fa-IR"/>
              </w:rPr>
              <w:t>اعطا</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ت</w:t>
            </w:r>
            <w:r w:rsidRPr="006F53E7">
              <w:rPr>
                <w:rFonts w:ascii="B Lotus" w:hAnsi="B Lotus" w:cs="B Lotus" w:hint="cs"/>
                <w:sz w:val="18"/>
                <w:szCs w:val="18"/>
                <w:rtl/>
                <w:lang w:bidi="fa-IR"/>
              </w:rPr>
              <w:t>سهی</w:t>
            </w:r>
            <w:r w:rsidRPr="006F53E7">
              <w:rPr>
                <w:rFonts w:ascii="B Lotus" w:hAnsi="B Lotus" w:cs="B Lotus" w:hint="eastAsia"/>
                <w:sz w:val="18"/>
                <w:szCs w:val="18"/>
                <w:rtl/>
                <w:lang w:bidi="fa-IR"/>
              </w:rPr>
              <w:t>لات</w:t>
            </w:r>
            <w:r w:rsidRPr="006F53E7">
              <w:rPr>
                <w:rFonts w:ascii="B Lotus" w:hAnsi="B Lotus" w:cs="B Lotus"/>
                <w:sz w:val="18"/>
                <w:szCs w:val="18"/>
                <w:rtl/>
                <w:lang w:bidi="fa-IR"/>
              </w:rPr>
              <w:t xml:space="preserve"> مسکن روستا</w:t>
            </w:r>
            <w:r w:rsidRPr="006F53E7">
              <w:rPr>
                <w:rFonts w:ascii="B Lotus" w:hAnsi="B Lotus" w:cs="B Lotus" w:hint="cs"/>
                <w:sz w:val="18"/>
                <w:szCs w:val="18"/>
                <w:rtl/>
                <w:lang w:bidi="fa-IR"/>
              </w:rPr>
              <w:t>یی</w:t>
            </w:r>
          </w:p>
        </w:tc>
        <w:tc>
          <w:tcPr>
            <w:tcW w:w="1023" w:type="dxa"/>
            <w:vMerge w:val="restart"/>
            <w:shd w:val="clear" w:color="auto" w:fill="D9E2F3" w:themeFill="accent5" w:themeFillTint="33"/>
            <w:vAlign w:val="center"/>
          </w:tcPr>
          <w:p w14:paraId="10A6DC68"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سازمان برنامه و بودجه</w:t>
            </w:r>
          </w:p>
        </w:tc>
        <w:tc>
          <w:tcPr>
            <w:tcW w:w="2093" w:type="dxa"/>
            <w:vMerge w:val="restart"/>
            <w:shd w:val="clear" w:color="auto" w:fill="D9E2F3" w:themeFill="accent5" w:themeFillTint="33"/>
            <w:vAlign w:val="center"/>
          </w:tcPr>
          <w:p w14:paraId="6C624AD5"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rPr>
              <w:t>بنیاد مسکن</w:t>
            </w:r>
            <w:del w:id="17538" w:author="Mehrnazi Boojari" w:date="2019-01-07T09:47:00Z">
              <w:r w:rsidRPr="006F53E7" w:rsidDel="006F7CCF">
                <w:rPr>
                  <w:rFonts w:ascii="B Lotus" w:hAnsi="B Lotus" w:cs="B Lotus" w:hint="cs"/>
                  <w:sz w:val="18"/>
                  <w:szCs w:val="18"/>
                  <w:rtl/>
                </w:rPr>
                <w:delText xml:space="preserve"> ،</w:delText>
              </w:r>
            </w:del>
            <w:ins w:id="17539" w:author="Mehrnazi Boojari" w:date="2019-01-07T09:47:00Z">
              <w:r w:rsidR="006F7CCF">
                <w:rPr>
                  <w:rFonts w:ascii="B Lotus" w:hAnsi="B Lotus" w:cs="B Lotus" w:hint="cs"/>
                  <w:sz w:val="18"/>
                  <w:szCs w:val="18"/>
                  <w:rtl/>
                </w:rPr>
                <w:t>،</w:t>
              </w:r>
            </w:ins>
            <w:r w:rsidRPr="006F53E7">
              <w:rPr>
                <w:rFonts w:ascii="B Lotus" w:hAnsi="B Lotus" w:cs="B Lotus" w:hint="cs"/>
                <w:sz w:val="18"/>
                <w:szCs w:val="18"/>
                <w:rtl/>
              </w:rPr>
              <w:t xml:space="preserve"> جهادکشاورزی، بانک مرکزی</w:t>
            </w:r>
          </w:p>
        </w:tc>
        <w:tc>
          <w:tcPr>
            <w:tcW w:w="1704" w:type="dxa"/>
            <w:vMerge w:val="restart"/>
            <w:shd w:val="clear" w:color="auto" w:fill="D9E2F3" w:themeFill="accent5" w:themeFillTint="33"/>
            <w:vAlign w:val="center"/>
          </w:tcPr>
          <w:p w14:paraId="11DDD168"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r w:rsidRPr="006F53E7">
              <w:rPr>
                <w:rFonts w:ascii="B Lotus" w:hAnsi="B Lotus" w:cs="B Lotus" w:hint="cs"/>
                <w:sz w:val="18"/>
                <w:szCs w:val="18"/>
                <w:rtl/>
              </w:rPr>
              <w:t>معاونت زیرساخت و</w:t>
            </w:r>
            <w:ins w:id="17540" w:author="Mehrnazi Boojari" w:date="2019-01-15T05:44:00Z">
              <w:r w:rsidR="00847DA6">
                <w:rPr>
                  <w:rFonts w:ascii="B Lotus" w:hAnsi="B Lotus" w:cs="B Lotus" w:hint="cs"/>
                  <w:sz w:val="18"/>
                  <w:szCs w:val="18"/>
                  <w:rtl/>
                </w:rPr>
                <w:t xml:space="preserve"> </w:t>
              </w:r>
            </w:ins>
            <w:r w:rsidRPr="006F53E7">
              <w:rPr>
                <w:rFonts w:ascii="B Lotus" w:hAnsi="B Lotus" w:cs="B Lotus" w:hint="cs"/>
                <w:sz w:val="18"/>
                <w:szCs w:val="18"/>
                <w:rtl/>
              </w:rPr>
              <w:t>عمران</w:t>
            </w:r>
          </w:p>
          <w:p w14:paraId="05B7385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r w:rsidRPr="006F53E7">
              <w:rPr>
                <w:rFonts w:ascii="B Lotus" w:hAnsi="B Lotus" w:cs="B Lotus" w:hint="cs"/>
                <w:sz w:val="18"/>
                <w:szCs w:val="18"/>
                <w:rtl/>
              </w:rPr>
              <w:t>معاونت اشتغال</w:t>
            </w:r>
          </w:p>
          <w:p w14:paraId="60F9D007"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r w:rsidRPr="006F53E7">
              <w:rPr>
                <w:rFonts w:ascii="B Lotus" w:hAnsi="B Lotus" w:cs="B Lotus" w:hint="cs"/>
                <w:sz w:val="18"/>
                <w:szCs w:val="18"/>
                <w:rtl/>
              </w:rPr>
              <w:t>معاونت فرهنگی و</w:t>
            </w:r>
            <w:ins w:id="17541" w:author="Mehrnazi Boojari" w:date="2019-01-15T05:44:00Z">
              <w:r w:rsidR="00847DA6">
                <w:rPr>
                  <w:rFonts w:ascii="B Lotus" w:hAnsi="B Lotus" w:cs="B Lotus" w:hint="cs"/>
                  <w:sz w:val="18"/>
                  <w:szCs w:val="18"/>
                  <w:rtl/>
                </w:rPr>
                <w:t xml:space="preserve"> </w:t>
              </w:r>
            </w:ins>
            <w:r w:rsidRPr="006F53E7">
              <w:rPr>
                <w:rFonts w:ascii="B Lotus" w:hAnsi="B Lotus" w:cs="B Lotus" w:hint="cs"/>
                <w:sz w:val="18"/>
                <w:szCs w:val="18"/>
                <w:rtl/>
              </w:rPr>
              <w:t>اجتماعی</w:t>
            </w:r>
          </w:p>
        </w:tc>
        <w:tc>
          <w:tcPr>
            <w:tcW w:w="2825" w:type="dxa"/>
            <w:shd w:val="clear" w:color="auto" w:fill="D9E2F3" w:themeFill="accent5" w:themeFillTint="33"/>
            <w:vAlign w:val="center"/>
          </w:tcPr>
          <w:p w14:paraId="6AAE75A1" w14:textId="77777777" w:rsidR="00EA6F4D" w:rsidRPr="006F53E7" w:rsidRDefault="00EA6F4D" w:rsidP="00847DA6">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del w:id="17542" w:author="Mehrnazi Boojari" w:date="2019-01-15T05:40:00Z">
              <w:r w:rsidRPr="006F53E7" w:rsidDel="00847DA6">
                <w:rPr>
                  <w:rFonts w:ascii="B Lotus" w:hAnsi="B Lotus" w:cs="B Lotus"/>
                  <w:sz w:val="16"/>
                  <w:szCs w:val="16"/>
                  <w:rtl/>
                </w:rPr>
                <w:delText xml:space="preserve">تبصره </w:delText>
              </w:r>
            </w:del>
            <w:ins w:id="17543" w:author="Mehrnazi Boojari" w:date="2019-01-15T05:40:00Z">
              <w:r w:rsidR="00847DA6" w:rsidRPr="006F53E7">
                <w:rPr>
                  <w:rFonts w:ascii="B Lotus" w:hAnsi="B Lotus" w:cs="B Lotus"/>
                  <w:sz w:val="16"/>
                  <w:szCs w:val="16"/>
                  <w:rtl/>
                </w:rPr>
                <w:t>تبصر</w:t>
              </w:r>
              <w:r w:rsidR="00847DA6">
                <w:rPr>
                  <w:rFonts w:ascii="B Lotus" w:hAnsi="B Lotus" w:cs="B Lotus" w:hint="cs"/>
                  <w:sz w:val="16"/>
                  <w:szCs w:val="16"/>
                  <w:rtl/>
                </w:rPr>
                <w:t>ۀ</w:t>
              </w:r>
              <w:r w:rsidR="00847DA6" w:rsidRPr="006F53E7">
                <w:rPr>
                  <w:rFonts w:ascii="B Lotus" w:hAnsi="B Lotus" w:cs="B Lotus"/>
                  <w:sz w:val="16"/>
                  <w:szCs w:val="16"/>
                  <w:rtl/>
                </w:rPr>
                <w:t xml:space="preserve"> </w:t>
              </w:r>
            </w:ins>
            <w:r w:rsidRPr="006F53E7">
              <w:rPr>
                <w:rFonts w:ascii="B Lotus" w:hAnsi="B Lotus" w:cs="B Lotus"/>
                <w:sz w:val="16"/>
                <w:szCs w:val="16"/>
                <w:rtl/>
              </w:rPr>
              <w:t xml:space="preserve">3 </w:t>
            </w:r>
            <w:del w:id="17544" w:author="Mehrnazi Boojari" w:date="2019-01-15T05:40:00Z">
              <w:r w:rsidRPr="006F53E7" w:rsidDel="00847DA6">
                <w:rPr>
                  <w:rFonts w:ascii="B Lotus" w:hAnsi="B Lotus" w:cs="B Lotus" w:hint="cs"/>
                  <w:sz w:val="16"/>
                  <w:szCs w:val="16"/>
                  <w:rtl/>
                </w:rPr>
                <w:delText xml:space="preserve">ماده </w:delText>
              </w:r>
            </w:del>
            <w:ins w:id="17545" w:author="Mehrnazi Boojari" w:date="2019-01-15T05:40:00Z">
              <w:r w:rsidR="00847DA6" w:rsidRPr="006F53E7">
                <w:rPr>
                  <w:rFonts w:ascii="B Lotus" w:hAnsi="B Lotus" w:cs="B Lotus" w:hint="cs"/>
                  <w:sz w:val="16"/>
                  <w:szCs w:val="16"/>
                  <w:rtl/>
                </w:rPr>
                <w:t>ماد</w:t>
              </w:r>
              <w:r w:rsidR="00847DA6">
                <w:rPr>
                  <w:rFonts w:ascii="B Lotus" w:hAnsi="B Lotus" w:cs="B Lotus" w:hint="cs"/>
                  <w:sz w:val="16"/>
                  <w:szCs w:val="16"/>
                  <w:rtl/>
                </w:rPr>
                <w:t>ۀ</w:t>
              </w:r>
              <w:r w:rsidR="00847DA6" w:rsidRPr="006F53E7">
                <w:rPr>
                  <w:rFonts w:ascii="B Lotus" w:hAnsi="B Lotus" w:cs="B Lotus" w:hint="cs"/>
                  <w:sz w:val="16"/>
                  <w:szCs w:val="16"/>
                  <w:rtl/>
                </w:rPr>
                <w:t xml:space="preserve"> </w:t>
              </w:r>
            </w:ins>
            <w:r w:rsidRPr="006F53E7">
              <w:rPr>
                <w:rFonts w:ascii="B Lotus" w:hAnsi="B Lotus" w:cs="B Lotus" w:hint="cs"/>
                <w:sz w:val="16"/>
                <w:szCs w:val="16"/>
                <w:rtl/>
              </w:rPr>
              <w:t>2</w:t>
            </w:r>
            <w:del w:id="17546" w:author="Mehrnazi Boojari" w:date="2019-01-07T10:35:00Z">
              <w:r w:rsidRPr="006F53E7" w:rsidDel="006C73A5">
                <w:rPr>
                  <w:rFonts w:ascii="B Lotus" w:hAnsi="B Lotus" w:cs="B Lotus" w:hint="cs"/>
                  <w:sz w:val="16"/>
                  <w:szCs w:val="16"/>
                  <w:rtl/>
                </w:rPr>
                <w:delText xml:space="preserve"> : </w:delText>
              </w:r>
            </w:del>
            <w:ins w:id="17547" w:author="Mehrnazi Boojari" w:date="2019-01-07T10:35:00Z">
              <w:r w:rsidR="006C73A5">
                <w:rPr>
                  <w:rFonts w:ascii="B Lotus" w:hAnsi="B Lotus" w:cs="B Lotus" w:hint="cs"/>
                  <w:sz w:val="16"/>
                  <w:szCs w:val="16"/>
                  <w:rtl/>
                </w:rPr>
                <w:t xml:space="preserve"> </w:t>
              </w:r>
            </w:ins>
            <w:r w:rsidRPr="006F53E7">
              <w:rPr>
                <w:rFonts w:ascii="B Lotus" w:hAnsi="B Lotus" w:cs="B Lotus" w:hint="cs"/>
                <w:sz w:val="16"/>
                <w:szCs w:val="16"/>
                <w:rtl/>
              </w:rPr>
              <w:t>د</w:t>
            </w:r>
            <w:r w:rsidRPr="006F53E7">
              <w:rPr>
                <w:rFonts w:ascii="B Lotus" w:hAnsi="B Lotus" w:cs="B Lotus"/>
                <w:sz w:val="16"/>
                <w:szCs w:val="16"/>
                <w:rtl/>
              </w:rPr>
              <w:t>ستورالعمل اجرايي پرداخت تسهيلات بهسازي و نوسازي مسكن روستايي</w:t>
            </w:r>
          </w:p>
        </w:tc>
      </w:tr>
      <w:tr w:rsidR="00EA6F4D" w:rsidRPr="00EA6F4D" w14:paraId="08BF64F9"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5493B6E9"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41DCF97D"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555BF904"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D9E2F3" w:themeFill="accent5" w:themeFillTint="33"/>
            <w:vAlign w:val="center"/>
          </w:tcPr>
          <w:p w14:paraId="446CE8AB"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023" w:type="dxa"/>
            <w:vMerge/>
            <w:shd w:val="clear" w:color="auto" w:fill="D9E2F3" w:themeFill="accent5" w:themeFillTint="33"/>
            <w:vAlign w:val="center"/>
          </w:tcPr>
          <w:p w14:paraId="2126B646"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093" w:type="dxa"/>
            <w:vMerge/>
            <w:shd w:val="clear" w:color="auto" w:fill="D9E2F3" w:themeFill="accent5" w:themeFillTint="33"/>
            <w:vAlign w:val="center"/>
          </w:tcPr>
          <w:p w14:paraId="652B6036"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p>
        </w:tc>
        <w:tc>
          <w:tcPr>
            <w:tcW w:w="1704" w:type="dxa"/>
            <w:vMerge/>
            <w:shd w:val="clear" w:color="auto" w:fill="D9E2F3" w:themeFill="accent5" w:themeFillTint="33"/>
            <w:vAlign w:val="center"/>
          </w:tcPr>
          <w:p w14:paraId="4C16EE14"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825" w:type="dxa"/>
            <w:shd w:val="clear" w:color="auto" w:fill="D9E2F3" w:themeFill="accent5" w:themeFillTint="33"/>
            <w:vAlign w:val="center"/>
          </w:tcPr>
          <w:p w14:paraId="26B855C6" w14:textId="77777777" w:rsidR="00EA6F4D" w:rsidRPr="006F53E7" w:rsidRDefault="00EA6F4D" w:rsidP="00847DA6">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del w:id="17548" w:author="Mehrnazi Boojari" w:date="2019-01-15T05:40:00Z">
              <w:r w:rsidRPr="006F53E7" w:rsidDel="00847DA6">
                <w:rPr>
                  <w:rFonts w:ascii="B Lotus" w:hAnsi="B Lotus" w:cs="B Lotus" w:hint="cs"/>
                  <w:sz w:val="16"/>
                  <w:szCs w:val="16"/>
                  <w:rtl/>
                </w:rPr>
                <w:delText xml:space="preserve">ماده </w:delText>
              </w:r>
            </w:del>
            <w:ins w:id="17549" w:author="Mehrnazi Boojari" w:date="2019-01-15T05:40:00Z">
              <w:r w:rsidR="00847DA6" w:rsidRPr="006F53E7">
                <w:rPr>
                  <w:rFonts w:ascii="B Lotus" w:hAnsi="B Lotus" w:cs="B Lotus" w:hint="cs"/>
                  <w:sz w:val="16"/>
                  <w:szCs w:val="16"/>
                  <w:rtl/>
                </w:rPr>
                <w:t>ماد</w:t>
              </w:r>
              <w:r w:rsidR="00847DA6">
                <w:rPr>
                  <w:rFonts w:ascii="B Lotus" w:hAnsi="B Lotus" w:cs="B Lotus" w:hint="cs"/>
                  <w:sz w:val="16"/>
                  <w:szCs w:val="16"/>
                  <w:rtl/>
                </w:rPr>
                <w:t>ۀ</w:t>
              </w:r>
              <w:r w:rsidR="00847DA6" w:rsidRPr="006F53E7">
                <w:rPr>
                  <w:rFonts w:ascii="B Lotus" w:hAnsi="B Lotus" w:cs="B Lotus" w:hint="cs"/>
                  <w:sz w:val="16"/>
                  <w:szCs w:val="16"/>
                  <w:rtl/>
                </w:rPr>
                <w:t xml:space="preserve"> </w:t>
              </w:r>
            </w:ins>
            <w:r w:rsidRPr="006F53E7">
              <w:rPr>
                <w:rFonts w:ascii="B Lotus" w:hAnsi="B Lotus" w:cs="B Lotus" w:hint="cs"/>
                <w:sz w:val="16"/>
                <w:szCs w:val="16"/>
                <w:rtl/>
              </w:rPr>
              <w:t>5</w:t>
            </w:r>
            <w:del w:id="17550" w:author="Mehrnazi Boojari" w:date="2019-01-07T10:35:00Z">
              <w:r w:rsidRPr="006F53E7" w:rsidDel="006C73A5">
                <w:rPr>
                  <w:rFonts w:ascii="B Lotus" w:hAnsi="B Lotus" w:cs="B Lotus" w:hint="cs"/>
                  <w:sz w:val="16"/>
                  <w:szCs w:val="16"/>
                  <w:rtl/>
                </w:rPr>
                <w:delText xml:space="preserve"> : </w:delText>
              </w:r>
            </w:del>
            <w:ins w:id="17551" w:author="Mehrnazi Boojari" w:date="2019-01-07T10:35:00Z">
              <w:r w:rsidR="006C73A5">
                <w:rPr>
                  <w:rFonts w:ascii="B Lotus" w:hAnsi="B Lotus" w:cs="B Lotus" w:hint="cs"/>
                  <w:sz w:val="16"/>
                  <w:szCs w:val="16"/>
                  <w:rtl/>
                </w:rPr>
                <w:t xml:space="preserve"> </w:t>
              </w:r>
            </w:ins>
            <w:r w:rsidRPr="006F53E7">
              <w:rPr>
                <w:rFonts w:ascii="B Lotus" w:hAnsi="B Lotus" w:cs="B Lotus" w:hint="cs"/>
                <w:sz w:val="16"/>
                <w:szCs w:val="16"/>
                <w:rtl/>
              </w:rPr>
              <w:t>د</w:t>
            </w:r>
            <w:r w:rsidRPr="006F53E7">
              <w:rPr>
                <w:rFonts w:ascii="B Lotus" w:hAnsi="B Lotus" w:cs="B Lotus"/>
                <w:sz w:val="16"/>
                <w:szCs w:val="16"/>
                <w:rtl/>
              </w:rPr>
              <w:t>ستورالعمل اجرايي پرداخت تسهيلات بهسازي و نوسازي مسكن روستايي</w:t>
            </w:r>
          </w:p>
        </w:tc>
      </w:tr>
      <w:tr w:rsidR="00EA6F4D" w:rsidRPr="00EA6F4D" w14:paraId="4CD9187D"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31916858"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325CC12D"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2B6BA095"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551" w:type="dxa"/>
            <w:shd w:val="clear" w:color="auto" w:fill="D9E2F3" w:themeFill="accent5" w:themeFillTint="33"/>
            <w:vAlign w:val="center"/>
          </w:tcPr>
          <w:p w14:paraId="5AFC47A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 xml:space="preserve">تضمین </w:t>
            </w:r>
            <w:r w:rsidRPr="006F53E7">
              <w:rPr>
                <w:rFonts w:ascii="B Lotus" w:hAnsi="B Lotus" w:cs="B Lotus"/>
                <w:sz w:val="18"/>
                <w:szCs w:val="18"/>
                <w:rtl/>
                <w:lang w:bidi="fa-IR"/>
              </w:rPr>
              <w:t>دستگاه</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برا</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پرداخت و بازپرداخت تسه</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لات</w:t>
            </w:r>
            <w:r w:rsidRPr="006F53E7">
              <w:rPr>
                <w:rFonts w:ascii="B Lotus" w:hAnsi="B Lotus" w:cs="B Lotus"/>
                <w:sz w:val="18"/>
                <w:szCs w:val="18"/>
                <w:rtl/>
                <w:lang w:bidi="fa-IR"/>
              </w:rPr>
              <w:t xml:space="preserve"> مسکن روستا</w:t>
            </w:r>
            <w:r w:rsidRPr="006F53E7">
              <w:rPr>
                <w:rFonts w:ascii="B Lotus" w:hAnsi="B Lotus" w:cs="B Lotus" w:hint="cs"/>
                <w:sz w:val="18"/>
                <w:szCs w:val="18"/>
                <w:rtl/>
                <w:lang w:bidi="fa-IR"/>
              </w:rPr>
              <w:t>یی</w:t>
            </w:r>
          </w:p>
        </w:tc>
        <w:tc>
          <w:tcPr>
            <w:tcW w:w="1023" w:type="dxa"/>
            <w:shd w:val="clear" w:color="auto" w:fill="D9E2F3" w:themeFill="accent5" w:themeFillTint="33"/>
            <w:vAlign w:val="center"/>
          </w:tcPr>
          <w:p w14:paraId="1B567FA2"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س</w:t>
            </w:r>
            <w:r w:rsidRPr="006F53E7">
              <w:rPr>
                <w:rFonts w:ascii="B Lotus" w:hAnsi="B Lotus" w:cs="B Lotus"/>
                <w:sz w:val="18"/>
                <w:szCs w:val="18"/>
                <w:rtl/>
                <w:lang w:bidi="fa-IR"/>
              </w:rPr>
              <w:t>ازمان برنامه و بودجه</w:t>
            </w:r>
          </w:p>
        </w:tc>
        <w:tc>
          <w:tcPr>
            <w:tcW w:w="2093" w:type="dxa"/>
            <w:shd w:val="clear" w:color="auto" w:fill="D9E2F3" w:themeFill="accent5" w:themeFillTint="33"/>
            <w:vAlign w:val="center"/>
          </w:tcPr>
          <w:p w14:paraId="606B1DC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بانک مرکزی</w:t>
            </w:r>
            <w:del w:id="17552" w:author="Mehrnazi Boojari" w:date="2019-01-08T01:35:00Z">
              <w:r w:rsidRPr="006F53E7" w:rsidDel="007B349F">
                <w:rPr>
                  <w:rFonts w:ascii="B Lotus" w:hAnsi="B Lotus" w:cs="B Lotus" w:hint="cs"/>
                  <w:sz w:val="18"/>
                  <w:szCs w:val="18"/>
                  <w:rtl/>
                  <w:lang w:bidi="fa-IR"/>
                </w:rPr>
                <w:delText>،ب</w:delText>
              </w:r>
            </w:del>
            <w:ins w:id="17553" w:author="Mehrnazi Boojari" w:date="2019-01-08T01:35:00Z">
              <w:r w:rsidR="007B349F">
                <w:rPr>
                  <w:rFonts w:ascii="B Lotus" w:hAnsi="B Lotus" w:cs="B Lotus" w:hint="cs"/>
                  <w:sz w:val="18"/>
                  <w:szCs w:val="18"/>
                  <w:rtl/>
                  <w:lang w:bidi="fa-IR"/>
                </w:rPr>
                <w:t>، ب</w:t>
              </w:r>
            </w:ins>
            <w:r w:rsidRPr="006F53E7">
              <w:rPr>
                <w:rFonts w:ascii="B Lotus" w:hAnsi="B Lotus" w:cs="B Lotus" w:hint="cs"/>
                <w:sz w:val="18"/>
                <w:szCs w:val="18"/>
                <w:rtl/>
                <w:lang w:bidi="fa-IR"/>
              </w:rPr>
              <w:t xml:space="preserve">نیاد مسکن </w:t>
            </w:r>
          </w:p>
        </w:tc>
        <w:tc>
          <w:tcPr>
            <w:tcW w:w="1704" w:type="dxa"/>
            <w:shd w:val="clear" w:color="auto" w:fill="D9E2F3" w:themeFill="accent5" w:themeFillTint="33"/>
          </w:tcPr>
          <w:p w14:paraId="0862306A"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 xml:space="preserve">معاونت اشتغال </w:t>
            </w:r>
          </w:p>
          <w:p w14:paraId="39E8132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معاونت زیرساخت و</w:t>
            </w:r>
            <w:ins w:id="17554" w:author="Mehrnazi Boojari" w:date="2019-01-15T05:44:00Z">
              <w:r w:rsidR="00847DA6">
                <w:rPr>
                  <w:rFonts w:ascii="B Lotus" w:hAnsi="B Lotus" w:cs="B Lotus" w:hint="cs"/>
                  <w:sz w:val="18"/>
                  <w:szCs w:val="18"/>
                  <w:rtl/>
                  <w:lang w:bidi="fa-IR"/>
                </w:rPr>
                <w:t xml:space="preserve"> </w:t>
              </w:r>
            </w:ins>
            <w:r w:rsidRPr="006F53E7">
              <w:rPr>
                <w:rFonts w:ascii="B Lotus" w:hAnsi="B Lotus" w:cs="B Lotus" w:hint="cs"/>
                <w:sz w:val="18"/>
                <w:szCs w:val="18"/>
                <w:rtl/>
                <w:lang w:bidi="fa-IR"/>
              </w:rPr>
              <w:t>عمران</w:t>
            </w:r>
          </w:p>
        </w:tc>
        <w:tc>
          <w:tcPr>
            <w:tcW w:w="2825" w:type="dxa"/>
            <w:shd w:val="clear" w:color="auto" w:fill="D9E2F3" w:themeFill="accent5" w:themeFillTint="33"/>
            <w:vAlign w:val="center"/>
          </w:tcPr>
          <w:p w14:paraId="17344F7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r>
      <w:tr w:rsidR="00EA6F4D" w:rsidRPr="00EA6F4D" w14:paraId="5029021E"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3F8D5D36"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2D3DA66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D9E2F3" w:themeFill="accent5" w:themeFillTint="33"/>
            <w:vAlign w:val="center"/>
          </w:tcPr>
          <w:p w14:paraId="31248ED6"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shd w:val="clear" w:color="auto" w:fill="D9E2F3" w:themeFill="accent5" w:themeFillTint="33"/>
            <w:vAlign w:val="center"/>
          </w:tcPr>
          <w:p w14:paraId="6288790A" w14:textId="77777777" w:rsidR="00EA6F4D" w:rsidRPr="006F53E7" w:rsidRDefault="00EA6F4D" w:rsidP="000169E0">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del w:id="17555" w:author="Mehrnazi Boojari" w:date="2019-01-15T05:34:00Z">
              <w:r w:rsidRPr="006F53E7" w:rsidDel="000169E0">
                <w:rPr>
                  <w:rFonts w:ascii="B Lotus" w:hAnsi="B Lotus" w:cs="B Lotus" w:hint="cs"/>
                  <w:sz w:val="18"/>
                  <w:szCs w:val="18"/>
                  <w:rtl/>
                  <w:lang w:bidi="fa-IR"/>
                </w:rPr>
                <w:delText>تامی</w:delText>
              </w:r>
              <w:r w:rsidRPr="006F53E7" w:rsidDel="000169E0">
                <w:rPr>
                  <w:rFonts w:ascii="B Lotus" w:hAnsi="B Lotus" w:cs="B Lotus"/>
                  <w:sz w:val="18"/>
                  <w:szCs w:val="18"/>
                  <w:rtl/>
                  <w:lang w:bidi="fa-IR"/>
                </w:rPr>
                <w:delText xml:space="preserve">ن </w:delText>
              </w:r>
            </w:del>
            <w:ins w:id="17556" w:author="Mehrnazi Boojari" w:date="2019-01-15T05:34:00Z">
              <w:r w:rsidR="000169E0" w:rsidRPr="006F53E7">
                <w:rPr>
                  <w:rFonts w:ascii="B Lotus" w:hAnsi="B Lotus" w:cs="B Lotus" w:hint="cs"/>
                  <w:sz w:val="18"/>
                  <w:szCs w:val="18"/>
                  <w:rtl/>
                  <w:lang w:bidi="fa-IR"/>
                </w:rPr>
                <w:t>ت</w:t>
              </w:r>
              <w:r w:rsidR="000169E0">
                <w:rPr>
                  <w:rFonts w:ascii="B Lotus" w:hAnsi="B Lotus" w:cs="B Lotus" w:hint="cs"/>
                  <w:sz w:val="18"/>
                  <w:szCs w:val="18"/>
                  <w:rtl/>
                  <w:lang w:bidi="fa-IR"/>
                </w:rPr>
                <w:t>أ</w:t>
              </w:r>
              <w:r w:rsidR="000169E0" w:rsidRPr="006F53E7">
                <w:rPr>
                  <w:rFonts w:ascii="B Lotus" w:hAnsi="B Lotus" w:cs="B Lotus" w:hint="cs"/>
                  <w:sz w:val="18"/>
                  <w:szCs w:val="18"/>
                  <w:rtl/>
                  <w:lang w:bidi="fa-IR"/>
                </w:rPr>
                <w:t>می</w:t>
              </w:r>
              <w:r w:rsidR="000169E0" w:rsidRPr="006F53E7">
                <w:rPr>
                  <w:rFonts w:ascii="B Lotus" w:hAnsi="B Lotus" w:cs="B Lotus"/>
                  <w:sz w:val="18"/>
                  <w:szCs w:val="18"/>
                  <w:rtl/>
                  <w:lang w:bidi="fa-IR"/>
                </w:rPr>
                <w:t xml:space="preserve">ن </w:t>
              </w:r>
            </w:ins>
            <w:r w:rsidRPr="006F53E7">
              <w:rPr>
                <w:rFonts w:ascii="B Lotus" w:hAnsi="B Lotus" w:cs="B Lotus"/>
                <w:sz w:val="18"/>
                <w:szCs w:val="18"/>
                <w:rtl/>
                <w:lang w:bidi="fa-IR"/>
              </w:rPr>
              <w:t>مال</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مورد ن</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از</w:t>
            </w:r>
            <w:r w:rsidRPr="006F53E7">
              <w:rPr>
                <w:rFonts w:ascii="B Lotus" w:hAnsi="B Lotus" w:cs="B Lotus"/>
                <w:sz w:val="18"/>
                <w:szCs w:val="18"/>
                <w:rtl/>
                <w:lang w:bidi="fa-IR"/>
              </w:rPr>
              <w:t xml:space="preserve"> مسکن روستا</w:t>
            </w:r>
            <w:r w:rsidRPr="006F53E7">
              <w:rPr>
                <w:rFonts w:ascii="B Lotus" w:hAnsi="B Lotus" w:cs="B Lotus" w:hint="cs"/>
                <w:sz w:val="18"/>
                <w:szCs w:val="18"/>
                <w:rtl/>
                <w:lang w:bidi="fa-IR"/>
              </w:rPr>
              <w:t>یی</w:t>
            </w:r>
            <w:r w:rsidRPr="006F53E7">
              <w:rPr>
                <w:rFonts w:ascii="B Lotus" w:hAnsi="B Lotus" w:cs="B Lotus"/>
                <w:sz w:val="18"/>
                <w:szCs w:val="18"/>
                <w:rtl/>
                <w:lang w:bidi="fa-IR"/>
              </w:rPr>
              <w:t xml:space="preserve"> در قالب طرح صندوق توسعه مسکن روستا</w:t>
            </w:r>
            <w:r w:rsidRPr="006F53E7">
              <w:rPr>
                <w:rFonts w:ascii="B Lotus" w:hAnsi="B Lotus" w:cs="B Lotus" w:hint="cs"/>
                <w:sz w:val="18"/>
                <w:szCs w:val="18"/>
                <w:rtl/>
                <w:lang w:bidi="fa-IR"/>
              </w:rPr>
              <w:t>یی</w:t>
            </w:r>
          </w:p>
        </w:tc>
        <w:tc>
          <w:tcPr>
            <w:tcW w:w="1023" w:type="dxa"/>
            <w:shd w:val="clear" w:color="auto" w:fill="D9E2F3" w:themeFill="accent5" w:themeFillTint="33"/>
            <w:vAlign w:val="center"/>
          </w:tcPr>
          <w:p w14:paraId="2898518C"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سازمان برنامه و بودجه</w:t>
            </w:r>
          </w:p>
        </w:tc>
        <w:tc>
          <w:tcPr>
            <w:tcW w:w="2093" w:type="dxa"/>
            <w:shd w:val="clear" w:color="auto" w:fill="D9E2F3" w:themeFill="accent5" w:themeFillTint="33"/>
            <w:vAlign w:val="center"/>
          </w:tcPr>
          <w:p w14:paraId="767D2453"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وزارت راه و شهرساز</w:t>
            </w:r>
            <w:r w:rsidRPr="006F53E7">
              <w:rPr>
                <w:rFonts w:ascii="B Lotus" w:hAnsi="B Lotus" w:cs="B Lotus" w:hint="cs"/>
                <w:sz w:val="18"/>
                <w:szCs w:val="18"/>
                <w:rtl/>
                <w:lang w:bidi="fa-IR"/>
              </w:rPr>
              <w:t>ی</w:t>
            </w:r>
            <w:del w:id="17557" w:author="Mehrnazi Boojari" w:date="2019-01-07T09:47:00Z">
              <w:r w:rsidRPr="006F53E7" w:rsidDel="006F7CCF">
                <w:rPr>
                  <w:rFonts w:ascii="B Lotus" w:hAnsi="B Lotus" w:cs="B Lotus"/>
                  <w:sz w:val="18"/>
                  <w:szCs w:val="18"/>
                  <w:rtl/>
                  <w:lang w:bidi="fa-IR"/>
                </w:rPr>
                <w:delText xml:space="preserve"> ،</w:delText>
              </w:r>
            </w:del>
            <w:ins w:id="17558" w:author="Mehrnazi Boojari" w:date="2019-01-07T09:47:00Z">
              <w:r w:rsidR="006F7CCF">
                <w:rPr>
                  <w:rFonts w:ascii="B Lotus" w:hAnsi="B Lotus" w:cs="B Lotus"/>
                  <w:sz w:val="18"/>
                  <w:szCs w:val="18"/>
                  <w:rtl/>
                  <w:lang w:bidi="fa-IR"/>
                </w:rPr>
                <w:t>،</w:t>
              </w:r>
            </w:ins>
            <w:r w:rsidRPr="006F53E7">
              <w:rPr>
                <w:rFonts w:ascii="B Lotus" w:hAnsi="B Lotus" w:cs="B Lotus"/>
                <w:sz w:val="18"/>
                <w:szCs w:val="18"/>
                <w:rtl/>
                <w:lang w:bidi="fa-IR"/>
              </w:rPr>
              <w:t xml:space="preserve"> بانک مرکز</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و بن</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اد</w:t>
            </w:r>
            <w:r w:rsidRPr="006F53E7">
              <w:rPr>
                <w:rFonts w:ascii="B Lotus" w:hAnsi="B Lotus" w:cs="B Lotus"/>
                <w:sz w:val="18"/>
                <w:szCs w:val="18"/>
                <w:rtl/>
                <w:lang w:bidi="fa-IR"/>
              </w:rPr>
              <w:t xml:space="preserve"> مسکن</w:t>
            </w:r>
          </w:p>
        </w:tc>
        <w:tc>
          <w:tcPr>
            <w:tcW w:w="1704" w:type="dxa"/>
            <w:shd w:val="clear" w:color="auto" w:fill="D9E2F3" w:themeFill="accent5" w:themeFillTint="33"/>
          </w:tcPr>
          <w:p w14:paraId="39E77465" w14:textId="77777777" w:rsidR="00EA6F4D" w:rsidRPr="006F53E7" w:rsidRDefault="00EA6F4D" w:rsidP="00EA6F4D">
            <w:pPr>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معاونت ز</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رساخت</w:t>
            </w:r>
            <w:r w:rsidRPr="006F53E7">
              <w:rPr>
                <w:rFonts w:ascii="B Lotus" w:hAnsi="B Lotus" w:cs="B Lotus"/>
                <w:sz w:val="18"/>
                <w:szCs w:val="18"/>
                <w:rtl/>
                <w:lang w:bidi="fa-IR"/>
              </w:rPr>
              <w:t xml:space="preserve"> </w:t>
            </w:r>
          </w:p>
          <w:p w14:paraId="7F69246C" w14:textId="77777777" w:rsidR="00EA6F4D" w:rsidRPr="006F53E7" w:rsidRDefault="00EA6F4D" w:rsidP="00EA6F4D">
            <w:pPr>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eastAsia"/>
                <w:sz w:val="18"/>
                <w:szCs w:val="18"/>
                <w:rtl/>
                <w:lang w:bidi="fa-IR"/>
              </w:rPr>
              <w:t>معاونت</w:t>
            </w:r>
            <w:r w:rsidRPr="006F53E7">
              <w:rPr>
                <w:rFonts w:ascii="B Lotus" w:hAnsi="B Lotus" w:cs="B Lotus"/>
                <w:sz w:val="18"/>
                <w:szCs w:val="18"/>
                <w:rtl/>
                <w:lang w:bidi="fa-IR"/>
              </w:rPr>
              <w:t xml:space="preserve"> اشتغال</w:t>
            </w:r>
          </w:p>
        </w:tc>
        <w:tc>
          <w:tcPr>
            <w:tcW w:w="2825" w:type="dxa"/>
            <w:shd w:val="clear" w:color="auto" w:fill="D9E2F3" w:themeFill="accent5" w:themeFillTint="33"/>
            <w:vAlign w:val="center"/>
          </w:tcPr>
          <w:p w14:paraId="7FA74C59" w14:textId="77777777" w:rsidR="00EA6F4D" w:rsidRPr="006F53E7" w:rsidRDefault="00EA6F4D" w:rsidP="00847DA6">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7559" w:author="Mehrnazi Boojari" w:date="2019-01-15T05:40:00Z">
              <w:r w:rsidRPr="006F53E7" w:rsidDel="00847DA6">
                <w:rPr>
                  <w:rFonts w:ascii="B Lotus" w:hAnsi="B Lotus" w:cs="B Lotus" w:hint="cs"/>
                  <w:sz w:val="16"/>
                  <w:szCs w:val="16"/>
                  <w:rtl/>
                  <w:lang w:bidi="fa-IR"/>
                </w:rPr>
                <w:delText xml:space="preserve">ماده </w:delText>
              </w:r>
            </w:del>
            <w:ins w:id="17560" w:author="Mehrnazi Boojari" w:date="2019-01-15T05:40:00Z">
              <w:r w:rsidR="00847DA6" w:rsidRPr="006F53E7">
                <w:rPr>
                  <w:rFonts w:ascii="B Lotus" w:hAnsi="B Lotus" w:cs="B Lotus" w:hint="cs"/>
                  <w:sz w:val="16"/>
                  <w:szCs w:val="16"/>
                  <w:rtl/>
                  <w:lang w:bidi="fa-IR"/>
                </w:rPr>
                <w:t>ماد</w:t>
              </w:r>
              <w:r w:rsidR="00847DA6">
                <w:rPr>
                  <w:rFonts w:ascii="B Lotus" w:hAnsi="B Lotus" w:cs="B Lotus" w:hint="cs"/>
                  <w:sz w:val="16"/>
                  <w:szCs w:val="16"/>
                  <w:rtl/>
                  <w:lang w:bidi="fa-IR"/>
                </w:rPr>
                <w:t>ۀ</w:t>
              </w:r>
              <w:r w:rsidR="00847DA6" w:rsidRPr="006F53E7">
                <w:rPr>
                  <w:rFonts w:ascii="B Lotus" w:hAnsi="B Lotus" w:cs="B Lotus" w:hint="cs"/>
                  <w:sz w:val="16"/>
                  <w:szCs w:val="16"/>
                  <w:rtl/>
                  <w:lang w:bidi="fa-IR"/>
                </w:rPr>
                <w:t xml:space="preserve"> </w:t>
              </w:r>
            </w:ins>
            <w:r w:rsidRPr="006F53E7">
              <w:rPr>
                <w:rFonts w:ascii="B Lotus" w:hAnsi="B Lotus" w:cs="B Lotus" w:hint="cs"/>
                <w:sz w:val="16"/>
                <w:szCs w:val="16"/>
                <w:rtl/>
                <w:lang w:bidi="fa-IR"/>
              </w:rPr>
              <w:t>26 برنامه ششم</w:t>
            </w:r>
          </w:p>
        </w:tc>
      </w:tr>
      <w:tr w:rsidR="00EA6F4D" w:rsidRPr="00EA6F4D" w14:paraId="30B42241"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5043289E"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3B7A0892"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val="restart"/>
            <w:shd w:val="clear" w:color="auto" w:fill="E2EFD9" w:themeFill="accent6" w:themeFillTint="33"/>
            <w:vAlign w:val="center"/>
          </w:tcPr>
          <w:p w14:paraId="53A79457"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del w:id="17561" w:author="Mehrnazi Boojari" w:date="2019-01-13T07:10:00Z">
              <w:r w:rsidRPr="006F53E7" w:rsidDel="002E51AF">
                <w:rPr>
                  <w:rFonts w:ascii="B Lotus" w:hAnsi="B Lotus" w:cs="B Lotus"/>
                  <w:sz w:val="16"/>
                  <w:szCs w:val="16"/>
                  <w:rtl/>
                  <w:lang w:bidi="fa-IR"/>
                </w:rPr>
                <w:delText>برنامه ر</w:delText>
              </w:r>
              <w:r w:rsidRPr="006F53E7" w:rsidDel="002E51AF">
                <w:rPr>
                  <w:rFonts w:ascii="B Lotus" w:hAnsi="B Lotus" w:cs="B Lotus" w:hint="cs"/>
                  <w:sz w:val="16"/>
                  <w:szCs w:val="16"/>
                  <w:rtl/>
                  <w:lang w:bidi="fa-IR"/>
                </w:rPr>
                <w:delText>ی</w:delText>
              </w:r>
              <w:r w:rsidRPr="006F53E7" w:rsidDel="002E51AF">
                <w:rPr>
                  <w:rFonts w:ascii="B Lotus" w:hAnsi="B Lotus" w:cs="B Lotus" w:hint="eastAsia"/>
                  <w:sz w:val="16"/>
                  <w:szCs w:val="16"/>
                  <w:rtl/>
                  <w:lang w:bidi="fa-IR"/>
                </w:rPr>
                <w:delText>ز</w:delText>
              </w:r>
              <w:r w:rsidRPr="006F53E7" w:rsidDel="002E51AF">
                <w:rPr>
                  <w:rFonts w:ascii="B Lotus" w:hAnsi="B Lotus" w:cs="B Lotus" w:hint="cs"/>
                  <w:sz w:val="16"/>
                  <w:szCs w:val="16"/>
                  <w:rtl/>
                  <w:lang w:bidi="fa-IR"/>
                </w:rPr>
                <w:delText>ی</w:delText>
              </w:r>
            </w:del>
            <w:ins w:id="17562" w:author="Mehrnazi Boojari" w:date="2019-01-13T07:10:00Z">
              <w:r w:rsidR="002E51AF">
                <w:rPr>
                  <w:rFonts w:ascii="B Lotus" w:hAnsi="B Lotus" w:cs="B Lotus"/>
                  <w:sz w:val="16"/>
                  <w:szCs w:val="16"/>
                  <w:rtl/>
                  <w:lang w:bidi="fa-IR"/>
                </w:rPr>
                <w:t>برنامه</w:t>
              </w:r>
              <w:r w:rsidR="002E51AF">
                <w:rPr>
                  <w:rFonts w:ascii="B Lotus" w:hAnsi="B Lotus" w:cs="B Lotus" w:hint="cs"/>
                  <w:sz w:val="16"/>
                  <w:szCs w:val="16"/>
                  <w:rtl/>
                  <w:lang w:bidi="fa-IR"/>
                </w:rPr>
                <w:t>‌</w:t>
              </w:r>
              <w:r w:rsidR="002E51AF">
                <w:rPr>
                  <w:rFonts w:ascii="B Lotus" w:hAnsi="B Lotus" w:cs="B Lotus"/>
                  <w:sz w:val="16"/>
                  <w:szCs w:val="16"/>
                  <w:rtl/>
                  <w:lang w:bidi="fa-IR"/>
                </w:rPr>
                <w:t>ریزی</w:t>
              </w:r>
            </w:ins>
          </w:p>
        </w:tc>
        <w:tc>
          <w:tcPr>
            <w:tcW w:w="2551" w:type="dxa"/>
            <w:vMerge w:val="restart"/>
            <w:shd w:val="clear" w:color="auto" w:fill="E2EFD9" w:themeFill="accent6" w:themeFillTint="33"/>
            <w:vAlign w:val="center"/>
          </w:tcPr>
          <w:p w14:paraId="5EF2BC7F"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بازتدو</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ن</w:t>
            </w:r>
            <w:r w:rsidRPr="006F53E7">
              <w:rPr>
                <w:rFonts w:ascii="B Lotus" w:hAnsi="B Lotus" w:cs="B Lotus"/>
                <w:sz w:val="18"/>
                <w:szCs w:val="18"/>
                <w:rtl/>
                <w:lang w:bidi="fa-IR"/>
              </w:rPr>
              <w:t xml:space="preserve"> برنامه اعطا</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تسه</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لات</w:t>
            </w:r>
            <w:r w:rsidRPr="006F53E7">
              <w:rPr>
                <w:rFonts w:ascii="B Lotus" w:hAnsi="B Lotus" w:cs="B Lotus"/>
                <w:sz w:val="18"/>
                <w:szCs w:val="18"/>
                <w:rtl/>
                <w:lang w:bidi="fa-IR"/>
              </w:rPr>
              <w:t xml:space="preserve"> مسکن روستا</w:t>
            </w:r>
            <w:r w:rsidRPr="006F53E7">
              <w:rPr>
                <w:rFonts w:ascii="B Lotus" w:hAnsi="B Lotus" w:cs="B Lotus" w:hint="cs"/>
                <w:sz w:val="18"/>
                <w:szCs w:val="18"/>
                <w:rtl/>
                <w:lang w:bidi="fa-IR"/>
              </w:rPr>
              <w:t>یی</w:t>
            </w:r>
            <w:r w:rsidRPr="006F53E7">
              <w:rPr>
                <w:rFonts w:ascii="B Lotus" w:hAnsi="B Lotus" w:cs="B Lotus"/>
                <w:sz w:val="18"/>
                <w:szCs w:val="18"/>
                <w:rtl/>
                <w:lang w:bidi="fa-IR"/>
              </w:rPr>
              <w:t xml:space="preserve"> در بودجه سنوات</w:t>
            </w:r>
            <w:r w:rsidRPr="006F53E7">
              <w:rPr>
                <w:rFonts w:ascii="B Lotus" w:hAnsi="B Lotus" w:cs="B Lotus" w:hint="cs"/>
                <w:sz w:val="18"/>
                <w:szCs w:val="18"/>
                <w:rtl/>
                <w:lang w:bidi="fa-IR"/>
              </w:rPr>
              <w:t>ی</w:t>
            </w:r>
          </w:p>
        </w:tc>
        <w:tc>
          <w:tcPr>
            <w:tcW w:w="1023" w:type="dxa"/>
            <w:vMerge w:val="restart"/>
            <w:shd w:val="clear" w:color="auto" w:fill="E2EFD9" w:themeFill="accent6" w:themeFillTint="33"/>
            <w:vAlign w:val="center"/>
          </w:tcPr>
          <w:p w14:paraId="21364DBF"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 xml:space="preserve">سازمان برنامه و بودجه </w:t>
            </w:r>
          </w:p>
        </w:tc>
        <w:tc>
          <w:tcPr>
            <w:tcW w:w="2093" w:type="dxa"/>
            <w:vMerge w:val="restart"/>
            <w:shd w:val="clear" w:color="auto" w:fill="E2EFD9" w:themeFill="accent6" w:themeFillTint="33"/>
            <w:vAlign w:val="center"/>
          </w:tcPr>
          <w:p w14:paraId="3B516AA9"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sz w:val="18"/>
                <w:szCs w:val="18"/>
                <w:rtl/>
                <w:lang w:bidi="fa-IR"/>
              </w:rPr>
              <w:t>وزارت راه و شهرساز</w:t>
            </w:r>
            <w:r w:rsidRPr="006F53E7">
              <w:rPr>
                <w:rFonts w:ascii="B Lotus" w:hAnsi="B Lotus" w:cs="B Lotus" w:hint="cs"/>
                <w:sz w:val="18"/>
                <w:szCs w:val="18"/>
                <w:rtl/>
                <w:lang w:bidi="fa-IR"/>
              </w:rPr>
              <w:t>ی</w:t>
            </w:r>
            <w:del w:id="17563" w:author="Mehrnazi Boojari" w:date="2019-01-07T09:47:00Z">
              <w:r w:rsidRPr="006F53E7" w:rsidDel="006F7CCF">
                <w:rPr>
                  <w:rFonts w:ascii="B Lotus" w:hAnsi="B Lotus" w:cs="B Lotus"/>
                  <w:sz w:val="18"/>
                  <w:szCs w:val="18"/>
                  <w:rtl/>
                  <w:lang w:bidi="fa-IR"/>
                </w:rPr>
                <w:delText xml:space="preserve"> ،</w:delText>
              </w:r>
            </w:del>
            <w:ins w:id="17564" w:author="Mehrnazi Boojari" w:date="2019-01-07T09:47:00Z">
              <w:r w:rsidR="006F7CCF">
                <w:rPr>
                  <w:rFonts w:ascii="B Lotus" w:hAnsi="B Lotus" w:cs="B Lotus"/>
                  <w:sz w:val="18"/>
                  <w:szCs w:val="18"/>
                  <w:rtl/>
                  <w:lang w:bidi="fa-IR"/>
                </w:rPr>
                <w:t>،</w:t>
              </w:r>
            </w:ins>
            <w:r w:rsidRPr="006F53E7">
              <w:rPr>
                <w:rFonts w:ascii="B Lotus" w:hAnsi="B Lotus" w:cs="B Lotus"/>
                <w:sz w:val="18"/>
                <w:szCs w:val="18"/>
                <w:rtl/>
                <w:lang w:bidi="fa-IR"/>
              </w:rPr>
              <w:t xml:space="preserve"> بانک مرکز</w:t>
            </w:r>
            <w:r w:rsidRPr="006F53E7">
              <w:rPr>
                <w:rFonts w:ascii="B Lotus" w:hAnsi="B Lotus" w:cs="B Lotus" w:hint="cs"/>
                <w:sz w:val="18"/>
                <w:szCs w:val="18"/>
                <w:rtl/>
                <w:lang w:bidi="fa-IR"/>
              </w:rPr>
              <w:t>ی</w:t>
            </w:r>
            <w:r w:rsidRPr="006F53E7">
              <w:rPr>
                <w:rFonts w:ascii="B Lotus" w:hAnsi="B Lotus" w:cs="B Lotus"/>
                <w:sz w:val="18"/>
                <w:szCs w:val="18"/>
                <w:rtl/>
                <w:lang w:bidi="fa-IR"/>
              </w:rPr>
              <w:t xml:space="preserve"> و بن</w:t>
            </w:r>
            <w:r w:rsidRPr="006F53E7">
              <w:rPr>
                <w:rFonts w:ascii="B Lotus" w:hAnsi="B Lotus" w:cs="B Lotus" w:hint="cs"/>
                <w:sz w:val="18"/>
                <w:szCs w:val="18"/>
                <w:rtl/>
                <w:lang w:bidi="fa-IR"/>
              </w:rPr>
              <w:t>ی</w:t>
            </w:r>
            <w:r w:rsidRPr="006F53E7">
              <w:rPr>
                <w:rFonts w:ascii="B Lotus" w:hAnsi="B Lotus" w:cs="B Lotus" w:hint="eastAsia"/>
                <w:sz w:val="18"/>
                <w:szCs w:val="18"/>
                <w:rtl/>
                <w:lang w:bidi="fa-IR"/>
              </w:rPr>
              <w:t>اد</w:t>
            </w:r>
            <w:r w:rsidRPr="006F53E7">
              <w:rPr>
                <w:rFonts w:ascii="B Lotus" w:hAnsi="B Lotus" w:cs="B Lotus"/>
                <w:sz w:val="18"/>
                <w:szCs w:val="18"/>
                <w:rtl/>
                <w:lang w:bidi="fa-IR"/>
              </w:rPr>
              <w:t xml:space="preserve"> مسکن</w:t>
            </w:r>
          </w:p>
        </w:tc>
        <w:tc>
          <w:tcPr>
            <w:tcW w:w="1704" w:type="dxa"/>
            <w:vMerge w:val="restart"/>
            <w:shd w:val="clear" w:color="auto" w:fill="E2EFD9" w:themeFill="accent6" w:themeFillTint="33"/>
            <w:vAlign w:val="center"/>
          </w:tcPr>
          <w:p w14:paraId="3D7599CE"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معاونت زیرساخت و</w:t>
            </w:r>
            <w:ins w:id="17565" w:author="Mehrnazi Boojari" w:date="2019-01-15T05:44:00Z">
              <w:r w:rsidR="00847DA6">
                <w:rPr>
                  <w:rFonts w:ascii="B Lotus" w:hAnsi="B Lotus" w:cs="B Lotus" w:hint="cs"/>
                  <w:sz w:val="18"/>
                  <w:szCs w:val="18"/>
                  <w:rtl/>
                  <w:lang w:bidi="fa-IR"/>
                </w:rPr>
                <w:t xml:space="preserve"> </w:t>
              </w:r>
            </w:ins>
            <w:r w:rsidRPr="006F53E7">
              <w:rPr>
                <w:rFonts w:ascii="B Lotus" w:hAnsi="B Lotus" w:cs="B Lotus" w:hint="cs"/>
                <w:sz w:val="18"/>
                <w:szCs w:val="18"/>
                <w:rtl/>
                <w:lang w:bidi="fa-IR"/>
              </w:rPr>
              <w:t>عمران</w:t>
            </w:r>
          </w:p>
        </w:tc>
        <w:tc>
          <w:tcPr>
            <w:tcW w:w="2825" w:type="dxa"/>
            <w:shd w:val="clear" w:color="auto" w:fill="E2EFD9" w:themeFill="accent6" w:themeFillTint="33"/>
            <w:vAlign w:val="center"/>
          </w:tcPr>
          <w:p w14:paraId="639A4774" w14:textId="77777777" w:rsidR="00EA6F4D" w:rsidRPr="006F53E7" w:rsidRDefault="00EA6F4D" w:rsidP="00847DA6">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del w:id="17566" w:author="Mehrnazi Boojari" w:date="2019-01-15T05:40:00Z">
              <w:r w:rsidRPr="006F53E7" w:rsidDel="00847DA6">
                <w:rPr>
                  <w:rFonts w:ascii="B Lotus" w:hAnsi="B Lotus" w:cs="B Lotus" w:hint="cs"/>
                  <w:sz w:val="16"/>
                  <w:szCs w:val="16"/>
                  <w:rtl/>
                </w:rPr>
                <w:delText xml:space="preserve">ماده </w:delText>
              </w:r>
            </w:del>
            <w:ins w:id="17567" w:author="Mehrnazi Boojari" w:date="2019-01-15T05:40:00Z">
              <w:r w:rsidR="00847DA6" w:rsidRPr="006F53E7">
                <w:rPr>
                  <w:rFonts w:ascii="B Lotus" w:hAnsi="B Lotus" w:cs="B Lotus" w:hint="cs"/>
                  <w:sz w:val="16"/>
                  <w:szCs w:val="16"/>
                  <w:rtl/>
                </w:rPr>
                <w:t>ماد</w:t>
              </w:r>
              <w:r w:rsidR="00847DA6">
                <w:rPr>
                  <w:rFonts w:ascii="B Lotus" w:hAnsi="B Lotus" w:cs="B Lotus" w:hint="cs"/>
                  <w:sz w:val="16"/>
                  <w:szCs w:val="16"/>
                  <w:rtl/>
                </w:rPr>
                <w:t>ۀ</w:t>
              </w:r>
              <w:r w:rsidR="00847DA6" w:rsidRPr="006F53E7">
                <w:rPr>
                  <w:rFonts w:ascii="B Lotus" w:hAnsi="B Lotus" w:cs="B Lotus" w:hint="cs"/>
                  <w:sz w:val="16"/>
                  <w:szCs w:val="16"/>
                  <w:rtl/>
                </w:rPr>
                <w:t xml:space="preserve"> </w:t>
              </w:r>
            </w:ins>
            <w:r w:rsidRPr="006F53E7">
              <w:rPr>
                <w:rFonts w:ascii="B Lotus" w:hAnsi="B Lotus" w:cs="B Lotus" w:hint="cs"/>
                <w:sz w:val="16"/>
                <w:szCs w:val="16"/>
                <w:rtl/>
              </w:rPr>
              <w:t>59</w:t>
            </w:r>
            <w:del w:id="17568" w:author="Mehrnazi Boojari" w:date="2019-01-07T10:35:00Z">
              <w:r w:rsidRPr="006F53E7" w:rsidDel="006C73A5">
                <w:rPr>
                  <w:rFonts w:ascii="B Lotus" w:hAnsi="B Lotus" w:cs="B Lotus" w:hint="cs"/>
                  <w:sz w:val="16"/>
                  <w:szCs w:val="16"/>
                  <w:rtl/>
                </w:rPr>
                <w:delText xml:space="preserve"> : </w:delText>
              </w:r>
            </w:del>
            <w:ins w:id="17569" w:author="Mehrnazi Boojari" w:date="2019-01-07T10:35:00Z">
              <w:r w:rsidR="006C73A5">
                <w:rPr>
                  <w:rFonts w:ascii="B Lotus" w:hAnsi="B Lotus" w:cs="B Lotus" w:hint="cs"/>
                  <w:sz w:val="16"/>
                  <w:szCs w:val="16"/>
                  <w:rtl/>
                </w:rPr>
                <w:t xml:space="preserve"> </w:t>
              </w:r>
            </w:ins>
            <w:r w:rsidRPr="006F53E7">
              <w:rPr>
                <w:rFonts w:ascii="B Lotus" w:hAnsi="B Lotus" w:cs="B Lotus" w:hint="cs"/>
                <w:sz w:val="16"/>
                <w:szCs w:val="16"/>
                <w:rtl/>
              </w:rPr>
              <w:t xml:space="preserve">در </w:t>
            </w:r>
            <w:del w:id="17570" w:author="Mehrnazi Boojari" w:date="2019-01-15T05:41:00Z">
              <w:r w:rsidRPr="006F53E7" w:rsidDel="00847DA6">
                <w:rPr>
                  <w:rFonts w:ascii="B Lotus" w:hAnsi="B Lotus" w:cs="B Lotus" w:hint="cs"/>
                  <w:sz w:val="16"/>
                  <w:szCs w:val="16"/>
                  <w:rtl/>
                </w:rPr>
                <w:delText>چهارچوب</w:delText>
              </w:r>
            </w:del>
            <w:ins w:id="17571" w:author="Mehrnazi Boojari" w:date="2019-01-15T05:41:00Z">
              <w:r w:rsidR="00847DA6">
                <w:rPr>
                  <w:rFonts w:ascii="B Lotus" w:hAnsi="B Lotus" w:cs="B Lotus" w:hint="cs"/>
                  <w:sz w:val="16"/>
                  <w:szCs w:val="16"/>
                  <w:rtl/>
                </w:rPr>
                <w:t>چارچوب</w:t>
              </w:r>
            </w:ins>
            <w:r w:rsidRPr="006F53E7">
              <w:rPr>
                <w:rFonts w:ascii="B Lotus" w:hAnsi="B Lotus" w:cs="B Lotus" w:hint="cs"/>
                <w:sz w:val="16"/>
                <w:szCs w:val="16"/>
                <w:rtl/>
              </w:rPr>
              <w:t xml:space="preserve"> قانون ساماندهی و حمایت از تولید و عرضه مسکن </w:t>
            </w:r>
          </w:p>
        </w:tc>
      </w:tr>
      <w:tr w:rsidR="00EA6F4D" w:rsidRPr="00EA6F4D" w14:paraId="42BA8249"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0992EDC9"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64B8E726"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E2EFD9" w:themeFill="accent6" w:themeFillTint="33"/>
            <w:vAlign w:val="center"/>
          </w:tcPr>
          <w:p w14:paraId="2488805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E2EFD9" w:themeFill="accent6" w:themeFillTint="33"/>
            <w:vAlign w:val="center"/>
          </w:tcPr>
          <w:p w14:paraId="23AF38EF"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023" w:type="dxa"/>
            <w:vMerge/>
            <w:shd w:val="clear" w:color="auto" w:fill="E2EFD9" w:themeFill="accent6" w:themeFillTint="33"/>
            <w:vAlign w:val="center"/>
          </w:tcPr>
          <w:p w14:paraId="1427E153"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093" w:type="dxa"/>
            <w:vMerge/>
            <w:shd w:val="clear" w:color="auto" w:fill="E2EFD9" w:themeFill="accent6" w:themeFillTint="33"/>
            <w:vAlign w:val="center"/>
          </w:tcPr>
          <w:p w14:paraId="58FBDEFA"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704" w:type="dxa"/>
            <w:vMerge/>
            <w:shd w:val="clear" w:color="auto" w:fill="E2EFD9" w:themeFill="accent6" w:themeFillTint="33"/>
            <w:vAlign w:val="center"/>
          </w:tcPr>
          <w:p w14:paraId="51A61501"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825" w:type="dxa"/>
            <w:shd w:val="clear" w:color="auto" w:fill="E2EFD9" w:themeFill="accent6" w:themeFillTint="33"/>
            <w:vAlign w:val="center"/>
          </w:tcPr>
          <w:p w14:paraId="6B80AEB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del w:id="17572" w:author="Mehrnazi Boojari" w:date="2019-01-08T23:54:00Z">
              <w:r w:rsidRPr="006F53E7" w:rsidDel="00990020">
                <w:rPr>
                  <w:rFonts w:ascii="B Lotus" w:hAnsi="B Lotus" w:cs="B Lotus" w:hint="cs"/>
                  <w:sz w:val="16"/>
                  <w:szCs w:val="16"/>
                  <w:rtl/>
                </w:rPr>
                <w:delText>اساسنامه</w:delText>
              </w:r>
            </w:del>
            <w:ins w:id="17573" w:author="Mehrnazi Boojari" w:date="2019-01-08T23:54:00Z">
              <w:r w:rsidR="00990020">
                <w:rPr>
                  <w:rFonts w:ascii="B Lotus" w:hAnsi="B Lotus" w:cs="B Lotus" w:hint="cs"/>
                  <w:sz w:val="16"/>
                  <w:szCs w:val="16"/>
                  <w:rtl/>
                </w:rPr>
                <w:t>اساس‌نامه</w:t>
              </w:r>
            </w:ins>
            <w:del w:id="17574" w:author="Mehrnazi Boojari" w:date="2019-01-07T10:00:00Z">
              <w:r w:rsidRPr="006F53E7" w:rsidDel="00A31D6F">
                <w:rPr>
                  <w:rFonts w:ascii="B Lotus" w:hAnsi="B Lotus" w:cs="B Lotus" w:hint="cs"/>
                  <w:sz w:val="16"/>
                  <w:szCs w:val="16"/>
                  <w:rtl/>
                </w:rPr>
                <w:delText xml:space="preserve"> </w:delText>
              </w:r>
              <w:r w:rsidRPr="006F53E7" w:rsidDel="00A31D6F">
                <w:rPr>
                  <w:rFonts w:ascii="B Lotus" w:hAnsi="B Lotus" w:cs="B Lotus" w:hint="cs"/>
                  <w:sz w:val="16"/>
                  <w:szCs w:val="16"/>
                  <w:rtl/>
                  <w:lang w:bidi="fa-IR"/>
                </w:rPr>
                <w:delText xml:space="preserve"> </w:delText>
              </w:r>
            </w:del>
            <w:ins w:id="17575" w:author="Mehrnazi Boojari" w:date="2019-01-07T10:00:00Z">
              <w:r w:rsidR="00A31D6F">
                <w:rPr>
                  <w:rFonts w:ascii="B Lotus" w:hAnsi="B Lotus" w:cs="B Lotus" w:hint="cs"/>
                  <w:sz w:val="16"/>
                  <w:szCs w:val="16"/>
                  <w:rtl/>
                </w:rPr>
                <w:t xml:space="preserve"> </w:t>
              </w:r>
            </w:ins>
            <w:r w:rsidRPr="006F53E7">
              <w:rPr>
                <w:rFonts w:ascii="B Lotus" w:hAnsi="B Lotus" w:cs="B Lotus" w:hint="cs"/>
                <w:sz w:val="16"/>
                <w:szCs w:val="16"/>
                <w:rtl/>
                <w:lang w:bidi="fa-IR"/>
              </w:rPr>
              <w:t>بنیاد مسکن انقلاب اسلامی</w:t>
            </w:r>
            <w:del w:id="17576" w:author="Mehrnazi Boojari" w:date="2019-01-07T10:00:00Z">
              <w:r w:rsidRPr="006F53E7" w:rsidDel="00A31D6F">
                <w:rPr>
                  <w:rFonts w:ascii="B Lotus" w:hAnsi="B Lotus" w:cs="B Lotus" w:hint="cs"/>
                  <w:sz w:val="16"/>
                  <w:szCs w:val="16"/>
                  <w:rtl/>
                </w:rPr>
                <w:delText xml:space="preserve">  </w:delText>
              </w:r>
            </w:del>
            <w:ins w:id="17577" w:author="Mehrnazi Boojari" w:date="2019-01-07T10:00:00Z">
              <w:r w:rsidR="00A31D6F">
                <w:rPr>
                  <w:rFonts w:ascii="B Lotus" w:hAnsi="B Lotus" w:cs="B Lotus" w:hint="cs"/>
                  <w:sz w:val="16"/>
                  <w:szCs w:val="16"/>
                  <w:rtl/>
                </w:rPr>
                <w:t xml:space="preserve"> </w:t>
              </w:r>
            </w:ins>
            <w:r w:rsidRPr="006F53E7">
              <w:rPr>
                <w:rFonts w:ascii="B Lotus" w:hAnsi="B Lotus" w:cs="B Lotus" w:hint="cs"/>
                <w:sz w:val="16"/>
                <w:szCs w:val="16"/>
                <w:rtl/>
              </w:rPr>
              <w:t xml:space="preserve"> </w:t>
            </w:r>
          </w:p>
        </w:tc>
      </w:tr>
      <w:tr w:rsidR="00EA6F4D" w:rsidRPr="00EA6F4D" w14:paraId="4D41B271"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0824F72D"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0D2B25D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E2EFD9" w:themeFill="accent6" w:themeFillTint="33"/>
            <w:vAlign w:val="center"/>
          </w:tcPr>
          <w:p w14:paraId="4B58185A"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551" w:type="dxa"/>
            <w:shd w:val="clear" w:color="auto" w:fill="E2EFD9" w:themeFill="accent6" w:themeFillTint="33"/>
            <w:vAlign w:val="center"/>
          </w:tcPr>
          <w:p w14:paraId="0DAB0DB7" w14:textId="77777777" w:rsidR="00EA6F4D" w:rsidRPr="006F53E7" w:rsidRDefault="00EA6F4D" w:rsidP="000169E0">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استفاده از ظرفیت</w:t>
            </w:r>
            <w:del w:id="17578" w:author="Mehrnazi Boojari" w:date="2019-01-07T09:46:00Z">
              <w:r w:rsidRPr="006F53E7" w:rsidDel="006F7CCF">
                <w:rPr>
                  <w:rFonts w:ascii="B Lotus" w:hAnsi="B Lotus" w:cs="B Lotus" w:hint="cs"/>
                  <w:sz w:val="18"/>
                  <w:szCs w:val="18"/>
                  <w:rtl/>
                  <w:lang w:bidi="fa-IR"/>
                </w:rPr>
                <w:delText xml:space="preserve"> های </w:delText>
              </w:r>
            </w:del>
            <w:ins w:id="17579"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 xml:space="preserve">مردمی </w:t>
            </w:r>
            <w:del w:id="17580" w:author="Mehrnazi Boojari" w:date="2019-01-15T05:34:00Z">
              <w:r w:rsidRPr="006F53E7" w:rsidDel="000169E0">
                <w:rPr>
                  <w:rFonts w:ascii="B Lotus" w:hAnsi="B Lotus" w:cs="B Lotus" w:hint="cs"/>
                  <w:sz w:val="18"/>
                  <w:szCs w:val="18"/>
                  <w:rtl/>
                  <w:lang w:bidi="fa-IR"/>
                </w:rPr>
                <w:delText xml:space="preserve">از </w:delText>
              </w:r>
            </w:del>
            <w:ins w:id="17581" w:author="Mehrnazi Boojari" w:date="2019-01-15T05:34:00Z">
              <w:r w:rsidR="000169E0" w:rsidRPr="006F53E7">
                <w:rPr>
                  <w:rFonts w:ascii="B Lotus" w:hAnsi="B Lotus" w:cs="B Lotus" w:hint="cs"/>
                  <w:sz w:val="18"/>
                  <w:szCs w:val="18"/>
                  <w:rtl/>
                  <w:lang w:bidi="fa-IR"/>
                </w:rPr>
                <w:t>از</w:t>
              </w:r>
              <w:r w:rsidR="000169E0">
                <w:rPr>
                  <w:rFonts w:ascii="B Lotus" w:hAnsi="B Lotus" w:cs="Times New Roman" w:hint="eastAsia"/>
                  <w:sz w:val="18"/>
                  <w:szCs w:val="18"/>
                  <w:rtl/>
                  <w:lang w:bidi="fa-IR"/>
                </w:rPr>
                <w:t> </w:t>
              </w:r>
            </w:ins>
            <w:r w:rsidRPr="006F53E7">
              <w:rPr>
                <w:rFonts w:ascii="B Lotus" w:hAnsi="B Lotus" w:cs="B Lotus" w:hint="cs"/>
                <w:sz w:val="18"/>
                <w:szCs w:val="18"/>
                <w:rtl/>
                <w:lang w:bidi="fa-IR"/>
              </w:rPr>
              <w:t>جمله صندوق</w:t>
            </w:r>
            <w:del w:id="17582" w:author="Mehrnazi Boojari" w:date="2019-01-07T09:46:00Z">
              <w:r w:rsidRPr="006F53E7" w:rsidDel="006F7CCF">
                <w:rPr>
                  <w:rFonts w:ascii="B Lotus" w:hAnsi="B Lotus" w:cs="B Lotus" w:hint="cs"/>
                  <w:sz w:val="18"/>
                  <w:szCs w:val="18"/>
                  <w:rtl/>
                  <w:lang w:bidi="fa-IR"/>
                </w:rPr>
                <w:delText xml:space="preserve"> های </w:delText>
              </w:r>
            </w:del>
            <w:ins w:id="17583" w:author="Mehrnazi Boojari" w:date="2019-01-07T09:46:00Z">
              <w:r w:rsidR="006F7CCF">
                <w:rPr>
                  <w:rFonts w:ascii="B Lotus" w:hAnsi="B Lotus" w:cs="B Lotus" w:hint="cs"/>
                  <w:sz w:val="18"/>
                  <w:szCs w:val="18"/>
                  <w:rtl/>
                  <w:lang w:bidi="fa-IR"/>
                </w:rPr>
                <w:t>‌های</w:t>
              </w:r>
            </w:ins>
            <w:del w:id="17584" w:author="Mehrnazi Boojari" w:date="2019-01-07T10:51:00Z">
              <w:r w:rsidRPr="006F53E7" w:rsidDel="006A1F1D">
                <w:rPr>
                  <w:rFonts w:ascii="B Lotus" w:hAnsi="B Lotus" w:cs="B Lotus" w:hint="cs"/>
                  <w:sz w:val="18"/>
                  <w:szCs w:val="18"/>
                  <w:rtl/>
                  <w:lang w:bidi="fa-IR"/>
                </w:rPr>
                <w:delText xml:space="preserve">تامین </w:delText>
              </w:r>
            </w:del>
            <w:ins w:id="17585" w:author="Mehrnazi Boojari" w:date="2019-01-07T10:51:00Z">
              <w:r w:rsidR="006A1F1D">
                <w:rPr>
                  <w:rFonts w:ascii="B Lotus" w:hAnsi="B Lotus" w:cs="B Lotus" w:hint="cs"/>
                  <w:sz w:val="18"/>
                  <w:szCs w:val="18"/>
                  <w:rtl/>
                  <w:lang w:bidi="fa-IR"/>
                </w:rPr>
                <w:t xml:space="preserve"> تأمین </w:t>
              </w:r>
            </w:ins>
            <w:r w:rsidRPr="006F53E7">
              <w:rPr>
                <w:rFonts w:ascii="B Lotus" w:hAnsi="B Lotus" w:cs="B Lotus" w:hint="cs"/>
                <w:sz w:val="18"/>
                <w:szCs w:val="18"/>
                <w:rtl/>
                <w:lang w:bidi="fa-IR"/>
              </w:rPr>
              <w:t xml:space="preserve">مالی خرد روستایی </w:t>
            </w:r>
            <w:del w:id="17586" w:author="Mehrnazi Boojari" w:date="2019-01-15T05:34:00Z">
              <w:r w:rsidRPr="006F53E7" w:rsidDel="000169E0">
                <w:rPr>
                  <w:rFonts w:ascii="B Lotus" w:hAnsi="B Lotus" w:cs="B Lotus" w:hint="cs"/>
                  <w:sz w:val="18"/>
                  <w:szCs w:val="18"/>
                  <w:rtl/>
                  <w:lang w:bidi="fa-IR"/>
                </w:rPr>
                <w:delText>جهت</w:delText>
              </w:r>
            </w:del>
            <w:del w:id="17587" w:author="Mehrnazi Boojari" w:date="2019-01-07T10:51:00Z">
              <w:r w:rsidRPr="006F53E7" w:rsidDel="006A1F1D">
                <w:rPr>
                  <w:rFonts w:ascii="B Lotus" w:hAnsi="B Lotus" w:cs="B Lotus" w:hint="cs"/>
                  <w:sz w:val="18"/>
                  <w:szCs w:val="18"/>
                  <w:rtl/>
                  <w:lang w:bidi="fa-IR"/>
                </w:rPr>
                <w:delText xml:space="preserve"> تامین </w:delText>
              </w:r>
            </w:del>
            <w:ins w:id="17588" w:author="Mehrnazi Boojari" w:date="2019-01-15T05:34:00Z">
              <w:r w:rsidR="000169E0">
                <w:rPr>
                  <w:rFonts w:ascii="B Lotus" w:hAnsi="B Lotus" w:cs="B Lotus" w:hint="cs"/>
                  <w:sz w:val="18"/>
                  <w:szCs w:val="18"/>
                  <w:rtl/>
                  <w:lang w:bidi="fa-IR"/>
                </w:rPr>
                <w:t>به</w:t>
              </w:r>
              <w:r w:rsidR="000169E0">
                <w:rPr>
                  <w:rFonts w:ascii="B Lotus" w:hAnsi="B Lotus" w:cs="B Nazanin" w:hint="cs"/>
                  <w:sz w:val="18"/>
                  <w:szCs w:val="18"/>
                  <w:rtl/>
                  <w:lang w:bidi="fa-IR"/>
                </w:rPr>
                <w:t>‌</w:t>
              </w:r>
              <w:r w:rsidR="000169E0">
                <w:rPr>
                  <w:rFonts w:ascii="B Lotus" w:hAnsi="B Lotus" w:cs="B Lotus" w:hint="cs"/>
                  <w:sz w:val="18"/>
                  <w:szCs w:val="18"/>
                  <w:rtl/>
                  <w:lang w:bidi="fa-IR"/>
                </w:rPr>
                <w:t>منظور</w:t>
              </w:r>
            </w:ins>
            <w:ins w:id="17589" w:author="Mehrnazi Boojari" w:date="2019-01-07T10:51:00Z">
              <w:r w:rsidR="006A1F1D">
                <w:rPr>
                  <w:rFonts w:ascii="B Lotus" w:hAnsi="B Lotus" w:cs="B Lotus" w:hint="cs"/>
                  <w:sz w:val="18"/>
                  <w:szCs w:val="18"/>
                  <w:rtl/>
                  <w:lang w:bidi="fa-IR"/>
                </w:rPr>
                <w:t xml:space="preserve"> تأمین </w:t>
              </w:r>
            </w:ins>
            <w:r w:rsidRPr="006F53E7">
              <w:rPr>
                <w:rFonts w:ascii="B Lotus" w:hAnsi="B Lotus" w:cs="B Lotus" w:hint="cs"/>
                <w:sz w:val="18"/>
                <w:szCs w:val="18"/>
                <w:rtl/>
                <w:lang w:bidi="fa-IR"/>
              </w:rPr>
              <w:t>بخشی از تسهیلات مورد نیاز مسکن روستایی</w:t>
            </w:r>
          </w:p>
        </w:tc>
        <w:tc>
          <w:tcPr>
            <w:tcW w:w="1023" w:type="dxa"/>
            <w:shd w:val="clear" w:color="auto" w:fill="E2EFD9" w:themeFill="accent6" w:themeFillTint="33"/>
            <w:vAlign w:val="center"/>
          </w:tcPr>
          <w:p w14:paraId="7639D0D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بنیاد مسکن</w:t>
            </w:r>
          </w:p>
        </w:tc>
        <w:tc>
          <w:tcPr>
            <w:tcW w:w="2093" w:type="dxa"/>
            <w:shd w:val="clear" w:color="auto" w:fill="E2EFD9" w:themeFill="accent6" w:themeFillTint="33"/>
            <w:vAlign w:val="center"/>
          </w:tcPr>
          <w:p w14:paraId="230E8EA5"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rPr>
              <w:t>دهیاری و شورای روستاها</w:t>
            </w:r>
            <w:del w:id="17590" w:author="Mehrnazi Boojari" w:date="2019-01-07T10:00:00Z">
              <w:r w:rsidRPr="006F53E7" w:rsidDel="00A31D6F">
                <w:rPr>
                  <w:rFonts w:ascii="B Lotus" w:hAnsi="B Lotus" w:cs="B Lotus" w:hint="cs"/>
                  <w:sz w:val="18"/>
                  <w:szCs w:val="18"/>
                  <w:rtl/>
                </w:rPr>
                <w:delText xml:space="preserve">  </w:delText>
              </w:r>
            </w:del>
            <w:ins w:id="17591" w:author="Mehrnazi Boojari" w:date="2019-01-07T10:00:00Z">
              <w:r w:rsidR="00A31D6F">
                <w:rPr>
                  <w:rFonts w:ascii="B Lotus" w:hAnsi="B Lotus" w:cs="B Lotus" w:hint="cs"/>
                  <w:sz w:val="18"/>
                  <w:szCs w:val="18"/>
                  <w:rtl/>
                </w:rPr>
                <w:t xml:space="preserve"> </w:t>
              </w:r>
            </w:ins>
            <w:r w:rsidRPr="006F53E7">
              <w:rPr>
                <w:rFonts w:ascii="B Lotus" w:hAnsi="B Lotus" w:cs="B Lotus" w:hint="cs"/>
                <w:sz w:val="18"/>
                <w:szCs w:val="18"/>
                <w:rtl/>
              </w:rPr>
              <w:t>و جهادکشاورزی</w:t>
            </w:r>
          </w:p>
        </w:tc>
        <w:tc>
          <w:tcPr>
            <w:tcW w:w="1704" w:type="dxa"/>
            <w:shd w:val="clear" w:color="auto" w:fill="E2EFD9" w:themeFill="accent6" w:themeFillTint="33"/>
            <w:vAlign w:val="center"/>
          </w:tcPr>
          <w:p w14:paraId="00831A33"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r w:rsidRPr="006F53E7">
              <w:rPr>
                <w:rFonts w:ascii="B Lotus" w:hAnsi="B Lotus" w:cs="B Lotus" w:hint="cs"/>
                <w:sz w:val="18"/>
                <w:szCs w:val="18"/>
                <w:rtl/>
              </w:rPr>
              <w:t xml:space="preserve">معاونت زیرساخت </w:t>
            </w:r>
          </w:p>
          <w:p w14:paraId="4090CA3A"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r w:rsidRPr="006F53E7">
              <w:rPr>
                <w:rFonts w:ascii="B Lotus" w:hAnsi="B Lotus" w:cs="B Lotus" w:hint="cs"/>
                <w:sz w:val="18"/>
                <w:szCs w:val="18"/>
                <w:rtl/>
              </w:rPr>
              <w:t>معاونت اشتغال</w:t>
            </w:r>
          </w:p>
          <w:p w14:paraId="0DAAF9A7"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r w:rsidRPr="006F53E7">
              <w:rPr>
                <w:rFonts w:ascii="B Lotus" w:hAnsi="B Lotus" w:cs="B Lotus" w:hint="cs"/>
                <w:sz w:val="18"/>
                <w:szCs w:val="18"/>
                <w:rtl/>
              </w:rPr>
              <w:t>معاونت فرهنگی و</w:t>
            </w:r>
            <w:ins w:id="17592" w:author="Mehrnazi Boojari" w:date="2019-01-15T05:44:00Z">
              <w:r w:rsidR="00847DA6">
                <w:rPr>
                  <w:rFonts w:ascii="B Lotus" w:hAnsi="B Lotus" w:cs="B Lotus" w:hint="cs"/>
                  <w:sz w:val="18"/>
                  <w:szCs w:val="18"/>
                  <w:rtl/>
                </w:rPr>
                <w:t xml:space="preserve"> </w:t>
              </w:r>
            </w:ins>
            <w:r w:rsidRPr="006F53E7">
              <w:rPr>
                <w:rFonts w:ascii="B Lotus" w:hAnsi="B Lotus" w:cs="B Lotus" w:hint="cs"/>
                <w:sz w:val="18"/>
                <w:szCs w:val="18"/>
                <w:rtl/>
              </w:rPr>
              <w:t>اجتماعی</w:t>
            </w:r>
          </w:p>
        </w:tc>
        <w:tc>
          <w:tcPr>
            <w:tcW w:w="2825" w:type="dxa"/>
            <w:shd w:val="clear" w:color="auto" w:fill="E2EFD9" w:themeFill="accent6" w:themeFillTint="33"/>
            <w:vAlign w:val="center"/>
          </w:tcPr>
          <w:p w14:paraId="73382DC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r>
      <w:tr w:rsidR="00EA6F4D" w:rsidRPr="00EA6F4D" w14:paraId="1F15A718"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6C676FE4" w14:textId="77777777" w:rsidR="00EA6F4D" w:rsidRPr="006F53E7" w:rsidRDefault="00EA6F4D" w:rsidP="00EA6F4D">
            <w:pPr>
              <w:bidi/>
              <w:jc w:val="center"/>
              <w:rPr>
                <w:rFonts w:ascii="B Lotus" w:hAnsi="B Lotus" w:cs="B Lotus"/>
                <w:sz w:val="16"/>
                <w:szCs w:val="16"/>
                <w:rtl/>
                <w:lang w:bidi="fa-IR"/>
              </w:rPr>
            </w:pPr>
          </w:p>
        </w:tc>
        <w:tc>
          <w:tcPr>
            <w:tcW w:w="1296" w:type="dxa"/>
            <w:vMerge w:val="restart"/>
            <w:shd w:val="clear" w:color="auto" w:fill="auto"/>
            <w:vAlign w:val="center"/>
          </w:tcPr>
          <w:p w14:paraId="573C6BAC"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r w:rsidRPr="006F53E7">
              <w:rPr>
                <w:rFonts w:ascii="B Lotus" w:hAnsi="B Lotus" w:cs="B Lotus" w:hint="cs"/>
                <w:sz w:val="16"/>
                <w:szCs w:val="16"/>
                <w:rtl/>
                <w:lang w:bidi="fa-IR"/>
              </w:rPr>
              <w:t>ضعف</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معماران</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و</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مهندسان</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در</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طراحی</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و</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ساخت</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مسکن</w:t>
            </w:r>
            <w:r w:rsidRPr="006F53E7">
              <w:rPr>
                <w:rFonts w:ascii="B Lotus" w:hAnsi="B Lotus" w:cs="B Lotus"/>
                <w:sz w:val="16"/>
                <w:szCs w:val="16"/>
                <w:rtl/>
                <w:lang w:bidi="fa-IR"/>
              </w:rPr>
              <w:t xml:space="preserve"> </w:t>
            </w:r>
            <w:r w:rsidRPr="006F53E7">
              <w:rPr>
                <w:rFonts w:ascii="B Lotus" w:hAnsi="B Lotus" w:cs="B Lotus" w:hint="cs"/>
                <w:sz w:val="16"/>
                <w:szCs w:val="16"/>
                <w:rtl/>
                <w:lang w:bidi="fa-IR"/>
              </w:rPr>
              <w:t>روستایی</w:t>
            </w:r>
          </w:p>
        </w:tc>
        <w:tc>
          <w:tcPr>
            <w:tcW w:w="876" w:type="dxa"/>
            <w:vMerge w:val="restart"/>
            <w:shd w:val="clear" w:color="auto" w:fill="FFF2CC" w:themeFill="accent4" w:themeFillTint="33"/>
            <w:vAlign w:val="center"/>
          </w:tcPr>
          <w:p w14:paraId="43FB8A6A"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7593" w:author="Mehrnazi Boojari" w:date="2019-01-07T10:46:00Z">
              <w:r w:rsidRPr="006F53E7" w:rsidDel="006A1F1D">
                <w:rPr>
                  <w:rFonts w:ascii="B Lotus" w:hAnsi="B Lotus" w:cs="B Lotus" w:hint="cs"/>
                  <w:sz w:val="16"/>
                  <w:szCs w:val="16"/>
                  <w:rtl/>
                  <w:lang w:bidi="fa-IR"/>
                </w:rPr>
                <w:delText>اجرائی</w:delText>
              </w:r>
            </w:del>
            <w:ins w:id="17594" w:author="Mehrnazi Boojari" w:date="2019-01-07T10:46:00Z">
              <w:r w:rsidR="006A1F1D">
                <w:rPr>
                  <w:rFonts w:ascii="B Lotus" w:hAnsi="B Lotus" w:cs="B Lotus" w:hint="cs"/>
                  <w:sz w:val="16"/>
                  <w:szCs w:val="16"/>
                  <w:rtl/>
                  <w:lang w:bidi="fa-IR"/>
                </w:rPr>
                <w:t>اجرایی</w:t>
              </w:r>
            </w:ins>
            <w:r w:rsidRPr="006F53E7">
              <w:rPr>
                <w:rFonts w:ascii="B Lotus" w:hAnsi="B Lotus" w:cs="B Lotus" w:hint="cs"/>
                <w:sz w:val="16"/>
                <w:szCs w:val="16"/>
                <w:rtl/>
                <w:lang w:bidi="fa-IR"/>
              </w:rPr>
              <w:t xml:space="preserve"> </w:t>
            </w:r>
          </w:p>
        </w:tc>
        <w:tc>
          <w:tcPr>
            <w:tcW w:w="2551" w:type="dxa"/>
            <w:vMerge w:val="restart"/>
            <w:shd w:val="clear" w:color="auto" w:fill="FFF2CC" w:themeFill="accent4" w:themeFillTint="33"/>
            <w:vAlign w:val="center"/>
          </w:tcPr>
          <w:p w14:paraId="23F9D1B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ارتقا</w:t>
            </w:r>
            <w:ins w:id="17595" w:author="Mehrnazi Boojari" w:date="2019-01-15T05:34:00Z">
              <w:r w:rsidR="000169E0">
                <w:rPr>
                  <w:rFonts w:ascii="B Lotus" w:hAnsi="B Lotus" w:cs="B Lotus" w:hint="cs"/>
                  <w:sz w:val="18"/>
                  <w:szCs w:val="18"/>
                  <w:rtl/>
                  <w:lang w:bidi="fa-IR"/>
                </w:rPr>
                <w:t>ی</w:t>
              </w:r>
            </w:ins>
            <w:r w:rsidRPr="006F53E7">
              <w:rPr>
                <w:rFonts w:ascii="B Lotus" w:hAnsi="B Lotus" w:cs="B Lotus" w:hint="cs"/>
                <w:sz w:val="18"/>
                <w:szCs w:val="18"/>
                <w:rtl/>
                <w:lang w:bidi="fa-IR"/>
              </w:rPr>
              <w:t xml:space="preserve"> سطح دانش و توانمندی دفاتر فنی با</w:t>
            </w:r>
            <w:del w:id="17596" w:author="Mehrnazi Boojari" w:date="2019-01-15T05:34:00Z">
              <w:r w:rsidRPr="006F53E7" w:rsidDel="000169E0">
                <w:rPr>
                  <w:rFonts w:ascii="B Lotus" w:hAnsi="B Lotus" w:cs="B Lotus" w:hint="cs"/>
                  <w:sz w:val="18"/>
                  <w:szCs w:val="18"/>
                  <w:rtl/>
                  <w:lang w:bidi="fa-IR"/>
                </w:rPr>
                <w:delText>:</w:delText>
              </w:r>
            </w:del>
          </w:p>
          <w:p w14:paraId="41EE03DC" w14:textId="77777777" w:rsidR="00EA6F4D" w:rsidRPr="006F53E7" w:rsidRDefault="00EA6F4D" w:rsidP="00A25B54">
            <w:pPr>
              <w:numPr>
                <w:ilvl w:val="0"/>
                <w:numId w:val="61"/>
              </w:numPr>
              <w:bidi/>
              <w:ind w:left="170"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برگزاری دوره</w:t>
            </w:r>
            <w:del w:id="17597" w:author="Mehrnazi Boojari" w:date="2019-01-07T09:46:00Z">
              <w:r w:rsidRPr="006F53E7" w:rsidDel="006F7CCF">
                <w:rPr>
                  <w:rFonts w:ascii="B Lotus" w:hAnsi="B Lotus" w:cs="B Lotus" w:hint="cs"/>
                  <w:sz w:val="18"/>
                  <w:szCs w:val="18"/>
                  <w:rtl/>
                  <w:lang w:bidi="fa-IR"/>
                </w:rPr>
                <w:delText xml:space="preserve"> های </w:delText>
              </w:r>
            </w:del>
            <w:ins w:id="17598" w:author="Mehrnazi Boojari" w:date="2019-01-07T09:46:00Z">
              <w:r w:rsidR="006F7CCF">
                <w:rPr>
                  <w:rFonts w:ascii="B Lotus" w:hAnsi="B Lotus" w:cs="B Lotus" w:hint="cs"/>
                  <w:sz w:val="18"/>
                  <w:szCs w:val="18"/>
                  <w:rtl/>
                  <w:lang w:bidi="fa-IR"/>
                </w:rPr>
                <w:t>‌</w:t>
              </w:r>
            </w:ins>
            <w:ins w:id="17599" w:author="Mehrnazi Boojari" w:date="2019-01-15T05:35:00Z">
              <w:r w:rsidR="000169E0">
                <w:rPr>
                  <w:rFonts w:ascii="B Lotus" w:hAnsi="B Lotus" w:cs="B Nazanin" w:hint="cs"/>
                  <w:sz w:val="18"/>
                  <w:szCs w:val="18"/>
                  <w:rtl/>
                  <w:lang w:bidi="fa-IR"/>
                </w:rPr>
                <w:t>‌</w:t>
              </w:r>
            </w:ins>
            <w:ins w:id="17600"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آموزشی</w:t>
            </w:r>
          </w:p>
          <w:p w14:paraId="6316EE3B" w14:textId="77777777" w:rsidR="00EA6F4D" w:rsidRPr="006F53E7" w:rsidRDefault="00EA6F4D" w:rsidP="00A25B54">
            <w:pPr>
              <w:numPr>
                <w:ilvl w:val="0"/>
                <w:numId w:val="61"/>
              </w:numPr>
              <w:bidi/>
              <w:ind w:left="170"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افزایش مشوق</w:t>
            </w:r>
            <w:del w:id="17601" w:author="Mehrnazi Boojari" w:date="2019-01-07T09:46:00Z">
              <w:r w:rsidRPr="006F53E7" w:rsidDel="006F7CCF">
                <w:rPr>
                  <w:rFonts w:ascii="B Lotus" w:hAnsi="B Lotus" w:cs="B Lotus" w:hint="cs"/>
                  <w:sz w:val="18"/>
                  <w:szCs w:val="18"/>
                  <w:rtl/>
                  <w:lang w:bidi="fa-IR"/>
                </w:rPr>
                <w:delText xml:space="preserve"> های </w:delText>
              </w:r>
            </w:del>
            <w:ins w:id="17602" w:author="Mehrnazi Boojari" w:date="2019-01-07T09:46:00Z">
              <w:r w:rsidR="006F7CCF">
                <w:rPr>
                  <w:rFonts w:ascii="B Lotus" w:hAnsi="B Lotus" w:cs="B Lotus" w:hint="cs"/>
                  <w:sz w:val="18"/>
                  <w:szCs w:val="18"/>
                  <w:rtl/>
                  <w:lang w:bidi="fa-IR"/>
                </w:rPr>
                <w:t>‌</w:t>
              </w:r>
            </w:ins>
            <w:ins w:id="17603" w:author="Mehrnazi Boojari" w:date="2019-01-15T05:35:00Z">
              <w:r w:rsidR="000169E0">
                <w:rPr>
                  <w:rFonts w:ascii="B Lotus" w:hAnsi="B Lotus" w:cs="B Nazanin" w:hint="cs"/>
                  <w:sz w:val="18"/>
                  <w:szCs w:val="18"/>
                  <w:rtl/>
                  <w:lang w:bidi="fa-IR"/>
                </w:rPr>
                <w:t>‌</w:t>
              </w:r>
            </w:ins>
            <w:ins w:id="17604"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انگیزشی</w:t>
            </w:r>
          </w:p>
          <w:p w14:paraId="01BE2913" w14:textId="77777777" w:rsidR="00EA6F4D" w:rsidRPr="006F53E7" w:rsidRDefault="00EA6F4D" w:rsidP="00A25B54">
            <w:pPr>
              <w:numPr>
                <w:ilvl w:val="0"/>
                <w:numId w:val="61"/>
              </w:numPr>
              <w:bidi/>
              <w:ind w:left="170"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تغییر در شاخص</w:t>
            </w:r>
            <w:del w:id="17605" w:author="Mehrnazi Boojari" w:date="2019-01-07T09:46:00Z">
              <w:r w:rsidRPr="006F53E7" w:rsidDel="006F7CCF">
                <w:rPr>
                  <w:rFonts w:ascii="B Lotus" w:hAnsi="B Lotus" w:cs="B Lotus" w:hint="cs"/>
                  <w:sz w:val="18"/>
                  <w:szCs w:val="18"/>
                  <w:rtl/>
                  <w:lang w:bidi="fa-IR"/>
                </w:rPr>
                <w:delText xml:space="preserve"> های </w:delText>
              </w:r>
            </w:del>
            <w:ins w:id="17606"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انتخاب و صدور پروانه دفاتر فنی</w:t>
            </w:r>
          </w:p>
          <w:p w14:paraId="773A76FF" w14:textId="77777777" w:rsidR="00EA6F4D" w:rsidRPr="006F53E7" w:rsidRDefault="00EA6F4D" w:rsidP="00A25B54">
            <w:pPr>
              <w:numPr>
                <w:ilvl w:val="0"/>
                <w:numId w:val="61"/>
              </w:numPr>
              <w:bidi/>
              <w:ind w:left="170" w:hanging="142"/>
              <w:contextualSpacing/>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نظارت و کنترل</w:t>
            </w:r>
          </w:p>
        </w:tc>
        <w:tc>
          <w:tcPr>
            <w:tcW w:w="1023" w:type="dxa"/>
            <w:vMerge w:val="restart"/>
            <w:shd w:val="clear" w:color="auto" w:fill="FFF2CC" w:themeFill="accent4" w:themeFillTint="33"/>
            <w:vAlign w:val="center"/>
          </w:tcPr>
          <w:p w14:paraId="18F3FE37"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بنیاد مسکن</w:t>
            </w:r>
          </w:p>
        </w:tc>
        <w:tc>
          <w:tcPr>
            <w:tcW w:w="2093" w:type="dxa"/>
            <w:vMerge w:val="restart"/>
            <w:shd w:val="clear" w:color="auto" w:fill="FFF2CC" w:themeFill="accent4" w:themeFillTint="33"/>
            <w:vAlign w:val="center"/>
          </w:tcPr>
          <w:p w14:paraId="636C4BD6"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 xml:space="preserve">وزارت راه و شهرسازی </w:t>
            </w:r>
          </w:p>
          <w:p w14:paraId="4CA63200"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سازمان نظام مهندسی ساختمان</w:t>
            </w:r>
          </w:p>
          <w:p w14:paraId="1ED8FB00" w14:textId="77777777" w:rsidR="00EA6F4D" w:rsidRPr="006F53E7" w:rsidRDefault="00EA6F4D" w:rsidP="00847DA6">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مراکز فنی حرفه</w:t>
            </w:r>
            <w:ins w:id="17607" w:author="Mehrnazi Boojari" w:date="2019-01-15T05:35:00Z">
              <w:r w:rsidR="00847DA6">
                <w:rPr>
                  <w:rFonts w:ascii="B Lotus" w:hAnsi="B Lotus" w:cs="B Nazanin" w:hint="cs"/>
                  <w:sz w:val="18"/>
                  <w:szCs w:val="18"/>
                  <w:rtl/>
                  <w:lang w:bidi="fa-IR"/>
                </w:rPr>
                <w:t>‌</w:t>
              </w:r>
            </w:ins>
            <w:del w:id="17608" w:author="Mehrnazi Boojari" w:date="2019-01-15T05:35:00Z">
              <w:r w:rsidRPr="006F53E7" w:rsidDel="00847DA6">
                <w:rPr>
                  <w:rFonts w:ascii="B Lotus" w:hAnsi="B Lotus" w:cs="B Lotus" w:hint="cs"/>
                  <w:sz w:val="18"/>
                  <w:szCs w:val="18"/>
                  <w:rtl/>
                  <w:lang w:bidi="fa-IR"/>
                </w:rPr>
                <w:delText xml:space="preserve"> </w:delText>
              </w:r>
            </w:del>
            <w:r w:rsidRPr="006F53E7">
              <w:rPr>
                <w:rFonts w:ascii="B Lotus" w:hAnsi="B Lotus" w:cs="B Lotus" w:hint="cs"/>
                <w:sz w:val="18"/>
                <w:szCs w:val="18"/>
                <w:rtl/>
                <w:lang w:bidi="fa-IR"/>
              </w:rPr>
              <w:t>ای</w:t>
            </w:r>
          </w:p>
          <w:p w14:paraId="0521F00B"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r w:rsidRPr="006F53E7">
              <w:rPr>
                <w:rFonts w:ascii="B Lotus" w:hAnsi="B Lotus" w:cs="B Lotus" w:hint="cs"/>
                <w:sz w:val="18"/>
                <w:szCs w:val="18"/>
                <w:rtl/>
                <w:lang w:bidi="fa-IR"/>
              </w:rPr>
              <w:t>دانشکده</w:t>
            </w:r>
            <w:del w:id="17609" w:author="Mehrnazi Boojari" w:date="2019-01-07T09:46:00Z">
              <w:r w:rsidRPr="006F53E7" w:rsidDel="006F7CCF">
                <w:rPr>
                  <w:rFonts w:ascii="B Lotus" w:hAnsi="B Lotus" w:cs="B Lotus" w:hint="cs"/>
                  <w:sz w:val="18"/>
                  <w:szCs w:val="18"/>
                  <w:rtl/>
                  <w:lang w:bidi="fa-IR"/>
                </w:rPr>
                <w:delText xml:space="preserve"> های </w:delText>
              </w:r>
            </w:del>
            <w:ins w:id="17610" w:author="Mehrnazi Boojari" w:date="2019-01-07T09:46:00Z">
              <w:r w:rsidR="006F7CCF">
                <w:rPr>
                  <w:rFonts w:ascii="B Lotus" w:hAnsi="B Lotus" w:cs="B Lotus" w:hint="cs"/>
                  <w:sz w:val="18"/>
                  <w:szCs w:val="18"/>
                  <w:rtl/>
                  <w:lang w:bidi="fa-IR"/>
                </w:rPr>
                <w:t>‌</w:t>
              </w:r>
            </w:ins>
            <w:ins w:id="17611" w:author="Mehrnazi Boojari" w:date="2019-01-15T05:35:00Z">
              <w:r w:rsidR="00847DA6">
                <w:rPr>
                  <w:rFonts w:ascii="B Lotus" w:hAnsi="B Lotus" w:cs="B Nazanin" w:hint="cs"/>
                  <w:sz w:val="18"/>
                  <w:szCs w:val="18"/>
                  <w:rtl/>
                  <w:lang w:bidi="fa-IR"/>
                </w:rPr>
                <w:t>‌</w:t>
              </w:r>
            </w:ins>
            <w:ins w:id="17612" w:author="Mehrnazi Boojari" w:date="2019-01-07T09:46:00Z">
              <w:r w:rsidR="006F7CCF">
                <w:rPr>
                  <w:rFonts w:ascii="B Lotus" w:hAnsi="B Lotus" w:cs="B Lotus" w:hint="cs"/>
                  <w:sz w:val="18"/>
                  <w:szCs w:val="18"/>
                  <w:rtl/>
                  <w:lang w:bidi="fa-IR"/>
                </w:rPr>
                <w:t xml:space="preserve">های </w:t>
              </w:r>
            </w:ins>
            <w:r w:rsidRPr="006F53E7">
              <w:rPr>
                <w:rFonts w:ascii="B Lotus" w:hAnsi="B Lotus" w:cs="B Lotus" w:hint="cs"/>
                <w:sz w:val="18"/>
                <w:szCs w:val="18"/>
                <w:rtl/>
                <w:lang w:bidi="fa-IR"/>
              </w:rPr>
              <w:t>حوزه معماری و مهندسی</w:t>
            </w:r>
          </w:p>
        </w:tc>
        <w:tc>
          <w:tcPr>
            <w:tcW w:w="1704" w:type="dxa"/>
            <w:vMerge w:val="restart"/>
            <w:shd w:val="clear" w:color="auto" w:fill="FFF2CC" w:themeFill="accent4" w:themeFillTint="33"/>
            <w:vAlign w:val="center"/>
          </w:tcPr>
          <w:p w14:paraId="02027C97"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r w:rsidRPr="006F53E7">
              <w:rPr>
                <w:rFonts w:ascii="B Lotus" w:hAnsi="B Lotus" w:cs="B Lotus" w:hint="cs"/>
                <w:sz w:val="18"/>
                <w:szCs w:val="18"/>
                <w:rtl/>
              </w:rPr>
              <w:t xml:space="preserve">معاونت زیرساخت </w:t>
            </w:r>
            <w:ins w:id="17613" w:author="Mehrnazi Boojari" w:date="2019-01-15T05:44:00Z">
              <w:r w:rsidR="00847DA6">
                <w:rPr>
                  <w:rFonts w:ascii="B Lotus" w:hAnsi="B Lotus" w:cs="B Lotus" w:hint="cs"/>
                  <w:sz w:val="18"/>
                  <w:szCs w:val="18"/>
                  <w:rtl/>
                </w:rPr>
                <w:t xml:space="preserve"> </w:t>
              </w:r>
            </w:ins>
            <w:r w:rsidRPr="006F53E7">
              <w:rPr>
                <w:rFonts w:ascii="B Lotus" w:hAnsi="B Lotus" w:cs="B Lotus" w:hint="cs"/>
                <w:sz w:val="18"/>
                <w:szCs w:val="18"/>
                <w:rtl/>
              </w:rPr>
              <w:t>و</w:t>
            </w:r>
            <w:ins w:id="17614" w:author="Mehrnazi Boojari" w:date="2019-01-15T05:44:00Z">
              <w:r w:rsidR="00847DA6">
                <w:rPr>
                  <w:rFonts w:ascii="B Lotus" w:hAnsi="B Lotus" w:cs="B Lotus" w:hint="cs"/>
                  <w:sz w:val="18"/>
                  <w:szCs w:val="18"/>
                  <w:rtl/>
                </w:rPr>
                <w:t xml:space="preserve"> </w:t>
              </w:r>
            </w:ins>
            <w:r w:rsidRPr="006F53E7">
              <w:rPr>
                <w:rFonts w:ascii="B Lotus" w:hAnsi="B Lotus" w:cs="B Lotus" w:hint="cs"/>
                <w:sz w:val="18"/>
                <w:szCs w:val="18"/>
                <w:rtl/>
              </w:rPr>
              <w:t>عمران</w:t>
            </w:r>
          </w:p>
          <w:p w14:paraId="34724EE0" w14:textId="77777777" w:rsidR="00EA6F4D" w:rsidRPr="006F53E7" w:rsidRDefault="00EA6F4D" w:rsidP="00EA6F4D">
            <w:pPr>
              <w:bidi/>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p>
        </w:tc>
        <w:tc>
          <w:tcPr>
            <w:tcW w:w="2825" w:type="dxa"/>
            <w:shd w:val="clear" w:color="auto" w:fill="FFF2CC" w:themeFill="accent4" w:themeFillTint="33"/>
            <w:vAlign w:val="center"/>
          </w:tcPr>
          <w:p w14:paraId="2048ACB0" w14:textId="77777777" w:rsidR="00EA6F4D" w:rsidRPr="006F53E7" w:rsidRDefault="00EA6F4D" w:rsidP="00847DA6">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7615" w:author="Mehrnazi Boojari" w:date="2019-01-15T05:43:00Z">
              <w:r w:rsidRPr="006F53E7" w:rsidDel="00847DA6">
                <w:rPr>
                  <w:rFonts w:ascii="B Lotus" w:hAnsi="B Lotus" w:cs="B Lotus"/>
                  <w:sz w:val="16"/>
                  <w:szCs w:val="16"/>
                  <w:rtl/>
                </w:rPr>
                <w:delText xml:space="preserve">تبصره </w:delText>
              </w:r>
            </w:del>
            <w:ins w:id="17616" w:author="Mehrnazi Boojari" w:date="2019-01-15T05:43:00Z">
              <w:r w:rsidR="00847DA6" w:rsidRPr="006F53E7">
                <w:rPr>
                  <w:rFonts w:ascii="B Lotus" w:hAnsi="B Lotus" w:cs="B Lotus"/>
                  <w:sz w:val="16"/>
                  <w:szCs w:val="16"/>
                  <w:rtl/>
                </w:rPr>
                <w:t>تبصر</w:t>
              </w:r>
              <w:r w:rsidR="00847DA6">
                <w:rPr>
                  <w:rFonts w:ascii="B Lotus" w:hAnsi="B Lotus" w:cs="B Lotus" w:hint="cs"/>
                  <w:sz w:val="16"/>
                  <w:szCs w:val="16"/>
                  <w:rtl/>
                </w:rPr>
                <w:t>ۀ</w:t>
              </w:r>
              <w:r w:rsidR="00847DA6" w:rsidRPr="006F53E7">
                <w:rPr>
                  <w:rFonts w:ascii="B Lotus" w:hAnsi="B Lotus" w:cs="B Lotus"/>
                  <w:sz w:val="16"/>
                  <w:szCs w:val="16"/>
                  <w:rtl/>
                </w:rPr>
                <w:t xml:space="preserve"> </w:t>
              </w:r>
            </w:ins>
            <w:r w:rsidRPr="006F53E7">
              <w:rPr>
                <w:rFonts w:ascii="B Lotus" w:hAnsi="B Lotus" w:cs="B Lotus"/>
                <w:sz w:val="16"/>
                <w:szCs w:val="16"/>
                <w:rtl/>
              </w:rPr>
              <w:t xml:space="preserve">3 </w:t>
            </w:r>
            <w:del w:id="17617" w:author="Mehrnazi Boojari" w:date="2019-01-15T05:43:00Z">
              <w:r w:rsidRPr="006F53E7" w:rsidDel="00847DA6">
                <w:rPr>
                  <w:rFonts w:ascii="B Lotus" w:hAnsi="B Lotus" w:cs="B Lotus" w:hint="cs"/>
                  <w:sz w:val="16"/>
                  <w:szCs w:val="16"/>
                  <w:rtl/>
                </w:rPr>
                <w:delText xml:space="preserve">ماده </w:delText>
              </w:r>
            </w:del>
            <w:ins w:id="17618" w:author="Mehrnazi Boojari" w:date="2019-01-15T05:43:00Z">
              <w:r w:rsidR="00847DA6" w:rsidRPr="006F53E7">
                <w:rPr>
                  <w:rFonts w:ascii="B Lotus" w:hAnsi="B Lotus" w:cs="B Lotus" w:hint="cs"/>
                  <w:sz w:val="16"/>
                  <w:szCs w:val="16"/>
                  <w:rtl/>
                </w:rPr>
                <w:t>ماد</w:t>
              </w:r>
              <w:r w:rsidR="00847DA6">
                <w:rPr>
                  <w:rFonts w:ascii="B Lotus" w:hAnsi="B Lotus" w:cs="B Lotus" w:hint="cs"/>
                  <w:sz w:val="16"/>
                  <w:szCs w:val="16"/>
                  <w:rtl/>
                </w:rPr>
                <w:t>ۀ</w:t>
              </w:r>
              <w:r w:rsidR="00847DA6" w:rsidRPr="006F53E7">
                <w:rPr>
                  <w:rFonts w:ascii="B Lotus" w:hAnsi="B Lotus" w:cs="B Lotus" w:hint="cs"/>
                  <w:sz w:val="16"/>
                  <w:szCs w:val="16"/>
                  <w:rtl/>
                </w:rPr>
                <w:t xml:space="preserve"> </w:t>
              </w:r>
            </w:ins>
            <w:r w:rsidRPr="006F53E7">
              <w:rPr>
                <w:rFonts w:ascii="B Lotus" w:hAnsi="B Lotus" w:cs="B Lotus" w:hint="cs"/>
                <w:sz w:val="16"/>
                <w:szCs w:val="16"/>
                <w:rtl/>
              </w:rPr>
              <w:t>2</w:t>
            </w:r>
            <w:del w:id="17619" w:author="Mehrnazi Boojari" w:date="2019-01-07T10:35:00Z">
              <w:r w:rsidRPr="006F53E7" w:rsidDel="006C73A5">
                <w:rPr>
                  <w:rFonts w:ascii="B Lotus" w:hAnsi="B Lotus" w:cs="B Lotus" w:hint="cs"/>
                  <w:sz w:val="16"/>
                  <w:szCs w:val="16"/>
                  <w:rtl/>
                </w:rPr>
                <w:delText xml:space="preserve"> : </w:delText>
              </w:r>
            </w:del>
            <w:ins w:id="17620" w:author="Mehrnazi Boojari" w:date="2019-01-07T10:35:00Z">
              <w:r w:rsidR="006C73A5">
                <w:rPr>
                  <w:rFonts w:ascii="B Lotus" w:hAnsi="B Lotus" w:cs="B Lotus" w:hint="cs"/>
                  <w:sz w:val="16"/>
                  <w:szCs w:val="16"/>
                  <w:rtl/>
                </w:rPr>
                <w:t xml:space="preserve"> </w:t>
              </w:r>
            </w:ins>
            <w:r w:rsidRPr="006F53E7">
              <w:rPr>
                <w:rFonts w:ascii="B Lotus" w:hAnsi="B Lotus" w:cs="B Lotus" w:hint="cs"/>
                <w:sz w:val="16"/>
                <w:szCs w:val="16"/>
                <w:rtl/>
              </w:rPr>
              <w:t>د</w:t>
            </w:r>
            <w:r w:rsidRPr="006F53E7">
              <w:rPr>
                <w:rFonts w:ascii="B Lotus" w:hAnsi="B Lotus" w:cs="B Lotus"/>
                <w:sz w:val="16"/>
                <w:szCs w:val="16"/>
                <w:rtl/>
              </w:rPr>
              <w:t>ستورالعمل اجرايي پرداخت تسهيلات بهسازي و نوسازي مسكن روستايي</w:t>
            </w:r>
          </w:p>
        </w:tc>
      </w:tr>
      <w:tr w:rsidR="00EA6F4D" w:rsidRPr="00EA6F4D" w14:paraId="45C35212"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1CB7FE51"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59A41E8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FFF2CC" w:themeFill="accent4" w:themeFillTint="33"/>
            <w:vAlign w:val="center"/>
          </w:tcPr>
          <w:p w14:paraId="0834D8C0"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FFF2CC" w:themeFill="accent4" w:themeFillTint="33"/>
            <w:vAlign w:val="center"/>
          </w:tcPr>
          <w:p w14:paraId="6E6BE2D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023" w:type="dxa"/>
            <w:vMerge/>
            <w:shd w:val="clear" w:color="auto" w:fill="FFF2CC" w:themeFill="accent4" w:themeFillTint="33"/>
            <w:vAlign w:val="center"/>
          </w:tcPr>
          <w:p w14:paraId="3BEA2893"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93" w:type="dxa"/>
            <w:vMerge/>
            <w:shd w:val="clear" w:color="auto" w:fill="FFF2CC" w:themeFill="accent4" w:themeFillTint="33"/>
            <w:vAlign w:val="center"/>
          </w:tcPr>
          <w:p w14:paraId="21235A8F"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704" w:type="dxa"/>
            <w:vMerge/>
            <w:shd w:val="clear" w:color="auto" w:fill="FFF2CC" w:themeFill="accent4" w:themeFillTint="33"/>
            <w:vAlign w:val="center"/>
          </w:tcPr>
          <w:p w14:paraId="6455DA8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p>
        </w:tc>
        <w:tc>
          <w:tcPr>
            <w:tcW w:w="2825" w:type="dxa"/>
            <w:shd w:val="clear" w:color="auto" w:fill="FFF2CC" w:themeFill="accent4" w:themeFillTint="33"/>
            <w:vAlign w:val="center"/>
          </w:tcPr>
          <w:p w14:paraId="4CADE1FC"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6F53E7">
              <w:rPr>
                <w:rFonts w:ascii="B Lotus" w:hAnsi="B Lotus" w:cs="B Lotus"/>
                <w:sz w:val="16"/>
                <w:szCs w:val="16"/>
                <w:rtl/>
              </w:rPr>
              <w:t xml:space="preserve">دستورالعمل نحوه تأسيس و فعاليت دفاتر خدمات فني </w:t>
            </w:r>
          </w:p>
        </w:tc>
      </w:tr>
      <w:tr w:rsidR="00EA6F4D" w:rsidRPr="00EA6F4D" w14:paraId="5D89168D"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713047FD"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6446B1BD"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FFF2CC" w:themeFill="accent4" w:themeFillTint="33"/>
            <w:vAlign w:val="center"/>
          </w:tcPr>
          <w:p w14:paraId="071D912E"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FFF2CC" w:themeFill="accent4" w:themeFillTint="33"/>
            <w:vAlign w:val="center"/>
          </w:tcPr>
          <w:p w14:paraId="14574C4F"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023" w:type="dxa"/>
            <w:vMerge/>
            <w:shd w:val="clear" w:color="auto" w:fill="FFF2CC" w:themeFill="accent4" w:themeFillTint="33"/>
            <w:vAlign w:val="center"/>
          </w:tcPr>
          <w:p w14:paraId="741727D2"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093" w:type="dxa"/>
            <w:vMerge/>
            <w:shd w:val="clear" w:color="auto" w:fill="FFF2CC" w:themeFill="accent4" w:themeFillTint="33"/>
            <w:vAlign w:val="center"/>
          </w:tcPr>
          <w:p w14:paraId="375F9B2D"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704" w:type="dxa"/>
            <w:vMerge/>
            <w:shd w:val="clear" w:color="auto" w:fill="FFF2CC" w:themeFill="accent4" w:themeFillTint="33"/>
            <w:vAlign w:val="center"/>
          </w:tcPr>
          <w:p w14:paraId="69D0D8CC"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p>
        </w:tc>
        <w:tc>
          <w:tcPr>
            <w:tcW w:w="2825" w:type="dxa"/>
            <w:shd w:val="clear" w:color="auto" w:fill="FFF2CC" w:themeFill="accent4" w:themeFillTint="33"/>
            <w:vAlign w:val="center"/>
          </w:tcPr>
          <w:p w14:paraId="0C1A06F2" w14:textId="77777777" w:rsidR="00EA6F4D" w:rsidRPr="006F53E7" w:rsidRDefault="00EA6F4D" w:rsidP="00847DA6">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del w:id="17621" w:author="Mehrnazi Boojari" w:date="2019-01-15T05:43:00Z">
              <w:r w:rsidRPr="006F53E7" w:rsidDel="00847DA6">
                <w:rPr>
                  <w:rFonts w:ascii="B Lotus" w:hAnsi="B Lotus" w:cs="B Lotus" w:hint="cs"/>
                  <w:sz w:val="16"/>
                  <w:szCs w:val="16"/>
                  <w:rtl/>
                  <w:lang w:bidi="fa-IR"/>
                </w:rPr>
                <w:delText xml:space="preserve">ماده </w:delText>
              </w:r>
            </w:del>
            <w:ins w:id="17622" w:author="Mehrnazi Boojari" w:date="2019-01-15T05:43:00Z">
              <w:r w:rsidR="00847DA6" w:rsidRPr="006F53E7">
                <w:rPr>
                  <w:rFonts w:ascii="B Lotus" w:hAnsi="B Lotus" w:cs="B Lotus" w:hint="cs"/>
                  <w:sz w:val="16"/>
                  <w:szCs w:val="16"/>
                  <w:rtl/>
                  <w:lang w:bidi="fa-IR"/>
                </w:rPr>
                <w:t>ماد</w:t>
              </w:r>
              <w:r w:rsidR="00847DA6">
                <w:rPr>
                  <w:rFonts w:ascii="B Lotus" w:hAnsi="B Lotus" w:cs="B Lotus" w:hint="cs"/>
                  <w:sz w:val="16"/>
                  <w:szCs w:val="16"/>
                  <w:rtl/>
                  <w:lang w:bidi="fa-IR"/>
                </w:rPr>
                <w:t>ۀ</w:t>
              </w:r>
              <w:r w:rsidR="00847DA6" w:rsidRPr="006F53E7">
                <w:rPr>
                  <w:rFonts w:ascii="B Lotus" w:hAnsi="B Lotus" w:cs="B Lotus" w:hint="cs"/>
                  <w:sz w:val="16"/>
                  <w:szCs w:val="16"/>
                  <w:rtl/>
                  <w:lang w:bidi="fa-IR"/>
                </w:rPr>
                <w:t xml:space="preserve"> </w:t>
              </w:r>
            </w:ins>
            <w:r w:rsidRPr="006F53E7">
              <w:rPr>
                <w:rFonts w:ascii="B Lotus" w:hAnsi="B Lotus" w:cs="B Lotus" w:hint="cs"/>
                <w:sz w:val="16"/>
                <w:szCs w:val="16"/>
                <w:rtl/>
                <w:lang w:bidi="fa-IR"/>
              </w:rPr>
              <w:t>33</w:t>
            </w:r>
            <w:del w:id="17623" w:author="Mehrnazi Boojari" w:date="2019-01-07T09:47:00Z">
              <w:r w:rsidRPr="006F53E7" w:rsidDel="006F7CCF">
                <w:rPr>
                  <w:rFonts w:ascii="B Lotus" w:hAnsi="B Lotus" w:cs="B Lotus" w:hint="cs"/>
                  <w:sz w:val="16"/>
                  <w:szCs w:val="16"/>
                  <w:rtl/>
                  <w:lang w:bidi="fa-IR"/>
                </w:rPr>
                <w:delText xml:space="preserve"> ؛</w:delText>
              </w:r>
            </w:del>
            <w:r w:rsidRPr="006F53E7">
              <w:rPr>
                <w:rFonts w:ascii="B Lotus" w:hAnsi="B Lotus" w:cs="B Lotus" w:hint="cs"/>
                <w:sz w:val="16"/>
                <w:szCs w:val="16"/>
                <w:rtl/>
                <w:lang w:bidi="fa-IR"/>
              </w:rPr>
              <w:t xml:space="preserve"> </w:t>
            </w:r>
            <w:del w:id="17624" w:author="Mehrnazi Boojari" w:date="2019-01-15T05:43:00Z">
              <w:r w:rsidRPr="006F53E7" w:rsidDel="00847DA6">
                <w:rPr>
                  <w:rFonts w:ascii="B Lotus" w:hAnsi="B Lotus" w:cs="B Lotus"/>
                  <w:sz w:val="16"/>
                  <w:szCs w:val="16"/>
                  <w:rtl/>
                </w:rPr>
                <w:delText xml:space="preserve">آئين </w:delText>
              </w:r>
            </w:del>
            <w:ins w:id="17625" w:author="Mehrnazi Boojari" w:date="2019-01-15T05:43:00Z">
              <w:r w:rsidR="00847DA6" w:rsidRPr="006F53E7">
                <w:rPr>
                  <w:rFonts w:ascii="B Lotus" w:hAnsi="B Lotus" w:cs="B Lotus"/>
                  <w:sz w:val="16"/>
                  <w:szCs w:val="16"/>
                  <w:rtl/>
                </w:rPr>
                <w:t>آ</w:t>
              </w:r>
              <w:r w:rsidR="00847DA6">
                <w:rPr>
                  <w:rFonts w:ascii="B Lotus" w:hAnsi="B Lotus" w:cs="B Lotus" w:hint="cs"/>
                  <w:sz w:val="16"/>
                  <w:szCs w:val="16"/>
                  <w:rtl/>
                </w:rPr>
                <w:t>ی</w:t>
              </w:r>
              <w:r w:rsidR="00847DA6" w:rsidRPr="006F53E7">
                <w:rPr>
                  <w:rFonts w:ascii="B Lotus" w:hAnsi="B Lotus" w:cs="B Lotus"/>
                  <w:sz w:val="16"/>
                  <w:szCs w:val="16"/>
                  <w:rtl/>
                </w:rPr>
                <w:t>ين</w:t>
              </w:r>
              <w:r w:rsidR="00847DA6">
                <w:rPr>
                  <w:rFonts w:ascii="B Lotus" w:hAnsi="B Lotus" w:cs="B Nazanin" w:hint="cs"/>
                  <w:sz w:val="16"/>
                  <w:szCs w:val="16"/>
                  <w:rtl/>
                </w:rPr>
                <w:t>‌</w:t>
              </w:r>
            </w:ins>
            <w:r w:rsidRPr="006F53E7">
              <w:rPr>
                <w:rFonts w:ascii="B Lotus" w:hAnsi="B Lotus" w:cs="B Lotus"/>
                <w:sz w:val="16"/>
                <w:szCs w:val="16"/>
                <w:rtl/>
              </w:rPr>
              <w:t xml:space="preserve">نامه اعطاي تسهيلات مسكن و نوسازي و بهسازي مسكن </w:t>
            </w:r>
            <w:del w:id="17626" w:author="Mehrnazi Boojari" w:date="2019-01-15T05:43:00Z">
              <w:r w:rsidRPr="006F53E7" w:rsidDel="00847DA6">
                <w:rPr>
                  <w:rFonts w:ascii="B Lotus" w:hAnsi="B Lotus" w:cs="B Lotus"/>
                  <w:sz w:val="16"/>
                  <w:szCs w:val="16"/>
                  <w:rtl/>
                </w:rPr>
                <w:delText>روستائي</w:delText>
              </w:r>
            </w:del>
            <w:ins w:id="17627" w:author="Mehrnazi Boojari" w:date="2019-01-15T05:43:00Z">
              <w:r w:rsidR="00847DA6" w:rsidRPr="006F53E7">
                <w:rPr>
                  <w:rFonts w:ascii="B Lotus" w:hAnsi="B Lotus" w:cs="B Lotus"/>
                  <w:sz w:val="16"/>
                  <w:szCs w:val="16"/>
                  <w:rtl/>
                </w:rPr>
                <w:t>روستا</w:t>
              </w:r>
              <w:r w:rsidR="00847DA6">
                <w:rPr>
                  <w:rFonts w:ascii="B Lotus" w:hAnsi="B Lotus" w:cs="B Lotus" w:hint="cs"/>
                  <w:sz w:val="16"/>
                  <w:szCs w:val="16"/>
                  <w:rtl/>
                </w:rPr>
                <w:t>ی</w:t>
              </w:r>
              <w:r w:rsidR="00847DA6" w:rsidRPr="006F53E7">
                <w:rPr>
                  <w:rFonts w:ascii="B Lotus" w:hAnsi="B Lotus" w:cs="B Lotus"/>
                  <w:sz w:val="16"/>
                  <w:szCs w:val="16"/>
                  <w:rtl/>
                </w:rPr>
                <w:t>ي</w:t>
              </w:r>
            </w:ins>
          </w:p>
        </w:tc>
      </w:tr>
      <w:tr w:rsidR="00EA6F4D" w:rsidRPr="00EA6F4D" w14:paraId="71A99086"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6F33189B"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1643D60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FFF2CC" w:themeFill="accent4" w:themeFillTint="33"/>
            <w:vAlign w:val="center"/>
          </w:tcPr>
          <w:p w14:paraId="43770E7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FFF2CC" w:themeFill="accent4" w:themeFillTint="33"/>
            <w:vAlign w:val="center"/>
          </w:tcPr>
          <w:p w14:paraId="49735E2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023" w:type="dxa"/>
            <w:vMerge/>
            <w:shd w:val="clear" w:color="auto" w:fill="FFF2CC" w:themeFill="accent4" w:themeFillTint="33"/>
            <w:vAlign w:val="center"/>
          </w:tcPr>
          <w:p w14:paraId="69EFACFF"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93" w:type="dxa"/>
            <w:vMerge/>
            <w:shd w:val="clear" w:color="auto" w:fill="FFF2CC" w:themeFill="accent4" w:themeFillTint="33"/>
            <w:vAlign w:val="center"/>
          </w:tcPr>
          <w:p w14:paraId="2ACCA0A2"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704" w:type="dxa"/>
            <w:vMerge/>
            <w:shd w:val="clear" w:color="auto" w:fill="FFF2CC" w:themeFill="accent4" w:themeFillTint="33"/>
            <w:vAlign w:val="center"/>
          </w:tcPr>
          <w:p w14:paraId="073B3335"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p>
        </w:tc>
        <w:tc>
          <w:tcPr>
            <w:tcW w:w="2825" w:type="dxa"/>
            <w:shd w:val="clear" w:color="auto" w:fill="FFF2CC" w:themeFill="accent4" w:themeFillTint="33"/>
            <w:vAlign w:val="center"/>
          </w:tcPr>
          <w:p w14:paraId="05282F41" w14:textId="77777777" w:rsidR="00EA6F4D" w:rsidRPr="006F53E7" w:rsidRDefault="00EA6F4D" w:rsidP="008850C5">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r w:rsidRPr="006F53E7">
              <w:rPr>
                <w:rFonts w:ascii="B Lotus" w:hAnsi="B Lotus" w:cs="B Lotus"/>
                <w:sz w:val="16"/>
                <w:szCs w:val="16"/>
                <w:rtl/>
              </w:rPr>
              <w:t>توافق</w:t>
            </w:r>
            <w:ins w:id="17628" w:author="Mehrnazi Boojari" w:date="2019-01-15T05:43:00Z">
              <w:r w:rsidR="00847DA6">
                <w:rPr>
                  <w:rFonts w:ascii="B Lotus" w:hAnsi="B Lotus" w:cs="B Nazanin" w:hint="cs"/>
                  <w:sz w:val="16"/>
                  <w:szCs w:val="16"/>
                  <w:rtl/>
                </w:rPr>
                <w:t>‌</w:t>
              </w:r>
            </w:ins>
            <w:del w:id="17629" w:author="Mehrnazi Boojari" w:date="2019-01-15T05:43:00Z">
              <w:r w:rsidRPr="006F53E7" w:rsidDel="00847DA6">
                <w:rPr>
                  <w:rFonts w:ascii="B Lotus" w:hAnsi="B Lotus" w:cs="B Lotus"/>
                  <w:sz w:val="16"/>
                  <w:szCs w:val="16"/>
                  <w:rtl/>
                </w:rPr>
                <w:delText xml:space="preserve"> </w:delText>
              </w:r>
            </w:del>
            <w:r w:rsidRPr="006F53E7">
              <w:rPr>
                <w:rFonts w:ascii="B Lotus" w:hAnsi="B Lotus" w:cs="B Lotus"/>
                <w:sz w:val="16"/>
                <w:szCs w:val="16"/>
                <w:rtl/>
              </w:rPr>
              <w:t>نامه</w:t>
            </w:r>
            <w:del w:id="17630" w:author="Mehrnazi Boojari" w:date="2019-01-07T10:35:00Z">
              <w:r w:rsidRPr="006F53E7" w:rsidDel="006C73A5">
                <w:rPr>
                  <w:rFonts w:ascii="B Lotus" w:hAnsi="B Lotus" w:cs="B Lotus" w:hint="cs"/>
                  <w:sz w:val="16"/>
                  <w:szCs w:val="16"/>
                  <w:rtl/>
                  <w:lang w:bidi="fa-IR"/>
                </w:rPr>
                <w:delText xml:space="preserve"> : </w:delText>
              </w:r>
            </w:del>
            <w:ins w:id="17631" w:author="Mehrnazi Boojari" w:date="2019-01-07T10:35:00Z">
              <w:r w:rsidR="006C73A5">
                <w:rPr>
                  <w:rFonts w:ascii="B Lotus" w:hAnsi="B Lotus" w:cs="B Lotus" w:hint="cs"/>
                  <w:sz w:val="16"/>
                  <w:szCs w:val="16"/>
                  <w:rtl/>
                  <w:lang w:bidi="fa-IR"/>
                </w:rPr>
                <w:t xml:space="preserve"> </w:t>
              </w:r>
            </w:ins>
            <w:r w:rsidRPr="006F53E7">
              <w:rPr>
                <w:rFonts w:ascii="B Lotus" w:hAnsi="B Lotus" w:cs="B Lotus"/>
                <w:sz w:val="16"/>
                <w:szCs w:val="16"/>
                <w:rtl/>
              </w:rPr>
              <w:t>سامان</w:t>
            </w:r>
            <w:ins w:id="17632" w:author="Mehrnazi Boojari" w:date="2019-01-15T05:44:00Z">
              <w:r w:rsidR="00847DA6">
                <w:rPr>
                  <w:rFonts w:ascii="B Lotus" w:hAnsi="B Lotus" w:cs="B Nazanin" w:hint="cs"/>
                  <w:sz w:val="16"/>
                  <w:szCs w:val="16"/>
                  <w:rtl/>
                </w:rPr>
                <w:t>‌</w:t>
              </w:r>
            </w:ins>
            <w:del w:id="17633" w:author="Mehrnazi Boojari" w:date="2019-01-15T05:44:00Z">
              <w:r w:rsidRPr="006F53E7" w:rsidDel="00847DA6">
                <w:rPr>
                  <w:rFonts w:ascii="B Lotus" w:hAnsi="B Lotus" w:cs="B Lotus"/>
                  <w:sz w:val="16"/>
                  <w:szCs w:val="16"/>
                  <w:rtl/>
                </w:rPr>
                <w:delText xml:space="preserve"> </w:delText>
              </w:r>
            </w:del>
            <w:r w:rsidRPr="006F53E7">
              <w:rPr>
                <w:rFonts w:ascii="B Lotus" w:hAnsi="B Lotus" w:cs="B Lotus"/>
                <w:sz w:val="16"/>
                <w:szCs w:val="16"/>
                <w:rtl/>
              </w:rPr>
              <w:t xml:space="preserve">دهي امر نظارت بر </w:t>
            </w:r>
            <w:del w:id="17634" w:author="Mehrnazi Boojari" w:date="2019-01-07T22:28:00Z">
              <w:r w:rsidRPr="006F53E7" w:rsidDel="00051F26">
                <w:rPr>
                  <w:rFonts w:ascii="B Lotus" w:hAnsi="B Lotus" w:cs="B Lotus"/>
                  <w:sz w:val="16"/>
                  <w:szCs w:val="16"/>
                  <w:rtl/>
                </w:rPr>
                <w:delText>ساخت و ساز</w:delText>
              </w:r>
            </w:del>
            <w:ins w:id="17635" w:author="Mehrnazi Boojari" w:date="2019-01-07T22:28:00Z">
              <w:r w:rsidR="00051F26">
                <w:rPr>
                  <w:rFonts w:ascii="B Lotus" w:hAnsi="B Lotus" w:cs="B Lotus"/>
                  <w:sz w:val="16"/>
                  <w:szCs w:val="16"/>
                  <w:rtl/>
                </w:rPr>
                <w:t>ساخت</w:t>
              </w:r>
              <w:r w:rsidR="00051F26">
                <w:rPr>
                  <w:rFonts w:ascii="Times New Roman" w:hAnsi="Times New Roman" w:cs="Times New Roman" w:hint="cs"/>
                  <w:sz w:val="16"/>
                  <w:szCs w:val="16"/>
                  <w:rtl/>
                </w:rPr>
                <w:t> </w:t>
              </w:r>
              <w:r w:rsidR="00051F26">
                <w:rPr>
                  <w:rFonts w:ascii="B Lotus" w:hAnsi="B Lotus" w:cs="B Lotus"/>
                  <w:sz w:val="16"/>
                  <w:szCs w:val="16"/>
                  <w:rtl/>
                </w:rPr>
                <w:t>و</w:t>
              </w:r>
              <w:r w:rsidR="00051F26">
                <w:rPr>
                  <w:rFonts w:ascii="Times New Roman" w:hAnsi="Times New Roman" w:cs="Times New Roman" w:hint="cs"/>
                  <w:sz w:val="16"/>
                  <w:szCs w:val="16"/>
                  <w:rtl/>
                </w:rPr>
                <w:t> </w:t>
              </w:r>
              <w:r w:rsidR="00051F26">
                <w:rPr>
                  <w:rFonts w:ascii="B Lotus" w:hAnsi="B Lotus" w:cs="B Lotus"/>
                  <w:sz w:val="16"/>
                  <w:szCs w:val="16"/>
                  <w:rtl/>
                </w:rPr>
                <w:t>ساز</w:t>
              </w:r>
            </w:ins>
            <w:r w:rsidRPr="006F53E7">
              <w:rPr>
                <w:rFonts w:ascii="B Lotus" w:hAnsi="B Lotus" w:cs="B Lotus"/>
                <w:sz w:val="16"/>
                <w:szCs w:val="16"/>
                <w:rtl/>
              </w:rPr>
              <w:t xml:space="preserve"> مسكن </w:t>
            </w:r>
            <w:del w:id="17636" w:author="Mehrnazi Boojari" w:date="2019-01-15T05:44:00Z">
              <w:r w:rsidRPr="006F53E7" w:rsidDel="00847DA6">
                <w:rPr>
                  <w:rFonts w:ascii="B Lotus" w:hAnsi="B Lotus" w:cs="B Lotus"/>
                  <w:sz w:val="16"/>
                  <w:szCs w:val="16"/>
                  <w:rtl/>
                </w:rPr>
                <w:delText>روستائي</w:delText>
              </w:r>
            </w:del>
            <w:ins w:id="17637" w:author="Mehrnazi Boojari" w:date="2019-01-15T05:44:00Z">
              <w:r w:rsidR="00847DA6" w:rsidRPr="006F53E7">
                <w:rPr>
                  <w:rFonts w:ascii="B Lotus" w:hAnsi="B Lotus" w:cs="B Lotus"/>
                  <w:sz w:val="16"/>
                  <w:szCs w:val="16"/>
                  <w:rtl/>
                </w:rPr>
                <w:t>روستا</w:t>
              </w:r>
              <w:r w:rsidR="00847DA6">
                <w:rPr>
                  <w:rFonts w:ascii="B Lotus" w:hAnsi="B Lotus" w:cs="B Lotus" w:hint="cs"/>
                  <w:sz w:val="16"/>
                  <w:szCs w:val="16"/>
                  <w:rtl/>
                </w:rPr>
                <w:t>ی</w:t>
              </w:r>
              <w:r w:rsidR="00847DA6" w:rsidRPr="006F53E7">
                <w:rPr>
                  <w:rFonts w:ascii="B Lotus" w:hAnsi="B Lotus" w:cs="B Lotus"/>
                  <w:sz w:val="16"/>
                  <w:szCs w:val="16"/>
                  <w:rtl/>
                </w:rPr>
                <w:t>ي</w:t>
              </w:r>
            </w:ins>
          </w:p>
        </w:tc>
      </w:tr>
      <w:tr w:rsidR="00EA6F4D" w:rsidRPr="00EA6F4D" w14:paraId="721512D2" w14:textId="77777777" w:rsidTr="00550EF3">
        <w:trPr>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111A6290"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3C43E7C8"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FFF2CC" w:themeFill="accent4" w:themeFillTint="33"/>
            <w:vAlign w:val="center"/>
          </w:tcPr>
          <w:p w14:paraId="141FC9B6"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FFF2CC" w:themeFill="accent4" w:themeFillTint="33"/>
            <w:vAlign w:val="center"/>
          </w:tcPr>
          <w:p w14:paraId="228A0DBB"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023" w:type="dxa"/>
            <w:vMerge/>
            <w:shd w:val="clear" w:color="auto" w:fill="FFF2CC" w:themeFill="accent4" w:themeFillTint="33"/>
            <w:vAlign w:val="center"/>
          </w:tcPr>
          <w:p w14:paraId="253D84C5"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2093" w:type="dxa"/>
            <w:vMerge/>
            <w:shd w:val="clear" w:color="auto" w:fill="FFF2CC" w:themeFill="accent4" w:themeFillTint="33"/>
            <w:vAlign w:val="center"/>
          </w:tcPr>
          <w:p w14:paraId="441B3822"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lang w:bidi="fa-IR"/>
              </w:rPr>
            </w:pPr>
          </w:p>
        </w:tc>
        <w:tc>
          <w:tcPr>
            <w:tcW w:w="1704" w:type="dxa"/>
            <w:vMerge/>
            <w:shd w:val="clear" w:color="auto" w:fill="FFF2CC" w:themeFill="accent4" w:themeFillTint="33"/>
            <w:vAlign w:val="center"/>
          </w:tcPr>
          <w:p w14:paraId="63453D87"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8"/>
                <w:szCs w:val="18"/>
                <w:rtl/>
              </w:rPr>
            </w:pPr>
          </w:p>
        </w:tc>
        <w:tc>
          <w:tcPr>
            <w:tcW w:w="2825" w:type="dxa"/>
            <w:shd w:val="clear" w:color="auto" w:fill="FFF2CC" w:themeFill="accent4" w:themeFillTint="33"/>
            <w:vAlign w:val="center"/>
          </w:tcPr>
          <w:p w14:paraId="72564153" w14:textId="77777777" w:rsidR="00EA6F4D" w:rsidRPr="006F53E7" w:rsidRDefault="00EA6F4D" w:rsidP="00EA6F4D">
            <w:pPr>
              <w:bidi/>
              <w:jc w:val="center"/>
              <w:cnfStyle w:val="000000000000" w:firstRow="0" w:lastRow="0" w:firstColumn="0" w:lastColumn="0" w:oddVBand="0" w:evenVBand="0" w:oddHBand="0" w:evenHBand="0" w:firstRowFirstColumn="0" w:firstRowLastColumn="0" w:lastRowFirstColumn="0" w:lastRowLastColumn="0"/>
              <w:rPr>
                <w:rFonts w:ascii="B Lotus" w:hAnsi="B Lotus" w:cs="B Lotus"/>
                <w:sz w:val="16"/>
                <w:szCs w:val="16"/>
                <w:rtl/>
              </w:rPr>
            </w:pPr>
            <w:r w:rsidRPr="006F53E7">
              <w:rPr>
                <w:rFonts w:ascii="B Lotus" w:hAnsi="B Lotus" w:cs="B Lotus"/>
                <w:sz w:val="16"/>
                <w:szCs w:val="16"/>
                <w:rtl/>
              </w:rPr>
              <w:t>اهداف طرح نظام فني روستايي</w:t>
            </w:r>
          </w:p>
        </w:tc>
      </w:tr>
      <w:tr w:rsidR="00EA6F4D" w:rsidRPr="00EA6F4D" w14:paraId="413F9D7B" w14:textId="77777777" w:rsidTr="00550EF3">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56" w:type="dxa"/>
            <w:vMerge/>
            <w:shd w:val="clear" w:color="auto" w:fill="auto"/>
          </w:tcPr>
          <w:p w14:paraId="2D80044B" w14:textId="77777777" w:rsidR="00EA6F4D" w:rsidRPr="006F53E7" w:rsidRDefault="00EA6F4D" w:rsidP="00EA6F4D">
            <w:pPr>
              <w:bidi/>
              <w:jc w:val="center"/>
              <w:rPr>
                <w:rFonts w:ascii="B Lotus" w:hAnsi="B Lotus" w:cs="B Lotus"/>
                <w:sz w:val="16"/>
                <w:szCs w:val="16"/>
                <w:rtl/>
                <w:lang w:bidi="fa-IR"/>
              </w:rPr>
            </w:pPr>
          </w:p>
        </w:tc>
        <w:tc>
          <w:tcPr>
            <w:tcW w:w="1296" w:type="dxa"/>
            <w:vMerge/>
            <w:shd w:val="clear" w:color="auto" w:fill="auto"/>
          </w:tcPr>
          <w:p w14:paraId="23316A6B"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876" w:type="dxa"/>
            <w:vMerge/>
            <w:shd w:val="clear" w:color="auto" w:fill="FFF2CC" w:themeFill="accent4" w:themeFillTint="33"/>
            <w:vAlign w:val="center"/>
          </w:tcPr>
          <w:p w14:paraId="39CC550D"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lang w:bidi="fa-IR"/>
              </w:rPr>
            </w:pPr>
          </w:p>
        </w:tc>
        <w:tc>
          <w:tcPr>
            <w:tcW w:w="2551" w:type="dxa"/>
            <w:vMerge/>
            <w:shd w:val="clear" w:color="auto" w:fill="FFF2CC" w:themeFill="accent4" w:themeFillTint="33"/>
            <w:vAlign w:val="center"/>
          </w:tcPr>
          <w:p w14:paraId="6EE7A6D1"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023" w:type="dxa"/>
            <w:vMerge/>
            <w:shd w:val="clear" w:color="auto" w:fill="FFF2CC" w:themeFill="accent4" w:themeFillTint="33"/>
            <w:vAlign w:val="center"/>
          </w:tcPr>
          <w:p w14:paraId="47F78AA0"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2093" w:type="dxa"/>
            <w:vMerge/>
            <w:shd w:val="clear" w:color="auto" w:fill="FFF2CC" w:themeFill="accent4" w:themeFillTint="33"/>
            <w:vAlign w:val="center"/>
          </w:tcPr>
          <w:p w14:paraId="7E8DE8C6"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lang w:bidi="fa-IR"/>
              </w:rPr>
            </w:pPr>
          </w:p>
        </w:tc>
        <w:tc>
          <w:tcPr>
            <w:tcW w:w="1704" w:type="dxa"/>
            <w:vMerge/>
            <w:shd w:val="clear" w:color="auto" w:fill="FFF2CC" w:themeFill="accent4" w:themeFillTint="33"/>
            <w:vAlign w:val="center"/>
          </w:tcPr>
          <w:p w14:paraId="2527ED2A" w14:textId="77777777" w:rsidR="00EA6F4D" w:rsidRPr="006F53E7" w:rsidRDefault="00EA6F4D" w:rsidP="00EA6F4D">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8"/>
                <w:szCs w:val="18"/>
                <w:rtl/>
              </w:rPr>
            </w:pPr>
          </w:p>
        </w:tc>
        <w:tc>
          <w:tcPr>
            <w:tcW w:w="2825" w:type="dxa"/>
            <w:shd w:val="clear" w:color="auto" w:fill="FFF2CC" w:themeFill="accent4" w:themeFillTint="33"/>
            <w:vAlign w:val="center"/>
          </w:tcPr>
          <w:p w14:paraId="07C23A34" w14:textId="77777777" w:rsidR="00EA6F4D" w:rsidRPr="006F53E7" w:rsidRDefault="00EA6F4D" w:rsidP="00847DA6">
            <w:pPr>
              <w:bidi/>
              <w:jc w:val="center"/>
              <w:cnfStyle w:val="000000100000" w:firstRow="0" w:lastRow="0" w:firstColumn="0" w:lastColumn="0" w:oddVBand="0" w:evenVBand="0" w:oddHBand="1" w:evenHBand="0" w:firstRowFirstColumn="0" w:firstRowLastColumn="0" w:lastRowFirstColumn="0" w:lastRowLastColumn="0"/>
              <w:rPr>
                <w:rFonts w:ascii="B Lotus" w:hAnsi="B Lotus" w:cs="B Lotus"/>
                <w:sz w:val="16"/>
                <w:szCs w:val="16"/>
                <w:rtl/>
              </w:rPr>
            </w:pPr>
            <w:r w:rsidRPr="006F53E7">
              <w:rPr>
                <w:rFonts w:ascii="B Lotus" w:hAnsi="B Lotus" w:cs="B Lotus"/>
                <w:sz w:val="16"/>
                <w:szCs w:val="16"/>
                <w:rtl/>
              </w:rPr>
              <w:t>انتخاب و ب</w:t>
            </w:r>
            <w:ins w:id="17638" w:author="Mehrnazi Boojari" w:date="2019-01-09T00:10:00Z">
              <w:r w:rsidR="00DD72BC">
                <w:rPr>
                  <w:rFonts w:ascii="B Lotus" w:hAnsi="B Lotus" w:cs="B Lotus" w:hint="cs"/>
                  <w:sz w:val="16"/>
                  <w:szCs w:val="16"/>
                  <w:rtl/>
                </w:rPr>
                <w:t>ه</w:t>
              </w:r>
              <w:r w:rsidR="00DD72BC">
                <w:rPr>
                  <w:rFonts w:ascii="B Lotus" w:hAnsi="B Lotus" w:cs="B Nazanin" w:hint="cs"/>
                  <w:sz w:val="16"/>
                  <w:szCs w:val="16"/>
                  <w:rtl/>
                </w:rPr>
                <w:t>‌</w:t>
              </w:r>
            </w:ins>
            <w:r w:rsidRPr="006F53E7">
              <w:rPr>
                <w:rFonts w:ascii="B Lotus" w:hAnsi="B Lotus" w:cs="B Lotus"/>
                <w:sz w:val="16"/>
                <w:szCs w:val="16"/>
                <w:rtl/>
              </w:rPr>
              <w:t xml:space="preserve">كارگيري مشاوران </w:t>
            </w:r>
            <w:del w:id="17639" w:author="Mehrnazi Boojari" w:date="2019-01-15T05:44:00Z">
              <w:r w:rsidRPr="006F53E7" w:rsidDel="00847DA6">
                <w:rPr>
                  <w:rFonts w:ascii="B Lotus" w:hAnsi="B Lotus" w:cs="B Lotus"/>
                  <w:sz w:val="16"/>
                  <w:szCs w:val="16"/>
                  <w:rtl/>
                </w:rPr>
                <w:delText xml:space="preserve">جهت </w:delText>
              </w:r>
            </w:del>
            <w:ins w:id="17640" w:author="Mehrnazi Boojari" w:date="2019-01-15T05:44:00Z">
              <w:r w:rsidR="00847DA6">
                <w:rPr>
                  <w:rFonts w:ascii="B Lotus" w:hAnsi="B Lotus" w:cs="B Lotus" w:hint="cs"/>
                  <w:sz w:val="16"/>
                  <w:szCs w:val="16"/>
                  <w:rtl/>
                </w:rPr>
                <w:t>به</w:t>
              </w:r>
              <w:r w:rsidR="00847DA6">
                <w:rPr>
                  <w:rFonts w:ascii="B Lotus" w:hAnsi="B Lotus" w:cs="B Nazanin" w:hint="cs"/>
                  <w:sz w:val="16"/>
                  <w:szCs w:val="16"/>
                  <w:rtl/>
                </w:rPr>
                <w:t>‌</w:t>
              </w:r>
              <w:r w:rsidR="00847DA6">
                <w:rPr>
                  <w:rFonts w:ascii="B Lotus" w:hAnsi="B Lotus" w:cs="B Lotus" w:hint="cs"/>
                  <w:sz w:val="16"/>
                  <w:szCs w:val="16"/>
                  <w:rtl/>
                </w:rPr>
                <w:t>منظور</w:t>
              </w:r>
              <w:r w:rsidR="00847DA6" w:rsidRPr="006F53E7">
                <w:rPr>
                  <w:rFonts w:ascii="B Lotus" w:hAnsi="B Lotus" w:cs="B Lotus"/>
                  <w:sz w:val="16"/>
                  <w:szCs w:val="16"/>
                  <w:rtl/>
                </w:rPr>
                <w:t xml:space="preserve"> </w:t>
              </w:r>
            </w:ins>
            <w:r w:rsidRPr="006F53E7">
              <w:rPr>
                <w:rFonts w:ascii="B Lotus" w:hAnsi="B Lotus" w:cs="B Lotus"/>
                <w:sz w:val="16"/>
                <w:szCs w:val="16"/>
                <w:rtl/>
              </w:rPr>
              <w:t>مطالعه و طراحي الگوهاي مسكن روستايي</w:t>
            </w:r>
          </w:p>
        </w:tc>
      </w:tr>
    </w:tbl>
    <w:p w14:paraId="40894130" w14:textId="77777777" w:rsidR="00EA6F4D" w:rsidRPr="00EA6F4D" w:rsidRDefault="00EA6F4D" w:rsidP="00EA6F4D">
      <w:pPr>
        <w:bidi/>
        <w:ind w:firstLine="227"/>
        <w:jc w:val="both"/>
        <w:rPr>
          <w:rFonts w:ascii="IRZar" w:hAnsi="IRZar" w:cs="B Lotus"/>
          <w:sz w:val="24"/>
          <w:szCs w:val="24"/>
          <w:rtl/>
          <w:lang w:bidi="fa-IR"/>
        </w:rPr>
        <w:sectPr w:rsidR="00EA6F4D" w:rsidRPr="00EA6F4D" w:rsidSect="00E215EF">
          <w:pgSz w:w="15840" w:h="12240" w:orient="landscape"/>
          <w:pgMar w:top="1440" w:right="1440" w:bottom="1440" w:left="1440" w:header="720" w:footer="720" w:gutter="0"/>
          <w:cols w:space="720"/>
          <w:docGrid w:linePitch="360"/>
        </w:sectPr>
      </w:pPr>
    </w:p>
    <w:p w14:paraId="6C96AF8B" w14:textId="77777777" w:rsidR="00AC1143" w:rsidRPr="00244678" w:rsidRDefault="00244678" w:rsidP="00244678">
      <w:pPr>
        <w:pStyle w:val="Heading1"/>
        <w:rPr>
          <w:rtl/>
        </w:rPr>
      </w:pPr>
      <w:bookmarkStart w:id="17641" w:name="_Toc533781298"/>
      <w:bookmarkStart w:id="17642" w:name="_Toc533781502"/>
      <w:bookmarkStart w:id="17643" w:name="_Toc533781617"/>
      <w:bookmarkStart w:id="17644" w:name="_Toc533781803"/>
      <w:bookmarkStart w:id="17645" w:name="_Toc533782254"/>
      <w:r>
        <w:rPr>
          <w:rFonts w:hint="cs"/>
          <w:rtl/>
        </w:rPr>
        <w:lastRenderedPageBreak/>
        <w:t xml:space="preserve">فصل </w:t>
      </w:r>
      <w:r w:rsidRPr="00244678">
        <w:rPr>
          <w:rFonts w:hint="cs"/>
          <w:rtl/>
        </w:rPr>
        <w:t xml:space="preserve">پنجم: </w:t>
      </w:r>
      <w:del w:id="17646" w:author="Mehrnazi Boojari" w:date="2019-01-07T09:45:00Z">
        <w:r w:rsidRPr="00244678" w:rsidDel="006F7CCF">
          <w:rPr>
            <w:rFonts w:hint="cs"/>
            <w:rtl/>
          </w:rPr>
          <w:delText>راه حل</w:delText>
        </w:r>
      </w:del>
      <w:ins w:id="17647" w:author="Mehrnazi Boojari" w:date="2019-01-07T09:45:00Z">
        <w:r w:rsidR="006F7CCF">
          <w:rPr>
            <w:rFonts w:hint="cs"/>
            <w:rtl/>
          </w:rPr>
          <w:t>راه‌حل</w:t>
        </w:r>
      </w:ins>
      <w:r w:rsidRPr="00244678">
        <w:rPr>
          <w:rFonts w:hint="cs"/>
          <w:rtl/>
        </w:rPr>
        <w:t xml:space="preserve"> محوری و ابعاد تعریف پروژه</w:t>
      </w:r>
      <w:bookmarkEnd w:id="17641"/>
      <w:bookmarkEnd w:id="17642"/>
      <w:bookmarkEnd w:id="17643"/>
      <w:bookmarkEnd w:id="17644"/>
      <w:bookmarkEnd w:id="17645"/>
    </w:p>
    <w:p w14:paraId="6BD950EB" w14:textId="77777777" w:rsidR="00EA6F4D" w:rsidRDefault="00EA6F4D" w:rsidP="00AC1143">
      <w:pPr>
        <w:bidi/>
        <w:ind w:firstLine="227"/>
        <w:jc w:val="both"/>
        <w:rPr>
          <w:rFonts w:ascii="B Lotus" w:hAnsi="B Lotus" w:cs="B Nazanin"/>
          <w:b/>
          <w:bCs/>
          <w:sz w:val="28"/>
          <w:szCs w:val="28"/>
          <w:rtl/>
          <w:lang w:bidi="fa-IR"/>
        </w:rPr>
      </w:pPr>
    </w:p>
    <w:p w14:paraId="0B023718" w14:textId="77777777" w:rsidR="00EA6F4D" w:rsidRDefault="00EA6F4D" w:rsidP="00EA6F4D">
      <w:pPr>
        <w:bidi/>
        <w:ind w:firstLine="227"/>
        <w:jc w:val="both"/>
        <w:rPr>
          <w:rFonts w:ascii="B Lotus" w:hAnsi="B Lotus" w:cs="B Nazanin"/>
          <w:b/>
          <w:bCs/>
          <w:sz w:val="28"/>
          <w:szCs w:val="28"/>
          <w:rtl/>
          <w:lang w:bidi="fa-IR"/>
        </w:rPr>
      </w:pPr>
    </w:p>
    <w:p w14:paraId="6F084099" w14:textId="77777777" w:rsidR="00EA6F4D" w:rsidRDefault="00EA6F4D" w:rsidP="00EA6F4D">
      <w:pPr>
        <w:bidi/>
        <w:ind w:firstLine="227"/>
        <w:jc w:val="both"/>
        <w:rPr>
          <w:rFonts w:ascii="B Lotus" w:hAnsi="B Lotus" w:cs="B Nazanin"/>
          <w:b/>
          <w:bCs/>
          <w:sz w:val="28"/>
          <w:szCs w:val="28"/>
          <w:rtl/>
          <w:lang w:bidi="fa-IR"/>
        </w:rPr>
      </w:pPr>
    </w:p>
    <w:p w14:paraId="2AA32638" w14:textId="77777777" w:rsidR="00EA6F4D" w:rsidRDefault="00EA6F4D" w:rsidP="00EA6F4D">
      <w:pPr>
        <w:bidi/>
        <w:ind w:firstLine="227"/>
        <w:jc w:val="both"/>
        <w:rPr>
          <w:rFonts w:ascii="B Lotus" w:hAnsi="B Lotus" w:cs="B Nazanin"/>
          <w:b/>
          <w:bCs/>
          <w:sz w:val="28"/>
          <w:szCs w:val="28"/>
          <w:rtl/>
          <w:lang w:bidi="fa-IR"/>
        </w:rPr>
      </w:pPr>
    </w:p>
    <w:p w14:paraId="4FFDF6E7" w14:textId="77777777" w:rsidR="00EA6F4D" w:rsidRDefault="00EA6F4D" w:rsidP="00EA6F4D">
      <w:pPr>
        <w:bidi/>
        <w:ind w:firstLine="227"/>
        <w:jc w:val="both"/>
        <w:rPr>
          <w:rFonts w:ascii="B Lotus" w:hAnsi="B Lotus" w:cs="B Nazanin"/>
          <w:b/>
          <w:bCs/>
          <w:sz w:val="28"/>
          <w:szCs w:val="28"/>
          <w:rtl/>
          <w:lang w:bidi="fa-IR"/>
        </w:rPr>
      </w:pPr>
    </w:p>
    <w:p w14:paraId="5CF5DD79" w14:textId="77777777" w:rsidR="00EA6F4D" w:rsidRDefault="00EA6F4D" w:rsidP="00EA6F4D">
      <w:pPr>
        <w:bidi/>
        <w:ind w:firstLine="227"/>
        <w:jc w:val="both"/>
        <w:rPr>
          <w:rFonts w:ascii="B Lotus" w:hAnsi="B Lotus" w:cs="B Nazanin"/>
          <w:b/>
          <w:bCs/>
          <w:sz w:val="28"/>
          <w:szCs w:val="28"/>
          <w:rtl/>
          <w:lang w:bidi="fa-IR"/>
        </w:rPr>
      </w:pPr>
    </w:p>
    <w:p w14:paraId="5F3E57D4" w14:textId="77777777" w:rsidR="00EA6F4D" w:rsidRDefault="00EA6F4D" w:rsidP="00EA6F4D">
      <w:pPr>
        <w:bidi/>
        <w:ind w:firstLine="227"/>
        <w:jc w:val="both"/>
        <w:rPr>
          <w:rFonts w:ascii="B Lotus" w:hAnsi="B Lotus" w:cs="B Nazanin"/>
          <w:b/>
          <w:bCs/>
          <w:sz w:val="28"/>
          <w:szCs w:val="28"/>
          <w:rtl/>
          <w:lang w:bidi="fa-IR"/>
        </w:rPr>
      </w:pPr>
    </w:p>
    <w:p w14:paraId="75BC36EE" w14:textId="77777777" w:rsidR="00EA6F4D" w:rsidRDefault="00EA6F4D" w:rsidP="00EA6F4D">
      <w:pPr>
        <w:bidi/>
        <w:ind w:firstLine="227"/>
        <w:jc w:val="both"/>
        <w:rPr>
          <w:rFonts w:ascii="B Lotus" w:hAnsi="B Lotus" w:cs="B Nazanin"/>
          <w:b/>
          <w:bCs/>
          <w:sz w:val="28"/>
          <w:szCs w:val="28"/>
          <w:rtl/>
          <w:lang w:bidi="fa-IR"/>
        </w:rPr>
      </w:pPr>
    </w:p>
    <w:p w14:paraId="50943D46" w14:textId="77777777" w:rsidR="00EA6F4D" w:rsidRDefault="00EA6F4D" w:rsidP="00EA6F4D">
      <w:pPr>
        <w:bidi/>
        <w:ind w:firstLine="227"/>
        <w:jc w:val="both"/>
        <w:rPr>
          <w:rFonts w:ascii="B Lotus" w:hAnsi="B Lotus" w:cs="B Nazanin"/>
          <w:b/>
          <w:bCs/>
          <w:sz w:val="28"/>
          <w:szCs w:val="28"/>
          <w:rtl/>
          <w:lang w:bidi="fa-IR"/>
        </w:rPr>
      </w:pPr>
    </w:p>
    <w:p w14:paraId="61FF8729" w14:textId="77777777" w:rsidR="00EA6F4D" w:rsidRDefault="00EA6F4D" w:rsidP="00EA6F4D">
      <w:pPr>
        <w:bidi/>
        <w:ind w:firstLine="227"/>
        <w:jc w:val="both"/>
        <w:rPr>
          <w:rFonts w:ascii="B Lotus" w:hAnsi="B Lotus" w:cs="B Nazanin"/>
          <w:b/>
          <w:bCs/>
          <w:sz w:val="28"/>
          <w:szCs w:val="28"/>
          <w:rtl/>
          <w:lang w:bidi="fa-IR"/>
        </w:rPr>
      </w:pPr>
    </w:p>
    <w:p w14:paraId="22F11CD8" w14:textId="77777777" w:rsidR="00EA6F4D" w:rsidRDefault="00EA6F4D" w:rsidP="00EA6F4D">
      <w:pPr>
        <w:bidi/>
        <w:ind w:firstLine="227"/>
        <w:jc w:val="both"/>
        <w:rPr>
          <w:rFonts w:ascii="B Lotus" w:hAnsi="B Lotus" w:cs="B Nazanin"/>
          <w:b/>
          <w:bCs/>
          <w:sz w:val="28"/>
          <w:szCs w:val="28"/>
          <w:rtl/>
          <w:lang w:bidi="fa-IR"/>
        </w:rPr>
      </w:pPr>
    </w:p>
    <w:p w14:paraId="16EC41FE" w14:textId="77777777" w:rsidR="00EA6F4D" w:rsidRDefault="00EA6F4D" w:rsidP="00EA6F4D">
      <w:pPr>
        <w:bidi/>
        <w:ind w:firstLine="227"/>
        <w:jc w:val="both"/>
        <w:rPr>
          <w:rFonts w:ascii="B Lotus" w:hAnsi="B Lotus" w:cs="B Nazanin"/>
          <w:b/>
          <w:bCs/>
          <w:sz w:val="28"/>
          <w:szCs w:val="28"/>
          <w:rtl/>
          <w:lang w:bidi="fa-IR"/>
        </w:rPr>
      </w:pPr>
    </w:p>
    <w:p w14:paraId="00AC779B" w14:textId="77777777" w:rsidR="00EA6F4D" w:rsidRDefault="00EA6F4D" w:rsidP="00EA6F4D">
      <w:pPr>
        <w:bidi/>
        <w:ind w:firstLine="227"/>
        <w:jc w:val="both"/>
        <w:rPr>
          <w:rFonts w:ascii="B Lotus" w:hAnsi="B Lotus" w:cs="B Nazanin"/>
          <w:b/>
          <w:bCs/>
          <w:sz w:val="28"/>
          <w:szCs w:val="28"/>
          <w:rtl/>
          <w:lang w:bidi="fa-IR"/>
        </w:rPr>
      </w:pPr>
    </w:p>
    <w:p w14:paraId="73752FFA" w14:textId="77777777" w:rsidR="00EA6F4D" w:rsidRDefault="00EA6F4D" w:rsidP="00EA6F4D">
      <w:pPr>
        <w:bidi/>
        <w:ind w:firstLine="227"/>
        <w:jc w:val="both"/>
        <w:rPr>
          <w:rFonts w:ascii="B Lotus" w:hAnsi="B Lotus" w:cs="B Nazanin"/>
          <w:b/>
          <w:bCs/>
          <w:sz w:val="28"/>
          <w:szCs w:val="28"/>
          <w:rtl/>
          <w:lang w:bidi="fa-IR"/>
        </w:rPr>
      </w:pPr>
    </w:p>
    <w:p w14:paraId="71BE6C46" w14:textId="77777777" w:rsidR="00EA6F4D" w:rsidRDefault="00EA6F4D" w:rsidP="00EA6F4D">
      <w:pPr>
        <w:bidi/>
        <w:ind w:firstLine="227"/>
        <w:jc w:val="both"/>
        <w:rPr>
          <w:rFonts w:ascii="B Lotus" w:hAnsi="B Lotus" w:cs="B Nazanin"/>
          <w:b/>
          <w:bCs/>
          <w:sz w:val="28"/>
          <w:szCs w:val="28"/>
          <w:rtl/>
          <w:lang w:bidi="fa-IR"/>
        </w:rPr>
      </w:pPr>
    </w:p>
    <w:p w14:paraId="314CB8BC" w14:textId="77777777" w:rsidR="00EA6F4D" w:rsidRDefault="00EA6F4D" w:rsidP="00EA6F4D">
      <w:pPr>
        <w:bidi/>
        <w:ind w:firstLine="227"/>
        <w:jc w:val="both"/>
        <w:rPr>
          <w:rFonts w:ascii="B Lotus" w:hAnsi="B Lotus" w:cs="B Nazanin"/>
          <w:b/>
          <w:bCs/>
          <w:sz w:val="28"/>
          <w:szCs w:val="28"/>
          <w:rtl/>
          <w:lang w:bidi="fa-IR"/>
        </w:rPr>
      </w:pPr>
    </w:p>
    <w:p w14:paraId="6757CF26" w14:textId="77777777" w:rsidR="00EA6F4D" w:rsidRDefault="00EA6F4D" w:rsidP="00EA6F4D">
      <w:pPr>
        <w:bidi/>
        <w:ind w:firstLine="227"/>
        <w:jc w:val="both"/>
        <w:rPr>
          <w:rFonts w:ascii="B Lotus" w:hAnsi="B Lotus" w:cs="B Nazanin"/>
          <w:b/>
          <w:bCs/>
          <w:sz w:val="28"/>
          <w:szCs w:val="28"/>
          <w:rtl/>
          <w:lang w:bidi="fa-IR"/>
        </w:rPr>
      </w:pPr>
    </w:p>
    <w:p w14:paraId="2EB2D041" w14:textId="77777777" w:rsidR="00EA6F4D" w:rsidRDefault="00EA6F4D" w:rsidP="00EA6F4D">
      <w:pPr>
        <w:bidi/>
        <w:ind w:firstLine="227"/>
        <w:jc w:val="both"/>
        <w:rPr>
          <w:rFonts w:ascii="B Lotus" w:hAnsi="B Lotus" w:cs="B Nazanin"/>
          <w:b/>
          <w:bCs/>
          <w:sz w:val="28"/>
          <w:szCs w:val="28"/>
          <w:rtl/>
          <w:lang w:bidi="fa-IR"/>
        </w:rPr>
      </w:pPr>
    </w:p>
    <w:p w14:paraId="1CEC1339" w14:textId="77777777" w:rsidR="00EA6F4D" w:rsidRDefault="00EA6F4D" w:rsidP="00EA6F4D">
      <w:pPr>
        <w:bidi/>
        <w:ind w:firstLine="227"/>
        <w:jc w:val="both"/>
        <w:rPr>
          <w:rFonts w:ascii="B Lotus" w:hAnsi="B Lotus" w:cs="B Nazanin"/>
          <w:b/>
          <w:bCs/>
          <w:sz w:val="28"/>
          <w:szCs w:val="28"/>
          <w:rtl/>
          <w:lang w:bidi="fa-IR"/>
        </w:rPr>
      </w:pPr>
    </w:p>
    <w:p w14:paraId="27AA41BB" w14:textId="77777777" w:rsidR="00EA6F4D" w:rsidRDefault="00EA6F4D" w:rsidP="00EA6F4D">
      <w:pPr>
        <w:bidi/>
        <w:ind w:firstLine="227"/>
        <w:jc w:val="both"/>
        <w:rPr>
          <w:rFonts w:ascii="B Lotus" w:hAnsi="B Lotus" w:cs="B Nazanin"/>
          <w:b/>
          <w:bCs/>
          <w:sz w:val="28"/>
          <w:szCs w:val="28"/>
          <w:rtl/>
          <w:lang w:bidi="fa-IR"/>
        </w:rPr>
      </w:pPr>
    </w:p>
    <w:p w14:paraId="49A87C79" w14:textId="77777777" w:rsidR="00EA6F4D" w:rsidRDefault="00EA6F4D" w:rsidP="00EA6F4D">
      <w:pPr>
        <w:bidi/>
        <w:ind w:firstLine="227"/>
        <w:jc w:val="both"/>
        <w:rPr>
          <w:rFonts w:ascii="B Lotus" w:hAnsi="B Lotus" w:cs="B Nazanin"/>
          <w:b/>
          <w:bCs/>
          <w:sz w:val="28"/>
          <w:szCs w:val="28"/>
          <w:rtl/>
          <w:lang w:bidi="fa-IR"/>
        </w:rPr>
      </w:pPr>
    </w:p>
    <w:p w14:paraId="5FBC0A1E" w14:textId="77777777" w:rsidR="00EA6F4D" w:rsidRDefault="00EA6F4D" w:rsidP="00EA6F4D">
      <w:pPr>
        <w:bidi/>
        <w:ind w:firstLine="227"/>
        <w:jc w:val="both"/>
        <w:rPr>
          <w:rFonts w:ascii="B Lotus" w:hAnsi="B Lotus" w:cs="B Nazanin"/>
          <w:b/>
          <w:bCs/>
          <w:sz w:val="28"/>
          <w:szCs w:val="28"/>
          <w:rtl/>
          <w:lang w:bidi="fa-IR"/>
        </w:rPr>
      </w:pPr>
      <w:r>
        <w:rPr>
          <w:rFonts w:ascii="B Lotus" w:hAnsi="B Lotus" w:cs="B Nazanin" w:hint="cs"/>
          <w:b/>
          <w:bCs/>
          <w:sz w:val="28"/>
          <w:szCs w:val="28"/>
          <w:rtl/>
          <w:lang w:bidi="fa-IR"/>
        </w:rPr>
        <w:lastRenderedPageBreak/>
        <w:t>نمودار فصل 5</w:t>
      </w:r>
    </w:p>
    <w:p w14:paraId="4BDD0AC6" w14:textId="77777777" w:rsidR="00EA6F4D" w:rsidRDefault="00EA6F4D" w:rsidP="00EA6F4D">
      <w:pPr>
        <w:bidi/>
        <w:ind w:firstLine="227"/>
        <w:jc w:val="both"/>
        <w:rPr>
          <w:rFonts w:ascii="B Lotus" w:hAnsi="B Lotus" w:cs="B Nazanin"/>
          <w:b/>
          <w:bCs/>
          <w:sz w:val="28"/>
          <w:szCs w:val="28"/>
          <w:rtl/>
          <w:lang w:bidi="fa-IR"/>
        </w:rPr>
      </w:pPr>
    </w:p>
    <w:p w14:paraId="79F31AA7" w14:textId="77777777" w:rsidR="00EA6F4D" w:rsidRDefault="00EA6F4D" w:rsidP="00EA6F4D">
      <w:pPr>
        <w:bidi/>
        <w:ind w:firstLine="227"/>
        <w:jc w:val="both"/>
        <w:rPr>
          <w:rFonts w:ascii="B Lotus" w:hAnsi="B Lotus" w:cs="B Nazanin"/>
          <w:b/>
          <w:bCs/>
          <w:sz w:val="28"/>
          <w:szCs w:val="28"/>
          <w:rtl/>
          <w:lang w:bidi="fa-IR"/>
        </w:rPr>
      </w:pPr>
    </w:p>
    <w:p w14:paraId="7E5278DE" w14:textId="77777777" w:rsidR="00EA6F4D" w:rsidRDefault="00EA6F4D" w:rsidP="00EA6F4D">
      <w:pPr>
        <w:bidi/>
        <w:ind w:firstLine="227"/>
        <w:jc w:val="both"/>
        <w:rPr>
          <w:rFonts w:ascii="B Lotus" w:hAnsi="B Lotus" w:cs="B Nazanin"/>
          <w:b/>
          <w:bCs/>
          <w:sz w:val="28"/>
          <w:szCs w:val="28"/>
          <w:rtl/>
          <w:lang w:bidi="fa-IR"/>
        </w:rPr>
      </w:pPr>
    </w:p>
    <w:p w14:paraId="3CF3D4C2" w14:textId="77777777" w:rsidR="00EA6F4D" w:rsidRDefault="00EA6F4D" w:rsidP="00EA6F4D">
      <w:pPr>
        <w:bidi/>
        <w:ind w:firstLine="227"/>
        <w:jc w:val="both"/>
        <w:rPr>
          <w:rFonts w:ascii="B Lotus" w:hAnsi="B Lotus" w:cs="B Nazanin"/>
          <w:b/>
          <w:bCs/>
          <w:sz w:val="28"/>
          <w:szCs w:val="28"/>
          <w:rtl/>
          <w:lang w:bidi="fa-IR"/>
        </w:rPr>
      </w:pPr>
    </w:p>
    <w:p w14:paraId="7135F6E8" w14:textId="77777777" w:rsidR="00EA6F4D" w:rsidRDefault="00EA6F4D" w:rsidP="00EA6F4D">
      <w:pPr>
        <w:bidi/>
        <w:ind w:firstLine="227"/>
        <w:jc w:val="both"/>
        <w:rPr>
          <w:rFonts w:ascii="B Lotus" w:hAnsi="B Lotus" w:cs="B Nazanin"/>
          <w:b/>
          <w:bCs/>
          <w:sz w:val="28"/>
          <w:szCs w:val="28"/>
          <w:rtl/>
          <w:lang w:bidi="fa-IR"/>
        </w:rPr>
      </w:pPr>
    </w:p>
    <w:p w14:paraId="3E4E19B8" w14:textId="77777777" w:rsidR="00EA6F4D" w:rsidRDefault="00EA6F4D" w:rsidP="00EA6F4D">
      <w:pPr>
        <w:bidi/>
        <w:ind w:firstLine="227"/>
        <w:jc w:val="both"/>
        <w:rPr>
          <w:rFonts w:ascii="B Lotus" w:hAnsi="B Lotus" w:cs="B Nazanin"/>
          <w:b/>
          <w:bCs/>
          <w:sz w:val="28"/>
          <w:szCs w:val="28"/>
          <w:rtl/>
          <w:lang w:bidi="fa-IR"/>
        </w:rPr>
      </w:pPr>
    </w:p>
    <w:p w14:paraId="553D7000" w14:textId="77777777" w:rsidR="00EA6F4D" w:rsidRDefault="00EA6F4D" w:rsidP="00EA6F4D">
      <w:pPr>
        <w:bidi/>
        <w:ind w:firstLine="227"/>
        <w:jc w:val="both"/>
        <w:rPr>
          <w:rFonts w:ascii="B Lotus" w:hAnsi="B Lotus" w:cs="B Nazanin"/>
          <w:b/>
          <w:bCs/>
          <w:sz w:val="28"/>
          <w:szCs w:val="28"/>
          <w:rtl/>
          <w:lang w:bidi="fa-IR"/>
        </w:rPr>
      </w:pPr>
    </w:p>
    <w:p w14:paraId="30FE86C5" w14:textId="77777777" w:rsidR="00EA6F4D" w:rsidRDefault="00EA6F4D" w:rsidP="00EA6F4D">
      <w:pPr>
        <w:bidi/>
        <w:ind w:firstLine="227"/>
        <w:jc w:val="both"/>
        <w:rPr>
          <w:rFonts w:ascii="B Lotus" w:hAnsi="B Lotus" w:cs="B Nazanin"/>
          <w:b/>
          <w:bCs/>
          <w:sz w:val="28"/>
          <w:szCs w:val="28"/>
          <w:rtl/>
          <w:lang w:bidi="fa-IR"/>
        </w:rPr>
      </w:pPr>
    </w:p>
    <w:p w14:paraId="2F84F415" w14:textId="77777777" w:rsidR="00EA6F4D" w:rsidRDefault="00EA6F4D" w:rsidP="00EA6F4D">
      <w:pPr>
        <w:bidi/>
        <w:ind w:firstLine="227"/>
        <w:jc w:val="both"/>
        <w:rPr>
          <w:rFonts w:ascii="B Lotus" w:hAnsi="B Lotus" w:cs="B Nazanin"/>
          <w:b/>
          <w:bCs/>
          <w:sz w:val="28"/>
          <w:szCs w:val="28"/>
          <w:rtl/>
          <w:lang w:bidi="fa-IR"/>
        </w:rPr>
      </w:pPr>
    </w:p>
    <w:p w14:paraId="1A948C2B" w14:textId="77777777" w:rsidR="00EA6F4D" w:rsidRDefault="00EA6F4D" w:rsidP="00EA6F4D">
      <w:pPr>
        <w:bidi/>
        <w:ind w:firstLine="227"/>
        <w:jc w:val="both"/>
        <w:rPr>
          <w:rFonts w:ascii="B Lotus" w:hAnsi="B Lotus" w:cs="B Nazanin"/>
          <w:b/>
          <w:bCs/>
          <w:sz w:val="28"/>
          <w:szCs w:val="28"/>
          <w:rtl/>
          <w:lang w:bidi="fa-IR"/>
        </w:rPr>
      </w:pPr>
    </w:p>
    <w:p w14:paraId="4FD20C7C" w14:textId="77777777" w:rsidR="00EA6F4D" w:rsidRDefault="00EA6F4D" w:rsidP="00EA6F4D">
      <w:pPr>
        <w:bidi/>
        <w:ind w:firstLine="227"/>
        <w:jc w:val="both"/>
        <w:rPr>
          <w:rFonts w:ascii="B Lotus" w:hAnsi="B Lotus" w:cs="B Nazanin"/>
          <w:b/>
          <w:bCs/>
          <w:sz w:val="28"/>
          <w:szCs w:val="28"/>
          <w:rtl/>
          <w:lang w:bidi="fa-IR"/>
        </w:rPr>
      </w:pPr>
    </w:p>
    <w:p w14:paraId="4835DA19" w14:textId="77777777" w:rsidR="00EA6F4D" w:rsidRDefault="00EA6F4D" w:rsidP="00EA6F4D">
      <w:pPr>
        <w:bidi/>
        <w:ind w:firstLine="227"/>
        <w:jc w:val="both"/>
        <w:rPr>
          <w:rFonts w:ascii="B Lotus" w:hAnsi="B Lotus" w:cs="B Nazanin"/>
          <w:b/>
          <w:bCs/>
          <w:sz w:val="28"/>
          <w:szCs w:val="28"/>
          <w:rtl/>
          <w:lang w:bidi="fa-IR"/>
        </w:rPr>
      </w:pPr>
    </w:p>
    <w:p w14:paraId="54FCBDE2" w14:textId="77777777" w:rsidR="00EA6F4D" w:rsidRDefault="00EA6F4D" w:rsidP="00EA6F4D">
      <w:pPr>
        <w:bidi/>
        <w:ind w:firstLine="227"/>
        <w:jc w:val="both"/>
        <w:rPr>
          <w:rFonts w:ascii="B Lotus" w:hAnsi="B Lotus" w:cs="B Nazanin"/>
          <w:b/>
          <w:bCs/>
          <w:sz w:val="28"/>
          <w:szCs w:val="28"/>
          <w:rtl/>
          <w:lang w:bidi="fa-IR"/>
        </w:rPr>
      </w:pPr>
    </w:p>
    <w:p w14:paraId="7F0D67E8" w14:textId="77777777" w:rsidR="00EA6F4D" w:rsidRDefault="00EA6F4D" w:rsidP="00EA6F4D">
      <w:pPr>
        <w:bidi/>
        <w:ind w:firstLine="227"/>
        <w:jc w:val="both"/>
        <w:rPr>
          <w:rFonts w:ascii="B Lotus" w:hAnsi="B Lotus" w:cs="B Nazanin"/>
          <w:b/>
          <w:bCs/>
          <w:sz w:val="28"/>
          <w:szCs w:val="28"/>
          <w:rtl/>
          <w:lang w:bidi="fa-IR"/>
        </w:rPr>
      </w:pPr>
    </w:p>
    <w:p w14:paraId="40582332" w14:textId="77777777" w:rsidR="00EA6F4D" w:rsidRDefault="00EA6F4D" w:rsidP="00EA6F4D">
      <w:pPr>
        <w:bidi/>
        <w:ind w:firstLine="227"/>
        <w:jc w:val="both"/>
        <w:rPr>
          <w:rFonts w:ascii="B Lotus" w:hAnsi="B Lotus" w:cs="B Nazanin"/>
          <w:b/>
          <w:bCs/>
          <w:sz w:val="28"/>
          <w:szCs w:val="28"/>
          <w:rtl/>
          <w:lang w:bidi="fa-IR"/>
        </w:rPr>
      </w:pPr>
    </w:p>
    <w:p w14:paraId="104B0F02" w14:textId="77777777" w:rsidR="00EA6F4D" w:rsidRDefault="00EA6F4D" w:rsidP="00EA6F4D">
      <w:pPr>
        <w:bidi/>
        <w:ind w:firstLine="227"/>
        <w:jc w:val="both"/>
        <w:rPr>
          <w:rFonts w:ascii="B Lotus" w:hAnsi="B Lotus" w:cs="B Nazanin"/>
          <w:b/>
          <w:bCs/>
          <w:sz w:val="28"/>
          <w:szCs w:val="28"/>
          <w:rtl/>
          <w:lang w:bidi="fa-IR"/>
        </w:rPr>
      </w:pPr>
    </w:p>
    <w:p w14:paraId="2A8B6B09" w14:textId="77777777" w:rsidR="00EA6F4D" w:rsidRDefault="00EA6F4D" w:rsidP="00EA6F4D">
      <w:pPr>
        <w:bidi/>
        <w:ind w:firstLine="227"/>
        <w:jc w:val="both"/>
        <w:rPr>
          <w:rFonts w:ascii="B Lotus" w:hAnsi="B Lotus" w:cs="B Nazanin"/>
          <w:b/>
          <w:bCs/>
          <w:sz w:val="28"/>
          <w:szCs w:val="28"/>
          <w:rtl/>
          <w:lang w:bidi="fa-IR"/>
        </w:rPr>
      </w:pPr>
    </w:p>
    <w:p w14:paraId="419611A9" w14:textId="77777777" w:rsidR="00EA6F4D" w:rsidRDefault="00EA6F4D" w:rsidP="00EA6F4D">
      <w:pPr>
        <w:bidi/>
        <w:ind w:firstLine="227"/>
        <w:jc w:val="both"/>
        <w:rPr>
          <w:rFonts w:ascii="B Lotus" w:hAnsi="B Lotus" w:cs="B Nazanin"/>
          <w:b/>
          <w:bCs/>
          <w:sz w:val="28"/>
          <w:szCs w:val="28"/>
          <w:rtl/>
          <w:lang w:bidi="fa-IR"/>
        </w:rPr>
      </w:pPr>
    </w:p>
    <w:p w14:paraId="35304E9F" w14:textId="77777777" w:rsidR="00EA6F4D" w:rsidRDefault="00EA6F4D" w:rsidP="00EA6F4D">
      <w:pPr>
        <w:bidi/>
        <w:ind w:firstLine="227"/>
        <w:jc w:val="both"/>
        <w:rPr>
          <w:rFonts w:ascii="B Lotus" w:hAnsi="B Lotus" w:cs="B Nazanin"/>
          <w:b/>
          <w:bCs/>
          <w:sz w:val="28"/>
          <w:szCs w:val="28"/>
          <w:rtl/>
          <w:lang w:bidi="fa-IR"/>
        </w:rPr>
      </w:pPr>
    </w:p>
    <w:p w14:paraId="1944F584" w14:textId="77777777" w:rsidR="00EA6F4D" w:rsidRDefault="00EA6F4D" w:rsidP="00EA6F4D">
      <w:pPr>
        <w:bidi/>
        <w:ind w:firstLine="227"/>
        <w:jc w:val="both"/>
        <w:rPr>
          <w:rFonts w:ascii="B Lotus" w:hAnsi="B Lotus" w:cs="B Nazanin"/>
          <w:b/>
          <w:bCs/>
          <w:sz w:val="28"/>
          <w:szCs w:val="28"/>
          <w:rtl/>
          <w:lang w:bidi="fa-IR"/>
        </w:rPr>
      </w:pPr>
    </w:p>
    <w:p w14:paraId="058B94EF" w14:textId="77777777" w:rsidR="00EA6F4D" w:rsidRDefault="00EA6F4D" w:rsidP="00EA6F4D">
      <w:pPr>
        <w:bidi/>
        <w:ind w:firstLine="227"/>
        <w:jc w:val="both"/>
        <w:rPr>
          <w:rFonts w:ascii="B Lotus" w:hAnsi="B Lotus" w:cs="B Nazanin"/>
          <w:b/>
          <w:bCs/>
          <w:sz w:val="28"/>
          <w:szCs w:val="28"/>
          <w:rtl/>
          <w:lang w:bidi="fa-IR"/>
        </w:rPr>
      </w:pPr>
    </w:p>
    <w:p w14:paraId="56DD4F58" w14:textId="77777777" w:rsidR="003C1959" w:rsidRPr="00471054" w:rsidRDefault="00831FC9" w:rsidP="00EA6F4D">
      <w:pPr>
        <w:bidi/>
        <w:ind w:firstLine="227"/>
        <w:jc w:val="both"/>
        <w:rPr>
          <w:rFonts w:ascii="B Lotus" w:hAnsi="B Lotus" w:cs="B Nazanin"/>
          <w:b/>
          <w:bCs/>
          <w:sz w:val="28"/>
          <w:szCs w:val="28"/>
          <w:rtl/>
          <w:lang w:bidi="fa-IR"/>
        </w:rPr>
      </w:pPr>
      <w:r w:rsidRPr="00471054">
        <w:rPr>
          <w:rFonts w:ascii="B Lotus" w:hAnsi="B Lotus" w:cs="B Nazanin" w:hint="cs"/>
          <w:b/>
          <w:bCs/>
          <w:sz w:val="28"/>
          <w:szCs w:val="28"/>
          <w:rtl/>
          <w:lang w:bidi="fa-IR"/>
        </w:rPr>
        <w:lastRenderedPageBreak/>
        <w:t xml:space="preserve">مقدمه </w:t>
      </w:r>
    </w:p>
    <w:p w14:paraId="0339B77E" w14:textId="77777777" w:rsidR="00B76460" w:rsidRPr="00471054" w:rsidRDefault="00AA0F2D" w:rsidP="00A93CC8">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مسیر گزارش راهبردی بدین صورت است که با احصا</w:t>
      </w:r>
      <w:ins w:id="17648" w:author="Mehrnazi Boojari" w:date="2019-01-15T06:45:00Z">
        <w:r w:rsidR="00A93CC8">
          <w:rPr>
            <w:rFonts w:ascii="B Lotus" w:hAnsi="B Lotus" w:cs="B Lotus" w:hint="cs"/>
            <w:sz w:val="24"/>
            <w:szCs w:val="24"/>
            <w:rtl/>
            <w:lang w:bidi="fa-IR"/>
          </w:rPr>
          <w:t>ی</w:t>
        </w:r>
      </w:ins>
      <w:r w:rsidRPr="00471054">
        <w:rPr>
          <w:rFonts w:ascii="B Lotus" w:hAnsi="B Lotus" w:cs="B Lotus" w:hint="cs"/>
          <w:sz w:val="24"/>
          <w:szCs w:val="24"/>
          <w:rtl/>
          <w:lang w:bidi="fa-IR"/>
        </w:rPr>
        <w:t xml:space="preserve"> موضوع</w:t>
      </w:r>
      <w:del w:id="17649" w:author="Mehrnazi Boojari" w:date="2019-01-07T09:53:00Z">
        <w:r w:rsidRPr="00471054" w:rsidDel="00572891">
          <w:rPr>
            <w:rFonts w:ascii="B Lotus" w:hAnsi="B Lotus" w:cs="B Lotus" w:hint="cs"/>
            <w:sz w:val="24"/>
            <w:szCs w:val="24"/>
            <w:rtl/>
            <w:lang w:bidi="fa-IR"/>
          </w:rPr>
          <w:delText xml:space="preserve"> جهت ساز </w:delText>
        </w:r>
      </w:del>
      <w:ins w:id="17650" w:author="Mehrnazi Boojari" w:date="2019-01-07T09:53:00Z">
        <w:r w:rsidR="00572891">
          <w:rPr>
            <w:rFonts w:ascii="B Lotus" w:hAnsi="B Lotus" w:cs="B Lotus" w:hint="cs"/>
            <w:sz w:val="24"/>
            <w:szCs w:val="24"/>
            <w:rtl/>
            <w:lang w:bidi="fa-IR"/>
          </w:rPr>
          <w:t xml:space="preserve"> جهت‌ساز </w:t>
        </w:r>
      </w:ins>
      <w:r w:rsidRPr="00471054">
        <w:rPr>
          <w:rFonts w:ascii="B Lotus" w:hAnsi="B Lotus" w:cs="B Lotus" w:hint="cs"/>
          <w:sz w:val="24"/>
          <w:szCs w:val="24"/>
          <w:rtl/>
          <w:lang w:bidi="fa-IR"/>
        </w:rPr>
        <w:t>در گام اول</w:t>
      </w:r>
      <w:del w:id="17651" w:author="Mehrnazi Boojari" w:date="2019-01-07T09:47:00Z">
        <w:r w:rsidRPr="00471054" w:rsidDel="006F7CCF">
          <w:rPr>
            <w:rFonts w:ascii="B Lotus" w:hAnsi="B Lotus" w:cs="B Lotus" w:hint="cs"/>
            <w:sz w:val="24"/>
            <w:szCs w:val="24"/>
            <w:rtl/>
            <w:lang w:bidi="fa-IR"/>
          </w:rPr>
          <w:delText xml:space="preserve"> ،</w:delText>
        </w:r>
      </w:del>
      <w:ins w:id="17652" w:author="Mehrnazi Boojari" w:date="2019-01-07T09:47:00Z">
        <w:r w:rsidR="006F7CCF">
          <w:rPr>
            <w:rFonts w:ascii="B Lotus" w:hAnsi="B Lotus" w:cs="B Lotus" w:hint="cs"/>
            <w:sz w:val="24"/>
            <w:szCs w:val="24"/>
            <w:rtl/>
            <w:lang w:bidi="fa-IR"/>
          </w:rPr>
          <w:t>،</w:t>
        </w:r>
      </w:ins>
      <w:r w:rsidRPr="00471054">
        <w:rPr>
          <w:rFonts w:ascii="B Lotus" w:hAnsi="B Lotus" w:cs="B Lotus" w:hint="cs"/>
          <w:sz w:val="24"/>
          <w:szCs w:val="24"/>
          <w:rtl/>
          <w:lang w:bidi="fa-IR"/>
        </w:rPr>
        <w:t xml:space="preserve"> در گام دوم </w:t>
      </w:r>
      <w:del w:id="17653" w:author="Mehrnazi Boojari" w:date="2019-01-07T10:24:00Z">
        <w:r w:rsidRPr="00471054" w:rsidDel="0028073B">
          <w:rPr>
            <w:rFonts w:ascii="B Lotus" w:hAnsi="B Lotus" w:cs="B Lotus" w:hint="cs"/>
            <w:sz w:val="24"/>
            <w:szCs w:val="24"/>
            <w:rtl/>
            <w:lang w:bidi="fa-IR"/>
          </w:rPr>
          <w:delText xml:space="preserve">به دنبال </w:delText>
        </w:r>
      </w:del>
      <w:ins w:id="17654" w:author="Mehrnazi Boojari" w:date="2019-01-07T10:24:00Z">
        <w:r w:rsidR="0028073B">
          <w:rPr>
            <w:rFonts w:ascii="B Lotus" w:hAnsi="B Lotus" w:cs="B Lotus" w:hint="cs"/>
            <w:sz w:val="24"/>
            <w:szCs w:val="24"/>
            <w:rtl/>
            <w:lang w:bidi="fa-IR"/>
          </w:rPr>
          <w:t xml:space="preserve">به‌دنبال </w:t>
        </w:r>
      </w:ins>
      <w:r w:rsidRPr="00471054">
        <w:rPr>
          <w:rFonts w:ascii="B Lotus" w:hAnsi="B Lotus" w:cs="B Lotus" w:hint="cs"/>
          <w:sz w:val="24"/>
          <w:szCs w:val="24"/>
          <w:rtl/>
          <w:lang w:bidi="fa-IR"/>
        </w:rPr>
        <w:t>ادبیات نظری و شاخص</w:t>
      </w:r>
      <w:del w:id="17655" w:author="Mehrnazi Boojari" w:date="2019-01-07T09:46:00Z">
        <w:r w:rsidRPr="00471054" w:rsidDel="006F7CCF">
          <w:rPr>
            <w:rFonts w:ascii="B Lotus" w:hAnsi="B Lotus" w:cs="B Lotus" w:hint="cs"/>
            <w:sz w:val="24"/>
            <w:szCs w:val="24"/>
            <w:rtl/>
            <w:lang w:bidi="fa-IR"/>
          </w:rPr>
          <w:delText xml:space="preserve"> های </w:delText>
        </w:r>
      </w:del>
      <w:ins w:id="17656"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حول موضوع</w:t>
      </w:r>
      <w:del w:id="17657" w:author="Mehrnazi Boojari" w:date="2019-01-07T09:53:00Z">
        <w:r w:rsidRPr="00471054" w:rsidDel="00572891">
          <w:rPr>
            <w:rFonts w:ascii="B Lotus" w:hAnsi="B Lotus" w:cs="B Lotus" w:hint="cs"/>
            <w:sz w:val="24"/>
            <w:szCs w:val="24"/>
            <w:rtl/>
            <w:lang w:bidi="fa-IR"/>
          </w:rPr>
          <w:delText xml:space="preserve"> جهت ساز </w:delText>
        </w:r>
      </w:del>
      <w:ins w:id="17658" w:author="Mehrnazi Boojari" w:date="2019-01-07T09:53:00Z">
        <w:r w:rsidR="00572891">
          <w:rPr>
            <w:rFonts w:ascii="B Lotus" w:hAnsi="B Lotus" w:cs="B Lotus" w:hint="cs"/>
            <w:sz w:val="24"/>
            <w:szCs w:val="24"/>
            <w:rtl/>
            <w:lang w:bidi="fa-IR"/>
          </w:rPr>
          <w:t xml:space="preserve"> جهت‌ساز </w:t>
        </w:r>
      </w:ins>
      <w:del w:id="17659" w:author="Mehrnazi Boojari" w:date="2019-01-15T06:45:00Z">
        <w:r w:rsidRPr="00471054" w:rsidDel="00A93CC8">
          <w:rPr>
            <w:rFonts w:ascii="B Lotus" w:hAnsi="B Lotus" w:cs="B Lotus" w:hint="cs"/>
            <w:sz w:val="24"/>
            <w:szCs w:val="24"/>
            <w:rtl/>
            <w:lang w:bidi="fa-IR"/>
          </w:rPr>
          <w:delText xml:space="preserve">بوده </w:delText>
        </w:r>
      </w:del>
      <w:ins w:id="17660" w:author="Mehrnazi Boojari" w:date="2019-01-15T06:45:00Z">
        <w:r w:rsidR="00A93CC8">
          <w:rPr>
            <w:rFonts w:ascii="B Lotus" w:hAnsi="B Lotus" w:cs="B Lotus" w:hint="cs"/>
            <w:sz w:val="24"/>
            <w:szCs w:val="24"/>
            <w:rtl/>
            <w:lang w:bidi="fa-IR"/>
          </w:rPr>
          <w:t>است</w:t>
        </w:r>
        <w:r w:rsidR="00A93CC8" w:rsidRPr="00471054">
          <w:rPr>
            <w:rFonts w:ascii="B Lotus" w:hAnsi="B Lotus" w:cs="B Lotus" w:hint="cs"/>
            <w:sz w:val="24"/>
            <w:szCs w:val="24"/>
            <w:rtl/>
            <w:lang w:bidi="fa-IR"/>
          </w:rPr>
          <w:t xml:space="preserve"> </w:t>
        </w:r>
      </w:ins>
      <w:r w:rsidRPr="00471054">
        <w:rPr>
          <w:rFonts w:ascii="B Lotus" w:hAnsi="B Lotus" w:cs="B Lotus" w:hint="cs"/>
          <w:sz w:val="24"/>
          <w:szCs w:val="24"/>
          <w:rtl/>
          <w:lang w:bidi="fa-IR"/>
        </w:rPr>
        <w:t>و در گام سوم چالش</w:t>
      </w:r>
      <w:del w:id="17661" w:author="Mehrnazi Boojari" w:date="2019-01-07T09:46:00Z">
        <w:r w:rsidRPr="00471054" w:rsidDel="006F7CCF">
          <w:rPr>
            <w:rFonts w:ascii="B Lotus" w:hAnsi="B Lotus" w:cs="B Lotus" w:hint="cs"/>
            <w:sz w:val="24"/>
            <w:szCs w:val="24"/>
            <w:rtl/>
            <w:lang w:bidi="fa-IR"/>
          </w:rPr>
          <w:delText xml:space="preserve"> های </w:delText>
        </w:r>
      </w:del>
      <w:ins w:id="17662"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موضوع</w:t>
      </w:r>
      <w:del w:id="17663" w:author="Mehrnazi Boojari" w:date="2019-01-07T09:53:00Z">
        <w:r w:rsidRPr="00471054" w:rsidDel="00572891">
          <w:rPr>
            <w:rFonts w:ascii="B Lotus" w:hAnsi="B Lotus" w:cs="B Lotus" w:hint="cs"/>
            <w:sz w:val="24"/>
            <w:szCs w:val="24"/>
            <w:rtl/>
            <w:lang w:bidi="fa-IR"/>
          </w:rPr>
          <w:delText xml:space="preserve"> ج</w:delText>
        </w:r>
        <w:r w:rsidR="00B76460" w:rsidRPr="00471054" w:rsidDel="00572891">
          <w:rPr>
            <w:rFonts w:ascii="B Lotus" w:hAnsi="B Lotus" w:cs="B Lotus" w:hint="cs"/>
            <w:sz w:val="24"/>
            <w:szCs w:val="24"/>
            <w:rtl/>
            <w:lang w:bidi="fa-IR"/>
          </w:rPr>
          <w:delText>ه</w:delText>
        </w:r>
        <w:r w:rsidRPr="00471054" w:rsidDel="00572891">
          <w:rPr>
            <w:rFonts w:ascii="B Lotus" w:hAnsi="B Lotus" w:cs="B Lotus" w:hint="cs"/>
            <w:sz w:val="24"/>
            <w:szCs w:val="24"/>
            <w:rtl/>
            <w:lang w:bidi="fa-IR"/>
          </w:rPr>
          <w:delText xml:space="preserve">ت ساز </w:delText>
        </w:r>
      </w:del>
      <w:ins w:id="17664" w:author="Mehrnazi Boojari" w:date="2019-01-07T09:53:00Z">
        <w:r w:rsidR="00572891">
          <w:rPr>
            <w:rFonts w:ascii="B Lotus" w:hAnsi="B Lotus" w:cs="B Lotus" w:hint="cs"/>
            <w:sz w:val="24"/>
            <w:szCs w:val="24"/>
            <w:rtl/>
            <w:lang w:bidi="fa-IR"/>
          </w:rPr>
          <w:t xml:space="preserve"> جهت‌ساز </w:t>
        </w:r>
      </w:ins>
      <w:r w:rsidRPr="00471054">
        <w:rPr>
          <w:rFonts w:ascii="B Lotus" w:hAnsi="B Lotus" w:cs="B Lotus" w:hint="cs"/>
          <w:sz w:val="24"/>
          <w:szCs w:val="24"/>
          <w:rtl/>
          <w:lang w:bidi="fa-IR"/>
        </w:rPr>
        <w:t>استخراج</w:t>
      </w:r>
      <w:del w:id="17665" w:author="Mehrnazi Boojari" w:date="2019-01-07T09:49:00Z">
        <w:r w:rsidRPr="00471054" w:rsidDel="006F7CCF">
          <w:rPr>
            <w:rFonts w:ascii="B Lotus" w:hAnsi="B Lotus" w:cs="B Lotus" w:hint="cs"/>
            <w:sz w:val="24"/>
            <w:szCs w:val="24"/>
            <w:rtl/>
            <w:lang w:bidi="fa-IR"/>
          </w:rPr>
          <w:delText xml:space="preserve"> می </w:delText>
        </w:r>
      </w:del>
      <w:ins w:id="17666"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 xml:space="preserve">شود و در گام چهارم </w:t>
      </w:r>
      <w:del w:id="17667" w:author="Mehrnazi Boojari" w:date="2019-01-07T09:45:00Z">
        <w:r w:rsidRPr="00471054" w:rsidDel="006F7CCF">
          <w:rPr>
            <w:rFonts w:ascii="B Lotus" w:hAnsi="B Lotus" w:cs="B Lotus" w:hint="cs"/>
            <w:sz w:val="24"/>
            <w:szCs w:val="24"/>
            <w:rtl/>
            <w:lang w:bidi="fa-IR"/>
          </w:rPr>
          <w:delText xml:space="preserve">راه </w:delText>
        </w:r>
        <w:r w:rsidR="001810EC" w:rsidRPr="00471054" w:rsidDel="006F7CCF">
          <w:rPr>
            <w:rFonts w:ascii="B Lotus" w:hAnsi="B Lotus" w:cs="B Lotus" w:hint="cs"/>
            <w:sz w:val="24"/>
            <w:szCs w:val="24"/>
            <w:rtl/>
            <w:lang w:bidi="fa-IR"/>
          </w:rPr>
          <w:delText>حل</w:delText>
        </w:r>
      </w:del>
      <w:ins w:id="17668" w:author="Mehrnazi Boojari" w:date="2019-01-07T09:45:00Z">
        <w:r w:rsidR="006F7CCF">
          <w:rPr>
            <w:rFonts w:ascii="B Lotus" w:hAnsi="B Lotus" w:cs="B Lotus" w:hint="cs"/>
            <w:sz w:val="24"/>
            <w:szCs w:val="24"/>
            <w:rtl/>
            <w:lang w:bidi="fa-IR"/>
          </w:rPr>
          <w:t>راه‌حل</w:t>
        </w:r>
      </w:ins>
      <w:del w:id="17669" w:author="Mehrnazi Boojari" w:date="2019-01-07T09:46:00Z">
        <w:r w:rsidR="001810EC" w:rsidRPr="00471054" w:rsidDel="006F7CCF">
          <w:rPr>
            <w:rFonts w:ascii="B Lotus" w:hAnsi="B Lotus" w:cs="B Lotus" w:hint="cs"/>
            <w:sz w:val="24"/>
            <w:szCs w:val="24"/>
            <w:rtl/>
            <w:lang w:bidi="fa-IR"/>
          </w:rPr>
          <w:delText xml:space="preserve"> های </w:delText>
        </w:r>
      </w:del>
      <w:ins w:id="17670" w:author="Mehrnazi Boojari" w:date="2019-01-07T09:46:00Z">
        <w:r w:rsidR="006F7CCF">
          <w:rPr>
            <w:rFonts w:ascii="B Lotus" w:hAnsi="B Lotus" w:cs="B Lotus" w:hint="cs"/>
            <w:sz w:val="24"/>
            <w:szCs w:val="24"/>
            <w:rtl/>
            <w:lang w:bidi="fa-IR"/>
          </w:rPr>
          <w:t xml:space="preserve">‌های </w:t>
        </w:r>
      </w:ins>
      <w:r w:rsidR="001810EC" w:rsidRPr="00471054">
        <w:rPr>
          <w:rFonts w:ascii="B Lotus" w:hAnsi="B Lotus" w:cs="B Lotus" w:hint="cs"/>
          <w:sz w:val="24"/>
          <w:szCs w:val="24"/>
          <w:rtl/>
          <w:lang w:bidi="fa-IR"/>
        </w:rPr>
        <w:t>عملیاتی و عینی ارائه</w:t>
      </w:r>
      <w:del w:id="17671" w:author="Mehrnazi Boojari" w:date="2019-01-07T09:49:00Z">
        <w:r w:rsidR="001810EC" w:rsidRPr="00471054" w:rsidDel="006F7CCF">
          <w:rPr>
            <w:rFonts w:ascii="B Lotus" w:hAnsi="B Lotus" w:cs="B Lotus" w:hint="cs"/>
            <w:sz w:val="24"/>
            <w:szCs w:val="24"/>
            <w:rtl/>
            <w:lang w:bidi="fa-IR"/>
          </w:rPr>
          <w:delText xml:space="preserve"> می </w:delText>
        </w:r>
      </w:del>
      <w:ins w:id="17672" w:author="Mehrnazi Boojari" w:date="2019-01-07T09:49:00Z">
        <w:r w:rsidR="006F7CCF">
          <w:rPr>
            <w:rFonts w:ascii="B Lotus" w:hAnsi="B Lotus" w:cs="B Lotus" w:hint="cs"/>
            <w:sz w:val="24"/>
            <w:szCs w:val="24"/>
            <w:rtl/>
            <w:lang w:bidi="fa-IR"/>
          </w:rPr>
          <w:t xml:space="preserve"> می‌</w:t>
        </w:r>
      </w:ins>
      <w:del w:id="17673" w:author="Mehrnazi Boojari" w:date="2019-01-08T01:17:00Z">
        <w:r w:rsidR="001810EC" w:rsidRPr="00471054" w:rsidDel="00632EB0">
          <w:rPr>
            <w:rFonts w:ascii="B Lotus" w:hAnsi="B Lotus" w:cs="B Lotus" w:hint="cs"/>
            <w:sz w:val="24"/>
            <w:szCs w:val="24"/>
            <w:rtl/>
            <w:lang w:bidi="fa-IR"/>
          </w:rPr>
          <w:delText>گردد</w:delText>
        </w:r>
      </w:del>
      <w:ins w:id="17674" w:author="Mehrnazi Boojari" w:date="2019-01-08T01:17:00Z">
        <w:r w:rsidR="00632EB0">
          <w:rPr>
            <w:rFonts w:ascii="B Lotus" w:hAnsi="B Lotus" w:cs="B Lotus" w:hint="cs"/>
            <w:sz w:val="24"/>
            <w:szCs w:val="24"/>
            <w:rtl/>
            <w:lang w:bidi="fa-IR"/>
          </w:rPr>
          <w:t>شود</w:t>
        </w:r>
      </w:ins>
      <w:r w:rsidR="001810EC" w:rsidRPr="00471054">
        <w:rPr>
          <w:rFonts w:ascii="B Lotus" w:hAnsi="B Lotus" w:cs="B Lotus" w:hint="cs"/>
          <w:sz w:val="24"/>
          <w:szCs w:val="24"/>
          <w:rtl/>
          <w:lang w:bidi="fa-IR"/>
        </w:rPr>
        <w:t xml:space="preserve">. </w:t>
      </w:r>
      <w:r w:rsidRPr="00471054">
        <w:rPr>
          <w:rFonts w:ascii="B Lotus" w:hAnsi="B Lotus" w:cs="B Lotus" w:hint="cs"/>
          <w:sz w:val="24"/>
          <w:szCs w:val="24"/>
          <w:rtl/>
          <w:lang w:bidi="fa-IR"/>
        </w:rPr>
        <w:t>آخرین گام در گزارش راهبردی تعریف پروژه</w:t>
      </w:r>
      <w:del w:id="17675" w:author="Mehrnazi Boojari" w:date="2019-01-07T09:46:00Z">
        <w:r w:rsidRPr="00471054" w:rsidDel="006F7CCF">
          <w:rPr>
            <w:rFonts w:ascii="B Lotus" w:hAnsi="B Lotus" w:cs="B Lotus" w:hint="cs"/>
            <w:sz w:val="24"/>
            <w:szCs w:val="24"/>
            <w:rtl/>
            <w:lang w:bidi="fa-IR"/>
          </w:rPr>
          <w:delText xml:space="preserve"> های </w:delText>
        </w:r>
      </w:del>
      <w:ins w:id="17676"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عملیاتی </w:t>
      </w:r>
      <w:del w:id="17677" w:author="Mehrnazi Boojari" w:date="2019-01-10T01:06:00Z">
        <w:r w:rsidRPr="00471054" w:rsidDel="00647583">
          <w:rPr>
            <w:rFonts w:ascii="B Lotus" w:hAnsi="B Lotus" w:cs="B Lotus" w:hint="cs"/>
            <w:sz w:val="24"/>
            <w:szCs w:val="24"/>
            <w:rtl/>
            <w:lang w:bidi="fa-IR"/>
          </w:rPr>
          <w:delText>مبتنی بر</w:delText>
        </w:r>
      </w:del>
      <w:ins w:id="17678" w:author="Mehrnazi Boojari" w:date="2019-01-10T01:06:00Z">
        <w:r w:rsidR="00647583">
          <w:rPr>
            <w:rFonts w:ascii="B Lotus" w:hAnsi="B Lotus"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B Lotus" w:hAnsi="B Lotus" w:cs="B Lotus" w:hint="cs"/>
            <w:sz w:val="24"/>
            <w:szCs w:val="24"/>
            <w:rtl/>
            <w:lang w:bidi="fa-IR"/>
          </w:rPr>
          <w:t>بر</w:t>
        </w:r>
      </w:ins>
      <w:r w:rsidRPr="00471054">
        <w:rPr>
          <w:rFonts w:ascii="B Lotus" w:hAnsi="B Lotus" w:cs="B Lotus" w:hint="cs"/>
          <w:sz w:val="24"/>
          <w:szCs w:val="24"/>
          <w:rtl/>
          <w:lang w:bidi="fa-IR"/>
        </w:rPr>
        <w:t xml:space="preserve"> </w:t>
      </w:r>
      <w:del w:id="17679" w:author="Mehrnazi Boojari" w:date="2019-01-07T09:45:00Z">
        <w:r w:rsidRPr="00471054" w:rsidDel="006F7CCF">
          <w:rPr>
            <w:rFonts w:ascii="B Lotus" w:hAnsi="B Lotus" w:cs="B Lotus" w:hint="cs"/>
            <w:sz w:val="24"/>
            <w:szCs w:val="24"/>
            <w:rtl/>
            <w:lang w:bidi="fa-IR"/>
          </w:rPr>
          <w:delText>راه حل</w:delText>
        </w:r>
      </w:del>
      <w:ins w:id="17680" w:author="Mehrnazi Boojari" w:date="2019-01-07T09:45:00Z">
        <w:r w:rsidR="006F7CCF">
          <w:rPr>
            <w:rFonts w:ascii="B Lotus" w:hAnsi="B Lotus" w:cs="B Lotus" w:hint="cs"/>
            <w:sz w:val="24"/>
            <w:szCs w:val="24"/>
            <w:rtl/>
            <w:lang w:bidi="fa-IR"/>
          </w:rPr>
          <w:t>راه‌حل</w:t>
        </w:r>
      </w:ins>
      <w:del w:id="17681" w:author="Mehrnazi Boojari" w:date="2019-01-07T10:43:00Z">
        <w:r w:rsidRPr="00471054" w:rsidDel="006A1F1D">
          <w:rPr>
            <w:rFonts w:ascii="B Lotus" w:hAnsi="B Lotus" w:cs="B Lotus" w:hint="cs"/>
            <w:sz w:val="24"/>
            <w:szCs w:val="24"/>
            <w:rtl/>
            <w:lang w:bidi="fa-IR"/>
          </w:rPr>
          <w:delText xml:space="preserve"> هایی </w:delText>
        </w:r>
      </w:del>
      <w:ins w:id="17682" w:author="Mehrnazi Boojari" w:date="2019-01-07T10:43:00Z">
        <w:r w:rsidR="006A1F1D">
          <w:rPr>
            <w:rFonts w:ascii="B Lotus" w:hAnsi="B Lotus" w:cs="B Lotus" w:hint="cs"/>
            <w:sz w:val="24"/>
            <w:szCs w:val="24"/>
            <w:rtl/>
            <w:lang w:bidi="fa-IR"/>
          </w:rPr>
          <w:t xml:space="preserve">‌هایی </w:t>
        </w:r>
      </w:ins>
      <w:r w:rsidRPr="00471054">
        <w:rPr>
          <w:rFonts w:ascii="B Lotus" w:hAnsi="B Lotus" w:cs="B Lotus" w:hint="cs"/>
          <w:sz w:val="24"/>
          <w:szCs w:val="24"/>
          <w:rtl/>
          <w:lang w:bidi="fa-IR"/>
        </w:rPr>
        <w:t>است که برای موضوع</w:t>
      </w:r>
      <w:del w:id="17683" w:author="Mehrnazi Boojari" w:date="2019-01-07T09:53:00Z">
        <w:r w:rsidRPr="00471054" w:rsidDel="00572891">
          <w:rPr>
            <w:rFonts w:ascii="B Lotus" w:hAnsi="B Lotus" w:cs="B Lotus" w:hint="cs"/>
            <w:sz w:val="24"/>
            <w:szCs w:val="24"/>
            <w:rtl/>
            <w:lang w:bidi="fa-IR"/>
          </w:rPr>
          <w:delText xml:space="preserve"> جهت ساز </w:delText>
        </w:r>
      </w:del>
      <w:ins w:id="17684" w:author="Mehrnazi Boojari" w:date="2019-01-07T09:53:00Z">
        <w:r w:rsidR="00572891">
          <w:rPr>
            <w:rFonts w:ascii="B Lotus" w:hAnsi="B Lotus" w:cs="B Lotus" w:hint="cs"/>
            <w:sz w:val="24"/>
            <w:szCs w:val="24"/>
            <w:rtl/>
            <w:lang w:bidi="fa-IR"/>
          </w:rPr>
          <w:t xml:space="preserve"> جهت‌ساز </w:t>
        </w:r>
      </w:ins>
      <w:r w:rsidRPr="00471054">
        <w:rPr>
          <w:rFonts w:ascii="B Lotus" w:hAnsi="B Lotus" w:cs="B Lotus" w:hint="cs"/>
          <w:sz w:val="24"/>
          <w:szCs w:val="24"/>
          <w:rtl/>
          <w:lang w:bidi="fa-IR"/>
        </w:rPr>
        <w:t>ارائه شده است.</w:t>
      </w:r>
      <w:r w:rsidR="001810EC" w:rsidRPr="00471054">
        <w:rPr>
          <w:rFonts w:ascii="B Lotus" w:hAnsi="B Lotus" w:cs="B Lotus" w:hint="cs"/>
          <w:sz w:val="24"/>
          <w:szCs w:val="24"/>
          <w:rtl/>
          <w:lang w:bidi="fa-IR"/>
        </w:rPr>
        <w:t xml:space="preserve"> تعریف پروژه بدین معناست که متناسب با مخاطب گزارش راهبردی </w:t>
      </w:r>
      <w:del w:id="17685" w:author="Mehrnazi Boojari" w:date="2019-01-07T09:45:00Z">
        <w:r w:rsidR="001810EC" w:rsidRPr="00471054" w:rsidDel="006F7CCF">
          <w:rPr>
            <w:rFonts w:ascii="B Lotus" w:hAnsi="B Lotus" w:cs="B Lotus" w:hint="cs"/>
            <w:sz w:val="24"/>
            <w:szCs w:val="24"/>
            <w:rtl/>
            <w:lang w:bidi="fa-IR"/>
          </w:rPr>
          <w:delText>راه حل</w:delText>
        </w:r>
      </w:del>
      <w:ins w:id="17686" w:author="Mehrnazi Boojari" w:date="2019-01-07T09:45:00Z">
        <w:r w:rsidR="006F7CCF">
          <w:rPr>
            <w:rFonts w:ascii="B Lotus" w:hAnsi="B Lotus" w:cs="B Lotus" w:hint="cs"/>
            <w:sz w:val="24"/>
            <w:szCs w:val="24"/>
            <w:rtl/>
            <w:lang w:bidi="fa-IR"/>
          </w:rPr>
          <w:t>راه‌حل</w:t>
        </w:r>
      </w:ins>
      <w:r w:rsidR="001810EC" w:rsidRPr="00471054">
        <w:rPr>
          <w:rFonts w:ascii="B Lotus" w:hAnsi="B Lotus" w:cs="B Lotus" w:hint="cs"/>
          <w:sz w:val="24"/>
          <w:szCs w:val="24"/>
          <w:rtl/>
          <w:lang w:bidi="fa-IR"/>
        </w:rPr>
        <w:t xml:space="preserve"> پیشنهادی از ابعاد مختلف</w:t>
      </w:r>
      <w:r w:rsidR="00DD75B5" w:rsidRPr="00471054">
        <w:rPr>
          <w:rFonts w:ascii="B Lotus" w:hAnsi="B Lotus" w:cs="B Lotus" w:hint="cs"/>
          <w:sz w:val="24"/>
          <w:szCs w:val="24"/>
          <w:rtl/>
          <w:lang w:bidi="fa-IR"/>
        </w:rPr>
        <w:t>،</w:t>
      </w:r>
      <w:r w:rsidR="001810EC" w:rsidRPr="00471054">
        <w:rPr>
          <w:rFonts w:ascii="B Lotus" w:hAnsi="B Lotus" w:cs="B Lotus" w:hint="cs"/>
          <w:sz w:val="24"/>
          <w:szCs w:val="24"/>
          <w:rtl/>
          <w:lang w:bidi="fa-IR"/>
        </w:rPr>
        <w:t xml:space="preserve"> تعریف و تحت عنوان برنامه </w:t>
      </w:r>
      <w:del w:id="17687" w:author="Mehrnazi Boojari" w:date="2019-01-07T10:46:00Z">
        <w:r w:rsidR="001810EC" w:rsidRPr="00471054" w:rsidDel="006A1F1D">
          <w:rPr>
            <w:rFonts w:ascii="B Lotus" w:hAnsi="B Lotus" w:cs="B Lotus" w:hint="cs"/>
            <w:sz w:val="24"/>
            <w:szCs w:val="24"/>
            <w:rtl/>
            <w:lang w:bidi="fa-IR"/>
          </w:rPr>
          <w:delText>اجرائی</w:delText>
        </w:r>
      </w:del>
      <w:ins w:id="17688" w:author="Mehrnazi Boojari" w:date="2019-01-07T10:46:00Z">
        <w:r w:rsidR="006A1F1D">
          <w:rPr>
            <w:rFonts w:ascii="B Lotus" w:hAnsi="B Lotus" w:cs="B Lotus" w:hint="cs"/>
            <w:sz w:val="24"/>
            <w:szCs w:val="24"/>
            <w:rtl/>
            <w:lang w:bidi="fa-IR"/>
          </w:rPr>
          <w:t>اجرایی</w:t>
        </w:r>
      </w:ins>
      <w:r w:rsidR="001810EC" w:rsidRPr="00471054">
        <w:rPr>
          <w:rFonts w:ascii="B Lotus" w:hAnsi="B Lotus" w:cs="B Lotus" w:hint="cs"/>
          <w:sz w:val="24"/>
          <w:szCs w:val="24"/>
          <w:rtl/>
          <w:lang w:bidi="fa-IR"/>
        </w:rPr>
        <w:t xml:space="preserve"> ارائه</w:t>
      </w:r>
      <w:del w:id="17689" w:author="Mehrnazi Boojari" w:date="2019-01-07T09:49:00Z">
        <w:r w:rsidR="001810EC" w:rsidRPr="00471054" w:rsidDel="006F7CCF">
          <w:rPr>
            <w:rFonts w:ascii="B Lotus" w:hAnsi="B Lotus" w:cs="B Lotus" w:hint="cs"/>
            <w:sz w:val="24"/>
            <w:szCs w:val="24"/>
            <w:rtl/>
            <w:lang w:bidi="fa-IR"/>
          </w:rPr>
          <w:delText xml:space="preserve"> می </w:delText>
        </w:r>
      </w:del>
      <w:ins w:id="17690" w:author="Mehrnazi Boojari" w:date="2019-01-07T09:49:00Z">
        <w:r w:rsidR="006F7CCF">
          <w:rPr>
            <w:rFonts w:ascii="B Lotus" w:hAnsi="B Lotus" w:cs="B Lotus" w:hint="cs"/>
            <w:sz w:val="24"/>
            <w:szCs w:val="24"/>
            <w:rtl/>
            <w:lang w:bidi="fa-IR"/>
          </w:rPr>
          <w:t xml:space="preserve"> می‌</w:t>
        </w:r>
      </w:ins>
      <w:del w:id="17691" w:author="Mehrnazi Boojari" w:date="2019-01-08T01:17:00Z">
        <w:r w:rsidR="001810EC" w:rsidRPr="00471054" w:rsidDel="00632EB0">
          <w:rPr>
            <w:rFonts w:ascii="B Lotus" w:hAnsi="B Lotus" w:cs="B Lotus" w:hint="cs"/>
            <w:sz w:val="24"/>
            <w:szCs w:val="24"/>
            <w:rtl/>
            <w:lang w:bidi="fa-IR"/>
          </w:rPr>
          <w:delText>گردد</w:delText>
        </w:r>
      </w:del>
      <w:ins w:id="17692" w:author="Mehrnazi Boojari" w:date="2019-01-08T01:17:00Z">
        <w:r w:rsidR="00632EB0">
          <w:rPr>
            <w:rFonts w:ascii="B Lotus" w:hAnsi="B Lotus" w:cs="B Lotus" w:hint="cs"/>
            <w:sz w:val="24"/>
            <w:szCs w:val="24"/>
            <w:rtl/>
            <w:lang w:bidi="fa-IR"/>
          </w:rPr>
          <w:t>شود</w:t>
        </w:r>
      </w:ins>
      <w:del w:id="17693" w:author="Mehrnazi Boojari" w:date="2019-01-07T09:53:00Z">
        <w:r w:rsidR="001810EC" w:rsidRPr="00471054" w:rsidDel="006F7CCF">
          <w:rPr>
            <w:rFonts w:ascii="B Lotus" w:hAnsi="B Lotus" w:cs="B Lotus" w:hint="cs"/>
            <w:sz w:val="24"/>
            <w:szCs w:val="24"/>
            <w:rtl/>
            <w:lang w:bidi="fa-IR"/>
          </w:rPr>
          <w:delText xml:space="preserve"> . </w:delText>
        </w:r>
      </w:del>
      <w:ins w:id="17694" w:author="Mehrnazi Boojari" w:date="2019-01-07T09:53:00Z">
        <w:r w:rsidR="006F7CCF">
          <w:rPr>
            <w:rFonts w:ascii="B Lotus" w:hAnsi="B Lotus" w:cs="B Lotus" w:hint="cs"/>
            <w:sz w:val="24"/>
            <w:szCs w:val="24"/>
            <w:rtl/>
            <w:lang w:bidi="fa-IR"/>
          </w:rPr>
          <w:t xml:space="preserve">. </w:t>
        </w:r>
      </w:ins>
      <w:r w:rsidR="001810EC" w:rsidRPr="00471054">
        <w:rPr>
          <w:rFonts w:ascii="B Lotus" w:hAnsi="B Lotus" w:cs="B Lotus" w:hint="cs"/>
          <w:sz w:val="24"/>
          <w:szCs w:val="24"/>
          <w:rtl/>
          <w:lang w:bidi="fa-IR"/>
        </w:rPr>
        <w:t>منظور از مخاطب گزارش راهبردی</w:t>
      </w:r>
      <w:del w:id="17695" w:author="Mehrnazi Boojari" w:date="2019-01-08T01:22:00Z">
        <w:r w:rsidR="001810EC" w:rsidRPr="00471054" w:rsidDel="00952B49">
          <w:rPr>
            <w:rFonts w:ascii="B Lotus" w:hAnsi="B Lotus" w:cs="B Lotus" w:hint="cs"/>
            <w:sz w:val="24"/>
            <w:szCs w:val="24"/>
            <w:rtl/>
            <w:lang w:bidi="fa-IR"/>
          </w:rPr>
          <w:delText>،</w:delText>
        </w:r>
      </w:del>
      <w:del w:id="17696" w:author="Mehrnazi Boojari" w:date="2019-01-07T09:49:00Z">
        <w:r w:rsidR="001810EC" w:rsidRPr="00471054" w:rsidDel="006F7CCF">
          <w:rPr>
            <w:rFonts w:ascii="B Lotus" w:hAnsi="B Lotus" w:cs="B Lotus" w:hint="cs"/>
            <w:sz w:val="24"/>
            <w:szCs w:val="24"/>
            <w:rtl/>
            <w:lang w:bidi="fa-IR"/>
          </w:rPr>
          <w:delText xml:space="preserve"> می </w:delText>
        </w:r>
      </w:del>
      <w:ins w:id="17697" w:author="Mehrnazi Boojari" w:date="2019-01-07T09:49:00Z">
        <w:r w:rsidR="006F7CCF">
          <w:rPr>
            <w:rFonts w:ascii="B Lotus" w:hAnsi="B Lotus" w:cs="B Lotus" w:hint="cs"/>
            <w:sz w:val="24"/>
            <w:szCs w:val="24"/>
            <w:rtl/>
            <w:lang w:bidi="fa-IR"/>
          </w:rPr>
          <w:t xml:space="preserve"> می‌</w:t>
        </w:r>
      </w:ins>
      <w:r w:rsidR="001810EC" w:rsidRPr="00471054">
        <w:rPr>
          <w:rFonts w:ascii="B Lotus" w:hAnsi="B Lotus" w:cs="B Lotus" w:hint="cs"/>
          <w:sz w:val="24"/>
          <w:szCs w:val="24"/>
          <w:rtl/>
          <w:lang w:bidi="fa-IR"/>
        </w:rPr>
        <w:t>تواند ساختارهای متولی و یا حتی یک قانون باشد. با توجه به توضیحات گفته</w:t>
      </w:r>
      <w:ins w:id="17698" w:author="Mehrnazi Boojari" w:date="2019-01-08T01:22:00Z">
        <w:r w:rsidR="00952B49">
          <w:rPr>
            <w:rFonts w:ascii="B Lotus" w:hAnsi="B Lotus" w:cs="B Nazanin" w:hint="cs"/>
            <w:sz w:val="24"/>
            <w:szCs w:val="24"/>
            <w:rtl/>
            <w:lang w:bidi="fa-IR"/>
          </w:rPr>
          <w:t>‌</w:t>
        </w:r>
      </w:ins>
      <w:ins w:id="17699" w:author="Mehrnazi Boojari" w:date="2019-01-08T01:28:00Z">
        <w:r w:rsidR="00952B49">
          <w:rPr>
            <w:rFonts w:ascii="B Lotus" w:hAnsi="B Lotus" w:cs="B Nazanin" w:hint="cs"/>
            <w:sz w:val="24"/>
            <w:szCs w:val="24"/>
            <w:rtl/>
            <w:lang w:bidi="fa-IR"/>
          </w:rPr>
          <w:t>‌‌‌‌</w:t>
        </w:r>
      </w:ins>
      <w:del w:id="17700" w:author="Mehrnazi Boojari" w:date="2019-01-08T01:22:00Z">
        <w:r w:rsidR="001810EC" w:rsidRPr="00471054" w:rsidDel="00952B49">
          <w:rPr>
            <w:rFonts w:ascii="B Lotus" w:hAnsi="B Lotus" w:cs="B Lotus" w:hint="cs"/>
            <w:sz w:val="24"/>
            <w:szCs w:val="24"/>
            <w:rtl/>
            <w:lang w:bidi="fa-IR"/>
          </w:rPr>
          <w:delText xml:space="preserve"> </w:delText>
        </w:r>
      </w:del>
      <w:r w:rsidR="001810EC" w:rsidRPr="00471054">
        <w:rPr>
          <w:rFonts w:ascii="B Lotus" w:hAnsi="B Lotus" w:cs="B Lotus" w:hint="cs"/>
          <w:sz w:val="24"/>
          <w:szCs w:val="24"/>
          <w:rtl/>
          <w:lang w:bidi="fa-IR"/>
        </w:rPr>
        <w:t xml:space="preserve">شده در این فصل </w:t>
      </w:r>
      <w:del w:id="17701" w:author="Mehrnazi Boojari" w:date="2019-01-07T09:45:00Z">
        <w:r w:rsidR="001810EC" w:rsidRPr="00471054" w:rsidDel="006F7CCF">
          <w:rPr>
            <w:rFonts w:ascii="B Lotus" w:hAnsi="B Lotus" w:cs="B Lotus" w:hint="cs"/>
            <w:sz w:val="24"/>
            <w:szCs w:val="24"/>
            <w:rtl/>
            <w:lang w:bidi="fa-IR"/>
          </w:rPr>
          <w:delText>راه حل</w:delText>
        </w:r>
      </w:del>
      <w:ins w:id="17702" w:author="Mehrnazi Boojari" w:date="2019-01-07T09:45:00Z">
        <w:r w:rsidR="006F7CCF">
          <w:rPr>
            <w:rFonts w:ascii="B Lotus" w:hAnsi="B Lotus" w:cs="B Lotus" w:hint="cs"/>
            <w:sz w:val="24"/>
            <w:szCs w:val="24"/>
            <w:rtl/>
            <w:lang w:bidi="fa-IR"/>
          </w:rPr>
          <w:t>راه‌حل</w:t>
        </w:r>
      </w:ins>
      <w:del w:id="17703" w:author="Mehrnazi Boojari" w:date="2019-01-07T09:46:00Z">
        <w:r w:rsidR="001810EC" w:rsidRPr="00471054" w:rsidDel="006F7CCF">
          <w:rPr>
            <w:rFonts w:ascii="B Lotus" w:hAnsi="B Lotus" w:cs="B Lotus" w:hint="cs"/>
            <w:sz w:val="24"/>
            <w:szCs w:val="24"/>
            <w:rtl/>
            <w:lang w:bidi="fa-IR"/>
          </w:rPr>
          <w:delText xml:space="preserve"> های </w:delText>
        </w:r>
      </w:del>
      <w:ins w:id="17704" w:author="Mehrnazi Boojari" w:date="2019-01-07T09:46:00Z">
        <w:r w:rsidR="006F7CCF">
          <w:rPr>
            <w:rFonts w:ascii="B Lotus" w:hAnsi="B Lotus" w:cs="B Lotus" w:hint="cs"/>
            <w:sz w:val="24"/>
            <w:szCs w:val="24"/>
            <w:rtl/>
            <w:lang w:bidi="fa-IR"/>
          </w:rPr>
          <w:t xml:space="preserve">‌های </w:t>
        </w:r>
      </w:ins>
      <w:r w:rsidR="001810EC" w:rsidRPr="00471054">
        <w:rPr>
          <w:rFonts w:ascii="B Lotus" w:hAnsi="B Lotus" w:cs="B Lotus" w:hint="cs"/>
          <w:sz w:val="24"/>
          <w:szCs w:val="24"/>
          <w:rtl/>
          <w:lang w:bidi="fa-IR"/>
        </w:rPr>
        <w:t xml:space="preserve">محوری پیشنهادی </w:t>
      </w:r>
      <w:r w:rsidR="00B76460" w:rsidRPr="00471054">
        <w:rPr>
          <w:rFonts w:ascii="B Lotus" w:hAnsi="B Lotus" w:cs="B Lotus" w:hint="cs"/>
          <w:sz w:val="24"/>
          <w:szCs w:val="24"/>
          <w:rtl/>
          <w:lang w:bidi="fa-IR"/>
        </w:rPr>
        <w:t>برای تعریف پروژه انتخاب</w:t>
      </w:r>
      <w:del w:id="17705" w:author="Mehrnazi Boojari" w:date="2019-01-07T09:49:00Z">
        <w:r w:rsidR="00B76460" w:rsidRPr="00471054" w:rsidDel="006F7CCF">
          <w:rPr>
            <w:rFonts w:ascii="B Lotus" w:hAnsi="B Lotus" w:cs="B Lotus" w:hint="cs"/>
            <w:sz w:val="24"/>
            <w:szCs w:val="24"/>
            <w:rtl/>
            <w:lang w:bidi="fa-IR"/>
          </w:rPr>
          <w:delText xml:space="preserve"> می </w:delText>
        </w:r>
      </w:del>
      <w:ins w:id="17706" w:author="Mehrnazi Boojari" w:date="2019-01-07T09:49:00Z">
        <w:r w:rsidR="006F7CCF">
          <w:rPr>
            <w:rFonts w:ascii="B Lotus" w:hAnsi="B Lotus" w:cs="B Lotus" w:hint="cs"/>
            <w:sz w:val="24"/>
            <w:szCs w:val="24"/>
            <w:rtl/>
            <w:lang w:bidi="fa-IR"/>
          </w:rPr>
          <w:t xml:space="preserve"> می‌</w:t>
        </w:r>
      </w:ins>
      <w:r w:rsidR="00B76460" w:rsidRPr="00471054">
        <w:rPr>
          <w:rFonts w:ascii="B Lotus" w:hAnsi="B Lotus" w:cs="B Lotus" w:hint="cs"/>
          <w:sz w:val="24"/>
          <w:szCs w:val="24"/>
          <w:rtl/>
          <w:lang w:bidi="fa-IR"/>
        </w:rPr>
        <w:t xml:space="preserve">شود و ابعاد بررسی آن نیز شرح داده </w:t>
      </w:r>
      <w:del w:id="17707" w:author="Mehrnazi Boojari" w:date="2019-01-15T06:46:00Z">
        <w:r w:rsidR="00B76460" w:rsidRPr="00471054" w:rsidDel="00A93CC8">
          <w:rPr>
            <w:rFonts w:ascii="B Lotus" w:hAnsi="B Lotus" w:cs="B Lotus" w:hint="cs"/>
            <w:sz w:val="24"/>
            <w:szCs w:val="24"/>
            <w:rtl/>
            <w:lang w:bidi="fa-IR"/>
          </w:rPr>
          <w:delText>خواهد شد</w:delText>
        </w:r>
      </w:del>
      <w:ins w:id="17708" w:author="Mehrnazi Boojari" w:date="2019-01-15T06:46:00Z">
        <w:r w:rsidR="00A93CC8">
          <w:rPr>
            <w:rFonts w:ascii="B Lotus" w:hAnsi="B Lotus" w:cs="B Lotus" w:hint="cs"/>
            <w:sz w:val="24"/>
            <w:szCs w:val="24"/>
            <w:rtl/>
            <w:lang w:bidi="fa-IR"/>
          </w:rPr>
          <w:t>می</w:t>
        </w:r>
        <w:r w:rsidR="00A93CC8">
          <w:rPr>
            <w:rFonts w:ascii="B Lotus" w:hAnsi="B Lotus" w:cs="B Nazanin" w:hint="cs"/>
            <w:sz w:val="24"/>
            <w:szCs w:val="24"/>
            <w:rtl/>
            <w:lang w:bidi="fa-IR"/>
          </w:rPr>
          <w:t>‌</w:t>
        </w:r>
        <w:r w:rsidR="00A93CC8">
          <w:rPr>
            <w:rFonts w:ascii="B Lotus" w:hAnsi="B Lotus" w:cs="B Lotus" w:hint="cs"/>
            <w:sz w:val="24"/>
            <w:szCs w:val="24"/>
            <w:rtl/>
            <w:lang w:bidi="fa-IR"/>
          </w:rPr>
          <w:t>شود</w:t>
        </w:r>
      </w:ins>
      <w:del w:id="17709" w:author="Mehrnazi Boojari" w:date="2019-01-15T06:46:00Z">
        <w:r w:rsidR="00B76460" w:rsidRPr="00471054" w:rsidDel="00A93CC8">
          <w:rPr>
            <w:rFonts w:ascii="B Lotus" w:hAnsi="B Lotus" w:cs="B Lotus" w:hint="cs"/>
            <w:sz w:val="24"/>
            <w:szCs w:val="24"/>
            <w:rtl/>
            <w:lang w:bidi="fa-IR"/>
          </w:rPr>
          <w:delText xml:space="preserve">. </w:delText>
        </w:r>
      </w:del>
      <w:ins w:id="17710" w:author="Mehrnazi Boojari" w:date="2019-01-15T06:46:00Z">
        <w:r w:rsidR="00A93CC8">
          <w:rPr>
            <w:rFonts w:ascii="B Lotus" w:hAnsi="B Lotus" w:cs="B Lotus" w:hint="cs"/>
            <w:sz w:val="24"/>
            <w:szCs w:val="24"/>
            <w:rtl/>
            <w:lang w:bidi="fa-IR"/>
          </w:rPr>
          <w:t>؛</w:t>
        </w:r>
        <w:r w:rsidR="00A93CC8" w:rsidRPr="00471054">
          <w:rPr>
            <w:rFonts w:ascii="B Lotus" w:hAnsi="B Lotus" w:cs="B Lotus" w:hint="cs"/>
            <w:sz w:val="24"/>
            <w:szCs w:val="24"/>
            <w:rtl/>
            <w:lang w:bidi="fa-IR"/>
          </w:rPr>
          <w:t xml:space="preserve"> </w:t>
        </w:r>
      </w:ins>
      <w:r w:rsidR="00B76460" w:rsidRPr="00471054">
        <w:rPr>
          <w:rFonts w:ascii="B Lotus" w:hAnsi="B Lotus" w:cs="B Lotus" w:hint="cs"/>
          <w:sz w:val="24"/>
          <w:szCs w:val="24"/>
          <w:rtl/>
          <w:lang w:bidi="fa-IR"/>
        </w:rPr>
        <w:t xml:space="preserve">تا در گذر از مرحله پژوهش گزارش راهبردی </w:t>
      </w:r>
      <w:del w:id="17711" w:author="Mehrnazi Boojari" w:date="2019-01-07T09:45:00Z">
        <w:r w:rsidR="00B76460" w:rsidRPr="00471054" w:rsidDel="006F7CCF">
          <w:rPr>
            <w:rFonts w:ascii="B Lotus" w:hAnsi="B Lotus" w:cs="B Lotus" w:hint="cs"/>
            <w:sz w:val="24"/>
            <w:szCs w:val="24"/>
            <w:rtl/>
            <w:lang w:bidi="fa-IR"/>
          </w:rPr>
          <w:delText>راه حل</w:delText>
        </w:r>
      </w:del>
      <w:ins w:id="17712" w:author="Mehrnazi Boojari" w:date="2019-01-07T09:45:00Z">
        <w:r w:rsidR="006F7CCF">
          <w:rPr>
            <w:rFonts w:ascii="B Lotus" w:hAnsi="B Lotus" w:cs="B Lotus" w:hint="cs"/>
            <w:sz w:val="24"/>
            <w:szCs w:val="24"/>
            <w:rtl/>
            <w:lang w:bidi="fa-IR"/>
          </w:rPr>
          <w:t>راه‌حل</w:t>
        </w:r>
      </w:ins>
      <w:del w:id="17713" w:author="Mehrnazi Boojari" w:date="2019-01-07T09:46:00Z">
        <w:r w:rsidR="00B76460" w:rsidRPr="00471054" w:rsidDel="006F7CCF">
          <w:rPr>
            <w:rFonts w:ascii="B Lotus" w:hAnsi="B Lotus" w:cs="B Lotus" w:hint="cs"/>
            <w:sz w:val="24"/>
            <w:szCs w:val="24"/>
            <w:rtl/>
            <w:lang w:bidi="fa-IR"/>
          </w:rPr>
          <w:delText xml:space="preserve"> های </w:delText>
        </w:r>
      </w:del>
      <w:ins w:id="17714" w:author="Mehrnazi Boojari" w:date="2019-01-07T09:46:00Z">
        <w:r w:rsidR="006F7CCF">
          <w:rPr>
            <w:rFonts w:ascii="B Lotus" w:hAnsi="B Lotus" w:cs="B Lotus" w:hint="cs"/>
            <w:sz w:val="24"/>
            <w:szCs w:val="24"/>
            <w:rtl/>
            <w:lang w:bidi="fa-IR"/>
          </w:rPr>
          <w:t xml:space="preserve">‌های </w:t>
        </w:r>
      </w:ins>
      <w:r w:rsidR="00B76460" w:rsidRPr="00471054">
        <w:rPr>
          <w:rFonts w:ascii="B Lotus" w:hAnsi="B Lotus" w:cs="B Lotus" w:hint="cs"/>
          <w:sz w:val="24"/>
          <w:szCs w:val="24"/>
          <w:rtl/>
          <w:lang w:bidi="fa-IR"/>
        </w:rPr>
        <w:t>منتخب تحت عنوان پروژه عملیاتی با مخاطبان</w:t>
      </w:r>
      <w:r w:rsidR="00023D7E" w:rsidRPr="00471054">
        <w:rPr>
          <w:rFonts w:ascii="B Lotus" w:hAnsi="B Lotus" w:cs="B Lotus" w:hint="cs"/>
          <w:sz w:val="24"/>
          <w:szCs w:val="24"/>
          <w:rtl/>
          <w:lang w:bidi="fa-IR"/>
        </w:rPr>
        <w:t xml:space="preserve"> مورد نظر</w:t>
      </w:r>
      <w:ins w:id="17715" w:author="Mehrnazi Boojari" w:date="2019-01-15T06:46:00Z">
        <w:r w:rsidR="00A93CC8">
          <w:rPr>
            <w:rFonts w:ascii="B Lotus" w:hAnsi="B Lotus" w:cs="B Nazanin" w:hint="cs"/>
            <w:sz w:val="24"/>
            <w:szCs w:val="24"/>
            <w:rtl/>
            <w:lang w:bidi="fa-IR"/>
          </w:rPr>
          <w:t>‌</w:t>
        </w:r>
      </w:ins>
      <w:del w:id="17716" w:author="Mehrnazi Boojari" w:date="2019-01-15T06:46:00Z">
        <w:r w:rsidR="00023D7E" w:rsidRPr="00471054" w:rsidDel="00A93CC8">
          <w:rPr>
            <w:rFonts w:ascii="B Lotus" w:hAnsi="B Lotus" w:cs="B Lotus" w:hint="cs"/>
            <w:sz w:val="24"/>
            <w:szCs w:val="24"/>
            <w:rtl/>
            <w:lang w:bidi="fa-IR"/>
          </w:rPr>
          <w:delText>،</w:delText>
        </w:r>
      </w:del>
      <w:r w:rsidR="00B76460" w:rsidRPr="00471054">
        <w:rPr>
          <w:rFonts w:ascii="B Lotus" w:hAnsi="B Lotus" w:cs="B Lotus" w:hint="cs"/>
          <w:sz w:val="24"/>
          <w:szCs w:val="24"/>
          <w:rtl/>
          <w:lang w:bidi="fa-IR"/>
        </w:rPr>
        <w:t xml:space="preserve"> تعریف </w:t>
      </w:r>
      <w:del w:id="17717" w:author="Mehrnazi Boojari" w:date="2019-01-15T06:46:00Z">
        <w:r w:rsidR="00B76460" w:rsidRPr="00471054" w:rsidDel="00A93CC8">
          <w:rPr>
            <w:rFonts w:ascii="B Lotus" w:hAnsi="B Lotus" w:cs="B Lotus" w:hint="cs"/>
            <w:sz w:val="24"/>
            <w:szCs w:val="24"/>
            <w:rtl/>
            <w:lang w:bidi="fa-IR"/>
          </w:rPr>
          <w:delText xml:space="preserve">شده </w:delText>
        </w:r>
      </w:del>
      <w:r w:rsidR="00B76460" w:rsidRPr="00471054">
        <w:rPr>
          <w:rFonts w:ascii="B Lotus" w:hAnsi="B Lotus" w:cs="B Lotus" w:hint="cs"/>
          <w:sz w:val="24"/>
          <w:szCs w:val="24"/>
          <w:rtl/>
          <w:lang w:bidi="fa-IR"/>
        </w:rPr>
        <w:t xml:space="preserve">و عملیاتی </w:t>
      </w:r>
      <w:del w:id="17718" w:author="Mehrnazi Boojari" w:date="2019-01-08T01:17:00Z">
        <w:r w:rsidR="00B76460" w:rsidRPr="00471054" w:rsidDel="00632EB0">
          <w:rPr>
            <w:rFonts w:ascii="B Lotus" w:hAnsi="B Lotus" w:cs="B Lotus" w:hint="cs"/>
            <w:sz w:val="24"/>
            <w:szCs w:val="24"/>
            <w:rtl/>
            <w:lang w:bidi="fa-IR"/>
          </w:rPr>
          <w:delText>گردد</w:delText>
        </w:r>
      </w:del>
      <w:ins w:id="17719" w:author="Mehrnazi Boojari" w:date="2019-01-08T01:17:00Z">
        <w:r w:rsidR="00632EB0">
          <w:rPr>
            <w:rFonts w:ascii="B Lotus" w:hAnsi="B Lotus" w:cs="B Lotus" w:hint="cs"/>
            <w:sz w:val="24"/>
            <w:szCs w:val="24"/>
            <w:rtl/>
            <w:lang w:bidi="fa-IR"/>
          </w:rPr>
          <w:t>شود</w:t>
        </w:r>
      </w:ins>
      <w:del w:id="17720" w:author="Mehrnazi Boojari" w:date="2019-01-07T09:53:00Z">
        <w:r w:rsidR="00B76460" w:rsidRPr="00471054" w:rsidDel="006F7CCF">
          <w:rPr>
            <w:rFonts w:ascii="B Lotus" w:hAnsi="B Lotus" w:cs="B Lotus" w:hint="cs"/>
            <w:sz w:val="24"/>
            <w:szCs w:val="24"/>
            <w:rtl/>
            <w:lang w:bidi="fa-IR"/>
          </w:rPr>
          <w:delText xml:space="preserve"> . </w:delText>
        </w:r>
      </w:del>
      <w:ins w:id="17721" w:author="Mehrnazi Boojari" w:date="2019-01-07T09:53:00Z">
        <w:r w:rsidR="006F7CCF">
          <w:rPr>
            <w:rFonts w:ascii="B Lotus" w:hAnsi="B Lotus" w:cs="B Lotus" w:hint="cs"/>
            <w:sz w:val="24"/>
            <w:szCs w:val="24"/>
            <w:rtl/>
            <w:lang w:bidi="fa-IR"/>
          </w:rPr>
          <w:t xml:space="preserve">. </w:t>
        </w:r>
      </w:ins>
    </w:p>
    <w:p w14:paraId="58410C0D" w14:textId="77777777" w:rsidR="00023D7E" w:rsidRPr="00471054" w:rsidRDefault="00023D7E" w:rsidP="00A93CC8">
      <w:pPr>
        <w:bidi/>
        <w:ind w:firstLine="227"/>
        <w:jc w:val="both"/>
        <w:rPr>
          <w:rFonts w:ascii="B Lotus" w:hAnsi="B Lotus" w:cs="B Lotus"/>
          <w:sz w:val="24"/>
          <w:szCs w:val="24"/>
          <w:rtl/>
          <w:lang w:bidi="fa-IR"/>
        </w:rPr>
      </w:pPr>
      <w:del w:id="17722" w:author="Mehrnazi Boojari" w:date="2019-01-07T09:45:00Z">
        <w:r w:rsidRPr="00471054" w:rsidDel="006F7CCF">
          <w:rPr>
            <w:rFonts w:ascii="B Lotus" w:hAnsi="B Lotus" w:cs="B Lotus" w:hint="cs"/>
            <w:sz w:val="24"/>
            <w:szCs w:val="24"/>
            <w:rtl/>
            <w:lang w:bidi="fa-IR"/>
          </w:rPr>
          <w:delText>راه حل</w:delText>
        </w:r>
      </w:del>
      <w:ins w:id="17723"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 xml:space="preserve"> منتخب برای تعریف پروژه از ابعاد مختلفی بررسی</w:t>
      </w:r>
      <w:del w:id="17724" w:author="Mehrnazi Boojari" w:date="2019-01-07T09:49:00Z">
        <w:r w:rsidRPr="00471054" w:rsidDel="006F7CCF">
          <w:rPr>
            <w:rFonts w:ascii="B Lotus" w:hAnsi="B Lotus" w:cs="B Lotus" w:hint="cs"/>
            <w:sz w:val="24"/>
            <w:szCs w:val="24"/>
            <w:rtl/>
            <w:lang w:bidi="fa-IR"/>
          </w:rPr>
          <w:delText xml:space="preserve"> می </w:delText>
        </w:r>
      </w:del>
      <w:ins w:id="17725" w:author="Mehrnazi Boojari" w:date="2019-01-07T09:49:00Z">
        <w:r w:rsidR="006F7CCF">
          <w:rPr>
            <w:rFonts w:ascii="B Lotus" w:hAnsi="B Lotus" w:cs="B Lotus" w:hint="cs"/>
            <w:sz w:val="24"/>
            <w:szCs w:val="24"/>
            <w:rtl/>
            <w:lang w:bidi="fa-IR"/>
          </w:rPr>
          <w:t xml:space="preserve"> می‌</w:t>
        </w:r>
      </w:ins>
      <w:del w:id="17726" w:author="Mehrnazi Boojari" w:date="2019-01-08T01:17:00Z">
        <w:r w:rsidRPr="00471054" w:rsidDel="00632EB0">
          <w:rPr>
            <w:rFonts w:ascii="B Lotus" w:hAnsi="B Lotus" w:cs="B Lotus" w:hint="cs"/>
            <w:sz w:val="24"/>
            <w:szCs w:val="24"/>
            <w:rtl/>
            <w:lang w:bidi="fa-IR"/>
          </w:rPr>
          <w:delText>گردد</w:delText>
        </w:r>
      </w:del>
      <w:ins w:id="17727" w:author="Mehrnazi Boojari" w:date="2019-01-08T01:17:00Z">
        <w:r w:rsidR="00632EB0">
          <w:rPr>
            <w:rFonts w:ascii="B Lotus" w:hAnsi="B Lotus" w:cs="B Lotus" w:hint="cs"/>
            <w:sz w:val="24"/>
            <w:szCs w:val="24"/>
            <w:rtl/>
            <w:lang w:bidi="fa-IR"/>
          </w:rPr>
          <w:t>شود</w:t>
        </w:r>
      </w:ins>
      <w:ins w:id="17728" w:author="Mehrnazi Boojari" w:date="2019-01-15T06:46:00Z">
        <w:r w:rsidR="00A93CC8">
          <w:rPr>
            <w:rFonts w:ascii="B Lotus" w:hAnsi="B Lotus" w:cs="B Lotus" w:hint="cs"/>
            <w:sz w:val="24"/>
            <w:szCs w:val="24"/>
            <w:rtl/>
            <w:lang w:bidi="fa-IR"/>
          </w:rPr>
          <w:t>.</w:t>
        </w:r>
      </w:ins>
      <w:r w:rsidRPr="00471054">
        <w:rPr>
          <w:rFonts w:ascii="B Lotus" w:hAnsi="B Lotus" w:cs="B Lotus" w:hint="cs"/>
          <w:sz w:val="24"/>
          <w:szCs w:val="24"/>
          <w:rtl/>
          <w:lang w:bidi="fa-IR"/>
        </w:rPr>
        <w:t xml:space="preserve"> </w:t>
      </w:r>
      <w:del w:id="17729" w:author="Mehrnazi Boojari" w:date="2019-01-15T06:47:00Z">
        <w:r w:rsidRPr="00471054" w:rsidDel="00A93CC8">
          <w:rPr>
            <w:rFonts w:ascii="B Lotus" w:hAnsi="B Lotus" w:cs="B Lotus" w:hint="cs"/>
            <w:sz w:val="24"/>
            <w:szCs w:val="24"/>
            <w:rtl/>
            <w:lang w:bidi="fa-IR"/>
          </w:rPr>
          <w:delText xml:space="preserve">5 </w:delText>
        </w:r>
      </w:del>
      <w:ins w:id="17730" w:author="Mehrnazi Boojari" w:date="2019-01-15T06:47:00Z">
        <w:r w:rsidR="00A93CC8">
          <w:rPr>
            <w:rFonts w:ascii="B Lotus" w:hAnsi="B Lotus" w:cs="B Lotus" w:hint="cs"/>
            <w:sz w:val="24"/>
            <w:szCs w:val="24"/>
            <w:rtl/>
            <w:lang w:bidi="fa-IR"/>
          </w:rPr>
          <w:t>پنج</w:t>
        </w:r>
        <w:r w:rsidR="00A93CC8" w:rsidRPr="00471054">
          <w:rPr>
            <w:rFonts w:ascii="B Lotus" w:hAnsi="B Lotus" w:cs="B Lotus" w:hint="cs"/>
            <w:sz w:val="24"/>
            <w:szCs w:val="24"/>
            <w:rtl/>
            <w:lang w:bidi="fa-IR"/>
          </w:rPr>
          <w:t xml:space="preserve"> </w:t>
        </w:r>
      </w:ins>
      <w:r w:rsidRPr="00471054">
        <w:rPr>
          <w:rFonts w:ascii="B Lotus" w:hAnsi="B Lotus" w:cs="B Lotus" w:hint="cs"/>
          <w:sz w:val="24"/>
          <w:szCs w:val="24"/>
          <w:rtl/>
          <w:lang w:bidi="fa-IR"/>
        </w:rPr>
        <w:t xml:space="preserve">بعد اصلی در بررسی </w:t>
      </w:r>
      <w:del w:id="17731" w:author="Mehrnazi Boojari" w:date="2019-01-07T09:45:00Z">
        <w:r w:rsidRPr="00471054" w:rsidDel="006F7CCF">
          <w:rPr>
            <w:rFonts w:ascii="B Lotus" w:hAnsi="B Lotus" w:cs="B Lotus" w:hint="cs"/>
            <w:sz w:val="24"/>
            <w:szCs w:val="24"/>
            <w:rtl/>
            <w:lang w:bidi="fa-IR"/>
          </w:rPr>
          <w:delText>راه حل</w:delText>
        </w:r>
      </w:del>
      <w:ins w:id="17732"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 xml:space="preserve"> محوری </w:t>
      </w:r>
      <w:del w:id="17733" w:author="Mehrnazi Boojari" w:date="2019-01-15T06:47:00Z">
        <w:r w:rsidRPr="00471054" w:rsidDel="00A93CC8">
          <w:rPr>
            <w:rFonts w:ascii="B Lotus" w:hAnsi="B Lotus" w:cs="B Lotus" w:hint="cs"/>
            <w:sz w:val="24"/>
            <w:szCs w:val="24"/>
            <w:rtl/>
            <w:lang w:bidi="fa-IR"/>
          </w:rPr>
          <w:delText>عبا</w:delText>
        </w:r>
        <w:r w:rsidR="00DD75B5" w:rsidRPr="00471054" w:rsidDel="00A93CC8">
          <w:rPr>
            <w:rFonts w:ascii="B Lotus" w:hAnsi="B Lotus" w:cs="B Lotus" w:hint="cs"/>
            <w:sz w:val="24"/>
            <w:szCs w:val="24"/>
            <w:rtl/>
            <w:lang w:bidi="fa-IR"/>
          </w:rPr>
          <w:delText>ر</w:delText>
        </w:r>
        <w:r w:rsidRPr="00471054" w:rsidDel="00A93CC8">
          <w:rPr>
            <w:rFonts w:ascii="B Lotus" w:hAnsi="B Lotus" w:cs="B Lotus" w:hint="cs"/>
            <w:sz w:val="24"/>
            <w:szCs w:val="24"/>
            <w:rtl/>
            <w:lang w:bidi="fa-IR"/>
          </w:rPr>
          <w:delText>تند از</w:delText>
        </w:r>
      </w:del>
      <w:ins w:id="17734" w:author="Mehrnazi Boojari" w:date="2019-01-15T06:47:00Z">
        <w:r w:rsidR="00A93CC8">
          <w:rPr>
            <w:rFonts w:ascii="B Lotus" w:hAnsi="B Lotus" w:cs="B Lotus" w:hint="cs"/>
            <w:sz w:val="24"/>
            <w:szCs w:val="24"/>
            <w:rtl/>
            <w:lang w:bidi="fa-IR"/>
          </w:rPr>
          <w:t>بدین شرح است</w:t>
        </w:r>
      </w:ins>
      <w:del w:id="17735" w:author="Mehrnazi Boojari" w:date="2019-01-07T10:35:00Z">
        <w:r w:rsidRPr="00471054" w:rsidDel="006C73A5">
          <w:rPr>
            <w:rFonts w:ascii="B Lotus" w:hAnsi="B Lotus" w:cs="B Lotus" w:hint="cs"/>
            <w:sz w:val="24"/>
            <w:szCs w:val="24"/>
            <w:rtl/>
            <w:lang w:bidi="fa-IR"/>
          </w:rPr>
          <w:delText xml:space="preserve"> : </w:delText>
        </w:r>
      </w:del>
      <w:ins w:id="17736" w:author="Mehrnazi Boojari" w:date="2019-01-07T10:35:00Z">
        <w:r w:rsidR="006C73A5">
          <w:rPr>
            <w:rFonts w:ascii="B Lotus" w:hAnsi="B Lotus" w:cs="B Lotus" w:hint="cs"/>
            <w:sz w:val="24"/>
            <w:szCs w:val="24"/>
            <w:rtl/>
            <w:lang w:bidi="fa-IR"/>
          </w:rPr>
          <w:t xml:space="preserve">: </w:t>
        </w:r>
      </w:ins>
    </w:p>
    <w:p w14:paraId="5278402A" w14:textId="77777777" w:rsidR="00A22F8A" w:rsidRPr="00471054" w:rsidRDefault="00A22F8A" w:rsidP="007931D9">
      <w:pPr>
        <w:pStyle w:val="ListParagraph"/>
        <w:numPr>
          <w:ilvl w:val="0"/>
          <w:numId w:val="3"/>
        </w:numPr>
        <w:bidi/>
        <w:jc w:val="both"/>
        <w:rPr>
          <w:rtl/>
          <w:lang w:bidi="fa-IR"/>
        </w:rPr>
      </w:pPr>
      <w:r w:rsidRPr="00471054">
        <w:rPr>
          <w:rFonts w:hint="cs"/>
          <w:rtl/>
          <w:lang w:bidi="fa-IR"/>
        </w:rPr>
        <w:t>نظام اطلاعا</w:t>
      </w:r>
      <w:del w:id="17737" w:author="Mehrnazi Boojari" w:date="2019-01-07T10:16:00Z">
        <w:r w:rsidRPr="00471054" w:rsidDel="000A654C">
          <w:rPr>
            <w:rFonts w:hint="cs"/>
            <w:rtl/>
            <w:lang w:bidi="fa-IR"/>
          </w:rPr>
          <w:delText>ت(</w:delText>
        </w:r>
      </w:del>
      <w:ins w:id="17738" w:author="Mehrnazi Boojari" w:date="2019-01-07T10:16:00Z">
        <w:r w:rsidR="000A654C">
          <w:rPr>
            <w:rFonts w:hint="cs"/>
            <w:rtl/>
            <w:lang w:bidi="fa-IR"/>
          </w:rPr>
          <w:t>ت (</w:t>
        </w:r>
      </w:ins>
      <w:r w:rsidRPr="00471054">
        <w:rPr>
          <w:rFonts w:hint="cs"/>
          <w:rtl/>
          <w:lang w:bidi="fa-IR"/>
        </w:rPr>
        <w:t>محتوا)</w:t>
      </w:r>
    </w:p>
    <w:p w14:paraId="6A427C3F" w14:textId="77777777" w:rsidR="003C1959" w:rsidRPr="00471054" w:rsidRDefault="00A22F8A" w:rsidP="007931D9">
      <w:pPr>
        <w:pStyle w:val="ListParagraph"/>
        <w:numPr>
          <w:ilvl w:val="0"/>
          <w:numId w:val="3"/>
        </w:numPr>
        <w:bidi/>
        <w:jc w:val="both"/>
        <w:rPr>
          <w:rtl/>
          <w:lang w:bidi="fa-IR"/>
        </w:rPr>
      </w:pPr>
      <w:r w:rsidRPr="00471054">
        <w:rPr>
          <w:rFonts w:hint="cs"/>
          <w:rtl/>
          <w:lang w:bidi="fa-IR"/>
        </w:rPr>
        <w:t>ساختارهای متکفل</w:t>
      </w:r>
    </w:p>
    <w:p w14:paraId="13A579CC" w14:textId="77777777" w:rsidR="00A22F8A" w:rsidRPr="00471054" w:rsidRDefault="00A22F8A" w:rsidP="007931D9">
      <w:pPr>
        <w:pStyle w:val="ListParagraph"/>
        <w:numPr>
          <w:ilvl w:val="0"/>
          <w:numId w:val="3"/>
        </w:numPr>
        <w:bidi/>
        <w:jc w:val="both"/>
        <w:rPr>
          <w:rtl/>
          <w:lang w:bidi="fa-IR"/>
        </w:rPr>
      </w:pPr>
      <w:r w:rsidRPr="00471054">
        <w:rPr>
          <w:rFonts w:hint="cs"/>
          <w:rtl/>
          <w:lang w:bidi="fa-IR"/>
        </w:rPr>
        <w:t xml:space="preserve">قوانین حاکم </w:t>
      </w:r>
    </w:p>
    <w:p w14:paraId="4E3E32B8" w14:textId="77777777" w:rsidR="00A22F8A" w:rsidRPr="00471054" w:rsidRDefault="00A22F8A" w:rsidP="007931D9">
      <w:pPr>
        <w:pStyle w:val="ListParagraph"/>
        <w:numPr>
          <w:ilvl w:val="0"/>
          <w:numId w:val="3"/>
        </w:numPr>
        <w:bidi/>
        <w:jc w:val="both"/>
        <w:rPr>
          <w:rtl/>
          <w:lang w:bidi="fa-IR"/>
        </w:rPr>
      </w:pPr>
      <w:r w:rsidRPr="00471054">
        <w:rPr>
          <w:rFonts w:hint="cs"/>
          <w:rtl/>
          <w:lang w:bidi="fa-IR"/>
        </w:rPr>
        <w:t xml:space="preserve">بودجه مورد نیاز </w:t>
      </w:r>
    </w:p>
    <w:p w14:paraId="432C8BBE" w14:textId="77777777" w:rsidR="00A22F8A" w:rsidRPr="00471054" w:rsidRDefault="00A22F8A" w:rsidP="007931D9">
      <w:pPr>
        <w:pStyle w:val="ListParagraph"/>
        <w:numPr>
          <w:ilvl w:val="0"/>
          <w:numId w:val="3"/>
        </w:numPr>
        <w:bidi/>
        <w:jc w:val="both"/>
        <w:rPr>
          <w:lang w:bidi="fa-IR"/>
        </w:rPr>
      </w:pPr>
      <w:del w:id="17739" w:author="Mehrnazi Boojari" w:date="2019-01-15T06:47:00Z">
        <w:r w:rsidRPr="00471054" w:rsidDel="00A93CC8">
          <w:rPr>
            <w:rFonts w:hint="cs"/>
            <w:rtl/>
            <w:lang w:bidi="fa-IR"/>
          </w:rPr>
          <w:delText xml:space="preserve">و </w:delText>
        </w:r>
      </w:del>
      <w:r w:rsidRPr="00471054">
        <w:rPr>
          <w:rFonts w:hint="cs"/>
          <w:rtl/>
          <w:lang w:bidi="fa-IR"/>
        </w:rPr>
        <w:t xml:space="preserve">کارشناسان </w:t>
      </w:r>
    </w:p>
    <w:p w14:paraId="1EF9DC21" w14:textId="77777777" w:rsidR="00564D68" w:rsidRPr="00471054" w:rsidRDefault="00023D7E" w:rsidP="00A93CC8">
      <w:pPr>
        <w:bidi/>
        <w:jc w:val="both"/>
        <w:rPr>
          <w:rFonts w:ascii="B Lotus" w:hAnsi="B Lotus" w:cs="B Lotus"/>
          <w:sz w:val="24"/>
          <w:szCs w:val="24"/>
          <w:rtl/>
          <w:lang w:bidi="fa-IR"/>
        </w:rPr>
      </w:pPr>
      <w:r w:rsidRPr="00471054">
        <w:rPr>
          <w:rFonts w:ascii="B Lotus" w:hAnsi="B Lotus" w:cs="B Lotus" w:hint="cs"/>
          <w:sz w:val="24"/>
          <w:szCs w:val="24"/>
          <w:rtl/>
          <w:lang w:bidi="fa-IR"/>
        </w:rPr>
        <w:t xml:space="preserve">با بررسی </w:t>
      </w:r>
      <w:del w:id="17740" w:author="Mehrnazi Boojari" w:date="2019-01-07T09:45:00Z">
        <w:r w:rsidRPr="00471054" w:rsidDel="006F7CCF">
          <w:rPr>
            <w:rFonts w:ascii="B Lotus" w:hAnsi="B Lotus" w:cs="B Lotus" w:hint="cs"/>
            <w:sz w:val="24"/>
            <w:szCs w:val="24"/>
            <w:rtl/>
            <w:lang w:bidi="fa-IR"/>
          </w:rPr>
          <w:delText>راه حل</w:delText>
        </w:r>
      </w:del>
      <w:ins w:id="17741" w:author="Mehrnazi Boojari" w:date="2019-01-07T09:45:00Z">
        <w:r w:rsidR="006F7CCF">
          <w:rPr>
            <w:rFonts w:ascii="B Lotus" w:hAnsi="B Lotus" w:cs="B Lotus" w:hint="cs"/>
            <w:sz w:val="24"/>
            <w:szCs w:val="24"/>
            <w:rtl/>
            <w:lang w:bidi="fa-IR"/>
          </w:rPr>
          <w:t>راه‌حل</w:t>
        </w:r>
      </w:ins>
      <w:del w:id="17742" w:author="Mehrnazi Boojari" w:date="2019-01-07T09:46:00Z">
        <w:r w:rsidRPr="00471054" w:rsidDel="006F7CCF">
          <w:rPr>
            <w:rFonts w:ascii="B Lotus" w:hAnsi="B Lotus" w:cs="B Lotus" w:hint="cs"/>
            <w:sz w:val="24"/>
            <w:szCs w:val="24"/>
            <w:rtl/>
            <w:lang w:bidi="fa-IR"/>
          </w:rPr>
          <w:delText xml:space="preserve"> های </w:delText>
        </w:r>
      </w:del>
      <w:ins w:id="17743"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محوری در این ابعاد گامی مهم </w:t>
      </w:r>
      <w:del w:id="17744" w:author="Mehrnazi Boojari" w:date="2019-01-15T06:47:00Z">
        <w:r w:rsidRPr="00471054" w:rsidDel="00A93CC8">
          <w:rPr>
            <w:rFonts w:ascii="B Lotus" w:hAnsi="B Lotus" w:cs="B Lotus" w:hint="cs"/>
            <w:sz w:val="24"/>
            <w:szCs w:val="24"/>
            <w:rtl/>
            <w:lang w:bidi="fa-IR"/>
          </w:rPr>
          <w:delText>در راستای</w:delText>
        </w:r>
      </w:del>
      <w:ins w:id="17745" w:author="Mehrnazi Boojari" w:date="2019-01-15T06:47:00Z">
        <w:r w:rsidR="00A93CC8">
          <w:rPr>
            <w:rFonts w:ascii="B Lotus" w:hAnsi="B Lotus" w:cs="B Lotus" w:hint="cs"/>
            <w:sz w:val="24"/>
            <w:szCs w:val="24"/>
            <w:rtl/>
            <w:lang w:bidi="fa-IR"/>
          </w:rPr>
          <w:t>به</w:t>
        </w:r>
        <w:r w:rsidR="00A93CC8">
          <w:rPr>
            <w:rFonts w:ascii="B Lotus" w:hAnsi="B Lotus" w:cs="B Nazanin" w:hint="cs"/>
            <w:sz w:val="24"/>
            <w:szCs w:val="24"/>
            <w:rtl/>
            <w:lang w:bidi="fa-IR"/>
          </w:rPr>
          <w:t>‌</w:t>
        </w:r>
        <w:r w:rsidR="00A93CC8">
          <w:rPr>
            <w:rFonts w:ascii="B Lotus" w:hAnsi="B Lotus" w:cs="B Lotus" w:hint="cs"/>
            <w:sz w:val="24"/>
            <w:szCs w:val="24"/>
            <w:rtl/>
            <w:lang w:bidi="fa-IR"/>
          </w:rPr>
          <w:t>منظور</w:t>
        </w:r>
      </w:ins>
      <w:r w:rsidRPr="00471054">
        <w:rPr>
          <w:rFonts w:ascii="B Lotus" w:hAnsi="B Lotus" w:cs="B Lotus" w:hint="cs"/>
          <w:sz w:val="24"/>
          <w:szCs w:val="24"/>
          <w:rtl/>
          <w:lang w:bidi="fa-IR"/>
        </w:rPr>
        <w:t xml:space="preserve"> عملیات</w:t>
      </w:r>
      <w:del w:id="17746" w:author="Mehrnazi Boojari" w:date="2019-01-07T09:51:00Z">
        <w:r w:rsidRPr="00471054" w:rsidDel="006F7CCF">
          <w:rPr>
            <w:rFonts w:ascii="B Lotus" w:hAnsi="B Lotus" w:cs="B Lotus" w:hint="cs"/>
            <w:sz w:val="24"/>
            <w:szCs w:val="24"/>
            <w:rtl/>
            <w:lang w:bidi="fa-IR"/>
          </w:rPr>
          <w:delText xml:space="preserve"> سازی </w:delText>
        </w:r>
      </w:del>
      <w:ins w:id="17747" w:author="Mehrnazi Boojari" w:date="2019-01-07T09:51:00Z">
        <w:r w:rsidR="006F7CCF">
          <w:rPr>
            <w:rFonts w:ascii="B Lotus" w:hAnsi="B Lotus" w:cs="B Lotus" w:hint="cs"/>
            <w:sz w:val="24"/>
            <w:szCs w:val="24"/>
            <w:rtl/>
            <w:lang w:bidi="fa-IR"/>
          </w:rPr>
          <w:t xml:space="preserve">‌سازی </w:t>
        </w:r>
      </w:ins>
      <w:r w:rsidR="00564D68" w:rsidRPr="00471054">
        <w:rPr>
          <w:rFonts w:ascii="B Lotus" w:hAnsi="B Lotus" w:cs="B Lotus" w:hint="cs"/>
          <w:sz w:val="24"/>
          <w:szCs w:val="24"/>
          <w:rtl/>
          <w:lang w:bidi="fa-IR"/>
        </w:rPr>
        <w:t>آن صورت</w:t>
      </w:r>
      <w:del w:id="17748" w:author="Mehrnazi Boojari" w:date="2019-01-07T09:49:00Z">
        <w:r w:rsidR="00564D68" w:rsidRPr="00471054" w:rsidDel="006F7CCF">
          <w:rPr>
            <w:rFonts w:ascii="B Lotus" w:hAnsi="B Lotus" w:cs="B Lotus" w:hint="cs"/>
            <w:sz w:val="24"/>
            <w:szCs w:val="24"/>
            <w:rtl/>
            <w:lang w:bidi="fa-IR"/>
          </w:rPr>
          <w:delText xml:space="preserve"> می </w:delText>
        </w:r>
      </w:del>
      <w:ins w:id="17749" w:author="Mehrnazi Boojari" w:date="2019-01-07T09:49:00Z">
        <w:r w:rsidR="006F7CCF">
          <w:rPr>
            <w:rFonts w:ascii="B Lotus" w:hAnsi="B Lotus" w:cs="B Lotus" w:hint="cs"/>
            <w:sz w:val="24"/>
            <w:szCs w:val="24"/>
            <w:rtl/>
            <w:lang w:bidi="fa-IR"/>
          </w:rPr>
          <w:t xml:space="preserve"> می‌</w:t>
        </w:r>
      </w:ins>
      <w:r w:rsidR="00564D68" w:rsidRPr="00471054">
        <w:rPr>
          <w:rFonts w:ascii="B Lotus" w:hAnsi="B Lotus" w:cs="B Lotus" w:hint="cs"/>
          <w:sz w:val="24"/>
          <w:szCs w:val="24"/>
          <w:rtl/>
          <w:lang w:bidi="fa-IR"/>
        </w:rPr>
        <w:t xml:space="preserve">گیرد و این رسالت گزارش راهبردی است که بتواند خود را از پژوهش خارج </w:t>
      </w:r>
      <w:del w:id="17750" w:author="Mehrnazi Boojari" w:date="2019-01-15T06:47:00Z">
        <w:r w:rsidR="00564D68" w:rsidRPr="00471054" w:rsidDel="00A93CC8">
          <w:rPr>
            <w:rFonts w:ascii="B Lotus" w:hAnsi="B Lotus" w:cs="B Lotus" w:hint="cs"/>
            <w:sz w:val="24"/>
            <w:szCs w:val="24"/>
            <w:rtl/>
            <w:lang w:bidi="fa-IR"/>
          </w:rPr>
          <w:delText xml:space="preserve">کرده </w:delText>
        </w:r>
      </w:del>
      <w:ins w:id="17751" w:author="Mehrnazi Boojari" w:date="2019-01-15T06:47:00Z">
        <w:r w:rsidR="00A93CC8" w:rsidRPr="00471054">
          <w:rPr>
            <w:rFonts w:ascii="B Lotus" w:hAnsi="B Lotus" w:cs="B Lotus" w:hint="cs"/>
            <w:sz w:val="24"/>
            <w:szCs w:val="24"/>
            <w:rtl/>
            <w:lang w:bidi="fa-IR"/>
          </w:rPr>
          <w:t>ک</w:t>
        </w:r>
        <w:r w:rsidR="00A93CC8">
          <w:rPr>
            <w:rFonts w:ascii="B Lotus" w:hAnsi="B Lotus" w:cs="B Lotus" w:hint="cs"/>
            <w:sz w:val="24"/>
            <w:szCs w:val="24"/>
            <w:rtl/>
            <w:lang w:bidi="fa-IR"/>
          </w:rPr>
          <w:t>ند</w:t>
        </w:r>
        <w:r w:rsidR="00A93CC8" w:rsidRPr="00471054">
          <w:rPr>
            <w:rFonts w:ascii="B Lotus" w:hAnsi="B Lotus" w:cs="B Lotus" w:hint="cs"/>
            <w:sz w:val="24"/>
            <w:szCs w:val="24"/>
            <w:rtl/>
            <w:lang w:bidi="fa-IR"/>
          </w:rPr>
          <w:t xml:space="preserve"> </w:t>
        </w:r>
      </w:ins>
      <w:r w:rsidR="00564D68" w:rsidRPr="00471054">
        <w:rPr>
          <w:rFonts w:ascii="B Lotus" w:hAnsi="B Lotus" w:cs="B Lotus" w:hint="cs"/>
          <w:sz w:val="24"/>
          <w:szCs w:val="24"/>
          <w:rtl/>
          <w:lang w:bidi="fa-IR"/>
        </w:rPr>
        <w:t>و به سمت عملیات پیش رود</w:t>
      </w:r>
      <w:ins w:id="17752" w:author="Mehrnazi Boojari" w:date="2019-01-15T06:48:00Z">
        <w:r w:rsidR="00A93CC8">
          <w:rPr>
            <w:rFonts w:ascii="B Lotus" w:hAnsi="B Lotus" w:cs="B Lotus" w:hint="cs"/>
            <w:sz w:val="24"/>
            <w:szCs w:val="24"/>
            <w:rtl/>
            <w:lang w:bidi="fa-IR"/>
          </w:rPr>
          <w:t>.</w:t>
        </w:r>
      </w:ins>
      <w:r w:rsidR="00564D68" w:rsidRPr="00471054">
        <w:rPr>
          <w:rFonts w:ascii="B Lotus" w:hAnsi="B Lotus" w:cs="B Lotus" w:hint="cs"/>
          <w:sz w:val="24"/>
          <w:szCs w:val="24"/>
          <w:rtl/>
          <w:lang w:bidi="fa-IR"/>
        </w:rPr>
        <w:t xml:space="preserve"> هر یک از ابعاد در ادامه فصل تشریح </w:t>
      </w:r>
      <w:del w:id="17753" w:author="Mehrnazi Boojari" w:date="2019-01-15T06:48:00Z">
        <w:r w:rsidR="00564D68" w:rsidRPr="00471054" w:rsidDel="00A93CC8">
          <w:rPr>
            <w:rFonts w:ascii="B Lotus" w:hAnsi="B Lotus" w:cs="B Lotus" w:hint="cs"/>
            <w:sz w:val="24"/>
            <w:szCs w:val="24"/>
            <w:rtl/>
            <w:lang w:bidi="fa-IR"/>
          </w:rPr>
          <w:delText>خواهد شد</w:delText>
        </w:r>
      </w:del>
      <w:ins w:id="17754" w:author="Mehrnazi Boojari" w:date="2019-01-15T06:48:00Z">
        <w:r w:rsidR="00A93CC8">
          <w:rPr>
            <w:rFonts w:ascii="B Lotus" w:hAnsi="B Lotus" w:cs="B Lotus" w:hint="cs"/>
            <w:sz w:val="24"/>
            <w:szCs w:val="24"/>
            <w:rtl/>
            <w:lang w:bidi="fa-IR"/>
          </w:rPr>
          <w:t>می</w:t>
        </w:r>
        <w:r w:rsidR="00A93CC8">
          <w:rPr>
            <w:rFonts w:ascii="B Lotus" w:hAnsi="B Lotus" w:cs="B Nazanin" w:hint="cs"/>
            <w:sz w:val="24"/>
            <w:szCs w:val="24"/>
            <w:rtl/>
            <w:lang w:bidi="fa-IR"/>
          </w:rPr>
          <w:t>‌</w:t>
        </w:r>
        <w:r w:rsidR="00A93CC8">
          <w:rPr>
            <w:rFonts w:ascii="B Lotus" w:hAnsi="B Lotus" w:cs="B Lotus" w:hint="cs"/>
            <w:sz w:val="24"/>
            <w:szCs w:val="24"/>
            <w:rtl/>
            <w:lang w:bidi="fa-IR"/>
          </w:rPr>
          <w:t>شود</w:t>
        </w:r>
      </w:ins>
      <w:r w:rsidR="00564D68" w:rsidRPr="00471054">
        <w:rPr>
          <w:rFonts w:ascii="B Lotus" w:hAnsi="B Lotus" w:cs="B Lotus" w:hint="cs"/>
          <w:sz w:val="24"/>
          <w:szCs w:val="24"/>
          <w:rtl/>
          <w:lang w:bidi="fa-IR"/>
        </w:rPr>
        <w:t>.</w:t>
      </w:r>
    </w:p>
    <w:p w14:paraId="727EAB3D" w14:textId="77777777" w:rsidR="00B62363" w:rsidRPr="00471054" w:rsidRDefault="00CF6545" w:rsidP="007549DC">
      <w:pPr>
        <w:pStyle w:val="Heading2"/>
        <w:rPr>
          <w:rFonts w:ascii="B Lotus" w:hAnsi="B Lotus"/>
          <w:rtl/>
        </w:rPr>
      </w:pPr>
      <w:bookmarkStart w:id="17755" w:name="_Toc531474525"/>
      <w:bookmarkStart w:id="17756" w:name="_Toc531474945"/>
      <w:bookmarkStart w:id="17757" w:name="_Toc531475009"/>
      <w:bookmarkStart w:id="17758" w:name="_Toc533248639"/>
      <w:bookmarkStart w:id="17759" w:name="_Toc533781299"/>
      <w:bookmarkStart w:id="17760" w:name="_Toc533781503"/>
      <w:bookmarkStart w:id="17761" w:name="_Toc533781618"/>
      <w:bookmarkStart w:id="17762" w:name="_Toc533781804"/>
      <w:bookmarkStart w:id="17763" w:name="_Toc533782255"/>
      <w:r w:rsidRPr="00471054">
        <w:rPr>
          <w:rFonts w:ascii="B Lotus" w:hAnsi="B Lotus" w:hint="cs"/>
          <w:rtl/>
        </w:rPr>
        <w:t xml:space="preserve">انتخاب </w:t>
      </w:r>
      <w:bookmarkEnd w:id="17755"/>
      <w:bookmarkEnd w:id="17756"/>
      <w:bookmarkEnd w:id="17757"/>
      <w:del w:id="17764" w:author="Mehrnazi Boojari" w:date="2019-01-07T09:45:00Z">
        <w:r w:rsidR="007549DC" w:rsidRPr="00471054" w:rsidDel="006F7CCF">
          <w:rPr>
            <w:rFonts w:ascii="B Lotus" w:hAnsi="B Lotus" w:hint="cs"/>
            <w:rtl/>
          </w:rPr>
          <w:delText>راه حل</w:delText>
        </w:r>
      </w:del>
      <w:ins w:id="17765" w:author="Mehrnazi Boojari" w:date="2019-01-07T09:45:00Z">
        <w:r w:rsidR="006F7CCF">
          <w:rPr>
            <w:rFonts w:ascii="B Lotus" w:hAnsi="B Lotus" w:hint="cs"/>
            <w:rtl/>
          </w:rPr>
          <w:t>راه‌حل</w:t>
        </w:r>
      </w:ins>
      <w:r w:rsidR="007549DC" w:rsidRPr="00471054">
        <w:rPr>
          <w:rFonts w:ascii="B Lotus" w:hAnsi="B Lotus" w:hint="cs"/>
          <w:rtl/>
        </w:rPr>
        <w:t xml:space="preserve"> محوری</w:t>
      </w:r>
      <w:bookmarkEnd w:id="17758"/>
      <w:bookmarkEnd w:id="17759"/>
      <w:bookmarkEnd w:id="17760"/>
      <w:bookmarkEnd w:id="17761"/>
      <w:bookmarkEnd w:id="17762"/>
      <w:bookmarkEnd w:id="17763"/>
      <w:r w:rsidR="007549DC" w:rsidRPr="00471054">
        <w:rPr>
          <w:rFonts w:ascii="B Lotus" w:hAnsi="B Lotus" w:hint="cs"/>
          <w:rtl/>
        </w:rPr>
        <w:t xml:space="preserve"> </w:t>
      </w:r>
    </w:p>
    <w:p w14:paraId="007C276B" w14:textId="77777777" w:rsidR="00382486" w:rsidRPr="00471054" w:rsidRDefault="00D55F47" w:rsidP="0024356C">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 xml:space="preserve">انتخاب یک </w:t>
      </w:r>
      <w:del w:id="17766" w:author="Mehrnazi Boojari" w:date="2019-01-07T09:45:00Z">
        <w:r w:rsidRPr="00471054" w:rsidDel="006F7CCF">
          <w:rPr>
            <w:rFonts w:ascii="B Lotus" w:hAnsi="B Lotus" w:cs="B Lotus" w:hint="cs"/>
            <w:sz w:val="24"/>
            <w:szCs w:val="24"/>
            <w:rtl/>
            <w:lang w:bidi="fa-IR"/>
          </w:rPr>
          <w:delText>راه حل</w:delText>
        </w:r>
      </w:del>
      <w:ins w:id="17767"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 xml:space="preserve"> از مجموع </w:t>
      </w:r>
      <w:del w:id="17768" w:author="Mehrnazi Boojari" w:date="2019-01-07T09:45:00Z">
        <w:r w:rsidRPr="00471054" w:rsidDel="006F7CCF">
          <w:rPr>
            <w:rFonts w:ascii="B Lotus" w:hAnsi="B Lotus" w:cs="B Lotus" w:hint="cs"/>
            <w:sz w:val="24"/>
            <w:szCs w:val="24"/>
            <w:rtl/>
            <w:lang w:bidi="fa-IR"/>
          </w:rPr>
          <w:delText>راه حل</w:delText>
        </w:r>
      </w:del>
      <w:ins w:id="17769" w:author="Mehrnazi Boojari" w:date="2019-01-07T09:45:00Z">
        <w:r w:rsidR="006F7CCF">
          <w:rPr>
            <w:rFonts w:ascii="B Lotus" w:hAnsi="B Lotus" w:cs="B Lotus" w:hint="cs"/>
            <w:sz w:val="24"/>
            <w:szCs w:val="24"/>
            <w:rtl/>
            <w:lang w:bidi="fa-IR"/>
          </w:rPr>
          <w:t>راه‌حل</w:t>
        </w:r>
      </w:ins>
      <w:del w:id="17770" w:author="Mehrnazi Boojari" w:date="2019-01-07T09:46:00Z">
        <w:r w:rsidRPr="00471054" w:rsidDel="006F7CCF">
          <w:rPr>
            <w:rFonts w:ascii="B Lotus" w:hAnsi="B Lotus" w:cs="B Lotus" w:hint="cs"/>
            <w:sz w:val="24"/>
            <w:szCs w:val="24"/>
            <w:rtl/>
            <w:lang w:bidi="fa-IR"/>
          </w:rPr>
          <w:delText xml:space="preserve"> های </w:delText>
        </w:r>
      </w:del>
      <w:ins w:id="17771"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فصل چهار شاید در نگاه اول ساده به</w:t>
      </w:r>
      <w:ins w:id="17772" w:author="Mehrnazi Boojari" w:date="2019-01-15T06:48:00Z">
        <w:r w:rsidR="00A93CC8">
          <w:rPr>
            <w:rFonts w:ascii="B Lotus" w:hAnsi="B Lotus" w:cs="B Nazanin" w:hint="cs"/>
            <w:sz w:val="24"/>
            <w:szCs w:val="24"/>
            <w:rtl/>
            <w:lang w:bidi="fa-IR"/>
          </w:rPr>
          <w:t>‌</w:t>
        </w:r>
      </w:ins>
      <w:del w:id="17773" w:author="Mehrnazi Boojari" w:date="2019-01-15T06:48:00Z">
        <w:r w:rsidRPr="00471054" w:rsidDel="00A93CC8">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نظر آید</w:t>
      </w:r>
      <w:ins w:id="17774" w:author="Mehrnazi Boojari" w:date="2019-01-15T06:48:00Z">
        <w:r w:rsidR="00A93CC8">
          <w:rPr>
            <w:rFonts w:ascii="B Lotus" w:hAnsi="B Lotus" w:cs="B Lotus" w:hint="cs"/>
            <w:sz w:val="24"/>
            <w:szCs w:val="24"/>
            <w:rtl/>
            <w:lang w:bidi="fa-IR"/>
          </w:rPr>
          <w:t>،</w:t>
        </w:r>
      </w:ins>
      <w:r w:rsidRPr="00471054">
        <w:rPr>
          <w:rFonts w:ascii="B Lotus" w:hAnsi="B Lotus" w:cs="B Lotus" w:hint="cs"/>
          <w:sz w:val="24"/>
          <w:szCs w:val="24"/>
          <w:rtl/>
          <w:lang w:bidi="fa-IR"/>
        </w:rPr>
        <w:t xml:space="preserve"> اما انتخاب </w:t>
      </w:r>
      <w:del w:id="17775" w:author="Mehrnazi Boojari" w:date="2019-01-07T09:45:00Z">
        <w:r w:rsidRPr="00471054" w:rsidDel="006F7CCF">
          <w:rPr>
            <w:rFonts w:ascii="B Lotus" w:hAnsi="B Lotus" w:cs="B Lotus" w:hint="cs"/>
            <w:sz w:val="24"/>
            <w:szCs w:val="24"/>
            <w:rtl/>
            <w:lang w:bidi="fa-IR"/>
          </w:rPr>
          <w:delText>راه حل</w:delText>
        </w:r>
      </w:del>
      <w:ins w:id="17776"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ی که</w:t>
      </w:r>
      <w:ins w:id="17777" w:author="Mehrnazi Boojari" w:date="2019-01-15T06:48:00Z">
        <w:r w:rsidR="00A93CC8">
          <w:rPr>
            <w:rFonts w:ascii="B Lotus" w:hAnsi="B Lotus" w:cs="B Nazanin" w:hint="cs"/>
            <w:sz w:val="24"/>
            <w:szCs w:val="24"/>
            <w:rtl/>
            <w:lang w:bidi="fa-IR"/>
          </w:rPr>
          <w:t>‌</w:t>
        </w:r>
      </w:ins>
      <w:del w:id="17778" w:author="Mehrnazi Boojari" w:date="2019-01-15T06:48:00Z">
        <w:r w:rsidR="00564D68" w:rsidRPr="00471054" w:rsidDel="00A93CC8">
          <w:rPr>
            <w:rFonts w:ascii="B Lotus" w:hAnsi="B Lotus" w:cs="Times New Roman" w:hint="cs"/>
            <w:sz w:val="24"/>
            <w:szCs w:val="24"/>
            <w:rtl/>
            <w:lang w:bidi="fa-IR"/>
          </w:rPr>
          <w:delText>،</w:delText>
        </w:r>
      </w:del>
      <w:r w:rsidRPr="00471054">
        <w:rPr>
          <w:rFonts w:ascii="B Lotus" w:hAnsi="B Lotus" w:cs="B Lotus" w:hint="cs"/>
          <w:sz w:val="24"/>
          <w:szCs w:val="24"/>
          <w:rtl/>
          <w:lang w:bidi="fa-IR"/>
        </w:rPr>
        <w:t xml:space="preserve"> با به نتیجه رسیدن آن </w:t>
      </w:r>
      <w:del w:id="17779" w:author="Mehrnazi Boojari" w:date="2019-01-07T09:45:00Z">
        <w:r w:rsidRPr="00471054" w:rsidDel="006F7CCF">
          <w:rPr>
            <w:rFonts w:ascii="B Lotus" w:hAnsi="B Lotus" w:cs="B Lotus" w:hint="cs"/>
            <w:sz w:val="24"/>
            <w:szCs w:val="24"/>
            <w:rtl/>
            <w:lang w:bidi="fa-IR"/>
          </w:rPr>
          <w:delText>راه حل</w:delText>
        </w:r>
      </w:del>
      <w:ins w:id="17780" w:author="Mehrnazi Boojari" w:date="2019-01-07T09:45:00Z">
        <w:r w:rsidR="006F7CCF">
          <w:rPr>
            <w:rFonts w:ascii="B Lotus" w:hAnsi="B Lotus" w:cs="B Lotus" w:hint="cs"/>
            <w:sz w:val="24"/>
            <w:szCs w:val="24"/>
            <w:rtl/>
            <w:lang w:bidi="fa-IR"/>
          </w:rPr>
          <w:t>راه‌حل</w:t>
        </w:r>
      </w:ins>
      <w:ins w:id="17781" w:author="Mehrnazi Boojari" w:date="2019-01-15T06:48:00Z">
        <w:r w:rsidR="00A93CC8">
          <w:rPr>
            <w:rFonts w:ascii="B Lotus" w:hAnsi="B Lotus" w:cs="B Nazanin" w:hint="cs"/>
            <w:sz w:val="24"/>
            <w:szCs w:val="24"/>
            <w:rtl/>
            <w:lang w:bidi="fa-IR"/>
          </w:rPr>
          <w:t>‌</w:t>
        </w:r>
      </w:ins>
      <w:del w:id="17782" w:author="Mehrnazi Boojari" w:date="2019-01-15T06:48:00Z">
        <w:r w:rsidR="00DD75B5" w:rsidRPr="00471054" w:rsidDel="00A93CC8">
          <w:rPr>
            <w:rFonts w:ascii="B Lotus" w:hAnsi="B Lotus" w:cs="B Lotus" w:hint="cs"/>
            <w:sz w:val="24"/>
            <w:szCs w:val="24"/>
            <w:rtl/>
            <w:lang w:bidi="fa-IR"/>
          </w:rPr>
          <w:delText>،</w:delText>
        </w:r>
      </w:del>
      <w:r w:rsidRPr="00471054">
        <w:rPr>
          <w:rFonts w:ascii="B Lotus" w:hAnsi="B Lotus" w:cs="B Lotus" w:hint="cs"/>
          <w:sz w:val="24"/>
          <w:szCs w:val="24"/>
          <w:rtl/>
          <w:lang w:bidi="fa-IR"/>
        </w:rPr>
        <w:t xml:space="preserve"> بخش عظیمی از چالش مرتفع </w:t>
      </w:r>
      <w:del w:id="17783" w:author="Mehrnazi Boojari" w:date="2019-01-08T01:17:00Z">
        <w:r w:rsidRPr="00471054" w:rsidDel="00632EB0">
          <w:rPr>
            <w:rFonts w:ascii="B Lotus" w:hAnsi="B Lotus" w:cs="B Lotus" w:hint="cs"/>
            <w:sz w:val="24"/>
            <w:szCs w:val="24"/>
            <w:rtl/>
            <w:lang w:bidi="fa-IR"/>
          </w:rPr>
          <w:delText>گردد</w:delText>
        </w:r>
      </w:del>
      <w:ins w:id="17784" w:author="Mehrnazi Boojari" w:date="2019-01-08T01:17:00Z">
        <w:r w:rsidR="00632EB0">
          <w:rPr>
            <w:rFonts w:ascii="B Lotus" w:hAnsi="B Lotus" w:cs="B Lotus" w:hint="cs"/>
            <w:sz w:val="24"/>
            <w:szCs w:val="24"/>
            <w:rtl/>
            <w:lang w:bidi="fa-IR"/>
          </w:rPr>
          <w:t>شود</w:t>
        </w:r>
      </w:ins>
      <w:r w:rsidRPr="00471054">
        <w:rPr>
          <w:rFonts w:ascii="B Lotus" w:hAnsi="B Lotus" w:cs="B Lotus" w:hint="cs"/>
          <w:sz w:val="24"/>
          <w:szCs w:val="24"/>
          <w:rtl/>
          <w:lang w:bidi="fa-IR"/>
        </w:rPr>
        <w:t xml:space="preserve"> کار چندان ساده</w:t>
      </w:r>
      <w:del w:id="17785" w:author="Mehrnazi Boojari" w:date="2019-01-07T10:41:00Z">
        <w:r w:rsidRPr="00471054" w:rsidDel="006A1F1D">
          <w:rPr>
            <w:rFonts w:ascii="B Lotus" w:hAnsi="B Lotus" w:cs="B Lotus" w:hint="cs"/>
            <w:sz w:val="24"/>
            <w:szCs w:val="24"/>
            <w:rtl/>
            <w:lang w:bidi="fa-IR"/>
          </w:rPr>
          <w:delText xml:space="preserve"> ای </w:delText>
        </w:r>
      </w:del>
      <w:ins w:id="17786" w:author="Mehrnazi Boojari" w:date="2019-01-07T10:41:00Z">
        <w:r w:rsidR="006A1F1D">
          <w:rPr>
            <w:rFonts w:ascii="B Lotus" w:hAnsi="B Lotus" w:cs="B Lotus" w:hint="cs"/>
            <w:sz w:val="24"/>
            <w:szCs w:val="24"/>
            <w:rtl/>
            <w:lang w:bidi="fa-IR"/>
          </w:rPr>
          <w:t xml:space="preserve">‌ای </w:t>
        </w:r>
      </w:ins>
      <w:r w:rsidRPr="00471054">
        <w:rPr>
          <w:rFonts w:ascii="B Lotus" w:hAnsi="B Lotus" w:cs="B Lotus" w:hint="cs"/>
          <w:sz w:val="24"/>
          <w:szCs w:val="24"/>
          <w:rtl/>
          <w:lang w:bidi="fa-IR"/>
        </w:rPr>
        <w:t xml:space="preserve">نیست. گزارش راهبردی حاضر برای انتخاب </w:t>
      </w:r>
      <w:del w:id="17787" w:author="Mehrnazi Boojari" w:date="2019-01-07T09:45:00Z">
        <w:r w:rsidRPr="00471054" w:rsidDel="006F7CCF">
          <w:rPr>
            <w:rFonts w:ascii="B Lotus" w:hAnsi="B Lotus" w:cs="B Lotus" w:hint="cs"/>
            <w:sz w:val="24"/>
            <w:szCs w:val="24"/>
            <w:rtl/>
            <w:lang w:bidi="fa-IR"/>
          </w:rPr>
          <w:delText>راه حل</w:delText>
        </w:r>
      </w:del>
      <w:ins w:id="17788"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 xml:space="preserve"> ابتدا فراوانی چالش</w:t>
      </w:r>
      <w:del w:id="17789" w:author="Mehrnazi Boojari" w:date="2019-01-07T09:45:00Z">
        <w:r w:rsidRPr="00471054" w:rsidDel="006F7CCF">
          <w:rPr>
            <w:rFonts w:ascii="B Lotus" w:hAnsi="B Lotus" w:cs="B Lotus" w:hint="cs"/>
            <w:sz w:val="24"/>
            <w:szCs w:val="24"/>
            <w:rtl/>
            <w:lang w:bidi="fa-IR"/>
          </w:rPr>
          <w:delText xml:space="preserve"> ها </w:delText>
        </w:r>
      </w:del>
      <w:ins w:id="17790" w:author="Mehrnazi Boojari" w:date="2019-01-07T09:45:00Z">
        <w:r w:rsidR="006F7CCF">
          <w:rPr>
            <w:rFonts w:ascii="B Lotus" w:hAnsi="B Lotus" w:cs="B Lotus" w:hint="cs"/>
            <w:sz w:val="24"/>
            <w:szCs w:val="24"/>
            <w:rtl/>
            <w:lang w:bidi="fa-IR"/>
          </w:rPr>
          <w:t xml:space="preserve">‌ها </w:t>
        </w:r>
      </w:ins>
      <w:r w:rsidRPr="00471054">
        <w:rPr>
          <w:rFonts w:ascii="B Lotus" w:hAnsi="B Lotus" w:cs="B Lotus" w:hint="cs"/>
          <w:sz w:val="24"/>
          <w:szCs w:val="24"/>
          <w:rtl/>
          <w:lang w:bidi="fa-IR"/>
        </w:rPr>
        <w:t xml:space="preserve">و </w:t>
      </w:r>
      <w:del w:id="17791" w:author="Mehrnazi Boojari" w:date="2019-01-07T09:45:00Z">
        <w:r w:rsidRPr="00471054" w:rsidDel="006F7CCF">
          <w:rPr>
            <w:rFonts w:ascii="B Lotus" w:hAnsi="B Lotus" w:cs="B Lotus" w:hint="cs"/>
            <w:sz w:val="24"/>
            <w:szCs w:val="24"/>
            <w:rtl/>
            <w:lang w:bidi="fa-IR"/>
          </w:rPr>
          <w:delText>راه حل</w:delText>
        </w:r>
      </w:del>
      <w:ins w:id="17792" w:author="Mehrnazi Boojari" w:date="2019-01-07T09:45:00Z">
        <w:r w:rsidR="006F7CCF">
          <w:rPr>
            <w:rFonts w:ascii="B Lotus" w:hAnsi="B Lotus" w:cs="B Lotus" w:hint="cs"/>
            <w:sz w:val="24"/>
            <w:szCs w:val="24"/>
            <w:rtl/>
            <w:lang w:bidi="fa-IR"/>
          </w:rPr>
          <w:t>راه‌حل</w:t>
        </w:r>
      </w:ins>
      <w:del w:id="17793" w:author="Mehrnazi Boojari" w:date="2019-01-07T09:45:00Z">
        <w:r w:rsidRPr="00471054" w:rsidDel="006F7CCF">
          <w:rPr>
            <w:rFonts w:ascii="B Lotus" w:hAnsi="B Lotus" w:cs="B Lotus" w:hint="cs"/>
            <w:sz w:val="24"/>
            <w:szCs w:val="24"/>
            <w:rtl/>
            <w:lang w:bidi="fa-IR"/>
          </w:rPr>
          <w:delText xml:space="preserve"> ها </w:delText>
        </w:r>
      </w:del>
      <w:ins w:id="17794" w:author="Mehrnazi Boojari" w:date="2019-01-07T09:45:00Z">
        <w:r w:rsidR="006F7CCF">
          <w:rPr>
            <w:rFonts w:ascii="B Lotus" w:hAnsi="B Lotus" w:cs="B Lotus" w:hint="cs"/>
            <w:sz w:val="24"/>
            <w:szCs w:val="24"/>
            <w:rtl/>
            <w:lang w:bidi="fa-IR"/>
          </w:rPr>
          <w:t xml:space="preserve">‌ها </w:t>
        </w:r>
      </w:ins>
      <w:r w:rsidRPr="00471054">
        <w:rPr>
          <w:rFonts w:ascii="B Lotus" w:hAnsi="B Lotus" w:cs="B Lotus" w:hint="cs"/>
          <w:sz w:val="24"/>
          <w:szCs w:val="24"/>
          <w:rtl/>
          <w:lang w:bidi="fa-IR"/>
        </w:rPr>
        <w:t xml:space="preserve">را مد نظر </w:t>
      </w:r>
      <w:r w:rsidR="00287B0C" w:rsidRPr="00471054">
        <w:rPr>
          <w:rFonts w:ascii="B Lotus" w:hAnsi="B Lotus" w:cs="B Lotus" w:hint="cs"/>
          <w:sz w:val="24"/>
          <w:szCs w:val="24"/>
          <w:rtl/>
          <w:lang w:bidi="fa-IR"/>
        </w:rPr>
        <w:t>قرار</w:t>
      </w:r>
      <w:del w:id="17795" w:author="Mehrnazi Boojari" w:date="2019-01-07T09:49:00Z">
        <w:r w:rsidR="00287B0C" w:rsidRPr="00471054" w:rsidDel="006F7CCF">
          <w:rPr>
            <w:rFonts w:ascii="B Lotus" w:hAnsi="B Lotus" w:cs="B Lotus" w:hint="cs"/>
            <w:sz w:val="24"/>
            <w:szCs w:val="24"/>
            <w:rtl/>
            <w:lang w:bidi="fa-IR"/>
          </w:rPr>
          <w:delText xml:space="preserve"> </w:delText>
        </w:r>
        <w:r w:rsidRPr="00471054" w:rsidDel="006F7CCF">
          <w:rPr>
            <w:rFonts w:ascii="B Lotus" w:hAnsi="B Lotus" w:cs="B Lotus" w:hint="cs"/>
            <w:sz w:val="24"/>
            <w:szCs w:val="24"/>
            <w:rtl/>
            <w:lang w:bidi="fa-IR"/>
          </w:rPr>
          <w:delText xml:space="preserve">می </w:delText>
        </w:r>
      </w:del>
      <w:ins w:id="17796"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دهد. بدین معنا که در جدول نمای</w:t>
      </w:r>
      <w:r w:rsidR="0077797D" w:rsidRPr="00471054">
        <w:rPr>
          <w:rFonts w:ascii="B Lotus" w:hAnsi="B Lotus" w:cs="B Lotus" w:hint="cs"/>
          <w:sz w:val="24"/>
          <w:szCs w:val="24"/>
          <w:rtl/>
          <w:lang w:bidi="fa-IR"/>
        </w:rPr>
        <w:t>ه فصول سه و چهار فر</w:t>
      </w:r>
      <w:ins w:id="17797" w:author="Mehrnazi Boojari" w:date="2019-01-15T06:48:00Z">
        <w:r w:rsidR="0024356C">
          <w:rPr>
            <w:rFonts w:ascii="B Lotus" w:hAnsi="B Lotus" w:cs="B Lotus" w:hint="cs"/>
            <w:sz w:val="24"/>
            <w:szCs w:val="24"/>
            <w:rtl/>
            <w:lang w:bidi="fa-IR"/>
          </w:rPr>
          <w:t>ا</w:t>
        </w:r>
      </w:ins>
      <w:r w:rsidR="0077797D" w:rsidRPr="00471054">
        <w:rPr>
          <w:rFonts w:ascii="B Lotus" w:hAnsi="B Lotus" w:cs="B Lotus" w:hint="cs"/>
          <w:sz w:val="24"/>
          <w:szCs w:val="24"/>
          <w:rtl/>
          <w:lang w:bidi="fa-IR"/>
        </w:rPr>
        <w:t>وانی سه دسته</w:t>
      </w:r>
      <w:r w:rsidR="00564D68" w:rsidRPr="00471054">
        <w:rPr>
          <w:rFonts w:ascii="B Lotus" w:hAnsi="B Lotus" w:cs="B Lotus" w:hint="cs"/>
          <w:sz w:val="24"/>
          <w:szCs w:val="24"/>
          <w:rtl/>
          <w:lang w:bidi="fa-IR"/>
        </w:rPr>
        <w:t xml:space="preserve"> شامل</w:t>
      </w:r>
      <w:ins w:id="17798" w:author="Mehrnazi Boojari" w:date="2019-01-15T06:48:00Z">
        <w:r w:rsidR="0024356C">
          <w:rPr>
            <w:rFonts w:ascii="B Lotus" w:hAnsi="B Lotus" w:cs="B Nazanin" w:hint="cs"/>
            <w:sz w:val="24"/>
            <w:szCs w:val="24"/>
            <w:rtl/>
            <w:lang w:bidi="fa-IR"/>
          </w:rPr>
          <w:t>‌</w:t>
        </w:r>
      </w:ins>
      <w:del w:id="17799" w:author="Mehrnazi Boojari" w:date="2019-01-15T06:48:00Z">
        <w:r w:rsidRPr="00471054" w:rsidDel="0024356C">
          <w:rPr>
            <w:rFonts w:ascii="B Lotus" w:hAnsi="B Lotus" w:cs="B Lotus" w:hint="cs"/>
            <w:sz w:val="24"/>
            <w:szCs w:val="24"/>
            <w:rtl/>
            <w:lang w:bidi="fa-IR"/>
          </w:rPr>
          <w:delText>؛</w:delText>
        </w:r>
      </w:del>
      <w:r w:rsidRPr="00471054">
        <w:rPr>
          <w:rFonts w:ascii="B Lotus" w:hAnsi="B Lotus" w:cs="B Lotus" w:hint="cs"/>
          <w:sz w:val="24"/>
          <w:szCs w:val="24"/>
          <w:rtl/>
          <w:lang w:bidi="fa-IR"/>
        </w:rPr>
        <w:t xml:space="preserve"> حوزه بررسی، ساختارهای متکفل و قوانین مرتبط </w:t>
      </w:r>
      <w:r w:rsidR="00564D68" w:rsidRPr="00471054">
        <w:rPr>
          <w:rFonts w:ascii="B Lotus" w:hAnsi="B Lotus" w:cs="B Lotus" w:hint="cs"/>
          <w:sz w:val="24"/>
          <w:szCs w:val="24"/>
          <w:rtl/>
          <w:lang w:bidi="fa-IR"/>
        </w:rPr>
        <w:t>با عامل</w:t>
      </w:r>
      <w:del w:id="17800" w:author="Mehrnazi Boojari" w:date="2019-01-07T09:45:00Z">
        <w:r w:rsidR="00564D68" w:rsidRPr="00471054" w:rsidDel="006F7CCF">
          <w:rPr>
            <w:rFonts w:ascii="B Lotus" w:hAnsi="B Lotus" w:cs="B Lotus" w:hint="cs"/>
            <w:sz w:val="24"/>
            <w:szCs w:val="24"/>
            <w:rtl/>
            <w:lang w:bidi="fa-IR"/>
          </w:rPr>
          <w:delText xml:space="preserve"> ها </w:delText>
        </w:r>
      </w:del>
      <w:ins w:id="17801" w:author="Mehrnazi Boojari" w:date="2019-01-07T09:45:00Z">
        <w:r w:rsidR="006F7CCF">
          <w:rPr>
            <w:rFonts w:ascii="B Lotus" w:hAnsi="B Lotus" w:cs="B Lotus" w:hint="cs"/>
            <w:sz w:val="24"/>
            <w:szCs w:val="24"/>
            <w:rtl/>
            <w:lang w:bidi="fa-IR"/>
          </w:rPr>
          <w:t xml:space="preserve">‌ها </w:t>
        </w:r>
      </w:ins>
      <w:r w:rsidR="00564D68" w:rsidRPr="00471054">
        <w:rPr>
          <w:rFonts w:ascii="B Lotus" w:hAnsi="B Lotus" w:cs="B Lotus" w:hint="cs"/>
          <w:sz w:val="24"/>
          <w:szCs w:val="24"/>
          <w:rtl/>
          <w:lang w:bidi="fa-IR"/>
        </w:rPr>
        <w:t xml:space="preserve">و </w:t>
      </w:r>
      <w:del w:id="17802" w:author="Mehrnazi Boojari" w:date="2019-01-07T09:45:00Z">
        <w:r w:rsidR="00564D68" w:rsidRPr="00471054" w:rsidDel="006F7CCF">
          <w:rPr>
            <w:rFonts w:ascii="B Lotus" w:hAnsi="B Lotus" w:cs="B Lotus" w:hint="cs"/>
            <w:sz w:val="24"/>
            <w:szCs w:val="24"/>
            <w:rtl/>
            <w:lang w:bidi="fa-IR"/>
          </w:rPr>
          <w:delText>راه حل</w:delText>
        </w:r>
      </w:del>
      <w:ins w:id="17803" w:author="Mehrnazi Boojari" w:date="2019-01-07T09:45:00Z">
        <w:r w:rsidR="006F7CCF">
          <w:rPr>
            <w:rFonts w:ascii="B Lotus" w:hAnsi="B Lotus" w:cs="B Lotus" w:hint="cs"/>
            <w:sz w:val="24"/>
            <w:szCs w:val="24"/>
            <w:rtl/>
            <w:lang w:bidi="fa-IR"/>
          </w:rPr>
          <w:t>راه‌حل</w:t>
        </w:r>
      </w:ins>
      <w:del w:id="17804" w:author="Mehrnazi Boojari" w:date="2019-01-07T09:46:00Z">
        <w:r w:rsidR="00564D68" w:rsidRPr="00471054" w:rsidDel="006F7CCF">
          <w:rPr>
            <w:rFonts w:ascii="B Lotus" w:hAnsi="B Lotus" w:cs="B Lotus" w:hint="cs"/>
            <w:sz w:val="24"/>
            <w:szCs w:val="24"/>
            <w:rtl/>
            <w:lang w:bidi="fa-IR"/>
          </w:rPr>
          <w:delText xml:space="preserve"> های </w:delText>
        </w:r>
      </w:del>
      <w:ins w:id="17805" w:author="Mehrnazi Boojari" w:date="2019-01-07T09:46:00Z">
        <w:r w:rsidR="006F7CCF">
          <w:rPr>
            <w:rFonts w:ascii="B Lotus" w:hAnsi="B Lotus" w:cs="B Lotus" w:hint="cs"/>
            <w:sz w:val="24"/>
            <w:szCs w:val="24"/>
            <w:rtl/>
            <w:lang w:bidi="fa-IR"/>
          </w:rPr>
          <w:t xml:space="preserve">‌های </w:t>
        </w:r>
      </w:ins>
      <w:r w:rsidR="00DD75B5" w:rsidRPr="00471054">
        <w:rPr>
          <w:rFonts w:ascii="B Lotus" w:hAnsi="B Lotus" w:cs="B Lotus" w:hint="cs"/>
          <w:sz w:val="24"/>
          <w:szCs w:val="24"/>
          <w:rtl/>
          <w:lang w:bidi="fa-IR"/>
        </w:rPr>
        <w:t xml:space="preserve">پیشنهادی مورد </w:t>
      </w:r>
      <w:ins w:id="17806" w:author="Mehrnazi Boojari" w:date="2019-01-16T01:17:00Z">
        <w:r w:rsidR="00A87288">
          <w:rPr>
            <w:rFonts w:ascii="B Lotus" w:hAnsi="B Lotus" w:cs="B Lotus" w:hint="cs"/>
            <w:sz w:val="24"/>
            <w:szCs w:val="24"/>
            <w:rtl/>
            <w:lang w:bidi="fa-IR"/>
          </w:rPr>
          <w:t>م</w:t>
        </w:r>
      </w:ins>
      <w:r w:rsidR="00DD75B5" w:rsidRPr="00471054">
        <w:rPr>
          <w:rFonts w:ascii="B Lotus" w:hAnsi="B Lotus" w:cs="B Lotus" w:hint="cs"/>
          <w:sz w:val="24"/>
          <w:szCs w:val="24"/>
          <w:rtl/>
          <w:lang w:bidi="fa-IR"/>
        </w:rPr>
        <w:t>داقه قرار</w:t>
      </w:r>
      <w:del w:id="17807" w:author="Mehrnazi Boojari" w:date="2019-01-07T09:49:00Z">
        <w:r w:rsidR="00DD75B5" w:rsidRPr="00471054" w:rsidDel="006F7CCF">
          <w:rPr>
            <w:rFonts w:ascii="B Lotus" w:hAnsi="B Lotus" w:cs="B Lotus" w:hint="cs"/>
            <w:sz w:val="24"/>
            <w:szCs w:val="24"/>
            <w:rtl/>
            <w:lang w:bidi="fa-IR"/>
          </w:rPr>
          <w:delText xml:space="preserve"> می </w:delText>
        </w:r>
      </w:del>
      <w:ins w:id="17808" w:author="Mehrnazi Boojari" w:date="2019-01-07T09:49:00Z">
        <w:r w:rsidR="006F7CCF">
          <w:rPr>
            <w:rFonts w:ascii="B Lotus" w:hAnsi="B Lotus" w:cs="B Lotus" w:hint="cs"/>
            <w:sz w:val="24"/>
            <w:szCs w:val="24"/>
            <w:rtl/>
            <w:lang w:bidi="fa-IR"/>
          </w:rPr>
          <w:t xml:space="preserve"> می‌</w:t>
        </w:r>
      </w:ins>
      <w:r w:rsidR="00DD75B5" w:rsidRPr="00471054">
        <w:rPr>
          <w:rFonts w:ascii="B Lotus" w:hAnsi="B Lotus" w:cs="B Lotus" w:hint="cs"/>
          <w:sz w:val="24"/>
          <w:szCs w:val="24"/>
          <w:rtl/>
          <w:lang w:bidi="fa-IR"/>
        </w:rPr>
        <w:t>گیرد</w:t>
      </w:r>
      <w:r w:rsidR="00287B0C" w:rsidRPr="00471054">
        <w:rPr>
          <w:rStyle w:val="FootnoteReference"/>
          <w:rFonts w:ascii="B Lotus" w:hAnsi="B Lotus" w:cs="B Lotus"/>
          <w:sz w:val="24"/>
          <w:szCs w:val="24"/>
          <w:rtl/>
          <w:lang w:bidi="fa-IR"/>
        </w:rPr>
        <w:footnoteReference w:id="76"/>
      </w:r>
      <w:r w:rsidR="002D66F7" w:rsidRPr="00471054">
        <w:rPr>
          <w:rFonts w:ascii="B Lotus" w:hAnsi="B Lotus" w:cs="B Lotus" w:hint="cs"/>
          <w:sz w:val="24"/>
          <w:szCs w:val="24"/>
          <w:rtl/>
          <w:lang w:bidi="fa-IR"/>
        </w:rPr>
        <w:t>. این کار دو اتفاق مهم را رقم</w:t>
      </w:r>
      <w:del w:id="17821" w:author="Mehrnazi Boojari" w:date="2019-01-07T09:49:00Z">
        <w:r w:rsidR="002D66F7" w:rsidRPr="00471054" w:rsidDel="006F7CCF">
          <w:rPr>
            <w:rFonts w:ascii="B Lotus" w:hAnsi="B Lotus" w:cs="B Lotus" w:hint="cs"/>
            <w:sz w:val="24"/>
            <w:szCs w:val="24"/>
            <w:rtl/>
            <w:lang w:bidi="fa-IR"/>
          </w:rPr>
          <w:delText xml:space="preserve"> می </w:delText>
        </w:r>
      </w:del>
      <w:ins w:id="17822" w:author="Mehrnazi Boojari" w:date="2019-01-07T09:49:00Z">
        <w:r w:rsidR="006F7CCF">
          <w:rPr>
            <w:rFonts w:ascii="B Lotus" w:hAnsi="B Lotus" w:cs="B Lotus" w:hint="cs"/>
            <w:sz w:val="24"/>
            <w:szCs w:val="24"/>
            <w:rtl/>
            <w:lang w:bidi="fa-IR"/>
          </w:rPr>
          <w:t xml:space="preserve"> می‌</w:t>
        </w:r>
      </w:ins>
      <w:r w:rsidR="002D66F7" w:rsidRPr="00471054">
        <w:rPr>
          <w:rFonts w:ascii="B Lotus" w:hAnsi="B Lotus" w:cs="B Lotus" w:hint="cs"/>
          <w:sz w:val="24"/>
          <w:szCs w:val="24"/>
          <w:rtl/>
          <w:lang w:bidi="fa-IR"/>
        </w:rPr>
        <w:t>زند</w:t>
      </w:r>
      <w:r w:rsidR="00DD75B5" w:rsidRPr="00471054">
        <w:rPr>
          <w:rFonts w:ascii="B Lotus" w:hAnsi="B Lotus" w:cs="B Lotus" w:hint="cs"/>
          <w:sz w:val="24"/>
          <w:szCs w:val="24"/>
          <w:rtl/>
          <w:lang w:bidi="fa-IR"/>
        </w:rPr>
        <w:t>؛</w:t>
      </w:r>
      <w:r w:rsidR="002D66F7" w:rsidRPr="00471054">
        <w:rPr>
          <w:rFonts w:ascii="B Lotus" w:hAnsi="B Lotus" w:cs="B Lotus" w:hint="cs"/>
          <w:sz w:val="24"/>
          <w:szCs w:val="24"/>
          <w:rtl/>
          <w:lang w:bidi="fa-IR"/>
        </w:rPr>
        <w:t xml:space="preserve"> نخست مشخص</w:t>
      </w:r>
      <w:del w:id="17823" w:author="Mehrnazi Boojari" w:date="2019-01-07T09:49:00Z">
        <w:r w:rsidR="002D66F7" w:rsidRPr="00471054" w:rsidDel="006F7CCF">
          <w:rPr>
            <w:rFonts w:ascii="B Lotus" w:hAnsi="B Lotus" w:cs="B Lotus" w:hint="cs"/>
            <w:sz w:val="24"/>
            <w:szCs w:val="24"/>
            <w:rtl/>
            <w:lang w:bidi="fa-IR"/>
          </w:rPr>
          <w:delText xml:space="preserve"> می </w:delText>
        </w:r>
      </w:del>
      <w:ins w:id="17824" w:author="Mehrnazi Boojari" w:date="2019-01-07T09:49:00Z">
        <w:r w:rsidR="006F7CCF">
          <w:rPr>
            <w:rFonts w:ascii="B Lotus" w:hAnsi="B Lotus" w:cs="B Lotus" w:hint="cs"/>
            <w:sz w:val="24"/>
            <w:szCs w:val="24"/>
            <w:rtl/>
            <w:lang w:bidi="fa-IR"/>
          </w:rPr>
          <w:t xml:space="preserve"> </w:t>
        </w:r>
      </w:ins>
      <w:del w:id="17825" w:author="Mehrnazi Boojari" w:date="2019-01-07T10:52:00Z">
        <w:r w:rsidR="002D66F7" w:rsidRPr="00471054" w:rsidDel="006A1F1D">
          <w:rPr>
            <w:rFonts w:ascii="B Lotus" w:hAnsi="B Lotus" w:cs="B Lotus" w:hint="cs"/>
            <w:sz w:val="24"/>
            <w:szCs w:val="24"/>
            <w:rtl/>
            <w:lang w:bidi="fa-IR"/>
          </w:rPr>
          <w:delText>کند</w:delText>
        </w:r>
      </w:del>
      <w:ins w:id="17826" w:author="Mehrnazi Boojari" w:date="2019-01-07T10:52:00Z">
        <w:r w:rsidR="006A1F1D">
          <w:rPr>
            <w:rFonts w:ascii="B Lotus" w:hAnsi="B Lotus" w:cs="B Lotus" w:hint="cs"/>
            <w:sz w:val="24"/>
            <w:szCs w:val="24"/>
            <w:rtl/>
            <w:lang w:bidi="fa-IR"/>
          </w:rPr>
          <w:t>می‌کند</w:t>
        </w:r>
      </w:ins>
      <w:r w:rsidR="002D66F7" w:rsidRPr="00471054">
        <w:rPr>
          <w:rFonts w:ascii="B Lotus" w:hAnsi="B Lotus" w:cs="B Lotus" w:hint="cs"/>
          <w:sz w:val="24"/>
          <w:szCs w:val="24"/>
          <w:rtl/>
          <w:lang w:bidi="fa-IR"/>
        </w:rPr>
        <w:t xml:space="preserve"> که بیشترین فراوانی مربوط به کدام یک از سه دسته گفته</w:t>
      </w:r>
      <w:ins w:id="17827" w:author="Mehrnazi Boojari" w:date="2019-01-15T06:49:00Z">
        <w:r w:rsidR="0024356C">
          <w:rPr>
            <w:rFonts w:ascii="B Lotus" w:hAnsi="B Lotus" w:cs="B Nazanin" w:hint="cs"/>
            <w:sz w:val="24"/>
            <w:szCs w:val="24"/>
            <w:rtl/>
            <w:lang w:bidi="fa-IR"/>
          </w:rPr>
          <w:t>‌</w:t>
        </w:r>
      </w:ins>
      <w:del w:id="17828" w:author="Mehrnazi Boojari" w:date="2019-01-15T06:49:00Z">
        <w:r w:rsidR="002D66F7" w:rsidRPr="00471054" w:rsidDel="0024356C">
          <w:rPr>
            <w:rFonts w:ascii="B Lotus" w:hAnsi="B Lotus" w:cs="B Lotus" w:hint="cs"/>
            <w:sz w:val="24"/>
            <w:szCs w:val="24"/>
            <w:rtl/>
            <w:lang w:bidi="fa-IR"/>
          </w:rPr>
          <w:delText xml:space="preserve"> </w:delText>
        </w:r>
      </w:del>
      <w:r w:rsidR="002D66F7" w:rsidRPr="00471054">
        <w:rPr>
          <w:rFonts w:ascii="B Lotus" w:hAnsi="B Lotus" w:cs="B Lotus" w:hint="cs"/>
          <w:sz w:val="24"/>
          <w:szCs w:val="24"/>
          <w:rtl/>
          <w:lang w:bidi="fa-IR"/>
        </w:rPr>
        <w:t xml:space="preserve">شده است </w:t>
      </w:r>
      <w:r w:rsidR="00564D68" w:rsidRPr="00471054">
        <w:rPr>
          <w:rFonts w:ascii="B Lotus" w:hAnsi="B Lotus" w:cs="B Lotus" w:hint="cs"/>
          <w:sz w:val="24"/>
          <w:szCs w:val="24"/>
          <w:rtl/>
          <w:lang w:bidi="fa-IR"/>
        </w:rPr>
        <w:t>و بیشترین عامل</w:t>
      </w:r>
      <w:del w:id="17829" w:author="Mehrnazi Boojari" w:date="2019-01-07T09:46:00Z">
        <w:r w:rsidR="00564D68" w:rsidRPr="00471054" w:rsidDel="006F7CCF">
          <w:rPr>
            <w:rFonts w:ascii="B Lotus" w:hAnsi="B Lotus" w:cs="B Lotus" w:hint="cs"/>
            <w:sz w:val="24"/>
            <w:szCs w:val="24"/>
            <w:rtl/>
            <w:lang w:bidi="fa-IR"/>
          </w:rPr>
          <w:delText xml:space="preserve"> های </w:delText>
        </w:r>
      </w:del>
      <w:ins w:id="17830" w:author="Mehrnazi Boojari" w:date="2019-01-07T09:46:00Z">
        <w:r w:rsidR="006F7CCF">
          <w:rPr>
            <w:rFonts w:ascii="B Lotus" w:hAnsi="B Lotus" w:cs="B Lotus" w:hint="cs"/>
            <w:sz w:val="24"/>
            <w:szCs w:val="24"/>
            <w:rtl/>
            <w:lang w:bidi="fa-IR"/>
          </w:rPr>
          <w:t xml:space="preserve">‌های </w:t>
        </w:r>
      </w:ins>
      <w:r w:rsidR="00564D68" w:rsidRPr="00471054">
        <w:rPr>
          <w:rFonts w:ascii="B Lotus" w:hAnsi="B Lotus" w:cs="B Lotus" w:hint="cs"/>
          <w:sz w:val="24"/>
          <w:szCs w:val="24"/>
          <w:rtl/>
          <w:lang w:bidi="fa-IR"/>
        </w:rPr>
        <w:t xml:space="preserve">ایجاد چالش و </w:t>
      </w:r>
      <w:del w:id="17831" w:author="Mehrnazi Boojari" w:date="2019-01-07T09:45:00Z">
        <w:r w:rsidR="00564D68" w:rsidRPr="00471054" w:rsidDel="006F7CCF">
          <w:rPr>
            <w:rFonts w:ascii="B Lotus" w:hAnsi="B Lotus" w:cs="B Lotus" w:hint="cs"/>
            <w:sz w:val="24"/>
            <w:szCs w:val="24"/>
            <w:rtl/>
            <w:lang w:bidi="fa-IR"/>
          </w:rPr>
          <w:delText>راه حل</w:delText>
        </w:r>
      </w:del>
      <w:ins w:id="17832" w:author="Mehrnazi Boojari" w:date="2019-01-07T09:45:00Z">
        <w:r w:rsidR="006F7CCF">
          <w:rPr>
            <w:rFonts w:ascii="B Lotus" w:hAnsi="B Lotus" w:cs="B Lotus" w:hint="cs"/>
            <w:sz w:val="24"/>
            <w:szCs w:val="24"/>
            <w:rtl/>
            <w:lang w:bidi="fa-IR"/>
          </w:rPr>
          <w:t>راه‌حل</w:t>
        </w:r>
      </w:ins>
      <w:del w:id="17833" w:author="Mehrnazi Boojari" w:date="2019-01-07T09:46:00Z">
        <w:r w:rsidR="00564D68" w:rsidRPr="00471054" w:rsidDel="006F7CCF">
          <w:rPr>
            <w:rFonts w:ascii="B Lotus" w:hAnsi="B Lotus" w:cs="B Lotus" w:hint="cs"/>
            <w:sz w:val="24"/>
            <w:szCs w:val="24"/>
            <w:rtl/>
            <w:lang w:bidi="fa-IR"/>
          </w:rPr>
          <w:delText xml:space="preserve"> های </w:delText>
        </w:r>
      </w:del>
      <w:ins w:id="17834" w:author="Mehrnazi Boojari" w:date="2019-01-07T09:46:00Z">
        <w:r w:rsidR="006F7CCF">
          <w:rPr>
            <w:rFonts w:ascii="B Lotus" w:hAnsi="B Lotus" w:cs="B Lotus" w:hint="cs"/>
            <w:sz w:val="24"/>
            <w:szCs w:val="24"/>
            <w:rtl/>
            <w:lang w:bidi="fa-IR"/>
          </w:rPr>
          <w:t xml:space="preserve">‌های </w:t>
        </w:r>
      </w:ins>
      <w:r w:rsidR="00564D68" w:rsidRPr="00471054">
        <w:rPr>
          <w:rFonts w:ascii="B Lotus" w:hAnsi="B Lotus" w:cs="B Lotus" w:hint="cs"/>
          <w:sz w:val="24"/>
          <w:szCs w:val="24"/>
          <w:rtl/>
          <w:lang w:bidi="fa-IR"/>
        </w:rPr>
        <w:t>پیشنهادی در کدام از بخش</w:t>
      </w:r>
      <w:del w:id="17835" w:author="Mehrnazi Boojari" w:date="2019-01-07T09:45:00Z">
        <w:r w:rsidR="00564D68" w:rsidRPr="00471054" w:rsidDel="006F7CCF">
          <w:rPr>
            <w:rFonts w:ascii="B Lotus" w:hAnsi="B Lotus" w:cs="B Lotus" w:hint="cs"/>
            <w:sz w:val="24"/>
            <w:szCs w:val="24"/>
            <w:rtl/>
            <w:lang w:bidi="fa-IR"/>
          </w:rPr>
          <w:delText xml:space="preserve"> ها </w:delText>
        </w:r>
      </w:del>
      <w:ins w:id="17836" w:author="Mehrnazi Boojari" w:date="2019-01-07T09:45:00Z">
        <w:r w:rsidR="006F7CCF">
          <w:rPr>
            <w:rFonts w:ascii="B Lotus" w:hAnsi="B Lotus" w:cs="B Lotus" w:hint="cs"/>
            <w:sz w:val="24"/>
            <w:szCs w:val="24"/>
            <w:rtl/>
            <w:lang w:bidi="fa-IR"/>
          </w:rPr>
          <w:t xml:space="preserve">‌ها </w:t>
        </w:r>
      </w:ins>
      <w:r w:rsidR="00564D68" w:rsidRPr="00471054">
        <w:rPr>
          <w:rFonts w:ascii="B Lotus" w:hAnsi="B Lotus" w:cs="B Lotus" w:hint="cs"/>
          <w:sz w:val="24"/>
          <w:szCs w:val="24"/>
          <w:rtl/>
          <w:lang w:bidi="fa-IR"/>
        </w:rPr>
        <w:t>قرار گرفته است</w:t>
      </w:r>
      <w:del w:id="17837" w:author="Mehrnazi Boojari" w:date="2019-01-15T06:49:00Z">
        <w:r w:rsidR="00564D68" w:rsidRPr="00471054" w:rsidDel="0024356C">
          <w:rPr>
            <w:rFonts w:ascii="B Lotus" w:hAnsi="B Lotus" w:cs="B Lotus" w:hint="cs"/>
            <w:sz w:val="24"/>
            <w:szCs w:val="24"/>
            <w:rtl/>
            <w:lang w:bidi="fa-IR"/>
          </w:rPr>
          <w:delText xml:space="preserve">. </w:delText>
        </w:r>
      </w:del>
      <w:ins w:id="17838" w:author="Mehrnazi Boojari" w:date="2019-01-15T06:49:00Z">
        <w:r w:rsidR="0024356C">
          <w:rPr>
            <w:rFonts w:ascii="B Lotus" w:hAnsi="B Lotus" w:cs="B Lotus" w:hint="cs"/>
            <w:sz w:val="24"/>
            <w:szCs w:val="24"/>
            <w:rtl/>
            <w:lang w:bidi="fa-IR"/>
          </w:rPr>
          <w:t>،</w:t>
        </w:r>
        <w:r w:rsidR="0024356C" w:rsidRPr="00471054">
          <w:rPr>
            <w:rFonts w:ascii="B Lotus" w:hAnsi="B Lotus" w:cs="B Lotus" w:hint="cs"/>
            <w:sz w:val="24"/>
            <w:szCs w:val="24"/>
            <w:rtl/>
            <w:lang w:bidi="fa-IR"/>
          </w:rPr>
          <w:t xml:space="preserve"> </w:t>
        </w:r>
      </w:ins>
      <w:r w:rsidR="002D66F7" w:rsidRPr="00471054">
        <w:rPr>
          <w:rFonts w:ascii="B Lotus" w:hAnsi="B Lotus" w:cs="B Lotus" w:hint="cs"/>
          <w:sz w:val="24"/>
          <w:szCs w:val="24"/>
          <w:rtl/>
          <w:lang w:bidi="fa-IR"/>
        </w:rPr>
        <w:t>و دوم</w:t>
      </w:r>
      <w:del w:id="17839" w:author="Mehrnazi Boojari" w:date="2019-01-08T03:29:00Z">
        <w:r w:rsidR="002D66F7" w:rsidRPr="00471054" w:rsidDel="00666313">
          <w:rPr>
            <w:rFonts w:ascii="B Lotus" w:hAnsi="B Lotus" w:cs="B Lotus" w:hint="cs"/>
            <w:sz w:val="24"/>
            <w:szCs w:val="24"/>
            <w:rtl/>
            <w:lang w:bidi="fa-IR"/>
          </w:rPr>
          <w:delText>؛</w:delText>
        </w:r>
      </w:del>
      <w:r w:rsidR="002D66F7" w:rsidRPr="00471054">
        <w:rPr>
          <w:rFonts w:ascii="B Lotus" w:hAnsi="B Lotus" w:cs="B Lotus" w:hint="cs"/>
          <w:sz w:val="24"/>
          <w:szCs w:val="24"/>
          <w:rtl/>
          <w:lang w:bidi="fa-IR"/>
        </w:rPr>
        <w:t xml:space="preserve"> مشخص</w:t>
      </w:r>
      <w:del w:id="17840" w:author="Mehrnazi Boojari" w:date="2019-01-07T09:49:00Z">
        <w:r w:rsidR="002D66F7" w:rsidRPr="00471054" w:rsidDel="006F7CCF">
          <w:rPr>
            <w:rFonts w:ascii="B Lotus" w:hAnsi="B Lotus" w:cs="B Lotus" w:hint="cs"/>
            <w:sz w:val="24"/>
            <w:szCs w:val="24"/>
            <w:rtl/>
            <w:lang w:bidi="fa-IR"/>
          </w:rPr>
          <w:delText xml:space="preserve"> می </w:delText>
        </w:r>
      </w:del>
      <w:ins w:id="17841" w:author="Mehrnazi Boojari" w:date="2019-01-07T09:49:00Z">
        <w:r w:rsidR="006F7CCF">
          <w:rPr>
            <w:rFonts w:ascii="B Lotus" w:hAnsi="B Lotus" w:cs="B Lotus" w:hint="cs"/>
            <w:sz w:val="24"/>
            <w:szCs w:val="24"/>
            <w:rtl/>
            <w:lang w:bidi="fa-IR"/>
          </w:rPr>
          <w:t xml:space="preserve"> </w:t>
        </w:r>
      </w:ins>
      <w:del w:id="17842" w:author="Mehrnazi Boojari" w:date="2019-01-07T10:52:00Z">
        <w:r w:rsidR="002D66F7" w:rsidRPr="00471054" w:rsidDel="006A1F1D">
          <w:rPr>
            <w:rFonts w:ascii="B Lotus" w:hAnsi="B Lotus" w:cs="B Lotus" w:hint="cs"/>
            <w:sz w:val="24"/>
            <w:szCs w:val="24"/>
            <w:rtl/>
            <w:lang w:bidi="fa-IR"/>
          </w:rPr>
          <w:delText>کند</w:delText>
        </w:r>
      </w:del>
      <w:ins w:id="17843" w:author="Mehrnazi Boojari" w:date="2019-01-07T10:52:00Z">
        <w:r w:rsidR="006A1F1D">
          <w:rPr>
            <w:rFonts w:ascii="B Lotus" w:hAnsi="B Lotus" w:cs="B Lotus" w:hint="cs"/>
            <w:sz w:val="24"/>
            <w:szCs w:val="24"/>
            <w:rtl/>
            <w:lang w:bidi="fa-IR"/>
          </w:rPr>
          <w:t>می‌کند</w:t>
        </w:r>
      </w:ins>
      <w:r w:rsidR="002D66F7" w:rsidRPr="00471054">
        <w:rPr>
          <w:rFonts w:ascii="B Lotus" w:hAnsi="B Lotus" w:cs="B Lotus" w:hint="cs"/>
          <w:sz w:val="24"/>
          <w:szCs w:val="24"/>
          <w:rtl/>
          <w:lang w:bidi="fa-IR"/>
        </w:rPr>
        <w:t xml:space="preserve"> که تا چه میزان سه دسته گفته</w:t>
      </w:r>
      <w:ins w:id="17844" w:author="Mehrnazi Boojari" w:date="2019-01-08T03:29:00Z">
        <w:r w:rsidR="00666313">
          <w:rPr>
            <w:rFonts w:ascii="B Lotus" w:hAnsi="B Lotus" w:cs="B Nazanin" w:hint="cs"/>
            <w:sz w:val="24"/>
            <w:szCs w:val="24"/>
            <w:rtl/>
            <w:lang w:bidi="fa-IR"/>
          </w:rPr>
          <w:t>‌</w:t>
        </w:r>
      </w:ins>
      <w:del w:id="17845" w:author="Mehrnazi Boojari" w:date="2019-01-08T03:29:00Z">
        <w:r w:rsidR="002D66F7" w:rsidRPr="00471054" w:rsidDel="00666313">
          <w:rPr>
            <w:rFonts w:ascii="B Lotus" w:hAnsi="B Lotus" w:cs="B Lotus" w:hint="cs"/>
            <w:sz w:val="24"/>
            <w:szCs w:val="24"/>
            <w:rtl/>
            <w:lang w:bidi="fa-IR"/>
          </w:rPr>
          <w:delText xml:space="preserve"> </w:delText>
        </w:r>
      </w:del>
      <w:r w:rsidR="002D66F7" w:rsidRPr="00471054">
        <w:rPr>
          <w:rFonts w:ascii="B Lotus" w:hAnsi="B Lotus" w:cs="B Lotus" w:hint="cs"/>
          <w:sz w:val="24"/>
          <w:szCs w:val="24"/>
          <w:rtl/>
          <w:lang w:bidi="fa-IR"/>
        </w:rPr>
        <w:t xml:space="preserve">شده در فصول سه و چهار </w:t>
      </w:r>
      <w:r w:rsidR="00695F03" w:rsidRPr="00471054">
        <w:rPr>
          <w:rFonts w:ascii="B Lotus" w:hAnsi="B Lotus" w:cs="B Lotus" w:hint="cs"/>
          <w:sz w:val="24"/>
          <w:szCs w:val="24"/>
          <w:rtl/>
          <w:lang w:bidi="fa-IR"/>
        </w:rPr>
        <w:t>دارای همگرایی است</w:t>
      </w:r>
      <w:del w:id="17846" w:author="Mehrnazi Boojari" w:date="2019-01-07T09:53:00Z">
        <w:r w:rsidR="00695F03" w:rsidRPr="00471054" w:rsidDel="006F7CCF">
          <w:rPr>
            <w:rFonts w:ascii="B Lotus" w:hAnsi="B Lotus" w:cs="B Lotus" w:hint="cs"/>
            <w:sz w:val="24"/>
            <w:szCs w:val="24"/>
            <w:rtl/>
            <w:lang w:bidi="fa-IR"/>
          </w:rPr>
          <w:delText xml:space="preserve"> .</w:delText>
        </w:r>
        <w:r w:rsidR="00F27FE9" w:rsidRPr="00471054" w:rsidDel="006F7CCF">
          <w:rPr>
            <w:rFonts w:ascii="B Lotus" w:hAnsi="B Lotus" w:cs="B Lotus" w:hint="cs"/>
            <w:sz w:val="24"/>
            <w:szCs w:val="24"/>
            <w:rtl/>
            <w:lang w:bidi="fa-IR"/>
          </w:rPr>
          <w:delText xml:space="preserve"> </w:delText>
        </w:r>
      </w:del>
      <w:ins w:id="17847" w:author="Mehrnazi Boojari" w:date="2019-01-07T09:53:00Z">
        <w:r w:rsidR="006F7CCF">
          <w:rPr>
            <w:rFonts w:ascii="B Lotus" w:hAnsi="B Lotus" w:cs="B Lotus" w:hint="cs"/>
            <w:sz w:val="24"/>
            <w:szCs w:val="24"/>
            <w:rtl/>
            <w:lang w:bidi="fa-IR"/>
          </w:rPr>
          <w:t xml:space="preserve">. </w:t>
        </w:r>
      </w:ins>
    </w:p>
    <w:p w14:paraId="3600E8D9" w14:textId="77777777" w:rsidR="007549DC" w:rsidRPr="00471054" w:rsidRDefault="0094444C" w:rsidP="00D94067">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lastRenderedPageBreak/>
        <w:t>بعد از بررسی فراوانی سه دسته ذکر</w:t>
      </w:r>
      <w:del w:id="17848" w:author="Mehrnazi Boojari" w:date="2019-01-15T06:50:00Z">
        <w:r w:rsidRPr="00471054" w:rsidDel="00D94067">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شده در هر دو گروه عامل</w:t>
      </w:r>
      <w:del w:id="17849" w:author="Mehrnazi Boojari" w:date="2019-01-07T09:45:00Z">
        <w:r w:rsidRPr="00471054" w:rsidDel="006F7CCF">
          <w:rPr>
            <w:rFonts w:ascii="B Lotus" w:hAnsi="B Lotus" w:cs="B Lotus" w:hint="cs"/>
            <w:sz w:val="24"/>
            <w:szCs w:val="24"/>
            <w:rtl/>
            <w:lang w:bidi="fa-IR"/>
          </w:rPr>
          <w:delText xml:space="preserve"> ها </w:delText>
        </w:r>
      </w:del>
      <w:ins w:id="17850" w:author="Mehrnazi Boojari" w:date="2019-01-07T09:45:00Z">
        <w:r w:rsidR="006F7CCF">
          <w:rPr>
            <w:rFonts w:ascii="B Lotus" w:hAnsi="B Lotus" w:cs="B Lotus" w:hint="cs"/>
            <w:sz w:val="24"/>
            <w:szCs w:val="24"/>
            <w:rtl/>
            <w:lang w:bidi="fa-IR"/>
          </w:rPr>
          <w:t xml:space="preserve">‌ها </w:t>
        </w:r>
      </w:ins>
      <w:r w:rsidRPr="00471054">
        <w:rPr>
          <w:rFonts w:ascii="B Lotus" w:hAnsi="B Lotus" w:cs="B Lotus" w:hint="cs"/>
          <w:sz w:val="24"/>
          <w:szCs w:val="24"/>
          <w:rtl/>
          <w:lang w:bidi="fa-IR"/>
        </w:rPr>
        <w:t xml:space="preserve">و </w:t>
      </w:r>
      <w:del w:id="17851" w:author="Mehrnazi Boojari" w:date="2019-01-07T09:45:00Z">
        <w:r w:rsidRPr="00471054" w:rsidDel="006F7CCF">
          <w:rPr>
            <w:rFonts w:ascii="B Lotus" w:hAnsi="B Lotus" w:cs="B Lotus" w:hint="cs"/>
            <w:sz w:val="24"/>
            <w:szCs w:val="24"/>
            <w:rtl/>
            <w:lang w:bidi="fa-IR"/>
          </w:rPr>
          <w:delText>راه حل</w:delText>
        </w:r>
      </w:del>
      <w:ins w:id="17852" w:author="Mehrnazi Boojari" w:date="2019-01-07T09:45:00Z">
        <w:r w:rsidR="006F7CCF">
          <w:rPr>
            <w:rFonts w:ascii="B Lotus" w:hAnsi="B Lotus" w:cs="B Lotus" w:hint="cs"/>
            <w:sz w:val="24"/>
            <w:szCs w:val="24"/>
            <w:rtl/>
            <w:lang w:bidi="fa-IR"/>
          </w:rPr>
          <w:t>راه‌حل</w:t>
        </w:r>
      </w:ins>
      <w:del w:id="17853" w:author="Mehrnazi Boojari" w:date="2019-01-07T09:45:00Z">
        <w:r w:rsidRPr="00471054" w:rsidDel="006F7CCF">
          <w:rPr>
            <w:rFonts w:ascii="B Lotus" w:hAnsi="B Lotus" w:cs="B Lotus" w:hint="cs"/>
            <w:sz w:val="24"/>
            <w:szCs w:val="24"/>
            <w:rtl/>
            <w:lang w:bidi="fa-IR"/>
          </w:rPr>
          <w:delText xml:space="preserve"> ها </w:delText>
        </w:r>
      </w:del>
      <w:ins w:id="17854" w:author="Mehrnazi Boojari" w:date="2019-01-07T09:45:00Z">
        <w:r w:rsidR="006F7CCF">
          <w:rPr>
            <w:rFonts w:ascii="B Lotus" w:hAnsi="B Lotus" w:cs="B Lotus" w:hint="cs"/>
            <w:sz w:val="24"/>
            <w:szCs w:val="24"/>
            <w:rtl/>
            <w:lang w:bidi="fa-IR"/>
          </w:rPr>
          <w:t>‌ها</w:t>
        </w:r>
      </w:ins>
      <w:del w:id="17855" w:author="Mehrnazi Boojari" w:date="2019-01-07T09:47:00Z">
        <w:r w:rsidRPr="00471054" w:rsidDel="006F7CCF">
          <w:rPr>
            <w:rFonts w:ascii="B Lotus" w:hAnsi="B Lotus" w:cs="B Lotus" w:hint="cs"/>
            <w:sz w:val="24"/>
            <w:szCs w:val="24"/>
            <w:rtl/>
            <w:lang w:bidi="fa-IR"/>
          </w:rPr>
          <w:delText>؛</w:delText>
        </w:r>
      </w:del>
      <w:ins w:id="17856" w:author="Mehrnazi Boojari" w:date="2019-01-15T06:50:00Z">
        <w:r w:rsidR="00D94067">
          <w:rPr>
            <w:rFonts w:ascii="B Lotus" w:hAnsi="B Lotus" w:cs="B Lotus" w:hint="cs"/>
            <w:sz w:val="24"/>
            <w:szCs w:val="24"/>
            <w:rtl/>
            <w:lang w:bidi="fa-IR"/>
          </w:rPr>
          <w:t>،</w:t>
        </w:r>
      </w:ins>
      <w:r w:rsidRPr="00471054">
        <w:rPr>
          <w:rFonts w:ascii="B Lotus" w:hAnsi="B Lotus" w:cs="B Lotus" w:hint="cs"/>
          <w:sz w:val="24"/>
          <w:szCs w:val="24"/>
          <w:rtl/>
          <w:lang w:bidi="fa-IR"/>
        </w:rPr>
        <w:t xml:space="preserve"> در</w:t>
      </w:r>
      <w:r w:rsidR="00F27FE9" w:rsidRPr="00471054">
        <w:rPr>
          <w:rFonts w:ascii="B Lotus" w:hAnsi="B Lotus" w:cs="B Lotus" w:hint="cs"/>
          <w:sz w:val="24"/>
          <w:szCs w:val="24"/>
          <w:rtl/>
          <w:lang w:bidi="fa-IR"/>
        </w:rPr>
        <w:t xml:space="preserve"> گام دوم با توجه</w:t>
      </w:r>
      <w:r w:rsidR="00B70DF8" w:rsidRPr="00471054">
        <w:rPr>
          <w:rFonts w:ascii="B Lotus" w:hAnsi="B Lotus" w:cs="B Lotus" w:hint="cs"/>
          <w:sz w:val="24"/>
          <w:szCs w:val="24"/>
          <w:rtl/>
          <w:lang w:bidi="fa-IR"/>
        </w:rPr>
        <w:t xml:space="preserve"> به</w:t>
      </w:r>
      <w:r w:rsidR="00F27FE9" w:rsidRPr="00471054">
        <w:rPr>
          <w:rFonts w:ascii="B Lotus" w:hAnsi="B Lotus" w:cs="B Lotus" w:hint="cs"/>
          <w:sz w:val="24"/>
          <w:szCs w:val="24"/>
          <w:rtl/>
          <w:lang w:bidi="fa-IR"/>
        </w:rPr>
        <w:t xml:space="preserve"> نتایج این مقایسه و تحلیل خبرگانی </w:t>
      </w:r>
      <w:del w:id="17857" w:author="Mehrnazi Boojari" w:date="2019-01-07T09:45:00Z">
        <w:r w:rsidR="00F27FE9" w:rsidRPr="00471054" w:rsidDel="006F7CCF">
          <w:rPr>
            <w:rFonts w:ascii="B Lotus" w:hAnsi="B Lotus" w:cs="B Lotus" w:hint="cs"/>
            <w:sz w:val="24"/>
            <w:szCs w:val="24"/>
            <w:rtl/>
            <w:lang w:bidi="fa-IR"/>
          </w:rPr>
          <w:delText>راه حل</w:delText>
        </w:r>
      </w:del>
      <w:ins w:id="17858" w:author="Mehrnazi Boojari" w:date="2019-01-07T09:45:00Z">
        <w:r w:rsidR="006F7CCF">
          <w:rPr>
            <w:rFonts w:ascii="B Lotus" w:hAnsi="B Lotus" w:cs="B Lotus" w:hint="cs"/>
            <w:sz w:val="24"/>
            <w:szCs w:val="24"/>
            <w:rtl/>
            <w:lang w:bidi="fa-IR"/>
          </w:rPr>
          <w:t>راه‌حل</w:t>
        </w:r>
      </w:ins>
      <w:r w:rsidR="00F27FE9" w:rsidRPr="00471054">
        <w:rPr>
          <w:rFonts w:ascii="B Lotus" w:hAnsi="B Lotus" w:cs="B Lotus" w:hint="cs"/>
          <w:sz w:val="24"/>
          <w:szCs w:val="24"/>
          <w:rtl/>
          <w:lang w:bidi="fa-IR"/>
        </w:rPr>
        <w:t xml:space="preserve"> محوری برای موضوع</w:t>
      </w:r>
      <w:r w:rsidRPr="00471054">
        <w:rPr>
          <w:rFonts w:ascii="B Lotus" w:hAnsi="B Lotus" w:cs="B Lotus" w:hint="cs"/>
          <w:sz w:val="24"/>
          <w:szCs w:val="24"/>
          <w:rtl/>
          <w:lang w:bidi="fa-IR"/>
        </w:rPr>
        <w:t xml:space="preserve"> مسکن روستایی انتخاب و برای تعریف پروژه</w:t>
      </w:r>
      <w:del w:id="17859" w:author="Mehrnazi Boojari" w:date="2019-01-07T09:46:00Z">
        <w:r w:rsidRPr="00471054" w:rsidDel="006F7CCF">
          <w:rPr>
            <w:rFonts w:ascii="B Lotus" w:hAnsi="B Lotus" w:cs="B Lotus" w:hint="cs"/>
            <w:sz w:val="24"/>
            <w:szCs w:val="24"/>
            <w:rtl/>
            <w:lang w:bidi="fa-IR"/>
          </w:rPr>
          <w:delText xml:space="preserve"> های </w:delText>
        </w:r>
      </w:del>
      <w:ins w:id="17860"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آتی پیشنهاد</w:t>
      </w:r>
      <w:del w:id="17861" w:author="Mehrnazi Boojari" w:date="2019-01-07T09:49:00Z">
        <w:r w:rsidRPr="00471054" w:rsidDel="006F7CCF">
          <w:rPr>
            <w:rFonts w:ascii="B Lotus" w:hAnsi="B Lotus" w:cs="B Lotus" w:hint="cs"/>
            <w:sz w:val="24"/>
            <w:szCs w:val="24"/>
            <w:rtl/>
            <w:lang w:bidi="fa-IR"/>
          </w:rPr>
          <w:delText xml:space="preserve"> می </w:delText>
        </w:r>
      </w:del>
      <w:ins w:id="17862" w:author="Mehrnazi Boojari" w:date="2019-01-07T09:49:00Z">
        <w:r w:rsidR="006F7CCF">
          <w:rPr>
            <w:rFonts w:ascii="B Lotus" w:hAnsi="B Lotus" w:cs="B Lotus" w:hint="cs"/>
            <w:sz w:val="24"/>
            <w:szCs w:val="24"/>
            <w:rtl/>
            <w:lang w:bidi="fa-IR"/>
          </w:rPr>
          <w:t xml:space="preserve"> می‌</w:t>
        </w:r>
      </w:ins>
      <w:del w:id="17863" w:author="Mehrnazi Boojari" w:date="2019-01-08T01:17:00Z">
        <w:r w:rsidRPr="00471054" w:rsidDel="00632EB0">
          <w:rPr>
            <w:rFonts w:ascii="B Lotus" w:hAnsi="B Lotus" w:cs="B Lotus" w:hint="cs"/>
            <w:sz w:val="24"/>
            <w:szCs w:val="24"/>
            <w:rtl/>
            <w:lang w:bidi="fa-IR"/>
          </w:rPr>
          <w:delText>گردد</w:delText>
        </w:r>
      </w:del>
      <w:ins w:id="17864" w:author="Mehrnazi Boojari" w:date="2019-01-08T01:17:00Z">
        <w:r w:rsidR="00632EB0">
          <w:rPr>
            <w:rFonts w:ascii="B Lotus" w:hAnsi="B Lotus" w:cs="B Lotus" w:hint="cs"/>
            <w:sz w:val="24"/>
            <w:szCs w:val="24"/>
            <w:rtl/>
            <w:lang w:bidi="fa-IR"/>
          </w:rPr>
          <w:t>شود</w:t>
        </w:r>
      </w:ins>
      <w:r w:rsidRPr="00471054">
        <w:rPr>
          <w:rFonts w:ascii="B Lotus" w:hAnsi="B Lotus" w:cs="B Lotus" w:hint="cs"/>
          <w:sz w:val="24"/>
          <w:szCs w:val="24"/>
          <w:rtl/>
          <w:lang w:bidi="fa-IR"/>
        </w:rPr>
        <w:t>.</w:t>
      </w:r>
    </w:p>
    <w:p w14:paraId="5BF1906B" w14:textId="77777777" w:rsidR="00814085" w:rsidRPr="00471054" w:rsidRDefault="0077797D" w:rsidP="0077797D">
      <w:pPr>
        <w:pStyle w:val="Heading3"/>
        <w:jc w:val="both"/>
        <w:rPr>
          <w:rFonts w:ascii="B Lotus" w:hAnsi="B Lotus"/>
          <w:rtl/>
        </w:rPr>
      </w:pPr>
      <w:bookmarkStart w:id="17865" w:name="_Toc533248640"/>
      <w:bookmarkStart w:id="17866" w:name="_Toc533781300"/>
      <w:bookmarkStart w:id="17867" w:name="_Toc533782256"/>
      <w:del w:id="17868" w:author="Mehrnazi Boojari" w:date="2019-01-15T06:58:00Z">
        <w:r w:rsidRPr="00471054" w:rsidDel="003C27F3">
          <w:rPr>
            <w:rFonts w:ascii="B Lotus" w:hAnsi="B Lotus" w:hint="cs"/>
            <w:rtl/>
          </w:rPr>
          <w:delText>فروانی</w:delText>
        </w:r>
      </w:del>
      <w:ins w:id="17869" w:author="Mehrnazi Boojari" w:date="2019-01-15T06:58:00Z">
        <w:r w:rsidR="003C27F3">
          <w:rPr>
            <w:rFonts w:ascii="B Lotus" w:hAnsi="B Lotus" w:hint="cs"/>
            <w:rtl/>
          </w:rPr>
          <w:t>فراوانی</w:t>
        </w:r>
      </w:ins>
      <w:r w:rsidRPr="00471054">
        <w:rPr>
          <w:rFonts w:ascii="B Lotus" w:hAnsi="B Lotus" w:hint="cs"/>
          <w:rtl/>
        </w:rPr>
        <w:t xml:space="preserve"> حوزه‌های بررسی، قوانین و ساختار مرتبط با عامل‌های منتخب در چالش‌</w:t>
      </w:r>
      <w:r w:rsidR="00814085" w:rsidRPr="00471054">
        <w:rPr>
          <w:rFonts w:ascii="B Lotus" w:hAnsi="B Lotus" w:hint="cs"/>
          <w:rtl/>
        </w:rPr>
        <w:t>های مسکن روستایی</w:t>
      </w:r>
      <w:bookmarkEnd w:id="17865"/>
      <w:bookmarkEnd w:id="17866"/>
      <w:bookmarkEnd w:id="17867"/>
    </w:p>
    <w:p w14:paraId="5D3E3807" w14:textId="3963BF0C" w:rsidR="000F3F76" w:rsidRPr="00471054" w:rsidRDefault="00695F03" w:rsidP="00E47B06">
      <w:pPr>
        <w:bidi/>
        <w:ind w:firstLine="227"/>
        <w:jc w:val="both"/>
        <w:rPr>
          <w:rFonts w:ascii="B Lotus" w:hAnsi="B Lotus" w:cs="B Lotus"/>
          <w:sz w:val="24"/>
          <w:szCs w:val="24"/>
          <w:rtl/>
          <w:lang w:bidi="fa-IR"/>
        </w:rPr>
      </w:pPr>
      <w:del w:id="17870" w:author="Mehrnazi Boojari" w:date="2019-01-08T03:28:00Z">
        <w:r w:rsidRPr="00471054" w:rsidDel="00666313">
          <w:rPr>
            <w:rFonts w:ascii="B Lotus" w:hAnsi="B Lotus" w:cs="B Lotus" w:hint="cs"/>
            <w:sz w:val="24"/>
            <w:szCs w:val="24"/>
            <w:rtl/>
            <w:lang w:bidi="fa-IR"/>
          </w:rPr>
          <w:delText>همانطور</w:delText>
        </w:r>
      </w:del>
      <w:ins w:id="17871" w:author="Mehrnazi Boojari" w:date="2019-01-08T03:28:00Z">
        <w:r w:rsidR="00666313">
          <w:rPr>
            <w:rFonts w:ascii="B Lotus" w:hAnsi="B Lotus" w:cs="B Lotus" w:hint="cs"/>
            <w:sz w:val="24"/>
            <w:szCs w:val="24"/>
            <w:rtl/>
            <w:lang w:bidi="fa-IR"/>
          </w:rPr>
          <w:t>همان‌طور</w:t>
        </w:r>
      </w:ins>
      <w:r w:rsidRPr="00471054">
        <w:rPr>
          <w:rFonts w:ascii="B Lotus" w:hAnsi="B Lotus" w:cs="B Lotus" w:hint="cs"/>
          <w:sz w:val="24"/>
          <w:szCs w:val="24"/>
          <w:rtl/>
          <w:lang w:bidi="fa-IR"/>
        </w:rPr>
        <w:t xml:space="preserve"> که در </w:t>
      </w:r>
      <w:r w:rsidR="00287B0C" w:rsidRPr="00471054">
        <w:rPr>
          <w:rFonts w:ascii="B Lotus" w:hAnsi="B Lotus" w:cs="B Lotus" w:hint="cs"/>
          <w:sz w:val="24"/>
          <w:szCs w:val="24"/>
          <w:rtl/>
          <w:lang w:bidi="fa-IR"/>
        </w:rPr>
        <w:t>نمودار 5</w:t>
      </w:r>
      <w:del w:id="17872" w:author="Mehrnazi Boojari" w:date="2019-01-15T06:50:00Z">
        <w:r w:rsidR="00287B0C" w:rsidRPr="00471054" w:rsidDel="00D94067">
          <w:rPr>
            <w:rFonts w:ascii="B Lotus" w:hAnsi="B Lotus" w:cs="B Lotus" w:hint="cs"/>
            <w:sz w:val="24"/>
            <w:szCs w:val="24"/>
            <w:rtl/>
            <w:lang w:bidi="fa-IR"/>
          </w:rPr>
          <w:delText>.</w:delText>
        </w:r>
      </w:del>
      <w:ins w:id="17873" w:author="Mehrnazi Boojari" w:date="2019-01-15T06:50:00Z">
        <w:r w:rsidR="00D94067">
          <w:rPr>
            <w:rFonts w:ascii="B Lotus" w:hAnsi="B Lotus" w:cs="B Lotus" w:hint="cs"/>
            <w:sz w:val="24"/>
            <w:szCs w:val="24"/>
            <w:rtl/>
            <w:lang w:bidi="fa-IR"/>
          </w:rPr>
          <w:t>-</w:t>
        </w:r>
      </w:ins>
      <w:r w:rsidR="00287B0C" w:rsidRPr="00471054">
        <w:rPr>
          <w:rFonts w:ascii="B Lotus" w:hAnsi="B Lotus" w:cs="B Lotus" w:hint="cs"/>
          <w:sz w:val="24"/>
          <w:szCs w:val="24"/>
          <w:rtl/>
          <w:lang w:bidi="fa-IR"/>
        </w:rPr>
        <w:t>1 ملاحظه</w:t>
      </w:r>
      <w:del w:id="17874" w:author="Mehrnazi Boojari" w:date="2019-01-07T09:49:00Z">
        <w:r w:rsidR="00287B0C" w:rsidRPr="00471054" w:rsidDel="006F7CCF">
          <w:rPr>
            <w:rFonts w:ascii="B Lotus" w:hAnsi="B Lotus" w:cs="B Lotus" w:hint="cs"/>
            <w:sz w:val="24"/>
            <w:szCs w:val="24"/>
            <w:rtl/>
            <w:lang w:bidi="fa-IR"/>
          </w:rPr>
          <w:delText xml:space="preserve"> می </w:delText>
        </w:r>
      </w:del>
      <w:ins w:id="17875" w:author="Mehrnazi Boojari" w:date="2019-01-07T09:49:00Z">
        <w:r w:rsidR="006F7CCF">
          <w:rPr>
            <w:rFonts w:ascii="B Lotus" w:hAnsi="B Lotus" w:cs="B Lotus" w:hint="cs"/>
            <w:sz w:val="24"/>
            <w:szCs w:val="24"/>
            <w:rtl/>
            <w:lang w:bidi="fa-IR"/>
          </w:rPr>
          <w:t xml:space="preserve"> می‌</w:t>
        </w:r>
      </w:ins>
      <w:r w:rsidR="00287B0C" w:rsidRPr="00471054">
        <w:rPr>
          <w:rFonts w:ascii="B Lotus" w:hAnsi="B Lotus" w:cs="B Lotus" w:hint="cs"/>
          <w:sz w:val="24"/>
          <w:szCs w:val="24"/>
          <w:rtl/>
          <w:lang w:bidi="fa-IR"/>
        </w:rPr>
        <w:t>شود</w:t>
      </w:r>
      <w:ins w:id="17876" w:author="Mehrnazi Boojari" w:date="2019-01-15T06:50:00Z">
        <w:r w:rsidR="00D94067">
          <w:rPr>
            <w:rFonts w:ascii="B Lotus" w:hAnsi="B Lotus" w:cs="B Lotus" w:hint="cs"/>
            <w:sz w:val="24"/>
            <w:szCs w:val="24"/>
            <w:rtl/>
            <w:lang w:bidi="fa-IR"/>
          </w:rPr>
          <w:t>،</w:t>
        </w:r>
      </w:ins>
      <w:r w:rsidR="00287B0C" w:rsidRPr="00471054">
        <w:rPr>
          <w:rFonts w:ascii="B Lotus" w:hAnsi="B Lotus" w:cs="B Lotus" w:hint="cs"/>
          <w:sz w:val="24"/>
          <w:szCs w:val="24"/>
          <w:rtl/>
          <w:lang w:bidi="fa-IR"/>
        </w:rPr>
        <w:t xml:space="preserve"> </w:t>
      </w:r>
      <w:r w:rsidR="0094444C" w:rsidRPr="00471054">
        <w:rPr>
          <w:rFonts w:ascii="B Lotus" w:hAnsi="B Lotus" w:cs="B Lotus" w:hint="cs"/>
          <w:sz w:val="24"/>
          <w:szCs w:val="24"/>
          <w:rtl/>
          <w:lang w:bidi="fa-IR"/>
        </w:rPr>
        <w:t xml:space="preserve">بیشترین فراوانی در </w:t>
      </w:r>
      <w:r w:rsidR="00D4032F" w:rsidRPr="00471054">
        <w:rPr>
          <w:rFonts w:ascii="B Lotus" w:hAnsi="B Lotus" w:cs="B Lotus" w:hint="cs"/>
          <w:sz w:val="24"/>
          <w:szCs w:val="24"/>
          <w:rtl/>
          <w:lang w:bidi="fa-IR"/>
        </w:rPr>
        <w:t>حوزه بررسی عامل</w:t>
      </w:r>
      <w:del w:id="17877" w:author="Mehrnazi Boojari" w:date="2019-01-07T09:46:00Z">
        <w:r w:rsidR="00D4032F" w:rsidRPr="00471054" w:rsidDel="006F7CCF">
          <w:rPr>
            <w:rFonts w:ascii="B Lotus" w:hAnsi="B Lotus" w:cs="B Lotus" w:hint="cs"/>
            <w:sz w:val="24"/>
            <w:szCs w:val="24"/>
            <w:rtl/>
            <w:lang w:bidi="fa-IR"/>
          </w:rPr>
          <w:delText xml:space="preserve"> های</w:delText>
        </w:r>
        <w:r w:rsidR="0094444C" w:rsidRPr="00471054" w:rsidDel="006F7CCF">
          <w:rPr>
            <w:rFonts w:ascii="B Lotus" w:hAnsi="B Lotus" w:cs="B Lotus" w:hint="cs"/>
            <w:sz w:val="24"/>
            <w:szCs w:val="24"/>
            <w:rtl/>
            <w:lang w:bidi="fa-IR"/>
          </w:rPr>
          <w:delText xml:space="preserve"> </w:delText>
        </w:r>
      </w:del>
      <w:ins w:id="17878" w:author="Mehrnazi Boojari" w:date="2019-01-07T09:46:00Z">
        <w:r w:rsidR="006F7CCF">
          <w:rPr>
            <w:rFonts w:ascii="B Lotus" w:hAnsi="B Lotus" w:cs="B Lotus" w:hint="cs"/>
            <w:sz w:val="24"/>
            <w:szCs w:val="24"/>
            <w:rtl/>
            <w:lang w:bidi="fa-IR"/>
          </w:rPr>
          <w:t xml:space="preserve">‌های </w:t>
        </w:r>
      </w:ins>
      <w:r w:rsidR="0094444C" w:rsidRPr="00471054">
        <w:rPr>
          <w:rFonts w:ascii="B Lotus" w:hAnsi="B Lotus" w:cs="B Lotus" w:hint="cs"/>
          <w:sz w:val="24"/>
          <w:szCs w:val="24"/>
          <w:rtl/>
          <w:lang w:bidi="fa-IR"/>
        </w:rPr>
        <w:t xml:space="preserve">ایجاد چالش مربوط به </w:t>
      </w:r>
      <w:r w:rsidR="0077797D" w:rsidRPr="00471054">
        <w:rPr>
          <w:rFonts w:ascii="B Lotus" w:hAnsi="B Lotus" w:cs="B Lotus" w:hint="cs"/>
          <w:sz w:val="24"/>
          <w:szCs w:val="24"/>
          <w:rtl/>
          <w:lang w:bidi="fa-IR"/>
        </w:rPr>
        <w:t>حوزه برنامه</w:t>
      </w:r>
      <w:ins w:id="17879" w:author="Mehrnazi Boojari" w:date="2019-01-15T06:50:00Z">
        <w:r w:rsidR="00D94067">
          <w:rPr>
            <w:rFonts w:ascii="B Lotus" w:hAnsi="B Lotus" w:cs="B Nazanin" w:hint="cs"/>
            <w:sz w:val="24"/>
            <w:szCs w:val="24"/>
            <w:rtl/>
            <w:lang w:bidi="fa-IR"/>
          </w:rPr>
          <w:t>‌</w:t>
        </w:r>
      </w:ins>
      <w:del w:id="17880" w:author="Mehrnazi Boojari" w:date="2019-01-15T06:50:00Z">
        <w:r w:rsidR="0077797D" w:rsidRPr="00471054" w:rsidDel="00D94067">
          <w:rPr>
            <w:rFonts w:ascii="B Lotus" w:hAnsi="B Lotus" w:cs="B Lotus" w:hint="cs"/>
            <w:sz w:val="24"/>
            <w:szCs w:val="24"/>
            <w:rtl/>
            <w:lang w:bidi="fa-IR"/>
          </w:rPr>
          <w:delText>‌</w:delText>
        </w:r>
      </w:del>
      <w:r w:rsidR="004224F7" w:rsidRPr="00471054">
        <w:rPr>
          <w:rFonts w:ascii="B Lotus" w:hAnsi="B Lotus" w:cs="B Lotus" w:hint="cs"/>
          <w:sz w:val="24"/>
          <w:szCs w:val="24"/>
          <w:rtl/>
          <w:lang w:bidi="fa-IR"/>
        </w:rPr>
        <w:t>ریزی (46 درصد)</w:t>
      </w:r>
      <w:r w:rsidR="0077797D" w:rsidRPr="00471054">
        <w:rPr>
          <w:rFonts w:ascii="B Lotus" w:hAnsi="B Lotus" w:cs="B Lotus" w:hint="cs"/>
          <w:sz w:val="24"/>
          <w:szCs w:val="24"/>
          <w:rtl/>
          <w:lang w:bidi="fa-IR"/>
        </w:rPr>
        <w:t xml:space="preserve"> </w:t>
      </w:r>
      <w:r w:rsidR="0094444C" w:rsidRPr="00471054">
        <w:rPr>
          <w:rFonts w:ascii="B Lotus" w:hAnsi="B Lotus" w:cs="B Lotus" w:hint="cs"/>
          <w:sz w:val="24"/>
          <w:szCs w:val="24"/>
          <w:rtl/>
          <w:lang w:bidi="fa-IR"/>
        </w:rPr>
        <w:t xml:space="preserve">بوده و </w:t>
      </w:r>
      <w:r w:rsidR="0077797D" w:rsidRPr="00471054">
        <w:rPr>
          <w:rFonts w:ascii="B Lotus" w:hAnsi="B Lotus" w:cs="B Lotus" w:hint="cs"/>
          <w:sz w:val="24"/>
          <w:szCs w:val="24"/>
          <w:rtl/>
          <w:lang w:bidi="fa-IR"/>
        </w:rPr>
        <w:t>حوزه ساختاری (صفر در</w:t>
      </w:r>
      <w:r w:rsidR="004224F7" w:rsidRPr="00471054">
        <w:rPr>
          <w:rFonts w:ascii="B Lotus" w:hAnsi="B Lotus" w:cs="B Lotus" w:hint="cs"/>
          <w:sz w:val="24"/>
          <w:szCs w:val="24"/>
          <w:rtl/>
          <w:lang w:bidi="fa-IR"/>
        </w:rPr>
        <w:t xml:space="preserve">صد) کمترین فراوانی </w:t>
      </w:r>
      <w:r w:rsidR="008612CE" w:rsidRPr="00471054">
        <w:rPr>
          <w:rFonts w:ascii="B Lotus" w:hAnsi="B Lotus" w:cs="B Lotus" w:hint="cs"/>
          <w:sz w:val="24"/>
          <w:szCs w:val="24"/>
          <w:rtl/>
          <w:lang w:bidi="fa-IR"/>
        </w:rPr>
        <w:t>را ب</w:t>
      </w:r>
      <w:ins w:id="17881" w:author="Mehrnazi Boojari" w:date="2019-01-08T03:28:00Z">
        <w:r w:rsidR="00666313">
          <w:rPr>
            <w:rFonts w:ascii="B Lotus" w:hAnsi="B Lotus" w:cs="B Lotus" w:hint="cs"/>
            <w:sz w:val="24"/>
            <w:szCs w:val="24"/>
            <w:rtl/>
            <w:lang w:bidi="fa-IR"/>
          </w:rPr>
          <w:t xml:space="preserve">ه </w:t>
        </w:r>
      </w:ins>
      <w:r w:rsidR="008612CE" w:rsidRPr="00471054">
        <w:rPr>
          <w:rFonts w:ascii="B Lotus" w:hAnsi="B Lotus" w:cs="B Lotus" w:hint="cs"/>
          <w:sz w:val="24"/>
          <w:szCs w:val="24"/>
          <w:rtl/>
          <w:lang w:bidi="fa-IR"/>
        </w:rPr>
        <w:t>خود اختصاص داده است.</w:t>
      </w:r>
      <w:r w:rsidR="004224F7" w:rsidRPr="00471054">
        <w:rPr>
          <w:rFonts w:ascii="B Lotus" w:hAnsi="B Lotus" w:cs="B Lotus" w:hint="cs"/>
          <w:sz w:val="24"/>
          <w:szCs w:val="24"/>
          <w:rtl/>
          <w:lang w:bidi="fa-IR"/>
        </w:rPr>
        <w:t xml:space="preserve"> </w:t>
      </w:r>
      <w:r w:rsidR="008612CE" w:rsidRPr="00471054">
        <w:rPr>
          <w:rFonts w:ascii="B Lotus" w:hAnsi="B Lotus" w:cs="B Lotus" w:hint="cs"/>
          <w:sz w:val="24"/>
          <w:szCs w:val="24"/>
          <w:rtl/>
          <w:lang w:bidi="fa-IR"/>
        </w:rPr>
        <w:t xml:space="preserve">این </w:t>
      </w:r>
      <w:r w:rsidR="004224F7" w:rsidRPr="00471054">
        <w:rPr>
          <w:rFonts w:ascii="B Lotus" w:hAnsi="B Lotus" w:cs="B Lotus" w:hint="cs"/>
          <w:sz w:val="24"/>
          <w:szCs w:val="24"/>
          <w:rtl/>
          <w:lang w:bidi="fa-IR"/>
        </w:rPr>
        <w:t>بدان معناست که بیشترین عوامل در چالش</w:t>
      </w:r>
      <w:del w:id="17882" w:author="Mehrnazi Boojari" w:date="2019-01-07T09:46:00Z">
        <w:r w:rsidR="004224F7" w:rsidRPr="00471054" w:rsidDel="006F7CCF">
          <w:rPr>
            <w:rFonts w:ascii="B Lotus" w:hAnsi="B Lotus" w:cs="B Lotus" w:hint="cs"/>
            <w:sz w:val="24"/>
            <w:szCs w:val="24"/>
            <w:rtl/>
            <w:lang w:bidi="fa-IR"/>
          </w:rPr>
          <w:delText xml:space="preserve"> های </w:delText>
        </w:r>
      </w:del>
      <w:ins w:id="17883" w:author="Mehrnazi Boojari" w:date="2019-01-07T09:46:00Z">
        <w:r w:rsidR="006F7CCF">
          <w:rPr>
            <w:rFonts w:ascii="B Lotus" w:hAnsi="B Lotus" w:cs="B Lotus" w:hint="cs"/>
            <w:sz w:val="24"/>
            <w:szCs w:val="24"/>
            <w:rtl/>
            <w:lang w:bidi="fa-IR"/>
          </w:rPr>
          <w:t xml:space="preserve">‌های </w:t>
        </w:r>
      </w:ins>
      <w:r w:rsidR="004224F7" w:rsidRPr="00471054">
        <w:rPr>
          <w:rFonts w:ascii="B Lotus" w:hAnsi="B Lotus" w:cs="B Lotus" w:hint="cs"/>
          <w:sz w:val="24"/>
          <w:szCs w:val="24"/>
          <w:rtl/>
          <w:lang w:bidi="fa-IR"/>
        </w:rPr>
        <w:t>مسکن روستایی در حوزه برنامه</w:t>
      </w:r>
      <w:del w:id="17884" w:author="Mehrnazi Boojari" w:date="2019-01-07T10:05:00Z">
        <w:r w:rsidR="004224F7" w:rsidRPr="00471054" w:rsidDel="00A31D6F">
          <w:rPr>
            <w:rFonts w:ascii="B Lotus" w:hAnsi="B Lotus" w:cs="B Lotus" w:hint="cs"/>
            <w:sz w:val="24"/>
            <w:szCs w:val="24"/>
            <w:rtl/>
            <w:lang w:bidi="fa-IR"/>
          </w:rPr>
          <w:delText xml:space="preserve"> ریزی </w:delText>
        </w:r>
      </w:del>
      <w:ins w:id="17885" w:author="Mehrnazi Boojari" w:date="2019-01-07T10:05:00Z">
        <w:r w:rsidR="00A31D6F">
          <w:rPr>
            <w:rFonts w:ascii="B Lotus" w:hAnsi="B Lotus" w:cs="B Lotus" w:hint="cs"/>
            <w:sz w:val="24"/>
            <w:szCs w:val="24"/>
            <w:rtl/>
            <w:lang w:bidi="fa-IR"/>
          </w:rPr>
          <w:t xml:space="preserve">‌ریزی </w:t>
        </w:r>
      </w:ins>
      <w:r w:rsidR="004224F7" w:rsidRPr="00471054">
        <w:rPr>
          <w:rFonts w:ascii="B Lotus" w:hAnsi="B Lotus" w:cs="B Lotus" w:hint="cs"/>
          <w:sz w:val="24"/>
          <w:szCs w:val="24"/>
          <w:rtl/>
          <w:lang w:bidi="fa-IR"/>
        </w:rPr>
        <w:t>جا دارد</w:t>
      </w:r>
      <w:ins w:id="17886" w:author="Mehrnazi Boojari" w:date="2019-01-15T06:51:00Z">
        <w:r w:rsidR="00D94067">
          <w:rPr>
            <w:rFonts w:ascii="B Lotus" w:hAnsi="B Lotus" w:cs="B Lotus" w:hint="cs"/>
            <w:sz w:val="24"/>
            <w:szCs w:val="24"/>
            <w:rtl/>
            <w:lang w:bidi="fa-IR"/>
          </w:rPr>
          <w:t>.</w:t>
        </w:r>
      </w:ins>
      <w:r w:rsidR="004224F7" w:rsidRPr="00471054">
        <w:rPr>
          <w:rFonts w:ascii="B Lotus" w:hAnsi="B Lotus" w:cs="B Lotus" w:hint="cs"/>
          <w:sz w:val="24"/>
          <w:szCs w:val="24"/>
          <w:rtl/>
          <w:lang w:bidi="fa-IR"/>
        </w:rPr>
        <w:t xml:space="preserve"> این </w:t>
      </w:r>
      <w:ins w:id="17887" w:author="Mehrnazi Boojari" w:date="2019-01-15T06:51:00Z">
        <w:r w:rsidR="00D94067">
          <w:rPr>
            <w:rFonts w:ascii="B Lotus" w:hAnsi="B Lotus" w:cs="B Lotus" w:hint="cs"/>
            <w:sz w:val="24"/>
            <w:szCs w:val="24"/>
            <w:rtl/>
            <w:lang w:bidi="fa-IR"/>
          </w:rPr>
          <w:t xml:space="preserve">مسئله </w:t>
        </w:r>
      </w:ins>
      <w:r w:rsidR="004224F7" w:rsidRPr="00471054">
        <w:rPr>
          <w:rFonts w:ascii="B Lotus" w:hAnsi="B Lotus" w:cs="B Lotus" w:hint="cs"/>
          <w:sz w:val="24"/>
          <w:szCs w:val="24"/>
          <w:rtl/>
          <w:lang w:bidi="fa-IR"/>
        </w:rPr>
        <w:t xml:space="preserve">بسیار </w:t>
      </w:r>
      <w:del w:id="17888" w:author="Mehrnazi Boojari" w:date="2019-01-07T09:55:00Z">
        <w:r w:rsidR="004224F7" w:rsidRPr="00471054" w:rsidDel="00A31D6F">
          <w:rPr>
            <w:rFonts w:ascii="B Lotus" w:hAnsi="B Lotus" w:cs="B Lotus" w:hint="cs"/>
            <w:sz w:val="24"/>
            <w:szCs w:val="24"/>
            <w:rtl/>
            <w:lang w:bidi="fa-IR"/>
          </w:rPr>
          <w:delText>حائز اهمیت</w:delText>
        </w:r>
      </w:del>
      <w:ins w:id="17889" w:author="Mehrnazi Boojari" w:date="2019-01-07T09:55:00Z">
        <w:r w:rsidR="00A31D6F">
          <w:rPr>
            <w:rFonts w:ascii="B Lotus" w:hAnsi="B Lotus" w:cs="B Lotus" w:hint="cs"/>
            <w:sz w:val="24"/>
            <w:szCs w:val="24"/>
            <w:rtl/>
            <w:lang w:bidi="fa-IR"/>
          </w:rPr>
          <w:t>حائزاهمیت</w:t>
        </w:r>
      </w:ins>
      <w:r w:rsidR="004224F7" w:rsidRPr="00471054">
        <w:rPr>
          <w:rFonts w:ascii="B Lotus" w:hAnsi="B Lotus" w:cs="B Lotus" w:hint="cs"/>
          <w:sz w:val="24"/>
          <w:szCs w:val="24"/>
          <w:rtl/>
          <w:lang w:bidi="fa-IR"/>
        </w:rPr>
        <w:t xml:space="preserve"> است</w:t>
      </w:r>
      <w:ins w:id="17890" w:author="Mehrnazi Boojari" w:date="2019-01-08T03:28:00Z">
        <w:r w:rsidR="00666313">
          <w:rPr>
            <w:rFonts w:ascii="B Lotus" w:hAnsi="B Lotus" w:cs="B Lotus" w:hint="cs"/>
            <w:sz w:val="24"/>
            <w:szCs w:val="24"/>
            <w:rtl/>
            <w:lang w:bidi="fa-IR"/>
          </w:rPr>
          <w:t>؛</w:t>
        </w:r>
      </w:ins>
      <w:r w:rsidR="004224F7" w:rsidRPr="00471054">
        <w:rPr>
          <w:rFonts w:ascii="B Lotus" w:hAnsi="B Lotus" w:cs="B Lotus" w:hint="cs"/>
          <w:sz w:val="24"/>
          <w:szCs w:val="24"/>
          <w:rtl/>
          <w:lang w:bidi="fa-IR"/>
        </w:rPr>
        <w:t xml:space="preserve"> </w:t>
      </w:r>
      <w:del w:id="17891" w:author="Mehrnazi Boojari" w:date="2019-01-08T00:21:00Z">
        <w:r w:rsidR="004224F7" w:rsidRPr="00471054" w:rsidDel="007934C7">
          <w:rPr>
            <w:rFonts w:ascii="B Lotus" w:hAnsi="B Lotus" w:cs="B Lotus" w:hint="cs"/>
            <w:sz w:val="24"/>
            <w:szCs w:val="24"/>
            <w:rtl/>
            <w:lang w:bidi="fa-IR"/>
          </w:rPr>
          <w:delText>چرا که</w:delText>
        </w:r>
      </w:del>
      <w:ins w:id="17892" w:author="Mehrnazi Boojari" w:date="2019-01-08T00:21:00Z">
        <w:r w:rsidR="007934C7">
          <w:rPr>
            <w:rFonts w:ascii="B Lotus" w:hAnsi="B Lotus" w:cs="B Lotus" w:hint="cs"/>
            <w:sz w:val="24"/>
            <w:szCs w:val="24"/>
            <w:rtl/>
            <w:lang w:bidi="fa-IR"/>
          </w:rPr>
          <w:t>زیرا</w:t>
        </w:r>
      </w:ins>
      <w:r w:rsidR="004224F7" w:rsidRPr="00471054">
        <w:rPr>
          <w:rFonts w:ascii="B Lotus" w:hAnsi="B Lotus" w:cs="B Lotus" w:hint="cs"/>
          <w:sz w:val="24"/>
          <w:szCs w:val="24"/>
          <w:rtl/>
          <w:lang w:bidi="fa-IR"/>
        </w:rPr>
        <w:t xml:space="preserve"> با تدوین دستورالعمل</w:t>
      </w:r>
      <w:del w:id="17893" w:author="Mehrnazi Boojari" w:date="2019-01-07T09:46:00Z">
        <w:r w:rsidR="004224F7" w:rsidRPr="00471054" w:rsidDel="006F7CCF">
          <w:rPr>
            <w:rFonts w:ascii="B Lotus" w:hAnsi="B Lotus" w:cs="B Lotus" w:hint="cs"/>
            <w:sz w:val="24"/>
            <w:szCs w:val="24"/>
            <w:rtl/>
            <w:lang w:bidi="fa-IR"/>
          </w:rPr>
          <w:delText xml:space="preserve"> های </w:delText>
        </w:r>
      </w:del>
      <w:ins w:id="17894" w:author="Mehrnazi Boojari" w:date="2019-01-07T09:46:00Z">
        <w:r w:rsidR="006F7CCF">
          <w:rPr>
            <w:rFonts w:ascii="B Lotus" w:hAnsi="B Lotus" w:cs="B Lotus" w:hint="cs"/>
            <w:sz w:val="24"/>
            <w:szCs w:val="24"/>
            <w:rtl/>
            <w:lang w:bidi="fa-IR"/>
          </w:rPr>
          <w:t xml:space="preserve">‌های </w:t>
        </w:r>
      </w:ins>
      <w:r w:rsidR="004224F7" w:rsidRPr="00471054">
        <w:rPr>
          <w:rFonts w:ascii="B Lotus" w:hAnsi="B Lotus" w:cs="B Lotus" w:hint="cs"/>
          <w:sz w:val="24"/>
          <w:szCs w:val="24"/>
          <w:rtl/>
          <w:lang w:bidi="fa-IR"/>
        </w:rPr>
        <w:t xml:space="preserve">داخلی و به </w:t>
      </w:r>
      <w:r w:rsidR="00B70DF8" w:rsidRPr="00471054">
        <w:rPr>
          <w:rFonts w:ascii="B Lotus" w:hAnsi="B Lotus" w:cs="B Lotus" w:hint="cs"/>
          <w:sz w:val="24"/>
          <w:szCs w:val="24"/>
          <w:rtl/>
          <w:lang w:bidi="fa-IR"/>
        </w:rPr>
        <w:t>عبارتی بهتر</w:t>
      </w:r>
      <w:r w:rsidR="004224F7" w:rsidRPr="00471054">
        <w:rPr>
          <w:rFonts w:ascii="B Lotus" w:hAnsi="B Lotus" w:cs="B Lotus" w:hint="cs"/>
          <w:sz w:val="24"/>
          <w:szCs w:val="24"/>
          <w:rtl/>
          <w:lang w:bidi="fa-IR"/>
        </w:rPr>
        <w:t xml:space="preserve"> با یک برنامه</w:t>
      </w:r>
      <w:del w:id="17895" w:author="Mehrnazi Boojari" w:date="2019-01-07T10:05:00Z">
        <w:r w:rsidR="004224F7" w:rsidRPr="00471054" w:rsidDel="00A31D6F">
          <w:rPr>
            <w:rFonts w:ascii="B Lotus" w:hAnsi="B Lotus" w:cs="B Lotus" w:hint="cs"/>
            <w:sz w:val="24"/>
            <w:szCs w:val="24"/>
            <w:rtl/>
            <w:lang w:bidi="fa-IR"/>
          </w:rPr>
          <w:delText xml:space="preserve"> ریزی </w:delText>
        </w:r>
      </w:del>
      <w:ins w:id="17896" w:author="Mehrnazi Boojari" w:date="2019-01-07T10:05:00Z">
        <w:r w:rsidR="00A31D6F">
          <w:rPr>
            <w:rFonts w:ascii="B Lotus" w:hAnsi="B Lotus" w:cs="B Lotus" w:hint="cs"/>
            <w:sz w:val="24"/>
            <w:szCs w:val="24"/>
            <w:rtl/>
            <w:lang w:bidi="fa-IR"/>
          </w:rPr>
          <w:t xml:space="preserve">‌ریزی </w:t>
        </w:r>
      </w:ins>
      <w:r w:rsidR="004224F7" w:rsidRPr="00471054">
        <w:rPr>
          <w:rFonts w:ascii="B Lotus" w:hAnsi="B Lotus" w:cs="B Lotus" w:hint="cs"/>
          <w:sz w:val="24"/>
          <w:szCs w:val="24"/>
          <w:rtl/>
          <w:lang w:bidi="fa-IR"/>
        </w:rPr>
        <w:t>صحیح</w:t>
      </w:r>
      <w:r w:rsidR="00B70DF8" w:rsidRPr="00471054">
        <w:rPr>
          <w:rFonts w:ascii="B Lotus" w:hAnsi="B Lotus" w:cs="B Lotus" w:hint="cs"/>
          <w:sz w:val="24"/>
          <w:szCs w:val="24"/>
          <w:rtl/>
          <w:lang w:bidi="fa-IR"/>
        </w:rPr>
        <w:t>،</w:t>
      </w:r>
      <w:r w:rsidR="004224F7" w:rsidRPr="00471054">
        <w:rPr>
          <w:rFonts w:ascii="B Lotus" w:hAnsi="B Lotus" w:cs="B Lotus" w:hint="cs"/>
          <w:sz w:val="24"/>
          <w:szCs w:val="24"/>
          <w:rtl/>
          <w:lang w:bidi="fa-IR"/>
        </w:rPr>
        <w:t xml:space="preserve"> بخش اعظمی از چالش</w:t>
      </w:r>
      <w:del w:id="17897" w:author="Mehrnazi Boojari" w:date="2019-01-07T09:46:00Z">
        <w:r w:rsidR="004224F7" w:rsidRPr="00471054" w:rsidDel="006F7CCF">
          <w:rPr>
            <w:rFonts w:ascii="B Lotus" w:hAnsi="B Lotus" w:cs="B Lotus" w:hint="cs"/>
            <w:sz w:val="24"/>
            <w:szCs w:val="24"/>
            <w:rtl/>
            <w:lang w:bidi="fa-IR"/>
          </w:rPr>
          <w:delText xml:space="preserve"> های </w:delText>
        </w:r>
      </w:del>
      <w:ins w:id="17898" w:author="Mehrnazi Boojari" w:date="2019-01-07T09:46:00Z">
        <w:r w:rsidR="006F7CCF">
          <w:rPr>
            <w:rFonts w:ascii="B Lotus" w:hAnsi="B Lotus" w:cs="B Lotus" w:hint="cs"/>
            <w:sz w:val="24"/>
            <w:szCs w:val="24"/>
            <w:rtl/>
            <w:lang w:bidi="fa-IR"/>
          </w:rPr>
          <w:t xml:space="preserve">‌های </w:t>
        </w:r>
      </w:ins>
      <w:r w:rsidR="004224F7" w:rsidRPr="00471054">
        <w:rPr>
          <w:rFonts w:ascii="B Lotus" w:hAnsi="B Lotus" w:cs="B Lotus" w:hint="cs"/>
          <w:sz w:val="24"/>
          <w:szCs w:val="24"/>
          <w:rtl/>
          <w:lang w:bidi="fa-IR"/>
        </w:rPr>
        <w:t>حوزه مسکن روستایی مرت</w:t>
      </w:r>
      <w:r w:rsidR="0099562E" w:rsidRPr="00471054">
        <w:rPr>
          <w:rFonts w:ascii="B Lotus" w:hAnsi="B Lotus" w:cs="B Lotus" w:hint="cs"/>
          <w:sz w:val="24"/>
          <w:szCs w:val="24"/>
          <w:rtl/>
          <w:lang w:bidi="fa-IR"/>
        </w:rPr>
        <w:t>ف</w:t>
      </w:r>
      <w:r w:rsidR="00B70DF8" w:rsidRPr="00471054">
        <w:rPr>
          <w:rFonts w:ascii="B Lotus" w:hAnsi="B Lotus" w:cs="B Lotus" w:hint="cs"/>
          <w:sz w:val="24"/>
          <w:szCs w:val="24"/>
          <w:rtl/>
          <w:lang w:bidi="fa-IR"/>
        </w:rPr>
        <w:t xml:space="preserve">ع </w:t>
      </w:r>
      <w:del w:id="17899" w:author="Mehrnazi Boojari" w:date="2019-01-15T06:51:00Z">
        <w:r w:rsidR="00B70DF8" w:rsidRPr="00471054" w:rsidDel="00D94067">
          <w:rPr>
            <w:rFonts w:ascii="B Lotus" w:hAnsi="B Lotus" w:cs="B Lotus" w:hint="cs"/>
            <w:sz w:val="24"/>
            <w:szCs w:val="24"/>
            <w:rtl/>
            <w:lang w:bidi="fa-IR"/>
          </w:rPr>
          <w:delText>خواهد گردید</w:delText>
        </w:r>
      </w:del>
      <w:ins w:id="17900" w:author="Mehrnazi Boojari" w:date="2019-01-15T06:51:00Z">
        <w:r w:rsidR="00D94067">
          <w:rPr>
            <w:rFonts w:ascii="B Lotus" w:hAnsi="B Lotus" w:cs="B Lotus" w:hint="cs"/>
            <w:sz w:val="24"/>
            <w:szCs w:val="24"/>
            <w:rtl/>
            <w:lang w:bidi="fa-IR"/>
          </w:rPr>
          <w:t>می</w:t>
        </w:r>
        <w:r w:rsidR="00D94067">
          <w:rPr>
            <w:rFonts w:ascii="B Lotus" w:hAnsi="B Lotus" w:cs="B Nazanin" w:hint="cs"/>
            <w:sz w:val="24"/>
            <w:szCs w:val="24"/>
            <w:rtl/>
            <w:lang w:bidi="fa-IR"/>
          </w:rPr>
          <w:t>‌</w:t>
        </w:r>
        <w:r w:rsidR="00D94067">
          <w:rPr>
            <w:rFonts w:ascii="B Lotus" w:hAnsi="B Lotus" w:cs="B Lotus" w:hint="cs"/>
            <w:sz w:val="24"/>
            <w:szCs w:val="24"/>
            <w:rtl/>
            <w:lang w:bidi="fa-IR"/>
          </w:rPr>
          <w:t>شود</w:t>
        </w:r>
      </w:ins>
      <w:r w:rsidR="004224F7" w:rsidRPr="00471054">
        <w:rPr>
          <w:rFonts w:ascii="B Lotus" w:hAnsi="B Lotus" w:cs="B Lotus" w:hint="cs"/>
          <w:sz w:val="24"/>
          <w:szCs w:val="24"/>
          <w:rtl/>
          <w:lang w:bidi="fa-IR"/>
        </w:rPr>
        <w:t>.</w:t>
      </w:r>
      <w:r w:rsidR="008612CE" w:rsidRPr="00471054">
        <w:rPr>
          <w:rFonts w:ascii="B Lotus" w:hAnsi="B Lotus" w:cs="B Lotus" w:hint="cs"/>
          <w:sz w:val="24"/>
          <w:szCs w:val="24"/>
          <w:rtl/>
          <w:lang w:bidi="fa-IR"/>
        </w:rPr>
        <w:t xml:space="preserve"> صفر</w:t>
      </w:r>
      <w:del w:id="17901" w:author="Mehrnazi Boojari" w:date="2019-01-07T10:45:00Z">
        <w:r w:rsidR="008612CE" w:rsidRPr="00471054" w:rsidDel="006A1F1D">
          <w:rPr>
            <w:rFonts w:ascii="B Lotus" w:hAnsi="B Lotus" w:cs="B Lotus" w:hint="cs"/>
            <w:sz w:val="24"/>
            <w:szCs w:val="24"/>
            <w:rtl/>
            <w:lang w:bidi="fa-IR"/>
          </w:rPr>
          <w:delText xml:space="preserve"> بودن </w:delText>
        </w:r>
      </w:del>
      <w:ins w:id="17902" w:author="Mehrnazi Boojari" w:date="2019-01-07T10:45:00Z">
        <w:r w:rsidR="006A1F1D">
          <w:rPr>
            <w:rFonts w:ascii="B Lotus" w:hAnsi="B Lotus" w:cs="B Lotus" w:hint="cs"/>
            <w:sz w:val="24"/>
            <w:szCs w:val="24"/>
            <w:rtl/>
            <w:lang w:bidi="fa-IR"/>
          </w:rPr>
          <w:t xml:space="preserve">‌بودن </w:t>
        </w:r>
      </w:ins>
      <w:r w:rsidR="008612CE" w:rsidRPr="00471054">
        <w:rPr>
          <w:rFonts w:ascii="B Lotus" w:hAnsi="B Lotus" w:cs="B Lotus" w:hint="cs"/>
          <w:sz w:val="24"/>
          <w:szCs w:val="24"/>
          <w:rtl/>
          <w:lang w:bidi="fa-IR"/>
        </w:rPr>
        <w:t>حوزه ساختار مشخص</w:t>
      </w:r>
      <w:del w:id="17903" w:author="Mehrnazi Boojari" w:date="2019-01-07T09:49:00Z">
        <w:r w:rsidR="008612CE" w:rsidRPr="00471054" w:rsidDel="006F7CCF">
          <w:rPr>
            <w:rFonts w:ascii="B Lotus" w:hAnsi="B Lotus" w:cs="B Lotus" w:hint="cs"/>
            <w:sz w:val="24"/>
            <w:szCs w:val="24"/>
            <w:rtl/>
            <w:lang w:bidi="fa-IR"/>
          </w:rPr>
          <w:delText xml:space="preserve"> می </w:delText>
        </w:r>
      </w:del>
      <w:ins w:id="17904" w:author="Mehrnazi Boojari" w:date="2019-01-07T09:49:00Z">
        <w:r w:rsidR="006F7CCF">
          <w:rPr>
            <w:rFonts w:ascii="B Lotus" w:hAnsi="B Lotus" w:cs="B Lotus" w:hint="cs"/>
            <w:sz w:val="24"/>
            <w:szCs w:val="24"/>
            <w:rtl/>
            <w:lang w:bidi="fa-IR"/>
          </w:rPr>
          <w:t xml:space="preserve"> </w:t>
        </w:r>
      </w:ins>
      <w:del w:id="17905" w:author="Mehrnazi Boojari" w:date="2019-01-07T10:52:00Z">
        <w:r w:rsidR="008612CE" w:rsidRPr="00471054" w:rsidDel="006A1F1D">
          <w:rPr>
            <w:rFonts w:ascii="B Lotus" w:hAnsi="B Lotus" w:cs="B Lotus" w:hint="cs"/>
            <w:sz w:val="24"/>
            <w:szCs w:val="24"/>
            <w:rtl/>
            <w:lang w:bidi="fa-IR"/>
          </w:rPr>
          <w:delText>کند</w:delText>
        </w:r>
      </w:del>
      <w:ins w:id="17906" w:author="Mehrnazi Boojari" w:date="2019-01-07T10:52:00Z">
        <w:r w:rsidR="006A1F1D">
          <w:rPr>
            <w:rFonts w:ascii="B Lotus" w:hAnsi="B Lotus" w:cs="B Lotus" w:hint="cs"/>
            <w:sz w:val="24"/>
            <w:szCs w:val="24"/>
            <w:rtl/>
            <w:lang w:bidi="fa-IR"/>
          </w:rPr>
          <w:t>می‌کند</w:t>
        </w:r>
      </w:ins>
      <w:r w:rsidR="008612CE" w:rsidRPr="00471054">
        <w:rPr>
          <w:rFonts w:ascii="B Lotus" w:hAnsi="B Lotus" w:cs="B Lotus" w:hint="cs"/>
          <w:sz w:val="24"/>
          <w:szCs w:val="24"/>
          <w:rtl/>
          <w:lang w:bidi="fa-IR"/>
        </w:rPr>
        <w:t xml:space="preserve"> که چالش</w:t>
      </w:r>
      <w:del w:id="17907" w:author="Mehrnazi Boojari" w:date="2019-01-07T09:46:00Z">
        <w:r w:rsidR="008612CE" w:rsidRPr="00471054" w:rsidDel="006F7CCF">
          <w:rPr>
            <w:rFonts w:ascii="B Lotus" w:hAnsi="B Lotus" w:cs="B Lotus" w:hint="cs"/>
            <w:sz w:val="24"/>
            <w:szCs w:val="24"/>
            <w:rtl/>
            <w:lang w:bidi="fa-IR"/>
          </w:rPr>
          <w:delText xml:space="preserve"> های </w:delText>
        </w:r>
      </w:del>
      <w:ins w:id="17908" w:author="Mehrnazi Boojari" w:date="2019-01-07T09:46:00Z">
        <w:r w:rsidR="006F7CCF">
          <w:rPr>
            <w:rFonts w:ascii="B Lotus" w:hAnsi="B Lotus" w:cs="B Lotus" w:hint="cs"/>
            <w:sz w:val="24"/>
            <w:szCs w:val="24"/>
            <w:rtl/>
            <w:lang w:bidi="fa-IR"/>
          </w:rPr>
          <w:t xml:space="preserve">‌های </w:t>
        </w:r>
      </w:ins>
      <w:r w:rsidR="008612CE" w:rsidRPr="00471054">
        <w:rPr>
          <w:rFonts w:ascii="B Lotus" w:hAnsi="B Lotus" w:cs="B Lotus" w:hint="cs"/>
          <w:sz w:val="24"/>
          <w:szCs w:val="24"/>
          <w:rtl/>
          <w:lang w:bidi="fa-IR"/>
        </w:rPr>
        <w:t>مسکن روستایی در حالت فعلی نیاز به ساختاری جدید</w:t>
      </w:r>
      <w:del w:id="17909" w:author="Mehrnazi Boojari" w:date="2019-01-15T06:51:00Z">
        <w:r w:rsidR="008612CE" w:rsidRPr="00471054" w:rsidDel="00D94067">
          <w:rPr>
            <w:rFonts w:ascii="B Lotus" w:hAnsi="B Lotus" w:cs="B Lotus" w:hint="cs"/>
            <w:sz w:val="24"/>
            <w:szCs w:val="24"/>
            <w:rtl/>
            <w:lang w:bidi="fa-IR"/>
          </w:rPr>
          <w:delText>ی</w:delText>
        </w:r>
      </w:del>
      <w:r w:rsidR="008612CE" w:rsidRPr="00471054">
        <w:rPr>
          <w:rFonts w:ascii="B Lotus" w:hAnsi="B Lotus" w:cs="B Lotus" w:hint="cs"/>
          <w:sz w:val="24"/>
          <w:szCs w:val="24"/>
          <w:rtl/>
          <w:lang w:bidi="fa-IR"/>
        </w:rPr>
        <w:t xml:space="preserve"> </w:t>
      </w:r>
      <w:del w:id="17910" w:author="Mehrnazi Boojari" w:date="2019-01-15T06:51:00Z">
        <w:r w:rsidR="008612CE" w:rsidRPr="00471054" w:rsidDel="00D94067">
          <w:rPr>
            <w:rFonts w:ascii="B Lotus" w:hAnsi="B Lotus" w:cs="B Lotus" w:hint="cs"/>
            <w:sz w:val="24"/>
            <w:szCs w:val="24"/>
            <w:rtl/>
            <w:lang w:bidi="fa-IR"/>
          </w:rPr>
          <w:delText xml:space="preserve">نداشته </w:delText>
        </w:r>
      </w:del>
      <w:ins w:id="17911" w:author="Mehrnazi Boojari" w:date="2019-01-15T06:51:00Z">
        <w:r w:rsidR="00D94067" w:rsidRPr="00471054">
          <w:rPr>
            <w:rFonts w:ascii="B Lotus" w:hAnsi="B Lotus" w:cs="B Lotus" w:hint="cs"/>
            <w:sz w:val="24"/>
            <w:szCs w:val="24"/>
            <w:rtl/>
            <w:lang w:bidi="fa-IR"/>
          </w:rPr>
          <w:t>ندا</w:t>
        </w:r>
        <w:r w:rsidR="00D94067">
          <w:rPr>
            <w:rFonts w:ascii="B Lotus" w:hAnsi="B Lotus" w:cs="B Lotus" w:hint="cs"/>
            <w:sz w:val="24"/>
            <w:szCs w:val="24"/>
            <w:rtl/>
            <w:lang w:bidi="fa-IR"/>
          </w:rPr>
          <w:t>رد</w:t>
        </w:r>
        <w:r w:rsidR="00D94067" w:rsidRPr="00471054">
          <w:rPr>
            <w:rFonts w:ascii="B Lotus" w:hAnsi="B Lotus" w:cs="B Lotus" w:hint="cs"/>
            <w:sz w:val="24"/>
            <w:szCs w:val="24"/>
            <w:rtl/>
            <w:lang w:bidi="fa-IR"/>
          </w:rPr>
          <w:t xml:space="preserve"> </w:t>
        </w:r>
      </w:ins>
      <w:r w:rsidR="008612CE" w:rsidRPr="00471054">
        <w:rPr>
          <w:rFonts w:ascii="B Lotus" w:hAnsi="B Lotus" w:cs="B Lotus" w:hint="cs"/>
          <w:sz w:val="24"/>
          <w:szCs w:val="24"/>
          <w:rtl/>
          <w:lang w:bidi="fa-IR"/>
        </w:rPr>
        <w:t xml:space="preserve">و </w:t>
      </w:r>
      <w:del w:id="17912" w:author="Mehrnazi Boojari" w:date="2019-01-07T23:59:00Z">
        <w:r w:rsidR="008612CE" w:rsidRPr="00471054" w:rsidDel="008E2EB9">
          <w:rPr>
            <w:rFonts w:ascii="B Lotus" w:hAnsi="B Lotus" w:cs="B Lotus" w:hint="cs"/>
            <w:sz w:val="24"/>
            <w:szCs w:val="24"/>
            <w:rtl/>
            <w:lang w:bidi="fa-IR"/>
          </w:rPr>
          <w:delText>پائین</w:delText>
        </w:r>
      </w:del>
      <w:ins w:id="17913" w:author="Mehrnazi Boojari" w:date="2019-01-07T23:59:00Z">
        <w:r w:rsidR="008E2EB9">
          <w:rPr>
            <w:rFonts w:ascii="B Lotus" w:hAnsi="B Lotus" w:cs="B Lotus" w:hint="cs"/>
            <w:sz w:val="24"/>
            <w:szCs w:val="24"/>
            <w:rtl/>
            <w:lang w:bidi="fa-IR"/>
          </w:rPr>
          <w:t>پایین</w:t>
        </w:r>
      </w:ins>
      <w:del w:id="17914" w:author="Mehrnazi Boojari" w:date="2019-01-07T10:45:00Z">
        <w:r w:rsidR="008612CE" w:rsidRPr="00471054" w:rsidDel="006A1F1D">
          <w:rPr>
            <w:rFonts w:ascii="B Lotus" w:hAnsi="B Lotus" w:cs="B Lotus" w:hint="cs"/>
            <w:sz w:val="24"/>
            <w:szCs w:val="24"/>
            <w:rtl/>
            <w:lang w:bidi="fa-IR"/>
          </w:rPr>
          <w:delText xml:space="preserve"> بودن </w:delText>
        </w:r>
      </w:del>
      <w:ins w:id="17915" w:author="Mehrnazi Boojari" w:date="2019-01-07T10:45:00Z">
        <w:r w:rsidR="006A1F1D">
          <w:rPr>
            <w:rFonts w:ascii="B Lotus" w:hAnsi="B Lotus" w:cs="B Lotus" w:hint="cs"/>
            <w:sz w:val="24"/>
            <w:szCs w:val="24"/>
            <w:rtl/>
            <w:lang w:bidi="fa-IR"/>
          </w:rPr>
          <w:t xml:space="preserve">‌بودن </w:t>
        </w:r>
      </w:ins>
      <w:r w:rsidR="008612CE" w:rsidRPr="00471054">
        <w:rPr>
          <w:rFonts w:ascii="B Lotus" w:hAnsi="B Lotus" w:cs="B Lotus" w:hint="cs"/>
          <w:sz w:val="24"/>
          <w:szCs w:val="24"/>
          <w:rtl/>
          <w:lang w:bidi="fa-IR"/>
        </w:rPr>
        <w:t>میزان فراوانی بخش مدیریت این نتیجه را بیان</w:t>
      </w:r>
      <w:del w:id="17916" w:author="Mehrnazi Boojari" w:date="2019-01-07T09:49:00Z">
        <w:r w:rsidR="008612CE" w:rsidRPr="00471054" w:rsidDel="006F7CCF">
          <w:rPr>
            <w:rFonts w:ascii="B Lotus" w:hAnsi="B Lotus" w:cs="B Lotus" w:hint="cs"/>
            <w:sz w:val="24"/>
            <w:szCs w:val="24"/>
            <w:rtl/>
            <w:lang w:bidi="fa-IR"/>
          </w:rPr>
          <w:delText xml:space="preserve"> می </w:delText>
        </w:r>
      </w:del>
      <w:ins w:id="17917" w:author="Mehrnazi Boojari" w:date="2019-01-07T09:49:00Z">
        <w:r w:rsidR="006F7CCF">
          <w:rPr>
            <w:rFonts w:ascii="B Lotus" w:hAnsi="B Lotus" w:cs="B Lotus" w:hint="cs"/>
            <w:sz w:val="24"/>
            <w:szCs w:val="24"/>
            <w:rtl/>
            <w:lang w:bidi="fa-IR"/>
          </w:rPr>
          <w:t xml:space="preserve"> </w:t>
        </w:r>
      </w:ins>
      <w:del w:id="17918" w:author="Mehrnazi Boojari" w:date="2019-01-07T10:52:00Z">
        <w:r w:rsidR="008612CE" w:rsidRPr="00471054" w:rsidDel="006A1F1D">
          <w:rPr>
            <w:rFonts w:ascii="B Lotus" w:hAnsi="B Lotus" w:cs="B Lotus" w:hint="cs"/>
            <w:sz w:val="24"/>
            <w:szCs w:val="24"/>
            <w:rtl/>
            <w:lang w:bidi="fa-IR"/>
          </w:rPr>
          <w:delText>کند</w:delText>
        </w:r>
      </w:del>
      <w:ins w:id="17919" w:author="Mehrnazi Boojari" w:date="2019-01-07T10:52:00Z">
        <w:r w:rsidR="006A1F1D">
          <w:rPr>
            <w:rFonts w:ascii="B Lotus" w:hAnsi="B Lotus" w:cs="B Lotus" w:hint="cs"/>
            <w:sz w:val="24"/>
            <w:szCs w:val="24"/>
            <w:rtl/>
            <w:lang w:bidi="fa-IR"/>
          </w:rPr>
          <w:t>می‌کند</w:t>
        </w:r>
      </w:ins>
      <w:r w:rsidR="008612CE" w:rsidRPr="00471054">
        <w:rPr>
          <w:rFonts w:ascii="B Lotus" w:hAnsi="B Lotus" w:cs="B Lotus" w:hint="cs"/>
          <w:sz w:val="24"/>
          <w:szCs w:val="24"/>
          <w:rtl/>
          <w:lang w:bidi="fa-IR"/>
        </w:rPr>
        <w:t xml:space="preserve"> که مدیریت فعلی مسکن در وضعیت خوبی قرار دارد</w:t>
      </w:r>
      <w:r w:rsidR="00B70DF8" w:rsidRPr="00471054">
        <w:rPr>
          <w:rFonts w:ascii="B Lotus" w:hAnsi="B Lotus" w:cs="B Lotus" w:hint="cs"/>
          <w:sz w:val="24"/>
          <w:szCs w:val="24"/>
          <w:rtl/>
          <w:lang w:bidi="fa-IR"/>
        </w:rPr>
        <w:t>.</w:t>
      </w:r>
      <w:r w:rsidR="008612CE" w:rsidRPr="00471054">
        <w:rPr>
          <w:rFonts w:ascii="B Lotus" w:hAnsi="B Lotus" w:cs="B Lotus" w:hint="cs"/>
          <w:sz w:val="24"/>
          <w:szCs w:val="24"/>
          <w:rtl/>
          <w:lang w:bidi="fa-IR"/>
        </w:rPr>
        <w:t xml:space="preserve"> به عبارت</w:t>
      </w:r>
      <w:del w:id="17920" w:author="Mehrnazi Boojari" w:date="2019-01-08T01:21:00Z">
        <w:r w:rsidR="008612CE" w:rsidRPr="00471054" w:rsidDel="00952B49">
          <w:rPr>
            <w:rFonts w:ascii="B Lotus" w:hAnsi="B Lotus" w:cs="B Lotus" w:hint="cs"/>
            <w:sz w:val="24"/>
            <w:szCs w:val="24"/>
            <w:rtl/>
            <w:lang w:bidi="fa-IR"/>
          </w:rPr>
          <w:delText>ی</w:delText>
        </w:r>
        <w:r w:rsidR="00B70DF8" w:rsidRPr="00471054" w:rsidDel="00952B49">
          <w:rPr>
            <w:rFonts w:ascii="B Lotus" w:hAnsi="B Lotus" w:cs="B Lotus" w:hint="cs"/>
            <w:sz w:val="24"/>
            <w:szCs w:val="24"/>
            <w:rtl/>
            <w:lang w:bidi="fa-IR"/>
          </w:rPr>
          <w:delText>؛</w:delText>
        </w:r>
      </w:del>
      <w:ins w:id="17921" w:author="Mehrnazi Boojari" w:date="2019-01-08T01:21:00Z">
        <w:r w:rsidR="00952B49">
          <w:rPr>
            <w:rFonts w:ascii="B Lotus" w:hAnsi="B Lotus" w:cs="B Lotus" w:hint="cs"/>
            <w:sz w:val="24"/>
            <w:szCs w:val="24"/>
            <w:rtl/>
            <w:lang w:bidi="fa-IR"/>
          </w:rPr>
          <w:t xml:space="preserve"> دیگر،</w:t>
        </w:r>
      </w:ins>
      <w:r w:rsidR="008612CE" w:rsidRPr="00471054">
        <w:rPr>
          <w:rFonts w:ascii="B Lotus" w:hAnsi="B Lotus" w:cs="B Lotus" w:hint="cs"/>
          <w:sz w:val="24"/>
          <w:szCs w:val="24"/>
          <w:rtl/>
          <w:lang w:bidi="fa-IR"/>
        </w:rPr>
        <w:t xml:space="preserve"> اگر در حوزه مسکن روستایی بخواهیم تحو</w:t>
      </w:r>
      <w:r w:rsidR="002F137D" w:rsidRPr="00471054">
        <w:rPr>
          <w:rFonts w:ascii="B Lotus" w:hAnsi="B Lotus" w:cs="B Lotus" w:hint="cs"/>
          <w:sz w:val="24"/>
          <w:szCs w:val="24"/>
          <w:rtl/>
          <w:lang w:bidi="fa-IR"/>
        </w:rPr>
        <w:t>لاتی ایجاد کنیم مدیریت فعلی</w:t>
      </w:r>
      <w:del w:id="17922" w:author="Mehrnazi Boojari" w:date="2019-01-07T09:49:00Z">
        <w:r w:rsidR="002F137D" w:rsidRPr="00471054" w:rsidDel="006F7CCF">
          <w:rPr>
            <w:rFonts w:ascii="B Lotus" w:hAnsi="B Lotus" w:cs="B Lotus" w:hint="cs"/>
            <w:sz w:val="24"/>
            <w:szCs w:val="24"/>
            <w:rtl/>
            <w:lang w:bidi="fa-IR"/>
          </w:rPr>
          <w:delText xml:space="preserve"> می </w:delText>
        </w:r>
      </w:del>
      <w:ins w:id="17923" w:author="Mehrnazi Boojari" w:date="2019-01-07T09:49:00Z">
        <w:r w:rsidR="006F7CCF">
          <w:rPr>
            <w:rFonts w:ascii="B Lotus" w:hAnsi="B Lotus" w:cs="B Lotus" w:hint="cs"/>
            <w:sz w:val="24"/>
            <w:szCs w:val="24"/>
            <w:rtl/>
            <w:lang w:bidi="fa-IR"/>
          </w:rPr>
          <w:t xml:space="preserve"> می‌</w:t>
        </w:r>
      </w:ins>
      <w:r w:rsidR="002F137D" w:rsidRPr="00471054">
        <w:rPr>
          <w:rFonts w:ascii="B Lotus" w:hAnsi="B Lotus" w:cs="B Lotus" w:hint="cs"/>
          <w:sz w:val="24"/>
          <w:szCs w:val="24"/>
          <w:rtl/>
          <w:lang w:bidi="fa-IR"/>
        </w:rPr>
        <w:t>تواند کار پیش برد</w:t>
      </w:r>
      <w:r w:rsidR="00B70DF8" w:rsidRPr="00471054">
        <w:rPr>
          <w:rFonts w:ascii="B Lotus" w:hAnsi="B Lotus" w:cs="B Lotus" w:hint="cs"/>
          <w:sz w:val="24"/>
          <w:szCs w:val="24"/>
          <w:rtl/>
          <w:lang w:bidi="fa-IR"/>
        </w:rPr>
        <w:t xml:space="preserve"> و نیاز به تغییرات مدیریتی نیست</w:t>
      </w:r>
      <w:r w:rsidR="002F137D" w:rsidRPr="00471054">
        <w:rPr>
          <w:rFonts w:ascii="B Lotus" w:hAnsi="B Lotus" w:cs="B Lotus" w:hint="cs"/>
          <w:sz w:val="24"/>
          <w:szCs w:val="24"/>
          <w:rtl/>
          <w:lang w:bidi="fa-IR"/>
        </w:rPr>
        <w:t xml:space="preserve">. اما حوزه دوم مربوط به حوزه </w:t>
      </w:r>
      <w:del w:id="17924" w:author="Mehrnazi Boojari" w:date="2019-01-07T10:46:00Z">
        <w:r w:rsidR="002F137D" w:rsidRPr="00471054" w:rsidDel="006A1F1D">
          <w:rPr>
            <w:rFonts w:ascii="B Lotus" w:hAnsi="B Lotus" w:cs="B Lotus" w:hint="cs"/>
            <w:sz w:val="24"/>
            <w:szCs w:val="24"/>
            <w:rtl/>
            <w:lang w:bidi="fa-IR"/>
          </w:rPr>
          <w:delText>اجرائی</w:delText>
        </w:r>
      </w:del>
      <w:ins w:id="17925" w:author="Mehrnazi Boojari" w:date="2019-01-07T10:46:00Z">
        <w:r w:rsidR="006A1F1D">
          <w:rPr>
            <w:rFonts w:ascii="B Lotus" w:hAnsi="B Lotus" w:cs="B Lotus" w:hint="cs"/>
            <w:sz w:val="24"/>
            <w:szCs w:val="24"/>
            <w:rtl/>
            <w:lang w:bidi="fa-IR"/>
          </w:rPr>
          <w:t xml:space="preserve">اجرایی </w:t>
        </w:r>
      </w:ins>
      <w:r w:rsidR="002F137D" w:rsidRPr="00471054">
        <w:rPr>
          <w:rFonts w:ascii="B Lotus" w:hAnsi="B Lotus" w:cs="B Lotus" w:hint="cs"/>
          <w:sz w:val="24"/>
          <w:szCs w:val="24"/>
          <w:rtl/>
          <w:lang w:bidi="fa-IR"/>
        </w:rPr>
        <w:t xml:space="preserve">(33 درصد) است که </w:t>
      </w:r>
      <w:del w:id="17926" w:author="Mehrnazi Boojari" w:date="2019-01-15T06:53:00Z">
        <w:r w:rsidR="002F137D" w:rsidRPr="00471054" w:rsidDel="00313944">
          <w:rPr>
            <w:rFonts w:ascii="B Lotus" w:hAnsi="B Lotus" w:cs="B Lotus" w:hint="cs"/>
            <w:sz w:val="24"/>
            <w:szCs w:val="24"/>
            <w:rtl/>
            <w:lang w:bidi="fa-IR"/>
          </w:rPr>
          <w:delText xml:space="preserve">بلاشک </w:delText>
        </w:r>
      </w:del>
      <w:ins w:id="17927" w:author="Mehrnazi Boojari" w:date="2019-01-15T06:53:00Z">
        <w:r w:rsidR="00313944" w:rsidRPr="00471054">
          <w:rPr>
            <w:rFonts w:ascii="B Lotus" w:hAnsi="B Lotus" w:cs="B Lotus" w:hint="cs"/>
            <w:sz w:val="24"/>
            <w:szCs w:val="24"/>
            <w:rtl/>
            <w:lang w:bidi="fa-IR"/>
          </w:rPr>
          <w:t>ب</w:t>
        </w:r>
        <w:r w:rsidR="00313944">
          <w:rPr>
            <w:rFonts w:ascii="B Lotus" w:hAnsi="B Lotus" w:cs="B Lotus" w:hint="cs"/>
            <w:sz w:val="24"/>
            <w:szCs w:val="24"/>
            <w:rtl/>
            <w:lang w:bidi="fa-IR"/>
          </w:rPr>
          <w:t>ی</w:t>
        </w:r>
        <w:r w:rsidR="00313944">
          <w:rPr>
            <w:rFonts w:ascii="B Lotus" w:hAnsi="B Lotus" w:cs="B Nazanin" w:hint="cs"/>
            <w:sz w:val="24"/>
            <w:szCs w:val="24"/>
            <w:rtl/>
            <w:lang w:bidi="fa-IR"/>
          </w:rPr>
          <w:t>‌</w:t>
        </w:r>
        <w:r w:rsidR="00313944" w:rsidRPr="00471054">
          <w:rPr>
            <w:rFonts w:ascii="B Lotus" w:hAnsi="B Lotus" w:cs="B Lotus" w:hint="cs"/>
            <w:sz w:val="24"/>
            <w:szCs w:val="24"/>
            <w:rtl/>
            <w:lang w:bidi="fa-IR"/>
          </w:rPr>
          <w:t xml:space="preserve">شک </w:t>
        </w:r>
      </w:ins>
      <w:r w:rsidR="002F137D" w:rsidRPr="00471054">
        <w:rPr>
          <w:rFonts w:ascii="B Lotus" w:hAnsi="B Lotus" w:cs="B Lotus" w:hint="cs"/>
          <w:sz w:val="24"/>
          <w:szCs w:val="24"/>
          <w:rtl/>
          <w:lang w:bidi="fa-IR"/>
        </w:rPr>
        <w:t>در بیشتر موضوعات</w:t>
      </w:r>
      <w:r w:rsidR="00B70DF8" w:rsidRPr="00471054">
        <w:rPr>
          <w:rFonts w:ascii="B Lotus" w:hAnsi="B Lotus" w:cs="B Lotus" w:hint="cs"/>
          <w:sz w:val="24"/>
          <w:szCs w:val="24"/>
          <w:rtl/>
          <w:lang w:bidi="fa-IR"/>
        </w:rPr>
        <w:t>،</w:t>
      </w:r>
      <w:r w:rsidR="002F137D" w:rsidRPr="00471054">
        <w:rPr>
          <w:rFonts w:ascii="B Lotus" w:hAnsi="B Lotus" w:cs="B Lotus" w:hint="cs"/>
          <w:sz w:val="24"/>
          <w:szCs w:val="24"/>
          <w:rtl/>
          <w:lang w:bidi="fa-IR"/>
        </w:rPr>
        <w:t xml:space="preserve"> حوزه </w:t>
      </w:r>
      <w:del w:id="17928" w:author="Mehrnazi Boojari" w:date="2019-01-07T10:46:00Z">
        <w:r w:rsidR="002F137D" w:rsidRPr="00471054" w:rsidDel="006A1F1D">
          <w:rPr>
            <w:rFonts w:ascii="B Lotus" w:hAnsi="B Lotus" w:cs="B Lotus" w:hint="cs"/>
            <w:sz w:val="24"/>
            <w:szCs w:val="24"/>
            <w:rtl/>
            <w:lang w:bidi="fa-IR"/>
          </w:rPr>
          <w:delText>اجرائی</w:delText>
        </w:r>
      </w:del>
      <w:ins w:id="17929" w:author="Mehrnazi Boojari" w:date="2019-01-07T10:46:00Z">
        <w:r w:rsidR="006A1F1D">
          <w:rPr>
            <w:rFonts w:ascii="B Lotus" w:hAnsi="B Lotus" w:cs="B Lotus" w:hint="cs"/>
            <w:sz w:val="24"/>
            <w:szCs w:val="24"/>
            <w:rtl/>
            <w:lang w:bidi="fa-IR"/>
          </w:rPr>
          <w:t>اجرایی</w:t>
        </w:r>
      </w:ins>
      <w:r w:rsidR="002F137D" w:rsidRPr="00471054">
        <w:rPr>
          <w:rFonts w:ascii="B Lotus" w:hAnsi="B Lotus" w:cs="B Lotus" w:hint="cs"/>
          <w:sz w:val="24"/>
          <w:szCs w:val="24"/>
          <w:rtl/>
          <w:lang w:bidi="fa-IR"/>
        </w:rPr>
        <w:t xml:space="preserve"> در کش</w:t>
      </w:r>
      <w:r w:rsidR="00B70DF8" w:rsidRPr="00471054">
        <w:rPr>
          <w:rFonts w:ascii="B Lotus" w:hAnsi="B Lotus" w:cs="B Lotus" w:hint="cs"/>
          <w:sz w:val="24"/>
          <w:szCs w:val="24"/>
          <w:rtl/>
          <w:lang w:bidi="fa-IR"/>
        </w:rPr>
        <w:t xml:space="preserve">ور </w:t>
      </w:r>
      <w:r w:rsidR="00B70DF8" w:rsidRPr="00E47B06">
        <w:rPr>
          <w:rFonts w:ascii="B Lotus" w:hAnsi="B Lotus" w:cs="B Lotus" w:hint="cs"/>
          <w:sz w:val="24"/>
          <w:szCs w:val="24"/>
          <w:rtl/>
          <w:lang w:bidi="fa-IR"/>
        </w:rPr>
        <w:t>ضعیف عمل</w:t>
      </w:r>
      <w:del w:id="17930" w:author="Mehrnazi Boojari" w:date="2019-01-07T09:49:00Z">
        <w:r w:rsidR="00B70DF8" w:rsidRPr="00E47B06" w:rsidDel="006F7CCF">
          <w:rPr>
            <w:rFonts w:ascii="B Lotus" w:hAnsi="B Lotus" w:cs="B Lotus" w:hint="cs"/>
            <w:sz w:val="24"/>
            <w:szCs w:val="24"/>
            <w:rtl/>
            <w:lang w:bidi="fa-IR"/>
          </w:rPr>
          <w:delText xml:space="preserve"> می </w:delText>
        </w:r>
      </w:del>
      <w:ins w:id="17931" w:author="Mehrnazi Boojari" w:date="2019-01-07T09:49:00Z">
        <w:r w:rsidR="006F7CCF" w:rsidRPr="00E47B06">
          <w:rPr>
            <w:rFonts w:ascii="B Lotus" w:hAnsi="B Lotus" w:cs="B Lotus" w:hint="cs"/>
            <w:sz w:val="24"/>
            <w:szCs w:val="24"/>
            <w:rtl/>
            <w:lang w:bidi="fa-IR"/>
          </w:rPr>
          <w:t xml:space="preserve"> </w:t>
        </w:r>
      </w:ins>
      <w:del w:id="17932" w:author="Mehrnazi Boojari" w:date="2019-01-07T10:52:00Z">
        <w:r w:rsidR="00B70DF8" w:rsidRPr="00E47B06" w:rsidDel="006A1F1D">
          <w:rPr>
            <w:rFonts w:ascii="B Lotus" w:hAnsi="B Lotus" w:cs="B Lotus" w:hint="cs"/>
            <w:sz w:val="24"/>
            <w:szCs w:val="24"/>
            <w:rtl/>
            <w:lang w:bidi="fa-IR"/>
          </w:rPr>
          <w:delText>کند</w:delText>
        </w:r>
      </w:del>
      <w:ins w:id="17933" w:author="Mehrnazi Boojari" w:date="2019-01-07T10:52:00Z">
        <w:r w:rsidR="006A1F1D" w:rsidRPr="00E47B06">
          <w:rPr>
            <w:rFonts w:ascii="B Lotus" w:hAnsi="B Lotus" w:cs="B Lotus" w:hint="cs"/>
            <w:sz w:val="24"/>
            <w:szCs w:val="24"/>
            <w:rtl/>
            <w:lang w:bidi="fa-IR"/>
          </w:rPr>
          <w:t>می‌کند</w:t>
        </w:r>
      </w:ins>
      <w:r w:rsidR="00B70DF8" w:rsidRPr="00E47B06">
        <w:rPr>
          <w:rFonts w:ascii="B Lotus" w:hAnsi="B Lotus" w:cs="B Lotus" w:hint="cs"/>
          <w:sz w:val="24"/>
          <w:szCs w:val="24"/>
          <w:rtl/>
          <w:lang w:bidi="fa-IR"/>
        </w:rPr>
        <w:t xml:space="preserve">. </w:t>
      </w:r>
      <w:r w:rsidR="002F137D" w:rsidRPr="00E47B06">
        <w:rPr>
          <w:rFonts w:ascii="B Lotus" w:hAnsi="B Lotus" w:cs="B Lotus" w:hint="cs"/>
          <w:sz w:val="24"/>
          <w:szCs w:val="24"/>
          <w:rtl/>
          <w:lang w:bidi="fa-IR"/>
        </w:rPr>
        <w:t>در پیش برد ا</w:t>
      </w:r>
      <w:r w:rsidR="00A6601A" w:rsidRPr="00E47B06">
        <w:rPr>
          <w:rFonts w:ascii="B Lotus" w:hAnsi="B Lotus" w:cs="B Lotus" w:hint="cs"/>
          <w:sz w:val="24"/>
          <w:szCs w:val="24"/>
          <w:rtl/>
          <w:lang w:bidi="fa-IR"/>
        </w:rPr>
        <w:t xml:space="preserve">مور آخرین مرحله و مهمترین مرحله، مرحله </w:t>
      </w:r>
      <w:r w:rsidR="002F137D" w:rsidRPr="00E47B06">
        <w:rPr>
          <w:rFonts w:ascii="B Lotus" w:hAnsi="B Lotus" w:cs="B Lotus" w:hint="cs"/>
          <w:sz w:val="24"/>
          <w:szCs w:val="24"/>
          <w:rtl/>
          <w:lang w:bidi="fa-IR"/>
        </w:rPr>
        <w:t>اجرا است که</w:t>
      </w:r>
      <w:ins w:id="17934" w:author="Mehrnazi Boojari" w:date="2019-01-20T03:09:00Z">
        <w:r w:rsidR="00E47B06" w:rsidRPr="00E47B06">
          <w:rPr>
            <w:rFonts w:ascii="B Lotus" w:hAnsi="B Lotus" w:cs="B Lotus" w:hint="cs"/>
            <w:sz w:val="24"/>
            <w:szCs w:val="24"/>
            <w:rtl/>
            <w:lang w:bidi="fa-IR"/>
          </w:rPr>
          <w:t xml:space="preserve"> </w:t>
        </w:r>
        <w:r w:rsidR="00E47B06" w:rsidRPr="00E47B06">
          <w:rPr>
            <w:rFonts w:cs="B Lotus" w:hint="eastAsia"/>
            <w:sz w:val="24"/>
            <w:szCs w:val="24"/>
            <w:rtl/>
            <w:rPrChange w:id="17935" w:author="Mehrnazi Boojari" w:date="2019-01-20T03:10:00Z">
              <w:rPr>
                <w:rFonts w:ascii="B Nazanin" w:eastAsia="B Nazanin" w:hAnsi="B Nazanin" w:cs="B Nazanin" w:hint="eastAsia"/>
                <w:b/>
                <w:bCs/>
                <w:color w:val="000000" w:themeColor="text1"/>
                <w:sz w:val="32"/>
                <w:szCs w:val="32"/>
                <w:rtl/>
                <w:lang w:bidi="fa-IR"/>
              </w:rPr>
            </w:rPrChange>
          </w:rPr>
          <w:t>به</w:t>
        </w:r>
        <w:r w:rsidR="00E47B06" w:rsidRPr="00E47B06">
          <w:rPr>
            <w:rFonts w:cs="B Lotus"/>
            <w:sz w:val="24"/>
            <w:szCs w:val="24"/>
            <w:rtl/>
            <w:rPrChange w:id="17936"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37" w:author="Mehrnazi Boojari" w:date="2019-01-20T03:10:00Z">
              <w:rPr>
                <w:rFonts w:ascii="B Nazanin" w:eastAsia="B Nazanin" w:hAnsi="B Nazanin" w:cs="B Nazanin" w:hint="eastAsia"/>
                <w:b/>
                <w:bCs/>
                <w:color w:val="000000" w:themeColor="text1"/>
                <w:sz w:val="32"/>
                <w:szCs w:val="32"/>
                <w:rtl/>
                <w:lang w:bidi="fa-IR"/>
              </w:rPr>
            </w:rPrChange>
          </w:rPr>
          <w:t>هر</w:t>
        </w:r>
        <w:r w:rsidR="00E47B06" w:rsidRPr="00E47B06">
          <w:rPr>
            <w:rFonts w:cs="B Lotus"/>
            <w:sz w:val="24"/>
            <w:szCs w:val="24"/>
            <w:rtl/>
            <w:rPrChange w:id="17938"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39" w:author="Mehrnazi Boojari" w:date="2019-01-20T03:10:00Z">
              <w:rPr>
                <w:rFonts w:ascii="B Nazanin" w:eastAsia="B Nazanin" w:hAnsi="B Nazanin" w:cs="B Nazanin" w:hint="eastAsia"/>
                <w:b/>
                <w:bCs/>
                <w:color w:val="000000" w:themeColor="text1"/>
                <w:sz w:val="32"/>
                <w:szCs w:val="32"/>
                <w:rtl/>
                <w:lang w:bidi="fa-IR"/>
              </w:rPr>
            </w:rPrChange>
          </w:rPr>
          <w:t>م</w:t>
        </w:r>
        <w:r w:rsidR="00E47B06" w:rsidRPr="00E47B06">
          <w:rPr>
            <w:rFonts w:cs="B Lotus" w:hint="cs"/>
            <w:sz w:val="24"/>
            <w:szCs w:val="24"/>
            <w:rtl/>
            <w:rPrChange w:id="17940" w:author="Mehrnazi Boojari" w:date="2019-01-20T03:10:00Z">
              <w:rPr>
                <w:rFonts w:ascii="B Nazanin" w:eastAsia="B Nazanin" w:hAnsi="B Nazanin" w:cs="B Nazanin" w:hint="cs"/>
                <w:b/>
                <w:bCs/>
                <w:color w:val="000000" w:themeColor="text1"/>
                <w:sz w:val="32"/>
                <w:szCs w:val="32"/>
                <w:rtl/>
                <w:lang w:bidi="fa-IR"/>
              </w:rPr>
            </w:rPrChange>
          </w:rPr>
          <w:t>ی</w:t>
        </w:r>
        <w:r w:rsidR="00E47B06" w:rsidRPr="00E47B06">
          <w:rPr>
            <w:rFonts w:cs="B Lotus" w:hint="eastAsia"/>
            <w:sz w:val="24"/>
            <w:szCs w:val="24"/>
            <w:rtl/>
            <w:rPrChange w:id="17941" w:author="Mehrnazi Boojari" w:date="2019-01-20T03:10:00Z">
              <w:rPr>
                <w:rFonts w:ascii="B Nazanin" w:eastAsia="B Nazanin" w:hAnsi="B Nazanin" w:cs="B Nazanin" w:hint="eastAsia"/>
                <w:b/>
                <w:bCs/>
                <w:color w:val="000000" w:themeColor="text1"/>
                <w:sz w:val="32"/>
                <w:szCs w:val="32"/>
                <w:rtl/>
                <w:lang w:bidi="fa-IR"/>
              </w:rPr>
            </w:rPrChange>
          </w:rPr>
          <w:t>زان</w:t>
        </w:r>
        <w:r w:rsidR="00E47B06" w:rsidRPr="00E47B06">
          <w:rPr>
            <w:rFonts w:cs="B Lotus"/>
            <w:sz w:val="24"/>
            <w:szCs w:val="24"/>
            <w:rtl/>
            <w:rPrChange w:id="17942"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43" w:author="Mehrnazi Boojari" w:date="2019-01-20T03:10:00Z">
              <w:rPr>
                <w:rFonts w:ascii="B Nazanin" w:eastAsia="B Nazanin" w:hAnsi="B Nazanin" w:cs="B Nazanin" w:hint="eastAsia"/>
                <w:b/>
                <w:bCs/>
                <w:color w:val="000000" w:themeColor="text1"/>
                <w:sz w:val="32"/>
                <w:szCs w:val="32"/>
                <w:rtl/>
                <w:lang w:bidi="fa-IR"/>
              </w:rPr>
            </w:rPrChange>
          </w:rPr>
          <w:t>که</w:t>
        </w:r>
        <w:r w:rsidR="00E47B06" w:rsidRPr="00E47B06">
          <w:rPr>
            <w:rFonts w:cs="B Lotus"/>
            <w:sz w:val="24"/>
            <w:szCs w:val="24"/>
            <w:rtl/>
            <w:rPrChange w:id="17944"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45" w:author="Mehrnazi Boojari" w:date="2019-01-20T03:10:00Z">
              <w:rPr>
                <w:rFonts w:ascii="B Nazanin" w:eastAsia="B Nazanin" w:hAnsi="B Nazanin" w:cs="B Nazanin" w:hint="eastAsia"/>
                <w:b/>
                <w:bCs/>
                <w:color w:val="000000" w:themeColor="text1"/>
                <w:sz w:val="32"/>
                <w:szCs w:val="32"/>
                <w:rtl/>
                <w:lang w:bidi="fa-IR"/>
              </w:rPr>
            </w:rPrChange>
          </w:rPr>
          <w:t>طبق</w:t>
        </w:r>
        <w:r w:rsidR="00E47B06" w:rsidRPr="00E47B06">
          <w:rPr>
            <w:rFonts w:cs="B Lotus"/>
            <w:sz w:val="24"/>
            <w:szCs w:val="24"/>
            <w:rtl/>
            <w:rPrChange w:id="17946"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47" w:author="Mehrnazi Boojari" w:date="2019-01-20T03:10:00Z">
              <w:rPr>
                <w:rFonts w:ascii="B Nazanin" w:eastAsia="B Nazanin" w:hAnsi="B Nazanin" w:cs="B Nazanin" w:hint="eastAsia"/>
                <w:b/>
                <w:bCs/>
                <w:color w:val="000000" w:themeColor="text1"/>
                <w:sz w:val="32"/>
                <w:szCs w:val="32"/>
                <w:rtl/>
                <w:lang w:bidi="fa-IR"/>
              </w:rPr>
            </w:rPrChange>
          </w:rPr>
          <w:t>برنامه</w:t>
        </w:r>
        <w:r w:rsidR="00E47B06" w:rsidRPr="00E47B06">
          <w:rPr>
            <w:rFonts w:cs="B Lotus"/>
            <w:sz w:val="24"/>
            <w:szCs w:val="24"/>
            <w:rtl/>
            <w:rPrChange w:id="17948"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49" w:author="Mehrnazi Boojari" w:date="2019-01-20T03:10:00Z">
              <w:rPr>
                <w:rFonts w:ascii="B Nazanin" w:eastAsia="B Nazanin" w:hAnsi="B Nazanin" w:cs="B Nazanin" w:hint="eastAsia"/>
                <w:b/>
                <w:bCs/>
                <w:color w:val="000000" w:themeColor="text1"/>
                <w:sz w:val="32"/>
                <w:szCs w:val="32"/>
                <w:rtl/>
                <w:lang w:bidi="fa-IR"/>
              </w:rPr>
            </w:rPrChange>
          </w:rPr>
          <w:t>پ</w:t>
        </w:r>
        <w:r w:rsidR="00E47B06" w:rsidRPr="00E47B06">
          <w:rPr>
            <w:rFonts w:cs="B Lotus" w:hint="cs"/>
            <w:sz w:val="24"/>
            <w:szCs w:val="24"/>
            <w:rtl/>
            <w:rPrChange w:id="17950" w:author="Mehrnazi Boojari" w:date="2019-01-20T03:10:00Z">
              <w:rPr>
                <w:rFonts w:ascii="B Nazanin" w:eastAsia="B Nazanin" w:hAnsi="B Nazanin" w:cs="B Nazanin" w:hint="cs"/>
                <w:b/>
                <w:bCs/>
                <w:color w:val="000000" w:themeColor="text1"/>
                <w:sz w:val="32"/>
                <w:szCs w:val="32"/>
                <w:rtl/>
                <w:lang w:bidi="fa-IR"/>
              </w:rPr>
            </w:rPrChange>
          </w:rPr>
          <w:t>ی</w:t>
        </w:r>
        <w:r w:rsidR="00E47B06" w:rsidRPr="00E47B06">
          <w:rPr>
            <w:rFonts w:cs="B Lotus" w:hint="eastAsia"/>
            <w:sz w:val="24"/>
            <w:szCs w:val="24"/>
            <w:rtl/>
            <w:rPrChange w:id="17951" w:author="Mehrnazi Boojari" w:date="2019-01-20T03:10:00Z">
              <w:rPr>
                <w:rFonts w:ascii="B Nazanin" w:eastAsia="B Nazanin" w:hAnsi="B Nazanin" w:cs="B Nazanin" w:hint="eastAsia"/>
                <w:b/>
                <w:bCs/>
                <w:color w:val="000000" w:themeColor="text1"/>
                <w:sz w:val="32"/>
                <w:szCs w:val="32"/>
                <w:rtl/>
                <w:lang w:bidi="fa-IR"/>
              </w:rPr>
            </w:rPrChange>
          </w:rPr>
          <w:t>شرفت</w:t>
        </w:r>
        <w:r w:rsidR="00E47B06" w:rsidRPr="00E47B06">
          <w:rPr>
            <w:rFonts w:cs="B Lotus"/>
            <w:sz w:val="24"/>
            <w:szCs w:val="24"/>
            <w:rtl/>
            <w:rPrChange w:id="17952"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53" w:author="Mehrnazi Boojari" w:date="2019-01-20T03:10:00Z">
              <w:rPr>
                <w:rFonts w:ascii="B Nazanin" w:eastAsia="B Nazanin" w:hAnsi="B Nazanin" w:cs="B Nazanin" w:hint="eastAsia"/>
                <w:b/>
                <w:bCs/>
                <w:color w:val="000000" w:themeColor="text1"/>
                <w:sz w:val="32"/>
                <w:szCs w:val="32"/>
                <w:rtl/>
                <w:lang w:bidi="fa-IR"/>
              </w:rPr>
            </w:rPrChange>
          </w:rPr>
          <w:t>نداشته</w:t>
        </w:r>
        <w:r w:rsidR="00E47B06" w:rsidRPr="00E47B06">
          <w:rPr>
            <w:rFonts w:cs="B Lotus"/>
            <w:sz w:val="24"/>
            <w:szCs w:val="24"/>
            <w:rtl/>
            <w:rPrChange w:id="17954"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cs"/>
            <w:sz w:val="24"/>
            <w:szCs w:val="24"/>
            <w:rtl/>
            <w:rPrChange w:id="17955" w:author="Mehrnazi Boojari" w:date="2019-01-20T03:10:00Z">
              <w:rPr>
                <w:rFonts w:ascii="B Nazanin" w:eastAsia="B Nazanin" w:hAnsi="B Nazanin" w:cs="B Nazanin" w:hint="cs"/>
                <w:b/>
                <w:bCs/>
                <w:color w:val="000000" w:themeColor="text1"/>
                <w:sz w:val="32"/>
                <w:szCs w:val="32"/>
                <w:rtl/>
                <w:lang w:bidi="fa-IR"/>
              </w:rPr>
            </w:rPrChange>
          </w:rPr>
          <w:t>ی</w:t>
        </w:r>
        <w:r w:rsidR="00E47B06" w:rsidRPr="00E47B06">
          <w:rPr>
            <w:rFonts w:cs="B Lotus" w:hint="eastAsia"/>
            <w:sz w:val="24"/>
            <w:szCs w:val="24"/>
            <w:rtl/>
            <w:rPrChange w:id="17956" w:author="Mehrnazi Boojari" w:date="2019-01-20T03:10:00Z">
              <w:rPr>
                <w:rFonts w:ascii="B Nazanin" w:eastAsia="B Nazanin" w:hAnsi="B Nazanin" w:cs="B Nazanin" w:hint="eastAsia"/>
                <w:b/>
                <w:bCs/>
                <w:color w:val="000000" w:themeColor="text1"/>
                <w:sz w:val="32"/>
                <w:szCs w:val="32"/>
                <w:rtl/>
                <w:lang w:bidi="fa-IR"/>
              </w:rPr>
            </w:rPrChange>
          </w:rPr>
          <w:t>ا</w:t>
        </w:r>
        <w:r w:rsidR="00E47B06" w:rsidRPr="00E47B06">
          <w:rPr>
            <w:rFonts w:cs="B Lotus"/>
            <w:sz w:val="24"/>
            <w:szCs w:val="24"/>
            <w:rtl/>
            <w:rPrChange w:id="17957"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58" w:author="Mehrnazi Boojari" w:date="2019-01-20T03:10:00Z">
              <w:rPr>
                <w:rFonts w:ascii="B Nazanin" w:eastAsia="B Nazanin" w:hAnsi="B Nazanin" w:cs="B Nazanin" w:hint="eastAsia"/>
                <w:b/>
                <w:bCs/>
                <w:color w:val="000000" w:themeColor="text1"/>
                <w:sz w:val="32"/>
                <w:szCs w:val="32"/>
                <w:rtl/>
                <w:lang w:bidi="fa-IR"/>
              </w:rPr>
            </w:rPrChange>
          </w:rPr>
          <w:t>انحراف</w:t>
        </w:r>
        <w:r w:rsidR="00E47B06" w:rsidRPr="00E47B06">
          <w:rPr>
            <w:rFonts w:cs="B Lotus"/>
            <w:sz w:val="24"/>
            <w:szCs w:val="24"/>
            <w:rtl/>
            <w:rPrChange w:id="17959"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60" w:author="Mehrnazi Boojari" w:date="2019-01-20T03:10:00Z">
              <w:rPr>
                <w:rFonts w:ascii="B Nazanin" w:eastAsia="B Nazanin" w:hAnsi="B Nazanin" w:cs="B Nazanin" w:hint="eastAsia"/>
                <w:b/>
                <w:bCs/>
                <w:color w:val="000000" w:themeColor="text1"/>
                <w:sz w:val="32"/>
                <w:szCs w:val="32"/>
                <w:rtl/>
                <w:lang w:bidi="fa-IR"/>
              </w:rPr>
            </w:rPrChange>
          </w:rPr>
          <w:t>از</w:t>
        </w:r>
        <w:r w:rsidR="00E47B06" w:rsidRPr="00E47B06">
          <w:rPr>
            <w:rFonts w:cs="B Lotus"/>
            <w:sz w:val="24"/>
            <w:szCs w:val="24"/>
            <w:rtl/>
            <w:rPrChange w:id="17961"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62" w:author="Mehrnazi Boojari" w:date="2019-01-20T03:10:00Z">
              <w:rPr>
                <w:rFonts w:ascii="B Nazanin" w:eastAsia="B Nazanin" w:hAnsi="B Nazanin" w:cs="B Nazanin" w:hint="eastAsia"/>
                <w:b/>
                <w:bCs/>
                <w:color w:val="000000" w:themeColor="text1"/>
                <w:sz w:val="32"/>
                <w:szCs w:val="32"/>
                <w:rtl/>
                <w:lang w:bidi="fa-IR"/>
              </w:rPr>
            </w:rPrChange>
          </w:rPr>
          <w:t>برنامه</w:t>
        </w:r>
        <w:r w:rsidR="00E47B06" w:rsidRPr="00E47B06">
          <w:rPr>
            <w:rFonts w:cs="B Lotus"/>
            <w:sz w:val="24"/>
            <w:szCs w:val="24"/>
            <w:rtl/>
            <w:rPrChange w:id="17963"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64" w:author="Mehrnazi Boojari" w:date="2019-01-20T03:10:00Z">
              <w:rPr>
                <w:rFonts w:ascii="B Nazanin" w:eastAsia="B Nazanin" w:hAnsi="B Nazanin" w:cs="B Nazanin" w:hint="eastAsia"/>
                <w:b/>
                <w:bCs/>
                <w:color w:val="000000" w:themeColor="text1"/>
                <w:sz w:val="32"/>
                <w:szCs w:val="32"/>
                <w:rtl/>
                <w:lang w:bidi="fa-IR"/>
              </w:rPr>
            </w:rPrChange>
          </w:rPr>
          <w:t>داشته</w:t>
        </w:r>
        <w:r w:rsidR="00E47B06" w:rsidRPr="00E47B06">
          <w:rPr>
            <w:rFonts w:cs="B Lotus"/>
            <w:sz w:val="24"/>
            <w:szCs w:val="24"/>
            <w:rtl/>
            <w:rPrChange w:id="17965" w:author="Mehrnazi Boojari" w:date="2019-01-20T03:10:00Z">
              <w:rPr>
                <w:rFonts w:ascii="B Nazanin" w:eastAsia="B Nazanin" w:hAnsi="B Nazanin" w:cs="B Nazanin"/>
                <w:b/>
                <w:bCs/>
                <w:color w:val="000000" w:themeColor="text1"/>
                <w:sz w:val="32"/>
                <w:szCs w:val="32"/>
                <w:rtl/>
                <w:lang w:bidi="fa-IR"/>
              </w:rPr>
            </w:rPrChange>
          </w:rPr>
          <w:t xml:space="preserve"> </w:t>
        </w:r>
        <w:r w:rsidR="00E47B06" w:rsidRPr="00E47B06">
          <w:rPr>
            <w:rFonts w:cs="B Lotus" w:hint="eastAsia"/>
            <w:sz w:val="24"/>
            <w:szCs w:val="24"/>
            <w:rtl/>
            <w:rPrChange w:id="17966" w:author="Mehrnazi Boojari" w:date="2019-01-20T03:10:00Z">
              <w:rPr>
                <w:rFonts w:ascii="B Nazanin" w:eastAsia="B Nazanin" w:hAnsi="B Nazanin" w:cs="B Nazanin" w:hint="eastAsia"/>
                <w:b/>
                <w:bCs/>
                <w:color w:val="000000" w:themeColor="text1"/>
                <w:sz w:val="32"/>
                <w:szCs w:val="32"/>
                <w:rtl/>
                <w:lang w:bidi="fa-IR"/>
              </w:rPr>
            </w:rPrChange>
          </w:rPr>
          <w:t>باشد</w:t>
        </w:r>
      </w:ins>
      <w:r w:rsidR="002F137D" w:rsidRPr="00E47B06">
        <w:rPr>
          <w:rFonts w:ascii="B Lotus" w:hAnsi="B Lotus" w:cs="B Lotus" w:hint="cs"/>
          <w:sz w:val="24"/>
          <w:szCs w:val="24"/>
          <w:rtl/>
          <w:lang w:bidi="fa-IR"/>
        </w:rPr>
        <w:t xml:space="preserve"> </w:t>
      </w:r>
      <w:del w:id="17967" w:author="Mehrnazi Boojari" w:date="2019-01-20T03:10:00Z">
        <w:r w:rsidR="002F137D" w:rsidRPr="00E47B06" w:rsidDel="00E47B06">
          <w:rPr>
            <w:rFonts w:ascii="B Lotus" w:hAnsi="B Lotus" w:cs="B Lotus" w:hint="cs"/>
            <w:sz w:val="24"/>
            <w:szCs w:val="24"/>
            <w:rtl/>
            <w:lang w:bidi="fa-IR"/>
          </w:rPr>
          <w:delText>به هر میزان از برنامه عقب</w:delText>
        </w:r>
      </w:del>
      <w:del w:id="17968" w:author="Mehrnazi Boojari" w:date="2019-01-07T23:35:00Z">
        <w:r w:rsidR="002F137D" w:rsidRPr="00E47B06" w:rsidDel="00A26EBB">
          <w:rPr>
            <w:rFonts w:ascii="B Lotus" w:hAnsi="B Lotus" w:cs="B Lotus" w:hint="cs"/>
            <w:sz w:val="24"/>
            <w:szCs w:val="24"/>
            <w:rtl/>
            <w:lang w:bidi="fa-IR"/>
          </w:rPr>
          <w:delText xml:space="preserve"> </w:delText>
        </w:r>
      </w:del>
      <w:del w:id="17969" w:author="Mehrnazi Boojari" w:date="2019-01-20T03:10:00Z">
        <w:r w:rsidR="002F137D" w:rsidRPr="00E47B06" w:rsidDel="00E47B06">
          <w:rPr>
            <w:rFonts w:ascii="B Lotus" w:hAnsi="B Lotus" w:cs="B Lotus" w:hint="cs"/>
            <w:sz w:val="24"/>
            <w:szCs w:val="24"/>
            <w:rtl/>
            <w:lang w:bidi="fa-IR"/>
          </w:rPr>
          <w:delText xml:space="preserve">مانده یا انحراف داشته باشد </w:delText>
        </w:r>
      </w:del>
      <w:del w:id="17970" w:author="Mehrnazi Boojari" w:date="2019-01-07T11:02:00Z">
        <w:r w:rsidR="006B22DF" w:rsidRPr="00E47B06" w:rsidDel="00DB081F">
          <w:rPr>
            <w:rFonts w:ascii="B Lotus" w:hAnsi="B Lotus" w:cs="B Lotus" w:hint="cs"/>
            <w:sz w:val="24"/>
            <w:szCs w:val="24"/>
            <w:rtl/>
            <w:lang w:bidi="fa-IR"/>
          </w:rPr>
          <w:delText>باعث</w:delText>
        </w:r>
      </w:del>
      <w:ins w:id="17971" w:author="Mehrnazi Boojari" w:date="2019-01-07T11:02:00Z">
        <w:r w:rsidR="00DB081F" w:rsidRPr="00E47B06">
          <w:rPr>
            <w:rFonts w:ascii="B Lotus" w:hAnsi="B Lotus" w:cs="B Lotus" w:hint="cs"/>
            <w:sz w:val="24"/>
            <w:szCs w:val="24"/>
            <w:rtl/>
            <w:lang w:bidi="fa-IR"/>
          </w:rPr>
          <w:t>سبب</w:t>
        </w:r>
      </w:ins>
      <w:r w:rsidR="006B22DF" w:rsidRPr="00E47B06">
        <w:rPr>
          <w:rFonts w:ascii="B Lotus" w:hAnsi="B Lotus" w:cs="B Lotus" w:hint="cs"/>
          <w:sz w:val="24"/>
          <w:szCs w:val="24"/>
          <w:rtl/>
          <w:lang w:bidi="fa-IR"/>
        </w:rPr>
        <w:t xml:space="preserve"> ایجاد چالش </w:t>
      </w:r>
      <w:del w:id="17972" w:author="Mehrnazi Boojari" w:date="2019-01-15T06:53:00Z">
        <w:r w:rsidR="006B22DF" w:rsidRPr="00E47B06" w:rsidDel="00313944">
          <w:rPr>
            <w:rFonts w:ascii="B Lotus" w:hAnsi="B Lotus" w:cs="B Lotus" w:hint="cs"/>
            <w:sz w:val="24"/>
            <w:szCs w:val="24"/>
            <w:rtl/>
            <w:lang w:bidi="fa-IR"/>
          </w:rPr>
          <w:delText>خواهد شد</w:delText>
        </w:r>
      </w:del>
      <w:ins w:id="17973" w:author="Mehrnazi Boojari" w:date="2019-01-15T06:53:00Z">
        <w:r w:rsidR="00313944" w:rsidRPr="00E47B06">
          <w:rPr>
            <w:rFonts w:ascii="B Lotus" w:hAnsi="B Lotus" w:cs="B Lotus" w:hint="cs"/>
            <w:sz w:val="24"/>
            <w:szCs w:val="24"/>
            <w:rtl/>
            <w:lang w:bidi="fa-IR"/>
          </w:rPr>
          <w:t>می</w:t>
        </w:r>
        <w:r w:rsidR="00313944" w:rsidRPr="00E47B06">
          <w:rPr>
            <w:rFonts w:ascii="B Lotus" w:hAnsi="B Lotus" w:cs="B Lotus" w:hint="eastAsia"/>
            <w:sz w:val="24"/>
            <w:szCs w:val="24"/>
            <w:lang w:bidi="fa-IR"/>
            <w:rPrChange w:id="17974" w:author="Mehrnazi Boojari" w:date="2019-01-20T03:10:00Z">
              <w:rPr>
                <w:rFonts w:ascii="B Lotus" w:eastAsia="B Nazanin" w:hAnsi="B Lotus" w:cs="B Nazanin" w:hint="eastAsia"/>
                <w:b/>
                <w:bCs/>
                <w:color w:val="000000" w:themeColor="text1"/>
                <w:sz w:val="24"/>
                <w:szCs w:val="24"/>
                <w:lang w:bidi="fa-IR"/>
              </w:rPr>
            </w:rPrChange>
          </w:rPr>
          <w:t>‌</w:t>
        </w:r>
        <w:r w:rsidR="00313944" w:rsidRPr="00E47B06">
          <w:rPr>
            <w:rFonts w:ascii="B Lotus" w:hAnsi="B Lotus" w:cs="B Lotus" w:hint="cs"/>
            <w:sz w:val="24"/>
            <w:szCs w:val="24"/>
            <w:rtl/>
            <w:lang w:bidi="fa-IR"/>
          </w:rPr>
          <w:t>شود</w:t>
        </w:r>
      </w:ins>
      <w:r w:rsidR="00A6601A" w:rsidRPr="00E47B06">
        <w:rPr>
          <w:rFonts w:ascii="B Lotus" w:hAnsi="B Lotus" w:cs="B Lotus" w:hint="cs"/>
          <w:sz w:val="24"/>
          <w:szCs w:val="24"/>
          <w:rtl/>
          <w:lang w:bidi="fa-IR"/>
        </w:rPr>
        <w:t>.</w:t>
      </w:r>
      <w:r w:rsidR="006B22DF" w:rsidRPr="00E47B06">
        <w:rPr>
          <w:rFonts w:ascii="B Lotus" w:hAnsi="B Lotus" w:cs="B Lotus" w:hint="cs"/>
          <w:sz w:val="24"/>
          <w:szCs w:val="24"/>
          <w:rtl/>
          <w:lang w:bidi="fa-IR"/>
        </w:rPr>
        <w:t xml:space="preserve"> اما آنچه در این نمودار مهم است</w:t>
      </w:r>
      <w:del w:id="17975" w:author="Mehrnazi Boojari" w:date="2019-01-15T06:54:00Z">
        <w:r w:rsidR="00A6601A" w:rsidRPr="00E47B06" w:rsidDel="00313944">
          <w:rPr>
            <w:rFonts w:ascii="B Lotus" w:hAnsi="B Lotus" w:cs="B Lotus" w:hint="cs"/>
            <w:sz w:val="24"/>
            <w:szCs w:val="24"/>
            <w:rtl/>
            <w:lang w:bidi="fa-IR"/>
          </w:rPr>
          <w:delText>؛</w:delText>
        </w:r>
      </w:del>
      <w:r w:rsidR="006B22DF" w:rsidRPr="00E47B06">
        <w:rPr>
          <w:rFonts w:ascii="B Lotus" w:hAnsi="B Lotus" w:cs="B Lotus" w:hint="cs"/>
          <w:sz w:val="24"/>
          <w:szCs w:val="24"/>
          <w:rtl/>
          <w:lang w:bidi="fa-IR"/>
        </w:rPr>
        <w:t xml:space="preserve"> بالا</w:t>
      </w:r>
      <w:del w:id="17976" w:author="Mehrnazi Boojari" w:date="2019-01-07T10:45:00Z">
        <w:r w:rsidR="006B22DF" w:rsidRPr="00E47B06" w:rsidDel="006A1F1D">
          <w:rPr>
            <w:rFonts w:ascii="B Lotus" w:hAnsi="B Lotus" w:cs="B Lotus" w:hint="cs"/>
            <w:sz w:val="24"/>
            <w:szCs w:val="24"/>
            <w:rtl/>
            <w:lang w:bidi="fa-IR"/>
          </w:rPr>
          <w:delText xml:space="preserve"> بودن </w:delText>
        </w:r>
      </w:del>
      <w:ins w:id="17977" w:author="Mehrnazi Boojari" w:date="2019-01-07T10:45:00Z">
        <w:r w:rsidR="006A1F1D" w:rsidRPr="00E47B06">
          <w:rPr>
            <w:rFonts w:ascii="B Lotus" w:hAnsi="B Lotus" w:cs="B Lotus" w:hint="cs"/>
            <w:sz w:val="24"/>
            <w:szCs w:val="24"/>
            <w:rtl/>
            <w:lang w:bidi="fa-IR"/>
          </w:rPr>
          <w:t xml:space="preserve">‌بودن </w:t>
        </w:r>
      </w:ins>
      <w:r w:rsidR="006B22DF" w:rsidRPr="00E47B06">
        <w:rPr>
          <w:rFonts w:ascii="B Lotus" w:hAnsi="B Lotus" w:cs="B Lotus" w:hint="cs"/>
          <w:sz w:val="24"/>
          <w:szCs w:val="24"/>
          <w:rtl/>
          <w:lang w:bidi="fa-IR"/>
        </w:rPr>
        <w:t>درصد حوزه تقنین است</w:t>
      </w:r>
      <w:ins w:id="17978" w:author="Mehrnazi Boojari" w:date="2019-01-15T06:54:00Z">
        <w:r w:rsidR="00313944" w:rsidRPr="00E47B06">
          <w:rPr>
            <w:rFonts w:ascii="B Lotus" w:hAnsi="B Lotus" w:cs="B Lotus" w:hint="cs"/>
            <w:sz w:val="24"/>
            <w:szCs w:val="24"/>
            <w:rtl/>
            <w:lang w:bidi="fa-IR"/>
          </w:rPr>
          <w:t>.</w:t>
        </w:r>
      </w:ins>
      <w:r w:rsidR="006B22DF" w:rsidRPr="00E47B06">
        <w:rPr>
          <w:rFonts w:ascii="B Lotus" w:hAnsi="B Lotus" w:cs="B Lotus" w:hint="cs"/>
          <w:sz w:val="24"/>
          <w:szCs w:val="24"/>
          <w:rtl/>
          <w:lang w:bidi="fa-IR"/>
        </w:rPr>
        <w:t xml:space="preserve"> </w:t>
      </w:r>
      <w:del w:id="17979" w:author="Mehrnazi Boojari" w:date="2019-01-15T06:54:00Z">
        <w:r w:rsidR="006B22DF" w:rsidRPr="00E47B06" w:rsidDel="00313944">
          <w:rPr>
            <w:rFonts w:ascii="B Lotus" w:hAnsi="B Lotus" w:cs="B Lotus" w:hint="cs"/>
            <w:sz w:val="24"/>
            <w:szCs w:val="24"/>
            <w:rtl/>
            <w:lang w:bidi="fa-IR"/>
          </w:rPr>
          <w:delText xml:space="preserve">نزدیک </w:delText>
        </w:r>
      </w:del>
      <w:ins w:id="17980" w:author="Mehrnazi Boojari" w:date="2019-01-15T06:54:00Z">
        <w:r w:rsidR="00313944" w:rsidRPr="00E47B06">
          <w:rPr>
            <w:rFonts w:ascii="B Lotus" w:hAnsi="B Lotus" w:cs="B Lotus" w:hint="cs"/>
            <w:sz w:val="24"/>
            <w:szCs w:val="24"/>
            <w:rtl/>
            <w:lang w:bidi="fa-IR"/>
          </w:rPr>
          <w:t xml:space="preserve">حدود </w:t>
        </w:r>
      </w:ins>
      <w:del w:id="17981" w:author="Mehrnazi Boojari" w:date="2019-01-15T06:54:00Z">
        <w:r w:rsidR="006B22DF" w:rsidRPr="00E47B06" w:rsidDel="00313944">
          <w:rPr>
            <w:rFonts w:ascii="B Lotus" w:hAnsi="B Lotus" w:cs="B Lotus" w:hint="cs"/>
            <w:sz w:val="24"/>
            <w:szCs w:val="24"/>
            <w:rtl/>
            <w:lang w:bidi="fa-IR"/>
          </w:rPr>
          <w:delText xml:space="preserve">به </w:delText>
        </w:r>
      </w:del>
      <w:r w:rsidR="006B22DF" w:rsidRPr="00E47B06">
        <w:rPr>
          <w:rFonts w:ascii="B Lotus" w:hAnsi="B Lotus" w:cs="B Lotus" w:hint="cs"/>
          <w:sz w:val="24"/>
          <w:szCs w:val="24"/>
          <w:rtl/>
          <w:lang w:bidi="fa-IR"/>
        </w:rPr>
        <w:t>17</w:t>
      </w:r>
      <w:r w:rsidR="006B22DF" w:rsidRPr="00471054">
        <w:rPr>
          <w:rFonts w:ascii="B Lotus" w:hAnsi="B Lotus" w:cs="B Lotus" w:hint="cs"/>
          <w:sz w:val="24"/>
          <w:szCs w:val="24"/>
          <w:rtl/>
          <w:lang w:bidi="fa-IR"/>
        </w:rPr>
        <w:t xml:space="preserve"> درصد عامل</w:t>
      </w:r>
      <w:del w:id="17982" w:author="Mehrnazi Boojari" w:date="2019-01-07T09:46:00Z">
        <w:r w:rsidR="006B22DF" w:rsidRPr="00471054" w:rsidDel="006F7CCF">
          <w:rPr>
            <w:rFonts w:ascii="B Lotus" w:hAnsi="B Lotus" w:cs="B Lotus" w:hint="cs"/>
            <w:sz w:val="24"/>
            <w:szCs w:val="24"/>
            <w:rtl/>
            <w:lang w:bidi="fa-IR"/>
          </w:rPr>
          <w:delText xml:space="preserve"> های </w:delText>
        </w:r>
      </w:del>
      <w:ins w:id="17983" w:author="Mehrnazi Boojari" w:date="2019-01-07T09:46:00Z">
        <w:r w:rsidR="006F7CCF">
          <w:rPr>
            <w:rFonts w:ascii="B Lotus" w:hAnsi="B Lotus" w:cs="B Lotus" w:hint="cs"/>
            <w:sz w:val="24"/>
            <w:szCs w:val="24"/>
            <w:rtl/>
            <w:lang w:bidi="fa-IR"/>
          </w:rPr>
          <w:t xml:space="preserve">‌های </w:t>
        </w:r>
      </w:ins>
      <w:r w:rsidR="006B22DF" w:rsidRPr="00471054">
        <w:rPr>
          <w:rFonts w:ascii="B Lotus" w:hAnsi="B Lotus" w:cs="B Lotus" w:hint="cs"/>
          <w:sz w:val="24"/>
          <w:szCs w:val="24"/>
          <w:rtl/>
          <w:lang w:bidi="fa-IR"/>
        </w:rPr>
        <w:t>ایجاد چالش</w:t>
      </w:r>
      <w:del w:id="17984" w:author="Mehrnazi Boojari" w:date="2019-01-07T09:45:00Z">
        <w:r w:rsidR="00A6601A" w:rsidRPr="00471054" w:rsidDel="006F7CCF">
          <w:rPr>
            <w:rFonts w:ascii="B Lotus" w:hAnsi="B Lotus" w:cs="B Lotus" w:hint="cs"/>
            <w:sz w:val="24"/>
            <w:szCs w:val="24"/>
            <w:rtl/>
            <w:lang w:bidi="fa-IR"/>
          </w:rPr>
          <w:delText xml:space="preserve"> ها </w:delText>
        </w:r>
      </w:del>
      <w:ins w:id="17985" w:author="Mehrnazi Boojari" w:date="2019-01-07T09:45:00Z">
        <w:r w:rsidR="006F7CCF">
          <w:rPr>
            <w:rFonts w:ascii="B Lotus" w:hAnsi="B Lotus" w:cs="B Lotus" w:hint="cs"/>
            <w:sz w:val="24"/>
            <w:szCs w:val="24"/>
            <w:rtl/>
            <w:lang w:bidi="fa-IR"/>
          </w:rPr>
          <w:t>‌ها</w:t>
        </w:r>
      </w:ins>
      <w:del w:id="17986" w:author="Mehrnazi Boojari" w:date="2019-01-07T10:00:00Z">
        <w:r w:rsidR="006B22DF" w:rsidRPr="00471054" w:rsidDel="00A31D6F">
          <w:rPr>
            <w:rFonts w:ascii="B Lotus" w:hAnsi="B Lotus" w:cs="B Lotus" w:hint="cs"/>
            <w:sz w:val="24"/>
            <w:szCs w:val="24"/>
            <w:rtl/>
            <w:lang w:bidi="fa-IR"/>
          </w:rPr>
          <w:delText xml:space="preserve"> </w:delText>
        </w:r>
      </w:del>
      <w:ins w:id="17987" w:author="Mehrnazi Boojari" w:date="2019-01-07T10:00:00Z">
        <w:r w:rsidR="00A31D6F">
          <w:rPr>
            <w:rFonts w:ascii="B Lotus" w:hAnsi="B Lotus" w:cs="B Lotus" w:hint="cs"/>
            <w:sz w:val="24"/>
            <w:szCs w:val="24"/>
            <w:rtl/>
            <w:lang w:bidi="fa-IR"/>
          </w:rPr>
          <w:t xml:space="preserve"> </w:t>
        </w:r>
      </w:ins>
      <w:r w:rsidR="006B22DF" w:rsidRPr="00471054">
        <w:rPr>
          <w:rFonts w:ascii="B Lotus" w:hAnsi="B Lotus" w:cs="B Lotus" w:hint="cs"/>
          <w:sz w:val="24"/>
          <w:szCs w:val="24"/>
          <w:rtl/>
          <w:lang w:bidi="fa-IR"/>
        </w:rPr>
        <w:t>به حوزه تقنین برمی</w:t>
      </w:r>
      <w:ins w:id="17988" w:author="Mehrnazi Boojari" w:date="2019-01-07T23:35:00Z">
        <w:r w:rsidR="00A26EBB">
          <w:rPr>
            <w:rFonts w:ascii="B Lotus" w:hAnsi="B Lotus" w:cs="B Nazanin" w:hint="cs"/>
            <w:sz w:val="24"/>
            <w:szCs w:val="24"/>
            <w:rtl/>
            <w:lang w:bidi="fa-IR"/>
          </w:rPr>
          <w:t>‌</w:t>
        </w:r>
      </w:ins>
      <w:del w:id="17989" w:author="Mehrnazi Boojari" w:date="2019-01-07T23:35:00Z">
        <w:r w:rsidR="006B22DF" w:rsidRPr="00471054" w:rsidDel="00A26EBB">
          <w:rPr>
            <w:rFonts w:ascii="B Lotus" w:hAnsi="B Lotus" w:cs="B Lotus" w:hint="cs"/>
            <w:sz w:val="24"/>
            <w:szCs w:val="24"/>
            <w:rtl/>
            <w:lang w:bidi="fa-IR"/>
          </w:rPr>
          <w:delText xml:space="preserve"> </w:delText>
        </w:r>
      </w:del>
      <w:r w:rsidR="006B22DF" w:rsidRPr="00471054">
        <w:rPr>
          <w:rFonts w:ascii="B Lotus" w:hAnsi="B Lotus" w:cs="B Lotus" w:hint="cs"/>
          <w:sz w:val="24"/>
          <w:szCs w:val="24"/>
          <w:rtl/>
          <w:lang w:bidi="fa-IR"/>
        </w:rPr>
        <w:t>گردد که این موضوع نیازمند قانون</w:t>
      </w:r>
      <w:del w:id="17990" w:author="Mehrnazi Boojari" w:date="2019-01-07T10:06:00Z">
        <w:r w:rsidR="006B22DF" w:rsidRPr="00471054" w:rsidDel="00A31D6F">
          <w:rPr>
            <w:rFonts w:ascii="B Lotus" w:hAnsi="B Lotus" w:cs="B Lotus" w:hint="cs"/>
            <w:sz w:val="24"/>
            <w:szCs w:val="24"/>
            <w:rtl/>
            <w:lang w:bidi="fa-IR"/>
          </w:rPr>
          <w:delText xml:space="preserve"> گذاری </w:delText>
        </w:r>
      </w:del>
      <w:ins w:id="17991" w:author="Mehrnazi Boojari" w:date="2019-01-07T10:06:00Z">
        <w:r w:rsidR="00A31D6F">
          <w:rPr>
            <w:rFonts w:ascii="B Lotus" w:hAnsi="B Lotus" w:cs="B Lotus" w:hint="cs"/>
            <w:sz w:val="24"/>
            <w:szCs w:val="24"/>
            <w:rtl/>
            <w:lang w:bidi="fa-IR"/>
          </w:rPr>
          <w:t xml:space="preserve">‌گذاری </w:t>
        </w:r>
      </w:ins>
      <w:r w:rsidR="006B22DF" w:rsidRPr="00471054">
        <w:rPr>
          <w:rFonts w:ascii="B Lotus" w:hAnsi="B Lotus" w:cs="B Lotus" w:hint="cs"/>
          <w:sz w:val="24"/>
          <w:szCs w:val="24"/>
          <w:rtl/>
          <w:lang w:bidi="fa-IR"/>
        </w:rPr>
        <w:t>مناسب</w:t>
      </w:r>
      <w:del w:id="17992" w:author="Mehrnazi Boojari" w:date="2019-01-07T09:49:00Z">
        <w:r w:rsidR="006B22DF" w:rsidRPr="00471054" w:rsidDel="006F7CCF">
          <w:rPr>
            <w:rFonts w:ascii="B Lotus" w:hAnsi="B Lotus" w:cs="B Lotus" w:hint="cs"/>
            <w:sz w:val="24"/>
            <w:szCs w:val="24"/>
            <w:rtl/>
            <w:lang w:bidi="fa-IR"/>
          </w:rPr>
          <w:delText xml:space="preserve"> می </w:delText>
        </w:r>
      </w:del>
      <w:del w:id="17993" w:author="Mehrnazi Boojari" w:date="2019-01-07T10:29:00Z">
        <w:r w:rsidR="006B22DF" w:rsidRPr="00471054" w:rsidDel="006C73A5">
          <w:rPr>
            <w:rFonts w:ascii="B Lotus" w:hAnsi="B Lotus" w:cs="B Lotus" w:hint="cs"/>
            <w:sz w:val="24"/>
            <w:szCs w:val="24"/>
            <w:rtl/>
            <w:lang w:bidi="fa-IR"/>
          </w:rPr>
          <w:delText>باشد</w:delText>
        </w:r>
      </w:del>
      <w:ins w:id="17994" w:author="Mehrnazi Boojari" w:date="2019-01-07T10:29:00Z">
        <w:r w:rsidR="006C73A5">
          <w:rPr>
            <w:rFonts w:ascii="B Lotus" w:hAnsi="B Lotus" w:cs="B Lotus" w:hint="cs"/>
            <w:sz w:val="24"/>
            <w:szCs w:val="24"/>
            <w:rtl/>
            <w:lang w:bidi="fa-IR"/>
          </w:rPr>
          <w:t xml:space="preserve"> است</w:t>
        </w:r>
      </w:ins>
      <w:r w:rsidR="00A6601A" w:rsidRPr="00471054">
        <w:rPr>
          <w:rFonts w:ascii="B Lotus" w:hAnsi="B Lotus" w:cs="B Lotus" w:hint="cs"/>
          <w:sz w:val="24"/>
          <w:szCs w:val="24"/>
          <w:rtl/>
          <w:lang w:bidi="fa-IR"/>
        </w:rPr>
        <w:t>.</w:t>
      </w:r>
      <w:r w:rsidR="006B22DF" w:rsidRPr="00471054">
        <w:rPr>
          <w:rFonts w:ascii="B Lotus" w:hAnsi="B Lotus" w:cs="B Lotus" w:hint="cs"/>
          <w:sz w:val="24"/>
          <w:szCs w:val="24"/>
          <w:rtl/>
          <w:lang w:bidi="fa-IR"/>
        </w:rPr>
        <w:t xml:space="preserve"> نبود ضوابط و مقررات </w:t>
      </w:r>
      <w:del w:id="17995" w:author="Mehrnazi Boojari" w:date="2019-01-07T22:28:00Z">
        <w:r w:rsidR="006B22DF" w:rsidRPr="00471054" w:rsidDel="00051F26">
          <w:rPr>
            <w:rFonts w:ascii="B Lotus" w:hAnsi="B Lotus" w:cs="B Lotus" w:hint="cs"/>
            <w:sz w:val="24"/>
            <w:szCs w:val="24"/>
            <w:rtl/>
            <w:lang w:bidi="fa-IR"/>
          </w:rPr>
          <w:delText>ساخت و ساز</w:delText>
        </w:r>
      </w:del>
      <w:ins w:id="17996" w:author="Mehrnazi Boojari" w:date="2019-01-07T22:28:00Z">
        <w:r w:rsidR="00051F26">
          <w:rPr>
            <w:rFonts w:ascii="B Lotus" w:hAnsi="B Lotus" w:cs="B Lotus" w:hint="cs"/>
            <w:sz w:val="24"/>
            <w:szCs w:val="24"/>
            <w:rtl/>
            <w:lang w:bidi="fa-IR"/>
          </w:rPr>
          <w:t>ساخت</w:t>
        </w:r>
        <w:r w:rsidR="00051F26">
          <w:rPr>
            <w:rFonts w:ascii="Times New Roman" w:hAnsi="Times New Roman" w:cs="Times New Roman" w:hint="cs"/>
            <w:sz w:val="24"/>
            <w:szCs w:val="24"/>
            <w:rtl/>
            <w:lang w:bidi="fa-IR"/>
          </w:rPr>
          <w:t> </w:t>
        </w:r>
        <w:r w:rsidR="00051F26">
          <w:rPr>
            <w:rFonts w:ascii="B Lotus" w:hAnsi="B Lotus" w:cs="B Lotus" w:hint="cs"/>
            <w:sz w:val="24"/>
            <w:szCs w:val="24"/>
            <w:rtl/>
            <w:lang w:bidi="fa-IR"/>
          </w:rPr>
          <w:t>و</w:t>
        </w:r>
        <w:r w:rsidR="00051F26">
          <w:rPr>
            <w:rFonts w:ascii="Times New Roman" w:hAnsi="Times New Roman" w:cs="Times New Roman" w:hint="cs"/>
            <w:sz w:val="24"/>
            <w:szCs w:val="24"/>
            <w:rtl/>
            <w:lang w:bidi="fa-IR"/>
          </w:rPr>
          <w:t> </w:t>
        </w:r>
        <w:r w:rsidR="00051F26">
          <w:rPr>
            <w:rFonts w:ascii="B Lotus" w:hAnsi="B Lotus" w:cs="B Lotus" w:hint="cs"/>
            <w:sz w:val="24"/>
            <w:szCs w:val="24"/>
            <w:rtl/>
            <w:lang w:bidi="fa-IR"/>
          </w:rPr>
          <w:t>ساز</w:t>
        </w:r>
      </w:ins>
      <w:r w:rsidR="006B22DF" w:rsidRPr="00471054">
        <w:rPr>
          <w:rFonts w:ascii="B Lotus" w:hAnsi="B Lotus" w:cs="B Lotus" w:hint="cs"/>
          <w:sz w:val="24"/>
          <w:szCs w:val="24"/>
          <w:rtl/>
          <w:lang w:bidi="fa-IR"/>
        </w:rPr>
        <w:t xml:space="preserve"> روستایی بیشترین </w:t>
      </w:r>
      <w:del w:id="17997" w:author="Mehrnazi Boojari" w:date="2019-01-07T10:04:00Z">
        <w:r w:rsidR="006B22DF" w:rsidRPr="00471054" w:rsidDel="00A31D6F">
          <w:rPr>
            <w:rFonts w:ascii="B Lotus" w:hAnsi="B Lotus" w:cs="B Lotus" w:hint="cs"/>
            <w:sz w:val="24"/>
            <w:szCs w:val="24"/>
            <w:rtl/>
            <w:lang w:bidi="fa-IR"/>
          </w:rPr>
          <w:delText>تاثیر</w:delText>
        </w:r>
      </w:del>
      <w:ins w:id="17998" w:author="Mehrnazi Boojari" w:date="2019-01-07T10:04:00Z">
        <w:r w:rsidR="00A31D6F">
          <w:rPr>
            <w:rFonts w:ascii="B Lotus" w:hAnsi="B Lotus" w:cs="B Lotus" w:hint="cs"/>
            <w:sz w:val="24"/>
            <w:szCs w:val="24"/>
            <w:rtl/>
            <w:lang w:bidi="fa-IR"/>
          </w:rPr>
          <w:t>تأثیر</w:t>
        </w:r>
      </w:ins>
      <w:r w:rsidR="006B22DF" w:rsidRPr="00471054">
        <w:rPr>
          <w:rFonts w:ascii="B Lotus" w:hAnsi="B Lotus" w:cs="B Lotus" w:hint="cs"/>
          <w:sz w:val="24"/>
          <w:szCs w:val="24"/>
          <w:rtl/>
          <w:lang w:bidi="fa-IR"/>
        </w:rPr>
        <w:t xml:space="preserve"> را در حوزه تقنین دارد</w:t>
      </w:r>
      <w:ins w:id="17999" w:author="Mehrnazi Boojari" w:date="2019-01-07T23:35:00Z">
        <w:r w:rsidR="00A26EBB">
          <w:rPr>
            <w:rFonts w:ascii="B Lotus" w:hAnsi="B Lotus" w:cs="B Lotus" w:hint="cs"/>
            <w:sz w:val="24"/>
            <w:szCs w:val="24"/>
            <w:rtl/>
            <w:lang w:bidi="fa-IR"/>
          </w:rPr>
          <w:t>؛</w:t>
        </w:r>
      </w:ins>
      <w:r w:rsidR="006B22DF" w:rsidRPr="00471054">
        <w:rPr>
          <w:rFonts w:ascii="B Lotus" w:hAnsi="B Lotus" w:cs="B Lotus" w:hint="cs"/>
          <w:sz w:val="24"/>
          <w:szCs w:val="24"/>
          <w:rtl/>
          <w:lang w:bidi="fa-IR"/>
        </w:rPr>
        <w:t xml:space="preserve"> که در ادامه بدان پرداخته</w:t>
      </w:r>
      <w:ins w:id="18000" w:author="Mehrnazi Boojari" w:date="2019-01-07T23:36:00Z">
        <w:r w:rsidR="00A26EBB">
          <w:rPr>
            <w:rFonts w:ascii="B Lotus" w:hAnsi="B Lotus" w:cs="B Nazanin" w:hint="cs"/>
            <w:sz w:val="24"/>
            <w:szCs w:val="24"/>
            <w:rtl/>
            <w:lang w:bidi="fa-IR"/>
          </w:rPr>
          <w:t>‌</w:t>
        </w:r>
        <w:r w:rsidR="00A26EBB">
          <w:rPr>
            <w:rFonts w:ascii="B Lotus" w:hAnsi="B Lotus" w:cs="B Lotus" w:hint="cs"/>
            <w:sz w:val="24"/>
            <w:szCs w:val="24"/>
            <w:rtl/>
            <w:lang w:bidi="fa-IR"/>
          </w:rPr>
          <w:t>ایم</w:t>
        </w:r>
      </w:ins>
      <w:del w:id="18001" w:author="Mehrnazi Boojari" w:date="2019-01-07T23:36:00Z">
        <w:r w:rsidR="006B22DF" w:rsidRPr="00471054" w:rsidDel="00A26EBB">
          <w:rPr>
            <w:rFonts w:ascii="B Lotus" w:hAnsi="B Lotus" w:cs="B Lotus" w:hint="cs"/>
            <w:sz w:val="24"/>
            <w:szCs w:val="24"/>
            <w:rtl/>
            <w:lang w:bidi="fa-IR"/>
          </w:rPr>
          <w:delText xml:space="preserve"> </w:delText>
        </w:r>
      </w:del>
      <w:del w:id="18002" w:author="Mehrnazi Boojari" w:date="2019-01-07T23:35:00Z">
        <w:r w:rsidR="006B22DF" w:rsidRPr="00471054" w:rsidDel="00A26EBB">
          <w:rPr>
            <w:rFonts w:ascii="B Lotus" w:hAnsi="B Lotus" w:cs="B Lotus" w:hint="cs"/>
            <w:sz w:val="24"/>
            <w:szCs w:val="24"/>
            <w:rtl/>
            <w:lang w:bidi="fa-IR"/>
          </w:rPr>
          <w:delText xml:space="preserve">خواهد </w:delText>
        </w:r>
      </w:del>
      <w:del w:id="18003" w:author="Mehrnazi Boojari" w:date="2019-01-07T23:36:00Z">
        <w:r w:rsidR="006B22DF" w:rsidRPr="00471054" w:rsidDel="00A26EBB">
          <w:rPr>
            <w:rFonts w:ascii="B Lotus" w:hAnsi="B Lotus" w:cs="B Lotus" w:hint="cs"/>
            <w:sz w:val="24"/>
            <w:szCs w:val="24"/>
            <w:rtl/>
            <w:lang w:bidi="fa-IR"/>
          </w:rPr>
          <w:delText>شد</w:delText>
        </w:r>
      </w:del>
      <w:del w:id="18004" w:author="Mehrnazi Boojari" w:date="2019-01-07T09:53:00Z">
        <w:r w:rsidR="006B22DF" w:rsidRPr="00471054" w:rsidDel="006F7CCF">
          <w:rPr>
            <w:rFonts w:ascii="B Lotus" w:hAnsi="B Lotus" w:cs="B Lotus" w:hint="cs"/>
            <w:sz w:val="24"/>
            <w:szCs w:val="24"/>
            <w:rtl/>
            <w:lang w:bidi="fa-IR"/>
          </w:rPr>
          <w:delText xml:space="preserve"> . </w:delText>
        </w:r>
      </w:del>
      <w:ins w:id="18005" w:author="Mehrnazi Boojari" w:date="2019-01-07T09:53:00Z">
        <w:r w:rsidR="006F7CCF">
          <w:rPr>
            <w:rFonts w:ascii="B Lotus" w:hAnsi="B Lotus" w:cs="B Lotus" w:hint="cs"/>
            <w:sz w:val="24"/>
            <w:szCs w:val="24"/>
            <w:rtl/>
            <w:lang w:bidi="fa-IR"/>
          </w:rPr>
          <w:t xml:space="preserve">. </w:t>
        </w:r>
      </w:ins>
    </w:p>
    <w:p w14:paraId="36F8589C" w14:textId="77777777" w:rsidR="004224F7" w:rsidRPr="00471054" w:rsidRDefault="00D4032F" w:rsidP="004224F7">
      <w:pPr>
        <w:keepNext/>
        <w:bidi/>
        <w:ind w:firstLine="227"/>
        <w:jc w:val="center"/>
        <w:rPr>
          <w:rFonts w:ascii="B Lotus" w:hAnsi="B Lotus"/>
        </w:rPr>
      </w:pPr>
      <w:r w:rsidRPr="00471054">
        <w:rPr>
          <w:rFonts w:ascii="B Lotus" w:hAnsi="B Lotus"/>
          <w:noProof/>
        </w:rPr>
        <w:drawing>
          <wp:inline distT="0" distB="0" distL="0" distR="0" wp14:anchorId="38CD197F" wp14:editId="2F57FBC6">
            <wp:extent cx="2711118" cy="1907844"/>
            <wp:effectExtent l="0" t="0" r="13335" b="165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6C1A02" w14:textId="77777777" w:rsidR="007549DC" w:rsidRPr="00471054" w:rsidRDefault="004224F7" w:rsidP="00313944">
      <w:pPr>
        <w:pStyle w:val="Caption"/>
        <w:bidi/>
        <w:rPr>
          <w:sz w:val="24"/>
          <w:szCs w:val="24"/>
          <w:rtl/>
          <w:lang w:bidi="fa-IR"/>
        </w:rPr>
      </w:pPr>
      <w:r w:rsidRPr="00471054">
        <w:rPr>
          <w:rtl/>
        </w:rPr>
        <w:t xml:space="preserve">نمودار </w:t>
      </w:r>
      <w:fldSimple w:instr=" STYLEREF 1 \s ">
        <w:r w:rsidR="00F11B79">
          <w:rPr>
            <w:noProof/>
            <w:rtl/>
          </w:rPr>
          <w:t>‏5</w:t>
        </w:r>
      </w:fldSimple>
      <w:del w:id="18006" w:author="Mehrnazi Boojari" w:date="2019-01-15T06:54:00Z">
        <w:r w:rsidR="00F11B79" w:rsidDel="00313944">
          <w:rPr>
            <w:rtl/>
          </w:rPr>
          <w:delText>.</w:delText>
        </w:r>
      </w:del>
      <w:ins w:id="18007" w:author="Mehrnazi Boojari" w:date="2019-01-15T06:54:00Z">
        <w:r w:rsidR="00313944">
          <w:rPr>
            <w:rFonts w:hint="cs"/>
            <w:rtl/>
          </w:rPr>
          <w:t>-</w:t>
        </w:r>
      </w:ins>
      <w:fldSimple w:instr=" SEQ نمودار \* ARABIC \s 1 ">
        <w:r w:rsidR="00F11B79">
          <w:rPr>
            <w:noProof/>
            <w:rtl/>
          </w:rPr>
          <w:t>1</w:t>
        </w:r>
      </w:fldSimple>
      <w:del w:id="18008" w:author="Mehrnazi Boojari" w:date="2019-01-07T10:35:00Z">
        <w:r w:rsidRPr="00471054" w:rsidDel="006C73A5">
          <w:rPr>
            <w:rFonts w:hint="cs"/>
            <w:rtl/>
            <w:lang w:bidi="fa-IR"/>
          </w:rPr>
          <w:delText xml:space="preserve"> : </w:delText>
        </w:r>
      </w:del>
      <w:ins w:id="18009" w:author="Mehrnazi Boojari" w:date="2019-01-07T10:35:00Z">
        <w:r w:rsidR="006C73A5">
          <w:rPr>
            <w:rFonts w:hint="cs"/>
            <w:rtl/>
            <w:lang w:bidi="fa-IR"/>
          </w:rPr>
          <w:t xml:space="preserve">: </w:t>
        </w:r>
      </w:ins>
      <w:r w:rsidRPr="00471054">
        <w:rPr>
          <w:rFonts w:hint="cs"/>
          <w:rtl/>
          <w:lang w:bidi="fa-IR"/>
        </w:rPr>
        <w:t>فراوانی حوزه بررسی عامل</w:t>
      </w:r>
      <w:del w:id="18010" w:author="Mehrnazi Boojari" w:date="2019-01-07T09:46:00Z">
        <w:r w:rsidRPr="00471054" w:rsidDel="006F7CCF">
          <w:rPr>
            <w:rFonts w:hint="cs"/>
            <w:rtl/>
            <w:lang w:bidi="fa-IR"/>
          </w:rPr>
          <w:delText xml:space="preserve"> های </w:delText>
        </w:r>
      </w:del>
      <w:ins w:id="18011" w:author="Mehrnazi Boojari" w:date="2019-01-07T09:46:00Z">
        <w:r w:rsidR="006F7CCF">
          <w:rPr>
            <w:rFonts w:hint="cs"/>
            <w:rtl/>
            <w:lang w:bidi="fa-IR"/>
          </w:rPr>
          <w:t xml:space="preserve">‌های </w:t>
        </w:r>
      </w:ins>
      <w:r w:rsidRPr="00471054">
        <w:rPr>
          <w:rFonts w:hint="cs"/>
          <w:rtl/>
          <w:lang w:bidi="fa-IR"/>
        </w:rPr>
        <w:t>انتخاب</w:t>
      </w:r>
      <w:ins w:id="18012" w:author="Mehrnazi Boojari" w:date="2019-01-07T23:36:00Z">
        <w:r w:rsidR="00A26EBB">
          <w:rPr>
            <w:rFonts w:cs="B Nazanin" w:hint="cs"/>
            <w:rtl/>
            <w:lang w:bidi="fa-IR"/>
          </w:rPr>
          <w:t>‌</w:t>
        </w:r>
      </w:ins>
      <w:del w:id="18013" w:author="Mehrnazi Boojari" w:date="2019-01-07T23:36:00Z">
        <w:r w:rsidRPr="00471054" w:rsidDel="00A26EBB">
          <w:rPr>
            <w:rFonts w:hint="cs"/>
            <w:rtl/>
            <w:lang w:bidi="fa-IR"/>
          </w:rPr>
          <w:delText xml:space="preserve"> </w:delText>
        </w:r>
      </w:del>
      <w:r w:rsidRPr="00471054">
        <w:rPr>
          <w:rFonts w:hint="cs"/>
          <w:rtl/>
          <w:lang w:bidi="fa-IR"/>
        </w:rPr>
        <w:t>شده مسکن روستایی</w:t>
      </w:r>
    </w:p>
    <w:p w14:paraId="7E2EA78C" w14:textId="77777777" w:rsidR="008765BE" w:rsidRPr="00471054" w:rsidRDefault="008765BE" w:rsidP="007549DC">
      <w:pPr>
        <w:bidi/>
        <w:ind w:firstLine="227"/>
        <w:jc w:val="both"/>
        <w:rPr>
          <w:rFonts w:ascii="B Lotus" w:hAnsi="B Lotus" w:cs="B Lotus"/>
          <w:sz w:val="24"/>
          <w:szCs w:val="24"/>
          <w:rtl/>
          <w:lang w:bidi="fa-IR"/>
        </w:rPr>
      </w:pPr>
    </w:p>
    <w:p w14:paraId="5EDEAA8E" w14:textId="77777777" w:rsidR="007549DC" w:rsidRPr="00471054" w:rsidRDefault="008765BE" w:rsidP="00A26EBB">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در بررسی میزان فراوانی قوانین عامل</w:t>
      </w:r>
      <w:del w:id="18014" w:author="Mehrnazi Boojari" w:date="2019-01-07T09:46:00Z">
        <w:r w:rsidRPr="00471054" w:rsidDel="006F7CCF">
          <w:rPr>
            <w:rFonts w:ascii="B Lotus" w:hAnsi="B Lotus" w:cs="B Lotus" w:hint="cs"/>
            <w:sz w:val="24"/>
            <w:szCs w:val="24"/>
            <w:rtl/>
            <w:lang w:bidi="fa-IR"/>
          </w:rPr>
          <w:delText xml:space="preserve"> های </w:delText>
        </w:r>
      </w:del>
      <w:ins w:id="18015"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ایجاد چالش در ابتدا قوانین به دو دسته کلی ت</w:t>
      </w:r>
      <w:r w:rsidR="0005655C">
        <w:rPr>
          <w:rFonts w:ascii="B Lotus" w:hAnsi="B Lotus" w:cs="B Lotus" w:hint="cs"/>
          <w:sz w:val="24"/>
          <w:szCs w:val="24"/>
          <w:rtl/>
          <w:lang w:bidi="fa-IR"/>
        </w:rPr>
        <w:t>قسیم</w:t>
      </w:r>
      <w:del w:id="18016" w:author="Mehrnazi Boojari" w:date="2019-01-07T10:01:00Z">
        <w:r w:rsidR="0005655C" w:rsidDel="00A31D6F">
          <w:rPr>
            <w:rFonts w:ascii="B Lotus" w:hAnsi="B Lotus" w:cs="B Lotus" w:hint="cs"/>
            <w:sz w:val="24"/>
            <w:szCs w:val="24"/>
            <w:rtl/>
            <w:lang w:bidi="fa-IR"/>
          </w:rPr>
          <w:delText xml:space="preserve"> بندی </w:delText>
        </w:r>
      </w:del>
      <w:ins w:id="18017" w:author="Mehrnazi Boojari" w:date="2019-01-07T10:01:00Z">
        <w:r w:rsidR="00A31D6F">
          <w:rPr>
            <w:rFonts w:ascii="B Lotus" w:hAnsi="B Lotus" w:cs="B Lotus" w:hint="cs"/>
            <w:sz w:val="24"/>
            <w:szCs w:val="24"/>
            <w:rtl/>
            <w:lang w:bidi="fa-IR"/>
          </w:rPr>
          <w:t xml:space="preserve">‌بندی </w:t>
        </w:r>
      </w:ins>
      <w:r w:rsidR="0005655C">
        <w:rPr>
          <w:rFonts w:ascii="B Lotus" w:hAnsi="B Lotus" w:cs="B Lotus" w:hint="cs"/>
          <w:sz w:val="24"/>
          <w:szCs w:val="24"/>
          <w:rtl/>
          <w:lang w:bidi="fa-IR"/>
        </w:rPr>
        <w:t>شده</w:t>
      </w:r>
      <w:del w:id="18018" w:author="Mehrnazi Boojari" w:date="2019-01-07T10:35:00Z">
        <w:r w:rsidR="0005655C" w:rsidDel="006C73A5">
          <w:rPr>
            <w:rFonts w:ascii="B Lotus" w:hAnsi="B Lotus" w:cs="B Lotus" w:hint="cs"/>
            <w:sz w:val="24"/>
            <w:szCs w:val="24"/>
            <w:rtl/>
            <w:lang w:bidi="fa-IR"/>
          </w:rPr>
          <w:delText xml:space="preserve"> اند </w:delText>
        </w:r>
      </w:del>
      <w:ins w:id="18019" w:author="Mehrnazi Boojari" w:date="2019-01-07T10:35:00Z">
        <w:r w:rsidR="006C73A5">
          <w:rPr>
            <w:rFonts w:ascii="B Lotus" w:hAnsi="B Lotus" w:cs="B Lotus" w:hint="cs"/>
            <w:sz w:val="24"/>
            <w:szCs w:val="24"/>
            <w:rtl/>
            <w:lang w:bidi="fa-IR"/>
          </w:rPr>
          <w:t>‌اند</w:t>
        </w:r>
      </w:ins>
      <w:del w:id="18020" w:author="Mehrnazi Boojari" w:date="2019-01-07T23:36:00Z">
        <w:r w:rsidR="0005655C" w:rsidDel="00A26EBB">
          <w:rPr>
            <w:rFonts w:ascii="B Lotus" w:hAnsi="B Lotus" w:cs="B Lotus" w:hint="cs"/>
            <w:sz w:val="24"/>
            <w:szCs w:val="24"/>
            <w:rtl/>
            <w:lang w:bidi="fa-IR"/>
          </w:rPr>
          <w:delText>که عبارتند از</w:delText>
        </w:r>
      </w:del>
      <w:r w:rsidRPr="00471054">
        <w:rPr>
          <w:rFonts w:ascii="B Lotus" w:hAnsi="B Lotus" w:cs="B Lotus" w:hint="cs"/>
          <w:sz w:val="24"/>
          <w:szCs w:val="24"/>
          <w:rtl/>
          <w:lang w:bidi="fa-IR"/>
        </w:rPr>
        <w:t xml:space="preserve">: </w:t>
      </w:r>
    </w:p>
    <w:p w14:paraId="1F41FDCD" w14:textId="77777777" w:rsidR="004F411A" w:rsidRPr="00471054" w:rsidRDefault="004F411A" w:rsidP="00A26EBB">
      <w:pPr>
        <w:pStyle w:val="ListParagraph"/>
        <w:numPr>
          <w:ilvl w:val="0"/>
          <w:numId w:val="4"/>
        </w:numPr>
        <w:bidi/>
        <w:jc w:val="both"/>
        <w:rPr>
          <w:rtl/>
          <w:lang w:bidi="fa-IR"/>
        </w:rPr>
      </w:pPr>
      <w:r w:rsidRPr="00471054">
        <w:rPr>
          <w:rFonts w:hint="cs"/>
          <w:rtl/>
          <w:lang w:bidi="fa-IR"/>
        </w:rPr>
        <w:t>قوانین بالادستی</w:t>
      </w:r>
      <w:r w:rsidR="00A6601A" w:rsidRPr="00471054">
        <w:rPr>
          <w:rFonts w:hint="cs"/>
          <w:rtl/>
          <w:lang w:bidi="fa-IR"/>
        </w:rPr>
        <w:t>؛</w:t>
      </w:r>
      <w:r w:rsidRPr="00471054">
        <w:rPr>
          <w:rFonts w:hint="cs"/>
          <w:rtl/>
          <w:lang w:bidi="fa-IR"/>
        </w:rPr>
        <w:t xml:space="preserve"> شامل سیاست</w:t>
      </w:r>
      <w:del w:id="18021" w:author="Mehrnazi Boojari" w:date="2019-01-07T09:46:00Z">
        <w:r w:rsidRPr="00471054" w:rsidDel="006F7CCF">
          <w:rPr>
            <w:rFonts w:hint="cs"/>
            <w:rtl/>
            <w:lang w:bidi="fa-IR"/>
          </w:rPr>
          <w:delText xml:space="preserve"> های </w:delText>
        </w:r>
      </w:del>
      <w:ins w:id="18022" w:author="Mehrnazi Boojari" w:date="2019-01-07T09:46:00Z">
        <w:r w:rsidR="006F7CCF">
          <w:rPr>
            <w:rFonts w:hint="cs"/>
            <w:rtl/>
            <w:lang w:bidi="fa-IR"/>
          </w:rPr>
          <w:t xml:space="preserve">‌های </w:t>
        </w:r>
      </w:ins>
      <w:r w:rsidRPr="00471054">
        <w:rPr>
          <w:rFonts w:hint="cs"/>
          <w:rtl/>
          <w:lang w:bidi="fa-IR"/>
        </w:rPr>
        <w:t>کلی نظام، برنامه</w:t>
      </w:r>
      <w:del w:id="18023" w:author="Mehrnazi Boojari" w:date="2019-01-07T09:46:00Z">
        <w:r w:rsidRPr="00471054" w:rsidDel="006F7CCF">
          <w:rPr>
            <w:rFonts w:hint="cs"/>
            <w:rtl/>
            <w:lang w:bidi="fa-IR"/>
          </w:rPr>
          <w:delText xml:space="preserve"> های </w:delText>
        </w:r>
      </w:del>
      <w:ins w:id="18024" w:author="Mehrnazi Boojari" w:date="2019-01-07T09:46:00Z">
        <w:r w:rsidR="006F7CCF">
          <w:rPr>
            <w:rFonts w:hint="cs"/>
            <w:rtl/>
            <w:lang w:bidi="fa-IR"/>
          </w:rPr>
          <w:t xml:space="preserve">‌های </w:t>
        </w:r>
      </w:ins>
      <w:r w:rsidRPr="00471054">
        <w:rPr>
          <w:rFonts w:hint="cs"/>
          <w:rtl/>
          <w:lang w:bidi="fa-IR"/>
        </w:rPr>
        <w:t>پنج</w:t>
      </w:r>
      <w:ins w:id="18025" w:author="Mehrnazi Boojari" w:date="2019-01-07T23:36:00Z">
        <w:r w:rsidR="00A26EBB">
          <w:rPr>
            <w:rFonts w:cs="B Nazanin" w:hint="cs"/>
            <w:rtl/>
            <w:lang w:bidi="fa-IR"/>
          </w:rPr>
          <w:t>‌</w:t>
        </w:r>
      </w:ins>
      <w:del w:id="18026" w:author="Mehrnazi Boojari" w:date="2019-01-07T23:36:00Z">
        <w:r w:rsidRPr="00471054" w:rsidDel="00A26EBB">
          <w:rPr>
            <w:rFonts w:hint="cs"/>
            <w:rtl/>
            <w:lang w:bidi="fa-IR"/>
          </w:rPr>
          <w:delText xml:space="preserve"> </w:delText>
        </w:r>
      </w:del>
      <w:r w:rsidRPr="00471054">
        <w:rPr>
          <w:rFonts w:hint="cs"/>
          <w:rtl/>
          <w:lang w:bidi="fa-IR"/>
        </w:rPr>
        <w:t>ساله توسعه کشور</w:t>
      </w:r>
      <w:del w:id="18027" w:author="Mehrnazi Boojari" w:date="2019-01-07T09:47:00Z">
        <w:r w:rsidRPr="00471054" w:rsidDel="006F7CCF">
          <w:rPr>
            <w:rFonts w:hint="cs"/>
            <w:rtl/>
            <w:lang w:bidi="fa-IR"/>
          </w:rPr>
          <w:delText xml:space="preserve"> ،</w:delText>
        </w:r>
      </w:del>
      <w:ins w:id="18028" w:author="Mehrnazi Boojari" w:date="2019-01-07T09:47:00Z">
        <w:r w:rsidR="006F7CCF">
          <w:rPr>
            <w:rFonts w:hint="cs"/>
            <w:rtl/>
            <w:lang w:bidi="fa-IR"/>
          </w:rPr>
          <w:t>،</w:t>
        </w:r>
      </w:ins>
      <w:r w:rsidRPr="00471054">
        <w:rPr>
          <w:rFonts w:hint="cs"/>
          <w:rtl/>
          <w:lang w:bidi="fa-IR"/>
        </w:rPr>
        <w:t xml:space="preserve"> قانون اساسی و .</w:t>
      </w:r>
      <w:ins w:id="18029" w:author="Mehrnazi Boojari" w:date="2019-01-15T06:55:00Z">
        <w:r w:rsidR="00313944">
          <w:rPr>
            <w:rFonts w:hint="cs"/>
            <w:rtl/>
            <w:lang w:bidi="fa-IR"/>
          </w:rPr>
          <w:t>.</w:t>
        </w:r>
      </w:ins>
      <w:r w:rsidRPr="00471054">
        <w:rPr>
          <w:rFonts w:hint="cs"/>
          <w:rtl/>
          <w:lang w:bidi="fa-IR"/>
        </w:rPr>
        <w:t xml:space="preserve">.. </w:t>
      </w:r>
    </w:p>
    <w:p w14:paraId="41B270BF" w14:textId="77777777" w:rsidR="004F411A" w:rsidRPr="00471054" w:rsidRDefault="004F411A" w:rsidP="007931D9">
      <w:pPr>
        <w:pStyle w:val="ListParagraph"/>
        <w:numPr>
          <w:ilvl w:val="0"/>
          <w:numId w:val="4"/>
        </w:numPr>
        <w:bidi/>
        <w:jc w:val="both"/>
        <w:rPr>
          <w:rtl/>
          <w:lang w:bidi="fa-IR"/>
        </w:rPr>
      </w:pPr>
      <w:r w:rsidRPr="00471054">
        <w:rPr>
          <w:rFonts w:hint="cs"/>
          <w:rtl/>
          <w:lang w:bidi="fa-IR"/>
        </w:rPr>
        <w:t>قوانین موضوعی و اقدامی</w:t>
      </w:r>
      <w:r w:rsidR="00A6601A" w:rsidRPr="00471054">
        <w:rPr>
          <w:rFonts w:hint="cs"/>
          <w:rtl/>
          <w:lang w:bidi="fa-IR"/>
        </w:rPr>
        <w:t>؛</w:t>
      </w:r>
      <w:r w:rsidRPr="00471054">
        <w:rPr>
          <w:rFonts w:hint="cs"/>
          <w:rtl/>
          <w:lang w:bidi="fa-IR"/>
        </w:rPr>
        <w:t xml:space="preserve"> شامل </w:t>
      </w:r>
      <w:del w:id="18030" w:author="Mehrnazi Boojari" w:date="2019-01-08T03:27:00Z">
        <w:r w:rsidRPr="00471054" w:rsidDel="00666313">
          <w:rPr>
            <w:rFonts w:hint="cs"/>
            <w:rtl/>
            <w:lang w:bidi="fa-IR"/>
          </w:rPr>
          <w:delText>آئین نامه</w:delText>
        </w:r>
      </w:del>
      <w:ins w:id="18031" w:author="Mehrnazi Boojari" w:date="2019-01-08T03:27:00Z">
        <w:r w:rsidR="00666313">
          <w:rPr>
            <w:rFonts w:hint="cs"/>
            <w:rtl/>
            <w:lang w:bidi="fa-IR"/>
          </w:rPr>
          <w:t>آیین‌نامه</w:t>
        </w:r>
      </w:ins>
      <w:del w:id="18032" w:author="Mehrnazi Boojari" w:date="2019-01-07T09:45:00Z">
        <w:r w:rsidRPr="00471054" w:rsidDel="006F7CCF">
          <w:rPr>
            <w:rFonts w:hint="cs"/>
            <w:rtl/>
            <w:lang w:bidi="fa-IR"/>
          </w:rPr>
          <w:delText xml:space="preserve"> ها </w:delText>
        </w:r>
      </w:del>
      <w:ins w:id="18033" w:author="Mehrnazi Boojari" w:date="2019-01-07T09:45:00Z">
        <w:r w:rsidR="006F7CCF">
          <w:rPr>
            <w:rFonts w:hint="cs"/>
            <w:rtl/>
            <w:lang w:bidi="fa-IR"/>
          </w:rPr>
          <w:t>‌</w:t>
        </w:r>
      </w:ins>
      <w:ins w:id="18034" w:author="Mehrnazi Boojari" w:date="2019-01-08T03:27:00Z">
        <w:r w:rsidR="00666313">
          <w:rPr>
            <w:rFonts w:cs="B Nazanin" w:hint="cs"/>
            <w:rtl/>
            <w:lang w:bidi="fa-IR"/>
          </w:rPr>
          <w:t>‌</w:t>
        </w:r>
      </w:ins>
      <w:ins w:id="18035" w:author="Mehrnazi Boojari" w:date="2019-01-07T09:45:00Z">
        <w:r w:rsidR="006F7CCF">
          <w:rPr>
            <w:rFonts w:hint="cs"/>
            <w:rtl/>
            <w:lang w:bidi="fa-IR"/>
          </w:rPr>
          <w:t xml:space="preserve">ها </w:t>
        </w:r>
      </w:ins>
      <w:r w:rsidRPr="00471054">
        <w:rPr>
          <w:rFonts w:hint="cs"/>
          <w:rtl/>
          <w:lang w:bidi="fa-IR"/>
        </w:rPr>
        <w:t>و رویه</w:t>
      </w:r>
      <w:del w:id="18036" w:author="Mehrnazi Boojari" w:date="2019-01-07T09:45:00Z">
        <w:r w:rsidRPr="00471054" w:rsidDel="006F7CCF">
          <w:rPr>
            <w:rFonts w:hint="cs"/>
            <w:rtl/>
            <w:lang w:bidi="fa-IR"/>
          </w:rPr>
          <w:delText xml:space="preserve"> ها </w:delText>
        </w:r>
      </w:del>
      <w:ins w:id="18037" w:author="Mehrnazi Boojari" w:date="2019-01-07T09:45:00Z">
        <w:r w:rsidR="006F7CCF">
          <w:rPr>
            <w:rFonts w:hint="cs"/>
            <w:rtl/>
            <w:lang w:bidi="fa-IR"/>
          </w:rPr>
          <w:t xml:space="preserve">‌ها </w:t>
        </w:r>
      </w:ins>
      <w:r w:rsidRPr="00471054">
        <w:rPr>
          <w:rFonts w:hint="cs"/>
          <w:rtl/>
          <w:lang w:bidi="fa-IR"/>
        </w:rPr>
        <w:t>و ..</w:t>
      </w:r>
      <w:ins w:id="18038" w:author="Mehrnazi Boojari" w:date="2019-01-15T06:55:00Z">
        <w:r w:rsidR="00313944">
          <w:rPr>
            <w:rFonts w:hint="cs"/>
            <w:rtl/>
            <w:lang w:bidi="fa-IR"/>
          </w:rPr>
          <w:t>.</w:t>
        </w:r>
      </w:ins>
      <w:r w:rsidRPr="00471054">
        <w:rPr>
          <w:rFonts w:hint="cs"/>
          <w:rtl/>
          <w:lang w:bidi="fa-IR"/>
        </w:rPr>
        <w:t xml:space="preserve">. </w:t>
      </w:r>
    </w:p>
    <w:p w14:paraId="759C2FF7" w14:textId="77777777" w:rsidR="00FA2B15" w:rsidRPr="00471054" w:rsidRDefault="004A3AA1" w:rsidP="00313944">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lastRenderedPageBreak/>
        <w:t>نمودار 5</w:t>
      </w:r>
      <w:del w:id="18039" w:author="Mehrnazi Boojari" w:date="2019-01-15T06:55:00Z">
        <w:r w:rsidRPr="00471054" w:rsidDel="00313944">
          <w:rPr>
            <w:rFonts w:ascii="B Lotus" w:hAnsi="B Lotus" w:cs="B Lotus" w:hint="cs"/>
            <w:sz w:val="24"/>
            <w:szCs w:val="24"/>
            <w:rtl/>
            <w:lang w:bidi="fa-IR"/>
          </w:rPr>
          <w:delText>.</w:delText>
        </w:r>
      </w:del>
      <w:ins w:id="18040" w:author="Mehrnazi Boojari" w:date="2019-01-15T06:55:00Z">
        <w:r w:rsidR="00313944">
          <w:rPr>
            <w:rFonts w:ascii="B Lotus" w:hAnsi="B Lotus" w:cs="B Lotus" w:hint="cs"/>
            <w:sz w:val="24"/>
            <w:szCs w:val="24"/>
            <w:rtl/>
            <w:lang w:bidi="fa-IR"/>
          </w:rPr>
          <w:t>-</w:t>
        </w:r>
      </w:ins>
      <w:r w:rsidRPr="00471054">
        <w:rPr>
          <w:rFonts w:ascii="B Lotus" w:hAnsi="B Lotus" w:cs="B Lotus" w:hint="cs"/>
          <w:sz w:val="24"/>
          <w:szCs w:val="24"/>
          <w:rtl/>
          <w:lang w:bidi="fa-IR"/>
        </w:rPr>
        <w:t>2 میزان فراوانی قوانین در عوامل انتخاب</w:t>
      </w:r>
      <w:ins w:id="18041" w:author="Mehrnazi Boojari" w:date="2019-01-08T03:28:00Z">
        <w:r w:rsidR="00666313">
          <w:rPr>
            <w:rFonts w:ascii="B Lotus" w:hAnsi="B Lotus" w:cs="B Nazanin" w:hint="cs"/>
            <w:sz w:val="24"/>
            <w:szCs w:val="24"/>
            <w:rtl/>
            <w:lang w:bidi="fa-IR"/>
          </w:rPr>
          <w:t>‌</w:t>
        </w:r>
      </w:ins>
      <w:del w:id="18042" w:author="Mehrnazi Boojari" w:date="2019-01-08T03:28:00Z">
        <w:r w:rsidRPr="00471054" w:rsidDel="00666313">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شده را نشان</w:t>
      </w:r>
      <w:del w:id="18043" w:author="Mehrnazi Boojari" w:date="2019-01-07T09:49:00Z">
        <w:r w:rsidRPr="00471054" w:rsidDel="006F7CCF">
          <w:rPr>
            <w:rFonts w:ascii="B Lotus" w:hAnsi="B Lotus" w:cs="B Lotus" w:hint="cs"/>
            <w:sz w:val="24"/>
            <w:szCs w:val="24"/>
            <w:rtl/>
            <w:lang w:bidi="fa-IR"/>
          </w:rPr>
          <w:delText xml:space="preserve"> می </w:delText>
        </w:r>
      </w:del>
      <w:ins w:id="18044"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دهد</w:t>
      </w:r>
      <w:r w:rsidR="008765BE" w:rsidRPr="00471054">
        <w:rPr>
          <w:rFonts w:ascii="B Lotus" w:hAnsi="B Lotus" w:cs="B Lotus" w:hint="cs"/>
          <w:sz w:val="24"/>
          <w:szCs w:val="24"/>
          <w:rtl/>
          <w:lang w:bidi="fa-IR"/>
        </w:rPr>
        <w:t>.</w:t>
      </w:r>
      <w:r w:rsidRPr="00471054">
        <w:rPr>
          <w:rFonts w:ascii="B Lotus" w:hAnsi="B Lotus" w:cs="B Lotus" w:hint="cs"/>
          <w:sz w:val="24"/>
          <w:szCs w:val="24"/>
          <w:rtl/>
          <w:lang w:bidi="fa-IR"/>
        </w:rPr>
        <w:t xml:space="preserve"> </w:t>
      </w:r>
      <w:r w:rsidR="005203A5" w:rsidRPr="00471054">
        <w:rPr>
          <w:rFonts w:ascii="B Lotus" w:hAnsi="B Lotus" w:cs="B Lotus" w:hint="cs"/>
          <w:sz w:val="24"/>
          <w:szCs w:val="24"/>
          <w:rtl/>
          <w:lang w:bidi="fa-IR"/>
        </w:rPr>
        <w:t>بالا</w:t>
      </w:r>
      <w:del w:id="18045" w:author="Mehrnazi Boojari" w:date="2019-01-07T10:45:00Z">
        <w:r w:rsidR="005203A5" w:rsidRPr="00471054" w:rsidDel="006A1F1D">
          <w:rPr>
            <w:rFonts w:ascii="B Lotus" w:hAnsi="B Lotus" w:cs="B Lotus" w:hint="cs"/>
            <w:sz w:val="24"/>
            <w:szCs w:val="24"/>
            <w:rtl/>
            <w:lang w:bidi="fa-IR"/>
          </w:rPr>
          <w:delText xml:space="preserve"> بودن </w:delText>
        </w:r>
      </w:del>
      <w:ins w:id="18046" w:author="Mehrnazi Boojari" w:date="2019-01-07T10:45:00Z">
        <w:r w:rsidR="006A1F1D">
          <w:rPr>
            <w:rFonts w:ascii="B Lotus" w:hAnsi="B Lotus" w:cs="B Lotus" w:hint="cs"/>
            <w:sz w:val="24"/>
            <w:szCs w:val="24"/>
            <w:rtl/>
            <w:lang w:bidi="fa-IR"/>
          </w:rPr>
          <w:t xml:space="preserve">‌بودن </w:t>
        </w:r>
      </w:ins>
      <w:r w:rsidR="005203A5" w:rsidRPr="00471054">
        <w:rPr>
          <w:rFonts w:ascii="B Lotus" w:hAnsi="B Lotus" w:cs="B Lotus" w:hint="cs"/>
          <w:sz w:val="24"/>
          <w:szCs w:val="24"/>
          <w:rtl/>
          <w:lang w:bidi="fa-IR"/>
        </w:rPr>
        <w:t>میزان قوانین بالادستی نسبت به قوانین موضوعی و اقدامی نشان از این دارد که برنامه</w:t>
      </w:r>
      <w:del w:id="18047" w:author="Mehrnazi Boojari" w:date="2019-01-07T09:46:00Z">
        <w:r w:rsidR="005203A5" w:rsidRPr="00471054" w:rsidDel="006F7CCF">
          <w:rPr>
            <w:rFonts w:ascii="B Lotus" w:hAnsi="B Lotus" w:cs="B Lotus" w:hint="cs"/>
            <w:sz w:val="24"/>
            <w:szCs w:val="24"/>
            <w:rtl/>
            <w:lang w:bidi="fa-IR"/>
          </w:rPr>
          <w:delText xml:space="preserve"> های </w:delText>
        </w:r>
      </w:del>
      <w:ins w:id="18048" w:author="Mehrnazi Boojari" w:date="2019-01-07T09:46:00Z">
        <w:r w:rsidR="006F7CCF">
          <w:rPr>
            <w:rFonts w:ascii="B Lotus" w:hAnsi="B Lotus" w:cs="B Lotus" w:hint="cs"/>
            <w:sz w:val="24"/>
            <w:szCs w:val="24"/>
            <w:rtl/>
            <w:lang w:bidi="fa-IR"/>
          </w:rPr>
          <w:t xml:space="preserve">‌های </w:t>
        </w:r>
      </w:ins>
      <w:r w:rsidR="005203A5" w:rsidRPr="00471054">
        <w:rPr>
          <w:rFonts w:ascii="B Lotus" w:hAnsi="B Lotus" w:cs="B Lotus" w:hint="cs"/>
          <w:sz w:val="24"/>
          <w:szCs w:val="24"/>
          <w:rtl/>
          <w:lang w:bidi="fa-IR"/>
        </w:rPr>
        <w:t xml:space="preserve">بالادستی در کشور </w:t>
      </w:r>
      <w:r w:rsidR="003E5789" w:rsidRPr="00471054">
        <w:rPr>
          <w:rFonts w:ascii="B Lotus" w:hAnsi="B Lotus" w:cs="B Lotus" w:hint="cs"/>
          <w:sz w:val="24"/>
          <w:szCs w:val="24"/>
          <w:rtl/>
          <w:lang w:bidi="fa-IR"/>
        </w:rPr>
        <w:t>تا حدودی مسائل و مشکلات مسکن روستایی را پوشش</w:t>
      </w:r>
      <w:del w:id="18049" w:author="Mehrnazi Boojari" w:date="2019-01-07T09:49:00Z">
        <w:r w:rsidR="003E5789" w:rsidRPr="00471054" w:rsidDel="006F7CCF">
          <w:rPr>
            <w:rFonts w:ascii="B Lotus" w:hAnsi="B Lotus" w:cs="B Lotus" w:hint="cs"/>
            <w:sz w:val="24"/>
            <w:szCs w:val="24"/>
            <w:rtl/>
            <w:lang w:bidi="fa-IR"/>
          </w:rPr>
          <w:delText xml:space="preserve"> می </w:delText>
        </w:r>
      </w:del>
      <w:ins w:id="18050" w:author="Mehrnazi Boojari" w:date="2019-01-07T09:49:00Z">
        <w:r w:rsidR="006F7CCF">
          <w:rPr>
            <w:rFonts w:ascii="B Lotus" w:hAnsi="B Lotus" w:cs="B Lotus" w:hint="cs"/>
            <w:sz w:val="24"/>
            <w:szCs w:val="24"/>
            <w:rtl/>
            <w:lang w:bidi="fa-IR"/>
          </w:rPr>
          <w:t xml:space="preserve"> می‌</w:t>
        </w:r>
      </w:ins>
      <w:r w:rsidR="003E5789" w:rsidRPr="00471054">
        <w:rPr>
          <w:rFonts w:ascii="B Lotus" w:hAnsi="B Lotus" w:cs="B Lotus" w:hint="cs"/>
          <w:sz w:val="24"/>
          <w:szCs w:val="24"/>
          <w:rtl/>
          <w:lang w:bidi="fa-IR"/>
        </w:rPr>
        <w:t>دهند</w:t>
      </w:r>
      <w:del w:id="18051" w:author="Mehrnazi Boojari" w:date="2019-01-08T02:06:00Z">
        <w:r w:rsidR="003E5789" w:rsidRPr="00471054" w:rsidDel="00310BDA">
          <w:rPr>
            <w:rFonts w:ascii="B Lotus" w:hAnsi="B Lotus" w:cs="B Lotus" w:hint="cs"/>
            <w:sz w:val="24"/>
            <w:szCs w:val="24"/>
            <w:rtl/>
            <w:lang w:bidi="fa-IR"/>
          </w:rPr>
          <w:delText xml:space="preserve"> ولی </w:delText>
        </w:r>
      </w:del>
      <w:ins w:id="18052" w:author="Mehrnazi Boojari" w:date="2019-01-08T02:06:00Z">
        <w:r w:rsidR="00310BDA">
          <w:rPr>
            <w:rFonts w:ascii="B Lotus" w:hAnsi="B Lotus" w:cs="B Lotus" w:hint="cs"/>
            <w:sz w:val="24"/>
            <w:szCs w:val="24"/>
            <w:rtl/>
            <w:lang w:bidi="fa-IR"/>
          </w:rPr>
          <w:t xml:space="preserve">، ولی </w:t>
        </w:r>
      </w:ins>
      <w:r w:rsidR="003E5789" w:rsidRPr="00471054">
        <w:rPr>
          <w:rFonts w:ascii="B Lotus" w:hAnsi="B Lotus" w:cs="B Lotus" w:hint="cs"/>
          <w:sz w:val="24"/>
          <w:szCs w:val="24"/>
          <w:rtl/>
          <w:lang w:bidi="fa-IR"/>
        </w:rPr>
        <w:t xml:space="preserve">قوانین </w:t>
      </w:r>
      <w:del w:id="18053" w:author="Mehrnazi Boojari" w:date="2019-01-07T23:59:00Z">
        <w:r w:rsidR="003E5789" w:rsidRPr="00471054" w:rsidDel="008E2EB9">
          <w:rPr>
            <w:rFonts w:ascii="B Lotus" w:hAnsi="B Lotus" w:cs="B Lotus" w:hint="cs"/>
            <w:sz w:val="24"/>
            <w:szCs w:val="24"/>
            <w:rtl/>
            <w:lang w:bidi="fa-IR"/>
          </w:rPr>
          <w:delText>پائین</w:delText>
        </w:r>
      </w:del>
      <w:ins w:id="18054" w:author="Mehrnazi Boojari" w:date="2019-01-07T23:59:00Z">
        <w:r w:rsidR="008E2EB9">
          <w:rPr>
            <w:rFonts w:ascii="B Lotus" w:hAnsi="B Lotus" w:cs="B Lotus" w:hint="cs"/>
            <w:sz w:val="24"/>
            <w:szCs w:val="24"/>
            <w:rtl/>
            <w:lang w:bidi="fa-IR"/>
          </w:rPr>
          <w:t>پایین</w:t>
        </w:r>
      </w:ins>
      <w:ins w:id="18055" w:author="Mehrnazi Boojari" w:date="2019-01-15T06:55:00Z">
        <w:r w:rsidR="00313944">
          <w:rPr>
            <w:rFonts w:ascii="B Lotus" w:hAnsi="B Lotus" w:cs="B Nazanin" w:hint="cs"/>
            <w:sz w:val="24"/>
            <w:szCs w:val="24"/>
            <w:rtl/>
            <w:lang w:bidi="fa-IR"/>
          </w:rPr>
          <w:t>‌</w:t>
        </w:r>
      </w:ins>
      <w:del w:id="18056" w:author="Mehrnazi Boojari" w:date="2019-01-15T06:55:00Z">
        <w:r w:rsidR="003E5789" w:rsidRPr="00471054" w:rsidDel="00313944">
          <w:rPr>
            <w:rFonts w:ascii="B Lotus" w:hAnsi="B Lotus" w:cs="B Lotus" w:hint="cs"/>
            <w:sz w:val="24"/>
            <w:szCs w:val="24"/>
            <w:rtl/>
            <w:lang w:bidi="fa-IR"/>
          </w:rPr>
          <w:delText xml:space="preserve"> </w:delText>
        </w:r>
      </w:del>
      <w:r w:rsidR="003E5789" w:rsidRPr="00471054">
        <w:rPr>
          <w:rFonts w:ascii="B Lotus" w:hAnsi="B Lotus" w:cs="B Lotus" w:hint="cs"/>
          <w:sz w:val="24"/>
          <w:szCs w:val="24"/>
          <w:rtl/>
          <w:lang w:bidi="fa-IR"/>
        </w:rPr>
        <w:t>دستی و موضوعی ترجمه مناسبی از قوانین بالادستی را در کشور نداشته</w:t>
      </w:r>
      <w:ins w:id="18057" w:author="Mehrnazi Boojari" w:date="2019-01-15T06:55:00Z">
        <w:r w:rsidR="00313944">
          <w:rPr>
            <w:rFonts w:ascii="B Lotus" w:hAnsi="B Lotus" w:cs="B Nazanin" w:hint="cs"/>
            <w:sz w:val="24"/>
            <w:szCs w:val="24"/>
            <w:rtl/>
            <w:lang w:bidi="fa-IR"/>
          </w:rPr>
          <w:t>‌</w:t>
        </w:r>
      </w:ins>
      <w:del w:id="18058" w:author="Mehrnazi Boojari" w:date="2019-01-15T06:55:00Z">
        <w:r w:rsidR="003E5789" w:rsidRPr="00471054" w:rsidDel="00313944">
          <w:rPr>
            <w:rFonts w:ascii="B Lotus" w:hAnsi="B Lotus" w:cs="B Lotus" w:hint="cs"/>
            <w:sz w:val="24"/>
            <w:szCs w:val="24"/>
            <w:rtl/>
            <w:lang w:bidi="fa-IR"/>
          </w:rPr>
          <w:delText xml:space="preserve"> </w:delText>
        </w:r>
      </w:del>
      <w:r w:rsidR="003E5789" w:rsidRPr="00471054">
        <w:rPr>
          <w:rFonts w:ascii="B Lotus" w:hAnsi="B Lotus" w:cs="B Lotus" w:hint="cs"/>
          <w:sz w:val="24"/>
          <w:szCs w:val="24"/>
          <w:rtl/>
          <w:lang w:bidi="fa-IR"/>
        </w:rPr>
        <w:t>اند</w:t>
      </w:r>
      <w:del w:id="18059" w:author="Mehrnazi Boojari" w:date="2019-01-07T09:53:00Z">
        <w:r w:rsidR="003E5789" w:rsidRPr="00471054" w:rsidDel="006F7CCF">
          <w:rPr>
            <w:rFonts w:ascii="B Lotus" w:hAnsi="B Lotus" w:cs="B Lotus" w:hint="cs"/>
            <w:sz w:val="24"/>
            <w:szCs w:val="24"/>
            <w:rtl/>
            <w:lang w:bidi="fa-IR"/>
          </w:rPr>
          <w:delText xml:space="preserve"> . </w:delText>
        </w:r>
      </w:del>
      <w:ins w:id="18060" w:author="Mehrnazi Boojari" w:date="2019-01-07T09:53:00Z">
        <w:r w:rsidR="006F7CCF">
          <w:rPr>
            <w:rFonts w:ascii="B Lotus" w:hAnsi="B Lotus" w:cs="B Lotus" w:hint="cs"/>
            <w:sz w:val="24"/>
            <w:szCs w:val="24"/>
            <w:rtl/>
            <w:lang w:bidi="fa-IR"/>
          </w:rPr>
          <w:t xml:space="preserve">. </w:t>
        </w:r>
      </w:ins>
      <w:r w:rsidR="003E5789" w:rsidRPr="00471054">
        <w:rPr>
          <w:rFonts w:ascii="B Lotus" w:hAnsi="B Lotus" w:cs="B Lotus" w:hint="cs"/>
          <w:sz w:val="24"/>
          <w:szCs w:val="24"/>
          <w:rtl/>
          <w:lang w:bidi="fa-IR"/>
        </w:rPr>
        <w:t>این موضوع در کنار نمودار فر</w:t>
      </w:r>
      <w:ins w:id="18061" w:author="Mehrnazi Boojari" w:date="2019-01-15T06:55:00Z">
        <w:r w:rsidR="00313944">
          <w:rPr>
            <w:rFonts w:ascii="B Lotus" w:hAnsi="B Lotus" w:cs="B Lotus" w:hint="cs"/>
            <w:sz w:val="24"/>
            <w:szCs w:val="24"/>
            <w:rtl/>
            <w:lang w:bidi="fa-IR"/>
          </w:rPr>
          <w:t>ا</w:t>
        </w:r>
      </w:ins>
      <w:r w:rsidR="003E5789" w:rsidRPr="00471054">
        <w:rPr>
          <w:rFonts w:ascii="B Lotus" w:hAnsi="B Lotus" w:cs="B Lotus" w:hint="cs"/>
          <w:sz w:val="24"/>
          <w:szCs w:val="24"/>
          <w:rtl/>
          <w:lang w:bidi="fa-IR"/>
        </w:rPr>
        <w:t>وانی حوزه بررسی عامل</w:t>
      </w:r>
      <w:del w:id="18062" w:author="Mehrnazi Boojari" w:date="2019-01-07T09:45:00Z">
        <w:r w:rsidR="003E5789" w:rsidRPr="00471054" w:rsidDel="006F7CCF">
          <w:rPr>
            <w:rFonts w:ascii="B Lotus" w:hAnsi="B Lotus" w:cs="B Lotus" w:hint="cs"/>
            <w:sz w:val="24"/>
            <w:szCs w:val="24"/>
            <w:rtl/>
            <w:lang w:bidi="fa-IR"/>
          </w:rPr>
          <w:delText xml:space="preserve"> ها </w:delText>
        </w:r>
      </w:del>
      <w:ins w:id="18063" w:author="Mehrnazi Boojari" w:date="2019-01-07T09:45:00Z">
        <w:r w:rsidR="006F7CCF">
          <w:rPr>
            <w:rFonts w:ascii="B Lotus" w:hAnsi="B Lotus" w:cs="B Lotus" w:hint="cs"/>
            <w:sz w:val="24"/>
            <w:szCs w:val="24"/>
            <w:rtl/>
            <w:lang w:bidi="fa-IR"/>
          </w:rPr>
          <w:t xml:space="preserve">‌ها </w:t>
        </w:r>
      </w:ins>
      <w:r w:rsidR="003E5789" w:rsidRPr="00471054">
        <w:rPr>
          <w:rFonts w:ascii="B Lotus" w:hAnsi="B Lotus" w:cs="B Lotus" w:hint="cs"/>
          <w:sz w:val="24"/>
          <w:szCs w:val="24"/>
          <w:rtl/>
          <w:lang w:bidi="fa-IR"/>
        </w:rPr>
        <w:t>نیز خود را</w:t>
      </w:r>
      <w:r w:rsidR="008765BE" w:rsidRPr="00471054">
        <w:rPr>
          <w:rFonts w:ascii="B Lotus" w:hAnsi="B Lotus" w:cs="B Lotus" w:hint="cs"/>
          <w:sz w:val="24"/>
          <w:szCs w:val="24"/>
          <w:rtl/>
          <w:lang w:bidi="fa-IR"/>
        </w:rPr>
        <w:t xml:space="preserve"> </w:t>
      </w:r>
      <w:del w:id="18064" w:author="Mehrnazi Boojari" w:date="2019-01-07T09:55:00Z">
        <w:r w:rsidR="008765BE" w:rsidRPr="00471054" w:rsidDel="00A31D6F">
          <w:rPr>
            <w:rFonts w:ascii="B Lotus" w:hAnsi="B Lotus" w:cs="B Lotus" w:hint="cs"/>
            <w:sz w:val="24"/>
            <w:szCs w:val="24"/>
            <w:rtl/>
            <w:lang w:bidi="fa-IR"/>
          </w:rPr>
          <w:delText>به خوبی</w:delText>
        </w:r>
      </w:del>
      <w:ins w:id="18065" w:author="Mehrnazi Boojari" w:date="2019-01-07T09:55:00Z">
        <w:r w:rsidR="00A31D6F">
          <w:rPr>
            <w:rFonts w:ascii="B Lotus" w:hAnsi="B Lotus" w:cs="B Lotus" w:hint="cs"/>
            <w:sz w:val="24"/>
            <w:szCs w:val="24"/>
            <w:rtl/>
            <w:lang w:bidi="fa-IR"/>
          </w:rPr>
          <w:t>به‌خوبی</w:t>
        </w:r>
      </w:ins>
      <w:r w:rsidR="003E5789" w:rsidRPr="00471054">
        <w:rPr>
          <w:rFonts w:ascii="B Lotus" w:hAnsi="B Lotus" w:cs="B Lotus" w:hint="cs"/>
          <w:sz w:val="24"/>
          <w:szCs w:val="24"/>
          <w:rtl/>
          <w:lang w:bidi="fa-IR"/>
        </w:rPr>
        <w:t xml:space="preserve"> نشان</w:t>
      </w:r>
      <w:del w:id="18066" w:author="Mehrnazi Boojari" w:date="2019-01-07T09:49:00Z">
        <w:r w:rsidR="003E5789" w:rsidRPr="00471054" w:rsidDel="006F7CCF">
          <w:rPr>
            <w:rFonts w:ascii="B Lotus" w:hAnsi="B Lotus" w:cs="B Lotus" w:hint="cs"/>
            <w:sz w:val="24"/>
            <w:szCs w:val="24"/>
            <w:rtl/>
            <w:lang w:bidi="fa-IR"/>
          </w:rPr>
          <w:delText xml:space="preserve"> می </w:delText>
        </w:r>
      </w:del>
      <w:ins w:id="18067" w:author="Mehrnazi Boojari" w:date="2019-01-07T09:49:00Z">
        <w:r w:rsidR="006F7CCF">
          <w:rPr>
            <w:rFonts w:ascii="B Lotus" w:hAnsi="B Lotus" w:cs="B Lotus" w:hint="cs"/>
            <w:sz w:val="24"/>
            <w:szCs w:val="24"/>
            <w:rtl/>
            <w:lang w:bidi="fa-IR"/>
          </w:rPr>
          <w:t xml:space="preserve"> می‌</w:t>
        </w:r>
      </w:ins>
      <w:r w:rsidR="003E5789" w:rsidRPr="00471054">
        <w:rPr>
          <w:rFonts w:ascii="B Lotus" w:hAnsi="B Lotus" w:cs="B Lotus" w:hint="cs"/>
          <w:sz w:val="24"/>
          <w:szCs w:val="24"/>
          <w:rtl/>
          <w:lang w:bidi="fa-IR"/>
        </w:rPr>
        <w:t>دهد</w:t>
      </w:r>
      <w:r w:rsidR="0099377B" w:rsidRPr="00471054">
        <w:rPr>
          <w:rFonts w:ascii="B Lotus" w:hAnsi="B Lotus" w:cs="B Lotus" w:hint="cs"/>
          <w:sz w:val="24"/>
          <w:szCs w:val="24"/>
          <w:rtl/>
          <w:lang w:bidi="fa-IR"/>
        </w:rPr>
        <w:t>.</w:t>
      </w:r>
      <w:r w:rsidR="003E5789" w:rsidRPr="00471054">
        <w:rPr>
          <w:rFonts w:ascii="B Lotus" w:hAnsi="B Lotus" w:cs="B Lotus" w:hint="cs"/>
          <w:sz w:val="24"/>
          <w:szCs w:val="24"/>
          <w:rtl/>
          <w:lang w:bidi="fa-IR"/>
        </w:rPr>
        <w:t xml:space="preserve"> بدین معنا که در حوزه برنامه</w:t>
      </w:r>
      <w:del w:id="18068" w:author="Mehrnazi Boojari" w:date="2019-01-07T10:05:00Z">
        <w:r w:rsidR="003E5789" w:rsidRPr="00471054" w:rsidDel="00A31D6F">
          <w:rPr>
            <w:rFonts w:ascii="B Lotus" w:hAnsi="B Lotus" w:cs="B Lotus" w:hint="cs"/>
            <w:sz w:val="24"/>
            <w:szCs w:val="24"/>
            <w:rtl/>
            <w:lang w:bidi="fa-IR"/>
          </w:rPr>
          <w:delText xml:space="preserve"> ریزی </w:delText>
        </w:r>
      </w:del>
      <w:ins w:id="18069" w:author="Mehrnazi Boojari" w:date="2019-01-07T10:05:00Z">
        <w:r w:rsidR="00A31D6F">
          <w:rPr>
            <w:rFonts w:ascii="B Lotus" w:hAnsi="B Lotus" w:cs="B Lotus" w:hint="cs"/>
            <w:sz w:val="24"/>
            <w:szCs w:val="24"/>
            <w:rtl/>
            <w:lang w:bidi="fa-IR"/>
          </w:rPr>
          <w:t xml:space="preserve">‌ریزی </w:t>
        </w:r>
      </w:ins>
      <w:r w:rsidR="003E5789" w:rsidRPr="00471054">
        <w:rPr>
          <w:rFonts w:ascii="B Lotus" w:hAnsi="B Lotus" w:cs="B Lotus" w:hint="cs"/>
          <w:sz w:val="24"/>
          <w:szCs w:val="24"/>
          <w:rtl/>
          <w:lang w:bidi="fa-IR"/>
        </w:rPr>
        <w:t>که بیشتر با قوانین موضوعی و اقدامی سروکار دارد ماکسیسمم عامل</w:t>
      </w:r>
      <w:del w:id="18070" w:author="Mehrnazi Boojari" w:date="2019-01-07T09:45:00Z">
        <w:r w:rsidR="003E5789" w:rsidRPr="00471054" w:rsidDel="006F7CCF">
          <w:rPr>
            <w:rFonts w:ascii="B Lotus" w:hAnsi="B Lotus" w:cs="B Lotus" w:hint="cs"/>
            <w:sz w:val="24"/>
            <w:szCs w:val="24"/>
            <w:rtl/>
            <w:lang w:bidi="fa-IR"/>
          </w:rPr>
          <w:delText xml:space="preserve"> ها </w:delText>
        </w:r>
      </w:del>
      <w:ins w:id="18071" w:author="Mehrnazi Boojari" w:date="2019-01-07T09:45:00Z">
        <w:r w:rsidR="006F7CCF">
          <w:rPr>
            <w:rFonts w:ascii="B Lotus" w:hAnsi="B Lotus" w:cs="B Lotus" w:hint="cs"/>
            <w:sz w:val="24"/>
            <w:szCs w:val="24"/>
            <w:rtl/>
            <w:lang w:bidi="fa-IR"/>
          </w:rPr>
          <w:t xml:space="preserve">‌ها </w:t>
        </w:r>
      </w:ins>
      <w:r w:rsidR="003E5789" w:rsidRPr="00471054">
        <w:rPr>
          <w:rFonts w:ascii="B Lotus" w:hAnsi="B Lotus" w:cs="B Lotus" w:hint="cs"/>
          <w:sz w:val="24"/>
          <w:szCs w:val="24"/>
          <w:rtl/>
          <w:lang w:bidi="fa-IR"/>
        </w:rPr>
        <w:t>وجود دارد.</w:t>
      </w:r>
      <w:r w:rsidR="008765BE" w:rsidRPr="00471054">
        <w:rPr>
          <w:rFonts w:ascii="B Lotus" w:hAnsi="B Lotus" w:cs="B Lotus" w:hint="cs"/>
          <w:sz w:val="24"/>
          <w:szCs w:val="24"/>
          <w:rtl/>
          <w:lang w:bidi="fa-IR"/>
        </w:rPr>
        <w:t xml:space="preserve"> باید توجه کرد که بیشتر قوانین بالادستی در حوزه </w:t>
      </w:r>
      <w:r w:rsidR="00FA2B15" w:rsidRPr="00471054">
        <w:rPr>
          <w:rFonts w:ascii="B Lotus" w:hAnsi="B Lotus" w:cs="B Lotus" w:hint="cs"/>
          <w:sz w:val="24"/>
          <w:szCs w:val="24"/>
          <w:rtl/>
          <w:lang w:bidi="fa-IR"/>
        </w:rPr>
        <w:t xml:space="preserve">قوانین </w:t>
      </w:r>
      <w:r w:rsidR="008765BE" w:rsidRPr="00471054">
        <w:rPr>
          <w:rFonts w:ascii="B Lotus" w:hAnsi="B Lotus" w:cs="B Lotus" w:hint="cs"/>
          <w:sz w:val="24"/>
          <w:szCs w:val="24"/>
          <w:rtl/>
          <w:lang w:bidi="fa-IR"/>
        </w:rPr>
        <w:t>حمایتی هستند و به</w:t>
      </w:r>
      <w:ins w:id="18072" w:author="Mehrnazi Boojari" w:date="2019-01-15T06:56:00Z">
        <w:r w:rsidR="00313944">
          <w:rPr>
            <w:rFonts w:ascii="B Lotus" w:hAnsi="B Lotus" w:cs="B Nazanin" w:hint="cs"/>
            <w:sz w:val="24"/>
            <w:szCs w:val="24"/>
            <w:rtl/>
            <w:lang w:bidi="fa-IR"/>
          </w:rPr>
          <w:t>‌</w:t>
        </w:r>
        <w:r w:rsidR="00313944">
          <w:rPr>
            <w:rFonts w:ascii="B Lotus" w:hAnsi="B Lotus" w:cs="B Lotus" w:hint="cs"/>
            <w:sz w:val="24"/>
            <w:szCs w:val="24"/>
            <w:rtl/>
            <w:lang w:bidi="fa-IR"/>
          </w:rPr>
          <w:t xml:space="preserve">سبب </w:t>
        </w:r>
      </w:ins>
      <w:del w:id="18073" w:author="Mehrnazi Boojari" w:date="2019-01-15T06:56:00Z">
        <w:r w:rsidR="008765BE" w:rsidRPr="00471054" w:rsidDel="00313944">
          <w:rPr>
            <w:rFonts w:ascii="B Lotus" w:hAnsi="B Lotus" w:cs="B Lotus" w:hint="cs"/>
            <w:sz w:val="24"/>
            <w:szCs w:val="24"/>
            <w:rtl/>
            <w:lang w:bidi="fa-IR"/>
          </w:rPr>
          <w:delText xml:space="preserve"> خاطر </w:delText>
        </w:r>
      </w:del>
      <w:r w:rsidR="008765BE" w:rsidRPr="00471054">
        <w:rPr>
          <w:rFonts w:ascii="B Lotus" w:hAnsi="B Lotus" w:cs="B Lotus" w:hint="cs"/>
          <w:sz w:val="24"/>
          <w:szCs w:val="24"/>
          <w:rtl/>
          <w:lang w:bidi="fa-IR"/>
        </w:rPr>
        <w:t>همین موضوع به</w:t>
      </w:r>
      <w:ins w:id="18074" w:author="Mehrnazi Boojari" w:date="2019-01-08T23:52:00Z">
        <w:r w:rsidR="00990020">
          <w:rPr>
            <w:rFonts w:ascii="B Lotus" w:hAnsi="B Lotus" w:cs="B Nazanin" w:hint="cs"/>
            <w:sz w:val="24"/>
            <w:szCs w:val="24"/>
            <w:rtl/>
            <w:lang w:bidi="fa-IR"/>
          </w:rPr>
          <w:t>‌</w:t>
        </w:r>
      </w:ins>
      <w:del w:id="18075" w:author="Mehrnazi Boojari" w:date="2019-01-08T23:52:00Z">
        <w:r w:rsidR="008765BE" w:rsidRPr="00471054" w:rsidDel="00990020">
          <w:rPr>
            <w:rFonts w:ascii="B Lotus" w:hAnsi="B Lotus" w:cs="B Lotus" w:hint="cs"/>
            <w:sz w:val="24"/>
            <w:szCs w:val="24"/>
            <w:rtl/>
            <w:lang w:bidi="fa-IR"/>
          </w:rPr>
          <w:delText xml:space="preserve"> </w:delText>
        </w:r>
      </w:del>
      <w:r w:rsidR="008765BE" w:rsidRPr="00471054">
        <w:rPr>
          <w:rFonts w:ascii="B Lotus" w:hAnsi="B Lotus" w:cs="B Lotus" w:hint="cs"/>
          <w:sz w:val="24"/>
          <w:szCs w:val="24"/>
          <w:rtl/>
          <w:lang w:bidi="fa-IR"/>
        </w:rPr>
        <w:t>طور قاطع</w:t>
      </w:r>
      <w:del w:id="18076" w:author="Mehrnazi Boojari" w:date="2019-01-07T09:49:00Z">
        <w:r w:rsidR="008765BE" w:rsidRPr="00471054" w:rsidDel="006F7CCF">
          <w:rPr>
            <w:rFonts w:ascii="B Lotus" w:hAnsi="B Lotus" w:cs="B Lotus" w:hint="cs"/>
            <w:sz w:val="24"/>
            <w:szCs w:val="24"/>
            <w:rtl/>
            <w:lang w:bidi="fa-IR"/>
          </w:rPr>
          <w:delText xml:space="preserve"> می </w:delText>
        </w:r>
      </w:del>
      <w:ins w:id="18077" w:author="Mehrnazi Boojari" w:date="2019-01-07T09:49:00Z">
        <w:r w:rsidR="006F7CCF">
          <w:rPr>
            <w:rFonts w:ascii="B Lotus" w:hAnsi="B Lotus" w:cs="B Lotus" w:hint="cs"/>
            <w:sz w:val="24"/>
            <w:szCs w:val="24"/>
            <w:rtl/>
            <w:lang w:bidi="fa-IR"/>
          </w:rPr>
          <w:t xml:space="preserve"> می‌</w:t>
        </w:r>
      </w:ins>
      <w:r w:rsidR="008765BE" w:rsidRPr="00471054">
        <w:rPr>
          <w:rFonts w:ascii="B Lotus" w:hAnsi="B Lotus" w:cs="B Lotus" w:hint="cs"/>
          <w:sz w:val="24"/>
          <w:szCs w:val="24"/>
          <w:rtl/>
          <w:lang w:bidi="fa-IR"/>
        </w:rPr>
        <w:t xml:space="preserve">توان گفت که قوانین بالادستی </w:t>
      </w:r>
      <w:r w:rsidR="00FA2B15" w:rsidRPr="00471054">
        <w:rPr>
          <w:rFonts w:ascii="B Lotus" w:hAnsi="B Lotus" w:cs="B Lotus" w:hint="cs"/>
          <w:sz w:val="24"/>
          <w:szCs w:val="24"/>
          <w:rtl/>
          <w:lang w:bidi="fa-IR"/>
        </w:rPr>
        <w:t xml:space="preserve">در موضوع مسکن روستایی ترجمه کافی یا مناسبی به قوانین </w:t>
      </w:r>
      <w:del w:id="18078" w:author="Mehrnazi Boojari" w:date="2019-01-07T23:59:00Z">
        <w:r w:rsidR="00FA2B15" w:rsidRPr="00471054" w:rsidDel="008E2EB9">
          <w:rPr>
            <w:rFonts w:ascii="B Lotus" w:hAnsi="B Lotus" w:cs="B Lotus" w:hint="cs"/>
            <w:sz w:val="24"/>
            <w:szCs w:val="24"/>
            <w:rtl/>
            <w:lang w:bidi="fa-IR"/>
          </w:rPr>
          <w:delText>پائین</w:delText>
        </w:r>
      </w:del>
      <w:ins w:id="18079" w:author="Mehrnazi Boojari" w:date="2019-01-07T23:59:00Z">
        <w:r w:rsidR="008E2EB9">
          <w:rPr>
            <w:rFonts w:ascii="B Lotus" w:hAnsi="B Lotus" w:cs="B Lotus" w:hint="cs"/>
            <w:sz w:val="24"/>
            <w:szCs w:val="24"/>
            <w:rtl/>
            <w:lang w:bidi="fa-IR"/>
          </w:rPr>
          <w:t>پایین</w:t>
        </w:r>
      </w:ins>
      <w:ins w:id="18080" w:author="Mehrnazi Boojari" w:date="2019-01-15T06:56:00Z">
        <w:r w:rsidR="00313944">
          <w:rPr>
            <w:rFonts w:ascii="B Lotus" w:hAnsi="B Lotus" w:cs="B Nazanin" w:hint="cs"/>
            <w:sz w:val="24"/>
            <w:szCs w:val="24"/>
            <w:rtl/>
            <w:lang w:bidi="fa-IR"/>
          </w:rPr>
          <w:t>‌</w:t>
        </w:r>
      </w:ins>
      <w:del w:id="18081" w:author="Mehrnazi Boojari" w:date="2019-01-15T06:56:00Z">
        <w:r w:rsidR="00FA2B15" w:rsidRPr="00471054" w:rsidDel="00313944">
          <w:rPr>
            <w:rFonts w:ascii="B Lotus" w:hAnsi="B Lotus" w:cs="B Lotus" w:hint="cs"/>
            <w:sz w:val="24"/>
            <w:szCs w:val="24"/>
            <w:rtl/>
            <w:lang w:bidi="fa-IR"/>
          </w:rPr>
          <w:delText xml:space="preserve"> </w:delText>
        </w:r>
      </w:del>
      <w:r w:rsidR="00FA2B15" w:rsidRPr="00471054">
        <w:rPr>
          <w:rFonts w:ascii="B Lotus" w:hAnsi="B Lotus" w:cs="B Lotus" w:hint="cs"/>
          <w:sz w:val="24"/>
          <w:szCs w:val="24"/>
          <w:rtl/>
          <w:lang w:bidi="fa-IR"/>
        </w:rPr>
        <w:t>دستی نشده و این موضوع خود را در حوزه برنامه</w:t>
      </w:r>
      <w:del w:id="18082" w:author="Mehrnazi Boojari" w:date="2019-01-07T10:05:00Z">
        <w:r w:rsidR="00FA2B15" w:rsidRPr="00471054" w:rsidDel="00A31D6F">
          <w:rPr>
            <w:rFonts w:ascii="B Lotus" w:hAnsi="B Lotus" w:cs="B Lotus" w:hint="cs"/>
            <w:sz w:val="24"/>
            <w:szCs w:val="24"/>
            <w:rtl/>
            <w:lang w:bidi="fa-IR"/>
          </w:rPr>
          <w:delText xml:space="preserve"> ریزی </w:delText>
        </w:r>
      </w:del>
      <w:ins w:id="18083" w:author="Mehrnazi Boojari" w:date="2019-01-07T10:05:00Z">
        <w:r w:rsidR="00A31D6F">
          <w:rPr>
            <w:rFonts w:ascii="B Lotus" w:hAnsi="B Lotus" w:cs="B Lotus" w:hint="cs"/>
            <w:sz w:val="24"/>
            <w:szCs w:val="24"/>
            <w:rtl/>
            <w:lang w:bidi="fa-IR"/>
          </w:rPr>
          <w:t xml:space="preserve">‌ریزی </w:t>
        </w:r>
      </w:ins>
      <w:r w:rsidR="0099377B" w:rsidRPr="00471054">
        <w:rPr>
          <w:rFonts w:ascii="B Lotus" w:hAnsi="B Lotus" w:cs="B Lotus" w:hint="cs"/>
          <w:sz w:val="24"/>
          <w:szCs w:val="24"/>
          <w:rtl/>
          <w:lang w:bidi="fa-IR"/>
        </w:rPr>
        <w:t>بیشتر نشان</w:t>
      </w:r>
      <w:del w:id="18084" w:author="Mehrnazi Boojari" w:date="2019-01-07T09:49:00Z">
        <w:r w:rsidR="0099377B" w:rsidRPr="00471054" w:rsidDel="006F7CCF">
          <w:rPr>
            <w:rFonts w:ascii="B Lotus" w:hAnsi="B Lotus" w:cs="B Lotus" w:hint="cs"/>
            <w:sz w:val="24"/>
            <w:szCs w:val="24"/>
            <w:rtl/>
            <w:lang w:bidi="fa-IR"/>
          </w:rPr>
          <w:delText xml:space="preserve"> می </w:delText>
        </w:r>
      </w:del>
      <w:ins w:id="18085" w:author="Mehrnazi Boojari" w:date="2019-01-07T09:49:00Z">
        <w:r w:rsidR="006F7CCF">
          <w:rPr>
            <w:rFonts w:ascii="B Lotus" w:hAnsi="B Lotus" w:cs="B Lotus" w:hint="cs"/>
            <w:sz w:val="24"/>
            <w:szCs w:val="24"/>
            <w:rtl/>
            <w:lang w:bidi="fa-IR"/>
          </w:rPr>
          <w:t xml:space="preserve"> می‌</w:t>
        </w:r>
      </w:ins>
      <w:r w:rsidR="0099377B" w:rsidRPr="00471054">
        <w:rPr>
          <w:rFonts w:ascii="B Lotus" w:hAnsi="B Lotus" w:cs="B Lotus" w:hint="cs"/>
          <w:sz w:val="24"/>
          <w:szCs w:val="24"/>
          <w:rtl/>
          <w:lang w:bidi="fa-IR"/>
        </w:rPr>
        <w:t>دهد.</w:t>
      </w:r>
    </w:p>
    <w:p w14:paraId="03E91C1B" w14:textId="77777777" w:rsidR="005203A5" w:rsidRPr="00471054" w:rsidRDefault="005203A5" w:rsidP="005203A5">
      <w:pPr>
        <w:keepNext/>
        <w:bidi/>
        <w:ind w:firstLine="227"/>
        <w:jc w:val="center"/>
        <w:rPr>
          <w:rFonts w:ascii="B Lotus" w:hAnsi="B Lotus"/>
        </w:rPr>
      </w:pPr>
      <w:r w:rsidRPr="00471054">
        <w:rPr>
          <w:rFonts w:ascii="B Lotus" w:hAnsi="B Lotus"/>
          <w:noProof/>
        </w:rPr>
        <w:drawing>
          <wp:inline distT="0" distB="0" distL="0" distR="0" wp14:anchorId="5D629E37" wp14:editId="2B5C822B">
            <wp:extent cx="1995488" cy="1866900"/>
            <wp:effectExtent l="0" t="0" r="508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0E7F793" w14:textId="77777777" w:rsidR="004A3AA1" w:rsidRPr="00471054" w:rsidRDefault="005203A5" w:rsidP="003C27F3">
      <w:pPr>
        <w:pStyle w:val="Caption"/>
        <w:bidi/>
        <w:rPr>
          <w:sz w:val="24"/>
          <w:szCs w:val="24"/>
          <w:rtl/>
          <w:lang w:bidi="fa-IR"/>
        </w:rPr>
      </w:pPr>
      <w:r w:rsidRPr="00471054">
        <w:rPr>
          <w:rtl/>
        </w:rPr>
        <w:t xml:space="preserve">نمودار </w:t>
      </w:r>
      <w:fldSimple w:instr=" STYLEREF 1 \s ">
        <w:r w:rsidR="00F11B79">
          <w:rPr>
            <w:noProof/>
            <w:rtl/>
          </w:rPr>
          <w:t>‏5</w:t>
        </w:r>
      </w:fldSimple>
      <w:del w:id="18086" w:author="Mehrnazi Boojari" w:date="2019-01-15T06:58:00Z">
        <w:r w:rsidR="00F11B79" w:rsidDel="003C27F3">
          <w:rPr>
            <w:rtl/>
          </w:rPr>
          <w:delText>.</w:delText>
        </w:r>
      </w:del>
      <w:ins w:id="18087" w:author="Mehrnazi Boojari" w:date="2019-01-15T06:58:00Z">
        <w:r w:rsidR="003C27F3">
          <w:rPr>
            <w:rFonts w:hint="cs"/>
            <w:rtl/>
          </w:rPr>
          <w:t>-</w:t>
        </w:r>
      </w:ins>
      <w:fldSimple w:instr=" SEQ نمودار \* ARABIC \s 1 ">
        <w:r w:rsidR="00F11B79">
          <w:rPr>
            <w:noProof/>
            <w:rtl/>
          </w:rPr>
          <w:t>2</w:t>
        </w:r>
      </w:fldSimple>
      <w:del w:id="18088" w:author="Mehrnazi Boojari" w:date="2019-01-07T10:35:00Z">
        <w:r w:rsidRPr="00471054" w:rsidDel="006C73A5">
          <w:rPr>
            <w:rFonts w:hint="cs"/>
            <w:rtl/>
            <w:lang w:bidi="fa-IR"/>
          </w:rPr>
          <w:delText xml:space="preserve"> : </w:delText>
        </w:r>
      </w:del>
      <w:ins w:id="18089" w:author="Mehrnazi Boojari" w:date="2019-01-07T10:35:00Z">
        <w:r w:rsidR="006C73A5">
          <w:rPr>
            <w:rFonts w:hint="cs"/>
            <w:rtl/>
            <w:lang w:bidi="fa-IR"/>
          </w:rPr>
          <w:t xml:space="preserve">: </w:t>
        </w:r>
      </w:ins>
      <w:r w:rsidRPr="00471054">
        <w:rPr>
          <w:rtl/>
          <w:lang w:bidi="fa-IR"/>
        </w:rPr>
        <w:t>فراوان</w:t>
      </w:r>
      <w:r w:rsidRPr="00471054">
        <w:rPr>
          <w:rFonts w:hint="cs"/>
          <w:rtl/>
          <w:lang w:bidi="fa-IR"/>
        </w:rPr>
        <w:t>ی</w:t>
      </w:r>
      <w:r w:rsidRPr="00471054">
        <w:rPr>
          <w:rtl/>
          <w:lang w:bidi="fa-IR"/>
        </w:rPr>
        <w:t xml:space="preserve"> </w:t>
      </w:r>
      <w:r w:rsidRPr="00471054">
        <w:rPr>
          <w:rFonts w:hint="cs"/>
          <w:rtl/>
          <w:lang w:bidi="fa-IR"/>
        </w:rPr>
        <w:t>قوانین مرتبط</w:t>
      </w:r>
      <w:r w:rsidRPr="00471054">
        <w:rPr>
          <w:rtl/>
          <w:lang w:bidi="fa-IR"/>
        </w:rPr>
        <w:t xml:space="preserve"> عامل</w:t>
      </w:r>
      <w:del w:id="18090" w:author="Mehrnazi Boojari" w:date="2019-01-07T09:46:00Z">
        <w:r w:rsidRPr="00471054" w:rsidDel="006F7CCF">
          <w:rPr>
            <w:rtl/>
            <w:lang w:bidi="fa-IR"/>
          </w:rPr>
          <w:delText xml:space="preserve"> ها</w:delText>
        </w:r>
        <w:r w:rsidRPr="00471054" w:rsidDel="006F7CCF">
          <w:rPr>
            <w:rFonts w:hint="cs"/>
            <w:rtl/>
            <w:lang w:bidi="fa-IR"/>
          </w:rPr>
          <w:delText>ی</w:delText>
        </w:r>
        <w:r w:rsidRPr="00471054" w:rsidDel="006F7CCF">
          <w:rPr>
            <w:rtl/>
            <w:lang w:bidi="fa-IR"/>
          </w:rPr>
          <w:delText xml:space="preserve"> </w:delText>
        </w:r>
      </w:del>
      <w:ins w:id="18091" w:author="Mehrnazi Boojari" w:date="2019-01-07T09:46:00Z">
        <w:r w:rsidR="006F7CCF">
          <w:rPr>
            <w:rFonts w:hint="cs"/>
            <w:rtl/>
            <w:lang w:bidi="fa-IR"/>
          </w:rPr>
          <w:t>‌</w:t>
        </w:r>
        <w:r w:rsidR="006F7CCF">
          <w:rPr>
            <w:rtl/>
            <w:lang w:bidi="fa-IR"/>
          </w:rPr>
          <w:t xml:space="preserve">های </w:t>
        </w:r>
      </w:ins>
      <w:r w:rsidRPr="00471054">
        <w:rPr>
          <w:rtl/>
          <w:lang w:bidi="fa-IR"/>
        </w:rPr>
        <w:t>انتخاب</w:t>
      </w:r>
      <w:ins w:id="18092" w:author="Mehrnazi Boojari" w:date="2019-01-08T03:24:00Z">
        <w:r w:rsidR="00666313">
          <w:rPr>
            <w:rFonts w:cs="B Nazanin" w:hint="cs"/>
            <w:rtl/>
            <w:lang w:bidi="fa-IR"/>
          </w:rPr>
          <w:t>‌</w:t>
        </w:r>
      </w:ins>
      <w:del w:id="18093" w:author="Mehrnazi Boojari" w:date="2019-01-08T03:24:00Z">
        <w:r w:rsidRPr="00471054" w:rsidDel="00666313">
          <w:rPr>
            <w:rtl/>
            <w:lang w:bidi="fa-IR"/>
          </w:rPr>
          <w:delText xml:space="preserve"> </w:delText>
        </w:r>
      </w:del>
      <w:r w:rsidRPr="00471054">
        <w:rPr>
          <w:rtl/>
          <w:lang w:bidi="fa-IR"/>
        </w:rPr>
        <w:t>شده مسکن روستا</w:t>
      </w:r>
      <w:r w:rsidRPr="00471054">
        <w:rPr>
          <w:rFonts w:hint="cs"/>
          <w:rtl/>
          <w:lang w:bidi="fa-IR"/>
        </w:rPr>
        <w:t>یی</w:t>
      </w:r>
    </w:p>
    <w:p w14:paraId="7E118BFA" w14:textId="77777777" w:rsidR="007549DC" w:rsidRPr="00471054" w:rsidRDefault="003E5789" w:rsidP="003C27F3">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 xml:space="preserve">اما در حوزه ساختاری نیز در موضوع مسکن روستایی </w:t>
      </w:r>
      <w:r w:rsidR="00814085" w:rsidRPr="00471054">
        <w:rPr>
          <w:rFonts w:ascii="B Lotus" w:hAnsi="B Lotus" w:cs="B Lotus" w:hint="cs"/>
          <w:sz w:val="24"/>
          <w:szCs w:val="24"/>
          <w:rtl/>
          <w:lang w:bidi="fa-IR"/>
        </w:rPr>
        <w:t xml:space="preserve">با توجه به </w:t>
      </w:r>
      <w:del w:id="18094" w:author="Mehrnazi Boojari" w:date="2019-01-15T06:58:00Z">
        <w:r w:rsidR="00814085" w:rsidRPr="00471054" w:rsidDel="003C27F3">
          <w:rPr>
            <w:rFonts w:ascii="B Lotus" w:hAnsi="B Lotus" w:cs="B Lotus" w:hint="cs"/>
            <w:sz w:val="24"/>
            <w:szCs w:val="24"/>
            <w:rtl/>
            <w:lang w:bidi="fa-IR"/>
          </w:rPr>
          <w:delText>فروانی</w:delText>
        </w:r>
      </w:del>
      <w:ins w:id="18095" w:author="Mehrnazi Boojari" w:date="2019-01-15T06:58:00Z">
        <w:r w:rsidR="003C27F3">
          <w:rPr>
            <w:rFonts w:ascii="B Lotus" w:hAnsi="B Lotus" w:cs="B Lotus" w:hint="cs"/>
            <w:sz w:val="24"/>
            <w:szCs w:val="24"/>
            <w:rtl/>
            <w:lang w:bidi="fa-IR"/>
          </w:rPr>
          <w:t>فراوانی</w:t>
        </w:r>
      </w:ins>
      <w:r w:rsidR="00814085" w:rsidRPr="00471054">
        <w:rPr>
          <w:rFonts w:ascii="B Lotus" w:hAnsi="B Lotus" w:cs="B Lotus" w:hint="cs"/>
          <w:sz w:val="24"/>
          <w:szCs w:val="24"/>
          <w:rtl/>
          <w:lang w:bidi="fa-IR"/>
        </w:rPr>
        <w:t xml:space="preserve"> عامل</w:t>
      </w:r>
      <w:del w:id="18096" w:author="Mehrnazi Boojari" w:date="2019-01-07T09:46:00Z">
        <w:r w:rsidR="00814085" w:rsidRPr="00471054" w:rsidDel="006F7CCF">
          <w:rPr>
            <w:rFonts w:ascii="B Lotus" w:hAnsi="B Lotus" w:cs="B Lotus" w:hint="cs"/>
            <w:sz w:val="24"/>
            <w:szCs w:val="24"/>
            <w:rtl/>
            <w:lang w:bidi="fa-IR"/>
          </w:rPr>
          <w:delText xml:space="preserve"> های </w:delText>
        </w:r>
      </w:del>
      <w:ins w:id="18097" w:author="Mehrnazi Boojari" w:date="2019-01-07T09:46:00Z">
        <w:r w:rsidR="006F7CCF">
          <w:rPr>
            <w:rFonts w:ascii="B Lotus" w:hAnsi="B Lotus" w:cs="B Lotus" w:hint="cs"/>
            <w:sz w:val="24"/>
            <w:szCs w:val="24"/>
            <w:rtl/>
            <w:lang w:bidi="fa-IR"/>
          </w:rPr>
          <w:t xml:space="preserve">‌های </w:t>
        </w:r>
      </w:ins>
      <w:r w:rsidR="00814085" w:rsidRPr="00471054">
        <w:rPr>
          <w:rFonts w:ascii="B Lotus" w:hAnsi="B Lotus" w:cs="B Lotus" w:hint="cs"/>
          <w:sz w:val="24"/>
          <w:szCs w:val="24"/>
          <w:rtl/>
          <w:lang w:bidi="fa-IR"/>
        </w:rPr>
        <w:t>انتخاب</w:t>
      </w:r>
      <w:ins w:id="18098" w:author="Mehrnazi Boojari" w:date="2019-01-15T06:58:00Z">
        <w:r w:rsidR="003C27F3">
          <w:rPr>
            <w:rFonts w:ascii="B Lotus" w:hAnsi="B Lotus" w:cs="B Nazanin" w:hint="cs"/>
            <w:sz w:val="24"/>
            <w:szCs w:val="24"/>
            <w:rtl/>
            <w:lang w:bidi="fa-IR"/>
          </w:rPr>
          <w:t>‌</w:t>
        </w:r>
      </w:ins>
      <w:del w:id="18099" w:author="Mehrnazi Boojari" w:date="2019-01-15T06:58:00Z">
        <w:r w:rsidR="00814085" w:rsidRPr="00471054" w:rsidDel="003C27F3">
          <w:rPr>
            <w:rFonts w:ascii="B Lotus" w:hAnsi="B Lotus" w:cs="B Lotus" w:hint="cs"/>
            <w:sz w:val="24"/>
            <w:szCs w:val="24"/>
            <w:rtl/>
            <w:lang w:bidi="fa-IR"/>
          </w:rPr>
          <w:delText xml:space="preserve"> </w:delText>
        </w:r>
      </w:del>
      <w:r w:rsidR="00814085" w:rsidRPr="00471054">
        <w:rPr>
          <w:rFonts w:ascii="B Lotus" w:hAnsi="B Lotus" w:cs="B Lotus" w:hint="cs"/>
          <w:sz w:val="24"/>
          <w:szCs w:val="24"/>
          <w:rtl/>
          <w:lang w:bidi="fa-IR"/>
        </w:rPr>
        <w:t>شده که به متولی و دستگاه مشخص برمی</w:t>
      </w:r>
      <w:ins w:id="18100" w:author="Mehrnazi Boojari" w:date="2019-01-08T01:17:00Z">
        <w:r w:rsidR="00632EB0">
          <w:rPr>
            <w:rFonts w:ascii="B Lotus" w:hAnsi="B Lotus" w:cs="B Nazanin" w:hint="cs"/>
            <w:sz w:val="24"/>
            <w:szCs w:val="24"/>
            <w:rtl/>
            <w:lang w:bidi="fa-IR"/>
          </w:rPr>
          <w:t>‌</w:t>
        </w:r>
      </w:ins>
      <w:del w:id="18101" w:author="Mehrnazi Boojari" w:date="2019-01-08T01:17:00Z">
        <w:r w:rsidR="00814085" w:rsidRPr="00471054" w:rsidDel="00632EB0">
          <w:rPr>
            <w:rFonts w:ascii="B Lotus" w:hAnsi="B Lotus" w:cs="B Lotus" w:hint="cs"/>
            <w:sz w:val="24"/>
            <w:szCs w:val="24"/>
            <w:rtl/>
            <w:lang w:bidi="fa-IR"/>
          </w:rPr>
          <w:delText xml:space="preserve"> </w:delText>
        </w:r>
      </w:del>
      <w:r w:rsidR="00814085" w:rsidRPr="00471054">
        <w:rPr>
          <w:rFonts w:ascii="B Lotus" w:hAnsi="B Lotus" w:cs="B Lotus" w:hint="cs"/>
          <w:sz w:val="24"/>
          <w:szCs w:val="24"/>
          <w:rtl/>
          <w:lang w:bidi="fa-IR"/>
        </w:rPr>
        <w:t>گردد</w:t>
      </w:r>
      <w:del w:id="18102" w:author="Mehrnazi Boojari" w:date="2019-01-07T09:47:00Z">
        <w:r w:rsidR="00814085" w:rsidRPr="00471054" w:rsidDel="006F7CCF">
          <w:rPr>
            <w:rFonts w:ascii="B Lotus" w:hAnsi="B Lotus" w:cs="B Lotus" w:hint="cs"/>
            <w:sz w:val="24"/>
            <w:szCs w:val="24"/>
            <w:rtl/>
            <w:lang w:bidi="fa-IR"/>
          </w:rPr>
          <w:delText xml:space="preserve"> </w:delText>
        </w:r>
        <w:r w:rsidR="00FA2B15" w:rsidRPr="00471054" w:rsidDel="006F7CCF">
          <w:rPr>
            <w:rFonts w:ascii="B Lotus" w:hAnsi="B Lotus" w:cs="B Lotus" w:hint="cs"/>
            <w:sz w:val="24"/>
            <w:szCs w:val="24"/>
            <w:rtl/>
            <w:lang w:bidi="fa-IR"/>
          </w:rPr>
          <w:delText>؛</w:delText>
        </w:r>
      </w:del>
      <w:ins w:id="18103" w:author="Mehrnazi Boojari" w:date="2019-01-15T06:58:00Z">
        <w:r w:rsidR="003C27F3">
          <w:rPr>
            <w:rFonts w:ascii="B Lotus" w:hAnsi="B Lotus" w:cs="B Nazanin" w:hint="cs"/>
            <w:sz w:val="24"/>
            <w:szCs w:val="24"/>
            <w:rtl/>
            <w:lang w:bidi="fa-IR"/>
          </w:rPr>
          <w:t>‌</w:t>
        </w:r>
      </w:ins>
      <w:r w:rsidR="00FA2B15" w:rsidRPr="00471054">
        <w:rPr>
          <w:rFonts w:ascii="B Lotus" w:hAnsi="B Lotus" w:cs="B Lotus" w:hint="cs"/>
          <w:sz w:val="24"/>
          <w:szCs w:val="24"/>
          <w:rtl/>
          <w:lang w:bidi="fa-IR"/>
        </w:rPr>
        <w:t xml:space="preserve"> </w:t>
      </w:r>
      <w:r w:rsidR="00814085" w:rsidRPr="00471054">
        <w:rPr>
          <w:rFonts w:ascii="B Lotus" w:hAnsi="B Lotus" w:cs="B Lotus" w:hint="cs"/>
          <w:sz w:val="24"/>
          <w:szCs w:val="24"/>
          <w:rtl/>
          <w:lang w:bidi="fa-IR"/>
        </w:rPr>
        <w:t>بنیاد مسکن بیشترین نقش را ایفا</w:t>
      </w:r>
      <w:del w:id="18104" w:author="Mehrnazi Boojari" w:date="2019-01-07T09:49:00Z">
        <w:r w:rsidR="00814085" w:rsidRPr="00471054" w:rsidDel="006F7CCF">
          <w:rPr>
            <w:rFonts w:ascii="B Lotus" w:hAnsi="B Lotus" w:cs="B Lotus" w:hint="cs"/>
            <w:sz w:val="24"/>
            <w:szCs w:val="24"/>
            <w:rtl/>
            <w:lang w:bidi="fa-IR"/>
          </w:rPr>
          <w:delText xml:space="preserve"> می </w:delText>
        </w:r>
      </w:del>
      <w:ins w:id="18105" w:author="Mehrnazi Boojari" w:date="2019-01-07T09:49:00Z">
        <w:r w:rsidR="006F7CCF">
          <w:rPr>
            <w:rFonts w:ascii="B Lotus" w:hAnsi="B Lotus" w:cs="B Lotus" w:hint="cs"/>
            <w:sz w:val="24"/>
            <w:szCs w:val="24"/>
            <w:rtl/>
            <w:lang w:bidi="fa-IR"/>
          </w:rPr>
          <w:t xml:space="preserve"> </w:t>
        </w:r>
      </w:ins>
      <w:del w:id="18106" w:author="Mehrnazi Boojari" w:date="2019-01-07T10:52:00Z">
        <w:r w:rsidR="00814085" w:rsidRPr="00471054" w:rsidDel="006A1F1D">
          <w:rPr>
            <w:rFonts w:ascii="B Lotus" w:hAnsi="B Lotus" w:cs="B Lotus" w:hint="cs"/>
            <w:sz w:val="24"/>
            <w:szCs w:val="24"/>
            <w:rtl/>
            <w:lang w:bidi="fa-IR"/>
          </w:rPr>
          <w:delText>کند</w:delText>
        </w:r>
      </w:del>
      <w:ins w:id="18107" w:author="Mehrnazi Boojari" w:date="2019-01-07T10:52:00Z">
        <w:r w:rsidR="006A1F1D">
          <w:rPr>
            <w:rFonts w:ascii="B Lotus" w:hAnsi="B Lotus" w:cs="B Lotus" w:hint="cs"/>
            <w:sz w:val="24"/>
            <w:szCs w:val="24"/>
            <w:rtl/>
            <w:lang w:bidi="fa-IR"/>
          </w:rPr>
          <w:t>می‌کند</w:t>
        </w:r>
      </w:ins>
      <w:r w:rsidR="00814085" w:rsidRPr="00471054">
        <w:rPr>
          <w:rFonts w:ascii="B Lotus" w:hAnsi="B Lotus" w:cs="B Lotus" w:hint="cs"/>
          <w:sz w:val="24"/>
          <w:szCs w:val="24"/>
          <w:rtl/>
          <w:lang w:bidi="fa-IR"/>
        </w:rPr>
        <w:t xml:space="preserve"> و بعد از آن دستگاه</w:t>
      </w:r>
      <w:del w:id="18108" w:author="Mehrnazi Boojari" w:date="2019-01-07T09:46:00Z">
        <w:r w:rsidR="00814085" w:rsidRPr="00471054" w:rsidDel="006F7CCF">
          <w:rPr>
            <w:rFonts w:ascii="B Lotus" w:hAnsi="B Lotus" w:cs="B Lotus" w:hint="cs"/>
            <w:sz w:val="24"/>
            <w:szCs w:val="24"/>
            <w:rtl/>
            <w:lang w:bidi="fa-IR"/>
          </w:rPr>
          <w:delText xml:space="preserve"> های </w:delText>
        </w:r>
      </w:del>
      <w:ins w:id="18109" w:author="Mehrnazi Boojari" w:date="2019-01-07T09:46:00Z">
        <w:r w:rsidR="006F7CCF">
          <w:rPr>
            <w:rFonts w:ascii="B Lotus" w:hAnsi="B Lotus" w:cs="B Lotus" w:hint="cs"/>
            <w:sz w:val="24"/>
            <w:szCs w:val="24"/>
            <w:rtl/>
            <w:lang w:bidi="fa-IR"/>
          </w:rPr>
          <w:t xml:space="preserve">‌های </w:t>
        </w:r>
      </w:ins>
      <w:del w:id="18110" w:author="Mehrnazi Boojari" w:date="2019-01-07T10:46:00Z">
        <w:r w:rsidR="00814085" w:rsidRPr="00471054" w:rsidDel="006A1F1D">
          <w:rPr>
            <w:rFonts w:ascii="B Lotus" w:hAnsi="B Lotus" w:cs="B Lotus" w:hint="cs"/>
            <w:sz w:val="24"/>
            <w:szCs w:val="24"/>
            <w:rtl/>
            <w:lang w:bidi="fa-IR"/>
          </w:rPr>
          <w:delText>اجرائی</w:delText>
        </w:r>
      </w:del>
      <w:ins w:id="18111" w:author="Mehrnazi Boojari" w:date="2019-01-07T10:46:00Z">
        <w:r w:rsidR="006A1F1D">
          <w:rPr>
            <w:rFonts w:ascii="B Lotus" w:hAnsi="B Lotus" w:cs="B Lotus" w:hint="cs"/>
            <w:sz w:val="24"/>
            <w:szCs w:val="24"/>
            <w:rtl/>
            <w:lang w:bidi="fa-IR"/>
          </w:rPr>
          <w:t>اجرایی</w:t>
        </w:r>
      </w:ins>
      <w:r w:rsidR="00814085" w:rsidRPr="00471054">
        <w:rPr>
          <w:rFonts w:ascii="B Lotus" w:hAnsi="B Lotus" w:cs="B Lotus" w:hint="cs"/>
          <w:sz w:val="24"/>
          <w:szCs w:val="24"/>
          <w:rtl/>
          <w:lang w:bidi="fa-IR"/>
        </w:rPr>
        <w:t xml:space="preserve"> اعم از</w:t>
      </w:r>
      <w:r w:rsidR="00F35F3D" w:rsidRPr="00471054">
        <w:rPr>
          <w:rFonts w:ascii="B Lotus" w:hAnsi="B Lotus" w:cs="B Lotus" w:hint="cs"/>
          <w:sz w:val="24"/>
          <w:szCs w:val="24"/>
          <w:rtl/>
          <w:lang w:bidi="fa-IR"/>
        </w:rPr>
        <w:t xml:space="preserve"> دهیاری و شورا و در مرتبه سوم دف</w:t>
      </w:r>
      <w:r w:rsidR="00814085" w:rsidRPr="00471054">
        <w:rPr>
          <w:rFonts w:ascii="B Lotus" w:hAnsi="B Lotus" w:cs="B Lotus" w:hint="cs"/>
          <w:sz w:val="24"/>
          <w:szCs w:val="24"/>
          <w:rtl/>
          <w:lang w:bidi="fa-IR"/>
        </w:rPr>
        <w:t>تر مقررات ملی ساختمان که و</w:t>
      </w:r>
      <w:r w:rsidR="00F35F3D" w:rsidRPr="00471054">
        <w:rPr>
          <w:rFonts w:ascii="B Lotus" w:hAnsi="B Lotus" w:cs="B Lotus" w:hint="cs"/>
          <w:sz w:val="24"/>
          <w:szCs w:val="24"/>
          <w:rtl/>
          <w:lang w:bidi="fa-IR"/>
        </w:rPr>
        <w:t>ظیفه تدوین ضوابط و مقررات در کشور را دارد قرار گرفته است</w:t>
      </w:r>
      <w:del w:id="18112" w:author="Mehrnazi Boojari" w:date="2019-01-07T10:11:00Z">
        <w:r w:rsidR="00F35F3D" w:rsidRPr="00471054" w:rsidDel="00A31D6F">
          <w:rPr>
            <w:rFonts w:ascii="B Lotus" w:hAnsi="B Lotus" w:cs="B Lotus" w:hint="cs"/>
            <w:sz w:val="24"/>
            <w:szCs w:val="24"/>
            <w:rtl/>
            <w:lang w:bidi="fa-IR"/>
          </w:rPr>
          <w:delText xml:space="preserve"> .</w:delText>
        </w:r>
      </w:del>
      <w:ins w:id="18113" w:author="Mehrnazi Boojari" w:date="2019-01-07T10:11:00Z">
        <w:r w:rsidR="00A31D6F">
          <w:rPr>
            <w:rFonts w:ascii="B Lotus" w:hAnsi="B Lotus" w:cs="B Lotus" w:hint="cs"/>
            <w:sz w:val="24"/>
            <w:szCs w:val="24"/>
            <w:rtl/>
            <w:lang w:bidi="fa-IR"/>
          </w:rPr>
          <w:t>.</w:t>
        </w:r>
      </w:ins>
    </w:p>
    <w:p w14:paraId="02340443" w14:textId="77777777" w:rsidR="00FA2B15" w:rsidRPr="00471054" w:rsidRDefault="00FA2B15" w:rsidP="00D95F32">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تحلیل این دسته در کنار تحلیل حوزه بررسی عامل</w:t>
      </w:r>
      <w:del w:id="18114" w:author="Mehrnazi Boojari" w:date="2019-01-07T09:45:00Z">
        <w:r w:rsidRPr="00471054" w:rsidDel="006F7CCF">
          <w:rPr>
            <w:rFonts w:ascii="B Lotus" w:hAnsi="B Lotus" w:cs="B Lotus" w:hint="cs"/>
            <w:sz w:val="24"/>
            <w:szCs w:val="24"/>
            <w:rtl/>
            <w:lang w:bidi="fa-IR"/>
          </w:rPr>
          <w:delText xml:space="preserve"> ها </w:delText>
        </w:r>
      </w:del>
      <w:ins w:id="18115" w:author="Mehrnazi Boojari" w:date="2019-01-07T09:45:00Z">
        <w:r w:rsidR="006F7CCF">
          <w:rPr>
            <w:rFonts w:ascii="B Lotus" w:hAnsi="B Lotus" w:cs="B Lotus" w:hint="cs"/>
            <w:sz w:val="24"/>
            <w:szCs w:val="24"/>
            <w:rtl/>
            <w:lang w:bidi="fa-IR"/>
          </w:rPr>
          <w:t xml:space="preserve">‌ها </w:t>
        </w:r>
      </w:ins>
      <w:r w:rsidRPr="00471054">
        <w:rPr>
          <w:rFonts w:ascii="B Lotus" w:hAnsi="B Lotus" w:cs="B Lotus" w:hint="cs"/>
          <w:sz w:val="24"/>
          <w:szCs w:val="24"/>
          <w:rtl/>
          <w:lang w:bidi="fa-IR"/>
        </w:rPr>
        <w:t xml:space="preserve">نیز </w:t>
      </w:r>
      <w:del w:id="18116" w:author="Mehrnazi Boojari" w:date="2019-01-15T06:59:00Z">
        <w:r w:rsidRPr="00471054" w:rsidDel="00D95F32">
          <w:rPr>
            <w:rFonts w:ascii="B Lotus" w:hAnsi="B Lotus" w:cs="B Lotus" w:hint="cs"/>
            <w:sz w:val="24"/>
            <w:szCs w:val="24"/>
            <w:rtl/>
            <w:lang w:bidi="fa-IR"/>
          </w:rPr>
          <w:delText xml:space="preserve">قابل </w:delText>
        </w:r>
      </w:del>
      <w:ins w:id="18117" w:author="Mehrnazi Boojari" w:date="2019-01-15T06:59:00Z">
        <w:r w:rsidR="00D95F32">
          <w:rPr>
            <w:rFonts w:ascii="B Lotus" w:hAnsi="B Lotus" w:cs="B Lotus" w:hint="cs"/>
            <w:sz w:val="24"/>
            <w:szCs w:val="24"/>
            <w:rtl/>
            <w:lang w:bidi="fa-IR"/>
          </w:rPr>
          <w:t>درخور</w:t>
        </w:r>
        <w:r w:rsidR="00D95F32" w:rsidRPr="00471054">
          <w:rPr>
            <w:rFonts w:ascii="B Lotus" w:hAnsi="B Lotus" w:cs="B Lotus" w:hint="cs"/>
            <w:sz w:val="24"/>
            <w:szCs w:val="24"/>
            <w:rtl/>
            <w:lang w:bidi="fa-IR"/>
          </w:rPr>
          <w:t xml:space="preserve"> </w:t>
        </w:r>
      </w:ins>
      <w:del w:id="18118" w:author="Mehrnazi Boojari" w:date="2019-01-08T03:21:00Z">
        <w:r w:rsidRPr="00471054" w:rsidDel="006770E1">
          <w:rPr>
            <w:rFonts w:ascii="B Lotus" w:hAnsi="B Lotus" w:cs="B Lotus" w:hint="cs"/>
            <w:sz w:val="24"/>
            <w:szCs w:val="24"/>
            <w:rtl/>
            <w:lang w:bidi="fa-IR"/>
          </w:rPr>
          <w:delText xml:space="preserve">تامل </w:delText>
        </w:r>
      </w:del>
      <w:ins w:id="18119" w:author="Mehrnazi Boojari" w:date="2019-01-08T03:21:00Z">
        <w:r w:rsidR="006770E1" w:rsidRPr="00471054">
          <w:rPr>
            <w:rFonts w:ascii="B Lotus" w:hAnsi="B Lotus" w:cs="B Lotus" w:hint="cs"/>
            <w:sz w:val="24"/>
            <w:szCs w:val="24"/>
            <w:rtl/>
            <w:lang w:bidi="fa-IR"/>
          </w:rPr>
          <w:t>ت</w:t>
        </w:r>
        <w:r w:rsidR="006770E1">
          <w:rPr>
            <w:rFonts w:ascii="B Lotus" w:hAnsi="B Lotus" w:cs="B Lotus" w:hint="cs"/>
            <w:sz w:val="24"/>
            <w:szCs w:val="24"/>
            <w:rtl/>
            <w:lang w:bidi="fa-IR"/>
          </w:rPr>
          <w:t>أ</w:t>
        </w:r>
        <w:r w:rsidR="006770E1" w:rsidRPr="00471054">
          <w:rPr>
            <w:rFonts w:ascii="B Lotus" w:hAnsi="B Lotus" w:cs="B Lotus" w:hint="cs"/>
            <w:sz w:val="24"/>
            <w:szCs w:val="24"/>
            <w:rtl/>
            <w:lang w:bidi="fa-IR"/>
          </w:rPr>
          <w:t xml:space="preserve">مل </w:t>
        </w:r>
      </w:ins>
      <w:r w:rsidRPr="00471054">
        <w:rPr>
          <w:rFonts w:ascii="B Lotus" w:hAnsi="B Lotus" w:cs="B Lotus" w:hint="cs"/>
          <w:sz w:val="24"/>
          <w:szCs w:val="24"/>
          <w:rtl/>
          <w:lang w:bidi="fa-IR"/>
        </w:rPr>
        <w:t>است</w:t>
      </w:r>
      <w:r w:rsidR="0099377B" w:rsidRPr="00471054">
        <w:rPr>
          <w:rFonts w:ascii="B Lotus" w:hAnsi="B Lotus" w:cs="B Lotus" w:hint="cs"/>
          <w:sz w:val="24"/>
          <w:szCs w:val="24"/>
          <w:rtl/>
          <w:lang w:bidi="fa-IR"/>
        </w:rPr>
        <w:t>.</w:t>
      </w:r>
      <w:r w:rsidRPr="00471054">
        <w:rPr>
          <w:rFonts w:ascii="B Lotus" w:hAnsi="B Lotus" w:cs="B Lotus" w:hint="cs"/>
          <w:sz w:val="24"/>
          <w:szCs w:val="24"/>
          <w:rtl/>
          <w:lang w:bidi="fa-IR"/>
        </w:rPr>
        <w:t xml:space="preserve"> چنانکه در تعریف هر یک از حوزه</w:t>
      </w:r>
      <w:del w:id="18120" w:author="Mehrnazi Boojari" w:date="2019-01-07T09:45:00Z">
        <w:r w:rsidRPr="00471054" w:rsidDel="006F7CCF">
          <w:rPr>
            <w:rFonts w:ascii="B Lotus" w:hAnsi="B Lotus" w:cs="B Lotus" w:hint="cs"/>
            <w:sz w:val="24"/>
            <w:szCs w:val="24"/>
            <w:rtl/>
            <w:lang w:bidi="fa-IR"/>
          </w:rPr>
          <w:delText xml:space="preserve"> ها </w:delText>
        </w:r>
      </w:del>
      <w:ins w:id="18121" w:author="Mehrnazi Boojari" w:date="2019-01-07T09:45:00Z">
        <w:r w:rsidR="006F7CCF">
          <w:rPr>
            <w:rFonts w:ascii="B Lotus" w:hAnsi="B Lotus" w:cs="B Lotus" w:hint="cs"/>
            <w:sz w:val="24"/>
            <w:szCs w:val="24"/>
            <w:rtl/>
            <w:lang w:bidi="fa-IR"/>
          </w:rPr>
          <w:t xml:space="preserve">‌ها </w:t>
        </w:r>
      </w:ins>
      <w:r w:rsidRPr="00471054">
        <w:rPr>
          <w:rFonts w:ascii="B Lotus" w:hAnsi="B Lotus" w:cs="B Lotus" w:hint="cs"/>
          <w:sz w:val="24"/>
          <w:szCs w:val="24"/>
          <w:rtl/>
          <w:lang w:bidi="fa-IR"/>
        </w:rPr>
        <w:t>در فصل سوم</w:t>
      </w:r>
      <w:r w:rsidR="00630729">
        <w:rPr>
          <w:rFonts w:ascii="B Lotus" w:hAnsi="B Lotus" w:cs="B Lotus" w:hint="cs"/>
          <w:sz w:val="24"/>
          <w:szCs w:val="24"/>
          <w:rtl/>
          <w:lang w:bidi="fa-IR"/>
        </w:rPr>
        <w:t xml:space="preserve"> آورده شد،</w:t>
      </w:r>
      <w:r w:rsidRPr="00471054">
        <w:rPr>
          <w:rFonts w:ascii="B Lotus" w:hAnsi="B Lotus" w:cs="B Lotus" w:hint="cs"/>
          <w:sz w:val="24"/>
          <w:szCs w:val="24"/>
          <w:rtl/>
          <w:lang w:bidi="fa-IR"/>
        </w:rPr>
        <w:t xml:space="preserve"> حوزه برنامه</w:t>
      </w:r>
      <w:del w:id="18122" w:author="Mehrnazi Boojari" w:date="2019-01-07T10:05:00Z">
        <w:r w:rsidRPr="00471054" w:rsidDel="00A31D6F">
          <w:rPr>
            <w:rFonts w:ascii="B Lotus" w:hAnsi="B Lotus" w:cs="B Lotus" w:hint="cs"/>
            <w:sz w:val="24"/>
            <w:szCs w:val="24"/>
            <w:rtl/>
            <w:lang w:bidi="fa-IR"/>
          </w:rPr>
          <w:delText xml:space="preserve"> ریزی </w:delText>
        </w:r>
      </w:del>
      <w:ins w:id="18123" w:author="Mehrnazi Boojari" w:date="2019-01-07T10:05:00Z">
        <w:r w:rsidR="00A31D6F">
          <w:rPr>
            <w:rFonts w:ascii="B Lotus" w:hAnsi="B Lotus" w:cs="B Lotus" w:hint="cs"/>
            <w:sz w:val="24"/>
            <w:szCs w:val="24"/>
            <w:rtl/>
            <w:lang w:bidi="fa-IR"/>
          </w:rPr>
          <w:t xml:space="preserve">‌ریزی </w:t>
        </w:r>
      </w:ins>
      <w:r w:rsidRPr="00471054">
        <w:rPr>
          <w:rFonts w:ascii="B Lotus" w:hAnsi="B Lotus" w:cs="B Lotus" w:hint="cs"/>
          <w:sz w:val="24"/>
          <w:szCs w:val="24"/>
          <w:rtl/>
          <w:lang w:bidi="fa-IR"/>
        </w:rPr>
        <w:t>مربوط به ساختار متولی است و بالا</w:t>
      </w:r>
      <w:del w:id="18124" w:author="Mehrnazi Boojari" w:date="2019-01-07T10:45:00Z">
        <w:r w:rsidRPr="00471054" w:rsidDel="006A1F1D">
          <w:rPr>
            <w:rFonts w:ascii="B Lotus" w:hAnsi="B Lotus" w:cs="B Lotus" w:hint="cs"/>
            <w:sz w:val="24"/>
            <w:szCs w:val="24"/>
            <w:rtl/>
            <w:lang w:bidi="fa-IR"/>
          </w:rPr>
          <w:delText xml:space="preserve"> بودن </w:delText>
        </w:r>
      </w:del>
      <w:ins w:id="18125" w:author="Mehrnazi Boojari" w:date="2019-01-07T10:45:00Z">
        <w:r w:rsidR="006A1F1D">
          <w:rPr>
            <w:rFonts w:ascii="B Lotus" w:hAnsi="B Lotus" w:cs="B Lotus" w:hint="cs"/>
            <w:sz w:val="24"/>
            <w:szCs w:val="24"/>
            <w:rtl/>
            <w:lang w:bidi="fa-IR"/>
          </w:rPr>
          <w:t xml:space="preserve">‌بودن </w:t>
        </w:r>
      </w:ins>
      <w:r w:rsidRPr="00471054">
        <w:rPr>
          <w:rFonts w:ascii="B Lotus" w:hAnsi="B Lotus" w:cs="B Lotus" w:hint="cs"/>
          <w:sz w:val="24"/>
          <w:szCs w:val="24"/>
          <w:rtl/>
          <w:lang w:bidi="fa-IR"/>
        </w:rPr>
        <w:t>حوزه برنامه</w:t>
      </w:r>
      <w:del w:id="18126" w:author="Mehrnazi Boojari" w:date="2019-01-07T10:05:00Z">
        <w:r w:rsidRPr="00471054" w:rsidDel="00A31D6F">
          <w:rPr>
            <w:rFonts w:ascii="B Lotus" w:hAnsi="B Lotus" w:cs="B Lotus" w:hint="cs"/>
            <w:sz w:val="24"/>
            <w:szCs w:val="24"/>
            <w:rtl/>
            <w:lang w:bidi="fa-IR"/>
          </w:rPr>
          <w:delText xml:space="preserve"> ریزی </w:delText>
        </w:r>
      </w:del>
      <w:ins w:id="18127" w:author="Mehrnazi Boojari" w:date="2019-01-07T10:05:00Z">
        <w:r w:rsidR="00A31D6F">
          <w:rPr>
            <w:rFonts w:ascii="B Lotus" w:hAnsi="B Lotus" w:cs="B Lotus" w:hint="cs"/>
            <w:sz w:val="24"/>
            <w:szCs w:val="24"/>
            <w:rtl/>
            <w:lang w:bidi="fa-IR"/>
          </w:rPr>
          <w:t xml:space="preserve">‌ریزی </w:t>
        </w:r>
      </w:ins>
      <w:r w:rsidR="003E2710" w:rsidRPr="00471054">
        <w:rPr>
          <w:rFonts w:ascii="B Lotus" w:hAnsi="B Lotus" w:cs="B Lotus" w:hint="cs"/>
          <w:sz w:val="24"/>
          <w:szCs w:val="24"/>
          <w:rtl/>
          <w:lang w:bidi="fa-IR"/>
        </w:rPr>
        <w:t>میزان درگیری ساختار متولی را بالا</w:t>
      </w:r>
      <w:del w:id="18128" w:author="Mehrnazi Boojari" w:date="2019-01-07T09:49:00Z">
        <w:r w:rsidR="003E2710" w:rsidRPr="00471054" w:rsidDel="006F7CCF">
          <w:rPr>
            <w:rFonts w:ascii="B Lotus" w:hAnsi="B Lotus" w:cs="B Lotus" w:hint="cs"/>
            <w:sz w:val="24"/>
            <w:szCs w:val="24"/>
            <w:rtl/>
            <w:lang w:bidi="fa-IR"/>
          </w:rPr>
          <w:delText xml:space="preserve"> می </w:delText>
        </w:r>
      </w:del>
      <w:ins w:id="18129" w:author="Mehrnazi Boojari" w:date="2019-01-07T09:49:00Z">
        <w:r w:rsidR="006F7CCF">
          <w:rPr>
            <w:rFonts w:ascii="B Lotus" w:hAnsi="B Lotus" w:cs="B Lotus" w:hint="cs"/>
            <w:sz w:val="24"/>
            <w:szCs w:val="24"/>
            <w:rtl/>
            <w:lang w:bidi="fa-IR"/>
          </w:rPr>
          <w:t xml:space="preserve"> می‌</w:t>
        </w:r>
      </w:ins>
      <w:r w:rsidR="003E2710" w:rsidRPr="00471054">
        <w:rPr>
          <w:rFonts w:ascii="B Lotus" w:hAnsi="B Lotus" w:cs="B Lotus" w:hint="cs"/>
          <w:sz w:val="24"/>
          <w:szCs w:val="24"/>
          <w:rtl/>
          <w:lang w:bidi="fa-IR"/>
        </w:rPr>
        <w:t>برد</w:t>
      </w:r>
      <w:r w:rsidR="0099377B" w:rsidRPr="00471054">
        <w:rPr>
          <w:rFonts w:ascii="B Lotus" w:hAnsi="B Lotus" w:cs="B Lotus" w:hint="cs"/>
          <w:sz w:val="24"/>
          <w:szCs w:val="24"/>
          <w:rtl/>
          <w:lang w:bidi="fa-IR"/>
        </w:rPr>
        <w:t>.</w:t>
      </w:r>
      <w:r w:rsidR="003E2710" w:rsidRPr="00471054">
        <w:rPr>
          <w:rFonts w:ascii="B Lotus" w:hAnsi="B Lotus" w:cs="B Lotus" w:hint="cs"/>
          <w:sz w:val="24"/>
          <w:szCs w:val="24"/>
          <w:rtl/>
          <w:lang w:bidi="fa-IR"/>
        </w:rPr>
        <w:t xml:space="preserve"> بدین خاطر بنیاد مسکن نیز در میزان فراوانی ساخت</w:t>
      </w:r>
      <w:r w:rsidR="0099377B" w:rsidRPr="00471054">
        <w:rPr>
          <w:rFonts w:ascii="B Lotus" w:hAnsi="B Lotus" w:cs="B Lotus" w:hint="cs"/>
          <w:sz w:val="24"/>
          <w:szCs w:val="24"/>
          <w:rtl/>
          <w:lang w:bidi="fa-IR"/>
        </w:rPr>
        <w:t>ار متولی نقش اول را ایفا</w:t>
      </w:r>
      <w:del w:id="18130" w:author="Mehrnazi Boojari" w:date="2019-01-07T09:49:00Z">
        <w:r w:rsidR="0099377B" w:rsidRPr="00471054" w:rsidDel="006F7CCF">
          <w:rPr>
            <w:rFonts w:ascii="B Lotus" w:hAnsi="B Lotus" w:cs="B Lotus" w:hint="cs"/>
            <w:sz w:val="24"/>
            <w:szCs w:val="24"/>
            <w:rtl/>
            <w:lang w:bidi="fa-IR"/>
          </w:rPr>
          <w:delText xml:space="preserve"> می </w:delText>
        </w:r>
      </w:del>
      <w:ins w:id="18131" w:author="Mehrnazi Boojari" w:date="2019-01-07T09:49:00Z">
        <w:r w:rsidR="006F7CCF">
          <w:rPr>
            <w:rFonts w:ascii="B Lotus" w:hAnsi="B Lotus" w:cs="B Lotus" w:hint="cs"/>
            <w:sz w:val="24"/>
            <w:szCs w:val="24"/>
            <w:rtl/>
            <w:lang w:bidi="fa-IR"/>
          </w:rPr>
          <w:t xml:space="preserve"> </w:t>
        </w:r>
      </w:ins>
      <w:del w:id="18132" w:author="Mehrnazi Boojari" w:date="2019-01-07T10:52:00Z">
        <w:r w:rsidR="0099377B" w:rsidRPr="00471054" w:rsidDel="006A1F1D">
          <w:rPr>
            <w:rFonts w:ascii="B Lotus" w:hAnsi="B Lotus" w:cs="B Lotus" w:hint="cs"/>
            <w:sz w:val="24"/>
            <w:szCs w:val="24"/>
            <w:rtl/>
            <w:lang w:bidi="fa-IR"/>
          </w:rPr>
          <w:delText>کند</w:delText>
        </w:r>
      </w:del>
      <w:ins w:id="18133" w:author="Mehrnazi Boojari" w:date="2019-01-07T10:52:00Z">
        <w:r w:rsidR="006A1F1D">
          <w:rPr>
            <w:rFonts w:ascii="B Lotus" w:hAnsi="B Lotus" w:cs="B Lotus" w:hint="cs"/>
            <w:sz w:val="24"/>
            <w:szCs w:val="24"/>
            <w:rtl/>
            <w:lang w:bidi="fa-IR"/>
          </w:rPr>
          <w:t>می‌کند</w:t>
        </w:r>
      </w:ins>
      <w:r w:rsidR="0099377B" w:rsidRPr="00471054">
        <w:rPr>
          <w:rFonts w:ascii="B Lotus" w:hAnsi="B Lotus" w:cs="B Lotus" w:hint="cs"/>
          <w:sz w:val="24"/>
          <w:szCs w:val="24"/>
          <w:rtl/>
          <w:lang w:bidi="fa-IR"/>
        </w:rPr>
        <w:t xml:space="preserve">. حوزه دوم مربوط به حوزه اجراست </w:t>
      </w:r>
      <w:r w:rsidR="003E2710" w:rsidRPr="00471054">
        <w:rPr>
          <w:rFonts w:ascii="B Lotus" w:hAnsi="B Lotus" w:cs="B Lotus" w:hint="cs"/>
          <w:sz w:val="24"/>
          <w:szCs w:val="24"/>
          <w:rtl/>
          <w:lang w:bidi="fa-IR"/>
        </w:rPr>
        <w:t>که در اجرا</w:t>
      </w:r>
      <w:ins w:id="18134" w:author="Mehrnazi Boojari" w:date="2019-01-15T06:59:00Z">
        <w:r w:rsidR="00D95F32">
          <w:rPr>
            <w:rFonts w:ascii="B Lotus" w:hAnsi="B Lotus" w:cs="B Lotus" w:hint="cs"/>
            <w:sz w:val="24"/>
            <w:szCs w:val="24"/>
            <w:rtl/>
            <w:lang w:bidi="fa-IR"/>
          </w:rPr>
          <w:t>ی</w:t>
        </w:r>
      </w:ins>
      <w:r w:rsidR="003E2710" w:rsidRPr="00471054">
        <w:rPr>
          <w:rFonts w:ascii="B Lotus" w:hAnsi="B Lotus" w:cs="B Lotus" w:hint="cs"/>
          <w:sz w:val="24"/>
          <w:szCs w:val="24"/>
          <w:rtl/>
          <w:lang w:bidi="fa-IR"/>
        </w:rPr>
        <w:t xml:space="preserve"> سیاست</w:t>
      </w:r>
      <w:del w:id="18135" w:author="Mehrnazi Boojari" w:date="2019-01-07T09:46:00Z">
        <w:r w:rsidR="003E2710" w:rsidRPr="00471054" w:rsidDel="006F7CCF">
          <w:rPr>
            <w:rFonts w:ascii="B Lotus" w:hAnsi="B Lotus" w:cs="B Lotus" w:hint="cs"/>
            <w:sz w:val="24"/>
            <w:szCs w:val="24"/>
            <w:rtl/>
            <w:lang w:bidi="fa-IR"/>
          </w:rPr>
          <w:delText xml:space="preserve"> های </w:delText>
        </w:r>
      </w:del>
      <w:ins w:id="18136" w:author="Mehrnazi Boojari" w:date="2019-01-07T09:46:00Z">
        <w:r w:rsidR="006F7CCF">
          <w:rPr>
            <w:rFonts w:ascii="B Lotus" w:hAnsi="B Lotus" w:cs="B Lotus" w:hint="cs"/>
            <w:sz w:val="24"/>
            <w:szCs w:val="24"/>
            <w:rtl/>
            <w:lang w:bidi="fa-IR"/>
          </w:rPr>
          <w:t xml:space="preserve">‌های </w:t>
        </w:r>
      </w:ins>
      <w:r w:rsidR="003E2710" w:rsidRPr="00471054">
        <w:rPr>
          <w:rFonts w:ascii="B Lotus" w:hAnsi="B Lotus" w:cs="B Lotus" w:hint="cs"/>
          <w:sz w:val="24"/>
          <w:szCs w:val="24"/>
          <w:rtl/>
          <w:lang w:bidi="fa-IR"/>
        </w:rPr>
        <w:t xml:space="preserve">مسکن روستایی به غیر از بنیاد مسکن نهادهای </w:t>
      </w:r>
      <w:del w:id="18137" w:author="Mehrnazi Boojari" w:date="2019-01-07T10:46:00Z">
        <w:r w:rsidR="003E2710" w:rsidRPr="00471054" w:rsidDel="006A1F1D">
          <w:rPr>
            <w:rFonts w:ascii="B Lotus" w:hAnsi="B Lotus" w:cs="B Lotus" w:hint="cs"/>
            <w:sz w:val="24"/>
            <w:szCs w:val="24"/>
            <w:rtl/>
            <w:lang w:bidi="fa-IR"/>
          </w:rPr>
          <w:delText>اجرائی</w:delText>
        </w:r>
      </w:del>
      <w:ins w:id="18138" w:author="Mehrnazi Boojari" w:date="2019-01-07T10:46:00Z">
        <w:r w:rsidR="006A1F1D">
          <w:rPr>
            <w:rFonts w:ascii="B Lotus" w:hAnsi="B Lotus" w:cs="B Lotus" w:hint="cs"/>
            <w:sz w:val="24"/>
            <w:szCs w:val="24"/>
            <w:rtl/>
            <w:lang w:bidi="fa-IR"/>
          </w:rPr>
          <w:t>اجرایی</w:t>
        </w:r>
      </w:ins>
      <w:r w:rsidR="003E2710" w:rsidRPr="00471054">
        <w:rPr>
          <w:rFonts w:ascii="B Lotus" w:hAnsi="B Lotus" w:cs="B Lotus" w:hint="cs"/>
          <w:sz w:val="24"/>
          <w:szCs w:val="24"/>
          <w:rtl/>
          <w:lang w:bidi="fa-IR"/>
        </w:rPr>
        <w:t xml:space="preserve"> مثل شورا و دهیار نیز خود را بروز</w:t>
      </w:r>
      <w:del w:id="18139" w:author="Mehrnazi Boojari" w:date="2019-01-07T09:49:00Z">
        <w:r w:rsidR="003E2710" w:rsidRPr="00471054" w:rsidDel="006F7CCF">
          <w:rPr>
            <w:rFonts w:ascii="B Lotus" w:hAnsi="B Lotus" w:cs="B Lotus" w:hint="cs"/>
            <w:sz w:val="24"/>
            <w:szCs w:val="24"/>
            <w:rtl/>
            <w:lang w:bidi="fa-IR"/>
          </w:rPr>
          <w:delText xml:space="preserve"> می </w:delText>
        </w:r>
      </w:del>
      <w:ins w:id="18140" w:author="Mehrnazi Boojari" w:date="2019-01-07T09:49:00Z">
        <w:r w:rsidR="006F7CCF">
          <w:rPr>
            <w:rFonts w:ascii="B Lotus" w:hAnsi="B Lotus" w:cs="B Lotus" w:hint="cs"/>
            <w:sz w:val="24"/>
            <w:szCs w:val="24"/>
            <w:rtl/>
            <w:lang w:bidi="fa-IR"/>
          </w:rPr>
          <w:t xml:space="preserve"> می‌</w:t>
        </w:r>
      </w:ins>
      <w:r w:rsidR="003E2710" w:rsidRPr="00471054">
        <w:rPr>
          <w:rFonts w:ascii="B Lotus" w:hAnsi="B Lotus" w:cs="B Lotus" w:hint="cs"/>
          <w:sz w:val="24"/>
          <w:szCs w:val="24"/>
          <w:rtl/>
          <w:lang w:bidi="fa-IR"/>
        </w:rPr>
        <w:t>دهند و در حوزه سوم که مربوط به حوزه تقنین است ساختارهای متولی تقنین در موضوع مسکن روستایی مثل دفتر مقررات ملی ساختمان که وظیفه تعیین ضوابط و مقررات ساختمانی را در کشور دارد رتبه سوم را به خود اختصاص داده است</w:t>
      </w:r>
      <w:del w:id="18141" w:author="Mehrnazi Boojari" w:date="2019-01-07T10:11:00Z">
        <w:r w:rsidR="003E2710" w:rsidRPr="00471054" w:rsidDel="00A31D6F">
          <w:rPr>
            <w:rFonts w:ascii="B Lotus" w:hAnsi="B Lotus" w:cs="B Lotus" w:hint="cs"/>
            <w:sz w:val="24"/>
            <w:szCs w:val="24"/>
            <w:rtl/>
            <w:lang w:bidi="fa-IR"/>
          </w:rPr>
          <w:delText xml:space="preserve"> .</w:delText>
        </w:r>
      </w:del>
      <w:ins w:id="18142" w:author="Mehrnazi Boojari" w:date="2019-01-07T10:11:00Z">
        <w:r w:rsidR="00A31D6F">
          <w:rPr>
            <w:rFonts w:ascii="B Lotus" w:hAnsi="B Lotus" w:cs="B Lotus" w:hint="cs"/>
            <w:sz w:val="24"/>
            <w:szCs w:val="24"/>
            <w:rtl/>
            <w:lang w:bidi="fa-IR"/>
          </w:rPr>
          <w:t>.</w:t>
        </w:r>
      </w:ins>
    </w:p>
    <w:p w14:paraId="20943D5B" w14:textId="77777777" w:rsidR="00F35F3D" w:rsidRPr="00471054" w:rsidRDefault="00F35F3D" w:rsidP="00417494">
      <w:pPr>
        <w:pStyle w:val="Heading3"/>
        <w:rPr>
          <w:rtl/>
        </w:rPr>
      </w:pPr>
      <w:bookmarkStart w:id="18143" w:name="_Toc533248641"/>
      <w:bookmarkStart w:id="18144" w:name="_Toc533781301"/>
      <w:bookmarkStart w:id="18145" w:name="_Toc533782257"/>
      <w:r w:rsidRPr="00471054">
        <w:rPr>
          <w:rFonts w:hint="cs"/>
          <w:rtl/>
        </w:rPr>
        <w:t>فراوانی حوزه</w:t>
      </w:r>
      <w:del w:id="18146" w:author="Mehrnazi Boojari" w:date="2019-01-07T09:46:00Z">
        <w:r w:rsidRPr="00471054" w:rsidDel="006F7CCF">
          <w:rPr>
            <w:rFonts w:hint="cs"/>
            <w:rtl/>
          </w:rPr>
          <w:delText xml:space="preserve"> های </w:delText>
        </w:r>
      </w:del>
      <w:ins w:id="18147" w:author="Mehrnazi Boojari" w:date="2019-01-07T09:46:00Z">
        <w:r w:rsidR="006F7CCF">
          <w:rPr>
            <w:rFonts w:hint="cs"/>
            <w:rtl/>
          </w:rPr>
          <w:t xml:space="preserve">‌های </w:t>
        </w:r>
      </w:ins>
      <w:r w:rsidRPr="00471054">
        <w:rPr>
          <w:rFonts w:hint="cs"/>
          <w:rtl/>
        </w:rPr>
        <w:t>بررس</w:t>
      </w:r>
      <w:r w:rsidR="00181215">
        <w:rPr>
          <w:rFonts w:hint="cs"/>
          <w:rtl/>
        </w:rPr>
        <w:t>ی</w:t>
      </w:r>
      <w:del w:id="18148" w:author="Mehrnazi Boojari" w:date="2019-01-07T09:47:00Z">
        <w:r w:rsidR="00181215" w:rsidDel="006F7CCF">
          <w:rPr>
            <w:rFonts w:hint="cs"/>
            <w:rtl/>
          </w:rPr>
          <w:delText xml:space="preserve"> ،</w:delText>
        </w:r>
      </w:del>
      <w:ins w:id="18149" w:author="Mehrnazi Boojari" w:date="2019-01-07T09:47:00Z">
        <w:r w:rsidR="006F7CCF">
          <w:rPr>
            <w:rFonts w:hint="cs"/>
            <w:rtl/>
          </w:rPr>
          <w:t>،</w:t>
        </w:r>
      </w:ins>
      <w:ins w:id="18150" w:author="Mehrnazi Boojari" w:date="2019-01-15T07:00:00Z">
        <w:r w:rsidR="00D95F32">
          <w:rPr>
            <w:rFonts w:hint="cs"/>
            <w:rtl/>
          </w:rPr>
          <w:t xml:space="preserve"> </w:t>
        </w:r>
      </w:ins>
      <w:r w:rsidR="00181215">
        <w:rPr>
          <w:rFonts w:hint="cs"/>
          <w:rtl/>
        </w:rPr>
        <w:t>قوانین و ساختار مرتبط با راه‌حل‌</w:t>
      </w:r>
      <w:r w:rsidRPr="00471054">
        <w:rPr>
          <w:rFonts w:hint="cs"/>
          <w:rtl/>
        </w:rPr>
        <w:t xml:space="preserve">های </w:t>
      </w:r>
      <w:r w:rsidR="003E2710" w:rsidRPr="00471054">
        <w:rPr>
          <w:rFonts w:hint="cs"/>
          <w:rtl/>
        </w:rPr>
        <w:t>پیشنهادی</w:t>
      </w:r>
      <w:r w:rsidRPr="00471054">
        <w:rPr>
          <w:rFonts w:hint="cs"/>
          <w:rtl/>
        </w:rPr>
        <w:t xml:space="preserve"> در مسکن روستایی</w:t>
      </w:r>
      <w:bookmarkEnd w:id="18143"/>
      <w:bookmarkEnd w:id="18144"/>
      <w:bookmarkEnd w:id="18145"/>
      <w:r w:rsidRPr="00471054">
        <w:rPr>
          <w:rFonts w:hint="cs"/>
          <w:rtl/>
        </w:rPr>
        <w:t xml:space="preserve"> </w:t>
      </w:r>
    </w:p>
    <w:p w14:paraId="72029CAE" w14:textId="77777777" w:rsidR="007549DC" w:rsidRPr="00471054" w:rsidRDefault="00F35F3D" w:rsidP="00517C7F">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 xml:space="preserve">در ارائه </w:t>
      </w:r>
      <w:del w:id="18151" w:author="Mehrnazi Boojari" w:date="2019-01-07T09:45:00Z">
        <w:r w:rsidRPr="00471054" w:rsidDel="006F7CCF">
          <w:rPr>
            <w:rFonts w:ascii="B Lotus" w:hAnsi="B Lotus" w:cs="B Lotus" w:hint="cs"/>
            <w:sz w:val="24"/>
            <w:szCs w:val="24"/>
            <w:rtl/>
            <w:lang w:bidi="fa-IR"/>
          </w:rPr>
          <w:delText>راه حل</w:delText>
        </w:r>
      </w:del>
      <w:ins w:id="18152" w:author="Mehrnazi Boojari" w:date="2019-01-07T09:45:00Z">
        <w:r w:rsidR="006F7CCF">
          <w:rPr>
            <w:rFonts w:ascii="B Lotus" w:hAnsi="B Lotus" w:cs="B Lotus" w:hint="cs"/>
            <w:sz w:val="24"/>
            <w:szCs w:val="24"/>
            <w:rtl/>
            <w:lang w:bidi="fa-IR"/>
          </w:rPr>
          <w:t>راه‌حل</w:t>
        </w:r>
      </w:ins>
      <w:ins w:id="18153" w:author="Mehrnazi Boojari" w:date="2019-01-15T07:00:00Z">
        <w:r w:rsidR="00D95F32">
          <w:rPr>
            <w:rFonts w:ascii="B Lotus" w:hAnsi="B Lotus" w:cs="B Nazanin" w:hint="cs"/>
            <w:sz w:val="24"/>
            <w:szCs w:val="24"/>
            <w:rtl/>
            <w:lang w:bidi="fa-IR"/>
          </w:rPr>
          <w:t>‌</w:t>
        </w:r>
      </w:ins>
      <w:del w:id="18154" w:author="Mehrnazi Boojari" w:date="2019-01-15T07:00:00Z">
        <w:r w:rsidRPr="00471054" w:rsidDel="00D95F32">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ها</w:t>
      </w:r>
      <w:r w:rsidR="00412D58" w:rsidRPr="00471054">
        <w:rPr>
          <w:rFonts w:ascii="B Lotus" w:hAnsi="B Lotus" w:cs="B Lotus" w:hint="cs"/>
          <w:sz w:val="24"/>
          <w:szCs w:val="24"/>
          <w:rtl/>
          <w:lang w:bidi="fa-IR"/>
        </w:rPr>
        <w:t>،</w:t>
      </w:r>
      <w:r w:rsidRPr="00471054">
        <w:rPr>
          <w:rFonts w:ascii="B Lotus" w:hAnsi="B Lotus" w:cs="B Lotus" w:hint="cs"/>
          <w:sz w:val="24"/>
          <w:szCs w:val="24"/>
          <w:rtl/>
          <w:lang w:bidi="fa-IR"/>
        </w:rPr>
        <w:t xml:space="preserve"> </w:t>
      </w:r>
      <w:del w:id="18155" w:author="Mehrnazi Boojari" w:date="2019-01-08T03:28:00Z">
        <w:r w:rsidRPr="00471054" w:rsidDel="00666313">
          <w:rPr>
            <w:rFonts w:ascii="B Lotus" w:hAnsi="B Lotus" w:cs="B Lotus" w:hint="cs"/>
            <w:sz w:val="24"/>
            <w:szCs w:val="24"/>
            <w:rtl/>
            <w:lang w:bidi="fa-IR"/>
          </w:rPr>
          <w:delText>همانطور</w:delText>
        </w:r>
      </w:del>
      <w:ins w:id="18156" w:author="Mehrnazi Boojari" w:date="2019-01-08T03:28:00Z">
        <w:r w:rsidR="00666313">
          <w:rPr>
            <w:rFonts w:ascii="B Lotus" w:hAnsi="B Lotus" w:cs="B Lotus" w:hint="cs"/>
            <w:sz w:val="24"/>
            <w:szCs w:val="24"/>
            <w:rtl/>
            <w:lang w:bidi="fa-IR"/>
          </w:rPr>
          <w:t>همان‌طور</w:t>
        </w:r>
      </w:ins>
      <w:r w:rsidRPr="00471054">
        <w:rPr>
          <w:rFonts w:ascii="B Lotus" w:hAnsi="B Lotus" w:cs="B Lotus" w:hint="cs"/>
          <w:sz w:val="24"/>
          <w:szCs w:val="24"/>
          <w:rtl/>
          <w:lang w:bidi="fa-IR"/>
        </w:rPr>
        <w:t xml:space="preserve"> که در فصل چهارم بیان شد</w:t>
      </w:r>
      <w:del w:id="18157" w:author="Mehrnazi Boojari" w:date="2019-01-15T07:00:00Z">
        <w:r w:rsidR="00412D58" w:rsidRPr="00471054" w:rsidDel="00D95F32">
          <w:rPr>
            <w:rFonts w:ascii="B Lotus" w:hAnsi="B Lotus" w:cs="B Lotus" w:hint="cs"/>
            <w:sz w:val="24"/>
            <w:szCs w:val="24"/>
            <w:rtl/>
            <w:lang w:bidi="fa-IR"/>
          </w:rPr>
          <w:delText>؛</w:delText>
        </w:r>
        <w:r w:rsidRPr="00471054" w:rsidDel="00D95F32">
          <w:rPr>
            <w:rFonts w:ascii="B Lotus" w:hAnsi="B Lotus" w:cs="B Lotus" w:hint="cs"/>
            <w:sz w:val="24"/>
            <w:szCs w:val="24"/>
            <w:rtl/>
            <w:lang w:bidi="fa-IR"/>
          </w:rPr>
          <w:delText xml:space="preserve"> </w:delText>
        </w:r>
      </w:del>
      <w:ins w:id="18158" w:author="Mehrnazi Boojari" w:date="2019-01-15T07:00:00Z">
        <w:r w:rsidR="00D95F32">
          <w:rPr>
            <w:rFonts w:ascii="B Lotus" w:hAnsi="B Lotus" w:cs="B Lotus" w:hint="cs"/>
            <w:sz w:val="24"/>
            <w:szCs w:val="24"/>
            <w:rtl/>
            <w:lang w:bidi="fa-IR"/>
          </w:rPr>
          <w:t>،</w:t>
        </w:r>
        <w:r w:rsidR="00D95F32" w:rsidRPr="00471054">
          <w:rPr>
            <w:rFonts w:ascii="B Lotus" w:hAnsi="B Lotus" w:cs="B Lotus" w:hint="cs"/>
            <w:sz w:val="24"/>
            <w:szCs w:val="24"/>
            <w:rtl/>
            <w:lang w:bidi="fa-IR"/>
          </w:rPr>
          <w:t xml:space="preserve"> </w:t>
        </w:r>
      </w:ins>
      <w:r w:rsidRPr="00471054">
        <w:rPr>
          <w:rFonts w:ascii="B Lotus" w:hAnsi="B Lotus" w:cs="B Lotus" w:hint="cs"/>
          <w:sz w:val="24"/>
          <w:szCs w:val="24"/>
          <w:rtl/>
          <w:lang w:bidi="fa-IR"/>
        </w:rPr>
        <w:t>عامل</w:t>
      </w:r>
      <w:del w:id="18159" w:author="Mehrnazi Boojari" w:date="2019-01-07T09:46:00Z">
        <w:r w:rsidRPr="00471054" w:rsidDel="006F7CCF">
          <w:rPr>
            <w:rFonts w:ascii="B Lotus" w:hAnsi="B Lotus" w:cs="B Lotus" w:hint="cs"/>
            <w:sz w:val="24"/>
            <w:szCs w:val="24"/>
            <w:rtl/>
            <w:lang w:bidi="fa-IR"/>
          </w:rPr>
          <w:delText xml:space="preserve"> های </w:delText>
        </w:r>
      </w:del>
      <w:ins w:id="18160"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مسکن روستایی در چهار عامل و دسته کلی بررسی شده و برای هر یک از عامل</w:t>
      </w:r>
      <w:del w:id="18161" w:author="Mehrnazi Boojari" w:date="2019-01-07T09:45:00Z">
        <w:r w:rsidRPr="00471054" w:rsidDel="006F7CCF">
          <w:rPr>
            <w:rFonts w:ascii="B Lotus" w:hAnsi="B Lotus" w:cs="B Lotus" w:hint="cs"/>
            <w:sz w:val="24"/>
            <w:szCs w:val="24"/>
            <w:rtl/>
            <w:lang w:bidi="fa-IR"/>
          </w:rPr>
          <w:delText xml:space="preserve"> ها </w:delText>
        </w:r>
      </w:del>
      <w:ins w:id="18162" w:author="Mehrnazi Boojari" w:date="2019-01-07T09:45:00Z">
        <w:r w:rsidR="006F7CCF">
          <w:rPr>
            <w:rFonts w:ascii="B Lotus" w:hAnsi="B Lotus" w:cs="B Lotus" w:hint="cs"/>
            <w:sz w:val="24"/>
            <w:szCs w:val="24"/>
            <w:rtl/>
            <w:lang w:bidi="fa-IR"/>
          </w:rPr>
          <w:t xml:space="preserve">‌ها </w:t>
        </w:r>
      </w:ins>
      <w:r w:rsidRPr="00471054">
        <w:rPr>
          <w:rFonts w:ascii="B Lotus" w:hAnsi="B Lotus" w:cs="B Lotus" w:hint="cs"/>
          <w:sz w:val="24"/>
          <w:szCs w:val="24"/>
          <w:rtl/>
          <w:lang w:bidi="fa-IR"/>
        </w:rPr>
        <w:t>در حوزه</w:t>
      </w:r>
      <w:del w:id="18163" w:author="Mehrnazi Boojari" w:date="2019-01-07T09:46:00Z">
        <w:r w:rsidRPr="00471054" w:rsidDel="006F7CCF">
          <w:rPr>
            <w:rFonts w:ascii="B Lotus" w:hAnsi="B Lotus" w:cs="B Lotus" w:hint="cs"/>
            <w:sz w:val="24"/>
            <w:szCs w:val="24"/>
            <w:rtl/>
            <w:lang w:bidi="fa-IR"/>
          </w:rPr>
          <w:delText xml:space="preserve"> های </w:delText>
        </w:r>
      </w:del>
      <w:ins w:id="18164"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مختلف </w:t>
      </w:r>
      <w:del w:id="18165" w:author="Mehrnazi Boojari" w:date="2019-01-07T09:45:00Z">
        <w:r w:rsidRPr="00471054" w:rsidDel="006F7CCF">
          <w:rPr>
            <w:rFonts w:ascii="B Lotus" w:hAnsi="B Lotus" w:cs="B Lotus" w:hint="cs"/>
            <w:sz w:val="24"/>
            <w:szCs w:val="24"/>
            <w:rtl/>
            <w:lang w:bidi="fa-IR"/>
          </w:rPr>
          <w:delText>راه حل</w:delText>
        </w:r>
      </w:del>
      <w:ins w:id="18166" w:author="Mehrnazi Boojari" w:date="2019-01-07T09:45:00Z">
        <w:r w:rsidR="006F7CCF">
          <w:rPr>
            <w:rFonts w:ascii="B Lotus" w:hAnsi="B Lotus" w:cs="B Lotus" w:hint="cs"/>
            <w:sz w:val="24"/>
            <w:szCs w:val="24"/>
            <w:rtl/>
            <w:lang w:bidi="fa-IR"/>
          </w:rPr>
          <w:t>راه‌حل</w:t>
        </w:r>
      </w:ins>
      <w:del w:id="18167" w:author="Mehrnazi Boojari" w:date="2019-01-07T09:46:00Z">
        <w:r w:rsidRPr="00471054" w:rsidDel="006F7CCF">
          <w:rPr>
            <w:rFonts w:ascii="B Lotus" w:hAnsi="B Lotus" w:cs="B Lotus" w:hint="cs"/>
            <w:sz w:val="24"/>
            <w:szCs w:val="24"/>
            <w:rtl/>
            <w:lang w:bidi="fa-IR"/>
          </w:rPr>
          <w:delText xml:space="preserve"> های </w:delText>
        </w:r>
      </w:del>
      <w:ins w:id="18168"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پیشنهادی ارائه شد</w:t>
      </w:r>
      <w:del w:id="18169" w:author="Mehrnazi Boojari" w:date="2019-01-07T09:53:00Z">
        <w:r w:rsidRPr="00471054" w:rsidDel="006F7CCF">
          <w:rPr>
            <w:rFonts w:ascii="B Lotus" w:hAnsi="B Lotus" w:cs="B Lotus" w:hint="cs"/>
            <w:sz w:val="24"/>
            <w:szCs w:val="24"/>
            <w:rtl/>
            <w:lang w:bidi="fa-IR"/>
          </w:rPr>
          <w:delText xml:space="preserve"> . </w:delText>
        </w:r>
      </w:del>
      <w:ins w:id="18170" w:author="Mehrnazi Boojari" w:date="2019-01-07T09:53:00Z">
        <w:r w:rsidR="006F7CCF">
          <w:rPr>
            <w:rFonts w:ascii="B Lotus" w:hAnsi="B Lotus" w:cs="B Lotus" w:hint="cs"/>
            <w:sz w:val="24"/>
            <w:szCs w:val="24"/>
            <w:rtl/>
            <w:lang w:bidi="fa-IR"/>
          </w:rPr>
          <w:t xml:space="preserve">. </w:t>
        </w:r>
      </w:ins>
      <w:r w:rsidRPr="00471054">
        <w:rPr>
          <w:rFonts w:ascii="B Lotus" w:hAnsi="B Lotus" w:cs="B Lotus" w:hint="cs"/>
          <w:sz w:val="24"/>
          <w:szCs w:val="24"/>
          <w:rtl/>
          <w:lang w:bidi="fa-IR"/>
        </w:rPr>
        <w:t>نمودار 5</w:t>
      </w:r>
      <w:del w:id="18171" w:author="Mehrnazi Boojari" w:date="2019-01-15T07:00:00Z">
        <w:r w:rsidRPr="00471054" w:rsidDel="00517C7F">
          <w:rPr>
            <w:rFonts w:ascii="B Lotus" w:hAnsi="B Lotus" w:cs="B Lotus" w:hint="cs"/>
            <w:sz w:val="24"/>
            <w:szCs w:val="24"/>
            <w:rtl/>
            <w:lang w:bidi="fa-IR"/>
          </w:rPr>
          <w:delText>.</w:delText>
        </w:r>
      </w:del>
      <w:ins w:id="18172" w:author="Mehrnazi Boojari" w:date="2019-01-15T07:00:00Z">
        <w:r w:rsidR="00517C7F">
          <w:rPr>
            <w:rFonts w:ascii="B Lotus" w:hAnsi="B Lotus" w:cs="B Lotus" w:hint="cs"/>
            <w:sz w:val="24"/>
            <w:szCs w:val="24"/>
            <w:rtl/>
            <w:lang w:bidi="fa-IR"/>
          </w:rPr>
          <w:t>-</w:t>
        </w:r>
      </w:ins>
      <w:r w:rsidRPr="00471054">
        <w:rPr>
          <w:rFonts w:ascii="B Lotus" w:hAnsi="B Lotus" w:cs="B Lotus" w:hint="cs"/>
          <w:sz w:val="24"/>
          <w:szCs w:val="24"/>
          <w:rtl/>
          <w:lang w:bidi="fa-IR"/>
        </w:rPr>
        <w:t>3 نشان</w:t>
      </w:r>
      <w:del w:id="18173" w:author="Mehrnazi Boojari" w:date="2019-01-07T09:49:00Z">
        <w:r w:rsidRPr="00471054" w:rsidDel="006F7CCF">
          <w:rPr>
            <w:rFonts w:ascii="B Lotus" w:hAnsi="B Lotus" w:cs="B Lotus" w:hint="cs"/>
            <w:sz w:val="24"/>
            <w:szCs w:val="24"/>
            <w:rtl/>
            <w:lang w:bidi="fa-IR"/>
          </w:rPr>
          <w:delText xml:space="preserve"> می </w:delText>
        </w:r>
      </w:del>
      <w:ins w:id="18174"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 xml:space="preserve">دهد بیشترین حوزه مرتبط با </w:t>
      </w:r>
      <w:del w:id="18175" w:author="Mehrnazi Boojari" w:date="2019-01-07T09:45:00Z">
        <w:r w:rsidRPr="00471054" w:rsidDel="006F7CCF">
          <w:rPr>
            <w:rFonts w:ascii="B Lotus" w:hAnsi="B Lotus" w:cs="B Lotus" w:hint="cs"/>
            <w:sz w:val="24"/>
            <w:szCs w:val="24"/>
            <w:rtl/>
            <w:lang w:bidi="fa-IR"/>
          </w:rPr>
          <w:delText>راه حل</w:delText>
        </w:r>
      </w:del>
      <w:ins w:id="18176" w:author="Mehrnazi Boojari" w:date="2019-01-07T09:45:00Z">
        <w:r w:rsidR="006F7CCF">
          <w:rPr>
            <w:rFonts w:ascii="B Lotus" w:hAnsi="B Lotus" w:cs="B Lotus" w:hint="cs"/>
            <w:sz w:val="24"/>
            <w:szCs w:val="24"/>
            <w:rtl/>
            <w:lang w:bidi="fa-IR"/>
          </w:rPr>
          <w:t>راه‌حل</w:t>
        </w:r>
      </w:ins>
      <w:del w:id="18177" w:author="Mehrnazi Boojari" w:date="2019-01-07T09:46:00Z">
        <w:r w:rsidRPr="00471054" w:rsidDel="006F7CCF">
          <w:rPr>
            <w:rFonts w:ascii="B Lotus" w:hAnsi="B Lotus" w:cs="B Lotus" w:hint="cs"/>
            <w:sz w:val="24"/>
            <w:szCs w:val="24"/>
            <w:rtl/>
            <w:lang w:bidi="fa-IR"/>
          </w:rPr>
          <w:delText xml:space="preserve"> های </w:delText>
        </w:r>
      </w:del>
      <w:ins w:id="18178"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ارائه</w:t>
      </w:r>
      <w:ins w:id="18179" w:author="Mehrnazi Boojari" w:date="2019-01-15T07:01:00Z">
        <w:r w:rsidR="00517C7F">
          <w:rPr>
            <w:rFonts w:ascii="B Lotus" w:hAnsi="B Lotus" w:cs="B Nazanin" w:hint="cs"/>
            <w:sz w:val="24"/>
            <w:szCs w:val="24"/>
            <w:rtl/>
            <w:lang w:bidi="fa-IR"/>
          </w:rPr>
          <w:t>‌</w:t>
        </w:r>
      </w:ins>
      <w:del w:id="18180" w:author="Mehrnazi Boojari" w:date="2019-01-15T07:01:00Z">
        <w:r w:rsidRPr="00471054" w:rsidDel="00517C7F">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شده در حوزه تقنینی</w:t>
      </w:r>
      <w:r w:rsidR="00782209" w:rsidRPr="00471054">
        <w:rPr>
          <w:rFonts w:ascii="B Lotus" w:hAnsi="B Lotus" w:cs="B Lotus" w:hint="cs"/>
          <w:sz w:val="24"/>
          <w:szCs w:val="24"/>
          <w:rtl/>
          <w:lang w:bidi="fa-IR"/>
        </w:rPr>
        <w:t xml:space="preserve"> و بعد از آن در حوزه برنامه</w:t>
      </w:r>
      <w:del w:id="18181" w:author="Mehrnazi Boojari" w:date="2019-01-07T10:05:00Z">
        <w:r w:rsidR="00782209" w:rsidRPr="00471054" w:rsidDel="00A31D6F">
          <w:rPr>
            <w:rFonts w:ascii="B Lotus" w:hAnsi="B Lotus" w:cs="B Lotus" w:hint="cs"/>
            <w:sz w:val="24"/>
            <w:szCs w:val="24"/>
            <w:rtl/>
            <w:lang w:bidi="fa-IR"/>
          </w:rPr>
          <w:delText xml:space="preserve"> ریزی </w:delText>
        </w:r>
      </w:del>
      <w:ins w:id="18182" w:author="Mehrnazi Boojari" w:date="2019-01-07T10:05:00Z">
        <w:r w:rsidR="00A31D6F">
          <w:rPr>
            <w:rFonts w:ascii="B Lotus" w:hAnsi="B Lotus" w:cs="B Lotus" w:hint="cs"/>
            <w:sz w:val="24"/>
            <w:szCs w:val="24"/>
            <w:rtl/>
            <w:lang w:bidi="fa-IR"/>
          </w:rPr>
          <w:t xml:space="preserve">‌ریزی </w:t>
        </w:r>
      </w:ins>
      <w:r w:rsidR="00782209" w:rsidRPr="00471054">
        <w:rPr>
          <w:rFonts w:ascii="B Lotus" w:hAnsi="B Lotus" w:cs="B Lotus" w:hint="cs"/>
          <w:sz w:val="24"/>
          <w:szCs w:val="24"/>
          <w:rtl/>
          <w:lang w:bidi="fa-IR"/>
        </w:rPr>
        <w:t xml:space="preserve">و </w:t>
      </w:r>
      <w:del w:id="18183" w:author="Mehrnazi Boojari" w:date="2019-01-07T10:46:00Z">
        <w:r w:rsidR="00782209" w:rsidRPr="00471054" w:rsidDel="006A1F1D">
          <w:rPr>
            <w:rFonts w:ascii="B Lotus" w:hAnsi="B Lotus" w:cs="B Lotus" w:hint="cs"/>
            <w:sz w:val="24"/>
            <w:szCs w:val="24"/>
            <w:rtl/>
            <w:lang w:bidi="fa-IR"/>
          </w:rPr>
          <w:delText>اجرائی</w:delText>
        </w:r>
      </w:del>
      <w:ins w:id="18184" w:author="Mehrnazi Boojari" w:date="2019-01-07T10:46:00Z">
        <w:r w:rsidR="006A1F1D">
          <w:rPr>
            <w:rFonts w:ascii="B Lotus" w:hAnsi="B Lotus" w:cs="B Lotus" w:hint="cs"/>
            <w:sz w:val="24"/>
            <w:szCs w:val="24"/>
            <w:rtl/>
            <w:lang w:bidi="fa-IR"/>
          </w:rPr>
          <w:t>اجرایی</w:t>
        </w:r>
      </w:ins>
      <w:del w:id="18185" w:author="Mehrnazi Boojari" w:date="2019-01-07T09:49:00Z">
        <w:r w:rsidR="00782209" w:rsidRPr="00471054" w:rsidDel="006F7CCF">
          <w:rPr>
            <w:rFonts w:ascii="B Lotus" w:hAnsi="B Lotus" w:cs="B Lotus" w:hint="cs"/>
            <w:sz w:val="24"/>
            <w:szCs w:val="24"/>
            <w:rtl/>
            <w:lang w:bidi="fa-IR"/>
          </w:rPr>
          <w:delText xml:space="preserve"> می </w:delText>
        </w:r>
      </w:del>
      <w:ins w:id="18186" w:author="Mehrnazi Boojari" w:date="2019-01-07T09:49:00Z">
        <w:r w:rsidR="006F7CCF">
          <w:rPr>
            <w:rFonts w:ascii="B Lotus" w:hAnsi="B Lotus" w:cs="B Lotus" w:hint="cs"/>
            <w:sz w:val="24"/>
            <w:szCs w:val="24"/>
            <w:rtl/>
            <w:lang w:bidi="fa-IR"/>
          </w:rPr>
          <w:t xml:space="preserve"> می‌</w:t>
        </w:r>
      </w:ins>
      <w:r w:rsidR="00782209" w:rsidRPr="00471054">
        <w:rPr>
          <w:rFonts w:ascii="B Lotus" w:hAnsi="B Lotus" w:cs="B Lotus" w:hint="cs"/>
          <w:sz w:val="24"/>
          <w:szCs w:val="24"/>
          <w:rtl/>
          <w:lang w:bidi="fa-IR"/>
        </w:rPr>
        <w:t>گنجد و حوزه</w:t>
      </w:r>
      <w:del w:id="18187" w:author="Mehrnazi Boojari" w:date="2019-01-07T09:46:00Z">
        <w:r w:rsidR="00782209" w:rsidRPr="00471054" w:rsidDel="006F7CCF">
          <w:rPr>
            <w:rFonts w:ascii="B Lotus" w:hAnsi="B Lotus" w:cs="B Lotus" w:hint="cs"/>
            <w:sz w:val="24"/>
            <w:szCs w:val="24"/>
            <w:rtl/>
            <w:lang w:bidi="fa-IR"/>
          </w:rPr>
          <w:delText xml:space="preserve"> های </w:delText>
        </w:r>
      </w:del>
      <w:ins w:id="18188" w:author="Mehrnazi Boojari" w:date="2019-01-07T09:46:00Z">
        <w:r w:rsidR="006F7CCF">
          <w:rPr>
            <w:rFonts w:ascii="B Lotus" w:hAnsi="B Lotus" w:cs="B Lotus" w:hint="cs"/>
            <w:sz w:val="24"/>
            <w:szCs w:val="24"/>
            <w:rtl/>
            <w:lang w:bidi="fa-IR"/>
          </w:rPr>
          <w:t xml:space="preserve">‌های </w:t>
        </w:r>
      </w:ins>
      <w:r w:rsidR="00782209" w:rsidRPr="00471054">
        <w:rPr>
          <w:rFonts w:ascii="B Lotus" w:hAnsi="B Lotus" w:cs="B Lotus" w:hint="cs"/>
          <w:sz w:val="24"/>
          <w:szCs w:val="24"/>
          <w:rtl/>
          <w:lang w:bidi="fa-IR"/>
        </w:rPr>
        <w:t>ساختاری و مدیریتی در این فر</w:t>
      </w:r>
      <w:r w:rsidR="00F91263" w:rsidRPr="00471054">
        <w:rPr>
          <w:rFonts w:ascii="B Lotus" w:hAnsi="B Lotus" w:cs="B Lotus" w:hint="cs"/>
          <w:sz w:val="24"/>
          <w:szCs w:val="24"/>
          <w:rtl/>
          <w:lang w:bidi="fa-IR"/>
        </w:rPr>
        <w:t>ا</w:t>
      </w:r>
      <w:r w:rsidR="00782209" w:rsidRPr="00471054">
        <w:rPr>
          <w:rFonts w:ascii="B Lotus" w:hAnsi="B Lotus" w:cs="B Lotus" w:hint="cs"/>
          <w:sz w:val="24"/>
          <w:szCs w:val="24"/>
          <w:rtl/>
          <w:lang w:bidi="fa-IR"/>
        </w:rPr>
        <w:t>وانی جایی ندارند</w:t>
      </w:r>
      <w:del w:id="18189" w:author="Mehrnazi Boojari" w:date="2019-01-07T09:53:00Z">
        <w:r w:rsidR="00782209" w:rsidRPr="00471054" w:rsidDel="006F7CCF">
          <w:rPr>
            <w:rFonts w:ascii="B Lotus" w:hAnsi="B Lotus" w:cs="B Lotus" w:hint="cs"/>
            <w:sz w:val="24"/>
            <w:szCs w:val="24"/>
            <w:rtl/>
            <w:lang w:bidi="fa-IR"/>
          </w:rPr>
          <w:delText xml:space="preserve"> . </w:delText>
        </w:r>
      </w:del>
      <w:ins w:id="18190" w:author="Mehrnazi Boojari" w:date="2019-01-07T09:53:00Z">
        <w:r w:rsidR="006F7CCF">
          <w:rPr>
            <w:rFonts w:ascii="B Lotus" w:hAnsi="B Lotus" w:cs="B Lotus" w:hint="cs"/>
            <w:sz w:val="24"/>
            <w:szCs w:val="24"/>
            <w:rtl/>
            <w:lang w:bidi="fa-IR"/>
          </w:rPr>
          <w:t xml:space="preserve">. </w:t>
        </w:r>
      </w:ins>
      <w:r w:rsidR="00BD6B5F" w:rsidRPr="00471054">
        <w:rPr>
          <w:rFonts w:ascii="B Lotus" w:hAnsi="B Lotus" w:cs="B Lotus" w:hint="cs"/>
          <w:sz w:val="24"/>
          <w:szCs w:val="24"/>
          <w:rtl/>
          <w:lang w:bidi="fa-IR"/>
        </w:rPr>
        <w:t>بالا</w:t>
      </w:r>
      <w:del w:id="18191" w:author="Mehrnazi Boojari" w:date="2019-01-07T10:45:00Z">
        <w:r w:rsidR="00BD6B5F" w:rsidRPr="00471054" w:rsidDel="006A1F1D">
          <w:rPr>
            <w:rFonts w:ascii="B Lotus" w:hAnsi="B Lotus" w:cs="B Lotus" w:hint="cs"/>
            <w:sz w:val="24"/>
            <w:szCs w:val="24"/>
            <w:rtl/>
            <w:lang w:bidi="fa-IR"/>
          </w:rPr>
          <w:delText xml:space="preserve"> بودن </w:delText>
        </w:r>
      </w:del>
      <w:ins w:id="18192" w:author="Mehrnazi Boojari" w:date="2019-01-07T10:45:00Z">
        <w:r w:rsidR="006A1F1D">
          <w:rPr>
            <w:rFonts w:ascii="B Lotus" w:hAnsi="B Lotus" w:cs="B Lotus" w:hint="cs"/>
            <w:sz w:val="24"/>
            <w:szCs w:val="24"/>
            <w:rtl/>
            <w:lang w:bidi="fa-IR"/>
          </w:rPr>
          <w:t xml:space="preserve">‌بودن </w:t>
        </w:r>
      </w:ins>
      <w:r w:rsidR="00BD6B5F" w:rsidRPr="00471054">
        <w:rPr>
          <w:rFonts w:ascii="B Lotus" w:hAnsi="B Lotus" w:cs="B Lotus" w:hint="cs"/>
          <w:sz w:val="24"/>
          <w:szCs w:val="24"/>
          <w:rtl/>
          <w:lang w:bidi="fa-IR"/>
        </w:rPr>
        <w:t>سهم حوزه تقنین در این نمودار به</w:t>
      </w:r>
      <w:ins w:id="18193" w:author="Mehrnazi Boojari" w:date="2019-01-15T07:01:00Z">
        <w:r w:rsidR="00517C7F">
          <w:rPr>
            <w:rFonts w:ascii="B Lotus" w:hAnsi="B Lotus" w:cs="B Nazanin" w:hint="cs"/>
            <w:sz w:val="24"/>
            <w:szCs w:val="24"/>
            <w:rtl/>
            <w:lang w:bidi="fa-IR"/>
          </w:rPr>
          <w:t>‌</w:t>
        </w:r>
        <w:r w:rsidR="00517C7F">
          <w:rPr>
            <w:rFonts w:ascii="B Lotus" w:hAnsi="B Lotus" w:cs="B Lotus" w:hint="cs"/>
            <w:sz w:val="24"/>
            <w:szCs w:val="24"/>
            <w:rtl/>
            <w:lang w:bidi="fa-IR"/>
          </w:rPr>
          <w:t xml:space="preserve">سبب </w:t>
        </w:r>
      </w:ins>
      <w:del w:id="18194" w:author="Mehrnazi Boojari" w:date="2019-01-15T07:01:00Z">
        <w:r w:rsidR="00BD6B5F" w:rsidRPr="00471054" w:rsidDel="00517C7F">
          <w:rPr>
            <w:rFonts w:ascii="B Lotus" w:hAnsi="B Lotus" w:cs="B Lotus" w:hint="cs"/>
            <w:sz w:val="24"/>
            <w:szCs w:val="24"/>
            <w:rtl/>
            <w:lang w:bidi="fa-IR"/>
          </w:rPr>
          <w:delText xml:space="preserve"> خاطر </w:delText>
        </w:r>
      </w:del>
      <w:r w:rsidR="00BD6B5F" w:rsidRPr="00471054">
        <w:rPr>
          <w:rFonts w:ascii="B Lotus" w:hAnsi="B Lotus" w:cs="B Lotus" w:hint="cs"/>
          <w:sz w:val="24"/>
          <w:szCs w:val="24"/>
          <w:rtl/>
          <w:lang w:bidi="fa-IR"/>
        </w:rPr>
        <w:t>بیشتر</w:t>
      </w:r>
      <w:del w:id="18195" w:author="Mehrnazi Boojari" w:date="2019-01-07T10:45:00Z">
        <w:r w:rsidR="00BD6B5F" w:rsidRPr="00471054" w:rsidDel="006A1F1D">
          <w:rPr>
            <w:rFonts w:ascii="B Lotus" w:hAnsi="B Lotus" w:cs="B Lotus" w:hint="cs"/>
            <w:sz w:val="24"/>
            <w:szCs w:val="24"/>
            <w:rtl/>
            <w:lang w:bidi="fa-IR"/>
          </w:rPr>
          <w:delText xml:space="preserve"> بودن </w:delText>
        </w:r>
      </w:del>
      <w:ins w:id="18196" w:author="Mehrnazi Boojari" w:date="2019-01-07T10:45:00Z">
        <w:r w:rsidR="006A1F1D">
          <w:rPr>
            <w:rFonts w:ascii="B Lotus" w:hAnsi="B Lotus" w:cs="B Lotus" w:hint="cs"/>
            <w:sz w:val="24"/>
            <w:szCs w:val="24"/>
            <w:rtl/>
            <w:lang w:bidi="fa-IR"/>
          </w:rPr>
          <w:t xml:space="preserve">‌بودن </w:t>
        </w:r>
      </w:ins>
      <w:del w:id="18197" w:author="Mehrnazi Boojari" w:date="2019-01-07T09:45:00Z">
        <w:r w:rsidR="00BD6B5F" w:rsidRPr="00471054" w:rsidDel="006F7CCF">
          <w:rPr>
            <w:rFonts w:ascii="B Lotus" w:hAnsi="B Lotus" w:cs="B Lotus" w:hint="cs"/>
            <w:sz w:val="24"/>
            <w:szCs w:val="24"/>
            <w:rtl/>
            <w:lang w:bidi="fa-IR"/>
          </w:rPr>
          <w:delText>راه حل</w:delText>
        </w:r>
      </w:del>
      <w:ins w:id="18198" w:author="Mehrnazi Boojari" w:date="2019-01-07T09:45:00Z">
        <w:r w:rsidR="006F7CCF">
          <w:rPr>
            <w:rFonts w:ascii="B Lotus" w:hAnsi="B Lotus" w:cs="B Lotus" w:hint="cs"/>
            <w:sz w:val="24"/>
            <w:szCs w:val="24"/>
            <w:rtl/>
            <w:lang w:bidi="fa-IR"/>
          </w:rPr>
          <w:t>راه‌حل</w:t>
        </w:r>
      </w:ins>
      <w:del w:id="18199" w:author="Mehrnazi Boojari" w:date="2019-01-07T09:46:00Z">
        <w:r w:rsidR="00BD6B5F" w:rsidRPr="00471054" w:rsidDel="006F7CCF">
          <w:rPr>
            <w:rFonts w:ascii="B Lotus" w:hAnsi="B Lotus" w:cs="B Lotus" w:hint="cs"/>
            <w:sz w:val="24"/>
            <w:szCs w:val="24"/>
            <w:rtl/>
            <w:lang w:bidi="fa-IR"/>
          </w:rPr>
          <w:delText xml:space="preserve"> های </w:delText>
        </w:r>
      </w:del>
      <w:ins w:id="18200" w:author="Mehrnazi Boojari" w:date="2019-01-07T09:46:00Z">
        <w:r w:rsidR="006F7CCF">
          <w:rPr>
            <w:rFonts w:ascii="B Lotus" w:hAnsi="B Lotus" w:cs="B Lotus" w:hint="cs"/>
            <w:sz w:val="24"/>
            <w:szCs w:val="24"/>
            <w:rtl/>
            <w:lang w:bidi="fa-IR"/>
          </w:rPr>
          <w:t xml:space="preserve">‌های </w:t>
        </w:r>
      </w:ins>
      <w:r w:rsidR="00BD6B5F" w:rsidRPr="00471054">
        <w:rPr>
          <w:rFonts w:ascii="B Lotus" w:hAnsi="B Lotus" w:cs="B Lotus" w:hint="cs"/>
          <w:sz w:val="24"/>
          <w:szCs w:val="24"/>
          <w:rtl/>
          <w:lang w:bidi="fa-IR"/>
        </w:rPr>
        <w:t xml:space="preserve">تقنینی است که </w:t>
      </w:r>
      <w:r w:rsidR="00BD6B5F" w:rsidRPr="00471054">
        <w:rPr>
          <w:rFonts w:ascii="B Lotus" w:hAnsi="B Lotus" w:cs="B Lotus" w:hint="cs"/>
          <w:sz w:val="24"/>
          <w:szCs w:val="24"/>
          <w:rtl/>
          <w:lang w:bidi="fa-IR"/>
        </w:rPr>
        <w:lastRenderedPageBreak/>
        <w:t>داده شده است</w:t>
      </w:r>
      <w:del w:id="18201" w:author="Mehrnazi Boojari" w:date="2019-01-07T09:53:00Z">
        <w:r w:rsidR="00BD6B5F" w:rsidRPr="00471054" w:rsidDel="006F7CCF">
          <w:rPr>
            <w:rFonts w:ascii="B Lotus" w:hAnsi="B Lotus" w:cs="B Lotus" w:hint="cs"/>
            <w:sz w:val="24"/>
            <w:szCs w:val="24"/>
            <w:rtl/>
            <w:lang w:bidi="fa-IR"/>
          </w:rPr>
          <w:delText xml:space="preserve"> . </w:delText>
        </w:r>
      </w:del>
      <w:ins w:id="18202" w:author="Mehrnazi Boojari" w:date="2019-01-07T09:53:00Z">
        <w:r w:rsidR="006F7CCF">
          <w:rPr>
            <w:rFonts w:ascii="B Lotus" w:hAnsi="B Lotus" w:cs="B Lotus" w:hint="cs"/>
            <w:sz w:val="24"/>
            <w:szCs w:val="24"/>
            <w:rtl/>
            <w:lang w:bidi="fa-IR"/>
          </w:rPr>
          <w:t xml:space="preserve">. </w:t>
        </w:r>
      </w:ins>
      <w:r w:rsidR="00BD6B5F" w:rsidRPr="00471054">
        <w:rPr>
          <w:rFonts w:ascii="B Lotus" w:hAnsi="B Lotus" w:cs="B Lotus" w:hint="cs"/>
          <w:sz w:val="24"/>
          <w:szCs w:val="24"/>
          <w:rtl/>
          <w:lang w:bidi="fa-IR"/>
        </w:rPr>
        <w:t xml:space="preserve">در ارائه </w:t>
      </w:r>
      <w:del w:id="18203" w:author="Mehrnazi Boojari" w:date="2019-01-07T09:45:00Z">
        <w:r w:rsidR="00BD6B5F" w:rsidRPr="00471054" w:rsidDel="006F7CCF">
          <w:rPr>
            <w:rFonts w:ascii="B Lotus" w:hAnsi="B Lotus" w:cs="B Lotus" w:hint="cs"/>
            <w:sz w:val="24"/>
            <w:szCs w:val="24"/>
            <w:rtl/>
            <w:lang w:bidi="fa-IR"/>
          </w:rPr>
          <w:delText>راه حل</w:delText>
        </w:r>
      </w:del>
      <w:ins w:id="18204" w:author="Mehrnazi Boojari" w:date="2019-01-07T09:45:00Z">
        <w:r w:rsidR="006F7CCF">
          <w:rPr>
            <w:rFonts w:ascii="B Lotus" w:hAnsi="B Lotus" w:cs="B Lotus" w:hint="cs"/>
            <w:sz w:val="24"/>
            <w:szCs w:val="24"/>
            <w:rtl/>
            <w:lang w:bidi="fa-IR"/>
          </w:rPr>
          <w:t>راه‌حل</w:t>
        </w:r>
      </w:ins>
      <w:del w:id="18205" w:author="Mehrnazi Boojari" w:date="2019-01-07T09:45:00Z">
        <w:r w:rsidR="00BD6B5F" w:rsidRPr="00471054" w:rsidDel="006F7CCF">
          <w:rPr>
            <w:rFonts w:ascii="B Lotus" w:hAnsi="B Lotus" w:cs="B Lotus" w:hint="cs"/>
            <w:sz w:val="24"/>
            <w:szCs w:val="24"/>
            <w:rtl/>
            <w:lang w:bidi="fa-IR"/>
          </w:rPr>
          <w:delText xml:space="preserve"> ها </w:delText>
        </w:r>
      </w:del>
      <w:ins w:id="18206" w:author="Mehrnazi Boojari" w:date="2019-01-07T09:45:00Z">
        <w:r w:rsidR="006F7CCF">
          <w:rPr>
            <w:rFonts w:ascii="B Lotus" w:hAnsi="B Lotus" w:cs="B Lotus" w:hint="cs"/>
            <w:sz w:val="24"/>
            <w:szCs w:val="24"/>
            <w:rtl/>
            <w:lang w:bidi="fa-IR"/>
          </w:rPr>
          <w:t xml:space="preserve">‌ها </w:t>
        </w:r>
      </w:ins>
      <w:del w:id="18207" w:author="Mehrnazi Boojari" w:date="2019-01-15T07:01:00Z">
        <w:r w:rsidR="00BD6B5F" w:rsidRPr="00471054" w:rsidDel="00517C7F">
          <w:rPr>
            <w:rFonts w:ascii="B Lotus" w:hAnsi="B Lotus" w:cs="B Lotus" w:hint="cs"/>
            <w:sz w:val="24"/>
            <w:szCs w:val="24"/>
            <w:rtl/>
            <w:lang w:bidi="fa-IR"/>
          </w:rPr>
          <w:delText xml:space="preserve">بدلیل </w:delText>
        </w:r>
      </w:del>
      <w:ins w:id="18208" w:author="Mehrnazi Boojari" w:date="2019-01-15T07:01:00Z">
        <w:r w:rsidR="00517C7F" w:rsidRPr="00471054">
          <w:rPr>
            <w:rFonts w:ascii="B Lotus" w:hAnsi="B Lotus" w:cs="B Lotus" w:hint="cs"/>
            <w:sz w:val="24"/>
            <w:szCs w:val="24"/>
            <w:rtl/>
            <w:lang w:bidi="fa-IR"/>
          </w:rPr>
          <w:t>ب</w:t>
        </w:r>
        <w:r w:rsidR="00517C7F">
          <w:rPr>
            <w:rFonts w:ascii="B Lotus" w:hAnsi="B Lotus" w:cs="B Lotus" w:hint="cs"/>
            <w:sz w:val="24"/>
            <w:szCs w:val="24"/>
            <w:rtl/>
            <w:lang w:bidi="fa-IR"/>
          </w:rPr>
          <w:t>ه</w:t>
        </w:r>
        <w:r w:rsidR="00517C7F">
          <w:rPr>
            <w:rFonts w:ascii="B Lotus" w:hAnsi="B Lotus" w:cs="B Nazanin" w:hint="cs"/>
            <w:sz w:val="24"/>
            <w:szCs w:val="24"/>
            <w:rtl/>
            <w:lang w:bidi="fa-IR"/>
          </w:rPr>
          <w:t>‌</w:t>
        </w:r>
        <w:r w:rsidR="00517C7F">
          <w:rPr>
            <w:rFonts w:ascii="B Lotus" w:hAnsi="B Lotus" w:cs="B Lotus" w:hint="cs"/>
            <w:sz w:val="24"/>
            <w:szCs w:val="24"/>
            <w:rtl/>
            <w:lang w:bidi="fa-IR"/>
          </w:rPr>
          <w:t>سبب</w:t>
        </w:r>
        <w:r w:rsidR="00517C7F" w:rsidRPr="00471054">
          <w:rPr>
            <w:rFonts w:ascii="B Lotus" w:hAnsi="B Lotus" w:cs="B Lotus" w:hint="cs"/>
            <w:sz w:val="24"/>
            <w:szCs w:val="24"/>
            <w:rtl/>
            <w:lang w:bidi="fa-IR"/>
          </w:rPr>
          <w:t xml:space="preserve"> </w:t>
        </w:r>
      </w:ins>
      <w:r w:rsidR="00BD6B5F" w:rsidRPr="00471054">
        <w:rPr>
          <w:rFonts w:ascii="B Lotus" w:hAnsi="B Lotus" w:cs="B Lotus" w:hint="cs"/>
          <w:sz w:val="24"/>
          <w:szCs w:val="24"/>
          <w:rtl/>
          <w:lang w:bidi="fa-IR"/>
        </w:rPr>
        <w:t>بالا</w:t>
      </w:r>
      <w:del w:id="18209" w:author="Mehrnazi Boojari" w:date="2019-01-07T10:45:00Z">
        <w:r w:rsidR="00BD6B5F" w:rsidRPr="00471054" w:rsidDel="006A1F1D">
          <w:rPr>
            <w:rFonts w:ascii="B Lotus" w:hAnsi="B Lotus" w:cs="B Lotus" w:hint="cs"/>
            <w:sz w:val="24"/>
            <w:szCs w:val="24"/>
            <w:rtl/>
            <w:lang w:bidi="fa-IR"/>
          </w:rPr>
          <w:delText xml:space="preserve"> بودن </w:delText>
        </w:r>
      </w:del>
      <w:ins w:id="18210" w:author="Mehrnazi Boojari" w:date="2019-01-07T10:45:00Z">
        <w:r w:rsidR="006A1F1D">
          <w:rPr>
            <w:rFonts w:ascii="B Lotus" w:hAnsi="B Lotus" w:cs="B Lotus" w:hint="cs"/>
            <w:sz w:val="24"/>
            <w:szCs w:val="24"/>
            <w:rtl/>
            <w:lang w:bidi="fa-IR"/>
          </w:rPr>
          <w:t xml:space="preserve">‌بودن </w:t>
        </w:r>
      </w:ins>
      <w:r w:rsidR="00BD6B5F" w:rsidRPr="00471054">
        <w:rPr>
          <w:rFonts w:ascii="B Lotus" w:hAnsi="B Lotus" w:cs="B Lotus" w:hint="cs"/>
          <w:sz w:val="24"/>
          <w:szCs w:val="24"/>
          <w:rtl/>
          <w:lang w:bidi="fa-IR"/>
        </w:rPr>
        <w:t>ضریب حوزه تقنین</w:t>
      </w:r>
      <w:r w:rsidR="00412D58" w:rsidRPr="00471054">
        <w:rPr>
          <w:rFonts w:ascii="B Lotus" w:hAnsi="B Lotus" w:cs="B Lotus" w:hint="cs"/>
          <w:sz w:val="24"/>
          <w:szCs w:val="24"/>
          <w:rtl/>
          <w:lang w:bidi="fa-IR"/>
        </w:rPr>
        <w:t>،</w:t>
      </w:r>
      <w:r w:rsidR="00BD6B5F" w:rsidRPr="00471054">
        <w:rPr>
          <w:rFonts w:ascii="B Lotus" w:hAnsi="B Lotus" w:cs="B Lotus" w:hint="cs"/>
          <w:sz w:val="24"/>
          <w:szCs w:val="24"/>
          <w:rtl/>
          <w:lang w:bidi="fa-IR"/>
        </w:rPr>
        <w:t xml:space="preserve"> سهم این حوزه بیشتر از سایر حوزه</w:t>
      </w:r>
      <w:ins w:id="18211" w:author="Mehrnazi Boojari" w:date="2019-01-15T07:01:00Z">
        <w:r w:rsidR="00517C7F">
          <w:rPr>
            <w:rFonts w:ascii="B Lotus" w:hAnsi="B Lotus" w:cs="B Nazanin" w:hint="cs"/>
            <w:sz w:val="24"/>
            <w:szCs w:val="24"/>
            <w:rtl/>
            <w:lang w:bidi="fa-IR"/>
          </w:rPr>
          <w:t>‌</w:t>
        </w:r>
      </w:ins>
      <w:del w:id="18212" w:author="Mehrnazi Boojari" w:date="2019-01-15T07:01:00Z">
        <w:r w:rsidR="00BD6B5F" w:rsidRPr="00471054" w:rsidDel="00517C7F">
          <w:rPr>
            <w:rFonts w:ascii="B Lotus" w:hAnsi="B Lotus" w:cs="B Lotus" w:hint="cs"/>
            <w:sz w:val="24"/>
            <w:szCs w:val="24"/>
            <w:rtl/>
            <w:lang w:bidi="fa-IR"/>
          </w:rPr>
          <w:delText xml:space="preserve"> </w:delText>
        </w:r>
      </w:del>
      <w:r w:rsidR="00BD6B5F" w:rsidRPr="00471054">
        <w:rPr>
          <w:rFonts w:ascii="B Lotus" w:hAnsi="B Lotus" w:cs="B Lotus" w:hint="cs"/>
          <w:sz w:val="24"/>
          <w:szCs w:val="24"/>
          <w:rtl/>
          <w:lang w:bidi="fa-IR"/>
        </w:rPr>
        <w:t>هاست</w:t>
      </w:r>
      <w:r w:rsidR="00412D58" w:rsidRPr="00471054">
        <w:rPr>
          <w:rFonts w:ascii="B Lotus" w:hAnsi="B Lotus" w:cs="B Lotus" w:hint="cs"/>
          <w:sz w:val="24"/>
          <w:szCs w:val="24"/>
          <w:rtl/>
          <w:lang w:bidi="fa-IR"/>
        </w:rPr>
        <w:t>.</w:t>
      </w:r>
      <w:r w:rsidR="00BD6B5F" w:rsidRPr="00471054">
        <w:rPr>
          <w:rFonts w:ascii="B Lotus" w:hAnsi="B Lotus" w:cs="B Lotus" w:hint="cs"/>
          <w:sz w:val="24"/>
          <w:szCs w:val="24"/>
          <w:rtl/>
          <w:lang w:bidi="fa-IR"/>
        </w:rPr>
        <w:t xml:space="preserve"> </w:t>
      </w:r>
      <w:del w:id="18213" w:author="Mehrnazi Boojari" w:date="2019-01-08T23:50:00Z">
        <w:r w:rsidR="00BD6B5F" w:rsidRPr="00471054" w:rsidDel="00EE38C5">
          <w:rPr>
            <w:rFonts w:ascii="B Lotus" w:hAnsi="B Lotus" w:cs="B Lotus" w:hint="cs"/>
            <w:sz w:val="24"/>
            <w:szCs w:val="24"/>
            <w:rtl/>
            <w:lang w:bidi="fa-IR"/>
          </w:rPr>
          <w:delText>از سوی</w:delText>
        </w:r>
      </w:del>
      <w:ins w:id="18214" w:author="Mehrnazi Boojari" w:date="2019-01-08T23:50:00Z">
        <w:r w:rsidR="00EE38C5">
          <w:rPr>
            <w:rFonts w:ascii="B Lotus" w:hAnsi="B Lotus" w:cs="B Lotus" w:hint="cs"/>
            <w:sz w:val="24"/>
            <w:szCs w:val="24"/>
            <w:rtl/>
            <w:lang w:bidi="fa-IR"/>
          </w:rPr>
          <w:t>از</w:t>
        </w:r>
        <w:r w:rsidR="00EE38C5">
          <w:rPr>
            <w:rFonts w:ascii="Times New Roman" w:hAnsi="Times New Roman" w:cs="Times New Roman" w:hint="cs"/>
            <w:sz w:val="24"/>
            <w:szCs w:val="24"/>
            <w:rtl/>
            <w:lang w:bidi="fa-IR"/>
          </w:rPr>
          <w:t> </w:t>
        </w:r>
        <w:r w:rsidR="00EE38C5">
          <w:rPr>
            <w:rFonts w:ascii="B Lotus" w:hAnsi="B Lotus" w:cs="B Lotus" w:hint="cs"/>
            <w:sz w:val="24"/>
            <w:szCs w:val="24"/>
            <w:rtl/>
            <w:lang w:bidi="fa-IR"/>
          </w:rPr>
          <w:t>سوی</w:t>
        </w:r>
      </w:ins>
      <w:del w:id="18215" w:author="Mehrnazi Boojari" w:date="2019-01-15T07:02:00Z">
        <w:r w:rsidR="00BD6B5F" w:rsidRPr="00471054" w:rsidDel="00517C7F">
          <w:rPr>
            <w:rFonts w:ascii="B Lotus" w:hAnsi="B Lotus" w:cs="B Lotus" w:hint="cs"/>
            <w:sz w:val="24"/>
            <w:szCs w:val="24"/>
            <w:rtl/>
            <w:lang w:bidi="fa-IR"/>
          </w:rPr>
          <w:delText>ی</w:delText>
        </w:r>
      </w:del>
      <w:r w:rsidR="00BD6B5F" w:rsidRPr="00471054">
        <w:rPr>
          <w:rFonts w:ascii="B Lotus" w:hAnsi="B Lotus" w:cs="B Lotus" w:hint="cs"/>
          <w:sz w:val="24"/>
          <w:szCs w:val="24"/>
          <w:rtl/>
          <w:lang w:bidi="fa-IR"/>
        </w:rPr>
        <w:t xml:space="preserve"> دیگر</w:t>
      </w:r>
      <w:ins w:id="18216" w:author="Mehrnazi Boojari" w:date="2019-01-15T07:02:00Z">
        <w:r w:rsidR="00517C7F">
          <w:rPr>
            <w:rFonts w:ascii="B Lotus" w:hAnsi="B Lotus" w:cs="B Lotus" w:hint="cs"/>
            <w:sz w:val="24"/>
            <w:szCs w:val="24"/>
            <w:rtl/>
            <w:lang w:bidi="fa-IR"/>
          </w:rPr>
          <w:t>،</w:t>
        </w:r>
      </w:ins>
      <w:r w:rsidR="00BD6B5F" w:rsidRPr="00471054">
        <w:rPr>
          <w:rFonts w:ascii="B Lotus" w:hAnsi="B Lotus" w:cs="B Lotus" w:hint="cs"/>
          <w:sz w:val="24"/>
          <w:szCs w:val="24"/>
          <w:rtl/>
          <w:lang w:bidi="fa-IR"/>
        </w:rPr>
        <w:t xml:space="preserve"> به</w:t>
      </w:r>
      <w:ins w:id="18217" w:author="Mehrnazi Boojari" w:date="2019-01-15T07:02:00Z">
        <w:r w:rsidR="00517C7F">
          <w:rPr>
            <w:rFonts w:ascii="B Lotus" w:hAnsi="B Lotus" w:cs="B Nazanin" w:hint="cs"/>
            <w:sz w:val="24"/>
            <w:szCs w:val="24"/>
            <w:rtl/>
            <w:lang w:bidi="fa-IR"/>
          </w:rPr>
          <w:t>‌</w:t>
        </w:r>
        <w:r w:rsidR="00517C7F">
          <w:rPr>
            <w:rFonts w:ascii="B Lotus" w:hAnsi="B Lotus" w:cs="B Lotus" w:hint="cs"/>
            <w:sz w:val="24"/>
            <w:szCs w:val="24"/>
            <w:rtl/>
            <w:lang w:bidi="fa-IR"/>
          </w:rPr>
          <w:t xml:space="preserve">سبب </w:t>
        </w:r>
      </w:ins>
      <w:del w:id="18218" w:author="Mehrnazi Boojari" w:date="2019-01-15T07:02:00Z">
        <w:r w:rsidR="00BD6B5F" w:rsidRPr="00471054" w:rsidDel="00517C7F">
          <w:rPr>
            <w:rFonts w:ascii="B Lotus" w:hAnsi="B Lotus" w:cs="B Lotus" w:hint="cs"/>
            <w:sz w:val="24"/>
            <w:szCs w:val="24"/>
            <w:rtl/>
            <w:lang w:bidi="fa-IR"/>
          </w:rPr>
          <w:delText xml:space="preserve"> خاطر </w:delText>
        </w:r>
      </w:del>
      <w:r w:rsidR="00BD6B5F" w:rsidRPr="00471054">
        <w:rPr>
          <w:rFonts w:ascii="B Lotus" w:hAnsi="B Lotus" w:cs="B Lotus" w:hint="cs"/>
          <w:sz w:val="24"/>
          <w:szCs w:val="24"/>
          <w:rtl/>
          <w:lang w:bidi="fa-IR"/>
        </w:rPr>
        <w:t>ادغام و دسته</w:t>
      </w:r>
      <w:del w:id="18219" w:author="Mehrnazi Boojari" w:date="2019-01-07T10:01:00Z">
        <w:r w:rsidR="00BD6B5F" w:rsidRPr="00471054" w:rsidDel="00A31D6F">
          <w:rPr>
            <w:rFonts w:ascii="B Lotus" w:hAnsi="B Lotus" w:cs="B Lotus" w:hint="cs"/>
            <w:sz w:val="24"/>
            <w:szCs w:val="24"/>
            <w:rtl/>
            <w:lang w:bidi="fa-IR"/>
          </w:rPr>
          <w:delText xml:space="preserve"> بندی </w:delText>
        </w:r>
      </w:del>
      <w:ins w:id="18220" w:author="Mehrnazi Boojari" w:date="2019-01-07T10:01:00Z">
        <w:r w:rsidR="00A31D6F">
          <w:rPr>
            <w:rFonts w:ascii="B Lotus" w:hAnsi="B Lotus" w:cs="B Lotus" w:hint="cs"/>
            <w:sz w:val="24"/>
            <w:szCs w:val="24"/>
            <w:rtl/>
            <w:lang w:bidi="fa-IR"/>
          </w:rPr>
          <w:t xml:space="preserve">‌بندی </w:t>
        </w:r>
      </w:ins>
      <w:r w:rsidR="00BD6B5F" w:rsidRPr="00471054">
        <w:rPr>
          <w:rFonts w:ascii="B Lotus" w:hAnsi="B Lotus" w:cs="B Lotus" w:hint="cs"/>
          <w:sz w:val="24"/>
          <w:szCs w:val="24"/>
          <w:rtl/>
          <w:lang w:bidi="fa-IR"/>
        </w:rPr>
        <w:t>جدیدی است که از عامل</w:t>
      </w:r>
      <w:del w:id="18221" w:author="Mehrnazi Boojari" w:date="2019-01-07T09:45:00Z">
        <w:r w:rsidR="00BD6B5F" w:rsidRPr="00471054" w:rsidDel="006F7CCF">
          <w:rPr>
            <w:rFonts w:ascii="B Lotus" w:hAnsi="B Lotus" w:cs="B Lotus" w:hint="cs"/>
            <w:sz w:val="24"/>
            <w:szCs w:val="24"/>
            <w:rtl/>
            <w:lang w:bidi="fa-IR"/>
          </w:rPr>
          <w:delText xml:space="preserve"> ها </w:delText>
        </w:r>
      </w:del>
      <w:ins w:id="18222" w:author="Mehrnazi Boojari" w:date="2019-01-07T09:45:00Z">
        <w:r w:rsidR="006F7CCF">
          <w:rPr>
            <w:rFonts w:ascii="B Lotus" w:hAnsi="B Lotus" w:cs="B Lotus" w:hint="cs"/>
            <w:sz w:val="24"/>
            <w:szCs w:val="24"/>
            <w:rtl/>
            <w:lang w:bidi="fa-IR"/>
          </w:rPr>
          <w:t xml:space="preserve">‌ها </w:t>
        </w:r>
      </w:ins>
      <w:r w:rsidR="00BD6B5F" w:rsidRPr="00471054">
        <w:rPr>
          <w:rFonts w:ascii="B Lotus" w:hAnsi="B Lotus" w:cs="B Lotus" w:hint="cs"/>
          <w:sz w:val="24"/>
          <w:szCs w:val="24"/>
          <w:rtl/>
          <w:lang w:bidi="fa-IR"/>
        </w:rPr>
        <w:t xml:space="preserve">در فصل </w:t>
      </w:r>
      <w:r w:rsidR="005F6F58">
        <w:rPr>
          <w:rFonts w:ascii="B Lotus" w:hAnsi="B Lotus" w:cs="B Lotus" w:hint="cs"/>
          <w:sz w:val="24"/>
          <w:szCs w:val="24"/>
          <w:rtl/>
          <w:lang w:bidi="fa-IR"/>
        </w:rPr>
        <w:t>چهارم</w:t>
      </w:r>
      <w:r w:rsidR="00BD6B5F" w:rsidRPr="00471054">
        <w:rPr>
          <w:rFonts w:ascii="B Lotus" w:hAnsi="B Lotus" w:cs="B Lotus" w:hint="cs"/>
          <w:sz w:val="24"/>
          <w:szCs w:val="24"/>
          <w:rtl/>
          <w:lang w:bidi="fa-IR"/>
        </w:rPr>
        <w:t xml:space="preserve"> اتفاق افتاد. </w:t>
      </w:r>
      <w:del w:id="18223" w:author="Mehrnazi Boojari" w:date="2019-01-08T03:28:00Z">
        <w:r w:rsidR="006C6FD8" w:rsidRPr="00471054" w:rsidDel="00666313">
          <w:rPr>
            <w:rFonts w:ascii="B Lotus" w:hAnsi="B Lotus" w:cs="B Lotus" w:hint="cs"/>
            <w:sz w:val="24"/>
            <w:szCs w:val="24"/>
            <w:rtl/>
            <w:lang w:bidi="fa-IR"/>
          </w:rPr>
          <w:delText>همانطور</w:delText>
        </w:r>
      </w:del>
      <w:ins w:id="18224" w:author="Mehrnazi Boojari" w:date="2019-01-08T03:28:00Z">
        <w:r w:rsidR="00666313">
          <w:rPr>
            <w:rFonts w:ascii="B Lotus" w:hAnsi="B Lotus" w:cs="B Lotus" w:hint="cs"/>
            <w:sz w:val="24"/>
            <w:szCs w:val="24"/>
            <w:rtl/>
            <w:lang w:bidi="fa-IR"/>
          </w:rPr>
          <w:t>همان‌طور</w:t>
        </w:r>
      </w:ins>
      <w:r w:rsidR="006C6FD8" w:rsidRPr="00471054">
        <w:rPr>
          <w:rFonts w:ascii="B Lotus" w:hAnsi="B Lotus" w:cs="B Lotus" w:hint="cs"/>
          <w:sz w:val="24"/>
          <w:szCs w:val="24"/>
          <w:rtl/>
          <w:lang w:bidi="fa-IR"/>
        </w:rPr>
        <w:t xml:space="preserve"> که ملاحظه</w:t>
      </w:r>
      <w:del w:id="18225" w:author="Mehrnazi Boojari" w:date="2019-01-07T09:49:00Z">
        <w:r w:rsidR="006C6FD8" w:rsidRPr="00471054" w:rsidDel="006F7CCF">
          <w:rPr>
            <w:rFonts w:ascii="B Lotus" w:hAnsi="B Lotus" w:cs="B Lotus" w:hint="cs"/>
            <w:sz w:val="24"/>
            <w:szCs w:val="24"/>
            <w:rtl/>
            <w:lang w:bidi="fa-IR"/>
          </w:rPr>
          <w:delText xml:space="preserve"> می </w:delText>
        </w:r>
      </w:del>
      <w:ins w:id="18226" w:author="Mehrnazi Boojari" w:date="2019-01-07T09:49:00Z">
        <w:r w:rsidR="006F7CCF">
          <w:rPr>
            <w:rFonts w:ascii="B Lotus" w:hAnsi="B Lotus" w:cs="B Lotus" w:hint="cs"/>
            <w:sz w:val="24"/>
            <w:szCs w:val="24"/>
            <w:rtl/>
            <w:lang w:bidi="fa-IR"/>
          </w:rPr>
          <w:t xml:space="preserve"> می‌</w:t>
        </w:r>
      </w:ins>
      <w:r w:rsidR="006C6FD8" w:rsidRPr="00471054">
        <w:rPr>
          <w:rFonts w:ascii="B Lotus" w:hAnsi="B Lotus" w:cs="B Lotus" w:hint="cs"/>
          <w:sz w:val="24"/>
          <w:szCs w:val="24"/>
          <w:rtl/>
          <w:lang w:bidi="fa-IR"/>
        </w:rPr>
        <w:t>شود</w:t>
      </w:r>
      <w:ins w:id="18227" w:author="Mehrnazi Boojari" w:date="2019-01-15T07:02:00Z">
        <w:r w:rsidR="00517C7F">
          <w:rPr>
            <w:rFonts w:ascii="B Lotus" w:hAnsi="B Lotus" w:cs="B Lotus" w:hint="cs"/>
            <w:sz w:val="24"/>
            <w:szCs w:val="24"/>
            <w:rtl/>
            <w:lang w:bidi="fa-IR"/>
          </w:rPr>
          <w:t>،</w:t>
        </w:r>
      </w:ins>
      <w:r w:rsidR="006C6FD8" w:rsidRPr="00471054">
        <w:rPr>
          <w:rFonts w:ascii="B Lotus" w:hAnsi="B Lotus" w:cs="B Lotus" w:hint="cs"/>
          <w:sz w:val="24"/>
          <w:szCs w:val="24"/>
          <w:rtl/>
          <w:lang w:bidi="fa-IR"/>
        </w:rPr>
        <w:t xml:space="preserve"> حوزه</w:t>
      </w:r>
      <w:del w:id="18228" w:author="Mehrnazi Boojari" w:date="2019-01-07T09:46:00Z">
        <w:r w:rsidR="006C6FD8" w:rsidRPr="00471054" w:rsidDel="006F7CCF">
          <w:rPr>
            <w:rFonts w:ascii="B Lotus" w:hAnsi="B Lotus" w:cs="B Lotus" w:hint="cs"/>
            <w:sz w:val="24"/>
            <w:szCs w:val="24"/>
            <w:rtl/>
            <w:lang w:bidi="fa-IR"/>
          </w:rPr>
          <w:delText xml:space="preserve"> های </w:delText>
        </w:r>
      </w:del>
      <w:ins w:id="18229" w:author="Mehrnazi Boojari" w:date="2019-01-07T09:46:00Z">
        <w:r w:rsidR="006F7CCF">
          <w:rPr>
            <w:rFonts w:ascii="B Lotus" w:hAnsi="B Lotus" w:cs="B Lotus" w:hint="cs"/>
            <w:sz w:val="24"/>
            <w:szCs w:val="24"/>
            <w:rtl/>
            <w:lang w:bidi="fa-IR"/>
          </w:rPr>
          <w:t xml:space="preserve">‌های </w:t>
        </w:r>
      </w:ins>
      <w:r w:rsidR="006C6FD8" w:rsidRPr="00471054">
        <w:rPr>
          <w:rFonts w:ascii="B Lotus" w:hAnsi="B Lotus" w:cs="B Lotus" w:hint="cs"/>
          <w:sz w:val="24"/>
          <w:szCs w:val="24"/>
          <w:rtl/>
          <w:lang w:bidi="fa-IR"/>
        </w:rPr>
        <w:t xml:space="preserve">ساختاری و مدیریتی در این نمودار سهمی به خود اختصاص نداده و </w:t>
      </w:r>
      <w:del w:id="18230" w:author="Mehrnazi Boojari" w:date="2019-01-08T03:28:00Z">
        <w:r w:rsidR="006C6FD8" w:rsidRPr="00471054" w:rsidDel="00666313">
          <w:rPr>
            <w:rFonts w:ascii="B Lotus" w:hAnsi="B Lotus" w:cs="B Lotus" w:hint="cs"/>
            <w:sz w:val="24"/>
            <w:szCs w:val="24"/>
            <w:rtl/>
            <w:lang w:bidi="fa-IR"/>
          </w:rPr>
          <w:delText>همانطور</w:delText>
        </w:r>
      </w:del>
      <w:ins w:id="18231" w:author="Mehrnazi Boojari" w:date="2019-01-08T03:28:00Z">
        <w:r w:rsidR="00666313">
          <w:rPr>
            <w:rFonts w:ascii="B Lotus" w:hAnsi="B Lotus" w:cs="B Lotus" w:hint="cs"/>
            <w:sz w:val="24"/>
            <w:szCs w:val="24"/>
            <w:rtl/>
            <w:lang w:bidi="fa-IR"/>
          </w:rPr>
          <w:t>همان‌طور</w:t>
        </w:r>
      </w:ins>
      <w:r w:rsidR="006C6FD8" w:rsidRPr="00471054">
        <w:rPr>
          <w:rFonts w:ascii="B Lotus" w:hAnsi="B Lotus" w:cs="B Lotus" w:hint="cs"/>
          <w:sz w:val="24"/>
          <w:szCs w:val="24"/>
          <w:rtl/>
          <w:lang w:bidi="fa-IR"/>
        </w:rPr>
        <w:t xml:space="preserve"> که در نمو</w:t>
      </w:r>
      <w:del w:id="18232" w:author="Mehrnazi Boojari" w:date="2019-01-15T07:02:00Z">
        <w:r w:rsidR="006C6FD8" w:rsidRPr="00471054" w:rsidDel="00517C7F">
          <w:rPr>
            <w:rFonts w:ascii="B Lotus" w:hAnsi="B Lotus" w:cs="B Lotus" w:hint="cs"/>
            <w:sz w:val="24"/>
            <w:szCs w:val="24"/>
            <w:rtl/>
            <w:lang w:bidi="fa-IR"/>
          </w:rPr>
          <w:delText>ا</w:delText>
        </w:r>
      </w:del>
      <w:r w:rsidR="006C6FD8" w:rsidRPr="00471054">
        <w:rPr>
          <w:rFonts w:ascii="B Lotus" w:hAnsi="B Lotus" w:cs="B Lotus" w:hint="cs"/>
          <w:sz w:val="24"/>
          <w:szCs w:val="24"/>
          <w:rtl/>
          <w:lang w:bidi="fa-IR"/>
        </w:rPr>
        <w:t>د</w:t>
      </w:r>
      <w:ins w:id="18233" w:author="Mehrnazi Boojari" w:date="2019-01-15T07:02:00Z">
        <w:r w:rsidR="00517C7F">
          <w:rPr>
            <w:rFonts w:ascii="B Lotus" w:hAnsi="B Lotus" w:cs="B Lotus" w:hint="cs"/>
            <w:sz w:val="24"/>
            <w:szCs w:val="24"/>
            <w:rtl/>
            <w:lang w:bidi="fa-IR"/>
          </w:rPr>
          <w:t>ا</w:t>
        </w:r>
      </w:ins>
      <w:r w:rsidR="006C6FD8" w:rsidRPr="00471054">
        <w:rPr>
          <w:rFonts w:ascii="B Lotus" w:hAnsi="B Lotus" w:cs="B Lotus" w:hint="cs"/>
          <w:sz w:val="24"/>
          <w:szCs w:val="24"/>
          <w:rtl/>
          <w:lang w:bidi="fa-IR"/>
        </w:rPr>
        <w:t>ر 5</w:t>
      </w:r>
      <w:del w:id="18234" w:author="Mehrnazi Boojari" w:date="2019-01-15T07:02:00Z">
        <w:r w:rsidR="006C6FD8" w:rsidRPr="00471054" w:rsidDel="00517C7F">
          <w:rPr>
            <w:rFonts w:ascii="B Lotus" w:hAnsi="B Lotus" w:cs="B Lotus" w:hint="cs"/>
            <w:sz w:val="24"/>
            <w:szCs w:val="24"/>
            <w:rtl/>
            <w:lang w:bidi="fa-IR"/>
          </w:rPr>
          <w:delText>.</w:delText>
        </w:r>
      </w:del>
      <w:ins w:id="18235" w:author="Mehrnazi Boojari" w:date="2019-01-15T07:02:00Z">
        <w:r w:rsidR="00517C7F">
          <w:rPr>
            <w:rFonts w:ascii="B Lotus" w:hAnsi="B Lotus" w:cs="B Lotus" w:hint="cs"/>
            <w:sz w:val="24"/>
            <w:szCs w:val="24"/>
            <w:rtl/>
            <w:lang w:bidi="fa-IR"/>
          </w:rPr>
          <w:t>-</w:t>
        </w:r>
      </w:ins>
      <w:r w:rsidR="006C6FD8" w:rsidRPr="00471054">
        <w:rPr>
          <w:rFonts w:ascii="B Lotus" w:hAnsi="B Lotus" w:cs="B Lotus" w:hint="cs"/>
          <w:sz w:val="24"/>
          <w:szCs w:val="24"/>
          <w:rtl/>
          <w:lang w:bidi="fa-IR"/>
        </w:rPr>
        <w:t>1 بیان شد</w:t>
      </w:r>
      <w:ins w:id="18236" w:author="Mehrnazi Boojari" w:date="2019-01-16T01:18:00Z">
        <w:r w:rsidR="00A87288">
          <w:rPr>
            <w:rFonts w:ascii="B Lotus" w:hAnsi="B Lotus" w:cs="B Lotus" w:hint="cs"/>
            <w:sz w:val="24"/>
            <w:szCs w:val="24"/>
            <w:rtl/>
            <w:lang w:bidi="fa-IR"/>
          </w:rPr>
          <w:t>،</w:t>
        </w:r>
      </w:ins>
      <w:r w:rsidR="006C6FD8" w:rsidRPr="00471054">
        <w:rPr>
          <w:rFonts w:ascii="B Lotus" w:hAnsi="B Lotus" w:cs="B Lotus" w:hint="cs"/>
          <w:sz w:val="24"/>
          <w:szCs w:val="24"/>
          <w:rtl/>
          <w:lang w:bidi="fa-IR"/>
        </w:rPr>
        <w:t xml:space="preserve"> از لحاظ ساختاری و مدیریتی مسکن </w:t>
      </w:r>
      <w:r w:rsidR="006C6FD8" w:rsidRPr="00E47B06">
        <w:rPr>
          <w:rFonts w:ascii="B Lotus" w:hAnsi="B Lotus" w:cs="B Lotus" w:hint="eastAsia"/>
          <w:sz w:val="24"/>
          <w:szCs w:val="24"/>
          <w:rtl/>
          <w:lang w:bidi="fa-IR"/>
          <w:rPrChange w:id="18237" w:author="Mehrnazi Boojari" w:date="2019-01-20T03:08:00Z">
            <w:rPr>
              <w:rFonts w:ascii="B Lotus" w:eastAsia="B Nazanin" w:hAnsi="B Lotus" w:cs="B Lotus" w:hint="eastAsia"/>
              <w:b/>
              <w:bCs/>
              <w:color w:val="000000" w:themeColor="text1"/>
              <w:sz w:val="24"/>
              <w:szCs w:val="24"/>
              <w:rtl/>
              <w:lang w:bidi="fa-IR"/>
            </w:rPr>
          </w:rPrChange>
        </w:rPr>
        <w:t>روستا</w:t>
      </w:r>
      <w:r w:rsidR="006C6FD8" w:rsidRPr="00E47B06">
        <w:rPr>
          <w:rFonts w:ascii="B Lotus" w:hAnsi="B Lotus" w:cs="B Lotus" w:hint="cs"/>
          <w:sz w:val="24"/>
          <w:szCs w:val="24"/>
          <w:rtl/>
          <w:lang w:bidi="fa-IR"/>
          <w:rPrChange w:id="18238" w:author="Mehrnazi Boojari" w:date="2019-01-20T03:08:00Z">
            <w:rPr>
              <w:rFonts w:ascii="B Lotus" w:eastAsia="B Nazanin" w:hAnsi="B Lotus" w:cs="B Lotus" w:hint="cs"/>
              <w:b/>
              <w:bCs/>
              <w:color w:val="000000" w:themeColor="text1"/>
              <w:sz w:val="24"/>
              <w:szCs w:val="24"/>
              <w:rtl/>
              <w:lang w:bidi="fa-IR"/>
            </w:rPr>
          </w:rPrChange>
        </w:rPr>
        <w:t>یی</w:t>
      </w:r>
      <w:r w:rsidR="006C6FD8" w:rsidRPr="00E47B06">
        <w:rPr>
          <w:rFonts w:ascii="B Lotus" w:hAnsi="B Lotus" w:cs="B Lotus"/>
          <w:sz w:val="24"/>
          <w:szCs w:val="24"/>
          <w:rtl/>
          <w:lang w:bidi="fa-IR"/>
          <w:rPrChange w:id="18239" w:author="Mehrnazi Boojari" w:date="2019-01-20T03:08:00Z">
            <w:rPr>
              <w:rFonts w:ascii="B Lotus" w:eastAsia="B Nazanin" w:hAnsi="B Lotus" w:cs="B Lotus"/>
              <w:b/>
              <w:bCs/>
              <w:color w:val="000000" w:themeColor="text1"/>
              <w:sz w:val="24"/>
              <w:szCs w:val="24"/>
              <w:rtl/>
              <w:lang w:bidi="fa-IR"/>
            </w:rPr>
          </w:rPrChange>
        </w:rPr>
        <w:t xml:space="preserve"> چالش آنچنان</w:t>
      </w:r>
      <w:r w:rsidR="006C6FD8" w:rsidRPr="00E47B06">
        <w:rPr>
          <w:rFonts w:ascii="B Lotus" w:hAnsi="B Lotus" w:cs="B Lotus" w:hint="cs"/>
          <w:sz w:val="24"/>
          <w:szCs w:val="24"/>
          <w:rtl/>
          <w:lang w:bidi="fa-IR"/>
          <w:rPrChange w:id="18240" w:author="Mehrnazi Boojari" w:date="2019-01-20T03:08:00Z">
            <w:rPr>
              <w:rFonts w:ascii="B Lotus" w:eastAsia="B Nazanin" w:hAnsi="B Lotus" w:cs="B Lotus" w:hint="cs"/>
              <w:b/>
              <w:bCs/>
              <w:color w:val="000000" w:themeColor="text1"/>
              <w:sz w:val="24"/>
              <w:szCs w:val="24"/>
              <w:rtl/>
              <w:lang w:bidi="fa-IR"/>
            </w:rPr>
          </w:rPrChange>
        </w:rPr>
        <w:t>ی</w:t>
      </w:r>
      <w:r w:rsidR="006C6FD8" w:rsidRPr="00E47B06">
        <w:rPr>
          <w:rFonts w:ascii="B Lotus" w:hAnsi="B Lotus" w:cs="B Lotus"/>
          <w:sz w:val="24"/>
          <w:szCs w:val="24"/>
          <w:rtl/>
          <w:lang w:bidi="fa-IR"/>
          <w:rPrChange w:id="18241" w:author="Mehrnazi Boojari" w:date="2019-01-20T03:08:00Z">
            <w:rPr>
              <w:rFonts w:ascii="B Lotus" w:eastAsia="B Nazanin" w:hAnsi="B Lotus" w:cs="B Lotus"/>
              <w:b/>
              <w:bCs/>
              <w:color w:val="000000" w:themeColor="text1"/>
              <w:sz w:val="24"/>
              <w:szCs w:val="24"/>
              <w:rtl/>
              <w:lang w:bidi="fa-IR"/>
            </w:rPr>
          </w:rPrChange>
        </w:rPr>
        <w:t xml:space="preserve"> نداشته و</w:t>
      </w:r>
      <w:del w:id="18242" w:author="Mehrnazi Boojari" w:date="2019-01-12T23:20:00Z">
        <w:r w:rsidR="006C6FD8" w:rsidRPr="00E47B06" w:rsidDel="000806BA">
          <w:rPr>
            <w:rFonts w:ascii="B Lotus" w:hAnsi="B Lotus" w:cs="B Lotus"/>
            <w:sz w:val="24"/>
            <w:szCs w:val="24"/>
            <w:rtl/>
            <w:lang w:bidi="fa-IR"/>
            <w:rPrChange w:id="18243" w:author="Mehrnazi Boojari" w:date="2019-01-20T03:08:00Z">
              <w:rPr>
                <w:rFonts w:ascii="B Lotus" w:eastAsia="B Nazanin" w:hAnsi="B Lotus" w:cs="B Lotus"/>
                <w:b/>
                <w:bCs/>
                <w:color w:val="000000" w:themeColor="text1"/>
                <w:sz w:val="24"/>
                <w:szCs w:val="24"/>
                <w:rtl/>
                <w:lang w:bidi="fa-IR"/>
              </w:rPr>
            </w:rPrChange>
          </w:rPr>
          <w:delText xml:space="preserve"> به تبع </w:delText>
        </w:r>
      </w:del>
      <w:ins w:id="18244" w:author="Mehrnazi Boojari" w:date="2019-01-12T23:20:00Z">
        <w:r w:rsidR="000806BA" w:rsidRPr="00E47B06">
          <w:rPr>
            <w:rFonts w:ascii="B Lotus" w:hAnsi="B Lotus" w:cs="B Lotus"/>
            <w:sz w:val="24"/>
            <w:szCs w:val="24"/>
            <w:rtl/>
            <w:lang w:bidi="fa-IR"/>
            <w:rPrChange w:id="18245" w:author="Mehrnazi Boojari" w:date="2019-01-20T03:08:00Z">
              <w:rPr>
                <w:rFonts w:ascii="B Lotus" w:eastAsia="B Nazanin" w:hAnsi="B Lotus" w:cs="B Lotus"/>
                <w:b/>
                <w:bCs/>
                <w:color w:val="000000" w:themeColor="text1"/>
                <w:sz w:val="24"/>
                <w:szCs w:val="24"/>
                <w:rtl/>
                <w:lang w:bidi="fa-IR"/>
              </w:rPr>
            </w:rPrChange>
          </w:rPr>
          <w:t xml:space="preserve"> به‌تبع </w:t>
        </w:r>
      </w:ins>
      <w:r w:rsidR="006C6FD8" w:rsidRPr="00E47B06">
        <w:rPr>
          <w:rFonts w:ascii="B Lotus" w:hAnsi="B Lotus" w:cs="B Lotus" w:hint="eastAsia"/>
          <w:sz w:val="24"/>
          <w:szCs w:val="24"/>
          <w:rtl/>
          <w:lang w:bidi="fa-IR"/>
          <w:rPrChange w:id="18246" w:author="Mehrnazi Boojari" w:date="2019-01-20T03:08:00Z">
            <w:rPr>
              <w:rFonts w:ascii="B Lotus" w:eastAsia="B Nazanin" w:hAnsi="B Lotus" w:cs="B Lotus" w:hint="eastAsia"/>
              <w:b/>
              <w:bCs/>
              <w:color w:val="000000" w:themeColor="text1"/>
              <w:sz w:val="24"/>
              <w:szCs w:val="24"/>
              <w:rtl/>
              <w:lang w:bidi="fa-IR"/>
            </w:rPr>
          </w:rPrChange>
        </w:rPr>
        <w:t>در</w:t>
      </w:r>
      <w:r w:rsidR="006C6FD8" w:rsidRPr="00E47B06">
        <w:rPr>
          <w:rFonts w:ascii="B Lotus" w:hAnsi="B Lotus" w:cs="B Lotus"/>
          <w:sz w:val="24"/>
          <w:szCs w:val="24"/>
          <w:rtl/>
          <w:lang w:bidi="fa-IR"/>
          <w:rPrChange w:id="18247" w:author="Mehrnazi Boojari" w:date="2019-01-20T03:08:00Z">
            <w:rPr>
              <w:rFonts w:ascii="B Lotus" w:eastAsia="B Nazanin" w:hAnsi="B Lotus" w:cs="B Lotus"/>
              <w:b/>
              <w:bCs/>
              <w:color w:val="000000" w:themeColor="text1"/>
              <w:sz w:val="24"/>
              <w:szCs w:val="24"/>
              <w:rtl/>
              <w:lang w:bidi="fa-IR"/>
            </w:rPr>
          </w:rPrChange>
        </w:rPr>
        <w:t xml:space="preserve"> </w:t>
      </w:r>
      <w:del w:id="18248" w:author="Mehrnazi Boojari" w:date="2019-01-07T09:45:00Z">
        <w:r w:rsidR="006C6FD8" w:rsidRPr="00E47B06" w:rsidDel="006F7CCF">
          <w:rPr>
            <w:rFonts w:ascii="B Lotus" w:hAnsi="B Lotus" w:cs="B Lotus" w:hint="eastAsia"/>
            <w:sz w:val="24"/>
            <w:szCs w:val="24"/>
            <w:rtl/>
            <w:lang w:bidi="fa-IR"/>
            <w:rPrChange w:id="18249" w:author="Mehrnazi Boojari" w:date="2019-01-20T03:08:00Z">
              <w:rPr>
                <w:rFonts w:ascii="B Lotus" w:eastAsia="B Nazanin" w:hAnsi="B Lotus" w:cs="B Lotus" w:hint="eastAsia"/>
                <w:b/>
                <w:bCs/>
                <w:color w:val="000000" w:themeColor="text1"/>
                <w:sz w:val="24"/>
                <w:szCs w:val="24"/>
                <w:rtl/>
                <w:lang w:bidi="fa-IR"/>
              </w:rPr>
            </w:rPrChange>
          </w:rPr>
          <w:delText>راه</w:delText>
        </w:r>
        <w:r w:rsidR="006C6FD8" w:rsidRPr="00E47B06" w:rsidDel="006F7CCF">
          <w:rPr>
            <w:rFonts w:ascii="B Lotus" w:hAnsi="B Lotus" w:cs="B Lotus"/>
            <w:sz w:val="24"/>
            <w:szCs w:val="24"/>
            <w:rtl/>
            <w:lang w:bidi="fa-IR"/>
            <w:rPrChange w:id="18250" w:author="Mehrnazi Boojari" w:date="2019-01-20T03:08:00Z">
              <w:rPr>
                <w:rFonts w:ascii="B Lotus" w:eastAsia="B Nazanin" w:hAnsi="B Lotus" w:cs="B Lotus"/>
                <w:b/>
                <w:bCs/>
                <w:color w:val="000000" w:themeColor="text1"/>
                <w:sz w:val="24"/>
                <w:szCs w:val="24"/>
                <w:rtl/>
                <w:lang w:bidi="fa-IR"/>
              </w:rPr>
            </w:rPrChange>
          </w:rPr>
          <w:delText xml:space="preserve"> </w:delText>
        </w:r>
        <w:r w:rsidR="006C6FD8" w:rsidRPr="00E47B06" w:rsidDel="006F7CCF">
          <w:rPr>
            <w:rFonts w:ascii="B Lotus" w:hAnsi="B Lotus" w:cs="B Lotus" w:hint="eastAsia"/>
            <w:sz w:val="24"/>
            <w:szCs w:val="24"/>
            <w:rtl/>
            <w:lang w:bidi="fa-IR"/>
            <w:rPrChange w:id="18251" w:author="Mehrnazi Boojari" w:date="2019-01-20T03:08:00Z">
              <w:rPr>
                <w:rFonts w:ascii="B Lotus" w:eastAsia="B Nazanin" w:hAnsi="B Lotus" w:cs="B Lotus" w:hint="eastAsia"/>
                <w:b/>
                <w:bCs/>
                <w:color w:val="000000" w:themeColor="text1"/>
                <w:sz w:val="24"/>
                <w:szCs w:val="24"/>
                <w:rtl/>
                <w:lang w:bidi="fa-IR"/>
              </w:rPr>
            </w:rPrChange>
          </w:rPr>
          <w:delText>حل</w:delText>
        </w:r>
      </w:del>
      <w:ins w:id="18252" w:author="Mehrnazi Boojari" w:date="2019-01-07T09:45:00Z">
        <w:r w:rsidR="006F7CCF" w:rsidRPr="00E47B06">
          <w:rPr>
            <w:rFonts w:ascii="B Lotus" w:hAnsi="B Lotus" w:cs="B Lotus" w:hint="eastAsia"/>
            <w:sz w:val="24"/>
            <w:szCs w:val="24"/>
            <w:rtl/>
            <w:lang w:bidi="fa-IR"/>
            <w:rPrChange w:id="18253" w:author="Mehrnazi Boojari" w:date="2019-01-20T03:08:00Z">
              <w:rPr>
                <w:rFonts w:ascii="B Lotus" w:eastAsia="B Nazanin" w:hAnsi="B Lotus" w:cs="B Lotus" w:hint="eastAsia"/>
                <w:b/>
                <w:bCs/>
                <w:color w:val="000000" w:themeColor="text1"/>
                <w:sz w:val="24"/>
                <w:szCs w:val="24"/>
                <w:rtl/>
                <w:lang w:bidi="fa-IR"/>
              </w:rPr>
            </w:rPrChange>
          </w:rPr>
          <w:t>راه‌حل</w:t>
        </w:r>
      </w:ins>
      <w:del w:id="18254" w:author="Mehrnazi Boojari" w:date="2019-01-07T09:45:00Z">
        <w:r w:rsidR="006C6FD8" w:rsidRPr="00E47B06" w:rsidDel="006F7CCF">
          <w:rPr>
            <w:rFonts w:ascii="B Lotus" w:hAnsi="B Lotus" w:cs="B Lotus"/>
            <w:sz w:val="24"/>
            <w:szCs w:val="24"/>
            <w:rtl/>
            <w:lang w:bidi="fa-IR"/>
            <w:rPrChange w:id="18255" w:author="Mehrnazi Boojari" w:date="2019-01-20T03:08:00Z">
              <w:rPr>
                <w:rFonts w:ascii="B Lotus" w:eastAsia="B Nazanin" w:hAnsi="B Lotus" w:cs="B Lotus"/>
                <w:b/>
                <w:bCs/>
                <w:color w:val="000000" w:themeColor="text1"/>
                <w:sz w:val="24"/>
                <w:szCs w:val="24"/>
                <w:rtl/>
                <w:lang w:bidi="fa-IR"/>
              </w:rPr>
            </w:rPrChange>
          </w:rPr>
          <w:delText xml:space="preserve"> ها </w:delText>
        </w:r>
      </w:del>
      <w:ins w:id="18256" w:author="Mehrnazi Boojari" w:date="2019-01-07T09:45:00Z">
        <w:r w:rsidR="006F7CCF" w:rsidRPr="00E47B06">
          <w:rPr>
            <w:rFonts w:ascii="B Lotus" w:hAnsi="B Lotus" w:cs="B Lotus" w:hint="eastAsia"/>
            <w:sz w:val="24"/>
            <w:szCs w:val="24"/>
            <w:rtl/>
            <w:lang w:bidi="fa-IR"/>
            <w:rPrChange w:id="18257" w:author="Mehrnazi Boojari" w:date="2019-01-20T03:08:00Z">
              <w:rPr>
                <w:rFonts w:ascii="B Lotus" w:eastAsia="B Nazanin" w:hAnsi="B Lotus" w:cs="B Lotus" w:hint="eastAsia"/>
                <w:b/>
                <w:bCs/>
                <w:color w:val="000000" w:themeColor="text1"/>
                <w:sz w:val="24"/>
                <w:szCs w:val="24"/>
                <w:rtl/>
                <w:lang w:bidi="fa-IR"/>
              </w:rPr>
            </w:rPrChange>
          </w:rPr>
          <w:t>‌ها</w:t>
        </w:r>
        <w:r w:rsidR="006F7CCF" w:rsidRPr="00E47B06">
          <w:rPr>
            <w:rFonts w:ascii="B Lotus" w:hAnsi="B Lotus" w:cs="B Lotus"/>
            <w:sz w:val="24"/>
            <w:szCs w:val="24"/>
            <w:rtl/>
            <w:lang w:bidi="fa-IR"/>
            <w:rPrChange w:id="18258" w:author="Mehrnazi Boojari" w:date="2019-01-20T03:08:00Z">
              <w:rPr>
                <w:rFonts w:ascii="B Lotus" w:eastAsia="B Nazanin" w:hAnsi="B Lotus" w:cs="B Lotus"/>
                <w:b/>
                <w:bCs/>
                <w:color w:val="000000" w:themeColor="text1"/>
                <w:sz w:val="24"/>
                <w:szCs w:val="24"/>
                <w:rtl/>
                <w:lang w:bidi="fa-IR"/>
              </w:rPr>
            </w:rPrChange>
          </w:rPr>
          <w:t xml:space="preserve"> </w:t>
        </w:r>
      </w:ins>
      <w:r w:rsidR="006C6FD8" w:rsidRPr="00E47B06">
        <w:rPr>
          <w:rFonts w:ascii="B Lotus" w:hAnsi="B Lotus" w:cs="B Lotus" w:hint="eastAsia"/>
          <w:sz w:val="24"/>
          <w:szCs w:val="24"/>
          <w:rtl/>
          <w:lang w:bidi="fa-IR"/>
          <w:rPrChange w:id="18259" w:author="Mehrnazi Boojari" w:date="2019-01-20T03:08:00Z">
            <w:rPr>
              <w:rFonts w:ascii="B Lotus" w:eastAsia="B Nazanin" w:hAnsi="B Lotus" w:cs="B Lotus" w:hint="eastAsia"/>
              <w:b/>
              <w:bCs/>
              <w:color w:val="000000" w:themeColor="text1"/>
              <w:sz w:val="24"/>
              <w:szCs w:val="24"/>
              <w:rtl/>
              <w:lang w:bidi="fa-IR"/>
            </w:rPr>
          </w:rPrChange>
        </w:rPr>
        <w:t>ن</w:t>
      </w:r>
      <w:r w:rsidR="006C6FD8" w:rsidRPr="00E47B06">
        <w:rPr>
          <w:rFonts w:ascii="B Lotus" w:hAnsi="B Lotus" w:cs="B Lotus" w:hint="cs"/>
          <w:sz w:val="24"/>
          <w:szCs w:val="24"/>
          <w:rtl/>
          <w:lang w:bidi="fa-IR"/>
          <w:rPrChange w:id="18260" w:author="Mehrnazi Boojari" w:date="2019-01-20T03:08:00Z">
            <w:rPr>
              <w:rFonts w:ascii="B Lotus" w:eastAsia="B Nazanin" w:hAnsi="B Lotus" w:cs="B Lotus" w:hint="cs"/>
              <w:b/>
              <w:bCs/>
              <w:color w:val="000000" w:themeColor="text1"/>
              <w:sz w:val="24"/>
              <w:szCs w:val="24"/>
              <w:rtl/>
              <w:lang w:bidi="fa-IR"/>
            </w:rPr>
          </w:rPrChange>
        </w:rPr>
        <w:t>ی</w:t>
      </w:r>
      <w:r w:rsidR="006C6FD8" w:rsidRPr="00E47B06">
        <w:rPr>
          <w:rFonts w:ascii="B Lotus" w:hAnsi="B Lotus" w:cs="B Lotus" w:hint="eastAsia"/>
          <w:sz w:val="24"/>
          <w:szCs w:val="24"/>
          <w:rtl/>
          <w:lang w:bidi="fa-IR"/>
          <w:rPrChange w:id="18261" w:author="Mehrnazi Boojari" w:date="2019-01-20T03:08:00Z">
            <w:rPr>
              <w:rFonts w:ascii="B Lotus" w:eastAsia="B Nazanin" w:hAnsi="B Lotus" w:cs="B Lotus" w:hint="eastAsia"/>
              <w:b/>
              <w:bCs/>
              <w:color w:val="000000" w:themeColor="text1"/>
              <w:sz w:val="24"/>
              <w:szCs w:val="24"/>
              <w:rtl/>
              <w:lang w:bidi="fa-IR"/>
            </w:rPr>
          </w:rPrChange>
        </w:rPr>
        <w:t>ز</w:t>
      </w:r>
      <w:r w:rsidR="006C6FD8" w:rsidRPr="00E47B06">
        <w:rPr>
          <w:rFonts w:ascii="B Lotus" w:hAnsi="B Lotus" w:cs="B Lotus"/>
          <w:sz w:val="24"/>
          <w:szCs w:val="24"/>
          <w:rtl/>
          <w:lang w:bidi="fa-IR"/>
          <w:rPrChange w:id="18262" w:author="Mehrnazi Boojari" w:date="2019-01-20T03:08:00Z">
            <w:rPr>
              <w:rFonts w:ascii="B Lotus" w:eastAsia="B Nazanin" w:hAnsi="B Lotus" w:cs="B Lotus"/>
              <w:b/>
              <w:bCs/>
              <w:color w:val="000000" w:themeColor="text1"/>
              <w:sz w:val="24"/>
              <w:szCs w:val="24"/>
              <w:rtl/>
              <w:lang w:bidi="fa-IR"/>
            </w:rPr>
          </w:rPrChange>
        </w:rPr>
        <w:t xml:space="preserve"> </w:t>
      </w:r>
      <w:del w:id="18263" w:author="Mehrnazi Boojari" w:date="2019-01-07T09:45:00Z">
        <w:r w:rsidR="006C6FD8" w:rsidRPr="00E47B06" w:rsidDel="006F7CCF">
          <w:rPr>
            <w:rFonts w:ascii="B Lotus" w:hAnsi="B Lotus" w:cs="B Lotus" w:hint="eastAsia"/>
            <w:sz w:val="24"/>
            <w:szCs w:val="24"/>
            <w:rtl/>
            <w:lang w:bidi="fa-IR"/>
            <w:rPrChange w:id="18264" w:author="Mehrnazi Boojari" w:date="2019-01-20T03:08:00Z">
              <w:rPr>
                <w:rFonts w:ascii="B Lotus" w:eastAsia="B Nazanin" w:hAnsi="B Lotus" w:cs="B Lotus" w:hint="eastAsia"/>
                <w:b/>
                <w:bCs/>
                <w:color w:val="000000" w:themeColor="text1"/>
                <w:sz w:val="24"/>
                <w:szCs w:val="24"/>
                <w:rtl/>
                <w:lang w:bidi="fa-IR"/>
              </w:rPr>
            </w:rPrChange>
          </w:rPr>
          <w:delText>راه</w:delText>
        </w:r>
        <w:r w:rsidR="006C6FD8" w:rsidRPr="00E47B06" w:rsidDel="006F7CCF">
          <w:rPr>
            <w:rFonts w:ascii="B Lotus" w:hAnsi="B Lotus" w:cs="B Lotus"/>
            <w:sz w:val="24"/>
            <w:szCs w:val="24"/>
            <w:rtl/>
            <w:lang w:bidi="fa-IR"/>
            <w:rPrChange w:id="18265" w:author="Mehrnazi Boojari" w:date="2019-01-20T03:08:00Z">
              <w:rPr>
                <w:rFonts w:ascii="B Lotus" w:eastAsia="B Nazanin" w:hAnsi="B Lotus" w:cs="B Lotus"/>
                <w:b/>
                <w:bCs/>
                <w:color w:val="000000" w:themeColor="text1"/>
                <w:sz w:val="24"/>
                <w:szCs w:val="24"/>
                <w:rtl/>
                <w:lang w:bidi="fa-IR"/>
              </w:rPr>
            </w:rPrChange>
          </w:rPr>
          <w:delText xml:space="preserve"> </w:delText>
        </w:r>
        <w:r w:rsidR="006C6FD8" w:rsidRPr="00E47B06" w:rsidDel="006F7CCF">
          <w:rPr>
            <w:rFonts w:ascii="B Lotus" w:hAnsi="B Lotus" w:cs="B Lotus" w:hint="eastAsia"/>
            <w:sz w:val="24"/>
            <w:szCs w:val="24"/>
            <w:rtl/>
            <w:lang w:bidi="fa-IR"/>
            <w:rPrChange w:id="18266" w:author="Mehrnazi Boojari" w:date="2019-01-20T03:08:00Z">
              <w:rPr>
                <w:rFonts w:ascii="B Lotus" w:eastAsia="B Nazanin" w:hAnsi="B Lotus" w:cs="B Lotus" w:hint="eastAsia"/>
                <w:b/>
                <w:bCs/>
                <w:color w:val="000000" w:themeColor="text1"/>
                <w:sz w:val="24"/>
                <w:szCs w:val="24"/>
                <w:rtl/>
                <w:lang w:bidi="fa-IR"/>
              </w:rPr>
            </w:rPrChange>
          </w:rPr>
          <w:delText>حل</w:delText>
        </w:r>
      </w:del>
      <w:ins w:id="18267" w:author="Mehrnazi Boojari" w:date="2019-01-07T09:45:00Z">
        <w:r w:rsidR="006F7CCF" w:rsidRPr="00E47B06">
          <w:rPr>
            <w:rFonts w:ascii="B Lotus" w:hAnsi="B Lotus" w:cs="B Lotus" w:hint="eastAsia"/>
            <w:sz w:val="24"/>
            <w:szCs w:val="24"/>
            <w:rtl/>
            <w:lang w:bidi="fa-IR"/>
            <w:rPrChange w:id="18268" w:author="Mehrnazi Boojari" w:date="2019-01-20T03:08:00Z">
              <w:rPr>
                <w:rFonts w:ascii="B Lotus" w:eastAsia="B Nazanin" w:hAnsi="B Lotus" w:cs="B Lotus" w:hint="eastAsia"/>
                <w:b/>
                <w:bCs/>
                <w:color w:val="000000" w:themeColor="text1"/>
                <w:sz w:val="24"/>
                <w:szCs w:val="24"/>
                <w:rtl/>
                <w:lang w:bidi="fa-IR"/>
              </w:rPr>
            </w:rPrChange>
          </w:rPr>
          <w:t>راه‌حل</w:t>
        </w:r>
      </w:ins>
      <w:r w:rsidR="006C6FD8" w:rsidRPr="00E47B06">
        <w:rPr>
          <w:rFonts w:ascii="B Lotus" w:hAnsi="B Lotus" w:cs="B Lotus" w:hint="cs"/>
          <w:sz w:val="24"/>
          <w:szCs w:val="24"/>
          <w:rtl/>
          <w:lang w:bidi="fa-IR"/>
          <w:rPrChange w:id="18269" w:author="Mehrnazi Boojari" w:date="2019-01-20T03:08:00Z">
            <w:rPr>
              <w:rFonts w:ascii="B Lotus" w:eastAsia="B Nazanin" w:hAnsi="B Lotus" w:cs="B Lotus" w:hint="cs"/>
              <w:b/>
              <w:bCs/>
              <w:color w:val="000000" w:themeColor="text1"/>
              <w:sz w:val="24"/>
              <w:szCs w:val="24"/>
              <w:rtl/>
              <w:lang w:bidi="fa-IR"/>
            </w:rPr>
          </w:rPrChange>
        </w:rPr>
        <w:t>ی</w:t>
      </w:r>
      <w:r w:rsidR="006C6FD8" w:rsidRPr="00E47B06">
        <w:rPr>
          <w:rFonts w:ascii="B Lotus" w:hAnsi="B Lotus" w:cs="B Lotus"/>
          <w:sz w:val="24"/>
          <w:szCs w:val="24"/>
          <w:rtl/>
          <w:lang w:bidi="fa-IR"/>
          <w:rPrChange w:id="18270" w:author="Mehrnazi Boojari" w:date="2019-01-20T03:08:00Z">
            <w:rPr>
              <w:rFonts w:ascii="B Lotus" w:eastAsia="B Nazanin" w:hAnsi="B Lotus" w:cs="B Lotus"/>
              <w:b/>
              <w:bCs/>
              <w:color w:val="000000" w:themeColor="text1"/>
              <w:sz w:val="24"/>
              <w:szCs w:val="24"/>
              <w:rtl/>
              <w:lang w:bidi="fa-IR"/>
            </w:rPr>
          </w:rPrChange>
        </w:rPr>
        <w:t xml:space="preserve"> </w:t>
      </w:r>
      <w:r w:rsidR="006C6FD8" w:rsidRPr="00E47B06">
        <w:rPr>
          <w:rFonts w:ascii="B Lotus" w:hAnsi="B Lotus" w:cs="B Lotus" w:hint="eastAsia"/>
          <w:sz w:val="24"/>
          <w:szCs w:val="24"/>
          <w:rtl/>
          <w:lang w:bidi="fa-IR"/>
          <w:rPrChange w:id="18271" w:author="Mehrnazi Boojari" w:date="2019-01-20T03:08:00Z">
            <w:rPr>
              <w:rFonts w:ascii="B Lotus" w:eastAsia="B Nazanin" w:hAnsi="B Lotus" w:cs="B Lotus" w:hint="eastAsia"/>
              <w:b/>
              <w:bCs/>
              <w:color w:val="000000" w:themeColor="text1"/>
              <w:sz w:val="24"/>
              <w:szCs w:val="24"/>
              <w:rtl/>
              <w:lang w:bidi="fa-IR"/>
            </w:rPr>
          </w:rPrChange>
        </w:rPr>
        <w:t>وجود</w:t>
      </w:r>
      <w:r w:rsidR="006C6FD8" w:rsidRPr="00E47B06">
        <w:rPr>
          <w:rFonts w:ascii="B Lotus" w:hAnsi="B Lotus" w:cs="B Lotus"/>
          <w:sz w:val="24"/>
          <w:szCs w:val="24"/>
          <w:rtl/>
          <w:lang w:bidi="fa-IR"/>
          <w:rPrChange w:id="18272" w:author="Mehrnazi Boojari" w:date="2019-01-20T03:08:00Z">
            <w:rPr>
              <w:rFonts w:ascii="B Lotus" w:eastAsia="B Nazanin" w:hAnsi="B Lotus" w:cs="B Lotus"/>
              <w:b/>
              <w:bCs/>
              <w:color w:val="000000" w:themeColor="text1"/>
              <w:sz w:val="24"/>
              <w:szCs w:val="24"/>
              <w:rtl/>
              <w:lang w:bidi="fa-IR"/>
            </w:rPr>
          </w:rPrChange>
        </w:rPr>
        <w:t xml:space="preserve"> </w:t>
      </w:r>
      <w:r w:rsidR="006C6FD8" w:rsidRPr="00E47B06">
        <w:rPr>
          <w:rFonts w:ascii="B Lotus" w:hAnsi="B Lotus" w:cs="B Lotus" w:hint="eastAsia"/>
          <w:sz w:val="24"/>
          <w:szCs w:val="24"/>
          <w:rtl/>
          <w:lang w:bidi="fa-IR"/>
          <w:rPrChange w:id="18273" w:author="Mehrnazi Boojari" w:date="2019-01-20T03:08:00Z">
            <w:rPr>
              <w:rFonts w:ascii="B Lotus" w:eastAsia="B Nazanin" w:hAnsi="B Lotus" w:cs="B Lotus" w:hint="eastAsia"/>
              <w:b/>
              <w:bCs/>
              <w:color w:val="000000" w:themeColor="text1"/>
              <w:sz w:val="24"/>
              <w:szCs w:val="24"/>
              <w:rtl/>
              <w:lang w:bidi="fa-IR"/>
            </w:rPr>
          </w:rPrChange>
        </w:rPr>
        <w:t>ندارد</w:t>
      </w:r>
      <w:del w:id="18274" w:author="Mehrnazi Boojari" w:date="2019-01-07T09:53:00Z">
        <w:r w:rsidR="006C6FD8" w:rsidRPr="00E47B06" w:rsidDel="006F7CCF">
          <w:rPr>
            <w:rFonts w:ascii="B Lotus" w:hAnsi="B Lotus" w:cs="B Lotus" w:hint="cs"/>
            <w:sz w:val="24"/>
            <w:szCs w:val="24"/>
            <w:rtl/>
            <w:lang w:bidi="fa-IR"/>
          </w:rPr>
          <w:delText xml:space="preserve"> .</w:delText>
        </w:r>
        <w:r w:rsidR="00F91263" w:rsidRPr="00E47B06" w:rsidDel="006F7CCF">
          <w:rPr>
            <w:rFonts w:ascii="B Lotus" w:hAnsi="B Lotus" w:cs="B Lotus" w:hint="cs"/>
            <w:sz w:val="24"/>
            <w:szCs w:val="24"/>
            <w:rtl/>
            <w:lang w:bidi="fa-IR"/>
          </w:rPr>
          <w:delText xml:space="preserve"> </w:delText>
        </w:r>
      </w:del>
      <w:ins w:id="18275" w:author="Mehrnazi Boojari" w:date="2019-01-07T09:53:00Z">
        <w:r w:rsidR="006F7CCF" w:rsidRPr="00E47B06">
          <w:rPr>
            <w:rFonts w:ascii="B Lotus" w:hAnsi="B Lotus" w:cs="B Lotus" w:hint="cs"/>
            <w:sz w:val="24"/>
            <w:szCs w:val="24"/>
            <w:rtl/>
            <w:lang w:bidi="fa-IR"/>
          </w:rPr>
          <w:t>.</w:t>
        </w:r>
        <w:r w:rsidR="006F7CCF">
          <w:rPr>
            <w:rFonts w:ascii="B Lotus" w:hAnsi="B Lotus" w:cs="B Lotus" w:hint="cs"/>
            <w:sz w:val="24"/>
            <w:szCs w:val="24"/>
            <w:rtl/>
            <w:lang w:bidi="fa-IR"/>
          </w:rPr>
          <w:t xml:space="preserve"> </w:t>
        </w:r>
      </w:ins>
      <w:r w:rsidR="00F91263" w:rsidRPr="00471054">
        <w:rPr>
          <w:rFonts w:ascii="B Lotus" w:hAnsi="B Lotus" w:cs="B Lotus" w:hint="cs"/>
          <w:sz w:val="24"/>
          <w:szCs w:val="24"/>
          <w:rtl/>
          <w:lang w:bidi="fa-IR"/>
        </w:rPr>
        <w:t>اما حوزه برنامه</w:t>
      </w:r>
      <w:ins w:id="18276" w:author="Mehrnazi Boojari" w:date="2019-01-15T07:03:00Z">
        <w:r w:rsidR="00517C7F">
          <w:rPr>
            <w:rFonts w:ascii="B Lotus" w:hAnsi="B Lotus" w:cs="B Nazanin" w:hint="cs"/>
            <w:sz w:val="24"/>
            <w:szCs w:val="24"/>
            <w:rtl/>
            <w:lang w:bidi="fa-IR"/>
          </w:rPr>
          <w:t>‌</w:t>
        </w:r>
      </w:ins>
      <w:del w:id="18277" w:author="Mehrnazi Boojari" w:date="2019-01-07T10:05:00Z">
        <w:r w:rsidR="00F91263" w:rsidRPr="00471054" w:rsidDel="00A31D6F">
          <w:rPr>
            <w:rFonts w:ascii="B Lotus" w:hAnsi="B Lotus" w:cs="B Lotus" w:hint="cs"/>
            <w:sz w:val="24"/>
            <w:szCs w:val="24"/>
            <w:rtl/>
            <w:lang w:bidi="fa-IR"/>
          </w:rPr>
          <w:delText xml:space="preserve"> ریزی </w:delText>
        </w:r>
      </w:del>
      <w:ins w:id="18278" w:author="Mehrnazi Boojari" w:date="2019-01-07T10:05:00Z">
        <w:r w:rsidR="00A31D6F">
          <w:rPr>
            <w:rFonts w:ascii="B Lotus" w:hAnsi="B Lotus" w:cs="B Lotus" w:hint="cs"/>
            <w:sz w:val="24"/>
            <w:szCs w:val="24"/>
            <w:rtl/>
            <w:lang w:bidi="fa-IR"/>
          </w:rPr>
          <w:t xml:space="preserve">‌ریزی </w:t>
        </w:r>
      </w:ins>
      <w:r w:rsidR="00F91263" w:rsidRPr="00471054">
        <w:rPr>
          <w:rFonts w:ascii="B Lotus" w:hAnsi="B Lotus" w:cs="B Lotus" w:hint="cs"/>
          <w:sz w:val="24"/>
          <w:szCs w:val="24"/>
          <w:rtl/>
          <w:lang w:bidi="fa-IR"/>
        </w:rPr>
        <w:t xml:space="preserve">و حوزه </w:t>
      </w:r>
      <w:del w:id="18279" w:author="Mehrnazi Boojari" w:date="2019-01-07T10:46:00Z">
        <w:r w:rsidR="00F91263" w:rsidRPr="00471054" w:rsidDel="006A1F1D">
          <w:rPr>
            <w:rFonts w:ascii="B Lotus" w:hAnsi="B Lotus" w:cs="B Lotus" w:hint="cs"/>
            <w:sz w:val="24"/>
            <w:szCs w:val="24"/>
            <w:rtl/>
            <w:lang w:bidi="fa-IR"/>
          </w:rPr>
          <w:delText>اجرائی</w:delText>
        </w:r>
      </w:del>
      <w:ins w:id="18280" w:author="Mehrnazi Boojari" w:date="2019-01-07T10:46:00Z">
        <w:r w:rsidR="006A1F1D">
          <w:rPr>
            <w:rFonts w:ascii="B Lotus" w:hAnsi="B Lotus" w:cs="B Lotus" w:hint="cs"/>
            <w:sz w:val="24"/>
            <w:szCs w:val="24"/>
            <w:rtl/>
            <w:lang w:bidi="fa-IR"/>
          </w:rPr>
          <w:t>اجرایی</w:t>
        </w:r>
      </w:ins>
      <w:r w:rsidR="00F91263" w:rsidRPr="00471054">
        <w:rPr>
          <w:rFonts w:ascii="B Lotus" w:hAnsi="B Lotus" w:cs="B Lotus" w:hint="cs"/>
          <w:sz w:val="24"/>
          <w:szCs w:val="24"/>
          <w:rtl/>
          <w:lang w:bidi="fa-IR"/>
        </w:rPr>
        <w:t xml:space="preserve"> سهم زیادی از </w:t>
      </w:r>
      <w:del w:id="18281" w:author="Mehrnazi Boojari" w:date="2019-01-07T09:45:00Z">
        <w:r w:rsidR="00F91263" w:rsidRPr="00471054" w:rsidDel="006F7CCF">
          <w:rPr>
            <w:rFonts w:ascii="B Lotus" w:hAnsi="B Lotus" w:cs="B Lotus" w:hint="cs"/>
            <w:sz w:val="24"/>
            <w:szCs w:val="24"/>
            <w:rtl/>
            <w:lang w:bidi="fa-IR"/>
          </w:rPr>
          <w:delText>راه حل</w:delText>
        </w:r>
      </w:del>
      <w:ins w:id="18282" w:author="Mehrnazi Boojari" w:date="2019-01-07T09:45:00Z">
        <w:r w:rsidR="006F7CCF">
          <w:rPr>
            <w:rFonts w:ascii="B Lotus" w:hAnsi="B Lotus" w:cs="B Lotus" w:hint="cs"/>
            <w:sz w:val="24"/>
            <w:szCs w:val="24"/>
            <w:rtl/>
            <w:lang w:bidi="fa-IR"/>
          </w:rPr>
          <w:t>راه‌حل</w:t>
        </w:r>
      </w:ins>
      <w:del w:id="18283" w:author="Mehrnazi Boojari" w:date="2019-01-07T09:45:00Z">
        <w:r w:rsidR="00F91263" w:rsidRPr="00471054" w:rsidDel="006F7CCF">
          <w:rPr>
            <w:rFonts w:ascii="B Lotus" w:hAnsi="B Lotus" w:cs="B Lotus" w:hint="cs"/>
            <w:sz w:val="24"/>
            <w:szCs w:val="24"/>
            <w:rtl/>
            <w:lang w:bidi="fa-IR"/>
          </w:rPr>
          <w:delText xml:space="preserve"> ها </w:delText>
        </w:r>
      </w:del>
      <w:ins w:id="18284" w:author="Mehrnazi Boojari" w:date="2019-01-07T09:45:00Z">
        <w:r w:rsidR="006F7CCF">
          <w:rPr>
            <w:rFonts w:ascii="B Lotus" w:hAnsi="B Lotus" w:cs="B Lotus" w:hint="cs"/>
            <w:sz w:val="24"/>
            <w:szCs w:val="24"/>
            <w:rtl/>
            <w:lang w:bidi="fa-IR"/>
          </w:rPr>
          <w:t xml:space="preserve">‌ها </w:t>
        </w:r>
      </w:ins>
      <w:r w:rsidR="00F91263" w:rsidRPr="00471054">
        <w:rPr>
          <w:rFonts w:ascii="B Lotus" w:hAnsi="B Lotus" w:cs="B Lotus" w:hint="cs"/>
          <w:sz w:val="24"/>
          <w:szCs w:val="24"/>
          <w:rtl/>
          <w:lang w:bidi="fa-IR"/>
        </w:rPr>
        <w:t>را به خود اختصاص داده</w:t>
      </w:r>
      <w:ins w:id="18285" w:author="Mehrnazi Boojari" w:date="2019-01-15T07:03:00Z">
        <w:r w:rsidR="00517C7F">
          <w:rPr>
            <w:rFonts w:ascii="B Lotus" w:hAnsi="B Lotus" w:cs="B Nazanin" w:hint="cs"/>
            <w:sz w:val="24"/>
            <w:szCs w:val="24"/>
            <w:rtl/>
            <w:lang w:bidi="fa-IR"/>
          </w:rPr>
          <w:t>‌</w:t>
        </w:r>
      </w:ins>
      <w:del w:id="18286" w:author="Mehrnazi Boojari" w:date="2019-01-15T07:03:00Z">
        <w:r w:rsidR="00F91263" w:rsidRPr="00471054" w:rsidDel="00517C7F">
          <w:rPr>
            <w:rFonts w:ascii="B Lotus" w:hAnsi="B Lotus" w:cs="B Lotus" w:hint="cs"/>
            <w:sz w:val="24"/>
            <w:szCs w:val="24"/>
            <w:rtl/>
            <w:lang w:bidi="fa-IR"/>
          </w:rPr>
          <w:delText xml:space="preserve"> </w:delText>
        </w:r>
      </w:del>
      <w:r w:rsidR="00F91263" w:rsidRPr="00471054">
        <w:rPr>
          <w:rFonts w:ascii="B Lotus" w:hAnsi="B Lotus" w:cs="B Lotus" w:hint="cs"/>
          <w:sz w:val="24"/>
          <w:szCs w:val="24"/>
          <w:rtl/>
          <w:lang w:bidi="fa-IR"/>
        </w:rPr>
        <w:t>اند</w:t>
      </w:r>
      <w:del w:id="18287" w:author="Mehrnazi Boojari" w:date="2019-01-07T10:11:00Z">
        <w:r w:rsidR="00F91263" w:rsidRPr="00471054" w:rsidDel="00A31D6F">
          <w:rPr>
            <w:rFonts w:ascii="B Lotus" w:hAnsi="B Lotus" w:cs="B Lotus" w:hint="cs"/>
            <w:sz w:val="24"/>
            <w:szCs w:val="24"/>
            <w:rtl/>
            <w:lang w:bidi="fa-IR"/>
          </w:rPr>
          <w:delText xml:space="preserve"> .</w:delText>
        </w:r>
      </w:del>
      <w:ins w:id="18288" w:author="Mehrnazi Boojari" w:date="2019-01-07T10:11:00Z">
        <w:r w:rsidR="00A31D6F">
          <w:rPr>
            <w:rFonts w:ascii="B Lotus" w:hAnsi="B Lotus" w:cs="B Lotus" w:hint="cs"/>
            <w:sz w:val="24"/>
            <w:szCs w:val="24"/>
            <w:rtl/>
            <w:lang w:bidi="fa-IR"/>
          </w:rPr>
          <w:t>.</w:t>
        </w:r>
      </w:ins>
    </w:p>
    <w:p w14:paraId="6941C122" w14:textId="77777777" w:rsidR="00782209" w:rsidRPr="00471054" w:rsidRDefault="00F35F3D" w:rsidP="00782209">
      <w:pPr>
        <w:keepNext/>
        <w:bidi/>
        <w:ind w:firstLine="227"/>
        <w:jc w:val="center"/>
        <w:rPr>
          <w:rFonts w:ascii="B Lotus" w:hAnsi="B Lotus"/>
        </w:rPr>
      </w:pPr>
      <w:r w:rsidRPr="00471054">
        <w:rPr>
          <w:rFonts w:ascii="B Lotus" w:hAnsi="B Lotus"/>
          <w:noProof/>
        </w:rPr>
        <w:drawing>
          <wp:inline distT="0" distB="0" distL="0" distR="0" wp14:anchorId="16FA6B76" wp14:editId="1FF95E6B">
            <wp:extent cx="3133725" cy="2333625"/>
            <wp:effectExtent l="0" t="0" r="9525"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A9B345C" w14:textId="77777777" w:rsidR="007549DC" w:rsidRPr="00471054" w:rsidRDefault="00782209" w:rsidP="00517C7F">
      <w:pPr>
        <w:pStyle w:val="Caption"/>
        <w:bidi/>
        <w:rPr>
          <w:sz w:val="24"/>
          <w:szCs w:val="24"/>
          <w:rtl/>
          <w:lang w:bidi="fa-IR"/>
        </w:rPr>
      </w:pPr>
      <w:r w:rsidRPr="00471054">
        <w:rPr>
          <w:rtl/>
        </w:rPr>
        <w:t xml:space="preserve">نمودار </w:t>
      </w:r>
      <w:fldSimple w:instr=" STYLEREF 1 \s ">
        <w:r w:rsidR="00F11B79">
          <w:rPr>
            <w:noProof/>
            <w:rtl/>
          </w:rPr>
          <w:t>‏5</w:t>
        </w:r>
      </w:fldSimple>
      <w:del w:id="18289" w:author="Mehrnazi Boojari" w:date="2019-01-15T07:03:00Z">
        <w:r w:rsidR="00F11B79" w:rsidDel="00517C7F">
          <w:rPr>
            <w:rtl/>
          </w:rPr>
          <w:delText>.</w:delText>
        </w:r>
      </w:del>
      <w:ins w:id="18290" w:author="Mehrnazi Boojari" w:date="2019-01-15T07:03:00Z">
        <w:r w:rsidR="00517C7F">
          <w:rPr>
            <w:rFonts w:hint="cs"/>
            <w:rtl/>
          </w:rPr>
          <w:t>-</w:t>
        </w:r>
      </w:ins>
      <w:fldSimple w:instr=" SEQ نمودار \* ARABIC \s 1 ">
        <w:r w:rsidR="00F11B79">
          <w:rPr>
            <w:noProof/>
            <w:rtl/>
          </w:rPr>
          <w:t>3</w:t>
        </w:r>
      </w:fldSimple>
      <w:del w:id="18291" w:author="Mehrnazi Boojari" w:date="2019-01-07T10:35:00Z">
        <w:r w:rsidRPr="00471054" w:rsidDel="006C73A5">
          <w:rPr>
            <w:rFonts w:hint="cs"/>
            <w:rtl/>
            <w:lang w:bidi="fa-IR"/>
          </w:rPr>
          <w:delText xml:space="preserve"> : </w:delText>
        </w:r>
      </w:del>
      <w:ins w:id="18292" w:author="Mehrnazi Boojari" w:date="2019-01-07T10:35:00Z">
        <w:r w:rsidR="006C73A5">
          <w:rPr>
            <w:rFonts w:hint="cs"/>
            <w:rtl/>
            <w:lang w:bidi="fa-IR"/>
          </w:rPr>
          <w:t xml:space="preserve">: </w:t>
        </w:r>
      </w:ins>
      <w:r w:rsidRPr="00471054">
        <w:rPr>
          <w:rFonts w:hint="cs"/>
          <w:rtl/>
          <w:lang w:bidi="fa-IR"/>
        </w:rPr>
        <w:t xml:space="preserve">فراوانی حوزه بررسی </w:t>
      </w:r>
      <w:del w:id="18293" w:author="Mehrnazi Boojari" w:date="2019-01-07T09:45:00Z">
        <w:r w:rsidRPr="00471054" w:rsidDel="006F7CCF">
          <w:rPr>
            <w:rFonts w:hint="cs"/>
            <w:rtl/>
            <w:lang w:bidi="fa-IR"/>
          </w:rPr>
          <w:delText>راه حل</w:delText>
        </w:r>
      </w:del>
      <w:ins w:id="18294" w:author="Mehrnazi Boojari" w:date="2019-01-07T09:45:00Z">
        <w:r w:rsidR="006F7CCF">
          <w:rPr>
            <w:rFonts w:hint="cs"/>
            <w:rtl/>
            <w:lang w:bidi="fa-IR"/>
          </w:rPr>
          <w:t>راه‌حل</w:t>
        </w:r>
      </w:ins>
      <w:del w:id="18295" w:author="Mehrnazi Boojari" w:date="2019-01-07T09:46:00Z">
        <w:r w:rsidRPr="00471054" w:rsidDel="006F7CCF">
          <w:rPr>
            <w:rFonts w:hint="cs"/>
            <w:rtl/>
            <w:lang w:bidi="fa-IR"/>
          </w:rPr>
          <w:delText xml:space="preserve"> های </w:delText>
        </w:r>
      </w:del>
      <w:ins w:id="18296" w:author="Mehrnazi Boojari" w:date="2019-01-07T09:46:00Z">
        <w:r w:rsidR="006F7CCF">
          <w:rPr>
            <w:rFonts w:hint="cs"/>
            <w:rtl/>
            <w:lang w:bidi="fa-IR"/>
          </w:rPr>
          <w:t xml:space="preserve">‌های </w:t>
        </w:r>
      </w:ins>
      <w:r w:rsidRPr="00471054">
        <w:rPr>
          <w:rFonts w:hint="cs"/>
          <w:rtl/>
          <w:lang w:bidi="fa-IR"/>
        </w:rPr>
        <w:t>پیشنهادی در مسکن روستایی</w:t>
      </w:r>
    </w:p>
    <w:p w14:paraId="4F345C54" w14:textId="77777777" w:rsidR="007549DC" w:rsidRPr="00471054" w:rsidRDefault="00782209" w:rsidP="00914A5D">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 xml:space="preserve">در بعد قوانین مرتبط با </w:t>
      </w:r>
      <w:del w:id="18297" w:author="Mehrnazi Boojari" w:date="2019-01-07T09:45:00Z">
        <w:r w:rsidRPr="00471054" w:rsidDel="006F7CCF">
          <w:rPr>
            <w:rFonts w:ascii="B Lotus" w:hAnsi="B Lotus" w:cs="B Lotus" w:hint="cs"/>
            <w:sz w:val="24"/>
            <w:szCs w:val="24"/>
            <w:rtl/>
            <w:lang w:bidi="fa-IR"/>
          </w:rPr>
          <w:delText>راه حل</w:delText>
        </w:r>
      </w:del>
      <w:ins w:id="18298" w:author="Mehrnazi Boojari" w:date="2019-01-07T09:45:00Z">
        <w:r w:rsidR="006F7CCF">
          <w:rPr>
            <w:rFonts w:ascii="B Lotus" w:hAnsi="B Lotus" w:cs="B Lotus" w:hint="cs"/>
            <w:sz w:val="24"/>
            <w:szCs w:val="24"/>
            <w:rtl/>
            <w:lang w:bidi="fa-IR"/>
          </w:rPr>
          <w:t>راه‌حل</w:t>
        </w:r>
      </w:ins>
      <w:del w:id="18299" w:author="Mehrnazi Boojari" w:date="2019-01-07T09:46:00Z">
        <w:r w:rsidRPr="00471054" w:rsidDel="006F7CCF">
          <w:rPr>
            <w:rFonts w:ascii="B Lotus" w:hAnsi="B Lotus" w:cs="B Lotus" w:hint="cs"/>
            <w:sz w:val="24"/>
            <w:szCs w:val="24"/>
            <w:rtl/>
            <w:lang w:bidi="fa-IR"/>
          </w:rPr>
          <w:delText xml:space="preserve"> های </w:delText>
        </w:r>
      </w:del>
      <w:ins w:id="18300"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ارائه</w:t>
      </w:r>
      <w:ins w:id="18301" w:author="Mehrnazi Boojari" w:date="2019-01-15T07:05:00Z">
        <w:r w:rsidR="00914A5D">
          <w:rPr>
            <w:rFonts w:ascii="B Lotus" w:hAnsi="B Lotus" w:cs="B Nazanin" w:hint="cs"/>
            <w:sz w:val="24"/>
            <w:szCs w:val="24"/>
            <w:rtl/>
            <w:lang w:bidi="fa-IR"/>
          </w:rPr>
          <w:t>‌</w:t>
        </w:r>
      </w:ins>
      <w:del w:id="18302" w:author="Mehrnazi Boojari" w:date="2019-01-15T07:05:00Z">
        <w:r w:rsidRPr="00471054" w:rsidDel="00914A5D">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شده</w:t>
      </w:r>
      <w:ins w:id="18303" w:author="Mehrnazi Boojari" w:date="2019-01-15T07:05:00Z">
        <w:r w:rsidR="00914A5D">
          <w:rPr>
            <w:rFonts w:ascii="B Lotus" w:hAnsi="B Lotus" w:cs="B Lotus" w:hint="cs"/>
            <w:sz w:val="24"/>
            <w:szCs w:val="24"/>
            <w:rtl/>
            <w:lang w:bidi="fa-IR"/>
          </w:rPr>
          <w:t>،</w:t>
        </w:r>
      </w:ins>
      <w:r w:rsidRPr="00471054">
        <w:rPr>
          <w:rFonts w:ascii="B Lotus" w:hAnsi="B Lotus" w:cs="B Lotus" w:hint="cs"/>
          <w:sz w:val="24"/>
          <w:szCs w:val="24"/>
          <w:rtl/>
          <w:lang w:bidi="fa-IR"/>
        </w:rPr>
        <w:t xml:space="preserve"> نمودار 5</w:t>
      </w:r>
      <w:del w:id="18304" w:author="Mehrnazi Boojari" w:date="2019-01-15T07:05:00Z">
        <w:r w:rsidRPr="00471054" w:rsidDel="00914A5D">
          <w:rPr>
            <w:rFonts w:ascii="B Lotus" w:hAnsi="B Lotus" w:cs="B Lotus" w:hint="cs"/>
            <w:sz w:val="24"/>
            <w:szCs w:val="24"/>
            <w:rtl/>
            <w:lang w:bidi="fa-IR"/>
          </w:rPr>
          <w:delText>.</w:delText>
        </w:r>
      </w:del>
      <w:ins w:id="18305" w:author="Mehrnazi Boojari" w:date="2019-01-15T07:05:00Z">
        <w:r w:rsidR="00914A5D">
          <w:rPr>
            <w:rFonts w:ascii="B Lotus" w:hAnsi="B Lotus" w:cs="B Lotus" w:hint="cs"/>
            <w:sz w:val="24"/>
            <w:szCs w:val="24"/>
            <w:rtl/>
            <w:lang w:bidi="fa-IR"/>
          </w:rPr>
          <w:t>-</w:t>
        </w:r>
      </w:ins>
      <w:r w:rsidRPr="00471054">
        <w:rPr>
          <w:rFonts w:ascii="B Lotus" w:hAnsi="B Lotus" w:cs="B Lotus" w:hint="cs"/>
          <w:sz w:val="24"/>
          <w:szCs w:val="24"/>
          <w:rtl/>
          <w:lang w:bidi="fa-IR"/>
        </w:rPr>
        <w:t>4 نشان</w:t>
      </w:r>
      <w:del w:id="18306" w:author="Mehrnazi Boojari" w:date="2019-01-07T09:49:00Z">
        <w:r w:rsidRPr="00471054" w:rsidDel="006F7CCF">
          <w:rPr>
            <w:rFonts w:ascii="B Lotus" w:hAnsi="B Lotus" w:cs="B Lotus" w:hint="cs"/>
            <w:sz w:val="24"/>
            <w:szCs w:val="24"/>
            <w:rtl/>
            <w:lang w:bidi="fa-IR"/>
          </w:rPr>
          <w:delText xml:space="preserve"> می </w:delText>
        </w:r>
      </w:del>
      <w:ins w:id="18307"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 xml:space="preserve">دهد که </w:t>
      </w:r>
      <w:r w:rsidR="00B120C2" w:rsidRPr="00471054">
        <w:rPr>
          <w:rFonts w:ascii="B Lotus" w:hAnsi="B Lotus" w:cs="B Lotus" w:hint="cs"/>
          <w:sz w:val="24"/>
          <w:szCs w:val="24"/>
          <w:rtl/>
          <w:lang w:bidi="fa-IR"/>
        </w:rPr>
        <w:t>بیشترین قوانین پشتیبان در دسته قوانین موضوعی و اقدامی</w:t>
      </w:r>
      <w:del w:id="18308" w:author="Mehrnazi Boojari" w:date="2019-01-07T09:49:00Z">
        <w:r w:rsidR="00B120C2" w:rsidRPr="00471054" w:rsidDel="006F7CCF">
          <w:rPr>
            <w:rFonts w:ascii="B Lotus" w:hAnsi="B Lotus" w:cs="B Lotus" w:hint="cs"/>
            <w:sz w:val="24"/>
            <w:szCs w:val="24"/>
            <w:rtl/>
            <w:lang w:bidi="fa-IR"/>
          </w:rPr>
          <w:delText xml:space="preserve"> می </w:delText>
        </w:r>
      </w:del>
      <w:ins w:id="18309" w:author="Mehrnazi Boojari" w:date="2019-01-07T09:49:00Z">
        <w:r w:rsidR="006F7CCF">
          <w:rPr>
            <w:rFonts w:ascii="B Lotus" w:hAnsi="B Lotus" w:cs="B Lotus" w:hint="cs"/>
            <w:sz w:val="24"/>
            <w:szCs w:val="24"/>
            <w:rtl/>
            <w:lang w:bidi="fa-IR"/>
          </w:rPr>
          <w:t xml:space="preserve"> می‌</w:t>
        </w:r>
      </w:ins>
      <w:r w:rsidR="00B120C2" w:rsidRPr="00471054">
        <w:rPr>
          <w:rFonts w:ascii="B Lotus" w:hAnsi="B Lotus" w:cs="B Lotus" w:hint="cs"/>
          <w:sz w:val="24"/>
          <w:szCs w:val="24"/>
          <w:rtl/>
          <w:lang w:bidi="fa-IR"/>
        </w:rPr>
        <w:t>گنجد</w:t>
      </w:r>
      <w:ins w:id="18310" w:author="Mehrnazi Boojari" w:date="2019-01-15T07:05:00Z">
        <w:r w:rsidR="00914A5D">
          <w:rPr>
            <w:rFonts w:ascii="B Lotus" w:hAnsi="B Lotus" w:cs="B Lotus" w:hint="cs"/>
            <w:sz w:val="24"/>
            <w:szCs w:val="24"/>
            <w:rtl/>
            <w:lang w:bidi="fa-IR"/>
          </w:rPr>
          <w:t>.</w:t>
        </w:r>
      </w:ins>
      <w:r w:rsidR="00B120C2" w:rsidRPr="00471054">
        <w:rPr>
          <w:rFonts w:ascii="B Lotus" w:hAnsi="B Lotus" w:cs="B Lotus" w:hint="cs"/>
          <w:sz w:val="24"/>
          <w:szCs w:val="24"/>
          <w:rtl/>
          <w:lang w:bidi="fa-IR"/>
        </w:rPr>
        <w:t xml:space="preserve"> اصلی</w:t>
      </w:r>
      <w:del w:id="18311" w:author="Mehrnazi Boojari" w:date="2019-01-07T10:55:00Z">
        <w:r w:rsidR="00B120C2" w:rsidRPr="00471054" w:rsidDel="006A1F1D">
          <w:rPr>
            <w:rFonts w:ascii="B Lotus" w:hAnsi="B Lotus" w:cs="B Lotus" w:hint="cs"/>
            <w:sz w:val="24"/>
            <w:szCs w:val="24"/>
            <w:rtl/>
            <w:lang w:bidi="fa-IR"/>
          </w:rPr>
          <w:delText xml:space="preserve"> ترین </w:delText>
        </w:r>
      </w:del>
      <w:ins w:id="18312" w:author="Mehrnazi Boojari" w:date="2019-01-07T10:55:00Z">
        <w:r w:rsidR="006A1F1D">
          <w:rPr>
            <w:rFonts w:ascii="B Lotus" w:hAnsi="B Lotus" w:cs="B Lotus" w:hint="cs"/>
            <w:sz w:val="24"/>
            <w:szCs w:val="24"/>
            <w:rtl/>
            <w:lang w:bidi="fa-IR"/>
          </w:rPr>
          <w:t xml:space="preserve">‌ترین </w:t>
        </w:r>
      </w:ins>
      <w:r w:rsidR="00B120C2" w:rsidRPr="00471054">
        <w:rPr>
          <w:rFonts w:ascii="B Lotus" w:hAnsi="B Lotus" w:cs="B Lotus" w:hint="cs"/>
          <w:sz w:val="24"/>
          <w:szCs w:val="24"/>
          <w:rtl/>
          <w:lang w:bidi="fa-IR"/>
        </w:rPr>
        <w:t>دلیل این موضوع نیز به دو علت برمی</w:t>
      </w:r>
      <w:ins w:id="18313" w:author="Mehrnazi Boojari" w:date="2019-01-08T01:17:00Z">
        <w:r w:rsidR="00632EB0">
          <w:rPr>
            <w:rFonts w:ascii="B Lotus" w:hAnsi="B Lotus" w:cs="B Nazanin" w:hint="cs"/>
            <w:sz w:val="24"/>
            <w:szCs w:val="24"/>
            <w:rtl/>
            <w:lang w:bidi="fa-IR"/>
          </w:rPr>
          <w:t>‌</w:t>
        </w:r>
      </w:ins>
      <w:del w:id="18314" w:author="Mehrnazi Boojari" w:date="2019-01-08T01:17:00Z">
        <w:r w:rsidR="00B120C2" w:rsidRPr="00471054" w:rsidDel="00632EB0">
          <w:rPr>
            <w:rFonts w:ascii="B Lotus" w:hAnsi="B Lotus" w:cs="B Lotus" w:hint="cs"/>
            <w:sz w:val="24"/>
            <w:szCs w:val="24"/>
            <w:rtl/>
            <w:lang w:bidi="fa-IR"/>
          </w:rPr>
          <w:delText xml:space="preserve"> </w:delText>
        </w:r>
      </w:del>
      <w:r w:rsidR="00B120C2" w:rsidRPr="00471054">
        <w:rPr>
          <w:rFonts w:ascii="B Lotus" w:hAnsi="B Lotus" w:cs="B Lotus" w:hint="cs"/>
          <w:sz w:val="24"/>
          <w:szCs w:val="24"/>
          <w:rtl/>
          <w:lang w:bidi="fa-IR"/>
        </w:rPr>
        <w:t>گ</w:t>
      </w:r>
      <w:r w:rsidR="00F91263" w:rsidRPr="00471054">
        <w:rPr>
          <w:rFonts w:ascii="B Lotus" w:hAnsi="B Lotus" w:cs="B Lotus" w:hint="cs"/>
          <w:sz w:val="24"/>
          <w:szCs w:val="24"/>
          <w:rtl/>
          <w:lang w:bidi="fa-IR"/>
        </w:rPr>
        <w:t>ردد</w:t>
      </w:r>
      <w:ins w:id="18315" w:author="Mehrnazi Boojari" w:date="2019-01-15T07:05:00Z">
        <w:r w:rsidR="00914A5D">
          <w:rPr>
            <w:rFonts w:ascii="B Lotus" w:hAnsi="B Lotus" w:cs="B Lotus" w:hint="cs"/>
            <w:sz w:val="24"/>
            <w:szCs w:val="24"/>
            <w:rtl/>
            <w:lang w:bidi="fa-IR"/>
          </w:rPr>
          <w:t>؛</w:t>
        </w:r>
      </w:ins>
      <w:r w:rsidR="00F91263" w:rsidRPr="00471054">
        <w:rPr>
          <w:rFonts w:ascii="B Lotus" w:hAnsi="B Lotus" w:cs="B Lotus" w:hint="cs"/>
          <w:sz w:val="24"/>
          <w:szCs w:val="24"/>
          <w:rtl/>
          <w:lang w:bidi="fa-IR"/>
        </w:rPr>
        <w:t xml:space="preserve"> نخست اینکه بیشترین حوزه در </w:t>
      </w:r>
      <w:del w:id="18316" w:author="Mehrnazi Boojari" w:date="2019-01-07T09:45:00Z">
        <w:r w:rsidR="00B120C2" w:rsidRPr="00471054" w:rsidDel="006F7CCF">
          <w:rPr>
            <w:rFonts w:ascii="B Lotus" w:hAnsi="B Lotus" w:cs="B Lotus" w:hint="cs"/>
            <w:sz w:val="24"/>
            <w:szCs w:val="24"/>
            <w:rtl/>
            <w:lang w:bidi="fa-IR"/>
          </w:rPr>
          <w:delText>راه حل</w:delText>
        </w:r>
      </w:del>
      <w:ins w:id="18317" w:author="Mehrnazi Boojari" w:date="2019-01-07T09:45:00Z">
        <w:r w:rsidR="006F7CCF">
          <w:rPr>
            <w:rFonts w:ascii="B Lotus" w:hAnsi="B Lotus" w:cs="B Lotus" w:hint="cs"/>
            <w:sz w:val="24"/>
            <w:szCs w:val="24"/>
            <w:rtl/>
            <w:lang w:bidi="fa-IR"/>
          </w:rPr>
          <w:t>راه‌حل</w:t>
        </w:r>
      </w:ins>
      <w:del w:id="18318" w:author="Mehrnazi Boojari" w:date="2019-01-07T09:45:00Z">
        <w:r w:rsidR="00B120C2" w:rsidRPr="00471054" w:rsidDel="006F7CCF">
          <w:rPr>
            <w:rFonts w:ascii="B Lotus" w:hAnsi="B Lotus" w:cs="B Lotus" w:hint="cs"/>
            <w:sz w:val="24"/>
            <w:szCs w:val="24"/>
            <w:rtl/>
            <w:lang w:bidi="fa-IR"/>
          </w:rPr>
          <w:delText xml:space="preserve"> ها </w:delText>
        </w:r>
      </w:del>
      <w:ins w:id="18319" w:author="Mehrnazi Boojari" w:date="2019-01-07T09:45:00Z">
        <w:r w:rsidR="006F7CCF">
          <w:rPr>
            <w:rFonts w:ascii="B Lotus" w:hAnsi="B Lotus" w:cs="B Lotus" w:hint="cs"/>
            <w:sz w:val="24"/>
            <w:szCs w:val="24"/>
            <w:rtl/>
            <w:lang w:bidi="fa-IR"/>
          </w:rPr>
          <w:t xml:space="preserve">‌ها </w:t>
        </w:r>
      </w:ins>
      <w:r w:rsidR="00B120C2" w:rsidRPr="00471054">
        <w:rPr>
          <w:rFonts w:ascii="B Lotus" w:hAnsi="B Lotus" w:cs="B Lotus" w:hint="cs"/>
          <w:sz w:val="24"/>
          <w:szCs w:val="24"/>
          <w:rtl/>
          <w:lang w:bidi="fa-IR"/>
        </w:rPr>
        <w:t xml:space="preserve">حوزه تقنینی بوده و در حوزه تقنینی قوانین پشتیبان </w:t>
      </w:r>
      <w:r w:rsidR="00F91263" w:rsidRPr="00471054">
        <w:rPr>
          <w:rFonts w:ascii="B Lotus" w:hAnsi="B Lotus" w:cs="B Lotus" w:hint="cs"/>
          <w:sz w:val="24"/>
          <w:szCs w:val="24"/>
          <w:rtl/>
          <w:lang w:bidi="fa-IR"/>
        </w:rPr>
        <w:t xml:space="preserve">در حداقل است </w:t>
      </w:r>
      <w:r w:rsidR="00971866" w:rsidRPr="00471054">
        <w:rPr>
          <w:rFonts w:ascii="B Lotus" w:hAnsi="B Lotus" w:cs="B Lotus" w:hint="cs"/>
          <w:sz w:val="24"/>
          <w:szCs w:val="24"/>
          <w:rtl/>
          <w:lang w:bidi="fa-IR"/>
        </w:rPr>
        <w:t>و علت دوم در عملیاتی</w:t>
      </w:r>
      <w:del w:id="18320" w:author="Mehrnazi Boojari" w:date="2019-01-07T10:45:00Z">
        <w:r w:rsidR="00971866" w:rsidRPr="00471054" w:rsidDel="006A1F1D">
          <w:rPr>
            <w:rFonts w:ascii="B Lotus" w:hAnsi="B Lotus" w:cs="B Lotus" w:hint="cs"/>
            <w:sz w:val="24"/>
            <w:szCs w:val="24"/>
            <w:rtl/>
            <w:lang w:bidi="fa-IR"/>
          </w:rPr>
          <w:delText xml:space="preserve"> بودن </w:delText>
        </w:r>
      </w:del>
      <w:ins w:id="18321" w:author="Mehrnazi Boojari" w:date="2019-01-07T10:45:00Z">
        <w:r w:rsidR="006A1F1D">
          <w:rPr>
            <w:rFonts w:ascii="B Lotus" w:hAnsi="B Lotus" w:cs="B Lotus" w:hint="cs"/>
            <w:sz w:val="24"/>
            <w:szCs w:val="24"/>
            <w:rtl/>
            <w:lang w:bidi="fa-IR"/>
          </w:rPr>
          <w:t xml:space="preserve">‌بودن </w:t>
        </w:r>
      </w:ins>
      <w:del w:id="18322" w:author="Mehrnazi Boojari" w:date="2019-01-07T09:45:00Z">
        <w:r w:rsidR="00971866" w:rsidRPr="00471054" w:rsidDel="006F7CCF">
          <w:rPr>
            <w:rFonts w:ascii="B Lotus" w:hAnsi="B Lotus" w:cs="B Lotus" w:hint="cs"/>
            <w:sz w:val="24"/>
            <w:szCs w:val="24"/>
            <w:rtl/>
            <w:lang w:bidi="fa-IR"/>
          </w:rPr>
          <w:delText>راه حل</w:delText>
        </w:r>
      </w:del>
      <w:ins w:id="18323" w:author="Mehrnazi Boojari" w:date="2019-01-07T09:45:00Z">
        <w:r w:rsidR="006F7CCF">
          <w:rPr>
            <w:rFonts w:ascii="B Lotus" w:hAnsi="B Lotus" w:cs="B Lotus" w:hint="cs"/>
            <w:sz w:val="24"/>
            <w:szCs w:val="24"/>
            <w:rtl/>
            <w:lang w:bidi="fa-IR"/>
          </w:rPr>
          <w:t>راه‌حل</w:t>
        </w:r>
      </w:ins>
      <w:ins w:id="18324" w:author="Mehrnazi Boojari" w:date="2019-01-15T07:06:00Z">
        <w:r w:rsidR="00914A5D">
          <w:rPr>
            <w:rFonts w:ascii="B Lotus" w:hAnsi="B Lotus" w:cs="B Nazanin" w:hint="cs"/>
            <w:sz w:val="24"/>
            <w:szCs w:val="24"/>
            <w:rtl/>
            <w:lang w:bidi="fa-IR"/>
          </w:rPr>
          <w:t>‌</w:t>
        </w:r>
      </w:ins>
      <w:del w:id="18325" w:author="Mehrnazi Boojari" w:date="2019-01-15T07:06:00Z">
        <w:r w:rsidR="00971866" w:rsidRPr="00471054" w:rsidDel="00914A5D">
          <w:rPr>
            <w:rFonts w:ascii="B Lotus" w:hAnsi="B Lotus" w:cs="B Lotus" w:hint="cs"/>
            <w:sz w:val="24"/>
            <w:szCs w:val="24"/>
            <w:rtl/>
            <w:lang w:bidi="fa-IR"/>
          </w:rPr>
          <w:delText xml:space="preserve"> </w:delText>
        </w:r>
      </w:del>
      <w:r w:rsidR="00971866" w:rsidRPr="00471054">
        <w:rPr>
          <w:rFonts w:ascii="B Lotus" w:hAnsi="B Lotus" w:cs="B Lotus" w:hint="cs"/>
          <w:sz w:val="24"/>
          <w:szCs w:val="24"/>
          <w:rtl/>
          <w:lang w:bidi="fa-IR"/>
        </w:rPr>
        <w:t>ها</w:t>
      </w:r>
      <w:r w:rsidR="00412D58" w:rsidRPr="00471054">
        <w:rPr>
          <w:rFonts w:ascii="B Lotus" w:hAnsi="B Lotus" w:cs="B Lotus" w:hint="cs"/>
          <w:sz w:val="24"/>
          <w:szCs w:val="24"/>
          <w:rtl/>
          <w:lang w:bidi="fa-IR"/>
        </w:rPr>
        <w:t>ست</w:t>
      </w:r>
      <w:ins w:id="18326" w:author="Mehrnazi Boojari" w:date="2019-01-15T07:06:00Z">
        <w:r w:rsidR="00914A5D">
          <w:rPr>
            <w:rFonts w:ascii="B Lotus" w:hAnsi="B Lotus" w:cs="B Lotus" w:hint="cs"/>
            <w:sz w:val="24"/>
            <w:szCs w:val="24"/>
            <w:rtl/>
            <w:lang w:bidi="fa-IR"/>
          </w:rPr>
          <w:t>؛</w:t>
        </w:r>
      </w:ins>
      <w:r w:rsidR="00412D58" w:rsidRPr="00471054">
        <w:rPr>
          <w:rFonts w:ascii="B Lotus" w:hAnsi="B Lotus" w:cs="B Lotus" w:hint="cs"/>
          <w:sz w:val="24"/>
          <w:szCs w:val="24"/>
          <w:rtl/>
          <w:lang w:bidi="fa-IR"/>
        </w:rPr>
        <w:t xml:space="preserve"> بدین معنا که در ارائه </w:t>
      </w:r>
      <w:del w:id="18327" w:author="Mehrnazi Boojari" w:date="2019-01-07T09:45:00Z">
        <w:r w:rsidR="00412D58" w:rsidRPr="00471054" w:rsidDel="006F7CCF">
          <w:rPr>
            <w:rFonts w:ascii="B Lotus" w:hAnsi="B Lotus" w:cs="B Lotus" w:hint="cs"/>
            <w:sz w:val="24"/>
            <w:szCs w:val="24"/>
            <w:rtl/>
            <w:lang w:bidi="fa-IR"/>
          </w:rPr>
          <w:delText>راه حل</w:delText>
        </w:r>
      </w:del>
      <w:ins w:id="18328" w:author="Mehrnazi Boojari" w:date="2019-01-07T09:45:00Z">
        <w:r w:rsidR="006F7CCF">
          <w:rPr>
            <w:rFonts w:ascii="B Lotus" w:hAnsi="B Lotus" w:cs="B Lotus" w:hint="cs"/>
            <w:sz w:val="24"/>
            <w:szCs w:val="24"/>
            <w:rtl/>
            <w:lang w:bidi="fa-IR"/>
          </w:rPr>
          <w:t>راه‌حل</w:t>
        </w:r>
      </w:ins>
      <w:ins w:id="18329" w:author="Mehrnazi Boojari" w:date="2019-01-15T07:06:00Z">
        <w:r w:rsidR="00914A5D">
          <w:rPr>
            <w:rFonts w:ascii="B Lotus" w:hAnsi="B Lotus" w:cs="B Nazanin" w:hint="cs"/>
            <w:sz w:val="24"/>
            <w:szCs w:val="24"/>
            <w:rtl/>
            <w:lang w:bidi="fa-IR"/>
          </w:rPr>
          <w:t>‌</w:t>
        </w:r>
      </w:ins>
      <w:r w:rsidR="00971866" w:rsidRPr="00471054">
        <w:rPr>
          <w:rFonts w:ascii="B Lotus" w:hAnsi="B Lotus" w:cs="B Lotus" w:hint="cs"/>
          <w:sz w:val="24"/>
          <w:szCs w:val="24"/>
          <w:rtl/>
          <w:lang w:bidi="fa-IR"/>
        </w:rPr>
        <w:t>ها تلاش شده است تا با قوانین موجود بیشترین ارتباط گرفته شود</w:t>
      </w:r>
      <w:del w:id="18330" w:author="Mehrnazi Boojari" w:date="2019-01-07T09:53:00Z">
        <w:r w:rsidR="00971866" w:rsidRPr="00471054" w:rsidDel="006F7CCF">
          <w:rPr>
            <w:rFonts w:ascii="B Lotus" w:hAnsi="B Lotus" w:cs="B Lotus" w:hint="cs"/>
            <w:sz w:val="24"/>
            <w:szCs w:val="24"/>
            <w:rtl/>
            <w:lang w:bidi="fa-IR"/>
          </w:rPr>
          <w:delText xml:space="preserve"> . </w:delText>
        </w:r>
      </w:del>
      <w:ins w:id="18331" w:author="Mehrnazi Boojari" w:date="2019-01-07T09:53:00Z">
        <w:r w:rsidR="006F7CCF">
          <w:rPr>
            <w:rFonts w:ascii="B Lotus" w:hAnsi="B Lotus" w:cs="B Lotus" w:hint="cs"/>
            <w:sz w:val="24"/>
            <w:szCs w:val="24"/>
            <w:rtl/>
            <w:lang w:bidi="fa-IR"/>
          </w:rPr>
          <w:t xml:space="preserve">. </w:t>
        </w:r>
      </w:ins>
    </w:p>
    <w:p w14:paraId="26C6D11E" w14:textId="77777777" w:rsidR="00971866" w:rsidRPr="00471054" w:rsidRDefault="00B120C2" w:rsidP="00971866">
      <w:pPr>
        <w:keepNext/>
        <w:bidi/>
        <w:ind w:firstLine="227"/>
        <w:jc w:val="center"/>
        <w:rPr>
          <w:rFonts w:ascii="B Lotus" w:hAnsi="B Lotus"/>
        </w:rPr>
      </w:pPr>
      <w:r w:rsidRPr="00471054">
        <w:rPr>
          <w:rFonts w:ascii="B Lotus" w:hAnsi="B Lotus"/>
          <w:noProof/>
        </w:rPr>
        <w:drawing>
          <wp:inline distT="0" distB="0" distL="0" distR="0" wp14:anchorId="3CA7EC76" wp14:editId="1127508C">
            <wp:extent cx="2154196" cy="1930510"/>
            <wp:effectExtent l="0" t="0" r="1778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4513421" w14:textId="77777777" w:rsidR="007549DC" w:rsidRPr="00471054" w:rsidRDefault="00971866" w:rsidP="00914A5D">
      <w:pPr>
        <w:pStyle w:val="Caption"/>
        <w:bidi/>
        <w:rPr>
          <w:sz w:val="24"/>
          <w:szCs w:val="24"/>
          <w:rtl/>
          <w:lang w:bidi="fa-IR"/>
        </w:rPr>
      </w:pPr>
      <w:r w:rsidRPr="00471054">
        <w:rPr>
          <w:rtl/>
        </w:rPr>
        <w:t xml:space="preserve">نمودار </w:t>
      </w:r>
      <w:fldSimple w:instr=" STYLEREF 1 \s ">
        <w:r w:rsidR="00F11B79">
          <w:rPr>
            <w:noProof/>
            <w:rtl/>
          </w:rPr>
          <w:t>‏5</w:t>
        </w:r>
      </w:fldSimple>
      <w:del w:id="18332" w:author="Mehrnazi Boojari" w:date="2019-01-15T07:06:00Z">
        <w:r w:rsidR="00F11B79" w:rsidDel="00914A5D">
          <w:rPr>
            <w:rtl/>
          </w:rPr>
          <w:delText>.</w:delText>
        </w:r>
      </w:del>
      <w:ins w:id="18333" w:author="Mehrnazi Boojari" w:date="2019-01-15T07:06:00Z">
        <w:r w:rsidR="00914A5D">
          <w:rPr>
            <w:rFonts w:hint="cs"/>
            <w:rtl/>
          </w:rPr>
          <w:t>-</w:t>
        </w:r>
      </w:ins>
      <w:fldSimple w:instr=" SEQ نمودار \* ARABIC \s 1 ">
        <w:r w:rsidR="00F11B79">
          <w:rPr>
            <w:noProof/>
            <w:rtl/>
          </w:rPr>
          <w:t>4</w:t>
        </w:r>
      </w:fldSimple>
      <w:del w:id="18334" w:author="Mehrnazi Boojari" w:date="2019-01-07T10:35:00Z">
        <w:r w:rsidRPr="00471054" w:rsidDel="006C73A5">
          <w:rPr>
            <w:rFonts w:hint="cs"/>
            <w:rtl/>
            <w:lang w:bidi="fa-IR"/>
          </w:rPr>
          <w:delText xml:space="preserve"> : </w:delText>
        </w:r>
      </w:del>
      <w:ins w:id="18335" w:author="Mehrnazi Boojari" w:date="2019-01-07T10:35:00Z">
        <w:r w:rsidR="006C73A5">
          <w:rPr>
            <w:rFonts w:hint="cs"/>
            <w:rtl/>
            <w:lang w:bidi="fa-IR"/>
          </w:rPr>
          <w:t xml:space="preserve">: </w:t>
        </w:r>
      </w:ins>
      <w:r w:rsidRPr="00471054">
        <w:rPr>
          <w:rtl/>
          <w:lang w:bidi="fa-IR"/>
        </w:rPr>
        <w:t>فراوان</w:t>
      </w:r>
      <w:r w:rsidRPr="00471054">
        <w:rPr>
          <w:rFonts w:hint="cs"/>
          <w:rtl/>
          <w:lang w:bidi="fa-IR"/>
        </w:rPr>
        <w:t>ی</w:t>
      </w:r>
      <w:r w:rsidRPr="00471054">
        <w:rPr>
          <w:rtl/>
          <w:lang w:bidi="fa-IR"/>
        </w:rPr>
        <w:t xml:space="preserve"> قوان</w:t>
      </w:r>
      <w:r w:rsidRPr="00471054">
        <w:rPr>
          <w:rFonts w:hint="cs"/>
          <w:rtl/>
          <w:lang w:bidi="fa-IR"/>
        </w:rPr>
        <w:t>ی</w:t>
      </w:r>
      <w:r w:rsidRPr="00471054">
        <w:rPr>
          <w:rFonts w:hint="eastAsia"/>
          <w:rtl/>
          <w:lang w:bidi="fa-IR"/>
        </w:rPr>
        <w:t>ن</w:t>
      </w:r>
      <w:r w:rsidRPr="00471054">
        <w:rPr>
          <w:rtl/>
          <w:lang w:bidi="fa-IR"/>
        </w:rPr>
        <w:t xml:space="preserve"> مرتبط </w:t>
      </w:r>
      <w:r w:rsidRPr="00471054">
        <w:rPr>
          <w:rFonts w:hint="cs"/>
          <w:rtl/>
          <w:lang w:bidi="fa-IR"/>
        </w:rPr>
        <w:t xml:space="preserve">با </w:t>
      </w:r>
      <w:del w:id="18336" w:author="Mehrnazi Boojari" w:date="2019-01-07T09:45:00Z">
        <w:r w:rsidRPr="00471054" w:rsidDel="006F7CCF">
          <w:rPr>
            <w:rFonts w:hint="cs"/>
            <w:rtl/>
            <w:lang w:bidi="fa-IR"/>
          </w:rPr>
          <w:delText>راه حل</w:delText>
        </w:r>
      </w:del>
      <w:ins w:id="18337" w:author="Mehrnazi Boojari" w:date="2019-01-07T09:45:00Z">
        <w:r w:rsidR="006F7CCF">
          <w:rPr>
            <w:rFonts w:hint="cs"/>
            <w:rtl/>
            <w:lang w:bidi="fa-IR"/>
          </w:rPr>
          <w:t>راه‌حل</w:t>
        </w:r>
      </w:ins>
      <w:del w:id="18338" w:author="Mehrnazi Boojari" w:date="2019-01-07T09:46:00Z">
        <w:r w:rsidRPr="00471054" w:rsidDel="006F7CCF">
          <w:rPr>
            <w:rFonts w:hint="cs"/>
            <w:rtl/>
            <w:lang w:bidi="fa-IR"/>
          </w:rPr>
          <w:delText xml:space="preserve"> های </w:delText>
        </w:r>
      </w:del>
      <w:ins w:id="18339" w:author="Mehrnazi Boojari" w:date="2019-01-07T09:46:00Z">
        <w:r w:rsidR="006F7CCF">
          <w:rPr>
            <w:rFonts w:hint="cs"/>
            <w:rtl/>
            <w:lang w:bidi="fa-IR"/>
          </w:rPr>
          <w:t xml:space="preserve">‌های </w:t>
        </w:r>
      </w:ins>
      <w:r w:rsidRPr="00471054">
        <w:rPr>
          <w:rFonts w:hint="cs"/>
          <w:rtl/>
          <w:lang w:bidi="fa-IR"/>
        </w:rPr>
        <w:t>پیشنهادی</w:t>
      </w:r>
      <w:del w:id="18340" w:author="Mehrnazi Boojari" w:date="2019-01-07T10:00:00Z">
        <w:r w:rsidRPr="00471054" w:rsidDel="00A31D6F">
          <w:rPr>
            <w:rFonts w:hint="cs"/>
            <w:rtl/>
            <w:lang w:bidi="fa-IR"/>
          </w:rPr>
          <w:delText xml:space="preserve"> </w:delText>
        </w:r>
        <w:r w:rsidRPr="00471054" w:rsidDel="00A31D6F">
          <w:rPr>
            <w:rtl/>
            <w:lang w:bidi="fa-IR"/>
          </w:rPr>
          <w:delText xml:space="preserve"> </w:delText>
        </w:r>
      </w:del>
      <w:ins w:id="18341" w:author="Mehrnazi Boojari" w:date="2019-01-07T10:00:00Z">
        <w:r w:rsidR="00A31D6F">
          <w:rPr>
            <w:rFonts w:hint="cs"/>
            <w:rtl/>
            <w:lang w:bidi="fa-IR"/>
          </w:rPr>
          <w:t xml:space="preserve"> </w:t>
        </w:r>
      </w:ins>
      <w:r w:rsidRPr="00471054">
        <w:rPr>
          <w:rtl/>
          <w:lang w:bidi="fa-IR"/>
        </w:rPr>
        <w:t>مسکن روستا</w:t>
      </w:r>
      <w:r w:rsidRPr="00471054">
        <w:rPr>
          <w:rFonts w:hint="cs"/>
          <w:rtl/>
          <w:lang w:bidi="fa-IR"/>
        </w:rPr>
        <w:t>یی</w:t>
      </w:r>
    </w:p>
    <w:p w14:paraId="2A49B3BA" w14:textId="77777777" w:rsidR="007549DC" w:rsidRPr="00471054" w:rsidRDefault="00971866" w:rsidP="007549DC">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در بعد ساختارها و دستگاه</w:t>
      </w:r>
      <w:del w:id="18342" w:author="Mehrnazi Boojari" w:date="2019-01-07T09:46:00Z">
        <w:r w:rsidRPr="00471054" w:rsidDel="006F7CCF">
          <w:rPr>
            <w:rFonts w:ascii="B Lotus" w:hAnsi="B Lotus" w:cs="B Lotus" w:hint="cs"/>
            <w:sz w:val="24"/>
            <w:szCs w:val="24"/>
            <w:rtl/>
            <w:lang w:bidi="fa-IR"/>
          </w:rPr>
          <w:delText xml:space="preserve"> های </w:delText>
        </w:r>
      </w:del>
      <w:ins w:id="18343"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مرتبط با </w:t>
      </w:r>
      <w:del w:id="18344" w:author="Mehrnazi Boojari" w:date="2019-01-07T09:45:00Z">
        <w:r w:rsidRPr="00471054" w:rsidDel="006F7CCF">
          <w:rPr>
            <w:rFonts w:ascii="B Lotus" w:hAnsi="B Lotus" w:cs="B Lotus" w:hint="cs"/>
            <w:sz w:val="24"/>
            <w:szCs w:val="24"/>
            <w:rtl/>
            <w:lang w:bidi="fa-IR"/>
          </w:rPr>
          <w:delText>راه حل</w:delText>
        </w:r>
      </w:del>
      <w:ins w:id="18345" w:author="Mehrnazi Boojari" w:date="2019-01-07T09:45:00Z">
        <w:r w:rsidR="006F7CCF">
          <w:rPr>
            <w:rFonts w:ascii="B Lotus" w:hAnsi="B Lotus" w:cs="B Lotus" w:hint="cs"/>
            <w:sz w:val="24"/>
            <w:szCs w:val="24"/>
            <w:rtl/>
            <w:lang w:bidi="fa-IR"/>
          </w:rPr>
          <w:t>راه‌حل</w:t>
        </w:r>
      </w:ins>
      <w:del w:id="18346" w:author="Mehrnazi Boojari" w:date="2019-01-07T09:46:00Z">
        <w:r w:rsidRPr="00471054" w:rsidDel="006F7CCF">
          <w:rPr>
            <w:rFonts w:ascii="B Lotus" w:hAnsi="B Lotus" w:cs="B Lotus" w:hint="cs"/>
            <w:sz w:val="24"/>
            <w:szCs w:val="24"/>
            <w:rtl/>
            <w:lang w:bidi="fa-IR"/>
          </w:rPr>
          <w:delText xml:space="preserve"> های </w:delText>
        </w:r>
      </w:del>
      <w:ins w:id="18347"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پیشنهادی</w:t>
      </w:r>
      <w:r w:rsidR="00F91263" w:rsidRPr="00471054">
        <w:rPr>
          <w:rFonts w:ascii="B Lotus" w:hAnsi="B Lotus" w:cs="B Lotus" w:hint="cs"/>
          <w:sz w:val="24"/>
          <w:szCs w:val="24"/>
          <w:rtl/>
          <w:lang w:bidi="fa-IR"/>
        </w:rPr>
        <w:t>،</w:t>
      </w:r>
      <w:r w:rsidRPr="00471054">
        <w:rPr>
          <w:rFonts w:ascii="B Lotus" w:hAnsi="B Lotus" w:cs="B Lotus" w:hint="cs"/>
          <w:sz w:val="24"/>
          <w:szCs w:val="24"/>
          <w:rtl/>
          <w:lang w:bidi="fa-IR"/>
        </w:rPr>
        <w:t xml:space="preserve"> </w:t>
      </w:r>
      <w:r w:rsidR="003F34B6" w:rsidRPr="00471054">
        <w:rPr>
          <w:rFonts w:ascii="B Lotus" w:hAnsi="B Lotus" w:cs="B Lotus" w:hint="cs"/>
          <w:sz w:val="24"/>
          <w:szCs w:val="24"/>
          <w:rtl/>
          <w:lang w:bidi="fa-IR"/>
        </w:rPr>
        <w:t xml:space="preserve">بنیاد مسکن </w:t>
      </w:r>
      <w:del w:id="18348" w:author="Mehrnazi Boojari" w:date="2019-01-07T23:28:00Z">
        <w:r w:rsidR="003F34B6" w:rsidRPr="00471054" w:rsidDel="00FB0B67">
          <w:rPr>
            <w:rFonts w:ascii="B Lotus" w:hAnsi="B Lotus" w:cs="B Lotus" w:hint="cs"/>
            <w:sz w:val="24"/>
            <w:szCs w:val="24"/>
            <w:rtl/>
            <w:lang w:bidi="fa-IR"/>
          </w:rPr>
          <w:delText>به عنوان</w:delText>
        </w:r>
      </w:del>
      <w:ins w:id="18349" w:author="Mehrnazi Boojari" w:date="2019-01-07T23:28:00Z">
        <w:r w:rsidR="00FB0B67">
          <w:rPr>
            <w:rFonts w:ascii="B Lotus" w:hAnsi="B Lotus" w:cs="B Lotus" w:hint="cs"/>
            <w:sz w:val="24"/>
            <w:szCs w:val="24"/>
            <w:rtl/>
            <w:lang w:bidi="fa-IR"/>
          </w:rPr>
          <w:t>به‌مثابۀ</w:t>
        </w:r>
      </w:ins>
      <w:r w:rsidR="003F34B6" w:rsidRPr="00471054">
        <w:rPr>
          <w:rFonts w:ascii="B Lotus" w:hAnsi="B Lotus" w:cs="B Lotus" w:hint="cs"/>
          <w:sz w:val="24"/>
          <w:szCs w:val="24"/>
          <w:rtl/>
          <w:lang w:bidi="fa-IR"/>
        </w:rPr>
        <w:t xml:space="preserve"> متولی بیشترین نقش و سازمان برنامه و بودجه </w:t>
      </w:r>
      <w:del w:id="18350" w:author="Mehrnazi Boojari" w:date="2019-01-07T23:28:00Z">
        <w:r w:rsidR="003F34B6" w:rsidRPr="00471054" w:rsidDel="00FB0B67">
          <w:rPr>
            <w:rFonts w:ascii="B Lotus" w:hAnsi="B Lotus" w:cs="B Lotus" w:hint="cs"/>
            <w:sz w:val="24"/>
            <w:szCs w:val="24"/>
            <w:rtl/>
            <w:lang w:bidi="fa-IR"/>
          </w:rPr>
          <w:delText>به عنوان</w:delText>
        </w:r>
      </w:del>
      <w:ins w:id="18351" w:author="Mehrnazi Boojari" w:date="2019-01-07T23:28:00Z">
        <w:r w:rsidR="00FB0B67">
          <w:rPr>
            <w:rFonts w:ascii="B Lotus" w:hAnsi="B Lotus" w:cs="B Lotus" w:hint="cs"/>
            <w:sz w:val="24"/>
            <w:szCs w:val="24"/>
            <w:rtl/>
            <w:lang w:bidi="fa-IR"/>
          </w:rPr>
          <w:t>به‌مثابۀ</w:t>
        </w:r>
      </w:ins>
      <w:r w:rsidR="003F34B6" w:rsidRPr="00471054">
        <w:rPr>
          <w:rFonts w:ascii="B Lotus" w:hAnsi="B Lotus" w:cs="B Lotus" w:hint="cs"/>
          <w:sz w:val="24"/>
          <w:szCs w:val="24"/>
          <w:rtl/>
          <w:lang w:bidi="fa-IR"/>
        </w:rPr>
        <w:t xml:space="preserve"> نهاد برنامه</w:t>
      </w:r>
      <w:del w:id="18352" w:author="Mehrnazi Boojari" w:date="2019-01-07T10:05:00Z">
        <w:r w:rsidR="003F34B6" w:rsidRPr="00471054" w:rsidDel="00A31D6F">
          <w:rPr>
            <w:rFonts w:ascii="B Lotus" w:hAnsi="B Lotus" w:cs="B Lotus" w:hint="cs"/>
            <w:sz w:val="24"/>
            <w:szCs w:val="24"/>
            <w:rtl/>
            <w:lang w:bidi="fa-IR"/>
          </w:rPr>
          <w:delText xml:space="preserve"> ریزی </w:delText>
        </w:r>
      </w:del>
      <w:ins w:id="18353" w:author="Mehrnazi Boojari" w:date="2019-01-07T10:05:00Z">
        <w:r w:rsidR="00A31D6F">
          <w:rPr>
            <w:rFonts w:ascii="B Lotus" w:hAnsi="B Lotus" w:cs="B Lotus" w:hint="cs"/>
            <w:sz w:val="24"/>
            <w:szCs w:val="24"/>
            <w:rtl/>
            <w:lang w:bidi="fa-IR"/>
          </w:rPr>
          <w:t xml:space="preserve">‌ریزی </w:t>
        </w:r>
      </w:ins>
      <w:r w:rsidR="003F34B6" w:rsidRPr="00471054">
        <w:rPr>
          <w:rFonts w:ascii="B Lotus" w:hAnsi="B Lotus" w:cs="B Lotus" w:hint="cs"/>
          <w:sz w:val="24"/>
          <w:szCs w:val="24"/>
          <w:rtl/>
          <w:lang w:bidi="fa-IR"/>
        </w:rPr>
        <w:t>در کشور در مرتبه دوم قرار دارد</w:t>
      </w:r>
      <w:ins w:id="18354" w:author="Mehrnazi Boojari" w:date="2019-01-15T07:06:00Z">
        <w:r w:rsidR="00914A5D">
          <w:rPr>
            <w:rFonts w:ascii="B Lotus" w:hAnsi="B Lotus" w:cs="B Lotus" w:hint="cs"/>
            <w:sz w:val="24"/>
            <w:szCs w:val="24"/>
            <w:rtl/>
            <w:lang w:bidi="fa-IR"/>
          </w:rPr>
          <w:t>.</w:t>
        </w:r>
      </w:ins>
      <w:r w:rsidR="003F34B6" w:rsidRPr="00471054">
        <w:rPr>
          <w:rFonts w:ascii="B Lotus" w:hAnsi="B Lotus" w:cs="B Lotus" w:hint="cs"/>
          <w:sz w:val="24"/>
          <w:szCs w:val="24"/>
          <w:rtl/>
          <w:lang w:bidi="fa-IR"/>
        </w:rPr>
        <w:t xml:space="preserve"> البته در این بین دفتر مقررات ملی ساختمان نقش ویژه</w:t>
      </w:r>
      <w:del w:id="18355" w:author="Mehrnazi Boojari" w:date="2019-01-07T10:41:00Z">
        <w:r w:rsidR="003F34B6" w:rsidRPr="00471054" w:rsidDel="006A1F1D">
          <w:rPr>
            <w:rFonts w:ascii="B Lotus" w:hAnsi="B Lotus" w:cs="B Lotus" w:hint="cs"/>
            <w:sz w:val="24"/>
            <w:szCs w:val="24"/>
            <w:rtl/>
            <w:lang w:bidi="fa-IR"/>
          </w:rPr>
          <w:delText xml:space="preserve"> ای </w:delText>
        </w:r>
      </w:del>
      <w:ins w:id="18356" w:author="Mehrnazi Boojari" w:date="2019-01-07T10:41:00Z">
        <w:r w:rsidR="006A1F1D">
          <w:rPr>
            <w:rFonts w:ascii="B Lotus" w:hAnsi="B Lotus" w:cs="B Lotus" w:hint="cs"/>
            <w:sz w:val="24"/>
            <w:szCs w:val="24"/>
            <w:rtl/>
            <w:lang w:bidi="fa-IR"/>
          </w:rPr>
          <w:t xml:space="preserve">‌ای </w:t>
        </w:r>
      </w:ins>
      <w:r w:rsidR="003F34B6" w:rsidRPr="00471054">
        <w:rPr>
          <w:rFonts w:ascii="B Lotus" w:hAnsi="B Lotus" w:cs="B Lotus" w:hint="cs"/>
          <w:sz w:val="24"/>
          <w:szCs w:val="24"/>
          <w:rtl/>
          <w:lang w:bidi="fa-IR"/>
        </w:rPr>
        <w:t>بازی</w:t>
      </w:r>
      <w:del w:id="18357" w:author="Mehrnazi Boojari" w:date="2019-01-07T09:49:00Z">
        <w:r w:rsidR="003F34B6" w:rsidRPr="00471054" w:rsidDel="006F7CCF">
          <w:rPr>
            <w:rFonts w:ascii="B Lotus" w:hAnsi="B Lotus" w:cs="B Lotus" w:hint="cs"/>
            <w:sz w:val="24"/>
            <w:szCs w:val="24"/>
            <w:rtl/>
            <w:lang w:bidi="fa-IR"/>
          </w:rPr>
          <w:delText xml:space="preserve"> می </w:delText>
        </w:r>
      </w:del>
      <w:ins w:id="18358" w:author="Mehrnazi Boojari" w:date="2019-01-07T09:49:00Z">
        <w:r w:rsidR="006F7CCF">
          <w:rPr>
            <w:rFonts w:ascii="B Lotus" w:hAnsi="B Lotus" w:cs="B Lotus" w:hint="cs"/>
            <w:sz w:val="24"/>
            <w:szCs w:val="24"/>
            <w:rtl/>
            <w:lang w:bidi="fa-IR"/>
          </w:rPr>
          <w:t xml:space="preserve"> </w:t>
        </w:r>
      </w:ins>
      <w:del w:id="18359" w:author="Mehrnazi Boojari" w:date="2019-01-07T10:52:00Z">
        <w:r w:rsidR="003F34B6" w:rsidRPr="00471054" w:rsidDel="006A1F1D">
          <w:rPr>
            <w:rFonts w:ascii="B Lotus" w:hAnsi="B Lotus" w:cs="B Lotus" w:hint="cs"/>
            <w:sz w:val="24"/>
            <w:szCs w:val="24"/>
            <w:rtl/>
            <w:lang w:bidi="fa-IR"/>
          </w:rPr>
          <w:delText>کند</w:delText>
        </w:r>
      </w:del>
      <w:ins w:id="18360" w:author="Mehrnazi Boojari" w:date="2019-01-07T10:52:00Z">
        <w:r w:rsidR="006A1F1D">
          <w:rPr>
            <w:rFonts w:ascii="B Lotus" w:hAnsi="B Lotus" w:cs="B Lotus" w:hint="cs"/>
            <w:sz w:val="24"/>
            <w:szCs w:val="24"/>
            <w:rtl/>
            <w:lang w:bidi="fa-IR"/>
          </w:rPr>
          <w:t>می‌کند</w:t>
        </w:r>
      </w:ins>
      <w:r w:rsidR="003F34B6" w:rsidRPr="00471054">
        <w:rPr>
          <w:rFonts w:ascii="B Lotus" w:hAnsi="B Lotus" w:cs="B Lotus" w:hint="cs"/>
          <w:sz w:val="24"/>
          <w:szCs w:val="24"/>
          <w:rtl/>
          <w:lang w:bidi="fa-IR"/>
        </w:rPr>
        <w:t>.</w:t>
      </w:r>
    </w:p>
    <w:p w14:paraId="6880A2F6" w14:textId="77777777" w:rsidR="003F34B6" w:rsidRPr="00471054" w:rsidRDefault="003F34B6" w:rsidP="00F27FE9">
      <w:pPr>
        <w:pStyle w:val="Heading3"/>
        <w:rPr>
          <w:rFonts w:ascii="B Lotus" w:hAnsi="B Lotus"/>
          <w:rtl/>
        </w:rPr>
      </w:pPr>
      <w:bookmarkStart w:id="18361" w:name="_Toc533248642"/>
      <w:bookmarkStart w:id="18362" w:name="_Toc533781302"/>
      <w:bookmarkStart w:id="18363" w:name="_Toc533782258"/>
      <w:r w:rsidRPr="00471054">
        <w:rPr>
          <w:rFonts w:ascii="B Lotus" w:hAnsi="B Lotus" w:hint="cs"/>
          <w:rtl/>
        </w:rPr>
        <w:lastRenderedPageBreak/>
        <w:t xml:space="preserve">مقایسه </w:t>
      </w:r>
      <w:r w:rsidR="00F27FE9" w:rsidRPr="00471054">
        <w:rPr>
          <w:rFonts w:ascii="B Lotus" w:hAnsi="B Lotus" w:hint="cs"/>
          <w:rtl/>
        </w:rPr>
        <w:t xml:space="preserve">فراوانی </w:t>
      </w:r>
      <w:r w:rsidRPr="00471054">
        <w:rPr>
          <w:rFonts w:ascii="B Lotus" w:hAnsi="B Lotus" w:hint="cs"/>
          <w:rtl/>
        </w:rPr>
        <w:t xml:space="preserve">عوامل و </w:t>
      </w:r>
      <w:del w:id="18364" w:author="Mehrnazi Boojari" w:date="2019-01-07T09:45:00Z">
        <w:r w:rsidRPr="00471054" w:rsidDel="006F7CCF">
          <w:rPr>
            <w:rFonts w:ascii="B Lotus" w:hAnsi="B Lotus" w:hint="cs"/>
            <w:rtl/>
          </w:rPr>
          <w:delText>راه حل</w:delText>
        </w:r>
      </w:del>
      <w:ins w:id="18365" w:author="Mehrnazi Boojari" w:date="2019-01-07T09:45:00Z">
        <w:r w:rsidR="006F7CCF">
          <w:rPr>
            <w:rFonts w:ascii="B Lotus" w:hAnsi="B Lotus" w:hint="cs"/>
            <w:rtl/>
          </w:rPr>
          <w:t>راه‌حل</w:t>
        </w:r>
      </w:ins>
      <w:del w:id="18366" w:author="Mehrnazi Boojari" w:date="2019-01-07T09:46:00Z">
        <w:r w:rsidRPr="00471054" w:rsidDel="006F7CCF">
          <w:rPr>
            <w:rFonts w:ascii="B Lotus" w:hAnsi="B Lotus" w:hint="cs"/>
            <w:rtl/>
          </w:rPr>
          <w:delText xml:space="preserve"> های </w:delText>
        </w:r>
      </w:del>
      <w:ins w:id="18367" w:author="Mehrnazi Boojari" w:date="2019-01-07T09:46:00Z">
        <w:r w:rsidR="006F7CCF">
          <w:rPr>
            <w:rFonts w:ascii="B Lotus" w:hAnsi="B Lotus" w:hint="cs"/>
            <w:rtl/>
          </w:rPr>
          <w:t xml:space="preserve">‌های </w:t>
        </w:r>
      </w:ins>
      <w:r w:rsidRPr="00471054">
        <w:rPr>
          <w:rFonts w:ascii="B Lotus" w:hAnsi="B Lotus" w:hint="cs"/>
          <w:rtl/>
        </w:rPr>
        <w:t>پیشنهادی مسکن روستایی</w:t>
      </w:r>
      <w:bookmarkEnd w:id="18361"/>
      <w:bookmarkEnd w:id="18362"/>
      <w:bookmarkEnd w:id="18363"/>
      <w:r w:rsidRPr="00471054">
        <w:rPr>
          <w:rFonts w:ascii="B Lotus" w:hAnsi="B Lotus" w:hint="cs"/>
          <w:rtl/>
        </w:rPr>
        <w:t xml:space="preserve"> </w:t>
      </w:r>
    </w:p>
    <w:p w14:paraId="29F8A0A5" w14:textId="77777777" w:rsidR="00B97A91" w:rsidRPr="00471054" w:rsidRDefault="00B97A91" w:rsidP="005672F3">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جدول 5</w:t>
      </w:r>
      <w:del w:id="18368" w:author="Mehrnazi Boojari" w:date="2019-01-15T07:07:00Z">
        <w:r w:rsidRPr="00471054" w:rsidDel="005672F3">
          <w:rPr>
            <w:rFonts w:ascii="B Lotus" w:hAnsi="B Lotus" w:cs="B Lotus" w:hint="cs"/>
            <w:sz w:val="24"/>
            <w:szCs w:val="24"/>
            <w:rtl/>
            <w:lang w:bidi="fa-IR"/>
          </w:rPr>
          <w:delText>.</w:delText>
        </w:r>
      </w:del>
      <w:ins w:id="18369" w:author="Mehrnazi Boojari" w:date="2019-01-15T07:07:00Z">
        <w:r w:rsidR="005672F3">
          <w:rPr>
            <w:rFonts w:ascii="B Lotus" w:hAnsi="B Lotus" w:cs="B Lotus" w:hint="cs"/>
            <w:sz w:val="24"/>
            <w:szCs w:val="24"/>
            <w:rtl/>
            <w:lang w:bidi="fa-IR"/>
          </w:rPr>
          <w:t>-</w:t>
        </w:r>
      </w:ins>
      <w:r w:rsidRPr="00471054">
        <w:rPr>
          <w:rFonts w:ascii="B Lotus" w:hAnsi="B Lotus" w:cs="B Lotus" w:hint="cs"/>
          <w:sz w:val="24"/>
          <w:szCs w:val="24"/>
          <w:rtl/>
          <w:lang w:bidi="fa-IR"/>
        </w:rPr>
        <w:t xml:space="preserve">1 فراوانی عوامل ایجاد چالش و </w:t>
      </w:r>
      <w:del w:id="18370" w:author="Mehrnazi Boojari" w:date="2019-01-07T09:45:00Z">
        <w:r w:rsidRPr="00471054" w:rsidDel="006F7CCF">
          <w:rPr>
            <w:rFonts w:ascii="B Lotus" w:hAnsi="B Lotus" w:cs="B Lotus" w:hint="cs"/>
            <w:sz w:val="24"/>
            <w:szCs w:val="24"/>
            <w:rtl/>
            <w:lang w:bidi="fa-IR"/>
          </w:rPr>
          <w:delText>راه حل</w:delText>
        </w:r>
      </w:del>
      <w:ins w:id="18371" w:author="Mehrnazi Boojari" w:date="2019-01-07T09:45:00Z">
        <w:r w:rsidR="006F7CCF">
          <w:rPr>
            <w:rFonts w:ascii="B Lotus" w:hAnsi="B Lotus" w:cs="B Lotus" w:hint="cs"/>
            <w:sz w:val="24"/>
            <w:szCs w:val="24"/>
            <w:rtl/>
            <w:lang w:bidi="fa-IR"/>
          </w:rPr>
          <w:t>راه‌حل</w:t>
        </w:r>
      </w:ins>
      <w:del w:id="18372" w:author="Mehrnazi Boojari" w:date="2019-01-07T09:46:00Z">
        <w:r w:rsidRPr="00471054" w:rsidDel="006F7CCF">
          <w:rPr>
            <w:rFonts w:ascii="B Lotus" w:hAnsi="B Lotus" w:cs="B Lotus" w:hint="cs"/>
            <w:sz w:val="24"/>
            <w:szCs w:val="24"/>
            <w:rtl/>
            <w:lang w:bidi="fa-IR"/>
          </w:rPr>
          <w:delText xml:space="preserve"> های </w:delText>
        </w:r>
      </w:del>
      <w:ins w:id="18373"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پیشنهادی را نشان</w:t>
      </w:r>
      <w:del w:id="18374" w:author="Mehrnazi Boojari" w:date="2019-01-07T09:49:00Z">
        <w:r w:rsidRPr="00471054" w:rsidDel="006F7CCF">
          <w:rPr>
            <w:rFonts w:ascii="B Lotus" w:hAnsi="B Lotus" w:cs="B Lotus" w:hint="cs"/>
            <w:sz w:val="24"/>
            <w:szCs w:val="24"/>
            <w:rtl/>
            <w:lang w:bidi="fa-IR"/>
          </w:rPr>
          <w:delText xml:space="preserve"> می </w:delText>
        </w:r>
      </w:del>
      <w:ins w:id="18375"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دهد.</w:t>
      </w:r>
    </w:p>
    <w:p w14:paraId="42379549" w14:textId="77777777" w:rsidR="00760FF5" w:rsidRPr="00471054" w:rsidRDefault="00760FF5" w:rsidP="005672F3">
      <w:pPr>
        <w:pStyle w:val="Caption"/>
        <w:keepNext/>
        <w:bidi/>
      </w:pPr>
      <w:r w:rsidRPr="00471054">
        <w:rPr>
          <w:rtl/>
        </w:rPr>
        <w:t xml:space="preserve">جدول </w:t>
      </w:r>
      <w:fldSimple w:instr=" STYLEREF 1 \s ">
        <w:r w:rsidR="002749F0">
          <w:rPr>
            <w:noProof/>
            <w:rtl/>
          </w:rPr>
          <w:t>‏5</w:t>
        </w:r>
      </w:fldSimple>
      <w:del w:id="18376" w:author="Mehrnazi Boojari" w:date="2019-01-15T07:07:00Z">
        <w:r w:rsidR="002749F0" w:rsidDel="005672F3">
          <w:rPr>
            <w:rtl/>
          </w:rPr>
          <w:delText>.</w:delText>
        </w:r>
      </w:del>
      <w:ins w:id="18377" w:author="Mehrnazi Boojari" w:date="2019-01-15T07:07:00Z">
        <w:r w:rsidR="005672F3">
          <w:rPr>
            <w:rFonts w:hint="cs"/>
            <w:rtl/>
          </w:rPr>
          <w:t>-</w:t>
        </w:r>
      </w:ins>
      <w:fldSimple w:instr=" SEQ جدول \* ARABIC \s 1 ">
        <w:r w:rsidR="002749F0">
          <w:rPr>
            <w:noProof/>
            <w:rtl/>
          </w:rPr>
          <w:t>1</w:t>
        </w:r>
      </w:fldSimple>
      <w:del w:id="18378" w:author="Mehrnazi Boojari" w:date="2019-01-07T10:35:00Z">
        <w:r w:rsidRPr="00471054" w:rsidDel="006C73A5">
          <w:rPr>
            <w:rFonts w:hint="cs"/>
            <w:noProof/>
            <w:rtl/>
            <w:lang w:bidi="fa-IR"/>
          </w:rPr>
          <w:delText xml:space="preserve"> : </w:delText>
        </w:r>
      </w:del>
      <w:ins w:id="18379" w:author="Mehrnazi Boojari" w:date="2019-01-07T10:35:00Z">
        <w:r w:rsidR="006C73A5">
          <w:rPr>
            <w:rFonts w:hint="cs"/>
            <w:noProof/>
            <w:rtl/>
            <w:lang w:bidi="fa-IR"/>
          </w:rPr>
          <w:t xml:space="preserve">: </w:t>
        </w:r>
      </w:ins>
      <w:r w:rsidRPr="00471054">
        <w:rPr>
          <w:rFonts w:hint="cs"/>
          <w:noProof/>
          <w:rtl/>
          <w:lang w:bidi="fa-IR"/>
        </w:rPr>
        <w:t xml:space="preserve">مقایسه فراوانی عوامل ایجاد چالش و </w:t>
      </w:r>
      <w:del w:id="18380" w:author="Mehrnazi Boojari" w:date="2019-01-15T07:07:00Z">
        <w:r w:rsidRPr="00471054" w:rsidDel="005672F3">
          <w:rPr>
            <w:rFonts w:hint="cs"/>
            <w:noProof/>
            <w:rtl/>
            <w:lang w:bidi="fa-IR"/>
          </w:rPr>
          <w:delText xml:space="preserve">اره </w:delText>
        </w:r>
      </w:del>
      <w:ins w:id="18381" w:author="Mehrnazi Boojari" w:date="2019-01-15T07:07:00Z">
        <w:r w:rsidR="005672F3">
          <w:rPr>
            <w:rFonts w:hint="cs"/>
            <w:noProof/>
            <w:rtl/>
            <w:lang w:bidi="fa-IR"/>
          </w:rPr>
          <w:t>راه</w:t>
        </w:r>
        <w:r w:rsidR="005672F3">
          <w:rPr>
            <w:rFonts w:cs="B Nazanin" w:hint="cs"/>
            <w:noProof/>
            <w:rtl/>
            <w:lang w:bidi="fa-IR"/>
          </w:rPr>
          <w:t>‌</w:t>
        </w:r>
      </w:ins>
      <w:r w:rsidRPr="00471054">
        <w:rPr>
          <w:rFonts w:hint="cs"/>
          <w:noProof/>
          <w:rtl/>
          <w:lang w:bidi="fa-IR"/>
        </w:rPr>
        <w:t>حل</w:t>
      </w:r>
      <w:del w:id="18382" w:author="Mehrnazi Boojari" w:date="2019-01-07T09:46:00Z">
        <w:r w:rsidRPr="00471054" w:rsidDel="006F7CCF">
          <w:rPr>
            <w:rFonts w:hint="cs"/>
            <w:noProof/>
            <w:rtl/>
            <w:lang w:bidi="fa-IR"/>
          </w:rPr>
          <w:delText xml:space="preserve"> های </w:delText>
        </w:r>
      </w:del>
      <w:ins w:id="18383" w:author="Mehrnazi Boojari" w:date="2019-01-07T09:46:00Z">
        <w:r w:rsidR="006F7CCF">
          <w:rPr>
            <w:rFonts w:hint="cs"/>
            <w:noProof/>
            <w:rtl/>
            <w:lang w:bidi="fa-IR"/>
          </w:rPr>
          <w:t xml:space="preserve">‌های </w:t>
        </w:r>
      </w:ins>
      <w:r w:rsidRPr="00471054">
        <w:rPr>
          <w:rFonts w:hint="cs"/>
          <w:noProof/>
          <w:rtl/>
          <w:lang w:bidi="fa-IR"/>
        </w:rPr>
        <w:t>پیشنهادی مسکن روستایی</w:t>
      </w:r>
    </w:p>
    <w:tbl>
      <w:tblPr>
        <w:tblStyle w:val="TableGrid"/>
        <w:bidiVisual/>
        <w:tblW w:w="0" w:type="auto"/>
        <w:tblInd w:w="571" w:type="dxa"/>
        <w:tblLook w:val="04A0" w:firstRow="1" w:lastRow="0" w:firstColumn="1" w:lastColumn="0" w:noHBand="0" w:noVBand="1"/>
      </w:tblPr>
      <w:tblGrid>
        <w:gridCol w:w="1359"/>
        <w:gridCol w:w="3790"/>
        <w:gridCol w:w="3525"/>
      </w:tblGrid>
      <w:tr w:rsidR="00C47045" w:rsidRPr="00471054" w14:paraId="2C6D25CD" w14:textId="77777777" w:rsidTr="009531E6">
        <w:tc>
          <w:tcPr>
            <w:tcW w:w="1418" w:type="dxa"/>
            <w:vAlign w:val="center"/>
          </w:tcPr>
          <w:p w14:paraId="6966E5F6" w14:textId="77777777" w:rsidR="00C47045" w:rsidRPr="00471054" w:rsidRDefault="002A7C08" w:rsidP="002A7C08">
            <w:pPr>
              <w:bidi/>
              <w:jc w:val="center"/>
              <w:rPr>
                <w:rFonts w:ascii="B Lotus" w:hAnsi="B Lotus" w:cs="B Lotus"/>
                <w:b/>
                <w:bCs/>
                <w:rtl/>
                <w:lang w:bidi="fa-IR"/>
              </w:rPr>
            </w:pPr>
            <w:r w:rsidRPr="00471054">
              <w:rPr>
                <w:rFonts w:ascii="B Lotus" w:hAnsi="B Lotus" w:cs="B Lotus" w:hint="cs"/>
                <w:b/>
                <w:bCs/>
                <w:rtl/>
                <w:lang w:bidi="fa-IR"/>
              </w:rPr>
              <w:t xml:space="preserve">فراوانی </w:t>
            </w:r>
          </w:p>
        </w:tc>
        <w:tc>
          <w:tcPr>
            <w:tcW w:w="3827" w:type="dxa"/>
            <w:vAlign w:val="center"/>
          </w:tcPr>
          <w:p w14:paraId="2B910368" w14:textId="77777777" w:rsidR="00C47045" w:rsidRPr="00471054" w:rsidRDefault="00C47045" w:rsidP="002A7C08">
            <w:pPr>
              <w:bidi/>
              <w:jc w:val="center"/>
              <w:rPr>
                <w:rFonts w:ascii="B Lotus" w:hAnsi="B Lotus" w:cs="B Lotus"/>
                <w:b/>
                <w:bCs/>
                <w:rtl/>
                <w:lang w:bidi="fa-IR"/>
              </w:rPr>
            </w:pPr>
            <w:r w:rsidRPr="00471054">
              <w:rPr>
                <w:rFonts w:ascii="B Lotus" w:hAnsi="B Lotus" w:cs="B Lotus" w:hint="cs"/>
                <w:b/>
                <w:bCs/>
                <w:rtl/>
                <w:lang w:bidi="fa-IR"/>
              </w:rPr>
              <w:t>عوامل ایجاد چالش</w:t>
            </w:r>
          </w:p>
        </w:tc>
        <w:tc>
          <w:tcPr>
            <w:tcW w:w="3534" w:type="dxa"/>
            <w:vAlign w:val="center"/>
          </w:tcPr>
          <w:p w14:paraId="753C7BFA" w14:textId="77777777" w:rsidR="00C47045" w:rsidRPr="00471054" w:rsidRDefault="00C47045" w:rsidP="002A7C08">
            <w:pPr>
              <w:bidi/>
              <w:jc w:val="center"/>
              <w:rPr>
                <w:rFonts w:ascii="B Lotus" w:hAnsi="B Lotus" w:cs="B Lotus"/>
                <w:b/>
                <w:bCs/>
                <w:rtl/>
                <w:lang w:bidi="fa-IR"/>
              </w:rPr>
            </w:pPr>
            <w:del w:id="18384" w:author="Mehrnazi Boojari" w:date="2019-01-07T09:45:00Z">
              <w:r w:rsidRPr="00471054" w:rsidDel="006F7CCF">
                <w:rPr>
                  <w:rFonts w:ascii="B Lotus" w:hAnsi="B Lotus" w:cs="B Lotus" w:hint="cs"/>
                  <w:b/>
                  <w:bCs/>
                  <w:rtl/>
                  <w:lang w:bidi="fa-IR"/>
                </w:rPr>
                <w:delText>راه حل</w:delText>
              </w:r>
            </w:del>
            <w:ins w:id="18385" w:author="Mehrnazi Boojari" w:date="2019-01-07T09:45:00Z">
              <w:r w:rsidR="006F7CCF">
                <w:rPr>
                  <w:rFonts w:ascii="B Lotus" w:hAnsi="B Lotus" w:cs="B Lotus" w:hint="cs"/>
                  <w:b/>
                  <w:bCs/>
                  <w:rtl/>
                  <w:lang w:bidi="fa-IR"/>
                </w:rPr>
                <w:t>راه‌حل</w:t>
              </w:r>
            </w:ins>
            <w:del w:id="18386" w:author="Mehrnazi Boojari" w:date="2019-01-07T09:46:00Z">
              <w:r w:rsidRPr="00471054" w:rsidDel="006F7CCF">
                <w:rPr>
                  <w:rFonts w:ascii="B Lotus" w:hAnsi="B Lotus" w:cs="B Lotus" w:hint="cs"/>
                  <w:b/>
                  <w:bCs/>
                  <w:rtl/>
                  <w:lang w:bidi="fa-IR"/>
                </w:rPr>
                <w:delText xml:space="preserve"> های </w:delText>
              </w:r>
            </w:del>
            <w:ins w:id="18387" w:author="Mehrnazi Boojari" w:date="2019-01-07T09:46:00Z">
              <w:r w:rsidR="006F7CCF">
                <w:rPr>
                  <w:rFonts w:ascii="B Lotus" w:hAnsi="B Lotus" w:cs="B Lotus" w:hint="cs"/>
                  <w:b/>
                  <w:bCs/>
                  <w:rtl/>
                  <w:lang w:bidi="fa-IR"/>
                </w:rPr>
                <w:t xml:space="preserve">‌های </w:t>
              </w:r>
            </w:ins>
            <w:r w:rsidRPr="00471054">
              <w:rPr>
                <w:rFonts w:ascii="B Lotus" w:hAnsi="B Lotus" w:cs="B Lotus" w:hint="cs"/>
                <w:b/>
                <w:bCs/>
                <w:rtl/>
                <w:lang w:bidi="fa-IR"/>
              </w:rPr>
              <w:t>پیشنهادی</w:t>
            </w:r>
          </w:p>
        </w:tc>
      </w:tr>
      <w:tr w:rsidR="00C47045" w:rsidRPr="00471054" w14:paraId="0F9FFD4F" w14:textId="77777777" w:rsidTr="009531E6">
        <w:tc>
          <w:tcPr>
            <w:tcW w:w="1418" w:type="dxa"/>
            <w:vAlign w:val="center"/>
          </w:tcPr>
          <w:p w14:paraId="724FE63D" w14:textId="77777777" w:rsidR="00C47045" w:rsidRPr="00471054" w:rsidRDefault="00C47045" w:rsidP="002A7C08">
            <w:pPr>
              <w:bidi/>
              <w:jc w:val="center"/>
              <w:rPr>
                <w:rFonts w:ascii="B Lotus" w:hAnsi="B Lotus" w:cs="B Lotus"/>
                <w:b/>
                <w:bCs/>
                <w:sz w:val="20"/>
                <w:szCs w:val="20"/>
                <w:rtl/>
                <w:lang w:bidi="fa-IR"/>
              </w:rPr>
            </w:pPr>
            <w:r w:rsidRPr="00471054">
              <w:rPr>
                <w:rFonts w:ascii="B Lotus" w:hAnsi="B Lotus" w:cs="B Lotus" w:hint="cs"/>
                <w:b/>
                <w:bCs/>
                <w:sz w:val="20"/>
                <w:szCs w:val="20"/>
                <w:rtl/>
                <w:lang w:bidi="fa-IR"/>
              </w:rPr>
              <w:t>فراوانی حوزه بررسی</w:t>
            </w:r>
          </w:p>
        </w:tc>
        <w:tc>
          <w:tcPr>
            <w:tcW w:w="3827" w:type="dxa"/>
            <w:vAlign w:val="center"/>
          </w:tcPr>
          <w:p w14:paraId="7E4097E9" w14:textId="77777777" w:rsidR="00C47045" w:rsidRPr="00471054" w:rsidRDefault="002A7C08" w:rsidP="002A7C08">
            <w:pPr>
              <w:bidi/>
              <w:jc w:val="center"/>
              <w:rPr>
                <w:rFonts w:ascii="B Lotus" w:hAnsi="B Lotus" w:cs="B Lotus"/>
                <w:sz w:val="24"/>
                <w:szCs w:val="24"/>
                <w:rtl/>
                <w:lang w:bidi="fa-IR"/>
              </w:rPr>
            </w:pPr>
            <w:r w:rsidRPr="00471054">
              <w:rPr>
                <w:rFonts w:ascii="B Lotus" w:hAnsi="B Lotus"/>
                <w:noProof/>
              </w:rPr>
              <w:drawing>
                <wp:inline distT="0" distB="0" distL="0" distR="0" wp14:anchorId="2C49D0FE" wp14:editId="26E37AB7">
                  <wp:extent cx="2011293" cy="1383030"/>
                  <wp:effectExtent l="0" t="0" r="8255" b="762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3534" w:type="dxa"/>
            <w:vAlign w:val="center"/>
          </w:tcPr>
          <w:p w14:paraId="0F10B943" w14:textId="77777777" w:rsidR="00C47045" w:rsidRPr="00471054" w:rsidRDefault="00C47045" w:rsidP="002A7C08">
            <w:pPr>
              <w:bidi/>
              <w:jc w:val="center"/>
              <w:rPr>
                <w:rFonts w:ascii="B Lotus" w:hAnsi="B Lotus" w:cs="B Lotus"/>
                <w:sz w:val="24"/>
                <w:szCs w:val="24"/>
                <w:rtl/>
                <w:lang w:bidi="fa-IR"/>
              </w:rPr>
            </w:pPr>
            <w:r w:rsidRPr="00471054">
              <w:rPr>
                <w:rFonts w:ascii="B Lotus" w:hAnsi="B Lotus"/>
                <w:noProof/>
              </w:rPr>
              <w:drawing>
                <wp:inline distT="0" distB="0" distL="0" distR="0" wp14:anchorId="7FE77B2B" wp14:editId="6E6D25C4">
                  <wp:extent cx="2027583" cy="1439186"/>
                  <wp:effectExtent l="0" t="0" r="10795" b="889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C47045" w:rsidRPr="00471054" w14:paraId="373169FD" w14:textId="77777777" w:rsidTr="009531E6">
        <w:tc>
          <w:tcPr>
            <w:tcW w:w="1418" w:type="dxa"/>
            <w:vAlign w:val="center"/>
          </w:tcPr>
          <w:p w14:paraId="07C57B7F" w14:textId="77777777" w:rsidR="00C47045" w:rsidRPr="00471054" w:rsidRDefault="00C47045" w:rsidP="002A7C08">
            <w:pPr>
              <w:bidi/>
              <w:jc w:val="center"/>
              <w:rPr>
                <w:rFonts w:ascii="B Lotus" w:hAnsi="B Lotus" w:cs="B Lotus"/>
                <w:b/>
                <w:bCs/>
                <w:sz w:val="20"/>
                <w:szCs w:val="20"/>
                <w:rtl/>
                <w:lang w:bidi="fa-IR"/>
              </w:rPr>
            </w:pPr>
            <w:r w:rsidRPr="00471054">
              <w:rPr>
                <w:rFonts w:ascii="B Lotus" w:hAnsi="B Lotus" w:cs="B Lotus" w:hint="cs"/>
                <w:b/>
                <w:bCs/>
                <w:sz w:val="20"/>
                <w:szCs w:val="20"/>
                <w:rtl/>
                <w:lang w:bidi="fa-IR"/>
              </w:rPr>
              <w:t>فراوانی قوانین مرتبط</w:t>
            </w:r>
          </w:p>
        </w:tc>
        <w:tc>
          <w:tcPr>
            <w:tcW w:w="3827" w:type="dxa"/>
            <w:vAlign w:val="center"/>
          </w:tcPr>
          <w:p w14:paraId="3E1F68AA" w14:textId="77777777" w:rsidR="00C47045" w:rsidRPr="00471054" w:rsidRDefault="00C47045" w:rsidP="002A7C08">
            <w:pPr>
              <w:bidi/>
              <w:jc w:val="center"/>
              <w:rPr>
                <w:rFonts w:ascii="B Lotus" w:hAnsi="B Lotus" w:cs="B Lotus"/>
                <w:sz w:val="24"/>
                <w:szCs w:val="24"/>
                <w:rtl/>
                <w:lang w:bidi="fa-IR"/>
              </w:rPr>
            </w:pPr>
            <w:r w:rsidRPr="00471054">
              <w:rPr>
                <w:rFonts w:ascii="B Lotus" w:hAnsi="B Lotus"/>
                <w:noProof/>
              </w:rPr>
              <w:drawing>
                <wp:inline distT="0" distB="0" distL="0" distR="0" wp14:anchorId="6C4EC7DC" wp14:editId="25564646">
                  <wp:extent cx="2017947" cy="1550035"/>
                  <wp:effectExtent l="0" t="0" r="1905" b="1206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3534" w:type="dxa"/>
            <w:vAlign w:val="center"/>
          </w:tcPr>
          <w:p w14:paraId="55FF1E12" w14:textId="77777777" w:rsidR="00C47045" w:rsidRPr="00471054" w:rsidRDefault="00C47045" w:rsidP="002A7C08">
            <w:pPr>
              <w:bidi/>
              <w:jc w:val="center"/>
              <w:rPr>
                <w:rFonts w:ascii="B Lotus" w:hAnsi="B Lotus" w:cs="B Lotus"/>
                <w:sz w:val="24"/>
                <w:szCs w:val="24"/>
                <w:rtl/>
                <w:lang w:bidi="fa-IR"/>
              </w:rPr>
            </w:pPr>
            <w:r w:rsidRPr="00471054">
              <w:rPr>
                <w:rFonts w:ascii="B Lotus" w:hAnsi="B Lotus"/>
                <w:noProof/>
              </w:rPr>
              <w:drawing>
                <wp:inline distT="0" distB="0" distL="0" distR="0" wp14:anchorId="79D2AEF0" wp14:editId="228E2048">
                  <wp:extent cx="2019300" cy="1543792"/>
                  <wp:effectExtent l="0" t="0" r="0" b="1841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C47045" w:rsidRPr="00471054" w14:paraId="7F2044F9" w14:textId="77777777" w:rsidTr="009531E6">
        <w:tc>
          <w:tcPr>
            <w:tcW w:w="1418" w:type="dxa"/>
            <w:vAlign w:val="center"/>
          </w:tcPr>
          <w:p w14:paraId="7DBBD364" w14:textId="77777777" w:rsidR="00C47045" w:rsidRPr="00471054" w:rsidRDefault="00C47045" w:rsidP="002A7C08">
            <w:pPr>
              <w:bidi/>
              <w:jc w:val="center"/>
              <w:rPr>
                <w:rFonts w:ascii="B Lotus" w:hAnsi="B Lotus" w:cs="B Lotus"/>
                <w:b/>
                <w:bCs/>
                <w:sz w:val="20"/>
                <w:szCs w:val="20"/>
                <w:rtl/>
                <w:lang w:bidi="fa-IR"/>
              </w:rPr>
            </w:pPr>
            <w:r w:rsidRPr="00471054">
              <w:rPr>
                <w:rFonts w:ascii="B Lotus" w:hAnsi="B Lotus" w:cs="B Lotus" w:hint="cs"/>
                <w:b/>
                <w:bCs/>
                <w:sz w:val="20"/>
                <w:szCs w:val="20"/>
                <w:rtl/>
                <w:lang w:bidi="fa-IR"/>
              </w:rPr>
              <w:t>فراوانی دستگاه متولی و مرتبط</w:t>
            </w:r>
          </w:p>
        </w:tc>
        <w:tc>
          <w:tcPr>
            <w:tcW w:w="3827" w:type="dxa"/>
            <w:vAlign w:val="center"/>
          </w:tcPr>
          <w:p w14:paraId="29A9A448" w14:textId="77777777" w:rsidR="009531E6" w:rsidRPr="00471054" w:rsidRDefault="009531E6" w:rsidP="0005655C">
            <w:pPr>
              <w:pStyle w:val="ListParagraph"/>
              <w:numPr>
                <w:ilvl w:val="0"/>
                <w:numId w:val="6"/>
              </w:numPr>
              <w:bidi/>
              <w:jc w:val="left"/>
              <w:rPr>
                <w:sz w:val="20"/>
                <w:szCs w:val="20"/>
                <w:rtl/>
                <w:lang w:bidi="fa-IR"/>
              </w:rPr>
            </w:pPr>
            <w:r w:rsidRPr="00471054">
              <w:rPr>
                <w:rFonts w:hint="cs"/>
                <w:sz w:val="20"/>
                <w:szCs w:val="20"/>
                <w:rtl/>
                <w:lang w:bidi="fa-IR"/>
              </w:rPr>
              <w:t xml:space="preserve">بنیاد مسکن </w:t>
            </w:r>
          </w:p>
          <w:p w14:paraId="6C1028DB" w14:textId="77777777" w:rsidR="009531E6" w:rsidRPr="00471054" w:rsidRDefault="009531E6" w:rsidP="0005655C">
            <w:pPr>
              <w:pStyle w:val="ListParagraph"/>
              <w:numPr>
                <w:ilvl w:val="0"/>
                <w:numId w:val="6"/>
              </w:numPr>
              <w:bidi/>
              <w:jc w:val="left"/>
              <w:rPr>
                <w:sz w:val="20"/>
                <w:szCs w:val="20"/>
                <w:rtl/>
                <w:lang w:bidi="fa-IR"/>
              </w:rPr>
            </w:pPr>
            <w:r w:rsidRPr="00471054">
              <w:rPr>
                <w:rFonts w:hint="cs"/>
                <w:sz w:val="20"/>
                <w:szCs w:val="20"/>
                <w:rtl/>
                <w:lang w:bidi="fa-IR"/>
              </w:rPr>
              <w:t xml:space="preserve">دهیاری و شورا </w:t>
            </w:r>
          </w:p>
          <w:p w14:paraId="42FC5D6F" w14:textId="77777777" w:rsidR="00C47045" w:rsidRPr="00471054" w:rsidRDefault="009531E6" w:rsidP="0005655C">
            <w:pPr>
              <w:pStyle w:val="ListParagraph"/>
              <w:numPr>
                <w:ilvl w:val="0"/>
                <w:numId w:val="6"/>
              </w:numPr>
              <w:bidi/>
              <w:jc w:val="left"/>
              <w:rPr>
                <w:rtl/>
                <w:lang w:bidi="fa-IR"/>
              </w:rPr>
            </w:pPr>
            <w:r w:rsidRPr="00471054">
              <w:rPr>
                <w:rFonts w:hint="cs"/>
                <w:sz w:val="20"/>
                <w:szCs w:val="20"/>
                <w:rtl/>
                <w:lang w:bidi="fa-IR"/>
              </w:rPr>
              <w:t xml:space="preserve">دفتر مقررات ملی ساختمان </w:t>
            </w:r>
          </w:p>
        </w:tc>
        <w:tc>
          <w:tcPr>
            <w:tcW w:w="3534" w:type="dxa"/>
            <w:vAlign w:val="center"/>
          </w:tcPr>
          <w:p w14:paraId="6699392C" w14:textId="77777777" w:rsidR="002A7C08" w:rsidRPr="00471054" w:rsidRDefault="002A7C08" w:rsidP="0005655C">
            <w:pPr>
              <w:pStyle w:val="ListParagraph"/>
              <w:numPr>
                <w:ilvl w:val="0"/>
                <w:numId w:val="5"/>
              </w:numPr>
              <w:bidi/>
              <w:jc w:val="left"/>
              <w:rPr>
                <w:sz w:val="20"/>
                <w:szCs w:val="20"/>
                <w:rtl/>
                <w:lang w:bidi="fa-IR"/>
              </w:rPr>
            </w:pPr>
            <w:r w:rsidRPr="00471054">
              <w:rPr>
                <w:sz w:val="20"/>
                <w:szCs w:val="20"/>
                <w:rtl/>
                <w:lang w:bidi="fa-IR"/>
              </w:rPr>
              <w:t>بن</w:t>
            </w:r>
            <w:r w:rsidRPr="00471054">
              <w:rPr>
                <w:rFonts w:hint="cs"/>
                <w:sz w:val="20"/>
                <w:szCs w:val="20"/>
                <w:rtl/>
                <w:lang w:bidi="fa-IR"/>
              </w:rPr>
              <w:t>ی</w:t>
            </w:r>
            <w:r w:rsidRPr="00471054">
              <w:rPr>
                <w:rFonts w:hint="eastAsia"/>
                <w:sz w:val="20"/>
                <w:szCs w:val="20"/>
                <w:rtl/>
                <w:lang w:bidi="fa-IR"/>
              </w:rPr>
              <w:t>اد</w:t>
            </w:r>
            <w:r w:rsidRPr="00471054">
              <w:rPr>
                <w:sz w:val="20"/>
                <w:szCs w:val="20"/>
                <w:rtl/>
                <w:lang w:bidi="fa-IR"/>
              </w:rPr>
              <w:t xml:space="preserve"> مسکن </w:t>
            </w:r>
          </w:p>
          <w:p w14:paraId="1F3342A0" w14:textId="77777777" w:rsidR="002A7C08" w:rsidRPr="00471054" w:rsidRDefault="002A7C08" w:rsidP="0005655C">
            <w:pPr>
              <w:pStyle w:val="ListParagraph"/>
              <w:numPr>
                <w:ilvl w:val="0"/>
                <w:numId w:val="5"/>
              </w:numPr>
              <w:bidi/>
              <w:jc w:val="left"/>
              <w:rPr>
                <w:sz w:val="20"/>
                <w:szCs w:val="20"/>
                <w:rtl/>
                <w:lang w:bidi="fa-IR"/>
              </w:rPr>
            </w:pPr>
            <w:r w:rsidRPr="00471054">
              <w:rPr>
                <w:sz w:val="20"/>
                <w:szCs w:val="20"/>
                <w:rtl/>
                <w:lang w:bidi="fa-IR"/>
              </w:rPr>
              <w:t xml:space="preserve">سازمان برنامه و بودجه </w:t>
            </w:r>
          </w:p>
          <w:p w14:paraId="0C8FAE59" w14:textId="77777777" w:rsidR="00C47045" w:rsidRPr="00471054" w:rsidRDefault="002A7C08" w:rsidP="0005655C">
            <w:pPr>
              <w:pStyle w:val="ListParagraph"/>
              <w:numPr>
                <w:ilvl w:val="0"/>
                <w:numId w:val="5"/>
              </w:numPr>
              <w:bidi/>
              <w:jc w:val="left"/>
              <w:rPr>
                <w:rtl/>
                <w:lang w:bidi="fa-IR"/>
              </w:rPr>
            </w:pPr>
            <w:r w:rsidRPr="00471054">
              <w:rPr>
                <w:sz w:val="20"/>
                <w:szCs w:val="20"/>
                <w:rtl/>
                <w:lang w:bidi="fa-IR"/>
              </w:rPr>
              <w:t>دفتر مقررات مل</w:t>
            </w:r>
            <w:r w:rsidRPr="00471054">
              <w:rPr>
                <w:rFonts w:hint="cs"/>
                <w:sz w:val="20"/>
                <w:szCs w:val="20"/>
                <w:rtl/>
                <w:lang w:bidi="fa-IR"/>
              </w:rPr>
              <w:t>ی</w:t>
            </w:r>
            <w:r w:rsidRPr="00471054">
              <w:rPr>
                <w:sz w:val="20"/>
                <w:szCs w:val="20"/>
                <w:rtl/>
                <w:lang w:bidi="fa-IR"/>
              </w:rPr>
              <w:t xml:space="preserve"> ساختمان</w:t>
            </w:r>
          </w:p>
        </w:tc>
      </w:tr>
    </w:tbl>
    <w:p w14:paraId="140310F3" w14:textId="77777777" w:rsidR="003F34B6" w:rsidRPr="00471054" w:rsidRDefault="00B97A91" w:rsidP="00B97A91">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 xml:space="preserve"> </w:t>
      </w:r>
    </w:p>
    <w:p w14:paraId="54AE03EE" w14:textId="77777777" w:rsidR="00971866" w:rsidRPr="00471054" w:rsidRDefault="00760FF5" w:rsidP="005672F3">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با دقت در جدول 5</w:t>
      </w:r>
      <w:del w:id="18388" w:author="Mehrnazi Boojari" w:date="2019-01-15T07:08:00Z">
        <w:r w:rsidRPr="00471054" w:rsidDel="005672F3">
          <w:rPr>
            <w:rFonts w:ascii="B Lotus" w:hAnsi="B Lotus" w:cs="B Lotus" w:hint="cs"/>
            <w:sz w:val="24"/>
            <w:szCs w:val="24"/>
            <w:rtl/>
            <w:lang w:bidi="fa-IR"/>
          </w:rPr>
          <w:delText>.</w:delText>
        </w:r>
      </w:del>
      <w:ins w:id="18389" w:author="Mehrnazi Boojari" w:date="2019-01-15T07:08:00Z">
        <w:r w:rsidR="005672F3">
          <w:rPr>
            <w:rFonts w:ascii="B Lotus" w:hAnsi="B Lotus" w:cs="B Lotus" w:hint="cs"/>
            <w:sz w:val="24"/>
            <w:szCs w:val="24"/>
            <w:rtl/>
            <w:lang w:bidi="fa-IR"/>
          </w:rPr>
          <w:t>-</w:t>
        </w:r>
      </w:ins>
      <w:r w:rsidRPr="00471054">
        <w:rPr>
          <w:rFonts w:ascii="B Lotus" w:hAnsi="B Lotus" w:cs="B Lotus" w:hint="cs"/>
          <w:sz w:val="24"/>
          <w:szCs w:val="24"/>
          <w:rtl/>
          <w:lang w:bidi="fa-IR"/>
        </w:rPr>
        <w:t>1 نتایج ذیل حاصل</w:t>
      </w:r>
      <w:del w:id="18390" w:author="Mehrnazi Boojari" w:date="2019-01-07T09:49:00Z">
        <w:r w:rsidRPr="00471054" w:rsidDel="006F7CCF">
          <w:rPr>
            <w:rFonts w:ascii="B Lotus" w:hAnsi="B Lotus" w:cs="B Lotus" w:hint="cs"/>
            <w:sz w:val="24"/>
            <w:szCs w:val="24"/>
            <w:rtl/>
            <w:lang w:bidi="fa-IR"/>
          </w:rPr>
          <w:delText xml:space="preserve"> می </w:delText>
        </w:r>
      </w:del>
      <w:ins w:id="18391"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شود</w:t>
      </w:r>
      <w:del w:id="18392" w:author="Mehrnazi Boojari" w:date="2019-01-08T01:32:00Z">
        <w:r w:rsidRPr="00471054" w:rsidDel="00952B49">
          <w:rPr>
            <w:rFonts w:ascii="B Lotus" w:hAnsi="B Lotus" w:cs="B Lotus" w:hint="cs"/>
            <w:sz w:val="24"/>
            <w:szCs w:val="24"/>
            <w:rtl/>
            <w:lang w:bidi="fa-IR"/>
          </w:rPr>
          <w:delText xml:space="preserve"> :</w:delText>
        </w:r>
      </w:del>
      <w:ins w:id="18393" w:author="Mehrnazi Boojari" w:date="2019-01-08T01:32:00Z">
        <w:r w:rsidR="00952B49">
          <w:rPr>
            <w:rFonts w:ascii="B Lotus" w:hAnsi="B Lotus" w:cs="B Lotus" w:hint="cs"/>
            <w:sz w:val="24"/>
            <w:szCs w:val="24"/>
            <w:rtl/>
            <w:lang w:bidi="fa-IR"/>
          </w:rPr>
          <w:t>:</w:t>
        </w:r>
      </w:ins>
    </w:p>
    <w:p w14:paraId="32D9B081" w14:textId="77777777" w:rsidR="00760FF5" w:rsidRPr="00471054" w:rsidRDefault="00760FF5" w:rsidP="00632EB0">
      <w:pPr>
        <w:pStyle w:val="ListParagraph"/>
        <w:numPr>
          <w:ilvl w:val="0"/>
          <w:numId w:val="7"/>
        </w:numPr>
        <w:bidi/>
        <w:jc w:val="both"/>
        <w:rPr>
          <w:rtl/>
          <w:lang w:bidi="fa-IR"/>
        </w:rPr>
      </w:pPr>
      <w:r w:rsidRPr="00471054">
        <w:rPr>
          <w:rFonts w:hint="cs"/>
          <w:rtl/>
          <w:lang w:bidi="fa-IR"/>
        </w:rPr>
        <w:t>بیشترین فراوانی حوزه عوامل در حوزه برنامه</w:t>
      </w:r>
      <w:del w:id="18394" w:author="Mehrnazi Boojari" w:date="2019-01-07T10:05:00Z">
        <w:r w:rsidRPr="00471054" w:rsidDel="00A31D6F">
          <w:rPr>
            <w:rFonts w:hint="cs"/>
            <w:rtl/>
            <w:lang w:bidi="fa-IR"/>
          </w:rPr>
          <w:delText xml:space="preserve"> ریزی </w:delText>
        </w:r>
      </w:del>
      <w:ins w:id="18395" w:author="Mehrnazi Boojari" w:date="2019-01-07T10:05:00Z">
        <w:r w:rsidR="00A31D6F">
          <w:rPr>
            <w:rFonts w:hint="cs"/>
            <w:rtl/>
            <w:lang w:bidi="fa-IR"/>
          </w:rPr>
          <w:t xml:space="preserve">‌ریزی </w:t>
        </w:r>
      </w:ins>
      <w:r w:rsidRPr="00471054">
        <w:rPr>
          <w:rFonts w:hint="cs"/>
          <w:rtl/>
          <w:lang w:bidi="fa-IR"/>
        </w:rPr>
        <w:t>است و علت این امر به آزادی عمل بنیاد مسکن در حل چالش</w:t>
      </w:r>
      <w:del w:id="18396" w:author="Mehrnazi Boojari" w:date="2019-01-07T09:46:00Z">
        <w:r w:rsidRPr="00471054" w:rsidDel="006F7CCF">
          <w:rPr>
            <w:rFonts w:hint="cs"/>
            <w:rtl/>
            <w:lang w:bidi="fa-IR"/>
          </w:rPr>
          <w:delText xml:space="preserve"> های </w:delText>
        </w:r>
      </w:del>
      <w:ins w:id="18397" w:author="Mehrnazi Boojari" w:date="2019-01-07T09:46:00Z">
        <w:r w:rsidR="006F7CCF">
          <w:rPr>
            <w:rFonts w:hint="cs"/>
            <w:rtl/>
            <w:lang w:bidi="fa-IR"/>
          </w:rPr>
          <w:t xml:space="preserve">‌های </w:t>
        </w:r>
      </w:ins>
      <w:r w:rsidRPr="00471054">
        <w:rPr>
          <w:rFonts w:hint="cs"/>
          <w:rtl/>
          <w:lang w:bidi="fa-IR"/>
        </w:rPr>
        <w:t>موجود برمی</w:t>
      </w:r>
      <w:ins w:id="18398" w:author="Mehrnazi Boojari" w:date="2019-01-08T01:17:00Z">
        <w:r w:rsidR="00632EB0">
          <w:rPr>
            <w:rFonts w:cs="B Nazanin" w:hint="cs"/>
            <w:rtl/>
            <w:lang w:bidi="fa-IR"/>
          </w:rPr>
          <w:t>‌</w:t>
        </w:r>
      </w:ins>
      <w:del w:id="18399" w:author="Mehrnazi Boojari" w:date="2019-01-08T01:17:00Z">
        <w:r w:rsidRPr="00471054" w:rsidDel="00632EB0">
          <w:rPr>
            <w:rFonts w:hint="cs"/>
            <w:rtl/>
            <w:lang w:bidi="fa-IR"/>
          </w:rPr>
          <w:delText xml:space="preserve"> </w:delText>
        </w:r>
      </w:del>
      <w:r w:rsidRPr="00471054">
        <w:rPr>
          <w:rFonts w:hint="cs"/>
          <w:rtl/>
          <w:lang w:bidi="fa-IR"/>
        </w:rPr>
        <w:t>گردد</w:t>
      </w:r>
      <w:ins w:id="18400" w:author="Mehrnazi Boojari" w:date="2019-01-08T01:17:00Z">
        <w:r w:rsidR="00632EB0">
          <w:rPr>
            <w:rFonts w:hint="cs"/>
            <w:rtl/>
            <w:lang w:bidi="fa-IR"/>
          </w:rPr>
          <w:t>،</w:t>
        </w:r>
      </w:ins>
      <w:r w:rsidRPr="00471054">
        <w:rPr>
          <w:rFonts w:hint="cs"/>
          <w:rtl/>
          <w:lang w:bidi="fa-IR"/>
        </w:rPr>
        <w:t xml:space="preserve"> اما بیشترین فراوانی </w:t>
      </w:r>
      <w:r w:rsidR="002E605F" w:rsidRPr="00471054">
        <w:rPr>
          <w:rFonts w:hint="cs"/>
          <w:rtl/>
          <w:lang w:bidi="fa-IR"/>
        </w:rPr>
        <w:t xml:space="preserve">در </w:t>
      </w:r>
      <w:del w:id="18401" w:author="Mehrnazi Boojari" w:date="2019-01-07T09:45:00Z">
        <w:r w:rsidR="002E605F" w:rsidRPr="00471054" w:rsidDel="006F7CCF">
          <w:rPr>
            <w:rFonts w:hint="cs"/>
            <w:rtl/>
            <w:lang w:bidi="fa-IR"/>
          </w:rPr>
          <w:delText>راه حل</w:delText>
        </w:r>
      </w:del>
      <w:ins w:id="18402" w:author="Mehrnazi Boojari" w:date="2019-01-07T09:45:00Z">
        <w:r w:rsidR="006F7CCF">
          <w:rPr>
            <w:rFonts w:hint="cs"/>
            <w:rtl/>
            <w:lang w:bidi="fa-IR"/>
          </w:rPr>
          <w:t>راه‌حل</w:t>
        </w:r>
      </w:ins>
      <w:del w:id="18403" w:author="Mehrnazi Boojari" w:date="2019-01-07T09:45:00Z">
        <w:r w:rsidR="002E605F" w:rsidRPr="00471054" w:rsidDel="006F7CCF">
          <w:rPr>
            <w:rFonts w:hint="cs"/>
            <w:rtl/>
            <w:lang w:bidi="fa-IR"/>
          </w:rPr>
          <w:delText xml:space="preserve"> ها </w:delText>
        </w:r>
      </w:del>
      <w:ins w:id="18404" w:author="Mehrnazi Boojari" w:date="2019-01-07T09:45:00Z">
        <w:r w:rsidR="006F7CCF">
          <w:rPr>
            <w:rFonts w:hint="cs"/>
            <w:rtl/>
            <w:lang w:bidi="fa-IR"/>
          </w:rPr>
          <w:t xml:space="preserve">‌ها </w:t>
        </w:r>
      </w:ins>
      <w:r w:rsidR="002E605F" w:rsidRPr="00471054">
        <w:rPr>
          <w:rFonts w:hint="cs"/>
          <w:rtl/>
          <w:lang w:bidi="fa-IR"/>
        </w:rPr>
        <w:t>در حوزه تقنینی است</w:t>
      </w:r>
      <w:ins w:id="18405" w:author="Mehrnazi Boojari" w:date="2019-01-15T07:10:00Z">
        <w:r w:rsidR="001021F0">
          <w:rPr>
            <w:rFonts w:hint="cs"/>
            <w:rtl/>
            <w:lang w:bidi="fa-IR"/>
          </w:rPr>
          <w:t>.</w:t>
        </w:r>
      </w:ins>
      <w:r w:rsidR="002E605F" w:rsidRPr="00471054">
        <w:rPr>
          <w:rFonts w:hint="cs"/>
          <w:rtl/>
          <w:lang w:bidi="fa-IR"/>
        </w:rPr>
        <w:t xml:space="preserve"> علت این امر دسته</w:t>
      </w:r>
      <w:del w:id="18406" w:author="Mehrnazi Boojari" w:date="2019-01-07T10:01:00Z">
        <w:r w:rsidR="002E605F" w:rsidRPr="00471054" w:rsidDel="00A31D6F">
          <w:rPr>
            <w:rFonts w:hint="cs"/>
            <w:rtl/>
            <w:lang w:bidi="fa-IR"/>
          </w:rPr>
          <w:delText xml:space="preserve"> بندی </w:delText>
        </w:r>
      </w:del>
      <w:ins w:id="18407" w:author="Mehrnazi Boojari" w:date="2019-01-07T10:01:00Z">
        <w:r w:rsidR="00A31D6F">
          <w:rPr>
            <w:rFonts w:hint="cs"/>
            <w:rtl/>
            <w:lang w:bidi="fa-IR"/>
          </w:rPr>
          <w:t xml:space="preserve">‌بندی </w:t>
        </w:r>
      </w:ins>
      <w:r w:rsidR="002E605F" w:rsidRPr="00471054">
        <w:rPr>
          <w:rFonts w:hint="cs"/>
          <w:rtl/>
          <w:lang w:bidi="fa-IR"/>
        </w:rPr>
        <w:t xml:space="preserve">جدید از عوامل بوده و ارائه </w:t>
      </w:r>
      <w:del w:id="18408" w:author="Mehrnazi Boojari" w:date="2019-01-07T09:45:00Z">
        <w:r w:rsidR="002E605F" w:rsidRPr="00471054" w:rsidDel="006F7CCF">
          <w:rPr>
            <w:rFonts w:hint="cs"/>
            <w:rtl/>
            <w:lang w:bidi="fa-IR"/>
          </w:rPr>
          <w:delText>راه حل</w:delText>
        </w:r>
      </w:del>
      <w:ins w:id="18409" w:author="Mehrnazi Boojari" w:date="2019-01-07T09:45:00Z">
        <w:r w:rsidR="006F7CCF">
          <w:rPr>
            <w:rFonts w:hint="cs"/>
            <w:rtl/>
            <w:lang w:bidi="fa-IR"/>
          </w:rPr>
          <w:t>راه‌حل</w:t>
        </w:r>
      </w:ins>
      <w:del w:id="18410" w:author="Mehrnazi Boojari" w:date="2019-01-07T09:46:00Z">
        <w:r w:rsidR="002E605F" w:rsidRPr="00471054" w:rsidDel="006F7CCF">
          <w:rPr>
            <w:rFonts w:hint="cs"/>
            <w:rtl/>
            <w:lang w:bidi="fa-IR"/>
          </w:rPr>
          <w:delText xml:space="preserve"> های </w:delText>
        </w:r>
      </w:del>
      <w:ins w:id="18411" w:author="Mehrnazi Boojari" w:date="2019-01-07T09:46:00Z">
        <w:r w:rsidR="006F7CCF">
          <w:rPr>
            <w:rFonts w:hint="cs"/>
            <w:rtl/>
            <w:lang w:bidi="fa-IR"/>
          </w:rPr>
          <w:t xml:space="preserve">‌های </w:t>
        </w:r>
      </w:ins>
      <w:r w:rsidR="002E605F" w:rsidRPr="00471054">
        <w:rPr>
          <w:rFonts w:hint="cs"/>
          <w:rtl/>
          <w:lang w:bidi="fa-IR"/>
        </w:rPr>
        <w:t>پایه</w:t>
      </w:r>
      <w:del w:id="18412" w:author="Mehrnazi Boojari" w:date="2019-01-07T10:41:00Z">
        <w:r w:rsidR="002E605F" w:rsidRPr="00471054" w:rsidDel="006A1F1D">
          <w:rPr>
            <w:rFonts w:hint="cs"/>
            <w:rtl/>
            <w:lang w:bidi="fa-IR"/>
          </w:rPr>
          <w:delText xml:space="preserve"> ای </w:delText>
        </w:r>
      </w:del>
      <w:ins w:id="18413" w:author="Mehrnazi Boojari" w:date="2019-01-07T10:41:00Z">
        <w:r w:rsidR="006A1F1D">
          <w:rPr>
            <w:rFonts w:hint="cs"/>
            <w:rtl/>
            <w:lang w:bidi="fa-IR"/>
          </w:rPr>
          <w:t xml:space="preserve">‌ای </w:t>
        </w:r>
      </w:ins>
      <w:r w:rsidR="002E605F" w:rsidRPr="00471054">
        <w:rPr>
          <w:rFonts w:hint="cs"/>
          <w:rtl/>
          <w:lang w:bidi="fa-IR"/>
        </w:rPr>
        <w:t>برای حل مسائل مسکن روستایی است.</w:t>
      </w:r>
      <w:r w:rsidR="005F6F58">
        <w:rPr>
          <w:rFonts w:hint="cs"/>
          <w:rtl/>
          <w:lang w:bidi="fa-IR"/>
        </w:rPr>
        <w:t xml:space="preserve"> در هر دو، </w:t>
      </w:r>
      <w:r w:rsidR="00E828BF" w:rsidRPr="00471054">
        <w:rPr>
          <w:rFonts w:hint="cs"/>
          <w:rtl/>
          <w:lang w:bidi="fa-IR"/>
        </w:rPr>
        <w:t>حوزه</w:t>
      </w:r>
      <w:del w:id="18414" w:author="Mehrnazi Boojari" w:date="2019-01-07T09:46:00Z">
        <w:r w:rsidR="00E828BF" w:rsidRPr="00471054" w:rsidDel="006F7CCF">
          <w:rPr>
            <w:rFonts w:hint="cs"/>
            <w:rtl/>
            <w:lang w:bidi="fa-IR"/>
          </w:rPr>
          <w:delText xml:space="preserve"> های </w:delText>
        </w:r>
      </w:del>
      <w:ins w:id="18415" w:author="Mehrnazi Boojari" w:date="2019-01-07T09:46:00Z">
        <w:r w:rsidR="006F7CCF">
          <w:rPr>
            <w:rFonts w:hint="cs"/>
            <w:rtl/>
            <w:lang w:bidi="fa-IR"/>
          </w:rPr>
          <w:t xml:space="preserve">‌های </w:t>
        </w:r>
      </w:ins>
      <w:r w:rsidR="00E828BF" w:rsidRPr="00471054">
        <w:rPr>
          <w:rFonts w:hint="cs"/>
          <w:rtl/>
          <w:lang w:bidi="fa-IR"/>
        </w:rPr>
        <w:t>مدیریتی و ساختاری سهمی اندک یا صفر داشته</w:t>
      </w:r>
      <w:ins w:id="18416" w:author="Mehrnazi Boojari" w:date="2019-01-15T07:10:00Z">
        <w:r w:rsidR="001021F0">
          <w:rPr>
            <w:rFonts w:hint="cs"/>
            <w:rtl/>
            <w:lang w:bidi="fa-IR"/>
          </w:rPr>
          <w:t xml:space="preserve"> است،</w:t>
        </w:r>
      </w:ins>
      <w:r w:rsidR="00E828BF" w:rsidRPr="00471054">
        <w:rPr>
          <w:rFonts w:hint="cs"/>
          <w:rtl/>
          <w:lang w:bidi="fa-IR"/>
        </w:rPr>
        <w:t xml:space="preserve"> که پیشتر توضیحات آن داده شد.</w:t>
      </w:r>
    </w:p>
    <w:p w14:paraId="6455260B" w14:textId="77777777" w:rsidR="002E605F" w:rsidRPr="00471054" w:rsidRDefault="002E605F" w:rsidP="001021F0">
      <w:pPr>
        <w:pStyle w:val="ListParagraph"/>
        <w:numPr>
          <w:ilvl w:val="0"/>
          <w:numId w:val="7"/>
        </w:numPr>
        <w:bidi/>
        <w:jc w:val="both"/>
        <w:rPr>
          <w:rtl/>
          <w:lang w:bidi="fa-IR"/>
        </w:rPr>
      </w:pPr>
      <w:r w:rsidRPr="00471054">
        <w:rPr>
          <w:rFonts w:hint="cs"/>
          <w:rtl/>
          <w:lang w:bidi="fa-IR"/>
        </w:rPr>
        <w:t>بیشترین فراوانی در قوانین مرتبط در عوامل ایجاد چالش در اسناد و قوانین بالادستی است</w:t>
      </w:r>
      <w:del w:id="18417" w:author="Mehrnazi Boojari" w:date="2019-01-15T07:10:00Z">
        <w:r w:rsidRPr="00471054" w:rsidDel="001021F0">
          <w:rPr>
            <w:rFonts w:hint="cs"/>
            <w:rtl/>
            <w:lang w:bidi="fa-IR"/>
          </w:rPr>
          <w:delText xml:space="preserve">؛ </w:delText>
        </w:r>
      </w:del>
      <w:ins w:id="18418" w:author="Mehrnazi Boojari" w:date="2019-01-15T07:10:00Z">
        <w:r w:rsidR="001021F0">
          <w:rPr>
            <w:rFonts w:hint="cs"/>
            <w:rtl/>
            <w:lang w:bidi="fa-IR"/>
          </w:rPr>
          <w:t xml:space="preserve"> و</w:t>
        </w:r>
        <w:r w:rsidR="001021F0" w:rsidRPr="00471054">
          <w:rPr>
            <w:rFonts w:hint="cs"/>
            <w:rtl/>
            <w:lang w:bidi="fa-IR"/>
          </w:rPr>
          <w:t xml:space="preserve"> </w:t>
        </w:r>
      </w:ins>
      <w:r w:rsidRPr="00471054">
        <w:rPr>
          <w:rFonts w:hint="cs"/>
          <w:rtl/>
          <w:lang w:bidi="fa-IR"/>
        </w:rPr>
        <w:t xml:space="preserve">علت این امر با توجه </w:t>
      </w:r>
      <w:ins w:id="18419" w:author="Mehrnazi Boojari" w:date="2019-01-15T07:10:00Z">
        <w:r w:rsidR="001021F0">
          <w:rPr>
            <w:rFonts w:hint="cs"/>
            <w:rtl/>
            <w:lang w:bidi="fa-IR"/>
          </w:rPr>
          <w:t>به</w:t>
        </w:r>
      </w:ins>
      <w:ins w:id="18420" w:author="Mehrnazi Boojari" w:date="2019-01-15T07:11:00Z">
        <w:r w:rsidR="001021F0">
          <w:rPr>
            <w:rFonts w:hint="cs"/>
            <w:rtl/>
            <w:lang w:bidi="fa-IR"/>
          </w:rPr>
          <w:t xml:space="preserve"> </w:t>
        </w:r>
      </w:ins>
      <w:r w:rsidRPr="00471054">
        <w:rPr>
          <w:rFonts w:hint="cs"/>
          <w:rtl/>
          <w:lang w:bidi="fa-IR"/>
        </w:rPr>
        <w:t>بالا</w:t>
      </w:r>
      <w:del w:id="18421" w:author="Mehrnazi Boojari" w:date="2019-01-07T10:45:00Z">
        <w:r w:rsidRPr="00471054" w:rsidDel="006A1F1D">
          <w:rPr>
            <w:rFonts w:hint="cs"/>
            <w:rtl/>
            <w:lang w:bidi="fa-IR"/>
          </w:rPr>
          <w:delText xml:space="preserve"> بودن</w:delText>
        </w:r>
        <w:r w:rsidR="00E828BF" w:rsidRPr="00471054" w:rsidDel="006A1F1D">
          <w:rPr>
            <w:rFonts w:hint="cs"/>
            <w:rtl/>
            <w:lang w:bidi="fa-IR"/>
          </w:rPr>
          <w:delText xml:space="preserve"> </w:delText>
        </w:r>
      </w:del>
      <w:ins w:id="18422" w:author="Mehrnazi Boojari" w:date="2019-01-07T10:45:00Z">
        <w:r w:rsidR="006A1F1D">
          <w:rPr>
            <w:rFonts w:hint="cs"/>
            <w:rtl/>
            <w:lang w:bidi="fa-IR"/>
          </w:rPr>
          <w:t xml:space="preserve">‌بودن </w:t>
        </w:r>
      </w:ins>
      <w:r w:rsidR="00E828BF" w:rsidRPr="00471054">
        <w:rPr>
          <w:rFonts w:hint="cs"/>
          <w:rtl/>
          <w:lang w:bidi="fa-IR"/>
        </w:rPr>
        <w:t>سهم</w:t>
      </w:r>
      <w:r w:rsidRPr="00471054">
        <w:rPr>
          <w:rFonts w:hint="cs"/>
          <w:rtl/>
          <w:lang w:bidi="fa-IR"/>
        </w:rPr>
        <w:t xml:space="preserve"> حوزه برنامه</w:t>
      </w:r>
      <w:del w:id="18423" w:author="Mehrnazi Boojari" w:date="2019-01-07T10:05:00Z">
        <w:r w:rsidRPr="00471054" w:rsidDel="00A31D6F">
          <w:rPr>
            <w:rFonts w:hint="cs"/>
            <w:rtl/>
            <w:lang w:bidi="fa-IR"/>
          </w:rPr>
          <w:delText xml:space="preserve"> ریزی </w:delText>
        </w:r>
      </w:del>
      <w:ins w:id="18424" w:author="Mehrnazi Boojari" w:date="2019-01-07T10:05:00Z">
        <w:r w:rsidR="00A31D6F">
          <w:rPr>
            <w:rFonts w:hint="cs"/>
            <w:rtl/>
            <w:lang w:bidi="fa-IR"/>
          </w:rPr>
          <w:t xml:space="preserve">‌ریزی </w:t>
        </w:r>
      </w:ins>
      <w:r w:rsidRPr="00471054">
        <w:rPr>
          <w:rFonts w:hint="cs"/>
          <w:rtl/>
          <w:lang w:bidi="fa-IR"/>
        </w:rPr>
        <w:t>است</w:t>
      </w:r>
      <w:ins w:id="18425" w:author="Mehrnazi Boojari" w:date="2019-01-15T07:11:00Z">
        <w:r w:rsidR="001021F0">
          <w:rPr>
            <w:rFonts w:hint="cs"/>
            <w:rtl/>
            <w:lang w:bidi="fa-IR"/>
          </w:rPr>
          <w:t>.</w:t>
        </w:r>
      </w:ins>
      <w:r w:rsidRPr="00471054">
        <w:rPr>
          <w:rFonts w:hint="cs"/>
          <w:rtl/>
          <w:lang w:bidi="fa-IR"/>
        </w:rPr>
        <w:t xml:space="preserve"> بدین معنا که چون بیشترین عوامل در حوزه برنامه</w:t>
      </w:r>
      <w:del w:id="18426" w:author="Mehrnazi Boojari" w:date="2019-01-07T10:05:00Z">
        <w:r w:rsidRPr="00471054" w:rsidDel="00A31D6F">
          <w:rPr>
            <w:rFonts w:hint="cs"/>
            <w:rtl/>
            <w:lang w:bidi="fa-IR"/>
          </w:rPr>
          <w:delText xml:space="preserve"> ریزی </w:delText>
        </w:r>
      </w:del>
      <w:ins w:id="18427" w:author="Mehrnazi Boojari" w:date="2019-01-07T10:05:00Z">
        <w:r w:rsidR="00A31D6F">
          <w:rPr>
            <w:rFonts w:hint="cs"/>
            <w:rtl/>
            <w:lang w:bidi="fa-IR"/>
          </w:rPr>
          <w:t xml:space="preserve">‌ریزی </w:t>
        </w:r>
      </w:ins>
      <w:r w:rsidRPr="00471054">
        <w:rPr>
          <w:rFonts w:hint="cs"/>
          <w:rtl/>
          <w:lang w:bidi="fa-IR"/>
        </w:rPr>
        <w:t>هستند لذا نشان از کمبود قوانین پایین</w:t>
      </w:r>
      <w:ins w:id="18428" w:author="Mehrnazi Boojari" w:date="2019-01-15T07:11:00Z">
        <w:r w:rsidR="001021F0">
          <w:rPr>
            <w:rFonts w:cs="B Nazanin" w:hint="cs"/>
            <w:rtl/>
            <w:lang w:bidi="fa-IR"/>
          </w:rPr>
          <w:t>‌</w:t>
        </w:r>
      </w:ins>
      <w:del w:id="18429" w:author="Mehrnazi Boojari" w:date="2019-01-15T07:11:00Z">
        <w:r w:rsidRPr="00471054" w:rsidDel="001021F0">
          <w:rPr>
            <w:rFonts w:hint="cs"/>
            <w:rtl/>
            <w:lang w:bidi="fa-IR"/>
          </w:rPr>
          <w:delText xml:space="preserve"> </w:delText>
        </w:r>
      </w:del>
      <w:r w:rsidRPr="00471054">
        <w:rPr>
          <w:rFonts w:hint="cs"/>
          <w:rtl/>
          <w:lang w:bidi="fa-IR"/>
        </w:rPr>
        <w:t>دستی و ترجمه</w:t>
      </w:r>
      <w:ins w:id="18430" w:author="Mehrnazi Boojari" w:date="2019-01-15T07:11:00Z">
        <w:r w:rsidR="001021F0">
          <w:rPr>
            <w:rFonts w:cs="B Nazanin" w:hint="cs"/>
            <w:rtl/>
            <w:lang w:bidi="fa-IR"/>
          </w:rPr>
          <w:t>‌</w:t>
        </w:r>
      </w:ins>
      <w:del w:id="18431" w:author="Mehrnazi Boojari" w:date="2019-01-15T07:11:00Z">
        <w:r w:rsidRPr="00471054" w:rsidDel="001021F0">
          <w:rPr>
            <w:rFonts w:hint="cs"/>
            <w:rtl/>
            <w:lang w:bidi="fa-IR"/>
          </w:rPr>
          <w:delText xml:space="preserve"> </w:delText>
        </w:r>
      </w:del>
      <w:r w:rsidRPr="00471054">
        <w:rPr>
          <w:rFonts w:hint="cs"/>
          <w:rtl/>
          <w:lang w:bidi="fa-IR"/>
        </w:rPr>
        <w:t>شده قوانین بالادستی دار</w:t>
      </w:r>
      <w:r w:rsidR="00E828BF" w:rsidRPr="00471054">
        <w:rPr>
          <w:rFonts w:hint="cs"/>
          <w:rtl/>
          <w:lang w:bidi="fa-IR"/>
        </w:rPr>
        <w:t>ن</w:t>
      </w:r>
      <w:r w:rsidRPr="00471054">
        <w:rPr>
          <w:rFonts w:hint="cs"/>
          <w:rtl/>
          <w:lang w:bidi="fa-IR"/>
        </w:rPr>
        <w:t>د</w:t>
      </w:r>
      <w:del w:id="18432" w:author="Mehrnazi Boojari" w:date="2019-01-07T09:53:00Z">
        <w:r w:rsidRPr="00471054" w:rsidDel="006F7CCF">
          <w:rPr>
            <w:rFonts w:hint="cs"/>
            <w:rtl/>
            <w:lang w:bidi="fa-IR"/>
          </w:rPr>
          <w:delText xml:space="preserve"> . </w:delText>
        </w:r>
      </w:del>
      <w:ins w:id="18433" w:author="Mehrnazi Boojari" w:date="2019-01-07T09:53:00Z">
        <w:r w:rsidR="006F7CCF">
          <w:rPr>
            <w:rFonts w:hint="cs"/>
            <w:rtl/>
            <w:lang w:bidi="fa-IR"/>
          </w:rPr>
          <w:t xml:space="preserve">. </w:t>
        </w:r>
      </w:ins>
      <w:r w:rsidRPr="00471054">
        <w:rPr>
          <w:rFonts w:hint="cs"/>
          <w:rtl/>
          <w:lang w:bidi="fa-IR"/>
        </w:rPr>
        <w:t xml:space="preserve">اما بیشترین </w:t>
      </w:r>
      <w:del w:id="18434" w:author="Mehrnazi Boojari" w:date="2019-01-15T06:58:00Z">
        <w:r w:rsidRPr="00471054" w:rsidDel="003C27F3">
          <w:rPr>
            <w:rFonts w:hint="cs"/>
            <w:rtl/>
            <w:lang w:bidi="fa-IR"/>
          </w:rPr>
          <w:delText>فروانی</w:delText>
        </w:r>
      </w:del>
      <w:ins w:id="18435" w:author="Mehrnazi Boojari" w:date="2019-01-15T06:58:00Z">
        <w:r w:rsidR="003C27F3">
          <w:rPr>
            <w:rFonts w:hint="cs"/>
            <w:rtl/>
            <w:lang w:bidi="fa-IR"/>
          </w:rPr>
          <w:t>فراوانی</w:t>
        </w:r>
      </w:ins>
      <w:r w:rsidRPr="00471054">
        <w:rPr>
          <w:rFonts w:hint="cs"/>
          <w:rtl/>
          <w:lang w:bidi="fa-IR"/>
        </w:rPr>
        <w:t xml:space="preserve"> در حوزه قوانین پیشنهادی در </w:t>
      </w:r>
      <w:r w:rsidR="003E0227" w:rsidRPr="00471054">
        <w:rPr>
          <w:rFonts w:hint="cs"/>
          <w:rtl/>
          <w:lang w:bidi="fa-IR"/>
        </w:rPr>
        <w:t xml:space="preserve">قوانین موضوعی و اقدامی است </w:t>
      </w:r>
      <w:ins w:id="18436" w:author="Mehrnazi Boojari" w:date="2019-01-15T07:11:00Z">
        <w:r w:rsidR="001021F0">
          <w:rPr>
            <w:rFonts w:hint="cs"/>
            <w:rtl/>
            <w:lang w:bidi="fa-IR"/>
          </w:rPr>
          <w:t xml:space="preserve">و </w:t>
        </w:r>
      </w:ins>
      <w:r w:rsidR="003E0227" w:rsidRPr="00471054">
        <w:rPr>
          <w:rFonts w:hint="cs"/>
          <w:rtl/>
          <w:lang w:bidi="fa-IR"/>
        </w:rPr>
        <w:t>علت این امر اولا</w:t>
      </w:r>
      <w:ins w:id="18437" w:author="Mehrnazi Boojari" w:date="2019-01-15T07:11:00Z">
        <w:r w:rsidR="001021F0">
          <w:rPr>
            <w:rFonts w:hint="cs"/>
            <w:rtl/>
            <w:lang w:bidi="fa-IR"/>
          </w:rPr>
          <w:t>ً</w:t>
        </w:r>
      </w:ins>
      <w:r w:rsidR="003E0227" w:rsidRPr="00471054">
        <w:rPr>
          <w:rFonts w:hint="cs"/>
          <w:rtl/>
          <w:lang w:bidi="fa-IR"/>
        </w:rPr>
        <w:t xml:space="preserve"> دادن </w:t>
      </w:r>
      <w:del w:id="18438" w:author="Mehrnazi Boojari" w:date="2019-01-07T09:45:00Z">
        <w:r w:rsidR="003E0227" w:rsidRPr="00471054" w:rsidDel="006F7CCF">
          <w:rPr>
            <w:rFonts w:hint="cs"/>
            <w:rtl/>
            <w:lang w:bidi="fa-IR"/>
          </w:rPr>
          <w:delText>راه حل</w:delText>
        </w:r>
      </w:del>
      <w:ins w:id="18439" w:author="Mehrnazi Boojari" w:date="2019-01-07T09:45:00Z">
        <w:r w:rsidR="006F7CCF">
          <w:rPr>
            <w:rFonts w:hint="cs"/>
            <w:rtl/>
            <w:lang w:bidi="fa-IR"/>
          </w:rPr>
          <w:t>راه‌حل</w:t>
        </w:r>
      </w:ins>
      <w:del w:id="18440" w:author="Mehrnazi Boojari" w:date="2019-01-07T09:46:00Z">
        <w:r w:rsidR="003E0227" w:rsidRPr="00471054" w:rsidDel="006F7CCF">
          <w:rPr>
            <w:rFonts w:hint="cs"/>
            <w:rtl/>
            <w:lang w:bidi="fa-IR"/>
          </w:rPr>
          <w:delText xml:space="preserve"> های </w:delText>
        </w:r>
      </w:del>
      <w:ins w:id="18441" w:author="Mehrnazi Boojari" w:date="2019-01-07T09:46:00Z">
        <w:r w:rsidR="006F7CCF">
          <w:rPr>
            <w:rFonts w:hint="cs"/>
            <w:rtl/>
            <w:lang w:bidi="fa-IR"/>
          </w:rPr>
          <w:t xml:space="preserve">‌های </w:t>
        </w:r>
      </w:ins>
      <w:r w:rsidR="003E0227" w:rsidRPr="00471054">
        <w:rPr>
          <w:rFonts w:hint="cs"/>
          <w:rtl/>
          <w:lang w:bidi="fa-IR"/>
        </w:rPr>
        <w:t xml:space="preserve">مبتنی </w:t>
      </w:r>
      <w:ins w:id="18442" w:author="Mehrnazi Boojari" w:date="2019-01-15T07:11:00Z">
        <w:r w:rsidR="001021F0">
          <w:rPr>
            <w:rFonts w:hint="cs"/>
            <w:rtl/>
            <w:lang w:bidi="fa-IR"/>
          </w:rPr>
          <w:t xml:space="preserve">بر </w:t>
        </w:r>
      </w:ins>
      <w:r w:rsidR="003E0227" w:rsidRPr="00471054">
        <w:rPr>
          <w:rFonts w:hint="cs"/>
          <w:rtl/>
          <w:lang w:bidi="fa-IR"/>
        </w:rPr>
        <w:t xml:space="preserve">قوانین </w:t>
      </w:r>
      <w:r w:rsidR="003E0227" w:rsidRPr="00A25997">
        <w:rPr>
          <w:rFonts w:hint="cs"/>
          <w:rtl/>
          <w:lang w:bidi="fa-IR"/>
        </w:rPr>
        <w:t>موضوعی موجود است و ثانیا</w:t>
      </w:r>
      <w:ins w:id="18443" w:author="Mehrnazi Boojari" w:date="2019-01-15T07:11:00Z">
        <w:r w:rsidR="001021F0" w:rsidRPr="00A25997">
          <w:rPr>
            <w:rFonts w:hint="cs"/>
            <w:rtl/>
            <w:lang w:bidi="fa-IR"/>
          </w:rPr>
          <w:t>ً</w:t>
        </w:r>
      </w:ins>
      <w:r w:rsidR="003E0227" w:rsidRPr="00A25997">
        <w:rPr>
          <w:rFonts w:hint="cs"/>
          <w:rtl/>
          <w:lang w:bidi="fa-IR"/>
        </w:rPr>
        <w:t xml:space="preserve"> چون حوزه تقنینی در </w:t>
      </w:r>
      <w:del w:id="18444" w:author="Mehrnazi Boojari" w:date="2019-01-07T09:45:00Z">
        <w:r w:rsidR="003E0227" w:rsidRPr="00A25997" w:rsidDel="006F7CCF">
          <w:rPr>
            <w:rFonts w:hint="cs"/>
            <w:rtl/>
            <w:lang w:bidi="fa-IR"/>
          </w:rPr>
          <w:delText>راه حل</w:delText>
        </w:r>
      </w:del>
      <w:ins w:id="18445" w:author="Mehrnazi Boojari" w:date="2019-01-07T09:45:00Z">
        <w:r w:rsidR="006F7CCF" w:rsidRPr="00A25997">
          <w:rPr>
            <w:rFonts w:hint="cs"/>
            <w:rtl/>
            <w:lang w:bidi="fa-IR"/>
          </w:rPr>
          <w:t>راه‌حل</w:t>
        </w:r>
      </w:ins>
      <w:del w:id="18446" w:author="Mehrnazi Boojari" w:date="2019-01-07T09:46:00Z">
        <w:r w:rsidR="003E0227" w:rsidRPr="00A25997" w:rsidDel="006F7CCF">
          <w:rPr>
            <w:rFonts w:hint="cs"/>
            <w:rtl/>
            <w:lang w:bidi="fa-IR"/>
          </w:rPr>
          <w:delText xml:space="preserve"> های </w:delText>
        </w:r>
      </w:del>
      <w:ins w:id="18447" w:author="Mehrnazi Boojari" w:date="2019-01-07T09:46:00Z">
        <w:r w:rsidR="006F7CCF" w:rsidRPr="00A25997">
          <w:rPr>
            <w:rFonts w:hint="cs"/>
            <w:rtl/>
            <w:lang w:bidi="fa-IR"/>
          </w:rPr>
          <w:t xml:space="preserve">‌های </w:t>
        </w:r>
      </w:ins>
      <w:r w:rsidR="003E0227" w:rsidRPr="00A25997">
        <w:rPr>
          <w:rFonts w:hint="cs"/>
          <w:rtl/>
          <w:lang w:bidi="fa-IR"/>
        </w:rPr>
        <w:t xml:space="preserve">پیشنهادی بیشترین فراوانی را دارد قوانین بالادستی پشتیبان </w:t>
      </w:r>
      <w:r w:rsidR="003E0227" w:rsidRPr="00A25997">
        <w:rPr>
          <w:rFonts w:hint="cs"/>
          <w:rtl/>
          <w:lang w:bidi="fa-IR"/>
          <w:rPrChange w:id="18448" w:author="Mehrnazi Boojari" w:date="2019-01-15T07:12:00Z">
            <w:rPr>
              <w:rFonts w:asciiTheme="minorHAnsi" w:eastAsiaTheme="minorHAnsi" w:hAnsiTheme="minorHAnsi" w:cstheme="minorBidi" w:hint="cs"/>
              <w:b/>
              <w:bCs/>
              <w:color w:val="000000" w:themeColor="text1"/>
              <w:sz w:val="22"/>
              <w:szCs w:val="22"/>
              <w:rtl/>
              <w:lang w:bidi="fa-IR"/>
            </w:rPr>
          </w:rPrChange>
        </w:rPr>
        <w:t>حوزه</w:t>
      </w:r>
      <w:r w:rsidR="003E0227" w:rsidRPr="00A25997">
        <w:rPr>
          <w:rtl/>
          <w:lang w:bidi="fa-IR"/>
          <w:rPrChange w:id="18449" w:author="Mehrnazi Boojari" w:date="2019-01-15T07:12:00Z">
            <w:rPr>
              <w:rFonts w:asciiTheme="minorHAnsi" w:eastAsiaTheme="minorHAnsi" w:hAnsiTheme="minorHAnsi" w:cstheme="minorBidi"/>
              <w:b/>
              <w:bCs/>
              <w:color w:val="000000" w:themeColor="text1"/>
              <w:sz w:val="22"/>
              <w:szCs w:val="22"/>
              <w:rtl/>
              <w:lang w:bidi="fa-IR"/>
            </w:rPr>
          </w:rPrChange>
        </w:rPr>
        <w:t xml:space="preserve"> </w:t>
      </w:r>
      <w:r w:rsidR="003E0227" w:rsidRPr="00A25997">
        <w:rPr>
          <w:rFonts w:hint="cs"/>
          <w:rtl/>
          <w:lang w:bidi="fa-IR"/>
          <w:rPrChange w:id="18450" w:author="Mehrnazi Boojari" w:date="2019-01-15T07:12:00Z">
            <w:rPr>
              <w:rFonts w:asciiTheme="minorHAnsi" w:eastAsiaTheme="minorHAnsi" w:hAnsiTheme="minorHAnsi" w:cstheme="minorBidi" w:hint="cs"/>
              <w:b/>
              <w:bCs/>
              <w:color w:val="000000" w:themeColor="text1"/>
              <w:sz w:val="22"/>
              <w:szCs w:val="22"/>
              <w:rtl/>
              <w:lang w:bidi="fa-IR"/>
            </w:rPr>
          </w:rPrChange>
        </w:rPr>
        <w:t>تقنینی</w:t>
      </w:r>
      <w:r w:rsidR="003E0227" w:rsidRPr="00A25997">
        <w:rPr>
          <w:rtl/>
          <w:lang w:bidi="fa-IR"/>
          <w:rPrChange w:id="18451" w:author="Mehrnazi Boojari" w:date="2019-01-15T07:12:00Z">
            <w:rPr>
              <w:rFonts w:asciiTheme="minorHAnsi" w:eastAsiaTheme="minorHAnsi" w:hAnsiTheme="minorHAnsi" w:cstheme="minorBidi"/>
              <w:b/>
              <w:bCs/>
              <w:color w:val="000000" w:themeColor="text1"/>
              <w:sz w:val="22"/>
              <w:szCs w:val="22"/>
              <w:rtl/>
              <w:lang w:bidi="fa-IR"/>
            </w:rPr>
          </w:rPrChange>
        </w:rPr>
        <w:t xml:space="preserve"> </w:t>
      </w:r>
      <w:r w:rsidR="003E0227" w:rsidRPr="00A25997">
        <w:rPr>
          <w:rFonts w:hint="cs"/>
          <w:rtl/>
          <w:lang w:bidi="fa-IR"/>
          <w:rPrChange w:id="18452" w:author="Mehrnazi Boojari" w:date="2019-01-15T07:12:00Z">
            <w:rPr>
              <w:rFonts w:asciiTheme="minorHAnsi" w:eastAsiaTheme="minorHAnsi" w:hAnsiTheme="minorHAnsi" w:cstheme="minorBidi" w:hint="cs"/>
              <w:b/>
              <w:bCs/>
              <w:color w:val="000000" w:themeColor="text1"/>
              <w:sz w:val="22"/>
              <w:szCs w:val="22"/>
              <w:rtl/>
              <w:lang w:bidi="fa-IR"/>
            </w:rPr>
          </w:rPrChange>
        </w:rPr>
        <w:t>مقدار</w:t>
      </w:r>
      <w:del w:id="18453" w:author="Mehrnazi Boojari" w:date="2019-01-15T07:12:00Z">
        <w:r w:rsidR="003E0227" w:rsidRPr="00A25997" w:rsidDel="001021F0">
          <w:rPr>
            <w:rFonts w:hint="cs"/>
            <w:rtl/>
            <w:lang w:bidi="fa-IR"/>
            <w:rPrChange w:id="18454" w:author="Mehrnazi Boojari" w:date="2019-01-15T07:12:00Z">
              <w:rPr>
                <w:rFonts w:asciiTheme="minorHAnsi" w:eastAsiaTheme="minorHAnsi" w:hAnsiTheme="minorHAnsi" w:cstheme="minorBidi" w:hint="cs"/>
                <w:b/>
                <w:bCs/>
                <w:color w:val="000000" w:themeColor="text1"/>
                <w:sz w:val="22"/>
                <w:szCs w:val="22"/>
                <w:rtl/>
                <w:lang w:bidi="fa-IR"/>
              </w:rPr>
            </w:rPrChange>
          </w:rPr>
          <w:delText>ی</w:delText>
        </w:r>
      </w:del>
      <w:r w:rsidR="003E0227" w:rsidRPr="00A25997">
        <w:rPr>
          <w:rtl/>
          <w:lang w:bidi="fa-IR"/>
          <w:rPrChange w:id="18455" w:author="Mehrnazi Boojari" w:date="2019-01-15T07:12:00Z">
            <w:rPr>
              <w:rFonts w:asciiTheme="minorHAnsi" w:eastAsiaTheme="minorHAnsi" w:hAnsiTheme="minorHAnsi" w:cstheme="minorBidi"/>
              <w:b/>
              <w:bCs/>
              <w:color w:val="000000" w:themeColor="text1"/>
              <w:sz w:val="22"/>
              <w:szCs w:val="22"/>
              <w:rtl/>
              <w:lang w:bidi="fa-IR"/>
            </w:rPr>
          </w:rPrChange>
        </w:rPr>
        <w:t xml:space="preserve"> </w:t>
      </w:r>
      <w:r w:rsidR="003E0227" w:rsidRPr="00A25997">
        <w:rPr>
          <w:rFonts w:hint="cs"/>
          <w:rtl/>
          <w:lang w:bidi="fa-IR"/>
          <w:rPrChange w:id="18456" w:author="Mehrnazi Boojari" w:date="2019-01-15T07:12:00Z">
            <w:rPr>
              <w:rFonts w:asciiTheme="minorHAnsi" w:eastAsiaTheme="minorHAnsi" w:hAnsiTheme="minorHAnsi" w:cstheme="minorBidi" w:hint="cs"/>
              <w:b/>
              <w:bCs/>
              <w:color w:val="000000" w:themeColor="text1"/>
              <w:sz w:val="22"/>
              <w:szCs w:val="22"/>
              <w:rtl/>
              <w:lang w:bidi="fa-IR"/>
            </w:rPr>
          </w:rPrChange>
        </w:rPr>
        <w:t>کمتری</w:t>
      </w:r>
      <w:r w:rsidR="003E0227" w:rsidRPr="00A25997">
        <w:rPr>
          <w:rtl/>
          <w:lang w:bidi="fa-IR"/>
          <w:rPrChange w:id="18457" w:author="Mehrnazi Boojari" w:date="2019-01-15T07:12:00Z">
            <w:rPr>
              <w:rFonts w:asciiTheme="minorHAnsi" w:eastAsiaTheme="minorHAnsi" w:hAnsiTheme="minorHAnsi" w:cstheme="minorBidi"/>
              <w:b/>
              <w:bCs/>
              <w:color w:val="000000" w:themeColor="text1"/>
              <w:sz w:val="22"/>
              <w:szCs w:val="22"/>
              <w:rtl/>
              <w:lang w:bidi="fa-IR"/>
            </w:rPr>
          </w:rPrChange>
        </w:rPr>
        <w:t xml:space="preserve"> </w:t>
      </w:r>
      <w:r w:rsidR="003E0227" w:rsidRPr="00A25997">
        <w:rPr>
          <w:rFonts w:hint="cs"/>
          <w:rtl/>
          <w:lang w:bidi="fa-IR"/>
          <w:rPrChange w:id="18458" w:author="Mehrnazi Boojari" w:date="2019-01-15T07:12:00Z">
            <w:rPr>
              <w:rFonts w:asciiTheme="minorHAnsi" w:eastAsiaTheme="minorHAnsi" w:hAnsiTheme="minorHAnsi" w:cstheme="minorBidi" w:hint="cs"/>
              <w:b/>
              <w:bCs/>
              <w:color w:val="000000" w:themeColor="text1"/>
              <w:sz w:val="22"/>
              <w:szCs w:val="22"/>
              <w:rtl/>
              <w:lang w:bidi="fa-IR"/>
            </w:rPr>
          </w:rPrChange>
        </w:rPr>
        <w:t>دارد</w:t>
      </w:r>
      <w:del w:id="18459" w:author="Mehrnazi Boojari" w:date="2019-01-07T10:11:00Z">
        <w:r w:rsidR="003E0227" w:rsidRPr="00A25997" w:rsidDel="00A31D6F">
          <w:rPr>
            <w:rFonts w:hint="cs"/>
            <w:rtl/>
            <w:lang w:bidi="fa-IR"/>
          </w:rPr>
          <w:delText xml:space="preserve"> .</w:delText>
        </w:r>
      </w:del>
      <w:ins w:id="18460" w:author="Mehrnazi Boojari" w:date="2019-01-07T10:11:00Z">
        <w:r w:rsidR="00A31D6F" w:rsidRPr="00A25997">
          <w:rPr>
            <w:rFonts w:hint="cs"/>
            <w:rtl/>
            <w:lang w:bidi="fa-IR"/>
          </w:rPr>
          <w:t>.</w:t>
        </w:r>
      </w:ins>
    </w:p>
    <w:p w14:paraId="31A16464" w14:textId="164FF574" w:rsidR="003E0227" w:rsidRPr="00471054" w:rsidRDefault="003E0227" w:rsidP="00A25997">
      <w:pPr>
        <w:pStyle w:val="ListParagraph"/>
        <w:numPr>
          <w:ilvl w:val="0"/>
          <w:numId w:val="7"/>
        </w:numPr>
        <w:bidi/>
        <w:jc w:val="both"/>
        <w:rPr>
          <w:rtl/>
          <w:lang w:bidi="fa-IR"/>
        </w:rPr>
      </w:pPr>
      <w:r w:rsidRPr="00A25997">
        <w:rPr>
          <w:rFonts w:hint="cs"/>
          <w:rtl/>
          <w:lang w:bidi="fa-IR"/>
          <w:rPrChange w:id="18461" w:author="Mehrnazi Boojari" w:date="2019-01-15T07:13:00Z">
            <w:rPr>
              <w:rFonts w:asciiTheme="minorHAnsi" w:eastAsiaTheme="minorHAnsi" w:hAnsiTheme="minorHAnsi" w:cstheme="minorBidi" w:hint="cs"/>
              <w:b/>
              <w:bCs/>
              <w:color w:val="000000" w:themeColor="text1"/>
              <w:sz w:val="22"/>
              <w:szCs w:val="22"/>
              <w:rtl/>
              <w:lang w:bidi="fa-IR"/>
            </w:rPr>
          </w:rPrChange>
        </w:rPr>
        <w:t>بیشترین</w:t>
      </w:r>
      <w:r w:rsidRPr="00A25997">
        <w:rPr>
          <w:rtl/>
          <w:lang w:bidi="fa-IR"/>
          <w:rPrChange w:id="18462"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63" w:author="Mehrnazi Boojari" w:date="2019-01-15T07:13:00Z">
            <w:rPr>
              <w:rFonts w:asciiTheme="minorHAnsi" w:eastAsiaTheme="minorHAnsi" w:hAnsiTheme="minorHAnsi" w:cstheme="minorBidi" w:hint="cs"/>
              <w:b/>
              <w:bCs/>
              <w:color w:val="000000" w:themeColor="text1"/>
              <w:sz w:val="22"/>
              <w:szCs w:val="22"/>
              <w:rtl/>
              <w:lang w:bidi="fa-IR"/>
            </w:rPr>
          </w:rPrChange>
        </w:rPr>
        <w:t>فراوانی</w:t>
      </w:r>
      <w:r w:rsidRPr="00A25997">
        <w:rPr>
          <w:rtl/>
          <w:lang w:bidi="fa-IR"/>
          <w:rPrChange w:id="18464"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65" w:author="Mehrnazi Boojari" w:date="2019-01-15T07:13:00Z">
            <w:rPr>
              <w:rFonts w:asciiTheme="minorHAnsi" w:eastAsiaTheme="minorHAnsi" w:hAnsiTheme="minorHAnsi" w:cstheme="minorBidi" w:hint="cs"/>
              <w:b/>
              <w:bCs/>
              <w:color w:val="000000" w:themeColor="text1"/>
              <w:sz w:val="22"/>
              <w:szCs w:val="22"/>
              <w:rtl/>
              <w:lang w:bidi="fa-IR"/>
            </w:rPr>
          </w:rPrChange>
        </w:rPr>
        <w:t>در</w:t>
      </w:r>
      <w:r w:rsidRPr="00A25997">
        <w:rPr>
          <w:rtl/>
          <w:lang w:bidi="fa-IR"/>
          <w:rPrChange w:id="18466"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67" w:author="Mehrnazi Boojari" w:date="2019-01-15T07:13:00Z">
            <w:rPr>
              <w:rFonts w:asciiTheme="minorHAnsi" w:eastAsiaTheme="minorHAnsi" w:hAnsiTheme="minorHAnsi" w:cstheme="minorBidi" w:hint="cs"/>
              <w:b/>
              <w:bCs/>
              <w:color w:val="000000" w:themeColor="text1"/>
              <w:sz w:val="22"/>
              <w:szCs w:val="22"/>
              <w:rtl/>
              <w:lang w:bidi="fa-IR"/>
            </w:rPr>
          </w:rPrChange>
        </w:rPr>
        <w:t>دستگاه</w:t>
      </w:r>
      <w:del w:id="18468" w:author="Mehrnazi Boojari" w:date="2019-01-07T09:46:00Z">
        <w:r w:rsidRPr="00A25997" w:rsidDel="006F7CCF">
          <w:rPr>
            <w:rtl/>
            <w:lang w:bidi="fa-IR"/>
            <w:rPrChange w:id="18469" w:author="Mehrnazi Boojari" w:date="2019-01-15T07:13:00Z">
              <w:rPr>
                <w:rFonts w:asciiTheme="minorHAnsi" w:eastAsiaTheme="minorHAnsi" w:hAnsiTheme="minorHAnsi" w:cstheme="minorBidi"/>
                <w:b/>
                <w:bCs/>
                <w:color w:val="000000" w:themeColor="text1"/>
                <w:sz w:val="22"/>
                <w:szCs w:val="22"/>
                <w:rtl/>
                <w:lang w:bidi="fa-IR"/>
              </w:rPr>
            </w:rPrChange>
          </w:rPr>
          <w:delText xml:space="preserve"> </w:delText>
        </w:r>
        <w:r w:rsidRPr="00A25997" w:rsidDel="006F7CCF">
          <w:rPr>
            <w:rFonts w:hint="cs"/>
            <w:rtl/>
            <w:lang w:bidi="fa-IR"/>
            <w:rPrChange w:id="18470" w:author="Mehrnazi Boojari" w:date="2019-01-15T07:13:00Z">
              <w:rPr>
                <w:rFonts w:asciiTheme="minorHAnsi" w:eastAsiaTheme="minorHAnsi" w:hAnsiTheme="minorHAnsi" w:cstheme="minorBidi" w:hint="cs"/>
                <w:b/>
                <w:bCs/>
                <w:color w:val="000000" w:themeColor="text1"/>
                <w:sz w:val="22"/>
                <w:szCs w:val="22"/>
                <w:rtl/>
                <w:lang w:bidi="fa-IR"/>
              </w:rPr>
            </w:rPrChange>
          </w:rPr>
          <w:delText>های</w:delText>
        </w:r>
        <w:r w:rsidRPr="00A25997" w:rsidDel="006F7CCF">
          <w:rPr>
            <w:rtl/>
            <w:lang w:bidi="fa-IR"/>
            <w:rPrChange w:id="18471" w:author="Mehrnazi Boojari" w:date="2019-01-15T07:13:00Z">
              <w:rPr>
                <w:rFonts w:asciiTheme="minorHAnsi" w:eastAsiaTheme="minorHAnsi" w:hAnsiTheme="minorHAnsi" w:cstheme="minorBidi"/>
                <w:b/>
                <w:bCs/>
                <w:color w:val="000000" w:themeColor="text1"/>
                <w:sz w:val="22"/>
                <w:szCs w:val="22"/>
                <w:rtl/>
                <w:lang w:bidi="fa-IR"/>
              </w:rPr>
            </w:rPrChange>
          </w:rPr>
          <w:delText xml:space="preserve"> </w:delText>
        </w:r>
      </w:del>
      <w:ins w:id="18472" w:author="Mehrnazi Boojari" w:date="2019-01-07T09:46:00Z">
        <w:r w:rsidR="006F7CCF" w:rsidRPr="00A25997">
          <w:rPr>
            <w:rFonts w:hint="cs"/>
            <w:rtl/>
            <w:lang w:bidi="fa-IR"/>
            <w:rPrChange w:id="18473" w:author="Mehrnazi Boojari" w:date="2019-01-15T07:13:00Z">
              <w:rPr>
                <w:rFonts w:asciiTheme="minorHAnsi" w:eastAsiaTheme="minorHAnsi" w:hAnsiTheme="minorHAnsi" w:cstheme="minorBidi" w:hint="cs"/>
                <w:b/>
                <w:bCs/>
                <w:color w:val="000000" w:themeColor="text1"/>
                <w:sz w:val="22"/>
                <w:szCs w:val="22"/>
                <w:rtl/>
                <w:lang w:bidi="fa-IR"/>
              </w:rPr>
            </w:rPrChange>
          </w:rPr>
          <w:t>‌های</w:t>
        </w:r>
        <w:r w:rsidR="006F7CCF" w:rsidRPr="00A25997">
          <w:rPr>
            <w:rtl/>
            <w:lang w:bidi="fa-IR"/>
            <w:rPrChange w:id="18474"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ins>
      <w:r w:rsidRPr="00A25997">
        <w:rPr>
          <w:rFonts w:hint="cs"/>
          <w:rtl/>
          <w:lang w:bidi="fa-IR"/>
          <w:rPrChange w:id="18475" w:author="Mehrnazi Boojari" w:date="2019-01-15T07:13:00Z">
            <w:rPr>
              <w:rFonts w:asciiTheme="minorHAnsi" w:eastAsiaTheme="minorHAnsi" w:hAnsiTheme="minorHAnsi" w:cstheme="minorBidi" w:hint="cs"/>
              <w:b/>
              <w:bCs/>
              <w:color w:val="000000" w:themeColor="text1"/>
              <w:sz w:val="22"/>
              <w:szCs w:val="22"/>
              <w:rtl/>
              <w:lang w:bidi="fa-IR"/>
            </w:rPr>
          </w:rPrChange>
        </w:rPr>
        <w:t>متولی</w:t>
      </w:r>
      <w:r w:rsidRPr="00A25997">
        <w:rPr>
          <w:rtl/>
          <w:lang w:bidi="fa-IR"/>
          <w:rPrChange w:id="18476"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77" w:author="Mehrnazi Boojari" w:date="2019-01-15T07:13:00Z">
            <w:rPr>
              <w:rFonts w:asciiTheme="minorHAnsi" w:eastAsiaTheme="minorHAnsi" w:hAnsiTheme="minorHAnsi" w:cstheme="minorBidi" w:hint="cs"/>
              <w:b/>
              <w:bCs/>
              <w:color w:val="000000" w:themeColor="text1"/>
              <w:sz w:val="22"/>
              <w:szCs w:val="22"/>
              <w:rtl/>
              <w:lang w:bidi="fa-IR"/>
            </w:rPr>
          </w:rPrChange>
        </w:rPr>
        <w:t>در</w:t>
      </w:r>
      <w:r w:rsidRPr="00A25997">
        <w:rPr>
          <w:rtl/>
          <w:lang w:bidi="fa-IR"/>
          <w:rPrChange w:id="18478"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79" w:author="Mehrnazi Boojari" w:date="2019-01-15T07:13:00Z">
            <w:rPr>
              <w:rFonts w:asciiTheme="minorHAnsi" w:eastAsiaTheme="minorHAnsi" w:hAnsiTheme="minorHAnsi" w:cstheme="minorBidi" w:hint="cs"/>
              <w:b/>
              <w:bCs/>
              <w:color w:val="000000" w:themeColor="text1"/>
              <w:sz w:val="22"/>
              <w:szCs w:val="22"/>
              <w:rtl/>
              <w:lang w:bidi="fa-IR"/>
            </w:rPr>
          </w:rPrChange>
        </w:rPr>
        <w:t>هر</w:t>
      </w:r>
      <w:r w:rsidRPr="00A25997">
        <w:rPr>
          <w:rtl/>
          <w:lang w:bidi="fa-IR"/>
          <w:rPrChange w:id="18480"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81" w:author="Mehrnazi Boojari" w:date="2019-01-15T07:13:00Z">
            <w:rPr>
              <w:rFonts w:asciiTheme="minorHAnsi" w:eastAsiaTheme="minorHAnsi" w:hAnsiTheme="minorHAnsi" w:cstheme="minorBidi" w:hint="cs"/>
              <w:b/>
              <w:bCs/>
              <w:color w:val="000000" w:themeColor="text1"/>
              <w:sz w:val="22"/>
              <w:szCs w:val="22"/>
              <w:rtl/>
              <w:lang w:bidi="fa-IR"/>
            </w:rPr>
          </w:rPrChange>
        </w:rPr>
        <w:t>دو</w:t>
      </w:r>
      <w:r w:rsidRPr="00A25997">
        <w:rPr>
          <w:rtl/>
          <w:lang w:bidi="fa-IR"/>
          <w:rPrChange w:id="18482"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83" w:author="Mehrnazi Boojari" w:date="2019-01-15T07:13:00Z">
            <w:rPr>
              <w:rFonts w:asciiTheme="minorHAnsi" w:eastAsiaTheme="minorHAnsi" w:hAnsiTheme="minorHAnsi" w:cstheme="minorBidi" w:hint="cs"/>
              <w:b/>
              <w:bCs/>
              <w:color w:val="000000" w:themeColor="text1"/>
              <w:sz w:val="22"/>
              <w:szCs w:val="22"/>
              <w:rtl/>
              <w:lang w:bidi="fa-IR"/>
            </w:rPr>
          </w:rPrChange>
        </w:rPr>
        <w:t>هم</w:t>
      </w:r>
      <w:r w:rsidRPr="00A25997">
        <w:rPr>
          <w:rtl/>
          <w:lang w:bidi="fa-IR"/>
          <w:rPrChange w:id="18484"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85" w:author="Mehrnazi Boojari" w:date="2019-01-15T07:13:00Z">
            <w:rPr>
              <w:rFonts w:asciiTheme="minorHAnsi" w:eastAsiaTheme="minorHAnsi" w:hAnsiTheme="minorHAnsi" w:cstheme="minorBidi" w:hint="cs"/>
              <w:b/>
              <w:bCs/>
              <w:color w:val="000000" w:themeColor="text1"/>
              <w:sz w:val="22"/>
              <w:szCs w:val="22"/>
              <w:rtl/>
              <w:lang w:bidi="fa-IR"/>
            </w:rPr>
          </w:rPrChange>
        </w:rPr>
        <w:t>عوامل</w:t>
      </w:r>
      <w:r w:rsidRPr="00A25997">
        <w:rPr>
          <w:rtl/>
          <w:lang w:bidi="fa-IR"/>
          <w:rPrChange w:id="18486"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87" w:author="Mehrnazi Boojari" w:date="2019-01-15T07:13:00Z">
            <w:rPr>
              <w:rFonts w:asciiTheme="minorHAnsi" w:eastAsiaTheme="minorHAnsi" w:hAnsiTheme="minorHAnsi" w:cstheme="minorBidi" w:hint="cs"/>
              <w:b/>
              <w:bCs/>
              <w:color w:val="000000" w:themeColor="text1"/>
              <w:sz w:val="22"/>
              <w:szCs w:val="22"/>
              <w:rtl/>
              <w:lang w:bidi="fa-IR"/>
            </w:rPr>
          </w:rPrChange>
        </w:rPr>
        <w:t>و</w:t>
      </w:r>
      <w:r w:rsidRPr="00A25997">
        <w:rPr>
          <w:rtl/>
          <w:lang w:bidi="fa-IR"/>
          <w:rPrChange w:id="18488"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489" w:author="Mehrnazi Boojari" w:date="2019-01-15T07:13:00Z">
            <w:rPr>
              <w:rFonts w:asciiTheme="minorHAnsi" w:eastAsiaTheme="minorHAnsi" w:hAnsiTheme="minorHAnsi" w:cstheme="minorBidi" w:hint="cs"/>
              <w:b/>
              <w:bCs/>
              <w:color w:val="000000" w:themeColor="text1"/>
              <w:sz w:val="22"/>
              <w:szCs w:val="22"/>
              <w:rtl/>
              <w:lang w:bidi="fa-IR"/>
            </w:rPr>
          </w:rPrChange>
        </w:rPr>
        <w:t>هم</w:t>
      </w:r>
      <w:r w:rsidRPr="00A25997">
        <w:rPr>
          <w:rtl/>
          <w:lang w:bidi="fa-IR"/>
          <w:rPrChange w:id="18490"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del w:id="18491" w:author="Mehrnazi Boojari" w:date="2019-01-07T09:45:00Z">
        <w:r w:rsidRPr="00A25997" w:rsidDel="006F7CCF">
          <w:rPr>
            <w:rFonts w:hint="cs"/>
            <w:rtl/>
            <w:lang w:bidi="fa-IR"/>
            <w:rPrChange w:id="18492" w:author="Mehrnazi Boojari" w:date="2019-01-15T07:13:00Z">
              <w:rPr>
                <w:rFonts w:asciiTheme="minorHAnsi" w:eastAsiaTheme="minorHAnsi" w:hAnsiTheme="minorHAnsi" w:cstheme="minorBidi" w:hint="cs"/>
                <w:b/>
                <w:bCs/>
                <w:color w:val="000000" w:themeColor="text1"/>
                <w:sz w:val="22"/>
                <w:szCs w:val="22"/>
                <w:rtl/>
                <w:lang w:bidi="fa-IR"/>
              </w:rPr>
            </w:rPrChange>
          </w:rPr>
          <w:delText>راه</w:delText>
        </w:r>
        <w:r w:rsidRPr="00A25997" w:rsidDel="006F7CCF">
          <w:rPr>
            <w:rtl/>
            <w:lang w:bidi="fa-IR"/>
            <w:rPrChange w:id="18493" w:author="Mehrnazi Boojari" w:date="2019-01-15T07:13:00Z">
              <w:rPr>
                <w:rFonts w:asciiTheme="minorHAnsi" w:eastAsiaTheme="minorHAnsi" w:hAnsiTheme="minorHAnsi" w:cstheme="minorBidi"/>
                <w:b/>
                <w:bCs/>
                <w:color w:val="000000" w:themeColor="text1"/>
                <w:sz w:val="22"/>
                <w:szCs w:val="22"/>
                <w:rtl/>
                <w:lang w:bidi="fa-IR"/>
              </w:rPr>
            </w:rPrChange>
          </w:rPr>
          <w:delText xml:space="preserve"> </w:delText>
        </w:r>
        <w:r w:rsidRPr="00A25997" w:rsidDel="006F7CCF">
          <w:rPr>
            <w:rFonts w:hint="cs"/>
            <w:rtl/>
            <w:lang w:bidi="fa-IR"/>
            <w:rPrChange w:id="18494" w:author="Mehrnazi Boojari" w:date="2019-01-15T07:13:00Z">
              <w:rPr>
                <w:rFonts w:asciiTheme="minorHAnsi" w:eastAsiaTheme="minorHAnsi" w:hAnsiTheme="minorHAnsi" w:cstheme="minorBidi" w:hint="cs"/>
                <w:b/>
                <w:bCs/>
                <w:color w:val="000000" w:themeColor="text1"/>
                <w:sz w:val="22"/>
                <w:szCs w:val="22"/>
                <w:rtl/>
                <w:lang w:bidi="fa-IR"/>
              </w:rPr>
            </w:rPrChange>
          </w:rPr>
          <w:delText>حل</w:delText>
        </w:r>
      </w:del>
      <w:ins w:id="18495" w:author="Mehrnazi Boojari" w:date="2019-01-07T09:45:00Z">
        <w:r w:rsidR="006F7CCF" w:rsidRPr="00A25997">
          <w:rPr>
            <w:rFonts w:hint="cs"/>
            <w:rtl/>
            <w:lang w:bidi="fa-IR"/>
            <w:rPrChange w:id="18496" w:author="Mehrnazi Boojari" w:date="2019-01-15T07:13:00Z">
              <w:rPr>
                <w:rFonts w:asciiTheme="minorHAnsi" w:eastAsiaTheme="minorHAnsi" w:hAnsiTheme="minorHAnsi" w:cstheme="minorBidi" w:hint="cs"/>
                <w:b/>
                <w:bCs/>
                <w:color w:val="000000" w:themeColor="text1"/>
                <w:sz w:val="22"/>
                <w:szCs w:val="22"/>
                <w:rtl/>
                <w:lang w:bidi="fa-IR"/>
              </w:rPr>
            </w:rPrChange>
          </w:rPr>
          <w:t>راه‌حل</w:t>
        </w:r>
      </w:ins>
      <w:ins w:id="18497" w:author="Mehrnazi Boojari" w:date="2019-01-15T07:12:00Z">
        <w:r w:rsidR="001021F0" w:rsidRPr="00A25997">
          <w:rPr>
            <w:rFonts w:cs="B Nazanin" w:hint="cs"/>
            <w:lang w:bidi="fa-IR"/>
            <w:rPrChange w:id="18498" w:author="Mehrnazi Boojari" w:date="2019-01-15T07:13:00Z">
              <w:rPr>
                <w:rFonts w:asciiTheme="minorHAnsi" w:eastAsiaTheme="minorHAnsi" w:hAnsiTheme="minorHAnsi" w:cs="B Nazanin" w:hint="cs"/>
                <w:b/>
                <w:bCs/>
                <w:color w:val="000000" w:themeColor="text1"/>
                <w:sz w:val="22"/>
                <w:szCs w:val="22"/>
                <w:lang w:bidi="fa-IR"/>
              </w:rPr>
            </w:rPrChange>
          </w:rPr>
          <w:t>‌</w:t>
        </w:r>
      </w:ins>
      <w:del w:id="18499" w:author="Mehrnazi Boojari" w:date="2019-01-15T07:12:00Z">
        <w:r w:rsidRPr="00A25997" w:rsidDel="001021F0">
          <w:rPr>
            <w:rtl/>
            <w:lang w:bidi="fa-IR"/>
            <w:rPrChange w:id="18500" w:author="Mehrnazi Boojari" w:date="2019-01-15T07:13:00Z">
              <w:rPr>
                <w:rFonts w:asciiTheme="minorHAnsi" w:eastAsiaTheme="minorHAnsi" w:hAnsiTheme="minorHAnsi" w:cstheme="minorBidi"/>
                <w:b/>
                <w:bCs/>
                <w:color w:val="000000" w:themeColor="text1"/>
                <w:sz w:val="22"/>
                <w:szCs w:val="22"/>
                <w:rtl/>
                <w:lang w:bidi="fa-IR"/>
              </w:rPr>
            </w:rPrChange>
          </w:rPr>
          <w:delText xml:space="preserve"> </w:delText>
        </w:r>
      </w:del>
      <w:r w:rsidRPr="00A25997">
        <w:rPr>
          <w:rFonts w:hint="cs"/>
          <w:rtl/>
          <w:lang w:bidi="fa-IR"/>
          <w:rPrChange w:id="18501" w:author="Mehrnazi Boojari" w:date="2019-01-15T07:13:00Z">
            <w:rPr>
              <w:rFonts w:asciiTheme="minorHAnsi" w:eastAsiaTheme="minorHAnsi" w:hAnsiTheme="minorHAnsi" w:cstheme="minorBidi" w:hint="cs"/>
              <w:b/>
              <w:bCs/>
              <w:color w:val="000000" w:themeColor="text1"/>
              <w:sz w:val="22"/>
              <w:szCs w:val="22"/>
              <w:rtl/>
              <w:lang w:bidi="fa-IR"/>
            </w:rPr>
          </w:rPrChange>
        </w:rPr>
        <w:t>ها</w:t>
      </w:r>
      <w:r w:rsidRPr="00A25997">
        <w:rPr>
          <w:rtl/>
          <w:lang w:bidi="fa-IR"/>
          <w:rPrChange w:id="18502"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503" w:author="Mehrnazi Boojari" w:date="2019-01-15T07:13:00Z">
            <w:rPr>
              <w:rFonts w:asciiTheme="minorHAnsi" w:eastAsiaTheme="minorHAnsi" w:hAnsiTheme="minorHAnsi" w:cstheme="minorBidi" w:hint="cs"/>
              <w:b/>
              <w:bCs/>
              <w:color w:val="000000" w:themeColor="text1"/>
              <w:sz w:val="22"/>
              <w:szCs w:val="22"/>
              <w:rtl/>
              <w:lang w:bidi="fa-IR"/>
            </w:rPr>
          </w:rPrChange>
        </w:rPr>
        <w:t>بنیاد</w:t>
      </w:r>
      <w:r w:rsidRPr="00A25997">
        <w:rPr>
          <w:rtl/>
          <w:lang w:bidi="fa-IR"/>
          <w:rPrChange w:id="18504"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505" w:author="Mehrnazi Boojari" w:date="2019-01-15T07:13:00Z">
            <w:rPr>
              <w:rFonts w:asciiTheme="minorHAnsi" w:eastAsiaTheme="minorHAnsi" w:hAnsiTheme="minorHAnsi" w:cstheme="minorBidi" w:hint="cs"/>
              <w:b/>
              <w:bCs/>
              <w:color w:val="000000" w:themeColor="text1"/>
              <w:sz w:val="22"/>
              <w:szCs w:val="22"/>
              <w:rtl/>
              <w:lang w:bidi="fa-IR"/>
            </w:rPr>
          </w:rPrChange>
        </w:rPr>
        <w:t>مسکن</w:t>
      </w:r>
      <w:del w:id="18506" w:author="Mehrnazi Boojari" w:date="2019-01-07T22:43:00Z">
        <w:r w:rsidRPr="00A25997" w:rsidDel="00BF4CE5">
          <w:rPr>
            <w:rtl/>
            <w:lang w:bidi="fa-IR"/>
            <w:rPrChange w:id="18507" w:author="Mehrnazi Boojari" w:date="2019-01-15T07:13:00Z">
              <w:rPr>
                <w:rFonts w:asciiTheme="minorHAnsi" w:eastAsiaTheme="minorHAnsi" w:hAnsiTheme="minorHAnsi" w:cstheme="minorBidi"/>
                <w:b/>
                <w:bCs/>
                <w:color w:val="000000" w:themeColor="text1"/>
                <w:sz w:val="22"/>
                <w:szCs w:val="22"/>
                <w:rtl/>
                <w:lang w:bidi="fa-IR"/>
              </w:rPr>
            </w:rPrChange>
          </w:rPr>
          <w:delText xml:space="preserve"> </w:delText>
        </w:r>
        <w:r w:rsidRPr="00A25997" w:rsidDel="00BF4CE5">
          <w:rPr>
            <w:rFonts w:hint="cs"/>
            <w:rtl/>
            <w:lang w:bidi="fa-IR"/>
            <w:rPrChange w:id="18508" w:author="Mehrnazi Boojari" w:date="2019-01-15T07:13:00Z">
              <w:rPr>
                <w:rFonts w:asciiTheme="minorHAnsi" w:eastAsiaTheme="minorHAnsi" w:hAnsiTheme="minorHAnsi" w:cstheme="minorBidi" w:hint="cs"/>
                <w:b/>
                <w:bCs/>
                <w:color w:val="000000" w:themeColor="text1"/>
                <w:sz w:val="22"/>
                <w:szCs w:val="22"/>
                <w:rtl/>
                <w:lang w:bidi="fa-IR"/>
              </w:rPr>
            </w:rPrChange>
          </w:rPr>
          <w:delText>به</w:delText>
        </w:r>
        <w:r w:rsidRPr="00A25997" w:rsidDel="00BF4CE5">
          <w:rPr>
            <w:rtl/>
            <w:lang w:bidi="fa-IR"/>
            <w:rPrChange w:id="18509" w:author="Mehrnazi Boojari" w:date="2019-01-15T07:13:00Z">
              <w:rPr>
                <w:rFonts w:asciiTheme="minorHAnsi" w:eastAsiaTheme="minorHAnsi" w:hAnsiTheme="minorHAnsi" w:cstheme="minorBidi"/>
                <w:b/>
                <w:bCs/>
                <w:color w:val="000000" w:themeColor="text1"/>
                <w:sz w:val="22"/>
                <w:szCs w:val="22"/>
                <w:rtl/>
                <w:lang w:bidi="fa-IR"/>
              </w:rPr>
            </w:rPrChange>
          </w:rPr>
          <w:delText xml:space="preserve"> </w:delText>
        </w:r>
        <w:r w:rsidRPr="00A25997" w:rsidDel="00BF4CE5">
          <w:rPr>
            <w:rFonts w:hint="cs"/>
            <w:rtl/>
            <w:lang w:bidi="fa-IR"/>
            <w:rPrChange w:id="18510" w:author="Mehrnazi Boojari" w:date="2019-01-15T07:13:00Z">
              <w:rPr>
                <w:rFonts w:asciiTheme="minorHAnsi" w:eastAsiaTheme="minorHAnsi" w:hAnsiTheme="minorHAnsi" w:cstheme="minorBidi" w:hint="cs"/>
                <w:b/>
                <w:bCs/>
                <w:color w:val="000000" w:themeColor="text1"/>
                <w:sz w:val="22"/>
                <w:szCs w:val="22"/>
                <w:rtl/>
                <w:lang w:bidi="fa-IR"/>
              </w:rPr>
            </w:rPrChange>
          </w:rPr>
          <w:delText>دلیل</w:delText>
        </w:r>
        <w:r w:rsidRPr="00A25997" w:rsidDel="00BF4CE5">
          <w:rPr>
            <w:rtl/>
            <w:lang w:bidi="fa-IR"/>
            <w:rPrChange w:id="18511" w:author="Mehrnazi Boojari" w:date="2019-01-15T07:13:00Z">
              <w:rPr>
                <w:rFonts w:asciiTheme="minorHAnsi" w:eastAsiaTheme="minorHAnsi" w:hAnsiTheme="minorHAnsi" w:cstheme="minorBidi"/>
                <w:b/>
                <w:bCs/>
                <w:color w:val="000000" w:themeColor="text1"/>
                <w:sz w:val="22"/>
                <w:szCs w:val="22"/>
                <w:rtl/>
                <w:lang w:bidi="fa-IR"/>
              </w:rPr>
            </w:rPrChange>
          </w:rPr>
          <w:delText xml:space="preserve"> </w:delText>
        </w:r>
      </w:del>
      <w:ins w:id="18512" w:author="Mehrnazi Boojari" w:date="2019-01-07T22:43:00Z">
        <w:r w:rsidR="00BF4CE5" w:rsidRPr="00A25997">
          <w:rPr>
            <w:rtl/>
            <w:lang w:bidi="fa-IR"/>
            <w:rPrChange w:id="18513"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00BF4CE5" w:rsidRPr="00A25997">
          <w:rPr>
            <w:rFonts w:hint="cs"/>
            <w:rtl/>
            <w:lang w:bidi="fa-IR"/>
            <w:rPrChange w:id="18514" w:author="Mehrnazi Boojari" w:date="2019-01-15T07:13:00Z">
              <w:rPr>
                <w:rFonts w:asciiTheme="minorHAnsi" w:eastAsiaTheme="minorHAnsi" w:hAnsiTheme="minorHAnsi" w:cstheme="minorBidi" w:hint="cs"/>
                <w:b/>
                <w:bCs/>
                <w:color w:val="000000" w:themeColor="text1"/>
                <w:sz w:val="22"/>
                <w:szCs w:val="22"/>
                <w:rtl/>
                <w:lang w:bidi="fa-IR"/>
              </w:rPr>
            </w:rPrChange>
          </w:rPr>
          <w:t>به‌دلیل</w:t>
        </w:r>
        <w:r w:rsidR="00BF4CE5" w:rsidRPr="00A25997">
          <w:rPr>
            <w:rtl/>
            <w:lang w:bidi="fa-IR"/>
            <w:rPrChange w:id="18515"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ins>
      <w:r w:rsidRPr="00A25997">
        <w:rPr>
          <w:rFonts w:hint="cs"/>
          <w:rtl/>
          <w:lang w:bidi="fa-IR"/>
          <w:rPrChange w:id="18516" w:author="Mehrnazi Boojari" w:date="2019-01-15T07:13:00Z">
            <w:rPr>
              <w:rFonts w:asciiTheme="minorHAnsi" w:eastAsiaTheme="minorHAnsi" w:hAnsiTheme="minorHAnsi" w:cstheme="minorBidi" w:hint="cs"/>
              <w:b/>
              <w:bCs/>
              <w:color w:val="000000" w:themeColor="text1"/>
              <w:sz w:val="22"/>
              <w:szCs w:val="22"/>
              <w:rtl/>
              <w:lang w:bidi="fa-IR"/>
            </w:rPr>
          </w:rPrChange>
        </w:rPr>
        <w:t>متولی</w:t>
      </w:r>
      <w:del w:id="18517" w:author="Mehrnazi Boojari" w:date="2019-01-07T10:45:00Z">
        <w:r w:rsidRPr="00A25997" w:rsidDel="006A1F1D">
          <w:rPr>
            <w:rtl/>
            <w:lang w:bidi="fa-IR"/>
            <w:rPrChange w:id="18518" w:author="Mehrnazi Boojari" w:date="2019-01-15T07:13:00Z">
              <w:rPr>
                <w:rFonts w:asciiTheme="minorHAnsi" w:eastAsiaTheme="minorHAnsi" w:hAnsiTheme="minorHAnsi" w:cstheme="minorBidi"/>
                <w:b/>
                <w:bCs/>
                <w:color w:val="000000" w:themeColor="text1"/>
                <w:sz w:val="22"/>
                <w:szCs w:val="22"/>
                <w:rtl/>
                <w:lang w:bidi="fa-IR"/>
              </w:rPr>
            </w:rPrChange>
          </w:rPr>
          <w:delText xml:space="preserve"> </w:delText>
        </w:r>
        <w:r w:rsidRPr="00A25997" w:rsidDel="006A1F1D">
          <w:rPr>
            <w:rFonts w:hint="cs"/>
            <w:rtl/>
            <w:lang w:bidi="fa-IR"/>
            <w:rPrChange w:id="18519" w:author="Mehrnazi Boojari" w:date="2019-01-15T07:13:00Z">
              <w:rPr>
                <w:rFonts w:asciiTheme="minorHAnsi" w:eastAsiaTheme="minorHAnsi" w:hAnsiTheme="minorHAnsi" w:cstheme="minorBidi" w:hint="cs"/>
                <w:b/>
                <w:bCs/>
                <w:color w:val="000000" w:themeColor="text1"/>
                <w:sz w:val="22"/>
                <w:szCs w:val="22"/>
                <w:rtl/>
                <w:lang w:bidi="fa-IR"/>
              </w:rPr>
            </w:rPrChange>
          </w:rPr>
          <w:delText>بودن</w:delText>
        </w:r>
        <w:r w:rsidRPr="00A25997" w:rsidDel="006A1F1D">
          <w:rPr>
            <w:rtl/>
            <w:lang w:bidi="fa-IR"/>
            <w:rPrChange w:id="18520" w:author="Mehrnazi Boojari" w:date="2019-01-15T07:13:00Z">
              <w:rPr>
                <w:rFonts w:asciiTheme="minorHAnsi" w:eastAsiaTheme="minorHAnsi" w:hAnsiTheme="minorHAnsi" w:cstheme="minorBidi"/>
                <w:b/>
                <w:bCs/>
                <w:color w:val="000000" w:themeColor="text1"/>
                <w:sz w:val="22"/>
                <w:szCs w:val="22"/>
                <w:rtl/>
                <w:lang w:bidi="fa-IR"/>
              </w:rPr>
            </w:rPrChange>
          </w:rPr>
          <w:delText xml:space="preserve"> </w:delText>
        </w:r>
      </w:del>
      <w:ins w:id="18521" w:author="Mehrnazi Boojari" w:date="2019-01-07T10:45:00Z">
        <w:r w:rsidR="006A1F1D" w:rsidRPr="00A25997">
          <w:rPr>
            <w:rFonts w:hint="cs"/>
            <w:rtl/>
            <w:lang w:bidi="fa-IR"/>
            <w:rPrChange w:id="18522" w:author="Mehrnazi Boojari" w:date="2019-01-15T07:13:00Z">
              <w:rPr>
                <w:rFonts w:asciiTheme="minorHAnsi" w:eastAsiaTheme="minorHAnsi" w:hAnsiTheme="minorHAnsi" w:cstheme="minorBidi" w:hint="cs"/>
                <w:b/>
                <w:bCs/>
                <w:color w:val="000000" w:themeColor="text1"/>
                <w:sz w:val="22"/>
                <w:szCs w:val="22"/>
                <w:rtl/>
                <w:lang w:bidi="fa-IR"/>
              </w:rPr>
            </w:rPrChange>
          </w:rPr>
          <w:t>‌بودن</w:t>
        </w:r>
        <w:r w:rsidR="006A1F1D" w:rsidRPr="00A25997">
          <w:rPr>
            <w:rtl/>
            <w:lang w:bidi="fa-IR"/>
            <w:rPrChange w:id="18523"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ins>
      <w:r w:rsidRPr="00A25997">
        <w:rPr>
          <w:rFonts w:hint="cs"/>
          <w:rtl/>
          <w:lang w:bidi="fa-IR"/>
          <w:rPrChange w:id="18524" w:author="Mehrnazi Boojari" w:date="2019-01-15T07:13:00Z">
            <w:rPr>
              <w:rFonts w:asciiTheme="minorHAnsi" w:eastAsiaTheme="minorHAnsi" w:hAnsiTheme="minorHAnsi" w:cstheme="minorBidi" w:hint="cs"/>
              <w:b/>
              <w:bCs/>
              <w:color w:val="000000" w:themeColor="text1"/>
              <w:sz w:val="22"/>
              <w:szCs w:val="22"/>
              <w:rtl/>
              <w:lang w:bidi="fa-IR"/>
            </w:rPr>
          </w:rPrChange>
        </w:rPr>
        <w:t>امر</w:t>
      </w:r>
      <w:r w:rsidRPr="00A25997">
        <w:rPr>
          <w:rtl/>
          <w:lang w:bidi="fa-IR"/>
          <w:rPrChange w:id="18525"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526" w:author="Mehrnazi Boojari" w:date="2019-01-15T07:13:00Z">
            <w:rPr>
              <w:rFonts w:asciiTheme="minorHAnsi" w:eastAsiaTheme="minorHAnsi" w:hAnsiTheme="minorHAnsi" w:cstheme="minorBidi" w:hint="cs"/>
              <w:b/>
              <w:bCs/>
              <w:color w:val="000000" w:themeColor="text1"/>
              <w:sz w:val="22"/>
              <w:szCs w:val="22"/>
              <w:rtl/>
              <w:lang w:bidi="fa-IR"/>
            </w:rPr>
          </w:rPrChange>
        </w:rPr>
        <w:t>مسکن</w:t>
      </w:r>
      <w:r w:rsidRPr="00A25997">
        <w:rPr>
          <w:rtl/>
          <w:lang w:bidi="fa-IR"/>
          <w:rPrChange w:id="18527"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528" w:author="Mehrnazi Boojari" w:date="2019-01-15T07:13:00Z">
            <w:rPr>
              <w:rFonts w:asciiTheme="minorHAnsi" w:eastAsiaTheme="minorHAnsi" w:hAnsiTheme="minorHAnsi" w:cstheme="minorBidi" w:hint="cs"/>
              <w:b/>
              <w:bCs/>
              <w:color w:val="000000" w:themeColor="text1"/>
              <w:sz w:val="22"/>
              <w:szCs w:val="22"/>
              <w:rtl/>
              <w:lang w:bidi="fa-IR"/>
            </w:rPr>
          </w:rPrChange>
        </w:rPr>
        <w:t>روستایی</w:t>
      </w:r>
      <w:r w:rsidRPr="00A25997">
        <w:rPr>
          <w:rtl/>
          <w:lang w:bidi="fa-IR"/>
          <w:rPrChange w:id="18529"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530" w:author="Mehrnazi Boojari" w:date="2019-01-15T07:13:00Z">
            <w:rPr>
              <w:rFonts w:asciiTheme="minorHAnsi" w:eastAsiaTheme="minorHAnsi" w:hAnsiTheme="minorHAnsi" w:cstheme="minorBidi" w:hint="cs"/>
              <w:b/>
              <w:bCs/>
              <w:color w:val="000000" w:themeColor="text1"/>
              <w:sz w:val="22"/>
              <w:szCs w:val="22"/>
              <w:rtl/>
              <w:lang w:bidi="fa-IR"/>
            </w:rPr>
          </w:rPrChange>
        </w:rPr>
        <w:t>در</w:t>
      </w:r>
      <w:r w:rsidRPr="00A25997">
        <w:rPr>
          <w:rtl/>
          <w:lang w:bidi="fa-IR"/>
          <w:rPrChange w:id="18531"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532" w:author="Mehrnazi Boojari" w:date="2019-01-15T07:13:00Z">
            <w:rPr>
              <w:rFonts w:asciiTheme="minorHAnsi" w:eastAsiaTheme="minorHAnsi" w:hAnsiTheme="minorHAnsi" w:cstheme="minorBidi" w:hint="cs"/>
              <w:b/>
              <w:bCs/>
              <w:color w:val="000000" w:themeColor="text1"/>
              <w:sz w:val="22"/>
              <w:szCs w:val="22"/>
              <w:rtl/>
              <w:lang w:bidi="fa-IR"/>
            </w:rPr>
          </w:rPrChange>
        </w:rPr>
        <w:t>کشور</w:t>
      </w:r>
      <w:r w:rsidRPr="00A25997">
        <w:rPr>
          <w:rtl/>
          <w:lang w:bidi="fa-IR"/>
          <w:rPrChange w:id="18533"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Pr="00A25997">
        <w:rPr>
          <w:rFonts w:hint="cs"/>
          <w:rtl/>
          <w:lang w:bidi="fa-IR"/>
          <w:rPrChange w:id="18534" w:author="Mehrnazi Boojari" w:date="2019-01-15T07:13:00Z">
            <w:rPr>
              <w:rFonts w:asciiTheme="minorHAnsi" w:eastAsiaTheme="minorHAnsi" w:hAnsiTheme="minorHAnsi" w:cstheme="minorBidi" w:hint="cs"/>
              <w:b/>
              <w:bCs/>
              <w:color w:val="000000" w:themeColor="text1"/>
              <w:sz w:val="22"/>
              <w:szCs w:val="22"/>
              <w:rtl/>
              <w:lang w:bidi="fa-IR"/>
            </w:rPr>
          </w:rPrChange>
        </w:rPr>
        <w:t>است</w:t>
      </w:r>
      <w:ins w:id="18535" w:author="Mehrnazi Boojari" w:date="2019-01-15T07:13:00Z">
        <w:r w:rsidR="005E28A3" w:rsidRPr="00A25997">
          <w:rPr>
            <w:rtl/>
            <w:lang w:bidi="fa-IR"/>
            <w:rPrChange w:id="18536" w:author="Mehrnazi Boojari" w:date="2019-01-15T07:13:00Z">
              <w:rPr>
                <w:rFonts w:asciiTheme="minorHAnsi" w:eastAsiaTheme="minorHAnsi" w:hAnsiTheme="minorHAnsi" w:cstheme="minorBidi"/>
                <w:b/>
                <w:bCs/>
                <w:color w:val="000000" w:themeColor="text1"/>
                <w:sz w:val="22"/>
                <w:szCs w:val="22"/>
                <w:rtl/>
                <w:lang w:bidi="fa-IR"/>
              </w:rPr>
            </w:rPrChange>
          </w:rPr>
          <w:t>.</w:t>
        </w:r>
      </w:ins>
      <w:r w:rsidRPr="00A25997">
        <w:rPr>
          <w:rtl/>
          <w:lang w:bidi="fa-IR"/>
          <w:rPrChange w:id="18537" w:author="Mehrnazi Boojari" w:date="2019-01-15T07:13:00Z">
            <w:rPr>
              <w:rFonts w:asciiTheme="minorHAnsi" w:eastAsiaTheme="minorHAnsi" w:hAnsiTheme="minorHAnsi" w:cstheme="minorBidi"/>
              <w:b/>
              <w:bCs/>
              <w:color w:val="000000" w:themeColor="text1"/>
              <w:sz w:val="22"/>
              <w:szCs w:val="22"/>
              <w:rtl/>
              <w:lang w:bidi="fa-IR"/>
            </w:rPr>
          </w:rPrChange>
        </w:rPr>
        <w:t xml:space="preserve"> </w:t>
      </w:r>
      <w:r w:rsidR="00A25997">
        <w:rPr>
          <w:rFonts w:hint="cs"/>
          <w:rtl/>
        </w:rPr>
        <w:t>علاوه بر آن فراوانی حوزه اجرایی در بخش عامل</w:t>
      </w:r>
      <w:r w:rsidR="00A25997" w:rsidRPr="00A25997">
        <w:rPr>
          <w:rFonts w:cs="B Nazanin" w:hint="cs"/>
          <w:rtl/>
        </w:rPr>
        <w:t>‌</w:t>
      </w:r>
      <w:r w:rsidR="00A25997">
        <w:rPr>
          <w:rFonts w:hint="cs"/>
          <w:rtl/>
        </w:rPr>
        <w:t>ها تقریباً زیاد است که دستگاه</w:t>
      </w:r>
      <w:r w:rsidR="00A25997" w:rsidRPr="00A25997">
        <w:rPr>
          <w:rFonts w:cs="B Nazanin" w:hint="cs"/>
          <w:rtl/>
        </w:rPr>
        <w:t>‌</w:t>
      </w:r>
      <w:r w:rsidR="00A25997">
        <w:rPr>
          <w:rFonts w:hint="cs"/>
          <w:rtl/>
        </w:rPr>
        <w:t>های اجرایی</w:t>
      </w:r>
      <w:r w:rsidR="00174759" w:rsidRPr="00471054">
        <w:rPr>
          <w:rFonts w:hint="cs"/>
          <w:rtl/>
          <w:lang w:bidi="fa-IR"/>
        </w:rPr>
        <w:t xml:space="preserve"> </w:t>
      </w:r>
      <w:r w:rsidR="00174759" w:rsidRPr="00471054">
        <w:rPr>
          <w:rFonts w:hint="cs"/>
          <w:rtl/>
          <w:lang w:bidi="fa-IR"/>
        </w:rPr>
        <w:lastRenderedPageBreak/>
        <w:t>اعم از شورا و دهیاری نیز خود را نشان</w:t>
      </w:r>
      <w:del w:id="18538" w:author="Mehrnazi Boojari" w:date="2019-01-07T09:49:00Z">
        <w:r w:rsidR="00174759" w:rsidRPr="00471054" w:rsidDel="006F7CCF">
          <w:rPr>
            <w:rFonts w:hint="cs"/>
            <w:rtl/>
            <w:lang w:bidi="fa-IR"/>
          </w:rPr>
          <w:delText xml:space="preserve"> می </w:delText>
        </w:r>
      </w:del>
      <w:ins w:id="18539" w:author="Mehrnazi Boojari" w:date="2019-01-07T09:49:00Z">
        <w:r w:rsidR="006F7CCF">
          <w:rPr>
            <w:rFonts w:hint="cs"/>
            <w:rtl/>
            <w:lang w:bidi="fa-IR"/>
          </w:rPr>
          <w:t xml:space="preserve"> می‌</w:t>
        </w:r>
      </w:ins>
      <w:r w:rsidR="00174759" w:rsidRPr="00471054">
        <w:rPr>
          <w:rFonts w:hint="cs"/>
          <w:rtl/>
          <w:lang w:bidi="fa-IR"/>
        </w:rPr>
        <w:t>دهد</w:t>
      </w:r>
      <w:del w:id="18540" w:author="Mehrnazi Boojari" w:date="2019-01-08T02:06:00Z">
        <w:r w:rsidR="00174759" w:rsidRPr="00471054" w:rsidDel="00310BDA">
          <w:rPr>
            <w:rFonts w:hint="cs"/>
            <w:rtl/>
            <w:lang w:bidi="fa-IR"/>
          </w:rPr>
          <w:delText xml:space="preserve"> ولی </w:delText>
        </w:r>
      </w:del>
      <w:ins w:id="18541" w:author="Mehrnazi Boojari" w:date="2019-01-08T02:06:00Z">
        <w:r w:rsidR="00310BDA">
          <w:rPr>
            <w:rFonts w:hint="cs"/>
            <w:rtl/>
            <w:lang w:bidi="fa-IR"/>
          </w:rPr>
          <w:t xml:space="preserve">، ولی </w:t>
        </w:r>
      </w:ins>
      <w:r w:rsidR="00174759" w:rsidRPr="00471054">
        <w:rPr>
          <w:rFonts w:hint="cs"/>
          <w:rtl/>
          <w:lang w:bidi="fa-IR"/>
        </w:rPr>
        <w:t>در دستگاه</w:t>
      </w:r>
      <w:del w:id="18542" w:author="Mehrnazi Boojari" w:date="2019-01-07T09:46:00Z">
        <w:r w:rsidR="00174759" w:rsidRPr="00471054" w:rsidDel="006F7CCF">
          <w:rPr>
            <w:rFonts w:hint="cs"/>
            <w:rtl/>
            <w:lang w:bidi="fa-IR"/>
          </w:rPr>
          <w:delText xml:space="preserve"> های </w:delText>
        </w:r>
      </w:del>
      <w:ins w:id="18543" w:author="Mehrnazi Boojari" w:date="2019-01-07T09:46:00Z">
        <w:r w:rsidR="006F7CCF">
          <w:rPr>
            <w:rFonts w:hint="cs"/>
            <w:rtl/>
            <w:lang w:bidi="fa-IR"/>
          </w:rPr>
          <w:t xml:space="preserve">‌های </w:t>
        </w:r>
      </w:ins>
      <w:r w:rsidR="00174759" w:rsidRPr="00471054">
        <w:rPr>
          <w:rFonts w:hint="cs"/>
          <w:rtl/>
          <w:lang w:bidi="fa-IR"/>
        </w:rPr>
        <w:t xml:space="preserve">مرتبط با </w:t>
      </w:r>
      <w:del w:id="18544" w:author="Mehrnazi Boojari" w:date="2019-01-07T09:45:00Z">
        <w:r w:rsidR="00174759" w:rsidRPr="00471054" w:rsidDel="006F7CCF">
          <w:rPr>
            <w:rFonts w:hint="cs"/>
            <w:rtl/>
            <w:lang w:bidi="fa-IR"/>
          </w:rPr>
          <w:delText>راه حل</w:delText>
        </w:r>
      </w:del>
      <w:ins w:id="18545" w:author="Mehrnazi Boojari" w:date="2019-01-07T09:45:00Z">
        <w:r w:rsidR="006F7CCF">
          <w:rPr>
            <w:rFonts w:hint="cs"/>
            <w:rtl/>
            <w:lang w:bidi="fa-IR"/>
          </w:rPr>
          <w:t>راه‌حل</w:t>
        </w:r>
      </w:ins>
      <w:del w:id="18546" w:author="Mehrnazi Boojari" w:date="2019-01-07T09:45:00Z">
        <w:r w:rsidR="00174759" w:rsidRPr="00471054" w:rsidDel="006F7CCF">
          <w:rPr>
            <w:rFonts w:hint="cs"/>
            <w:rtl/>
            <w:lang w:bidi="fa-IR"/>
          </w:rPr>
          <w:delText xml:space="preserve"> ها </w:delText>
        </w:r>
      </w:del>
      <w:ins w:id="18547" w:author="Mehrnazi Boojari" w:date="2019-01-07T09:45:00Z">
        <w:r w:rsidR="006F7CCF">
          <w:rPr>
            <w:rFonts w:hint="cs"/>
            <w:rtl/>
            <w:lang w:bidi="fa-IR"/>
          </w:rPr>
          <w:t>‌ها</w:t>
        </w:r>
      </w:ins>
      <w:del w:id="18548" w:author="Mehrnazi Boojari" w:date="2019-01-07T22:43:00Z">
        <w:r w:rsidR="00174759" w:rsidRPr="00471054" w:rsidDel="00BF4CE5">
          <w:rPr>
            <w:rFonts w:hint="cs"/>
            <w:rtl/>
            <w:lang w:bidi="fa-IR"/>
          </w:rPr>
          <w:delText xml:space="preserve">به دلیل </w:delText>
        </w:r>
      </w:del>
      <w:ins w:id="18549" w:author="Mehrnazi Boojari" w:date="2019-01-07T22:43:00Z">
        <w:r w:rsidR="00BF4CE5">
          <w:rPr>
            <w:rFonts w:hint="cs"/>
            <w:rtl/>
            <w:lang w:bidi="fa-IR"/>
          </w:rPr>
          <w:t xml:space="preserve"> به‌دلیل </w:t>
        </w:r>
      </w:ins>
      <w:r w:rsidR="00174759" w:rsidRPr="00471054">
        <w:rPr>
          <w:rFonts w:hint="cs"/>
          <w:rtl/>
          <w:lang w:bidi="fa-IR"/>
        </w:rPr>
        <w:t>فراوانی بیشتر حوزه تقنینی</w:t>
      </w:r>
      <w:del w:id="18550" w:author="Mehrnazi Boojari" w:date="2019-01-07T09:47:00Z">
        <w:r w:rsidR="00174759" w:rsidRPr="00471054" w:rsidDel="006F7CCF">
          <w:rPr>
            <w:rFonts w:hint="cs"/>
            <w:rtl/>
            <w:lang w:bidi="fa-IR"/>
          </w:rPr>
          <w:delText xml:space="preserve"> ،</w:delText>
        </w:r>
      </w:del>
      <w:ins w:id="18551" w:author="Mehrnazi Boojari" w:date="2019-01-07T09:47:00Z">
        <w:r w:rsidR="006F7CCF">
          <w:rPr>
            <w:rFonts w:hint="cs"/>
            <w:rtl/>
            <w:lang w:bidi="fa-IR"/>
          </w:rPr>
          <w:t>،</w:t>
        </w:r>
      </w:ins>
      <w:r w:rsidR="00174759" w:rsidRPr="00471054">
        <w:rPr>
          <w:rFonts w:hint="cs"/>
          <w:rtl/>
          <w:lang w:bidi="fa-IR"/>
        </w:rPr>
        <w:t xml:space="preserve"> سازمان برنامه و بودجه </w:t>
      </w:r>
      <w:del w:id="18552" w:author="Mehrnazi Boojari" w:date="2019-01-07T23:28:00Z">
        <w:r w:rsidR="00174759" w:rsidRPr="00E47B06" w:rsidDel="00FB0B67">
          <w:rPr>
            <w:rFonts w:hint="cs"/>
            <w:rtl/>
            <w:lang w:bidi="fa-IR"/>
            <w:rPrChange w:id="18553" w:author="Mehrnazi Boojari" w:date="2019-01-20T03:08:00Z">
              <w:rPr>
                <w:rFonts w:asciiTheme="minorHAnsi" w:eastAsiaTheme="minorHAnsi" w:hAnsiTheme="minorHAnsi" w:cstheme="minorBidi" w:hint="cs"/>
                <w:b/>
                <w:bCs/>
                <w:color w:val="000000" w:themeColor="text1"/>
                <w:sz w:val="22"/>
                <w:szCs w:val="22"/>
                <w:rtl/>
                <w:lang w:bidi="fa-IR"/>
              </w:rPr>
            </w:rPrChange>
          </w:rPr>
          <w:delText>به</w:delText>
        </w:r>
        <w:r w:rsidR="00174759" w:rsidRPr="00E47B06" w:rsidDel="00FB0B67">
          <w:rPr>
            <w:rtl/>
            <w:lang w:bidi="fa-IR"/>
            <w:rPrChange w:id="18554" w:author="Mehrnazi Boojari" w:date="2019-01-20T03:08:00Z">
              <w:rPr>
                <w:rFonts w:asciiTheme="minorHAnsi" w:eastAsiaTheme="minorHAnsi" w:hAnsiTheme="minorHAnsi" w:cstheme="minorBidi"/>
                <w:b/>
                <w:bCs/>
                <w:color w:val="000000" w:themeColor="text1"/>
                <w:sz w:val="22"/>
                <w:szCs w:val="22"/>
                <w:rtl/>
                <w:lang w:bidi="fa-IR"/>
              </w:rPr>
            </w:rPrChange>
          </w:rPr>
          <w:delText xml:space="preserve"> </w:delText>
        </w:r>
        <w:r w:rsidR="00174759" w:rsidRPr="00E47B06" w:rsidDel="00FB0B67">
          <w:rPr>
            <w:rFonts w:hint="cs"/>
            <w:rtl/>
            <w:lang w:bidi="fa-IR"/>
            <w:rPrChange w:id="18555" w:author="Mehrnazi Boojari" w:date="2019-01-20T03:08:00Z">
              <w:rPr>
                <w:rFonts w:asciiTheme="minorHAnsi" w:eastAsiaTheme="minorHAnsi" w:hAnsiTheme="minorHAnsi" w:cstheme="minorBidi" w:hint="cs"/>
                <w:b/>
                <w:bCs/>
                <w:color w:val="000000" w:themeColor="text1"/>
                <w:sz w:val="22"/>
                <w:szCs w:val="22"/>
                <w:rtl/>
                <w:lang w:bidi="fa-IR"/>
              </w:rPr>
            </w:rPrChange>
          </w:rPr>
          <w:delText>عنوان</w:delText>
        </w:r>
      </w:del>
      <w:ins w:id="18556" w:author="Mehrnazi Boojari" w:date="2019-01-07T23:28:00Z">
        <w:r w:rsidR="00FB0B67" w:rsidRPr="00E47B06">
          <w:rPr>
            <w:rFonts w:hint="cs"/>
            <w:rtl/>
            <w:lang w:bidi="fa-IR"/>
            <w:rPrChange w:id="18557" w:author="Mehrnazi Boojari" w:date="2019-01-20T03:08:00Z">
              <w:rPr>
                <w:rFonts w:asciiTheme="minorHAnsi" w:eastAsiaTheme="minorHAnsi" w:hAnsiTheme="minorHAnsi" w:cstheme="minorBidi" w:hint="cs"/>
                <w:b/>
                <w:bCs/>
                <w:color w:val="000000" w:themeColor="text1"/>
                <w:sz w:val="22"/>
                <w:szCs w:val="22"/>
                <w:rtl/>
                <w:lang w:bidi="fa-IR"/>
              </w:rPr>
            </w:rPrChange>
          </w:rPr>
          <w:t>به‌مثابۀ</w:t>
        </w:r>
      </w:ins>
      <w:r w:rsidR="00174759" w:rsidRPr="00E47B06">
        <w:rPr>
          <w:rtl/>
          <w:lang w:bidi="fa-IR"/>
          <w:rPrChange w:id="18558"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59" w:author="Mehrnazi Boojari" w:date="2019-01-20T03:08:00Z">
            <w:rPr>
              <w:rFonts w:asciiTheme="minorHAnsi" w:eastAsiaTheme="minorHAnsi" w:hAnsiTheme="minorHAnsi" w:cstheme="minorBidi" w:hint="cs"/>
              <w:b/>
              <w:bCs/>
              <w:color w:val="000000" w:themeColor="text1"/>
              <w:sz w:val="22"/>
              <w:szCs w:val="22"/>
              <w:rtl/>
              <w:lang w:bidi="fa-IR"/>
            </w:rPr>
          </w:rPrChange>
        </w:rPr>
        <w:t>نهاد</w:t>
      </w:r>
      <w:r w:rsidR="00174759" w:rsidRPr="00E47B06">
        <w:rPr>
          <w:rtl/>
          <w:lang w:bidi="fa-IR"/>
          <w:rPrChange w:id="18560"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61" w:author="Mehrnazi Boojari" w:date="2019-01-20T03:08:00Z">
            <w:rPr>
              <w:rFonts w:asciiTheme="minorHAnsi" w:eastAsiaTheme="minorHAnsi" w:hAnsiTheme="minorHAnsi" w:cstheme="minorBidi" w:hint="cs"/>
              <w:b/>
              <w:bCs/>
              <w:color w:val="000000" w:themeColor="text1"/>
              <w:sz w:val="22"/>
              <w:szCs w:val="22"/>
              <w:rtl/>
              <w:lang w:bidi="fa-IR"/>
            </w:rPr>
          </w:rPrChange>
        </w:rPr>
        <w:t>برنامه</w:t>
      </w:r>
      <w:ins w:id="18562" w:author="Mehrnazi Boojari" w:date="2019-01-15T07:14:00Z">
        <w:r w:rsidR="005E28A3" w:rsidRPr="00A25997">
          <w:rPr>
            <w:rFonts w:cs="B Nazanin" w:hint="cs"/>
            <w:lang w:bidi="fa-IR"/>
            <w:rPrChange w:id="18563" w:author="Mehrnazi Boojari" w:date="2019-01-20T03:08:00Z">
              <w:rPr>
                <w:rFonts w:asciiTheme="minorHAnsi" w:eastAsiaTheme="minorHAnsi" w:hAnsiTheme="minorHAnsi" w:cs="B Nazanin" w:hint="cs"/>
                <w:b/>
                <w:bCs/>
                <w:color w:val="000000" w:themeColor="text1"/>
                <w:sz w:val="22"/>
                <w:szCs w:val="22"/>
                <w:lang w:bidi="fa-IR"/>
              </w:rPr>
            </w:rPrChange>
          </w:rPr>
          <w:t>‌</w:t>
        </w:r>
      </w:ins>
      <w:del w:id="18564" w:author="Mehrnazi Boojari" w:date="2019-01-15T07:14:00Z">
        <w:r w:rsidR="00174759" w:rsidRPr="00E47B06" w:rsidDel="005E28A3">
          <w:rPr>
            <w:rtl/>
            <w:lang w:bidi="fa-IR"/>
            <w:rPrChange w:id="18565" w:author="Mehrnazi Boojari" w:date="2019-01-20T03:08:00Z">
              <w:rPr>
                <w:rFonts w:asciiTheme="minorHAnsi" w:eastAsiaTheme="minorHAnsi" w:hAnsiTheme="minorHAnsi" w:cstheme="minorBidi"/>
                <w:b/>
                <w:bCs/>
                <w:color w:val="000000" w:themeColor="text1"/>
                <w:sz w:val="22"/>
                <w:szCs w:val="22"/>
                <w:rtl/>
                <w:lang w:bidi="fa-IR"/>
              </w:rPr>
            </w:rPrChange>
          </w:rPr>
          <w:delText xml:space="preserve"> </w:delText>
        </w:r>
      </w:del>
      <w:r w:rsidR="00174759" w:rsidRPr="00E47B06">
        <w:rPr>
          <w:rFonts w:hint="cs"/>
          <w:rtl/>
          <w:lang w:bidi="fa-IR"/>
          <w:rPrChange w:id="18566" w:author="Mehrnazi Boojari" w:date="2019-01-20T03:08:00Z">
            <w:rPr>
              <w:rFonts w:asciiTheme="minorHAnsi" w:eastAsiaTheme="minorHAnsi" w:hAnsiTheme="minorHAnsi" w:cstheme="minorBidi" w:hint="cs"/>
              <w:b/>
              <w:bCs/>
              <w:color w:val="000000" w:themeColor="text1"/>
              <w:sz w:val="22"/>
              <w:szCs w:val="22"/>
              <w:rtl/>
              <w:lang w:bidi="fa-IR"/>
            </w:rPr>
          </w:rPrChange>
        </w:rPr>
        <w:t>ریز</w:t>
      </w:r>
      <w:r w:rsidR="00174759" w:rsidRPr="00E47B06">
        <w:rPr>
          <w:rtl/>
          <w:lang w:bidi="fa-IR"/>
          <w:rPrChange w:id="18567"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68" w:author="Mehrnazi Boojari" w:date="2019-01-20T03:08:00Z">
            <w:rPr>
              <w:rFonts w:asciiTheme="minorHAnsi" w:eastAsiaTheme="minorHAnsi" w:hAnsiTheme="minorHAnsi" w:cstheme="minorBidi" w:hint="cs"/>
              <w:b/>
              <w:bCs/>
              <w:color w:val="000000" w:themeColor="text1"/>
              <w:sz w:val="22"/>
              <w:szCs w:val="22"/>
              <w:rtl/>
              <w:lang w:bidi="fa-IR"/>
            </w:rPr>
          </w:rPrChange>
        </w:rPr>
        <w:t>و</w:t>
      </w:r>
      <w:r w:rsidR="00174759" w:rsidRPr="00E47B06">
        <w:rPr>
          <w:rtl/>
          <w:lang w:bidi="fa-IR"/>
          <w:rPrChange w:id="18569"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70" w:author="Mehrnazi Boojari" w:date="2019-01-20T03:08:00Z">
            <w:rPr>
              <w:rFonts w:asciiTheme="minorHAnsi" w:eastAsiaTheme="minorHAnsi" w:hAnsiTheme="minorHAnsi" w:cstheme="minorBidi" w:hint="cs"/>
              <w:b/>
              <w:bCs/>
              <w:color w:val="000000" w:themeColor="text1"/>
              <w:sz w:val="22"/>
              <w:szCs w:val="22"/>
              <w:rtl/>
              <w:lang w:bidi="fa-IR"/>
            </w:rPr>
          </w:rPrChange>
        </w:rPr>
        <w:t>دارای</w:t>
      </w:r>
      <w:r w:rsidR="00174759" w:rsidRPr="00E47B06">
        <w:rPr>
          <w:rtl/>
          <w:lang w:bidi="fa-IR"/>
          <w:rPrChange w:id="18571"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72" w:author="Mehrnazi Boojari" w:date="2019-01-20T03:08:00Z">
            <w:rPr>
              <w:rFonts w:asciiTheme="minorHAnsi" w:eastAsiaTheme="minorHAnsi" w:hAnsiTheme="minorHAnsi" w:cstheme="minorBidi" w:hint="cs"/>
              <w:b/>
              <w:bCs/>
              <w:color w:val="000000" w:themeColor="text1"/>
              <w:sz w:val="22"/>
              <w:szCs w:val="22"/>
              <w:rtl/>
              <w:lang w:bidi="fa-IR"/>
            </w:rPr>
          </w:rPrChange>
        </w:rPr>
        <w:t>بودجه</w:t>
      </w:r>
      <w:r w:rsidR="00174759" w:rsidRPr="00E47B06">
        <w:rPr>
          <w:rtl/>
          <w:lang w:bidi="fa-IR"/>
          <w:rPrChange w:id="18573"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74" w:author="Mehrnazi Boojari" w:date="2019-01-20T03:08:00Z">
            <w:rPr>
              <w:rFonts w:asciiTheme="minorHAnsi" w:eastAsiaTheme="minorHAnsi" w:hAnsiTheme="minorHAnsi" w:cstheme="minorBidi" w:hint="cs"/>
              <w:b/>
              <w:bCs/>
              <w:color w:val="000000" w:themeColor="text1"/>
              <w:sz w:val="22"/>
              <w:szCs w:val="22"/>
              <w:rtl/>
              <w:lang w:bidi="fa-IR"/>
            </w:rPr>
          </w:rPrChange>
        </w:rPr>
        <w:t>خود</w:t>
      </w:r>
      <w:r w:rsidR="00174759" w:rsidRPr="00E47B06">
        <w:rPr>
          <w:rtl/>
          <w:lang w:bidi="fa-IR"/>
          <w:rPrChange w:id="18575"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76" w:author="Mehrnazi Boojari" w:date="2019-01-20T03:08:00Z">
            <w:rPr>
              <w:rFonts w:asciiTheme="minorHAnsi" w:eastAsiaTheme="minorHAnsi" w:hAnsiTheme="minorHAnsi" w:cstheme="minorBidi" w:hint="cs"/>
              <w:b/>
              <w:bCs/>
              <w:color w:val="000000" w:themeColor="text1"/>
              <w:sz w:val="22"/>
              <w:szCs w:val="22"/>
              <w:rtl/>
              <w:lang w:bidi="fa-IR"/>
            </w:rPr>
          </w:rPrChange>
        </w:rPr>
        <w:t>را</w:t>
      </w:r>
      <w:r w:rsidR="00174759" w:rsidRPr="00E47B06">
        <w:rPr>
          <w:rtl/>
          <w:lang w:bidi="fa-IR"/>
          <w:rPrChange w:id="18577"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78" w:author="Mehrnazi Boojari" w:date="2019-01-20T03:08:00Z">
            <w:rPr>
              <w:rFonts w:asciiTheme="minorHAnsi" w:eastAsiaTheme="minorHAnsi" w:hAnsiTheme="minorHAnsi" w:cstheme="minorBidi" w:hint="cs"/>
              <w:b/>
              <w:bCs/>
              <w:color w:val="000000" w:themeColor="text1"/>
              <w:sz w:val="22"/>
              <w:szCs w:val="22"/>
              <w:rtl/>
              <w:lang w:bidi="fa-IR"/>
            </w:rPr>
          </w:rPrChange>
        </w:rPr>
        <w:t>نشان</w:t>
      </w:r>
      <w:del w:id="18579" w:author="Mehrnazi Boojari" w:date="2019-01-07T09:49:00Z">
        <w:r w:rsidR="00174759" w:rsidRPr="00E47B06" w:rsidDel="006F7CCF">
          <w:rPr>
            <w:rtl/>
            <w:lang w:bidi="fa-IR"/>
            <w:rPrChange w:id="18580" w:author="Mehrnazi Boojari" w:date="2019-01-20T03:08:00Z">
              <w:rPr>
                <w:rFonts w:asciiTheme="minorHAnsi" w:eastAsiaTheme="minorHAnsi" w:hAnsiTheme="minorHAnsi" w:cstheme="minorBidi"/>
                <w:b/>
                <w:bCs/>
                <w:color w:val="000000" w:themeColor="text1"/>
                <w:sz w:val="22"/>
                <w:szCs w:val="22"/>
                <w:rtl/>
                <w:lang w:bidi="fa-IR"/>
              </w:rPr>
            </w:rPrChange>
          </w:rPr>
          <w:delText xml:space="preserve"> </w:delText>
        </w:r>
        <w:r w:rsidR="00174759" w:rsidRPr="00E47B06" w:rsidDel="006F7CCF">
          <w:rPr>
            <w:rFonts w:hint="cs"/>
            <w:rtl/>
            <w:lang w:bidi="fa-IR"/>
            <w:rPrChange w:id="18581" w:author="Mehrnazi Boojari" w:date="2019-01-20T03:08:00Z">
              <w:rPr>
                <w:rFonts w:asciiTheme="minorHAnsi" w:eastAsiaTheme="minorHAnsi" w:hAnsiTheme="minorHAnsi" w:cstheme="minorBidi" w:hint="cs"/>
                <w:b/>
                <w:bCs/>
                <w:color w:val="000000" w:themeColor="text1"/>
                <w:sz w:val="22"/>
                <w:szCs w:val="22"/>
                <w:rtl/>
                <w:lang w:bidi="fa-IR"/>
              </w:rPr>
            </w:rPrChange>
          </w:rPr>
          <w:delText>می</w:delText>
        </w:r>
        <w:r w:rsidR="00174759" w:rsidRPr="00E47B06" w:rsidDel="006F7CCF">
          <w:rPr>
            <w:rtl/>
            <w:lang w:bidi="fa-IR"/>
            <w:rPrChange w:id="18582" w:author="Mehrnazi Boojari" w:date="2019-01-20T03:08:00Z">
              <w:rPr>
                <w:rFonts w:asciiTheme="minorHAnsi" w:eastAsiaTheme="minorHAnsi" w:hAnsiTheme="minorHAnsi" w:cstheme="minorBidi"/>
                <w:b/>
                <w:bCs/>
                <w:color w:val="000000" w:themeColor="text1"/>
                <w:sz w:val="22"/>
                <w:szCs w:val="22"/>
                <w:rtl/>
                <w:lang w:bidi="fa-IR"/>
              </w:rPr>
            </w:rPrChange>
          </w:rPr>
          <w:delText xml:space="preserve"> </w:delText>
        </w:r>
      </w:del>
      <w:ins w:id="18583" w:author="Mehrnazi Boojari" w:date="2019-01-07T09:49:00Z">
        <w:r w:rsidR="006F7CCF" w:rsidRPr="00E47B06">
          <w:rPr>
            <w:rtl/>
            <w:lang w:bidi="fa-IR"/>
            <w:rPrChange w:id="18584"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6F7CCF" w:rsidRPr="00E47B06">
          <w:rPr>
            <w:rFonts w:hint="cs"/>
            <w:rtl/>
            <w:lang w:bidi="fa-IR"/>
            <w:rPrChange w:id="18585" w:author="Mehrnazi Boojari" w:date="2019-01-20T03:08:00Z">
              <w:rPr>
                <w:rFonts w:asciiTheme="minorHAnsi" w:eastAsiaTheme="minorHAnsi" w:hAnsiTheme="minorHAnsi" w:cstheme="minorBidi" w:hint="cs"/>
                <w:b/>
                <w:bCs/>
                <w:color w:val="000000" w:themeColor="text1"/>
                <w:sz w:val="22"/>
                <w:szCs w:val="22"/>
                <w:rtl/>
                <w:lang w:bidi="fa-IR"/>
              </w:rPr>
            </w:rPrChange>
          </w:rPr>
          <w:t>می‌</w:t>
        </w:r>
      </w:ins>
      <w:r w:rsidR="00174759" w:rsidRPr="00E47B06">
        <w:rPr>
          <w:rFonts w:hint="cs"/>
          <w:rtl/>
          <w:lang w:bidi="fa-IR"/>
          <w:rPrChange w:id="18586" w:author="Mehrnazi Boojari" w:date="2019-01-20T03:08:00Z">
            <w:rPr>
              <w:rFonts w:asciiTheme="minorHAnsi" w:eastAsiaTheme="minorHAnsi" w:hAnsiTheme="minorHAnsi" w:cstheme="minorBidi" w:hint="cs"/>
              <w:b/>
              <w:bCs/>
              <w:color w:val="000000" w:themeColor="text1"/>
              <w:sz w:val="22"/>
              <w:szCs w:val="22"/>
              <w:rtl/>
              <w:lang w:bidi="fa-IR"/>
            </w:rPr>
          </w:rPrChange>
        </w:rPr>
        <w:t>دهد</w:t>
      </w:r>
      <w:ins w:id="18587" w:author="Mehrnazi Boojari" w:date="2019-01-15T07:14:00Z">
        <w:r w:rsidR="005E28A3" w:rsidRPr="00E47B06">
          <w:rPr>
            <w:rtl/>
            <w:lang w:bidi="fa-IR"/>
            <w:rPrChange w:id="18588" w:author="Mehrnazi Boojari" w:date="2019-01-20T03:08:00Z">
              <w:rPr>
                <w:rFonts w:asciiTheme="minorHAnsi" w:eastAsiaTheme="minorHAnsi" w:hAnsiTheme="minorHAnsi" w:cstheme="minorBidi"/>
                <w:b/>
                <w:bCs/>
                <w:color w:val="000000" w:themeColor="text1"/>
                <w:sz w:val="22"/>
                <w:szCs w:val="22"/>
                <w:rtl/>
                <w:lang w:bidi="fa-IR"/>
              </w:rPr>
            </w:rPrChange>
          </w:rPr>
          <w:t>.</w:t>
        </w:r>
      </w:ins>
      <w:r w:rsidR="00174759" w:rsidRPr="00E47B06">
        <w:rPr>
          <w:rtl/>
          <w:lang w:bidi="fa-IR"/>
          <w:rPrChange w:id="18589"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90" w:author="Mehrnazi Boojari" w:date="2019-01-20T03:08:00Z">
            <w:rPr>
              <w:rFonts w:asciiTheme="minorHAnsi" w:eastAsiaTheme="minorHAnsi" w:hAnsiTheme="minorHAnsi" w:cstheme="minorBidi" w:hint="cs"/>
              <w:b/>
              <w:bCs/>
              <w:color w:val="000000" w:themeColor="text1"/>
              <w:sz w:val="22"/>
              <w:szCs w:val="22"/>
              <w:rtl/>
              <w:lang w:bidi="fa-IR"/>
            </w:rPr>
          </w:rPrChange>
        </w:rPr>
        <w:t>در</w:t>
      </w:r>
      <w:r w:rsidR="00174759" w:rsidRPr="00E47B06">
        <w:rPr>
          <w:rtl/>
          <w:lang w:bidi="fa-IR"/>
          <w:rPrChange w:id="18591"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92" w:author="Mehrnazi Boojari" w:date="2019-01-20T03:08:00Z">
            <w:rPr>
              <w:rFonts w:asciiTheme="minorHAnsi" w:eastAsiaTheme="minorHAnsi" w:hAnsiTheme="minorHAnsi" w:cstheme="minorBidi" w:hint="cs"/>
              <w:b/>
              <w:bCs/>
              <w:color w:val="000000" w:themeColor="text1"/>
              <w:sz w:val="22"/>
              <w:szCs w:val="22"/>
              <w:rtl/>
              <w:lang w:bidi="fa-IR"/>
            </w:rPr>
          </w:rPrChange>
        </w:rPr>
        <w:t>هر</w:t>
      </w:r>
      <w:r w:rsidR="00174759" w:rsidRPr="00E47B06">
        <w:rPr>
          <w:rtl/>
          <w:lang w:bidi="fa-IR"/>
          <w:rPrChange w:id="18593"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94" w:author="Mehrnazi Boojari" w:date="2019-01-20T03:08:00Z">
            <w:rPr>
              <w:rFonts w:asciiTheme="minorHAnsi" w:eastAsiaTheme="minorHAnsi" w:hAnsiTheme="minorHAnsi" w:cstheme="minorBidi" w:hint="cs"/>
              <w:b/>
              <w:bCs/>
              <w:color w:val="000000" w:themeColor="text1"/>
              <w:sz w:val="22"/>
              <w:szCs w:val="22"/>
              <w:rtl/>
              <w:lang w:bidi="fa-IR"/>
            </w:rPr>
          </w:rPrChange>
        </w:rPr>
        <w:t>دو</w:t>
      </w:r>
      <w:r w:rsidR="00174759" w:rsidRPr="00E47B06">
        <w:rPr>
          <w:rtl/>
          <w:lang w:bidi="fa-IR"/>
          <w:rPrChange w:id="18595"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96" w:author="Mehrnazi Boojari" w:date="2019-01-20T03:08:00Z">
            <w:rPr>
              <w:rFonts w:asciiTheme="minorHAnsi" w:eastAsiaTheme="minorHAnsi" w:hAnsiTheme="minorHAnsi" w:cstheme="minorBidi" w:hint="cs"/>
              <w:b/>
              <w:bCs/>
              <w:color w:val="000000" w:themeColor="text1"/>
              <w:sz w:val="22"/>
              <w:szCs w:val="22"/>
              <w:rtl/>
              <w:lang w:bidi="fa-IR"/>
            </w:rPr>
          </w:rPrChange>
        </w:rPr>
        <w:t>ردیف</w:t>
      </w:r>
      <w:r w:rsidR="00174759" w:rsidRPr="00E47B06">
        <w:rPr>
          <w:rtl/>
          <w:lang w:bidi="fa-IR"/>
          <w:rPrChange w:id="18597"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598" w:author="Mehrnazi Boojari" w:date="2019-01-20T03:08:00Z">
            <w:rPr>
              <w:rFonts w:asciiTheme="minorHAnsi" w:eastAsiaTheme="minorHAnsi" w:hAnsiTheme="minorHAnsi" w:cstheme="minorBidi" w:hint="cs"/>
              <w:b/>
              <w:bCs/>
              <w:color w:val="000000" w:themeColor="text1"/>
              <w:sz w:val="22"/>
              <w:szCs w:val="22"/>
              <w:rtl/>
              <w:lang w:bidi="fa-IR"/>
            </w:rPr>
          </w:rPrChange>
        </w:rPr>
        <w:t>دفتر</w:t>
      </w:r>
      <w:r w:rsidR="00174759" w:rsidRPr="00E47B06">
        <w:rPr>
          <w:rtl/>
          <w:lang w:bidi="fa-IR"/>
          <w:rPrChange w:id="18599"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600" w:author="Mehrnazi Boojari" w:date="2019-01-20T03:08:00Z">
            <w:rPr>
              <w:rFonts w:asciiTheme="minorHAnsi" w:eastAsiaTheme="minorHAnsi" w:hAnsiTheme="minorHAnsi" w:cstheme="minorBidi" w:hint="cs"/>
              <w:b/>
              <w:bCs/>
              <w:color w:val="000000" w:themeColor="text1"/>
              <w:sz w:val="22"/>
              <w:szCs w:val="22"/>
              <w:rtl/>
              <w:lang w:bidi="fa-IR"/>
            </w:rPr>
          </w:rPrChange>
        </w:rPr>
        <w:t>مقررات</w:t>
      </w:r>
      <w:r w:rsidR="00174759" w:rsidRPr="00E47B06">
        <w:rPr>
          <w:rtl/>
          <w:lang w:bidi="fa-IR"/>
          <w:rPrChange w:id="18601"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602" w:author="Mehrnazi Boojari" w:date="2019-01-20T03:08:00Z">
            <w:rPr>
              <w:rFonts w:asciiTheme="minorHAnsi" w:eastAsiaTheme="minorHAnsi" w:hAnsiTheme="minorHAnsi" w:cstheme="minorBidi" w:hint="cs"/>
              <w:b/>
              <w:bCs/>
              <w:color w:val="000000" w:themeColor="text1"/>
              <w:sz w:val="22"/>
              <w:szCs w:val="22"/>
              <w:rtl/>
              <w:lang w:bidi="fa-IR"/>
            </w:rPr>
          </w:rPrChange>
        </w:rPr>
        <w:t>ملی</w:t>
      </w:r>
      <w:r w:rsidR="00174759" w:rsidRPr="00E47B06">
        <w:rPr>
          <w:rtl/>
          <w:lang w:bidi="fa-IR"/>
          <w:rPrChange w:id="18603"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604" w:author="Mehrnazi Boojari" w:date="2019-01-20T03:08:00Z">
            <w:rPr>
              <w:rFonts w:asciiTheme="minorHAnsi" w:eastAsiaTheme="minorHAnsi" w:hAnsiTheme="minorHAnsi" w:cstheme="minorBidi" w:hint="cs"/>
              <w:b/>
              <w:bCs/>
              <w:color w:val="000000" w:themeColor="text1"/>
              <w:sz w:val="22"/>
              <w:szCs w:val="22"/>
              <w:rtl/>
              <w:lang w:bidi="fa-IR"/>
            </w:rPr>
          </w:rPrChange>
        </w:rPr>
        <w:t>ساختمان</w:t>
      </w:r>
      <w:r w:rsidR="00174759" w:rsidRPr="00E47B06">
        <w:rPr>
          <w:rtl/>
          <w:lang w:bidi="fa-IR"/>
          <w:rPrChange w:id="18605"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606" w:author="Mehrnazi Boojari" w:date="2019-01-20T03:08:00Z">
            <w:rPr>
              <w:rFonts w:asciiTheme="minorHAnsi" w:eastAsiaTheme="minorHAnsi" w:hAnsiTheme="minorHAnsi" w:cstheme="minorBidi" w:hint="cs"/>
              <w:b/>
              <w:bCs/>
              <w:color w:val="000000" w:themeColor="text1"/>
              <w:sz w:val="22"/>
              <w:szCs w:val="22"/>
              <w:rtl/>
              <w:lang w:bidi="fa-IR"/>
            </w:rPr>
          </w:rPrChange>
        </w:rPr>
        <w:t>نقش</w:t>
      </w:r>
      <w:r w:rsidR="00174759" w:rsidRPr="00E47B06">
        <w:rPr>
          <w:rtl/>
          <w:lang w:bidi="fa-IR"/>
          <w:rPrChange w:id="18607"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608" w:author="Mehrnazi Boojari" w:date="2019-01-20T03:08:00Z">
            <w:rPr>
              <w:rFonts w:asciiTheme="minorHAnsi" w:eastAsiaTheme="minorHAnsi" w:hAnsiTheme="minorHAnsi" w:cstheme="minorBidi" w:hint="cs"/>
              <w:b/>
              <w:bCs/>
              <w:color w:val="000000" w:themeColor="text1"/>
              <w:sz w:val="22"/>
              <w:szCs w:val="22"/>
              <w:rtl/>
              <w:lang w:bidi="fa-IR"/>
            </w:rPr>
          </w:rPrChange>
        </w:rPr>
        <w:t>ویژه</w:t>
      </w:r>
      <w:ins w:id="18609" w:author="Mehrnazi Boojari" w:date="2019-01-15T07:14:00Z">
        <w:r w:rsidR="005E28A3" w:rsidRPr="00A25997">
          <w:rPr>
            <w:rFonts w:cs="B Nazanin" w:hint="cs"/>
            <w:lang w:bidi="fa-IR"/>
            <w:rPrChange w:id="18610" w:author="Mehrnazi Boojari" w:date="2019-01-20T03:08:00Z">
              <w:rPr>
                <w:rFonts w:asciiTheme="minorHAnsi" w:eastAsiaTheme="minorHAnsi" w:hAnsiTheme="minorHAnsi" w:cs="B Nazanin" w:hint="cs"/>
                <w:b/>
                <w:bCs/>
                <w:color w:val="000000" w:themeColor="text1"/>
                <w:sz w:val="22"/>
                <w:szCs w:val="22"/>
                <w:lang w:bidi="fa-IR"/>
              </w:rPr>
            </w:rPrChange>
          </w:rPr>
          <w:t>‌</w:t>
        </w:r>
      </w:ins>
      <w:del w:id="18611" w:author="Mehrnazi Boojari" w:date="2019-01-07T10:41:00Z">
        <w:r w:rsidR="00174759" w:rsidRPr="00E47B06" w:rsidDel="006A1F1D">
          <w:rPr>
            <w:rtl/>
            <w:lang w:bidi="fa-IR"/>
            <w:rPrChange w:id="18612" w:author="Mehrnazi Boojari" w:date="2019-01-20T03:08:00Z">
              <w:rPr>
                <w:rFonts w:asciiTheme="minorHAnsi" w:eastAsiaTheme="minorHAnsi" w:hAnsiTheme="minorHAnsi" w:cstheme="minorBidi"/>
                <w:b/>
                <w:bCs/>
                <w:color w:val="000000" w:themeColor="text1"/>
                <w:sz w:val="22"/>
                <w:szCs w:val="22"/>
                <w:rtl/>
                <w:lang w:bidi="fa-IR"/>
              </w:rPr>
            </w:rPrChange>
          </w:rPr>
          <w:delText xml:space="preserve"> </w:delText>
        </w:r>
        <w:r w:rsidR="00174759" w:rsidRPr="00E47B06" w:rsidDel="006A1F1D">
          <w:rPr>
            <w:rFonts w:hint="cs"/>
            <w:rtl/>
            <w:lang w:bidi="fa-IR"/>
            <w:rPrChange w:id="18613" w:author="Mehrnazi Boojari" w:date="2019-01-20T03:08:00Z">
              <w:rPr>
                <w:rFonts w:asciiTheme="minorHAnsi" w:eastAsiaTheme="minorHAnsi" w:hAnsiTheme="minorHAnsi" w:cstheme="minorBidi" w:hint="cs"/>
                <w:b/>
                <w:bCs/>
                <w:color w:val="000000" w:themeColor="text1"/>
                <w:sz w:val="22"/>
                <w:szCs w:val="22"/>
                <w:rtl/>
                <w:lang w:bidi="fa-IR"/>
              </w:rPr>
            </w:rPrChange>
          </w:rPr>
          <w:delText>ای</w:delText>
        </w:r>
        <w:r w:rsidR="00174759" w:rsidRPr="00E47B06" w:rsidDel="006A1F1D">
          <w:rPr>
            <w:rtl/>
            <w:lang w:bidi="fa-IR"/>
            <w:rPrChange w:id="18614" w:author="Mehrnazi Boojari" w:date="2019-01-20T03:08:00Z">
              <w:rPr>
                <w:rFonts w:asciiTheme="minorHAnsi" w:eastAsiaTheme="minorHAnsi" w:hAnsiTheme="minorHAnsi" w:cstheme="minorBidi"/>
                <w:b/>
                <w:bCs/>
                <w:color w:val="000000" w:themeColor="text1"/>
                <w:sz w:val="22"/>
                <w:szCs w:val="22"/>
                <w:rtl/>
                <w:lang w:bidi="fa-IR"/>
              </w:rPr>
            </w:rPrChange>
          </w:rPr>
          <w:delText xml:space="preserve"> </w:delText>
        </w:r>
      </w:del>
      <w:ins w:id="18615" w:author="Mehrnazi Boojari" w:date="2019-01-07T10:41:00Z">
        <w:r w:rsidR="006A1F1D" w:rsidRPr="00E47B06">
          <w:rPr>
            <w:rFonts w:hint="cs"/>
            <w:rtl/>
            <w:lang w:bidi="fa-IR"/>
            <w:rPrChange w:id="18616" w:author="Mehrnazi Boojari" w:date="2019-01-20T03:08:00Z">
              <w:rPr>
                <w:rFonts w:asciiTheme="minorHAnsi" w:eastAsiaTheme="minorHAnsi" w:hAnsiTheme="minorHAnsi" w:cstheme="minorBidi" w:hint="cs"/>
                <w:b/>
                <w:bCs/>
                <w:color w:val="000000" w:themeColor="text1"/>
                <w:sz w:val="22"/>
                <w:szCs w:val="22"/>
                <w:rtl/>
                <w:lang w:bidi="fa-IR"/>
              </w:rPr>
            </w:rPrChange>
          </w:rPr>
          <w:t>‌ای</w:t>
        </w:r>
        <w:r w:rsidR="006A1F1D" w:rsidRPr="00E47B06">
          <w:rPr>
            <w:rtl/>
            <w:lang w:bidi="fa-IR"/>
            <w:rPrChange w:id="18617"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ins>
      <w:ins w:id="18618" w:author="Mehrnazi Boojari" w:date="2019-01-15T07:14:00Z">
        <w:r w:rsidR="005E28A3" w:rsidRPr="00A25997">
          <w:rPr>
            <w:rFonts w:cs="B Nazanin" w:hint="cs"/>
            <w:lang w:bidi="fa-IR"/>
            <w:rPrChange w:id="18619" w:author="Mehrnazi Boojari" w:date="2019-01-20T03:08:00Z">
              <w:rPr>
                <w:rFonts w:asciiTheme="minorHAnsi" w:eastAsiaTheme="minorHAnsi" w:hAnsiTheme="minorHAnsi" w:cs="B Nazanin" w:hint="cs"/>
                <w:b/>
                <w:bCs/>
                <w:color w:val="000000" w:themeColor="text1"/>
                <w:sz w:val="22"/>
                <w:szCs w:val="22"/>
                <w:lang w:bidi="fa-IR"/>
              </w:rPr>
            </w:rPrChange>
          </w:rPr>
          <w:t>‌</w:t>
        </w:r>
      </w:ins>
      <w:del w:id="18620" w:author="Mehrnazi Boojari" w:date="2019-01-15T07:14:00Z">
        <w:r w:rsidR="00174759" w:rsidRPr="00E47B06" w:rsidDel="005E28A3">
          <w:rPr>
            <w:rFonts w:hint="cs"/>
            <w:rtl/>
            <w:lang w:bidi="fa-IR"/>
            <w:rPrChange w:id="18621" w:author="Mehrnazi Boojari" w:date="2019-01-20T03:08:00Z">
              <w:rPr>
                <w:rFonts w:asciiTheme="minorHAnsi" w:eastAsiaTheme="minorHAnsi" w:hAnsiTheme="minorHAnsi" w:cstheme="minorBidi" w:hint="cs"/>
                <w:b/>
                <w:bCs/>
                <w:color w:val="000000" w:themeColor="text1"/>
                <w:sz w:val="22"/>
                <w:szCs w:val="22"/>
                <w:rtl/>
                <w:lang w:bidi="fa-IR"/>
              </w:rPr>
            </w:rPrChange>
          </w:rPr>
          <w:delText>را</w:delText>
        </w:r>
        <w:r w:rsidR="00174759" w:rsidRPr="00E47B06" w:rsidDel="005E28A3">
          <w:rPr>
            <w:rtl/>
            <w:lang w:bidi="fa-IR"/>
            <w:rPrChange w:id="18622" w:author="Mehrnazi Boojari" w:date="2019-01-20T03:08:00Z">
              <w:rPr>
                <w:rFonts w:asciiTheme="minorHAnsi" w:eastAsiaTheme="minorHAnsi" w:hAnsiTheme="minorHAnsi" w:cstheme="minorBidi"/>
                <w:b/>
                <w:bCs/>
                <w:color w:val="000000" w:themeColor="text1"/>
                <w:sz w:val="22"/>
                <w:szCs w:val="22"/>
                <w:rtl/>
                <w:lang w:bidi="fa-IR"/>
              </w:rPr>
            </w:rPrChange>
          </w:rPr>
          <w:delText xml:space="preserve"> </w:delText>
        </w:r>
      </w:del>
      <w:del w:id="18623" w:author="Mehrnazi Boojari" w:date="2019-01-16T00:52:00Z">
        <w:r w:rsidR="00174759" w:rsidRPr="00E47B06" w:rsidDel="000C2A38">
          <w:rPr>
            <w:rFonts w:hint="cs"/>
            <w:rtl/>
            <w:lang w:bidi="fa-IR"/>
            <w:rPrChange w:id="18624" w:author="Mehrnazi Boojari" w:date="2019-01-20T03:08:00Z">
              <w:rPr>
                <w:rFonts w:asciiTheme="minorHAnsi" w:eastAsiaTheme="minorHAnsi" w:hAnsiTheme="minorHAnsi" w:cstheme="minorBidi" w:hint="cs"/>
                <w:b/>
                <w:bCs/>
                <w:color w:val="000000" w:themeColor="text1"/>
                <w:sz w:val="22"/>
                <w:szCs w:val="22"/>
                <w:rtl/>
                <w:lang w:bidi="fa-IR"/>
              </w:rPr>
            </w:rPrChange>
          </w:rPr>
          <w:delText>بر</w:delText>
        </w:r>
        <w:r w:rsidR="00174759" w:rsidRPr="00E47B06" w:rsidDel="000C2A38">
          <w:rPr>
            <w:rtl/>
            <w:lang w:bidi="fa-IR"/>
            <w:rPrChange w:id="18625" w:author="Mehrnazi Boojari" w:date="2019-01-20T03:08:00Z">
              <w:rPr>
                <w:rFonts w:asciiTheme="minorHAnsi" w:eastAsiaTheme="minorHAnsi" w:hAnsiTheme="minorHAnsi" w:cstheme="minorBidi"/>
                <w:b/>
                <w:bCs/>
                <w:color w:val="000000" w:themeColor="text1"/>
                <w:sz w:val="22"/>
                <w:szCs w:val="22"/>
                <w:rtl/>
                <w:lang w:bidi="fa-IR"/>
              </w:rPr>
            </w:rPrChange>
          </w:rPr>
          <w:delText xml:space="preserve"> </w:delText>
        </w:r>
        <w:r w:rsidR="00174759" w:rsidRPr="00E47B06" w:rsidDel="000C2A38">
          <w:rPr>
            <w:rFonts w:hint="cs"/>
            <w:rtl/>
            <w:lang w:bidi="fa-IR"/>
            <w:rPrChange w:id="18626" w:author="Mehrnazi Boojari" w:date="2019-01-20T03:08:00Z">
              <w:rPr>
                <w:rFonts w:asciiTheme="minorHAnsi" w:eastAsiaTheme="minorHAnsi" w:hAnsiTheme="minorHAnsi" w:cstheme="minorBidi" w:hint="cs"/>
                <w:b/>
                <w:bCs/>
                <w:color w:val="000000" w:themeColor="text1"/>
                <w:sz w:val="22"/>
                <w:szCs w:val="22"/>
                <w:rtl/>
                <w:lang w:bidi="fa-IR"/>
              </w:rPr>
            </w:rPrChange>
          </w:rPr>
          <w:delText>عهده</w:delText>
        </w:r>
      </w:del>
      <w:ins w:id="18627" w:author="Mehrnazi Boojari" w:date="2019-01-16T00:52:00Z">
        <w:r w:rsidR="000C2A38" w:rsidRPr="00E47B06">
          <w:rPr>
            <w:rFonts w:hint="eastAsia"/>
            <w:rtl/>
            <w:lang w:bidi="fa-IR"/>
            <w:rPrChange w:id="18628" w:author="Mehrnazi Boojari" w:date="2019-01-20T03:08:00Z">
              <w:rPr>
                <w:rFonts w:ascii="B Nazanin" w:eastAsia="B Nazanin" w:hAnsi="B Nazanin" w:cs="B Nazanin" w:hint="eastAsia"/>
                <w:b/>
                <w:bCs/>
                <w:color w:val="000000" w:themeColor="text1"/>
                <w:sz w:val="32"/>
                <w:szCs w:val="32"/>
                <w:highlight w:val="lightGray"/>
                <w:rtl/>
                <w:lang w:bidi="fa-IR"/>
              </w:rPr>
            </w:rPrChange>
          </w:rPr>
          <w:t>بر</w:t>
        </w:r>
        <w:r w:rsidR="000C2A38" w:rsidRPr="00A25997">
          <w:rPr>
            <w:rFonts w:ascii="Times New Roman" w:hAnsi="Times New Roman" w:cs="Times New Roman" w:hint="eastAsia"/>
            <w:rtl/>
            <w:lang w:bidi="fa-IR"/>
            <w:rPrChange w:id="18629" w:author="Mehrnazi Boojari" w:date="2019-01-20T03:08:00Z">
              <w:rPr>
                <w:rFonts w:ascii="Times New Roman" w:eastAsia="B Nazanin" w:hAnsi="Times New Roman" w:cs="Times New Roman" w:hint="eastAsia"/>
                <w:b/>
                <w:bCs/>
                <w:color w:val="000000" w:themeColor="text1"/>
                <w:sz w:val="32"/>
                <w:szCs w:val="32"/>
                <w:highlight w:val="lightGray"/>
                <w:rtl/>
                <w:lang w:bidi="fa-IR"/>
              </w:rPr>
            </w:rPrChange>
          </w:rPr>
          <w:t> </w:t>
        </w:r>
        <w:r w:rsidR="000C2A38" w:rsidRPr="00E47B06">
          <w:rPr>
            <w:rFonts w:hint="eastAsia"/>
            <w:rtl/>
            <w:lang w:bidi="fa-IR"/>
            <w:rPrChange w:id="18630" w:author="Mehrnazi Boojari" w:date="2019-01-20T03:08:00Z">
              <w:rPr>
                <w:rFonts w:ascii="B Nazanin" w:eastAsia="B Nazanin" w:hAnsi="B Nazanin" w:cs="B Nazanin" w:hint="eastAsia"/>
                <w:b/>
                <w:bCs/>
                <w:color w:val="000000" w:themeColor="text1"/>
                <w:sz w:val="32"/>
                <w:szCs w:val="32"/>
                <w:highlight w:val="lightGray"/>
                <w:rtl/>
                <w:lang w:bidi="fa-IR"/>
              </w:rPr>
            </w:rPrChange>
          </w:rPr>
          <w:t>عهده</w:t>
        </w:r>
      </w:ins>
      <w:r w:rsidR="00174759" w:rsidRPr="00E47B06">
        <w:rPr>
          <w:rtl/>
          <w:lang w:bidi="fa-IR"/>
          <w:rPrChange w:id="18631" w:author="Mehrnazi Boojari" w:date="2019-01-20T03:08:00Z">
            <w:rPr>
              <w:rFonts w:asciiTheme="minorHAnsi" w:eastAsiaTheme="minorHAnsi" w:hAnsiTheme="minorHAnsi" w:cstheme="minorBidi"/>
              <w:b/>
              <w:bCs/>
              <w:color w:val="000000" w:themeColor="text1"/>
              <w:sz w:val="22"/>
              <w:szCs w:val="22"/>
              <w:rtl/>
              <w:lang w:bidi="fa-IR"/>
            </w:rPr>
          </w:rPrChange>
        </w:rPr>
        <w:t xml:space="preserve"> </w:t>
      </w:r>
      <w:r w:rsidR="00174759" w:rsidRPr="00E47B06">
        <w:rPr>
          <w:rFonts w:hint="cs"/>
          <w:rtl/>
          <w:lang w:bidi="fa-IR"/>
          <w:rPrChange w:id="18632" w:author="Mehrnazi Boojari" w:date="2019-01-20T03:08:00Z">
            <w:rPr>
              <w:rFonts w:asciiTheme="minorHAnsi" w:eastAsiaTheme="minorHAnsi" w:hAnsiTheme="minorHAnsi" w:cstheme="minorBidi" w:hint="cs"/>
              <w:b/>
              <w:bCs/>
              <w:color w:val="000000" w:themeColor="text1"/>
              <w:sz w:val="22"/>
              <w:szCs w:val="22"/>
              <w:rtl/>
              <w:lang w:bidi="fa-IR"/>
            </w:rPr>
          </w:rPrChange>
        </w:rPr>
        <w:t>دارد</w:t>
      </w:r>
      <w:del w:id="18633" w:author="Mehrnazi Boojari" w:date="2019-01-07T09:53:00Z">
        <w:r w:rsidR="00174759" w:rsidRPr="00471054" w:rsidDel="006F7CCF">
          <w:rPr>
            <w:rFonts w:hint="cs"/>
            <w:rtl/>
            <w:lang w:bidi="fa-IR"/>
          </w:rPr>
          <w:delText xml:space="preserve"> . </w:delText>
        </w:r>
      </w:del>
      <w:ins w:id="18634" w:author="Mehrnazi Boojari" w:date="2019-01-07T09:53:00Z">
        <w:r w:rsidR="006F7CCF">
          <w:rPr>
            <w:rFonts w:hint="cs"/>
            <w:rtl/>
            <w:lang w:bidi="fa-IR"/>
          </w:rPr>
          <w:t xml:space="preserve">. </w:t>
        </w:r>
      </w:ins>
    </w:p>
    <w:p w14:paraId="1795157D" w14:textId="77777777" w:rsidR="00971866" w:rsidRPr="00471054" w:rsidRDefault="00F27FE9" w:rsidP="005E28A3">
      <w:pPr>
        <w:pStyle w:val="Heading3"/>
        <w:rPr>
          <w:rFonts w:ascii="B Lotus" w:hAnsi="B Lotus"/>
          <w:rtl/>
        </w:rPr>
      </w:pPr>
      <w:bookmarkStart w:id="18635" w:name="_Toc533248643"/>
      <w:bookmarkStart w:id="18636" w:name="_Toc533781303"/>
      <w:bookmarkStart w:id="18637" w:name="_Toc533782259"/>
      <w:r w:rsidRPr="00471054">
        <w:rPr>
          <w:rFonts w:ascii="B Lotus" w:hAnsi="B Lotus" w:hint="cs"/>
          <w:rtl/>
        </w:rPr>
        <w:t>جم</w:t>
      </w:r>
      <w:del w:id="18638" w:author="Mehrnazi Boojari" w:date="2019-01-15T07:14:00Z">
        <w:r w:rsidRPr="00471054" w:rsidDel="005E28A3">
          <w:rPr>
            <w:rFonts w:ascii="B Lotus" w:hAnsi="B Lotus" w:hint="cs"/>
            <w:rtl/>
          </w:rPr>
          <w:delText>ع</w:delText>
        </w:r>
      </w:del>
      <w:ins w:id="18639" w:author="Mehrnazi Boojari" w:date="2019-01-15T07:14:00Z">
        <w:r w:rsidR="005E28A3">
          <w:rPr>
            <w:rFonts w:ascii="B Lotus" w:hAnsi="B Lotus" w:hint="cs"/>
            <w:rtl/>
          </w:rPr>
          <w:t>ع</w:t>
        </w:r>
      </w:ins>
      <w:del w:id="18640" w:author="Mehrnazi Boojari" w:date="2019-01-07T10:01:00Z">
        <w:r w:rsidRPr="00471054" w:rsidDel="00A31D6F">
          <w:rPr>
            <w:rFonts w:ascii="B Lotus" w:hAnsi="B Lotus" w:hint="cs"/>
            <w:rtl/>
          </w:rPr>
          <w:delText xml:space="preserve"> بندی </w:delText>
        </w:r>
      </w:del>
      <w:ins w:id="18641" w:author="Mehrnazi Boojari" w:date="2019-01-07T10:01:00Z">
        <w:r w:rsidR="00A31D6F">
          <w:rPr>
            <w:rFonts w:ascii="B Lotus" w:hAnsi="B Lotus" w:hint="cs"/>
            <w:rtl/>
          </w:rPr>
          <w:t>‌</w:t>
        </w:r>
      </w:ins>
      <w:ins w:id="18642" w:author="Mehrnazi Boojari" w:date="2019-01-15T07:14:00Z">
        <w:r w:rsidR="005E28A3">
          <w:rPr>
            <w:rFonts w:ascii="B Lotus" w:hAnsi="B Lotus" w:hint="cs"/>
            <w:rtl/>
          </w:rPr>
          <w:t>‌</w:t>
        </w:r>
      </w:ins>
      <w:ins w:id="18643" w:author="Mehrnazi Boojari" w:date="2019-01-07T10:01:00Z">
        <w:r w:rsidR="00A31D6F">
          <w:rPr>
            <w:rFonts w:ascii="B Lotus" w:hAnsi="B Lotus" w:hint="cs"/>
            <w:rtl/>
          </w:rPr>
          <w:t xml:space="preserve">بندی </w:t>
        </w:r>
      </w:ins>
      <w:r w:rsidRPr="00471054">
        <w:rPr>
          <w:rFonts w:ascii="B Lotus" w:hAnsi="B Lotus" w:hint="cs"/>
          <w:rtl/>
        </w:rPr>
        <w:t xml:space="preserve">و انتخاب </w:t>
      </w:r>
      <w:del w:id="18644" w:author="Mehrnazi Boojari" w:date="2019-01-07T09:45:00Z">
        <w:r w:rsidRPr="00471054" w:rsidDel="006F7CCF">
          <w:rPr>
            <w:rFonts w:ascii="B Lotus" w:hAnsi="B Lotus" w:hint="cs"/>
            <w:rtl/>
          </w:rPr>
          <w:delText>راه حل</w:delText>
        </w:r>
      </w:del>
      <w:ins w:id="18645" w:author="Mehrnazi Boojari" w:date="2019-01-07T09:45:00Z">
        <w:r w:rsidR="006F7CCF">
          <w:rPr>
            <w:rFonts w:ascii="B Lotus" w:hAnsi="B Lotus" w:hint="cs"/>
            <w:rtl/>
          </w:rPr>
          <w:t>راه‌حل</w:t>
        </w:r>
      </w:ins>
      <w:r w:rsidRPr="00471054">
        <w:rPr>
          <w:rFonts w:ascii="B Lotus" w:hAnsi="B Lotus" w:hint="cs"/>
          <w:rtl/>
        </w:rPr>
        <w:t xml:space="preserve"> محوری</w:t>
      </w:r>
      <w:bookmarkEnd w:id="18635"/>
      <w:bookmarkEnd w:id="18636"/>
      <w:bookmarkEnd w:id="18637"/>
      <w:r w:rsidRPr="00471054">
        <w:rPr>
          <w:rFonts w:ascii="B Lotus" w:hAnsi="B Lotus" w:hint="cs"/>
          <w:rtl/>
        </w:rPr>
        <w:t xml:space="preserve"> </w:t>
      </w:r>
    </w:p>
    <w:p w14:paraId="4D6628FD" w14:textId="77777777" w:rsidR="00F27FE9" w:rsidRPr="00471054" w:rsidRDefault="00E828BF" w:rsidP="00CF7DDC">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با بررسی میزان فراوانی حوزه</w:t>
      </w:r>
      <w:ins w:id="18646" w:author="Mehrnazi Boojari" w:date="2019-01-15T07:14:00Z">
        <w:r w:rsidR="00CF7DDC">
          <w:rPr>
            <w:rFonts w:ascii="B Lotus" w:hAnsi="B Lotus" w:cs="B Nazanin" w:hint="cs"/>
            <w:sz w:val="24"/>
            <w:szCs w:val="24"/>
            <w:rtl/>
            <w:lang w:bidi="fa-IR"/>
          </w:rPr>
          <w:t>‌</w:t>
        </w:r>
      </w:ins>
      <w:del w:id="18647" w:author="Mehrnazi Boojari" w:date="2019-01-15T07:14:00Z">
        <w:r w:rsidRPr="00471054" w:rsidDel="00CF7DDC">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 xml:space="preserve">ها، قوانین و ساختار مشخص </w:t>
      </w:r>
      <w:del w:id="18648" w:author="Mehrnazi Boojari" w:date="2019-01-15T07:14:00Z">
        <w:r w:rsidRPr="00471054" w:rsidDel="00CF7DDC">
          <w:rPr>
            <w:rFonts w:ascii="B Lotus" w:hAnsi="B Lotus" w:cs="B Lotus" w:hint="cs"/>
            <w:sz w:val="24"/>
            <w:szCs w:val="24"/>
            <w:rtl/>
            <w:lang w:bidi="fa-IR"/>
          </w:rPr>
          <w:delText xml:space="preserve">گردید </w:delText>
        </w:r>
      </w:del>
      <w:ins w:id="18649" w:author="Mehrnazi Boojari" w:date="2019-01-15T07:14:00Z">
        <w:r w:rsidR="00CF7DDC">
          <w:rPr>
            <w:rFonts w:ascii="B Lotus" w:hAnsi="B Lotus" w:cs="B Lotus" w:hint="cs"/>
            <w:sz w:val="24"/>
            <w:szCs w:val="24"/>
            <w:rtl/>
            <w:lang w:bidi="fa-IR"/>
          </w:rPr>
          <w:t>ش</w:t>
        </w:r>
        <w:r w:rsidR="00CF7DDC" w:rsidRPr="00471054">
          <w:rPr>
            <w:rFonts w:ascii="B Lotus" w:hAnsi="B Lotus" w:cs="B Lotus" w:hint="cs"/>
            <w:sz w:val="24"/>
            <w:szCs w:val="24"/>
            <w:rtl/>
            <w:lang w:bidi="fa-IR"/>
          </w:rPr>
          <w:t>د</w:t>
        </w:r>
      </w:ins>
      <w:ins w:id="18650" w:author="Mehrnazi Boojari" w:date="2019-01-15T07:15:00Z">
        <w:r w:rsidR="00CF7DDC">
          <w:rPr>
            <w:rFonts w:ascii="B Lotus" w:hAnsi="B Lotus" w:cs="B Lotus" w:hint="cs"/>
            <w:sz w:val="24"/>
            <w:szCs w:val="24"/>
            <w:rtl/>
            <w:lang w:bidi="fa-IR"/>
          </w:rPr>
          <w:t>.</w:t>
        </w:r>
      </w:ins>
      <w:ins w:id="18651" w:author="Mehrnazi Boojari" w:date="2019-01-15T07:14:00Z">
        <w:r w:rsidR="00CF7DDC" w:rsidRPr="00471054">
          <w:rPr>
            <w:rFonts w:ascii="B Lotus" w:hAnsi="B Lotus" w:cs="B Lotus" w:hint="cs"/>
            <w:sz w:val="24"/>
            <w:szCs w:val="24"/>
            <w:rtl/>
            <w:lang w:bidi="fa-IR"/>
          </w:rPr>
          <w:t xml:space="preserve"> </w:t>
        </w:r>
      </w:ins>
      <w:r w:rsidRPr="00471054">
        <w:rPr>
          <w:rFonts w:ascii="B Lotus" w:hAnsi="B Lotus" w:cs="B Lotus" w:hint="cs"/>
          <w:sz w:val="24"/>
          <w:szCs w:val="24"/>
          <w:rtl/>
          <w:lang w:bidi="fa-IR"/>
        </w:rPr>
        <w:t xml:space="preserve">بیشترین </w:t>
      </w:r>
      <w:del w:id="18652" w:author="Mehrnazi Boojari" w:date="2019-01-07T09:45:00Z">
        <w:r w:rsidRPr="00471054" w:rsidDel="006F7CCF">
          <w:rPr>
            <w:rFonts w:ascii="B Lotus" w:hAnsi="B Lotus" w:cs="B Lotus" w:hint="cs"/>
            <w:sz w:val="24"/>
            <w:szCs w:val="24"/>
            <w:rtl/>
            <w:lang w:bidi="fa-IR"/>
          </w:rPr>
          <w:delText>راه حل</w:delText>
        </w:r>
      </w:del>
      <w:ins w:id="18653" w:author="Mehrnazi Boojari" w:date="2019-01-07T09:45:00Z">
        <w:r w:rsidR="006F7CCF">
          <w:rPr>
            <w:rFonts w:ascii="B Lotus" w:hAnsi="B Lotus" w:cs="B Lotus" w:hint="cs"/>
            <w:sz w:val="24"/>
            <w:szCs w:val="24"/>
            <w:rtl/>
            <w:lang w:bidi="fa-IR"/>
          </w:rPr>
          <w:t>راه‌حل</w:t>
        </w:r>
      </w:ins>
      <w:del w:id="18654" w:author="Mehrnazi Boojari" w:date="2019-01-07T09:46:00Z">
        <w:r w:rsidRPr="00471054" w:rsidDel="006F7CCF">
          <w:rPr>
            <w:rFonts w:ascii="B Lotus" w:hAnsi="B Lotus" w:cs="B Lotus" w:hint="cs"/>
            <w:sz w:val="24"/>
            <w:szCs w:val="24"/>
            <w:rtl/>
            <w:lang w:bidi="fa-IR"/>
          </w:rPr>
          <w:delText xml:space="preserve"> های </w:delText>
        </w:r>
      </w:del>
      <w:ins w:id="18655"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پیشنهادی در حوزه تقنین</w:t>
      </w:r>
      <w:del w:id="18656" w:author="Mehrnazi Boojari" w:date="2019-01-07T09:49:00Z">
        <w:r w:rsidRPr="00471054" w:rsidDel="006F7CCF">
          <w:rPr>
            <w:rFonts w:ascii="B Lotus" w:hAnsi="B Lotus" w:cs="B Lotus" w:hint="cs"/>
            <w:sz w:val="24"/>
            <w:szCs w:val="24"/>
            <w:rtl/>
            <w:lang w:bidi="fa-IR"/>
          </w:rPr>
          <w:delText xml:space="preserve"> می </w:delText>
        </w:r>
      </w:del>
      <w:ins w:id="18657"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گنجد</w:t>
      </w:r>
      <w:r w:rsidR="00412D58" w:rsidRPr="00471054">
        <w:rPr>
          <w:rFonts w:ascii="B Lotus" w:hAnsi="B Lotus" w:cs="B Lotus" w:hint="cs"/>
          <w:sz w:val="24"/>
          <w:szCs w:val="24"/>
          <w:rtl/>
          <w:lang w:bidi="fa-IR"/>
        </w:rPr>
        <w:t>.</w:t>
      </w:r>
      <w:r w:rsidRPr="00471054">
        <w:rPr>
          <w:rFonts w:ascii="B Lotus" w:hAnsi="B Lotus" w:cs="B Lotus" w:hint="cs"/>
          <w:sz w:val="24"/>
          <w:szCs w:val="24"/>
          <w:rtl/>
          <w:lang w:bidi="fa-IR"/>
        </w:rPr>
        <w:t xml:space="preserve"> </w:t>
      </w:r>
      <w:del w:id="18658" w:author="Mehrnazi Boojari" w:date="2019-01-08T23:50:00Z">
        <w:r w:rsidRPr="00471054" w:rsidDel="00EE38C5">
          <w:rPr>
            <w:rFonts w:ascii="B Lotus" w:hAnsi="B Lotus" w:cs="B Lotus" w:hint="cs"/>
            <w:sz w:val="24"/>
            <w:szCs w:val="24"/>
            <w:rtl/>
            <w:lang w:bidi="fa-IR"/>
          </w:rPr>
          <w:delText>از سوی</w:delText>
        </w:r>
      </w:del>
      <w:ins w:id="18659" w:author="Mehrnazi Boojari" w:date="2019-01-08T23:50:00Z">
        <w:r w:rsidR="00EE38C5">
          <w:rPr>
            <w:rFonts w:ascii="B Lotus" w:hAnsi="B Lotus" w:cs="B Lotus" w:hint="cs"/>
            <w:sz w:val="24"/>
            <w:szCs w:val="24"/>
            <w:rtl/>
            <w:lang w:bidi="fa-IR"/>
          </w:rPr>
          <w:t>از</w:t>
        </w:r>
        <w:r w:rsidR="00EE38C5">
          <w:rPr>
            <w:rFonts w:ascii="Times New Roman" w:hAnsi="Times New Roman" w:cs="Times New Roman" w:hint="cs"/>
            <w:sz w:val="24"/>
            <w:szCs w:val="24"/>
            <w:rtl/>
            <w:lang w:bidi="fa-IR"/>
          </w:rPr>
          <w:t> </w:t>
        </w:r>
        <w:r w:rsidR="00EE38C5">
          <w:rPr>
            <w:rFonts w:ascii="B Lotus" w:hAnsi="B Lotus" w:cs="B Lotus" w:hint="cs"/>
            <w:sz w:val="24"/>
            <w:szCs w:val="24"/>
            <w:rtl/>
            <w:lang w:bidi="fa-IR"/>
          </w:rPr>
          <w:t>سوی</w:t>
        </w:r>
      </w:ins>
      <w:del w:id="18660" w:author="Mehrnazi Boojari" w:date="2019-01-15T07:15:00Z">
        <w:r w:rsidRPr="00471054" w:rsidDel="00CF7DDC">
          <w:rPr>
            <w:rFonts w:ascii="B Lotus" w:hAnsi="B Lotus" w:cs="B Lotus" w:hint="cs"/>
            <w:sz w:val="24"/>
            <w:szCs w:val="24"/>
            <w:rtl/>
            <w:lang w:bidi="fa-IR"/>
          </w:rPr>
          <w:delText>ی</w:delText>
        </w:r>
      </w:del>
      <w:r w:rsidRPr="00471054">
        <w:rPr>
          <w:rFonts w:ascii="B Lotus" w:hAnsi="B Lotus" w:cs="B Lotus" w:hint="cs"/>
          <w:sz w:val="24"/>
          <w:szCs w:val="24"/>
          <w:rtl/>
          <w:lang w:bidi="fa-IR"/>
        </w:rPr>
        <w:t xml:space="preserve"> دیگر</w:t>
      </w:r>
      <w:ins w:id="18661" w:author="Mehrnazi Boojari" w:date="2019-01-15T07:15:00Z">
        <w:r w:rsidR="00CF7DDC">
          <w:rPr>
            <w:rFonts w:ascii="B Lotus" w:hAnsi="B Lotus" w:cs="B Lotus" w:hint="cs"/>
            <w:sz w:val="24"/>
            <w:szCs w:val="24"/>
            <w:rtl/>
            <w:lang w:bidi="fa-IR"/>
          </w:rPr>
          <w:t>،</w:t>
        </w:r>
      </w:ins>
      <w:r w:rsidRPr="00471054">
        <w:rPr>
          <w:rFonts w:ascii="B Lotus" w:hAnsi="B Lotus" w:cs="B Lotus" w:hint="cs"/>
          <w:sz w:val="24"/>
          <w:szCs w:val="24"/>
          <w:rtl/>
          <w:lang w:bidi="fa-IR"/>
        </w:rPr>
        <w:t xml:space="preserve"> در انتخاب </w:t>
      </w:r>
      <w:del w:id="18662" w:author="Mehrnazi Boojari" w:date="2019-01-07T09:45:00Z">
        <w:r w:rsidRPr="00471054" w:rsidDel="006F7CCF">
          <w:rPr>
            <w:rFonts w:ascii="B Lotus" w:hAnsi="B Lotus" w:cs="B Lotus" w:hint="cs"/>
            <w:sz w:val="24"/>
            <w:szCs w:val="24"/>
            <w:rtl/>
            <w:lang w:bidi="fa-IR"/>
          </w:rPr>
          <w:delText>راه حل</w:delText>
        </w:r>
      </w:del>
      <w:ins w:id="18663"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 xml:space="preserve"> محوری باید توجه داشت که ضریب </w:t>
      </w:r>
      <w:r w:rsidR="003034B1" w:rsidRPr="00471054">
        <w:rPr>
          <w:rFonts w:ascii="B Lotus" w:hAnsi="B Lotus" w:cs="B Lotus" w:hint="cs"/>
          <w:sz w:val="24"/>
          <w:szCs w:val="24"/>
          <w:rtl/>
          <w:lang w:bidi="fa-IR"/>
        </w:rPr>
        <w:t>حوزه</w:t>
      </w:r>
      <w:del w:id="18664" w:author="Mehrnazi Boojari" w:date="2019-01-07T09:45:00Z">
        <w:r w:rsidR="003034B1" w:rsidRPr="00471054" w:rsidDel="006F7CCF">
          <w:rPr>
            <w:rFonts w:ascii="B Lotus" w:hAnsi="B Lotus" w:cs="B Lotus" w:hint="cs"/>
            <w:sz w:val="24"/>
            <w:szCs w:val="24"/>
            <w:rtl/>
            <w:lang w:bidi="fa-IR"/>
          </w:rPr>
          <w:delText xml:space="preserve"> ها </w:delText>
        </w:r>
      </w:del>
      <w:ins w:id="18665" w:author="Mehrnazi Boojari" w:date="2019-01-07T09:45:00Z">
        <w:r w:rsidR="006F7CCF">
          <w:rPr>
            <w:rFonts w:ascii="B Lotus" w:hAnsi="B Lotus" w:cs="B Lotus" w:hint="cs"/>
            <w:sz w:val="24"/>
            <w:szCs w:val="24"/>
            <w:rtl/>
            <w:lang w:bidi="fa-IR"/>
          </w:rPr>
          <w:t xml:space="preserve">‌ها </w:t>
        </w:r>
      </w:ins>
      <w:r w:rsidR="003034B1" w:rsidRPr="00471054">
        <w:rPr>
          <w:rFonts w:ascii="B Lotus" w:hAnsi="B Lotus" w:cs="B Lotus" w:hint="cs"/>
          <w:sz w:val="24"/>
          <w:szCs w:val="24"/>
          <w:rtl/>
          <w:lang w:bidi="fa-IR"/>
        </w:rPr>
        <w:t>با یکدیگر یکسان نیست. به عبارت دیگر</w:t>
      </w:r>
      <w:del w:id="18666" w:author="Mehrnazi Boojari" w:date="2019-01-15T07:15:00Z">
        <w:r w:rsidR="00412D58" w:rsidRPr="00471054" w:rsidDel="00CF7DDC">
          <w:rPr>
            <w:rFonts w:ascii="B Lotus" w:hAnsi="B Lotus" w:cs="B Lotus" w:hint="cs"/>
            <w:sz w:val="24"/>
            <w:szCs w:val="24"/>
            <w:rtl/>
            <w:lang w:bidi="fa-IR"/>
          </w:rPr>
          <w:delText>؛</w:delText>
        </w:r>
        <w:r w:rsidR="003034B1" w:rsidRPr="00471054" w:rsidDel="00CF7DDC">
          <w:rPr>
            <w:rFonts w:ascii="B Lotus" w:hAnsi="B Lotus" w:cs="B Lotus" w:hint="cs"/>
            <w:sz w:val="24"/>
            <w:szCs w:val="24"/>
            <w:rtl/>
            <w:lang w:bidi="fa-IR"/>
          </w:rPr>
          <w:delText xml:space="preserve"> </w:delText>
        </w:r>
      </w:del>
      <w:ins w:id="18667" w:author="Mehrnazi Boojari" w:date="2019-01-15T07:15:00Z">
        <w:r w:rsidR="00CF7DDC">
          <w:rPr>
            <w:rFonts w:ascii="B Lotus" w:hAnsi="B Lotus" w:cs="B Lotus" w:hint="cs"/>
            <w:sz w:val="24"/>
            <w:szCs w:val="24"/>
            <w:rtl/>
            <w:lang w:bidi="fa-IR"/>
          </w:rPr>
          <w:t>،</w:t>
        </w:r>
        <w:r w:rsidR="00CF7DDC" w:rsidRPr="00471054">
          <w:rPr>
            <w:rFonts w:ascii="B Lotus" w:hAnsi="B Lotus" w:cs="B Lotus" w:hint="cs"/>
            <w:sz w:val="24"/>
            <w:szCs w:val="24"/>
            <w:rtl/>
            <w:lang w:bidi="fa-IR"/>
          </w:rPr>
          <w:t xml:space="preserve"> </w:t>
        </w:r>
      </w:ins>
      <w:r w:rsidR="003034B1" w:rsidRPr="00471054">
        <w:rPr>
          <w:rFonts w:ascii="B Lotus" w:hAnsi="B Lotus" w:cs="B Lotus" w:hint="cs"/>
          <w:sz w:val="24"/>
          <w:szCs w:val="24"/>
          <w:rtl/>
          <w:lang w:bidi="fa-IR"/>
        </w:rPr>
        <w:t xml:space="preserve">وقتی </w:t>
      </w:r>
      <w:del w:id="18668" w:author="Mehrnazi Boojari" w:date="2019-01-07T09:45:00Z">
        <w:r w:rsidR="003034B1" w:rsidRPr="00471054" w:rsidDel="006F7CCF">
          <w:rPr>
            <w:rFonts w:ascii="B Lotus" w:hAnsi="B Lotus" w:cs="B Lotus" w:hint="cs"/>
            <w:sz w:val="24"/>
            <w:szCs w:val="24"/>
            <w:rtl/>
            <w:lang w:bidi="fa-IR"/>
          </w:rPr>
          <w:delText>راه حل</w:delText>
        </w:r>
      </w:del>
      <w:ins w:id="18669" w:author="Mehrnazi Boojari" w:date="2019-01-07T09:45:00Z">
        <w:r w:rsidR="006F7CCF">
          <w:rPr>
            <w:rFonts w:ascii="B Lotus" w:hAnsi="B Lotus" w:cs="B Lotus" w:hint="cs"/>
            <w:sz w:val="24"/>
            <w:szCs w:val="24"/>
            <w:rtl/>
            <w:lang w:bidi="fa-IR"/>
          </w:rPr>
          <w:t>راه‌حل</w:t>
        </w:r>
      </w:ins>
      <w:r w:rsidR="003034B1" w:rsidRPr="00471054">
        <w:rPr>
          <w:rFonts w:ascii="B Lotus" w:hAnsi="B Lotus" w:cs="B Lotus" w:hint="cs"/>
          <w:sz w:val="24"/>
          <w:szCs w:val="24"/>
          <w:rtl/>
          <w:lang w:bidi="fa-IR"/>
        </w:rPr>
        <w:t xml:space="preserve">ی </w:t>
      </w:r>
      <w:del w:id="18670" w:author="Mehrnazi Boojari" w:date="2019-01-10T01:06:00Z">
        <w:r w:rsidR="003034B1" w:rsidRPr="00471054" w:rsidDel="00647583">
          <w:rPr>
            <w:rFonts w:ascii="B Lotus" w:hAnsi="B Lotus" w:cs="B Lotus" w:hint="cs"/>
            <w:sz w:val="24"/>
            <w:szCs w:val="24"/>
            <w:rtl/>
            <w:lang w:bidi="fa-IR"/>
          </w:rPr>
          <w:delText>مبتنی بر</w:delText>
        </w:r>
      </w:del>
      <w:ins w:id="18671" w:author="Mehrnazi Boojari" w:date="2019-01-10T01:06:00Z">
        <w:r w:rsidR="00647583">
          <w:rPr>
            <w:rFonts w:ascii="B Lotus" w:hAnsi="B Lotus"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B Lotus" w:hAnsi="B Lotus" w:cs="B Lotus" w:hint="cs"/>
            <w:sz w:val="24"/>
            <w:szCs w:val="24"/>
            <w:rtl/>
            <w:lang w:bidi="fa-IR"/>
          </w:rPr>
          <w:t>بر</w:t>
        </w:r>
      </w:ins>
      <w:r w:rsidR="003034B1" w:rsidRPr="00471054">
        <w:rPr>
          <w:rFonts w:ascii="B Lotus" w:hAnsi="B Lotus" w:cs="B Lotus" w:hint="cs"/>
          <w:sz w:val="24"/>
          <w:szCs w:val="24"/>
          <w:rtl/>
          <w:lang w:bidi="fa-IR"/>
        </w:rPr>
        <w:t xml:space="preserve"> ساختار پیشنهاد</w:t>
      </w:r>
      <w:del w:id="18672" w:author="Mehrnazi Boojari" w:date="2019-01-07T09:49:00Z">
        <w:r w:rsidR="003034B1" w:rsidRPr="00471054" w:rsidDel="006F7CCF">
          <w:rPr>
            <w:rFonts w:ascii="B Lotus" w:hAnsi="B Lotus" w:cs="B Lotus" w:hint="cs"/>
            <w:sz w:val="24"/>
            <w:szCs w:val="24"/>
            <w:rtl/>
            <w:lang w:bidi="fa-IR"/>
          </w:rPr>
          <w:delText xml:space="preserve"> می </w:delText>
        </w:r>
      </w:del>
      <w:ins w:id="18673" w:author="Mehrnazi Boojari" w:date="2019-01-07T09:49:00Z">
        <w:r w:rsidR="006F7CCF">
          <w:rPr>
            <w:rFonts w:ascii="B Lotus" w:hAnsi="B Lotus" w:cs="B Lotus" w:hint="cs"/>
            <w:sz w:val="24"/>
            <w:szCs w:val="24"/>
            <w:rtl/>
            <w:lang w:bidi="fa-IR"/>
          </w:rPr>
          <w:t xml:space="preserve"> می‌</w:t>
        </w:r>
      </w:ins>
      <w:r w:rsidR="003034B1" w:rsidRPr="00471054">
        <w:rPr>
          <w:rFonts w:ascii="B Lotus" w:hAnsi="B Lotus" w:cs="B Lotus" w:hint="cs"/>
          <w:sz w:val="24"/>
          <w:szCs w:val="24"/>
          <w:rtl/>
          <w:lang w:bidi="fa-IR"/>
        </w:rPr>
        <w:t>شود بدین معناست که ساختار جدید به</w:t>
      </w:r>
      <w:ins w:id="18674" w:author="Mehrnazi Boojari" w:date="2019-01-15T07:15:00Z">
        <w:r w:rsidR="00CF7DDC">
          <w:rPr>
            <w:rFonts w:ascii="B Lotus" w:hAnsi="B Lotus" w:cs="B Nazanin" w:hint="cs"/>
            <w:sz w:val="24"/>
            <w:szCs w:val="24"/>
            <w:rtl/>
            <w:lang w:bidi="fa-IR"/>
          </w:rPr>
          <w:t>‌</w:t>
        </w:r>
      </w:ins>
      <w:del w:id="18675" w:author="Mehrnazi Boojari" w:date="2019-01-15T07:15:00Z">
        <w:r w:rsidR="003034B1" w:rsidRPr="00471054" w:rsidDel="00CF7DDC">
          <w:rPr>
            <w:rFonts w:ascii="B Lotus" w:hAnsi="B Lotus" w:cs="B Lotus" w:hint="cs"/>
            <w:sz w:val="24"/>
            <w:szCs w:val="24"/>
            <w:rtl/>
            <w:lang w:bidi="fa-IR"/>
          </w:rPr>
          <w:delText xml:space="preserve"> </w:delText>
        </w:r>
      </w:del>
      <w:r w:rsidR="003034B1" w:rsidRPr="00471054">
        <w:rPr>
          <w:rFonts w:ascii="B Lotus" w:hAnsi="B Lotus" w:cs="B Lotus" w:hint="cs"/>
          <w:sz w:val="24"/>
          <w:szCs w:val="24"/>
          <w:rtl/>
          <w:lang w:bidi="fa-IR"/>
        </w:rPr>
        <w:t>همراه خود قوانین مورد نیاز</w:t>
      </w:r>
      <w:del w:id="18676" w:author="Mehrnazi Boojari" w:date="2019-01-07T09:47:00Z">
        <w:r w:rsidR="003034B1" w:rsidRPr="00471054" w:rsidDel="006F7CCF">
          <w:rPr>
            <w:rFonts w:ascii="B Lotus" w:hAnsi="B Lotus" w:cs="B Lotus" w:hint="cs"/>
            <w:sz w:val="24"/>
            <w:szCs w:val="24"/>
            <w:rtl/>
            <w:lang w:bidi="fa-IR"/>
          </w:rPr>
          <w:delText xml:space="preserve"> ،</w:delText>
        </w:r>
      </w:del>
      <w:ins w:id="18677" w:author="Mehrnazi Boojari" w:date="2019-01-07T09:47:00Z">
        <w:r w:rsidR="006F7CCF">
          <w:rPr>
            <w:rFonts w:ascii="B Lotus" w:hAnsi="B Lotus" w:cs="B Lotus" w:hint="cs"/>
            <w:sz w:val="24"/>
            <w:szCs w:val="24"/>
            <w:rtl/>
            <w:lang w:bidi="fa-IR"/>
          </w:rPr>
          <w:t>،</w:t>
        </w:r>
      </w:ins>
      <w:r w:rsidR="003034B1" w:rsidRPr="00471054">
        <w:rPr>
          <w:rFonts w:ascii="B Lotus" w:hAnsi="B Lotus" w:cs="B Lotus" w:hint="cs"/>
          <w:sz w:val="24"/>
          <w:szCs w:val="24"/>
          <w:rtl/>
          <w:lang w:bidi="fa-IR"/>
        </w:rPr>
        <w:t xml:space="preserve"> مدیریت مورد نیاز و برنامه</w:t>
      </w:r>
      <w:del w:id="18678" w:author="Mehrnazi Boojari" w:date="2019-01-07T10:05:00Z">
        <w:r w:rsidR="003034B1" w:rsidRPr="00471054" w:rsidDel="00A31D6F">
          <w:rPr>
            <w:rFonts w:ascii="B Lotus" w:hAnsi="B Lotus" w:cs="B Lotus" w:hint="cs"/>
            <w:sz w:val="24"/>
            <w:szCs w:val="24"/>
            <w:rtl/>
            <w:lang w:bidi="fa-IR"/>
          </w:rPr>
          <w:delText xml:space="preserve"> ریزی </w:delText>
        </w:r>
      </w:del>
      <w:ins w:id="18679" w:author="Mehrnazi Boojari" w:date="2019-01-07T10:05:00Z">
        <w:r w:rsidR="00A31D6F">
          <w:rPr>
            <w:rFonts w:ascii="B Lotus" w:hAnsi="B Lotus" w:cs="B Lotus" w:hint="cs"/>
            <w:sz w:val="24"/>
            <w:szCs w:val="24"/>
            <w:rtl/>
            <w:lang w:bidi="fa-IR"/>
          </w:rPr>
          <w:t xml:space="preserve">‌ریزی </w:t>
        </w:r>
      </w:ins>
      <w:r w:rsidR="003034B1" w:rsidRPr="00471054">
        <w:rPr>
          <w:rFonts w:ascii="B Lotus" w:hAnsi="B Lotus" w:cs="B Lotus" w:hint="cs"/>
          <w:sz w:val="24"/>
          <w:szCs w:val="24"/>
          <w:rtl/>
          <w:lang w:bidi="fa-IR"/>
        </w:rPr>
        <w:t xml:space="preserve">و اجرا را </w:t>
      </w:r>
      <w:del w:id="18680" w:author="Mehrnazi Boojari" w:date="2019-01-07T10:24:00Z">
        <w:r w:rsidR="003034B1" w:rsidRPr="00471054" w:rsidDel="0028073B">
          <w:rPr>
            <w:rFonts w:ascii="B Lotus" w:hAnsi="B Lotus" w:cs="B Lotus" w:hint="cs"/>
            <w:sz w:val="24"/>
            <w:szCs w:val="24"/>
            <w:rtl/>
            <w:lang w:bidi="fa-IR"/>
          </w:rPr>
          <w:delText xml:space="preserve">به دنبال </w:delText>
        </w:r>
      </w:del>
      <w:ins w:id="18681" w:author="Mehrnazi Boojari" w:date="2019-01-07T10:24:00Z">
        <w:r w:rsidR="0028073B">
          <w:rPr>
            <w:rFonts w:ascii="B Lotus" w:hAnsi="B Lotus" w:cs="B Lotus" w:hint="cs"/>
            <w:sz w:val="24"/>
            <w:szCs w:val="24"/>
            <w:rtl/>
            <w:lang w:bidi="fa-IR"/>
          </w:rPr>
          <w:t xml:space="preserve">به‌دنبال </w:t>
        </w:r>
      </w:ins>
      <w:r w:rsidR="003034B1" w:rsidRPr="00471054">
        <w:rPr>
          <w:rFonts w:ascii="B Lotus" w:hAnsi="B Lotus" w:cs="B Lotus" w:hint="cs"/>
          <w:sz w:val="24"/>
          <w:szCs w:val="24"/>
          <w:rtl/>
          <w:lang w:bidi="fa-IR"/>
        </w:rPr>
        <w:t xml:space="preserve">دارد و یا اگر در حوزه تقنین </w:t>
      </w:r>
      <w:del w:id="18682" w:author="Mehrnazi Boojari" w:date="2019-01-07T09:45:00Z">
        <w:r w:rsidR="003034B1" w:rsidRPr="00471054" w:rsidDel="006F7CCF">
          <w:rPr>
            <w:rFonts w:ascii="B Lotus" w:hAnsi="B Lotus" w:cs="B Lotus" w:hint="cs"/>
            <w:sz w:val="24"/>
            <w:szCs w:val="24"/>
            <w:rtl/>
            <w:lang w:bidi="fa-IR"/>
          </w:rPr>
          <w:delText>راه حل</w:delText>
        </w:r>
      </w:del>
      <w:ins w:id="18683" w:author="Mehrnazi Boojari" w:date="2019-01-07T09:45:00Z">
        <w:r w:rsidR="006F7CCF">
          <w:rPr>
            <w:rFonts w:ascii="B Lotus" w:hAnsi="B Lotus" w:cs="B Lotus" w:hint="cs"/>
            <w:sz w:val="24"/>
            <w:szCs w:val="24"/>
            <w:rtl/>
            <w:lang w:bidi="fa-IR"/>
          </w:rPr>
          <w:t>راه‌حل</w:t>
        </w:r>
      </w:ins>
      <w:r w:rsidR="003034B1" w:rsidRPr="00471054">
        <w:rPr>
          <w:rFonts w:ascii="B Lotus" w:hAnsi="B Lotus" w:cs="B Lotus" w:hint="cs"/>
          <w:sz w:val="24"/>
          <w:szCs w:val="24"/>
          <w:rtl/>
          <w:lang w:bidi="fa-IR"/>
        </w:rPr>
        <w:t>ی ارائه</w:t>
      </w:r>
      <w:del w:id="18684" w:author="Mehrnazi Boojari" w:date="2019-01-07T09:49:00Z">
        <w:r w:rsidR="003034B1" w:rsidRPr="00471054" w:rsidDel="006F7CCF">
          <w:rPr>
            <w:rFonts w:ascii="B Lotus" w:hAnsi="B Lotus" w:cs="B Lotus" w:hint="cs"/>
            <w:sz w:val="24"/>
            <w:szCs w:val="24"/>
            <w:rtl/>
            <w:lang w:bidi="fa-IR"/>
          </w:rPr>
          <w:delText xml:space="preserve"> می </w:delText>
        </w:r>
      </w:del>
      <w:ins w:id="18685" w:author="Mehrnazi Boojari" w:date="2019-01-07T09:49:00Z">
        <w:r w:rsidR="006F7CCF">
          <w:rPr>
            <w:rFonts w:ascii="B Lotus" w:hAnsi="B Lotus" w:cs="B Lotus" w:hint="cs"/>
            <w:sz w:val="24"/>
            <w:szCs w:val="24"/>
            <w:rtl/>
            <w:lang w:bidi="fa-IR"/>
          </w:rPr>
          <w:t xml:space="preserve"> می‌</w:t>
        </w:r>
      </w:ins>
      <w:r w:rsidR="003034B1" w:rsidRPr="00471054">
        <w:rPr>
          <w:rFonts w:ascii="B Lotus" w:hAnsi="B Lotus" w:cs="B Lotus" w:hint="cs"/>
          <w:sz w:val="24"/>
          <w:szCs w:val="24"/>
          <w:rtl/>
          <w:lang w:bidi="fa-IR"/>
        </w:rPr>
        <w:t>شود به معنای این است که قانون جدید مدیریت و برنامه</w:t>
      </w:r>
      <w:del w:id="18686" w:author="Mehrnazi Boojari" w:date="2019-01-07T10:05:00Z">
        <w:r w:rsidR="003034B1" w:rsidRPr="00471054" w:rsidDel="00A31D6F">
          <w:rPr>
            <w:rFonts w:ascii="B Lotus" w:hAnsi="B Lotus" w:cs="B Lotus" w:hint="cs"/>
            <w:sz w:val="24"/>
            <w:szCs w:val="24"/>
            <w:rtl/>
            <w:lang w:bidi="fa-IR"/>
          </w:rPr>
          <w:delText xml:space="preserve"> ریزی </w:delText>
        </w:r>
      </w:del>
      <w:ins w:id="18687" w:author="Mehrnazi Boojari" w:date="2019-01-07T10:05:00Z">
        <w:r w:rsidR="00A31D6F">
          <w:rPr>
            <w:rFonts w:ascii="B Lotus" w:hAnsi="B Lotus" w:cs="B Lotus" w:hint="cs"/>
            <w:sz w:val="24"/>
            <w:szCs w:val="24"/>
            <w:rtl/>
            <w:lang w:bidi="fa-IR"/>
          </w:rPr>
          <w:t xml:space="preserve">‌ریزی </w:t>
        </w:r>
      </w:ins>
      <w:r w:rsidR="003034B1" w:rsidRPr="00471054">
        <w:rPr>
          <w:rFonts w:ascii="B Lotus" w:hAnsi="B Lotus" w:cs="B Lotus" w:hint="cs"/>
          <w:sz w:val="24"/>
          <w:szCs w:val="24"/>
          <w:rtl/>
          <w:lang w:bidi="fa-IR"/>
        </w:rPr>
        <w:t>جدیدی را با خود به</w:t>
      </w:r>
      <w:ins w:id="18688" w:author="Mehrnazi Boojari" w:date="2019-01-15T07:15:00Z">
        <w:r w:rsidR="00CF7DDC">
          <w:rPr>
            <w:rFonts w:ascii="B Lotus" w:hAnsi="B Lotus" w:cs="B Nazanin" w:hint="cs"/>
            <w:sz w:val="24"/>
            <w:szCs w:val="24"/>
            <w:rtl/>
            <w:lang w:bidi="fa-IR"/>
          </w:rPr>
          <w:t>‌</w:t>
        </w:r>
      </w:ins>
      <w:del w:id="18689" w:author="Mehrnazi Boojari" w:date="2019-01-15T07:15:00Z">
        <w:r w:rsidR="003034B1" w:rsidRPr="00471054" w:rsidDel="00CF7DDC">
          <w:rPr>
            <w:rFonts w:ascii="B Lotus" w:hAnsi="B Lotus" w:cs="B Lotus" w:hint="cs"/>
            <w:sz w:val="24"/>
            <w:szCs w:val="24"/>
            <w:rtl/>
            <w:lang w:bidi="fa-IR"/>
          </w:rPr>
          <w:delText xml:space="preserve"> </w:delText>
        </w:r>
      </w:del>
      <w:r w:rsidR="003034B1" w:rsidRPr="00471054">
        <w:rPr>
          <w:rFonts w:ascii="B Lotus" w:hAnsi="B Lotus" w:cs="B Lotus" w:hint="cs"/>
          <w:sz w:val="24"/>
          <w:szCs w:val="24"/>
          <w:rtl/>
          <w:lang w:bidi="fa-IR"/>
        </w:rPr>
        <w:t>همراه دارد</w:t>
      </w:r>
      <w:del w:id="18690" w:author="Mehrnazi Boojari" w:date="2019-01-07T09:53:00Z">
        <w:r w:rsidR="003034B1" w:rsidRPr="00471054" w:rsidDel="006F7CCF">
          <w:rPr>
            <w:rFonts w:ascii="B Lotus" w:hAnsi="B Lotus" w:cs="B Lotus" w:hint="cs"/>
            <w:sz w:val="24"/>
            <w:szCs w:val="24"/>
            <w:rtl/>
            <w:lang w:bidi="fa-IR"/>
          </w:rPr>
          <w:delText xml:space="preserve"> . </w:delText>
        </w:r>
      </w:del>
      <w:ins w:id="18691" w:author="Mehrnazi Boojari" w:date="2019-01-07T09:53:00Z">
        <w:r w:rsidR="006F7CCF">
          <w:rPr>
            <w:rFonts w:ascii="B Lotus" w:hAnsi="B Lotus" w:cs="B Lotus" w:hint="cs"/>
            <w:sz w:val="24"/>
            <w:szCs w:val="24"/>
            <w:rtl/>
            <w:lang w:bidi="fa-IR"/>
          </w:rPr>
          <w:t xml:space="preserve">. </w:t>
        </w:r>
      </w:ins>
      <w:r w:rsidR="003034B1" w:rsidRPr="00471054">
        <w:rPr>
          <w:rFonts w:ascii="B Lotus" w:hAnsi="B Lotus" w:cs="B Lotus" w:hint="cs"/>
          <w:sz w:val="24"/>
          <w:szCs w:val="24"/>
          <w:rtl/>
          <w:lang w:bidi="fa-IR"/>
        </w:rPr>
        <w:t>بنابراین</w:t>
      </w:r>
      <w:ins w:id="18692" w:author="Mehrnazi Boojari" w:date="2019-01-15T07:15:00Z">
        <w:r w:rsidR="00CF7DDC">
          <w:rPr>
            <w:rFonts w:ascii="B Lotus" w:hAnsi="B Lotus" w:cs="B Lotus" w:hint="cs"/>
            <w:sz w:val="24"/>
            <w:szCs w:val="24"/>
            <w:rtl/>
            <w:lang w:bidi="fa-IR"/>
          </w:rPr>
          <w:t>،</w:t>
        </w:r>
      </w:ins>
      <w:r w:rsidR="003034B1" w:rsidRPr="00471054">
        <w:rPr>
          <w:rFonts w:ascii="B Lotus" w:hAnsi="B Lotus" w:cs="B Lotus" w:hint="cs"/>
          <w:sz w:val="24"/>
          <w:szCs w:val="24"/>
          <w:rtl/>
          <w:lang w:bidi="fa-IR"/>
        </w:rPr>
        <w:t xml:space="preserve"> در موضوع مسکن روستایی اگر به ترتیب اولویت</w:t>
      </w:r>
      <w:del w:id="18693" w:author="Mehrnazi Boojari" w:date="2019-01-07T09:45:00Z">
        <w:r w:rsidR="003034B1" w:rsidRPr="00471054" w:rsidDel="006F7CCF">
          <w:rPr>
            <w:rFonts w:ascii="B Lotus" w:hAnsi="B Lotus" w:cs="B Lotus" w:hint="cs"/>
            <w:sz w:val="24"/>
            <w:szCs w:val="24"/>
            <w:rtl/>
            <w:lang w:bidi="fa-IR"/>
          </w:rPr>
          <w:delText xml:space="preserve"> ها </w:delText>
        </w:r>
      </w:del>
      <w:ins w:id="18694" w:author="Mehrnazi Boojari" w:date="2019-01-07T09:45:00Z">
        <w:r w:rsidR="006F7CCF">
          <w:rPr>
            <w:rFonts w:ascii="B Lotus" w:hAnsi="B Lotus" w:cs="B Lotus" w:hint="cs"/>
            <w:sz w:val="24"/>
            <w:szCs w:val="24"/>
            <w:rtl/>
            <w:lang w:bidi="fa-IR"/>
          </w:rPr>
          <w:t xml:space="preserve">‌ها </w:t>
        </w:r>
      </w:ins>
      <w:r w:rsidR="003034B1" w:rsidRPr="00471054">
        <w:rPr>
          <w:rFonts w:ascii="B Lotus" w:hAnsi="B Lotus" w:cs="B Lotus" w:hint="cs"/>
          <w:sz w:val="24"/>
          <w:szCs w:val="24"/>
          <w:rtl/>
          <w:lang w:bidi="fa-IR"/>
        </w:rPr>
        <w:t>و ضرایب حوزه</w:t>
      </w:r>
      <w:del w:id="18695" w:author="Mehrnazi Boojari" w:date="2019-01-07T09:45:00Z">
        <w:r w:rsidR="003034B1" w:rsidRPr="00471054" w:rsidDel="006F7CCF">
          <w:rPr>
            <w:rFonts w:ascii="B Lotus" w:hAnsi="B Lotus" w:cs="B Lotus" w:hint="cs"/>
            <w:sz w:val="24"/>
            <w:szCs w:val="24"/>
            <w:rtl/>
            <w:lang w:bidi="fa-IR"/>
          </w:rPr>
          <w:delText xml:space="preserve"> </w:delText>
        </w:r>
        <w:r w:rsidR="003F26C3" w:rsidRPr="00471054" w:rsidDel="006F7CCF">
          <w:rPr>
            <w:rFonts w:ascii="B Lotus" w:hAnsi="B Lotus" w:cs="B Lotus" w:hint="cs"/>
            <w:sz w:val="24"/>
            <w:szCs w:val="24"/>
            <w:rtl/>
            <w:lang w:bidi="fa-IR"/>
          </w:rPr>
          <w:delText xml:space="preserve">ها </w:delText>
        </w:r>
      </w:del>
      <w:ins w:id="18696" w:author="Mehrnazi Boojari" w:date="2019-01-07T09:45:00Z">
        <w:r w:rsidR="006F7CCF">
          <w:rPr>
            <w:rFonts w:ascii="B Lotus" w:hAnsi="B Lotus" w:cs="B Lotus" w:hint="cs"/>
            <w:sz w:val="24"/>
            <w:szCs w:val="24"/>
            <w:rtl/>
            <w:lang w:bidi="fa-IR"/>
          </w:rPr>
          <w:t>‌ها</w:t>
        </w:r>
      </w:ins>
      <w:del w:id="18697" w:author="Mehrnazi Boojari" w:date="2019-01-07T09:47:00Z">
        <w:r w:rsidR="003F26C3" w:rsidRPr="00471054" w:rsidDel="006F7CCF">
          <w:rPr>
            <w:rFonts w:ascii="B Lotus" w:hAnsi="B Lotus" w:cs="B Lotus" w:hint="cs"/>
            <w:sz w:val="24"/>
            <w:szCs w:val="24"/>
            <w:rtl/>
            <w:lang w:bidi="fa-IR"/>
          </w:rPr>
          <w:delText>؛</w:delText>
        </w:r>
      </w:del>
      <w:r w:rsidR="003F26C3" w:rsidRPr="00471054">
        <w:rPr>
          <w:rFonts w:ascii="B Lotus" w:hAnsi="B Lotus" w:cs="B Lotus" w:hint="cs"/>
          <w:sz w:val="24"/>
          <w:szCs w:val="24"/>
          <w:rtl/>
          <w:lang w:bidi="fa-IR"/>
        </w:rPr>
        <w:t xml:space="preserve"> </w:t>
      </w:r>
      <w:del w:id="18698" w:author="Mehrnazi Boojari" w:date="2019-01-07T09:45:00Z">
        <w:r w:rsidR="003F26C3" w:rsidRPr="00471054" w:rsidDel="006F7CCF">
          <w:rPr>
            <w:rFonts w:ascii="B Lotus" w:hAnsi="B Lotus" w:cs="B Lotus" w:hint="cs"/>
            <w:sz w:val="24"/>
            <w:szCs w:val="24"/>
            <w:rtl/>
            <w:lang w:bidi="fa-IR"/>
          </w:rPr>
          <w:delText>راه حل</w:delText>
        </w:r>
      </w:del>
      <w:ins w:id="18699" w:author="Mehrnazi Boojari" w:date="2019-01-07T09:45:00Z">
        <w:r w:rsidR="006F7CCF">
          <w:rPr>
            <w:rFonts w:ascii="B Lotus" w:hAnsi="B Lotus" w:cs="B Lotus" w:hint="cs"/>
            <w:sz w:val="24"/>
            <w:szCs w:val="24"/>
            <w:rtl/>
            <w:lang w:bidi="fa-IR"/>
          </w:rPr>
          <w:t>راه‌حل</w:t>
        </w:r>
      </w:ins>
      <w:r w:rsidR="003F26C3" w:rsidRPr="00471054">
        <w:rPr>
          <w:rFonts w:ascii="B Lotus" w:hAnsi="B Lotus" w:cs="B Lotus" w:hint="cs"/>
          <w:sz w:val="24"/>
          <w:szCs w:val="24"/>
          <w:rtl/>
          <w:lang w:bidi="fa-IR"/>
        </w:rPr>
        <w:t>ی انتخاب شود</w:t>
      </w:r>
      <w:ins w:id="18700" w:author="Mehrnazi Boojari" w:date="2019-01-15T07:16:00Z">
        <w:r w:rsidR="00CF7DDC">
          <w:rPr>
            <w:rFonts w:ascii="B Lotus" w:hAnsi="B Lotus" w:cs="B Lotus" w:hint="cs"/>
            <w:sz w:val="24"/>
            <w:szCs w:val="24"/>
            <w:rtl/>
            <w:lang w:bidi="fa-IR"/>
          </w:rPr>
          <w:t>،</w:t>
        </w:r>
      </w:ins>
      <w:r w:rsidR="003F26C3" w:rsidRPr="00471054">
        <w:rPr>
          <w:rFonts w:ascii="B Lotus" w:hAnsi="B Lotus" w:cs="B Lotus" w:hint="cs"/>
          <w:sz w:val="24"/>
          <w:szCs w:val="24"/>
          <w:rtl/>
          <w:lang w:bidi="fa-IR"/>
        </w:rPr>
        <w:t xml:space="preserve"> علی</w:t>
      </w:r>
      <w:ins w:id="18701" w:author="Mehrnazi Boojari" w:date="2019-01-15T07:16:00Z">
        <w:r w:rsidR="00CF7DDC">
          <w:rPr>
            <w:rFonts w:ascii="B Lotus" w:hAnsi="B Lotus" w:cs="B Nazanin" w:hint="cs"/>
            <w:sz w:val="24"/>
            <w:szCs w:val="24"/>
            <w:rtl/>
            <w:lang w:bidi="fa-IR"/>
          </w:rPr>
          <w:t>‌</w:t>
        </w:r>
      </w:ins>
      <w:del w:id="18702" w:author="Mehrnazi Boojari" w:date="2019-01-15T07:16:00Z">
        <w:r w:rsidR="003F26C3" w:rsidRPr="00471054" w:rsidDel="00CF7DDC">
          <w:rPr>
            <w:rFonts w:ascii="B Lotus" w:hAnsi="B Lotus" w:cs="B Lotus" w:hint="cs"/>
            <w:sz w:val="24"/>
            <w:szCs w:val="24"/>
            <w:rtl/>
            <w:lang w:bidi="fa-IR"/>
          </w:rPr>
          <w:delText xml:space="preserve"> </w:delText>
        </w:r>
      </w:del>
      <w:r w:rsidR="003F26C3" w:rsidRPr="00471054">
        <w:rPr>
          <w:rFonts w:ascii="B Lotus" w:hAnsi="B Lotus" w:cs="B Lotus" w:hint="cs"/>
          <w:sz w:val="24"/>
          <w:szCs w:val="24"/>
          <w:rtl/>
          <w:lang w:bidi="fa-IR"/>
        </w:rPr>
        <w:t>القاعده باید از جنس تقنین باشد</w:t>
      </w:r>
      <w:ins w:id="18703" w:author="Mehrnazi Boojari" w:date="2019-01-15T07:16:00Z">
        <w:r w:rsidR="00CF7DDC">
          <w:rPr>
            <w:rFonts w:ascii="B Lotus" w:hAnsi="B Lotus" w:cs="B Lotus" w:hint="cs"/>
            <w:sz w:val="24"/>
            <w:szCs w:val="24"/>
            <w:rtl/>
            <w:lang w:bidi="fa-IR"/>
          </w:rPr>
          <w:t>؛</w:t>
        </w:r>
      </w:ins>
      <w:r w:rsidR="003F26C3" w:rsidRPr="00471054">
        <w:rPr>
          <w:rFonts w:ascii="B Lotus" w:hAnsi="B Lotus" w:cs="B Lotus" w:hint="cs"/>
          <w:sz w:val="24"/>
          <w:szCs w:val="24"/>
          <w:rtl/>
          <w:lang w:bidi="fa-IR"/>
        </w:rPr>
        <w:t xml:space="preserve"> </w:t>
      </w:r>
      <w:del w:id="18704" w:author="Mehrnazi Boojari" w:date="2019-01-08T00:21:00Z">
        <w:r w:rsidR="003F26C3" w:rsidRPr="00471054" w:rsidDel="007934C7">
          <w:rPr>
            <w:rFonts w:ascii="B Lotus" w:hAnsi="B Lotus" w:cs="B Lotus" w:hint="cs"/>
            <w:sz w:val="24"/>
            <w:szCs w:val="24"/>
            <w:rtl/>
            <w:lang w:bidi="fa-IR"/>
          </w:rPr>
          <w:delText>چرا که</w:delText>
        </w:r>
      </w:del>
      <w:ins w:id="18705" w:author="Mehrnazi Boojari" w:date="2019-01-08T00:21:00Z">
        <w:r w:rsidR="007934C7">
          <w:rPr>
            <w:rFonts w:ascii="B Lotus" w:hAnsi="B Lotus" w:cs="B Lotus" w:hint="cs"/>
            <w:sz w:val="24"/>
            <w:szCs w:val="24"/>
            <w:rtl/>
            <w:lang w:bidi="fa-IR"/>
          </w:rPr>
          <w:t>زیرا</w:t>
        </w:r>
      </w:ins>
      <w:r w:rsidR="003F26C3" w:rsidRPr="00471054">
        <w:rPr>
          <w:rFonts w:ascii="B Lotus" w:hAnsi="B Lotus" w:cs="B Lotus" w:hint="cs"/>
          <w:sz w:val="24"/>
          <w:szCs w:val="24"/>
          <w:rtl/>
          <w:lang w:bidi="fa-IR"/>
        </w:rPr>
        <w:t xml:space="preserve"> اولین و بیشترین سهم را در </w:t>
      </w:r>
      <w:del w:id="18706" w:author="Mehrnazi Boojari" w:date="2019-01-07T09:45:00Z">
        <w:r w:rsidR="003F26C3" w:rsidRPr="00471054" w:rsidDel="006F7CCF">
          <w:rPr>
            <w:rFonts w:ascii="B Lotus" w:hAnsi="B Lotus" w:cs="B Lotus" w:hint="cs"/>
            <w:sz w:val="24"/>
            <w:szCs w:val="24"/>
            <w:rtl/>
            <w:lang w:bidi="fa-IR"/>
          </w:rPr>
          <w:delText>راه حل</w:delText>
        </w:r>
      </w:del>
      <w:ins w:id="18707" w:author="Mehrnazi Boojari" w:date="2019-01-07T09:45:00Z">
        <w:r w:rsidR="006F7CCF">
          <w:rPr>
            <w:rFonts w:ascii="B Lotus" w:hAnsi="B Lotus" w:cs="B Lotus" w:hint="cs"/>
            <w:sz w:val="24"/>
            <w:szCs w:val="24"/>
            <w:rtl/>
            <w:lang w:bidi="fa-IR"/>
          </w:rPr>
          <w:t>راه‌حل</w:t>
        </w:r>
      </w:ins>
      <w:del w:id="18708" w:author="Mehrnazi Boojari" w:date="2019-01-07T09:46:00Z">
        <w:r w:rsidR="003F26C3" w:rsidRPr="00471054" w:rsidDel="006F7CCF">
          <w:rPr>
            <w:rFonts w:ascii="B Lotus" w:hAnsi="B Lotus" w:cs="B Lotus" w:hint="cs"/>
            <w:sz w:val="24"/>
            <w:szCs w:val="24"/>
            <w:rtl/>
            <w:lang w:bidi="fa-IR"/>
          </w:rPr>
          <w:delText xml:space="preserve"> های </w:delText>
        </w:r>
      </w:del>
      <w:ins w:id="18709" w:author="Mehrnazi Boojari" w:date="2019-01-07T09:46:00Z">
        <w:r w:rsidR="006F7CCF">
          <w:rPr>
            <w:rFonts w:ascii="B Lotus" w:hAnsi="B Lotus" w:cs="B Lotus" w:hint="cs"/>
            <w:sz w:val="24"/>
            <w:szCs w:val="24"/>
            <w:rtl/>
            <w:lang w:bidi="fa-IR"/>
          </w:rPr>
          <w:t xml:space="preserve">‌های </w:t>
        </w:r>
      </w:ins>
      <w:r w:rsidR="003F26C3" w:rsidRPr="00471054">
        <w:rPr>
          <w:rFonts w:ascii="B Lotus" w:hAnsi="B Lotus" w:cs="B Lotus" w:hint="cs"/>
          <w:sz w:val="24"/>
          <w:szCs w:val="24"/>
          <w:rtl/>
          <w:lang w:bidi="fa-IR"/>
        </w:rPr>
        <w:t xml:space="preserve">پیشنهادی دارد. </w:t>
      </w:r>
      <w:del w:id="18710" w:author="Mehrnazi Boojari" w:date="2019-01-08T23:50:00Z">
        <w:r w:rsidR="003F26C3" w:rsidRPr="00471054" w:rsidDel="00EE38C5">
          <w:rPr>
            <w:rFonts w:ascii="B Lotus" w:hAnsi="B Lotus" w:cs="B Lotus" w:hint="cs"/>
            <w:sz w:val="24"/>
            <w:szCs w:val="24"/>
            <w:rtl/>
            <w:lang w:bidi="fa-IR"/>
          </w:rPr>
          <w:delText>از سوی</w:delText>
        </w:r>
      </w:del>
      <w:ins w:id="18711" w:author="Mehrnazi Boojari" w:date="2019-01-08T23:50:00Z">
        <w:r w:rsidR="00EE38C5">
          <w:rPr>
            <w:rFonts w:ascii="B Lotus" w:hAnsi="B Lotus" w:cs="B Lotus" w:hint="cs"/>
            <w:sz w:val="24"/>
            <w:szCs w:val="24"/>
            <w:rtl/>
            <w:lang w:bidi="fa-IR"/>
          </w:rPr>
          <w:t>از</w:t>
        </w:r>
        <w:r w:rsidR="00EE38C5">
          <w:rPr>
            <w:rFonts w:ascii="Times New Roman" w:hAnsi="Times New Roman" w:cs="Times New Roman" w:hint="cs"/>
            <w:sz w:val="24"/>
            <w:szCs w:val="24"/>
            <w:rtl/>
            <w:lang w:bidi="fa-IR"/>
          </w:rPr>
          <w:t> </w:t>
        </w:r>
        <w:r w:rsidR="00EE38C5">
          <w:rPr>
            <w:rFonts w:ascii="B Lotus" w:hAnsi="B Lotus" w:cs="B Lotus" w:hint="cs"/>
            <w:sz w:val="24"/>
            <w:szCs w:val="24"/>
            <w:rtl/>
            <w:lang w:bidi="fa-IR"/>
          </w:rPr>
          <w:t>سوی</w:t>
        </w:r>
      </w:ins>
      <w:del w:id="18712" w:author="Mehrnazi Boojari" w:date="2019-01-15T07:16:00Z">
        <w:r w:rsidR="003F26C3" w:rsidRPr="00471054" w:rsidDel="00CF7DDC">
          <w:rPr>
            <w:rFonts w:ascii="B Lotus" w:hAnsi="B Lotus" w:cs="B Lotus" w:hint="cs"/>
            <w:sz w:val="24"/>
            <w:szCs w:val="24"/>
            <w:rtl/>
            <w:lang w:bidi="fa-IR"/>
          </w:rPr>
          <w:delText>ی</w:delText>
        </w:r>
      </w:del>
      <w:r w:rsidR="003F26C3" w:rsidRPr="00471054">
        <w:rPr>
          <w:rFonts w:ascii="B Lotus" w:hAnsi="B Lotus" w:cs="B Lotus" w:hint="cs"/>
          <w:sz w:val="24"/>
          <w:szCs w:val="24"/>
          <w:rtl/>
          <w:lang w:bidi="fa-IR"/>
        </w:rPr>
        <w:t xml:space="preserve"> دیگر</w:t>
      </w:r>
      <w:ins w:id="18713" w:author="Mehrnazi Boojari" w:date="2019-01-15T07:16:00Z">
        <w:r w:rsidR="00CF7DDC">
          <w:rPr>
            <w:rFonts w:ascii="B Lotus" w:hAnsi="B Lotus" w:cs="B Lotus" w:hint="cs"/>
            <w:sz w:val="24"/>
            <w:szCs w:val="24"/>
            <w:rtl/>
            <w:lang w:bidi="fa-IR"/>
          </w:rPr>
          <w:t>،</w:t>
        </w:r>
      </w:ins>
      <w:del w:id="18714" w:author="Mehrnazi Boojari" w:date="2019-01-07T10:00:00Z">
        <w:r w:rsidR="003F26C3" w:rsidRPr="00471054" w:rsidDel="00A31D6F">
          <w:rPr>
            <w:rFonts w:ascii="B Lotus" w:hAnsi="B Lotus" w:cs="B Lotus" w:hint="cs"/>
            <w:sz w:val="24"/>
            <w:szCs w:val="24"/>
            <w:rtl/>
            <w:lang w:bidi="fa-IR"/>
          </w:rPr>
          <w:delText xml:space="preserve"> </w:delText>
        </w:r>
        <w:r w:rsidRPr="00471054" w:rsidDel="00A31D6F">
          <w:rPr>
            <w:rFonts w:ascii="B Lotus" w:hAnsi="B Lotus" w:cs="B Lotus" w:hint="cs"/>
            <w:sz w:val="24"/>
            <w:szCs w:val="24"/>
            <w:rtl/>
            <w:lang w:bidi="fa-IR"/>
          </w:rPr>
          <w:delText xml:space="preserve"> </w:delText>
        </w:r>
      </w:del>
      <w:ins w:id="18715" w:author="Mehrnazi Boojari" w:date="2019-01-07T10:00:00Z">
        <w:r w:rsidR="00A31D6F">
          <w:rPr>
            <w:rFonts w:ascii="B Lotus" w:hAnsi="B Lotus" w:cs="B Lotus" w:hint="cs"/>
            <w:sz w:val="24"/>
            <w:szCs w:val="24"/>
            <w:rtl/>
            <w:lang w:bidi="fa-IR"/>
          </w:rPr>
          <w:t xml:space="preserve"> </w:t>
        </w:r>
      </w:ins>
      <w:r w:rsidR="00F27FE9" w:rsidRPr="00471054">
        <w:rPr>
          <w:rFonts w:ascii="B Lotus" w:hAnsi="B Lotus" w:cs="B Lotus" w:hint="cs"/>
          <w:sz w:val="24"/>
          <w:szCs w:val="24"/>
          <w:rtl/>
          <w:lang w:bidi="fa-IR"/>
        </w:rPr>
        <w:t xml:space="preserve">یک قاعده بسیار مهم در انتخاب </w:t>
      </w:r>
      <w:del w:id="18716" w:author="Mehrnazi Boojari" w:date="2019-01-07T09:45:00Z">
        <w:r w:rsidR="00F27FE9" w:rsidRPr="00471054" w:rsidDel="006F7CCF">
          <w:rPr>
            <w:rFonts w:ascii="B Lotus" w:hAnsi="B Lotus" w:cs="B Lotus" w:hint="cs"/>
            <w:sz w:val="24"/>
            <w:szCs w:val="24"/>
            <w:rtl/>
            <w:lang w:bidi="fa-IR"/>
          </w:rPr>
          <w:delText>راه حل</w:delText>
        </w:r>
      </w:del>
      <w:ins w:id="18717" w:author="Mehrnazi Boojari" w:date="2019-01-07T09:45:00Z">
        <w:r w:rsidR="006F7CCF">
          <w:rPr>
            <w:rFonts w:ascii="B Lotus" w:hAnsi="B Lotus" w:cs="B Lotus" w:hint="cs"/>
            <w:sz w:val="24"/>
            <w:szCs w:val="24"/>
            <w:rtl/>
            <w:lang w:bidi="fa-IR"/>
          </w:rPr>
          <w:t>راه‌حل</w:t>
        </w:r>
      </w:ins>
      <w:r w:rsidR="00F27FE9" w:rsidRPr="00471054">
        <w:rPr>
          <w:rFonts w:ascii="B Lotus" w:hAnsi="B Lotus" w:cs="B Lotus" w:hint="cs"/>
          <w:sz w:val="24"/>
          <w:szCs w:val="24"/>
          <w:rtl/>
          <w:lang w:bidi="fa-IR"/>
        </w:rPr>
        <w:t xml:space="preserve"> برای حل هر چالشی، قاعده تقدم و </w:t>
      </w:r>
      <w:del w:id="18718" w:author="Mehrnazi Boojari" w:date="2019-01-15T07:16:00Z">
        <w:r w:rsidR="00F27FE9" w:rsidRPr="00471054" w:rsidDel="00CF7DDC">
          <w:rPr>
            <w:rFonts w:ascii="B Lotus" w:hAnsi="B Lotus" w:cs="B Lotus" w:hint="cs"/>
            <w:sz w:val="24"/>
            <w:szCs w:val="24"/>
            <w:rtl/>
            <w:lang w:bidi="fa-IR"/>
          </w:rPr>
          <w:delText xml:space="preserve">تاخر </w:delText>
        </w:r>
      </w:del>
      <w:ins w:id="18719" w:author="Mehrnazi Boojari" w:date="2019-01-15T07:16:00Z">
        <w:r w:rsidR="00CF7DDC" w:rsidRPr="00471054">
          <w:rPr>
            <w:rFonts w:ascii="B Lotus" w:hAnsi="B Lotus" w:cs="B Lotus" w:hint="cs"/>
            <w:sz w:val="24"/>
            <w:szCs w:val="24"/>
            <w:rtl/>
            <w:lang w:bidi="fa-IR"/>
          </w:rPr>
          <w:t>ت</w:t>
        </w:r>
        <w:r w:rsidR="00CF7DDC">
          <w:rPr>
            <w:rFonts w:ascii="B Lotus" w:hAnsi="B Lotus" w:cs="B Lotus" w:hint="cs"/>
            <w:sz w:val="24"/>
            <w:szCs w:val="24"/>
            <w:rtl/>
            <w:lang w:bidi="fa-IR"/>
          </w:rPr>
          <w:t>أ</w:t>
        </w:r>
        <w:r w:rsidR="00CF7DDC" w:rsidRPr="00471054">
          <w:rPr>
            <w:rFonts w:ascii="B Lotus" w:hAnsi="B Lotus" w:cs="B Lotus" w:hint="cs"/>
            <w:sz w:val="24"/>
            <w:szCs w:val="24"/>
            <w:rtl/>
            <w:lang w:bidi="fa-IR"/>
          </w:rPr>
          <w:t xml:space="preserve">خر </w:t>
        </w:r>
      </w:ins>
      <w:r w:rsidR="00F27FE9" w:rsidRPr="00471054">
        <w:rPr>
          <w:rFonts w:ascii="B Lotus" w:hAnsi="B Lotus" w:cs="B Lotus" w:hint="cs"/>
          <w:sz w:val="24"/>
          <w:szCs w:val="24"/>
          <w:rtl/>
          <w:lang w:bidi="fa-IR"/>
        </w:rPr>
        <w:t>است</w:t>
      </w:r>
      <w:del w:id="18720" w:author="Mehrnazi Boojari" w:date="2019-01-07T09:53:00Z">
        <w:r w:rsidR="00F27FE9" w:rsidRPr="00471054" w:rsidDel="006F7CCF">
          <w:rPr>
            <w:rFonts w:ascii="B Lotus" w:hAnsi="B Lotus" w:cs="B Lotus" w:hint="cs"/>
            <w:sz w:val="24"/>
            <w:szCs w:val="24"/>
            <w:rtl/>
            <w:lang w:bidi="fa-IR"/>
          </w:rPr>
          <w:delText xml:space="preserve"> . </w:delText>
        </w:r>
      </w:del>
      <w:ins w:id="18721" w:author="Mehrnazi Boojari" w:date="2019-01-07T09:53:00Z">
        <w:r w:rsidR="006F7CCF">
          <w:rPr>
            <w:rFonts w:ascii="B Lotus" w:hAnsi="B Lotus" w:cs="B Lotus" w:hint="cs"/>
            <w:sz w:val="24"/>
            <w:szCs w:val="24"/>
            <w:rtl/>
            <w:lang w:bidi="fa-IR"/>
          </w:rPr>
          <w:t xml:space="preserve">. </w:t>
        </w:r>
      </w:ins>
      <w:r w:rsidR="00F27FE9" w:rsidRPr="00471054">
        <w:rPr>
          <w:rFonts w:ascii="B Lotus" w:hAnsi="B Lotus" w:cs="B Lotus" w:hint="cs"/>
          <w:sz w:val="24"/>
          <w:szCs w:val="24"/>
          <w:rtl/>
          <w:lang w:bidi="fa-IR"/>
        </w:rPr>
        <w:t>بد</w:t>
      </w:r>
      <w:r w:rsidR="00F34079" w:rsidRPr="00471054">
        <w:rPr>
          <w:rFonts w:ascii="B Lotus" w:hAnsi="B Lotus" w:cs="B Lotus" w:hint="cs"/>
          <w:sz w:val="24"/>
          <w:szCs w:val="24"/>
          <w:rtl/>
          <w:lang w:bidi="fa-IR"/>
        </w:rPr>
        <w:t xml:space="preserve">ین معنا که کدام </w:t>
      </w:r>
      <w:del w:id="18722" w:author="Mehrnazi Boojari" w:date="2019-01-07T09:45:00Z">
        <w:r w:rsidR="00F34079" w:rsidRPr="00471054" w:rsidDel="006F7CCF">
          <w:rPr>
            <w:rFonts w:ascii="B Lotus" w:hAnsi="B Lotus" w:cs="B Lotus" w:hint="cs"/>
            <w:sz w:val="24"/>
            <w:szCs w:val="24"/>
            <w:rtl/>
            <w:lang w:bidi="fa-IR"/>
          </w:rPr>
          <w:delText>راه حل</w:delText>
        </w:r>
      </w:del>
      <w:ins w:id="18723" w:author="Mehrnazi Boojari" w:date="2019-01-07T09:45:00Z">
        <w:r w:rsidR="006F7CCF">
          <w:rPr>
            <w:rFonts w:ascii="B Lotus" w:hAnsi="B Lotus" w:cs="B Lotus" w:hint="cs"/>
            <w:sz w:val="24"/>
            <w:szCs w:val="24"/>
            <w:rtl/>
            <w:lang w:bidi="fa-IR"/>
          </w:rPr>
          <w:t>راه‌حل</w:t>
        </w:r>
      </w:ins>
      <w:r w:rsidR="00F34079" w:rsidRPr="00471054">
        <w:rPr>
          <w:rFonts w:ascii="B Lotus" w:hAnsi="B Lotus" w:cs="B Lotus" w:hint="cs"/>
          <w:sz w:val="24"/>
          <w:szCs w:val="24"/>
          <w:rtl/>
          <w:lang w:bidi="fa-IR"/>
        </w:rPr>
        <w:t xml:space="preserve"> نقش پایه‌</w:t>
      </w:r>
      <w:r w:rsidR="00F27FE9" w:rsidRPr="00471054">
        <w:rPr>
          <w:rFonts w:ascii="B Lotus" w:hAnsi="B Lotus" w:cs="B Lotus" w:hint="cs"/>
          <w:sz w:val="24"/>
          <w:szCs w:val="24"/>
          <w:rtl/>
          <w:lang w:bidi="fa-IR"/>
        </w:rPr>
        <w:t xml:space="preserve">ای </w:t>
      </w:r>
      <w:del w:id="18724" w:author="Mehrnazi Boojari" w:date="2019-01-15T07:16:00Z">
        <w:r w:rsidR="00F27FE9" w:rsidRPr="00471054" w:rsidDel="00CF7DDC">
          <w:rPr>
            <w:rFonts w:ascii="B Lotus" w:hAnsi="B Lotus" w:cs="B Lotus" w:hint="cs"/>
            <w:sz w:val="24"/>
            <w:szCs w:val="24"/>
            <w:rtl/>
            <w:lang w:bidi="fa-IR"/>
          </w:rPr>
          <w:delText xml:space="preserve">داشته </w:delText>
        </w:r>
      </w:del>
      <w:ins w:id="18725" w:author="Mehrnazi Boojari" w:date="2019-01-15T07:16:00Z">
        <w:r w:rsidR="00CF7DDC" w:rsidRPr="00471054">
          <w:rPr>
            <w:rFonts w:ascii="B Lotus" w:hAnsi="B Lotus" w:cs="B Lotus" w:hint="cs"/>
            <w:sz w:val="24"/>
            <w:szCs w:val="24"/>
            <w:rtl/>
            <w:lang w:bidi="fa-IR"/>
          </w:rPr>
          <w:t>دا</w:t>
        </w:r>
        <w:r w:rsidR="00CF7DDC">
          <w:rPr>
            <w:rFonts w:ascii="B Lotus" w:hAnsi="B Lotus" w:cs="B Lotus" w:hint="cs"/>
            <w:sz w:val="24"/>
            <w:szCs w:val="24"/>
            <w:rtl/>
            <w:lang w:bidi="fa-IR"/>
          </w:rPr>
          <w:t>رد</w:t>
        </w:r>
        <w:r w:rsidR="00CF7DDC" w:rsidRPr="00471054">
          <w:rPr>
            <w:rFonts w:ascii="B Lotus" w:hAnsi="B Lotus" w:cs="B Lotus" w:hint="cs"/>
            <w:sz w:val="24"/>
            <w:szCs w:val="24"/>
            <w:rtl/>
            <w:lang w:bidi="fa-IR"/>
          </w:rPr>
          <w:t xml:space="preserve"> </w:t>
        </w:r>
      </w:ins>
      <w:r w:rsidR="00F27FE9" w:rsidRPr="00471054">
        <w:rPr>
          <w:rFonts w:ascii="B Lotus" w:hAnsi="B Lotus" w:cs="B Lotus" w:hint="cs"/>
          <w:sz w:val="24"/>
          <w:szCs w:val="24"/>
          <w:rtl/>
          <w:lang w:bidi="fa-IR"/>
        </w:rPr>
        <w:t xml:space="preserve">و سایر </w:t>
      </w:r>
      <w:del w:id="18726" w:author="Mehrnazi Boojari" w:date="2019-01-07T09:45:00Z">
        <w:r w:rsidR="00F27FE9" w:rsidRPr="00471054" w:rsidDel="006F7CCF">
          <w:rPr>
            <w:rFonts w:ascii="B Lotus" w:hAnsi="B Lotus" w:cs="B Lotus" w:hint="cs"/>
            <w:sz w:val="24"/>
            <w:szCs w:val="24"/>
            <w:rtl/>
            <w:lang w:bidi="fa-IR"/>
          </w:rPr>
          <w:delText>راه حل</w:delText>
        </w:r>
      </w:del>
      <w:ins w:id="18727" w:author="Mehrnazi Boojari" w:date="2019-01-07T09:45:00Z">
        <w:r w:rsidR="006F7CCF">
          <w:rPr>
            <w:rFonts w:ascii="B Lotus" w:hAnsi="B Lotus" w:cs="B Lotus" w:hint="cs"/>
            <w:sz w:val="24"/>
            <w:szCs w:val="24"/>
            <w:rtl/>
            <w:lang w:bidi="fa-IR"/>
          </w:rPr>
          <w:t>راه‌حل</w:t>
        </w:r>
      </w:ins>
      <w:del w:id="18728" w:author="Mehrnazi Boojari" w:date="2019-01-07T09:45:00Z">
        <w:r w:rsidR="00F27FE9" w:rsidRPr="00471054" w:rsidDel="006F7CCF">
          <w:rPr>
            <w:rFonts w:ascii="B Lotus" w:hAnsi="B Lotus" w:cs="B Lotus" w:hint="cs"/>
            <w:sz w:val="24"/>
            <w:szCs w:val="24"/>
            <w:rtl/>
            <w:lang w:bidi="fa-IR"/>
          </w:rPr>
          <w:delText xml:space="preserve"> ها </w:delText>
        </w:r>
      </w:del>
      <w:ins w:id="18729" w:author="Mehrnazi Boojari" w:date="2019-01-07T09:45:00Z">
        <w:r w:rsidR="006F7CCF">
          <w:rPr>
            <w:rFonts w:ascii="B Lotus" w:hAnsi="B Lotus" w:cs="B Lotus" w:hint="cs"/>
            <w:sz w:val="24"/>
            <w:szCs w:val="24"/>
            <w:rtl/>
            <w:lang w:bidi="fa-IR"/>
          </w:rPr>
          <w:t xml:space="preserve">‌ها </w:t>
        </w:r>
      </w:ins>
      <w:r w:rsidR="00F27FE9" w:rsidRPr="00471054">
        <w:rPr>
          <w:rFonts w:ascii="B Lotus" w:hAnsi="B Lotus" w:cs="B Lotus" w:hint="cs"/>
          <w:sz w:val="24"/>
          <w:szCs w:val="24"/>
          <w:rtl/>
          <w:lang w:bidi="fa-IR"/>
        </w:rPr>
        <w:t>را باید در دنباله آن</w:t>
      </w:r>
      <w:del w:id="18730" w:author="Mehrnazi Boojari" w:date="2019-01-07T09:45:00Z">
        <w:r w:rsidR="00F27FE9" w:rsidRPr="00471054" w:rsidDel="006F7CCF">
          <w:rPr>
            <w:rFonts w:ascii="B Lotus" w:hAnsi="B Lotus" w:cs="B Lotus" w:hint="cs"/>
            <w:sz w:val="24"/>
            <w:szCs w:val="24"/>
            <w:rtl/>
            <w:lang w:bidi="fa-IR"/>
          </w:rPr>
          <w:delText xml:space="preserve"> ها </w:delText>
        </w:r>
      </w:del>
      <w:ins w:id="18731" w:author="Mehrnazi Boojari" w:date="2019-01-07T09:45:00Z">
        <w:r w:rsidR="006F7CCF">
          <w:rPr>
            <w:rFonts w:ascii="B Lotus" w:hAnsi="B Lotus" w:cs="B Lotus" w:hint="cs"/>
            <w:sz w:val="24"/>
            <w:szCs w:val="24"/>
            <w:rtl/>
            <w:lang w:bidi="fa-IR"/>
          </w:rPr>
          <w:t xml:space="preserve">‌ها </w:t>
        </w:r>
      </w:ins>
      <w:r w:rsidR="00F27FE9" w:rsidRPr="00471054">
        <w:rPr>
          <w:rFonts w:ascii="B Lotus" w:hAnsi="B Lotus" w:cs="B Lotus" w:hint="cs"/>
          <w:sz w:val="24"/>
          <w:szCs w:val="24"/>
          <w:rtl/>
          <w:lang w:bidi="fa-IR"/>
        </w:rPr>
        <w:t xml:space="preserve">پیگیری </w:t>
      </w:r>
      <w:del w:id="18732" w:author="Mehrnazi Boojari" w:date="2019-01-15T07:16:00Z">
        <w:r w:rsidR="00F27FE9" w:rsidRPr="00471054" w:rsidDel="00CF7DDC">
          <w:rPr>
            <w:rFonts w:ascii="B Lotus" w:hAnsi="B Lotus" w:cs="B Lotus" w:hint="cs"/>
            <w:sz w:val="24"/>
            <w:szCs w:val="24"/>
            <w:rtl/>
            <w:lang w:bidi="fa-IR"/>
          </w:rPr>
          <w:delText>نمود</w:delText>
        </w:r>
      </w:del>
      <w:ins w:id="18733" w:author="Mehrnazi Boojari" w:date="2019-01-15T07:16:00Z">
        <w:r w:rsidR="00CF7DDC">
          <w:rPr>
            <w:rFonts w:ascii="B Lotus" w:hAnsi="B Lotus" w:cs="B Lotus" w:hint="cs"/>
            <w:sz w:val="24"/>
            <w:szCs w:val="24"/>
            <w:rtl/>
            <w:lang w:bidi="fa-IR"/>
          </w:rPr>
          <w:t>کر</w:t>
        </w:r>
        <w:r w:rsidR="00CF7DDC" w:rsidRPr="00471054">
          <w:rPr>
            <w:rFonts w:ascii="B Lotus" w:hAnsi="B Lotus" w:cs="B Lotus" w:hint="cs"/>
            <w:sz w:val="24"/>
            <w:szCs w:val="24"/>
            <w:rtl/>
            <w:lang w:bidi="fa-IR"/>
          </w:rPr>
          <w:t>د</w:t>
        </w:r>
      </w:ins>
      <w:r w:rsidR="00711484" w:rsidRPr="00471054">
        <w:rPr>
          <w:rFonts w:ascii="B Lotus" w:hAnsi="B Lotus" w:cs="B Lotus" w:hint="cs"/>
          <w:sz w:val="24"/>
          <w:szCs w:val="24"/>
          <w:rtl/>
          <w:lang w:bidi="fa-IR"/>
        </w:rPr>
        <w:t>.</w:t>
      </w:r>
      <w:r w:rsidR="00F27FE9" w:rsidRPr="00471054">
        <w:rPr>
          <w:rFonts w:ascii="B Lotus" w:hAnsi="B Lotus" w:cs="B Lotus" w:hint="cs"/>
          <w:sz w:val="24"/>
          <w:szCs w:val="24"/>
          <w:rtl/>
          <w:lang w:bidi="fa-IR"/>
        </w:rPr>
        <w:t xml:space="preserve"> با توجه و دقت در فصل چهارم و دسته</w:t>
      </w:r>
      <w:del w:id="18734" w:author="Mehrnazi Boojari" w:date="2019-01-07T10:01:00Z">
        <w:r w:rsidR="00F27FE9" w:rsidRPr="00471054" w:rsidDel="00A31D6F">
          <w:rPr>
            <w:rFonts w:ascii="B Lotus" w:hAnsi="B Lotus" w:cs="B Lotus" w:hint="cs"/>
            <w:sz w:val="24"/>
            <w:szCs w:val="24"/>
            <w:rtl/>
            <w:lang w:bidi="fa-IR"/>
          </w:rPr>
          <w:delText xml:space="preserve"> بندی </w:delText>
        </w:r>
      </w:del>
      <w:ins w:id="18735" w:author="Mehrnazi Boojari" w:date="2019-01-07T10:01:00Z">
        <w:r w:rsidR="00A31D6F">
          <w:rPr>
            <w:rFonts w:ascii="B Lotus" w:hAnsi="B Lotus" w:cs="B Lotus" w:hint="cs"/>
            <w:sz w:val="24"/>
            <w:szCs w:val="24"/>
            <w:rtl/>
            <w:lang w:bidi="fa-IR"/>
          </w:rPr>
          <w:t xml:space="preserve">‌بندی </w:t>
        </w:r>
      </w:ins>
      <w:r w:rsidR="00F27FE9" w:rsidRPr="00471054">
        <w:rPr>
          <w:rFonts w:ascii="B Lotus" w:hAnsi="B Lotus" w:cs="B Lotus" w:hint="cs"/>
          <w:sz w:val="24"/>
          <w:szCs w:val="24"/>
          <w:rtl/>
          <w:lang w:bidi="fa-IR"/>
        </w:rPr>
        <w:t>صورت</w:t>
      </w:r>
      <w:ins w:id="18736" w:author="Mehrnazi Boojari" w:date="2019-01-15T07:16:00Z">
        <w:r w:rsidR="00CF7DDC">
          <w:rPr>
            <w:rFonts w:ascii="B Lotus" w:hAnsi="B Lotus" w:cs="B Nazanin" w:hint="cs"/>
            <w:sz w:val="24"/>
            <w:szCs w:val="24"/>
            <w:rtl/>
            <w:lang w:bidi="fa-IR"/>
          </w:rPr>
          <w:t>‌</w:t>
        </w:r>
      </w:ins>
      <w:del w:id="18737" w:author="Mehrnazi Boojari" w:date="2019-01-15T07:16:00Z">
        <w:r w:rsidR="00F27FE9" w:rsidRPr="00471054" w:rsidDel="00CF7DDC">
          <w:rPr>
            <w:rFonts w:ascii="B Lotus" w:hAnsi="B Lotus" w:cs="B Lotus" w:hint="cs"/>
            <w:sz w:val="24"/>
            <w:szCs w:val="24"/>
            <w:rtl/>
            <w:lang w:bidi="fa-IR"/>
          </w:rPr>
          <w:delText xml:space="preserve"> </w:delText>
        </w:r>
      </w:del>
      <w:r w:rsidR="00F27FE9" w:rsidRPr="00471054">
        <w:rPr>
          <w:rFonts w:ascii="B Lotus" w:hAnsi="B Lotus" w:cs="B Lotus" w:hint="cs"/>
          <w:sz w:val="24"/>
          <w:szCs w:val="24"/>
          <w:rtl/>
          <w:lang w:bidi="fa-IR"/>
        </w:rPr>
        <w:t>گرفته برای عوامل</w:t>
      </w:r>
      <w:r w:rsidR="00F34079" w:rsidRPr="00471054">
        <w:rPr>
          <w:rFonts w:ascii="B Lotus" w:hAnsi="B Lotus" w:cs="B Lotus" w:hint="cs"/>
          <w:sz w:val="24"/>
          <w:szCs w:val="24"/>
          <w:rtl/>
          <w:lang w:bidi="fa-IR"/>
        </w:rPr>
        <w:t>،</w:t>
      </w:r>
      <w:r w:rsidR="00F27FE9" w:rsidRPr="00471054">
        <w:rPr>
          <w:rFonts w:ascii="B Lotus" w:hAnsi="B Lotus" w:cs="B Lotus" w:hint="cs"/>
          <w:sz w:val="24"/>
          <w:szCs w:val="24"/>
          <w:rtl/>
          <w:lang w:bidi="fa-IR"/>
        </w:rPr>
        <w:t xml:space="preserve"> </w:t>
      </w:r>
      <w:r w:rsidR="00A86A0A" w:rsidRPr="00471054">
        <w:rPr>
          <w:rFonts w:ascii="B Lotus" w:hAnsi="B Lotus" w:cs="B Lotus" w:hint="cs"/>
          <w:sz w:val="24"/>
          <w:szCs w:val="24"/>
          <w:rtl/>
          <w:lang w:bidi="fa-IR"/>
        </w:rPr>
        <w:t xml:space="preserve">قاعده تقدم و </w:t>
      </w:r>
      <w:del w:id="18738" w:author="Mehrnazi Boojari" w:date="2019-01-15T07:16:00Z">
        <w:r w:rsidR="00A86A0A" w:rsidRPr="00471054" w:rsidDel="00CF7DDC">
          <w:rPr>
            <w:rFonts w:ascii="B Lotus" w:hAnsi="B Lotus" w:cs="B Lotus" w:hint="cs"/>
            <w:sz w:val="24"/>
            <w:szCs w:val="24"/>
            <w:rtl/>
            <w:lang w:bidi="fa-IR"/>
          </w:rPr>
          <w:delText xml:space="preserve">تاخر </w:delText>
        </w:r>
      </w:del>
      <w:ins w:id="18739" w:author="Mehrnazi Boojari" w:date="2019-01-15T07:16:00Z">
        <w:r w:rsidR="00CF7DDC" w:rsidRPr="00471054">
          <w:rPr>
            <w:rFonts w:ascii="B Lotus" w:hAnsi="B Lotus" w:cs="B Lotus" w:hint="cs"/>
            <w:sz w:val="24"/>
            <w:szCs w:val="24"/>
            <w:rtl/>
            <w:lang w:bidi="fa-IR"/>
          </w:rPr>
          <w:t>ت</w:t>
        </w:r>
        <w:r w:rsidR="00CF7DDC">
          <w:rPr>
            <w:rFonts w:ascii="B Lotus" w:hAnsi="B Lotus" w:cs="B Lotus" w:hint="cs"/>
            <w:sz w:val="24"/>
            <w:szCs w:val="24"/>
            <w:rtl/>
            <w:lang w:bidi="fa-IR"/>
          </w:rPr>
          <w:t>أ</w:t>
        </w:r>
        <w:r w:rsidR="00CF7DDC" w:rsidRPr="00471054">
          <w:rPr>
            <w:rFonts w:ascii="B Lotus" w:hAnsi="B Lotus" w:cs="B Lotus" w:hint="cs"/>
            <w:sz w:val="24"/>
            <w:szCs w:val="24"/>
            <w:rtl/>
            <w:lang w:bidi="fa-IR"/>
          </w:rPr>
          <w:t xml:space="preserve">خر </w:t>
        </w:r>
      </w:ins>
      <w:r w:rsidR="00A86A0A" w:rsidRPr="00471054">
        <w:rPr>
          <w:rFonts w:ascii="B Lotus" w:hAnsi="B Lotus" w:cs="B Lotus" w:hint="cs"/>
          <w:sz w:val="24"/>
          <w:szCs w:val="24"/>
          <w:rtl/>
          <w:lang w:bidi="fa-IR"/>
        </w:rPr>
        <w:t>خود را تا حدودی نشان</w:t>
      </w:r>
      <w:del w:id="18740" w:author="Mehrnazi Boojari" w:date="2019-01-07T09:49:00Z">
        <w:r w:rsidR="00A86A0A" w:rsidRPr="00471054" w:rsidDel="006F7CCF">
          <w:rPr>
            <w:rFonts w:ascii="B Lotus" w:hAnsi="B Lotus" w:cs="B Lotus" w:hint="cs"/>
            <w:sz w:val="24"/>
            <w:szCs w:val="24"/>
            <w:rtl/>
            <w:lang w:bidi="fa-IR"/>
          </w:rPr>
          <w:delText xml:space="preserve"> می </w:delText>
        </w:r>
      </w:del>
      <w:ins w:id="18741" w:author="Mehrnazi Boojari" w:date="2019-01-07T09:49:00Z">
        <w:r w:rsidR="006F7CCF">
          <w:rPr>
            <w:rFonts w:ascii="B Lotus" w:hAnsi="B Lotus" w:cs="B Lotus" w:hint="cs"/>
            <w:sz w:val="24"/>
            <w:szCs w:val="24"/>
            <w:rtl/>
            <w:lang w:bidi="fa-IR"/>
          </w:rPr>
          <w:t xml:space="preserve"> می‌</w:t>
        </w:r>
      </w:ins>
      <w:r w:rsidR="00A86A0A" w:rsidRPr="00471054">
        <w:rPr>
          <w:rFonts w:ascii="B Lotus" w:hAnsi="B Lotus" w:cs="B Lotus" w:hint="cs"/>
          <w:sz w:val="24"/>
          <w:szCs w:val="24"/>
          <w:rtl/>
          <w:lang w:bidi="fa-IR"/>
        </w:rPr>
        <w:t>دهد</w:t>
      </w:r>
      <w:r w:rsidR="00F34079" w:rsidRPr="00471054">
        <w:rPr>
          <w:rFonts w:ascii="B Lotus" w:hAnsi="B Lotus" w:cs="B Lotus" w:hint="cs"/>
          <w:sz w:val="24"/>
          <w:szCs w:val="24"/>
          <w:rtl/>
          <w:lang w:bidi="fa-IR"/>
        </w:rPr>
        <w:t>.</w:t>
      </w:r>
      <w:r w:rsidR="00A86A0A" w:rsidRPr="00471054">
        <w:rPr>
          <w:rFonts w:ascii="B Lotus" w:hAnsi="B Lotus" w:cs="B Lotus" w:hint="cs"/>
          <w:sz w:val="24"/>
          <w:szCs w:val="24"/>
          <w:rtl/>
          <w:lang w:bidi="fa-IR"/>
        </w:rPr>
        <w:t xml:space="preserve"> البته این به معنای طولی کار</w:t>
      </w:r>
      <w:del w:id="18742" w:author="Mehrnazi Boojari" w:date="2019-01-07T10:01:00Z">
        <w:r w:rsidR="00A86A0A" w:rsidRPr="00471054" w:rsidDel="00A31D6F">
          <w:rPr>
            <w:rFonts w:ascii="B Lotus" w:hAnsi="B Lotus" w:cs="B Lotus" w:hint="cs"/>
            <w:sz w:val="24"/>
            <w:szCs w:val="24"/>
            <w:rtl/>
            <w:lang w:bidi="fa-IR"/>
          </w:rPr>
          <w:delText xml:space="preserve"> کردن </w:delText>
        </w:r>
      </w:del>
      <w:ins w:id="18743" w:author="Mehrnazi Boojari" w:date="2019-01-07T10:01:00Z">
        <w:r w:rsidR="00A31D6F">
          <w:rPr>
            <w:rFonts w:ascii="B Lotus" w:hAnsi="B Lotus" w:cs="B Lotus" w:hint="cs"/>
            <w:sz w:val="24"/>
            <w:szCs w:val="24"/>
            <w:rtl/>
            <w:lang w:bidi="fa-IR"/>
          </w:rPr>
          <w:t xml:space="preserve">‌کردن </w:t>
        </w:r>
      </w:ins>
      <w:r w:rsidR="00A86A0A" w:rsidRPr="00471054">
        <w:rPr>
          <w:rFonts w:ascii="B Lotus" w:hAnsi="B Lotus" w:cs="B Lotus" w:hint="cs"/>
          <w:sz w:val="24"/>
          <w:szCs w:val="24"/>
          <w:rtl/>
          <w:lang w:bidi="fa-IR"/>
        </w:rPr>
        <w:t>نیست</w:t>
      </w:r>
      <w:del w:id="18744" w:author="Mehrnazi Boojari" w:date="2019-01-08T02:07:00Z">
        <w:r w:rsidR="00A86A0A" w:rsidRPr="00471054" w:rsidDel="00310BDA">
          <w:rPr>
            <w:rFonts w:ascii="B Lotus" w:hAnsi="B Lotus" w:cs="B Lotus" w:hint="cs"/>
            <w:sz w:val="24"/>
            <w:szCs w:val="24"/>
            <w:rtl/>
            <w:lang w:bidi="fa-IR"/>
          </w:rPr>
          <w:delText xml:space="preserve"> ولی </w:delText>
        </w:r>
      </w:del>
      <w:ins w:id="18745" w:author="Mehrnazi Boojari" w:date="2019-01-08T02:07:00Z">
        <w:r w:rsidR="00310BDA">
          <w:rPr>
            <w:rFonts w:ascii="B Lotus" w:hAnsi="B Lotus" w:cs="B Lotus" w:hint="cs"/>
            <w:sz w:val="24"/>
            <w:szCs w:val="24"/>
            <w:rtl/>
            <w:lang w:bidi="fa-IR"/>
          </w:rPr>
          <w:t xml:space="preserve">، ولی </w:t>
        </w:r>
      </w:ins>
      <w:r w:rsidR="00A86A0A" w:rsidRPr="00471054">
        <w:rPr>
          <w:rFonts w:ascii="B Lotus" w:hAnsi="B Lotus" w:cs="B Lotus" w:hint="cs"/>
          <w:sz w:val="24"/>
          <w:szCs w:val="24"/>
          <w:rtl/>
          <w:lang w:bidi="fa-IR"/>
        </w:rPr>
        <w:t>اولویت</w:t>
      </w:r>
      <w:del w:id="18746" w:author="Mehrnazi Boojari" w:date="2019-01-07T09:45:00Z">
        <w:r w:rsidR="00A86A0A" w:rsidRPr="00471054" w:rsidDel="006F7CCF">
          <w:rPr>
            <w:rFonts w:ascii="B Lotus" w:hAnsi="B Lotus" w:cs="B Lotus" w:hint="cs"/>
            <w:sz w:val="24"/>
            <w:szCs w:val="24"/>
            <w:rtl/>
            <w:lang w:bidi="fa-IR"/>
          </w:rPr>
          <w:delText xml:space="preserve"> ها </w:delText>
        </w:r>
      </w:del>
      <w:ins w:id="18747" w:author="Mehrnazi Boojari" w:date="2019-01-07T09:45:00Z">
        <w:r w:rsidR="006F7CCF">
          <w:rPr>
            <w:rFonts w:ascii="B Lotus" w:hAnsi="B Lotus" w:cs="B Lotus" w:hint="cs"/>
            <w:sz w:val="24"/>
            <w:szCs w:val="24"/>
            <w:rtl/>
            <w:lang w:bidi="fa-IR"/>
          </w:rPr>
          <w:t xml:space="preserve">‌ها </w:t>
        </w:r>
      </w:ins>
      <w:r w:rsidR="00A86A0A" w:rsidRPr="00471054">
        <w:rPr>
          <w:rFonts w:ascii="B Lotus" w:hAnsi="B Lotus" w:cs="B Lotus" w:hint="cs"/>
          <w:sz w:val="24"/>
          <w:szCs w:val="24"/>
          <w:rtl/>
          <w:lang w:bidi="fa-IR"/>
        </w:rPr>
        <w:t xml:space="preserve">را تا حدودی مشخص </w:t>
      </w:r>
      <w:del w:id="18748" w:author="Mehrnazi Boojari" w:date="2019-01-07T10:52:00Z">
        <w:r w:rsidR="00A86A0A" w:rsidRPr="00471054" w:rsidDel="006A1F1D">
          <w:rPr>
            <w:rFonts w:ascii="B Lotus" w:hAnsi="B Lotus" w:cs="B Lotus" w:hint="cs"/>
            <w:sz w:val="24"/>
            <w:szCs w:val="24"/>
            <w:rtl/>
            <w:lang w:bidi="fa-IR"/>
          </w:rPr>
          <w:delText>میکند</w:delText>
        </w:r>
      </w:del>
      <w:ins w:id="18749" w:author="Mehrnazi Boojari" w:date="2019-01-07T10:52:00Z">
        <w:r w:rsidR="006A1F1D">
          <w:rPr>
            <w:rFonts w:ascii="B Lotus" w:hAnsi="B Lotus" w:cs="B Lotus" w:hint="cs"/>
            <w:sz w:val="24"/>
            <w:szCs w:val="24"/>
            <w:rtl/>
            <w:lang w:bidi="fa-IR"/>
          </w:rPr>
          <w:t>می‌کند</w:t>
        </w:r>
      </w:ins>
      <w:del w:id="18750" w:author="Mehrnazi Boojari" w:date="2019-01-07T09:53:00Z">
        <w:r w:rsidR="00A86A0A" w:rsidRPr="00471054" w:rsidDel="006F7CCF">
          <w:rPr>
            <w:rFonts w:ascii="B Lotus" w:hAnsi="B Lotus" w:cs="B Lotus" w:hint="cs"/>
            <w:sz w:val="24"/>
            <w:szCs w:val="24"/>
            <w:rtl/>
            <w:lang w:bidi="fa-IR"/>
          </w:rPr>
          <w:delText xml:space="preserve"> . </w:delText>
        </w:r>
      </w:del>
      <w:ins w:id="18751" w:author="Mehrnazi Boojari" w:date="2019-01-07T09:53:00Z">
        <w:r w:rsidR="006F7CCF">
          <w:rPr>
            <w:rFonts w:ascii="B Lotus" w:hAnsi="B Lotus" w:cs="B Lotus" w:hint="cs"/>
            <w:sz w:val="24"/>
            <w:szCs w:val="24"/>
            <w:rtl/>
            <w:lang w:bidi="fa-IR"/>
          </w:rPr>
          <w:t xml:space="preserve">. </w:t>
        </w:r>
      </w:ins>
      <w:r w:rsidR="00A86A0A" w:rsidRPr="00471054">
        <w:rPr>
          <w:rFonts w:ascii="B Lotus" w:hAnsi="B Lotus" w:cs="B Lotus" w:hint="cs"/>
          <w:sz w:val="24"/>
          <w:szCs w:val="24"/>
          <w:rtl/>
          <w:lang w:bidi="fa-IR"/>
        </w:rPr>
        <w:t>در فصل چهار عوامل در 4 دسته طبقه</w:t>
      </w:r>
      <w:del w:id="18752" w:author="Mehrnazi Boojari" w:date="2019-01-07T10:01:00Z">
        <w:r w:rsidR="00A86A0A" w:rsidRPr="00471054" w:rsidDel="00A31D6F">
          <w:rPr>
            <w:rFonts w:ascii="B Lotus" w:hAnsi="B Lotus" w:cs="B Lotus" w:hint="cs"/>
            <w:sz w:val="24"/>
            <w:szCs w:val="24"/>
            <w:rtl/>
            <w:lang w:bidi="fa-IR"/>
          </w:rPr>
          <w:delText xml:space="preserve"> بندی </w:delText>
        </w:r>
      </w:del>
      <w:ins w:id="18753" w:author="Mehrnazi Boojari" w:date="2019-01-07T10:01:00Z">
        <w:r w:rsidR="00A31D6F">
          <w:rPr>
            <w:rFonts w:ascii="B Lotus" w:hAnsi="B Lotus" w:cs="B Lotus" w:hint="cs"/>
            <w:sz w:val="24"/>
            <w:szCs w:val="24"/>
            <w:rtl/>
            <w:lang w:bidi="fa-IR"/>
          </w:rPr>
          <w:t xml:space="preserve">‌بندی </w:t>
        </w:r>
      </w:ins>
      <w:r w:rsidR="00A86A0A" w:rsidRPr="00471054">
        <w:rPr>
          <w:rFonts w:ascii="B Lotus" w:hAnsi="B Lotus" w:cs="B Lotus" w:hint="cs"/>
          <w:sz w:val="24"/>
          <w:szCs w:val="24"/>
          <w:rtl/>
          <w:lang w:bidi="fa-IR"/>
        </w:rPr>
        <w:t>شده</w:t>
      </w:r>
      <w:del w:id="18754" w:author="Mehrnazi Boojari" w:date="2019-01-07T10:35:00Z">
        <w:r w:rsidR="00A86A0A" w:rsidRPr="00471054" w:rsidDel="006C73A5">
          <w:rPr>
            <w:rFonts w:ascii="B Lotus" w:hAnsi="B Lotus" w:cs="B Lotus" w:hint="cs"/>
            <w:sz w:val="24"/>
            <w:szCs w:val="24"/>
            <w:rtl/>
            <w:lang w:bidi="fa-IR"/>
          </w:rPr>
          <w:delText xml:space="preserve"> اند </w:delText>
        </w:r>
      </w:del>
      <w:ins w:id="18755" w:author="Mehrnazi Boojari" w:date="2019-01-07T10:35:00Z">
        <w:r w:rsidR="006C73A5">
          <w:rPr>
            <w:rFonts w:ascii="B Lotus" w:hAnsi="B Lotus" w:cs="B Lotus" w:hint="cs"/>
            <w:sz w:val="24"/>
            <w:szCs w:val="24"/>
            <w:rtl/>
            <w:lang w:bidi="fa-IR"/>
          </w:rPr>
          <w:t>‌اند</w:t>
        </w:r>
      </w:ins>
      <w:del w:id="18756" w:author="Mehrnazi Boojari" w:date="2019-01-15T07:17:00Z">
        <w:r w:rsidR="00A86A0A" w:rsidRPr="00471054" w:rsidDel="00CF7DDC">
          <w:rPr>
            <w:rFonts w:ascii="B Lotus" w:hAnsi="B Lotus" w:cs="B Lotus" w:hint="cs"/>
            <w:sz w:val="24"/>
            <w:szCs w:val="24"/>
            <w:rtl/>
            <w:lang w:bidi="fa-IR"/>
          </w:rPr>
          <w:delText>که عبارت</w:delText>
        </w:r>
      </w:del>
      <w:del w:id="18757" w:author="Mehrnazi Boojari" w:date="2019-01-07T10:35:00Z">
        <w:r w:rsidR="00A86A0A" w:rsidRPr="00471054" w:rsidDel="006C73A5">
          <w:rPr>
            <w:rFonts w:ascii="B Lotus" w:hAnsi="B Lotus" w:cs="B Lotus" w:hint="cs"/>
            <w:sz w:val="24"/>
            <w:szCs w:val="24"/>
            <w:rtl/>
            <w:lang w:bidi="fa-IR"/>
          </w:rPr>
          <w:delText xml:space="preserve"> اند </w:delText>
        </w:r>
      </w:del>
      <w:del w:id="18758" w:author="Mehrnazi Boojari" w:date="2019-01-15T07:17:00Z">
        <w:r w:rsidR="00A86A0A" w:rsidRPr="00471054" w:rsidDel="00CF7DDC">
          <w:rPr>
            <w:rFonts w:ascii="B Lotus" w:hAnsi="B Lotus" w:cs="B Lotus" w:hint="cs"/>
            <w:sz w:val="24"/>
            <w:szCs w:val="24"/>
            <w:rtl/>
            <w:lang w:bidi="fa-IR"/>
          </w:rPr>
          <w:delText>از</w:delText>
        </w:r>
      </w:del>
      <w:del w:id="18759" w:author="Mehrnazi Boojari" w:date="2019-01-08T01:32:00Z">
        <w:r w:rsidR="00A86A0A" w:rsidRPr="00471054" w:rsidDel="00952B49">
          <w:rPr>
            <w:rFonts w:ascii="B Lotus" w:hAnsi="B Lotus" w:cs="B Lotus" w:hint="cs"/>
            <w:sz w:val="24"/>
            <w:szCs w:val="24"/>
            <w:rtl/>
            <w:lang w:bidi="fa-IR"/>
          </w:rPr>
          <w:delText xml:space="preserve"> :</w:delText>
        </w:r>
      </w:del>
      <w:ins w:id="18760" w:author="Mehrnazi Boojari" w:date="2019-01-08T01:32:00Z">
        <w:r w:rsidR="00952B49">
          <w:rPr>
            <w:rFonts w:ascii="B Lotus" w:hAnsi="B Lotus" w:cs="B Lotus" w:hint="cs"/>
            <w:sz w:val="24"/>
            <w:szCs w:val="24"/>
            <w:rtl/>
            <w:lang w:bidi="fa-IR"/>
          </w:rPr>
          <w:t>:</w:t>
        </w:r>
      </w:ins>
    </w:p>
    <w:p w14:paraId="633F3DD0" w14:textId="77777777" w:rsidR="00A86A0A" w:rsidRPr="00471054" w:rsidRDefault="00A86A0A" w:rsidP="00A25B54">
      <w:pPr>
        <w:pStyle w:val="ListParagraph"/>
        <w:numPr>
          <w:ilvl w:val="0"/>
          <w:numId w:val="72"/>
        </w:numPr>
        <w:bidi/>
        <w:jc w:val="both"/>
        <w:rPr>
          <w:lang w:bidi="fa-IR"/>
        </w:rPr>
      </w:pPr>
      <w:r w:rsidRPr="00471054">
        <w:rPr>
          <w:rtl/>
          <w:lang w:bidi="fa-IR"/>
        </w:rPr>
        <w:t>نفوذ فرهنگ شهرنش</w:t>
      </w:r>
      <w:r w:rsidRPr="00471054">
        <w:rPr>
          <w:rFonts w:hint="cs"/>
          <w:rtl/>
          <w:lang w:bidi="fa-IR"/>
        </w:rPr>
        <w:t>ی</w:t>
      </w:r>
      <w:r w:rsidRPr="00471054">
        <w:rPr>
          <w:rFonts w:hint="eastAsia"/>
          <w:rtl/>
          <w:lang w:bidi="fa-IR"/>
        </w:rPr>
        <w:t>ن</w:t>
      </w:r>
      <w:r w:rsidRPr="00471054">
        <w:rPr>
          <w:rFonts w:hint="cs"/>
          <w:rtl/>
          <w:lang w:bidi="fa-IR"/>
        </w:rPr>
        <w:t>ی</w:t>
      </w:r>
      <w:r w:rsidRPr="00471054">
        <w:rPr>
          <w:rtl/>
          <w:lang w:bidi="fa-IR"/>
        </w:rPr>
        <w:t xml:space="preserve"> و تغ</w:t>
      </w:r>
      <w:r w:rsidRPr="00471054">
        <w:rPr>
          <w:rFonts w:hint="cs"/>
          <w:rtl/>
          <w:lang w:bidi="fa-IR"/>
        </w:rPr>
        <w:t>یی</w:t>
      </w:r>
      <w:r w:rsidRPr="00471054">
        <w:rPr>
          <w:rFonts w:hint="eastAsia"/>
          <w:rtl/>
          <w:lang w:bidi="fa-IR"/>
        </w:rPr>
        <w:t>ر</w:t>
      </w:r>
      <w:r w:rsidRPr="00471054">
        <w:rPr>
          <w:rtl/>
          <w:lang w:bidi="fa-IR"/>
        </w:rPr>
        <w:t xml:space="preserve"> فرهنگ و هو</w:t>
      </w:r>
      <w:r w:rsidRPr="00471054">
        <w:rPr>
          <w:rFonts w:hint="cs"/>
          <w:rtl/>
          <w:lang w:bidi="fa-IR"/>
        </w:rPr>
        <w:t>ی</w:t>
      </w:r>
      <w:r w:rsidRPr="00471054">
        <w:rPr>
          <w:rFonts w:hint="eastAsia"/>
          <w:rtl/>
          <w:lang w:bidi="fa-IR"/>
        </w:rPr>
        <w:t>ت</w:t>
      </w:r>
      <w:r w:rsidRPr="00471054">
        <w:rPr>
          <w:rtl/>
          <w:lang w:bidi="fa-IR"/>
        </w:rPr>
        <w:t xml:space="preserve"> روستا</w:t>
      </w:r>
      <w:r w:rsidRPr="00471054">
        <w:rPr>
          <w:rFonts w:hint="cs"/>
          <w:rtl/>
          <w:lang w:bidi="fa-IR"/>
        </w:rPr>
        <w:t>یی</w:t>
      </w:r>
      <w:ins w:id="18761" w:author="Mehrnazi Boojari" w:date="2019-01-15T07:17:00Z">
        <w:r w:rsidR="00CF7DDC">
          <w:rPr>
            <w:rFonts w:hint="cs"/>
            <w:rtl/>
            <w:lang w:bidi="fa-IR"/>
          </w:rPr>
          <w:t>.</w:t>
        </w:r>
      </w:ins>
    </w:p>
    <w:p w14:paraId="0C332E7B" w14:textId="77777777" w:rsidR="00A86A0A" w:rsidRPr="00471054" w:rsidRDefault="00A86A0A" w:rsidP="00A25B54">
      <w:pPr>
        <w:pStyle w:val="ListParagraph"/>
        <w:numPr>
          <w:ilvl w:val="0"/>
          <w:numId w:val="72"/>
        </w:numPr>
        <w:bidi/>
        <w:jc w:val="both"/>
        <w:rPr>
          <w:lang w:bidi="fa-IR"/>
        </w:rPr>
      </w:pPr>
      <w:r w:rsidRPr="00471054">
        <w:rPr>
          <w:rFonts w:hint="eastAsia"/>
          <w:rtl/>
          <w:lang w:bidi="fa-IR"/>
        </w:rPr>
        <w:t>نبود</w:t>
      </w:r>
      <w:r w:rsidRPr="00471054">
        <w:rPr>
          <w:rtl/>
          <w:lang w:bidi="fa-IR"/>
        </w:rPr>
        <w:t xml:space="preserve"> ضوابط و مقررات طراح</w:t>
      </w:r>
      <w:r w:rsidRPr="00471054">
        <w:rPr>
          <w:rFonts w:hint="cs"/>
          <w:rtl/>
          <w:lang w:bidi="fa-IR"/>
        </w:rPr>
        <w:t>ی</w:t>
      </w:r>
      <w:r w:rsidRPr="00471054">
        <w:rPr>
          <w:rtl/>
          <w:lang w:bidi="fa-IR"/>
        </w:rPr>
        <w:t xml:space="preserve"> و ساخت مسکن روستا</w:t>
      </w:r>
      <w:r w:rsidRPr="00471054">
        <w:rPr>
          <w:rFonts w:hint="cs"/>
          <w:rtl/>
          <w:lang w:bidi="fa-IR"/>
        </w:rPr>
        <w:t>یی</w:t>
      </w:r>
      <w:ins w:id="18762" w:author="Mehrnazi Boojari" w:date="2019-01-15T07:17:00Z">
        <w:r w:rsidR="00CF7DDC">
          <w:rPr>
            <w:rFonts w:hint="cs"/>
            <w:rtl/>
            <w:lang w:bidi="fa-IR"/>
          </w:rPr>
          <w:t>.</w:t>
        </w:r>
      </w:ins>
      <w:r w:rsidRPr="00471054">
        <w:rPr>
          <w:rtl/>
          <w:lang w:bidi="fa-IR"/>
        </w:rPr>
        <w:t xml:space="preserve"> </w:t>
      </w:r>
    </w:p>
    <w:p w14:paraId="228AD6F6" w14:textId="77777777" w:rsidR="00A86A0A" w:rsidRPr="00471054" w:rsidRDefault="00A86A0A" w:rsidP="00F31C83">
      <w:pPr>
        <w:pStyle w:val="ListParagraph"/>
        <w:numPr>
          <w:ilvl w:val="0"/>
          <w:numId w:val="72"/>
        </w:numPr>
        <w:bidi/>
        <w:jc w:val="both"/>
        <w:rPr>
          <w:lang w:bidi="fa-IR"/>
        </w:rPr>
      </w:pPr>
      <w:del w:id="18763" w:author="Mehrnazi Boojari" w:date="2019-01-15T07:21:00Z">
        <w:r w:rsidRPr="00471054" w:rsidDel="00F31C83">
          <w:rPr>
            <w:rFonts w:hint="eastAsia"/>
            <w:rtl/>
            <w:lang w:bidi="fa-IR"/>
          </w:rPr>
          <w:delText>تام</w:delText>
        </w:r>
        <w:r w:rsidRPr="00471054" w:rsidDel="00F31C83">
          <w:rPr>
            <w:rFonts w:hint="cs"/>
            <w:rtl/>
            <w:lang w:bidi="fa-IR"/>
          </w:rPr>
          <w:delText>ی</w:delText>
        </w:r>
        <w:r w:rsidRPr="00471054" w:rsidDel="00F31C83">
          <w:rPr>
            <w:rFonts w:hint="eastAsia"/>
            <w:rtl/>
            <w:lang w:bidi="fa-IR"/>
          </w:rPr>
          <w:delText>ن</w:delText>
        </w:r>
        <w:r w:rsidRPr="00471054" w:rsidDel="00F31C83">
          <w:rPr>
            <w:rtl/>
            <w:lang w:bidi="fa-IR"/>
          </w:rPr>
          <w:delText xml:space="preserve"> </w:delText>
        </w:r>
      </w:del>
      <w:ins w:id="18764" w:author="Mehrnazi Boojari" w:date="2019-01-15T07:21:00Z">
        <w:r w:rsidR="00F31C83" w:rsidRPr="00471054">
          <w:rPr>
            <w:rFonts w:hint="eastAsia"/>
            <w:rtl/>
            <w:lang w:bidi="fa-IR"/>
          </w:rPr>
          <w:t>ت</w:t>
        </w:r>
        <w:r w:rsidR="00F31C83">
          <w:rPr>
            <w:rFonts w:hint="cs"/>
            <w:rtl/>
            <w:lang w:bidi="fa-IR"/>
          </w:rPr>
          <w:t>أ</w:t>
        </w:r>
        <w:r w:rsidR="00F31C83" w:rsidRPr="00471054">
          <w:rPr>
            <w:rFonts w:hint="eastAsia"/>
            <w:rtl/>
            <w:lang w:bidi="fa-IR"/>
          </w:rPr>
          <w:t>م</w:t>
        </w:r>
        <w:r w:rsidR="00F31C83" w:rsidRPr="00471054">
          <w:rPr>
            <w:rFonts w:hint="cs"/>
            <w:rtl/>
            <w:lang w:bidi="fa-IR"/>
          </w:rPr>
          <w:t>ی</w:t>
        </w:r>
        <w:r w:rsidR="00F31C83" w:rsidRPr="00471054">
          <w:rPr>
            <w:rFonts w:hint="eastAsia"/>
            <w:rtl/>
            <w:lang w:bidi="fa-IR"/>
          </w:rPr>
          <w:t>ن</w:t>
        </w:r>
        <w:r w:rsidR="00F31C83" w:rsidRPr="00471054">
          <w:rPr>
            <w:rtl/>
            <w:lang w:bidi="fa-IR"/>
          </w:rPr>
          <w:t xml:space="preserve"> </w:t>
        </w:r>
      </w:ins>
      <w:r w:rsidRPr="00471054">
        <w:rPr>
          <w:rtl/>
          <w:lang w:bidi="fa-IR"/>
        </w:rPr>
        <w:t>مال</w:t>
      </w:r>
      <w:r w:rsidRPr="00471054">
        <w:rPr>
          <w:rFonts w:hint="cs"/>
          <w:rtl/>
          <w:lang w:bidi="fa-IR"/>
        </w:rPr>
        <w:t>ی</w:t>
      </w:r>
      <w:r w:rsidRPr="00471054">
        <w:rPr>
          <w:rtl/>
          <w:lang w:bidi="fa-IR"/>
        </w:rPr>
        <w:t xml:space="preserve"> ساخت مسکن روستا</w:t>
      </w:r>
      <w:r w:rsidRPr="00471054">
        <w:rPr>
          <w:rFonts w:hint="cs"/>
          <w:rtl/>
          <w:lang w:bidi="fa-IR"/>
        </w:rPr>
        <w:t>یی</w:t>
      </w:r>
      <w:ins w:id="18765" w:author="Mehrnazi Boojari" w:date="2019-01-15T07:17:00Z">
        <w:r w:rsidR="00CF7DDC">
          <w:rPr>
            <w:rFonts w:hint="cs"/>
            <w:rtl/>
            <w:lang w:bidi="fa-IR"/>
          </w:rPr>
          <w:t>.</w:t>
        </w:r>
      </w:ins>
      <w:r w:rsidRPr="00471054">
        <w:rPr>
          <w:rtl/>
          <w:lang w:bidi="fa-IR"/>
        </w:rPr>
        <w:t xml:space="preserve"> </w:t>
      </w:r>
    </w:p>
    <w:p w14:paraId="436570A3" w14:textId="77777777" w:rsidR="00A86A0A" w:rsidRPr="00471054" w:rsidRDefault="00A86A0A" w:rsidP="00A25B54">
      <w:pPr>
        <w:pStyle w:val="ListParagraph"/>
        <w:numPr>
          <w:ilvl w:val="0"/>
          <w:numId w:val="72"/>
        </w:numPr>
        <w:bidi/>
        <w:jc w:val="both"/>
        <w:rPr>
          <w:rtl/>
          <w:lang w:bidi="fa-IR"/>
        </w:rPr>
      </w:pPr>
      <w:r w:rsidRPr="00471054">
        <w:rPr>
          <w:rFonts w:hint="eastAsia"/>
          <w:rtl/>
          <w:lang w:bidi="fa-IR"/>
        </w:rPr>
        <w:t>ضعف</w:t>
      </w:r>
      <w:r w:rsidRPr="00471054">
        <w:rPr>
          <w:rtl/>
          <w:lang w:bidi="fa-IR"/>
        </w:rPr>
        <w:t xml:space="preserve"> معماران و مهندسان در طراح</w:t>
      </w:r>
      <w:r w:rsidRPr="00471054">
        <w:rPr>
          <w:rFonts w:hint="cs"/>
          <w:rtl/>
          <w:lang w:bidi="fa-IR"/>
        </w:rPr>
        <w:t>ی</w:t>
      </w:r>
      <w:r w:rsidRPr="00471054">
        <w:rPr>
          <w:rtl/>
          <w:lang w:bidi="fa-IR"/>
        </w:rPr>
        <w:t xml:space="preserve"> و ساخت مسکن روستا</w:t>
      </w:r>
      <w:r w:rsidRPr="00471054">
        <w:rPr>
          <w:rFonts w:hint="cs"/>
          <w:rtl/>
          <w:lang w:bidi="fa-IR"/>
        </w:rPr>
        <w:t>یی</w:t>
      </w:r>
      <w:ins w:id="18766" w:author="Mehrnazi Boojari" w:date="2019-01-15T07:17:00Z">
        <w:r w:rsidR="00CF7DDC">
          <w:rPr>
            <w:rFonts w:hint="cs"/>
            <w:rtl/>
            <w:lang w:bidi="fa-IR"/>
          </w:rPr>
          <w:t>.</w:t>
        </w:r>
      </w:ins>
    </w:p>
    <w:p w14:paraId="259EEBD1" w14:textId="77777777" w:rsidR="00971866" w:rsidRPr="00471054" w:rsidRDefault="00A86A0A" w:rsidP="00A87288">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با دقت در این چهار دسته مشخص</w:t>
      </w:r>
      <w:del w:id="18767" w:author="Mehrnazi Boojari" w:date="2019-01-07T09:49:00Z">
        <w:r w:rsidRPr="00471054" w:rsidDel="006F7CCF">
          <w:rPr>
            <w:rFonts w:ascii="B Lotus" w:hAnsi="B Lotus" w:cs="B Lotus" w:hint="cs"/>
            <w:sz w:val="24"/>
            <w:szCs w:val="24"/>
            <w:rtl/>
            <w:lang w:bidi="fa-IR"/>
          </w:rPr>
          <w:delText xml:space="preserve"> می </w:delText>
        </w:r>
      </w:del>
      <w:ins w:id="18768"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 xml:space="preserve">شود </w:t>
      </w:r>
      <w:r w:rsidR="00165EBF" w:rsidRPr="00471054">
        <w:rPr>
          <w:rFonts w:ascii="B Lotus" w:hAnsi="B Lotus" w:cs="B Lotus" w:hint="cs"/>
          <w:sz w:val="24"/>
          <w:szCs w:val="24"/>
          <w:rtl/>
          <w:lang w:bidi="fa-IR"/>
        </w:rPr>
        <w:t>دسته دوم به معنای نبود ضوابط و مقررات طراحی ساخت مسکن روستایی متقدم و دارای اولویت نسبت به سایر عوامل است</w:t>
      </w:r>
      <w:ins w:id="18769" w:author="Mehrnazi Boojari" w:date="2019-01-16T01:20:00Z">
        <w:r w:rsidR="00A87288" w:rsidRPr="000E6A79">
          <w:rPr>
            <w:rFonts w:ascii="B Lotus" w:hAnsi="B Lotus" w:cs="B Lotus" w:hint="cs"/>
            <w:sz w:val="24"/>
            <w:szCs w:val="24"/>
            <w:rtl/>
            <w:lang w:bidi="fa-IR"/>
          </w:rPr>
          <w:t>.</w:t>
        </w:r>
      </w:ins>
      <w:r w:rsidR="00165EBF" w:rsidRPr="00E47B06">
        <w:rPr>
          <w:rFonts w:ascii="B Lotus" w:hAnsi="B Lotus" w:cs="B Lotus" w:hint="cs"/>
          <w:sz w:val="24"/>
          <w:szCs w:val="24"/>
          <w:rtl/>
          <w:lang w:bidi="fa-IR"/>
        </w:rPr>
        <w:t xml:space="preserve"> </w:t>
      </w:r>
      <w:r w:rsidR="00165EBF" w:rsidRPr="000E6A79">
        <w:rPr>
          <w:rFonts w:ascii="B Lotus" w:hAnsi="B Lotus" w:cs="B Lotus" w:hint="eastAsia"/>
          <w:sz w:val="24"/>
          <w:szCs w:val="24"/>
          <w:rtl/>
          <w:lang w:bidi="fa-IR"/>
          <w:rPrChange w:id="18770" w:author="Mehrnazi Boojari" w:date="2019-01-20T03:03:00Z">
            <w:rPr>
              <w:rFonts w:ascii="B Lotus" w:eastAsia="B Nazanin" w:hAnsi="B Lotus" w:cs="B Lotus" w:hint="eastAsia"/>
              <w:b/>
              <w:bCs/>
              <w:color w:val="000000" w:themeColor="text1"/>
              <w:sz w:val="24"/>
              <w:szCs w:val="24"/>
              <w:rtl/>
              <w:lang w:bidi="fa-IR"/>
            </w:rPr>
          </w:rPrChange>
        </w:rPr>
        <w:t>علت</w:t>
      </w:r>
      <w:r w:rsidR="00165EBF" w:rsidRPr="000E6A79">
        <w:rPr>
          <w:rFonts w:ascii="B Lotus" w:hAnsi="B Lotus" w:cs="B Lotus"/>
          <w:sz w:val="24"/>
          <w:szCs w:val="24"/>
          <w:rtl/>
          <w:lang w:bidi="fa-IR"/>
          <w:rPrChange w:id="18771" w:author="Mehrnazi Boojari" w:date="2019-01-20T03:03:00Z">
            <w:rPr>
              <w:rFonts w:ascii="B Lotus" w:eastAsia="B Nazanin" w:hAnsi="B Lotus" w:cs="B Lotus"/>
              <w:b/>
              <w:bCs/>
              <w:color w:val="000000" w:themeColor="text1"/>
              <w:sz w:val="24"/>
              <w:szCs w:val="24"/>
              <w:rtl/>
              <w:lang w:bidi="fa-IR"/>
            </w:rPr>
          </w:rPrChange>
        </w:rPr>
        <w:t xml:space="preserve"> ا</w:t>
      </w:r>
      <w:r w:rsidR="00165EBF" w:rsidRPr="000E6A79">
        <w:rPr>
          <w:rFonts w:ascii="B Lotus" w:hAnsi="B Lotus" w:cs="B Lotus" w:hint="cs"/>
          <w:sz w:val="24"/>
          <w:szCs w:val="24"/>
          <w:rtl/>
          <w:lang w:bidi="fa-IR"/>
          <w:rPrChange w:id="18772" w:author="Mehrnazi Boojari" w:date="2019-01-20T03:03:00Z">
            <w:rPr>
              <w:rFonts w:ascii="B Lotus" w:eastAsia="B Nazanin" w:hAnsi="B Lotus" w:cs="B Lotus" w:hint="cs"/>
              <w:b/>
              <w:bCs/>
              <w:color w:val="000000" w:themeColor="text1"/>
              <w:sz w:val="24"/>
              <w:szCs w:val="24"/>
              <w:rtl/>
              <w:lang w:bidi="fa-IR"/>
            </w:rPr>
          </w:rPrChange>
        </w:rPr>
        <w:t>ی</w:t>
      </w:r>
      <w:r w:rsidR="00165EBF" w:rsidRPr="000E6A79">
        <w:rPr>
          <w:rFonts w:ascii="B Lotus" w:hAnsi="B Lotus" w:cs="B Lotus" w:hint="eastAsia"/>
          <w:sz w:val="24"/>
          <w:szCs w:val="24"/>
          <w:rtl/>
          <w:lang w:bidi="fa-IR"/>
          <w:rPrChange w:id="18773" w:author="Mehrnazi Boojari" w:date="2019-01-20T03:03:00Z">
            <w:rPr>
              <w:rFonts w:ascii="B Lotus" w:eastAsia="B Nazanin" w:hAnsi="B Lotus" w:cs="B Lotus" w:hint="eastAsia"/>
              <w:b/>
              <w:bCs/>
              <w:color w:val="000000" w:themeColor="text1"/>
              <w:sz w:val="24"/>
              <w:szCs w:val="24"/>
              <w:rtl/>
              <w:lang w:bidi="fa-IR"/>
            </w:rPr>
          </w:rPrChange>
        </w:rPr>
        <w:t>ن</w:t>
      </w:r>
      <w:r w:rsidR="00165EBF" w:rsidRPr="000E6A79">
        <w:rPr>
          <w:rFonts w:ascii="B Lotus" w:hAnsi="B Lotus" w:cs="B Lotus"/>
          <w:sz w:val="24"/>
          <w:szCs w:val="24"/>
          <w:rtl/>
          <w:lang w:bidi="fa-IR"/>
          <w:rPrChange w:id="18774" w:author="Mehrnazi Boojari" w:date="2019-01-20T03:03:00Z">
            <w:rPr>
              <w:rFonts w:ascii="B Lotus" w:eastAsia="B Nazanin" w:hAnsi="B Lotus" w:cs="B Lotus"/>
              <w:b/>
              <w:bCs/>
              <w:color w:val="000000" w:themeColor="text1"/>
              <w:sz w:val="24"/>
              <w:szCs w:val="24"/>
              <w:rtl/>
              <w:lang w:bidi="fa-IR"/>
            </w:rPr>
          </w:rPrChange>
        </w:rPr>
        <w:t xml:space="preserve"> اولو</w:t>
      </w:r>
      <w:r w:rsidR="00165EBF" w:rsidRPr="000E6A79">
        <w:rPr>
          <w:rFonts w:ascii="B Lotus" w:hAnsi="B Lotus" w:cs="B Lotus" w:hint="cs"/>
          <w:sz w:val="24"/>
          <w:szCs w:val="24"/>
          <w:rtl/>
          <w:lang w:bidi="fa-IR"/>
          <w:rPrChange w:id="18775" w:author="Mehrnazi Boojari" w:date="2019-01-20T03:03:00Z">
            <w:rPr>
              <w:rFonts w:ascii="B Lotus" w:eastAsia="B Nazanin" w:hAnsi="B Lotus" w:cs="B Lotus" w:hint="cs"/>
              <w:b/>
              <w:bCs/>
              <w:color w:val="000000" w:themeColor="text1"/>
              <w:sz w:val="24"/>
              <w:szCs w:val="24"/>
              <w:rtl/>
              <w:lang w:bidi="fa-IR"/>
            </w:rPr>
          </w:rPrChange>
        </w:rPr>
        <w:t>ی</w:t>
      </w:r>
      <w:r w:rsidR="00165EBF" w:rsidRPr="000E6A79">
        <w:rPr>
          <w:rFonts w:ascii="B Lotus" w:hAnsi="B Lotus" w:cs="B Lotus" w:hint="eastAsia"/>
          <w:sz w:val="24"/>
          <w:szCs w:val="24"/>
          <w:rtl/>
          <w:lang w:bidi="fa-IR"/>
          <w:rPrChange w:id="18776" w:author="Mehrnazi Boojari" w:date="2019-01-20T03:03:00Z">
            <w:rPr>
              <w:rFonts w:ascii="B Lotus" w:eastAsia="B Nazanin" w:hAnsi="B Lotus" w:cs="B Lotus" w:hint="eastAsia"/>
              <w:b/>
              <w:bCs/>
              <w:color w:val="000000" w:themeColor="text1"/>
              <w:sz w:val="24"/>
              <w:szCs w:val="24"/>
              <w:rtl/>
              <w:lang w:bidi="fa-IR"/>
            </w:rPr>
          </w:rPrChange>
        </w:rPr>
        <w:t>ت</w:t>
      </w:r>
      <w:r w:rsidR="00165EBF" w:rsidRPr="000E6A79">
        <w:rPr>
          <w:rFonts w:ascii="B Lotus" w:hAnsi="B Lotus" w:cs="B Lotus"/>
          <w:sz w:val="24"/>
          <w:szCs w:val="24"/>
          <w:rtl/>
          <w:lang w:bidi="fa-IR"/>
          <w:rPrChange w:id="18777" w:author="Mehrnazi Boojari" w:date="2019-01-20T03:03:00Z">
            <w:rPr>
              <w:rFonts w:ascii="B Lotus" w:eastAsia="B Nazanin" w:hAnsi="B Lotus" w:cs="B Lotus"/>
              <w:b/>
              <w:bCs/>
              <w:color w:val="000000" w:themeColor="text1"/>
              <w:sz w:val="24"/>
              <w:szCs w:val="24"/>
              <w:rtl/>
              <w:lang w:bidi="fa-IR"/>
            </w:rPr>
          </w:rPrChange>
        </w:rPr>
        <w:t xml:space="preserve"> </w:t>
      </w:r>
      <w:del w:id="18778" w:author="Mehrnazi Boojari" w:date="2019-01-16T01:20:00Z">
        <w:r w:rsidR="00165EBF" w:rsidRPr="000E6A79" w:rsidDel="00A87288">
          <w:rPr>
            <w:rFonts w:ascii="B Lotus" w:hAnsi="B Lotus" w:cs="B Lotus"/>
            <w:sz w:val="24"/>
            <w:szCs w:val="24"/>
            <w:rtl/>
            <w:lang w:bidi="fa-IR"/>
            <w:rPrChange w:id="18779" w:author="Mehrnazi Boojari" w:date="2019-01-20T03:03:00Z">
              <w:rPr>
                <w:rFonts w:ascii="B Lotus" w:eastAsia="B Nazanin" w:hAnsi="B Lotus" w:cs="B Lotus"/>
                <w:b/>
                <w:bCs/>
                <w:color w:val="000000" w:themeColor="text1"/>
                <w:sz w:val="24"/>
                <w:szCs w:val="24"/>
                <w:rtl/>
                <w:lang w:bidi="fa-IR"/>
              </w:rPr>
            </w:rPrChange>
          </w:rPr>
          <w:delText>طب</w:delText>
        </w:r>
        <w:r w:rsidR="00165EBF" w:rsidRPr="000E6A79" w:rsidDel="00A87288">
          <w:rPr>
            <w:rFonts w:ascii="B Lotus" w:hAnsi="B Lotus" w:cs="B Lotus" w:hint="cs"/>
            <w:sz w:val="24"/>
            <w:szCs w:val="24"/>
            <w:rtl/>
            <w:lang w:bidi="fa-IR"/>
            <w:rPrChange w:id="18780" w:author="Mehrnazi Boojari" w:date="2019-01-20T03:03:00Z">
              <w:rPr>
                <w:rFonts w:ascii="B Lotus" w:eastAsia="B Nazanin" w:hAnsi="B Lotus" w:cs="B Lotus" w:hint="cs"/>
                <w:b/>
                <w:bCs/>
                <w:color w:val="000000" w:themeColor="text1"/>
                <w:sz w:val="24"/>
                <w:szCs w:val="24"/>
                <w:rtl/>
                <w:lang w:bidi="fa-IR"/>
              </w:rPr>
            </w:rPrChange>
          </w:rPr>
          <w:delText>ی</w:delText>
        </w:r>
        <w:r w:rsidR="00165EBF" w:rsidRPr="000E6A79" w:rsidDel="00A87288">
          <w:rPr>
            <w:rFonts w:ascii="B Lotus" w:hAnsi="B Lotus" w:cs="B Lotus" w:hint="eastAsia"/>
            <w:sz w:val="24"/>
            <w:szCs w:val="24"/>
            <w:rtl/>
            <w:lang w:bidi="fa-IR"/>
            <w:rPrChange w:id="18781" w:author="Mehrnazi Boojari" w:date="2019-01-20T03:03:00Z">
              <w:rPr>
                <w:rFonts w:ascii="B Lotus" w:eastAsia="B Nazanin" w:hAnsi="B Lotus" w:cs="B Lotus" w:hint="eastAsia"/>
                <w:b/>
                <w:bCs/>
                <w:color w:val="000000" w:themeColor="text1"/>
                <w:sz w:val="24"/>
                <w:szCs w:val="24"/>
                <w:rtl/>
                <w:lang w:bidi="fa-IR"/>
              </w:rPr>
            </w:rPrChange>
          </w:rPr>
          <w:delText>عتا</w:delText>
        </w:r>
        <w:r w:rsidR="00165EBF" w:rsidRPr="000E6A79" w:rsidDel="00A87288">
          <w:rPr>
            <w:rFonts w:ascii="B Lotus" w:hAnsi="B Lotus" w:cs="B Lotus"/>
            <w:sz w:val="24"/>
            <w:szCs w:val="24"/>
            <w:rtl/>
            <w:lang w:bidi="fa-IR"/>
            <w:rPrChange w:id="18782" w:author="Mehrnazi Boojari" w:date="2019-01-20T03:03:00Z">
              <w:rPr>
                <w:rFonts w:ascii="B Lotus" w:eastAsia="B Nazanin" w:hAnsi="B Lotus" w:cs="B Lotus"/>
                <w:b/>
                <w:bCs/>
                <w:color w:val="000000" w:themeColor="text1"/>
                <w:sz w:val="24"/>
                <w:szCs w:val="24"/>
                <w:rtl/>
                <w:lang w:bidi="fa-IR"/>
              </w:rPr>
            </w:rPrChange>
          </w:rPr>
          <w:delText xml:space="preserve"> </w:delText>
        </w:r>
      </w:del>
      <w:r w:rsidR="00165EBF" w:rsidRPr="000E6A79">
        <w:rPr>
          <w:rFonts w:ascii="B Lotus" w:hAnsi="B Lotus" w:cs="B Lotus"/>
          <w:sz w:val="24"/>
          <w:szCs w:val="24"/>
          <w:rtl/>
          <w:lang w:bidi="fa-IR"/>
          <w:rPrChange w:id="18783" w:author="Mehrnazi Boojari" w:date="2019-01-20T03:03:00Z">
            <w:rPr>
              <w:rFonts w:ascii="B Lotus" w:eastAsia="B Nazanin" w:hAnsi="B Lotus" w:cs="B Lotus"/>
              <w:b/>
              <w:bCs/>
              <w:color w:val="000000" w:themeColor="text1"/>
              <w:sz w:val="24"/>
              <w:szCs w:val="24"/>
              <w:rtl/>
              <w:lang w:bidi="fa-IR"/>
            </w:rPr>
          </w:rPrChange>
        </w:rPr>
        <w:t>مشخص است</w:t>
      </w:r>
      <w:del w:id="18784" w:author="Mehrnazi Boojari" w:date="2019-01-15T07:26:00Z">
        <w:r w:rsidR="00711484" w:rsidRPr="000E6A79" w:rsidDel="002C6FEE">
          <w:rPr>
            <w:rFonts w:ascii="B Lotus" w:hAnsi="B Lotus" w:cs="B Lotus" w:hint="cs"/>
            <w:sz w:val="24"/>
            <w:szCs w:val="24"/>
            <w:rtl/>
            <w:lang w:bidi="fa-IR"/>
          </w:rPr>
          <w:delText>.</w:delText>
        </w:r>
        <w:r w:rsidR="00165EBF" w:rsidRPr="00E47B06" w:rsidDel="002C6FEE">
          <w:rPr>
            <w:rFonts w:ascii="B Lotus" w:hAnsi="B Lotus" w:cs="B Lotus" w:hint="cs"/>
            <w:sz w:val="24"/>
            <w:szCs w:val="24"/>
            <w:rtl/>
            <w:lang w:bidi="fa-IR"/>
          </w:rPr>
          <w:delText xml:space="preserve"> </w:delText>
        </w:r>
      </w:del>
      <w:ins w:id="18785" w:author="Mehrnazi Boojari" w:date="2019-01-15T07:26:00Z">
        <w:r w:rsidR="002C6FEE" w:rsidRPr="00E47B06">
          <w:rPr>
            <w:rFonts w:ascii="B Lotus" w:hAnsi="B Lotus" w:cs="B Lotus" w:hint="cs"/>
            <w:sz w:val="24"/>
            <w:szCs w:val="24"/>
            <w:rtl/>
            <w:lang w:bidi="fa-IR"/>
          </w:rPr>
          <w:t xml:space="preserve">؛ </w:t>
        </w:r>
      </w:ins>
      <w:del w:id="18786" w:author="Mehrnazi Boojari" w:date="2019-01-08T00:21:00Z">
        <w:r w:rsidR="00165EBF" w:rsidRPr="00E47B06" w:rsidDel="007934C7">
          <w:rPr>
            <w:rFonts w:ascii="B Lotus" w:hAnsi="B Lotus" w:cs="B Lotus" w:hint="cs"/>
            <w:sz w:val="24"/>
            <w:szCs w:val="24"/>
            <w:rtl/>
            <w:lang w:bidi="fa-IR"/>
          </w:rPr>
          <w:delText>چرا که</w:delText>
        </w:r>
      </w:del>
      <w:ins w:id="18787" w:author="Mehrnazi Boojari" w:date="2019-01-08T00:21:00Z">
        <w:r w:rsidR="007934C7" w:rsidRPr="00E47B06">
          <w:rPr>
            <w:rFonts w:ascii="B Lotus" w:hAnsi="B Lotus" w:cs="B Lotus" w:hint="cs"/>
            <w:sz w:val="24"/>
            <w:szCs w:val="24"/>
            <w:rtl/>
            <w:lang w:bidi="fa-IR"/>
          </w:rPr>
          <w:t>زیرا</w:t>
        </w:r>
      </w:ins>
      <w:r w:rsidR="00165EBF" w:rsidRPr="00471054">
        <w:rPr>
          <w:rFonts w:ascii="B Lotus" w:hAnsi="B Lotus" w:cs="B Lotus" w:hint="cs"/>
          <w:sz w:val="24"/>
          <w:szCs w:val="24"/>
          <w:rtl/>
          <w:lang w:bidi="fa-IR"/>
        </w:rPr>
        <w:t xml:space="preserve"> تا ضابطه و مقررات پایه برای طراحی مسکن مطلوب وجود نداشته باشد اولا</w:t>
      </w:r>
      <w:ins w:id="18788" w:author="Mehrnazi Boojari" w:date="2019-01-15T07:26:00Z">
        <w:r w:rsidR="002C6FEE">
          <w:rPr>
            <w:rFonts w:ascii="B Lotus" w:hAnsi="B Lotus" w:cs="B Lotus" w:hint="cs"/>
            <w:sz w:val="24"/>
            <w:szCs w:val="24"/>
            <w:rtl/>
            <w:lang w:bidi="fa-IR"/>
          </w:rPr>
          <w:t>ً</w:t>
        </w:r>
      </w:ins>
      <w:del w:id="18789" w:author="Mehrnazi Boojari" w:date="2019-01-07T09:49:00Z">
        <w:r w:rsidR="00165EBF" w:rsidRPr="00471054" w:rsidDel="006F7CCF">
          <w:rPr>
            <w:rFonts w:ascii="B Lotus" w:hAnsi="B Lotus" w:cs="B Lotus" w:hint="cs"/>
            <w:sz w:val="24"/>
            <w:szCs w:val="24"/>
            <w:rtl/>
            <w:lang w:bidi="fa-IR"/>
          </w:rPr>
          <w:delText xml:space="preserve"> نمی </w:delText>
        </w:r>
      </w:del>
      <w:ins w:id="18790" w:author="Mehrnazi Boojari" w:date="2019-01-07T09:49:00Z">
        <w:r w:rsidR="006F7CCF">
          <w:rPr>
            <w:rFonts w:ascii="B Lotus" w:hAnsi="B Lotus" w:cs="B Lotus" w:hint="cs"/>
            <w:sz w:val="24"/>
            <w:szCs w:val="24"/>
            <w:rtl/>
            <w:lang w:bidi="fa-IR"/>
          </w:rPr>
          <w:t xml:space="preserve"> نمی‌</w:t>
        </w:r>
      </w:ins>
      <w:r w:rsidR="00F874F2" w:rsidRPr="00471054">
        <w:rPr>
          <w:rFonts w:ascii="B Lotus" w:hAnsi="B Lotus" w:cs="B Lotus" w:hint="cs"/>
          <w:sz w:val="24"/>
          <w:szCs w:val="24"/>
          <w:rtl/>
          <w:lang w:bidi="fa-IR"/>
        </w:rPr>
        <w:t>توان آن را فرهنگ</w:t>
      </w:r>
      <w:del w:id="18791" w:author="Mehrnazi Boojari" w:date="2019-01-07T09:51:00Z">
        <w:r w:rsidR="00F874F2" w:rsidRPr="00471054" w:rsidDel="006F7CCF">
          <w:rPr>
            <w:rFonts w:ascii="B Lotus" w:hAnsi="B Lotus" w:cs="B Lotus" w:hint="cs"/>
            <w:sz w:val="24"/>
            <w:szCs w:val="24"/>
            <w:rtl/>
            <w:lang w:bidi="fa-IR"/>
          </w:rPr>
          <w:delText xml:space="preserve"> سازی </w:delText>
        </w:r>
      </w:del>
      <w:ins w:id="18792" w:author="Mehrnazi Boojari" w:date="2019-01-07T09:51:00Z">
        <w:r w:rsidR="006F7CCF">
          <w:rPr>
            <w:rFonts w:ascii="B Lotus" w:hAnsi="B Lotus" w:cs="B Lotus" w:hint="cs"/>
            <w:sz w:val="24"/>
            <w:szCs w:val="24"/>
            <w:rtl/>
            <w:lang w:bidi="fa-IR"/>
          </w:rPr>
          <w:t xml:space="preserve">‌سازی </w:t>
        </w:r>
      </w:ins>
      <w:r w:rsidR="00F874F2" w:rsidRPr="00471054">
        <w:rPr>
          <w:rFonts w:ascii="B Lotus" w:hAnsi="B Lotus" w:cs="B Lotus" w:hint="cs"/>
          <w:sz w:val="24"/>
          <w:szCs w:val="24"/>
          <w:rtl/>
          <w:lang w:bidi="fa-IR"/>
        </w:rPr>
        <w:t>کرد</w:t>
      </w:r>
      <w:ins w:id="18793" w:author="Mehrnazi Boojari" w:date="2019-01-15T07:26:00Z">
        <w:r w:rsidR="002C6FEE">
          <w:rPr>
            <w:rFonts w:ascii="B Lotus" w:hAnsi="B Lotus" w:cs="B Lotus" w:hint="cs"/>
            <w:sz w:val="24"/>
            <w:szCs w:val="24"/>
            <w:rtl/>
            <w:lang w:bidi="fa-IR"/>
          </w:rPr>
          <w:t>،</w:t>
        </w:r>
      </w:ins>
      <w:r w:rsidR="00F874F2" w:rsidRPr="00471054">
        <w:rPr>
          <w:rFonts w:ascii="B Lotus" w:hAnsi="B Lotus" w:cs="B Lotus" w:hint="cs"/>
          <w:sz w:val="24"/>
          <w:szCs w:val="24"/>
          <w:rtl/>
          <w:lang w:bidi="fa-IR"/>
        </w:rPr>
        <w:t xml:space="preserve"> ثانیا</w:t>
      </w:r>
      <w:ins w:id="18794" w:author="Mehrnazi Boojari" w:date="2019-01-15T07:26:00Z">
        <w:r w:rsidR="002C6FEE">
          <w:rPr>
            <w:rFonts w:ascii="B Lotus" w:hAnsi="B Lotus" w:cs="B Lotus" w:hint="cs"/>
            <w:sz w:val="24"/>
            <w:szCs w:val="24"/>
            <w:rtl/>
            <w:lang w:bidi="fa-IR"/>
          </w:rPr>
          <w:t>ً</w:t>
        </w:r>
      </w:ins>
      <w:del w:id="18795" w:author="Mehrnazi Boojari" w:date="2019-01-07T09:49:00Z">
        <w:r w:rsidR="00165EBF" w:rsidRPr="00471054" w:rsidDel="006F7CCF">
          <w:rPr>
            <w:rFonts w:ascii="B Lotus" w:hAnsi="B Lotus" w:cs="B Lotus" w:hint="cs"/>
            <w:sz w:val="24"/>
            <w:szCs w:val="24"/>
            <w:rtl/>
            <w:lang w:bidi="fa-IR"/>
          </w:rPr>
          <w:delText xml:space="preserve"> نمی </w:delText>
        </w:r>
      </w:del>
      <w:ins w:id="18796" w:author="Mehrnazi Boojari" w:date="2019-01-07T09:49:00Z">
        <w:r w:rsidR="006F7CCF">
          <w:rPr>
            <w:rFonts w:ascii="B Lotus" w:hAnsi="B Lotus" w:cs="B Lotus" w:hint="cs"/>
            <w:sz w:val="24"/>
            <w:szCs w:val="24"/>
            <w:rtl/>
            <w:lang w:bidi="fa-IR"/>
          </w:rPr>
          <w:t xml:space="preserve"> نمی‌</w:t>
        </w:r>
      </w:ins>
      <w:r w:rsidR="00165EBF" w:rsidRPr="00471054">
        <w:rPr>
          <w:rFonts w:ascii="B Lotus" w:hAnsi="B Lotus" w:cs="B Lotus" w:hint="cs"/>
          <w:sz w:val="24"/>
          <w:szCs w:val="24"/>
          <w:rtl/>
          <w:lang w:bidi="fa-IR"/>
        </w:rPr>
        <w:t>توان</w:t>
      </w:r>
      <w:del w:id="18797" w:author="Mehrnazi Boojari" w:date="2019-01-07T10:51:00Z">
        <w:r w:rsidR="00165EBF" w:rsidRPr="00471054" w:rsidDel="006A1F1D">
          <w:rPr>
            <w:rFonts w:ascii="B Lotus" w:hAnsi="B Lotus" w:cs="B Lotus" w:hint="cs"/>
            <w:sz w:val="24"/>
            <w:szCs w:val="24"/>
            <w:rtl/>
            <w:lang w:bidi="fa-IR"/>
          </w:rPr>
          <w:delText xml:space="preserve"> تامین </w:delText>
        </w:r>
      </w:del>
      <w:ins w:id="18798" w:author="Mehrnazi Boojari" w:date="2019-01-07T10:51:00Z">
        <w:r w:rsidR="006A1F1D">
          <w:rPr>
            <w:rFonts w:ascii="B Lotus" w:hAnsi="B Lotus" w:cs="B Lotus" w:hint="cs"/>
            <w:sz w:val="24"/>
            <w:szCs w:val="24"/>
            <w:rtl/>
            <w:lang w:bidi="fa-IR"/>
          </w:rPr>
          <w:t xml:space="preserve"> تأمین </w:t>
        </w:r>
      </w:ins>
      <w:r w:rsidR="00165EBF" w:rsidRPr="00471054">
        <w:rPr>
          <w:rFonts w:ascii="B Lotus" w:hAnsi="B Lotus" w:cs="B Lotus" w:hint="cs"/>
          <w:sz w:val="24"/>
          <w:szCs w:val="24"/>
          <w:rtl/>
          <w:lang w:bidi="fa-IR"/>
        </w:rPr>
        <w:t>مالی مناسب برای آن در</w:t>
      </w:r>
      <w:ins w:id="18799" w:author="Mehrnazi Boojari" w:date="2019-01-15T07:26:00Z">
        <w:r w:rsidR="002C6FEE">
          <w:rPr>
            <w:rFonts w:ascii="B Lotus" w:hAnsi="B Lotus" w:cs="Times New Roman" w:hint="eastAsia"/>
            <w:sz w:val="24"/>
            <w:szCs w:val="24"/>
            <w:rtl/>
            <w:lang w:bidi="fa-IR"/>
          </w:rPr>
          <w:t> </w:t>
        </w:r>
      </w:ins>
      <w:del w:id="18800" w:author="Mehrnazi Boojari" w:date="2019-01-15T07:26:00Z">
        <w:r w:rsidR="00165EBF" w:rsidRPr="00471054" w:rsidDel="002C6FEE">
          <w:rPr>
            <w:rFonts w:ascii="B Lotus" w:hAnsi="B Lotus" w:cs="B Lotus" w:hint="cs"/>
            <w:sz w:val="24"/>
            <w:szCs w:val="24"/>
            <w:rtl/>
            <w:lang w:bidi="fa-IR"/>
          </w:rPr>
          <w:delText xml:space="preserve"> </w:delText>
        </w:r>
      </w:del>
      <w:r w:rsidR="00165EBF" w:rsidRPr="00471054">
        <w:rPr>
          <w:rFonts w:ascii="B Lotus" w:hAnsi="B Lotus" w:cs="B Lotus" w:hint="cs"/>
          <w:sz w:val="24"/>
          <w:szCs w:val="24"/>
          <w:rtl/>
          <w:lang w:bidi="fa-IR"/>
        </w:rPr>
        <w:t>نظر گرفت</w:t>
      </w:r>
      <w:ins w:id="18801" w:author="Mehrnazi Boojari" w:date="2019-01-15T07:26:00Z">
        <w:r w:rsidR="002C6FEE">
          <w:rPr>
            <w:rFonts w:ascii="B Lotus" w:hAnsi="B Lotus" w:cs="B Lotus" w:hint="cs"/>
            <w:sz w:val="24"/>
            <w:szCs w:val="24"/>
            <w:rtl/>
            <w:lang w:bidi="fa-IR"/>
          </w:rPr>
          <w:t>،</w:t>
        </w:r>
      </w:ins>
      <w:r w:rsidR="00165EBF" w:rsidRPr="00471054">
        <w:rPr>
          <w:rFonts w:ascii="B Lotus" w:hAnsi="B Lotus" w:cs="B Lotus" w:hint="cs"/>
          <w:sz w:val="24"/>
          <w:szCs w:val="24"/>
          <w:rtl/>
          <w:lang w:bidi="fa-IR"/>
        </w:rPr>
        <w:t xml:space="preserve"> و ثالثا</w:t>
      </w:r>
      <w:ins w:id="18802" w:author="Mehrnazi Boojari" w:date="2019-01-15T07:26:00Z">
        <w:r w:rsidR="002C6FEE">
          <w:rPr>
            <w:rFonts w:ascii="B Lotus" w:hAnsi="B Lotus" w:cs="B Lotus" w:hint="cs"/>
            <w:sz w:val="24"/>
            <w:szCs w:val="24"/>
            <w:rtl/>
            <w:lang w:bidi="fa-IR"/>
          </w:rPr>
          <w:t>ً</w:t>
        </w:r>
      </w:ins>
      <w:r w:rsidR="00165EBF" w:rsidRPr="00471054">
        <w:rPr>
          <w:rFonts w:ascii="B Lotus" w:hAnsi="B Lotus" w:cs="B Lotus" w:hint="cs"/>
          <w:sz w:val="24"/>
          <w:szCs w:val="24"/>
          <w:rtl/>
          <w:lang w:bidi="fa-IR"/>
        </w:rPr>
        <w:t xml:space="preserve"> معماران و</w:t>
      </w:r>
      <w:r w:rsidR="003F26C3" w:rsidRPr="00471054">
        <w:rPr>
          <w:rFonts w:ascii="B Lotus" w:hAnsi="B Lotus" w:cs="B Lotus" w:hint="cs"/>
          <w:sz w:val="24"/>
          <w:szCs w:val="24"/>
          <w:rtl/>
          <w:lang w:bidi="fa-IR"/>
        </w:rPr>
        <w:t xml:space="preserve"> مهندسان طراح را نیز</w:t>
      </w:r>
      <w:del w:id="18803" w:author="Mehrnazi Boojari" w:date="2019-01-07T09:49:00Z">
        <w:r w:rsidR="003F26C3" w:rsidRPr="00471054" w:rsidDel="006F7CCF">
          <w:rPr>
            <w:rFonts w:ascii="B Lotus" w:hAnsi="B Lotus" w:cs="B Lotus" w:hint="cs"/>
            <w:sz w:val="24"/>
            <w:szCs w:val="24"/>
            <w:rtl/>
            <w:lang w:bidi="fa-IR"/>
          </w:rPr>
          <w:delText xml:space="preserve"> نمی </w:delText>
        </w:r>
      </w:del>
      <w:ins w:id="18804" w:author="Mehrnazi Boojari" w:date="2019-01-07T09:49:00Z">
        <w:r w:rsidR="006F7CCF">
          <w:rPr>
            <w:rFonts w:ascii="B Lotus" w:hAnsi="B Lotus" w:cs="B Lotus" w:hint="cs"/>
            <w:sz w:val="24"/>
            <w:szCs w:val="24"/>
            <w:rtl/>
            <w:lang w:bidi="fa-IR"/>
          </w:rPr>
          <w:t xml:space="preserve"> نمی‌</w:t>
        </w:r>
      </w:ins>
      <w:r w:rsidR="003F26C3" w:rsidRPr="00471054">
        <w:rPr>
          <w:rFonts w:ascii="B Lotus" w:hAnsi="B Lotus" w:cs="B Lotus" w:hint="cs"/>
          <w:sz w:val="24"/>
          <w:szCs w:val="24"/>
          <w:rtl/>
          <w:lang w:bidi="fa-IR"/>
        </w:rPr>
        <w:t>توان مطابق با</w:t>
      </w:r>
      <w:r w:rsidR="00165EBF" w:rsidRPr="00471054">
        <w:rPr>
          <w:rFonts w:ascii="B Lotus" w:hAnsi="B Lotus" w:cs="B Lotus" w:hint="cs"/>
          <w:sz w:val="24"/>
          <w:szCs w:val="24"/>
          <w:rtl/>
          <w:lang w:bidi="fa-IR"/>
        </w:rPr>
        <w:t xml:space="preserve"> استانداردی آموزش داد</w:t>
      </w:r>
      <w:del w:id="18805" w:author="Mehrnazi Boojari" w:date="2019-01-07T11:04:00Z">
        <w:r w:rsidR="003F26C3" w:rsidRPr="00471054" w:rsidDel="00DB081F">
          <w:rPr>
            <w:rFonts w:ascii="B Lotus" w:hAnsi="B Lotus" w:cs="B Lotus" w:hint="cs"/>
            <w:sz w:val="24"/>
            <w:szCs w:val="24"/>
            <w:rtl/>
            <w:lang w:bidi="fa-IR"/>
          </w:rPr>
          <w:delText>.</w:delText>
        </w:r>
        <w:r w:rsidR="00165EBF" w:rsidRPr="00471054" w:rsidDel="00DB081F">
          <w:rPr>
            <w:rFonts w:ascii="B Lotus" w:hAnsi="B Lotus" w:cs="B Lotus" w:hint="cs"/>
            <w:sz w:val="24"/>
            <w:szCs w:val="24"/>
            <w:rtl/>
            <w:lang w:bidi="fa-IR"/>
          </w:rPr>
          <w:delText xml:space="preserve"> </w:delText>
        </w:r>
        <w:r w:rsidR="003F26C3" w:rsidRPr="00471054" w:rsidDel="00DB081F">
          <w:rPr>
            <w:rFonts w:ascii="B Lotus" w:hAnsi="B Lotus" w:cs="B Lotus" w:hint="cs"/>
            <w:sz w:val="24"/>
            <w:szCs w:val="24"/>
            <w:rtl/>
            <w:lang w:bidi="fa-IR"/>
          </w:rPr>
          <w:delText xml:space="preserve">لذا </w:delText>
        </w:r>
      </w:del>
      <w:ins w:id="18806" w:author="Mehrnazi Boojari" w:date="2019-01-07T11:04:00Z">
        <w:r w:rsidR="00DB081F">
          <w:rPr>
            <w:rFonts w:ascii="B Lotus" w:hAnsi="B Lotus" w:cs="B Lotus" w:hint="cs"/>
            <w:sz w:val="24"/>
            <w:szCs w:val="24"/>
            <w:rtl/>
            <w:lang w:bidi="fa-IR"/>
          </w:rPr>
          <w:t xml:space="preserve">. لذا، </w:t>
        </w:r>
      </w:ins>
      <w:del w:id="18807" w:author="Mehrnazi Boojari" w:date="2019-01-07T09:45:00Z">
        <w:r w:rsidR="003F26C3" w:rsidRPr="00471054" w:rsidDel="006F7CCF">
          <w:rPr>
            <w:rFonts w:ascii="B Lotus" w:hAnsi="B Lotus" w:cs="B Lotus" w:hint="cs"/>
            <w:sz w:val="24"/>
            <w:szCs w:val="24"/>
            <w:rtl/>
            <w:lang w:bidi="fa-IR"/>
          </w:rPr>
          <w:delText>راه حل</w:delText>
        </w:r>
      </w:del>
      <w:ins w:id="18808" w:author="Mehrnazi Boojari" w:date="2019-01-07T09:45:00Z">
        <w:r w:rsidR="006F7CCF">
          <w:rPr>
            <w:rFonts w:ascii="B Lotus" w:hAnsi="B Lotus" w:cs="B Lotus" w:hint="cs"/>
            <w:sz w:val="24"/>
            <w:szCs w:val="24"/>
            <w:rtl/>
            <w:lang w:bidi="fa-IR"/>
          </w:rPr>
          <w:t>راه‌حل</w:t>
        </w:r>
      </w:ins>
      <w:del w:id="18809" w:author="Mehrnazi Boojari" w:date="2019-01-07T09:46:00Z">
        <w:r w:rsidR="003F26C3" w:rsidRPr="00471054" w:rsidDel="006F7CCF">
          <w:rPr>
            <w:rFonts w:ascii="B Lotus" w:hAnsi="B Lotus" w:cs="B Lotus" w:hint="cs"/>
            <w:sz w:val="24"/>
            <w:szCs w:val="24"/>
            <w:rtl/>
            <w:lang w:bidi="fa-IR"/>
          </w:rPr>
          <w:delText xml:space="preserve"> های </w:delText>
        </w:r>
      </w:del>
      <w:ins w:id="18810" w:author="Mehrnazi Boojari" w:date="2019-01-07T09:46:00Z">
        <w:r w:rsidR="006F7CCF">
          <w:rPr>
            <w:rFonts w:ascii="B Lotus" w:hAnsi="B Lotus" w:cs="B Lotus" w:hint="cs"/>
            <w:sz w:val="24"/>
            <w:szCs w:val="24"/>
            <w:rtl/>
            <w:lang w:bidi="fa-IR"/>
          </w:rPr>
          <w:t xml:space="preserve">‌های </w:t>
        </w:r>
      </w:ins>
      <w:r w:rsidR="003F26C3" w:rsidRPr="00471054">
        <w:rPr>
          <w:rFonts w:ascii="B Lotus" w:hAnsi="B Lotus" w:cs="B Lotus" w:hint="cs"/>
          <w:sz w:val="24"/>
          <w:szCs w:val="24"/>
          <w:rtl/>
          <w:lang w:bidi="fa-IR"/>
        </w:rPr>
        <w:t>این عامل برای موضوع مسکن روستایی از اهمیت زیادی برخوردار است</w:t>
      </w:r>
      <w:del w:id="18811" w:author="Mehrnazi Boojari" w:date="2019-01-07T09:53:00Z">
        <w:r w:rsidR="003F26C3" w:rsidRPr="00471054" w:rsidDel="006F7CCF">
          <w:rPr>
            <w:rFonts w:ascii="B Lotus" w:hAnsi="B Lotus" w:cs="B Lotus" w:hint="cs"/>
            <w:sz w:val="24"/>
            <w:szCs w:val="24"/>
            <w:rtl/>
            <w:lang w:bidi="fa-IR"/>
          </w:rPr>
          <w:delText xml:space="preserve"> . </w:delText>
        </w:r>
      </w:del>
      <w:ins w:id="18812" w:author="Mehrnazi Boojari" w:date="2019-01-07T09:53:00Z">
        <w:r w:rsidR="006F7CCF">
          <w:rPr>
            <w:rFonts w:ascii="B Lotus" w:hAnsi="B Lotus" w:cs="B Lotus" w:hint="cs"/>
            <w:sz w:val="24"/>
            <w:szCs w:val="24"/>
            <w:rtl/>
            <w:lang w:bidi="fa-IR"/>
          </w:rPr>
          <w:t xml:space="preserve">. </w:t>
        </w:r>
      </w:ins>
    </w:p>
    <w:p w14:paraId="5CC97928" w14:textId="77777777" w:rsidR="00E7186E" w:rsidRPr="00471054" w:rsidRDefault="003F26C3" w:rsidP="00A4670A">
      <w:pPr>
        <w:bidi/>
        <w:ind w:firstLine="227"/>
        <w:jc w:val="both"/>
        <w:rPr>
          <w:rFonts w:ascii="B Lotus" w:hAnsi="B Lotus" w:cs="B Lotus"/>
          <w:sz w:val="24"/>
          <w:szCs w:val="24"/>
          <w:rtl/>
        </w:rPr>
      </w:pPr>
      <w:r w:rsidRPr="00471054">
        <w:rPr>
          <w:rFonts w:ascii="B Lotus" w:hAnsi="B Lotus" w:cs="B Lotus" w:hint="cs"/>
          <w:sz w:val="24"/>
          <w:szCs w:val="24"/>
          <w:rtl/>
          <w:lang w:bidi="fa-IR"/>
        </w:rPr>
        <w:t>با مشخص</w:t>
      </w:r>
      <w:del w:id="18813" w:author="Mehrnazi Boojari" w:date="2019-01-07T10:33:00Z">
        <w:r w:rsidRPr="00471054" w:rsidDel="006C73A5">
          <w:rPr>
            <w:rFonts w:ascii="B Lotus" w:hAnsi="B Lotus" w:cs="B Lotus" w:hint="cs"/>
            <w:sz w:val="24"/>
            <w:szCs w:val="24"/>
            <w:rtl/>
            <w:lang w:bidi="fa-IR"/>
          </w:rPr>
          <w:delText xml:space="preserve"> شدن </w:delText>
        </w:r>
      </w:del>
      <w:ins w:id="18814" w:author="Mehrnazi Boojari" w:date="2019-01-07T10:33:00Z">
        <w:r w:rsidR="006C73A5">
          <w:rPr>
            <w:rFonts w:ascii="B Lotus" w:hAnsi="B Lotus" w:cs="B Lotus" w:hint="cs"/>
            <w:sz w:val="24"/>
            <w:szCs w:val="24"/>
            <w:rtl/>
            <w:lang w:bidi="fa-IR"/>
          </w:rPr>
          <w:t xml:space="preserve">‌شدن </w:t>
        </w:r>
      </w:ins>
      <w:r w:rsidRPr="00471054">
        <w:rPr>
          <w:rFonts w:ascii="B Lotus" w:hAnsi="B Lotus" w:cs="B Lotus" w:hint="cs"/>
          <w:sz w:val="24"/>
          <w:szCs w:val="24"/>
          <w:rtl/>
          <w:lang w:bidi="fa-IR"/>
        </w:rPr>
        <w:t xml:space="preserve">حوزه تقنین برای انتخاب </w:t>
      </w:r>
      <w:del w:id="18815" w:author="Mehrnazi Boojari" w:date="2019-01-07T09:45:00Z">
        <w:r w:rsidRPr="00471054" w:rsidDel="006F7CCF">
          <w:rPr>
            <w:rFonts w:ascii="B Lotus" w:hAnsi="B Lotus" w:cs="B Lotus" w:hint="cs"/>
            <w:sz w:val="24"/>
            <w:szCs w:val="24"/>
            <w:rtl/>
            <w:lang w:bidi="fa-IR"/>
          </w:rPr>
          <w:delText>راه حل</w:delText>
        </w:r>
      </w:del>
      <w:ins w:id="18816"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 xml:space="preserve"> محوری و عامل ضوابط و م</w:t>
      </w:r>
      <w:r w:rsidR="00E7186E" w:rsidRPr="00471054">
        <w:rPr>
          <w:rFonts w:ascii="B Lotus" w:hAnsi="B Lotus" w:cs="B Lotus" w:hint="cs"/>
          <w:sz w:val="24"/>
          <w:szCs w:val="24"/>
          <w:rtl/>
          <w:lang w:bidi="fa-IR"/>
        </w:rPr>
        <w:t>قررات طراحی و ساخت مسکن روستایی در بین عامل</w:t>
      </w:r>
      <w:ins w:id="18817" w:author="Mehrnazi Boojari" w:date="2019-01-15T07:28:00Z">
        <w:r w:rsidR="00A4670A">
          <w:rPr>
            <w:rFonts w:ascii="B Lotus" w:hAnsi="B Lotus" w:cs="B Nazanin" w:hint="cs"/>
            <w:sz w:val="24"/>
            <w:szCs w:val="24"/>
            <w:rtl/>
            <w:lang w:bidi="fa-IR"/>
          </w:rPr>
          <w:t>‌</w:t>
        </w:r>
      </w:ins>
      <w:del w:id="18818" w:author="Mehrnazi Boojari" w:date="2019-01-15T07:28:00Z">
        <w:r w:rsidR="00E7186E" w:rsidRPr="00471054" w:rsidDel="00A4670A">
          <w:rPr>
            <w:rFonts w:ascii="B Lotus" w:hAnsi="B Lotus" w:cs="B Lotus" w:hint="cs"/>
            <w:sz w:val="24"/>
            <w:szCs w:val="24"/>
            <w:rtl/>
            <w:lang w:bidi="fa-IR"/>
          </w:rPr>
          <w:delText xml:space="preserve"> </w:delText>
        </w:r>
      </w:del>
      <w:r w:rsidR="00E7186E" w:rsidRPr="00471054">
        <w:rPr>
          <w:rFonts w:ascii="B Lotus" w:hAnsi="B Lotus" w:cs="B Lotus" w:hint="cs"/>
          <w:sz w:val="24"/>
          <w:szCs w:val="24"/>
          <w:rtl/>
          <w:lang w:bidi="fa-IR"/>
        </w:rPr>
        <w:t>ها</w:t>
      </w:r>
      <w:r w:rsidR="00711484" w:rsidRPr="00471054">
        <w:rPr>
          <w:rFonts w:ascii="B Lotus" w:hAnsi="B Lotus" w:cs="B Lotus" w:hint="cs"/>
          <w:sz w:val="24"/>
          <w:szCs w:val="24"/>
          <w:rtl/>
          <w:lang w:bidi="fa-IR"/>
        </w:rPr>
        <w:t>،</w:t>
      </w:r>
      <w:r w:rsidR="00E7186E" w:rsidRPr="00471054">
        <w:rPr>
          <w:rFonts w:ascii="B Lotus" w:hAnsi="B Lotus" w:cs="B Lotus" w:hint="cs"/>
          <w:sz w:val="24"/>
          <w:szCs w:val="24"/>
          <w:rtl/>
          <w:lang w:bidi="fa-IR"/>
        </w:rPr>
        <w:t xml:space="preserve"> </w:t>
      </w:r>
      <w:del w:id="18819" w:author="Mehrnazi Boojari" w:date="2019-01-07T09:45:00Z">
        <w:r w:rsidR="00E7186E" w:rsidRPr="00471054" w:rsidDel="006F7CCF">
          <w:rPr>
            <w:rFonts w:ascii="B Lotus" w:hAnsi="B Lotus" w:cs="B Lotus" w:hint="cs"/>
            <w:sz w:val="24"/>
            <w:szCs w:val="24"/>
            <w:rtl/>
            <w:lang w:bidi="fa-IR"/>
          </w:rPr>
          <w:delText>راه حل</w:delText>
        </w:r>
      </w:del>
      <w:ins w:id="18820" w:author="Mehrnazi Boojari" w:date="2019-01-07T09:45:00Z">
        <w:r w:rsidR="006F7CCF">
          <w:rPr>
            <w:rFonts w:ascii="B Lotus" w:hAnsi="B Lotus" w:cs="B Lotus" w:hint="cs"/>
            <w:sz w:val="24"/>
            <w:szCs w:val="24"/>
            <w:rtl/>
            <w:lang w:bidi="fa-IR"/>
          </w:rPr>
          <w:t>راه‌حل</w:t>
        </w:r>
      </w:ins>
      <w:del w:id="18821" w:author="Mehrnazi Boojari" w:date="2019-01-07T09:46:00Z">
        <w:r w:rsidR="00E7186E" w:rsidRPr="00471054" w:rsidDel="006F7CCF">
          <w:rPr>
            <w:rFonts w:ascii="B Lotus" w:hAnsi="B Lotus" w:cs="B Lotus" w:hint="cs"/>
            <w:sz w:val="24"/>
            <w:szCs w:val="24"/>
            <w:rtl/>
            <w:lang w:bidi="fa-IR"/>
          </w:rPr>
          <w:delText xml:space="preserve"> های </w:delText>
        </w:r>
      </w:del>
      <w:ins w:id="18822" w:author="Mehrnazi Boojari" w:date="2019-01-07T09:46:00Z">
        <w:r w:rsidR="006F7CCF">
          <w:rPr>
            <w:rFonts w:ascii="B Lotus" w:hAnsi="B Lotus" w:cs="B Lotus" w:hint="cs"/>
            <w:sz w:val="24"/>
            <w:szCs w:val="24"/>
            <w:rtl/>
            <w:lang w:bidi="fa-IR"/>
          </w:rPr>
          <w:t xml:space="preserve">‌های </w:t>
        </w:r>
      </w:ins>
      <w:r w:rsidR="00E7186E" w:rsidRPr="00471054">
        <w:rPr>
          <w:rFonts w:ascii="B Lotus" w:hAnsi="B Lotus" w:cs="B Lotus" w:hint="cs"/>
          <w:sz w:val="24"/>
          <w:szCs w:val="24"/>
          <w:rtl/>
          <w:lang w:bidi="fa-IR"/>
        </w:rPr>
        <w:t>این عامل</w:t>
      </w:r>
      <w:ins w:id="18823" w:author="Mehrnazi Boojari" w:date="2019-01-15T07:28:00Z">
        <w:r w:rsidR="00A4670A">
          <w:rPr>
            <w:rFonts w:ascii="B Lotus" w:hAnsi="B Lotus" w:cs="B Nazanin" w:hint="cs"/>
            <w:sz w:val="24"/>
            <w:szCs w:val="24"/>
            <w:rtl/>
            <w:lang w:bidi="fa-IR"/>
          </w:rPr>
          <w:t>‌</w:t>
        </w:r>
      </w:ins>
      <w:del w:id="18824" w:author="Mehrnazi Boojari" w:date="2019-01-15T07:28:00Z">
        <w:r w:rsidR="00711484" w:rsidRPr="00471054" w:rsidDel="00A4670A">
          <w:rPr>
            <w:rFonts w:ascii="B Lotus" w:hAnsi="B Lotus" w:cs="B Lotus" w:hint="cs"/>
            <w:sz w:val="24"/>
            <w:szCs w:val="24"/>
            <w:rtl/>
            <w:lang w:bidi="fa-IR"/>
          </w:rPr>
          <w:delText>،</w:delText>
        </w:r>
      </w:del>
      <w:r w:rsidR="00E7186E" w:rsidRPr="00471054">
        <w:rPr>
          <w:rFonts w:ascii="B Lotus" w:hAnsi="B Lotus" w:cs="B Lotus" w:hint="cs"/>
          <w:sz w:val="24"/>
          <w:szCs w:val="24"/>
          <w:rtl/>
          <w:lang w:bidi="fa-IR"/>
        </w:rPr>
        <w:t xml:space="preserve"> در حوزه تقنین برای موضوع مسکن روستایی دارای اولویت است. </w:t>
      </w:r>
      <w:r w:rsidR="008A7ED7" w:rsidRPr="00471054">
        <w:rPr>
          <w:rFonts w:ascii="B Lotus" w:hAnsi="B Lotus" w:cs="B Lotus" w:hint="cs"/>
          <w:sz w:val="24"/>
          <w:szCs w:val="24"/>
          <w:rtl/>
          <w:lang w:bidi="fa-IR"/>
        </w:rPr>
        <w:t xml:space="preserve">تنها </w:t>
      </w:r>
      <w:del w:id="18825" w:author="Mehrnazi Boojari" w:date="2019-01-07T09:45:00Z">
        <w:r w:rsidR="008A7ED7" w:rsidRPr="00471054" w:rsidDel="006F7CCF">
          <w:rPr>
            <w:rFonts w:ascii="B Lotus" w:hAnsi="B Lotus" w:cs="B Lotus" w:hint="cs"/>
            <w:sz w:val="24"/>
            <w:szCs w:val="24"/>
            <w:rtl/>
            <w:lang w:bidi="fa-IR"/>
          </w:rPr>
          <w:delText>راه حل</w:delText>
        </w:r>
      </w:del>
      <w:ins w:id="18826" w:author="Mehrnazi Boojari" w:date="2019-01-07T09:45:00Z">
        <w:r w:rsidR="006F7CCF">
          <w:rPr>
            <w:rFonts w:ascii="B Lotus" w:hAnsi="B Lotus" w:cs="B Lotus" w:hint="cs"/>
            <w:sz w:val="24"/>
            <w:szCs w:val="24"/>
            <w:rtl/>
            <w:lang w:bidi="fa-IR"/>
          </w:rPr>
          <w:t>راه‌حل</w:t>
        </w:r>
      </w:ins>
      <w:r w:rsidR="008A7ED7" w:rsidRPr="00471054">
        <w:rPr>
          <w:rFonts w:ascii="B Lotus" w:hAnsi="B Lotus" w:cs="B Lotus" w:hint="cs"/>
          <w:sz w:val="24"/>
          <w:szCs w:val="24"/>
          <w:rtl/>
          <w:lang w:bidi="fa-IR"/>
        </w:rPr>
        <w:t xml:space="preserve"> جامع ارائه</w:t>
      </w:r>
      <w:ins w:id="18827" w:author="Mehrnazi Boojari" w:date="2019-01-15T07:28:00Z">
        <w:r w:rsidR="00A4670A">
          <w:rPr>
            <w:rFonts w:ascii="B Lotus" w:hAnsi="B Lotus" w:cs="B Nazanin" w:hint="cs"/>
            <w:sz w:val="24"/>
            <w:szCs w:val="24"/>
            <w:rtl/>
            <w:lang w:bidi="fa-IR"/>
          </w:rPr>
          <w:t>‌</w:t>
        </w:r>
      </w:ins>
      <w:del w:id="18828" w:author="Mehrnazi Boojari" w:date="2019-01-15T07:28:00Z">
        <w:r w:rsidR="008A7ED7" w:rsidRPr="00471054" w:rsidDel="00A4670A">
          <w:rPr>
            <w:rFonts w:ascii="B Lotus" w:hAnsi="B Lotus" w:cs="B Lotus" w:hint="cs"/>
            <w:sz w:val="24"/>
            <w:szCs w:val="24"/>
            <w:rtl/>
            <w:lang w:bidi="fa-IR"/>
          </w:rPr>
          <w:delText xml:space="preserve"> </w:delText>
        </w:r>
      </w:del>
      <w:r w:rsidR="008A7ED7" w:rsidRPr="00471054">
        <w:rPr>
          <w:rFonts w:ascii="B Lotus" w:hAnsi="B Lotus" w:cs="B Lotus" w:hint="cs"/>
          <w:sz w:val="24"/>
          <w:szCs w:val="24"/>
          <w:rtl/>
          <w:lang w:bidi="fa-IR"/>
        </w:rPr>
        <w:t>شده برای عامل</w:t>
      </w:r>
      <w:r w:rsidR="00E7186E" w:rsidRPr="00471054">
        <w:rPr>
          <w:rFonts w:ascii="B Lotus" w:hAnsi="B Lotus" w:cs="B Lotus" w:hint="cs"/>
          <w:sz w:val="24"/>
          <w:szCs w:val="24"/>
          <w:rtl/>
          <w:lang w:bidi="fa-IR"/>
        </w:rPr>
        <w:t xml:space="preserve"> فوق</w:t>
      </w:r>
      <w:r w:rsidR="008A7ED7" w:rsidRPr="00471054">
        <w:rPr>
          <w:rFonts w:ascii="B Lotus" w:hAnsi="B Lotus" w:cs="B Lotus" w:hint="cs"/>
          <w:sz w:val="24"/>
          <w:szCs w:val="24"/>
          <w:rtl/>
          <w:lang w:bidi="fa-IR"/>
        </w:rPr>
        <w:t xml:space="preserve"> </w:t>
      </w:r>
      <w:del w:id="18829" w:author="Mehrnazi Boojari" w:date="2019-01-15T07:28:00Z">
        <w:r w:rsidR="008A7ED7" w:rsidRPr="00A4670A" w:rsidDel="00A4670A">
          <w:rPr>
            <w:rFonts w:ascii="B Lotus" w:hAnsi="B Lotus" w:cs="B Lotus" w:hint="cs"/>
            <w:sz w:val="24"/>
            <w:szCs w:val="24"/>
            <w:rtl/>
            <w:lang w:bidi="fa-IR"/>
          </w:rPr>
          <w:delText xml:space="preserve">" </w:delText>
        </w:r>
      </w:del>
      <w:ins w:id="18830" w:author="Mehrnazi Boojari" w:date="2019-01-15T07:28:00Z">
        <w:r w:rsidR="00A4670A" w:rsidRPr="00E6527F">
          <w:rPr>
            <w:rFonts w:ascii="B Lotus" w:hAnsi="B Lotus" w:cs="B Lotus" w:hint="cs"/>
            <w:sz w:val="24"/>
            <w:szCs w:val="24"/>
            <w:rtl/>
            <w:lang w:bidi="fa-IR"/>
          </w:rPr>
          <w:t>«</w:t>
        </w:r>
      </w:ins>
      <w:r w:rsidR="008A7ED7" w:rsidRPr="00A4670A">
        <w:rPr>
          <w:rFonts w:ascii="B Lotus" w:hAnsi="B Lotus" w:cs="B Lotus"/>
          <w:sz w:val="24"/>
          <w:szCs w:val="24"/>
          <w:rtl/>
          <w:rPrChange w:id="18831" w:author="Mehrnazi Boojari" w:date="2019-01-15T07:29:00Z">
            <w:rPr>
              <w:rFonts w:ascii="B Lotus" w:eastAsia="B Nazanin" w:hAnsi="B Lotus" w:cs="B Lotus"/>
              <w:b/>
              <w:bCs/>
              <w:color w:val="000000" w:themeColor="text1"/>
              <w:sz w:val="24"/>
              <w:szCs w:val="24"/>
              <w:rtl/>
              <w:lang w:bidi="fa-IR"/>
            </w:rPr>
          </w:rPrChange>
        </w:rPr>
        <w:t>تدو</w:t>
      </w:r>
      <w:r w:rsidR="008A7ED7" w:rsidRPr="00A4670A">
        <w:rPr>
          <w:rFonts w:ascii="B Lotus" w:hAnsi="B Lotus" w:cs="B Lotus" w:hint="cs"/>
          <w:sz w:val="24"/>
          <w:szCs w:val="24"/>
          <w:rtl/>
          <w:rPrChange w:id="18832" w:author="Mehrnazi Boojari" w:date="2019-01-15T07:29:00Z">
            <w:rPr>
              <w:rFonts w:ascii="B Lotus" w:eastAsia="B Nazanin" w:hAnsi="B Lotus" w:cs="B Lotus" w:hint="cs"/>
              <w:b/>
              <w:bCs/>
              <w:color w:val="000000" w:themeColor="text1"/>
              <w:sz w:val="24"/>
              <w:szCs w:val="24"/>
              <w:rtl/>
              <w:lang w:bidi="fa-IR"/>
            </w:rPr>
          </w:rPrChange>
        </w:rPr>
        <w:t>ی</w:t>
      </w:r>
      <w:r w:rsidR="008A7ED7" w:rsidRPr="00A4670A">
        <w:rPr>
          <w:rFonts w:ascii="B Lotus" w:hAnsi="B Lotus" w:cs="B Lotus" w:hint="eastAsia"/>
          <w:sz w:val="24"/>
          <w:szCs w:val="24"/>
          <w:rtl/>
          <w:rPrChange w:id="18833" w:author="Mehrnazi Boojari" w:date="2019-01-15T07:29:00Z">
            <w:rPr>
              <w:rFonts w:ascii="B Lotus" w:eastAsia="B Nazanin" w:hAnsi="B Lotus" w:cs="B Lotus" w:hint="eastAsia"/>
              <w:b/>
              <w:bCs/>
              <w:color w:val="000000" w:themeColor="text1"/>
              <w:sz w:val="24"/>
              <w:szCs w:val="24"/>
              <w:rtl/>
              <w:lang w:bidi="fa-IR"/>
            </w:rPr>
          </w:rPrChange>
        </w:rPr>
        <w:t>ن</w:t>
      </w:r>
      <w:r w:rsidR="008A7ED7" w:rsidRPr="00A4670A">
        <w:rPr>
          <w:rFonts w:ascii="B Lotus" w:hAnsi="B Lotus" w:cs="B Lotus"/>
          <w:sz w:val="24"/>
          <w:szCs w:val="24"/>
          <w:rtl/>
          <w:rPrChange w:id="18834" w:author="Mehrnazi Boojari" w:date="2019-01-15T07:29:00Z">
            <w:rPr>
              <w:rFonts w:ascii="B Lotus" w:eastAsia="B Nazanin" w:hAnsi="B Lotus" w:cs="B Lotus"/>
              <w:b/>
              <w:bCs/>
              <w:color w:val="000000" w:themeColor="text1"/>
              <w:sz w:val="24"/>
              <w:szCs w:val="24"/>
              <w:rtl/>
              <w:lang w:bidi="fa-IR"/>
            </w:rPr>
          </w:rPrChange>
        </w:rPr>
        <w:t xml:space="preserve"> مقررات و ضوابط </w:t>
      </w:r>
      <w:del w:id="18835" w:author="Mehrnazi Boojari" w:date="2019-01-07T22:28:00Z">
        <w:r w:rsidR="008A7ED7" w:rsidRPr="00A4670A" w:rsidDel="00051F26">
          <w:rPr>
            <w:rFonts w:ascii="B Lotus" w:hAnsi="B Lotus" w:cs="B Lotus" w:hint="eastAsia"/>
            <w:sz w:val="24"/>
            <w:szCs w:val="24"/>
            <w:rtl/>
            <w:rPrChange w:id="18836" w:author="Mehrnazi Boojari" w:date="2019-01-15T07:29:00Z">
              <w:rPr>
                <w:rFonts w:ascii="B Lotus" w:eastAsia="B Nazanin" w:hAnsi="B Lotus" w:cs="B Lotus" w:hint="eastAsia"/>
                <w:b/>
                <w:bCs/>
                <w:color w:val="000000" w:themeColor="text1"/>
                <w:sz w:val="24"/>
                <w:szCs w:val="24"/>
                <w:rtl/>
                <w:lang w:bidi="fa-IR"/>
              </w:rPr>
            </w:rPrChange>
          </w:rPr>
          <w:delText>ساخت</w:delText>
        </w:r>
        <w:r w:rsidR="008A7ED7" w:rsidRPr="00A4670A" w:rsidDel="00051F26">
          <w:rPr>
            <w:rFonts w:ascii="B Lotus" w:hAnsi="B Lotus" w:cs="B Lotus"/>
            <w:sz w:val="24"/>
            <w:szCs w:val="24"/>
            <w:rtl/>
            <w:rPrChange w:id="18837" w:author="Mehrnazi Boojari" w:date="2019-01-15T07:29:00Z">
              <w:rPr>
                <w:rFonts w:ascii="B Lotus" w:eastAsia="B Nazanin" w:hAnsi="B Lotus" w:cs="B Lotus"/>
                <w:b/>
                <w:bCs/>
                <w:color w:val="000000" w:themeColor="text1"/>
                <w:sz w:val="24"/>
                <w:szCs w:val="24"/>
                <w:rtl/>
                <w:lang w:bidi="fa-IR"/>
              </w:rPr>
            </w:rPrChange>
          </w:rPr>
          <w:delText xml:space="preserve"> </w:delText>
        </w:r>
        <w:r w:rsidR="008A7ED7" w:rsidRPr="00A4670A" w:rsidDel="00051F26">
          <w:rPr>
            <w:rFonts w:ascii="B Lotus" w:hAnsi="B Lotus" w:cs="B Lotus" w:hint="eastAsia"/>
            <w:sz w:val="24"/>
            <w:szCs w:val="24"/>
            <w:rtl/>
            <w:rPrChange w:id="18838" w:author="Mehrnazi Boojari" w:date="2019-01-15T07:29:00Z">
              <w:rPr>
                <w:rFonts w:ascii="B Lotus" w:eastAsia="B Nazanin" w:hAnsi="B Lotus" w:cs="B Lotus" w:hint="eastAsia"/>
                <w:b/>
                <w:bCs/>
                <w:color w:val="000000" w:themeColor="text1"/>
                <w:sz w:val="24"/>
                <w:szCs w:val="24"/>
                <w:rtl/>
                <w:lang w:bidi="fa-IR"/>
              </w:rPr>
            </w:rPrChange>
          </w:rPr>
          <w:delText>و</w:delText>
        </w:r>
        <w:r w:rsidR="008A7ED7" w:rsidRPr="00A4670A" w:rsidDel="00051F26">
          <w:rPr>
            <w:rFonts w:ascii="B Lotus" w:hAnsi="B Lotus" w:cs="B Lotus"/>
            <w:sz w:val="24"/>
            <w:szCs w:val="24"/>
            <w:rtl/>
            <w:rPrChange w:id="18839" w:author="Mehrnazi Boojari" w:date="2019-01-15T07:29:00Z">
              <w:rPr>
                <w:rFonts w:ascii="B Lotus" w:eastAsia="B Nazanin" w:hAnsi="B Lotus" w:cs="B Lotus"/>
                <w:b/>
                <w:bCs/>
                <w:color w:val="000000" w:themeColor="text1"/>
                <w:sz w:val="24"/>
                <w:szCs w:val="24"/>
                <w:rtl/>
                <w:lang w:bidi="fa-IR"/>
              </w:rPr>
            </w:rPrChange>
          </w:rPr>
          <w:delText xml:space="preserve"> </w:delText>
        </w:r>
        <w:r w:rsidR="008A7ED7" w:rsidRPr="00A4670A" w:rsidDel="00051F26">
          <w:rPr>
            <w:rFonts w:ascii="B Lotus" w:hAnsi="B Lotus" w:cs="B Lotus" w:hint="eastAsia"/>
            <w:sz w:val="24"/>
            <w:szCs w:val="24"/>
            <w:rtl/>
            <w:rPrChange w:id="18840" w:author="Mehrnazi Boojari" w:date="2019-01-15T07:29:00Z">
              <w:rPr>
                <w:rFonts w:ascii="B Lotus" w:eastAsia="B Nazanin" w:hAnsi="B Lotus" w:cs="B Lotus" w:hint="eastAsia"/>
                <w:b/>
                <w:bCs/>
                <w:color w:val="000000" w:themeColor="text1"/>
                <w:sz w:val="24"/>
                <w:szCs w:val="24"/>
                <w:rtl/>
                <w:lang w:bidi="fa-IR"/>
              </w:rPr>
            </w:rPrChange>
          </w:rPr>
          <w:delText>ساز</w:delText>
        </w:r>
      </w:del>
      <w:ins w:id="18841" w:author="Mehrnazi Boojari" w:date="2019-01-07T22:28:00Z">
        <w:r w:rsidR="00051F26" w:rsidRPr="00A4670A">
          <w:rPr>
            <w:rFonts w:ascii="B Lotus" w:hAnsi="B Lotus" w:cs="B Lotus" w:hint="eastAsia"/>
            <w:sz w:val="24"/>
            <w:szCs w:val="24"/>
            <w:rtl/>
            <w:rPrChange w:id="18842" w:author="Mehrnazi Boojari" w:date="2019-01-15T07:29:00Z">
              <w:rPr>
                <w:rFonts w:ascii="B Lotus" w:eastAsia="B Nazanin" w:hAnsi="B Lotus" w:cs="B Lotus" w:hint="eastAsia"/>
                <w:b/>
                <w:bCs/>
                <w:color w:val="000000" w:themeColor="text1"/>
                <w:sz w:val="24"/>
                <w:szCs w:val="24"/>
                <w:rtl/>
                <w:lang w:bidi="fa-IR"/>
              </w:rPr>
            </w:rPrChange>
          </w:rPr>
          <w:t>ساخت</w:t>
        </w:r>
        <w:r w:rsidR="00051F26" w:rsidRPr="00A4670A">
          <w:rPr>
            <w:rFonts w:ascii="Times New Roman" w:hAnsi="Times New Roman" w:cs="Times New Roman" w:hint="eastAsia"/>
            <w:sz w:val="24"/>
            <w:szCs w:val="24"/>
            <w:rtl/>
            <w:rPrChange w:id="18843" w:author="Mehrnazi Boojari" w:date="2019-01-15T07:29:00Z">
              <w:rPr>
                <w:rFonts w:ascii="Times New Roman" w:eastAsia="B Nazanin" w:hAnsi="Times New Roman" w:cs="Times New Roman" w:hint="eastAsia"/>
                <w:b/>
                <w:bCs/>
                <w:color w:val="000000" w:themeColor="text1"/>
                <w:sz w:val="24"/>
                <w:szCs w:val="24"/>
                <w:rtl/>
                <w:lang w:bidi="fa-IR"/>
              </w:rPr>
            </w:rPrChange>
          </w:rPr>
          <w:t> </w:t>
        </w:r>
        <w:r w:rsidR="00051F26" w:rsidRPr="00A4670A">
          <w:rPr>
            <w:rFonts w:ascii="B Lotus" w:hAnsi="B Lotus" w:cs="B Lotus" w:hint="eastAsia"/>
            <w:sz w:val="24"/>
            <w:szCs w:val="24"/>
            <w:rtl/>
            <w:rPrChange w:id="18844" w:author="Mehrnazi Boojari" w:date="2019-01-15T07:29:00Z">
              <w:rPr>
                <w:rFonts w:ascii="B Lotus" w:eastAsia="B Nazanin" w:hAnsi="B Lotus" w:cs="B Lotus" w:hint="eastAsia"/>
                <w:b/>
                <w:bCs/>
                <w:color w:val="000000" w:themeColor="text1"/>
                <w:sz w:val="24"/>
                <w:szCs w:val="24"/>
                <w:rtl/>
                <w:lang w:bidi="fa-IR"/>
              </w:rPr>
            </w:rPrChange>
          </w:rPr>
          <w:t>و</w:t>
        </w:r>
        <w:r w:rsidR="00051F26" w:rsidRPr="00A4670A">
          <w:rPr>
            <w:rFonts w:ascii="Times New Roman" w:hAnsi="Times New Roman" w:cs="Times New Roman" w:hint="eastAsia"/>
            <w:sz w:val="24"/>
            <w:szCs w:val="24"/>
            <w:rtl/>
            <w:rPrChange w:id="18845" w:author="Mehrnazi Boojari" w:date="2019-01-15T07:29:00Z">
              <w:rPr>
                <w:rFonts w:ascii="Times New Roman" w:eastAsia="B Nazanin" w:hAnsi="Times New Roman" w:cs="Times New Roman" w:hint="eastAsia"/>
                <w:b/>
                <w:bCs/>
                <w:color w:val="000000" w:themeColor="text1"/>
                <w:sz w:val="24"/>
                <w:szCs w:val="24"/>
                <w:rtl/>
                <w:lang w:bidi="fa-IR"/>
              </w:rPr>
            </w:rPrChange>
          </w:rPr>
          <w:t> </w:t>
        </w:r>
        <w:r w:rsidR="00051F26" w:rsidRPr="00A4670A">
          <w:rPr>
            <w:rFonts w:ascii="B Lotus" w:hAnsi="B Lotus" w:cs="B Lotus" w:hint="eastAsia"/>
            <w:sz w:val="24"/>
            <w:szCs w:val="24"/>
            <w:rtl/>
            <w:rPrChange w:id="18846" w:author="Mehrnazi Boojari" w:date="2019-01-15T07:29:00Z">
              <w:rPr>
                <w:rFonts w:ascii="B Lotus" w:eastAsia="B Nazanin" w:hAnsi="B Lotus" w:cs="B Lotus" w:hint="eastAsia"/>
                <w:b/>
                <w:bCs/>
                <w:color w:val="000000" w:themeColor="text1"/>
                <w:sz w:val="24"/>
                <w:szCs w:val="24"/>
                <w:rtl/>
                <w:lang w:bidi="fa-IR"/>
              </w:rPr>
            </w:rPrChange>
          </w:rPr>
          <w:t>ساز</w:t>
        </w:r>
      </w:ins>
      <w:r w:rsidR="008A7ED7" w:rsidRPr="00A4670A">
        <w:rPr>
          <w:rFonts w:ascii="B Lotus" w:hAnsi="B Lotus" w:cs="B Lotus"/>
          <w:sz w:val="24"/>
          <w:szCs w:val="24"/>
          <w:rtl/>
          <w:rPrChange w:id="18847" w:author="Mehrnazi Boojari" w:date="2019-01-15T07:29:00Z">
            <w:rPr>
              <w:rFonts w:ascii="B Lotus" w:eastAsia="B Nazanin" w:hAnsi="B Lotus" w:cs="B Lotus"/>
              <w:b/>
              <w:bCs/>
              <w:color w:val="000000" w:themeColor="text1"/>
              <w:sz w:val="24"/>
              <w:szCs w:val="24"/>
              <w:rtl/>
              <w:lang w:bidi="fa-IR"/>
            </w:rPr>
          </w:rPrChange>
        </w:rPr>
        <w:t xml:space="preserve"> روستا</w:t>
      </w:r>
      <w:r w:rsidR="008A7ED7" w:rsidRPr="00A4670A">
        <w:rPr>
          <w:rFonts w:ascii="B Lotus" w:hAnsi="B Lotus" w:cs="B Lotus" w:hint="cs"/>
          <w:sz w:val="24"/>
          <w:szCs w:val="24"/>
          <w:rtl/>
          <w:rPrChange w:id="18848" w:author="Mehrnazi Boojari" w:date="2019-01-15T07:29:00Z">
            <w:rPr>
              <w:rFonts w:ascii="B Lotus" w:eastAsia="B Nazanin" w:hAnsi="B Lotus" w:cs="B Lotus" w:hint="cs"/>
              <w:b/>
              <w:bCs/>
              <w:color w:val="000000" w:themeColor="text1"/>
              <w:sz w:val="24"/>
              <w:szCs w:val="24"/>
              <w:rtl/>
              <w:lang w:bidi="fa-IR"/>
            </w:rPr>
          </w:rPrChange>
        </w:rPr>
        <w:t>یی</w:t>
      </w:r>
      <w:r w:rsidR="008A7ED7" w:rsidRPr="00A4670A">
        <w:rPr>
          <w:rFonts w:ascii="B Lotus" w:hAnsi="B Lotus" w:cs="B Lotus"/>
          <w:sz w:val="24"/>
          <w:szCs w:val="24"/>
          <w:rtl/>
          <w:rPrChange w:id="18849" w:author="Mehrnazi Boojari" w:date="2019-01-15T07:29:00Z">
            <w:rPr>
              <w:rFonts w:ascii="B Lotus" w:eastAsia="B Nazanin" w:hAnsi="B Lotus" w:cs="B Lotus"/>
              <w:b/>
              <w:bCs/>
              <w:color w:val="000000" w:themeColor="text1"/>
              <w:sz w:val="24"/>
              <w:szCs w:val="24"/>
              <w:rtl/>
              <w:lang w:bidi="fa-IR"/>
            </w:rPr>
          </w:rPrChange>
        </w:rPr>
        <w:t xml:space="preserve"> </w:t>
      </w:r>
      <w:del w:id="18850" w:author="Mehrnazi Boojari" w:date="2019-01-10T01:06:00Z">
        <w:r w:rsidR="008A7ED7" w:rsidRPr="00A4670A" w:rsidDel="00647583">
          <w:rPr>
            <w:rFonts w:ascii="B Lotus" w:hAnsi="B Lotus" w:cs="B Lotus" w:hint="eastAsia"/>
            <w:sz w:val="24"/>
            <w:szCs w:val="24"/>
            <w:rtl/>
            <w:rPrChange w:id="18851" w:author="Mehrnazi Boojari" w:date="2019-01-15T07:29:00Z">
              <w:rPr>
                <w:rFonts w:ascii="B Lotus" w:eastAsia="B Nazanin" w:hAnsi="B Lotus" w:cs="B Lotus" w:hint="eastAsia"/>
                <w:b/>
                <w:bCs/>
                <w:color w:val="000000" w:themeColor="text1"/>
                <w:sz w:val="24"/>
                <w:szCs w:val="24"/>
                <w:rtl/>
                <w:lang w:bidi="fa-IR"/>
              </w:rPr>
            </w:rPrChange>
          </w:rPr>
          <w:delText>مبتن</w:delText>
        </w:r>
        <w:r w:rsidR="008A7ED7" w:rsidRPr="00A4670A" w:rsidDel="00647583">
          <w:rPr>
            <w:rFonts w:ascii="B Lotus" w:hAnsi="B Lotus" w:cs="B Lotus" w:hint="cs"/>
            <w:sz w:val="24"/>
            <w:szCs w:val="24"/>
            <w:rtl/>
            <w:rPrChange w:id="18852" w:author="Mehrnazi Boojari" w:date="2019-01-15T07:29:00Z">
              <w:rPr>
                <w:rFonts w:ascii="B Lotus" w:eastAsia="B Nazanin" w:hAnsi="B Lotus" w:cs="B Lotus" w:hint="cs"/>
                <w:b/>
                <w:bCs/>
                <w:color w:val="000000" w:themeColor="text1"/>
                <w:sz w:val="24"/>
                <w:szCs w:val="24"/>
                <w:rtl/>
                <w:lang w:bidi="fa-IR"/>
              </w:rPr>
            </w:rPrChange>
          </w:rPr>
          <w:delText>ی</w:delText>
        </w:r>
        <w:r w:rsidR="008A7ED7" w:rsidRPr="00A4670A" w:rsidDel="00647583">
          <w:rPr>
            <w:rFonts w:ascii="B Lotus" w:hAnsi="B Lotus" w:cs="B Lotus"/>
            <w:sz w:val="24"/>
            <w:szCs w:val="24"/>
            <w:rtl/>
            <w:rPrChange w:id="18853" w:author="Mehrnazi Boojari" w:date="2019-01-15T07:29:00Z">
              <w:rPr>
                <w:rFonts w:ascii="B Lotus" w:eastAsia="B Nazanin" w:hAnsi="B Lotus" w:cs="B Lotus"/>
                <w:b/>
                <w:bCs/>
                <w:color w:val="000000" w:themeColor="text1"/>
                <w:sz w:val="24"/>
                <w:szCs w:val="24"/>
                <w:rtl/>
                <w:lang w:bidi="fa-IR"/>
              </w:rPr>
            </w:rPrChange>
          </w:rPr>
          <w:delText xml:space="preserve"> </w:delText>
        </w:r>
        <w:r w:rsidR="008A7ED7" w:rsidRPr="00A4670A" w:rsidDel="00647583">
          <w:rPr>
            <w:rFonts w:ascii="B Lotus" w:hAnsi="B Lotus" w:cs="B Lotus" w:hint="eastAsia"/>
            <w:sz w:val="24"/>
            <w:szCs w:val="24"/>
            <w:rtl/>
            <w:rPrChange w:id="18854" w:author="Mehrnazi Boojari" w:date="2019-01-15T07:29:00Z">
              <w:rPr>
                <w:rFonts w:ascii="B Lotus" w:eastAsia="B Nazanin" w:hAnsi="B Lotus" w:cs="B Lotus" w:hint="eastAsia"/>
                <w:b/>
                <w:bCs/>
                <w:color w:val="000000" w:themeColor="text1"/>
                <w:sz w:val="24"/>
                <w:szCs w:val="24"/>
                <w:rtl/>
                <w:lang w:bidi="fa-IR"/>
              </w:rPr>
            </w:rPrChange>
          </w:rPr>
          <w:delText>بر</w:delText>
        </w:r>
      </w:del>
      <w:ins w:id="18855" w:author="Mehrnazi Boojari" w:date="2019-01-10T01:06:00Z">
        <w:r w:rsidR="00647583" w:rsidRPr="00A4670A">
          <w:rPr>
            <w:rFonts w:ascii="B Lotus" w:hAnsi="B Lotus" w:cs="B Lotus" w:hint="eastAsia"/>
            <w:sz w:val="24"/>
            <w:szCs w:val="24"/>
            <w:rtl/>
            <w:rPrChange w:id="18856" w:author="Mehrnazi Boojari" w:date="2019-01-15T07:29:00Z">
              <w:rPr>
                <w:rFonts w:ascii="B Lotus" w:eastAsia="B Nazanin" w:hAnsi="B Lotus" w:cs="B Lotus" w:hint="eastAsia"/>
                <w:b/>
                <w:bCs/>
                <w:color w:val="000000" w:themeColor="text1"/>
                <w:sz w:val="24"/>
                <w:szCs w:val="24"/>
                <w:rtl/>
                <w:lang w:bidi="fa-IR"/>
              </w:rPr>
            </w:rPrChange>
          </w:rPr>
          <w:t>مبتن</w:t>
        </w:r>
        <w:r w:rsidR="00647583" w:rsidRPr="00A4670A">
          <w:rPr>
            <w:rFonts w:ascii="B Lotus" w:hAnsi="B Lotus" w:cs="B Lotus" w:hint="cs"/>
            <w:sz w:val="24"/>
            <w:szCs w:val="24"/>
            <w:rtl/>
            <w:rPrChange w:id="18857" w:author="Mehrnazi Boojari" w:date="2019-01-15T07:29:00Z">
              <w:rPr>
                <w:rFonts w:ascii="B Lotus" w:eastAsia="B Nazanin" w:hAnsi="B Lotus" w:cs="B Lotus" w:hint="cs"/>
                <w:b/>
                <w:bCs/>
                <w:color w:val="000000" w:themeColor="text1"/>
                <w:sz w:val="24"/>
                <w:szCs w:val="24"/>
                <w:rtl/>
                <w:lang w:bidi="fa-IR"/>
              </w:rPr>
            </w:rPrChange>
          </w:rPr>
          <w:t>ی</w:t>
        </w:r>
        <w:r w:rsidR="00647583" w:rsidRPr="00A4670A">
          <w:rPr>
            <w:rFonts w:ascii="Times New Roman" w:hAnsi="Times New Roman" w:cs="Times New Roman" w:hint="eastAsia"/>
            <w:sz w:val="24"/>
            <w:szCs w:val="24"/>
            <w:rtl/>
            <w:rPrChange w:id="18858" w:author="Mehrnazi Boojari" w:date="2019-01-15T07:29:00Z">
              <w:rPr>
                <w:rFonts w:ascii="Times New Roman" w:eastAsia="B Nazanin" w:hAnsi="Times New Roman" w:cs="Times New Roman" w:hint="eastAsia"/>
                <w:b/>
                <w:bCs/>
                <w:color w:val="000000" w:themeColor="text1"/>
                <w:sz w:val="24"/>
                <w:szCs w:val="24"/>
                <w:rtl/>
                <w:lang w:bidi="fa-IR"/>
              </w:rPr>
            </w:rPrChange>
          </w:rPr>
          <w:t> </w:t>
        </w:r>
        <w:r w:rsidR="00647583" w:rsidRPr="00A4670A">
          <w:rPr>
            <w:rFonts w:ascii="B Lotus" w:hAnsi="B Lotus" w:cs="B Lotus" w:hint="eastAsia"/>
            <w:sz w:val="24"/>
            <w:szCs w:val="24"/>
            <w:rtl/>
            <w:rPrChange w:id="18859" w:author="Mehrnazi Boojari" w:date="2019-01-15T07:29:00Z">
              <w:rPr>
                <w:rFonts w:ascii="B Lotus" w:eastAsia="B Nazanin" w:hAnsi="B Lotus" w:cs="B Lotus" w:hint="eastAsia"/>
                <w:b/>
                <w:bCs/>
                <w:color w:val="000000" w:themeColor="text1"/>
                <w:sz w:val="24"/>
                <w:szCs w:val="24"/>
                <w:rtl/>
                <w:lang w:bidi="fa-IR"/>
              </w:rPr>
            </w:rPrChange>
          </w:rPr>
          <w:t>بر</w:t>
        </w:r>
      </w:ins>
      <w:r w:rsidR="008A7ED7" w:rsidRPr="00A4670A">
        <w:rPr>
          <w:rFonts w:ascii="B Lotus" w:hAnsi="B Lotus" w:cs="B Lotus"/>
          <w:sz w:val="24"/>
          <w:szCs w:val="24"/>
          <w:rtl/>
          <w:rPrChange w:id="18860" w:author="Mehrnazi Boojari" w:date="2019-01-15T07:29:00Z">
            <w:rPr>
              <w:rFonts w:ascii="B Lotus" w:eastAsia="B Nazanin" w:hAnsi="B Lotus" w:cs="B Lotus"/>
              <w:b/>
              <w:bCs/>
              <w:color w:val="000000" w:themeColor="text1"/>
              <w:sz w:val="24"/>
              <w:szCs w:val="24"/>
              <w:rtl/>
              <w:lang w:bidi="fa-IR"/>
            </w:rPr>
          </w:rPrChange>
        </w:rPr>
        <w:t xml:space="preserve"> بوم</w:t>
      </w:r>
      <w:del w:id="18861" w:author="Mehrnazi Boojari" w:date="2019-01-07T09:47:00Z">
        <w:r w:rsidR="008A7ED7" w:rsidRPr="00A4670A" w:rsidDel="006F7CCF">
          <w:rPr>
            <w:rFonts w:ascii="B Lotus" w:hAnsi="B Lotus" w:cs="B Lotus"/>
            <w:sz w:val="24"/>
            <w:szCs w:val="24"/>
            <w:rtl/>
            <w:rPrChange w:id="18862" w:author="Mehrnazi Boojari" w:date="2019-01-15T07:29:00Z">
              <w:rPr>
                <w:rFonts w:ascii="B Lotus" w:eastAsia="B Nazanin" w:hAnsi="B Lotus" w:cs="B Lotus"/>
                <w:b/>
                <w:bCs/>
                <w:color w:val="000000" w:themeColor="text1"/>
                <w:sz w:val="24"/>
                <w:szCs w:val="24"/>
                <w:rtl/>
                <w:lang w:bidi="fa-IR"/>
              </w:rPr>
            </w:rPrChange>
          </w:rPr>
          <w:delText xml:space="preserve"> ،</w:delText>
        </w:r>
      </w:del>
      <w:ins w:id="18863" w:author="Mehrnazi Boojari" w:date="2019-01-07T09:47:00Z">
        <w:r w:rsidR="006F7CCF" w:rsidRPr="00A4670A">
          <w:rPr>
            <w:rFonts w:ascii="B Lotus" w:hAnsi="B Lotus" w:cs="B Lotus" w:hint="eastAsia"/>
            <w:sz w:val="24"/>
            <w:szCs w:val="24"/>
            <w:rtl/>
            <w:rPrChange w:id="18864" w:author="Mehrnazi Boojari" w:date="2019-01-15T07:29:00Z">
              <w:rPr>
                <w:rFonts w:ascii="B Lotus" w:eastAsia="B Nazanin" w:hAnsi="B Lotus" w:cs="B Lotus" w:hint="eastAsia"/>
                <w:b/>
                <w:bCs/>
                <w:color w:val="000000" w:themeColor="text1"/>
                <w:sz w:val="24"/>
                <w:szCs w:val="24"/>
                <w:rtl/>
                <w:lang w:bidi="fa-IR"/>
              </w:rPr>
            </w:rPrChange>
          </w:rPr>
          <w:t>،</w:t>
        </w:r>
      </w:ins>
      <w:r w:rsidR="008A7ED7" w:rsidRPr="00A4670A">
        <w:rPr>
          <w:rFonts w:ascii="B Lotus" w:hAnsi="B Lotus" w:cs="B Lotus"/>
          <w:sz w:val="24"/>
          <w:szCs w:val="24"/>
          <w:rtl/>
          <w:rPrChange w:id="18865" w:author="Mehrnazi Boojari" w:date="2019-01-15T07:29:00Z">
            <w:rPr>
              <w:rFonts w:ascii="B Lotus" w:eastAsia="B Nazanin" w:hAnsi="B Lotus" w:cs="B Lotus"/>
              <w:b/>
              <w:bCs/>
              <w:color w:val="000000" w:themeColor="text1"/>
              <w:sz w:val="24"/>
              <w:szCs w:val="24"/>
              <w:rtl/>
              <w:lang w:bidi="fa-IR"/>
            </w:rPr>
          </w:rPrChange>
        </w:rPr>
        <w:t xml:space="preserve"> مع</w:t>
      </w:r>
      <w:r w:rsidR="008A7ED7" w:rsidRPr="00A4670A">
        <w:rPr>
          <w:rFonts w:ascii="B Lotus" w:hAnsi="B Lotus" w:cs="B Lotus" w:hint="cs"/>
          <w:sz w:val="24"/>
          <w:szCs w:val="24"/>
          <w:rtl/>
          <w:rPrChange w:id="18866" w:author="Mehrnazi Boojari" w:date="2019-01-15T07:29:00Z">
            <w:rPr>
              <w:rFonts w:ascii="B Lotus" w:eastAsia="B Nazanin" w:hAnsi="B Lotus" w:cs="B Lotus" w:hint="cs"/>
              <w:b/>
              <w:bCs/>
              <w:color w:val="000000" w:themeColor="text1"/>
              <w:sz w:val="24"/>
              <w:szCs w:val="24"/>
              <w:rtl/>
              <w:lang w:bidi="fa-IR"/>
            </w:rPr>
          </w:rPrChange>
        </w:rPr>
        <w:t>ی</w:t>
      </w:r>
      <w:r w:rsidR="008A7ED7" w:rsidRPr="00A4670A">
        <w:rPr>
          <w:rFonts w:ascii="B Lotus" w:hAnsi="B Lotus" w:cs="B Lotus" w:hint="eastAsia"/>
          <w:sz w:val="24"/>
          <w:szCs w:val="24"/>
          <w:rtl/>
          <w:rPrChange w:id="18867" w:author="Mehrnazi Boojari" w:date="2019-01-15T07:29:00Z">
            <w:rPr>
              <w:rFonts w:ascii="B Lotus" w:eastAsia="B Nazanin" w:hAnsi="B Lotus" w:cs="B Lotus" w:hint="eastAsia"/>
              <w:b/>
              <w:bCs/>
              <w:color w:val="000000" w:themeColor="text1"/>
              <w:sz w:val="24"/>
              <w:szCs w:val="24"/>
              <w:rtl/>
              <w:lang w:bidi="fa-IR"/>
            </w:rPr>
          </w:rPrChange>
        </w:rPr>
        <w:t>شت</w:t>
      </w:r>
      <w:r w:rsidR="008A7ED7" w:rsidRPr="00A4670A">
        <w:rPr>
          <w:rFonts w:ascii="B Lotus" w:hAnsi="B Lotus" w:cs="B Lotus"/>
          <w:sz w:val="24"/>
          <w:szCs w:val="24"/>
          <w:rtl/>
          <w:rPrChange w:id="18868" w:author="Mehrnazi Boojari" w:date="2019-01-15T07:29:00Z">
            <w:rPr>
              <w:rFonts w:ascii="B Lotus" w:eastAsia="B Nazanin" w:hAnsi="B Lotus" w:cs="B Lotus"/>
              <w:b/>
              <w:bCs/>
              <w:color w:val="000000" w:themeColor="text1"/>
              <w:sz w:val="24"/>
              <w:szCs w:val="24"/>
              <w:rtl/>
              <w:lang w:bidi="fa-IR"/>
            </w:rPr>
          </w:rPrChange>
        </w:rPr>
        <w:t xml:space="preserve"> و هو</w:t>
      </w:r>
      <w:r w:rsidR="008A7ED7" w:rsidRPr="00A4670A">
        <w:rPr>
          <w:rFonts w:ascii="B Lotus" w:hAnsi="B Lotus" w:cs="B Lotus" w:hint="cs"/>
          <w:sz w:val="24"/>
          <w:szCs w:val="24"/>
          <w:rtl/>
          <w:rPrChange w:id="18869" w:author="Mehrnazi Boojari" w:date="2019-01-15T07:29:00Z">
            <w:rPr>
              <w:rFonts w:ascii="B Lotus" w:eastAsia="B Nazanin" w:hAnsi="B Lotus" w:cs="B Lotus" w:hint="cs"/>
              <w:b/>
              <w:bCs/>
              <w:color w:val="000000" w:themeColor="text1"/>
              <w:sz w:val="24"/>
              <w:szCs w:val="24"/>
              <w:rtl/>
              <w:lang w:bidi="fa-IR"/>
            </w:rPr>
          </w:rPrChange>
        </w:rPr>
        <w:t>ی</w:t>
      </w:r>
      <w:r w:rsidR="008A7ED7" w:rsidRPr="00A4670A">
        <w:rPr>
          <w:rFonts w:ascii="B Lotus" w:hAnsi="B Lotus" w:cs="B Lotus" w:hint="eastAsia"/>
          <w:sz w:val="24"/>
          <w:szCs w:val="24"/>
          <w:rtl/>
          <w:rPrChange w:id="18870" w:author="Mehrnazi Boojari" w:date="2019-01-15T07:29:00Z">
            <w:rPr>
              <w:rFonts w:ascii="B Lotus" w:eastAsia="B Nazanin" w:hAnsi="B Lotus" w:cs="B Lotus" w:hint="eastAsia"/>
              <w:b/>
              <w:bCs/>
              <w:color w:val="000000" w:themeColor="text1"/>
              <w:sz w:val="24"/>
              <w:szCs w:val="24"/>
              <w:rtl/>
              <w:lang w:bidi="fa-IR"/>
            </w:rPr>
          </w:rPrChange>
        </w:rPr>
        <w:t>ت</w:t>
      </w:r>
      <w:r w:rsidR="008A7ED7" w:rsidRPr="00A4670A">
        <w:rPr>
          <w:rFonts w:ascii="B Lotus" w:hAnsi="B Lotus" w:cs="B Lotus"/>
          <w:sz w:val="24"/>
          <w:szCs w:val="24"/>
          <w:rtl/>
          <w:rPrChange w:id="18871" w:author="Mehrnazi Boojari" w:date="2019-01-15T07:29:00Z">
            <w:rPr>
              <w:rFonts w:ascii="B Lotus" w:eastAsia="B Nazanin" w:hAnsi="B Lotus" w:cs="B Lotus"/>
              <w:b/>
              <w:bCs/>
              <w:color w:val="000000" w:themeColor="text1"/>
              <w:sz w:val="24"/>
              <w:szCs w:val="24"/>
              <w:rtl/>
              <w:lang w:bidi="fa-IR"/>
            </w:rPr>
          </w:rPrChange>
        </w:rPr>
        <w:t xml:space="preserve"> روستا</w:t>
      </w:r>
      <w:r w:rsidR="008A7ED7" w:rsidRPr="00A4670A">
        <w:rPr>
          <w:rFonts w:ascii="B Lotus" w:hAnsi="B Lotus" w:cs="B Lotus" w:hint="cs"/>
          <w:sz w:val="24"/>
          <w:szCs w:val="24"/>
          <w:rtl/>
          <w:rPrChange w:id="18872" w:author="Mehrnazi Boojari" w:date="2019-01-15T07:29:00Z">
            <w:rPr>
              <w:rFonts w:ascii="B Lotus" w:eastAsia="B Nazanin" w:hAnsi="B Lotus" w:cs="B Lotus" w:hint="cs"/>
              <w:b/>
              <w:bCs/>
              <w:color w:val="000000" w:themeColor="text1"/>
              <w:sz w:val="24"/>
              <w:szCs w:val="24"/>
              <w:rtl/>
              <w:lang w:bidi="fa-IR"/>
            </w:rPr>
          </w:rPrChange>
        </w:rPr>
        <w:t>یی</w:t>
      </w:r>
      <w:del w:id="18873" w:author="Mehrnazi Boojari" w:date="2019-01-15T07:29:00Z">
        <w:r w:rsidR="008A7ED7" w:rsidRPr="00A4670A" w:rsidDel="00A4670A">
          <w:rPr>
            <w:rFonts w:ascii="B Lotus" w:hAnsi="B Lotus" w:cs="B Lotus" w:hint="cs"/>
            <w:sz w:val="24"/>
            <w:szCs w:val="24"/>
            <w:rtl/>
          </w:rPr>
          <w:delText xml:space="preserve"> "</w:delText>
        </w:r>
      </w:del>
      <w:ins w:id="18874" w:author="Mehrnazi Boojari" w:date="2019-01-15T07:29:00Z">
        <w:r w:rsidR="00A4670A" w:rsidRPr="00E6527F">
          <w:rPr>
            <w:rFonts w:ascii="B Lotus" w:hAnsi="B Lotus" w:cs="B Lotus" w:hint="cs"/>
            <w:sz w:val="24"/>
            <w:szCs w:val="24"/>
            <w:rtl/>
          </w:rPr>
          <w:t>»</w:t>
        </w:r>
      </w:ins>
      <w:r w:rsidR="008A7ED7" w:rsidRPr="00471054">
        <w:rPr>
          <w:rFonts w:ascii="B Lotus" w:hAnsi="B Lotus" w:cs="B Lotus" w:hint="cs"/>
          <w:sz w:val="24"/>
          <w:szCs w:val="24"/>
          <w:rtl/>
        </w:rPr>
        <w:t xml:space="preserve"> است</w:t>
      </w:r>
      <w:del w:id="18875" w:author="Mehrnazi Boojari" w:date="2019-01-07T09:53:00Z">
        <w:r w:rsidR="008A7ED7" w:rsidRPr="00471054" w:rsidDel="006F7CCF">
          <w:rPr>
            <w:rFonts w:ascii="B Lotus" w:hAnsi="B Lotus" w:cs="B Lotus" w:hint="cs"/>
            <w:sz w:val="24"/>
            <w:szCs w:val="24"/>
            <w:rtl/>
          </w:rPr>
          <w:delText xml:space="preserve"> .</w:delText>
        </w:r>
        <w:r w:rsidR="00E7186E" w:rsidRPr="00471054" w:rsidDel="006F7CCF">
          <w:rPr>
            <w:rFonts w:ascii="B Lotus" w:hAnsi="B Lotus" w:cs="B Lotus" w:hint="cs"/>
            <w:sz w:val="24"/>
            <w:szCs w:val="24"/>
            <w:rtl/>
          </w:rPr>
          <w:delText xml:space="preserve"> </w:delText>
        </w:r>
      </w:del>
      <w:ins w:id="18876" w:author="Mehrnazi Boojari" w:date="2019-01-07T09:53:00Z">
        <w:r w:rsidR="006F7CCF">
          <w:rPr>
            <w:rFonts w:ascii="B Lotus" w:hAnsi="B Lotus" w:cs="B Lotus" w:hint="cs"/>
            <w:sz w:val="24"/>
            <w:szCs w:val="24"/>
            <w:rtl/>
          </w:rPr>
          <w:t xml:space="preserve">. </w:t>
        </w:r>
      </w:ins>
      <w:r w:rsidR="00E7186E" w:rsidRPr="00471054">
        <w:rPr>
          <w:rFonts w:ascii="B Lotus" w:hAnsi="B Lotus" w:cs="B Lotus" w:hint="cs"/>
          <w:sz w:val="24"/>
          <w:szCs w:val="24"/>
          <w:rtl/>
        </w:rPr>
        <w:t xml:space="preserve">جنس این عامل تقنینی بوده و پایه و اساس سایر </w:t>
      </w:r>
      <w:del w:id="18877" w:author="Mehrnazi Boojari" w:date="2019-01-07T09:45:00Z">
        <w:r w:rsidR="00E7186E" w:rsidRPr="00471054" w:rsidDel="006F7CCF">
          <w:rPr>
            <w:rFonts w:ascii="B Lotus" w:hAnsi="B Lotus" w:cs="B Lotus" w:hint="cs"/>
            <w:sz w:val="24"/>
            <w:szCs w:val="24"/>
            <w:rtl/>
          </w:rPr>
          <w:delText>راه حل</w:delText>
        </w:r>
      </w:del>
      <w:ins w:id="18878" w:author="Mehrnazi Boojari" w:date="2019-01-07T09:45:00Z">
        <w:r w:rsidR="006F7CCF">
          <w:rPr>
            <w:rFonts w:ascii="B Lotus" w:hAnsi="B Lotus" w:cs="B Lotus" w:hint="cs"/>
            <w:sz w:val="24"/>
            <w:szCs w:val="24"/>
            <w:rtl/>
          </w:rPr>
          <w:t>راه‌حل</w:t>
        </w:r>
      </w:ins>
      <w:del w:id="18879" w:author="Mehrnazi Boojari" w:date="2019-01-07T09:46:00Z">
        <w:r w:rsidR="00E7186E" w:rsidRPr="00471054" w:rsidDel="006F7CCF">
          <w:rPr>
            <w:rFonts w:ascii="B Lotus" w:hAnsi="B Lotus" w:cs="B Lotus" w:hint="cs"/>
            <w:sz w:val="24"/>
            <w:szCs w:val="24"/>
            <w:rtl/>
          </w:rPr>
          <w:delText xml:space="preserve"> های </w:delText>
        </w:r>
      </w:del>
      <w:ins w:id="18880" w:author="Mehrnazi Boojari" w:date="2019-01-07T09:46:00Z">
        <w:r w:rsidR="006F7CCF">
          <w:rPr>
            <w:rFonts w:ascii="B Lotus" w:hAnsi="B Lotus" w:cs="B Lotus" w:hint="cs"/>
            <w:sz w:val="24"/>
            <w:szCs w:val="24"/>
            <w:rtl/>
          </w:rPr>
          <w:t xml:space="preserve">‌های </w:t>
        </w:r>
      </w:ins>
      <w:r w:rsidR="00E7186E" w:rsidRPr="00471054">
        <w:rPr>
          <w:rFonts w:ascii="B Lotus" w:hAnsi="B Lotus" w:cs="B Lotus" w:hint="cs"/>
          <w:sz w:val="24"/>
          <w:szCs w:val="24"/>
          <w:rtl/>
        </w:rPr>
        <w:t>پیشنهادی است</w:t>
      </w:r>
      <w:del w:id="18881" w:author="Mehrnazi Boojari" w:date="2019-01-07T09:53:00Z">
        <w:r w:rsidR="00E7186E" w:rsidRPr="00471054" w:rsidDel="006F7CCF">
          <w:rPr>
            <w:rFonts w:ascii="B Lotus" w:hAnsi="B Lotus" w:cs="B Lotus" w:hint="cs"/>
            <w:sz w:val="24"/>
            <w:szCs w:val="24"/>
            <w:rtl/>
          </w:rPr>
          <w:delText xml:space="preserve"> . </w:delText>
        </w:r>
      </w:del>
      <w:ins w:id="18882" w:author="Mehrnazi Boojari" w:date="2019-01-07T09:53:00Z">
        <w:r w:rsidR="006F7CCF">
          <w:rPr>
            <w:rFonts w:ascii="B Lotus" w:hAnsi="B Lotus" w:cs="B Lotus" w:hint="cs"/>
            <w:sz w:val="24"/>
            <w:szCs w:val="24"/>
            <w:rtl/>
          </w:rPr>
          <w:t>.</w:t>
        </w:r>
      </w:ins>
      <w:del w:id="18883" w:author="Mehrnazi Boojari" w:date="2019-01-07T10:00:00Z">
        <w:r w:rsidR="008A7ED7" w:rsidRPr="00471054" w:rsidDel="00A31D6F">
          <w:rPr>
            <w:rFonts w:ascii="B Lotus" w:hAnsi="B Lotus" w:cs="B Lotus" w:hint="cs"/>
            <w:sz w:val="24"/>
            <w:szCs w:val="24"/>
            <w:rtl/>
          </w:rPr>
          <w:delText xml:space="preserve"> </w:delText>
        </w:r>
      </w:del>
      <w:ins w:id="18884" w:author="Mehrnazi Boojari" w:date="2019-01-07T10:00:00Z">
        <w:r w:rsidR="00A31D6F">
          <w:rPr>
            <w:rFonts w:ascii="B Lotus" w:hAnsi="B Lotus" w:cs="B Lotus" w:hint="cs"/>
            <w:sz w:val="24"/>
            <w:szCs w:val="24"/>
            <w:rtl/>
          </w:rPr>
          <w:t xml:space="preserve"> </w:t>
        </w:r>
      </w:ins>
    </w:p>
    <w:p w14:paraId="3839D144" w14:textId="77777777" w:rsidR="00E7186E" w:rsidRPr="00471054" w:rsidRDefault="00E7186E" w:rsidP="00AC35D3">
      <w:pPr>
        <w:pStyle w:val="Heading2"/>
        <w:rPr>
          <w:rFonts w:ascii="B Lotus" w:hAnsi="B Lotus"/>
          <w:rtl/>
        </w:rPr>
      </w:pPr>
      <w:bookmarkStart w:id="18885" w:name="_Toc533248644"/>
      <w:bookmarkStart w:id="18886" w:name="_Toc533781304"/>
      <w:bookmarkStart w:id="18887" w:name="_Toc533781504"/>
      <w:bookmarkStart w:id="18888" w:name="_Toc533781619"/>
      <w:bookmarkStart w:id="18889" w:name="_Toc533781805"/>
      <w:bookmarkStart w:id="18890" w:name="_Toc533782260"/>
      <w:r w:rsidRPr="00471054">
        <w:rPr>
          <w:rFonts w:ascii="B Lotus" w:hAnsi="B Lotus" w:hint="cs"/>
          <w:rtl/>
        </w:rPr>
        <w:t xml:space="preserve">ابعاد </w:t>
      </w:r>
      <w:r w:rsidR="00814458" w:rsidRPr="00471054">
        <w:rPr>
          <w:rFonts w:ascii="B Lotus" w:hAnsi="B Lotus" w:hint="cs"/>
          <w:rtl/>
        </w:rPr>
        <w:t xml:space="preserve">تعریف پروژه برای </w:t>
      </w:r>
      <w:del w:id="18891" w:author="Mehrnazi Boojari" w:date="2019-01-07T09:45:00Z">
        <w:r w:rsidR="00814458" w:rsidRPr="00471054" w:rsidDel="006F7CCF">
          <w:rPr>
            <w:rFonts w:ascii="B Lotus" w:hAnsi="B Lotus" w:hint="cs"/>
            <w:rtl/>
          </w:rPr>
          <w:delText>راه حل</w:delText>
        </w:r>
      </w:del>
      <w:ins w:id="18892" w:author="Mehrnazi Boojari" w:date="2019-01-07T09:45:00Z">
        <w:r w:rsidR="006F7CCF">
          <w:rPr>
            <w:rFonts w:ascii="B Lotus" w:hAnsi="B Lotus" w:hint="cs"/>
            <w:rtl/>
          </w:rPr>
          <w:t>راه‌حل</w:t>
        </w:r>
      </w:ins>
      <w:r w:rsidR="00814458" w:rsidRPr="00471054">
        <w:rPr>
          <w:rFonts w:ascii="B Lotus" w:hAnsi="B Lotus" w:hint="cs"/>
          <w:rtl/>
        </w:rPr>
        <w:t xml:space="preserve"> محوری</w:t>
      </w:r>
      <w:bookmarkEnd w:id="18885"/>
      <w:bookmarkEnd w:id="18886"/>
      <w:bookmarkEnd w:id="18887"/>
      <w:bookmarkEnd w:id="18888"/>
      <w:bookmarkEnd w:id="18889"/>
      <w:bookmarkEnd w:id="18890"/>
      <w:r w:rsidR="00814458" w:rsidRPr="00471054">
        <w:rPr>
          <w:rFonts w:ascii="B Lotus" w:hAnsi="B Lotus" w:hint="cs"/>
          <w:rtl/>
        </w:rPr>
        <w:t xml:space="preserve"> </w:t>
      </w:r>
    </w:p>
    <w:p w14:paraId="1D1E0076" w14:textId="77777777" w:rsidR="00B80234" w:rsidRPr="00471054" w:rsidRDefault="00814458" w:rsidP="00CC22A4">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 xml:space="preserve">برای تعریف پروژه </w:t>
      </w:r>
      <w:del w:id="18893" w:author="Mehrnazi Boojari" w:date="2019-01-15T07:29:00Z">
        <w:r w:rsidRPr="00471054" w:rsidDel="00E6527F">
          <w:rPr>
            <w:rFonts w:ascii="B Lotus" w:hAnsi="B Lotus" w:cs="B Lotus" w:hint="cs"/>
            <w:sz w:val="24"/>
            <w:szCs w:val="24"/>
            <w:rtl/>
            <w:lang w:bidi="fa-IR"/>
          </w:rPr>
          <w:delText xml:space="preserve">5 </w:delText>
        </w:r>
      </w:del>
      <w:ins w:id="18894" w:author="Mehrnazi Boojari" w:date="2019-01-15T07:29:00Z">
        <w:r w:rsidR="00E6527F">
          <w:rPr>
            <w:rFonts w:ascii="B Lotus" w:hAnsi="B Lotus" w:cs="B Lotus" w:hint="cs"/>
            <w:sz w:val="24"/>
            <w:szCs w:val="24"/>
            <w:rtl/>
            <w:lang w:bidi="fa-IR"/>
          </w:rPr>
          <w:t>پنج</w:t>
        </w:r>
        <w:r w:rsidR="00E6527F" w:rsidRPr="00471054">
          <w:rPr>
            <w:rFonts w:ascii="B Lotus" w:hAnsi="B Lotus" w:cs="B Lotus" w:hint="cs"/>
            <w:sz w:val="24"/>
            <w:szCs w:val="24"/>
            <w:rtl/>
            <w:lang w:bidi="fa-IR"/>
          </w:rPr>
          <w:t xml:space="preserve"> </w:t>
        </w:r>
      </w:ins>
      <w:r w:rsidRPr="00471054">
        <w:rPr>
          <w:rFonts w:ascii="B Lotus" w:hAnsi="B Lotus" w:cs="B Lotus" w:hint="cs"/>
          <w:sz w:val="24"/>
          <w:szCs w:val="24"/>
          <w:rtl/>
          <w:lang w:bidi="fa-IR"/>
        </w:rPr>
        <w:t>ب</w:t>
      </w:r>
      <w:ins w:id="18895" w:author="Mehrnazi Boojari" w:date="2019-01-15T07:30:00Z">
        <w:r w:rsidR="00E6527F">
          <w:rPr>
            <w:rFonts w:ascii="B Lotus" w:hAnsi="B Lotus" w:cs="B Lotus" w:hint="cs"/>
            <w:sz w:val="24"/>
            <w:szCs w:val="24"/>
            <w:rtl/>
            <w:lang w:bidi="fa-IR"/>
          </w:rPr>
          <w:t>ُ</w:t>
        </w:r>
      </w:ins>
      <w:r w:rsidRPr="00471054">
        <w:rPr>
          <w:rFonts w:ascii="B Lotus" w:hAnsi="B Lotus" w:cs="B Lotus" w:hint="cs"/>
          <w:sz w:val="24"/>
          <w:szCs w:val="24"/>
          <w:rtl/>
          <w:lang w:bidi="fa-IR"/>
        </w:rPr>
        <w:t>عد اصلی باید مورد توجه قرار گیرد</w:t>
      </w:r>
      <w:ins w:id="18896" w:author="Mehrnazi Boojari" w:date="2019-01-15T07:30:00Z">
        <w:r w:rsidR="00E6527F">
          <w:rPr>
            <w:rFonts w:ascii="B Lotus" w:hAnsi="B Lotus" w:cs="B Lotus" w:hint="cs"/>
            <w:sz w:val="24"/>
            <w:szCs w:val="24"/>
            <w:rtl/>
            <w:lang w:bidi="fa-IR"/>
          </w:rPr>
          <w:t>.</w:t>
        </w:r>
      </w:ins>
      <w:r w:rsidRPr="00471054">
        <w:rPr>
          <w:rFonts w:ascii="B Lotus" w:hAnsi="B Lotus" w:cs="B Lotus" w:hint="cs"/>
          <w:sz w:val="24"/>
          <w:szCs w:val="24"/>
          <w:rtl/>
          <w:lang w:bidi="fa-IR"/>
        </w:rPr>
        <w:t xml:space="preserve"> هر یک از این ابعاد برای عملیات</w:t>
      </w:r>
      <w:ins w:id="18897" w:author="Mehrnazi Boojari" w:date="2019-01-15T07:33:00Z">
        <w:r w:rsidR="00CC22A4">
          <w:rPr>
            <w:rFonts w:ascii="B Lotus" w:hAnsi="B Lotus" w:cs="B Lotus" w:hint="cs"/>
            <w:sz w:val="24"/>
            <w:szCs w:val="24"/>
            <w:rtl/>
            <w:lang w:bidi="fa-IR"/>
          </w:rPr>
          <w:t>ی</w:t>
        </w:r>
      </w:ins>
      <w:del w:id="18898" w:author="Mehrnazi Boojari" w:date="2019-01-07T09:51:00Z">
        <w:r w:rsidRPr="00471054" w:rsidDel="006F7CCF">
          <w:rPr>
            <w:rFonts w:ascii="B Lotus" w:hAnsi="B Lotus" w:cs="B Lotus" w:hint="cs"/>
            <w:sz w:val="24"/>
            <w:szCs w:val="24"/>
            <w:rtl/>
            <w:lang w:bidi="fa-IR"/>
          </w:rPr>
          <w:delText xml:space="preserve"> سازی </w:delText>
        </w:r>
      </w:del>
      <w:ins w:id="18899" w:author="Mehrnazi Boojari" w:date="2019-01-07T09:51:00Z">
        <w:r w:rsidR="006F7CCF">
          <w:rPr>
            <w:rFonts w:ascii="B Lotus" w:hAnsi="B Lotus" w:cs="B Lotus" w:hint="cs"/>
            <w:sz w:val="24"/>
            <w:szCs w:val="24"/>
            <w:rtl/>
            <w:lang w:bidi="fa-IR"/>
          </w:rPr>
          <w:t xml:space="preserve">‌سازی </w:t>
        </w:r>
      </w:ins>
      <w:r w:rsidRPr="00471054">
        <w:rPr>
          <w:rFonts w:ascii="B Lotus" w:hAnsi="B Lotus" w:cs="B Lotus" w:hint="cs"/>
          <w:sz w:val="24"/>
          <w:szCs w:val="24"/>
          <w:rtl/>
          <w:lang w:bidi="fa-IR"/>
        </w:rPr>
        <w:t xml:space="preserve">و تحقق عینی </w:t>
      </w:r>
      <w:del w:id="18900" w:author="Mehrnazi Boojari" w:date="2019-01-07T09:45:00Z">
        <w:r w:rsidRPr="00471054" w:rsidDel="006F7CCF">
          <w:rPr>
            <w:rFonts w:ascii="B Lotus" w:hAnsi="B Lotus" w:cs="B Lotus" w:hint="cs"/>
            <w:sz w:val="24"/>
            <w:szCs w:val="24"/>
            <w:rtl/>
            <w:lang w:bidi="fa-IR"/>
          </w:rPr>
          <w:delText>راه حل</w:delText>
        </w:r>
      </w:del>
      <w:ins w:id="18901"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 xml:space="preserve"> کمک </w:t>
      </w:r>
      <w:ins w:id="18902" w:author="Mehrnazi Boojari" w:date="2019-01-15T07:34:00Z">
        <w:r w:rsidR="00CC22A4">
          <w:rPr>
            <w:rFonts w:ascii="B Lotus" w:hAnsi="B Lotus" w:cs="B Lotus" w:hint="cs"/>
            <w:sz w:val="24"/>
            <w:szCs w:val="24"/>
            <w:rtl/>
            <w:lang w:bidi="fa-IR"/>
          </w:rPr>
          <w:t>می‌کن</w:t>
        </w:r>
        <w:r w:rsidR="00CC22A4" w:rsidRPr="00471054">
          <w:rPr>
            <w:rFonts w:ascii="B Lotus" w:hAnsi="B Lotus" w:cs="B Lotus" w:hint="cs"/>
            <w:sz w:val="24"/>
            <w:szCs w:val="24"/>
            <w:rtl/>
            <w:lang w:bidi="fa-IR"/>
          </w:rPr>
          <w:t>د</w:t>
        </w:r>
        <w:r w:rsidR="00CC22A4">
          <w:rPr>
            <w:rFonts w:ascii="B Lotus" w:hAnsi="B Lotus" w:cs="B Lotus" w:hint="cs"/>
            <w:sz w:val="24"/>
            <w:szCs w:val="24"/>
            <w:rtl/>
            <w:lang w:bidi="fa-IR"/>
          </w:rPr>
          <w:t xml:space="preserve"> </w:t>
        </w:r>
      </w:ins>
      <w:del w:id="18903" w:author="Mehrnazi Boojari" w:date="2019-01-15T07:34:00Z">
        <w:r w:rsidRPr="00471054" w:rsidDel="00CC22A4">
          <w:rPr>
            <w:rFonts w:ascii="B Lotus" w:hAnsi="B Lotus" w:cs="B Lotus" w:hint="cs"/>
            <w:sz w:val="24"/>
            <w:szCs w:val="24"/>
            <w:rtl/>
            <w:lang w:bidi="fa-IR"/>
          </w:rPr>
          <w:delText xml:space="preserve">کرده </w:delText>
        </w:r>
      </w:del>
      <w:r w:rsidRPr="00471054">
        <w:rPr>
          <w:rFonts w:ascii="B Lotus" w:hAnsi="B Lotus" w:cs="B Lotus" w:hint="cs"/>
          <w:sz w:val="24"/>
          <w:szCs w:val="24"/>
          <w:rtl/>
          <w:lang w:bidi="fa-IR"/>
        </w:rPr>
        <w:t>و مسیر را برای</w:t>
      </w:r>
      <w:r w:rsidR="00711484" w:rsidRPr="00471054">
        <w:rPr>
          <w:rFonts w:ascii="B Lotus" w:hAnsi="B Lotus" w:cs="B Lotus" w:hint="cs"/>
          <w:sz w:val="24"/>
          <w:szCs w:val="24"/>
          <w:rtl/>
          <w:lang w:bidi="fa-IR"/>
        </w:rPr>
        <w:t xml:space="preserve"> پیشبرد هر چه بهتر </w:t>
      </w:r>
      <w:del w:id="18904" w:author="Mehrnazi Boojari" w:date="2019-01-07T09:45:00Z">
        <w:r w:rsidR="00711484" w:rsidRPr="00471054" w:rsidDel="006F7CCF">
          <w:rPr>
            <w:rFonts w:ascii="B Lotus" w:hAnsi="B Lotus" w:cs="B Lotus" w:hint="cs"/>
            <w:sz w:val="24"/>
            <w:szCs w:val="24"/>
            <w:rtl/>
            <w:lang w:bidi="fa-IR"/>
          </w:rPr>
          <w:delText>راه حل</w:delText>
        </w:r>
      </w:del>
      <w:ins w:id="18905" w:author="Mehrnazi Boojari" w:date="2019-01-07T09:45:00Z">
        <w:r w:rsidR="006F7CCF">
          <w:rPr>
            <w:rFonts w:ascii="B Lotus" w:hAnsi="B Lotus" w:cs="B Lotus" w:hint="cs"/>
            <w:sz w:val="24"/>
            <w:szCs w:val="24"/>
            <w:rtl/>
            <w:lang w:bidi="fa-IR"/>
          </w:rPr>
          <w:t>راه‌حل</w:t>
        </w:r>
      </w:ins>
      <w:r w:rsidR="00711484" w:rsidRPr="00471054">
        <w:rPr>
          <w:rFonts w:ascii="B Lotus" w:hAnsi="B Lotus" w:cs="B Lotus" w:hint="cs"/>
          <w:sz w:val="24"/>
          <w:szCs w:val="24"/>
          <w:rtl/>
          <w:lang w:bidi="fa-IR"/>
        </w:rPr>
        <w:t xml:space="preserve"> هموار</w:t>
      </w:r>
      <w:r w:rsidRPr="00471054">
        <w:rPr>
          <w:rFonts w:ascii="B Lotus" w:hAnsi="B Lotus" w:cs="B Lotus" w:hint="cs"/>
          <w:sz w:val="24"/>
          <w:szCs w:val="24"/>
          <w:rtl/>
          <w:lang w:bidi="fa-IR"/>
        </w:rPr>
        <w:t>تر</w:t>
      </w:r>
      <w:del w:id="18906" w:author="Mehrnazi Boojari" w:date="2019-01-07T09:49:00Z">
        <w:r w:rsidRPr="00471054" w:rsidDel="006F7CCF">
          <w:rPr>
            <w:rFonts w:ascii="B Lotus" w:hAnsi="B Lotus" w:cs="B Lotus" w:hint="cs"/>
            <w:sz w:val="24"/>
            <w:szCs w:val="24"/>
            <w:rtl/>
            <w:lang w:bidi="fa-IR"/>
          </w:rPr>
          <w:delText xml:space="preserve"> می </w:delText>
        </w:r>
      </w:del>
      <w:ins w:id="18907" w:author="Mehrnazi Boojari" w:date="2019-01-07T09:49:00Z">
        <w:r w:rsidR="006F7CCF">
          <w:rPr>
            <w:rFonts w:ascii="B Lotus" w:hAnsi="B Lotus" w:cs="B Lotus" w:hint="cs"/>
            <w:sz w:val="24"/>
            <w:szCs w:val="24"/>
            <w:rtl/>
            <w:lang w:bidi="fa-IR"/>
          </w:rPr>
          <w:t xml:space="preserve"> </w:t>
        </w:r>
      </w:ins>
      <w:del w:id="18908" w:author="Mehrnazi Boojari" w:date="2019-01-15T07:33:00Z">
        <w:r w:rsidRPr="00471054" w:rsidDel="00CC22A4">
          <w:rPr>
            <w:rFonts w:ascii="B Lotus" w:hAnsi="B Lotus" w:cs="B Lotus" w:hint="cs"/>
            <w:sz w:val="24"/>
            <w:szCs w:val="24"/>
            <w:rtl/>
            <w:lang w:bidi="fa-IR"/>
          </w:rPr>
          <w:delText>سازد</w:delText>
        </w:r>
      </w:del>
      <w:ins w:id="18909" w:author="Mehrnazi Boojari" w:date="2019-01-15T07:33:00Z">
        <w:r w:rsidR="00CC22A4">
          <w:rPr>
            <w:rFonts w:ascii="B Lotus" w:hAnsi="B Lotus" w:cs="B Lotus" w:hint="cs"/>
            <w:sz w:val="24"/>
            <w:szCs w:val="24"/>
            <w:rtl/>
            <w:lang w:bidi="fa-IR"/>
          </w:rPr>
          <w:t>می‌کن</w:t>
        </w:r>
        <w:r w:rsidR="00CC22A4" w:rsidRPr="00471054">
          <w:rPr>
            <w:rFonts w:ascii="B Lotus" w:hAnsi="B Lotus" w:cs="B Lotus" w:hint="cs"/>
            <w:sz w:val="24"/>
            <w:szCs w:val="24"/>
            <w:rtl/>
            <w:lang w:bidi="fa-IR"/>
          </w:rPr>
          <w:t>د</w:t>
        </w:r>
      </w:ins>
      <w:r w:rsidRPr="00471054">
        <w:rPr>
          <w:rFonts w:ascii="B Lotus" w:hAnsi="B Lotus" w:cs="B Lotus" w:hint="cs"/>
          <w:sz w:val="24"/>
          <w:szCs w:val="24"/>
          <w:rtl/>
          <w:lang w:bidi="fa-IR"/>
        </w:rPr>
        <w:t>. آفت پژوهش</w:t>
      </w:r>
      <w:del w:id="18910" w:author="Mehrnazi Boojari" w:date="2019-01-07T09:46:00Z">
        <w:r w:rsidRPr="00471054" w:rsidDel="006F7CCF">
          <w:rPr>
            <w:rFonts w:ascii="B Lotus" w:hAnsi="B Lotus" w:cs="B Lotus" w:hint="cs"/>
            <w:sz w:val="24"/>
            <w:szCs w:val="24"/>
            <w:rtl/>
            <w:lang w:bidi="fa-IR"/>
          </w:rPr>
          <w:delText xml:space="preserve"> های </w:delText>
        </w:r>
      </w:del>
      <w:ins w:id="18911"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حاضر در کشور در </w:t>
      </w:r>
      <w:r w:rsidR="00711484" w:rsidRPr="00471054">
        <w:rPr>
          <w:rFonts w:ascii="B Lotus" w:hAnsi="B Lotus" w:cs="B Lotus" w:hint="cs"/>
          <w:sz w:val="24"/>
          <w:szCs w:val="24"/>
          <w:rtl/>
          <w:lang w:bidi="fa-IR"/>
        </w:rPr>
        <w:t xml:space="preserve">عدم تعریف </w:t>
      </w:r>
      <w:r w:rsidRPr="00471054">
        <w:rPr>
          <w:rFonts w:ascii="B Lotus" w:hAnsi="B Lotus" w:cs="B Lotus" w:hint="cs"/>
          <w:sz w:val="24"/>
          <w:szCs w:val="24"/>
          <w:rtl/>
          <w:lang w:bidi="fa-IR"/>
        </w:rPr>
        <w:lastRenderedPageBreak/>
        <w:t>همین ابعاد است</w:t>
      </w:r>
      <w:r w:rsidR="00711484" w:rsidRPr="00471054">
        <w:rPr>
          <w:rFonts w:ascii="B Lotus" w:hAnsi="B Lotus" w:cs="B Lotus" w:hint="cs"/>
          <w:sz w:val="24"/>
          <w:szCs w:val="24"/>
          <w:rtl/>
          <w:lang w:bidi="fa-IR"/>
        </w:rPr>
        <w:t>.</w:t>
      </w:r>
      <w:r w:rsidRPr="00471054">
        <w:rPr>
          <w:rFonts w:ascii="B Lotus" w:hAnsi="B Lotus" w:cs="B Lotus" w:hint="cs"/>
          <w:sz w:val="24"/>
          <w:szCs w:val="24"/>
          <w:rtl/>
          <w:lang w:bidi="fa-IR"/>
        </w:rPr>
        <w:t xml:space="preserve"> بسیار</w:t>
      </w:r>
      <w:r w:rsidR="00711484" w:rsidRPr="00471054">
        <w:rPr>
          <w:rFonts w:ascii="B Lotus" w:hAnsi="B Lotus" w:cs="B Lotus" w:hint="cs"/>
          <w:sz w:val="24"/>
          <w:szCs w:val="24"/>
          <w:rtl/>
          <w:lang w:bidi="fa-IR"/>
        </w:rPr>
        <w:t>ی</w:t>
      </w:r>
      <w:r w:rsidRPr="00471054">
        <w:rPr>
          <w:rFonts w:ascii="B Lotus" w:hAnsi="B Lotus" w:cs="B Lotus" w:hint="cs"/>
          <w:sz w:val="24"/>
          <w:szCs w:val="24"/>
          <w:rtl/>
          <w:lang w:bidi="fa-IR"/>
        </w:rPr>
        <w:t xml:space="preserve"> از </w:t>
      </w:r>
      <w:r w:rsidR="006E3F87">
        <w:rPr>
          <w:rFonts w:ascii="B Lotus" w:hAnsi="B Lotus" w:cs="B Lotus" w:hint="cs"/>
          <w:sz w:val="24"/>
          <w:szCs w:val="24"/>
          <w:rtl/>
          <w:lang w:bidi="fa-IR"/>
        </w:rPr>
        <w:t>مقالات و کارهای پژوهشی و حتی طر</w:t>
      </w:r>
      <w:r w:rsidRPr="00471054">
        <w:rPr>
          <w:rFonts w:ascii="B Lotus" w:hAnsi="B Lotus" w:cs="B Lotus" w:hint="cs"/>
          <w:sz w:val="24"/>
          <w:szCs w:val="24"/>
          <w:rtl/>
          <w:lang w:bidi="fa-IR"/>
        </w:rPr>
        <w:t>ح</w:t>
      </w:r>
      <w:del w:id="18912" w:author="Mehrnazi Boojari" w:date="2019-01-07T09:46:00Z">
        <w:r w:rsidRPr="00471054" w:rsidDel="006F7CCF">
          <w:rPr>
            <w:rFonts w:ascii="B Lotus" w:hAnsi="B Lotus" w:cs="B Lotus" w:hint="cs"/>
            <w:sz w:val="24"/>
            <w:szCs w:val="24"/>
            <w:rtl/>
            <w:lang w:bidi="fa-IR"/>
          </w:rPr>
          <w:delText xml:space="preserve"> های </w:delText>
        </w:r>
      </w:del>
      <w:ins w:id="18913"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رسمی کشور در تعریف دقیق این </w:t>
      </w:r>
      <w:del w:id="18914" w:author="Mehrnazi Boojari" w:date="2019-01-15T07:34:00Z">
        <w:r w:rsidRPr="00471054" w:rsidDel="00CC22A4">
          <w:rPr>
            <w:rFonts w:ascii="B Lotus" w:hAnsi="B Lotus" w:cs="B Lotus" w:hint="cs"/>
            <w:sz w:val="24"/>
            <w:szCs w:val="24"/>
            <w:rtl/>
            <w:lang w:bidi="fa-IR"/>
          </w:rPr>
          <w:delText xml:space="preserve">5 </w:delText>
        </w:r>
      </w:del>
      <w:ins w:id="18915" w:author="Mehrnazi Boojari" w:date="2019-01-15T07:34:00Z">
        <w:r w:rsidR="00CC22A4">
          <w:rPr>
            <w:rFonts w:ascii="B Lotus" w:hAnsi="B Lotus" w:cs="B Lotus" w:hint="cs"/>
            <w:sz w:val="24"/>
            <w:szCs w:val="24"/>
            <w:rtl/>
            <w:lang w:bidi="fa-IR"/>
          </w:rPr>
          <w:t>پنج</w:t>
        </w:r>
        <w:r w:rsidR="00CC22A4" w:rsidRPr="00471054">
          <w:rPr>
            <w:rFonts w:ascii="B Lotus" w:hAnsi="B Lotus" w:cs="B Lotus" w:hint="cs"/>
            <w:sz w:val="24"/>
            <w:szCs w:val="24"/>
            <w:rtl/>
            <w:lang w:bidi="fa-IR"/>
          </w:rPr>
          <w:t xml:space="preserve"> </w:t>
        </w:r>
      </w:ins>
      <w:r w:rsidRPr="00471054">
        <w:rPr>
          <w:rFonts w:ascii="B Lotus" w:hAnsi="B Lotus" w:cs="B Lotus" w:hint="cs"/>
          <w:sz w:val="24"/>
          <w:szCs w:val="24"/>
          <w:rtl/>
          <w:lang w:bidi="fa-IR"/>
        </w:rPr>
        <w:t>بعد ضعیف عمل کرد</w:t>
      </w:r>
      <w:ins w:id="18916" w:author="Mehrnazi Boojari" w:date="2019-01-16T01:21:00Z">
        <w:r w:rsidR="00A87288">
          <w:rPr>
            <w:rFonts w:ascii="B Lotus" w:hAnsi="B Lotus" w:cs="B Lotus" w:hint="cs"/>
            <w:sz w:val="24"/>
            <w:szCs w:val="24"/>
            <w:rtl/>
            <w:lang w:bidi="fa-IR"/>
          </w:rPr>
          <w:t>ند</w:t>
        </w:r>
      </w:ins>
      <w:del w:id="18917" w:author="Mehrnazi Boojari" w:date="2019-01-16T01:21:00Z">
        <w:r w:rsidRPr="00471054" w:rsidDel="00A87288">
          <w:rPr>
            <w:rFonts w:ascii="B Lotus" w:hAnsi="B Lotus" w:cs="B Lotus" w:hint="cs"/>
            <w:sz w:val="24"/>
            <w:szCs w:val="24"/>
            <w:rtl/>
            <w:lang w:bidi="fa-IR"/>
          </w:rPr>
          <w:delText>ه</w:delText>
        </w:r>
      </w:del>
      <w:r w:rsidRPr="00471054">
        <w:rPr>
          <w:rFonts w:ascii="B Lotus" w:hAnsi="B Lotus" w:cs="B Lotus" w:hint="cs"/>
          <w:sz w:val="24"/>
          <w:szCs w:val="24"/>
          <w:rtl/>
          <w:lang w:bidi="fa-IR"/>
        </w:rPr>
        <w:t xml:space="preserve"> و دستگاه مسئول را </w:t>
      </w:r>
      <w:r w:rsidR="00B80234" w:rsidRPr="00471054">
        <w:rPr>
          <w:rFonts w:ascii="B Lotus" w:hAnsi="B Lotus" w:cs="B Lotus" w:hint="cs"/>
          <w:sz w:val="24"/>
          <w:szCs w:val="24"/>
          <w:rtl/>
          <w:lang w:bidi="fa-IR"/>
        </w:rPr>
        <w:t xml:space="preserve">در </w:t>
      </w:r>
      <w:del w:id="18918" w:author="Mehrnazi Boojari" w:date="2019-01-15T07:35:00Z">
        <w:r w:rsidR="00B80234" w:rsidRPr="00471054" w:rsidDel="00CC22A4">
          <w:rPr>
            <w:rFonts w:ascii="B Lotus" w:hAnsi="B Lotus" w:cs="B Lotus" w:hint="cs"/>
            <w:sz w:val="24"/>
            <w:szCs w:val="24"/>
            <w:rtl/>
            <w:lang w:bidi="fa-IR"/>
          </w:rPr>
          <w:delText>پیاده</w:delText>
        </w:r>
      </w:del>
      <w:del w:id="18919" w:author="Mehrnazi Boojari" w:date="2019-01-07T09:51:00Z">
        <w:r w:rsidR="00B80234" w:rsidRPr="00471054" w:rsidDel="006F7CCF">
          <w:rPr>
            <w:rFonts w:ascii="B Lotus" w:hAnsi="B Lotus" w:cs="B Lotus" w:hint="cs"/>
            <w:sz w:val="24"/>
            <w:szCs w:val="24"/>
            <w:rtl/>
            <w:lang w:bidi="fa-IR"/>
          </w:rPr>
          <w:delText xml:space="preserve"> سازی </w:delText>
        </w:r>
      </w:del>
      <w:ins w:id="18920" w:author="Mehrnazi Boojari" w:date="2019-01-15T07:35:00Z">
        <w:r w:rsidR="00CC22A4">
          <w:rPr>
            <w:rFonts w:ascii="B Lotus" w:hAnsi="B Lotus" w:cs="B Lotus" w:hint="cs"/>
            <w:sz w:val="24"/>
            <w:szCs w:val="24"/>
            <w:rtl/>
            <w:lang w:bidi="fa-IR"/>
          </w:rPr>
          <w:t>اجرای</w:t>
        </w:r>
      </w:ins>
      <w:ins w:id="18921" w:author="Mehrnazi Boojari" w:date="2019-01-07T09:51:00Z">
        <w:r w:rsidR="006F7CCF">
          <w:rPr>
            <w:rFonts w:ascii="B Lotus" w:hAnsi="B Lotus" w:cs="B Lotus" w:hint="cs"/>
            <w:sz w:val="24"/>
            <w:szCs w:val="24"/>
            <w:rtl/>
            <w:lang w:bidi="fa-IR"/>
          </w:rPr>
          <w:t xml:space="preserve"> </w:t>
        </w:r>
      </w:ins>
      <w:r w:rsidR="00B80234" w:rsidRPr="00471054">
        <w:rPr>
          <w:rFonts w:ascii="B Lotus" w:hAnsi="B Lotus" w:cs="B Lotus" w:hint="cs"/>
          <w:sz w:val="24"/>
          <w:szCs w:val="24"/>
          <w:rtl/>
          <w:lang w:bidi="fa-IR"/>
        </w:rPr>
        <w:t xml:space="preserve">هر </w:t>
      </w:r>
      <w:r w:rsidR="00B80234" w:rsidRPr="00A87288">
        <w:rPr>
          <w:rFonts w:ascii="B Lotus" w:hAnsi="B Lotus" w:cs="B Lotus" w:hint="cs"/>
          <w:sz w:val="24"/>
          <w:szCs w:val="24"/>
          <w:rtl/>
          <w:lang w:bidi="fa-IR"/>
        </w:rPr>
        <w:t>چه</w:t>
      </w:r>
      <w:r w:rsidR="00B80234" w:rsidRPr="00A87288">
        <w:rPr>
          <w:rFonts w:ascii="B Lotus" w:hAnsi="B Lotus" w:cs="B Lotus"/>
          <w:sz w:val="24"/>
          <w:szCs w:val="24"/>
          <w:rtl/>
          <w:lang w:bidi="fa-IR"/>
        </w:rPr>
        <w:t xml:space="preserve"> بهتر پ</w:t>
      </w:r>
      <w:r w:rsidR="00B80234" w:rsidRPr="00A87288">
        <w:rPr>
          <w:rFonts w:ascii="B Lotus" w:hAnsi="B Lotus" w:cs="B Lotus" w:hint="cs"/>
          <w:sz w:val="24"/>
          <w:szCs w:val="24"/>
          <w:rtl/>
          <w:lang w:bidi="fa-IR"/>
        </w:rPr>
        <w:t>یشنهادات</w:t>
      </w:r>
      <w:r w:rsidR="00B80234" w:rsidRPr="00A87288">
        <w:rPr>
          <w:rFonts w:ascii="B Lotus" w:hAnsi="B Lotus" w:cs="B Lotus"/>
          <w:sz w:val="24"/>
          <w:szCs w:val="24"/>
          <w:rtl/>
          <w:lang w:bidi="fa-IR"/>
        </w:rPr>
        <w:t xml:space="preserve"> پژوهش</w:t>
      </w:r>
      <w:r w:rsidR="00B80234" w:rsidRPr="00A87288">
        <w:rPr>
          <w:rFonts w:ascii="B Lotus" w:hAnsi="B Lotus" w:cs="B Lotus" w:hint="cs"/>
          <w:sz w:val="24"/>
          <w:szCs w:val="24"/>
          <w:rtl/>
          <w:lang w:bidi="fa-IR"/>
        </w:rPr>
        <w:t>ی</w:t>
      </w:r>
      <w:r w:rsidR="00B80234" w:rsidRPr="00A87288">
        <w:rPr>
          <w:rFonts w:ascii="B Lotus" w:hAnsi="B Lotus" w:cs="B Lotus"/>
          <w:sz w:val="24"/>
          <w:szCs w:val="24"/>
          <w:rtl/>
          <w:lang w:bidi="fa-IR"/>
        </w:rPr>
        <w:t xml:space="preserve"> ابتر</w:t>
      </w:r>
      <w:del w:id="18922" w:author="Mehrnazi Boojari" w:date="2019-01-07T09:49:00Z">
        <w:r w:rsidR="00B80234" w:rsidRPr="00A87288" w:rsidDel="006F7CCF">
          <w:rPr>
            <w:rFonts w:ascii="B Lotus" w:hAnsi="B Lotus" w:cs="B Lotus"/>
            <w:sz w:val="24"/>
            <w:szCs w:val="24"/>
            <w:rtl/>
            <w:lang w:bidi="fa-IR"/>
          </w:rPr>
          <w:delText xml:space="preserve"> م</w:delText>
        </w:r>
        <w:r w:rsidR="00B80234" w:rsidRPr="00A87288" w:rsidDel="006F7CCF">
          <w:rPr>
            <w:rFonts w:ascii="B Lotus" w:hAnsi="B Lotus" w:cs="B Lotus" w:hint="cs"/>
            <w:sz w:val="24"/>
            <w:szCs w:val="24"/>
            <w:rtl/>
            <w:lang w:bidi="fa-IR"/>
          </w:rPr>
          <w:delText>ی</w:delText>
        </w:r>
        <w:r w:rsidR="00B80234" w:rsidRPr="00A87288" w:rsidDel="006F7CCF">
          <w:rPr>
            <w:rFonts w:ascii="B Lotus" w:hAnsi="B Lotus" w:cs="B Lotus"/>
            <w:sz w:val="24"/>
            <w:szCs w:val="24"/>
            <w:rtl/>
            <w:lang w:bidi="fa-IR"/>
          </w:rPr>
          <w:delText xml:space="preserve"> </w:delText>
        </w:r>
      </w:del>
      <w:ins w:id="18923" w:author="Mehrnazi Boojari" w:date="2019-01-07T09:49:00Z">
        <w:r w:rsidR="006F7CCF" w:rsidRPr="00A87288">
          <w:rPr>
            <w:rFonts w:ascii="B Lotus" w:hAnsi="B Lotus" w:cs="B Lotus"/>
            <w:sz w:val="24"/>
            <w:szCs w:val="24"/>
            <w:rtl/>
            <w:lang w:bidi="fa-IR"/>
          </w:rPr>
          <w:t xml:space="preserve"> م</w:t>
        </w:r>
        <w:r w:rsidR="006F7CCF" w:rsidRPr="00A87288">
          <w:rPr>
            <w:rFonts w:ascii="B Lotus" w:hAnsi="B Lotus" w:cs="B Lotus" w:hint="cs"/>
            <w:sz w:val="24"/>
            <w:szCs w:val="24"/>
            <w:rtl/>
            <w:lang w:bidi="fa-IR"/>
          </w:rPr>
          <w:t>ی‌</w:t>
        </w:r>
      </w:ins>
      <w:r w:rsidR="00B80234" w:rsidRPr="00A87288">
        <w:rPr>
          <w:rFonts w:ascii="B Lotus" w:hAnsi="B Lotus" w:cs="B Lotus" w:hint="cs"/>
          <w:sz w:val="24"/>
          <w:szCs w:val="24"/>
          <w:rtl/>
          <w:lang w:bidi="fa-IR"/>
        </w:rPr>
        <w:t>گذار</w:t>
      </w:r>
      <w:r w:rsidR="00711484" w:rsidRPr="00A87288">
        <w:rPr>
          <w:rFonts w:ascii="B Lotus" w:hAnsi="B Lotus" w:cs="B Lotus" w:hint="cs"/>
          <w:sz w:val="24"/>
          <w:szCs w:val="24"/>
          <w:rtl/>
          <w:lang w:bidi="fa-IR"/>
        </w:rPr>
        <w:t>ن</w:t>
      </w:r>
      <w:r w:rsidR="00B80234" w:rsidRPr="00A87288">
        <w:rPr>
          <w:rFonts w:ascii="B Lotus" w:hAnsi="B Lotus" w:cs="B Lotus" w:hint="cs"/>
          <w:sz w:val="24"/>
          <w:szCs w:val="24"/>
          <w:rtl/>
          <w:lang w:bidi="fa-IR"/>
        </w:rPr>
        <w:t>د</w:t>
      </w:r>
      <w:r w:rsidR="00B80234" w:rsidRPr="00471054">
        <w:rPr>
          <w:rFonts w:ascii="B Lotus" w:hAnsi="B Lotus" w:cs="B Lotus" w:hint="cs"/>
          <w:sz w:val="24"/>
          <w:szCs w:val="24"/>
          <w:rtl/>
          <w:lang w:bidi="fa-IR"/>
        </w:rPr>
        <w:t xml:space="preserve">. </w:t>
      </w:r>
    </w:p>
    <w:p w14:paraId="230471C8" w14:textId="77777777" w:rsidR="00B80234" w:rsidRPr="00471054" w:rsidRDefault="00B80234" w:rsidP="00AC35D3">
      <w:pPr>
        <w:pStyle w:val="Heading3"/>
        <w:rPr>
          <w:rFonts w:ascii="B Lotus" w:hAnsi="B Lotus"/>
          <w:rtl/>
        </w:rPr>
      </w:pPr>
      <w:bookmarkStart w:id="18924" w:name="_Toc533248645"/>
      <w:bookmarkStart w:id="18925" w:name="_Toc533781305"/>
      <w:bookmarkStart w:id="18926" w:name="_Toc533782261"/>
      <w:r w:rsidRPr="00471054">
        <w:rPr>
          <w:rFonts w:ascii="B Lotus" w:hAnsi="B Lotus" w:hint="cs"/>
          <w:rtl/>
        </w:rPr>
        <w:t>نظام اطلاعات</w:t>
      </w:r>
      <w:bookmarkEnd w:id="18924"/>
      <w:bookmarkEnd w:id="18925"/>
      <w:bookmarkEnd w:id="18926"/>
      <w:r w:rsidRPr="00471054">
        <w:rPr>
          <w:rFonts w:ascii="B Lotus" w:hAnsi="B Lotus" w:hint="cs"/>
          <w:rtl/>
        </w:rPr>
        <w:t xml:space="preserve"> </w:t>
      </w:r>
    </w:p>
    <w:p w14:paraId="7C8DC0FF" w14:textId="77777777" w:rsidR="00B80234" w:rsidRPr="00471054" w:rsidRDefault="00B80234" w:rsidP="00F701AB">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 xml:space="preserve">اولین بعد در تعریف پروژه پیشنهادی نظام اطلاعات حول </w:t>
      </w:r>
      <w:del w:id="18927" w:author="Mehrnazi Boojari" w:date="2019-01-07T09:45:00Z">
        <w:r w:rsidRPr="00471054" w:rsidDel="006F7CCF">
          <w:rPr>
            <w:rFonts w:ascii="B Lotus" w:hAnsi="B Lotus" w:cs="B Lotus" w:hint="cs"/>
            <w:sz w:val="24"/>
            <w:szCs w:val="24"/>
            <w:rtl/>
            <w:lang w:bidi="fa-IR"/>
          </w:rPr>
          <w:delText>راه حل</w:delText>
        </w:r>
      </w:del>
      <w:ins w:id="18928"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 xml:space="preserve"> محوری است</w:t>
      </w:r>
      <w:ins w:id="18929" w:author="Mehrnazi Boojari" w:date="2019-01-15T07:42:00Z">
        <w:r w:rsidR="00F701AB">
          <w:rPr>
            <w:rFonts w:ascii="B Lotus" w:hAnsi="B Lotus" w:cs="B Lotus" w:hint="cs"/>
            <w:sz w:val="24"/>
            <w:szCs w:val="24"/>
            <w:rtl/>
            <w:lang w:bidi="fa-IR"/>
          </w:rPr>
          <w:t>.</w:t>
        </w:r>
      </w:ins>
      <w:r w:rsidRPr="00471054">
        <w:rPr>
          <w:rFonts w:ascii="B Lotus" w:hAnsi="B Lotus" w:cs="B Lotus" w:hint="cs"/>
          <w:sz w:val="24"/>
          <w:szCs w:val="24"/>
          <w:rtl/>
          <w:lang w:bidi="fa-IR"/>
        </w:rPr>
        <w:t xml:space="preserve"> نظام اطلاعات به معنای مبانی نظری و مفاهیمی است که در مورد </w:t>
      </w:r>
      <w:del w:id="18930" w:author="Mehrnazi Boojari" w:date="2019-01-07T09:45:00Z">
        <w:r w:rsidRPr="00471054" w:rsidDel="006F7CCF">
          <w:rPr>
            <w:rFonts w:ascii="B Lotus" w:hAnsi="B Lotus" w:cs="B Lotus" w:hint="cs"/>
            <w:sz w:val="24"/>
            <w:szCs w:val="24"/>
            <w:rtl/>
            <w:lang w:bidi="fa-IR"/>
          </w:rPr>
          <w:delText>راه حل</w:delText>
        </w:r>
      </w:del>
      <w:ins w:id="18931" w:author="Mehrnazi Boojari" w:date="2019-01-07T09:45:00Z">
        <w:r w:rsidR="006F7CCF">
          <w:rPr>
            <w:rFonts w:ascii="B Lotus" w:hAnsi="B Lotus" w:cs="B Lotus" w:hint="cs"/>
            <w:sz w:val="24"/>
            <w:szCs w:val="24"/>
            <w:rtl/>
            <w:lang w:bidi="fa-IR"/>
          </w:rPr>
          <w:t>راه‌حل</w:t>
        </w:r>
      </w:ins>
      <w:r w:rsidRPr="00471054">
        <w:rPr>
          <w:rFonts w:ascii="B Lotus" w:hAnsi="B Lotus" w:cs="B Lotus" w:hint="cs"/>
          <w:sz w:val="24"/>
          <w:szCs w:val="24"/>
          <w:rtl/>
          <w:lang w:bidi="fa-IR"/>
        </w:rPr>
        <w:t xml:space="preserve"> پیشنهادی وجود دارد یا باید ساخته شوند</w:t>
      </w:r>
      <w:del w:id="18932" w:author="Mehrnazi Boojari" w:date="2019-01-15T07:42:00Z">
        <w:r w:rsidRPr="00471054" w:rsidDel="00F701AB">
          <w:rPr>
            <w:rFonts w:ascii="B Lotus" w:hAnsi="B Lotus" w:cs="B Lotus" w:hint="cs"/>
            <w:sz w:val="24"/>
            <w:szCs w:val="24"/>
            <w:rtl/>
            <w:lang w:bidi="fa-IR"/>
          </w:rPr>
          <w:delText xml:space="preserve">. </w:delText>
        </w:r>
      </w:del>
      <w:ins w:id="18933" w:author="Mehrnazi Boojari" w:date="2019-01-15T07:42:00Z">
        <w:r w:rsidR="00F701AB">
          <w:rPr>
            <w:rFonts w:ascii="B Lotus" w:hAnsi="B Lotus" w:cs="B Lotus" w:hint="cs"/>
            <w:sz w:val="24"/>
            <w:szCs w:val="24"/>
            <w:rtl/>
            <w:lang w:bidi="fa-IR"/>
          </w:rPr>
          <w:t>؛</w:t>
        </w:r>
        <w:r w:rsidR="00F701AB" w:rsidRPr="00471054">
          <w:rPr>
            <w:rFonts w:ascii="B Lotus" w:hAnsi="B Lotus" w:cs="B Lotus" w:hint="cs"/>
            <w:sz w:val="24"/>
            <w:szCs w:val="24"/>
            <w:rtl/>
            <w:lang w:bidi="fa-IR"/>
          </w:rPr>
          <w:t xml:space="preserve"> </w:t>
        </w:r>
      </w:ins>
      <w:del w:id="18934" w:author="Mehrnazi Boojari" w:date="2019-01-08T00:21:00Z">
        <w:r w:rsidRPr="00471054" w:rsidDel="007934C7">
          <w:rPr>
            <w:rFonts w:ascii="B Lotus" w:hAnsi="B Lotus" w:cs="B Lotus" w:hint="cs"/>
            <w:sz w:val="24"/>
            <w:szCs w:val="24"/>
            <w:rtl/>
            <w:lang w:bidi="fa-IR"/>
          </w:rPr>
          <w:delText>چرا که</w:delText>
        </w:r>
      </w:del>
      <w:ins w:id="18935" w:author="Mehrnazi Boojari" w:date="2019-01-08T00:21:00Z">
        <w:r w:rsidR="007934C7">
          <w:rPr>
            <w:rFonts w:ascii="B Lotus" w:hAnsi="B Lotus" w:cs="B Lotus" w:hint="cs"/>
            <w:sz w:val="24"/>
            <w:szCs w:val="24"/>
            <w:rtl/>
            <w:lang w:bidi="fa-IR"/>
          </w:rPr>
          <w:t>زیرا</w:t>
        </w:r>
      </w:ins>
      <w:r w:rsidRPr="00471054">
        <w:rPr>
          <w:rFonts w:ascii="B Lotus" w:hAnsi="B Lotus" w:cs="B Lotus" w:hint="cs"/>
          <w:sz w:val="24"/>
          <w:szCs w:val="24"/>
          <w:rtl/>
          <w:lang w:bidi="fa-IR"/>
        </w:rPr>
        <w:t xml:space="preserve"> اگر نظریه پشتیبان و مفاهیم مورد نظر به</w:t>
      </w:r>
      <w:ins w:id="18936" w:author="Mehrnazi Boojari" w:date="2019-01-08T23:52:00Z">
        <w:r w:rsidR="00990020">
          <w:rPr>
            <w:rFonts w:ascii="B Lotus" w:hAnsi="B Lotus" w:cs="B Nazanin" w:hint="cs"/>
            <w:sz w:val="24"/>
            <w:szCs w:val="24"/>
            <w:rtl/>
            <w:lang w:bidi="fa-IR"/>
          </w:rPr>
          <w:t>‌</w:t>
        </w:r>
      </w:ins>
      <w:del w:id="18937" w:author="Mehrnazi Boojari" w:date="2019-01-08T23:52:00Z">
        <w:r w:rsidRPr="00471054" w:rsidDel="00990020">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 xml:space="preserve">طور دقیق و شفاف بیان </w:t>
      </w:r>
      <w:del w:id="18938" w:author="Mehrnazi Boojari" w:date="2019-01-15T07:42:00Z">
        <w:r w:rsidRPr="00471054" w:rsidDel="00F701AB">
          <w:rPr>
            <w:rFonts w:ascii="B Lotus" w:hAnsi="B Lotus" w:cs="B Lotus" w:hint="cs"/>
            <w:sz w:val="24"/>
            <w:szCs w:val="24"/>
            <w:rtl/>
            <w:lang w:bidi="fa-IR"/>
          </w:rPr>
          <w:delText xml:space="preserve">نگردند </w:delText>
        </w:r>
      </w:del>
      <w:ins w:id="18939" w:author="Mehrnazi Boojari" w:date="2019-01-15T07:42:00Z">
        <w:r w:rsidR="00F701AB" w:rsidRPr="00471054">
          <w:rPr>
            <w:rFonts w:ascii="B Lotus" w:hAnsi="B Lotus" w:cs="B Lotus" w:hint="cs"/>
            <w:sz w:val="24"/>
            <w:szCs w:val="24"/>
            <w:rtl/>
            <w:lang w:bidi="fa-IR"/>
          </w:rPr>
          <w:t>ن</w:t>
        </w:r>
        <w:r w:rsidR="00F701AB">
          <w:rPr>
            <w:rFonts w:ascii="B Lotus" w:hAnsi="B Lotus" w:cs="B Lotus" w:hint="cs"/>
            <w:sz w:val="24"/>
            <w:szCs w:val="24"/>
            <w:rtl/>
            <w:lang w:bidi="fa-IR"/>
          </w:rPr>
          <w:t>شو</w:t>
        </w:r>
        <w:r w:rsidR="00F701AB" w:rsidRPr="00471054">
          <w:rPr>
            <w:rFonts w:ascii="B Lotus" w:hAnsi="B Lotus" w:cs="B Lotus" w:hint="cs"/>
            <w:sz w:val="24"/>
            <w:szCs w:val="24"/>
            <w:rtl/>
            <w:lang w:bidi="fa-IR"/>
          </w:rPr>
          <w:t xml:space="preserve">ند </w:t>
        </w:r>
      </w:ins>
      <w:r w:rsidRPr="00471054">
        <w:rPr>
          <w:rFonts w:ascii="B Lotus" w:hAnsi="B Lotus" w:cs="B Lotus" w:hint="cs"/>
          <w:sz w:val="24"/>
          <w:szCs w:val="24"/>
          <w:rtl/>
          <w:lang w:bidi="fa-IR"/>
        </w:rPr>
        <w:t>ممکن است پروژه دچار آفت</w:t>
      </w:r>
      <w:del w:id="18940" w:author="Mehrnazi Boojari" w:date="2019-01-07T10:43:00Z">
        <w:r w:rsidRPr="00471054" w:rsidDel="006A1F1D">
          <w:rPr>
            <w:rFonts w:ascii="B Lotus" w:hAnsi="B Lotus" w:cs="B Lotus" w:hint="cs"/>
            <w:sz w:val="24"/>
            <w:szCs w:val="24"/>
            <w:rtl/>
            <w:lang w:bidi="fa-IR"/>
          </w:rPr>
          <w:delText xml:space="preserve"> هایی </w:delText>
        </w:r>
      </w:del>
      <w:ins w:id="18941" w:author="Mehrnazi Boojari" w:date="2019-01-07T10:43:00Z">
        <w:r w:rsidR="006A1F1D">
          <w:rPr>
            <w:rFonts w:ascii="B Lotus" w:hAnsi="B Lotus" w:cs="B Lotus" w:hint="cs"/>
            <w:sz w:val="24"/>
            <w:szCs w:val="24"/>
            <w:rtl/>
            <w:lang w:bidi="fa-IR"/>
          </w:rPr>
          <w:t xml:space="preserve">‌هایی </w:t>
        </w:r>
      </w:ins>
      <w:r w:rsidRPr="00471054">
        <w:rPr>
          <w:rFonts w:ascii="B Lotus" w:hAnsi="B Lotus" w:cs="B Lotus" w:hint="cs"/>
          <w:sz w:val="24"/>
          <w:szCs w:val="24"/>
          <w:rtl/>
          <w:lang w:bidi="fa-IR"/>
        </w:rPr>
        <w:t>ا</w:t>
      </w:r>
      <w:r w:rsidR="00711484" w:rsidRPr="00471054">
        <w:rPr>
          <w:rFonts w:ascii="B Lotus" w:hAnsi="B Lotus" w:cs="B Lotus" w:hint="cs"/>
          <w:sz w:val="24"/>
          <w:szCs w:val="24"/>
          <w:rtl/>
          <w:lang w:bidi="fa-IR"/>
        </w:rPr>
        <w:t>ز قبیل سلیقه</w:t>
      </w:r>
      <w:ins w:id="18942" w:author="Mehrnazi Boojari" w:date="2019-01-15T07:43:00Z">
        <w:r w:rsidR="00F701AB">
          <w:rPr>
            <w:rFonts w:ascii="B Lotus" w:hAnsi="B Lotus" w:cs="B Nazanin" w:hint="cs"/>
            <w:sz w:val="24"/>
            <w:szCs w:val="24"/>
            <w:rtl/>
            <w:lang w:bidi="fa-IR"/>
          </w:rPr>
          <w:t>‌</w:t>
        </w:r>
      </w:ins>
      <w:del w:id="18943" w:author="Mehrnazi Boojari" w:date="2019-01-15T07:43:00Z">
        <w:r w:rsidR="00711484" w:rsidRPr="00471054" w:rsidDel="00F701AB">
          <w:rPr>
            <w:rFonts w:ascii="B Lotus" w:hAnsi="B Lotus" w:cs="B Lotus" w:hint="cs"/>
            <w:sz w:val="24"/>
            <w:szCs w:val="24"/>
            <w:rtl/>
            <w:lang w:bidi="fa-IR"/>
          </w:rPr>
          <w:delText xml:space="preserve"> </w:delText>
        </w:r>
      </w:del>
      <w:r w:rsidR="00711484" w:rsidRPr="00471054">
        <w:rPr>
          <w:rFonts w:ascii="B Lotus" w:hAnsi="B Lotus" w:cs="B Lotus" w:hint="cs"/>
          <w:sz w:val="24"/>
          <w:szCs w:val="24"/>
          <w:rtl/>
          <w:lang w:bidi="fa-IR"/>
        </w:rPr>
        <w:t>نگری و بخشی</w:t>
      </w:r>
      <w:ins w:id="18944" w:author="Mehrnazi Boojari" w:date="2019-01-15T07:43:00Z">
        <w:r w:rsidR="00F701AB">
          <w:rPr>
            <w:rFonts w:ascii="B Lotus" w:hAnsi="B Lotus" w:cs="B Nazanin" w:hint="cs"/>
            <w:sz w:val="24"/>
            <w:szCs w:val="24"/>
            <w:rtl/>
            <w:lang w:bidi="fa-IR"/>
          </w:rPr>
          <w:t>‌</w:t>
        </w:r>
      </w:ins>
      <w:del w:id="18945" w:author="Mehrnazi Boojari" w:date="2019-01-15T07:43:00Z">
        <w:r w:rsidR="00711484" w:rsidRPr="00471054" w:rsidDel="00F701AB">
          <w:rPr>
            <w:rFonts w:ascii="B Lotus" w:hAnsi="B Lotus" w:cs="B Lotus" w:hint="cs"/>
            <w:sz w:val="24"/>
            <w:szCs w:val="24"/>
            <w:rtl/>
            <w:lang w:bidi="fa-IR"/>
          </w:rPr>
          <w:delText xml:space="preserve"> </w:delText>
        </w:r>
      </w:del>
      <w:r w:rsidR="00711484" w:rsidRPr="00471054">
        <w:rPr>
          <w:rFonts w:ascii="B Lotus" w:hAnsi="B Lotus" w:cs="B Lotus" w:hint="cs"/>
          <w:sz w:val="24"/>
          <w:szCs w:val="24"/>
          <w:rtl/>
          <w:lang w:bidi="fa-IR"/>
        </w:rPr>
        <w:t>نگر</w:t>
      </w:r>
      <w:ins w:id="18946" w:author="Mehrnazi Boojari" w:date="2019-01-15T07:43:00Z">
        <w:r w:rsidR="00F701AB">
          <w:rPr>
            <w:rFonts w:ascii="B Lotus" w:hAnsi="B Lotus" w:cs="B Lotus" w:hint="cs"/>
            <w:sz w:val="24"/>
            <w:szCs w:val="24"/>
            <w:rtl/>
            <w:lang w:bidi="fa-IR"/>
          </w:rPr>
          <w:t>ی</w:t>
        </w:r>
      </w:ins>
      <w:r w:rsidR="00711484" w:rsidRPr="00471054">
        <w:rPr>
          <w:rFonts w:ascii="B Lotus" w:hAnsi="B Lotus" w:cs="B Lotus" w:hint="cs"/>
          <w:sz w:val="24"/>
          <w:szCs w:val="24"/>
          <w:rtl/>
          <w:lang w:bidi="fa-IR"/>
        </w:rPr>
        <w:t xml:space="preserve"> شو</w:t>
      </w:r>
      <w:r w:rsidRPr="00471054">
        <w:rPr>
          <w:rFonts w:ascii="B Lotus" w:hAnsi="B Lotus" w:cs="B Lotus" w:hint="cs"/>
          <w:sz w:val="24"/>
          <w:szCs w:val="24"/>
          <w:rtl/>
          <w:lang w:bidi="fa-IR"/>
        </w:rPr>
        <w:t>د و مقصود مورد</w:t>
      </w:r>
      <w:ins w:id="18947" w:author="Mehrnazi Boojari" w:date="2019-01-15T07:43:00Z">
        <w:r w:rsidR="00F701AB">
          <w:rPr>
            <w:rFonts w:ascii="B Lotus" w:hAnsi="B Lotus" w:cs="Times New Roman" w:hint="eastAsia"/>
            <w:sz w:val="24"/>
            <w:szCs w:val="24"/>
            <w:rtl/>
            <w:lang w:bidi="fa-IR"/>
          </w:rPr>
          <w:t> </w:t>
        </w:r>
      </w:ins>
      <w:del w:id="18948" w:author="Mehrnazi Boojari" w:date="2019-01-15T07:43:00Z">
        <w:r w:rsidRPr="00471054" w:rsidDel="00F701AB">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نظر حاصل ن</w:t>
      </w:r>
      <w:del w:id="18949" w:author="Mehrnazi Boojari" w:date="2019-01-08T01:18:00Z">
        <w:r w:rsidRPr="00471054" w:rsidDel="00632EB0">
          <w:rPr>
            <w:rFonts w:ascii="B Lotus" w:hAnsi="B Lotus" w:cs="B Lotus" w:hint="cs"/>
            <w:sz w:val="24"/>
            <w:szCs w:val="24"/>
            <w:rtl/>
            <w:lang w:bidi="fa-IR"/>
          </w:rPr>
          <w:delText>گردد</w:delText>
        </w:r>
      </w:del>
      <w:ins w:id="18950" w:author="Mehrnazi Boojari" w:date="2019-01-08T01:18:00Z">
        <w:r w:rsidR="00632EB0">
          <w:rPr>
            <w:rFonts w:ascii="B Lotus" w:hAnsi="B Lotus" w:cs="B Lotus" w:hint="cs"/>
            <w:sz w:val="24"/>
            <w:szCs w:val="24"/>
            <w:rtl/>
            <w:lang w:bidi="fa-IR"/>
          </w:rPr>
          <w:t>شود</w:t>
        </w:r>
      </w:ins>
      <w:r w:rsidRPr="00471054">
        <w:rPr>
          <w:rFonts w:ascii="B Lotus" w:hAnsi="B Lotus" w:cs="B Lotus" w:hint="cs"/>
          <w:sz w:val="24"/>
          <w:szCs w:val="24"/>
          <w:rtl/>
          <w:lang w:bidi="fa-IR"/>
        </w:rPr>
        <w:t xml:space="preserve">. </w:t>
      </w:r>
      <w:r w:rsidR="00C25F14" w:rsidRPr="00471054">
        <w:rPr>
          <w:rFonts w:ascii="B Lotus" w:hAnsi="B Lotus" w:cs="B Lotus" w:hint="cs"/>
          <w:sz w:val="24"/>
          <w:szCs w:val="24"/>
          <w:rtl/>
          <w:lang w:bidi="fa-IR"/>
        </w:rPr>
        <w:t xml:space="preserve">در مفاهیم و نظریه پشتیبان باید نسبت </w:t>
      </w:r>
      <w:del w:id="18951" w:author="Mehrnazi Boojari" w:date="2019-01-07T09:45:00Z">
        <w:r w:rsidR="00C25F14" w:rsidRPr="00471054" w:rsidDel="006F7CCF">
          <w:rPr>
            <w:rFonts w:ascii="B Lotus" w:hAnsi="B Lotus" w:cs="B Lotus" w:hint="cs"/>
            <w:sz w:val="24"/>
            <w:szCs w:val="24"/>
            <w:rtl/>
            <w:lang w:bidi="fa-IR"/>
          </w:rPr>
          <w:delText>راه حل</w:delText>
        </w:r>
      </w:del>
      <w:ins w:id="18952" w:author="Mehrnazi Boojari" w:date="2019-01-07T09:45:00Z">
        <w:r w:rsidR="006F7CCF">
          <w:rPr>
            <w:rFonts w:ascii="B Lotus" w:hAnsi="B Lotus" w:cs="B Lotus" w:hint="cs"/>
            <w:sz w:val="24"/>
            <w:szCs w:val="24"/>
            <w:rtl/>
            <w:lang w:bidi="fa-IR"/>
          </w:rPr>
          <w:t>راه‌حل</w:t>
        </w:r>
      </w:ins>
      <w:r w:rsidR="00C25F14" w:rsidRPr="00471054">
        <w:rPr>
          <w:rFonts w:ascii="B Lotus" w:hAnsi="B Lotus" w:cs="B Lotus" w:hint="cs"/>
          <w:sz w:val="24"/>
          <w:szCs w:val="24"/>
          <w:rtl/>
          <w:lang w:bidi="fa-IR"/>
        </w:rPr>
        <w:t xml:space="preserve"> عنوان</w:t>
      </w:r>
      <w:ins w:id="18953" w:author="Mehrnazi Boojari" w:date="2019-01-15T07:43:00Z">
        <w:r w:rsidR="00F701AB">
          <w:rPr>
            <w:rFonts w:ascii="B Lotus" w:hAnsi="B Lotus" w:cs="B Nazanin" w:hint="cs"/>
            <w:sz w:val="24"/>
            <w:szCs w:val="24"/>
            <w:rtl/>
            <w:lang w:bidi="fa-IR"/>
          </w:rPr>
          <w:t>‌</w:t>
        </w:r>
      </w:ins>
      <w:del w:id="18954" w:author="Mehrnazi Boojari" w:date="2019-01-15T07:43:00Z">
        <w:r w:rsidR="00C25F14" w:rsidRPr="00471054" w:rsidDel="00F701AB">
          <w:rPr>
            <w:rFonts w:ascii="B Lotus" w:hAnsi="B Lotus" w:cs="B Lotus" w:hint="cs"/>
            <w:sz w:val="24"/>
            <w:szCs w:val="24"/>
            <w:rtl/>
            <w:lang w:bidi="fa-IR"/>
          </w:rPr>
          <w:delText xml:space="preserve"> </w:delText>
        </w:r>
      </w:del>
      <w:r w:rsidR="00C25F14" w:rsidRPr="00471054">
        <w:rPr>
          <w:rFonts w:ascii="B Lotus" w:hAnsi="B Lotus" w:cs="B Lotus" w:hint="cs"/>
          <w:sz w:val="24"/>
          <w:szCs w:val="24"/>
          <w:rtl/>
          <w:lang w:bidi="fa-IR"/>
        </w:rPr>
        <w:t>شده با مسیر و جهت حرکت کلان جامعه سنجیده</w:t>
      </w:r>
      <w:ins w:id="18955" w:author="Mehrnazi Boojari" w:date="2019-01-15T07:43:00Z">
        <w:r w:rsidR="00F701AB">
          <w:rPr>
            <w:rFonts w:ascii="B Lotus" w:hAnsi="B Lotus" w:cs="B Lotus" w:hint="cs"/>
            <w:sz w:val="24"/>
            <w:szCs w:val="24"/>
            <w:rtl/>
            <w:lang w:bidi="fa-IR"/>
          </w:rPr>
          <w:t xml:space="preserve"> شود</w:t>
        </w:r>
      </w:ins>
      <w:r w:rsidR="00C25F14" w:rsidRPr="00471054">
        <w:rPr>
          <w:rFonts w:ascii="B Lotus" w:hAnsi="B Lotus" w:cs="B Lotus" w:hint="cs"/>
          <w:sz w:val="24"/>
          <w:szCs w:val="24"/>
          <w:rtl/>
          <w:lang w:bidi="fa-IR"/>
        </w:rPr>
        <w:t xml:space="preserve"> و از به انحراف رفتن آن جلوگیری </w:t>
      </w:r>
      <w:del w:id="18956" w:author="Mehrnazi Boojari" w:date="2019-01-15T07:43:00Z">
        <w:r w:rsidR="00C25F14" w:rsidRPr="00471054" w:rsidDel="00F701AB">
          <w:rPr>
            <w:rFonts w:ascii="B Lotus" w:hAnsi="B Lotus" w:cs="B Lotus" w:hint="cs"/>
            <w:sz w:val="24"/>
            <w:szCs w:val="24"/>
            <w:rtl/>
            <w:lang w:bidi="fa-IR"/>
          </w:rPr>
          <w:delText>به عمل آید</w:delText>
        </w:r>
      </w:del>
      <w:ins w:id="18957" w:author="Mehrnazi Boojari" w:date="2019-01-15T07:43:00Z">
        <w:r w:rsidR="00F701AB">
          <w:rPr>
            <w:rFonts w:ascii="B Lotus" w:hAnsi="B Lotus" w:cs="B Lotus" w:hint="cs"/>
            <w:sz w:val="24"/>
            <w:szCs w:val="24"/>
            <w:rtl/>
            <w:lang w:bidi="fa-IR"/>
          </w:rPr>
          <w:t>شود</w:t>
        </w:r>
      </w:ins>
      <w:r w:rsidR="00C25F14" w:rsidRPr="00471054">
        <w:rPr>
          <w:rFonts w:ascii="B Lotus" w:hAnsi="B Lotus" w:cs="B Lotus" w:hint="cs"/>
          <w:sz w:val="24"/>
          <w:szCs w:val="24"/>
          <w:rtl/>
          <w:lang w:bidi="fa-IR"/>
        </w:rPr>
        <w:t xml:space="preserve">. </w:t>
      </w:r>
    </w:p>
    <w:p w14:paraId="6531F171" w14:textId="77777777" w:rsidR="009C549C" w:rsidRPr="00471054" w:rsidRDefault="009C549C" w:rsidP="00AC35D3">
      <w:pPr>
        <w:pStyle w:val="Heading3"/>
        <w:rPr>
          <w:rFonts w:ascii="B Lotus" w:hAnsi="B Lotus"/>
          <w:rtl/>
        </w:rPr>
      </w:pPr>
      <w:bookmarkStart w:id="18958" w:name="_Toc533248646"/>
      <w:bookmarkStart w:id="18959" w:name="_Toc533781306"/>
      <w:bookmarkStart w:id="18960" w:name="_Toc533782262"/>
      <w:r w:rsidRPr="00471054">
        <w:rPr>
          <w:rFonts w:ascii="B Lotus" w:hAnsi="B Lotus" w:hint="cs"/>
          <w:rtl/>
        </w:rPr>
        <w:t>ساختارهای متکفل</w:t>
      </w:r>
      <w:bookmarkEnd w:id="18958"/>
      <w:bookmarkEnd w:id="18959"/>
      <w:bookmarkEnd w:id="18960"/>
      <w:r w:rsidRPr="00471054">
        <w:rPr>
          <w:rFonts w:ascii="B Lotus" w:hAnsi="B Lotus" w:hint="cs"/>
          <w:rtl/>
        </w:rPr>
        <w:t xml:space="preserve"> </w:t>
      </w:r>
    </w:p>
    <w:p w14:paraId="4808712A" w14:textId="77777777" w:rsidR="00CA285C" w:rsidRPr="00471054" w:rsidRDefault="009C549C" w:rsidP="00F701AB">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اصلی</w:t>
      </w:r>
      <w:del w:id="18961" w:author="Mehrnazi Boojari" w:date="2019-01-07T10:55:00Z">
        <w:r w:rsidRPr="00471054" w:rsidDel="006A1F1D">
          <w:rPr>
            <w:rFonts w:ascii="B Lotus" w:hAnsi="B Lotus" w:cs="B Lotus" w:hint="cs"/>
            <w:sz w:val="24"/>
            <w:szCs w:val="24"/>
            <w:rtl/>
            <w:lang w:bidi="fa-IR"/>
          </w:rPr>
          <w:delText xml:space="preserve"> ترین </w:delText>
        </w:r>
      </w:del>
      <w:ins w:id="18962" w:author="Mehrnazi Boojari" w:date="2019-01-07T10:55:00Z">
        <w:r w:rsidR="006A1F1D">
          <w:rPr>
            <w:rFonts w:ascii="B Lotus" w:hAnsi="B Lotus" w:cs="B Lotus" w:hint="cs"/>
            <w:sz w:val="24"/>
            <w:szCs w:val="24"/>
            <w:rtl/>
            <w:lang w:bidi="fa-IR"/>
          </w:rPr>
          <w:t xml:space="preserve">‌ترین </w:t>
        </w:r>
      </w:ins>
      <w:r w:rsidRPr="00471054">
        <w:rPr>
          <w:rFonts w:ascii="B Lotus" w:hAnsi="B Lotus" w:cs="B Lotus" w:hint="cs"/>
          <w:sz w:val="24"/>
          <w:szCs w:val="24"/>
          <w:rtl/>
          <w:lang w:bidi="fa-IR"/>
        </w:rPr>
        <w:t>بخش در تعریف پروژه</w:t>
      </w:r>
      <w:del w:id="18963" w:author="Mehrnazi Boojari" w:date="2019-01-07T09:47:00Z">
        <w:r w:rsidRPr="00471054" w:rsidDel="006F7CCF">
          <w:rPr>
            <w:rFonts w:ascii="B Lotus" w:hAnsi="B Lotus" w:cs="B Lotus" w:hint="cs"/>
            <w:sz w:val="24"/>
            <w:szCs w:val="24"/>
            <w:rtl/>
            <w:lang w:bidi="fa-IR"/>
          </w:rPr>
          <w:delText xml:space="preserve"> ،</w:delText>
        </w:r>
      </w:del>
      <w:ins w:id="18964" w:author="Mehrnazi Boojari" w:date="2019-01-07T09:47:00Z">
        <w:r w:rsidR="006F7CCF">
          <w:rPr>
            <w:rFonts w:ascii="B Lotus" w:hAnsi="B Lotus" w:cs="B Lotus" w:hint="cs"/>
            <w:sz w:val="24"/>
            <w:szCs w:val="24"/>
            <w:rtl/>
            <w:lang w:bidi="fa-IR"/>
          </w:rPr>
          <w:t>،</w:t>
        </w:r>
      </w:ins>
      <w:r w:rsidRPr="00471054">
        <w:rPr>
          <w:rFonts w:ascii="B Lotus" w:hAnsi="B Lotus" w:cs="B Lotus" w:hint="cs"/>
          <w:sz w:val="24"/>
          <w:szCs w:val="24"/>
          <w:rtl/>
          <w:lang w:bidi="fa-IR"/>
        </w:rPr>
        <w:t xml:space="preserve"> تعریف دستگاه</w:t>
      </w:r>
      <w:del w:id="18965" w:author="Mehrnazi Boojari" w:date="2019-01-07T09:46:00Z">
        <w:r w:rsidRPr="00471054" w:rsidDel="006F7CCF">
          <w:rPr>
            <w:rFonts w:ascii="B Lotus" w:hAnsi="B Lotus" w:cs="B Lotus" w:hint="cs"/>
            <w:sz w:val="24"/>
            <w:szCs w:val="24"/>
            <w:rtl/>
            <w:lang w:bidi="fa-IR"/>
          </w:rPr>
          <w:delText xml:space="preserve"> های </w:delText>
        </w:r>
      </w:del>
      <w:ins w:id="18966"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متکفل اجرای پروژه است. </w:t>
      </w:r>
      <w:r w:rsidR="001A41B4" w:rsidRPr="00471054">
        <w:rPr>
          <w:rFonts w:ascii="B Lotus" w:hAnsi="B Lotus" w:cs="B Lotus" w:hint="cs"/>
          <w:sz w:val="24"/>
          <w:szCs w:val="24"/>
          <w:rtl/>
          <w:lang w:bidi="fa-IR"/>
        </w:rPr>
        <w:t>با توجه به</w:t>
      </w:r>
      <w:r w:rsidR="00CA285C" w:rsidRPr="00471054">
        <w:rPr>
          <w:rFonts w:ascii="B Lotus" w:hAnsi="B Lotus" w:cs="B Lotus" w:hint="cs"/>
          <w:sz w:val="24"/>
          <w:szCs w:val="24"/>
          <w:rtl/>
          <w:lang w:bidi="fa-IR"/>
        </w:rPr>
        <w:t xml:space="preserve"> آنچه در فصل</w:t>
      </w:r>
      <w:r w:rsidR="00EC17C0" w:rsidRPr="00471054">
        <w:rPr>
          <w:rFonts w:ascii="B Lotus" w:hAnsi="B Lotus" w:cs="B Lotus" w:hint="cs"/>
          <w:sz w:val="24"/>
          <w:szCs w:val="24"/>
          <w:rtl/>
          <w:lang w:bidi="fa-IR"/>
        </w:rPr>
        <w:t xml:space="preserve"> اول</w:t>
      </w:r>
      <w:r w:rsidR="00CA285C" w:rsidRPr="00471054">
        <w:rPr>
          <w:rFonts w:ascii="B Lotus" w:hAnsi="B Lotus" w:cs="B Lotus" w:hint="cs"/>
          <w:sz w:val="24"/>
          <w:szCs w:val="24"/>
          <w:rtl/>
          <w:lang w:bidi="fa-IR"/>
        </w:rPr>
        <w:t xml:space="preserve"> نوشته شد در مسیر نظام</w:t>
      </w:r>
      <w:del w:id="18967" w:author="Mehrnazi Boojari" w:date="2019-01-07T09:51:00Z">
        <w:r w:rsidR="00CA285C" w:rsidRPr="00471054" w:rsidDel="006F7CCF">
          <w:rPr>
            <w:rFonts w:ascii="B Lotus" w:hAnsi="B Lotus" w:cs="B Lotus" w:hint="cs"/>
            <w:sz w:val="24"/>
            <w:szCs w:val="24"/>
            <w:rtl/>
            <w:lang w:bidi="fa-IR"/>
          </w:rPr>
          <w:delText xml:space="preserve"> سازی </w:delText>
        </w:r>
      </w:del>
      <w:ins w:id="18968" w:author="Mehrnazi Boojari" w:date="2019-01-07T09:51:00Z">
        <w:r w:rsidR="006F7CCF">
          <w:rPr>
            <w:rFonts w:ascii="B Lotus" w:hAnsi="B Lotus" w:cs="B Lotus" w:hint="cs"/>
            <w:sz w:val="24"/>
            <w:szCs w:val="24"/>
            <w:rtl/>
            <w:lang w:bidi="fa-IR"/>
          </w:rPr>
          <w:t xml:space="preserve">‌سازی </w:t>
        </w:r>
      </w:ins>
      <w:r w:rsidR="00CA285C" w:rsidRPr="00471054">
        <w:rPr>
          <w:rFonts w:ascii="B Lotus" w:hAnsi="B Lotus" w:cs="B Lotus" w:hint="cs"/>
          <w:sz w:val="24"/>
          <w:szCs w:val="24"/>
          <w:rtl/>
          <w:lang w:bidi="fa-IR"/>
        </w:rPr>
        <w:t xml:space="preserve">اسلامی </w:t>
      </w:r>
      <w:del w:id="18969" w:author="Mehrnazi Boojari" w:date="2019-01-07T23:28:00Z">
        <w:r w:rsidR="00CA285C" w:rsidRPr="00471054" w:rsidDel="00FB0B67">
          <w:rPr>
            <w:rFonts w:ascii="B Lotus" w:hAnsi="B Lotus" w:cs="B Lotus" w:hint="cs"/>
            <w:sz w:val="24"/>
            <w:szCs w:val="24"/>
            <w:rtl/>
            <w:lang w:bidi="fa-IR"/>
          </w:rPr>
          <w:delText>به عنوان</w:delText>
        </w:r>
      </w:del>
      <w:ins w:id="18970" w:author="Mehrnazi Boojari" w:date="2019-01-07T23:28:00Z">
        <w:r w:rsidR="00FB0B67">
          <w:rPr>
            <w:rFonts w:ascii="B Lotus" w:hAnsi="B Lotus" w:cs="B Lotus" w:hint="cs"/>
            <w:sz w:val="24"/>
            <w:szCs w:val="24"/>
            <w:rtl/>
            <w:lang w:bidi="fa-IR"/>
          </w:rPr>
          <w:t>به‌مثابۀ</w:t>
        </w:r>
      </w:ins>
      <w:r w:rsidR="00CA285C" w:rsidRPr="00471054">
        <w:rPr>
          <w:rFonts w:ascii="B Lotus" w:hAnsi="B Lotus" w:cs="B Lotus" w:hint="cs"/>
          <w:sz w:val="24"/>
          <w:szCs w:val="24"/>
          <w:rtl/>
          <w:lang w:bidi="fa-IR"/>
        </w:rPr>
        <w:t xml:space="preserve"> مبنای فکری انقلاب اسلامی</w:t>
      </w:r>
      <w:r w:rsidR="00EC17C0" w:rsidRPr="00471054">
        <w:rPr>
          <w:rFonts w:ascii="B Lotus" w:hAnsi="B Lotus" w:cs="B Lotus" w:hint="cs"/>
          <w:sz w:val="24"/>
          <w:szCs w:val="24"/>
          <w:rtl/>
          <w:lang w:bidi="fa-IR"/>
        </w:rPr>
        <w:t>،</w:t>
      </w:r>
      <w:r w:rsidR="00CA285C" w:rsidRPr="00471054">
        <w:rPr>
          <w:rFonts w:ascii="B Lotus" w:hAnsi="B Lotus" w:cs="B Lotus" w:hint="cs"/>
          <w:sz w:val="24"/>
          <w:szCs w:val="24"/>
          <w:rtl/>
          <w:lang w:bidi="fa-IR"/>
        </w:rPr>
        <w:t xml:space="preserve"> دولت اسلامی </w:t>
      </w:r>
      <w:del w:id="18971" w:author="Mehrnazi Boojari" w:date="2019-01-07T23:28:00Z">
        <w:r w:rsidR="00CA285C" w:rsidRPr="00471054" w:rsidDel="00FB0B67">
          <w:rPr>
            <w:rFonts w:ascii="B Lotus" w:hAnsi="B Lotus" w:cs="B Lotus" w:hint="cs"/>
            <w:sz w:val="24"/>
            <w:szCs w:val="24"/>
            <w:rtl/>
            <w:lang w:bidi="fa-IR"/>
          </w:rPr>
          <w:delText>به عنوان</w:delText>
        </w:r>
      </w:del>
      <w:ins w:id="18972" w:author="Mehrnazi Boojari" w:date="2019-01-07T23:28:00Z">
        <w:r w:rsidR="00FB0B67">
          <w:rPr>
            <w:rFonts w:ascii="B Lotus" w:hAnsi="B Lotus" w:cs="B Lotus" w:hint="cs"/>
            <w:sz w:val="24"/>
            <w:szCs w:val="24"/>
            <w:rtl/>
            <w:lang w:bidi="fa-IR"/>
          </w:rPr>
          <w:t>به‌مثابۀ</w:t>
        </w:r>
      </w:ins>
      <w:r w:rsidR="00CA285C" w:rsidRPr="00471054">
        <w:rPr>
          <w:rFonts w:ascii="B Lotus" w:hAnsi="B Lotus" w:cs="B Lotus" w:hint="cs"/>
          <w:sz w:val="24"/>
          <w:szCs w:val="24"/>
          <w:rtl/>
          <w:lang w:bidi="fa-IR"/>
        </w:rPr>
        <w:t xml:space="preserve"> سومین مرحله است</w:t>
      </w:r>
      <w:ins w:id="18973" w:author="Mehrnazi Boojari" w:date="2019-01-15T07:44:00Z">
        <w:r w:rsidR="00F701AB">
          <w:rPr>
            <w:rFonts w:ascii="B Lotus" w:hAnsi="B Lotus" w:cs="B Lotus" w:hint="cs"/>
            <w:sz w:val="24"/>
            <w:szCs w:val="24"/>
            <w:rtl/>
            <w:lang w:bidi="fa-IR"/>
          </w:rPr>
          <w:t>،</w:t>
        </w:r>
      </w:ins>
      <w:r w:rsidR="00CA285C" w:rsidRPr="00471054">
        <w:rPr>
          <w:rFonts w:ascii="B Lotus" w:hAnsi="B Lotus" w:cs="B Lotus" w:hint="cs"/>
          <w:sz w:val="24"/>
          <w:szCs w:val="24"/>
          <w:rtl/>
          <w:lang w:bidi="fa-IR"/>
        </w:rPr>
        <w:t xml:space="preserve"> که در حال حاضر انقلاب به این مرحله رسیده است. در مرحله دولت اسلامی </w:t>
      </w:r>
      <w:del w:id="18974" w:author="Mehrnazi Boojari" w:date="2019-01-07T11:01:00Z">
        <w:r w:rsidR="00CA285C" w:rsidRPr="00471054" w:rsidDel="00DB081F">
          <w:rPr>
            <w:rFonts w:ascii="B Lotus" w:hAnsi="B Lotus" w:cs="B Lotus" w:hint="cs"/>
            <w:sz w:val="24"/>
            <w:szCs w:val="24"/>
            <w:rtl/>
            <w:lang w:bidi="fa-IR"/>
          </w:rPr>
          <w:delText>بوجود</w:delText>
        </w:r>
      </w:del>
      <w:ins w:id="18975" w:author="Mehrnazi Boojari" w:date="2019-01-07T11:01:00Z">
        <w:r w:rsidR="00DB081F">
          <w:rPr>
            <w:rFonts w:ascii="B Lotus" w:hAnsi="B Lotus" w:cs="B Lotus" w:hint="cs"/>
            <w:sz w:val="24"/>
            <w:szCs w:val="24"/>
            <w:rtl/>
            <w:lang w:bidi="fa-IR"/>
          </w:rPr>
          <w:t>به‌وجود</w:t>
        </w:r>
      </w:ins>
      <w:ins w:id="18976" w:author="Mehrnazi Boojari" w:date="2019-01-15T07:44:00Z">
        <w:r w:rsidR="00F701AB">
          <w:rPr>
            <w:rFonts w:ascii="B Lotus" w:hAnsi="B Lotus" w:cs="B Nazanin" w:hint="cs"/>
            <w:sz w:val="24"/>
            <w:szCs w:val="24"/>
            <w:rtl/>
            <w:lang w:bidi="fa-IR"/>
          </w:rPr>
          <w:t>‌</w:t>
        </w:r>
      </w:ins>
      <w:del w:id="18977" w:author="Mehrnazi Boojari" w:date="2019-01-15T07:44:00Z">
        <w:r w:rsidR="00CA285C" w:rsidRPr="00471054" w:rsidDel="00F701AB">
          <w:rPr>
            <w:rFonts w:ascii="B Lotus" w:hAnsi="B Lotus" w:cs="B Lotus" w:hint="cs"/>
            <w:sz w:val="24"/>
            <w:szCs w:val="24"/>
            <w:rtl/>
            <w:lang w:bidi="fa-IR"/>
          </w:rPr>
          <w:delText xml:space="preserve"> </w:delText>
        </w:r>
      </w:del>
      <w:r w:rsidR="00CA285C" w:rsidRPr="00471054">
        <w:rPr>
          <w:rFonts w:ascii="B Lotus" w:hAnsi="B Lotus" w:cs="B Lotus" w:hint="cs"/>
          <w:sz w:val="24"/>
          <w:szCs w:val="24"/>
          <w:rtl/>
          <w:lang w:bidi="fa-IR"/>
        </w:rPr>
        <w:t>آوردن ساختارهای مناسب با دولت اسلامی برای گزارش راهبردی حاضر</w:t>
      </w:r>
      <w:ins w:id="18978" w:author="Mehrnazi Boojari" w:date="2019-01-15T07:44:00Z">
        <w:r w:rsidR="00F701AB">
          <w:rPr>
            <w:rFonts w:ascii="B Lotus" w:hAnsi="B Lotus" w:cs="B Nazanin" w:hint="cs"/>
            <w:sz w:val="24"/>
            <w:szCs w:val="24"/>
            <w:rtl/>
            <w:lang w:bidi="fa-IR"/>
          </w:rPr>
          <w:t>‌</w:t>
        </w:r>
      </w:ins>
      <w:del w:id="18979" w:author="Mehrnazi Boojari" w:date="2019-01-15T07:44:00Z">
        <w:r w:rsidR="00EC17C0" w:rsidRPr="00471054" w:rsidDel="00F701AB">
          <w:rPr>
            <w:rFonts w:ascii="B Lotus" w:hAnsi="B Lotus" w:cs="B Lotus" w:hint="cs"/>
            <w:sz w:val="24"/>
            <w:szCs w:val="24"/>
            <w:rtl/>
            <w:lang w:bidi="fa-IR"/>
          </w:rPr>
          <w:delText>،</w:delText>
        </w:r>
      </w:del>
      <w:r w:rsidR="00EC17C0" w:rsidRPr="00471054">
        <w:rPr>
          <w:rFonts w:ascii="B Lotus" w:hAnsi="B Lotus" w:cs="B Lotus" w:hint="cs"/>
          <w:sz w:val="24"/>
          <w:szCs w:val="24"/>
          <w:rtl/>
          <w:lang w:bidi="fa-IR"/>
        </w:rPr>
        <w:t xml:space="preserve"> اصل است. </w:t>
      </w:r>
      <w:r w:rsidR="00AC35D3" w:rsidRPr="00471054">
        <w:rPr>
          <w:rFonts w:ascii="B Lotus" w:hAnsi="B Lotus" w:cs="B Lotus" w:hint="cs"/>
          <w:sz w:val="24"/>
          <w:szCs w:val="24"/>
          <w:rtl/>
          <w:lang w:bidi="fa-IR"/>
        </w:rPr>
        <w:t>ترمیم و بهینه</w:t>
      </w:r>
      <w:del w:id="18980" w:author="Mehrnazi Boojari" w:date="2019-01-07T09:51:00Z">
        <w:r w:rsidR="00AC35D3" w:rsidRPr="00471054" w:rsidDel="006F7CCF">
          <w:rPr>
            <w:rFonts w:ascii="B Lotus" w:hAnsi="B Lotus" w:cs="B Lotus" w:hint="cs"/>
            <w:sz w:val="24"/>
            <w:szCs w:val="24"/>
            <w:rtl/>
            <w:lang w:bidi="fa-IR"/>
          </w:rPr>
          <w:delText xml:space="preserve"> سازی </w:delText>
        </w:r>
      </w:del>
      <w:ins w:id="18981" w:author="Mehrnazi Boojari" w:date="2019-01-07T09:51:00Z">
        <w:r w:rsidR="006F7CCF">
          <w:rPr>
            <w:rFonts w:ascii="B Lotus" w:hAnsi="B Lotus" w:cs="B Lotus" w:hint="cs"/>
            <w:sz w:val="24"/>
            <w:szCs w:val="24"/>
            <w:rtl/>
            <w:lang w:bidi="fa-IR"/>
          </w:rPr>
          <w:t xml:space="preserve">‌سازی </w:t>
        </w:r>
      </w:ins>
      <w:r w:rsidR="00AC35D3" w:rsidRPr="00471054">
        <w:rPr>
          <w:rFonts w:ascii="B Lotus" w:hAnsi="B Lotus" w:cs="B Lotus" w:hint="cs"/>
          <w:sz w:val="24"/>
          <w:szCs w:val="24"/>
          <w:rtl/>
          <w:lang w:bidi="fa-IR"/>
        </w:rPr>
        <w:t>ساختارهای نظام برای دستیابی به اهداف مورد نظر اولویت بیشتری نسبت به حل چالش</w:t>
      </w:r>
      <w:del w:id="18982" w:author="Mehrnazi Boojari" w:date="2019-01-07T09:46:00Z">
        <w:r w:rsidR="00AC35D3" w:rsidRPr="00471054" w:rsidDel="006F7CCF">
          <w:rPr>
            <w:rFonts w:ascii="B Lotus" w:hAnsi="B Lotus" w:cs="B Lotus" w:hint="cs"/>
            <w:sz w:val="24"/>
            <w:szCs w:val="24"/>
            <w:rtl/>
            <w:lang w:bidi="fa-IR"/>
          </w:rPr>
          <w:delText xml:space="preserve"> های </w:delText>
        </w:r>
      </w:del>
      <w:ins w:id="18983" w:author="Mehrnazi Boojari" w:date="2019-01-07T09:46:00Z">
        <w:r w:rsidR="006F7CCF">
          <w:rPr>
            <w:rFonts w:ascii="B Lotus" w:hAnsi="B Lotus" w:cs="B Lotus" w:hint="cs"/>
            <w:sz w:val="24"/>
            <w:szCs w:val="24"/>
            <w:rtl/>
            <w:lang w:bidi="fa-IR"/>
          </w:rPr>
          <w:t xml:space="preserve">‌های </w:t>
        </w:r>
      </w:ins>
      <w:r w:rsidR="00AC35D3" w:rsidRPr="00471054">
        <w:rPr>
          <w:rFonts w:ascii="B Lotus" w:hAnsi="B Lotus" w:cs="B Lotus" w:hint="cs"/>
          <w:sz w:val="24"/>
          <w:szCs w:val="24"/>
          <w:rtl/>
          <w:lang w:bidi="fa-IR"/>
        </w:rPr>
        <w:t>هر موضوعی دارد</w:t>
      </w:r>
      <w:del w:id="18984" w:author="Mehrnazi Boojari" w:date="2019-01-07T11:04:00Z">
        <w:r w:rsidR="00AC35D3" w:rsidRPr="00471054" w:rsidDel="00DB081F">
          <w:rPr>
            <w:rFonts w:ascii="B Lotus" w:hAnsi="B Lotus" w:cs="B Lotus" w:hint="cs"/>
            <w:sz w:val="24"/>
            <w:szCs w:val="24"/>
            <w:rtl/>
            <w:lang w:bidi="fa-IR"/>
          </w:rPr>
          <w:delText xml:space="preserve">. لذا </w:delText>
        </w:r>
      </w:del>
      <w:ins w:id="18985" w:author="Mehrnazi Boojari" w:date="2019-01-07T11:04:00Z">
        <w:r w:rsidR="00DB081F">
          <w:rPr>
            <w:rFonts w:ascii="B Lotus" w:hAnsi="B Lotus" w:cs="B Lotus" w:hint="cs"/>
            <w:sz w:val="24"/>
            <w:szCs w:val="24"/>
            <w:rtl/>
            <w:lang w:bidi="fa-IR"/>
          </w:rPr>
          <w:t xml:space="preserve">. لذا، </w:t>
        </w:r>
      </w:ins>
      <w:r w:rsidR="00AC35D3" w:rsidRPr="00471054">
        <w:rPr>
          <w:rFonts w:ascii="B Lotus" w:hAnsi="B Lotus" w:cs="B Lotus" w:hint="cs"/>
          <w:sz w:val="24"/>
          <w:szCs w:val="24"/>
          <w:rtl/>
          <w:lang w:bidi="fa-IR"/>
        </w:rPr>
        <w:t>تعریف دقیق دستگاه</w:t>
      </w:r>
      <w:del w:id="18986" w:author="Mehrnazi Boojari" w:date="2019-01-07T09:46:00Z">
        <w:r w:rsidR="00AC35D3" w:rsidRPr="00471054" w:rsidDel="006F7CCF">
          <w:rPr>
            <w:rFonts w:ascii="B Lotus" w:hAnsi="B Lotus" w:cs="B Lotus" w:hint="cs"/>
            <w:sz w:val="24"/>
            <w:szCs w:val="24"/>
            <w:rtl/>
            <w:lang w:bidi="fa-IR"/>
          </w:rPr>
          <w:delText xml:space="preserve"> های </w:delText>
        </w:r>
      </w:del>
      <w:ins w:id="18987" w:author="Mehrnazi Boojari" w:date="2019-01-07T09:46:00Z">
        <w:r w:rsidR="006F7CCF">
          <w:rPr>
            <w:rFonts w:ascii="B Lotus" w:hAnsi="B Lotus" w:cs="B Lotus" w:hint="cs"/>
            <w:sz w:val="24"/>
            <w:szCs w:val="24"/>
            <w:rtl/>
            <w:lang w:bidi="fa-IR"/>
          </w:rPr>
          <w:t xml:space="preserve">‌های </w:t>
        </w:r>
      </w:ins>
      <w:r w:rsidR="00AC35D3" w:rsidRPr="00471054">
        <w:rPr>
          <w:rFonts w:ascii="B Lotus" w:hAnsi="B Lotus" w:cs="B Lotus" w:hint="cs"/>
          <w:sz w:val="24"/>
          <w:szCs w:val="24"/>
          <w:rtl/>
          <w:lang w:bidi="fa-IR"/>
        </w:rPr>
        <w:t>متولی در تعریف پروژه</w:t>
      </w:r>
      <w:del w:id="18988" w:author="Mehrnazi Boojari" w:date="2019-01-07T09:46:00Z">
        <w:r w:rsidR="00AC35D3" w:rsidRPr="00471054" w:rsidDel="006F7CCF">
          <w:rPr>
            <w:rFonts w:ascii="B Lotus" w:hAnsi="B Lotus" w:cs="B Lotus" w:hint="cs"/>
            <w:sz w:val="24"/>
            <w:szCs w:val="24"/>
            <w:rtl/>
            <w:lang w:bidi="fa-IR"/>
          </w:rPr>
          <w:delText xml:space="preserve"> های </w:delText>
        </w:r>
      </w:del>
      <w:ins w:id="18989" w:author="Mehrnazi Boojari" w:date="2019-01-07T09:46:00Z">
        <w:r w:rsidR="006F7CCF">
          <w:rPr>
            <w:rFonts w:ascii="B Lotus" w:hAnsi="B Lotus" w:cs="B Lotus" w:hint="cs"/>
            <w:sz w:val="24"/>
            <w:szCs w:val="24"/>
            <w:rtl/>
            <w:lang w:bidi="fa-IR"/>
          </w:rPr>
          <w:t xml:space="preserve">‌های </w:t>
        </w:r>
      </w:ins>
      <w:r w:rsidR="00AC35D3" w:rsidRPr="00471054">
        <w:rPr>
          <w:rFonts w:ascii="B Lotus" w:hAnsi="B Lotus" w:cs="B Lotus" w:hint="cs"/>
          <w:sz w:val="24"/>
          <w:szCs w:val="24"/>
          <w:rtl/>
          <w:lang w:bidi="fa-IR"/>
        </w:rPr>
        <w:t xml:space="preserve">عملیاتی بسیار </w:t>
      </w:r>
      <w:del w:id="18990" w:author="Mehrnazi Boojari" w:date="2019-01-07T09:55:00Z">
        <w:r w:rsidR="00AC35D3" w:rsidRPr="00471054" w:rsidDel="00A31D6F">
          <w:rPr>
            <w:rFonts w:ascii="B Lotus" w:hAnsi="B Lotus" w:cs="B Lotus" w:hint="cs"/>
            <w:sz w:val="24"/>
            <w:szCs w:val="24"/>
            <w:rtl/>
            <w:lang w:bidi="fa-IR"/>
          </w:rPr>
          <w:delText>حائز اهمیت</w:delText>
        </w:r>
      </w:del>
      <w:ins w:id="18991" w:author="Mehrnazi Boojari" w:date="2019-01-07T09:55:00Z">
        <w:r w:rsidR="00A31D6F">
          <w:rPr>
            <w:rFonts w:ascii="B Lotus" w:hAnsi="B Lotus" w:cs="B Lotus" w:hint="cs"/>
            <w:sz w:val="24"/>
            <w:szCs w:val="24"/>
            <w:rtl/>
            <w:lang w:bidi="fa-IR"/>
          </w:rPr>
          <w:t>حائزاهمیت</w:t>
        </w:r>
      </w:ins>
      <w:r w:rsidR="00AC35D3" w:rsidRPr="00471054">
        <w:rPr>
          <w:rFonts w:ascii="B Lotus" w:hAnsi="B Lotus" w:cs="B Lotus" w:hint="cs"/>
          <w:sz w:val="24"/>
          <w:szCs w:val="24"/>
          <w:rtl/>
          <w:lang w:bidi="fa-IR"/>
        </w:rPr>
        <w:t xml:space="preserve"> است.</w:t>
      </w:r>
    </w:p>
    <w:p w14:paraId="06EA2E6E" w14:textId="77777777" w:rsidR="00AC35D3" w:rsidRPr="00471054" w:rsidRDefault="00814458" w:rsidP="00711484">
      <w:pPr>
        <w:pStyle w:val="Heading3"/>
        <w:rPr>
          <w:rFonts w:ascii="B Lotus" w:hAnsi="B Lotus"/>
          <w:rtl/>
        </w:rPr>
      </w:pPr>
      <w:bookmarkStart w:id="18992" w:name="_Toc533248647"/>
      <w:bookmarkStart w:id="18993" w:name="_Toc533781307"/>
      <w:bookmarkStart w:id="18994" w:name="_Toc533782263"/>
      <w:r w:rsidRPr="00471054">
        <w:rPr>
          <w:rFonts w:ascii="B Lotus" w:hAnsi="B Lotus" w:hint="cs"/>
          <w:rtl/>
        </w:rPr>
        <w:t xml:space="preserve">قوانین </w:t>
      </w:r>
      <w:r w:rsidR="00AC35D3" w:rsidRPr="00471054">
        <w:rPr>
          <w:rFonts w:ascii="B Lotus" w:hAnsi="B Lotus" w:hint="cs"/>
          <w:rtl/>
        </w:rPr>
        <w:t>حاکم</w:t>
      </w:r>
      <w:bookmarkEnd w:id="18992"/>
      <w:bookmarkEnd w:id="18993"/>
      <w:bookmarkEnd w:id="18994"/>
    </w:p>
    <w:p w14:paraId="6103E117" w14:textId="77777777" w:rsidR="00F140A6" w:rsidRPr="00471054" w:rsidRDefault="00AC35D3" w:rsidP="00F701AB">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سومین بعد بررسی و تعریف پروژه</w:t>
      </w:r>
      <w:del w:id="18995" w:author="Mehrnazi Boojari" w:date="2019-01-07T09:47:00Z">
        <w:r w:rsidRPr="00471054" w:rsidDel="006F7CCF">
          <w:rPr>
            <w:rFonts w:ascii="B Lotus" w:hAnsi="B Lotus" w:cs="B Lotus" w:hint="cs"/>
            <w:sz w:val="24"/>
            <w:szCs w:val="24"/>
            <w:rtl/>
            <w:lang w:bidi="fa-IR"/>
          </w:rPr>
          <w:delText xml:space="preserve"> ،</w:delText>
        </w:r>
      </w:del>
      <w:ins w:id="18996" w:author="Mehrnazi Boojari" w:date="2019-01-07T09:47:00Z">
        <w:r w:rsidR="006F7CCF">
          <w:rPr>
            <w:rFonts w:ascii="B Lotus" w:hAnsi="B Lotus" w:cs="B Lotus" w:hint="cs"/>
            <w:sz w:val="24"/>
            <w:szCs w:val="24"/>
            <w:rtl/>
            <w:lang w:bidi="fa-IR"/>
          </w:rPr>
          <w:t>،</w:t>
        </w:r>
      </w:ins>
      <w:r w:rsidRPr="00471054">
        <w:rPr>
          <w:rFonts w:ascii="B Lotus" w:hAnsi="B Lotus" w:cs="B Lotus" w:hint="cs"/>
          <w:sz w:val="24"/>
          <w:szCs w:val="24"/>
          <w:rtl/>
          <w:lang w:bidi="fa-IR"/>
        </w:rPr>
        <w:t xml:space="preserve"> قوانین حاک</w:t>
      </w:r>
      <w:r w:rsidR="00F140A6" w:rsidRPr="00471054">
        <w:rPr>
          <w:rFonts w:ascii="B Lotus" w:hAnsi="B Lotus" w:cs="B Lotus" w:hint="cs"/>
          <w:sz w:val="24"/>
          <w:szCs w:val="24"/>
          <w:rtl/>
          <w:lang w:bidi="fa-IR"/>
        </w:rPr>
        <w:t>م و مرتبط با موضوع مورد نظر است. در نظر نگرفتن قوانین حمایت</w:t>
      </w:r>
      <w:del w:id="18997" w:author="Mehrnazi Boojari" w:date="2019-01-07T10:41:00Z">
        <w:r w:rsidR="00F140A6" w:rsidRPr="00471054" w:rsidDel="006A1F1D">
          <w:rPr>
            <w:rFonts w:ascii="B Lotus" w:hAnsi="B Lotus" w:cs="B Lotus" w:hint="cs"/>
            <w:sz w:val="24"/>
            <w:szCs w:val="24"/>
            <w:rtl/>
            <w:lang w:bidi="fa-IR"/>
          </w:rPr>
          <w:delText xml:space="preserve"> کننده </w:delText>
        </w:r>
      </w:del>
      <w:ins w:id="18998" w:author="Mehrnazi Boojari" w:date="2019-01-07T10:41:00Z">
        <w:r w:rsidR="006A1F1D">
          <w:rPr>
            <w:rFonts w:ascii="B Lotus" w:hAnsi="B Lotus" w:cs="B Lotus" w:hint="cs"/>
            <w:sz w:val="24"/>
            <w:szCs w:val="24"/>
            <w:rtl/>
            <w:lang w:bidi="fa-IR"/>
          </w:rPr>
          <w:t xml:space="preserve">‌کننده </w:t>
        </w:r>
      </w:ins>
      <w:r w:rsidR="00F140A6" w:rsidRPr="00471054">
        <w:rPr>
          <w:rFonts w:ascii="B Lotus" w:hAnsi="B Lotus" w:cs="B Lotus" w:hint="cs"/>
          <w:sz w:val="24"/>
          <w:szCs w:val="24"/>
          <w:rtl/>
          <w:lang w:bidi="fa-IR"/>
        </w:rPr>
        <w:t xml:space="preserve">و قوانین مانع بیش از </w:t>
      </w:r>
      <w:del w:id="18999" w:author="Mehrnazi Boojari" w:date="2019-01-15T07:44:00Z">
        <w:r w:rsidR="00F140A6" w:rsidRPr="00471054" w:rsidDel="00F701AB">
          <w:rPr>
            <w:rFonts w:ascii="B Lotus" w:hAnsi="B Lotus" w:cs="B Lotus" w:hint="cs"/>
            <w:sz w:val="24"/>
            <w:szCs w:val="24"/>
            <w:rtl/>
            <w:lang w:bidi="fa-IR"/>
          </w:rPr>
          <w:delText xml:space="preserve">بیش </w:delText>
        </w:r>
      </w:del>
      <w:ins w:id="19000" w:author="Mehrnazi Boojari" w:date="2019-01-15T07:44:00Z">
        <w:r w:rsidR="00F701AB">
          <w:rPr>
            <w:rFonts w:ascii="B Lotus" w:hAnsi="B Lotus" w:cs="B Lotus" w:hint="cs"/>
            <w:sz w:val="24"/>
            <w:szCs w:val="24"/>
            <w:rtl/>
            <w:lang w:bidi="fa-IR"/>
          </w:rPr>
          <w:t>پ</w:t>
        </w:r>
        <w:r w:rsidR="00F701AB" w:rsidRPr="00471054">
          <w:rPr>
            <w:rFonts w:ascii="B Lotus" w:hAnsi="B Lotus" w:cs="B Lotus" w:hint="cs"/>
            <w:sz w:val="24"/>
            <w:szCs w:val="24"/>
            <w:rtl/>
            <w:lang w:bidi="fa-IR"/>
          </w:rPr>
          <w:t xml:space="preserve">یش </w:t>
        </w:r>
      </w:ins>
      <w:del w:id="19001" w:author="Mehrnazi Boojari" w:date="2019-01-07T11:02:00Z">
        <w:r w:rsidR="00F140A6" w:rsidRPr="00471054" w:rsidDel="00DB081F">
          <w:rPr>
            <w:rFonts w:ascii="B Lotus" w:hAnsi="B Lotus" w:cs="B Lotus" w:hint="cs"/>
            <w:sz w:val="24"/>
            <w:szCs w:val="24"/>
            <w:rtl/>
            <w:lang w:bidi="fa-IR"/>
          </w:rPr>
          <w:delText>باعث</w:delText>
        </w:r>
      </w:del>
      <w:ins w:id="19002" w:author="Mehrnazi Boojari" w:date="2019-01-07T11:02:00Z">
        <w:r w:rsidR="00DB081F">
          <w:rPr>
            <w:rFonts w:ascii="B Lotus" w:hAnsi="B Lotus" w:cs="B Lotus" w:hint="cs"/>
            <w:sz w:val="24"/>
            <w:szCs w:val="24"/>
            <w:rtl/>
            <w:lang w:bidi="fa-IR"/>
          </w:rPr>
          <w:t>سبب</w:t>
        </w:r>
      </w:ins>
      <w:r w:rsidR="00F140A6" w:rsidRPr="00471054">
        <w:rPr>
          <w:rFonts w:ascii="B Lotus" w:hAnsi="B Lotus" w:cs="B Lotus" w:hint="cs"/>
          <w:sz w:val="24"/>
          <w:szCs w:val="24"/>
          <w:rtl/>
          <w:lang w:bidi="fa-IR"/>
        </w:rPr>
        <w:t xml:space="preserve"> عدم تحقق پروژه</w:t>
      </w:r>
      <w:del w:id="19003" w:author="Mehrnazi Boojari" w:date="2019-01-07T09:45:00Z">
        <w:r w:rsidR="00F140A6" w:rsidRPr="00471054" w:rsidDel="006F7CCF">
          <w:rPr>
            <w:rFonts w:ascii="B Lotus" w:hAnsi="B Lotus" w:cs="B Lotus" w:hint="cs"/>
            <w:sz w:val="24"/>
            <w:szCs w:val="24"/>
            <w:rtl/>
            <w:lang w:bidi="fa-IR"/>
          </w:rPr>
          <w:delText xml:space="preserve"> ها </w:delText>
        </w:r>
      </w:del>
      <w:ins w:id="19004" w:author="Mehrnazi Boojari" w:date="2019-01-07T09:45:00Z">
        <w:r w:rsidR="006F7CCF">
          <w:rPr>
            <w:rFonts w:ascii="B Lotus" w:hAnsi="B Lotus" w:cs="B Lotus" w:hint="cs"/>
            <w:sz w:val="24"/>
            <w:szCs w:val="24"/>
            <w:rtl/>
            <w:lang w:bidi="fa-IR"/>
          </w:rPr>
          <w:t>‌ها</w:t>
        </w:r>
      </w:ins>
      <w:del w:id="19005" w:author="Mehrnazi Boojari" w:date="2019-01-07T09:49:00Z">
        <w:r w:rsidR="00F140A6" w:rsidRPr="00471054" w:rsidDel="006F7CCF">
          <w:rPr>
            <w:rFonts w:ascii="B Lotus" w:hAnsi="B Lotus" w:cs="B Lotus" w:hint="cs"/>
            <w:sz w:val="24"/>
            <w:szCs w:val="24"/>
            <w:rtl/>
            <w:lang w:bidi="fa-IR"/>
          </w:rPr>
          <w:delText xml:space="preserve">می </w:delText>
        </w:r>
      </w:del>
      <w:ins w:id="19006" w:author="Mehrnazi Boojari" w:date="2019-01-07T09:49:00Z">
        <w:r w:rsidR="006F7CCF">
          <w:rPr>
            <w:rFonts w:ascii="B Lotus" w:hAnsi="B Lotus" w:cs="B Lotus" w:hint="cs"/>
            <w:sz w:val="24"/>
            <w:szCs w:val="24"/>
            <w:rtl/>
            <w:lang w:bidi="fa-IR"/>
          </w:rPr>
          <w:t xml:space="preserve"> می‌</w:t>
        </w:r>
      </w:ins>
      <w:r w:rsidR="00F140A6" w:rsidRPr="00471054">
        <w:rPr>
          <w:rFonts w:ascii="B Lotus" w:hAnsi="B Lotus" w:cs="B Lotus" w:hint="cs"/>
          <w:sz w:val="24"/>
          <w:szCs w:val="24"/>
          <w:rtl/>
          <w:lang w:bidi="fa-IR"/>
        </w:rPr>
        <w:t>شود</w:t>
      </w:r>
      <w:r w:rsidR="008E7541" w:rsidRPr="00471054">
        <w:rPr>
          <w:rFonts w:ascii="B Lotus" w:hAnsi="B Lotus" w:cs="B Lotus" w:hint="cs"/>
          <w:sz w:val="24"/>
          <w:szCs w:val="24"/>
          <w:rtl/>
          <w:lang w:bidi="fa-IR"/>
        </w:rPr>
        <w:t>.</w:t>
      </w:r>
      <w:r w:rsidR="00F140A6" w:rsidRPr="00471054">
        <w:rPr>
          <w:rFonts w:ascii="B Lotus" w:hAnsi="B Lotus" w:cs="B Lotus" w:hint="cs"/>
          <w:sz w:val="24"/>
          <w:szCs w:val="24"/>
          <w:rtl/>
          <w:lang w:bidi="fa-IR"/>
        </w:rPr>
        <w:t xml:space="preserve"> </w:t>
      </w:r>
      <w:del w:id="19007" w:author="Mehrnazi Boojari" w:date="2019-01-08T23:50:00Z">
        <w:r w:rsidR="00F140A6" w:rsidRPr="00471054" w:rsidDel="00EE38C5">
          <w:rPr>
            <w:rFonts w:ascii="B Lotus" w:hAnsi="B Lotus" w:cs="B Lotus" w:hint="cs"/>
            <w:sz w:val="24"/>
            <w:szCs w:val="24"/>
            <w:rtl/>
            <w:lang w:bidi="fa-IR"/>
          </w:rPr>
          <w:delText>از سوی</w:delText>
        </w:r>
      </w:del>
      <w:ins w:id="19008" w:author="Mehrnazi Boojari" w:date="2019-01-08T23:50:00Z">
        <w:r w:rsidR="00EE38C5">
          <w:rPr>
            <w:rFonts w:ascii="B Lotus" w:hAnsi="B Lotus" w:cs="B Lotus" w:hint="cs"/>
            <w:sz w:val="24"/>
            <w:szCs w:val="24"/>
            <w:rtl/>
            <w:lang w:bidi="fa-IR"/>
          </w:rPr>
          <w:t>از</w:t>
        </w:r>
        <w:r w:rsidR="00EE38C5">
          <w:rPr>
            <w:rFonts w:ascii="Times New Roman" w:hAnsi="Times New Roman" w:cs="Times New Roman" w:hint="cs"/>
            <w:sz w:val="24"/>
            <w:szCs w:val="24"/>
            <w:rtl/>
            <w:lang w:bidi="fa-IR"/>
          </w:rPr>
          <w:t> </w:t>
        </w:r>
        <w:r w:rsidR="00EE38C5">
          <w:rPr>
            <w:rFonts w:ascii="B Lotus" w:hAnsi="B Lotus" w:cs="B Lotus" w:hint="cs"/>
            <w:sz w:val="24"/>
            <w:szCs w:val="24"/>
            <w:rtl/>
            <w:lang w:bidi="fa-IR"/>
          </w:rPr>
          <w:t>سوی</w:t>
        </w:r>
      </w:ins>
      <w:del w:id="19009" w:author="Mehrnazi Boojari" w:date="2019-01-15T07:44:00Z">
        <w:r w:rsidR="00F140A6" w:rsidRPr="00471054" w:rsidDel="00F701AB">
          <w:rPr>
            <w:rFonts w:ascii="B Lotus" w:hAnsi="B Lotus" w:cs="B Lotus" w:hint="cs"/>
            <w:sz w:val="24"/>
            <w:szCs w:val="24"/>
            <w:rtl/>
            <w:lang w:bidi="fa-IR"/>
          </w:rPr>
          <w:delText>ی</w:delText>
        </w:r>
      </w:del>
      <w:r w:rsidR="00F140A6" w:rsidRPr="00471054">
        <w:rPr>
          <w:rFonts w:ascii="B Lotus" w:hAnsi="B Lotus" w:cs="B Lotus" w:hint="cs"/>
          <w:sz w:val="24"/>
          <w:szCs w:val="24"/>
          <w:rtl/>
          <w:lang w:bidi="fa-IR"/>
        </w:rPr>
        <w:t xml:space="preserve"> دیگر</w:t>
      </w:r>
      <w:del w:id="19010" w:author="Mehrnazi Boojari" w:date="2019-01-15T07:44:00Z">
        <w:r w:rsidR="008E7541" w:rsidRPr="00471054" w:rsidDel="00F701AB">
          <w:rPr>
            <w:rFonts w:ascii="B Lotus" w:hAnsi="B Lotus" w:cs="B Lotus" w:hint="cs"/>
            <w:sz w:val="24"/>
            <w:szCs w:val="24"/>
            <w:rtl/>
            <w:lang w:bidi="fa-IR"/>
          </w:rPr>
          <w:delText>؛</w:delText>
        </w:r>
        <w:r w:rsidR="00F140A6" w:rsidRPr="00471054" w:rsidDel="00F701AB">
          <w:rPr>
            <w:rFonts w:ascii="B Lotus" w:hAnsi="B Lotus" w:cs="B Lotus" w:hint="cs"/>
            <w:sz w:val="24"/>
            <w:szCs w:val="24"/>
            <w:rtl/>
            <w:lang w:bidi="fa-IR"/>
          </w:rPr>
          <w:delText xml:space="preserve"> </w:delText>
        </w:r>
      </w:del>
      <w:ins w:id="19011" w:author="Mehrnazi Boojari" w:date="2019-01-15T07:44:00Z">
        <w:r w:rsidR="00F701AB">
          <w:rPr>
            <w:rFonts w:ascii="B Lotus" w:hAnsi="B Lotus" w:cs="B Lotus" w:hint="cs"/>
            <w:sz w:val="24"/>
            <w:szCs w:val="24"/>
            <w:rtl/>
            <w:lang w:bidi="fa-IR"/>
          </w:rPr>
          <w:t>،</w:t>
        </w:r>
        <w:r w:rsidR="00F701AB" w:rsidRPr="00471054">
          <w:rPr>
            <w:rFonts w:ascii="B Lotus" w:hAnsi="B Lotus" w:cs="B Lotus" w:hint="cs"/>
            <w:sz w:val="24"/>
            <w:szCs w:val="24"/>
            <w:rtl/>
            <w:lang w:bidi="fa-IR"/>
          </w:rPr>
          <w:t xml:space="preserve"> </w:t>
        </w:r>
      </w:ins>
      <w:r w:rsidR="00F140A6" w:rsidRPr="00471054">
        <w:rPr>
          <w:rFonts w:ascii="B Lotus" w:hAnsi="B Lotus" w:cs="B Lotus" w:hint="cs"/>
          <w:sz w:val="24"/>
          <w:szCs w:val="24"/>
          <w:rtl/>
          <w:lang w:bidi="fa-IR"/>
        </w:rPr>
        <w:t>ندیدن نظام قوانین در پروژه</w:t>
      </w:r>
      <w:del w:id="19012" w:author="Mehrnazi Boojari" w:date="2019-01-07T09:45:00Z">
        <w:r w:rsidR="00F140A6" w:rsidRPr="00471054" w:rsidDel="006F7CCF">
          <w:rPr>
            <w:rFonts w:ascii="B Lotus" w:hAnsi="B Lotus" w:cs="B Lotus" w:hint="cs"/>
            <w:sz w:val="24"/>
            <w:szCs w:val="24"/>
            <w:rtl/>
            <w:lang w:bidi="fa-IR"/>
          </w:rPr>
          <w:delText xml:space="preserve"> ها </w:delText>
        </w:r>
      </w:del>
      <w:ins w:id="19013" w:author="Mehrnazi Boojari" w:date="2019-01-07T09:45:00Z">
        <w:r w:rsidR="006F7CCF">
          <w:rPr>
            <w:rFonts w:ascii="B Lotus" w:hAnsi="B Lotus" w:cs="B Lotus" w:hint="cs"/>
            <w:sz w:val="24"/>
            <w:szCs w:val="24"/>
            <w:rtl/>
            <w:lang w:bidi="fa-IR"/>
          </w:rPr>
          <w:t xml:space="preserve">‌ها </w:t>
        </w:r>
      </w:ins>
      <w:del w:id="19014" w:author="Mehrnazi Boojari" w:date="2019-01-07T11:02:00Z">
        <w:r w:rsidR="00F140A6" w:rsidRPr="00471054" w:rsidDel="00DB081F">
          <w:rPr>
            <w:rFonts w:ascii="B Lotus" w:hAnsi="B Lotus" w:cs="B Lotus" w:hint="cs"/>
            <w:sz w:val="24"/>
            <w:szCs w:val="24"/>
            <w:rtl/>
            <w:lang w:bidi="fa-IR"/>
          </w:rPr>
          <w:delText>باعث</w:delText>
        </w:r>
      </w:del>
      <w:ins w:id="19015" w:author="Mehrnazi Boojari" w:date="2019-01-07T11:02:00Z">
        <w:r w:rsidR="00DB081F">
          <w:rPr>
            <w:rFonts w:ascii="B Lotus" w:hAnsi="B Lotus" w:cs="B Lotus" w:hint="cs"/>
            <w:sz w:val="24"/>
            <w:szCs w:val="24"/>
            <w:rtl/>
            <w:lang w:bidi="fa-IR"/>
          </w:rPr>
          <w:t>سبب</w:t>
        </w:r>
      </w:ins>
      <w:r w:rsidR="00F140A6" w:rsidRPr="00471054">
        <w:rPr>
          <w:rFonts w:ascii="B Lotus" w:hAnsi="B Lotus" w:cs="B Lotus" w:hint="cs"/>
          <w:sz w:val="24"/>
          <w:szCs w:val="24"/>
          <w:rtl/>
          <w:lang w:bidi="fa-IR"/>
        </w:rPr>
        <w:t xml:space="preserve"> ضعف در </w:t>
      </w:r>
      <w:del w:id="19016" w:author="Mehrnazi Boojari" w:date="2019-01-08T03:35:00Z">
        <w:r w:rsidR="00F140A6" w:rsidRPr="00471054" w:rsidDel="00666313">
          <w:rPr>
            <w:rFonts w:ascii="B Lotus" w:hAnsi="B Lotus" w:cs="B Lotus" w:hint="cs"/>
            <w:sz w:val="24"/>
            <w:szCs w:val="24"/>
            <w:rtl/>
            <w:lang w:bidi="fa-IR"/>
          </w:rPr>
          <w:delText>مطالبه گری</w:delText>
        </w:r>
      </w:del>
      <w:ins w:id="19017" w:author="Mehrnazi Boojari" w:date="2019-01-08T03:35:00Z">
        <w:r w:rsidR="00666313">
          <w:rPr>
            <w:rFonts w:ascii="B Lotus" w:hAnsi="B Lotus" w:cs="B Lotus" w:hint="cs"/>
            <w:sz w:val="24"/>
            <w:szCs w:val="24"/>
            <w:rtl/>
            <w:lang w:bidi="fa-IR"/>
          </w:rPr>
          <w:t>مطالبه‌گری</w:t>
        </w:r>
      </w:ins>
      <w:r w:rsidR="00F140A6" w:rsidRPr="00471054">
        <w:rPr>
          <w:rFonts w:ascii="B Lotus" w:hAnsi="B Lotus" w:cs="B Lotus" w:hint="cs"/>
          <w:sz w:val="24"/>
          <w:szCs w:val="24"/>
          <w:rtl/>
          <w:lang w:bidi="fa-IR"/>
        </w:rPr>
        <w:t xml:space="preserve"> احسن</w:t>
      </w:r>
      <w:del w:id="19018" w:author="Mehrnazi Boojari" w:date="2019-01-07T09:49:00Z">
        <w:r w:rsidR="00F140A6" w:rsidRPr="00471054" w:rsidDel="006F7CCF">
          <w:rPr>
            <w:rFonts w:ascii="B Lotus" w:hAnsi="B Lotus" w:cs="B Lotus" w:hint="cs"/>
            <w:sz w:val="24"/>
            <w:szCs w:val="24"/>
            <w:rtl/>
            <w:lang w:bidi="fa-IR"/>
          </w:rPr>
          <w:delText xml:space="preserve"> می </w:delText>
        </w:r>
      </w:del>
      <w:ins w:id="19019" w:author="Mehrnazi Boojari" w:date="2019-01-07T09:49:00Z">
        <w:r w:rsidR="006F7CCF">
          <w:rPr>
            <w:rFonts w:ascii="B Lotus" w:hAnsi="B Lotus" w:cs="B Lotus" w:hint="cs"/>
            <w:sz w:val="24"/>
            <w:szCs w:val="24"/>
            <w:rtl/>
            <w:lang w:bidi="fa-IR"/>
          </w:rPr>
          <w:t xml:space="preserve"> می‌</w:t>
        </w:r>
      </w:ins>
      <w:r w:rsidR="00F140A6" w:rsidRPr="00471054">
        <w:rPr>
          <w:rFonts w:ascii="B Lotus" w:hAnsi="B Lotus" w:cs="B Lotus" w:hint="cs"/>
          <w:sz w:val="24"/>
          <w:szCs w:val="24"/>
          <w:rtl/>
          <w:lang w:bidi="fa-IR"/>
        </w:rPr>
        <w:t>شود</w:t>
      </w:r>
      <w:del w:id="19020" w:author="Mehrnazi Boojari" w:date="2019-01-15T07:44:00Z">
        <w:r w:rsidR="008E7541" w:rsidRPr="00471054" w:rsidDel="00F701AB">
          <w:rPr>
            <w:rFonts w:ascii="B Lotus" w:hAnsi="B Lotus" w:cs="B Lotus" w:hint="cs"/>
            <w:sz w:val="24"/>
            <w:szCs w:val="24"/>
            <w:rtl/>
            <w:lang w:bidi="fa-IR"/>
          </w:rPr>
          <w:delText>.</w:delText>
        </w:r>
        <w:r w:rsidR="00F140A6" w:rsidRPr="00471054" w:rsidDel="00F701AB">
          <w:rPr>
            <w:rFonts w:ascii="B Lotus" w:hAnsi="B Lotus" w:cs="B Lotus" w:hint="cs"/>
            <w:sz w:val="24"/>
            <w:szCs w:val="24"/>
            <w:rtl/>
            <w:lang w:bidi="fa-IR"/>
          </w:rPr>
          <w:delText xml:space="preserve"> </w:delText>
        </w:r>
      </w:del>
      <w:ins w:id="19021" w:author="Mehrnazi Boojari" w:date="2019-01-15T07:44:00Z">
        <w:r w:rsidR="00F701AB">
          <w:rPr>
            <w:rFonts w:ascii="B Lotus" w:hAnsi="B Lotus" w:cs="B Lotus" w:hint="cs"/>
            <w:sz w:val="24"/>
            <w:szCs w:val="24"/>
            <w:rtl/>
            <w:lang w:bidi="fa-IR"/>
          </w:rPr>
          <w:t>؛</w:t>
        </w:r>
        <w:r w:rsidR="00F701AB" w:rsidRPr="00471054">
          <w:rPr>
            <w:rFonts w:ascii="B Lotus" w:hAnsi="B Lotus" w:cs="B Lotus" w:hint="cs"/>
            <w:sz w:val="24"/>
            <w:szCs w:val="24"/>
            <w:rtl/>
            <w:lang w:bidi="fa-IR"/>
          </w:rPr>
          <w:t xml:space="preserve"> </w:t>
        </w:r>
      </w:ins>
      <w:del w:id="19022" w:author="Mehrnazi Boojari" w:date="2019-01-08T00:21:00Z">
        <w:r w:rsidR="00F140A6" w:rsidRPr="00471054" w:rsidDel="007934C7">
          <w:rPr>
            <w:rFonts w:ascii="B Lotus" w:hAnsi="B Lotus" w:cs="B Lotus" w:hint="cs"/>
            <w:sz w:val="24"/>
            <w:szCs w:val="24"/>
            <w:rtl/>
            <w:lang w:bidi="fa-IR"/>
          </w:rPr>
          <w:delText>چرا که</w:delText>
        </w:r>
      </w:del>
      <w:ins w:id="19023" w:author="Mehrnazi Boojari" w:date="2019-01-08T00:21:00Z">
        <w:r w:rsidR="007934C7">
          <w:rPr>
            <w:rFonts w:ascii="B Lotus" w:hAnsi="B Lotus" w:cs="B Lotus" w:hint="cs"/>
            <w:sz w:val="24"/>
            <w:szCs w:val="24"/>
            <w:rtl/>
            <w:lang w:bidi="fa-IR"/>
          </w:rPr>
          <w:t>زیرا</w:t>
        </w:r>
      </w:ins>
      <w:r w:rsidR="00F140A6" w:rsidRPr="00471054">
        <w:rPr>
          <w:rFonts w:ascii="B Lotus" w:hAnsi="B Lotus" w:cs="B Lotus" w:hint="cs"/>
          <w:sz w:val="24"/>
          <w:szCs w:val="24"/>
          <w:rtl/>
          <w:lang w:bidi="fa-IR"/>
        </w:rPr>
        <w:t xml:space="preserve"> </w:t>
      </w:r>
      <w:del w:id="19024" w:author="Mehrnazi Boojari" w:date="2019-01-15T07:45:00Z">
        <w:r w:rsidR="00F140A6" w:rsidRPr="00471054" w:rsidDel="00F701AB">
          <w:rPr>
            <w:rFonts w:ascii="B Lotus" w:hAnsi="B Lotus" w:cs="B Lotus" w:hint="cs"/>
            <w:sz w:val="24"/>
            <w:szCs w:val="24"/>
            <w:rtl/>
            <w:lang w:bidi="fa-IR"/>
          </w:rPr>
          <w:delText xml:space="preserve">تمامی </w:delText>
        </w:r>
      </w:del>
      <w:ins w:id="19025" w:author="Mehrnazi Boojari" w:date="2019-01-15T07:45:00Z">
        <w:r w:rsidR="00F701AB">
          <w:rPr>
            <w:rFonts w:ascii="B Lotus" w:hAnsi="B Lotus" w:cs="B Lotus" w:hint="cs"/>
            <w:sz w:val="24"/>
            <w:szCs w:val="24"/>
            <w:rtl/>
            <w:lang w:bidi="fa-IR"/>
          </w:rPr>
          <w:t>همه</w:t>
        </w:r>
        <w:r w:rsidR="00F701AB" w:rsidRPr="00471054">
          <w:rPr>
            <w:rFonts w:ascii="B Lotus" w:hAnsi="B Lotus" w:cs="B Lotus" w:hint="cs"/>
            <w:sz w:val="24"/>
            <w:szCs w:val="24"/>
            <w:rtl/>
            <w:lang w:bidi="fa-IR"/>
          </w:rPr>
          <w:t xml:space="preserve"> </w:t>
        </w:r>
      </w:ins>
      <w:r w:rsidR="00F140A6" w:rsidRPr="00471054">
        <w:rPr>
          <w:rFonts w:ascii="B Lotus" w:hAnsi="B Lotus" w:cs="B Lotus" w:hint="cs"/>
          <w:sz w:val="24"/>
          <w:szCs w:val="24"/>
          <w:rtl/>
          <w:lang w:bidi="fa-IR"/>
        </w:rPr>
        <w:t>ساختارها و دستگاه</w:t>
      </w:r>
      <w:del w:id="19026" w:author="Mehrnazi Boojari" w:date="2019-01-07T09:46:00Z">
        <w:r w:rsidR="00F140A6" w:rsidRPr="00471054" w:rsidDel="006F7CCF">
          <w:rPr>
            <w:rFonts w:ascii="B Lotus" w:hAnsi="B Lotus" w:cs="B Lotus" w:hint="cs"/>
            <w:sz w:val="24"/>
            <w:szCs w:val="24"/>
            <w:rtl/>
            <w:lang w:bidi="fa-IR"/>
          </w:rPr>
          <w:delText xml:space="preserve"> های </w:delText>
        </w:r>
      </w:del>
      <w:ins w:id="19027" w:author="Mehrnazi Boojari" w:date="2019-01-07T09:46:00Z">
        <w:r w:rsidR="006F7CCF">
          <w:rPr>
            <w:rFonts w:ascii="B Lotus" w:hAnsi="B Lotus" w:cs="B Lotus" w:hint="cs"/>
            <w:sz w:val="24"/>
            <w:szCs w:val="24"/>
            <w:rtl/>
            <w:lang w:bidi="fa-IR"/>
          </w:rPr>
          <w:t xml:space="preserve">‌های </w:t>
        </w:r>
      </w:ins>
      <w:r w:rsidR="00F140A6" w:rsidRPr="00471054">
        <w:rPr>
          <w:rFonts w:ascii="B Lotus" w:hAnsi="B Lotus" w:cs="B Lotus" w:hint="cs"/>
          <w:sz w:val="24"/>
          <w:szCs w:val="24"/>
          <w:rtl/>
          <w:lang w:bidi="fa-IR"/>
        </w:rPr>
        <w:t xml:space="preserve">مسئول در کشور </w:t>
      </w:r>
      <w:del w:id="19028" w:author="Mehrnazi Boojari" w:date="2019-01-10T01:06:00Z">
        <w:r w:rsidR="00F140A6" w:rsidRPr="00471054" w:rsidDel="00647583">
          <w:rPr>
            <w:rFonts w:ascii="B Lotus" w:hAnsi="B Lotus" w:cs="B Lotus" w:hint="cs"/>
            <w:sz w:val="24"/>
            <w:szCs w:val="24"/>
            <w:rtl/>
            <w:lang w:bidi="fa-IR"/>
          </w:rPr>
          <w:delText>مبتنی بر</w:delText>
        </w:r>
      </w:del>
      <w:ins w:id="19029" w:author="Mehrnazi Boojari" w:date="2019-01-10T01:06:00Z">
        <w:r w:rsidR="00647583">
          <w:rPr>
            <w:rFonts w:ascii="B Lotus" w:hAnsi="B Lotus"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B Lotus" w:hAnsi="B Lotus" w:cs="B Lotus" w:hint="cs"/>
            <w:sz w:val="24"/>
            <w:szCs w:val="24"/>
            <w:rtl/>
            <w:lang w:bidi="fa-IR"/>
          </w:rPr>
          <w:t>بر</w:t>
        </w:r>
      </w:ins>
      <w:r w:rsidR="00F140A6" w:rsidRPr="00471054">
        <w:rPr>
          <w:rFonts w:ascii="B Lotus" w:hAnsi="B Lotus" w:cs="B Lotus" w:hint="cs"/>
          <w:sz w:val="24"/>
          <w:szCs w:val="24"/>
          <w:rtl/>
          <w:lang w:bidi="fa-IR"/>
        </w:rPr>
        <w:t xml:space="preserve"> قانون باید کار کنند</w:t>
      </w:r>
      <w:ins w:id="19030" w:author="Mehrnazi Boojari" w:date="2019-01-15T07:45:00Z">
        <w:r w:rsidR="00F701AB">
          <w:rPr>
            <w:rFonts w:ascii="B Lotus" w:hAnsi="B Lotus" w:cs="B Lotus" w:hint="cs"/>
            <w:sz w:val="24"/>
            <w:szCs w:val="24"/>
            <w:rtl/>
            <w:lang w:bidi="fa-IR"/>
          </w:rPr>
          <w:t>؛</w:t>
        </w:r>
      </w:ins>
      <w:r w:rsidR="00F140A6" w:rsidRPr="00471054">
        <w:rPr>
          <w:rFonts w:ascii="B Lotus" w:hAnsi="B Lotus" w:cs="B Lotus" w:hint="cs"/>
          <w:sz w:val="24"/>
          <w:szCs w:val="24"/>
          <w:rtl/>
          <w:lang w:bidi="fa-IR"/>
        </w:rPr>
        <w:t xml:space="preserve"> </w:t>
      </w:r>
      <w:r w:rsidR="008E7541" w:rsidRPr="00471054">
        <w:rPr>
          <w:rFonts w:ascii="B Lotus" w:hAnsi="B Lotus" w:cs="B Lotus" w:hint="cs"/>
          <w:sz w:val="24"/>
          <w:szCs w:val="24"/>
          <w:rtl/>
          <w:lang w:bidi="fa-IR"/>
        </w:rPr>
        <w:t xml:space="preserve">لذا </w:t>
      </w:r>
      <w:r w:rsidR="00F140A6" w:rsidRPr="00471054">
        <w:rPr>
          <w:rFonts w:ascii="B Lotus" w:hAnsi="B Lotus" w:cs="B Lotus" w:hint="cs"/>
          <w:sz w:val="24"/>
          <w:szCs w:val="24"/>
          <w:rtl/>
          <w:lang w:bidi="fa-IR"/>
        </w:rPr>
        <w:t>فهم قوانین و نظام قوانین مرتبط در پروژه تعریف</w:t>
      </w:r>
      <w:ins w:id="19031" w:author="Mehrnazi Boojari" w:date="2019-01-15T07:45:00Z">
        <w:r w:rsidR="00F701AB">
          <w:rPr>
            <w:rFonts w:ascii="B Lotus" w:hAnsi="B Lotus" w:cs="B Nazanin" w:hint="cs"/>
            <w:sz w:val="24"/>
            <w:szCs w:val="24"/>
            <w:rtl/>
            <w:lang w:bidi="fa-IR"/>
          </w:rPr>
          <w:t>‌</w:t>
        </w:r>
      </w:ins>
      <w:del w:id="19032" w:author="Mehrnazi Boojari" w:date="2019-01-15T07:45:00Z">
        <w:r w:rsidR="00F140A6" w:rsidRPr="00471054" w:rsidDel="00F701AB">
          <w:rPr>
            <w:rFonts w:ascii="B Lotus" w:hAnsi="B Lotus" w:cs="B Lotus" w:hint="cs"/>
            <w:sz w:val="24"/>
            <w:szCs w:val="24"/>
            <w:rtl/>
            <w:lang w:bidi="fa-IR"/>
          </w:rPr>
          <w:delText xml:space="preserve"> </w:delText>
        </w:r>
      </w:del>
      <w:r w:rsidR="00F140A6" w:rsidRPr="00471054">
        <w:rPr>
          <w:rFonts w:ascii="B Lotus" w:hAnsi="B Lotus" w:cs="B Lotus" w:hint="cs"/>
          <w:sz w:val="24"/>
          <w:szCs w:val="24"/>
          <w:rtl/>
          <w:lang w:bidi="fa-IR"/>
        </w:rPr>
        <w:t>شده مسیر عملیات</w:t>
      </w:r>
      <w:del w:id="19033" w:author="Mehrnazi Boojari" w:date="2019-01-07T09:51:00Z">
        <w:r w:rsidR="00F140A6" w:rsidRPr="00471054" w:rsidDel="006F7CCF">
          <w:rPr>
            <w:rFonts w:ascii="B Lotus" w:hAnsi="B Lotus" w:cs="B Lotus" w:hint="cs"/>
            <w:sz w:val="24"/>
            <w:szCs w:val="24"/>
            <w:rtl/>
            <w:lang w:bidi="fa-IR"/>
          </w:rPr>
          <w:delText xml:space="preserve"> سازی </w:delText>
        </w:r>
      </w:del>
      <w:ins w:id="19034" w:author="Mehrnazi Boojari" w:date="2019-01-07T09:51:00Z">
        <w:r w:rsidR="006F7CCF">
          <w:rPr>
            <w:rFonts w:ascii="B Lotus" w:hAnsi="B Lotus" w:cs="B Lotus" w:hint="cs"/>
            <w:sz w:val="24"/>
            <w:szCs w:val="24"/>
            <w:rtl/>
            <w:lang w:bidi="fa-IR"/>
          </w:rPr>
          <w:t xml:space="preserve">‌سازی </w:t>
        </w:r>
      </w:ins>
      <w:r w:rsidR="00F140A6" w:rsidRPr="00471054">
        <w:rPr>
          <w:rFonts w:ascii="B Lotus" w:hAnsi="B Lotus" w:cs="B Lotus" w:hint="cs"/>
          <w:sz w:val="24"/>
          <w:szCs w:val="24"/>
          <w:rtl/>
          <w:lang w:bidi="fa-IR"/>
        </w:rPr>
        <w:t>آن را هموارتر</w:t>
      </w:r>
      <w:del w:id="19035" w:author="Mehrnazi Boojari" w:date="2019-01-07T09:49:00Z">
        <w:r w:rsidR="00F140A6" w:rsidRPr="00471054" w:rsidDel="006F7CCF">
          <w:rPr>
            <w:rFonts w:ascii="B Lotus" w:hAnsi="B Lotus" w:cs="B Lotus" w:hint="cs"/>
            <w:sz w:val="24"/>
            <w:szCs w:val="24"/>
            <w:rtl/>
            <w:lang w:bidi="fa-IR"/>
          </w:rPr>
          <w:delText xml:space="preserve"> می </w:delText>
        </w:r>
      </w:del>
      <w:ins w:id="19036" w:author="Mehrnazi Boojari" w:date="2019-01-07T09:49:00Z">
        <w:r w:rsidR="006F7CCF">
          <w:rPr>
            <w:rFonts w:ascii="B Lotus" w:hAnsi="B Lotus" w:cs="B Lotus" w:hint="cs"/>
            <w:sz w:val="24"/>
            <w:szCs w:val="24"/>
            <w:rtl/>
            <w:lang w:bidi="fa-IR"/>
          </w:rPr>
          <w:t xml:space="preserve"> </w:t>
        </w:r>
      </w:ins>
      <w:del w:id="19037" w:author="Mehrnazi Boojari" w:date="2019-01-15T07:45:00Z">
        <w:r w:rsidR="00F140A6" w:rsidRPr="00471054" w:rsidDel="00F701AB">
          <w:rPr>
            <w:rFonts w:ascii="B Lotus" w:hAnsi="B Lotus" w:cs="B Lotus" w:hint="cs"/>
            <w:sz w:val="24"/>
            <w:szCs w:val="24"/>
            <w:rtl/>
            <w:lang w:bidi="fa-IR"/>
          </w:rPr>
          <w:delText>سازد</w:delText>
        </w:r>
      </w:del>
      <w:ins w:id="19038" w:author="Mehrnazi Boojari" w:date="2019-01-15T07:45:00Z">
        <w:r w:rsidR="00F701AB">
          <w:rPr>
            <w:rFonts w:ascii="B Lotus" w:hAnsi="B Lotus" w:cs="B Lotus" w:hint="cs"/>
            <w:sz w:val="24"/>
            <w:szCs w:val="24"/>
            <w:rtl/>
            <w:lang w:bidi="fa-IR"/>
          </w:rPr>
          <w:t>می‌کن</w:t>
        </w:r>
        <w:r w:rsidR="00F701AB" w:rsidRPr="00471054">
          <w:rPr>
            <w:rFonts w:ascii="B Lotus" w:hAnsi="B Lotus" w:cs="B Lotus" w:hint="cs"/>
            <w:sz w:val="24"/>
            <w:szCs w:val="24"/>
            <w:rtl/>
            <w:lang w:bidi="fa-IR"/>
          </w:rPr>
          <w:t>د</w:t>
        </w:r>
      </w:ins>
      <w:del w:id="19039" w:author="Mehrnazi Boojari" w:date="2019-01-07T10:11:00Z">
        <w:r w:rsidR="00F140A6" w:rsidRPr="00471054" w:rsidDel="00A31D6F">
          <w:rPr>
            <w:rFonts w:ascii="B Lotus" w:hAnsi="B Lotus" w:cs="B Lotus" w:hint="cs"/>
            <w:sz w:val="24"/>
            <w:szCs w:val="24"/>
            <w:rtl/>
            <w:lang w:bidi="fa-IR"/>
          </w:rPr>
          <w:delText xml:space="preserve"> .</w:delText>
        </w:r>
      </w:del>
      <w:ins w:id="19040" w:author="Mehrnazi Boojari" w:date="2019-01-07T10:11:00Z">
        <w:r w:rsidR="00A31D6F">
          <w:rPr>
            <w:rFonts w:ascii="B Lotus" w:hAnsi="B Lotus" w:cs="B Lotus" w:hint="cs"/>
            <w:sz w:val="24"/>
            <w:szCs w:val="24"/>
            <w:rtl/>
            <w:lang w:bidi="fa-IR"/>
          </w:rPr>
          <w:t>.</w:t>
        </w:r>
      </w:ins>
    </w:p>
    <w:p w14:paraId="6CDF12DC" w14:textId="77777777" w:rsidR="00F140A6" w:rsidRPr="00471054" w:rsidRDefault="00814458" w:rsidP="008E7541">
      <w:pPr>
        <w:pStyle w:val="Heading3"/>
        <w:rPr>
          <w:rFonts w:ascii="B Lotus" w:hAnsi="B Lotus"/>
          <w:rtl/>
        </w:rPr>
      </w:pPr>
      <w:bookmarkStart w:id="19041" w:name="_Toc533248648"/>
      <w:bookmarkStart w:id="19042" w:name="_Toc533781308"/>
      <w:bookmarkStart w:id="19043" w:name="_Toc533782264"/>
      <w:r w:rsidRPr="00471054">
        <w:rPr>
          <w:rFonts w:ascii="B Lotus" w:hAnsi="B Lotus" w:hint="cs"/>
          <w:rtl/>
        </w:rPr>
        <w:t xml:space="preserve">بودجه </w:t>
      </w:r>
      <w:r w:rsidR="00F140A6" w:rsidRPr="00471054">
        <w:rPr>
          <w:rFonts w:ascii="B Lotus" w:hAnsi="B Lotus" w:hint="cs"/>
          <w:rtl/>
        </w:rPr>
        <w:t>مورد نیاز</w:t>
      </w:r>
      <w:bookmarkEnd w:id="19041"/>
      <w:bookmarkEnd w:id="19042"/>
      <w:bookmarkEnd w:id="19043"/>
      <w:r w:rsidR="00F140A6" w:rsidRPr="00471054">
        <w:rPr>
          <w:rFonts w:ascii="B Lotus" w:hAnsi="B Lotus" w:hint="cs"/>
          <w:rtl/>
        </w:rPr>
        <w:t xml:space="preserve"> </w:t>
      </w:r>
    </w:p>
    <w:p w14:paraId="44E36427" w14:textId="77777777" w:rsidR="00F140A6" w:rsidRPr="00471054" w:rsidRDefault="000D44C4" w:rsidP="00EC59EB">
      <w:pPr>
        <w:bidi/>
        <w:ind w:firstLine="227"/>
        <w:jc w:val="both"/>
        <w:rPr>
          <w:rFonts w:ascii="B Lotus" w:hAnsi="B Lotus" w:cs="B Lotus"/>
          <w:sz w:val="24"/>
          <w:szCs w:val="24"/>
          <w:rtl/>
          <w:lang w:bidi="fa-IR"/>
        </w:rPr>
      </w:pPr>
      <w:r w:rsidRPr="00471054">
        <w:rPr>
          <w:rFonts w:ascii="B Lotus" w:hAnsi="B Lotus" w:cs="B Lotus" w:hint="cs"/>
          <w:sz w:val="24"/>
          <w:szCs w:val="24"/>
          <w:rtl/>
          <w:lang w:bidi="fa-IR"/>
        </w:rPr>
        <w:t>بعد چهارم در تعریف پروژه بودجه مورد نیاز برای تحقق پروژه است</w:t>
      </w:r>
      <w:del w:id="19044" w:author="Mehrnazi Boojari" w:date="2019-01-07T09:53:00Z">
        <w:r w:rsidRPr="00471054" w:rsidDel="006F7CCF">
          <w:rPr>
            <w:rFonts w:ascii="B Lotus" w:hAnsi="B Lotus" w:cs="B Lotus" w:hint="cs"/>
            <w:sz w:val="24"/>
            <w:szCs w:val="24"/>
            <w:rtl/>
            <w:lang w:bidi="fa-IR"/>
          </w:rPr>
          <w:delText xml:space="preserve"> . </w:delText>
        </w:r>
      </w:del>
      <w:ins w:id="19045" w:author="Mehrnazi Boojari" w:date="2019-01-07T09:53:00Z">
        <w:r w:rsidR="006F7CCF">
          <w:rPr>
            <w:rFonts w:ascii="B Lotus" w:hAnsi="B Lotus" w:cs="B Lotus" w:hint="cs"/>
            <w:sz w:val="24"/>
            <w:szCs w:val="24"/>
            <w:rtl/>
            <w:lang w:bidi="fa-IR"/>
          </w:rPr>
          <w:t xml:space="preserve">. </w:t>
        </w:r>
      </w:ins>
      <w:r w:rsidRPr="00471054">
        <w:rPr>
          <w:rFonts w:ascii="B Lotus" w:hAnsi="B Lotus" w:cs="B Lotus" w:hint="cs"/>
          <w:sz w:val="24"/>
          <w:szCs w:val="24"/>
          <w:rtl/>
          <w:lang w:bidi="fa-IR"/>
        </w:rPr>
        <w:t xml:space="preserve">به هر میزان که بودجه مورد نیاز برای تحقق پروژه دقیق تعیین شود به همان میزان </w:t>
      </w:r>
      <w:del w:id="19046" w:author="Mehrnazi Boojari" w:date="2019-01-15T07:52:00Z">
        <w:r w:rsidRPr="00A87288" w:rsidDel="00EC59EB">
          <w:rPr>
            <w:rFonts w:ascii="B Lotus" w:hAnsi="B Lotus" w:cs="B Lotus" w:hint="cs"/>
            <w:sz w:val="24"/>
            <w:szCs w:val="24"/>
            <w:rtl/>
            <w:lang w:bidi="fa-IR"/>
          </w:rPr>
          <w:delText>به</w:delText>
        </w:r>
      </w:del>
      <w:del w:id="19047" w:author="Mehrnazi Boojari" w:date="2019-01-07T09:49:00Z">
        <w:r w:rsidRPr="00864766" w:rsidDel="006F7CCF">
          <w:rPr>
            <w:rFonts w:ascii="B Lotus" w:hAnsi="B Lotus" w:cs="B Lotus"/>
            <w:sz w:val="24"/>
            <w:szCs w:val="24"/>
            <w:rtl/>
            <w:lang w:bidi="fa-IR"/>
          </w:rPr>
          <w:delText xml:space="preserve"> م</w:delText>
        </w:r>
        <w:r w:rsidRPr="00864766" w:rsidDel="006F7CCF">
          <w:rPr>
            <w:rFonts w:ascii="B Lotus" w:hAnsi="B Lotus" w:cs="B Lotus" w:hint="cs"/>
            <w:sz w:val="24"/>
            <w:szCs w:val="24"/>
            <w:rtl/>
            <w:lang w:bidi="fa-IR"/>
          </w:rPr>
          <w:delText>ی</w:delText>
        </w:r>
        <w:r w:rsidRPr="00864766" w:rsidDel="006F7CCF">
          <w:rPr>
            <w:rFonts w:ascii="B Lotus" w:hAnsi="B Lotus" w:cs="B Lotus"/>
            <w:sz w:val="24"/>
            <w:szCs w:val="24"/>
            <w:rtl/>
            <w:lang w:bidi="fa-IR"/>
          </w:rPr>
          <w:delText xml:space="preserve"> </w:delText>
        </w:r>
      </w:del>
      <w:ins w:id="19048" w:author="Mehrnazi Boojari" w:date="2019-01-07T09:49:00Z">
        <w:r w:rsidR="006F7CCF" w:rsidRPr="00864766">
          <w:rPr>
            <w:rFonts w:ascii="B Lotus" w:hAnsi="B Lotus" w:cs="B Lotus" w:hint="cs"/>
            <w:sz w:val="24"/>
            <w:szCs w:val="24"/>
            <w:rtl/>
            <w:lang w:bidi="fa-IR"/>
          </w:rPr>
          <w:t>می‌</w:t>
        </w:r>
      </w:ins>
      <w:r w:rsidRPr="00864766">
        <w:rPr>
          <w:rFonts w:ascii="B Lotus" w:hAnsi="B Lotus" w:cs="B Lotus" w:hint="cs"/>
          <w:sz w:val="24"/>
          <w:szCs w:val="24"/>
          <w:rtl/>
          <w:lang w:bidi="fa-IR"/>
        </w:rPr>
        <w:t>تواند</w:t>
      </w:r>
      <w:r w:rsidRPr="00864766">
        <w:rPr>
          <w:rFonts w:ascii="B Lotus" w:hAnsi="B Lotus" w:cs="B Lotus"/>
          <w:sz w:val="24"/>
          <w:szCs w:val="24"/>
          <w:rtl/>
          <w:lang w:bidi="fa-IR"/>
        </w:rPr>
        <w:t xml:space="preserve"> </w:t>
      </w:r>
      <w:r w:rsidRPr="00864766">
        <w:rPr>
          <w:rFonts w:ascii="B Lotus" w:hAnsi="B Lotus" w:cs="B Lotus" w:hint="cs"/>
          <w:sz w:val="24"/>
          <w:szCs w:val="24"/>
          <w:rtl/>
          <w:lang w:bidi="fa-IR"/>
        </w:rPr>
        <w:t>برنامه</w:t>
      </w:r>
      <w:r w:rsidRPr="00864766">
        <w:rPr>
          <w:rFonts w:ascii="B Lotus" w:hAnsi="B Lotus" w:cs="B Lotus"/>
          <w:sz w:val="24"/>
          <w:szCs w:val="24"/>
          <w:rtl/>
          <w:lang w:bidi="fa-IR"/>
        </w:rPr>
        <w:t xml:space="preserve"> </w:t>
      </w:r>
      <w:r w:rsidRPr="00864766">
        <w:rPr>
          <w:rFonts w:ascii="B Lotus" w:hAnsi="B Lotus" w:cs="B Lotus" w:hint="cs"/>
          <w:sz w:val="24"/>
          <w:szCs w:val="24"/>
          <w:rtl/>
          <w:lang w:bidi="fa-IR"/>
        </w:rPr>
        <w:t>تحقق</w:t>
      </w:r>
      <w:r w:rsidRPr="00864766">
        <w:rPr>
          <w:rFonts w:ascii="B Lotus" w:hAnsi="B Lotus" w:cs="B Lotus"/>
          <w:sz w:val="24"/>
          <w:szCs w:val="24"/>
          <w:rtl/>
          <w:lang w:bidi="fa-IR"/>
        </w:rPr>
        <w:t xml:space="preserve"> </w:t>
      </w:r>
      <w:r w:rsidRPr="00864766">
        <w:rPr>
          <w:rFonts w:ascii="B Lotus" w:hAnsi="B Lotus" w:cs="B Lotus" w:hint="cs"/>
          <w:sz w:val="24"/>
          <w:szCs w:val="24"/>
          <w:rtl/>
          <w:lang w:bidi="fa-IR"/>
        </w:rPr>
        <w:t>پروژه</w:t>
      </w:r>
      <w:r w:rsidRPr="00864766">
        <w:rPr>
          <w:rFonts w:ascii="B Lotus" w:hAnsi="B Lotus" w:cs="B Lotus"/>
          <w:sz w:val="24"/>
          <w:szCs w:val="24"/>
          <w:rtl/>
          <w:lang w:bidi="fa-IR"/>
        </w:rPr>
        <w:t xml:space="preserve"> </w:t>
      </w:r>
      <w:r w:rsidRPr="00864766">
        <w:rPr>
          <w:rFonts w:ascii="B Lotus" w:hAnsi="B Lotus" w:cs="B Lotus" w:hint="cs"/>
          <w:sz w:val="24"/>
          <w:szCs w:val="24"/>
          <w:rtl/>
          <w:lang w:bidi="fa-IR"/>
        </w:rPr>
        <w:t>را</w:t>
      </w:r>
      <w:r w:rsidRPr="00864766">
        <w:rPr>
          <w:rFonts w:ascii="B Lotus" w:hAnsi="B Lotus" w:cs="B Lotus"/>
          <w:sz w:val="24"/>
          <w:szCs w:val="24"/>
          <w:rtl/>
          <w:lang w:bidi="fa-IR"/>
        </w:rPr>
        <w:t xml:space="preserve"> </w:t>
      </w:r>
      <w:r w:rsidRPr="00864766">
        <w:rPr>
          <w:rFonts w:ascii="B Lotus" w:hAnsi="B Lotus" w:cs="B Lotus" w:hint="cs"/>
          <w:sz w:val="24"/>
          <w:szCs w:val="24"/>
          <w:rtl/>
          <w:lang w:bidi="fa-IR"/>
        </w:rPr>
        <w:t>شفاف</w:t>
      </w:r>
      <w:ins w:id="19049" w:author="Mehrnazi Boojari" w:date="2019-01-07T10:54:00Z">
        <w:r w:rsidR="006A1F1D" w:rsidRPr="00864766">
          <w:rPr>
            <w:rFonts w:ascii="B Lotus" w:hAnsi="B Lotus" w:cs="B Nazanin" w:hint="cs"/>
            <w:sz w:val="24"/>
            <w:szCs w:val="24"/>
            <w:lang w:bidi="fa-IR"/>
          </w:rPr>
          <w:t>‌</w:t>
        </w:r>
      </w:ins>
      <w:del w:id="19050" w:author="Mehrnazi Boojari" w:date="2019-01-07T10:54:00Z">
        <w:r w:rsidRPr="00864766" w:rsidDel="006A1F1D">
          <w:rPr>
            <w:rFonts w:ascii="B Lotus" w:hAnsi="B Lotus" w:cs="B Lotus"/>
            <w:sz w:val="24"/>
            <w:szCs w:val="24"/>
            <w:rtl/>
            <w:lang w:bidi="fa-IR"/>
          </w:rPr>
          <w:delText xml:space="preserve"> </w:delText>
        </w:r>
      </w:del>
      <w:r w:rsidRPr="00864766">
        <w:rPr>
          <w:rFonts w:ascii="B Lotus" w:hAnsi="B Lotus" w:cs="B Lotus" w:hint="cs"/>
          <w:sz w:val="24"/>
          <w:szCs w:val="24"/>
          <w:rtl/>
          <w:lang w:bidi="fa-IR"/>
        </w:rPr>
        <w:t>تر</w:t>
      </w:r>
      <w:r w:rsidRPr="00864766">
        <w:rPr>
          <w:rFonts w:ascii="B Lotus" w:hAnsi="B Lotus" w:cs="B Lotus"/>
          <w:sz w:val="24"/>
          <w:szCs w:val="24"/>
          <w:rtl/>
          <w:lang w:bidi="fa-IR"/>
        </w:rPr>
        <w:t xml:space="preserve"> </w:t>
      </w:r>
      <w:r w:rsidRPr="00864766">
        <w:rPr>
          <w:rFonts w:ascii="B Lotus" w:hAnsi="B Lotus" w:cs="B Lotus" w:hint="cs"/>
          <w:sz w:val="24"/>
          <w:szCs w:val="24"/>
          <w:rtl/>
          <w:lang w:bidi="fa-IR"/>
        </w:rPr>
        <w:t>تعریف</w:t>
      </w:r>
      <w:r w:rsidRPr="00864766">
        <w:rPr>
          <w:rFonts w:ascii="B Lotus" w:hAnsi="B Lotus" w:cs="B Lotus"/>
          <w:sz w:val="24"/>
          <w:szCs w:val="24"/>
          <w:rtl/>
          <w:lang w:bidi="fa-IR"/>
        </w:rPr>
        <w:t xml:space="preserve"> </w:t>
      </w:r>
      <w:r w:rsidRPr="00864766">
        <w:rPr>
          <w:rFonts w:ascii="B Lotus" w:hAnsi="B Lotus" w:cs="B Lotus" w:hint="cs"/>
          <w:sz w:val="24"/>
          <w:szCs w:val="24"/>
          <w:rtl/>
          <w:lang w:bidi="fa-IR"/>
        </w:rPr>
        <w:t>کرد</w:t>
      </w:r>
      <w:r w:rsidRPr="00471054">
        <w:rPr>
          <w:rFonts w:ascii="B Lotus" w:hAnsi="B Lotus" w:cs="B Lotus" w:hint="cs"/>
          <w:sz w:val="24"/>
          <w:szCs w:val="24"/>
          <w:rtl/>
          <w:lang w:bidi="fa-IR"/>
        </w:rPr>
        <w:t xml:space="preserve">. </w:t>
      </w:r>
      <w:del w:id="19051" w:author="Mehrnazi Boojari" w:date="2019-01-08T23:50:00Z">
        <w:r w:rsidRPr="00471054" w:rsidDel="00EE38C5">
          <w:rPr>
            <w:rFonts w:ascii="B Lotus" w:hAnsi="B Lotus" w:cs="B Lotus" w:hint="cs"/>
            <w:sz w:val="24"/>
            <w:szCs w:val="24"/>
            <w:rtl/>
            <w:lang w:bidi="fa-IR"/>
          </w:rPr>
          <w:delText>از سوی</w:delText>
        </w:r>
      </w:del>
      <w:ins w:id="19052" w:author="Mehrnazi Boojari" w:date="2019-01-08T23:50:00Z">
        <w:r w:rsidR="00EE38C5">
          <w:rPr>
            <w:rFonts w:ascii="B Lotus" w:hAnsi="B Lotus" w:cs="B Lotus" w:hint="cs"/>
            <w:sz w:val="24"/>
            <w:szCs w:val="24"/>
            <w:rtl/>
            <w:lang w:bidi="fa-IR"/>
          </w:rPr>
          <w:t>از</w:t>
        </w:r>
        <w:r w:rsidR="00EE38C5">
          <w:rPr>
            <w:rFonts w:ascii="Times New Roman" w:hAnsi="Times New Roman" w:cs="Times New Roman" w:hint="cs"/>
            <w:sz w:val="24"/>
            <w:szCs w:val="24"/>
            <w:rtl/>
            <w:lang w:bidi="fa-IR"/>
          </w:rPr>
          <w:t> </w:t>
        </w:r>
        <w:r w:rsidR="00EE38C5">
          <w:rPr>
            <w:rFonts w:ascii="B Lotus" w:hAnsi="B Lotus" w:cs="B Lotus" w:hint="cs"/>
            <w:sz w:val="24"/>
            <w:szCs w:val="24"/>
            <w:rtl/>
            <w:lang w:bidi="fa-IR"/>
          </w:rPr>
          <w:t>سوی</w:t>
        </w:r>
      </w:ins>
      <w:del w:id="19053" w:author="Mehrnazi Boojari" w:date="2019-01-15T07:52:00Z">
        <w:r w:rsidRPr="00471054" w:rsidDel="00EC59EB">
          <w:rPr>
            <w:rFonts w:ascii="B Lotus" w:hAnsi="B Lotus" w:cs="B Lotus" w:hint="cs"/>
            <w:sz w:val="24"/>
            <w:szCs w:val="24"/>
            <w:rtl/>
            <w:lang w:bidi="fa-IR"/>
          </w:rPr>
          <w:delText>ی</w:delText>
        </w:r>
      </w:del>
      <w:r w:rsidRPr="00471054">
        <w:rPr>
          <w:rFonts w:ascii="B Lotus" w:hAnsi="B Lotus" w:cs="B Lotus" w:hint="cs"/>
          <w:sz w:val="24"/>
          <w:szCs w:val="24"/>
          <w:rtl/>
          <w:lang w:bidi="fa-IR"/>
        </w:rPr>
        <w:t xml:space="preserve"> دیگر</w:t>
      </w:r>
      <w:ins w:id="19054" w:author="Mehrnazi Boojari" w:date="2019-01-15T07:52:00Z">
        <w:r w:rsidR="00EC59EB">
          <w:rPr>
            <w:rFonts w:ascii="B Lotus" w:hAnsi="B Lotus" w:cs="B Lotus" w:hint="cs"/>
            <w:sz w:val="24"/>
            <w:szCs w:val="24"/>
            <w:rtl/>
            <w:lang w:bidi="fa-IR"/>
          </w:rPr>
          <w:t>،</w:t>
        </w:r>
      </w:ins>
      <w:r w:rsidRPr="00471054">
        <w:rPr>
          <w:rFonts w:ascii="B Lotus" w:hAnsi="B Lotus" w:cs="B Lotus" w:hint="cs"/>
          <w:sz w:val="24"/>
          <w:szCs w:val="24"/>
          <w:rtl/>
          <w:lang w:bidi="fa-IR"/>
        </w:rPr>
        <w:t xml:space="preserve"> دستگاه</w:t>
      </w:r>
      <w:del w:id="19055" w:author="Mehrnazi Boojari" w:date="2019-01-07T09:46:00Z">
        <w:r w:rsidRPr="00471054" w:rsidDel="006F7CCF">
          <w:rPr>
            <w:rFonts w:ascii="B Lotus" w:hAnsi="B Lotus" w:cs="B Lotus" w:hint="cs"/>
            <w:sz w:val="24"/>
            <w:szCs w:val="24"/>
            <w:rtl/>
            <w:lang w:bidi="fa-IR"/>
          </w:rPr>
          <w:delText xml:space="preserve"> های </w:delText>
        </w:r>
      </w:del>
      <w:ins w:id="19056" w:author="Mehrnazi Boojari" w:date="2019-01-07T09:46:00Z">
        <w:r w:rsidR="006F7CCF">
          <w:rPr>
            <w:rFonts w:ascii="B Lotus" w:hAnsi="B Lotus" w:cs="B Lotus" w:hint="cs"/>
            <w:sz w:val="24"/>
            <w:szCs w:val="24"/>
            <w:rtl/>
            <w:lang w:bidi="fa-IR"/>
          </w:rPr>
          <w:t xml:space="preserve">‌های </w:t>
        </w:r>
      </w:ins>
      <w:del w:id="19057" w:author="Mehrnazi Boojari" w:date="2019-01-07T10:46:00Z">
        <w:r w:rsidRPr="00471054" w:rsidDel="006A1F1D">
          <w:rPr>
            <w:rFonts w:ascii="B Lotus" w:hAnsi="B Lotus" w:cs="B Lotus" w:hint="cs"/>
            <w:sz w:val="24"/>
            <w:szCs w:val="24"/>
            <w:rtl/>
            <w:lang w:bidi="fa-IR"/>
          </w:rPr>
          <w:delText>اجرائی</w:delText>
        </w:r>
      </w:del>
      <w:ins w:id="19058" w:author="Mehrnazi Boojari" w:date="2019-01-07T10:46:00Z">
        <w:r w:rsidR="006A1F1D">
          <w:rPr>
            <w:rFonts w:ascii="B Lotus" w:hAnsi="B Lotus" w:cs="B Lotus" w:hint="cs"/>
            <w:sz w:val="24"/>
            <w:szCs w:val="24"/>
            <w:rtl/>
            <w:lang w:bidi="fa-IR"/>
          </w:rPr>
          <w:t>اجرایی</w:t>
        </w:r>
      </w:ins>
      <w:r w:rsidRPr="00471054">
        <w:rPr>
          <w:rFonts w:ascii="B Lotus" w:hAnsi="B Lotus" w:cs="B Lotus" w:hint="cs"/>
          <w:sz w:val="24"/>
          <w:szCs w:val="24"/>
          <w:rtl/>
          <w:lang w:bidi="fa-IR"/>
        </w:rPr>
        <w:t xml:space="preserve"> در کشور </w:t>
      </w:r>
      <w:del w:id="19059" w:author="Mehrnazi Boojari" w:date="2019-01-10T01:06:00Z">
        <w:r w:rsidRPr="00471054" w:rsidDel="00647583">
          <w:rPr>
            <w:rFonts w:ascii="B Lotus" w:hAnsi="B Lotus" w:cs="B Lotus" w:hint="cs"/>
            <w:sz w:val="24"/>
            <w:szCs w:val="24"/>
            <w:rtl/>
            <w:lang w:bidi="fa-IR"/>
          </w:rPr>
          <w:delText>مبتنی بر</w:delText>
        </w:r>
      </w:del>
      <w:ins w:id="19060" w:author="Mehrnazi Boojari" w:date="2019-01-10T01:06:00Z">
        <w:r w:rsidR="00647583">
          <w:rPr>
            <w:rFonts w:ascii="B Lotus" w:hAnsi="B Lotus"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B Lotus" w:hAnsi="B Lotus" w:cs="B Lotus" w:hint="cs"/>
            <w:sz w:val="24"/>
            <w:szCs w:val="24"/>
            <w:rtl/>
            <w:lang w:bidi="fa-IR"/>
          </w:rPr>
          <w:t>بر</w:t>
        </w:r>
      </w:ins>
      <w:r w:rsidRPr="00471054">
        <w:rPr>
          <w:rFonts w:ascii="B Lotus" w:hAnsi="B Lotus" w:cs="B Lotus" w:hint="cs"/>
          <w:sz w:val="24"/>
          <w:szCs w:val="24"/>
          <w:rtl/>
          <w:lang w:bidi="fa-IR"/>
        </w:rPr>
        <w:t xml:space="preserve"> بودجه</w:t>
      </w:r>
      <w:del w:id="19061" w:author="Mehrnazi Boojari" w:date="2019-01-07T09:46:00Z">
        <w:r w:rsidRPr="00471054" w:rsidDel="006F7CCF">
          <w:rPr>
            <w:rFonts w:ascii="B Lotus" w:hAnsi="B Lotus" w:cs="B Lotus" w:hint="cs"/>
            <w:sz w:val="24"/>
            <w:szCs w:val="24"/>
            <w:rtl/>
            <w:lang w:bidi="fa-IR"/>
          </w:rPr>
          <w:delText xml:space="preserve"> های </w:delText>
        </w:r>
      </w:del>
      <w:ins w:id="19062"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سالانه عمل کرده و به هر میزان که سازمان برنامه و بودجه</w:t>
      </w:r>
      <w:del w:id="19063" w:author="Mehrnazi Boojari" w:date="2019-01-07T09:47:00Z">
        <w:r w:rsidRPr="00471054" w:rsidDel="006F7CCF">
          <w:rPr>
            <w:rFonts w:ascii="B Lotus" w:hAnsi="B Lotus" w:cs="B Lotus" w:hint="cs"/>
            <w:sz w:val="24"/>
            <w:szCs w:val="24"/>
            <w:rtl/>
            <w:lang w:bidi="fa-IR"/>
          </w:rPr>
          <w:delText xml:space="preserve"> ،</w:delText>
        </w:r>
      </w:del>
      <w:ins w:id="19064" w:author="Mehrnazi Boojari" w:date="2019-01-07T09:47:00Z">
        <w:r w:rsidR="006F7CCF">
          <w:rPr>
            <w:rFonts w:ascii="B Lotus" w:hAnsi="B Lotus" w:cs="B Lotus" w:hint="cs"/>
            <w:sz w:val="24"/>
            <w:szCs w:val="24"/>
            <w:rtl/>
            <w:lang w:bidi="fa-IR"/>
          </w:rPr>
          <w:t>،</w:t>
        </w:r>
      </w:ins>
      <w:r w:rsidRPr="00471054">
        <w:rPr>
          <w:rFonts w:ascii="B Lotus" w:hAnsi="B Lotus" w:cs="B Lotus" w:hint="cs"/>
          <w:sz w:val="24"/>
          <w:szCs w:val="24"/>
          <w:rtl/>
          <w:lang w:bidi="fa-IR"/>
        </w:rPr>
        <w:t xml:space="preserve"> بودجه سالیانه برای</w:t>
      </w:r>
      <w:del w:id="19065" w:author="Mehrnazi Boojari" w:date="2019-01-07T09:51:00Z">
        <w:r w:rsidRPr="00471054" w:rsidDel="006F7CCF">
          <w:rPr>
            <w:rFonts w:ascii="B Lotus" w:hAnsi="B Lotus" w:cs="B Lotus" w:hint="cs"/>
            <w:sz w:val="24"/>
            <w:szCs w:val="24"/>
            <w:rtl/>
            <w:lang w:bidi="fa-IR"/>
          </w:rPr>
          <w:delText xml:space="preserve"> آنها </w:delText>
        </w:r>
      </w:del>
      <w:ins w:id="19066" w:author="Mehrnazi Boojari" w:date="2019-01-07T09:51:00Z">
        <w:r w:rsidR="006F7CCF">
          <w:rPr>
            <w:rFonts w:ascii="B Lotus" w:hAnsi="B Lotus" w:cs="B Lotus" w:hint="cs"/>
            <w:sz w:val="24"/>
            <w:szCs w:val="24"/>
            <w:rtl/>
            <w:lang w:bidi="fa-IR"/>
          </w:rPr>
          <w:t xml:space="preserve"> آن‌ها </w:t>
        </w:r>
      </w:ins>
      <w:r w:rsidRPr="00471054">
        <w:rPr>
          <w:rFonts w:ascii="B Lotus" w:hAnsi="B Lotus" w:cs="B Lotus" w:hint="cs"/>
          <w:sz w:val="24"/>
          <w:szCs w:val="24"/>
          <w:rtl/>
          <w:lang w:bidi="fa-IR"/>
        </w:rPr>
        <w:t>تعریف کند به همان میزان نیز برنامه</w:t>
      </w:r>
      <w:del w:id="19067" w:author="Mehrnazi Boojari" w:date="2019-01-07T09:46:00Z">
        <w:r w:rsidRPr="00471054" w:rsidDel="006F7CCF">
          <w:rPr>
            <w:rFonts w:ascii="B Lotus" w:hAnsi="B Lotus" w:cs="B Lotus" w:hint="cs"/>
            <w:sz w:val="24"/>
            <w:szCs w:val="24"/>
            <w:rtl/>
            <w:lang w:bidi="fa-IR"/>
          </w:rPr>
          <w:delText xml:space="preserve"> های </w:delText>
        </w:r>
      </w:del>
      <w:ins w:id="19068"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خود را عملیاتی</w:t>
      </w:r>
      <w:del w:id="19069" w:author="Mehrnazi Boojari" w:date="2019-01-07T09:49:00Z">
        <w:r w:rsidRPr="00471054" w:rsidDel="006F7CCF">
          <w:rPr>
            <w:rFonts w:ascii="B Lotus" w:hAnsi="B Lotus" w:cs="B Lotus" w:hint="cs"/>
            <w:sz w:val="24"/>
            <w:szCs w:val="24"/>
            <w:rtl/>
            <w:lang w:bidi="fa-IR"/>
          </w:rPr>
          <w:delText xml:space="preserve"> می </w:delText>
        </w:r>
      </w:del>
      <w:ins w:id="19070"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کنند. به عبارت دیگر</w:t>
      </w:r>
      <w:ins w:id="19071" w:author="Mehrnazi Boojari" w:date="2019-01-07T10:23:00Z">
        <w:r w:rsidR="0028073B">
          <w:rPr>
            <w:rFonts w:ascii="B Lotus" w:hAnsi="B Lotus" w:cs="B Lotus" w:hint="cs"/>
            <w:sz w:val="24"/>
            <w:szCs w:val="24"/>
            <w:rtl/>
            <w:lang w:bidi="fa-IR"/>
          </w:rPr>
          <w:t>،</w:t>
        </w:r>
      </w:ins>
      <w:r w:rsidRPr="00471054">
        <w:rPr>
          <w:rFonts w:ascii="B Lotus" w:hAnsi="B Lotus" w:cs="B Lotus" w:hint="cs"/>
          <w:sz w:val="24"/>
          <w:szCs w:val="24"/>
          <w:rtl/>
          <w:lang w:bidi="fa-IR"/>
        </w:rPr>
        <w:t xml:space="preserve"> این بودجه است که ساختارها را جهت </w:t>
      </w:r>
      <w:del w:id="19072" w:author="Mehrnazi Boojari" w:date="2019-01-15T07:53:00Z">
        <w:r w:rsidRPr="00471054" w:rsidDel="00EC59EB">
          <w:rPr>
            <w:rFonts w:ascii="B Lotus" w:hAnsi="B Lotus" w:cs="B Lotus" w:hint="cs"/>
            <w:sz w:val="24"/>
            <w:szCs w:val="24"/>
            <w:rtl/>
            <w:lang w:bidi="fa-IR"/>
          </w:rPr>
          <w:delText xml:space="preserve">داده </w:delText>
        </w:r>
      </w:del>
      <w:ins w:id="19073" w:author="Mehrnazi Boojari" w:date="2019-01-15T07:53:00Z">
        <w:r w:rsidR="00EC59EB">
          <w:rPr>
            <w:rFonts w:ascii="B Lotus" w:hAnsi="B Lotus" w:cs="B Lotus" w:hint="cs"/>
            <w:sz w:val="24"/>
            <w:szCs w:val="24"/>
            <w:rtl/>
            <w:lang w:bidi="fa-IR"/>
          </w:rPr>
          <w:t>می</w:t>
        </w:r>
        <w:r w:rsidR="00EC59EB">
          <w:rPr>
            <w:rFonts w:ascii="B Lotus" w:hAnsi="B Lotus" w:cs="B Nazanin" w:hint="cs"/>
            <w:sz w:val="24"/>
            <w:szCs w:val="24"/>
            <w:rtl/>
            <w:lang w:bidi="fa-IR"/>
          </w:rPr>
          <w:t>‌</w:t>
        </w:r>
        <w:r w:rsidR="00EC59EB">
          <w:rPr>
            <w:rFonts w:ascii="B Lotus" w:hAnsi="B Lotus" w:cs="B Lotus" w:hint="cs"/>
            <w:sz w:val="24"/>
            <w:szCs w:val="24"/>
            <w:rtl/>
            <w:lang w:bidi="fa-IR"/>
          </w:rPr>
          <w:t>دهد</w:t>
        </w:r>
        <w:r w:rsidR="00EC59EB" w:rsidRPr="00471054">
          <w:rPr>
            <w:rFonts w:ascii="B Lotus" w:hAnsi="B Lotus" w:cs="B Lotus" w:hint="cs"/>
            <w:sz w:val="24"/>
            <w:szCs w:val="24"/>
            <w:rtl/>
            <w:lang w:bidi="fa-IR"/>
          </w:rPr>
          <w:t xml:space="preserve"> </w:t>
        </w:r>
      </w:ins>
      <w:r w:rsidRPr="00471054">
        <w:rPr>
          <w:rFonts w:ascii="B Lotus" w:hAnsi="B Lotus" w:cs="B Lotus" w:hint="cs"/>
          <w:sz w:val="24"/>
          <w:szCs w:val="24"/>
          <w:rtl/>
          <w:lang w:bidi="fa-IR"/>
        </w:rPr>
        <w:t>و در</w:t>
      </w:r>
      <w:ins w:id="19074" w:author="Mehrnazi Boojari" w:date="2019-01-15T07:53:00Z">
        <w:r w:rsidR="00EC59EB">
          <w:rPr>
            <w:rFonts w:ascii="B Lotus" w:hAnsi="B Lotus" w:cs="Times New Roman" w:hint="eastAsia"/>
            <w:sz w:val="24"/>
            <w:szCs w:val="24"/>
            <w:rtl/>
            <w:lang w:bidi="fa-IR"/>
          </w:rPr>
          <w:t> </w:t>
        </w:r>
      </w:ins>
      <w:del w:id="19075" w:author="Mehrnazi Boojari" w:date="2019-01-15T07:53:00Z">
        <w:r w:rsidRPr="00471054" w:rsidDel="00EC59EB">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راستای برنامه</w:t>
      </w:r>
      <w:del w:id="19076" w:author="Mehrnazi Boojari" w:date="2019-01-07T09:46:00Z">
        <w:r w:rsidRPr="00471054" w:rsidDel="006F7CCF">
          <w:rPr>
            <w:rFonts w:ascii="B Lotus" w:hAnsi="B Lotus" w:cs="B Lotus" w:hint="cs"/>
            <w:sz w:val="24"/>
            <w:szCs w:val="24"/>
            <w:rtl/>
            <w:lang w:bidi="fa-IR"/>
          </w:rPr>
          <w:delText xml:space="preserve"> های </w:delText>
        </w:r>
      </w:del>
      <w:ins w:id="19077"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کلان </w:t>
      </w:r>
      <w:r w:rsidR="00BB0DD8" w:rsidRPr="00471054">
        <w:rPr>
          <w:rFonts w:ascii="B Lotus" w:hAnsi="B Lotus" w:cs="B Lotus" w:hint="cs"/>
          <w:sz w:val="24"/>
          <w:szCs w:val="24"/>
          <w:rtl/>
          <w:lang w:bidi="fa-IR"/>
        </w:rPr>
        <w:t>هم</w:t>
      </w:r>
      <w:ins w:id="19078" w:author="Mehrnazi Boojari" w:date="2019-01-15T07:53:00Z">
        <w:r w:rsidR="00EC59EB">
          <w:rPr>
            <w:rFonts w:ascii="B Lotus" w:hAnsi="B Lotus" w:cs="B Nazanin" w:hint="cs"/>
            <w:sz w:val="24"/>
            <w:szCs w:val="24"/>
            <w:rtl/>
            <w:lang w:bidi="fa-IR"/>
          </w:rPr>
          <w:t>‌</w:t>
        </w:r>
        <w:r w:rsidR="00EC59EB">
          <w:rPr>
            <w:rFonts w:ascii="B Lotus" w:hAnsi="B Lotus" w:cs="B Lotus" w:hint="cs"/>
            <w:sz w:val="24"/>
            <w:szCs w:val="24"/>
            <w:rtl/>
            <w:lang w:bidi="fa-IR"/>
          </w:rPr>
          <w:t>م</w:t>
        </w:r>
      </w:ins>
      <w:r w:rsidR="00BB0DD8" w:rsidRPr="00471054">
        <w:rPr>
          <w:rFonts w:ascii="B Lotus" w:hAnsi="B Lotus" w:cs="B Lotus" w:hint="cs"/>
          <w:sz w:val="24"/>
          <w:szCs w:val="24"/>
          <w:rtl/>
          <w:lang w:bidi="fa-IR"/>
        </w:rPr>
        <w:t>سیر</w:t>
      </w:r>
      <w:del w:id="19079" w:author="Mehrnazi Boojari" w:date="2019-01-07T09:49:00Z">
        <w:r w:rsidR="00BB0DD8" w:rsidRPr="00471054" w:rsidDel="006F7CCF">
          <w:rPr>
            <w:rFonts w:ascii="B Lotus" w:hAnsi="B Lotus" w:cs="B Lotus" w:hint="cs"/>
            <w:sz w:val="24"/>
            <w:szCs w:val="24"/>
            <w:rtl/>
            <w:lang w:bidi="fa-IR"/>
          </w:rPr>
          <w:delText xml:space="preserve"> می </w:delText>
        </w:r>
      </w:del>
      <w:ins w:id="19080" w:author="Mehrnazi Boojari" w:date="2019-01-07T09:49:00Z">
        <w:r w:rsidR="006F7CCF">
          <w:rPr>
            <w:rFonts w:ascii="B Lotus" w:hAnsi="B Lotus" w:cs="B Lotus" w:hint="cs"/>
            <w:sz w:val="24"/>
            <w:szCs w:val="24"/>
            <w:rtl/>
            <w:lang w:bidi="fa-IR"/>
          </w:rPr>
          <w:t xml:space="preserve"> می</w:t>
        </w:r>
      </w:ins>
      <w:ins w:id="19081" w:author="Mehrnazi Boojari" w:date="2019-01-15T07:53:00Z">
        <w:r w:rsidR="00EC59EB">
          <w:rPr>
            <w:rFonts w:ascii="B Lotus" w:hAnsi="B Lotus" w:cs="B Nazanin" w:hint="cs"/>
            <w:sz w:val="24"/>
            <w:szCs w:val="24"/>
            <w:rtl/>
            <w:lang w:bidi="fa-IR"/>
          </w:rPr>
          <w:t>‌</w:t>
        </w:r>
        <w:r w:rsidR="00EC59EB">
          <w:rPr>
            <w:rFonts w:ascii="B Lotus" w:hAnsi="B Lotus" w:cs="B Lotus" w:hint="cs"/>
            <w:sz w:val="24"/>
            <w:szCs w:val="24"/>
            <w:rtl/>
            <w:lang w:bidi="fa-IR"/>
          </w:rPr>
          <w:t>کن</w:t>
        </w:r>
      </w:ins>
      <w:del w:id="19082" w:author="Mehrnazi Boojari" w:date="2019-01-15T07:53:00Z">
        <w:r w:rsidR="00BB0DD8" w:rsidRPr="00471054" w:rsidDel="00EC59EB">
          <w:rPr>
            <w:rFonts w:ascii="B Lotus" w:hAnsi="B Lotus" w:cs="B Lotus" w:hint="cs"/>
            <w:sz w:val="24"/>
            <w:szCs w:val="24"/>
            <w:rtl/>
            <w:lang w:bidi="fa-IR"/>
          </w:rPr>
          <w:delText>ساز</w:delText>
        </w:r>
      </w:del>
      <w:r w:rsidR="00BB0DD8" w:rsidRPr="00471054">
        <w:rPr>
          <w:rFonts w:ascii="B Lotus" w:hAnsi="B Lotus" w:cs="B Lotus" w:hint="cs"/>
          <w:sz w:val="24"/>
          <w:szCs w:val="24"/>
          <w:rtl/>
          <w:lang w:bidi="fa-IR"/>
        </w:rPr>
        <w:t>د</w:t>
      </w:r>
      <w:ins w:id="19083" w:author="Mehrnazi Boojari" w:date="2019-01-15T08:02:00Z">
        <w:r w:rsidR="00EC59EB">
          <w:rPr>
            <w:rFonts w:ascii="B Lotus" w:hAnsi="B Lotus" w:cs="B Lotus" w:hint="cs"/>
            <w:sz w:val="24"/>
            <w:szCs w:val="24"/>
            <w:rtl/>
            <w:lang w:bidi="fa-IR"/>
          </w:rPr>
          <w:t>؛</w:t>
        </w:r>
      </w:ins>
      <w:r w:rsidR="00BB0DD8" w:rsidRPr="00471054">
        <w:rPr>
          <w:rFonts w:ascii="B Lotus" w:hAnsi="B Lotus" w:cs="B Lotus" w:hint="cs"/>
          <w:sz w:val="24"/>
          <w:szCs w:val="24"/>
          <w:rtl/>
          <w:lang w:bidi="fa-IR"/>
        </w:rPr>
        <w:t xml:space="preserve"> عدم تعریف بودجه منجر به حاشیه</w:t>
      </w:r>
      <w:ins w:id="19084" w:author="Mehrnazi Boojari" w:date="2019-01-15T08:02:00Z">
        <w:r w:rsidR="00EC59EB">
          <w:rPr>
            <w:rFonts w:ascii="B Lotus" w:hAnsi="B Lotus" w:cs="B Nazanin" w:hint="cs"/>
            <w:sz w:val="24"/>
            <w:szCs w:val="24"/>
            <w:rtl/>
            <w:lang w:bidi="fa-IR"/>
          </w:rPr>
          <w:t>‌</w:t>
        </w:r>
      </w:ins>
      <w:del w:id="19085" w:author="Mehrnazi Boojari" w:date="2019-01-15T08:02:00Z">
        <w:r w:rsidR="00BB0DD8" w:rsidRPr="00471054" w:rsidDel="00EC59EB">
          <w:rPr>
            <w:rFonts w:ascii="B Lotus" w:hAnsi="B Lotus" w:cs="B Lotus" w:hint="cs"/>
            <w:sz w:val="24"/>
            <w:szCs w:val="24"/>
            <w:rtl/>
            <w:lang w:bidi="fa-IR"/>
          </w:rPr>
          <w:delText xml:space="preserve"> </w:delText>
        </w:r>
      </w:del>
      <w:r w:rsidR="00BB0DD8" w:rsidRPr="00471054">
        <w:rPr>
          <w:rFonts w:ascii="B Lotus" w:hAnsi="B Lotus" w:cs="B Lotus" w:hint="cs"/>
          <w:sz w:val="24"/>
          <w:szCs w:val="24"/>
          <w:rtl/>
          <w:lang w:bidi="fa-IR"/>
        </w:rPr>
        <w:t>رفتن و مسکوت</w:t>
      </w:r>
      <w:ins w:id="19086" w:author="Mehrnazi Boojari" w:date="2019-01-15T08:02:00Z">
        <w:r w:rsidR="00EC59EB">
          <w:rPr>
            <w:rFonts w:ascii="B Lotus" w:hAnsi="B Lotus" w:cs="B Nazanin" w:hint="cs"/>
            <w:sz w:val="24"/>
            <w:szCs w:val="24"/>
            <w:rtl/>
            <w:lang w:bidi="fa-IR"/>
          </w:rPr>
          <w:t>‌</w:t>
        </w:r>
      </w:ins>
      <w:del w:id="19087" w:author="Mehrnazi Boojari" w:date="2019-01-15T08:02:00Z">
        <w:r w:rsidR="00BB0DD8" w:rsidRPr="00471054" w:rsidDel="00EC59EB">
          <w:rPr>
            <w:rFonts w:ascii="B Lotus" w:hAnsi="B Lotus" w:cs="B Lotus" w:hint="cs"/>
            <w:sz w:val="24"/>
            <w:szCs w:val="24"/>
            <w:rtl/>
            <w:lang w:bidi="fa-IR"/>
          </w:rPr>
          <w:delText xml:space="preserve"> </w:delText>
        </w:r>
      </w:del>
      <w:r w:rsidR="00BB0DD8" w:rsidRPr="00471054">
        <w:rPr>
          <w:rFonts w:ascii="B Lotus" w:hAnsi="B Lotus" w:cs="B Lotus" w:hint="cs"/>
          <w:sz w:val="24"/>
          <w:szCs w:val="24"/>
          <w:rtl/>
          <w:lang w:bidi="fa-IR"/>
        </w:rPr>
        <w:t>ماندن پروژه</w:t>
      </w:r>
      <w:del w:id="19088" w:author="Mehrnazi Boojari" w:date="2019-01-07T09:49:00Z">
        <w:r w:rsidR="00BB0DD8" w:rsidRPr="00471054" w:rsidDel="006F7CCF">
          <w:rPr>
            <w:rFonts w:ascii="B Lotus" w:hAnsi="B Lotus" w:cs="B Lotus" w:hint="cs"/>
            <w:sz w:val="24"/>
            <w:szCs w:val="24"/>
            <w:rtl/>
            <w:lang w:bidi="fa-IR"/>
          </w:rPr>
          <w:delText xml:space="preserve"> می </w:delText>
        </w:r>
      </w:del>
      <w:ins w:id="19089" w:author="Mehrnazi Boojari" w:date="2019-01-07T09:49:00Z">
        <w:r w:rsidR="006F7CCF">
          <w:rPr>
            <w:rFonts w:ascii="B Lotus" w:hAnsi="B Lotus" w:cs="B Lotus" w:hint="cs"/>
            <w:sz w:val="24"/>
            <w:szCs w:val="24"/>
            <w:rtl/>
            <w:lang w:bidi="fa-IR"/>
          </w:rPr>
          <w:t xml:space="preserve"> می‌</w:t>
        </w:r>
      </w:ins>
      <w:del w:id="19090" w:author="Mehrnazi Boojari" w:date="2019-01-08T01:18:00Z">
        <w:r w:rsidR="00BB0DD8" w:rsidRPr="00471054" w:rsidDel="00632EB0">
          <w:rPr>
            <w:rFonts w:ascii="B Lotus" w:hAnsi="B Lotus" w:cs="B Lotus" w:hint="cs"/>
            <w:sz w:val="24"/>
            <w:szCs w:val="24"/>
            <w:rtl/>
            <w:lang w:bidi="fa-IR"/>
          </w:rPr>
          <w:delText>گردد</w:delText>
        </w:r>
      </w:del>
      <w:ins w:id="19091" w:author="Mehrnazi Boojari" w:date="2019-01-08T01:18:00Z">
        <w:r w:rsidR="00632EB0">
          <w:rPr>
            <w:rFonts w:ascii="B Lotus" w:hAnsi="B Lotus" w:cs="B Lotus" w:hint="cs"/>
            <w:sz w:val="24"/>
            <w:szCs w:val="24"/>
            <w:rtl/>
            <w:lang w:bidi="fa-IR"/>
          </w:rPr>
          <w:t>شود</w:t>
        </w:r>
      </w:ins>
      <w:r w:rsidR="00BB0DD8" w:rsidRPr="00471054">
        <w:rPr>
          <w:rFonts w:ascii="B Lotus" w:hAnsi="B Lotus" w:cs="B Lotus" w:hint="cs"/>
          <w:sz w:val="24"/>
          <w:szCs w:val="24"/>
          <w:rtl/>
          <w:lang w:bidi="fa-IR"/>
        </w:rPr>
        <w:t xml:space="preserve">. </w:t>
      </w:r>
    </w:p>
    <w:p w14:paraId="62860B1A" w14:textId="77777777" w:rsidR="00BB0DD8" w:rsidRPr="00471054" w:rsidRDefault="00BB0DD8" w:rsidP="008E7541">
      <w:pPr>
        <w:pStyle w:val="Heading3"/>
        <w:rPr>
          <w:rFonts w:ascii="B Lotus" w:hAnsi="B Lotus"/>
          <w:rtl/>
        </w:rPr>
      </w:pPr>
      <w:bookmarkStart w:id="19092" w:name="_Toc533248649"/>
      <w:bookmarkStart w:id="19093" w:name="_Toc533781309"/>
      <w:bookmarkStart w:id="19094" w:name="_Toc533782265"/>
      <w:r w:rsidRPr="00471054">
        <w:rPr>
          <w:rFonts w:ascii="B Lotus" w:hAnsi="B Lotus" w:hint="cs"/>
          <w:rtl/>
        </w:rPr>
        <w:t xml:space="preserve">نظام </w:t>
      </w:r>
      <w:r w:rsidR="00814458" w:rsidRPr="00471054">
        <w:rPr>
          <w:rFonts w:ascii="B Lotus" w:hAnsi="B Lotus" w:hint="cs"/>
          <w:rtl/>
        </w:rPr>
        <w:t>کارشناسان</w:t>
      </w:r>
      <w:bookmarkEnd w:id="19092"/>
      <w:bookmarkEnd w:id="19093"/>
      <w:bookmarkEnd w:id="19094"/>
      <w:r w:rsidR="00814458" w:rsidRPr="00471054">
        <w:rPr>
          <w:rFonts w:ascii="B Lotus" w:hAnsi="B Lotus" w:hint="cs"/>
          <w:rtl/>
        </w:rPr>
        <w:t xml:space="preserve"> </w:t>
      </w:r>
    </w:p>
    <w:p w14:paraId="4B64C39B" w14:textId="77777777" w:rsidR="00BB0DD8" w:rsidRPr="00471054" w:rsidRDefault="00BB0DD8" w:rsidP="00F11200">
      <w:pPr>
        <w:bidi/>
        <w:ind w:firstLine="227"/>
        <w:jc w:val="both"/>
        <w:rPr>
          <w:rFonts w:ascii="B Lotus" w:hAnsi="B Lotus" w:cs="B Lotus"/>
          <w:sz w:val="24"/>
          <w:szCs w:val="24"/>
          <w:rtl/>
          <w:lang w:bidi="fa-IR"/>
        </w:rPr>
      </w:pPr>
      <w:r w:rsidRPr="00F11200">
        <w:rPr>
          <w:rFonts w:ascii="B Lotus" w:hAnsi="B Lotus" w:cs="B Lotus" w:hint="cs"/>
          <w:sz w:val="24"/>
          <w:szCs w:val="24"/>
          <w:rtl/>
          <w:lang w:bidi="fa-IR"/>
        </w:rPr>
        <w:t>آخرین</w:t>
      </w:r>
      <w:r w:rsidRPr="00F11200">
        <w:rPr>
          <w:rFonts w:ascii="B Lotus" w:hAnsi="B Lotus" w:cs="B Lotus"/>
          <w:sz w:val="24"/>
          <w:szCs w:val="24"/>
          <w:rtl/>
          <w:lang w:bidi="fa-IR"/>
        </w:rPr>
        <w:t xml:space="preserve"> </w:t>
      </w:r>
      <w:r w:rsidRPr="00471054">
        <w:rPr>
          <w:rFonts w:ascii="B Lotus" w:hAnsi="B Lotus" w:cs="B Lotus" w:hint="cs"/>
          <w:sz w:val="24"/>
          <w:szCs w:val="24"/>
          <w:rtl/>
          <w:lang w:bidi="fa-IR"/>
        </w:rPr>
        <w:t xml:space="preserve">بعد از ابعاد تعریف پروژه </w:t>
      </w:r>
      <w:ins w:id="19095" w:author="Mehrnazi Boojari" w:date="2019-01-15T22:05:00Z">
        <w:r w:rsidR="00F11200">
          <w:rPr>
            <w:rFonts w:ascii="B Lotus" w:hAnsi="B Lotus" w:cs="B Lotus" w:hint="cs"/>
            <w:sz w:val="24"/>
            <w:szCs w:val="24"/>
            <w:rtl/>
            <w:lang w:bidi="fa-IR"/>
          </w:rPr>
          <w:t>«</w:t>
        </w:r>
      </w:ins>
      <w:r w:rsidRPr="00471054">
        <w:rPr>
          <w:rFonts w:ascii="B Lotus" w:hAnsi="B Lotus" w:cs="B Lotus" w:hint="cs"/>
          <w:sz w:val="24"/>
          <w:szCs w:val="24"/>
          <w:rtl/>
          <w:lang w:bidi="fa-IR"/>
        </w:rPr>
        <w:t>نظام کارشناسان</w:t>
      </w:r>
      <w:ins w:id="19096" w:author="Mehrnazi Boojari" w:date="2019-01-15T22:05:00Z">
        <w:r w:rsidR="00F11200">
          <w:rPr>
            <w:rFonts w:ascii="B Lotus" w:hAnsi="B Lotus" w:cs="B Lotus" w:hint="cs"/>
            <w:sz w:val="24"/>
            <w:szCs w:val="24"/>
            <w:rtl/>
            <w:lang w:bidi="fa-IR"/>
          </w:rPr>
          <w:t>»</w:t>
        </w:r>
      </w:ins>
      <w:r w:rsidRPr="00471054">
        <w:rPr>
          <w:rFonts w:ascii="B Lotus" w:hAnsi="B Lotus" w:cs="B Lotus" w:hint="cs"/>
          <w:sz w:val="24"/>
          <w:szCs w:val="24"/>
          <w:rtl/>
          <w:lang w:bidi="fa-IR"/>
        </w:rPr>
        <w:t xml:space="preserve"> است.</w:t>
      </w:r>
      <w:del w:id="19097" w:author="Mehrnazi Boojari" w:date="2019-01-07T10:03:00Z">
        <w:r w:rsidRPr="00471054" w:rsidDel="00A31D6F">
          <w:rPr>
            <w:rFonts w:ascii="B Lotus" w:hAnsi="B Lotus" w:cs="B Lotus" w:hint="cs"/>
            <w:sz w:val="24"/>
            <w:szCs w:val="24"/>
            <w:rtl/>
            <w:lang w:bidi="fa-IR"/>
          </w:rPr>
          <w:delText xml:space="preserve"> بی </w:delText>
        </w:r>
      </w:del>
      <w:ins w:id="19098" w:author="Mehrnazi Boojari" w:date="2019-01-07T10:03:00Z">
        <w:r w:rsidR="00A31D6F">
          <w:rPr>
            <w:rFonts w:ascii="B Lotus" w:hAnsi="B Lotus" w:cs="B Lotus" w:hint="cs"/>
            <w:sz w:val="24"/>
            <w:szCs w:val="24"/>
            <w:rtl/>
            <w:lang w:bidi="fa-IR"/>
          </w:rPr>
          <w:t xml:space="preserve"> بی‌</w:t>
        </w:r>
      </w:ins>
      <w:r w:rsidRPr="00471054">
        <w:rPr>
          <w:rFonts w:ascii="B Lotus" w:hAnsi="B Lotus" w:cs="B Lotus" w:hint="cs"/>
          <w:sz w:val="24"/>
          <w:szCs w:val="24"/>
          <w:rtl/>
          <w:lang w:bidi="fa-IR"/>
        </w:rPr>
        <w:t xml:space="preserve">شک نظر کارشناسی در تعریف و تحقق پروژه امر بدیهی است. عدم استفاده از متخصص و کارشناسان موضوع مورد نظر </w:t>
      </w:r>
      <w:ins w:id="19099" w:author="Mehrnazi Boojari" w:date="2019-01-15T22:06:00Z">
        <w:r w:rsidR="00F11200">
          <w:rPr>
            <w:rFonts w:ascii="B Lotus" w:hAnsi="B Lotus" w:cs="B Lotus" w:hint="cs"/>
            <w:sz w:val="24"/>
            <w:szCs w:val="24"/>
            <w:rtl/>
            <w:lang w:bidi="fa-IR"/>
          </w:rPr>
          <w:t>به</w:t>
        </w:r>
        <w:r w:rsidR="00F11200">
          <w:rPr>
            <w:rFonts w:ascii="B Lotus" w:hAnsi="B Lotus" w:cs="B Nazanin" w:hint="cs"/>
            <w:sz w:val="24"/>
            <w:szCs w:val="24"/>
            <w:rtl/>
            <w:lang w:bidi="fa-IR"/>
          </w:rPr>
          <w:t>‌</w:t>
        </w:r>
        <w:r w:rsidR="00F11200">
          <w:rPr>
            <w:rFonts w:ascii="B Lotus" w:hAnsi="B Lotus" w:cs="B Lotus" w:hint="cs"/>
            <w:sz w:val="24"/>
            <w:szCs w:val="24"/>
            <w:rtl/>
            <w:lang w:bidi="fa-IR"/>
          </w:rPr>
          <w:t>طور</w:t>
        </w:r>
        <w:r w:rsidR="00F11200">
          <w:rPr>
            <w:rFonts w:ascii="B Lotus" w:hAnsi="B Lotus" w:cs="Times New Roman" w:hint="eastAsia"/>
            <w:sz w:val="24"/>
            <w:szCs w:val="24"/>
            <w:rtl/>
            <w:lang w:bidi="fa-IR"/>
          </w:rPr>
          <w:t> </w:t>
        </w:r>
      </w:ins>
      <w:r w:rsidRPr="00471054">
        <w:rPr>
          <w:rFonts w:ascii="B Lotus" w:hAnsi="B Lotus" w:cs="B Lotus" w:hint="cs"/>
          <w:sz w:val="24"/>
          <w:szCs w:val="24"/>
          <w:rtl/>
          <w:lang w:bidi="fa-IR"/>
        </w:rPr>
        <w:t>یقین</w:t>
      </w:r>
      <w:del w:id="19100" w:author="Mehrnazi Boojari" w:date="2019-01-15T22:06:00Z">
        <w:r w:rsidRPr="00471054" w:rsidDel="00F11200">
          <w:rPr>
            <w:rFonts w:ascii="B Lotus" w:hAnsi="B Lotus" w:cs="B Lotus" w:hint="cs"/>
            <w:sz w:val="24"/>
            <w:szCs w:val="24"/>
            <w:rtl/>
            <w:lang w:bidi="fa-IR"/>
          </w:rPr>
          <w:delText>ا</w:delText>
        </w:r>
      </w:del>
      <w:r w:rsidRPr="00471054">
        <w:rPr>
          <w:rFonts w:ascii="B Lotus" w:hAnsi="B Lotus" w:cs="B Lotus" w:hint="cs"/>
          <w:sz w:val="24"/>
          <w:szCs w:val="24"/>
          <w:rtl/>
          <w:lang w:bidi="fa-IR"/>
        </w:rPr>
        <w:t xml:space="preserve"> </w:t>
      </w:r>
      <w:del w:id="19101" w:author="Mehrnazi Boojari" w:date="2019-01-07T11:02:00Z">
        <w:r w:rsidRPr="00471054" w:rsidDel="00DB081F">
          <w:rPr>
            <w:rFonts w:ascii="B Lotus" w:hAnsi="B Lotus" w:cs="B Lotus" w:hint="cs"/>
            <w:sz w:val="24"/>
            <w:szCs w:val="24"/>
            <w:rtl/>
            <w:lang w:bidi="fa-IR"/>
          </w:rPr>
          <w:delText>باعث</w:delText>
        </w:r>
      </w:del>
      <w:ins w:id="19102" w:author="Mehrnazi Boojari" w:date="2019-01-07T11:02:00Z">
        <w:r w:rsidR="00DB081F">
          <w:rPr>
            <w:rFonts w:ascii="B Lotus" w:hAnsi="B Lotus" w:cs="B Lotus" w:hint="cs"/>
            <w:sz w:val="24"/>
            <w:szCs w:val="24"/>
            <w:rtl/>
            <w:lang w:bidi="fa-IR"/>
          </w:rPr>
          <w:t>سبب</w:t>
        </w:r>
      </w:ins>
      <w:r w:rsidRPr="00471054">
        <w:rPr>
          <w:rFonts w:ascii="B Lotus" w:hAnsi="B Lotus" w:cs="B Lotus" w:hint="cs"/>
          <w:sz w:val="24"/>
          <w:szCs w:val="24"/>
          <w:rtl/>
          <w:lang w:bidi="fa-IR"/>
        </w:rPr>
        <w:t xml:space="preserve"> به انحراف رفتن پروژه خواهد شد و </w:t>
      </w:r>
      <w:del w:id="19103" w:author="Mehrnazi Boojari" w:date="2019-01-15T22:06:00Z">
        <w:r w:rsidRPr="00471054" w:rsidDel="00F11200">
          <w:rPr>
            <w:rFonts w:ascii="B Lotus" w:hAnsi="B Lotus" w:cs="B Lotus" w:hint="cs"/>
            <w:sz w:val="24"/>
            <w:szCs w:val="24"/>
            <w:rtl/>
            <w:lang w:bidi="fa-IR"/>
          </w:rPr>
          <w:delText xml:space="preserve">کار، </w:delText>
        </w:r>
      </w:del>
      <w:r w:rsidRPr="00471054">
        <w:rPr>
          <w:rFonts w:ascii="B Lotus" w:hAnsi="B Lotus" w:cs="B Lotus" w:hint="cs"/>
          <w:sz w:val="24"/>
          <w:szCs w:val="24"/>
          <w:rtl/>
          <w:lang w:bidi="fa-IR"/>
        </w:rPr>
        <w:t>کار ابتری خواهد بود. در نظام کارشناسان دو بخش باید مد</w:t>
      </w:r>
      <w:ins w:id="19104" w:author="Mehrnazi Boojari" w:date="2019-01-15T22:06:00Z">
        <w:r w:rsidR="00F11200">
          <w:rPr>
            <w:rFonts w:ascii="B Lotus" w:hAnsi="B Lotus" w:cs="Times New Roman" w:hint="eastAsia"/>
            <w:sz w:val="24"/>
            <w:szCs w:val="24"/>
            <w:rtl/>
            <w:lang w:bidi="fa-IR"/>
          </w:rPr>
          <w:t> </w:t>
        </w:r>
      </w:ins>
      <w:r w:rsidRPr="00471054">
        <w:rPr>
          <w:rFonts w:ascii="B Lotus" w:hAnsi="B Lotus" w:cs="B Lotus" w:hint="cs"/>
          <w:sz w:val="24"/>
          <w:szCs w:val="24"/>
          <w:rtl/>
          <w:lang w:bidi="fa-IR"/>
        </w:rPr>
        <w:t>نظر قرار گیرد:</w:t>
      </w:r>
    </w:p>
    <w:p w14:paraId="73B0DF02" w14:textId="77777777" w:rsidR="000B1CD0" w:rsidRPr="00471054" w:rsidRDefault="00BB0DD8" w:rsidP="00F11200">
      <w:pPr>
        <w:bidi/>
        <w:ind w:firstLine="227"/>
        <w:jc w:val="both"/>
        <w:rPr>
          <w:rFonts w:ascii="B Lotus" w:hAnsi="B Lotus" w:cs="B Lotus"/>
          <w:sz w:val="24"/>
          <w:szCs w:val="24"/>
          <w:rtl/>
          <w:lang w:bidi="fa-IR"/>
        </w:rPr>
      </w:pPr>
      <w:r w:rsidRPr="00471054">
        <w:rPr>
          <w:rFonts w:ascii="B Lotus" w:hAnsi="B Lotus" w:cs="B Lotus" w:hint="cs"/>
          <w:b/>
          <w:bCs/>
          <w:sz w:val="24"/>
          <w:szCs w:val="24"/>
          <w:rtl/>
          <w:lang w:bidi="fa-IR"/>
        </w:rPr>
        <w:lastRenderedPageBreak/>
        <w:t>کارشناسان حقیقی</w:t>
      </w:r>
      <w:del w:id="19105" w:author="Mehrnazi Boojari" w:date="2019-01-07T10:35:00Z">
        <w:r w:rsidRPr="00471054" w:rsidDel="006C73A5">
          <w:rPr>
            <w:rFonts w:ascii="B Lotus" w:hAnsi="B Lotus" w:cs="B Lotus" w:hint="cs"/>
            <w:sz w:val="24"/>
            <w:szCs w:val="24"/>
            <w:rtl/>
            <w:lang w:bidi="fa-IR"/>
          </w:rPr>
          <w:delText xml:space="preserve"> : </w:delText>
        </w:r>
      </w:del>
      <w:ins w:id="19106" w:author="Mehrnazi Boojari" w:date="2019-01-07T10:35:00Z">
        <w:r w:rsidR="006C73A5">
          <w:rPr>
            <w:rFonts w:ascii="B Lotus" w:hAnsi="B Lotus" w:cs="B Lotus" w:hint="cs"/>
            <w:sz w:val="24"/>
            <w:szCs w:val="24"/>
            <w:rtl/>
            <w:lang w:bidi="fa-IR"/>
          </w:rPr>
          <w:t xml:space="preserve">: </w:t>
        </w:r>
      </w:ins>
      <w:r w:rsidRPr="00471054">
        <w:rPr>
          <w:rFonts w:ascii="B Lotus" w:hAnsi="B Lotus" w:cs="B Lotus" w:hint="cs"/>
          <w:sz w:val="24"/>
          <w:szCs w:val="24"/>
          <w:rtl/>
          <w:lang w:bidi="fa-IR"/>
        </w:rPr>
        <w:t xml:space="preserve">کارشناسان حقیقی افرادی هستند که نسبت حقوقی با ساختارهای متولی </w:t>
      </w:r>
      <w:del w:id="19107" w:author="Mehrnazi Boojari" w:date="2019-01-15T22:07:00Z">
        <w:r w:rsidRPr="00471054" w:rsidDel="00F11200">
          <w:rPr>
            <w:rFonts w:ascii="B Lotus" w:hAnsi="B Lotus" w:cs="B Lotus" w:hint="cs"/>
            <w:sz w:val="24"/>
            <w:szCs w:val="24"/>
            <w:rtl/>
            <w:lang w:bidi="fa-IR"/>
          </w:rPr>
          <w:delText xml:space="preserve">نداشته </w:delText>
        </w:r>
      </w:del>
      <w:ins w:id="19108" w:author="Mehrnazi Boojari" w:date="2019-01-15T22:07:00Z">
        <w:r w:rsidR="00F11200" w:rsidRPr="00471054">
          <w:rPr>
            <w:rFonts w:ascii="B Lotus" w:hAnsi="B Lotus" w:cs="B Lotus" w:hint="cs"/>
            <w:sz w:val="24"/>
            <w:szCs w:val="24"/>
            <w:rtl/>
            <w:lang w:bidi="fa-IR"/>
          </w:rPr>
          <w:t>ندا</w:t>
        </w:r>
        <w:r w:rsidR="00F11200">
          <w:rPr>
            <w:rFonts w:ascii="B Lotus" w:hAnsi="B Lotus" w:cs="B Lotus" w:hint="cs"/>
            <w:sz w:val="24"/>
            <w:szCs w:val="24"/>
            <w:rtl/>
            <w:lang w:bidi="fa-IR"/>
          </w:rPr>
          <w:t>رند</w:t>
        </w:r>
        <w:r w:rsidR="00F11200" w:rsidRPr="00471054">
          <w:rPr>
            <w:rFonts w:ascii="B Lotus" w:hAnsi="B Lotus" w:cs="B Lotus" w:hint="cs"/>
            <w:sz w:val="24"/>
            <w:szCs w:val="24"/>
            <w:rtl/>
            <w:lang w:bidi="fa-IR"/>
          </w:rPr>
          <w:t xml:space="preserve"> </w:t>
        </w:r>
      </w:ins>
      <w:r w:rsidRPr="00471054">
        <w:rPr>
          <w:rFonts w:ascii="B Lotus" w:hAnsi="B Lotus" w:cs="B Lotus" w:hint="cs"/>
          <w:sz w:val="24"/>
          <w:szCs w:val="24"/>
          <w:rtl/>
          <w:lang w:bidi="fa-IR"/>
        </w:rPr>
        <w:t xml:space="preserve">و </w:t>
      </w:r>
      <w:del w:id="19109" w:author="Mehrnazi Boojari" w:date="2019-01-10T01:06:00Z">
        <w:r w:rsidRPr="00471054" w:rsidDel="00647583">
          <w:rPr>
            <w:rFonts w:ascii="B Lotus" w:hAnsi="B Lotus" w:cs="B Lotus" w:hint="cs"/>
            <w:sz w:val="24"/>
            <w:szCs w:val="24"/>
            <w:rtl/>
            <w:lang w:bidi="fa-IR"/>
          </w:rPr>
          <w:delText>مبتنی بر</w:delText>
        </w:r>
      </w:del>
      <w:ins w:id="19110" w:author="Mehrnazi Boojari" w:date="2019-01-10T01:06:00Z">
        <w:r w:rsidR="00647583">
          <w:rPr>
            <w:rFonts w:ascii="B Lotus" w:hAnsi="B Lotus" w:cs="B Lotus" w:hint="cs"/>
            <w:sz w:val="24"/>
            <w:szCs w:val="24"/>
            <w:rtl/>
            <w:lang w:bidi="fa-IR"/>
          </w:rPr>
          <w:t>مبتنی</w:t>
        </w:r>
        <w:r w:rsidR="00647583">
          <w:rPr>
            <w:rFonts w:ascii="Times New Roman" w:hAnsi="Times New Roman" w:cs="Times New Roman" w:hint="cs"/>
            <w:sz w:val="24"/>
            <w:szCs w:val="24"/>
            <w:rtl/>
            <w:lang w:bidi="fa-IR"/>
          </w:rPr>
          <w:t> </w:t>
        </w:r>
        <w:r w:rsidR="00647583">
          <w:rPr>
            <w:rFonts w:ascii="B Lotus" w:hAnsi="B Lotus" w:cs="B Lotus" w:hint="cs"/>
            <w:sz w:val="24"/>
            <w:szCs w:val="24"/>
            <w:rtl/>
            <w:lang w:bidi="fa-IR"/>
          </w:rPr>
          <w:t>بر</w:t>
        </w:r>
      </w:ins>
      <w:r w:rsidRPr="00471054">
        <w:rPr>
          <w:rFonts w:ascii="B Lotus" w:hAnsi="B Lotus" w:cs="B Lotus" w:hint="cs"/>
          <w:sz w:val="24"/>
          <w:szCs w:val="24"/>
          <w:rtl/>
          <w:lang w:bidi="fa-IR"/>
        </w:rPr>
        <w:t xml:space="preserve"> مفاهیم نظری و </w:t>
      </w:r>
      <w:r w:rsidR="000B1CD0" w:rsidRPr="00471054">
        <w:rPr>
          <w:rFonts w:ascii="B Lotus" w:hAnsi="B Lotus" w:cs="B Lotus" w:hint="cs"/>
          <w:sz w:val="24"/>
          <w:szCs w:val="24"/>
          <w:rtl/>
          <w:lang w:bidi="fa-IR"/>
        </w:rPr>
        <w:t>نظریات پشتیبان به تعریف پروژه</w:t>
      </w:r>
      <w:del w:id="19111" w:author="Mehrnazi Boojari" w:date="2019-01-07T09:49:00Z">
        <w:r w:rsidR="000B1CD0" w:rsidRPr="00471054" w:rsidDel="006F7CCF">
          <w:rPr>
            <w:rFonts w:ascii="B Lotus" w:hAnsi="B Lotus" w:cs="B Lotus" w:hint="cs"/>
            <w:sz w:val="24"/>
            <w:szCs w:val="24"/>
            <w:rtl/>
            <w:lang w:bidi="fa-IR"/>
          </w:rPr>
          <w:delText xml:space="preserve"> می </w:delText>
        </w:r>
      </w:del>
      <w:ins w:id="19112" w:author="Mehrnazi Boojari" w:date="2019-01-07T09:49:00Z">
        <w:r w:rsidR="006F7CCF">
          <w:rPr>
            <w:rFonts w:ascii="B Lotus" w:hAnsi="B Lotus" w:cs="B Lotus" w:hint="cs"/>
            <w:sz w:val="24"/>
            <w:szCs w:val="24"/>
            <w:rtl/>
            <w:lang w:bidi="fa-IR"/>
          </w:rPr>
          <w:t xml:space="preserve"> می‌</w:t>
        </w:r>
      </w:ins>
      <w:r w:rsidR="000B1CD0" w:rsidRPr="00471054">
        <w:rPr>
          <w:rFonts w:ascii="B Lotus" w:hAnsi="B Lotus" w:cs="B Lotus" w:hint="cs"/>
          <w:sz w:val="24"/>
          <w:szCs w:val="24"/>
          <w:rtl/>
          <w:lang w:bidi="fa-IR"/>
        </w:rPr>
        <w:t>پردازند</w:t>
      </w:r>
      <w:del w:id="19113" w:author="Mehrnazi Boojari" w:date="2019-01-07T09:53:00Z">
        <w:r w:rsidR="000B1CD0" w:rsidRPr="00471054" w:rsidDel="006F7CCF">
          <w:rPr>
            <w:rFonts w:ascii="B Lotus" w:hAnsi="B Lotus" w:cs="B Lotus" w:hint="cs"/>
            <w:sz w:val="24"/>
            <w:szCs w:val="24"/>
            <w:rtl/>
            <w:lang w:bidi="fa-IR"/>
          </w:rPr>
          <w:delText xml:space="preserve"> . </w:delText>
        </w:r>
      </w:del>
      <w:ins w:id="19114" w:author="Mehrnazi Boojari" w:date="2019-01-07T09:53:00Z">
        <w:r w:rsidR="006F7CCF">
          <w:rPr>
            <w:rFonts w:ascii="B Lotus" w:hAnsi="B Lotus" w:cs="B Lotus" w:hint="cs"/>
            <w:sz w:val="24"/>
            <w:szCs w:val="24"/>
            <w:rtl/>
            <w:lang w:bidi="fa-IR"/>
          </w:rPr>
          <w:t xml:space="preserve">. </w:t>
        </w:r>
      </w:ins>
      <w:r w:rsidR="000B1CD0" w:rsidRPr="00471054">
        <w:rPr>
          <w:rFonts w:ascii="B Lotus" w:hAnsi="B Lotus" w:cs="B Lotus" w:hint="cs"/>
          <w:sz w:val="24"/>
          <w:szCs w:val="24"/>
          <w:rtl/>
          <w:lang w:bidi="fa-IR"/>
        </w:rPr>
        <w:t>در گزارش راهبردی چون نظام اطلاعات و نظریات پشتیبان اهمیت زیادی دارد (با توجه به آنچه در بخش نظام اطلاعات گفته شد) لذا کارشناسان حقیقی جایگاه ویژه</w:t>
      </w:r>
      <w:del w:id="19115" w:author="Mehrnazi Boojari" w:date="2019-01-07T10:41:00Z">
        <w:r w:rsidR="000B1CD0" w:rsidRPr="00471054" w:rsidDel="006A1F1D">
          <w:rPr>
            <w:rFonts w:ascii="B Lotus" w:hAnsi="B Lotus" w:cs="B Lotus" w:hint="cs"/>
            <w:sz w:val="24"/>
            <w:szCs w:val="24"/>
            <w:rtl/>
            <w:lang w:bidi="fa-IR"/>
          </w:rPr>
          <w:delText xml:space="preserve"> ای </w:delText>
        </w:r>
      </w:del>
      <w:ins w:id="19116" w:author="Mehrnazi Boojari" w:date="2019-01-07T10:41:00Z">
        <w:r w:rsidR="006A1F1D">
          <w:rPr>
            <w:rFonts w:ascii="B Lotus" w:hAnsi="B Lotus" w:cs="B Lotus" w:hint="cs"/>
            <w:sz w:val="24"/>
            <w:szCs w:val="24"/>
            <w:rtl/>
            <w:lang w:bidi="fa-IR"/>
          </w:rPr>
          <w:t xml:space="preserve">‌ای </w:t>
        </w:r>
      </w:ins>
      <w:r w:rsidR="000B1CD0" w:rsidRPr="00471054">
        <w:rPr>
          <w:rFonts w:ascii="B Lotus" w:hAnsi="B Lotus" w:cs="B Lotus" w:hint="cs"/>
          <w:sz w:val="24"/>
          <w:szCs w:val="24"/>
          <w:rtl/>
          <w:lang w:bidi="fa-IR"/>
        </w:rPr>
        <w:t>در این گزارش دارند.</w:t>
      </w:r>
    </w:p>
    <w:p w14:paraId="6368376D" w14:textId="77777777" w:rsidR="00DD2FED" w:rsidRPr="00471054" w:rsidRDefault="000B1CD0" w:rsidP="00F11200">
      <w:pPr>
        <w:bidi/>
        <w:ind w:firstLine="227"/>
        <w:jc w:val="both"/>
        <w:rPr>
          <w:rFonts w:ascii="B Lotus" w:hAnsi="B Lotus" w:cs="B Lotus"/>
          <w:sz w:val="24"/>
          <w:szCs w:val="24"/>
          <w:rtl/>
          <w:lang w:bidi="fa-IR"/>
        </w:rPr>
      </w:pPr>
      <w:r w:rsidRPr="00471054">
        <w:rPr>
          <w:rFonts w:ascii="B Lotus" w:hAnsi="B Lotus" w:cs="B Lotus" w:hint="cs"/>
          <w:b/>
          <w:bCs/>
          <w:sz w:val="24"/>
          <w:szCs w:val="24"/>
          <w:rtl/>
          <w:lang w:bidi="fa-IR"/>
        </w:rPr>
        <w:t>کارشناسان حقوقی</w:t>
      </w:r>
      <w:del w:id="19117" w:author="Mehrnazi Boojari" w:date="2019-01-07T10:35:00Z">
        <w:r w:rsidRPr="00471054" w:rsidDel="006C73A5">
          <w:rPr>
            <w:rFonts w:ascii="B Lotus" w:hAnsi="B Lotus" w:cs="B Lotus" w:hint="cs"/>
            <w:sz w:val="24"/>
            <w:szCs w:val="24"/>
            <w:rtl/>
            <w:lang w:bidi="fa-IR"/>
          </w:rPr>
          <w:delText xml:space="preserve"> : </w:delText>
        </w:r>
      </w:del>
      <w:ins w:id="19118" w:author="Mehrnazi Boojari" w:date="2019-01-07T10:35:00Z">
        <w:r w:rsidR="006C73A5">
          <w:rPr>
            <w:rFonts w:ascii="B Lotus" w:hAnsi="B Lotus" w:cs="B Lotus" w:hint="cs"/>
            <w:sz w:val="24"/>
            <w:szCs w:val="24"/>
            <w:rtl/>
            <w:lang w:bidi="fa-IR"/>
          </w:rPr>
          <w:t xml:space="preserve">: </w:t>
        </w:r>
      </w:ins>
      <w:r w:rsidRPr="00471054">
        <w:rPr>
          <w:rFonts w:ascii="B Lotus" w:hAnsi="B Lotus" w:cs="B Lotus" w:hint="cs"/>
          <w:sz w:val="24"/>
          <w:szCs w:val="24"/>
          <w:rtl/>
          <w:lang w:bidi="fa-IR"/>
        </w:rPr>
        <w:t>کارشناسان حقوقی افراد یا نهادها یا بخش</w:t>
      </w:r>
      <w:del w:id="19119" w:author="Mehrnazi Boojari" w:date="2019-01-07T10:43:00Z">
        <w:r w:rsidRPr="00471054" w:rsidDel="006A1F1D">
          <w:rPr>
            <w:rFonts w:ascii="B Lotus" w:hAnsi="B Lotus" w:cs="B Lotus" w:hint="cs"/>
            <w:sz w:val="24"/>
            <w:szCs w:val="24"/>
            <w:rtl/>
            <w:lang w:bidi="fa-IR"/>
          </w:rPr>
          <w:delText xml:space="preserve"> هایی </w:delText>
        </w:r>
      </w:del>
      <w:ins w:id="19120" w:author="Mehrnazi Boojari" w:date="2019-01-07T10:43:00Z">
        <w:r w:rsidR="006A1F1D">
          <w:rPr>
            <w:rFonts w:ascii="B Lotus" w:hAnsi="B Lotus" w:cs="B Lotus" w:hint="cs"/>
            <w:sz w:val="24"/>
            <w:szCs w:val="24"/>
            <w:rtl/>
            <w:lang w:bidi="fa-IR"/>
          </w:rPr>
          <w:t xml:space="preserve">‌هایی </w:t>
        </w:r>
      </w:ins>
      <w:r w:rsidRPr="00471054">
        <w:rPr>
          <w:rFonts w:ascii="B Lotus" w:hAnsi="B Lotus" w:cs="B Lotus" w:hint="cs"/>
          <w:sz w:val="24"/>
          <w:szCs w:val="24"/>
          <w:rtl/>
          <w:lang w:bidi="fa-IR"/>
        </w:rPr>
        <w:t>هستند که با دستگاه</w:t>
      </w:r>
      <w:del w:id="19121" w:author="Mehrnazi Boojari" w:date="2019-01-07T09:46:00Z">
        <w:r w:rsidRPr="00471054" w:rsidDel="006F7CCF">
          <w:rPr>
            <w:rFonts w:ascii="B Lotus" w:hAnsi="B Lotus" w:cs="B Lotus" w:hint="cs"/>
            <w:sz w:val="24"/>
            <w:szCs w:val="24"/>
            <w:rtl/>
            <w:lang w:bidi="fa-IR"/>
          </w:rPr>
          <w:delText xml:space="preserve"> های </w:delText>
        </w:r>
      </w:del>
      <w:ins w:id="19122"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متولی نسبت حقوقی </w:t>
      </w:r>
      <w:del w:id="19123" w:author="Mehrnazi Boojari" w:date="2019-01-15T22:07:00Z">
        <w:r w:rsidRPr="00471054" w:rsidDel="00F11200">
          <w:rPr>
            <w:rFonts w:ascii="B Lotus" w:hAnsi="B Lotus" w:cs="B Lotus" w:hint="cs"/>
            <w:sz w:val="24"/>
            <w:szCs w:val="24"/>
            <w:rtl/>
            <w:lang w:bidi="fa-IR"/>
          </w:rPr>
          <w:delText xml:space="preserve">داشته </w:delText>
        </w:r>
      </w:del>
      <w:ins w:id="19124" w:author="Mehrnazi Boojari" w:date="2019-01-15T22:07:00Z">
        <w:r w:rsidR="00F11200" w:rsidRPr="00471054">
          <w:rPr>
            <w:rFonts w:ascii="B Lotus" w:hAnsi="B Lotus" w:cs="B Lotus" w:hint="cs"/>
            <w:sz w:val="24"/>
            <w:szCs w:val="24"/>
            <w:rtl/>
            <w:lang w:bidi="fa-IR"/>
          </w:rPr>
          <w:t>دا</w:t>
        </w:r>
        <w:r w:rsidR="00F11200">
          <w:rPr>
            <w:rFonts w:ascii="B Lotus" w:hAnsi="B Lotus" w:cs="B Lotus" w:hint="cs"/>
            <w:sz w:val="24"/>
            <w:szCs w:val="24"/>
            <w:rtl/>
            <w:lang w:bidi="fa-IR"/>
          </w:rPr>
          <w:t>رند</w:t>
        </w:r>
        <w:r w:rsidR="00F11200" w:rsidRPr="00471054">
          <w:rPr>
            <w:rFonts w:ascii="B Lotus" w:hAnsi="B Lotus" w:cs="B Lotus" w:hint="cs"/>
            <w:sz w:val="24"/>
            <w:szCs w:val="24"/>
            <w:rtl/>
            <w:lang w:bidi="fa-IR"/>
          </w:rPr>
          <w:t xml:space="preserve"> </w:t>
        </w:r>
      </w:ins>
      <w:r w:rsidRPr="00471054">
        <w:rPr>
          <w:rFonts w:ascii="B Lotus" w:hAnsi="B Lotus" w:cs="B Lotus" w:hint="cs"/>
          <w:sz w:val="24"/>
          <w:szCs w:val="24"/>
          <w:rtl/>
          <w:lang w:bidi="fa-IR"/>
        </w:rPr>
        <w:t xml:space="preserve">و </w:t>
      </w:r>
      <w:del w:id="19125" w:author="Mehrnazi Boojari" w:date="2019-01-15T22:08:00Z">
        <w:r w:rsidRPr="00471054" w:rsidDel="00F11200">
          <w:rPr>
            <w:rFonts w:ascii="B Lotus" w:hAnsi="B Lotus" w:cs="B Lotus" w:hint="cs"/>
            <w:sz w:val="24"/>
            <w:szCs w:val="24"/>
            <w:rtl/>
            <w:lang w:bidi="fa-IR"/>
          </w:rPr>
          <w:delText xml:space="preserve">نسبت </w:delText>
        </w:r>
      </w:del>
      <w:ins w:id="19126" w:author="Mehrnazi Boojari" w:date="2019-01-15T22:08:00Z">
        <w:r w:rsidR="00F11200" w:rsidRPr="00471054">
          <w:rPr>
            <w:rFonts w:ascii="B Lotus" w:hAnsi="B Lotus" w:cs="B Lotus" w:hint="cs"/>
            <w:sz w:val="24"/>
            <w:szCs w:val="24"/>
            <w:rtl/>
            <w:lang w:bidi="fa-IR"/>
          </w:rPr>
          <w:t>نسبت</w:t>
        </w:r>
        <w:r w:rsidR="00F11200">
          <w:rPr>
            <w:rFonts w:ascii="B Lotus" w:hAnsi="B Lotus" w:cs="Times New Roman" w:hint="eastAsia"/>
            <w:sz w:val="24"/>
            <w:szCs w:val="24"/>
            <w:rtl/>
            <w:lang w:bidi="fa-IR"/>
          </w:rPr>
          <w:t> </w:t>
        </w:r>
      </w:ins>
      <w:r w:rsidRPr="00471054">
        <w:rPr>
          <w:rFonts w:ascii="B Lotus" w:hAnsi="B Lotus" w:cs="B Lotus" w:hint="cs"/>
          <w:sz w:val="24"/>
          <w:szCs w:val="24"/>
          <w:rtl/>
          <w:lang w:bidi="fa-IR"/>
        </w:rPr>
        <w:t>به پروژه مورد نظر یا کار تخصصی انجام</w:t>
      </w:r>
      <w:del w:id="19127" w:author="Mehrnazi Boojari" w:date="2019-01-07T09:49:00Z">
        <w:r w:rsidRPr="00471054" w:rsidDel="006F7CCF">
          <w:rPr>
            <w:rFonts w:ascii="B Lotus" w:hAnsi="B Lotus" w:cs="B Lotus" w:hint="cs"/>
            <w:sz w:val="24"/>
            <w:szCs w:val="24"/>
            <w:rtl/>
            <w:lang w:bidi="fa-IR"/>
          </w:rPr>
          <w:delText xml:space="preserve"> می </w:delText>
        </w:r>
      </w:del>
      <w:ins w:id="19128" w:author="Mehrnazi Boojari" w:date="2019-01-07T09:49:00Z">
        <w:r w:rsidR="006F7CCF">
          <w:rPr>
            <w:rFonts w:ascii="B Lotus" w:hAnsi="B Lotus" w:cs="B Lotus" w:hint="cs"/>
            <w:sz w:val="24"/>
            <w:szCs w:val="24"/>
            <w:rtl/>
            <w:lang w:bidi="fa-IR"/>
          </w:rPr>
          <w:t xml:space="preserve"> می‌</w:t>
        </w:r>
      </w:ins>
      <w:r w:rsidRPr="00471054">
        <w:rPr>
          <w:rFonts w:ascii="B Lotus" w:hAnsi="B Lotus" w:cs="B Lotus" w:hint="cs"/>
          <w:sz w:val="24"/>
          <w:szCs w:val="24"/>
          <w:rtl/>
          <w:lang w:bidi="fa-IR"/>
        </w:rPr>
        <w:t>دهند یا در آن حوزه صاحب</w:t>
      </w:r>
      <w:ins w:id="19129" w:author="Mehrnazi Boojari" w:date="2019-01-15T22:08:00Z">
        <w:r w:rsidR="00F11200">
          <w:rPr>
            <w:rFonts w:ascii="B Lotus" w:hAnsi="B Lotus" w:cs="B Nazanin" w:hint="cs"/>
            <w:sz w:val="24"/>
            <w:szCs w:val="24"/>
            <w:rtl/>
            <w:lang w:bidi="fa-IR"/>
          </w:rPr>
          <w:t>‌</w:t>
        </w:r>
      </w:ins>
      <w:del w:id="19130" w:author="Mehrnazi Boojari" w:date="2019-01-15T22:08:00Z">
        <w:r w:rsidRPr="00471054" w:rsidDel="00F11200">
          <w:rPr>
            <w:rFonts w:ascii="B Lotus" w:hAnsi="B Lotus" w:cs="B Lotus" w:hint="cs"/>
            <w:sz w:val="24"/>
            <w:szCs w:val="24"/>
            <w:rtl/>
            <w:lang w:bidi="fa-IR"/>
          </w:rPr>
          <w:delText xml:space="preserve"> </w:delText>
        </w:r>
      </w:del>
      <w:r w:rsidRPr="00471054">
        <w:rPr>
          <w:rFonts w:ascii="B Lotus" w:hAnsi="B Lotus" w:cs="B Lotus" w:hint="cs"/>
          <w:sz w:val="24"/>
          <w:szCs w:val="24"/>
          <w:rtl/>
          <w:lang w:bidi="fa-IR"/>
        </w:rPr>
        <w:t>نظر</w:t>
      </w:r>
      <w:del w:id="19131" w:author="Mehrnazi Boojari" w:date="2019-01-15T22:08:00Z">
        <w:r w:rsidRPr="00471054" w:rsidDel="00F11200">
          <w:rPr>
            <w:rFonts w:ascii="B Lotus" w:hAnsi="B Lotus" w:cs="B Lotus" w:hint="cs"/>
            <w:sz w:val="24"/>
            <w:szCs w:val="24"/>
            <w:rtl/>
            <w:lang w:bidi="fa-IR"/>
          </w:rPr>
          <w:delText xml:space="preserve"> هست</w:delText>
        </w:r>
      </w:del>
      <w:r w:rsidRPr="00471054">
        <w:rPr>
          <w:rFonts w:ascii="B Lotus" w:hAnsi="B Lotus" w:cs="B Lotus" w:hint="cs"/>
          <w:sz w:val="24"/>
          <w:szCs w:val="24"/>
          <w:rtl/>
          <w:lang w:bidi="fa-IR"/>
        </w:rPr>
        <w:t>ند</w:t>
      </w:r>
      <w:ins w:id="19132" w:author="Mehrnazi Boojari" w:date="2019-01-15T22:08:00Z">
        <w:r w:rsidR="00F11200">
          <w:rPr>
            <w:rFonts w:ascii="B Lotus" w:hAnsi="B Lotus" w:cs="B Lotus" w:hint="cs"/>
            <w:sz w:val="24"/>
            <w:szCs w:val="24"/>
            <w:rtl/>
            <w:lang w:bidi="fa-IR"/>
          </w:rPr>
          <w:t>.</w:t>
        </w:r>
      </w:ins>
      <w:r w:rsidRPr="00471054">
        <w:rPr>
          <w:rFonts w:ascii="B Lotus" w:hAnsi="B Lotus" w:cs="B Lotus" w:hint="cs"/>
          <w:sz w:val="24"/>
          <w:szCs w:val="24"/>
          <w:rtl/>
          <w:lang w:bidi="fa-IR"/>
        </w:rPr>
        <w:t xml:space="preserve"> اهمیت کارشناسان حقوقی از این نظر است که چون نسبت حقوقی با دستگاه</w:t>
      </w:r>
      <w:del w:id="19133" w:author="Mehrnazi Boojari" w:date="2019-01-07T09:46:00Z">
        <w:r w:rsidRPr="00471054" w:rsidDel="006F7CCF">
          <w:rPr>
            <w:rFonts w:ascii="B Lotus" w:hAnsi="B Lotus" w:cs="B Lotus" w:hint="cs"/>
            <w:sz w:val="24"/>
            <w:szCs w:val="24"/>
            <w:rtl/>
            <w:lang w:bidi="fa-IR"/>
          </w:rPr>
          <w:delText xml:space="preserve"> های </w:delText>
        </w:r>
      </w:del>
      <w:ins w:id="19134" w:author="Mehrnazi Boojari" w:date="2019-01-07T09:46:00Z">
        <w:r w:rsidR="006F7CCF">
          <w:rPr>
            <w:rFonts w:ascii="B Lotus" w:hAnsi="B Lotus" w:cs="B Lotus" w:hint="cs"/>
            <w:sz w:val="24"/>
            <w:szCs w:val="24"/>
            <w:rtl/>
            <w:lang w:bidi="fa-IR"/>
          </w:rPr>
          <w:t xml:space="preserve">‌های </w:t>
        </w:r>
      </w:ins>
      <w:r w:rsidRPr="00471054">
        <w:rPr>
          <w:rFonts w:ascii="B Lotus" w:hAnsi="B Lotus" w:cs="B Lotus" w:hint="cs"/>
          <w:sz w:val="24"/>
          <w:szCs w:val="24"/>
          <w:rtl/>
          <w:lang w:bidi="fa-IR"/>
        </w:rPr>
        <w:t xml:space="preserve">متولی دارند </w:t>
      </w:r>
      <w:r w:rsidR="00DD2FED" w:rsidRPr="00471054">
        <w:rPr>
          <w:rFonts w:ascii="B Lotus" w:hAnsi="B Lotus" w:cs="B Lotus" w:hint="cs"/>
          <w:sz w:val="24"/>
          <w:szCs w:val="24"/>
          <w:rtl/>
          <w:lang w:bidi="fa-IR"/>
        </w:rPr>
        <w:t xml:space="preserve">ساختارها را </w:t>
      </w:r>
      <w:del w:id="19135" w:author="Mehrnazi Boojari" w:date="2019-01-07T09:55:00Z">
        <w:r w:rsidR="00DD2FED" w:rsidRPr="00471054" w:rsidDel="00A31D6F">
          <w:rPr>
            <w:rFonts w:ascii="B Lotus" w:hAnsi="B Lotus" w:cs="B Lotus" w:hint="cs"/>
            <w:sz w:val="24"/>
            <w:szCs w:val="24"/>
            <w:rtl/>
            <w:lang w:bidi="fa-IR"/>
          </w:rPr>
          <w:delText>به خوبی</w:delText>
        </w:r>
      </w:del>
      <w:ins w:id="19136" w:author="Mehrnazi Boojari" w:date="2019-01-07T09:55:00Z">
        <w:r w:rsidR="00A31D6F">
          <w:rPr>
            <w:rFonts w:ascii="B Lotus" w:hAnsi="B Lotus" w:cs="B Lotus" w:hint="cs"/>
            <w:sz w:val="24"/>
            <w:szCs w:val="24"/>
            <w:rtl/>
            <w:lang w:bidi="fa-IR"/>
          </w:rPr>
          <w:t>به‌خوبی</w:t>
        </w:r>
      </w:ins>
      <w:r w:rsidR="00DD2FED" w:rsidRPr="00471054">
        <w:rPr>
          <w:rFonts w:ascii="B Lotus" w:hAnsi="B Lotus" w:cs="B Lotus" w:hint="cs"/>
          <w:sz w:val="24"/>
          <w:szCs w:val="24"/>
          <w:rtl/>
          <w:lang w:bidi="fa-IR"/>
        </w:rPr>
        <w:t xml:space="preserve"> فهم کرده و</w:t>
      </w:r>
      <w:del w:id="19137" w:author="Mehrnazi Boojari" w:date="2019-01-07T09:49:00Z">
        <w:r w:rsidR="00DD2FED" w:rsidRPr="00471054" w:rsidDel="006F7CCF">
          <w:rPr>
            <w:rFonts w:ascii="B Lotus" w:hAnsi="B Lotus" w:cs="B Lotus" w:hint="cs"/>
            <w:sz w:val="24"/>
            <w:szCs w:val="24"/>
            <w:rtl/>
            <w:lang w:bidi="fa-IR"/>
          </w:rPr>
          <w:delText xml:space="preserve"> می </w:delText>
        </w:r>
      </w:del>
      <w:ins w:id="19138" w:author="Mehrnazi Boojari" w:date="2019-01-07T09:49:00Z">
        <w:r w:rsidR="006F7CCF">
          <w:rPr>
            <w:rFonts w:ascii="B Lotus" w:hAnsi="B Lotus" w:cs="B Lotus" w:hint="cs"/>
            <w:sz w:val="24"/>
            <w:szCs w:val="24"/>
            <w:rtl/>
            <w:lang w:bidi="fa-IR"/>
          </w:rPr>
          <w:t xml:space="preserve"> می‌</w:t>
        </w:r>
      </w:ins>
      <w:r w:rsidR="00DD2FED" w:rsidRPr="00471054">
        <w:rPr>
          <w:rFonts w:ascii="B Lotus" w:hAnsi="B Lotus" w:cs="B Lotus" w:hint="cs"/>
          <w:sz w:val="24"/>
          <w:szCs w:val="24"/>
          <w:rtl/>
          <w:lang w:bidi="fa-IR"/>
        </w:rPr>
        <w:t>توانند در قوانین حاکم و تعریف دستگاه</w:t>
      </w:r>
      <w:del w:id="19139" w:author="Mehrnazi Boojari" w:date="2019-01-07T09:46:00Z">
        <w:r w:rsidR="00DD2FED" w:rsidRPr="00471054" w:rsidDel="006F7CCF">
          <w:rPr>
            <w:rFonts w:ascii="B Lotus" w:hAnsi="B Lotus" w:cs="B Lotus" w:hint="cs"/>
            <w:sz w:val="24"/>
            <w:szCs w:val="24"/>
            <w:rtl/>
            <w:lang w:bidi="fa-IR"/>
          </w:rPr>
          <w:delText xml:space="preserve"> های </w:delText>
        </w:r>
      </w:del>
      <w:ins w:id="19140" w:author="Mehrnazi Boojari" w:date="2019-01-07T09:46:00Z">
        <w:r w:rsidR="006F7CCF">
          <w:rPr>
            <w:rFonts w:ascii="B Lotus" w:hAnsi="B Lotus" w:cs="B Lotus" w:hint="cs"/>
            <w:sz w:val="24"/>
            <w:szCs w:val="24"/>
            <w:rtl/>
            <w:lang w:bidi="fa-IR"/>
          </w:rPr>
          <w:t>‌</w:t>
        </w:r>
      </w:ins>
      <w:ins w:id="19141" w:author="Mehrnazi Boojari" w:date="2019-01-15T22:08:00Z">
        <w:r w:rsidR="00F11200">
          <w:rPr>
            <w:rFonts w:ascii="B Lotus" w:hAnsi="B Lotus" w:cs="B Nazanin" w:hint="cs"/>
            <w:sz w:val="24"/>
            <w:szCs w:val="24"/>
            <w:rtl/>
            <w:lang w:bidi="fa-IR"/>
          </w:rPr>
          <w:t>‌</w:t>
        </w:r>
      </w:ins>
      <w:ins w:id="19142" w:author="Mehrnazi Boojari" w:date="2019-01-07T09:46:00Z">
        <w:r w:rsidR="006F7CCF">
          <w:rPr>
            <w:rFonts w:ascii="B Lotus" w:hAnsi="B Lotus" w:cs="B Lotus" w:hint="cs"/>
            <w:sz w:val="24"/>
            <w:szCs w:val="24"/>
            <w:rtl/>
            <w:lang w:bidi="fa-IR"/>
          </w:rPr>
          <w:t xml:space="preserve">های </w:t>
        </w:r>
      </w:ins>
      <w:r w:rsidR="00DD2FED" w:rsidRPr="00471054">
        <w:rPr>
          <w:rFonts w:ascii="B Lotus" w:hAnsi="B Lotus" w:cs="B Lotus" w:hint="cs"/>
          <w:sz w:val="24"/>
          <w:szCs w:val="24"/>
          <w:rtl/>
          <w:lang w:bidi="fa-IR"/>
        </w:rPr>
        <w:t xml:space="preserve">متکفل بسیار </w:t>
      </w:r>
      <w:del w:id="19143" w:author="Mehrnazi Boojari" w:date="2019-01-07T10:04:00Z">
        <w:r w:rsidR="007934CF" w:rsidDel="00A31D6F">
          <w:rPr>
            <w:rFonts w:ascii="B Lotus" w:hAnsi="B Lotus" w:cs="B Lotus" w:hint="cs"/>
            <w:sz w:val="24"/>
            <w:szCs w:val="24"/>
            <w:rtl/>
            <w:lang w:bidi="fa-IR"/>
          </w:rPr>
          <w:delText>تاثیر</w:delText>
        </w:r>
      </w:del>
      <w:ins w:id="19144" w:author="Mehrnazi Boojari" w:date="2019-01-07T10:04:00Z">
        <w:r w:rsidR="00A31D6F">
          <w:rPr>
            <w:rFonts w:ascii="B Lotus" w:hAnsi="B Lotus" w:cs="B Lotus" w:hint="cs"/>
            <w:sz w:val="24"/>
            <w:szCs w:val="24"/>
            <w:rtl/>
            <w:lang w:bidi="fa-IR"/>
          </w:rPr>
          <w:t>تأثیر</w:t>
        </w:r>
      </w:ins>
      <w:r w:rsidR="007934CF">
        <w:rPr>
          <w:rFonts w:ascii="B Lotus" w:hAnsi="B Lotus" w:cs="B Lotus" w:hint="cs"/>
          <w:sz w:val="24"/>
          <w:szCs w:val="24"/>
          <w:rtl/>
          <w:lang w:bidi="fa-IR"/>
        </w:rPr>
        <w:t>گذار</w:t>
      </w:r>
      <w:r w:rsidR="00DD2FED" w:rsidRPr="00471054">
        <w:rPr>
          <w:rFonts w:ascii="B Lotus" w:hAnsi="B Lotus" w:cs="B Lotus" w:hint="cs"/>
          <w:sz w:val="24"/>
          <w:szCs w:val="24"/>
          <w:rtl/>
          <w:lang w:bidi="fa-IR"/>
        </w:rPr>
        <w:t xml:space="preserve"> باشند.</w:t>
      </w:r>
    </w:p>
    <w:p w14:paraId="3023396C" w14:textId="77777777" w:rsidR="00971866" w:rsidRDefault="00971866" w:rsidP="00971866">
      <w:pPr>
        <w:bidi/>
        <w:ind w:firstLine="227"/>
        <w:jc w:val="both"/>
        <w:rPr>
          <w:rFonts w:ascii="B Lotus" w:hAnsi="B Lotus" w:cs="B Lotus"/>
          <w:sz w:val="24"/>
          <w:szCs w:val="24"/>
          <w:rtl/>
          <w:lang w:bidi="fa-IR"/>
        </w:rPr>
      </w:pPr>
    </w:p>
    <w:p w14:paraId="525EC27E" w14:textId="77777777" w:rsidR="00EA6F4D" w:rsidRDefault="00EA6F4D" w:rsidP="00EA6F4D">
      <w:pPr>
        <w:bidi/>
        <w:ind w:firstLine="227"/>
        <w:jc w:val="both"/>
        <w:rPr>
          <w:rFonts w:ascii="B Lotus" w:hAnsi="B Lotus" w:cs="B Lotus"/>
          <w:sz w:val="24"/>
          <w:szCs w:val="24"/>
          <w:rtl/>
          <w:lang w:bidi="fa-IR"/>
        </w:rPr>
      </w:pPr>
    </w:p>
    <w:p w14:paraId="185848F2" w14:textId="77777777" w:rsidR="00EA6F4D" w:rsidRDefault="00EA6F4D" w:rsidP="00EA6F4D">
      <w:pPr>
        <w:bidi/>
        <w:ind w:firstLine="227"/>
        <w:jc w:val="both"/>
        <w:rPr>
          <w:rFonts w:ascii="B Lotus" w:hAnsi="B Lotus" w:cs="B Lotus"/>
          <w:sz w:val="24"/>
          <w:szCs w:val="24"/>
          <w:rtl/>
          <w:lang w:bidi="fa-IR"/>
        </w:rPr>
      </w:pPr>
    </w:p>
    <w:p w14:paraId="0DF33858" w14:textId="77777777" w:rsidR="00EA6F4D" w:rsidRDefault="00EA6F4D" w:rsidP="00EA6F4D">
      <w:pPr>
        <w:bidi/>
        <w:ind w:firstLine="227"/>
        <w:jc w:val="both"/>
        <w:rPr>
          <w:rFonts w:ascii="B Lotus" w:hAnsi="B Lotus" w:cs="B Lotus"/>
          <w:sz w:val="24"/>
          <w:szCs w:val="24"/>
          <w:rtl/>
          <w:lang w:bidi="fa-IR"/>
        </w:rPr>
      </w:pPr>
    </w:p>
    <w:p w14:paraId="46C545EF" w14:textId="77777777" w:rsidR="00EA6F4D" w:rsidRDefault="00EA6F4D" w:rsidP="00EA6F4D">
      <w:pPr>
        <w:bidi/>
        <w:ind w:firstLine="227"/>
        <w:jc w:val="both"/>
        <w:rPr>
          <w:rFonts w:ascii="B Lotus" w:hAnsi="B Lotus" w:cs="B Lotus"/>
          <w:sz w:val="24"/>
          <w:szCs w:val="24"/>
          <w:rtl/>
          <w:lang w:bidi="fa-IR"/>
        </w:rPr>
      </w:pPr>
    </w:p>
    <w:p w14:paraId="1918C3FC" w14:textId="77777777" w:rsidR="00EA6F4D" w:rsidRDefault="00EA6F4D" w:rsidP="00EA6F4D">
      <w:pPr>
        <w:bidi/>
        <w:ind w:firstLine="227"/>
        <w:jc w:val="both"/>
        <w:rPr>
          <w:rFonts w:ascii="B Lotus" w:hAnsi="B Lotus" w:cs="B Lotus"/>
          <w:sz w:val="24"/>
          <w:szCs w:val="24"/>
          <w:rtl/>
          <w:lang w:bidi="fa-IR"/>
        </w:rPr>
      </w:pPr>
    </w:p>
    <w:p w14:paraId="66234C13" w14:textId="77777777" w:rsidR="00EA6F4D" w:rsidRDefault="00EA6F4D" w:rsidP="00EA6F4D">
      <w:pPr>
        <w:bidi/>
        <w:ind w:firstLine="227"/>
        <w:jc w:val="both"/>
        <w:rPr>
          <w:rFonts w:ascii="B Lotus" w:hAnsi="B Lotus" w:cs="B Lotus"/>
          <w:sz w:val="24"/>
          <w:szCs w:val="24"/>
          <w:rtl/>
          <w:lang w:bidi="fa-IR"/>
        </w:rPr>
      </w:pPr>
    </w:p>
    <w:p w14:paraId="732A5136" w14:textId="77777777" w:rsidR="00EA6F4D" w:rsidRDefault="00EA6F4D" w:rsidP="00EA6F4D">
      <w:pPr>
        <w:bidi/>
        <w:ind w:firstLine="227"/>
        <w:jc w:val="both"/>
        <w:rPr>
          <w:rFonts w:ascii="B Lotus" w:hAnsi="B Lotus" w:cs="B Lotus"/>
          <w:sz w:val="24"/>
          <w:szCs w:val="24"/>
          <w:rtl/>
          <w:lang w:bidi="fa-IR"/>
        </w:rPr>
      </w:pPr>
    </w:p>
    <w:p w14:paraId="397A7C6E" w14:textId="77777777" w:rsidR="00EA6F4D" w:rsidRDefault="00EA6F4D" w:rsidP="00EA6F4D">
      <w:pPr>
        <w:bidi/>
        <w:ind w:firstLine="227"/>
        <w:jc w:val="both"/>
        <w:rPr>
          <w:rFonts w:ascii="B Lotus" w:hAnsi="B Lotus" w:cs="B Lotus"/>
          <w:sz w:val="24"/>
          <w:szCs w:val="24"/>
          <w:rtl/>
          <w:lang w:bidi="fa-IR"/>
        </w:rPr>
      </w:pPr>
    </w:p>
    <w:p w14:paraId="2B044C86" w14:textId="77777777" w:rsidR="00EA6F4D" w:rsidRDefault="00EA6F4D" w:rsidP="00EA6F4D">
      <w:pPr>
        <w:bidi/>
        <w:ind w:firstLine="227"/>
        <w:jc w:val="both"/>
        <w:rPr>
          <w:rFonts w:ascii="B Lotus" w:hAnsi="B Lotus" w:cs="B Lotus"/>
          <w:sz w:val="24"/>
          <w:szCs w:val="24"/>
          <w:rtl/>
          <w:lang w:bidi="fa-IR"/>
        </w:rPr>
      </w:pPr>
    </w:p>
    <w:p w14:paraId="5EF86BDF" w14:textId="77777777" w:rsidR="00EA6F4D" w:rsidRDefault="00EA6F4D" w:rsidP="00EA6F4D">
      <w:pPr>
        <w:bidi/>
        <w:ind w:firstLine="227"/>
        <w:jc w:val="both"/>
        <w:rPr>
          <w:rFonts w:ascii="B Lotus" w:hAnsi="B Lotus" w:cs="B Lotus"/>
          <w:sz w:val="24"/>
          <w:szCs w:val="24"/>
          <w:rtl/>
          <w:lang w:bidi="fa-IR"/>
        </w:rPr>
      </w:pPr>
    </w:p>
    <w:p w14:paraId="7B4F36E1" w14:textId="77777777" w:rsidR="00EA6F4D" w:rsidRDefault="00EA6F4D" w:rsidP="00EA6F4D">
      <w:pPr>
        <w:bidi/>
        <w:ind w:firstLine="227"/>
        <w:jc w:val="both"/>
        <w:rPr>
          <w:rFonts w:ascii="B Lotus" w:hAnsi="B Lotus" w:cs="B Lotus"/>
          <w:sz w:val="24"/>
          <w:szCs w:val="24"/>
          <w:rtl/>
          <w:lang w:bidi="fa-IR"/>
        </w:rPr>
      </w:pPr>
    </w:p>
    <w:p w14:paraId="28F95305" w14:textId="77777777" w:rsidR="00EA6F4D" w:rsidRDefault="00EA6F4D" w:rsidP="00EA6F4D">
      <w:pPr>
        <w:bidi/>
        <w:ind w:firstLine="227"/>
        <w:jc w:val="both"/>
        <w:rPr>
          <w:rFonts w:ascii="B Lotus" w:hAnsi="B Lotus" w:cs="B Lotus"/>
          <w:sz w:val="24"/>
          <w:szCs w:val="24"/>
          <w:rtl/>
          <w:lang w:bidi="fa-IR"/>
        </w:rPr>
      </w:pPr>
    </w:p>
    <w:p w14:paraId="7FF2B543" w14:textId="77777777" w:rsidR="00EA6F4D" w:rsidRDefault="00EA6F4D" w:rsidP="00EA6F4D">
      <w:pPr>
        <w:bidi/>
        <w:ind w:firstLine="227"/>
        <w:jc w:val="both"/>
        <w:rPr>
          <w:ins w:id="19145" w:author="Mehrnazi Boojari" w:date="2019-01-15T02:54:00Z"/>
          <w:rFonts w:ascii="B Lotus" w:hAnsi="B Lotus" w:cs="B Lotus"/>
          <w:sz w:val="24"/>
          <w:szCs w:val="24"/>
          <w:rtl/>
          <w:lang w:bidi="fa-IR"/>
        </w:rPr>
      </w:pPr>
    </w:p>
    <w:p w14:paraId="1D20D25D" w14:textId="77777777" w:rsidR="00CD449D" w:rsidRDefault="00CD449D" w:rsidP="00CD449D">
      <w:pPr>
        <w:bidi/>
        <w:ind w:firstLine="227"/>
        <w:jc w:val="both"/>
        <w:rPr>
          <w:ins w:id="19146" w:author="Mehrnazi Boojari" w:date="2019-01-15T02:54:00Z"/>
          <w:rFonts w:ascii="B Lotus" w:hAnsi="B Lotus" w:cs="B Lotus"/>
          <w:sz w:val="24"/>
          <w:szCs w:val="24"/>
          <w:rtl/>
          <w:lang w:bidi="fa-IR"/>
        </w:rPr>
      </w:pPr>
    </w:p>
    <w:p w14:paraId="0F32F98D" w14:textId="77777777" w:rsidR="00CD449D" w:rsidRDefault="00CD449D" w:rsidP="00CD449D">
      <w:pPr>
        <w:bidi/>
        <w:ind w:firstLine="227"/>
        <w:jc w:val="both"/>
        <w:rPr>
          <w:ins w:id="19147" w:author="Mehrnazi Boojari" w:date="2019-01-15T02:54:00Z"/>
          <w:rFonts w:ascii="B Lotus" w:hAnsi="B Lotus" w:cs="B Lotus"/>
          <w:sz w:val="24"/>
          <w:szCs w:val="24"/>
          <w:rtl/>
          <w:lang w:bidi="fa-IR"/>
        </w:rPr>
      </w:pPr>
    </w:p>
    <w:p w14:paraId="319C5FCE" w14:textId="77777777" w:rsidR="00CD449D" w:rsidRDefault="00CD449D" w:rsidP="00CD449D">
      <w:pPr>
        <w:bidi/>
        <w:ind w:firstLine="227"/>
        <w:jc w:val="both"/>
        <w:rPr>
          <w:ins w:id="19148" w:author="Mehrnazi Boojari" w:date="2019-01-15T02:54:00Z"/>
          <w:rFonts w:ascii="B Lotus" w:hAnsi="B Lotus" w:cs="B Lotus"/>
          <w:sz w:val="24"/>
          <w:szCs w:val="24"/>
          <w:rtl/>
          <w:lang w:bidi="fa-IR"/>
        </w:rPr>
      </w:pPr>
    </w:p>
    <w:p w14:paraId="5714238C" w14:textId="77777777" w:rsidR="00CD449D" w:rsidRDefault="00CD449D" w:rsidP="00CD449D">
      <w:pPr>
        <w:bidi/>
        <w:ind w:firstLine="227"/>
        <w:jc w:val="both"/>
        <w:rPr>
          <w:rFonts w:ascii="B Lotus" w:hAnsi="B Lotus" w:cs="B Lotus"/>
          <w:sz w:val="24"/>
          <w:szCs w:val="24"/>
          <w:rtl/>
          <w:lang w:bidi="fa-IR"/>
        </w:rPr>
      </w:pPr>
    </w:p>
    <w:p w14:paraId="3AA4972A" w14:textId="77777777" w:rsidR="00EA6F4D" w:rsidRPr="00D774BA" w:rsidRDefault="00EA6F4D" w:rsidP="0033312E">
      <w:pPr>
        <w:bidi/>
        <w:ind w:firstLine="227"/>
        <w:jc w:val="both"/>
        <w:rPr>
          <w:rFonts w:ascii="B Lotus" w:hAnsi="B Lotus" w:cs="B Lotus"/>
          <w:b/>
          <w:bCs/>
          <w:rtl/>
          <w:lang w:bidi="fa-IR"/>
          <w:rPrChange w:id="19149" w:author="Mehrnazi Boojari" w:date="2019-01-15T22:53:00Z">
            <w:rPr>
              <w:rFonts w:ascii="B Lotus" w:hAnsi="B Lotus" w:cs="B Lotus"/>
              <w:rtl/>
              <w:lang w:bidi="fa-IR"/>
            </w:rPr>
          </w:rPrChange>
        </w:rPr>
      </w:pPr>
      <w:r w:rsidRPr="00D774BA">
        <w:rPr>
          <w:rFonts w:ascii="B Lotus" w:hAnsi="B Lotus" w:cs="B Lotus" w:hint="eastAsia"/>
          <w:b/>
          <w:bCs/>
          <w:sz w:val="24"/>
          <w:szCs w:val="24"/>
          <w:rtl/>
          <w:lang w:bidi="fa-IR"/>
          <w:rPrChange w:id="19150" w:author="Mehrnazi Boojari" w:date="2019-01-15T22:53:00Z">
            <w:rPr>
              <w:rFonts w:ascii="B Lotus" w:eastAsia="B Nazanin" w:hAnsi="B Lotus" w:cs="B Lotus" w:hint="eastAsia"/>
              <w:b/>
              <w:bCs/>
              <w:color w:val="000000" w:themeColor="text1"/>
              <w:sz w:val="24"/>
              <w:szCs w:val="24"/>
              <w:rtl/>
              <w:lang w:bidi="fa-IR"/>
            </w:rPr>
          </w:rPrChange>
        </w:rPr>
        <w:lastRenderedPageBreak/>
        <w:t>فهرست</w:t>
      </w:r>
      <w:r w:rsidRPr="00D774BA">
        <w:rPr>
          <w:rFonts w:ascii="B Lotus" w:hAnsi="B Lotus" w:cs="B Lotus"/>
          <w:b/>
          <w:bCs/>
          <w:sz w:val="24"/>
          <w:szCs w:val="24"/>
          <w:rtl/>
          <w:lang w:bidi="fa-IR"/>
          <w:rPrChange w:id="19151" w:author="Mehrnazi Boojari" w:date="2019-01-15T22:53:00Z">
            <w:rPr>
              <w:rFonts w:ascii="B Lotus" w:eastAsia="B Nazanin" w:hAnsi="B Lotus" w:cs="B Lotus"/>
              <w:b/>
              <w:bCs/>
              <w:color w:val="000000" w:themeColor="text1"/>
              <w:sz w:val="24"/>
              <w:szCs w:val="24"/>
              <w:rtl/>
              <w:lang w:bidi="fa-IR"/>
            </w:rPr>
          </w:rPrChange>
        </w:rPr>
        <w:t xml:space="preserve"> تفص</w:t>
      </w:r>
      <w:r w:rsidRPr="00D774BA">
        <w:rPr>
          <w:rFonts w:ascii="B Lotus" w:hAnsi="B Lotus" w:cs="B Lotus" w:hint="cs"/>
          <w:b/>
          <w:bCs/>
          <w:sz w:val="24"/>
          <w:szCs w:val="24"/>
          <w:rtl/>
          <w:lang w:bidi="fa-IR"/>
          <w:rPrChange w:id="19152" w:author="Mehrnazi Boojari" w:date="2019-01-15T22:53:00Z">
            <w:rPr>
              <w:rFonts w:ascii="B Lotus" w:eastAsia="B Nazanin" w:hAnsi="B Lotus" w:cs="B Lotus" w:hint="cs"/>
              <w:b/>
              <w:bCs/>
              <w:color w:val="000000" w:themeColor="text1"/>
              <w:sz w:val="24"/>
              <w:szCs w:val="24"/>
              <w:rtl/>
              <w:lang w:bidi="fa-IR"/>
            </w:rPr>
          </w:rPrChange>
        </w:rPr>
        <w:t>ی</w:t>
      </w:r>
      <w:r w:rsidRPr="00D774BA">
        <w:rPr>
          <w:rFonts w:ascii="B Lotus" w:hAnsi="B Lotus" w:cs="B Lotus" w:hint="eastAsia"/>
          <w:b/>
          <w:bCs/>
          <w:sz w:val="24"/>
          <w:szCs w:val="24"/>
          <w:rtl/>
          <w:lang w:bidi="fa-IR"/>
          <w:rPrChange w:id="19153" w:author="Mehrnazi Boojari" w:date="2019-01-15T22:53:00Z">
            <w:rPr>
              <w:rFonts w:ascii="B Lotus" w:eastAsia="B Nazanin" w:hAnsi="B Lotus" w:cs="B Lotus" w:hint="eastAsia"/>
              <w:b/>
              <w:bCs/>
              <w:color w:val="000000" w:themeColor="text1"/>
              <w:sz w:val="24"/>
              <w:szCs w:val="24"/>
              <w:rtl/>
              <w:lang w:bidi="fa-IR"/>
            </w:rPr>
          </w:rPrChange>
        </w:rPr>
        <w:t>ل</w:t>
      </w:r>
      <w:r w:rsidRPr="00D774BA">
        <w:rPr>
          <w:rFonts w:ascii="B Lotus" w:hAnsi="B Lotus" w:cs="B Lotus" w:hint="cs"/>
          <w:b/>
          <w:bCs/>
          <w:sz w:val="24"/>
          <w:szCs w:val="24"/>
          <w:rtl/>
          <w:lang w:bidi="fa-IR"/>
          <w:rPrChange w:id="19154" w:author="Mehrnazi Boojari" w:date="2019-01-15T22:53:00Z">
            <w:rPr>
              <w:rFonts w:ascii="B Lotus" w:eastAsia="B Nazanin" w:hAnsi="B Lotus" w:cs="B Lotus" w:hint="cs"/>
              <w:b/>
              <w:bCs/>
              <w:color w:val="000000" w:themeColor="text1"/>
              <w:sz w:val="24"/>
              <w:szCs w:val="24"/>
              <w:rtl/>
              <w:lang w:bidi="fa-IR"/>
            </w:rPr>
          </w:rPrChange>
        </w:rPr>
        <w:t>ی</w:t>
      </w:r>
      <w:r w:rsidRPr="00D774BA">
        <w:rPr>
          <w:rFonts w:ascii="B Lotus" w:hAnsi="B Lotus" w:cs="B Lotus"/>
          <w:b/>
          <w:bCs/>
          <w:sz w:val="24"/>
          <w:szCs w:val="24"/>
          <w:rtl/>
          <w:lang w:bidi="fa-IR"/>
          <w:rPrChange w:id="19155" w:author="Mehrnazi Boojari" w:date="2019-01-15T22:53:00Z">
            <w:rPr>
              <w:rFonts w:ascii="B Lotus" w:eastAsia="B Nazanin" w:hAnsi="B Lotus" w:cs="B Lotus"/>
              <w:b/>
              <w:bCs/>
              <w:color w:val="000000" w:themeColor="text1"/>
              <w:sz w:val="24"/>
              <w:szCs w:val="24"/>
              <w:rtl/>
              <w:lang w:bidi="fa-IR"/>
            </w:rPr>
          </w:rPrChange>
        </w:rPr>
        <w:t xml:space="preserve"> </w:t>
      </w:r>
    </w:p>
    <w:p w14:paraId="5747EFE9" w14:textId="77777777" w:rsidR="00A663B2" w:rsidRPr="00A663B2" w:rsidRDefault="00A663B2">
      <w:pPr>
        <w:pStyle w:val="TOC1"/>
        <w:rPr>
          <w:rFonts w:eastAsiaTheme="minorEastAsia"/>
          <w:i/>
          <w:iCs/>
          <w:sz w:val="18"/>
          <w:szCs w:val="18"/>
        </w:rPr>
        <w:pPrChange w:id="19156" w:author="Mehrnazi Boojari" w:date="2019-01-15T22:32:00Z">
          <w:pPr>
            <w:pStyle w:val="TOC1"/>
            <w:tabs>
              <w:tab w:val="left" w:pos="5122"/>
            </w:tabs>
          </w:pPr>
        </w:pPrChange>
      </w:pPr>
      <w:r w:rsidRPr="00A663B2">
        <w:rPr>
          <w:b/>
          <w:sz w:val="22"/>
          <w:szCs w:val="20"/>
          <w:rtl/>
        </w:rPr>
        <w:fldChar w:fldCharType="begin"/>
      </w:r>
      <w:r w:rsidRPr="00A663B2">
        <w:rPr>
          <w:szCs w:val="20"/>
          <w:rtl/>
        </w:rPr>
        <w:instrText xml:space="preserve"> </w:instrText>
      </w:r>
      <w:r w:rsidRPr="00A663B2">
        <w:rPr>
          <w:szCs w:val="20"/>
        </w:rPr>
        <w:instrText xml:space="preserve">TOC </w:instrText>
      </w:r>
      <w:r w:rsidRPr="00A663B2">
        <w:rPr>
          <w:szCs w:val="20"/>
          <w:rtl/>
        </w:rPr>
        <w:instrText>\</w:instrText>
      </w:r>
      <w:r w:rsidRPr="00A663B2">
        <w:rPr>
          <w:szCs w:val="20"/>
        </w:rPr>
        <w:instrText>o "1-6" \p " " \h \z \u</w:instrText>
      </w:r>
      <w:r w:rsidRPr="00A663B2">
        <w:rPr>
          <w:szCs w:val="20"/>
          <w:rtl/>
        </w:rPr>
        <w:instrText xml:space="preserve"> </w:instrText>
      </w:r>
      <w:r w:rsidRPr="00A663B2">
        <w:rPr>
          <w:b/>
          <w:sz w:val="22"/>
          <w:szCs w:val="20"/>
          <w:rtl/>
        </w:rPr>
        <w:fldChar w:fldCharType="separate"/>
      </w:r>
      <w:r w:rsidR="00572891">
        <w:fldChar w:fldCharType="begin"/>
      </w:r>
      <w:r w:rsidR="00572891">
        <w:instrText xml:space="preserve"> HYPERLINK \l "_Toc533782103" </w:instrText>
      </w:r>
      <w:r w:rsidR="00572891">
        <w:fldChar w:fldCharType="separate"/>
      </w:r>
      <w:r w:rsidRPr="00A663B2">
        <w:rPr>
          <w:rStyle w:val="Hyperlink"/>
          <w:rtl/>
        </w:rPr>
        <w:t>1</w:t>
      </w:r>
      <w:del w:id="19157" w:author="Mehrnazi Boojari" w:date="2019-01-07T12:17:00Z">
        <w:r w:rsidRPr="00A663B2" w:rsidDel="002F77AF">
          <w:rPr>
            <w:rStyle w:val="Hyperlink"/>
            <w:rtl/>
          </w:rPr>
          <w:delText>.ف</w:delText>
        </w:r>
      </w:del>
      <w:ins w:id="19158" w:author="Mehrnazi Boojari" w:date="2019-01-15T22:09:00Z">
        <w:r w:rsidR="00F00EDA">
          <w:rPr>
            <w:rStyle w:val="Hyperlink"/>
            <w:rFonts w:hint="cs"/>
            <w:rtl/>
          </w:rPr>
          <w:t>-</w:t>
        </w:r>
      </w:ins>
      <w:ins w:id="19159" w:author="Mehrnazi Boojari" w:date="2019-01-07T12:17:00Z">
        <w:r w:rsidR="002F77AF">
          <w:rPr>
            <w:rStyle w:val="Hyperlink"/>
            <w:rtl/>
          </w:rPr>
          <w:t xml:space="preserve"> ف</w:t>
        </w:r>
      </w:ins>
      <w:r w:rsidRPr="00A663B2">
        <w:rPr>
          <w:rStyle w:val="Hyperlink"/>
          <w:rtl/>
        </w:rPr>
        <w:t>صل اول</w:t>
      </w:r>
      <w:del w:id="19160" w:author="Mehrnazi Boojari" w:date="2019-01-07T10:35:00Z">
        <w:r w:rsidRPr="00A663B2" w:rsidDel="006C73A5">
          <w:rPr>
            <w:rStyle w:val="Hyperlink"/>
            <w:rtl/>
          </w:rPr>
          <w:delText xml:space="preserve"> : </w:delText>
        </w:r>
      </w:del>
      <w:ins w:id="19161" w:author="Mehrnazi Boojari" w:date="2019-01-07T10:35:00Z">
        <w:r w:rsidR="006C73A5">
          <w:rPr>
            <w:rStyle w:val="Hyperlink"/>
            <w:rtl/>
          </w:rPr>
          <w:t xml:space="preserve">: </w:t>
        </w:r>
      </w:ins>
      <w:r w:rsidRPr="00A663B2">
        <w:rPr>
          <w:rStyle w:val="Hyperlink"/>
          <w:rtl/>
        </w:rPr>
        <w:t>افق نما</w:t>
      </w:r>
      <w:r w:rsidRPr="00A663B2">
        <w:rPr>
          <w:rStyle w:val="Hyperlink"/>
          <w:rFonts w:hint="cs"/>
          <w:rtl/>
        </w:rPr>
        <w:t>یی</w:t>
      </w:r>
      <w:r w:rsidRPr="00A663B2">
        <w:rPr>
          <w:rStyle w:val="Hyperlink"/>
          <w:rtl/>
        </w:rPr>
        <w:t xml:space="preserve"> گزارش راهبرد</w:t>
      </w:r>
      <w:r w:rsidRPr="00A663B2">
        <w:rPr>
          <w:rStyle w:val="Hyperlink"/>
          <w:rFonts w:hint="cs"/>
          <w:rtl/>
        </w:rPr>
        <w:t>ی</w:t>
      </w:r>
      <w:r w:rsidRPr="00A663B2">
        <w:rPr>
          <w:rStyle w:val="Hyperlink"/>
          <w:rtl/>
        </w:rPr>
        <w:t xml:space="preserve"> مسکن روستا</w:t>
      </w:r>
      <w:r w:rsidRPr="00A663B2">
        <w:rPr>
          <w:rStyle w:val="Hyperlink"/>
          <w:rFonts w:hint="cs"/>
          <w:rtl/>
        </w:rPr>
        <w:t>یی</w:t>
      </w:r>
      <w:ins w:id="19162" w:author="Mehrnazi Boojari" w:date="2019-01-15T22:53:00Z">
        <w:r w:rsidR="00D774BA">
          <w:rPr>
            <w:rStyle w:val="Hyperlink"/>
            <w:rFonts w:hint="cs"/>
            <w:rtl/>
          </w:rPr>
          <w:t xml:space="preserve"> </w:t>
        </w:r>
      </w:ins>
      <w:r w:rsidRPr="00A663B2">
        <w:rPr>
          <w:webHidden/>
        </w:rPr>
        <w:t xml:space="preserve"> </w:t>
      </w:r>
      <w:r w:rsidRPr="00A663B2">
        <w:rPr>
          <w:webHidden/>
        </w:rPr>
        <w:fldChar w:fldCharType="begin"/>
      </w:r>
      <w:r w:rsidRPr="00A663B2">
        <w:rPr>
          <w:webHidden/>
        </w:rPr>
        <w:instrText xml:space="preserve"> PAGEREF _Toc533782103 \h </w:instrText>
      </w:r>
      <w:r w:rsidRPr="00A663B2">
        <w:rPr>
          <w:webHidden/>
        </w:rPr>
      </w:r>
      <w:r w:rsidRPr="00A663B2">
        <w:rPr>
          <w:webHidden/>
        </w:rPr>
        <w:fldChar w:fldCharType="separate"/>
      </w:r>
      <w:r w:rsidRPr="00A663B2">
        <w:rPr>
          <w:webHidden/>
        </w:rPr>
        <w:t>3</w:t>
      </w:r>
      <w:r w:rsidRPr="00A663B2">
        <w:rPr>
          <w:webHidden/>
        </w:rPr>
        <w:fldChar w:fldCharType="end"/>
      </w:r>
      <w:r w:rsidR="00572891">
        <w:fldChar w:fldCharType="end"/>
      </w:r>
    </w:p>
    <w:p w14:paraId="7DCBACAF" w14:textId="77777777" w:rsidR="00A663B2" w:rsidRPr="00A663B2" w:rsidRDefault="00572891" w:rsidP="00F00EDA">
      <w:pPr>
        <w:pStyle w:val="TOC2"/>
        <w:tabs>
          <w:tab w:val="left" w:pos="4967"/>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"_Toc533782104" </w:instrText>
      </w:r>
      <w:r>
        <w:fldChar w:fldCharType="separate"/>
      </w:r>
      <w:r w:rsidR="00A663B2" w:rsidRPr="00A663B2">
        <w:rPr>
          <w:rStyle w:val="Hyperlink"/>
          <w:rFonts w:ascii="B Lotus" w:hAnsi="B Lotus" w:cs="B Lotus"/>
          <w:noProof/>
          <w:sz w:val="18"/>
          <w:szCs w:val="22"/>
          <w:rtl/>
          <w:lang w:bidi="fa-IR"/>
        </w:rPr>
        <w:t>1</w:t>
      </w:r>
      <w:del w:id="19163" w:author="Mehrnazi Boojari" w:date="2019-01-15T22:09:00Z">
        <w:r w:rsidR="00A663B2" w:rsidRPr="00A663B2" w:rsidDel="00F00EDA">
          <w:rPr>
            <w:rStyle w:val="Hyperlink"/>
            <w:rFonts w:ascii="B Lotus" w:hAnsi="B Lotus" w:cs="B Lotus"/>
            <w:noProof/>
            <w:sz w:val="18"/>
            <w:szCs w:val="22"/>
            <w:rtl/>
            <w:lang w:bidi="fa-IR"/>
          </w:rPr>
          <w:delText>.</w:delText>
        </w:r>
      </w:del>
      <w:ins w:id="19164" w:author="Mehrnazi Boojari" w:date="2019-01-15T22:09:00Z">
        <w:r w:rsidR="00F00EDA">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1</w:t>
      </w:r>
      <w:del w:id="19165" w:author="Mehrnazi Boojari" w:date="2019-01-07T10:49:00Z">
        <w:r w:rsidR="00A663B2" w:rsidRPr="00A663B2" w:rsidDel="006A1F1D">
          <w:rPr>
            <w:rStyle w:val="Hyperlink"/>
            <w:rFonts w:ascii="B Lotus" w:hAnsi="B Lotus" w:cs="B Lotus"/>
            <w:noProof/>
            <w:sz w:val="18"/>
            <w:szCs w:val="22"/>
            <w:rtl/>
            <w:lang w:bidi="fa-IR"/>
          </w:rPr>
          <w:delText>.ا</w:delText>
        </w:r>
      </w:del>
      <w:ins w:id="19166" w:author="Mehrnazi Boojari" w:date="2019-01-15T22:09:00Z">
        <w:r w:rsidR="00F00EDA">
          <w:rPr>
            <w:rStyle w:val="Hyperlink"/>
            <w:rFonts w:ascii="B Lotus" w:hAnsi="B Lotus" w:cs="B Lotus" w:hint="cs"/>
            <w:noProof/>
            <w:sz w:val="18"/>
            <w:szCs w:val="22"/>
            <w:rtl/>
            <w:lang w:bidi="fa-IR"/>
          </w:rPr>
          <w:t>-</w:t>
        </w:r>
      </w:ins>
      <w:ins w:id="19167" w:author="Mehrnazi Boojari" w:date="2019-01-07T10:49:00Z">
        <w:r w:rsidR="006A1F1D">
          <w:rPr>
            <w:rStyle w:val="Hyperlink"/>
            <w:rFonts w:ascii="B Lotus" w:hAnsi="B Lotus" w:cs="B Lotus"/>
            <w:noProof/>
            <w:sz w:val="18"/>
            <w:szCs w:val="22"/>
            <w:rtl/>
            <w:lang w:bidi="fa-IR"/>
          </w:rPr>
          <w:t xml:space="preserve"> ا</w:t>
        </w:r>
      </w:ins>
      <w:r w:rsidR="00A663B2" w:rsidRPr="00A663B2">
        <w:rPr>
          <w:rStyle w:val="Hyperlink"/>
          <w:rFonts w:ascii="B Lotus" w:hAnsi="B Lotus" w:cs="B Lotus"/>
          <w:noProof/>
          <w:sz w:val="18"/>
          <w:szCs w:val="22"/>
          <w:rtl/>
          <w:lang w:bidi="fa-IR"/>
        </w:rPr>
        <w:t>فق نما</w:t>
      </w:r>
      <w:r w:rsidR="00A663B2" w:rsidRPr="00A663B2">
        <w:rPr>
          <w:rStyle w:val="Hyperlink"/>
          <w:rFonts w:ascii="B Lotus" w:hAnsi="B Lotus" w:cs="B Lotus" w:hint="cs"/>
          <w:noProof/>
          <w:sz w:val="18"/>
          <w:szCs w:val="22"/>
          <w:rtl/>
          <w:lang w:bidi="fa-IR"/>
        </w:rPr>
        <w:t>یی</w:t>
      </w:r>
      <w:r w:rsidR="00A663B2" w:rsidRPr="00A663B2">
        <w:rPr>
          <w:rStyle w:val="Hyperlink"/>
          <w:rFonts w:ascii="B Lotus" w:hAnsi="B Lotus" w:cs="B Lotus"/>
          <w:noProof/>
          <w:sz w:val="18"/>
          <w:szCs w:val="22"/>
          <w:rtl/>
          <w:lang w:bidi="fa-IR"/>
        </w:rPr>
        <w:t xml:space="preserve"> انقلاب اسلام</w:t>
      </w:r>
      <w:r w:rsidR="00A663B2" w:rsidRPr="00A663B2">
        <w:rPr>
          <w:rStyle w:val="Hyperlink"/>
          <w:rFonts w:ascii="B Lotus" w:hAnsi="B Lotus" w:cs="B Lotus" w:hint="cs"/>
          <w:noProof/>
          <w:sz w:val="18"/>
          <w:szCs w:val="22"/>
          <w:rtl/>
          <w:lang w:bidi="fa-IR"/>
        </w:rPr>
        <w:t>ی</w:t>
      </w:r>
      <w:del w:id="19168" w:author="Mehrnazi Boojari" w:date="2019-01-07T09:47:00Z">
        <w:r w:rsidR="00A663B2" w:rsidRPr="00A663B2" w:rsidDel="006F7CCF">
          <w:rPr>
            <w:rStyle w:val="Hyperlink"/>
            <w:rFonts w:ascii="B Lotus" w:hAnsi="B Lotus" w:cs="B Lotus"/>
            <w:noProof/>
            <w:sz w:val="18"/>
            <w:szCs w:val="22"/>
            <w:rtl/>
            <w:lang w:bidi="fa-IR"/>
          </w:rPr>
          <w:delText xml:space="preserve"> ؛</w:delText>
        </w:r>
      </w:del>
      <w:ins w:id="19169" w:author="Mehrnazi Boojari" w:date="2019-01-07T09:47:00Z">
        <w:r w:rsidR="006F7CCF">
          <w:rPr>
            <w:rStyle w:val="Hyperlink"/>
            <w:rFonts w:ascii="B Lotus" w:hAnsi="B Lotus" w:cs="B Lotus"/>
            <w:noProof/>
            <w:sz w:val="18"/>
            <w:szCs w:val="22"/>
            <w:rtl/>
            <w:lang w:bidi="fa-IR"/>
          </w:rPr>
          <w:t>؛</w:t>
        </w:r>
      </w:ins>
      <w:r w:rsidR="00A663B2" w:rsidRPr="00A663B2">
        <w:rPr>
          <w:rStyle w:val="Hyperlink"/>
          <w:rFonts w:ascii="B Lotus" w:hAnsi="B Lotus" w:cs="B Lotus"/>
          <w:noProof/>
          <w:sz w:val="18"/>
          <w:szCs w:val="22"/>
          <w:rtl/>
          <w:lang w:bidi="fa-IR"/>
        </w:rPr>
        <w:t xml:space="preserve"> تشک</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ل</w:t>
      </w:r>
      <w:r w:rsidR="00A663B2" w:rsidRPr="00A663B2">
        <w:rPr>
          <w:rStyle w:val="Hyperlink"/>
          <w:rFonts w:ascii="B Lotus" w:hAnsi="B Lotus" w:cs="B Lotus"/>
          <w:noProof/>
          <w:sz w:val="18"/>
          <w:szCs w:val="22"/>
          <w:rtl/>
          <w:lang w:bidi="fa-IR"/>
        </w:rPr>
        <w:t xml:space="preserve"> تمدن نو</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ن</w:t>
      </w:r>
      <w:r w:rsidR="00A663B2" w:rsidRPr="00A663B2">
        <w:rPr>
          <w:rStyle w:val="Hyperlink"/>
          <w:rFonts w:ascii="B Lotus" w:hAnsi="B Lotus" w:cs="B Lotus"/>
          <w:noProof/>
          <w:sz w:val="18"/>
          <w:szCs w:val="22"/>
          <w:rtl/>
          <w:lang w:bidi="fa-IR"/>
        </w:rPr>
        <w:t xml:space="preserve"> اسلام</w:t>
      </w:r>
      <w:r w:rsidR="00A663B2" w:rsidRPr="00A663B2">
        <w:rPr>
          <w:rStyle w:val="Hyperlink"/>
          <w:rFonts w:ascii="B Lotus" w:hAnsi="B Lotus" w:cs="B Lotus" w:hint="cs"/>
          <w:noProof/>
          <w:sz w:val="18"/>
          <w:szCs w:val="22"/>
          <w:rtl/>
          <w:lang w:bidi="fa-IR"/>
        </w:rPr>
        <w:t>ی</w:t>
      </w:r>
      <w:ins w:id="19170" w:author="Mehrnazi Boojari" w:date="2019-01-15T22:53:00Z">
        <w:r w:rsidR="00D774BA">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_Toc533782104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5</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09ACBD20" w14:textId="77777777" w:rsidR="00A663B2" w:rsidRPr="00A663B2" w:rsidRDefault="00C92AF9" w:rsidP="00D774BA">
      <w:pPr>
        <w:pStyle w:val="TOC3"/>
        <w:tabs>
          <w:tab w:val="left" w:pos="8627"/>
          <w:tab w:val="right" w:leader="dot" w:pos="9019"/>
        </w:tabs>
        <w:bidi/>
        <w:jc w:val="both"/>
        <w:rPr>
          <w:rFonts w:ascii="B Lotus" w:eastAsiaTheme="minorEastAsia" w:hAnsi="B Lotus" w:cs="B Lotus"/>
          <w:noProof/>
          <w:sz w:val="18"/>
          <w:szCs w:val="18"/>
        </w:rPr>
      </w:pPr>
      <w:r>
        <w:fldChar w:fldCharType="begin"/>
      </w:r>
      <w:r>
        <w:instrText xml:space="preserve"> HYPERLINK \l "_Toc533782105" </w:instrText>
      </w:r>
      <w:r>
        <w:fldChar w:fldCharType="separate"/>
      </w:r>
      <w:r w:rsidR="00A663B2" w:rsidRPr="00A663B2">
        <w:rPr>
          <w:rStyle w:val="Hyperlink"/>
          <w:rFonts w:ascii="B Lotus" w:hAnsi="B Lotus" w:cs="B Lotus"/>
          <w:noProof/>
          <w:sz w:val="16"/>
          <w:szCs w:val="20"/>
          <w:rtl/>
          <w:lang w:bidi="fa-IR"/>
        </w:rPr>
        <w:t>1</w:t>
      </w:r>
      <w:del w:id="19171" w:author="Mehrnazi Boojari" w:date="2019-01-15T22:09:00Z">
        <w:r w:rsidR="00A663B2" w:rsidRPr="00A663B2" w:rsidDel="00F00EDA">
          <w:rPr>
            <w:rStyle w:val="Hyperlink"/>
            <w:rFonts w:ascii="B Lotus" w:hAnsi="B Lotus" w:cs="B Lotus"/>
            <w:noProof/>
            <w:sz w:val="16"/>
            <w:szCs w:val="20"/>
            <w:rtl/>
            <w:lang w:bidi="fa-IR"/>
          </w:rPr>
          <w:delText>.</w:delText>
        </w:r>
      </w:del>
      <w:ins w:id="19172" w:author="Mehrnazi Boojari" w:date="2019-01-15T22:09:00Z">
        <w:r w:rsidR="00F00ED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173" w:author="Mehrnazi Boojari" w:date="2019-01-15T22:09:00Z">
        <w:r w:rsidR="00A663B2" w:rsidRPr="00A663B2" w:rsidDel="00F00EDA">
          <w:rPr>
            <w:rStyle w:val="Hyperlink"/>
            <w:rFonts w:ascii="B Lotus" w:hAnsi="B Lotus" w:cs="B Lotus"/>
            <w:noProof/>
            <w:sz w:val="16"/>
            <w:szCs w:val="20"/>
            <w:rtl/>
            <w:lang w:bidi="fa-IR"/>
          </w:rPr>
          <w:delText>.</w:delText>
        </w:r>
      </w:del>
      <w:ins w:id="19174" w:author="Mehrnazi Boojari" w:date="2019-01-15T22:09:00Z">
        <w:r w:rsidR="00F00ED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175" w:author="Mehrnazi Boojari" w:date="2019-01-07T12:17:00Z">
        <w:r w:rsidR="00A663B2" w:rsidRPr="00A663B2" w:rsidDel="002F77AF">
          <w:rPr>
            <w:rStyle w:val="Hyperlink"/>
            <w:rFonts w:ascii="B Lotus" w:hAnsi="B Lotus" w:cs="B Lotus"/>
            <w:noProof/>
            <w:sz w:val="16"/>
            <w:szCs w:val="20"/>
            <w:rtl/>
            <w:lang w:bidi="fa-IR"/>
          </w:rPr>
          <w:delText>.م</w:delText>
        </w:r>
      </w:del>
      <w:ins w:id="19176"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حدود</w:t>
      </w:r>
      <w:del w:id="19177" w:author="Mehrnazi Boojari" w:date="2019-01-15T22:53:00Z">
        <w:r w:rsidR="00A663B2" w:rsidRPr="00A663B2" w:rsidDel="00D774BA">
          <w:rPr>
            <w:rStyle w:val="Hyperlink"/>
            <w:rFonts w:ascii="B Lotus" w:hAnsi="B Lotus" w:cs="B Lotus"/>
            <w:noProof/>
            <w:sz w:val="16"/>
            <w:szCs w:val="20"/>
            <w:rtl/>
            <w:lang w:bidi="fa-IR"/>
          </w:rPr>
          <w:delText>ن</w:delText>
        </w:r>
      </w:del>
      <w:del w:id="19178" w:author="Mehrnazi Boojari" w:date="2019-01-08T23:47:00Z">
        <w:r w:rsidR="00A663B2" w:rsidRPr="00A663B2" w:rsidDel="00144BA7">
          <w:rPr>
            <w:rStyle w:val="Hyperlink"/>
            <w:rFonts w:ascii="B Lotus" w:hAnsi="B Lotus" w:cs="B Lotus"/>
            <w:noProof/>
            <w:sz w:val="16"/>
            <w:szCs w:val="20"/>
            <w:rtl/>
            <w:lang w:bidi="fa-IR"/>
          </w:rPr>
          <w:delText xml:space="preserve"> نبودن </w:delText>
        </w:r>
      </w:del>
      <w:ins w:id="19179" w:author="Mehrnazi Boojari" w:date="2019-01-08T23:47:00Z">
        <w:r w:rsidR="00144BA7">
          <w:rPr>
            <w:rStyle w:val="Hyperlink"/>
            <w:rFonts w:ascii="B Lotus" w:hAnsi="B Lotus" w:cs="B Lotus" w:hint="cs"/>
            <w:noProof/>
            <w:sz w:val="16"/>
            <w:szCs w:val="20"/>
            <w:rtl/>
            <w:lang w:bidi="fa-IR"/>
          </w:rPr>
          <w:t>‌</w:t>
        </w:r>
        <w:r w:rsidR="00144BA7">
          <w:rPr>
            <w:rStyle w:val="Hyperlink"/>
            <w:rFonts w:ascii="B Lotus" w:hAnsi="B Lotus" w:cs="B Lotus"/>
            <w:noProof/>
            <w:sz w:val="16"/>
            <w:szCs w:val="20"/>
            <w:rtl/>
            <w:lang w:bidi="fa-IR"/>
          </w:rPr>
          <w:t xml:space="preserve">نبودن </w:t>
        </w:r>
      </w:ins>
      <w:r w:rsidR="00A663B2" w:rsidRPr="00A663B2">
        <w:rPr>
          <w:rStyle w:val="Hyperlink"/>
          <w:rFonts w:ascii="B Lotus" w:hAnsi="B Lotus" w:cs="B Lotus"/>
          <w:noProof/>
          <w:sz w:val="16"/>
          <w:szCs w:val="20"/>
          <w:rtl/>
          <w:lang w:bidi="fa-IR"/>
        </w:rPr>
        <w:t>به مکان و زمان و قابل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ت ترجمه به </w:t>
      </w:r>
      <w:del w:id="19180" w:author="Mehrnazi Boojari" w:date="2019-01-15T22:53:00Z">
        <w:r w:rsidR="00A663B2" w:rsidRPr="00A663B2" w:rsidDel="00D774BA">
          <w:rPr>
            <w:rStyle w:val="Hyperlink"/>
            <w:rFonts w:ascii="B Lotus" w:hAnsi="B Lotus" w:cs="B Lotus"/>
            <w:noProof/>
            <w:sz w:val="16"/>
            <w:szCs w:val="20"/>
            <w:rtl/>
            <w:lang w:bidi="fa-IR"/>
          </w:rPr>
          <w:delText>تمام</w:delText>
        </w:r>
        <w:r w:rsidR="00A663B2" w:rsidRPr="00A663B2" w:rsidDel="00D774BA">
          <w:rPr>
            <w:rStyle w:val="Hyperlink"/>
            <w:rFonts w:ascii="B Lotus" w:hAnsi="B Lotus" w:cs="B Lotus" w:hint="cs"/>
            <w:noProof/>
            <w:sz w:val="16"/>
            <w:szCs w:val="20"/>
            <w:rtl/>
            <w:lang w:bidi="fa-IR"/>
          </w:rPr>
          <w:delText>ی</w:delText>
        </w:r>
        <w:r w:rsidR="00A663B2" w:rsidRPr="00A663B2" w:rsidDel="00D774BA">
          <w:rPr>
            <w:rStyle w:val="Hyperlink"/>
            <w:rFonts w:ascii="B Lotus" w:hAnsi="B Lotus" w:cs="B Lotus"/>
            <w:noProof/>
            <w:sz w:val="16"/>
            <w:szCs w:val="20"/>
            <w:rtl/>
            <w:lang w:bidi="fa-IR"/>
          </w:rPr>
          <w:delText xml:space="preserve"> </w:delText>
        </w:r>
      </w:del>
      <w:ins w:id="19181" w:author="Mehrnazi Boojari" w:date="2019-01-15T22:53:00Z">
        <w:r w:rsidR="00D774BA">
          <w:rPr>
            <w:rStyle w:val="Hyperlink"/>
            <w:rFonts w:ascii="B Lotus" w:hAnsi="B Lotus" w:cs="B Lotus" w:hint="cs"/>
            <w:noProof/>
            <w:sz w:val="16"/>
            <w:szCs w:val="20"/>
            <w:rtl/>
            <w:lang w:bidi="fa-IR"/>
          </w:rPr>
          <w:t>همه</w:t>
        </w:r>
        <w:r w:rsidR="00D774BA" w:rsidRPr="00A663B2">
          <w:rPr>
            <w:rStyle w:val="Hyperlink"/>
            <w:rFonts w:ascii="B Lotus" w:hAnsi="B Lotus" w:cs="B Lotus"/>
            <w:noProof/>
            <w:sz w:val="16"/>
            <w:szCs w:val="20"/>
            <w:rtl/>
            <w:lang w:bidi="fa-IR"/>
          </w:rPr>
          <w:t xml:space="preserve"> </w:t>
        </w:r>
      </w:ins>
      <w:r w:rsidR="00A663B2" w:rsidRPr="00A663B2">
        <w:rPr>
          <w:rStyle w:val="Hyperlink"/>
          <w:rFonts w:ascii="B Lotus" w:hAnsi="B Lotus" w:cs="B Lotus"/>
          <w:noProof/>
          <w:sz w:val="16"/>
          <w:szCs w:val="20"/>
          <w:rtl/>
          <w:lang w:bidi="fa-IR"/>
        </w:rPr>
        <w:t>بخش‌ها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اداره جامعه؛ </w:t>
      </w:r>
      <w:del w:id="19182" w:author="Mehrnazi Boojari" w:date="2019-01-08T01:29:00Z">
        <w:r w:rsidR="00A663B2" w:rsidRPr="00A663B2" w:rsidDel="00952B49">
          <w:rPr>
            <w:rStyle w:val="Hyperlink"/>
            <w:rFonts w:ascii="B Lotus" w:hAnsi="B Lotus" w:cs="B Lotus"/>
            <w:noProof/>
            <w:sz w:val="16"/>
            <w:szCs w:val="20"/>
            <w:rtl/>
            <w:lang w:bidi="fa-IR"/>
          </w:rPr>
          <w:delText>و</w:delText>
        </w:r>
        <w:r w:rsidR="00A663B2" w:rsidRPr="00A663B2" w:rsidDel="00952B49">
          <w:rPr>
            <w:rStyle w:val="Hyperlink"/>
            <w:rFonts w:ascii="B Lotus" w:hAnsi="B Lotus" w:cs="B Lotus" w:hint="cs"/>
            <w:noProof/>
            <w:sz w:val="16"/>
            <w:szCs w:val="20"/>
            <w:rtl/>
            <w:lang w:bidi="fa-IR"/>
          </w:rPr>
          <w:delText>ی</w:delText>
        </w:r>
        <w:r w:rsidR="00A663B2" w:rsidRPr="00A663B2" w:rsidDel="00952B49">
          <w:rPr>
            <w:rStyle w:val="Hyperlink"/>
            <w:rFonts w:ascii="B Lotus" w:hAnsi="B Lotus" w:cs="B Lotus" w:hint="eastAsia"/>
            <w:noProof/>
            <w:sz w:val="16"/>
            <w:szCs w:val="20"/>
            <w:rtl/>
            <w:lang w:bidi="fa-IR"/>
          </w:rPr>
          <w:delText>ژگ</w:delText>
        </w:r>
        <w:r w:rsidR="00A663B2" w:rsidRPr="00A663B2" w:rsidDel="00952B49">
          <w:rPr>
            <w:rStyle w:val="Hyperlink"/>
            <w:rFonts w:ascii="B Lotus" w:hAnsi="B Lotus" w:cs="B Lotus" w:hint="cs"/>
            <w:noProof/>
            <w:sz w:val="16"/>
            <w:szCs w:val="20"/>
            <w:rtl/>
            <w:lang w:bidi="fa-IR"/>
          </w:rPr>
          <w:delText>ی‌</w:delText>
        </w:r>
        <w:r w:rsidR="00A663B2" w:rsidRPr="00A663B2" w:rsidDel="00952B49">
          <w:rPr>
            <w:rStyle w:val="Hyperlink"/>
            <w:rFonts w:ascii="B Lotus" w:hAnsi="B Lotus" w:cs="B Lotus"/>
            <w:noProof/>
            <w:sz w:val="16"/>
            <w:szCs w:val="20"/>
            <w:rtl/>
            <w:lang w:bidi="fa-IR"/>
          </w:rPr>
          <w:delText>ها</w:delText>
        </w:r>
      </w:del>
      <w:ins w:id="19183" w:author="Mehrnazi Boojari" w:date="2019-01-08T01:29:00Z">
        <w:r w:rsidR="00952B49">
          <w:rPr>
            <w:rStyle w:val="Hyperlink"/>
            <w:rFonts w:ascii="B Lotus" w:hAnsi="B Lotus" w:cs="B Lotus"/>
            <w:noProof/>
            <w:sz w:val="16"/>
            <w:szCs w:val="20"/>
            <w:rtl/>
            <w:lang w:bidi="fa-IR"/>
          </w:rPr>
          <w:t>ویژگی</w:t>
        </w:r>
        <w:r w:rsidR="00952B49">
          <w:rPr>
            <w:rStyle w:val="Hyperlink"/>
            <w:rFonts w:ascii="B Lotus" w:hAnsi="B Lotus" w:cs="B Lotus" w:hint="cs"/>
            <w:noProof/>
            <w:sz w:val="16"/>
            <w:szCs w:val="20"/>
            <w:rtl/>
            <w:lang w:bidi="fa-IR"/>
          </w:rPr>
          <w:t>‌</w:t>
        </w:r>
        <w:r w:rsidR="00952B49">
          <w:rPr>
            <w:rStyle w:val="Hyperlink"/>
            <w:rFonts w:ascii="B Lotus" w:hAnsi="B Lotus" w:cs="B Lotus"/>
            <w:noProof/>
            <w:sz w:val="16"/>
            <w:szCs w:val="20"/>
            <w:rtl/>
            <w:lang w:bidi="fa-IR"/>
          </w:rPr>
          <w:t>ها</w:t>
        </w:r>
      </w:ins>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اصل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مبنا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فکر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انقلاب اسلام</w:t>
      </w:r>
      <w:r w:rsidR="00A663B2" w:rsidRPr="00A663B2">
        <w:rPr>
          <w:rStyle w:val="Hyperlink"/>
          <w:rFonts w:ascii="B Lotus" w:hAnsi="B Lotus" w:cs="B Lotus" w:hint="cs"/>
          <w:noProof/>
          <w:sz w:val="16"/>
          <w:szCs w:val="20"/>
          <w:rtl/>
          <w:lang w:bidi="fa-IR"/>
        </w:rPr>
        <w:t>ی</w:t>
      </w:r>
      <w:ins w:id="19184" w:author="Mehrnazi Boojari" w:date="2019-01-15T22:54:00Z">
        <w:r w:rsidR="00D774BA">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_Toc533782105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2E0185E" w14:textId="77777777" w:rsidR="00A663B2" w:rsidRPr="00A663B2" w:rsidRDefault="00051F26" w:rsidP="00D774BA">
      <w:pPr>
        <w:pStyle w:val="TOC3"/>
        <w:tabs>
          <w:tab w:val="left" w:pos="8931"/>
          <w:tab w:val="right" w:leader="dot" w:pos="9019"/>
        </w:tabs>
        <w:bidi/>
        <w:jc w:val="both"/>
        <w:rPr>
          <w:rFonts w:ascii="B Lotus" w:eastAsiaTheme="minorEastAsia" w:hAnsi="B Lotus" w:cs="B Lotus"/>
          <w:noProof/>
          <w:sz w:val="18"/>
          <w:szCs w:val="18"/>
        </w:rPr>
      </w:pPr>
      <w:r>
        <w:fldChar w:fldCharType="begin"/>
      </w:r>
      <w:r>
        <w:instrText xml:space="preserve"> HYPERLINK \l "_Toc533782106" </w:instrText>
      </w:r>
      <w:r>
        <w:fldChar w:fldCharType="separate"/>
      </w:r>
      <w:r w:rsidR="00A663B2" w:rsidRPr="00A663B2">
        <w:rPr>
          <w:rStyle w:val="Hyperlink"/>
          <w:rFonts w:ascii="B Lotus" w:hAnsi="B Lotus" w:cs="B Lotus"/>
          <w:noProof/>
          <w:sz w:val="16"/>
          <w:szCs w:val="20"/>
          <w:rtl/>
          <w:lang w:bidi="fa-IR"/>
        </w:rPr>
        <w:t>1</w:t>
      </w:r>
      <w:del w:id="19185" w:author="Mehrnazi Boojari" w:date="2019-01-15T22:09:00Z">
        <w:r w:rsidR="00A663B2" w:rsidRPr="00A663B2" w:rsidDel="00F00EDA">
          <w:rPr>
            <w:rStyle w:val="Hyperlink"/>
            <w:rFonts w:ascii="B Lotus" w:hAnsi="B Lotus" w:cs="B Lotus"/>
            <w:noProof/>
            <w:sz w:val="16"/>
            <w:szCs w:val="20"/>
            <w:rtl/>
            <w:lang w:bidi="fa-IR"/>
          </w:rPr>
          <w:delText>.</w:delText>
        </w:r>
      </w:del>
      <w:ins w:id="19186" w:author="Mehrnazi Boojari" w:date="2019-01-15T22:09:00Z">
        <w:r w:rsidR="00F00ED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187" w:author="Mehrnazi Boojari" w:date="2019-01-15T22:09:00Z">
        <w:r w:rsidR="00A663B2" w:rsidRPr="00A663B2" w:rsidDel="00F00EDA">
          <w:rPr>
            <w:rStyle w:val="Hyperlink"/>
            <w:rFonts w:ascii="B Lotus" w:hAnsi="B Lotus" w:cs="B Lotus"/>
            <w:noProof/>
            <w:sz w:val="16"/>
            <w:szCs w:val="20"/>
            <w:rtl/>
            <w:lang w:bidi="fa-IR"/>
          </w:rPr>
          <w:delText>.</w:delText>
        </w:r>
      </w:del>
      <w:ins w:id="19188" w:author="Mehrnazi Boojari" w:date="2019-01-15T22:09:00Z">
        <w:r w:rsidR="00F00ED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189" w:author="Mehrnazi Boojari" w:date="2019-01-07T22:35:00Z">
        <w:r w:rsidR="00A663B2" w:rsidRPr="00A663B2" w:rsidDel="00051F26">
          <w:rPr>
            <w:rStyle w:val="Hyperlink"/>
            <w:rFonts w:ascii="B Lotus" w:hAnsi="B Lotus" w:cs="B Lotus"/>
            <w:noProof/>
            <w:sz w:val="16"/>
            <w:szCs w:val="20"/>
            <w:rtl/>
            <w:lang w:bidi="fa-IR"/>
          </w:rPr>
          <w:delText>.س</w:delText>
        </w:r>
      </w:del>
      <w:ins w:id="19190" w:author="Mehrnazi Boojari" w:date="2019-01-07T22:35:00Z">
        <w:r>
          <w:rPr>
            <w:rStyle w:val="Hyperlink"/>
            <w:rFonts w:ascii="B Lotus" w:hAnsi="B Lotus" w:cs="B Lotus"/>
            <w:noProof/>
            <w:sz w:val="16"/>
            <w:szCs w:val="20"/>
            <w:rtl/>
            <w:lang w:bidi="fa-IR"/>
          </w:rPr>
          <w:t xml:space="preserve"> س</w:t>
        </w:r>
      </w:ins>
      <w:r w:rsidR="00A663B2" w:rsidRPr="00A663B2">
        <w:rPr>
          <w:rStyle w:val="Hyperlink"/>
          <w:rFonts w:ascii="B Lotus" w:hAnsi="B Lotus" w:cs="B Lotus"/>
          <w:noProof/>
          <w:sz w:val="16"/>
          <w:szCs w:val="20"/>
          <w:rtl/>
          <w:lang w:bidi="fa-IR"/>
        </w:rPr>
        <w:t>ه جر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ان</w:t>
      </w:r>
      <w:r w:rsidR="00A663B2" w:rsidRPr="00A663B2">
        <w:rPr>
          <w:rStyle w:val="Hyperlink"/>
          <w:rFonts w:ascii="B Lotus" w:hAnsi="B Lotus" w:cs="B Lotus"/>
          <w:noProof/>
          <w:sz w:val="16"/>
          <w:szCs w:val="20"/>
          <w:rtl/>
          <w:lang w:bidi="fa-IR"/>
        </w:rPr>
        <w:t xml:space="preserve"> اصل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مدع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نظر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ه‌پرداز</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در مبنا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فکر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انقلاب؛ </w:t>
      </w:r>
      <w:ins w:id="19191" w:author="Mehrnazi Boojari" w:date="2019-01-09T23:15:00Z">
        <w:r w:rsidR="002D7FC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جر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ان</w:t>
      </w:r>
      <w:r w:rsidR="00A663B2" w:rsidRPr="00A663B2">
        <w:rPr>
          <w:rStyle w:val="Hyperlink"/>
          <w:rFonts w:ascii="B Lotus" w:hAnsi="B Lotus" w:cs="B Lotus"/>
          <w:noProof/>
          <w:sz w:val="16"/>
          <w:szCs w:val="20"/>
          <w:rtl/>
          <w:lang w:bidi="fa-IR"/>
        </w:rPr>
        <w:t xml:space="preserve"> روشنفکر</w:t>
      </w:r>
      <w:r w:rsidR="00A663B2" w:rsidRPr="00A663B2">
        <w:rPr>
          <w:rStyle w:val="Hyperlink"/>
          <w:rFonts w:ascii="B Lotus" w:hAnsi="B Lotus" w:cs="B Lotus" w:hint="cs"/>
          <w:noProof/>
          <w:sz w:val="16"/>
          <w:szCs w:val="20"/>
          <w:rtl/>
          <w:lang w:bidi="fa-IR"/>
        </w:rPr>
        <w:t>ی</w:t>
      </w:r>
      <w:del w:id="19192" w:author="Mehrnazi Boojari" w:date="2019-01-15T22:54:00Z">
        <w:r w:rsidR="00A663B2" w:rsidRPr="00A663B2" w:rsidDel="00D774BA">
          <w:rPr>
            <w:rStyle w:val="Hyperlink"/>
            <w:rFonts w:ascii="B Lotus" w:hAnsi="B Lotus" w:cs="B Lotus" w:hint="eastAsia"/>
            <w:noProof/>
            <w:sz w:val="16"/>
            <w:szCs w:val="20"/>
            <w:rtl/>
            <w:lang w:bidi="fa-IR"/>
          </w:rPr>
          <w:delText>،</w:delText>
        </w:r>
        <w:r w:rsidR="00A663B2" w:rsidRPr="00A663B2" w:rsidDel="00D774BA">
          <w:rPr>
            <w:rStyle w:val="Hyperlink"/>
            <w:rFonts w:ascii="B Lotus" w:hAnsi="B Lotus" w:cs="B Lotus"/>
            <w:noProof/>
            <w:sz w:val="16"/>
            <w:szCs w:val="20"/>
            <w:rtl/>
            <w:lang w:bidi="fa-IR"/>
          </w:rPr>
          <w:delText xml:space="preserve"> </w:delText>
        </w:r>
      </w:del>
      <w:ins w:id="19193" w:author="Mehrnazi Boojari" w:date="2019-01-15T22:54:00Z">
        <w:r w:rsidR="00D774BA">
          <w:rPr>
            <w:rStyle w:val="Hyperlink"/>
            <w:rFonts w:ascii="B Lotus" w:hAnsi="B Lotus" w:cs="B Lotus" w:hint="cs"/>
            <w:noProof/>
            <w:sz w:val="16"/>
            <w:szCs w:val="20"/>
            <w:rtl/>
            <w:lang w:bidi="fa-IR"/>
          </w:rPr>
          <w:t xml:space="preserve"> و</w:t>
        </w:r>
        <w:r w:rsidR="00D774BA" w:rsidRPr="00A663B2">
          <w:rPr>
            <w:rStyle w:val="Hyperlink"/>
            <w:rFonts w:ascii="B Lotus" w:hAnsi="B Lotus" w:cs="B Lotus"/>
            <w:noProof/>
            <w:sz w:val="16"/>
            <w:szCs w:val="20"/>
            <w:rtl/>
            <w:lang w:bidi="fa-IR"/>
          </w:rPr>
          <w:t xml:space="preserve"> </w:t>
        </w:r>
      </w:ins>
      <w:r w:rsidR="00A663B2" w:rsidRPr="00A663B2">
        <w:rPr>
          <w:rStyle w:val="Hyperlink"/>
          <w:rFonts w:ascii="B Lotus" w:hAnsi="B Lotus" w:cs="B Lotus"/>
          <w:noProof/>
          <w:sz w:val="16"/>
          <w:szCs w:val="20"/>
          <w:rtl/>
          <w:lang w:bidi="fa-IR"/>
        </w:rPr>
        <w:t>جر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ان</w:t>
      </w:r>
      <w:r w:rsidR="00A663B2" w:rsidRPr="00A663B2">
        <w:rPr>
          <w:rStyle w:val="Hyperlink"/>
          <w:rFonts w:ascii="B Lotus" w:hAnsi="B Lotus" w:cs="B Lotus"/>
          <w:noProof/>
          <w:sz w:val="16"/>
          <w:szCs w:val="20"/>
          <w:rtl/>
          <w:lang w:bidi="fa-IR"/>
        </w:rPr>
        <w:t xml:space="preserve"> اسلام سنت</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جر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ان</w:t>
      </w:r>
      <w:r w:rsidR="00A663B2" w:rsidRPr="00A663B2">
        <w:rPr>
          <w:rStyle w:val="Hyperlink"/>
          <w:rFonts w:ascii="B Lotus" w:hAnsi="B Lotus" w:cs="B Lotus"/>
          <w:noProof/>
          <w:sz w:val="16"/>
          <w:szCs w:val="20"/>
          <w:rtl/>
          <w:lang w:bidi="fa-IR"/>
        </w:rPr>
        <w:t xml:space="preserve"> اسلام ناب</w:t>
      </w:r>
      <w:ins w:id="19194" w:author="Mehrnazi Boojari" w:date="2019-01-09T23:15:00Z">
        <w:r w:rsidR="002D7FCC">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_Toc533782106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A139A47" w14:textId="77777777" w:rsidR="00A663B2" w:rsidRPr="00A663B2" w:rsidRDefault="00572891" w:rsidP="00F00EDA">
      <w:pPr>
        <w:pStyle w:val="TOC3"/>
        <w:tabs>
          <w:tab w:val="left" w:pos="8645"/>
          <w:tab w:val="right" w:leader="dot" w:pos="9019"/>
        </w:tabs>
        <w:bidi/>
        <w:jc w:val="both"/>
        <w:rPr>
          <w:rFonts w:ascii="B Lotus" w:eastAsiaTheme="minorEastAsia" w:hAnsi="B Lotus" w:cs="B Lotus"/>
          <w:noProof/>
          <w:sz w:val="18"/>
          <w:szCs w:val="18"/>
        </w:rPr>
      </w:pPr>
      <w:r>
        <w:fldChar w:fldCharType="begin"/>
      </w:r>
      <w:r>
        <w:instrText xml:space="preserve"> HYPERLINK \l "_Toc533782107" </w:instrText>
      </w:r>
      <w:r>
        <w:fldChar w:fldCharType="separate"/>
      </w:r>
      <w:r w:rsidR="00A663B2" w:rsidRPr="00A663B2">
        <w:rPr>
          <w:rStyle w:val="Hyperlink"/>
          <w:rFonts w:ascii="B Lotus" w:hAnsi="B Lotus" w:cs="B Lotus"/>
          <w:noProof/>
          <w:sz w:val="16"/>
          <w:szCs w:val="20"/>
          <w:rtl/>
          <w:lang w:bidi="fa-IR"/>
        </w:rPr>
        <w:t>1</w:t>
      </w:r>
      <w:del w:id="19195" w:author="Mehrnazi Boojari" w:date="2019-01-15T22:09:00Z">
        <w:r w:rsidR="00A663B2" w:rsidRPr="00A663B2" w:rsidDel="00F00EDA">
          <w:rPr>
            <w:rStyle w:val="Hyperlink"/>
            <w:rFonts w:ascii="B Lotus" w:hAnsi="B Lotus" w:cs="B Lotus"/>
            <w:noProof/>
            <w:sz w:val="16"/>
            <w:szCs w:val="20"/>
            <w:rtl/>
            <w:lang w:bidi="fa-IR"/>
          </w:rPr>
          <w:delText>.</w:delText>
        </w:r>
      </w:del>
      <w:ins w:id="19196" w:author="Mehrnazi Boojari" w:date="2019-01-15T22:09:00Z">
        <w:r w:rsidR="00F00ED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197" w:author="Mehrnazi Boojari" w:date="2019-01-15T22:09:00Z">
        <w:r w:rsidR="00A663B2" w:rsidRPr="00A663B2" w:rsidDel="00F00EDA">
          <w:rPr>
            <w:rStyle w:val="Hyperlink"/>
            <w:rFonts w:ascii="B Lotus" w:hAnsi="B Lotus" w:cs="B Lotus"/>
            <w:noProof/>
            <w:sz w:val="16"/>
            <w:szCs w:val="20"/>
            <w:rtl/>
            <w:lang w:bidi="fa-IR"/>
          </w:rPr>
          <w:delText>.</w:delText>
        </w:r>
      </w:del>
      <w:ins w:id="19198" w:author="Mehrnazi Boojari" w:date="2019-01-15T22:09:00Z">
        <w:r w:rsidR="00F00ED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199" w:author="Mehrnazi Boojari" w:date="2019-01-07T12:16:00Z">
        <w:r w:rsidR="00A663B2" w:rsidRPr="00A663B2" w:rsidDel="002F77AF">
          <w:rPr>
            <w:rStyle w:val="Hyperlink"/>
            <w:rFonts w:ascii="B Lotus" w:hAnsi="B Lotus" w:cs="B Lotus"/>
            <w:noProof/>
            <w:sz w:val="16"/>
            <w:szCs w:val="20"/>
            <w:rtl/>
            <w:lang w:bidi="fa-IR"/>
          </w:rPr>
          <w:delText>.ن</w:delText>
        </w:r>
      </w:del>
      <w:ins w:id="19200"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ظام</w:t>
      </w:r>
      <w:del w:id="19201" w:author="Mehrnazi Boojari" w:date="2019-01-07T09:51:00Z">
        <w:r w:rsidR="00A663B2" w:rsidRPr="00A663B2" w:rsidDel="006F7CCF">
          <w:rPr>
            <w:rStyle w:val="Hyperlink"/>
            <w:rFonts w:ascii="B Lotus" w:hAnsi="B Lotus" w:cs="B Lotus"/>
            <w:noProof/>
            <w:sz w:val="16"/>
            <w:szCs w:val="20"/>
            <w:rtl/>
            <w:lang w:bidi="fa-IR"/>
          </w:rPr>
          <w:delText xml:space="preserve"> ساز</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19202" w:author="Mehrnazi Boojari" w:date="2019-01-07T09:51: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سازی </w:t>
        </w:r>
      </w:ins>
      <w:r w:rsidR="00A663B2" w:rsidRPr="00A663B2">
        <w:rPr>
          <w:rStyle w:val="Hyperlink"/>
          <w:rFonts w:ascii="B Lotus" w:hAnsi="B Lotus" w:cs="B Lotus"/>
          <w:noProof/>
          <w:sz w:val="16"/>
          <w:szCs w:val="20"/>
          <w:rtl/>
          <w:lang w:bidi="fa-IR"/>
        </w:rPr>
        <w:t>اسلام</w:t>
      </w:r>
      <w:r w:rsidR="00A663B2" w:rsidRPr="00A663B2">
        <w:rPr>
          <w:rStyle w:val="Hyperlink"/>
          <w:rFonts w:ascii="B Lotus" w:hAnsi="B Lotus" w:cs="B Lotus" w:hint="cs"/>
          <w:noProof/>
          <w:sz w:val="16"/>
          <w:szCs w:val="20"/>
          <w:rtl/>
          <w:lang w:bidi="fa-IR"/>
        </w:rPr>
        <w:t>ی</w:t>
      </w:r>
      <w:del w:id="19203"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204"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مبنا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انقلاب اسلام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تحقق اهداف و </w:t>
      </w:r>
      <w:del w:id="19205" w:author="Mehrnazi Boojari" w:date="2019-01-07T10:17:00Z">
        <w:r w:rsidR="00A663B2" w:rsidRPr="00A663B2" w:rsidDel="0028073B">
          <w:rPr>
            <w:rStyle w:val="Hyperlink"/>
            <w:rFonts w:ascii="B Lotus" w:hAnsi="B Lotus" w:cs="B Lotus"/>
            <w:noProof/>
            <w:sz w:val="16"/>
            <w:szCs w:val="20"/>
            <w:rtl/>
            <w:lang w:bidi="fa-IR"/>
          </w:rPr>
          <w:delText>آرمانها</w:delText>
        </w:r>
      </w:del>
      <w:ins w:id="19206" w:author="Mehrnazi Boojari" w:date="2019-01-07T10:17:00Z">
        <w:r w:rsidR="0028073B">
          <w:rPr>
            <w:rStyle w:val="Hyperlink"/>
            <w:rFonts w:ascii="B Lotus" w:hAnsi="B Lotus" w:cs="B Lotus"/>
            <w:noProof/>
            <w:sz w:val="16"/>
            <w:szCs w:val="20"/>
            <w:rtl/>
            <w:lang w:bidi="fa-IR"/>
          </w:rPr>
          <w:t>آرمان</w:t>
        </w:r>
        <w:r w:rsidR="0028073B">
          <w:rPr>
            <w:rStyle w:val="Hyperlink"/>
            <w:rFonts w:ascii="B Lotus" w:hAnsi="B Lotus" w:cs="B Lotus" w:hint="cs"/>
            <w:noProof/>
            <w:sz w:val="16"/>
            <w:szCs w:val="20"/>
            <w:rtl/>
            <w:lang w:bidi="fa-IR"/>
          </w:rPr>
          <w:t>‌</w:t>
        </w:r>
        <w:r w:rsidR="0028073B">
          <w:rPr>
            <w:rStyle w:val="Hyperlink"/>
            <w:rFonts w:ascii="B Lotus" w:hAnsi="B Lotus" w:cs="B Lotus"/>
            <w:noProof/>
            <w:sz w:val="16"/>
            <w:szCs w:val="20"/>
            <w:rtl/>
            <w:lang w:bidi="fa-IR"/>
          </w:rPr>
          <w:t>ها</w:t>
        </w:r>
      </w:ins>
      <w:r w:rsidR="00A663B2" w:rsidRPr="00A663B2">
        <w:rPr>
          <w:rStyle w:val="Hyperlink"/>
          <w:rFonts w:ascii="B Lotus" w:hAnsi="B Lotus" w:cs="B Lotus"/>
          <w:noProof/>
          <w:sz w:val="16"/>
          <w:szCs w:val="20"/>
          <w:rtl/>
          <w:lang w:bidi="fa-IR"/>
        </w:rPr>
        <w:t xml:space="preserve"> و </w:t>
      </w:r>
      <w:del w:id="19207" w:author="Mehrnazi Boojari" w:date="2019-01-08T03:36:00Z">
        <w:r w:rsidR="00A663B2" w:rsidRPr="00A663B2" w:rsidDel="00666313">
          <w:rPr>
            <w:rStyle w:val="Hyperlink"/>
            <w:rFonts w:ascii="B Lotus" w:hAnsi="B Lotus" w:cs="B Lotus"/>
            <w:noProof/>
            <w:sz w:val="16"/>
            <w:szCs w:val="20"/>
            <w:rtl/>
            <w:lang w:bidi="fa-IR"/>
          </w:rPr>
          <w:delText>در نها</w:delText>
        </w:r>
        <w:r w:rsidR="00A663B2" w:rsidRPr="00A663B2" w:rsidDel="00666313">
          <w:rPr>
            <w:rStyle w:val="Hyperlink"/>
            <w:rFonts w:ascii="B Lotus" w:hAnsi="B Lotus" w:cs="B Lotus" w:hint="cs"/>
            <w:noProof/>
            <w:sz w:val="16"/>
            <w:szCs w:val="20"/>
            <w:rtl/>
            <w:lang w:bidi="fa-IR"/>
          </w:rPr>
          <w:delText>ی</w:delText>
        </w:r>
        <w:r w:rsidR="00A663B2" w:rsidRPr="00A663B2" w:rsidDel="00666313">
          <w:rPr>
            <w:rStyle w:val="Hyperlink"/>
            <w:rFonts w:ascii="B Lotus" w:hAnsi="B Lotus" w:cs="B Lotus" w:hint="eastAsia"/>
            <w:noProof/>
            <w:sz w:val="16"/>
            <w:szCs w:val="20"/>
            <w:rtl/>
            <w:lang w:bidi="fa-IR"/>
          </w:rPr>
          <w:delText>ت</w:delText>
        </w:r>
      </w:del>
      <w:ins w:id="19208" w:author="Mehrnazi Boojari" w:date="2019-01-08T03:36:00Z">
        <w:r w:rsidR="00666313">
          <w:rPr>
            <w:rStyle w:val="Hyperlink"/>
            <w:rFonts w:ascii="B Lotus" w:hAnsi="B Lotus" w:cs="B Lotus"/>
            <w:noProof/>
            <w:sz w:val="16"/>
            <w:szCs w:val="20"/>
            <w:rtl/>
            <w:lang w:bidi="fa-IR"/>
          </w:rPr>
          <w:t>در</w:t>
        </w:r>
        <w:r w:rsidR="00666313">
          <w:rPr>
            <w:rStyle w:val="Hyperlink"/>
            <w:rFonts w:ascii="Times New Roman" w:hAnsi="Times New Roman" w:cs="Times New Roman" w:hint="cs"/>
            <w:noProof/>
            <w:sz w:val="16"/>
            <w:szCs w:val="20"/>
            <w:rtl/>
            <w:lang w:bidi="fa-IR"/>
          </w:rPr>
          <w:t> </w:t>
        </w:r>
        <w:r w:rsidR="00666313">
          <w:rPr>
            <w:rStyle w:val="Hyperlink"/>
            <w:rFonts w:ascii="B Lotus" w:hAnsi="B Lotus" w:cs="B Lotus"/>
            <w:noProof/>
            <w:sz w:val="16"/>
            <w:szCs w:val="20"/>
            <w:rtl/>
            <w:lang w:bidi="fa-IR"/>
          </w:rPr>
          <w:t>نهایت</w:t>
        </w:r>
      </w:ins>
      <w:r w:rsidR="00A663B2" w:rsidRPr="00A663B2">
        <w:rPr>
          <w:rStyle w:val="Hyperlink"/>
          <w:rFonts w:ascii="B Lotus" w:hAnsi="B Lotus" w:cs="B Lotus"/>
          <w:noProof/>
          <w:sz w:val="16"/>
          <w:szCs w:val="20"/>
          <w:rtl/>
          <w:lang w:bidi="fa-IR"/>
        </w:rPr>
        <w:t xml:space="preserve"> رس</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دن</w:t>
      </w:r>
      <w:r w:rsidR="00A663B2" w:rsidRPr="00A663B2">
        <w:rPr>
          <w:rStyle w:val="Hyperlink"/>
          <w:rFonts w:ascii="B Lotus" w:hAnsi="B Lotus" w:cs="B Lotus"/>
          <w:noProof/>
          <w:sz w:val="16"/>
          <w:szCs w:val="20"/>
          <w:rtl/>
          <w:lang w:bidi="fa-IR"/>
        </w:rPr>
        <w:t xml:space="preserve"> به تمدن نو</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اسلام</w:t>
      </w:r>
      <w:r w:rsidR="00A663B2" w:rsidRPr="00A663B2">
        <w:rPr>
          <w:rStyle w:val="Hyperlink"/>
          <w:rFonts w:ascii="B Lotus" w:hAnsi="B Lotus" w:cs="B Lotus" w:hint="cs"/>
          <w:noProof/>
          <w:sz w:val="16"/>
          <w:szCs w:val="20"/>
          <w:rtl/>
          <w:lang w:bidi="fa-IR"/>
        </w:rPr>
        <w:t>ی</w:t>
      </w:r>
      <w:ins w:id="19209" w:author="Mehrnazi Boojari" w:date="2019-01-15T22:55:00Z">
        <w:r w:rsidR="00D774BA">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_Toc533782107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D125E40" w14:textId="77777777" w:rsidR="00A663B2" w:rsidRPr="00A663B2" w:rsidRDefault="00572891" w:rsidP="00F00EDA">
      <w:pPr>
        <w:pStyle w:val="TOC3"/>
        <w:tabs>
          <w:tab w:val="left" w:pos="8596"/>
          <w:tab w:val="right" w:leader="dot" w:pos="9019"/>
        </w:tabs>
        <w:bidi/>
        <w:jc w:val="both"/>
        <w:rPr>
          <w:rFonts w:ascii="B Lotus" w:eastAsiaTheme="minorEastAsia" w:hAnsi="B Lotus" w:cs="B Lotus"/>
          <w:noProof/>
          <w:sz w:val="18"/>
          <w:szCs w:val="18"/>
        </w:rPr>
      </w:pPr>
      <w:r>
        <w:fldChar w:fldCharType="begin"/>
      </w:r>
      <w:r>
        <w:instrText xml:space="preserve"> HYPERLINK \l "_Toc533782108" </w:instrText>
      </w:r>
      <w:r>
        <w:fldChar w:fldCharType="separate"/>
      </w:r>
      <w:r w:rsidR="00A663B2" w:rsidRPr="00A663B2">
        <w:rPr>
          <w:rStyle w:val="Hyperlink"/>
          <w:rFonts w:ascii="B Lotus" w:hAnsi="B Lotus" w:cs="B Lotus"/>
          <w:noProof/>
          <w:sz w:val="16"/>
          <w:szCs w:val="20"/>
          <w:rtl/>
          <w:lang w:bidi="fa-IR"/>
        </w:rPr>
        <w:t>1</w:t>
      </w:r>
      <w:del w:id="19210" w:author="Mehrnazi Boojari" w:date="2019-01-15T22:10:00Z">
        <w:r w:rsidR="00A663B2" w:rsidRPr="00A663B2" w:rsidDel="00F00EDA">
          <w:rPr>
            <w:rStyle w:val="Hyperlink"/>
            <w:rFonts w:ascii="B Lotus" w:hAnsi="B Lotus" w:cs="B Lotus"/>
            <w:noProof/>
            <w:sz w:val="16"/>
            <w:szCs w:val="20"/>
            <w:rtl/>
            <w:lang w:bidi="fa-IR"/>
          </w:rPr>
          <w:delText>.</w:delText>
        </w:r>
      </w:del>
      <w:ins w:id="19211" w:author="Mehrnazi Boojari" w:date="2019-01-15T22:10:00Z">
        <w:r w:rsidR="00F00ED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212" w:author="Mehrnazi Boojari" w:date="2019-01-15T22:10:00Z">
        <w:r w:rsidR="00A663B2" w:rsidRPr="00A663B2" w:rsidDel="00F00EDA">
          <w:rPr>
            <w:rStyle w:val="Hyperlink"/>
            <w:rFonts w:ascii="B Lotus" w:hAnsi="B Lotus" w:cs="B Lotus"/>
            <w:noProof/>
            <w:sz w:val="16"/>
            <w:szCs w:val="20"/>
            <w:rtl/>
            <w:lang w:bidi="fa-IR"/>
          </w:rPr>
          <w:delText>.</w:delText>
        </w:r>
      </w:del>
      <w:ins w:id="19213" w:author="Mehrnazi Boojari" w:date="2019-01-15T22:10:00Z">
        <w:r w:rsidR="00F00ED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19214" w:author="Mehrnazi Boojari" w:date="2019-01-15T22:10:00Z">
        <w:r w:rsidR="00A663B2" w:rsidRPr="00A663B2" w:rsidDel="00F00EDA">
          <w:rPr>
            <w:rStyle w:val="Hyperlink"/>
            <w:rFonts w:ascii="B Lotus" w:hAnsi="B Lotus" w:cs="B Lotus"/>
            <w:noProof/>
            <w:sz w:val="16"/>
            <w:szCs w:val="20"/>
            <w:rtl/>
            <w:lang w:bidi="fa-IR"/>
          </w:rPr>
          <w:delText>.</w:delText>
        </w:r>
      </w:del>
      <w:ins w:id="19215" w:author="Mehrnazi Boojari" w:date="2019-01-15T22:10:00Z">
        <w:r w:rsidR="00F00EDA">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زنج</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ره</w:t>
      </w:r>
      <w:r w:rsidR="00A663B2" w:rsidRPr="00A663B2">
        <w:rPr>
          <w:rStyle w:val="Hyperlink"/>
          <w:rFonts w:ascii="B Lotus" w:hAnsi="B Lotus" w:cs="B Lotus"/>
          <w:noProof/>
          <w:sz w:val="16"/>
          <w:szCs w:val="20"/>
          <w:rtl/>
          <w:lang w:bidi="fa-IR"/>
        </w:rPr>
        <w:t xml:space="preserve"> پنج</w:t>
      </w:r>
      <w:ins w:id="19216" w:author="Mehrnazi Boojari" w:date="2019-01-15T22:55:00Z">
        <w:r w:rsidR="00D774BA">
          <w:rPr>
            <w:rStyle w:val="Hyperlink"/>
            <w:rFonts w:ascii="B Lotus" w:hAnsi="B Lotus" w:cs="B Nazanin" w:hint="cs"/>
            <w:noProof/>
            <w:sz w:val="16"/>
            <w:szCs w:val="20"/>
            <w:rtl/>
            <w:lang w:bidi="fa-IR"/>
          </w:rPr>
          <w:t>‌</w:t>
        </w:r>
      </w:ins>
      <w:r w:rsidR="00A663B2" w:rsidRPr="00A663B2">
        <w:rPr>
          <w:rStyle w:val="Hyperlink"/>
          <w:rFonts w:ascii="B Lotus" w:hAnsi="B Lotus" w:cs="B Lotus"/>
          <w:noProof/>
          <w:sz w:val="16"/>
          <w:szCs w:val="20"/>
          <w:rtl/>
          <w:lang w:bidi="fa-IR"/>
        </w:rPr>
        <w:t>گانه تحقق انقلاب اسلام</w:t>
      </w:r>
      <w:r w:rsidR="00A663B2" w:rsidRPr="00A663B2">
        <w:rPr>
          <w:rStyle w:val="Hyperlink"/>
          <w:rFonts w:ascii="B Lotus" w:hAnsi="B Lotus" w:cs="B Lotus" w:hint="cs"/>
          <w:noProof/>
          <w:sz w:val="16"/>
          <w:szCs w:val="20"/>
          <w:rtl/>
          <w:lang w:bidi="fa-IR"/>
        </w:rPr>
        <w:t>ی</w:t>
      </w:r>
      <w:del w:id="19217"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218"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w:t>
      </w:r>
      <w:ins w:id="19219" w:author="Mehrnazi Boojari" w:date="2019-01-10T00:41:00Z">
        <w:r w:rsidR="00312B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انقلاب اسلام</w:t>
      </w:r>
      <w:r w:rsidR="00A663B2" w:rsidRPr="00A663B2">
        <w:rPr>
          <w:rStyle w:val="Hyperlink"/>
          <w:rFonts w:ascii="B Lotus" w:hAnsi="B Lotus" w:cs="B Lotus" w:hint="cs"/>
          <w:noProof/>
          <w:sz w:val="16"/>
          <w:szCs w:val="20"/>
          <w:rtl/>
          <w:lang w:bidi="fa-IR"/>
        </w:rPr>
        <w:t>ی</w:t>
      </w:r>
      <w:del w:id="19220"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221"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نظام اسلام</w:t>
      </w:r>
      <w:r w:rsidR="00A663B2" w:rsidRPr="00A663B2">
        <w:rPr>
          <w:rStyle w:val="Hyperlink"/>
          <w:rFonts w:ascii="B Lotus" w:hAnsi="B Lotus" w:cs="B Lotus" w:hint="cs"/>
          <w:noProof/>
          <w:sz w:val="16"/>
          <w:szCs w:val="20"/>
          <w:rtl/>
          <w:lang w:bidi="fa-IR"/>
        </w:rPr>
        <w:t>ی</w:t>
      </w:r>
      <w:del w:id="19222"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223"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دولت اسلام</w:t>
      </w:r>
      <w:r w:rsidR="00A663B2" w:rsidRPr="00A663B2">
        <w:rPr>
          <w:rStyle w:val="Hyperlink"/>
          <w:rFonts w:ascii="B Lotus" w:hAnsi="B Lotus" w:cs="B Lotus" w:hint="cs"/>
          <w:noProof/>
          <w:sz w:val="16"/>
          <w:szCs w:val="20"/>
          <w:rtl/>
          <w:lang w:bidi="fa-IR"/>
        </w:rPr>
        <w:t>ی</w:t>
      </w:r>
      <w:del w:id="19224"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225"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جامع</w:t>
      </w:r>
      <w:del w:id="19226" w:author="Mehrnazi Boojari" w:date="2019-01-07T22:49:00Z">
        <w:r w:rsidR="00A663B2" w:rsidRPr="00A663B2" w:rsidDel="00BF4CE5">
          <w:rPr>
            <w:rStyle w:val="Hyperlink"/>
            <w:rFonts w:ascii="B Lotus" w:hAnsi="B Lotus" w:cs="B Lotus"/>
            <w:noProof/>
            <w:sz w:val="16"/>
            <w:szCs w:val="20"/>
            <w:rtl/>
            <w:lang w:bidi="fa-IR"/>
          </w:rPr>
          <w:delText>ه‌</w:delText>
        </w:r>
        <w:r w:rsidR="00A663B2" w:rsidRPr="00A663B2" w:rsidDel="00BF4CE5">
          <w:rPr>
            <w:rStyle w:val="Hyperlink"/>
            <w:rFonts w:ascii="B Lotus" w:hAnsi="B Lotus" w:cs="B Lotus" w:hint="cs"/>
            <w:noProof/>
            <w:sz w:val="16"/>
            <w:szCs w:val="20"/>
            <w:rtl/>
            <w:lang w:bidi="fa-IR"/>
          </w:rPr>
          <w:delText>ی</w:delText>
        </w:r>
        <w:r w:rsidR="00A663B2" w:rsidRPr="00A663B2" w:rsidDel="00BF4CE5">
          <w:rPr>
            <w:rStyle w:val="Hyperlink"/>
            <w:rFonts w:ascii="B Lotus" w:hAnsi="B Lotus" w:cs="B Lotus"/>
            <w:noProof/>
            <w:sz w:val="16"/>
            <w:szCs w:val="20"/>
            <w:rtl/>
            <w:lang w:bidi="fa-IR"/>
          </w:rPr>
          <w:delText xml:space="preserve"> </w:delText>
        </w:r>
      </w:del>
      <w:ins w:id="19227" w:author="Mehrnazi Boojari" w:date="2019-01-07T22:49:00Z">
        <w:r w:rsidR="00BF4CE5">
          <w:rPr>
            <w:rStyle w:val="Hyperlink"/>
            <w:rFonts w:ascii="B Lotus" w:hAnsi="B Lotus" w:cs="B Lotus"/>
            <w:noProof/>
            <w:sz w:val="16"/>
            <w:szCs w:val="20"/>
            <w:rtl/>
            <w:lang w:bidi="fa-IR"/>
          </w:rPr>
          <w:t xml:space="preserve">ۀ </w:t>
        </w:r>
      </w:ins>
      <w:r w:rsidR="00A663B2" w:rsidRPr="00A663B2">
        <w:rPr>
          <w:rStyle w:val="Hyperlink"/>
          <w:rFonts w:ascii="B Lotus" w:hAnsi="B Lotus" w:cs="B Lotus"/>
          <w:noProof/>
          <w:sz w:val="16"/>
          <w:szCs w:val="20"/>
          <w:rtl/>
          <w:lang w:bidi="fa-IR"/>
        </w:rPr>
        <w:t>اسلام</w:t>
      </w:r>
      <w:r w:rsidR="00A663B2" w:rsidRPr="00A663B2">
        <w:rPr>
          <w:rStyle w:val="Hyperlink"/>
          <w:rFonts w:ascii="B Lotus" w:hAnsi="B Lotus" w:cs="B Lotus" w:hint="cs"/>
          <w:noProof/>
          <w:sz w:val="16"/>
          <w:szCs w:val="20"/>
          <w:rtl/>
          <w:lang w:bidi="fa-IR"/>
        </w:rPr>
        <w:t>ی</w:t>
      </w:r>
      <w:del w:id="19228"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229"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تمدن اسلام</w:t>
      </w:r>
      <w:r w:rsidR="00A663B2" w:rsidRPr="00A663B2">
        <w:rPr>
          <w:rStyle w:val="Hyperlink"/>
          <w:rFonts w:ascii="B Lotus" w:hAnsi="B Lotus" w:cs="B Lotus" w:hint="cs"/>
          <w:noProof/>
          <w:sz w:val="16"/>
          <w:szCs w:val="20"/>
          <w:rtl/>
          <w:lang w:bidi="fa-IR"/>
        </w:rPr>
        <w:t>ی</w:t>
      </w:r>
      <w:ins w:id="19230" w:author="Mehrnazi Boojari" w:date="2019-01-10T00:41:00Z">
        <w:r w:rsidR="00312BFD">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_Toc533782108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4B68987" w14:textId="77777777" w:rsidR="00A663B2" w:rsidRPr="00A663B2" w:rsidRDefault="00572891" w:rsidP="00D774BA">
      <w:pPr>
        <w:pStyle w:val="TOC4"/>
        <w:tabs>
          <w:tab w:val="left" w:pos="7680"/>
          <w:tab w:val="right" w:leader="dot" w:pos="9019"/>
        </w:tabs>
        <w:bidi/>
        <w:jc w:val="both"/>
        <w:rPr>
          <w:rFonts w:ascii="B Lotus" w:eastAsiaTheme="minorEastAsia" w:hAnsi="B Lotus" w:cs="B Lotus"/>
          <w:noProof/>
          <w:sz w:val="18"/>
          <w:szCs w:val="18"/>
        </w:rPr>
      </w:pPr>
      <w:r>
        <w:fldChar w:fldCharType="begin"/>
      </w:r>
      <w:r>
        <w:instrText xml:space="preserve"> HYPERLINK \l "_Toc533782109" </w:instrText>
      </w:r>
      <w:r>
        <w:fldChar w:fldCharType="separate"/>
      </w:r>
      <w:r w:rsidR="00A663B2" w:rsidRPr="00A663B2">
        <w:rPr>
          <w:rStyle w:val="Hyperlink"/>
          <w:rFonts w:ascii="B Lotus" w:hAnsi="B Lotus" w:cs="B Lotus"/>
          <w:noProof/>
          <w:sz w:val="16"/>
          <w:szCs w:val="20"/>
          <w:rtl/>
        </w:rPr>
        <w:t>1</w:t>
      </w:r>
      <w:del w:id="19231" w:author="Mehrnazi Boojari" w:date="2019-01-15T22:10:00Z">
        <w:r w:rsidR="00A663B2" w:rsidRPr="00A663B2" w:rsidDel="00F00EDA">
          <w:rPr>
            <w:rStyle w:val="Hyperlink"/>
            <w:rFonts w:ascii="B Lotus" w:hAnsi="B Lotus" w:cs="B Lotus"/>
            <w:noProof/>
            <w:sz w:val="16"/>
            <w:szCs w:val="20"/>
            <w:rtl/>
          </w:rPr>
          <w:delText>.</w:delText>
        </w:r>
      </w:del>
      <w:ins w:id="19232"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233" w:author="Mehrnazi Boojari" w:date="2019-01-15T22:10:00Z">
        <w:r w:rsidR="00A663B2" w:rsidRPr="00A663B2" w:rsidDel="00F00EDA">
          <w:rPr>
            <w:rStyle w:val="Hyperlink"/>
            <w:rFonts w:ascii="B Lotus" w:hAnsi="B Lotus" w:cs="B Lotus"/>
            <w:noProof/>
            <w:sz w:val="16"/>
            <w:szCs w:val="20"/>
            <w:rtl/>
          </w:rPr>
          <w:delText>.</w:delText>
        </w:r>
      </w:del>
      <w:ins w:id="19234"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235" w:author="Mehrnazi Boojari" w:date="2019-01-15T22:10:00Z">
        <w:r w:rsidR="00A663B2" w:rsidRPr="00A663B2" w:rsidDel="00F00EDA">
          <w:rPr>
            <w:rStyle w:val="Hyperlink"/>
            <w:rFonts w:ascii="B Lotus" w:hAnsi="B Lotus" w:cs="B Lotus"/>
            <w:noProof/>
            <w:sz w:val="16"/>
            <w:szCs w:val="20"/>
            <w:rtl/>
          </w:rPr>
          <w:delText>.</w:delText>
        </w:r>
      </w:del>
      <w:ins w:id="19236"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237" w:author="Mehrnazi Boojari" w:date="2019-01-07T12:17:00Z">
        <w:r w:rsidR="00A663B2" w:rsidRPr="00A663B2" w:rsidDel="002F77AF">
          <w:rPr>
            <w:rStyle w:val="Hyperlink"/>
            <w:rFonts w:ascii="B Lotus" w:hAnsi="B Lotus" w:cs="B Lotus"/>
            <w:noProof/>
            <w:sz w:val="16"/>
            <w:szCs w:val="20"/>
            <w:rtl/>
          </w:rPr>
          <w:delText>.م</w:delText>
        </w:r>
      </w:del>
      <w:ins w:id="19238" w:author="Mehrnazi Boojari" w:date="2019-01-07T12:17:00Z">
        <w:r w:rsidR="002F77AF">
          <w:rPr>
            <w:rStyle w:val="Hyperlink"/>
            <w:rFonts w:ascii="B Lotus" w:hAnsi="B Lotus" w:cs="B Lotus"/>
            <w:noProof/>
            <w:sz w:val="16"/>
            <w:szCs w:val="20"/>
            <w:rtl/>
          </w:rPr>
          <w:t xml:space="preserve"> م</w:t>
        </w:r>
      </w:ins>
      <w:r w:rsidR="00A663B2" w:rsidRPr="00A663B2">
        <w:rPr>
          <w:rStyle w:val="Hyperlink"/>
          <w:rFonts w:ascii="B Lotus" w:hAnsi="B Lotus" w:cs="B Lotus"/>
          <w:noProof/>
          <w:sz w:val="16"/>
          <w:szCs w:val="20"/>
          <w:rtl/>
        </w:rPr>
        <w:t>رحله انقلاب اسلام</w:t>
      </w:r>
      <w:r w:rsidR="00A663B2" w:rsidRPr="00A663B2">
        <w:rPr>
          <w:rStyle w:val="Hyperlink"/>
          <w:rFonts w:ascii="B Lotus" w:hAnsi="B Lotus" w:cs="B Lotus" w:hint="cs"/>
          <w:noProof/>
          <w:sz w:val="16"/>
          <w:szCs w:val="20"/>
          <w:rtl/>
        </w:rPr>
        <w:t>ی</w:t>
      </w:r>
      <w:del w:id="19239" w:author="Mehrnazi Boojari" w:date="2019-01-07T09:47:00Z">
        <w:r w:rsidR="00A663B2" w:rsidRPr="00A663B2" w:rsidDel="006F7CCF">
          <w:rPr>
            <w:rStyle w:val="Hyperlink"/>
            <w:rFonts w:ascii="B Lotus" w:hAnsi="B Lotus" w:cs="B Lotus"/>
            <w:noProof/>
            <w:sz w:val="16"/>
            <w:szCs w:val="20"/>
            <w:rtl/>
          </w:rPr>
          <w:delText xml:space="preserve"> ؛</w:delText>
        </w:r>
      </w:del>
      <w:ins w:id="19240" w:author="Mehrnazi Boojari" w:date="2019-01-07T09:47:00Z">
        <w:r w:rsidR="006F7CCF">
          <w:rPr>
            <w:rStyle w:val="Hyperlink"/>
            <w:rFonts w:ascii="B Lotus" w:hAnsi="B Lotus" w:cs="B Lotus"/>
            <w:noProof/>
            <w:sz w:val="16"/>
            <w:szCs w:val="20"/>
            <w:rtl/>
          </w:rPr>
          <w:t>؛</w:t>
        </w:r>
      </w:ins>
      <w:r w:rsidR="00A663B2" w:rsidRPr="00A663B2">
        <w:rPr>
          <w:rStyle w:val="Hyperlink"/>
          <w:rFonts w:ascii="B Lotus" w:hAnsi="B Lotus" w:cs="B Lotus"/>
          <w:noProof/>
          <w:sz w:val="16"/>
          <w:szCs w:val="20"/>
          <w:rtl/>
        </w:rPr>
        <w:t xml:space="preserve"> کسب اخت</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ارات</w:t>
      </w:r>
      <w:r w:rsidR="00A663B2" w:rsidRPr="00A663B2">
        <w:rPr>
          <w:rStyle w:val="Hyperlink"/>
          <w:rFonts w:ascii="B Lotus" w:hAnsi="B Lotus" w:cs="B Lotus"/>
          <w:noProof/>
          <w:sz w:val="16"/>
          <w:szCs w:val="20"/>
          <w:rtl/>
        </w:rPr>
        <w:t xml:space="preserve"> لازم </w:t>
      </w:r>
      <w:del w:id="19241" w:author="Mehrnazi Boojari" w:date="2019-01-15T22:55:00Z">
        <w:r w:rsidR="00A663B2" w:rsidRPr="00A663B2" w:rsidDel="00D774BA">
          <w:rPr>
            <w:rStyle w:val="Hyperlink"/>
            <w:rFonts w:ascii="B Lotus" w:hAnsi="B Lotus" w:cs="B Lotus"/>
            <w:noProof/>
            <w:sz w:val="16"/>
            <w:szCs w:val="20"/>
            <w:rtl/>
          </w:rPr>
          <w:delText xml:space="preserve">جهت </w:delText>
        </w:r>
      </w:del>
      <w:ins w:id="19242" w:author="Mehrnazi Boojari" w:date="2019-01-15T22:55:00Z">
        <w:r w:rsidR="00D774BA">
          <w:rPr>
            <w:rStyle w:val="Hyperlink"/>
            <w:rFonts w:ascii="B Lotus" w:hAnsi="B Lotus" w:cs="B Lotus" w:hint="cs"/>
            <w:noProof/>
            <w:sz w:val="16"/>
            <w:szCs w:val="20"/>
            <w:rtl/>
          </w:rPr>
          <w:t>به</w:t>
        </w:r>
        <w:r w:rsidR="00D774BA">
          <w:rPr>
            <w:rStyle w:val="Hyperlink"/>
            <w:rFonts w:ascii="B Lotus" w:hAnsi="B Lotus" w:cs="B Nazanin" w:hint="cs"/>
            <w:noProof/>
            <w:sz w:val="16"/>
            <w:szCs w:val="20"/>
            <w:rtl/>
          </w:rPr>
          <w:t>‌</w:t>
        </w:r>
        <w:r w:rsidR="00D774BA">
          <w:rPr>
            <w:rStyle w:val="Hyperlink"/>
            <w:rFonts w:ascii="B Lotus" w:hAnsi="B Lotus" w:cs="B Lotus" w:hint="cs"/>
            <w:noProof/>
            <w:sz w:val="16"/>
            <w:szCs w:val="20"/>
            <w:rtl/>
          </w:rPr>
          <w:t>منظور</w:t>
        </w:r>
        <w:r w:rsidR="00D774BA" w:rsidRPr="00A663B2">
          <w:rPr>
            <w:rStyle w:val="Hyperlink"/>
            <w:rFonts w:ascii="B Lotus" w:hAnsi="B Lotus" w:cs="B Lotus"/>
            <w:noProof/>
            <w:sz w:val="16"/>
            <w:szCs w:val="20"/>
            <w:rtl/>
          </w:rPr>
          <w:t xml:space="preserve"> </w:t>
        </w:r>
      </w:ins>
      <w:r w:rsidR="00A663B2" w:rsidRPr="00A663B2">
        <w:rPr>
          <w:rStyle w:val="Hyperlink"/>
          <w:rFonts w:ascii="B Lotus" w:hAnsi="B Lotus" w:cs="B Lotus"/>
          <w:noProof/>
          <w:sz w:val="16"/>
          <w:szCs w:val="20"/>
          <w:rtl/>
        </w:rPr>
        <w:t>نظام</w:t>
      </w:r>
      <w:del w:id="19243" w:author="Mehrnazi Boojari" w:date="2019-01-07T09:51:00Z">
        <w:r w:rsidR="00A663B2" w:rsidRPr="00A663B2" w:rsidDel="006F7CCF">
          <w:rPr>
            <w:rStyle w:val="Hyperlink"/>
            <w:rFonts w:ascii="B Lotus" w:hAnsi="B Lotus" w:cs="B Lotus"/>
            <w:noProof/>
            <w:sz w:val="16"/>
            <w:szCs w:val="20"/>
            <w:rtl/>
          </w:rPr>
          <w:delText xml:space="preserve"> ساز</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244" w:author="Mehrnazi Boojari" w:date="2019-01-07T09:51: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سازی </w:t>
        </w:r>
      </w:ins>
      <w:r w:rsidR="00A663B2" w:rsidRPr="00A663B2">
        <w:rPr>
          <w:rStyle w:val="Hyperlink"/>
          <w:rFonts w:ascii="B Lotus" w:hAnsi="B Lotus" w:cs="B Lotus"/>
          <w:noProof/>
          <w:sz w:val="16"/>
          <w:szCs w:val="20"/>
          <w:rtl/>
        </w:rPr>
        <w:t>اسلام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توسط فق</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ه</w:t>
      </w:r>
      <w:r w:rsidR="00A663B2" w:rsidRPr="00A663B2">
        <w:rPr>
          <w:rStyle w:val="Hyperlink"/>
          <w:rFonts w:ascii="B Lotus" w:hAnsi="B Lotus" w:cs="B Lotus"/>
          <w:noProof/>
          <w:sz w:val="16"/>
          <w:szCs w:val="20"/>
          <w:rtl/>
        </w:rPr>
        <w:t xml:space="preserve"> ش</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عه</w:t>
      </w:r>
      <w:ins w:id="19245" w:author="Mehrnazi Boojari" w:date="2019-01-15T22:56:00Z">
        <w:r w:rsidR="00D774BA">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_Toc533782109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9C6D66F" w14:textId="77777777" w:rsidR="00A663B2" w:rsidRPr="00A663B2" w:rsidRDefault="00572891" w:rsidP="00D774BA">
      <w:pPr>
        <w:pStyle w:val="TOC4"/>
        <w:tabs>
          <w:tab w:val="left" w:pos="8374"/>
          <w:tab w:val="right" w:leader="dot" w:pos="9019"/>
        </w:tabs>
        <w:bidi/>
        <w:jc w:val="both"/>
        <w:rPr>
          <w:rFonts w:ascii="B Lotus" w:eastAsiaTheme="minorEastAsia" w:hAnsi="B Lotus" w:cs="B Lotus"/>
          <w:noProof/>
          <w:sz w:val="18"/>
          <w:szCs w:val="18"/>
        </w:rPr>
      </w:pPr>
      <w:r>
        <w:fldChar w:fldCharType="begin"/>
      </w:r>
      <w:r>
        <w:instrText xml:space="preserve"> HYPERLINK \l "_Toc533782110" </w:instrText>
      </w:r>
      <w:r>
        <w:fldChar w:fldCharType="separate"/>
      </w:r>
      <w:r w:rsidR="00A663B2" w:rsidRPr="00A663B2">
        <w:rPr>
          <w:rStyle w:val="Hyperlink"/>
          <w:rFonts w:ascii="B Lotus" w:hAnsi="B Lotus" w:cs="B Lotus"/>
          <w:noProof/>
          <w:sz w:val="16"/>
          <w:szCs w:val="20"/>
          <w:rtl/>
        </w:rPr>
        <w:t>1</w:t>
      </w:r>
      <w:del w:id="19246" w:author="Mehrnazi Boojari" w:date="2019-01-15T22:10:00Z">
        <w:r w:rsidR="00A663B2" w:rsidRPr="00A663B2" w:rsidDel="00F00EDA">
          <w:rPr>
            <w:rStyle w:val="Hyperlink"/>
            <w:rFonts w:ascii="B Lotus" w:hAnsi="B Lotus" w:cs="B Lotus"/>
            <w:noProof/>
            <w:sz w:val="16"/>
            <w:szCs w:val="20"/>
            <w:rtl/>
          </w:rPr>
          <w:delText>.</w:delText>
        </w:r>
      </w:del>
      <w:ins w:id="19247"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248" w:author="Mehrnazi Boojari" w:date="2019-01-15T22:10:00Z">
        <w:r w:rsidR="00A663B2" w:rsidRPr="00A663B2" w:rsidDel="00F00EDA">
          <w:rPr>
            <w:rStyle w:val="Hyperlink"/>
            <w:rFonts w:ascii="B Lotus" w:hAnsi="B Lotus" w:cs="B Lotus"/>
            <w:noProof/>
            <w:sz w:val="16"/>
            <w:szCs w:val="20"/>
            <w:rtl/>
          </w:rPr>
          <w:delText>.</w:delText>
        </w:r>
      </w:del>
      <w:ins w:id="19249"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250" w:author="Mehrnazi Boojari" w:date="2019-01-15T22:10:00Z">
        <w:r w:rsidR="00A663B2" w:rsidRPr="00A663B2" w:rsidDel="00F00EDA">
          <w:rPr>
            <w:rStyle w:val="Hyperlink"/>
            <w:rFonts w:ascii="B Lotus" w:hAnsi="B Lotus" w:cs="B Lotus"/>
            <w:noProof/>
            <w:sz w:val="16"/>
            <w:szCs w:val="20"/>
            <w:rtl/>
          </w:rPr>
          <w:delText>.</w:delText>
        </w:r>
      </w:del>
      <w:ins w:id="19251"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19252" w:author="Mehrnazi Boojari" w:date="2019-01-07T12:17:00Z">
        <w:r w:rsidR="00A663B2" w:rsidRPr="00A663B2" w:rsidDel="002F77AF">
          <w:rPr>
            <w:rStyle w:val="Hyperlink"/>
            <w:rFonts w:ascii="B Lotus" w:hAnsi="B Lotus" w:cs="B Lotus"/>
            <w:noProof/>
            <w:sz w:val="16"/>
            <w:szCs w:val="20"/>
            <w:rtl/>
          </w:rPr>
          <w:delText>.م</w:delText>
        </w:r>
      </w:del>
      <w:ins w:id="19253" w:author="Mehrnazi Boojari" w:date="2019-01-07T12:17:00Z">
        <w:r w:rsidR="002F77AF">
          <w:rPr>
            <w:rStyle w:val="Hyperlink"/>
            <w:rFonts w:ascii="B Lotus" w:hAnsi="B Lotus" w:cs="B Lotus"/>
            <w:noProof/>
            <w:sz w:val="16"/>
            <w:szCs w:val="20"/>
            <w:rtl/>
          </w:rPr>
          <w:t xml:space="preserve"> م</w:t>
        </w:r>
      </w:ins>
      <w:r w:rsidR="00A663B2" w:rsidRPr="00A663B2">
        <w:rPr>
          <w:rStyle w:val="Hyperlink"/>
          <w:rFonts w:ascii="B Lotus" w:hAnsi="B Lotus" w:cs="B Lotus"/>
          <w:noProof/>
          <w:sz w:val="16"/>
          <w:szCs w:val="20"/>
          <w:rtl/>
        </w:rPr>
        <w:t>رحله نظام اسلام</w:t>
      </w:r>
      <w:r w:rsidR="00A663B2" w:rsidRPr="00A663B2">
        <w:rPr>
          <w:rStyle w:val="Hyperlink"/>
          <w:rFonts w:ascii="B Lotus" w:hAnsi="B Lotus" w:cs="B Lotus" w:hint="cs"/>
          <w:noProof/>
          <w:sz w:val="16"/>
          <w:szCs w:val="20"/>
          <w:rtl/>
        </w:rPr>
        <w:t>ی</w:t>
      </w:r>
      <w:del w:id="19254" w:author="Mehrnazi Boojari" w:date="2019-01-07T09:47:00Z">
        <w:r w:rsidR="00A663B2" w:rsidRPr="00A663B2" w:rsidDel="006F7CCF">
          <w:rPr>
            <w:rStyle w:val="Hyperlink"/>
            <w:rFonts w:ascii="B Lotus" w:hAnsi="B Lotus" w:cs="B Lotus"/>
            <w:noProof/>
            <w:sz w:val="16"/>
            <w:szCs w:val="20"/>
            <w:rtl/>
          </w:rPr>
          <w:delText xml:space="preserve"> ؛</w:delText>
        </w:r>
      </w:del>
      <w:ins w:id="19255" w:author="Mehrnazi Boojari" w:date="2019-01-07T09:47:00Z">
        <w:r w:rsidR="006F7CCF">
          <w:rPr>
            <w:rStyle w:val="Hyperlink"/>
            <w:rFonts w:ascii="B Lotus" w:hAnsi="B Lotus" w:cs="B Lotus"/>
            <w:noProof/>
            <w:sz w:val="16"/>
            <w:szCs w:val="20"/>
            <w:rtl/>
          </w:rPr>
          <w:t>؛</w:t>
        </w:r>
      </w:ins>
      <w:r w:rsidR="00A663B2" w:rsidRPr="00A663B2">
        <w:rPr>
          <w:rStyle w:val="Hyperlink"/>
          <w:rFonts w:ascii="B Lotus" w:hAnsi="B Lotus" w:cs="B Lotus"/>
          <w:noProof/>
          <w:sz w:val="16"/>
          <w:szCs w:val="20"/>
          <w:rtl/>
        </w:rPr>
        <w:t xml:space="preserve"> هو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ins w:id="19256" w:author="Mehrnazi Boojari" w:date="2019-01-15T22:56:00Z">
        <w:r w:rsidR="00D774BA">
          <w:rPr>
            <w:rStyle w:val="Hyperlink"/>
            <w:rFonts w:ascii="B Lotus" w:hAnsi="B Lotus" w:cs="B Nazanin" w:hint="cs"/>
            <w:noProof/>
            <w:sz w:val="16"/>
            <w:szCs w:val="20"/>
            <w:rtl/>
          </w:rPr>
          <w:t>‌</w:t>
        </w:r>
      </w:ins>
      <w:del w:id="19257" w:author="Mehrnazi Boojari" w:date="2019-01-15T22:56:00Z">
        <w:r w:rsidR="00A663B2" w:rsidRPr="00A663B2" w:rsidDel="00D774BA">
          <w:rPr>
            <w:rStyle w:val="Hyperlink"/>
            <w:rFonts w:ascii="B Lotus" w:hAnsi="B Lotus" w:cs="B Lotus"/>
            <w:noProof/>
            <w:sz w:val="16"/>
            <w:szCs w:val="20"/>
            <w:rtl/>
          </w:rPr>
          <w:delText xml:space="preserve"> </w:delText>
        </w:r>
      </w:del>
      <w:r w:rsidR="00A663B2" w:rsidRPr="00A663B2">
        <w:rPr>
          <w:rStyle w:val="Hyperlink"/>
          <w:rFonts w:ascii="B Lotus" w:hAnsi="B Lotus" w:cs="B Lotus"/>
          <w:noProof/>
          <w:sz w:val="16"/>
          <w:szCs w:val="20"/>
          <w:rtl/>
        </w:rPr>
        <w:t>بخش</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دن</w:t>
      </w:r>
      <w:r w:rsidR="00A663B2" w:rsidRPr="00A663B2">
        <w:rPr>
          <w:rStyle w:val="Hyperlink"/>
          <w:rFonts w:ascii="B Lotus" w:hAnsi="B Lotus" w:cs="B Lotus"/>
          <w:noProof/>
          <w:sz w:val="16"/>
          <w:szCs w:val="20"/>
          <w:rtl/>
        </w:rPr>
        <w:t xml:space="preserve"> به انقلاب اسلام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با تعر</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ف</w:t>
      </w:r>
      <w:r w:rsidR="00A663B2" w:rsidRPr="00A663B2">
        <w:rPr>
          <w:rStyle w:val="Hyperlink"/>
          <w:rFonts w:ascii="B Lotus" w:hAnsi="B Lotus" w:cs="B Lotus"/>
          <w:noProof/>
          <w:sz w:val="16"/>
          <w:szCs w:val="20"/>
          <w:rtl/>
        </w:rPr>
        <w:t xml:space="preserve"> مردم</w:t>
      </w:r>
      <w:ins w:id="19258" w:author="Mehrnazi Boojari" w:date="2019-01-15T22:56:00Z">
        <w:r w:rsidR="00D774BA">
          <w:rPr>
            <w:rStyle w:val="Hyperlink"/>
            <w:rFonts w:ascii="B Lotus" w:hAnsi="B Lotus" w:cs="B Nazanin" w:hint="cs"/>
            <w:noProof/>
            <w:sz w:val="16"/>
            <w:szCs w:val="20"/>
            <w:rtl/>
          </w:rPr>
          <w:t>‌</w:t>
        </w:r>
      </w:ins>
      <w:del w:id="19259" w:author="Mehrnazi Boojari" w:date="2019-01-15T22:56:00Z">
        <w:r w:rsidR="00A663B2" w:rsidRPr="00A663B2" w:rsidDel="00D774BA">
          <w:rPr>
            <w:rStyle w:val="Hyperlink"/>
            <w:rFonts w:ascii="B Lotus" w:hAnsi="B Lotus" w:cs="B Lotus"/>
            <w:noProof/>
            <w:sz w:val="16"/>
            <w:szCs w:val="20"/>
            <w:rtl/>
          </w:rPr>
          <w:delText xml:space="preserve"> </w:delText>
        </w:r>
      </w:del>
      <w:r w:rsidR="00A663B2" w:rsidRPr="00A663B2">
        <w:rPr>
          <w:rStyle w:val="Hyperlink"/>
          <w:rFonts w:ascii="B Lotus" w:hAnsi="B Lotus" w:cs="B Lotus"/>
          <w:noProof/>
          <w:sz w:val="16"/>
          <w:szCs w:val="20"/>
          <w:rtl/>
        </w:rPr>
        <w:t>سالار</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د</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در حاکم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و قانون اساس</w:t>
      </w:r>
      <w:r w:rsidR="00A663B2" w:rsidRPr="00A663B2">
        <w:rPr>
          <w:rStyle w:val="Hyperlink"/>
          <w:rFonts w:ascii="B Lotus" w:hAnsi="B Lotus" w:cs="B Lotus" w:hint="cs"/>
          <w:noProof/>
          <w:sz w:val="16"/>
          <w:szCs w:val="20"/>
          <w:rtl/>
        </w:rPr>
        <w:t>ی</w:t>
      </w:r>
      <w:ins w:id="19260" w:author="Mehrnazi Boojari" w:date="2019-01-15T22:56:00Z">
        <w:r w:rsidR="00D774BA">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_Toc533782110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C1D4AB9" w14:textId="77777777" w:rsidR="00A663B2" w:rsidRPr="00A663B2" w:rsidRDefault="00572891" w:rsidP="00F00EDA">
      <w:pPr>
        <w:pStyle w:val="TOC4"/>
        <w:tabs>
          <w:tab w:val="left" w:pos="8004"/>
          <w:tab w:val="right" w:leader="dot" w:pos="9019"/>
        </w:tabs>
        <w:bidi/>
        <w:jc w:val="both"/>
        <w:rPr>
          <w:rFonts w:ascii="B Lotus" w:eastAsiaTheme="minorEastAsia" w:hAnsi="B Lotus" w:cs="B Lotus"/>
          <w:noProof/>
          <w:sz w:val="18"/>
          <w:szCs w:val="18"/>
        </w:rPr>
      </w:pPr>
      <w:r>
        <w:fldChar w:fldCharType="begin"/>
      </w:r>
      <w:r>
        <w:instrText xml:space="preserve"> HYPERLINK \l "_Toc533782111" </w:instrText>
      </w:r>
      <w:r>
        <w:fldChar w:fldCharType="separate"/>
      </w:r>
      <w:r w:rsidR="00A663B2" w:rsidRPr="00A663B2">
        <w:rPr>
          <w:rStyle w:val="Hyperlink"/>
          <w:rFonts w:ascii="B Lotus" w:hAnsi="B Lotus" w:cs="B Lotus"/>
          <w:noProof/>
          <w:sz w:val="16"/>
          <w:szCs w:val="20"/>
          <w:rtl/>
        </w:rPr>
        <w:t>1</w:t>
      </w:r>
      <w:del w:id="19261" w:author="Mehrnazi Boojari" w:date="2019-01-15T22:10:00Z">
        <w:r w:rsidR="00A663B2" w:rsidRPr="00A663B2" w:rsidDel="00F00EDA">
          <w:rPr>
            <w:rStyle w:val="Hyperlink"/>
            <w:rFonts w:ascii="B Lotus" w:hAnsi="B Lotus" w:cs="B Lotus"/>
            <w:noProof/>
            <w:sz w:val="16"/>
            <w:szCs w:val="20"/>
            <w:rtl/>
          </w:rPr>
          <w:delText>.</w:delText>
        </w:r>
      </w:del>
      <w:ins w:id="19262"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263" w:author="Mehrnazi Boojari" w:date="2019-01-15T22:10:00Z">
        <w:r w:rsidR="00A663B2" w:rsidRPr="00A663B2" w:rsidDel="00F00EDA">
          <w:rPr>
            <w:rStyle w:val="Hyperlink"/>
            <w:rFonts w:ascii="B Lotus" w:hAnsi="B Lotus" w:cs="B Lotus"/>
            <w:noProof/>
            <w:sz w:val="16"/>
            <w:szCs w:val="20"/>
            <w:rtl/>
          </w:rPr>
          <w:delText>.</w:delText>
        </w:r>
      </w:del>
      <w:ins w:id="19264"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265" w:author="Mehrnazi Boojari" w:date="2019-01-15T22:10:00Z">
        <w:r w:rsidR="00A663B2" w:rsidRPr="00A663B2" w:rsidDel="00F00EDA">
          <w:rPr>
            <w:rStyle w:val="Hyperlink"/>
            <w:rFonts w:ascii="B Lotus" w:hAnsi="B Lotus" w:cs="B Lotus"/>
            <w:noProof/>
            <w:sz w:val="16"/>
            <w:szCs w:val="20"/>
            <w:rtl/>
          </w:rPr>
          <w:delText>.</w:delText>
        </w:r>
      </w:del>
      <w:ins w:id="19266"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267" w:author="Mehrnazi Boojari" w:date="2019-01-07T12:17:00Z">
        <w:r w:rsidR="00A663B2" w:rsidRPr="00A663B2" w:rsidDel="002F77AF">
          <w:rPr>
            <w:rStyle w:val="Hyperlink"/>
            <w:rFonts w:ascii="B Lotus" w:hAnsi="B Lotus" w:cs="B Lotus"/>
            <w:noProof/>
            <w:sz w:val="16"/>
            <w:szCs w:val="20"/>
            <w:rtl/>
          </w:rPr>
          <w:delText>.م</w:delText>
        </w:r>
      </w:del>
      <w:ins w:id="19268" w:author="Mehrnazi Boojari" w:date="2019-01-07T12:17:00Z">
        <w:r w:rsidR="002F77AF">
          <w:rPr>
            <w:rStyle w:val="Hyperlink"/>
            <w:rFonts w:ascii="B Lotus" w:hAnsi="B Lotus" w:cs="B Lotus"/>
            <w:noProof/>
            <w:sz w:val="16"/>
            <w:szCs w:val="20"/>
            <w:rtl/>
          </w:rPr>
          <w:t xml:space="preserve"> م</w:t>
        </w:r>
      </w:ins>
      <w:r w:rsidR="00A663B2" w:rsidRPr="00A663B2">
        <w:rPr>
          <w:rStyle w:val="Hyperlink"/>
          <w:rFonts w:ascii="B Lotus" w:hAnsi="B Lotus" w:cs="B Lotus"/>
          <w:noProof/>
          <w:sz w:val="16"/>
          <w:szCs w:val="20"/>
          <w:rtl/>
        </w:rPr>
        <w:t>رحله دولت اسلام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w:t>
      </w:r>
      <w:r w:rsidR="00A663B2" w:rsidRPr="00A663B2">
        <w:rPr>
          <w:rStyle w:val="Hyperlink"/>
          <w:rFonts w:ascii="B Lotus" w:hAnsi="B Lotus" w:cs="B Lotus"/>
          <w:noProof/>
          <w:sz w:val="16"/>
          <w:szCs w:val="20"/>
          <w:rtl/>
        </w:rPr>
        <w:t xml:space="preserve"> تغ</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ر ساختارها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اداره جامعه </w:t>
      </w:r>
      <w:del w:id="19269" w:author="Mehrnazi Boojari" w:date="2019-01-07T10:21:00Z">
        <w:r w:rsidR="00A663B2" w:rsidRPr="00A663B2" w:rsidDel="0028073B">
          <w:rPr>
            <w:rStyle w:val="Hyperlink"/>
            <w:rFonts w:ascii="B Lotus" w:hAnsi="B Lotus" w:cs="B Lotus"/>
            <w:noProof/>
            <w:sz w:val="16"/>
            <w:szCs w:val="20"/>
            <w:rtl/>
          </w:rPr>
          <w:delText xml:space="preserve">به صورت </w:delText>
        </w:r>
      </w:del>
      <w:ins w:id="19270" w:author="Mehrnazi Boojari" w:date="2019-01-07T10:21:00Z">
        <w:r w:rsidR="0028073B">
          <w:rPr>
            <w:rStyle w:val="Hyperlink"/>
            <w:rFonts w:ascii="B Lotus" w:hAnsi="B Lotus" w:cs="B Lotus"/>
            <w:noProof/>
            <w:sz w:val="16"/>
            <w:szCs w:val="20"/>
            <w:rtl/>
          </w:rPr>
          <w:t>به</w:t>
        </w:r>
        <w:r w:rsidR="0028073B">
          <w:rPr>
            <w:rStyle w:val="Hyperlink"/>
            <w:rFonts w:ascii="B Lotus" w:hAnsi="B Lotus" w:cs="B Lotus" w:hint="cs"/>
            <w:noProof/>
            <w:sz w:val="16"/>
            <w:szCs w:val="20"/>
            <w:rtl/>
          </w:rPr>
          <w:t>‌</w:t>
        </w:r>
        <w:r w:rsidR="0028073B">
          <w:rPr>
            <w:rStyle w:val="Hyperlink"/>
            <w:rFonts w:ascii="B Lotus" w:hAnsi="B Lotus" w:cs="B Lotus"/>
            <w:noProof/>
            <w:sz w:val="16"/>
            <w:szCs w:val="20"/>
            <w:rtl/>
          </w:rPr>
          <w:t xml:space="preserve">صورت </w:t>
        </w:r>
      </w:ins>
      <w:r w:rsidR="00A663B2" w:rsidRPr="00A663B2">
        <w:rPr>
          <w:rStyle w:val="Hyperlink"/>
          <w:rFonts w:ascii="B Lotus" w:hAnsi="B Lotus" w:cs="B Lotus"/>
          <w:noProof/>
          <w:sz w:val="16"/>
          <w:szCs w:val="20"/>
          <w:rtl/>
        </w:rPr>
        <w:t>تفص</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بر مبنا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مفاه</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م</w:t>
      </w:r>
      <w:r w:rsidR="00A663B2" w:rsidRPr="00A663B2">
        <w:rPr>
          <w:rStyle w:val="Hyperlink"/>
          <w:rFonts w:ascii="B Lotus" w:hAnsi="B Lotus" w:cs="B Lotus"/>
          <w:noProof/>
          <w:sz w:val="16"/>
          <w:szCs w:val="20"/>
          <w:rtl/>
        </w:rPr>
        <w:t xml:space="preserve"> د</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ن</w:t>
      </w:r>
      <w:r w:rsidR="00A663B2" w:rsidRPr="00A663B2">
        <w:rPr>
          <w:rStyle w:val="Hyperlink"/>
          <w:rFonts w:ascii="B Lotus" w:hAnsi="B Lotus" w:cs="B Lotus" w:hint="cs"/>
          <w:noProof/>
          <w:sz w:val="16"/>
          <w:szCs w:val="20"/>
          <w:rtl/>
        </w:rPr>
        <w:t>ی</w:t>
      </w:r>
      <w:ins w:id="19271" w:author="Mehrnazi Boojari" w:date="2019-01-15T22:56:00Z">
        <w:r w:rsidR="00D774BA">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_Toc533782111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AC87259" w14:textId="77777777" w:rsidR="00A663B2" w:rsidRPr="00A663B2" w:rsidRDefault="00572891" w:rsidP="00F00EDA">
      <w:pPr>
        <w:pStyle w:val="TOC4"/>
        <w:tabs>
          <w:tab w:val="left" w:pos="5183"/>
          <w:tab w:val="right" w:leader="dot" w:pos="9019"/>
        </w:tabs>
        <w:bidi/>
        <w:jc w:val="both"/>
        <w:rPr>
          <w:rFonts w:ascii="B Lotus" w:eastAsiaTheme="minorEastAsia" w:hAnsi="B Lotus" w:cs="B Lotus"/>
          <w:noProof/>
          <w:sz w:val="18"/>
          <w:szCs w:val="18"/>
        </w:rPr>
      </w:pPr>
      <w:r>
        <w:fldChar w:fldCharType="begin"/>
      </w:r>
      <w:r>
        <w:instrText xml:space="preserve"> HYPERLINK \l "_Toc533782112" </w:instrText>
      </w:r>
      <w:r>
        <w:fldChar w:fldCharType="separate"/>
      </w:r>
      <w:r w:rsidR="00A663B2" w:rsidRPr="00A663B2">
        <w:rPr>
          <w:rStyle w:val="Hyperlink"/>
          <w:rFonts w:ascii="B Lotus" w:hAnsi="B Lotus" w:cs="B Lotus"/>
          <w:noProof/>
          <w:sz w:val="16"/>
          <w:szCs w:val="20"/>
          <w:rtl/>
        </w:rPr>
        <w:t>1</w:t>
      </w:r>
      <w:del w:id="19272" w:author="Mehrnazi Boojari" w:date="2019-01-15T22:10:00Z">
        <w:r w:rsidR="00A663B2" w:rsidRPr="00A663B2" w:rsidDel="00F00EDA">
          <w:rPr>
            <w:rStyle w:val="Hyperlink"/>
            <w:rFonts w:ascii="B Lotus" w:hAnsi="B Lotus" w:cs="B Lotus"/>
            <w:noProof/>
            <w:sz w:val="16"/>
            <w:szCs w:val="20"/>
            <w:rtl/>
          </w:rPr>
          <w:delText>.</w:delText>
        </w:r>
      </w:del>
      <w:ins w:id="19273"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274" w:author="Mehrnazi Boojari" w:date="2019-01-15T22:10:00Z">
        <w:r w:rsidR="00A663B2" w:rsidRPr="00A663B2" w:rsidDel="00F00EDA">
          <w:rPr>
            <w:rStyle w:val="Hyperlink"/>
            <w:rFonts w:ascii="B Lotus" w:hAnsi="B Lotus" w:cs="B Lotus"/>
            <w:noProof/>
            <w:sz w:val="16"/>
            <w:szCs w:val="20"/>
            <w:rtl/>
          </w:rPr>
          <w:delText>.</w:delText>
        </w:r>
      </w:del>
      <w:ins w:id="19275"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276" w:author="Mehrnazi Boojari" w:date="2019-01-15T22:10:00Z">
        <w:r w:rsidR="00A663B2" w:rsidRPr="00A663B2" w:rsidDel="00F00EDA">
          <w:rPr>
            <w:rStyle w:val="Hyperlink"/>
            <w:rFonts w:ascii="B Lotus" w:hAnsi="B Lotus" w:cs="B Lotus"/>
            <w:noProof/>
            <w:sz w:val="16"/>
            <w:szCs w:val="20"/>
            <w:rtl/>
          </w:rPr>
          <w:delText>.</w:delText>
        </w:r>
      </w:del>
      <w:ins w:id="19277" w:author="Mehrnazi Boojari" w:date="2019-01-15T22:10: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278" w:author="Mehrnazi Boojari" w:date="2019-01-07T12:17:00Z">
        <w:r w:rsidR="00A663B2" w:rsidRPr="00A663B2" w:rsidDel="002F77AF">
          <w:rPr>
            <w:rStyle w:val="Hyperlink"/>
            <w:rFonts w:ascii="B Lotus" w:hAnsi="B Lotus" w:cs="B Lotus"/>
            <w:noProof/>
            <w:sz w:val="16"/>
            <w:szCs w:val="20"/>
            <w:rtl/>
          </w:rPr>
          <w:delText>.م</w:delText>
        </w:r>
      </w:del>
      <w:ins w:id="19279" w:author="Mehrnazi Boojari" w:date="2019-01-07T12:17:00Z">
        <w:r w:rsidR="002F77AF">
          <w:rPr>
            <w:rStyle w:val="Hyperlink"/>
            <w:rFonts w:ascii="B Lotus" w:hAnsi="B Lotus" w:cs="B Lotus"/>
            <w:noProof/>
            <w:sz w:val="16"/>
            <w:szCs w:val="20"/>
            <w:rtl/>
          </w:rPr>
          <w:t xml:space="preserve"> م</w:t>
        </w:r>
      </w:ins>
      <w:r w:rsidR="00A663B2" w:rsidRPr="00A663B2">
        <w:rPr>
          <w:rStyle w:val="Hyperlink"/>
          <w:rFonts w:ascii="B Lotus" w:hAnsi="B Lotus" w:cs="B Lotus"/>
          <w:noProof/>
          <w:sz w:val="16"/>
          <w:szCs w:val="20"/>
          <w:rtl/>
        </w:rPr>
        <w:t>رحله جامعه اسلام</w:t>
      </w:r>
      <w:r w:rsidR="00A663B2" w:rsidRPr="00A663B2">
        <w:rPr>
          <w:rStyle w:val="Hyperlink"/>
          <w:rFonts w:ascii="B Lotus" w:hAnsi="B Lotus" w:cs="B Lotus" w:hint="cs"/>
          <w:noProof/>
          <w:sz w:val="16"/>
          <w:szCs w:val="20"/>
          <w:rtl/>
        </w:rPr>
        <w:t>ی</w:t>
      </w:r>
      <w:del w:id="19280" w:author="Mehrnazi Boojari" w:date="2019-01-07T09:47:00Z">
        <w:r w:rsidR="00A663B2" w:rsidRPr="00A663B2" w:rsidDel="006F7CCF">
          <w:rPr>
            <w:rStyle w:val="Hyperlink"/>
            <w:rFonts w:ascii="B Lotus" w:hAnsi="B Lotus" w:cs="B Lotus"/>
            <w:noProof/>
            <w:sz w:val="16"/>
            <w:szCs w:val="20"/>
            <w:rtl/>
          </w:rPr>
          <w:delText xml:space="preserve"> ؛</w:delText>
        </w:r>
      </w:del>
      <w:ins w:id="19281" w:author="Mehrnazi Boojari" w:date="2019-01-07T09:47:00Z">
        <w:r w:rsidR="006F7CCF">
          <w:rPr>
            <w:rStyle w:val="Hyperlink"/>
            <w:rFonts w:ascii="B Lotus" w:hAnsi="B Lotus" w:cs="B Lotus"/>
            <w:noProof/>
            <w:sz w:val="16"/>
            <w:szCs w:val="20"/>
            <w:rtl/>
          </w:rPr>
          <w:t>؛</w:t>
        </w:r>
      </w:ins>
      <w:r w:rsidR="00A663B2" w:rsidRPr="00A663B2">
        <w:rPr>
          <w:rStyle w:val="Hyperlink"/>
          <w:rFonts w:ascii="B Lotus" w:hAnsi="B Lotus" w:cs="B Lotus"/>
          <w:noProof/>
          <w:sz w:val="16"/>
          <w:szCs w:val="20"/>
          <w:rtl/>
        </w:rPr>
        <w:t xml:space="preserve"> تشک</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ل</w:t>
      </w:r>
      <w:r w:rsidR="00A663B2" w:rsidRPr="00A663B2">
        <w:rPr>
          <w:rStyle w:val="Hyperlink"/>
          <w:rFonts w:ascii="B Lotus" w:hAnsi="B Lotus" w:cs="B Lotus"/>
          <w:noProof/>
          <w:sz w:val="16"/>
          <w:szCs w:val="20"/>
          <w:rtl/>
        </w:rPr>
        <w:t xml:space="preserve"> جامعه</w:t>
      </w:r>
      <w:ins w:id="19282" w:author="Mehrnazi Boojari" w:date="2019-01-15T22:57:00Z">
        <w:r w:rsidR="00D774BA">
          <w:rPr>
            <w:rStyle w:val="Hyperlink"/>
            <w:rFonts w:ascii="B Lotus" w:hAnsi="B Lotus" w:cs="B Nazanin" w:hint="cs"/>
            <w:noProof/>
            <w:sz w:val="16"/>
            <w:szCs w:val="20"/>
            <w:rtl/>
          </w:rPr>
          <w:t>‌</w:t>
        </w:r>
      </w:ins>
      <w:r w:rsidR="00A663B2" w:rsidRPr="00A663B2">
        <w:rPr>
          <w:rStyle w:val="Hyperlink"/>
          <w:rFonts w:ascii="B Lotus" w:hAnsi="B Lotus" w:cs="B Lotus"/>
          <w:noProof/>
          <w:sz w:val="16"/>
          <w:szCs w:val="20"/>
          <w:rtl/>
        </w:rPr>
        <w:t>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بر مبنا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اسلام</w:t>
      </w:r>
      <w:ins w:id="19283" w:author="Mehrnazi Boojari" w:date="2019-01-15T22:56:00Z">
        <w:r w:rsidR="00D774BA">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_Toc533782112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6D7A3B0" w14:textId="77777777" w:rsidR="00A663B2" w:rsidRPr="00A663B2" w:rsidRDefault="00572891" w:rsidP="00F00EDA">
      <w:pPr>
        <w:pStyle w:val="TOC4"/>
        <w:tabs>
          <w:tab w:val="left" w:pos="8321"/>
          <w:tab w:val="right" w:leader="dot" w:pos="9019"/>
        </w:tabs>
        <w:bidi/>
        <w:jc w:val="both"/>
        <w:rPr>
          <w:rFonts w:ascii="B Lotus" w:eastAsiaTheme="minorEastAsia" w:hAnsi="B Lotus" w:cs="B Lotus"/>
          <w:noProof/>
          <w:sz w:val="18"/>
          <w:szCs w:val="18"/>
        </w:rPr>
      </w:pPr>
      <w:r>
        <w:fldChar w:fldCharType="begin"/>
      </w:r>
      <w:r>
        <w:instrText xml:space="preserve"> HYPERLINK \l "_Toc533782113" </w:instrText>
      </w:r>
      <w:r>
        <w:fldChar w:fldCharType="separate"/>
      </w:r>
      <w:r w:rsidR="00A663B2" w:rsidRPr="00A663B2">
        <w:rPr>
          <w:rStyle w:val="Hyperlink"/>
          <w:rFonts w:ascii="B Lotus" w:hAnsi="B Lotus" w:cs="B Lotus"/>
          <w:noProof/>
          <w:sz w:val="16"/>
          <w:szCs w:val="20"/>
          <w:rtl/>
        </w:rPr>
        <w:t>1</w:t>
      </w:r>
      <w:del w:id="19284" w:author="Mehrnazi Boojari" w:date="2019-01-15T22:11:00Z">
        <w:r w:rsidR="00A663B2" w:rsidRPr="00A663B2" w:rsidDel="00F00EDA">
          <w:rPr>
            <w:rStyle w:val="Hyperlink"/>
            <w:rFonts w:ascii="B Lotus" w:hAnsi="B Lotus" w:cs="B Lotus"/>
            <w:noProof/>
            <w:sz w:val="16"/>
            <w:szCs w:val="20"/>
            <w:rtl/>
          </w:rPr>
          <w:delText>.</w:delText>
        </w:r>
      </w:del>
      <w:ins w:id="19285" w:author="Mehrnazi Boojari" w:date="2019-01-15T22:11: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286" w:author="Mehrnazi Boojari" w:date="2019-01-15T22:11:00Z">
        <w:r w:rsidR="00A663B2" w:rsidRPr="00A663B2" w:rsidDel="00F00EDA">
          <w:rPr>
            <w:rStyle w:val="Hyperlink"/>
            <w:rFonts w:ascii="B Lotus" w:hAnsi="B Lotus" w:cs="B Lotus"/>
            <w:noProof/>
            <w:sz w:val="16"/>
            <w:szCs w:val="20"/>
            <w:rtl/>
          </w:rPr>
          <w:delText>.</w:delText>
        </w:r>
      </w:del>
      <w:ins w:id="19287" w:author="Mehrnazi Boojari" w:date="2019-01-15T22:11: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288" w:author="Mehrnazi Boojari" w:date="2019-01-15T22:11:00Z">
        <w:r w:rsidR="00A663B2" w:rsidRPr="00A663B2" w:rsidDel="00F00EDA">
          <w:rPr>
            <w:rStyle w:val="Hyperlink"/>
            <w:rFonts w:ascii="B Lotus" w:hAnsi="B Lotus" w:cs="B Lotus"/>
            <w:noProof/>
            <w:sz w:val="16"/>
            <w:szCs w:val="20"/>
            <w:rtl/>
          </w:rPr>
          <w:delText>.</w:delText>
        </w:r>
      </w:del>
      <w:ins w:id="19289" w:author="Mehrnazi Boojari" w:date="2019-01-15T22:11:00Z">
        <w:r w:rsidR="00F00EDA">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290" w:author="Mehrnazi Boojari" w:date="2019-01-07T12:17:00Z">
        <w:r w:rsidR="00A663B2" w:rsidRPr="00A663B2" w:rsidDel="002F77AF">
          <w:rPr>
            <w:rStyle w:val="Hyperlink"/>
            <w:rFonts w:ascii="B Lotus" w:hAnsi="B Lotus" w:cs="B Lotus"/>
            <w:noProof/>
            <w:sz w:val="16"/>
            <w:szCs w:val="20"/>
            <w:rtl/>
          </w:rPr>
          <w:delText>.م</w:delText>
        </w:r>
      </w:del>
      <w:ins w:id="19291" w:author="Mehrnazi Boojari" w:date="2019-01-07T12:17:00Z">
        <w:r w:rsidR="002F77AF">
          <w:rPr>
            <w:rStyle w:val="Hyperlink"/>
            <w:rFonts w:ascii="B Lotus" w:hAnsi="B Lotus" w:cs="B Lotus"/>
            <w:noProof/>
            <w:sz w:val="16"/>
            <w:szCs w:val="20"/>
            <w:rtl/>
          </w:rPr>
          <w:t xml:space="preserve"> م</w:t>
        </w:r>
      </w:ins>
      <w:r w:rsidR="00A663B2" w:rsidRPr="00A663B2">
        <w:rPr>
          <w:rStyle w:val="Hyperlink"/>
          <w:rFonts w:ascii="B Lotus" w:hAnsi="B Lotus" w:cs="B Lotus"/>
          <w:noProof/>
          <w:sz w:val="16"/>
          <w:szCs w:val="20"/>
          <w:rtl/>
        </w:rPr>
        <w:t>رحله تمدن اسلام</w:t>
      </w:r>
      <w:r w:rsidR="00A663B2" w:rsidRPr="00A663B2">
        <w:rPr>
          <w:rStyle w:val="Hyperlink"/>
          <w:rFonts w:ascii="B Lotus" w:hAnsi="B Lotus" w:cs="B Lotus" w:hint="cs"/>
          <w:noProof/>
          <w:sz w:val="16"/>
          <w:szCs w:val="20"/>
          <w:rtl/>
        </w:rPr>
        <w:t>ی</w:t>
      </w:r>
      <w:del w:id="19292" w:author="Mehrnazi Boojari" w:date="2019-01-07T09:47:00Z">
        <w:r w:rsidR="00A663B2" w:rsidRPr="00A663B2" w:rsidDel="006F7CCF">
          <w:rPr>
            <w:rStyle w:val="Hyperlink"/>
            <w:rFonts w:ascii="B Lotus" w:hAnsi="B Lotus" w:cs="B Lotus"/>
            <w:noProof/>
            <w:sz w:val="16"/>
            <w:szCs w:val="20"/>
            <w:rtl/>
          </w:rPr>
          <w:delText xml:space="preserve"> ؛</w:delText>
        </w:r>
      </w:del>
      <w:ins w:id="19293" w:author="Mehrnazi Boojari" w:date="2019-01-07T09:47:00Z">
        <w:r w:rsidR="006F7CCF">
          <w:rPr>
            <w:rStyle w:val="Hyperlink"/>
            <w:rFonts w:ascii="B Lotus" w:hAnsi="B Lotus" w:cs="B Lotus"/>
            <w:noProof/>
            <w:sz w:val="16"/>
            <w:szCs w:val="20"/>
            <w:rtl/>
          </w:rPr>
          <w:t>؛</w:t>
        </w:r>
      </w:ins>
      <w:r w:rsidR="00A663B2" w:rsidRPr="00A663B2">
        <w:rPr>
          <w:rStyle w:val="Hyperlink"/>
          <w:rFonts w:ascii="B Lotus" w:hAnsi="B Lotus" w:cs="B Lotus"/>
          <w:noProof/>
          <w:sz w:val="16"/>
          <w:szCs w:val="20"/>
          <w:rtl/>
        </w:rPr>
        <w:t xml:space="preserve"> نما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ش</w:t>
      </w:r>
      <w:r w:rsidR="00A663B2" w:rsidRPr="00A663B2">
        <w:rPr>
          <w:rStyle w:val="Hyperlink"/>
          <w:rFonts w:ascii="B Lotus" w:hAnsi="B Lotus" w:cs="B Lotus"/>
          <w:noProof/>
          <w:sz w:val="16"/>
          <w:szCs w:val="20"/>
          <w:rtl/>
        </w:rPr>
        <w:t xml:space="preserve"> کارآمد</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الگو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اسلام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اداره جامعه در جهان و تکث</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ر</w:t>
      </w:r>
      <w:r w:rsidR="00A663B2" w:rsidRPr="00A663B2">
        <w:rPr>
          <w:rStyle w:val="Hyperlink"/>
          <w:rFonts w:ascii="B Lotus" w:hAnsi="B Lotus" w:cs="B Lotus"/>
          <w:noProof/>
          <w:sz w:val="16"/>
          <w:szCs w:val="20"/>
          <w:rtl/>
        </w:rPr>
        <w:t xml:space="preserve"> 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noProof/>
          <w:sz w:val="16"/>
          <w:szCs w:val="20"/>
          <w:rtl/>
        </w:rPr>
        <w:t xml:space="preserve"> الگو در دن</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ا</w:t>
      </w:r>
      <w:ins w:id="19294" w:author="Mehrnazi Boojari" w:date="2019-01-15T22:56:00Z">
        <w:r w:rsidR="00D774BA">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_Toc533782113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9AF6B62" w14:textId="77777777" w:rsidR="00A663B2" w:rsidRPr="00A663B2" w:rsidRDefault="00572891" w:rsidP="00D774BA">
      <w:pPr>
        <w:pStyle w:val="TOC2"/>
        <w:tabs>
          <w:tab w:val="left" w:pos="5233"/>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"_Toc533782114" </w:instrText>
      </w:r>
      <w:r>
        <w:fldChar w:fldCharType="separate"/>
      </w:r>
      <w:r w:rsidR="00A663B2" w:rsidRPr="00A663B2">
        <w:rPr>
          <w:rStyle w:val="Hyperlink"/>
          <w:rFonts w:ascii="B Lotus" w:hAnsi="B Lotus" w:cs="B Lotus"/>
          <w:noProof/>
          <w:sz w:val="18"/>
          <w:szCs w:val="22"/>
          <w:rtl/>
          <w:lang w:bidi="fa-IR"/>
        </w:rPr>
        <w:t>1</w:t>
      </w:r>
      <w:del w:id="19295" w:author="Mehrnazi Boojari" w:date="2019-01-15T22:11:00Z">
        <w:r w:rsidR="00A663B2" w:rsidRPr="00A663B2" w:rsidDel="001869EA">
          <w:rPr>
            <w:rStyle w:val="Hyperlink"/>
            <w:rFonts w:ascii="B Lotus" w:hAnsi="B Lotus" w:cs="B Lotus"/>
            <w:noProof/>
            <w:sz w:val="18"/>
            <w:szCs w:val="22"/>
            <w:rtl/>
            <w:lang w:bidi="fa-IR"/>
          </w:rPr>
          <w:delText>.</w:delText>
        </w:r>
      </w:del>
      <w:ins w:id="19296" w:author="Mehrnazi Boojari" w:date="2019-01-15T22:11:00Z">
        <w:r w:rsidR="001869EA">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2</w:t>
      </w:r>
      <w:del w:id="19297" w:author="Mehrnazi Boojari" w:date="2019-01-07T12:17:00Z">
        <w:r w:rsidR="00A663B2" w:rsidRPr="00A663B2" w:rsidDel="002F77AF">
          <w:rPr>
            <w:rStyle w:val="Hyperlink"/>
            <w:rFonts w:ascii="B Lotus" w:hAnsi="B Lotus" w:cs="B Lotus"/>
            <w:noProof/>
            <w:sz w:val="18"/>
            <w:szCs w:val="22"/>
            <w:rtl/>
            <w:lang w:bidi="fa-IR"/>
          </w:rPr>
          <w:delText>.م</w:delText>
        </w:r>
      </w:del>
      <w:ins w:id="19298" w:author="Mehrnazi Boojari" w:date="2019-01-07T12:17:00Z">
        <w:r w:rsidR="002F77AF">
          <w:rPr>
            <w:rStyle w:val="Hyperlink"/>
            <w:rFonts w:ascii="B Lotus" w:hAnsi="B Lotus" w:cs="B Lotus"/>
            <w:noProof/>
            <w:sz w:val="18"/>
            <w:szCs w:val="22"/>
            <w:rtl/>
            <w:lang w:bidi="fa-IR"/>
          </w:rPr>
          <w:t xml:space="preserve"> م</w:t>
        </w:r>
      </w:ins>
      <w:r w:rsidR="00A663B2" w:rsidRPr="00A663B2">
        <w:rPr>
          <w:rStyle w:val="Hyperlink"/>
          <w:rFonts w:ascii="B Lotus" w:hAnsi="B Lotus" w:cs="B Lotus"/>
          <w:noProof/>
          <w:sz w:val="18"/>
          <w:szCs w:val="22"/>
          <w:rtl/>
          <w:lang w:bidi="fa-IR"/>
        </w:rPr>
        <w:t>رحله دولت اسلام</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noProof/>
          <w:sz w:val="18"/>
          <w:szCs w:val="22"/>
          <w:rtl/>
          <w:lang w:bidi="fa-IR"/>
        </w:rPr>
        <w:t xml:space="preserve"> و چالش</w:t>
      </w:r>
      <w:del w:id="19299" w:author="Mehrnazi Boojari" w:date="2019-01-07T09:46:00Z">
        <w:r w:rsidR="00A663B2" w:rsidRPr="00A663B2" w:rsidDel="006F7CCF">
          <w:rPr>
            <w:rStyle w:val="Hyperlink"/>
            <w:rFonts w:ascii="B Lotus" w:hAnsi="B Lotus" w:cs="B Lotus"/>
            <w:noProof/>
            <w:sz w:val="18"/>
            <w:szCs w:val="22"/>
            <w:rtl/>
            <w:lang w:bidi="fa-IR"/>
          </w:rPr>
          <w:delText xml:space="preserve"> ها</w:delText>
        </w:r>
        <w:r w:rsidR="00A663B2" w:rsidRPr="00A663B2" w:rsidDel="006F7CCF">
          <w:rPr>
            <w:rStyle w:val="Hyperlink"/>
            <w:rFonts w:ascii="B Lotus" w:hAnsi="B Lotus" w:cs="B Lotus" w:hint="cs"/>
            <w:noProof/>
            <w:sz w:val="18"/>
            <w:szCs w:val="22"/>
            <w:rtl/>
            <w:lang w:bidi="fa-IR"/>
          </w:rPr>
          <w:delText>ی</w:delText>
        </w:r>
        <w:r w:rsidR="00A663B2" w:rsidRPr="00A663B2" w:rsidDel="006F7CCF">
          <w:rPr>
            <w:rStyle w:val="Hyperlink"/>
            <w:rFonts w:ascii="B Lotus" w:hAnsi="B Lotus" w:cs="B Lotus"/>
            <w:noProof/>
            <w:sz w:val="18"/>
            <w:szCs w:val="22"/>
            <w:rtl/>
            <w:lang w:bidi="fa-IR"/>
          </w:rPr>
          <w:delText xml:space="preserve"> </w:delText>
        </w:r>
      </w:del>
      <w:ins w:id="19300" w:author="Mehrnazi Boojari" w:date="2019-01-07T09:46:00Z">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 xml:space="preserve">های </w:t>
        </w:r>
      </w:ins>
      <w:r w:rsidR="00A663B2" w:rsidRPr="00A663B2">
        <w:rPr>
          <w:rStyle w:val="Hyperlink"/>
          <w:rFonts w:ascii="B Lotus" w:hAnsi="B Lotus" w:cs="B Lotus"/>
          <w:noProof/>
          <w:sz w:val="18"/>
          <w:szCs w:val="22"/>
          <w:rtl/>
          <w:lang w:bidi="fa-IR"/>
        </w:rPr>
        <w:t>پ</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ش</w:t>
      </w:r>
      <w:ins w:id="19301" w:author="Mehrnazi Boojari" w:date="2019-01-15T22:58:00Z">
        <w:r w:rsidR="00D774BA">
          <w:rPr>
            <w:rStyle w:val="Hyperlink"/>
            <w:rFonts w:ascii="B Lotus" w:hAnsi="B Lotus" w:cs="B Nazanin" w:hint="cs"/>
            <w:noProof/>
            <w:sz w:val="18"/>
            <w:szCs w:val="22"/>
            <w:rtl/>
            <w:lang w:bidi="fa-IR"/>
          </w:rPr>
          <w:t>‌</w:t>
        </w:r>
      </w:ins>
      <w:del w:id="19302" w:author="Mehrnazi Boojari" w:date="2019-01-15T22:58:00Z">
        <w:r w:rsidR="00A663B2" w:rsidRPr="00A663B2" w:rsidDel="00D774BA">
          <w:rPr>
            <w:rStyle w:val="Hyperlink"/>
            <w:rFonts w:ascii="B Lotus" w:hAnsi="B Lotus" w:cs="B Lotus"/>
            <w:noProof/>
            <w:sz w:val="18"/>
            <w:szCs w:val="22"/>
            <w:rtl/>
            <w:lang w:bidi="fa-IR"/>
          </w:rPr>
          <w:delText xml:space="preserve"> </w:delText>
        </w:r>
      </w:del>
      <w:r w:rsidR="00A663B2" w:rsidRPr="00A663B2">
        <w:rPr>
          <w:rStyle w:val="Hyperlink"/>
          <w:rFonts w:ascii="B Lotus" w:hAnsi="B Lotus" w:cs="B Lotus"/>
          <w:noProof/>
          <w:sz w:val="18"/>
          <w:szCs w:val="22"/>
          <w:rtl/>
          <w:lang w:bidi="fa-IR"/>
        </w:rPr>
        <w:t>رو</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noProof/>
          <w:sz w:val="18"/>
          <w:szCs w:val="22"/>
          <w:rtl/>
          <w:lang w:bidi="fa-IR"/>
        </w:rPr>
        <w:t xml:space="preserve"> ا</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ن</w:t>
      </w:r>
      <w:r w:rsidR="00A663B2" w:rsidRPr="00A663B2">
        <w:rPr>
          <w:rStyle w:val="Hyperlink"/>
          <w:rFonts w:ascii="B Lotus" w:hAnsi="B Lotus" w:cs="B Lotus"/>
          <w:noProof/>
          <w:sz w:val="18"/>
          <w:szCs w:val="22"/>
          <w:rtl/>
          <w:lang w:bidi="fa-IR"/>
        </w:rPr>
        <w:t xml:space="preserve"> مرحله</w:t>
      </w:r>
      <w:ins w:id="19303" w:author="Mehrnazi Boojari" w:date="2019-01-15T22:58:00Z">
        <w:r w:rsidR="00D774BA">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_Toc533782114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9</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19B75D47" w14:textId="77777777" w:rsidR="00A663B2" w:rsidRPr="00A663B2" w:rsidRDefault="00572891" w:rsidP="001869EA">
      <w:pPr>
        <w:pStyle w:val="TOC3"/>
        <w:tabs>
          <w:tab w:val="left" w:pos="5415"/>
          <w:tab w:val="right" w:leader="dot" w:pos="9019"/>
        </w:tabs>
        <w:bidi/>
        <w:jc w:val="both"/>
        <w:rPr>
          <w:rFonts w:ascii="B Lotus" w:eastAsiaTheme="minorEastAsia" w:hAnsi="B Lotus" w:cs="B Lotus"/>
          <w:noProof/>
          <w:sz w:val="18"/>
          <w:szCs w:val="18"/>
        </w:rPr>
      </w:pPr>
      <w:r>
        <w:fldChar w:fldCharType="begin"/>
      </w:r>
      <w:r>
        <w:instrText xml:space="preserve"> HYPERLINK \l "_Toc533782115" </w:instrText>
      </w:r>
      <w:r>
        <w:fldChar w:fldCharType="separate"/>
      </w:r>
      <w:r w:rsidR="00A663B2" w:rsidRPr="00A663B2">
        <w:rPr>
          <w:rStyle w:val="Hyperlink"/>
          <w:rFonts w:ascii="B Lotus" w:hAnsi="B Lotus" w:cs="B Lotus"/>
          <w:noProof/>
          <w:sz w:val="16"/>
          <w:szCs w:val="20"/>
          <w:rtl/>
          <w:lang w:bidi="fa-IR"/>
        </w:rPr>
        <w:t>1</w:t>
      </w:r>
      <w:del w:id="19304" w:author="Mehrnazi Boojari" w:date="2019-01-15T22:11:00Z">
        <w:r w:rsidR="00A663B2" w:rsidRPr="00A663B2" w:rsidDel="001869EA">
          <w:rPr>
            <w:rStyle w:val="Hyperlink"/>
            <w:rFonts w:ascii="B Lotus" w:hAnsi="B Lotus" w:cs="B Lotus"/>
            <w:noProof/>
            <w:sz w:val="16"/>
            <w:szCs w:val="20"/>
            <w:rtl/>
            <w:lang w:bidi="fa-IR"/>
          </w:rPr>
          <w:delText>.</w:delText>
        </w:r>
      </w:del>
      <w:ins w:id="19305" w:author="Mehrnazi Boojari" w:date="2019-01-15T22:11:00Z">
        <w:r w:rsidR="001869E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306" w:author="Mehrnazi Boojari" w:date="2019-01-15T22:11:00Z">
        <w:r w:rsidR="00A663B2" w:rsidRPr="00A663B2" w:rsidDel="001869EA">
          <w:rPr>
            <w:rStyle w:val="Hyperlink"/>
            <w:rFonts w:ascii="B Lotus" w:hAnsi="B Lotus" w:cs="B Lotus"/>
            <w:noProof/>
            <w:sz w:val="16"/>
            <w:szCs w:val="20"/>
            <w:rtl/>
            <w:lang w:bidi="fa-IR"/>
          </w:rPr>
          <w:delText>.</w:delText>
        </w:r>
      </w:del>
      <w:ins w:id="19307" w:author="Mehrnazi Boojari" w:date="2019-01-15T22:11:00Z">
        <w:r w:rsidR="001869E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308" w:author="Mehrnazi Boojari" w:date="2019-01-07T10:49:00Z">
        <w:r w:rsidR="00A663B2" w:rsidRPr="00A663B2" w:rsidDel="006A1F1D">
          <w:rPr>
            <w:rStyle w:val="Hyperlink"/>
            <w:rFonts w:ascii="B Lotus" w:hAnsi="B Lotus" w:cs="B Lotus"/>
            <w:noProof/>
            <w:sz w:val="16"/>
            <w:szCs w:val="20"/>
            <w:rtl/>
            <w:lang w:bidi="fa-IR"/>
          </w:rPr>
          <w:delText>.ا</w:delText>
        </w:r>
      </w:del>
      <w:ins w:id="19309" w:author="Mehrnazi Boojari" w:date="2019-01-07T10:49:00Z">
        <w:r w:rsidR="006A1F1D">
          <w:rPr>
            <w:rStyle w:val="Hyperlink"/>
            <w:rFonts w:ascii="B Lotus" w:hAnsi="B Lotus" w:cs="B Lotus"/>
            <w:noProof/>
            <w:sz w:val="16"/>
            <w:szCs w:val="20"/>
            <w:rtl/>
            <w:lang w:bidi="fa-IR"/>
          </w:rPr>
          <w:t xml:space="preserve"> ا</w:t>
        </w:r>
      </w:ins>
      <w:r w:rsidR="00A663B2" w:rsidRPr="00A663B2">
        <w:rPr>
          <w:rStyle w:val="Hyperlink"/>
          <w:rFonts w:ascii="B Lotus" w:hAnsi="B Lotus" w:cs="B Lotus"/>
          <w:noProof/>
          <w:sz w:val="16"/>
          <w:szCs w:val="20"/>
          <w:rtl/>
          <w:lang w:bidi="fa-IR"/>
        </w:rPr>
        <w:t>ول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چالش مرحله دولت اسلام</w:t>
      </w:r>
      <w:r w:rsidR="00A663B2" w:rsidRPr="00A663B2">
        <w:rPr>
          <w:rStyle w:val="Hyperlink"/>
          <w:rFonts w:ascii="B Lotus" w:hAnsi="B Lotus" w:cs="B Lotus" w:hint="cs"/>
          <w:noProof/>
          <w:sz w:val="16"/>
          <w:szCs w:val="20"/>
          <w:rtl/>
          <w:lang w:bidi="fa-IR"/>
        </w:rPr>
        <w:t>ی</w:t>
      </w:r>
      <w:del w:id="19310"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311"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تول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د</w:t>
      </w:r>
      <w:r w:rsidR="00A663B2" w:rsidRPr="00A663B2">
        <w:rPr>
          <w:rStyle w:val="Hyperlink"/>
          <w:rFonts w:ascii="B Lotus" w:hAnsi="B Lotus" w:cs="B Lotus"/>
          <w:noProof/>
          <w:sz w:val="16"/>
          <w:szCs w:val="20"/>
          <w:rtl/>
          <w:lang w:bidi="fa-IR"/>
        </w:rPr>
        <w:t xml:space="preserve"> فکر و نظر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ه</w:t>
      </w:r>
      <w:r w:rsidR="00A663B2" w:rsidRPr="00A663B2">
        <w:rPr>
          <w:rStyle w:val="Hyperlink"/>
          <w:rFonts w:ascii="B Lotus" w:hAnsi="B Lotus" w:cs="B Lotus"/>
          <w:noProof/>
          <w:sz w:val="16"/>
          <w:szCs w:val="20"/>
          <w:rtl/>
          <w:lang w:bidi="fa-IR"/>
        </w:rPr>
        <w:t xml:space="preserve"> پشت</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بان</w:t>
      </w:r>
      <w:ins w:id="19312" w:author="Mehrnazi Boojari" w:date="2019-01-15T22:58:00Z">
        <w:r w:rsidR="00D774BA">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_Toc533782115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A823BFE" w14:textId="77777777" w:rsidR="00A663B2" w:rsidRPr="00A663B2" w:rsidRDefault="00572891" w:rsidP="001869EA">
      <w:pPr>
        <w:pStyle w:val="TOC3"/>
        <w:tabs>
          <w:tab w:val="left" w:pos="7679"/>
          <w:tab w:val="right" w:leader="dot" w:pos="9019"/>
        </w:tabs>
        <w:bidi/>
        <w:jc w:val="both"/>
        <w:rPr>
          <w:rFonts w:ascii="B Lotus" w:eastAsiaTheme="minorEastAsia" w:hAnsi="B Lotus" w:cs="B Lotus"/>
          <w:noProof/>
          <w:sz w:val="18"/>
          <w:szCs w:val="18"/>
        </w:rPr>
      </w:pPr>
      <w:r>
        <w:fldChar w:fldCharType="begin"/>
      </w:r>
      <w:r>
        <w:instrText xml:space="preserve"> HYPERLINK \l "_Toc533782116" </w:instrText>
      </w:r>
      <w:r>
        <w:fldChar w:fldCharType="separate"/>
      </w:r>
      <w:r w:rsidR="00A663B2" w:rsidRPr="00A663B2">
        <w:rPr>
          <w:rStyle w:val="Hyperlink"/>
          <w:rFonts w:ascii="B Lotus" w:hAnsi="B Lotus" w:cs="B Lotus"/>
          <w:noProof/>
          <w:sz w:val="16"/>
          <w:szCs w:val="20"/>
          <w:rtl/>
          <w:lang w:bidi="fa-IR"/>
        </w:rPr>
        <w:t>1</w:t>
      </w:r>
      <w:del w:id="19313" w:author="Mehrnazi Boojari" w:date="2019-01-15T22:11:00Z">
        <w:r w:rsidR="00A663B2" w:rsidRPr="00A663B2" w:rsidDel="001869EA">
          <w:rPr>
            <w:rStyle w:val="Hyperlink"/>
            <w:rFonts w:ascii="B Lotus" w:hAnsi="B Lotus" w:cs="B Lotus"/>
            <w:noProof/>
            <w:sz w:val="16"/>
            <w:szCs w:val="20"/>
            <w:rtl/>
            <w:lang w:bidi="fa-IR"/>
          </w:rPr>
          <w:delText>.</w:delText>
        </w:r>
      </w:del>
      <w:ins w:id="19314" w:author="Mehrnazi Boojari" w:date="2019-01-15T22:11:00Z">
        <w:r w:rsidR="001869E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315" w:author="Mehrnazi Boojari" w:date="2019-01-15T22:11:00Z">
        <w:r w:rsidR="00A663B2" w:rsidRPr="00A663B2" w:rsidDel="001869EA">
          <w:rPr>
            <w:rStyle w:val="Hyperlink"/>
            <w:rFonts w:ascii="B Lotus" w:hAnsi="B Lotus" w:cs="B Lotus"/>
            <w:noProof/>
            <w:sz w:val="16"/>
            <w:szCs w:val="20"/>
            <w:rtl/>
            <w:lang w:bidi="fa-IR"/>
          </w:rPr>
          <w:delText>.</w:delText>
        </w:r>
      </w:del>
      <w:ins w:id="19316" w:author="Mehrnazi Boojari" w:date="2019-01-15T22:11:00Z">
        <w:r w:rsidR="001869E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317" w:author="Mehrnazi Boojari" w:date="2019-01-07T22:32:00Z">
        <w:r w:rsidR="00A663B2" w:rsidRPr="00A663B2" w:rsidDel="00051F26">
          <w:rPr>
            <w:rStyle w:val="Hyperlink"/>
            <w:rFonts w:ascii="B Lotus" w:hAnsi="B Lotus" w:cs="B Lotus"/>
            <w:noProof/>
            <w:sz w:val="16"/>
            <w:szCs w:val="20"/>
            <w:rtl/>
            <w:lang w:bidi="fa-IR"/>
          </w:rPr>
          <w:delText>.د</w:delText>
        </w:r>
      </w:del>
      <w:ins w:id="19318" w:author="Mehrnazi Boojari" w:date="2019-01-07T22:32:00Z">
        <w:r w:rsidR="00051F26">
          <w:rPr>
            <w:rStyle w:val="Hyperlink"/>
            <w:rFonts w:ascii="B Lotus" w:hAnsi="B Lotus" w:cs="B Lotus"/>
            <w:noProof/>
            <w:sz w:val="16"/>
            <w:szCs w:val="20"/>
            <w:rtl/>
            <w:lang w:bidi="fa-IR"/>
          </w:rPr>
          <w:t xml:space="preserve"> د</w:t>
        </w:r>
      </w:ins>
      <w:r w:rsidR="00A663B2" w:rsidRPr="00A663B2">
        <w:rPr>
          <w:rStyle w:val="Hyperlink"/>
          <w:rFonts w:ascii="B Lotus" w:hAnsi="B Lotus" w:cs="B Lotus"/>
          <w:noProof/>
          <w:sz w:val="16"/>
          <w:szCs w:val="20"/>
          <w:rtl/>
          <w:lang w:bidi="fa-IR"/>
        </w:rPr>
        <w:t>وم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چالش مرحله دولت اسلام</w:t>
      </w:r>
      <w:r w:rsidR="00A663B2" w:rsidRPr="00A663B2">
        <w:rPr>
          <w:rStyle w:val="Hyperlink"/>
          <w:rFonts w:ascii="B Lotus" w:hAnsi="B Lotus" w:cs="B Lotus" w:hint="cs"/>
          <w:noProof/>
          <w:sz w:val="16"/>
          <w:szCs w:val="20"/>
          <w:rtl/>
          <w:lang w:bidi="fa-IR"/>
        </w:rPr>
        <w:t>ی</w:t>
      </w:r>
      <w:del w:id="19319"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320"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ترب</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رو</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انسان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متعهد و متخصص به مفاه</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م</w:t>
      </w:r>
      <w:r w:rsidR="00A663B2" w:rsidRPr="00A663B2">
        <w:rPr>
          <w:rStyle w:val="Hyperlink"/>
          <w:rFonts w:ascii="B Lotus" w:hAnsi="B Lotus" w:cs="B Lotus"/>
          <w:noProof/>
          <w:sz w:val="16"/>
          <w:szCs w:val="20"/>
          <w:rtl/>
          <w:lang w:bidi="fa-IR"/>
        </w:rPr>
        <w:t xml:space="preserve"> 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hint="cs"/>
          <w:noProof/>
          <w:sz w:val="16"/>
          <w:szCs w:val="20"/>
          <w:rtl/>
          <w:lang w:bidi="fa-IR"/>
        </w:rPr>
        <w:t>ی</w:t>
      </w:r>
      <w:ins w:id="19321" w:author="Mehrnazi Boojari" w:date="2019-01-15T22:58:00Z">
        <w:r w:rsidR="00D774BA">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_Toc533782116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14458E3" w14:textId="77777777" w:rsidR="00A663B2" w:rsidRPr="00A663B2" w:rsidRDefault="00572891" w:rsidP="001869EA">
      <w:pPr>
        <w:pStyle w:val="TOC3"/>
        <w:tabs>
          <w:tab w:val="left" w:pos="6772"/>
          <w:tab w:val="right" w:leader="dot" w:pos="9019"/>
        </w:tabs>
        <w:bidi/>
        <w:jc w:val="both"/>
        <w:rPr>
          <w:rFonts w:ascii="B Lotus" w:eastAsiaTheme="minorEastAsia" w:hAnsi="B Lotus" w:cs="B Lotus"/>
          <w:noProof/>
          <w:sz w:val="18"/>
          <w:szCs w:val="18"/>
        </w:rPr>
      </w:pPr>
      <w:r>
        <w:fldChar w:fldCharType="begin"/>
      </w:r>
      <w:r>
        <w:instrText xml:space="preserve"> HYPERLINK \l "_Toc533782117" </w:instrText>
      </w:r>
      <w:r>
        <w:fldChar w:fldCharType="separate"/>
      </w:r>
      <w:r w:rsidR="00A663B2" w:rsidRPr="00A663B2">
        <w:rPr>
          <w:rStyle w:val="Hyperlink"/>
          <w:rFonts w:ascii="B Lotus" w:hAnsi="B Lotus" w:cs="B Lotus"/>
          <w:noProof/>
          <w:sz w:val="16"/>
          <w:szCs w:val="20"/>
          <w:rtl/>
          <w:lang w:bidi="fa-IR"/>
        </w:rPr>
        <w:t>1</w:t>
      </w:r>
      <w:del w:id="19322" w:author="Mehrnazi Boojari" w:date="2019-01-15T22:11:00Z">
        <w:r w:rsidR="00A663B2" w:rsidRPr="00A663B2" w:rsidDel="001869EA">
          <w:rPr>
            <w:rStyle w:val="Hyperlink"/>
            <w:rFonts w:ascii="B Lotus" w:hAnsi="B Lotus" w:cs="B Lotus"/>
            <w:noProof/>
            <w:sz w:val="16"/>
            <w:szCs w:val="20"/>
            <w:rtl/>
            <w:lang w:bidi="fa-IR"/>
          </w:rPr>
          <w:delText>.</w:delText>
        </w:r>
      </w:del>
      <w:ins w:id="19323" w:author="Mehrnazi Boojari" w:date="2019-01-15T22:11:00Z">
        <w:r w:rsidR="001869E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324" w:author="Mehrnazi Boojari" w:date="2019-01-15T22:11:00Z">
        <w:r w:rsidR="00A663B2" w:rsidRPr="00A663B2" w:rsidDel="001869EA">
          <w:rPr>
            <w:rStyle w:val="Hyperlink"/>
            <w:rFonts w:ascii="B Lotus" w:hAnsi="B Lotus" w:cs="B Lotus"/>
            <w:noProof/>
            <w:sz w:val="16"/>
            <w:szCs w:val="20"/>
            <w:rtl/>
            <w:lang w:bidi="fa-IR"/>
          </w:rPr>
          <w:delText>.</w:delText>
        </w:r>
      </w:del>
      <w:ins w:id="19325" w:author="Mehrnazi Boojari" w:date="2019-01-15T22:11:00Z">
        <w:r w:rsidR="001869E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326" w:author="Mehrnazi Boojari" w:date="2019-01-07T22:35:00Z">
        <w:r w:rsidR="00A663B2" w:rsidRPr="00A663B2" w:rsidDel="00051F26">
          <w:rPr>
            <w:rStyle w:val="Hyperlink"/>
            <w:rFonts w:ascii="B Lotus" w:hAnsi="B Lotus" w:cs="B Lotus"/>
            <w:noProof/>
            <w:sz w:val="16"/>
            <w:szCs w:val="20"/>
            <w:rtl/>
            <w:lang w:bidi="fa-IR"/>
          </w:rPr>
          <w:delText>.س</w:delText>
        </w:r>
      </w:del>
      <w:ins w:id="19327" w:author="Mehrnazi Boojari" w:date="2019-01-07T22:35:00Z">
        <w:r w:rsidR="00051F26">
          <w:rPr>
            <w:rStyle w:val="Hyperlink"/>
            <w:rFonts w:ascii="B Lotus" w:hAnsi="B Lotus" w:cs="B Lotus"/>
            <w:noProof/>
            <w:sz w:val="16"/>
            <w:szCs w:val="20"/>
            <w:rtl/>
            <w:lang w:bidi="fa-IR"/>
          </w:rPr>
          <w:t xml:space="preserve"> س</w:t>
        </w:r>
      </w:ins>
      <w:r w:rsidR="00A663B2" w:rsidRPr="00A663B2">
        <w:rPr>
          <w:rStyle w:val="Hyperlink"/>
          <w:rFonts w:ascii="B Lotus" w:hAnsi="B Lotus" w:cs="B Lotus"/>
          <w:noProof/>
          <w:sz w:val="16"/>
          <w:szCs w:val="20"/>
          <w:rtl/>
          <w:lang w:bidi="fa-IR"/>
        </w:rPr>
        <w:t>وم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چالش مرحله دولت اسلام</w:t>
      </w:r>
      <w:r w:rsidR="00A663B2" w:rsidRPr="00A663B2">
        <w:rPr>
          <w:rStyle w:val="Hyperlink"/>
          <w:rFonts w:ascii="B Lotus" w:hAnsi="B Lotus" w:cs="B Lotus" w:hint="cs"/>
          <w:noProof/>
          <w:sz w:val="16"/>
          <w:szCs w:val="20"/>
          <w:rtl/>
          <w:lang w:bidi="fa-IR"/>
        </w:rPr>
        <w:t>ی</w:t>
      </w:r>
      <w:del w:id="19328"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329"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گفتمان</w:t>
      </w:r>
      <w:del w:id="19330" w:author="Mehrnazi Boojari" w:date="2019-01-07T09:51:00Z">
        <w:r w:rsidR="00A663B2" w:rsidRPr="00A663B2" w:rsidDel="006F7CCF">
          <w:rPr>
            <w:rStyle w:val="Hyperlink"/>
            <w:rFonts w:ascii="B Lotus" w:hAnsi="B Lotus" w:cs="B Lotus"/>
            <w:noProof/>
            <w:sz w:val="16"/>
            <w:szCs w:val="20"/>
            <w:rtl/>
            <w:lang w:bidi="fa-IR"/>
          </w:rPr>
          <w:delText xml:space="preserve"> ساز</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19331" w:author="Mehrnazi Boojari" w:date="2019-01-07T09:51: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سازی </w:t>
        </w:r>
      </w:ins>
      <w:r w:rsidR="00A663B2" w:rsidRPr="00A663B2">
        <w:rPr>
          <w:rStyle w:val="Hyperlink"/>
          <w:rFonts w:ascii="B Lotus" w:hAnsi="B Lotus" w:cs="B Lotus"/>
          <w:noProof/>
          <w:sz w:val="16"/>
          <w:szCs w:val="20"/>
          <w:rtl/>
          <w:lang w:bidi="fa-IR"/>
        </w:rPr>
        <w:t>الگو</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اسلام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پ</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شرفت</w:t>
      </w:r>
      <w:ins w:id="19332" w:author="Mehrnazi Boojari" w:date="2019-01-15T22:58:00Z">
        <w:r w:rsidR="00D774BA">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_Toc533782117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612DF99" w14:textId="77777777" w:rsidR="00A663B2" w:rsidRPr="00A663B2" w:rsidRDefault="00C92AF9" w:rsidP="001869EA">
      <w:pPr>
        <w:pStyle w:val="TOC2"/>
        <w:tabs>
          <w:tab w:val="left" w:pos="8564"/>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"_Toc533782118" </w:instrText>
      </w:r>
      <w:r>
        <w:fldChar w:fldCharType="separate"/>
      </w:r>
      <w:r w:rsidR="00A663B2" w:rsidRPr="00A663B2">
        <w:rPr>
          <w:rStyle w:val="Hyperlink"/>
          <w:rFonts w:ascii="B Lotus" w:hAnsi="B Lotus" w:cs="B Lotus"/>
          <w:noProof/>
          <w:sz w:val="18"/>
          <w:szCs w:val="22"/>
          <w:rtl/>
          <w:lang w:bidi="fa-IR"/>
        </w:rPr>
        <w:t>1</w:t>
      </w:r>
      <w:del w:id="19333" w:author="Mehrnazi Boojari" w:date="2019-01-15T22:12:00Z">
        <w:r w:rsidR="00A663B2" w:rsidRPr="00A663B2" w:rsidDel="001869EA">
          <w:rPr>
            <w:rStyle w:val="Hyperlink"/>
            <w:rFonts w:ascii="B Lotus" w:hAnsi="B Lotus" w:cs="B Lotus"/>
            <w:noProof/>
            <w:sz w:val="18"/>
            <w:szCs w:val="22"/>
            <w:rtl/>
            <w:lang w:bidi="fa-IR"/>
          </w:rPr>
          <w:delText>.</w:delText>
        </w:r>
      </w:del>
      <w:ins w:id="19334" w:author="Mehrnazi Boojari" w:date="2019-01-15T22:12:00Z">
        <w:r w:rsidR="001869EA">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3</w:t>
      </w:r>
      <w:del w:id="19335" w:author="Mehrnazi Boojari" w:date="2019-01-07T12:17:00Z">
        <w:r w:rsidR="00A663B2" w:rsidRPr="00A663B2" w:rsidDel="002F77AF">
          <w:rPr>
            <w:rStyle w:val="Hyperlink"/>
            <w:rFonts w:ascii="B Lotus" w:hAnsi="B Lotus" w:cs="B Lotus"/>
            <w:noProof/>
            <w:sz w:val="18"/>
            <w:szCs w:val="22"/>
            <w:rtl/>
            <w:lang w:bidi="fa-IR"/>
          </w:rPr>
          <w:delText>.م</w:delText>
        </w:r>
      </w:del>
      <w:ins w:id="19336" w:author="Mehrnazi Boojari" w:date="2019-01-07T12:17:00Z">
        <w:r w:rsidR="002F77AF">
          <w:rPr>
            <w:rStyle w:val="Hyperlink"/>
            <w:rFonts w:ascii="B Lotus" w:hAnsi="B Lotus" w:cs="B Lotus"/>
            <w:noProof/>
            <w:sz w:val="18"/>
            <w:szCs w:val="22"/>
            <w:rtl/>
            <w:lang w:bidi="fa-IR"/>
          </w:rPr>
          <w:t xml:space="preserve"> م</w:t>
        </w:r>
      </w:ins>
      <w:r w:rsidR="00A663B2" w:rsidRPr="00A663B2">
        <w:rPr>
          <w:rStyle w:val="Hyperlink"/>
          <w:rFonts w:ascii="B Lotus" w:hAnsi="B Lotus" w:cs="B Lotus"/>
          <w:noProof/>
          <w:sz w:val="18"/>
          <w:szCs w:val="22"/>
          <w:rtl/>
          <w:lang w:bidi="fa-IR"/>
        </w:rPr>
        <w:t>د</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ر</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ت</w:t>
      </w:r>
      <w:r w:rsidR="00A663B2" w:rsidRPr="00A663B2">
        <w:rPr>
          <w:rStyle w:val="Hyperlink"/>
          <w:rFonts w:ascii="B Lotus" w:hAnsi="B Lotus" w:cs="B Lotus"/>
          <w:noProof/>
          <w:sz w:val="18"/>
          <w:szCs w:val="22"/>
          <w:rtl/>
          <w:lang w:bidi="fa-IR"/>
        </w:rPr>
        <w:t xml:space="preserve"> تحولات؛ لازمه گفتمان‌ساز</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noProof/>
          <w:sz w:val="18"/>
          <w:szCs w:val="22"/>
          <w:rtl/>
          <w:lang w:bidi="fa-IR"/>
        </w:rPr>
        <w:t xml:space="preserve"> در جامعه به غرض حل چالش‌ها</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noProof/>
          <w:sz w:val="18"/>
          <w:szCs w:val="22"/>
          <w:rtl/>
          <w:lang w:bidi="fa-IR"/>
        </w:rPr>
        <w:t xml:space="preserve"> مرحله دولت اسلام</w:t>
      </w:r>
      <w:r w:rsidR="00A663B2" w:rsidRPr="00A663B2">
        <w:rPr>
          <w:rStyle w:val="Hyperlink"/>
          <w:rFonts w:ascii="B Lotus" w:hAnsi="B Lotus" w:cs="B Lotus" w:hint="cs"/>
          <w:noProof/>
          <w:sz w:val="18"/>
          <w:szCs w:val="22"/>
          <w:rtl/>
          <w:lang w:bidi="fa-IR"/>
        </w:rPr>
        <w:t>ی</w:t>
      </w:r>
      <w:ins w:id="19337" w:author="Mehrnazi Boojari" w:date="2019-01-07T22:42:00Z">
        <w:r w:rsidR="00BF4CE5">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_Toc533782118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10</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6D18AFF8" w14:textId="77777777" w:rsidR="00A663B2" w:rsidRPr="00A663B2" w:rsidRDefault="00572891" w:rsidP="00400AF6">
      <w:pPr>
        <w:pStyle w:val="TOC3"/>
        <w:tabs>
          <w:tab w:val="left" w:pos="5787"/>
          <w:tab w:val="right" w:leader="dot" w:pos="9019"/>
        </w:tabs>
        <w:bidi/>
        <w:jc w:val="both"/>
        <w:rPr>
          <w:rFonts w:ascii="B Lotus" w:eastAsiaTheme="minorEastAsia" w:hAnsi="B Lotus" w:cs="B Lotus"/>
          <w:noProof/>
          <w:sz w:val="18"/>
          <w:szCs w:val="18"/>
        </w:rPr>
      </w:pPr>
      <w:r>
        <w:fldChar w:fldCharType="begin"/>
      </w:r>
      <w:r>
        <w:instrText xml:space="preserve"> HYPERLINK \l "_Toc533782119" </w:instrText>
      </w:r>
      <w:r>
        <w:fldChar w:fldCharType="separate"/>
      </w:r>
      <w:r w:rsidR="00A663B2" w:rsidRPr="00A663B2">
        <w:rPr>
          <w:rStyle w:val="Hyperlink"/>
          <w:rFonts w:ascii="B Lotus" w:hAnsi="B Lotus" w:cs="B Lotus"/>
          <w:noProof/>
          <w:sz w:val="16"/>
          <w:szCs w:val="20"/>
          <w:rtl/>
          <w:lang w:bidi="fa-IR"/>
        </w:rPr>
        <w:t>1</w:t>
      </w:r>
      <w:del w:id="19338" w:author="Mehrnazi Boojari" w:date="2019-01-15T22:12:00Z">
        <w:r w:rsidR="00A663B2" w:rsidRPr="00A663B2" w:rsidDel="00400AF6">
          <w:rPr>
            <w:rStyle w:val="Hyperlink"/>
            <w:rFonts w:ascii="B Lotus" w:hAnsi="B Lotus" w:cs="B Lotus"/>
            <w:noProof/>
            <w:sz w:val="16"/>
            <w:szCs w:val="20"/>
            <w:rtl/>
            <w:lang w:bidi="fa-IR"/>
          </w:rPr>
          <w:delText>.</w:delText>
        </w:r>
      </w:del>
      <w:ins w:id="19339" w:author="Mehrnazi Boojari" w:date="2019-01-15T22:12:00Z">
        <w:r w:rsidR="00400AF6">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340" w:author="Mehrnazi Boojari" w:date="2019-01-15T22:12:00Z">
        <w:r w:rsidR="00A663B2" w:rsidRPr="00A663B2" w:rsidDel="00400AF6">
          <w:rPr>
            <w:rStyle w:val="Hyperlink"/>
            <w:rFonts w:ascii="B Lotus" w:hAnsi="B Lotus" w:cs="B Lotus"/>
            <w:noProof/>
            <w:sz w:val="16"/>
            <w:szCs w:val="20"/>
            <w:rtl/>
            <w:lang w:bidi="fa-IR"/>
          </w:rPr>
          <w:delText>.</w:delText>
        </w:r>
      </w:del>
      <w:ins w:id="19341" w:author="Mehrnazi Boojari" w:date="2019-01-15T22:12:00Z">
        <w:r w:rsidR="00400AF6">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342" w:author="Mehrnazi Boojari" w:date="2019-01-15T22:12:00Z">
        <w:r w:rsidR="00A663B2" w:rsidRPr="00A663B2" w:rsidDel="00400AF6">
          <w:rPr>
            <w:rStyle w:val="Hyperlink"/>
            <w:rFonts w:ascii="B Lotus" w:hAnsi="B Lotus" w:cs="B Lotus"/>
            <w:noProof/>
            <w:sz w:val="16"/>
            <w:szCs w:val="20"/>
            <w:rtl/>
            <w:lang w:bidi="fa-IR"/>
          </w:rPr>
          <w:delText>.</w:delText>
        </w:r>
      </w:del>
      <w:ins w:id="19343" w:author="Mehrnazi Boojari" w:date="2019-01-15T22:12:00Z">
        <w:r w:rsidR="00400AF6">
          <w:rPr>
            <w:rStyle w:val="Hyperlink"/>
            <w:rFonts w:ascii="B Lotus" w:hAnsi="B Lotus" w:cs="B Lotus" w:hint="cs"/>
            <w:noProof/>
            <w:sz w:val="16"/>
            <w:szCs w:val="20"/>
            <w:rtl/>
            <w:lang w:bidi="fa-IR"/>
          </w:rPr>
          <w:t xml:space="preserve"> </w:t>
        </w:r>
      </w:ins>
      <w:del w:id="19344" w:author="Mehrnazi Boojari" w:date="2019-01-10T01:29:00Z">
        <w:r w:rsidR="00A663B2" w:rsidRPr="00A663B2" w:rsidDel="00DC5325">
          <w:rPr>
            <w:rStyle w:val="Hyperlink"/>
            <w:rFonts w:ascii="B Lotus" w:hAnsi="B Lotus" w:cs="B Lotus"/>
            <w:noProof/>
            <w:sz w:val="16"/>
            <w:szCs w:val="20"/>
            <w:rtl/>
            <w:lang w:bidi="fa-IR"/>
          </w:rPr>
          <w:delText>راهبران</w:delText>
        </w:r>
      </w:del>
      <w:ins w:id="19345" w:author="Mehrnazi Boojari" w:date="2019-01-10T01:29:00Z">
        <w:r w:rsidR="00DC5325">
          <w:rPr>
            <w:rStyle w:val="Hyperlink"/>
            <w:rFonts w:ascii="B Lotus" w:hAnsi="B Lotus" w:cs="B Lotus"/>
            <w:noProof/>
            <w:sz w:val="16"/>
            <w:szCs w:val="20"/>
            <w:rtl/>
            <w:lang w:bidi="fa-IR"/>
          </w:rPr>
          <w:t>رهبران</w:t>
        </w:r>
      </w:ins>
      <w:r w:rsidR="00A663B2" w:rsidRPr="00A663B2">
        <w:rPr>
          <w:rStyle w:val="Hyperlink"/>
          <w:rFonts w:ascii="B Lotus" w:hAnsi="B Lotus" w:cs="B Lotus"/>
          <w:noProof/>
          <w:sz w:val="16"/>
          <w:szCs w:val="20"/>
          <w:rtl/>
          <w:lang w:bidi="fa-IR"/>
        </w:rPr>
        <w:t xml:space="preserve"> ذهن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جامعه</w:t>
      </w:r>
      <w:del w:id="19346"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347"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فا</w:t>
      </w:r>
      <w:del w:id="19348" w:author="Mehrnazi Boojari" w:date="2019-01-15T22:59:00Z">
        <w:r w:rsidR="00A663B2" w:rsidRPr="00A663B2" w:rsidDel="00D774BA">
          <w:rPr>
            <w:rStyle w:val="Hyperlink"/>
            <w:rFonts w:ascii="B Lotus" w:hAnsi="B Lotus" w:cs="B Lotus"/>
            <w:noProof/>
            <w:sz w:val="16"/>
            <w:szCs w:val="20"/>
            <w:rtl/>
            <w:lang w:bidi="fa-IR"/>
          </w:rPr>
          <w:delText xml:space="preserve"> </w:delText>
        </w:r>
      </w:del>
      <w:r w:rsidR="00A663B2" w:rsidRPr="00A663B2">
        <w:rPr>
          <w:rStyle w:val="Hyperlink"/>
          <w:rFonts w:ascii="B Lotus" w:hAnsi="B Lotus" w:cs="B Lotus"/>
          <w:noProof/>
          <w:sz w:val="16"/>
          <w:szCs w:val="20"/>
          <w:rtl/>
          <w:lang w:bidi="fa-IR"/>
        </w:rPr>
        <w:t>کنندگان نقش اصل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در مد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تحولات</w:t>
      </w:r>
      <w:ins w:id="19349" w:author="Mehrnazi Boojari" w:date="2019-01-07T22:42: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_Toc533782119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723B08E" w14:textId="77777777" w:rsidR="00A663B2" w:rsidRPr="00A663B2" w:rsidRDefault="00051F26" w:rsidP="00400AF6">
      <w:pPr>
        <w:pStyle w:val="TOC3"/>
        <w:tabs>
          <w:tab w:val="left" w:pos="6578"/>
          <w:tab w:val="right" w:leader="dot" w:pos="9019"/>
        </w:tabs>
        <w:bidi/>
        <w:jc w:val="both"/>
        <w:rPr>
          <w:rFonts w:ascii="B Lotus" w:eastAsiaTheme="minorEastAsia" w:hAnsi="B Lotus" w:cs="B Lotus"/>
          <w:noProof/>
          <w:sz w:val="18"/>
          <w:szCs w:val="18"/>
        </w:rPr>
      </w:pPr>
      <w:r>
        <w:fldChar w:fldCharType="begin"/>
      </w:r>
      <w:r>
        <w:instrText xml:space="preserve"> HYPERLINK \l "_Toc533782120" </w:instrText>
      </w:r>
      <w:r>
        <w:fldChar w:fldCharType="separate"/>
      </w:r>
      <w:r w:rsidR="00A663B2" w:rsidRPr="00A663B2">
        <w:rPr>
          <w:rStyle w:val="Hyperlink"/>
          <w:rFonts w:ascii="B Lotus" w:hAnsi="B Lotus" w:cs="B Lotus"/>
          <w:noProof/>
          <w:sz w:val="16"/>
          <w:szCs w:val="20"/>
          <w:rtl/>
          <w:lang w:bidi="fa-IR"/>
        </w:rPr>
        <w:t>1</w:t>
      </w:r>
      <w:del w:id="19350" w:author="Mehrnazi Boojari" w:date="2019-01-15T22:12:00Z">
        <w:r w:rsidR="00A663B2" w:rsidRPr="00A663B2" w:rsidDel="00400AF6">
          <w:rPr>
            <w:rStyle w:val="Hyperlink"/>
            <w:rFonts w:ascii="B Lotus" w:hAnsi="B Lotus" w:cs="B Lotus"/>
            <w:noProof/>
            <w:sz w:val="16"/>
            <w:szCs w:val="20"/>
            <w:rtl/>
            <w:lang w:bidi="fa-IR"/>
          </w:rPr>
          <w:delText>.</w:delText>
        </w:r>
      </w:del>
      <w:ins w:id="19351" w:author="Mehrnazi Boojari" w:date="2019-01-15T22:12:00Z">
        <w:r w:rsidR="00400AF6">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352" w:author="Mehrnazi Boojari" w:date="2019-01-15T22:12:00Z">
        <w:r w:rsidR="00A663B2" w:rsidRPr="00A663B2" w:rsidDel="00400AF6">
          <w:rPr>
            <w:rStyle w:val="Hyperlink"/>
            <w:rFonts w:ascii="B Lotus" w:hAnsi="B Lotus" w:cs="B Lotus"/>
            <w:noProof/>
            <w:sz w:val="16"/>
            <w:szCs w:val="20"/>
            <w:rtl/>
            <w:lang w:bidi="fa-IR"/>
          </w:rPr>
          <w:delText>.</w:delText>
        </w:r>
      </w:del>
      <w:ins w:id="19353" w:author="Mehrnazi Boojari" w:date="2019-01-15T22:12:00Z">
        <w:r w:rsidR="00400AF6">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354" w:author="Mehrnazi Boojari" w:date="2019-01-07T22:34:00Z">
        <w:r w:rsidR="00A663B2" w:rsidRPr="00A663B2" w:rsidDel="00051F26">
          <w:rPr>
            <w:rStyle w:val="Hyperlink"/>
            <w:rFonts w:ascii="B Lotus" w:hAnsi="B Lotus" w:cs="B Lotus"/>
            <w:noProof/>
            <w:sz w:val="16"/>
            <w:szCs w:val="20"/>
            <w:rtl/>
            <w:lang w:bidi="fa-IR"/>
          </w:rPr>
          <w:delText>.ت</w:delText>
        </w:r>
      </w:del>
      <w:ins w:id="19355" w:author="Mehrnazi Boojari" w:date="2019-01-07T22:34:00Z">
        <w:r>
          <w:rPr>
            <w:rStyle w:val="Hyperlink"/>
            <w:rFonts w:ascii="B Lotus" w:hAnsi="B Lotus" w:cs="B Lotus"/>
            <w:noProof/>
            <w:sz w:val="16"/>
            <w:szCs w:val="20"/>
            <w:rtl/>
            <w:lang w:bidi="fa-IR"/>
          </w:rPr>
          <w:t xml:space="preserve"> ت</w:t>
        </w:r>
      </w:ins>
      <w:r w:rsidR="00A663B2" w:rsidRPr="00A663B2">
        <w:rPr>
          <w:rStyle w:val="Hyperlink"/>
          <w:rFonts w:ascii="B Lotus" w:hAnsi="B Lotus" w:cs="B Lotus"/>
          <w:noProof/>
          <w:sz w:val="16"/>
          <w:szCs w:val="20"/>
          <w:rtl/>
          <w:lang w:bidi="fa-IR"/>
        </w:rPr>
        <w:t>غ</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hint="eastAsia"/>
          <w:noProof/>
          <w:sz w:val="16"/>
          <w:szCs w:val="20"/>
          <w:rtl/>
          <w:lang w:bidi="fa-IR"/>
        </w:rPr>
        <w:t>ر</w:t>
      </w:r>
      <w:r w:rsidR="00A663B2" w:rsidRPr="00A663B2">
        <w:rPr>
          <w:rStyle w:val="Hyperlink"/>
          <w:rFonts w:ascii="B Lotus" w:hAnsi="B Lotus" w:cs="B Lotus"/>
          <w:noProof/>
          <w:sz w:val="16"/>
          <w:szCs w:val="20"/>
          <w:rtl/>
          <w:lang w:bidi="fa-IR"/>
        </w:rPr>
        <w:t xml:space="preserve"> در نگرش افراد به غرض 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جاد</w:t>
      </w:r>
      <w:r w:rsidR="00A663B2" w:rsidRPr="00A663B2">
        <w:rPr>
          <w:rStyle w:val="Hyperlink"/>
          <w:rFonts w:ascii="B Lotus" w:hAnsi="B Lotus" w:cs="B Lotus"/>
          <w:noProof/>
          <w:sz w:val="16"/>
          <w:szCs w:val="20"/>
          <w:rtl/>
          <w:lang w:bidi="fa-IR"/>
        </w:rPr>
        <w:t xml:space="preserve"> مشارکت اجتماع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لازمه مد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تحولات</w:t>
      </w:r>
      <w:ins w:id="19356" w:author="Mehrnazi Boojari" w:date="2019-01-07T22:42: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_Toc533782120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F393457" w14:textId="77777777" w:rsidR="00A663B2" w:rsidRPr="00A663B2" w:rsidRDefault="00572891" w:rsidP="00400AF6">
      <w:pPr>
        <w:pStyle w:val="TOC4"/>
        <w:tabs>
          <w:tab w:val="left" w:pos="5514"/>
          <w:tab w:val="right" w:leader="dot" w:pos="9019"/>
        </w:tabs>
        <w:bidi/>
        <w:jc w:val="both"/>
        <w:rPr>
          <w:rFonts w:ascii="B Lotus" w:eastAsiaTheme="minorEastAsia" w:hAnsi="B Lotus" w:cs="B Lotus"/>
          <w:noProof/>
          <w:sz w:val="18"/>
          <w:szCs w:val="18"/>
        </w:rPr>
      </w:pPr>
      <w:r>
        <w:fldChar w:fldCharType="begin"/>
      </w:r>
      <w:r>
        <w:instrText xml:space="preserve"> HYPERLINK \l "_Toc533782121" </w:instrText>
      </w:r>
      <w:r>
        <w:fldChar w:fldCharType="separate"/>
      </w:r>
      <w:r w:rsidR="00A663B2" w:rsidRPr="00A663B2">
        <w:rPr>
          <w:rStyle w:val="Hyperlink"/>
          <w:rFonts w:ascii="B Lotus" w:hAnsi="B Lotus" w:cs="B Lotus"/>
          <w:noProof/>
          <w:sz w:val="16"/>
          <w:szCs w:val="20"/>
          <w:rtl/>
        </w:rPr>
        <w:t>1</w:t>
      </w:r>
      <w:del w:id="19357" w:author="Mehrnazi Boojari" w:date="2019-01-15T22:12:00Z">
        <w:r w:rsidR="00A663B2" w:rsidRPr="00A663B2" w:rsidDel="00400AF6">
          <w:rPr>
            <w:rStyle w:val="Hyperlink"/>
            <w:rFonts w:ascii="B Lotus" w:hAnsi="B Lotus" w:cs="B Lotus"/>
            <w:noProof/>
            <w:sz w:val="16"/>
            <w:szCs w:val="20"/>
            <w:rtl/>
          </w:rPr>
          <w:delText>.</w:delText>
        </w:r>
      </w:del>
      <w:ins w:id="19358" w:author="Mehrnazi Boojari" w:date="2019-01-15T22:12:00Z">
        <w:r w:rsidR="00400AF6">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359" w:author="Mehrnazi Boojari" w:date="2019-01-15T22:12:00Z">
        <w:r w:rsidR="00A663B2" w:rsidRPr="00A663B2" w:rsidDel="00400AF6">
          <w:rPr>
            <w:rStyle w:val="Hyperlink"/>
            <w:rFonts w:ascii="B Lotus" w:hAnsi="B Lotus" w:cs="B Lotus"/>
            <w:noProof/>
            <w:sz w:val="16"/>
            <w:szCs w:val="20"/>
            <w:rtl/>
          </w:rPr>
          <w:delText>.</w:delText>
        </w:r>
      </w:del>
      <w:ins w:id="19360" w:author="Mehrnazi Boojari" w:date="2019-01-15T22:12:00Z">
        <w:r w:rsidR="00400AF6">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19361" w:author="Mehrnazi Boojari" w:date="2019-01-15T22:12:00Z">
        <w:r w:rsidR="00A663B2" w:rsidRPr="00A663B2" w:rsidDel="00400AF6">
          <w:rPr>
            <w:rStyle w:val="Hyperlink"/>
            <w:rFonts w:ascii="B Lotus" w:hAnsi="B Lotus" w:cs="B Lotus"/>
            <w:noProof/>
            <w:sz w:val="16"/>
            <w:szCs w:val="20"/>
            <w:rtl/>
          </w:rPr>
          <w:delText>.</w:delText>
        </w:r>
      </w:del>
      <w:ins w:id="19362" w:author="Mehrnazi Boojari" w:date="2019-01-15T22:12:00Z">
        <w:r w:rsidR="00400AF6">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363" w:author="Mehrnazi Boojari" w:date="2019-01-15T22:12:00Z">
        <w:r w:rsidR="00A663B2" w:rsidRPr="00A663B2" w:rsidDel="00400AF6">
          <w:rPr>
            <w:rStyle w:val="Hyperlink"/>
            <w:rFonts w:ascii="B Lotus" w:hAnsi="B Lotus" w:cs="B Lotus"/>
            <w:noProof/>
            <w:sz w:val="16"/>
            <w:szCs w:val="20"/>
            <w:rtl/>
          </w:rPr>
          <w:delText>.</w:delText>
        </w:r>
      </w:del>
      <w:ins w:id="19364" w:author="Mehrnazi Boojari" w:date="2019-01-15T22:12:00Z">
        <w:r w:rsidR="00400AF6">
          <w:rPr>
            <w:rStyle w:val="Hyperlink"/>
            <w:rFonts w:ascii="B Lotus" w:hAnsi="B Lotus" w:cs="B Lotus" w:hint="cs"/>
            <w:noProof/>
            <w:sz w:val="16"/>
            <w:szCs w:val="20"/>
            <w:rtl/>
          </w:rPr>
          <w:t xml:space="preserve"> </w:t>
        </w:r>
      </w:ins>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افتن</w:t>
      </w:r>
      <w:r w:rsidR="00A663B2" w:rsidRPr="00A663B2">
        <w:rPr>
          <w:rStyle w:val="Hyperlink"/>
          <w:rFonts w:ascii="B Lotus" w:hAnsi="B Lotus" w:cs="B Lotus"/>
          <w:noProof/>
          <w:sz w:val="16"/>
          <w:szCs w:val="20"/>
          <w:rtl/>
        </w:rPr>
        <w:t xml:space="preserve"> موضوعات</w:t>
      </w:r>
      <w:del w:id="19365" w:author="Mehrnazi Boojari" w:date="2019-01-07T09:53:00Z">
        <w:r w:rsidR="00A663B2" w:rsidRPr="00A663B2" w:rsidDel="00572891">
          <w:rPr>
            <w:rStyle w:val="Hyperlink"/>
            <w:rFonts w:ascii="B Lotus" w:hAnsi="B Lotus" w:cs="B Lotus"/>
            <w:noProof/>
            <w:sz w:val="16"/>
            <w:szCs w:val="20"/>
            <w:rtl/>
          </w:rPr>
          <w:delText xml:space="preserve"> جهت ساز </w:delText>
        </w:r>
      </w:del>
      <w:ins w:id="19366" w:author="Mehrnazi Boojari" w:date="2019-01-07T09:53:00Z">
        <w:r>
          <w:rPr>
            <w:rStyle w:val="Hyperlink"/>
            <w:rFonts w:ascii="B Lotus" w:hAnsi="B Lotus" w:cs="B Lotus"/>
            <w:noProof/>
            <w:sz w:val="16"/>
            <w:szCs w:val="20"/>
            <w:rtl/>
          </w:rPr>
          <w:t xml:space="preserve"> جهت</w:t>
        </w:r>
        <w:r>
          <w:rPr>
            <w:rStyle w:val="Hyperlink"/>
            <w:rFonts w:ascii="B Lotus" w:hAnsi="B Lotus" w:cs="B Lotus" w:hint="cs"/>
            <w:noProof/>
            <w:sz w:val="16"/>
            <w:szCs w:val="20"/>
            <w:rtl/>
          </w:rPr>
          <w:t>‌</w:t>
        </w:r>
        <w:r>
          <w:rPr>
            <w:rStyle w:val="Hyperlink"/>
            <w:rFonts w:ascii="B Lotus" w:hAnsi="B Lotus" w:cs="B Lotus"/>
            <w:noProof/>
            <w:sz w:val="16"/>
            <w:szCs w:val="20"/>
            <w:rtl/>
          </w:rPr>
          <w:t xml:space="preserve">ساز </w:t>
        </w:r>
      </w:ins>
      <w:r w:rsidR="00A663B2" w:rsidRPr="00A663B2">
        <w:rPr>
          <w:rStyle w:val="Hyperlink"/>
          <w:rFonts w:ascii="B Lotus" w:hAnsi="B Lotus" w:cs="B Lotus"/>
          <w:noProof/>
          <w:sz w:val="16"/>
          <w:szCs w:val="20"/>
          <w:rtl/>
        </w:rPr>
        <w:t>و تغ</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hint="eastAsia"/>
          <w:noProof/>
          <w:sz w:val="16"/>
          <w:szCs w:val="20"/>
          <w:rtl/>
        </w:rPr>
        <w:t>ر</w:t>
      </w:r>
      <w:del w:id="19367" w:author="Mehrnazi Boojari" w:date="2019-01-07T09:51:00Z">
        <w:r w:rsidR="00A663B2" w:rsidRPr="00A663B2" w:rsidDel="006F7CCF">
          <w:rPr>
            <w:rStyle w:val="Hyperlink"/>
            <w:rFonts w:ascii="B Lotus" w:hAnsi="B Lotus" w:cs="B Lotus"/>
            <w:noProof/>
            <w:sz w:val="16"/>
            <w:szCs w:val="20"/>
            <w:rtl/>
          </w:rPr>
          <w:delText xml:space="preserve"> آنها </w:delText>
        </w:r>
      </w:del>
      <w:ins w:id="19368" w:author="Mehrnazi Boojari" w:date="2019-01-07T09:51:00Z">
        <w:r w:rsidR="006F7CCF">
          <w:rPr>
            <w:rStyle w:val="Hyperlink"/>
            <w:rFonts w:ascii="B Lotus" w:hAnsi="B Lotus" w:cs="B Lotus"/>
            <w:noProof/>
            <w:sz w:val="16"/>
            <w:szCs w:val="20"/>
            <w:rtl/>
          </w:rPr>
          <w:t xml:space="preserve"> آن</w:t>
        </w:r>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 </w:t>
        </w:r>
      </w:ins>
      <w:r w:rsidR="00A663B2" w:rsidRPr="00A663B2">
        <w:rPr>
          <w:rStyle w:val="Hyperlink"/>
          <w:rFonts w:ascii="B Lotus" w:hAnsi="B Lotus" w:cs="B Lotus"/>
          <w:noProof/>
          <w:sz w:val="16"/>
          <w:szCs w:val="20"/>
          <w:rtl/>
        </w:rPr>
        <w:t>راه تغ</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hint="eastAsia"/>
          <w:noProof/>
          <w:sz w:val="16"/>
          <w:szCs w:val="20"/>
          <w:rtl/>
        </w:rPr>
        <w:t>ر</w:t>
      </w:r>
      <w:r w:rsidR="00A663B2" w:rsidRPr="00A663B2">
        <w:rPr>
          <w:rStyle w:val="Hyperlink"/>
          <w:rFonts w:ascii="B Lotus" w:hAnsi="B Lotus" w:cs="B Lotus"/>
          <w:noProof/>
          <w:sz w:val="16"/>
          <w:szCs w:val="20"/>
          <w:rtl/>
        </w:rPr>
        <w:t xml:space="preserve"> نگرش افراد</w:t>
      </w:r>
      <w:ins w:id="19369" w:author="Mehrnazi Boojari" w:date="2019-01-07T22:42:00Z">
        <w:r w:rsidR="00BF4CE5">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_Toc533782121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099D801" w14:textId="77777777" w:rsidR="00A663B2" w:rsidRPr="00A663B2" w:rsidRDefault="00572891" w:rsidP="00400AF6">
      <w:pPr>
        <w:pStyle w:val="TOC3"/>
        <w:tabs>
          <w:tab w:val="left" w:pos="6533"/>
          <w:tab w:val="right" w:leader="dot" w:pos="9019"/>
        </w:tabs>
        <w:bidi/>
        <w:jc w:val="both"/>
        <w:rPr>
          <w:rFonts w:ascii="B Lotus" w:eastAsiaTheme="minorEastAsia" w:hAnsi="B Lotus" w:cs="B Lotus"/>
          <w:noProof/>
          <w:sz w:val="18"/>
          <w:szCs w:val="18"/>
        </w:rPr>
      </w:pPr>
      <w:r>
        <w:fldChar w:fldCharType="begin"/>
      </w:r>
      <w:r>
        <w:instrText xml:space="preserve"> HYPERLINK \l "_Toc533782122" </w:instrText>
      </w:r>
      <w:r>
        <w:fldChar w:fldCharType="separate"/>
      </w:r>
      <w:r w:rsidR="00A663B2" w:rsidRPr="00A663B2">
        <w:rPr>
          <w:rStyle w:val="Hyperlink"/>
          <w:rFonts w:ascii="B Lotus" w:hAnsi="B Lotus" w:cs="B Lotus"/>
          <w:noProof/>
          <w:sz w:val="16"/>
          <w:szCs w:val="20"/>
          <w:rtl/>
          <w:lang w:bidi="fa-IR"/>
        </w:rPr>
        <w:t>1</w:t>
      </w:r>
      <w:del w:id="19370" w:author="Mehrnazi Boojari" w:date="2019-01-15T22:12:00Z">
        <w:r w:rsidR="00A663B2" w:rsidRPr="00A663B2" w:rsidDel="00400AF6">
          <w:rPr>
            <w:rStyle w:val="Hyperlink"/>
            <w:rFonts w:ascii="B Lotus" w:hAnsi="B Lotus" w:cs="B Lotus"/>
            <w:noProof/>
            <w:sz w:val="16"/>
            <w:szCs w:val="20"/>
            <w:rtl/>
            <w:lang w:bidi="fa-IR"/>
          </w:rPr>
          <w:delText>.</w:delText>
        </w:r>
      </w:del>
      <w:ins w:id="19371" w:author="Mehrnazi Boojari" w:date="2019-01-15T22:12:00Z">
        <w:r w:rsidR="00400AF6">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372" w:author="Mehrnazi Boojari" w:date="2019-01-15T22:12:00Z">
        <w:r w:rsidR="00A663B2" w:rsidRPr="00A663B2" w:rsidDel="00400AF6">
          <w:rPr>
            <w:rStyle w:val="Hyperlink"/>
            <w:rFonts w:ascii="B Lotus" w:hAnsi="B Lotus" w:cs="B Lotus"/>
            <w:noProof/>
            <w:sz w:val="16"/>
            <w:szCs w:val="20"/>
            <w:rtl/>
            <w:lang w:bidi="fa-IR"/>
          </w:rPr>
          <w:delText>.</w:delText>
        </w:r>
      </w:del>
      <w:ins w:id="19373" w:author="Mehrnazi Boojari" w:date="2019-01-15T22:12:00Z">
        <w:r w:rsidR="00400AF6">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374" w:author="Mehrnazi Boojari" w:date="2019-01-07T12:17:00Z">
        <w:r w:rsidR="00A663B2" w:rsidRPr="00A663B2" w:rsidDel="002F77AF">
          <w:rPr>
            <w:rStyle w:val="Hyperlink"/>
            <w:rFonts w:ascii="B Lotus" w:hAnsi="B Lotus" w:cs="B Lotus"/>
            <w:noProof/>
            <w:sz w:val="16"/>
            <w:szCs w:val="20"/>
            <w:rtl/>
            <w:lang w:bidi="fa-IR"/>
          </w:rPr>
          <w:delText>.م</w:delText>
        </w:r>
      </w:del>
      <w:ins w:id="19375" w:author="Mehrnazi Boojari" w:date="2019-01-07T12:17:00Z">
        <w:r w:rsidR="002F77AF">
          <w:rPr>
            <w:rStyle w:val="Hyperlink"/>
            <w:rFonts w:ascii="B Lotus" w:hAnsi="B Lotus" w:cs="B Lotus"/>
            <w:noProof/>
            <w:sz w:val="16"/>
            <w:szCs w:val="20"/>
            <w:rtl/>
            <w:lang w:bidi="fa-IR"/>
          </w:rPr>
          <w:t xml:space="preserve"> </w:t>
        </w:r>
      </w:ins>
      <w:del w:id="19376" w:author="Mehrnazi Boojari" w:date="2019-01-08T03:35:00Z">
        <w:r w:rsidR="00A663B2" w:rsidRPr="00A663B2" w:rsidDel="00666313">
          <w:rPr>
            <w:rStyle w:val="Hyperlink"/>
            <w:rFonts w:ascii="B Lotus" w:hAnsi="B Lotus" w:cs="B Lotus"/>
            <w:noProof/>
            <w:sz w:val="16"/>
            <w:szCs w:val="20"/>
            <w:rtl/>
            <w:lang w:bidi="fa-IR"/>
          </w:rPr>
          <w:delText>طالبه گر</w:delText>
        </w:r>
        <w:r w:rsidR="00A663B2" w:rsidRPr="00A663B2" w:rsidDel="00666313">
          <w:rPr>
            <w:rStyle w:val="Hyperlink"/>
            <w:rFonts w:ascii="B Lotus" w:hAnsi="B Lotus" w:cs="B Lotus" w:hint="cs"/>
            <w:noProof/>
            <w:sz w:val="16"/>
            <w:szCs w:val="20"/>
            <w:rtl/>
            <w:lang w:bidi="fa-IR"/>
          </w:rPr>
          <w:delText>ی</w:delText>
        </w:r>
      </w:del>
      <w:ins w:id="19377" w:author="Mehrnazi Boojari" w:date="2019-01-08T03:35:00Z">
        <w:r w:rsidR="00666313">
          <w:rPr>
            <w:rStyle w:val="Hyperlink"/>
            <w:rFonts w:ascii="B Lotus" w:hAnsi="B Lotus" w:cs="B Lotus"/>
            <w:noProof/>
            <w:sz w:val="16"/>
            <w:szCs w:val="20"/>
            <w:rtl/>
            <w:lang w:bidi="fa-IR"/>
          </w:rPr>
          <w:t>مطالبه</w:t>
        </w:r>
        <w:r w:rsidR="00666313">
          <w:rPr>
            <w:rStyle w:val="Hyperlink"/>
            <w:rFonts w:ascii="B Lotus" w:hAnsi="B Lotus" w:cs="B Lotus" w:hint="cs"/>
            <w:noProof/>
            <w:sz w:val="16"/>
            <w:szCs w:val="20"/>
            <w:rtl/>
            <w:lang w:bidi="fa-IR"/>
          </w:rPr>
          <w:t>‌</w:t>
        </w:r>
        <w:r w:rsidR="00666313">
          <w:rPr>
            <w:rStyle w:val="Hyperlink"/>
            <w:rFonts w:ascii="B Lotus" w:hAnsi="B Lotus" w:cs="B Lotus"/>
            <w:noProof/>
            <w:sz w:val="16"/>
            <w:szCs w:val="20"/>
            <w:rtl/>
            <w:lang w:bidi="fa-IR"/>
          </w:rPr>
          <w:t>گری</w:t>
        </w:r>
      </w:ins>
      <w:r w:rsidR="00A663B2" w:rsidRPr="00A663B2">
        <w:rPr>
          <w:rStyle w:val="Hyperlink"/>
          <w:rFonts w:ascii="B Lotus" w:hAnsi="B Lotus" w:cs="B Lotus"/>
          <w:noProof/>
          <w:sz w:val="16"/>
          <w:szCs w:val="20"/>
          <w:rtl/>
          <w:lang w:bidi="fa-IR"/>
        </w:rPr>
        <w:t xml:space="preserve"> موضوعات</w:t>
      </w:r>
      <w:del w:id="19378" w:author="Mehrnazi Boojari" w:date="2019-01-07T09:53:00Z">
        <w:r w:rsidR="00A663B2" w:rsidRPr="00A663B2" w:rsidDel="00572891">
          <w:rPr>
            <w:rStyle w:val="Hyperlink"/>
            <w:rFonts w:ascii="B Lotus" w:hAnsi="B Lotus" w:cs="B Lotus"/>
            <w:noProof/>
            <w:sz w:val="16"/>
            <w:szCs w:val="20"/>
            <w:rtl/>
            <w:lang w:bidi="fa-IR"/>
          </w:rPr>
          <w:delText xml:space="preserve"> جهت ساز </w:delText>
        </w:r>
      </w:del>
      <w:ins w:id="19379" w:author="Mehrnazi Boojari" w:date="2019-01-07T09:53:00Z">
        <w:r>
          <w:rPr>
            <w:rStyle w:val="Hyperlink"/>
            <w:rFonts w:ascii="B Lotus" w:hAnsi="B Lotus" w:cs="B Lotus"/>
            <w:noProof/>
            <w:sz w:val="16"/>
            <w:szCs w:val="20"/>
            <w:rtl/>
            <w:lang w:bidi="fa-IR"/>
          </w:rPr>
          <w:t xml:space="preserve"> جهت</w:t>
        </w:r>
        <w:r>
          <w:rPr>
            <w:rStyle w:val="Hyperlink"/>
            <w:rFonts w:ascii="B Lotus" w:hAnsi="B Lotus" w:cs="B Lotus" w:hint="cs"/>
            <w:noProof/>
            <w:sz w:val="16"/>
            <w:szCs w:val="20"/>
            <w:rtl/>
            <w:lang w:bidi="fa-IR"/>
          </w:rPr>
          <w:t>‌</w:t>
        </w:r>
        <w:r>
          <w:rPr>
            <w:rStyle w:val="Hyperlink"/>
            <w:rFonts w:ascii="B Lotus" w:hAnsi="B Lotus" w:cs="B Lotus"/>
            <w:noProof/>
            <w:sz w:val="16"/>
            <w:szCs w:val="20"/>
            <w:rtl/>
            <w:lang w:bidi="fa-IR"/>
          </w:rPr>
          <w:t xml:space="preserve">ساز </w:t>
        </w:r>
      </w:ins>
      <w:r w:rsidR="00A663B2" w:rsidRPr="00A663B2">
        <w:rPr>
          <w:rStyle w:val="Hyperlink"/>
          <w:rFonts w:ascii="B Lotus" w:hAnsi="B Lotus" w:cs="B Lotus"/>
          <w:noProof/>
          <w:sz w:val="16"/>
          <w:szCs w:val="20"/>
          <w:rtl/>
          <w:lang w:bidi="fa-IR"/>
        </w:rPr>
        <w:t>در جامعه</w:t>
      </w:r>
      <w:del w:id="19380"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381"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لازمه حفظ اصول و آرمان</w:t>
      </w:r>
      <w:del w:id="19382" w:author="Mehrnazi Boojari" w:date="2019-01-07T09:45: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Fonts w:ascii="B Lotus" w:hAnsi="B Lotus" w:cs="B Lotus"/>
            <w:noProof/>
            <w:webHidden/>
            <w:sz w:val="16"/>
            <w:szCs w:val="20"/>
          </w:rPr>
          <w:delText xml:space="preserve"> </w:delText>
        </w:r>
      </w:del>
      <w:ins w:id="19383" w:author="Mehrnazi Boojari" w:date="2019-01-07T09:45: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 </w:t>
        </w:r>
      </w:ins>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_Toc533782122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9007582" w14:textId="77777777" w:rsidR="00A663B2" w:rsidRPr="00A663B2" w:rsidRDefault="00572891" w:rsidP="004E14E1">
      <w:pPr>
        <w:pStyle w:val="TOC2"/>
        <w:tabs>
          <w:tab w:val="left" w:pos="7387"/>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"_Toc533782123" </w:instrText>
      </w:r>
      <w:r>
        <w:fldChar w:fldCharType="separate"/>
      </w:r>
      <w:r w:rsidR="00A663B2" w:rsidRPr="00A663B2">
        <w:rPr>
          <w:rStyle w:val="Hyperlink"/>
          <w:rFonts w:ascii="B Lotus" w:hAnsi="B Lotus" w:cs="B Lotus"/>
          <w:noProof/>
          <w:sz w:val="18"/>
          <w:szCs w:val="22"/>
          <w:rtl/>
          <w:lang w:bidi="fa-IR"/>
        </w:rPr>
        <w:t>1</w:t>
      </w:r>
      <w:del w:id="19384" w:author="Mehrnazi Boojari" w:date="2019-01-15T22:13:00Z">
        <w:r w:rsidR="00A663B2" w:rsidRPr="00A663B2" w:rsidDel="004E14E1">
          <w:rPr>
            <w:rStyle w:val="Hyperlink"/>
            <w:rFonts w:ascii="B Lotus" w:hAnsi="B Lotus" w:cs="B Lotus"/>
            <w:noProof/>
            <w:sz w:val="18"/>
            <w:szCs w:val="22"/>
            <w:rtl/>
            <w:lang w:bidi="fa-IR"/>
          </w:rPr>
          <w:delText>.</w:delText>
        </w:r>
      </w:del>
      <w:ins w:id="19385" w:author="Mehrnazi Boojari" w:date="2019-01-15T22:13:00Z">
        <w:r w:rsidR="004E14E1">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4</w:t>
      </w:r>
      <w:del w:id="19386" w:author="Mehrnazi Boojari" w:date="2019-01-07T12:18:00Z">
        <w:r w:rsidR="00A663B2" w:rsidRPr="00A663B2" w:rsidDel="002F77AF">
          <w:rPr>
            <w:rStyle w:val="Hyperlink"/>
            <w:rFonts w:ascii="B Lotus" w:hAnsi="B Lotus" w:cs="B Lotus"/>
            <w:noProof/>
            <w:sz w:val="18"/>
            <w:szCs w:val="22"/>
            <w:rtl/>
            <w:lang w:bidi="fa-IR"/>
          </w:rPr>
          <w:delText>.گ</w:delText>
        </w:r>
      </w:del>
      <w:ins w:id="19387" w:author="Mehrnazi Boojari" w:date="2019-01-07T12:18:00Z">
        <w:r w:rsidR="002F77AF">
          <w:rPr>
            <w:rStyle w:val="Hyperlink"/>
            <w:rFonts w:ascii="B Lotus" w:hAnsi="B Lotus" w:cs="B Lotus"/>
            <w:noProof/>
            <w:sz w:val="18"/>
            <w:szCs w:val="22"/>
            <w:rtl/>
            <w:lang w:bidi="fa-IR"/>
          </w:rPr>
          <w:t xml:space="preserve"> گ</w:t>
        </w:r>
      </w:ins>
      <w:r w:rsidR="00A663B2" w:rsidRPr="00A663B2">
        <w:rPr>
          <w:rStyle w:val="Hyperlink"/>
          <w:rFonts w:ascii="B Lotus" w:hAnsi="B Lotus" w:cs="B Lotus"/>
          <w:noProof/>
          <w:sz w:val="18"/>
          <w:szCs w:val="22"/>
          <w:rtl/>
          <w:lang w:bidi="fa-IR"/>
        </w:rPr>
        <w:t>زارش راهبرد</w:t>
      </w:r>
      <w:r w:rsidR="00A663B2" w:rsidRPr="00A663B2">
        <w:rPr>
          <w:rStyle w:val="Hyperlink"/>
          <w:rFonts w:ascii="B Lotus" w:hAnsi="B Lotus" w:cs="B Lotus" w:hint="cs"/>
          <w:noProof/>
          <w:sz w:val="18"/>
          <w:szCs w:val="22"/>
          <w:rtl/>
          <w:lang w:bidi="fa-IR"/>
        </w:rPr>
        <w:t>ی</w:t>
      </w:r>
      <w:del w:id="19388" w:author="Mehrnazi Boojari" w:date="2019-01-07T09:47:00Z">
        <w:r w:rsidR="00A663B2" w:rsidRPr="00A663B2" w:rsidDel="006F7CCF">
          <w:rPr>
            <w:rStyle w:val="Hyperlink"/>
            <w:rFonts w:ascii="B Lotus" w:hAnsi="B Lotus" w:cs="B Lotus"/>
            <w:noProof/>
            <w:sz w:val="18"/>
            <w:szCs w:val="22"/>
            <w:rtl/>
            <w:lang w:bidi="fa-IR"/>
          </w:rPr>
          <w:delText xml:space="preserve"> ؛</w:delText>
        </w:r>
      </w:del>
      <w:ins w:id="19389" w:author="Mehrnazi Boojari" w:date="2019-01-07T09:47:00Z">
        <w:r w:rsidR="006F7CCF">
          <w:rPr>
            <w:rStyle w:val="Hyperlink"/>
            <w:rFonts w:ascii="B Lotus" w:hAnsi="B Lotus" w:cs="B Lotus"/>
            <w:noProof/>
            <w:sz w:val="18"/>
            <w:szCs w:val="22"/>
            <w:rtl/>
            <w:lang w:bidi="fa-IR"/>
          </w:rPr>
          <w:t>؛</w:t>
        </w:r>
      </w:ins>
      <w:r w:rsidR="00A663B2" w:rsidRPr="00A663B2">
        <w:rPr>
          <w:rStyle w:val="Hyperlink"/>
          <w:rFonts w:ascii="B Lotus" w:hAnsi="B Lotus" w:cs="B Lotus"/>
          <w:noProof/>
          <w:sz w:val="18"/>
          <w:szCs w:val="22"/>
          <w:rtl/>
          <w:lang w:bidi="fa-IR"/>
        </w:rPr>
        <w:t xml:space="preserve"> ابزار به</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نه</w:t>
      </w:r>
      <w:del w:id="19390" w:author="Mehrnazi Boojari" w:date="2019-01-07T09:51:00Z">
        <w:r w:rsidR="00A663B2" w:rsidRPr="00A663B2" w:rsidDel="006F7CCF">
          <w:rPr>
            <w:rStyle w:val="Hyperlink"/>
            <w:rFonts w:ascii="B Lotus" w:hAnsi="B Lotus" w:cs="B Lotus"/>
            <w:noProof/>
            <w:sz w:val="18"/>
            <w:szCs w:val="22"/>
            <w:rtl/>
            <w:lang w:bidi="fa-IR"/>
          </w:rPr>
          <w:delText xml:space="preserve"> ساز</w:delText>
        </w:r>
        <w:r w:rsidR="00A663B2" w:rsidRPr="00A663B2" w:rsidDel="006F7CCF">
          <w:rPr>
            <w:rStyle w:val="Hyperlink"/>
            <w:rFonts w:ascii="B Lotus" w:hAnsi="B Lotus" w:cs="B Lotus" w:hint="cs"/>
            <w:noProof/>
            <w:sz w:val="18"/>
            <w:szCs w:val="22"/>
            <w:rtl/>
            <w:lang w:bidi="fa-IR"/>
          </w:rPr>
          <w:delText>ی</w:delText>
        </w:r>
        <w:r w:rsidR="00A663B2" w:rsidRPr="00A663B2" w:rsidDel="006F7CCF">
          <w:rPr>
            <w:rStyle w:val="Hyperlink"/>
            <w:rFonts w:ascii="B Lotus" w:hAnsi="B Lotus" w:cs="B Lotus"/>
            <w:noProof/>
            <w:sz w:val="18"/>
            <w:szCs w:val="22"/>
            <w:rtl/>
            <w:lang w:bidi="fa-IR"/>
          </w:rPr>
          <w:delText xml:space="preserve"> </w:delText>
        </w:r>
      </w:del>
      <w:ins w:id="19391" w:author="Mehrnazi Boojari" w:date="2019-01-07T09:51:00Z">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 xml:space="preserve">سازی </w:t>
        </w:r>
      </w:ins>
      <w:r w:rsidR="00A663B2" w:rsidRPr="00A663B2">
        <w:rPr>
          <w:rStyle w:val="Hyperlink"/>
          <w:rFonts w:ascii="B Lotus" w:hAnsi="B Lotus" w:cs="B Lotus"/>
          <w:noProof/>
          <w:sz w:val="18"/>
          <w:szCs w:val="22"/>
          <w:rtl/>
          <w:lang w:bidi="fa-IR"/>
        </w:rPr>
        <w:t>تصم</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مات</w:t>
      </w:r>
      <w:r w:rsidR="00A663B2" w:rsidRPr="00A663B2">
        <w:rPr>
          <w:rStyle w:val="Hyperlink"/>
          <w:rFonts w:ascii="B Lotus" w:hAnsi="B Lotus" w:cs="B Lotus"/>
          <w:noProof/>
          <w:sz w:val="18"/>
          <w:szCs w:val="22"/>
          <w:rtl/>
          <w:lang w:bidi="fa-IR"/>
        </w:rPr>
        <w:t xml:space="preserve"> </w:t>
      </w:r>
      <w:del w:id="19392" w:author="Mehrnazi Boojari" w:date="2019-01-07T10:39:00Z">
        <w:r w:rsidR="00A663B2" w:rsidRPr="00A663B2" w:rsidDel="006A1F1D">
          <w:rPr>
            <w:rStyle w:val="Hyperlink"/>
            <w:rFonts w:ascii="B Lotus" w:hAnsi="B Lotus" w:cs="B Lotus"/>
            <w:noProof/>
            <w:sz w:val="18"/>
            <w:szCs w:val="22"/>
            <w:rtl/>
            <w:lang w:bidi="fa-IR"/>
          </w:rPr>
          <w:delText>مسئول</w:delText>
        </w:r>
        <w:r w:rsidR="00A663B2" w:rsidRPr="00A663B2" w:rsidDel="006A1F1D">
          <w:rPr>
            <w:rStyle w:val="Hyperlink"/>
            <w:rFonts w:ascii="B Lotus" w:hAnsi="B Lotus" w:cs="B Lotus" w:hint="cs"/>
            <w:noProof/>
            <w:sz w:val="18"/>
            <w:szCs w:val="22"/>
            <w:rtl/>
            <w:lang w:bidi="fa-IR"/>
          </w:rPr>
          <w:delText>ی</w:delText>
        </w:r>
        <w:r w:rsidR="00A663B2" w:rsidRPr="00A663B2" w:rsidDel="006A1F1D">
          <w:rPr>
            <w:rStyle w:val="Hyperlink"/>
            <w:rFonts w:ascii="B Lotus" w:hAnsi="B Lotus" w:cs="B Lotus" w:hint="eastAsia"/>
            <w:noProof/>
            <w:sz w:val="18"/>
            <w:szCs w:val="22"/>
            <w:rtl/>
            <w:lang w:bidi="fa-IR"/>
          </w:rPr>
          <w:delText>ن</w:delText>
        </w:r>
      </w:del>
      <w:ins w:id="19393" w:author="Mehrnazi Boojari" w:date="2019-01-07T10:39:00Z">
        <w:r w:rsidR="006A1F1D">
          <w:rPr>
            <w:rStyle w:val="Hyperlink"/>
            <w:rFonts w:ascii="B Lotus" w:hAnsi="B Lotus" w:cs="B Lotus"/>
            <w:noProof/>
            <w:sz w:val="18"/>
            <w:szCs w:val="22"/>
            <w:rtl/>
            <w:lang w:bidi="fa-IR"/>
          </w:rPr>
          <w:t>مسئولان</w:t>
        </w:r>
      </w:ins>
      <w:r w:rsidR="00A663B2" w:rsidRPr="00A663B2">
        <w:rPr>
          <w:rStyle w:val="Hyperlink"/>
          <w:rFonts w:ascii="B Lotus" w:hAnsi="B Lotus" w:cs="B Lotus"/>
          <w:noProof/>
          <w:sz w:val="18"/>
          <w:szCs w:val="22"/>
          <w:rtl/>
          <w:lang w:bidi="fa-IR"/>
        </w:rPr>
        <w:t xml:space="preserve"> در موضوعات</w:t>
      </w:r>
      <w:del w:id="19394" w:author="Mehrnazi Boojari" w:date="2019-01-07T09:53:00Z">
        <w:r w:rsidR="00A663B2" w:rsidRPr="00A663B2" w:rsidDel="00572891">
          <w:rPr>
            <w:rStyle w:val="Hyperlink"/>
            <w:rFonts w:ascii="B Lotus" w:hAnsi="B Lotus" w:cs="B Lotus"/>
            <w:noProof/>
            <w:sz w:val="18"/>
            <w:szCs w:val="22"/>
            <w:rtl/>
            <w:lang w:bidi="fa-IR"/>
          </w:rPr>
          <w:delText xml:space="preserve"> جهت ساز</w:delText>
        </w:r>
        <w:r w:rsidR="00A663B2" w:rsidRPr="00A663B2" w:rsidDel="00572891">
          <w:rPr>
            <w:rFonts w:ascii="B Lotus" w:hAnsi="B Lotus" w:cs="B Lotus"/>
            <w:noProof/>
            <w:webHidden/>
            <w:sz w:val="18"/>
            <w:szCs w:val="22"/>
          </w:rPr>
          <w:delText xml:space="preserve"> </w:delText>
        </w:r>
      </w:del>
      <w:ins w:id="19395" w:author="Mehrnazi Boojari" w:date="2019-01-07T09:53:00Z">
        <w:r>
          <w:rPr>
            <w:rStyle w:val="Hyperlink"/>
            <w:rFonts w:ascii="B Lotus" w:hAnsi="B Lotus" w:cs="B Lotus"/>
            <w:noProof/>
            <w:sz w:val="18"/>
            <w:szCs w:val="22"/>
            <w:rtl/>
            <w:lang w:bidi="fa-IR"/>
          </w:rPr>
          <w:t xml:space="preserve"> جهت</w:t>
        </w:r>
        <w:r>
          <w:rPr>
            <w:rStyle w:val="Hyperlink"/>
            <w:rFonts w:ascii="B Lotus" w:hAnsi="B Lotus" w:cs="B Lotus" w:hint="cs"/>
            <w:noProof/>
            <w:sz w:val="18"/>
            <w:szCs w:val="22"/>
            <w:rtl/>
            <w:lang w:bidi="fa-IR"/>
          </w:rPr>
          <w:t>‌</w:t>
        </w:r>
        <w:r>
          <w:rPr>
            <w:rStyle w:val="Hyperlink"/>
            <w:rFonts w:ascii="B Lotus" w:hAnsi="B Lotus" w:cs="B Lotus"/>
            <w:noProof/>
            <w:sz w:val="18"/>
            <w:szCs w:val="22"/>
            <w:rtl/>
            <w:lang w:bidi="fa-IR"/>
          </w:rPr>
          <w:t xml:space="preserve">ساز </w:t>
        </w:r>
      </w:ins>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_Toc533782123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12</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41A8B938" w14:textId="77777777" w:rsidR="00A663B2" w:rsidRPr="00A663B2" w:rsidRDefault="00572891" w:rsidP="004E14E1">
      <w:pPr>
        <w:pStyle w:val="TOC2"/>
        <w:tabs>
          <w:tab w:val="left" w:pos="7296"/>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"_Toc533782124" </w:instrText>
      </w:r>
      <w:r>
        <w:fldChar w:fldCharType="separate"/>
      </w:r>
      <w:r w:rsidR="00A663B2" w:rsidRPr="00A663B2">
        <w:rPr>
          <w:rStyle w:val="Hyperlink"/>
          <w:rFonts w:ascii="B Lotus" w:hAnsi="B Lotus" w:cs="B Lotus"/>
          <w:noProof/>
          <w:sz w:val="18"/>
          <w:szCs w:val="22"/>
          <w:rtl/>
          <w:lang w:bidi="fa-IR"/>
        </w:rPr>
        <w:t>1</w:t>
      </w:r>
      <w:del w:id="19396" w:author="Mehrnazi Boojari" w:date="2019-01-15T22:13:00Z">
        <w:r w:rsidR="00A663B2" w:rsidRPr="00A663B2" w:rsidDel="004E14E1">
          <w:rPr>
            <w:rStyle w:val="Hyperlink"/>
            <w:rFonts w:ascii="B Lotus" w:hAnsi="B Lotus" w:cs="B Lotus"/>
            <w:noProof/>
            <w:sz w:val="18"/>
            <w:szCs w:val="22"/>
            <w:rtl/>
            <w:lang w:bidi="fa-IR"/>
          </w:rPr>
          <w:delText>.</w:delText>
        </w:r>
      </w:del>
      <w:ins w:id="19397" w:author="Mehrnazi Boojari" w:date="2019-01-15T22:13:00Z">
        <w:r w:rsidR="004E14E1">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5</w:t>
      </w:r>
      <w:del w:id="19398" w:author="Mehrnazi Boojari" w:date="2019-01-07T12:17:00Z">
        <w:r w:rsidR="00A663B2" w:rsidRPr="00A663B2" w:rsidDel="002F77AF">
          <w:rPr>
            <w:rStyle w:val="Hyperlink"/>
            <w:rFonts w:ascii="B Lotus" w:hAnsi="B Lotus" w:cs="B Lotus"/>
            <w:noProof/>
            <w:sz w:val="18"/>
            <w:szCs w:val="22"/>
            <w:rtl/>
            <w:lang w:bidi="fa-IR"/>
          </w:rPr>
          <w:delText>.م</w:delText>
        </w:r>
      </w:del>
      <w:ins w:id="19399" w:author="Mehrnazi Boojari" w:date="2019-01-07T12:17:00Z">
        <w:r w:rsidR="002F77AF">
          <w:rPr>
            <w:rStyle w:val="Hyperlink"/>
            <w:rFonts w:ascii="B Lotus" w:hAnsi="B Lotus" w:cs="B Lotus"/>
            <w:noProof/>
            <w:sz w:val="18"/>
            <w:szCs w:val="22"/>
            <w:rtl/>
            <w:lang w:bidi="fa-IR"/>
          </w:rPr>
          <w:t xml:space="preserve"> م</w:t>
        </w:r>
      </w:ins>
      <w:r w:rsidR="00A663B2" w:rsidRPr="00A663B2">
        <w:rPr>
          <w:rStyle w:val="Hyperlink"/>
          <w:rFonts w:ascii="B Lotus" w:hAnsi="B Lotus" w:cs="B Lotus"/>
          <w:noProof/>
          <w:sz w:val="18"/>
          <w:szCs w:val="22"/>
          <w:rtl/>
          <w:lang w:bidi="fa-IR"/>
        </w:rPr>
        <w:t>حروم</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ت</w:t>
      </w:r>
      <w:del w:id="19400" w:author="Mehrnazi Boojari" w:date="2019-01-07T22:42:00Z">
        <w:r w:rsidR="00A663B2" w:rsidRPr="00A663B2" w:rsidDel="00BF4CE5">
          <w:rPr>
            <w:rStyle w:val="Hyperlink"/>
            <w:rFonts w:ascii="B Lotus" w:hAnsi="B Lotus" w:cs="B Lotus"/>
            <w:noProof/>
            <w:sz w:val="18"/>
            <w:szCs w:val="22"/>
            <w:rtl/>
            <w:lang w:bidi="fa-IR"/>
          </w:rPr>
          <w:delText xml:space="preserve"> زدا</w:delText>
        </w:r>
        <w:r w:rsidR="00A663B2" w:rsidRPr="00A663B2" w:rsidDel="00BF4CE5">
          <w:rPr>
            <w:rStyle w:val="Hyperlink"/>
            <w:rFonts w:ascii="B Lotus" w:hAnsi="B Lotus" w:cs="B Lotus" w:hint="cs"/>
            <w:noProof/>
            <w:sz w:val="18"/>
            <w:szCs w:val="22"/>
            <w:rtl/>
            <w:lang w:bidi="fa-IR"/>
          </w:rPr>
          <w:delText>یی</w:delText>
        </w:r>
      </w:del>
      <w:ins w:id="19401" w:author="Mehrnazi Boojari" w:date="2019-01-07T22:42:00Z">
        <w:r w:rsidR="00BF4CE5">
          <w:rPr>
            <w:rStyle w:val="Hyperlink"/>
            <w:rFonts w:ascii="B Lotus" w:hAnsi="B Lotus" w:cs="B Lotus" w:hint="cs"/>
            <w:noProof/>
            <w:sz w:val="18"/>
            <w:szCs w:val="22"/>
            <w:rtl/>
            <w:lang w:bidi="fa-IR"/>
          </w:rPr>
          <w:t>‌</w:t>
        </w:r>
        <w:r w:rsidR="00BF4CE5">
          <w:rPr>
            <w:rStyle w:val="Hyperlink"/>
            <w:rFonts w:ascii="B Lotus" w:hAnsi="B Lotus" w:cs="B Lotus"/>
            <w:noProof/>
            <w:sz w:val="18"/>
            <w:szCs w:val="22"/>
            <w:rtl/>
            <w:lang w:bidi="fa-IR"/>
          </w:rPr>
          <w:t>زدایی</w:t>
        </w:r>
      </w:ins>
      <w:r w:rsidR="00A663B2" w:rsidRPr="00A663B2">
        <w:rPr>
          <w:rStyle w:val="Hyperlink"/>
          <w:rFonts w:ascii="B Lotus" w:hAnsi="B Lotus" w:cs="B Lotus"/>
          <w:noProof/>
          <w:sz w:val="18"/>
          <w:szCs w:val="22"/>
          <w:rtl/>
          <w:lang w:bidi="fa-IR"/>
        </w:rPr>
        <w:t xml:space="preserve"> جزو موضوعات</w:t>
      </w:r>
      <w:del w:id="19402" w:author="Mehrnazi Boojari" w:date="2019-01-07T09:53:00Z">
        <w:r w:rsidR="00A663B2" w:rsidRPr="00A663B2" w:rsidDel="00572891">
          <w:rPr>
            <w:rStyle w:val="Hyperlink"/>
            <w:rFonts w:ascii="B Lotus" w:hAnsi="B Lotus" w:cs="B Lotus"/>
            <w:noProof/>
            <w:sz w:val="18"/>
            <w:szCs w:val="22"/>
            <w:rtl/>
            <w:lang w:bidi="fa-IR"/>
          </w:rPr>
          <w:delText xml:space="preserve"> جهت ساز </w:delText>
        </w:r>
      </w:del>
      <w:ins w:id="19403" w:author="Mehrnazi Boojari" w:date="2019-01-07T09:53:00Z">
        <w:r>
          <w:rPr>
            <w:rStyle w:val="Hyperlink"/>
            <w:rFonts w:ascii="B Lotus" w:hAnsi="B Lotus" w:cs="B Lotus"/>
            <w:noProof/>
            <w:sz w:val="18"/>
            <w:szCs w:val="22"/>
            <w:rtl/>
            <w:lang w:bidi="fa-IR"/>
          </w:rPr>
          <w:t xml:space="preserve"> جهت</w:t>
        </w:r>
        <w:r>
          <w:rPr>
            <w:rStyle w:val="Hyperlink"/>
            <w:rFonts w:ascii="B Lotus" w:hAnsi="B Lotus" w:cs="B Lotus" w:hint="cs"/>
            <w:noProof/>
            <w:sz w:val="18"/>
            <w:szCs w:val="22"/>
            <w:rtl/>
            <w:lang w:bidi="fa-IR"/>
          </w:rPr>
          <w:t>‌</w:t>
        </w:r>
        <w:r>
          <w:rPr>
            <w:rStyle w:val="Hyperlink"/>
            <w:rFonts w:ascii="B Lotus" w:hAnsi="B Lotus" w:cs="B Lotus"/>
            <w:noProof/>
            <w:sz w:val="18"/>
            <w:szCs w:val="22"/>
            <w:rtl/>
            <w:lang w:bidi="fa-IR"/>
          </w:rPr>
          <w:t xml:space="preserve">ساز </w:t>
        </w:r>
      </w:ins>
      <w:r w:rsidR="00A663B2" w:rsidRPr="00A663B2">
        <w:rPr>
          <w:rStyle w:val="Hyperlink"/>
          <w:rFonts w:ascii="B Lotus" w:hAnsi="B Lotus" w:cs="B Lotus"/>
          <w:noProof/>
          <w:sz w:val="18"/>
          <w:szCs w:val="22"/>
          <w:rtl/>
          <w:lang w:bidi="fa-IR"/>
        </w:rPr>
        <w:t>و جزو اصول اساس</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noProof/>
          <w:sz w:val="18"/>
          <w:szCs w:val="22"/>
          <w:rtl/>
          <w:lang w:bidi="fa-IR"/>
        </w:rPr>
        <w:t xml:space="preserve"> انقلاب اسلام</w:t>
      </w:r>
      <w:r w:rsidR="00A663B2" w:rsidRPr="00A663B2">
        <w:rPr>
          <w:rStyle w:val="Hyperlink"/>
          <w:rFonts w:ascii="B Lotus" w:hAnsi="B Lotus" w:cs="B Lotus" w:hint="cs"/>
          <w:noProof/>
          <w:sz w:val="18"/>
          <w:szCs w:val="22"/>
          <w:rtl/>
          <w:lang w:bidi="fa-IR"/>
        </w:rPr>
        <w:t>ی</w:t>
      </w:r>
      <w:ins w:id="19404" w:author="Mehrnazi Boojari" w:date="2019-01-07T22:42:00Z">
        <w:r w:rsidR="00BF4CE5">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_Toc533782124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13</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00D66DA4" w14:textId="77777777" w:rsidR="00A663B2" w:rsidRPr="00A663B2" w:rsidRDefault="00572891" w:rsidP="004E14E1">
      <w:pPr>
        <w:pStyle w:val="TOC3"/>
        <w:tabs>
          <w:tab w:val="left" w:pos="4443"/>
          <w:tab w:val="right" w:leader="dot" w:pos="9019"/>
        </w:tabs>
        <w:bidi/>
        <w:jc w:val="both"/>
        <w:rPr>
          <w:rFonts w:ascii="B Lotus" w:eastAsiaTheme="minorEastAsia" w:hAnsi="B Lotus" w:cs="B Lotus"/>
          <w:noProof/>
          <w:sz w:val="18"/>
          <w:szCs w:val="18"/>
        </w:rPr>
      </w:pPr>
      <w:r>
        <w:fldChar w:fldCharType="begin"/>
      </w:r>
      <w:r>
        <w:instrText xml:space="preserve"> HYPERLINK \l "_Toc533782125" </w:instrText>
      </w:r>
      <w:r>
        <w:fldChar w:fldCharType="separate"/>
      </w:r>
      <w:r w:rsidR="00A663B2" w:rsidRPr="00A663B2">
        <w:rPr>
          <w:rStyle w:val="Hyperlink"/>
          <w:rFonts w:ascii="B Lotus" w:hAnsi="B Lotus" w:cs="B Lotus"/>
          <w:noProof/>
          <w:sz w:val="16"/>
          <w:szCs w:val="20"/>
          <w:rtl/>
          <w:lang w:bidi="fa-IR"/>
        </w:rPr>
        <w:t>1</w:t>
      </w:r>
      <w:del w:id="19405" w:author="Mehrnazi Boojari" w:date="2019-01-15T22:13:00Z">
        <w:r w:rsidR="00A663B2" w:rsidRPr="00A663B2" w:rsidDel="004E14E1">
          <w:rPr>
            <w:rStyle w:val="Hyperlink"/>
            <w:rFonts w:ascii="B Lotus" w:hAnsi="B Lotus" w:cs="B Lotus"/>
            <w:noProof/>
            <w:sz w:val="16"/>
            <w:szCs w:val="20"/>
            <w:rtl/>
            <w:lang w:bidi="fa-IR"/>
          </w:rPr>
          <w:delText>.</w:delText>
        </w:r>
      </w:del>
      <w:ins w:id="19406" w:author="Mehrnazi Boojari" w:date="2019-01-15T22:13:00Z">
        <w:r w:rsidR="004E14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19407" w:author="Mehrnazi Boojari" w:date="2019-01-15T22:13:00Z">
        <w:r w:rsidR="00A663B2" w:rsidRPr="00A663B2" w:rsidDel="004E14E1">
          <w:rPr>
            <w:rStyle w:val="Hyperlink"/>
            <w:rFonts w:ascii="B Lotus" w:hAnsi="B Lotus" w:cs="B Lotus"/>
            <w:noProof/>
            <w:sz w:val="16"/>
            <w:szCs w:val="20"/>
            <w:rtl/>
            <w:lang w:bidi="fa-IR"/>
          </w:rPr>
          <w:delText>.</w:delText>
        </w:r>
      </w:del>
      <w:ins w:id="19408" w:author="Mehrnazi Boojari" w:date="2019-01-15T22:13:00Z">
        <w:r w:rsidR="004E14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409" w:author="Mehrnazi Boojari" w:date="2019-01-07T12:17:00Z">
        <w:r w:rsidR="00A663B2" w:rsidRPr="00A663B2" w:rsidDel="002F77AF">
          <w:rPr>
            <w:rStyle w:val="Hyperlink"/>
            <w:rFonts w:ascii="B Lotus" w:hAnsi="B Lotus" w:cs="B Lotus"/>
            <w:noProof/>
            <w:sz w:val="16"/>
            <w:szCs w:val="20"/>
            <w:rtl/>
            <w:lang w:bidi="fa-IR"/>
          </w:rPr>
          <w:delText>.م</w:delText>
        </w:r>
      </w:del>
      <w:ins w:id="19410"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حروم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del w:id="19411" w:author="Mehrnazi Boojari" w:date="2019-01-07T22:42:00Z">
        <w:r w:rsidR="00A663B2" w:rsidRPr="00A663B2" w:rsidDel="00BF4CE5">
          <w:rPr>
            <w:rStyle w:val="Hyperlink"/>
            <w:rFonts w:ascii="B Lotus" w:hAnsi="B Lotus" w:cs="B Lotus"/>
            <w:noProof/>
            <w:sz w:val="16"/>
            <w:szCs w:val="20"/>
            <w:rtl/>
            <w:lang w:bidi="fa-IR"/>
          </w:rPr>
          <w:delText xml:space="preserve"> زدا</w:delText>
        </w:r>
        <w:r w:rsidR="00A663B2" w:rsidRPr="00A663B2" w:rsidDel="00BF4CE5">
          <w:rPr>
            <w:rStyle w:val="Hyperlink"/>
            <w:rFonts w:ascii="B Lotus" w:hAnsi="B Lotus" w:cs="B Lotus" w:hint="cs"/>
            <w:noProof/>
            <w:sz w:val="16"/>
            <w:szCs w:val="20"/>
            <w:rtl/>
            <w:lang w:bidi="fa-IR"/>
          </w:rPr>
          <w:delText>یی</w:delText>
        </w:r>
      </w:del>
      <w:ins w:id="19412" w:author="Mehrnazi Boojari" w:date="2019-01-07T22:42:00Z">
        <w:r w:rsidR="00BF4CE5">
          <w:rPr>
            <w:rStyle w:val="Hyperlink"/>
            <w:rFonts w:ascii="B Lotus" w:hAnsi="B Lotus" w:cs="B Lotus" w:hint="cs"/>
            <w:noProof/>
            <w:sz w:val="16"/>
            <w:szCs w:val="20"/>
            <w:rtl/>
            <w:lang w:bidi="fa-IR"/>
          </w:rPr>
          <w:t>‌</w:t>
        </w:r>
        <w:r w:rsidR="00BF4CE5">
          <w:rPr>
            <w:rStyle w:val="Hyperlink"/>
            <w:rFonts w:ascii="B Lotus" w:hAnsi="B Lotus" w:cs="B Lotus"/>
            <w:noProof/>
            <w:sz w:val="16"/>
            <w:szCs w:val="20"/>
            <w:rtl/>
            <w:lang w:bidi="fa-IR"/>
          </w:rPr>
          <w:t>زدایی</w:t>
        </w:r>
      </w:ins>
      <w:r w:rsidR="00A663B2" w:rsidRPr="00A663B2">
        <w:rPr>
          <w:rStyle w:val="Hyperlink"/>
          <w:rFonts w:ascii="B Lotus" w:hAnsi="B Lotus" w:cs="B Lotus"/>
          <w:noProof/>
          <w:sz w:val="16"/>
          <w:szCs w:val="20"/>
          <w:rtl/>
          <w:lang w:bidi="fa-IR"/>
        </w:rPr>
        <w:t xml:space="preserve"> از روستا</w:t>
      </w:r>
      <w:del w:id="19413"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19414" w:author="Mehrnazi Boojari" w:date="2019-01-07T09:47:00Z">
        <w:r w:rsidR="006F7CCF">
          <w:rPr>
            <w:rStyle w:val="Hyperlink"/>
            <w:rFonts w:ascii="B Lotus" w:hAnsi="B Lotus" w:cs="B Lotus"/>
            <w:noProof/>
            <w:sz w:val="16"/>
            <w:szCs w:val="20"/>
            <w:rtl/>
            <w:lang w:bidi="fa-IR"/>
          </w:rPr>
          <w:t>؛</w:t>
        </w:r>
      </w:ins>
      <w:del w:id="19415" w:author="Mehrnazi Boojari" w:date="2019-01-07T22:43:00Z">
        <w:r w:rsidR="00A663B2" w:rsidRPr="00A663B2" w:rsidDel="00BF4CE5">
          <w:rPr>
            <w:rStyle w:val="Hyperlink"/>
            <w:rFonts w:ascii="B Lotus" w:hAnsi="B Lotus" w:cs="B Lotus"/>
            <w:noProof/>
            <w:sz w:val="16"/>
            <w:szCs w:val="20"/>
            <w:rtl/>
            <w:lang w:bidi="fa-IR"/>
          </w:rPr>
          <w:delText xml:space="preserve"> به دل</w:delText>
        </w:r>
        <w:r w:rsidR="00A663B2" w:rsidRPr="00A663B2" w:rsidDel="00BF4CE5">
          <w:rPr>
            <w:rStyle w:val="Hyperlink"/>
            <w:rFonts w:ascii="B Lotus" w:hAnsi="B Lotus" w:cs="B Lotus" w:hint="cs"/>
            <w:noProof/>
            <w:sz w:val="16"/>
            <w:szCs w:val="20"/>
            <w:rtl/>
            <w:lang w:bidi="fa-IR"/>
          </w:rPr>
          <w:delText>ی</w:delText>
        </w:r>
        <w:r w:rsidR="00A663B2" w:rsidRPr="00A663B2" w:rsidDel="00BF4CE5">
          <w:rPr>
            <w:rStyle w:val="Hyperlink"/>
            <w:rFonts w:ascii="B Lotus" w:hAnsi="B Lotus" w:cs="B Lotus" w:hint="eastAsia"/>
            <w:noProof/>
            <w:sz w:val="16"/>
            <w:szCs w:val="20"/>
            <w:rtl/>
            <w:lang w:bidi="fa-IR"/>
          </w:rPr>
          <w:delText>ل</w:delText>
        </w:r>
        <w:r w:rsidR="00A663B2" w:rsidRPr="00A663B2" w:rsidDel="00BF4CE5">
          <w:rPr>
            <w:rStyle w:val="Hyperlink"/>
            <w:rFonts w:ascii="B Lotus" w:hAnsi="B Lotus" w:cs="B Lotus"/>
            <w:noProof/>
            <w:sz w:val="16"/>
            <w:szCs w:val="20"/>
            <w:rtl/>
            <w:lang w:bidi="fa-IR"/>
          </w:rPr>
          <w:delText xml:space="preserve"> </w:delText>
        </w:r>
      </w:del>
      <w:ins w:id="19416" w:author="Mehrnazi Boojari" w:date="2019-01-07T22:43:00Z">
        <w:r w:rsidR="00BF4CE5">
          <w:rPr>
            <w:rStyle w:val="Hyperlink"/>
            <w:rFonts w:ascii="B Lotus" w:hAnsi="B Lotus" w:cs="B Lotus"/>
            <w:noProof/>
            <w:sz w:val="16"/>
            <w:szCs w:val="20"/>
            <w:rtl/>
            <w:lang w:bidi="fa-IR"/>
          </w:rPr>
          <w:t xml:space="preserve"> به</w:t>
        </w:r>
        <w:r w:rsidR="00BF4CE5">
          <w:rPr>
            <w:rStyle w:val="Hyperlink"/>
            <w:rFonts w:ascii="B Lotus" w:hAnsi="B Lotus" w:cs="B Lotus" w:hint="cs"/>
            <w:noProof/>
            <w:sz w:val="16"/>
            <w:szCs w:val="20"/>
            <w:rtl/>
            <w:lang w:bidi="fa-IR"/>
          </w:rPr>
          <w:t>‌</w:t>
        </w:r>
        <w:r w:rsidR="00BF4CE5">
          <w:rPr>
            <w:rStyle w:val="Hyperlink"/>
            <w:rFonts w:ascii="B Lotus" w:hAnsi="B Lotus" w:cs="B Lotus"/>
            <w:noProof/>
            <w:sz w:val="16"/>
            <w:szCs w:val="20"/>
            <w:rtl/>
            <w:lang w:bidi="fa-IR"/>
          </w:rPr>
          <w:t xml:space="preserve">دلیل </w:t>
        </w:r>
      </w:ins>
      <w:r w:rsidR="00A663B2" w:rsidRPr="00A663B2">
        <w:rPr>
          <w:rStyle w:val="Hyperlink"/>
          <w:rFonts w:ascii="B Lotus" w:hAnsi="B Lotus" w:cs="B Lotus"/>
          <w:noProof/>
          <w:sz w:val="16"/>
          <w:szCs w:val="20"/>
          <w:rtl/>
          <w:lang w:bidi="fa-IR"/>
        </w:rPr>
        <w:t>اهم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روستا</w:t>
      </w:r>
      <w:ins w:id="19417" w:author="Mehrnazi Boojari" w:date="2019-01-07T22:42: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_Toc533782125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D38ED51" w14:textId="77777777" w:rsidR="00A663B2" w:rsidRPr="00A663B2" w:rsidRDefault="00572891" w:rsidP="004E14E1">
      <w:pPr>
        <w:pStyle w:val="TOC4"/>
        <w:tabs>
          <w:tab w:val="left" w:pos="5831"/>
          <w:tab w:val="right" w:leader="dot" w:pos="9019"/>
        </w:tabs>
        <w:bidi/>
        <w:jc w:val="both"/>
        <w:rPr>
          <w:rFonts w:ascii="B Lotus" w:eastAsiaTheme="minorEastAsia" w:hAnsi="B Lotus" w:cs="B Lotus"/>
          <w:noProof/>
          <w:sz w:val="18"/>
          <w:szCs w:val="18"/>
        </w:rPr>
      </w:pPr>
      <w:r>
        <w:fldChar w:fldCharType="begin"/>
      </w:r>
      <w:r>
        <w:instrText xml:space="preserve"> HYPERLINK \l "_Toc533782126" </w:instrText>
      </w:r>
      <w:r>
        <w:fldChar w:fldCharType="separate"/>
      </w:r>
      <w:r w:rsidR="00A663B2" w:rsidRPr="00A663B2">
        <w:rPr>
          <w:rStyle w:val="Hyperlink"/>
          <w:rFonts w:ascii="B Lotus" w:hAnsi="B Lotus" w:cs="B Lotus"/>
          <w:noProof/>
          <w:sz w:val="16"/>
          <w:szCs w:val="20"/>
          <w:rtl/>
        </w:rPr>
        <w:t>1</w:t>
      </w:r>
      <w:del w:id="19418" w:author="Mehrnazi Boojari" w:date="2019-01-15T22:13:00Z">
        <w:r w:rsidR="00A663B2" w:rsidRPr="00A663B2" w:rsidDel="004E14E1">
          <w:rPr>
            <w:rStyle w:val="Hyperlink"/>
            <w:rFonts w:ascii="B Lotus" w:hAnsi="B Lotus" w:cs="B Lotus"/>
            <w:noProof/>
            <w:sz w:val="16"/>
            <w:szCs w:val="20"/>
            <w:rtl/>
          </w:rPr>
          <w:delText>.</w:delText>
        </w:r>
      </w:del>
      <w:ins w:id="19419" w:author="Mehrnazi Boojari" w:date="2019-01-15T22:13: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420" w:author="Mehrnazi Boojari" w:date="2019-01-15T22:13:00Z">
        <w:r w:rsidR="00A663B2" w:rsidRPr="00A663B2" w:rsidDel="004E14E1">
          <w:rPr>
            <w:rStyle w:val="Hyperlink"/>
            <w:rFonts w:ascii="B Lotus" w:hAnsi="B Lotus" w:cs="B Lotus"/>
            <w:noProof/>
            <w:sz w:val="16"/>
            <w:szCs w:val="20"/>
            <w:rtl/>
          </w:rPr>
          <w:delText>.</w:delText>
        </w:r>
      </w:del>
      <w:ins w:id="19421" w:author="Mehrnazi Boojari" w:date="2019-01-15T22:13: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422" w:author="Mehrnazi Boojari" w:date="2019-01-15T22:13:00Z">
        <w:r w:rsidR="00A663B2" w:rsidRPr="00A663B2" w:rsidDel="004E14E1">
          <w:rPr>
            <w:rStyle w:val="Hyperlink"/>
            <w:rFonts w:ascii="B Lotus" w:hAnsi="B Lotus" w:cs="B Lotus"/>
            <w:noProof/>
            <w:sz w:val="16"/>
            <w:szCs w:val="20"/>
            <w:rtl/>
          </w:rPr>
          <w:delText>.</w:delText>
        </w:r>
      </w:del>
      <w:ins w:id="19423" w:author="Mehrnazi Boojari" w:date="2019-01-15T22:13: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424" w:author="Mehrnazi Boojari" w:date="2019-01-07T12:17:00Z">
        <w:r w:rsidR="00A663B2" w:rsidRPr="00A663B2" w:rsidDel="002F77AF">
          <w:rPr>
            <w:rStyle w:val="Hyperlink"/>
            <w:rFonts w:ascii="B Lotus" w:hAnsi="B Lotus" w:cs="B Lotus"/>
            <w:noProof/>
            <w:sz w:val="16"/>
            <w:szCs w:val="20"/>
            <w:rtl/>
          </w:rPr>
          <w:delText>.م</w:delText>
        </w:r>
      </w:del>
      <w:ins w:id="19425" w:author="Mehrnazi Boojari" w:date="2019-01-07T12:17:00Z">
        <w:r w:rsidR="002F77AF">
          <w:rPr>
            <w:rStyle w:val="Hyperlink"/>
            <w:rFonts w:ascii="B Lotus" w:hAnsi="B Lotus" w:cs="B Lotus"/>
            <w:noProof/>
            <w:sz w:val="16"/>
            <w:szCs w:val="20"/>
            <w:rtl/>
          </w:rPr>
          <w:t xml:space="preserve"> م</w:t>
        </w:r>
      </w:ins>
      <w:r w:rsidR="00A663B2" w:rsidRPr="00A663B2">
        <w:rPr>
          <w:rStyle w:val="Hyperlink"/>
          <w:rFonts w:ascii="B Lotus" w:hAnsi="B Lotus" w:cs="B Lotus"/>
          <w:noProof/>
          <w:sz w:val="16"/>
          <w:szCs w:val="20"/>
          <w:rtl/>
        </w:rPr>
        <w:t>سکن روستا</w:t>
      </w:r>
      <w:r w:rsidR="00A663B2" w:rsidRPr="00A663B2">
        <w:rPr>
          <w:rStyle w:val="Hyperlink"/>
          <w:rFonts w:ascii="B Lotus" w:hAnsi="B Lotus" w:cs="B Lotus" w:hint="cs"/>
          <w:noProof/>
          <w:sz w:val="16"/>
          <w:szCs w:val="20"/>
          <w:rtl/>
        </w:rPr>
        <w:t>یی</w:t>
      </w:r>
      <w:del w:id="19426" w:author="Mehrnazi Boojari" w:date="2019-01-07T09:47:00Z">
        <w:r w:rsidR="00A663B2" w:rsidRPr="00A663B2" w:rsidDel="006F7CCF">
          <w:rPr>
            <w:rStyle w:val="Hyperlink"/>
            <w:rFonts w:ascii="B Lotus" w:hAnsi="B Lotus" w:cs="B Lotus"/>
            <w:noProof/>
            <w:sz w:val="16"/>
            <w:szCs w:val="20"/>
            <w:rtl/>
          </w:rPr>
          <w:delText xml:space="preserve"> ؛</w:delText>
        </w:r>
      </w:del>
      <w:ins w:id="19427" w:author="Mehrnazi Boojari" w:date="2019-01-07T09:47:00Z">
        <w:r w:rsidR="006F7CCF">
          <w:rPr>
            <w:rStyle w:val="Hyperlink"/>
            <w:rFonts w:ascii="B Lotus" w:hAnsi="B Lotus" w:cs="B Lotus"/>
            <w:noProof/>
            <w:sz w:val="16"/>
            <w:szCs w:val="20"/>
            <w:rtl/>
          </w:rPr>
          <w:t>؛</w:t>
        </w:r>
      </w:ins>
      <w:r w:rsidR="00A663B2" w:rsidRPr="00A663B2">
        <w:rPr>
          <w:rStyle w:val="Hyperlink"/>
          <w:rFonts w:ascii="B Lotus" w:hAnsi="B Lotus" w:cs="B Lotus"/>
          <w:noProof/>
          <w:sz w:val="16"/>
          <w:szCs w:val="20"/>
          <w:rtl/>
        </w:rPr>
        <w:t xml:space="preserve"> جزو بخش</w:t>
      </w:r>
      <w:del w:id="19428"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429"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اصل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رفع محروم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در روستا</w:t>
      </w:r>
      <w:ins w:id="19430" w:author="Mehrnazi Boojari" w:date="2019-01-07T22:42:00Z">
        <w:r w:rsidR="00BF4CE5">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_Toc533782126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BF513DE" w14:textId="77777777" w:rsidR="00A663B2" w:rsidRPr="00A663B2" w:rsidRDefault="00572891">
      <w:pPr>
        <w:pStyle w:val="TOC1"/>
        <w:rPr>
          <w:rFonts w:eastAsiaTheme="minorEastAsia"/>
          <w:i/>
          <w:iCs/>
          <w:sz w:val="18"/>
          <w:szCs w:val="18"/>
        </w:rPr>
        <w:pPrChange w:id="19431" w:author="Mehrnazi Boojari" w:date="2019-01-15T22:32:00Z">
          <w:pPr>
            <w:pStyle w:val="TOC1"/>
            <w:tabs>
              <w:tab w:val="left" w:pos="6124"/>
            </w:tabs>
          </w:pPr>
        </w:pPrChange>
      </w:pPr>
      <w:r>
        <w:fldChar w:fldCharType="begin"/>
      </w:r>
      <w:r>
        <w:instrText xml:space="preserve"> HYPERLINK \l "_Toc533782127" </w:instrText>
      </w:r>
      <w:r>
        <w:fldChar w:fldCharType="separate"/>
      </w:r>
      <w:r w:rsidR="00A663B2" w:rsidRPr="00A663B2">
        <w:rPr>
          <w:rStyle w:val="Hyperlink"/>
          <w:rtl/>
        </w:rPr>
        <w:t>2</w:t>
      </w:r>
      <w:del w:id="19432" w:author="Mehrnazi Boojari" w:date="2019-01-07T12:17:00Z">
        <w:r w:rsidR="00A663B2" w:rsidRPr="00A663B2" w:rsidDel="002F77AF">
          <w:rPr>
            <w:rStyle w:val="Hyperlink"/>
            <w:rtl/>
          </w:rPr>
          <w:delText>.ف</w:delText>
        </w:r>
      </w:del>
      <w:ins w:id="19433" w:author="Mehrnazi Boojari" w:date="2019-01-15T22:13:00Z">
        <w:r w:rsidR="004E14E1">
          <w:rPr>
            <w:rStyle w:val="Hyperlink"/>
            <w:rFonts w:hint="cs"/>
            <w:rtl/>
          </w:rPr>
          <w:t>-</w:t>
        </w:r>
      </w:ins>
      <w:ins w:id="19434" w:author="Mehrnazi Boojari" w:date="2019-01-07T12:17:00Z">
        <w:r w:rsidR="002F77AF">
          <w:rPr>
            <w:rStyle w:val="Hyperlink"/>
            <w:rtl/>
          </w:rPr>
          <w:t xml:space="preserve"> ف</w:t>
        </w:r>
      </w:ins>
      <w:r w:rsidR="00A663B2" w:rsidRPr="00A663B2">
        <w:rPr>
          <w:rStyle w:val="Hyperlink"/>
          <w:rtl/>
        </w:rPr>
        <w:t>صل دوم</w:t>
      </w:r>
      <w:del w:id="19435" w:author="Mehrnazi Boojari" w:date="2019-01-07T10:35:00Z">
        <w:r w:rsidR="00A663B2" w:rsidRPr="00A663B2" w:rsidDel="006C73A5">
          <w:rPr>
            <w:rStyle w:val="Hyperlink"/>
            <w:rtl/>
          </w:rPr>
          <w:delText xml:space="preserve"> : </w:delText>
        </w:r>
      </w:del>
      <w:ins w:id="19436" w:author="Mehrnazi Boojari" w:date="2019-01-07T10:35:00Z">
        <w:r w:rsidR="006C73A5">
          <w:rPr>
            <w:rStyle w:val="Hyperlink"/>
            <w:rtl/>
          </w:rPr>
          <w:t xml:space="preserve">: </w:t>
        </w:r>
      </w:ins>
      <w:r w:rsidR="00A663B2" w:rsidRPr="00A663B2">
        <w:rPr>
          <w:rStyle w:val="Hyperlink"/>
          <w:rtl/>
        </w:rPr>
        <w:t>ادب</w:t>
      </w:r>
      <w:r w:rsidR="00A663B2" w:rsidRPr="00A663B2">
        <w:rPr>
          <w:rStyle w:val="Hyperlink"/>
          <w:rFonts w:hint="cs"/>
          <w:rtl/>
        </w:rPr>
        <w:t>ی</w:t>
      </w:r>
      <w:r w:rsidR="00A663B2" w:rsidRPr="00A663B2">
        <w:rPr>
          <w:rStyle w:val="Hyperlink"/>
          <w:rFonts w:hint="eastAsia"/>
          <w:rtl/>
        </w:rPr>
        <w:t>ات</w:t>
      </w:r>
      <w:r w:rsidR="00A663B2" w:rsidRPr="00A663B2">
        <w:rPr>
          <w:rStyle w:val="Hyperlink"/>
          <w:rtl/>
        </w:rPr>
        <w:t xml:space="preserve"> پشت</w:t>
      </w:r>
      <w:r w:rsidR="00A663B2" w:rsidRPr="00A663B2">
        <w:rPr>
          <w:rStyle w:val="Hyperlink"/>
          <w:rFonts w:hint="cs"/>
          <w:rtl/>
        </w:rPr>
        <w:t>ی</w:t>
      </w:r>
      <w:r w:rsidR="00A663B2" w:rsidRPr="00A663B2">
        <w:rPr>
          <w:rStyle w:val="Hyperlink"/>
          <w:rFonts w:hint="eastAsia"/>
          <w:rtl/>
        </w:rPr>
        <w:t>بان</w:t>
      </w:r>
      <w:r w:rsidR="00A663B2" w:rsidRPr="00A663B2">
        <w:rPr>
          <w:rStyle w:val="Hyperlink"/>
          <w:rtl/>
        </w:rPr>
        <w:t xml:space="preserve"> و شناخت وضع</w:t>
      </w:r>
      <w:r w:rsidR="00A663B2" w:rsidRPr="00A663B2">
        <w:rPr>
          <w:rStyle w:val="Hyperlink"/>
          <w:rFonts w:hint="cs"/>
          <w:rtl/>
        </w:rPr>
        <w:t>ی</w:t>
      </w:r>
      <w:r w:rsidR="00A663B2" w:rsidRPr="00A663B2">
        <w:rPr>
          <w:rStyle w:val="Hyperlink"/>
          <w:rFonts w:hint="eastAsia"/>
          <w:rtl/>
        </w:rPr>
        <w:t>ت</w:t>
      </w:r>
      <w:r w:rsidR="00A663B2" w:rsidRPr="00A663B2">
        <w:rPr>
          <w:rStyle w:val="Hyperlink"/>
          <w:rtl/>
        </w:rPr>
        <w:t xml:space="preserve"> مسکن روستا</w:t>
      </w:r>
      <w:r w:rsidR="00A663B2" w:rsidRPr="00A663B2">
        <w:rPr>
          <w:rStyle w:val="Hyperlink"/>
          <w:rFonts w:hint="cs"/>
          <w:rtl/>
        </w:rPr>
        <w:t>یی</w:t>
      </w:r>
      <w:ins w:id="19437" w:author="Mehrnazi Boojari" w:date="2019-01-15T23:00:00Z">
        <w:r w:rsidR="009F5AE1">
          <w:rPr>
            <w:rStyle w:val="Hyperlink"/>
            <w:rFonts w:hint="cs"/>
            <w:rtl/>
          </w:rPr>
          <w:t xml:space="preserve"> </w:t>
        </w:r>
      </w:ins>
      <w:r w:rsidR="00A663B2" w:rsidRPr="00A663B2">
        <w:rPr>
          <w:webHidden/>
        </w:rPr>
        <w:t xml:space="preserve"> </w:t>
      </w:r>
      <w:r w:rsidR="00A663B2" w:rsidRPr="00A663B2">
        <w:rPr>
          <w:webHidden/>
        </w:rPr>
        <w:fldChar w:fldCharType="begin"/>
      </w:r>
      <w:r w:rsidR="00A663B2" w:rsidRPr="00A663B2">
        <w:rPr>
          <w:webHidden/>
        </w:rPr>
        <w:instrText xml:space="preserve"> PAGEREF _Toc533782127 \h </w:instrText>
      </w:r>
      <w:r w:rsidR="00A663B2" w:rsidRPr="00A663B2">
        <w:rPr>
          <w:webHidden/>
        </w:rPr>
      </w:r>
      <w:r w:rsidR="00A663B2" w:rsidRPr="00A663B2">
        <w:rPr>
          <w:webHidden/>
        </w:rPr>
        <w:fldChar w:fldCharType="separate"/>
      </w:r>
      <w:r w:rsidR="00A663B2" w:rsidRPr="00A663B2">
        <w:rPr>
          <w:webHidden/>
        </w:rPr>
        <w:t>15</w:t>
      </w:r>
      <w:r w:rsidR="00A663B2" w:rsidRPr="00A663B2">
        <w:rPr>
          <w:webHidden/>
        </w:rPr>
        <w:fldChar w:fldCharType="end"/>
      </w:r>
      <w:r>
        <w:fldChar w:fldCharType="end"/>
      </w:r>
    </w:p>
    <w:p w14:paraId="14080FFB" w14:textId="77777777" w:rsidR="00A663B2" w:rsidRPr="00A663B2" w:rsidRDefault="00572891" w:rsidP="004E14E1">
      <w:pPr>
        <w:pStyle w:val="TOC2"/>
        <w:tabs>
          <w:tab w:val="left" w:pos="3155"/>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"_Toc533782128" </w:instrText>
      </w:r>
      <w:r>
        <w:fldChar w:fldCharType="separate"/>
      </w:r>
      <w:r w:rsidR="00A663B2" w:rsidRPr="00A663B2">
        <w:rPr>
          <w:rStyle w:val="Hyperlink"/>
          <w:rFonts w:ascii="B Lotus" w:hAnsi="B Lotus" w:cs="B Lotus"/>
          <w:noProof/>
          <w:sz w:val="18"/>
          <w:szCs w:val="22"/>
          <w:rtl/>
          <w:lang w:bidi="fa-IR"/>
        </w:rPr>
        <w:t>2</w:t>
      </w:r>
      <w:del w:id="19438" w:author="Mehrnazi Boojari" w:date="2019-01-15T22:13:00Z">
        <w:r w:rsidR="00A663B2" w:rsidRPr="00A663B2" w:rsidDel="004E14E1">
          <w:rPr>
            <w:rStyle w:val="Hyperlink"/>
            <w:rFonts w:ascii="B Lotus" w:hAnsi="B Lotus" w:cs="B Lotus"/>
            <w:noProof/>
            <w:sz w:val="18"/>
            <w:szCs w:val="22"/>
            <w:rtl/>
            <w:lang w:bidi="fa-IR"/>
          </w:rPr>
          <w:delText>.</w:delText>
        </w:r>
      </w:del>
      <w:ins w:id="19439" w:author="Mehrnazi Boojari" w:date="2019-01-15T22:13:00Z">
        <w:r w:rsidR="004E14E1">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1</w:t>
      </w:r>
      <w:del w:id="19440" w:author="Mehrnazi Boojari" w:date="2019-01-07T10:49:00Z">
        <w:r w:rsidR="00A663B2" w:rsidRPr="00A663B2" w:rsidDel="006A1F1D">
          <w:rPr>
            <w:rStyle w:val="Hyperlink"/>
            <w:rFonts w:ascii="B Lotus" w:hAnsi="B Lotus" w:cs="B Lotus"/>
            <w:noProof/>
            <w:sz w:val="18"/>
            <w:szCs w:val="22"/>
            <w:rtl/>
            <w:lang w:bidi="fa-IR"/>
          </w:rPr>
          <w:delText>.ا</w:delText>
        </w:r>
      </w:del>
      <w:ins w:id="19441" w:author="Mehrnazi Boojari" w:date="2019-01-07T10:49:00Z">
        <w:r w:rsidR="006A1F1D">
          <w:rPr>
            <w:rStyle w:val="Hyperlink"/>
            <w:rFonts w:ascii="B Lotus" w:hAnsi="B Lotus" w:cs="B Lotus"/>
            <w:noProof/>
            <w:sz w:val="18"/>
            <w:szCs w:val="22"/>
            <w:rtl/>
            <w:lang w:bidi="fa-IR"/>
          </w:rPr>
          <w:t xml:space="preserve"> ا</w:t>
        </w:r>
      </w:ins>
      <w:r w:rsidR="00A663B2" w:rsidRPr="00A663B2">
        <w:rPr>
          <w:rStyle w:val="Hyperlink"/>
          <w:rFonts w:ascii="B Lotus" w:hAnsi="B Lotus" w:cs="B Lotus"/>
          <w:noProof/>
          <w:sz w:val="18"/>
          <w:szCs w:val="22"/>
          <w:rtl/>
          <w:lang w:bidi="fa-IR"/>
        </w:rPr>
        <w:t>دب</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ات</w:t>
      </w:r>
      <w:r w:rsidR="00A663B2" w:rsidRPr="00A663B2">
        <w:rPr>
          <w:rStyle w:val="Hyperlink"/>
          <w:rFonts w:ascii="B Lotus" w:hAnsi="B Lotus" w:cs="B Lotus"/>
          <w:noProof/>
          <w:sz w:val="18"/>
          <w:szCs w:val="22"/>
          <w:rtl/>
          <w:lang w:bidi="fa-IR"/>
        </w:rPr>
        <w:t xml:space="preserve"> پشت</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بان</w:t>
      </w:r>
      <w:r w:rsidR="00A663B2" w:rsidRPr="00A663B2">
        <w:rPr>
          <w:rStyle w:val="Hyperlink"/>
          <w:rFonts w:ascii="B Lotus" w:hAnsi="B Lotus" w:cs="B Lotus"/>
          <w:noProof/>
          <w:sz w:val="18"/>
          <w:szCs w:val="22"/>
          <w:rtl/>
          <w:lang w:bidi="fa-IR"/>
        </w:rPr>
        <w:t xml:space="preserve"> مسکن روستا</w:t>
      </w:r>
      <w:r w:rsidR="00A663B2" w:rsidRPr="00A663B2">
        <w:rPr>
          <w:rStyle w:val="Hyperlink"/>
          <w:rFonts w:ascii="B Lotus" w:hAnsi="B Lotus" w:cs="B Lotus" w:hint="cs"/>
          <w:noProof/>
          <w:sz w:val="18"/>
          <w:szCs w:val="22"/>
          <w:rtl/>
          <w:lang w:bidi="fa-IR"/>
        </w:rPr>
        <w:t>یی</w:t>
      </w:r>
      <w:ins w:id="19442" w:author="Mehrnazi Boojari" w:date="2019-01-15T23:00:00Z">
        <w:r w:rsidR="009F5AE1">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_Toc533782128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17</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1459CBFB" w14:textId="77777777" w:rsidR="00A663B2" w:rsidRPr="00A663B2" w:rsidRDefault="00051F26" w:rsidP="004E14E1">
      <w:pPr>
        <w:pStyle w:val="TOC3"/>
        <w:tabs>
          <w:tab w:val="left" w:pos="2430"/>
          <w:tab w:val="right" w:leader="dot" w:pos="9019"/>
        </w:tabs>
        <w:bidi/>
        <w:jc w:val="both"/>
        <w:rPr>
          <w:rFonts w:ascii="B Lotus" w:eastAsiaTheme="minorEastAsia" w:hAnsi="B Lotus" w:cs="B Lotus"/>
          <w:noProof/>
          <w:sz w:val="18"/>
          <w:szCs w:val="18"/>
        </w:rPr>
      </w:pPr>
      <w:r>
        <w:fldChar w:fldCharType="begin"/>
      </w:r>
      <w:r>
        <w:instrText xml:space="preserve"> HYPERLINK \l "_Toc533782129" </w:instrText>
      </w:r>
      <w:r>
        <w:fldChar w:fldCharType="separate"/>
      </w:r>
      <w:r w:rsidR="00A663B2" w:rsidRPr="00A663B2">
        <w:rPr>
          <w:rStyle w:val="Hyperlink"/>
          <w:rFonts w:ascii="B Lotus" w:hAnsi="B Lotus" w:cs="B Lotus"/>
          <w:noProof/>
          <w:sz w:val="16"/>
          <w:szCs w:val="20"/>
          <w:rtl/>
          <w:lang w:bidi="fa-IR"/>
        </w:rPr>
        <w:t>2</w:t>
      </w:r>
      <w:del w:id="19443" w:author="Mehrnazi Boojari" w:date="2019-01-15T22:14:00Z">
        <w:r w:rsidR="00A663B2" w:rsidRPr="00A663B2" w:rsidDel="004E14E1">
          <w:rPr>
            <w:rStyle w:val="Hyperlink"/>
            <w:rFonts w:ascii="B Lotus" w:hAnsi="B Lotus" w:cs="B Lotus"/>
            <w:noProof/>
            <w:sz w:val="16"/>
            <w:szCs w:val="20"/>
            <w:rtl/>
            <w:lang w:bidi="fa-IR"/>
          </w:rPr>
          <w:delText>.</w:delText>
        </w:r>
      </w:del>
      <w:ins w:id="19444" w:author="Mehrnazi Boojari" w:date="2019-01-15T22:14:00Z">
        <w:r w:rsidR="004E14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445" w:author="Mehrnazi Boojari" w:date="2019-01-15T22:14:00Z">
        <w:r w:rsidR="00A663B2" w:rsidRPr="00A663B2" w:rsidDel="004E14E1">
          <w:rPr>
            <w:rStyle w:val="Hyperlink"/>
            <w:rFonts w:ascii="B Lotus" w:hAnsi="B Lotus" w:cs="B Lotus"/>
            <w:noProof/>
            <w:sz w:val="16"/>
            <w:szCs w:val="20"/>
            <w:rtl/>
            <w:lang w:bidi="fa-IR"/>
          </w:rPr>
          <w:delText>.</w:delText>
        </w:r>
      </w:del>
      <w:ins w:id="19446" w:author="Mehrnazi Boojari" w:date="2019-01-15T22:14:00Z">
        <w:r w:rsidR="004E14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447" w:author="Mehrnazi Boojari" w:date="2019-01-07T22:34:00Z">
        <w:r w:rsidR="00A663B2" w:rsidRPr="00A663B2" w:rsidDel="00051F26">
          <w:rPr>
            <w:rStyle w:val="Hyperlink"/>
            <w:rFonts w:ascii="B Lotus" w:hAnsi="B Lotus" w:cs="B Lotus"/>
            <w:noProof/>
            <w:sz w:val="16"/>
            <w:szCs w:val="20"/>
            <w:rtl/>
            <w:lang w:bidi="fa-IR"/>
          </w:rPr>
          <w:delText>.ت</w:delText>
        </w:r>
      </w:del>
      <w:ins w:id="19448" w:author="Mehrnazi Boojari" w:date="2019-01-07T22:34:00Z">
        <w:r>
          <w:rPr>
            <w:rStyle w:val="Hyperlink"/>
            <w:rFonts w:ascii="B Lotus" w:hAnsi="B Lotus" w:cs="B Lotus"/>
            <w:noProof/>
            <w:sz w:val="16"/>
            <w:szCs w:val="20"/>
            <w:rtl/>
            <w:lang w:bidi="fa-IR"/>
          </w:rPr>
          <w:t xml:space="preserve"> ت</w:t>
        </w:r>
      </w:ins>
      <w:r w:rsidR="00A663B2" w:rsidRPr="00A663B2">
        <w:rPr>
          <w:rStyle w:val="Hyperlink"/>
          <w:rFonts w:ascii="B Lotus" w:hAnsi="B Lotus" w:cs="B Lotus"/>
          <w:noProof/>
          <w:sz w:val="16"/>
          <w:szCs w:val="20"/>
          <w:rtl/>
          <w:lang w:bidi="fa-IR"/>
        </w:rPr>
        <w:t>عر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ف</w:t>
      </w:r>
      <w:r w:rsidR="00A663B2" w:rsidRPr="00A663B2">
        <w:rPr>
          <w:rStyle w:val="Hyperlink"/>
          <w:rFonts w:ascii="B Lotus" w:hAnsi="B Lotus" w:cs="B Lotus"/>
          <w:noProof/>
          <w:sz w:val="16"/>
          <w:szCs w:val="20"/>
          <w:rtl/>
          <w:lang w:bidi="fa-IR"/>
        </w:rPr>
        <w:t xml:space="preserve"> و مفهوم مسکن</w:t>
      </w:r>
      <w:ins w:id="19449" w:author="Mehrnazi Boojari" w:date="2019-01-15T23:00:00Z">
        <w:r w:rsidR="009F5AE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_Toc533782129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3F30DB6" w14:textId="77777777" w:rsidR="00A663B2" w:rsidRPr="00A663B2" w:rsidRDefault="00572891" w:rsidP="004E14E1">
      <w:pPr>
        <w:pStyle w:val="TOC3"/>
        <w:tabs>
          <w:tab w:val="left" w:pos="2439"/>
          <w:tab w:val="right" w:leader="dot" w:pos="9019"/>
        </w:tabs>
        <w:bidi/>
        <w:jc w:val="both"/>
        <w:rPr>
          <w:rFonts w:ascii="B Lotus" w:eastAsiaTheme="minorEastAsia" w:hAnsi="B Lotus" w:cs="B Lotus"/>
          <w:noProof/>
          <w:sz w:val="18"/>
          <w:szCs w:val="18"/>
        </w:rPr>
      </w:pPr>
      <w:r>
        <w:fldChar w:fldCharType="begin"/>
      </w:r>
      <w:r>
        <w:instrText xml:space="preserve"> HYPERLINK \l "_Toc533782130" </w:instrText>
      </w:r>
      <w:r>
        <w:fldChar w:fldCharType="separate"/>
      </w:r>
      <w:r w:rsidR="00A663B2" w:rsidRPr="00A663B2">
        <w:rPr>
          <w:rStyle w:val="Hyperlink"/>
          <w:rFonts w:ascii="B Lotus" w:hAnsi="B Lotus" w:cs="B Lotus"/>
          <w:noProof/>
          <w:sz w:val="16"/>
          <w:szCs w:val="20"/>
          <w:rtl/>
          <w:lang w:bidi="fa-IR"/>
        </w:rPr>
        <w:t>2</w:t>
      </w:r>
      <w:del w:id="19450" w:author="Mehrnazi Boojari" w:date="2019-01-15T22:14:00Z">
        <w:r w:rsidR="00A663B2" w:rsidRPr="00A663B2" w:rsidDel="004E14E1">
          <w:rPr>
            <w:rStyle w:val="Hyperlink"/>
            <w:rFonts w:ascii="B Lotus" w:hAnsi="B Lotus" w:cs="B Lotus"/>
            <w:noProof/>
            <w:sz w:val="16"/>
            <w:szCs w:val="20"/>
            <w:rtl/>
            <w:lang w:bidi="fa-IR"/>
          </w:rPr>
          <w:delText>.</w:delText>
        </w:r>
      </w:del>
      <w:ins w:id="19451" w:author="Mehrnazi Boojari" w:date="2019-01-15T22:14:00Z">
        <w:r w:rsidR="004E14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452" w:author="Mehrnazi Boojari" w:date="2019-01-15T22:14:00Z">
        <w:r w:rsidR="00A663B2" w:rsidRPr="00A663B2" w:rsidDel="004E14E1">
          <w:rPr>
            <w:rStyle w:val="Hyperlink"/>
            <w:rFonts w:ascii="B Lotus" w:hAnsi="B Lotus" w:cs="B Lotus"/>
            <w:noProof/>
            <w:sz w:val="16"/>
            <w:szCs w:val="20"/>
            <w:rtl/>
            <w:lang w:bidi="fa-IR"/>
          </w:rPr>
          <w:delText>.</w:delText>
        </w:r>
      </w:del>
      <w:ins w:id="19453" w:author="Mehrnazi Boojari" w:date="2019-01-15T22:14:00Z">
        <w:r w:rsidR="004E14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454" w:author="Mehrnazi Boojari" w:date="2019-01-07T10:49:00Z">
        <w:r w:rsidR="00A663B2" w:rsidRPr="00A663B2" w:rsidDel="006A1F1D">
          <w:rPr>
            <w:rStyle w:val="Hyperlink"/>
            <w:rFonts w:ascii="B Lotus" w:hAnsi="B Lotus" w:cs="B Lotus"/>
            <w:noProof/>
            <w:sz w:val="16"/>
            <w:szCs w:val="20"/>
            <w:rtl/>
            <w:lang w:bidi="fa-IR"/>
          </w:rPr>
          <w:delText>.ا</w:delText>
        </w:r>
      </w:del>
      <w:ins w:id="19455" w:author="Mehrnazi Boojari" w:date="2019-01-07T10:49:00Z">
        <w:r w:rsidR="006A1F1D">
          <w:rPr>
            <w:rStyle w:val="Hyperlink"/>
            <w:rFonts w:ascii="B Lotus" w:hAnsi="B Lotus" w:cs="B Lotus"/>
            <w:noProof/>
            <w:sz w:val="16"/>
            <w:szCs w:val="20"/>
            <w:rtl/>
            <w:lang w:bidi="fa-IR"/>
          </w:rPr>
          <w:t xml:space="preserve"> ا</w:t>
        </w:r>
      </w:ins>
      <w:r w:rsidR="00A663B2" w:rsidRPr="00A663B2">
        <w:rPr>
          <w:rStyle w:val="Hyperlink"/>
          <w:rFonts w:ascii="B Lotus" w:hAnsi="B Lotus" w:cs="B Lotus"/>
          <w:noProof/>
          <w:sz w:val="16"/>
          <w:szCs w:val="20"/>
          <w:rtl/>
          <w:lang w:bidi="fa-IR"/>
        </w:rPr>
        <w:t>هم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مسکن </w:t>
      </w:r>
      <w:del w:id="19456"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19457" w:author="Mehrnazi Boojari" w:date="2019-01-07T10:03:00Z">
        <w:r w:rsidR="00A31D6F">
          <w:rPr>
            <w:rStyle w:val="Hyperlink"/>
            <w:rFonts w:ascii="B Lotus" w:hAnsi="B Lotus" w:cs="B Lotus"/>
            <w:noProof/>
            <w:sz w:val="16"/>
            <w:szCs w:val="20"/>
            <w:rtl/>
            <w:lang w:bidi="fa-IR"/>
          </w:rPr>
          <w:t>روستایی</w:t>
        </w:r>
      </w:ins>
      <w:ins w:id="19458" w:author="Mehrnazi Boojari" w:date="2019-01-15T23:00:00Z">
        <w:r w:rsidR="009F5AE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E61DB6E" w14:textId="77777777" w:rsidR="00A663B2" w:rsidRPr="00A663B2" w:rsidRDefault="00572891" w:rsidP="004E14E1">
      <w:pPr>
        <w:pStyle w:val="TOC3"/>
        <w:tabs>
          <w:tab w:val="left" w:pos="6485"/>
          <w:tab w:val="right" w:leader="dot" w:pos="9019"/>
        </w:tabs>
        <w:bidi/>
        <w:jc w:val="both"/>
        <w:rPr>
          <w:rFonts w:ascii="B Lotus" w:eastAsiaTheme="minorEastAsia" w:hAnsi="B Lotus" w:cs="B Lotus"/>
          <w:noProof/>
          <w:sz w:val="18"/>
          <w:szCs w:val="18"/>
        </w:rPr>
      </w:pPr>
      <w:r>
        <w:fldChar w:fldCharType="begin"/>
      </w:r>
      <w:r>
        <w:instrText xml:space="preserve"> HYPERLINK \l "_Toc533782131" </w:instrText>
      </w:r>
      <w:r>
        <w:fldChar w:fldCharType="separate"/>
      </w:r>
      <w:r w:rsidR="00A663B2" w:rsidRPr="00A663B2">
        <w:rPr>
          <w:rStyle w:val="Hyperlink"/>
          <w:rFonts w:ascii="B Lotus" w:hAnsi="B Lotus" w:cs="B Lotus"/>
          <w:noProof/>
          <w:sz w:val="16"/>
          <w:szCs w:val="20"/>
          <w:rtl/>
          <w:lang w:bidi="fa-IR"/>
        </w:rPr>
        <w:t>2</w:t>
      </w:r>
      <w:del w:id="19459" w:author="Mehrnazi Boojari" w:date="2019-01-15T22:14:00Z">
        <w:r w:rsidR="00A663B2" w:rsidRPr="00A663B2" w:rsidDel="004E14E1">
          <w:rPr>
            <w:rStyle w:val="Hyperlink"/>
            <w:rFonts w:ascii="B Lotus" w:hAnsi="B Lotus" w:cs="B Lotus"/>
            <w:noProof/>
            <w:sz w:val="16"/>
            <w:szCs w:val="20"/>
            <w:rtl/>
            <w:lang w:bidi="fa-IR"/>
          </w:rPr>
          <w:delText>.</w:delText>
        </w:r>
      </w:del>
      <w:ins w:id="19460" w:author="Mehrnazi Boojari" w:date="2019-01-15T22:14:00Z">
        <w:r w:rsidR="004E14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461" w:author="Mehrnazi Boojari" w:date="2019-01-15T22:14:00Z">
        <w:r w:rsidR="00A663B2" w:rsidRPr="00A663B2" w:rsidDel="004E14E1">
          <w:rPr>
            <w:rStyle w:val="Hyperlink"/>
            <w:rFonts w:ascii="B Lotus" w:hAnsi="B Lotus" w:cs="B Lotus"/>
            <w:noProof/>
            <w:sz w:val="16"/>
            <w:szCs w:val="20"/>
            <w:rtl/>
            <w:lang w:bidi="fa-IR"/>
          </w:rPr>
          <w:delText>.</w:delText>
        </w:r>
      </w:del>
      <w:ins w:id="19462" w:author="Mehrnazi Boojari" w:date="2019-01-15T22:14:00Z">
        <w:r w:rsidR="004E14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463" w:author="Mehrnazi Boojari" w:date="2019-01-07T22:25:00Z">
        <w:r w:rsidR="00A663B2" w:rsidRPr="00A663B2" w:rsidDel="00051F26">
          <w:rPr>
            <w:rStyle w:val="Hyperlink"/>
            <w:rFonts w:ascii="B Lotus" w:hAnsi="B Lotus" w:cs="B Lotus"/>
            <w:noProof/>
            <w:sz w:val="16"/>
            <w:szCs w:val="20"/>
            <w:rtl/>
            <w:lang w:bidi="fa-IR"/>
          </w:rPr>
          <w:delText>.ش</w:delText>
        </w:r>
      </w:del>
      <w:ins w:id="19464" w:author="Mehrnazi Boojari" w:date="2019-01-07T22:25:00Z">
        <w:r w:rsidR="00051F26">
          <w:rPr>
            <w:rStyle w:val="Hyperlink"/>
            <w:rFonts w:ascii="B Lotus" w:hAnsi="B Lotus" w:cs="B Lotus"/>
            <w:noProof/>
            <w:sz w:val="16"/>
            <w:szCs w:val="20"/>
            <w:rtl/>
            <w:lang w:bidi="fa-IR"/>
          </w:rPr>
          <w:t xml:space="preserve"> ش</w:t>
        </w:r>
      </w:ins>
      <w:r w:rsidR="00A663B2" w:rsidRPr="00A663B2">
        <w:rPr>
          <w:rStyle w:val="Hyperlink"/>
          <w:rFonts w:ascii="B Lotus" w:hAnsi="B Lotus" w:cs="B Lotus"/>
          <w:noProof/>
          <w:sz w:val="16"/>
          <w:szCs w:val="20"/>
          <w:rtl/>
          <w:lang w:bidi="fa-IR"/>
        </w:rPr>
        <w:t>اخص</w:t>
      </w:r>
      <w:del w:id="19465"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19466"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مسکن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با توجه به ملاحظات و شرا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ط روستاها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ران</w:t>
      </w:r>
      <w:ins w:id="19467" w:author="Mehrnazi Boojari" w:date="2019-01-08T00:08: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B2BDC68" w14:textId="77777777" w:rsidR="00A663B2" w:rsidRPr="00A663B2" w:rsidRDefault="00572891" w:rsidP="004E14E1">
      <w:pPr>
        <w:pStyle w:val="TOC4"/>
        <w:tabs>
          <w:tab w:val="left" w:pos="6141"/>
          <w:tab w:val="right" w:leader="dot" w:pos="9019"/>
        </w:tabs>
        <w:bidi/>
        <w:jc w:val="both"/>
        <w:rPr>
          <w:rFonts w:ascii="B Lotus" w:eastAsiaTheme="minorEastAsia" w:hAnsi="B Lotus" w:cs="B Lotus"/>
          <w:noProof/>
          <w:sz w:val="18"/>
          <w:szCs w:val="18"/>
        </w:rPr>
      </w:pPr>
      <w:r>
        <w:fldChar w:fldCharType="begin"/>
      </w:r>
      <w:r>
        <w:instrText xml:space="preserve"> HYPERLINK \l "_Toc533782132" </w:instrText>
      </w:r>
      <w:r>
        <w:fldChar w:fldCharType="separate"/>
      </w:r>
      <w:r w:rsidR="00A663B2" w:rsidRPr="00A663B2">
        <w:rPr>
          <w:rStyle w:val="Hyperlink"/>
          <w:rFonts w:ascii="B Lotus" w:hAnsi="B Lotus" w:cs="B Lotus"/>
          <w:noProof/>
          <w:sz w:val="16"/>
          <w:szCs w:val="20"/>
          <w:rtl/>
        </w:rPr>
        <w:t>2</w:t>
      </w:r>
      <w:del w:id="19468" w:author="Mehrnazi Boojari" w:date="2019-01-15T22:14:00Z">
        <w:r w:rsidR="00A663B2" w:rsidRPr="00A663B2" w:rsidDel="004E14E1">
          <w:rPr>
            <w:rStyle w:val="Hyperlink"/>
            <w:rFonts w:ascii="B Lotus" w:hAnsi="B Lotus" w:cs="B Lotus"/>
            <w:noProof/>
            <w:sz w:val="16"/>
            <w:szCs w:val="20"/>
            <w:rtl/>
          </w:rPr>
          <w:delText>.</w:delText>
        </w:r>
      </w:del>
      <w:ins w:id="19469" w:author="Mehrnazi Boojari" w:date="2019-01-15T22:14: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470" w:author="Mehrnazi Boojari" w:date="2019-01-15T22:14:00Z">
        <w:r w:rsidR="00A663B2" w:rsidRPr="00A663B2" w:rsidDel="004E14E1">
          <w:rPr>
            <w:rStyle w:val="Hyperlink"/>
            <w:rFonts w:ascii="B Lotus" w:hAnsi="B Lotus" w:cs="B Lotus"/>
            <w:noProof/>
            <w:sz w:val="16"/>
            <w:szCs w:val="20"/>
            <w:rtl/>
          </w:rPr>
          <w:delText>.</w:delText>
        </w:r>
      </w:del>
      <w:ins w:id="19471" w:author="Mehrnazi Boojari" w:date="2019-01-15T22:14: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472" w:author="Mehrnazi Boojari" w:date="2019-01-15T22:14:00Z">
        <w:r w:rsidR="00A663B2" w:rsidRPr="00A663B2" w:rsidDel="004E14E1">
          <w:rPr>
            <w:rStyle w:val="Hyperlink"/>
            <w:rFonts w:ascii="B Lotus" w:hAnsi="B Lotus" w:cs="B Lotus"/>
            <w:noProof/>
            <w:sz w:val="16"/>
            <w:szCs w:val="20"/>
            <w:rtl/>
          </w:rPr>
          <w:delText>.</w:delText>
        </w:r>
      </w:del>
      <w:ins w:id="19473" w:author="Mehrnazi Boojari" w:date="2019-01-15T22:14: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474" w:author="Mehrnazi Boojari" w:date="2019-01-07T22:38:00Z">
        <w:r w:rsidR="00A663B2" w:rsidRPr="00A663B2" w:rsidDel="00BF4CE5">
          <w:rPr>
            <w:rStyle w:val="Hyperlink"/>
            <w:rFonts w:ascii="B Lotus" w:hAnsi="B Lotus" w:cs="B Lotus"/>
            <w:noProof/>
            <w:sz w:val="16"/>
            <w:szCs w:val="20"/>
            <w:rtl/>
          </w:rPr>
          <w:delText>.و</w:delText>
        </w:r>
      </w:del>
      <w:ins w:id="19475" w:author="Mehrnazi Boojari" w:date="2019-01-07T22:38:00Z">
        <w:r w:rsidR="00BF4CE5">
          <w:rPr>
            <w:rStyle w:val="Hyperlink"/>
            <w:rFonts w:ascii="B Lotus" w:hAnsi="B Lotus" w:cs="B Lotus"/>
            <w:noProof/>
            <w:sz w:val="16"/>
            <w:szCs w:val="20"/>
            <w:rtl/>
          </w:rPr>
          <w:t xml:space="preserve"> و</w:t>
        </w:r>
      </w:ins>
      <w:r w:rsidR="00A663B2" w:rsidRPr="00A663B2">
        <w:rPr>
          <w:rStyle w:val="Hyperlink"/>
          <w:rFonts w:ascii="B Lotus" w:hAnsi="B Lotus" w:cs="B Lotus"/>
          <w:noProof/>
          <w:sz w:val="16"/>
          <w:szCs w:val="20"/>
          <w:rtl/>
        </w:rPr>
        <w:t>ضع</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جغراف</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و اقل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و </w:t>
      </w:r>
      <w:del w:id="19476" w:author="Mehrnazi Boojari" w:date="2019-01-07T10:04:00Z">
        <w:r w:rsidR="00A663B2" w:rsidRPr="00A663B2" w:rsidDel="00A31D6F">
          <w:rPr>
            <w:rStyle w:val="Hyperlink"/>
            <w:rFonts w:ascii="B Lotus" w:hAnsi="B Lotus" w:cs="B Lotus"/>
            <w:noProof/>
            <w:sz w:val="16"/>
            <w:szCs w:val="20"/>
            <w:rtl/>
          </w:rPr>
          <w:delText>تاث</w:delText>
        </w:r>
        <w:r w:rsidR="00A663B2" w:rsidRPr="00A663B2" w:rsidDel="00A31D6F">
          <w:rPr>
            <w:rStyle w:val="Hyperlink"/>
            <w:rFonts w:ascii="B Lotus" w:hAnsi="B Lotus" w:cs="B Lotus" w:hint="cs"/>
            <w:noProof/>
            <w:sz w:val="16"/>
            <w:szCs w:val="20"/>
            <w:rtl/>
          </w:rPr>
          <w:delText>ی</w:delText>
        </w:r>
        <w:r w:rsidR="00A663B2" w:rsidRPr="00A663B2" w:rsidDel="00A31D6F">
          <w:rPr>
            <w:rStyle w:val="Hyperlink"/>
            <w:rFonts w:ascii="B Lotus" w:hAnsi="B Lotus" w:cs="B Lotus" w:hint="eastAsia"/>
            <w:noProof/>
            <w:sz w:val="16"/>
            <w:szCs w:val="20"/>
            <w:rtl/>
          </w:rPr>
          <w:delText>ر</w:delText>
        </w:r>
      </w:del>
      <w:ins w:id="19477" w:author="Mehrnazi Boojari" w:date="2019-01-07T10:04:00Z">
        <w:r w:rsidR="00A31D6F">
          <w:rPr>
            <w:rStyle w:val="Hyperlink"/>
            <w:rFonts w:ascii="B Lotus" w:hAnsi="B Lotus" w:cs="B Lotus"/>
            <w:noProof/>
            <w:sz w:val="16"/>
            <w:szCs w:val="20"/>
            <w:rtl/>
          </w:rPr>
          <w:t>تأثیر</w:t>
        </w:r>
      </w:ins>
      <w:r w:rsidR="00A663B2" w:rsidRPr="00A663B2">
        <w:rPr>
          <w:rStyle w:val="Hyperlink"/>
          <w:rFonts w:ascii="B Lotus" w:hAnsi="B Lotus" w:cs="B Lotus"/>
          <w:noProof/>
          <w:sz w:val="16"/>
          <w:szCs w:val="20"/>
          <w:rtl/>
        </w:rPr>
        <w:t xml:space="preserve"> آن بر مساکن روستا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کشور 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ران</w:t>
      </w:r>
      <w:ins w:id="19478" w:author="Mehrnazi Boojari" w:date="2019-01-08T00:08: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CB36CA1" w14:textId="77777777" w:rsidR="00A663B2" w:rsidRPr="00A663B2" w:rsidRDefault="00572891" w:rsidP="004E14E1">
      <w:pPr>
        <w:pStyle w:val="TOC5"/>
        <w:tabs>
          <w:tab w:val="left" w:pos="5351"/>
          <w:tab w:val="right" w:leader="dot" w:pos="9019"/>
        </w:tabs>
        <w:bidi/>
        <w:jc w:val="both"/>
        <w:rPr>
          <w:rFonts w:ascii="B Lotus" w:eastAsiaTheme="minorEastAsia" w:hAnsi="B Lotus" w:cs="B Lotus"/>
          <w:noProof/>
          <w:sz w:val="18"/>
          <w:szCs w:val="18"/>
        </w:rPr>
      </w:pPr>
      <w:r>
        <w:fldChar w:fldCharType="begin"/>
      </w:r>
      <w:r>
        <w:instrText xml:space="preserve"> HYPERLINK \l "_Toc533782133" </w:instrText>
      </w:r>
      <w:r>
        <w:fldChar w:fldCharType="separate"/>
      </w:r>
      <w:r w:rsidR="00A663B2" w:rsidRPr="00A663B2">
        <w:rPr>
          <w:rStyle w:val="Hyperlink"/>
          <w:rFonts w:ascii="B Lotus" w:hAnsi="B Lotus" w:cs="B Lotus"/>
          <w:noProof/>
          <w:sz w:val="16"/>
          <w:szCs w:val="20"/>
          <w:rtl/>
        </w:rPr>
        <w:t>2</w:t>
      </w:r>
      <w:del w:id="19479" w:author="Mehrnazi Boojari" w:date="2019-01-15T22:14:00Z">
        <w:r w:rsidR="00A663B2" w:rsidRPr="00A663B2" w:rsidDel="004E14E1">
          <w:rPr>
            <w:rStyle w:val="Hyperlink"/>
            <w:rFonts w:ascii="B Lotus" w:hAnsi="B Lotus" w:cs="B Lotus"/>
            <w:noProof/>
            <w:sz w:val="16"/>
            <w:szCs w:val="20"/>
            <w:rtl/>
          </w:rPr>
          <w:delText>.</w:delText>
        </w:r>
      </w:del>
      <w:ins w:id="19480" w:author="Mehrnazi Boojari" w:date="2019-01-15T22:14: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481" w:author="Mehrnazi Boojari" w:date="2019-01-15T22:14:00Z">
        <w:r w:rsidR="00A663B2" w:rsidRPr="00A663B2" w:rsidDel="004E14E1">
          <w:rPr>
            <w:rStyle w:val="Hyperlink"/>
            <w:rFonts w:ascii="B Lotus" w:hAnsi="B Lotus" w:cs="B Lotus"/>
            <w:noProof/>
            <w:sz w:val="16"/>
            <w:szCs w:val="20"/>
            <w:rtl/>
          </w:rPr>
          <w:delText>.</w:delText>
        </w:r>
      </w:del>
      <w:ins w:id="19482" w:author="Mehrnazi Boojari" w:date="2019-01-15T22:14: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483" w:author="Mehrnazi Boojari" w:date="2019-01-15T22:14:00Z">
        <w:r w:rsidR="00A663B2" w:rsidRPr="00A663B2" w:rsidDel="004E14E1">
          <w:rPr>
            <w:rStyle w:val="Hyperlink"/>
            <w:rFonts w:ascii="B Lotus" w:hAnsi="B Lotus" w:cs="B Lotus"/>
            <w:noProof/>
            <w:sz w:val="16"/>
            <w:szCs w:val="20"/>
            <w:rtl/>
          </w:rPr>
          <w:delText>.</w:delText>
        </w:r>
      </w:del>
      <w:ins w:id="19484" w:author="Mehrnazi Boojari" w:date="2019-01-15T22:14: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485" w:author="Mehrnazi Boojari" w:date="2019-01-15T22:14:00Z">
        <w:r w:rsidR="00A663B2" w:rsidRPr="00A663B2" w:rsidDel="004E14E1">
          <w:rPr>
            <w:rStyle w:val="Hyperlink"/>
            <w:rFonts w:ascii="B Lotus" w:hAnsi="B Lotus" w:cs="B Lotus"/>
            <w:noProof/>
            <w:sz w:val="16"/>
            <w:szCs w:val="20"/>
            <w:rtl/>
          </w:rPr>
          <w:delText>.</w:delText>
        </w:r>
      </w:del>
      <w:ins w:id="19486" w:author="Mehrnazi Boojari" w:date="2019-01-15T22:14: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487" w:author="Mehrnazi Boojari" w:date="2019-01-15T22:14:00Z">
        <w:r w:rsidR="00A663B2" w:rsidRPr="00A663B2" w:rsidDel="004E14E1">
          <w:rPr>
            <w:rStyle w:val="Hyperlink"/>
            <w:rFonts w:ascii="B Lotus" w:hAnsi="B Lotus" w:cs="B Lotus"/>
            <w:noProof/>
            <w:sz w:val="16"/>
            <w:szCs w:val="20"/>
            <w:rtl/>
          </w:rPr>
          <w:delText>.</w:delText>
        </w:r>
      </w:del>
      <w:ins w:id="19488" w:author="Mehrnazi Boojari" w:date="2019-01-15T22:14:00Z">
        <w:r w:rsidR="004E14E1">
          <w:rPr>
            <w:rStyle w:val="Hyperlink"/>
            <w:rFonts w:ascii="B Lotus" w:hAnsi="B Lotus" w:cs="B Lotus" w:hint="cs"/>
            <w:noProof/>
            <w:sz w:val="16"/>
            <w:szCs w:val="20"/>
            <w:rtl/>
          </w:rPr>
          <w:t xml:space="preserve"> </w:t>
        </w:r>
      </w:ins>
      <w:r w:rsidR="00A663B2" w:rsidRPr="00A663B2">
        <w:rPr>
          <w:rStyle w:val="Hyperlink"/>
          <w:rFonts w:ascii="B Lotus" w:hAnsi="B Lotus" w:cs="B Lotus"/>
          <w:noProof/>
          <w:sz w:val="16"/>
          <w:szCs w:val="20"/>
          <w:rtl/>
        </w:rPr>
        <w:t>طبقه</w:t>
      </w:r>
      <w:del w:id="19489" w:author="Mehrnazi Boojari" w:date="2019-01-07T10:01:00Z">
        <w:r w:rsidR="00A663B2" w:rsidRPr="00A663B2" w:rsidDel="00A31D6F">
          <w:rPr>
            <w:rStyle w:val="Hyperlink"/>
            <w:rFonts w:ascii="B Lotus" w:hAnsi="B Lotus" w:cs="B Lotus"/>
            <w:noProof/>
            <w:sz w:val="16"/>
            <w:szCs w:val="20"/>
            <w:rtl/>
          </w:rPr>
          <w:delText xml:space="preserve"> بند</w:delText>
        </w:r>
        <w:r w:rsidR="00A663B2" w:rsidRPr="00A663B2" w:rsidDel="00A31D6F">
          <w:rPr>
            <w:rStyle w:val="Hyperlink"/>
            <w:rFonts w:ascii="B Lotus" w:hAnsi="B Lotus" w:cs="B Lotus" w:hint="cs"/>
            <w:noProof/>
            <w:sz w:val="16"/>
            <w:szCs w:val="20"/>
            <w:rtl/>
          </w:rPr>
          <w:delText>ی</w:delText>
        </w:r>
        <w:r w:rsidR="00A663B2" w:rsidRPr="00A663B2" w:rsidDel="00A31D6F">
          <w:rPr>
            <w:rStyle w:val="Hyperlink"/>
            <w:rFonts w:ascii="B Lotus" w:hAnsi="B Lotus" w:cs="B Lotus"/>
            <w:noProof/>
            <w:sz w:val="16"/>
            <w:szCs w:val="20"/>
            <w:rtl/>
          </w:rPr>
          <w:delText xml:space="preserve"> </w:delText>
        </w:r>
      </w:del>
      <w:ins w:id="19490" w:author="Mehrnazi Boojari" w:date="2019-01-07T10:01:00Z">
        <w:r w:rsidR="00A31D6F">
          <w:rPr>
            <w:rStyle w:val="Hyperlink"/>
            <w:rFonts w:ascii="B Lotus" w:hAnsi="B Lotus" w:cs="B Lotus" w:hint="cs"/>
            <w:noProof/>
            <w:sz w:val="16"/>
            <w:szCs w:val="20"/>
            <w:rtl/>
          </w:rPr>
          <w:t>‌</w:t>
        </w:r>
        <w:r w:rsidR="00A31D6F">
          <w:rPr>
            <w:rStyle w:val="Hyperlink"/>
            <w:rFonts w:ascii="B Lotus" w:hAnsi="B Lotus" w:cs="B Lotus"/>
            <w:noProof/>
            <w:sz w:val="16"/>
            <w:szCs w:val="20"/>
            <w:rtl/>
          </w:rPr>
          <w:t xml:space="preserve">بندی </w:t>
        </w:r>
      </w:ins>
      <w:r w:rsidR="00A663B2" w:rsidRPr="00A663B2">
        <w:rPr>
          <w:rStyle w:val="Hyperlink"/>
          <w:rFonts w:ascii="B Lotus" w:hAnsi="B Lotus" w:cs="B Lotus"/>
          <w:noProof/>
          <w:sz w:val="16"/>
          <w:szCs w:val="20"/>
          <w:rtl/>
        </w:rPr>
        <w:t>اقل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و 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ژگ</w:t>
      </w:r>
      <w:r w:rsidR="00A663B2" w:rsidRPr="00A663B2">
        <w:rPr>
          <w:rStyle w:val="Hyperlink"/>
          <w:rFonts w:ascii="B Lotus" w:hAnsi="B Lotus" w:cs="B Lotus" w:hint="cs"/>
          <w:noProof/>
          <w:sz w:val="16"/>
          <w:szCs w:val="20"/>
          <w:rtl/>
        </w:rPr>
        <w:t>ی</w:t>
      </w:r>
      <w:del w:id="19491"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492"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 xml:space="preserve">هر </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ک</w:t>
      </w:r>
      <w:r w:rsidR="00A663B2" w:rsidRPr="00A663B2">
        <w:rPr>
          <w:rStyle w:val="Hyperlink"/>
          <w:rFonts w:ascii="B Lotus" w:hAnsi="B Lotus" w:cs="B Lotus"/>
          <w:noProof/>
          <w:sz w:val="16"/>
          <w:szCs w:val="20"/>
          <w:rtl/>
        </w:rPr>
        <w:t xml:space="preserve"> اقل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م</w:t>
      </w:r>
      <w:del w:id="19493"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494"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ران</w:t>
      </w:r>
      <w:ins w:id="19495" w:author="Mehrnazi Boojari" w:date="2019-01-08T00:08: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A5B3739" w14:textId="77777777" w:rsidR="00A663B2" w:rsidRPr="00A663B2" w:rsidRDefault="00572891" w:rsidP="004E14E1">
      <w:pPr>
        <w:pStyle w:val="TOC6"/>
        <w:tabs>
          <w:tab w:val="left" w:pos="3635"/>
          <w:tab w:val="right" w:leader="dot" w:pos="9019"/>
        </w:tabs>
        <w:bidi/>
        <w:jc w:val="both"/>
        <w:rPr>
          <w:rFonts w:ascii="B Lotus" w:eastAsiaTheme="minorEastAsia" w:hAnsi="B Lotus" w:cs="B Lotus"/>
          <w:noProof/>
          <w:sz w:val="18"/>
          <w:szCs w:val="18"/>
        </w:rPr>
      </w:pPr>
      <w:r>
        <w:fldChar w:fldCharType="begin"/>
      </w:r>
      <w:r>
        <w:instrText xml:space="preserve"> HYPERLINK \l "_Toc533782134" </w:instrText>
      </w:r>
      <w:r>
        <w:fldChar w:fldCharType="separate"/>
      </w:r>
      <w:r w:rsidR="00A663B2" w:rsidRPr="00A663B2">
        <w:rPr>
          <w:rStyle w:val="Hyperlink"/>
          <w:rFonts w:ascii="B Lotus" w:hAnsi="B Lotus" w:cs="B Lotus"/>
          <w:noProof/>
          <w:sz w:val="16"/>
          <w:szCs w:val="20"/>
          <w:rtl/>
        </w:rPr>
        <w:t>2</w:t>
      </w:r>
      <w:del w:id="19496" w:author="Mehrnazi Boojari" w:date="2019-01-15T22:15:00Z">
        <w:r w:rsidR="00A663B2" w:rsidRPr="00A663B2" w:rsidDel="004E14E1">
          <w:rPr>
            <w:rStyle w:val="Hyperlink"/>
            <w:rFonts w:ascii="B Lotus" w:hAnsi="B Lotus" w:cs="B Lotus"/>
            <w:noProof/>
            <w:sz w:val="16"/>
            <w:szCs w:val="20"/>
            <w:rtl/>
          </w:rPr>
          <w:delText>.</w:delText>
        </w:r>
      </w:del>
      <w:ins w:id="19497"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498" w:author="Mehrnazi Boojari" w:date="2019-01-15T22:15:00Z">
        <w:r w:rsidR="00A663B2" w:rsidRPr="00A663B2" w:rsidDel="004E14E1">
          <w:rPr>
            <w:rStyle w:val="Hyperlink"/>
            <w:rFonts w:ascii="B Lotus" w:hAnsi="B Lotus" w:cs="B Lotus"/>
            <w:noProof/>
            <w:sz w:val="16"/>
            <w:szCs w:val="20"/>
            <w:rtl/>
          </w:rPr>
          <w:delText>.</w:delText>
        </w:r>
      </w:del>
      <w:ins w:id="19499"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500" w:author="Mehrnazi Boojari" w:date="2019-01-15T22:15:00Z">
        <w:r w:rsidR="00A663B2" w:rsidRPr="00A663B2" w:rsidDel="004E14E1">
          <w:rPr>
            <w:rStyle w:val="Hyperlink"/>
            <w:rFonts w:ascii="B Lotus" w:hAnsi="B Lotus" w:cs="B Lotus"/>
            <w:noProof/>
            <w:sz w:val="16"/>
            <w:szCs w:val="20"/>
            <w:rtl/>
          </w:rPr>
          <w:delText>.</w:delText>
        </w:r>
      </w:del>
      <w:ins w:id="19501"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02" w:author="Mehrnazi Boojari" w:date="2019-01-15T22:15:00Z">
        <w:r w:rsidR="00A663B2" w:rsidRPr="00A663B2" w:rsidDel="004E14E1">
          <w:rPr>
            <w:rStyle w:val="Hyperlink"/>
            <w:rFonts w:ascii="B Lotus" w:hAnsi="B Lotus" w:cs="B Lotus"/>
            <w:noProof/>
            <w:sz w:val="16"/>
            <w:szCs w:val="20"/>
            <w:rtl/>
          </w:rPr>
          <w:delText>.</w:delText>
        </w:r>
      </w:del>
      <w:ins w:id="19503"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04" w:author="Mehrnazi Boojari" w:date="2019-01-15T22:15:00Z">
        <w:r w:rsidR="00A663B2" w:rsidRPr="00A663B2" w:rsidDel="004E14E1">
          <w:rPr>
            <w:rStyle w:val="Hyperlink"/>
            <w:rFonts w:ascii="B Lotus" w:hAnsi="B Lotus" w:cs="B Lotus"/>
            <w:noProof/>
            <w:sz w:val="16"/>
            <w:szCs w:val="20"/>
            <w:rtl/>
          </w:rPr>
          <w:delText>.</w:delText>
        </w:r>
      </w:del>
      <w:ins w:id="19505"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06" w:author="Mehrnazi Boojari" w:date="2019-01-07T10:49:00Z">
        <w:r w:rsidR="00A663B2" w:rsidRPr="00A663B2" w:rsidDel="006A1F1D">
          <w:rPr>
            <w:rStyle w:val="Hyperlink"/>
            <w:rFonts w:ascii="B Lotus" w:hAnsi="B Lotus" w:cs="B Lotus"/>
            <w:noProof/>
            <w:sz w:val="16"/>
            <w:szCs w:val="20"/>
            <w:rtl/>
          </w:rPr>
          <w:delText>.ا</w:delText>
        </w:r>
      </w:del>
      <w:ins w:id="19507" w:author="Mehrnazi Boojari" w:date="2019-01-07T10:49:00Z">
        <w:r w:rsidR="006A1F1D">
          <w:rPr>
            <w:rStyle w:val="Hyperlink"/>
            <w:rFonts w:ascii="B Lotus" w:hAnsi="B Lotus" w:cs="B Lotus"/>
            <w:noProof/>
            <w:sz w:val="16"/>
            <w:szCs w:val="20"/>
            <w:rtl/>
          </w:rPr>
          <w:t xml:space="preserve"> ا</w:t>
        </w:r>
      </w:ins>
      <w:r w:rsidR="00A663B2" w:rsidRPr="00A663B2">
        <w:rPr>
          <w:rStyle w:val="Hyperlink"/>
          <w:rFonts w:ascii="B Lotus" w:hAnsi="B Lotus" w:cs="B Lotus"/>
          <w:noProof/>
          <w:sz w:val="16"/>
          <w:szCs w:val="20"/>
          <w:rtl/>
        </w:rPr>
        <w:t>قل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م</w:t>
      </w:r>
      <w:r w:rsidR="00A663B2" w:rsidRPr="00A663B2">
        <w:rPr>
          <w:rStyle w:val="Hyperlink"/>
          <w:rFonts w:ascii="B Lotus" w:hAnsi="B Lotus" w:cs="B Lotus"/>
          <w:noProof/>
          <w:sz w:val="16"/>
          <w:szCs w:val="20"/>
          <w:rtl/>
        </w:rPr>
        <w:t xml:space="preserve"> سرد (مناطق کوهستان</w:t>
      </w:r>
      <w:r w:rsidR="00A663B2" w:rsidRPr="00A663B2">
        <w:rPr>
          <w:rStyle w:val="Hyperlink"/>
          <w:rFonts w:ascii="B Lotus" w:hAnsi="B Lotus" w:cs="B Lotus" w:hint="cs"/>
          <w:noProof/>
          <w:sz w:val="16"/>
          <w:szCs w:val="20"/>
          <w:rtl/>
        </w:rPr>
        <w:t>ی</w:t>
      </w:r>
      <w:del w:id="19508" w:author="Mehrnazi Boojari" w:date="2019-01-07T10:07:00Z">
        <w:r w:rsidR="00A663B2" w:rsidRPr="00A663B2" w:rsidDel="00A31D6F">
          <w:rPr>
            <w:rStyle w:val="Hyperlink"/>
            <w:rFonts w:ascii="B Lotus" w:hAnsi="B Lotus" w:cs="B Lotus"/>
            <w:noProof/>
            <w:sz w:val="16"/>
            <w:szCs w:val="20"/>
            <w:rtl/>
          </w:rPr>
          <w:delText xml:space="preserve"> )</w:delText>
        </w:r>
      </w:del>
      <w:ins w:id="19509" w:author="Mehrnazi Boojari" w:date="2019-01-07T10:07:00Z">
        <w:r w:rsidR="00A31D6F">
          <w:rPr>
            <w:rStyle w:val="Hyperlink"/>
            <w:rFonts w:ascii="B Lotus" w:hAnsi="B Lotus" w:cs="B Lotus"/>
            <w:noProof/>
            <w:sz w:val="16"/>
            <w:szCs w:val="20"/>
            <w:rtl/>
          </w:rPr>
          <w:t>)</w:t>
        </w:r>
      </w:ins>
      <w:ins w:id="19510" w:author="Mehrnazi Boojari" w:date="2019-01-15T23:01:00Z">
        <w:r w:rsidR="009F5AE1">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86284A3" w14:textId="77777777" w:rsidR="00A663B2" w:rsidRPr="00A663B2" w:rsidRDefault="00572891" w:rsidP="004E14E1">
      <w:pPr>
        <w:pStyle w:val="TOC6"/>
        <w:tabs>
          <w:tab w:val="left" w:pos="5344"/>
          <w:tab w:val="right" w:leader="dot" w:pos="9019"/>
        </w:tabs>
        <w:bidi/>
        <w:jc w:val="both"/>
        <w:rPr>
          <w:rFonts w:ascii="B Lotus" w:eastAsiaTheme="minorEastAsia" w:hAnsi="B Lotus" w:cs="B Lotus"/>
          <w:noProof/>
          <w:sz w:val="18"/>
          <w:szCs w:val="18"/>
        </w:rPr>
      </w:pPr>
      <w:r>
        <w:fldChar w:fldCharType="begin"/>
      </w:r>
      <w:r>
        <w:instrText xml:space="preserve"> HYPERLINK \l "_Toc533782135" </w:instrText>
      </w:r>
      <w:r>
        <w:fldChar w:fldCharType="separate"/>
      </w:r>
      <w:r w:rsidR="00A663B2" w:rsidRPr="00A663B2">
        <w:rPr>
          <w:rStyle w:val="Hyperlink"/>
          <w:rFonts w:ascii="B Lotus" w:hAnsi="B Lotus" w:cs="B Lotus"/>
          <w:noProof/>
          <w:sz w:val="16"/>
          <w:szCs w:val="20"/>
          <w:rtl/>
        </w:rPr>
        <w:t>2</w:t>
      </w:r>
      <w:del w:id="19511" w:author="Mehrnazi Boojari" w:date="2019-01-15T22:15:00Z">
        <w:r w:rsidR="00A663B2" w:rsidRPr="00A663B2" w:rsidDel="004E14E1">
          <w:rPr>
            <w:rStyle w:val="Hyperlink"/>
            <w:rFonts w:ascii="B Lotus" w:hAnsi="B Lotus" w:cs="B Lotus"/>
            <w:noProof/>
            <w:sz w:val="16"/>
            <w:szCs w:val="20"/>
            <w:rtl/>
          </w:rPr>
          <w:delText>.</w:delText>
        </w:r>
      </w:del>
      <w:ins w:id="19512"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13" w:author="Mehrnazi Boojari" w:date="2019-01-15T22:15:00Z">
        <w:r w:rsidR="00A663B2" w:rsidRPr="00A663B2" w:rsidDel="004E14E1">
          <w:rPr>
            <w:rStyle w:val="Hyperlink"/>
            <w:rFonts w:ascii="B Lotus" w:hAnsi="B Lotus" w:cs="B Lotus"/>
            <w:noProof/>
            <w:sz w:val="16"/>
            <w:szCs w:val="20"/>
            <w:rtl/>
          </w:rPr>
          <w:delText>.</w:delText>
        </w:r>
      </w:del>
      <w:ins w:id="19514"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515" w:author="Mehrnazi Boojari" w:date="2019-01-15T22:15:00Z">
        <w:r w:rsidR="00A663B2" w:rsidRPr="00A663B2" w:rsidDel="004E14E1">
          <w:rPr>
            <w:rStyle w:val="Hyperlink"/>
            <w:rFonts w:ascii="B Lotus" w:hAnsi="B Lotus" w:cs="B Lotus"/>
            <w:noProof/>
            <w:sz w:val="16"/>
            <w:szCs w:val="20"/>
            <w:rtl/>
          </w:rPr>
          <w:delText>.</w:delText>
        </w:r>
      </w:del>
      <w:ins w:id="19516"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17" w:author="Mehrnazi Boojari" w:date="2019-01-15T22:15:00Z">
        <w:r w:rsidR="00A663B2" w:rsidRPr="00A663B2" w:rsidDel="004E14E1">
          <w:rPr>
            <w:rStyle w:val="Hyperlink"/>
            <w:rFonts w:ascii="B Lotus" w:hAnsi="B Lotus" w:cs="B Lotus"/>
            <w:noProof/>
            <w:sz w:val="16"/>
            <w:szCs w:val="20"/>
            <w:rtl/>
          </w:rPr>
          <w:delText>.</w:delText>
        </w:r>
      </w:del>
      <w:ins w:id="19518"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19" w:author="Mehrnazi Boojari" w:date="2019-01-15T22:15:00Z">
        <w:r w:rsidR="00A663B2" w:rsidRPr="00A663B2" w:rsidDel="004E14E1">
          <w:rPr>
            <w:rStyle w:val="Hyperlink"/>
            <w:rFonts w:ascii="B Lotus" w:hAnsi="B Lotus" w:cs="B Lotus"/>
            <w:noProof/>
            <w:sz w:val="16"/>
            <w:szCs w:val="20"/>
            <w:rtl/>
          </w:rPr>
          <w:delText>.</w:delText>
        </w:r>
      </w:del>
      <w:ins w:id="19520" w:author="Mehrnazi Boojari" w:date="2019-01-15T22:15:00Z">
        <w:r w:rsidR="004E14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19521" w:author="Mehrnazi Boojari" w:date="2019-01-07T10:49:00Z">
        <w:r w:rsidR="00A663B2" w:rsidRPr="00A663B2" w:rsidDel="006A1F1D">
          <w:rPr>
            <w:rStyle w:val="Hyperlink"/>
            <w:rFonts w:ascii="B Lotus" w:hAnsi="B Lotus" w:cs="B Lotus"/>
            <w:noProof/>
            <w:sz w:val="16"/>
            <w:szCs w:val="20"/>
            <w:rtl/>
          </w:rPr>
          <w:delText>.ا</w:delText>
        </w:r>
      </w:del>
      <w:ins w:id="19522" w:author="Mehrnazi Boojari" w:date="2019-01-07T10:49:00Z">
        <w:r w:rsidR="006A1F1D">
          <w:rPr>
            <w:rStyle w:val="Hyperlink"/>
            <w:rFonts w:ascii="B Lotus" w:hAnsi="B Lotus" w:cs="B Lotus"/>
            <w:noProof/>
            <w:sz w:val="16"/>
            <w:szCs w:val="20"/>
            <w:rtl/>
          </w:rPr>
          <w:t xml:space="preserve"> ا</w:t>
        </w:r>
      </w:ins>
      <w:r w:rsidR="00A663B2" w:rsidRPr="00A663B2">
        <w:rPr>
          <w:rStyle w:val="Hyperlink"/>
          <w:rFonts w:ascii="B Lotus" w:hAnsi="B Lotus" w:cs="B Lotus"/>
          <w:noProof/>
          <w:sz w:val="16"/>
          <w:szCs w:val="20"/>
          <w:rtl/>
        </w:rPr>
        <w:t>قل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م معتدل و مرطوب </w:t>
      </w:r>
      <w:del w:id="19523" w:author="Mehrnazi Boojari" w:date="2019-01-07T10:08:00Z">
        <w:r w:rsidR="00A663B2" w:rsidRPr="00A663B2" w:rsidDel="00A31D6F">
          <w:rPr>
            <w:rStyle w:val="Hyperlink"/>
            <w:rFonts w:ascii="B Lotus" w:hAnsi="B Lotus" w:cs="B Lotus"/>
            <w:noProof/>
            <w:sz w:val="16"/>
            <w:szCs w:val="20"/>
            <w:rtl/>
          </w:rPr>
          <w:delText xml:space="preserve">( </w:delText>
        </w:r>
      </w:del>
      <w:ins w:id="19524" w:author="Mehrnazi Boojari" w:date="2019-01-07T10:08:00Z">
        <w:r w:rsidR="00A31D6F">
          <w:rPr>
            <w:rStyle w:val="Hyperlink"/>
            <w:rFonts w:ascii="B Lotus" w:hAnsi="B Lotus" w:cs="B Lotus"/>
            <w:noProof/>
            <w:sz w:val="16"/>
            <w:szCs w:val="20"/>
            <w:rtl/>
          </w:rPr>
          <w:t>(</w:t>
        </w:r>
      </w:ins>
      <w:r w:rsidR="00A663B2" w:rsidRPr="00A663B2">
        <w:rPr>
          <w:rStyle w:val="Hyperlink"/>
          <w:rFonts w:ascii="B Lotus" w:hAnsi="B Lotus" w:cs="B Lotus"/>
          <w:noProof/>
          <w:sz w:val="16"/>
          <w:szCs w:val="20"/>
          <w:rtl/>
        </w:rPr>
        <w:t>سواحل جنوب</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در</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خزر)</w:t>
      </w:r>
      <w:ins w:id="19525"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21</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6872F85" w14:textId="77777777" w:rsidR="00A663B2" w:rsidRPr="00A663B2" w:rsidRDefault="00572891" w:rsidP="005877E2">
      <w:pPr>
        <w:pStyle w:val="TOC6"/>
        <w:tabs>
          <w:tab w:val="left" w:pos="3963"/>
          <w:tab w:val="right" w:leader="dot" w:pos="9019"/>
        </w:tabs>
        <w:bidi/>
        <w:jc w:val="both"/>
        <w:rPr>
          <w:rFonts w:ascii="B Lotus" w:eastAsiaTheme="minorEastAsia" w:hAnsi="B Lotus" w:cs="B Lotus"/>
          <w:noProof/>
          <w:sz w:val="18"/>
          <w:szCs w:val="18"/>
        </w:rPr>
      </w:pPr>
      <w:r>
        <w:lastRenderedPageBreak/>
        <w:fldChar w:fldCharType="begin"/>
      </w:r>
      <w:r>
        <w:instrText xml:space="preserve"> HYPERLINK \l "_Toc533782136" </w:instrText>
      </w:r>
      <w:r>
        <w:fldChar w:fldCharType="separate"/>
      </w:r>
      <w:r w:rsidR="00A663B2" w:rsidRPr="00A663B2">
        <w:rPr>
          <w:rStyle w:val="Hyperlink"/>
          <w:rFonts w:ascii="B Lotus" w:hAnsi="B Lotus" w:cs="B Lotus"/>
          <w:noProof/>
          <w:sz w:val="16"/>
          <w:szCs w:val="20"/>
          <w:rtl/>
        </w:rPr>
        <w:t>2</w:t>
      </w:r>
      <w:del w:id="19526" w:author="Mehrnazi Boojari" w:date="2019-01-15T22:15:00Z">
        <w:r w:rsidR="00A663B2" w:rsidRPr="00A663B2" w:rsidDel="005877E2">
          <w:rPr>
            <w:rStyle w:val="Hyperlink"/>
            <w:rFonts w:ascii="B Lotus" w:hAnsi="B Lotus" w:cs="B Lotus"/>
            <w:noProof/>
            <w:sz w:val="16"/>
            <w:szCs w:val="20"/>
            <w:rtl/>
          </w:rPr>
          <w:delText>.</w:delText>
        </w:r>
      </w:del>
      <w:ins w:id="19527" w:author="Mehrnazi Boojari" w:date="2019-01-15T22:15: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28" w:author="Mehrnazi Boojari" w:date="2019-01-15T22:15:00Z">
        <w:r w:rsidR="00A663B2" w:rsidRPr="00A663B2" w:rsidDel="005877E2">
          <w:rPr>
            <w:rStyle w:val="Hyperlink"/>
            <w:rFonts w:ascii="B Lotus" w:hAnsi="B Lotus" w:cs="B Lotus"/>
            <w:noProof/>
            <w:sz w:val="16"/>
            <w:szCs w:val="20"/>
            <w:rtl/>
          </w:rPr>
          <w:delText>.</w:delText>
        </w:r>
      </w:del>
      <w:ins w:id="19529" w:author="Mehrnazi Boojari" w:date="2019-01-15T22:15: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530" w:author="Mehrnazi Boojari" w:date="2019-01-15T22:15:00Z">
        <w:r w:rsidR="00A663B2" w:rsidRPr="00A663B2" w:rsidDel="005877E2">
          <w:rPr>
            <w:rStyle w:val="Hyperlink"/>
            <w:rFonts w:ascii="B Lotus" w:hAnsi="B Lotus" w:cs="B Lotus"/>
            <w:noProof/>
            <w:sz w:val="16"/>
            <w:szCs w:val="20"/>
            <w:rtl/>
          </w:rPr>
          <w:delText>.</w:delText>
        </w:r>
      </w:del>
      <w:ins w:id="19531" w:author="Mehrnazi Boojari" w:date="2019-01-15T22:15: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32" w:author="Mehrnazi Boojari" w:date="2019-01-15T22:15:00Z">
        <w:r w:rsidR="00A663B2" w:rsidRPr="00A663B2" w:rsidDel="005877E2">
          <w:rPr>
            <w:rStyle w:val="Hyperlink"/>
            <w:rFonts w:ascii="B Lotus" w:hAnsi="B Lotus" w:cs="B Lotus"/>
            <w:noProof/>
            <w:sz w:val="16"/>
            <w:szCs w:val="20"/>
            <w:rtl/>
          </w:rPr>
          <w:delText>.</w:delText>
        </w:r>
      </w:del>
      <w:ins w:id="19533" w:author="Mehrnazi Boojari" w:date="2019-01-15T22:15: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34" w:author="Mehrnazi Boojari" w:date="2019-01-15T22:15:00Z">
        <w:r w:rsidR="00A663B2" w:rsidRPr="00A663B2" w:rsidDel="005877E2">
          <w:rPr>
            <w:rStyle w:val="Hyperlink"/>
            <w:rFonts w:ascii="B Lotus" w:hAnsi="B Lotus" w:cs="B Lotus"/>
            <w:noProof/>
            <w:sz w:val="16"/>
            <w:szCs w:val="20"/>
            <w:rtl/>
          </w:rPr>
          <w:delText>.</w:delText>
        </w:r>
      </w:del>
      <w:ins w:id="19535" w:author="Mehrnazi Boojari" w:date="2019-01-15T22:15: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536" w:author="Mehrnazi Boojari" w:date="2019-01-07T10:49:00Z">
        <w:r w:rsidR="00A663B2" w:rsidRPr="00A663B2" w:rsidDel="006A1F1D">
          <w:rPr>
            <w:rStyle w:val="Hyperlink"/>
            <w:rFonts w:ascii="B Lotus" w:hAnsi="B Lotus" w:cs="B Lotus"/>
            <w:noProof/>
            <w:sz w:val="16"/>
            <w:szCs w:val="20"/>
            <w:rtl/>
          </w:rPr>
          <w:delText>.ا</w:delText>
        </w:r>
      </w:del>
      <w:ins w:id="19537" w:author="Mehrnazi Boojari" w:date="2019-01-07T10:49:00Z">
        <w:r w:rsidR="006A1F1D">
          <w:rPr>
            <w:rStyle w:val="Hyperlink"/>
            <w:rFonts w:ascii="B Lotus" w:hAnsi="B Lotus" w:cs="B Lotus"/>
            <w:noProof/>
            <w:sz w:val="16"/>
            <w:szCs w:val="20"/>
            <w:rtl/>
          </w:rPr>
          <w:t xml:space="preserve"> ا</w:t>
        </w:r>
      </w:ins>
      <w:r w:rsidR="00A663B2" w:rsidRPr="00A663B2">
        <w:rPr>
          <w:rStyle w:val="Hyperlink"/>
          <w:rFonts w:ascii="B Lotus" w:hAnsi="B Lotus" w:cs="B Lotus"/>
          <w:noProof/>
          <w:sz w:val="16"/>
          <w:szCs w:val="20"/>
          <w:rtl/>
        </w:rPr>
        <w:t>قل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م گرم و خشک (فلات مرکز</w:t>
      </w:r>
      <w:r w:rsidR="00A663B2" w:rsidRPr="00A663B2">
        <w:rPr>
          <w:rStyle w:val="Hyperlink"/>
          <w:rFonts w:ascii="B Lotus" w:hAnsi="B Lotus" w:cs="B Lotus" w:hint="cs"/>
          <w:noProof/>
          <w:sz w:val="16"/>
          <w:szCs w:val="20"/>
          <w:rtl/>
        </w:rPr>
        <w:t>ی</w:t>
      </w:r>
      <w:del w:id="19538" w:author="Mehrnazi Boojari" w:date="2019-01-07T10:07:00Z">
        <w:r w:rsidR="00A663B2" w:rsidRPr="00A663B2" w:rsidDel="00A31D6F">
          <w:rPr>
            <w:rStyle w:val="Hyperlink"/>
            <w:rFonts w:ascii="B Lotus" w:hAnsi="B Lotus" w:cs="B Lotus"/>
            <w:noProof/>
            <w:sz w:val="16"/>
            <w:szCs w:val="20"/>
            <w:rtl/>
          </w:rPr>
          <w:delText xml:space="preserve"> )</w:delText>
        </w:r>
      </w:del>
      <w:ins w:id="19539" w:author="Mehrnazi Boojari" w:date="2019-01-07T10:07:00Z">
        <w:r w:rsidR="00A31D6F">
          <w:rPr>
            <w:rStyle w:val="Hyperlink"/>
            <w:rFonts w:ascii="B Lotus" w:hAnsi="B Lotus" w:cs="B Lotus"/>
            <w:noProof/>
            <w:sz w:val="16"/>
            <w:szCs w:val="20"/>
            <w:rtl/>
          </w:rPr>
          <w:t>)</w:t>
        </w:r>
      </w:ins>
      <w:ins w:id="19540"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21</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B36ADAD" w14:textId="77777777" w:rsidR="00A663B2" w:rsidRPr="00A663B2" w:rsidRDefault="00572891" w:rsidP="005877E2">
      <w:pPr>
        <w:pStyle w:val="TOC6"/>
        <w:tabs>
          <w:tab w:val="left" w:pos="4154"/>
          <w:tab w:val="right" w:leader="dot" w:pos="9019"/>
        </w:tabs>
        <w:bidi/>
        <w:jc w:val="both"/>
        <w:rPr>
          <w:rFonts w:ascii="B Lotus" w:eastAsiaTheme="minorEastAsia" w:hAnsi="B Lotus" w:cs="B Lotus"/>
          <w:noProof/>
          <w:sz w:val="18"/>
          <w:szCs w:val="18"/>
        </w:rPr>
      </w:pPr>
      <w:r>
        <w:fldChar w:fldCharType="begin"/>
      </w:r>
      <w:r>
        <w:instrText xml:space="preserve"> HYPERLINK \l "_Toc533782137" </w:instrText>
      </w:r>
      <w:r>
        <w:fldChar w:fldCharType="separate"/>
      </w:r>
      <w:r w:rsidR="00A663B2" w:rsidRPr="00A663B2">
        <w:rPr>
          <w:rStyle w:val="Hyperlink"/>
          <w:rFonts w:ascii="B Lotus" w:hAnsi="B Lotus" w:cs="B Lotus"/>
          <w:noProof/>
          <w:sz w:val="16"/>
          <w:szCs w:val="20"/>
          <w:rtl/>
        </w:rPr>
        <w:t>2</w:t>
      </w:r>
      <w:del w:id="19541" w:author="Mehrnazi Boojari" w:date="2019-01-15T22:16:00Z">
        <w:r w:rsidR="00A663B2" w:rsidRPr="00A663B2" w:rsidDel="005877E2">
          <w:rPr>
            <w:rStyle w:val="Hyperlink"/>
            <w:rFonts w:ascii="B Lotus" w:hAnsi="B Lotus" w:cs="B Lotus"/>
            <w:noProof/>
            <w:sz w:val="16"/>
            <w:szCs w:val="20"/>
            <w:rtl/>
          </w:rPr>
          <w:delText>.</w:delText>
        </w:r>
      </w:del>
      <w:ins w:id="19542" w:author="Mehrnazi Boojari" w:date="2019-01-15T22:16: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43" w:author="Mehrnazi Boojari" w:date="2019-01-15T22:16:00Z">
        <w:r w:rsidR="00A663B2" w:rsidRPr="00A663B2" w:rsidDel="005877E2">
          <w:rPr>
            <w:rStyle w:val="Hyperlink"/>
            <w:rFonts w:ascii="B Lotus" w:hAnsi="B Lotus" w:cs="B Lotus"/>
            <w:noProof/>
            <w:sz w:val="16"/>
            <w:szCs w:val="20"/>
            <w:rtl/>
          </w:rPr>
          <w:delText>.</w:delText>
        </w:r>
      </w:del>
      <w:ins w:id="19544" w:author="Mehrnazi Boojari" w:date="2019-01-15T22:16: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545" w:author="Mehrnazi Boojari" w:date="2019-01-15T22:16:00Z">
        <w:r w:rsidR="00A663B2" w:rsidRPr="00A663B2" w:rsidDel="005877E2">
          <w:rPr>
            <w:rStyle w:val="Hyperlink"/>
            <w:rFonts w:ascii="B Lotus" w:hAnsi="B Lotus" w:cs="B Lotus"/>
            <w:noProof/>
            <w:sz w:val="16"/>
            <w:szCs w:val="20"/>
            <w:rtl/>
          </w:rPr>
          <w:delText>.</w:delText>
        </w:r>
      </w:del>
      <w:ins w:id="19546" w:author="Mehrnazi Boojari" w:date="2019-01-15T22:16: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47" w:author="Mehrnazi Boojari" w:date="2019-01-15T22:16:00Z">
        <w:r w:rsidR="00A663B2" w:rsidRPr="00A663B2" w:rsidDel="005877E2">
          <w:rPr>
            <w:rStyle w:val="Hyperlink"/>
            <w:rFonts w:ascii="B Lotus" w:hAnsi="B Lotus" w:cs="B Lotus"/>
            <w:noProof/>
            <w:sz w:val="16"/>
            <w:szCs w:val="20"/>
            <w:rtl/>
          </w:rPr>
          <w:delText>.</w:delText>
        </w:r>
      </w:del>
      <w:ins w:id="19548" w:author="Mehrnazi Boojari" w:date="2019-01-15T22:16: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49" w:author="Mehrnazi Boojari" w:date="2019-01-15T22:16:00Z">
        <w:r w:rsidR="00A663B2" w:rsidRPr="00A663B2" w:rsidDel="005877E2">
          <w:rPr>
            <w:rStyle w:val="Hyperlink"/>
            <w:rFonts w:ascii="B Lotus" w:hAnsi="B Lotus" w:cs="B Lotus"/>
            <w:noProof/>
            <w:sz w:val="16"/>
            <w:szCs w:val="20"/>
            <w:rtl/>
          </w:rPr>
          <w:delText>.</w:delText>
        </w:r>
      </w:del>
      <w:ins w:id="19550" w:author="Mehrnazi Boojari" w:date="2019-01-15T22:16: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551" w:author="Mehrnazi Boojari" w:date="2019-01-07T10:49:00Z">
        <w:r w:rsidR="00A663B2" w:rsidRPr="00A663B2" w:rsidDel="006A1F1D">
          <w:rPr>
            <w:rStyle w:val="Hyperlink"/>
            <w:rFonts w:ascii="B Lotus" w:hAnsi="B Lotus" w:cs="B Lotus"/>
            <w:noProof/>
            <w:sz w:val="16"/>
            <w:szCs w:val="20"/>
            <w:rtl/>
          </w:rPr>
          <w:delText>.ا</w:delText>
        </w:r>
      </w:del>
      <w:ins w:id="19552" w:author="Mehrnazi Boojari" w:date="2019-01-07T10:49:00Z">
        <w:r w:rsidR="006A1F1D">
          <w:rPr>
            <w:rStyle w:val="Hyperlink"/>
            <w:rFonts w:ascii="B Lotus" w:hAnsi="B Lotus" w:cs="B Lotus"/>
            <w:noProof/>
            <w:sz w:val="16"/>
            <w:szCs w:val="20"/>
            <w:rtl/>
          </w:rPr>
          <w:t xml:space="preserve"> ا</w:t>
        </w:r>
      </w:ins>
      <w:r w:rsidR="00A663B2" w:rsidRPr="00A663B2">
        <w:rPr>
          <w:rStyle w:val="Hyperlink"/>
          <w:rFonts w:ascii="B Lotus" w:hAnsi="B Lotus" w:cs="B Lotus"/>
          <w:noProof/>
          <w:sz w:val="16"/>
          <w:szCs w:val="20"/>
          <w:rtl/>
        </w:rPr>
        <w:t>قل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م</w:t>
      </w:r>
      <w:r w:rsidR="00A663B2" w:rsidRPr="00A663B2">
        <w:rPr>
          <w:rStyle w:val="Hyperlink"/>
          <w:rFonts w:ascii="B Lotus" w:hAnsi="B Lotus" w:cs="B Lotus"/>
          <w:noProof/>
          <w:sz w:val="16"/>
          <w:szCs w:val="20"/>
          <w:rtl/>
        </w:rPr>
        <w:t xml:space="preserve"> گرم و مرطوب (سواحل جنوب</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w:t>
      </w:r>
      <w:ins w:id="19553"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BB18DB4" w14:textId="77777777" w:rsidR="00A663B2" w:rsidRPr="00A663B2" w:rsidRDefault="00572891" w:rsidP="005877E2">
      <w:pPr>
        <w:pStyle w:val="TOC4"/>
        <w:tabs>
          <w:tab w:val="left" w:pos="4104"/>
          <w:tab w:val="right" w:leader="dot" w:pos="9019"/>
        </w:tabs>
        <w:bidi/>
        <w:jc w:val="both"/>
        <w:rPr>
          <w:rFonts w:ascii="B Lotus" w:eastAsiaTheme="minorEastAsia" w:hAnsi="B Lotus" w:cs="B Lotus"/>
          <w:noProof/>
          <w:sz w:val="18"/>
          <w:szCs w:val="18"/>
        </w:rPr>
      </w:pPr>
      <w:r>
        <w:fldChar w:fldCharType="begin"/>
      </w:r>
      <w:r>
        <w:instrText xml:space="preserve"> HYPERLINK \l "_Toc533782138" </w:instrText>
      </w:r>
      <w:r>
        <w:fldChar w:fldCharType="separate"/>
      </w:r>
      <w:r w:rsidR="00A663B2" w:rsidRPr="00A663B2">
        <w:rPr>
          <w:rStyle w:val="Hyperlink"/>
          <w:rFonts w:ascii="B Lotus" w:hAnsi="B Lotus" w:cs="B Lotus"/>
          <w:noProof/>
          <w:sz w:val="16"/>
          <w:szCs w:val="20"/>
          <w:rtl/>
        </w:rPr>
        <w:t>2</w:t>
      </w:r>
      <w:del w:id="19554" w:author="Mehrnazi Boojari" w:date="2019-01-15T22:17:00Z">
        <w:r w:rsidR="00A663B2" w:rsidRPr="00A663B2" w:rsidDel="005877E2">
          <w:rPr>
            <w:rStyle w:val="Hyperlink"/>
            <w:rFonts w:ascii="B Lotus" w:hAnsi="B Lotus" w:cs="B Lotus"/>
            <w:noProof/>
            <w:sz w:val="16"/>
            <w:szCs w:val="20"/>
            <w:rtl/>
          </w:rPr>
          <w:delText>.</w:delText>
        </w:r>
      </w:del>
      <w:ins w:id="19555" w:author="Mehrnazi Boojari" w:date="2019-01-15T22:17: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556" w:author="Mehrnazi Boojari" w:date="2019-01-15T22:17:00Z">
        <w:r w:rsidR="00A663B2" w:rsidRPr="00A663B2" w:rsidDel="005877E2">
          <w:rPr>
            <w:rStyle w:val="Hyperlink"/>
            <w:rFonts w:ascii="B Lotus" w:hAnsi="B Lotus" w:cs="B Lotus"/>
            <w:noProof/>
            <w:sz w:val="16"/>
            <w:szCs w:val="20"/>
            <w:rtl/>
          </w:rPr>
          <w:delText>.</w:delText>
        </w:r>
      </w:del>
      <w:ins w:id="19557" w:author="Mehrnazi Boojari" w:date="2019-01-15T22:17: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558" w:author="Mehrnazi Boojari" w:date="2019-01-15T22:17:00Z">
        <w:r w:rsidR="00A663B2" w:rsidRPr="00A663B2" w:rsidDel="005877E2">
          <w:rPr>
            <w:rStyle w:val="Hyperlink"/>
            <w:rFonts w:ascii="B Lotus" w:hAnsi="B Lotus" w:cs="B Lotus"/>
            <w:noProof/>
            <w:sz w:val="16"/>
            <w:szCs w:val="20"/>
            <w:rtl/>
          </w:rPr>
          <w:delText>.</w:delText>
        </w:r>
      </w:del>
      <w:ins w:id="19559" w:author="Mehrnazi Boojari" w:date="2019-01-15T22:17:00Z">
        <w:r w:rsidR="005877E2">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19560" w:author="Mehrnazi Boojari" w:date="2019-01-07T12:17:00Z">
        <w:r w:rsidR="00A663B2" w:rsidRPr="00A663B2" w:rsidDel="002F77AF">
          <w:rPr>
            <w:rStyle w:val="Hyperlink"/>
            <w:rFonts w:ascii="B Lotus" w:hAnsi="B Lotus" w:cs="B Lotus"/>
            <w:noProof/>
            <w:sz w:val="16"/>
            <w:szCs w:val="20"/>
            <w:rtl/>
          </w:rPr>
          <w:delText>.م</w:delText>
        </w:r>
      </w:del>
      <w:ins w:id="19561" w:author="Mehrnazi Boojari" w:date="2019-01-07T12:17:00Z">
        <w:r w:rsidR="002F77AF">
          <w:rPr>
            <w:rStyle w:val="Hyperlink"/>
            <w:rFonts w:ascii="B Lotus" w:hAnsi="B Lotus" w:cs="B Lotus"/>
            <w:noProof/>
            <w:sz w:val="16"/>
            <w:szCs w:val="20"/>
            <w:rtl/>
          </w:rPr>
          <w:t xml:space="preserve"> م</w:t>
        </w:r>
      </w:ins>
      <w:r w:rsidR="00A663B2" w:rsidRPr="00A663B2">
        <w:rPr>
          <w:rStyle w:val="Hyperlink"/>
          <w:rFonts w:ascii="B Lotus" w:hAnsi="B Lotus" w:cs="B Lotus"/>
          <w:noProof/>
          <w:sz w:val="16"/>
          <w:szCs w:val="20"/>
          <w:rtl/>
        </w:rPr>
        <w:t>سکن از منظر اسلام و شاخص</w:t>
      </w:r>
      <w:del w:id="19562"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563"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د</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hint="cs"/>
          <w:noProof/>
          <w:sz w:val="16"/>
          <w:szCs w:val="20"/>
          <w:rtl/>
        </w:rPr>
        <w:t>ی</w:t>
      </w:r>
      <w:ins w:id="19564"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59613A5" w14:textId="77777777" w:rsidR="00A663B2" w:rsidRPr="00A663B2" w:rsidRDefault="00051F26" w:rsidP="005877E2">
      <w:pPr>
        <w:pStyle w:val="TOC5"/>
        <w:tabs>
          <w:tab w:val="left" w:pos="3200"/>
          <w:tab w:val="right" w:leader="dot" w:pos="9019"/>
        </w:tabs>
        <w:bidi/>
        <w:jc w:val="both"/>
        <w:rPr>
          <w:rFonts w:ascii="B Lotus" w:eastAsiaTheme="minorEastAsia" w:hAnsi="B Lotus" w:cs="B Lotus"/>
          <w:noProof/>
          <w:sz w:val="18"/>
          <w:szCs w:val="18"/>
        </w:rPr>
      </w:pPr>
      <w:r>
        <w:fldChar w:fldCharType="begin"/>
      </w:r>
      <w:r>
        <w:instrText xml:space="preserve"> HYPERLINK \l "_Toc533782139" </w:instrText>
      </w:r>
      <w:r>
        <w:fldChar w:fldCharType="separate"/>
      </w:r>
      <w:r w:rsidR="00A663B2" w:rsidRPr="00A663B2">
        <w:rPr>
          <w:rStyle w:val="Hyperlink"/>
          <w:rFonts w:ascii="B Lotus" w:hAnsi="B Lotus" w:cs="B Lotus"/>
          <w:noProof/>
          <w:sz w:val="16"/>
          <w:szCs w:val="20"/>
          <w:rtl/>
          <w:lang w:bidi="fa-IR"/>
        </w:rPr>
        <w:t>2</w:t>
      </w:r>
      <w:del w:id="19565" w:author="Mehrnazi Boojari" w:date="2019-01-15T22:17:00Z">
        <w:r w:rsidR="00A663B2" w:rsidRPr="00A663B2" w:rsidDel="005877E2">
          <w:rPr>
            <w:rStyle w:val="Hyperlink"/>
            <w:rFonts w:ascii="B Lotus" w:hAnsi="B Lotus" w:cs="B Lotus"/>
            <w:noProof/>
            <w:sz w:val="16"/>
            <w:szCs w:val="20"/>
            <w:rtl/>
            <w:lang w:bidi="fa-IR"/>
          </w:rPr>
          <w:delText>.</w:delText>
        </w:r>
      </w:del>
      <w:ins w:id="19566"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567" w:author="Mehrnazi Boojari" w:date="2019-01-15T22:17:00Z">
        <w:r w:rsidR="00A663B2" w:rsidRPr="00A663B2" w:rsidDel="005877E2">
          <w:rPr>
            <w:rStyle w:val="Hyperlink"/>
            <w:rFonts w:ascii="B Lotus" w:hAnsi="B Lotus" w:cs="B Lotus"/>
            <w:noProof/>
            <w:sz w:val="16"/>
            <w:szCs w:val="20"/>
            <w:rtl/>
            <w:lang w:bidi="fa-IR"/>
          </w:rPr>
          <w:delText>.</w:delText>
        </w:r>
      </w:del>
      <w:ins w:id="19568"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569" w:author="Mehrnazi Boojari" w:date="2019-01-15T22:17:00Z">
        <w:r w:rsidR="00A663B2" w:rsidRPr="00A663B2" w:rsidDel="005877E2">
          <w:rPr>
            <w:rStyle w:val="Hyperlink"/>
            <w:rFonts w:ascii="B Lotus" w:hAnsi="B Lotus" w:cs="B Lotus"/>
            <w:noProof/>
            <w:sz w:val="16"/>
            <w:szCs w:val="20"/>
            <w:rtl/>
            <w:lang w:bidi="fa-IR"/>
          </w:rPr>
          <w:delText>.</w:delText>
        </w:r>
      </w:del>
      <w:ins w:id="19570"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571" w:author="Mehrnazi Boojari" w:date="2019-01-15T22:17:00Z">
        <w:r w:rsidR="00A663B2" w:rsidRPr="00A663B2" w:rsidDel="005877E2">
          <w:rPr>
            <w:rStyle w:val="Hyperlink"/>
            <w:rFonts w:ascii="B Lotus" w:hAnsi="B Lotus" w:cs="B Lotus"/>
            <w:noProof/>
            <w:sz w:val="16"/>
            <w:szCs w:val="20"/>
            <w:rtl/>
            <w:lang w:bidi="fa-IR"/>
          </w:rPr>
          <w:delText>.</w:delText>
        </w:r>
      </w:del>
      <w:ins w:id="19572"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573" w:author="Mehrnazi Boojari" w:date="2019-01-07T22:35:00Z">
        <w:r w:rsidR="00A663B2" w:rsidRPr="00A663B2" w:rsidDel="00051F26">
          <w:rPr>
            <w:rStyle w:val="Hyperlink"/>
            <w:rFonts w:ascii="B Lotus" w:hAnsi="B Lotus" w:cs="B Lotus"/>
            <w:noProof/>
            <w:sz w:val="16"/>
            <w:szCs w:val="20"/>
            <w:rtl/>
            <w:lang w:bidi="fa-IR"/>
          </w:rPr>
          <w:delText>.س</w:delText>
        </w:r>
      </w:del>
      <w:ins w:id="19574" w:author="Mehrnazi Boojari" w:date="2019-01-07T22:35:00Z">
        <w:r>
          <w:rPr>
            <w:rStyle w:val="Hyperlink"/>
            <w:rFonts w:ascii="B Lotus" w:hAnsi="B Lotus" w:cs="B Lotus"/>
            <w:noProof/>
            <w:sz w:val="16"/>
            <w:szCs w:val="20"/>
            <w:rtl/>
            <w:lang w:bidi="fa-IR"/>
          </w:rPr>
          <w:t xml:space="preserve"> س</w:t>
        </w:r>
      </w:ins>
      <w:r w:rsidR="00A663B2" w:rsidRPr="00A663B2">
        <w:rPr>
          <w:rStyle w:val="Hyperlink"/>
          <w:rFonts w:ascii="B Lotus" w:hAnsi="B Lotus" w:cs="B Lotus"/>
          <w:noProof/>
          <w:sz w:val="16"/>
          <w:szCs w:val="20"/>
          <w:rtl/>
          <w:lang w:bidi="fa-IR"/>
        </w:rPr>
        <w:t>اخت مسکن با پول حلال</w:t>
      </w:r>
      <w:ins w:id="19575"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_Toc533782139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97C984E" w14:textId="77777777" w:rsidR="00A663B2" w:rsidRPr="00A663B2" w:rsidRDefault="00C92AF9" w:rsidP="005877E2">
      <w:pPr>
        <w:pStyle w:val="TOC5"/>
        <w:tabs>
          <w:tab w:val="left" w:pos="2661"/>
          <w:tab w:val="right" w:leader="dot" w:pos="9019"/>
        </w:tabs>
        <w:bidi/>
        <w:jc w:val="both"/>
        <w:rPr>
          <w:rFonts w:ascii="B Lotus" w:eastAsiaTheme="minorEastAsia" w:hAnsi="B Lotus" w:cs="B Lotus"/>
          <w:noProof/>
          <w:sz w:val="18"/>
          <w:szCs w:val="18"/>
        </w:rPr>
      </w:pPr>
      <w:r>
        <w:fldChar w:fldCharType="begin"/>
      </w:r>
      <w:r>
        <w:instrText xml:space="preserve"> HYPERLINK \l "_Toc533782140" </w:instrText>
      </w:r>
      <w:r>
        <w:fldChar w:fldCharType="separate"/>
      </w:r>
      <w:r w:rsidR="00A663B2" w:rsidRPr="00A663B2">
        <w:rPr>
          <w:rStyle w:val="Hyperlink"/>
          <w:rFonts w:ascii="B Lotus" w:hAnsi="B Lotus" w:cs="B Lotus"/>
          <w:noProof/>
          <w:sz w:val="16"/>
          <w:szCs w:val="20"/>
          <w:rtl/>
          <w:lang w:bidi="fa-IR"/>
        </w:rPr>
        <w:t>2</w:t>
      </w:r>
      <w:del w:id="19576" w:author="Mehrnazi Boojari" w:date="2019-01-15T22:17:00Z">
        <w:r w:rsidR="00A663B2" w:rsidRPr="00A663B2" w:rsidDel="005877E2">
          <w:rPr>
            <w:rStyle w:val="Hyperlink"/>
            <w:rFonts w:ascii="B Lotus" w:hAnsi="B Lotus" w:cs="B Lotus"/>
            <w:noProof/>
            <w:sz w:val="16"/>
            <w:szCs w:val="20"/>
            <w:rtl/>
            <w:lang w:bidi="fa-IR"/>
          </w:rPr>
          <w:delText>.</w:delText>
        </w:r>
      </w:del>
      <w:ins w:id="19577"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578" w:author="Mehrnazi Boojari" w:date="2019-01-15T22:17:00Z">
        <w:r w:rsidR="00A663B2" w:rsidRPr="00A663B2" w:rsidDel="005877E2">
          <w:rPr>
            <w:rStyle w:val="Hyperlink"/>
            <w:rFonts w:ascii="B Lotus" w:hAnsi="B Lotus" w:cs="B Lotus"/>
            <w:noProof/>
            <w:sz w:val="16"/>
            <w:szCs w:val="20"/>
            <w:rtl/>
            <w:lang w:bidi="fa-IR"/>
          </w:rPr>
          <w:delText>.</w:delText>
        </w:r>
      </w:del>
      <w:ins w:id="19579"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580" w:author="Mehrnazi Boojari" w:date="2019-01-15T22:17:00Z">
        <w:r w:rsidR="00A663B2" w:rsidRPr="00A663B2" w:rsidDel="005877E2">
          <w:rPr>
            <w:rStyle w:val="Hyperlink"/>
            <w:rFonts w:ascii="B Lotus" w:hAnsi="B Lotus" w:cs="B Lotus"/>
            <w:noProof/>
            <w:sz w:val="16"/>
            <w:szCs w:val="20"/>
            <w:rtl/>
            <w:lang w:bidi="fa-IR"/>
          </w:rPr>
          <w:delText>.</w:delText>
        </w:r>
      </w:del>
      <w:ins w:id="19581"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582" w:author="Mehrnazi Boojari" w:date="2019-01-15T22:17:00Z">
        <w:r w:rsidR="00A663B2" w:rsidRPr="00A663B2" w:rsidDel="005877E2">
          <w:rPr>
            <w:rStyle w:val="Hyperlink"/>
            <w:rFonts w:ascii="B Lotus" w:hAnsi="B Lotus" w:cs="B Lotus"/>
            <w:noProof/>
            <w:sz w:val="16"/>
            <w:szCs w:val="20"/>
            <w:rtl/>
            <w:lang w:bidi="fa-IR"/>
          </w:rPr>
          <w:delText>.</w:delText>
        </w:r>
      </w:del>
      <w:ins w:id="19583"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584" w:author="Mehrnazi Boojari" w:date="2019-01-07T12:17:00Z">
        <w:r w:rsidR="00A663B2" w:rsidRPr="00A663B2" w:rsidDel="002F77AF">
          <w:rPr>
            <w:rStyle w:val="Hyperlink"/>
            <w:rFonts w:ascii="B Lotus" w:hAnsi="B Lotus" w:cs="B Lotus"/>
            <w:noProof/>
            <w:sz w:val="16"/>
            <w:szCs w:val="20"/>
            <w:rtl/>
            <w:lang w:bidi="fa-IR"/>
          </w:rPr>
          <w:delText>.م</w:delText>
        </w:r>
      </w:del>
      <w:ins w:id="19585"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حل ساخت مسکن</w:t>
      </w:r>
      <w:ins w:id="19586"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BEBA972" w14:textId="77777777" w:rsidR="00A663B2" w:rsidRPr="00A663B2" w:rsidRDefault="00051F26" w:rsidP="005877E2">
      <w:pPr>
        <w:pStyle w:val="TOC5"/>
        <w:tabs>
          <w:tab w:val="left" w:pos="3759"/>
          <w:tab w:val="right" w:leader="dot" w:pos="9019"/>
        </w:tabs>
        <w:bidi/>
        <w:jc w:val="both"/>
        <w:rPr>
          <w:rFonts w:ascii="B Lotus" w:eastAsiaTheme="minorEastAsia" w:hAnsi="B Lotus" w:cs="B Lotus"/>
          <w:noProof/>
          <w:sz w:val="18"/>
          <w:szCs w:val="18"/>
        </w:rPr>
      </w:pPr>
      <w:r>
        <w:fldChar w:fldCharType="begin"/>
      </w:r>
      <w:r>
        <w:instrText xml:space="preserve"> HYPERLINK \l "_Toc533782141" </w:instrText>
      </w:r>
      <w:r>
        <w:fldChar w:fldCharType="separate"/>
      </w:r>
      <w:r w:rsidR="00A663B2" w:rsidRPr="00A663B2">
        <w:rPr>
          <w:rStyle w:val="Hyperlink"/>
          <w:rFonts w:ascii="B Lotus" w:hAnsi="B Lotus" w:cs="B Lotus"/>
          <w:noProof/>
          <w:sz w:val="16"/>
          <w:szCs w:val="20"/>
          <w:rtl/>
          <w:lang w:bidi="fa-IR"/>
        </w:rPr>
        <w:t>2</w:t>
      </w:r>
      <w:del w:id="19587" w:author="Mehrnazi Boojari" w:date="2019-01-15T22:17:00Z">
        <w:r w:rsidR="00A663B2" w:rsidRPr="00A663B2" w:rsidDel="005877E2">
          <w:rPr>
            <w:rStyle w:val="Hyperlink"/>
            <w:rFonts w:ascii="B Lotus" w:hAnsi="B Lotus" w:cs="B Lotus"/>
            <w:noProof/>
            <w:sz w:val="16"/>
            <w:szCs w:val="20"/>
            <w:rtl/>
            <w:lang w:bidi="fa-IR"/>
          </w:rPr>
          <w:delText>.</w:delText>
        </w:r>
      </w:del>
      <w:ins w:id="19588"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589" w:author="Mehrnazi Boojari" w:date="2019-01-15T22:17:00Z">
        <w:r w:rsidR="00A663B2" w:rsidRPr="00A663B2" w:rsidDel="005877E2">
          <w:rPr>
            <w:rStyle w:val="Hyperlink"/>
            <w:rFonts w:ascii="B Lotus" w:hAnsi="B Lotus" w:cs="B Lotus"/>
            <w:noProof/>
            <w:sz w:val="16"/>
            <w:szCs w:val="20"/>
            <w:rtl/>
            <w:lang w:bidi="fa-IR"/>
          </w:rPr>
          <w:delText>.</w:delText>
        </w:r>
      </w:del>
      <w:ins w:id="19590"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591" w:author="Mehrnazi Boojari" w:date="2019-01-15T22:17:00Z">
        <w:r w:rsidR="00A663B2" w:rsidRPr="00A663B2" w:rsidDel="005877E2">
          <w:rPr>
            <w:rStyle w:val="Hyperlink"/>
            <w:rFonts w:ascii="B Lotus" w:hAnsi="B Lotus" w:cs="B Lotus"/>
            <w:noProof/>
            <w:sz w:val="16"/>
            <w:szCs w:val="20"/>
            <w:rtl/>
            <w:lang w:bidi="fa-IR"/>
          </w:rPr>
          <w:delText>.</w:delText>
        </w:r>
      </w:del>
      <w:ins w:id="19592"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593" w:author="Mehrnazi Boojari" w:date="2019-01-15T22:17:00Z">
        <w:r w:rsidR="00A663B2" w:rsidRPr="00A663B2" w:rsidDel="005877E2">
          <w:rPr>
            <w:rStyle w:val="Hyperlink"/>
            <w:rFonts w:ascii="B Lotus" w:hAnsi="B Lotus" w:cs="B Lotus"/>
            <w:noProof/>
            <w:sz w:val="16"/>
            <w:szCs w:val="20"/>
            <w:rtl/>
            <w:lang w:bidi="fa-IR"/>
          </w:rPr>
          <w:delText>.</w:delText>
        </w:r>
      </w:del>
      <w:ins w:id="19594" w:author="Mehrnazi Boojari" w:date="2019-01-15T22:17:00Z">
        <w:r w:rsidR="005877E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595" w:author="Mehrnazi Boojari" w:date="2019-01-07T22:32:00Z">
        <w:r w:rsidR="00A663B2" w:rsidRPr="00A663B2" w:rsidDel="00051F26">
          <w:rPr>
            <w:rStyle w:val="Hyperlink"/>
            <w:rFonts w:ascii="B Lotus" w:hAnsi="B Lotus" w:cs="B Lotus"/>
            <w:noProof/>
            <w:sz w:val="16"/>
            <w:szCs w:val="20"/>
            <w:rtl/>
            <w:lang w:bidi="fa-IR"/>
          </w:rPr>
          <w:delText>.د</w:delText>
        </w:r>
      </w:del>
      <w:ins w:id="19596" w:author="Mehrnazi Boojari" w:date="2019-01-07T22:32:00Z">
        <w:r>
          <w:rPr>
            <w:rStyle w:val="Hyperlink"/>
            <w:rFonts w:ascii="B Lotus" w:hAnsi="B Lotus" w:cs="B Lotus"/>
            <w:noProof/>
            <w:sz w:val="16"/>
            <w:szCs w:val="20"/>
            <w:rtl/>
            <w:lang w:bidi="fa-IR"/>
          </w:rPr>
          <w:t xml:space="preserve"> د</w:t>
        </w:r>
      </w:ins>
      <w:r w:rsidR="00A663B2" w:rsidRPr="00A663B2">
        <w:rPr>
          <w:rStyle w:val="Hyperlink"/>
          <w:rFonts w:ascii="B Lotus" w:hAnsi="B Lotus" w:cs="B Lotus"/>
          <w:noProof/>
          <w:sz w:val="16"/>
          <w:szCs w:val="20"/>
          <w:rtl/>
          <w:lang w:bidi="fa-IR"/>
        </w:rPr>
        <w:t>قت در ساخت و استحکام مسکن</w:t>
      </w:r>
      <w:ins w:id="19597"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AD074B2" w14:textId="77777777" w:rsidR="00A663B2" w:rsidRPr="00A663B2" w:rsidRDefault="00952B49" w:rsidP="00D42E14">
      <w:pPr>
        <w:pStyle w:val="TOC5"/>
        <w:tabs>
          <w:tab w:val="left" w:pos="2216"/>
          <w:tab w:val="right" w:leader="dot" w:pos="9019"/>
        </w:tabs>
        <w:bidi/>
        <w:jc w:val="both"/>
        <w:rPr>
          <w:rFonts w:ascii="B Lotus" w:eastAsiaTheme="minorEastAsia" w:hAnsi="B Lotus" w:cs="B Lotus"/>
          <w:noProof/>
          <w:sz w:val="18"/>
          <w:szCs w:val="18"/>
        </w:rPr>
      </w:pPr>
      <w:r>
        <w:fldChar w:fldCharType="begin"/>
      </w:r>
      <w:r>
        <w:instrText xml:space="preserve"> HYPERLINK \l "_Toc533782142" </w:instrText>
      </w:r>
      <w:r>
        <w:fldChar w:fldCharType="separate"/>
      </w:r>
      <w:r w:rsidR="00A663B2" w:rsidRPr="00A663B2">
        <w:rPr>
          <w:rStyle w:val="Hyperlink"/>
          <w:rFonts w:ascii="B Lotus" w:hAnsi="B Lotus" w:cs="B Lotus"/>
          <w:noProof/>
          <w:sz w:val="16"/>
          <w:szCs w:val="20"/>
          <w:rtl/>
          <w:lang w:bidi="fa-IR"/>
        </w:rPr>
        <w:t>2</w:t>
      </w:r>
      <w:del w:id="19598" w:author="Mehrnazi Boojari" w:date="2019-01-15T22:17:00Z">
        <w:r w:rsidR="00A663B2" w:rsidRPr="00A663B2" w:rsidDel="007A2699">
          <w:rPr>
            <w:rStyle w:val="Hyperlink"/>
            <w:rFonts w:ascii="B Lotus" w:hAnsi="B Lotus" w:cs="B Lotus"/>
            <w:noProof/>
            <w:sz w:val="16"/>
            <w:szCs w:val="20"/>
            <w:rtl/>
            <w:lang w:bidi="fa-IR"/>
          </w:rPr>
          <w:delText>.</w:delText>
        </w:r>
      </w:del>
      <w:ins w:id="19599" w:author="Mehrnazi Boojari" w:date="2019-01-15T22:17: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600" w:author="Mehrnazi Boojari" w:date="2019-01-15T22:17:00Z">
        <w:r w:rsidR="00A663B2" w:rsidRPr="00A663B2" w:rsidDel="007A2699">
          <w:rPr>
            <w:rStyle w:val="Hyperlink"/>
            <w:rFonts w:ascii="B Lotus" w:hAnsi="B Lotus" w:cs="B Lotus"/>
            <w:noProof/>
            <w:sz w:val="16"/>
            <w:szCs w:val="20"/>
            <w:rtl/>
            <w:lang w:bidi="fa-IR"/>
          </w:rPr>
          <w:delText>.</w:delText>
        </w:r>
      </w:del>
      <w:ins w:id="19601" w:author="Mehrnazi Boojari" w:date="2019-01-15T22:17: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602" w:author="Mehrnazi Boojari" w:date="2019-01-15T22:17:00Z">
        <w:r w:rsidR="00A663B2" w:rsidRPr="00A663B2" w:rsidDel="007A2699">
          <w:rPr>
            <w:rStyle w:val="Hyperlink"/>
            <w:rFonts w:ascii="B Lotus" w:hAnsi="B Lotus" w:cs="B Lotus"/>
            <w:noProof/>
            <w:sz w:val="16"/>
            <w:szCs w:val="20"/>
            <w:rtl/>
            <w:lang w:bidi="fa-IR"/>
          </w:rPr>
          <w:delText>.</w:delText>
        </w:r>
      </w:del>
      <w:ins w:id="19603" w:author="Mehrnazi Boojari" w:date="2019-01-15T22:17: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604" w:author="Mehrnazi Boojari" w:date="2019-01-15T22:17:00Z">
        <w:r w:rsidR="00A663B2" w:rsidRPr="00A663B2" w:rsidDel="007A2699">
          <w:rPr>
            <w:rStyle w:val="Hyperlink"/>
            <w:rFonts w:ascii="B Lotus" w:hAnsi="B Lotus" w:cs="B Lotus"/>
            <w:noProof/>
            <w:sz w:val="16"/>
            <w:szCs w:val="20"/>
            <w:rtl/>
            <w:lang w:bidi="fa-IR"/>
          </w:rPr>
          <w:delText>.</w:delText>
        </w:r>
      </w:del>
      <w:ins w:id="19605" w:author="Mehrnazi Boojari" w:date="2019-01-15T22:17: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19606" w:author="Mehrnazi Boojari" w:date="2019-01-08T02:23:00Z">
        <w:r w:rsidR="00A663B2" w:rsidRPr="00A663B2" w:rsidDel="00011A5C">
          <w:rPr>
            <w:rStyle w:val="Hyperlink"/>
            <w:rFonts w:ascii="B Lotus" w:hAnsi="B Lotus" w:cs="B Lotus"/>
            <w:noProof/>
            <w:sz w:val="16"/>
            <w:szCs w:val="20"/>
            <w:rtl/>
            <w:lang w:bidi="fa-IR"/>
          </w:rPr>
          <w:delText>.پ</w:delText>
        </w:r>
      </w:del>
      <w:ins w:id="19607" w:author="Mehrnazi Boojari" w:date="2019-01-08T02:23:00Z">
        <w:r w:rsidR="00011A5C">
          <w:rPr>
            <w:rStyle w:val="Hyperlink"/>
            <w:rFonts w:ascii="B Lotus" w:hAnsi="B Lotus" w:cs="B Lotus"/>
            <w:noProof/>
            <w:sz w:val="16"/>
            <w:szCs w:val="20"/>
            <w:rtl/>
            <w:lang w:bidi="fa-IR"/>
          </w:rPr>
          <w:t xml:space="preserve"> پ</w:t>
        </w:r>
      </w:ins>
      <w:r w:rsidR="00A663B2" w:rsidRPr="00A663B2">
        <w:rPr>
          <w:rStyle w:val="Hyperlink"/>
          <w:rFonts w:ascii="B Lotus" w:hAnsi="B Lotus" w:cs="B Lotus"/>
          <w:noProof/>
          <w:sz w:val="16"/>
          <w:szCs w:val="20"/>
          <w:rtl/>
          <w:lang w:bidi="fa-IR"/>
        </w:rPr>
        <w:t>شت</w:t>
      </w:r>
      <w:ins w:id="19608" w:author="Mehrnazi Boojari" w:date="2019-01-15T23:02:00Z">
        <w:r w:rsidR="00D42E14">
          <w:rPr>
            <w:rStyle w:val="Hyperlink"/>
            <w:rFonts w:ascii="B Lotus" w:hAnsi="B Lotus" w:cs="B Nazanin" w:hint="cs"/>
            <w:noProof/>
            <w:sz w:val="16"/>
            <w:szCs w:val="20"/>
            <w:rtl/>
            <w:lang w:bidi="fa-IR"/>
          </w:rPr>
          <w:t>‌</w:t>
        </w:r>
      </w:ins>
      <w:del w:id="19609" w:author="Mehrnazi Boojari" w:date="2019-01-15T23:02:00Z">
        <w:r w:rsidR="00A663B2" w:rsidRPr="00A663B2" w:rsidDel="00D42E14">
          <w:rPr>
            <w:rStyle w:val="Hyperlink"/>
            <w:rFonts w:ascii="B Lotus" w:hAnsi="B Lotus" w:cs="B Lotus"/>
            <w:noProof/>
            <w:sz w:val="16"/>
            <w:szCs w:val="20"/>
            <w:rtl/>
            <w:lang w:bidi="fa-IR"/>
          </w:rPr>
          <w:delText xml:space="preserve"> </w:delText>
        </w:r>
      </w:del>
      <w:r w:rsidR="00A663B2" w:rsidRPr="00A663B2">
        <w:rPr>
          <w:rStyle w:val="Hyperlink"/>
          <w:rFonts w:ascii="B Lotus" w:hAnsi="B Lotus" w:cs="B Lotus"/>
          <w:noProof/>
          <w:sz w:val="16"/>
          <w:szCs w:val="20"/>
          <w:rtl/>
          <w:lang w:bidi="fa-IR"/>
        </w:rPr>
        <w:t>بام خانه</w:t>
      </w:r>
      <w:ins w:id="19610"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A19BB4A" w14:textId="77777777" w:rsidR="00A663B2" w:rsidRPr="00A663B2" w:rsidRDefault="00051F26" w:rsidP="007A2699">
      <w:pPr>
        <w:pStyle w:val="TOC5"/>
        <w:tabs>
          <w:tab w:val="left" w:pos="3450"/>
          <w:tab w:val="right" w:leader="dot" w:pos="9019"/>
        </w:tabs>
        <w:bidi/>
        <w:jc w:val="both"/>
        <w:rPr>
          <w:rFonts w:ascii="B Lotus" w:eastAsiaTheme="minorEastAsia" w:hAnsi="B Lotus" w:cs="B Lotus"/>
          <w:noProof/>
          <w:sz w:val="18"/>
          <w:szCs w:val="18"/>
        </w:rPr>
      </w:pPr>
      <w:r>
        <w:fldChar w:fldCharType="begin"/>
      </w:r>
      <w:r>
        <w:instrText xml:space="preserve"> HYPERLINK \l "_Toc533782143" </w:instrText>
      </w:r>
      <w:r>
        <w:fldChar w:fldCharType="separate"/>
      </w:r>
      <w:r w:rsidR="00A663B2" w:rsidRPr="00A663B2">
        <w:rPr>
          <w:rStyle w:val="Hyperlink"/>
          <w:rFonts w:ascii="B Lotus" w:hAnsi="B Lotus" w:cs="B Lotus"/>
          <w:noProof/>
          <w:sz w:val="16"/>
          <w:szCs w:val="20"/>
          <w:rtl/>
          <w:lang w:bidi="fa-IR"/>
        </w:rPr>
        <w:t>2</w:t>
      </w:r>
      <w:del w:id="19611" w:author="Mehrnazi Boojari" w:date="2019-01-15T22:17:00Z">
        <w:r w:rsidR="00A663B2" w:rsidRPr="00A663B2" w:rsidDel="007A2699">
          <w:rPr>
            <w:rStyle w:val="Hyperlink"/>
            <w:rFonts w:ascii="B Lotus" w:hAnsi="B Lotus" w:cs="B Lotus"/>
            <w:noProof/>
            <w:sz w:val="16"/>
            <w:szCs w:val="20"/>
            <w:rtl/>
            <w:lang w:bidi="fa-IR"/>
          </w:rPr>
          <w:delText>.</w:delText>
        </w:r>
      </w:del>
      <w:ins w:id="19612" w:author="Mehrnazi Boojari" w:date="2019-01-15T22:17: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613" w:author="Mehrnazi Boojari" w:date="2019-01-15T22:17:00Z">
        <w:r w:rsidR="00A663B2" w:rsidRPr="00A663B2" w:rsidDel="007A2699">
          <w:rPr>
            <w:rStyle w:val="Hyperlink"/>
            <w:rFonts w:ascii="B Lotus" w:hAnsi="B Lotus" w:cs="B Lotus"/>
            <w:noProof/>
            <w:sz w:val="16"/>
            <w:szCs w:val="20"/>
            <w:rtl/>
            <w:lang w:bidi="fa-IR"/>
          </w:rPr>
          <w:delText>.</w:delText>
        </w:r>
      </w:del>
      <w:ins w:id="19614" w:author="Mehrnazi Boojari" w:date="2019-01-15T22:17: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615" w:author="Mehrnazi Boojari" w:date="2019-01-15T22:17:00Z">
        <w:r w:rsidR="00A663B2" w:rsidRPr="00A663B2" w:rsidDel="007A2699">
          <w:rPr>
            <w:rStyle w:val="Hyperlink"/>
            <w:rFonts w:ascii="B Lotus" w:hAnsi="B Lotus" w:cs="B Lotus"/>
            <w:noProof/>
            <w:sz w:val="16"/>
            <w:szCs w:val="20"/>
            <w:rtl/>
            <w:lang w:bidi="fa-IR"/>
          </w:rPr>
          <w:delText>.</w:delText>
        </w:r>
      </w:del>
      <w:ins w:id="19616" w:author="Mehrnazi Boojari" w:date="2019-01-15T22:17: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617" w:author="Mehrnazi Boojari" w:date="2019-01-15T22:17:00Z">
        <w:r w:rsidR="00A663B2" w:rsidRPr="00A663B2" w:rsidDel="007A2699">
          <w:rPr>
            <w:rStyle w:val="Hyperlink"/>
            <w:rFonts w:ascii="B Lotus" w:hAnsi="B Lotus" w:cs="B Lotus"/>
            <w:noProof/>
            <w:sz w:val="16"/>
            <w:szCs w:val="20"/>
            <w:rtl/>
            <w:lang w:bidi="fa-IR"/>
          </w:rPr>
          <w:delText>.</w:delText>
        </w:r>
      </w:del>
      <w:ins w:id="19618" w:author="Mehrnazi Boojari" w:date="2019-01-15T22:17: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19619" w:author="Mehrnazi Boojari" w:date="2019-01-07T22:32:00Z">
        <w:r w:rsidR="00A663B2" w:rsidRPr="00A663B2" w:rsidDel="00051F26">
          <w:rPr>
            <w:rStyle w:val="Hyperlink"/>
            <w:rFonts w:ascii="B Lotus" w:hAnsi="B Lotus" w:cs="B Lotus"/>
            <w:noProof/>
            <w:sz w:val="16"/>
            <w:szCs w:val="20"/>
            <w:rtl/>
            <w:lang w:bidi="fa-IR"/>
          </w:rPr>
          <w:delText>.د</w:delText>
        </w:r>
      </w:del>
      <w:ins w:id="19620" w:author="Mehrnazi Boojari" w:date="2019-01-07T22:32:00Z">
        <w:r>
          <w:rPr>
            <w:rStyle w:val="Hyperlink"/>
            <w:rFonts w:ascii="B Lotus" w:hAnsi="B Lotus" w:cs="B Lotus"/>
            <w:noProof/>
            <w:sz w:val="16"/>
            <w:szCs w:val="20"/>
            <w:rtl/>
            <w:lang w:bidi="fa-IR"/>
          </w:rPr>
          <w:t xml:space="preserve"> د</w:t>
        </w:r>
      </w:ins>
      <w:r w:rsidR="00A663B2" w:rsidRPr="00A663B2">
        <w:rPr>
          <w:rStyle w:val="Hyperlink"/>
          <w:rFonts w:ascii="B Lotus" w:hAnsi="B Lotus" w:cs="B Lotus"/>
          <w:noProof/>
          <w:sz w:val="16"/>
          <w:szCs w:val="20"/>
          <w:rtl/>
          <w:lang w:bidi="fa-IR"/>
        </w:rPr>
        <w:t>ور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از فخرفروش</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تجملات</w:t>
      </w:r>
      <w:ins w:id="19621"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832CBA4" w14:textId="77777777" w:rsidR="00A663B2" w:rsidRPr="00A663B2" w:rsidRDefault="00952B49" w:rsidP="007A2699">
      <w:pPr>
        <w:pStyle w:val="TOC5"/>
        <w:tabs>
          <w:tab w:val="left" w:pos="2778"/>
          <w:tab w:val="right" w:leader="dot" w:pos="9019"/>
        </w:tabs>
        <w:bidi/>
        <w:jc w:val="both"/>
        <w:rPr>
          <w:rFonts w:ascii="B Lotus" w:eastAsiaTheme="minorEastAsia" w:hAnsi="B Lotus" w:cs="B Lotus"/>
          <w:noProof/>
          <w:sz w:val="18"/>
          <w:szCs w:val="18"/>
        </w:rPr>
      </w:pPr>
      <w:r>
        <w:fldChar w:fldCharType="begin"/>
      </w:r>
      <w:r>
        <w:instrText xml:space="preserve"> HYPERLINK \l "_Toc533782144" </w:instrText>
      </w:r>
      <w:r>
        <w:fldChar w:fldCharType="separate"/>
      </w:r>
      <w:r w:rsidR="00A663B2" w:rsidRPr="00A663B2">
        <w:rPr>
          <w:rStyle w:val="Hyperlink"/>
          <w:rFonts w:ascii="B Lotus" w:hAnsi="B Lotus" w:cs="B Lotus"/>
          <w:noProof/>
          <w:sz w:val="16"/>
          <w:szCs w:val="20"/>
          <w:rtl/>
          <w:lang w:bidi="fa-IR"/>
        </w:rPr>
        <w:t>2</w:t>
      </w:r>
      <w:del w:id="19622" w:author="Mehrnazi Boojari" w:date="2019-01-15T22:18:00Z">
        <w:r w:rsidR="00A663B2" w:rsidRPr="00A663B2" w:rsidDel="007A2699">
          <w:rPr>
            <w:rStyle w:val="Hyperlink"/>
            <w:rFonts w:ascii="B Lotus" w:hAnsi="B Lotus" w:cs="B Lotus"/>
            <w:noProof/>
            <w:sz w:val="16"/>
            <w:szCs w:val="20"/>
            <w:rtl/>
            <w:lang w:bidi="fa-IR"/>
          </w:rPr>
          <w:delText>.</w:delText>
        </w:r>
      </w:del>
      <w:ins w:id="19623"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624" w:author="Mehrnazi Boojari" w:date="2019-01-15T22:18:00Z">
        <w:r w:rsidR="00A663B2" w:rsidRPr="00A663B2" w:rsidDel="007A2699">
          <w:rPr>
            <w:rStyle w:val="Hyperlink"/>
            <w:rFonts w:ascii="B Lotus" w:hAnsi="B Lotus" w:cs="B Lotus"/>
            <w:noProof/>
            <w:sz w:val="16"/>
            <w:szCs w:val="20"/>
            <w:rtl/>
            <w:lang w:bidi="fa-IR"/>
          </w:rPr>
          <w:delText>.</w:delText>
        </w:r>
      </w:del>
      <w:ins w:id="19625"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626" w:author="Mehrnazi Boojari" w:date="2019-01-15T22:18:00Z">
        <w:r w:rsidR="00A663B2" w:rsidRPr="00A663B2" w:rsidDel="007A2699">
          <w:rPr>
            <w:rStyle w:val="Hyperlink"/>
            <w:rFonts w:ascii="B Lotus" w:hAnsi="B Lotus" w:cs="B Lotus"/>
            <w:noProof/>
            <w:sz w:val="16"/>
            <w:szCs w:val="20"/>
            <w:rtl/>
            <w:lang w:bidi="fa-IR"/>
          </w:rPr>
          <w:delText>.</w:delText>
        </w:r>
      </w:del>
      <w:ins w:id="19627"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628" w:author="Mehrnazi Boojari" w:date="2019-01-15T22:18:00Z">
        <w:r w:rsidR="00A663B2" w:rsidRPr="00A663B2" w:rsidDel="007A2699">
          <w:rPr>
            <w:rStyle w:val="Hyperlink"/>
            <w:rFonts w:ascii="B Lotus" w:hAnsi="B Lotus" w:cs="B Lotus"/>
            <w:noProof/>
            <w:sz w:val="16"/>
            <w:szCs w:val="20"/>
            <w:rtl/>
            <w:lang w:bidi="fa-IR"/>
          </w:rPr>
          <w:delText>.</w:delText>
        </w:r>
      </w:del>
      <w:ins w:id="19629"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6</w:t>
      </w:r>
      <w:del w:id="19630" w:author="Mehrnazi Boojari" w:date="2019-01-15T22:16:00Z">
        <w:r w:rsidR="00A663B2" w:rsidRPr="00A663B2" w:rsidDel="005877E2">
          <w:rPr>
            <w:rStyle w:val="Hyperlink"/>
            <w:rFonts w:ascii="B Lotus" w:hAnsi="B Lotus" w:cs="B Lotus"/>
            <w:noProof/>
            <w:sz w:val="16"/>
            <w:szCs w:val="20"/>
            <w:rtl/>
            <w:lang w:bidi="fa-IR"/>
          </w:rPr>
          <w:delText>.</w:delText>
        </w:r>
      </w:del>
      <w:ins w:id="19631" w:author="Mehrnazi Boojari" w:date="2019-01-15T22:16:00Z">
        <w:r w:rsidR="005877E2">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عدم ساخت در ارتفاع</w:t>
      </w:r>
      <w:ins w:id="19632"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FBB308B" w14:textId="77777777" w:rsidR="00A663B2" w:rsidRPr="00A663B2" w:rsidRDefault="00572891" w:rsidP="007A2699">
      <w:pPr>
        <w:pStyle w:val="TOC5"/>
        <w:tabs>
          <w:tab w:val="left" w:pos="2238"/>
          <w:tab w:val="right" w:leader="dot" w:pos="9019"/>
        </w:tabs>
        <w:bidi/>
        <w:jc w:val="both"/>
        <w:rPr>
          <w:rFonts w:ascii="B Lotus" w:eastAsiaTheme="minorEastAsia" w:hAnsi="B Lotus" w:cs="B Lotus"/>
          <w:noProof/>
          <w:sz w:val="18"/>
          <w:szCs w:val="18"/>
        </w:rPr>
      </w:pPr>
      <w:r>
        <w:fldChar w:fldCharType="begin"/>
      </w:r>
      <w:r>
        <w:instrText xml:space="preserve"> HYPERLINK \l "_Toc533782145" </w:instrText>
      </w:r>
      <w:r>
        <w:fldChar w:fldCharType="separate"/>
      </w:r>
      <w:r w:rsidR="00A663B2" w:rsidRPr="00A663B2">
        <w:rPr>
          <w:rStyle w:val="Hyperlink"/>
          <w:rFonts w:ascii="B Lotus" w:hAnsi="B Lotus" w:cs="B Lotus"/>
          <w:noProof/>
          <w:sz w:val="16"/>
          <w:szCs w:val="20"/>
          <w:rtl/>
          <w:lang w:bidi="fa-IR"/>
        </w:rPr>
        <w:t>2</w:t>
      </w:r>
      <w:del w:id="19633" w:author="Mehrnazi Boojari" w:date="2019-01-15T22:18:00Z">
        <w:r w:rsidR="00A663B2" w:rsidRPr="00A663B2" w:rsidDel="007A2699">
          <w:rPr>
            <w:rStyle w:val="Hyperlink"/>
            <w:rFonts w:ascii="B Lotus" w:hAnsi="B Lotus" w:cs="B Lotus"/>
            <w:noProof/>
            <w:sz w:val="16"/>
            <w:szCs w:val="20"/>
            <w:rtl/>
            <w:lang w:bidi="fa-IR"/>
          </w:rPr>
          <w:delText>.</w:delText>
        </w:r>
      </w:del>
      <w:ins w:id="19634"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635" w:author="Mehrnazi Boojari" w:date="2019-01-15T22:18:00Z">
        <w:r w:rsidR="00A663B2" w:rsidRPr="00A663B2" w:rsidDel="007A2699">
          <w:rPr>
            <w:rStyle w:val="Hyperlink"/>
            <w:rFonts w:ascii="B Lotus" w:hAnsi="B Lotus" w:cs="B Lotus"/>
            <w:noProof/>
            <w:sz w:val="16"/>
            <w:szCs w:val="20"/>
            <w:rtl/>
            <w:lang w:bidi="fa-IR"/>
          </w:rPr>
          <w:delText>.</w:delText>
        </w:r>
      </w:del>
      <w:ins w:id="19636"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637" w:author="Mehrnazi Boojari" w:date="2019-01-15T22:18:00Z">
        <w:r w:rsidR="00A663B2" w:rsidRPr="00A663B2" w:rsidDel="007A2699">
          <w:rPr>
            <w:rStyle w:val="Hyperlink"/>
            <w:rFonts w:ascii="B Lotus" w:hAnsi="B Lotus" w:cs="B Lotus"/>
            <w:noProof/>
            <w:sz w:val="16"/>
            <w:szCs w:val="20"/>
            <w:rtl/>
            <w:lang w:bidi="fa-IR"/>
          </w:rPr>
          <w:delText>.</w:delText>
        </w:r>
      </w:del>
      <w:ins w:id="19638"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639" w:author="Mehrnazi Boojari" w:date="2019-01-15T22:18:00Z">
        <w:r w:rsidR="00A663B2" w:rsidRPr="00A663B2" w:rsidDel="007A2699">
          <w:rPr>
            <w:rStyle w:val="Hyperlink"/>
            <w:rFonts w:ascii="B Lotus" w:hAnsi="B Lotus" w:cs="B Lotus"/>
            <w:noProof/>
            <w:sz w:val="16"/>
            <w:szCs w:val="20"/>
            <w:rtl/>
            <w:lang w:bidi="fa-IR"/>
          </w:rPr>
          <w:delText>.</w:delText>
        </w:r>
      </w:del>
      <w:ins w:id="19640"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7</w:t>
      </w:r>
      <w:del w:id="19641" w:author="Mehrnazi Boojari" w:date="2019-01-07T10:49:00Z">
        <w:r w:rsidR="00A663B2" w:rsidRPr="00A663B2" w:rsidDel="006A1F1D">
          <w:rPr>
            <w:rStyle w:val="Hyperlink"/>
            <w:rFonts w:ascii="B Lotus" w:hAnsi="B Lotus" w:cs="B Lotus"/>
            <w:noProof/>
            <w:sz w:val="16"/>
            <w:szCs w:val="20"/>
            <w:rtl/>
            <w:lang w:bidi="fa-IR"/>
          </w:rPr>
          <w:delText>.ا</w:delText>
        </w:r>
      </w:del>
      <w:ins w:id="19642" w:author="Mehrnazi Boojari" w:date="2019-01-07T10:49:00Z">
        <w:r w:rsidR="006A1F1D">
          <w:rPr>
            <w:rStyle w:val="Hyperlink"/>
            <w:rFonts w:ascii="B Lotus" w:hAnsi="B Lotus" w:cs="B Lotus"/>
            <w:noProof/>
            <w:sz w:val="16"/>
            <w:szCs w:val="20"/>
            <w:rtl/>
            <w:lang w:bidi="fa-IR"/>
          </w:rPr>
          <w:t xml:space="preserve"> ا</w:t>
        </w:r>
      </w:ins>
      <w:r w:rsidR="00A663B2" w:rsidRPr="00A663B2">
        <w:rPr>
          <w:rStyle w:val="Hyperlink"/>
          <w:rFonts w:ascii="B Lotus" w:hAnsi="B Lotus" w:cs="B Lotus"/>
          <w:noProof/>
          <w:sz w:val="16"/>
          <w:szCs w:val="20"/>
          <w:rtl/>
          <w:lang w:bidi="fa-IR"/>
        </w:rPr>
        <w:t>من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در خانه</w:t>
      </w:r>
      <w:ins w:id="19643"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B41EF6F" w14:textId="77777777" w:rsidR="00A663B2" w:rsidRPr="00A663B2" w:rsidRDefault="00C92AF9" w:rsidP="007A2699">
      <w:pPr>
        <w:pStyle w:val="TOC5"/>
        <w:tabs>
          <w:tab w:val="left" w:pos="3027"/>
          <w:tab w:val="right" w:leader="dot" w:pos="9019"/>
        </w:tabs>
        <w:bidi/>
        <w:jc w:val="both"/>
        <w:rPr>
          <w:rFonts w:ascii="B Lotus" w:eastAsiaTheme="minorEastAsia" w:hAnsi="B Lotus" w:cs="B Lotus"/>
          <w:noProof/>
          <w:sz w:val="18"/>
          <w:szCs w:val="18"/>
        </w:rPr>
      </w:pPr>
      <w:r>
        <w:fldChar w:fldCharType="begin"/>
      </w:r>
      <w:r>
        <w:instrText xml:space="preserve"> HYPERLINK \l "_Toc533782146" </w:instrText>
      </w:r>
      <w:r>
        <w:fldChar w:fldCharType="separate"/>
      </w:r>
      <w:r w:rsidR="00A663B2" w:rsidRPr="00A663B2">
        <w:rPr>
          <w:rStyle w:val="Hyperlink"/>
          <w:rFonts w:ascii="B Lotus" w:hAnsi="B Lotus" w:cs="B Lotus"/>
          <w:noProof/>
          <w:sz w:val="16"/>
          <w:szCs w:val="20"/>
          <w:rtl/>
          <w:lang w:bidi="fa-IR"/>
        </w:rPr>
        <w:t>2</w:t>
      </w:r>
      <w:del w:id="19644" w:author="Mehrnazi Boojari" w:date="2019-01-15T22:18:00Z">
        <w:r w:rsidR="00A663B2" w:rsidRPr="00A663B2" w:rsidDel="007A2699">
          <w:rPr>
            <w:rStyle w:val="Hyperlink"/>
            <w:rFonts w:ascii="B Lotus" w:hAnsi="B Lotus" w:cs="B Lotus"/>
            <w:noProof/>
            <w:sz w:val="16"/>
            <w:szCs w:val="20"/>
            <w:rtl/>
            <w:lang w:bidi="fa-IR"/>
          </w:rPr>
          <w:delText>.</w:delText>
        </w:r>
      </w:del>
      <w:ins w:id="19645"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646" w:author="Mehrnazi Boojari" w:date="2019-01-15T22:18:00Z">
        <w:r w:rsidR="00A663B2" w:rsidRPr="00A663B2" w:rsidDel="007A2699">
          <w:rPr>
            <w:rStyle w:val="Hyperlink"/>
            <w:rFonts w:ascii="B Lotus" w:hAnsi="B Lotus" w:cs="B Lotus"/>
            <w:noProof/>
            <w:sz w:val="16"/>
            <w:szCs w:val="20"/>
            <w:rtl/>
            <w:lang w:bidi="fa-IR"/>
          </w:rPr>
          <w:delText>.</w:delText>
        </w:r>
      </w:del>
      <w:ins w:id="19647"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648" w:author="Mehrnazi Boojari" w:date="2019-01-15T22:18:00Z">
        <w:r w:rsidR="00A663B2" w:rsidRPr="00A663B2" w:rsidDel="007A2699">
          <w:rPr>
            <w:rStyle w:val="Hyperlink"/>
            <w:rFonts w:ascii="B Lotus" w:hAnsi="B Lotus" w:cs="B Lotus"/>
            <w:noProof/>
            <w:sz w:val="16"/>
            <w:szCs w:val="20"/>
            <w:rtl/>
            <w:lang w:bidi="fa-IR"/>
          </w:rPr>
          <w:delText>.</w:delText>
        </w:r>
      </w:del>
      <w:ins w:id="19649"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650" w:author="Mehrnazi Boojari" w:date="2019-01-15T22:18:00Z">
        <w:r w:rsidR="00A663B2" w:rsidRPr="00A663B2" w:rsidDel="007A2699">
          <w:rPr>
            <w:rStyle w:val="Hyperlink"/>
            <w:rFonts w:ascii="B Lotus" w:hAnsi="B Lotus" w:cs="B Lotus"/>
            <w:noProof/>
            <w:sz w:val="16"/>
            <w:szCs w:val="20"/>
            <w:rtl/>
            <w:lang w:bidi="fa-IR"/>
          </w:rPr>
          <w:delText>.</w:delText>
        </w:r>
      </w:del>
      <w:ins w:id="19651"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8</w:t>
      </w:r>
      <w:del w:id="19652" w:author="Mehrnazi Boojari" w:date="2019-01-07T12:16:00Z">
        <w:r w:rsidR="00A663B2" w:rsidRPr="00A663B2" w:rsidDel="002F77AF">
          <w:rPr>
            <w:rStyle w:val="Hyperlink"/>
            <w:rFonts w:ascii="B Lotus" w:hAnsi="B Lotus" w:cs="B Lotus"/>
            <w:noProof/>
            <w:sz w:val="16"/>
            <w:szCs w:val="20"/>
            <w:rtl/>
            <w:lang w:bidi="fa-IR"/>
          </w:rPr>
          <w:delText>.ن</w:delText>
        </w:r>
      </w:del>
      <w:ins w:id="19653"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گاه غ</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w:t>
      </w:r>
      <w:del w:id="19654" w:author="Mehrnazi Boojari" w:date="2019-01-15T22:16:00Z">
        <w:r w:rsidR="00A663B2" w:rsidRPr="00A663B2" w:rsidDel="005877E2">
          <w:rPr>
            <w:rStyle w:val="Hyperlink"/>
            <w:rFonts w:ascii="B Lotus" w:hAnsi="B Lotus" w:cs="B Lotus"/>
            <w:noProof/>
            <w:sz w:val="16"/>
            <w:szCs w:val="20"/>
            <w:rtl/>
            <w:lang w:bidi="fa-IR"/>
          </w:rPr>
          <w:delText xml:space="preserve"> </w:delText>
        </w:r>
      </w:del>
      <w:r w:rsidR="00A663B2" w:rsidRPr="00A663B2">
        <w:rPr>
          <w:rStyle w:val="Hyperlink"/>
          <w:rFonts w:ascii="B Lotus" w:hAnsi="B Lotus" w:cs="B Lotus"/>
          <w:noProof/>
          <w:sz w:val="16"/>
          <w:szCs w:val="20"/>
          <w:rtl/>
          <w:lang w:bidi="fa-IR"/>
        </w:rPr>
        <w:t>تجار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به مسکن</w:t>
      </w:r>
      <w:ins w:id="19655"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B8B2BDF" w14:textId="77777777" w:rsidR="00A663B2" w:rsidRPr="00A663B2" w:rsidRDefault="00572891" w:rsidP="007A2699">
      <w:pPr>
        <w:pStyle w:val="TOC5"/>
        <w:tabs>
          <w:tab w:val="left" w:pos="2539"/>
          <w:tab w:val="right" w:leader="dot" w:pos="9019"/>
        </w:tabs>
        <w:bidi/>
        <w:jc w:val="both"/>
        <w:rPr>
          <w:rFonts w:ascii="B Lotus" w:eastAsiaTheme="minorEastAsia" w:hAnsi="B Lotus" w:cs="B Lotus"/>
          <w:noProof/>
          <w:sz w:val="18"/>
          <w:szCs w:val="18"/>
        </w:rPr>
      </w:pPr>
      <w:r>
        <w:fldChar w:fldCharType="begin"/>
      </w:r>
      <w:r>
        <w:instrText xml:space="preserve"> HYPERLINK \l "_Toc533782147" </w:instrText>
      </w:r>
      <w:r>
        <w:fldChar w:fldCharType="separate"/>
      </w:r>
      <w:r w:rsidR="00A663B2" w:rsidRPr="00A663B2">
        <w:rPr>
          <w:rStyle w:val="Hyperlink"/>
          <w:rFonts w:ascii="B Lotus" w:hAnsi="B Lotus" w:cs="B Lotus"/>
          <w:noProof/>
          <w:sz w:val="16"/>
          <w:szCs w:val="20"/>
          <w:rtl/>
          <w:lang w:bidi="fa-IR"/>
        </w:rPr>
        <w:t>2</w:t>
      </w:r>
      <w:del w:id="19656" w:author="Mehrnazi Boojari" w:date="2019-01-15T22:18:00Z">
        <w:r w:rsidR="00A663B2" w:rsidRPr="00A663B2" w:rsidDel="007A2699">
          <w:rPr>
            <w:rStyle w:val="Hyperlink"/>
            <w:rFonts w:ascii="B Lotus" w:hAnsi="B Lotus" w:cs="B Lotus"/>
            <w:noProof/>
            <w:sz w:val="16"/>
            <w:szCs w:val="20"/>
            <w:rtl/>
            <w:lang w:bidi="fa-IR"/>
          </w:rPr>
          <w:delText>.</w:delText>
        </w:r>
      </w:del>
      <w:ins w:id="19657"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658" w:author="Mehrnazi Boojari" w:date="2019-01-15T22:18:00Z">
        <w:r w:rsidR="00A663B2" w:rsidRPr="00A663B2" w:rsidDel="007A2699">
          <w:rPr>
            <w:rStyle w:val="Hyperlink"/>
            <w:rFonts w:ascii="B Lotus" w:hAnsi="B Lotus" w:cs="B Lotus"/>
            <w:noProof/>
            <w:sz w:val="16"/>
            <w:szCs w:val="20"/>
            <w:rtl/>
            <w:lang w:bidi="fa-IR"/>
          </w:rPr>
          <w:delText>.</w:delText>
        </w:r>
      </w:del>
      <w:ins w:id="19659"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660" w:author="Mehrnazi Boojari" w:date="2019-01-15T22:18:00Z">
        <w:r w:rsidR="00A663B2" w:rsidRPr="00A663B2" w:rsidDel="007A2699">
          <w:rPr>
            <w:rStyle w:val="Hyperlink"/>
            <w:rFonts w:ascii="B Lotus" w:hAnsi="B Lotus" w:cs="B Lotus"/>
            <w:noProof/>
            <w:sz w:val="16"/>
            <w:szCs w:val="20"/>
            <w:rtl/>
            <w:lang w:bidi="fa-IR"/>
          </w:rPr>
          <w:delText>.</w:delText>
        </w:r>
      </w:del>
      <w:ins w:id="19661"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662" w:author="Mehrnazi Boojari" w:date="2019-01-15T22:18:00Z">
        <w:r w:rsidR="00A663B2" w:rsidRPr="00A663B2" w:rsidDel="007A2699">
          <w:rPr>
            <w:rStyle w:val="Hyperlink"/>
            <w:rFonts w:ascii="B Lotus" w:hAnsi="B Lotus" w:cs="B Lotus"/>
            <w:noProof/>
            <w:sz w:val="16"/>
            <w:szCs w:val="20"/>
            <w:rtl/>
            <w:lang w:bidi="fa-IR"/>
          </w:rPr>
          <w:delText>.</w:delText>
        </w:r>
      </w:del>
      <w:ins w:id="19663" w:author="Mehrnazi Boojari" w:date="2019-01-15T22:18:00Z">
        <w:r w:rsidR="007A269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9</w:t>
      </w:r>
      <w:del w:id="19664" w:author="Mehrnazi Boojari" w:date="2019-01-07T22:38:00Z">
        <w:r w:rsidR="00A663B2" w:rsidRPr="00A663B2" w:rsidDel="00BF4CE5">
          <w:rPr>
            <w:rStyle w:val="Hyperlink"/>
            <w:rFonts w:ascii="B Lotus" w:hAnsi="B Lotus" w:cs="B Lotus"/>
            <w:noProof/>
            <w:sz w:val="16"/>
            <w:szCs w:val="20"/>
            <w:rtl/>
            <w:lang w:bidi="fa-IR"/>
          </w:rPr>
          <w:delText>.و</w:delText>
        </w:r>
      </w:del>
      <w:ins w:id="19665" w:author="Mehrnazi Boojari" w:date="2019-01-07T22:38:00Z">
        <w:r w:rsidR="00BF4CE5">
          <w:rPr>
            <w:rStyle w:val="Hyperlink"/>
            <w:rFonts w:ascii="B Lotus" w:hAnsi="B Lotus" w:cs="B Lotus"/>
            <w:noProof/>
            <w:sz w:val="16"/>
            <w:szCs w:val="20"/>
            <w:rtl/>
            <w:lang w:bidi="fa-IR"/>
          </w:rPr>
          <w:t xml:space="preserve"> و</w:t>
        </w:r>
      </w:ins>
      <w:r w:rsidR="00A663B2" w:rsidRPr="00A663B2">
        <w:rPr>
          <w:rStyle w:val="Hyperlink"/>
          <w:rFonts w:ascii="B Lotus" w:hAnsi="B Lotus" w:cs="B Lotus"/>
          <w:noProof/>
          <w:sz w:val="16"/>
          <w:szCs w:val="20"/>
          <w:rtl/>
          <w:lang w:bidi="fa-IR"/>
        </w:rPr>
        <w:t>س</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ع</w:t>
      </w:r>
      <w:del w:id="19666" w:author="Mehrnazi Boojari" w:date="2019-01-07T10:45:00Z">
        <w:r w:rsidR="00A663B2" w:rsidRPr="00A663B2" w:rsidDel="006A1F1D">
          <w:rPr>
            <w:rStyle w:val="Hyperlink"/>
            <w:rFonts w:ascii="B Lotus" w:hAnsi="B Lotus" w:cs="B Lotus"/>
            <w:noProof/>
            <w:sz w:val="16"/>
            <w:szCs w:val="20"/>
            <w:rtl/>
            <w:lang w:bidi="fa-IR"/>
          </w:rPr>
          <w:delText xml:space="preserve"> بودن </w:delText>
        </w:r>
      </w:del>
      <w:ins w:id="19667" w:author="Mehrnazi Boojari" w:date="2019-01-07T10:45:00Z">
        <w:r w:rsidR="006A1F1D">
          <w:rPr>
            <w:rStyle w:val="Hyperlink"/>
            <w:rFonts w:ascii="B Lotus" w:hAnsi="B Lotus" w:cs="B Lotus" w:hint="cs"/>
            <w:noProof/>
            <w:sz w:val="16"/>
            <w:szCs w:val="20"/>
            <w:rtl/>
            <w:lang w:bidi="fa-IR"/>
          </w:rPr>
          <w:t>‌</w:t>
        </w:r>
        <w:r w:rsidR="006A1F1D">
          <w:rPr>
            <w:rStyle w:val="Hyperlink"/>
            <w:rFonts w:ascii="B Lotus" w:hAnsi="B Lotus" w:cs="B Lotus"/>
            <w:noProof/>
            <w:sz w:val="16"/>
            <w:szCs w:val="20"/>
            <w:rtl/>
            <w:lang w:bidi="fa-IR"/>
          </w:rPr>
          <w:t xml:space="preserve">بودن </w:t>
        </w:r>
      </w:ins>
      <w:r w:rsidR="00A663B2" w:rsidRPr="00A663B2">
        <w:rPr>
          <w:rStyle w:val="Hyperlink"/>
          <w:rFonts w:ascii="B Lotus" w:hAnsi="B Lotus" w:cs="B Lotus"/>
          <w:noProof/>
          <w:sz w:val="16"/>
          <w:szCs w:val="20"/>
          <w:rtl/>
          <w:lang w:bidi="fa-IR"/>
        </w:rPr>
        <w:t>مسکن</w:t>
      </w:r>
      <w:ins w:id="19668"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51EECD8" w14:textId="77777777" w:rsidR="00A663B2" w:rsidRPr="00A663B2" w:rsidRDefault="00572891" w:rsidP="007A2699">
      <w:pPr>
        <w:pStyle w:val="TOC4"/>
        <w:tabs>
          <w:tab w:val="left" w:pos="6757"/>
          <w:tab w:val="right" w:leader="dot" w:pos="9019"/>
        </w:tabs>
        <w:bidi/>
        <w:jc w:val="both"/>
        <w:rPr>
          <w:rFonts w:ascii="B Lotus" w:eastAsiaTheme="minorEastAsia" w:hAnsi="B Lotus" w:cs="B Lotus"/>
          <w:noProof/>
          <w:sz w:val="18"/>
          <w:szCs w:val="18"/>
        </w:rPr>
      </w:pPr>
      <w:r>
        <w:fldChar w:fldCharType="begin"/>
      </w:r>
      <w:r>
        <w:instrText xml:space="preserve"> HYPERLINK \l "_Toc533782148" </w:instrText>
      </w:r>
      <w:r>
        <w:fldChar w:fldCharType="separate"/>
      </w:r>
      <w:r w:rsidR="00A663B2" w:rsidRPr="00A663B2">
        <w:rPr>
          <w:rStyle w:val="Hyperlink"/>
          <w:rFonts w:ascii="B Lotus" w:hAnsi="B Lotus" w:cs="B Lotus"/>
          <w:noProof/>
          <w:sz w:val="16"/>
          <w:szCs w:val="20"/>
          <w:rtl/>
        </w:rPr>
        <w:t>2</w:t>
      </w:r>
      <w:del w:id="19669" w:author="Mehrnazi Boojari" w:date="2019-01-15T22:19:00Z">
        <w:r w:rsidR="00A663B2" w:rsidRPr="00A663B2" w:rsidDel="007A2699">
          <w:rPr>
            <w:rStyle w:val="Hyperlink"/>
            <w:rFonts w:ascii="B Lotus" w:hAnsi="B Lotus" w:cs="B Lotus"/>
            <w:noProof/>
            <w:sz w:val="16"/>
            <w:szCs w:val="20"/>
            <w:rtl/>
          </w:rPr>
          <w:delText>.</w:delText>
        </w:r>
      </w:del>
      <w:ins w:id="19670" w:author="Mehrnazi Boojari" w:date="2019-01-15T22:19:00Z">
        <w:r w:rsidR="007A2699">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671" w:author="Mehrnazi Boojari" w:date="2019-01-15T22:19:00Z">
        <w:r w:rsidR="00A663B2" w:rsidRPr="00A663B2" w:rsidDel="007A2699">
          <w:rPr>
            <w:rStyle w:val="Hyperlink"/>
            <w:rFonts w:ascii="B Lotus" w:hAnsi="B Lotus" w:cs="B Lotus"/>
            <w:noProof/>
            <w:sz w:val="16"/>
            <w:szCs w:val="20"/>
            <w:rtl/>
          </w:rPr>
          <w:delText>.</w:delText>
        </w:r>
      </w:del>
      <w:ins w:id="19672" w:author="Mehrnazi Boojari" w:date="2019-01-15T22:19:00Z">
        <w:r w:rsidR="007A2699">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673" w:author="Mehrnazi Boojari" w:date="2019-01-15T22:19:00Z">
        <w:r w:rsidR="00A663B2" w:rsidRPr="00A663B2" w:rsidDel="007A2699">
          <w:rPr>
            <w:rStyle w:val="Hyperlink"/>
            <w:rFonts w:ascii="B Lotus" w:hAnsi="B Lotus" w:cs="B Lotus"/>
            <w:noProof/>
            <w:sz w:val="16"/>
            <w:szCs w:val="20"/>
            <w:rtl/>
          </w:rPr>
          <w:delText>.</w:delText>
        </w:r>
      </w:del>
      <w:ins w:id="19674" w:author="Mehrnazi Boojari" w:date="2019-01-15T22:19:00Z">
        <w:r w:rsidR="007A2699">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675" w:author="Mehrnazi Boojari" w:date="2019-01-07T12:16:00Z">
        <w:r w:rsidR="00A663B2" w:rsidRPr="00A663B2" w:rsidDel="002F77AF">
          <w:rPr>
            <w:rStyle w:val="Hyperlink"/>
            <w:rFonts w:ascii="B Lotus" w:hAnsi="B Lotus" w:cs="B Lotus"/>
            <w:noProof/>
            <w:sz w:val="16"/>
            <w:szCs w:val="20"/>
            <w:rtl/>
          </w:rPr>
          <w:delText>.ج</w:delText>
        </w:r>
      </w:del>
      <w:ins w:id="19676" w:author="Mehrnazi Boojari" w:date="2019-01-07T12:16:00Z">
        <w:r w:rsidR="002F77AF">
          <w:rPr>
            <w:rStyle w:val="Hyperlink"/>
            <w:rFonts w:ascii="B Lotus" w:hAnsi="B Lotus" w:cs="B Lotus"/>
            <w:noProof/>
            <w:sz w:val="16"/>
            <w:szCs w:val="20"/>
            <w:rtl/>
          </w:rPr>
          <w:t xml:space="preserve"> ج</w:t>
        </w:r>
      </w:ins>
      <w:r w:rsidR="00A663B2" w:rsidRPr="00A663B2">
        <w:rPr>
          <w:rStyle w:val="Hyperlink"/>
          <w:rFonts w:ascii="B Lotus" w:hAnsi="B Lotus" w:cs="B Lotus"/>
          <w:noProof/>
          <w:sz w:val="16"/>
          <w:szCs w:val="20"/>
          <w:rtl/>
        </w:rPr>
        <w:t>مع</w:t>
      </w:r>
      <w:del w:id="19677" w:author="Mehrnazi Boojari" w:date="2019-01-07T10:01:00Z">
        <w:r w:rsidR="00A663B2" w:rsidRPr="00A663B2" w:rsidDel="00A31D6F">
          <w:rPr>
            <w:rStyle w:val="Hyperlink"/>
            <w:rFonts w:ascii="B Lotus" w:hAnsi="B Lotus" w:cs="B Lotus"/>
            <w:noProof/>
            <w:sz w:val="16"/>
            <w:szCs w:val="20"/>
            <w:rtl/>
          </w:rPr>
          <w:delText xml:space="preserve"> بند</w:delText>
        </w:r>
        <w:r w:rsidR="00A663B2" w:rsidRPr="00A663B2" w:rsidDel="00A31D6F">
          <w:rPr>
            <w:rStyle w:val="Hyperlink"/>
            <w:rFonts w:ascii="B Lotus" w:hAnsi="B Lotus" w:cs="B Lotus" w:hint="cs"/>
            <w:noProof/>
            <w:sz w:val="16"/>
            <w:szCs w:val="20"/>
            <w:rtl/>
          </w:rPr>
          <w:delText>ی</w:delText>
        </w:r>
        <w:r w:rsidR="00A663B2" w:rsidRPr="00A663B2" w:rsidDel="00A31D6F">
          <w:rPr>
            <w:rStyle w:val="Hyperlink"/>
            <w:rFonts w:ascii="B Lotus" w:hAnsi="B Lotus" w:cs="B Lotus"/>
            <w:noProof/>
            <w:sz w:val="16"/>
            <w:szCs w:val="20"/>
            <w:rtl/>
          </w:rPr>
          <w:delText xml:space="preserve"> </w:delText>
        </w:r>
      </w:del>
      <w:ins w:id="19678" w:author="Mehrnazi Boojari" w:date="2019-01-07T10:01:00Z">
        <w:r w:rsidR="00A31D6F">
          <w:rPr>
            <w:rStyle w:val="Hyperlink"/>
            <w:rFonts w:ascii="B Lotus" w:hAnsi="B Lotus" w:cs="B Lotus" w:hint="cs"/>
            <w:noProof/>
            <w:sz w:val="16"/>
            <w:szCs w:val="20"/>
            <w:rtl/>
          </w:rPr>
          <w:t>‌</w:t>
        </w:r>
        <w:r w:rsidR="00A31D6F">
          <w:rPr>
            <w:rStyle w:val="Hyperlink"/>
            <w:rFonts w:ascii="B Lotus" w:hAnsi="B Lotus" w:cs="B Lotus"/>
            <w:noProof/>
            <w:sz w:val="16"/>
            <w:szCs w:val="20"/>
            <w:rtl/>
          </w:rPr>
          <w:t xml:space="preserve">بندی </w:t>
        </w:r>
      </w:ins>
      <w:r w:rsidR="00A663B2" w:rsidRPr="00A663B2">
        <w:rPr>
          <w:rStyle w:val="Hyperlink"/>
          <w:rFonts w:ascii="B Lotus" w:hAnsi="B Lotus" w:cs="B Lotus"/>
          <w:noProof/>
          <w:sz w:val="16"/>
          <w:szCs w:val="20"/>
          <w:rtl/>
        </w:rPr>
        <w:t>شاخص</w:t>
      </w:r>
      <w:del w:id="19679"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680"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مسکن روستا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در مبان</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نظر</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و مطالعات پژوهش</w:t>
      </w:r>
      <w:r w:rsidR="00A663B2" w:rsidRPr="00A663B2">
        <w:rPr>
          <w:rStyle w:val="Hyperlink"/>
          <w:rFonts w:ascii="B Lotus" w:hAnsi="B Lotus" w:cs="B Lotus" w:hint="cs"/>
          <w:noProof/>
          <w:sz w:val="16"/>
          <w:szCs w:val="20"/>
          <w:rtl/>
        </w:rPr>
        <w:t>ی</w:t>
      </w:r>
      <w:ins w:id="19681"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E70E458" w14:textId="77777777" w:rsidR="00A663B2" w:rsidRPr="00A663B2" w:rsidRDefault="00572891" w:rsidP="007A2699">
      <w:pPr>
        <w:pStyle w:val="TOC4"/>
        <w:tabs>
          <w:tab w:val="left" w:pos="4825"/>
          <w:tab w:val="right" w:leader="dot" w:pos="9019"/>
        </w:tabs>
        <w:bidi/>
        <w:jc w:val="both"/>
        <w:rPr>
          <w:rFonts w:ascii="B Lotus" w:eastAsiaTheme="minorEastAsia" w:hAnsi="B Lotus" w:cs="B Lotus"/>
          <w:noProof/>
          <w:sz w:val="18"/>
          <w:szCs w:val="18"/>
        </w:rPr>
      </w:pPr>
      <w:r>
        <w:fldChar w:fldCharType="begin"/>
      </w:r>
      <w:r>
        <w:instrText xml:space="preserve"> HYPERLINK \l "_Toc533782149" </w:instrText>
      </w:r>
      <w:r>
        <w:fldChar w:fldCharType="separate"/>
      </w:r>
      <w:r w:rsidR="00A663B2" w:rsidRPr="00A663B2">
        <w:rPr>
          <w:rStyle w:val="Hyperlink"/>
          <w:rFonts w:ascii="B Lotus" w:hAnsi="B Lotus" w:cs="B Lotus"/>
          <w:noProof/>
          <w:sz w:val="16"/>
          <w:szCs w:val="20"/>
          <w:rtl/>
        </w:rPr>
        <w:t>2</w:t>
      </w:r>
      <w:del w:id="19682" w:author="Mehrnazi Boojari" w:date="2019-01-15T22:19:00Z">
        <w:r w:rsidR="00A663B2" w:rsidRPr="00A663B2" w:rsidDel="007A2699">
          <w:rPr>
            <w:rStyle w:val="Hyperlink"/>
            <w:rFonts w:ascii="B Lotus" w:hAnsi="B Lotus" w:cs="B Lotus"/>
            <w:noProof/>
            <w:sz w:val="16"/>
            <w:szCs w:val="20"/>
            <w:rtl/>
          </w:rPr>
          <w:delText>.</w:delText>
        </w:r>
      </w:del>
      <w:ins w:id="19683" w:author="Mehrnazi Boojari" w:date="2019-01-15T22:19:00Z">
        <w:r w:rsidR="007A2699">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684" w:author="Mehrnazi Boojari" w:date="2019-01-15T22:19:00Z">
        <w:r w:rsidR="00A663B2" w:rsidRPr="00A663B2" w:rsidDel="007A2699">
          <w:rPr>
            <w:rStyle w:val="Hyperlink"/>
            <w:rFonts w:ascii="B Lotus" w:hAnsi="B Lotus" w:cs="B Lotus"/>
            <w:noProof/>
            <w:sz w:val="16"/>
            <w:szCs w:val="20"/>
            <w:rtl/>
          </w:rPr>
          <w:delText>.</w:delText>
        </w:r>
      </w:del>
      <w:ins w:id="19685" w:author="Mehrnazi Boojari" w:date="2019-01-15T22:19:00Z">
        <w:r w:rsidR="007A2699">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686" w:author="Mehrnazi Boojari" w:date="2019-01-15T22:19:00Z">
        <w:r w:rsidR="00A663B2" w:rsidRPr="00A663B2" w:rsidDel="007A2699">
          <w:rPr>
            <w:rStyle w:val="Hyperlink"/>
            <w:rFonts w:ascii="B Lotus" w:hAnsi="B Lotus" w:cs="B Lotus"/>
            <w:noProof/>
            <w:sz w:val="16"/>
            <w:szCs w:val="20"/>
            <w:rtl/>
          </w:rPr>
          <w:delText>.</w:delText>
        </w:r>
      </w:del>
      <w:ins w:id="19687" w:author="Mehrnazi Boojari" w:date="2019-01-15T22:19:00Z">
        <w:r w:rsidR="007A2699">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688" w:author="Mehrnazi Boojari" w:date="2019-01-07T22:25:00Z">
        <w:r w:rsidR="00A663B2" w:rsidRPr="00A663B2" w:rsidDel="00051F26">
          <w:rPr>
            <w:rStyle w:val="Hyperlink"/>
            <w:rFonts w:ascii="B Lotus" w:hAnsi="B Lotus" w:cs="B Lotus"/>
            <w:noProof/>
            <w:sz w:val="16"/>
            <w:szCs w:val="20"/>
            <w:rtl/>
          </w:rPr>
          <w:delText>.ش</w:delText>
        </w:r>
      </w:del>
      <w:ins w:id="19689" w:author="Mehrnazi Boojari" w:date="2019-01-07T22:25:00Z">
        <w:r w:rsidR="00051F26">
          <w:rPr>
            <w:rStyle w:val="Hyperlink"/>
            <w:rFonts w:ascii="B Lotus" w:hAnsi="B Lotus" w:cs="B Lotus"/>
            <w:noProof/>
            <w:sz w:val="16"/>
            <w:szCs w:val="20"/>
            <w:rtl/>
          </w:rPr>
          <w:t xml:space="preserve"> ش</w:t>
        </w:r>
      </w:ins>
      <w:r w:rsidR="00A663B2" w:rsidRPr="00A663B2">
        <w:rPr>
          <w:rStyle w:val="Hyperlink"/>
          <w:rFonts w:ascii="B Lotus" w:hAnsi="B Lotus" w:cs="B Lotus"/>
          <w:noProof/>
          <w:sz w:val="16"/>
          <w:szCs w:val="20"/>
          <w:rtl/>
        </w:rPr>
        <w:t>اخص</w:t>
      </w:r>
      <w:del w:id="19690"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691"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مسکن روستا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در دستگاه</w:t>
      </w:r>
      <w:del w:id="19692"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693"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متول</w:t>
      </w:r>
      <w:r w:rsidR="00A663B2" w:rsidRPr="00A663B2">
        <w:rPr>
          <w:rStyle w:val="Hyperlink"/>
          <w:rFonts w:ascii="B Lotus" w:hAnsi="B Lotus" w:cs="B Lotus" w:hint="cs"/>
          <w:noProof/>
          <w:sz w:val="16"/>
          <w:szCs w:val="20"/>
          <w:rtl/>
        </w:rPr>
        <w:t>ی</w:t>
      </w:r>
      <w:ins w:id="19694"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_Toc533782149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28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BF507EB" w14:textId="77777777" w:rsidR="00A663B2" w:rsidRPr="00A663B2" w:rsidRDefault="00572891" w:rsidP="00FF293C">
      <w:pPr>
        <w:pStyle w:val="TOC3"/>
        <w:tabs>
          <w:tab w:val="left" w:pos="6180"/>
          <w:tab w:val="right" w:leader="dot" w:pos="9019"/>
        </w:tabs>
        <w:bidi/>
        <w:jc w:val="both"/>
        <w:rPr>
          <w:rFonts w:ascii="B Lotus" w:eastAsiaTheme="minorEastAsia" w:hAnsi="B Lotus" w:cs="B Lotus"/>
          <w:noProof/>
          <w:sz w:val="18"/>
          <w:szCs w:val="18"/>
        </w:rPr>
      </w:pPr>
      <w:r>
        <w:fldChar w:fldCharType="begin"/>
      </w:r>
      <w:r>
        <w:instrText xml:space="preserve"> HYPERLINK \l "_Toc533782150" </w:instrText>
      </w:r>
      <w:r>
        <w:fldChar w:fldCharType="separate"/>
      </w:r>
      <w:r w:rsidR="00A663B2" w:rsidRPr="00A663B2">
        <w:rPr>
          <w:rStyle w:val="Hyperlink"/>
          <w:rFonts w:ascii="B Lotus" w:hAnsi="B Lotus" w:cs="B Lotus"/>
          <w:noProof/>
          <w:sz w:val="16"/>
          <w:szCs w:val="20"/>
          <w:rtl/>
          <w:lang w:bidi="fa-IR"/>
        </w:rPr>
        <w:t>2</w:t>
      </w:r>
      <w:del w:id="19695" w:author="Mehrnazi Boojari" w:date="2019-01-15T22:20:00Z">
        <w:r w:rsidR="00A663B2" w:rsidRPr="00A663B2" w:rsidDel="00FF293C">
          <w:rPr>
            <w:rStyle w:val="Hyperlink"/>
            <w:rFonts w:ascii="B Lotus" w:hAnsi="B Lotus" w:cs="B Lotus"/>
            <w:noProof/>
            <w:sz w:val="16"/>
            <w:szCs w:val="20"/>
            <w:rtl/>
            <w:lang w:bidi="fa-IR"/>
          </w:rPr>
          <w:delText>.</w:delText>
        </w:r>
      </w:del>
      <w:ins w:id="19696" w:author="Mehrnazi Boojari" w:date="2019-01-15T22:20: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697" w:author="Mehrnazi Boojari" w:date="2019-01-15T22:20:00Z">
        <w:r w:rsidR="00A663B2" w:rsidRPr="00A663B2" w:rsidDel="00FF293C">
          <w:rPr>
            <w:rStyle w:val="Hyperlink"/>
            <w:rFonts w:ascii="B Lotus" w:hAnsi="B Lotus" w:cs="B Lotus"/>
            <w:noProof/>
            <w:sz w:val="16"/>
            <w:szCs w:val="20"/>
            <w:rtl/>
            <w:lang w:bidi="fa-IR"/>
          </w:rPr>
          <w:delText>.</w:delText>
        </w:r>
      </w:del>
      <w:ins w:id="19698" w:author="Mehrnazi Boojari" w:date="2019-01-15T22:20: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19699" w:author="Mehrnazi Boojari" w:date="2019-01-07T22:35:00Z">
        <w:r w:rsidR="00A663B2" w:rsidRPr="00A663B2" w:rsidDel="00051F26">
          <w:rPr>
            <w:rStyle w:val="Hyperlink"/>
            <w:rFonts w:ascii="B Lotus" w:hAnsi="B Lotus" w:cs="B Lotus"/>
            <w:noProof/>
            <w:sz w:val="16"/>
            <w:szCs w:val="20"/>
            <w:rtl/>
            <w:lang w:bidi="fa-IR"/>
          </w:rPr>
          <w:delText>.س</w:delText>
        </w:r>
      </w:del>
      <w:ins w:id="19700" w:author="Mehrnazi Boojari" w:date="2019-01-07T22:35:00Z">
        <w:r w:rsidR="00051F26">
          <w:rPr>
            <w:rStyle w:val="Hyperlink"/>
            <w:rFonts w:ascii="B Lotus" w:hAnsi="B Lotus" w:cs="B Lotus"/>
            <w:noProof/>
            <w:sz w:val="16"/>
            <w:szCs w:val="20"/>
            <w:rtl/>
            <w:lang w:bidi="fa-IR"/>
          </w:rPr>
          <w:t xml:space="preserve"> س</w:t>
        </w:r>
      </w:ins>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w:t>
      </w:r>
      <w:r w:rsidR="00A663B2" w:rsidRPr="00A663B2">
        <w:rPr>
          <w:rStyle w:val="Hyperlink"/>
          <w:rFonts w:ascii="B Lotus" w:hAnsi="B Lotus" w:cs="B Lotus"/>
          <w:noProof/>
          <w:sz w:val="16"/>
          <w:szCs w:val="20"/>
          <w:rtl/>
          <w:lang w:bidi="fa-IR"/>
        </w:rPr>
        <w:t xml:space="preserve"> تحول متول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ان</w:t>
      </w:r>
      <w:r w:rsidR="00A663B2" w:rsidRPr="00A663B2">
        <w:rPr>
          <w:rStyle w:val="Hyperlink"/>
          <w:rFonts w:ascii="B Lotus" w:hAnsi="B Lotus" w:cs="B Lotus"/>
          <w:noProof/>
          <w:sz w:val="16"/>
          <w:szCs w:val="20"/>
          <w:rtl/>
          <w:lang w:bidi="fa-IR"/>
        </w:rPr>
        <w:t xml:space="preserve"> مد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مسکن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در ساختارها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w:t>
      </w:r>
      <w:del w:id="19701" w:author="Mehrnazi Boojari" w:date="2019-01-07T10:46:00Z">
        <w:r w:rsidR="00A663B2" w:rsidRPr="00A663B2" w:rsidDel="006A1F1D">
          <w:rPr>
            <w:rStyle w:val="Hyperlink"/>
            <w:rFonts w:ascii="B Lotus" w:hAnsi="B Lotus" w:cs="B Lotus"/>
            <w:noProof/>
            <w:sz w:val="16"/>
            <w:szCs w:val="20"/>
            <w:rtl/>
            <w:lang w:bidi="fa-IR"/>
          </w:rPr>
          <w:delText>اجرائ</w:delText>
        </w:r>
        <w:r w:rsidR="00A663B2" w:rsidRPr="00A663B2" w:rsidDel="006A1F1D">
          <w:rPr>
            <w:rStyle w:val="Hyperlink"/>
            <w:rFonts w:ascii="B Lotus" w:hAnsi="B Lotus" w:cs="B Lotus" w:hint="cs"/>
            <w:noProof/>
            <w:sz w:val="16"/>
            <w:szCs w:val="20"/>
            <w:rtl/>
            <w:lang w:bidi="fa-IR"/>
          </w:rPr>
          <w:delText>ی</w:delText>
        </w:r>
      </w:del>
      <w:ins w:id="19702" w:author="Mehrnazi Boojari" w:date="2019-01-07T10:46:00Z">
        <w:r w:rsidR="006A1F1D">
          <w:rPr>
            <w:rStyle w:val="Hyperlink"/>
            <w:rFonts w:ascii="B Lotus" w:hAnsi="B Lotus" w:cs="B Lotus"/>
            <w:noProof/>
            <w:sz w:val="16"/>
            <w:szCs w:val="20"/>
            <w:rtl/>
            <w:lang w:bidi="fa-IR"/>
          </w:rPr>
          <w:t>اجرایی</w:t>
        </w:r>
      </w:ins>
      <w:r w:rsidR="00A663B2" w:rsidRPr="00A663B2">
        <w:rPr>
          <w:rStyle w:val="Hyperlink"/>
          <w:rFonts w:ascii="B Lotus" w:hAnsi="B Lotus" w:cs="B Lotus"/>
          <w:noProof/>
          <w:sz w:val="16"/>
          <w:szCs w:val="20"/>
          <w:rtl/>
          <w:lang w:bidi="fa-IR"/>
        </w:rPr>
        <w:t xml:space="preserve"> کشور</w:t>
      </w:r>
      <w:ins w:id="19703" w:author="Mehrnazi Boojari" w:date="2019-01-08T00:09:00Z">
        <w:r w:rsidR="008E2EB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23D9745" w14:textId="77777777" w:rsidR="00A663B2" w:rsidRPr="00A663B2" w:rsidRDefault="00051F26" w:rsidP="00FF293C">
      <w:pPr>
        <w:pStyle w:val="TOC4"/>
        <w:tabs>
          <w:tab w:val="left" w:pos="2500"/>
          <w:tab w:val="right" w:leader="dot" w:pos="9019"/>
        </w:tabs>
        <w:bidi/>
        <w:jc w:val="both"/>
        <w:rPr>
          <w:rFonts w:ascii="B Lotus" w:eastAsiaTheme="minorEastAsia" w:hAnsi="B Lotus" w:cs="B Lotus"/>
          <w:noProof/>
          <w:sz w:val="18"/>
          <w:szCs w:val="18"/>
        </w:rPr>
      </w:pPr>
      <w:r>
        <w:fldChar w:fldCharType="begin"/>
      </w:r>
      <w:r>
        <w:instrText xml:space="preserve"> HYPERLINK \l "_Toc533782151" </w:instrText>
      </w:r>
      <w:r>
        <w:fldChar w:fldCharType="separate"/>
      </w:r>
      <w:r w:rsidR="00A663B2" w:rsidRPr="00A663B2">
        <w:rPr>
          <w:rStyle w:val="Hyperlink"/>
          <w:rFonts w:ascii="B Lotus" w:hAnsi="B Lotus" w:cs="B Lotus"/>
          <w:noProof/>
          <w:sz w:val="16"/>
          <w:szCs w:val="20"/>
          <w:rtl/>
        </w:rPr>
        <w:t>2</w:t>
      </w:r>
      <w:del w:id="19704" w:author="Mehrnazi Boojari" w:date="2019-01-15T22:20:00Z">
        <w:r w:rsidR="00A663B2" w:rsidRPr="00A663B2" w:rsidDel="00FF293C">
          <w:rPr>
            <w:rStyle w:val="Hyperlink"/>
            <w:rFonts w:ascii="B Lotus" w:hAnsi="B Lotus" w:cs="B Lotus"/>
            <w:noProof/>
            <w:sz w:val="16"/>
            <w:szCs w:val="20"/>
            <w:rtl/>
          </w:rPr>
          <w:delText>.</w:delText>
        </w:r>
      </w:del>
      <w:ins w:id="19705"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706" w:author="Mehrnazi Boojari" w:date="2019-01-15T22:20:00Z">
        <w:r w:rsidR="00A663B2" w:rsidRPr="00A663B2" w:rsidDel="00FF293C">
          <w:rPr>
            <w:rStyle w:val="Hyperlink"/>
            <w:rFonts w:ascii="B Lotus" w:hAnsi="B Lotus" w:cs="B Lotus"/>
            <w:noProof/>
            <w:sz w:val="16"/>
            <w:szCs w:val="20"/>
            <w:rtl/>
          </w:rPr>
          <w:delText>.</w:delText>
        </w:r>
      </w:del>
      <w:ins w:id="19707"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708" w:author="Mehrnazi Boojari" w:date="2019-01-15T22:20:00Z">
        <w:r w:rsidR="00A663B2" w:rsidRPr="00A663B2" w:rsidDel="00FF293C">
          <w:rPr>
            <w:rStyle w:val="Hyperlink"/>
            <w:rFonts w:ascii="B Lotus" w:hAnsi="B Lotus" w:cs="B Lotus"/>
            <w:noProof/>
            <w:sz w:val="16"/>
            <w:szCs w:val="20"/>
            <w:rtl/>
          </w:rPr>
          <w:delText>.</w:delText>
        </w:r>
      </w:del>
      <w:ins w:id="19709"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710" w:author="Mehrnazi Boojari" w:date="2019-01-07T22:38:00Z">
        <w:r w:rsidR="00A663B2" w:rsidRPr="00A663B2" w:rsidDel="00BF4CE5">
          <w:rPr>
            <w:rStyle w:val="Hyperlink"/>
            <w:rFonts w:ascii="B Lotus" w:hAnsi="B Lotus" w:cs="B Lotus"/>
            <w:noProof/>
            <w:sz w:val="16"/>
            <w:szCs w:val="20"/>
            <w:rtl/>
          </w:rPr>
          <w:delText>.و</w:delText>
        </w:r>
      </w:del>
      <w:ins w:id="19711" w:author="Mehrnazi Boojari" w:date="2019-01-07T22:38:00Z">
        <w:r w:rsidR="00BF4CE5">
          <w:rPr>
            <w:rStyle w:val="Hyperlink"/>
            <w:rFonts w:ascii="B Lotus" w:hAnsi="B Lotus" w:cs="B Lotus"/>
            <w:noProof/>
            <w:sz w:val="16"/>
            <w:szCs w:val="20"/>
            <w:rtl/>
          </w:rPr>
          <w:t xml:space="preserve"> و</w:t>
        </w:r>
      </w:ins>
      <w:r w:rsidR="00A663B2" w:rsidRPr="00A663B2">
        <w:rPr>
          <w:rStyle w:val="Hyperlink"/>
          <w:rFonts w:ascii="B Lotus" w:hAnsi="B Lotus" w:cs="B Lotus"/>
          <w:noProof/>
          <w:sz w:val="16"/>
          <w:szCs w:val="20"/>
          <w:rtl/>
        </w:rPr>
        <w:t xml:space="preserve">زارت </w:t>
      </w:r>
      <w:del w:id="19712" w:author="Mehrnazi Boojari" w:date="2019-01-11T01:02:00Z">
        <w:r w:rsidR="00A663B2" w:rsidRPr="00A663B2" w:rsidDel="00A97350">
          <w:rPr>
            <w:rStyle w:val="Hyperlink"/>
            <w:rFonts w:ascii="B Lotus" w:hAnsi="B Lotus" w:cs="B Lotus"/>
            <w:noProof/>
            <w:sz w:val="16"/>
            <w:szCs w:val="20"/>
            <w:rtl/>
          </w:rPr>
          <w:delText>راه وشهرساز</w:delText>
        </w:r>
        <w:r w:rsidR="00A663B2" w:rsidRPr="00A663B2" w:rsidDel="00A97350">
          <w:rPr>
            <w:rStyle w:val="Hyperlink"/>
            <w:rFonts w:ascii="B Lotus" w:hAnsi="B Lotus" w:cs="B Lotus" w:hint="cs"/>
            <w:noProof/>
            <w:sz w:val="16"/>
            <w:szCs w:val="20"/>
            <w:rtl/>
          </w:rPr>
          <w:delText>ی</w:delText>
        </w:r>
      </w:del>
      <w:ins w:id="19713" w:author="Mehrnazi Boojari" w:date="2019-01-11T01:02:00Z">
        <w:r w:rsidR="00A97350">
          <w:rPr>
            <w:rStyle w:val="Hyperlink"/>
            <w:rFonts w:ascii="B Lotus" w:hAnsi="B Lotus" w:cs="B Lotus"/>
            <w:noProof/>
            <w:sz w:val="16"/>
            <w:szCs w:val="20"/>
            <w:rtl/>
          </w:rPr>
          <w:t>راه و شهرسازی</w:t>
        </w:r>
      </w:ins>
      <w:ins w:id="19714"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FE0DDD3" w14:textId="77777777" w:rsidR="00A663B2" w:rsidRPr="00A663B2" w:rsidRDefault="00C92AF9" w:rsidP="00FF293C">
      <w:pPr>
        <w:pStyle w:val="TOC4"/>
        <w:tabs>
          <w:tab w:val="left" w:pos="1933"/>
          <w:tab w:val="right" w:leader="dot" w:pos="9019"/>
        </w:tabs>
        <w:bidi/>
        <w:jc w:val="both"/>
        <w:rPr>
          <w:rFonts w:ascii="B Lotus" w:eastAsiaTheme="minorEastAsia" w:hAnsi="B Lotus" w:cs="B Lotus"/>
          <w:noProof/>
          <w:sz w:val="18"/>
          <w:szCs w:val="18"/>
        </w:rPr>
      </w:pPr>
      <w:r>
        <w:fldChar w:fldCharType="begin"/>
      </w:r>
      <w:r>
        <w:instrText xml:space="preserve"> HYPERLINK \l "_Toc533782152" </w:instrText>
      </w:r>
      <w:r>
        <w:fldChar w:fldCharType="separate"/>
      </w:r>
      <w:r w:rsidR="00A663B2" w:rsidRPr="00A663B2">
        <w:rPr>
          <w:rStyle w:val="Hyperlink"/>
          <w:rFonts w:ascii="B Lotus" w:hAnsi="B Lotus" w:cs="B Lotus"/>
          <w:noProof/>
          <w:sz w:val="16"/>
          <w:szCs w:val="20"/>
          <w:rtl/>
        </w:rPr>
        <w:t>2</w:t>
      </w:r>
      <w:del w:id="19715" w:author="Mehrnazi Boojari" w:date="2019-01-15T22:20:00Z">
        <w:r w:rsidR="00A663B2" w:rsidRPr="00A663B2" w:rsidDel="00FF293C">
          <w:rPr>
            <w:rStyle w:val="Hyperlink"/>
            <w:rFonts w:ascii="B Lotus" w:hAnsi="B Lotus" w:cs="B Lotus"/>
            <w:noProof/>
            <w:sz w:val="16"/>
            <w:szCs w:val="20"/>
            <w:rtl/>
          </w:rPr>
          <w:delText>.</w:delText>
        </w:r>
      </w:del>
      <w:ins w:id="19716"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717" w:author="Mehrnazi Boojari" w:date="2019-01-15T22:20:00Z">
        <w:r w:rsidR="00A663B2" w:rsidRPr="00A663B2" w:rsidDel="00FF293C">
          <w:rPr>
            <w:rStyle w:val="Hyperlink"/>
            <w:rFonts w:ascii="B Lotus" w:hAnsi="B Lotus" w:cs="B Lotus"/>
            <w:noProof/>
            <w:sz w:val="16"/>
            <w:szCs w:val="20"/>
            <w:rtl/>
          </w:rPr>
          <w:delText>.</w:delText>
        </w:r>
      </w:del>
      <w:ins w:id="19718"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719" w:author="Mehrnazi Boojari" w:date="2019-01-15T22:20:00Z">
        <w:r w:rsidR="00A663B2" w:rsidRPr="00A663B2" w:rsidDel="00FF293C">
          <w:rPr>
            <w:rStyle w:val="Hyperlink"/>
            <w:rFonts w:ascii="B Lotus" w:hAnsi="B Lotus" w:cs="B Lotus"/>
            <w:noProof/>
            <w:sz w:val="16"/>
            <w:szCs w:val="20"/>
            <w:rtl/>
          </w:rPr>
          <w:delText>.</w:delText>
        </w:r>
      </w:del>
      <w:ins w:id="19720"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19721" w:author="Mehrnazi Boojari" w:date="2019-01-07T12:16:00Z">
        <w:r w:rsidR="00A663B2" w:rsidRPr="00A663B2" w:rsidDel="002F77AF">
          <w:rPr>
            <w:rStyle w:val="Hyperlink"/>
            <w:rFonts w:ascii="B Lotus" w:hAnsi="B Lotus" w:cs="B Lotus"/>
            <w:noProof/>
            <w:sz w:val="16"/>
            <w:szCs w:val="20"/>
            <w:rtl/>
          </w:rPr>
          <w:delText>.ج</w:delText>
        </w:r>
      </w:del>
      <w:ins w:id="19722" w:author="Mehrnazi Boojari" w:date="2019-01-07T12:16:00Z">
        <w:r w:rsidR="002F77AF">
          <w:rPr>
            <w:rStyle w:val="Hyperlink"/>
            <w:rFonts w:ascii="B Lotus" w:hAnsi="B Lotus" w:cs="B Lotus"/>
            <w:noProof/>
            <w:sz w:val="16"/>
            <w:szCs w:val="20"/>
            <w:rtl/>
          </w:rPr>
          <w:t xml:space="preserve"> ج</w:t>
        </w:r>
      </w:ins>
      <w:r w:rsidR="00A663B2" w:rsidRPr="00A663B2">
        <w:rPr>
          <w:rStyle w:val="Hyperlink"/>
          <w:rFonts w:ascii="B Lotus" w:hAnsi="B Lotus" w:cs="B Lotus"/>
          <w:noProof/>
          <w:sz w:val="16"/>
          <w:szCs w:val="20"/>
          <w:rtl/>
        </w:rPr>
        <w:t>هاد سازندگ</w:t>
      </w:r>
      <w:r w:rsidR="00A663B2" w:rsidRPr="00A663B2">
        <w:rPr>
          <w:rStyle w:val="Hyperlink"/>
          <w:rFonts w:ascii="B Lotus" w:hAnsi="B Lotus" w:cs="B Lotus" w:hint="cs"/>
          <w:noProof/>
          <w:sz w:val="16"/>
          <w:szCs w:val="20"/>
          <w:rtl/>
        </w:rPr>
        <w:t>ی</w:t>
      </w:r>
      <w:ins w:id="19723"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0AAC47D" w14:textId="77777777" w:rsidR="00A663B2" w:rsidRPr="00A663B2" w:rsidRDefault="00051F26" w:rsidP="00FF293C">
      <w:pPr>
        <w:pStyle w:val="TOC4"/>
        <w:tabs>
          <w:tab w:val="left" w:pos="2981"/>
          <w:tab w:val="right" w:leader="dot" w:pos="9019"/>
        </w:tabs>
        <w:bidi/>
        <w:jc w:val="both"/>
        <w:rPr>
          <w:rFonts w:ascii="B Lotus" w:eastAsiaTheme="minorEastAsia" w:hAnsi="B Lotus" w:cs="B Lotus"/>
          <w:noProof/>
          <w:sz w:val="18"/>
          <w:szCs w:val="18"/>
        </w:rPr>
      </w:pPr>
      <w:r>
        <w:fldChar w:fldCharType="begin"/>
      </w:r>
      <w:r>
        <w:instrText xml:space="preserve"> HYPERLINK \l "_Toc533782153" </w:instrText>
      </w:r>
      <w:r>
        <w:fldChar w:fldCharType="separate"/>
      </w:r>
      <w:r w:rsidR="00A663B2" w:rsidRPr="00A663B2">
        <w:rPr>
          <w:rStyle w:val="Hyperlink"/>
          <w:rFonts w:ascii="B Lotus" w:hAnsi="B Lotus" w:cs="B Lotus"/>
          <w:noProof/>
          <w:sz w:val="16"/>
          <w:szCs w:val="20"/>
          <w:rtl/>
        </w:rPr>
        <w:t>2</w:t>
      </w:r>
      <w:del w:id="19724" w:author="Mehrnazi Boojari" w:date="2019-01-15T22:20:00Z">
        <w:r w:rsidR="00A663B2" w:rsidRPr="00A663B2" w:rsidDel="00FF293C">
          <w:rPr>
            <w:rStyle w:val="Hyperlink"/>
            <w:rFonts w:ascii="B Lotus" w:hAnsi="B Lotus" w:cs="B Lotus"/>
            <w:noProof/>
            <w:sz w:val="16"/>
            <w:szCs w:val="20"/>
            <w:rtl/>
          </w:rPr>
          <w:delText>.</w:delText>
        </w:r>
      </w:del>
      <w:ins w:id="19725"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726" w:author="Mehrnazi Boojari" w:date="2019-01-15T22:20:00Z">
        <w:r w:rsidR="00A663B2" w:rsidRPr="00A663B2" w:rsidDel="00FF293C">
          <w:rPr>
            <w:rStyle w:val="Hyperlink"/>
            <w:rFonts w:ascii="B Lotus" w:hAnsi="B Lotus" w:cs="B Lotus"/>
            <w:noProof/>
            <w:sz w:val="16"/>
            <w:szCs w:val="20"/>
            <w:rtl/>
          </w:rPr>
          <w:delText>.</w:delText>
        </w:r>
      </w:del>
      <w:ins w:id="19727"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728" w:author="Mehrnazi Boojari" w:date="2019-01-15T22:20:00Z">
        <w:r w:rsidR="00A663B2" w:rsidRPr="00A663B2" w:rsidDel="00FF293C">
          <w:rPr>
            <w:rStyle w:val="Hyperlink"/>
            <w:rFonts w:ascii="B Lotus" w:hAnsi="B Lotus" w:cs="B Lotus"/>
            <w:noProof/>
            <w:sz w:val="16"/>
            <w:szCs w:val="20"/>
            <w:rtl/>
          </w:rPr>
          <w:delText>.</w:delText>
        </w:r>
      </w:del>
      <w:ins w:id="19729"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730" w:author="Mehrnazi Boojari" w:date="2019-01-07T22:35:00Z">
        <w:r w:rsidR="00A663B2" w:rsidRPr="00A663B2" w:rsidDel="00051F26">
          <w:rPr>
            <w:rStyle w:val="Hyperlink"/>
            <w:rFonts w:ascii="B Lotus" w:hAnsi="B Lotus" w:cs="B Lotus"/>
            <w:noProof/>
            <w:sz w:val="16"/>
            <w:szCs w:val="20"/>
            <w:rtl/>
          </w:rPr>
          <w:delText>.س</w:delText>
        </w:r>
      </w:del>
      <w:ins w:id="19731" w:author="Mehrnazi Boojari" w:date="2019-01-07T22:35:00Z">
        <w:r>
          <w:rPr>
            <w:rStyle w:val="Hyperlink"/>
            <w:rFonts w:ascii="B Lotus" w:hAnsi="B Lotus" w:cs="B Lotus"/>
            <w:noProof/>
            <w:sz w:val="16"/>
            <w:szCs w:val="20"/>
            <w:rtl/>
          </w:rPr>
          <w:t xml:space="preserve"> س</w:t>
        </w:r>
      </w:ins>
      <w:r w:rsidR="00A663B2" w:rsidRPr="00A663B2">
        <w:rPr>
          <w:rStyle w:val="Hyperlink"/>
          <w:rFonts w:ascii="B Lotus" w:hAnsi="B Lotus" w:cs="B Lotus"/>
          <w:noProof/>
          <w:sz w:val="16"/>
          <w:szCs w:val="20"/>
          <w:rtl/>
        </w:rPr>
        <w:t>ازمان ثبت اسناد و املاک</w:t>
      </w:r>
      <w:ins w:id="19732"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240CB46" w14:textId="77777777" w:rsidR="00A663B2" w:rsidRPr="00A663B2" w:rsidRDefault="00572891" w:rsidP="00FF293C">
      <w:pPr>
        <w:pStyle w:val="TOC4"/>
        <w:tabs>
          <w:tab w:val="left" w:pos="2941"/>
          <w:tab w:val="right" w:leader="dot" w:pos="9019"/>
        </w:tabs>
        <w:bidi/>
        <w:jc w:val="both"/>
        <w:rPr>
          <w:rFonts w:ascii="B Lotus" w:eastAsiaTheme="minorEastAsia" w:hAnsi="B Lotus" w:cs="B Lotus"/>
          <w:noProof/>
          <w:sz w:val="18"/>
          <w:szCs w:val="18"/>
        </w:rPr>
      </w:pPr>
      <w:r>
        <w:fldChar w:fldCharType="begin"/>
      </w:r>
      <w:r>
        <w:instrText xml:space="preserve"> HYPERLINK \l "_Toc533782154" </w:instrText>
      </w:r>
      <w:r>
        <w:fldChar w:fldCharType="separate"/>
      </w:r>
      <w:r w:rsidR="00A663B2" w:rsidRPr="00A663B2">
        <w:rPr>
          <w:rStyle w:val="Hyperlink"/>
          <w:rFonts w:ascii="B Lotus" w:hAnsi="B Lotus" w:cs="B Lotus"/>
          <w:noProof/>
          <w:sz w:val="16"/>
          <w:szCs w:val="20"/>
          <w:rtl/>
        </w:rPr>
        <w:t>2</w:t>
      </w:r>
      <w:del w:id="19733" w:author="Mehrnazi Boojari" w:date="2019-01-15T22:20:00Z">
        <w:r w:rsidR="00A663B2" w:rsidRPr="00A663B2" w:rsidDel="00FF293C">
          <w:rPr>
            <w:rStyle w:val="Hyperlink"/>
            <w:rFonts w:ascii="B Lotus" w:hAnsi="B Lotus" w:cs="B Lotus"/>
            <w:noProof/>
            <w:sz w:val="16"/>
            <w:szCs w:val="20"/>
            <w:rtl/>
          </w:rPr>
          <w:delText>.</w:delText>
        </w:r>
      </w:del>
      <w:ins w:id="19734"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735" w:author="Mehrnazi Boojari" w:date="2019-01-15T22:20:00Z">
        <w:r w:rsidR="00A663B2" w:rsidRPr="00A663B2" w:rsidDel="00FF293C">
          <w:rPr>
            <w:rStyle w:val="Hyperlink"/>
            <w:rFonts w:ascii="B Lotus" w:hAnsi="B Lotus" w:cs="B Lotus"/>
            <w:noProof/>
            <w:sz w:val="16"/>
            <w:szCs w:val="20"/>
            <w:rtl/>
          </w:rPr>
          <w:delText>.</w:delText>
        </w:r>
      </w:del>
      <w:ins w:id="19736"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737" w:author="Mehrnazi Boojari" w:date="2019-01-15T22:20:00Z">
        <w:r w:rsidR="00A663B2" w:rsidRPr="00A663B2" w:rsidDel="00FF293C">
          <w:rPr>
            <w:rStyle w:val="Hyperlink"/>
            <w:rFonts w:ascii="B Lotus" w:hAnsi="B Lotus" w:cs="B Lotus"/>
            <w:noProof/>
            <w:sz w:val="16"/>
            <w:szCs w:val="20"/>
            <w:rtl/>
          </w:rPr>
          <w:delText>.</w:delText>
        </w:r>
      </w:del>
      <w:ins w:id="19738"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739" w:author="Mehrnazi Boojari" w:date="2019-01-07T09:50:00Z">
        <w:r w:rsidR="00A663B2" w:rsidRPr="00A663B2" w:rsidDel="006F7CCF">
          <w:rPr>
            <w:rStyle w:val="Hyperlink"/>
            <w:rFonts w:ascii="B Lotus" w:hAnsi="B Lotus" w:cs="B Lotus"/>
            <w:noProof/>
            <w:sz w:val="16"/>
            <w:szCs w:val="20"/>
            <w:rtl/>
          </w:rPr>
          <w:delText>.ب</w:delText>
        </w:r>
      </w:del>
      <w:ins w:id="19740" w:author="Mehrnazi Boojari" w:date="2019-01-07T09:50:00Z">
        <w:r w:rsidR="006F7CCF">
          <w:rPr>
            <w:rStyle w:val="Hyperlink"/>
            <w:rFonts w:ascii="B Lotus" w:hAnsi="B Lotus" w:cs="B Lotus"/>
            <w:noProof/>
            <w:sz w:val="16"/>
            <w:szCs w:val="20"/>
            <w:rtl/>
          </w:rPr>
          <w:t xml:space="preserve"> ب</w:t>
        </w:r>
      </w:ins>
      <w:r w:rsidR="00A663B2" w:rsidRPr="00A663B2">
        <w:rPr>
          <w:rStyle w:val="Hyperlink"/>
          <w:rFonts w:ascii="B Lotus" w:hAnsi="B Lotus" w:cs="B Lotus"/>
          <w:noProof/>
          <w:sz w:val="16"/>
          <w:szCs w:val="20"/>
          <w:rtl/>
        </w:rPr>
        <w:t>ن</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اد</w:t>
      </w:r>
      <w:r w:rsidR="00A663B2" w:rsidRPr="00A663B2">
        <w:rPr>
          <w:rStyle w:val="Hyperlink"/>
          <w:rFonts w:ascii="B Lotus" w:hAnsi="B Lotus" w:cs="B Lotus"/>
          <w:noProof/>
          <w:sz w:val="16"/>
          <w:szCs w:val="20"/>
          <w:rtl/>
        </w:rPr>
        <w:t xml:space="preserve"> مسکن انقلاب اسلام</w:t>
      </w:r>
      <w:r w:rsidR="00A663B2" w:rsidRPr="00A663B2">
        <w:rPr>
          <w:rStyle w:val="Hyperlink"/>
          <w:rFonts w:ascii="B Lotus" w:hAnsi="B Lotus" w:cs="B Lotus" w:hint="cs"/>
          <w:noProof/>
          <w:sz w:val="16"/>
          <w:szCs w:val="20"/>
          <w:rtl/>
        </w:rPr>
        <w:t>ی</w:t>
      </w:r>
      <w:ins w:id="19741" w:author="Mehrnazi Boojari" w:date="2019-01-08T00:09: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AC30A6E" w14:textId="77777777" w:rsidR="00A663B2" w:rsidRPr="00A663B2" w:rsidRDefault="00C92AF9" w:rsidP="00FF293C">
      <w:pPr>
        <w:pStyle w:val="TOC4"/>
        <w:tabs>
          <w:tab w:val="left" w:pos="4032"/>
          <w:tab w:val="right" w:leader="dot" w:pos="9019"/>
        </w:tabs>
        <w:bidi/>
        <w:jc w:val="both"/>
        <w:rPr>
          <w:rFonts w:ascii="B Lotus" w:eastAsiaTheme="minorEastAsia" w:hAnsi="B Lotus" w:cs="B Lotus"/>
          <w:noProof/>
          <w:sz w:val="18"/>
          <w:szCs w:val="18"/>
        </w:rPr>
      </w:pPr>
      <w:r>
        <w:fldChar w:fldCharType="begin"/>
      </w:r>
      <w:r>
        <w:instrText xml:space="preserve"> HYPERLINK \l "_Toc533782155" </w:instrText>
      </w:r>
      <w:r>
        <w:fldChar w:fldCharType="separate"/>
      </w:r>
      <w:r w:rsidR="00A663B2" w:rsidRPr="00A663B2">
        <w:rPr>
          <w:rStyle w:val="Hyperlink"/>
          <w:rFonts w:ascii="B Lotus" w:hAnsi="B Lotus" w:cs="B Lotus"/>
          <w:noProof/>
          <w:sz w:val="16"/>
          <w:szCs w:val="20"/>
          <w:rtl/>
        </w:rPr>
        <w:t>2</w:t>
      </w:r>
      <w:del w:id="19742" w:author="Mehrnazi Boojari" w:date="2019-01-15T22:20:00Z">
        <w:r w:rsidR="00A663B2" w:rsidRPr="00A663B2" w:rsidDel="00FF293C">
          <w:rPr>
            <w:rStyle w:val="Hyperlink"/>
            <w:rFonts w:ascii="B Lotus" w:hAnsi="B Lotus" w:cs="B Lotus"/>
            <w:noProof/>
            <w:sz w:val="16"/>
            <w:szCs w:val="20"/>
            <w:rtl/>
          </w:rPr>
          <w:delText>.</w:delText>
        </w:r>
      </w:del>
      <w:ins w:id="19743"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744" w:author="Mehrnazi Boojari" w:date="2019-01-15T22:20:00Z">
        <w:r w:rsidR="00A663B2" w:rsidRPr="00A663B2" w:rsidDel="00FF293C">
          <w:rPr>
            <w:rStyle w:val="Hyperlink"/>
            <w:rFonts w:ascii="B Lotus" w:hAnsi="B Lotus" w:cs="B Lotus"/>
            <w:noProof/>
            <w:sz w:val="16"/>
            <w:szCs w:val="20"/>
            <w:rtl/>
          </w:rPr>
          <w:delText>.</w:delText>
        </w:r>
      </w:del>
      <w:ins w:id="19745"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746" w:author="Mehrnazi Boojari" w:date="2019-01-15T22:20:00Z">
        <w:r w:rsidR="00A663B2" w:rsidRPr="00A663B2" w:rsidDel="00FF293C">
          <w:rPr>
            <w:rStyle w:val="Hyperlink"/>
            <w:rFonts w:ascii="B Lotus" w:hAnsi="B Lotus" w:cs="B Lotus"/>
            <w:noProof/>
            <w:sz w:val="16"/>
            <w:szCs w:val="20"/>
            <w:rtl/>
          </w:rPr>
          <w:delText>.</w:delText>
        </w:r>
      </w:del>
      <w:ins w:id="19747"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748" w:author="Mehrnazi Boojari" w:date="2019-01-07T12:16:00Z">
        <w:r w:rsidR="00A663B2" w:rsidRPr="00A663B2" w:rsidDel="002F77AF">
          <w:rPr>
            <w:rStyle w:val="Hyperlink"/>
            <w:rFonts w:ascii="B Lotus" w:hAnsi="B Lotus" w:cs="B Lotus"/>
            <w:noProof/>
            <w:sz w:val="16"/>
            <w:szCs w:val="20"/>
            <w:rtl/>
          </w:rPr>
          <w:delText>.ن</w:delText>
        </w:r>
      </w:del>
      <w:ins w:id="19749" w:author="Mehrnazi Boojari" w:date="2019-01-07T12:16:00Z">
        <w:r w:rsidR="002F77AF">
          <w:rPr>
            <w:rStyle w:val="Hyperlink"/>
            <w:rFonts w:ascii="B Lotus" w:hAnsi="B Lotus" w:cs="B Lotus"/>
            <w:noProof/>
            <w:sz w:val="16"/>
            <w:szCs w:val="20"/>
            <w:rtl/>
          </w:rPr>
          <w:t xml:space="preserve"> ن</w:t>
        </w:r>
      </w:ins>
      <w:r w:rsidR="00A663B2" w:rsidRPr="00A663B2">
        <w:rPr>
          <w:rStyle w:val="Hyperlink"/>
          <w:rFonts w:ascii="B Lotus" w:hAnsi="B Lotus" w:cs="B Lotus"/>
          <w:noProof/>
          <w:sz w:val="16"/>
          <w:szCs w:val="20"/>
          <w:rtl/>
        </w:rPr>
        <w:t>قش ده</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ار</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در مد</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ر</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مسکن روستا</w:t>
      </w:r>
      <w:r w:rsidR="00A663B2" w:rsidRPr="00A663B2">
        <w:rPr>
          <w:rStyle w:val="Hyperlink"/>
          <w:rFonts w:ascii="B Lotus" w:hAnsi="B Lotus" w:cs="B Lotus" w:hint="cs"/>
          <w:noProof/>
          <w:sz w:val="16"/>
          <w:szCs w:val="20"/>
          <w:rtl/>
        </w:rPr>
        <w:t>یی</w:t>
      </w:r>
      <w:ins w:id="19750" w:author="Mehrnazi Boojari" w:date="2019-01-08T00:10: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773FB2C" w14:textId="77777777" w:rsidR="00A663B2" w:rsidRPr="00A663B2" w:rsidRDefault="00572891" w:rsidP="00FF293C">
      <w:pPr>
        <w:pStyle w:val="TOC4"/>
        <w:tabs>
          <w:tab w:val="left" w:pos="4258"/>
          <w:tab w:val="right" w:leader="dot" w:pos="9019"/>
        </w:tabs>
        <w:bidi/>
        <w:jc w:val="both"/>
        <w:rPr>
          <w:rFonts w:ascii="B Lotus" w:eastAsiaTheme="minorEastAsia" w:hAnsi="B Lotus" w:cs="B Lotus"/>
          <w:noProof/>
          <w:sz w:val="18"/>
          <w:szCs w:val="18"/>
        </w:rPr>
      </w:pPr>
      <w:r>
        <w:fldChar w:fldCharType="begin"/>
      </w:r>
      <w:r>
        <w:instrText xml:space="preserve"> HYPERLINK \l "_Toc533782156" </w:instrText>
      </w:r>
      <w:r>
        <w:fldChar w:fldCharType="separate"/>
      </w:r>
      <w:r w:rsidR="00A663B2" w:rsidRPr="00A663B2">
        <w:rPr>
          <w:rStyle w:val="Hyperlink"/>
          <w:rFonts w:ascii="B Lotus" w:hAnsi="B Lotus" w:cs="B Lotus"/>
          <w:noProof/>
          <w:sz w:val="16"/>
          <w:szCs w:val="20"/>
          <w:rtl/>
        </w:rPr>
        <w:t>2</w:t>
      </w:r>
      <w:del w:id="19751" w:author="Mehrnazi Boojari" w:date="2019-01-15T22:20:00Z">
        <w:r w:rsidR="00A663B2" w:rsidRPr="00A663B2" w:rsidDel="00FF293C">
          <w:rPr>
            <w:rStyle w:val="Hyperlink"/>
            <w:rFonts w:ascii="B Lotus" w:hAnsi="B Lotus" w:cs="B Lotus"/>
            <w:noProof/>
            <w:sz w:val="16"/>
            <w:szCs w:val="20"/>
            <w:rtl/>
          </w:rPr>
          <w:delText>.</w:delText>
        </w:r>
      </w:del>
      <w:ins w:id="19752"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753" w:author="Mehrnazi Boojari" w:date="2019-01-15T22:20:00Z">
        <w:r w:rsidR="00A663B2" w:rsidRPr="00A663B2" w:rsidDel="00FF293C">
          <w:rPr>
            <w:rStyle w:val="Hyperlink"/>
            <w:rFonts w:ascii="B Lotus" w:hAnsi="B Lotus" w:cs="B Lotus"/>
            <w:noProof/>
            <w:sz w:val="16"/>
            <w:szCs w:val="20"/>
            <w:rtl/>
          </w:rPr>
          <w:delText>.</w:delText>
        </w:r>
      </w:del>
      <w:ins w:id="19754"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755" w:author="Mehrnazi Boojari" w:date="2019-01-15T22:20:00Z">
        <w:r w:rsidR="00A663B2" w:rsidRPr="00A663B2" w:rsidDel="00FF293C">
          <w:rPr>
            <w:rStyle w:val="Hyperlink"/>
            <w:rFonts w:ascii="B Lotus" w:hAnsi="B Lotus" w:cs="B Lotus"/>
            <w:noProof/>
            <w:sz w:val="16"/>
            <w:szCs w:val="20"/>
            <w:rtl/>
          </w:rPr>
          <w:delText>.</w:delText>
        </w:r>
      </w:del>
      <w:ins w:id="19756"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6</w:t>
      </w:r>
      <w:del w:id="19757" w:author="Mehrnazi Boojari" w:date="2019-01-07T12:16:00Z">
        <w:r w:rsidR="00A663B2" w:rsidRPr="00A663B2" w:rsidDel="002F77AF">
          <w:rPr>
            <w:rStyle w:val="Hyperlink"/>
            <w:rFonts w:ascii="B Lotus" w:hAnsi="B Lotus" w:cs="B Lotus"/>
            <w:noProof/>
            <w:sz w:val="16"/>
            <w:szCs w:val="20"/>
            <w:rtl/>
          </w:rPr>
          <w:delText>.ج</w:delText>
        </w:r>
      </w:del>
      <w:ins w:id="19758" w:author="Mehrnazi Boojari" w:date="2019-01-07T12:16:00Z">
        <w:r w:rsidR="002F77AF">
          <w:rPr>
            <w:rStyle w:val="Hyperlink"/>
            <w:rFonts w:ascii="B Lotus" w:hAnsi="B Lotus" w:cs="B Lotus"/>
            <w:noProof/>
            <w:sz w:val="16"/>
            <w:szCs w:val="20"/>
            <w:rtl/>
          </w:rPr>
          <w:t xml:space="preserve"> ج</w:t>
        </w:r>
      </w:ins>
      <w:r w:rsidR="00A663B2" w:rsidRPr="00A663B2">
        <w:rPr>
          <w:rStyle w:val="Hyperlink"/>
          <w:rFonts w:ascii="B Lotus" w:hAnsi="B Lotus" w:cs="B Lotus"/>
          <w:noProof/>
          <w:sz w:val="16"/>
          <w:szCs w:val="20"/>
          <w:rtl/>
        </w:rPr>
        <w:t>مع</w:t>
      </w:r>
      <w:del w:id="19759" w:author="Mehrnazi Boojari" w:date="2019-01-07T10:01:00Z">
        <w:r w:rsidR="00A663B2" w:rsidRPr="00A663B2" w:rsidDel="00A31D6F">
          <w:rPr>
            <w:rStyle w:val="Hyperlink"/>
            <w:rFonts w:ascii="B Lotus" w:hAnsi="B Lotus" w:cs="B Lotus"/>
            <w:noProof/>
            <w:sz w:val="16"/>
            <w:szCs w:val="20"/>
            <w:rtl/>
          </w:rPr>
          <w:delText xml:space="preserve"> بند</w:delText>
        </w:r>
        <w:r w:rsidR="00A663B2" w:rsidRPr="00A663B2" w:rsidDel="00A31D6F">
          <w:rPr>
            <w:rStyle w:val="Hyperlink"/>
            <w:rFonts w:ascii="B Lotus" w:hAnsi="B Lotus" w:cs="B Lotus" w:hint="cs"/>
            <w:noProof/>
            <w:sz w:val="16"/>
            <w:szCs w:val="20"/>
            <w:rtl/>
          </w:rPr>
          <w:delText>ی</w:delText>
        </w:r>
        <w:r w:rsidR="00A663B2" w:rsidRPr="00A663B2" w:rsidDel="00A31D6F">
          <w:rPr>
            <w:rStyle w:val="Hyperlink"/>
            <w:rFonts w:ascii="B Lotus" w:hAnsi="B Lotus" w:cs="B Lotus"/>
            <w:noProof/>
            <w:sz w:val="16"/>
            <w:szCs w:val="20"/>
            <w:rtl/>
          </w:rPr>
          <w:delText xml:space="preserve"> </w:delText>
        </w:r>
      </w:del>
      <w:ins w:id="19760" w:author="Mehrnazi Boojari" w:date="2019-01-07T10:01:00Z">
        <w:r w:rsidR="00A31D6F">
          <w:rPr>
            <w:rStyle w:val="Hyperlink"/>
            <w:rFonts w:ascii="B Lotus" w:hAnsi="B Lotus" w:cs="B Lotus" w:hint="cs"/>
            <w:noProof/>
            <w:sz w:val="16"/>
            <w:szCs w:val="20"/>
            <w:rtl/>
          </w:rPr>
          <w:t>‌</w:t>
        </w:r>
        <w:r w:rsidR="00A31D6F">
          <w:rPr>
            <w:rStyle w:val="Hyperlink"/>
            <w:rFonts w:ascii="B Lotus" w:hAnsi="B Lotus" w:cs="B Lotus"/>
            <w:noProof/>
            <w:sz w:val="16"/>
            <w:szCs w:val="20"/>
            <w:rtl/>
          </w:rPr>
          <w:t xml:space="preserve">بندی </w:t>
        </w:r>
      </w:ins>
      <w:r w:rsidR="00A663B2" w:rsidRPr="00A663B2">
        <w:rPr>
          <w:rStyle w:val="Hyperlink"/>
          <w:rFonts w:ascii="B Lotus" w:hAnsi="B Lotus" w:cs="B Lotus"/>
          <w:noProof/>
          <w:sz w:val="16"/>
          <w:szCs w:val="20"/>
          <w:rtl/>
        </w:rPr>
        <w:t>مد</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ر</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مسکن روستا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در 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ران</w:t>
      </w:r>
      <w:ins w:id="19761" w:author="Mehrnazi Boojari" w:date="2019-01-08T00:10:00Z">
        <w:r w:rsidR="008E2EB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7779F52" w14:textId="77777777" w:rsidR="00A663B2" w:rsidRPr="00A663B2" w:rsidRDefault="00572891" w:rsidP="00FF293C">
      <w:pPr>
        <w:pStyle w:val="TOC4"/>
        <w:tabs>
          <w:tab w:val="left" w:pos="6473"/>
          <w:tab w:val="right" w:leader="dot" w:pos="9019"/>
        </w:tabs>
        <w:bidi/>
        <w:jc w:val="both"/>
        <w:rPr>
          <w:rFonts w:ascii="B Lotus" w:eastAsiaTheme="minorEastAsia" w:hAnsi="B Lotus" w:cs="B Lotus"/>
          <w:noProof/>
          <w:sz w:val="18"/>
          <w:szCs w:val="18"/>
        </w:rPr>
      </w:pPr>
      <w:r>
        <w:fldChar w:fldCharType="begin"/>
      </w:r>
      <w:r>
        <w:instrText xml:space="preserve"> HYPERLINK \l "_Toc533782157" </w:instrText>
      </w:r>
      <w:r>
        <w:fldChar w:fldCharType="separate"/>
      </w:r>
      <w:r w:rsidR="00A663B2" w:rsidRPr="00A663B2">
        <w:rPr>
          <w:rStyle w:val="Hyperlink"/>
          <w:rFonts w:ascii="B Lotus" w:hAnsi="B Lotus" w:cs="B Lotus"/>
          <w:noProof/>
          <w:sz w:val="16"/>
          <w:szCs w:val="20"/>
          <w:rtl/>
        </w:rPr>
        <w:t>2</w:t>
      </w:r>
      <w:del w:id="19762" w:author="Mehrnazi Boojari" w:date="2019-01-15T22:20:00Z">
        <w:r w:rsidR="00A663B2" w:rsidRPr="00A663B2" w:rsidDel="00FF293C">
          <w:rPr>
            <w:rStyle w:val="Hyperlink"/>
            <w:rFonts w:ascii="B Lotus" w:hAnsi="B Lotus" w:cs="B Lotus"/>
            <w:noProof/>
            <w:sz w:val="16"/>
            <w:szCs w:val="20"/>
            <w:rtl/>
          </w:rPr>
          <w:delText>.</w:delText>
        </w:r>
      </w:del>
      <w:ins w:id="19763"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764" w:author="Mehrnazi Boojari" w:date="2019-01-15T22:21:00Z">
        <w:r w:rsidR="00A663B2" w:rsidRPr="00A663B2" w:rsidDel="00FF293C">
          <w:rPr>
            <w:rStyle w:val="Hyperlink"/>
            <w:rFonts w:ascii="B Lotus" w:hAnsi="B Lotus" w:cs="B Lotus"/>
            <w:noProof/>
            <w:sz w:val="16"/>
            <w:szCs w:val="20"/>
            <w:rtl/>
          </w:rPr>
          <w:delText>.</w:delText>
        </w:r>
      </w:del>
      <w:ins w:id="19765" w:author="Mehrnazi Boojari" w:date="2019-01-15T22:21: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766" w:author="Mehrnazi Boojari" w:date="2019-01-15T22:20:00Z">
        <w:r w:rsidR="00A663B2" w:rsidRPr="00A663B2" w:rsidDel="00FF293C">
          <w:rPr>
            <w:rStyle w:val="Hyperlink"/>
            <w:rFonts w:ascii="B Lotus" w:hAnsi="B Lotus" w:cs="B Lotus"/>
            <w:noProof/>
            <w:sz w:val="16"/>
            <w:szCs w:val="20"/>
            <w:rtl/>
          </w:rPr>
          <w:delText>.</w:delText>
        </w:r>
      </w:del>
      <w:ins w:id="19767" w:author="Mehrnazi Boojari" w:date="2019-01-15T22:20: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7</w:t>
      </w:r>
      <w:del w:id="19768" w:author="Mehrnazi Boojari" w:date="2019-01-07T12:16:00Z">
        <w:r w:rsidR="00A663B2" w:rsidRPr="00A663B2" w:rsidDel="002F77AF">
          <w:rPr>
            <w:rStyle w:val="Hyperlink"/>
            <w:rFonts w:ascii="B Lotus" w:hAnsi="B Lotus" w:cs="B Lotus"/>
            <w:noProof/>
            <w:sz w:val="16"/>
            <w:szCs w:val="20"/>
            <w:rtl/>
          </w:rPr>
          <w:delText>.ن</w:delText>
        </w:r>
      </w:del>
      <w:ins w:id="19769" w:author="Mehrnazi Boojari" w:date="2019-01-07T12:16:00Z">
        <w:r w:rsidR="002F77AF">
          <w:rPr>
            <w:rStyle w:val="Hyperlink"/>
            <w:rFonts w:ascii="B Lotus" w:hAnsi="B Lotus" w:cs="B Lotus"/>
            <w:noProof/>
            <w:sz w:val="16"/>
            <w:szCs w:val="20"/>
            <w:rtl/>
          </w:rPr>
          <w:t xml:space="preserve"> ن</w:t>
        </w:r>
      </w:ins>
      <w:r w:rsidR="00A663B2" w:rsidRPr="00A663B2">
        <w:rPr>
          <w:rStyle w:val="Hyperlink"/>
          <w:rFonts w:ascii="B Lotus" w:hAnsi="B Lotus" w:cs="B Lotus"/>
          <w:noProof/>
          <w:sz w:val="16"/>
          <w:szCs w:val="20"/>
          <w:rtl/>
        </w:rPr>
        <w:t>گاه و شرح فعال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بن</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اد</w:t>
      </w:r>
      <w:r w:rsidR="00A663B2" w:rsidRPr="00A663B2">
        <w:rPr>
          <w:rStyle w:val="Hyperlink"/>
          <w:rFonts w:ascii="B Lotus" w:hAnsi="B Lotus" w:cs="B Lotus"/>
          <w:noProof/>
          <w:sz w:val="16"/>
          <w:szCs w:val="20"/>
          <w:rtl/>
        </w:rPr>
        <w:t xml:space="preserve"> مسکن انقلاب اسلام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w:t>
      </w:r>
      <w:del w:id="19770" w:author="Mehrnazi Boojari" w:date="2019-01-07T23:28:00Z">
        <w:r w:rsidR="00A663B2" w:rsidRPr="00A663B2" w:rsidDel="00FB0B67">
          <w:rPr>
            <w:rStyle w:val="Hyperlink"/>
            <w:rFonts w:ascii="B Lotus" w:hAnsi="B Lotus" w:cs="B Lotus"/>
            <w:noProof/>
            <w:sz w:val="16"/>
            <w:szCs w:val="20"/>
            <w:rtl/>
          </w:rPr>
          <w:delText>به عنوان</w:delText>
        </w:r>
      </w:del>
      <w:ins w:id="19771" w:author="Mehrnazi Boojari" w:date="2019-01-07T23:28:00Z">
        <w:r w:rsidR="00FB0B67">
          <w:rPr>
            <w:rStyle w:val="Hyperlink"/>
            <w:rFonts w:ascii="B Lotus" w:hAnsi="B Lotus" w:cs="B Lotus"/>
            <w:noProof/>
            <w:sz w:val="16"/>
            <w:szCs w:val="20"/>
            <w:rtl/>
          </w:rPr>
          <w:t>به</w:t>
        </w:r>
        <w:r w:rsidR="00FB0B67">
          <w:rPr>
            <w:rStyle w:val="Hyperlink"/>
            <w:rFonts w:ascii="B Lotus" w:hAnsi="B Lotus" w:cs="B Lotus" w:hint="cs"/>
            <w:noProof/>
            <w:sz w:val="16"/>
            <w:szCs w:val="20"/>
            <w:rtl/>
          </w:rPr>
          <w:t>‌</w:t>
        </w:r>
        <w:r w:rsidR="00FB0B67">
          <w:rPr>
            <w:rStyle w:val="Hyperlink"/>
            <w:rFonts w:ascii="B Lotus" w:hAnsi="B Lotus" w:cs="B Lotus"/>
            <w:noProof/>
            <w:sz w:val="16"/>
            <w:szCs w:val="20"/>
            <w:rtl/>
          </w:rPr>
          <w:t>مثابۀ</w:t>
        </w:r>
      </w:ins>
      <w:del w:id="19772" w:author="Mehrnazi Boojari" w:date="2019-01-07T10:00:00Z">
        <w:r w:rsidR="00A663B2" w:rsidRPr="00A663B2" w:rsidDel="00A31D6F">
          <w:rPr>
            <w:rStyle w:val="Hyperlink"/>
            <w:rFonts w:ascii="B Lotus" w:hAnsi="B Lotus" w:cs="B Lotus"/>
            <w:noProof/>
            <w:sz w:val="16"/>
            <w:szCs w:val="20"/>
            <w:rtl/>
          </w:rPr>
          <w:delText xml:space="preserve">  </w:delText>
        </w:r>
      </w:del>
      <w:ins w:id="19773" w:author="Mehrnazi Boojari" w:date="2019-01-07T10:00:00Z">
        <w:r w:rsidR="00A31D6F">
          <w:rPr>
            <w:rStyle w:val="Hyperlink"/>
            <w:rFonts w:ascii="B Lotus" w:hAnsi="B Lotus" w:cs="B Lotus"/>
            <w:noProof/>
            <w:sz w:val="16"/>
            <w:szCs w:val="20"/>
            <w:rtl/>
          </w:rPr>
          <w:t xml:space="preserve"> </w:t>
        </w:r>
      </w:ins>
      <w:r w:rsidR="00A663B2" w:rsidRPr="00A663B2">
        <w:rPr>
          <w:rStyle w:val="Hyperlink"/>
          <w:rFonts w:ascii="B Lotus" w:hAnsi="B Lotus" w:cs="B Lotus"/>
          <w:noProof/>
          <w:sz w:val="16"/>
          <w:szCs w:val="20"/>
          <w:rtl/>
        </w:rPr>
        <w:t>مسکن روستا</w:t>
      </w:r>
      <w:r w:rsidR="00A663B2" w:rsidRPr="00A663B2">
        <w:rPr>
          <w:rStyle w:val="Hyperlink"/>
          <w:rFonts w:ascii="B Lotus" w:hAnsi="B Lotus" w:cs="B Lotus" w:hint="cs"/>
          <w:noProof/>
          <w:sz w:val="16"/>
          <w:szCs w:val="20"/>
          <w:rtl/>
        </w:rPr>
        <w:t>یی</w:t>
      </w:r>
      <w:ins w:id="19774" w:author="Mehrnazi Boojari" w:date="2019-01-08T00:10:00Z">
        <w:r w:rsidR="00621D5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32812E9" w14:textId="77777777" w:rsidR="00A663B2" w:rsidRPr="00A663B2" w:rsidRDefault="00C92AF9" w:rsidP="00FF293C">
      <w:pPr>
        <w:pStyle w:val="TOC5"/>
        <w:tabs>
          <w:tab w:val="left" w:pos="4447"/>
          <w:tab w:val="right" w:leader="dot" w:pos="9019"/>
        </w:tabs>
        <w:bidi/>
        <w:jc w:val="both"/>
        <w:rPr>
          <w:rFonts w:ascii="B Lotus" w:eastAsiaTheme="minorEastAsia" w:hAnsi="B Lotus" w:cs="B Lotus"/>
          <w:noProof/>
          <w:sz w:val="18"/>
          <w:szCs w:val="18"/>
        </w:rPr>
      </w:pPr>
      <w:r>
        <w:fldChar w:fldCharType="begin"/>
      </w:r>
      <w:r>
        <w:instrText xml:space="preserve"> HYPERLINK \l "_Toc533782158" </w:instrText>
      </w:r>
      <w:r>
        <w:fldChar w:fldCharType="separate"/>
      </w:r>
      <w:r w:rsidR="00A663B2" w:rsidRPr="00A663B2">
        <w:rPr>
          <w:rStyle w:val="Hyperlink"/>
          <w:rFonts w:ascii="B Lotus" w:hAnsi="B Lotus" w:cs="B Lotus"/>
          <w:noProof/>
          <w:sz w:val="16"/>
          <w:szCs w:val="20"/>
          <w:rtl/>
          <w:lang w:bidi="fa-IR"/>
        </w:rPr>
        <w:t>2</w:t>
      </w:r>
      <w:del w:id="19775" w:author="Mehrnazi Boojari" w:date="2019-01-15T22:21:00Z">
        <w:r w:rsidR="00A663B2" w:rsidRPr="00A663B2" w:rsidDel="00FF293C">
          <w:rPr>
            <w:rStyle w:val="Hyperlink"/>
            <w:rFonts w:ascii="B Lotus" w:hAnsi="B Lotus" w:cs="B Lotus"/>
            <w:noProof/>
            <w:sz w:val="16"/>
            <w:szCs w:val="20"/>
            <w:rtl/>
            <w:lang w:bidi="fa-IR"/>
          </w:rPr>
          <w:delText>.</w:delText>
        </w:r>
      </w:del>
      <w:ins w:id="19776"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777" w:author="Mehrnazi Boojari" w:date="2019-01-15T22:21:00Z">
        <w:r w:rsidR="00A663B2" w:rsidRPr="00A663B2" w:rsidDel="00FF293C">
          <w:rPr>
            <w:rStyle w:val="Hyperlink"/>
            <w:rFonts w:ascii="B Lotus" w:hAnsi="B Lotus" w:cs="B Lotus"/>
            <w:noProof/>
            <w:sz w:val="16"/>
            <w:szCs w:val="20"/>
            <w:rtl/>
            <w:lang w:bidi="fa-IR"/>
          </w:rPr>
          <w:delText>.</w:delText>
        </w:r>
      </w:del>
      <w:ins w:id="19778"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19779" w:author="Mehrnazi Boojari" w:date="2019-01-15T22:21:00Z">
        <w:r w:rsidR="00A663B2" w:rsidRPr="00A663B2" w:rsidDel="00FF293C">
          <w:rPr>
            <w:rStyle w:val="Hyperlink"/>
            <w:rFonts w:ascii="B Lotus" w:hAnsi="B Lotus" w:cs="B Lotus"/>
            <w:noProof/>
            <w:sz w:val="16"/>
            <w:szCs w:val="20"/>
            <w:rtl/>
            <w:lang w:bidi="fa-IR"/>
          </w:rPr>
          <w:delText>.</w:delText>
        </w:r>
      </w:del>
      <w:ins w:id="19780"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7</w:t>
      </w:r>
      <w:del w:id="19781" w:author="Mehrnazi Boojari" w:date="2019-01-15T22:21:00Z">
        <w:r w:rsidR="00A663B2" w:rsidRPr="00A663B2" w:rsidDel="00FF293C">
          <w:rPr>
            <w:rStyle w:val="Hyperlink"/>
            <w:rFonts w:ascii="B Lotus" w:hAnsi="B Lotus" w:cs="B Lotus"/>
            <w:noProof/>
            <w:sz w:val="16"/>
            <w:szCs w:val="20"/>
            <w:rtl/>
            <w:lang w:bidi="fa-IR"/>
          </w:rPr>
          <w:delText>.</w:delText>
        </w:r>
      </w:del>
      <w:ins w:id="19782"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783" w:author="Mehrnazi Boojari" w:date="2019-01-07T12:17:00Z">
        <w:r w:rsidR="00A663B2" w:rsidRPr="00A663B2" w:rsidDel="002F77AF">
          <w:rPr>
            <w:rStyle w:val="Hyperlink"/>
            <w:rFonts w:ascii="B Lotus" w:hAnsi="B Lotus" w:cs="B Lotus"/>
            <w:noProof/>
            <w:sz w:val="16"/>
            <w:szCs w:val="20"/>
            <w:rtl/>
            <w:lang w:bidi="fa-IR"/>
          </w:rPr>
          <w:delText>.ف</w:delText>
        </w:r>
      </w:del>
      <w:ins w:id="19784" w:author="Mehrnazi Boojari" w:date="2019-01-07T12:17:00Z">
        <w:r w:rsidR="002F77AF">
          <w:rPr>
            <w:rStyle w:val="Hyperlink"/>
            <w:rFonts w:ascii="B Lotus" w:hAnsi="B Lotus" w:cs="B Lotus"/>
            <w:noProof/>
            <w:sz w:val="16"/>
            <w:szCs w:val="20"/>
            <w:rtl/>
            <w:lang w:bidi="fa-IR"/>
          </w:rPr>
          <w:t xml:space="preserve"> ف</w:t>
        </w:r>
      </w:ins>
      <w:r w:rsidR="00A663B2" w:rsidRPr="00A663B2">
        <w:rPr>
          <w:rStyle w:val="Hyperlink"/>
          <w:rFonts w:ascii="B Lotus" w:hAnsi="B Lotus" w:cs="B Lotus"/>
          <w:noProof/>
          <w:sz w:val="16"/>
          <w:szCs w:val="20"/>
          <w:rtl/>
          <w:lang w:bidi="fa-IR"/>
        </w:rPr>
        <w:t>عال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ins w:id="19785" w:author="Mehrnazi Boojari" w:date="2019-01-15T23:03:00Z">
        <w:r w:rsidR="007D7DFD">
          <w:rPr>
            <w:rStyle w:val="Hyperlink"/>
            <w:rFonts w:ascii="B Lotus" w:hAnsi="B Lotus" w:cs="B Nazanin" w:hint="cs"/>
            <w:noProof/>
            <w:sz w:val="16"/>
            <w:szCs w:val="20"/>
            <w:rtl/>
            <w:lang w:bidi="fa-IR"/>
          </w:rPr>
          <w:t>‌</w:t>
        </w:r>
      </w:ins>
      <w:r w:rsidR="00A663B2" w:rsidRPr="00A663B2">
        <w:rPr>
          <w:rStyle w:val="Hyperlink"/>
          <w:rFonts w:ascii="B Lotus" w:hAnsi="B Lotus" w:cs="B Lotus" w:hint="eastAsia"/>
          <w:noProof/>
          <w:sz w:val="16"/>
          <w:szCs w:val="20"/>
          <w:rtl/>
          <w:lang w:bidi="fa-IR"/>
        </w:rPr>
        <w:t>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عمده بن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اد</w:t>
      </w:r>
      <w:r w:rsidR="00A663B2" w:rsidRPr="00A663B2">
        <w:rPr>
          <w:rStyle w:val="Hyperlink"/>
          <w:rFonts w:ascii="B Lotus" w:hAnsi="B Lotus" w:cs="B Lotus"/>
          <w:noProof/>
          <w:sz w:val="16"/>
          <w:szCs w:val="20"/>
          <w:rtl/>
          <w:lang w:bidi="fa-IR"/>
        </w:rPr>
        <w:t xml:space="preserve"> مسکن انقلاب اسلام</w:t>
      </w:r>
      <w:r w:rsidR="00A663B2" w:rsidRPr="00A663B2">
        <w:rPr>
          <w:rStyle w:val="Hyperlink"/>
          <w:rFonts w:ascii="B Lotus" w:hAnsi="B Lotus" w:cs="B Lotus" w:hint="cs"/>
          <w:noProof/>
          <w:sz w:val="16"/>
          <w:szCs w:val="20"/>
          <w:rtl/>
          <w:lang w:bidi="fa-IR"/>
        </w:rPr>
        <w:t>ی</w:t>
      </w:r>
      <w:ins w:id="19786" w:author="Mehrnazi Boojari" w:date="2019-01-08T00:10:00Z">
        <w:r w:rsidR="00621D5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36A53E0" w14:textId="77777777" w:rsidR="00A663B2" w:rsidRPr="00A663B2" w:rsidRDefault="00572891" w:rsidP="00FF293C">
      <w:pPr>
        <w:pStyle w:val="TOC5"/>
        <w:tabs>
          <w:tab w:val="left" w:pos="5332"/>
          <w:tab w:val="right" w:leader="dot" w:pos="9019"/>
        </w:tabs>
        <w:bidi/>
        <w:jc w:val="both"/>
        <w:rPr>
          <w:rFonts w:ascii="B Lotus" w:eastAsiaTheme="minorEastAsia" w:hAnsi="B Lotus" w:cs="B Lotus"/>
          <w:noProof/>
          <w:sz w:val="18"/>
          <w:szCs w:val="18"/>
        </w:rPr>
      </w:pPr>
      <w:r>
        <w:fldChar w:fldCharType="begin"/>
      </w:r>
      <w:r>
        <w:instrText xml:space="preserve"> HYPERLINK \l "_Toc533782159" </w:instrText>
      </w:r>
      <w:r>
        <w:fldChar w:fldCharType="separate"/>
      </w:r>
      <w:r w:rsidR="00A663B2" w:rsidRPr="00A663B2">
        <w:rPr>
          <w:rStyle w:val="Hyperlink"/>
          <w:rFonts w:ascii="B Lotus" w:hAnsi="B Lotus" w:cs="B Lotus"/>
          <w:noProof/>
          <w:sz w:val="16"/>
          <w:szCs w:val="20"/>
          <w:rtl/>
          <w:lang w:bidi="fa-IR"/>
        </w:rPr>
        <w:t>2</w:t>
      </w:r>
      <w:del w:id="19787" w:author="Mehrnazi Boojari" w:date="2019-01-15T22:21:00Z">
        <w:r w:rsidR="00A663B2" w:rsidRPr="00A663B2" w:rsidDel="00FF293C">
          <w:rPr>
            <w:rStyle w:val="Hyperlink"/>
            <w:rFonts w:ascii="B Lotus" w:hAnsi="B Lotus" w:cs="B Lotus"/>
            <w:noProof/>
            <w:sz w:val="16"/>
            <w:szCs w:val="20"/>
            <w:rtl/>
            <w:lang w:bidi="fa-IR"/>
          </w:rPr>
          <w:delText>.</w:delText>
        </w:r>
      </w:del>
      <w:ins w:id="19788"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789" w:author="Mehrnazi Boojari" w:date="2019-01-15T22:21:00Z">
        <w:r w:rsidR="00A663B2" w:rsidRPr="00A663B2" w:rsidDel="00FF293C">
          <w:rPr>
            <w:rStyle w:val="Hyperlink"/>
            <w:rFonts w:ascii="B Lotus" w:hAnsi="B Lotus" w:cs="B Lotus"/>
            <w:noProof/>
            <w:sz w:val="16"/>
            <w:szCs w:val="20"/>
            <w:rtl/>
            <w:lang w:bidi="fa-IR"/>
          </w:rPr>
          <w:delText>.</w:delText>
        </w:r>
      </w:del>
      <w:ins w:id="19790"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19791" w:author="Mehrnazi Boojari" w:date="2019-01-15T22:21:00Z">
        <w:r w:rsidR="00A663B2" w:rsidRPr="00A663B2" w:rsidDel="00FF293C">
          <w:rPr>
            <w:rStyle w:val="Hyperlink"/>
            <w:rFonts w:ascii="B Lotus" w:hAnsi="B Lotus" w:cs="B Lotus"/>
            <w:noProof/>
            <w:sz w:val="16"/>
            <w:szCs w:val="20"/>
            <w:rtl/>
            <w:lang w:bidi="fa-IR"/>
          </w:rPr>
          <w:delText>.</w:delText>
        </w:r>
      </w:del>
      <w:ins w:id="19792"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7</w:t>
      </w:r>
      <w:del w:id="19793" w:author="Mehrnazi Boojari" w:date="2019-01-15T22:21:00Z">
        <w:r w:rsidR="00A663B2" w:rsidRPr="00A663B2" w:rsidDel="00FF293C">
          <w:rPr>
            <w:rStyle w:val="Hyperlink"/>
            <w:rFonts w:ascii="B Lotus" w:hAnsi="B Lotus" w:cs="B Lotus"/>
            <w:noProof/>
            <w:sz w:val="16"/>
            <w:szCs w:val="20"/>
            <w:rtl/>
            <w:lang w:bidi="fa-IR"/>
          </w:rPr>
          <w:delText>.</w:delText>
        </w:r>
      </w:del>
      <w:ins w:id="19794"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795" w:author="Mehrnazi Boojari" w:date="2019-01-07T10:49:00Z">
        <w:r w:rsidR="00A663B2" w:rsidRPr="00A663B2" w:rsidDel="006A1F1D">
          <w:rPr>
            <w:rStyle w:val="Hyperlink"/>
            <w:rFonts w:ascii="B Lotus" w:hAnsi="B Lotus" w:cs="B Lotus"/>
            <w:noProof/>
            <w:sz w:val="16"/>
            <w:szCs w:val="20"/>
            <w:rtl/>
            <w:lang w:bidi="fa-IR"/>
          </w:rPr>
          <w:delText>.ا</w:delText>
        </w:r>
      </w:del>
      <w:ins w:id="19796" w:author="Mehrnazi Boojari" w:date="2019-01-07T10:49:00Z">
        <w:r w:rsidR="006A1F1D">
          <w:rPr>
            <w:rStyle w:val="Hyperlink"/>
            <w:rFonts w:ascii="B Lotus" w:hAnsi="B Lotus" w:cs="B Lotus"/>
            <w:noProof/>
            <w:sz w:val="16"/>
            <w:szCs w:val="20"/>
            <w:rtl/>
            <w:lang w:bidi="fa-IR"/>
          </w:rPr>
          <w:t xml:space="preserve"> ا</w:t>
        </w:r>
      </w:ins>
      <w:r w:rsidR="00A663B2" w:rsidRPr="00A663B2">
        <w:rPr>
          <w:rStyle w:val="Hyperlink"/>
          <w:rFonts w:ascii="B Lotus" w:hAnsi="B Lotus" w:cs="B Lotus"/>
          <w:noProof/>
          <w:sz w:val="16"/>
          <w:szCs w:val="20"/>
          <w:rtl/>
          <w:lang w:bidi="fa-IR"/>
        </w:rPr>
        <w:t>ولو</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برنامه</w:t>
      </w:r>
      <w:del w:id="19797"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19798"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مسکن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بن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اد</w:t>
      </w:r>
      <w:r w:rsidR="00A663B2" w:rsidRPr="00A663B2">
        <w:rPr>
          <w:rStyle w:val="Hyperlink"/>
          <w:rFonts w:ascii="B Lotus" w:hAnsi="B Lotus" w:cs="B Lotus"/>
          <w:noProof/>
          <w:sz w:val="16"/>
          <w:szCs w:val="20"/>
          <w:rtl/>
          <w:lang w:bidi="fa-IR"/>
        </w:rPr>
        <w:t xml:space="preserve"> انقلاب اسلام</w:t>
      </w:r>
      <w:r w:rsidR="00A663B2" w:rsidRPr="00A663B2">
        <w:rPr>
          <w:rStyle w:val="Hyperlink"/>
          <w:rFonts w:ascii="B Lotus" w:hAnsi="B Lotus" w:cs="B Lotus" w:hint="cs"/>
          <w:noProof/>
          <w:sz w:val="16"/>
          <w:szCs w:val="20"/>
          <w:rtl/>
          <w:lang w:bidi="fa-IR"/>
        </w:rPr>
        <w:t>ی</w:t>
      </w:r>
      <w:ins w:id="19799" w:author="Mehrnazi Boojari" w:date="2019-01-08T00:10:00Z">
        <w:r w:rsidR="00621D5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_Toc533782159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39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120B368" w14:textId="77777777" w:rsidR="00A663B2" w:rsidRPr="00A663B2" w:rsidRDefault="00572891" w:rsidP="00FF293C">
      <w:pPr>
        <w:pStyle w:val="TOC3"/>
        <w:tabs>
          <w:tab w:val="left" w:pos="5190"/>
          <w:tab w:val="right" w:leader="dot" w:pos="9019"/>
        </w:tabs>
        <w:bidi/>
        <w:jc w:val="both"/>
        <w:rPr>
          <w:rFonts w:ascii="B Lotus" w:eastAsiaTheme="minorEastAsia" w:hAnsi="B Lotus" w:cs="B Lotus"/>
          <w:noProof/>
          <w:sz w:val="18"/>
          <w:szCs w:val="18"/>
        </w:rPr>
      </w:pPr>
      <w:r>
        <w:fldChar w:fldCharType="begin"/>
      </w:r>
      <w:r>
        <w:instrText xml:space="preserve"> HYPERLINK \l "_Toc533782160" </w:instrText>
      </w:r>
      <w:r>
        <w:fldChar w:fldCharType="separate"/>
      </w:r>
      <w:r w:rsidR="00A663B2" w:rsidRPr="00A663B2">
        <w:rPr>
          <w:rStyle w:val="Hyperlink"/>
          <w:rFonts w:ascii="B Lotus" w:hAnsi="B Lotus" w:cs="B Lotus"/>
          <w:noProof/>
          <w:sz w:val="16"/>
          <w:szCs w:val="20"/>
          <w:lang w:bidi="fa-IR"/>
        </w:rPr>
        <w:t>2</w:t>
      </w:r>
      <w:del w:id="19800" w:author="Mehrnazi Boojari" w:date="2019-01-15T22:21:00Z">
        <w:r w:rsidR="00A663B2" w:rsidRPr="00A663B2" w:rsidDel="00FF293C">
          <w:rPr>
            <w:rStyle w:val="Hyperlink"/>
            <w:rFonts w:ascii="B Lotus" w:hAnsi="B Lotus" w:cs="B Lotus"/>
            <w:noProof/>
            <w:sz w:val="16"/>
            <w:szCs w:val="20"/>
            <w:lang w:bidi="fa-IR"/>
          </w:rPr>
          <w:delText>.</w:delText>
        </w:r>
      </w:del>
      <w:ins w:id="19801"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19802" w:author="Mehrnazi Boojari" w:date="2019-01-15T22:21:00Z">
        <w:r w:rsidR="00A663B2" w:rsidRPr="00A663B2" w:rsidDel="00FF293C">
          <w:rPr>
            <w:rStyle w:val="Hyperlink"/>
            <w:rFonts w:ascii="B Lotus" w:hAnsi="B Lotus" w:cs="B Lotus"/>
            <w:noProof/>
            <w:sz w:val="16"/>
            <w:szCs w:val="20"/>
            <w:lang w:bidi="fa-IR"/>
          </w:rPr>
          <w:delText>.</w:delText>
        </w:r>
      </w:del>
      <w:ins w:id="19803" w:author="Mehrnazi Boojari" w:date="2019-01-15T22:21:00Z">
        <w:r w:rsidR="00FF293C">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5</w:t>
      </w:r>
      <w:del w:id="19804" w:author="Mehrnazi Boojari" w:date="2019-01-07T12:17:00Z">
        <w:r w:rsidR="00A663B2" w:rsidRPr="00A663B2" w:rsidDel="002F77AF">
          <w:rPr>
            <w:rStyle w:val="Hyperlink"/>
            <w:rFonts w:ascii="B Lotus" w:hAnsi="B Lotus" w:cs="B Lotus"/>
            <w:noProof/>
            <w:sz w:val="16"/>
            <w:szCs w:val="20"/>
            <w:lang w:bidi="fa-IR"/>
          </w:rPr>
          <w:delText>.</w:delText>
        </w:r>
        <w:r w:rsidR="00A663B2" w:rsidRPr="00A663B2" w:rsidDel="002F77AF">
          <w:rPr>
            <w:rStyle w:val="Hyperlink"/>
            <w:rFonts w:ascii="B Lotus" w:hAnsi="B Lotus" w:cs="B Lotus"/>
            <w:noProof/>
            <w:sz w:val="16"/>
            <w:szCs w:val="20"/>
            <w:rtl/>
            <w:lang w:bidi="fa-IR"/>
          </w:rPr>
          <w:delText>م</w:delText>
        </w:r>
      </w:del>
      <w:ins w:id="19805"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سکن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در س</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است</w:t>
      </w:r>
      <w:del w:id="19806" w:author="Mehrnazi Boojari" w:date="2019-01-07T09:45:00Z">
        <w:r w:rsidR="00A663B2" w:rsidRPr="00A663B2" w:rsidDel="006F7CCF">
          <w:rPr>
            <w:rStyle w:val="Hyperlink"/>
            <w:rFonts w:ascii="B Lotus" w:hAnsi="B Lotus" w:cs="B Lotus"/>
            <w:noProof/>
            <w:sz w:val="16"/>
            <w:szCs w:val="20"/>
            <w:rtl/>
            <w:lang w:bidi="fa-IR"/>
          </w:rPr>
          <w:delText xml:space="preserve"> ها </w:delText>
        </w:r>
      </w:del>
      <w:ins w:id="19807" w:author="Mehrnazi Boojari" w:date="2019-01-07T09:45: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 </w:t>
        </w:r>
      </w:ins>
      <w:r w:rsidR="00A663B2" w:rsidRPr="00A663B2">
        <w:rPr>
          <w:rStyle w:val="Hyperlink"/>
          <w:rFonts w:ascii="B Lotus" w:hAnsi="B Lotus" w:cs="B Lotus"/>
          <w:noProof/>
          <w:sz w:val="16"/>
          <w:szCs w:val="20"/>
          <w:rtl/>
          <w:lang w:bidi="fa-IR"/>
        </w:rPr>
        <w:t>و برنامه</w:t>
      </w:r>
      <w:del w:id="19808"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19809"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بالادست</w:t>
      </w:r>
      <w:r w:rsidR="00A663B2" w:rsidRPr="00A663B2">
        <w:rPr>
          <w:rStyle w:val="Hyperlink"/>
          <w:rFonts w:ascii="B Lotus" w:hAnsi="B Lotus" w:cs="B Lotus" w:hint="cs"/>
          <w:noProof/>
          <w:sz w:val="16"/>
          <w:szCs w:val="20"/>
          <w:rtl/>
          <w:lang w:bidi="fa-IR"/>
        </w:rPr>
        <w:t>ی</w:t>
      </w:r>
      <w:ins w:id="19810" w:author="Mehrnazi Boojari" w:date="2019-01-08T00:10:00Z">
        <w:r w:rsidR="00621D59">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E8F8082" w14:textId="77777777" w:rsidR="00A663B2" w:rsidRPr="00A663B2" w:rsidRDefault="00051F26" w:rsidP="00FF293C">
      <w:pPr>
        <w:pStyle w:val="TOC4"/>
        <w:tabs>
          <w:tab w:val="left" w:pos="1880"/>
          <w:tab w:val="right" w:leader="dot" w:pos="9019"/>
        </w:tabs>
        <w:bidi/>
        <w:jc w:val="both"/>
        <w:rPr>
          <w:rFonts w:ascii="B Lotus" w:eastAsiaTheme="minorEastAsia" w:hAnsi="B Lotus" w:cs="B Lotus"/>
          <w:noProof/>
          <w:sz w:val="18"/>
          <w:szCs w:val="18"/>
        </w:rPr>
      </w:pPr>
      <w:r>
        <w:fldChar w:fldCharType="begin"/>
      </w:r>
      <w:r>
        <w:instrText xml:space="preserve"> HYPERLINK \l "_Toc533782161" </w:instrText>
      </w:r>
      <w:r>
        <w:fldChar w:fldCharType="separate"/>
      </w:r>
      <w:r w:rsidR="00A663B2" w:rsidRPr="00A663B2">
        <w:rPr>
          <w:rStyle w:val="Hyperlink"/>
          <w:rFonts w:ascii="B Lotus" w:hAnsi="B Lotus" w:cs="B Lotus"/>
          <w:noProof/>
          <w:sz w:val="16"/>
          <w:szCs w:val="20"/>
          <w:rtl/>
        </w:rPr>
        <w:t>2</w:t>
      </w:r>
      <w:del w:id="19811" w:author="Mehrnazi Boojari" w:date="2019-01-15T22:21:00Z">
        <w:r w:rsidR="00A663B2" w:rsidRPr="00A663B2" w:rsidDel="00FF293C">
          <w:rPr>
            <w:rStyle w:val="Hyperlink"/>
            <w:rFonts w:ascii="B Lotus" w:hAnsi="B Lotus" w:cs="B Lotus"/>
            <w:noProof/>
            <w:sz w:val="16"/>
            <w:szCs w:val="20"/>
            <w:rtl/>
          </w:rPr>
          <w:delText>.</w:delText>
        </w:r>
      </w:del>
      <w:ins w:id="19812" w:author="Mehrnazi Boojari" w:date="2019-01-15T22:21: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13" w:author="Mehrnazi Boojari" w:date="2019-01-15T22:21:00Z">
        <w:r w:rsidR="00A663B2" w:rsidRPr="00A663B2" w:rsidDel="00FF293C">
          <w:rPr>
            <w:rStyle w:val="Hyperlink"/>
            <w:rFonts w:ascii="B Lotus" w:hAnsi="B Lotus" w:cs="B Lotus"/>
            <w:noProof/>
            <w:sz w:val="16"/>
            <w:szCs w:val="20"/>
            <w:rtl/>
          </w:rPr>
          <w:delText>.</w:delText>
        </w:r>
      </w:del>
      <w:ins w:id="19814" w:author="Mehrnazi Boojari" w:date="2019-01-15T22:21: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815" w:author="Mehrnazi Boojari" w:date="2019-01-15T22:21:00Z">
        <w:r w:rsidR="00A663B2" w:rsidRPr="00A663B2" w:rsidDel="00FF293C">
          <w:rPr>
            <w:rStyle w:val="Hyperlink"/>
            <w:rFonts w:ascii="B Lotus" w:hAnsi="B Lotus" w:cs="B Lotus"/>
            <w:noProof/>
            <w:sz w:val="16"/>
            <w:szCs w:val="20"/>
            <w:rtl/>
          </w:rPr>
          <w:delText>.</w:delText>
        </w:r>
      </w:del>
      <w:ins w:id="19816" w:author="Mehrnazi Boojari" w:date="2019-01-15T22:21: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17" w:author="Mehrnazi Boojari" w:date="2019-01-07T22:39:00Z">
        <w:r w:rsidR="00A663B2" w:rsidRPr="00A663B2" w:rsidDel="00BF4CE5">
          <w:rPr>
            <w:rStyle w:val="Hyperlink"/>
            <w:rFonts w:ascii="B Lotus" w:hAnsi="B Lotus" w:cs="B Lotus"/>
            <w:noProof/>
            <w:sz w:val="16"/>
            <w:szCs w:val="20"/>
            <w:rtl/>
          </w:rPr>
          <w:delText>.ق</w:delText>
        </w:r>
      </w:del>
      <w:ins w:id="19818" w:author="Mehrnazi Boojari" w:date="2019-01-07T22:39:00Z">
        <w:r w:rsidR="00BF4CE5">
          <w:rPr>
            <w:rStyle w:val="Hyperlink"/>
            <w:rFonts w:ascii="B Lotus" w:hAnsi="B Lotus" w:cs="B Lotus"/>
            <w:noProof/>
            <w:sz w:val="16"/>
            <w:szCs w:val="20"/>
            <w:rtl/>
          </w:rPr>
          <w:t xml:space="preserve"> ق</w:t>
        </w:r>
      </w:ins>
      <w:r w:rsidR="00A663B2" w:rsidRPr="00A663B2">
        <w:rPr>
          <w:rStyle w:val="Hyperlink"/>
          <w:rFonts w:ascii="B Lotus" w:hAnsi="B Lotus" w:cs="B Lotus"/>
          <w:noProof/>
          <w:sz w:val="16"/>
          <w:szCs w:val="20"/>
          <w:rtl/>
        </w:rPr>
        <w:t>انون اساس</w:t>
      </w:r>
      <w:r w:rsidR="00A663B2" w:rsidRPr="00A663B2">
        <w:rPr>
          <w:rStyle w:val="Hyperlink"/>
          <w:rFonts w:ascii="B Lotus" w:hAnsi="B Lotus" w:cs="B Lotus" w:hint="cs"/>
          <w:noProof/>
          <w:sz w:val="16"/>
          <w:szCs w:val="20"/>
          <w:rtl/>
        </w:rPr>
        <w:t>ی</w:t>
      </w:r>
      <w:ins w:id="19819" w:author="Mehrnazi Boojari" w:date="2019-01-08T00:10:00Z">
        <w:r w:rsidR="00621D5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241F25E" w14:textId="77777777" w:rsidR="00A663B2" w:rsidRPr="00A663B2" w:rsidRDefault="00572891" w:rsidP="00FF293C">
      <w:pPr>
        <w:pStyle w:val="TOC4"/>
        <w:tabs>
          <w:tab w:val="left" w:pos="8711"/>
          <w:tab w:val="right" w:leader="dot" w:pos="9019"/>
        </w:tabs>
        <w:bidi/>
        <w:jc w:val="both"/>
        <w:rPr>
          <w:rFonts w:ascii="B Lotus" w:eastAsiaTheme="minorEastAsia" w:hAnsi="B Lotus" w:cs="B Lotus"/>
          <w:noProof/>
          <w:sz w:val="18"/>
          <w:szCs w:val="18"/>
        </w:rPr>
      </w:pPr>
      <w:r>
        <w:fldChar w:fldCharType="begin"/>
      </w:r>
      <w:r>
        <w:instrText xml:space="preserve"> HYPERLINK \l "_Toc533782162" </w:instrText>
      </w:r>
      <w:r>
        <w:fldChar w:fldCharType="separate"/>
      </w:r>
      <w:r w:rsidR="00A663B2" w:rsidRPr="00A663B2">
        <w:rPr>
          <w:rStyle w:val="Hyperlink"/>
          <w:rFonts w:ascii="B Lotus" w:hAnsi="B Lotus" w:cs="B Lotus"/>
          <w:noProof/>
          <w:sz w:val="16"/>
          <w:szCs w:val="20"/>
          <w:rtl/>
        </w:rPr>
        <w:t>2</w:t>
      </w:r>
      <w:del w:id="19820" w:author="Mehrnazi Boojari" w:date="2019-01-15T22:21:00Z">
        <w:r w:rsidR="00A663B2" w:rsidRPr="00A663B2" w:rsidDel="00FF293C">
          <w:rPr>
            <w:rStyle w:val="Hyperlink"/>
            <w:rFonts w:ascii="B Lotus" w:hAnsi="B Lotus" w:cs="B Lotus"/>
            <w:noProof/>
            <w:sz w:val="16"/>
            <w:szCs w:val="20"/>
            <w:rtl/>
          </w:rPr>
          <w:delText>.</w:delText>
        </w:r>
      </w:del>
      <w:ins w:id="19821" w:author="Mehrnazi Boojari" w:date="2019-01-15T22:21: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22" w:author="Mehrnazi Boojari" w:date="2019-01-15T22:21:00Z">
        <w:r w:rsidR="00A663B2" w:rsidRPr="00A663B2" w:rsidDel="00FF293C">
          <w:rPr>
            <w:rStyle w:val="Hyperlink"/>
            <w:rFonts w:ascii="B Lotus" w:hAnsi="B Lotus" w:cs="B Lotus"/>
            <w:noProof/>
            <w:sz w:val="16"/>
            <w:szCs w:val="20"/>
            <w:rtl/>
          </w:rPr>
          <w:delText>.</w:delText>
        </w:r>
      </w:del>
      <w:ins w:id="19823" w:author="Mehrnazi Boojari" w:date="2019-01-15T22:21: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824" w:author="Mehrnazi Boojari" w:date="2019-01-15T22:21:00Z">
        <w:r w:rsidR="00A663B2" w:rsidRPr="00A663B2" w:rsidDel="00FF293C">
          <w:rPr>
            <w:rStyle w:val="Hyperlink"/>
            <w:rFonts w:ascii="B Lotus" w:hAnsi="B Lotus" w:cs="B Lotus"/>
            <w:noProof/>
            <w:sz w:val="16"/>
            <w:szCs w:val="20"/>
            <w:rtl/>
          </w:rPr>
          <w:delText>.</w:delText>
        </w:r>
      </w:del>
      <w:ins w:id="19825" w:author="Mehrnazi Boojari" w:date="2019-01-15T22:21:00Z">
        <w:r w:rsidR="00FF293C">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19826" w:author="Mehrnazi Boojari" w:date="2019-01-07T12:16:00Z">
        <w:r w:rsidR="00A663B2" w:rsidRPr="00A663B2" w:rsidDel="002F77AF">
          <w:rPr>
            <w:rStyle w:val="Hyperlink"/>
            <w:rFonts w:ascii="B Lotus" w:hAnsi="B Lotus" w:cs="B Lotus"/>
            <w:noProof/>
            <w:sz w:val="16"/>
            <w:szCs w:val="20"/>
            <w:rtl/>
          </w:rPr>
          <w:delText>.ج</w:delText>
        </w:r>
      </w:del>
      <w:ins w:id="19827" w:author="Mehrnazi Boojari" w:date="2019-01-07T12:16:00Z">
        <w:r w:rsidR="002F77AF">
          <w:rPr>
            <w:rStyle w:val="Hyperlink"/>
            <w:rFonts w:ascii="B Lotus" w:hAnsi="B Lotus" w:cs="B Lotus"/>
            <w:noProof/>
            <w:sz w:val="16"/>
            <w:szCs w:val="20"/>
            <w:rtl/>
          </w:rPr>
          <w:t xml:space="preserve"> ج</w:t>
        </w:r>
      </w:ins>
      <w:r w:rsidR="00A663B2" w:rsidRPr="00A663B2">
        <w:rPr>
          <w:rStyle w:val="Hyperlink"/>
          <w:rFonts w:ascii="B Lotus" w:hAnsi="B Lotus" w:cs="B Lotus"/>
          <w:noProof/>
          <w:sz w:val="16"/>
          <w:szCs w:val="20"/>
          <w:rtl/>
        </w:rPr>
        <w:t>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گاه</w:t>
      </w:r>
      <w:r w:rsidR="00A663B2" w:rsidRPr="00A663B2">
        <w:rPr>
          <w:rStyle w:val="Hyperlink"/>
          <w:rFonts w:ascii="B Lotus" w:hAnsi="B Lotus" w:cs="B Lotus"/>
          <w:noProof/>
          <w:sz w:val="16"/>
          <w:szCs w:val="20"/>
          <w:rtl/>
        </w:rPr>
        <w:t xml:space="preserve"> مسکن روستا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در س</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است</w:t>
      </w:r>
      <w:del w:id="19828"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829"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کل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نظام در حوزه مسکن (2/9/1381 ابلاغ</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29/12/1389)</w:t>
      </w:r>
      <w:ins w:id="19830" w:author="Mehrnazi Boojari" w:date="2019-01-08T00:11:00Z">
        <w:r w:rsidR="00621D5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6FBAC6F" w14:textId="77777777" w:rsidR="00A663B2" w:rsidRPr="00A663B2" w:rsidRDefault="00572891" w:rsidP="0029301F">
      <w:pPr>
        <w:pStyle w:val="TOC4"/>
        <w:tabs>
          <w:tab w:val="left" w:pos="3972"/>
          <w:tab w:val="right" w:leader="dot" w:pos="9019"/>
        </w:tabs>
        <w:bidi/>
        <w:jc w:val="both"/>
        <w:rPr>
          <w:rFonts w:ascii="B Lotus" w:eastAsiaTheme="minorEastAsia" w:hAnsi="B Lotus" w:cs="B Lotus"/>
          <w:noProof/>
          <w:sz w:val="18"/>
          <w:szCs w:val="18"/>
        </w:rPr>
      </w:pPr>
      <w:r>
        <w:fldChar w:fldCharType="begin"/>
      </w:r>
      <w:r>
        <w:instrText xml:space="preserve"> HYPERLINK \l "_Toc533782163" </w:instrText>
      </w:r>
      <w:r>
        <w:fldChar w:fldCharType="separate"/>
      </w:r>
      <w:r w:rsidR="00A663B2" w:rsidRPr="00A663B2">
        <w:rPr>
          <w:rStyle w:val="Hyperlink"/>
          <w:rFonts w:ascii="B Lotus" w:hAnsi="B Lotus" w:cs="B Lotus"/>
          <w:noProof/>
          <w:sz w:val="16"/>
          <w:szCs w:val="20"/>
          <w:rtl/>
        </w:rPr>
        <w:t>2</w:t>
      </w:r>
      <w:del w:id="19831" w:author="Mehrnazi Boojari" w:date="2019-01-15T22:23:00Z">
        <w:r w:rsidR="00A663B2" w:rsidRPr="00A663B2" w:rsidDel="0029301F">
          <w:rPr>
            <w:rStyle w:val="Hyperlink"/>
            <w:rFonts w:ascii="B Lotus" w:hAnsi="B Lotus" w:cs="B Lotus"/>
            <w:noProof/>
            <w:sz w:val="16"/>
            <w:szCs w:val="20"/>
            <w:rtl/>
          </w:rPr>
          <w:delText>.</w:delText>
        </w:r>
      </w:del>
      <w:ins w:id="19832"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33" w:author="Mehrnazi Boojari" w:date="2019-01-15T22:23:00Z">
        <w:r w:rsidR="00A663B2" w:rsidRPr="00A663B2" w:rsidDel="0029301F">
          <w:rPr>
            <w:rStyle w:val="Hyperlink"/>
            <w:rFonts w:ascii="B Lotus" w:hAnsi="B Lotus" w:cs="B Lotus"/>
            <w:noProof/>
            <w:sz w:val="16"/>
            <w:szCs w:val="20"/>
            <w:rtl/>
          </w:rPr>
          <w:delText>.</w:delText>
        </w:r>
      </w:del>
      <w:ins w:id="19834"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835" w:author="Mehrnazi Boojari" w:date="2019-01-15T22:23:00Z">
        <w:r w:rsidR="00A663B2" w:rsidRPr="00A663B2" w:rsidDel="0029301F">
          <w:rPr>
            <w:rStyle w:val="Hyperlink"/>
            <w:rFonts w:ascii="B Lotus" w:hAnsi="B Lotus" w:cs="B Lotus"/>
            <w:noProof/>
            <w:sz w:val="16"/>
            <w:szCs w:val="20"/>
            <w:rtl/>
          </w:rPr>
          <w:delText>.</w:delText>
        </w:r>
      </w:del>
      <w:ins w:id="19836"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19837" w:author="Mehrnazi Boojari" w:date="2019-01-07T09:50:00Z">
        <w:r w:rsidR="00A663B2" w:rsidRPr="00A663B2" w:rsidDel="006F7CCF">
          <w:rPr>
            <w:rStyle w:val="Hyperlink"/>
            <w:rFonts w:ascii="B Lotus" w:hAnsi="B Lotus" w:cs="B Lotus"/>
            <w:noProof/>
            <w:sz w:val="16"/>
            <w:szCs w:val="20"/>
            <w:rtl/>
          </w:rPr>
          <w:delText>.ب</w:delText>
        </w:r>
      </w:del>
      <w:ins w:id="19838" w:author="Mehrnazi Boojari" w:date="2019-01-07T09:50:00Z">
        <w:r w:rsidR="006F7CCF">
          <w:rPr>
            <w:rStyle w:val="Hyperlink"/>
            <w:rFonts w:ascii="B Lotus" w:hAnsi="B Lotus" w:cs="B Lotus"/>
            <w:noProof/>
            <w:sz w:val="16"/>
            <w:szCs w:val="20"/>
            <w:rtl/>
          </w:rPr>
          <w:t xml:space="preserve"> ب</w:t>
        </w:r>
      </w:ins>
      <w:r w:rsidR="00A663B2" w:rsidRPr="00A663B2">
        <w:rPr>
          <w:rStyle w:val="Hyperlink"/>
          <w:rFonts w:ascii="B Lotus" w:hAnsi="B Lotus" w:cs="B Lotus"/>
          <w:noProof/>
          <w:sz w:val="16"/>
          <w:szCs w:val="20"/>
          <w:rtl/>
        </w:rPr>
        <w:t>رنامه</w:t>
      </w:r>
      <w:del w:id="19839"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840"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توسعه بعد از انقلاب اسلام</w:t>
      </w:r>
      <w:r w:rsidR="00A663B2" w:rsidRPr="00A663B2">
        <w:rPr>
          <w:rStyle w:val="Hyperlink"/>
          <w:rFonts w:ascii="B Lotus" w:hAnsi="B Lotus" w:cs="B Lotus" w:hint="cs"/>
          <w:noProof/>
          <w:sz w:val="16"/>
          <w:szCs w:val="20"/>
          <w:rtl/>
        </w:rPr>
        <w:t>ی</w:t>
      </w:r>
      <w:ins w:id="19841" w:author="Mehrnazi Boojari" w:date="2019-01-08T00:11:00Z">
        <w:r w:rsidR="00621D5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41</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012DF37" w14:textId="77777777" w:rsidR="00A663B2" w:rsidRPr="00A663B2" w:rsidRDefault="00C92AF9" w:rsidP="0029301F">
      <w:pPr>
        <w:pStyle w:val="TOC4"/>
        <w:tabs>
          <w:tab w:val="left" w:pos="6169"/>
          <w:tab w:val="right" w:leader="dot" w:pos="9019"/>
        </w:tabs>
        <w:bidi/>
        <w:jc w:val="both"/>
        <w:rPr>
          <w:rFonts w:ascii="B Lotus" w:eastAsiaTheme="minorEastAsia" w:hAnsi="B Lotus" w:cs="B Lotus"/>
          <w:noProof/>
          <w:sz w:val="18"/>
          <w:szCs w:val="18"/>
        </w:rPr>
      </w:pPr>
      <w:r>
        <w:fldChar w:fldCharType="begin"/>
      </w:r>
      <w:r>
        <w:instrText xml:space="preserve"> HYPERLINK \l "_Toc533782164" </w:instrText>
      </w:r>
      <w:r>
        <w:fldChar w:fldCharType="separate"/>
      </w:r>
      <w:r w:rsidR="00A663B2" w:rsidRPr="00A663B2">
        <w:rPr>
          <w:rStyle w:val="Hyperlink"/>
          <w:rFonts w:ascii="B Lotus" w:hAnsi="B Lotus" w:cs="B Lotus"/>
          <w:noProof/>
          <w:sz w:val="16"/>
          <w:szCs w:val="20"/>
          <w:rtl/>
        </w:rPr>
        <w:t>2</w:t>
      </w:r>
      <w:del w:id="19842" w:author="Mehrnazi Boojari" w:date="2019-01-15T22:23:00Z">
        <w:r w:rsidR="00A663B2" w:rsidRPr="00A663B2" w:rsidDel="0029301F">
          <w:rPr>
            <w:rStyle w:val="Hyperlink"/>
            <w:rFonts w:ascii="B Lotus" w:hAnsi="B Lotus" w:cs="B Lotus"/>
            <w:noProof/>
            <w:sz w:val="16"/>
            <w:szCs w:val="20"/>
            <w:rtl/>
          </w:rPr>
          <w:delText>.</w:delText>
        </w:r>
      </w:del>
      <w:ins w:id="19843"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44" w:author="Mehrnazi Boojari" w:date="2019-01-15T22:23:00Z">
        <w:r w:rsidR="00A663B2" w:rsidRPr="00A663B2" w:rsidDel="0029301F">
          <w:rPr>
            <w:rStyle w:val="Hyperlink"/>
            <w:rFonts w:ascii="B Lotus" w:hAnsi="B Lotus" w:cs="B Lotus"/>
            <w:noProof/>
            <w:sz w:val="16"/>
            <w:szCs w:val="20"/>
            <w:rtl/>
          </w:rPr>
          <w:delText>.</w:delText>
        </w:r>
      </w:del>
      <w:ins w:id="19845"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846" w:author="Mehrnazi Boojari" w:date="2019-01-15T22:23:00Z">
        <w:r w:rsidR="00A663B2" w:rsidRPr="00A663B2" w:rsidDel="0029301F">
          <w:rPr>
            <w:rStyle w:val="Hyperlink"/>
            <w:rFonts w:ascii="B Lotus" w:hAnsi="B Lotus" w:cs="B Lotus"/>
            <w:noProof/>
            <w:sz w:val="16"/>
            <w:szCs w:val="20"/>
            <w:rtl/>
          </w:rPr>
          <w:delText>.</w:delText>
        </w:r>
      </w:del>
      <w:ins w:id="19847"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19848" w:author="Mehrnazi Boojari" w:date="2019-01-07T12:17:00Z">
        <w:r w:rsidR="00A663B2" w:rsidRPr="00A663B2" w:rsidDel="002F77AF">
          <w:rPr>
            <w:rStyle w:val="Hyperlink"/>
            <w:rFonts w:ascii="B Lotus" w:hAnsi="B Lotus" w:cs="B Lotus"/>
            <w:noProof/>
            <w:sz w:val="16"/>
            <w:szCs w:val="20"/>
            <w:rtl/>
          </w:rPr>
          <w:delText>.چ</w:delText>
        </w:r>
      </w:del>
      <w:ins w:id="19849" w:author="Mehrnazi Boojari" w:date="2019-01-07T12:17:00Z">
        <w:r w:rsidR="002F77AF">
          <w:rPr>
            <w:rStyle w:val="Hyperlink"/>
            <w:rFonts w:ascii="B Lotus" w:hAnsi="B Lotus" w:cs="B Lotus"/>
            <w:noProof/>
            <w:sz w:val="16"/>
            <w:szCs w:val="20"/>
            <w:rtl/>
          </w:rPr>
          <w:t xml:space="preserve"> </w:t>
        </w:r>
      </w:ins>
      <w:del w:id="19850" w:author="Mehrnazi Boojari" w:date="2019-01-08T02:35:00Z">
        <w:r w:rsidR="00A663B2" w:rsidRPr="00A663B2" w:rsidDel="00DB5910">
          <w:rPr>
            <w:rStyle w:val="Hyperlink"/>
            <w:rFonts w:ascii="B Lotus" w:hAnsi="B Lotus" w:cs="B Lotus"/>
            <w:noProof/>
            <w:sz w:val="16"/>
            <w:szCs w:val="20"/>
            <w:rtl/>
          </w:rPr>
          <w:delText>شم انداز</w:delText>
        </w:r>
      </w:del>
      <w:ins w:id="19851" w:author="Mehrnazi Boojari" w:date="2019-01-08T02:35:00Z">
        <w:r w:rsidR="00DB5910">
          <w:rPr>
            <w:rStyle w:val="Hyperlink"/>
            <w:rFonts w:ascii="B Lotus" w:hAnsi="B Lotus" w:cs="B Lotus"/>
            <w:noProof/>
            <w:sz w:val="16"/>
            <w:szCs w:val="20"/>
            <w:rtl/>
          </w:rPr>
          <w:t>چشم</w:t>
        </w:r>
        <w:r w:rsidR="00DB5910">
          <w:rPr>
            <w:rStyle w:val="Hyperlink"/>
            <w:rFonts w:ascii="B Lotus" w:hAnsi="B Lotus" w:cs="B Lotus" w:hint="cs"/>
            <w:noProof/>
            <w:sz w:val="16"/>
            <w:szCs w:val="20"/>
            <w:rtl/>
          </w:rPr>
          <w:t>‌</w:t>
        </w:r>
        <w:r w:rsidR="00DB5910">
          <w:rPr>
            <w:rStyle w:val="Hyperlink"/>
            <w:rFonts w:ascii="B Lotus" w:hAnsi="B Lotus" w:cs="B Lotus"/>
            <w:noProof/>
            <w:sz w:val="16"/>
            <w:szCs w:val="20"/>
            <w:rtl/>
          </w:rPr>
          <w:t>انداز</w:t>
        </w:r>
      </w:ins>
      <w:r w:rsidR="00A663B2" w:rsidRPr="00A663B2">
        <w:rPr>
          <w:rStyle w:val="Hyperlink"/>
          <w:rFonts w:ascii="B Lotus" w:hAnsi="B Lotus" w:cs="B Lotus"/>
          <w:noProof/>
          <w:sz w:val="16"/>
          <w:szCs w:val="20"/>
          <w:rtl/>
        </w:rPr>
        <w:t xml:space="preserve"> آرمان</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بخش مسکن 1404 (در طرح جامع مسکن 1384)</w:t>
      </w:r>
      <w:ins w:id="19852" w:author="Mehrnazi Boojari" w:date="2019-01-08T00:11:00Z">
        <w:r w:rsidR="00621D5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F09FFFE" w14:textId="77777777" w:rsidR="00A663B2" w:rsidRPr="00A663B2" w:rsidRDefault="00952B49" w:rsidP="0029301F">
      <w:pPr>
        <w:pStyle w:val="TOC4"/>
        <w:tabs>
          <w:tab w:val="left" w:pos="2929"/>
          <w:tab w:val="right" w:leader="dot" w:pos="9019"/>
        </w:tabs>
        <w:bidi/>
        <w:jc w:val="both"/>
        <w:rPr>
          <w:rFonts w:ascii="B Lotus" w:eastAsiaTheme="minorEastAsia" w:hAnsi="B Lotus" w:cs="B Lotus"/>
          <w:noProof/>
          <w:sz w:val="18"/>
          <w:szCs w:val="18"/>
        </w:rPr>
      </w:pPr>
      <w:r>
        <w:fldChar w:fldCharType="begin"/>
      </w:r>
      <w:r>
        <w:instrText xml:space="preserve"> HYPERLINK \l "_Toc533782165" </w:instrText>
      </w:r>
      <w:r>
        <w:fldChar w:fldCharType="separate"/>
      </w:r>
      <w:r w:rsidR="00A663B2" w:rsidRPr="00A663B2">
        <w:rPr>
          <w:rStyle w:val="Hyperlink"/>
          <w:rFonts w:ascii="B Lotus" w:hAnsi="B Lotus" w:cs="B Lotus"/>
          <w:noProof/>
          <w:sz w:val="16"/>
          <w:szCs w:val="20"/>
          <w:rtl/>
        </w:rPr>
        <w:t>2</w:t>
      </w:r>
      <w:del w:id="19853" w:author="Mehrnazi Boojari" w:date="2019-01-15T22:23:00Z">
        <w:r w:rsidR="00A663B2" w:rsidRPr="00A663B2" w:rsidDel="0029301F">
          <w:rPr>
            <w:rStyle w:val="Hyperlink"/>
            <w:rFonts w:ascii="B Lotus" w:hAnsi="B Lotus" w:cs="B Lotus"/>
            <w:noProof/>
            <w:sz w:val="16"/>
            <w:szCs w:val="20"/>
            <w:rtl/>
          </w:rPr>
          <w:delText>.</w:delText>
        </w:r>
      </w:del>
      <w:ins w:id="19854"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55" w:author="Mehrnazi Boojari" w:date="2019-01-15T22:23:00Z">
        <w:r w:rsidR="00A663B2" w:rsidRPr="00A663B2" w:rsidDel="0029301F">
          <w:rPr>
            <w:rStyle w:val="Hyperlink"/>
            <w:rFonts w:ascii="B Lotus" w:hAnsi="B Lotus" w:cs="B Lotus"/>
            <w:noProof/>
            <w:sz w:val="16"/>
            <w:szCs w:val="20"/>
            <w:rtl/>
          </w:rPr>
          <w:delText>.</w:delText>
        </w:r>
      </w:del>
      <w:ins w:id="19856"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857" w:author="Mehrnazi Boojari" w:date="2019-01-15T22:23:00Z">
        <w:r w:rsidR="00A663B2" w:rsidRPr="00A663B2" w:rsidDel="0029301F">
          <w:rPr>
            <w:rStyle w:val="Hyperlink"/>
            <w:rFonts w:ascii="B Lotus" w:hAnsi="B Lotus" w:cs="B Lotus"/>
            <w:noProof/>
            <w:sz w:val="16"/>
            <w:szCs w:val="20"/>
            <w:rtl/>
          </w:rPr>
          <w:delText>.</w:delText>
        </w:r>
      </w:del>
      <w:ins w:id="19858"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859" w:author="Mehrnazi Boojari" w:date="2019-01-15T22:22:00Z">
        <w:r w:rsidR="00A663B2" w:rsidRPr="00A663B2" w:rsidDel="0029301F">
          <w:rPr>
            <w:rStyle w:val="Hyperlink"/>
            <w:rFonts w:ascii="B Lotus" w:hAnsi="B Lotus" w:cs="B Lotus"/>
            <w:noProof/>
            <w:sz w:val="16"/>
            <w:szCs w:val="20"/>
            <w:rtl/>
          </w:rPr>
          <w:delText>.</w:delText>
        </w:r>
      </w:del>
      <w:ins w:id="19860" w:author="Mehrnazi Boojari" w:date="2019-01-15T22:22:00Z">
        <w:r w:rsidR="0029301F">
          <w:rPr>
            <w:rStyle w:val="Hyperlink"/>
            <w:rFonts w:ascii="B Lotus" w:hAnsi="B Lotus" w:cs="B Lotus" w:hint="cs"/>
            <w:noProof/>
            <w:sz w:val="16"/>
            <w:szCs w:val="20"/>
            <w:rtl/>
          </w:rPr>
          <w:t xml:space="preserve"> </w:t>
        </w:r>
      </w:ins>
      <w:r w:rsidR="00A663B2" w:rsidRPr="00A663B2">
        <w:rPr>
          <w:rStyle w:val="Hyperlink"/>
          <w:rFonts w:ascii="B Lotus" w:hAnsi="B Lotus" w:cs="B Lotus"/>
          <w:noProof/>
          <w:sz w:val="16"/>
          <w:szCs w:val="20"/>
          <w:rtl/>
        </w:rPr>
        <w:t>طرح جامع مسکن روستا</w:t>
      </w:r>
      <w:r w:rsidR="00A663B2" w:rsidRPr="00A663B2">
        <w:rPr>
          <w:rStyle w:val="Hyperlink"/>
          <w:rFonts w:ascii="B Lotus" w:hAnsi="B Lotus" w:cs="B Lotus" w:hint="cs"/>
          <w:noProof/>
          <w:sz w:val="16"/>
          <w:szCs w:val="20"/>
          <w:rtl/>
        </w:rPr>
        <w:t>یی</w:t>
      </w:r>
      <w:ins w:id="19861" w:author="Mehrnazi Boojari" w:date="2019-01-08T00:11:00Z">
        <w:r w:rsidR="00621D59">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DAEAA42" w14:textId="77777777" w:rsidR="00A663B2" w:rsidRPr="00A663B2" w:rsidRDefault="00051F26" w:rsidP="0029301F">
      <w:pPr>
        <w:pStyle w:val="TOC4"/>
        <w:tabs>
          <w:tab w:val="left" w:pos="5448"/>
          <w:tab w:val="right" w:leader="dot" w:pos="9019"/>
        </w:tabs>
        <w:bidi/>
        <w:jc w:val="both"/>
        <w:rPr>
          <w:rFonts w:ascii="B Lotus" w:eastAsiaTheme="minorEastAsia" w:hAnsi="B Lotus" w:cs="B Lotus"/>
          <w:noProof/>
          <w:sz w:val="18"/>
          <w:szCs w:val="18"/>
        </w:rPr>
      </w:pPr>
      <w:r>
        <w:fldChar w:fldCharType="begin"/>
      </w:r>
      <w:r>
        <w:instrText xml:space="preserve"> HYPERLINK \l "_Toc533782166" </w:instrText>
      </w:r>
      <w:r>
        <w:fldChar w:fldCharType="separate"/>
      </w:r>
      <w:r w:rsidR="00A663B2" w:rsidRPr="00A663B2">
        <w:rPr>
          <w:rStyle w:val="Hyperlink"/>
          <w:rFonts w:ascii="B Lotus" w:hAnsi="B Lotus" w:cs="B Lotus"/>
          <w:noProof/>
          <w:sz w:val="16"/>
          <w:szCs w:val="20"/>
          <w:rtl/>
        </w:rPr>
        <w:t>2</w:t>
      </w:r>
      <w:del w:id="19862" w:author="Mehrnazi Boojari" w:date="2019-01-15T22:23:00Z">
        <w:r w:rsidR="00A663B2" w:rsidRPr="00A663B2" w:rsidDel="0029301F">
          <w:rPr>
            <w:rStyle w:val="Hyperlink"/>
            <w:rFonts w:ascii="B Lotus" w:hAnsi="B Lotus" w:cs="B Lotus"/>
            <w:noProof/>
            <w:sz w:val="16"/>
            <w:szCs w:val="20"/>
            <w:rtl/>
          </w:rPr>
          <w:delText>.</w:delText>
        </w:r>
      </w:del>
      <w:ins w:id="19863"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64" w:author="Mehrnazi Boojari" w:date="2019-01-15T22:23:00Z">
        <w:r w:rsidR="00A663B2" w:rsidRPr="00A663B2" w:rsidDel="0029301F">
          <w:rPr>
            <w:rStyle w:val="Hyperlink"/>
            <w:rFonts w:ascii="B Lotus" w:hAnsi="B Lotus" w:cs="B Lotus"/>
            <w:noProof/>
            <w:sz w:val="16"/>
            <w:szCs w:val="20"/>
            <w:rtl/>
          </w:rPr>
          <w:delText>.</w:delText>
        </w:r>
      </w:del>
      <w:ins w:id="19865"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866" w:author="Mehrnazi Boojari" w:date="2019-01-15T22:23:00Z">
        <w:r w:rsidR="00A663B2" w:rsidRPr="00A663B2" w:rsidDel="0029301F">
          <w:rPr>
            <w:rStyle w:val="Hyperlink"/>
            <w:rFonts w:ascii="B Lotus" w:hAnsi="B Lotus" w:cs="B Lotus"/>
            <w:noProof/>
            <w:sz w:val="16"/>
            <w:szCs w:val="20"/>
            <w:rtl/>
          </w:rPr>
          <w:delText>.</w:delText>
        </w:r>
      </w:del>
      <w:ins w:id="19867"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6</w:t>
      </w:r>
      <w:del w:id="19868" w:author="Mehrnazi Boojari" w:date="2019-01-07T22:39:00Z">
        <w:r w:rsidR="00A663B2" w:rsidRPr="00A663B2" w:rsidDel="00BF4CE5">
          <w:rPr>
            <w:rStyle w:val="Hyperlink"/>
            <w:rFonts w:ascii="B Lotus" w:hAnsi="B Lotus" w:cs="B Lotus"/>
            <w:noProof/>
            <w:sz w:val="16"/>
            <w:szCs w:val="20"/>
            <w:rtl/>
          </w:rPr>
          <w:delText>.ق</w:delText>
        </w:r>
      </w:del>
      <w:ins w:id="19869" w:author="Mehrnazi Boojari" w:date="2019-01-07T22:39:00Z">
        <w:r w:rsidR="00BF4CE5">
          <w:rPr>
            <w:rStyle w:val="Hyperlink"/>
            <w:rFonts w:ascii="B Lotus" w:hAnsi="B Lotus" w:cs="B Lotus"/>
            <w:noProof/>
            <w:sz w:val="16"/>
            <w:szCs w:val="20"/>
            <w:rtl/>
          </w:rPr>
          <w:t xml:space="preserve"> ق</w:t>
        </w:r>
      </w:ins>
      <w:r w:rsidR="00A663B2" w:rsidRPr="00A663B2">
        <w:rPr>
          <w:rStyle w:val="Hyperlink"/>
          <w:rFonts w:ascii="B Lotus" w:hAnsi="B Lotus" w:cs="B Lotus"/>
          <w:noProof/>
          <w:sz w:val="16"/>
          <w:szCs w:val="20"/>
          <w:rtl/>
        </w:rPr>
        <w:t>انون سامانده</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و حما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از تول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د</w:t>
      </w:r>
      <w:r w:rsidR="00A663B2" w:rsidRPr="00A663B2">
        <w:rPr>
          <w:rStyle w:val="Hyperlink"/>
          <w:rFonts w:ascii="B Lotus" w:hAnsi="B Lotus" w:cs="B Lotus"/>
          <w:noProof/>
          <w:sz w:val="16"/>
          <w:szCs w:val="20"/>
          <w:rtl/>
        </w:rPr>
        <w:t xml:space="preserve"> و عرضه مسکن (1387)</w:t>
      </w:r>
      <w:ins w:id="19870" w:author="Mehrnazi Boojari" w:date="2019-01-07T22:40:00Z">
        <w:r w:rsidR="00BF4CE5">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0C69EAF" w14:textId="77777777" w:rsidR="00A663B2" w:rsidRPr="00A663B2" w:rsidRDefault="00572891" w:rsidP="0029301F">
      <w:pPr>
        <w:pStyle w:val="TOC4"/>
        <w:tabs>
          <w:tab w:val="left" w:pos="5142"/>
          <w:tab w:val="right" w:leader="dot" w:pos="9019"/>
        </w:tabs>
        <w:bidi/>
        <w:jc w:val="both"/>
        <w:rPr>
          <w:rFonts w:ascii="B Lotus" w:eastAsiaTheme="minorEastAsia" w:hAnsi="B Lotus" w:cs="B Lotus"/>
          <w:noProof/>
          <w:sz w:val="18"/>
          <w:szCs w:val="18"/>
        </w:rPr>
      </w:pPr>
      <w:r>
        <w:fldChar w:fldCharType="begin"/>
      </w:r>
      <w:r>
        <w:instrText xml:space="preserve"> HYPERLINK \l "_Toc533782167" </w:instrText>
      </w:r>
      <w:r>
        <w:fldChar w:fldCharType="separate"/>
      </w:r>
      <w:r w:rsidR="00A663B2" w:rsidRPr="00A663B2">
        <w:rPr>
          <w:rStyle w:val="Hyperlink"/>
          <w:rFonts w:ascii="B Lotus" w:hAnsi="B Lotus" w:cs="B Lotus"/>
          <w:noProof/>
          <w:sz w:val="16"/>
          <w:szCs w:val="20"/>
          <w:rtl/>
        </w:rPr>
        <w:t>2</w:t>
      </w:r>
      <w:del w:id="19871" w:author="Mehrnazi Boojari" w:date="2019-01-15T22:23:00Z">
        <w:r w:rsidR="00A663B2" w:rsidRPr="00A663B2" w:rsidDel="0029301F">
          <w:rPr>
            <w:rStyle w:val="Hyperlink"/>
            <w:rFonts w:ascii="B Lotus" w:hAnsi="B Lotus" w:cs="B Lotus"/>
            <w:noProof/>
            <w:sz w:val="16"/>
            <w:szCs w:val="20"/>
            <w:rtl/>
          </w:rPr>
          <w:delText>.</w:delText>
        </w:r>
      </w:del>
      <w:ins w:id="19872"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73" w:author="Mehrnazi Boojari" w:date="2019-01-15T22:23:00Z">
        <w:r w:rsidR="00A663B2" w:rsidRPr="00A663B2" w:rsidDel="0029301F">
          <w:rPr>
            <w:rStyle w:val="Hyperlink"/>
            <w:rFonts w:ascii="B Lotus" w:hAnsi="B Lotus" w:cs="B Lotus"/>
            <w:noProof/>
            <w:sz w:val="16"/>
            <w:szCs w:val="20"/>
            <w:rtl/>
          </w:rPr>
          <w:delText>.</w:delText>
        </w:r>
      </w:del>
      <w:ins w:id="19874"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875" w:author="Mehrnazi Boojari" w:date="2019-01-15T22:23:00Z">
        <w:r w:rsidR="00A663B2" w:rsidRPr="00A663B2" w:rsidDel="0029301F">
          <w:rPr>
            <w:rStyle w:val="Hyperlink"/>
            <w:rFonts w:ascii="B Lotus" w:hAnsi="B Lotus" w:cs="B Lotus"/>
            <w:noProof/>
            <w:sz w:val="16"/>
            <w:szCs w:val="20"/>
            <w:rtl/>
          </w:rPr>
          <w:delText>.</w:delText>
        </w:r>
      </w:del>
      <w:ins w:id="19876"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7</w:t>
      </w:r>
      <w:del w:id="19877" w:author="Mehrnazi Boojari" w:date="2019-01-07T22:35:00Z">
        <w:r w:rsidR="00A663B2" w:rsidRPr="00A663B2" w:rsidDel="00051F26">
          <w:rPr>
            <w:rStyle w:val="Hyperlink"/>
            <w:rFonts w:ascii="B Lotus" w:hAnsi="B Lotus" w:cs="B Lotus"/>
            <w:noProof/>
            <w:sz w:val="16"/>
            <w:szCs w:val="20"/>
            <w:rtl/>
          </w:rPr>
          <w:delText>.س</w:delText>
        </w:r>
      </w:del>
      <w:ins w:id="19878" w:author="Mehrnazi Boojari" w:date="2019-01-07T22:35:00Z">
        <w:r w:rsidR="00051F26">
          <w:rPr>
            <w:rStyle w:val="Hyperlink"/>
            <w:rFonts w:ascii="B Lotus" w:hAnsi="B Lotus" w:cs="B Lotus"/>
            <w:noProof/>
            <w:sz w:val="16"/>
            <w:szCs w:val="20"/>
            <w:rtl/>
          </w:rPr>
          <w:t xml:space="preserve"> س</w:t>
        </w:r>
      </w:ins>
      <w:r w:rsidR="00A663B2" w:rsidRPr="00A663B2">
        <w:rPr>
          <w:rStyle w:val="Hyperlink"/>
          <w:rFonts w:ascii="B Lotus" w:hAnsi="B Lotus" w:cs="B Lotus"/>
          <w:noProof/>
          <w:sz w:val="16"/>
          <w:szCs w:val="20"/>
          <w:rtl/>
        </w:rPr>
        <w:t>ند توانمندساز</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و سامانده</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w:t>
      </w:r>
      <w:del w:id="19879" w:author="Mehrnazi Boojari" w:date="2019-01-12T01:23:00Z">
        <w:r w:rsidR="00A663B2" w:rsidRPr="00A663B2" w:rsidDel="00E7085F">
          <w:rPr>
            <w:rStyle w:val="Hyperlink"/>
            <w:rFonts w:ascii="B Lotus" w:hAnsi="B Lotus" w:cs="B Lotus"/>
            <w:noProof/>
            <w:sz w:val="16"/>
            <w:szCs w:val="20"/>
            <w:rtl/>
          </w:rPr>
          <w:delText>سکونتگاه</w:delText>
        </w:r>
      </w:del>
      <w:ins w:id="19880" w:author="Mehrnazi Boojari" w:date="2019-01-12T01:23:00Z">
        <w:r w:rsidR="00E7085F">
          <w:rPr>
            <w:rStyle w:val="Hyperlink"/>
            <w:rFonts w:ascii="B Lotus" w:hAnsi="B Lotus" w:cs="B Lotus"/>
            <w:noProof/>
            <w:sz w:val="16"/>
            <w:szCs w:val="20"/>
            <w:rtl/>
          </w:rPr>
          <w:t>سکونت</w:t>
        </w:r>
        <w:r w:rsidR="00E7085F">
          <w:rPr>
            <w:rStyle w:val="Hyperlink"/>
            <w:rFonts w:ascii="B Lotus" w:hAnsi="B Lotus" w:cs="B Lotus" w:hint="cs"/>
            <w:noProof/>
            <w:sz w:val="16"/>
            <w:szCs w:val="20"/>
            <w:rtl/>
          </w:rPr>
          <w:t>‌</w:t>
        </w:r>
        <w:r w:rsidR="00E7085F">
          <w:rPr>
            <w:rStyle w:val="Hyperlink"/>
            <w:rFonts w:ascii="B Lotus" w:hAnsi="B Lotus" w:cs="B Lotus"/>
            <w:noProof/>
            <w:sz w:val="16"/>
            <w:szCs w:val="20"/>
            <w:rtl/>
          </w:rPr>
          <w:t>گاه</w:t>
        </w:r>
      </w:ins>
      <w:del w:id="19881"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882"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غ</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ررسم</w:t>
      </w:r>
      <w:r w:rsidR="00A663B2" w:rsidRPr="00A663B2">
        <w:rPr>
          <w:rStyle w:val="Hyperlink"/>
          <w:rFonts w:ascii="B Lotus" w:hAnsi="B Lotus" w:cs="B Lotus" w:hint="cs"/>
          <w:noProof/>
          <w:sz w:val="16"/>
          <w:szCs w:val="20"/>
          <w:rtl/>
        </w:rPr>
        <w:t>ی</w:t>
      </w:r>
      <w:ins w:id="19883" w:author="Mehrnazi Boojari" w:date="2019-01-07T22:40:00Z">
        <w:r w:rsidR="00BF4CE5">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EC29164" w14:textId="77777777" w:rsidR="00A663B2" w:rsidRPr="00A663B2" w:rsidRDefault="00572891" w:rsidP="0029301F">
      <w:pPr>
        <w:pStyle w:val="TOC4"/>
        <w:tabs>
          <w:tab w:val="left" w:pos="3866"/>
          <w:tab w:val="right" w:leader="dot" w:pos="9019"/>
        </w:tabs>
        <w:bidi/>
        <w:jc w:val="both"/>
        <w:rPr>
          <w:rFonts w:ascii="B Lotus" w:eastAsiaTheme="minorEastAsia" w:hAnsi="B Lotus" w:cs="B Lotus"/>
          <w:noProof/>
          <w:sz w:val="18"/>
          <w:szCs w:val="18"/>
        </w:rPr>
      </w:pPr>
      <w:r>
        <w:fldChar w:fldCharType="begin"/>
      </w:r>
      <w:r>
        <w:instrText xml:space="preserve"> HYPERLINK \l "_Toc533782168" </w:instrText>
      </w:r>
      <w:r>
        <w:fldChar w:fldCharType="separate"/>
      </w:r>
      <w:r w:rsidR="00A663B2" w:rsidRPr="00A663B2">
        <w:rPr>
          <w:rStyle w:val="Hyperlink"/>
          <w:rFonts w:ascii="B Lotus" w:hAnsi="B Lotus" w:cs="B Lotus"/>
          <w:noProof/>
          <w:sz w:val="16"/>
          <w:szCs w:val="20"/>
          <w:rtl/>
        </w:rPr>
        <w:t>2</w:t>
      </w:r>
      <w:del w:id="19884" w:author="Mehrnazi Boojari" w:date="2019-01-15T22:23:00Z">
        <w:r w:rsidR="00A663B2" w:rsidRPr="00A663B2" w:rsidDel="0029301F">
          <w:rPr>
            <w:rStyle w:val="Hyperlink"/>
            <w:rFonts w:ascii="B Lotus" w:hAnsi="B Lotus" w:cs="B Lotus"/>
            <w:noProof/>
            <w:sz w:val="16"/>
            <w:szCs w:val="20"/>
            <w:rtl/>
          </w:rPr>
          <w:delText>.</w:delText>
        </w:r>
      </w:del>
      <w:ins w:id="19885" w:author="Mehrnazi Boojari" w:date="2019-01-15T22:23: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86" w:author="Mehrnazi Boojari" w:date="2019-01-15T22:22:00Z">
        <w:r w:rsidR="00A663B2" w:rsidRPr="00A663B2" w:rsidDel="0029301F">
          <w:rPr>
            <w:rStyle w:val="Hyperlink"/>
            <w:rFonts w:ascii="B Lotus" w:hAnsi="B Lotus" w:cs="B Lotus"/>
            <w:noProof/>
            <w:sz w:val="16"/>
            <w:szCs w:val="20"/>
            <w:rtl/>
          </w:rPr>
          <w:delText>.</w:delText>
        </w:r>
      </w:del>
      <w:ins w:id="19887" w:author="Mehrnazi Boojari" w:date="2019-01-15T22:22: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888" w:author="Mehrnazi Boojari" w:date="2019-01-15T22:22:00Z">
        <w:r w:rsidR="00A663B2" w:rsidRPr="00A663B2" w:rsidDel="0029301F">
          <w:rPr>
            <w:rStyle w:val="Hyperlink"/>
            <w:rFonts w:ascii="B Lotus" w:hAnsi="B Lotus" w:cs="B Lotus"/>
            <w:noProof/>
            <w:sz w:val="16"/>
            <w:szCs w:val="20"/>
            <w:rtl/>
          </w:rPr>
          <w:delText>.</w:delText>
        </w:r>
      </w:del>
      <w:ins w:id="19889" w:author="Mehrnazi Boojari" w:date="2019-01-15T22:22: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8</w:t>
      </w:r>
      <w:del w:id="19890" w:author="Mehrnazi Boojari" w:date="2019-01-07T22:39:00Z">
        <w:r w:rsidR="00A663B2" w:rsidRPr="00A663B2" w:rsidDel="00BF4CE5">
          <w:rPr>
            <w:rStyle w:val="Hyperlink"/>
            <w:rFonts w:ascii="B Lotus" w:hAnsi="B Lotus" w:cs="B Lotus"/>
            <w:noProof/>
            <w:sz w:val="16"/>
            <w:szCs w:val="20"/>
            <w:rtl/>
          </w:rPr>
          <w:delText>.ق</w:delText>
        </w:r>
      </w:del>
      <w:ins w:id="19891" w:author="Mehrnazi Boojari" w:date="2019-01-07T22:39:00Z">
        <w:r w:rsidR="00BF4CE5">
          <w:rPr>
            <w:rStyle w:val="Hyperlink"/>
            <w:rFonts w:ascii="B Lotus" w:hAnsi="B Lotus" w:cs="B Lotus"/>
            <w:noProof/>
            <w:sz w:val="16"/>
            <w:szCs w:val="20"/>
            <w:rtl/>
          </w:rPr>
          <w:t xml:space="preserve"> ق</w:t>
        </w:r>
      </w:ins>
      <w:r w:rsidR="00A663B2" w:rsidRPr="00A663B2">
        <w:rPr>
          <w:rStyle w:val="Hyperlink"/>
          <w:rFonts w:ascii="B Lotus" w:hAnsi="B Lotus" w:cs="B Lotus"/>
          <w:noProof/>
          <w:sz w:val="16"/>
          <w:szCs w:val="20"/>
          <w:rtl/>
        </w:rPr>
        <w:t>انون ته</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ه</w:t>
      </w:r>
      <w:r w:rsidR="00A663B2" w:rsidRPr="00A663B2">
        <w:rPr>
          <w:rStyle w:val="Hyperlink"/>
          <w:rFonts w:ascii="B Lotus" w:hAnsi="B Lotus" w:cs="B Lotus"/>
          <w:noProof/>
          <w:sz w:val="16"/>
          <w:szCs w:val="20"/>
          <w:rtl/>
        </w:rPr>
        <w:t xml:space="preserve"> مسکن برا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افراد کم</w:t>
      </w:r>
      <w:ins w:id="19892" w:author="Mehrnazi Boojari" w:date="2019-01-07T10:48:00Z">
        <w:r w:rsidR="006A1F1D">
          <w:rPr>
            <w:rStyle w:val="Hyperlink"/>
            <w:rFonts w:ascii="B Lotus" w:hAnsi="B Lotus" w:cs="B Nazanin" w:hint="cs"/>
            <w:noProof/>
            <w:sz w:val="16"/>
            <w:szCs w:val="20"/>
            <w:rtl/>
          </w:rPr>
          <w:t>‌</w:t>
        </w:r>
      </w:ins>
      <w:del w:id="19893" w:author="Mehrnazi Boojari" w:date="2019-01-07T10:48:00Z">
        <w:r w:rsidR="00A663B2" w:rsidRPr="00A663B2" w:rsidDel="006A1F1D">
          <w:rPr>
            <w:rStyle w:val="Hyperlink"/>
            <w:rFonts w:ascii="B Lotus" w:hAnsi="B Lotus" w:cs="B Lotus"/>
            <w:noProof/>
            <w:sz w:val="16"/>
            <w:szCs w:val="20"/>
            <w:rtl/>
          </w:rPr>
          <w:delText xml:space="preserve"> </w:delText>
        </w:r>
      </w:del>
      <w:r w:rsidR="00A663B2" w:rsidRPr="00A663B2">
        <w:rPr>
          <w:rStyle w:val="Hyperlink"/>
          <w:rFonts w:ascii="B Lotus" w:hAnsi="B Lotus" w:cs="B Lotus"/>
          <w:noProof/>
          <w:sz w:val="16"/>
          <w:szCs w:val="20"/>
          <w:rtl/>
        </w:rPr>
        <w:t>در</w:t>
      </w:r>
      <w:ins w:id="19894" w:author="Mehrnazi Boojari" w:date="2019-01-07T10:48:00Z">
        <w:r w:rsidR="006A1F1D">
          <w:rPr>
            <w:rStyle w:val="Hyperlink"/>
            <w:rFonts w:ascii="B Lotus" w:hAnsi="B Lotus" w:cs="B Nazanin" w:hint="cs"/>
            <w:noProof/>
            <w:sz w:val="16"/>
            <w:szCs w:val="20"/>
            <w:rtl/>
          </w:rPr>
          <w:t>‌</w:t>
        </w:r>
      </w:ins>
      <w:del w:id="19895" w:author="Mehrnazi Boojari" w:date="2019-01-07T10:48:00Z">
        <w:r w:rsidR="00A663B2" w:rsidRPr="00A663B2" w:rsidDel="006A1F1D">
          <w:rPr>
            <w:rStyle w:val="Hyperlink"/>
            <w:rFonts w:ascii="B Lotus" w:hAnsi="B Lotus" w:cs="B Lotus"/>
            <w:noProof/>
            <w:sz w:val="16"/>
            <w:szCs w:val="20"/>
            <w:rtl/>
          </w:rPr>
          <w:delText xml:space="preserve"> </w:delText>
        </w:r>
      </w:del>
      <w:r w:rsidR="00A663B2" w:rsidRPr="00A663B2">
        <w:rPr>
          <w:rStyle w:val="Hyperlink"/>
          <w:rFonts w:ascii="B Lotus" w:hAnsi="B Lotus" w:cs="B Lotus"/>
          <w:noProof/>
          <w:sz w:val="16"/>
          <w:szCs w:val="20"/>
          <w:rtl/>
        </w:rPr>
        <w:t>آمد</w:t>
      </w:r>
      <w:ins w:id="19896" w:author="Mehrnazi Boojari" w:date="2019-01-07T22:40:00Z">
        <w:r w:rsidR="00BF4CE5">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9507FCC" w14:textId="77777777" w:rsidR="00A663B2" w:rsidRPr="00A663B2" w:rsidRDefault="00572891" w:rsidP="0029301F">
      <w:pPr>
        <w:pStyle w:val="TOC4"/>
        <w:tabs>
          <w:tab w:val="left" w:pos="5016"/>
          <w:tab w:val="right" w:leader="dot" w:pos="9019"/>
        </w:tabs>
        <w:bidi/>
        <w:jc w:val="both"/>
        <w:rPr>
          <w:rFonts w:ascii="B Lotus" w:eastAsiaTheme="minorEastAsia" w:hAnsi="B Lotus" w:cs="B Lotus"/>
          <w:noProof/>
          <w:sz w:val="18"/>
          <w:szCs w:val="18"/>
        </w:rPr>
      </w:pPr>
      <w:r>
        <w:fldChar w:fldCharType="begin"/>
      </w:r>
      <w:r>
        <w:instrText xml:space="preserve"> HYPERLINK \l "_Toc533782169" </w:instrText>
      </w:r>
      <w:r>
        <w:fldChar w:fldCharType="separate"/>
      </w:r>
      <w:r w:rsidR="00A663B2" w:rsidRPr="00A663B2">
        <w:rPr>
          <w:rStyle w:val="Hyperlink"/>
          <w:rFonts w:ascii="B Lotus" w:hAnsi="B Lotus" w:cs="B Lotus"/>
          <w:noProof/>
          <w:sz w:val="16"/>
          <w:szCs w:val="20"/>
          <w:rtl/>
        </w:rPr>
        <w:t>2</w:t>
      </w:r>
      <w:del w:id="19897" w:author="Mehrnazi Boojari" w:date="2019-01-15T22:22:00Z">
        <w:r w:rsidR="00A663B2" w:rsidRPr="00A663B2" w:rsidDel="0029301F">
          <w:rPr>
            <w:rStyle w:val="Hyperlink"/>
            <w:rFonts w:ascii="B Lotus" w:hAnsi="B Lotus" w:cs="B Lotus"/>
            <w:noProof/>
            <w:sz w:val="16"/>
            <w:szCs w:val="20"/>
            <w:rtl/>
          </w:rPr>
          <w:delText>.</w:delText>
        </w:r>
      </w:del>
      <w:ins w:id="19898" w:author="Mehrnazi Boojari" w:date="2019-01-15T22:22: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899" w:author="Mehrnazi Boojari" w:date="2019-01-15T22:22:00Z">
        <w:r w:rsidR="00A663B2" w:rsidRPr="00A663B2" w:rsidDel="0029301F">
          <w:rPr>
            <w:rStyle w:val="Hyperlink"/>
            <w:rFonts w:ascii="B Lotus" w:hAnsi="B Lotus" w:cs="B Lotus"/>
            <w:noProof/>
            <w:sz w:val="16"/>
            <w:szCs w:val="20"/>
            <w:rtl/>
          </w:rPr>
          <w:delText>.</w:delText>
        </w:r>
      </w:del>
      <w:ins w:id="19900" w:author="Mehrnazi Boojari" w:date="2019-01-15T22:22: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901" w:author="Mehrnazi Boojari" w:date="2019-01-15T22:22:00Z">
        <w:r w:rsidR="00A663B2" w:rsidRPr="00A663B2" w:rsidDel="0029301F">
          <w:rPr>
            <w:rStyle w:val="Hyperlink"/>
            <w:rFonts w:ascii="B Lotus" w:hAnsi="B Lotus" w:cs="B Lotus"/>
            <w:noProof/>
            <w:sz w:val="16"/>
            <w:szCs w:val="20"/>
            <w:rtl/>
          </w:rPr>
          <w:delText>.</w:delText>
        </w:r>
      </w:del>
      <w:ins w:id="19902" w:author="Mehrnazi Boojari" w:date="2019-01-15T22:22: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9</w:t>
      </w:r>
      <w:del w:id="19903" w:author="Mehrnazi Boojari" w:date="2019-01-07T22:39:00Z">
        <w:r w:rsidR="00A663B2" w:rsidRPr="00A663B2" w:rsidDel="00BF4CE5">
          <w:rPr>
            <w:rStyle w:val="Hyperlink"/>
            <w:rFonts w:ascii="B Lotus" w:hAnsi="B Lotus" w:cs="B Lotus"/>
            <w:noProof/>
            <w:sz w:val="16"/>
            <w:szCs w:val="20"/>
            <w:rtl/>
          </w:rPr>
          <w:delText>.ق</w:delText>
        </w:r>
      </w:del>
      <w:ins w:id="19904" w:author="Mehrnazi Boojari" w:date="2019-01-07T22:39:00Z">
        <w:r w:rsidR="00BF4CE5">
          <w:rPr>
            <w:rStyle w:val="Hyperlink"/>
            <w:rFonts w:ascii="B Lotus" w:hAnsi="B Lotus" w:cs="B Lotus"/>
            <w:noProof/>
            <w:sz w:val="16"/>
            <w:szCs w:val="20"/>
            <w:rtl/>
          </w:rPr>
          <w:t xml:space="preserve"> ق</w:t>
        </w:r>
      </w:ins>
      <w:r w:rsidR="00A663B2" w:rsidRPr="00A663B2">
        <w:rPr>
          <w:rStyle w:val="Hyperlink"/>
          <w:rFonts w:ascii="B Lotus" w:hAnsi="B Lotus" w:cs="B Lotus"/>
          <w:noProof/>
          <w:sz w:val="16"/>
          <w:szCs w:val="20"/>
          <w:rtl/>
        </w:rPr>
        <w:t>انون تشك</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ل</w:t>
      </w:r>
      <w:r w:rsidR="00A663B2" w:rsidRPr="00A663B2">
        <w:rPr>
          <w:rStyle w:val="Hyperlink"/>
          <w:rFonts w:ascii="B Lotus" w:hAnsi="B Lotus" w:cs="B Lotus"/>
          <w:noProof/>
          <w:sz w:val="16"/>
          <w:szCs w:val="20"/>
          <w:rtl/>
        </w:rPr>
        <w:t xml:space="preserve"> وزارت جهاد كشاورز</w:t>
      </w:r>
      <w:r w:rsidR="00A663B2" w:rsidRPr="00A663B2">
        <w:rPr>
          <w:rStyle w:val="Hyperlink"/>
          <w:rFonts w:ascii="B Lotus" w:hAnsi="B Lotus" w:cs="B Lotus" w:hint="cs"/>
          <w:noProof/>
          <w:sz w:val="16"/>
          <w:szCs w:val="20"/>
          <w:rtl/>
        </w:rPr>
        <w:t>ی</w:t>
      </w:r>
      <w:ins w:id="19905" w:author="Mehrnazi Boojari" w:date="2019-01-15T23:04:00Z">
        <w:r w:rsidR="00E8730A">
          <w:rPr>
            <w:rStyle w:val="Hyperlink"/>
            <w:rFonts w:ascii="B Lotus" w:hAnsi="B Lotus" w:cs="B Lotus" w:hint="cs"/>
            <w:noProof/>
            <w:sz w:val="16"/>
            <w:szCs w:val="20"/>
            <w:rtl/>
          </w:rPr>
          <w:t xml:space="preserve"> </w:t>
        </w:r>
      </w:ins>
      <w:del w:id="19906" w:author="Mehrnazi Boojari" w:date="2019-01-07T10:08:00Z">
        <w:r w:rsidR="00A663B2" w:rsidRPr="00A663B2" w:rsidDel="00A31D6F">
          <w:rPr>
            <w:rStyle w:val="Hyperlink"/>
            <w:rFonts w:ascii="B Lotus" w:hAnsi="B Lotus" w:cs="B Lotus"/>
            <w:noProof/>
            <w:sz w:val="16"/>
            <w:szCs w:val="20"/>
            <w:rtl/>
          </w:rPr>
          <w:delText xml:space="preserve">( </w:delText>
        </w:r>
      </w:del>
      <w:ins w:id="19907" w:author="Mehrnazi Boojari" w:date="2019-01-07T10:08:00Z">
        <w:r w:rsidR="00A31D6F">
          <w:rPr>
            <w:rStyle w:val="Hyperlink"/>
            <w:rFonts w:ascii="B Lotus" w:hAnsi="B Lotus" w:cs="B Lotus"/>
            <w:noProof/>
            <w:sz w:val="16"/>
            <w:szCs w:val="20"/>
            <w:rtl/>
          </w:rPr>
          <w:t>(</w:t>
        </w:r>
      </w:ins>
      <w:r w:rsidR="00A663B2" w:rsidRPr="00A663B2">
        <w:rPr>
          <w:rStyle w:val="Hyperlink"/>
          <w:rFonts w:ascii="B Lotus" w:hAnsi="B Lotus" w:cs="B Lotus"/>
          <w:noProof/>
          <w:sz w:val="16"/>
          <w:szCs w:val="20"/>
          <w:rtl/>
        </w:rPr>
        <w:t xml:space="preserve">مصوب </w:t>
      </w:r>
      <w:r w:rsidR="00A663B2" w:rsidRPr="00A663B2">
        <w:rPr>
          <w:rStyle w:val="Hyperlink"/>
          <w:rFonts w:ascii="B Lotus" w:hAnsi="B Lotus" w:cs="B Lotus"/>
          <w:noProof/>
          <w:sz w:val="16"/>
          <w:szCs w:val="20"/>
          <w:rtl/>
          <w:lang w:bidi="fa-IR"/>
        </w:rPr>
        <w:t>۱۳۷۹</w:t>
      </w:r>
      <w:del w:id="19908" w:author="Mehrnazi Boojari" w:date="2019-01-07T10:07:00Z">
        <w:r w:rsidR="00A663B2" w:rsidRPr="00A663B2" w:rsidDel="00A31D6F">
          <w:rPr>
            <w:rStyle w:val="Hyperlink"/>
            <w:rFonts w:ascii="B Lotus" w:hAnsi="B Lotus" w:cs="B Lotus"/>
            <w:noProof/>
            <w:sz w:val="16"/>
            <w:szCs w:val="20"/>
            <w:rtl/>
          </w:rPr>
          <w:delText xml:space="preserve"> )</w:delText>
        </w:r>
      </w:del>
      <w:ins w:id="19909" w:author="Mehrnazi Boojari" w:date="2019-01-07T10:07:00Z">
        <w:r w:rsidR="00A31D6F">
          <w:rPr>
            <w:rStyle w:val="Hyperlink"/>
            <w:rFonts w:ascii="B Lotus" w:hAnsi="B Lotus" w:cs="B Lotus"/>
            <w:noProof/>
            <w:sz w:val="16"/>
            <w:szCs w:val="20"/>
            <w:rtl/>
          </w:rPr>
          <w:t>)</w:t>
        </w:r>
      </w:ins>
      <w:ins w:id="19910" w:author="Mehrnazi Boojari" w:date="2019-01-15T23:04:00Z">
        <w:r w:rsidR="00E8730A">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_Toc533782169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043801D" w14:textId="77777777" w:rsidR="00A663B2" w:rsidRPr="00A663B2" w:rsidRDefault="00572891" w:rsidP="0029301F">
      <w:pPr>
        <w:pStyle w:val="TOC4"/>
        <w:tabs>
          <w:tab w:val="left" w:pos="5924"/>
          <w:tab w:val="right" w:leader="dot" w:pos="9019"/>
        </w:tabs>
        <w:bidi/>
        <w:jc w:val="both"/>
        <w:rPr>
          <w:rFonts w:ascii="B Lotus" w:eastAsiaTheme="minorEastAsia" w:hAnsi="B Lotus" w:cs="B Lotus"/>
          <w:noProof/>
          <w:sz w:val="18"/>
          <w:szCs w:val="18"/>
        </w:rPr>
      </w:pPr>
      <w:r>
        <w:fldChar w:fldCharType="begin"/>
      </w:r>
      <w:r>
        <w:instrText xml:space="preserve"> HYPERLINK \l "_Toc533782170" </w:instrText>
      </w:r>
      <w:r>
        <w:fldChar w:fldCharType="separate"/>
      </w:r>
      <w:r w:rsidR="00A663B2" w:rsidRPr="00A663B2">
        <w:rPr>
          <w:rStyle w:val="Hyperlink"/>
          <w:rFonts w:ascii="B Lotus" w:hAnsi="B Lotus" w:cs="B Lotus"/>
          <w:noProof/>
          <w:sz w:val="16"/>
          <w:szCs w:val="20"/>
          <w:rtl/>
        </w:rPr>
        <w:t>2</w:t>
      </w:r>
      <w:del w:id="19911" w:author="Mehrnazi Boojari" w:date="2019-01-15T22:22:00Z">
        <w:r w:rsidR="00A663B2" w:rsidRPr="00A663B2" w:rsidDel="0029301F">
          <w:rPr>
            <w:rStyle w:val="Hyperlink"/>
            <w:rFonts w:ascii="B Lotus" w:hAnsi="B Lotus" w:cs="B Lotus"/>
            <w:noProof/>
            <w:sz w:val="16"/>
            <w:szCs w:val="20"/>
            <w:rtl/>
          </w:rPr>
          <w:delText>.</w:delText>
        </w:r>
      </w:del>
      <w:ins w:id="19912" w:author="Mehrnazi Boojari" w:date="2019-01-15T22:22: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19913" w:author="Mehrnazi Boojari" w:date="2019-01-15T22:22:00Z">
        <w:r w:rsidR="00A663B2" w:rsidRPr="00A663B2" w:rsidDel="0029301F">
          <w:rPr>
            <w:rStyle w:val="Hyperlink"/>
            <w:rFonts w:ascii="B Lotus" w:hAnsi="B Lotus" w:cs="B Lotus"/>
            <w:noProof/>
            <w:sz w:val="16"/>
            <w:szCs w:val="20"/>
            <w:rtl/>
          </w:rPr>
          <w:delText>.</w:delText>
        </w:r>
      </w:del>
      <w:ins w:id="19914" w:author="Mehrnazi Boojari" w:date="2019-01-15T22:22: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5</w:t>
      </w:r>
      <w:del w:id="19915" w:author="Mehrnazi Boojari" w:date="2019-01-15T22:22:00Z">
        <w:r w:rsidR="00A663B2" w:rsidRPr="00A663B2" w:rsidDel="0029301F">
          <w:rPr>
            <w:rStyle w:val="Hyperlink"/>
            <w:rFonts w:ascii="B Lotus" w:hAnsi="B Lotus" w:cs="B Lotus"/>
            <w:noProof/>
            <w:sz w:val="16"/>
            <w:szCs w:val="20"/>
            <w:rtl/>
          </w:rPr>
          <w:delText>.</w:delText>
        </w:r>
      </w:del>
      <w:ins w:id="19916" w:author="Mehrnazi Boojari" w:date="2019-01-15T22:22:00Z">
        <w:r w:rsidR="0029301F">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10</w:t>
      </w:r>
      <w:del w:id="19917" w:author="Mehrnazi Boojari" w:date="2019-01-07T12:16:00Z">
        <w:r w:rsidR="00A663B2" w:rsidRPr="00A663B2" w:rsidDel="002F77AF">
          <w:rPr>
            <w:rStyle w:val="Hyperlink"/>
            <w:rFonts w:ascii="B Lotus" w:hAnsi="B Lotus" w:cs="B Lotus"/>
            <w:noProof/>
            <w:sz w:val="16"/>
            <w:szCs w:val="20"/>
            <w:rtl/>
          </w:rPr>
          <w:delText>.ج</w:delText>
        </w:r>
      </w:del>
      <w:ins w:id="19918" w:author="Mehrnazi Boojari" w:date="2019-01-07T12:16:00Z">
        <w:r w:rsidR="002F77AF">
          <w:rPr>
            <w:rStyle w:val="Hyperlink"/>
            <w:rFonts w:ascii="B Lotus" w:hAnsi="B Lotus" w:cs="B Lotus"/>
            <w:noProof/>
            <w:sz w:val="16"/>
            <w:szCs w:val="20"/>
            <w:rtl/>
          </w:rPr>
          <w:t xml:space="preserve"> ج</w:t>
        </w:r>
      </w:ins>
      <w:r w:rsidR="00A663B2" w:rsidRPr="00A663B2">
        <w:rPr>
          <w:rStyle w:val="Hyperlink"/>
          <w:rFonts w:ascii="B Lotus" w:hAnsi="B Lotus" w:cs="B Lotus"/>
          <w:noProof/>
          <w:sz w:val="16"/>
          <w:szCs w:val="20"/>
          <w:rtl/>
        </w:rPr>
        <w:t>مع</w:t>
      </w:r>
      <w:del w:id="19919" w:author="Mehrnazi Boojari" w:date="2019-01-07T10:01:00Z">
        <w:r w:rsidR="00A663B2" w:rsidRPr="00A663B2" w:rsidDel="00A31D6F">
          <w:rPr>
            <w:rStyle w:val="Hyperlink"/>
            <w:rFonts w:ascii="B Lotus" w:hAnsi="B Lotus" w:cs="B Lotus"/>
            <w:noProof/>
            <w:sz w:val="16"/>
            <w:szCs w:val="20"/>
            <w:rtl/>
          </w:rPr>
          <w:delText xml:space="preserve"> بند</w:delText>
        </w:r>
        <w:r w:rsidR="00A663B2" w:rsidRPr="00A663B2" w:rsidDel="00A31D6F">
          <w:rPr>
            <w:rStyle w:val="Hyperlink"/>
            <w:rFonts w:ascii="B Lotus" w:hAnsi="B Lotus" w:cs="B Lotus" w:hint="cs"/>
            <w:noProof/>
            <w:sz w:val="16"/>
            <w:szCs w:val="20"/>
            <w:rtl/>
          </w:rPr>
          <w:delText>ی</w:delText>
        </w:r>
        <w:r w:rsidR="00A663B2" w:rsidRPr="00A663B2" w:rsidDel="00A31D6F">
          <w:rPr>
            <w:rStyle w:val="Hyperlink"/>
            <w:rFonts w:ascii="B Lotus" w:hAnsi="B Lotus" w:cs="B Lotus"/>
            <w:noProof/>
            <w:sz w:val="16"/>
            <w:szCs w:val="20"/>
            <w:rtl/>
          </w:rPr>
          <w:delText xml:space="preserve"> </w:delText>
        </w:r>
      </w:del>
      <w:ins w:id="19920" w:author="Mehrnazi Boojari" w:date="2019-01-07T10:01:00Z">
        <w:r w:rsidR="00A31D6F">
          <w:rPr>
            <w:rStyle w:val="Hyperlink"/>
            <w:rFonts w:ascii="B Lotus" w:hAnsi="B Lotus" w:cs="B Lotus" w:hint="cs"/>
            <w:noProof/>
            <w:sz w:val="16"/>
            <w:szCs w:val="20"/>
            <w:rtl/>
          </w:rPr>
          <w:t>‌</w:t>
        </w:r>
        <w:r w:rsidR="00A31D6F">
          <w:rPr>
            <w:rStyle w:val="Hyperlink"/>
            <w:rFonts w:ascii="B Lotus" w:hAnsi="B Lotus" w:cs="B Lotus"/>
            <w:noProof/>
            <w:sz w:val="16"/>
            <w:szCs w:val="20"/>
            <w:rtl/>
          </w:rPr>
          <w:t xml:space="preserve">بندی </w:t>
        </w:r>
      </w:ins>
      <w:r w:rsidR="00A663B2" w:rsidRPr="00A663B2">
        <w:rPr>
          <w:rStyle w:val="Hyperlink"/>
          <w:rFonts w:ascii="B Lotus" w:hAnsi="B Lotus" w:cs="B Lotus"/>
          <w:noProof/>
          <w:sz w:val="16"/>
          <w:szCs w:val="20"/>
          <w:rtl/>
        </w:rPr>
        <w:t>مباحث مسکن روستا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در اسناد و طرح</w:t>
      </w:r>
      <w:del w:id="19921"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19922"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بالادست</w:t>
      </w:r>
      <w:r w:rsidR="00A663B2" w:rsidRPr="00A663B2">
        <w:rPr>
          <w:rStyle w:val="Hyperlink"/>
          <w:rFonts w:ascii="B Lotus" w:hAnsi="B Lotus" w:cs="B Lotus" w:hint="cs"/>
          <w:noProof/>
          <w:sz w:val="16"/>
          <w:szCs w:val="20"/>
          <w:rtl/>
        </w:rPr>
        <w:t>ی</w:t>
      </w:r>
      <w:ins w:id="19923" w:author="Mehrnazi Boojari" w:date="2019-01-15T23:04:00Z">
        <w:r w:rsidR="00E8730A">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_Toc533782170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896AB8F" w14:textId="77777777" w:rsidR="00A663B2" w:rsidRPr="00A663B2" w:rsidRDefault="00C92AF9" w:rsidP="0029301F">
      <w:pPr>
        <w:pStyle w:val="TOC3"/>
        <w:tabs>
          <w:tab w:val="left" w:pos="3558"/>
          <w:tab w:val="right" w:leader="dot" w:pos="9019"/>
        </w:tabs>
        <w:bidi/>
        <w:jc w:val="both"/>
        <w:rPr>
          <w:rFonts w:ascii="B Lotus" w:eastAsiaTheme="minorEastAsia" w:hAnsi="B Lotus" w:cs="B Lotus"/>
          <w:noProof/>
          <w:sz w:val="18"/>
          <w:szCs w:val="18"/>
        </w:rPr>
      </w:pPr>
      <w:r>
        <w:fldChar w:fldCharType="begin"/>
      </w:r>
      <w:r>
        <w:instrText xml:space="preserve"> HYPERLINK \l "_Toc533782171" </w:instrText>
      </w:r>
      <w:r>
        <w:fldChar w:fldCharType="separate"/>
      </w:r>
      <w:r w:rsidR="00A663B2" w:rsidRPr="00A663B2">
        <w:rPr>
          <w:rStyle w:val="Hyperlink"/>
          <w:rFonts w:ascii="B Lotus" w:hAnsi="B Lotus" w:cs="B Lotus"/>
          <w:noProof/>
          <w:sz w:val="16"/>
          <w:szCs w:val="20"/>
          <w:rtl/>
          <w:lang w:bidi="fa-IR"/>
        </w:rPr>
        <w:t>2</w:t>
      </w:r>
      <w:del w:id="19924" w:author="Mehrnazi Boojari" w:date="2019-01-15T22:23:00Z">
        <w:r w:rsidR="00A663B2" w:rsidRPr="00A663B2" w:rsidDel="0029301F">
          <w:rPr>
            <w:rStyle w:val="Hyperlink"/>
            <w:rFonts w:ascii="B Lotus" w:hAnsi="B Lotus" w:cs="B Lotus"/>
            <w:noProof/>
            <w:sz w:val="16"/>
            <w:szCs w:val="20"/>
            <w:rtl/>
            <w:lang w:bidi="fa-IR"/>
          </w:rPr>
          <w:delText>.</w:delText>
        </w:r>
      </w:del>
      <w:ins w:id="19925" w:author="Mehrnazi Boojari" w:date="2019-01-15T22:23:00Z">
        <w:r w:rsidR="0029301F">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926" w:author="Mehrnazi Boojari" w:date="2019-01-15T22:23:00Z">
        <w:r w:rsidR="00A663B2" w:rsidRPr="00A663B2" w:rsidDel="0029301F">
          <w:rPr>
            <w:rStyle w:val="Hyperlink"/>
            <w:rFonts w:ascii="B Lotus" w:hAnsi="B Lotus" w:cs="B Lotus"/>
            <w:noProof/>
            <w:sz w:val="16"/>
            <w:szCs w:val="20"/>
            <w:rtl/>
            <w:lang w:bidi="fa-IR"/>
          </w:rPr>
          <w:delText>.</w:delText>
        </w:r>
      </w:del>
      <w:ins w:id="19927" w:author="Mehrnazi Boojari" w:date="2019-01-15T22:23:00Z">
        <w:r w:rsidR="0029301F">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6</w:t>
      </w:r>
      <w:del w:id="19928" w:author="Mehrnazi Boojari" w:date="2019-01-07T12:16:00Z">
        <w:r w:rsidR="00A663B2" w:rsidRPr="00A663B2" w:rsidDel="002F77AF">
          <w:rPr>
            <w:rStyle w:val="Hyperlink"/>
            <w:rFonts w:ascii="B Lotus" w:hAnsi="B Lotus" w:cs="B Lotus"/>
            <w:noProof/>
            <w:sz w:val="16"/>
            <w:szCs w:val="20"/>
            <w:rtl/>
            <w:lang w:bidi="fa-IR"/>
          </w:rPr>
          <w:delText>.ن</w:delText>
        </w:r>
      </w:del>
      <w:ins w:id="19929"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ظام کارشناسان حوزه مسکن روستا</w:t>
      </w:r>
      <w:r w:rsidR="00A663B2" w:rsidRPr="00A663B2">
        <w:rPr>
          <w:rStyle w:val="Hyperlink"/>
          <w:rFonts w:ascii="B Lotus" w:hAnsi="B Lotus" w:cs="B Lotus" w:hint="cs"/>
          <w:noProof/>
          <w:sz w:val="16"/>
          <w:szCs w:val="20"/>
          <w:rtl/>
          <w:lang w:bidi="fa-IR"/>
        </w:rPr>
        <w:t>یی</w:t>
      </w:r>
      <w:ins w:id="19930" w:author="Mehrnazi Boojari" w:date="2019-01-15T23:04:00Z">
        <w:r w:rsidR="00E8730A">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_Toc533782171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49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7404A51" w14:textId="77777777" w:rsidR="00A663B2" w:rsidRPr="00A663B2" w:rsidRDefault="00572891" w:rsidP="0029301F">
      <w:pPr>
        <w:pStyle w:val="TOC2"/>
        <w:tabs>
          <w:tab w:val="left" w:pos="2556"/>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"_Toc533782172" </w:instrText>
      </w:r>
      <w:r>
        <w:fldChar w:fldCharType="separate"/>
      </w:r>
      <w:r w:rsidR="00A663B2" w:rsidRPr="00A663B2">
        <w:rPr>
          <w:rStyle w:val="Hyperlink"/>
          <w:rFonts w:ascii="B Lotus" w:hAnsi="B Lotus" w:cs="B Lotus"/>
          <w:noProof/>
          <w:sz w:val="18"/>
          <w:szCs w:val="22"/>
          <w:rtl/>
          <w:lang w:bidi="fa-IR"/>
        </w:rPr>
        <w:t>2</w:t>
      </w:r>
      <w:del w:id="19931" w:author="Mehrnazi Boojari" w:date="2019-01-15T22:23:00Z">
        <w:r w:rsidR="00A663B2" w:rsidRPr="00A663B2" w:rsidDel="0029301F">
          <w:rPr>
            <w:rStyle w:val="Hyperlink"/>
            <w:rFonts w:ascii="B Lotus" w:hAnsi="B Lotus" w:cs="B Lotus"/>
            <w:noProof/>
            <w:sz w:val="18"/>
            <w:szCs w:val="22"/>
            <w:rtl/>
            <w:lang w:bidi="fa-IR"/>
          </w:rPr>
          <w:delText>.</w:delText>
        </w:r>
      </w:del>
      <w:ins w:id="19932" w:author="Mehrnazi Boojari" w:date="2019-01-15T22:23:00Z">
        <w:r w:rsidR="0029301F">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2</w:t>
      </w:r>
      <w:del w:id="19933" w:author="Mehrnazi Boojari" w:date="2019-01-07T22:38:00Z">
        <w:r w:rsidR="00A663B2" w:rsidRPr="00A663B2" w:rsidDel="00BF4CE5">
          <w:rPr>
            <w:rStyle w:val="Hyperlink"/>
            <w:rFonts w:ascii="B Lotus" w:hAnsi="B Lotus" w:cs="B Lotus"/>
            <w:noProof/>
            <w:sz w:val="18"/>
            <w:szCs w:val="22"/>
            <w:rtl/>
            <w:lang w:bidi="fa-IR"/>
          </w:rPr>
          <w:delText>.و</w:delText>
        </w:r>
      </w:del>
      <w:ins w:id="19934" w:author="Mehrnazi Boojari" w:date="2019-01-07T22:38:00Z">
        <w:r w:rsidR="00BF4CE5">
          <w:rPr>
            <w:rStyle w:val="Hyperlink"/>
            <w:rFonts w:ascii="B Lotus" w:hAnsi="B Lotus" w:cs="B Lotus"/>
            <w:noProof/>
            <w:sz w:val="18"/>
            <w:szCs w:val="22"/>
            <w:rtl/>
            <w:lang w:bidi="fa-IR"/>
          </w:rPr>
          <w:t xml:space="preserve"> و</w:t>
        </w:r>
      </w:ins>
      <w:r w:rsidR="00A663B2" w:rsidRPr="00A663B2">
        <w:rPr>
          <w:rStyle w:val="Hyperlink"/>
          <w:rFonts w:ascii="B Lotus" w:hAnsi="B Lotus" w:cs="B Lotus"/>
          <w:noProof/>
          <w:sz w:val="18"/>
          <w:szCs w:val="22"/>
          <w:rtl/>
          <w:lang w:bidi="fa-IR"/>
        </w:rPr>
        <w:t>ضع</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ت</w:t>
      </w:r>
      <w:r w:rsidR="00A663B2" w:rsidRPr="00A663B2">
        <w:rPr>
          <w:rStyle w:val="Hyperlink"/>
          <w:rFonts w:ascii="B Lotus" w:hAnsi="B Lotus" w:cs="B Lotus"/>
          <w:noProof/>
          <w:sz w:val="18"/>
          <w:szCs w:val="22"/>
          <w:rtl/>
          <w:lang w:bidi="fa-IR"/>
        </w:rPr>
        <w:t xml:space="preserve"> مسکن </w:t>
      </w:r>
      <w:del w:id="19935" w:author="Mehrnazi Boojari" w:date="2019-01-07T10:03:00Z">
        <w:r w:rsidR="00A663B2" w:rsidRPr="00A663B2" w:rsidDel="00A31D6F">
          <w:rPr>
            <w:rStyle w:val="Hyperlink"/>
            <w:rFonts w:ascii="B Lotus" w:hAnsi="B Lotus" w:cs="B Lotus"/>
            <w:noProof/>
            <w:sz w:val="18"/>
            <w:szCs w:val="22"/>
            <w:rtl/>
            <w:lang w:bidi="fa-IR"/>
          </w:rPr>
          <w:delText>روستائ</w:delText>
        </w:r>
        <w:r w:rsidR="00A663B2" w:rsidRPr="00A663B2" w:rsidDel="00A31D6F">
          <w:rPr>
            <w:rStyle w:val="Hyperlink"/>
            <w:rFonts w:ascii="B Lotus" w:hAnsi="B Lotus" w:cs="B Lotus" w:hint="cs"/>
            <w:noProof/>
            <w:sz w:val="18"/>
            <w:szCs w:val="22"/>
            <w:rtl/>
            <w:lang w:bidi="fa-IR"/>
          </w:rPr>
          <w:delText>ی</w:delText>
        </w:r>
      </w:del>
      <w:ins w:id="19936" w:author="Mehrnazi Boojari" w:date="2019-01-07T10:03:00Z">
        <w:r w:rsidR="00A31D6F">
          <w:rPr>
            <w:rStyle w:val="Hyperlink"/>
            <w:rFonts w:ascii="B Lotus" w:hAnsi="B Lotus" w:cs="B Lotus"/>
            <w:noProof/>
            <w:sz w:val="18"/>
            <w:szCs w:val="22"/>
            <w:rtl/>
            <w:lang w:bidi="fa-IR"/>
          </w:rPr>
          <w:t>روستایی</w:t>
        </w:r>
      </w:ins>
      <w:ins w:id="19937" w:author="Mehrnazi Boojari" w:date="2019-01-07T22:39:00Z">
        <w:r w:rsidR="00BF4CE5">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_Toc533782172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50</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386FD633" w14:textId="77777777" w:rsidR="00A663B2" w:rsidRPr="00A663B2" w:rsidRDefault="00051F26" w:rsidP="00AF7744">
      <w:pPr>
        <w:pStyle w:val="TOC3"/>
        <w:tabs>
          <w:tab w:val="left" w:pos="1950"/>
          <w:tab w:val="right" w:leader="dot" w:pos="9019"/>
        </w:tabs>
        <w:bidi/>
        <w:jc w:val="both"/>
        <w:rPr>
          <w:rFonts w:ascii="B Lotus" w:eastAsiaTheme="minorEastAsia" w:hAnsi="B Lotus" w:cs="B Lotus"/>
          <w:noProof/>
          <w:sz w:val="18"/>
          <w:szCs w:val="18"/>
        </w:rPr>
      </w:pPr>
      <w:r>
        <w:fldChar w:fldCharType="begin"/>
      </w:r>
      <w:r>
        <w:instrText xml:space="preserve"> HYPERLINK \l "_Toc533782173" </w:instrText>
      </w:r>
      <w:r>
        <w:fldChar w:fldCharType="separate"/>
      </w:r>
      <w:r w:rsidR="00A663B2" w:rsidRPr="00A663B2">
        <w:rPr>
          <w:rStyle w:val="Hyperlink"/>
          <w:rFonts w:ascii="B Lotus" w:hAnsi="B Lotus" w:cs="B Lotus"/>
          <w:noProof/>
          <w:sz w:val="16"/>
          <w:szCs w:val="20"/>
          <w:rtl/>
          <w:lang w:bidi="fa-IR"/>
        </w:rPr>
        <w:t>2</w:t>
      </w:r>
      <w:del w:id="19938" w:author="Mehrnazi Boojari" w:date="2019-01-15T22:25:00Z">
        <w:r w:rsidR="00A663B2" w:rsidRPr="00A663B2" w:rsidDel="00AF7744">
          <w:rPr>
            <w:rStyle w:val="Hyperlink"/>
            <w:rFonts w:ascii="B Lotus" w:hAnsi="B Lotus" w:cs="B Lotus"/>
            <w:noProof/>
            <w:sz w:val="16"/>
            <w:szCs w:val="20"/>
            <w:rtl/>
            <w:lang w:bidi="fa-IR"/>
          </w:rPr>
          <w:delText>.</w:delText>
        </w:r>
      </w:del>
      <w:ins w:id="19939" w:author="Mehrnazi Boojari" w:date="2019-01-15T22:25: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940" w:author="Mehrnazi Boojari" w:date="2019-01-15T22:25:00Z">
        <w:r w:rsidR="00A663B2" w:rsidRPr="00A663B2" w:rsidDel="00AF7744">
          <w:rPr>
            <w:rStyle w:val="Hyperlink"/>
            <w:rFonts w:ascii="B Lotus" w:hAnsi="B Lotus" w:cs="B Lotus"/>
            <w:noProof/>
            <w:sz w:val="16"/>
            <w:szCs w:val="20"/>
            <w:rtl/>
            <w:lang w:bidi="fa-IR"/>
          </w:rPr>
          <w:delText>.</w:delText>
        </w:r>
      </w:del>
      <w:ins w:id="19941" w:author="Mehrnazi Boojari" w:date="2019-01-15T22:25: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19942" w:author="Mehrnazi Boojari" w:date="2019-01-07T22:34:00Z">
        <w:r w:rsidR="00A663B2" w:rsidRPr="00A663B2" w:rsidDel="00051F26">
          <w:rPr>
            <w:rStyle w:val="Hyperlink"/>
            <w:rFonts w:ascii="B Lotus" w:hAnsi="B Lotus" w:cs="B Lotus"/>
            <w:noProof/>
            <w:sz w:val="16"/>
            <w:szCs w:val="20"/>
            <w:rtl/>
            <w:lang w:bidi="fa-IR"/>
          </w:rPr>
          <w:delText>.ت</w:delText>
        </w:r>
      </w:del>
      <w:ins w:id="19943" w:author="Mehrnazi Boojari" w:date="2019-01-07T22:34:00Z">
        <w:r>
          <w:rPr>
            <w:rStyle w:val="Hyperlink"/>
            <w:rFonts w:ascii="B Lotus" w:hAnsi="B Lotus" w:cs="B Lotus"/>
            <w:noProof/>
            <w:sz w:val="16"/>
            <w:szCs w:val="20"/>
            <w:rtl/>
            <w:lang w:bidi="fa-IR"/>
          </w:rPr>
          <w:t xml:space="preserve"> ت</w:t>
        </w:r>
      </w:ins>
      <w:r w:rsidR="00A663B2" w:rsidRPr="00A663B2">
        <w:rPr>
          <w:rStyle w:val="Hyperlink"/>
          <w:rFonts w:ascii="B Lotus" w:hAnsi="B Lotus" w:cs="B Lotus"/>
          <w:noProof/>
          <w:sz w:val="16"/>
          <w:szCs w:val="20"/>
          <w:rtl/>
          <w:lang w:bidi="fa-IR"/>
        </w:rPr>
        <w:t>حولات جمع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hint="cs"/>
          <w:noProof/>
          <w:sz w:val="16"/>
          <w:szCs w:val="20"/>
          <w:rtl/>
          <w:lang w:bidi="fa-IR"/>
        </w:rPr>
        <w:t>ی</w:t>
      </w:r>
      <w:ins w:id="19944" w:author="Mehrnazi Boojari" w:date="2019-01-07T22:39: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_Toc533782173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5793506" w14:textId="77777777" w:rsidR="00A663B2" w:rsidRPr="00A663B2" w:rsidRDefault="00051F26" w:rsidP="00AF7744">
      <w:pPr>
        <w:pStyle w:val="TOC3"/>
        <w:tabs>
          <w:tab w:val="left" w:pos="3388"/>
          <w:tab w:val="right" w:leader="dot" w:pos="9019"/>
        </w:tabs>
        <w:bidi/>
        <w:jc w:val="both"/>
        <w:rPr>
          <w:rFonts w:ascii="B Lotus" w:eastAsiaTheme="minorEastAsia" w:hAnsi="B Lotus" w:cs="B Lotus"/>
          <w:noProof/>
          <w:sz w:val="18"/>
          <w:szCs w:val="18"/>
        </w:rPr>
      </w:pPr>
      <w:r>
        <w:lastRenderedPageBreak/>
        <w:fldChar w:fldCharType="begin"/>
      </w:r>
      <w:r>
        <w:instrText xml:space="preserve"> HYPERLINK \l "_Toc533782174" </w:instrText>
      </w:r>
      <w:r>
        <w:fldChar w:fldCharType="separate"/>
      </w:r>
      <w:r w:rsidR="00A663B2" w:rsidRPr="00A663B2">
        <w:rPr>
          <w:rStyle w:val="Hyperlink"/>
          <w:rFonts w:ascii="B Lotus" w:hAnsi="B Lotus" w:cs="B Lotus"/>
          <w:noProof/>
          <w:sz w:val="16"/>
          <w:szCs w:val="20"/>
          <w:rtl/>
          <w:lang w:bidi="fa-IR"/>
        </w:rPr>
        <w:t>2</w:t>
      </w:r>
      <w:del w:id="19945" w:author="Mehrnazi Boojari" w:date="2019-01-15T22:27:00Z">
        <w:r w:rsidR="00A663B2" w:rsidRPr="00A663B2" w:rsidDel="00AF7744">
          <w:rPr>
            <w:rStyle w:val="Hyperlink"/>
            <w:rFonts w:ascii="B Lotus" w:hAnsi="B Lotus" w:cs="B Lotus"/>
            <w:noProof/>
            <w:sz w:val="16"/>
            <w:szCs w:val="20"/>
            <w:rtl/>
            <w:lang w:bidi="fa-IR"/>
          </w:rPr>
          <w:delText>.</w:delText>
        </w:r>
      </w:del>
      <w:ins w:id="19946" w:author="Mehrnazi Boojari" w:date="2019-01-15T22:27: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947" w:author="Mehrnazi Boojari" w:date="2019-01-15T22:27:00Z">
        <w:r w:rsidR="00A663B2" w:rsidRPr="00A663B2" w:rsidDel="00AF7744">
          <w:rPr>
            <w:rStyle w:val="Hyperlink"/>
            <w:rFonts w:ascii="B Lotus" w:hAnsi="B Lotus" w:cs="B Lotus"/>
            <w:noProof/>
            <w:sz w:val="16"/>
            <w:szCs w:val="20"/>
            <w:rtl/>
            <w:lang w:bidi="fa-IR"/>
          </w:rPr>
          <w:delText>.</w:delText>
        </w:r>
      </w:del>
      <w:ins w:id="19948" w:author="Mehrnazi Boojari" w:date="2019-01-15T22:27: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949" w:author="Mehrnazi Boojari" w:date="2019-01-07T22:34:00Z">
        <w:r w:rsidR="00A663B2" w:rsidRPr="00A663B2" w:rsidDel="00051F26">
          <w:rPr>
            <w:rStyle w:val="Hyperlink"/>
            <w:rFonts w:ascii="B Lotus" w:hAnsi="B Lotus" w:cs="B Lotus"/>
            <w:noProof/>
            <w:sz w:val="16"/>
            <w:szCs w:val="20"/>
            <w:rtl/>
            <w:lang w:bidi="fa-IR"/>
          </w:rPr>
          <w:delText>.ت</w:delText>
        </w:r>
      </w:del>
      <w:ins w:id="19950" w:author="Mehrnazi Boojari" w:date="2019-01-07T22:34:00Z">
        <w:r>
          <w:rPr>
            <w:rStyle w:val="Hyperlink"/>
            <w:rFonts w:ascii="B Lotus" w:hAnsi="B Lotus" w:cs="B Lotus"/>
            <w:noProof/>
            <w:sz w:val="16"/>
            <w:szCs w:val="20"/>
            <w:rtl/>
            <w:lang w:bidi="fa-IR"/>
          </w:rPr>
          <w:t xml:space="preserve"> ت</w:t>
        </w:r>
      </w:ins>
      <w:r w:rsidR="00A663B2" w:rsidRPr="00A663B2">
        <w:rPr>
          <w:rStyle w:val="Hyperlink"/>
          <w:rFonts w:ascii="B Lotus" w:hAnsi="B Lotus" w:cs="B Lotus"/>
          <w:noProof/>
          <w:sz w:val="16"/>
          <w:szCs w:val="20"/>
          <w:rtl/>
          <w:lang w:bidi="fa-IR"/>
        </w:rPr>
        <w:t>راکم خانوار و نفر در واحد مسکون</w:t>
      </w:r>
      <w:r w:rsidR="00A663B2" w:rsidRPr="00A663B2">
        <w:rPr>
          <w:rStyle w:val="Hyperlink"/>
          <w:rFonts w:ascii="B Lotus" w:hAnsi="B Lotus" w:cs="B Lotus" w:hint="cs"/>
          <w:noProof/>
          <w:sz w:val="16"/>
          <w:szCs w:val="20"/>
          <w:rtl/>
          <w:lang w:bidi="fa-IR"/>
        </w:rPr>
        <w:t>ی</w:t>
      </w:r>
      <w:ins w:id="19951" w:author="Mehrnazi Boojari" w:date="2019-01-07T22:39: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_Toc533782174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5F40080" w14:textId="77777777" w:rsidR="00A663B2" w:rsidRPr="00A663B2" w:rsidRDefault="00572891" w:rsidP="00AF7744">
      <w:pPr>
        <w:pStyle w:val="TOC3"/>
        <w:tabs>
          <w:tab w:val="left" w:pos="2348"/>
          <w:tab w:val="right" w:leader="dot" w:pos="9019"/>
        </w:tabs>
        <w:bidi/>
        <w:jc w:val="both"/>
        <w:rPr>
          <w:rFonts w:ascii="B Lotus" w:eastAsiaTheme="minorEastAsia" w:hAnsi="B Lotus" w:cs="B Lotus"/>
          <w:noProof/>
          <w:sz w:val="18"/>
          <w:szCs w:val="18"/>
        </w:rPr>
      </w:pPr>
      <w:r>
        <w:fldChar w:fldCharType="begin"/>
      </w:r>
      <w:r>
        <w:instrText xml:space="preserve"> HYPERLINK \l "_Toc533782175" </w:instrText>
      </w:r>
      <w:r>
        <w:fldChar w:fldCharType="separate"/>
      </w:r>
      <w:r w:rsidR="00A663B2" w:rsidRPr="00A663B2">
        <w:rPr>
          <w:rStyle w:val="Hyperlink"/>
          <w:rFonts w:ascii="B Lotus" w:hAnsi="B Lotus" w:cs="B Lotus"/>
          <w:noProof/>
          <w:sz w:val="16"/>
          <w:szCs w:val="20"/>
          <w:rtl/>
          <w:lang w:bidi="fa-IR"/>
        </w:rPr>
        <w:t>2</w:t>
      </w:r>
      <w:del w:id="19952" w:author="Mehrnazi Boojari" w:date="2019-01-15T22:27:00Z">
        <w:r w:rsidR="00A663B2" w:rsidRPr="00A663B2" w:rsidDel="00AF7744">
          <w:rPr>
            <w:rStyle w:val="Hyperlink"/>
            <w:rFonts w:ascii="B Lotus" w:hAnsi="B Lotus" w:cs="B Lotus"/>
            <w:noProof/>
            <w:sz w:val="16"/>
            <w:szCs w:val="20"/>
            <w:rtl/>
            <w:lang w:bidi="fa-IR"/>
          </w:rPr>
          <w:delText>.</w:delText>
        </w:r>
      </w:del>
      <w:ins w:id="19953" w:author="Mehrnazi Boojari" w:date="2019-01-15T22:27: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954" w:author="Mehrnazi Boojari" w:date="2019-01-15T22:27:00Z">
        <w:r w:rsidR="00A663B2" w:rsidRPr="00A663B2" w:rsidDel="00AF7744">
          <w:rPr>
            <w:rStyle w:val="Hyperlink"/>
            <w:rFonts w:ascii="B Lotus" w:hAnsi="B Lotus" w:cs="B Lotus"/>
            <w:noProof/>
            <w:sz w:val="16"/>
            <w:szCs w:val="20"/>
            <w:rtl/>
            <w:lang w:bidi="fa-IR"/>
          </w:rPr>
          <w:delText>.</w:delText>
        </w:r>
      </w:del>
      <w:ins w:id="19955" w:author="Mehrnazi Boojari" w:date="2019-01-15T22:27: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19956" w:author="Mehrnazi Boojari" w:date="2019-01-07T10:49:00Z">
        <w:r w:rsidR="00A663B2" w:rsidRPr="00A663B2" w:rsidDel="006A1F1D">
          <w:rPr>
            <w:rStyle w:val="Hyperlink"/>
            <w:rFonts w:ascii="B Lotus" w:hAnsi="B Lotus" w:cs="B Lotus"/>
            <w:noProof/>
            <w:sz w:val="16"/>
            <w:szCs w:val="20"/>
            <w:rtl/>
            <w:lang w:bidi="fa-IR"/>
          </w:rPr>
          <w:delText>.ا</w:delText>
        </w:r>
      </w:del>
      <w:ins w:id="19957" w:author="Mehrnazi Boojari" w:date="2019-01-07T10:49:00Z">
        <w:r w:rsidR="006A1F1D">
          <w:rPr>
            <w:rStyle w:val="Hyperlink"/>
            <w:rFonts w:ascii="B Lotus" w:hAnsi="B Lotus" w:cs="B Lotus"/>
            <w:noProof/>
            <w:sz w:val="16"/>
            <w:szCs w:val="20"/>
            <w:rtl/>
            <w:lang w:bidi="fa-IR"/>
          </w:rPr>
          <w:t xml:space="preserve"> ا</w:t>
        </w:r>
      </w:ins>
      <w:r w:rsidR="00A663B2" w:rsidRPr="00A663B2">
        <w:rPr>
          <w:rStyle w:val="Hyperlink"/>
          <w:rFonts w:ascii="B Lotus" w:hAnsi="B Lotus" w:cs="B Lotus"/>
          <w:noProof/>
          <w:sz w:val="16"/>
          <w:szCs w:val="20"/>
          <w:rtl/>
          <w:lang w:bidi="fa-IR"/>
        </w:rPr>
        <w:t>تاق در واحد مسکون</w:t>
      </w:r>
      <w:r w:rsidR="00A663B2" w:rsidRPr="00A663B2">
        <w:rPr>
          <w:rStyle w:val="Hyperlink"/>
          <w:rFonts w:ascii="B Lotus" w:hAnsi="B Lotus" w:cs="B Lotus" w:hint="cs"/>
          <w:noProof/>
          <w:sz w:val="16"/>
          <w:szCs w:val="20"/>
          <w:rtl/>
          <w:lang w:bidi="fa-IR"/>
        </w:rPr>
        <w:t>ی</w:t>
      </w:r>
      <w:ins w:id="19958" w:author="Mehrnazi Boojari" w:date="2019-01-07T22:38: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_Toc533782175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CC3CF64" w14:textId="77777777" w:rsidR="00A663B2" w:rsidRPr="00A663B2" w:rsidRDefault="00572891" w:rsidP="00AF7744">
      <w:pPr>
        <w:pStyle w:val="TOC3"/>
        <w:tabs>
          <w:tab w:val="left" w:pos="6141"/>
          <w:tab w:val="right" w:leader="dot" w:pos="9019"/>
        </w:tabs>
        <w:bidi/>
        <w:jc w:val="both"/>
        <w:rPr>
          <w:rFonts w:ascii="B Lotus" w:eastAsiaTheme="minorEastAsia" w:hAnsi="B Lotus" w:cs="B Lotus"/>
          <w:noProof/>
          <w:sz w:val="18"/>
          <w:szCs w:val="18"/>
        </w:rPr>
      </w:pPr>
      <w:r>
        <w:fldChar w:fldCharType="begin"/>
      </w:r>
      <w:r>
        <w:instrText xml:space="preserve"> HYPERLINK \l "_Toc533782176" </w:instrText>
      </w:r>
      <w:r>
        <w:fldChar w:fldCharType="separate"/>
      </w:r>
      <w:r w:rsidR="00A663B2" w:rsidRPr="00A663B2">
        <w:rPr>
          <w:rStyle w:val="Hyperlink"/>
          <w:rFonts w:ascii="B Lotus" w:hAnsi="B Lotus" w:cs="B Lotus"/>
          <w:noProof/>
          <w:sz w:val="16"/>
          <w:szCs w:val="20"/>
          <w:rtl/>
          <w:lang w:bidi="fa-IR"/>
        </w:rPr>
        <w:t>2</w:t>
      </w:r>
      <w:del w:id="19959" w:author="Mehrnazi Boojari" w:date="2019-01-15T22:27:00Z">
        <w:r w:rsidR="00A663B2" w:rsidRPr="00A663B2" w:rsidDel="00AF7744">
          <w:rPr>
            <w:rStyle w:val="Hyperlink"/>
            <w:rFonts w:ascii="B Lotus" w:hAnsi="B Lotus" w:cs="B Lotus"/>
            <w:noProof/>
            <w:sz w:val="16"/>
            <w:szCs w:val="20"/>
            <w:rtl/>
            <w:lang w:bidi="fa-IR"/>
          </w:rPr>
          <w:delText>.</w:delText>
        </w:r>
      </w:del>
      <w:ins w:id="19960" w:author="Mehrnazi Boojari" w:date="2019-01-15T22:27: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961" w:author="Mehrnazi Boojari" w:date="2019-01-15T22:27:00Z">
        <w:r w:rsidR="00A663B2" w:rsidRPr="00A663B2" w:rsidDel="00AF7744">
          <w:rPr>
            <w:rStyle w:val="Hyperlink"/>
            <w:rFonts w:ascii="B Lotus" w:hAnsi="B Lotus" w:cs="B Lotus"/>
            <w:noProof/>
            <w:sz w:val="16"/>
            <w:szCs w:val="20"/>
            <w:rtl/>
            <w:lang w:bidi="fa-IR"/>
          </w:rPr>
          <w:delText>.</w:delText>
        </w:r>
      </w:del>
      <w:ins w:id="19962" w:author="Mehrnazi Boojari" w:date="2019-01-15T22:27: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19963" w:author="Mehrnazi Boojari" w:date="2019-01-07T22:25:00Z">
        <w:r w:rsidR="00A663B2" w:rsidRPr="00A663B2" w:rsidDel="00051F26">
          <w:rPr>
            <w:rStyle w:val="Hyperlink"/>
            <w:rFonts w:ascii="B Lotus" w:hAnsi="B Lotus" w:cs="B Lotus"/>
            <w:noProof/>
            <w:sz w:val="16"/>
            <w:szCs w:val="20"/>
            <w:rtl/>
            <w:lang w:bidi="fa-IR"/>
          </w:rPr>
          <w:delText>.ش</w:delText>
        </w:r>
      </w:del>
      <w:ins w:id="19964" w:author="Mehrnazi Boojari" w:date="2019-01-07T22:25:00Z">
        <w:r w:rsidR="00051F26">
          <w:rPr>
            <w:rStyle w:val="Hyperlink"/>
            <w:rFonts w:ascii="B Lotus" w:hAnsi="B Lotus" w:cs="B Lotus"/>
            <w:noProof/>
            <w:sz w:val="16"/>
            <w:szCs w:val="20"/>
            <w:rtl/>
            <w:lang w:bidi="fa-IR"/>
          </w:rPr>
          <w:t xml:space="preserve"> ش</w:t>
        </w:r>
      </w:ins>
      <w:r w:rsidR="00A663B2" w:rsidRPr="00A663B2">
        <w:rPr>
          <w:rStyle w:val="Hyperlink"/>
          <w:rFonts w:ascii="B Lotus" w:hAnsi="B Lotus" w:cs="B Lotus"/>
          <w:noProof/>
          <w:sz w:val="16"/>
          <w:szCs w:val="20"/>
          <w:rtl/>
          <w:lang w:bidi="fa-IR"/>
        </w:rPr>
        <w:t>اخص</w:t>
      </w:r>
      <w:del w:id="19965"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19966"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جمع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تراکم سکونت</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در سطح رده</w:t>
      </w:r>
      <w:del w:id="19967" w:author="Mehrnazi Boojari" w:date="2019-01-07T10:01:00Z">
        <w:r w:rsidR="00A663B2" w:rsidRPr="00A663B2" w:rsidDel="00A31D6F">
          <w:rPr>
            <w:rStyle w:val="Hyperlink"/>
            <w:rFonts w:ascii="B Lotus" w:hAnsi="B Lotus" w:cs="B Lotus"/>
            <w:noProof/>
            <w:sz w:val="16"/>
            <w:szCs w:val="20"/>
            <w:rtl/>
            <w:lang w:bidi="fa-IR"/>
          </w:rPr>
          <w:delText xml:space="preserve"> بند</w:delText>
        </w:r>
        <w:r w:rsidR="00A663B2" w:rsidRPr="00A663B2" w:rsidDel="00A31D6F">
          <w:rPr>
            <w:rStyle w:val="Hyperlink"/>
            <w:rFonts w:ascii="B Lotus" w:hAnsi="B Lotus" w:cs="B Lotus" w:hint="cs"/>
            <w:noProof/>
            <w:sz w:val="16"/>
            <w:szCs w:val="20"/>
            <w:rtl/>
            <w:lang w:bidi="fa-IR"/>
          </w:rPr>
          <w:delText>ی</w:delText>
        </w:r>
        <w:r w:rsidR="00A663B2" w:rsidRPr="00A663B2" w:rsidDel="00A31D6F">
          <w:rPr>
            <w:rStyle w:val="Hyperlink"/>
            <w:rFonts w:ascii="B Lotus" w:hAnsi="B Lotus" w:cs="B Lotus"/>
            <w:noProof/>
            <w:sz w:val="16"/>
            <w:szCs w:val="20"/>
            <w:rtl/>
            <w:lang w:bidi="fa-IR"/>
          </w:rPr>
          <w:delText xml:space="preserve"> </w:delText>
        </w:r>
      </w:del>
      <w:ins w:id="19968" w:author="Mehrnazi Boojari" w:date="2019-01-07T10:01:00Z">
        <w:r w:rsidR="00A31D6F">
          <w:rPr>
            <w:rStyle w:val="Hyperlink"/>
            <w:rFonts w:ascii="B Lotus" w:hAnsi="B Lotus" w:cs="B Lotus" w:hint="cs"/>
            <w:noProof/>
            <w:sz w:val="16"/>
            <w:szCs w:val="20"/>
            <w:rtl/>
            <w:lang w:bidi="fa-IR"/>
          </w:rPr>
          <w:t>‌</w:t>
        </w:r>
        <w:r w:rsidR="00A31D6F">
          <w:rPr>
            <w:rStyle w:val="Hyperlink"/>
            <w:rFonts w:ascii="B Lotus" w:hAnsi="B Lotus" w:cs="B Lotus"/>
            <w:noProof/>
            <w:sz w:val="16"/>
            <w:szCs w:val="20"/>
            <w:rtl/>
            <w:lang w:bidi="fa-IR"/>
          </w:rPr>
          <w:t xml:space="preserve">بندی </w:t>
        </w:r>
      </w:ins>
      <w:r w:rsidR="00A663B2" w:rsidRPr="00A663B2">
        <w:rPr>
          <w:rStyle w:val="Hyperlink"/>
          <w:rFonts w:ascii="B Lotus" w:hAnsi="B Lotus" w:cs="B Lotus"/>
          <w:noProof/>
          <w:sz w:val="16"/>
          <w:szCs w:val="20"/>
          <w:rtl/>
          <w:lang w:bidi="fa-IR"/>
        </w:rPr>
        <w:t>نقاط روستا</w:t>
      </w:r>
      <w:r w:rsidR="00A663B2" w:rsidRPr="00A663B2">
        <w:rPr>
          <w:rStyle w:val="Hyperlink"/>
          <w:rFonts w:ascii="B Lotus" w:hAnsi="B Lotus" w:cs="B Lotus" w:hint="cs"/>
          <w:noProof/>
          <w:sz w:val="16"/>
          <w:szCs w:val="20"/>
          <w:rtl/>
          <w:lang w:bidi="fa-IR"/>
        </w:rPr>
        <w:t>یی</w:t>
      </w:r>
      <w:ins w:id="19969" w:author="Mehrnazi Boojari" w:date="2019-01-07T22:38: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_Toc533782176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EF82590" w14:textId="77777777" w:rsidR="00A663B2" w:rsidRPr="00A663B2" w:rsidRDefault="00572891" w:rsidP="00AF7744">
      <w:pPr>
        <w:pStyle w:val="TOC3"/>
        <w:tabs>
          <w:tab w:val="left" w:pos="4383"/>
          <w:tab w:val="right" w:leader="dot" w:pos="9019"/>
        </w:tabs>
        <w:bidi/>
        <w:jc w:val="both"/>
        <w:rPr>
          <w:rFonts w:ascii="B Lotus" w:eastAsiaTheme="minorEastAsia" w:hAnsi="B Lotus" w:cs="B Lotus"/>
          <w:noProof/>
          <w:sz w:val="18"/>
          <w:szCs w:val="18"/>
        </w:rPr>
      </w:pPr>
      <w:r>
        <w:fldChar w:fldCharType="begin"/>
      </w:r>
      <w:r>
        <w:instrText xml:space="preserve"> HYPERLINK \l "_Toc533782177" </w:instrText>
      </w:r>
      <w:r>
        <w:fldChar w:fldCharType="separate"/>
      </w:r>
      <w:r w:rsidR="00A663B2" w:rsidRPr="00A663B2">
        <w:rPr>
          <w:rStyle w:val="Hyperlink"/>
          <w:rFonts w:ascii="B Lotus" w:hAnsi="B Lotus" w:cs="B Lotus"/>
          <w:noProof/>
          <w:sz w:val="16"/>
          <w:szCs w:val="20"/>
          <w:rtl/>
          <w:lang w:bidi="fa-IR"/>
        </w:rPr>
        <w:t>2</w:t>
      </w:r>
      <w:del w:id="19970" w:author="Mehrnazi Boojari" w:date="2019-01-15T22:27:00Z">
        <w:r w:rsidR="00A663B2" w:rsidRPr="00A663B2" w:rsidDel="00AF7744">
          <w:rPr>
            <w:rStyle w:val="Hyperlink"/>
            <w:rFonts w:ascii="B Lotus" w:hAnsi="B Lotus" w:cs="B Lotus"/>
            <w:noProof/>
            <w:sz w:val="16"/>
            <w:szCs w:val="20"/>
            <w:rtl/>
            <w:lang w:bidi="fa-IR"/>
          </w:rPr>
          <w:delText>.</w:delText>
        </w:r>
      </w:del>
      <w:ins w:id="19971" w:author="Mehrnazi Boojari" w:date="2019-01-15T22:27: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972" w:author="Mehrnazi Boojari" w:date="2019-01-15T22:27:00Z">
        <w:r w:rsidR="00A663B2" w:rsidRPr="00A663B2" w:rsidDel="00AF7744">
          <w:rPr>
            <w:rStyle w:val="Hyperlink"/>
            <w:rFonts w:ascii="B Lotus" w:hAnsi="B Lotus" w:cs="B Lotus"/>
            <w:noProof/>
            <w:sz w:val="16"/>
            <w:szCs w:val="20"/>
            <w:rtl/>
            <w:lang w:bidi="fa-IR"/>
          </w:rPr>
          <w:delText>.</w:delText>
        </w:r>
      </w:del>
      <w:ins w:id="19973" w:author="Mehrnazi Boojari" w:date="2019-01-15T22:27: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19974" w:author="Mehrnazi Boojari" w:date="2019-01-07T12:17:00Z">
        <w:r w:rsidR="00A663B2" w:rsidRPr="00A663B2" w:rsidDel="002F77AF">
          <w:rPr>
            <w:rStyle w:val="Hyperlink"/>
            <w:rFonts w:ascii="B Lotus" w:hAnsi="B Lotus" w:cs="B Lotus"/>
            <w:noProof/>
            <w:sz w:val="16"/>
            <w:szCs w:val="20"/>
            <w:rtl/>
            <w:lang w:bidi="fa-IR"/>
          </w:rPr>
          <w:delText>.م</w:delText>
        </w:r>
      </w:del>
      <w:ins w:id="19975"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صالح ساختمان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مساحت واحد</w:t>
      </w:r>
      <w:del w:id="19976"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19977"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مسکون</w:t>
      </w:r>
      <w:r w:rsidR="00A663B2" w:rsidRPr="00A663B2">
        <w:rPr>
          <w:rStyle w:val="Hyperlink"/>
          <w:rFonts w:ascii="B Lotus" w:hAnsi="B Lotus" w:cs="B Lotus" w:hint="cs"/>
          <w:noProof/>
          <w:sz w:val="16"/>
          <w:szCs w:val="20"/>
          <w:rtl/>
          <w:lang w:bidi="fa-IR"/>
        </w:rPr>
        <w:t>ی</w:t>
      </w:r>
      <w:ins w:id="19978" w:author="Mehrnazi Boojari" w:date="2019-01-07T22:38: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_Toc533782177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0C5F76E" w14:textId="77777777" w:rsidR="00A663B2" w:rsidRPr="00A663B2" w:rsidRDefault="00C92AF9" w:rsidP="00AF7744">
      <w:pPr>
        <w:pStyle w:val="TOC3"/>
        <w:tabs>
          <w:tab w:val="left" w:pos="4669"/>
          <w:tab w:val="right" w:leader="dot" w:pos="9019"/>
        </w:tabs>
        <w:bidi/>
        <w:jc w:val="both"/>
        <w:rPr>
          <w:rFonts w:ascii="B Lotus" w:eastAsiaTheme="minorEastAsia" w:hAnsi="B Lotus" w:cs="B Lotus"/>
          <w:noProof/>
          <w:sz w:val="18"/>
          <w:szCs w:val="18"/>
        </w:rPr>
      </w:pPr>
      <w:r>
        <w:fldChar w:fldCharType="begin"/>
      </w:r>
      <w:r>
        <w:instrText xml:space="preserve"> HYPERLINK \l "_Toc533782178" </w:instrText>
      </w:r>
      <w:r>
        <w:fldChar w:fldCharType="separate"/>
      </w:r>
      <w:r w:rsidR="00A663B2" w:rsidRPr="00A663B2">
        <w:rPr>
          <w:rStyle w:val="Hyperlink"/>
          <w:rFonts w:ascii="B Lotus" w:hAnsi="B Lotus" w:cs="B Lotus"/>
          <w:noProof/>
          <w:sz w:val="16"/>
          <w:szCs w:val="20"/>
          <w:rtl/>
          <w:lang w:bidi="fa-IR"/>
        </w:rPr>
        <w:t>2</w:t>
      </w:r>
      <w:del w:id="19979" w:author="Mehrnazi Boojari" w:date="2019-01-15T22:26:00Z">
        <w:r w:rsidR="00A663B2" w:rsidRPr="00A663B2" w:rsidDel="00AF7744">
          <w:rPr>
            <w:rStyle w:val="Hyperlink"/>
            <w:rFonts w:ascii="B Lotus" w:hAnsi="B Lotus" w:cs="B Lotus"/>
            <w:noProof/>
            <w:sz w:val="16"/>
            <w:szCs w:val="20"/>
            <w:rtl/>
            <w:lang w:bidi="fa-IR"/>
          </w:rPr>
          <w:delText>.</w:delText>
        </w:r>
      </w:del>
      <w:ins w:id="19980"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981" w:author="Mehrnazi Boojari" w:date="2019-01-15T22:26:00Z">
        <w:r w:rsidR="00A663B2" w:rsidRPr="00A663B2" w:rsidDel="00AF7744">
          <w:rPr>
            <w:rStyle w:val="Hyperlink"/>
            <w:rFonts w:ascii="B Lotus" w:hAnsi="B Lotus" w:cs="B Lotus"/>
            <w:noProof/>
            <w:sz w:val="16"/>
            <w:szCs w:val="20"/>
            <w:rtl/>
            <w:lang w:bidi="fa-IR"/>
          </w:rPr>
          <w:delText>.</w:delText>
        </w:r>
      </w:del>
      <w:ins w:id="19982"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6</w:t>
      </w:r>
      <w:del w:id="19983" w:author="Mehrnazi Boojari" w:date="2019-01-07T12:17:00Z">
        <w:r w:rsidR="00A663B2" w:rsidRPr="00A663B2" w:rsidDel="002F77AF">
          <w:rPr>
            <w:rStyle w:val="Hyperlink"/>
            <w:rFonts w:ascii="B Lotus" w:hAnsi="B Lotus" w:cs="B Lotus"/>
            <w:noProof/>
            <w:sz w:val="16"/>
            <w:szCs w:val="20"/>
            <w:rtl/>
            <w:lang w:bidi="fa-IR"/>
          </w:rPr>
          <w:delText>.م</w:delText>
        </w:r>
      </w:del>
      <w:ins w:id="19984"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 xml:space="preserve">صالح عمده </w:t>
      </w:r>
      <w:del w:id="19985" w:author="Mehrnazi Boojari" w:date="2019-01-08T02:12:00Z">
        <w:r w:rsidR="00A663B2" w:rsidRPr="00A663B2" w:rsidDel="00175889">
          <w:rPr>
            <w:rStyle w:val="Hyperlink"/>
            <w:rFonts w:ascii="B Lotus" w:hAnsi="B Lotus" w:cs="B Lotus"/>
            <w:noProof/>
            <w:sz w:val="16"/>
            <w:szCs w:val="20"/>
            <w:rtl/>
            <w:lang w:bidi="fa-IR"/>
          </w:rPr>
          <w:delText>بکاررفته</w:delText>
        </w:r>
      </w:del>
      <w:ins w:id="19986" w:author="Mehrnazi Boojari" w:date="2019-01-08T02:12:00Z">
        <w:r w:rsidR="00175889">
          <w:rPr>
            <w:rStyle w:val="Hyperlink"/>
            <w:rFonts w:ascii="B Lotus" w:hAnsi="B Lotus" w:cs="B Lotus"/>
            <w:noProof/>
            <w:sz w:val="16"/>
            <w:szCs w:val="20"/>
            <w:rtl/>
            <w:lang w:bidi="fa-IR"/>
          </w:rPr>
          <w:t>به</w:t>
        </w:r>
        <w:r w:rsidR="00175889">
          <w:rPr>
            <w:rStyle w:val="Hyperlink"/>
            <w:rFonts w:ascii="B Lotus" w:hAnsi="B Lotus" w:cs="B Lotus" w:hint="cs"/>
            <w:noProof/>
            <w:sz w:val="16"/>
            <w:szCs w:val="20"/>
            <w:rtl/>
            <w:lang w:bidi="fa-IR"/>
          </w:rPr>
          <w:t>‌</w:t>
        </w:r>
        <w:r w:rsidR="00175889">
          <w:rPr>
            <w:rStyle w:val="Hyperlink"/>
            <w:rFonts w:ascii="B Lotus" w:hAnsi="B Lotus" w:cs="B Lotus"/>
            <w:noProof/>
            <w:sz w:val="16"/>
            <w:szCs w:val="20"/>
            <w:rtl/>
            <w:lang w:bidi="fa-IR"/>
          </w:rPr>
          <w:t>کاررفته</w:t>
        </w:r>
      </w:ins>
      <w:r w:rsidR="00A663B2" w:rsidRPr="00A663B2">
        <w:rPr>
          <w:rStyle w:val="Hyperlink"/>
          <w:rFonts w:ascii="B Lotus" w:hAnsi="B Lotus" w:cs="B Lotus"/>
          <w:noProof/>
          <w:sz w:val="16"/>
          <w:szCs w:val="20"/>
          <w:rtl/>
          <w:lang w:bidi="fa-IR"/>
        </w:rPr>
        <w:t xml:space="preserve"> در احداث واحدها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مسکون</w:t>
      </w:r>
      <w:r w:rsidR="00A663B2" w:rsidRPr="00A663B2">
        <w:rPr>
          <w:rStyle w:val="Hyperlink"/>
          <w:rFonts w:ascii="B Lotus" w:hAnsi="B Lotus" w:cs="B Lotus" w:hint="cs"/>
          <w:noProof/>
          <w:sz w:val="16"/>
          <w:szCs w:val="20"/>
          <w:rtl/>
          <w:lang w:bidi="fa-IR"/>
        </w:rPr>
        <w:t>ی</w:t>
      </w:r>
      <w:ins w:id="19987" w:author="Mehrnazi Boojari" w:date="2019-01-07T22:38: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_Toc533782178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5B20304" w14:textId="77777777" w:rsidR="00A663B2" w:rsidRPr="00A663B2" w:rsidRDefault="00051F26" w:rsidP="00AF7744">
      <w:pPr>
        <w:pStyle w:val="TOC3"/>
        <w:tabs>
          <w:tab w:val="left" w:pos="2796"/>
          <w:tab w:val="right" w:leader="dot" w:pos="9019"/>
        </w:tabs>
        <w:bidi/>
        <w:jc w:val="both"/>
        <w:rPr>
          <w:rFonts w:ascii="B Lotus" w:eastAsiaTheme="minorEastAsia" w:hAnsi="B Lotus" w:cs="B Lotus"/>
          <w:noProof/>
          <w:sz w:val="18"/>
          <w:szCs w:val="18"/>
        </w:rPr>
      </w:pPr>
      <w:r>
        <w:fldChar w:fldCharType="begin"/>
      </w:r>
      <w:r>
        <w:instrText xml:space="preserve"> HYPERLINK \l "_Toc533782179" </w:instrText>
      </w:r>
      <w:r>
        <w:fldChar w:fldCharType="separate"/>
      </w:r>
      <w:r w:rsidR="00A663B2" w:rsidRPr="00A663B2">
        <w:rPr>
          <w:rStyle w:val="Hyperlink"/>
          <w:rFonts w:ascii="B Lotus" w:hAnsi="B Lotus" w:cs="B Lotus"/>
          <w:noProof/>
          <w:sz w:val="16"/>
          <w:szCs w:val="20"/>
          <w:rtl/>
          <w:lang w:bidi="fa-IR"/>
        </w:rPr>
        <w:t>2</w:t>
      </w:r>
      <w:del w:id="19988" w:author="Mehrnazi Boojari" w:date="2019-01-15T22:26:00Z">
        <w:r w:rsidR="00A663B2" w:rsidRPr="00A663B2" w:rsidDel="00AF7744">
          <w:rPr>
            <w:rStyle w:val="Hyperlink"/>
            <w:rFonts w:ascii="B Lotus" w:hAnsi="B Lotus" w:cs="B Lotus"/>
            <w:noProof/>
            <w:sz w:val="16"/>
            <w:szCs w:val="20"/>
            <w:rtl/>
            <w:lang w:bidi="fa-IR"/>
          </w:rPr>
          <w:delText>.</w:delText>
        </w:r>
      </w:del>
      <w:ins w:id="19989"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990" w:author="Mehrnazi Boojari" w:date="2019-01-15T22:26:00Z">
        <w:r w:rsidR="00A663B2" w:rsidRPr="00A663B2" w:rsidDel="00AF7744">
          <w:rPr>
            <w:rStyle w:val="Hyperlink"/>
            <w:rFonts w:ascii="B Lotus" w:hAnsi="B Lotus" w:cs="B Lotus"/>
            <w:noProof/>
            <w:sz w:val="16"/>
            <w:szCs w:val="20"/>
            <w:rtl/>
            <w:lang w:bidi="fa-IR"/>
          </w:rPr>
          <w:delText>.</w:delText>
        </w:r>
      </w:del>
      <w:ins w:id="19991"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7</w:t>
      </w:r>
      <w:del w:id="19992" w:author="Mehrnazi Boojari" w:date="2019-01-15T22:26:00Z">
        <w:r w:rsidR="00A663B2" w:rsidRPr="00A663B2" w:rsidDel="00AF7744">
          <w:rPr>
            <w:rStyle w:val="Hyperlink"/>
            <w:rFonts w:ascii="B Lotus" w:hAnsi="B Lotus" w:cs="B Lotus"/>
            <w:noProof/>
            <w:sz w:val="16"/>
            <w:szCs w:val="20"/>
            <w:rtl/>
            <w:lang w:bidi="fa-IR"/>
          </w:rPr>
          <w:delText>.</w:delText>
        </w:r>
      </w:del>
      <w:ins w:id="19993" w:author="Mehrnazi Boojari" w:date="2019-01-15T22:26:00Z">
        <w:r w:rsidR="00AF7744">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عمر</w:t>
      </w:r>
      <w:ins w:id="19994" w:author="Mehrnazi Boojari" w:date="2019-01-12T06:15:00Z">
        <w:r w:rsidR="007C1F91">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بنا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واحدها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مسکون</w:t>
      </w:r>
      <w:r w:rsidR="00A663B2" w:rsidRPr="00A663B2">
        <w:rPr>
          <w:rStyle w:val="Hyperlink"/>
          <w:rFonts w:ascii="B Lotus" w:hAnsi="B Lotus" w:cs="B Lotus" w:hint="cs"/>
          <w:noProof/>
          <w:sz w:val="16"/>
          <w:szCs w:val="20"/>
          <w:rtl/>
          <w:lang w:bidi="fa-IR"/>
        </w:rPr>
        <w:t>ی</w:t>
      </w:r>
      <w:ins w:id="19995" w:author="Mehrnazi Boojari" w:date="2019-01-07T22:38: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_Toc533782179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92A71F0" w14:textId="77777777" w:rsidR="00A663B2" w:rsidRPr="00A663B2" w:rsidRDefault="00051F26" w:rsidP="00AF7744">
      <w:pPr>
        <w:pStyle w:val="TOC3"/>
        <w:tabs>
          <w:tab w:val="left" w:pos="4102"/>
          <w:tab w:val="right" w:leader="dot" w:pos="9019"/>
        </w:tabs>
        <w:bidi/>
        <w:jc w:val="both"/>
        <w:rPr>
          <w:rFonts w:ascii="B Lotus" w:eastAsiaTheme="minorEastAsia" w:hAnsi="B Lotus" w:cs="B Lotus"/>
          <w:noProof/>
          <w:sz w:val="18"/>
          <w:szCs w:val="18"/>
        </w:rPr>
      </w:pPr>
      <w:r>
        <w:fldChar w:fldCharType="begin"/>
      </w:r>
      <w:r>
        <w:instrText xml:space="preserve"> HYPERLINK \l "_Toc533782180" </w:instrText>
      </w:r>
      <w:r>
        <w:fldChar w:fldCharType="separate"/>
      </w:r>
      <w:r w:rsidR="00A663B2" w:rsidRPr="00A663B2">
        <w:rPr>
          <w:rStyle w:val="Hyperlink"/>
          <w:rFonts w:ascii="B Lotus" w:hAnsi="B Lotus" w:cs="B Lotus"/>
          <w:noProof/>
          <w:sz w:val="16"/>
          <w:szCs w:val="20"/>
          <w:rtl/>
          <w:lang w:bidi="fa-IR"/>
        </w:rPr>
        <w:t>2</w:t>
      </w:r>
      <w:del w:id="19996" w:author="Mehrnazi Boojari" w:date="2019-01-15T22:26:00Z">
        <w:r w:rsidR="00A663B2" w:rsidRPr="00A663B2" w:rsidDel="00AF7744">
          <w:rPr>
            <w:rStyle w:val="Hyperlink"/>
            <w:rFonts w:ascii="B Lotus" w:hAnsi="B Lotus" w:cs="B Lotus"/>
            <w:noProof/>
            <w:sz w:val="16"/>
            <w:szCs w:val="20"/>
            <w:rtl/>
            <w:lang w:bidi="fa-IR"/>
          </w:rPr>
          <w:delText>.</w:delText>
        </w:r>
      </w:del>
      <w:ins w:id="19997"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19998" w:author="Mehrnazi Boojari" w:date="2019-01-15T22:26:00Z">
        <w:r w:rsidR="00A663B2" w:rsidRPr="00A663B2" w:rsidDel="00AF7744">
          <w:rPr>
            <w:rStyle w:val="Hyperlink"/>
            <w:rFonts w:ascii="B Lotus" w:hAnsi="B Lotus" w:cs="B Lotus"/>
            <w:noProof/>
            <w:sz w:val="16"/>
            <w:szCs w:val="20"/>
            <w:rtl/>
            <w:lang w:bidi="fa-IR"/>
          </w:rPr>
          <w:delText>.</w:delText>
        </w:r>
      </w:del>
      <w:ins w:id="19999"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8</w:t>
      </w:r>
      <w:del w:id="20000" w:author="Mehrnazi Boojari" w:date="2019-01-15T22:26:00Z">
        <w:r w:rsidR="00A663B2" w:rsidRPr="00A663B2" w:rsidDel="00AF7744">
          <w:rPr>
            <w:rStyle w:val="Hyperlink"/>
            <w:rFonts w:ascii="B Lotus" w:hAnsi="B Lotus" w:cs="B Lotus"/>
            <w:noProof/>
            <w:sz w:val="16"/>
            <w:szCs w:val="20"/>
            <w:rtl/>
            <w:lang w:bidi="fa-IR"/>
          </w:rPr>
          <w:delText>.</w:delText>
        </w:r>
      </w:del>
      <w:ins w:id="20001" w:author="Mehrnazi Boojari" w:date="2019-01-15T22:26:00Z">
        <w:r w:rsidR="00AF7744">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عملکرد فضاها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واحدها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مسکون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روستا</w:t>
      </w:r>
      <w:r w:rsidR="00A663B2" w:rsidRPr="00A663B2">
        <w:rPr>
          <w:rStyle w:val="Hyperlink"/>
          <w:rFonts w:ascii="B Lotus" w:hAnsi="B Lotus" w:cs="B Lotus" w:hint="cs"/>
          <w:noProof/>
          <w:sz w:val="16"/>
          <w:szCs w:val="20"/>
          <w:rtl/>
          <w:lang w:bidi="fa-IR"/>
        </w:rPr>
        <w:t>یی</w:t>
      </w:r>
      <w:ins w:id="20002" w:author="Mehrnazi Boojari" w:date="2019-01-07T22:38: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_Toc533782180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C61FAF4" w14:textId="77777777" w:rsidR="00A663B2" w:rsidRPr="00A663B2" w:rsidRDefault="00C92AF9" w:rsidP="00AF7744">
      <w:pPr>
        <w:pStyle w:val="TOC3"/>
        <w:tabs>
          <w:tab w:val="left" w:pos="2176"/>
          <w:tab w:val="right" w:leader="dot" w:pos="9019"/>
        </w:tabs>
        <w:bidi/>
        <w:jc w:val="both"/>
        <w:rPr>
          <w:rFonts w:ascii="B Lotus" w:eastAsiaTheme="minorEastAsia" w:hAnsi="B Lotus" w:cs="B Lotus"/>
          <w:noProof/>
          <w:sz w:val="18"/>
          <w:szCs w:val="18"/>
        </w:rPr>
      </w:pPr>
      <w:r>
        <w:fldChar w:fldCharType="begin"/>
      </w:r>
      <w:r>
        <w:instrText xml:space="preserve"> HYPERLINK \l "_Toc533782181" </w:instrText>
      </w:r>
      <w:r>
        <w:fldChar w:fldCharType="separate"/>
      </w:r>
      <w:r w:rsidR="00A663B2" w:rsidRPr="00A663B2">
        <w:rPr>
          <w:rStyle w:val="Hyperlink"/>
          <w:rFonts w:ascii="B Lotus" w:hAnsi="B Lotus" w:cs="B Lotus"/>
          <w:noProof/>
          <w:sz w:val="16"/>
          <w:szCs w:val="20"/>
          <w:rtl/>
          <w:lang w:bidi="fa-IR"/>
        </w:rPr>
        <w:t>2</w:t>
      </w:r>
      <w:del w:id="20003" w:author="Mehrnazi Boojari" w:date="2019-01-15T22:26:00Z">
        <w:r w:rsidR="00A663B2" w:rsidRPr="00A663B2" w:rsidDel="00AF7744">
          <w:rPr>
            <w:rStyle w:val="Hyperlink"/>
            <w:rFonts w:ascii="B Lotus" w:hAnsi="B Lotus" w:cs="B Lotus"/>
            <w:noProof/>
            <w:sz w:val="16"/>
            <w:szCs w:val="20"/>
            <w:rtl/>
            <w:lang w:bidi="fa-IR"/>
          </w:rPr>
          <w:delText>.</w:delText>
        </w:r>
      </w:del>
      <w:ins w:id="20004"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005" w:author="Mehrnazi Boojari" w:date="2019-01-15T22:26:00Z">
        <w:r w:rsidR="00A663B2" w:rsidRPr="00A663B2" w:rsidDel="00AF7744">
          <w:rPr>
            <w:rStyle w:val="Hyperlink"/>
            <w:rFonts w:ascii="B Lotus" w:hAnsi="B Lotus" w:cs="B Lotus"/>
            <w:noProof/>
            <w:sz w:val="16"/>
            <w:szCs w:val="20"/>
            <w:rtl/>
            <w:lang w:bidi="fa-IR"/>
          </w:rPr>
          <w:delText>.</w:delText>
        </w:r>
      </w:del>
      <w:ins w:id="20006"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9</w:t>
      </w:r>
      <w:del w:id="20007" w:author="Mehrnazi Boojari" w:date="2019-01-07T12:16:00Z">
        <w:r w:rsidR="00A663B2" w:rsidRPr="00A663B2" w:rsidDel="002F77AF">
          <w:rPr>
            <w:rStyle w:val="Hyperlink"/>
            <w:rFonts w:ascii="B Lotus" w:hAnsi="B Lotus" w:cs="B Lotus"/>
            <w:noProof/>
            <w:sz w:val="16"/>
            <w:szCs w:val="20"/>
            <w:rtl/>
            <w:lang w:bidi="fa-IR"/>
          </w:rPr>
          <w:delText>.ن</w:delText>
        </w:r>
      </w:del>
      <w:ins w:id="20008"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حوه تصرف مسکن</w:t>
      </w:r>
      <w:ins w:id="20009" w:author="Mehrnazi Boojari" w:date="2019-01-07T22:38: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_Toc533782181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5E5124B" w14:textId="77777777" w:rsidR="00A663B2" w:rsidRPr="00A663B2" w:rsidRDefault="00051F26" w:rsidP="00AF7744">
      <w:pPr>
        <w:pStyle w:val="TOC3"/>
        <w:tabs>
          <w:tab w:val="left" w:pos="2879"/>
          <w:tab w:val="right" w:leader="dot" w:pos="9019"/>
        </w:tabs>
        <w:bidi/>
        <w:jc w:val="both"/>
        <w:rPr>
          <w:rFonts w:ascii="B Lotus" w:eastAsiaTheme="minorEastAsia" w:hAnsi="B Lotus" w:cs="B Lotus"/>
          <w:noProof/>
          <w:sz w:val="18"/>
          <w:szCs w:val="18"/>
        </w:rPr>
      </w:pPr>
      <w:r>
        <w:fldChar w:fldCharType="begin"/>
      </w:r>
      <w:r>
        <w:instrText xml:space="preserve"> HYPERLINK \l "_Toc533782182" </w:instrText>
      </w:r>
      <w:r>
        <w:fldChar w:fldCharType="separate"/>
      </w:r>
      <w:r w:rsidR="00A663B2" w:rsidRPr="00A663B2">
        <w:rPr>
          <w:rStyle w:val="Hyperlink"/>
          <w:rFonts w:ascii="B Lotus" w:hAnsi="B Lotus" w:cs="B Lotus"/>
          <w:noProof/>
          <w:sz w:val="16"/>
          <w:szCs w:val="20"/>
          <w:rtl/>
          <w:lang w:bidi="fa-IR"/>
        </w:rPr>
        <w:t>2</w:t>
      </w:r>
      <w:del w:id="20010" w:author="Mehrnazi Boojari" w:date="2019-01-15T22:26:00Z">
        <w:r w:rsidR="00A663B2" w:rsidRPr="00A663B2" w:rsidDel="00AF7744">
          <w:rPr>
            <w:rStyle w:val="Hyperlink"/>
            <w:rFonts w:ascii="B Lotus" w:hAnsi="B Lotus" w:cs="B Lotus"/>
            <w:noProof/>
            <w:sz w:val="16"/>
            <w:szCs w:val="20"/>
            <w:rtl/>
            <w:lang w:bidi="fa-IR"/>
          </w:rPr>
          <w:delText>.</w:delText>
        </w:r>
      </w:del>
      <w:ins w:id="20011"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012" w:author="Mehrnazi Boojari" w:date="2019-01-15T22:26:00Z">
        <w:r w:rsidR="00A663B2" w:rsidRPr="00A663B2" w:rsidDel="00AF7744">
          <w:rPr>
            <w:rStyle w:val="Hyperlink"/>
            <w:rFonts w:ascii="B Lotus" w:hAnsi="B Lotus" w:cs="B Lotus"/>
            <w:noProof/>
            <w:sz w:val="16"/>
            <w:szCs w:val="20"/>
            <w:rtl/>
            <w:lang w:bidi="fa-IR"/>
          </w:rPr>
          <w:delText>.</w:delText>
        </w:r>
      </w:del>
      <w:ins w:id="20013"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10</w:t>
      </w:r>
      <w:del w:id="20014" w:author="Mehrnazi Boojari" w:date="2019-01-07T22:38:00Z">
        <w:r w:rsidR="00A663B2" w:rsidRPr="00A663B2" w:rsidDel="00BF4CE5">
          <w:rPr>
            <w:rStyle w:val="Hyperlink"/>
            <w:rFonts w:ascii="B Lotus" w:hAnsi="B Lotus" w:cs="B Lotus"/>
            <w:noProof/>
            <w:sz w:val="16"/>
            <w:szCs w:val="20"/>
            <w:rtl/>
            <w:lang w:bidi="fa-IR"/>
          </w:rPr>
          <w:delText>.و</w:delText>
        </w:r>
      </w:del>
      <w:ins w:id="20015" w:author="Mehrnazi Boojari" w:date="2019-01-07T22:38:00Z">
        <w:r w:rsidR="00BF4CE5">
          <w:rPr>
            <w:rStyle w:val="Hyperlink"/>
            <w:rFonts w:ascii="B Lotus" w:hAnsi="B Lotus" w:cs="B Lotus"/>
            <w:noProof/>
            <w:sz w:val="16"/>
            <w:szCs w:val="20"/>
            <w:rtl/>
            <w:lang w:bidi="fa-IR"/>
          </w:rPr>
          <w:t xml:space="preserve"> و</w:t>
        </w:r>
      </w:ins>
      <w:r w:rsidR="00A663B2" w:rsidRPr="00A663B2">
        <w:rPr>
          <w:rStyle w:val="Hyperlink"/>
          <w:rFonts w:ascii="B Lotus" w:hAnsi="B Lotus" w:cs="B Lotus"/>
          <w:noProof/>
          <w:sz w:val="16"/>
          <w:szCs w:val="20"/>
          <w:rtl/>
          <w:lang w:bidi="fa-IR"/>
        </w:rPr>
        <w:t>ضع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امکانات و تسه</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لات</w:t>
      </w:r>
      <w:ins w:id="20016" w:author="Mehrnazi Boojari" w:date="2019-01-15T23:05:00Z">
        <w:r w:rsidR="002659BD">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_Toc533782182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FFBB52A" w14:textId="77777777" w:rsidR="00A663B2" w:rsidRPr="00A663B2" w:rsidRDefault="00051F26" w:rsidP="00AF7744">
      <w:pPr>
        <w:pStyle w:val="TOC3"/>
        <w:tabs>
          <w:tab w:val="left" w:pos="2580"/>
          <w:tab w:val="right" w:leader="dot" w:pos="9019"/>
        </w:tabs>
        <w:bidi/>
        <w:jc w:val="both"/>
        <w:rPr>
          <w:rFonts w:ascii="B Lotus" w:eastAsiaTheme="minorEastAsia" w:hAnsi="B Lotus" w:cs="B Lotus"/>
          <w:noProof/>
          <w:sz w:val="18"/>
          <w:szCs w:val="18"/>
        </w:rPr>
      </w:pPr>
      <w:r>
        <w:fldChar w:fldCharType="begin"/>
      </w:r>
      <w:r>
        <w:instrText xml:space="preserve"> HYPERLINK \l "_Toc533782183" </w:instrText>
      </w:r>
      <w:r>
        <w:fldChar w:fldCharType="separate"/>
      </w:r>
      <w:r w:rsidR="00A663B2" w:rsidRPr="00A663B2">
        <w:rPr>
          <w:rStyle w:val="Hyperlink"/>
          <w:rFonts w:ascii="B Lotus" w:hAnsi="B Lotus" w:cs="B Lotus"/>
          <w:noProof/>
          <w:sz w:val="16"/>
          <w:szCs w:val="20"/>
          <w:rtl/>
          <w:lang w:bidi="fa-IR"/>
        </w:rPr>
        <w:t>2</w:t>
      </w:r>
      <w:del w:id="20017" w:author="Mehrnazi Boojari" w:date="2019-01-15T22:26:00Z">
        <w:r w:rsidR="00A663B2" w:rsidRPr="00A663B2" w:rsidDel="00AF7744">
          <w:rPr>
            <w:rStyle w:val="Hyperlink"/>
            <w:rFonts w:ascii="B Lotus" w:hAnsi="B Lotus" w:cs="B Lotus"/>
            <w:noProof/>
            <w:sz w:val="16"/>
            <w:szCs w:val="20"/>
            <w:rtl/>
            <w:lang w:bidi="fa-IR"/>
          </w:rPr>
          <w:delText>.</w:delText>
        </w:r>
      </w:del>
      <w:ins w:id="20018"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019" w:author="Mehrnazi Boojari" w:date="2019-01-15T22:26:00Z">
        <w:r w:rsidR="00A663B2" w:rsidRPr="00A663B2" w:rsidDel="00AF7744">
          <w:rPr>
            <w:rStyle w:val="Hyperlink"/>
            <w:rFonts w:ascii="B Lotus" w:hAnsi="B Lotus" w:cs="B Lotus"/>
            <w:noProof/>
            <w:sz w:val="16"/>
            <w:szCs w:val="20"/>
            <w:rtl/>
            <w:lang w:bidi="fa-IR"/>
          </w:rPr>
          <w:delText>.</w:delText>
        </w:r>
      </w:del>
      <w:ins w:id="20020"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11</w:t>
      </w:r>
      <w:del w:id="20021" w:author="Mehrnazi Boojari" w:date="2019-01-07T22:37:00Z">
        <w:r w:rsidR="00A663B2" w:rsidRPr="00A663B2" w:rsidDel="00BF4CE5">
          <w:rPr>
            <w:rStyle w:val="Hyperlink"/>
            <w:rFonts w:ascii="B Lotus" w:hAnsi="B Lotus" w:cs="B Lotus"/>
            <w:noProof/>
            <w:sz w:val="16"/>
            <w:szCs w:val="20"/>
            <w:rtl/>
            <w:lang w:bidi="fa-IR"/>
          </w:rPr>
          <w:delText>.و</w:delText>
        </w:r>
      </w:del>
      <w:ins w:id="20022" w:author="Mehrnazi Boojari" w:date="2019-01-07T22:37:00Z">
        <w:r w:rsidR="00BF4CE5">
          <w:rPr>
            <w:rStyle w:val="Hyperlink"/>
            <w:rFonts w:ascii="B Lotus" w:hAnsi="B Lotus" w:cs="B Lotus"/>
            <w:noProof/>
            <w:sz w:val="16"/>
            <w:szCs w:val="20"/>
            <w:rtl/>
            <w:lang w:bidi="fa-IR"/>
          </w:rPr>
          <w:t xml:space="preserve"> و</w:t>
        </w:r>
      </w:ins>
      <w:r w:rsidR="00A663B2" w:rsidRPr="00A663B2">
        <w:rPr>
          <w:rStyle w:val="Hyperlink"/>
          <w:rFonts w:ascii="B Lotus" w:hAnsi="B Lotus" w:cs="B Lotus"/>
          <w:noProof/>
          <w:sz w:val="16"/>
          <w:szCs w:val="20"/>
          <w:rtl/>
          <w:lang w:bidi="fa-IR"/>
        </w:rPr>
        <w:t>ضع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بهداشت</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مسکن</w:t>
      </w:r>
      <w:ins w:id="20023" w:author="Mehrnazi Boojari" w:date="2019-01-07T22:37: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_Toc533782183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661F815" w14:textId="77777777" w:rsidR="00A663B2" w:rsidRPr="00A663B2" w:rsidRDefault="00051F26" w:rsidP="00AF7744">
      <w:pPr>
        <w:pStyle w:val="TOC3"/>
        <w:tabs>
          <w:tab w:val="left" w:pos="1760"/>
          <w:tab w:val="right" w:leader="dot" w:pos="9019"/>
        </w:tabs>
        <w:bidi/>
        <w:jc w:val="both"/>
        <w:rPr>
          <w:rFonts w:ascii="B Lotus" w:eastAsiaTheme="minorEastAsia" w:hAnsi="B Lotus" w:cs="B Lotus"/>
          <w:noProof/>
          <w:sz w:val="18"/>
          <w:szCs w:val="18"/>
        </w:rPr>
      </w:pPr>
      <w:r>
        <w:fldChar w:fldCharType="begin"/>
      </w:r>
      <w:r>
        <w:instrText xml:space="preserve"> HYPERLINK \l "_Toc533782184" </w:instrText>
      </w:r>
      <w:r>
        <w:fldChar w:fldCharType="separate"/>
      </w:r>
      <w:r w:rsidR="00A663B2" w:rsidRPr="00A663B2">
        <w:rPr>
          <w:rStyle w:val="Hyperlink"/>
          <w:rFonts w:ascii="B Lotus" w:hAnsi="B Lotus" w:cs="B Lotus"/>
          <w:noProof/>
          <w:sz w:val="16"/>
          <w:szCs w:val="20"/>
          <w:rtl/>
          <w:lang w:bidi="fa-IR"/>
        </w:rPr>
        <w:t>2</w:t>
      </w:r>
      <w:del w:id="20024" w:author="Mehrnazi Boojari" w:date="2019-01-15T22:26:00Z">
        <w:r w:rsidR="00A663B2" w:rsidRPr="00A663B2" w:rsidDel="00AF7744">
          <w:rPr>
            <w:rStyle w:val="Hyperlink"/>
            <w:rFonts w:ascii="B Lotus" w:hAnsi="B Lotus" w:cs="B Lotus"/>
            <w:noProof/>
            <w:sz w:val="16"/>
            <w:szCs w:val="20"/>
            <w:rtl/>
            <w:lang w:bidi="fa-IR"/>
          </w:rPr>
          <w:delText>.</w:delText>
        </w:r>
      </w:del>
      <w:ins w:id="20025"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026" w:author="Mehrnazi Boojari" w:date="2019-01-15T22:26:00Z">
        <w:r w:rsidR="00A663B2" w:rsidRPr="00A663B2" w:rsidDel="00AF7744">
          <w:rPr>
            <w:rStyle w:val="Hyperlink"/>
            <w:rFonts w:ascii="B Lotus" w:hAnsi="B Lotus" w:cs="B Lotus"/>
            <w:noProof/>
            <w:sz w:val="16"/>
            <w:szCs w:val="20"/>
            <w:rtl/>
            <w:lang w:bidi="fa-IR"/>
          </w:rPr>
          <w:delText>.</w:delText>
        </w:r>
      </w:del>
      <w:ins w:id="20027"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12</w:t>
      </w:r>
      <w:del w:id="20028" w:author="Mehrnazi Boojari" w:date="2019-01-15T22:26:00Z">
        <w:r w:rsidR="00A663B2" w:rsidRPr="00A663B2" w:rsidDel="00AF7744">
          <w:rPr>
            <w:rStyle w:val="Hyperlink"/>
            <w:rFonts w:ascii="B Lotus" w:hAnsi="B Lotus" w:cs="B Lotus"/>
            <w:noProof/>
            <w:sz w:val="16"/>
            <w:szCs w:val="20"/>
            <w:rtl/>
            <w:lang w:bidi="fa-IR"/>
          </w:rPr>
          <w:delText>.</w:delText>
        </w:r>
      </w:del>
      <w:ins w:id="20029" w:author="Mehrnazi Boojari" w:date="2019-01-07T22:38:00Z">
        <w:r w:rsidR="00BF4CE5">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هز</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نه</w:t>
      </w:r>
      <w:r w:rsidR="00A663B2" w:rsidRPr="00A663B2">
        <w:rPr>
          <w:rStyle w:val="Hyperlink"/>
          <w:rFonts w:ascii="B Lotus" w:hAnsi="B Lotus" w:cs="B Lotus"/>
          <w:noProof/>
          <w:sz w:val="16"/>
          <w:szCs w:val="20"/>
          <w:rtl/>
          <w:lang w:bidi="fa-IR"/>
        </w:rPr>
        <w:t xml:space="preserve"> مسکن</w:t>
      </w:r>
      <w:ins w:id="20030" w:author="Mehrnazi Boojari" w:date="2019-01-07T22:38: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_Toc533782184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776FFCB" w14:textId="77777777" w:rsidR="00A663B2" w:rsidRPr="00A663B2" w:rsidRDefault="00572891" w:rsidP="00AF7744">
      <w:pPr>
        <w:pStyle w:val="TOC3"/>
        <w:tabs>
          <w:tab w:val="left" w:pos="4176"/>
          <w:tab w:val="right" w:leader="dot" w:pos="9019"/>
        </w:tabs>
        <w:bidi/>
        <w:jc w:val="both"/>
        <w:rPr>
          <w:rFonts w:ascii="B Lotus" w:eastAsiaTheme="minorEastAsia" w:hAnsi="B Lotus" w:cs="B Lotus"/>
          <w:noProof/>
          <w:sz w:val="18"/>
          <w:szCs w:val="18"/>
        </w:rPr>
      </w:pPr>
      <w:r>
        <w:fldChar w:fldCharType="begin"/>
      </w:r>
      <w:r>
        <w:instrText xml:space="preserve"> HYPERLINK \l "_Toc533782185" </w:instrText>
      </w:r>
      <w:r>
        <w:fldChar w:fldCharType="separate"/>
      </w:r>
      <w:r w:rsidR="00A663B2" w:rsidRPr="00A663B2">
        <w:rPr>
          <w:rStyle w:val="Hyperlink"/>
          <w:rFonts w:ascii="B Lotus" w:hAnsi="B Lotus" w:cs="B Lotus"/>
          <w:noProof/>
          <w:sz w:val="16"/>
          <w:szCs w:val="20"/>
          <w:rtl/>
          <w:lang w:bidi="fa-IR"/>
        </w:rPr>
        <w:t>2</w:t>
      </w:r>
      <w:del w:id="20031" w:author="Mehrnazi Boojari" w:date="2019-01-15T22:26:00Z">
        <w:r w:rsidR="00A663B2" w:rsidRPr="00A663B2" w:rsidDel="00AF7744">
          <w:rPr>
            <w:rStyle w:val="Hyperlink"/>
            <w:rFonts w:ascii="B Lotus" w:hAnsi="B Lotus" w:cs="B Lotus"/>
            <w:noProof/>
            <w:sz w:val="16"/>
            <w:szCs w:val="20"/>
            <w:rtl/>
            <w:lang w:bidi="fa-IR"/>
          </w:rPr>
          <w:delText>.</w:delText>
        </w:r>
      </w:del>
      <w:ins w:id="20032"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033" w:author="Mehrnazi Boojari" w:date="2019-01-15T22:26:00Z">
        <w:r w:rsidR="00A663B2" w:rsidRPr="00A663B2" w:rsidDel="00AF7744">
          <w:rPr>
            <w:rStyle w:val="Hyperlink"/>
            <w:rFonts w:ascii="B Lotus" w:hAnsi="B Lotus" w:cs="B Lotus"/>
            <w:noProof/>
            <w:sz w:val="16"/>
            <w:szCs w:val="20"/>
            <w:rtl/>
            <w:lang w:bidi="fa-IR"/>
          </w:rPr>
          <w:delText>.</w:delText>
        </w:r>
      </w:del>
      <w:ins w:id="20034" w:author="Mehrnazi Boojari" w:date="2019-01-15T22:26: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13</w:t>
      </w:r>
      <w:del w:id="20035" w:author="Mehrnazi Boojari" w:date="2019-01-07T12:16:00Z">
        <w:r w:rsidR="00A663B2" w:rsidRPr="00A663B2" w:rsidDel="002F77AF">
          <w:rPr>
            <w:rStyle w:val="Hyperlink"/>
            <w:rFonts w:ascii="B Lotus" w:hAnsi="B Lotus" w:cs="B Lotus"/>
            <w:noProof/>
            <w:sz w:val="16"/>
            <w:szCs w:val="20"/>
            <w:rtl/>
            <w:lang w:bidi="fa-IR"/>
          </w:rPr>
          <w:delText>.ج</w:delText>
        </w:r>
      </w:del>
      <w:ins w:id="20036" w:author="Mehrnazi Boojari" w:date="2019-01-07T12:16:00Z">
        <w:r w:rsidR="002F77AF">
          <w:rPr>
            <w:rStyle w:val="Hyperlink"/>
            <w:rFonts w:ascii="B Lotus" w:hAnsi="B Lotus" w:cs="B Lotus"/>
            <w:noProof/>
            <w:sz w:val="16"/>
            <w:szCs w:val="20"/>
            <w:rtl/>
            <w:lang w:bidi="fa-IR"/>
          </w:rPr>
          <w:t xml:space="preserve"> ج</w:t>
        </w:r>
      </w:ins>
      <w:r w:rsidR="00A663B2" w:rsidRPr="00A663B2">
        <w:rPr>
          <w:rStyle w:val="Hyperlink"/>
          <w:rFonts w:ascii="B Lotus" w:hAnsi="B Lotus" w:cs="B Lotus"/>
          <w:noProof/>
          <w:sz w:val="16"/>
          <w:szCs w:val="20"/>
          <w:rtl/>
          <w:lang w:bidi="fa-IR"/>
        </w:rPr>
        <w:t>مع</w:t>
      </w:r>
      <w:del w:id="20037" w:author="Mehrnazi Boojari" w:date="2019-01-07T10:01:00Z">
        <w:r w:rsidR="00A663B2" w:rsidRPr="00A663B2" w:rsidDel="00A31D6F">
          <w:rPr>
            <w:rStyle w:val="Hyperlink"/>
            <w:rFonts w:ascii="B Lotus" w:hAnsi="B Lotus" w:cs="B Lotus"/>
            <w:noProof/>
            <w:sz w:val="16"/>
            <w:szCs w:val="20"/>
            <w:rtl/>
            <w:lang w:bidi="fa-IR"/>
          </w:rPr>
          <w:delText xml:space="preserve"> بند</w:delText>
        </w:r>
        <w:r w:rsidR="00A663B2" w:rsidRPr="00A663B2" w:rsidDel="00A31D6F">
          <w:rPr>
            <w:rStyle w:val="Hyperlink"/>
            <w:rFonts w:ascii="B Lotus" w:hAnsi="B Lotus" w:cs="B Lotus" w:hint="cs"/>
            <w:noProof/>
            <w:sz w:val="16"/>
            <w:szCs w:val="20"/>
            <w:rtl/>
            <w:lang w:bidi="fa-IR"/>
          </w:rPr>
          <w:delText>ی</w:delText>
        </w:r>
        <w:r w:rsidR="00A663B2" w:rsidRPr="00A663B2" w:rsidDel="00A31D6F">
          <w:rPr>
            <w:rStyle w:val="Hyperlink"/>
            <w:rFonts w:ascii="B Lotus" w:hAnsi="B Lotus" w:cs="B Lotus"/>
            <w:noProof/>
            <w:sz w:val="16"/>
            <w:szCs w:val="20"/>
            <w:rtl/>
            <w:lang w:bidi="fa-IR"/>
          </w:rPr>
          <w:delText xml:space="preserve"> </w:delText>
        </w:r>
      </w:del>
      <w:ins w:id="20038" w:author="Mehrnazi Boojari" w:date="2019-01-07T10:01:00Z">
        <w:r w:rsidR="00A31D6F">
          <w:rPr>
            <w:rStyle w:val="Hyperlink"/>
            <w:rFonts w:ascii="B Lotus" w:hAnsi="B Lotus" w:cs="B Lotus" w:hint="cs"/>
            <w:noProof/>
            <w:sz w:val="16"/>
            <w:szCs w:val="20"/>
            <w:rtl/>
            <w:lang w:bidi="fa-IR"/>
          </w:rPr>
          <w:t>‌</w:t>
        </w:r>
        <w:r w:rsidR="00A31D6F">
          <w:rPr>
            <w:rStyle w:val="Hyperlink"/>
            <w:rFonts w:ascii="B Lotus" w:hAnsi="B Lotus" w:cs="B Lotus"/>
            <w:noProof/>
            <w:sz w:val="16"/>
            <w:szCs w:val="20"/>
            <w:rtl/>
            <w:lang w:bidi="fa-IR"/>
          </w:rPr>
          <w:t xml:space="preserve">بندی </w:t>
        </w:r>
      </w:ins>
      <w:r w:rsidR="00A663B2" w:rsidRPr="00A663B2">
        <w:rPr>
          <w:rStyle w:val="Hyperlink"/>
          <w:rFonts w:ascii="B Lotus" w:hAnsi="B Lotus" w:cs="B Lotus"/>
          <w:noProof/>
          <w:sz w:val="16"/>
          <w:szCs w:val="20"/>
          <w:rtl/>
          <w:lang w:bidi="fa-IR"/>
        </w:rPr>
        <w:t>وضع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مسکن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در کشور</w:t>
      </w:r>
      <w:ins w:id="20039" w:author="Mehrnazi Boojari" w:date="2019-01-07T22:37: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_Toc533782185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57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B3FD122" w14:textId="77777777" w:rsidR="00A663B2" w:rsidRPr="00AF7744" w:rsidRDefault="00572891" w:rsidP="004B3E2E">
      <w:pPr>
        <w:pStyle w:val="TOC1"/>
        <w:rPr>
          <w:rFonts w:eastAsiaTheme="minorEastAsia"/>
          <w:sz w:val="18"/>
          <w:szCs w:val="18"/>
          <w:rPrChange w:id="20040" w:author="Mehrnazi Boojari" w:date="2019-01-15T22:32:00Z">
            <w:rPr>
              <w:rFonts w:eastAsiaTheme="minorEastAsia"/>
              <w:bCs w:val="0"/>
              <w:sz w:val="18"/>
              <w:szCs w:val="18"/>
            </w:rPr>
          </w:rPrChange>
        </w:rPr>
      </w:pPr>
      <w:r w:rsidRPr="000C2A38">
        <w:fldChar w:fldCharType="begin"/>
      </w:r>
      <w:r w:rsidRPr="000C2A38">
        <w:instrText xml:space="preserve"> HYPERLINK \l "_Toc533782186" </w:instrText>
      </w:r>
      <w:r w:rsidRPr="000C2A38">
        <w:fldChar w:fldCharType="separate"/>
      </w:r>
      <w:r w:rsidR="00A663B2" w:rsidRPr="00AF7744">
        <w:rPr>
          <w:rStyle w:val="Hyperlink"/>
          <w:iCs/>
          <w:rtl/>
          <w:rPrChange w:id="20041" w:author="Mehrnazi Boojari" w:date="2019-01-15T22:32:00Z">
            <w:rPr>
              <w:rStyle w:val="Hyperlink"/>
              <w:rtl/>
            </w:rPr>
          </w:rPrChange>
        </w:rPr>
        <w:t>3</w:t>
      </w:r>
      <w:del w:id="20042" w:author="Mehrnazi Boojari" w:date="2019-01-07T12:17:00Z">
        <w:r w:rsidR="00A663B2" w:rsidRPr="00AF7744" w:rsidDel="002F77AF">
          <w:rPr>
            <w:rStyle w:val="Hyperlink"/>
            <w:iCs/>
            <w:rtl/>
            <w:rPrChange w:id="20043" w:author="Mehrnazi Boojari" w:date="2019-01-15T22:32:00Z">
              <w:rPr>
                <w:rStyle w:val="Hyperlink"/>
                <w:rtl/>
              </w:rPr>
            </w:rPrChange>
          </w:rPr>
          <w:delText>.چ</w:delText>
        </w:r>
      </w:del>
      <w:ins w:id="20044" w:author="Mehrnazi Boojari" w:date="2019-01-15T22:32:00Z">
        <w:r w:rsidR="00AF7744">
          <w:rPr>
            <w:rStyle w:val="Hyperlink"/>
            <w:rFonts w:hint="cs"/>
            <w:iCs/>
            <w:rtl/>
          </w:rPr>
          <w:t>-</w:t>
        </w:r>
      </w:ins>
      <w:ins w:id="20045" w:author="Mehrnazi Boojari" w:date="2019-01-07T12:17:00Z">
        <w:r w:rsidR="002F77AF" w:rsidRPr="00AF7744">
          <w:rPr>
            <w:rStyle w:val="Hyperlink"/>
            <w:iCs/>
            <w:rtl/>
            <w:rPrChange w:id="20046" w:author="Mehrnazi Boojari" w:date="2019-01-15T22:32:00Z">
              <w:rPr>
                <w:rStyle w:val="Hyperlink"/>
                <w:rtl/>
              </w:rPr>
            </w:rPrChange>
          </w:rPr>
          <w:t xml:space="preserve"> چ</w:t>
        </w:r>
      </w:ins>
      <w:r w:rsidR="00A663B2" w:rsidRPr="00AF7744">
        <w:rPr>
          <w:rStyle w:val="Hyperlink"/>
          <w:iCs/>
          <w:rtl/>
          <w:rPrChange w:id="20047" w:author="Mehrnazi Boojari" w:date="2019-01-15T22:32:00Z">
            <w:rPr>
              <w:rStyle w:val="Hyperlink"/>
              <w:rtl/>
            </w:rPr>
          </w:rPrChange>
        </w:rPr>
        <w:t>الش</w:t>
      </w:r>
      <w:del w:id="20048" w:author="Mehrnazi Boojari" w:date="2019-01-07T09:46:00Z">
        <w:r w:rsidR="00A663B2" w:rsidRPr="00AF7744" w:rsidDel="006F7CCF">
          <w:rPr>
            <w:rStyle w:val="Hyperlink"/>
            <w:iCs/>
            <w:rtl/>
            <w:rPrChange w:id="20049" w:author="Mehrnazi Boojari" w:date="2019-01-15T22:32:00Z">
              <w:rPr>
                <w:rStyle w:val="Hyperlink"/>
                <w:rtl/>
              </w:rPr>
            </w:rPrChange>
          </w:rPr>
          <w:delText xml:space="preserve"> ها</w:delText>
        </w:r>
        <w:r w:rsidR="00A663B2" w:rsidRPr="00AF7744" w:rsidDel="006F7CCF">
          <w:rPr>
            <w:rStyle w:val="Hyperlink"/>
            <w:rFonts w:hint="cs"/>
            <w:iCs/>
            <w:rtl/>
            <w:rPrChange w:id="20050" w:author="Mehrnazi Boojari" w:date="2019-01-15T22:32:00Z">
              <w:rPr>
                <w:rStyle w:val="Hyperlink"/>
                <w:rFonts w:hint="cs"/>
                <w:rtl/>
              </w:rPr>
            </w:rPrChange>
          </w:rPr>
          <w:delText>ی</w:delText>
        </w:r>
        <w:r w:rsidR="00A663B2" w:rsidRPr="00AF7744" w:rsidDel="006F7CCF">
          <w:rPr>
            <w:rStyle w:val="Hyperlink"/>
            <w:iCs/>
            <w:rtl/>
            <w:rPrChange w:id="20051" w:author="Mehrnazi Boojari" w:date="2019-01-15T22:32:00Z">
              <w:rPr>
                <w:rStyle w:val="Hyperlink"/>
                <w:rtl/>
              </w:rPr>
            </w:rPrChange>
          </w:rPr>
          <w:delText xml:space="preserve"> </w:delText>
        </w:r>
      </w:del>
      <w:ins w:id="20052" w:author="Mehrnazi Boojari" w:date="2019-01-07T09:46:00Z">
        <w:r w:rsidR="006F7CCF" w:rsidRPr="00AF7744">
          <w:rPr>
            <w:rStyle w:val="Hyperlink"/>
            <w:rFonts w:hint="cs"/>
            <w:iCs/>
            <w:rPrChange w:id="20053" w:author="Mehrnazi Boojari" w:date="2019-01-15T22:32:00Z">
              <w:rPr>
                <w:rStyle w:val="Hyperlink"/>
                <w:rFonts w:hint="cs"/>
              </w:rPr>
            </w:rPrChange>
          </w:rPr>
          <w:t>‌</w:t>
        </w:r>
        <w:r w:rsidR="006F7CCF" w:rsidRPr="00AF7744">
          <w:rPr>
            <w:rStyle w:val="Hyperlink"/>
            <w:iCs/>
            <w:rtl/>
            <w:rPrChange w:id="20054" w:author="Mehrnazi Boojari" w:date="2019-01-15T22:32:00Z">
              <w:rPr>
                <w:rStyle w:val="Hyperlink"/>
                <w:rtl/>
              </w:rPr>
            </w:rPrChange>
          </w:rPr>
          <w:t>ها</w:t>
        </w:r>
        <w:r w:rsidR="006F7CCF" w:rsidRPr="00AF7744">
          <w:rPr>
            <w:rStyle w:val="Hyperlink"/>
            <w:rFonts w:hint="cs"/>
            <w:iCs/>
            <w:rtl/>
            <w:rPrChange w:id="20055" w:author="Mehrnazi Boojari" w:date="2019-01-15T22:32:00Z">
              <w:rPr>
                <w:rStyle w:val="Hyperlink"/>
                <w:rFonts w:hint="cs"/>
                <w:rtl/>
              </w:rPr>
            </w:rPrChange>
          </w:rPr>
          <w:t>ی</w:t>
        </w:r>
      </w:ins>
      <w:del w:id="20056" w:author="Mehrnazi Boojari" w:date="2019-01-07T10:00:00Z">
        <w:r w:rsidR="00A663B2" w:rsidRPr="00AF7744" w:rsidDel="00A31D6F">
          <w:rPr>
            <w:rStyle w:val="Hyperlink"/>
            <w:iCs/>
            <w:rtl/>
            <w:rPrChange w:id="20057" w:author="Mehrnazi Boojari" w:date="2019-01-15T22:32:00Z">
              <w:rPr>
                <w:rStyle w:val="Hyperlink"/>
                <w:rtl/>
              </w:rPr>
            </w:rPrChange>
          </w:rPr>
          <w:delText xml:space="preserve"> </w:delText>
        </w:r>
      </w:del>
      <w:ins w:id="20058" w:author="Mehrnazi Boojari" w:date="2019-01-07T10:00:00Z">
        <w:r w:rsidR="00A31D6F" w:rsidRPr="00AF7744">
          <w:rPr>
            <w:rStyle w:val="Hyperlink"/>
            <w:iCs/>
            <w:rtl/>
            <w:rPrChange w:id="20059" w:author="Mehrnazi Boojari" w:date="2019-01-15T22:32:00Z">
              <w:rPr>
                <w:rStyle w:val="Hyperlink"/>
                <w:rtl/>
              </w:rPr>
            </w:rPrChange>
          </w:rPr>
          <w:t xml:space="preserve"> </w:t>
        </w:r>
      </w:ins>
      <w:r w:rsidR="00A663B2" w:rsidRPr="00AF7744">
        <w:rPr>
          <w:rStyle w:val="Hyperlink"/>
          <w:iCs/>
          <w:rtl/>
          <w:rPrChange w:id="20060" w:author="Mehrnazi Boojari" w:date="2019-01-15T22:32:00Z">
            <w:rPr>
              <w:rStyle w:val="Hyperlink"/>
              <w:rtl/>
            </w:rPr>
          </w:rPrChange>
        </w:rPr>
        <w:t>مسکن روستا</w:t>
      </w:r>
      <w:r w:rsidR="00A663B2" w:rsidRPr="00AF7744">
        <w:rPr>
          <w:rStyle w:val="Hyperlink"/>
          <w:rFonts w:hint="cs"/>
          <w:iCs/>
          <w:rtl/>
          <w:rPrChange w:id="20061" w:author="Mehrnazi Boojari" w:date="2019-01-15T22:32:00Z">
            <w:rPr>
              <w:rStyle w:val="Hyperlink"/>
              <w:rFonts w:hint="cs"/>
              <w:rtl/>
            </w:rPr>
          </w:rPrChange>
        </w:rPr>
        <w:t>یی</w:t>
      </w:r>
      <w:ins w:id="20062" w:author="Mehrnazi Boojari" w:date="2019-01-07T22:37:00Z">
        <w:r w:rsidR="00BF4CE5" w:rsidRPr="00AF7744">
          <w:rPr>
            <w:rStyle w:val="Hyperlink"/>
            <w:iCs/>
            <w:rtl/>
            <w:rPrChange w:id="20063" w:author="Mehrnazi Boojari" w:date="2019-01-15T22:32:00Z">
              <w:rPr>
                <w:rStyle w:val="Hyperlink"/>
                <w:rtl/>
              </w:rPr>
            </w:rPrChange>
          </w:rPr>
          <w:t xml:space="preserve"> </w:t>
        </w:r>
      </w:ins>
      <w:r w:rsidR="00A663B2" w:rsidRPr="00AF7744">
        <w:rPr>
          <w:webHidden/>
        </w:rPr>
        <w:t xml:space="preserve"> </w:t>
      </w:r>
      <w:r w:rsidR="00A663B2" w:rsidRPr="000C2A38">
        <w:rPr>
          <w:webHidden/>
        </w:rPr>
        <w:fldChar w:fldCharType="begin"/>
      </w:r>
      <w:r w:rsidR="00A663B2" w:rsidRPr="000C2A38">
        <w:rPr>
          <w:webHidden/>
        </w:rPr>
        <w:instrText xml:space="preserve"> PAGEREF _Toc533782186 \h </w:instrText>
      </w:r>
      <w:r w:rsidR="00A663B2" w:rsidRPr="000C2A38">
        <w:rPr>
          <w:webHidden/>
        </w:rPr>
      </w:r>
      <w:r w:rsidR="00A663B2" w:rsidRPr="000C2A38">
        <w:rPr>
          <w:webHidden/>
        </w:rPr>
        <w:fldChar w:fldCharType="separate"/>
      </w:r>
      <w:r w:rsidR="00A663B2" w:rsidRPr="000C2A38">
        <w:rPr>
          <w:webHidden/>
        </w:rPr>
        <w:t>59</w:t>
      </w:r>
      <w:r w:rsidR="00A663B2" w:rsidRPr="000C2A38">
        <w:rPr>
          <w:webHidden/>
        </w:rPr>
        <w:fldChar w:fldCharType="end"/>
      </w:r>
      <w:r w:rsidRPr="000C2A38">
        <w:fldChar w:fldCharType="end"/>
      </w:r>
    </w:p>
    <w:p w14:paraId="6A46DCA4" w14:textId="77777777" w:rsidR="00A663B2" w:rsidRPr="00A663B2" w:rsidRDefault="00572891" w:rsidP="00AF7744">
      <w:pPr>
        <w:pStyle w:val="TOC2"/>
        <w:tabs>
          <w:tab w:val="left" w:pos="3634"/>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"_Toc533782187" </w:instrText>
      </w:r>
      <w:r>
        <w:fldChar w:fldCharType="separate"/>
      </w:r>
      <w:r w:rsidR="00A663B2" w:rsidRPr="00A663B2">
        <w:rPr>
          <w:rStyle w:val="Hyperlink"/>
          <w:rFonts w:ascii="B Lotus" w:hAnsi="B Lotus" w:cs="B Lotus"/>
          <w:noProof/>
          <w:sz w:val="18"/>
          <w:szCs w:val="22"/>
          <w:rtl/>
          <w:lang w:bidi="fa-IR"/>
        </w:rPr>
        <w:t>3</w:t>
      </w:r>
      <w:del w:id="20064" w:author="Mehrnazi Boojari" w:date="2019-01-15T22:32:00Z">
        <w:r w:rsidR="00A663B2" w:rsidRPr="00A663B2" w:rsidDel="00AF7744">
          <w:rPr>
            <w:rStyle w:val="Hyperlink"/>
            <w:rFonts w:ascii="B Lotus" w:hAnsi="B Lotus" w:cs="B Lotus"/>
            <w:noProof/>
            <w:sz w:val="18"/>
            <w:szCs w:val="22"/>
            <w:rtl/>
            <w:lang w:bidi="fa-IR"/>
          </w:rPr>
          <w:delText>.</w:delText>
        </w:r>
      </w:del>
      <w:ins w:id="20065" w:author="Mehrnazi Boojari" w:date="2019-01-15T22:32:00Z">
        <w:r w:rsidR="00AF7744">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1</w:t>
      </w:r>
      <w:del w:id="20066" w:author="Mehrnazi Boojari" w:date="2019-01-07T12:17:00Z">
        <w:r w:rsidR="00A663B2" w:rsidRPr="00A663B2" w:rsidDel="002F77AF">
          <w:rPr>
            <w:rStyle w:val="Hyperlink"/>
            <w:rFonts w:ascii="B Lotus" w:hAnsi="B Lotus" w:cs="B Lotus"/>
            <w:noProof/>
            <w:sz w:val="18"/>
            <w:szCs w:val="22"/>
            <w:rtl/>
            <w:lang w:bidi="fa-IR"/>
          </w:rPr>
          <w:delText>.چ</w:delText>
        </w:r>
      </w:del>
      <w:ins w:id="20067" w:author="Mehrnazi Boojari" w:date="2019-01-07T12:17:00Z">
        <w:r w:rsidR="002F77AF">
          <w:rPr>
            <w:rStyle w:val="Hyperlink"/>
            <w:rFonts w:ascii="B Lotus" w:hAnsi="B Lotus" w:cs="B Lotus"/>
            <w:noProof/>
            <w:sz w:val="18"/>
            <w:szCs w:val="22"/>
            <w:rtl/>
            <w:lang w:bidi="fa-IR"/>
          </w:rPr>
          <w:t xml:space="preserve"> چ</w:t>
        </w:r>
      </w:ins>
      <w:r w:rsidR="00A663B2" w:rsidRPr="00A663B2">
        <w:rPr>
          <w:rStyle w:val="Hyperlink"/>
          <w:rFonts w:ascii="B Lotus" w:hAnsi="B Lotus" w:cs="B Lotus"/>
          <w:noProof/>
          <w:sz w:val="18"/>
          <w:szCs w:val="22"/>
          <w:rtl/>
          <w:lang w:bidi="fa-IR"/>
        </w:rPr>
        <w:t>الش</w:t>
      </w:r>
      <w:del w:id="20068" w:author="Mehrnazi Boojari" w:date="2019-01-07T09:46:00Z">
        <w:r w:rsidR="00A663B2" w:rsidRPr="00A663B2" w:rsidDel="006F7CCF">
          <w:rPr>
            <w:rStyle w:val="Hyperlink"/>
            <w:rFonts w:ascii="B Lotus" w:hAnsi="B Lotus" w:cs="B Lotus"/>
            <w:noProof/>
            <w:sz w:val="18"/>
            <w:szCs w:val="22"/>
            <w:rtl/>
            <w:lang w:bidi="fa-IR"/>
          </w:rPr>
          <w:delText xml:space="preserve"> ها</w:delText>
        </w:r>
        <w:r w:rsidR="00A663B2" w:rsidRPr="00A663B2" w:rsidDel="006F7CCF">
          <w:rPr>
            <w:rStyle w:val="Hyperlink"/>
            <w:rFonts w:ascii="B Lotus" w:hAnsi="B Lotus" w:cs="B Lotus" w:hint="cs"/>
            <w:noProof/>
            <w:sz w:val="18"/>
            <w:szCs w:val="22"/>
            <w:rtl/>
            <w:lang w:bidi="fa-IR"/>
          </w:rPr>
          <w:delText>ی</w:delText>
        </w:r>
        <w:r w:rsidR="00A663B2" w:rsidRPr="00A663B2" w:rsidDel="006F7CCF">
          <w:rPr>
            <w:rStyle w:val="Hyperlink"/>
            <w:rFonts w:ascii="B Lotus" w:hAnsi="B Lotus" w:cs="B Lotus"/>
            <w:noProof/>
            <w:sz w:val="18"/>
            <w:szCs w:val="22"/>
            <w:rtl/>
            <w:lang w:bidi="fa-IR"/>
          </w:rPr>
          <w:delText xml:space="preserve"> </w:delText>
        </w:r>
      </w:del>
      <w:ins w:id="20069" w:author="Mehrnazi Boojari" w:date="2019-01-07T09:46:00Z">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 xml:space="preserve">های </w:t>
        </w:r>
      </w:ins>
      <w:r w:rsidR="00A663B2" w:rsidRPr="00A663B2">
        <w:rPr>
          <w:rStyle w:val="Hyperlink"/>
          <w:rFonts w:ascii="B Lotus" w:hAnsi="B Lotus" w:cs="B Lotus"/>
          <w:noProof/>
          <w:sz w:val="18"/>
          <w:szCs w:val="22"/>
          <w:rtl/>
          <w:lang w:bidi="fa-IR"/>
        </w:rPr>
        <w:t>مسکن روستا</w:t>
      </w:r>
      <w:r w:rsidR="00A663B2" w:rsidRPr="00A663B2">
        <w:rPr>
          <w:rStyle w:val="Hyperlink"/>
          <w:rFonts w:ascii="B Lotus" w:hAnsi="B Lotus" w:cs="B Lotus" w:hint="cs"/>
          <w:noProof/>
          <w:sz w:val="18"/>
          <w:szCs w:val="22"/>
          <w:rtl/>
          <w:lang w:bidi="fa-IR"/>
        </w:rPr>
        <w:t>یی</w:t>
      </w:r>
      <w:r w:rsidR="00A663B2" w:rsidRPr="00A663B2">
        <w:rPr>
          <w:rStyle w:val="Hyperlink"/>
          <w:rFonts w:ascii="B Lotus" w:hAnsi="B Lotus" w:cs="B Lotus"/>
          <w:noProof/>
          <w:sz w:val="18"/>
          <w:szCs w:val="22"/>
          <w:rtl/>
          <w:lang w:bidi="fa-IR"/>
        </w:rPr>
        <w:t xml:space="preserve"> در کشور</w:t>
      </w:r>
      <w:ins w:id="20070" w:author="Mehrnazi Boojari" w:date="2019-01-07T22:37:00Z">
        <w:r w:rsidR="00BF4CE5">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_Toc533782187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61</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3B8B70DF" w14:textId="77777777" w:rsidR="00A663B2" w:rsidRPr="00A663B2" w:rsidRDefault="00572891" w:rsidP="00AF7744">
      <w:pPr>
        <w:pStyle w:val="TOC3"/>
        <w:tabs>
          <w:tab w:val="left" w:pos="6580"/>
          <w:tab w:val="right" w:leader="dot" w:pos="9019"/>
        </w:tabs>
        <w:bidi/>
        <w:jc w:val="both"/>
        <w:rPr>
          <w:rFonts w:ascii="B Lotus" w:eastAsiaTheme="minorEastAsia" w:hAnsi="B Lotus" w:cs="B Lotus"/>
          <w:noProof/>
          <w:sz w:val="18"/>
          <w:szCs w:val="18"/>
        </w:rPr>
      </w:pPr>
      <w:r>
        <w:fldChar w:fldCharType="begin"/>
      </w:r>
      <w:r>
        <w:instrText xml:space="preserve"> HYPERLINK \l "_Toc533782188" </w:instrText>
      </w:r>
      <w:r>
        <w:fldChar w:fldCharType="separate"/>
      </w:r>
      <w:r w:rsidR="00A663B2" w:rsidRPr="00A663B2">
        <w:rPr>
          <w:rStyle w:val="Hyperlink"/>
          <w:rFonts w:ascii="B Lotus" w:hAnsi="B Lotus" w:cs="B Lotus"/>
          <w:noProof/>
          <w:sz w:val="16"/>
          <w:szCs w:val="20"/>
          <w:rtl/>
          <w:lang w:bidi="fa-IR"/>
        </w:rPr>
        <w:t>3</w:t>
      </w:r>
      <w:del w:id="20071" w:author="Mehrnazi Boojari" w:date="2019-01-15T22:33:00Z">
        <w:r w:rsidR="00A663B2" w:rsidRPr="00A663B2" w:rsidDel="00AF7744">
          <w:rPr>
            <w:rStyle w:val="Hyperlink"/>
            <w:rFonts w:ascii="B Lotus" w:hAnsi="B Lotus" w:cs="B Lotus"/>
            <w:noProof/>
            <w:sz w:val="16"/>
            <w:szCs w:val="20"/>
            <w:rtl/>
            <w:lang w:bidi="fa-IR"/>
          </w:rPr>
          <w:delText>.</w:delText>
        </w:r>
      </w:del>
      <w:ins w:id="20072" w:author="Mehrnazi Boojari" w:date="2019-01-15T22:33: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073" w:author="Mehrnazi Boojari" w:date="2019-01-15T22:33:00Z">
        <w:r w:rsidR="00A663B2" w:rsidRPr="00A663B2" w:rsidDel="00AF7744">
          <w:rPr>
            <w:rStyle w:val="Hyperlink"/>
            <w:rFonts w:ascii="B Lotus" w:hAnsi="B Lotus" w:cs="B Lotus"/>
            <w:noProof/>
            <w:sz w:val="16"/>
            <w:szCs w:val="20"/>
            <w:rtl/>
            <w:lang w:bidi="fa-IR"/>
          </w:rPr>
          <w:delText>.</w:delText>
        </w:r>
      </w:del>
      <w:ins w:id="20074" w:author="Mehrnazi Boojari" w:date="2019-01-15T22:33: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075" w:author="Mehrnazi Boojari" w:date="2019-01-07T12:17:00Z">
        <w:r w:rsidR="00A663B2" w:rsidRPr="00A663B2" w:rsidDel="002F77AF">
          <w:rPr>
            <w:rStyle w:val="Hyperlink"/>
            <w:rFonts w:ascii="B Lotus" w:hAnsi="B Lotus" w:cs="B Lotus"/>
            <w:noProof/>
            <w:sz w:val="16"/>
            <w:szCs w:val="20"/>
            <w:rtl/>
            <w:lang w:bidi="fa-IR"/>
          </w:rPr>
          <w:delText>.م</w:delText>
        </w:r>
      </w:del>
      <w:ins w:id="20076"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سائل اصل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مسکن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از نگاه </w:t>
      </w:r>
      <w:del w:id="20077" w:author="Mehrnazi Boojari" w:date="2019-01-07T10:39:00Z">
        <w:r w:rsidR="00A663B2" w:rsidRPr="00A663B2" w:rsidDel="006A1F1D">
          <w:rPr>
            <w:rStyle w:val="Hyperlink"/>
            <w:rFonts w:ascii="B Lotus" w:hAnsi="B Lotus" w:cs="B Lotus"/>
            <w:noProof/>
            <w:sz w:val="16"/>
            <w:szCs w:val="20"/>
            <w:rtl/>
            <w:lang w:bidi="fa-IR"/>
          </w:rPr>
          <w:delText>مسئول</w:delText>
        </w:r>
        <w:r w:rsidR="00A663B2" w:rsidRPr="00A663B2" w:rsidDel="006A1F1D">
          <w:rPr>
            <w:rStyle w:val="Hyperlink"/>
            <w:rFonts w:ascii="B Lotus" w:hAnsi="B Lotus" w:cs="B Lotus" w:hint="cs"/>
            <w:noProof/>
            <w:sz w:val="16"/>
            <w:szCs w:val="20"/>
            <w:rtl/>
            <w:lang w:bidi="fa-IR"/>
          </w:rPr>
          <w:delText>ی</w:delText>
        </w:r>
        <w:r w:rsidR="00A663B2" w:rsidRPr="00A663B2" w:rsidDel="006A1F1D">
          <w:rPr>
            <w:rStyle w:val="Hyperlink"/>
            <w:rFonts w:ascii="B Lotus" w:hAnsi="B Lotus" w:cs="B Lotus" w:hint="eastAsia"/>
            <w:noProof/>
            <w:sz w:val="16"/>
            <w:szCs w:val="20"/>
            <w:rtl/>
            <w:lang w:bidi="fa-IR"/>
          </w:rPr>
          <w:delText>ن</w:delText>
        </w:r>
      </w:del>
      <w:ins w:id="20078" w:author="Mehrnazi Boojari" w:date="2019-01-07T10:39:00Z">
        <w:r w:rsidR="006A1F1D">
          <w:rPr>
            <w:rStyle w:val="Hyperlink"/>
            <w:rFonts w:ascii="B Lotus" w:hAnsi="B Lotus" w:cs="B Lotus"/>
            <w:noProof/>
            <w:sz w:val="16"/>
            <w:szCs w:val="20"/>
            <w:rtl/>
            <w:lang w:bidi="fa-IR"/>
          </w:rPr>
          <w:t>مسئولان</w:t>
        </w:r>
      </w:ins>
      <w:r w:rsidR="00A663B2" w:rsidRPr="00A663B2">
        <w:rPr>
          <w:rStyle w:val="Hyperlink"/>
          <w:rFonts w:ascii="B Lotus" w:hAnsi="B Lotus" w:cs="B Lotus"/>
          <w:noProof/>
          <w:sz w:val="16"/>
          <w:szCs w:val="20"/>
          <w:rtl/>
          <w:lang w:bidi="fa-IR"/>
        </w:rPr>
        <w:t xml:space="preserve"> متول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مسکن </w:t>
      </w:r>
      <w:del w:id="20079"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080" w:author="Mehrnazi Boojari" w:date="2019-01-07T10:03:00Z">
        <w:r w:rsidR="00A31D6F">
          <w:rPr>
            <w:rStyle w:val="Hyperlink"/>
            <w:rFonts w:ascii="B Lotus" w:hAnsi="B Lotus" w:cs="B Lotus"/>
            <w:noProof/>
            <w:sz w:val="16"/>
            <w:szCs w:val="20"/>
            <w:rtl/>
            <w:lang w:bidi="fa-IR"/>
          </w:rPr>
          <w:t>روستایی</w:t>
        </w:r>
      </w:ins>
      <w:r w:rsidR="00A663B2" w:rsidRPr="00A663B2">
        <w:rPr>
          <w:rStyle w:val="Hyperlink"/>
          <w:rFonts w:ascii="B Lotus" w:hAnsi="B Lotus" w:cs="B Lotus"/>
          <w:noProof/>
          <w:sz w:val="16"/>
          <w:szCs w:val="20"/>
          <w:rtl/>
          <w:lang w:bidi="fa-IR"/>
        </w:rPr>
        <w:t xml:space="preserve"> در کشور</w:t>
      </w:r>
      <w:ins w:id="20081" w:author="Mehrnazi Boojari" w:date="2019-01-07T22:36: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_Toc533782188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F75E710" w14:textId="77777777" w:rsidR="00A663B2" w:rsidRPr="00A663B2" w:rsidRDefault="00572891" w:rsidP="00AF7744">
      <w:pPr>
        <w:pStyle w:val="TOC3"/>
        <w:tabs>
          <w:tab w:val="left" w:pos="3954"/>
          <w:tab w:val="right" w:leader="dot" w:pos="9019"/>
        </w:tabs>
        <w:bidi/>
        <w:jc w:val="both"/>
        <w:rPr>
          <w:rFonts w:ascii="B Lotus" w:eastAsiaTheme="minorEastAsia" w:hAnsi="B Lotus" w:cs="B Lotus"/>
          <w:noProof/>
          <w:sz w:val="18"/>
          <w:szCs w:val="18"/>
        </w:rPr>
      </w:pPr>
      <w:r>
        <w:fldChar w:fldCharType="begin"/>
      </w:r>
      <w:r>
        <w:instrText xml:space="preserve"> HYPERLINK \l "_Toc533782189" </w:instrText>
      </w:r>
      <w:r>
        <w:fldChar w:fldCharType="separate"/>
      </w:r>
      <w:r w:rsidR="00A663B2" w:rsidRPr="00A663B2">
        <w:rPr>
          <w:rStyle w:val="Hyperlink"/>
          <w:rFonts w:ascii="B Lotus" w:hAnsi="B Lotus" w:cs="B Lotus"/>
          <w:noProof/>
          <w:sz w:val="16"/>
          <w:szCs w:val="20"/>
          <w:rtl/>
          <w:lang w:bidi="fa-IR"/>
        </w:rPr>
        <w:t>3</w:t>
      </w:r>
      <w:del w:id="20082" w:author="Mehrnazi Boojari" w:date="2019-01-15T22:33:00Z">
        <w:r w:rsidR="00A663B2" w:rsidRPr="00A663B2" w:rsidDel="00AF7744">
          <w:rPr>
            <w:rStyle w:val="Hyperlink"/>
            <w:rFonts w:ascii="B Lotus" w:hAnsi="B Lotus" w:cs="B Lotus"/>
            <w:noProof/>
            <w:sz w:val="16"/>
            <w:szCs w:val="20"/>
            <w:rtl/>
            <w:lang w:bidi="fa-IR"/>
          </w:rPr>
          <w:delText>.</w:delText>
        </w:r>
      </w:del>
      <w:ins w:id="20083" w:author="Mehrnazi Boojari" w:date="2019-01-15T22:33: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084" w:author="Mehrnazi Boojari" w:date="2019-01-15T22:33:00Z">
        <w:r w:rsidR="00A663B2" w:rsidRPr="00A663B2" w:rsidDel="00AF7744">
          <w:rPr>
            <w:rStyle w:val="Hyperlink"/>
            <w:rFonts w:ascii="B Lotus" w:hAnsi="B Lotus" w:cs="B Lotus"/>
            <w:noProof/>
            <w:sz w:val="16"/>
            <w:szCs w:val="20"/>
            <w:rtl/>
            <w:lang w:bidi="fa-IR"/>
          </w:rPr>
          <w:delText>.</w:delText>
        </w:r>
      </w:del>
      <w:ins w:id="20085" w:author="Mehrnazi Boojari" w:date="2019-01-15T22:33: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086" w:author="Mehrnazi Boojari" w:date="2019-01-07T10:49:00Z">
        <w:r w:rsidR="00A663B2" w:rsidRPr="00A663B2" w:rsidDel="006A1F1D">
          <w:rPr>
            <w:rStyle w:val="Hyperlink"/>
            <w:rFonts w:ascii="B Lotus" w:hAnsi="B Lotus" w:cs="B Lotus"/>
            <w:noProof/>
            <w:sz w:val="16"/>
            <w:szCs w:val="20"/>
            <w:rtl/>
            <w:lang w:bidi="fa-IR"/>
          </w:rPr>
          <w:delText>.ا</w:delText>
        </w:r>
      </w:del>
      <w:ins w:id="20087" w:author="Mehrnazi Boojari" w:date="2019-01-07T10:49:00Z">
        <w:r w:rsidR="006A1F1D">
          <w:rPr>
            <w:rStyle w:val="Hyperlink"/>
            <w:rFonts w:ascii="B Lotus" w:hAnsi="B Lotus" w:cs="B Lotus"/>
            <w:noProof/>
            <w:sz w:val="16"/>
            <w:szCs w:val="20"/>
            <w:rtl/>
            <w:lang w:bidi="fa-IR"/>
          </w:rPr>
          <w:t xml:space="preserve"> ا</w:t>
        </w:r>
      </w:ins>
      <w:r w:rsidR="00A663B2" w:rsidRPr="00A663B2">
        <w:rPr>
          <w:rStyle w:val="Hyperlink"/>
          <w:rFonts w:ascii="B Lotus" w:hAnsi="B Lotus" w:cs="B Lotus"/>
          <w:noProof/>
          <w:sz w:val="16"/>
          <w:szCs w:val="20"/>
          <w:rtl/>
          <w:lang w:bidi="fa-IR"/>
        </w:rPr>
        <w:t>ستخراج چالش</w:t>
      </w:r>
      <w:del w:id="20088"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089"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اصل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مسکن روستا</w:t>
      </w:r>
      <w:r w:rsidR="00A663B2" w:rsidRPr="00A663B2">
        <w:rPr>
          <w:rStyle w:val="Hyperlink"/>
          <w:rFonts w:ascii="B Lotus" w:hAnsi="B Lotus" w:cs="B Lotus" w:hint="cs"/>
          <w:noProof/>
          <w:sz w:val="16"/>
          <w:szCs w:val="20"/>
          <w:rtl/>
          <w:lang w:bidi="fa-IR"/>
        </w:rPr>
        <w:t>یی</w:t>
      </w:r>
      <w:ins w:id="20090" w:author="Mehrnazi Boojari" w:date="2019-01-07T22:37: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_Toc533782189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92E38AA" w14:textId="77777777" w:rsidR="00A663B2" w:rsidRPr="00A663B2" w:rsidRDefault="00572891" w:rsidP="00AF7744">
      <w:pPr>
        <w:pStyle w:val="TOC3"/>
        <w:tabs>
          <w:tab w:val="left" w:pos="4201"/>
          <w:tab w:val="right" w:leader="dot" w:pos="9019"/>
        </w:tabs>
        <w:bidi/>
        <w:jc w:val="both"/>
        <w:rPr>
          <w:rFonts w:ascii="B Lotus" w:eastAsiaTheme="minorEastAsia" w:hAnsi="B Lotus" w:cs="B Lotus"/>
          <w:noProof/>
          <w:sz w:val="18"/>
          <w:szCs w:val="18"/>
        </w:rPr>
      </w:pPr>
      <w:r>
        <w:fldChar w:fldCharType="begin"/>
      </w:r>
      <w:r>
        <w:instrText xml:space="preserve"> HYPERLINK \l "_Toc533782190" </w:instrText>
      </w:r>
      <w:r>
        <w:fldChar w:fldCharType="separate"/>
      </w:r>
      <w:r w:rsidR="00A663B2" w:rsidRPr="00A663B2">
        <w:rPr>
          <w:rStyle w:val="Hyperlink"/>
          <w:rFonts w:ascii="B Lotus" w:hAnsi="B Lotus" w:cs="B Lotus"/>
          <w:noProof/>
          <w:sz w:val="16"/>
          <w:szCs w:val="20"/>
          <w:rtl/>
          <w:lang w:bidi="fa-IR"/>
        </w:rPr>
        <w:t>3</w:t>
      </w:r>
      <w:del w:id="20091" w:author="Mehrnazi Boojari" w:date="2019-01-15T22:33:00Z">
        <w:r w:rsidR="00A663B2" w:rsidRPr="00A663B2" w:rsidDel="00AF7744">
          <w:rPr>
            <w:rStyle w:val="Hyperlink"/>
            <w:rFonts w:ascii="B Lotus" w:hAnsi="B Lotus" w:cs="B Lotus"/>
            <w:noProof/>
            <w:sz w:val="16"/>
            <w:szCs w:val="20"/>
            <w:rtl/>
            <w:lang w:bidi="fa-IR"/>
          </w:rPr>
          <w:delText>.</w:delText>
        </w:r>
      </w:del>
      <w:ins w:id="20092" w:author="Mehrnazi Boojari" w:date="2019-01-15T22:33: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093" w:author="Mehrnazi Boojari" w:date="2019-01-15T22:33:00Z">
        <w:r w:rsidR="00A663B2" w:rsidRPr="00A663B2" w:rsidDel="00AF7744">
          <w:rPr>
            <w:rStyle w:val="Hyperlink"/>
            <w:rFonts w:ascii="B Lotus" w:hAnsi="B Lotus" w:cs="B Lotus"/>
            <w:noProof/>
            <w:sz w:val="16"/>
            <w:szCs w:val="20"/>
            <w:rtl/>
            <w:lang w:bidi="fa-IR"/>
          </w:rPr>
          <w:delText>.</w:delText>
        </w:r>
      </w:del>
      <w:ins w:id="20094" w:author="Mehrnazi Boojari" w:date="2019-01-15T22:33: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095" w:author="Mehrnazi Boojari" w:date="2019-01-07T22:25:00Z">
        <w:r w:rsidR="00A663B2" w:rsidRPr="00A663B2" w:rsidDel="00051F26">
          <w:rPr>
            <w:rStyle w:val="Hyperlink"/>
            <w:rFonts w:ascii="B Lotus" w:hAnsi="B Lotus" w:cs="B Lotus"/>
            <w:noProof/>
            <w:sz w:val="16"/>
            <w:szCs w:val="20"/>
            <w:rtl/>
            <w:lang w:bidi="fa-IR"/>
          </w:rPr>
          <w:delText>.ش</w:delText>
        </w:r>
      </w:del>
      <w:ins w:id="20096" w:author="Mehrnazi Boojari" w:date="2019-01-07T22:25:00Z">
        <w:r w:rsidR="00051F26">
          <w:rPr>
            <w:rStyle w:val="Hyperlink"/>
            <w:rFonts w:ascii="B Lotus" w:hAnsi="B Lotus" w:cs="B Lotus"/>
            <w:noProof/>
            <w:sz w:val="16"/>
            <w:szCs w:val="20"/>
            <w:rtl/>
            <w:lang w:bidi="fa-IR"/>
          </w:rPr>
          <w:t xml:space="preserve"> ش</w:t>
        </w:r>
      </w:ins>
      <w:r w:rsidR="00A663B2" w:rsidRPr="00A663B2">
        <w:rPr>
          <w:rStyle w:val="Hyperlink"/>
          <w:rFonts w:ascii="B Lotus" w:hAnsi="B Lotus" w:cs="B Lotus"/>
          <w:noProof/>
          <w:sz w:val="16"/>
          <w:szCs w:val="20"/>
          <w:rtl/>
          <w:lang w:bidi="fa-IR"/>
        </w:rPr>
        <w:t>رح و تب</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چالش</w:t>
      </w:r>
      <w:del w:id="20097"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098"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اصل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مسکن </w:t>
      </w:r>
      <w:del w:id="20099"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100" w:author="Mehrnazi Boojari" w:date="2019-01-07T10:03:00Z">
        <w:r w:rsidR="00A31D6F">
          <w:rPr>
            <w:rStyle w:val="Hyperlink"/>
            <w:rFonts w:ascii="B Lotus" w:hAnsi="B Lotus" w:cs="B Lotus"/>
            <w:noProof/>
            <w:sz w:val="16"/>
            <w:szCs w:val="20"/>
            <w:rtl/>
            <w:lang w:bidi="fa-IR"/>
          </w:rPr>
          <w:t>روستایی</w:t>
        </w:r>
      </w:ins>
      <w:ins w:id="20101" w:author="Mehrnazi Boojari" w:date="2019-01-07T22:37:00Z">
        <w:r w:rsidR="00BF4CE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D40A24F" w14:textId="77777777" w:rsidR="00A663B2" w:rsidRPr="00A663B2" w:rsidRDefault="00572891" w:rsidP="00AF7744">
      <w:pPr>
        <w:pStyle w:val="TOC4"/>
        <w:tabs>
          <w:tab w:val="left" w:pos="7229"/>
          <w:tab w:val="right" w:leader="dot" w:pos="9019"/>
        </w:tabs>
        <w:bidi/>
        <w:jc w:val="both"/>
        <w:rPr>
          <w:rFonts w:ascii="B Lotus" w:eastAsiaTheme="minorEastAsia" w:hAnsi="B Lotus" w:cs="B Lotus"/>
          <w:noProof/>
          <w:sz w:val="18"/>
          <w:szCs w:val="18"/>
        </w:rPr>
      </w:pPr>
      <w:r>
        <w:fldChar w:fldCharType="begin"/>
      </w:r>
      <w:r>
        <w:instrText xml:space="preserve"> HYPERLINK \l "_Toc533782191" </w:instrText>
      </w:r>
      <w:r>
        <w:fldChar w:fldCharType="separate"/>
      </w:r>
      <w:r w:rsidR="00A663B2" w:rsidRPr="00A663B2">
        <w:rPr>
          <w:rStyle w:val="Hyperlink"/>
          <w:rFonts w:ascii="B Lotus" w:hAnsi="B Lotus" w:cs="B Lotus"/>
          <w:noProof/>
          <w:sz w:val="16"/>
          <w:szCs w:val="20"/>
          <w:rtl/>
          <w:lang w:bidi="fa-IR"/>
        </w:rPr>
        <w:t>3</w:t>
      </w:r>
      <w:del w:id="20102" w:author="Mehrnazi Boojari" w:date="2019-01-15T22:33:00Z">
        <w:r w:rsidR="00A663B2" w:rsidRPr="00A663B2" w:rsidDel="00AF7744">
          <w:rPr>
            <w:rStyle w:val="Hyperlink"/>
            <w:rFonts w:ascii="B Lotus" w:hAnsi="B Lotus" w:cs="B Lotus"/>
            <w:noProof/>
            <w:sz w:val="16"/>
            <w:szCs w:val="20"/>
            <w:rtl/>
            <w:lang w:bidi="fa-IR"/>
          </w:rPr>
          <w:delText>.</w:delText>
        </w:r>
      </w:del>
      <w:ins w:id="20103" w:author="Mehrnazi Boojari" w:date="2019-01-15T22:33: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104" w:author="Mehrnazi Boojari" w:date="2019-01-15T22:33:00Z">
        <w:r w:rsidR="00A663B2" w:rsidRPr="00A663B2" w:rsidDel="00AF7744">
          <w:rPr>
            <w:rStyle w:val="Hyperlink"/>
            <w:rFonts w:ascii="B Lotus" w:hAnsi="B Lotus" w:cs="B Lotus"/>
            <w:noProof/>
            <w:sz w:val="16"/>
            <w:szCs w:val="20"/>
            <w:rtl/>
            <w:lang w:bidi="fa-IR"/>
          </w:rPr>
          <w:delText>.</w:delText>
        </w:r>
      </w:del>
      <w:ins w:id="20105" w:author="Mehrnazi Boojari" w:date="2019-01-15T22:33: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106" w:author="Mehrnazi Boojari" w:date="2019-01-15T22:33:00Z">
        <w:r w:rsidR="00A663B2" w:rsidRPr="00A663B2" w:rsidDel="00AF7744">
          <w:rPr>
            <w:rStyle w:val="Hyperlink"/>
            <w:rFonts w:ascii="B Lotus" w:hAnsi="B Lotus" w:cs="B Lotus"/>
            <w:noProof/>
            <w:sz w:val="16"/>
            <w:szCs w:val="20"/>
            <w:rtl/>
            <w:lang w:bidi="fa-IR"/>
          </w:rPr>
          <w:delText>.</w:delText>
        </w:r>
      </w:del>
      <w:ins w:id="20107" w:author="Mehrnazi Boojari" w:date="2019-01-15T22:33: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108" w:author="Mehrnazi Boojari" w:date="2019-01-07T22:25:00Z">
        <w:r w:rsidR="00A663B2" w:rsidRPr="00A663B2" w:rsidDel="00051F26">
          <w:rPr>
            <w:rStyle w:val="Hyperlink"/>
            <w:rFonts w:ascii="B Lotus" w:hAnsi="B Lotus" w:cs="B Lotus"/>
            <w:noProof/>
            <w:sz w:val="16"/>
            <w:szCs w:val="20"/>
            <w:rtl/>
            <w:lang w:bidi="fa-IR"/>
          </w:rPr>
          <w:delText>.ش</w:delText>
        </w:r>
      </w:del>
      <w:ins w:id="20109" w:author="Mehrnazi Boojari" w:date="2019-01-07T22:25:00Z">
        <w:r w:rsidR="00051F26">
          <w:rPr>
            <w:rStyle w:val="Hyperlink"/>
            <w:rFonts w:ascii="B Lotus" w:hAnsi="B Lotus" w:cs="B Lotus"/>
            <w:noProof/>
            <w:sz w:val="16"/>
            <w:szCs w:val="20"/>
            <w:rtl/>
            <w:lang w:bidi="fa-IR"/>
          </w:rPr>
          <w:t xml:space="preserve"> ش</w:t>
        </w:r>
      </w:ins>
      <w:r w:rsidR="00A663B2" w:rsidRPr="00A663B2">
        <w:rPr>
          <w:rStyle w:val="Hyperlink"/>
          <w:rFonts w:ascii="B Lotus" w:hAnsi="B Lotus" w:cs="B Lotus"/>
          <w:noProof/>
          <w:sz w:val="16"/>
          <w:szCs w:val="20"/>
          <w:rtl/>
          <w:lang w:bidi="fa-IR"/>
        </w:rPr>
        <w:t>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ط</w:t>
      </w:r>
      <w:r w:rsidR="00A663B2" w:rsidRPr="00A663B2">
        <w:rPr>
          <w:rStyle w:val="Hyperlink"/>
          <w:rFonts w:ascii="B Lotus" w:hAnsi="B Lotus" w:cs="B Lotus"/>
          <w:noProof/>
          <w:sz w:val="16"/>
          <w:szCs w:val="20"/>
          <w:rtl/>
          <w:lang w:bidi="fa-IR"/>
        </w:rPr>
        <w:t xml:space="preserve"> فرهنگ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اجتماع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روستا و بحث هو</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در ساخت مساکن </w:t>
      </w:r>
      <w:del w:id="20110"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111" w:author="Mehrnazi Boojari" w:date="2019-01-07T10:03:00Z">
        <w:r w:rsidR="00A31D6F">
          <w:rPr>
            <w:rStyle w:val="Hyperlink"/>
            <w:rFonts w:ascii="B Lotus" w:hAnsi="B Lotus" w:cs="B Lotus"/>
            <w:noProof/>
            <w:sz w:val="16"/>
            <w:szCs w:val="20"/>
            <w:rtl/>
            <w:lang w:bidi="fa-IR"/>
          </w:rPr>
          <w:t>روستایی</w:t>
        </w:r>
      </w:ins>
      <w:ins w:id="20112" w:author="Mehrnazi Boojari" w:date="2019-01-15T23:05:00Z">
        <w:r w:rsidR="002659BD">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39F6E4A" w14:textId="77777777" w:rsidR="00A663B2" w:rsidRPr="00A663B2" w:rsidRDefault="00572891" w:rsidP="00AF7744">
      <w:pPr>
        <w:pStyle w:val="TOC5"/>
        <w:tabs>
          <w:tab w:val="left" w:pos="6449"/>
          <w:tab w:val="right" w:leader="dot" w:pos="9019"/>
        </w:tabs>
        <w:bidi/>
        <w:jc w:val="both"/>
        <w:rPr>
          <w:rFonts w:ascii="B Lotus" w:eastAsiaTheme="minorEastAsia" w:hAnsi="B Lotus" w:cs="B Lotus"/>
          <w:noProof/>
          <w:sz w:val="18"/>
          <w:szCs w:val="18"/>
        </w:rPr>
      </w:pPr>
      <w:r>
        <w:fldChar w:fldCharType="begin"/>
      </w:r>
      <w:r>
        <w:instrText xml:space="preserve"> HYPERLINK \l "_Toc533782192" </w:instrText>
      </w:r>
      <w:r>
        <w:fldChar w:fldCharType="separate"/>
      </w:r>
      <w:r w:rsidR="00A663B2" w:rsidRPr="00A663B2">
        <w:rPr>
          <w:rStyle w:val="Hyperlink"/>
          <w:rFonts w:ascii="B Lotus" w:hAnsi="B Lotus" w:cs="B Lotus"/>
          <w:noProof/>
          <w:sz w:val="16"/>
          <w:szCs w:val="20"/>
          <w:lang w:bidi="fa-IR"/>
        </w:rPr>
        <w:t>3</w:t>
      </w:r>
      <w:del w:id="20113" w:author="Mehrnazi Boojari" w:date="2019-01-15T22:34:00Z">
        <w:r w:rsidR="00A663B2" w:rsidRPr="00A663B2" w:rsidDel="00AF7744">
          <w:rPr>
            <w:rStyle w:val="Hyperlink"/>
            <w:rFonts w:ascii="B Lotus" w:hAnsi="B Lotus" w:cs="B Lotus"/>
            <w:noProof/>
            <w:sz w:val="16"/>
            <w:szCs w:val="20"/>
            <w:lang w:bidi="fa-IR"/>
          </w:rPr>
          <w:delText>.</w:delText>
        </w:r>
      </w:del>
      <w:ins w:id="20114"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20115" w:author="Mehrnazi Boojari" w:date="2019-01-15T22:34:00Z">
        <w:r w:rsidR="00A663B2" w:rsidRPr="00A663B2" w:rsidDel="00AF7744">
          <w:rPr>
            <w:rStyle w:val="Hyperlink"/>
            <w:rFonts w:ascii="B Lotus" w:hAnsi="B Lotus" w:cs="B Lotus"/>
            <w:noProof/>
            <w:sz w:val="16"/>
            <w:szCs w:val="20"/>
            <w:lang w:bidi="fa-IR"/>
          </w:rPr>
          <w:delText>.</w:delText>
        </w:r>
      </w:del>
      <w:ins w:id="20116"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3</w:t>
      </w:r>
      <w:del w:id="20117" w:author="Mehrnazi Boojari" w:date="2019-01-15T22:34:00Z">
        <w:r w:rsidR="00A663B2" w:rsidRPr="00A663B2" w:rsidDel="00AF7744">
          <w:rPr>
            <w:rStyle w:val="Hyperlink"/>
            <w:rFonts w:ascii="B Lotus" w:hAnsi="B Lotus" w:cs="B Lotus"/>
            <w:noProof/>
            <w:sz w:val="16"/>
            <w:szCs w:val="20"/>
            <w:lang w:bidi="fa-IR"/>
          </w:rPr>
          <w:delText>.</w:delText>
        </w:r>
      </w:del>
      <w:ins w:id="20118"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20119" w:author="Mehrnazi Boojari" w:date="2019-01-15T22:34:00Z">
        <w:r w:rsidR="00A663B2" w:rsidRPr="00A663B2" w:rsidDel="00AF7744">
          <w:rPr>
            <w:rStyle w:val="Hyperlink"/>
            <w:rFonts w:ascii="B Lotus" w:hAnsi="B Lotus" w:cs="B Lotus"/>
            <w:noProof/>
            <w:sz w:val="16"/>
            <w:szCs w:val="20"/>
            <w:lang w:bidi="fa-IR"/>
          </w:rPr>
          <w:delText>.</w:delText>
        </w:r>
      </w:del>
      <w:ins w:id="20120"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20121" w:author="Mehrnazi Boojari" w:date="2019-01-07T12:16:00Z">
        <w:r w:rsidR="00A663B2" w:rsidRPr="00A663B2" w:rsidDel="002F77AF">
          <w:rPr>
            <w:rStyle w:val="Hyperlink"/>
            <w:rFonts w:ascii="B Lotus" w:hAnsi="B Lotus" w:cs="B Lotus"/>
            <w:noProof/>
            <w:sz w:val="16"/>
            <w:szCs w:val="20"/>
            <w:lang w:bidi="fa-IR"/>
          </w:rPr>
          <w:delText>.</w:delText>
        </w:r>
        <w:r w:rsidR="00A663B2" w:rsidRPr="00A663B2" w:rsidDel="002F77AF">
          <w:rPr>
            <w:rStyle w:val="Hyperlink"/>
            <w:rFonts w:ascii="B Lotus" w:hAnsi="B Lotus" w:cs="B Lotus"/>
            <w:noProof/>
            <w:sz w:val="16"/>
            <w:szCs w:val="20"/>
            <w:rtl/>
            <w:lang w:bidi="fa-IR"/>
          </w:rPr>
          <w:delText>ن</w:delText>
        </w:r>
      </w:del>
      <w:ins w:id="20122"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فوذ فرهنگ شهرنش</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دچار چالش</w:t>
      </w:r>
      <w:del w:id="20123" w:author="Mehrnazi Boojari" w:date="2019-01-07T10:33:00Z">
        <w:r w:rsidR="00A663B2" w:rsidRPr="00A663B2" w:rsidDel="006C73A5">
          <w:rPr>
            <w:rStyle w:val="Hyperlink"/>
            <w:rFonts w:ascii="B Lotus" w:hAnsi="B Lotus" w:cs="B Lotus"/>
            <w:noProof/>
            <w:sz w:val="16"/>
            <w:szCs w:val="20"/>
            <w:rtl/>
            <w:lang w:bidi="fa-IR"/>
          </w:rPr>
          <w:delText xml:space="preserve"> شدن </w:delText>
        </w:r>
      </w:del>
      <w:ins w:id="20124" w:author="Mehrnazi Boojari" w:date="2019-01-07T10:33:00Z">
        <w:r w:rsidR="006C73A5">
          <w:rPr>
            <w:rStyle w:val="Hyperlink"/>
            <w:rFonts w:ascii="B Lotus" w:hAnsi="B Lotus" w:cs="B Lotus" w:hint="cs"/>
            <w:noProof/>
            <w:sz w:val="16"/>
            <w:szCs w:val="20"/>
            <w:rtl/>
            <w:lang w:bidi="fa-IR"/>
          </w:rPr>
          <w:t>‌</w:t>
        </w:r>
        <w:r w:rsidR="006C73A5">
          <w:rPr>
            <w:rStyle w:val="Hyperlink"/>
            <w:rFonts w:ascii="B Lotus" w:hAnsi="B Lotus" w:cs="B Lotus"/>
            <w:noProof/>
            <w:sz w:val="16"/>
            <w:szCs w:val="20"/>
            <w:rtl/>
            <w:lang w:bidi="fa-IR"/>
          </w:rPr>
          <w:t xml:space="preserve">شدن </w:t>
        </w:r>
      </w:ins>
      <w:r w:rsidR="00A663B2" w:rsidRPr="00A663B2">
        <w:rPr>
          <w:rStyle w:val="Hyperlink"/>
          <w:rFonts w:ascii="B Lotus" w:hAnsi="B Lotus" w:cs="B Lotus"/>
          <w:noProof/>
          <w:sz w:val="16"/>
          <w:szCs w:val="20"/>
          <w:rtl/>
          <w:lang w:bidi="fa-IR"/>
        </w:rPr>
        <w:t>هو</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ت روستا</w:t>
      </w:r>
      <w:r w:rsidR="00A663B2" w:rsidRPr="00A663B2">
        <w:rPr>
          <w:rStyle w:val="Hyperlink"/>
          <w:rFonts w:ascii="B Lotus" w:hAnsi="B Lotus" w:cs="B Lotus" w:hint="cs"/>
          <w:noProof/>
          <w:sz w:val="16"/>
          <w:szCs w:val="20"/>
          <w:rtl/>
          <w:lang w:bidi="fa-IR"/>
        </w:rPr>
        <w:t>یی</w:t>
      </w:r>
      <w:ins w:id="20125" w:author="Mehrnazi Boojari" w:date="2019-01-15T23:05:00Z">
        <w:r w:rsidR="002659BD">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656F290" w14:textId="77777777" w:rsidR="00A663B2" w:rsidRPr="00A663B2" w:rsidRDefault="00572891" w:rsidP="00AF7744">
      <w:pPr>
        <w:pStyle w:val="TOC5"/>
        <w:tabs>
          <w:tab w:val="left" w:pos="5623"/>
          <w:tab w:val="right" w:leader="dot" w:pos="9019"/>
        </w:tabs>
        <w:bidi/>
        <w:jc w:val="both"/>
        <w:rPr>
          <w:rFonts w:ascii="B Lotus" w:eastAsiaTheme="minorEastAsia" w:hAnsi="B Lotus" w:cs="B Lotus"/>
          <w:noProof/>
          <w:sz w:val="18"/>
          <w:szCs w:val="18"/>
        </w:rPr>
      </w:pPr>
      <w:r>
        <w:fldChar w:fldCharType="begin"/>
      </w:r>
      <w:r>
        <w:instrText xml:space="preserve"> HYPERLINK \l "_Toc533782193" </w:instrText>
      </w:r>
      <w:r>
        <w:fldChar w:fldCharType="separate"/>
      </w:r>
      <w:r w:rsidR="00A663B2" w:rsidRPr="00A663B2">
        <w:rPr>
          <w:rStyle w:val="Hyperlink"/>
          <w:rFonts w:ascii="B Lotus" w:hAnsi="B Lotus" w:cs="B Lotus"/>
          <w:noProof/>
          <w:sz w:val="16"/>
          <w:szCs w:val="20"/>
          <w:rtl/>
          <w:lang w:bidi="fa-IR"/>
        </w:rPr>
        <w:t>3</w:t>
      </w:r>
      <w:del w:id="20126" w:author="Mehrnazi Boojari" w:date="2019-01-15T22:34:00Z">
        <w:r w:rsidR="00A663B2" w:rsidRPr="00A663B2" w:rsidDel="00AF7744">
          <w:rPr>
            <w:rStyle w:val="Hyperlink"/>
            <w:rFonts w:ascii="B Lotus" w:hAnsi="B Lotus" w:cs="B Lotus"/>
            <w:noProof/>
            <w:sz w:val="16"/>
            <w:szCs w:val="20"/>
            <w:rtl/>
            <w:lang w:bidi="fa-IR"/>
          </w:rPr>
          <w:delText>.</w:delText>
        </w:r>
      </w:del>
      <w:ins w:id="20127"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128" w:author="Mehrnazi Boojari" w:date="2019-01-15T22:34:00Z">
        <w:r w:rsidR="00A663B2" w:rsidRPr="00A663B2" w:rsidDel="00AF7744">
          <w:rPr>
            <w:rStyle w:val="Hyperlink"/>
            <w:rFonts w:ascii="B Lotus" w:hAnsi="B Lotus" w:cs="B Lotus"/>
            <w:noProof/>
            <w:sz w:val="16"/>
            <w:szCs w:val="20"/>
            <w:rtl/>
            <w:lang w:bidi="fa-IR"/>
          </w:rPr>
          <w:delText>.</w:delText>
        </w:r>
      </w:del>
      <w:ins w:id="20129"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130" w:author="Mehrnazi Boojari" w:date="2019-01-15T22:34:00Z">
        <w:r w:rsidR="00A663B2" w:rsidRPr="00A663B2" w:rsidDel="00AF7744">
          <w:rPr>
            <w:rStyle w:val="Hyperlink"/>
            <w:rFonts w:ascii="B Lotus" w:hAnsi="B Lotus" w:cs="B Lotus"/>
            <w:noProof/>
            <w:sz w:val="16"/>
            <w:szCs w:val="20"/>
            <w:rtl/>
            <w:lang w:bidi="fa-IR"/>
          </w:rPr>
          <w:delText>.</w:delText>
        </w:r>
      </w:del>
      <w:ins w:id="20131"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132" w:author="Mehrnazi Boojari" w:date="2019-01-15T22:34:00Z">
        <w:r w:rsidR="00A663B2" w:rsidRPr="00A663B2" w:rsidDel="00AF7744">
          <w:rPr>
            <w:rStyle w:val="Hyperlink"/>
            <w:rFonts w:ascii="B Lotus" w:hAnsi="B Lotus" w:cs="B Lotus"/>
            <w:noProof/>
            <w:sz w:val="16"/>
            <w:szCs w:val="20"/>
            <w:rtl/>
            <w:lang w:bidi="fa-IR"/>
          </w:rPr>
          <w:delText>.</w:delText>
        </w:r>
      </w:del>
      <w:ins w:id="20133"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134" w:author="Mehrnazi Boojari" w:date="2019-01-15T22:33:00Z">
        <w:r w:rsidR="00A663B2" w:rsidRPr="00A663B2" w:rsidDel="00AF7744">
          <w:rPr>
            <w:rStyle w:val="Hyperlink"/>
            <w:rFonts w:ascii="B Lotus" w:hAnsi="B Lotus" w:cs="B Lotus"/>
            <w:noProof/>
            <w:sz w:val="16"/>
            <w:szCs w:val="20"/>
            <w:rtl/>
            <w:lang w:bidi="fa-IR"/>
          </w:rPr>
          <w:delText>.</w:delText>
        </w:r>
      </w:del>
      <w:ins w:id="20135" w:author="Mehrnazi Boojari" w:date="2019-01-07T22:35:00Z">
        <w:r w:rsidR="00051F26">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کم</w:t>
      </w:r>
      <w:ins w:id="20136" w:author="Mehrnazi Boojari" w:date="2019-01-07T22:27:00Z">
        <w:r w:rsidR="00051F26">
          <w:rPr>
            <w:rStyle w:val="Hyperlink"/>
            <w:rFonts w:ascii="B Lotus" w:hAnsi="B Lotus" w:cs="B Nazanin" w:hint="cs"/>
            <w:noProof/>
            <w:sz w:val="16"/>
            <w:szCs w:val="20"/>
            <w:rtl/>
            <w:lang w:bidi="fa-IR"/>
          </w:rPr>
          <w:t>‌</w:t>
        </w:r>
      </w:ins>
      <w:del w:id="20137" w:author="Mehrnazi Boojari" w:date="2019-01-07T22:27:00Z">
        <w:r w:rsidR="00A663B2" w:rsidRPr="00A663B2" w:rsidDel="00051F26">
          <w:rPr>
            <w:rStyle w:val="Hyperlink"/>
            <w:rFonts w:ascii="B Lotus" w:hAnsi="B Lotus" w:cs="B Lotus"/>
            <w:noProof/>
            <w:sz w:val="16"/>
            <w:szCs w:val="20"/>
            <w:rtl/>
            <w:lang w:bidi="fa-IR"/>
          </w:rPr>
          <w:delText xml:space="preserve"> </w:delText>
        </w:r>
      </w:del>
      <w:r w:rsidR="00A663B2" w:rsidRPr="00A663B2">
        <w:rPr>
          <w:rStyle w:val="Hyperlink"/>
          <w:rFonts w:ascii="B Lotus" w:hAnsi="B Lotus" w:cs="B Lotus"/>
          <w:noProof/>
          <w:sz w:val="16"/>
          <w:szCs w:val="20"/>
          <w:rtl/>
          <w:lang w:bidi="fa-IR"/>
        </w:rPr>
        <w:t>اهم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ins w:id="20138" w:author="Mehrnazi Boojari" w:date="2019-01-07T22:27:00Z">
        <w:r w:rsidR="00051F26">
          <w:rPr>
            <w:rStyle w:val="Hyperlink"/>
            <w:rFonts w:ascii="B Lotus" w:hAnsi="B Lotus" w:cs="B Nazanin" w:hint="cs"/>
            <w:noProof/>
            <w:sz w:val="16"/>
            <w:szCs w:val="20"/>
            <w:rtl/>
            <w:lang w:bidi="fa-IR"/>
          </w:rPr>
          <w:t>‌</w:t>
        </w:r>
      </w:ins>
      <w:del w:id="20139" w:author="Mehrnazi Boojari" w:date="2019-01-07T10:33:00Z">
        <w:r w:rsidR="00A663B2" w:rsidRPr="00A663B2" w:rsidDel="006C73A5">
          <w:rPr>
            <w:rStyle w:val="Hyperlink"/>
            <w:rFonts w:ascii="B Lotus" w:hAnsi="B Lotus" w:cs="B Lotus"/>
            <w:noProof/>
            <w:sz w:val="16"/>
            <w:szCs w:val="20"/>
            <w:rtl/>
            <w:lang w:bidi="fa-IR"/>
          </w:rPr>
          <w:delText xml:space="preserve"> شدن </w:delText>
        </w:r>
      </w:del>
      <w:ins w:id="20140" w:author="Mehrnazi Boojari" w:date="2019-01-07T10:33:00Z">
        <w:r w:rsidR="006C73A5">
          <w:rPr>
            <w:rStyle w:val="Hyperlink"/>
            <w:rFonts w:ascii="B Lotus" w:hAnsi="B Lotus" w:cs="B Lotus" w:hint="cs"/>
            <w:noProof/>
            <w:sz w:val="16"/>
            <w:szCs w:val="20"/>
            <w:rtl/>
            <w:lang w:bidi="fa-IR"/>
          </w:rPr>
          <w:t>‌</w:t>
        </w:r>
        <w:r w:rsidR="006C73A5">
          <w:rPr>
            <w:rStyle w:val="Hyperlink"/>
            <w:rFonts w:ascii="B Lotus" w:hAnsi="B Lotus" w:cs="B Lotus"/>
            <w:noProof/>
            <w:sz w:val="16"/>
            <w:szCs w:val="20"/>
            <w:rtl/>
            <w:lang w:bidi="fa-IR"/>
          </w:rPr>
          <w:t xml:space="preserve">شدن </w:t>
        </w:r>
      </w:ins>
      <w:r w:rsidR="00A663B2" w:rsidRPr="00A663B2">
        <w:rPr>
          <w:rStyle w:val="Hyperlink"/>
          <w:rFonts w:ascii="B Lotus" w:hAnsi="B Lotus" w:cs="B Lotus"/>
          <w:noProof/>
          <w:sz w:val="16"/>
          <w:szCs w:val="20"/>
          <w:rtl/>
          <w:lang w:bidi="fa-IR"/>
        </w:rPr>
        <w:t>مسائل فرهنگ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اجتماع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در نگاه </w:t>
      </w:r>
      <w:del w:id="20141"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142" w:author="Mehrnazi Boojari" w:date="2019-01-07T10:03:00Z">
        <w:r w:rsidR="00A31D6F">
          <w:rPr>
            <w:rStyle w:val="Hyperlink"/>
            <w:rFonts w:ascii="B Lotus" w:hAnsi="B Lotus" w:cs="B Lotus"/>
            <w:noProof/>
            <w:sz w:val="16"/>
            <w:szCs w:val="20"/>
            <w:rtl/>
            <w:lang w:bidi="fa-IR"/>
          </w:rPr>
          <w:t>روستایی</w:t>
        </w:r>
      </w:ins>
      <w:r w:rsidR="00A663B2" w:rsidRPr="00A663B2">
        <w:rPr>
          <w:rStyle w:val="Hyperlink"/>
          <w:rFonts w:ascii="B Lotus" w:hAnsi="B Lotus" w:cs="B Lotus" w:hint="eastAsia"/>
          <w:noProof/>
          <w:sz w:val="16"/>
          <w:szCs w:val="20"/>
          <w:rtl/>
          <w:lang w:bidi="fa-IR"/>
        </w:rPr>
        <w:t>ان</w:t>
      </w:r>
      <w:ins w:id="20143" w:author="Mehrnazi Boojari" w:date="2019-01-15T23:06:00Z">
        <w:r w:rsidR="002659BD">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0A44471" w14:textId="77777777" w:rsidR="00A663B2" w:rsidRPr="00A663B2" w:rsidRDefault="00051F26" w:rsidP="00AF7744">
      <w:pPr>
        <w:pStyle w:val="TOC5"/>
        <w:tabs>
          <w:tab w:val="left" w:pos="7455"/>
          <w:tab w:val="right" w:leader="dot" w:pos="9019"/>
        </w:tabs>
        <w:bidi/>
        <w:jc w:val="both"/>
        <w:rPr>
          <w:rFonts w:ascii="B Lotus" w:eastAsiaTheme="minorEastAsia" w:hAnsi="B Lotus" w:cs="B Lotus"/>
          <w:noProof/>
          <w:sz w:val="18"/>
          <w:szCs w:val="18"/>
        </w:rPr>
      </w:pPr>
      <w:r>
        <w:fldChar w:fldCharType="begin"/>
      </w:r>
      <w:r>
        <w:instrText xml:space="preserve"> HYPERLINK \l "_Toc533782194" </w:instrText>
      </w:r>
      <w:r>
        <w:fldChar w:fldCharType="separate"/>
      </w:r>
      <w:r w:rsidR="00A663B2" w:rsidRPr="00A663B2">
        <w:rPr>
          <w:rStyle w:val="Hyperlink"/>
          <w:rFonts w:ascii="B Lotus" w:hAnsi="B Lotus" w:cs="B Lotus"/>
          <w:noProof/>
          <w:sz w:val="16"/>
          <w:szCs w:val="20"/>
          <w:rtl/>
          <w:lang w:bidi="fa-IR"/>
        </w:rPr>
        <w:t>3</w:t>
      </w:r>
      <w:del w:id="20144" w:author="Mehrnazi Boojari" w:date="2019-01-15T22:34:00Z">
        <w:r w:rsidR="00A663B2" w:rsidRPr="00A663B2" w:rsidDel="00AF7744">
          <w:rPr>
            <w:rStyle w:val="Hyperlink"/>
            <w:rFonts w:ascii="B Lotus" w:hAnsi="B Lotus" w:cs="B Lotus"/>
            <w:noProof/>
            <w:sz w:val="16"/>
            <w:szCs w:val="20"/>
            <w:rtl/>
            <w:lang w:bidi="fa-IR"/>
          </w:rPr>
          <w:delText>.</w:delText>
        </w:r>
      </w:del>
      <w:ins w:id="20145"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146" w:author="Mehrnazi Boojari" w:date="2019-01-15T22:34:00Z">
        <w:r w:rsidR="00A663B2" w:rsidRPr="00A663B2" w:rsidDel="00AF7744">
          <w:rPr>
            <w:rStyle w:val="Hyperlink"/>
            <w:rFonts w:ascii="B Lotus" w:hAnsi="B Lotus" w:cs="B Lotus"/>
            <w:noProof/>
            <w:sz w:val="16"/>
            <w:szCs w:val="20"/>
            <w:rtl/>
            <w:lang w:bidi="fa-IR"/>
          </w:rPr>
          <w:delText>.</w:delText>
        </w:r>
      </w:del>
      <w:ins w:id="20147"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148" w:author="Mehrnazi Boojari" w:date="2019-01-15T22:34:00Z">
        <w:r w:rsidR="00A663B2" w:rsidRPr="00A663B2" w:rsidDel="00AF7744">
          <w:rPr>
            <w:rStyle w:val="Hyperlink"/>
            <w:rFonts w:ascii="B Lotus" w:hAnsi="B Lotus" w:cs="B Lotus"/>
            <w:noProof/>
            <w:sz w:val="16"/>
            <w:szCs w:val="20"/>
            <w:rtl/>
            <w:lang w:bidi="fa-IR"/>
          </w:rPr>
          <w:delText>.</w:delText>
        </w:r>
      </w:del>
      <w:ins w:id="20149"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150" w:author="Mehrnazi Boojari" w:date="2019-01-15T22:34:00Z">
        <w:r w:rsidR="00A663B2" w:rsidRPr="00A663B2" w:rsidDel="00AF7744">
          <w:rPr>
            <w:rStyle w:val="Hyperlink"/>
            <w:rFonts w:ascii="B Lotus" w:hAnsi="B Lotus" w:cs="B Lotus"/>
            <w:noProof/>
            <w:sz w:val="16"/>
            <w:szCs w:val="20"/>
            <w:rtl/>
            <w:lang w:bidi="fa-IR"/>
          </w:rPr>
          <w:delText>.</w:delText>
        </w:r>
      </w:del>
      <w:ins w:id="20151" w:author="Mehrnazi Boojari" w:date="2019-01-15T22:34:00Z">
        <w:r w:rsidR="00AF7744">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152" w:author="Mehrnazi Boojari" w:date="2019-01-07T22:31:00Z">
        <w:r w:rsidR="00A663B2" w:rsidRPr="00A663B2" w:rsidDel="00051F26">
          <w:rPr>
            <w:rStyle w:val="Hyperlink"/>
            <w:rFonts w:ascii="B Lotus" w:hAnsi="B Lotus" w:cs="B Lotus"/>
            <w:noProof/>
            <w:sz w:val="16"/>
            <w:szCs w:val="20"/>
            <w:rtl/>
            <w:lang w:bidi="fa-IR"/>
          </w:rPr>
          <w:delText>.ض</w:delText>
        </w:r>
      </w:del>
      <w:ins w:id="20153" w:author="Mehrnazi Boojari" w:date="2019-01-07T22:31:00Z">
        <w:r>
          <w:rPr>
            <w:rStyle w:val="Hyperlink"/>
            <w:rFonts w:ascii="B Lotus" w:hAnsi="B Lotus" w:cs="B Lotus"/>
            <w:noProof/>
            <w:sz w:val="16"/>
            <w:szCs w:val="20"/>
            <w:rtl/>
            <w:lang w:bidi="fa-IR"/>
          </w:rPr>
          <w:t xml:space="preserve"> ض</w:t>
        </w:r>
      </w:ins>
      <w:r w:rsidR="00A663B2" w:rsidRPr="00A663B2">
        <w:rPr>
          <w:rStyle w:val="Hyperlink"/>
          <w:rFonts w:ascii="B Lotus" w:hAnsi="B Lotus" w:cs="B Lotus"/>
          <w:noProof/>
          <w:sz w:val="16"/>
          <w:szCs w:val="20"/>
          <w:rtl/>
          <w:lang w:bidi="fa-IR"/>
        </w:rPr>
        <w:t>عف در طراح</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با </w:t>
      </w:r>
      <w:del w:id="20154" w:author="Mehrnazi Boojari" w:date="2019-01-07T22:30:00Z">
        <w:r w:rsidR="00A663B2" w:rsidRPr="00A663B2" w:rsidDel="00051F26">
          <w:rPr>
            <w:rStyle w:val="Hyperlink"/>
            <w:rFonts w:ascii="B Lotus" w:hAnsi="B Lotus" w:cs="B Lotus"/>
            <w:noProof/>
            <w:sz w:val="16"/>
            <w:szCs w:val="20"/>
            <w:rtl/>
            <w:lang w:bidi="fa-IR"/>
          </w:rPr>
          <w:delText>در نظر گرفتن</w:delText>
        </w:r>
      </w:del>
      <w:ins w:id="20155" w:author="Mehrnazi Boojari" w:date="2019-01-07T22:30:00Z">
        <w:r>
          <w:rPr>
            <w:rStyle w:val="Hyperlink"/>
            <w:rFonts w:ascii="B Lotus" w:hAnsi="B Lotus" w:cs="B Lotus"/>
            <w:noProof/>
            <w:sz w:val="16"/>
            <w:szCs w:val="20"/>
            <w:rtl/>
            <w:lang w:bidi="fa-IR"/>
          </w:rPr>
          <w:t>در</w:t>
        </w:r>
        <w:r>
          <w:rPr>
            <w:rStyle w:val="Hyperlink"/>
            <w:rFonts w:ascii="Times New Roman" w:hAnsi="Times New Roman" w:cs="Times New Roman" w:hint="cs"/>
            <w:noProof/>
            <w:sz w:val="16"/>
            <w:szCs w:val="20"/>
            <w:rtl/>
            <w:lang w:bidi="fa-IR"/>
          </w:rPr>
          <w:t> </w:t>
        </w:r>
        <w:r>
          <w:rPr>
            <w:rStyle w:val="Hyperlink"/>
            <w:rFonts w:ascii="B Lotus" w:hAnsi="B Lotus" w:cs="B Lotus"/>
            <w:noProof/>
            <w:sz w:val="16"/>
            <w:szCs w:val="20"/>
            <w:rtl/>
            <w:lang w:bidi="fa-IR"/>
          </w:rPr>
          <w:t>نظر</w:t>
        </w:r>
        <w:r>
          <w:rPr>
            <w:rStyle w:val="Hyperlink"/>
            <w:rFonts w:ascii="Times New Roman" w:hAnsi="Times New Roman" w:cs="Times New Roman" w:hint="cs"/>
            <w:noProof/>
            <w:sz w:val="16"/>
            <w:szCs w:val="20"/>
            <w:rtl/>
            <w:lang w:bidi="fa-IR"/>
          </w:rPr>
          <w:t> </w:t>
        </w:r>
        <w:r>
          <w:rPr>
            <w:rStyle w:val="Hyperlink"/>
            <w:rFonts w:ascii="B Lotus" w:hAnsi="B Lotus" w:cs="B Lotus"/>
            <w:noProof/>
            <w:sz w:val="16"/>
            <w:szCs w:val="20"/>
            <w:rtl/>
            <w:lang w:bidi="fa-IR"/>
          </w:rPr>
          <w:t>گرفتن</w:t>
        </w:r>
      </w:ins>
      <w:r w:rsidR="00A663B2" w:rsidRPr="00A663B2">
        <w:rPr>
          <w:rStyle w:val="Hyperlink"/>
          <w:rFonts w:ascii="B Lotus" w:hAnsi="B Lotus" w:cs="B Lotus"/>
          <w:noProof/>
          <w:sz w:val="16"/>
          <w:szCs w:val="20"/>
          <w:rtl/>
          <w:lang w:bidi="fa-IR"/>
        </w:rPr>
        <w:t xml:space="preserve"> شرا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ط</w:t>
      </w:r>
      <w:r w:rsidR="00A663B2" w:rsidRPr="00A663B2">
        <w:rPr>
          <w:rStyle w:val="Hyperlink"/>
          <w:rFonts w:ascii="B Lotus" w:hAnsi="B Lotus" w:cs="B Lotus"/>
          <w:noProof/>
          <w:sz w:val="16"/>
          <w:szCs w:val="20"/>
          <w:rtl/>
          <w:lang w:bidi="fa-IR"/>
        </w:rPr>
        <w:t xml:space="preserve"> ذکر</w:t>
      </w:r>
      <w:del w:id="20156" w:author="Mehrnazi Boojari" w:date="2019-01-15T23:06:00Z">
        <w:r w:rsidR="00A663B2" w:rsidRPr="00A663B2" w:rsidDel="00A1263D">
          <w:rPr>
            <w:rStyle w:val="Hyperlink"/>
            <w:rFonts w:ascii="B Lotus" w:hAnsi="B Lotus" w:cs="B Lotus"/>
            <w:noProof/>
            <w:sz w:val="16"/>
            <w:szCs w:val="20"/>
            <w:rtl/>
            <w:lang w:bidi="fa-IR"/>
          </w:rPr>
          <w:delText xml:space="preserve"> </w:delText>
        </w:r>
      </w:del>
      <w:r w:rsidR="00A663B2" w:rsidRPr="00A663B2">
        <w:rPr>
          <w:rStyle w:val="Hyperlink"/>
          <w:rFonts w:ascii="B Lotus" w:hAnsi="B Lotus" w:cs="B Lotus"/>
          <w:noProof/>
          <w:sz w:val="16"/>
          <w:szCs w:val="20"/>
          <w:rtl/>
          <w:lang w:bidi="fa-IR"/>
        </w:rPr>
        <w:t>شده توسط معماران و مهندسان بوم</w:t>
      </w:r>
      <w:r w:rsidR="00A663B2" w:rsidRPr="00A663B2">
        <w:rPr>
          <w:rStyle w:val="Hyperlink"/>
          <w:rFonts w:ascii="B Lotus" w:hAnsi="B Lotus" w:cs="B Lotus" w:hint="cs"/>
          <w:noProof/>
          <w:sz w:val="16"/>
          <w:szCs w:val="20"/>
          <w:rtl/>
          <w:lang w:bidi="fa-IR"/>
        </w:rPr>
        <w:t>ی</w:t>
      </w:r>
      <w:ins w:id="20157" w:author="Mehrnazi Boojari" w:date="2019-01-07T22:31:00Z">
        <w:r>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8E2A3DA" w14:textId="77777777" w:rsidR="00A663B2" w:rsidRPr="00A663B2" w:rsidRDefault="00572891" w:rsidP="007224E7">
      <w:pPr>
        <w:pStyle w:val="TOC5"/>
        <w:tabs>
          <w:tab w:val="left" w:pos="8094"/>
          <w:tab w:val="right" w:leader="dot" w:pos="9019"/>
        </w:tabs>
        <w:bidi/>
        <w:jc w:val="both"/>
        <w:rPr>
          <w:rFonts w:ascii="B Lotus" w:eastAsiaTheme="minorEastAsia" w:hAnsi="B Lotus" w:cs="B Lotus"/>
          <w:noProof/>
          <w:sz w:val="18"/>
          <w:szCs w:val="18"/>
        </w:rPr>
      </w:pPr>
      <w:r>
        <w:fldChar w:fldCharType="begin"/>
      </w:r>
      <w:r>
        <w:instrText xml:space="preserve"> HYPERLINK \l "_Toc533782195" </w:instrText>
      </w:r>
      <w:r>
        <w:fldChar w:fldCharType="separate"/>
      </w:r>
      <w:r w:rsidR="00A663B2" w:rsidRPr="00A663B2">
        <w:rPr>
          <w:rStyle w:val="Hyperlink"/>
          <w:rFonts w:ascii="B Lotus" w:hAnsi="B Lotus" w:cs="B Lotus"/>
          <w:noProof/>
          <w:sz w:val="16"/>
          <w:szCs w:val="20"/>
          <w:rtl/>
          <w:lang w:bidi="fa-IR"/>
        </w:rPr>
        <w:t>3</w:t>
      </w:r>
      <w:del w:id="20158" w:author="Mehrnazi Boojari" w:date="2019-01-15T22:34:00Z">
        <w:r w:rsidR="00A663B2" w:rsidRPr="00A663B2" w:rsidDel="007224E7">
          <w:rPr>
            <w:rStyle w:val="Hyperlink"/>
            <w:rFonts w:ascii="B Lotus" w:hAnsi="B Lotus" w:cs="B Lotus"/>
            <w:noProof/>
            <w:sz w:val="16"/>
            <w:szCs w:val="20"/>
            <w:rtl/>
            <w:lang w:bidi="fa-IR"/>
          </w:rPr>
          <w:delText>.</w:delText>
        </w:r>
      </w:del>
      <w:ins w:id="20159" w:author="Mehrnazi Boojari" w:date="2019-01-15T22:34: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160" w:author="Mehrnazi Boojari" w:date="2019-01-15T22:34:00Z">
        <w:r w:rsidR="00A663B2" w:rsidRPr="00A663B2" w:rsidDel="007224E7">
          <w:rPr>
            <w:rStyle w:val="Hyperlink"/>
            <w:rFonts w:ascii="B Lotus" w:hAnsi="B Lotus" w:cs="B Lotus"/>
            <w:noProof/>
            <w:sz w:val="16"/>
            <w:szCs w:val="20"/>
            <w:rtl/>
            <w:lang w:bidi="fa-IR"/>
          </w:rPr>
          <w:delText>.</w:delText>
        </w:r>
      </w:del>
      <w:ins w:id="20161" w:author="Mehrnazi Boojari" w:date="2019-01-15T22:34: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162" w:author="Mehrnazi Boojari" w:date="2019-01-15T22:34:00Z">
        <w:r w:rsidR="00A663B2" w:rsidRPr="00A663B2" w:rsidDel="007224E7">
          <w:rPr>
            <w:rStyle w:val="Hyperlink"/>
            <w:rFonts w:ascii="B Lotus" w:hAnsi="B Lotus" w:cs="B Lotus"/>
            <w:noProof/>
            <w:sz w:val="16"/>
            <w:szCs w:val="20"/>
            <w:rtl/>
            <w:lang w:bidi="fa-IR"/>
          </w:rPr>
          <w:delText>.</w:delText>
        </w:r>
      </w:del>
      <w:ins w:id="20163" w:author="Mehrnazi Boojari" w:date="2019-01-15T22:34: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164" w:author="Mehrnazi Boojari" w:date="2019-01-15T22:34:00Z">
        <w:r w:rsidR="00A663B2" w:rsidRPr="00A663B2" w:rsidDel="007224E7">
          <w:rPr>
            <w:rStyle w:val="Hyperlink"/>
            <w:rFonts w:ascii="B Lotus" w:hAnsi="B Lotus" w:cs="B Lotus"/>
            <w:noProof/>
            <w:sz w:val="16"/>
            <w:szCs w:val="20"/>
            <w:rtl/>
            <w:lang w:bidi="fa-IR"/>
          </w:rPr>
          <w:delText>.</w:delText>
        </w:r>
      </w:del>
      <w:ins w:id="20165" w:author="Mehrnazi Boojari" w:date="2019-01-15T22:34: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166" w:author="Mehrnazi Boojari" w:date="2019-01-08T02:23:00Z">
        <w:r w:rsidR="00A663B2" w:rsidRPr="00A663B2" w:rsidDel="00011A5C">
          <w:rPr>
            <w:rStyle w:val="Hyperlink"/>
            <w:rFonts w:ascii="B Lotus" w:hAnsi="B Lotus" w:cs="B Lotus"/>
            <w:noProof/>
            <w:sz w:val="16"/>
            <w:szCs w:val="20"/>
            <w:rtl/>
            <w:lang w:bidi="fa-IR"/>
          </w:rPr>
          <w:delText>.پ</w:delText>
        </w:r>
      </w:del>
      <w:ins w:id="20167" w:author="Mehrnazi Boojari" w:date="2019-01-08T02:23:00Z">
        <w:r w:rsidR="00011A5C">
          <w:rPr>
            <w:rStyle w:val="Hyperlink"/>
            <w:rFonts w:ascii="B Lotus" w:hAnsi="B Lotus" w:cs="B Lotus"/>
            <w:noProof/>
            <w:sz w:val="16"/>
            <w:szCs w:val="20"/>
            <w:rtl/>
            <w:lang w:bidi="fa-IR"/>
          </w:rPr>
          <w:t xml:space="preserve"> </w:t>
        </w:r>
      </w:ins>
      <w:ins w:id="20168" w:author="Mehrnazi Boojari" w:date="2019-01-15T22:34:00Z">
        <w:r w:rsidR="007224E7">
          <w:rPr>
            <w:rStyle w:val="Hyperlink"/>
            <w:rFonts w:ascii="B Lotus" w:hAnsi="B Lotus" w:cs="B Lotus" w:hint="cs"/>
            <w:noProof/>
            <w:sz w:val="16"/>
            <w:szCs w:val="20"/>
            <w:rtl/>
            <w:lang w:bidi="fa-IR"/>
          </w:rPr>
          <w:t>اجرای</w:t>
        </w:r>
      </w:ins>
      <w:del w:id="20169" w:author="Mehrnazi Boojari" w:date="2019-01-15T22:34:00Z">
        <w:r w:rsidR="00A663B2" w:rsidRPr="00A663B2" w:rsidDel="007224E7">
          <w:rPr>
            <w:rStyle w:val="Hyperlink"/>
            <w:rFonts w:ascii="B Lotus" w:hAnsi="B Lotus" w:cs="B Lotus" w:hint="cs"/>
            <w:noProof/>
            <w:sz w:val="16"/>
            <w:szCs w:val="20"/>
            <w:rtl/>
            <w:lang w:bidi="fa-IR"/>
          </w:rPr>
          <w:delText>ی</w:delText>
        </w:r>
        <w:r w:rsidR="00A663B2" w:rsidRPr="00A663B2" w:rsidDel="007224E7">
          <w:rPr>
            <w:rStyle w:val="Hyperlink"/>
            <w:rFonts w:ascii="B Lotus" w:hAnsi="B Lotus" w:cs="B Lotus" w:hint="eastAsia"/>
            <w:noProof/>
            <w:sz w:val="16"/>
            <w:szCs w:val="20"/>
            <w:rtl/>
            <w:lang w:bidi="fa-IR"/>
          </w:rPr>
          <w:delText>اده</w:delText>
        </w:r>
      </w:del>
      <w:del w:id="20170" w:author="Mehrnazi Boojari" w:date="2019-01-07T09:51:00Z">
        <w:r w:rsidR="00A663B2" w:rsidRPr="00A663B2" w:rsidDel="006F7CCF">
          <w:rPr>
            <w:rStyle w:val="Hyperlink"/>
            <w:rFonts w:ascii="B Lotus" w:hAnsi="B Lotus" w:cs="B Lotus"/>
            <w:noProof/>
            <w:sz w:val="16"/>
            <w:szCs w:val="20"/>
            <w:rtl/>
            <w:lang w:bidi="fa-IR"/>
          </w:rPr>
          <w:delText xml:space="preserve"> ساز</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171" w:author="Mehrnazi Boojari" w:date="2019-01-07T09:51:00Z">
        <w:r w:rsidR="006F7CCF">
          <w:rPr>
            <w:rStyle w:val="Hyperlink"/>
            <w:rFonts w:ascii="B Lotus" w:hAnsi="B Lotus" w:cs="B Lotus"/>
            <w:noProof/>
            <w:sz w:val="16"/>
            <w:szCs w:val="20"/>
            <w:rtl/>
            <w:lang w:bidi="fa-IR"/>
          </w:rPr>
          <w:t xml:space="preserve"> </w:t>
        </w:r>
      </w:ins>
      <w:r w:rsidR="00A663B2" w:rsidRPr="00A663B2">
        <w:rPr>
          <w:rStyle w:val="Hyperlink"/>
          <w:rFonts w:ascii="B Lotus" w:hAnsi="B Lotus" w:cs="B Lotus"/>
          <w:noProof/>
          <w:sz w:val="16"/>
          <w:szCs w:val="20"/>
          <w:rtl/>
          <w:lang w:bidi="fa-IR"/>
        </w:rPr>
        <w:t>طرح هاد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و اثرات ناش</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از آن، همچون از ب</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رفتن فضاها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همسا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گ</w:t>
      </w:r>
      <w:r w:rsidR="00A663B2" w:rsidRPr="00A663B2">
        <w:rPr>
          <w:rStyle w:val="Hyperlink"/>
          <w:rFonts w:ascii="B Lotus" w:hAnsi="B Lotus" w:cs="B Lotus" w:hint="cs"/>
          <w:noProof/>
          <w:sz w:val="16"/>
          <w:szCs w:val="20"/>
          <w:rtl/>
          <w:lang w:bidi="fa-IR"/>
        </w:rPr>
        <w:t>ی</w:t>
      </w:r>
      <w:ins w:id="20172" w:author="Mehrnazi Boojari" w:date="2019-01-07T22:31:00Z">
        <w:r w:rsidR="00051F26">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9B4C553" w14:textId="77777777" w:rsidR="00A663B2" w:rsidRPr="00A663B2" w:rsidRDefault="00572891" w:rsidP="007224E7">
      <w:pPr>
        <w:pStyle w:val="TOC4"/>
        <w:tabs>
          <w:tab w:val="left" w:pos="3892"/>
          <w:tab w:val="right" w:leader="dot" w:pos="9019"/>
        </w:tabs>
        <w:bidi/>
        <w:jc w:val="both"/>
        <w:rPr>
          <w:rFonts w:ascii="B Lotus" w:eastAsiaTheme="minorEastAsia" w:hAnsi="B Lotus" w:cs="B Lotus"/>
          <w:noProof/>
          <w:sz w:val="18"/>
          <w:szCs w:val="18"/>
        </w:rPr>
      </w:pPr>
      <w:r>
        <w:fldChar w:fldCharType="begin"/>
      </w:r>
      <w:r>
        <w:instrText xml:space="preserve"> HYPERLINK \l "_Toc533782196" </w:instrText>
      </w:r>
      <w:r>
        <w:fldChar w:fldCharType="separate"/>
      </w:r>
      <w:r w:rsidR="00A663B2" w:rsidRPr="00A663B2">
        <w:rPr>
          <w:rStyle w:val="Hyperlink"/>
          <w:rFonts w:ascii="B Lotus" w:hAnsi="B Lotus" w:cs="B Lotus"/>
          <w:noProof/>
          <w:sz w:val="16"/>
          <w:szCs w:val="20"/>
          <w:rtl/>
          <w:lang w:bidi="fa-IR"/>
        </w:rPr>
        <w:t>3</w:t>
      </w:r>
      <w:del w:id="20173" w:author="Mehrnazi Boojari" w:date="2019-01-15T22:34:00Z">
        <w:r w:rsidR="00A663B2" w:rsidRPr="00A663B2" w:rsidDel="007224E7">
          <w:rPr>
            <w:rStyle w:val="Hyperlink"/>
            <w:rFonts w:ascii="B Lotus" w:hAnsi="B Lotus" w:cs="B Lotus"/>
            <w:noProof/>
            <w:sz w:val="16"/>
            <w:szCs w:val="20"/>
            <w:rtl/>
            <w:lang w:bidi="fa-IR"/>
          </w:rPr>
          <w:delText>.</w:delText>
        </w:r>
      </w:del>
      <w:ins w:id="20174" w:author="Mehrnazi Boojari" w:date="2019-01-15T22:34: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175" w:author="Mehrnazi Boojari" w:date="2019-01-15T22:35:00Z">
        <w:r w:rsidR="00A663B2" w:rsidRPr="00A663B2" w:rsidDel="007224E7">
          <w:rPr>
            <w:rStyle w:val="Hyperlink"/>
            <w:rFonts w:ascii="B Lotus" w:hAnsi="B Lotus" w:cs="B Lotus"/>
            <w:noProof/>
            <w:sz w:val="16"/>
            <w:szCs w:val="20"/>
            <w:rtl/>
            <w:lang w:bidi="fa-IR"/>
          </w:rPr>
          <w:delText>.</w:delText>
        </w:r>
      </w:del>
      <w:ins w:id="20176" w:author="Mehrnazi Boojari" w:date="2019-01-15T22:35: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177" w:author="Mehrnazi Boojari" w:date="2019-01-15T22:34:00Z">
        <w:r w:rsidR="00A663B2" w:rsidRPr="00A663B2" w:rsidDel="007224E7">
          <w:rPr>
            <w:rStyle w:val="Hyperlink"/>
            <w:rFonts w:ascii="B Lotus" w:hAnsi="B Lotus" w:cs="B Lotus"/>
            <w:noProof/>
            <w:sz w:val="16"/>
            <w:szCs w:val="20"/>
            <w:rtl/>
            <w:lang w:bidi="fa-IR"/>
          </w:rPr>
          <w:delText>.</w:delText>
        </w:r>
      </w:del>
      <w:ins w:id="20178" w:author="Mehrnazi Boojari" w:date="2019-01-15T22:34: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179" w:author="Mehrnazi Boojari" w:date="2019-01-07T22:35:00Z">
        <w:r w:rsidR="00A663B2" w:rsidRPr="00A663B2" w:rsidDel="00051F26">
          <w:rPr>
            <w:rStyle w:val="Hyperlink"/>
            <w:rFonts w:ascii="B Lotus" w:hAnsi="B Lotus" w:cs="B Lotus"/>
            <w:noProof/>
            <w:sz w:val="16"/>
            <w:szCs w:val="20"/>
            <w:rtl/>
            <w:lang w:bidi="fa-IR"/>
          </w:rPr>
          <w:delText>.س</w:delText>
        </w:r>
      </w:del>
      <w:ins w:id="20180" w:author="Mehrnazi Boojari" w:date="2019-01-07T22:35:00Z">
        <w:r w:rsidR="00051F26">
          <w:rPr>
            <w:rStyle w:val="Hyperlink"/>
            <w:rFonts w:ascii="B Lotus" w:hAnsi="B Lotus" w:cs="B Lotus"/>
            <w:noProof/>
            <w:sz w:val="16"/>
            <w:szCs w:val="20"/>
            <w:rtl/>
            <w:lang w:bidi="fa-IR"/>
          </w:rPr>
          <w:t xml:space="preserve"> س</w:t>
        </w:r>
      </w:ins>
      <w:r w:rsidR="00A663B2" w:rsidRPr="00A663B2">
        <w:rPr>
          <w:rStyle w:val="Hyperlink"/>
          <w:rFonts w:ascii="B Lotus" w:hAnsi="B Lotus" w:cs="B Lotus"/>
          <w:noProof/>
          <w:sz w:val="16"/>
          <w:szCs w:val="20"/>
          <w:rtl/>
          <w:lang w:bidi="fa-IR"/>
        </w:rPr>
        <w:t xml:space="preserve">اخت مساکن </w:t>
      </w:r>
      <w:del w:id="20181"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182" w:author="Mehrnazi Boojari" w:date="2019-01-07T10:03:00Z">
        <w:r w:rsidR="00A31D6F">
          <w:rPr>
            <w:rStyle w:val="Hyperlink"/>
            <w:rFonts w:ascii="B Lotus" w:hAnsi="B Lotus" w:cs="B Lotus"/>
            <w:noProof/>
            <w:sz w:val="16"/>
            <w:szCs w:val="20"/>
            <w:rtl/>
            <w:lang w:bidi="fa-IR"/>
          </w:rPr>
          <w:t>روستایی</w:t>
        </w:r>
      </w:ins>
      <w:r w:rsidR="00A663B2" w:rsidRPr="00A663B2">
        <w:rPr>
          <w:rStyle w:val="Hyperlink"/>
          <w:rFonts w:ascii="B Lotus" w:hAnsi="B Lotus" w:cs="B Lotus"/>
          <w:noProof/>
          <w:sz w:val="16"/>
          <w:szCs w:val="20"/>
          <w:rtl/>
          <w:lang w:bidi="fa-IR"/>
        </w:rPr>
        <w:t xml:space="preserve"> </w:t>
      </w:r>
      <w:del w:id="20183" w:author="Mehrnazi Boojari" w:date="2019-01-07T22:29:00Z">
        <w:r w:rsidR="00A663B2" w:rsidRPr="00A663B2" w:rsidDel="00051F26">
          <w:rPr>
            <w:rStyle w:val="Hyperlink"/>
            <w:rFonts w:ascii="B Lotus" w:hAnsi="B Lotus" w:cs="B Lotus"/>
            <w:noProof/>
            <w:sz w:val="16"/>
            <w:szCs w:val="20"/>
            <w:rtl/>
            <w:lang w:bidi="fa-IR"/>
          </w:rPr>
          <w:delText>مع</w:delText>
        </w:r>
        <w:r w:rsidR="00A663B2" w:rsidRPr="00A663B2" w:rsidDel="00051F26">
          <w:rPr>
            <w:rStyle w:val="Hyperlink"/>
            <w:rFonts w:ascii="B Lotus" w:hAnsi="B Lotus" w:cs="B Lotus" w:hint="cs"/>
            <w:noProof/>
            <w:sz w:val="16"/>
            <w:szCs w:val="20"/>
            <w:rtl/>
            <w:lang w:bidi="fa-IR"/>
          </w:rPr>
          <w:delText>ی</w:delText>
        </w:r>
        <w:r w:rsidR="00A663B2" w:rsidRPr="00A663B2" w:rsidDel="00051F26">
          <w:rPr>
            <w:rStyle w:val="Hyperlink"/>
            <w:rFonts w:ascii="B Lotus" w:hAnsi="B Lotus" w:cs="B Lotus" w:hint="eastAsia"/>
            <w:noProof/>
            <w:sz w:val="16"/>
            <w:szCs w:val="20"/>
            <w:rtl/>
            <w:lang w:bidi="fa-IR"/>
          </w:rPr>
          <w:delText>شت</w:delText>
        </w:r>
        <w:r w:rsidR="00A663B2" w:rsidRPr="00A663B2" w:rsidDel="00051F26">
          <w:rPr>
            <w:rStyle w:val="Hyperlink"/>
            <w:rFonts w:ascii="B Lotus" w:hAnsi="B Lotus" w:cs="B Lotus"/>
            <w:noProof/>
            <w:sz w:val="16"/>
            <w:szCs w:val="20"/>
            <w:rtl/>
            <w:lang w:bidi="fa-IR"/>
          </w:rPr>
          <w:delText xml:space="preserve"> محور</w:delText>
        </w:r>
      </w:del>
      <w:ins w:id="20184" w:author="Mehrnazi Boojari" w:date="2019-01-07T22:29:00Z">
        <w:r w:rsidR="00051F26">
          <w:rPr>
            <w:rStyle w:val="Hyperlink"/>
            <w:rFonts w:ascii="B Lotus" w:hAnsi="B Lotus" w:cs="B Lotus"/>
            <w:noProof/>
            <w:sz w:val="16"/>
            <w:szCs w:val="20"/>
            <w:rtl/>
            <w:lang w:bidi="fa-IR"/>
          </w:rPr>
          <w:t>معیشت</w:t>
        </w:r>
        <w:r w:rsidR="00051F26">
          <w:rPr>
            <w:rStyle w:val="Hyperlink"/>
            <w:rFonts w:ascii="B Lotus" w:hAnsi="B Lotus" w:cs="B Lotus" w:hint="cs"/>
            <w:noProof/>
            <w:sz w:val="16"/>
            <w:szCs w:val="20"/>
            <w:rtl/>
            <w:lang w:bidi="fa-IR"/>
          </w:rPr>
          <w:t>‌</w:t>
        </w:r>
        <w:r w:rsidR="00051F26">
          <w:rPr>
            <w:rStyle w:val="Hyperlink"/>
            <w:rFonts w:ascii="B Lotus" w:hAnsi="B Lotus" w:cs="B Lotus"/>
            <w:noProof/>
            <w:sz w:val="16"/>
            <w:szCs w:val="20"/>
            <w:rtl/>
            <w:lang w:bidi="fa-IR"/>
          </w:rPr>
          <w:t>محور</w:t>
        </w:r>
      </w:ins>
      <w:ins w:id="20185" w:author="Mehrnazi Boojari" w:date="2019-01-15T23:06:00Z">
        <w:r w:rsidR="00A1263D">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702E6E9" w14:textId="77777777" w:rsidR="00A663B2" w:rsidRPr="00A663B2" w:rsidRDefault="00C92AF9" w:rsidP="00A1263D">
      <w:pPr>
        <w:pStyle w:val="TOC5"/>
        <w:tabs>
          <w:tab w:val="left" w:pos="8986"/>
          <w:tab w:val="right" w:leader="dot" w:pos="9019"/>
        </w:tabs>
        <w:bidi/>
        <w:jc w:val="both"/>
        <w:rPr>
          <w:rFonts w:ascii="B Lotus" w:eastAsiaTheme="minorEastAsia" w:hAnsi="B Lotus" w:cs="B Lotus"/>
          <w:noProof/>
          <w:sz w:val="18"/>
          <w:szCs w:val="18"/>
        </w:rPr>
      </w:pPr>
      <w:r>
        <w:fldChar w:fldCharType="begin"/>
      </w:r>
      <w:r>
        <w:instrText xml:space="preserve"> HYPERLINK \l "_Toc533782197" </w:instrText>
      </w:r>
      <w:r>
        <w:fldChar w:fldCharType="separate"/>
      </w:r>
      <w:r w:rsidR="00A663B2" w:rsidRPr="00A663B2">
        <w:rPr>
          <w:rStyle w:val="Hyperlink"/>
          <w:rFonts w:ascii="B Lotus" w:hAnsi="B Lotus" w:cs="B Lotus"/>
          <w:noProof/>
          <w:sz w:val="16"/>
          <w:szCs w:val="20"/>
          <w:lang w:bidi="fa-IR"/>
        </w:rPr>
        <w:t>3</w:t>
      </w:r>
      <w:del w:id="20186" w:author="Mehrnazi Boojari" w:date="2019-01-15T22:35:00Z">
        <w:r w:rsidR="00A663B2" w:rsidRPr="00A663B2" w:rsidDel="007224E7">
          <w:rPr>
            <w:rStyle w:val="Hyperlink"/>
            <w:rFonts w:ascii="B Lotus" w:hAnsi="B Lotus" w:cs="B Lotus"/>
            <w:noProof/>
            <w:sz w:val="16"/>
            <w:szCs w:val="20"/>
            <w:lang w:bidi="fa-IR"/>
          </w:rPr>
          <w:delText>.</w:delText>
        </w:r>
      </w:del>
      <w:ins w:id="20187" w:author="Mehrnazi Boojari" w:date="2019-01-15T22:35: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20188" w:author="Mehrnazi Boojari" w:date="2019-01-15T22:35:00Z">
        <w:r w:rsidR="00A663B2" w:rsidRPr="00A663B2" w:rsidDel="007224E7">
          <w:rPr>
            <w:rStyle w:val="Hyperlink"/>
            <w:rFonts w:ascii="B Lotus" w:hAnsi="B Lotus" w:cs="B Lotus"/>
            <w:noProof/>
            <w:sz w:val="16"/>
            <w:szCs w:val="20"/>
            <w:lang w:bidi="fa-IR"/>
          </w:rPr>
          <w:delText>.</w:delText>
        </w:r>
      </w:del>
      <w:ins w:id="20189" w:author="Mehrnazi Boojari" w:date="2019-01-15T22:35: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3</w:t>
      </w:r>
      <w:del w:id="20190" w:author="Mehrnazi Boojari" w:date="2019-01-15T22:35:00Z">
        <w:r w:rsidR="00A663B2" w:rsidRPr="00A663B2" w:rsidDel="007224E7">
          <w:rPr>
            <w:rStyle w:val="Hyperlink"/>
            <w:rFonts w:ascii="B Lotus" w:hAnsi="B Lotus" w:cs="B Lotus"/>
            <w:noProof/>
            <w:sz w:val="16"/>
            <w:szCs w:val="20"/>
            <w:lang w:bidi="fa-IR"/>
          </w:rPr>
          <w:delText>.</w:delText>
        </w:r>
      </w:del>
      <w:ins w:id="20191" w:author="Mehrnazi Boojari" w:date="2019-01-15T22:35: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2</w:t>
      </w:r>
      <w:del w:id="20192" w:author="Mehrnazi Boojari" w:date="2019-01-15T22:35:00Z">
        <w:r w:rsidR="00A663B2" w:rsidRPr="00A663B2" w:rsidDel="007224E7">
          <w:rPr>
            <w:rStyle w:val="Hyperlink"/>
            <w:rFonts w:ascii="B Lotus" w:hAnsi="B Lotus" w:cs="B Lotus"/>
            <w:noProof/>
            <w:sz w:val="16"/>
            <w:szCs w:val="20"/>
            <w:lang w:bidi="fa-IR"/>
          </w:rPr>
          <w:delText>.</w:delText>
        </w:r>
      </w:del>
      <w:ins w:id="20193" w:author="Mehrnazi Boojari" w:date="2019-01-15T22:35: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20194" w:author="Mehrnazi Boojari" w:date="2019-01-07T12:16:00Z">
        <w:r w:rsidR="00A663B2" w:rsidRPr="00A663B2" w:rsidDel="002F77AF">
          <w:rPr>
            <w:rStyle w:val="Hyperlink"/>
            <w:rFonts w:ascii="B Lotus" w:hAnsi="B Lotus" w:cs="B Lotus"/>
            <w:noProof/>
            <w:sz w:val="16"/>
            <w:szCs w:val="20"/>
            <w:lang w:bidi="fa-IR"/>
          </w:rPr>
          <w:delText>.</w:delText>
        </w:r>
        <w:r w:rsidR="00A663B2" w:rsidRPr="00A663B2" w:rsidDel="002F77AF">
          <w:rPr>
            <w:rStyle w:val="Hyperlink"/>
            <w:rFonts w:ascii="B Lotus" w:hAnsi="B Lotus" w:cs="B Lotus"/>
            <w:noProof/>
            <w:sz w:val="16"/>
            <w:szCs w:val="20"/>
            <w:rtl/>
            <w:lang w:bidi="fa-IR"/>
          </w:rPr>
          <w:delText>ن</w:delText>
        </w:r>
      </w:del>
      <w:ins w:id="20195"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فوذ فرهنگ شهرنش</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به روستاها و</w:t>
      </w:r>
      <w:del w:id="20196" w:author="Mehrnazi Boojari" w:date="2019-01-12T23:20:00Z">
        <w:r w:rsidR="00A663B2" w:rsidRPr="00A663B2" w:rsidDel="000806BA">
          <w:rPr>
            <w:rStyle w:val="Hyperlink"/>
            <w:rFonts w:ascii="B Lotus" w:hAnsi="B Lotus" w:cs="B Lotus"/>
            <w:noProof/>
            <w:sz w:val="16"/>
            <w:szCs w:val="20"/>
            <w:rtl/>
            <w:lang w:bidi="fa-IR"/>
          </w:rPr>
          <w:delText xml:space="preserve"> به تبع </w:delText>
        </w:r>
      </w:del>
      <w:ins w:id="20197" w:author="Mehrnazi Boojari" w:date="2019-01-12T23:20:00Z">
        <w:r w:rsidR="000806BA">
          <w:rPr>
            <w:rStyle w:val="Hyperlink"/>
            <w:rFonts w:ascii="B Lotus" w:hAnsi="B Lotus" w:cs="B Lotus"/>
            <w:noProof/>
            <w:sz w:val="16"/>
            <w:szCs w:val="20"/>
            <w:rtl/>
            <w:lang w:bidi="fa-IR"/>
          </w:rPr>
          <w:t xml:space="preserve"> به</w:t>
        </w:r>
        <w:r w:rsidR="000806BA">
          <w:rPr>
            <w:rStyle w:val="Hyperlink"/>
            <w:rFonts w:ascii="B Lotus" w:hAnsi="B Lotus" w:cs="B Lotus" w:hint="cs"/>
            <w:noProof/>
            <w:sz w:val="16"/>
            <w:szCs w:val="20"/>
            <w:rtl/>
            <w:lang w:bidi="fa-IR"/>
          </w:rPr>
          <w:t>‌</w:t>
        </w:r>
        <w:r w:rsidR="000806BA">
          <w:rPr>
            <w:rStyle w:val="Hyperlink"/>
            <w:rFonts w:ascii="B Lotus" w:hAnsi="B Lotus" w:cs="B Lotus"/>
            <w:noProof/>
            <w:sz w:val="16"/>
            <w:szCs w:val="20"/>
            <w:rtl/>
            <w:lang w:bidi="fa-IR"/>
          </w:rPr>
          <w:t xml:space="preserve">تبع </w:t>
        </w:r>
      </w:ins>
      <w:r w:rsidR="00A663B2" w:rsidRPr="00A663B2">
        <w:rPr>
          <w:rStyle w:val="Hyperlink"/>
          <w:rFonts w:ascii="B Lotus" w:hAnsi="B Lotus" w:cs="B Lotus"/>
          <w:noProof/>
          <w:sz w:val="16"/>
          <w:szCs w:val="20"/>
          <w:rtl/>
          <w:lang w:bidi="fa-IR"/>
        </w:rPr>
        <w:t>ساخت مساکن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w:t>
      </w:r>
      <w:del w:id="20198" w:author="Mehrnazi Boojari" w:date="2019-01-15T23:07:00Z">
        <w:r w:rsidR="00A663B2" w:rsidRPr="00A663B2" w:rsidDel="00A1263D">
          <w:rPr>
            <w:rStyle w:val="Hyperlink"/>
            <w:rFonts w:ascii="B Lotus" w:hAnsi="B Lotus" w:cs="B Lotus"/>
            <w:noProof/>
            <w:sz w:val="16"/>
            <w:szCs w:val="20"/>
            <w:rtl/>
            <w:lang w:bidi="fa-IR"/>
          </w:rPr>
          <w:delText xml:space="preserve">به </w:delText>
        </w:r>
      </w:del>
      <w:r w:rsidR="00A663B2" w:rsidRPr="00A663B2">
        <w:rPr>
          <w:rStyle w:val="Hyperlink"/>
          <w:rFonts w:ascii="B Lotus" w:hAnsi="B Lotus" w:cs="B Lotus"/>
          <w:noProof/>
          <w:sz w:val="16"/>
          <w:szCs w:val="20"/>
          <w:rtl/>
          <w:lang w:bidi="fa-IR"/>
        </w:rPr>
        <w:t>مشابه مساکن شهر</w:t>
      </w:r>
      <w:r w:rsidR="00A663B2" w:rsidRPr="00A663B2">
        <w:rPr>
          <w:rStyle w:val="Hyperlink"/>
          <w:rFonts w:ascii="B Lotus" w:hAnsi="B Lotus" w:cs="B Lotus" w:hint="cs"/>
          <w:noProof/>
          <w:sz w:val="16"/>
          <w:szCs w:val="20"/>
          <w:rtl/>
          <w:lang w:bidi="fa-IR"/>
        </w:rPr>
        <w:t>ی</w:t>
      </w:r>
      <w:ins w:id="20199" w:author="Mehrnazi Boojari" w:date="2019-01-07T22:31:00Z">
        <w:r w:rsidR="00051F26">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5611F63" w14:textId="77777777" w:rsidR="00A663B2" w:rsidRPr="00A663B2" w:rsidRDefault="00572891" w:rsidP="009B3D13">
      <w:pPr>
        <w:pStyle w:val="TOC5"/>
        <w:tabs>
          <w:tab w:val="left" w:pos="5222"/>
          <w:tab w:val="right" w:leader="dot" w:pos="9019"/>
        </w:tabs>
        <w:bidi/>
        <w:jc w:val="both"/>
        <w:rPr>
          <w:rFonts w:ascii="B Lotus" w:eastAsiaTheme="minorEastAsia" w:hAnsi="B Lotus" w:cs="B Lotus"/>
          <w:noProof/>
          <w:sz w:val="18"/>
          <w:szCs w:val="18"/>
        </w:rPr>
      </w:pPr>
      <w:r>
        <w:fldChar w:fldCharType="begin"/>
      </w:r>
      <w:r>
        <w:instrText xml:space="preserve"> HYPERLINK \l "_Toc533782198" </w:instrText>
      </w:r>
      <w:r>
        <w:fldChar w:fldCharType="separate"/>
      </w:r>
      <w:r w:rsidR="00A663B2" w:rsidRPr="00A663B2">
        <w:rPr>
          <w:rStyle w:val="Hyperlink"/>
          <w:rFonts w:ascii="B Lotus" w:hAnsi="B Lotus" w:cs="B Lotus"/>
          <w:noProof/>
          <w:sz w:val="16"/>
          <w:szCs w:val="20"/>
          <w:rtl/>
          <w:lang w:bidi="fa-IR"/>
        </w:rPr>
        <w:t>3</w:t>
      </w:r>
      <w:del w:id="20200" w:author="Mehrnazi Boojari" w:date="2019-01-15T22:35:00Z">
        <w:r w:rsidR="00A663B2" w:rsidRPr="00A663B2" w:rsidDel="007224E7">
          <w:rPr>
            <w:rStyle w:val="Hyperlink"/>
            <w:rFonts w:ascii="B Lotus" w:hAnsi="B Lotus" w:cs="B Lotus"/>
            <w:noProof/>
            <w:sz w:val="16"/>
            <w:szCs w:val="20"/>
            <w:rtl/>
            <w:lang w:bidi="fa-IR"/>
          </w:rPr>
          <w:delText>.</w:delText>
        </w:r>
      </w:del>
      <w:ins w:id="20201" w:author="Mehrnazi Boojari" w:date="2019-01-15T22:35: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202" w:author="Mehrnazi Boojari" w:date="2019-01-15T22:35:00Z">
        <w:r w:rsidR="00A663B2" w:rsidRPr="00A663B2" w:rsidDel="007224E7">
          <w:rPr>
            <w:rStyle w:val="Hyperlink"/>
            <w:rFonts w:ascii="B Lotus" w:hAnsi="B Lotus" w:cs="B Lotus"/>
            <w:noProof/>
            <w:sz w:val="16"/>
            <w:szCs w:val="20"/>
            <w:rtl/>
            <w:lang w:bidi="fa-IR"/>
          </w:rPr>
          <w:delText>.</w:delText>
        </w:r>
      </w:del>
      <w:ins w:id="20203" w:author="Mehrnazi Boojari" w:date="2019-01-15T22:35: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04" w:author="Mehrnazi Boojari" w:date="2019-01-15T22:35:00Z">
        <w:r w:rsidR="00A663B2" w:rsidRPr="00A663B2" w:rsidDel="007224E7">
          <w:rPr>
            <w:rStyle w:val="Hyperlink"/>
            <w:rFonts w:ascii="B Lotus" w:hAnsi="B Lotus" w:cs="B Lotus"/>
            <w:noProof/>
            <w:sz w:val="16"/>
            <w:szCs w:val="20"/>
            <w:rtl/>
            <w:lang w:bidi="fa-IR"/>
          </w:rPr>
          <w:delText>.</w:delText>
        </w:r>
      </w:del>
      <w:ins w:id="20205" w:author="Mehrnazi Boojari" w:date="2019-01-15T22:35: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206" w:author="Mehrnazi Boojari" w:date="2019-01-15T22:35:00Z">
        <w:r w:rsidR="00A663B2" w:rsidRPr="00A663B2" w:rsidDel="007224E7">
          <w:rPr>
            <w:rStyle w:val="Hyperlink"/>
            <w:rFonts w:ascii="B Lotus" w:hAnsi="B Lotus" w:cs="B Lotus"/>
            <w:noProof/>
            <w:sz w:val="16"/>
            <w:szCs w:val="20"/>
            <w:rtl/>
            <w:lang w:bidi="fa-IR"/>
          </w:rPr>
          <w:delText>.</w:delText>
        </w:r>
      </w:del>
      <w:ins w:id="20207" w:author="Mehrnazi Boojari" w:date="2019-01-15T22:35:00Z">
        <w:r w:rsidR="007224E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208" w:author="Mehrnazi Boojari" w:date="2019-01-15T22:33:00Z">
        <w:r w:rsidR="00A663B2" w:rsidRPr="00A663B2" w:rsidDel="00AF7744">
          <w:rPr>
            <w:rStyle w:val="Hyperlink"/>
            <w:rFonts w:ascii="B Lotus" w:hAnsi="B Lotus" w:cs="B Lotus"/>
            <w:noProof/>
            <w:sz w:val="16"/>
            <w:szCs w:val="20"/>
            <w:rtl/>
            <w:lang w:bidi="fa-IR"/>
          </w:rPr>
          <w:delText>.</w:delText>
        </w:r>
      </w:del>
      <w:ins w:id="20209" w:author="Mehrnazi Boojari" w:date="2019-01-15T22:33:00Z">
        <w:r w:rsidR="00AF7744">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هز</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نه</w:t>
      </w:r>
      <w:del w:id="20210"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211"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del w:id="20212" w:author="Mehrnazi Boojari" w:date="2019-01-15T23:08:00Z">
        <w:r w:rsidR="00A663B2" w:rsidRPr="00A663B2" w:rsidDel="009B3D13">
          <w:rPr>
            <w:rStyle w:val="Hyperlink"/>
            <w:rFonts w:ascii="B Lotus" w:hAnsi="B Lotus" w:cs="B Lotus"/>
            <w:noProof/>
            <w:sz w:val="16"/>
            <w:szCs w:val="20"/>
            <w:rtl/>
            <w:lang w:bidi="fa-IR"/>
          </w:rPr>
          <w:delText>بالا</w:delText>
        </w:r>
        <w:r w:rsidR="00A663B2" w:rsidRPr="00A663B2" w:rsidDel="009B3D13">
          <w:rPr>
            <w:rStyle w:val="Hyperlink"/>
            <w:rFonts w:ascii="B Lotus" w:hAnsi="B Lotus" w:cs="B Lotus" w:hint="cs"/>
            <w:noProof/>
            <w:sz w:val="16"/>
            <w:szCs w:val="20"/>
            <w:rtl/>
            <w:lang w:bidi="fa-IR"/>
          </w:rPr>
          <w:delText>ی</w:delText>
        </w:r>
        <w:r w:rsidR="00A663B2" w:rsidRPr="00A663B2" w:rsidDel="009B3D13">
          <w:rPr>
            <w:rStyle w:val="Hyperlink"/>
            <w:rFonts w:ascii="B Lotus" w:hAnsi="B Lotus" w:cs="B Lotus"/>
            <w:noProof/>
            <w:sz w:val="16"/>
            <w:szCs w:val="20"/>
            <w:rtl/>
            <w:lang w:bidi="fa-IR"/>
          </w:rPr>
          <w:delText xml:space="preserve"> </w:delText>
        </w:r>
      </w:del>
      <w:ins w:id="20213" w:author="Mehrnazi Boojari" w:date="2019-01-15T23:08:00Z">
        <w:r w:rsidR="009B3D13">
          <w:rPr>
            <w:rStyle w:val="Hyperlink"/>
            <w:rFonts w:ascii="B Lotus" w:hAnsi="B Lotus" w:cs="B Lotus" w:hint="cs"/>
            <w:noProof/>
            <w:sz w:val="16"/>
            <w:szCs w:val="20"/>
            <w:rtl/>
            <w:lang w:bidi="fa-IR"/>
          </w:rPr>
          <w:t>زیاد</w:t>
        </w:r>
        <w:r w:rsidR="009B3D13" w:rsidRPr="00A663B2">
          <w:rPr>
            <w:rStyle w:val="Hyperlink"/>
            <w:rFonts w:ascii="B Lotus" w:hAnsi="B Lotus" w:cs="B Lotus"/>
            <w:noProof/>
            <w:sz w:val="16"/>
            <w:szCs w:val="20"/>
            <w:rtl/>
            <w:lang w:bidi="fa-IR"/>
          </w:rPr>
          <w:t xml:space="preserve"> </w:t>
        </w:r>
      </w:ins>
      <w:del w:id="20214" w:author="Mehrnazi Boojari" w:date="2019-01-07T22:28:00Z">
        <w:r w:rsidR="00A663B2" w:rsidRPr="00A663B2" w:rsidDel="00051F26">
          <w:rPr>
            <w:rStyle w:val="Hyperlink"/>
            <w:rFonts w:ascii="B Lotus" w:hAnsi="B Lotus" w:cs="B Lotus"/>
            <w:noProof/>
            <w:sz w:val="16"/>
            <w:szCs w:val="20"/>
            <w:rtl/>
            <w:lang w:bidi="fa-IR"/>
          </w:rPr>
          <w:delText>ساخت وساز</w:delText>
        </w:r>
      </w:del>
      <w:ins w:id="20215" w:author="Mehrnazi Boojari" w:date="2019-01-07T22:28:00Z">
        <w:r w:rsidR="00051F26">
          <w:rPr>
            <w:rStyle w:val="Hyperlink"/>
            <w:rFonts w:ascii="B Lotus" w:hAnsi="B Lotus" w:cs="B Lotus"/>
            <w:noProof/>
            <w:sz w:val="16"/>
            <w:szCs w:val="20"/>
            <w:rtl/>
            <w:lang w:bidi="fa-IR"/>
          </w:rPr>
          <w:t>ساخت</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و</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ساز</w:t>
        </w:r>
      </w:ins>
      <w:r w:rsidR="00A663B2" w:rsidRPr="00A663B2">
        <w:rPr>
          <w:rStyle w:val="Hyperlink"/>
          <w:rFonts w:ascii="B Lotus" w:hAnsi="B Lotus" w:cs="B Lotus"/>
          <w:noProof/>
          <w:sz w:val="16"/>
          <w:szCs w:val="20"/>
          <w:rtl/>
          <w:lang w:bidi="fa-IR"/>
        </w:rPr>
        <w:t xml:space="preserve"> مساکن </w:t>
      </w:r>
      <w:del w:id="20216" w:author="Mehrnazi Boojari" w:date="2019-01-07T22:29:00Z">
        <w:r w:rsidR="00A663B2" w:rsidRPr="00A663B2" w:rsidDel="00051F26">
          <w:rPr>
            <w:rStyle w:val="Hyperlink"/>
            <w:rFonts w:ascii="B Lotus" w:hAnsi="B Lotus" w:cs="B Lotus"/>
            <w:noProof/>
            <w:sz w:val="16"/>
            <w:szCs w:val="20"/>
            <w:rtl/>
            <w:lang w:bidi="fa-IR"/>
          </w:rPr>
          <w:delText>مع</w:delText>
        </w:r>
        <w:r w:rsidR="00A663B2" w:rsidRPr="00A663B2" w:rsidDel="00051F26">
          <w:rPr>
            <w:rStyle w:val="Hyperlink"/>
            <w:rFonts w:ascii="B Lotus" w:hAnsi="B Lotus" w:cs="B Lotus" w:hint="cs"/>
            <w:noProof/>
            <w:sz w:val="16"/>
            <w:szCs w:val="20"/>
            <w:rtl/>
            <w:lang w:bidi="fa-IR"/>
          </w:rPr>
          <w:delText>ی</w:delText>
        </w:r>
        <w:r w:rsidR="00A663B2" w:rsidRPr="00A663B2" w:rsidDel="00051F26">
          <w:rPr>
            <w:rStyle w:val="Hyperlink"/>
            <w:rFonts w:ascii="B Lotus" w:hAnsi="B Lotus" w:cs="B Lotus" w:hint="eastAsia"/>
            <w:noProof/>
            <w:sz w:val="16"/>
            <w:szCs w:val="20"/>
            <w:rtl/>
            <w:lang w:bidi="fa-IR"/>
          </w:rPr>
          <w:delText>شت</w:delText>
        </w:r>
        <w:r w:rsidR="00A663B2" w:rsidRPr="00A663B2" w:rsidDel="00051F26">
          <w:rPr>
            <w:rStyle w:val="Hyperlink"/>
            <w:rFonts w:ascii="B Lotus" w:hAnsi="B Lotus" w:cs="B Lotus"/>
            <w:noProof/>
            <w:sz w:val="16"/>
            <w:szCs w:val="20"/>
            <w:rtl/>
            <w:lang w:bidi="fa-IR"/>
          </w:rPr>
          <w:delText xml:space="preserve"> محور</w:delText>
        </w:r>
      </w:del>
      <w:ins w:id="20217" w:author="Mehrnazi Boojari" w:date="2019-01-07T22:29:00Z">
        <w:r w:rsidR="00051F26">
          <w:rPr>
            <w:rStyle w:val="Hyperlink"/>
            <w:rFonts w:ascii="B Lotus" w:hAnsi="B Lotus" w:cs="B Lotus"/>
            <w:noProof/>
            <w:sz w:val="16"/>
            <w:szCs w:val="20"/>
            <w:rtl/>
            <w:lang w:bidi="fa-IR"/>
          </w:rPr>
          <w:t>معیشت</w:t>
        </w:r>
        <w:r w:rsidR="00051F26">
          <w:rPr>
            <w:rStyle w:val="Hyperlink"/>
            <w:rFonts w:ascii="B Lotus" w:hAnsi="B Lotus" w:cs="B Lotus" w:hint="cs"/>
            <w:noProof/>
            <w:sz w:val="16"/>
            <w:szCs w:val="20"/>
            <w:rtl/>
            <w:lang w:bidi="fa-IR"/>
          </w:rPr>
          <w:t>‌</w:t>
        </w:r>
        <w:r w:rsidR="00051F26">
          <w:rPr>
            <w:rStyle w:val="Hyperlink"/>
            <w:rFonts w:ascii="B Lotus" w:hAnsi="B Lotus" w:cs="B Lotus"/>
            <w:noProof/>
            <w:sz w:val="16"/>
            <w:szCs w:val="20"/>
            <w:rtl/>
            <w:lang w:bidi="fa-IR"/>
          </w:rPr>
          <w:t>محور</w:t>
        </w:r>
      </w:ins>
      <w:ins w:id="20218" w:author="Mehrnazi Boojari" w:date="2019-01-07T22:31:00Z">
        <w:r w:rsidR="00051F26">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9FDC8EB" w14:textId="77777777" w:rsidR="00A663B2" w:rsidRPr="00A663B2" w:rsidRDefault="00C92AF9" w:rsidP="00E04E5E">
      <w:pPr>
        <w:pStyle w:val="TOC5"/>
        <w:tabs>
          <w:tab w:val="left" w:pos="6341"/>
          <w:tab w:val="right" w:leader="dot" w:pos="9019"/>
        </w:tabs>
        <w:bidi/>
        <w:jc w:val="both"/>
        <w:rPr>
          <w:rFonts w:ascii="B Lotus" w:eastAsiaTheme="minorEastAsia" w:hAnsi="B Lotus" w:cs="B Lotus"/>
          <w:noProof/>
          <w:sz w:val="18"/>
          <w:szCs w:val="18"/>
        </w:rPr>
      </w:pPr>
      <w:r>
        <w:fldChar w:fldCharType="begin"/>
      </w:r>
      <w:r>
        <w:instrText xml:space="preserve"> HYPERLINK \l "_Toc533782199" </w:instrText>
      </w:r>
      <w:r>
        <w:fldChar w:fldCharType="separate"/>
      </w:r>
      <w:r w:rsidR="00A663B2" w:rsidRPr="00A663B2">
        <w:rPr>
          <w:rStyle w:val="Hyperlink"/>
          <w:rFonts w:ascii="B Lotus" w:hAnsi="B Lotus" w:cs="B Lotus"/>
          <w:noProof/>
          <w:sz w:val="16"/>
          <w:szCs w:val="20"/>
          <w:rtl/>
          <w:lang w:bidi="fa-IR"/>
        </w:rPr>
        <w:t>3</w:t>
      </w:r>
      <w:del w:id="20219" w:author="Mehrnazi Boojari" w:date="2019-01-15T22:36:00Z">
        <w:r w:rsidR="00A663B2" w:rsidRPr="00A663B2" w:rsidDel="00E04E5E">
          <w:rPr>
            <w:rStyle w:val="Hyperlink"/>
            <w:rFonts w:ascii="B Lotus" w:hAnsi="B Lotus" w:cs="B Lotus"/>
            <w:noProof/>
            <w:sz w:val="16"/>
            <w:szCs w:val="20"/>
            <w:rtl/>
            <w:lang w:bidi="fa-IR"/>
          </w:rPr>
          <w:delText>.</w:delText>
        </w:r>
      </w:del>
      <w:ins w:id="20220"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221" w:author="Mehrnazi Boojari" w:date="2019-01-15T22:36:00Z">
        <w:r w:rsidR="00A663B2" w:rsidRPr="00A663B2" w:rsidDel="00E04E5E">
          <w:rPr>
            <w:rStyle w:val="Hyperlink"/>
            <w:rFonts w:ascii="B Lotus" w:hAnsi="B Lotus" w:cs="B Lotus"/>
            <w:noProof/>
            <w:sz w:val="16"/>
            <w:szCs w:val="20"/>
            <w:rtl/>
            <w:lang w:bidi="fa-IR"/>
          </w:rPr>
          <w:delText>.</w:delText>
        </w:r>
      </w:del>
      <w:ins w:id="20222"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23" w:author="Mehrnazi Boojari" w:date="2019-01-15T22:36:00Z">
        <w:r w:rsidR="00A663B2" w:rsidRPr="00A663B2" w:rsidDel="00E04E5E">
          <w:rPr>
            <w:rStyle w:val="Hyperlink"/>
            <w:rFonts w:ascii="B Lotus" w:hAnsi="B Lotus" w:cs="B Lotus"/>
            <w:noProof/>
            <w:sz w:val="16"/>
            <w:szCs w:val="20"/>
            <w:rtl/>
            <w:lang w:bidi="fa-IR"/>
          </w:rPr>
          <w:delText>.</w:delText>
        </w:r>
      </w:del>
      <w:ins w:id="20224"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225" w:author="Mehrnazi Boojari" w:date="2019-01-15T22:35:00Z">
        <w:r w:rsidR="00A663B2" w:rsidRPr="00A663B2" w:rsidDel="00E04E5E">
          <w:rPr>
            <w:rStyle w:val="Hyperlink"/>
            <w:rFonts w:ascii="B Lotus" w:hAnsi="B Lotus" w:cs="B Lotus"/>
            <w:noProof/>
            <w:sz w:val="16"/>
            <w:szCs w:val="20"/>
            <w:rtl/>
            <w:lang w:bidi="fa-IR"/>
          </w:rPr>
          <w:delText>.</w:delText>
        </w:r>
      </w:del>
      <w:ins w:id="20226" w:author="Mehrnazi Boojari" w:date="2019-01-15T22:35: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27" w:author="Mehrnazi Boojari" w:date="2019-01-07T12:16:00Z">
        <w:r w:rsidR="00A663B2" w:rsidRPr="00A663B2" w:rsidDel="002F77AF">
          <w:rPr>
            <w:rStyle w:val="Hyperlink"/>
            <w:rFonts w:ascii="B Lotus" w:hAnsi="B Lotus" w:cs="B Lotus"/>
            <w:noProof/>
            <w:sz w:val="16"/>
            <w:szCs w:val="20"/>
            <w:rtl/>
            <w:lang w:bidi="fa-IR"/>
          </w:rPr>
          <w:delText>.ن</w:delText>
        </w:r>
      </w:del>
      <w:ins w:id="20228"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بود مقررات فن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مربوط به بحث طراح</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ساخت فضاها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شت</w:t>
      </w:r>
      <w:r w:rsidR="00A663B2" w:rsidRPr="00A663B2">
        <w:rPr>
          <w:rStyle w:val="Hyperlink"/>
          <w:rFonts w:ascii="B Lotus" w:hAnsi="B Lotus" w:cs="B Lotus" w:hint="cs"/>
          <w:noProof/>
          <w:sz w:val="16"/>
          <w:szCs w:val="20"/>
          <w:rtl/>
          <w:lang w:bidi="fa-IR"/>
        </w:rPr>
        <w:t>ی</w:t>
      </w:r>
      <w:ins w:id="20229" w:author="Mehrnazi Boojari" w:date="2019-01-07T22:31:00Z">
        <w:r w:rsidR="00051F26">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_Toc533782199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811C2CD" w14:textId="77777777" w:rsidR="00A663B2" w:rsidRPr="00A663B2" w:rsidRDefault="00051F26" w:rsidP="00E04E5E">
      <w:pPr>
        <w:pStyle w:val="TOC5"/>
        <w:tabs>
          <w:tab w:val="left" w:pos="6300"/>
          <w:tab w:val="right" w:leader="dot" w:pos="9019"/>
        </w:tabs>
        <w:bidi/>
        <w:jc w:val="both"/>
        <w:rPr>
          <w:rFonts w:ascii="B Lotus" w:eastAsiaTheme="minorEastAsia" w:hAnsi="B Lotus" w:cs="B Lotus"/>
          <w:noProof/>
          <w:sz w:val="18"/>
          <w:szCs w:val="18"/>
        </w:rPr>
      </w:pPr>
      <w:r>
        <w:fldChar w:fldCharType="begin"/>
      </w:r>
      <w:r>
        <w:instrText xml:space="preserve"> HYPERLINK \l "_Toc533782200" </w:instrText>
      </w:r>
      <w:r>
        <w:fldChar w:fldCharType="separate"/>
      </w:r>
      <w:r w:rsidR="00A663B2" w:rsidRPr="00A663B2">
        <w:rPr>
          <w:rStyle w:val="Hyperlink"/>
          <w:rFonts w:ascii="B Lotus" w:hAnsi="B Lotus" w:cs="B Lotus"/>
          <w:noProof/>
          <w:sz w:val="16"/>
          <w:szCs w:val="20"/>
          <w:rtl/>
          <w:lang w:bidi="fa-IR"/>
        </w:rPr>
        <w:t>3</w:t>
      </w:r>
      <w:del w:id="20230" w:author="Mehrnazi Boojari" w:date="2019-01-15T22:36:00Z">
        <w:r w:rsidR="00A663B2" w:rsidRPr="00A663B2" w:rsidDel="00E04E5E">
          <w:rPr>
            <w:rStyle w:val="Hyperlink"/>
            <w:rFonts w:ascii="B Lotus" w:hAnsi="B Lotus" w:cs="B Lotus"/>
            <w:noProof/>
            <w:sz w:val="16"/>
            <w:szCs w:val="20"/>
            <w:rtl/>
            <w:lang w:bidi="fa-IR"/>
          </w:rPr>
          <w:delText>.</w:delText>
        </w:r>
      </w:del>
      <w:ins w:id="20231"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232" w:author="Mehrnazi Boojari" w:date="2019-01-15T22:36:00Z">
        <w:r w:rsidR="00A663B2" w:rsidRPr="00A663B2" w:rsidDel="00E04E5E">
          <w:rPr>
            <w:rStyle w:val="Hyperlink"/>
            <w:rFonts w:ascii="B Lotus" w:hAnsi="B Lotus" w:cs="B Lotus"/>
            <w:noProof/>
            <w:sz w:val="16"/>
            <w:szCs w:val="20"/>
            <w:rtl/>
            <w:lang w:bidi="fa-IR"/>
          </w:rPr>
          <w:delText>.</w:delText>
        </w:r>
      </w:del>
      <w:ins w:id="20233"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34" w:author="Mehrnazi Boojari" w:date="2019-01-15T22:36:00Z">
        <w:r w:rsidR="00A663B2" w:rsidRPr="00A663B2" w:rsidDel="00E04E5E">
          <w:rPr>
            <w:rStyle w:val="Hyperlink"/>
            <w:rFonts w:ascii="B Lotus" w:hAnsi="B Lotus" w:cs="B Lotus"/>
            <w:noProof/>
            <w:sz w:val="16"/>
            <w:szCs w:val="20"/>
            <w:rtl/>
            <w:lang w:bidi="fa-IR"/>
          </w:rPr>
          <w:delText>.</w:delText>
        </w:r>
      </w:del>
      <w:ins w:id="20235"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236" w:author="Mehrnazi Boojari" w:date="2019-01-15T22:36:00Z">
        <w:r w:rsidR="00A663B2" w:rsidRPr="00A663B2" w:rsidDel="00E04E5E">
          <w:rPr>
            <w:rStyle w:val="Hyperlink"/>
            <w:rFonts w:ascii="B Lotus" w:hAnsi="B Lotus" w:cs="B Lotus"/>
            <w:noProof/>
            <w:sz w:val="16"/>
            <w:szCs w:val="20"/>
            <w:rtl/>
            <w:lang w:bidi="fa-IR"/>
          </w:rPr>
          <w:delText>.</w:delText>
        </w:r>
      </w:del>
      <w:ins w:id="20237"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238" w:author="Mehrnazi Boojari" w:date="2019-01-07T22:31:00Z">
        <w:r w:rsidR="00A663B2" w:rsidRPr="00A663B2" w:rsidDel="00051F26">
          <w:rPr>
            <w:rStyle w:val="Hyperlink"/>
            <w:rFonts w:ascii="B Lotus" w:hAnsi="B Lotus" w:cs="B Lotus"/>
            <w:noProof/>
            <w:sz w:val="16"/>
            <w:szCs w:val="20"/>
            <w:rtl/>
            <w:lang w:bidi="fa-IR"/>
          </w:rPr>
          <w:delText>.ض</w:delText>
        </w:r>
      </w:del>
      <w:ins w:id="20239" w:author="Mehrnazi Boojari" w:date="2019-01-07T22:31:00Z">
        <w:r>
          <w:rPr>
            <w:rStyle w:val="Hyperlink"/>
            <w:rFonts w:ascii="B Lotus" w:hAnsi="B Lotus" w:cs="B Lotus"/>
            <w:noProof/>
            <w:sz w:val="16"/>
            <w:szCs w:val="20"/>
            <w:rtl/>
            <w:lang w:bidi="fa-IR"/>
          </w:rPr>
          <w:t xml:space="preserve"> ض</w:t>
        </w:r>
      </w:ins>
      <w:r w:rsidR="00A663B2" w:rsidRPr="00A663B2">
        <w:rPr>
          <w:rStyle w:val="Hyperlink"/>
          <w:rFonts w:ascii="B Lotus" w:hAnsi="B Lotus" w:cs="B Lotus"/>
          <w:noProof/>
          <w:sz w:val="16"/>
          <w:szCs w:val="20"/>
          <w:rtl/>
          <w:lang w:bidi="fa-IR"/>
        </w:rPr>
        <w:t>عف در طراح</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فضاها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شت</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توسط معماران و مهندسان بوم</w:t>
      </w:r>
      <w:r w:rsidR="00A663B2" w:rsidRPr="00A663B2">
        <w:rPr>
          <w:rStyle w:val="Hyperlink"/>
          <w:rFonts w:ascii="B Lotus" w:hAnsi="B Lotus" w:cs="B Lotus" w:hint="cs"/>
          <w:noProof/>
          <w:sz w:val="16"/>
          <w:szCs w:val="20"/>
          <w:rtl/>
          <w:lang w:bidi="fa-IR"/>
        </w:rPr>
        <w:t>ی</w:t>
      </w:r>
      <w:ins w:id="20240" w:author="Mehrnazi Boojari" w:date="2019-01-07T22:31:00Z">
        <w:r>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C6B0DBC" w14:textId="77777777" w:rsidR="00A663B2" w:rsidRPr="00A663B2" w:rsidRDefault="00C92AF9" w:rsidP="00E04E5E">
      <w:pPr>
        <w:pStyle w:val="TOC5"/>
        <w:tabs>
          <w:tab w:val="left" w:pos="4548"/>
          <w:tab w:val="right" w:leader="dot" w:pos="9019"/>
        </w:tabs>
        <w:bidi/>
        <w:jc w:val="both"/>
        <w:rPr>
          <w:rFonts w:ascii="B Lotus" w:eastAsiaTheme="minorEastAsia" w:hAnsi="B Lotus" w:cs="B Lotus"/>
          <w:noProof/>
          <w:sz w:val="18"/>
          <w:szCs w:val="18"/>
        </w:rPr>
      </w:pPr>
      <w:r>
        <w:fldChar w:fldCharType="begin"/>
      </w:r>
      <w:r>
        <w:instrText xml:space="preserve"> HYPERLINK \l "_Toc533782201" </w:instrText>
      </w:r>
      <w:r>
        <w:fldChar w:fldCharType="separate"/>
      </w:r>
      <w:r w:rsidR="00A663B2" w:rsidRPr="00A663B2">
        <w:rPr>
          <w:rStyle w:val="Hyperlink"/>
          <w:rFonts w:ascii="B Lotus" w:hAnsi="B Lotus" w:cs="B Lotus"/>
          <w:noProof/>
          <w:sz w:val="16"/>
          <w:szCs w:val="20"/>
          <w:rtl/>
          <w:lang w:bidi="fa-IR"/>
        </w:rPr>
        <w:t>3</w:t>
      </w:r>
      <w:del w:id="20241" w:author="Mehrnazi Boojari" w:date="2019-01-15T22:36:00Z">
        <w:r w:rsidR="00A663B2" w:rsidRPr="00A663B2" w:rsidDel="00E04E5E">
          <w:rPr>
            <w:rStyle w:val="Hyperlink"/>
            <w:rFonts w:ascii="B Lotus" w:hAnsi="B Lotus" w:cs="B Lotus"/>
            <w:noProof/>
            <w:sz w:val="16"/>
            <w:szCs w:val="20"/>
            <w:rtl/>
            <w:lang w:bidi="fa-IR"/>
          </w:rPr>
          <w:delText>.</w:delText>
        </w:r>
      </w:del>
      <w:ins w:id="20242"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243" w:author="Mehrnazi Boojari" w:date="2019-01-15T22:36:00Z">
        <w:r w:rsidR="00A663B2" w:rsidRPr="00A663B2" w:rsidDel="00E04E5E">
          <w:rPr>
            <w:rStyle w:val="Hyperlink"/>
            <w:rFonts w:ascii="B Lotus" w:hAnsi="B Lotus" w:cs="B Lotus"/>
            <w:noProof/>
            <w:sz w:val="16"/>
            <w:szCs w:val="20"/>
            <w:rtl/>
            <w:lang w:bidi="fa-IR"/>
          </w:rPr>
          <w:delText>.</w:delText>
        </w:r>
      </w:del>
      <w:ins w:id="20244"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45" w:author="Mehrnazi Boojari" w:date="2019-01-15T22:36:00Z">
        <w:r w:rsidR="00A663B2" w:rsidRPr="00A663B2" w:rsidDel="00E04E5E">
          <w:rPr>
            <w:rStyle w:val="Hyperlink"/>
            <w:rFonts w:ascii="B Lotus" w:hAnsi="B Lotus" w:cs="B Lotus"/>
            <w:noProof/>
            <w:sz w:val="16"/>
            <w:szCs w:val="20"/>
            <w:rtl/>
            <w:lang w:bidi="fa-IR"/>
          </w:rPr>
          <w:delText>.</w:delText>
        </w:r>
      </w:del>
      <w:ins w:id="20246"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247" w:author="Mehrnazi Boojari" w:date="2019-01-15T22:36:00Z">
        <w:r w:rsidR="00A663B2" w:rsidRPr="00A663B2" w:rsidDel="00E04E5E">
          <w:rPr>
            <w:rStyle w:val="Hyperlink"/>
            <w:rFonts w:ascii="B Lotus" w:hAnsi="B Lotus" w:cs="B Lotus"/>
            <w:noProof/>
            <w:sz w:val="16"/>
            <w:szCs w:val="20"/>
            <w:rtl/>
            <w:lang w:bidi="fa-IR"/>
          </w:rPr>
          <w:delText>.</w:delText>
        </w:r>
      </w:del>
      <w:ins w:id="20248"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20249" w:author="Mehrnazi Boojari" w:date="2019-01-07T12:16:00Z">
        <w:r w:rsidR="00A663B2" w:rsidRPr="00A663B2" w:rsidDel="002F77AF">
          <w:rPr>
            <w:rStyle w:val="Hyperlink"/>
            <w:rFonts w:ascii="B Lotus" w:hAnsi="B Lotus" w:cs="B Lotus"/>
            <w:noProof/>
            <w:sz w:val="16"/>
            <w:szCs w:val="20"/>
            <w:rtl/>
            <w:lang w:bidi="fa-IR"/>
          </w:rPr>
          <w:delText>.ن</w:delText>
        </w:r>
      </w:del>
      <w:ins w:id="20250"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بود زم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کاف</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ساخت فضاها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مع</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شت</w:t>
      </w:r>
      <w:r w:rsidR="00A663B2" w:rsidRPr="00A663B2">
        <w:rPr>
          <w:rStyle w:val="Hyperlink"/>
          <w:rFonts w:ascii="B Lotus" w:hAnsi="B Lotus" w:cs="B Lotus" w:hint="cs"/>
          <w:noProof/>
          <w:sz w:val="16"/>
          <w:szCs w:val="20"/>
          <w:rtl/>
          <w:lang w:bidi="fa-IR"/>
        </w:rPr>
        <w:t>ی</w:t>
      </w:r>
      <w:ins w:id="20251" w:author="Mehrnazi Boojari" w:date="2019-01-08T00:11: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69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1FAC847" w14:textId="77777777" w:rsidR="00A663B2" w:rsidRPr="00A663B2" w:rsidRDefault="00572891" w:rsidP="00E04E5E">
      <w:pPr>
        <w:pStyle w:val="TOC4"/>
        <w:tabs>
          <w:tab w:val="left" w:pos="5261"/>
          <w:tab w:val="right" w:leader="dot" w:pos="9019"/>
        </w:tabs>
        <w:bidi/>
        <w:jc w:val="both"/>
        <w:rPr>
          <w:rFonts w:ascii="B Lotus" w:eastAsiaTheme="minorEastAsia" w:hAnsi="B Lotus" w:cs="B Lotus"/>
          <w:noProof/>
          <w:sz w:val="18"/>
          <w:szCs w:val="18"/>
        </w:rPr>
      </w:pPr>
      <w:r>
        <w:fldChar w:fldCharType="begin"/>
      </w:r>
      <w:r>
        <w:instrText xml:space="preserve"> HYPERLINK \l "_Toc533782202" </w:instrText>
      </w:r>
      <w:r>
        <w:fldChar w:fldCharType="separate"/>
      </w:r>
      <w:r w:rsidR="00A663B2" w:rsidRPr="00A663B2">
        <w:rPr>
          <w:rStyle w:val="Hyperlink"/>
          <w:rFonts w:ascii="B Lotus" w:hAnsi="B Lotus" w:cs="B Lotus"/>
          <w:noProof/>
          <w:sz w:val="16"/>
          <w:szCs w:val="20"/>
          <w:rtl/>
          <w:lang w:bidi="fa-IR"/>
        </w:rPr>
        <w:t>3</w:t>
      </w:r>
      <w:del w:id="20252" w:author="Mehrnazi Boojari" w:date="2019-01-15T22:36:00Z">
        <w:r w:rsidR="00A663B2" w:rsidRPr="00A663B2" w:rsidDel="00E04E5E">
          <w:rPr>
            <w:rStyle w:val="Hyperlink"/>
            <w:rFonts w:ascii="B Lotus" w:hAnsi="B Lotus" w:cs="B Lotus"/>
            <w:noProof/>
            <w:sz w:val="16"/>
            <w:szCs w:val="20"/>
            <w:rtl/>
            <w:lang w:bidi="fa-IR"/>
          </w:rPr>
          <w:delText>.</w:delText>
        </w:r>
      </w:del>
      <w:ins w:id="20253"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254" w:author="Mehrnazi Boojari" w:date="2019-01-15T22:36:00Z">
        <w:r w:rsidR="00A663B2" w:rsidRPr="00A663B2" w:rsidDel="00E04E5E">
          <w:rPr>
            <w:rStyle w:val="Hyperlink"/>
            <w:rFonts w:ascii="B Lotus" w:hAnsi="B Lotus" w:cs="B Lotus"/>
            <w:noProof/>
            <w:sz w:val="16"/>
            <w:szCs w:val="20"/>
            <w:rtl/>
            <w:lang w:bidi="fa-IR"/>
          </w:rPr>
          <w:delText>.</w:delText>
        </w:r>
      </w:del>
      <w:ins w:id="20255"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56" w:author="Mehrnazi Boojari" w:date="2019-01-15T22:36:00Z">
        <w:r w:rsidR="00A663B2" w:rsidRPr="00A663B2" w:rsidDel="00E04E5E">
          <w:rPr>
            <w:rStyle w:val="Hyperlink"/>
            <w:rFonts w:ascii="B Lotus" w:hAnsi="B Lotus" w:cs="B Lotus"/>
            <w:noProof/>
            <w:sz w:val="16"/>
            <w:szCs w:val="20"/>
            <w:rtl/>
            <w:lang w:bidi="fa-IR"/>
          </w:rPr>
          <w:delText>.</w:delText>
        </w:r>
      </w:del>
      <w:ins w:id="20257"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58" w:author="Mehrnazi Boojari" w:date="2019-01-07T12:16:00Z">
        <w:r w:rsidR="00A663B2" w:rsidRPr="00A663B2" w:rsidDel="002F77AF">
          <w:rPr>
            <w:rStyle w:val="Hyperlink"/>
            <w:rFonts w:ascii="B Lotus" w:hAnsi="B Lotus" w:cs="B Lotus"/>
            <w:noProof/>
            <w:sz w:val="16"/>
            <w:szCs w:val="20"/>
            <w:rtl/>
            <w:lang w:bidi="fa-IR"/>
          </w:rPr>
          <w:delText>.ن</w:delText>
        </w:r>
      </w:del>
      <w:ins w:id="20259"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وساز</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مقاوم</w:t>
      </w:r>
      <w:del w:id="20260" w:author="Mehrnazi Boojari" w:date="2019-01-07T09:51:00Z">
        <w:r w:rsidR="00A663B2" w:rsidRPr="00A663B2" w:rsidDel="006F7CCF">
          <w:rPr>
            <w:rStyle w:val="Hyperlink"/>
            <w:rFonts w:ascii="B Lotus" w:hAnsi="B Lotus" w:cs="B Lotus"/>
            <w:noProof/>
            <w:sz w:val="16"/>
            <w:szCs w:val="20"/>
            <w:rtl/>
            <w:lang w:bidi="fa-IR"/>
          </w:rPr>
          <w:delText xml:space="preserve"> ساز</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261" w:author="Mehrnazi Boojari" w:date="2019-01-07T09:51: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سازی </w:t>
        </w:r>
      </w:ins>
      <w:r w:rsidR="00A663B2" w:rsidRPr="00A663B2">
        <w:rPr>
          <w:rStyle w:val="Hyperlink"/>
          <w:rFonts w:ascii="B Lotus" w:hAnsi="B Lotus" w:cs="B Lotus"/>
          <w:noProof/>
          <w:sz w:val="16"/>
          <w:szCs w:val="20"/>
          <w:rtl/>
          <w:lang w:bidi="fa-IR"/>
        </w:rPr>
        <w:t xml:space="preserve">مساکن </w:t>
      </w:r>
      <w:del w:id="20262"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263" w:author="Mehrnazi Boojari" w:date="2019-01-07T10:03:00Z">
        <w:r w:rsidR="00A31D6F">
          <w:rPr>
            <w:rStyle w:val="Hyperlink"/>
            <w:rFonts w:ascii="B Lotus" w:hAnsi="B Lotus" w:cs="B Lotus"/>
            <w:noProof/>
            <w:sz w:val="16"/>
            <w:szCs w:val="20"/>
            <w:rtl/>
            <w:lang w:bidi="fa-IR"/>
          </w:rPr>
          <w:t>روستایی</w:t>
        </w:r>
      </w:ins>
      <w:r w:rsidR="00A663B2" w:rsidRPr="00A663B2">
        <w:rPr>
          <w:rStyle w:val="Hyperlink"/>
          <w:rFonts w:ascii="B Lotus" w:hAnsi="B Lotus" w:cs="B Lotus"/>
          <w:noProof/>
          <w:sz w:val="16"/>
          <w:szCs w:val="20"/>
          <w:rtl/>
          <w:lang w:bidi="fa-IR"/>
        </w:rPr>
        <w:t xml:space="preserve"> و وام</w:t>
      </w:r>
      <w:del w:id="20264"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265"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مسکن</w:t>
      </w:r>
      <w:ins w:id="20266" w:author="Mehrnazi Boojari" w:date="2019-01-08T00:11: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CE2239C" w14:textId="77777777" w:rsidR="00A663B2" w:rsidRPr="00A663B2" w:rsidRDefault="00572891" w:rsidP="009B3D13">
      <w:pPr>
        <w:pStyle w:val="TOC5"/>
        <w:tabs>
          <w:tab w:val="left" w:pos="4946"/>
          <w:tab w:val="right" w:leader="dot" w:pos="9019"/>
        </w:tabs>
        <w:bidi/>
        <w:jc w:val="both"/>
        <w:rPr>
          <w:rFonts w:ascii="B Lotus" w:eastAsiaTheme="minorEastAsia" w:hAnsi="B Lotus" w:cs="B Lotus"/>
          <w:noProof/>
          <w:sz w:val="18"/>
          <w:szCs w:val="18"/>
        </w:rPr>
      </w:pPr>
      <w:r>
        <w:fldChar w:fldCharType="begin"/>
      </w:r>
      <w:r>
        <w:instrText xml:space="preserve"> HYPERLINK \l "_Toc533782203" </w:instrText>
      </w:r>
      <w:r>
        <w:fldChar w:fldCharType="separate"/>
      </w:r>
      <w:r w:rsidR="00A663B2" w:rsidRPr="00A663B2">
        <w:rPr>
          <w:rStyle w:val="Hyperlink"/>
          <w:rFonts w:ascii="B Lotus" w:hAnsi="B Lotus" w:cs="B Lotus"/>
          <w:noProof/>
          <w:sz w:val="16"/>
          <w:szCs w:val="20"/>
          <w:rtl/>
          <w:lang w:bidi="fa-IR"/>
        </w:rPr>
        <w:t>3</w:t>
      </w:r>
      <w:del w:id="20267" w:author="Mehrnazi Boojari" w:date="2019-01-15T22:36:00Z">
        <w:r w:rsidR="00A663B2" w:rsidRPr="00A663B2" w:rsidDel="00E04E5E">
          <w:rPr>
            <w:rStyle w:val="Hyperlink"/>
            <w:rFonts w:ascii="B Lotus" w:hAnsi="B Lotus" w:cs="B Lotus"/>
            <w:noProof/>
            <w:sz w:val="16"/>
            <w:szCs w:val="20"/>
            <w:rtl/>
            <w:lang w:bidi="fa-IR"/>
          </w:rPr>
          <w:delText>.</w:delText>
        </w:r>
      </w:del>
      <w:ins w:id="20268"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269" w:author="Mehrnazi Boojari" w:date="2019-01-15T22:36:00Z">
        <w:r w:rsidR="00A663B2" w:rsidRPr="00A663B2" w:rsidDel="00E04E5E">
          <w:rPr>
            <w:rStyle w:val="Hyperlink"/>
            <w:rFonts w:ascii="B Lotus" w:hAnsi="B Lotus" w:cs="B Lotus"/>
            <w:noProof/>
            <w:sz w:val="16"/>
            <w:szCs w:val="20"/>
            <w:rtl/>
            <w:lang w:bidi="fa-IR"/>
          </w:rPr>
          <w:delText>.</w:delText>
        </w:r>
      </w:del>
      <w:ins w:id="20270"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71" w:author="Mehrnazi Boojari" w:date="2019-01-15T22:36:00Z">
        <w:r w:rsidR="00A663B2" w:rsidRPr="00A663B2" w:rsidDel="00E04E5E">
          <w:rPr>
            <w:rStyle w:val="Hyperlink"/>
            <w:rFonts w:ascii="B Lotus" w:hAnsi="B Lotus" w:cs="B Lotus"/>
            <w:noProof/>
            <w:sz w:val="16"/>
            <w:szCs w:val="20"/>
            <w:rtl/>
            <w:lang w:bidi="fa-IR"/>
          </w:rPr>
          <w:delText>.</w:delText>
        </w:r>
      </w:del>
      <w:ins w:id="20272"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73" w:author="Mehrnazi Boojari" w:date="2019-01-15T22:36:00Z">
        <w:r w:rsidR="00A663B2" w:rsidRPr="00A663B2" w:rsidDel="00E04E5E">
          <w:rPr>
            <w:rStyle w:val="Hyperlink"/>
            <w:rFonts w:ascii="B Lotus" w:hAnsi="B Lotus" w:cs="B Lotus"/>
            <w:noProof/>
            <w:sz w:val="16"/>
            <w:szCs w:val="20"/>
            <w:rtl/>
            <w:lang w:bidi="fa-IR"/>
          </w:rPr>
          <w:delText>.</w:delText>
        </w:r>
      </w:del>
      <w:ins w:id="20274"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275" w:author="Mehrnazi Boojari" w:date="2019-01-07T09:50:00Z">
        <w:r w:rsidR="00A663B2" w:rsidRPr="00A663B2" w:rsidDel="006F7CCF">
          <w:rPr>
            <w:rStyle w:val="Hyperlink"/>
            <w:rFonts w:ascii="B Lotus" w:hAnsi="B Lotus" w:cs="B Lotus"/>
            <w:noProof/>
            <w:sz w:val="16"/>
            <w:szCs w:val="20"/>
            <w:rtl/>
            <w:lang w:bidi="fa-IR"/>
          </w:rPr>
          <w:delText>.ب</w:delText>
        </w:r>
      </w:del>
      <w:ins w:id="20276" w:author="Mehrnazi Boojari" w:date="2019-01-07T09:50:00Z">
        <w:r w:rsidR="006F7CCF">
          <w:rPr>
            <w:rStyle w:val="Hyperlink"/>
            <w:rFonts w:ascii="B Lotus" w:hAnsi="B Lotus" w:cs="B Lotus"/>
            <w:noProof/>
            <w:sz w:val="16"/>
            <w:szCs w:val="20"/>
            <w:rtl/>
            <w:lang w:bidi="fa-IR"/>
          </w:rPr>
          <w:t xml:space="preserve"> </w:t>
        </w:r>
      </w:ins>
      <w:ins w:id="20277" w:author="Mehrnazi Boojari" w:date="2019-01-15T23:08:00Z">
        <w:r w:rsidR="009B3D13">
          <w:rPr>
            <w:rStyle w:val="Hyperlink"/>
            <w:rFonts w:ascii="B Lotus" w:hAnsi="B Lotus" w:cs="B Lotus" w:hint="cs"/>
            <w:noProof/>
            <w:sz w:val="16"/>
            <w:szCs w:val="20"/>
            <w:rtl/>
            <w:lang w:bidi="fa-IR"/>
          </w:rPr>
          <w:t>زیاد</w:t>
        </w:r>
      </w:ins>
      <w:del w:id="20278" w:author="Mehrnazi Boojari" w:date="2019-01-15T23:08:00Z">
        <w:r w:rsidR="00A663B2" w:rsidRPr="00A663B2" w:rsidDel="009B3D13">
          <w:rPr>
            <w:rStyle w:val="Hyperlink"/>
            <w:rFonts w:ascii="B Lotus" w:hAnsi="B Lotus" w:cs="B Lotus"/>
            <w:noProof/>
            <w:sz w:val="16"/>
            <w:szCs w:val="20"/>
            <w:rtl/>
            <w:lang w:bidi="fa-IR"/>
          </w:rPr>
          <w:delText>الا</w:delText>
        </w:r>
      </w:del>
      <w:del w:id="20279" w:author="Mehrnazi Boojari" w:date="2019-01-07T10:45:00Z">
        <w:r w:rsidR="00A663B2" w:rsidRPr="00A663B2" w:rsidDel="006A1F1D">
          <w:rPr>
            <w:rStyle w:val="Hyperlink"/>
            <w:rFonts w:ascii="B Lotus" w:hAnsi="B Lotus" w:cs="B Lotus"/>
            <w:noProof/>
            <w:sz w:val="16"/>
            <w:szCs w:val="20"/>
            <w:rtl/>
            <w:lang w:bidi="fa-IR"/>
          </w:rPr>
          <w:delText xml:space="preserve"> بودن </w:delText>
        </w:r>
      </w:del>
      <w:ins w:id="20280" w:author="Mehrnazi Boojari" w:date="2019-01-07T10:45:00Z">
        <w:r w:rsidR="006A1F1D">
          <w:rPr>
            <w:rStyle w:val="Hyperlink"/>
            <w:rFonts w:ascii="B Lotus" w:hAnsi="B Lotus" w:cs="B Lotus" w:hint="cs"/>
            <w:noProof/>
            <w:sz w:val="16"/>
            <w:szCs w:val="20"/>
            <w:rtl/>
            <w:lang w:bidi="fa-IR"/>
          </w:rPr>
          <w:t>‌</w:t>
        </w:r>
        <w:r w:rsidR="006A1F1D">
          <w:rPr>
            <w:rStyle w:val="Hyperlink"/>
            <w:rFonts w:ascii="B Lotus" w:hAnsi="B Lotus" w:cs="B Lotus"/>
            <w:noProof/>
            <w:sz w:val="16"/>
            <w:szCs w:val="20"/>
            <w:rtl/>
            <w:lang w:bidi="fa-IR"/>
          </w:rPr>
          <w:t xml:space="preserve">بودن </w:t>
        </w:r>
      </w:ins>
      <w:r w:rsidR="00A663B2" w:rsidRPr="00A663B2">
        <w:rPr>
          <w:rStyle w:val="Hyperlink"/>
          <w:rFonts w:ascii="B Lotus" w:hAnsi="B Lotus" w:cs="B Lotus"/>
          <w:noProof/>
          <w:sz w:val="16"/>
          <w:szCs w:val="20"/>
          <w:rtl/>
          <w:lang w:bidi="fa-IR"/>
        </w:rPr>
        <w:t>هز</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نه مقاوم</w:t>
      </w:r>
      <w:del w:id="20281" w:author="Mehrnazi Boojari" w:date="2019-01-07T09:51:00Z">
        <w:r w:rsidR="00A663B2" w:rsidRPr="00A663B2" w:rsidDel="006F7CCF">
          <w:rPr>
            <w:rStyle w:val="Hyperlink"/>
            <w:rFonts w:ascii="B Lotus" w:hAnsi="B Lotus" w:cs="B Lotus"/>
            <w:noProof/>
            <w:sz w:val="16"/>
            <w:szCs w:val="20"/>
            <w:rtl/>
            <w:lang w:bidi="fa-IR"/>
          </w:rPr>
          <w:delText xml:space="preserve"> ساز</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282" w:author="Mehrnazi Boojari" w:date="2019-01-07T09:51: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سازی </w:t>
        </w:r>
      </w:ins>
      <w:r w:rsidR="00A663B2" w:rsidRPr="00A663B2">
        <w:rPr>
          <w:rStyle w:val="Hyperlink"/>
          <w:rFonts w:ascii="B Lotus" w:hAnsi="B Lotus" w:cs="B Lotus"/>
          <w:noProof/>
          <w:sz w:val="16"/>
          <w:szCs w:val="20"/>
          <w:rtl/>
          <w:lang w:bidi="fa-IR"/>
        </w:rPr>
        <w:t>و نبود توان مال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افراد</w:t>
      </w:r>
      <w:ins w:id="20283" w:author="Mehrnazi Boojari" w:date="2019-01-08T00:11: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A7CED05" w14:textId="77777777" w:rsidR="00A663B2" w:rsidRPr="00A663B2" w:rsidRDefault="00572891" w:rsidP="00E04E5E">
      <w:pPr>
        <w:pStyle w:val="TOC5"/>
        <w:tabs>
          <w:tab w:val="left" w:pos="6169"/>
          <w:tab w:val="right" w:leader="dot" w:pos="9019"/>
        </w:tabs>
        <w:bidi/>
        <w:jc w:val="both"/>
        <w:rPr>
          <w:rFonts w:ascii="B Lotus" w:eastAsiaTheme="minorEastAsia" w:hAnsi="B Lotus" w:cs="B Lotus"/>
          <w:noProof/>
          <w:sz w:val="18"/>
          <w:szCs w:val="18"/>
        </w:rPr>
      </w:pPr>
      <w:r>
        <w:fldChar w:fldCharType="begin"/>
      </w:r>
      <w:r>
        <w:instrText xml:space="preserve"> HYPERLINK \l "_Toc533782204" </w:instrText>
      </w:r>
      <w:r>
        <w:fldChar w:fldCharType="separate"/>
      </w:r>
      <w:r w:rsidR="00A663B2" w:rsidRPr="00A663B2">
        <w:rPr>
          <w:rStyle w:val="Hyperlink"/>
          <w:rFonts w:ascii="B Lotus" w:hAnsi="B Lotus" w:cs="B Lotus"/>
          <w:noProof/>
          <w:sz w:val="16"/>
          <w:szCs w:val="20"/>
          <w:rtl/>
          <w:lang w:bidi="fa-IR"/>
        </w:rPr>
        <w:t>3</w:t>
      </w:r>
      <w:del w:id="20284" w:author="Mehrnazi Boojari" w:date="2019-01-15T22:36:00Z">
        <w:r w:rsidR="00A663B2" w:rsidRPr="00A663B2" w:rsidDel="00E04E5E">
          <w:rPr>
            <w:rStyle w:val="Hyperlink"/>
            <w:rFonts w:ascii="B Lotus" w:hAnsi="B Lotus" w:cs="B Lotus"/>
            <w:noProof/>
            <w:sz w:val="16"/>
            <w:szCs w:val="20"/>
            <w:rtl/>
            <w:lang w:bidi="fa-IR"/>
          </w:rPr>
          <w:delText>.</w:delText>
        </w:r>
      </w:del>
      <w:ins w:id="20285"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286" w:author="Mehrnazi Boojari" w:date="2019-01-15T22:36:00Z">
        <w:r w:rsidR="00A663B2" w:rsidRPr="00A663B2" w:rsidDel="00E04E5E">
          <w:rPr>
            <w:rStyle w:val="Hyperlink"/>
            <w:rFonts w:ascii="B Lotus" w:hAnsi="B Lotus" w:cs="B Lotus"/>
            <w:noProof/>
            <w:sz w:val="16"/>
            <w:szCs w:val="20"/>
            <w:rtl/>
            <w:lang w:bidi="fa-IR"/>
          </w:rPr>
          <w:delText>.</w:delText>
        </w:r>
      </w:del>
      <w:ins w:id="20287"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88" w:author="Mehrnazi Boojari" w:date="2019-01-15T22:37:00Z">
        <w:r w:rsidR="00A663B2" w:rsidRPr="00A663B2" w:rsidDel="00E04E5E">
          <w:rPr>
            <w:rStyle w:val="Hyperlink"/>
            <w:rFonts w:ascii="B Lotus" w:hAnsi="B Lotus" w:cs="B Lotus"/>
            <w:noProof/>
            <w:sz w:val="16"/>
            <w:szCs w:val="20"/>
            <w:rtl/>
            <w:lang w:bidi="fa-IR"/>
          </w:rPr>
          <w:delText>.</w:delText>
        </w:r>
      </w:del>
      <w:ins w:id="20289" w:author="Mehrnazi Boojari" w:date="2019-01-15T22:37: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290" w:author="Mehrnazi Boojari" w:date="2019-01-15T22:36:00Z">
        <w:r w:rsidR="00A663B2" w:rsidRPr="00A663B2" w:rsidDel="00E04E5E">
          <w:rPr>
            <w:rStyle w:val="Hyperlink"/>
            <w:rFonts w:ascii="B Lotus" w:hAnsi="B Lotus" w:cs="B Lotus"/>
            <w:noProof/>
            <w:sz w:val="16"/>
            <w:szCs w:val="20"/>
            <w:rtl/>
            <w:lang w:bidi="fa-IR"/>
          </w:rPr>
          <w:delText>.</w:delText>
        </w:r>
      </w:del>
      <w:ins w:id="20291" w:author="Mehrnazi Boojari" w:date="2019-01-15T22:36: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292" w:author="Mehrnazi Boojari" w:date="2019-01-15T22:36:00Z">
        <w:r w:rsidR="00A663B2" w:rsidRPr="00A663B2" w:rsidDel="00E04E5E">
          <w:rPr>
            <w:rStyle w:val="Hyperlink"/>
            <w:rFonts w:ascii="B Lotus" w:hAnsi="B Lotus" w:cs="B Lotus"/>
            <w:noProof/>
            <w:sz w:val="16"/>
            <w:szCs w:val="20"/>
            <w:rtl/>
            <w:lang w:bidi="fa-IR"/>
          </w:rPr>
          <w:delText>.</w:delText>
        </w:r>
      </w:del>
      <w:ins w:id="20293" w:author="Mehrnazi Boojari" w:date="2019-01-07T22:35:00Z">
        <w:r w:rsidR="00051F26">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کاف</w:t>
      </w:r>
      <w:r w:rsidR="00A663B2" w:rsidRPr="00A663B2">
        <w:rPr>
          <w:rStyle w:val="Hyperlink"/>
          <w:rFonts w:ascii="B Lotus" w:hAnsi="B Lotus" w:cs="B Lotus" w:hint="cs"/>
          <w:noProof/>
          <w:sz w:val="16"/>
          <w:szCs w:val="20"/>
          <w:rtl/>
          <w:lang w:bidi="fa-IR"/>
        </w:rPr>
        <w:t>ی</w:t>
      </w:r>
      <w:ins w:id="20294" w:author="Mehrnazi Boojari" w:date="2019-01-07T22:35:00Z">
        <w:r w:rsidR="00051F26">
          <w:rPr>
            <w:rStyle w:val="Hyperlink"/>
            <w:rFonts w:ascii="B Lotus" w:hAnsi="B Lotus" w:cs="B Nazanin" w:hint="cs"/>
            <w:noProof/>
            <w:sz w:val="16"/>
            <w:szCs w:val="20"/>
            <w:rtl/>
            <w:lang w:bidi="fa-IR"/>
          </w:rPr>
          <w:t>‌</w:t>
        </w:r>
      </w:ins>
      <w:del w:id="20295" w:author="Mehrnazi Boojari" w:date="2019-01-07T22:35:00Z">
        <w:r w:rsidR="00A663B2" w:rsidRPr="00A663B2" w:rsidDel="00051F26">
          <w:rPr>
            <w:rStyle w:val="Hyperlink"/>
            <w:rFonts w:ascii="B Lotus" w:hAnsi="B Lotus" w:cs="B Lotus"/>
            <w:noProof/>
            <w:sz w:val="16"/>
            <w:szCs w:val="20"/>
            <w:rtl/>
            <w:lang w:bidi="fa-IR"/>
          </w:rPr>
          <w:delText xml:space="preserve"> </w:delText>
        </w:r>
      </w:del>
      <w:r w:rsidR="00A663B2" w:rsidRPr="00A663B2">
        <w:rPr>
          <w:rStyle w:val="Hyperlink"/>
          <w:rFonts w:ascii="B Lotus" w:hAnsi="B Lotus" w:cs="B Lotus"/>
          <w:noProof/>
          <w:sz w:val="16"/>
          <w:szCs w:val="20"/>
          <w:rtl/>
          <w:lang w:bidi="fa-IR"/>
        </w:rPr>
        <w:t>نبودن 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زان</w:t>
      </w:r>
      <w:r w:rsidR="00A663B2" w:rsidRPr="00A663B2">
        <w:rPr>
          <w:rStyle w:val="Hyperlink"/>
          <w:rFonts w:ascii="B Lotus" w:hAnsi="B Lotus" w:cs="B Lotus"/>
          <w:noProof/>
          <w:sz w:val="16"/>
          <w:szCs w:val="20"/>
          <w:rtl/>
          <w:lang w:bidi="fa-IR"/>
        </w:rPr>
        <w:t xml:space="preserve"> وام برا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w:t>
      </w:r>
      <w:del w:id="20296" w:author="Mehrnazi Boojari" w:date="2019-01-07T22:28:00Z">
        <w:r w:rsidR="00A663B2" w:rsidRPr="00A663B2" w:rsidDel="00051F26">
          <w:rPr>
            <w:rStyle w:val="Hyperlink"/>
            <w:rFonts w:ascii="B Lotus" w:hAnsi="B Lotus" w:cs="B Lotus"/>
            <w:noProof/>
            <w:sz w:val="16"/>
            <w:szCs w:val="20"/>
            <w:rtl/>
            <w:lang w:bidi="fa-IR"/>
          </w:rPr>
          <w:delText>ساخت و ساز</w:delText>
        </w:r>
      </w:del>
      <w:ins w:id="20297" w:author="Mehrnazi Boojari" w:date="2019-01-07T22:28:00Z">
        <w:r w:rsidR="00051F26">
          <w:rPr>
            <w:rStyle w:val="Hyperlink"/>
            <w:rFonts w:ascii="B Lotus" w:hAnsi="B Lotus" w:cs="B Lotus"/>
            <w:noProof/>
            <w:sz w:val="16"/>
            <w:szCs w:val="20"/>
            <w:rtl/>
            <w:lang w:bidi="fa-IR"/>
          </w:rPr>
          <w:t>ساخت</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و</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ساز</w:t>
        </w:r>
      </w:ins>
      <w:r w:rsidR="00A663B2" w:rsidRPr="00A663B2">
        <w:rPr>
          <w:rStyle w:val="Hyperlink"/>
          <w:rFonts w:ascii="B Lotus" w:hAnsi="B Lotus" w:cs="B Lotus"/>
          <w:noProof/>
          <w:sz w:val="16"/>
          <w:szCs w:val="20"/>
          <w:rtl/>
          <w:lang w:bidi="fa-IR"/>
        </w:rPr>
        <w:t xml:space="preserve"> و نوساز</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مسکن </w:t>
      </w:r>
      <w:del w:id="20298"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299" w:author="Mehrnazi Boojari" w:date="2019-01-07T10:03:00Z">
        <w:r w:rsidR="00A31D6F">
          <w:rPr>
            <w:rStyle w:val="Hyperlink"/>
            <w:rFonts w:ascii="B Lotus" w:hAnsi="B Lotus" w:cs="B Lotus"/>
            <w:noProof/>
            <w:sz w:val="16"/>
            <w:szCs w:val="20"/>
            <w:rtl/>
            <w:lang w:bidi="fa-IR"/>
          </w:rPr>
          <w:t>روستایی</w:t>
        </w:r>
      </w:ins>
      <w:ins w:id="20300" w:author="Mehrnazi Boojari" w:date="2019-01-08T00:11: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59D8805" w14:textId="77777777" w:rsidR="00A663B2" w:rsidRPr="00A663B2" w:rsidRDefault="00572891" w:rsidP="00E04E5E">
      <w:pPr>
        <w:pStyle w:val="TOC5"/>
        <w:tabs>
          <w:tab w:val="left" w:pos="7102"/>
          <w:tab w:val="right" w:leader="dot" w:pos="9019"/>
        </w:tabs>
        <w:bidi/>
        <w:jc w:val="both"/>
        <w:rPr>
          <w:rFonts w:ascii="B Lotus" w:eastAsiaTheme="minorEastAsia" w:hAnsi="B Lotus" w:cs="B Lotus"/>
          <w:noProof/>
          <w:sz w:val="18"/>
          <w:szCs w:val="18"/>
        </w:rPr>
      </w:pPr>
      <w:r>
        <w:fldChar w:fldCharType="begin"/>
      </w:r>
      <w:r>
        <w:instrText xml:space="preserve"> HYPERLINK \l "_Toc533782205" </w:instrText>
      </w:r>
      <w:r>
        <w:fldChar w:fldCharType="separate"/>
      </w:r>
      <w:r w:rsidR="00A663B2" w:rsidRPr="00A663B2">
        <w:rPr>
          <w:rStyle w:val="Hyperlink"/>
          <w:rFonts w:ascii="B Lotus" w:hAnsi="B Lotus" w:cs="B Lotus"/>
          <w:noProof/>
          <w:sz w:val="16"/>
          <w:szCs w:val="20"/>
          <w:rtl/>
          <w:lang w:bidi="fa-IR"/>
        </w:rPr>
        <w:t>3</w:t>
      </w:r>
      <w:del w:id="20301" w:author="Mehrnazi Boojari" w:date="2019-01-15T22:37:00Z">
        <w:r w:rsidR="00A663B2" w:rsidRPr="00A663B2" w:rsidDel="00E04E5E">
          <w:rPr>
            <w:rStyle w:val="Hyperlink"/>
            <w:rFonts w:ascii="B Lotus" w:hAnsi="B Lotus" w:cs="B Lotus"/>
            <w:noProof/>
            <w:sz w:val="16"/>
            <w:szCs w:val="20"/>
            <w:rtl/>
            <w:lang w:bidi="fa-IR"/>
          </w:rPr>
          <w:delText>.</w:delText>
        </w:r>
      </w:del>
      <w:ins w:id="20302" w:author="Mehrnazi Boojari" w:date="2019-01-15T22:37: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303" w:author="Mehrnazi Boojari" w:date="2019-01-15T22:37:00Z">
        <w:r w:rsidR="00A663B2" w:rsidRPr="00A663B2" w:rsidDel="00E04E5E">
          <w:rPr>
            <w:rStyle w:val="Hyperlink"/>
            <w:rFonts w:ascii="B Lotus" w:hAnsi="B Lotus" w:cs="B Lotus"/>
            <w:noProof/>
            <w:sz w:val="16"/>
            <w:szCs w:val="20"/>
            <w:rtl/>
            <w:lang w:bidi="fa-IR"/>
          </w:rPr>
          <w:delText>.</w:delText>
        </w:r>
      </w:del>
      <w:ins w:id="20304" w:author="Mehrnazi Boojari" w:date="2019-01-15T22:37: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305" w:author="Mehrnazi Boojari" w:date="2019-01-15T22:37:00Z">
        <w:r w:rsidR="00A663B2" w:rsidRPr="00A663B2" w:rsidDel="00E04E5E">
          <w:rPr>
            <w:rStyle w:val="Hyperlink"/>
            <w:rFonts w:ascii="B Lotus" w:hAnsi="B Lotus" w:cs="B Lotus"/>
            <w:noProof/>
            <w:sz w:val="16"/>
            <w:szCs w:val="20"/>
            <w:rtl/>
            <w:lang w:bidi="fa-IR"/>
          </w:rPr>
          <w:delText>.</w:delText>
        </w:r>
      </w:del>
      <w:ins w:id="20306" w:author="Mehrnazi Boojari" w:date="2019-01-15T22:37: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307" w:author="Mehrnazi Boojari" w:date="2019-01-15T22:37:00Z">
        <w:r w:rsidR="00A663B2" w:rsidRPr="00A663B2" w:rsidDel="00E04E5E">
          <w:rPr>
            <w:rStyle w:val="Hyperlink"/>
            <w:rFonts w:ascii="B Lotus" w:hAnsi="B Lotus" w:cs="B Lotus"/>
            <w:noProof/>
            <w:sz w:val="16"/>
            <w:szCs w:val="20"/>
            <w:rtl/>
            <w:lang w:bidi="fa-IR"/>
          </w:rPr>
          <w:delText>.</w:delText>
        </w:r>
      </w:del>
      <w:ins w:id="20308" w:author="Mehrnazi Boojari" w:date="2019-01-15T22:37:00Z">
        <w:r w:rsidR="00E04E5E">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309" w:author="Mehrnazi Boojari" w:date="2019-01-07T09:50:00Z">
        <w:r w:rsidR="00A663B2" w:rsidRPr="00A663B2" w:rsidDel="006F7CCF">
          <w:rPr>
            <w:rStyle w:val="Hyperlink"/>
            <w:rFonts w:ascii="B Lotus" w:hAnsi="B Lotus" w:cs="B Lotus"/>
            <w:noProof/>
            <w:sz w:val="16"/>
            <w:szCs w:val="20"/>
            <w:rtl/>
            <w:lang w:bidi="fa-IR"/>
          </w:rPr>
          <w:delText>.ب</w:delText>
        </w:r>
      </w:del>
      <w:ins w:id="20310" w:author="Mehrnazi Boojari" w:date="2019-01-07T09:50:00Z">
        <w:r w:rsidR="006F7CCF">
          <w:rPr>
            <w:rStyle w:val="Hyperlink"/>
            <w:rFonts w:ascii="B Lotus" w:hAnsi="B Lotus" w:cs="B Lotus"/>
            <w:noProof/>
            <w:sz w:val="16"/>
            <w:szCs w:val="20"/>
            <w:rtl/>
            <w:lang w:bidi="fa-IR"/>
          </w:rPr>
          <w:t xml:space="preserve"> ب</w:t>
        </w:r>
      </w:ins>
      <w:r w:rsidR="00A663B2" w:rsidRPr="00A663B2">
        <w:rPr>
          <w:rStyle w:val="Hyperlink"/>
          <w:rFonts w:ascii="B Lotus" w:hAnsi="B Lotus" w:cs="B Lotus"/>
          <w:noProof/>
          <w:sz w:val="16"/>
          <w:szCs w:val="20"/>
          <w:rtl/>
          <w:lang w:bidi="fa-IR"/>
        </w:rPr>
        <w:t>وروکراس</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w:t>
      </w:r>
      <w:del w:id="20311" w:author="Mehrnazi Boojari" w:date="2019-01-10T00:21:00Z">
        <w:r w:rsidR="00A663B2" w:rsidRPr="00A663B2" w:rsidDel="002E20FF">
          <w:rPr>
            <w:rStyle w:val="Hyperlink"/>
            <w:rFonts w:ascii="B Lotus" w:hAnsi="B Lotus" w:cs="B Lotus"/>
            <w:noProof/>
            <w:sz w:val="16"/>
            <w:szCs w:val="20"/>
            <w:rtl/>
            <w:lang w:bidi="fa-IR"/>
          </w:rPr>
          <w:delText>فرا</w:delText>
        </w:r>
        <w:r w:rsidR="00A663B2" w:rsidRPr="00A663B2" w:rsidDel="002E20FF">
          <w:rPr>
            <w:rStyle w:val="Hyperlink"/>
            <w:rFonts w:ascii="B Lotus" w:hAnsi="B Lotus" w:cs="B Lotus" w:hint="cs"/>
            <w:noProof/>
            <w:sz w:val="16"/>
            <w:szCs w:val="20"/>
            <w:rtl/>
            <w:lang w:bidi="fa-IR"/>
          </w:rPr>
          <w:delText>ی</w:delText>
        </w:r>
        <w:r w:rsidR="00A663B2" w:rsidRPr="00A663B2" w:rsidDel="002E20FF">
          <w:rPr>
            <w:rStyle w:val="Hyperlink"/>
            <w:rFonts w:ascii="B Lotus" w:hAnsi="B Lotus" w:cs="B Lotus" w:hint="eastAsia"/>
            <w:noProof/>
            <w:sz w:val="16"/>
            <w:szCs w:val="20"/>
            <w:rtl/>
            <w:lang w:bidi="fa-IR"/>
          </w:rPr>
          <w:delText>ند</w:delText>
        </w:r>
      </w:del>
      <w:ins w:id="20312" w:author="Mehrnazi Boojari" w:date="2019-01-10T00:21:00Z">
        <w:r w:rsidR="002E20FF">
          <w:rPr>
            <w:rStyle w:val="Hyperlink"/>
            <w:rFonts w:ascii="B Lotus" w:hAnsi="B Lotus" w:cs="B Lotus"/>
            <w:noProof/>
            <w:sz w:val="16"/>
            <w:szCs w:val="20"/>
            <w:rtl/>
            <w:lang w:bidi="fa-IR"/>
          </w:rPr>
          <w:t>فرآیند</w:t>
        </w:r>
      </w:ins>
      <w:r w:rsidR="00A663B2" w:rsidRPr="00A663B2">
        <w:rPr>
          <w:rStyle w:val="Hyperlink"/>
          <w:rFonts w:ascii="B Lotus" w:hAnsi="B Lotus" w:cs="B Lotus"/>
          <w:noProof/>
          <w:sz w:val="16"/>
          <w:szCs w:val="20"/>
          <w:rtl/>
          <w:lang w:bidi="fa-IR"/>
        </w:rPr>
        <w:t xml:space="preserve"> پچ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ده</w:t>
      </w:r>
      <w:r w:rsidR="00A663B2" w:rsidRPr="00A663B2">
        <w:rPr>
          <w:rStyle w:val="Hyperlink"/>
          <w:rFonts w:ascii="B Lotus" w:hAnsi="B Lotus" w:cs="B Lotus"/>
          <w:noProof/>
          <w:sz w:val="16"/>
          <w:szCs w:val="20"/>
          <w:rtl/>
          <w:lang w:bidi="fa-IR"/>
        </w:rPr>
        <w:t xml:space="preserve"> بانک</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اعطا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وام (</w:t>
      </w:r>
      <w:del w:id="20313" w:author="Mehrnazi Boojari" w:date="2019-01-13T07:56:00Z">
        <w:r w:rsidR="00A663B2" w:rsidRPr="00A663B2" w:rsidDel="00FD65E1">
          <w:rPr>
            <w:rStyle w:val="Hyperlink"/>
            <w:rFonts w:ascii="B Lotus" w:hAnsi="B Lotus" w:cs="B Lotus"/>
            <w:noProof/>
            <w:sz w:val="16"/>
            <w:szCs w:val="20"/>
            <w:rtl/>
            <w:lang w:bidi="fa-IR"/>
          </w:rPr>
          <w:delText>ضامن</w:delText>
        </w:r>
        <w:r w:rsidR="00A663B2" w:rsidRPr="00A663B2" w:rsidDel="00FD65E1">
          <w:rPr>
            <w:rStyle w:val="Hyperlink"/>
            <w:rFonts w:ascii="B Lotus" w:hAnsi="B Lotus" w:cs="B Lotus" w:hint="cs"/>
            <w:noProof/>
            <w:sz w:val="16"/>
            <w:szCs w:val="20"/>
            <w:rtl/>
            <w:lang w:bidi="fa-IR"/>
          </w:rPr>
          <w:delText>ی</w:delText>
        </w:r>
        <w:r w:rsidR="00A663B2" w:rsidRPr="00A663B2" w:rsidDel="00FD65E1">
          <w:rPr>
            <w:rStyle w:val="Hyperlink"/>
            <w:rFonts w:ascii="B Lotus" w:hAnsi="B Lotus" w:cs="B Lotus" w:hint="eastAsia"/>
            <w:noProof/>
            <w:sz w:val="16"/>
            <w:szCs w:val="20"/>
            <w:rtl/>
            <w:lang w:bidi="fa-IR"/>
          </w:rPr>
          <w:delText>ن</w:delText>
        </w:r>
      </w:del>
      <w:ins w:id="20314" w:author="Mehrnazi Boojari" w:date="2019-01-13T07:56:00Z">
        <w:r w:rsidR="00FD65E1">
          <w:rPr>
            <w:rStyle w:val="Hyperlink"/>
            <w:rFonts w:ascii="B Lotus" w:hAnsi="B Lotus" w:cs="B Lotus"/>
            <w:noProof/>
            <w:sz w:val="16"/>
            <w:szCs w:val="20"/>
            <w:rtl/>
            <w:lang w:bidi="fa-IR"/>
          </w:rPr>
          <w:t>ضامن</w:t>
        </w:r>
        <w:r w:rsidR="00FD65E1">
          <w:rPr>
            <w:rStyle w:val="Hyperlink"/>
            <w:rFonts w:ascii="B Lotus" w:hAnsi="B Lotus" w:cs="B Lotus" w:hint="cs"/>
            <w:noProof/>
            <w:sz w:val="16"/>
            <w:szCs w:val="20"/>
            <w:rtl/>
            <w:lang w:bidi="fa-IR"/>
          </w:rPr>
          <w:t>‌</w:t>
        </w:r>
        <w:r w:rsidR="00FD65E1">
          <w:rPr>
            <w:rStyle w:val="Hyperlink"/>
            <w:rFonts w:ascii="B Lotus" w:hAnsi="B Lotus" w:cs="B Lotus"/>
            <w:noProof/>
            <w:sz w:val="16"/>
            <w:szCs w:val="20"/>
            <w:rtl/>
            <w:lang w:bidi="fa-IR"/>
          </w:rPr>
          <w:t>ها</w:t>
        </w:r>
      </w:ins>
      <w:del w:id="20315"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20316"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زان</w:t>
      </w:r>
      <w:r w:rsidR="00A663B2" w:rsidRPr="00A663B2">
        <w:rPr>
          <w:rStyle w:val="Hyperlink"/>
          <w:rFonts w:ascii="B Lotus" w:hAnsi="B Lotus" w:cs="B Lotus"/>
          <w:noProof/>
          <w:sz w:val="16"/>
          <w:szCs w:val="20"/>
          <w:rtl/>
          <w:lang w:bidi="fa-IR"/>
        </w:rPr>
        <w:t xml:space="preserve"> اقساط و ...)</w:t>
      </w:r>
      <w:ins w:id="20317" w:author="Mehrnazi Boojari" w:date="2019-01-08T00:11: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71</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778124A" w14:textId="77777777" w:rsidR="00A663B2" w:rsidRPr="00A663B2" w:rsidRDefault="00572891" w:rsidP="00A82617">
      <w:pPr>
        <w:pStyle w:val="TOC5"/>
        <w:tabs>
          <w:tab w:val="left" w:pos="8248"/>
          <w:tab w:val="right" w:leader="dot" w:pos="9019"/>
        </w:tabs>
        <w:bidi/>
        <w:jc w:val="both"/>
        <w:rPr>
          <w:rFonts w:ascii="B Lotus" w:eastAsiaTheme="minorEastAsia" w:hAnsi="B Lotus" w:cs="B Lotus"/>
          <w:noProof/>
          <w:sz w:val="18"/>
          <w:szCs w:val="18"/>
        </w:rPr>
      </w:pPr>
      <w:r>
        <w:fldChar w:fldCharType="begin"/>
      </w:r>
      <w:r>
        <w:instrText xml:space="preserve"> HYPERLINK \l "_Toc533782206" </w:instrText>
      </w:r>
      <w:r>
        <w:fldChar w:fldCharType="separate"/>
      </w:r>
      <w:r w:rsidR="00A663B2" w:rsidRPr="00A663B2">
        <w:rPr>
          <w:rStyle w:val="Hyperlink"/>
          <w:rFonts w:ascii="B Lotus" w:hAnsi="B Lotus" w:cs="B Lotus"/>
          <w:noProof/>
          <w:sz w:val="16"/>
          <w:szCs w:val="20"/>
          <w:rtl/>
          <w:lang w:bidi="fa-IR"/>
        </w:rPr>
        <w:t>3</w:t>
      </w:r>
      <w:del w:id="20318" w:author="Mehrnazi Boojari" w:date="2019-01-15T22:37:00Z">
        <w:r w:rsidR="00A663B2" w:rsidRPr="00A663B2" w:rsidDel="00A82617">
          <w:rPr>
            <w:rStyle w:val="Hyperlink"/>
            <w:rFonts w:ascii="B Lotus" w:hAnsi="B Lotus" w:cs="B Lotus"/>
            <w:noProof/>
            <w:sz w:val="16"/>
            <w:szCs w:val="20"/>
            <w:rtl/>
            <w:lang w:bidi="fa-IR"/>
          </w:rPr>
          <w:delText>.</w:delText>
        </w:r>
      </w:del>
      <w:ins w:id="20319"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320" w:author="Mehrnazi Boojari" w:date="2019-01-15T22:37:00Z">
        <w:r w:rsidR="00A663B2" w:rsidRPr="00A663B2" w:rsidDel="00A82617">
          <w:rPr>
            <w:rStyle w:val="Hyperlink"/>
            <w:rFonts w:ascii="B Lotus" w:hAnsi="B Lotus" w:cs="B Lotus"/>
            <w:noProof/>
            <w:sz w:val="16"/>
            <w:szCs w:val="20"/>
            <w:rtl/>
            <w:lang w:bidi="fa-IR"/>
          </w:rPr>
          <w:delText>.</w:delText>
        </w:r>
      </w:del>
      <w:ins w:id="20321"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322" w:author="Mehrnazi Boojari" w:date="2019-01-15T22:37:00Z">
        <w:r w:rsidR="00A663B2" w:rsidRPr="00A663B2" w:rsidDel="00A82617">
          <w:rPr>
            <w:rStyle w:val="Hyperlink"/>
            <w:rFonts w:ascii="B Lotus" w:hAnsi="B Lotus" w:cs="B Lotus"/>
            <w:noProof/>
            <w:sz w:val="16"/>
            <w:szCs w:val="20"/>
            <w:rtl/>
            <w:lang w:bidi="fa-IR"/>
          </w:rPr>
          <w:delText>.</w:delText>
        </w:r>
      </w:del>
      <w:ins w:id="20323"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324" w:author="Mehrnazi Boojari" w:date="2019-01-15T22:37:00Z">
        <w:r w:rsidR="00A663B2" w:rsidRPr="00A663B2" w:rsidDel="00A82617">
          <w:rPr>
            <w:rStyle w:val="Hyperlink"/>
            <w:rFonts w:ascii="B Lotus" w:hAnsi="B Lotus" w:cs="B Lotus"/>
            <w:noProof/>
            <w:sz w:val="16"/>
            <w:szCs w:val="20"/>
            <w:rtl/>
            <w:lang w:bidi="fa-IR"/>
          </w:rPr>
          <w:delText>.</w:delText>
        </w:r>
      </w:del>
      <w:ins w:id="20325"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326" w:author="Mehrnazi Boojari" w:date="2019-01-07T22:32:00Z">
        <w:r w:rsidR="00A663B2" w:rsidRPr="00A663B2" w:rsidDel="00051F26">
          <w:rPr>
            <w:rStyle w:val="Hyperlink"/>
            <w:rFonts w:ascii="B Lotus" w:hAnsi="B Lotus" w:cs="B Lotus"/>
            <w:noProof/>
            <w:sz w:val="16"/>
            <w:szCs w:val="20"/>
            <w:rtl/>
            <w:lang w:bidi="fa-IR"/>
          </w:rPr>
          <w:delText>.د</w:delText>
        </w:r>
      </w:del>
      <w:ins w:id="20327" w:author="Mehrnazi Boojari" w:date="2019-01-07T22:32:00Z">
        <w:r w:rsidR="00051F26">
          <w:rPr>
            <w:rStyle w:val="Hyperlink"/>
            <w:rFonts w:ascii="B Lotus" w:hAnsi="B Lotus" w:cs="B Lotus"/>
            <w:noProof/>
            <w:sz w:val="16"/>
            <w:szCs w:val="20"/>
            <w:rtl/>
            <w:lang w:bidi="fa-IR"/>
          </w:rPr>
          <w:t xml:space="preserve"> د</w:t>
        </w:r>
      </w:ins>
      <w:r w:rsidR="00A663B2" w:rsidRPr="00A663B2">
        <w:rPr>
          <w:rStyle w:val="Hyperlink"/>
          <w:rFonts w:ascii="B Lotus" w:hAnsi="B Lotus" w:cs="B Lotus"/>
          <w:noProof/>
          <w:sz w:val="16"/>
          <w:szCs w:val="20"/>
          <w:rtl/>
          <w:lang w:bidi="fa-IR"/>
        </w:rPr>
        <w:t>ر نظر نگرفتن مقتض</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ات</w:t>
      </w:r>
      <w:r w:rsidR="00A663B2" w:rsidRPr="00A663B2">
        <w:rPr>
          <w:rStyle w:val="Hyperlink"/>
          <w:rFonts w:ascii="B Lotus" w:hAnsi="B Lotus" w:cs="B Lotus"/>
          <w:noProof/>
          <w:sz w:val="16"/>
          <w:szCs w:val="20"/>
          <w:rtl/>
          <w:lang w:bidi="fa-IR"/>
        </w:rPr>
        <w:t xml:space="preserve"> منطقه و شرا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ط</w:t>
      </w:r>
      <w:r w:rsidR="00A663B2" w:rsidRPr="00A663B2">
        <w:rPr>
          <w:rStyle w:val="Hyperlink"/>
          <w:rFonts w:ascii="B Lotus" w:hAnsi="B Lotus" w:cs="B Lotus"/>
          <w:noProof/>
          <w:sz w:val="16"/>
          <w:szCs w:val="20"/>
          <w:rtl/>
          <w:lang w:bidi="fa-IR"/>
        </w:rPr>
        <w:t xml:space="preserve"> افراد برا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اعطا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وام (شغل</w:t>
      </w:r>
      <w:del w:id="20328"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20329"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اقل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م</w:t>
      </w:r>
      <w:r w:rsidR="00A663B2" w:rsidRPr="00A663B2">
        <w:rPr>
          <w:rStyle w:val="Hyperlink"/>
          <w:rFonts w:ascii="B Lotus" w:hAnsi="B Lotus" w:cs="B Lotus"/>
          <w:noProof/>
          <w:sz w:val="16"/>
          <w:szCs w:val="20"/>
          <w:rtl/>
          <w:lang w:bidi="fa-IR"/>
        </w:rPr>
        <w:t xml:space="preserve"> منطقه</w:t>
      </w:r>
      <w:del w:id="20330"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20331" w:author="Mehrnazi Boojari" w:date="2019-01-07T09:47:00Z">
        <w:r w:rsidR="006F7CCF">
          <w:rPr>
            <w:rStyle w:val="Hyperlink"/>
            <w:rFonts w:ascii="B Lotus" w:hAnsi="B Lotus" w:cs="B Lotus"/>
            <w:noProof/>
            <w:sz w:val="16"/>
            <w:szCs w:val="20"/>
            <w:rtl/>
            <w:lang w:bidi="fa-IR"/>
          </w:rPr>
          <w:t>،</w:t>
        </w:r>
      </w:ins>
      <w:r w:rsidR="00A663B2" w:rsidRPr="00A663B2">
        <w:rPr>
          <w:rStyle w:val="Hyperlink"/>
          <w:rFonts w:ascii="B Lotus" w:hAnsi="B Lotus" w:cs="B Lotus"/>
          <w:noProof/>
          <w:sz w:val="16"/>
          <w:szCs w:val="20"/>
          <w:rtl/>
          <w:lang w:bidi="fa-IR"/>
        </w:rPr>
        <w:t xml:space="preserve"> سطح درآمد و ...)</w:t>
      </w:r>
      <w:ins w:id="20332" w:author="Mehrnazi Boojari" w:date="2019-01-08T00:11: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71</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4627EFE" w14:textId="77777777" w:rsidR="00A663B2" w:rsidRPr="00A663B2" w:rsidRDefault="00572891" w:rsidP="0041726C">
      <w:pPr>
        <w:pStyle w:val="TOC5"/>
        <w:tabs>
          <w:tab w:val="left" w:pos="7190"/>
          <w:tab w:val="right" w:leader="dot" w:pos="9019"/>
        </w:tabs>
        <w:bidi/>
        <w:jc w:val="both"/>
        <w:rPr>
          <w:rFonts w:ascii="B Lotus" w:eastAsiaTheme="minorEastAsia" w:hAnsi="B Lotus" w:cs="B Lotus"/>
          <w:noProof/>
          <w:sz w:val="18"/>
          <w:szCs w:val="18"/>
        </w:rPr>
      </w:pPr>
      <w:r>
        <w:fldChar w:fldCharType="begin"/>
      </w:r>
      <w:r>
        <w:instrText xml:space="preserve"> HYPERLINK \l "_Toc533782207" </w:instrText>
      </w:r>
      <w:r>
        <w:fldChar w:fldCharType="separate"/>
      </w:r>
      <w:r w:rsidR="00A663B2" w:rsidRPr="00A663B2">
        <w:rPr>
          <w:rStyle w:val="Hyperlink"/>
          <w:rFonts w:ascii="B Lotus" w:hAnsi="B Lotus" w:cs="B Lotus"/>
          <w:noProof/>
          <w:sz w:val="16"/>
          <w:szCs w:val="20"/>
          <w:rtl/>
          <w:lang w:bidi="fa-IR"/>
        </w:rPr>
        <w:t>3</w:t>
      </w:r>
      <w:del w:id="20333" w:author="Mehrnazi Boojari" w:date="2019-01-15T22:37:00Z">
        <w:r w:rsidR="00A663B2" w:rsidRPr="00A663B2" w:rsidDel="00A82617">
          <w:rPr>
            <w:rStyle w:val="Hyperlink"/>
            <w:rFonts w:ascii="B Lotus" w:hAnsi="B Lotus" w:cs="B Lotus"/>
            <w:noProof/>
            <w:sz w:val="16"/>
            <w:szCs w:val="20"/>
            <w:rtl/>
            <w:lang w:bidi="fa-IR"/>
          </w:rPr>
          <w:delText>.</w:delText>
        </w:r>
      </w:del>
      <w:ins w:id="20334"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335" w:author="Mehrnazi Boojari" w:date="2019-01-15T22:37:00Z">
        <w:r w:rsidR="00A663B2" w:rsidRPr="00A663B2" w:rsidDel="00A82617">
          <w:rPr>
            <w:rStyle w:val="Hyperlink"/>
            <w:rFonts w:ascii="B Lotus" w:hAnsi="B Lotus" w:cs="B Lotus"/>
            <w:noProof/>
            <w:sz w:val="16"/>
            <w:szCs w:val="20"/>
            <w:rtl/>
            <w:lang w:bidi="fa-IR"/>
          </w:rPr>
          <w:delText>.</w:delText>
        </w:r>
      </w:del>
      <w:ins w:id="20336"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337" w:author="Mehrnazi Boojari" w:date="2019-01-15T22:37:00Z">
        <w:r w:rsidR="00A663B2" w:rsidRPr="00A663B2" w:rsidDel="00A82617">
          <w:rPr>
            <w:rStyle w:val="Hyperlink"/>
            <w:rFonts w:ascii="B Lotus" w:hAnsi="B Lotus" w:cs="B Lotus"/>
            <w:noProof/>
            <w:sz w:val="16"/>
            <w:szCs w:val="20"/>
            <w:rtl/>
            <w:lang w:bidi="fa-IR"/>
          </w:rPr>
          <w:delText>.</w:delText>
        </w:r>
      </w:del>
      <w:ins w:id="20338"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339" w:author="Mehrnazi Boojari" w:date="2019-01-15T22:37:00Z">
        <w:r w:rsidR="00A663B2" w:rsidRPr="00A663B2" w:rsidDel="00A82617">
          <w:rPr>
            <w:rStyle w:val="Hyperlink"/>
            <w:rFonts w:ascii="B Lotus" w:hAnsi="B Lotus" w:cs="B Lotus"/>
            <w:noProof/>
            <w:sz w:val="16"/>
            <w:szCs w:val="20"/>
            <w:rtl/>
            <w:lang w:bidi="fa-IR"/>
          </w:rPr>
          <w:delText>.</w:delText>
        </w:r>
      </w:del>
      <w:ins w:id="20340"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20341" w:author="Mehrnazi Boojari" w:date="2019-01-07T12:17:00Z">
        <w:r w:rsidR="00A663B2" w:rsidRPr="00A663B2" w:rsidDel="002F77AF">
          <w:rPr>
            <w:rStyle w:val="Hyperlink"/>
            <w:rFonts w:ascii="B Lotus" w:hAnsi="B Lotus" w:cs="B Lotus"/>
            <w:noProof/>
            <w:sz w:val="16"/>
            <w:szCs w:val="20"/>
            <w:rtl/>
            <w:lang w:bidi="fa-IR"/>
          </w:rPr>
          <w:delText>.م</w:delText>
        </w:r>
      </w:del>
      <w:ins w:id="20342"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ins w:id="20343" w:author="Mehrnazi Boojari" w:date="2019-01-15T23:09:00Z">
        <w:r w:rsidR="0041726C">
          <w:rPr>
            <w:rStyle w:val="Hyperlink"/>
            <w:rFonts w:ascii="B Lotus" w:hAnsi="B Lotus" w:cs="B Nazanin" w:hint="cs"/>
            <w:noProof/>
            <w:sz w:val="16"/>
            <w:szCs w:val="20"/>
            <w:rtl/>
            <w:lang w:bidi="fa-IR"/>
          </w:rPr>
          <w:t>‌</w:t>
        </w:r>
      </w:ins>
      <w:del w:id="20344" w:author="Mehrnazi Boojari" w:date="2019-01-15T23:09:00Z">
        <w:r w:rsidR="00A663B2" w:rsidRPr="00A663B2" w:rsidDel="0041726C">
          <w:rPr>
            <w:rStyle w:val="Hyperlink"/>
            <w:rFonts w:ascii="B Lotus" w:hAnsi="B Lotus" w:cs="B Lotus"/>
            <w:noProof/>
            <w:sz w:val="16"/>
            <w:szCs w:val="20"/>
            <w:rtl/>
            <w:lang w:bidi="fa-IR"/>
          </w:rPr>
          <w:delText xml:space="preserve"> </w:delText>
        </w:r>
      </w:del>
      <w:r w:rsidR="00A663B2" w:rsidRPr="00A663B2">
        <w:rPr>
          <w:rStyle w:val="Hyperlink"/>
          <w:rFonts w:ascii="B Lotus" w:hAnsi="B Lotus" w:cs="B Lotus"/>
          <w:noProof/>
          <w:sz w:val="16"/>
          <w:szCs w:val="20"/>
          <w:rtl/>
          <w:lang w:bidi="fa-IR"/>
        </w:rPr>
        <w:t>بخش</w:t>
      </w:r>
      <w:del w:id="20345" w:author="Mehrnazi Boojari" w:date="2019-01-07T10:47:00Z">
        <w:r w:rsidR="00A663B2" w:rsidRPr="00A663B2" w:rsidDel="006A1F1D">
          <w:rPr>
            <w:rStyle w:val="Hyperlink"/>
            <w:rFonts w:ascii="B Lotus" w:hAnsi="B Lotus" w:cs="B Lotus" w:hint="cs"/>
            <w:noProof/>
            <w:sz w:val="16"/>
            <w:szCs w:val="20"/>
            <w:rtl/>
            <w:lang w:bidi="fa-IR"/>
          </w:rPr>
          <w:delText>ی</w:delText>
        </w:r>
        <w:r w:rsidR="00A663B2" w:rsidRPr="00A663B2" w:rsidDel="006A1F1D">
          <w:rPr>
            <w:rStyle w:val="Hyperlink"/>
            <w:rFonts w:ascii="B Lotus" w:hAnsi="B Lotus" w:cs="B Lotus"/>
            <w:noProof/>
            <w:sz w:val="16"/>
            <w:szCs w:val="20"/>
            <w:rtl/>
            <w:lang w:bidi="fa-IR"/>
          </w:rPr>
          <w:delText>(</w:delText>
        </w:r>
      </w:del>
      <w:ins w:id="20346" w:author="Mehrnazi Boojari" w:date="2019-01-07T10:47:00Z">
        <w:r w:rsidR="006A1F1D">
          <w:rPr>
            <w:rStyle w:val="Hyperlink"/>
            <w:rFonts w:ascii="B Lotus" w:hAnsi="B Lotus" w:cs="B Lotus" w:hint="cs"/>
            <w:noProof/>
            <w:sz w:val="16"/>
            <w:szCs w:val="20"/>
            <w:rtl/>
            <w:lang w:bidi="fa-IR"/>
          </w:rPr>
          <w:t>ی (</w:t>
        </w:r>
      </w:ins>
      <w:r w:rsidR="00A663B2" w:rsidRPr="00A663B2">
        <w:rPr>
          <w:rStyle w:val="Hyperlink"/>
          <w:rFonts w:ascii="B Lotus" w:hAnsi="B Lotus" w:cs="B Lotus"/>
          <w:noProof/>
          <w:sz w:val="16"/>
          <w:szCs w:val="20"/>
          <w:rtl/>
          <w:lang w:bidi="fa-IR"/>
        </w:rPr>
        <w:t>بن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اد</w:t>
      </w:r>
      <w:r w:rsidR="00A663B2" w:rsidRPr="00A663B2">
        <w:rPr>
          <w:rStyle w:val="Hyperlink"/>
          <w:rFonts w:ascii="B Lotus" w:hAnsi="B Lotus" w:cs="B Lotus"/>
          <w:noProof/>
          <w:sz w:val="16"/>
          <w:szCs w:val="20"/>
          <w:rtl/>
          <w:lang w:bidi="fa-IR"/>
        </w:rPr>
        <w:t xml:space="preserve"> مسکن) در ساخت مسکن بدون </w:t>
      </w:r>
      <w:del w:id="20347" w:author="Mehrnazi Boojari" w:date="2019-01-07T22:30:00Z">
        <w:r w:rsidR="00A663B2" w:rsidRPr="00A663B2" w:rsidDel="00051F26">
          <w:rPr>
            <w:rStyle w:val="Hyperlink"/>
            <w:rFonts w:ascii="B Lotus" w:hAnsi="B Lotus" w:cs="B Lotus"/>
            <w:noProof/>
            <w:sz w:val="16"/>
            <w:szCs w:val="20"/>
            <w:rtl/>
            <w:lang w:bidi="fa-IR"/>
          </w:rPr>
          <w:delText>در نظر گرفتن</w:delText>
        </w:r>
      </w:del>
      <w:ins w:id="20348" w:author="Mehrnazi Boojari" w:date="2019-01-07T22:30:00Z">
        <w:r w:rsidR="00051F26">
          <w:rPr>
            <w:rStyle w:val="Hyperlink"/>
            <w:rFonts w:ascii="B Lotus" w:hAnsi="B Lotus" w:cs="B Lotus"/>
            <w:noProof/>
            <w:sz w:val="16"/>
            <w:szCs w:val="20"/>
            <w:rtl/>
            <w:lang w:bidi="fa-IR"/>
          </w:rPr>
          <w:t>در</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نظر</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گرفتن</w:t>
        </w:r>
      </w:ins>
      <w:r w:rsidR="00A663B2" w:rsidRPr="00A663B2">
        <w:rPr>
          <w:rStyle w:val="Hyperlink"/>
          <w:rFonts w:ascii="B Lotus" w:hAnsi="B Lotus" w:cs="B Lotus"/>
          <w:noProof/>
          <w:sz w:val="16"/>
          <w:szCs w:val="20"/>
          <w:rtl/>
          <w:lang w:bidi="fa-IR"/>
        </w:rPr>
        <w:t xml:space="preserve"> اشتغال و</w:t>
      </w:r>
      <w:ins w:id="20349" w:author="Mehrnazi Boojari" w:date="2019-01-15T23:09:00Z">
        <w:r w:rsidR="0041726C">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w:t>
      </w:r>
      <w:ins w:id="20350" w:author="Mehrnazi Boojari" w:date="2019-01-08T00:11: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71</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1AEB582" w14:textId="77777777" w:rsidR="00A663B2" w:rsidRPr="00A663B2" w:rsidRDefault="00572891" w:rsidP="00A82617">
      <w:pPr>
        <w:pStyle w:val="TOC5"/>
        <w:tabs>
          <w:tab w:val="left" w:pos="5460"/>
          <w:tab w:val="right" w:leader="dot" w:pos="9019"/>
        </w:tabs>
        <w:bidi/>
        <w:jc w:val="both"/>
        <w:rPr>
          <w:rFonts w:ascii="B Lotus" w:eastAsiaTheme="minorEastAsia" w:hAnsi="B Lotus" w:cs="B Lotus"/>
          <w:noProof/>
          <w:sz w:val="18"/>
          <w:szCs w:val="18"/>
        </w:rPr>
      </w:pPr>
      <w:r>
        <w:fldChar w:fldCharType="begin"/>
      </w:r>
      <w:r>
        <w:instrText xml:space="preserve"> HYPERLINK \l "_Toc533782208" </w:instrText>
      </w:r>
      <w:r>
        <w:fldChar w:fldCharType="separate"/>
      </w:r>
      <w:r w:rsidR="00A663B2" w:rsidRPr="00A663B2">
        <w:rPr>
          <w:rStyle w:val="Hyperlink"/>
          <w:rFonts w:ascii="B Lotus" w:hAnsi="B Lotus" w:cs="B Lotus"/>
          <w:noProof/>
          <w:sz w:val="16"/>
          <w:szCs w:val="20"/>
          <w:lang w:bidi="fa-IR"/>
        </w:rPr>
        <w:t>3</w:t>
      </w:r>
      <w:del w:id="20351" w:author="Mehrnazi Boojari" w:date="2019-01-15T22:37:00Z">
        <w:r w:rsidR="00A663B2" w:rsidRPr="00A663B2" w:rsidDel="00A82617">
          <w:rPr>
            <w:rStyle w:val="Hyperlink"/>
            <w:rFonts w:ascii="B Lotus" w:hAnsi="B Lotus" w:cs="B Lotus"/>
            <w:noProof/>
            <w:sz w:val="16"/>
            <w:szCs w:val="20"/>
            <w:lang w:bidi="fa-IR"/>
          </w:rPr>
          <w:delText>.</w:delText>
        </w:r>
      </w:del>
      <w:ins w:id="20352"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20353" w:author="Mehrnazi Boojari" w:date="2019-01-15T22:37:00Z">
        <w:r w:rsidR="00A663B2" w:rsidRPr="00A663B2" w:rsidDel="00A82617">
          <w:rPr>
            <w:rStyle w:val="Hyperlink"/>
            <w:rFonts w:ascii="B Lotus" w:hAnsi="B Lotus" w:cs="B Lotus"/>
            <w:noProof/>
            <w:sz w:val="16"/>
            <w:szCs w:val="20"/>
            <w:lang w:bidi="fa-IR"/>
          </w:rPr>
          <w:delText>.</w:delText>
        </w:r>
      </w:del>
      <w:ins w:id="20354"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3</w:t>
      </w:r>
      <w:del w:id="20355" w:author="Mehrnazi Boojari" w:date="2019-01-15T22:37:00Z">
        <w:r w:rsidR="00A663B2" w:rsidRPr="00A663B2" w:rsidDel="00A82617">
          <w:rPr>
            <w:rStyle w:val="Hyperlink"/>
            <w:rFonts w:ascii="B Lotus" w:hAnsi="B Lotus" w:cs="B Lotus"/>
            <w:noProof/>
            <w:sz w:val="16"/>
            <w:szCs w:val="20"/>
            <w:lang w:bidi="fa-IR"/>
          </w:rPr>
          <w:delText>.</w:delText>
        </w:r>
      </w:del>
      <w:ins w:id="20356"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3</w:t>
      </w:r>
      <w:del w:id="20357" w:author="Mehrnazi Boojari" w:date="2019-01-15T22:37:00Z">
        <w:r w:rsidR="00A663B2" w:rsidRPr="00A663B2" w:rsidDel="00A82617">
          <w:rPr>
            <w:rStyle w:val="Hyperlink"/>
            <w:rFonts w:ascii="B Lotus" w:hAnsi="B Lotus" w:cs="B Lotus"/>
            <w:noProof/>
            <w:sz w:val="16"/>
            <w:szCs w:val="20"/>
            <w:lang w:bidi="fa-IR"/>
          </w:rPr>
          <w:delText>.</w:delText>
        </w:r>
      </w:del>
      <w:ins w:id="20358" w:author="Mehrnazi Boojari" w:date="2019-01-15T22:37: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6</w:t>
      </w:r>
      <w:del w:id="20359" w:author="Mehrnazi Boojari" w:date="2019-01-07T09:50:00Z">
        <w:r w:rsidR="00A663B2" w:rsidRPr="00A663B2" w:rsidDel="006F7CCF">
          <w:rPr>
            <w:rStyle w:val="Hyperlink"/>
            <w:rFonts w:ascii="B Lotus" w:hAnsi="B Lotus" w:cs="B Lotus"/>
            <w:noProof/>
            <w:sz w:val="16"/>
            <w:szCs w:val="20"/>
            <w:lang w:bidi="fa-IR"/>
          </w:rPr>
          <w:delText>.</w:delText>
        </w:r>
        <w:r w:rsidR="00A663B2" w:rsidRPr="00A663B2" w:rsidDel="006F7CCF">
          <w:rPr>
            <w:rStyle w:val="Hyperlink"/>
            <w:rFonts w:ascii="B Lotus" w:hAnsi="B Lotus" w:cs="B Lotus"/>
            <w:noProof/>
            <w:sz w:val="16"/>
            <w:szCs w:val="20"/>
            <w:rtl/>
            <w:lang w:bidi="fa-IR"/>
          </w:rPr>
          <w:delText>ب</w:delText>
        </w:r>
      </w:del>
      <w:ins w:id="20360" w:author="Mehrnazi Boojari" w:date="2019-01-15T22:38:00Z">
        <w:r w:rsidR="00A82617" w:rsidRPr="00A663B2" w:rsidDel="00A31D6F">
          <w:rPr>
            <w:rStyle w:val="Hyperlink"/>
            <w:rFonts w:ascii="B Lotus" w:hAnsi="B Lotus" w:cs="B Lotus" w:hint="cs"/>
            <w:noProof/>
            <w:sz w:val="16"/>
            <w:szCs w:val="20"/>
            <w:rtl/>
            <w:lang w:bidi="fa-IR"/>
          </w:rPr>
          <w:t xml:space="preserve"> </w:t>
        </w:r>
      </w:ins>
      <w:del w:id="20361" w:author="Mehrnazi Boojari" w:date="2019-01-07T10:03:00Z">
        <w:r w:rsidR="00A663B2" w:rsidRPr="00A663B2" w:rsidDel="00A31D6F">
          <w:rPr>
            <w:rStyle w:val="Hyperlink"/>
            <w:rFonts w:ascii="B Lotus" w:hAnsi="B Lotus" w:cs="B Lotus" w:hint="cs"/>
            <w:noProof/>
            <w:sz w:val="16"/>
            <w:szCs w:val="20"/>
            <w:rtl/>
            <w:lang w:bidi="fa-IR"/>
          </w:rPr>
          <w:delText>ی</w:delText>
        </w:r>
        <w:r w:rsidR="00A663B2" w:rsidRPr="00A663B2" w:rsidDel="00A31D6F">
          <w:rPr>
            <w:rStyle w:val="Hyperlink"/>
            <w:rFonts w:ascii="B Lotus" w:hAnsi="B Lotus" w:cs="B Lotus"/>
            <w:noProof/>
            <w:sz w:val="16"/>
            <w:szCs w:val="20"/>
            <w:rtl/>
            <w:lang w:bidi="fa-IR"/>
          </w:rPr>
          <w:delText xml:space="preserve"> </w:delText>
        </w:r>
      </w:del>
      <w:ins w:id="20362" w:author="Mehrnazi Boojari" w:date="2019-01-07T10:03:00Z">
        <w:r w:rsidR="00A31D6F">
          <w:rPr>
            <w:rStyle w:val="Hyperlink"/>
            <w:rFonts w:ascii="B Lotus" w:hAnsi="B Lotus" w:cs="B Lotus"/>
            <w:noProof/>
            <w:sz w:val="16"/>
            <w:szCs w:val="20"/>
            <w:rtl/>
            <w:lang w:bidi="fa-IR"/>
          </w:rPr>
          <w:t>بی</w:t>
        </w:r>
        <w:r w:rsidR="00A31D6F">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اهم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ت</w:t>
      </w:r>
      <w:del w:id="20363" w:author="Mehrnazi Boojari" w:date="2019-01-07T10:45:00Z">
        <w:r w:rsidR="00A663B2" w:rsidRPr="00A663B2" w:rsidDel="006A1F1D">
          <w:rPr>
            <w:rStyle w:val="Hyperlink"/>
            <w:rFonts w:ascii="B Lotus" w:hAnsi="B Lotus" w:cs="B Lotus"/>
            <w:noProof/>
            <w:sz w:val="16"/>
            <w:szCs w:val="20"/>
            <w:rtl/>
            <w:lang w:bidi="fa-IR"/>
          </w:rPr>
          <w:delText xml:space="preserve"> بودن </w:delText>
        </w:r>
      </w:del>
      <w:ins w:id="20364" w:author="Mehrnazi Boojari" w:date="2019-01-07T10:45:00Z">
        <w:r w:rsidR="006A1F1D">
          <w:rPr>
            <w:rStyle w:val="Hyperlink"/>
            <w:rFonts w:ascii="B Lotus" w:hAnsi="B Lotus" w:cs="B Lotus" w:hint="cs"/>
            <w:noProof/>
            <w:sz w:val="16"/>
            <w:szCs w:val="20"/>
            <w:rtl/>
            <w:lang w:bidi="fa-IR"/>
          </w:rPr>
          <w:t>‌</w:t>
        </w:r>
        <w:r w:rsidR="006A1F1D">
          <w:rPr>
            <w:rStyle w:val="Hyperlink"/>
            <w:rFonts w:ascii="B Lotus" w:hAnsi="B Lotus" w:cs="B Lotus"/>
            <w:noProof/>
            <w:sz w:val="16"/>
            <w:szCs w:val="20"/>
            <w:rtl/>
            <w:lang w:bidi="fa-IR"/>
          </w:rPr>
          <w:t xml:space="preserve">بودن </w:t>
        </w:r>
      </w:ins>
      <w:r w:rsidR="00A663B2" w:rsidRPr="00A663B2">
        <w:rPr>
          <w:rStyle w:val="Hyperlink"/>
          <w:rFonts w:ascii="B Lotus" w:hAnsi="B Lotus" w:cs="B Lotus"/>
          <w:noProof/>
          <w:sz w:val="16"/>
          <w:szCs w:val="20"/>
          <w:rtl/>
          <w:lang w:bidi="fa-IR"/>
        </w:rPr>
        <w:t>مقاوم</w:t>
      </w:r>
      <w:del w:id="20365" w:author="Mehrnazi Boojari" w:date="2019-01-07T09:51:00Z">
        <w:r w:rsidR="00A663B2" w:rsidRPr="00A663B2" w:rsidDel="006F7CCF">
          <w:rPr>
            <w:rStyle w:val="Hyperlink"/>
            <w:rFonts w:ascii="B Lotus" w:hAnsi="B Lotus" w:cs="B Lotus"/>
            <w:noProof/>
            <w:sz w:val="16"/>
            <w:szCs w:val="20"/>
            <w:rtl/>
            <w:lang w:bidi="fa-IR"/>
          </w:rPr>
          <w:delText xml:space="preserve"> ساز</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366" w:author="Mehrnazi Boojari" w:date="2019-01-07T09:51: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سازی </w:t>
        </w:r>
      </w:ins>
      <w:r w:rsidR="00A663B2" w:rsidRPr="00A663B2">
        <w:rPr>
          <w:rStyle w:val="Hyperlink"/>
          <w:rFonts w:ascii="B Lotus" w:hAnsi="B Lotus" w:cs="B Lotus"/>
          <w:noProof/>
          <w:sz w:val="16"/>
          <w:szCs w:val="20"/>
          <w:rtl/>
          <w:lang w:bidi="fa-IR"/>
        </w:rPr>
        <w:t xml:space="preserve">در نگاه </w:t>
      </w:r>
      <w:del w:id="20367"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368" w:author="Mehrnazi Boojari" w:date="2019-01-07T10:03:00Z">
        <w:r w:rsidR="00A31D6F">
          <w:rPr>
            <w:rStyle w:val="Hyperlink"/>
            <w:rFonts w:ascii="B Lotus" w:hAnsi="B Lotus" w:cs="B Lotus"/>
            <w:noProof/>
            <w:sz w:val="16"/>
            <w:szCs w:val="20"/>
            <w:rtl/>
            <w:lang w:bidi="fa-IR"/>
          </w:rPr>
          <w:t>روستایی</w:t>
        </w:r>
      </w:ins>
      <w:r w:rsidR="00A663B2" w:rsidRPr="00A663B2">
        <w:rPr>
          <w:rStyle w:val="Hyperlink"/>
          <w:rFonts w:ascii="B Lotus" w:hAnsi="B Lotus" w:cs="B Lotus"/>
          <w:noProof/>
          <w:sz w:val="16"/>
          <w:szCs w:val="20"/>
          <w:rtl/>
          <w:lang w:bidi="fa-IR"/>
        </w:rPr>
        <w:t>ان</w:t>
      </w:r>
      <w:ins w:id="20369" w:author="Mehrnazi Boojari" w:date="2019-01-08T00:11: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67610E6" w14:textId="77777777" w:rsidR="00A663B2" w:rsidRPr="00A663B2" w:rsidRDefault="00572891" w:rsidP="00A82617">
      <w:pPr>
        <w:pStyle w:val="TOC4"/>
        <w:tabs>
          <w:tab w:val="left" w:pos="4808"/>
          <w:tab w:val="right" w:leader="dot" w:pos="9019"/>
        </w:tabs>
        <w:bidi/>
        <w:jc w:val="both"/>
        <w:rPr>
          <w:rFonts w:ascii="B Lotus" w:eastAsiaTheme="minorEastAsia" w:hAnsi="B Lotus" w:cs="B Lotus"/>
          <w:noProof/>
          <w:sz w:val="18"/>
          <w:szCs w:val="18"/>
        </w:rPr>
      </w:pPr>
      <w:r>
        <w:fldChar w:fldCharType="begin"/>
      </w:r>
      <w:r>
        <w:instrText xml:space="preserve"> HYPERLINK \l "_Toc533782209" </w:instrText>
      </w:r>
      <w:r>
        <w:fldChar w:fldCharType="separate"/>
      </w:r>
      <w:r w:rsidR="00A663B2" w:rsidRPr="00A663B2">
        <w:rPr>
          <w:rStyle w:val="Hyperlink"/>
          <w:rFonts w:ascii="B Lotus" w:hAnsi="B Lotus" w:cs="B Lotus"/>
          <w:noProof/>
          <w:sz w:val="16"/>
          <w:szCs w:val="20"/>
          <w:rtl/>
          <w:lang w:bidi="fa-IR"/>
        </w:rPr>
        <w:t>3</w:t>
      </w:r>
      <w:del w:id="20370" w:author="Mehrnazi Boojari" w:date="2019-01-15T22:38:00Z">
        <w:r w:rsidR="00A663B2" w:rsidRPr="00A663B2" w:rsidDel="00A82617">
          <w:rPr>
            <w:rStyle w:val="Hyperlink"/>
            <w:rFonts w:ascii="B Lotus" w:hAnsi="B Lotus" w:cs="B Lotus"/>
            <w:noProof/>
            <w:sz w:val="16"/>
            <w:szCs w:val="20"/>
            <w:rtl/>
            <w:lang w:bidi="fa-IR"/>
          </w:rPr>
          <w:delText>.</w:delText>
        </w:r>
      </w:del>
      <w:ins w:id="20371" w:author="Mehrnazi Boojari" w:date="2019-01-15T22:38: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372" w:author="Mehrnazi Boojari" w:date="2019-01-15T22:38:00Z">
        <w:r w:rsidR="00A663B2" w:rsidRPr="00A663B2" w:rsidDel="00A82617">
          <w:rPr>
            <w:rStyle w:val="Hyperlink"/>
            <w:rFonts w:ascii="B Lotus" w:hAnsi="B Lotus" w:cs="B Lotus"/>
            <w:noProof/>
            <w:sz w:val="16"/>
            <w:szCs w:val="20"/>
            <w:rtl/>
            <w:lang w:bidi="fa-IR"/>
          </w:rPr>
          <w:delText>.</w:delText>
        </w:r>
      </w:del>
      <w:ins w:id="20373" w:author="Mehrnazi Boojari" w:date="2019-01-15T22:38: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374" w:author="Mehrnazi Boojari" w:date="2019-01-15T22:38:00Z">
        <w:r w:rsidR="00A663B2" w:rsidRPr="00A663B2" w:rsidDel="00A82617">
          <w:rPr>
            <w:rStyle w:val="Hyperlink"/>
            <w:rFonts w:ascii="B Lotus" w:hAnsi="B Lotus" w:cs="B Lotus"/>
            <w:noProof/>
            <w:sz w:val="16"/>
            <w:szCs w:val="20"/>
            <w:rtl/>
            <w:lang w:bidi="fa-IR"/>
          </w:rPr>
          <w:delText>.</w:delText>
        </w:r>
      </w:del>
      <w:ins w:id="20375" w:author="Mehrnazi Boojari" w:date="2019-01-15T22:38: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376" w:author="Mehrnazi Boojari" w:date="2019-01-07T22:35:00Z">
        <w:r w:rsidR="00A663B2" w:rsidRPr="00A663B2" w:rsidDel="00051F26">
          <w:rPr>
            <w:rStyle w:val="Hyperlink"/>
            <w:rFonts w:ascii="B Lotus" w:hAnsi="B Lotus" w:cs="B Lotus"/>
            <w:noProof/>
            <w:sz w:val="16"/>
            <w:szCs w:val="20"/>
            <w:rtl/>
            <w:lang w:bidi="fa-IR"/>
          </w:rPr>
          <w:delText>.س</w:delText>
        </w:r>
      </w:del>
      <w:ins w:id="20377" w:author="Mehrnazi Boojari" w:date="2019-01-07T22:35:00Z">
        <w:r w:rsidR="00051F26">
          <w:rPr>
            <w:rStyle w:val="Hyperlink"/>
            <w:rFonts w:ascii="B Lotus" w:hAnsi="B Lotus" w:cs="B Lotus"/>
            <w:noProof/>
            <w:sz w:val="16"/>
            <w:szCs w:val="20"/>
            <w:rtl/>
            <w:lang w:bidi="fa-IR"/>
          </w:rPr>
          <w:t xml:space="preserve"> س</w:t>
        </w:r>
      </w:ins>
      <w:r w:rsidR="00A663B2" w:rsidRPr="00A663B2">
        <w:rPr>
          <w:rStyle w:val="Hyperlink"/>
          <w:rFonts w:ascii="B Lotus" w:hAnsi="B Lotus" w:cs="B Lotus"/>
          <w:noProof/>
          <w:sz w:val="16"/>
          <w:szCs w:val="20"/>
          <w:rtl/>
          <w:lang w:bidi="fa-IR"/>
        </w:rPr>
        <w:t xml:space="preserve">اخت مسکن </w:t>
      </w:r>
      <w:del w:id="20378"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379" w:author="Mehrnazi Boojari" w:date="2019-01-07T10:03:00Z">
        <w:r w:rsidR="00A31D6F">
          <w:rPr>
            <w:rStyle w:val="Hyperlink"/>
            <w:rFonts w:ascii="B Lotus" w:hAnsi="B Lotus" w:cs="B Lotus"/>
            <w:noProof/>
            <w:sz w:val="16"/>
            <w:szCs w:val="20"/>
            <w:rtl/>
            <w:lang w:bidi="fa-IR"/>
          </w:rPr>
          <w:t>روستایی</w:t>
        </w:r>
      </w:ins>
      <w:r w:rsidR="00A663B2" w:rsidRPr="00A663B2">
        <w:rPr>
          <w:rStyle w:val="Hyperlink"/>
          <w:rFonts w:ascii="B Lotus" w:hAnsi="B Lotus" w:cs="B Lotus"/>
          <w:noProof/>
          <w:sz w:val="16"/>
          <w:szCs w:val="20"/>
          <w:rtl/>
          <w:lang w:bidi="fa-IR"/>
        </w:rPr>
        <w:t xml:space="preserve"> </w:t>
      </w:r>
      <w:del w:id="20380" w:author="Mehrnazi Boojari" w:date="2019-01-10T01:06:00Z">
        <w:r w:rsidR="00A663B2" w:rsidRPr="00A663B2" w:rsidDel="00647583">
          <w:rPr>
            <w:rStyle w:val="Hyperlink"/>
            <w:rFonts w:ascii="B Lotus" w:hAnsi="B Lotus" w:cs="B Lotus"/>
            <w:noProof/>
            <w:sz w:val="16"/>
            <w:szCs w:val="20"/>
            <w:rtl/>
            <w:lang w:bidi="fa-IR"/>
          </w:rPr>
          <w:delText>مبتن</w:delText>
        </w:r>
        <w:r w:rsidR="00A663B2" w:rsidRPr="00A663B2" w:rsidDel="00647583">
          <w:rPr>
            <w:rStyle w:val="Hyperlink"/>
            <w:rFonts w:ascii="B Lotus" w:hAnsi="B Lotus" w:cs="B Lotus" w:hint="cs"/>
            <w:noProof/>
            <w:sz w:val="16"/>
            <w:szCs w:val="20"/>
            <w:rtl/>
            <w:lang w:bidi="fa-IR"/>
          </w:rPr>
          <w:delText>ی</w:delText>
        </w:r>
        <w:r w:rsidR="00A663B2" w:rsidRPr="00A663B2" w:rsidDel="00647583">
          <w:rPr>
            <w:rStyle w:val="Hyperlink"/>
            <w:rFonts w:ascii="B Lotus" w:hAnsi="B Lotus" w:cs="B Lotus"/>
            <w:noProof/>
            <w:sz w:val="16"/>
            <w:szCs w:val="20"/>
            <w:rtl/>
            <w:lang w:bidi="fa-IR"/>
          </w:rPr>
          <w:delText xml:space="preserve"> بر</w:delText>
        </w:r>
      </w:del>
      <w:ins w:id="20381" w:author="Mehrnazi Boojari" w:date="2019-01-10T01:06:00Z">
        <w:r w:rsidR="00647583">
          <w:rPr>
            <w:rStyle w:val="Hyperlink"/>
            <w:rFonts w:ascii="B Lotus" w:hAnsi="B Lotus" w:cs="B Lotus"/>
            <w:noProof/>
            <w:sz w:val="16"/>
            <w:szCs w:val="20"/>
            <w:rtl/>
            <w:lang w:bidi="fa-IR"/>
          </w:rPr>
          <w:t>مبتنی</w:t>
        </w:r>
        <w:r w:rsidR="00647583">
          <w:rPr>
            <w:rStyle w:val="Hyperlink"/>
            <w:rFonts w:ascii="Times New Roman" w:hAnsi="Times New Roman" w:cs="Times New Roman" w:hint="cs"/>
            <w:noProof/>
            <w:sz w:val="16"/>
            <w:szCs w:val="20"/>
            <w:rtl/>
            <w:lang w:bidi="fa-IR"/>
          </w:rPr>
          <w:t> </w:t>
        </w:r>
        <w:r w:rsidR="00647583">
          <w:rPr>
            <w:rStyle w:val="Hyperlink"/>
            <w:rFonts w:ascii="B Lotus" w:hAnsi="B Lotus" w:cs="B Lotus"/>
            <w:noProof/>
            <w:sz w:val="16"/>
            <w:szCs w:val="20"/>
            <w:rtl/>
            <w:lang w:bidi="fa-IR"/>
          </w:rPr>
          <w:t>بر</w:t>
        </w:r>
      </w:ins>
      <w:r w:rsidR="00A663B2" w:rsidRPr="00A663B2">
        <w:rPr>
          <w:rStyle w:val="Hyperlink"/>
          <w:rFonts w:ascii="B Lotus" w:hAnsi="B Lotus" w:cs="B Lotus"/>
          <w:noProof/>
          <w:sz w:val="16"/>
          <w:szCs w:val="20"/>
          <w:rtl/>
          <w:lang w:bidi="fa-IR"/>
        </w:rPr>
        <w:t xml:space="preserve"> اقل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م</w:t>
      </w:r>
      <w:r w:rsidR="00A663B2" w:rsidRPr="00A663B2">
        <w:rPr>
          <w:rStyle w:val="Hyperlink"/>
          <w:rFonts w:ascii="B Lotus" w:hAnsi="B Lotus" w:cs="B Lotus"/>
          <w:noProof/>
          <w:sz w:val="16"/>
          <w:szCs w:val="20"/>
          <w:rtl/>
          <w:lang w:bidi="fa-IR"/>
        </w:rPr>
        <w:t xml:space="preserve"> و بوم منطقه</w:t>
      </w:r>
      <w:ins w:id="20382" w:author="Mehrnazi Boojari" w:date="2019-01-08T00:11: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_Toc533782209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A7304C5" w14:textId="77777777" w:rsidR="00A663B2" w:rsidRPr="00A663B2" w:rsidRDefault="00051F26" w:rsidP="00A82617">
      <w:pPr>
        <w:pStyle w:val="TOC5"/>
        <w:tabs>
          <w:tab w:val="left" w:pos="5459"/>
          <w:tab w:val="right" w:leader="dot" w:pos="9019"/>
        </w:tabs>
        <w:bidi/>
        <w:jc w:val="both"/>
        <w:rPr>
          <w:rFonts w:ascii="B Lotus" w:eastAsiaTheme="minorEastAsia" w:hAnsi="B Lotus" w:cs="B Lotus"/>
          <w:noProof/>
          <w:sz w:val="18"/>
          <w:szCs w:val="18"/>
        </w:rPr>
      </w:pPr>
      <w:r>
        <w:fldChar w:fldCharType="begin"/>
      </w:r>
      <w:r>
        <w:instrText xml:space="preserve"> HYPERLINK \l "_Toc533782210" </w:instrText>
      </w:r>
      <w:r>
        <w:fldChar w:fldCharType="separate"/>
      </w:r>
      <w:r w:rsidR="00A663B2" w:rsidRPr="00A663B2">
        <w:rPr>
          <w:rStyle w:val="Hyperlink"/>
          <w:rFonts w:ascii="B Lotus" w:hAnsi="B Lotus" w:cs="B Lotus"/>
          <w:noProof/>
          <w:sz w:val="16"/>
          <w:szCs w:val="20"/>
          <w:rtl/>
          <w:lang w:bidi="fa-IR"/>
        </w:rPr>
        <w:t>3</w:t>
      </w:r>
      <w:del w:id="20383" w:author="Mehrnazi Boojari" w:date="2019-01-15T22:38:00Z">
        <w:r w:rsidR="00A663B2" w:rsidRPr="00A663B2" w:rsidDel="00A82617">
          <w:rPr>
            <w:rStyle w:val="Hyperlink"/>
            <w:rFonts w:ascii="B Lotus" w:hAnsi="B Lotus" w:cs="B Lotus"/>
            <w:noProof/>
            <w:sz w:val="16"/>
            <w:szCs w:val="20"/>
            <w:rtl/>
            <w:lang w:bidi="fa-IR"/>
          </w:rPr>
          <w:delText>.</w:delText>
        </w:r>
      </w:del>
      <w:ins w:id="20384" w:author="Mehrnazi Boojari" w:date="2019-01-15T22:38: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385" w:author="Mehrnazi Boojari" w:date="2019-01-15T22:38:00Z">
        <w:r w:rsidR="00A663B2" w:rsidRPr="00A663B2" w:rsidDel="00A82617">
          <w:rPr>
            <w:rStyle w:val="Hyperlink"/>
            <w:rFonts w:ascii="B Lotus" w:hAnsi="B Lotus" w:cs="B Lotus"/>
            <w:noProof/>
            <w:sz w:val="16"/>
            <w:szCs w:val="20"/>
            <w:rtl/>
            <w:lang w:bidi="fa-IR"/>
          </w:rPr>
          <w:delText>.</w:delText>
        </w:r>
      </w:del>
      <w:ins w:id="20386" w:author="Mehrnazi Boojari" w:date="2019-01-15T22:38: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387" w:author="Mehrnazi Boojari" w:date="2019-01-15T22:38:00Z">
        <w:r w:rsidR="00A663B2" w:rsidRPr="00A663B2" w:rsidDel="00A82617">
          <w:rPr>
            <w:rStyle w:val="Hyperlink"/>
            <w:rFonts w:ascii="B Lotus" w:hAnsi="B Lotus" w:cs="B Lotus"/>
            <w:noProof/>
            <w:sz w:val="16"/>
            <w:szCs w:val="20"/>
            <w:rtl/>
            <w:lang w:bidi="fa-IR"/>
          </w:rPr>
          <w:delText>.</w:delText>
        </w:r>
      </w:del>
      <w:ins w:id="20388" w:author="Mehrnazi Boojari" w:date="2019-01-15T22:38: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389" w:author="Mehrnazi Boojari" w:date="2019-01-15T22:38:00Z">
        <w:r w:rsidR="00A663B2" w:rsidRPr="00A663B2" w:rsidDel="00A82617">
          <w:rPr>
            <w:rStyle w:val="Hyperlink"/>
            <w:rFonts w:ascii="B Lotus" w:hAnsi="B Lotus" w:cs="B Lotus"/>
            <w:noProof/>
            <w:sz w:val="16"/>
            <w:szCs w:val="20"/>
            <w:rtl/>
            <w:lang w:bidi="fa-IR"/>
          </w:rPr>
          <w:delText>.</w:delText>
        </w:r>
      </w:del>
      <w:ins w:id="20390" w:author="Mehrnazi Boojari" w:date="2019-01-15T22:38:00Z">
        <w:r w:rsidR="00A82617">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391" w:author="Mehrnazi Boojari" w:date="2019-01-07T22:34:00Z">
        <w:r w:rsidR="00A663B2" w:rsidRPr="00A663B2" w:rsidDel="00051F26">
          <w:rPr>
            <w:rStyle w:val="Hyperlink"/>
            <w:rFonts w:ascii="B Lotus" w:hAnsi="B Lotus" w:cs="B Lotus"/>
            <w:noProof/>
            <w:sz w:val="16"/>
            <w:szCs w:val="20"/>
            <w:rtl/>
            <w:lang w:bidi="fa-IR"/>
          </w:rPr>
          <w:delText>.ت</w:delText>
        </w:r>
      </w:del>
      <w:ins w:id="20392" w:author="Mehrnazi Boojari" w:date="2019-01-07T22:34:00Z">
        <w:r>
          <w:rPr>
            <w:rStyle w:val="Hyperlink"/>
            <w:rFonts w:ascii="B Lotus" w:hAnsi="B Lotus" w:cs="B Lotus"/>
            <w:noProof/>
            <w:sz w:val="16"/>
            <w:szCs w:val="20"/>
            <w:rtl/>
            <w:lang w:bidi="fa-IR"/>
          </w:rPr>
          <w:t xml:space="preserve"> ت</w:t>
        </w:r>
      </w:ins>
      <w:r w:rsidR="00A663B2" w:rsidRPr="00A663B2">
        <w:rPr>
          <w:rStyle w:val="Hyperlink"/>
          <w:rFonts w:ascii="B Lotus" w:hAnsi="B Lotus" w:cs="B Lotus"/>
          <w:noProof/>
          <w:sz w:val="16"/>
          <w:szCs w:val="20"/>
          <w:rtl/>
          <w:lang w:bidi="fa-IR"/>
        </w:rPr>
        <w:t>غ</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ر فرهنگ و هو</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ت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و نفوذ فرهنگ شهرنش</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ن</w:t>
      </w:r>
      <w:r w:rsidR="00A663B2" w:rsidRPr="00A663B2">
        <w:rPr>
          <w:rStyle w:val="Hyperlink"/>
          <w:rFonts w:ascii="B Lotus" w:hAnsi="B Lotus" w:cs="B Lotus" w:hint="cs"/>
          <w:noProof/>
          <w:sz w:val="16"/>
          <w:szCs w:val="20"/>
          <w:rtl/>
          <w:lang w:bidi="fa-IR"/>
        </w:rPr>
        <w:t>ی</w:t>
      </w:r>
      <w:ins w:id="20393" w:author="Mehrnazi Boojari" w:date="2019-01-08T00:12: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98AE2C4" w14:textId="77777777" w:rsidR="00A663B2" w:rsidRPr="00A663B2" w:rsidRDefault="00C92AF9" w:rsidP="00013BA9">
      <w:pPr>
        <w:pStyle w:val="TOC5"/>
        <w:tabs>
          <w:tab w:val="left" w:pos="5549"/>
          <w:tab w:val="right" w:leader="dot" w:pos="9019"/>
        </w:tabs>
        <w:bidi/>
        <w:jc w:val="both"/>
        <w:rPr>
          <w:rFonts w:ascii="B Lotus" w:eastAsiaTheme="minorEastAsia" w:hAnsi="B Lotus" w:cs="B Lotus"/>
          <w:noProof/>
          <w:sz w:val="18"/>
          <w:szCs w:val="18"/>
        </w:rPr>
      </w:pPr>
      <w:r>
        <w:lastRenderedPageBreak/>
        <w:fldChar w:fldCharType="begin"/>
      </w:r>
      <w:r>
        <w:instrText xml:space="preserve"> HYPERLINK \l "_Toc533782211" </w:instrText>
      </w:r>
      <w:r>
        <w:fldChar w:fldCharType="separate"/>
      </w:r>
      <w:r w:rsidR="00A663B2" w:rsidRPr="00A663B2">
        <w:rPr>
          <w:rStyle w:val="Hyperlink"/>
          <w:rFonts w:ascii="B Lotus" w:hAnsi="B Lotus" w:cs="B Lotus"/>
          <w:noProof/>
          <w:sz w:val="16"/>
          <w:szCs w:val="20"/>
          <w:lang w:bidi="fa-IR"/>
        </w:rPr>
        <w:t>3</w:t>
      </w:r>
      <w:del w:id="20394" w:author="Mehrnazi Boojari" w:date="2019-01-15T22:38:00Z">
        <w:r w:rsidR="00A663B2" w:rsidRPr="00A663B2" w:rsidDel="00013BA9">
          <w:rPr>
            <w:rStyle w:val="Hyperlink"/>
            <w:rFonts w:ascii="B Lotus" w:hAnsi="B Lotus" w:cs="B Lotus"/>
            <w:noProof/>
            <w:sz w:val="16"/>
            <w:szCs w:val="20"/>
            <w:lang w:bidi="fa-IR"/>
          </w:rPr>
          <w:delText>.</w:delText>
        </w:r>
      </w:del>
      <w:ins w:id="20395" w:author="Mehrnazi Boojari" w:date="2019-01-15T22:38:00Z">
        <w:r w:rsidR="00013BA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20396" w:author="Mehrnazi Boojari" w:date="2019-01-15T22:38:00Z">
        <w:r w:rsidR="00A663B2" w:rsidRPr="00A663B2" w:rsidDel="00013BA9">
          <w:rPr>
            <w:rStyle w:val="Hyperlink"/>
            <w:rFonts w:ascii="B Lotus" w:hAnsi="B Lotus" w:cs="B Lotus"/>
            <w:noProof/>
            <w:sz w:val="16"/>
            <w:szCs w:val="20"/>
            <w:lang w:bidi="fa-IR"/>
          </w:rPr>
          <w:delText>.</w:delText>
        </w:r>
      </w:del>
      <w:ins w:id="20397" w:author="Mehrnazi Boojari" w:date="2019-01-15T22:38:00Z">
        <w:r w:rsidR="00013BA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3</w:t>
      </w:r>
      <w:del w:id="20398" w:author="Mehrnazi Boojari" w:date="2019-01-15T22:38:00Z">
        <w:r w:rsidR="00A663B2" w:rsidRPr="00A663B2" w:rsidDel="00013BA9">
          <w:rPr>
            <w:rStyle w:val="Hyperlink"/>
            <w:rFonts w:ascii="B Lotus" w:hAnsi="B Lotus" w:cs="B Lotus"/>
            <w:noProof/>
            <w:sz w:val="16"/>
            <w:szCs w:val="20"/>
            <w:lang w:bidi="fa-IR"/>
          </w:rPr>
          <w:delText>.</w:delText>
        </w:r>
      </w:del>
      <w:ins w:id="20399" w:author="Mehrnazi Boojari" w:date="2019-01-15T22:38:00Z">
        <w:r w:rsidR="00013BA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4</w:t>
      </w:r>
      <w:del w:id="20400" w:author="Mehrnazi Boojari" w:date="2019-01-15T22:39:00Z">
        <w:r w:rsidR="00A663B2" w:rsidRPr="00A663B2" w:rsidDel="00013BA9">
          <w:rPr>
            <w:rStyle w:val="Hyperlink"/>
            <w:rFonts w:ascii="B Lotus" w:hAnsi="B Lotus" w:cs="B Lotus"/>
            <w:noProof/>
            <w:sz w:val="16"/>
            <w:szCs w:val="20"/>
            <w:lang w:bidi="fa-IR"/>
          </w:rPr>
          <w:delText>.</w:delText>
        </w:r>
      </w:del>
      <w:ins w:id="20401" w:author="Mehrnazi Boojari" w:date="2019-01-15T22:39:00Z">
        <w:r w:rsidR="00013BA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2</w:t>
      </w:r>
      <w:del w:id="20402" w:author="Mehrnazi Boojari" w:date="2019-01-07T12:16:00Z">
        <w:r w:rsidR="00A663B2" w:rsidRPr="00A663B2" w:rsidDel="002F77AF">
          <w:rPr>
            <w:rStyle w:val="Hyperlink"/>
            <w:rFonts w:ascii="B Lotus" w:hAnsi="B Lotus" w:cs="B Lotus"/>
            <w:noProof/>
            <w:sz w:val="16"/>
            <w:szCs w:val="20"/>
            <w:lang w:bidi="fa-IR"/>
          </w:rPr>
          <w:delText>.</w:delText>
        </w:r>
        <w:r w:rsidR="00A663B2" w:rsidRPr="00A663B2" w:rsidDel="002F77AF">
          <w:rPr>
            <w:rStyle w:val="Hyperlink"/>
            <w:rFonts w:ascii="B Lotus" w:hAnsi="B Lotus" w:cs="B Lotus"/>
            <w:noProof/>
            <w:sz w:val="16"/>
            <w:szCs w:val="20"/>
            <w:rtl/>
            <w:lang w:bidi="fa-IR"/>
          </w:rPr>
          <w:delText>ن</w:delText>
        </w:r>
      </w:del>
      <w:ins w:id="20403"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بود قوان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ن و مقررات مل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w:t>
      </w:r>
      <w:del w:id="20404" w:author="Mehrnazi Boojari" w:date="2019-01-07T22:28:00Z">
        <w:r w:rsidR="00A663B2" w:rsidRPr="00A663B2" w:rsidDel="00051F26">
          <w:rPr>
            <w:rStyle w:val="Hyperlink"/>
            <w:rFonts w:ascii="B Lotus" w:hAnsi="B Lotus" w:cs="B Lotus"/>
            <w:noProof/>
            <w:sz w:val="16"/>
            <w:szCs w:val="20"/>
            <w:rtl/>
            <w:lang w:bidi="fa-IR"/>
          </w:rPr>
          <w:delText>ساخت وساز</w:delText>
        </w:r>
      </w:del>
      <w:ins w:id="20405" w:author="Mehrnazi Boojari" w:date="2019-01-07T22:28:00Z">
        <w:r w:rsidR="00051F26">
          <w:rPr>
            <w:rStyle w:val="Hyperlink"/>
            <w:rFonts w:ascii="B Lotus" w:hAnsi="B Lotus" w:cs="B Lotus"/>
            <w:noProof/>
            <w:sz w:val="16"/>
            <w:szCs w:val="20"/>
            <w:rtl/>
            <w:lang w:bidi="fa-IR"/>
          </w:rPr>
          <w:t>ساخت</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و</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ساز</w:t>
        </w:r>
      </w:ins>
      <w:r w:rsidR="00A663B2" w:rsidRPr="00A663B2">
        <w:rPr>
          <w:rStyle w:val="Hyperlink"/>
          <w:rFonts w:ascii="B Lotus" w:hAnsi="B Lotus" w:cs="B Lotus"/>
          <w:noProof/>
          <w:sz w:val="16"/>
          <w:szCs w:val="20"/>
          <w:rtl/>
          <w:lang w:bidi="fa-IR"/>
        </w:rPr>
        <w:t xml:space="preserve"> روستا</w:t>
      </w:r>
      <w:r w:rsidR="00A663B2" w:rsidRPr="00A663B2">
        <w:rPr>
          <w:rStyle w:val="Hyperlink"/>
          <w:rFonts w:ascii="B Lotus" w:hAnsi="B Lotus" w:cs="B Lotus" w:hint="cs"/>
          <w:noProof/>
          <w:sz w:val="16"/>
          <w:szCs w:val="20"/>
          <w:rtl/>
          <w:lang w:bidi="fa-IR"/>
        </w:rPr>
        <w:t>یی</w:t>
      </w:r>
      <w:ins w:id="20406" w:author="Mehrnazi Boojari" w:date="2019-01-08T00:12: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02A53F2" w14:textId="77777777" w:rsidR="00A663B2" w:rsidRPr="00A663B2" w:rsidRDefault="00572891" w:rsidP="00013BA9">
      <w:pPr>
        <w:pStyle w:val="TOC5"/>
        <w:tabs>
          <w:tab w:val="left" w:pos="6725"/>
          <w:tab w:val="right" w:leader="dot" w:pos="9019"/>
        </w:tabs>
        <w:bidi/>
        <w:jc w:val="both"/>
        <w:rPr>
          <w:rFonts w:ascii="B Lotus" w:eastAsiaTheme="minorEastAsia" w:hAnsi="B Lotus" w:cs="B Lotus"/>
          <w:noProof/>
          <w:sz w:val="18"/>
          <w:szCs w:val="18"/>
        </w:rPr>
      </w:pPr>
      <w:r>
        <w:fldChar w:fldCharType="begin"/>
      </w:r>
      <w:r>
        <w:instrText xml:space="preserve"> HYPERLINK \l "_Toc533782212" </w:instrText>
      </w:r>
      <w:r>
        <w:fldChar w:fldCharType="separate"/>
      </w:r>
      <w:r w:rsidR="00A663B2" w:rsidRPr="00A663B2">
        <w:rPr>
          <w:rStyle w:val="Hyperlink"/>
          <w:rFonts w:ascii="B Lotus" w:hAnsi="B Lotus" w:cs="B Lotus"/>
          <w:noProof/>
          <w:sz w:val="16"/>
          <w:szCs w:val="20"/>
          <w:rtl/>
          <w:lang w:bidi="fa-IR"/>
        </w:rPr>
        <w:t>3</w:t>
      </w:r>
      <w:del w:id="20407" w:author="Mehrnazi Boojari" w:date="2019-01-15T22:39:00Z">
        <w:r w:rsidR="00A663B2" w:rsidRPr="00A663B2" w:rsidDel="00013BA9">
          <w:rPr>
            <w:rStyle w:val="Hyperlink"/>
            <w:rFonts w:ascii="B Lotus" w:hAnsi="B Lotus" w:cs="B Lotus"/>
            <w:noProof/>
            <w:sz w:val="16"/>
            <w:szCs w:val="20"/>
            <w:rtl/>
            <w:lang w:bidi="fa-IR"/>
          </w:rPr>
          <w:delText>.</w:delText>
        </w:r>
      </w:del>
      <w:ins w:id="20408" w:author="Mehrnazi Boojari" w:date="2019-01-15T22:39:00Z">
        <w:r w:rsidR="00013BA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409" w:author="Mehrnazi Boojari" w:date="2019-01-15T22:39:00Z">
        <w:r w:rsidR="00A663B2" w:rsidRPr="00A663B2" w:rsidDel="00013BA9">
          <w:rPr>
            <w:rStyle w:val="Hyperlink"/>
            <w:rFonts w:ascii="B Lotus" w:hAnsi="B Lotus" w:cs="B Lotus"/>
            <w:noProof/>
            <w:sz w:val="16"/>
            <w:szCs w:val="20"/>
            <w:rtl/>
            <w:lang w:bidi="fa-IR"/>
          </w:rPr>
          <w:delText>.</w:delText>
        </w:r>
      </w:del>
      <w:ins w:id="20410" w:author="Mehrnazi Boojari" w:date="2019-01-15T22:39:00Z">
        <w:r w:rsidR="00013BA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411" w:author="Mehrnazi Boojari" w:date="2019-01-15T22:39:00Z">
        <w:r w:rsidR="00A663B2" w:rsidRPr="00A663B2" w:rsidDel="00013BA9">
          <w:rPr>
            <w:rStyle w:val="Hyperlink"/>
            <w:rFonts w:ascii="B Lotus" w:hAnsi="B Lotus" w:cs="B Lotus"/>
            <w:noProof/>
            <w:sz w:val="16"/>
            <w:szCs w:val="20"/>
            <w:rtl/>
            <w:lang w:bidi="fa-IR"/>
          </w:rPr>
          <w:delText>.</w:delText>
        </w:r>
      </w:del>
      <w:ins w:id="20412" w:author="Mehrnazi Boojari" w:date="2019-01-15T22:39:00Z">
        <w:r w:rsidR="00013BA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413" w:author="Mehrnazi Boojari" w:date="2019-01-15T22:39:00Z">
        <w:r w:rsidR="00A663B2" w:rsidRPr="00A663B2" w:rsidDel="00013BA9">
          <w:rPr>
            <w:rStyle w:val="Hyperlink"/>
            <w:rFonts w:ascii="B Lotus" w:hAnsi="B Lotus" w:cs="B Lotus"/>
            <w:noProof/>
            <w:sz w:val="16"/>
            <w:szCs w:val="20"/>
            <w:rtl/>
            <w:lang w:bidi="fa-IR"/>
          </w:rPr>
          <w:delText>.</w:delText>
        </w:r>
      </w:del>
      <w:ins w:id="20414" w:author="Mehrnazi Boojari" w:date="2019-01-15T22:39:00Z">
        <w:r w:rsidR="00013BA9">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415" w:author="Mehrnazi Boojari" w:date="2019-01-15T22:38:00Z">
        <w:r w:rsidR="00A663B2" w:rsidRPr="00A663B2" w:rsidDel="00013BA9">
          <w:rPr>
            <w:rStyle w:val="Hyperlink"/>
            <w:rFonts w:ascii="B Lotus" w:hAnsi="B Lotus" w:cs="B Lotus"/>
            <w:noProof/>
            <w:sz w:val="16"/>
            <w:szCs w:val="20"/>
            <w:rtl/>
            <w:lang w:bidi="fa-IR"/>
          </w:rPr>
          <w:delText>.</w:delText>
        </w:r>
      </w:del>
      <w:ins w:id="20416" w:author="Mehrnazi Boojari" w:date="2019-01-15T22:38:00Z">
        <w:r w:rsidR="00013BA9">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عدم دسترس</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مناسب به مواد و مصالح بوم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ساخت مسکن </w:t>
      </w:r>
      <w:del w:id="20417" w:author="Mehrnazi Boojari" w:date="2019-01-07T10:03:00Z">
        <w:r w:rsidR="00A663B2" w:rsidRPr="00A663B2" w:rsidDel="00A31D6F">
          <w:rPr>
            <w:rStyle w:val="Hyperlink"/>
            <w:rFonts w:ascii="B Lotus" w:hAnsi="B Lotus" w:cs="B Lotus"/>
            <w:noProof/>
            <w:sz w:val="16"/>
            <w:szCs w:val="20"/>
            <w:rtl/>
            <w:lang w:bidi="fa-IR"/>
          </w:rPr>
          <w:delText>روستائ</w:delText>
        </w:r>
        <w:r w:rsidR="00A663B2" w:rsidRPr="00A663B2" w:rsidDel="00A31D6F">
          <w:rPr>
            <w:rStyle w:val="Hyperlink"/>
            <w:rFonts w:ascii="B Lotus" w:hAnsi="B Lotus" w:cs="B Lotus" w:hint="cs"/>
            <w:noProof/>
            <w:sz w:val="16"/>
            <w:szCs w:val="20"/>
            <w:rtl/>
            <w:lang w:bidi="fa-IR"/>
          </w:rPr>
          <w:delText>ی</w:delText>
        </w:r>
      </w:del>
      <w:ins w:id="20418" w:author="Mehrnazi Boojari" w:date="2019-01-07T10:03:00Z">
        <w:r w:rsidR="00A31D6F">
          <w:rPr>
            <w:rStyle w:val="Hyperlink"/>
            <w:rFonts w:ascii="B Lotus" w:hAnsi="B Lotus" w:cs="B Lotus"/>
            <w:noProof/>
            <w:sz w:val="16"/>
            <w:szCs w:val="20"/>
            <w:rtl/>
            <w:lang w:bidi="fa-IR"/>
          </w:rPr>
          <w:t>روستایی</w:t>
        </w:r>
      </w:ins>
      <w:ins w:id="20419" w:author="Mehrnazi Boojari" w:date="2019-01-08T00:12: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2E31D1E" w14:textId="77777777" w:rsidR="00A663B2" w:rsidRPr="00A663B2" w:rsidRDefault="00051F26" w:rsidP="00B10732">
      <w:pPr>
        <w:pStyle w:val="TOC5"/>
        <w:tabs>
          <w:tab w:val="left" w:pos="6492"/>
          <w:tab w:val="right" w:leader="dot" w:pos="9019"/>
        </w:tabs>
        <w:bidi/>
        <w:jc w:val="both"/>
        <w:rPr>
          <w:rFonts w:ascii="B Lotus" w:eastAsiaTheme="minorEastAsia" w:hAnsi="B Lotus" w:cs="B Lotus"/>
          <w:noProof/>
          <w:sz w:val="18"/>
          <w:szCs w:val="18"/>
        </w:rPr>
      </w:pPr>
      <w:r>
        <w:fldChar w:fldCharType="begin"/>
      </w:r>
      <w:r>
        <w:instrText xml:space="preserve"> HYPERLINK \l "_Toc533782213" </w:instrText>
      </w:r>
      <w:r>
        <w:fldChar w:fldCharType="separate"/>
      </w:r>
      <w:r w:rsidR="00A663B2" w:rsidRPr="00A663B2">
        <w:rPr>
          <w:rStyle w:val="Hyperlink"/>
          <w:rFonts w:ascii="B Lotus" w:hAnsi="B Lotus" w:cs="B Lotus"/>
          <w:noProof/>
          <w:sz w:val="16"/>
          <w:szCs w:val="20"/>
          <w:rtl/>
          <w:lang w:bidi="fa-IR"/>
        </w:rPr>
        <w:t>3</w:t>
      </w:r>
      <w:del w:id="20420" w:author="Mehrnazi Boojari" w:date="2019-01-15T22:40:00Z">
        <w:r w:rsidR="00A663B2" w:rsidRPr="00A663B2" w:rsidDel="00B10732">
          <w:rPr>
            <w:rStyle w:val="Hyperlink"/>
            <w:rFonts w:ascii="B Lotus" w:hAnsi="B Lotus" w:cs="B Lotus"/>
            <w:noProof/>
            <w:sz w:val="16"/>
            <w:szCs w:val="20"/>
            <w:rtl/>
            <w:lang w:bidi="fa-IR"/>
          </w:rPr>
          <w:delText>.</w:delText>
        </w:r>
      </w:del>
      <w:ins w:id="20421"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422" w:author="Mehrnazi Boojari" w:date="2019-01-15T22:40:00Z">
        <w:r w:rsidR="00A663B2" w:rsidRPr="00A663B2" w:rsidDel="00B10732">
          <w:rPr>
            <w:rStyle w:val="Hyperlink"/>
            <w:rFonts w:ascii="B Lotus" w:hAnsi="B Lotus" w:cs="B Lotus"/>
            <w:noProof/>
            <w:sz w:val="16"/>
            <w:szCs w:val="20"/>
            <w:rtl/>
            <w:lang w:bidi="fa-IR"/>
          </w:rPr>
          <w:delText>.</w:delText>
        </w:r>
      </w:del>
      <w:ins w:id="20423"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424" w:author="Mehrnazi Boojari" w:date="2019-01-15T22:40:00Z">
        <w:r w:rsidR="00A663B2" w:rsidRPr="00A663B2" w:rsidDel="00B10732">
          <w:rPr>
            <w:rStyle w:val="Hyperlink"/>
            <w:rFonts w:ascii="B Lotus" w:hAnsi="B Lotus" w:cs="B Lotus"/>
            <w:noProof/>
            <w:sz w:val="16"/>
            <w:szCs w:val="20"/>
            <w:rtl/>
            <w:lang w:bidi="fa-IR"/>
          </w:rPr>
          <w:delText>.</w:delText>
        </w:r>
      </w:del>
      <w:ins w:id="20425"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426" w:author="Mehrnazi Boojari" w:date="2019-01-15T22:40:00Z">
        <w:r w:rsidR="00A663B2" w:rsidRPr="00A663B2" w:rsidDel="00B10732">
          <w:rPr>
            <w:rStyle w:val="Hyperlink"/>
            <w:rFonts w:ascii="B Lotus" w:hAnsi="B Lotus" w:cs="B Lotus"/>
            <w:noProof/>
            <w:sz w:val="16"/>
            <w:szCs w:val="20"/>
            <w:rtl/>
            <w:lang w:bidi="fa-IR"/>
          </w:rPr>
          <w:delText>.</w:delText>
        </w:r>
      </w:del>
      <w:ins w:id="20427"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428" w:author="Mehrnazi Boojari" w:date="2019-01-07T22:31:00Z">
        <w:r w:rsidR="00A663B2" w:rsidRPr="00A663B2" w:rsidDel="00051F26">
          <w:rPr>
            <w:rStyle w:val="Hyperlink"/>
            <w:rFonts w:ascii="B Lotus" w:hAnsi="B Lotus" w:cs="B Lotus"/>
            <w:noProof/>
            <w:sz w:val="16"/>
            <w:szCs w:val="20"/>
            <w:rtl/>
            <w:lang w:bidi="fa-IR"/>
          </w:rPr>
          <w:delText>.ض</w:delText>
        </w:r>
      </w:del>
      <w:ins w:id="20429" w:author="Mehrnazi Boojari" w:date="2019-01-07T22:31:00Z">
        <w:r>
          <w:rPr>
            <w:rStyle w:val="Hyperlink"/>
            <w:rFonts w:ascii="B Lotus" w:hAnsi="B Lotus" w:cs="B Lotus"/>
            <w:noProof/>
            <w:sz w:val="16"/>
            <w:szCs w:val="20"/>
            <w:rtl/>
            <w:lang w:bidi="fa-IR"/>
          </w:rPr>
          <w:t xml:space="preserve"> ض</w:t>
        </w:r>
      </w:ins>
      <w:r w:rsidR="00A663B2" w:rsidRPr="00A663B2">
        <w:rPr>
          <w:rStyle w:val="Hyperlink"/>
          <w:rFonts w:ascii="B Lotus" w:hAnsi="B Lotus" w:cs="B Lotus"/>
          <w:noProof/>
          <w:sz w:val="16"/>
          <w:szCs w:val="20"/>
          <w:rtl/>
          <w:lang w:bidi="fa-IR"/>
        </w:rPr>
        <w:t>عف در طراح</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دکوراس</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ون</w:t>
      </w:r>
      <w:r w:rsidR="00A663B2" w:rsidRPr="00A663B2">
        <w:rPr>
          <w:rStyle w:val="Hyperlink"/>
          <w:rFonts w:ascii="B Lotus" w:hAnsi="B Lotus" w:cs="B Lotus"/>
          <w:noProof/>
          <w:sz w:val="16"/>
          <w:szCs w:val="20"/>
          <w:rtl/>
          <w:lang w:bidi="fa-IR"/>
        </w:rPr>
        <w:t xml:space="preserve"> داخل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توسط معماران و مهندسان بوم</w:t>
      </w:r>
      <w:r w:rsidR="00A663B2" w:rsidRPr="00A663B2">
        <w:rPr>
          <w:rStyle w:val="Hyperlink"/>
          <w:rFonts w:ascii="B Lotus" w:hAnsi="B Lotus" w:cs="B Lotus" w:hint="cs"/>
          <w:noProof/>
          <w:sz w:val="16"/>
          <w:szCs w:val="20"/>
          <w:rtl/>
          <w:lang w:bidi="fa-IR"/>
        </w:rPr>
        <w:t>ی</w:t>
      </w:r>
      <w:ins w:id="20430" w:author="Mehrnazi Boojari" w:date="2019-01-08T00:12: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DE0D633" w14:textId="77777777" w:rsidR="00A663B2" w:rsidRPr="00A663B2" w:rsidRDefault="00572891" w:rsidP="0041726C">
      <w:pPr>
        <w:pStyle w:val="TOC5"/>
        <w:tabs>
          <w:tab w:val="left" w:pos="5577"/>
          <w:tab w:val="right" w:leader="dot" w:pos="9019"/>
        </w:tabs>
        <w:bidi/>
        <w:jc w:val="both"/>
        <w:rPr>
          <w:rFonts w:ascii="B Lotus" w:eastAsiaTheme="minorEastAsia" w:hAnsi="B Lotus" w:cs="B Lotus"/>
          <w:noProof/>
          <w:sz w:val="18"/>
          <w:szCs w:val="18"/>
        </w:rPr>
      </w:pPr>
      <w:r>
        <w:fldChar w:fldCharType="begin"/>
      </w:r>
      <w:r>
        <w:instrText xml:space="preserve"> HYPERLINK \l "_Toc533782214" </w:instrText>
      </w:r>
      <w:r>
        <w:fldChar w:fldCharType="separate"/>
      </w:r>
      <w:r w:rsidR="00A663B2" w:rsidRPr="00A663B2">
        <w:rPr>
          <w:rStyle w:val="Hyperlink"/>
          <w:rFonts w:ascii="B Lotus" w:hAnsi="B Lotus" w:cs="B Lotus"/>
          <w:noProof/>
          <w:sz w:val="16"/>
          <w:szCs w:val="20"/>
          <w:rtl/>
          <w:lang w:bidi="fa-IR"/>
        </w:rPr>
        <w:t>3</w:t>
      </w:r>
      <w:del w:id="20431" w:author="Mehrnazi Boojari" w:date="2019-01-15T22:40:00Z">
        <w:r w:rsidR="00A663B2" w:rsidRPr="00A663B2" w:rsidDel="00B10732">
          <w:rPr>
            <w:rStyle w:val="Hyperlink"/>
            <w:rFonts w:ascii="B Lotus" w:hAnsi="B Lotus" w:cs="B Lotus"/>
            <w:noProof/>
            <w:sz w:val="16"/>
            <w:szCs w:val="20"/>
            <w:rtl/>
            <w:lang w:bidi="fa-IR"/>
          </w:rPr>
          <w:delText>.</w:delText>
        </w:r>
      </w:del>
      <w:ins w:id="20432"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433" w:author="Mehrnazi Boojari" w:date="2019-01-15T22:40:00Z">
        <w:r w:rsidR="00A663B2" w:rsidRPr="00A663B2" w:rsidDel="00B10732">
          <w:rPr>
            <w:rStyle w:val="Hyperlink"/>
            <w:rFonts w:ascii="B Lotus" w:hAnsi="B Lotus" w:cs="B Lotus"/>
            <w:noProof/>
            <w:sz w:val="16"/>
            <w:szCs w:val="20"/>
            <w:rtl/>
            <w:lang w:bidi="fa-IR"/>
          </w:rPr>
          <w:delText>.</w:delText>
        </w:r>
      </w:del>
      <w:ins w:id="20434"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435" w:author="Mehrnazi Boojari" w:date="2019-01-15T22:40:00Z">
        <w:r w:rsidR="00A663B2" w:rsidRPr="00A663B2" w:rsidDel="00B10732">
          <w:rPr>
            <w:rStyle w:val="Hyperlink"/>
            <w:rFonts w:ascii="B Lotus" w:hAnsi="B Lotus" w:cs="B Lotus"/>
            <w:noProof/>
            <w:sz w:val="16"/>
            <w:szCs w:val="20"/>
            <w:rtl/>
            <w:lang w:bidi="fa-IR"/>
          </w:rPr>
          <w:delText>.</w:delText>
        </w:r>
      </w:del>
      <w:ins w:id="20436"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437" w:author="Mehrnazi Boojari" w:date="2019-01-15T22:40:00Z">
        <w:r w:rsidR="00A663B2" w:rsidRPr="00A663B2" w:rsidDel="00B10732">
          <w:rPr>
            <w:rStyle w:val="Hyperlink"/>
            <w:rFonts w:ascii="B Lotus" w:hAnsi="B Lotus" w:cs="B Lotus"/>
            <w:noProof/>
            <w:sz w:val="16"/>
            <w:szCs w:val="20"/>
            <w:rtl/>
            <w:lang w:bidi="fa-IR"/>
          </w:rPr>
          <w:delText>.</w:delText>
        </w:r>
      </w:del>
      <w:ins w:id="20438"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20439" w:author="Mehrnazi Boojari" w:date="2019-01-15T22:39:00Z">
        <w:r w:rsidR="00A663B2" w:rsidRPr="00A663B2" w:rsidDel="00B10732">
          <w:rPr>
            <w:rStyle w:val="Hyperlink"/>
            <w:rFonts w:ascii="B Lotus" w:hAnsi="B Lotus" w:cs="B Lotus"/>
            <w:noProof/>
            <w:sz w:val="16"/>
            <w:szCs w:val="20"/>
            <w:rtl/>
            <w:lang w:bidi="fa-IR"/>
          </w:rPr>
          <w:delText>.</w:delText>
        </w:r>
      </w:del>
      <w:ins w:id="20440" w:author="Mehrnazi Boojari" w:date="2019-01-15T22:39:00Z">
        <w:r w:rsidR="00B10732">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هز</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نه</w:t>
      </w:r>
      <w:del w:id="20441"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442"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del w:id="20443" w:author="Mehrnazi Boojari" w:date="2019-01-15T23:09:00Z">
        <w:r w:rsidR="00A663B2" w:rsidRPr="00A663B2" w:rsidDel="0041726C">
          <w:rPr>
            <w:rStyle w:val="Hyperlink"/>
            <w:rFonts w:ascii="B Lotus" w:hAnsi="B Lotus" w:cs="B Lotus"/>
            <w:noProof/>
            <w:sz w:val="16"/>
            <w:szCs w:val="20"/>
            <w:rtl/>
            <w:lang w:bidi="fa-IR"/>
          </w:rPr>
          <w:delText>بالا</w:delText>
        </w:r>
        <w:r w:rsidR="00A663B2" w:rsidRPr="00A663B2" w:rsidDel="0041726C">
          <w:rPr>
            <w:rStyle w:val="Hyperlink"/>
            <w:rFonts w:ascii="B Lotus" w:hAnsi="B Lotus" w:cs="B Lotus" w:hint="cs"/>
            <w:noProof/>
            <w:sz w:val="16"/>
            <w:szCs w:val="20"/>
            <w:rtl/>
            <w:lang w:bidi="fa-IR"/>
          </w:rPr>
          <w:delText>ی</w:delText>
        </w:r>
        <w:r w:rsidR="00A663B2" w:rsidRPr="00A663B2" w:rsidDel="0041726C">
          <w:rPr>
            <w:rStyle w:val="Hyperlink"/>
            <w:rFonts w:ascii="B Lotus" w:hAnsi="B Lotus" w:cs="B Lotus"/>
            <w:noProof/>
            <w:sz w:val="16"/>
            <w:szCs w:val="20"/>
            <w:rtl/>
            <w:lang w:bidi="fa-IR"/>
          </w:rPr>
          <w:delText xml:space="preserve"> </w:delText>
        </w:r>
      </w:del>
      <w:ins w:id="20444" w:author="Mehrnazi Boojari" w:date="2019-01-15T23:09:00Z">
        <w:r w:rsidR="0041726C">
          <w:rPr>
            <w:rStyle w:val="Hyperlink"/>
            <w:rFonts w:ascii="B Lotus" w:hAnsi="B Lotus" w:cs="B Lotus" w:hint="cs"/>
            <w:noProof/>
            <w:sz w:val="16"/>
            <w:szCs w:val="20"/>
            <w:rtl/>
            <w:lang w:bidi="fa-IR"/>
          </w:rPr>
          <w:t>زیاد</w:t>
        </w:r>
        <w:r w:rsidR="0041726C" w:rsidRPr="00A663B2">
          <w:rPr>
            <w:rStyle w:val="Hyperlink"/>
            <w:rFonts w:ascii="B Lotus" w:hAnsi="B Lotus" w:cs="B Lotus"/>
            <w:noProof/>
            <w:sz w:val="16"/>
            <w:szCs w:val="20"/>
            <w:rtl/>
            <w:lang w:bidi="fa-IR"/>
          </w:rPr>
          <w:t xml:space="preserve"> </w:t>
        </w:r>
      </w:ins>
      <w:del w:id="20445" w:author="Mehrnazi Boojari" w:date="2019-01-07T22:28:00Z">
        <w:r w:rsidR="00A663B2" w:rsidRPr="00A663B2" w:rsidDel="00051F26">
          <w:rPr>
            <w:rStyle w:val="Hyperlink"/>
            <w:rFonts w:ascii="B Lotus" w:hAnsi="B Lotus" w:cs="B Lotus"/>
            <w:noProof/>
            <w:sz w:val="16"/>
            <w:szCs w:val="20"/>
            <w:rtl/>
            <w:lang w:bidi="fa-IR"/>
          </w:rPr>
          <w:delText>ساخت وساز</w:delText>
        </w:r>
      </w:del>
      <w:ins w:id="20446" w:author="Mehrnazi Boojari" w:date="2019-01-07T22:28:00Z">
        <w:r w:rsidR="00051F26">
          <w:rPr>
            <w:rStyle w:val="Hyperlink"/>
            <w:rFonts w:ascii="B Lotus" w:hAnsi="B Lotus" w:cs="B Lotus"/>
            <w:noProof/>
            <w:sz w:val="16"/>
            <w:szCs w:val="20"/>
            <w:rtl/>
            <w:lang w:bidi="fa-IR"/>
          </w:rPr>
          <w:t>ساخت</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و</w:t>
        </w:r>
        <w:r w:rsidR="00051F26">
          <w:rPr>
            <w:rStyle w:val="Hyperlink"/>
            <w:rFonts w:ascii="Times New Roman" w:hAnsi="Times New Roman" w:cs="Times New Roman" w:hint="cs"/>
            <w:noProof/>
            <w:sz w:val="16"/>
            <w:szCs w:val="20"/>
            <w:rtl/>
            <w:lang w:bidi="fa-IR"/>
          </w:rPr>
          <w:t> </w:t>
        </w:r>
        <w:r w:rsidR="00051F26">
          <w:rPr>
            <w:rStyle w:val="Hyperlink"/>
            <w:rFonts w:ascii="B Lotus" w:hAnsi="B Lotus" w:cs="B Lotus"/>
            <w:noProof/>
            <w:sz w:val="16"/>
            <w:szCs w:val="20"/>
            <w:rtl/>
            <w:lang w:bidi="fa-IR"/>
          </w:rPr>
          <w:t>ساز</w:t>
        </w:r>
      </w:ins>
      <w:r w:rsidR="00A663B2" w:rsidRPr="00A663B2">
        <w:rPr>
          <w:rStyle w:val="Hyperlink"/>
          <w:rFonts w:ascii="B Lotus" w:hAnsi="B Lotus" w:cs="B Lotus"/>
          <w:noProof/>
          <w:sz w:val="16"/>
          <w:szCs w:val="20"/>
          <w:rtl/>
          <w:lang w:bidi="fa-IR"/>
        </w:rPr>
        <w:t xml:space="preserve"> </w:t>
      </w:r>
      <w:del w:id="20447" w:author="Mehrnazi Boojari" w:date="2019-01-10T01:06:00Z">
        <w:r w:rsidR="00A663B2" w:rsidRPr="00A663B2" w:rsidDel="00647583">
          <w:rPr>
            <w:rStyle w:val="Hyperlink"/>
            <w:rFonts w:ascii="B Lotus" w:hAnsi="B Lotus" w:cs="B Lotus"/>
            <w:noProof/>
            <w:sz w:val="16"/>
            <w:szCs w:val="20"/>
            <w:rtl/>
            <w:lang w:bidi="fa-IR"/>
          </w:rPr>
          <w:delText>مبتن</w:delText>
        </w:r>
        <w:r w:rsidR="00A663B2" w:rsidRPr="00A663B2" w:rsidDel="00647583">
          <w:rPr>
            <w:rStyle w:val="Hyperlink"/>
            <w:rFonts w:ascii="B Lotus" w:hAnsi="B Lotus" w:cs="B Lotus" w:hint="cs"/>
            <w:noProof/>
            <w:sz w:val="16"/>
            <w:szCs w:val="20"/>
            <w:rtl/>
            <w:lang w:bidi="fa-IR"/>
          </w:rPr>
          <w:delText>ی</w:delText>
        </w:r>
        <w:r w:rsidR="00A663B2" w:rsidRPr="00A663B2" w:rsidDel="00647583">
          <w:rPr>
            <w:rStyle w:val="Hyperlink"/>
            <w:rFonts w:ascii="B Lotus" w:hAnsi="B Lotus" w:cs="B Lotus"/>
            <w:noProof/>
            <w:sz w:val="16"/>
            <w:szCs w:val="20"/>
            <w:rtl/>
            <w:lang w:bidi="fa-IR"/>
          </w:rPr>
          <w:delText xml:space="preserve"> بر</w:delText>
        </w:r>
      </w:del>
      <w:ins w:id="20448" w:author="Mehrnazi Boojari" w:date="2019-01-10T01:06:00Z">
        <w:r w:rsidR="00647583">
          <w:rPr>
            <w:rStyle w:val="Hyperlink"/>
            <w:rFonts w:ascii="B Lotus" w:hAnsi="B Lotus" w:cs="B Lotus"/>
            <w:noProof/>
            <w:sz w:val="16"/>
            <w:szCs w:val="20"/>
            <w:rtl/>
            <w:lang w:bidi="fa-IR"/>
          </w:rPr>
          <w:t>مبتنی</w:t>
        </w:r>
        <w:r w:rsidR="00647583">
          <w:rPr>
            <w:rStyle w:val="Hyperlink"/>
            <w:rFonts w:ascii="Times New Roman" w:hAnsi="Times New Roman" w:cs="Times New Roman" w:hint="cs"/>
            <w:noProof/>
            <w:sz w:val="16"/>
            <w:szCs w:val="20"/>
            <w:rtl/>
            <w:lang w:bidi="fa-IR"/>
          </w:rPr>
          <w:t> </w:t>
        </w:r>
        <w:r w:rsidR="00647583">
          <w:rPr>
            <w:rStyle w:val="Hyperlink"/>
            <w:rFonts w:ascii="B Lotus" w:hAnsi="B Lotus" w:cs="B Lotus"/>
            <w:noProof/>
            <w:sz w:val="16"/>
            <w:szCs w:val="20"/>
            <w:rtl/>
            <w:lang w:bidi="fa-IR"/>
          </w:rPr>
          <w:t>بر</w:t>
        </w:r>
      </w:ins>
      <w:r w:rsidR="00A663B2" w:rsidRPr="00A663B2">
        <w:rPr>
          <w:rStyle w:val="Hyperlink"/>
          <w:rFonts w:ascii="B Lotus" w:hAnsi="B Lotus" w:cs="B Lotus"/>
          <w:noProof/>
          <w:sz w:val="16"/>
          <w:szCs w:val="20"/>
          <w:rtl/>
          <w:lang w:bidi="fa-IR"/>
        </w:rPr>
        <w:t xml:space="preserve"> اقل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م</w:t>
      </w:r>
      <w:r w:rsidR="00A663B2" w:rsidRPr="00A663B2">
        <w:rPr>
          <w:rStyle w:val="Hyperlink"/>
          <w:rFonts w:ascii="B Lotus" w:hAnsi="B Lotus" w:cs="B Lotus"/>
          <w:noProof/>
          <w:sz w:val="16"/>
          <w:szCs w:val="20"/>
          <w:rtl/>
          <w:lang w:bidi="fa-IR"/>
        </w:rPr>
        <w:t xml:space="preserve"> و بوم منطقه</w:t>
      </w:r>
      <w:ins w:id="20449" w:author="Mehrnazi Boojari" w:date="2019-01-08T00:12: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5863540" w14:textId="77777777" w:rsidR="00A663B2" w:rsidRPr="00A663B2" w:rsidRDefault="00572891" w:rsidP="00B10732">
      <w:pPr>
        <w:pStyle w:val="TOC4"/>
        <w:tabs>
          <w:tab w:val="left" w:pos="4242"/>
          <w:tab w:val="right" w:leader="dot" w:pos="9019"/>
        </w:tabs>
        <w:bidi/>
        <w:jc w:val="both"/>
        <w:rPr>
          <w:rFonts w:ascii="B Lotus" w:eastAsiaTheme="minorEastAsia" w:hAnsi="B Lotus" w:cs="B Lotus"/>
          <w:noProof/>
          <w:sz w:val="18"/>
          <w:szCs w:val="18"/>
        </w:rPr>
      </w:pPr>
      <w:r>
        <w:fldChar w:fldCharType="begin"/>
      </w:r>
      <w:r>
        <w:instrText xml:space="preserve"> HYPERLINK \l "_Toc533782215" </w:instrText>
      </w:r>
      <w:r>
        <w:fldChar w:fldCharType="separate"/>
      </w:r>
      <w:r w:rsidR="00A663B2" w:rsidRPr="00A663B2">
        <w:rPr>
          <w:rStyle w:val="Hyperlink"/>
          <w:rFonts w:ascii="B Lotus" w:hAnsi="B Lotus" w:cs="B Lotus"/>
          <w:noProof/>
          <w:sz w:val="16"/>
          <w:szCs w:val="20"/>
          <w:rtl/>
          <w:lang w:bidi="fa-IR"/>
        </w:rPr>
        <w:t>3</w:t>
      </w:r>
      <w:del w:id="20450" w:author="Mehrnazi Boojari" w:date="2019-01-15T22:40:00Z">
        <w:r w:rsidR="00A663B2" w:rsidRPr="00A663B2" w:rsidDel="00B10732">
          <w:rPr>
            <w:rStyle w:val="Hyperlink"/>
            <w:rFonts w:ascii="B Lotus" w:hAnsi="B Lotus" w:cs="B Lotus"/>
            <w:noProof/>
            <w:sz w:val="16"/>
            <w:szCs w:val="20"/>
            <w:rtl/>
            <w:lang w:bidi="fa-IR"/>
          </w:rPr>
          <w:delText>.</w:delText>
        </w:r>
      </w:del>
      <w:ins w:id="20451"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452" w:author="Mehrnazi Boojari" w:date="2019-01-15T22:40:00Z">
        <w:r w:rsidR="00A663B2" w:rsidRPr="00A663B2" w:rsidDel="00B10732">
          <w:rPr>
            <w:rStyle w:val="Hyperlink"/>
            <w:rFonts w:ascii="B Lotus" w:hAnsi="B Lotus" w:cs="B Lotus"/>
            <w:noProof/>
            <w:sz w:val="16"/>
            <w:szCs w:val="20"/>
            <w:rtl/>
            <w:lang w:bidi="fa-IR"/>
          </w:rPr>
          <w:delText>.</w:delText>
        </w:r>
      </w:del>
      <w:ins w:id="20453"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454" w:author="Mehrnazi Boojari" w:date="2019-01-15T22:40:00Z">
        <w:r w:rsidR="00A663B2" w:rsidRPr="00A663B2" w:rsidDel="00B10732">
          <w:rPr>
            <w:rStyle w:val="Hyperlink"/>
            <w:rFonts w:ascii="B Lotus" w:hAnsi="B Lotus" w:cs="B Lotus"/>
            <w:noProof/>
            <w:sz w:val="16"/>
            <w:szCs w:val="20"/>
            <w:rtl/>
            <w:lang w:bidi="fa-IR"/>
          </w:rPr>
          <w:delText>.</w:delText>
        </w:r>
      </w:del>
      <w:ins w:id="20455"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20456" w:author="Mehrnazi Boojari" w:date="2019-01-07T12:17:00Z">
        <w:r w:rsidR="00A663B2" w:rsidRPr="00A663B2" w:rsidDel="002F77AF">
          <w:rPr>
            <w:rStyle w:val="Hyperlink"/>
            <w:rFonts w:ascii="B Lotus" w:hAnsi="B Lotus" w:cs="B Lotus"/>
            <w:noProof/>
            <w:sz w:val="16"/>
            <w:szCs w:val="20"/>
            <w:rtl/>
            <w:lang w:bidi="fa-IR"/>
          </w:rPr>
          <w:delText>.م</w:delText>
        </w:r>
      </w:del>
      <w:ins w:id="20457"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صرف انرژ</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به</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نه</w:t>
      </w:r>
      <w:del w:id="20458" w:author="Mehrnazi Boojari" w:date="2019-01-07T09:51:00Z">
        <w:r w:rsidR="00A663B2" w:rsidRPr="00A663B2" w:rsidDel="006F7CCF">
          <w:rPr>
            <w:rStyle w:val="Hyperlink"/>
            <w:rFonts w:ascii="B Lotus" w:hAnsi="B Lotus" w:cs="B Lotus"/>
            <w:noProof/>
            <w:sz w:val="16"/>
            <w:szCs w:val="20"/>
            <w:rtl/>
            <w:lang w:bidi="fa-IR"/>
          </w:rPr>
          <w:delText xml:space="preserve"> ساز</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459" w:author="Mehrnazi Boojari" w:date="2019-01-07T09:51: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سازی </w:t>
        </w:r>
      </w:ins>
      <w:r w:rsidR="00A663B2" w:rsidRPr="00A663B2">
        <w:rPr>
          <w:rStyle w:val="Hyperlink"/>
          <w:rFonts w:ascii="B Lotus" w:hAnsi="B Lotus" w:cs="B Lotus"/>
          <w:noProof/>
          <w:sz w:val="16"/>
          <w:szCs w:val="20"/>
          <w:rtl/>
          <w:lang w:bidi="fa-IR"/>
        </w:rPr>
        <w:t>آن در ساختمان</w:t>
      </w:r>
      <w:ins w:id="20460" w:author="Mehrnazi Boojari" w:date="2019-01-08T00:12:00Z">
        <w:r w:rsidR="00C50FB5">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8B5A01C" w14:textId="77777777" w:rsidR="00A663B2" w:rsidRPr="00A663B2" w:rsidRDefault="00AF7744" w:rsidP="00B10732">
      <w:pPr>
        <w:pStyle w:val="TOC5"/>
        <w:tabs>
          <w:tab w:val="left" w:pos="7248"/>
          <w:tab w:val="right" w:leader="dot" w:pos="9019"/>
        </w:tabs>
        <w:bidi/>
        <w:jc w:val="both"/>
        <w:rPr>
          <w:rFonts w:ascii="B Lotus" w:eastAsiaTheme="minorEastAsia" w:hAnsi="B Lotus" w:cs="B Lotus"/>
          <w:noProof/>
          <w:sz w:val="18"/>
          <w:szCs w:val="18"/>
        </w:rPr>
      </w:pPr>
      <w:r>
        <w:fldChar w:fldCharType="begin"/>
      </w:r>
      <w:r>
        <w:instrText xml:space="preserve"> HYPERLINK \l "_Toc533782216" </w:instrText>
      </w:r>
      <w:r>
        <w:fldChar w:fldCharType="separate"/>
      </w:r>
      <w:r w:rsidR="00A663B2" w:rsidRPr="00A663B2">
        <w:rPr>
          <w:rStyle w:val="Hyperlink"/>
          <w:rFonts w:ascii="B Lotus" w:hAnsi="B Lotus" w:cs="B Lotus"/>
          <w:noProof/>
          <w:sz w:val="16"/>
          <w:szCs w:val="20"/>
          <w:lang w:bidi="fa-IR"/>
        </w:rPr>
        <w:t>3</w:t>
      </w:r>
      <w:del w:id="20461" w:author="Mehrnazi Boojari" w:date="2019-01-15T22:40:00Z">
        <w:r w:rsidR="00A663B2" w:rsidRPr="00A663B2" w:rsidDel="00B10732">
          <w:rPr>
            <w:rStyle w:val="Hyperlink"/>
            <w:rFonts w:ascii="B Lotus" w:hAnsi="B Lotus" w:cs="B Lotus"/>
            <w:noProof/>
            <w:sz w:val="16"/>
            <w:szCs w:val="20"/>
            <w:lang w:bidi="fa-IR"/>
          </w:rPr>
          <w:delText>.</w:delText>
        </w:r>
      </w:del>
      <w:ins w:id="20462"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20463" w:author="Mehrnazi Boojari" w:date="2019-01-15T22:40:00Z">
        <w:r w:rsidR="00A663B2" w:rsidRPr="00A663B2" w:rsidDel="00B10732">
          <w:rPr>
            <w:rStyle w:val="Hyperlink"/>
            <w:rFonts w:ascii="B Lotus" w:hAnsi="B Lotus" w:cs="B Lotus"/>
            <w:noProof/>
            <w:sz w:val="16"/>
            <w:szCs w:val="20"/>
            <w:lang w:bidi="fa-IR"/>
          </w:rPr>
          <w:delText>.</w:delText>
        </w:r>
      </w:del>
      <w:ins w:id="20464"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3</w:t>
      </w:r>
      <w:del w:id="20465" w:author="Mehrnazi Boojari" w:date="2019-01-15T22:40:00Z">
        <w:r w:rsidR="00A663B2" w:rsidRPr="00A663B2" w:rsidDel="00B10732">
          <w:rPr>
            <w:rStyle w:val="Hyperlink"/>
            <w:rFonts w:ascii="B Lotus" w:hAnsi="B Lotus" w:cs="B Lotus"/>
            <w:noProof/>
            <w:sz w:val="16"/>
            <w:szCs w:val="20"/>
            <w:lang w:bidi="fa-IR"/>
          </w:rPr>
          <w:delText>.</w:delText>
        </w:r>
      </w:del>
      <w:ins w:id="20466"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5</w:t>
      </w:r>
      <w:del w:id="20467" w:author="Mehrnazi Boojari" w:date="2019-01-15T22:40:00Z">
        <w:r w:rsidR="00A663B2" w:rsidRPr="00A663B2" w:rsidDel="00B10732">
          <w:rPr>
            <w:rStyle w:val="Hyperlink"/>
            <w:rFonts w:ascii="B Lotus" w:hAnsi="B Lotus" w:cs="B Lotus"/>
            <w:noProof/>
            <w:sz w:val="16"/>
            <w:szCs w:val="20"/>
            <w:lang w:bidi="fa-IR"/>
          </w:rPr>
          <w:delText>.</w:delText>
        </w:r>
      </w:del>
      <w:ins w:id="20468" w:author="Mehrnazi Boojari" w:date="2019-01-15T22:40: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lang w:bidi="fa-IR"/>
        </w:rPr>
        <w:t>1</w:t>
      </w:r>
      <w:del w:id="20469" w:author="Mehrnazi Boojari" w:date="2019-01-15T22:40:00Z">
        <w:r w:rsidR="00A663B2" w:rsidRPr="00A663B2" w:rsidDel="00B10732">
          <w:rPr>
            <w:rStyle w:val="Hyperlink"/>
            <w:rFonts w:ascii="B Lotus" w:hAnsi="B Lotus" w:cs="B Lotus"/>
            <w:noProof/>
            <w:sz w:val="16"/>
            <w:szCs w:val="20"/>
            <w:lang w:bidi="fa-IR"/>
          </w:rPr>
          <w:delText>.</w:delText>
        </w:r>
      </w:del>
      <w:ins w:id="20470" w:author="Mehrnazi Boojari" w:date="2019-01-15T22:39:00Z">
        <w:r w:rsidR="00B10732">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عدم دسترس</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به مصالح ساختمان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نو</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ن برا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حفظ انرژ</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در ساختمان</w:t>
      </w:r>
      <w:ins w:id="20471" w:author="Mehrnazi Boojari" w:date="2019-01-15T23:10:00Z">
        <w:r w:rsidR="001F4F03">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ACC0D10" w14:textId="77777777" w:rsidR="00A663B2" w:rsidRPr="00A663B2" w:rsidRDefault="00572891" w:rsidP="00B10732">
      <w:pPr>
        <w:pStyle w:val="TOC5"/>
        <w:tabs>
          <w:tab w:val="left" w:pos="6501"/>
          <w:tab w:val="right" w:leader="dot" w:pos="9019"/>
        </w:tabs>
        <w:bidi/>
        <w:jc w:val="both"/>
        <w:rPr>
          <w:rFonts w:ascii="B Lotus" w:eastAsiaTheme="minorEastAsia" w:hAnsi="B Lotus" w:cs="B Lotus"/>
          <w:noProof/>
          <w:sz w:val="18"/>
          <w:szCs w:val="18"/>
        </w:rPr>
      </w:pPr>
      <w:r>
        <w:fldChar w:fldCharType="begin"/>
      </w:r>
      <w:r>
        <w:instrText xml:space="preserve"> HYPERLINK \l "_Toc533782217" </w:instrText>
      </w:r>
      <w:r>
        <w:fldChar w:fldCharType="separate"/>
      </w:r>
      <w:r w:rsidR="00A663B2" w:rsidRPr="00A663B2">
        <w:rPr>
          <w:rStyle w:val="Hyperlink"/>
          <w:rFonts w:ascii="B Lotus" w:hAnsi="B Lotus" w:cs="B Lotus"/>
          <w:noProof/>
          <w:sz w:val="16"/>
          <w:szCs w:val="20"/>
          <w:rtl/>
          <w:lang w:bidi="fa-IR"/>
        </w:rPr>
        <w:t>3</w:t>
      </w:r>
      <w:del w:id="20472" w:author="Mehrnazi Boojari" w:date="2019-01-15T22:39:00Z">
        <w:r w:rsidR="00A663B2" w:rsidRPr="00A663B2" w:rsidDel="00B10732">
          <w:rPr>
            <w:rStyle w:val="Hyperlink"/>
            <w:rFonts w:ascii="B Lotus" w:hAnsi="B Lotus" w:cs="B Lotus"/>
            <w:noProof/>
            <w:sz w:val="16"/>
            <w:szCs w:val="20"/>
            <w:rtl/>
            <w:lang w:bidi="fa-IR"/>
          </w:rPr>
          <w:delText>.</w:delText>
        </w:r>
      </w:del>
      <w:ins w:id="20473" w:author="Mehrnazi Boojari" w:date="2019-01-15T22:39: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474" w:author="Mehrnazi Boojari" w:date="2019-01-15T22:39:00Z">
        <w:r w:rsidR="00A663B2" w:rsidRPr="00A663B2" w:rsidDel="00B10732">
          <w:rPr>
            <w:rStyle w:val="Hyperlink"/>
            <w:rFonts w:ascii="B Lotus" w:hAnsi="B Lotus" w:cs="B Lotus"/>
            <w:noProof/>
            <w:sz w:val="16"/>
            <w:szCs w:val="20"/>
            <w:rtl/>
            <w:lang w:bidi="fa-IR"/>
          </w:rPr>
          <w:delText>.</w:delText>
        </w:r>
      </w:del>
      <w:ins w:id="20475" w:author="Mehrnazi Boojari" w:date="2019-01-15T22:39: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476" w:author="Mehrnazi Boojari" w:date="2019-01-15T22:39:00Z">
        <w:r w:rsidR="00A663B2" w:rsidRPr="00A663B2" w:rsidDel="00B10732">
          <w:rPr>
            <w:rStyle w:val="Hyperlink"/>
            <w:rFonts w:ascii="B Lotus" w:hAnsi="B Lotus" w:cs="B Lotus"/>
            <w:noProof/>
            <w:sz w:val="16"/>
            <w:szCs w:val="20"/>
            <w:rtl/>
            <w:lang w:bidi="fa-IR"/>
          </w:rPr>
          <w:delText>.</w:delText>
        </w:r>
      </w:del>
      <w:ins w:id="20477" w:author="Mehrnazi Boojari" w:date="2019-01-15T22:39: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20478" w:author="Mehrnazi Boojari" w:date="2019-01-15T22:39:00Z">
        <w:r w:rsidR="00A663B2" w:rsidRPr="00A663B2" w:rsidDel="00B10732">
          <w:rPr>
            <w:rStyle w:val="Hyperlink"/>
            <w:rFonts w:ascii="B Lotus" w:hAnsi="B Lotus" w:cs="B Lotus"/>
            <w:noProof/>
            <w:sz w:val="16"/>
            <w:szCs w:val="20"/>
            <w:rtl/>
            <w:lang w:bidi="fa-IR"/>
          </w:rPr>
          <w:delText>.</w:delText>
        </w:r>
      </w:del>
      <w:ins w:id="20479" w:author="Mehrnazi Boojari" w:date="2019-01-15T22:39:00Z">
        <w:r w:rsidR="00B10732">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480" w:author="Mehrnazi Boojari" w:date="2019-01-07T09:50:00Z">
        <w:r w:rsidR="00A663B2" w:rsidRPr="00A663B2" w:rsidDel="006F7CCF">
          <w:rPr>
            <w:rStyle w:val="Hyperlink"/>
            <w:rFonts w:ascii="B Lotus" w:hAnsi="B Lotus" w:cs="B Lotus"/>
            <w:noProof/>
            <w:sz w:val="16"/>
            <w:szCs w:val="20"/>
            <w:rtl/>
            <w:lang w:bidi="fa-IR"/>
          </w:rPr>
          <w:delText>.ب</w:delText>
        </w:r>
      </w:del>
      <w:ins w:id="20481" w:author="Mehrnazi Boojari" w:date="2019-01-07T09:50:00Z">
        <w:r w:rsidR="006F7CCF">
          <w:rPr>
            <w:rStyle w:val="Hyperlink"/>
            <w:rFonts w:ascii="B Lotus" w:hAnsi="B Lotus" w:cs="B Lotus"/>
            <w:noProof/>
            <w:sz w:val="16"/>
            <w:szCs w:val="20"/>
            <w:rtl/>
            <w:lang w:bidi="fa-IR"/>
          </w:rPr>
          <w:t xml:space="preserve"> </w:t>
        </w:r>
      </w:ins>
      <w:ins w:id="20482" w:author="Mehrnazi Boojari" w:date="2019-01-15T22:39:00Z">
        <w:r w:rsidR="00B10732">
          <w:rPr>
            <w:rStyle w:val="Hyperlink"/>
            <w:rFonts w:ascii="B Lotus" w:hAnsi="B Lotus" w:cs="B Lotus" w:hint="cs"/>
            <w:noProof/>
            <w:sz w:val="16"/>
            <w:szCs w:val="20"/>
            <w:rtl/>
            <w:lang w:bidi="fa-IR"/>
          </w:rPr>
          <w:t>زیاد</w:t>
        </w:r>
      </w:ins>
      <w:del w:id="20483" w:author="Mehrnazi Boojari" w:date="2019-01-15T22:39:00Z">
        <w:r w:rsidR="00A663B2" w:rsidRPr="00A663B2" w:rsidDel="00B10732">
          <w:rPr>
            <w:rStyle w:val="Hyperlink"/>
            <w:rFonts w:ascii="B Lotus" w:hAnsi="B Lotus" w:cs="B Lotus"/>
            <w:noProof/>
            <w:sz w:val="16"/>
            <w:szCs w:val="20"/>
            <w:rtl/>
            <w:lang w:bidi="fa-IR"/>
          </w:rPr>
          <w:delText>الا</w:delText>
        </w:r>
      </w:del>
      <w:del w:id="20484" w:author="Mehrnazi Boojari" w:date="2019-01-07T10:45:00Z">
        <w:r w:rsidR="00A663B2" w:rsidRPr="00A663B2" w:rsidDel="006A1F1D">
          <w:rPr>
            <w:rStyle w:val="Hyperlink"/>
            <w:rFonts w:ascii="B Lotus" w:hAnsi="B Lotus" w:cs="B Lotus"/>
            <w:noProof/>
            <w:sz w:val="16"/>
            <w:szCs w:val="20"/>
            <w:rtl/>
            <w:lang w:bidi="fa-IR"/>
          </w:rPr>
          <w:delText xml:space="preserve"> بودن </w:delText>
        </w:r>
      </w:del>
      <w:ins w:id="20485" w:author="Mehrnazi Boojari" w:date="2019-01-07T10:45:00Z">
        <w:r w:rsidR="006A1F1D">
          <w:rPr>
            <w:rStyle w:val="Hyperlink"/>
            <w:rFonts w:ascii="B Lotus" w:hAnsi="B Lotus" w:cs="B Lotus" w:hint="cs"/>
            <w:noProof/>
            <w:sz w:val="16"/>
            <w:szCs w:val="20"/>
            <w:rtl/>
            <w:lang w:bidi="fa-IR"/>
          </w:rPr>
          <w:t>‌</w:t>
        </w:r>
        <w:r w:rsidR="006A1F1D">
          <w:rPr>
            <w:rStyle w:val="Hyperlink"/>
            <w:rFonts w:ascii="B Lotus" w:hAnsi="B Lotus" w:cs="B Lotus"/>
            <w:noProof/>
            <w:sz w:val="16"/>
            <w:szCs w:val="20"/>
            <w:rtl/>
            <w:lang w:bidi="fa-IR"/>
          </w:rPr>
          <w:t xml:space="preserve">بودن </w:t>
        </w:r>
      </w:ins>
      <w:r w:rsidR="00A663B2" w:rsidRPr="00A663B2">
        <w:rPr>
          <w:rStyle w:val="Hyperlink"/>
          <w:rFonts w:ascii="B Lotus" w:hAnsi="B Lotus" w:cs="B Lotus"/>
          <w:noProof/>
          <w:sz w:val="16"/>
          <w:szCs w:val="20"/>
          <w:rtl/>
          <w:lang w:bidi="fa-IR"/>
        </w:rPr>
        <w:t>هز</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نه ب</w:t>
      </w:r>
      <w:ins w:id="20486" w:author="Mehrnazi Boojari" w:date="2019-01-15T22:39:00Z">
        <w:r w:rsidR="00B10732">
          <w:rPr>
            <w:rStyle w:val="Hyperlink"/>
            <w:rFonts w:ascii="B Lotus" w:hAnsi="B Lotus" w:cs="B Lotus" w:hint="cs"/>
            <w:noProof/>
            <w:sz w:val="16"/>
            <w:szCs w:val="20"/>
            <w:rtl/>
            <w:lang w:bidi="fa-IR"/>
          </w:rPr>
          <w:t>ه</w:t>
        </w:r>
        <w:r w:rsidR="00B10732">
          <w:rPr>
            <w:rStyle w:val="Hyperlink"/>
            <w:rFonts w:ascii="B Lotus" w:hAnsi="B Lotus" w:cs="B Nazanin" w:hint="cs"/>
            <w:noProof/>
            <w:sz w:val="16"/>
            <w:szCs w:val="20"/>
            <w:rtl/>
            <w:lang w:bidi="fa-IR"/>
          </w:rPr>
          <w:t>‌</w:t>
        </w:r>
      </w:ins>
      <w:r w:rsidR="00A663B2" w:rsidRPr="00A663B2">
        <w:rPr>
          <w:rStyle w:val="Hyperlink"/>
          <w:rFonts w:ascii="B Lotus" w:hAnsi="B Lotus" w:cs="B Lotus"/>
          <w:noProof/>
          <w:sz w:val="16"/>
          <w:szCs w:val="20"/>
          <w:rtl/>
          <w:lang w:bidi="fa-IR"/>
        </w:rPr>
        <w:t>کاربردن تکنولوژ</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w:t>
      </w:r>
      <w:ins w:id="20487" w:author="Mehrnazi Boojari" w:date="2019-01-15T23:10:00Z">
        <w:r w:rsidR="001F4F03">
          <w:rPr>
            <w:rStyle w:val="Hyperlink"/>
            <w:rFonts w:ascii="B Lotus" w:hAnsi="B Lotus" w:cs="B Lotus" w:hint="cs"/>
            <w:noProof/>
            <w:sz w:val="16"/>
            <w:szCs w:val="20"/>
            <w:rtl/>
            <w:lang w:bidi="fa-IR"/>
          </w:rPr>
          <w:t>ه</w:t>
        </w:r>
        <w:r w:rsidR="001F4F03">
          <w:rPr>
            <w:rStyle w:val="Hyperlink"/>
            <w:rFonts w:ascii="B Lotus" w:hAnsi="B Lotus" w:cs="B Nazanin" w:hint="cs"/>
            <w:noProof/>
            <w:sz w:val="16"/>
            <w:szCs w:val="20"/>
            <w:rtl/>
            <w:lang w:bidi="fa-IR"/>
          </w:rPr>
          <w:t>‌</w:t>
        </w:r>
      </w:ins>
      <w:r w:rsidR="00A663B2" w:rsidRPr="00A663B2">
        <w:rPr>
          <w:rStyle w:val="Hyperlink"/>
          <w:rFonts w:ascii="B Lotus" w:hAnsi="B Lotus" w:cs="B Lotus"/>
          <w:noProof/>
          <w:sz w:val="16"/>
          <w:szCs w:val="20"/>
          <w:rtl/>
          <w:lang w:bidi="fa-IR"/>
        </w:rPr>
        <w:t>روز در وسا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ل گرما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ش</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سرما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ش</w:t>
      </w:r>
      <w:r w:rsidR="00A663B2" w:rsidRPr="00A663B2">
        <w:rPr>
          <w:rStyle w:val="Hyperlink"/>
          <w:rFonts w:ascii="B Lotus" w:hAnsi="B Lotus" w:cs="B Lotus" w:hint="cs"/>
          <w:noProof/>
          <w:sz w:val="16"/>
          <w:szCs w:val="20"/>
          <w:rtl/>
          <w:lang w:bidi="fa-IR"/>
        </w:rPr>
        <w:t>ی</w:t>
      </w:r>
      <w:ins w:id="20488" w:author="Mehrnazi Boojari" w:date="2019-01-15T23:10:00Z">
        <w:r w:rsidR="001F4F03">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11E162C" w14:textId="77777777" w:rsidR="00A663B2" w:rsidRPr="00A663B2" w:rsidRDefault="00572891" w:rsidP="00822F6A">
      <w:pPr>
        <w:pStyle w:val="TOC5"/>
        <w:tabs>
          <w:tab w:val="left" w:pos="6889"/>
          <w:tab w:val="right" w:leader="dot" w:pos="9019"/>
        </w:tabs>
        <w:bidi/>
        <w:jc w:val="both"/>
        <w:rPr>
          <w:rFonts w:ascii="B Lotus" w:eastAsiaTheme="minorEastAsia" w:hAnsi="B Lotus" w:cs="B Lotus"/>
          <w:noProof/>
          <w:sz w:val="18"/>
          <w:szCs w:val="18"/>
        </w:rPr>
      </w:pPr>
      <w:r>
        <w:fldChar w:fldCharType="begin"/>
      </w:r>
      <w:r>
        <w:instrText xml:space="preserve"> HYPERLINK \l "_Toc533782218" </w:instrText>
      </w:r>
      <w:r>
        <w:fldChar w:fldCharType="separate"/>
      </w:r>
      <w:r w:rsidR="00A663B2" w:rsidRPr="00A663B2">
        <w:rPr>
          <w:rStyle w:val="Hyperlink"/>
          <w:rFonts w:ascii="B Lotus" w:hAnsi="B Lotus" w:cs="B Lotus"/>
          <w:noProof/>
          <w:sz w:val="16"/>
          <w:szCs w:val="20"/>
          <w:rtl/>
          <w:lang w:bidi="fa-IR"/>
        </w:rPr>
        <w:t>3</w:t>
      </w:r>
      <w:del w:id="20489" w:author="Mehrnazi Boojari" w:date="2019-01-15T22:41:00Z">
        <w:r w:rsidR="00A663B2" w:rsidRPr="00A663B2" w:rsidDel="00822F6A">
          <w:rPr>
            <w:rStyle w:val="Hyperlink"/>
            <w:rFonts w:ascii="B Lotus" w:hAnsi="B Lotus" w:cs="B Lotus"/>
            <w:noProof/>
            <w:sz w:val="16"/>
            <w:szCs w:val="20"/>
            <w:rtl/>
            <w:lang w:bidi="fa-IR"/>
          </w:rPr>
          <w:delText>.</w:delText>
        </w:r>
      </w:del>
      <w:ins w:id="20490" w:author="Mehrnazi Boojari" w:date="2019-01-15T22:41: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491" w:author="Mehrnazi Boojari" w:date="2019-01-15T22:41:00Z">
        <w:r w:rsidR="00A663B2" w:rsidRPr="00A663B2" w:rsidDel="00822F6A">
          <w:rPr>
            <w:rStyle w:val="Hyperlink"/>
            <w:rFonts w:ascii="B Lotus" w:hAnsi="B Lotus" w:cs="B Lotus"/>
            <w:noProof/>
            <w:sz w:val="16"/>
            <w:szCs w:val="20"/>
            <w:rtl/>
            <w:lang w:bidi="fa-IR"/>
          </w:rPr>
          <w:delText>.</w:delText>
        </w:r>
      </w:del>
      <w:ins w:id="20492" w:author="Mehrnazi Boojari" w:date="2019-01-15T22:41: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493" w:author="Mehrnazi Boojari" w:date="2019-01-15T22:41:00Z">
        <w:r w:rsidR="00A663B2" w:rsidRPr="00A663B2" w:rsidDel="00822F6A">
          <w:rPr>
            <w:rStyle w:val="Hyperlink"/>
            <w:rFonts w:ascii="B Lotus" w:hAnsi="B Lotus" w:cs="B Lotus"/>
            <w:noProof/>
            <w:sz w:val="16"/>
            <w:szCs w:val="20"/>
            <w:rtl/>
            <w:lang w:bidi="fa-IR"/>
          </w:rPr>
          <w:delText>.</w:delText>
        </w:r>
      </w:del>
      <w:ins w:id="20494" w:author="Mehrnazi Boojari" w:date="2019-01-15T22:41: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20495" w:author="Mehrnazi Boojari" w:date="2019-01-15T22:41:00Z">
        <w:r w:rsidR="00A663B2" w:rsidRPr="00A663B2" w:rsidDel="00822F6A">
          <w:rPr>
            <w:rStyle w:val="Hyperlink"/>
            <w:rFonts w:ascii="B Lotus" w:hAnsi="B Lotus" w:cs="B Lotus"/>
            <w:noProof/>
            <w:sz w:val="16"/>
            <w:szCs w:val="20"/>
            <w:rtl/>
            <w:lang w:bidi="fa-IR"/>
          </w:rPr>
          <w:delText>.</w:delText>
        </w:r>
      </w:del>
      <w:ins w:id="20496" w:author="Mehrnazi Boojari" w:date="2019-01-15T22:41: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497" w:author="Mehrnazi Boojari" w:date="2019-01-07T22:31:00Z">
        <w:r w:rsidR="00A663B2" w:rsidRPr="00A663B2" w:rsidDel="00051F26">
          <w:rPr>
            <w:rStyle w:val="Hyperlink"/>
            <w:rFonts w:ascii="B Lotus" w:hAnsi="B Lotus" w:cs="B Lotus"/>
            <w:noProof/>
            <w:sz w:val="16"/>
            <w:szCs w:val="20"/>
            <w:rtl/>
            <w:lang w:bidi="fa-IR"/>
          </w:rPr>
          <w:delText>.ض</w:delText>
        </w:r>
      </w:del>
      <w:ins w:id="20498" w:author="Mehrnazi Boojari" w:date="2019-01-07T22:31:00Z">
        <w:r w:rsidR="00051F26">
          <w:rPr>
            <w:rStyle w:val="Hyperlink"/>
            <w:rFonts w:ascii="B Lotus" w:hAnsi="B Lotus" w:cs="B Lotus"/>
            <w:noProof/>
            <w:sz w:val="16"/>
            <w:szCs w:val="20"/>
            <w:rtl/>
            <w:lang w:bidi="fa-IR"/>
          </w:rPr>
          <w:t xml:space="preserve"> ض</w:t>
        </w:r>
      </w:ins>
      <w:r w:rsidR="00A663B2" w:rsidRPr="00A663B2">
        <w:rPr>
          <w:rStyle w:val="Hyperlink"/>
          <w:rFonts w:ascii="B Lotus" w:hAnsi="B Lotus" w:cs="B Lotus"/>
          <w:noProof/>
          <w:sz w:val="16"/>
          <w:szCs w:val="20"/>
          <w:rtl/>
          <w:lang w:bidi="fa-IR"/>
        </w:rPr>
        <w:t>عف در قوان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ن و مقررات فن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برا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بحث انرژ</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در ساختمان</w:t>
      </w:r>
      <w:del w:id="20499"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500"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روستا</w:t>
      </w:r>
      <w:r w:rsidR="00A663B2" w:rsidRPr="00A663B2">
        <w:rPr>
          <w:rStyle w:val="Hyperlink"/>
          <w:rFonts w:ascii="B Lotus" w:hAnsi="B Lotus" w:cs="B Lotus" w:hint="cs"/>
          <w:noProof/>
          <w:sz w:val="16"/>
          <w:szCs w:val="20"/>
          <w:rtl/>
          <w:lang w:bidi="fa-IR"/>
        </w:rPr>
        <w:t>یی</w:t>
      </w:r>
      <w:ins w:id="20501" w:author="Mehrnazi Boojari" w:date="2019-01-15T23:10:00Z">
        <w:r w:rsidR="001F4F03">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A457D62" w14:textId="77777777" w:rsidR="00A663B2" w:rsidRPr="00A663B2" w:rsidRDefault="00051F26" w:rsidP="00822F6A">
      <w:pPr>
        <w:pStyle w:val="TOC5"/>
        <w:tabs>
          <w:tab w:val="left" w:pos="6686"/>
          <w:tab w:val="right" w:leader="dot" w:pos="9019"/>
        </w:tabs>
        <w:bidi/>
        <w:jc w:val="both"/>
        <w:rPr>
          <w:rFonts w:ascii="B Lotus" w:eastAsiaTheme="minorEastAsia" w:hAnsi="B Lotus" w:cs="B Lotus"/>
          <w:noProof/>
          <w:sz w:val="18"/>
          <w:szCs w:val="18"/>
        </w:rPr>
      </w:pPr>
      <w:r>
        <w:fldChar w:fldCharType="begin"/>
      </w:r>
      <w:r>
        <w:instrText xml:space="preserve"> HYPERLINK \l "_Toc533782219" </w:instrText>
      </w:r>
      <w:r>
        <w:fldChar w:fldCharType="separate"/>
      </w:r>
      <w:r w:rsidR="00A663B2" w:rsidRPr="00A663B2">
        <w:rPr>
          <w:rStyle w:val="Hyperlink"/>
          <w:rFonts w:ascii="B Lotus" w:hAnsi="B Lotus" w:cs="B Lotus"/>
          <w:noProof/>
          <w:sz w:val="16"/>
          <w:szCs w:val="20"/>
          <w:rtl/>
          <w:lang w:bidi="fa-IR"/>
        </w:rPr>
        <w:t>3</w:t>
      </w:r>
      <w:del w:id="20502" w:author="Mehrnazi Boojari" w:date="2019-01-15T22:41:00Z">
        <w:r w:rsidR="00A663B2" w:rsidRPr="00A663B2" w:rsidDel="00822F6A">
          <w:rPr>
            <w:rStyle w:val="Hyperlink"/>
            <w:rFonts w:ascii="B Lotus" w:hAnsi="B Lotus" w:cs="B Lotus"/>
            <w:noProof/>
            <w:sz w:val="16"/>
            <w:szCs w:val="20"/>
            <w:rtl/>
            <w:lang w:bidi="fa-IR"/>
          </w:rPr>
          <w:delText>.</w:delText>
        </w:r>
      </w:del>
      <w:ins w:id="20503" w:author="Mehrnazi Boojari" w:date="2019-01-15T22:41: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504" w:author="Mehrnazi Boojari" w:date="2019-01-15T22:41:00Z">
        <w:r w:rsidR="00A663B2" w:rsidRPr="00A663B2" w:rsidDel="00822F6A">
          <w:rPr>
            <w:rStyle w:val="Hyperlink"/>
            <w:rFonts w:ascii="B Lotus" w:hAnsi="B Lotus" w:cs="B Lotus"/>
            <w:noProof/>
            <w:sz w:val="16"/>
            <w:szCs w:val="20"/>
            <w:rtl/>
            <w:lang w:bidi="fa-IR"/>
          </w:rPr>
          <w:delText>.</w:delText>
        </w:r>
      </w:del>
      <w:ins w:id="20505" w:author="Mehrnazi Boojari" w:date="2019-01-15T22:41: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506" w:author="Mehrnazi Boojari" w:date="2019-01-15T22:41:00Z">
        <w:r w:rsidR="00A663B2" w:rsidRPr="00A663B2" w:rsidDel="00822F6A">
          <w:rPr>
            <w:rStyle w:val="Hyperlink"/>
            <w:rFonts w:ascii="B Lotus" w:hAnsi="B Lotus" w:cs="B Lotus"/>
            <w:noProof/>
            <w:sz w:val="16"/>
            <w:szCs w:val="20"/>
            <w:rtl/>
            <w:lang w:bidi="fa-IR"/>
          </w:rPr>
          <w:delText>.</w:delText>
        </w:r>
      </w:del>
      <w:ins w:id="20507" w:author="Mehrnazi Boojari" w:date="2019-01-15T22:41: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20508" w:author="Mehrnazi Boojari" w:date="2019-01-15T22:41:00Z">
        <w:r w:rsidR="00A663B2" w:rsidRPr="00A663B2" w:rsidDel="00822F6A">
          <w:rPr>
            <w:rStyle w:val="Hyperlink"/>
            <w:rFonts w:ascii="B Lotus" w:hAnsi="B Lotus" w:cs="B Lotus"/>
            <w:noProof/>
            <w:sz w:val="16"/>
            <w:szCs w:val="20"/>
            <w:rtl/>
            <w:lang w:bidi="fa-IR"/>
          </w:rPr>
          <w:delText>.</w:delText>
        </w:r>
      </w:del>
      <w:ins w:id="20509" w:author="Mehrnazi Boojari" w:date="2019-01-15T22:41: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510" w:author="Mehrnazi Boojari" w:date="2019-01-07T22:31:00Z">
        <w:r w:rsidR="00A663B2" w:rsidRPr="00A663B2" w:rsidDel="00051F26">
          <w:rPr>
            <w:rStyle w:val="Hyperlink"/>
            <w:rFonts w:ascii="B Lotus" w:hAnsi="B Lotus" w:cs="B Lotus"/>
            <w:noProof/>
            <w:sz w:val="16"/>
            <w:szCs w:val="20"/>
            <w:rtl/>
            <w:lang w:bidi="fa-IR"/>
          </w:rPr>
          <w:delText>.ض</w:delText>
        </w:r>
      </w:del>
      <w:ins w:id="20511" w:author="Mehrnazi Boojari" w:date="2019-01-07T22:31:00Z">
        <w:r>
          <w:rPr>
            <w:rStyle w:val="Hyperlink"/>
            <w:rFonts w:ascii="B Lotus" w:hAnsi="B Lotus" w:cs="B Lotus"/>
            <w:noProof/>
            <w:sz w:val="16"/>
            <w:szCs w:val="20"/>
            <w:rtl/>
            <w:lang w:bidi="fa-IR"/>
          </w:rPr>
          <w:t xml:space="preserve"> ض</w:t>
        </w:r>
      </w:ins>
      <w:r w:rsidR="00A663B2" w:rsidRPr="00A663B2">
        <w:rPr>
          <w:rStyle w:val="Hyperlink"/>
          <w:rFonts w:ascii="B Lotus" w:hAnsi="B Lotus" w:cs="B Lotus"/>
          <w:noProof/>
          <w:sz w:val="16"/>
          <w:szCs w:val="20"/>
          <w:rtl/>
          <w:lang w:bidi="fa-IR"/>
        </w:rPr>
        <w:t>عف در طراح</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ساخت مساکن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w:t>
      </w:r>
      <w:del w:id="20512" w:author="Mehrnazi Boojari" w:date="2019-01-10T01:06:00Z">
        <w:r w:rsidR="00A663B2" w:rsidRPr="00A663B2" w:rsidDel="00647583">
          <w:rPr>
            <w:rStyle w:val="Hyperlink"/>
            <w:rFonts w:ascii="B Lotus" w:hAnsi="B Lotus" w:cs="B Lotus"/>
            <w:noProof/>
            <w:sz w:val="16"/>
            <w:szCs w:val="20"/>
            <w:rtl/>
            <w:lang w:bidi="fa-IR"/>
          </w:rPr>
          <w:delText>مبتن</w:delText>
        </w:r>
        <w:r w:rsidR="00A663B2" w:rsidRPr="00A663B2" w:rsidDel="00647583">
          <w:rPr>
            <w:rStyle w:val="Hyperlink"/>
            <w:rFonts w:ascii="B Lotus" w:hAnsi="B Lotus" w:cs="B Lotus" w:hint="cs"/>
            <w:noProof/>
            <w:sz w:val="16"/>
            <w:szCs w:val="20"/>
            <w:rtl/>
            <w:lang w:bidi="fa-IR"/>
          </w:rPr>
          <w:delText>ی</w:delText>
        </w:r>
        <w:r w:rsidR="00A663B2" w:rsidRPr="00A663B2" w:rsidDel="00647583">
          <w:rPr>
            <w:rStyle w:val="Hyperlink"/>
            <w:rFonts w:ascii="B Lotus" w:hAnsi="B Lotus" w:cs="B Lotus"/>
            <w:noProof/>
            <w:sz w:val="16"/>
            <w:szCs w:val="20"/>
            <w:rtl/>
            <w:lang w:bidi="fa-IR"/>
          </w:rPr>
          <w:delText xml:space="preserve"> بر</w:delText>
        </w:r>
      </w:del>
      <w:ins w:id="20513" w:author="Mehrnazi Boojari" w:date="2019-01-10T01:06:00Z">
        <w:r w:rsidR="00647583">
          <w:rPr>
            <w:rStyle w:val="Hyperlink"/>
            <w:rFonts w:ascii="B Lotus" w:hAnsi="B Lotus" w:cs="B Lotus"/>
            <w:noProof/>
            <w:sz w:val="16"/>
            <w:szCs w:val="20"/>
            <w:rtl/>
            <w:lang w:bidi="fa-IR"/>
          </w:rPr>
          <w:t>مبتنی</w:t>
        </w:r>
        <w:r w:rsidR="00647583">
          <w:rPr>
            <w:rStyle w:val="Hyperlink"/>
            <w:rFonts w:ascii="Times New Roman" w:hAnsi="Times New Roman" w:cs="Times New Roman" w:hint="cs"/>
            <w:noProof/>
            <w:sz w:val="16"/>
            <w:szCs w:val="20"/>
            <w:rtl/>
            <w:lang w:bidi="fa-IR"/>
          </w:rPr>
          <w:t> </w:t>
        </w:r>
        <w:r w:rsidR="00647583">
          <w:rPr>
            <w:rStyle w:val="Hyperlink"/>
            <w:rFonts w:ascii="B Lotus" w:hAnsi="B Lotus" w:cs="B Lotus"/>
            <w:noProof/>
            <w:sz w:val="16"/>
            <w:szCs w:val="20"/>
            <w:rtl/>
            <w:lang w:bidi="fa-IR"/>
          </w:rPr>
          <w:t>بر</w:t>
        </w:r>
      </w:ins>
      <w:r w:rsidR="00A663B2" w:rsidRPr="00A663B2">
        <w:rPr>
          <w:rStyle w:val="Hyperlink"/>
          <w:rFonts w:ascii="B Lotus" w:hAnsi="B Lotus" w:cs="B Lotus"/>
          <w:noProof/>
          <w:sz w:val="16"/>
          <w:szCs w:val="20"/>
          <w:rtl/>
          <w:lang w:bidi="fa-IR"/>
        </w:rPr>
        <w:t xml:space="preserve"> به</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نگ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مصرف انرژ</w:t>
      </w:r>
      <w:r w:rsidR="00A663B2" w:rsidRPr="00A663B2">
        <w:rPr>
          <w:rStyle w:val="Hyperlink"/>
          <w:rFonts w:ascii="B Lotus" w:hAnsi="B Lotus" w:cs="B Lotus" w:hint="cs"/>
          <w:noProof/>
          <w:sz w:val="16"/>
          <w:szCs w:val="20"/>
          <w:rtl/>
          <w:lang w:bidi="fa-IR"/>
        </w:rPr>
        <w:t>ی</w:t>
      </w:r>
      <w:ins w:id="20514" w:author="Mehrnazi Boojari" w:date="2019-01-15T23:10:00Z">
        <w:r w:rsidR="001F4F03">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_Toc533782219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6E80BEB" w14:textId="77777777" w:rsidR="00A663B2" w:rsidRPr="00A663B2" w:rsidRDefault="00572891" w:rsidP="00822F6A">
      <w:pPr>
        <w:pStyle w:val="TOC2"/>
        <w:tabs>
          <w:tab w:val="left" w:pos="3968"/>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"_Toc533782220" </w:instrText>
      </w:r>
      <w:r>
        <w:fldChar w:fldCharType="separate"/>
      </w:r>
      <w:r w:rsidR="00A663B2" w:rsidRPr="00A663B2">
        <w:rPr>
          <w:rStyle w:val="Hyperlink"/>
          <w:rFonts w:ascii="B Lotus" w:hAnsi="B Lotus" w:cs="B Lotus"/>
          <w:noProof/>
          <w:sz w:val="18"/>
          <w:szCs w:val="22"/>
          <w:rtl/>
          <w:lang w:bidi="fa-IR"/>
        </w:rPr>
        <w:t>3</w:t>
      </w:r>
      <w:del w:id="20515" w:author="Mehrnazi Boojari" w:date="2019-01-15T22:41:00Z">
        <w:r w:rsidR="00A663B2" w:rsidRPr="00A663B2" w:rsidDel="00822F6A">
          <w:rPr>
            <w:rStyle w:val="Hyperlink"/>
            <w:rFonts w:ascii="B Lotus" w:hAnsi="B Lotus" w:cs="B Lotus"/>
            <w:noProof/>
            <w:sz w:val="18"/>
            <w:szCs w:val="22"/>
            <w:rtl/>
            <w:lang w:bidi="fa-IR"/>
          </w:rPr>
          <w:delText>.</w:delText>
        </w:r>
      </w:del>
      <w:ins w:id="20516" w:author="Mehrnazi Boojari" w:date="2019-01-15T22:41:00Z">
        <w:r w:rsidR="00822F6A">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2</w:t>
      </w:r>
      <w:del w:id="20517" w:author="Mehrnazi Boojari" w:date="2019-01-07T12:16:00Z">
        <w:r w:rsidR="00A663B2" w:rsidRPr="00A663B2" w:rsidDel="002F77AF">
          <w:rPr>
            <w:rStyle w:val="Hyperlink"/>
            <w:rFonts w:ascii="B Lotus" w:hAnsi="B Lotus" w:cs="B Lotus"/>
            <w:noProof/>
            <w:sz w:val="18"/>
            <w:szCs w:val="22"/>
            <w:rtl/>
            <w:lang w:bidi="fa-IR"/>
          </w:rPr>
          <w:delText>.ن</w:delText>
        </w:r>
      </w:del>
      <w:ins w:id="20518" w:author="Mehrnazi Boojari" w:date="2019-01-07T12:16:00Z">
        <w:r w:rsidR="002F77AF">
          <w:rPr>
            <w:rStyle w:val="Hyperlink"/>
            <w:rFonts w:ascii="B Lotus" w:hAnsi="B Lotus" w:cs="B Lotus"/>
            <w:noProof/>
            <w:sz w:val="18"/>
            <w:szCs w:val="22"/>
            <w:rtl/>
            <w:lang w:bidi="fa-IR"/>
          </w:rPr>
          <w:t xml:space="preserve"> ن</w:t>
        </w:r>
      </w:ins>
      <w:r w:rsidR="00A663B2" w:rsidRPr="00A663B2">
        <w:rPr>
          <w:rStyle w:val="Hyperlink"/>
          <w:rFonts w:ascii="B Lotus" w:hAnsi="B Lotus" w:cs="B Lotus"/>
          <w:noProof/>
          <w:sz w:val="18"/>
          <w:szCs w:val="22"/>
          <w:rtl/>
          <w:lang w:bidi="fa-IR"/>
        </w:rPr>
        <w:t>سبت مسکن روستا</w:t>
      </w:r>
      <w:r w:rsidR="00A663B2" w:rsidRPr="00A663B2">
        <w:rPr>
          <w:rStyle w:val="Hyperlink"/>
          <w:rFonts w:ascii="B Lotus" w:hAnsi="B Lotus" w:cs="B Lotus" w:hint="cs"/>
          <w:noProof/>
          <w:sz w:val="18"/>
          <w:szCs w:val="22"/>
          <w:rtl/>
          <w:lang w:bidi="fa-IR"/>
        </w:rPr>
        <w:t>یی</w:t>
      </w:r>
      <w:r w:rsidR="00A663B2" w:rsidRPr="00A663B2">
        <w:rPr>
          <w:rStyle w:val="Hyperlink"/>
          <w:rFonts w:ascii="B Lotus" w:hAnsi="B Lotus" w:cs="B Lotus"/>
          <w:noProof/>
          <w:sz w:val="18"/>
          <w:szCs w:val="22"/>
          <w:rtl/>
          <w:lang w:bidi="fa-IR"/>
        </w:rPr>
        <w:t xml:space="preserve"> و اسناد </w:t>
      </w:r>
      <w:del w:id="20519" w:author="Mehrnazi Boojari" w:date="2019-01-07T09:48:00Z">
        <w:r w:rsidR="00A663B2" w:rsidRPr="00A663B2" w:rsidDel="006F7CCF">
          <w:rPr>
            <w:rStyle w:val="Hyperlink"/>
            <w:rFonts w:ascii="B Lotus" w:hAnsi="B Lotus" w:cs="B Lotus"/>
            <w:noProof/>
            <w:sz w:val="18"/>
            <w:szCs w:val="22"/>
            <w:rtl/>
            <w:lang w:bidi="fa-IR"/>
          </w:rPr>
          <w:delText>ب</w:delText>
        </w:r>
        <w:r w:rsidR="00A663B2" w:rsidRPr="00A663B2" w:rsidDel="006F7CCF">
          <w:rPr>
            <w:rStyle w:val="Hyperlink"/>
            <w:rFonts w:ascii="B Lotus" w:hAnsi="B Lotus" w:cs="B Lotus" w:hint="cs"/>
            <w:noProof/>
            <w:sz w:val="18"/>
            <w:szCs w:val="22"/>
            <w:rtl/>
            <w:lang w:bidi="fa-IR"/>
          </w:rPr>
          <w:delText>ی</w:delText>
        </w:r>
        <w:r w:rsidR="00A663B2" w:rsidRPr="00A663B2" w:rsidDel="006F7CCF">
          <w:rPr>
            <w:rStyle w:val="Hyperlink"/>
            <w:rFonts w:ascii="B Lotus" w:hAnsi="B Lotus" w:cs="B Lotus" w:hint="eastAsia"/>
            <w:noProof/>
            <w:sz w:val="18"/>
            <w:szCs w:val="22"/>
            <w:rtl/>
            <w:lang w:bidi="fa-IR"/>
          </w:rPr>
          <w:delText>ن</w:delText>
        </w:r>
        <w:r w:rsidR="00A663B2" w:rsidRPr="00A663B2" w:rsidDel="006F7CCF">
          <w:rPr>
            <w:rStyle w:val="Hyperlink"/>
            <w:rFonts w:ascii="B Lotus" w:hAnsi="B Lotus" w:cs="B Lotus"/>
            <w:noProof/>
            <w:sz w:val="18"/>
            <w:szCs w:val="22"/>
            <w:rtl/>
            <w:lang w:bidi="fa-IR"/>
          </w:rPr>
          <w:delText xml:space="preserve"> الملل</w:delText>
        </w:r>
      </w:del>
      <w:ins w:id="20520" w:author="Mehrnazi Boojari" w:date="2019-01-07T09:48:00Z">
        <w:r w:rsidR="006F7CCF">
          <w:rPr>
            <w:rStyle w:val="Hyperlink"/>
            <w:rFonts w:ascii="B Lotus" w:hAnsi="B Lotus" w:cs="B Lotus"/>
            <w:noProof/>
            <w:sz w:val="18"/>
            <w:szCs w:val="22"/>
            <w:rtl/>
            <w:lang w:bidi="fa-IR"/>
          </w:rPr>
          <w:t>بین</w:t>
        </w:r>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الملل</w:t>
        </w:r>
      </w:ins>
      <w:r w:rsidR="00A663B2" w:rsidRPr="00A663B2">
        <w:rPr>
          <w:rStyle w:val="Hyperlink"/>
          <w:rFonts w:ascii="B Lotus" w:hAnsi="B Lotus" w:cs="B Lotus" w:hint="cs"/>
          <w:noProof/>
          <w:sz w:val="18"/>
          <w:szCs w:val="22"/>
          <w:rtl/>
          <w:lang w:bidi="fa-IR"/>
        </w:rPr>
        <w:t>ی</w:t>
      </w:r>
      <w:ins w:id="20521" w:author="Mehrnazi Boojari" w:date="2019-01-08T00:12:00Z">
        <w:r w:rsidR="002C7B50">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_Toc533782220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74</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7F1DFEC0" w14:textId="77777777" w:rsidR="00A663B2" w:rsidRPr="00A663B2" w:rsidRDefault="00572891" w:rsidP="00822F6A">
      <w:pPr>
        <w:pStyle w:val="TOC2"/>
        <w:tabs>
          <w:tab w:val="left" w:pos="3232"/>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"_Toc533782221" </w:instrText>
      </w:r>
      <w:r>
        <w:fldChar w:fldCharType="separate"/>
      </w:r>
      <w:r w:rsidR="00A663B2" w:rsidRPr="00A663B2">
        <w:rPr>
          <w:rStyle w:val="Hyperlink"/>
          <w:rFonts w:ascii="B Lotus" w:hAnsi="B Lotus" w:cs="B Lotus"/>
          <w:noProof/>
          <w:sz w:val="18"/>
          <w:szCs w:val="22"/>
          <w:rtl/>
          <w:lang w:bidi="fa-IR"/>
        </w:rPr>
        <w:t>3</w:t>
      </w:r>
      <w:del w:id="20522" w:author="Mehrnazi Boojari" w:date="2019-01-15T22:41:00Z">
        <w:r w:rsidR="00A663B2" w:rsidRPr="00A663B2" w:rsidDel="00822F6A">
          <w:rPr>
            <w:rStyle w:val="Hyperlink"/>
            <w:rFonts w:ascii="B Lotus" w:hAnsi="B Lotus" w:cs="B Lotus"/>
            <w:noProof/>
            <w:sz w:val="18"/>
            <w:szCs w:val="22"/>
            <w:rtl/>
            <w:lang w:bidi="fa-IR"/>
          </w:rPr>
          <w:delText>.</w:delText>
        </w:r>
      </w:del>
      <w:ins w:id="20523" w:author="Mehrnazi Boojari" w:date="2019-01-15T22:41:00Z">
        <w:r w:rsidR="00822F6A">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3</w:t>
      </w:r>
      <w:del w:id="20524" w:author="Mehrnazi Boojari" w:date="2019-01-07T22:34:00Z">
        <w:r w:rsidR="00A663B2" w:rsidRPr="00A663B2" w:rsidDel="00051F26">
          <w:rPr>
            <w:rStyle w:val="Hyperlink"/>
            <w:rFonts w:ascii="B Lotus" w:hAnsi="B Lotus" w:cs="B Lotus"/>
            <w:noProof/>
            <w:sz w:val="18"/>
            <w:szCs w:val="22"/>
            <w:rtl/>
            <w:lang w:bidi="fa-IR"/>
          </w:rPr>
          <w:delText>.ت</w:delText>
        </w:r>
      </w:del>
      <w:ins w:id="20525" w:author="Mehrnazi Boojari" w:date="2019-01-07T22:34:00Z">
        <w:r w:rsidR="00051F26">
          <w:rPr>
            <w:rStyle w:val="Hyperlink"/>
            <w:rFonts w:ascii="B Lotus" w:hAnsi="B Lotus" w:cs="B Lotus"/>
            <w:noProof/>
            <w:sz w:val="18"/>
            <w:szCs w:val="22"/>
            <w:rtl/>
            <w:lang w:bidi="fa-IR"/>
          </w:rPr>
          <w:t xml:space="preserve"> ت</w:t>
        </w:r>
      </w:ins>
      <w:r w:rsidR="00A663B2" w:rsidRPr="00A663B2">
        <w:rPr>
          <w:rStyle w:val="Hyperlink"/>
          <w:rFonts w:ascii="B Lotus" w:hAnsi="B Lotus" w:cs="B Lotus"/>
          <w:noProof/>
          <w:sz w:val="18"/>
          <w:szCs w:val="22"/>
          <w:rtl/>
          <w:lang w:bidi="fa-IR"/>
        </w:rPr>
        <w:t>ب</w:t>
      </w:r>
      <w:r w:rsidR="00A663B2" w:rsidRPr="00A663B2">
        <w:rPr>
          <w:rStyle w:val="Hyperlink"/>
          <w:rFonts w:ascii="B Lotus" w:hAnsi="B Lotus" w:cs="B Lotus" w:hint="cs"/>
          <w:noProof/>
          <w:sz w:val="18"/>
          <w:szCs w:val="22"/>
          <w:rtl/>
          <w:lang w:bidi="fa-IR"/>
        </w:rPr>
        <w:t>یی</w:t>
      </w:r>
      <w:r w:rsidR="00A663B2" w:rsidRPr="00A663B2">
        <w:rPr>
          <w:rStyle w:val="Hyperlink"/>
          <w:rFonts w:ascii="B Lotus" w:hAnsi="B Lotus" w:cs="B Lotus" w:hint="eastAsia"/>
          <w:noProof/>
          <w:sz w:val="18"/>
          <w:szCs w:val="22"/>
          <w:rtl/>
          <w:lang w:bidi="fa-IR"/>
        </w:rPr>
        <w:t>ن</w:t>
      </w:r>
      <w:r w:rsidR="00A663B2" w:rsidRPr="00A663B2">
        <w:rPr>
          <w:rStyle w:val="Hyperlink"/>
          <w:rFonts w:ascii="B Lotus" w:hAnsi="B Lotus" w:cs="B Lotus"/>
          <w:noProof/>
          <w:sz w:val="18"/>
          <w:szCs w:val="22"/>
          <w:rtl/>
          <w:lang w:bidi="fa-IR"/>
        </w:rPr>
        <w:t xml:space="preserve"> عمل</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ات</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noProof/>
          <w:sz w:val="18"/>
          <w:szCs w:val="22"/>
          <w:rtl/>
          <w:lang w:bidi="fa-IR"/>
        </w:rPr>
        <w:t xml:space="preserve"> چالش</w:t>
      </w:r>
      <w:del w:id="20526" w:author="Mehrnazi Boojari" w:date="2019-01-07T09:46:00Z">
        <w:r w:rsidR="00A663B2" w:rsidRPr="00A663B2" w:rsidDel="006F7CCF">
          <w:rPr>
            <w:rStyle w:val="Hyperlink"/>
            <w:rFonts w:ascii="B Lotus" w:hAnsi="B Lotus" w:cs="B Lotus"/>
            <w:noProof/>
            <w:sz w:val="18"/>
            <w:szCs w:val="22"/>
            <w:rtl/>
            <w:lang w:bidi="fa-IR"/>
          </w:rPr>
          <w:delText xml:space="preserve"> ها</w:delText>
        </w:r>
        <w:r w:rsidR="00A663B2" w:rsidRPr="00A663B2" w:rsidDel="006F7CCF">
          <w:rPr>
            <w:rStyle w:val="Hyperlink"/>
            <w:rFonts w:ascii="B Lotus" w:hAnsi="B Lotus" w:cs="B Lotus" w:hint="cs"/>
            <w:noProof/>
            <w:sz w:val="18"/>
            <w:szCs w:val="22"/>
            <w:rtl/>
            <w:lang w:bidi="fa-IR"/>
          </w:rPr>
          <w:delText>ی</w:delText>
        </w:r>
        <w:r w:rsidR="00A663B2" w:rsidRPr="00A663B2" w:rsidDel="006F7CCF">
          <w:rPr>
            <w:rStyle w:val="Hyperlink"/>
            <w:rFonts w:ascii="B Lotus" w:hAnsi="B Lotus" w:cs="B Lotus"/>
            <w:noProof/>
            <w:sz w:val="18"/>
            <w:szCs w:val="22"/>
            <w:rtl/>
            <w:lang w:bidi="fa-IR"/>
          </w:rPr>
          <w:delText xml:space="preserve"> </w:delText>
        </w:r>
      </w:del>
      <w:ins w:id="20527" w:author="Mehrnazi Boojari" w:date="2019-01-07T09:46:00Z">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 xml:space="preserve">های </w:t>
        </w:r>
      </w:ins>
      <w:r w:rsidR="00A663B2" w:rsidRPr="00A663B2">
        <w:rPr>
          <w:rStyle w:val="Hyperlink"/>
          <w:rFonts w:ascii="B Lotus" w:hAnsi="B Lotus" w:cs="B Lotus"/>
          <w:noProof/>
          <w:sz w:val="18"/>
          <w:szCs w:val="22"/>
          <w:rtl/>
          <w:lang w:bidi="fa-IR"/>
        </w:rPr>
        <w:t>مسکن</w:t>
      </w:r>
      <w:ins w:id="20528" w:author="Mehrnazi Boojari" w:date="2019-01-08T00:12:00Z">
        <w:r w:rsidR="002C7B50">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_Toc533782221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76</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3CC2F76C" w14:textId="77777777" w:rsidR="00A663B2" w:rsidRPr="00A663B2" w:rsidRDefault="00952B49" w:rsidP="00822F6A">
      <w:pPr>
        <w:pStyle w:val="TOC3"/>
        <w:tabs>
          <w:tab w:val="left" w:pos="1540"/>
          <w:tab w:val="right" w:leader="dot" w:pos="9019"/>
        </w:tabs>
        <w:bidi/>
        <w:jc w:val="both"/>
        <w:rPr>
          <w:rFonts w:ascii="B Lotus" w:eastAsiaTheme="minorEastAsia" w:hAnsi="B Lotus" w:cs="B Lotus"/>
          <w:noProof/>
          <w:sz w:val="18"/>
          <w:szCs w:val="18"/>
        </w:rPr>
      </w:pPr>
      <w:r>
        <w:fldChar w:fldCharType="begin"/>
      </w:r>
      <w:r>
        <w:instrText xml:space="preserve"> HYPERLINK \l "_Toc533782222" </w:instrText>
      </w:r>
      <w:r>
        <w:fldChar w:fldCharType="separate"/>
      </w:r>
      <w:r w:rsidR="00A663B2" w:rsidRPr="00A663B2">
        <w:rPr>
          <w:rStyle w:val="Hyperlink"/>
          <w:rFonts w:ascii="B Lotus" w:hAnsi="B Lotus" w:cs="B Lotus"/>
          <w:noProof/>
          <w:sz w:val="16"/>
          <w:szCs w:val="20"/>
          <w:rtl/>
          <w:lang w:bidi="fa-IR"/>
        </w:rPr>
        <w:t>3</w:t>
      </w:r>
      <w:del w:id="20529" w:author="Mehrnazi Boojari" w:date="2019-01-15T22:42:00Z">
        <w:r w:rsidR="00A663B2" w:rsidRPr="00A663B2" w:rsidDel="00822F6A">
          <w:rPr>
            <w:rStyle w:val="Hyperlink"/>
            <w:rFonts w:ascii="B Lotus" w:hAnsi="B Lotus" w:cs="B Lotus"/>
            <w:noProof/>
            <w:sz w:val="16"/>
            <w:szCs w:val="20"/>
            <w:rtl/>
            <w:lang w:bidi="fa-IR"/>
          </w:rPr>
          <w:delText>.</w:delText>
        </w:r>
      </w:del>
      <w:ins w:id="20530" w:author="Mehrnazi Boojari" w:date="2019-01-15T22:42: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531" w:author="Mehrnazi Boojari" w:date="2019-01-15T22:42:00Z">
        <w:r w:rsidR="00A663B2" w:rsidRPr="00A663B2" w:rsidDel="00822F6A">
          <w:rPr>
            <w:rStyle w:val="Hyperlink"/>
            <w:rFonts w:ascii="B Lotus" w:hAnsi="B Lotus" w:cs="B Lotus"/>
            <w:noProof/>
            <w:sz w:val="16"/>
            <w:szCs w:val="20"/>
            <w:rtl/>
            <w:lang w:bidi="fa-IR"/>
          </w:rPr>
          <w:delText>.</w:delText>
        </w:r>
      </w:del>
      <w:ins w:id="20532" w:author="Mehrnazi Boojari" w:date="2019-01-15T22:42:00Z">
        <w:r w:rsidR="00822F6A">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533" w:author="Mehrnazi Boojari" w:date="2019-01-08T02:23:00Z">
        <w:r w:rsidR="00A663B2" w:rsidRPr="00A663B2" w:rsidDel="00011A5C">
          <w:rPr>
            <w:rStyle w:val="Hyperlink"/>
            <w:rFonts w:ascii="B Lotus" w:hAnsi="B Lotus" w:cs="B Lotus"/>
            <w:noProof/>
            <w:sz w:val="16"/>
            <w:szCs w:val="20"/>
            <w:rtl/>
            <w:lang w:bidi="fa-IR"/>
          </w:rPr>
          <w:delText>.پ</w:delText>
        </w:r>
      </w:del>
      <w:ins w:id="20534" w:author="Mehrnazi Boojari" w:date="2019-01-08T02:23:00Z">
        <w:r w:rsidR="00011A5C">
          <w:rPr>
            <w:rStyle w:val="Hyperlink"/>
            <w:rFonts w:ascii="B Lotus" w:hAnsi="B Lotus" w:cs="B Lotus"/>
            <w:noProof/>
            <w:sz w:val="16"/>
            <w:szCs w:val="20"/>
            <w:rtl/>
            <w:lang w:bidi="fa-IR"/>
          </w:rPr>
          <w:t xml:space="preserve"> </w:t>
        </w:r>
      </w:ins>
      <w:del w:id="20535" w:author="Mehrnazi Boojari" w:date="2019-01-09T23:34:00Z">
        <w:r w:rsidR="00A663B2" w:rsidRPr="00A663B2" w:rsidDel="00947B53">
          <w:rPr>
            <w:rStyle w:val="Hyperlink"/>
            <w:rFonts w:ascii="B Lotus" w:hAnsi="B Lotus" w:cs="B Lotus"/>
            <w:noProof/>
            <w:sz w:val="16"/>
            <w:szCs w:val="20"/>
            <w:rtl/>
            <w:lang w:bidi="fa-IR"/>
          </w:rPr>
          <w:delText>رسشنامه</w:delText>
        </w:r>
      </w:del>
      <w:ins w:id="20536" w:author="Mehrnazi Boojari" w:date="2019-01-09T23:34:00Z">
        <w:r w:rsidR="00947B53">
          <w:rPr>
            <w:rStyle w:val="Hyperlink"/>
            <w:rFonts w:ascii="B Lotus" w:hAnsi="B Lotus" w:cs="B Lotus"/>
            <w:noProof/>
            <w:sz w:val="16"/>
            <w:szCs w:val="20"/>
            <w:rtl/>
            <w:lang w:bidi="fa-IR"/>
          </w:rPr>
          <w:t>پرسش</w:t>
        </w:r>
        <w:r w:rsidR="00947B53">
          <w:rPr>
            <w:rStyle w:val="Hyperlink"/>
            <w:rFonts w:ascii="B Lotus" w:hAnsi="B Lotus" w:cs="B Lotus" w:hint="cs"/>
            <w:noProof/>
            <w:sz w:val="16"/>
            <w:szCs w:val="20"/>
            <w:rtl/>
            <w:lang w:bidi="fa-IR"/>
          </w:rPr>
          <w:t>‌</w:t>
        </w:r>
        <w:r w:rsidR="00947B53">
          <w:rPr>
            <w:rStyle w:val="Hyperlink"/>
            <w:rFonts w:ascii="B Lotus" w:hAnsi="B Lotus" w:cs="B Lotus"/>
            <w:noProof/>
            <w:sz w:val="16"/>
            <w:szCs w:val="20"/>
            <w:rtl/>
            <w:lang w:bidi="fa-IR"/>
          </w:rPr>
          <w:t>نامه</w:t>
        </w:r>
      </w:ins>
      <w:ins w:id="20537" w:author="Mehrnazi Boojari" w:date="2019-01-15T22:43:00Z">
        <w:r w:rsidR="00BA347D">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_Toc533782222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E9AC4D3" w14:textId="77777777" w:rsidR="00A663B2" w:rsidRPr="00A663B2" w:rsidRDefault="00952B49" w:rsidP="00BA347D">
      <w:pPr>
        <w:pStyle w:val="TOC4"/>
        <w:tabs>
          <w:tab w:val="left" w:pos="2673"/>
          <w:tab w:val="right" w:leader="dot" w:pos="9019"/>
        </w:tabs>
        <w:bidi/>
        <w:jc w:val="both"/>
        <w:rPr>
          <w:rFonts w:ascii="B Lotus" w:eastAsiaTheme="minorEastAsia" w:hAnsi="B Lotus" w:cs="B Lotus"/>
          <w:noProof/>
          <w:sz w:val="18"/>
          <w:szCs w:val="18"/>
        </w:rPr>
      </w:pPr>
      <w:r>
        <w:fldChar w:fldCharType="begin"/>
      </w:r>
      <w:r>
        <w:instrText xml:space="preserve"> HYPERLINK \l "_Toc533782223" </w:instrText>
      </w:r>
      <w:r>
        <w:fldChar w:fldCharType="separate"/>
      </w:r>
      <w:r w:rsidR="00A663B2" w:rsidRPr="00A663B2">
        <w:rPr>
          <w:rStyle w:val="Hyperlink"/>
          <w:rFonts w:ascii="B Lotus" w:hAnsi="B Lotus" w:cs="B Lotus"/>
          <w:noProof/>
          <w:sz w:val="16"/>
          <w:szCs w:val="20"/>
          <w:rtl/>
          <w:lang w:bidi="fa-IR"/>
        </w:rPr>
        <w:t>3</w:t>
      </w:r>
      <w:del w:id="20538" w:author="Mehrnazi Boojari" w:date="2019-01-15T22:43:00Z">
        <w:r w:rsidR="00A663B2" w:rsidRPr="00A663B2" w:rsidDel="00BA347D">
          <w:rPr>
            <w:rStyle w:val="Hyperlink"/>
            <w:rFonts w:ascii="B Lotus" w:hAnsi="B Lotus" w:cs="B Lotus"/>
            <w:noProof/>
            <w:sz w:val="16"/>
            <w:szCs w:val="20"/>
            <w:rtl/>
            <w:lang w:bidi="fa-IR"/>
          </w:rPr>
          <w:delText>.</w:delText>
        </w:r>
      </w:del>
      <w:ins w:id="20539" w:author="Mehrnazi Boojari" w:date="2019-01-15T22:43:00Z">
        <w:r w:rsidR="00BA347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540" w:author="Mehrnazi Boojari" w:date="2019-01-15T22:43:00Z">
        <w:r w:rsidR="00A663B2" w:rsidRPr="00A663B2" w:rsidDel="00BA347D">
          <w:rPr>
            <w:rStyle w:val="Hyperlink"/>
            <w:rFonts w:ascii="B Lotus" w:hAnsi="B Lotus" w:cs="B Lotus"/>
            <w:noProof/>
            <w:sz w:val="16"/>
            <w:szCs w:val="20"/>
            <w:rtl/>
            <w:lang w:bidi="fa-IR"/>
          </w:rPr>
          <w:delText>.</w:delText>
        </w:r>
      </w:del>
      <w:ins w:id="20541" w:author="Mehrnazi Boojari" w:date="2019-01-15T22:43:00Z">
        <w:r w:rsidR="00BA347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542" w:author="Mehrnazi Boojari" w:date="2019-01-15T22:43:00Z">
        <w:r w:rsidR="00A663B2" w:rsidRPr="00A663B2" w:rsidDel="00BA347D">
          <w:rPr>
            <w:rStyle w:val="Hyperlink"/>
            <w:rFonts w:ascii="B Lotus" w:hAnsi="B Lotus" w:cs="B Lotus"/>
            <w:noProof/>
            <w:sz w:val="16"/>
            <w:szCs w:val="20"/>
            <w:rtl/>
            <w:lang w:bidi="fa-IR"/>
          </w:rPr>
          <w:delText>.</w:delText>
        </w:r>
      </w:del>
      <w:ins w:id="20543" w:author="Mehrnazi Boojari" w:date="2019-01-15T22:43:00Z">
        <w:r w:rsidR="00BA347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544" w:author="Mehrnazi Boojari" w:date="2019-01-10T07:14:00Z">
        <w:r w:rsidR="00A663B2" w:rsidRPr="00A663B2" w:rsidDel="00E61B6E">
          <w:rPr>
            <w:rStyle w:val="Hyperlink"/>
            <w:rFonts w:ascii="B Lotus" w:hAnsi="B Lotus" w:cs="B Lotus"/>
            <w:noProof/>
            <w:sz w:val="16"/>
            <w:szCs w:val="20"/>
            <w:rtl/>
            <w:lang w:bidi="fa-IR"/>
          </w:rPr>
          <w:delText>.ر</w:delText>
        </w:r>
      </w:del>
      <w:ins w:id="20545" w:author="Mehrnazi Boojari" w:date="2019-01-10T07:14:00Z">
        <w:r w:rsidR="00E61B6E">
          <w:rPr>
            <w:rStyle w:val="Hyperlink"/>
            <w:rFonts w:ascii="B Lotus" w:hAnsi="B Lotus" w:cs="B Lotus"/>
            <w:noProof/>
            <w:sz w:val="16"/>
            <w:szCs w:val="20"/>
            <w:rtl/>
            <w:lang w:bidi="fa-IR"/>
          </w:rPr>
          <w:t xml:space="preserve"> ر</w:t>
        </w:r>
      </w:ins>
      <w:r w:rsidR="00A663B2" w:rsidRPr="00A663B2">
        <w:rPr>
          <w:rStyle w:val="Hyperlink"/>
          <w:rFonts w:ascii="B Lotus" w:hAnsi="B Lotus" w:cs="B Lotus"/>
          <w:noProof/>
          <w:sz w:val="16"/>
          <w:szCs w:val="20"/>
          <w:rtl/>
          <w:lang w:bidi="fa-IR"/>
        </w:rPr>
        <w:t>وا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و پا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w:t>
      </w:r>
      <w:del w:id="20546" w:author="Mehrnazi Boojari" w:date="2019-01-09T23:34:00Z">
        <w:r w:rsidR="00A663B2" w:rsidRPr="00A663B2" w:rsidDel="00947B53">
          <w:rPr>
            <w:rStyle w:val="Hyperlink"/>
            <w:rFonts w:ascii="B Lotus" w:hAnsi="B Lotus" w:cs="B Lotus"/>
            <w:noProof/>
            <w:sz w:val="16"/>
            <w:szCs w:val="20"/>
            <w:rtl/>
            <w:lang w:bidi="fa-IR"/>
          </w:rPr>
          <w:delText>پرسشنامه</w:delText>
        </w:r>
      </w:del>
      <w:ins w:id="20547" w:author="Mehrnazi Boojari" w:date="2019-01-09T23:34:00Z">
        <w:r w:rsidR="00947B53">
          <w:rPr>
            <w:rStyle w:val="Hyperlink"/>
            <w:rFonts w:ascii="B Lotus" w:hAnsi="B Lotus" w:cs="B Lotus"/>
            <w:noProof/>
            <w:sz w:val="16"/>
            <w:szCs w:val="20"/>
            <w:rtl/>
            <w:lang w:bidi="fa-IR"/>
          </w:rPr>
          <w:t>پرسش</w:t>
        </w:r>
        <w:r w:rsidR="00947B53">
          <w:rPr>
            <w:rStyle w:val="Hyperlink"/>
            <w:rFonts w:ascii="B Lotus" w:hAnsi="B Lotus" w:cs="B Lotus" w:hint="cs"/>
            <w:noProof/>
            <w:sz w:val="16"/>
            <w:szCs w:val="20"/>
            <w:rtl/>
            <w:lang w:bidi="fa-IR"/>
          </w:rPr>
          <w:t>‌</w:t>
        </w:r>
        <w:r w:rsidR="00947B53">
          <w:rPr>
            <w:rStyle w:val="Hyperlink"/>
            <w:rFonts w:ascii="B Lotus" w:hAnsi="B Lotus" w:cs="B Lotus"/>
            <w:noProof/>
            <w:sz w:val="16"/>
            <w:szCs w:val="20"/>
            <w:rtl/>
            <w:lang w:bidi="fa-IR"/>
          </w:rPr>
          <w:t>نامه</w:t>
        </w:r>
      </w:ins>
      <w:ins w:id="20548" w:author="Mehrnazi Boojari" w:date="2019-01-08T00:12:00Z">
        <w:r w:rsidR="002C7B50">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_Toc533782223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27D9D48" w14:textId="77777777" w:rsidR="00A663B2" w:rsidRPr="00A663B2" w:rsidRDefault="00C92AF9" w:rsidP="00BA347D">
      <w:pPr>
        <w:pStyle w:val="TOC4"/>
        <w:tabs>
          <w:tab w:val="left" w:pos="3215"/>
          <w:tab w:val="right" w:leader="dot" w:pos="9019"/>
        </w:tabs>
        <w:bidi/>
        <w:jc w:val="both"/>
        <w:rPr>
          <w:rFonts w:ascii="B Lotus" w:eastAsiaTheme="minorEastAsia" w:hAnsi="B Lotus" w:cs="B Lotus"/>
          <w:noProof/>
          <w:sz w:val="18"/>
          <w:szCs w:val="18"/>
        </w:rPr>
      </w:pPr>
      <w:r>
        <w:fldChar w:fldCharType="begin"/>
      </w:r>
      <w:r>
        <w:instrText xml:space="preserve"> HYPERLINK \l "_Toc533782224" </w:instrText>
      </w:r>
      <w:r>
        <w:fldChar w:fldCharType="separate"/>
      </w:r>
      <w:r w:rsidR="00A663B2" w:rsidRPr="00A663B2">
        <w:rPr>
          <w:rStyle w:val="Hyperlink"/>
          <w:rFonts w:ascii="B Lotus" w:hAnsi="B Lotus" w:cs="B Lotus"/>
          <w:noProof/>
          <w:sz w:val="16"/>
          <w:szCs w:val="20"/>
          <w:rtl/>
          <w:lang w:bidi="fa-IR"/>
        </w:rPr>
        <w:t>3</w:t>
      </w:r>
      <w:del w:id="20549" w:author="Mehrnazi Boojari" w:date="2019-01-15T22:44:00Z">
        <w:r w:rsidR="00A663B2" w:rsidRPr="00A663B2" w:rsidDel="00BA347D">
          <w:rPr>
            <w:rStyle w:val="Hyperlink"/>
            <w:rFonts w:ascii="B Lotus" w:hAnsi="B Lotus" w:cs="B Lotus"/>
            <w:noProof/>
            <w:sz w:val="16"/>
            <w:szCs w:val="20"/>
            <w:rtl/>
            <w:lang w:bidi="fa-IR"/>
          </w:rPr>
          <w:delText>.</w:delText>
        </w:r>
      </w:del>
      <w:ins w:id="20550" w:author="Mehrnazi Boojari" w:date="2019-01-15T22:44:00Z">
        <w:r w:rsidR="00BA347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551" w:author="Mehrnazi Boojari" w:date="2019-01-15T22:44:00Z">
        <w:r w:rsidR="00A663B2" w:rsidRPr="00A663B2" w:rsidDel="00BA347D">
          <w:rPr>
            <w:rStyle w:val="Hyperlink"/>
            <w:rFonts w:ascii="B Lotus" w:hAnsi="B Lotus" w:cs="B Lotus"/>
            <w:noProof/>
            <w:sz w:val="16"/>
            <w:szCs w:val="20"/>
            <w:rtl/>
            <w:lang w:bidi="fa-IR"/>
          </w:rPr>
          <w:delText>.</w:delText>
        </w:r>
      </w:del>
      <w:ins w:id="20552" w:author="Mehrnazi Boojari" w:date="2019-01-15T22:44:00Z">
        <w:r w:rsidR="00BA347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553" w:author="Mehrnazi Boojari" w:date="2019-01-15T22:43:00Z">
        <w:r w:rsidR="00A663B2" w:rsidRPr="00A663B2" w:rsidDel="00BA347D">
          <w:rPr>
            <w:rStyle w:val="Hyperlink"/>
            <w:rFonts w:ascii="B Lotus" w:hAnsi="B Lotus" w:cs="B Lotus"/>
            <w:noProof/>
            <w:sz w:val="16"/>
            <w:szCs w:val="20"/>
            <w:rtl/>
            <w:lang w:bidi="fa-IR"/>
          </w:rPr>
          <w:delText>.</w:delText>
        </w:r>
      </w:del>
      <w:ins w:id="20554" w:author="Mehrnazi Boojari" w:date="2019-01-15T22:43:00Z">
        <w:r w:rsidR="00BA347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555" w:author="Mehrnazi Boojari" w:date="2019-01-07T12:16:00Z">
        <w:r w:rsidR="00A663B2" w:rsidRPr="00A663B2" w:rsidDel="002F77AF">
          <w:rPr>
            <w:rStyle w:val="Hyperlink"/>
            <w:rFonts w:ascii="B Lotus" w:hAnsi="B Lotus" w:cs="B Lotus"/>
            <w:noProof/>
            <w:sz w:val="16"/>
            <w:szCs w:val="20"/>
            <w:rtl/>
            <w:lang w:bidi="fa-IR"/>
          </w:rPr>
          <w:delText>.ج</w:delText>
        </w:r>
      </w:del>
      <w:ins w:id="20556" w:author="Mehrnazi Boojari" w:date="2019-01-07T12:16:00Z">
        <w:r w:rsidR="002F77AF">
          <w:rPr>
            <w:rStyle w:val="Hyperlink"/>
            <w:rFonts w:ascii="B Lotus" w:hAnsi="B Lotus" w:cs="B Lotus"/>
            <w:noProof/>
            <w:sz w:val="16"/>
            <w:szCs w:val="20"/>
            <w:rtl/>
            <w:lang w:bidi="fa-IR"/>
          </w:rPr>
          <w:t xml:space="preserve"> ج</w:t>
        </w:r>
      </w:ins>
      <w:r w:rsidR="00A663B2" w:rsidRPr="00A663B2">
        <w:rPr>
          <w:rStyle w:val="Hyperlink"/>
          <w:rFonts w:ascii="B Lotus" w:hAnsi="B Lotus" w:cs="B Lotus"/>
          <w:noProof/>
          <w:sz w:val="16"/>
          <w:szCs w:val="20"/>
          <w:rtl/>
          <w:lang w:bidi="fa-IR"/>
        </w:rPr>
        <w:t>امعه آمار</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پاسخ</w:t>
      </w:r>
      <w:ins w:id="20557" w:author="Mehrnazi Boojari" w:date="2019-01-08T00:13:00Z">
        <w:r w:rsidR="002C7B50">
          <w:rPr>
            <w:rStyle w:val="Hyperlink"/>
            <w:rFonts w:ascii="B Lotus" w:hAnsi="B Lotus" w:cs="B Nazanin" w:hint="cs"/>
            <w:noProof/>
            <w:sz w:val="16"/>
            <w:szCs w:val="20"/>
            <w:rtl/>
            <w:lang w:bidi="fa-IR"/>
          </w:rPr>
          <w:t>‌</w:t>
        </w:r>
      </w:ins>
      <w:del w:id="20558" w:author="Mehrnazi Boojari" w:date="2019-01-08T00:13:00Z">
        <w:r w:rsidR="00A663B2" w:rsidRPr="00A663B2" w:rsidDel="002C7B50">
          <w:rPr>
            <w:rStyle w:val="Hyperlink"/>
            <w:rFonts w:ascii="B Lotus" w:hAnsi="B Lotus" w:cs="B Lotus"/>
            <w:noProof/>
            <w:sz w:val="16"/>
            <w:szCs w:val="20"/>
            <w:rtl/>
            <w:lang w:bidi="fa-IR"/>
          </w:rPr>
          <w:delText xml:space="preserve"> </w:delText>
        </w:r>
      </w:del>
      <w:r w:rsidR="00A663B2" w:rsidRPr="00A663B2">
        <w:rPr>
          <w:rStyle w:val="Hyperlink"/>
          <w:rFonts w:ascii="B Lotus" w:hAnsi="B Lotus" w:cs="B Lotus"/>
          <w:noProof/>
          <w:sz w:val="16"/>
          <w:szCs w:val="20"/>
          <w:rtl/>
          <w:lang w:bidi="fa-IR"/>
        </w:rPr>
        <w:t>دهندگان</w:t>
      </w:r>
      <w:ins w:id="20559" w:author="Mehrnazi Boojari" w:date="2019-01-08T00:13:00Z">
        <w:r w:rsidR="002C7B50">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_Toc533782224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79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807A9B4" w14:textId="77777777" w:rsidR="00A663B2" w:rsidRPr="00A663B2" w:rsidRDefault="00051F26" w:rsidP="00BA347D">
      <w:pPr>
        <w:pStyle w:val="TOC4"/>
        <w:tabs>
          <w:tab w:val="left" w:pos="2190"/>
          <w:tab w:val="right" w:leader="dot" w:pos="9019"/>
        </w:tabs>
        <w:bidi/>
        <w:jc w:val="both"/>
        <w:rPr>
          <w:rFonts w:ascii="B Lotus" w:eastAsiaTheme="minorEastAsia" w:hAnsi="B Lotus" w:cs="B Lotus"/>
          <w:noProof/>
          <w:sz w:val="18"/>
          <w:szCs w:val="18"/>
        </w:rPr>
      </w:pPr>
      <w:r>
        <w:fldChar w:fldCharType="begin"/>
      </w:r>
      <w:r>
        <w:instrText xml:space="preserve"> HYPERLINK \l "_Toc533782225" </w:instrText>
      </w:r>
      <w:r>
        <w:fldChar w:fldCharType="separate"/>
      </w:r>
      <w:r w:rsidR="00A663B2" w:rsidRPr="00A663B2">
        <w:rPr>
          <w:rStyle w:val="Hyperlink"/>
          <w:rFonts w:ascii="B Lotus" w:hAnsi="B Lotus" w:cs="B Lotus"/>
          <w:noProof/>
          <w:sz w:val="16"/>
          <w:szCs w:val="20"/>
          <w:rtl/>
        </w:rPr>
        <w:t>3</w:t>
      </w:r>
      <w:del w:id="20560" w:author="Mehrnazi Boojari" w:date="2019-01-15T22:44:00Z">
        <w:r w:rsidR="00A663B2" w:rsidRPr="00A663B2" w:rsidDel="00BA347D">
          <w:rPr>
            <w:rStyle w:val="Hyperlink"/>
            <w:rFonts w:ascii="B Lotus" w:hAnsi="B Lotus" w:cs="B Lotus"/>
            <w:noProof/>
            <w:sz w:val="16"/>
            <w:szCs w:val="20"/>
            <w:rtl/>
          </w:rPr>
          <w:delText>.</w:delText>
        </w:r>
      </w:del>
      <w:ins w:id="20561" w:author="Mehrnazi Boojari" w:date="2019-01-15T22:44:00Z">
        <w:r w:rsidR="00BA347D">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562" w:author="Mehrnazi Boojari" w:date="2019-01-15T22:44:00Z">
        <w:r w:rsidR="00A663B2" w:rsidRPr="00A663B2" w:rsidDel="00BA347D">
          <w:rPr>
            <w:rStyle w:val="Hyperlink"/>
            <w:rFonts w:ascii="B Lotus" w:hAnsi="B Lotus" w:cs="B Lotus"/>
            <w:noProof/>
            <w:sz w:val="16"/>
            <w:szCs w:val="20"/>
            <w:rtl/>
          </w:rPr>
          <w:delText>.</w:delText>
        </w:r>
      </w:del>
      <w:ins w:id="20563" w:author="Mehrnazi Boojari" w:date="2019-01-15T22:44:00Z">
        <w:r w:rsidR="00BA347D">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564" w:author="Mehrnazi Boojari" w:date="2019-01-15T22:44:00Z">
        <w:r w:rsidR="00A663B2" w:rsidRPr="00A663B2" w:rsidDel="00BA347D">
          <w:rPr>
            <w:rStyle w:val="Hyperlink"/>
            <w:rFonts w:ascii="B Lotus" w:hAnsi="B Lotus" w:cs="B Lotus"/>
            <w:noProof/>
            <w:sz w:val="16"/>
            <w:szCs w:val="20"/>
            <w:rtl/>
          </w:rPr>
          <w:delText>.</w:delText>
        </w:r>
      </w:del>
      <w:ins w:id="20565" w:author="Mehrnazi Boojari" w:date="2019-01-15T22:44:00Z">
        <w:r w:rsidR="00BA347D">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566" w:author="Mehrnazi Boojari" w:date="2019-01-07T22:34:00Z">
        <w:r w:rsidR="00A663B2" w:rsidRPr="00A663B2" w:rsidDel="00051F26">
          <w:rPr>
            <w:rStyle w:val="Hyperlink"/>
            <w:rFonts w:ascii="B Lotus" w:hAnsi="B Lotus" w:cs="B Lotus"/>
            <w:noProof/>
            <w:sz w:val="16"/>
            <w:szCs w:val="20"/>
            <w:rtl/>
          </w:rPr>
          <w:delText>.ت</w:delText>
        </w:r>
      </w:del>
      <w:ins w:id="20567" w:author="Mehrnazi Boojari" w:date="2019-01-07T22:34:00Z">
        <w:r>
          <w:rPr>
            <w:rStyle w:val="Hyperlink"/>
            <w:rFonts w:ascii="B Lotus" w:hAnsi="B Lotus" w:cs="B Lotus"/>
            <w:noProof/>
            <w:sz w:val="16"/>
            <w:szCs w:val="20"/>
            <w:rtl/>
          </w:rPr>
          <w:t xml:space="preserve"> ت</w:t>
        </w:r>
      </w:ins>
      <w:r w:rsidR="00A663B2" w:rsidRPr="00A663B2">
        <w:rPr>
          <w:rStyle w:val="Hyperlink"/>
          <w:rFonts w:ascii="B Lotus" w:hAnsi="B Lotus" w:cs="B Lotus"/>
          <w:noProof/>
          <w:sz w:val="16"/>
          <w:szCs w:val="20"/>
          <w:rtl/>
        </w:rPr>
        <w:t>حل</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ل</w:t>
      </w:r>
      <w:r w:rsidR="00A663B2" w:rsidRPr="00A663B2">
        <w:rPr>
          <w:rStyle w:val="Hyperlink"/>
          <w:rFonts w:ascii="B Lotus" w:hAnsi="B Lotus" w:cs="B Lotus"/>
          <w:noProof/>
          <w:sz w:val="16"/>
          <w:szCs w:val="20"/>
          <w:rtl/>
        </w:rPr>
        <w:t xml:space="preserve"> </w:t>
      </w:r>
      <w:del w:id="20568" w:author="Mehrnazi Boojari" w:date="2019-01-09T23:34:00Z">
        <w:r w:rsidR="00A663B2" w:rsidRPr="00A663B2" w:rsidDel="00947B53">
          <w:rPr>
            <w:rStyle w:val="Hyperlink"/>
            <w:rFonts w:ascii="B Lotus" w:hAnsi="B Lotus" w:cs="B Lotus"/>
            <w:noProof/>
            <w:sz w:val="16"/>
            <w:szCs w:val="20"/>
            <w:rtl/>
          </w:rPr>
          <w:delText>پرسشنامه</w:delText>
        </w:r>
      </w:del>
      <w:ins w:id="20569" w:author="Mehrnazi Boojari" w:date="2019-01-09T23:34:00Z">
        <w:r w:rsidR="00947B53">
          <w:rPr>
            <w:rStyle w:val="Hyperlink"/>
            <w:rFonts w:ascii="B Lotus" w:hAnsi="B Lotus" w:cs="B Lotus"/>
            <w:noProof/>
            <w:sz w:val="16"/>
            <w:szCs w:val="20"/>
            <w:rtl/>
          </w:rPr>
          <w:t>پرسش</w:t>
        </w:r>
        <w:r w:rsidR="00947B53">
          <w:rPr>
            <w:rStyle w:val="Hyperlink"/>
            <w:rFonts w:ascii="B Lotus" w:hAnsi="B Lotus" w:cs="B Lotus" w:hint="cs"/>
            <w:noProof/>
            <w:sz w:val="16"/>
            <w:szCs w:val="20"/>
            <w:rtl/>
          </w:rPr>
          <w:t>‌</w:t>
        </w:r>
        <w:r w:rsidR="00947B53">
          <w:rPr>
            <w:rStyle w:val="Hyperlink"/>
            <w:rFonts w:ascii="B Lotus" w:hAnsi="B Lotus" w:cs="B Lotus"/>
            <w:noProof/>
            <w:sz w:val="16"/>
            <w:szCs w:val="20"/>
            <w:rtl/>
          </w:rPr>
          <w:t>نامه</w:t>
        </w:r>
      </w:ins>
      <w:ins w:id="20570"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_Toc533782225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80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90609FF" w14:textId="77777777" w:rsidR="00A663B2" w:rsidRPr="00A663B2" w:rsidRDefault="00572891" w:rsidP="00BA347D">
      <w:pPr>
        <w:pStyle w:val="TOC2"/>
        <w:tabs>
          <w:tab w:val="left" w:pos="3293"/>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"_Toc533782226" </w:instrText>
      </w:r>
      <w:r>
        <w:fldChar w:fldCharType="separate"/>
      </w:r>
      <w:r w:rsidR="00A663B2" w:rsidRPr="00A663B2">
        <w:rPr>
          <w:rStyle w:val="Hyperlink"/>
          <w:rFonts w:ascii="B Lotus" w:hAnsi="B Lotus" w:cs="B Lotus"/>
          <w:noProof/>
          <w:sz w:val="18"/>
          <w:szCs w:val="22"/>
          <w:rtl/>
          <w:lang w:bidi="fa-IR"/>
        </w:rPr>
        <w:t>3</w:t>
      </w:r>
      <w:del w:id="20571" w:author="Mehrnazi Boojari" w:date="2019-01-15T22:44:00Z">
        <w:r w:rsidR="00A663B2" w:rsidRPr="00A663B2" w:rsidDel="00BA347D">
          <w:rPr>
            <w:rStyle w:val="Hyperlink"/>
            <w:rFonts w:ascii="B Lotus" w:hAnsi="B Lotus" w:cs="B Lotus"/>
            <w:noProof/>
            <w:sz w:val="18"/>
            <w:szCs w:val="22"/>
            <w:rtl/>
            <w:lang w:bidi="fa-IR"/>
          </w:rPr>
          <w:delText>.</w:delText>
        </w:r>
      </w:del>
      <w:ins w:id="20572" w:author="Mehrnazi Boojari" w:date="2019-01-15T22:44:00Z">
        <w:r w:rsidR="00BA347D">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4</w:t>
      </w:r>
      <w:del w:id="20573" w:author="Mehrnazi Boojari" w:date="2019-01-07T12:16:00Z">
        <w:r w:rsidR="00A663B2" w:rsidRPr="00A663B2" w:rsidDel="002F77AF">
          <w:rPr>
            <w:rStyle w:val="Hyperlink"/>
            <w:rFonts w:ascii="B Lotus" w:hAnsi="B Lotus" w:cs="B Lotus"/>
            <w:noProof/>
            <w:sz w:val="18"/>
            <w:szCs w:val="22"/>
            <w:rtl/>
            <w:lang w:bidi="fa-IR"/>
          </w:rPr>
          <w:delText>.ن</w:delText>
        </w:r>
      </w:del>
      <w:ins w:id="20574" w:author="Mehrnazi Boojari" w:date="2019-01-07T12:16:00Z">
        <w:r w:rsidR="002F77AF">
          <w:rPr>
            <w:rStyle w:val="Hyperlink"/>
            <w:rFonts w:ascii="B Lotus" w:hAnsi="B Lotus" w:cs="B Lotus"/>
            <w:noProof/>
            <w:sz w:val="18"/>
            <w:szCs w:val="22"/>
            <w:rtl/>
            <w:lang w:bidi="fa-IR"/>
          </w:rPr>
          <w:t xml:space="preserve"> ن</w:t>
        </w:r>
      </w:ins>
      <w:r w:rsidR="00A663B2" w:rsidRPr="00A663B2">
        <w:rPr>
          <w:rStyle w:val="Hyperlink"/>
          <w:rFonts w:ascii="B Lotus" w:hAnsi="B Lotus" w:cs="B Lotus"/>
          <w:noProof/>
          <w:sz w:val="18"/>
          <w:szCs w:val="22"/>
          <w:rtl/>
          <w:lang w:bidi="fa-IR"/>
        </w:rPr>
        <w:t>ما</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ه</w:t>
      </w:r>
      <w:r w:rsidR="00A663B2" w:rsidRPr="00A663B2">
        <w:rPr>
          <w:rStyle w:val="Hyperlink"/>
          <w:rFonts w:ascii="B Lotus" w:hAnsi="B Lotus" w:cs="B Lotus"/>
          <w:noProof/>
          <w:sz w:val="18"/>
          <w:szCs w:val="22"/>
          <w:rtl/>
          <w:lang w:bidi="fa-IR"/>
        </w:rPr>
        <w:t xml:space="preserve"> چالش</w:t>
      </w:r>
      <w:del w:id="20575" w:author="Mehrnazi Boojari" w:date="2019-01-07T09:46:00Z">
        <w:r w:rsidR="00A663B2" w:rsidRPr="00A663B2" w:rsidDel="006F7CCF">
          <w:rPr>
            <w:rStyle w:val="Hyperlink"/>
            <w:rFonts w:ascii="B Lotus" w:hAnsi="B Lotus" w:cs="B Lotus"/>
            <w:noProof/>
            <w:sz w:val="18"/>
            <w:szCs w:val="22"/>
            <w:rtl/>
            <w:lang w:bidi="fa-IR"/>
          </w:rPr>
          <w:delText xml:space="preserve"> ها</w:delText>
        </w:r>
        <w:r w:rsidR="00A663B2" w:rsidRPr="00A663B2" w:rsidDel="006F7CCF">
          <w:rPr>
            <w:rStyle w:val="Hyperlink"/>
            <w:rFonts w:ascii="B Lotus" w:hAnsi="B Lotus" w:cs="B Lotus" w:hint="cs"/>
            <w:noProof/>
            <w:sz w:val="18"/>
            <w:szCs w:val="22"/>
            <w:rtl/>
            <w:lang w:bidi="fa-IR"/>
          </w:rPr>
          <w:delText>ی</w:delText>
        </w:r>
        <w:r w:rsidR="00A663B2" w:rsidRPr="00A663B2" w:rsidDel="006F7CCF">
          <w:rPr>
            <w:rStyle w:val="Hyperlink"/>
            <w:rFonts w:ascii="B Lotus" w:hAnsi="B Lotus" w:cs="B Lotus"/>
            <w:noProof/>
            <w:sz w:val="18"/>
            <w:szCs w:val="22"/>
            <w:rtl/>
            <w:lang w:bidi="fa-IR"/>
          </w:rPr>
          <w:delText xml:space="preserve"> </w:delText>
        </w:r>
      </w:del>
      <w:ins w:id="20576" w:author="Mehrnazi Boojari" w:date="2019-01-07T09:46:00Z">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 xml:space="preserve">های </w:t>
        </w:r>
      </w:ins>
      <w:r w:rsidR="00A663B2" w:rsidRPr="00A663B2">
        <w:rPr>
          <w:rStyle w:val="Hyperlink"/>
          <w:rFonts w:ascii="B Lotus" w:hAnsi="B Lotus" w:cs="B Lotus"/>
          <w:noProof/>
          <w:sz w:val="18"/>
          <w:szCs w:val="22"/>
          <w:rtl/>
          <w:lang w:bidi="fa-IR"/>
        </w:rPr>
        <w:t>مسکن روستا</w:t>
      </w:r>
      <w:r w:rsidR="00A663B2" w:rsidRPr="00A663B2">
        <w:rPr>
          <w:rStyle w:val="Hyperlink"/>
          <w:rFonts w:ascii="B Lotus" w:hAnsi="B Lotus" w:cs="B Lotus" w:hint="cs"/>
          <w:noProof/>
          <w:sz w:val="18"/>
          <w:szCs w:val="22"/>
          <w:rtl/>
          <w:lang w:bidi="fa-IR"/>
        </w:rPr>
        <w:t>یی</w:t>
      </w:r>
      <w:ins w:id="20577" w:author="Mehrnazi Boojari" w:date="2019-01-08T00:13:00Z">
        <w:r w:rsidR="002C7B50">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_Toc533782226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87</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77BA70E5" w14:textId="77777777" w:rsidR="00A663B2" w:rsidRPr="00A663B2" w:rsidRDefault="00572891">
      <w:pPr>
        <w:pStyle w:val="TOC1"/>
        <w:rPr>
          <w:rFonts w:eastAsiaTheme="minorEastAsia"/>
          <w:i/>
          <w:iCs/>
          <w:sz w:val="18"/>
          <w:szCs w:val="18"/>
        </w:rPr>
        <w:pPrChange w:id="20578" w:author="Mehrnazi Boojari" w:date="2019-01-15T22:44:00Z">
          <w:pPr>
            <w:pStyle w:val="TOC1"/>
            <w:tabs>
              <w:tab w:val="left" w:pos="6370"/>
            </w:tabs>
          </w:pPr>
        </w:pPrChange>
      </w:pPr>
      <w:r>
        <w:fldChar w:fldCharType="begin"/>
      </w:r>
      <w:r>
        <w:instrText xml:space="preserve"> HYPERLINK \l "_Toc533782227" </w:instrText>
      </w:r>
      <w:r>
        <w:fldChar w:fldCharType="separate"/>
      </w:r>
      <w:r w:rsidR="00A663B2" w:rsidRPr="00A663B2">
        <w:rPr>
          <w:rStyle w:val="Hyperlink"/>
          <w:rtl/>
        </w:rPr>
        <w:t>4</w:t>
      </w:r>
      <w:del w:id="20579" w:author="Mehrnazi Boojari" w:date="2019-01-07T12:17:00Z">
        <w:r w:rsidR="00A663B2" w:rsidRPr="00A663B2" w:rsidDel="002F77AF">
          <w:rPr>
            <w:rStyle w:val="Hyperlink"/>
            <w:rtl/>
          </w:rPr>
          <w:delText>.ف</w:delText>
        </w:r>
      </w:del>
      <w:ins w:id="20580" w:author="Mehrnazi Boojari" w:date="2019-01-15T22:44:00Z">
        <w:r w:rsidR="00BA347D">
          <w:rPr>
            <w:rStyle w:val="Hyperlink"/>
            <w:rFonts w:hint="cs"/>
            <w:rtl/>
          </w:rPr>
          <w:t>-</w:t>
        </w:r>
      </w:ins>
      <w:ins w:id="20581" w:author="Mehrnazi Boojari" w:date="2019-01-07T12:17:00Z">
        <w:r w:rsidR="002F77AF">
          <w:rPr>
            <w:rStyle w:val="Hyperlink"/>
            <w:rtl/>
          </w:rPr>
          <w:t xml:space="preserve"> ف</w:t>
        </w:r>
      </w:ins>
      <w:r w:rsidR="00A663B2" w:rsidRPr="00A663B2">
        <w:rPr>
          <w:rStyle w:val="Hyperlink"/>
          <w:rtl/>
        </w:rPr>
        <w:t>صل چهارم</w:t>
      </w:r>
      <w:del w:id="20582" w:author="Mehrnazi Boojari" w:date="2019-01-07T10:35:00Z">
        <w:r w:rsidR="00A663B2" w:rsidRPr="00A663B2" w:rsidDel="006C73A5">
          <w:rPr>
            <w:rStyle w:val="Hyperlink"/>
            <w:rtl/>
          </w:rPr>
          <w:delText xml:space="preserve"> : </w:delText>
        </w:r>
      </w:del>
      <w:ins w:id="20583" w:author="Mehrnazi Boojari" w:date="2019-01-07T10:35:00Z">
        <w:r w:rsidR="006C73A5">
          <w:rPr>
            <w:rStyle w:val="Hyperlink"/>
            <w:rtl/>
          </w:rPr>
          <w:t xml:space="preserve">: </w:t>
        </w:r>
      </w:ins>
      <w:r w:rsidR="00A663B2" w:rsidRPr="00A663B2">
        <w:rPr>
          <w:rStyle w:val="Hyperlink"/>
          <w:rtl/>
        </w:rPr>
        <w:t xml:space="preserve">شبکه </w:t>
      </w:r>
      <w:del w:id="20584" w:author="Mehrnazi Boojari" w:date="2019-01-07T09:45:00Z">
        <w:r w:rsidR="00A663B2" w:rsidRPr="00A663B2" w:rsidDel="006F7CCF">
          <w:rPr>
            <w:rStyle w:val="Hyperlink"/>
            <w:rtl/>
          </w:rPr>
          <w:delText>راه حل</w:delText>
        </w:r>
      </w:del>
      <w:ins w:id="20585" w:author="Mehrnazi Boojari" w:date="2019-01-07T09:45:00Z">
        <w:r w:rsidR="006F7CCF">
          <w:rPr>
            <w:rStyle w:val="Hyperlink"/>
            <w:rtl/>
          </w:rPr>
          <w:t>راه</w:t>
        </w:r>
        <w:r w:rsidR="006F7CCF">
          <w:rPr>
            <w:rStyle w:val="Hyperlink"/>
            <w:rFonts w:hint="cs"/>
            <w:rtl/>
          </w:rPr>
          <w:t>‌</w:t>
        </w:r>
        <w:r w:rsidR="006F7CCF">
          <w:rPr>
            <w:rStyle w:val="Hyperlink"/>
            <w:rtl/>
          </w:rPr>
          <w:t>حل</w:t>
        </w:r>
      </w:ins>
      <w:del w:id="20586" w:author="Mehrnazi Boojari" w:date="2019-01-07T09:46:00Z">
        <w:r w:rsidR="00A663B2" w:rsidRPr="00A663B2" w:rsidDel="006F7CCF">
          <w:rPr>
            <w:rStyle w:val="Hyperlink"/>
            <w:rtl/>
          </w:rPr>
          <w:delText xml:space="preserve"> ها</w:delText>
        </w:r>
        <w:r w:rsidR="00A663B2" w:rsidRPr="00A663B2" w:rsidDel="006F7CCF">
          <w:rPr>
            <w:rStyle w:val="Hyperlink"/>
            <w:rFonts w:hint="cs"/>
            <w:rtl/>
          </w:rPr>
          <w:delText>ی</w:delText>
        </w:r>
        <w:r w:rsidR="00A663B2" w:rsidRPr="00A663B2" w:rsidDel="006F7CCF">
          <w:rPr>
            <w:rStyle w:val="Hyperlink"/>
            <w:rtl/>
          </w:rPr>
          <w:delText xml:space="preserve"> </w:delText>
        </w:r>
      </w:del>
      <w:ins w:id="20587" w:author="Mehrnazi Boojari" w:date="2019-01-07T09:46:00Z">
        <w:r w:rsidR="006F7CCF">
          <w:rPr>
            <w:rStyle w:val="Hyperlink"/>
            <w:rFonts w:hint="cs"/>
            <w:rtl/>
          </w:rPr>
          <w:t>‌</w:t>
        </w:r>
        <w:r w:rsidR="006F7CCF">
          <w:rPr>
            <w:rStyle w:val="Hyperlink"/>
            <w:rtl/>
          </w:rPr>
          <w:t xml:space="preserve">های </w:t>
        </w:r>
      </w:ins>
      <w:r w:rsidR="00A663B2" w:rsidRPr="00A663B2">
        <w:rPr>
          <w:rStyle w:val="Hyperlink"/>
          <w:rtl/>
        </w:rPr>
        <w:t>نظام چالش</w:t>
      </w:r>
      <w:del w:id="20588" w:author="Mehrnazi Boojari" w:date="2019-01-07T09:46:00Z">
        <w:r w:rsidR="00A663B2" w:rsidRPr="00A663B2" w:rsidDel="006F7CCF">
          <w:rPr>
            <w:rStyle w:val="Hyperlink"/>
            <w:rtl/>
          </w:rPr>
          <w:delText xml:space="preserve"> ها</w:delText>
        </w:r>
        <w:r w:rsidR="00A663B2" w:rsidRPr="00A663B2" w:rsidDel="006F7CCF">
          <w:rPr>
            <w:rStyle w:val="Hyperlink"/>
            <w:rFonts w:hint="cs"/>
            <w:rtl/>
          </w:rPr>
          <w:delText>ی</w:delText>
        </w:r>
        <w:r w:rsidR="00A663B2" w:rsidRPr="00A663B2" w:rsidDel="006F7CCF">
          <w:rPr>
            <w:rStyle w:val="Hyperlink"/>
            <w:rtl/>
          </w:rPr>
          <w:delText xml:space="preserve"> </w:delText>
        </w:r>
      </w:del>
      <w:ins w:id="20589" w:author="Mehrnazi Boojari" w:date="2019-01-07T09:46:00Z">
        <w:r w:rsidR="006F7CCF">
          <w:rPr>
            <w:rStyle w:val="Hyperlink"/>
            <w:rFonts w:hint="cs"/>
            <w:rtl/>
          </w:rPr>
          <w:t>‌</w:t>
        </w:r>
        <w:r w:rsidR="006F7CCF">
          <w:rPr>
            <w:rStyle w:val="Hyperlink"/>
            <w:rtl/>
          </w:rPr>
          <w:t xml:space="preserve">های </w:t>
        </w:r>
      </w:ins>
      <w:r w:rsidR="00A663B2" w:rsidRPr="00A663B2">
        <w:rPr>
          <w:rStyle w:val="Hyperlink"/>
          <w:rtl/>
        </w:rPr>
        <w:t>مسکن روستا</w:t>
      </w:r>
      <w:r w:rsidR="00A663B2" w:rsidRPr="00A663B2">
        <w:rPr>
          <w:rStyle w:val="Hyperlink"/>
          <w:rFonts w:hint="cs"/>
          <w:rtl/>
        </w:rPr>
        <w:t>یی</w:t>
      </w:r>
      <w:ins w:id="20590" w:author="Mehrnazi Boojari" w:date="2019-01-08T00:13:00Z">
        <w:r w:rsidR="002C7B50">
          <w:rPr>
            <w:rStyle w:val="Hyperlink"/>
            <w:rFonts w:hint="cs"/>
            <w:rtl/>
          </w:rPr>
          <w:t xml:space="preserve"> </w:t>
        </w:r>
      </w:ins>
      <w:r w:rsidR="00A663B2" w:rsidRPr="00A663B2">
        <w:rPr>
          <w:webHidden/>
        </w:rPr>
        <w:t xml:space="preserve"> </w:t>
      </w:r>
      <w:r w:rsidR="00A663B2" w:rsidRPr="00A663B2">
        <w:rPr>
          <w:webHidden/>
        </w:rPr>
        <w:fldChar w:fldCharType="begin"/>
      </w:r>
      <w:r w:rsidR="00A663B2" w:rsidRPr="00A663B2">
        <w:rPr>
          <w:webHidden/>
        </w:rPr>
        <w:instrText xml:space="preserve"> PAGEREF _Toc533782227 \h </w:instrText>
      </w:r>
      <w:r w:rsidR="00A663B2" w:rsidRPr="00A663B2">
        <w:rPr>
          <w:webHidden/>
        </w:rPr>
      </w:r>
      <w:r w:rsidR="00A663B2" w:rsidRPr="00A663B2">
        <w:rPr>
          <w:webHidden/>
        </w:rPr>
        <w:fldChar w:fldCharType="separate"/>
      </w:r>
      <w:r w:rsidR="00A663B2" w:rsidRPr="00A663B2">
        <w:rPr>
          <w:webHidden/>
        </w:rPr>
        <w:t>92</w:t>
      </w:r>
      <w:r w:rsidR="00A663B2" w:rsidRPr="00A663B2">
        <w:rPr>
          <w:webHidden/>
        </w:rPr>
        <w:fldChar w:fldCharType="end"/>
      </w:r>
      <w:r>
        <w:fldChar w:fldCharType="end"/>
      </w:r>
    </w:p>
    <w:p w14:paraId="468A0BBC" w14:textId="77777777" w:rsidR="00A663B2" w:rsidRPr="00A663B2" w:rsidRDefault="00572891" w:rsidP="009D3710">
      <w:pPr>
        <w:pStyle w:val="TOC2"/>
        <w:tabs>
          <w:tab w:val="left" w:pos="5294"/>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"_Toc533782228" </w:instrText>
      </w:r>
      <w:r>
        <w:fldChar w:fldCharType="separate"/>
      </w:r>
      <w:r w:rsidR="00A663B2" w:rsidRPr="00A663B2">
        <w:rPr>
          <w:rStyle w:val="Hyperlink"/>
          <w:rFonts w:ascii="B Lotus" w:hAnsi="B Lotus" w:cs="B Lotus"/>
          <w:noProof/>
          <w:sz w:val="18"/>
          <w:szCs w:val="22"/>
          <w:rtl/>
          <w:lang w:bidi="fa-IR"/>
        </w:rPr>
        <w:t>4</w:t>
      </w:r>
      <w:del w:id="20591" w:author="Mehrnazi Boojari" w:date="2019-01-15T22:44:00Z">
        <w:r w:rsidR="00A663B2" w:rsidRPr="00A663B2" w:rsidDel="009D3710">
          <w:rPr>
            <w:rStyle w:val="Hyperlink"/>
            <w:rFonts w:ascii="B Lotus" w:hAnsi="B Lotus" w:cs="B Lotus"/>
            <w:noProof/>
            <w:sz w:val="18"/>
            <w:szCs w:val="22"/>
            <w:rtl/>
            <w:lang w:bidi="fa-IR"/>
          </w:rPr>
          <w:delText>.</w:delText>
        </w:r>
      </w:del>
      <w:ins w:id="20592" w:author="Mehrnazi Boojari" w:date="2019-01-15T22:44:00Z">
        <w:r w:rsidR="009D3710">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1</w:t>
      </w:r>
      <w:del w:id="20593" w:author="Mehrnazi Boojari" w:date="2019-01-07T10:49:00Z">
        <w:r w:rsidR="00A663B2" w:rsidRPr="00A663B2" w:rsidDel="006A1F1D">
          <w:rPr>
            <w:rStyle w:val="Hyperlink"/>
            <w:rFonts w:ascii="B Lotus" w:hAnsi="B Lotus" w:cs="B Lotus"/>
            <w:noProof/>
            <w:sz w:val="18"/>
            <w:szCs w:val="22"/>
            <w:rtl/>
            <w:lang w:bidi="fa-IR"/>
          </w:rPr>
          <w:delText>.ا</w:delText>
        </w:r>
      </w:del>
      <w:ins w:id="20594" w:author="Mehrnazi Boojari" w:date="2019-01-07T10:49:00Z">
        <w:r w:rsidR="006A1F1D">
          <w:rPr>
            <w:rStyle w:val="Hyperlink"/>
            <w:rFonts w:ascii="B Lotus" w:hAnsi="B Lotus" w:cs="B Lotus"/>
            <w:noProof/>
            <w:sz w:val="18"/>
            <w:szCs w:val="22"/>
            <w:rtl/>
            <w:lang w:bidi="fa-IR"/>
          </w:rPr>
          <w:t xml:space="preserve"> ا</w:t>
        </w:r>
      </w:ins>
      <w:r w:rsidR="00A663B2" w:rsidRPr="00A663B2">
        <w:rPr>
          <w:rStyle w:val="Hyperlink"/>
          <w:rFonts w:ascii="B Lotus" w:hAnsi="B Lotus" w:cs="B Lotus"/>
          <w:noProof/>
          <w:sz w:val="18"/>
          <w:szCs w:val="22"/>
          <w:rtl/>
          <w:lang w:bidi="fa-IR"/>
        </w:rPr>
        <w:t>نتخاب چالش</w:t>
      </w:r>
      <w:del w:id="20595" w:author="Mehrnazi Boojari" w:date="2019-01-07T09:45:00Z">
        <w:r w:rsidR="00A663B2" w:rsidRPr="00A663B2" w:rsidDel="006F7CCF">
          <w:rPr>
            <w:rStyle w:val="Hyperlink"/>
            <w:rFonts w:ascii="B Lotus" w:hAnsi="B Lotus" w:cs="B Lotus"/>
            <w:noProof/>
            <w:sz w:val="18"/>
            <w:szCs w:val="22"/>
            <w:rtl/>
            <w:lang w:bidi="fa-IR"/>
          </w:rPr>
          <w:delText xml:space="preserve"> ها </w:delText>
        </w:r>
      </w:del>
      <w:ins w:id="20596" w:author="Mehrnazi Boojari" w:date="2019-01-07T09:45:00Z">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 xml:space="preserve">ها </w:t>
        </w:r>
      </w:ins>
      <w:r w:rsidR="00A663B2" w:rsidRPr="00A663B2">
        <w:rPr>
          <w:rStyle w:val="Hyperlink"/>
          <w:rFonts w:ascii="B Lotus" w:hAnsi="B Lotus" w:cs="B Lotus"/>
          <w:noProof/>
          <w:sz w:val="18"/>
          <w:szCs w:val="22"/>
          <w:rtl/>
          <w:lang w:bidi="fa-IR"/>
        </w:rPr>
        <w:t>و عوامل دارا</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noProof/>
          <w:sz w:val="18"/>
          <w:szCs w:val="22"/>
          <w:rtl/>
          <w:lang w:bidi="fa-IR"/>
        </w:rPr>
        <w:t xml:space="preserve"> اولو</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ت</w:t>
      </w:r>
      <w:r w:rsidR="00A663B2" w:rsidRPr="00A663B2">
        <w:rPr>
          <w:rStyle w:val="Hyperlink"/>
          <w:rFonts w:ascii="B Lotus" w:hAnsi="B Lotus" w:cs="B Lotus"/>
          <w:noProof/>
          <w:sz w:val="18"/>
          <w:szCs w:val="22"/>
          <w:rtl/>
          <w:lang w:bidi="fa-IR"/>
        </w:rPr>
        <w:t xml:space="preserve"> مسکن روستا</w:t>
      </w:r>
      <w:r w:rsidR="00A663B2" w:rsidRPr="00A663B2">
        <w:rPr>
          <w:rStyle w:val="Hyperlink"/>
          <w:rFonts w:ascii="B Lotus" w:hAnsi="B Lotus" w:cs="B Lotus" w:hint="cs"/>
          <w:noProof/>
          <w:sz w:val="18"/>
          <w:szCs w:val="22"/>
          <w:rtl/>
          <w:lang w:bidi="fa-IR"/>
        </w:rPr>
        <w:t>یی</w:t>
      </w:r>
      <w:ins w:id="20597" w:author="Mehrnazi Boojari" w:date="2019-01-08T00:13:00Z">
        <w:r w:rsidR="002C7B50">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_Toc533782228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94</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38F0FF98" w14:textId="77777777" w:rsidR="00A663B2" w:rsidRPr="00A663B2" w:rsidRDefault="00572891" w:rsidP="009D3710">
      <w:pPr>
        <w:pStyle w:val="TOC2"/>
        <w:tabs>
          <w:tab w:val="left" w:pos="4570"/>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"_Toc533782229" </w:instrText>
      </w:r>
      <w:r>
        <w:fldChar w:fldCharType="separate"/>
      </w:r>
      <w:r w:rsidR="00A663B2" w:rsidRPr="00A663B2">
        <w:rPr>
          <w:rStyle w:val="Hyperlink"/>
          <w:rFonts w:ascii="B Lotus" w:hAnsi="B Lotus" w:cs="B Lotus"/>
          <w:noProof/>
          <w:sz w:val="18"/>
          <w:szCs w:val="22"/>
          <w:rtl/>
          <w:lang w:bidi="fa-IR"/>
        </w:rPr>
        <w:t>4</w:t>
      </w:r>
      <w:del w:id="20598" w:author="Mehrnazi Boojari" w:date="2019-01-15T22:44:00Z">
        <w:r w:rsidR="00A663B2" w:rsidRPr="00A663B2" w:rsidDel="009D3710">
          <w:rPr>
            <w:rStyle w:val="Hyperlink"/>
            <w:rFonts w:ascii="B Lotus" w:hAnsi="B Lotus" w:cs="B Lotus"/>
            <w:noProof/>
            <w:sz w:val="18"/>
            <w:szCs w:val="22"/>
            <w:rtl/>
            <w:lang w:bidi="fa-IR"/>
          </w:rPr>
          <w:delText>.</w:delText>
        </w:r>
      </w:del>
      <w:ins w:id="20599" w:author="Mehrnazi Boojari" w:date="2019-01-15T22:44:00Z">
        <w:r w:rsidR="009D3710">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2</w:t>
      </w:r>
      <w:del w:id="20600" w:author="Mehrnazi Boojari" w:date="2019-01-07T12:16:00Z">
        <w:r w:rsidR="00A663B2" w:rsidRPr="00A663B2" w:rsidDel="002F77AF">
          <w:rPr>
            <w:rStyle w:val="Hyperlink"/>
            <w:rFonts w:ascii="B Lotus" w:hAnsi="B Lotus" w:cs="B Lotus"/>
            <w:noProof/>
            <w:sz w:val="18"/>
            <w:szCs w:val="22"/>
            <w:rtl/>
            <w:lang w:bidi="fa-IR"/>
          </w:rPr>
          <w:delText>.ن</w:delText>
        </w:r>
      </w:del>
      <w:ins w:id="20601" w:author="Mehrnazi Boojari" w:date="2019-01-07T12:16:00Z">
        <w:r w:rsidR="002F77AF">
          <w:rPr>
            <w:rStyle w:val="Hyperlink"/>
            <w:rFonts w:ascii="B Lotus" w:hAnsi="B Lotus" w:cs="B Lotus"/>
            <w:noProof/>
            <w:sz w:val="18"/>
            <w:szCs w:val="22"/>
            <w:rtl/>
            <w:lang w:bidi="fa-IR"/>
          </w:rPr>
          <w:t xml:space="preserve"> ن</w:t>
        </w:r>
      </w:ins>
      <w:r w:rsidR="00A663B2" w:rsidRPr="00A663B2">
        <w:rPr>
          <w:rStyle w:val="Hyperlink"/>
          <w:rFonts w:ascii="B Lotus" w:hAnsi="B Lotus" w:cs="B Lotus"/>
          <w:noProof/>
          <w:sz w:val="18"/>
          <w:szCs w:val="22"/>
          <w:rtl/>
          <w:lang w:bidi="fa-IR"/>
        </w:rPr>
        <w:t xml:space="preserve">ظام </w:t>
      </w:r>
      <w:del w:id="20602" w:author="Mehrnazi Boojari" w:date="2019-01-07T09:45:00Z">
        <w:r w:rsidR="00A663B2" w:rsidRPr="00A663B2" w:rsidDel="006F7CCF">
          <w:rPr>
            <w:rStyle w:val="Hyperlink"/>
            <w:rFonts w:ascii="B Lotus" w:hAnsi="B Lotus" w:cs="B Lotus"/>
            <w:noProof/>
            <w:sz w:val="18"/>
            <w:szCs w:val="22"/>
            <w:rtl/>
            <w:lang w:bidi="fa-IR"/>
          </w:rPr>
          <w:delText>راه حل</w:delText>
        </w:r>
      </w:del>
      <w:ins w:id="20603" w:author="Mehrnazi Boojari" w:date="2019-01-07T09:45:00Z">
        <w:r w:rsidR="006F7CCF">
          <w:rPr>
            <w:rStyle w:val="Hyperlink"/>
            <w:rFonts w:ascii="B Lotus" w:hAnsi="B Lotus" w:cs="B Lotus"/>
            <w:noProof/>
            <w:sz w:val="18"/>
            <w:szCs w:val="22"/>
            <w:rtl/>
            <w:lang w:bidi="fa-IR"/>
          </w:rPr>
          <w:t>راه</w:t>
        </w:r>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حل</w:t>
        </w:r>
      </w:ins>
      <w:del w:id="20604" w:author="Mehrnazi Boojari" w:date="2019-01-07T10:00:00Z">
        <w:r w:rsidR="00A663B2" w:rsidRPr="00A663B2" w:rsidDel="00A31D6F">
          <w:rPr>
            <w:rStyle w:val="Hyperlink"/>
            <w:rFonts w:ascii="B Lotus" w:hAnsi="B Lotus" w:cs="B Lotus"/>
            <w:noProof/>
            <w:sz w:val="18"/>
            <w:szCs w:val="22"/>
            <w:rtl/>
            <w:lang w:bidi="fa-IR"/>
          </w:rPr>
          <w:delText xml:space="preserve">  </w:delText>
        </w:r>
      </w:del>
      <w:ins w:id="20605" w:author="Mehrnazi Boojari" w:date="2019-01-07T10:00:00Z">
        <w:r w:rsidR="00A31D6F">
          <w:rPr>
            <w:rStyle w:val="Hyperlink"/>
            <w:rFonts w:ascii="B Lotus" w:hAnsi="B Lotus" w:cs="B Lotus"/>
            <w:noProof/>
            <w:sz w:val="18"/>
            <w:szCs w:val="22"/>
            <w:rtl/>
            <w:lang w:bidi="fa-IR"/>
          </w:rPr>
          <w:t xml:space="preserve"> </w:t>
        </w:r>
      </w:ins>
      <w:r w:rsidR="00A663B2" w:rsidRPr="00A663B2">
        <w:rPr>
          <w:rStyle w:val="Hyperlink"/>
          <w:rFonts w:ascii="B Lotus" w:hAnsi="B Lotus" w:cs="B Lotus"/>
          <w:noProof/>
          <w:sz w:val="18"/>
          <w:szCs w:val="22"/>
          <w:rtl/>
          <w:lang w:bidi="fa-IR"/>
        </w:rPr>
        <w:t>چالش</w:t>
      </w:r>
      <w:del w:id="20606" w:author="Mehrnazi Boojari" w:date="2019-01-07T09:45:00Z">
        <w:r w:rsidR="00A663B2" w:rsidRPr="00A663B2" w:rsidDel="006F7CCF">
          <w:rPr>
            <w:rStyle w:val="Hyperlink"/>
            <w:rFonts w:ascii="B Lotus" w:hAnsi="B Lotus" w:cs="B Lotus"/>
            <w:noProof/>
            <w:sz w:val="18"/>
            <w:szCs w:val="22"/>
            <w:rtl/>
            <w:lang w:bidi="fa-IR"/>
          </w:rPr>
          <w:delText xml:space="preserve"> ها </w:delText>
        </w:r>
      </w:del>
      <w:ins w:id="20607" w:author="Mehrnazi Boojari" w:date="2019-01-07T09:45:00Z">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 xml:space="preserve">ها </w:t>
        </w:r>
      </w:ins>
      <w:r w:rsidR="00A663B2" w:rsidRPr="00A663B2">
        <w:rPr>
          <w:rStyle w:val="Hyperlink"/>
          <w:rFonts w:ascii="B Lotus" w:hAnsi="B Lotus" w:cs="B Lotus"/>
          <w:noProof/>
          <w:sz w:val="18"/>
          <w:szCs w:val="22"/>
          <w:rtl/>
          <w:lang w:bidi="fa-IR"/>
        </w:rPr>
        <w:t>و عوامل مسکن روستا</w:t>
      </w:r>
      <w:r w:rsidR="00A663B2" w:rsidRPr="00A663B2">
        <w:rPr>
          <w:rStyle w:val="Hyperlink"/>
          <w:rFonts w:ascii="B Lotus" w:hAnsi="B Lotus" w:cs="B Lotus" w:hint="cs"/>
          <w:noProof/>
          <w:sz w:val="18"/>
          <w:szCs w:val="22"/>
          <w:rtl/>
          <w:lang w:bidi="fa-IR"/>
        </w:rPr>
        <w:t>یی</w:t>
      </w:r>
      <w:ins w:id="20608" w:author="Mehrnazi Boojari" w:date="2019-01-08T00:13:00Z">
        <w:r w:rsidR="002C7B50">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_Toc533782229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96</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108A2AF6" w14:textId="77777777" w:rsidR="00A663B2" w:rsidRPr="00A663B2" w:rsidRDefault="00C92AF9" w:rsidP="009D3710">
      <w:pPr>
        <w:pStyle w:val="TOC3"/>
        <w:tabs>
          <w:tab w:val="left" w:pos="5019"/>
          <w:tab w:val="right" w:leader="dot" w:pos="9019"/>
        </w:tabs>
        <w:bidi/>
        <w:jc w:val="both"/>
        <w:rPr>
          <w:rFonts w:ascii="B Lotus" w:eastAsiaTheme="minorEastAsia" w:hAnsi="B Lotus" w:cs="B Lotus"/>
          <w:noProof/>
          <w:sz w:val="18"/>
          <w:szCs w:val="18"/>
        </w:rPr>
      </w:pPr>
      <w:r>
        <w:fldChar w:fldCharType="begin"/>
      </w:r>
      <w:r>
        <w:instrText xml:space="preserve"> HYPERLINK \l "_Toc533782230" </w:instrText>
      </w:r>
      <w:r>
        <w:fldChar w:fldCharType="separate"/>
      </w:r>
      <w:r w:rsidR="00A663B2" w:rsidRPr="00A663B2">
        <w:rPr>
          <w:rStyle w:val="Hyperlink"/>
          <w:rFonts w:ascii="B Lotus" w:hAnsi="B Lotus" w:cs="B Lotus"/>
          <w:noProof/>
          <w:sz w:val="16"/>
          <w:szCs w:val="20"/>
          <w:rtl/>
          <w:lang w:bidi="fa-IR"/>
        </w:rPr>
        <w:t>4</w:t>
      </w:r>
      <w:del w:id="20609" w:author="Mehrnazi Boojari" w:date="2019-01-15T22:44:00Z">
        <w:r w:rsidR="00A663B2" w:rsidRPr="00A663B2" w:rsidDel="009D3710">
          <w:rPr>
            <w:rStyle w:val="Hyperlink"/>
            <w:rFonts w:ascii="B Lotus" w:hAnsi="B Lotus" w:cs="B Lotus"/>
            <w:noProof/>
            <w:sz w:val="16"/>
            <w:szCs w:val="20"/>
            <w:rtl/>
            <w:lang w:bidi="fa-IR"/>
          </w:rPr>
          <w:delText>.</w:delText>
        </w:r>
      </w:del>
      <w:ins w:id="20610" w:author="Mehrnazi Boojari" w:date="2019-01-15T22:44:00Z">
        <w:r w:rsidR="009D3710">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611" w:author="Mehrnazi Boojari" w:date="2019-01-15T22:44:00Z">
        <w:r w:rsidR="00A663B2" w:rsidRPr="00A663B2" w:rsidDel="009D3710">
          <w:rPr>
            <w:rStyle w:val="Hyperlink"/>
            <w:rFonts w:ascii="B Lotus" w:hAnsi="B Lotus" w:cs="B Lotus"/>
            <w:noProof/>
            <w:sz w:val="16"/>
            <w:szCs w:val="20"/>
            <w:rtl/>
            <w:lang w:bidi="fa-IR"/>
          </w:rPr>
          <w:delText>.</w:delText>
        </w:r>
      </w:del>
      <w:ins w:id="20612" w:author="Mehrnazi Boojari" w:date="2019-01-15T22:44:00Z">
        <w:r w:rsidR="009D3710">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613" w:author="Mehrnazi Boojari" w:date="2019-01-07T12:16:00Z">
        <w:r w:rsidR="00A663B2" w:rsidRPr="00A663B2" w:rsidDel="002F77AF">
          <w:rPr>
            <w:rStyle w:val="Hyperlink"/>
            <w:rFonts w:ascii="B Lotus" w:hAnsi="B Lotus" w:cs="B Lotus"/>
            <w:noProof/>
            <w:sz w:val="16"/>
            <w:szCs w:val="20"/>
            <w:rtl/>
            <w:lang w:bidi="fa-IR"/>
          </w:rPr>
          <w:delText>.ن</w:delText>
        </w:r>
      </w:del>
      <w:ins w:id="20614"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فوذ فرهنگ شهرنش</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تغ</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hint="eastAsia"/>
          <w:noProof/>
          <w:sz w:val="16"/>
          <w:szCs w:val="20"/>
          <w:rtl/>
          <w:lang w:bidi="fa-IR"/>
        </w:rPr>
        <w:t>ر</w:t>
      </w:r>
      <w:r w:rsidR="00A663B2" w:rsidRPr="00A663B2">
        <w:rPr>
          <w:rStyle w:val="Hyperlink"/>
          <w:rFonts w:ascii="B Lotus" w:hAnsi="B Lotus" w:cs="B Lotus"/>
          <w:noProof/>
          <w:sz w:val="16"/>
          <w:szCs w:val="20"/>
          <w:rtl/>
          <w:lang w:bidi="fa-IR"/>
        </w:rPr>
        <w:t xml:space="preserve"> فرهنگ و هو</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r w:rsidR="00A663B2" w:rsidRPr="00A663B2">
        <w:rPr>
          <w:rStyle w:val="Hyperlink"/>
          <w:rFonts w:ascii="B Lotus" w:hAnsi="B Lotus" w:cs="B Lotus"/>
          <w:noProof/>
          <w:sz w:val="16"/>
          <w:szCs w:val="20"/>
          <w:rtl/>
          <w:lang w:bidi="fa-IR"/>
        </w:rPr>
        <w:t xml:space="preserve"> روستا</w:t>
      </w:r>
      <w:r w:rsidR="00A663B2" w:rsidRPr="00A663B2">
        <w:rPr>
          <w:rStyle w:val="Hyperlink"/>
          <w:rFonts w:ascii="B Lotus" w:hAnsi="B Lotus" w:cs="B Lotus" w:hint="cs"/>
          <w:noProof/>
          <w:sz w:val="16"/>
          <w:szCs w:val="20"/>
          <w:rtl/>
          <w:lang w:bidi="fa-IR"/>
        </w:rPr>
        <w:t>یی</w:t>
      </w:r>
      <w:ins w:id="20615" w:author="Mehrnazi Boojari" w:date="2019-01-08T00:13:00Z">
        <w:r w:rsidR="002C7B50">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F9ED073" w14:textId="77777777" w:rsidR="00A663B2" w:rsidRPr="00A663B2" w:rsidRDefault="00572891" w:rsidP="009D3710">
      <w:pPr>
        <w:pStyle w:val="TOC4"/>
        <w:tabs>
          <w:tab w:val="left" w:pos="2785"/>
          <w:tab w:val="right" w:leader="dot" w:pos="9019"/>
        </w:tabs>
        <w:bidi/>
        <w:jc w:val="both"/>
        <w:rPr>
          <w:rFonts w:ascii="B Lotus" w:eastAsiaTheme="minorEastAsia" w:hAnsi="B Lotus" w:cs="B Lotus"/>
          <w:noProof/>
          <w:sz w:val="18"/>
          <w:szCs w:val="18"/>
        </w:rPr>
      </w:pPr>
      <w:r>
        <w:fldChar w:fldCharType="begin"/>
      </w:r>
      <w:r>
        <w:instrText xml:space="preserve"> HYPERLINK \l "_Toc533782231" </w:instrText>
      </w:r>
      <w:r>
        <w:fldChar w:fldCharType="separate"/>
      </w:r>
      <w:r w:rsidR="00A663B2" w:rsidRPr="00A663B2">
        <w:rPr>
          <w:rStyle w:val="Hyperlink"/>
          <w:rFonts w:ascii="B Lotus" w:hAnsi="B Lotus" w:cs="B Lotus"/>
          <w:noProof/>
          <w:sz w:val="16"/>
          <w:szCs w:val="20"/>
          <w:rtl/>
        </w:rPr>
        <w:t>4</w:t>
      </w:r>
      <w:del w:id="20616" w:author="Mehrnazi Boojari" w:date="2019-01-15T22:45:00Z">
        <w:r w:rsidR="00A663B2" w:rsidRPr="00A663B2" w:rsidDel="009D3710">
          <w:rPr>
            <w:rStyle w:val="Hyperlink"/>
            <w:rFonts w:ascii="B Lotus" w:hAnsi="B Lotus" w:cs="B Lotus"/>
            <w:noProof/>
            <w:sz w:val="16"/>
            <w:szCs w:val="20"/>
            <w:rtl/>
          </w:rPr>
          <w:delText>.</w:delText>
        </w:r>
      </w:del>
      <w:ins w:id="20617"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18" w:author="Mehrnazi Boojari" w:date="2019-01-15T22:45:00Z">
        <w:r w:rsidR="00A663B2" w:rsidRPr="00A663B2" w:rsidDel="009D3710">
          <w:rPr>
            <w:rStyle w:val="Hyperlink"/>
            <w:rFonts w:ascii="B Lotus" w:hAnsi="B Lotus" w:cs="B Lotus"/>
            <w:noProof/>
            <w:sz w:val="16"/>
            <w:szCs w:val="20"/>
            <w:rtl/>
          </w:rPr>
          <w:delText>.</w:delText>
        </w:r>
      </w:del>
      <w:ins w:id="20619"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20" w:author="Mehrnazi Boojari" w:date="2019-01-15T22:45:00Z">
        <w:r w:rsidR="00A663B2" w:rsidRPr="00A663B2" w:rsidDel="009D3710">
          <w:rPr>
            <w:rStyle w:val="Hyperlink"/>
            <w:rFonts w:ascii="B Lotus" w:hAnsi="B Lotus" w:cs="B Lotus"/>
            <w:noProof/>
            <w:sz w:val="16"/>
            <w:szCs w:val="20"/>
            <w:rtl/>
          </w:rPr>
          <w:delText>.</w:delText>
        </w:r>
      </w:del>
      <w:ins w:id="20621"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22" w:author="Mehrnazi Boojari" w:date="2019-01-15T22:44:00Z">
        <w:r w:rsidR="00A663B2" w:rsidRPr="00A663B2" w:rsidDel="009D3710">
          <w:rPr>
            <w:rStyle w:val="Hyperlink"/>
            <w:rFonts w:ascii="B Lotus" w:hAnsi="B Lotus" w:cs="B Lotus"/>
            <w:noProof/>
            <w:sz w:val="16"/>
            <w:szCs w:val="20"/>
            <w:rtl/>
          </w:rPr>
          <w:delText>.</w:delText>
        </w:r>
      </w:del>
      <w:ins w:id="20623" w:author="Mehrnazi Boojari" w:date="2019-01-15T22:44:00Z">
        <w:r w:rsidR="009D3710">
          <w:rPr>
            <w:rStyle w:val="Hyperlink"/>
            <w:rFonts w:ascii="B Lotus" w:hAnsi="B Lotus" w:cs="B Lotus" w:hint="cs"/>
            <w:noProof/>
            <w:sz w:val="16"/>
            <w:szCs w:val="20"/>
            <w:rtl/>
          </w:rPr>
          <w:t xml:space="preserve"> </w:t>
        </w:r>
      </w:ins>
      <w:del w:id="20624" w:author="Mehrnazi Boojari" w:date="2019-01-07T09:45:00Z">
        <w:r w:rsidR="00A663B2" w:rsidRPr="00A663B2" w:rsidDel="006F7CCF">
          <w:rPr>
            <w:rStyle w:val="Hyperlink"/>
            <w:rFonts w:ascii="B Lotus" w:hAnsi="B Lotus" w:cs="B Lotus"/>
            <w:noProof/>
            <w:sz w:val="16"/>
            <w:szCs w:val="20"/>
            <w:rtl/>
          </w:rPr>
          <w:delText>راه حل</w:delText>
        </w:r>
      </w:del>
      <w:ins w:id="20625" w:author="Mehrnazi Boojari" w:date="2019-01-07T09:45:00Z">
        <w:r w:rsidR="006F7CCF">
          <w:rPr>
            <w:rStyle w:val="Hyperlink"/>
            <w:rFonts w:ascii="B Lotus" w:hAnsi="B Lotus" w:cs="B Lotus"/>
            <w:noProof/>
            <w:sz w:val="16"/>
            <w:szCs w:val="20"/>
            <w:rtl/>
          </w:rPr>
          <w:t>راه</w:t>
        </w:r>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حل</w:t>
        </w:r>
      </w:ins>
      <w:del w:id="20626"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20627"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حوزه تقن</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hint="cs"/>
          <w:noProof/>
          <w:sz w:val="16"/>
          <w:szCs w:val="20"/>
          <w:rtl/>
        </w:rPr>
        <w:t>ی</w:t>
      </w:r>
      <w:ins w:id="20628"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AAF7E48" w14:textId="77777777" w:rsidR="00A663B2" w:rsidRPr="00A663B2" w:rsidRDefault="00051F26" w:rsidP="009D3710">
      <w:pPr>
        <w:pStyle w:val="TOC5"/>
        <w:tabs>
          <w:tab w:val="left" w:pos="3656"/>
          <w:tab w:val="right" w:leader="dot" w:pos="9019"/>
        </w:tabs>
        <w:bidi/>
        <w:jc w:val="both"/>
        <w:rPr>
          <w:rFonts w:ascii="B Lotus" w:eastAsiaTheme="minorEastAsia" w:hAnsi="B Lotus" w:cs="B Lotus"/>
          <w:noProof/>
          <w:sz w:val="18"/>
          <w:szCs w:val="18"/>
        </w:rPr>
      </w:pPr>
      <w:r>
        <w:fldChar w:fldCharType="begin"/>
      </w:r>
      <w:r>
        <w:instrText xml:space="preserve"> HYPERLINK \l "_Toc533782232" </w:instrText>
      </w:r>
      <w:r>
        <w:fldChar w:fldCharType="separate"/>
      </w:r>
      <w:r w:rsidR="00A663B2" w:rsidRPr="00A663B2">
        <w:rPr>
          <w:rStyle w:val="Hyperlink"/>
          <w:rFonts w:ascii="B Lotus" w:hAnsi="B Lotus" w:cs="B Lotus"/>
          <w:noProof/>
          <w:sz w:val="16"/>
          <w:szCs w:val="20"/>
          <w:rtl/>
        </w:rPr>
        <w:t>4</w:t>
      </w:r>
      <w:del w:id="20629" w:author="Mehrnazi Boojari" w:date="2019-01-15T22:44:00Z">
        <w:r w:rsidR="00A663B2" w:rsidRPr="00A663B2" w:rsidDel="009D3710">
          <w:rPr>
            <w:rStyle w:val="Hyperlink"/>
            <w:rFonts w:ascii="B Lotus" w:hAnsi="B Lotus" w:cs="B Lotus"/>
            <w:noProof/>
            <w:sz w:val="16"/>
            <w:szCs w:val="20"/>
            <w:rtl/>
          </w:rPr>
          <w:delText>.</w:delText>
        </w:r>
      </w:del>
      <w:ins w:id="20630" w:author="Mehrnazi Boojari" w:date="2019-01-15T22:44: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31" w:author="Mehrnazi Boojari" w:date="2019-01-15T22:44:00Z">
        <w:r w:rsidR="00A663B2" w:rsidRPr="00A663B2" w:rsidDel="009D3710">
          <w:rPr>
            <w:rStyle w:val="Hyperlink"/>
            <w:rFonts w:ascii="B Lotus" w:hAnsi="B Lotus" w:cs="B Lotus"/>
            <w:noProof/>
            <w:sz w:val="16"/>
            <w:szCs w:val="20"/>
            <w:rtl/>
          </w:rPr>
          <w:delText>.</w:delText>
        </w:r>
      </w:del>
      <w:ins w:id="20632" w:author="Mehrnazi Boojari" w:date="2019-01-15T22:44: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33" w:author="Mehrnazi Boojari" w:date="2019-01-15T22:44:00Z">
        <w:r w:rsidR="00A663B2" w:rsidRPr="00A663B2" w:rsidDel="009D3710">
          <w:rPr>
            <w:rStyle w:val="Hyperlink"/>
            <w:rFonts w:ascii="B Lotus" w:hAnsi="B Lotus" w:cs="B Lotus"/>
            <w:noProof/>
            <w:sz w:val="16"/>
            <w:szCs w:val="20"/>
            <w:rtl/>
          </w:rPr>
          <w:delText>.</w:delText>
        </w:r>
      </w:del>
      <w:ins w:id="20634" w:author="Mehrnazi Boojari" w:date="2019-01-15T22:44: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35" w:author="Mehrnazi Boojari" w:date="2019-01-15T22:45:00Z">
        <w:r w:rsidR="00A663B2" w:rsidRPr="00A663B2" w:rsidDel="009D3710">
          <w:rPr>
            <w:rStyle w:val="Hyperlink"/>
            <w:rFonts w:ascii="B Lotus" w:hAnsi="B Lotus" w:cs="B Lotus"/>
            <w:noProof/>
            <w:sz w:val="16"/>
            <w:szCs w:val="20"/>
            <w:rtl/>
          </w:rPr>
          <w:delText>.</w:delText>
        </w:r>
      </w:del>
      <w:ins w:id="20636"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37" w:author="Mehrnazi Boojari" w:date="2019-01-07T22:34:00Z">
        <w:r w:rsidR="00A663B2" w:rsidRPr="00A663B2" w:rsidDel="00051F26">
          <w:rPr>
            <w:rStyle w:val="Hyperlink"/>
            <w:rFonts w:ascii="B Lotus" w:hAnsi="B Lotus" w:cs="B Lotus"/>
            <w:noProof/>
            <w:sz w:val="16"/>
            <w:szCs w:val="20"/>
            <w:rtl/>
          </w:rPr>
          <w:delText>.ت</w:delText>
        </w:r>
      </w:del>
      <w:ins w:id="20638" w:author="Mehrnazi Boojari" w:date="2019-01-07T22:34:00Z">
        <w:r>
          <w:rPr>
            <w:rStyle w:val="Hyperlink"/>
            <w:rFonts w:ascii="B Lotus" w:hAnsi="B Lotus" w:cs="B Lotus"/>
            <w:noProof/>
            <w:sz w:val="16"/>
            <w:szCs w:val="20"/>
            <w:rtl/>
          </w:rPr>
          <w:t xml:space="preserve"> ت</w:t>
        </w:r>
      </w:ins>
      <w:r w:rsidR="00A663B2" w:rsidRPr="00A663B2">
        <w:rPr>
          <w:rStyle w:val="Hyperlink"/>
          <w:rFonts w:ascii="B Lotus" w:hAnsi="B Lotus" w:cs="B Lotus"/>
          <w:noProof/>
          <w:sz w:val="16"/>
          <w:szCs w:val="20"/>
          <w:rtl/>
        </w:rPr>
        <w:t>دو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noProof/>
          <w:sz w:val="16"/>
          <w:szCs w:val="20"/>
          <w:rtl/>
        </w:rPr>
        <w:t xml:space="preserve"> منشور حقوق روستانش</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hint="cs"/>
          <w:noProof/>
          <w:sz w:val="16"/>
          <w:szCs w:val="20"/>
          <w:rtl/>
        </w:rPr>
        <w:t>ی</w:t>
      </w:r>
      <w:ins w:id="20639"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298C53F8" w14:textId="77777777" w:rsidR="00A663B2" w:rsidRPr="00A663B2" w:rsidRDefault="00572891" w:rsidP="009D3710">
      <w:pPr>
        <w:pStyle w:val="TOC4"/>
        <w:tabs>
          <w:tab w:val="left" w:pos="3177"/>
          <w:tab w:val="right" w:leader="dot" w:pos="9019"/>
        </w:tabs>
        <w:bidi/>
        <w:jc w:val="both"/>
        <w:rPr>
          <w:rFonts w:ascii="B Lotus" w:eastAsiaTheme="minorEastAsia" w:hAnsi="B Lotus" w:cs="B Lotus"/>
          <w:noProof/>
          <w:sz w:val="18"/>
          <w:szCs w:val="18"/>
        </w:rPr>
      </w:pPr>
      <w:r>
        <w:fldChar w:fldCharType="begin"/>
      </w:r>
      <w:r>
        <w:instrText xml:space="preserve"> HYPERLINK \l "_Toc533782233" </w:instrText>
      </w:r>
      <w:r>
        <w:fldChar w:fldCharType="separate"/>
      </w:r>
      <w:r w:rsidR="00A663B2" w:rsidRPr="00A663B2">
        <w:rPr>
          <w:rStyle w:val="Hyperlink"/>
          <w:rFonts w:ascii="B Lotus" w:hAnsi="B Lotus" w:cs="B Lotus"/>
          <w:noProof/>
          <w:sz w:val="16"/>
          <w:szCs w:val="20"/>
          <w:rtl/>
        </w:rPr>
        <w:t>4</w:t>
      </w:r>
      <w:del w:id="20640" w:author="Mehrnazi Boojari" w:date="2019-01-15T22:45:00Z">
        <w:r w:rsidR="00A663B2" w:rsidRPr="00A663B2" w:rsidDel="009D3710">
          <w:rPr>
            <w:rStyle w:val="Hyperlink"/>
            <w:rFonts w:ascii="B Lotus" w:hAnsi="B Lotus" w:cs="B Lotus"/>
            <w:noProof/>
            <w:sz w:val="16"/>
            <w:szCs w:val="20"/>
            <w:rtl/>
          </w:rPr>
          <w:delText>.</w:delText>
        </w:r>
      </w:del>
      <w:ins w:id="20641"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42" w:author="Mehrnazi Boojari" w:date="2019-01-15T22:45:00Z">
        <w:r w:rsidR="00A663B2" w:rsidRPr="00A663B2" w:rsidDel="009D3710">
          <w:rPr>
            <w:rStyle w:val="Hyperlink"/>
            <w:rFonts w:ascii="B Lotus" w:hAnsi="B Lotus" w:cs="B Lotus"/>
            <w:noProof/>
            <w:sz w:val="16"/>
            <w:szCs w:val="20"/>
            <w:rtl/>
          </w:rPr>
          <w:delText>.</w:delText>
        </w:r>
      </w:del>
      <w:ins w:id="20643"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44" w:author="Mehrnazi Boojari" w:date="2019-01-15T22:45:00Z">
        <w:r w:rsidR="00A663B2" w:rsidRPr="00A663B2" w:rsidDel="009D3710">
          <w:rPr>
            <w:rStyle w:val="Hyperlink"/>
            <w:rFonts w:ascii="B Lotus" w:hAnsi="B Lotus" w:cs="B Lotus"/>
            <w:noProof/>
            <w:sz w:val="16"/>
            <w:szCs w:val="20"/>
            <w:rtl/>
          </w:rPr>
          <w:delText>.</w:delText>
        </w:r>
      </w:del>
      <w:ins w:id="20645"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46" w:author="Mehrnazi Boojari" w:date="2019-01-15T22:45:00Z">
        <w:r w:rsidR="00A663B2" w:rsidRPr="00A663B2" w:rsidDel="009D3710">
          <w:rPr>
            <w:rStyle w:val="Hyperlink"/>
            <w:rFonts w:ascii="B Lotus" w:hAnsi="B Lotus" w:cs="B Lotus"/>
            <w:noProof/>
            <w:sz w:val="16"/>
            <w:szCs w:val="20"/>
            <w:rtl/>
          </w:rPr>
          <w:delText>.</w:delText>
        </w:r>
      </w:del>
      <w:ins w:id="20647" w:author="Mehrnazi Boojari" w:date="2019-01-15T22:45:00Z">
        <w:r w:rsidR="009D3710">
          <w:rPr>
            <w:rStyle w:val="Hyperlink"/>
            <w:rFonts w:ascii="B Lotus" w:hAnsi="B Lotus" w:cs="B Lotus" w:hint="cs"/>
            <w:noProof/>
            <w:sz w:val="16"/>
            <w:szCs w:val="20"/>
            <w:rtl/>
          </w:rPr>
          <w:t xml:space="preserve"> </w:t>
        </w:r>
      </w:ins>
      <w:del w:id="20648" w:author="Mehrnazi Boojari" w:date="2019-01-07T09:45:00Z">
        <w:r w:rsidR="00A663B2" w:rsidRPr="00A663B2" w:rsidDel="006F7CCF">
          <w:rPr>
            <w:rStyle w:val="Hyperlink"/>
            <w:rFonts w:ascii="B Lotus" w:hAnsi="B Lotus" w:cs="B Lotus"/>
            <w:noProof/>
            <w:sz w:val="16"/>
            <w:szCs w:val="20"/>
            <w:rtl/>
          </w:rPr>
          <w:delText>راه حل</w:delText>
        </w:r>
      </w:del>
      <w:ins w:id="20649" w:author="Mehrnazi Boojari" w:date="2019-01-07T09:45:00Z">
        <w:r w:rsidR="006F7CCF">
          <w:rPr>
            <w:rStyle w:val="Hyperlink"/>
            <w:rFonts w:ascii="B Lotus" w:hAnsi="B Lotus" w:cs="B Lotus"/>
            <w:noProof/>
            <w:sz w:val="16"/>
            <w:szCs w:val="20"/>
            <w:rtl/>
          </w:rPr>
          <w:t>راه</w:t>
        </w:r>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حل</w:t>
        </w:r>
      </w:ins>
      <w:del w:id="20650"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20651"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حوزه برنامه</w:t>
      </w:r>
      <w:del w:id="20652" w:author="Mehrnazi Boojari" w:date="2019-01-07T10:05:00Z">
        <w:r w:rsidR="00A663B2" w:rsidRPr="00A663B2" w:rsidDel="00A31D6F">
          <w:rPr>
            <w:rStyle w:val="Hyperlink"/>
            <w:rFonts w:ascii="B Lotus" w:hAnsi="B Lotus" w:cs="B Lotus"/>
            <w:noProof/>
            <w:sz w:val="16"/>
            <w:szCs w:val="20"/>
            <w:rtl/>
          </w:rPr>
          <w:delText xml:space="preserve"> ر</w:delText>
        </w:r>
        <w:r w:rsidR="00A663B2" w:rsidRPr="00A663B2" w:rsidDel="00A31D6F">
          <w:rPr>
            <w:rStyle w:val="Hyperlink"/>
            <w:rFonts w:ascii="B Lotus" w:hAnsi="B Lotus" w:cs="B Lotus" w:hint="cs"/>
            <w:noProof/>
            <w:sz w:val="16"/>
            <w:szCs w:val="20"/>
            <w:rtl/>
          </w:rPr>
          <w:delText>ی</w:delText>
        </w:r>
        <w:r w:rsidR="00A663B2" w:rsidRPr="00A663B2" w:rsidDel="00A31D6F">
          <w:rPr>
            <w:rStyle w:val="Hyperlink"/>
            <w:rFonts w:ascii="B Lotus" w:hAnsi="B Lotus" w:cs="B Lotus" w:hint="eastAsia"/>
            <w:noProof/>
            <w:sz w:val="16"/>
            <w:szCs w:val="20"/>
            <w:rtl/>
          </w:rPr>
          <w:delText>ز</w:delText>
        </w:r>
        <w:r w:rsidR="00A663B2" w:rsidRPr="00A663B2" w:rsidDel="00A31D6F">
          <w:rPr>
            <w:rStyle w:val="Hyperlink"/>
            <w:rFonts w:ascii="B Lotus" w:hAnsi="B Lotus" w:cs="B Lotus" w:hint="cs"/>
            <w:noProof/>
            <w:sz w:val="16"/>
            <w:szCs w:val="20"/>
            <w:rtl/>
          </w:rPr>
          <w:delText>ی</w:delText>
        </w:r>
        <w:r w:rsidR="00A663B2" w:rsidRPr="00A663B2" w:rsidDel="00A31D6F">
          <w:rPr>
            <w:rFonts w:ascii="B Lotus" w:hAnsi="B Lotus" w:cs="B Lotus"/>
            <w:noProof/>
            <w:webHidden/>
            <w:sz w:val="16"/>
            <w:szCs w:val="20"/>
          </w:rPr>
          <w:delText xml:space="preserve"> </w:delText>
        </w:r>
      </w:del>
      <w:ins w:id="20653" w:author="Mehrnazi Boojari" w:date="2019-01-07T10:05:00Z">
        <w:r w:rsidR="00A31D6F">
          <w:rPr>
            <w:rStyle w:val="Hyperlink"/>
            <w:rFonts w:ascii="B Lotus" w:hAnsi="B Lotus" w:cs="B Lotus" w:hint="cs"/>
            <w:noProof/>
            <w:sz w:val="16"/>
            <w:szCs w:val="20"/>
            <w:rtl/>
          </w:rPr>
          <w:t>‌</w:t>
        </w:r>
        <w:r w:rsidR="00A31D6F">
          <w:rPr>
            <w:rStyle w:val="Hyperlink"/>
            <w:rFonts w:ascii="B Lotus" w:hAnsi="B Lotus" w:cs="B Lotus"/>
            <w:noProof/>
            <w:sz w:val="16"/>
            <w:szCs w:val="20"/>
            <w:rtl/>
          </w:rPr>
          <w:t xml:space="preserve">ریزی </w:t>
        </w:r>
      </w:ins>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77E1356" w14:textId="77777777" w:rsidR="00A663B2" w:rsidRPr="00A663B2" w:rsidRDefault="00051F26" w:rsidP="009D3710">
      <w:pPr>
        <w:pStyle w:val="TOC5"/>
        <w:tabs>
          <w:tab w:val="left" w:pos="8246"/>
          <w:tab w:val="right" w:leader="dot" w:pos="9019"/>
        </w:tabs>
        <w:bidi/>
        <w:jc w:val="both"/>
        <w:rPr>
          <w:rFonts w:ascii="B Lotus" w:eastAsiaTheme="minorEastAsia" w:hAnsi="B Lotus" w:cs="B Lotus"/>
          <w:noProof/>
          <w:sz w:val="18"/>
          <w:szCs w:val="18"/>
        </w:rPr>
      </w:pPr>
      <w:r>
        <w:fldChar w:fldCharType="begin"/>
      </w:r>
      <w:r>
        <w:instrText xml:space="preserve"> HYPERLINK \l "_Toc533782234" </w:instrText>
      </w:r>
      <w:r>
        <w:fldChar w:fldCharType="separate"/>
      </w:r>
      <w:r w:rsidR="00A663B2" w:rsidRPr="00A663B2">
        <w:rPr>
          <w:rStyle w:val="Hyperlink"/>
          <w:rFonts w:ascii="B Lotus" w:hAnsi="B Lotus" w:cs="B Lotus"/>
          <w:noProof/>
          <w:sz w:val="16"/>
          <w:szCs w:val="20"/>
          <w:rtl/>
        </w:rPr>
        <w:t>4</w:t>
      </w:r>
      <w:del w:id="20654" w:author="Mehrnazi Boojari" w:date="2019-01-15T22:45:00Z">
        <w:r w:rsidR="00A663B2" w:rsidRPr="00A663B2" w:rsidDel="009D3710">
          <w:rPr>
            <w:rStyle w:val="Hyperlink"/>
            <w:rFonts w:ascii="B Lotus" w:hAnsi="B Lotus" w:cs="B Lotus"/>
            <w:noProof/>
            <w:sz w:val="16"/>
            <w:szCs w:val="20"/>
            <w:rtl/>
          </w:rPr>
          <w:delText>.</w:delText>
        </w:r>
      </w:del>
      <w:ins w:id="20655"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56" w:author="Mehrnazi Boojari" w:date="2019-01-15T22:45:00Z">
        <w:r w:rsidR="00A663B2" w:rsidRPr="00A663B2" w:rsidDel="009D3710">
          <w:rPr>
            <w:rStyle w:val="Hyperlink"/>
            <w:rFonts w:ascii="B Lotus" w:hAnsi="B Lotus" w:cs="B Lotus"/>
            <w:noProof/>
            <w:sz w:val="16"/>
            <w:szCs w:val="20"/>
            <w:rtl/>
          </w:rPr>
          <w:delText>.</w:delText>
        </w:r>
      </w:del>
      <w:ins w:id="20657"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58" w:author="Mehrnazi Boojari" w:date="2019-01-15T22:45:00Z">
        <w:r w:rsidR="00A663B2" w:rsidRPr="00A663B2" w:rsidDel="009D3710">
          <w:rPr>
            <w:rStyle w:val="Hyperlink"/>
            <w:rFonts w:ascii="B Lotus" w:hAnsi="B Lotus" w:cs="B Lotus"/>
            <w:noProof/>
            <w:sz w:val="16"/>
            <w:szCs w:val="20"/>
            <w:rtl/>
          </w:rPr>
          <w:delText>.</w:delText>
        </w:r>
      </w:del>
      <w:ins w:id="20659"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60" w:author="Mehrnazi Boojari" w:date="2019-01-15T22:45:00Z">
        <w:r w:rsidR="00A663B2" w:rsidRPr="00A663B2" w:rsidDel="009D3710">
          <w:rPr>
            <w:rStyle w:val="Hyperlink"/>
            <w:rFonts w:ascii="B Lotus" w:hAnsi="B Lotus" w:cs="B Lotus"/>
            <w:noProof/>
            <w:sz w:val="16"/>
            <w:szCs w:val="20"/>
            <w:rtl/>
          </w:rPr>
          <w:delText>.</w:delText>
        </w:r>
      </w:del>
      <w:ins w:id="20661"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62" w:author="Mehrnazi Boojari" w:date="2019-01-07T22:34:00Z">
        <w:r w:rsidR="00A663B2" w:rsidRPr="00A663B2" w:rsidDel="00051F26">
          <w:rPr>
            <w:rStyle w:val="Hyperlink"/>
            <w:rFonts w:ascii="B Lotus" w:hAnsi="B Lotus" w:cs="B Lotus"/>
            <w:noProof/>
            <w:sz w:val="16"/>
            <w:szCs w:val="20"/>
            <w:rtl/>
          </w:rPr>
          <w:delText>.ت</w:delText>
        </w:r>
      </w:del>
      <w:ins w:id="20663" w:author="Mehrnazi Boojari" w:date="2019-01-07T22:34:00Z">
        <w:r>
          <w:rPr>
            <w:rStyle w:val="Hyperlink"/>
            <w:rFonts w:ascii="B Lotus" w:hAnsi="B Lotus" w:cs="B Lotus"/>
            <w:noProof/>
            <w:sz w:val="16"/>
            <w:szCs w:val="20"/>
            <w:rtl/>
          </w:rPr>
          <w:t xml:space="preserve"> ت</w:t>
        </w:r>
      </w:ins>
      <w:r w:rsidR="00A663B2" w:rsidRPr="00A663B2">
        <w:rPr>
          <w:rStyle w:val="Hyperlink"/>
          <w:rFonts w:ascii="B Lotus" w:hAnsi="B Lotus" w:cs="B Lotus"/>
          <w:noProof/>
          <w:sz w:val="16"/>
          <w:szCs w:val="20"/>
          <w:rtl/>
        </w:rPr>
        <w:t>دو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noProof/>
          <w:sz w:val="16"/>
          <w:szCs w:val="20"/>
          <w:rtl/>
        </w:rPr>
        <w:t xml:space="preserve"> دستورالعمل‌ها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w:t>
      </w:r>
      <w:del w:id="20664" w:author="Mehrnazi Boojari" w:date="2019-01-10T01:06:00Z">
        <w:r w:rsidR="00A663B2" w:rsidRPr="00A663B2" w:rsidDel="00647583">
          <w:rPr>
            <w:rStyle w:val="Hyperlink"/>
            <w:rFonts w:ascii="B Lotus" w:hAnsi="B Lotus" w:cs="B Lotus"/>
            <w:noProof/>
            <w:sz w:val="16"/>
            <w:szCs w:val="20"/>
            <w:rtl/>
          </w:rPr>
          <w:delText>مبتن</w:delText>
        </w:r>
        <w:r w:rsidR="00A663B2" w:rsidRPr="00A663B2" w:rsidDel="00647583">
          <w:rPr>
            <w:rStyle w:val="Hyperlink"/>
            <w:rFonts w:ascii="B Lotus" w:hAnsi="B Lotus" w:cs="B Lotus" w:hint="cs"/>
            <w:noProof/>
            <w:sz w:val="16"/>
            <w:szCs w:val="20"/>
            <w:rtl/>
          </w:rPr>
          <w:delText>ی</w:delText>
        </w:r>
        <w:r w:rsidR="00A663B2" w:rsidRPr="00A663B2" w:rsidDel="00647583">
          <w:rPr>
            <w:rStyle w:val="Hyperlink"/>
            <w:rFonts w:ascii="B Lotus" w:hAnsi="B Lotus" w:cs="B Lotus"/>
            <w:noProof/>
            <w:sz w:val="16"/>
            <w:szCs w:val="20"/>
            <w:rtl/>
          </w:rPr>
          <w:delText xml:space="preserve"> بر</w:delText>
        </w:r>
      </w:del>
      <w:ins w:id="20665" w:author="Mehrnazi Boojari" w:date="2019-01-10T01:06:00Z">
        <w:r w:rsidR="00647583">
          <w:rPr>
            <w:rStyle w:val="Hyperlink"/>
            <w:rFonts w:ascii="B Lotus" w:hAnsi="B Lotus" w:cs="B Lotus"/>
            <w:noProof/>
            <w:sz w:val="16"/>
            <w:szCs w:val="20"/>
            <w:rtl/>
          </w:rPr>
          <w:t>مبتنی</w:t>
        </w:r>
        <w:r w:rsidR="00647583">
          <w:rPr>
            <w:rStyle w:val="Hyperlink"/>
            <w:rFonts w:ascii="Times New Roman" w:hAnsi="Times New Roman" w:cs="Times New Roman" w:hint="cs"/>
            <w:noProof/>
            <w:sz w:val="16"/>
            <w:szCs w:val="20"/>
            <w:rtl/>
          </w:rPr>
          <w:t> </w:t>
        </w:r>
        <w:r w:rsidR="00647583">
          <w:rPr>
            <w:rStyle w:val="Hyperlink"/>
            <w:rFonts w:ascii="B Lotus" w:hAnsi="B Lotus" w:cs="B Lotus"/>
            <w:noProof/>
            <w:sz w:val="16"/>
            <w:szCs w:val="20"/>
            <w:rtl/>
          </w:rPr>
          <w:t>بر</w:t>
        </w:r>
      </w:ins>
      <w:r w:rsidR="00A663B2" w:rsidRPr="00A663B2">
        <w:rPr>
          <w:rStyle w:val="Hyperlink"/>
          <w:rFonts w:ascii="B Lotus" w:hAnsi="B Lotus" w:cs="B Lotus"/>
          <w:noProof/>
          <w:sz w:val="16"/>
          <w:szCs w:val="20"/>
          <w:rtl/>
        </w:rPr>
        <w:t xml:space="preserve"> گفتمان‌ساز</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ساخت مساکن </w:t>
      </w:r>
      <w:del w:id="20666" w:author="Mehrnazi Boojari" w:date="2019-01-10T01:06:00Z">
        <w:r w:rsidR="00A663B2" w:rsidRPr="00A663B2" w:rsidDel="00647583">
          <w:rPr>
            <w:rStyle w:val="Hyperlink"/>
            <w:rFonts w:ascii="B Lotus" w:hAnsi="B Lotus" w:cs="B Lotus"/>
            <w:noProof/>
            <w:sz w:val="16"/>
            <w:szCs w:val="20"/>
            <w:rtl/>
          </w:rPr>
          <w:delText>مبتن</w:delText>
        </w:r>
        <w:r w:rsidR="00A663B2" w:rsidRPr="00A663B2" w:rsidDel="00647583">
          <w:rPr>
            <w:rStyle w:val="Hyperlink"/>
            <w:rFonts w:ascii="B Lotus" w:hAnsi="B Lotus" w:cs="B Lotus" w:hint="cs"/>
            <w:noProof/>
            <w:sz w:val="16"/>
            <w:szCs w:val="20"/>
            <w:rtl/>
          </w:rPr>
          <w:delText>ی</w:delText>
        </w:r>
        <w:r w:rsidR="00A663B2" w:rsidRPr="00A663B2" w:rsidDel="00647583">
          <w:rPr>
            <w:rStyle w:val="Hyperlink"/>
            <w:rFonts w:ascii="B Lotus" w:hAnsi="B Lotus" w:cs="B Lotus"/>
            <w:noProof/>
            <w:sz w:val="16"/>
            <w:szCs w:val="20"/>
            <w:rtl/>
          </w:rPr>
          <w:delText xml:space="preserve"> بر</w:delText>
        </w:r>
      </w:del>
      <w:ins w:id="20667" w:author="Mehrnazi Boojari" w:date="2019-01-10T01:06:00Z">
        <w:r w:rsidR="00647583">
          <w:rPr>
            <w:rStyle w:val="Hyperlink"/>
            <w:rFonts w:ascii="B Lotus" w:hAnsi="B Lotus" w:cs="B Lotus"/>
            <w:noProof/>
            <w:sz w:val="16"/>
            <w:szCs w:val="20"/>
            <w:rtl/>
          </w:rPr>
          <w:t>مبتنی</w:t>
        </w:r>
        <w:r w:rsidR="00647583">
          <w:rPr>
            <w:rStyle w:val="Hyperlink"/>
            <w:rFonts w:ascii="Times New Roman" w:hAnsi="Times New Roman" w:cs="Times New Roman" w:hint="cs"/>
            <w:noProof/>
            <w:sz w:val="16"/>
            <w:szCs w:val="20"/>
            <w:rtl/>
          </w:rPr>
          <w:t> </w:t>
        </w:r>
        <w:r w:rsidR="00647583">
          <w:rPr>
            <w:rStyle w:val="Hyperlink"/>
            <w:rFonts w:ascii="B Lotus" w:hAnsi="B Lotus" w:cs="B Lotus"/>
            <w:noProof/>
            <w:sz w:val="16"/>
            <w:szCs w:val="20"/>
            <w:rtl/>
          </w:rPr>
          <w:t>بر</w:t>
        </w:r>
      </w:ins>
      <w:r w:rsidR="00A663B2" w:rsidRPr="00A663B2">
        <w:rPr>
          <w:rStyle w:val="Hyperlink"/>
          <w:rFonts w:ascii="B Lotus" w:hAnsi="B Lotus" w:cs="B Lotus"/>
          <w:noProof/>
          <w:sz w:val="16"/>
          <w:szCs w:val="20"/>
          <w:rtl/>
        </w:rPr>
        <w:t xml:space="preserve"> بوم، مع</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شت</w:t>
      </w:r>
      <w:r w:rsidR="00A663B2" w:rsidRPr="00A663B2">
        <w:rPr>
          <w:rStyle w:val="Hyperlink"/>
          <w:rFonts w:ascii="B Lotus" w:hAnsi="B Lotus" w:cs="B Lotus"/>
          <w:noProof/>
          <w:sz w:val="16"/>
          <w:szCs w:val="20"/>
          <w:rtl/>
        </w:rPr>
        <w:t xml:space="preserve"> و هو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روستا</w:t>
      </w:r>
      <w:r w:rsidR="00A663B2" w:rsidRPr="00A663B2">
        <w:rPr>
          <w:rStyle w:val="Hyperlink"/>
          <w:rFonts w:ascii="B Lotus" w:hAnsi="B Lotus" w:cs="B Lotus" w:hint="cs"/>
          <w:noProof/>
          <w:sz w:val="16"/>
          <w:szCs w:val="20"/>
          <w:rtl/>
        </w:rPr>
        <w:t>یی</w:t>
      </w:r>
      <w:ins w:id="20668"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AB86D3D" w14:textId="77777777" w:rsidR="00A663B2" w:rsidRPr="00A663B2" w:rsidRDefault="00572891" w:rsidP="009D3710">
      <w:pPr>
        <w:pStyle w:val="TOC5"/>
        <w:tabs>
          <w:tab w:val="left" w:pos="4150"/>
          <w:tab w:val="right" w:leader="dot" w:pos="9019"/>
        </w:tabs>
        <w:bidi/>
        <w:jc w:val="both"/>
        <w:rPr>
          <w:rFonts w:ascii="B Lotus" w:eastAsiaTheme="minorEastAsia" w:hAnsi="B Lotus" w:cs="B Lotus"/>
          <w:noProof/>
          <w:sz w:val="18"/>
          <w:szCs w:val="18"/>
        </w:rPr>
      </w:pPr>
      <w:r>
        <w:fldChar w:fldCharType="begin"/>
      </w:r>
      <w:r>
        <w:instrText xml:space="preserve"> HYPERLINK \l "_Toc533782235" </w:instrText>
      </w:r>
      <w:r>
        <w:fldChar w:fldCharType="separate"/>
      </w:r>
      <w:r w:rsidR="00A663B2" w:rsidRPr="00A663B2">
        <w:rPr>
          <w:rStyle w:val="Hyperlink"/>
          <w:rFonts w:ascii="B Lotus" w:hAnsi="B Lotus" w:cs="B Lotus"/>
          <w:noProof/>
          <w:sz w:val="16"/>
          <w:szCs w:val="20"/>
          <w:rtl/>
        </w:rPr>
        <w:t>4</w:t>
      </w:r>
      <w:del w:id="20669" w:author="Mehrnazi Boojari" w:date="2019-01-15T22:45:00Z">
        <w:r w:rsidR="00A663B2" w:rsidRPr="00A663B2" w:rsidDel="009D3710">
          <w:rPr>
            <w:rStyle w:val="Hyperlink"/>
            <w:rFonts w:ascii="B Lotus" w:hAnsi="B Lotus" w:cs="B Lotus"/>
            <w:noProof/>
            <w:sz w:val="16"/>
            <w:szCs w:val="20"/>
            <w:rtl/>
          </w:rPr>
          <w:delText>.</w:delText>
        </w:r>
      </w:del>
      <w:ins w:id="20670"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71" w:author="Mehrnazi Boojari" w:date="2019-01-15T22:45:00Z">
        <w:r w:rsidR="00A663B2" w:rsidRPr="00A663B2" w:rsidDel="009D3710">
          <w:rPr>
            <w:rStyle w:val="Hyperlink"/>
            <w:rFonts w:ascii="B Lotus" w:hAnsi="B Lotus" w:cs="B Lotus"/>
            <w:noProof/>
            <w:sz w:val="16"/>
            <w:szCs w:val="20"/>
            <w:rtl/>
          </w:rPr>
          <w:delText>.</w:delText>
        </w:r>
      </w:del>
      <w:ins w:id="20672"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73" w:author="Mehrnazi Boojari" w:date="2019-01-15T22:45:00Z">
        <w:r w:rsidR="00A663B2" w:rsidRPr="00A663B2" w:rsidDel="009D3710">
          <w:rPr>
            <w:rStyle w:val="Hyperlink"/>
            <w:rFonts w:ascii="B Lotus" w:hAnsi="B Lotus" w:cs="B Lotus"/>
            <w:noProof/>
            <w:sz w:val="16"/>
            <w:szCs w:val="20"/>
            <w:rtl/>
          </w:rPr>
          <w:delText>.</w:delText>
        </w:r>
      </w:del>
      <w:ins w:id="20674"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75" w:author="Mehrnazi Boojari" w:date="2019-01-15T22:45:00Z">
        <w:r w:rsidR="00A663B2" w:rsidRPr="00A663B2" w:rsidDel="009D3710">
          <w:rPr>
            <w:rStyle w:val="Hyperlink"/>
            <w:rFonts w:ascii="B Lotus" w:hAnsi="B Lotus" w:cs="B Lotus"/>
            <w:noProof/>
            <w:sz w:val="16"/>
            <w:szCs w:val="20"/>
            <w:rtl/>
          </w:rPr>
          <w:delText>.</w:delText>
        </w:r>
      </w:del>
      <w:ins w:id="20676" w:author="Mehrnazi Boojari" w:date="2019-01-15T22:45:00Z">
        <w:r w:rsidR="009D3710">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77" w:author="Mehrnazi Boojari" w:date="2019-01-07T10:49:00Z">
        <w:r w:rsidR="00A663B2" w:rsidRPr="00A663B2" w:rsidDel="006A1F1D">
          <w:rPr>
            <w:rStyle w:val="Hyperlink"/>
            <w:rFonts w:ascii="B Lotus" w:hAnsi="B Lotus" w:cs="B Lotus"/>
            <w:noProof/>
            <w:sz w:val="16"/>
            <w:szCs w:val="20"/>
            <w:rtl/>
          </w:rPr>
          <w:delText>.</w:delText>
        </w:r>
        <w:r w:rsidR="00A663B2" w:rsidRPr="00A663B2" w:rsidDel="006A1F1D">
          <w:rPr>
            <w:rStyle w:val="Hyperlink"/>
            <w:rFonts w:ascii="B Lotus" w:hAnsi="B Lotus" w:cs="B Lotus"/>
            <w:noProof/>
            <w:sz w:val="16"/>
            <w:szCs w:val="20"/>
            <w:rtl/>
            <w:lang w:bidi="fa-IR"/>
          </w:rPr>
          <w:delText>ا</w:delText>
        </w:r>
      </w:del>
      <w:ins w:id="20678" w:author="Mehrnazi Boojari" w:date="2019-01-07T10:49:00Z">
        <w:r w:rsidR="006A1F1D">
          <w:rPr>
            <w:rStyle w:val="Hyperlink"/>
            <w:rFonts w:ascii="B Lotus" w:hAnsi="B Lotus" w:cs="B Lotus"/>
            <w:noProof/>
            <w:sz w:val="16"/>
            <w:szCs w:val="20"/>
            <w:rtl/>
          </w:rPr>
          <w:t xml:space="preserve"> ا</w:t>
        </w:r>
      </w:ins>
      <w:r w:rsidR="00A663B2" w:rsidRPr="00A663B2">
        <w:rPr>
          <w:rStyle w:val="Hyperlink"/>
          <w:rFonts w:ascii="B Lotus" w:hAnsi="B Lotus" w:cs="B Lotus"/>
          <w:noProof/>
          <w:sz w:val="16"/>
          <w:szCs w:val="20"/>
          <w:rtl/>
          <w:lang w:bidi="fa-IR"/>
        </w:rPr>
        <w:t>صلاح اهداف طرح</w:t>
      </w:r>
      <w:del w:id="20679"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680"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هاد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روستا</w:t>
      </w:r>
      <w:r w:rsidR="00A663B2" w:rsidRPr="00A663B2">
        <w:rPr>
          <w:rStyle w:val="Hyperlink"/>
          <w:rFonts w:ascii="B Lotus" w:hAnsi="B Lotus" w:cs="B Lotus" w:hint="cs"/>
          <w:noProof/>
          <w:sz w:val="16"/>
          <w:szCs w:val="20"/>
          <w:rtl/>
          <w:lang w:bidi="fa-IR"/>
        </w:rPr>
        <w:t>یی</w:t>
      </w:r>
      <w:ins w:id="20681" w:author="Mehrnazi Boojari" w:date="2019-01-15T23:11:00Z">
        <w:r w:rsidR="00AE674B">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04369F7" w14:textId="77777777" w:rsidR="00A663B2" w:rsidRPr="00A663B2" w:rsidRDefault="00572891" w:rsidP="001626E1">
      <w:pPr>
        <w:pStyle w:val="TOC4"/>
        <w:tabs>
          <w:tab w:val="left" w:pos="2776"/>
          <w:tab w:val="right" w:leader="dot" w:pos="9019"/>
        </w:tabs>
        <w:bidi/>
        <w:jc w:val="both"/>
        <w:rPr>
          <w:rFonts w:ascii="B Lotus" w:eastAsiaTheme="minorEastAsia" w:hAnsi="B Lotus" w:cs="B Lotus"/>
          <w:noProof/>
          <w:sz w:val="18"/>
          <w:szCs w:val="18"/>
        </w:rPr>
      </w:pPr>
      <w:r>
        <w:fldChar w:fldCharType="begin"/>
      </w:r>
      <w:r>
        <w:instrText xml:space="preserve"> HYPERLINK \l "_Toc533782236" </w:instrText>
      </w:r>
      <w:r>
        <w:fldChar w:fldCharType="separate"/>
      </w:r>
      <w:r w:rsidR="00A663B2" w:rsidRPr="00A663B2">
        <w:rPr>
          <w:rStyle w:val="Hyperlink"/>
          <w:rFonts w:ascii="B Lotus" w:hAnsi="B Lotus" w:cs="B Lotus"/>
          <w:noProof/>
          <w:sz w:val="16"/>
          <w:szCs w:val="20"/>
          <w:rtl/>
        </w:rPr>
        <w:t>4</w:t>
      </w:r>
      <w:del w:id="20682" w:author="Mehrnazi Boojari" w:date="2019-01-15T22:46:00Z">
        <w:r w:rsidR="00A663B2" w:rsidRPr="00A663B2" w:rsidDel="001626E1">
          <w:rPr>
            <w:rStyle w:val="Hyperlink"/>
            <w:rFonts w:ascii="B Lotus" w:hAnsi="B Lotus" w:cs="B Lotus"/>
            <w:noProof/>
            <w:sz w:val="16"/>
            <w:szCs w:val="20"/>
            <w:rtl/>
          </w:rPr>
          <w:delText>.</w:delText>
        </w:r>
      </w:del>
      <w:ins w:id="20683" w:author="Mehrnazi Boojari" w:date="2019-01-15T22:46: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84" w:author="Mehrnazi Boojari" w:date="2019-01-15T22:46:00Z">
        <w:r w:rsidR="00A663B2" w:rsidRPr="00A663B2" w:rsidDel="001626E1">
          <w:rPr>
            <w:rStyle w:val="Hyperlink"/>
            <w:rFonts w:ascii="B Lotus" w:hAnsi="B Lotus" w:cs="B Lotus"/>
            <w:noProof/>
            <w:sz w:val="16"/>
            <w:szCs w:val="20"/>
            <w:rtl/>
          </w:rPr>
          <w:delText>.</w:delText>
        </w:r>
      </w:del>
      <w:ins w:id="20685" w:author="Mehrnazi Boojari" w:date="2019-01-15T22:46: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686" w:author="Mehrnazi Boojari" w:date="2019-01-15T22:46:00Z">
        <w:r w:rsidR="00A663B2" w:rsidRPr="00A663B2" w:rsidDel="001626E1">
          <w:rPr>
            <w:rStyle w:val="Hyperlink"/>
            <w:rFonts w:ascii="B Lotus" w:hAnsi="B Lotus" w:cs="B Lotus"/>
            <w:noProof/>
            <w:sz w:val="16"/>
            <w:szCs w:val="20"/>
            <w:rtl/>
          </w:rPr>
          <w:delText>.</w:delText>
        </w:r>
      </w:del>
      <w:ins w:id="20687" w:author="Mehrnazi Boojari" w:date="2019-01-15T22:46: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688" w:author="Mehrnazi Boojari" w:date="2019-01-15T22:46:00Z">
        <w:r w:rsidR="00A663B2" w:rsidRPr="00A663B2" w:rsidDel="001626E1">
          <w:rPr>
            <w:rStyle w:val="Hyperlink"/>
            <w:rFonts w:ascii="B Lotus" w:hAnsi="B Lotus" w:cs="B Lotus"/>
            <w:noProof/>
            <w:sz w:val="16"/>
            <w:szCs w:val="20"/>
            <w:rtl/>
          </w:rPr>
          <w:delText>.</w:delText>
        </w:r>
      </w:del>
      <w:ins w:id="20689" w:author="Mehrnazi Boojari" w:date="2019-01-15T22:46:00Z">
        <w:r w:rsidR="001626E1">
          <w:rPr>
            <w:rStyle w:val="Hyperlink"/>
            <w:rFonts w:ascii="B Lotus" w:hAnsi="B Lotus" w:cs="B Lotus" w:hint="cs"/>
            <w:noProof/>
            <w:sz w:val="16"/>
            <w:szCs w:val="20"/>
            <w:rtl/>
          </w:rPr>
          <w:t xml:space="preserve"> </w:t>
        </w:r>
      </w:ins>
      <w:del w:id="20690" w:author="Mehrnazi Boojari" w:date="2019-01-07T09:45:00Z">
        <w:r w:rsidR="00A663B2" w:rsidRPr="00A663B2" w:rsidDel="006F7CCF">
          <w:rPr>
            <w:rStyle w:val="Hyperlink"/>
            <w:rFonts w:ascii="B Lotus" w:hAnsi="B Lotus" w:cs="B Lotus"/>
            <w:noProof/>
            <w:sz w:val="16"/>
            <w:szCs w:val="20"/>
            <w:rtl/>
          </w:rPr>
          <w:delText>راه حل</w:delText>
        </w:r>
      </w:del>
      <w:ins w:id="20691" w:author="Mehrnazi Boojari" w:date="2019-01-07T09:45:00Z">
        <w:r w:rsidR="006F7CCF">
          <w:rPr>
            <w:rStyle w:val="Hyperlink"/>
            <w:rFonts w:ascii="B Lotus" w:hAnsi="B Lotus" w:cs="B Lotus"/>
            <w:noProof/>
            <w:sz w:val="16"/>
            <w:szCs w:val="20"/>
            <w:rtl/>
          </w:rPr>
          <w:t>راه</w:t>
        </w:r>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حل</w:t>
        </w:r>
      </w:ins>
      <w:del w:id="20692"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20693"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 xml:space="preserve">حوزه </w:t>
      </w:r>
      <w:del w:id="20694" w:author="Mehrnazi Boojari" w:date="2019-01-07T10:46:00Z">
        <w:r w:rsidR="00A663B2" w:rsidRPr="00A663B2" w:rsidDel="006A1F1D">
          <w:rPr>
            <w:rStyle w:val="Hyperlink"/>
            <w:rFonts w:ascii="B Lotus" w:hAnsi="B Lotus" w:cs="B Lotus"/>
            <w:noProof/>
            <w:sz w:val="16"/>
            <w:szCs w:val="20"/>
            <w:rtl/>
          </w:rPr>
          <w:delText>اجرائ</w:delText>
        </w:r>
        <w:r w:rsidR="00A663B2" w:rsidRPr="00A663B2" w:rsidDel="006A1F1D">
          <w:rPr>
            <w:rStyle w:val="Hyperlink"/>
            <w:rFonts w:ascii="B Lotus" w:hAnsi="B Lotus" w:cs="B Lotus" w:hint="cs"/>
            <w:noProof/>
            <w:sz w:val="16"/>
            <w:szCs w:val="20"/>
            <w:rtl/>
          </w:rPr>
          <w:delText>ی</w:delText>
        </w:r>
      </w:del>
      <w:ins w:id="20695" w:author="Mehrnazi Boojari" w:date="2019-01-07T10:46:00Z">
        <w:r w:rsidR="006A1F1D">
          <w:rPr>
            <w:rStyle w:val="Hyperlink"/>
            <w:rFonts w:ascii="B Lotus" w:hAnsi="B Lotus" w:cs="B Lotus"/>
            <w:noProof/>
            <w:sz w:val="16"/>
            <w:szCs w:val="20"/>
            <w:rtl/>
          </w:rPr>
          <w:t>اجرایی</w:t>
        </w:r>
      </w:ins>
      <w:ins w:id="20696" w:author="Mehrnazi Boojari" w:date="2019-01-15T23:11:00Z">
        <w:r w:rsidR="00AE674B">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5451A66" w14:textId="77777777" w:rsidR="00A663B2" w:rsidRPr="00A663B2" w:rsidRDefault="00952B49" w:rsidP="001626E1">
      <w:pPr>
        <w:pStyle w:val="TOC5"/>
        <w:tabs>
          <w:tab w:val="left" w:pos="7979"/>
          <w:tab w:val="right" w:leader="dot" w:pos="9019"/>
        </w:tabs>
        <w:bidi/>
        <w:jc w:val="both"/>
        <w:rPr>
          <w:rFonts w:ascii="B Lotus" w:eastAsiaTheme="minorEastAsia" w:hAnsi="B Lotus" w:cs="B Lotus"/>
          <w:noProof/>
          <w:sz w:val="18"/>
          <w:szCs w:val="18"/>
        </w:rPr>
      </w:pPr>
      <w:r>
        <w:fldChar w:fldCharType="begin"/>
      </w:r>
      <w:r>
        <w:instrText xml:space="preserve"> HYPERLINK \l "_Toc533782237" </w:instrText>
      </w:r>
      <w:r>
        <w:fldChar w:fldCharType="separate"/>
      </w:r>
      <w:r w:rsidR="00A663B2" w:rsidRPr="00A663B2">
        <w:rPr>
          <w:rStyle w:val="Hyperlink"/>
          <w:rFonts w:ascii="B Lotus" w:hAnsi="B Lotus" w:cs="B Lotus"/>
          <w:noProof/>
          <w:sz w:val="16"/>
          <w:szCs w:val="20"/>
          <w:rtl/>
        </w:rPr>
        <w:t>4</w:t>
      </w:r>
      <w:del w:id="20697" w:author="Mehrnazi Boojari" w:date="2019-01-15T22:46:00Z">
        <w:r w:rsidR="00A663B2" w:rsidRPr="00A663B2" w:rsidDel="001626E1">
          <w:rPr>
            <w:rStyle w:val="Hyperlink"/>
            <w:rFonts w:ascii="B Lotus" w:hAnsi="B Lotus" w:cs="B Lotus"/>
            <w:noProof/>
            <w:sz w:val="16"/>
            <w:szCs w:val="20"/>
            <w:rtl/>
          </w:rPr>
          <w:delText>.</w:delText>
        </w:r>
      </w:del>
      <w:ins w:id="20698" w:author="Mehrnazi Boojari" w:date="2019-01-15T22:46: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699" w:author="Mehrnazi Boojari" w:date="2019-01-15T22:46:00Z">
        <w:r w:rsidR="00A663B2" w:rsidRPr="00A663B2" w:rsidDel="001626E1">
          <w:rPr>
            <w:rStyle w:val="Hyperlink"/>
            <w:rFonts w:ascii="B Lotus" w:hAnsi="B Lotus" w:cs="B Lotus"/>
            <w:noProof/>
            <w:sz w:val="16"/>
            <w:szCs w:val="20"/>
            <w:rtl/>
          </w:rPr>
          <w:delText>.</w:delText>
        </w:r>
      </w:del>
      <w:ins w:id="20700" w:author="Mehrnazi Boojari" w:date="2019-01-15T22:46: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701" w:author="Mehrnazi Boojari" w:date="2019-01-15T22:46:00Z">
        <w:r w:rsidR="00A663B2" w:rsidRPr="00A663B2" w:rsidDel="001626E1">
          <w:rPr>
            <w:rStyle w:val="Hyperlink"/>
            <w:rFonts w:ascii="B Lotus" w:hAnsi="B Lotus" w:cs="B Lotus"/>
            <w:noProof/>
            <w:sz w:val="16"/>
            <w:szCs w:val="20"/>
            <w:rtl/>
          </w:rPr>
          <w:delText>.</w:delText>
        </w:r>
      </w:del>
      <w:ins w:id="20702" w:author="Mehrnazi Boojari" w:date="2019-01-15T22:46: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703" w:author="Mehrnazi Boojari" w:date="2019-01-15T22:46:00Z">
        <w:r w:rsidR="00A663B2" w:rsidRPr="00A663B2" w:rsidDel="001626E1">
          <w:rPr>
            <w:rStyle w:val="Hyperlink"/>
            <w:rFonts w:ascii="B Lotus" w:hAnsi="B Lotus" w:cs="B Lotus"/>
            <w:noProof/>
            <w:sz w:val="16"/>
            <w:szCs w:val="20"/>
            <w:rtl/>
          </w:rPr>
          <w:delText>.</w:delText>
        </w:r>
      </w:del>
      <w:ins w:id="20704" w:author="Mehrnazi Boojari" w:date="2019-01-15T22:46: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705" w:author="Mehrnazi Boojari" w:date="2019-01-08T02:23:00Z">
        <w:r w:rsidR="00A663B2" w:rsidRPr="00A663B2" w:rsidDel="00011A5C">
          <w:rPr>
            <w:rStyle w:val="Hyperlink"/>
            <w:rFonts w:ascii="B Lotus" w:hAnsi="B Lotus" w:cs="B Lotus"/>
            <w:noProof/>
            <w:sz w:val="16"/>
            <w:szCs w:val="20"/>
            <w:rtl/>
          </w:rPr>
          <w:delText>.پ</w:delText>
        </w:r>
      </w:del>
      <w:ins w:id="20706" w:author="Mehrnazi Boojari" w:date="2019-01-08T02:23:00Z">
        <w:r w:rsidR="00011A5C">
          <w:rPr>
            <w:rStyle w:val="Hyperlink"/>
            <w:rFonts w:ascii="B Lotus" w:hAnsi="B Lotus" w:cs="B Lotus"/>
            <w:noProof/>
            <w:sz w:val="16"/>
            <w:szCs w:val="20"/>
            <w:rtl/>
          </w:rPr>
          <w:t xml:space="preserve"> پ</w:t>
        </w:r>
      </w:ins>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داکردن</w:t>
      </w:r>
      <w:r w:rsidR="00A663B2" w:rsidRPr="00A663B2">
        <w:rPr>
          <w:rStyle w:val="Hyperlink"/>
          <w:rFonts w:ascii="B Lotus" w:hAnsi="B Lotus" w:cs="B Lotus"/>
          <w:noProof/>
          <w:sz w:val="16"/>
          <w:szCs w:val="20"/>
          <w:rtl/>
        </w:rPr>
        <w:t xml:space="preserve"> مسکن شاخص و استاندارد روستا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و الگوساز</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در کشور </w:t>
      </w:r>
      <w:del w:id="20707" w:author="Mehrnazi Boojari" w:date="2019-01-10T01:06:00Z">
        <w:r w:rsidR="00A663B2" w:rsidRPr="00A663B2" w:rsidDel="00647583">
          <w:rPr>
            <w:rStyle w:val="Hyperlink"/>
            <w:rFonts w:ascii="B Lotus" w:hAnsi="B Lotus" w:cs="B Lotus"/>
            <w:noProof/>
            <w:sz w:val="16"/>
            <w:szCs w:val="20"/>
            <w:rtl/>
          </w:rPr>
          <w:delText>مبتن</w:delText>
        </w:r>
        <w:r w:rsidR="00A663B2" w:rsidRPr="00A663B2" w:rsidDel="00647583">
          <w:rPr>
            <w:rStyle w:val="Hyperlink"/>
            <w:rFonts w:ascii="B Lotus" w:hAnsi="B Lotus" w:cs="B Lotus" w:hint="cs"/>
            <w:noProof/>
            <w:sz w:val="16"/>
            <w:szCs w:val="20"/>
            <w:rtl/>
          </w:rPr>
          <w:delText>ی</w:delText>
        </w:r>
        <w:r w:rsidR="00A663B2" w:rsidRPr="00A663B2" w:rsidDel="00647583">
          <w:rPr>
            <w:rStyle w:val="Hyperlink"/>
            <w:rFonts w:ascii="B Lotus" w:hAnsi="B Lotus" w:cs="B Lotus"/>
            <w:noProof/>
            <w:sz w:val="16"/>
            <w:szCs w:val="20"/>
            <w:rtl/>
          </w:rPr>
          <w:delText xml:space="preserve"> بر</w:delText>
        </w:r>
      </w:del>
      <w:ins w:id="20708" w:author="Mehrnazi Boojari" w:date="2019-01-10T01:06:00Z">
        <w:r w:rsidR="00647583">
          <w:rPr>
            <w:rStyle w:val="Hyperlink"/>
            <w:rFonts w:ascii="B Lotus" w:hAnsi="B Lotus" w:cs="B Lotus"/>
            <w:noProof/>
            <w:sz w:val="16"/>
            <w:szCs w:val="20"/>
            <w:rtl/>
          </w:rPr>
          <w:t>مبتنی</w:t>
        </w:r>
        <w:r w:rsidR="00647583">
          <w:rPr>
            <w:rStyle w:val="Hyperlink"/>
            <w:rFonts w:ascii="Times New Roman" w:hAnsi="Times New Roman" w:cs="Times New Roman" w:hint="cs"/>
            <w:noProof/>
            <w:sz w:val="16"/>
            <w:szCs w:val="20"/>
            <w:rtl/>
          </w:rPr>
          <w:t> </w:t>
        </w:r>
        <w:r w:rsidR="00647583">
          <w:rPr>
            <w:rStyle w:val="Hyperlink"/>
            <w:rFonts w:ascii="B Lotus" w:hAnsi="B Lotus" w:cs="B Lotus"/>
            <w:noProof/>
            <w:sz w:val="16"/>
            <w:szCs w:val="20"/>
            <w:rtl/>
          </w:rPr>
          <w:t>بر</w:t>
        </w:r>
      </w:ins>
      <w:r w:rsidR="00A663B2" w:rsidRPr="00A663B2">
        <w:rPr>
          <w:rStyle w:val="Hyperlink"/>
          <w:rFonts w:ascii="B Lotus" w:hAnsi="B Lotus" w:cs="B Lotus"/>
          <w:noProof/>
          <w:sz w:val="16"/>
          <w:szCs w:val="20"/>
          <w:rtl/>
        </w:rPr>
        <w:t xml:space="preserve"> هو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بوم و مع</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شت</w:t>
      </w:r>
      <w:ins w:id="20709"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7128397" w14:textId="77777777" w:rsidR="00A663B2" w:rsidRPr="00A663B2" w:rsidRDefault="00051F26" w:rsidP="00AE674B">
      <w:pPr>
        <w:pStyle w:val="TOC5"/>
        <w:tabs>
          <w:tab w:val="left" w:pos="8598"/>
          <w:tab w:val="right" w:leader="dot" w:pos="9019"/>
        </w:tabs>
        <w:bidi/>
        <w:jc w:val="both"/>
        <w:rPr>
          <w:rFonts w:ascii="B Lotus" w:eastAsiaTheme="minorEastAsia" w:hAnsi="B Lotus" w:cs="B Lotus"/>
          <w:noProof/>
          <w:sz w:val="18"/>
          <w:szCs w:val="18"/>
        </w:rPr>
      </w:pPr>
      <w:r>
        <w:fldChar w:fldCharType="begin"/>
      </w:r>
      <w:r>
        <w:instrText xml:space="preserve"> HYPERLINK \l "_Toc533782238" </w:instrText>
      </w:r>
      <w:r>
        <w:fldChar w:fldCharType="separate"/>
      </w:r>
      <w:r w:rsidR="00A663B2" w:rsidRPr="00A663B2">
        <w:rPr>
          <w:rStyle w:val="Hyperlink"/>
          <w:rFonts w:ascii="B Lotus" w:hAnsi="B Lotus" w:cs="B Lotus"/>
          <w:noProof/>
          <w:sz w:val="16"/>
          <w:szCs w:val="20"/>
          <w:rtl/>
        </w:rPr>
        <w:t>4</w:t>
      </w:r>
      <w:del w:id="20710" w:author="Mehrnazi Boojari" w:date="2019-01-15T22:47:00Z">
        <w:r w:rsidR="00A663B2" w:rsidRPr="00A663B2" w:rsidDel="001626E1">
          <w:rPr>
            <w:rStyle w:val="Hyperlink"/>
            <w:rFonts w:ascii="B Lotus" w:hAnsi="B Lotus" w:cs="B Lotus"/>
            <w:noProof/>
            <w:sz w:val="16"/>
            <w:szCs w:val="20"/>
            <w:rtl/>
          </w:rPr>
          <w:delText>.</w:delText>
        </w:r>
      </w:del>
      <w:ins w:id="20711" w:author="Mehrnazi Boojari" w:date="2019-01-15T22:47: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712" w:author="Mehrnazi Boojari" w:date="2019-01-15T22:46:00Z">
        <w:r w:rsidR="00A663B2" w:rsidRPr="00A663B2" w:rsidDel="001626E1">
          <w:rPr>
            <w:rStyle w:val="Hyperlink"/>
            <w:rFonts w:ascii="B Lotus" w:hAnsi="B Lotus" w:cs="B Lotus"/>
            <w:noProof/>
            <w:sz w:val="16"/>
            <w:szCs w:val="20"/>
            <w:rtl/>
          </w:rPr>
          <w:delText>.</w:delText>
        </w:r>
      </w:del>
      <w:ins w:id="20713" w:author="Mehrnazi Boojari" w:date="2019-01-15T22:46: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714" w:author="Mehrnazi Boojari" w:date="2019-01-15T22:46:00Z">
        <w:r w:rsidR="00A663B2" w:rsidRPr="00A663B2" w:rsidDel="001626E1">
          <w:rPr>
            <w:rStyle w:val="Hyperlink"/>
            <w:rFonts w:ascii="B Lotus" w:hAnsi="B Lotus" w:cs="B Lotus"/>
            <w:noProof/>
            <w:sz w:val="16"/>
            <w:szCs w:val="20"/>
            <w:rtl/>
          </w:rPr>
          <w:delText>.</w:delText>
        </w:r>
      </w:del>
      <w:ins w:id="20715" w:author="Mehrnazi Boojari" w:date="2019-01-15T22:46: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716" w:author="Mehrnazi Boojari" w:date="2019-01-15T22:47:00Z">
        <w:r w:rsidR="00A663B2" w:rsidRPr="00A663B2" w:rsidDel="001626E1">
          <w:rPr>
            <w:rStyle w:val="Hyperlink"/>
            <w:rFonts w:ascii="B Lotus" w:hAnsi="B Lotus" w:cs="B Lotus"/>
            <w:noProof/>
            <w:sz w:val="16"/>
            <w:szCs w:val="20"/>
            <w:rtl/>
          </w:rPr>
          <w:delText>.</w:delText>
        </w:r>
      </w:del>
      <w:ins w:id="20717" w:author="Mehrnazi Boojari" w:date="2019-01-15T22:47: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718" w:author="Mehrnazi Boojari" w:date="2019-01-07T22:35:00Z">
        <w:r w:rsidR="00A663B2" w:rsidRPr="00A663B2" w:rsidDel="00051F26">
          <w:rPr>
            <w:rStyle w:val="Hyperlink"/>
            <w:rFonts w:ascii="B Lotus" w:hAnsi="B Lotus" w:cs="B Lotus"/>
            <w:noProof/>
            <w:sz w:val="16"/>
            <w:szCs w:val="20"/>
            <w:rtl/>
          </w:rPr>
          <w:delText>.س</w:delText>
        </w:r>
      </w:del>
      <w:ins w:id="20719" w:author="Mehrnazi Boojari" w:date="2019-01-07T22:35:00Z">
        <w:r>
          <w:rPr>
            <w:rStyle w:val="Hyperlink"/>
            <w:rFonts w:ascii="B Lotus" w:hAnsi="B Lotus" w:cs="B Lotus"/>
            <w:noProof/>
            <w:sz w:val="16"/>
            <w:szCs w:val="20"/>
            <w:rtl/>
          </w:rPr>
          <w:t xml:space="preserve"> س</w:t>
        </w:r>
      </w:ins>
      <w:r w:rsidR="00A663B2" w:rsidRPr="00A663B2">
        <w:rPr>
          <w:rStyle w:val="Hyperlink"/>
          <w:rFonts w:ascii="B Lotus" w:hAnsi="B Lotus" w:cs="B Lotus"/>
          <w:noProof/>
          <w:sz w:val="16"/>
          <w:szCs w:val="20"/>
          <w:rtl/>
        </w:rPr>
        <w:t xml:space="preserve">اخت مساکن استاندارد و نمونه </w:t>
      </w:r>
      <w:del w:id="20720" w:author="Mehrnazi Boojari" w:date="2019-01-09T23:38:00Z">
        <w:r w:rsidR="00A663B2" w:rsidRPr="00A663B2" w:rsidDel="00947B53">
          <w:rPr>
            <w:rStyle w:val="Hyperlink"/>
            <w:rFonts w:ascii="B Lotus" w:hAnsi="B Lotus" w:cs="B Lotus"/>
            <w:noProof/>
            <w:sz w:val="16"/>
            <w:szCs w:val="20"/>
            <w:rtl/>
          </w:rPr>
          <w:delText>بر اساس</w:delText>
        </w:r>
      </w:del>
      <w:ins w:id="20721" w:author="Mehrnazi Boojari" w:date="2019-01-09T23:38:00Z">
        <w:r w:rsidR="00947B53">
          <w:rPr>
            <w:rStyle w:val="Hyperlink"/>
            <w:rFonts w:ascii="B Lotus" w:hAnsi="B Lotus" w:cs="B Lotus"/>
            <w:noProof/>
            <w:sz w:val="16"/>
            <w:szCs w:val="20"/>
            <w:rtl/>
          </w:rPr>
          <w:t>بر</w:t>
        </w:r>
        <w:r w:rsidR="00947B53">
          <w:rPr>
            <w:rStyle w:val="Hyperlink"/>
            <w:rFonts w:ascii="Times New Roman" w:hAnsi="Times New Roman" w:cs="Times New Roman" w:hint="cs"/>
            <w:noProof/>
            <w:sz w:val="16"/>
            <w:szCs w:val="20"/>
            <w:rtl/>
          </w:rPr>
          <w:t> </w:t>
        </w:r>
        <w:r w:rsidR="00947B53">
          <w:rPr>
            <w:rStyle w:val="Hyperlink"/>
            <w:rFonts w:ascii="B Lotus" w:hAnsi="B Lotus" w:cs="B Lotus"/>
            <w:noProof/>
            <w:sz w:val="16"/>
            <w:szCs w:val="20"/>
            <w:rtl/>
          </w:rPr>
          <w:t>اساس</w:t>
        </w:r>
      </w:ins>
      <w:r w:rsidR="00A663B2" w:rsidRPr="00A663B2">
        <w:rPr>
          <w:rStyle w:val="Hyperlink"/>
          <w:rFonts w:ascii="B Lotus" w:hAnsi="B Lotus" w:cs="B Lotus"/>
          <w:noProof/>
          <w:sz w:val="16"/>
          <w:szCs w:val="20"/>
          <w:rtl/>
        </w:rPr>
        <w:t xml:space="preserve"> ضوابط تدو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ins w:id="20722" w:author="Mehrnazi Boojari" w:date="2019-01-15T23:11:00Z">
        <w:r w:rsidR="00AE674B">
          <w:rPr>
            <w:rStyle w:val="Hyperlink"/>
            <w:rFonts w:ascii="B Lotus" w:hAnsi="B Lotus" w:cs="B Nazanin" w:hint="cs"/>
            <w:noProof/>
            <w:sz w:val="16"/>
            <w:szCs w:val="20"/>
            <w:rtl/>
          </w:rPr>
          <w:t>‌</w:t>
        </w:r>
      </w:ins>
      <w:del w:id="20723" w:author="Mehrnazi Boojari" w:date="2019-01-15T23:11:00Z">
        <w:r w:rsidR="00A663B2" w:rsidRPr="00A663B2" w:rsidDel="00AE674B">
          <w:rPr>
            <w:rStyle w:val="Hyperlink"/>
            <w:rFonts w:ascii="B Lotus" w:hAnsi="B Lotus" w:cs="B Lotus"/>
            <w:noProof/>
            <w:sz w:val="16"/>
            <w:szCs w:val="20"/>
            <w:rtl/>
          </w:rPr>
          <w:delText xml:space="preserve"> </w:delText>
        </w:r>
      </w:del>
      <w:r w:rsidR="00A663B2" w:rsidRPr="00A663B2">
        <w:rPr>
          <w:rStyle w:val="Hyperlink"/>
          <w:rFonts w:ascii="B Lotus" w:hAnsi="B Lotus" w:cs="B Lotus"/>
          <w:noProof/>
          <w:sz w:val="16"/>
          <w:szCs w:val="20"/>
          <w:rtl/>
        </w:rPr>
        <w:t xml:space="preserve">شده در بند </w:t>
      </w:r>
      <w:r w:rsidR="00A663B2" w:rsidRPr="00AE674B">
        <w:rPr>
          <w:rStyle w:val="Hyperlink"/>
          <w:rFonts w:ascii="B Lotus" w:hAnsi="B Lotus" w:cs="B Lotus"/>
          <w:noProof/>
          <w:sz w:val="16"/>
          <w:szCs w:val="20"/>
          <w:highlight w:val="yellow"/>
          <w:rtl/>
          <w:rPrChange w:id="20724" w:author="Mehrnazi Boojari" w:date="2019-01-15T23:12:00Z">
            <w:rPr>
              <w:rStyle w:val="Hyperlink"/>
              <w:rFonts w:ascii="B Lotus" w:hAnsi="B Lotus" w:cs="B Lotus"/>
              <w:bCs/>
              <w:noProof/>
              <w:sz w:val="16"/>
              <w:szCs w:val="20"/>
              <w:rtl/>
              <w:lang w:bidi="fa-IR"/>
            </w:rPr>
          </w:rPrChange>
        </w:rPr>
        <w:t>4.2.2</w:t>
      </w:r>
      <w:r w:rsidR="00A663B2" w:rsidRPr="00A663B2">
        <w:rPr>
          <w:rStyle w:val="Hyperlink"/>
          <w:rFonts w:ascii="B Lotus" w:hAnsi="B Lotus" w:cs="B Lotus"/>
          <w:noProof/>
          <w:sz w:val="16"/>
          <w:szCs w:val="20"/>
          <w:rtl/>
        </w:rPr>
        <w:t xml:space="preserve"> و معرف</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و الگوساز</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آن</w:t>
      </w:r>
      <w:ins w:id="20725"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C4EE4BD" w14:textId="77777777" w:rsidR="00A663B2" w:rsidRPr="00A663B2" w:rsidRDefault="00572891" w:rsidP="00AE674B">
      <w:pPr>
        <w:pStyle w:val="TOC4"/>
        <w:tabs>
          <w:tab w:val="left" w:pos="7909"/>
          <w:tab w:val="right" w:leader="dot" w:pos="9019"/>
        </w:tabs>
        <w:bidi/>
        <w:jc w:val="both"/>
        <w:rPr>
          <w:rFonts w:ascii="B Lotus" w:eastAsiaTheme="minorEastAsia" w:hAnsi="B Lotus" w:cs="B Lotus"/>
          <w:noProof/>
          <w:sz w:val="18"/>
          <w:szCs w:val="18"/>
        </w:rPr>
      </w:pPr>
      <w:r>
        <w:fldChar w:fldCharType="begin"/>
      </w:r>
      <w:r>
        <w:instrText xml:space="preserve"> HYPERLINK \l "_Toc533782239" </w:instrText>
      </w:r>
      <w:r>
        <w:fldChar w:fldCharType="separate"/>
      </w:r>
      <w:r w:rsidR="00A663B2" w:rsidRPr="00A663B2">
        <w:rPr>
          <w:rStyle w:val="Hyperlink"/>
          <w:rFonts w:ascii="B Lotus" w:hAnsi="B Lotus" w:cs="B Lotus"/>
          <w:noProof/>
          <w:sz w:val="16"/>
          <w:szCs w:val="20"/>
          <w:rtl/>
        </w:rPr>
        <w:t>4</w:t>
      </w:r>
      <w:del w:id="20726" w:author="Mehrnazi Boojari" w:date="2019-01-15T22:47:00Z">
        <w:r w:rsidR="00A663B2" w:rsidRPr="00A663B2" w:rsidDel="001626E1">
          <w:rPr>
            <w:rStyle w:val="Hyperlink"/>
            <w:rFonts w:ascii="B Lotus" w:hAnsi="B Lotus" w:cs="B Lotus"/>
            <w:noProof/>
            <w:sz w:val="16"/>
            <w:szCs w:val="20"/>
            <w:rtl/>
          </w:rPr>
          <w:delText>.</w:delText>
        </w:r>
      </w:del>
      <w:ins w:id="20727" w:author="Mehrnazi Boojari" w:date="2019-01-15T22:47: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728" w:author="Mehrnazi Boojari" w:date="2019-01-15T22:47:00Z">
        <w:r w:rsidR="00A663B2" w:rsidRPr="00A663B2" w:rsidDel="001626E1">
          <w:rPr>
            <w:rStyle w:val="Hyperlink"/>
            <w:rFonts w:ascii="B Lotus" w:hAnsi="B Lotus" w:cs="B Lotus"/>
            <w:noProof/>
            <w:sz w:val="16"/>
            <w:szCs w:val="20"/>
            <w:rtl/>
          </w:rPr>
          <w:delText>.</w:delText>
        </w:r>
      </w:del>
      <w:ins w:id="20729" w:author="Mehrnazi Boojari" w:date="2019-01-15T22:47: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730" w:author="Mehrnazi Boojari" w:date="2019-01-15T22:47:00Z">
        <w:r w:rsidR="00A663B2" w:rsidRPr="00A663B2" w:rsidDel="001626E1">
          <w:rPr>
            <w:rStyle w:val="Hyperlink"/>
            <w:rFonts w:ascii="B Lotus" w:hAnsi="B Lotus" w:cs="B Lotus"/>
            <w:noProof/>
            <w:sz w:val="16"/>
            <w:szCs w:val="20"/>
            <w:rtl/>
          </w:rPr>
          <w:delText>.</w:delText>
        </w:r>
      </w:del>
      <w:ins w:id="20731" w:author="Mehrnazi Boojari" w:date="2019-01-15T22:47: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4</w:t>
      </w:r>
      <w:del w:id="20732" w:author="Mehrnazi Boojari" w:date="2019-01-07T12:16:00Z">
        <w:r w:rsidR="00A663B2" w:rsidRPr="00A663B2" w:rsidDel="002F77AF">
          <w:rPr>
            <w:rStyle w:val="Hyperlink"/>
            <w:rFonts w:ascii="B Lotus" w:hAnsi="B Lotus" w:cs="B Lotus"/>
            <w:noProof/>
            <w:sz w:val="16"/>
            <w:szCs w:val="20"/>
            <w:rtl/>
          </w:rPr>
          <w:delText>.ج</w:delText>
        </w:r>
      </w:del>
      <w:ins w:id="20733" w:author="Mehrnazi Boojari" w:date="2019-01-07T12:16:00Z">
        <w:r w:rsidR="002F77AF">
          <w:rPr>
            <w:rStyle w:val="Hyperlink"/>
            <w:rFonts w:ascii="B Lotus" w:hAnsi="B Lotus" w:cs="B Lotus"/>
            <w:noProof/>
            <w:sz w:val="16"/>
            <w:szCs w:val="20"/>
            <w:rtl/>
          </w:rPr>
          <w:t xml:space="preserve"> ج</w:t>
        </w:r>
      </w:ins>
      <w:r w:rsidR="00A663B2" w:rsidRPr="00A663B2">
        <w:rPr>
          <w:rStyle w:val="Hyperlink"/>
          <w:rFonts w:ascii="B Lotus" w:hAnsi="B Lotus" w:cs="B Lotus"/>
          <w:noProof/>
          <w:sz w:val="16"/>
          <w:szCs w:val="20"/>
          <w:rtl/>
        </w:rPr>
        <w:t>مع</w:t>
      </w:r>
      <w:del w:id="20734" w:author="Mehrnazi Boojari" w:date="2019-01-07T10:01:00Z">
        <w:r w:rsidR="00A663B2" w:rsidRPr="00A663B2" w:rsidDel="00A31D6F">
          <w:rPr>
            <w:rStyle w:val="Hyperlink"/>
            <w:rFonts w:ascii="B Lotus" w:hAnsi="B Lotus" w:cs="B Lotus"/>
            <w:noProof/>
            <w:sz w:val="16"/>
            <w:szCs w:val="20"/>
            <w:rtl/>
          </w:rPr>
          <w:delText xml:space="preserve"> بند</w:delText>
        </w:r>
        <w:r w:rsidR="00A663B2" w:rsidRPr="00A663B2" w:rsidDel="00A31D6F">
          <w:rPr>
            <w:rStyle w:val="Hyperlink"/>
            <w:rFonts w:ascii="B Lotus" w:hAnsi="B Lotus" w:cs="B Lotus" w:hint="cs"/>
            <w:noProof/>
            <w:sz w:val="16"/>
            <w:szCs w:val="20"/>
            <w:rtl/>
          </w:rPr>
          <w:delText>ی</w:delText>
        </w:r>
        <w:r w:rsidR="00A663B2" w:rsidRPr="00A663B2" w:rsidDel="00A31D6F">
          <w:rPr>
            <w:rStyle w:val="Hyperlink"/>
            <w:rFonts w:ascii="B Lotus" w:hAnsi="B Lotus" w:cs="B Lotus"/>
            <w:noProof/>
            <w:sz w:val="16"/>
            <w:szCs w:val="20"/>
            <w:rtl/>
          </w:rPr>
          <w:delText xml:space="preserve"> </w:delText>
        </w:r>
      </w:del>
      <w:ins w:id="20735" w:author="Mehrnazi Boojari" w:date="2019-01-07T10:01:00Z">
        <w:r w:rsidR="00A31D6F">
          <w:rPr>
            <w:rStyle w:val="Hyperlink"/>
            <w:rFonts w:ascii="B Lotus" w:hAnsi="B Lotus" w:cs="B Lotus" w:hint="cs"/>
            <w:noProof/>
            <w:sz w:val="16"/>
            <w:szCs w:val="20"/>
            <w:rtl/>
          </w:rPr>
          <w:t>‌</w:t>
        </w:r>
        <w:r w:rsidR="00A31D6F">
          <w:rPr>
            <w:rStyle w:val="Hyperlink"/>
            <w:rFonts w:ascii="B Lotus" w:hAnsi="B Lotus" w:cs="B Lotus"/>
            <w:noProof/>
            <w:sz w:val="16"/>
            <w:szCs w:val="20"/>
            <w:rtl/>
          </w:rPr>
          <w:t xml:space="preserve">بندی </w:t>
        </w:r>
      </w:ins>
      <w:del w:id="20736" w:author="Mehrnazi Boojari" w:date="2019-01-07T09:45:00Z">
        <w:r w:rsidR="00A663B2" w:rsidRPr="00A663B2" w:rsidDel="006F7CCF">
          <w:rPr>
            <w:rStyle w:val="Hyperlink"/>
            <w:rFonts w:ascii="B Lotus" w:hAnsi="B Lotus" w:cs="B Lotus"/>
            <w:noProof/>
            <w:sz w:val="16"/>
            <w:szCs w:val="20"/>
            <w:rtl/>
          </w:rPr>
          <w:delText>راه حل</w:delText>
        </w:r>
      </w:del>
      <w:ins w:id="20737" w:author="Mehrnazi Boojari" w:date="2019-01-07T09:45:00Z">
        <w:r w:rsidR="006F7CCF">
          <w:rPr>
            <w:rStyle w:val="Hyperlink"/>
            <w:rFonts w:ascii="B Lotus" w:hAnsi="B Lotus" w:cs="B Lotus"/>
            <w:noProof/>
            <w:sz w:val="16"/>
            <w:szCs w:val="20"/>
            <w:rtl/>
          </w:rPr>
          <w:t>راه</w:t>
        </w:r>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حل</w:t>
        </w:r>
      </w:ins>
      <w:del w:id="20738"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20739"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ارائه</w:t>
      </w:r>
      <w:ins w:id="20740" w:author="Mehrnazi Boojari" w:date="2019-01-15T23:12:00Z">
        <w:r w:rsidR="00AE674B">
          <w:rPr>
            <w:rStyle w:val="Hyperlink"/>
            <w:rFonts w:ascii="B Lotus" w:hAnsi="B Lotus" w:cs="B Nazanin" w:hint="cs"/>
            <w:noProof/>
            <w:sz w:val="16"/>
            <w:szCs w:val="20"/>
            <w:rtl/>
          </w:rPr>
          <w:t>‌</w:t>
        </w:r>
      </w:ins>
      <w:del w:id="20741" w:author="Mehrnazi Boojari" w:date="2019-01-15T23:12:00Z">
        <w:r w:rsidR="00A663B2" w:rsidRPr="00A663B2" w:rsidDel="00AE674B">
          <w:rPr>
            <w:rStyle w:val="Hyperlink"/>
            <w:rFonts w:ascii="B Lotus" w:hAnsi="B Lotus" w:cs="B Lotus"/>
            <w:noProof/>
            <w:sz w:val="16"/>
            <w:szCs w:val="20"/>
            <w:rtl/>
          </w:rPr>
          <w:delText xml:space="preserve"> </w:delText>
        </w:r>
      </w:del>
      <w:r w:rsidR="00A663B2" w:rsidRPr="00A663B2">
        <w:rPr>
          <w:rStyle w:val="Hyperlink"/>
          <w:rFonts w:ascii="B Lotus" w:hAnsi="B Lotus" w:cs="B Lotus"/>
          <w:noProof/>
          <w:sz w:val="16"/>
          <w:szCs w:val="20"/>
          <w:rtl/>
        </w:rPr>
        <w:t>شده در عامل نفوذ فرهنگ شهرنش</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و تغ</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hint="eastAsia"/>
          <w:noProof/>
          <w:sz w:val="16"/>
          <w:szCs w:val="20"/>
          <w:rtl/>
        </w:rPr>
        <w:t>ر</w:t>
      </w:r>
      <w:r w:rsidR="00A663B2" w:rsidRPr="00A663B2">
        <w:rPr>
          <w:rStyle w:val="Hyperlink"/>
          <w:rFonts w:ascii="B Lotus" w:hAnsi="B Lotus" w:cs="B Lotus"/>
          <w:noProof/>
          <w:sz w:val="16"/>
          <w:szCs w:val="20"/>
          <w:rtl/>
        </w:rPr>
        <w:t xml:space="preserve"> فرهنگ روستا</w:t>
      </w:r>
      <w:r w:rsidR="00A663B2" w:rsidRPr="00A663B2">
        <w:rPr>
          <w:rStyle w:val="Hyperlink"/>
          <w:rFonts w:ascii="B Lotus" w:hAnsi="B Lotus" w:cs="B Lotus" w:hint="cs"/>
          <w:noProof/>
          <w:sz w:val="16"/>
          <w:szCs w:val="20"/>
          <w:rtl/>
        </w:rPr>
        <w:t>یی</w:t>
      </w:r>
      <w:ins w:id="20742"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_Toc533782239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98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9A9F8EF" w14:textId="77777777" w:rsidR="00A663B2" w:rsidRPr="00A663B2" w:rsidRDefault="00C92AF9" w:rsidP="001626E1">
      <w:pPr>
        <w:pStyle w:val="TOC3"/>
        <w:tabs>
          <w:tab w:val="left" w:pos="4934"/>
          <w:tab w:val="right" w:leader="dot" w:pos="9019"/>
        </w:tabs>
        <w:bidi/>
        <w:jc w:val="both"/>
        <w:rPr>
          <w:rFonts w:ascii="B Lotus" w:eastAsiaTheme="minorEastAsia" w:hAnsi="B Lotus" w:cs="B Lotus"/>
          <w:noProof/>
          <w:sz w:val="18"/>
          <w:szCs w:val="18"/>
        </w:rPr>
      </w:pPr>
      <w:r>
        <w:fldChar w:fldCharType="begin"/>
      </w:r>
      <w:r>
        <w:instrText xml:space="preserve"> HYPERLINK \l "_Toc533782240" </w:instrText>
      </w:r>
      <w:r>
        <w:fldChar w:fldCharType="separate"/>
      </w:r>
      <w:r w:rsidR="00A663B2" w:rsidRPr="00A663B2">
        <w:rPr>
          <w:rStyle w:val="Hyperlink"/>
          <w:rFonts w:ascii="B Lotus" w:hAnsi="B Lotus" w:cs="B Lotus"/>
          <w:noProof/>
          <w:sz w:val="16"/>
          <w:szCs w:val="20"/>
          <w:rtl/>
          <w:lang w:bidi="fa-IR"/>
        </w:rPr>
        <w:t>4</w:t>
      </w:r>
      <w:del w:id="20743" w:author="Mehrnazi Boojari" w:date="2019-01-15T22:47:00Z">
        <w:r w:rsidR="00A663B2" w:rsidRPr="00A663B2" w:rsidDel="001626E1">
          <w:rPr>
            <w:rStyle w:val="Hyperlink"/>
            <w:rFonts w:ascii="B Lotus" w:hAnsi="B Lotus" w:cs="B Lotus"/>
            <w:noProof/>
            <w:sz w:val="16"/>
            <w:szCs w:val="20"/>
            <w:rtl/>
            <w:lang w:bidi="fa-IR"/>
          </w:rPr>
          <w:delText>.</w:delText>
        </w:r>
      </w:del>
      <w:ins w:id="20744" w:author="Mehrnazi Boojari" w:date="2019-01-15T22:47: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745" w:author="Mehrnazi Boojari" w:date="2019-01-15T22:47:00Z">
        <w:r w:rsidR="00A663B2" w:rsidRPr="00A663B2" w:rsidDel="001626E1">
          <w:rPr>
            <w:rStyle w:val="Hyperlink"/>
            <w:rFonts w:ascii="B Lotus" w:hAnsi="B Lotus" w:cs="B Lotus"/>
            <w:noProof/>
            <w:sz w:val="16"/>
            <w:szCs w:val="20"/>
            <w:rtl/>
            <w:lang w:bidi="fa-IR"/>
          </w:rPr>
          <w:delText>.</w:delText>
        </w:r>
      </w:del>
      <w:ins w:id="20746" w:author="Mehrnazi Boojari" w:date="2019-01-15T22:47: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747" w:author="Mehrnazi Boojari" w:date="2019-01-07T12:16:00Z">
        <w:r w:rsidR="00A663B2" w:rsidRPr="00A663B2" w:rsidDel="002F77AF">
          <w:rPr>
            <w:rStyle w:val="Hyperlink"/>
            <w:rFonts w:ascii="B Lotus" w:hAnsi="B Lotus" w:cs="B Lotus"/>
            <w:noProof/>
            <w:sz w:val="16"/>
            <w:szCs w:val="20"/>
            <w:rtl/>
            <w:lang w:bidi="fa-IR"/>
          </w:rPr>
          <w:delText>.ن</w:delText>
        </w:r>
      </w:del>
      <w:ins w:id="20748"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بود ضوابط و مقررات طراح</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ساخت مسکن روستا</w:t>
      </w:r>
      <w:r w:rsidR="00A663B2" w:rsidRPr="00A663B2">
        <w:rPr>
          <w:rStyle w:val="Hyperlink"/>
          <w:rFonts w:ascii="B Lotus" w:hAnsi="B Lotus" w:cs="B Lotus" w:hint="cs"/>
          <w:noProof/>
          <w:sz w:val="16"/>
          <w:szCs w:val="20"/>
          <w:rtl/>
          <w:lang w:bidi="fa-IR"/>
        </w:rPr>
        <w:t>یی</w:t>
      </w:r>
      <w:ins w:id="20749" w:author="Mehrnazi Boojari" w:date="2019-01-08T00:13:00Z">
        <w:r w:rsidR="002C7B50">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8BFAD3C" w14:textId="77777777" w:rsidR="00A663B2" w:rsidRPr="00A663B2" w:rsidRDefault="00051F26" w:rsidP="001626E1">
      <w:pPr>
        <w:pStyle w:val="TOC4"/>
        <w:tabs>
          <w:tab w:val="left" w:pos="6902"/>
          <w:tab w:val="right" w:leader="dot" w:pos="9019"/>
        </w:tabs>
        <w:bidi/>
        <w:jc w:val="both"/>
        <w:rPr>
          <w:rFonts w:ascii="B Lotus" w:eastAsiaTheme="minorEastAsia" w:hAnsi="B Lotus" w:cs="B Lotus"/>
          <w:noProof/>
          <w:sz w:val="18"/>
          <w:szCs w:val="18"/>
        </w:rPr>
      </w:pPr>
      <w:r>
        <w:fldChar w:fldCharType="begin"/>
      </w:r>
      <w:r>
        <w:instrText xml:space="preserve"> HYPERLINK \l "_Toc533782241" </w:instrText>
      </w:r>
      <w:r>
        <w:fldChar w:fldCharType="separate"/>
      </w:r>
      <w:r w:rsidR="00A663B2" w:rsidRPr="00A663B2">
        <w:rPr>
          <w:rStyle w:val="Hyperlink"/>
          <w:rFonts w:ascii="B Lotus" w:hAnsi="B Lotus" w:cs="B Lotus"/>
          <w:noProof/>
          <w:sz w:val="16"/>
          <w:szCs w:val="20"/>
          <w:rtl/>
        </w:rPr>
        <w:t>4</w:t>
      </w:r>
      <w:del w:id="20750" w:author="Mehrnazi Boojari" w:date="2019-01-15T22:47:00Z">
        <w:r w:rsidR="00A663B2" w:rsidRPr="00A663B2" w:rsidDel="001626E1">
          <w:rPr>
            <w:rStyle w:val="Hyperlink"/>
            <w:rFonts w:ascii="B Lotus" w:hAnsi="B Lotus" w:cs="B Lotus"/>
            <w:noProof/>
            <w:sz w:val="16"/>
            <w:szCs w:val="20"/>
            <w:rtl/>
          </w:rPr>
          <w:delText>.</w:delText>
        </w:r>
      </w:del>
      <w:ins w:id="20751" w:author="Mehrnazi Boojari" w:date="2019-01-15T22:47: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752" w:author="Mehrnazi Boojari" w:date="2019-01-15T22:47:00Z">
        <w:r w:rsidR="00A663B2" w:rsidRPr="00A663B2" w:rsidDel="001626E1">
          <w:rPr>
            <w:rStyle w:val="Hyperlink"/>
            <w:rFonts w:ascii="B Lotus" w:hAnsi="B Lotus" w:cs="B Lotus"/>
            <w:noProof/>
            <w:sz w:val="16"/>
            <w:szCs w:val="20"/>
            <w:rtl/>
          </w:rPr>
          <w:delText>.</w:delText>
        </w:r>
      </w:del>
      <w:ins w:id="20753" w:author="Mehrnazi Boojari" w:date="2019-01-15T22:47: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754" w:author="Mehrnazi Boojari" w:date="2019-01-15T22:47:00Z">
        <w:r w:rsidR="00A663B2" w:rsidRPr="00A663B2" w:rsidDel="001626E1">
          <w:rPr>
            <w:rStyle w:val="Hyperlink"/>
            <w:rFonts w:ascii="B Lotus" w:hAnsi="B Lotus" w:cs="B Lotus"/>
            <w:noProof/>
            <w:sz w:val="16"/>
            <w:szCs w:val="20"/>
            <w:rtl/>
          </w:rPr>
          <w:delText>.</w:delText>
        </w:r>
      </w:del>
      <w:ins w:id="20755" w:author="Mehrnazi Boojari" w:date="2019-01-15T22:47: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756" w:author="Mehrnazi Boojari" w:date="2019-01-07T22:34:00Z">
        <w:r w:rsidR="00A663B2" w:rsidRPr="00A663B2" w:rsidDel="00051F26">
          <w:rPr>
            <w:rStyle w:val="Hyperlink"/>
            <w:rFonts w:ascii="B Lotus" w:hAnsi="B Lotus" w:cs="B Lotus"/>
            <w:noProof/>
            <w:sz w:val="16"/>
            <w:szCs w:val="20"/>
            <w:rtl/>
          </w:rPr>
          <w:delText>.ت</w:delText>
        </w:r>
      </w:del>
      <w:ins w:id="20757" w:author="Mehrnazi Boojari" w:date="2019-01-07T22:34:00Z">
        <w:r>
          <w:rPr>
            <w:rStyle w:val="Hyperlink"/>
            <w:rFonts w:ascii="B Lotus" w:hAnsi="B Lotus" w:cs="B Lotus"/>
            <w:noProof/>
            <w:sz w:val="16"/>
            <w:szCs w:val="20"/>
            <w:rtl/>
          </w:rPr>
          <w:t xml:space="preserve"> ت</w:t>
        </w:r>
      </w:ins>
      <w:r w:rsidR="00A663B2" w:rsidRPr="00A663B2">
        <w:rPr>
          <w:rStyle w:val="Hyperlink"/>
          <w:rFonts w:ascii="B Lotus" w:hAnsi="B Lotus" w:cs="B Lotus"/>
          <w:noProof/>
          <w:sz w:val="16"/>
          <w:szCs w:val="20"/>
          <w:rtl/>
        </w:rPr>
        <w:t>دو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noProof/>
          <w:sz w:val="16"/>
          <w:szCs w:val="20"/>
          <w:rtl/>
        </w:rPr>
        <w:t xml:space="preserve"> مقررات و ضوابط </w:t>
      </w:r>
      <w:del w:id="20758" w:author="Mehrnazi Boojari" w:date="2019-01-07T22:28:00Z">
        <w:r w:rsidR="00A663B2" w:rsidRPr="00A663B2" w:rsidDel="00051F26">
          <w:rPr>
            <w:rStyle w:val="Hyperlink"/>
            <w:rFonts w:ascii="B Lotus" w:hAnsi="B Lotus" w:cs="B Lotus"/>
            <w:noProof/>
            <w:sz w:val="16"/>
            <w:szCs w:val="20"/>
            <w:rtl/>
          </w:rPr>
          <w:delText>ساخت و ساز</w:delText>
        </w:r>
      </w:del>
      <w:ins w:id="20759" w:author="Mehrnazi Boojari" w:date="2019-01-07T22:28:00Z">
        <w:r>
          <w:rPr>
            <w:rStyle w:val="Hyperlink"/>
            <w:rFonts w:ascii="B Lotus" w:hAnsi="B Lotus" w:cs="B Lotus"/>
            <w:noProof/>
            <w:sz w:val="16"/>
            <w:szCs w:val="20"/>
            <w:rtl/>
          </w:rPr>
          <w:t>ساخت</w:t>
        </w:r>
        <w:r>
          <w:rPr>
            <w:rStyle w:val="Hyperlink"/>
            <w:rFonts w:ascii="Times New Roman" w:hAnsi="Times New Roman" w:cs="Times New Roman" w:hint="cs"/>
            <w:noProof/>
            <w:sz w:val="16"/>
            <w:szCs w:val="20"/>
            <w:rtl/>
          </w:rPr>
          <w:t> </w:t>
        </w:r>
        <w:r>
          <w:rPr>
            <w:rStyle w:val="Hyperlink"/>
            <w:rFonts w:ascii="B Lotus" w:hAnsi="B Lotus" w:cs="B Lotus"/>
            <w:noProof/>
            <w:sz w:val="16"/>
            <w:szCs w:val="20"/>
            <w:rtl/>
          </w:rPr>
          <w:t>و</w:t>
        </w:r>
        <w:r>
          <w:rPr>
            <w:rStyle w:val="Hyperlink"/>
            <w:rFonts w:ascii="Times New Roman" w:hAnsi="Times New Roman" w:cs="Times New Roman" w:hint="cs"/>
            <w:noProof/>
            <w:sz w:val="16"/>
            <w:szCs w:val="20"/>
            <w:rtl/>
          </w:rPr>
          <w:t> </w:t>
        </w:r>
        <w:r>
          <w:rPr>
            <w:rStyle w:val="Hyperlink"/>
            <w:rFonts w:ascii="B Lotus" w:hAnsi="B Lotus" w:cs="B Lotus"/>
            <w:noProof/>
            <w:sz w:val="16"/>
            <w:szCs w:val="20"/>
            <w:rtl/>
          </w:rPr>
          <w:t>ساز</w:t>
        </w:r>
      </w:ins>
      <w:r w:rsidR="00A663B2" w:rsidRPr="00A663B2">
        <w:rPr>
          <w:rStyle w:val="Hyperlink"/>
          <w:rFonts w:ascii="B Lotus" w:hAnsi="B Lotus" w:cs="B Lotus"/>
          <w:noProof/>
          <w:sz w:val="16"/>
          <w:szCs w:val="20"/>
          <w:rtl/>
        </w:rPr>
        <w:t xml:space="preserve"> روستا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w:t>
      </w:r>
      <w:del w:id="20760" w:author="Mehrnazi Boojari" w:date="2019-01-10T01:06:00Z">
        <w:r w:rsidR="00A663B2" w:rsidRPr="00A663B2" w:rsidDel="00647583">
          <w:rPr>
            <w:rStyle w:val="Hyperlink"/>
            <w:rFonts w:ascii="B Lotus" w:hAnsi="B Lotus" w:cs="B Lotus"/>
            <w:noProof/>
            <w:sz w:val="16"/>
            <w:szCs w:val="20"/>
            <w:rtl/>
          </w:rPr>
          <w:delText>مبتن</w:delText>
        </w:r>
        <w:r w:rsidR="00A663B2" w:rsidRPr="00A663B2" w:rsidDel="00647583">
          <w:rPr>
            <w:rStyle w:val="Hyperlink"/>
            <w:rFonts w:ascii="B Lotus" w:hAnsi="B Lotus" w:cs="B Lotus" w:hint="cs"/>
            <w:noProof/>
            <w:sz w:val="16"/>
            <w:szCs w:val="20"/>
            <w:rtl/>
          </w:rPr>
          <w:delText>ی</w:delText>
        </w:r>
        <w:r w:rsidR="00A663B2" w:rsidRPr="00A663B2" w:rsidDel="00647583">
          <w:rPr>
            <w:rStyle w:val="Hyperlink"/>
            <w:rFonts w:ascii="B Lotus" w:hAnsi="B Lotus" w:cs="B Lotus"/>
            <w:noProof/>
            <w:sz w:val="16"/>
            <w:szCs w:val="20"/>
            <w:rtl/>
          </w:rPr>
          <w:delText xml:space="preserve"> بر</w:delText>
        </w:r>
      </w:del>
      <w:ins w:id="20761" w:author="Mehrnazi Boojari" w:date="2019-01-10T01:06:00Z">
        <w:r w:rsidR="00647583">
          <w:rPr>
            <w:rStyle w:val="Hyperlink"/>
            <w:rFonts w:ascii="B Lotus" w:hAnsi="B Lotus" w:cs="B Lotus"/>
            <w:noProof/>
            <w:sz w:val="16"/>
            <w:szCs w:val="20"/>
            <w:rtl/>
          </w:rPr>
          <w:t>مبتنی</w:t>
        </w:r>
        <w:r w:rsidR="00647583">
          <w:rPr>
            <w:rStyle w:val="Hyperlink"/>
            <w:rFonts w:ascii="Times New Roman" w:hAnsi="Times New Roman" w:cs="Times New Roman" w:hint="cs"/>
            <w:noProof/>
            <w:sz w:val="16"/>
            <w:szCs w:val="20"/>
            <w:rtl/>
          </w:rPr>
          <w:t> </w:t>
        </w:r>
        <w:r w:rsidR="00647583">
          <w:rPr>
            <w:rStyle w:val="Hyperlink"/>
            <w:rFonts w:ascii="B Lotus" w:hAnsi="B Lotus" w:cs="B Lotus"/>
            <w:noProof/>
            <w:sz w:val="16"/>
            <w:szCs w:val="20"/>
            <w:rtl/>
          </w:rPr>
          <w:t>بر</w:t>
        </w:r>
      </w:ins>
      <w:r w:rsidR="00A663B2" w:rsidRPr="00A663B2">
        <w:rPr>
          <w:rStyle w:val="Hyperlink"/>
          <w:rFonts w:ascii="B Lotus" w:hAnsi="B Lotus" w:cs="B Lotus"/>
          <w:noProof/>
          <w:sz w:val="16"/>
          <w:szCs w:val="20"/>
          <w:rtl/>
        </w:rPr>
        <w:t xml:space="preserve"> بوم،</w:t>
      </w:r>
      <w:ins w:id="20762" w:author="Mehrnazi Boojari" w:date="2019-01-15T23:12:00Z">
        <w:r w:rsidR="00AE674B">
          <w:rPr>
            <w:rStyle w:val="Hyperlink"/>
            <w:rFonts w:ascii="B Lotus" w:hAnsi="B Lotus" w:cs="B Lotus" w:hint="cs"/>
            <w:noProof/>
            <w:sz w:val="16"/>
            <w:szCs w:val="20"/>
            <w:rtl/>
          </w:rPr>
          <w:t xml:space="preserve"> </w:t>
        </w:r>
      </w:ins>
      <w:r w:rsidR="00A663B2" w:rsidRPr="00A663B2">
        <w:rPr>
          <w:rStyle w:val="Hyperlink"/>
          <w:rFonts w:ascii="B Lotus" w:hAnsi="B Lotus" w:cs="B Lotus"/>
          <w:noProof/>
          <w:sz w:val="16"/>
          <w:szCs w:val="20"/>
          <w:rtl/>
        </w:rPr>
        <w:t>هو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ت</w:t>
      </w:r>
      <w:r w:rsidR="00A663B2" w:rsidRPr="00A663B2">
        <w:rPr>
          <w:rStyle w:val="Hyperlink"/>
          <w:rFonts w:ascii="B Lotus" w:hAnsi="B Lotus" w:cs="B Lotus"/>
          <w:noProof/>
          <w:sz w:val="16"/>
          <w:szCs w:val="20"/>
          <w:rtl/>
        </w:rPr>
        <w:t xml:space="preserve"> و مع</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شت</w:t>
      </w:r>
      <w:ins w:id="20763"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100</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C65AA6A" w14:textId="77777777" w:rsidR="00A663B2" w:rsidRPr="00A663B2" w:rsidRDefault="00051F26" w:rsidP="001626E1">
      <w:pPr>
        <w:pStyle w:val="TOC3"/>
        <w:tabs>
          <w:tab w:val="left" w:pos="3264"/>
          <w:tab w:val="right" w:leader="dot" w:pos="9019"/>
        </w:tabs>
        <w:bidi/>
        <w:jc w:val="both"/>
        <w:rPr>
          <w:rFonts w:ascii="B Lotus" w:eastAsiaTheme="minorEastAsia" w:hAnsi="B Lotus" w:cs="B Lotus"/>
          <w:noProof/>
          <w:sz w:val="18"/>
          <w:szCs w:val="18"/>
        </w:rPr>
      </w:pPr>
      <w:r>
        <w:fldChar w:fldCharType="begin"/>
      </w:r>
      <w:r>
        <w:instrText xml:space="preserve"> HYPERLINK \l "_Toc533782242" </w:instrText>
      </w:r>
      <w:r>
        <w:fldChar w:fldCharType="separate"/>
      </w:r>
      <w:r w:rsidR="00A663B2" w:rsidRPr="00A663B2">
        <w:rPr>
          <w:rStyle w:val="Hyperlink"/>
          <w:rFonts w:ascii="B Lotus" w:hAnsi="B Lotus" w:cs="B Lotus"/>
          <w:noProof/>
          <w:sz w:val="16"/>
          <w:szCs w:val="20"/>
          <w:rtl/>
          <w:lang w:bidi="fa-IR"/>
        </w:rPr>
        <w:t>4</w:t>
      </w:r>
      <w:del w:id="20764" w:author="Mehrnazi Boojari" w:date="2019-01-15T22:47:00Z">
        <w:r w:rsidR="00A663B2" w:rsidRPr="00A663B2" w:rsidDel="001626E1">
          <w:rPr>
            <w:rStyle w:val="Hyperlink"/>
            <w:rFonts w:ascii="B Lotus" w:hAnsi="B Lotus" w:cs="B Lotus"/>
            <w:noProof/>
            <w:sz w:val="16"/>
            <w:szCs w:val="20"/>
            <w:rtl/>
            <w:lang w:bidi="fa-IR"/>
          </w:rPr>
          <w:delText>.</w:delText>
        </w:r>
      </w:del>
      <w:ins w:id="20765" w:author="Mehrnazi Boojari" w:date="2019-01-15T22:47: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766" w:author="Mehrnazi Boojari" w:date="2019-01-15T22:47:00Z">
        <w:r w:rsidR="00A663B2" w:rsidRPr="00A663B2" w:rsidDel="001626E1">
          <w:rPr>
            <w:rStyle w:val="Hyperlink"/>
            <w:rFonts w:ascii="B Lotus" w:hAnsi="B Lotus" w:cs="B Lotus"/>
            <w:noProof/>
            <w:sz w:val="16"/>
            <w:szCs w:val="20"/>
            <w:rtl/>
            <w:lang w:bidi="fa-IR"/>
          </w:rPr>
          <w:delText>.</w:delText>
        </w:r>
      </w:del>
      <w:ins w:id="20767" w:author="Mehrnazi Boojari" w:date="2019-01-15T22:47: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768" w:author="Mehrnazi Boojari" w:date="2019-01-07T22:34:00Z">
        <w:r w:rsidR="00A663B2" w:rsidRPr="00A663B2" w:rsidDel="00051F26">
          <w:rPr>
            <w:rStyle w:val="Hyperlink"/>
            <w:rFonts w:ascii="B Lotus" w:hAnsi="B Lotus" w:cs="B Lotus"/>
            <w:noProof/>
            <w:sz w:val="16"/>
            <w:szCs w:val="20"/>
            <w:rtl/>
            <w:lang w:bidi="fa-IR"/>
          </w:rPr>
          <w:delText>.ت</w:delText>
        </w:r>
      </w:del>
      <w:ins w:id="20769" w:author="Mehrnazi Boojari" w:date="2019-01-07T22:34:00Z">
        <w:r>
          <w:rPr>
            <w:rStyle w:val="Hyperlink"/>
            <w:rFonts w:ascii="B Lotus" w:hAnsi="B Lotus" w:cs="B Lotus"/>
            <w:noProof/>
            <w:sz w:val="16"/>
            <w:szCs w:val="20"/>
            <w:rtl/>
            <w:lang w:bidi="fa-IR"/>
          </w:rPr>
          <w:t xml:space="preserve"> </w:t>
        </w:r>
      </w:ins>
      <w:del w:id="20770" w:author="Mehrnazi Boojari" w:date="2019-01-15T22:47:00Z">
        <w:r w:rsidR="00A663B2" w:rsidRPr="00A663B2" w:rsidDel="001626E1">
          <w:rPr>
            <w:rStyle w:val="Hyperlink"/>
            <w:rFonts w:ascii="B Lotus" w:hAnsi="B Lotus" w:cs="B Lotus"/>
            <w:noProof/>
            <w:sz w:val="16"/>
            <w:szCs w:val="20"/>
            <w:rtl/>
            <w:lang w:bidi="fa-IR"/>
          </w:rPr>
          <w:delText>ام</w:delText>
        </w:r>
        <w:r w:rsidR="00A663B2" w:rsidRPr="00A663B2" w:rsidDel="001626E1">
          <w:rPr>
            <w:rStyle w:val="Hyperlink"/>
            <w:rFonts w:ascii="B Lotus" w:hAnsi="B Lotus" w:cs="B Lotus" w:hint="cs"/>
            <w:noProof/>
            <w:sz w:val="16"/>
            <w:szCs w:val="20"/>
            <w:rtl/>
            <w:lang w:bidi="fa-IR"/>
          </w:rPr>
          <w:delText>ی</w:delText>
        </w:r>
        <w:r w:rsidR="00A663B2" w:rsidRPr="00A663B2" w:rsidDel="001626E1">
          <w:rPr>
            <w:rStyle w:val="Hyperlink"/>
            <w:rFonts w:ascii="B Lotus" w:hAnsi="B Lotus" w:cs="B Lotus" w:hint="eastAsia"/>
            <w:noProof/>
            <w:sz w:val="16"/>
            <w:szCs w:val="20"/>
            <w:rtl/>
            <w:lang w:bidi="fa-IR"/>
          </w:rPr>
          <w:delText>ن</w:delText>
        </w:r>
        <w:r w:rsidR="00A663B2" w:rsidRPr="00A663B2" w:rsidDel="001626E1">
          <w:rPr>
            <w:rStyle w:val="Hyperlink"/>
            <w:rFonts w:ascii="B Lotus" w:hAnsi="B Lotus" w:cs="B Lotus"/>
            <w:noProof/>
            <w:sz w:val="16"/>
            <w:szCs w:val="20"/>
            <w:rtl/>
            <w:lang w:bidi="fa-IR"/>
          </w:rPr>
          <w:delText xml:space="preserve"> </w:delText>
        </w:r>
      </w:del>
      <w:ins w:id="20771" w:author="Mehrnazi Boojari" w:date="2019-01-15T22:47:00Z">
        <w:r w:rsidR="001626E1">
          <w:rPr>
            <w:rStyle w:val="Hyperlink"/>
            <w:rFonts w:ascii="B Lotus" w:hAnsi="B Lotus" w:cs="B Lotus"/>
            <w:noProof/>
            <w:sz w:val="16"/>
            <w:szCs w:val="20"/>
            <w:rtl/>
            <w:lang w:bidi="fa-IR"/>
          </w:rPr>
          <w:t>ت</w:t>
        </w:r>
        <w:r w:rsidR="001626E1">
          <w:rPr>
            <w:rStyle w:val="Hyperlink"/>
            <w:rFonts w:ascii="B Lotus" w:hAnsi="B Lotus" w:cs="B Lotus" w:hint="cs"/>
            <w:noProof/>
            <w:sz w:val="16"/>
            <w:szCs w:val="20"/>
            <w:rtl/>
            <w:lang w:bidi="fa-IR"/>
          </w:rPr>
          <w:t>أ</w:t>
        </w:r>
        <w:r w:rsidR="001626E1" w:rsidRPr="00A663B2">
          <w:rPr>
            <w:rStyle w:val="Hyperlink"/>
            <w:rFonts w:ascii="B Lotus" w:hAnsi="B Lotus" w:cs="B Lotus"/>
            <w:noProof/>
            <w:sz w:val="16"/>
            <w:szCs w:val="20"/>
            <w:rtl/>
            <w:lang w:bidi="fa-IR"/>
          </w:rPr>
          <w:t>م</w:t>
        </w:r>
        <w:r w:rsidR="001626E1" w:rsidRPr="00A663B2">
          <w:rPr>
            <w:rStyle w:val="Hyperlink"/>
            <w:rFonts w:ascii="B Lotus" w:hAnsi="B Lotus" w:cs="B Lotus" w:hint="cs"/>
            <w:noProof/>
            <w:sz w:val="16"/>
            <w:szCs w:val="20"/>
            <w:rtl/>
            <w:lang w:bidi="fa-IR"/>
          </w:rPr>
          <w:t>ی</w:t>
        </w:r>
        <w:r w:rsidR="001626E1" w:rsidRPr="00A663B2">
          <w:rPr>
            <w:rStyle w:val="Hyperlink"/>
            <w:rFonts w:ascii="B Lotus" w:hAnsi="B Lotus" w:cs="B Lotus" w:hint="eastAsia"/>
            <w:noProof/>
            <w:sz w:val="16"/>
            <w:szCs w:val="20"/>
            <w:rtl/>
            <w:lang w:bidi="fa-IR"/>
          </w:rPr>
          <w:t>ن</w:t>
        </w:r>
        <w:r w:rsidR="001626E1" w:rsidRPr="00A663B2">
          <w:rPr>
            <w:rStyle w:val="Hyperlink"/>
            <w:rFonts w:ascii="B Lotus" w:hAnsi="B Lotus" w:cs="B Lotus"/>
            <w:noProof/>
            <w:sz w:val="16"/>
            <w:szCs w:val="20"/>
            <w:rtl/>
            <w:lang w:bidi="fa-IR"/>
          </w:rPr>
          <w:t xml:space="preserve"> </w:t>
        </w:r>
      </w:ins>
      <w:r w:rsidR="00A663B2" w:rsidRPr="00A663B2">
        <w:rPr>
          <w:rStyle w:val="Hyperlink"/>
          <w:rFonts w:ascii="B Lotus" w:hAnsi="B Lotus" w:cs="B Lotus"/>
          <w:noProof/>
          <w:sz w:val="16"/>
          <w:szCs w:val="20"/>
          <w:rtl/>
          <w:lang w:bidi="fa-IR"/>
        </w:rPr>
        <w:t>مال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ساخت مسکن روستا</w:t>
      </w:r>
      <w:r w:rsidR="00A663B2" w:rsidRPr="00A663B2">
        <w:rPr>
          <w:rStyle w:val="Hyperlink"/>
          <w:rFonts w:ascii="B Lotus" w:hAnsi="B Lotus" w:cs="B Lotus" w:hint="cs"/>
          <w:noProof/>
          <w:sz w:val="16"/>
          <w:szCs w:val="20"/>
          <w:rtl/>
          <w:lang w:bidi="fa-IR"/>
        </w:rPr>
        <w:t>یی</w:t>
      </w:r>
      <w:ins w:id="20772" w:author="Mehrnazi Boojari" w:date="2019-01-08T00:13:00Z">
        <w:r w:rsidR="002C7B50">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347999E" w14:textId="77777777" w:rsidR="00A663B2" w:rsidRPr="00A663B2" w:rsidRDefault="00572891" w:rsidP="001626E1">
      <w:pPr>
        <w:pStyle w:val="TOC4"/>
        <w:tabs>
          <w:tab w:val="left" w:pos="2725"/>
          <w:tab w:val="right" w:leader="dot" w:pos="9019"/>
        </w:tabs>
        <w:bidi/>
        <w:jc w:val="both"/>
        <w:rPr>
          <w:rFonts w:ascii="B Lotus" w:eastAsiaTheme="minorEastAsia" w:hAnsi="B Lotus" w:cs="B Lotus"/>
          <w:noProof/>
          <w:sz w:val="18"/>
          <w:szCs w:val="18"/>
        </w:rPr>
      </w:pPr>
      <w:r>
        <w:fldChar w:fldCharType="begin"/>
      </w:r>
      <w:r>
        <w:instrText xml:space="preserve"> HYPERLINK \l "_Toc533782243" </w:instrText>
      </w:r>
      <w:r>
        <w:fldChar w:fldCharType="separate"/>
      </w:r>
      <w:r w:rsidR="00A663B2" w:rsidRPr="00A663B2">
        <w:rPr>
          <w:rStyle w:val="Hyperlink"/>
          <w:rFonts w:ascii="B Lotus" w:hAnsi="B Lotus" w:cs="B Lotus"/>
          <w:noProof/>
          <w:sz w:val="16"/>
          <w:szCs w:val="20"/>
          <w:rtl/>
        </w:rPr>
        <w:t>4</w:t>
      </w:r>
      <w:del w:id="20773" w:author="Mehrnazi Boojari" w:date="2019-01-15T22:48:00Z">
        <w:r w:rsidR="00A663B2" w:rsidRPr="00A663B2" w:rsidDel="001626E1">
          <w:rPr>
            <w:rStyle w:val="Hyperlink"/>
            <w:rFonts w:ascii="B Lotus" w:hAnsi="B Lotus" w:cs="B Lotus"/>
            <w:noProof/>
            <w:sz w:val="16"/>
            <w:szCs w:val="20"/>
            <w:rtl/>
          </w:rPr>
          <w:delText>.</w:delText>
        </w:r>
      </w:del>
      <w:ins w:id="20774"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775" w:author="Mehrnazi Boojari" w:date="2019-01-15T22:48:00Z">
        <w:r w:rsidR="00A663B2" w:rsidRPr="00A663B2" w:rsidDel="001626E1">
          <w:rPr>
            <w:rStyle w:val="Hyperlink"/>
            <w:rFonts w:ascii="B Lotus" w:hAnsi="B Lotus" w:cs="B Lotus"/>
            <w:noProof/>
            <w:sz w:val="16"/>
            <w:szCs w:val="20"/>
            <w:rtl/>
          </w:rPr>
          <w:delText>.</w:delText>
        </w:r>
      </w:del>
      <w:ins w:id="20776"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777" w:author="Mehrnazi Boojari" w:date="2019-01-15T22:48:00Z">
        <w:r w:rsidR="00A663B2" w:rsidRPr="00A663B2" w:rsidDel="001626E1">
          <w:rPr>
            <w:rStyle w:val="Hyperlink"/>
            <w:rFonts w:ascii="B Lotus" w:hAnsi="B Lotus" w:cs="B Lotus"/>
            <w:noProof/>
            <w:sz w:val="16"/>
            <w:szCs w:val="20"/>
            <w:rtl/>
          </w:rPr>
          <w:delText>.</w:delText>
        </w:r>
      </w:del>
      <w:ins w:id="20778"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779" w:author="Mehrnazi Boojari" w:date="2019-01-15T22:48:00Z">
        <w:r w:rsidR="00A663B2" w:rsidRPr="00A663B2" w:rsidDel="001626E1">
          <w:rPr>
            <w:rStyle w:val="Hyperlink"/>
            <w:rFonts w:ascii="B Lotus" w:hAnsi="B Lotus" w:cs="B Lotus"/>
            <w:noProof/>
            <w:sz w:val="16"/>
            <w:szCs w:val="20"/>
            <w:rtl/>
          </w:rPr>
          <w:delText>.</w:delText>
        </w:r>
      </w:del>
      <w:ins w:id="20780" w:author="Mehrnazi Boojari" w:date="2019-01-15T22:48:00Z">
        <w:r w:rsidR="001626E1">
          <w:rPr>
            <w:rStyle w:val="Hyperlink"/>
            <w:rFonts w:ascii="B Lotus" w:hAnsi="B Lotus" w:cs="B Lotus" w:hint="cs"/>
            <w:noProof/>
            <w:sz w:val="16"/>
            <w:szCs w:val="20"/>
            <w:rtl/>
          </w:rPr>
          <w:t xml:space="preserve"> </w:t>
        </w:r>
      </w:ins>
      <w:del w:id="20781" w:author="Mehrnazi Boojari" w:date="2019-01-07T09:45:00Z">
        <w:r w:rsidR="00A663B2" w:rsidRPr="00A663B2" w:rsidDel="006F7CCF">
          <w:rPr>
            <w:rStyle w:val="Hyperlink"/>
            <w:rFonts w:ascii="B Lotus" w:hAnsi="B Lotus" w:cs="B Lotus"/>
            <w:noProof/>
            <w:sz w:val="16"/>
            <w:szCs w:val="20"/>
            <w:rtl/>
          </w:rPr>
          <w:delText>راه حل</w:delText>
        </w:r>
      </w:del>
      <w:ins w:id="20782" w:author="Mehrnazi Boojari" w:date="2019-01-07T09:45:00Z">
        <w:r w:rsidR="006F7CCF">
          <w:rPr>
            <w:rStyle w:val="Hyperlink"/>
            <w:rFonts w:ascii="B Lotus" w:hAnsi="B Lotus" w:cs="B Lotus"/>
            <w:noProof/>
            <w:sz w:val="16"/>
            <w:szCs w:val="20"/>
            <w:rtl/>
          </w:rPr>
          <w:t>راه</w:t>
        </w:r>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حل</w:t>
        </w:r>
      </w:ins>
      <w:del w:id="20783"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20784"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حوزه تقن</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ins w:id="20785"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CDD3F01" w14:textId="77777777" w:rsidR="00A663B2" w:rsidRPr="00A663B2" w:rsidRDefault="00572891" w:rsidP="001626E1">
      <w:pPr>
        <w:pStyle w:val="TOC5"/>
        <w:tabs>
          <w:tab w:val="left" w:pos="5201"/>
          <w:tab w:val="right" w:leader="dot" w:pos="9019"/>
        </w:tabs>
        <w:bidi/>
        <w:jc w:val="both"/>
        <w:rPr>
          <w:rFonts w:ascii="B Lotus" w:eastAsiaTheme="minorEastAsia" w:hAnsi="B Lotus" w:cs="B Lotus"/>
          <w:noProof/>
          <w:sz w:val="18"/>
          <w:szCs w:val="18"/>
        </w:rPr>
      </w:pPr>
      <w:r>
        <w:fldChar w:fldCharType="begin"/>
      </w:r>
      <w:r>
        <w:instrText xml:space="preserve"> HYPERLINK \l "_Toc533782244" </w:instrText>
      </w:r>
      <w:r>
        <w:fldChar w:fldCharType="separate"/>
      </w:r>
      <w:r w:rsidR="00A663B2" w:rsidRPr="00A663B2">
        <w:rPr>
          <w:rStyle w:val="Hyperlink"/>
          <w:rFonts w:ascii="B Lotus" w:hAnsi="B Lotus" w:cs="B Lotus"/>
          <w:noProof/>
          <w:sz w:val="16"/>
          <w:szCs w:val="20"/>
          <w:rtl/>
        </w:rPr>
        <w:t>4</w:t>
      </w:r>
      <w:del w:id="20786" w:author="Mehrnazi Boojari" w:date="2019-01-15T22:48:00Z">
        <w:r w:rsidR="00A663B2" w:rsidRPr="00A663B2" w:rsidDel="001626E1">
          <w:rPr>
            <w:rStyle w:val="Hyperlink"/>
            <w:rFonts w:ascii="B Lotus" w:hAnsi="B Lotus" w:cs="B Lotus"/>
            <w:noProof/>
            <w:sz w:val="16"/>
            <w:szCs w:val="20"/>
            <w:rtl/>
          </w:rPr>
          <w:delText>.</w:delText>
        </w:r>
      </w:del>
      <w:ins w:id="20787"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788" w:author="Mehrnazi Boojari" w:date="2019-01-15T22:48:00Z">
        <w:r w:rsidR="00A663B2" w:rsidRPr="00A663B2" w:rsidDel="001626E1">
          <w:rPr>
            <w:rStyle w:val="Hyperlink"/>
            <w:rFonts w:ascii="B Lotus" w:hAnsi="B Lotus" w:cs="B Lotus"/>
            <w:noProof/>
            <w:sz w:val="16"/>
            <w:szCs w:val="20"/>
            <w:rtl/>
          </w:rPr>
          <w:delText>.</w:delText>
        </w:r>
      </w:del>
      <w:ins w:id="20789"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790" w:author="Mehrnazi Boojari" w:date="2019-01-15T22:48:00Z">
        <w:r w:rsidR="00A663B2" w:rsidRPr="00A663B2" w:rsidDel="001626E1">
          <w:rPr>
            <w:rStyle w:val="Hyperlink"/>
            <w:rFonts w:ascii="B Lotus" w:hAnsi="B Lotus" w:cs="B Lotus"/>
            <w:noProof/>
            <w:sz w:val="16"/>
            <w:szCs w:val="20"/>
            <w:rtl/>
          </w:rPr>
          <w:delText>.</w:delText>
        </w:r>
      </w:del>
      <w:ins w:id="20791"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792" w:author="Mehrnazi Boojari" w:date="2019-01-15T22:48:00Z">
        <w:r w:rsidR="00A663B2" w:rsidRPr="00A663B2" w:rsidDel="001626E1">
          <w:rPr>
            <w:rStyle w:val="Hyperlink"/>
            <w:rFonts w:ascii="B Lotus" w:hAnsi="B Lotus" w:cs="B Lotus"/>
            <w:noProof/>
            <w:sz w:val="16"/>
            <w:szCs w:val="20"/>
            <w:rtl/>
          </w:rPr>
          <w:delText>.</w:delText>
        </w:r>
      </w:del>
      <w:ins w:id="20793"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794" w:author="Mehrnazi Boojari" w:date="2019-01-07T22:34:00Z">
        <w:r w:rsidR="00A663B2" w:rsidRPr="00A663B2" w:rsidDel="00051F26">
          <w:rPr>
            <w:rStyle w:val="Hyperlink"/>
            <w:rFonts w:ascii="B Lotus" w:hAnsi="B Lotus" w:cs="B Lotus"/>
            <w:noProof/>
            <w:sz w:val="16"/>
            <w:szCs w:val="20"/>
            <w:rtl/>
          </w:rPr>
          <w:delText>.ت</w:delText>
        </w:r>
      </w:del>
      <w:ins w:id="20795" w:author="Mehrnazi Boojari" w:date="2019-01-07T22:34:00Z">
        <w:r w:rsidR="00051F26">
          <w:rPr>
            <w:rStyle w:val="Hyperlink"/>
            <w:rFonts w:ascii="B Lotus" w:hAnsi="B Lotus" w:cs="B Lotus"/>
            <w:noProof/>
            <w:sz w:val="16"/>
            <w:szCs w:val="20"/>
            <w:rtl/>
          </w:rPr>
          <w:t xml:space="preserve"> ت</w:t>
        </w:r>
      </w:ins>
      <w:r w:rsidR="00A663B2" w:rsidRPr="00A663B2">
        <w:rPr>
          <w:rStyle w:val="Hyperlink"/>
          <w:rFonts w:ascii="B Lotus" w:hAnsi="B Lotus" w:cs="B Lotus"/>
          <w:noProof/>
          <w:sz w:val="16"/>
          <w:szCs w:val="20"/>
          <w:rtl/>
        </w:rPr>
        <w:t>دو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noProof/>
          <w:sz w:val="16"/>
          <w:szCs w:val="20"/>
          <w:rtl/>
        </w:rPr>
        <w:t xml:space="preserve"> شاخص</w:t>
      </w:r>
      <w:del w:id="20796"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20797"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اعطا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تسه</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لات</w:t>
      </w:r>
      <w:r w:rsidR="00A663B2" w:rsidRPr="00A663B2">
        <w:rPr>
          <w:rStyle w:val="Hyperlink"/>
          <w:rFonts w:ascii="B Lotus" w:hAnsi="B Lotus" w:cs="B Lotus"/>
          <w:noProof/>
          <w:sz w:val="16"/>
          <w:szCs w:val="20"/>
          <w:rtl/>
        </w:rPr>
        <w:t xml:space="preserve"> مسکن روستا</w:t>
      </w:r>
      <w:r w:rsidR="00A663B2" w:rsidRPr="00A663B2">
        <w:rPr>
          <w:rStyle w:val="Hyperlink"/>
          <w:rFonts w:ascii="B Lotus" w:hAnsi="B Lotus" w:cs="B Lotus" w:hint="cs"/>
          <w:noProof/>
          <w:sz w:val="16"/>
          <w:szCs w:val="20"/>
          <w:rtl/>
        </w:rPr>
        <w:t>یی</w:t>
      </w:r>
      <w:ins w:id="20798"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EC6E5D3" w14:textId="77777777" w:rsidR="00A663B2" w:rsidRPr="00A663B2" w:rsidRDefault="00051F26" w:rsidP="001626E1">
      <w:pPr>
        <w:pStyle w:val="TOC5"/>
        <w:tabs>
          <w:tab w:val="left" w:pos="6470"/>
          <w:tab w:val="right" w:leader="dot" w:pos="9019"/>
        </w:tabs>
        <w:bidi/>
        <w:jc w:val="both"/>
        <w:rPr>
          <w:rFonts w:ascii="B Lotus" w:eastAsiaTheme="minorEastAsia" w:hAnsi="B Lotus" w:cs="B Lotus"/>
          <w:noProof/>
          <w:sz w:val="18"/>
          <w:szCs w:val="18"/>
        </w:rPr>
      </w:pPr>
      <w:r>
        <w:fldChar w:fldCharType="begin"/>
      </w:r>
      <w:r>
        <w:instrText xml:space="preserve"> HYPERLINK \l "_Toc533782245" </w:instrText>
      </w:r>
      <w:r>
        <w:fldChar w:fldCharType="separate"/>
      </w:r>
      <w:r w:rsidR="00A663B2" w:rsidRPr="00A663B2">
        <w:rPr>
          <w:rStyle w:val="Hyperlink"/>
          <w:rFonts w:ascii="B Lotus" w:hAnsi="B Lotus" w:cs="B Lotus"/>
          <w:noProof/>
          <w:sz w:val="16"/>
          <w:szCs w:val="20"/>
          <w:rtl/>
        </w:rPr>
        <w:t>4</w:t>
      </w:r>
      <w:del w:id="20799" w:author="Mehrnazi Boojari" w:date="2019-01-15T22:48:00Z">
        <w:r w:rsidR="00A663B2" w:rsidRPr="00A663B2" w:rsidDel="001626E1">
          <w:rPr>
            <w:rStyle w:val="Hyperlink"/>
            <w:rFonts w:ascii="B Lotus" w:hAnsi="B Lotus" w:cs="B Lotus"/>
            <w:noProof/>
            <w:sz w:val="16"/>
            <w:szCs w:val="20"/>
            <w:rtl/>
          </w:rPr>
          <w:delText>.</w:delText>
        </w:r>
      </w:del>
      <w:ins w:id="20800"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801" w:author="Mehrnazi Boojari" w:date="2019-01-15T22:48:00Z">
        <w:r w:rsidR="00A663B2" w:rsidRPr="00A663B2" w:rsidDel="001626E1">
          <w:rPr>
            <w:rStyle w:val="Hyperlink"/>
            <w:rFonts w:ascii="B Lotus" w:hAnsi="B Lotus" w:cs="B Lotus"/>
            <w:noProof/>
            <w:sz w:val="16"/>
            <w:szCs w:val="20"/>
            <w:rtl/>
          </w:rPr>
          <w:delText>.</w:delText>
        </w:r>
      </w:del>
      <w:ins w:id="20802"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803" w:author="Mehrnazi Boojari" w:date="2019-01-15T22:48:00Z">
        <w:r w:rsidR="00A663B2" w:rsidRPr="00A663B2" w:rsidDel="001626E1">
          <w:rPr>
            <w:rStyle w:val="Hyperlink"/>
            <w:rFonts w:ascii="B Lotus" w:hAnsi="B Lotus" w:cs="B Lotus"/>
            <w:noProof/>
            <w:sz w:val="16"/>
            <w:szCs w:val="20"/>
            <w:rtl/>
          </w:rPr>
          <w:delText>.</w:delText>
        </w:r>
      </w:del>
      <w:ins w:id="20804"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805" w:author="Mehrnazi Boojari" w:date="2019-01-15T22:48:00Z">
        <w:r w:rsidR="00A663B2" w:rsidRPr="00A663B2" w:rsidDel="001626E1">
          <w:rPr>
            <w:rStyle w:val="Hyperlink"/>
            <w:rFonts w:ascii="B Lotus" w:hAnsi="B Lotus" w:cs="B Lotus"/>
            <w:noProof/>
            <w:sz w:val="16"/>
            <w:szCs w:val="20"/>
            <w:rtl/>
          </w:rPr>
          <w:delText>.</w:delText>
        </w:r>
      </w:del>
      <w:ins w:id="20806"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807" w:author="Mehrnazi Boojari" w:date="2019-01-07T22:34:00Z">
        <w:r w:rsidR="00A663B2" w:rsidRPr="00A663B2" w:rsidDel="00051F26">
          <w:rPr>
            <w:rStyle w:val="Hyperlink"/>
            <w:rFonts w:ascii="B Lotus" w:hAnsi="B Lotus" w:cs="B Lotus"/>
            <w:noProof/>
            <w:sz w:val="16"/>
            <w:szCs w:val="20"/>
            <w:rtl/>
          </w:rPr>
          <w:delText>.ت</w:delText>
        </w:r>
      </w:del>
      <w:ins w:id="20808" w:author="Mehrnazi Boojari" w:date="2019-01-07T22:34:00Z">
        <w:r>
          <w:rPr>
            <w:rStyle w:val="Hyperlink"/>
            <w:rFonts w:ascii="B Lotus" w:hAnsi="B Lotus" w:cs="B Lotus"/>
            <w:noProof/>
            <w:sz w:val="16"/>
            <w:szCs w:val="20"/>
            <w:rtl/>
          </w:rPr>
          <w:t xml:space="preserve"> ت</w:t>
        </w:r>
      </w:ins>
      <w:r w:rsidR="00A663B2" w:rsidRPr="00A663B2">
        <w:rPr>
          <w:rStyle w:val="Hyperlink"/>
          <w:rFonts w:ascii="B Lotus" w:hAnsi="B Lotus" w:cs="B Lotus"/>
          <w:noProof/>
          <w:sz w:val="16"/>
          <w:szCs w:val="20"/>
          <w:rtl/>
        </w:rPr>
        <w:t>ضم</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noProof/>
          <w:sz w:val="16"/>
          <w:szCs w:val="20"/>
          <w:rtl/>
        </w:rPr>
        <w:t xml:space="preserve"> دستگاه</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برا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پرداخت و بازپرداخت تسه</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لات</w:t>
      </w:r>
      <w:r w:rsidR="00A663B2" w:rsidRPr="00A663B2">
        <w:rPr>
          <w:rStyle w:val="Hyperlink"/>
          <w:rFonts w:ascii="B Lotus" w:hAnsi="B Lotus" w:cs="B Lotus"/>
          <w:noProof/>
          <w:sz w:val="16"/>
          <w:szCs w:val="20"/>
          <w:rtl/>
        </w:rPr>
        <w:t xml:space="preserve"> مسکن روستا</w:t>
      </w:r>
      <w:r w:rsidR="00A663B2" w:rsidRPr="00A663B2">
        <w:rPr>
          <w:rStyle w:val="Hyperlink"/>
          <w:rFonts w:ascii="B Lotus" w:hAnsi="B Lotus" w:cs="B Lotus" w:hint="cs"/>
          <w:noProof/>
          <w:sz w:val="16"/>
          <w:szCs w:val="20"/>
          <w:rtl/>
        </w:rPr>
        <w:t>یی</w:t>
      </w:r>
      <w:ins w:id="20809"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102</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F6BAF0A" w14:textId="77777777" w:rsidR="00A663B2" w:rsidRPr="00A663B2" w:rsidRDefault="00051F26" w:rsidP="001626E1">
      <w:pPr>
        <w:pStyle w:val="TOC5"/>
        <w:tabs>
          <w:tab w:val="left" w:pos="7394"/>
          <w:tab w:val="right" w:leader="dot" w:pos="9019"/>
        </w:tabs>
        <w:bidi/>
        <w:jc w:val="both"/>
        <w:rPr>
          <w:rFonts w:ascii="B Lotus" w:eastAsiaTheme="minorEastAsia" w:hAnsi="B Lotus" w:cs="B Lotus"/>
          <w:noProof/>
          <w:sz w:val="18"/>
          <w:szCs w:val="18"/>
        </w:rPr>
      </w:pPr>
      <w:r>
        <w:lastRenderedPageBreak/>
        <w:fldChar w:fldCharType="begin"/>
      </w:r>
      <w:r>
        <w:instrText xml:space="preserve"> HYPERLINK \l "_Toc533782246" </w:instrText>
      </w:r>
      <w:r>
        <w:fldChar w:fldCharType="separate"/>
      </w:r>
      <w:r w:rsidR="00A663B2" w:rsidRPr="00A663B2">
        <w:rPr>
          <w:rStyle w:val="Hyperlink"/>
          <w:rFonts w:ascii="B Lotus" w:hAnsi="B Lotus" w:cs="B Lotus"/>
          <w:noProof/>
          <w:sz w:val="16"/>
          <w:szCs w:val="20"/>
          <w:rtl/>
          <w:lang w:bidi="fa-IR"/>
        </w:rPr>
        <w:t>4</w:t>
      </w:r>
      <w:del w:id="20810" w:author="Mehrnazi Boojari" w:date="2019-01-15T22:48:00Z">
        <w:r w:rsidR="00A663B2" w:rsidRPr="00A663B2" w:rsidDel="001626E1">
          <w:rPr>
            <w:rStyle w:val="Hyperlink"/>
            <w:rFonts w:ascii="B Lotus" w:hAnsi="B Lotus" w:cs="B Lotus"/>
            <w:noProof/>
            <w:sz w:val="16"/>
            <w:szCs w:val="20"/>
            <w:rtl/>
            <w:lang w:bidi="fa-IR"/>
          </w:rPr>
          <w:delText>.</w:delText>
        </w:r>
      </w:del>
      <w:ins w:id="20811" w:author="Mehrnazi Boojari" w:date="2019-01-15T22:48: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812" w:author="Mehrnazi Boojari" w:date="2019-01-15T22:48:00Z">
        <w:r w:rsidR="00A663B2" w:rsidRPr="00A663B2" w:rsidDel="001626E1">
          <w:rPr>
            <w:rStyle w:val="Hyperlink"/>
            <w:rFonts w:ascii="B Lotus" w:hAnsi="B Lotus" w:cs="B Lotus"/>
            <w:noProof/>
            <w:sz w:val="16"/>
            <w:szCs w:val="20"/>
            <w:rtl/>
            <w:lang w:bidi="fa-IR"/>
          </w:rPr>
          <w:delText>.</w:delText>
        </w:r>
      </w:del>
      <w:ins w:id="20813" w:author="Mehrnazi Boojari" w:date="2019-01-15T22:48: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814" w:author="Mehrnazi Boojari" w:date="2019-01-15T22:48:00Z">
        <w:r w:rsidR="00A663B2" w:rsidRPr="00A663B2" w:rsidDel="001626E1">
          <w:rPr>
            <w:rStyle w:val="Hyperlink"/>
            <w:rFonts w:ascii="B Lotus" w:hAnsi="B Lotus" w:cs="B Lotus"/>
            <w:noProof/>
            <w:sz w:val="16"/>
            <w:szCs w:val="20"/>
            <w:rtl/>
            <w:lang w:bidi="fa-IR"/>
          </w:rPr>
          <w:delText>.</w:delText>
        </w:r>
      </w:del>
      <w:ins w:id="20815" w:author="Mehrnazi Boojari" w:date="2019-01-15T22:48: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816" w:author="Mehrnazi Boojari" w:date="2019-01-15T22:48:00Z">
        <w:r w:rsidR="00A663B2" w:rsidRPr="00A663B2" w:rsidDel="001626E1">
          <w:rPr>
            <w:rStyle w:val="Hyperlink"/>
            <w:rFonts w:ascii="B Lotus" w:hAnsi="B Lotus" w:cs="B Lotus"/>
            <w:noProof/>
            <w:sz w:val="16"/>
            <w:szCs w:val="20"/>
            <w:rtl/>
            <w:lang w:bidi="fa-IR"/>
          </w:rPr>
          <w:delText>.</w:delText>
        </w:r>
      </w:del>
      <w:ins w:id="20817" w:author="Mehrnazi Boojari" w:date="2019-01-15T22:48: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818" w:author="Mehrnazi Boojari" w:date="2019-01-07T22:34:00Z">
        <w:r w:rsidR="00A663B2" w:rsidRPr="00A663B2" w:rsidDel="00051F26">
          <w:rPr>
            <w:rStyle w:val="Hyperlink"/>
            <w:rFonts w:ascii="B Lotus" w:hAnsi="B Lotus" w:cs="B Lotus"/>
            <w:noProof/>
            <w:sz w:val="16"/>
            <w:szCs w:val="20"/>
            <w:rtl/>
            <w:lang w:bidi="fa-IR"/>
          </w:rPr>
          <w:delText>.ت</w:delText>
        </w:r>
      </w:del>
      <w:ins w:id="20819" w:author="Mehrnazi Boojari" w:date="2019-01-07T22:34:00Z">
        <w:r>
          <w:rPr>
            <w:rStyle w:val="Hyperlink"/>
            <w:rFonts w:ascii="B Lotus" w:hAnsi="B Lotus" w:cs="B Lotus"/>
            <w:noProof/>
            <w:sz w:val="16"/>
            <w:szCs w:val="20"/>
            <w:rtl/>
            <w:lang w:bidi="fa-IR"/>
          </w:rPr>
          <w:t xml:space="preserve"> </w:t>
        </w:r>
      </w:ins>
      <w:del w:id="20820" w:author="Mehrnazi Boojari" w:date="2019-01-15T22:48:00Z">
        <w:r w:rsidR="00A663B2" w:rsidRPr="00A663B2" w:rsidDel="001626E1">
          <w:rPr>
            <w:rStyle w:val="Hyperlink"/>
            <w:rFonts w:ascii="B Lotus" w:hAnsi="B Lotus" w:cs="B Lotus"/>
            <w:noProof/>
            <w:sz w:val="16"/>
            <w:szCs w:val="20"/>
            <w:rtl/>
            <w:lang w:bidi="fa-IR"/>
          </w:rPr>
          <w:delText>ام</w:delText>
        </w:r>
        <w:r w:rsidR="00A663B2" w:rsidRPr="00A663B2" w:rsidDel="001626E1">
          <w:rPr>
            <w:rStyle w:val="Hyperlink"/>
            <w:rFonts w:ascii="B Lotus" w:hAnsi="B Lotus" w:cs="B Lotus" w:hint="cs"/>
            <w:noProof/>
            <w:sz w:val="16"/>
            <w:szCs w:val="20"/>
            <w:rtl/>
            <w:lang w:bidi="fa-IR"/>
          </w:rPr>
          <w:delText>ی</w:delText>
        </w:r>
        <w:r w:rsidR="00A663B2" w:rsidRPr="00A663B2" w:rsidDel="001626E1">
          <w:rPr>
            <w:rStyle w:val="Hyperlink"/>
            <w:rFonts w:ascii="B Lotus" w:hAnsi="B Lotus" w:cs="B Lotus" w:hint="eastAsia"/>
            <w:noProof/>
            <w:sz w:val="16"/>
            <w:szCs w:val="20"/>
            <w:rtl/>
            <w:lang w:bidi="fa-IR"/>
          </w:rPr>
          <w:delText>ن</w:delText>
        </w:r>
        <w:r w:rsidR="00A663B2" w:rsidRPr="00A663B2" w:rsidDel="001626E1">
          <w:rPr>
            <w:rStyle w:val="Hyperlink"/>
            <w:rFonts w:ascii="B Lotus" w:hAnsi="B Lotus" w:cs="B Lotus"/>
            <w:noProof/>
            <w:sz w:val="16"/>
            <w:szCs w:val="20"/>
            <w:rtl/>
            <w:lang w:bidi="fa-IR"/>
          </w:rPr>
          <w:delText xml:space="preserve"> </w:delText>
        </w:r>
      </w:del>
      <w:ins w:id="20821" w:author="Mehrnazi Boojari" w:date="2019-01-15T22:48:00Z">
        <w:r w:rsidR="001626E1">
          <w:rPr>
            <w:rStyle w:val="Hyperlink"/>
            <w:rFonts w:ascii="B Lotus" w:hAnsi="B Lotus" w:cs="B Lotus"/>
            <w:noProof/>
            <w:sz w:val="16"/>
            <w:szCs w:val="20"/>
            <w:rtl/>
            <w:lang w:bidi="fa-IR"/>
          </w:rPr>
          <w:t>ت</w:t>
        </w:r>
        <w:r w:rsidR="001626E1">
          <w:rPr>
            <w:rStyle w:val="Hyperlink"/>
            <w:rFonts w:ascii="B Lotus" w:hAnsi="B Lotus" w:cs="B Lotus" w:hint="cs"/>
            <w:noProof/>
            <w:sz w:val="16"/>
            <w:szCs w:val="20"/>
            <w:rtl/>
            <w:lang w:bidi="fa-IR"/>
          </w:rPr>
          <w:t>أ</w:t>
        </w:r>
        <w:r w:rsidR="001626E1" w:rsidRPr="00A663B2">
          <w:rPr>
            <w:rStyle w:val="Hyperlink"/>
            <w:rFonts w:ascii="B Lotus" w:hAnsi="B Lotus" w:cs="B Lotus"/>
            <w:noProof/>
            <w:sz w:val="16"/>
            <w:szCs w:val="20"/>
            <w:rtl/>
            <w:lang w:bidi="fa-IR"/>
          </w:rPr>
          <w:t>م</w:t>
        </w:r>
        <w:r w:rsidR="001626E1" w:rsidRPr="00A663B2">
          <w:rPr>
            <w:rStyle w:val="Hyperlink"/>
            <w:rFonts w:ascii="B Lotus" w:hAnsi="B Lotus" w:cs="B Lotus" w:hint="cs"/>
            <w:noProof/>
            <w:sz w:val="16"/>
            <w:szCs w:val="20"/>
            <w:rtl/>
            <w:lang w:bidi="fa-IR"/>
          </w:rPr>
          <w:t>ی</w:t>
        </w:r>
        <w:r w:rsidR="001626E1" w:rsidRPr="00A663B2">
          <w:rPr>
            <w:rStyle w:val="Hyperlink"/>
            <w:rFonts w:ascii="B Lotus" w:hAnsi="B Lotus" w:cs="B Lotus" w:hint="eastAsia"/>
            <w:noProof/>
            <w:sz w:val="16"/>
            <w:szCs w:val="20"/>
            <w:rtl/>
            <w:lang w:bidi="fa-IR"/>
          </w:rPr>
          <w:t>ن</w:t>
        </w:r>
        <w:r w:rsidR="001626E1" w:rsidRPr="00A663B2">
          <w:rPr>
            <w:rStyle w:val="Hyperlink"/>
            <w:rFonts w:ascii="B Lotus" w:hAnsi="B Lotus" w:cs="B Lotus"/>
            <w:noProof/>
            <w:sz w:val="16"/>
            <w:szCs w:val="20"/>
            <w:rtl/>
            <w:lang w:bidi="fa-IR"/>
          </w:rPr>
          <w:t xml:space="preserve"> </w:t>
        </w:r>
      </w:ins>
      <w:r w:rsidR="00A663B2" w:rsidRPr="00A663B2">
        <w:rPr>
          <w:rStyle w:val="Hyperlink"/>
          <w:rFonts w:ascii="B Lotus" w:hAnsi="B Lotus" w:cs="B Lotus"/>
          <w:noProof/>
          <w:sz w:val="16"/>
          <w:szCs w:val="20"/>
          <w:rtl/>
          <w:lang w:bidi="fa-IR"/>
        </w:rPr>
        <w:t>مال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مورد 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از</w:t>
      </w:r>
      <w:r w:rsidR="00A663B2" w:rsidRPr="00A663B2">
        <w:rPr>
          <w:rStyle w:val="Hyperlink"/>
          <w:rFonts w:ascii="B Lotus" w:hAnsi="B Lotus" w:cs="B Lotus"/>
          <w:noProof/>
          <w:sz w:val="16"/>
          <w:szCs w:val="20"/>
          <w:rtl/>
          <w:lang w:bidi="fa-IR"/>
        </w:rPr>
        <w:t xml:space="preserve"> مسکن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در قالب طرح صندوق توسعه مسکن روستا</w:t>
      </w:r>
      <w:r w:rsidR="00A663B2" w:rsidRPr="00A663B2">
        <w:rPr>
          <w:rStyle w:val="Hyperlink"/>
          <w:rFonts w:ascii="B Lotus" w:hAnsi="B Lotus" w:cs="B Lotus" w:hint="cs"/>
          <w:noProof/>
          <w:sz w:val="16"/>
          <w:szCs w:val="20"/>
          <w:rtl/>
          <w:lang w:bidi="fa-IR"/>
        </w:rPr>
        <w:t>یی</w:t>
      </w:r>
      <w:ins w:id="20822" w:author="Mehrnazi Boojari" w:date="2019-01-08T00:13:00Z">
        <w:r w:rsidR="002C7B50">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126CEE0" w14:textId="77777777" w:rsidR="00A663B2" w:rsidRPr="00A663B2" w:rsidRDefault="00572891" w:rsidP="001626E1">
      <w:pPr>
        <w:pStyle w:val="TOC4"/>
        <w:tabs>
          <w:tab w:val="left" w:pos="3177"/>
          <w:tab w:val="right" w:leader="dot" w:pos="9019"/>
        </w:tabs>
        <w:bidi/>
        <w:jc w:val="both"/>
        <w:rPr>
          <w:rFonts w:ascii="B Lotus" w:eastAsiaTheme="minorEastAsia" w:hAnsi="B Lotus" w:cs="B Lotus"/>
          <w:noProof/>
          <w:sz w:val="18"/>
          <w:szCs w:val="18"/>
        </w:rPr>
      </w:pPr>
      <w:r>
        <w:fldChar w:fldCharType="begin"/>
      </w:r>
      <w:r>
        <w:instrText xml:space="preserve"> HYPERLINK \l "_Toc533782247" </w:instrText>
      </w:r>
      <w:r>
        <w:fldChar w:fldCharType="separate"/>
      </w:r>
      <w:r w:rsidR="00A663B2" w:rsidRPr="00A663B2">
        <w:rPr>
          <w:rStyle w:val="Hyperlink"/>
          <w:rFonts w:ascii="B Lotus" w:hAnsi="B Lotus" w:cs="B Lotus"/>
          <w:noProof/>
          <w:sz w:val="16"/>
          <w:szCs w:val="20"/>
          <w:rtl/>
        </w:rPr>
        <w:t>4</w:t>
      </w:r>
      <w:del w:id="20823" w:author="Mehrnazi Boojari" w:date="2019-01-15T22:49:00Z">
        <w:r w:rsidR="00A663B2" w:rsidRPr="00A663B2" w:rsidDel="001626E1">
          <w:rPr>
            <w:rStyle w:val="Hyperlink"/>
            <w:rFonts w:ascii="B Lotus" w:hAnsi="B Lotus" w:cs="B Lotus"/>
            <w:noProof/>
            <w:sz w:val="16"/>
            <w:szCs w:val="20"/>
            <w:rtl/>
          </w:rPr>
          <w:delText>.</w:delText>
        </w:r>
      </w:del>
      <w:ins w:id="20824"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825" w:author="Mehrnazi Boojari" w:date="2019-01-15T22:49:00Z">
        <w:r w:rsidR="00A663B2" w:rsidRPr="00A663B2" w:rsidDel="001626E1">
          <w:rPr>
            <w:rStyle w:val="Hyperlink"/>
            <w:rFonts w:ascii="B Lotus" w:hAnsi="B Lotus" w:cs="B Lotus"/>
            <w:noProof/>
            <w:sz w:val="16"/>
            <w:szCs w:val="20"/>
            <w:rtl/>
          </w:rPr>
          <w:delText>.</w:delText>
        </w:r>
      </w:del>
      <w:ins w:id="20826"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827" w:author="Mehrnazi Boojari" w:date="2019-01-15T22:48:00Z">
        <w:r w:rsidR="00A663B2" w:rsidRPr="00A663B2" w:rsidDel="001626E1">
          <w:rPr>
            <w:rStyle w:val="Hyperlink"/>
            <w:rFonts w:ascii="B Lotus" w:hAnsi="B Lotus" w:cs="B Lotus"/>
            <w:noProof/>
            <w:sz w:val="16"/>
            <w:szCs w:val="20"/>
            <w:rtl/>
          </w:rPr>
          <w:delText>.</w:delText>
        </w:r>
      </w:del>
      <w:ins w:id="20828" w:author="Mehrnazi Boojari" w:date="2019-01-15T22:48: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829" w:author="Mehrnazi Boojari" w:date="2019-01-15T22:49:00Z">
        <w:r w:rsidR="00A663B2" w:rsidRPr="00A663B2" w:rsidDel="001626E1">
          <w:rPr>
            <w:rStyle w:val="Hyperlink"/>
            <w:rFonts w:ascii="B Lotus" w:hAnsi="B Lotus" w:cs="B Lotus"/>
            <w:noProof/>
            <w:sz w:val="16"/>
            <w:szCs w:val="20"/>
            <w:rtl/>
          </w:rPr>
          <w:delText>.</w:delText>
        </w:r>
      </w:del>
      <w:ins w:id="20830" w:author="Mehrnazi Boojari" w:date="2019-01-15T22:49:00Z">
        <w:r w:rsidR="001626E1">
          <w:rPr>
            <w:rStyle w:val="Hyperlink"/>
            <w:rFonts w:ascii="B Lotus" w:hAnsi="B Lotus" w:cs="B Lotus" w:hint="cs"/>
            <w:noProof/>
            <w:sz w:val="16"/>
            <w:szCs w:val="20"/>
            <w:rtl/>
          </w:rPr>
          <w:t xml:space="preserve"> </w:t>
        </w:r>
      </w:ins>
      <w:del w:id="20831" w:author="Mehrnazi Boojari" w:date="2019-01-07T09:45:00Z">
        <w:r w:rsidR="00A663B2" w:rsidRPr="00A663B2" w:rsidDel="006F7CCF">
          <w:rPr>
            <w:rStyle w:val="Hyperlink"/>
            <w:rFonts w:ascii="B Lotus" w:hAnsi="B Lotus" w:cs="B Lotus"/>
            <w:noProof/>
            <w:sz w:val="16"/>
            <w:szCs w:val="20"/>
            <w:rtl/>
          </w:rPr>
          <w:delText>راه حل</w:delText>
        </w:r>
      </w:del>
      <w:ins w:id="20832" w:author="Mehrnazi Boojari" w:date="2019-01-07T09:45:00Z">
        <w:r w:rsidR="006F7CCF">
          <w:rPr>
            <w:rStyle w:val="Hyperlink"/>
            <w:rFonts w:ascii="B Lotus" w:hAnsi="B Lotus" w:cs="B Lotus"/>
            <w:noProof/>
            <w:sz w:val="16"/>
            <w:szCs w:val="20"/>
            <w:rtl/>
          </w:rPr>
          <w:t>راه</w:t>
        </w:r>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حل</w:t>
        </w:r>
      </w:ins>
      <w:del w:id="20833" w:author="Mehrnazi Boojari" w:date="2019-01-07T09:46:00Z">
        <w:r w:rsidR="00A663B2" w:rsidRPr="00A663B2" w:rsidDel="006F7CCF">
          <w:rPr>
            <w:rStyle w:val="Hyperlink"/>
            <w:rFonts w:ascii="B Lotus" w:hAnsi="B Lotus" w:cs="B Lotus"/>
            <w:noProof/>
            <w:sz w:val="16"/>
            <w:szCs w:val="20"/>
            <w:rtl/>
          </w:rPr>
          <w:delText xml:space="preserve"> ها</w:delText>
        </w:r>
        <w:r w:rsidR="00A663B2" w:rsidRPr="00A663B2" w:rsidDel="006F7CCF">
          <w:rPr>
            <w:rStyle w:val="Hyperlink"/>
            <w:rFonts w:ascii="B Lotus" w:hAnsi="B Lotus" w:cs="B Lotus" w:hint="cs"/>
            <w:noProof/>
            <w:sz w:val="16"/>
            <w:szCs w:val="20"/>
            <w:rtl/>
          </w:rPr>
          <w:delText>ی</w:delText>
        </w:r>
        <w:r w:rsidR="00A663B2" w:rsidRPr="00A663B2" w:rsidDel="006F7CCF">
          <w:rPr>
            <w:rStyle w:val="Hyperlink"/>
            <w:rFonts w:ascii="B Lotus" w:hAnsi="B Lotus" w:cs="B Lotus"/>
            <w:noProof/>
            <w:sz w:val="16"/>
            <w:szCs w:val="20"/>
            <w:rtl/>
          </w:rPr>
          <w:delText xml:space="preserve"> </w:delText>
        </w:r>
      </w:del>
      <w:ins w:id="20834" w:author="Mehrnazi Boojari" w:date="2019-01-07T09:46:00Z">
        <w:r w:rsidR="006F7CCF">
          <w:rPr>
            <w:rStyle w:val="Hyperlink"/>
            <w:rFonts w:ascii="B Lotus" w:hAnsi="B Lotus" w:cs="B Lotus" w:hint="cs"/>
            <w:noProof/>
            <w:sz w:val="16"/>
            <w:szCs w:val="20"/>
            <w:rtl/>
          </w:rPr>
          <w:t>‌</w:t>
        </w:r>
        <w:r w:rsidR="006F7CCF">
          <w:rPr>
            <w:rStyle w:val="Hyperlink"/>
            <w:rFonts w:ascii="B Lotus" w:hAnsi="B Lotus" w:cs="B Lotus"/>
            <w:noProof/>
            <w:sz w:val="16"/>
            <w:szCs w:val="20"/>
            <w:rtl/>
          </w:rPr>
          <w:t xml:space="preserve">های </w:t>
        </w:r>
      </w:ins>
      <w:r w:rsidR="00A663B2" w:rsidRPr="00A663B2">
        <w:rPr>
          <w:rStyle w:val="Hyperlink"/>
          <w:rFonts w:ascii="B Lotus" w:hAnsi="B Lotus" w:cs="B Lotus"/>
          <w:noProof/>
          <w:sz w:val="16"/>
          <w:szCs w:val="20"/>
          <w:rtl/>
        </w:rPr>
        <w:t>حوزه برنامه</w:t>
      </w:r>
      <w:del w:id="20835" w:author="Mehrnazi Boojari" w:date="2019-01-07T10:05:00Z">
        <w:r w:rsidR="00A663B2" w:rsidRPr="00A663B2" w:rsidDel="00A31D6F">
          <w:rPr>
            <w:rStyle w:val="Hyperlink"/>
            <w:rFonts w:ascii="B Lotus" w:hAnsi="B Lotus" w:cs="B Lotus"/>
            <w:noProof/>
            <w:sz w:val="16"/>
            <w:szCs w:val="20"/>
            <w:rtl/>
          </w:rPr>
          <w:delText xml:space="preserve"> ر</w:delText>
        </w:r>
        <w:r w:rsidR="00A663B2" w:rsidRPr="00A663B2" w:rsidDel="00A31D6F">
          <w:rPr>
            <w:rStyle w:val="Hyperlink"/>
            <w:rFonts w:ascii="B Lotus" w:hAnsi="B Lotus" w:cs="B Lotus" w:hint="cs"/>
            <w:noProof/>
            <w:sz w:val="16"/>
            <w:szCs w:val="20"/>
            <w:rtl/>
          </w:rPr>
          <w:delText>ی</w:delText>
        </w:r>
        <w:r w:rsidR="00A663B2" w:rsidRPr="00A663B2" w:rsidDel="00A31D6F">
          <w:rPr>
            <w:rStyle w:val="Hyperlink"/>
            <w:rFonts w:ascii="B Lotus" w:hAnsi="B Lotus" w:cs="B Lotus" w:hint="eastAsia"/>
            <w:noProof/>
            <w:sz w:val="16"/>
            <w:szCs w:val="20"/>
            <w:rtl/>
          </w:rPr>
          <w:delText>ز</w:delText>
        </w:r>
        <w:r w:rsidR="00A663B2" w:rsidRPr="00A663B2" w:rsidDel="00A31D6F">
          <w:rPr>
            <w:rStyle w:val="Hyperlink"/>
            <w:rFonts w:ascii="B Lotus" w:hAnsi="B Lotus" w:cs="B Lotus" w:hint="cs"/>
            <w:noProof/>
            <w:sz w:val="16"/>
            <w:szCs w:val="20"/>
            <w:rtl/>
          </w:rPr>
          <w:delText>ی</w:delText>
        </w:r>
        <w:r w:rsidR="00A663B2" w:rsidRPr="00A663B2" w:rsidDel="00A31D6F">
          <w:rPr>
            <w:rFonts w:ascii="B Lotus" w:hAnsi="B Lotus" w:cs="B Lotus"/>
            <w:noProof/>
            <w:webHidden/>
            <w:sz w:val="16"/>
            <w:szCs w:val="20"/>
          </w:rPr>
          <w:delText xml:space="preserve"> </w:delText>
        </w:r>
      </w:del>
      <w:ins w:id="20836" w:author="Mehrnazi Boojari" w:date="2019-01-07T10:05:00Z">
        <w:r w:rsidR="00A31D6F">
          <w:rPr>
            <w:rStyle w:val="Hyperlink"/>
            <w:rFonts w:ascii="B Lotus" w:hAnsi="B Lotus" w:cs="B Lotus" w:hint="cs"/>
            <w:noProof/>
            <w:sz w:val="16"/>
            <w:szCs w:val="20"/>
            <w:rtl/>
          </w:rPr>
          <w:t>‌</w:t>
        </w:r>
        <w:r w:rsidR="00A31D6F">
          <w:rPr>
            <w:rStyle w:val="Hyperlink"/>
            <w:rFonts w:ascii="B Lotus" w:hAnsi="B Lotus" w:cs="B Lotus"/>
            <w:noProof/>
            <w:sz w:val="16"/>
            <w:szCs w:val="20"/>
            <w:rtl/>
          </w:rPr>
          <w:t xml:space="preserve">ریزی </w:t>
        </w:r>
      </w:ins>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8DB42B7" w14:textId="77777777" w:rsidR="00A663B2" w:rsidRPr="00A663B2" w:rsidRDefault="00572891" w:rsidP="001626E1">
      <w:pPr>
        <w:pStyle w:val="TOC5"/>
        <w:tabs>
          <w:tab w:val="left" w:pos="6215"/>
          <w:tab w:val="right" w:leader="dot" w:pos="9019"/>
        </w:tabs>
        <w:bidi/>
        <w:jc w:val="both"/>
        <w:rPr>
          <w:rFonts w:ascii="B Lotus" w:eastAsiaTheme="minorEastAsia" w:hAnsi="B Lotus" w:cs="B Lotus"/>
          <w:noProof/>
          <w:sz w:val="18"/>
          <w:szCs w:val="18"/>
        </w:rPr>
      </w:pPr>
      <w:r>
        <w:fldChar w:fldCharType="begin"/>
      </w:r>
      <w:r>
        <w:instrText xml:space="preserve"> HYPERLINK \l "_Toc533782248" </w:instrText>
      </w:r>
      <w:r>
        <w:fldChar w:fldCharType="separate"/>
      </w:r>
      <w:r w:rsidR="00A663B2" w:rsidRPr="00A663B2">
        <w:rPr>
          <w:rStyle w:val="Hyperlink"/>
          <w:rFonts w:ascii="B Lotus" w:hAnsi="B Lotus" w:cs="B Lotus"/>
          <w:noProof/>
          <w:sz w:val="16"/>
          <w:szCs w:val="20"/>
          <w:rtl/>
        </w:rPr>
        <w:t>4</w:t>
      </w:r>
      <w:del w:id="20837" w:author="Mehrnazi Boojari" w:date="2019-01-15T22:49:00Z">
        <w:r w:rsidR="00A663B2" w:rsidRPr="00A663B2" w:rsidDel="001626E1">
          <w:rPr>
            <w:rStyle w:val="Hyperlink"/>
            <w:rFonts w:ascii="B Lotus" w:hAnsi="B Lotus" w:cs="B Lotus"/>
            <w:noProof/>
            <w:sz w:val="16"/>
            <w:szCs w:val="20"/>
            <w:rtl/>
          </w:rPr>
          <w:delText>.</w:delText>
        </w:r>
      </w:del>
      <w:ins w:id="20838"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839" w:author="Mehrnazi Boojari" w:date="2019-01-15T22:49:00Z">
        <w:r w:rsidR="00A663B2" w:rsidRPr="00A663B2" w:rsidDel="001626E1">
          <w:rPr>
            <w:rStyle w:val="Hyperlink"/>
            <w:rFonts w:ascii="B Lotus" w:hAnsi="B Lotus" w:cs="B Lotus"/>
            <w:noProof/>
            <w:sz w:val="16"/>
            <w:szCs w:val="20"/>
            <w:rtl/>
          </w:rPr>
          <w:delText>.</w:delText>
        </w:r>
      </w:del>
      <w:ins w:id="20840"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841" w:author="Mehrnazi Boojari" w:date="2019-01-15T22:49:00Z">
        <w:r w:rsidR="00A663B2" w:rsidRPr="00A663B2" w:rsidDel="001626E1">
          <w:rPr>
            <w:rStyle w:val="Hyperlink"/>
            <w:rFonts w:ascii="B Lotus" w:hAnsi="B Lotus" w:cs="B Lotus"/>
            <w:noProof/>
            <w:sz w:val="16"/>
            <w:szCs w:val="20"/>
            <w:rtl/>
          </w:rPr>
          <w:delText>.</w:delText>
        </w:r>
      </w:del>
      <w:ins w:id="20842"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843" w:author="Mehrnazi Boojari" w:date="2019-01-15T22:49:00Z">
        <w:r w:rsidR="00A663B2" w:rsidRPr="00A663B2" w:rsidDel="001626E1">
          <w:rPr>
            <w:rStyle w:val="Hyperlink"/>
            <w:rFonts w:ascii="B Lotus" w:hAnsi="B Lotus" w:cs="B Lotus"/>
            <w:noProof/>
            <w:sz w:val="16"/>
            <w:szCs w:val="20"/>
            <w:rtl/>
          </w:rPr>
          <w:delText>.</w:delText>
        </w:r>
      </w:del>
      <w:ins w:id="20844"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1</w:t>
      </w:r>
      <w:del w:id="20845" w:author="Mehrnazi Boojari" w:date="2019-01-07T09:50:00Z">
        <w:r w:rsidR="00A663B2" w:rsidRPr="00A663B2" w:rsidDel="006F7CCF">
          <w:rPr>
            <w:rStyle w:val="Hyperlink"/>
            <w:rFonts w:ascii="B Lotus" w:hAnsi="B Lotus" w:cs="B Lotus"/>
            <w:noProof/>
            <w:sz w:val="16"/>
            <w:szCs w:val="20"/>
            <w:rtl/>
          </w:rPr>
          <w:delText>.ب</w:delText>
        </w:r>
      </w:del>
      <w:ins w:id="20846" w:author="Mehrnazi Boojari" w:date="2019-01-07T09:50:00Z">
        <w:r w:rsidR="006F7CCF">
          <w:rPr>
            <w:rStyle w:val="Hyperlink"/>
            <w:rFonts w:ascii="B Lotus" w:hAnsi="B Lotus" w:cs="B Lotus"/>
            <w:noProof/>
            <w:sz w:val="16"/>
            <w:szCs w:val="20"/>
            <w:rtl/>
          </w:rPr>
          <w:t xml:space="preserve"> ب</w:t>
        </w:r>
      </w:ins>
      <w:r w:rsidR="00A663B2" w:rsidRPr="00A663B2">
        <w:rPr>
          <w:rStyle w:val="Hyperlink"/>
          <w:rFonts w:ascii="B Lotus" w:hAnsi="B Lotus" w:cs="B Lotus"/>
          <w:noProof/>
          <w:sz w:val="16"/>
          <w:szCs w:val="20"/>
          <w:rtl/>
        </w:rPr>
        <w:t>ازتدو</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ن</w:t>
      </w:r>
      <w:r w:rsidR="00A663B2" w:rsidRPr="00A663B2">
        <w:rPr>
          <w:rStyle w:val="Hyperlink"/>
          <w:rFonts w:ascii="B Lotus" w:hAnsi="B Lotus" w:cs="B Lotus"/>
          <w:noProof/>
          <w:sz w:val="16"/>
          <w:szCs w:val="20"/>
          <w:rtl/>
        </w:rPr>
        <w:t xml:space="preserve"> برنامه اعطا</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noProof/>
          <w:sz w:val="16"/>
          <w:szCs w:val="20"/>
          <w:rtl/>
        </w:rPr>
        <w:t xml:space="preserve"> تسه</w:t>
      </w:r>
      <w:r w:rsidR="00A663B2" w:rsidRPr="00A663B2">
        <w:rPr>
          <w:rStyle w:val="Hyperlink"/>
          <w:rFonts w:ascii="B Lotus" w:hAnsi="B Lotus" w:cs="B Lotus" w:hint="cs"/>
          <w:noProof/>
          <w:sz w:val="16"/>
          <w:szCs w:val="20"/>
          <w:rtl/>
        </w:rPr>
        <w:t>ی</w:t>
      </w:r>
      <w:r w:rsidR="00A663B2" w:rsidRPr="00A663B2">
        <w:rPr>
          <w:rStyle w:val="Hyperlink"/>
          <w:rFonts w:ascii="B Lotus" w:hAnsi="B Lotus" w:cs="B Lotus" w:hint="eastAsia"/>
          <w:noProof/>
          <w:sz w:val="16"/>
          <w:szCs w:val="20"/>
          <w:rtl/>
        </w:rPr>
        <w:t>لات</w:t>
      </w:r>
      <w:r w:rsidR="00A663B2" w:rsidRPr="00A663B2">
        <w:rPr>
          <w:rStyle w:val="Hyperlink"/>
          <w:rFonts w:ascii="B Lotus" w:hAnsi="B Lotus" w:cs="B Lotus"/>
          <w:noProof/>
          <w:sz w:val="16"/>
          <w:szCs w:val="20"/>
          <w:rtl/>
        </w:rPr>
        <w:t xml:space="preserve"> مسکن روستا</w:t>
      </w:r>
      <w:r w:rsidR="00A663B2" w:rsidRPr="00A663B2">
        <w:rPr>
          <w:rStyle w:val="Hyperlink"/>
          <w:rFonts w:ascii="B Lotus" w:hAnsi="B Lotus" w:cs="B Lotus" w:hint="cs"/>
          <w:noProof/>
          <w:sz w:val="16"/>
          <w:szCs w:val="20"/>
          <w:rtl/>
        </w:rPr>
        <w:t>یی</w:t>
      </w:r>
      <w:r w:rsidR="00A663B2" w:rsidRPr="00A663B2">
        <w:rPr>
          <w:rStyle w:val="Hyperlink"/>
          <w:rFonts w:ascii="B Lotus" w:hAnsi="B Lotus" w:cs="B Lotus"/>
          <w:noProof/>
          <w:sz w:val="16"/>
          <w:szCs w:val="20"/>
          <w:rtl/>
        </w:rPr>
        <w:t xml:space="preserve"> در بودجه سنوات</w:t>
      </w:r>
      <w:r w:rsidR="00A663B2" w:rsidRPr="00A663B2">
        <w:rPr>
          <w:rStyle w:val="Hyperlink"/>
          <w:rFonts w:ascii="B Lotus" w:hAnsi="B Lotus" w:cs="B Lotus" w:hint="cs"/>
          <w:noProof/>
          <w:sz w:val="16"/>
          <w:szCs w:val="20"/>
          <w:rtl/>
        </w:rPr>
        <w:t>ی</w:t>
      </w:r>
      <w:ins w:id="20847" w:author="Mehrnazi Boojari" w:date="2019-01-08T00:13:00Z">
        <w:r w:rsidR="002C7B50">
          <w:rPr>
            <w:rStyle w:val="Hyperlink"/>
            <w:rFonts w:ascii="B Lotus" w:hAnsi="B Lotus" w:cs="B Lotus" w:hint="cs"/>
            <w:noProof/>
            <w:sz w:val="16"/>
            <w:szCs w:val="20"/>
            <w:rtl/>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4E9B2A11" w14:textId="77777777" w:rsidR="00A663B2" w:rsidRPr="00A663B2" w:rsidRDefault="00572891" w:rsidP="00F2672B">
      <w:pPr>
        <w:pStyle w:val="TOC5"/>
        <w:tabs>
          <w:tab w:val="left" w:pos="8666"/>
          <w:tab w:val="right" w:leader="dot" w:pos="9019"/>
        </w:tabs>
        <w:bidi/>
        <w:jc w:val="both"/>
        <w:rPr>
          <w:rFonts w:ascii="B Lotus" w:eastAsiaTheme="minorEastAsia" w:hAnsi="B Lotus" w:cs="B Lotus"/>
          <w:noProof/>
          <w:sz w:val="18"/>
          <w:szCs w:val="18"/>
        </w:rPr>
      </w:pPr>
      <w:r>
        <w:fldChar w:fldCharType="begin"/>
      </w:r>
      <w:r>
        <w:instrText xml:space="preserve"> HYPERLINK \l "_Toc533782249" </w:instrText>
      </w:r>
      <w:r>
        <w:fldChar w:fldCharType="separate"/>
      </w:r>
      <w:r w:rsidR="00A663B2" w:rsidRPr="00A663B2">
        <w:rPr>
          <w:rStyle w:val="Hyperlink"/>
          <w:rFonts w:ascii="B Lotus" w:hAnsi="B Lotus" w:cs="B Lotus"/>
          <w:noProof/>
          <w:sz w:val="16"/>
          <w:szCs w:val="20"/>
          <w:rtl/>
        </w:rPr>
        <w:t>4</w:t>
      </w:r>
      <w:del w:id="20848" w:author="Mehrnazi Boojari" w:date="2019-01-15T22:49:00Z">
        <w:r w:rsidR="00A663B2" w:rsidRPr="00A663B2" w:rsidDel="001626E1">
          <w:rPr>
            <w:rStyle w:val="Hyperlink"/>
            <w:rFonts w:ascii="B Lotus" w:hAnsi="B Lotus" w:cs="B Lotus"/>
            <w:noProof/>
            <w:sz w:val="16"/>
            <w:szCs w:val="20"/>
            <w:rtl/>
          </w:rPr>
          <w:delText>.</w:delText>
        </w:r>
      </w:del>
      <w:ins w:id="20849"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850" w:author="Mehrnazi Boojari" w:date="2019-01-15T22:49:00Z">
        <w:r w:rsidR="00A663B2" w:rsidRPr="00A663B2" w:rsidDel="001626E1">
          <w:rPr>
            <w:rStyle w:val="Hyperlink"/>
            <w:rFonts w:ascii="B Lotus" w:hAnsi="B Lotus" w:cs="B Lotus"/>
            <w:noProof/>
            <w:sz w:val="16"/>
            <w:szCs w:val="20"/>
            <w:rtl/>
          </w:rPr>
          <w:delText>.</w:delText>
        </w:r>
      </w:del>
      <w:ins w:id="20851"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3</w:t>
      </w:r>
      <w:del w:id="20852" w:author="Mehrnazi Boojari" w:date="2019-01-15T22:49:00Z">
        <w:r w:rsidR="00A663B2" w:rsidRPr="00A663B2" w:rsidDel="001626E1">
          <w:rPr>
            <w:rStyle w:val="Hyperlink"/>
            <w:rFonts w:ascii="B Lotus" w:hAnsi="B Lotus" w:cs="B Lotus"/>
            <w:noProof/>
            <w:sz w:val="16"/>
            <w:szCs w:val="20"/>
            <w:rtl/>
          </w:rPr>
          <w:delText>.</w:delText>
        </w:r>
      </w:del>
      <w:ins w:id="20853"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854" w:author="Mehrnazi Boojari" w:date="2019-01-15T22:49:00Z">
        <w:r w:rsidR="00A663B2" w:rsidRPr="00A663B2" w:rsidDel="001626E1">
          <w:rPr>
            <w:rStyle w:val="Hyperlink"/>
            <w:rFonts w:ascii="B Lotus" w:hAnsi="B Lotus" w:cs="B Lotus"/>
            <w:noProof/>
            <w:sz w:val="16"/>
            <w:szCs w:val="20"/>
            <w:rtl/>
          </w:rPr>
          <w:delText>.</w:delText>
        </w:r>
      </w:del>
      <w:ins w:id="20855" w:author="Mehrnazi Boojari" w:date="2019-01-15T22:49:00Z">
        <w:r w:rsidR="001626E1">
          <w:rPr>
            <w:rStyle w:val="Hyperlink"/>
            <w:rFonts w:ascii="B Lotus" w:hAnsi="B Lotus" w:cs="B Lotus" w:hint="cs"/>
            <w:noProof/>
            <w:sz w:val="16"/>
            <w:szCs w:val="20"/>
            <w:rtl/>
          </w:rPr>
          <w:t>-</w:t>
        </w:r>
      </w:ins>
      <w:r w:rsidR="00A663B2" w:rsidRPr="00A663B2">
        <w:rPr>
          <w:rStyle w:val="Hyperlink"/>
          <w:rFonts w:ascii="B Lotus" w:hAnsi="B Lotus" w:cs="B Lotus"/>
          <w:noProof/>
          <w:sz w:val="16"/>
          <w:szCs w:val="20"/>
          <w:rtl/>
        </w:rPr>
        <w:t>2</w:t>
      </w:r>
      <w:del w:id="20856" w:author="Mehrnazi Boojari" w:date="2019-01-07T10:49:00Z">
        <w:r w:rsidR="00A663B2" w:rsidRPr="00A663B2" w:rsidDel="006A1F1D">
          <w:rPr>
            <w:rStyle w:val="Hyperlink"/>
            <w:rFonts w:ascii="B Lotus" w:hAnsi="B Lotus" w:cs="B Lotus"/>
            <w:noProof/>
            <w:sz w:val="16"/>
            <w:szCs w:val="20"/>
            <w:rtl/>
          </w:rPr>
          <w:delText>.ا</w:delText>
        </w:r>
      </w:del>
      <w:ins w:id="20857" w:author="Mehrnazi Boojari" w:date="2019-01-07T10:49:00Z">
        <w:r w:rsidR="006A1F1D">
          <w:rPr>
            <w:rStyle w:val="Hyperlink"/>
            <w:rFonts w:ascii="B Lotus" w:hAnsi="B Lotus" w:cs="B Lotus"/>
            <w:noProof/>
            <w:sz w:val="16"/>
            <w:szCs w:val="20"/>
            <w:rtl/>
          </w:rPr>
          <w:t xml:space="preserve"> ا</w:t>
        </w:r>
      </w:ins>
      <w:r w:rsidR="00A663B2" w:rsidRPr="00A663B2">
        <w:rPr>
          <w:rStyle w:val="Hyperlink"/>
          <w:rFonts w:ascii="B Lotus" w:hAnsi="B Lotus" w:cs="B Lotus"/>
          <w:noProof/>
          <w:sz w:val="16"/>
          <w:szCs w:val="20"/>
          <w:rtl/>
          <w:lang w:bidi="fa-IR"/>
        </w:rPr>
        <w:t>ستفاده از ظرف</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ت</w:t>
      </w:r>
      <w:del w:id="20858"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859"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مردم</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از جمله صندوق</w:t>
      </w:r>
      <w:del w:id="20860"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861"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های</w:t>
        </w:r>
      </w:ins>
      <w:del w:id="20862" w:author="Mehrnazi Boojari" w:date="2019-01-07T10:51:00Z">
        <w:r w:rsidR="00A663B2" w:rsidRPr="00A663B2" w:rsidDel="006A1F1D">
          <w:rPr>
            <w:rStyle w:val="Hyperlink"/>
            <w:rFonts w:ascii="B Lotus" w:hAnsi="B Lotus" w:cs="B Lotus"/>
            <w:noProof/>
            <w:sz w:val="16"/>
            <w:szCs w:val="20"/>
            <w:rtl/>
            <w:lang w:bidi="fa-IR"/>
          </w:rPr>
          <w:delText>تام</w:delText>
        </w:r>
        <w:r w:rsidR="00A663B2" w:rsidRPr="00A663B2" w:rsidDel="006A1F1D">
          <w:rPr>
            <w:rStyle w:val="Hyperlink"/>
            <w:rFonts w:ascii="B Lotus" w:hAnsi="B Lotus" w:cs="B Lotus" w:hint="cs"/>
            <w:noProof/>
            <w:sz w:val="16"/>
            <w:szCs w:val="20"/>
            <w:rtl/>
            <w:lang w:bidi="fa-IR"/>
          </w:rPr>
          <w:delText>ی</w:delText>
        </w:r>
        <w:r w:rsidR="00A663B2" w:rsidRPr="00A663B2" w:rsidDel="006A1F1D">
          <w:rPr>
            <w:rStyle w:val="Hyperlink"/>
            <w:rFonts w:ascii="B Lotus" w:hAnsi="B Lotus" w:cs="B Lotus" w:hint="eastAsia"/>
            <w:noProof/>
            <w:sz w:val="16"/>
            <w:szCs w:val="20"/>
            <w:rtl/>
            <w:lang w:bidi="fa-IR"/>
          </w:rPr>
          <w:delText>ن</w:delText>
        </w:r>
        <w:r w:rsidR="00A663B2" w:rsidRPr="00A663B2" w:rsidDel="006A1F1D">
          <w:rPr>
            <w:rStyle w:val="Hyperlink"/>
            <w:rFonts w:ascii="B Lotus" w:hAnsi="B Lotus" w:cs="B Lotus"/>
            <w:noProof/>
            <w:sz w:val="16"/>
            <w:szCs w:val="20"/>
            <w:rtl/>
            <w:lang w:bidi="fa-IR"/>
          </w:rPr>
          <w:delText xml:space="preserve"> </w:delText>
        </w:r>
      </w:del>
      <w:ins w:id="20863" w:author="Mehrnazi Boojari" w:date="2019-01-07T10:51:00Z">
        <w:r w:rsidR="006A1F1D">
          <w:rPr>
            <w:rStyle w:val="Hyperlink"/>
            <w:rFonts w:ascii="B Lotus" w:hAnsi="B Lotus" w:cs="B Lotus"/>
            <w:noProof/>
            <w:sz w:val="16"/>
            <w:szCs w:val="20"/>
            <w:rtl/>
            <w:lang w:bidi="fa-IR"/>
          </w:rPr>
          <w:t xml:space="preserve"> تأمین </w:t>
        </w:r>
      </w:ins>
      <w:r w:rsidR="00A663B2" w:rsidRPr="00A663B2">
        <w:rPr>
          <w:rStyle w:val="Hyperlink"/>
          <w:rFonts w:ascii="B Lotus" w:hAnsi="B Lotus" w:cs="B Lotus"/>
          <w:noProof/>
          <w:sz w:val="16"/>
          <w:szCs w:val="20"/>
          <w:rtl/>
          <w:lang w:bidi="fa-IR"/>
        </w:rPr>
        <w:t>مال</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خرد روستا</w:t>
      </w:r>
      <w:r w:rsidR="00A663B2" w:rsidRPr="00A663B2">
        <w:rPr>
          <w:rStyle w:val="Hyperlink"/>
          <w:rFonts w:ascii="B Lotus" w:hAnsi="B Lotus" w:cs="B Lotus" w:hint="cs"/>
          <w:noProof/>
          <w:sz w:val="16"/>
          <w:szCs w:val="20"/>
          <w:rtl/>
          <w:lang w:bidi="fa-IR"/>
        </w:rPr>
        <w:t>یی</w:t>
      </w:r>
      <w:r w:rsidR="00A663B2" w:rsidRPr="00A663B2">
        <w:rPr>
          <w:rStyle w:val="Hyperlink"/>
          <w:rFonts w:ascii="B Lotus" w:hAnsi="B Lotus" w:cs="B Lotus"/>
          <w:noProof/>
          <w:sz w:val="16"/>
          <w:szCs w:val="20"/>
          <w:rtl/>
          <w:lang w:bidi="fa-IR"/>
        </w:rPr>
        <w:t xml:space="preserve"> </w:t>
      </w:r>
      <w:del w:id="20864" w:author="Mehrnazi Boojari" w:date="2019-01-15T23:13:00Z">
        <w:r w:rsidR="00A663B2" w:rsidRPr="00A663B2" w:rsidDel="00F2672B">
          <w:rPr>
            <w:rStyle w:val="Hyperlink"/>
            <w:rFonts w:ascii="B Lotus" w:hAnsi="B Lotus" w:cs="B Lotus"/>
            <w:noProof/>
            <w:sz w:val="16"/>
            <w:szCs w:val="20"/>
            <w:rtl/>
            <w:lang w:bidi="fa-IR"/>
          </w:rPr>
          <w:delText>جهت</w:delText>
        </w:r>
      </w:del>
      <w:del w:id="20865" w:author="Mehrnazi Boojari" w:date="2019-01-07T10:51:00Z">
        <w:r w:rsidR="00A663B2" w:rsidRPr="00A663B2" w:rsidDel="006A1F1D">
          <w:rPr>
            <w:rStyle w:val="Hyperlink"/>
            <w:rFonts w:ascii="B Lotus" w:hAnsi="B Lotus" w:cs="B Lotus"/>
            <w:noProof/>
            <w:sz w:val="16"/>
            <w:szCs w:val="20"/>
            <w:rtl/>
            <w:lang w:bidi="fa-IR"/>
          </w:rPr>
          <w:delText xml:space="preserve"> تام</w:delText>
        </w:r>
        <w:r w:rsidR="00A663B2" w:rsidRPr="00A663B2" w:rsidDel="006A1F1D">
          <w:rPr>
            <w:rStyle w:val="Hyperlink"/>
            <w:rFonts w:ascii="B Lotus" w:hAnsi="B Lotus" w:cs="B Lotus" w:hint="cs"/>
            <w:noProof/>
            <w:sz w:val="16"/>
            <w:szCs w:val="20"/>
            <w:rtl/>
            <w:lang w:bidi="fa-IR"/>
          </w:rPr>
          <w:delText>ی</w:delText>
        </w:r>
        <w:r w:rsidR="00A663B2" w:rsidRPr="00A663B2" w:rsidDel="006A1F1D">
          <w:rPr>
            <w:rStyle w:val="Hyperlink"/>
            <w:rFonts w:ascii="B Lotus" w:hAnsi="B Lotus" w:cs="B Lotus" w:hint="eastAsia"/>
            <w:noProof/>
            <w:sz w:val="16"/>
            <w:szCs w:val="20"/>
            <w:rtl/>
            <w:lang w:bidi="fa-IR"/>
          </w:rPr>
          <w:delText>ن</w:delText>
        </w:r>
        <w:r w:rsidR="00A663B2" w:rsidRPr="00A663B2" w:rsidDel="006A1F1D">
          <w:rPr>
            <w:rStyle w:val="Hyperlink"/>
            <w:rFonts w:ascii="B Lotus" w:hAnsi="B Lotus" w:cs="B Lotus"/>
            <w:noProof/>
            <w:sz w:val="16"/>
            <w:szCs w:val="20"/>
            <w:rtl/>
            <w:lang w:bidi="fa-IR"/>
          </w:rPr>
          <w:delText xml:space="preserve"> </w:delText>
        </w:r>
      </w:del>
      <w:ins w:id="20866" w:author="Mehrnazi Boojari" w:date="2019-01-15T23:13:00Z">
        <w:r w:rsidR="00F2672B">
          <w:rPr>
            <w:rStyle w:val="Hyperlink"/>
            <w:rFonts w:ascii="B Lotus" w:hAnsi="B Lotus" w:cs="B Lotus" w:hint="cs"/>
            <w:noProof/>
            <w:sz w:val="16"/>
            <w:szCs w:val="20"/>
            <w:rtl/>
            <w:lang w:bidi="fa-IR"/>
          </w:rPr>
          <w:t>به</w:t>
        </w:r>
        <w:r w:rsidR="00F2672B">
          <w:rPr>
            <w:rStyle w:val="Hyperlink"/>
            <w:rFonts w:ascii="B Lotus" w:hAnsi="B Lotus" w:cs="B Nazanin" w:hint="cs"/>
            <w:noProof/>
            <w:sz w:val="16"/>
            <w:szCs w:val="20"/>
            <w:rtl/>
            <w:lang w:bidi="fa-IR"/>
          </w:rPr>
          <w:t>‌</w:t>
        </w:r>
        <w:r w:rsidR="00F2672B">
          <w:rPr>
            <w:rStyle w:val="Hyperlink"/>
            <w:rFonts w:ascii="B Lotus" w:hAnsi="B Lotus" w:cs="B Lotus" w:hint="cs"/>
            <w:noProof/>
            <w:sz w:val="16"/>
            <w:szCs w:val="20"/>
            <w:rtl/>
            <w:lang w:bidi="fa-IR"/>
          </w:rPr>
          <w:t>منظور</w:t>
        </w:r>
      </w:ins>
      <w:ins w:id="20867" w:author="Mehrnazi Boojari" w:date="2019-01-07T10:51:00Z">
        <w:r w:rsidR="006A1F1D">
          <w:rPr>
            <w:rStyle w:val="Hyperlink"/>
            <w:rFonts w:ascii="B Lotus" w:hAnsi="B Lotus" w:cs="B Lotus"/>
            <w:noProof/>
            <w:sz w:val="16"/>
            <w:szCs w:val="20"/>
            <w:rtl/>
            <w:lang w:bidi="fa-IR"/>
          </w:rPr>
          <w:t xml:space="preserve"> تأمین </w:t>
        </w:r>
      </w:ins>
      <w:r w:rsidR="00A663B2" w:rsidRPr="00A663B2">
        <w:rPr>
          <w:rStyle w:val="Hyperlink"/>
          <w:rFonts w:ascii="B Lotus" w:hAnsi="B Lotus" w:cs="B Lotus"/>
          <w:noProof/>
          <w:sz w:val="16"/>
          <w:szCs w:val="20"/>
          <w:rtl/>
          <w:lang w:bidi="fa-IR"/>
        </w:rPr>
        <w:t>بخش</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از تسه</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لات</w:t>
      </w:r>
      <w:r w:rsidR="00A663B2" w:rsidRPr="00A663B2">
        <w:rPr>
          <w:rStyle w:val="Hyperlink"/>
          <w:rFonts w:ascii="B Lotus" w:hAnsi="B Lotus" w:cs="B Lotus"/>
          <w:noProof/>
          <w:sz w:val="16"/>
          <w:szCs w:val="20"/>
          <w:rtl/>
          <w:lang w:bidi="fa-IR"/>
        </w:rPr>
        <w:t xml:space="preserve"> مورد 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از</w:t>
      </w:r>
      <w:r w:rsidR="00A663B2" w:rsidRPr="00A663B2">
        <w:rPr>
          <w:rStyle w:val="Hyperlink"/>
          <w:rFonts w:ascii="B Lotus" w:hAnsi="B Lotus" w:cs="B Lotus"/>
          <w:noProof/>
          <w:sz w:val="16"/>
          <w:szCs w:val="20"/>
          <w:rtl/>
          <w:lang w:bidi="fa-IR"/>
        </w:rPr>
        <w:t xml:space="preserve"> مسکن روستا</w:t>
      </w:r>
      <w:r w:rsidR="00A663B2" w:rsidRPr="00A663B2">
        <w:rPr>
          <w:rStyle w:val="Hyperlink"/>
          <w:rFonts w:ascii="B Lotus" w:hAnsi="B Lotus" w:cs="B Lotus" w:hint="cs"/>
          <w:noProof/>
          <w:sz w:val="16"/>
          <w:szCs w:val="20"/>
          <w:rtl/>
          <w:lang w:bidi="fa-IR"/>
        </w:rPr>
        <w:t>یی</w:t>
      </w:r>
      <w:ins w:id="20868" w:author="Mehrnazi Boojari" w:date="2019-01-08T00:13:00Z">
        <w:r w:rsidR="002C7B50">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_Toc533782249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1A9A1DF" w14:textId="77777777" w:rsidR="00A663B2" w:rsidRPr="00A663B2" w:rsidRDefault="00051F26" w:rsidP="001626E1">
      <w:pPr>
        <w:pStyle w:val="TOC3"/>
        <w:tabs>
          <w:tab w:val="left" w:pos="5507"/>
          <w:tab w:val="right" w:leader="dot" w:pos="9019"/>
        </w:tabs>
        <w:bidi/>
        <w:jc w:val="both"/>
        <w:rPr>
          <w:rFonts w:ascii="B Lotus" w:eastAsiaTheme="minorEastAsia" w:hAnsi="B Lotus" w:cs="B Lotus"/>
          <w:noProof/>
          <w:sz w:val="18"/>
          <w:szCs w:val="18"/>
        </w:rPr>
      </w:pPr>
      <w:r>
        <w:fldChar w:fldCharType="begin"/>
      </w:r>
      <w:r>
        <w:instrText xml:space="preserve"> HYPERLINK \l "_Toc533782250" </w:instrText>
      </w:r>
      <w:r>
        <w:fldChar w:fldCharType="separate"/>
      </w:r>
      <w:r w:rsidR="00A663B2" w:rsidRPr="00A663B2">
        <w:rPr>
          <w:rStyle w:val="Hyperlink"/>
          <w:rFonts w:ascii="B Lotus" w:hAnsi="B Lotus" w:cs="B Lotus"/>
          <w:noProof/>
          <w:sz w:val="16"/>
          <w:szCs w:val="20"/>
          <w:rtl/>
          <w:lang w:bidi="fa-IR"/>
        </w:rPr>
        <w:t>4</w:t>
      </w:r>
      <w:del w:id="20869" w:author="Mehrnazi Boojari" w:date="2019-01-15T22:49:00Z">
        <w:r w:rsidR="00A663B2" w:rsidRPr="00A663B2" w:rsidDel="001626E1">
          <w:rPr>
            <w:rStyle w:val="Hyperlink"/>
            <w:rFonts w:ascii="B Lotus" w:hAnsi="B Lotus" w:cs="B Lotus"/>
            <w:noProof/>
            <w:sz w:val="16"/>
            <w:szCs w:val="20"/>
            <w:rtl/>
            <w:lang w:bidi="fa-IR"/>
          </w:rPr>
          <w:delText>.</w:delText>
        </w:r>
      </w:del>
      <w:ins w:id="20870" w:author="Mehrnazi Boojari" w:date="2019-01-15T22:49: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871" w:author="Mehrnazi Boojari" w:date="2019-01-15T22:49:00Z">
        <w:r w:rsidR="00A663B2" w:rsidRPr="00A663B2" w:rsidDel="001626E1">
          <w:rPr>
            <w:rStyle w:val="Hyperlink"/>
            <w:rFonts w:ascii="B Lotus" w:hAnsi="B Lotus" w:cs="B Lotus"/>
            <w:noProof/>
            <w:sz w:val="16"/>
            <w:szCs w:val="20"/>
            <w:rtl/>
            <w:lang w:bidi="fa-IR"/>
          </w:rPr>
          <w:delText>.</w:delText>
        </w:r>
      </w:del>
      <w:ins w:id="20872" w:author="Mehrnazi Boojari" w:date="2019-01-15T22:49: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873" w:author="Mehrnazi Boojari" w:date="2019-01-07T22:31:00Z">
        <w:r w:rsidR="00A663B2" w:rsidRPr="00A663B2" w:rsidDel="00051F26">
          <w:rPr>
            <w:rStyle w:val="Hyperlink"/>
            <w:rFonts w:ascii="B Lotus" w:hAnsi="B Lotus" w:cs="B Lotus"/>
            <w:noProof/>
            <w:sz w:val="16"/>
            <w:szCs w:val="20"/>
            <w:rtl/>
            <w:lang w:bidi="fa-IR"/>
          </w:rPr>
          <w:delText>.ض</w:delText>
        </w:r>
      </w:del>
      <w:ins w:id="20874" w:author="Mehrnazi Boojari" w:date="2019-01-07T22:31:00Z">
        <w:r>
          <w:rPr>
            <w:rStyle w:val="Hyperlink"/>
            <w:rFonts w:ascii="B Lotus" w:hAnsi="B Lotus" w:cs="B Lotus"/>
            <w:noProof/>
            <w:sz w:val="16"/>
            <w:szCs w:val="20"/>
            <w:rtl/>
            <w:lang w:bidi="fa-IR"/>
          </w:rPr>
          <w:t xml:space="preserve"> ض</w:t>
        </w:r>
      </w:ins>
      <w:r w:rsidR="00A663B2" w:rsidRPr="00A663B2">
        <w:rPr>
          <w:rStyle w:val="Hyperlink"/>
          <w:rFonts w:ascii="B Lotus" w:hAnsi="B Lotus" w:cs="B Lotus"/>
          <w:noProof/>
          <w:sz w:val="16"/>
          <w:szCs w:val="20"/>
          <w:rtl/>
          <w:lang w:bidi="fa-IR"/>
        </w:rPr>
        <w:t>عف معماران و مهندسان در طراح</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ساخت مسکن روستا</w:t>
      </w:r>
      <w:r w:rsidR="00A663B2" w:rsidRPr="00A663B2">
        <w:rPr>
          <w:rStyle w:val="Hyperlink"/>
          <w:rFonts w:ascii="B Lotus" w:hAnsi="B Lotus" w:cs="B Lotus" w:hint="cs"/>
          <w:noProof/>
          <w:sz w:val="16"/>
          <w:szCs w:val="20"/>
          <w:rtl/>
          <w:lang w:bidi="fa-IR"/>
        </w:rPr>
        <w:t>یی</w:t>
      </w:r>
      <w:ins w:id="20875" w:author="Mehrnazi Boojari" w:date="2019-01-08T00:14: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_Toc533782250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3B3BDBB" w14:textId="77777777" w:rsidR="00A663B2" w:rsidRPr="00A663B2" w:rsidRDefault="00572891" w:rsidP="001626E1">
      <w:pPr>
        <w:pStyle w:val="TOC4"/>
        <w:tabs>
          <w:tab w:val="left" w:pos="2776"/>
          <w:tab w:val="right" w:leader="dot" w:pos="9019"/>
        </w:tabs>
        <w:bidi/>
        <w:jc w:val="both"/>
        <w:rPr>
          <w:rFonts w:ascii="B Lotus" w:eastAsiaTheme="minorEastAsia" w:hAnsi="B Lotus" w:cs="B Lotus"/>
          <w:noProof/>
          <w:sz w:val="18"/>
          <w:szCs w:val="18"/>
        </w:rPr>
      </w:pPr>
      <w:r>
        <w:fldChar w:fldCharType="begin"/>
      </w:r>
      <w:r>
        <w:instrText xml:space="preserve"> HYPERLINK \l "_Toc533782251" </w:instrText>
      </w:r>
      <w:r>
        <w:fldChar w:fldCharType="separate"/>
      </w:r>
      <w:r w:rsidR="00A663B2" w:rsidRPr="00A663B2">
        <w:rPr>
          <w:rStyle w:val="Hyperlink"/>
          <w:rFonts w:ascii="B Lotus" w:hAnsi="B Lotus" w:cs="B Lotus"/>
          <w:noProof/>
          <w:sz w:val="16"/>
          <w:szCs w:val="20"/>
          <w:rtl/>
          <w:lang w:bidi="fa-IR"/>
        </w:rPr>
        <w:t>4</w:t>
      </w:r>
      <w:del w:id="20876" w:author="Mehrnazi Boojari" w:date="2019-01-15T22:49:00Z">
        <w:r w:rsidR="00A663B2" w:rsidRPr="00A663B2" w:rsidDel="001626E1">
          <w:rPr>
            <w:rStyle w:val="Hyperlink"/>
            <w:rFonts w:ascii="B Lotus" w:hAnsi="B Lotus" w:cs="B Lotus"/>
            <w:noProof/>
            <w:sz w:val="16"/>
            <w:szCs w:val="20"/>
            <w:rtl/>
            <w:lang w:bidi="fa-IR"/>
          </w:rPr>
          <w:delText>.</w:delText>
        </w:r>
      </w:del>
      <w:ins w:id="20877" w:author="Mehrnazi Boojari" w:date="2019-01-15T22:49: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878" w:author="Mehrnazi Boojari" w:date="2019-01-15T22:49:00Z">
        <w:r w:rsidR="00A663B2" w:rsidRPr="00A663B2" w:rsidDel="001626E1">
          <w:rPr>
            <w:rStyle w:val="Hyperlink"/>
            <w:rFonts w:ascii="B Lotus" w:hAnsi="B Lotus" w:cs="B Lotus"/>
            <w:noProof/>
            <w:sz w:val="16"/>
            <w:szCs w:val="20"/>
            <w:rtl/>
            <w:lang w:bidi="fa-IR"/>
          </w:rPr>
          <w:delText>.</w:delText>
        </w:r>
      </w:del>
      <w:ins w:id="20879" w:author="Mehrnazi Boojari" w:date="2019-01-15T22:49: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880" w:author="Mehrnazi Boojari" w:date="2019-01-15T22:49:00Z">
        <w:r w:rsidR="00A663B2" w:rsidRPr="00A663B2" w:rsidDel="001626E1">
          <w:rPr>
            <w:rStyle w:val="Hyperlink"/>
            <w:rFonts w:ascii="B Lotus" w:hAnsi="B Lotus" w:cs="B Lotus"/>
            <w:noProof/>
            <w:sz w:val="16"/>
            <w:szCs w:val="20"/>
            <w:rtl/>
            <w:lang w:bidi="fa-IR"/>
          </w:rPr>
          <w:delText>.</w:delText>
        </w:r>
      </w:del>
      <w:ins w:id="20881" w:author="Mehrnazi Boojari" w:date="2019-01-15T22:49:00Z">
        <w:r w:rsidR="001626E1">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882" w:author="Mehrnazi Boojari" w:date="2019-01-15T22:49:00Z">
        <w:r w:rsidR="00A663B2" w:rsidRPr="00A663B2" w:rsidDel="001626E1">
          <w:rPr>
            <w:rStyle w:val="Hyperlink"/>
            <w:rFonts w:ascii="B Lotus" w:hAnsi="B Lotus" w:cs="B Lotus"/>
            <w:noProof/>
            <w:sz w:val="16"/>
            <w:szCs w:val="20"/>
            <w:rtl/>
            <w:lang w:bidi="fa-IR"/>
          </w:rPr>
          <w:delText>.</w:delText>
        </w:r>
      </w:del>
      <w:ins w:id="20883" w:author="Mehrnazi Boojari" w:date="2019-01-15T22:49:00Z">
        <w:r w:rsidR="001626E1">
          <w:rPr>
            <w:rStyle w:val="Hyperlink"/>
            <w:rFonts w:ascii="B Lotus" w:hAnsi="B Lotus" w:cs="B Lotus" w:hint="cs"/>
            <w:noProof/>
            <w:sz w:val="16"/>
            <w:szCs w:val="20"/>
            <w:rtl/>
            <w:lang w:bidi="fa-IR"/>
          </w:rPr>
          <w:t xml:space="preserve"> </w:t>
        </w:r>
      </w:ins>
      <w:del w:id="20884" w:author="Mehrnazi Boojari" w:date="2019-01-07T09:45:00Z">
        <w:r w:rsidR="00A663B2" w:rsidRPr="00A663B2" w:rsidDel="006F7CCF">
          <w:rPr>
            <w:rStyle w:val="Hyperlink"/>
            <w:rFonts w:ascii="B Lotus" w:hAnsi="B Lotus" w:cs="B Lotus"/>
            <w:noProof/>
            <w:sz w:val="16"/>
            <w:szCs w:val="20"/>
            <w:rtl/>
            <w:lang w:bidi="fa-IR"/>
          </w:rPr>
          <w:delText>راه حل</w:delText>
        </w:r>
      </w:del>
      <w:ins w:id="20885" w:author="Mehrnazi Boojari" w:date="2019-01-07T09:45:00Z">
        <w:r w:rsidR="006F7CCF">
          <w:rPr>
            <w:rStyle w:val="Hyperlink"/>
            <w:rFonts w:ascii="B Lotus" w:hAnsi="B Lotus" w:cs="B Lotus"/>
            <w:noProof/>
            <w:sz w:val="16"/>
            <w:szCs w:val="20"/>
            <w:rtl/>
            <w:lang w:bidi="fa-IR"/>
          </w:rPr>
          <w:t>راه</w:t>
        </w:r>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حل</w:t>
        </w:r>
      </w:ins>
      <w:del w:id="20886"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887"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 xml:space="preserve">حوزه </w:t>
      </w:r>
      <w:del w:id="20888" w:author="Mehrnazi Boojari" w:date="2019-01-07T10:46:00Z">
        <w:r w:rsidR="00A663B2" w:rsidRPr="00A663B2" w:rsidDel="006A1F1D">
          <w:rPr>
            <w:rStyle w:val="Hyperlink"/>
            <w:rFonts w:ascii="B Lotus" w:hAnsi="B Lotus" w:cs="B Lotus"/>
            <w:noProof/>
            <w:sz w:val="16"/>
            <w:szCs w:val="20"/>
            <w:rtl/>
            <w:lang w:bidi="fa-IR"/>
          </w:rPr>
          <w:delText>اجرائ</w:delText>
        </w:r>
        <w:r w:rsidR="00A663B2" w:rsidRPr="00A663B2" w:rsidDel="006A1F1D">
          <w:rPr>
            <w:rStyle w:val="Hyperlink"/>
            <w:rFonts w:ascii="B Lotus" w:hAnsi="B Lotus" w:cs="B Lotus" w:hint="cs"/>
            <w:noProof/>
            <w:sz w:val="16"/>
            <w:szCs w:val="20"/>
            <w:rtl/>
            <w:lang w:bidi="fa-IR"/>
          </w:rPr>
          <w:delText>ی</w:delText>
        </w:r>
      </w:del>
      <w:ins w:id="20889" w:author="Mehrnazi Boojari" w:date="2019-01-07T10:46:00Z">
        <w:r w:rsidR="006A1F1D">
          <w:rPr>
            <w:rStyle w:val="Hyperlink"/>
            <w:rFonts w:ascii="B Lotus" w:hAnsi="B Lotus" w:cs="B Lotus"/>
            <w:noProof/>
            <w:sz w:val="16"/>
            <w:szCs w:val="20"/>
            <w:rtl/>
            <w:lang w:bidi="fa-IR"/>
          </w:rPr>
          <w:t>اجرایی</w:t>
        </w:r>
      </w:ins>
      <w:ins w:id="20890" w:author="Mehrnazi Boojari" w:date="2019-01-08T00:14: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_Toc533782251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18280FB" w14:textId="77777777" w:rsidR="00A663B2" w:rsidRPr="00A663B2" w:rsidRDefault="00572891" w:rsidP="00F219FD">
      <w:pPr>
        <w:pStyle w:val="TOC5"/>
        <w:tabs>
          <w:tab w:val="left" w:pos="4489"/>
          <w:tab w:val="right" w:leader="dot" w:pos="9019"/>
        </w:tabs>
        <w:bidi/>
        <w:jc w:val="both"/>
        <w:rPr>
          <w:rFonts w:ascii="B Lotus" w:eastAsiaTheme="minorEastAsia" w:hAnsi="B Lotus" w:cs="B Lotus"/>
          <w:noProof/>
          <w:sz w:val="18"/>
          <w:szCs w:val="18"/>
        </w:rPr>
      </w:pPr>
      <w:r>
        <w:fldChar w:fldCharType="begin"/>
      </w:r>
      <w:r>
        <w:instrText xml:space="preserve"> HYPERLINK \l "_Toc533782252" </w:instrText>
      </w:r>
      <w:r>
        <w:fldChar w:fldCharType="separate"/>
      </w:r>
      <w:r w:rsidR="00A663B2" w:rsidRPr="00A663B2">
        <w:rPr>
          <w:rStyle w:val="Hyperlink"/>
          <w:rFonts w:ascii="B Lotus" w:hAnsi="B Lotus" w:cs="B Lotus"/>
          <w:noProof/>
          <w:sz w:val="16"/>
          <w:szCs w:val="20"/>
          <w:rtl/>
          <w:lang w:bidi="fa-IR"/>
        </w:rPr>
        <w:t>4</w:t>
      </w:r>
      <w:del w:id="20891" w:author="Mehrnazi Boojari" w:date="2019-01-15T22:50:00Z">
        <w:r w:rsidR="00A663B2" w:rsidRPr="00A663B2" w:rsidDel="00F219FD">
          <w:rPr>
            <w:rStyle w:val="Hyperlink"/>
            <w:rFonts w:ascii="B Lotus" w:hAnsi="B Lotus" w:cs="B Lotus"/>
            <w:noProof/>
            <w:sz w:val="16"/>
            <w:szCs w:val="20"/>
            <w:rtl/>
            <w:lang w:bidi="fa-IR"/>
          </w:rPr>
          <w:delText>.</w:delText>
        </w:r>
      </w:del>
      <w:ins w:id="20892" w:author="Mehrnazi Boojari" w:date="2019-01-15T22:50: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893" w:author="Mehrnazi Boojari" w:date="2019-01-15T22:50:00Z">
        <w:r w:rsidR="00A663B2" w:rsidRPr="00A663B2" w:rsidDel="00F219FD">
          <w:rPr>
            <w:rStyle w:val="Hyperlink"/>
            <w:rFonts w:ascii="B Lotus" w:hAnsi="B Lotus" w:cs="B Lotus"/>
            <w:noProof/>
            <w:sz w:val="16"/>
            <w:szCs w:val="20"/>
            <w:rtl/>
            <w:lang w:bidi="fa-IR"/>
          </w:rPr>
          <w:delText>.</w:delText>
        </w:r>
      </w:del>
      <w:ins w:id="20894" w:author="Mehrnazi Boojari" w:date="2019-01-15T22:50: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895" w:author="Mehrnazi Boojari" w:date="2019-01-15T22:50:00Z">
        <w:r w:rsidR="00A663B2" w:rsidRPr="00A663B2" w:rsidDel="00F219FD">
          <w:rPr>
            <w:rStyle w:val="Hyperlink"/>
            <w:rFonts w:ascii="B Lotus" w:hAnsi="B Lotus" w:cs="B Lotus"/>
            <w:noProof/>
            <w:sz w:val="16"/>
            <w:szCs w:val="20"/>
            <w:rtl/>
            <w:lang w:bidi="fa-IR"/>
          </w:rPr>
          <w:delText>.</w:delText>
        </w:r>
      </w:del>
      <w:ins w:id="20896" w:author="Mehrnazi Boojari" w:date="2019-01-15T22:50: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897" w:author="Mehrnazi Boojari" w:date="2019-01-15T22:50:00Z">
        <w:r w:rsidR="00A663B2" w:rsidRPr="00A663B2" w:rsidDel="00F219FD">
          <w:rPr>
            <w:rStyle w:val="Hyperlink"/>
            <w:rFonts w:ascii="B Lotus" w:hAnsi="B Lotus" w:cs="B Lotus"/>
            <w:noProof/>
            <w:sz w:val="16"/>
            <w:szCs w:val="20"/>
            <w:rtl/>
            <w:lang w:bidi="fa-IR"/>
          </w:rPr>
          <w:delText>.</w:delText>
        </w:r>
      </w:del>
      <w:ins w:id="20898" w:author="Mehrnazi Boojari" w:date="2019-01-15T22:50: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899" w:author="Mehrnazi Boojari" w:date="2019-01-07T10:49:00Z">
        <w:r w:rsidR="00A663B2" w:rsidRPr="00A663B2" w:rsidDel="006A1F1D">
          <w:rPr>
            <w:rStyle w:val="Hyperlink"/>
            <w:rFonts w:ascii="B Lotus" w:hAnsi="B Lotus" w:cs="B Lotus"/>
            <w:noProof/>
            <w:sz w:val="16"/>
            <w:szCs w:val="20"/>
            <w:rtl/>
            <w:lang w:bidi="fa-IR"/>
          </w:rPr>
          <w:delText>.ا</w:delText>
        </w:r>
      </w:del>
      <w:ins w:id="20900" w:author="Mehrnazi Boojari" w:date="2019-01-07T10:49:00Z">
        <w:r w:rsidR="006A1F1D">
          <w:rPr>
            <w:rStyle w:val="Hyperlink"/>
            <w:rFonts w:ascii="B Lotus" w:hAnsi="B Lotus" w:cs="B Lotus"/>
            <w:noProof/>
            <w:sz w:val="16"/>
            <w:szCs w:val="20"/>
            <w:rtl/>
            <w:lang w:bidi="fa-IR"/>
          </w:rPr>
          <w:t xml:space="preserve"> </w:t>
        </w:r>
      </w:ins>
      <w:del w:id="20901" w:author="Mehrnazi Boojari" w:date="2019-01-09T22:41:00Z">
        <w:r w:rsidR="00A663B2" w:rsidRPr="00A663B2" w:rsidDel="00417494">
          <w:rPr>
            <w:rStyle w:val="Hyperlink"/>
            <w:rFonts w:ascii="B Lotus" w:hAnsi="B Lotus" w:cs="B Lotus"/>
            <w:noProof/>
            <w:sz w:val="16"/>
            <w:szCs w:val="20"/>
            <w:rtl/>
            <w:lang w:bidi="fa-IR"/>
          </w:rPr>
          <w:delText>رتقا دانش</w:delText>
        </w:r>
      </w:del>
      <w:ins w:id="20902" w:author="Mehrnazi Boojari" w:date="2019-01-09T22:41:00Z">
        <w:r w:rsidR="00417494">
          <w:rPr>
            <w:rStyle w:val="Hyperlink"/>
            <w:rFonts w:ascii="B Lotus" w:hAnsi="B Lotus" w:cs="B Lotus"/>
            <w:noProof/>
            <w:sz w:val="16"/>
            <w:szCs w:val="20"/>
            <w:rtl/>
            <w:lang w:bidi="fa-IR"/>
          </w:rPr>
          <w:t>ارتقای دانش</w:t>
        </w:r>
      </w:ins>
      <w:r w:rsidR="00A663B2" w:rsidRPr="00A663B2">
        <w:rPr>
          <w:rStyle w:val="Hyperlink"/>
          <w:rFonts w:ascii="B Lotus" w:hAnsi="B Lotus" w:cs="B Lotus"/>
          <w:noProof/>
          <w:sz w:val="16"/>
          <w:szCs w:val="20"/>
          <w:rtl/>
          <w:lang w:bidi="fa-IR"/>
        </w:rPr>
        <w:t xml:space="preserve"> فن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و طراح</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معماران و مهندسان</w:t>
      </w:r>
      <w:ins w:id="20903" w:author="Mehrnazi Boojari" w:date="2019-01-08T00:14: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_Toc533782252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105</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769AF30C" w14:textId="77777777" w:rsidR="00A663B2" w:rsidRPr="00A663B2" w:rsidRDefault="00572891" w:rsidP="00F219FD">
      <w:pPr>
        <w:pStyle w:val="TOC2"/>
        <w:tabs>
          <w:tab w:val="left" w:pos="4531"/>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"_Toc533782253" </w:instrText>
      </w:r>
      <w:r>
        <w:fldChar w:fldCharType="separate"/>
      </w:r>
      <w:r w:rsidR="00A663B2" w:rsidRPr="00A663B2">
        <w:rPr>
          <w:rStyle w:val="Hyperlink"/>
          <w:rFonts w:ascii="B Lotus" w:hAnsi="B Lotus" w:cs="B Lotus"/>
          <w:noProof/>
          <w:sz w:val="18"/>
          <w:szCs w:val="22"/>
          <w:rtl/>
          <w:lang w:bidi="fa-IR"/>
        </w:rPr>
        <w:t>4</w:t>
      </w:r>
      <w:del w:id="20904" w:author="Mehrnazi Boojari" w:date="2019-01-15T22:50:00Z">
        <w:r w:rsidR="00A663B2" w:rsidRPr="00A663B2" w:rsidDel="00F219FD">
          <w:rPr>
            <w:rStyle w:val="Hyperlink"/>
            <w:rFonts w:ascii="B Lotus" w:hAnsi="B Lotus" w:cs="B Lotus"/>
            <w:noProof/>
            <w:sz w:val="18"/>
            <w:szCs w:val="22"/>
            <w:rtl/>
            <w:lang w:bidi="fa-IR"/>
          </w:rPr>
          <w:delText>.</w:delText>
        </w:r>
      </w:del>
      <w:ins w:id="20905" w:author="Mehrnazi Boojari" w:date="2019-01-15T22:50:00Z">
        <w:r w:rsidR="00F219FD">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3</w:t>
      </w:r>
      <w:del w:id="20906" w:author="Mehrnazi Boojari" w:date="2019-01-07T12:16:00Z">
        <w:r w:rsidR="00A663B2" w:rsidRPr="00A663B2" w:rsidDel="002F77AF">
          <w:rPr>
            <w:rStyle w:val="Hyperlink"/>
            <w:rFonts w:ascii="B Lotus" w:hAnsi="B Lotus" w:cs="B Lotus"/>
            <w:noProof/>
            <w:sz w:val="18"/>
            <w:szCs w:val="22"/>
            <w:rtl/>
            <w:lang w:bidi="fa-IR"/>
          </w:rPr>
          <w:delText>.ج</w:delText>
        </w:r>
      </w:del>
      <w:ins w:id="20907" w:author="Mehrnazi Boojari" w:date="2019-01-07T12:16:00Z">
        <w:r w:rsidR="002F77AF">
          <w:rPr>
            <w:rStyle w:val="Hyperlink"/>
            <w:rFonts w:ascii="B Lotus" w:hAnsi="B Lotus" w:cs="B Lotus"/>
            <w:noProof/>
            <w:sz w:val="18"/>
            <w:szCs w:val="22"/>
            <w:rtl/>
            <w:lang w:bidi="fa-IR"/>
          </w:rPr>
          <w:t xml:space="preserve"> ج</w:t>
        </w:r>
      </w:ins>
      <w:r w:rsidR="00A663B2" w:rsidRPr="00A663B2">
        <w:rPr>
          <w:rStyle w:val="Hyperlink"/>
          <w:rFonts w:ascii="B Lotus" w:hAnsi="B Lotus" w:cs="B Lotus"/>
          <w:noProof/>
          <w:sz w:val="18"/>
          <w:szCs w:val="22"/>
          <w:rtl/>
          <w:lang w:bidi="fa-IR"/>
        </w:rPr>
        <w:t>مع</w:t>
      </w:r>
      <w:del w:id="20908" w:author="Mehrnazi Boojari" w:date="2019-01-07T10:01:00Z">
        <w:r w:rsidR="00A663B2" w:rsidRPr="00A663B2" w:rsidDel="00A31D6F">
          <w:rPr>
            <w:rStyle w:val="Hyperlink"/>
            <w:rFonts w:ascii="B Lotus" w:hAnsi="B Lotus" w:cs="B Lotus"/>
            <w:noProof/>
            <w:sz w:val="18"/>
            <w:szCs w:val="22"/>
            <w:rtl/>
            <w:lang w:bidi="fa-IR"/>
          </w:rPr>
          <w:delText xml:space="preserve"> بند</w:delText>
        </w:r>
        <w:r w:rsidR="00A663B2" w:rsidRPr="00A663B2" w:rsidDel="00A31D6F">
          <w:rPr>
            <w:rStyle w:val="Hyperlink"/>
            <w:rFonts w:ascii="B Lotus" w:hAnsi="B Lotus" w:cs="B Lotus" w:hint="cs"/>
            <w:noProof/>
            <w:sz w:val="18"/>
            <w:szCs w:val="22"/>
            <w:rtl/>
            <w:lang w:bidi="fa-IR"/>
          </w:rPr>
          <w:delText>ی</w:delText>
        </w:r>
        <w:r w:rsidR="00A663B2" w:rsidRPr="00A663B2" w:rsidDel="00A31D6F">
          <w:rPr>
            <w:rStyle w:val="Hyperlink"/>
            <w:rFonts w:ascii="B Lotus" w:hAnsi="B Lotus" w:cs="B Lotus"/>
            <w:noProof/>
            <w:sz w:val="18"/>
            <w:szCs w:val="22"/>
            <w:rtl/>
            <w:lang w:bidi="fa-IR"/>
          </w:rPr>
          <w:delText xml:space="preserve"> </w:delText>
        </w:r>
      </w:del>
      <w:ins w:id="20909" w:author="Mehrnazi Boojari" w:date="2019-01-07T10:01:00Z">
        <w:r w:rsidR="00A31D6F">
          <w:rPr>
            <w:rStyle w:val="Hyperlink"/>
            <w:rFonts w:ascii="B Lotus" w:hAnsi="B Lotus" w:cs="B Lotus" w:hint="cs"/>
            <w:noProof/>
            <w:sz w:val="18"/>
            <w:szCs w:val="22"/>
            <w:rtl/>
            <w:lang w:bidi="fa-IR"/>
          </w:rPr>
          <w:t>‌</w:t>
        </w:r>
        <w:r w:rsidR="00A31D6F">
          <w:rPr>
            <w:rStyle w:val="Hyperlink"/>
            <w:rFonts w:ascii="B Lotus" w:hAnsi="B Lotus" w:cs="B Lotus"/>
            <w:noProof/>
            <w:sz w:val="18"/>
            <w:szCs w:val="22"/>
            <w:rtl/>
            <w:lang w:bidi="fa-IR"/>
          </w:rPr>
          <w:t xml:space="preserve">بندی </w:t>
        </w:r>
      </w:ins>
      <w:r w:rsidR="00A663B2" w:rsidRPr="00A663B2">
        <w:rPr>
          <w:rStyle w:val="Hyperlink"/>
          <w:rFonts w:ascii="B Lotus" w:hAnsi="B Lotus" w:cs="B Lotus"/>
          <w:noProof/>
          <w:sz w:val="18"/>
          <w:szCs w:val="22"/>
          <w:rtl/>
          <w:lang w:bidi="fa-IR"/>
        </w:rPr>
        <w:t>و ارائه جدول نما</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ه</w:t>
      </w:r>
      <w:r w:rsidR="00A663B2" w:rsidRPr="00A663B2">
        <w:rPr>
          <w:rStyle w:val="Hyperlink"/>
          <w:rFonts w:ascii="B Lotus" w:hAnsi="B Lotus" w:cs="B Lotus"/>
          <w:noProof/>
          <w:sz w:val="18"/>
          <w:szCs w:val="22"/>
          <w:rtl/>
          <w:lang w:bidi="fa-IR"/>
        </w:rPr>
        <w:t xml:space="preserve"> شبکه </w:t>
      </w:r>
      <w:del w:id="20910" w:author="Mehrnazi Boojari" w:date="2019-01-07T09:45:00Z">
        <w:r w:rsidR="00A663B2" w:rsidRPr="00A663B2" w:rsidDel="006F7CCF">
          <w:rPr>
            <w:rStyle w:val="Hyperlink"/>
            <w:rFonts w:ascii="B Lotus" w:hAnsi="B Lotus" w:cs="B Lotus"/>
            <w:noProof/>
            <w:sz w:val="18"/>
            <w:szCs w:val="22"/>
            <w:rtl/>
            <w:lang w:bidi="fa-IR"/>
          </w:rPr>
          <w:delText>راه حل</w:delText>
        </w:r>
      </w:del>
      <w:ins w:id="20911" w:author="Mehrnazi Boojari" w:date="2019-01-07T09:45:00Z">
        <w:r w:rsidR="006F7CCF">
          <w:rPr>
            <w:rStyle w:val="Hyperlink"/>
            <w:rFonts w:ascii="B Lotus" w:hAnsi="B Lotus" w:cs="B Lotus"/>
            <w:noProof/>
            <w:sz w:val="18"/>
            <w:szCs w:val="22"/>
            <w:rtl/>
            <w:lang w:bidi="fa-IR"/>
          </w:rPr>
          <w:t>راه</w:t>
        </w:r>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حل</w:t>
        </w:r>
      </w:ins>
      <w:del w:id="20912" w:author="Mehrnazi Boojari" w:date="2019-01-07T09:45:00Z">
        <w:r w:rsidR="00A663B2" w:rsidRPr="00A663B2" w:rsidDel="006F7CCF">
          <w:rPr>
            <w:rStyle w:val="Hyperlink"/>
            <w:rFonts w:ascii="B Lotus" w:hAnsi="B Lotus" w:cs="B Lotus"/>
            <w:noProof/>
            <w:sz w:val="18"/>
            <w:szCs w:val="22"/>
            <w:rtl/>
            <w:lang w:bidi="fa-IR"/>
          </w:rPr>
          <w:delText xml:space="preserve"> ها</w:delText>
        </w:r>
        <w:r w:rsidR="00A663B2" w:rsidRPr="00A663B2" w:rsidDel="006F7CCF">
          <w:rPr>
            <w:rFonts w:ascii="B Lotus" w:hAnsi="B Lotus" w:cs="B Lotus"/>
            <w:noProof/>
            <w:webHidden/>
            <w:sz w:val="18"/>
            <w:szCs w:val="22"/>
          </w:rPr>
          <w:delText xml:space="preserve"> </w:delText>
        </w:r>
      </w:del>
      <w:ins w:id="20913" w:author="Mehrnazi Boojari" w:date="2019-01-07T09:45:00Z">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 xml:space="preserve">ها </w:t>
        </w:r>
      </w:ins>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_Toc533782253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107</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316B19B5" w14:textId="77777777" w:rsidR="00A663B2" w:rsidRPr="00A663B2" w:rsidRDefault="00572891">
      <w:pPr>
        <w:pStyle w:val="TOC1"/>
        <w:rPr>
          <w:rFonts w:eastAsiaTheme="minorEastAsia"/>
          <w:i/>
          <w:iCs/>
          <w:sz w:val="18"/>
          <w:szCs w:val="18"/>
        </w:rPr>
        <w:pPrChange w:id="20914" w:author="Mehrnazi Boojari" w:date="2019-01-15T22:50:00Z">
          <w:pPr>
            <w:pStyle w:val="TOC1"/>
            <w:tabs>
              <w:tab w:val="left" w:pos="4742"/>
            </w:tabs>
          </w:pPr>
        </w:pPrChange>
      </w:pPr>
      <w:r>
        <w:fldChar w:fldCharType="begin"/>
      </w:r>
      <w:r>
        <w:instrText xml:space="preserve"> HYPERLINK \l "_Toc533782254" </w:instrText>
      </w:r>
      <w:r>
        <w:fldChar w:fldCharType="separate"/>
      </w:r>
      <w:r w:rsidR="00A663B2" w:rsidRPr="00A663B2">
        <w:rPr>
          <w:rStyle w:val="Hyperlink"/>
          <w:rtl/>
        </w:rPr>
        <w:t>5</w:t>
      </w:r>
      <w:del w:id="20915" w:author="Mehrnazi Boojari" w:date="2019-01-07T12:17:00Z">
        <w:r w:rsidR="00A663B2" w:rsidRPr="00A663B2" w:rsidDel="002F77AF">
          <w:rPr>
            <w:rStyle w:val="Hyperlink"/>
            <w:rtl/>
          </w:rPr>
          <w:delText>.ف</w:delText>
        </w:r>
      </w:del>
      <w:ins w:id="20916" w:author="Mehrnazi Boojari" w:date="2019-01-15T22:50:00Z">
        <w:r w:rsidR="00F219FD">
          <w:rPr>
            <w:rStyle w:val="Hyperlink"/>
            <w:rFonts w:hint="cs"/>
            <w:rtl/>
          </w:rPr>
          <w:t>-</w:t>
        </w:r>
      </w:ins>
      <w:ins w:id="20917" w:author="Mehrnazi Boojari" w:date="2019-01-07T12:17:00Z">
        <w:r w:rsidR="002F77AF">
          <w:rPr>
            <w:rStyle w:val="Hyperlink"/>
            <w:rtl/>
          </w:rPr>
          <w:t xml:space="preserve"> ف</w:t>
        </w:r>
      </w:ins>
      <w:r w:rsidR="00A663B2" w:rsidRPr="00A663B2">
        <w:rPr>
          <w:rStyle w:val="Hyperlink"/>
          <w:rtl/>
        </w:rPr>
        <w:t xml:space="preserve">صل پنجم: </w:t>
      </w:r>
      <w:del w:id="20918" w:author="Mehrnazi Boojari" w:date="2019-01-07T09:45:00Z">
        <w:r w:rsidR="00A663B2" w:rsidRPr="00A663B2" w:rsidDel="006F7CCF">
          <w:rPr>
            <w:rStyle w:val="Hyperlink"/>
            <w:rtl/>
          </w:rPr>
          <w:delText>راه حل</w:delText>
        </w:r>
      </w:del>
      <w:ins w:id="20919" w:author="Mehrnazi Boojari" w:date="2019-01-07T09:45:00Z">
        <w:r w:rsidR="006F7CCF">
          <w:rPr>
            <w:rStyle w:val="Hyperlink"/>
            <w:rtl/>
          </w:rPr>
          <w:t>راه</w:t>
        </w:r>
        <w:r w:rsidR="006F7CCF">
          <w:rPr>
            <w:rStyle w:val="Hyperlink"/>
            <w:rFonts w:hint="cs"/>
            <w:rtl/>
          </w:rPr>
          <w:t>‌</w:t>
        </w:r>
        <w:r w:rsidR="006F7CCF">
          <w:rPr>
            <w:rStyle w:val="Hyperlink"/>
            <w:rtl/>
          </w:rPr>
          <w:t>حل</w:t>
        </w:r>
      </w:ins>
      <w:r w:rsidR="00A663B2" w:rsidRPr="00A663B2">
        <w:rPr>
          <w:rStyle w:val="Hyperlink"/>
          <w:rtl/>
        </w:rPr>
        <w:t xml:space="preserve"> محور</w:t>
      </w:r>
      <w:r w:rsidR="00A663B2" w:rsidRPr="00A663B2">
        <w:rPr>
          <w:rStyle w:val="Hyperlink"/>
          <w:rFonts w:hint="cs"/>
          <w:rtl/>
        </w:rPr>
        <w:t>ی</w:t>
      </w:r>
      <w:r w:rsidR="00A663B2" w:rsidRPr="00A663B2">
        <w:rPr>
          <w:rStyle w:val="Hyperlink"/>
          <w:rtl/>
        </w:rPr>
        <w:t xml:space="preserve"> و ابعاد تعر</w:t>
      </w:r>
      <w:r w:rsidR="00A663B2" w:rsidRPr="00A663B2">
        <w:rPr>
          <w:rStyle w:val="Hyperlink"/>
          <w:rFonts w:hint="cs"/>
          <w:rtl/>
        </w:rPr>
        <w:t>ی</w:t>
      </w:r>
      <w:r w:rsidR="00A663B2" w:rsidRPr="00A663B2">
        <w:rPr>
          <w:rStyle w:val="Hyperlink"/>
          <w:rFonts w:hint="eastAsia"/>
          <w:rtl/>
        </w:rPr>
        <w:t>ف</w:t>
      </w:r>
      <w:r w:rsidR="00A663B2" w:rsidRPr="00A663B2">
        <w:rPr>
          <w:rStyle w:val="Hyperlink"/>
          <w:rtl/>
        </w:rPr>
        <w:t xml:space="preserve"> پروژه</w:t>
      </w:r>
      <w:ins w:id="20920" w:author="Mehrnazi Boojari" w:date="2019-01-08T00:15:00Z">
        <w:r w:rsidR="00F65241">
          <w:rPr>
            <w:rStyle w:val="Hyperlink"/>
            <w:rFonts w:hint="cs"/>
            <w:rtl/>
          </w:rPr>
          <w:t xml:space="preserve"> </w:t>
        </w:r>
      </w:ins>
      <w:r w:rsidR="00A663B2" w:rsidRPr="00A663B2">
        <w:rPr>
          <w:webHidden/>
        </w:rPr>
        <w:t xml:space="preserve"> </w:t>
      </w:r>
      <w:r w:rsidR="00A663B2" w:rsidRPr="00A663B2">
        <w:rPr>
          <w:webHidden/>
        </w:rPr>
        <w:fldChar w:fldCharType="begin"/>
      </w:r>
      <w:r w:rsidR="00A663B2" w:rsidRPr="00A663B2">
        <w:rPr>
          <w:webHidden/>
        </w:rPr>
        <w:instrText xml:space="preserve"> PAGEREF _Toc533782254 \h </w:instrText>
      </w:r>
      <w:r w:rsidR="00A663B2" w:rsidRPr="00A663B2">
        <w:rPr>
          <w:webHidden/>
        </w:rPr>
      </w:r>
      <w:r w:rsidR="00A663B2" w:rsidRPr="00A663B2">
        <w:rPr>
          <w:webHidden/>
        </w:rPr>
        <w:fldChar w:fldCharType="separate"/>
      </w:r>
      <w:r w:rsidR="00A663B2" w:rsidRPr="00A663B2">
        <w:rPr>
          <w:webHidden/>
        </w:rPr>
        <w:t>110</w:t>
      </w:r>
      <w:r w:rsidR="00A663B2" w:rsidRPr="00A663B2">
        <w:rPr>
          <w:webHidden/>
        </w:rPr>
        <w:fldChar w:fldCharType="end"/>
      </w:r>
      <w:r>
        <w:fldChar w:fldCharType="end"/>
      </w:r>
    </w:p>
    <w:p w14:paraId="74C60274" w14:textId="77777777" w:rsidR="00A663B2" w:rsidRPr="00A663B2" w:rsidRDefault="00572891" w:rsidP="00F219FD">
      <w:pPr>
        <w:pStyle w:val="TOC2"/>
        <w:tabs>
          <w:tab w:val="left" w:pos="2453"/>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"_Toc533782255" </w:instrText>
      </w:r>
      <w:r>
        <w:fldChar w:fldCharType="separate"/>
      </w:r>
      <w:r w:rsidR="00A663B2" w:rsidRPr="00A663B2">
        <w:rPr>
          <w:rStyle w:val="Hyperlink"/>
          <w:rFonts w:ascii="B Lotus" w:hAnsi="B Lotus" w:cs="B Lotus"/>
          <w:noProof/>
          <w:sz w:val="18"/>
          <w:szCs w:val="22"/>
          <w:rtl/>
          <w:lang w:bidi="fa-IR"/>
        </w:rPr>
        <w:t>5</w:t>
      </w:r>
      <w:del w:id="20921" w:author="Mehrnazi Boojari" w:date="2019-01-15T22:50:00Z">
        <w:r w:rsidR="00A663B2" w:rsidRPr="00A663B2" w:rsidDel="00F219FD">
          <w:rPr>
            <w:rStyle w:val="Hyperlink"/>
            <w:rFonts w:ascii="B Lotus" w:hAnsi="B Lotus" w:cs="B Lotus"/>
            <w:noProof/>
            <w:sz w:val="18"/>
            <w:szCs w:val="22"/>
            <w:rtl/>
            <w:lang w:bidi="fa-IR"/>
          </w:rPr>
          <w:delText>.</w:delText>
        </w:r>
      </w:del>
      <w:ins w:id="20922" w:author="Mehrnazi Boojari" w:date="2019-01-15T22:50:00Z">
        <w:r w:rsidR="00F219FD">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1</w:t>
      </w:r>
      <w:del w:id="20923" w:author="Mehrnazi Boojari" w:date="2019-01-07T10:49:00Z">
        <w:r w:rsidR="00A663B2" w:rsidRPr="00A663B2" w:rsidDel="006A1F1D">
          <w:rPr>
            <w:rStyle w:val="Hyperlink"/>
            <w:rFonts w:ascii="B Lotus" w:hAnsi="B Lotus" w:cs="B Lotus"/>
            <w:noProof/>
            <w:sz w:val="18"/>
            <w:szCs w:val="22"/>
            <w:rtl/>
            <w:lang w:bidi="fa-IR"/>
          </w:rPr>
          <w:delText>.ا</w:delText>
        </w:r>
      </w:del>
      <w:ins w:id="20924" w:author="Mehrnazi Boojari" w:date="2019-01-07T10:49:00Z">
        <w:r w:rsidR="006A1F1D">
          <w:rPr>
            <w:rStyle w:val="Hyperlink"/>
            <w:rFonts w:ascii="B Lotus" w:hAnsi="B Lotus" w:cs="B Lotus"/>
            <w:noProof/>
            <w:sz w:val="18"/>
            <w:szCs w:val="22"/>
            <w:rtl/>
            <w:lang w:bidi="fa-IR"/>
          </w:rPr>
          <w:t>. ا</w:t>
        </w:r>
      </w:ins>
      <w:r w:rsidR="00A663B2" w:rsidRPr="00A663B2">
        <w:rPr>
          <w:rStyle w:val="Hyperlink"/>
          <w:rFonts w:ascii="B Lotus" w:hAnsi="B Lotus" w:cs="B Lotus"/>
          <w:noProof/>
          <w:sz w:val="18"/>
          <w:szCs w:val="22"/>
          <w:rtl/>
          <w:lang w:bidi="fa-IR"/>
        </w:rPr>
        <w:t xml:space="preserve">نتخاب </w:t>
      </w:r>
      <w:del w:id="20925" w:author="Mehrnazi Boojari" w:date="2019-01-07T09:45:00Z">
        <w:r w:rsidR="00A663B2" w:rsidRPr="00A663B2" w:rsidDel="006F7CCF">
          <w:rPr>
            <w:rStyle w:val="Hyperlink"/>
            <w:rFonts w:ascii="B Lotus" w:hAnsi="B Lotus" w:cs="B Lotus"/>
            <w:noProof/>
            <w:sz w:val="18"/>
            <w:szCs w:val="22"/>
            <w:rtl/>
            <w:lang w:bidi="fa-IR"/>
          </w:rPr>
          <w:delText>راه حل</w:delText>
        </w:r>
      </w:del>
      <w:ins w:id="20926" w:author="Mehrnazi Boojari" w:date="2019-01-07T09:45:00Z">
        <w:r w:rsidR="006F7CCF">
          <w:rPr>
            <w:rStyle w:val="Hyperlink"/>
            <w:rFonts w:ascii="B Lotus" w:hAnsi="B Lotus" w:cs="B Lotus"/>
            <w:noProof/>
            <w:sz w:val="18"/>
            <w:szCs w:val="22"/>
            <w:rtl/>
            <w:lang w:bidi="fa-IR"/>
          </w:rPr>
          <w:t>راه</w:t>
        </w:r>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حل</w:t>
        </w:r>
      </w:ins>
      <w:r w:rsidR="00A663B2" w:rsidRPr="00A663B2">
        <w:rPr>
          <w:rStyle w:val="Hyperlink"/>
          <w:rFonts w:ascii="B Lotus" w:hAnsi="B Lotus" w:cs="B Lotus"/>
          <w:noProof/>
          <w:sz w:val="18"/>
          <w:szCs w:val="22"/>
          <w:rtl/>
          <w:lang w:bidi="fa-IR"/>
        </w:rPr>
        <w:t xml:space="preserve"> محور</w:t>
      </w:r>
      <w:r w:rsidR="00A663B2" w:rsidRPr="00A663B2">
        <w:rPr>
          <w:rStyle w:val="Hyperlink"/>
          <w:rFonts w:ascii="B Lotus" w:hAnsi="B Lotus" w:cs="B Lotus" w:hint="cs"/>
          <w:noProof/>
          <w:sz w:val="18"/>
          <w:szCs w:val="22"/>
          <w:rtl/>
          <w:lang w:bidi="fa-IR"/>
        </w:rPr>
        <w:t>ی</w:t>
      </w:r>
      <w:ins w:id="20927" w:author="Mehrnazi Boojari" w:date="2019-01-08T00:15:00Z">
        <w:r w:rsidR="00F65241">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_Toc533782255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112</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6B5903D7" w14:textId="77777777" w:rsidR="00A663B2" w:rsidRPr="00A663B2" w:rsidRDefault="00C92AF9" w:rsidP="00F219FD">
      <w:pPr>
        <w:pStyle w:val="TOC3"/>
        <w:tabs>
          <w:tab w:val="left" w:pos="8299"/>
          <w:tab w:val="right" w:leader="dot" w:pos="9019"/>
        </w:tabs>
        <w:bidi/>
        <w:jc w:val="both"/>
        <w:rPr>
          <w:rFonts w:ascii="B Lotus" w:eastAsiaTheme="minorEastAsia" w:hAnsi="B Lotus" w:cs="B Lotus"/>
          <w:noProof/>
          <w:sz w:val="18"/>
          <w:szCs w:val="18"/>
        </w:rPr>
      </w:pPr>
      <w:r>
        <w:fldChar w:fldCharType="begin"/>
      </w:r>
      <w:r>
        <w:instrText xml:space="preserve"> HYPERLINK \l "_Toc533782256" </w:instrText>
      </w:r>
      <w:r>
        <w:fldChar w:fldCharType="separate"/>
      </w:r>
      <w:r w:rsidR="00A663B2" w:rsidRPr="00A663B2">
        <w:rPr>
          <w:rStyle w:val="Hyperlink"/>
          <w:rFonts w:ascii="B Lotus" w:hAnsi="B Lotus" w:cs="B Lotus"/>
          <w:noProof/>
          <w:sz w:val="16"/>
          <w:szCs w:val="20"/>
          <w:rtl/>
          <w:lang w:bidi="fa-IR"/>
        </w:rPr>
        <w:t>5</w:t>
      </w:r>
      <w:del w:id="20928" w:author="Mehrnazi Boojari" w:date="2019-01-15T22:50:00Z">
        <w:r w:rsidR="00A663B2" w:rsidRPr="00A663B2" w:rsidDel="00F219FD">
          <w:rPr>
            <w:rStyle w:val="Hyperlink"/>
            <w:rFonts w:ascii="B Lotus" w:hAnsi="B Lotus" w:cs="B Lotus"/>
            <w:noProof/>
            <w:sz w:val="16"/>
            <w:szCs w:val="20"/>
            <w:rtl/>
            <w:lang w:bidi="fa-IR"/>
          </w:rPr>
          <w:delText>.</w:delText>
        </w:r>
      </w:del>
      <w:ins w:id="20929" w:author="Mehrnazi Boojari" w:date="2019-01-15T22:50: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930" w:author="Mehrnazi Boojari" w:date="2019-01-15T22:50:00Z">
        <w:r w:rsidR="00A663B2" w:rsidRPr="00A663B2" w:rsidDel="00F219FD">
          <w:rPr>
            <w:rStyle w:val="Hyperlink"/>
            <w:rFonts w:ascii="B Lotus" w:hAnsi="B Lotus" w:cs="B Lotus"/>
            <w:noProof/>
            <w:sz w:val="16"/>
            <w:szCs w:val="20"/>
            <w:rtl/>
            <w:lang w:bidi="fa-IR"/>
          </w:rPr>
          <w:delText>.</w:delText>
        </w:r>
      </w:del>
      <w:ins w:id="20931" w:author="Mehrnazi Boojari" w:date="2019-01-15T22:50: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932" w:author="Mehrnazi Boojari" w:date="2019-01-07T12:17:00Z">
        <w:r w:rsidR="00A663B2" w:rsidRPr="00A663B2" w:rsidDel="002F77AF">
          <w:rPr>
            <w:rStyle w:val="Hyperlink"/>
            <w:rFonts w:ascii="B Lotus" w:hAnsi="B Lotus" w:cs="B Lotus"/>
            <w:noProof/>
            <w:sz w:val="16"/>
            <w:szCs w:val="20"/>
            <w:rtl/>
            <w:lang w:bidi="fa-IR"/>
          </w:rPr>
          <w:delText>.ف</w:delText>
        </w:r>
      </w:del>
      <w:ins w:id="20933" w:author="Mehrnazi Boojari" w:date="2019-01-07T12:17:00Z">
        <w:r w:rsidR="002F77AF">
          <w:rPr>
            <w:rStyle w:val="Hyperlink"/>
            <w:rFonts w:ascii="B Lotus" w:hAnsi="B Lotus" w:cs="B Lotus"/>
            <w:noProof/>
            <w:sz w:val="16"/>
            <w:szCs w:val="20"/>
            <w:rtl/>
            <w:lang w:bidi="fa-IR"/>
          </w:rPr>
          <w:t xml:space="preserve"> </w:t>
        </w:r>
      </w:ins>
      <w:del w:id="20934" w:author="Mehrnazi Boojari" w:date="2019-01-15T06:58:00Z">
        <w:r w:rsidR="00A663B2" w:rsidRPr="00A663B2" w:rsidDel="003C27F3">
          <w:rPr>
            <w:rStyle w:val="Hyperlink"/>
            <w:rFonts w:ascii="B Lotus" w:hAnsi="B Lotus" w:cs="B Lotus"/>
            <w:noProof/>
            <w:sz w:val="16"/>
            <w:szCs w:val="20"/>
            <w:rtl/>
            <w:lang w:bidi="fa-IR"/>
          </w:rPr>
          <w:delText>روان</w:delText>
        </w:r>
        <w:r w:rsidR="00A663B2" w:rsidRPr="00A663B2" w:rsidDel="003C27F3">
          <w:rPr>
            <w:rStyle w:val="Hyperlink"/>
            <w:rFonts w:ascii="B Lotus" w:hAnsi="B Lotus" w:cs="B Lotus" w:hint="cs"/>
            <w:noProof/>
            <w:sz w:val="16"/>
            <w:szCs w:val="20"/>
            <w:rtl/>
            <w:lang w:bidi="fa-IR"/>
          </w:rPr>
          <w:delText>ی</w:delText>
        </w:r>
      </w:del>
      <w:ins w:id="20935" w:author="Mehrnazi Boojari" w:date="2019-01-15T06:58:00Z">
        <w:r w:rsidR="003C27F3">
          <w:rPr>
            <w:rStyle w:val="Hyperlink"/>
            <w:rFonts w:ascii="B Lotus" w:hAnsi="B Lotus" w:cs="B Lotus"/>
            <w:noProof/>
            <w:sz w:val="16"/>
            <w:szCs w:val="20"/>
            <w:rtl/>
            <w:lang w:bidi="fa-IR"/>
          </w:rPr>
          <w:t>فراوانی</w:t>
        </w:r>
      </w:ins>
      <w:r w:rsidR="00A663B2" w:rsidRPr="00A663B2">
        <w:rPr>
          <w:rStyle w:val="Hyperlink"/>
          <w:rFonts w:ascii="B Lotus" w:hAnsi="B Lotus" w:cs="B Lotus"/>
          <w:noProof/>
          <w:sz w:val="16"/>
          <w:szCs w:val="20"/>
          <w:rtl/>
          <w:lang w:bidi="fa-IR"/>
        </w:rPr>
        <w:t xml:space="preserve"> حوزه‌ها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بررس</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w:t>
      </w:r>
      <w:r w:rsidR="00A663B2" w:rsidRPr="00A663B2">
        <w:rPr>
          <w:rStyle w:val="Hyperlink"/>
          <w:rFonts w:ascii="B Lotus" w:hAnsi="B Lotus" w:cs="B Lotus"/>
          <w:noProof/>
          <w:sz w:val="16"/>
          <w:szCs w:val="20"/>
          <w:rtl/>
          <w:lang w:bidi="fa-IR"/>
        </w:rPr>
        <w:t xml:space="preserve"> قوان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و ساختار مرتبط با عامل‌ها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منتخب در چالش‌ها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مسکن روستا</w:t>
      </w:r>
      <w:r w:rsidR="00A663B2" w:rsidRPr="00A663B2">
        <w:rPr>
          <w:rStyle w:val="Hyperlink"/>
          <w:rFonts w:ascii="B Lotus" w:hAnsi="B Lotus" w:cs="B Lotus" w:hint="cs"/>
          <w:noProof/>
          <w:sz w:val="16"/>
          <w:szCs w:val="20"/>
          <w:rtl/>
          <w:lang w:bidi="fa-IR"/>
        </w:rPr>
        <w:t>یی</w:t>
      </w:r>
      <w:ins w:id="20936" w:author="Mehrnazi Boojari" w:date="2019-01-08T00:15: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_Toc533782256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113</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0F537EE" w14:textId="77777777" w:rsidR="00A663B2" w:rsidRPr="00A663B2" w:rsidRDefault="00572891" w:rsidP="00F219FD">
      <w:pPr>
        <w:pStyle w:val="TOC3"/>
        <w:tabs>
          <w:tab w:val="left" w:pos="7753"/>
          <w:tab w:val="right" w:leader="dot" w:pos="9019"/>
        </w:tabs>
        <w:bidi/>
        <w:jc w:val="both"/>
        <w:rPr>
          <w:rFonts w:ascii="B Lotus" w:eastAsiaTheme="minorEastAsia" w:hAnsi="B Lotus" w:cs="B Lotus"/>
          <w:noProof/>
          <w:sz w:val="18"/>
          <w:szCs w:val="18"/>
        </w:rPr>
      </w:pPr>
      <w:r>
        <w:fldChar w:fldCharType="begin"/>
      </w:r>
      <w:r>
        <w:instrText xml:space="preserve"> HYPERLINK \l "_Toc533782257" </w:instrText>
      </w:r>
      <w:r>
        <w:fldChar w:fldCharType="separate"/>
      </w:r>
      <w:r w:rsidR="00A663B2" w:rsidRPr="00A663B2">
        <w:rPr>
          <w:rStyle w:val="Hyperlink"/>
          <w:rFonts w:ascii="B Lotus" w:hAnsi="B Lotus" w:cs="B Lotus"/>
          <w:noProof/>
          <w:sz w:val="16"/>
          <w:szCs w:val="20"/>
          <w:rtl/>
          <w:lang w:bidi="fa-IR"/>
        </w:rPr>
        <w:t>5</w:t>
      </w:r>
      <w:del w:id="20937" w:author="Mehrnazi Boojari" w:date="2019-01-15T22:50:00Z">
        <w:r w:rsidR="00A663B2" w:rsidRPr="00A663B2" w:rsidDel="00F219FD">
          <w:rPr>
            <w:rStyle w:val="Hyperlink"/>
            <w:rFonts w:ascii="B Lotus" w:hAnsi="B Lotus" w:cs="B Lotus"/>
            <w:noProof/>
            <w:sz w:val="16"/>
            <w:szCs w:val="20"/>
            <w:rtl/>
            <w:lang w:bidi="fa-IR"/>
          </w:rPr>
          <w:delText>.</w:delText>
        </w:r>
      </w:del>
      <w:ins w:id="20938" w:author="Mehrnazi Boojari" w:date="2019-01-15T22:50: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939" w:author="Mehrnazi Boojari" w:date="2019-01-15T22:50:00Z">
        <w:r w:rsidR="00A663B2" w:rsidRPr="00A663B2" w:rsidDel="00F219FD">
          <w:rPr>
            <w:rStyle w:val="Hyperlink"/>
            <w:rFonts w:ascii="B Lotus" w:hAnsi="B Lotus" w:cs="B Lotus"/>
            <w:noProof/>
            <w:sz w:val="16"/>
            <w:szCs w:val="20"/>
            <w:rtl/>
            <w:lang w:bidi="fa-IR"/>
          </w:rPr>
          <w:delText>.</w:delText>
        </w:r>
      </w:del>
      <w:ins w:id="20940" w:author="Mehrnazi Boojari" w:date="2019-01-15T22:50: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941" w:author="Mehrnazi Boojari" w:date="2019-01-07T12:17:00Z">
        <w:r w:rsidR="00A663B2" w:rsidRPr="00A663B2" w:rsidDel="002F77AF">
          <w:rPr>
            <w:rStyle w:val="Hyperlink"/>
            <w:rFonts w:ascii="B Lotus" w:hAnsi="B Lotus" w:cs="B Lotus"/>
            <w:noProof/>
            <w:sz w:val="16"/>
            <w:szCs w:val="20"/>
            <w:rtl/>
            <w:lang w:bidi="fa-IR"/>
          </w:rPr>
          <w:delText>.ف</w:delText>
        </w:r>
      </w:del>
      <w:ins w:id="20942" w:author="Mehrnazi Boojari" w:date="2019-01-07T12:17:00Z">
        <w:r w:rsidR="002F77AF">
          <w:rPr>
            <w:rStyle w:val="Hyperlink"/>
            <w:rFonts w:ascii="B Lotus" w:hAnsi="B Lotus" w:cs="B Lotus"/>
            <w:noProof/>
            <w:sz w:val="16"/>
            <w:szCs w:val="20"/>
            <w:rtl/>
            <w:lang w:bidi="fa-IR"/>
          </w:rPr>
          <w:t xml:space="preserve"> ف</w:t>
        </w:r>
      </w:ins>
      <w:r w:rsidR="00A663B2" w:rsidRPr="00A663B2">
        <w:rPr>
          <w:rStyle w:val="Hyperlink"/>
          <w:rFonts w:ascii="B Lotus" w:hAnsi="B Lotus" w:cs="B Lotus"/>
          <w:noProof/>
          <w:sz w:val="16"/>
          <w:szCs w:val="20"/>
          <w:rtl/>
          <w:lang w:bidi="fa-IR"/>
        </w:rPr>
        <w:t>راوان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حوزه</w:t>
      </w:r>
      <w:del w:id="20943"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944"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بررس</w:t>
      </w:r>
      <w:r w:rsidR="00A663B2" w:rsidRPr="00A663B2">
        <w:rPr>
          <w:rStyle w:val="Hyperlink"/>
          <w:rFonts w:ascii="B Lotus" w:hAnsi="B Lotus" w:cs="B Lotus" w:hint="cs"/>
          <w:noProof/>
          <w:sz w:val="16"/>
          <w:szCs w:val="20"/>
          <w:rtl/>
          <w:lang w:bidi="fa-IR"/>
        </w:rPr>
        <w:t>ی</w:t>
      </w:r>
      <w:del w:id="20945" w:author="Mehrnazi Boojari" w:date="2019-01-07T09:47:00Z">
        <w:r w:rsidR="00A663B2" w:rsidRPr="00A663B2" w:rsidDel="006F7CCF">
          <w:rPr>
            <w:rStyle w:val="Hyperlink"/>
            <w:rFonts w:ascii="B Lotus" w:hAnsi="B Lotus" w:cs="B Lotus"/>
            <w:noProof/>
            <w:sz w:val="16"/>
            <w:szCs w:val="20"/>
            <w:rtl/>
            <w:lang w:bidi="fa-IR"/>
          </w:rPr>
          <w:delText xml:space="preserve"> ،</w:delText>
        </w:r>
      </w:del>
      <w:ins w:id="20946" w:author="Mehrnazi Boojari" w:date="2019-01-07T09:47:00Z">
        <w:r w:rsidR="006F7CCF">
          <w:rPr>
            <w:rStyle w:val="Hyperlink"/>
            <w:rFonts w:ascii="B Lotus" w:hAnsi="B Lotus" w:cs="B Lotus"/>
            <w:noProof/>
            <w:sz w:val="16"/>
            <w:szCs w:val="20"/>
            <w:rtl/>
            <w:lang w:bidi="fa-IR"/>
          </w:rPr>
          <w:t>،</w:t>
        </w:r>
      </w:ins>
      <w:ins w:id="20947" w:author="Mehrnazi Boojari" w:date="2019-01-15T23:13:00Z">
        <w:r w:rsidR="00F2672B">
          <w:rPr>
            <w:rStyle w:val="Hyperlink"/>
            <w:rFonts w:ascii="B Lotus" w:hAnsi="B Lotus" w:cs="B Lotus" w:hint="cs"/>
            <w:noProof/>
            <w:sz w:val="16"/>
            <w:szCs w:val="20"/>
            <w:rtl/>
            <w:lang w:bidi="fa-IR"/>
          </w:rPr>
          <w:t xml:space="preserve"> </w:t>
        </w:r>
      </w:ins>
      <w:r w:rsidR="00A663B2" w:rsidRPr="00A663B2">
        <w:rPr>
          <w:rStyle w:val="Hyperlink"/>
          <w:rFonts w:ascii="B Lotus" w:hAnsi="B Lotus" w:cs="B Lotus"/>
          <w:noProof/>
          <w:sz w:val="16"/>
          <w:szCs w:val="20"/>
          <w:rtl/>
          <w:lang w:bidi="fa-IR"/>
        </w:rPr>
        <w:t>قوان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و ساختار مرتبط با راه‌حل‌ها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پ</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شنهاد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در مسکن روستا</w:t>
      </w:r>
      <w:r w:rsidR="00A663B2" w:rsidRPr="00A663B2">
        <w:rPr>
          <w:rStyle w:val="Hyperlink"/>
          <w:rFonts w:ascii="B Lotus" w:hAnsi="B Lotus" w:cs="B Lotus" w:hint="cs"/>
          <w:noProof/>
          <w:sz w:val="16"/>
          <w:szCs w:val="20"/>
          <w:rtl/>
          <w:lang w:bidi="fa-IR"/>
        </w:rPr>
        <w:t>یی</w:t>
      </w:r>
      <w:ins w:id="20948" w:author="Mehrnazi Boojari" w:date="2019-01-08T00:15: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_Toc533782257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114</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6A6F83CB" w14:textId="77777777" w:rsidR="00A663B2" w:rsidRPr="00A663B2" w:rsidRDefault="00572891" w:rsidP="00F219FD">
      <w:pPr>
        <w:pStyle w:val="TOC3"/>
        <w:tabs>
          <w:tab w:val="left" w:pos="5516"/>
          <w:tab w:val="right" w:leader="dot" w:pos="9019"/>
        </w:tabs>
        <w:bidi/>
        <w:jc w:val="both"/>
        <w:rPr>
          <w:rFonts w:ascii="B Lotus" w:eastAsiaTheme="minorEastAsia" w:hAnsi="B Lotus" w:cs="B Lotus"/>
          <w:noProof/>
          <w:sz w:val="18"/>
          <w:szCs w:val="18"/>
        </w:rPr>
      </w:pPr>
      <w:r>
        <w:fldChar w:fldCharType="begin"/>
      </w:r>
      <w:r>
        <w:instrText xml:space="preserve"> HYPERLINK \l "_Toc533782258" </w:instrText>
      </w:r>
      <w:r>
        <w:fldChar w:fldCharType="separate"/>
      </w:r>
      <w:r w:rsidR="00A663B2" w:rsidRPr="00A663B2">
        <w:rPr>
          <w:rStyle w:val="Hyperlink"/>
          <w:rFonts w:ascii="B Lotus" w:hAnsi="B Lotus" w:cs="B Lotus"/>
          <w:noProof/>
          <w:sz w:val="16"/>
          <w:szCs w:val="20"/>
          <w:rtl/>
          <w:lang w:bidi="fa-IR"/>
        </w:rPr>
        <w:t>5</w:t>
      </w:r>
      <w:del w:id="20949" w:author="Mehrnazi Boojari" w:date="2019-01-15T22:51:00Z">
        <w:r w:rsidR="00A663B2" w:rsidRPr="00A663B2" w:rsidDel="00F219FD">
          <w:rPr>
            <w:rStyle w:val="Hyperlink"/>
            <w:rFonts w:ascii="B Lotus" w:hAnsi="B Lotus" w:cs="B Lotus"/>
            <w:noProof/>
            <w:sz w:val="16"/>
            <w:szCs w:val="20"/>
            <w:rtl/>
            <w:lang w:bidi="fa-IR"/>
          </w:rPr>
          <w:delText>.</w:delText>
        </w:r>
      </w:del>
      <w:ins w:id="20950" w:author="Mehrnazi Boojari" w:date="2019-01-15T22:51: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951" w:author="Mehrnazi Boojari" w:date="2019-01-15T22:51:00Z">
        <w:r w:rsidR="00A663B2" w:rsidRPr="00A663B2" w:rsidDel="00F219FD">
          <w:rPr>
            <w:rStyle w:val="Hyperlink"/>
            <w:rFonts w:ascii="B Lotus" w:hAnsi="B Lotus" w:cs="B Lotus"/>
            <w:noProof/>
            <w:sz w:val="16"/>
            <w:szCs w:val="20"/>
            <w:rtl/>
            <w:lang w:bidi="fa-IR"/>
          </w:rPr>
          <w:delText>.</w:delText>
        </w:r>
      </w:del>
      <w:ins w:id="20952" w:author="Mehrnazi Boojari" w:date="2019-01-15T22:51: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953" w:author="Mehrnazi Boojari" w:date="2019-01-07T12:17:00Z">
        <w:r w:rsidR="00A663B2" w:rsidRPr="00A663B2" w:rsidDel="002F77AF">
          <w:rPr>
            <w:rStyle w:val="Hyperlink"/>
            <w:rFonts w:ascii="B Lotus" w:hAnsi="B Lotus" w:cs="B Lotus"/>
            <w:noProof/>
            <w:sz w:val="16"/>
            <w:szCs w:val="20"/>
            <w:rtl/>
            <w:lang w:bidi="fa-IR"/>
          </w:rPr>
          <w:delText>.م</w:delText>
        </w:r>
      </w:del>
      <w:ins w:id="20954" w:author="Mehrnazi Boojari" w:date="2019-01-07T12:17:00Z">
        <w:r w:rsidR="002F77AF">
          <w:rPr>
            <w:rStyle w:val="Hyperlink"/>
            <w:rFonts w:ascii="B Lotus" w:hAnsi="B Lotus" w:cs="B Lotus"/>
            <w:noProof/>
            <w:sz w:val="16"/>
            <w:szCs w:val="20"/>
            <w:rtl/>
            <w:lang w:bidi="fa-IR"/>
          </w:rPr>
          <w:t xml:space="preserve"> م</w:t>
        </w:r>
      </w:ins>
      <w:r w:rsidR="00A663B2" w:rsidRPr="00A663B2">
        <w:rPr>
          <w:rStyle w:val="Hyperlink"/>
          <w:rFonts w:ascii="B Lotus" w:hAnsi="B Lotus" w:cs="B Lotus"/>
          <w:noProof/>
          <w:sz w:val="16"/>
          <w:szCs w:val="20"/>
          <w:rtl/>
          <w:lang w:bidi="fa-IR"/>
        </w:rPr>
        <w:t>قا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سه</w:t>
      </w:r>
      <w:r w:rsidR="00A663B2" w:rsidRPr="00A663B2">
        <w:rPr>
          <w:rStyle w:val="Hyperlink"/>
          <w:rFonts w:ascii="B Lotus" w:hAnsi="B Lotus" w:cs="B Lotus"/>
          <w:noProof/>
          <w:sz w:val="16"/>
          <w:szCs w:val="20"/>
          <w:rtl/>
          <w:lang w:bidi="fa-IR"/>
        </w:rPr>
        <w:t xml:space="preserve"> فراوان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عوامل و </w:t>
      </w:r>
      <w:del w:id="20955" w:author="Mehrnazi Boojari" w:date="2019-01-07T09:45:00Z">
        <w:r w:rsidR="00A663B2" w:rsidRPr="00A663B2" w:rsidDel="006F7CCF">
          <w:rPr>
            <w:rStyle w:val="Hyperlink"/>
            <w:rFonts w:ascii="B Lotus" w:hAnsi="B Lotus" w:cs="B Lotus"/>
            <w:noProof/>
            <w:sz w:val="16"/>
            <w:szCs w:val="20"/>
            <w:rtl/>
            <w:lang w:bidi="fa-IR"/>
          </w:rPr>
          <w:delText>راه حل</w:delText>
        </w:r>
      </w:del>
      <w:ins w:id="20956" w:author="Mehrnazi Boojari" w:date="2019-01-07T09:45:00Z">
        <w:r w:rsidR="006F7CCF">
          <w:rPr>
            <w:rStyle w:val="Hyperlink"/>
            <w:rFonts w:ascii="B Lotus" w:hAnsi="B Lotus" w:cs="B Lotus"/>
            <w:noProof/>
            <w:sz w:val="16"/>
            <w:szCs w:val="20"/>
            <w:rtl/>
            <w:lang w:bidi="fa-IR"/>
          </w:rPr>
          <w:t>راه</w:t>
        </w:r>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حل</w:t>
        </w:r>
      </w:ins>
      <w:del w:id="20957" w:author="Mehrnazi Boojari" w:date="2019-01-07T09:46:00Z">
        <w:r w:rsidR="00A663B2" w:rsidRPr="00A663B2" w:rsidDel="006F7CCF">
          <w:rPr>
            <w:rStyle w:val="Hyperlink"/>
            <w:rFonts w:ascii="B Lotus" w:hAnsi="B Lotus" w:cs="B Lotus"/>
            <w:noProof/>
            <w:sz w:val="16"/>
            <w:szCs w:val="20"/>
            <w:rtl/>
            <w:lang w:bidi="fa-IR"/>
          </w:rPr>
          <w:delText xml:space="preserve"> ها</w:delText>
        </w:r>
        <w:r w:rsidR="00A663B2" w:rsidRPr="00A663B2" w:rsidDel="006F7CCF">
          <w:rPr>
            <w:rStyle w:val="Hyperlink"/>
            <w:rFonts w:ascii="B Lotus" w:hAnsi="B Lotus" w:cs="B Lotus" w:hint="cs"/>
            <w:noProof/>
            <w:sz w:val="16"/>
            <w:szCs w:val="20"/>
            <w:rtl/>
            <w:lang w:bidi="fa-IR"/>
          </w:rPr>
          <w:delText>ی</w:delText>
        </w:r>
        <w:r w:rsidR="00A663B2" w:rsidRPr="00A663B2" w:rsidDel="006F7CCF">
          <w:rPr>
            <w:rStyle w:val="Hyperlink"/>
            <w:rFonts w:ascii="B Lotus" w:hAnsi="B Lotus" w:cs="B Lotus"/>
            <w:noProof/>
            <w:sz w:val="16"/>
            <w:szCs w:val="20"/>
            <w:rtl/>
            <w:lang w:bidi="fa-IR"/>
          </w:rPr>
          <w:delText xml:space="preserve"> </w:delText>
        </w:r>
      </w:del>
      <w:ins w:id="20958" w:author="Mehrnazi Boojari" w:date="2019-01-07T09:46:00Z">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 xml:space="preserve">های </w:t>
        </w:r>
      </w:ins>
      <w:r w:rsidR="00A663B2" w:rsidRPr="00A663B2">
        <w:rPr>
          <w:rStyle w:val="Hyperlink"/>
          <w:rFonts w:ascii="B Lotus" w:hAnsi="B Lotus" w:cs="B Lotus"/>
          <w:noProof/>
          <w:sz w:val="16"/>
          <w:szCs w:val="20"/>
          <w:rtl/>
          <w:lang w:bidi="fa-IR"/>
        </w:rPr>
        <w:t>پ</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شنهاد</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مسکن روستا</w:t>
      </w:r>
      <w:r w:rsidR="00A663B2" w:rsidRPr="00A663B2">
        <w:rPr>
          <w:rStyle w:val="Hyperlink"/>
          <w:rFonts w:ascii="B Lotus" w:hAnsi="B Lotus" w:cs="B Lotus" w:hint="cs"/>
          <w:noProof/>
          <w:sz w:val="16"/>
          <w:szCs w:val="20"/>
          <w:rtl/>
          <w:lang w:bidi="fa-IR"/>
        </w:rPr>
        <w:t>یی</w:t>
      </w:r>
      <w:ins w:id="20959" w:author="Mehrnazi Boojari" w:date="2019-01-08T00:15: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_Toc533782258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116</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31FF6E2" w14:textId="77777777" w:rsidR="00A663B2" w:rsidRPr="00A663B2" w:rsidRDefault="00572891" w:rsidP="00F219FD">
      <w:pPr>
        <w:pStyle w:val="TOC3"/>
        <w:tabs>
          <w:tab w:val="left" w:pos="3485"/>
          <w:tab w:val="right" w:leader="dot" w:pos="9019"/>
        </w:tabs>
        <w:bidi/>
        <w:jc w:val="both"/>
        <w:rPr>
          <w:rFonts w:ascii="B Lotus" w:eastAsiaTheme="minorEastAsia" w:hAnsi="B Lotus" w:cs="B Lotus"/>
          <w:noProof/>
          <w:sz w:val="18"/>
          <w:szCs w:val="18"/>
        </w:rPr>
      </w:pPr>
      <w:r>
        <w:fldChar w:fldCharType="begin"/>
      </w:r>
      <w:r>
        <w:instrText xml:space="preserve"> HYPERLINK \l "_Toc533782259" </w:instrText>
      </w:r>
      <w:r>
        <w:fldChar w:fldCharType="separate"/>
      </w:r>
      <w:r w:rsidR="00A663B2" w:rsidRPr="00A663B2">
        <w:rPr>
          <w:rStyle w:val="Hyperlink"/>
          <w:rFonts w:ascii="B Lotus" w:hAnsi="B Lotus" w:cs="B Lotus"/>
          <w:noProof/>
          <w:sz w:val="16"/>
          <w:szCs w:val="20"/>
          <w:rtl/>
          <w:lang w:bidi="fa-IR"/>
        </w:rPr>
        <w:t>5</w:t>
      </w:r>
      <w:del w:id="20960" w:author="Mehrnazi Boojari" w:date="2019-01-15T22:51:00Z">
        <w:r w:rsidR="00A663B2" w:rsidRPr="00A663B2" w:rsidDel="00F219FD">
          <w:rPr>
            <w:rStyle w:val="Hyperlink"/>
            <w:rFonts w:ascii="B Lotus" w:hAnsi="B Lotus" w:cs="B Lotus"/>
            <w:noProof/>
            <w:sz w:val="16"/>
            <w:szCs w:val="20"/>
            <w:rtl/>
            <w:lang w:bidi="fa-IR"/>
          </w:rPr>
          <w:delText>.</w:delText>
        </w:r>
      </w:del>
      <w:ins w:id="20961" w:author="Mehrnazi Boojari" w:date="2019-01-15T22:51: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962" w:author="Mehrnazi Boojari" w:date="2019-01-15T22:51:00Z">
        <w:r w:rsidR="00A663B2" w:rsidRPr="00A663B2" w:rsidDel="00F219FD">
          <w:rPr>
            <w:rStyle w:val="Hyperlink"/>
            <w:rFonts w:ascii="B Lotus" w:hAnsi="B Lotus" w:cs="B Lotus"/>
            <w:noProof/>
            <w:sz w:val="16"/>
            <w:szCs w:val="20"/>
            <w:rtl/>
            <w:lang w:bidi="fa-IR"/>
          </w:rPr>
          <w:delText>.</w:delText>
        </w:r>
      </w:del>
      <w:ins w:id="20963" w:author="Mehrnazi Boojari" w:date="2019-01-15T22:51: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0964" w:author="Mehrnazi Boojari" w:date="2019-01-07T12:16:00Z">
        <w:r w:rsidR="00A663B2" w:rsidRPr="00A663B2" w:rsidDel="002F77AF">
          <w:rPr>
            <w:rStyle w:val="Hyperlink"/>
            <w:rFonts w:ascii="B Lotus" w:hAnsi="B Lotus" w:cs="B Lotus"/>
            <w:noProof/>
            <w:sz w:val="16"/>
            <w:szCs w:val="20"/>
            <w:rtl/>
            <w:lang w:bidi="fa-IR"/>
          </w:rPr>
          <w:delText>.ج</w:delText>
        </w:r>
      </w:del>
      <w:ins w:id="20965" w:author="Mehrnazi Boojari" w:date="2019-01-07T12:16:00Z">
        <w:r w:rsidR="002F77AF">
          <w:rPr>
            <w:rStyle w:val="Hyperlink"/>
            <w:rFonts w:ascii="B Lotus" w:hAnsi="B Lotus" w:cs="B Lotus"/>
            <w:noProof/>
            <w:sz w:val="16"/>
            <w:szCs w:val="20"/>
            <w:rtl/>
            <w:lang w:bidi="fa-IR"/>
          </w:rPr>
          <w:t xml:space="preserve"> ج</w:t>
        </w:r>
      </w:ins>
      <w:r w:rsidR="00A663B2" w:rsidRPr="00A663B2">
        <w:rPr>
          <w:rStyle w:val="Hyperlink"/>
          <w:rFonts w:ascii="B Lotus" w:hAnsi="B Lotus" w:cs="B Lotus"/>
          <w:noProof/>
          <w:sz w:val="16"/>
          <w:szCs w:val="20"/>
          <w:rtl/>
          <w:lang w:bidi="fa-IR"/>
        </w:rPr>
        <w:t>مع</w:t>
      </w:r>
      <w:del w:id="20966" w:author="Mehrnazi Boojari" w:date="2019-01-07T10:01:00Z">
        <w:r w:rsidR="00A663B2" w:rsidRPr="00A663B2" w:rsidDel="00A31D6F">
          <w:rPr>
            <w:rStyle w:val="Hyperlink"/>
            <w:rFonts w:ascii="B Lotus" w:hAnsi="B Lotus" w:cs="B Lotus"/>
            <w:noProof/>
            <w:sz w:val="16"/>
            <w:szCs w:val="20"/>
            <w:rtl/>
            <w:lang w:bidi="fa-IR"/>
          </w:rPr>
          <w:delText xml:space="preserve"> بند</w:delText>
        </w:r>
        <w:r w:rsidR="00A663B2" w:rsidRPr="00A663B2" w:rsidDel="00A31D6F">
          <w:rPr>
            <w:rStyle w:val="Hyperlink"/>
            <w:rFonts w:ascii="B Lotus" w:hAnsi="B Lotus" w:cs="B Lotus" w:hint="cs"/>
            <w:noProof/>
            <w:sz w:val="16"/>
            <w:szCs w:val="20"/>
            <w:rtl/>
            <w:lang w:bidi="fa-IR"/>
          </w:rPr>
          <w:delText>ی</w:delText>
        </w:r>
        <w:r w:rsidR="00A663B2" w:rsidRPr="00A663B2" w:rsidDel="00A31D6F">
          <w:rPr>
            <w:rStyle w:val="Hyperlink"/>
            <w:rFonts w:ascii="B Lotus" w:hAnsi="B Lotus" w:cs="B Lotus"/>
            <w:noProof/>
            <w:sz w:val="16"/>
            <w:szCs w:val="20"/>
            <w:rtl/>
            <w:lang w:bidi="fa-IR"/>
          </w:rPr>
          <w:delText xml:space="preserve"> </w:delText>
        </w:r>
      </w:del>
      <w:ins w:id="20967" w:author="Mehrnazi Boojari" w:date="2019-01-07T10:01:00Z">
        <w:r w:rsidR="00A31D6F">
          <w:rPr>
            <w:rStyle w:val="Hyperlink"/>
            <w:rFonts w:ascii="B Lotus" w:hAnsi="B Lotus" w:cs="B Lotus" w:hint="cs"/>
            <w:noProof/>
            <w:sz w:val="16"/>
            <w:szCs w:val="20"/>
            <w:rtl/>
            <w:lang w:bidi="fa-IR"/>
          </w:rPr>
          <w:t>‌</w:t>
        </w:r>
        <w:r w:rsidR="00A31D6F">
          <w:rPr>
            <w:rStyle w:val="Hyperlink"/>
            <w:rFonts w:ascii="B Lotus" w:hAnsi="B Lotus" w:cs="B Lotus"/>
            <w:noProof/>
            <w:sz w:val="16"/>
            <w:szCs w:val="20"/>
            <w:rtl/>
            <w:lang w:bidi="fa-IR"/>
          </w:rPr>
          <w:t xml:space="preserve">بندی </w:t>
        </w:r>
      </w:ins>
      <w:r w:rsidR="00A663B2" w:rsidRPr="00A663B2">
        <w:rPr>
          <w:rStyle w:val="Hyperlink"/>
          <w:rFonts w:ascii="B Lotus" w:hAnsi="B Lotus" w:cs="B Lotus"/>
          <w:noProof/>
          <w:sz w:val="16"/>
          <w:szCs w:val="20"/>
          <w:rtl/>
          <w:lang w:bidi="fa-IR"/>
        </w:rPr>
        <w:t xml:space="preserve">و انتخاب </w:t>
      </w:r>
      <w:del w:id="20968" w:author="Mehrnazi Boojari" w:date="2019-01-07T09:45:00Z">
        <w:r w:rsidR="00A663B2" w:rsidRPr="00A663B2" w:rsidDel="006F7CCF">
          <w:rPr>
            <w:rStyle w:val="Hyperlink"/>
            <w:rFonts w:ascii="B Lotus" w:hAnsi="B Lotus" w:cs="B Lotus"/>
            <w:noProof/>
            <w:sz w:val="16"/>
            <w:szCs w:val="20"/>
            <w:rtl/>
            <w:lang w:bidi="fa-IR"/>
          </w:rPr>
          <w:delText>راه حل</w:delText>
        </w:r>
      </w:del>
      <w:ins w:id="20969" w:author="Mehrnazi Boojari" w:date="2019-01-07T09:45:00Z">
        <w:r w:rsidR="006F7CCF">
          <w:rPr>
            <w:rStyle w:val="Hyperlink"/>
            <w:rFonts w:ascii="B Lotus" w:hAnsi="B Lotus" w:cs="B Lotus"/>
            <w:noProof/>
            <w:sz w:val="16"/>
            <w:szCs w:val="20"/>
            <w:rtl/>
            <w:lang w:bidi="fa-IR"/>
          </w:rPr>
          <w:t>راه</w:t>
        </w:r>
        <w:r w:rsidR="006F7CCF">
          <w:rPr>
            <w:rStyle w:val="Hyperlink"/>
            <w:rFonts w:ascii="B Lotus" w:hAnsi="B Lotus" w:cs="B Lotus" w:hint="cs"/>
            <w:noProof/>
            <w:sz w:val="16"/>
            <w:szCs w:val="20"/>
            <w:rtl/>
            <w:lang w:bidi="fa-IR"/>
          </w:rPr>
          <w:t>‌</w:t>
        </w:r>
        <w:r w:rsidR="006F7CCF">
          <w:rPr>
            <w:rStyle w:val="Hyperlink"/>
            <w:rFonts w:ascii="B Lotus" w:hAnsi="B Lotus" w:cs="B Lotus"/>
            <w:noProof/>
            <w:sz w:val="16"/>
            <w:szCs w:val="20"/>
            <w:rtl/>
            <w:lang w:bidi="fa-IR"/>
          </w:rPr>
          <w:t>حل</w:t>
        </w:r>
      </w:ins>
      <w:r w:rsidR="00A663B2" w:rsidRPr="00A663B2">
        <w:rPr>
          <w:rStyle w:val="Hyperlink"/>
          <w:rFonts w:ascii="B Lotus" w:hAnsi="B Lotus" w:cs="B Lotus"/>
          <w:noProof/>
          <w:sz w:val="16"/>
          <w:szCs w:val="20"/>
          <w:rtl/>
          <w:lang w:bidi="fa-IR"/>
        </w:rPr>
        <w:t xml:space="preserve"> محور</w:t>
      </w:r>
      <w:r w:rsidR="00A663B2" w:rsidRPr="00A663B2">
        <w:rPr>
          <w:rStyle w:val="Hyperlink"/>
          <w:rFonts w:ascii="B Lotus" w:hAnsi="B Lotus" w:cs="B Lotus" w:hint="cs"/>
          <w:noProof/>
          <w:sz w:val="16"/>
          <w:szCs w:val="20"/>
          <w:rtl/>
          <w:lang w:bidi="fa-IR"/>
        </w:rPr>
        <w:t>ی</w:t>
      </w:r>
      <w:ins w:id="20970" w:author="Mehrnazi Boojari" w:date="2019-01-08T00:15: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_Toc533782259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117</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C4F2AC6" w14:textId="77777777" w:rsidR="00A663B2" w:rsidRPr="00A663B2" w:rsidRDefault="00572891" w:rsidP="00F219FD">
      <w:pPr>
        <w:pStyle w:val="TOC2"/>
        <w:tabs>
          <w:tab w:val="left" w:pos="3808"/>
          <w:tab w:val="right" w:leader="dot" w:pos="9019"/>
        </w:tabs>
        <w:bidi/>
        <w:jc w:val="both"/>
        <w:rPr>
          <w:rFonts w:ascii="B Lotus" w:eastAsiaTheme="minorEastAsia" w:hAnsi="B Lotus" w:cs="B Lotus"/>
          <w:b w:val="0"/>
          <w:bCs w:val="0"/>
          <w:noProof/>
          <w:sz w:val="18"/>
          <w:szCs w:val="18"/>
        </w:rPr>
      </w:pPr>
      <w:r>
        <w:fldChar w:fldCharType="begin"/>
      </w:r>
      <w:r>
        <w:instrText xml:space="preserve"> HYPERLINK \l "_Toc533782260" </w:instrText>
      </w:r>
      <w:r>
        <w:fldChar w:fldCharType="separate"/>
      </w:r>
      <w:r w:rsidR="00A663B2" w:rsidRPr="00A663B2">
        <w:rPr>
          <w:rStyle w:val="Hyperlink"/>
          <w:rFonts w:ascii="B Lotus" w:hAnsi="B Lotus" w:cs="B Lotus"/>
          <w:noProof/>
          <w:sz w:val="18"/>
          <w:szCs w:val="22"/>
          <w:rtl/>
          <w:lang w:bidi="fa-IR"/>
        </w:rPr>
        <w:t>5</w:t>
      </w:r>
      <w:del w:id="20971" w:author="Mehrnazi Boojari" w:date="2019-01-15T22:52:00Z">
        <w:r w:rsidR="00A663B2" w:rsidRPr="00A663B2" w:rsidDel="00F219FD">
          <w:rPr>
            <w:rStyle w:val="Hyperlink"/>
            <w:rFonts w:ascii="B Lotus" w:hAnsi="B Lotus" w:cs="B Lotus"/>
            <w:noProof/>
            <w:sz w:val="18"/>
            <w:szCs w:val="22"/>
            <w:rtl/>
            <w:lang w:bidi="fa-IR"/>
          </w:rPr>
          <w:delText>.</w:delText>
        </w:r>
      </w:del>
      <w:ins w:id="20972" w:author="Mehrnazi Boojari" w:date="2019-01-15T22:52:00Z">
        <w:r w:rsidR="00F219FD">
          <w:rPr>
            <w:rStyle w:val="Hyperlink"/>
            <w:rFonts w:ascii="B Lotus" w:hAnsi="B Lotus" w:cs="B Lotus" w:hint="cs"/>
            <w:noProof/>
            <w:sz w:val="18"/>
            <w:szCs w:val="22"/>
            <w:rtl/>
            <w:lang w:bidi="fa-IR"/>
          </w:rPr>
          <w:t>-</w:t>
        </w:r>
      </w:ins>
      <w:r w:rsidR="00A663B2" w:rsidRPr="00A663B2">
        <w:rPr>
          <w:rStyle w:val="Hyperlink"/>
          <w:rFonts w:ascii="B Lotus" w:hAnsi="B Lotus" w:cs="B Lotus"/>
          <w:noProof/>
          <w:sz w:val="18"/>
          <w:szCs w:val="22"/>
          <w:rtl/>
          <w:lang w:bidi="fa-IR"/>
        </w:rPr>
        <w:t>2</w:t>
      </w:r>
      <w:del w:id="20973" w:author="Mehrnazi Boojari" w:date="2019-01-07T10:49:00Z">
        <w:r w:rsidR="00A663B2" w:rsidRPr="00A663B2" w:rsidDel="006A1F1D">
          <w:rPr>
            <w:rStyle w:val="Hyperlink"/>
            <w:rFonts w:ascii="B Lotus" w:hAnsi="B Lotus" w:cs="B Lotus"/>
            <w:noProof/>
            <w:sz w:val="18"/>
            <w:szCs w:val="22"/>
            <w:rtl/>
            <w:lang w:bidi="fa-IR"/>
          </w:rPr>
          <w:delText>.ا</w:delText>
        </w:r>
      </w:del>
      <w:ins w:id="20974" w:author="Mehrnazi Boojari" w:date="2019-01-07T10:49:00Z">
        <w:r w:rsidR="006A1F1D">
          <w:rPr>
            <w:rStyle w:val="Hyperlink"/>
            <w:rFonts w:ascii="B Lotus" w:hAnsi="B Lotus" w:cs="B Lotus"/>
            <w:noProof/>
            <w:sz w:val="18"/>
            <w:szCs w:val="22"/>
            <w:rtl/>
            <w:lang w:bidi="fa-IR"/>
          </w:rPr>
          <w:t xml:space="preserve"> ا</w:t>
        </w:r>
      </w:ins>
      <w:r w:rsidR="00A663B2" w:rsidRPr="00A663B2">
        <w:rPr>
          <w:rStyle w:val="Hyperlink"/>
          <w:rFonts w:ascii="B Lotus" w:hAnsi="B Lotus" w:cs="B Lotus"/>
          <w:noProof/>
          <w:sz w:val="18"/>
          <w:szCs w:val="22"/>
          <w:rtl/>
          <w:lang w:bidi="fa-IR"/>
        </w:rPr>
        <w:t>بعاد تعر</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hint="eastAsia"/>
          <w:noProof/>
          <w:sz w:val="18"/>
          <w:szCs w:val="22"/>
          <w:rtl/>
          <w:lang w:bidi="fa-IR"/>
        </w:rPr>
        <w:t>ف</w:t>
      </w:r>
      <w:r w:rsidR="00A663B2" w:rsidRPr="00A663B2">
        <w:rPr>
          <w:rStyle w:val="Hyperlink"/>
          <w:rFonts w:ascii="B Lotus" w:hAnsi="B Lotus" w:cs="B Lotus"/>
          <w:noProof/>
          <w:sz w:val="18"/>
          <w:szCs w:val="22"/>
          <w:rtl/>
          <w:lang w:bidi="fa-IR"/>
        </w:rPr>
        <w:t xml:space="preserve"> پروژه برا</w:t>
      </w:r>
      <w:r w:rsidR="00A663B2" w:rsidRPr="00A663B2">
        <w:rPr>
          <w:rStyle w:val="Hyperlink"/>
          <w:rFonts w:ascii="B Lotus" w:hAnsi="B Lotus" w:cs="B Lotus" w:hint="cs"/>
          <w:noProof/>
          <w:sz w:val="18"/>
          <w:szCs w:val="22"/>
          <w:rtl/>
          <w:lang w:bidi="fa-IR"/>
        </w:rPr>
        <w:t>ی</w:t>
      </w:r>
      <w:r w:rsidR="00A663B2" w:rsidRPr="00A663B2">
        <w:rPr>
          <w:rStyle w:val="Hyperlink"/>
          <w:rFonts w:ascii="B Lotus" w:hAnsi="B Lotus" w:cs="B Lotus"/>
          <w:noProof/>
          <w:sz w:val="18"/>
          <w:szCs w:val="22"/>
          <w:rtl/>
          <w:lang w:bidi="fa-IR"/>
        </w:rPr>
        <w:t xml:space="preserve"> </w:t>
      </w:r>
      <w:del w:id="20975" w:author="Mehrnazi Boojari" w:date="2019-01-07T09:45:00Z">
        <w:r w:rsidR="00A663B2" w:rsidRPr="00A663B2" w:rsidDel="006F7CCF">
          <w:rPr>
            <w:rStyle w:val="Hyperlink"/>
            <w:rFonts w:ascii="B Lotus" w:hAnsi="B Lotus" w:cs="B Lotus"/>
            <w:noProof/>
            <w:sz w:val="18"/>
            <w:szCs w:val="22"/>
            <w:rtl/>
            <w:lang w:bidi="fa-IR"/>
          </w:rPr>
          <w:delText>راه حل</w:delText>
        </w:r>
      </w:del>
      <w:ins w:id="20976" w:author="Mehrnazi Boojari" w:date="2019-01-07T09:45:00Z">
        <w:r w:rsidR="006F7CCF">
          <w:rPr>
            <w:rStyle w:val="Hyperlink"/>
            <w:rFonts w:ascii="B Lotus" w:hAnsi="B Lotus" w:cs="B Lotus"/>
            <w:noProof/>
            <w:sz w:val="18"/>
            <w:szCs w:val="22"/>
            <w:rtl/>
            <w:lang w:bidi="fa-IR"/>
          </w:rPr>
          <w:t>راه</w:t>
        </w:r>
        <w:r w:rsidR="006F7CCF">
          <w:rPr>
            <w:rStyle w:val="Hyperlink"/>
            <w:rFonts w:ascii="B Lotus" w:hAnsi="B Lotus" w:cs="B Lotus" w:hint="cs"/>
            <w:noProof/>
            <w:sz w:val="18"/>
            <w:szCs w:val="22"/>
            <w:rtl/>
            <w:lang w:bidi="fa-IR"/>
          </w:rPr>
          <w:t>‌</w:t>
        </w:r>
        <w:r w:rsidR="006F7CCF">
          <w:rPr>
            <w:rStyle w:val="Hyperlink"/>
            <w:rFonts w:ascii="B Lotus" w:hAnsi="B Lotus" w:cs="B Lotus"/>
            <w:noProof/>
            <w:sz w:val="18"/>
            <w:szCs w:val="22"/>
            <w:rtl/>
            <w:lang w:bidi="fa-IR"/>
          </w:rPr>
          <w:t>حل</w:t>
        </w:r>
      </w:ins>
      <w:r w:rsidR="00A663B2" w:rsidRPr="00A663B2">
        <w:rPr>
          <w:rStyle w:val="Hyperlink"/>
          <w:rFonts w:ascii="B Lotus" w:hAnsi="B Lotus" w:cs="B Lotus"/>
          <w:noProof/>
          <w:sz w:val="18"/>
          <w:szCs w:val="22"/>
          <w:rtl/>
          <w:lang w:bidi="fa-IR"/>
        </w:rPr>
        <w:t xml:space="preserve"> محور</w:t>
      </w:r>
      <w:r w:rsidR="00A663B2" w:rsidRPr="00A663B2">
        <w:rPr>
          <w:rStyle w:val="Hyperlink"/>
          <w:rFonts w:ascii="B Lotus" w:hAnsi="B Lotus" w:cs="B Lotus" w:hint="cs"/>
          <w:noProof/>
          <w:sz w:val="18"/>
          <w:szCs w:val="22"/>
          <w:rtl/>
          <w:lang w:bidi="fa-IR"/>
        </w:rPr>
        <w:t>ی</w:t>
      </w:r>
      <w:ins w:id="20977" w:author="Mehrnazi Boojari" w:date="2019-01-08T00:15:00Z">
        <w:r w:rsidR="00F65241">
          <w:rPr>
            <w:rStyle w:val="Hyperlink"/>
            <w:rFonts w:ascii="B Lotus" w:hAnsi="B Lotus" w:cs="B Lotus" w:hint="cs"/>
            <w:noProof/>
            <w:sz w:val="18"/>
            <w:szCs w:val="22"/>
            <w:rtl/>
            <w:lang w:bidi="fa-IR"/>
          </w:rPr>
          <w:t xml:space="preserve"> </w:t>
        </w:r>
      </w:ins>
      <w:r w:rsidR="00A663B2" w:rsidRPr="00A663B2">
        <w:rPr>
          <w:rFonts w:ascii="B Lotus" w:hAnsi="B Lotus" w:cs="B Lotus"/>
          <w:noProof/>
          <w:webHidden/>
          <w:sz w:val="18"/>
          <w:szCs w:val="22"/>
        </w:rPr>
        <w:t xml:space="preserve"> </w:t>
      </w:r>
      <w:r w:rsidR="00A663B2" w:rsidRPr="00A663B2">
        <w:rPr>
          <w:rFonts w:ascii="B Lotus" w:hAnsi="B Lotus" w:cs="B Lotus"/>
          <w:noProof/>
          <w:webHidden/>
          <w:sz w:val="18"/>
          <w:szCs w:val="22"/>
        </w:rPr>
        <w:fldChar w:fldCharType="begin"/>
      </w:r>
      <w:r w:rsidR="00A663B2" w:rsidRPr="00A663B2">
        <w:rPr>
          <w:rFonts w:ascii="B Lotus" w:hAnsi="B Lotus" w:cs="B Lotus"/>
          <w:noProof/>
          <w:webHidden/>
          <w:sz w:val="18"/>
          <w:szCs w:val="22"/>
        </w:rPr>
        <w:instrText xml:space="preserve"> PAGEREF _Toc533782260 \h </w:instrText>
      </w:r>
      <w:r w:rsidR="00A663B2" w:rsidRPr="00A663B2">
        <w:rPr>
          <w:rFonts w:ascii="B Lotus" w:hAnsi="B Lotus" w:cs="B Lotus"/>
          <w:noProof/>
          <w:webHidden/>
          <w:sz w:val="18"/>
          <w:szCs w:val="22"/>
        </w:rPr>
      </w:r>
      <w:r w:rsidR="00A663B2" w:rsidRPr="00A663B2">
        <w:rPr>
          <w:rFonts w:ascii="B Lotus" w:hAnsi="B Lotus" w:cs="B Lotus"/>
          <w:noProof/>
          <w:webHidden/>
          <w:sz w:val="18"/>
          <w:szCs w:val="22"/>
        </w:rPr>
        <w:fldChar w:fldCharType="separate"/>
      </w:r>
      <w:r w:rsidR="00A663B2" w:rsidRPr="00A663B2">
        <w:rPr>
          <w:rFonts w:ascii="B Lotus" w:hAnsi="B Lotus" w:cs="B Lotus"/>
          <w:noProof/>
          <w:webHidden/>
          <w:sz w:val="18"/>
          <w:szCs w:val="22"/>
        </w:rPr>
        <w:t>118</w:t>
      </w:r>
      <w:r w:rsidR="00A663B2" w:rsidRPr="00A663B2">
        <w:rPr>
          <w:rFonts w:ascii="B Lotus" w:hAnsi="B Lotus" w:cs="B Lotus"/>
          <w:noProof/>
          <w:webHidden/>
          <w:sz w:val="18"/>
          <w:szCs w:val="22"/>
        </w:rPr>
        <w:fldChar w:fldCharType="end"/>
      </w:r>
      <w:r>
        <w:rPr>
          <w:rFonts w:ascii="B Lotus" w:hAnsi="B Lotus" w:cs="B Lotus"/>
          <w:noProof/>
          <w:sz w:val="18"/>
          <w:szCs w:val="22"/>
        </w:rPr>
        <w:fldChar w:fldCharType="end"/>
      </w:r>
    </w:p>
    <w:p w14:paraId="5428AC45" w14:textId="77777777" w:rsidR="00A663B2" w:rsidRPr="00A663B2" w:rsidRDefault="00C92AF9" w:rsidP="00F219FD">
      <w:pPr>
        <w:pStyle w:val="TOC3"/>
        <w:tabs>
          <w:tab w:val="left" w:pos="1777"/>
          <w:tab w:val="right" w:leader="dot" w:pos="9019"/>
        </w:tabs>
        <w:bidi/>
        <w:jc w:val="both"/>
        <w:rPr>
          <w:rFonts w:ascii="B Lotus" w:eastAsiaTheme="minorEastAsia" w:hAnsi="B Lotus" w:cs="B Lotus"/>
          <w:noProof/>
          <w:sz w:val="18"/>
          <w:szCs w:val="18"/>
        </w:rPr>
      </w:pPr>
      <w:r>
        <w:fldChar w:fldCharType="begin"/>
      </w:r>
      <w:r>
        <w:instrText xml:space="preserve"> HYPERLINK \l "_Toc533782261" </w:instrText>
      </w:r>
      <w:r>
        <w:fldChar w:fldCharType="separate"/>
      </w:r>
      <w:r w:rsidR="00A663B2" w:rsidRPr="00A663B2">
        <w:rPr>
          <w:rStyle w:val="Hyperlink"/>
          <w:rFonts w:ascii="B Lotus" w:hAnsi="B Lotus" w:cs="B Lotus"/>
          <w:noProof/>
          <w:sz w:val="16"/>
          <w:szCs w:val="20"/>
          <w:rtl/>
          <w:lang w:bidi="fa-IR"/>
        </w:rPr>
        <w:t>5</w:t>
      </w:r>
      <w:del w:id="20978" w:author="Mehrnazi Boojari" w:date="2019-01-15T22:52:00Z">
        <w:r w:rsidR="00A663B2" w:rsidRPr="00A663B2" w:rsidDel="00F219FD">
          <w:rPr>
            <w:rStyle w:val="Hyperlink"/>
            <w:rFonts w:ascii="B Lotus" w:hAnsi="B Lotus" w:cs="B Lotus"/>
            <w:noProof/>
            <w:sz w:val="16"/>
            <w:szCs w:val="20"/>
            <w:rtl/>
            <w:lang w:bidi="fa-IR"/>
          </w:rPr>
          <w:delText>.</w:delText>
        </w:r>
      </w:del>
      <w:ins w:id="20979"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980" w:author="Mehrnazi Boojari" w:date="2019-01-15T22:52:00Z">
        <w:r w:rsidR="00A663B2" w:rsidRPr="00A663B2" w:rsidDel="00F219FD">
          <w:rPr>
            <w:rStyle w:val="Hyperlink"/>
            <w:rFonts w:ascii="B Lotus" w:hAnsi="B Lotus" w:cs="B Lotus"/>
            <w:noProof/>
            <w:sz w:val="16"/>
            <w:szCs w:val="20"/>
            <w:rtl/>
            <w:lang w:bidi="fa-IR"/>
          </w:rPr>
          <w:delText>.</w:delText>
        </w:r>
      </w:del>
      <w:ins w:id="20981"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1</w:t>
      </w:r>
      <w:del w:id="20982" w:author="Mehrnazi Boojari" w:date="2019-01-07T12:16:00Z">
        <w:r w:rsidR="00A663B2" w:rsidRPr="00A663B2" w:rsidDel="002F77AF">
          <w:rPr>
            <w:rStyle w:val="Hyperlink"/>
            <w:rFonts w:ascii="B Lotus" w:hAnsi="B Lotus" w:cs="B Lotus"/>
            <w:noProof/>
            <w:sz w:val="16"/>
            <w:szCs w:val="20"/>
            <w:rtl/>
            <w:lang w:bidi="fa-IR"/>
          </w:rPr>
          <w:delText>.ن</w:delText>
        </w:r>
      </w:del>
      <w:ins w:id="20983"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ظام اطلاعات</w:t>
      </w:r>
      <w:ins w:id="20984" w:author="Mehrnazi Boojari" w:date="2019-01-08T00:15: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_Toc533782261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765B1B4" w14:textId="77777777" w:rsidR="00A663B2" w:rsidRPr="00A663B2" w:rsidRDefault="00051F26" w:rsidP="00F219FD">
      <w:pPr>
        <w:pStyle w:val="TOC3"/>
        <w:tabs>
          <w:tab w:val="left" w:pos="2111"/>
          <w:tab w:val="right" w:leader="dot" w:pos="9019"/>
        </w:tabs>
        <w:bidi/>
        <w:jc w:val="both"/>
        <w:rPr>
          <w:rFonts w:ascii="B Lotus" w:eastAsiaTheme="minorEastAsia" w:hAnsi="B Lotus" w:cs="B Lotus"/>
          <w:noProof/>
          <w:sz w:val="18"/>
          <w:szCs w:val="18"/>
        </w:rPr>
      </w:pPr>
      <w:r>
        <w:fldChar w:fldCharType="begin"/>
      </w:r>
      <w:r>
        <w:instrText xml:space="preserve"> HYPERLINK \l "_Toc533782262" </w:instrText>
      </w:r>
      <w:r>
        <w:fldChar w:fldCharType="separate"/>
      </w:r>
      <w:r w:rsidR="00A663B2" w:rsidRPr="00A663B2">
        <w:rPr>
          <w:rStyle w:val="Hyperlink"/>
          <w:rFonts w:ascii="B Lotus" w:hAnsi="B Lotus" w:cs="B Lotus"/>
          <w:noProof/>
          <w:sz w:val="16"/>
          <w:szCs w:val="20"/>
          <w:rtl/>
          <w:lang w:bidi="fa-IR"/>
        </w:rPr>
        <w:t>5</w:t>
      </w:r>
      <w:del w:id="20985" w:author="Mehrnazi Boojari" w:date="2019-01-15T22:52:00Z">
        <w:r w:rsidR="00A663B2" w:rsidRPr="00A663B2" w:rsidDel="00F219FD">
          <w:rPr>
            <w:rStyle w:val="Hyperlink"/>
            <w:rFonts w:ascii="B Lotus" w:hAnsi="B Lotus" w:cs="B Lotus"/>
            <w:noProof/>
            <w:sz w:val="16"/>
            <w:szCs w:val="20"/>
            <w:rtl/>
            <w:lang w:bidi="fa-IR"/>
          </w:rPr>
          <w:delText>.</w:delText>
        </w:r>
      </w:del>
      <w:ins w:id="20986"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987" w:author="Mehrnazi Boojari" w:date="2019-01-15T22:52:00Z">
        <w:r w:rsidR="00A663B2" w:rsidRPr="00A663B2" w:rsidDel="00F219FD">
          <w:rPr>
            <w:rStyle w:val="Hyperlink"/>
            <w:rFonts w:ascii="B Lotus" w:hAnsi="B Lotus" w:cs="B Lotus"/>
            <w:noProof/>
            <w:sz w:val="16"/>
            <w:szCs w:val="20"/>
            <w:rtl/>
            <w:lang w:bidi="fa-IR"/>
          </w:rPr>
          <w:delText>.</w:delText>
        </w:r>
      </w:del>
      <w:ins w:id="20988"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989" w:author="Mehrnazi Boojari" w:date="2019-01-07T22:35:00Z">
        <w:r w:rsidR="00A663B2" w:rsidRPr="00A663B2" w:rsidDel="00051F26">
          <w:rPr>
            <w:rStyle w:val="Hyperlink"/>
            <w:rFonts w:ascii="B Lotus" w:hAnsi="B Lotus" w:cs="B Lotus"/>
            <w:noProof/>
            <w:sz w:val="16"/>
            <w:szCs w:val="20"/>
            <w:rtl/>
            <w:lang w:bidi="fa-IR"/>
          </w:rPr>
          <w:delText>.س</w:delText>
        </w:r>
      </w:del>
      <w:ins w:id="20990" w:author="Mehrnazi Boojari" w:date="2019-01-07T22:35:00Z">
        <w:r>
          <w:rPr>
            <w:rStyle w:val="Hyperlink"/>
            <w:rFonts w:ascii="B Lotus" w:hAnsi="B Lotus" w:cs="B Lotus"/>
            <w:noProof/>
            <w:sz w:val="16"/>
            <w:szCs w:val="20"/>
            <w:rtl/>
            <w:lang w:bidi="fa-IR"/>
          </w:rPr>
          <w:t xml:space="preserve"> س</w:t>
        </w:r>
      </w:ins>
      <w:r w:rsidR="00A663B2" w:rsidRPr="00A663B2">
        <w:rPr>
          <w:rStyle w:val="Hyperlink"/>
          <w:rFonts w:ascii="B Lotus" w:hAnsi="B Lotus" w:cs="B Lotus"/>
          <w:noProof/>
          <w:sz w:val="16"/>
          <w:szCs w:val="20"/>
          <w:rtl/>
          <w:lang w:bidi="fa-IR"/>
        </w:rPr>
        <w:t>اختارها</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noProof/>
          <w:sz w:val="16"/>
          <w:szCs w:val="20"/>
          <w:rtl/>
          <w:lang w:bidi="fa-IR"/>
        </w:rPr>
        <w:t xml:space="preserve"> متکفل</w:t>
      </w:r>
      <w:ins w:id="20991" w:author="Mehrnazi Boojari" w:date="2019-01-08T00:15: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_Toc533782262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535F09AD" w14:textId="77777777" w:rsidR="00A663B2" w:rsidRPr="00A663B2" w:rsidRDefault="00051F26" w:rsidP="00F219FD">
      <w:pPr>
        <w:pStyle w:val="TOC3"/>
        <w:tabs>
          <w:tab w:val="left" w:pos="1760"/>
          <w:tab w:val="right" w:leader="dot" w:pos="9019"/>
        </w:tabs>
        <w:bidi/>
        <w:jc w:val="both"/>
        <w:rPr>
          <w:rFonts w:ascii="B Lotus" w:eastAsiaTheme="minorEastAsia" w:hAnsi="B Lotus" w:cs="B Lotus"/>
          <w:noProof/>
          <w:sz w:val="18"/>
          <w:szCs w:val="18"/>
        </w:rPr>
      </w:pPr>
      <w:r>
        <w:fldChar w:fldCharType="begin"/>
      </w:r>
      <w:r>
        <w:instrText xml:space="preserve"> HYPERLINK \l "_Toc533782263" </w:instrText>
      </w:r>
      <w:r>
        <w:fldChar w:fldCharType="separate"/>
      </w:r>
      <w:r w:rsidR="00A663B2" w:rsidRPr="00A663B2">
        <w:rPr>
          <w:rStyle w:val="Hyperlink"/>
          <w:rFonts w:ascii="B Lotus" w:hAnsi="B Lotus" w:cs="B Lotus"/>
          <w:noProof/>
          <w:sz w:val="16"/>
          <w:szCs w:val="20"/>
          <w:rtl/>
          <w:lang w:bidi="fa-IR"/>
        </w:rPr>
        <w:t>5</w:t>
      </w:r>
      <w:del w:id="20992" w:author="Mehrnazi Boojari" w:date="2019-01-15T22:52:00Z">
        <w:r w:rsidR="00A663B2" w:rsidRPr="00A663B2" w:rsidDel="00F219FD">
          <w:rPr>
            <w:rStyle w:val="Hyperlink"/>
            <w:rFonts w:ascii="B Lotus" w:hAnsi="B Lotus" w:cs="B Lotus"/>
            <w:noProof/>
            <w:sz w:val="16"/>
            <w:szCs w:val="20"/>
            <w:rtl/>
            <w:lang w:bidi="fa-IR"/>
          </w:rPr>
          <w:delText>.</w:delText>
        </w:r>
      </w:del>
      <w:ins w:id="20993"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0994" w:author="Mehrnazi Boojari" w:date="2019-01-15T22:52:00Z">
        <w:r w:rsidR="00A663B2" w:rsidRPr="00A663B2" w:rsidDel="00F219FD">
          <w:rPr>
            <w:rStyle w:val="Hyperlink"/>
            <w:rFonts w:ascii="B Lotus" w:hAnsi="B Lotus" w:cs="B Lotus"/>
            <w:noProof/>
            <w:sz w:val="16"/>
            <w:szCs w:val="20"/>
            <w:rtl/>
            <w:lang w:bidi="fa-IR"/>
          </w:rPr>
          <w:delText>.</w:delText>
        </w:r>
      </w:del>
      <w:ins w:id="20995"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3</w:t>
      </w:r>
      <w:del w:id="20996" w:author="Mehrnazi Boojari" w:date="2019-01-07T22:39:00Z">
        <w:r w:rsidR="00A663B2" w:rsidRPr="00A663B2" w:rsidDel="00BF4CE5">
          <w:rPr>
            <w:rStyle w:val="Hyperlink"/>
            <w:rFonts w:ascii="B Lotus" w:hAnsi="B Lotus" w:cs="B Lotus"/>
            <w:noProof/>
            <w:sz w:val="16"/>
            <w:szCs w:val="20"/>
            <w:rtl/>
            <w:lang w:bidi="fa-IR"/>
          </w:rPr>
          <w:delText>.ق</w:delText>
        </w:r>
      </w:del>
      <w:ins w:id="20997" w:author="Mehrnazi Boojari" w:date="2019-01-07T22:39:00Z">
        <w:r w:rsidR="00BF4CE5">
          <w:rPr>
            <w:rStyle w:val="Hyperlink"/>
            <w:rFonts w:ascii="B Lotus" w:hAnsi="B Lotus" w:cs="B Lotus"/>
            <w:noProof/>
            <w:sz w:val="16"/>
            <w:szCs w:val="20"/>
            <w:rtl/>
            <w:lang w:bidi="fa-IR"/>
          </w:rPr>
          <w:t xml:space="preserve"> ق</w:t>
        </w:r>
      </w:ins>
      <w:r w:rsidR="00A663B2" w:rsidRPr="00A663B2">
        <w:rPr>
          <w:rStyle w:val="Hyperlink"/>
          <w:rFonts w:ascii="B Lotus" w:hAnsi="B Lotus" w:cs="B Lotus"/>
          <w:noProof/>
          <w:sz w:val="16"/>
          <w:szCs w:val="20"/>
          <w:rtl/>
          <w:lang w:bidi="fa-IR"/>
        </w:rPr>
        <w:t>وان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ن</w:t>
      </w:r>
      <w:r w:rsidR="00A663B2" w:rsidRPr="00A663B2">
        <w:rPr>
          <w:rStyle w:val="Hyperlink"/>
          <w:rFonts w:ascii="B Lotus" w:hAnsi="B Lotus" w:cs="B Lotus"/>
          <w:noProof/>
          <w:sz w:val="16"/>
          <w:szCs w:val="20"/>
          <w:rtl/>
          <w:lang w:bidi="fa-IR"/>
        </w:rPr>
        <w:t xml:space="preserve"> حاکم</w:t>
      </w:r>
      <w:ins w:id="20998" w:author="Mehrnazi Boojari" w:date="2019-01-08T00:15: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_Toc533782263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00031009" w14:textId="77777777" w:rsidR="00A663B2" w:rsidRPr="00A663B2" w:rsidRDefault="00572891" w:rsidP="00F219FD">
      <w:pPr>
        <w:pStyle w:val="TOC3"/>
        <w:tabs>
          <w:tab w:val="left" w:pos="1917"/>
          <w:tab w:val="right" w:leader="dot" w:pos="9019"/>
        </w:tabs>
        <w:bidi/>
        <w:jc w:val="both"/>
        <w:rPr>
          <w:rFonts w:ascii="B Lotus" w:eastAsiaTheme="minorEastAsia" w:hAnsi="B Lotus" w:cs="B Lotus"/>
          <w:noProof/>
          <w:sz w:val="18"/>
          <w:szCs w:val="18"/>
        </w:rPr>
      </w:pPr>
      <w:r>
        <w:fldChar w:fldCharType="begin"/>
      </w:r>
      <w:r>
        <w:instrText xml:space="preserve"> HYPERLINK \l "_Toc533782264" </w:instrText>
      </w:r>
      <w:r>
        <w:fldChar w:fldCharType="separate"/>
      </w:r>
      <w:r w:rsidR="00A663B2" w:rsidRPr="00A663B2">
        <w:rPr>
          <w:rStyle w:val="Hyperlink"/>
          <w:rFonts w:ascii="B Lotus" w:hAnsi="B Lotus" w:cs="B Lotus"/>
          <w:noProof/>
          <w:sz w:val="16"/>
          <w:szCs w:val="20"/>
          <w:rtl/>
          <w:lang w:bidi="fa-IR"/>
        </w:rPr>
        <w:t>5</w:t>
      </w:r>
      <w:del w:id="20999" w:author="Mehrnazi Boojari" w:date="2019-01-15T22:52:00Z">
        <w:r w:rsidR="00A663B2" w:rsidRPr="00A663B2" w:rsidDel="00F219FD">
          <w:rPr>
            <w:rStyle w:val="Hyperlink"/>
            <w:rFonts w:ascii="B Lotus" w:hAnsi="B Lotus" w:cs="B Lotus"/>
            <w:noProof/>
            <w:sz w:val="16"/>
            <w:szCs w:val="20"/>
            <w:rtl/>
            <w:lang w:bidi="fa-IR"/>
          </w:rPr>
          <w:delText>.</w:delText>
        </w:r>
      </w:del>
      <w:ins w:id="21000"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1001" w:author="Mehrnazi Boojari" w:date="2019-01-15T22:52:00Z">
        <w:r w:rsidR="00A663B2" w:rsidRPr="00A663B2" w:rsidDel="00F219FD">
          <w:rPr>
            <w:rStyle w:val="Hyperlink"/>
            <w:rFonts w:ascii="B Lotus" w:hAnsi="B Lotus" w:cs="B Lotus"/>
            <w:noProof/>
            <w:sz w:val="16"/>
            <w:szCs w:val="20"/>
            <w:rtl/>
            <w:lang w:bidi="fa-IR"/>
          </w:rPr>
          <w:delText>.</w:delText>
        </w:r>
      </w:del>
      <w:ins w:id="21002"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4</w:t>
      </w:r>
      <w:del w:id="21003" w:author="Mehrnazi Boojari" w:date="2019-01-07T09:50:00Z">
        <w:r w:rsidR="00A663B2" w:rsidRPr="00A663B2" w:rsidDel="006F7CCF">
          <w:rPr>
            <w:rStyle w:val="Hyperlink"/>
            <w:rFonts w:ascii="B Lotus" w:hAnsi="B Lotus" w:cs="B Lotus"/>
            <w:noProof/>
            <w:sz w:val="16"/>
            <w:szCs w:val="20"/>
            <w:rtl/>
            <w:lang w:bidi="fa-IR"/>
          </w:rPr>
          <w:delText>.ب</w:delText>
        </w:r>
      </w:del>
      <w:ins w:id="21004" w:author="Mehrnazi Boojari" w:date="2019-01-07T09:50:00Z">
        <w:r w:rsidR="006F7CCF">
          <w:rPr>
            <w:rStyle w:val="Hyperlink"/>
            <w:rFonts w:ascii="B Lotus" w:hAnsi="B Lotus" w:cs="B Lotus"/>
            <w:noProof/>
            <w:sz w:val="16"/>
            <w:szCs w:val="20"/>
            <w:rtl/>
            <w:lang w:bidi="fa-IR"/>
          </w:rPr>
          <w:t xml:space="preserve"> ب</w:t>
        </w:r>
      </w:ins>
      <w:r w:rsidR="00A663B2" w:rsidRPr="00A663B2">
        <w:rPr>
          <w:rStyle w:val="Hyperlink"/>
          <w:rFonts w:ascii="B Lotus" w:hAnsi="B Lotus" w:cs="B Lotus"/>
          <w:noProof/>
          <w:sz w:val="16"/>
          <w:szCs w:val="20"/>
          <w:rtl/>
          <w:lang w:bidi="fa-IR"/>
        </w:rPr>
        <w:t>ودجه مورد ن</w:t>
      </w:r>
      <w:r w:rsidR="00A663B2" w:rsidRPr="00A663B2">
        <w:rPr>
          <w:rStyle w:val="Hyperlink"/>
          <w:rFonts w:ascii="B Lotus" w:hAnsi="B Lotus" w:cs="B Lotus" w:hint="cs"/>
          <w:noProof/>
          <w:sz w:val="16"/>
          <w:szCs w:val="20"/>
          <w:rtl/>
          <w:lang w:bidi="fa-IR"/>
        </w:rPr>
        <w:t>ی</w:t>
      </w:r>
      <w:r w:rsidR="00A663B2" w:rsidRPr="00A663B2">
        <w:rPr>
          <w:rStyle w:val="Hyperlink"/>
          <w:rFonts w:ascii="B Lotus" w:hAnsi="B Lotus" w:cs="B Lotus" w:hint="eastAsia"/>
          <w:noProof/>
          <w:sz w:val="16"/>
          <w:szCs w:val="20"/>
          <w:rtl/>
          <w:lang w:bidi="fa-IR"/>
        </w:rPr>
        <w:t>از</w:t>
      </w:r>
      <w:ins w:id="21005" w:author="Mehrnazi Boojari" w:date="2019-01-08T00:15: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_Toc533782264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118</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108AE91D" w14:textId="77777777" w:rsidR="00A663B2" w:rsidRPr="00A663B2" w:rsidRDefault="00C92AF9" w:rsidP="00F219FD">
      <w:pPr>
        <w:pStyle w:val="TOC3"/>
        <w:tabs>
          <w:tab w:val="left" w:pos="1879"/>
          <w:tab w:val="right" w:leader="dot" w:pos="9019"/>
        </w:tabs>
        <w:bidi/>
        <w:jc w:val="both"/>
        <w:rPr>
          <w:rFonts w:ascii="B Lotus" w:eastAsiaTheme="minorEastAsia" w:hAnsi="B Lotus" w:cs="B Lotus"/>
          <w:noProof/>
          <w:sz w:val="18"/>
          <w:szCs w:val="18"/>
        </w:rPr>
      </w:pPr>
      <w:r>
        <w:fldChar w:fldCharType="begin"/>
      </w:r>
      <w:r>
        <w:instrText xml:space="preserve"> HYPERLINK \l "_Toc533782265" </w:instrText>
      </w:r>
      <w:r>
        <w:fldChar w:fldCharType="separate"/>
      </w:r>
      <w:r w:rsidR="00A663B2" w:rsidRPr="00A663B2">
        <w:rPr>
          <w:rStyle w:val="Hyperlink"/>
          <w:rFonts w:ascii="B Lotus" w:hAnsi="B Lotus" w:cs="B Lotus"/>
          <w:noProof/>
          <w:sz w:val="16"/>
          <w:szCs w:val="20"/>
          <w:rtl/>
          <w:lang w:bidi="fa-IR"/>
        </w:rPr>
        <w:t>5</w:t>
      </w:r>
      <w:del w:id="21006" w:author="Mehrnazi Boojari" w:date="2019-01-15T22:52:00Z">
        <w:r w:rsidR="00A663B2" w:rsidRPr="00A663B2" w:rsidDel="00F219FD">
          <w:rPr>
            <w:rStyle w:val="Hyperlink"/>
            <w:rFonts w:ascii="B Lotus" w:hAnsi="B Lotus" w:cs="B Lotus"/>
            <w:noProof/>
            <w:sz w:val="16"/>
            <w:szCs w:val="20"/>
            <w:rtl/>
            <w:lang w:bidi="fa-IR"/>
          </w:rPr>
          <w:delText>.</w:delText>
        </w:r>
      </w:del>
      <w:ins w:id="21007"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2</w:t>
      </w:r>
      <w:del w:id="21008" w:author="Mehrnazi Boojari" w:date="2019-01-15T22:52:00Z">
        <w:r w:rsidR="00A663B2" w:rsidRPr="00A663B2" w:rsidDel="00F219FD">
          <w:rPr>
            <w:rStyle w:val="Hyperlink"/>
            <w:rFonts w:ascii="B Lotus" w:hAnsi="B Lotus" w:cs="B Lotus"/>
            <w:noProof/>
            <w:sz w:val="16"/>
            <w:szCs w:val="20"/>
            <w:rtl/>
            <w:lang w:bidi="fa-IR"/>
          </w:rPr>
          <w:delText>.</w:delText>
        </w:r>
      </w:del>
      <w:ins w:id="21009" w:author="Mehrnazi Boojari" w:date="2019-01-15T22:52:00Z">
        <w:r w:rsidR="00F219FD">
          <w:rPr>
            <w:rStyle w:val="Hyperlink"/>
            <w:rFonts w:ascii="B Lotus" w:hAnsi="B Lotus" w:cs="B Lotus" w:hint="cs"/>
            <w:noProof/>
            <w:sz w:val="16"/>
            <w:szCs w:val="20"/>
            <w:rtl/>
            <w:lang w:bidi="fa-IR"/>
          </w:rPr>
          <w:t>-</w:t>
        </w:r>
      </w:ins>
      <w:r w:rsidR="00A663B2" w:rsidRPr="00A663B2">
        <w:rPr>
          <w:rStyle w:val="Hyperlink"/>
          <w:rFonts w:ascii="B Lotus" w:hAnsi="B Lotus" w:cs="B Lotus"/>
          <w:noProof/>
          <w:sz w:val="16"/>
          <w:szCs w:val="20"/>
          <w:rtl/>
          <w:lang w:bidi="fa-IR"/>
        </w:rPr>
        <w:t>5</w:t>
      </w:r>
      <w:del w:id="21010" w:author="Mehrnazi Boojari" w:date="2019-01-07T12:16:00Z">
        <w:r w:rsidR="00A663B2" w:rsidRPr="00A663B2" w:rsidDel="002F77AF">
          <w:rPr>
            <w:rStyle w:val="Hyperlink"/>
            <w:rFonts w:ascii="B Lotus" w:hAnsi="B Lotus" w:cs="B Lotus"/>
            <w:noProof/>
            <w:sz w:val="16"/>
            <w:szCs w:val="20"/>
            <w:rtl/>
            <w:lang w:bidi="fa-IR"/>
          </w:rPr>
          <w:delText>.ن</w:delText>
        </w:r>
      </w:del>
      <w:ins w:id="21011" w:author="Mehrnazi Boojari" w:date="2019-01-07T12:16:00Z">
        <w:r w:rsidR="002F77AF">
          <w:rPr>
            <w:rStyle w:val="Hyperlink"/>
            <w:rFonts w:ascii="B Lotus" w:hAnsi="B Lotus" w:cs="B Lotus"/>
            <w:noProof/>
            <w:sz w:val="16"/>
            <w:szCs w:val="20"/>
            <w:rtl/>
            <w:lang w:bidi="fa-IR"/>
          </w:rPr>
          <w:t xml:space="preserve"> ن</w:t>
        </w:r>
      </w:ins>
      <w:r w:rsidR="00A663B2" w:rsidRPr="00A663B2">
        <w:rPr>
          <w:rStyle w:val="Hyperlink"/>
          <w:rFonts w:ascii="B Lotus" w:hAnsi="B Lotus" w:cs="B Lotus"/>
          <w:noProof/>
          <w:sz w:val="16"/>
          <w:szCs w:val="20"/>
          <w:rtl/>
          <w:lang w:bidi="fa-IR"/>
        </w:rPr>
        <w:t>ظام کارشناسان</w:t>
      </w:r>
      <w:ins w:id="21012" w:author="Mehrnazi Boojari" w:date="2019-01-08T00:15:00Z">
        <w:r w:rsidR="00F65241">
          <w:rPr>
            <w:rStyle w:val="Hyperlink"/>
            <w:rFonts w:ascii="B Lotus" w:hAnsi="B Lotus" w:cs="B Lotus" w:hint="cs"/>
            <w:noProof/>
            <w:sz w:val="16"/>
            <w:szCs w:val="20"/>
            <w:rtl/>
            <w:lang w:bidi="fa-IR"/>
          </w:rPr>
          <w:t xml:space="preserve"> </w:t>
        </w:r>
      </w:ins>
      <w:r w:rsidR="00A663B2" w:rsidRPr="00A663B2">
        <w:rPr>
          <w:rFonts w:ascii="B Lotus" w:hAnsi="B Lotus" w:cs="B Lotus"/>
          <w:noProof/>
          <w:webHidden/>
          <w:sz w:val="16"/>
          <w:szCs w:val="20"/>
        </w:rPr>
        <w:t xml:space="preserve"> </w:t>
      </w:r>
      <w:r w:rsidR="00A663B2" w:rsidRPr="00A663B2">
        <w:rPr>
          <w:rFonts w:ascii="B Lotus" w:hAnsi="B Lotus" w:cs="B Lotus"/>
          <w:noProof/>
          <w:webHidden/>
          <w:sz w:val="16"/>
          <w:szCs w:val="20"/>
        </w:rPr>
        <w:fldChar w:fldCharType="begin"/>
      </w:r>
      <w:r w:rsidR="00A663B2" w:rsidRPr="00A663B2">
        <w:rPr>
          <w:rFonts w:ascii="B Lotus" w:hAnsi="B Lotus" w:cs="B Lotus"/>
          <w:noProof/>
          <w:webHidden/>
          <w:sz w:val="16"/>
          <w:szCs w:val="20"/>
        </w:rPr>
        <w:instrText xml:space="preserve"> PAGEREF _Toc533782265 \h </w:instrText>
      </w:r>
      <w:r w:rsidR="00A663B2" w:rsidRPr="00A663B2">
        <w:rPr>
          <w:rFonts w:ascii="B Lotus" w:hAnsi="B Lotus" w:cs="B Lotus"/>
          <w:noProof/>
          <w:webHidden/>
          <w:sz w:val="16"/>
          <w:szCs w:val="20"/>
        </w:rPr>
      </w:r>
      <w:r w:rsidR="00A663B2" w:rsidRPr="00A663B2">
        <w:rPr>
          <w:rFonts w:ascii="B Lotus" w:hAnsi="B Lotus" w:cs="B Lotus"/>
          <w:noProof/>
          <w:webHidden/>
          <w:sz w:val="16"/>
          <w:szCs w:val="20"/>
        </w:rPr>
        <w:fldChar w:fldCharType="separate"/>
      </w:r>
      <w:r w:rsidR="00A663B2" w:rsidRPr="00A663B2">
        <w:rPr>
          <w:rFonts w:ascii="B Lotus" w:hAnsi="B Lotus" w:cs="B Lotus"/>
          <w:noProof/>
          <w:webHidden/>
          <w:sz w:val="16"/>
          <w:szCs w:val="20"/>
        </w:rPr>
        <w:t>119</w:t>
      </w:r>
      <w:r w:rsidR="00A663B2" w:rsidRPr="00A663B2">
        <w:rPr>
          <w:rFonts w:ascii="B Lotus" w:hAnsi="B Lotus" w:cs="B Lotus"/>
          <w:noProof/>
          <w:webHidden/>
          <w:sz w:val="16"/>
          <w:szCs w:val="20"/>
        </w:rPr>
        <w:fldChar w:fldCharType="end"/>
      </w:r>
      <w:r>
        <w:rPr>
          <w:rFonts w:ascii="B Lotus" w:hAnsi="B Lotus" w:cs="B Lotus"/>
          <w:noProof/>
          <w:sz w:val="16"/>
          <w:szCs w:val="20"/>
        </w:rPr>
        <w:fldChar w:fldCharType="end"/>
      </w:r>
    </w:p>
    <w:p w14:paraId="3C1DA7B9" w14:textId="77777777" w:rsidR="006D250F" w:rsidRPr="00A663B2" w:rsidRDefault="00A663B2" w:rsidP="00A663B2">
      <w:pPr>
        <w:bidi/>
        <w:jc w:val="both"/>
        <w:rPr>
          <w:rFonts w:ascii="B Lotus" w:eastAsiaTheme="minorEastAsia" w:hAnsi="B Lotus" w:cs="B Lotus"/>
          <w:i/>
          <w:iCs/>
          <w:noProof/>
          <w:sz w:val="18"/>
          <w:szCs w:val="18"/>
        </w:rPr>
      </w:pPr>
      <w:r w:rsidRPr="00A663B2">
        <w:rPr>
          <w:rFonts w:ascii="B Lotus" w:hAnsi="B Lotus" w:cs="B Lotus"/>
          <w:sz w:val="20"/>
          <w:szCs w:val="20"/>
          <w:rtl/>
          <w:lang w:bidi="fa-IR"/>
        </w:rPr>
        <w:fldChar w:fldCharType="end"/>
      </w:r>
      <w:r w:rsidR="006D250F" w:rsidRPr="00A663B2">
        <w:rPr>
          <w:rFonts w:ascii="B Lotus" w:hAnsi="B Lotus" w:cs="B Lotus"/>
          <w:sz w:val="20"/>
          <w:szCs w:val="20"/>
          <w:rtl/>
          <w:lang w:bidi="fa-IR"/>
        </w:rPr>
        <w:fldChar w:fldCharType="begin"/>
      </w:r>
      <w:r w:rsidR="006D250F" w:rsidRPr="00A663B2">
        <w:rPr>
          <w:rFonts w:ascii="B Lotus" w:hAnsi="B Lotus" w:cs="B Lotus"/>
          <w:sz w:val="20"/>
          <w:szCs w:val="20"/>
          <w:rtl/>
          <w:lang w:bidi="fa-IR"/>
        </w:rPr>
        <w:instrText xml:space="preserve"> </w:instrText>
      </w:r>
      <w:r w:rsidR="006D250F" w:rsidRPr="00A663B2">
        <w:rPr>
          <w:rFonts w:ascii="B Lotus" w:hAnsi="B Lotus" w:cs="B Lotus"/>
          <w:sz w:val="20"/>
          <w:szCs w:val="20"/>
          <w:lang w:bidi="fa-IR"/>
        </w:rPr>
        <w:instrText xml:space="preserve">TOC </w:instrText>
      </w:r>
      <w:r w:rsidR="006D250F" w:rsidRPr="00A663B2">
        <w:rPr>
          <w:rFonts w:ascii="B Lotus" w:hAnsi="B Lotus" w:cs="B Lotus"/>
          <w:sz w:val="20"/>
          <w:szCs w:val="20"/>
          <w:rtl/>
          <w:lang w:bidi="fa-IR"/>
        </w:rPr>
        <w:instrText>\</w:instrText>
      </w:r>
      <w:r w:rsidR="006D250F" w:rsidRPr="00A663B2">
        <w:rPr>
          <w:rFonts w:ascii="B Lotus" w:hAnsi="B Lotus" w:cs="B Lotus"/>
          <w:sz w:val="20"/>
          <w:szCs w:val="20"/>
          <w:lang w:bidi="fa-IR"/>
        </w:rPr>
        <w:instrText>o "1-2" \p " " \h \z \u</w:instrText>
      </w:r>
      <w:r w:rsidR="006D250F" w:rsidRPr="00A663B2">
        <w:rPr>
          <w:rFonts w:ascii="B Lotus" w:hAnsi="B Lotus" w:cs="B Lotus"/>
          <w:sz w:val="20"/>
          <w:szCs w:val="20"/>
          <w:rtl/>
          <w:lang w:bidi="fa-IR"/>
        </w:rPr>
        <w:instrText xml:space="preserve"> </w:instrText>
      </w:r>
      <w:r w:rsidR="006D250F" w:rsidRPr="00A663B2">
        <w:rPr>
          <w:rFonts w:ascii="B Lotus" w:hAnsi="B Lotus" w:cs="B Lotus"/>
          <w:sz w:val="20"/>
          <w:szCs w:val="20"/>
          <w:rtl/>
          <w:lang w:bidi="fa-IR"/>
        </w:rPr>
        <w:fldChar w:fldCharType="separate"/>
      </w:r>
    </w:p>
    <w:p w14:paraId="58B82F9F" w14:textId="77777777" w:rsidR="006D250F" w:rsidRPr="00A663B2" w:rsidRDefault="006D250F" w:rsidP="00A663B2">
      <w:pPr>
        <w:pStyle w:val="TOC2"/>
        <w:tabs>
          <w:tab w:val="left" w:pos="3434"/>
          <w:tab w:val="right" w:pos="9019"/>
        </w:tabs>
        <w:bidi/>
        <w:spacing w:line="240" w:lineRule="auto"/>
        <w:jc w:val="both"/>
        <w:rPr>
          <w:rFonts w:ascii="B Lotus" w:eastAsiaTheme="minorEastAsia" w:hAnsi="B Lotus" w:cs="B Lotus"/>
          <w:i/>
          <w:iCs/>
          <w:noProof/>
          <w:sz w:val="18"/>
          <w:szCs w:val="18"/>
        </w:rPr>
      </w:pPr>
    </w:p>
    <w:p w14:paraId="2D07CCF7" w14:textId="77777777" w:rsidR="00EA6F4D" w:rsidRDefault="006D250F" w:rsidP="00A663B2">
      <w:pPr>
        <w:bidi/>
        <w:ind w:firstLine="227"/>
        <w:jc w:val="both"/>
        <w:rPr>
          <w:rFonts w:ascii="B Lotus" w:hAnsi="B Lotus" w:cs="B Lotus"/>
          <w:sz w:val="24"/>
          <w:szCs w:val="24"/>
          <w:rtl/>
          <w:lang w:bidi="fa-IR"/>
        </w:rPr>
      </w:pPr>
      <w:r w:rsidRPr="00A663B2">
        <w:rPr>
          <w:rFonts w:ascii="B Lotus" w:hAnsi="B Lotus" w:cs="B Lotus"/>
          <w:sz w:val="20"/>
          <w:szCs w:val="20"/>
          <w:rtl/>
          <w:lang w:bidi="fa-IR"/>
        </w:rPr>
        <w:fldChar w:fldCharType="end"/>
      </w:r>
    </w:p>
    <w:p w14:paraId="1F4EF048" w14:textId="77777777" w:rsidR="00EA6F4D" w:rsidRDefault="00EA6F4D" w:rsidP="00EA6F4D">
      <w:pPr>
        <w:bidi/>
        <w:ind w:firstLine="227"/>
        <w:jc w:val="both"/>
        <w:rPr>
          <w:rFonts w:ascii="B Lotus" w:hAnsi="B Lotus" w:cs="B Lotus"/>
          <w:sz w:val="24"/>
          <w:szCs w:val="24"/>
          <w:rtl/>
          <w:lang w:bidi="fa-IR"/>
        </w:rPr>
      </w:pPr>
    </w:p>
    <w:p w14:paraId="3264B7C0" w14:textId="77777777" w:rsidR="00EA6F4D" w:rsidRDefault="00EA6F4D" w:rsidP="00EA6F4D">
      <w:pPr>
        <w:bidi/>
        <w:ind w:firstLine="227"/>
        <w:jc w:val="both"/>
        <w:rPr>
          <w:rFonts w:ascii="B Lotus" w:hAnsi="B Lotus" w:cs="B Lotus"/>
          <w:sz w:val="24"/>
          <w:szCs w:val="24"/>
          <w:rtl/>
          <w:lang w:bidi="fa-IR"/>
        </w:rPr>
      </w:pPr>
    </w:p>
    <w:p w14:paraId="5CEA0010" w14:textId="77777777" w:rsidR="00EA6F4D" w:rsidRDefault="00EA6F4D" w:rsidP="00EA6F4D">
      <w:pPr>
        <w:bidi/>
        <w:ind w:firstLine="227"/>
        <w:jc w:val="both"/>
        <w:rPr>
          <w:rFonts w:ascii="B Lotus" w:hAnsi="B Lotus" w:cs="B Lotus"/>
          <w:sz w:val="24"/>
          <w:szCs w:val="24"/>
          <w:rtl/>
          <w:lang w:bidi="fa-IR"/>
        </w:rPr>
      </w:pPr>
    </w:p>
    <w:p w14:paraId="18115250" w14:textId="77777777" w:rsidR="00EA6F4D" w:rsidRDefault="00EA6F4D" w:rsidP="00EA6F4D">
      <w:pPr>
        <w:bidi/>
        <w:ind w:firstLine="227"/>
        <w:jc w:val="both"/>
        <w:rPr>
          <w:rFonts w:ascii="B Lotus" w:hAnsi="B Lotus" w:cs="B Lotus"/>
          <w:sz w:val="24"/>
          <w:szCs w:val="24"/>
          <w:rtl/>
          <w:lang w:bidi="fa-IR"/>
        </w:rPr>
      </w:pPr>
    </w:p>
    <w:p w14:paraId="6B8F7B23" w14:textId="77777777" w:rsidR="00EA6F4D" w:rsidRDefault="00EA6F4D" w:rsidP="00EA6F4D">
      <w:pPr>
        <w:bidi/>
        <w:ind w:firstLine="227"/>
        <w:jc w:val="both"/>
        <w:rPr>
          <w:rFonts w:ascii="B Lotus" w:hAnsi="B Lotus" w:cs="B Lotus"/>
          <w:sz w:val="24"/>
          <w:szCs w:val="24"/>
          <w:rtl/>
          <w:lang w:bidi="fa-IR"/>
        </w:rPr>
      </w:pPr>
    </w:p>
    <w:p w14:paraId="7A73D0C4" w14:textId="77777777" w:rsidR="00EA6F4D" w:rsidRDefault="00EA6F4D" w:rsidP="00EA6F4D">
      <w:pPr>
        <w:bidi/>
        <w:ind w:firstLine="227"/>
        <w:jc w:val="both"/>
        <w:rPr>
          <w:ins w:id="21013" w:author="Mehrnazi Boojari" w:date="2019-01-08T00:16:00Z"/>
          <w:rFonts w:ascii="B Lotus" w:hAnsi="B Lotus" w:cs="B Lotus"/>
          <w:sz w:val="24"/>
          <w:szCs w:val="24"/>
          <w:rtl/>
          <w:lang w:bidi="fa-IR"/>
        </w:rPr>
      </w:pPr>
    </w:p>
    <w:p w14:paraId="481CF480" w14:textId="77777777" w:rsidR="000358B4" w:rsidRDefault="000358B4" w:rsidP="000358B4">
      <w:pPr>
        <w:bidi/>
        <w:ind w:firstLine="227"/>
        <w:jc w:val="both"/>
        <w:rPr>
          <w:ins w:id="21014" w:author="Mehrnazi Boojari" w:date="2019-01-08T00:16:00Z"/>
          <w:rFonts w:ascii="B Lotus" w:hAnsi="B Lotus" w:cs="B Lotus"/>
          <w:sz w:val="24"/>
          <w:szCs w:val="24"/>
          <w:rtl/>
          <w:lang w:bidi="fa-IR"/>
        </w:rPr>
      </w:pPr>
    </w:p>
    <w:p w14:paraId="19DCB1BD" w14:textId="77777777" w:rsidR="000358B4" w:rsidRDefault="000358B4" w:rsidP="000358B4">
      <w:pPr>
        <w:bidi/>
        <w:ind w:firstLine="227"/>
        <w:jc w:val="both"/>
        <w:rPr>
          <w:ins w:id="21015" w:author="Mehrnazi Boojari" w:date="2019-01-08T00:16:00Z"/>
          <w:rFonts w:ascii="B Lotus" w:hAnsi="B Lotus" w:cs="B Lotus"/>
          <w:sz w:val="24"/>
          <w:szCs w:val="24"/>
          <w:rtl/>
          <w:lang w:bidi="fa-IR"/>
        </w:rPr>
      </w:pPr>
    </w:p>
    <w:p w14:paraId="429B4DF7" w14:textId="77777777" w:rsidR="000358B4" w:rsidRDefault="000358B4" w:rsidP="000358B4">
      <w:pPr>
        <w:bidi/>
        <w:ind w:firstLine="227"/>
        <w:jc w:val="both"/>
        <w:rPr>
          <w:rFonts w:ascii="B Lotus" w:hAnsi="B Lotus" w:cs="B Lotus"/>
          <w:sz w:val="24"/>
          <w:szCs w:val="24"/>
          <w:rtl/>
          <w:lang w:bidi="fa-IR"/>
        </w:rPr>
      </w:pPr>
    </w:p>
    <w:p w14:paraId="5B0AE04F" w14:textId="77777777" w:rsidR="00EA6F4D" w:rsidRDefault="00EA6F4D" w:rsidP="00EA6F4D">
      <w:pPr>
        <w:bidi/>
        <w:ind w:firstLine="227"/>
        <w:jc w:val="both"/>
        <w:rPr>
          <w:rFonts w:ascii="B Lotus" w:hAnsi="B Lotus" w:cs="B Lotus"/>
          <w:sz w:val="24"/>
          <w:szCs w:val="24"/>
          <w:rtl/>
          <w:lang w:bidi="fa-IR"/>
        </w:rPr>
      </w:pPr>
    </w:p>
    <w:p w14:paraId="4B4C1FE6" w14:textId="77777777" w:rsidR="00EA6F4D" w:rsidRPr="00F2672B" w:rsidRDefault="00EA6F4D" w:rsidP="006D250F">
      <w:pPr>
        <w:bidi/>
        <w:ind w:firstLine="227"/>
        <w:jc w:val="both"/>
        <w:rPr>
          <w:rFonts w:ascii="B Lotus" w:hAnsi="B Lotus" w:cs="B Lotus"/>
          <w:b/>
          <w:bCs/>
          <w:sz w:val="24"/>
          <w:szCs w:val="24"/>
          <w:rtl/>
          <w:lang w:bidi="fa-IR"/>
          <w:rPrChange w:id="21016" w:author="Mehrnazi Boojari" w:date="2019-01-15T23:14:00Z">
            <w:rPr>
              <w:rFonts w:ascii="B Lotus" w:hAnsi="B Lotus" w:cs="B Lotus"/>
              <w:sz w:val="24"/>
              <w:szCs w:val="24"/>
              <w:rtl/>
              <w:lang w:bidi="fa-IR"/>
            </w:rPr>
          </w:rPrChange>
        </w:rPr>
      </w:pPr>
      <w:r w:rsidRPr="00F2672B">
        <w:rPr>
          <w:rFonts w:ascii="B Lotus" w:hAnsi="B Lotus" w:cs="B Lotus" w:hint="cs"/>
          <w:b/>
          <w:bCs/>
          <w:sz w:val="24"/>
          <w:szCs w:val="24"/>
          <w:rtl/>
          <w:lang w:bidi="fa-IR"/>
          <w:rPrChange w:id="21017" w:author="Mehrnazi Boojari" w:date="2019-01-15T23:14:00Z">
            <w:rPr>
              <w:rFonts w:ascii="B Lotus" w:hAnsi="B Lotus" w:cs="B Lotus" w:hint="cs"/>
              <w:bCs/>
              <w:noProof/>
              <w:sz w:val="24"/>
              <w:szCs w:val="24"/>
              <w:rtl/>
              <w:lang w:bidi="fa-IR"/>
            </w:rPr>
          </w:rPrChange>
        </w:rPr>
        <w:t>منابع</w:t>
      </w:r>
      <w:r w:rsidRPr="00F2672B">
        <w:rPr>
          <w:rFonts w:ascii="B Lotus" w:hAnsi="B Lotus" w:cs="B Lotus"/>
          <w:b/>
          <w:bCs/>
          <w:sz w:val="24"/>
          <w:szCs w:val="24"/>
          <w:rtl/>
          <w:lang w:bidi="fa-IR"/>
          <w:rPrChange w:id="21018" w:author="Mehrnazi Boojari" w:date="2019-01-15T23:14:00Z">
            <w:rPr>
              <w:rFonts w:ascii="B Lotus" w:hAnsi="B Lotus" w:cs="B Lotus"/>
              <w:bCs/>
              <w:noProof/>
              <w:sz w:val="24"/>
              <w:szCs w:val="24"/>
              <w:rtl/>
              <w:lang w:bidi="fa-IR"/>
            </w:rPr>
          </w:rPrChange>
        </w:rPr>
        <w:t xml:space="preserve"> </w:t>
      </w:r>
    </w:p>
    <w:p w14:paraId="4270954B" w14:textId="7EFF1D30" w:rsidR="008F2EDA" w:rsidRPr="008F2EDA" w:rsidRDefault="008F2EDA" w:rsidP="00E258F9">
      <w:pPr>
        <w:bidi/>
        <w:jc w:val="both"/>
        <w:rPr>
          <w:rFonts w:ascii="B Lotus" w:eastAsia="Calibri" w:hAnsi="B Lotus" w:cs="B Lotus"/>
          <w:sz w:val="20"/>
          <w:szCs w:val="20"/>
          <w:rtl/>
          <w:lang w:bidi="fa-IR"/>
        </w:rPr>
      </w:pPr>
      <w:r w:rsidRPr="008F2EDA">
        <w:rPr>
          <w:rFonts w:ascii="B Lotus" w:eastAsia="Calibri" w:hAnsi="B Lotus" w:cs="B Lotus" w:hint="cs"/>
          <w:sz w:val="20"/>
          <w:szCs w:val="20"/>
          <w:rtl/>
          <w:lang w:bidi="fa-IR"/>
        </w:rPr>
        <w:t>برقی</w:t>
      </w:r>
      <w:del w:id="21019" w:author="Mehrnazi Boojari" w:date="2019-01-07T09:47:00Z">
        <w:r w:rsidRPr="008F2EDA" w:rsidDel="006F7CCF">
          <w:rPr>
            <w:rFonts w:ascii="B Lotus" w:eastAsia="Calibri" w:hAnsi="B Lotus" w:cs="B Lotus" w:hint="cs"/>
            <w:sz w:val="20"/>
            <w:szCs w:val="20"/>
            <w:rtl/>
            <w:lang w:bidi="fa-IR"/>
          </w:rPr>
          <w:delText xml:space="preserve"> ؛</w:delText>
        </w:r>
      </w:del>
      <w:ins w:id="21020" w:author="Mehrnazi Boojari" w:date="2019-01-22T23:45:00Z">
        <w:r w:rsidR="00E258F9">
          <w:rPr>
            <w:rFonts w:ascii="B Lotus" w:eastAsia="Calibri" w:hAnsi="B Lotus" w:cs="B Lotus" w:hint="cs"/>
            <w:sz w:val="20"/>
            <w:szCs w:val="20"/>
            <w:rtl/>
            <w:lang w:bidi="fa-IR"/>
          </w:rPr>
          <w:t>.</w:t>
        </w:r>
      </w:ins>
      <w:r w:rsidRPr="008F2EDA">
        <w:rPr>
          <w:rFonts w:ascii="B Lotus" w:eastAsia="Calibri" w:hAnsi="B Lotus" w:cs="B Lotus" w:hint="cs"/>
          <w:sz w:val="20"/>
          <w:szCs w:val="20"/>
          <w:rtl/>
          <w:lang w:bidi="fa-IR"/>
        </w:rPr>
        <w:t xml:space="preserve"> حمید</w:t>
      </w:r>
      <w:ins w:id="21021" w:author="Mehrnazi Boojari" w:date="2019-01-22T23:45:00Z">
        <w:r w:rsidR="00E258F9">
          <w:rPr>
            <w:rFonts w:ascii="B Lotus" w:eastAsia="Calibri" w:hAnsi="B Lotus" w:cs="B Lotus" w:hint="cs"/>
            <w:sz w:val="20"/>
            <w:szCs w:val="20"/>
            <w:rtl/>
            <w:lang w:bidi="fa-IR"/>
          </w:rPr>
          <w:t>.</w:t>
        </w:r>
      </w:ins>
      <w:del w:id="21022" w:author="Mehrnazi Boojari" w:date="2019-01-15T23:15:00Z">
        <w:r w:rsidRPr="008F2EDA" w:rsidDel="00FD75E8">
          <w:rPr>
            <w:rFonts w:ascii="B Lotus" w:eastAsia="Calibri" w:hAnsi="B Lotus" w:cs="B Lotus" w:hint="cs"/>
            <w:sz w:val="20"/>
            <w:szCs w:val="20"/>
            <w:rtl/>
            <w:lang w:bidi="fa-IR"/>
          </w:rPr>
          <w:delText xml:space="preserve">. </w:delText>
        </w:r>
      </w:del>
      <w:ins w:id="21023" w:author="Mehrnazi Boojari" w:date="2019-01-15T23:15:00Z">
        <w:r w:rsidR="00FD75E8" w:rsidRPr="008F2EDA">
          <w:rPr>
            <w:rFonts w:ascii="B Lotus" w:eastAsia="Calibri" w:hAnsi="B Lotus" w:cs="B Lotus" w:hint="cs"/>
            <w:sz w:val="20"/>
            <w:szCs w:val="20"/>
            <w:rtl/>
            <w:lang w:bidi="fa-IR"/>
          </w:rPr>
          <w:t xml:space="preserve"> </w:t>
        </w:r>
      </w:ins>
      <w:r w:rsidRPr="008F2EDA">
        <w:rPr>
          <w:rFonts w:ascii="B Lotus" w:eastAsia="Calibri" w:hAnsi="B Lotus" w:cs="B Lotus" w:hint="cs"/>
          <w:sz w:val="20"/>
          <w:szCs w:val="20"/>
          <w:rtl/>
          <w:lang w:bidi="fa-IR"/>
        </w:rPr>
        <w:t>امرایی</w:t>
      </w:r>
      <w:del w:id="21024" w:author="Mehrnazi Boojari" w:date="2019-01-07T09:47:00Z">
        <w:r w:rsidRPr="008F2EDA" w:rsidDel="006F7CCF">
          <w:rPr>
            <w:rFonts w:ascii="B Lotus" w:eastAsia="Calibri" w:hAnsi="B Lotus" w:cs="B Lotus" w:hint="cs"/>
            <w:sz w:val="20"/>
            <w:szCs w:val="20"/>
            <w:rtl/>
            <w:lang w:bidi="fa-IR"/>
          </w:rPr>
          <w:delText xml:space="preserve"> ،</w:delText>
        </w:r>
      </w:del>
      <w:del w:id="21025" w:author="Mehrnazi Boojari" w:date="2019-01-08T02:19:00Z">
        <w:r w:rsidRPr="008F2EDA" w:rsidDel="00011A5C">
          <w:rPr>
            <w:rFonts w:ascii="B Lotus" w:eastAsia="Calibri" w:hAnsi="B Lotus" w:cs="B Lotus" w:hint="cs"/>
            <w:sz w:val="20"/>
            <w:szCs w:val="20"/>
            <w:rtl/>
            <w:lang w:bidi="fa-IR"/>
          </w:rPr>
          <w:delText>ع</w:delText>
        </w:r>
      </w:del>
      <w:ins w:id="21026" w:author="Mehrnazi Boojari" w:date="2019-01-22T23:45:00Z">
        <w:r w:rsidR="00E258F9">
          <w:rPr>
            <w:rFonts w:ascii="B Lotus" w:eastAsia="Calibri" w:hAnsi="B Lotus" w:cs="B Lotus" w:hint="cs"/>
            <w:sz w:val="20"/>
            <w:szCs w:val="20"/>
            <w:rtl/>
            <w:lang w:bidi="fa-IR"/>
          </w:rPr>
          <w:t>.</w:t>
        </w:r>
      </w:ins>
      <w:ins w:id="21027" w:author="Mehrnazi Boojari" w:date="2019-01-08T02:19:00Z">
        <w:r w:rsidR="00011A5C">
          <w:rPr>
            <w:rFonts w:ascii="B Lotus" w:eastAsia="Calibri" w:hAnsi="B Lotus" w:cs="B Lotus" w:hint="cs"/>
            <w:sz w:val="20"/>
            <w:szCs w:val="20"/>
            <w:rtl/>
            <w:lang w:bidi="fa-IR"/>
          </w:rPr>
          <w:t xml:space="preserve"> ع</w:t>
        </w:r>
      </w:ins>
      <w:r w:rsidRPr="008F2EDA">
        <w:rPr>
          <w:rFonts w:ascii="B Lotus" w:eastAsia="Calibri" w:hAnsi="B Lotus" w:cs="B Lotus" w:hint="cs"/>
          <w:sz w:val="20"/>
          <w:szCs w:val="20"/>
          <w:rtl/>
          <w:lang w:bidi="fa-IR"/>
        </w:rPr>
        <w:t>لی</w:t>
      </w:r>
      <w:del w:id="21028" w:author="Mehrnazi Boojari" w:date="2019-01-15T23:16:00Z">
        <w:r w:rsidRPr="008F2EDA" w:rsidDel="00FD75E8">
          <w:rPr>
            <w:rFonts w:ascii="B Lotus" w:eastAsia="Calibri" w:hAnsi="B Lotus" w:cs="B Lotus" w:hint="cs"/>
            <w:sz w:val="20"/>
            <w:szCs w:val="20"/>
            <w:rtl/>
            <w:lang w:bidi="fa-IR"/>
          </w:rPr>
          <w:delText xml:space="preserve">. </w:delText>
        </w:r>
      </w:del>
      <w:ins w:id="21029" w:author="Mehrnazi Boojari" w:date="2019-01-22T23:45:00Z">
        <w:r w:rsidR="00E258F9">
          <w:rPr>
            <w:rFonts w:ascii="B Lotus" w:eastAsia="Calibri" w:hAnsi="B Lotus" w:cs="B Lotus" w:hint="cs"/>
            <w:sz w:val="20"/>
            <w:szCs w:val="20"/>
            <w:rtl/>
            <w:lang w:bidi="fa-IR"/>
          </w:rPr>
          <w:t>.</w:t>
        </w:r>
      </w:ins>
      <w:ins w:id="21030" w:author="Mehrnazi Boojari" w:date="2019-01-15T23:16:00Z">
        <w:r w:rsidR="00FD75E8" w:rsidRPr="008F2EDA">
          <w:rPr>
            <w:rFonts w:ascii="B Lotus" w:eastAsia="Calibri" w:hAnsi="B Lotus" w:cs="B Lotus" w:hint="cs"/>
            <w:sz w:val="20"/>
            <w:szCs w:val="20"/>
            <w:rtl/>
            <w:lang w:bidi="fa-IR"/>
          </w:rPr>
          <w:t xml:space="preserve"> </w:t>
        </w:r>
      </w:ins>
      <w:r w:rsidRPr="008F2EDA">
        <w:rPr>
          <w:rFonts w:ascii="B Lotus" w:eastAsia="Calibri" w:hAnsi="B Lotus" w:cs="B Lotus" w:hint="cs"/>
          <w:sz w:val="20"/>
          <w:szCs w:val="20"/>
          <w:rtl/>
          <w:lang w:bidi="fa-IR"/>
        </w:rPr>
        <w:t>شایان</w:t>
      </w:r>
      <w:del w:id="21031" w:author="Mehrnazi Boojari" w:date="2019-01-10T06:23:00Z">
        <w:r w:rsidRPr="008F2EDA" w:rsidDel="00292B1F">
          <w:rPr>
            <w:rFonts w:ascii="B Lotus" w:eastAsia="Calibri" w:hAnsi="B Lotus" w:cs="B Lotus" w:hint="cs"/>
            <w:sz w:val="20"/>
            <w:szCs w:val="20"/>
            <w:rtl/>
            <w:lang w:bidi="fa-IR"/>
          </w:rPr>
          <w:delText>،م</w:delText>
        </w:r>
      </w:del>
      <w:ins w:id="21032" w:author="Mehrnazi Boojari" w:date="2019-01-22T23:45:00Z">
        <w:r w:rsidR="00E258F9">
          <w:rPr>
            <w:rFonts w:ascii="B Lotus" w:eastAsia="Calibri" w:hAnsi="B Lotus" w:cs="B Lotus" w:hint="cs"/>
            <w:sz w:val="20"/>
            <w:szCs w:val="20"/>
            <w:rtl/>
            <w:lang w:bidi="fa-IR"/>
          </w:rPr>
          <w:t>.</w:t>
        </w:r>
      </w:ins>
      <w:ins w:id="21033" w:author="Mehrnazi Boojari" w:date="2019-01-10T06:23:00Z">
        <w:r w:rsidR="00292B1F">
          <w:rPr>
            <w:rFonts w:ascii="B Lotus" w:eastAsia="Calibri" w:hAnsi="B Lotus" w:cs="B Lotus" w:hint="cs"/>
            <w:sz w:val="20"/>
            <w:szCs w:val="20"/>
            <w:rtl/>
            <w:lang w:bidi="fa-IR"/>
          </w:rPr>
          <w:t xml:space="preserve"> م</w:t>
        </w:r>
      </w:ins>
      <w:r w:rsidRPr="008F2EDA">
        <w:rPr>
          <w:rFonts w:ascii="B Lotus" w:eastAsia="Calibri" w:hAnsi="B Lotus" w:cs="B Lotus" w:hint="cs"/>
          <w:sz w:val="20"/>
          <w:szCs w:val="20"/>
          <w:rtl/>
          <w:lang w:bidi="fa-IR"/>
        </w:rPr>
        <w:t>حسن</w:t>
      </w:r>
      <w:ins w:id="21034" w:author="Mehrnazi Boojari" w:date="2019-01-22T23:42:00Z">
        <w:r w:rsidR="00E258F9">
          <w:rPr>
            <w:rFonts w:ascii="B Lotus" w:eastAsia="Calibri" w:hAnsi="B Lotus" w:cs="B Lotus" w:hint="cs"/>
            <w:sz w:val="20"/>
            <w:szCs w:val="20"/>
            <w:rtl/>
            <w:lang w:bidi="fa-IR"/>
          </w:rPr>
          <w:t>.</w:t>
        </w:r>
      </w:ins>
      <w:del w:id="21035" w:author="Mehrnazi Boojari" w:date="2019-01-15T23:15:00Z">
        <w:r w:rsidRPr="008F2EDA" w:rsidDel="00FD75E8">
          <w:rPr>
            <w:rFonts w:ascii="B Lotus" w:eastAsia="Calibri" w:hAnsi="B Lotus" w:cs="B Lotus" w:hint="cs"/>
            <w:sz w:val="20"/>
            <w:szCs w:val="20"/>
            <w:rtl/>
            <w:lang w:bidi="fa-IR"/>
          </w:rPr>
          <w:delText>.(</w:delText>
        </w:r>
      </w:del>
      <w:ins w:id="21036" w:author="Mehrnazi Boojari" w:date="2019-01-15T23:15:00Z">
        <w:r w:rsidR="00FD75E8">
          <w:rPr>
            <w:rFonts w:ascii="B Lotus" w:eastAsia="Calibri" w:hAnsi="B Lotus" w:cs="B Lotus" w:hint="cs"/>
            <w:sz w:val="20"/>
            <w:szCs w:val="20"/>
            <w:rtl/>
            <w:lang w:bidi="fa-IR"/>
          </w:rPr>
          <w:t xml:space="preserve"> </w:t>
        </w:r>
        <w:r w:rsidR="00FD75E8" w:rsidRPr="008F2EDA">
          <w:rPr>
            <w:rFonts w:ascii="B Lotus" w:eastAsia="Calibri" w:hAnsi="B Lotus" w:cs="B Lotus" w:hint="cs"/>
            <w:sz w:val="20"/>
            <w:szCs w:val="20"/>
            <w:rtl/>
            <w:lang w:bidi="fa-IR"/>
          </w:rPr>
          <w:t>(</w:t>
        </w:r>
      </w:ins>
      <w:r w:rsidRPr="008F2EDA">
        <w:rPr>
          <w:rFonts w:ascii="B Lotus" w:eastAsia="Calibri" w:hAnsi="B Lotus" w:cs="B Lotus" w:hint="cs"/>
          <w:sz w:val="20"/>
          <w:szCs w:val="20"/>
          <w:rtl/>
          <w:lang w:bidi="fa-IR"/>
        </w:rPr>
        <w:t>1395).</w:t>
      </w:r>
      <w:r w:rsidRPr="008F2EDA">
        <w:rPr>
          <w:rFonts w:ascii="B Lotus" w:eastAsia="Calibri" w:hAnsi="B Lotus" w:cs="B Lotus"/>
          <w:color w:val="000000"/>
          <w:sz w:val="20"/>
          <w:szCs w:val="20"/>
          <w:bdr w:val="none" w:sz="0" w:space="0" w:color="auto" w:frame="1"/>
          <w:shd w:val="clear" w:color="auto" w:fill="FAFAFA"/>
        </w:rPr>
        <w:t xml:space="preserve"> </w:t>
      </w:r>
      <w:ins w:id="21037" w:author="Mehrnazi Boojari" w:date="2019-01-15T23:19:00Z">
        <w:r w:rsidR="00BC219F">
          <w:rPr>
            <w:rFonts w:ascii="B Lotus" w:eastAsia="Calibri" w:hAnsi="B Lotus" w:cs="B Lotus" w:hint="cs"/>
            <w:color w:val="000000"/>
            <w:sz w:val="20"/>
            <w:szCs w:val="20"/>
            <w:bdr w:val="none" w:sz="0" w:space="0" w:color="auto" w:frame="1"/>
            <w:shd w:val="clear" w:color="auto" w:fill="FAFAFA"/>
            <w:rtl/>
          </w:rPr>
          <w:t>«</w:t>
        </w:r>
      </w:ins>
      <w:r w:rsidRPr="00BC219F">
        <w:rPr>
          <w:rFonts w:ascii="B Lotus" w:eastAsia="Calibri" w:hAnsi="B Lotus" w:cs="B Lotus"/>
          <w:sz w:val="20"/>
          <w:szCs w:val="20"/>
          <w:rtl/>
        </w:rPr>
        <w:t xml:space="preserve">تحلیل و بررسی </w:t>
      </w:r>
      <w:del w:id="21038" w:author="Mehrnazi Boojari" w:date="2019-01-07T10:18:00Z">
        <w:r w:rsidRPr="00BC219F" w:rsidDel="0028073B">
          <w:rPr>
            <w:rFonts w:ascii="B Lotus" w:eastAsia="Calibri" w:hAnsi="B Lotus" w:cs="B Lotus"/>
            <w:sz w:val="20"/>
            <w:szCs w:val="20"/>
            <w:rtl/>
          </w:rPr>
          <w:delText>شاخص‌ها</w:delText>
        </w:r>
      </w:del>
      <w:ins w:id="21039" w:author="Mehrnazi Boojari" w:date="2019-01-07T10:18:00Z">
        <w:r w:rsidR="0028073B" w:rsidRPr="00BC219F">
          <w:rPr>
            <w:rFonts w:ascii="B Lotus" w:eastAsia="Calibri" w:hAnsi="B Lotus" w:cs="B Lotus"/>
            <w:sz w:val="20"/>
            <w:szCs w:val="20"/>
            <w:rtl/>
          </w:rPr>
          <w:t>شاخص</w:t>
        </w:r>
        <w:r w:rsidR="0028073B" w:rsidRPr="00BC219F">
          <w:rPr>
            <w:rFonts w:ascii="B Lotus" w:eastAsia="Calibri" w:hAnsi="B Lotus" w:cs="B Lotus" w:hint="cs"/>
            <w:sz w:val="20"/>
            <w:szCs w:val="20"/>
            <w:rtl/>
          </w:rPr>
          <w:t>‌</w:t>
        </w:r>
        <w:r w:rsidR="0028073B" w:rsidRPr="00BC219F">
          <w:rPr>
            <w:rFonts w:ascii="B Lotus" w:eastAsia="Calibri" w:hAnsi="B Lotus" w:cs="B Lotus"/>
            <w:sz w:val="20"/>
            <w:szCs w:val="20"/>
            <w:rtl/>
          </w:rPr>
          <w:t>ها</w:t>
        </w:r>
      </w:ins>
      <w:r w:rsidRPr="00BC219F">
        <w:rPr>
          <w:rFonts w:ascii="B Lotus" w:eastAsia="Calibri" w:hAnsi="B Lotus" w:cs="B Lotus"/>
          <w:sz w:val="20"/>
          <w:szCs w:val="20"/>
          <w:rtl/>
        </w:rPr>
        <w:t>ی پایداری مسکن در مناطق روستایی</w:t>
      </w:r>
      <w:ins w:id="21040" w:author="Mehrnazi Boojari" w:date="2019-01-15T23:20:00Z">
        <w:r w:rsidR="00BC219F">
          <w:rPr>
            <w:rFonts w:ascii="B Lotus" w:eastAsia="Calibri" w:hAnsi="B Lotus" w:cs="B Lotus" w:hint="cs"/>
            <w:sz w:val="20"/>
            <w:szCs w:val="20"/>
            <w:rtl/>
          </w:rPr>
          <w:t>»</w:t>
        </w:r>
      </w:ins>
      <w:r w:rsidRPr="008F2EDA">
        <w:rPr>
          <w:rFonts w:ascii="B Lotus" w:eastAsia="Calibri" w:hAnsi="B Lotus" w:cs="B Lotus"/>
          <w:sz w:val="20"/>
          <w:szCs w:val="20"/>
          <w:rtl/>
        </w:rPr>
        <w:t xml:space="preserve"> (مطالعه موردی: دهستان معمولان شهرستان پلدختر)</w:t>
      </w:r>
      <w:del w:id="21041" w:author="Mehrnazi Boojari" w:date="2019-01-07T10:12:00Z">
        <w:r w:rsidRPr="008F2EDA" w:rsidDel="00A31D6F">
          <w:rPr>
            <w:rFonts w:ascii="B Lotus" w:eastAsia="Calibri" w:hAnsi="B Lotus" w:cs="B Lotus" w:hint="cs"/>
            <w:sz w:val="20"/>
            <w:szCs w:val="20"/>
            <w:rtl/>
            <w:lang w:bidi="fa-IR"/>
          </w:rPr>
          <w:delText xml:space="preserve"> .</w:delText>
        </w:r>
      </w:del>
      <w:del w:id="21042" w:author="Mehrnazi Boojari" w:date="2019-01-07T12:17:00Z">
        <w:r w:rsidRPr="008F2EDA" w:rsidDel="002F77AF">
          <w:rPr>
            <w:rFonts w:ascii="B Lotus" w:eastAsia="Calibri" w:hAnsi="B Lotus" w:cs="B Lotus" w:hint="cs"/>
            <w:sz w:val="20"/>
            <w:szCs w:val="20"/>
            <w:rtl/>
            <w:lang w:bidi="fa-IR"/>
          </w:rPr>
          <w:delText>ف</w:delText>
        </w:r>
      </w:del>
      <w:ins w:id="21043" w:author="Mehrnazi Boojari" w:date="2019-01-07T12:17:00Z">
        <w:r w:rsidR="002F77AF">
          <w:rPr>
            <w:rFonts w:ascii="B Lotus" w:eastAsia="Calibri" w:hAnsi="B Lotus" w:cs="B Lotus" w:hint="cs"/>
            <w:sz w:val="20"/>
            <w:szCs w:val="20"/>
            <w:rtl/>
            <w:lang w:bidi="fa-IR"/>
          </w:rPr>
          <w:t xml:space="preserve">. </w:t>
        </w:r>
        <w:r w:rsidR="002F77AF" w:rsidRPr="00BC219F">
          <w:rPr>
            <w:rFonts w:ascii="B Lotus" w:eastAsia="Calibri" w:hAnsi="B Lotus" w:cs="B Lotus" w:hint="cs"/>
            <w:i/>
            <w:iCs/>
            <w:sz w:val="20"/>
            <w:szCs w:val="20"/>
            <w:rtl/>
            <w:lang w:bidi="fa-IR"/>
            <w:rPrChange w:id="21044" w:author="Mehrnazi Boojari" w:date="2019-01-15T23:20:00Z">
              <w:rPr>
                <w:rFonts w:ascii="B Lotus" w:eastAsia="Calibri" w:hAnsi="B Lotus" w:cs="B Lotus" w:hint="cs"/>
                <w:bCs/>
                <w:noProof/>
                <w:sz w:val="20"/>
                <w:szCs w:val="20"/>
                <w:rtl/>
                <w:lang w:bidi="fa-IR"/>
              </w:rPr>
            </w:rPrChange>
          </w:rPr>
          <w:t>ف</w:t>
        </w:r>
      </w:ins>
      <w:r w:rsidRPr="00BC219F">
        <w:rPr>
          <w:rFonts w:ascii="B Lotus" w:eastAsia="Calibri" w:hAnsi="B Lotus" w:cs="B Lotus" w:hint="cs"/>
          <w:i/>
          <w:iCs/>
          <w:sz w:val="20"/>
          <w:szCs w:val="20"/>
          <w:rtl/>
          <w:lang w:bidi="fa-IR"/>
          <w:rPrChange w:id="21045" w:author="Mehrnazi Boojari" w:date="2019-01-15T23:20:00Z">
            <w:rPr>
              <w:rFonts w:ascii="B Lotus" w:eastAsia="Calibri" w:hAnsi="B Lotus" w:cs="B Lotus" w:hint="cs"/>
              <w:bCs/>
              <w:noProof/>
              <w:sz w:val="20"/>
              <w:szCs w:val="20"/>
              <w:rtl/>
              <w:lang w:bidi="fa-IR"/>
            </w:rPr>
          </w:rPrChange>
        </w:rPr>
        <w:t>صل</w:t>
      </w:r>
      <w:ins w:id="21046" w:author="Mehrnazi Boojari" w:date="2019-01-15T23:15:00Z">
        <w:r w:rsidR="00FD75E8" w:rsidRPr="00BC219F">
          <w:rPr>
            <w:rFonts w:ascii="B Lotus" w:eastAsia="Calibri" w:hAnsi="B Lotus" w:cs="B Nazanin" w:hint="cs"/>
            <w:i/>
            <w:iCs/>
            <w:sz w:val="20"/>
            <w:szCs w:val="20"/>
            <w:lang w:bidi="fa-IR"/>
            <w:rPrChange w:id="21047" w:author="Mehrnazi Boojari" w:date="2019-01-15T23:20:00Z">
              <w:rPr>
                <w:rFonts w:ascii="B Lotus" w:eastAsia="Calibri" w:hAnsi="B Lotus" w:cs="B Nazanin" w:hint="cs"/>
                <w:bCs/>
                <w:noProof/>
                <w:sz w:val="20"/>
                <w:szCs w:val="20"/>
                <w:lang w:bidi="fa-IR"/>
              </w:rPr>
            </w:rPrChange>
          </w:rPr>
          <w:t>‌</w:t>
        </w:r>
      </w:ins>
      <w:r w:rsidRPr="00BC219F">
        <w:rPr>
          <w:rFonts w:ascii="B Lotus" w:eastAsia="Calibri" w:hAnsi="B Lotus" w:cs="B Lotus" w:hint="cs"/>
          <w:i/>
          <w:iCs/>
          <w:sz w:val="20"/>
          <w:szCs w:val="20"/>
          <w:rtl/>
          <w:lang w:bidi="fa-IR"/>
          <w:rPrChange w:id="21048" w:author="Mehrnazi Boojari" w:date="2019-01-15T23:20:00Z">
            <w:rPr>
              <w:rFonts w:ascii="B Lotus" w:eastAsia="Calibri" w:hAnsi="B Lotus" w:cs="B Lotus" w:hint="cs"/>
              <w:bCs/>
              <w:noProof/>
              <w:sz w:val="20"/>
              <w:szCs w:val="20"/>
              <w:rtl/>
              <w:lang w:bidi="fa-IR"/>
            </w:rPr>
          </w:rPrChange>
        </w:rPr>
        <w:t>نامه</w:t>
      </w:r>
      <w:r w:rsidRPr="00BC219F">
        <w:rPr>
          <w:rFonts w:ascii="B Lotus" w:eastAsia="Calibri" w:hAnsi="B Lotus" w:cs="B Lotus"/>
          <w:i/>
          <w:iCs/>
          <w:sz w:val="20"/>
          <w:szCs w:val="20"/>
          <w:rtl/>
          <w:lang w:bidi="fa-IR"/>
          <w:rPrChange w:id="21049" w:author="Mehrnazi Boojari" w:date="2019-01-15T23:20:00Z">
            <w:rPr>
              <w:rFonts w:ascii="B Lotus" w:eastAsia="Calibri" w:hAnsi="B Lotus" w:cs="B Lotus"/>
              <w:bCs/>
              <w:noProof/>
              <w:sz w:val="20"/>
              <w:szCs w:val="20"/>
              <w:rtl/>
              <w:lang w:bidi="fa-IR"/>
            </w:rPr>
          </w:rPrChange>
        </w:rPr>
        <w:t xml:space="preserve"> </w:t>
      </w:r>
      <w:r w:rsidRPr="00BC219F">
        <w:rPr>
          <w:rFonts w:ascii="B Lotus" w:eastAsia="Calibri" w:hAnsi="B Lotus" w:cs="B Lotus" w:hint="cs"/>
          <w:i/>
          <w:iCs/>
          <w:sz w:val="20"/>
          <w:szCs w:val="20"/>
          <w:rtl/>
          <w:lang w:bidi="fa-IR"/>
          <w:rPrChange w:id="21050" w:author="Mehrnazi Boojari" w:date="2019-01-15T23:20:00Z">
            <w:rPr>
              <w:rFonts w:ascii="B Lotus" w:eastAsia="Calibri" w:hAnsi="B Lotus" w:cs="B Lotus" w:hint="cs"/>
              <w:bCs/>
              <w:noProof/>
              <w:sz w:val="20"/>
              <w:szCs w:val="20"/>
              <w:rtl/>
              <w:lang w:bidi="fa-IR"/>
            </w:rPr>
          </w:rPrChange>
        </w:rPr>
        <w:t>تحقیقات</w:t>
      </w:r>
      <w:r w:rsidRPr="00BC219F">
        <w:rPr>
          <w:rFonts w:ascii="B Lotus" w:eastAsia="Calibri" w:hAnsi="B Lotus" w:cs="B Lotus"/>
          <w:i/>
          <w:iCs/>
          <w:sz w:val="20"/>
          <w:szCs w:val="20"/>
          <w:rtl/>
          <w:lang w:bidi="fa-IR"/>
          <w:rPrChange w:id="21051" w:author="Mehrnazi Boojari" w:date="2019-01-15T23:20:00Z">
            <w:rPr>
              <w:rFonts w:ascii="B Lotus" w:eastAsia="Calibri" w:hAnsi="B Lotus" w:cs="B Lotus"/>
              <w:bCs/>
              <w:noProof/>
              <w:sz w:val="20"/>
              <w:szCs w:val="20"/>
              <w:rtl/>
              <w:lang w:bidi="fa-IR"/>
            </w:rPr>
          </w:rPrChange>
        </w:rPr>
        <w:t xml:space="preserve"> </w:t>
      </w:r>
      <w:r w:rsidRPr="00BC219F">
        <w:rPr>
          <w:rFonts w:ascii="B Lotus" w:eastAsia="Calibri" w:hAnsi="B Lotus" w:cs="B Lotus" w:hint="cs"/>
          <w:i/>
          <w:iCs/>
          <w:sz w:val="20"/>
          <w:szCs w:val="20"/>
          <w:rtl/>
          <w:lang w:bidi="fa-IR"/>
          <w:rPrChange w:id="21052" w:author="Mehrnazi Boojari" w:date="2019-01-15T23:20:00Z">
            <w:rPr>
              <w:rFonts w:ascii="B Lotus" w:eastAsia="Calibri" w:hAnsi="B Lotus" w:cs="B Lotus" w:hint="cs"/>
              <w:bCs/>
              <w:noProof/>
              <w:sz w:val="20"/>
              <w:szCs w:val="20"/>
              <w:rtl/>
              <w:lang w:bidi="fa-IR"/>
            </w:rPr>
          </w:rPrChange>
        </w:rPr>
        <w:t>جغرافیایی</w:t>
      </w:r>
      <w:del w:id="21053" w:author="Mehrnazi Boojari" w:date="2019-01-07T22:25:00Z">
        <w:r w:rsidRPr="008F2EDA" w:rsidDel="00051F26">
          <w:rPr>
            <w:rFonts w:ascii="B Lotus" w:eastAsia="Calibri" w:hAnsi="B Lotus" w:cs="B Lotus" w:hint="cs"/>
            <w:sz w:val="20"/>
            <w:szCs w:val="20"/>
            <w:rtl/>
            <w:lang w:bidi="fa-IR"/>
          </w:rPr>
          <w:delText>.ش</w:delText>
        </w:r>
      </w:del>
      <w:ins w:id="21054" w:author="Mehrnazi Boojari" w:date="2019-01-07T22:25:00Z">
        <w:r w:rsidR="00051F26">
          <w:rPr>
            <w:rFonts w:ascii="B Lotus" w:eastAsia="Calibri" w:hAnsi="B Lotus" w:cs="B Lotus" w:hint="cs"/>
            <w:sz w:val="20"/>
            <w:szCs w:val="20"/>
            <w:rtl/>
            <w:lang w:bidi="fa-IR"/>
          </w:rPr>
          <w:t xml:space="preserve">. </w:t>
        </w:r>
      </w:ins>
      <w:del w:id="21055" w:author="Mehrnazi Boojari" w:date="2019-01-15T23:20:00Z">
        <w:r w:rsidRPr="008F2EDA" w:rsidDel="00BC219F">
          <w:rPr>
            <w:rFonts w:ascii="B Lotus" w:eastAsia="Calibri" w:hAnsi="B Lotus" w:cs="B Lotus" w:hint="cs"/>
            <w:sz w:val="20"/>
            <w:szCs w:val="20"/>
            <w:rtl/>
            <w:lang w:bidi="fa-IR"/>
          </w:rPr>
          <w:delText xml:space="preserve"> </w:delText>
        </w:r>
      </w:del>
      <w:ins w:id="21056" w:author="Mehrnazi Boojari" w:date="2019-01-15T23:20:00Z">
        <w:r w:rsidR="00BC219F">
          <w:rPr>
            <w:rFonts w:ascii="B Lotus" w:eastAsia="Calibri" w:hAnsi="B Lotus" w:cs="B Lotus" w:hint="cs"/>
            <w:sz w:val="20"/>
            <w:szCs w:val="20"/>
            <w:rtl/>
            <w:lang w:bidi="fa-IR"/>
          </w:rPr>
          <w:t>ش</w:t>
        </w:r>
      </w:ins>
      <w:ins w:id="21057" w:author="Mehrnazi Boojari" w:date="2019-01-22T23:44:00Z">
        <w:r w:rsidR="00E258F9">
          <w:rPr>
            <w:rFonts w:ascii="B Lotus" w:eastAsia="Calibri" w:hAnsi="B Lotus" w:cs="B Lotus" w:hint="cs"/>
            <w:sz w:val="20"/>
            <w:szCs w:val="20"/>
            <w:rtl/>
            <w:lang w:bidi="fa-IR"/>
          </w:rPr>
          <w:t>ماره</w:t>
        </w:r>
      </w:ins>
      <w:ins w:id="21058" w:author="Mehrnazi Boojari" w:date="2019-01-15T23:20:00Z">
        <w:r w:rsidR="00BC219F">
          <w:rPr>
            <w:rFonts w:ascii="B Lotus" w:eastAsia="Calibri" w:hAnsi="B Lotus" w:cs="Times New Roman" w:hint="eastAsia"/>
            <w:sz w:val="20"/>
            <w:szCs w:val="20"/>
            <w:rtl/>
            <w:lang w:bidi="fa-IR"/>
          </w:rPr>
          <w:t> </w:t>
        </w:r>
      </w:ins>
      <w:r w:rsidRPr="008F2EDA">
        <w:rPr>
          <w:rFonts w:ascii="B Lotus" w:eastAsia="Calibri" w:hAnsi="B Lotus" w:cs="B Lotus" w:hint="cs"/>
          <w:sz w:val="20"/>
          <w:szCs w:val="20"/>
          <w:rtl/>
          <w:lang w:bidi="fa-IR"/>
        </w:rPr>
        <w:t>31.</w:t>
      </w:r>
      <w:ins w:id="21059" w:author="Mehrnazi Boojari" w:date="2019-01-08T00:16:00Z">
        <w:r w:rsidR="000358B4">
          <w:rPr>
            <w:rFonts w:ascii="B Lotus" w:eastAsia="Calibri" w:hAnsi="B Lotus" w:cs="B Lotus" w:hint="cs"/>
            <w:sz w:val="20"/>
            <w:szCs w:val="20"/>
            <w:rtl/>
            <w:lang w:bidi="fa-IR"/>
          </w:rPr>
          <w:t xml:space="preserve"> </w:t>
        </w:r>
      </w:ins>
      <w:del w:id="21060" w:author="Mehrnazi Boojari" w:date="2019-01-15T23:15:00Z">
        <w:r w:rsidRPr="008F2EDA" w:rsidDel="00FD75E8">
          <w:rPr>
            <w:rFonts w:ascii="B Lotus" w:eastAsia="Calibri" w:hAnsi="B Lotus" w:cs="B Lotus" w:hint="cs"/>
            <w:sz w:val="20"/>
            <w:szCs w:val="20"/>
            <w:rtl/>
            <w:lang w:bidi="fa-IR"/>
          </w:rPr>
          <w:delText>صص59</w:delText>
        </w:r>
      </w:del>
      <w:ins w:id="21061" w:author="Mehrnazi Boojari" w:date="2019-01-15T23:15:00Z">
        <w:r w:rsidR="00FD75E8" w:rsidRPr="008F2EDA">
          <w:rPr>
            <w:rFonts w:ascii="B Lotus" w:eastAsia="Calibri" w:hAnsi="B Lotus" w:cs="B Lotus" w:hint="cs"/>
            <w:sz w:val="20"/>
            <w:szCs w:val="20"/>
            <w:rtl/>
            <w:lang w:bidi="fa-IR"/>
          </w:rPr>
          <w:t>ص</w:t>
        </w:r>
        <w:r w:rsidR="00FD75E8">
          <w:rPr>
            <w:rFonts w:ascii="B Lotus" w:eastAsia="Calibri" w:hAnsi="B Lotus" w:cs="B Lotus" w:hint="cs"/>
            <w:sz w:val="20"/>
            <w:szCs w:val="20"/>
            <w:rtl/>
            <w:lang w:bidi="fa-IR"/>
          </w:rPr>
          <w:t xml:space="preserve"> </w:t>
        </w:r>
        <w:r w:rsidR="00FD75E8" w:rsidRPr="008F2EDA">
          <w:rPr>
            <w:rFonts w:ascii="B Lotus" w:eastAsia="Calibri" w:hAnsi="B Lotus" w:cs="B Lotus" w:hint="cs"/>
            <w:sz w:val="20"/>
            <w:szCs w:val="20"/>
            <w:rtl/>
            <w:lang w:bidi="fa-IR"/>
          </w:rPr>
          <w:t>59</w:t>
        </w:r>
      </w:ins>
      <w:r w:rsidRPr="008F2EDA">
        <w:rPr>
          <w:rFonts w:ascii="B Lotus" w:eastAsia="Calibri" w:hAnsi="B Lotus" w:cs="B Lotus" w:hint="cs"/>
          <w:sz w:val="20"/>
          <w:szCs w:val="20"/>
          <w:rtl/>
          <w:lang w:bidi="fa-IR"/>
        </w:rPr>
        <w:t>-66.</w:t>
      </w:r>
    </w:p>
    <w:p w14:paraId="741C36CF" w14:textId="20E4581C" w:rsidR="008F2EDA" w:rsidRPr="008F2EDA" w:rsidRDefault="008F2EDA" w:rsidP="00206DD9">
      <w:pPr>
        <w:bidi/>
        <w:jc w:val="both"/>
        <w:rPr>
          <w:rFonts w:ascii="B Lotus" w:eastAsia="Calibri" w:hAnsi="B Lotus" w:cs="B Lotus"/>
          <w:sz w:val="20"/>
          <w:szCs w:val="20"/>
          <w:lang w:bidi="fa-IR"/>
        </w:rPr>
      </w:pPr>
      <w:r w:rsidRPr="008F2EDA">
        <w:rPr>
          <w:rFonts w:ascii="B Lotus" w:eastAsia="Calibri" w:hAnsi="B Lotus" w:cs="B Lotus" w:hint="cs"/>
          <w:sz w:val="20"/>
          <w:szCs w:val="20"/>
          <w:rtl/>
        </w:rPr>
        <w:t>بنیاد مسکن انقلاب اسلامی</w:t>
      </w:r>
      <w:ins w:id="21062" w:author="Mehrnazi Boojari" w:date="2019-01-22T23:43:00Z">
        <w:r w:rsidR="00E258F9">
          <w:rPr>
            <w:rFonts w:ascii="B Lotus" w:eastAsia="Calibri" w:hAnsi="B Lotus" w:cs="B Lotus" w:hint="cs"/>
            <w:sz w:val="20"/>
            <w:szCs w:val="20"/>
            <w:rtl/>
          </w:rPr>
          <w:t>.</w:t>
        </w:r>
      </w:ins>
      <w:del w:id="21063" w:author="Mehrnazi Boojari" w:date="2019-01-15T23:17:00Z">
        <w:r w:rsidRPr="008F2EDA" w:rsidDel="00206DD9">
          <w:rPr>
            <w:rFonts w:ascii="B Lotus" w:eastAsia="Calibri" w:hAnsi="B Lotus" w:cs="B Lotus" w:hint="cs"/>
            <w:sz w:val="20"/>
            <w:szCs w:val="20"/>
            <w:rtl/>
          </w:rPr>
          <w:delText>.(</w:delText>
        </w:r>
      </w:del>
      <w:ins w:id="21064" w:author="Mehrnazi Boojari" w:date="2019-01-15T23:17:00Z">
        <w:r w:rsidR="00206DD9">
          <w:rPr>
            <w:rFonts w:ascii="B Lotus" w:eastAsia="Calibri" w:hAnsi="B Lotus" w:cs="B Lotus" w:hint="cs"/>
            <w:sz w:val="20"/>
            <w:szCs w:val="20"/>
            <w:rtl/>
          </w:rPr>
          <w:t xml:space="preserve"> </w:t>
        </w:r>
        <w:r w:rsidR="00206DD9" w:rsidRPr="008F2EDA">
          <w:rPr>
            <w:rFonts w:ascii="B Lotus" w:eastAsia="Calibri" w:hAnsi="B Lotus" w:cs="B Lotus" w:hint="cs"/>
            <w:sz w:val="20"/>
            <w:szCs w:val="20"/>
            <w:rtl/>
          </w:rPr>
          <w:t>(</w:t>
        </w:r>
      </w:ins>
      <w:r w:rsidRPr="008F2EDA">
        <w:rPr>
          <w:rFonts w:ascii="B Lotus" w:eastAsia="Calibri" w:hAnsi="B Lotus" w:cs="B Lotus" w:hint="cs"/>
          <w:sz w:val="20"/>
          <w:szCs w:val="20"/>
          <w:rtl/>
        </w:rPr>
        <w:t>1393)</w:t>
      </w:r>
      <w:del w:id="21065" w:author="Mehrnazi Boojari" w:date="2019-01-07T10:49:00Z">
        <w:r w:rsidRPr="008F2EDA" w:rsidDel="006A1F1D">
          <w:rPr>
            <w:rFonts w:ascii="B Lotus" w:eastAsia="Calibri" w:hAnsi="B Lotus" w:cs="B Lotus" w:hint="cs"/>
            <w:sz w:val="20"/>
            <w:szCs w:val="20"/>
            <w:rtl/>
          </w:rPr>
          <w:delText>.ا</w:delText>
        </w:r>
      </w:del>
      <w:ins w:id="21066" w:author="Mehrnazi Boojari" w:date="2019-01-07T10:49:00Z">
        <w:r w:rsidR="006A1F1D">
          <w:rPr>
            <w:rFonts w:ascii="B Lotus" w:eastAsia="Calibri" w:hAnsi="B Lotus" w:cs="B Lotus" w:hint="cs"/>
            <w:sz w:val="20"/>
            <w:szCs w:val="20"/>
            <w:rtl/>
          </w:rPr>
          <w:t xml:space="preserve">. </w:t>
        </w:r>
        <w:r w:rsidR="006A1F1D" w:rsidRPr="00206DD9">
          <w:rPr>
            <w:rFonts w:ascii="B Lotus" w:eastAsia="Calibri" w:hAnsi="B Lotus" w:cs="B Lotus" w:hint="cs"/>
            <w:i/>
            <w:iCs/>
            <w:sz w:val="20"/>
            <w:szCs w:val="20"/>
            <w:rtl/>
            <w:rPrChange w:id="21067" w:author="Mehrnazi Boojari" w:date="2019-01-15T23:17:00Z">
              <w:rPr>
                <w:rFonts w:ascii="B Lotus" w:eastAsia="Calibri" w:hAnsi="B Lotus" w:cs="B Lotus" w:hint="cs"/>
                <w:bCs/>
                <w:noProof/>
                <w:sz w:val="20"/>
                <w:szCs w:val="20"/>
                <w:rtl/>
                <w:lang w:bidi="fa-IR"/>
              </w:rPr>
            </w:rPrChange>
          </w:rPr>
          <w:t>ا</w:t>
        </w:r>
      </w:ins>
      <w:r w:rsidRPr="00206DD9">
        <w:rPr>
          <w:rFonts w:ascii="B Lotus" w:eastAsia="Calibri" w:hAnsi="B Lotus" w:cs="B Lotus" w:hint="cs"/>
          <w:i/>
          <w:iCs/>
          <w:sz w:val="20"/>
          <w:szCs w:val="20"/>
          <w:rtl/>
          <w:rPrChange w:id="21068" w:author="Mehrnazi Boojari" w:date="2019-01-15T23:17:00Z">
            <w:rPr>
              <w:rFonts w:ascii="B Lotus" w:eastAsia="Calibri" w:hAnsi="B Lotus" w:cs="B Lotus" w:hint="cs"/>
              <w:bCs/>
              <w:noProof/>
              <w:sz w:val="20"/>
              <w:szCs w:val="20"/>
              <w:rtl/>
              <w:lang w:bidi="fa-IR"/>
            </w:rPr>
          </w:rPrChange>
        </w:rPr>
        <w:t>رزشیابی</w:t>
      </w:r>
      <w:r w:rsidRPr="00206DD9">
        <w:rPr>
          <w:rFonts w:ascii="B Lotus" w:eastAsia="Calibri" w:hAnsi="B Lotus" w:cs="B Lotus"/>
          <w:i/>
          <w:iCs/>
          <w:sz w:val="20"/>
          <w:szCs w:val="20"/>
          <w:rtl/>
          <w:rPrChange w:id="21069" w:author="Mehrnazi Boojari" w:date="2019-01-15T23:17:00Z">
            <w:rPr>
              <w:rFonts w:ascii="B Lotus" w:eastAsia="Calibri" w:hAnsi="B Lotus" w:cs="B Lotus"/>
              <w:bCs/>
              <w:noProof/>
              <w:sz w:val="20"/>
              <w:szCs w:val="20"/>
              <w:rtl/>
              <w:lang w:bidi="fa-IR"/>
            </w:rPr>
          </w:rPrChange>
        </w:rPr>
        <w:t xml:space="preserve"> </w:t>
      </w:r>
      <w:r w:rsidRPr="00206DD9">
        <w:rPr>
          <w:rFonts w:ascii="B Lotus" w:eastAsia="Calibri" w:hAnsi="B Lotus" w:cs="B Lotus" w:hint="cs"/>
          <w:i/>
          <w:iCs/>
          <w:sz w:val="20"/>
          <w:szCs w:val="20"/>
          <w:rtl/>
          <w:rPrChange w:id="21070" w:author="Mehrnazi Boojari" w:date="2019-01-15T23:17:00Z">
            <w:rPr>
              <w:rFonts w:ascii="B Lotus" w:eastAsia="Calibri" w:hAnsi="B Lotus" w:cs="B Lotus" w:hint="cs"/>
              <w:bCs/>
              <w:noProof/>
              <w:sz w:val="20"/>
              <w:szCs w:val="20"/>
              <w:rtl/>
              <w:lang w:bidi="fa-IR"/>
            </w:rPr>
          </w:rPrChange>
        </w:rPr>
        <w:t>اثرات</w:t>
      </w:r>
      <w:r w:rsidRPr="00206DD9">
        <w:rPr>
          <w:rFonts w:ascii="B Lotus" w:eastAsia="Calibri" w:hAnsi="B Lotus" w:cs="B Lotus"/>
          <w:i/>
          <w:iCs/>
          <w:sz w:val="20"/>
          <w:szCs w:val="20"/>
          <w:rtl/>
          <w:rPrChange w:id="21071" w:author="Mehrnazi Boojari" w:date="2019-01-15T23:17:00Z">
            <w:rPr>
              <w:rFonts w:ascii="B Lotus" w:eastAsia="Calibri" w:hAnsi="B Lotus" w:cs="B Lotus"/>
              <w:bCs/>
              <w:noProof/>
              <w:sz w:val="20"/>
              <w:szCs w:val="20"/>
              <w:rtl/>
              <w:lang w:bidi="fa-IR"/>
            </w:rPr>
          </w:rPrChange>
        </w:rPr>
        <w:t xml:space="preserve"> </w:t>
      </w:r>
      <w:r w:rsidRPr="00206DD9">
        <w:rPr>
          <w:rFonts w:ascii="B Lotus" w:eastAsia="Calibri" w:hAnsi="B Lotus" w:cs="B Lotus" w:hint="cs"/>
          <w:i/>
          <w:iCs/>
          <w:sz w:val="20"/>
          <w:szCs w:val="20"/>
          <w:rtl/>
          <w:rPrChange w:id="21072" w:author="Mehrnazi Boojari" w:date="2019-01-15T23:17:00Z">
            <w:rPr>
              <w:rFonts w:ascii="B Lotus" w:eastAsia="Calibri" w:hAnsi="B Lotus" w:cs="B Lotus" w:hint="cs"/>
              <w:bCs/>
              <w:noProof/>
              <w:sz w:val="20"/>
              <w:szCs w:val="20"/>
              <w:rtl/>
              <w:lang w:bidi="fa-IR"/>
            </w:rPr>
          </w:rPrChange>
        </w:rPr>
        <w:t>اجرای</w:t>
      </w:r>
      <w:r w:rsidRPr="00206DD9">
        <w:rPr>
          <w:rFonts w:ascii="B Lotus" w:eastAsia="Calibri" w:hAnsi="B Lotus" w:cs="B Lotus"/>
          <w:i/>
          <w:iCs/>
          <w:sz w:val="20"/>
          <w:szCs w:val="20"/>
          <w:rtl/>
          <w:rPrChange w:id="21073" w:author="Mehrnazi Boojari" w:date="2019-01-15T23:17:00Z">
            <w:rPr>
              <w:rFonts w:ascii="B Lotus" w:eastAsia="Calibri" w:hAnsi="B Lotus" w:cs="B Lotus"/>
              <w:bCs/>
              <w:noProof/>
              <w:sz w:val="20"/>
              <w:szCs w:val="20"/>
              <w:rtl/>
              <w:lang w:bidi="fa-IR"/>
            </w:rPr>
          </w:rPrChange>
        </w:rPr>
        <w:t xml:space="preserve"> </w:t>
      </w:r>
      <w:r w:rsidRPr="00206DD9">
        <w:rPr>
          <w:rFonts w:ascii="B Lotus" w:eastAsia="Calibri" w:hAnsi="B Lotus" w:cs="B Lotus" w:hint="cs"/>
          <w:i/>
          <w:iCs/>
          <w:sz w:val="20"/>
          <w:szCs w:val="20"/>
          <w:rtl/>
          <w:rPrChange w:id="21074" w:author="Mehrnazi Boojari" w:date="2019-01-15T23:17:00Z">
            <w:rPr>
              <w:rFonts w:ascii="B Lotus" w:eastAsia="Calibri" w:hAnsi="B Lotus" w:cs="B Lotus" w:hint="cs"/>
              <w:bCs/>
              <w:noProof/>
              <w:sz w:val="20"/>
              <w:szCs w:val="20"/>
              <w:rtl/>
              <w:lang w:bidi="fa-IR"/>
            </w:rPr>
          </w:rPrChange>
        </w:rPr>
        <w:t>طرح</w:t>
      </w:r>
      <w:r w:rsidRPr="00206DD9">
        <w:rPr>
          <w:rFonts w:ascii="B Lotus" w:eastAsia="Calibri" w:hAnsi="B Lotus" w:cs="B Lotus"/>
          <w:i/>
          <w:iCs/>
          <w:sz w:val="20"/>
          <w:szCs w:val="20"/>
          <w:rtl/>
          <w:rPrChange w:id="21075" w:author="Mehrnazi Boojari" w:date="2019-01-15T23:17:00Z">
            <w:rPr>
              <w:rFonts w:ascii="B Lotus" w:eastAsia="Calibri" w:hAnsi="B Lotus" w:cs="B Lotus"/>
              <w:bCs/>
              <w:noProof/>
              <w:sz w:val="20"/>
              <w:szCs w:val="20"/>
              <w:rtl/>
              <w:lang w:bidi="fa-IR"/>
            </w:rPr>
          </w:rPrChange>
        </w:rPr>
        <w:t xml:space="preserve"> </w:t>
      </w:r>
      <w:r w:rsidRPr="00206DD9">
        <w:rPr>
          <w:rFonts w:ascii="B Lotus" w:eastAsia="Calibri" w:hAnsi="B Lotus" w:cs="B Lotus" w:hint="cs"/>
          <w:i/>
          <w:iCs/>
          <w:sz w:val="20"/>
          <w:szCs w:val="20"/>
          <w:rtl/>
          <w:rPrChange w:id="21076" w:author="Mehrnazi Boojari" w:date="2019-01-15T23:17:00Z">
            <w:rPr>
              <w:rFonts w:ascii="B Lotus" w:eastAsia="Calibri" w:hAnsi="B Lotus" w:cs="B Lotus" w:hint="cs"/>
              <w:bCs/>
              <w:noProof/>
              <w:sz w:val="20"/>
              <w:szCs w:val="20"/>
              <w:rtl/>
              <w:lang w:bidi="fa-IR"/>
            </w:rPr>
          </w:rPrChange>
        </w:rPr>
        <w:t>هادی</w:t>
      </w:r>
      <w:r w:rsidRPr="00206DD9">
        <w:rPr>
          <w:rFonts w:ascii="B Lotus" w:eastAsia="Calibri" w:hAnsi="B Lotus" w:cs="B Lotus"/>
          <w:i/>
          <w:iCs/>
          <w:sz w:val="20"/>
          <w:szCs w:val="20"/>
          <w:rtl/>
          <w:rPrChange w:id="21077" w:author="Mehrnazi Boojari" w:date="2019-01-15T23:17:00Z">
            <w:rPr>
              <w:rFonts w:ascii="B Lotus" w:eastAsia="Calibri" w:hAnsi="B Lotus" w:cs="B Lotus"/>
              <w:bCs/>
              <w:noProof/>
              <w:sz w:val="20"/>
              <w:szCs w:val="20"/>
              <w:rtl/>
              <w:lang w:bidi="fa-IR"/>
            </w:rPr>
          </w:rPrChange>
        </w:rPr>
        <w:t xml:space="preserve"> </w:t>
      </w:r>
      <w:r w:rsidRPr="00206DD9">
        <w:rPr>
          <w:rFonts w:ascii="B Lotus" w:eastAsia="Calibri" w:hAnsi="B Lotus" w:cs="B Lotus" w:hint="cs"/>
          <w:i/>
          <w:iCs/>
          <w:sz w:val="20"/>
          <w:szCs w:val="20"/>
          <w:rtl/>
          <w:rPrChange w:id="21078" w:author="Mehrnazi Boojari" w:date="2019-01-15T23:17:00Z">
            <w:rPr>
              <w:rFonts w:ascii="B Lotus" w:eastAsia="Calibri" w:hAnsi="B Lotus" w:cs="B Lotus" w:hint="cs"/>
              <w:bCs/>
              <w:noProof/>
              <w:sz w:val="20"/>
              <w:szCs w:val="20"/>
              <w:rtl/>
              <w:lang w:bidi="fa-IR"/>
            </w:rPr>
          </w:rPrChange>
        </w:rPr>
        <w:t>روستایی</w:t>
      </w:r>
      <w:del w:id="21079" w:author="Mehrnazi Boojari" w:date="2019-01-07T09:50:00Z">
        <w:r w:rsidRPr="008F2EDA" w:rsidDel="006F7CCF">
          <w:rPr>
            <w:rFonts w:ascii="B Lotus" w:eastAsia="Calibri" w:hAnsi="B Lotus" w:cs="B Lotus" w:hint="cs"/>
            <w:sz w:val="20"/>
            <w:szCs w:val="20"/>
            <w:rtl/>
          </w:rPr>
          <w:delText>.ب</w:delText>
        </w:r>
      </w:del>
      <w:ins w:id="21080" w:author="Mehrnazi Boojari" w:date="2019-01-07T09:50:00Z">
        <w:r w:rsidR="006F7CCF">
          <w:rPr>
            <w:rFonts w:ascii="B Lotus" w:eastAsia="Calibri" w:hAnsi="B Lotus" w:cs="B Lotus" w:hint="cs"/>
            <w:sz w:val="20"/>
            <w:szCs w:val="20"/>
            <w:rtl/>
          </w:rPr>
          <w:t xml:space="preserve">. </w:t>
        </w:r>
      </w:ins>
      <w:ins w:id="21081" w:author="Mehrnazi Boojari" w:date="2019-01-22T23:43:00Z">
        <w:r w:rsidR="00E258F9">
          <w:rPr>
            <w:rFonts w:ascii="B Lotus" w:eastAsia="Calibri" w:hAnsi="B Lotus" w:cs="B Lotus" w:hint="cs"/>
            <w:sz w:val="20"/>
            <w:szCs w:val="20"/>
            <w:rtl/>
          </w:rPr>
          <w:t xml:space="preserve">انتشارات </w:t>
        </w:r>
      </w:ins>
      <w:ins w:id="21082" w:author="Mehrnazi Boojari" w:date="2019-01-07T09:50:00Z">
        <w:r w:rsidR="006F7CCF">
          <w:rPr>
            <w:rFonts w:ascii="B Lotus" w:eastAsia="Calibri" w:hAnsi="B Lotus" w:cs="B Lotus" w:hint="cs"/>
            <w:sz w:val="20"/>
            <w:szCs w:val="20"/>
            <w:rtl/>
          </w:rPr>
          <w:t>ب</w:t>
        </w:r>
      </w:ins>
      <w:r w:rsidRPr="008F2EDA">
        <w:rPr>
          <w:rFonts w:ascii="B Lotus" w:eastAsia="Calibri" w:hAnsi="B Lotus" w:cs="B Lotus" w:hint="cs"/>
          <w:sz w:val="20"/>
          <w:szCs w:val="20"/>
          <w:rtl/>
        </w:rPr>
        <w:t>نیاد مسکن انقلا</w:t>
      </w:r>
      <w:ins w:id="21083" w:author="Mehrnazi Boojari" w:date="2019-01-15T22:52:00Z">
        <w:r w:rsidR="00D774BA">
          <w:rPr>
            <w:rFonts w:ascii="B Lotus" w:eastAsia="Calibri" w:hAnsi="B Lotus" w:cs="B Lotus" w:hint="cs"/>
            <w:sz w:val="20"/>
            <w:szCs w:val="20"/>
            <w:rtl/>
          </w:rPr>
          <w:t>ب</w:t>
        </w:r>
      </w:ins>
      <w:r w:rsidRPr="008F2EDA">
        <w:rPr>
          <w:rFonts w:ascii="B Lotus" w:eastAsia="Calibri" w:hAnsi="B Lotus" w:cs="B Lotus" w:hint="cs"/>
          <w:sz w:val="20"/>
          <w:szCs w:val="20"/>
          <w:rtl/>
        </w:rPr>
        <w:t xml:space="preserve"> اسلامی</w:t>
      </w:r>
      <w:del w:id="21084" w:author="Mehrnazi Boojari" w:date="2019-01-07T09:53:00Z">
        <w:r w:rsidRPr="008F2EDA" w:rsidDel="006F7CCF">
          <w:rPr>
            <w:rFonts w:ascii="B Lotus" w:eastAsia="Calibri" w:hAnsi="B Lotus" w:cs="B Lotus" w:hint="cs"/>
            <w:sz w:val="20"/>
            <w:szCs w:val="20"/>
            <w:rtl/>
          </w:rPr>
          <w:delText xml:space="preserve"> . </w:delText>
        </w:r>
      </w:del>
      <w:ins w:id="21085" w:author="Mehrnazi Boojari" w:date="2019-01-07T09:53:00Z">
        <w:r w:rsidR="006F7CCF">
          <w:rPr>
            <w:rFonts w:ascii="B Lotus" w:eastAsia="Calibri" w:hAnsi="B Lotus" w:cs="B Lotus" w:hint="cs"/>
            <w:sz w:val="20"/>
            <w:szCs w:val="20"/>
            <w:rtl/>
          </w:rPr>
          <w:t xml:space="preserve">. </w:t>
        </w:r>
      </w:ins>
      <w:r w:rsidRPr="008F2EDA">
        <w:rPr>
          <w:rFonts w:ascii="B Lotus" w:eastAsia="Calibri" w:hAnsi="B Lotus" w:cs="B Lotus" w:hint="cs"/>
          <w:sz w:val="20"/>
          <w:szCs w:val="20"/>
          <w:rtl/>
        </w:rPr>
        <w:t xml:space="preserve">تهران. </w:t>
      </w:r>
    </w:p>
    <w:p w14:paraId="796F97DC" w14:textId="46E7C933" w:rsidR="008F2EDA" w:rsidRPr="008F2EDA" w:rsidRDefault="008F2EDA" w:rsidP="00E258F9">
      <w:pPr>
        <w:bidi/>
        <w:jc w:val="both"/>
        <w:rPr>
          <w:rFonts w:ascii="B Lotus" w:eastAsia="Calibri" w:hAnsi="B Lotus" w:cs="B Lotus"/>
          <w:sz w:val="20"/>
          <w:szCs w:val="20"/>
          <w:rtl/>
          <w:lang w:bidi="fa-IR"/>
        </w:rPr>
      </w:pPr>
      <w:r w:rsidRPr="008F2EDA">
        <w:rPr>
          <w:rFonts w:ascii="B Lotus" w:eastAsia="Calibri" w:hAnsi="B Lotus" w:cs="B Lotus"/>
          <w:sz w:val="20"/>
          <w:szCs w:val="20"/>
          <w:rtl/>
          <w:lang w:bidi="fa-IR"/>
        </w:rPr>
        <w:t>پورمحمدی</w:t>
      </w:r>
      <w:del w:id="21086" w:author="Mehrnazi Boojari" w:date="2019-01-07T09:47:00Z">
        <w:r w:rsidRPr="008F2EDA" w:rsidDel="006F7CCF">
          <w:rPr>
            <w:rFonts w:ascii="B Lotus" w:eastAsia="Calibri" w:hAnsi="B Lotus" w:cs="B Lotus"/>
            <w:sz w:val="20"/>
            <w:szCs w:val="20"/>
            <w:rtl/>
            <w:lang w:bidi="fa-IR"/>
          </w:rPr>
          <w:delText xml:space="preserve"> ،</w:delText>
        </w:r>
      </w:del>
      <w:ins w:id="21087" w:author="Mehrnazi Boojari" w:date="2019-01-22T23:43:00Z">
        <w:r w:rsidR="00E258F9">
          <w:rPr>
            <w:rFonts w:ascii="B Lotus" w:eastAsia="Calibri" w:hAnsi="B Lotus" w:cs="B Lotus" w:hint="cs"/>
            <w:sz w:val="20"/>
            <w:szCs w:val="20"/>
            <w:rtl/>
            <w:lang w:bidi="fa-IR"/>
          </w:rPr>
          <w:t>.</w:t>
        </w:r>
      </w:ins>
      <w:r w:rsidRPr="008F2EDA">
        <w:rPr>
          <w:rFonts w:ascii="B Lotus" w:eastAsia="Calibri" w:hAnsi="B Lotus" w:cs="B Lotus"/>
          <w:sz w:val="20"/>
          <w:szCs w:val="20"/>
          <w:rtl/>
          <w:lang w:bidi="fa-IR"/>
        </w:rPr>
        <w:t xml:space="preserve"> محمدرضا</w:t>
      </w:r>
      <w:ins w:id="21088" w:author="Mehrnazi Boojari" w:date="2019-01-22T23:43:00Z">
        <w:r w:rsidR="00E258F9">
          <w:rPr>
            <w:rFonts w:ascii="B Lotus" w:eastAsia="Calibri" w:hAnsi="B Lotus" w:cs="B Lotus" w:hint="cs"/>
            <w:sz w:val="20"/>
            <w:szCs w:val="20"/>
            <w:rtl/>
            <w:lang w:bidi="fa-IR"/>
          </w:rPr>
          <w:t>.</w:t>
        </w:r>
      </w:ins>
      <w:del w:id="21089" w:author="Mehrnazi Boojari" w:date="2019-01-07T09:53:00Z">
        <w:r w:rsidRPr="008F2EDA" w:rsidDel="006F7CCF">
          <w:rPr>
            <w:rFonts w:ascii="B Lotus" w:eastAsia="Calibri" w:hAnsi="B Lotus" w:cs="B Lotus"/>
            <w:sz w:val="20"/>
            <w:szCs w:val="20"/>
            <w:rtl/>
            <w:lang w:bidi="fa-IR"/>
          </w:rPr>
          <w:delText xml:space="preserve"> . </w:delText>
        </w:r>
      </w:del>
      <w:ins w:id="21090" w:author="Mehrnazi Boojari" w:date="2019-01-07T09:53:00Z">
        <w:r w:rsidR="006F7CCF">
          <w:rPr>
            <w:rFonts w:ascii="B Lotus" w:eastAsia="Calibri" w:hAnsi="B Lotus" w:cs="B Lotus"/>
            <w:sz w:val="20"/>
            <w:szCs w:val="20"/>
            <w:rtl/>
            <w:lang w:bidi="fa-IR"/>
          </w:rPr>
          <w:t xml:space="preserve"> </w:t>
        </w:r>
      </w:ins>
      <w:r w:rsidRPr="008F2EDA">
        <w:rPr>
          <w:rFonts w:ascii="B Lotus" w:eastAsia="Calibri" w:hAnsi="B Lotus" w:cs="B Lotus"/>
          <w:sz w:val="20"/>
          <w:szCs w:val="20"/>
          <w:rtl/>
          <w:lang w:bidi="fa-IR"/>
        </w:rPr>
        <w:t>(1388)</w:t>
      </w:r>
      <w:del w:id="21091" w:author="Mehrnazi Boojari" w:date="2019-01-07T09:47:00Z">
        <w:r w:rsidRPr="008F2EDA" w:rsidDel="006F7CCF">
          <w:rPr>
            <w:rFonts w:ascii="B Lotus" w:eastAsia="Calibri" w:hAnsi="B Lotus" w:cs="B Lotus"/>
            <w:sz w:val="20"/>
            <w:szCs w:val="20"/>
            <w:rtl/>
            <w:lang w:bidi="fa-IR"/>
          </w:rPr>
          <w:delText xml:space="preserve"> ،</w:delText>
        </w:r>
      </w:del>
      <w:ins w:id="21092" w:author="Mehrnazi Boojari" w:date="2019-01-15T23:17:00Z">
        <w:r w:rsidR="00206DD9">
          <w:rPr>
            <w:rFonts w:ascii="B Lotus" w:eastAsia="Calibri" w:hAnsi="B Lotus" w:cs="B Lotus" w:hint="cs"/>
            <w:sz w:val="20"/>
            <w:szCs w:val="20"/>
            <w:rtl/>
            <w:lang w:bidi="fa-IR"/>
          </w:rPr>
          <w:t>.</w:t>
        </w:r>
      </w:ins>
      <w:r w:rsidRPr="008F2EDA">
        <w:rPr>
          <w:rFonts w:ascii="B Lotus" w:eastAsia="Calibri" w:hAnsi="B Lotus" w:cs="B Lotus"/>
          <w:sz w:val="20"/>
          <w:szCs w:val="20"/>
          <w:rtl/>
          <w:lang w:bidi="fa-IR"/>
        </w:rPr>
        <w:t xml:space="preserve"> </w:t>
      </w:r>
      <w:r w:rsidRPr="00206DD9">
        <w:rPr>
          <w:rFonts w:ascii="B Lotus" w:eastAsia="Calibri" w:hAnsi="B Lotus" w:cs="B Lotus"/>
          <w:i/>
          <w:iCs/>
          <w:sz w:val="20"/>
          <w:szCs w:val="20"/>
          <w:rtl/>
          <w:lang w:bidi="fa-IR"/>
          <w:rPrChange w:id="21093" w:author="Mehrnazi Boojari" w:date="2019-01-15T23:17:00Z">
            <w:rPr>
              <w:rFonts w:ascii="B Lotus" w:eastAsia="Calibri" w:hAnsi="B Lotus" w:cs="B Lotus"/>
              <w:bCs/>
              <w:noProof/>
              <w:sz w:val="20"/>
              <w:szCs w:val="20"/>
              <w:rtl/>
              <w:lang w:bidi="fa-IR"/>
            </w:rPr>
          </w:rPrChange>
        </w:rPr>
        <w:t>برنامه</w:t>
      </w:r>
      <w:del w:id="21094" w:author="Mehrnazi Boojari" w:date="2019-01-07T10:05:00Z">
        <w:r w:rsidRPr="00206DD9" w:rsidDel="00A31D6F">
          <w:rPr>
            <w:rFonts w:ascii="B Lotus" w:eastAsia="Calibri" w:hAnsi="B Lotus" w:cs="B Lotus"/>
            <w:i/>
            <w:iCs/>
            <w:sz w:val="20"/>
            <w:szCs w:val="20"/>
            <w:rtl/>
            <w:lang w:bidi="fa-IR"/>
            <w:rPrChange w:id="21095" w:author="Mehrnazi Boojari" w:date="2019-01-15T23:17:00Z">
              <w:rPr>
                <w:rFonts w:ascii="B Lotus" w:eastAsia="Calibri" w:hAnsi="B Lotus" w:cs="B Lotus"/>
                <w:bCs/>
                <w:noProof/>
                <w:sz w:val="20"/>
                <w:szCs w:val="20"/>
                <w:rtl/>
                <w:lang w:bidi="fa-IR"/>
              </w:rPr>
            </w:rPrChange>
          </w:rPr>
          <w:delText xml:space="preserve"> ر</w:delText>
        </w:r>
        <w:r w:rsidRPr="00206DD9" w:rsidDel="00A31D6F">
          <w:rPr>
            <w:rFonts w:ascii="B Lotus" w:eastAsia="Calibri" w:hAnsi="B Lotus" w:cs="B Lotus" w:hint="cs"/>
            <w:i/>
            <w:iCs/>
            <w:sz w:val="20"/>
            <w:szCs w:val="20"/>
            <w:rtl/>
            <w:lang w:bidi="fa-IR"/>
            <w:rPrChange w:id="21096" w:author="Mehrnazi Boojari" w:date="2019-01-15T23:17:00Z">
              <w:rPr>
                <w:rFonts w:ascii="B Lotus" w:eastAsia="Calibri" w:hAnsi="B Lotus" w:cs="B Lotus" w:hint="cs"/>
                <w:bCs/>
                <w:noProof/>
                <w:sz w:val="20"/>
                <w:szCs w:val="20"/>
                <w:rtl/>
                <w:lang w:bidi="fa-IR"/>
              </w:rPr>
            </w:rPrChange>
          </w:rPr>
          <w:delText>یزی</w:delText>
        </w:r>
        <w:r w:rsidRPr="00206DD9" w:rsidDel="00A31D6F">
          <w:rPr>
            <w:rFonts w:ascii="B Lotus" w:eastAsia="Calibri" w:hAnsi="B Lotus" w:cs="B Lotus"/>
            <w:i/>
            <w:iCs/>
            <w:sz w:val="20"/>
            <w:szCs w:val="20"/>
            <w:rtl/>
            <w:lang w:bidi="fa-IR"/>
            <w:rPrChange w:id="21097" w:author="Mehrnazi Boojari" w:date="2019-01-15T23:17:00Z">
              <w:rPr>
                <w:rFonts w:ascii="B Lotus" w:eastAsia="Calibri" w:hAnsi="B Lotus" w:cs="B Lotus"/>
                <w:bCs/>
                <w:noProof/>
                <w:sz w:val="20"/>
                <w:szCs w:val="20"/>
                <w:rtl/>
                <w:lang w:bidi="fa-IR"/>
              </w:rPr>
            </w:rPrChange>
          </w:rPr>
          <w:delText xml:space="preserve"> </w:delText>
        </w:r>
      </w:del>
      <w:ins w:id="21098" w:author="Mehrnazi Boojari" w:date="2019-01-07T10:05:00Z">
        <w:r w:rsidR="00A31D6F" w:rsidRPr="00206DD9">
          <w:rPr>
            <w:rFonts w:ascii="B Lotus" w:eastAsia="Calibri" w:hAnsi="B Lotus" w:cs="B Lotus" w:hint="cs"/>
            <w:i/>
            <w:iCs/>
            <w:sz w:val="20"/>
            <w:szCs w:val="20"/>
            <w:lang w:bidi="fa-IR"/>
            <w:rPrChange w:id="21099" w:author="Mehrnazi Boojari" w:date="2019-01-15T23:17:00Z">
              <w:rPr>
                <w:rFonts w:ascii="B Lotus" w:eastAsia="Calibri" w:hAnsi="B Lotus" w:cs="B Lotus" w:hint="cs"/>
                <w:bCs/>
                <w:noProof/>
                <w:sz w:val="20"/>
                <w:szCs w:val="20"/>
                <w:lang w:bidi="fa-IR"/>
              </w:rPr>
            </w:rPrChange>
          </w:rPr>
          <w:t>‌</w:t>
        </w:r>
        <w:r w:rsidR="00A31D6F" w:rsidRPr="00206DD9">
          <w:rPr>
            <w:rFonts w:ascii="B Lotus" w:eastAsia="Calibri" w:hAnsi="B Lotus" w:cs="B Lotus"/>
            <w:i/>
            <w:iCs/>
            <w:sz w:val="20"/>
            <w:szCs w:val="20"/>
            <w:rtl/>
            <w:lang w:bidi="fa-IR"/>
            <w:rPrChange w:id="21100" w:author="Mehrnazi Boojari" w:date="2019-01-15T23:17:00Z">
              <w:rPr>
                <w:rFonts w:ascii="B Lotus" w:eastAsia="Calibri" w:hAnsi="B Lotus" w:cs="B Lotus"/>
                <w:bCs/>
                <w:noProof/>
                <w:sz w:val="20"/>
                <w:szCs w:val="20"/>
                <w:rtl/>
                <w:lang w:bidi="fa-IR"/>
              </w:rPr>
            </w:rPrChange>
          </w:rPr>
          <w:t>ر</w:t>
        </w:r>
        <w:r w:rsidR="00A31D6F" w:rsidRPr="00206DD9">
          <w:rPr>
            <w:rFonts w:ascii="B Lotus" w:eastAsia="Calibri" w:hAnsi="B Lotus" w:cs="B Lotus" w:hint="cs"/>
            <w:i/>
            <w:iCs/>
            <w:sz w:val="20"/>
            <w:szCs w:val="20"/>
            <w:rtl/>
            <w:lang w:bidi="fa-IR"/>
            <w:rPrChange w:id="21101" w:author="Mehrnazi Boojari" w:date="2019-01-15T23:17:00Z">
              <w:rPr>
                <w:rFonts w:ascii="B Lotus" w:eastAsia="Calibri" w:hAnsi="B Lotus" w:cs="B Lotus" w:hint="cs"/>
                <w:bCs/>
                <w:noProof/>
                <w:sz w:val="20"/>
                <w:szCs w:val="20"/>
                <w:rtl/>
                <w:lang w:bidi="fa-IR"/>
              </w:rPr>
            </w:rPrChange>
          </w:rPr>
          <w:t>یزی</w:t>
        </w:r>
        <w:r w:rsidR="00A31D6F" w:rsidRPr="00206DD9">
          <w:rPr>
            <w:rFonts w:ascii="B Lotus" w:eastAsia="Calibri" w:hAnsi="B Lotus" w:cs="B Lotus"/>
            <w:i/>
            <w:iCs/>
            <w:sz w:val="20"/>
            <w:szCs w:val="20"/>
            <w:rtl/>
            <w:lang w:bidi="fa-IR"/>
            <w:rPrChange w:id="21102" w:author="Mehrnazi Boojari" w:date="2019-01-15T23:17:00Z">
              <w:rPr>
                <w:rFonts w:ascii="B Lotus" w:eastAsia="Calibri" w:hAnsi="B Lotus" w:cs="B Lotus"/>
                <w:bCs/>
                <w:noProof/>
                <w:sz w:val="20"/>
                <w:szCs w:val="20"/>
                <w:rtl/>
                <w:lang w:bidi="fa-IR"/>
              </w:rPr>
            </w:rPrChange>
          </w:rPr>
          <w:t xml:space="preserve"> </w:t>
        </w:r>
      </w:ins>
      <w:r w:rsidRPr="00206DD9">
        <w:rPr>
          <w:rFonts w:ascii="B Lotus" w:eastAsia="Calibri" w:hAnsi="B Lotus" w:cs="B Lotus"/>
          <w:i/>
          <w:iCs/>
          <w:sz w:val="20"/>
          <w:szCs w:val="20"/>
          <w:rtl/>
          <w:lang w:bidi="fa-IR"/>
          <w:rPrChange w:id="21103" w:author="Mehrnazi Boojari" w:date="2019-01-15T23:17:00Z">
            <w:rPr>
              <w:rFonts w:ascii="B Lotus" w:eastAsia="Calibri" w:hAnsi="B Lotus" w:cs="B Lotus"/>
              <w:bCs/>
              <w:noProof/>
              <w:sz w:val="20"/>
              <w:szCs w:val="20"/>
              <w:rtl/>
              <w:lang w:bidi="fa-IR"/>
            </w:rPr>
          </w:rPrChange>
        </w:rPr>
        <w:t>مسکن</w:t>
      </w:r>
      <w:del w:id="21104" w:author="Mehrnazi Boojari" w:date="2019-01-07T09:47:00Z">
        <w:r w:rsidRPr="0030301A" w:rsidDel="006F7CCF">
          <w:rPr>
            <w:rFonts w:ascii="B Lotus" w:eastAsia="Calibri" w:hAnsi="B Lotus" w:cs="B Lotus"/>
            <w:sz w:val="20"/>
            <w:szCs w:val="20"/>
            <w:rtl/>
            <w:lang w:bidi="fa-IR"/>
          </w:rPr>
          <w:delText xml:space="preserve"> ،</w:delText>
        </w:r>
      </w:del>
      <w:ins w:id="21105" w:author="Mehrnazi Boojari" w:date="2019-01-15T23:22:00Z">
        <w:r w:rsidR="0030301A" w:rsidRPr="0030301A">
          <w:rPr>
            <w:rFonts w:ascii="B Lotus" w:eastAsia="Calibri" w:hAnsi="B Lotus" w:cs="B Lotus"/>
            <w:sz w:val="20"/>
            <w:szCs w:val="20"/>
            <w:rtl/>
            <w:lang w:bidi="fa-IR"/>
            <w:rPrChange w:id="21106" w:author="Mehrnazi Boojari" w:date="2019-01-15T23:22:00Z">
              <w:rPr>
                <w:rFonts w:ascii="B Lotus" w:eastAsia="Calibri" w:hAnsi="B Lotus" w:cs="B Lotus"/>
                <w:bCs/>
                <w:i/>
                <w:iCs/>
                <w:noProof/>
                <w:sz w:val="20"/>
                <w:szCs w:val="20"/>
                <w:rtl/>
                <w:lang w:bidi="fa-IR"/>
              </w:rPr>
            </w:rPrChange>
          </w:rPr>
          <w:t>.</w:t>
        </w:r>
      </w:ins>
      <w:r w:rsidRPr="00206DD9">
        <w:rPr>
          <w:rFonts w:ascii="B Lotus" w:eastAsia="Calibri" w:hAnsi="B Lotus" w:cs="B Lotus"/>
          <w:i/>
          <w:iCs/>
          <w:sz w:val="20"/>
          <w:szCs w:val="20"/>
          <w:rtl/>
          <w:lang w:bidi="fa-IR"/>
          <w:rPrChange w:id="21107" w:author="Mehrnazi Boojari" w:date="2019-01-15T23:17:00Z">
            <w:rPr>
              <w:rFonts w:ascii="B Lotus" w:eastAsia="Calibri" w:hAnsi="B Lotus" w:cs="B Lotus"/>
              <w:bCs/>
              <w:noProof/>
              <w:sz w:val="20"/>
              <w:szCs w:val="20"/>
              <w:rtl/>
              <w:lang w:bidi="fa-IR"/>
            </w:rPr>
          </w:rPrChange>
        </w:rPr>
        <w:t xml:space="preserve"> </w:t>
      </w:r>
      <w:ins w:id="21108" w:author="Mehrnazi Boojari" w:date="2019-01-22T23:43:00Z">
        <w:r w:rsidR="00E258F9" w:rsidRPr="00E258F9">
          <w:rPr>
            <w:rFonts w:ascii="B Lotus" w:eastAsia="Calibri" w:hAnsi="B Lotus" w:cs="B Lotus" w:hint="cs"/>
            <w:sz w:val="20"/>
            <w:szCs w:val="20"/>
            <w:rtl/>
            <w:lang w:bidi="fa-IR"/>
            <w:rPrChange w:id="21109" w:author="Mehrnazi Boojari" w:date="2019-01-22T23:43:00Z">
              <w:rPr>
                <w:rFonts w:ascii="B Lotus" w:eastAsia="Calibri" w:hAnsi="B Lotus" w:cs="B Lotus" w:hint="cs"/>
                <w:i/>
                <w:iCs/>
                <w:sz w:val="20"/>
                <w:szCs w:val="20"/>
                <w:rtl/>
                <w:lang w:bidi="fa-IR"/>
              </w:rPr>
            </w:rPrChange>
          </w:rPr>
          <w:t>انتشارات</w:t>
        </w:r>
        <w:r w:rsidR="00E258F9">
          <w:rPr>
            <w:rFonts w:ascii="B Lotus" w:eastAsia="Calibri" w:hAnsi="B Lotus" w:cs="B Lotus" w:hint="cs"/>
            <w:i/>
            <w:iCs/>
            <w:sz w:val="20"/>
            <w:szCs w:val="20"/>
            <w:rtl/>
            <w:lang w:bidi="fa-IR"/>
          </w:rPr>
          <w:t xml:space="preserve"> </w:t>
        </w:r>
      </w:ins>
      <w:r w:rsidRPr="00E24A7E">
        <w:rPr>
          <w:rFonts w:ascii="B Lotus" w:eastAsia="Calibri" w:hAnsi="B Lotus" w:cs="B Lotus"/>
          <w:sz w:val="20"/>
          <w:szCs w:val="20"/>
          <w:rtl/>
          <w:lang w:bidi="fa-IR"/>
        </w:rPr>
        <w:t>سازمان مطالعه و تدوین کتب علوم انسانی دانشگاه</w:t>
      </w:r>
      <w:del w:id="21110" w:author="Mehrnazi Boojari" w:date="2019-01-07T09:47:00Z">
        <w:r w:rsidRPr="008F2EDA" w:rsidDel="006F7CCF">
          <w:rPr>
            <w:rFonts w:ascii="B Lotus" w:eastAsia="Calibri" w:hAnsi="B Lotus" w:cs="B Lotus"/>
            <w:sz w:val="20"/>
            <w:szCs w:val="20"/>
            <w:rtl/>
            <w:lang w:bidi="fa-IR"/>
          </w:rPr>
          <w:delText xml:space="preserve"> ،</w:delText>
        </w:r>
      </w:del>
      <w:ins w:id="21111" w:author="Mehrnazi Boojari" w:date="2019-01-15T23:21:00Z">
        <w:r w:rsidR="00E24A7E">
          <w:rPr>
            <w:rFonts w:ascii="B Lotus" w:eastAsia="Calibri" w:hAnsi="B Lotus" w:cs="B Lotus" w:hint="cs"/>
            <w:sz w:val="20"/>
            <w:szCs w:val="20"/>
            <w:rtl/>
            <w:lang w:bidi="fa-IR"/>
          </w:rPr>
          <w:t>.</w:t>
        </w:r>
      </w:ins>
      <w:r w:rsidRPr="008F2EDA">
        <w:rPr>
          <w:rFonts w:ascii="B Lotus" w:eastAsia="Calibri" w:hAnsi="B Lotus" w:cs="B Lotus"/>
          <w:sz w:val="20"/>
          <w:szCs w:val="20"/>
          <w:rtl/>
          <w:lang w:bidi="fa-IR"/>
        </w:rPr>
        <w:t xml:space="preserve"> تهران.</w:t>
      </w:r>
    </w:p>
    <w:p w14:paraId="4921CC15" w14:textId="3ABA7F3F" w:rsidR="008F2EDA" w:rsidRPr="008F2EDA" w:rsidRDefault="008F2EDA" w:rsidP="008A71C5">
      <w:pPr>
        <w:bidi/>
        <w:jc w:val="both"/>
        <w:rPr>
          <w:rFonts w:ascii="B Lotus" w:eastAsia="Calibri" w:hAnsi="B Lotus" w:cs="B Lotus"/>
          <w:sz w:val="20"/>
          <w:szCs w:val="20"/>
          <w:rtl/>
        </w:rPr>
      </w:pPr>
      <w:del w:id="21112" w:author="Mehrnazi Boojari" w:date="2019-01-10T06:31:00Z">
        <w:r w:rsidRPr="008F2EDA" w:rsidDel="00CD4BA1">
          <w:rPr>
            <w:rFonts w:ascii="B Lotus" w:eastAsia="Calibri" w:hAnsi="B Lotus" w:cs="B Lotus" w:hint="cs"/>
            <w:sz w:val="20"/>
            <w:szCs w:val="20"/>
            <w:rtl/>
          </w:rPr>
          <w:delText>سرتیپی پور</w:delText>
        </w:r>
      </w:del>
      <w:ins w:id="21113" w:author="Mehrnazi Boojari" w:date="2019-01-10T06:31:00Z">
        <w:r w:rsidR="00CD4BA1">
          <w:rPr>
            <w:rFonts w:ascii="B Lotus" w:eastAsia="Calibri" w:hAnsi="B Lotus" w:cs="B Lotus" w:hint="cs"/>
            <w:sz w:val="20"/>
            <w:szCs w:val="20"/>
            <w:rtl/>
          </w:rPr>
          <w:t>سرتیپی‌پور</w:t>
        </w:r>
      </w:ins>
      <w:del w:id="21114" w:author="Mehrnazi Boojari" w:date="2019-01-07T09:47:00Z">
        <w:r w:rsidRPr="008F2EDA" w:rsidDel="006F7CCF">
          <w:rPr>
            <w:rFonts w:ascii="B Lotus" w:eastAsia="Calibri" w:hAnsi="B Lotus" w:cs="B Lotus" w:hint="cs"/>
            <w:sz w:val="20"/>
            <w:szCs w:val="20"/>
            <w:rtl/>
          </w:rPr>
          <w:delText xml:space="preserve"> ،</w:delText>
        </w:r>
      </w:del>
      <w:ins w:id="21115" w:author="Mehrnazi Boojari" w:date="2019-01-22T23:47:00Z">
        <w:r w:rsidR="00BA5FB1">
          <w:rPr>
            <w:rFonts w:ascii="B Lotus" w:eastAsia="Calibri" w:hAnsi="B Lotus" w:cs="B Lotus" w:hint="cs"/>
            <w:sz w:val="20"/>
            <w:szCs w:val="20"/>
            <w:rtl/>
          </w:rPr>
          <w:t>.</w:t>
        </w:r>
      </w:ins>
      <w:r w:rsidRPr="008F2EDA">
        <w:rPr>
          <w:rFonts w:ascii="B Lotus" w:eastAsia="Calibri" w:hAnsi="B Lotus" w:cs="B Lotus" w:hint="cs"/>
          <w:sz w:val="20"/>
          <w:szCs w:val="20"/>
          <w:rtl/>
        </w:rPr>
        <w:t xml:space="preserve"> محسن</w:t>
      </w:r>
      <w:ins w:id="21116" w:author="Mehrnazi Boojari" w:date="2019-01-22T23:47:00Z">
        <w:r w:rsidR="00BA5FB1">
          <w:rPr>
            <w:rFonts w:ascii="B Lotus" w:eastAsia="Calibri" w:hAnsi="B Lotus" w:cs="B Lotus" w:hint="cs"/>
            <w:sz w:val="20"/>
            <w:szCs w:val="20"/>
            <w:rtl/>
          </w:rPr>
          <w:t>.</w:t>
        </w:r>
      </w:ins>
      <w:r w:rsidRPr="008F2EDA">
        <w:rPr>
          <w:rFonts w:ascii="B Lotus" w:eastAsia="Calibri" w:hAnsi="B Lotus" w:cs="B Lotus" w:hint="cs"/>
          <w:sz w:val="20"/>
          <w:szCs w:val="20"/>
          <w:rtl/>
        </w:rPr>
        <w:t xml:space="preserve"> (1388).</w:t>
      </w:r>
      <w:ins w:id="21117" w:author="Mehrnazi Boojari" w:date="2019-01-15T23:17:00Z">
        <w:r w:rsidR="00206DD9">
          <w:rPr>
            <w:rFonts w:ascii="B Lotus" w:eastAsia="Calibri" w:hAnsi="B Lotus" w:cs="B Lotus" w:hint="cs"/>
            <w:sz w:val="20"/>
            <w:szCs w:val="20"/>
            <w:rtl/>
          </w:rPr>
          <w:t xml:space="preserve"> </w:t>
        </w:r>
      </w:ins>
      <w:r w:rsidRPr="00206DD9">
        <w:rPr>
          <w:rFonts w:ascii="B Lotus" w:eastAsia="Calibri" w:hAnsi="B Lotus" w:cs="B Lotus" w:hint="cs"/>
          <w:i/>
          <w:iCs/>
          <w:sz w:val="20"/>
          <w:szCs w:val="20"/>
          <w:rtl/>
          <w:rPrChange w:id="21118" w:author="Mehrnazi Boojari" w:date="2019-01-15T23:17:00Z">
            <w:rPr>
              <w:rFonts w:ascii="B Lotus" w:eastAsia="Calibri" w:hAnsi="B Lotus" w:cs="B Lotus" w:hint="cs"/>
              <w:bCs/>
              <w:noProof/>
              <w:sz w:val="20"/>
              <w:szCs w:val="20"/>
              <w:rtl/>
              <w:lang w:bidi="fa-IR"/>
            </w:rPr>
          </w:rPrChange>
        </w:rPr>
        <w:t>آسیب</w:t>
      </w:r>
      <w:ins w:id="21119" w:author="Mehrnazi Boojari" w:date="2019-01-07T10:50:00Z">
        <w:r w:rsidR="006A1F1D" w:rsidRPr="00206DD9">
          <w:rPr>
            <w:rFonts w:ascii="B Lotus" w:eastAsia="Calibri" w:hAnsi="B Lotus" w:cs="B Nazanin" w:hint="cs"/>
            <w:i/>
            <w:iCs/>
            <w:sz w:val="20"/>
            <w:szCs w:val="20"/>
            <w:rPrChange w:id="21120" w:author="Mehrnazi Boojari" w:date="2019-01-15T23:17:00Z">
              <w:rPr>
                <w:rFonts w:ascii="B Lotus" w:eastAsia="Calibri" w:hAnsi="B Lotus" w:cs="B Nazanin" w:hint="cs"/>
                <w:bCs/>
                <w:noProof/>
                <w:sz w:val="20"/>
                <w:szCs w:val="20"/>
                <w:lang w:bidi="fa-IR"/>
              </w:rPr>
            </w:rPrChange>
          </w:rPr>
          <w:t>‌</w:t>
        </w:r>
      </w:ins>
      <w:del w:id="21121" w:author="Mehrnazi Boojari" w:date="2019-01-07T10:50:00Z">
        <w:r w:rsidRPr="00206DD9" w:rsidDel="006A1F1D">
          <w:rPr>
            <w:rFonts w:ascii="B Lotus" w:eastAsia="Calibri" w:hAnsi="B Lotus" w:cs="B Lotus"/>
            <w:i/>
            <w:iCs/>
            <w:sz w:val="20"/>
            <w:szCs w:val="20"/>
            <w:rtl/>
            <w:rPrChange w:id="21122" w:author="Mehrnazi Boojari" w:date="2019-01-15T23:17:00Z">
              <w:rPr>
                <w:rFonts w:ascii="B Lotus" w:eastAsia="Calibri" w:hAnsi="B Lotus" w:cs="B Lotus"/>
                <w:bCs/>
                <w:noProof/>
                <w:sz w:val="20"/>
                <w:szCs w:val="20"/>
                <w:rtl/>
                <w:lang w:bidi="fa-IR"/>
              </w:rPr>
            </w:rPrChange>
          </w:rPr>
          <w:delText xml:space="preserve"> </w:delText>
        </w:r>
      </w:del>
      <w:r w:rsidRPr="00206DD9">
        <w:rPr>
          <w:rFonts w:ascii="B Lotus" w:eastAsia="Calibri" w:hAnsi="B Lotus" w:cs="B Lotus" w:hint="cs"/>
          <w:i/>
          <w:iCs/>
          <w:sz w:val="20"/>
          <w:szCs w:val="20"/>
          <w:rtl/>
          <w:rPrChange w:id="21123" w:author="Mehrnazi Boojari" w:date="2019-01-15T23:17:00Z">
            <w:rPr>
              <w:rFonts w:ascii="B Lotus" w:eastAsia="Calibri" w:hAnsi="B Lotus" w:cs="B Lotus" w:hint="cs"/>
              <w:bCs/>
              <w:noProof/>
              <w:sz w:val="20"/>
              <w:szCs w:val="20"/>
              <w:rtl/>
              <w:lang w:bidi="fa-IR"/>
            </w:rPr>
          </w:rPrChange>
        </w:rPr>
        <w:t>شناسی</w:t>
      </w:r>
      <w:r w:rsidRPr="00206DD9">
        <w:rPr>
          <w:rFonts w:ascii="B Lotus" w:eastAsia="Calibri" w:hAnsi="B Lotus" w:cs="B Lotus"/>
          <w:i/>
          <w:iCs/>
          <w:sz w:val="20"/>
          <w:szCs w:val="20"/>
          <w:rtl/>
          <w:rPrChange w:id="21124" w:author="Mehrnazi Boojari" w:date="2019-01-15T23:17:00Z">
            <w:rPr>
              <w:rFonts w:ascii="B Lotus" w:eastAsia="Calibri" w:hAnsi="B Lotus" w:cs="B Lotus"/>
              <w:bCs/>
              <w:noProof/>
              <w:sz w:val="20"/>
              <w:szCs w:val="20"/>
              <w:rtl/>
              <w:lang w:bidi="fa-IR"/>
            </w:rPr>
          </w:rPrChange>
        </w:rPr>
        <w:t xml:space="preserve"> </w:t>
      </w:r>
      <w:r w:rsidRPr="00206DD9">
        <w:rPr>
          <w:rFonts w:ascii="B Lotus" w:eastAsia="Calibri" w:hAnsi="B Lotus" w:cs="B Lotus" w:hint="cs"/>
          <w:i/>
          <w:iCs/>
          <w:sz w:val="20"/>
          <w:szCs w:val="20"/>
          <w:rtl/>
          <w:rPrChange w:id="21125" w:author="Mehrnazi Boojari" w:date="2019-01-15T23:17:00Z">
            <w:rPr>
              <w:rFonts w:ascii="B Lotus" w:eastAsia="Calibri" w:hAnsi="B Lotus" w:cs="B Lotus" w:hint="cs"/>
              <w:bCs/>
              <w:noProof/>
              <w:sz w:val="20"/>
              <w:szCs w:val="20"/>
              <w:rtl/>
              <w:lang w:bidi="fa-IR"/>
            </w:rPr>
          </w:rPrChange>
        </w:rPr>
        <w:t>معماری</w:t>
      </w:r>
      <w:r w:rsidRPr="00206DD9">
        <w:rPr>
          <w:rFonts w:ascii="B Lotus" w:eastAsia="Calibri" w:hAnsi="B Lotus" w:cs="B Lotus"/>
          <w:i/>
          <w:iCs/>
          <w:sz w:val="20"/>
          <w:szCs w:val="20"/>
          <w:rtl/>
          <w:rPrChange w:id="21126" w:author="Mehrnazi Boojari" w:date="2019-01-15T23:17:00Z">
            <w:rPr>
              <w:rFonts w:ascii="B Lotus" w:eastAsia="Calibri" w:hAnsi="B Lotus" w:cs="B Lotus"/>
              <w:bCs/>
              <w:noProof/>
              <w:sz w:val="20"/>
              <w:szCs w:val="20"/>
              <w:rtl/>
              <w:lang w:bidi="fa-IR"/>
            </w:rPr>
          </w:rPrChange>
        </w:rPr>
        <w:t xml:space="preserve"> </w:t>
      </w:r>
      <w:r w:rsidRPr="00206DD9">
        <w:rPr>
          <w:rFonts w:ascii="B Lotus" w:eastAsia="Calibri" w:hAnsi="B Lotus" w:cs="B Lotus" w:hint="cs"/>
          <w:i/>
          <w:iCs/>
          <w:sz w:val="20"/>
          <w:szCs w:val="20"/>
          <w:rtl/>
          <w:rPrChange w:id="21127" w:author="Mehrnazi Boojari" w:date="2019-01-15T23:17:00Z">
            <w:rPr>
              <w:rFonts w:ascii="B Lotus" w:eastAsia="Calibri" w:hAnsi="B Lotus" w:cs="B Lotus" w:hint="cs"/>
              <w:bCs/>
              <w:noProof/>
              <w:sz w:val="20"/>
              <w:szCs w:val="20"/>
              <w:rtl/>
              <w:lang w:bidi="fa-IR"/>
            </w:rPr>
          </w:rPrChange>
        </w:rPr>
        <w:t>روستایی</w:t>
      </w:r>
      <w:r w:rsidRPr="00206DD9">
        <w:rPr>
          <w:rFonts w:ascii="B Lotus" w:eastAsia="Calibri" w:hAnsi="B Lotus" w:cs="B Lotus"/>
          <w:i/>
          <w:iCs/>
          <w:sz w:val="20"/>
          <w:szCs w:val="20"/>
          <w:rtl/>
          <w:rPrChange w:id="21128" w:author="Mehrnazi Boojari" w:date="2019-01-15T23:17:00Z">
            <w:rPr>
              <w:rFonts w:ascii="B Lotus" w:eastAsia="Calibri" w:hAnsi="B Lotus" w:cs="B Lotus"/>
              <w:bCs/>
              <w:noProof/>
              <w:sz w:val="20"/>
              <w:szCs w:val="20"/>
              <w:rtl/>
              <w:lang w:bidi="fa-IR"/>
            </w:rPr>
          </w:rPrChange>
        </w:rPr>
        <w:t xml:space="preserve"> </w:t>
      </w:r>
      <w:r w:rsidRPr="00206DD9">
        <w:rPr>
          <w:rFonts w:ascii="B Lotus" w:eastAsia="Calibri" w:hAnsi="B Lotus" w:cs="B Lotus" w:hint="cs"/>
          <w:i/>
          <w:iCs/>
          <w:sz w:val="20"/>
          <w:szCs w:val="20"/>
          <w:rtl/>
          <w:rPrChange w:id="21129" w:author="Mehrnazi Boojari" w:date="2019-01-15T23:17:00Z">
            <w:rPr>
              <w:rFonts w:ascii="B Lotus" w:eastAsia="Calibri" w:hAnsi="B Lotus" w:cs="B Lotus" w:hint="cs"/>
              <w:bCs/>
              <w:noProof/>
              <w:sz w:val="20"/>
              <w:szCs w:val="20"/>
              <w:rtl/>
              <w:lang w:bidi="fa-IR"/>
            </w:rPr>
          </w:rPrChange>
        </w:rPr>
        <w:t>به</w:t>
      </w:r>
      <w:ins w:id="21130" w:author="Mehrnazi Boojari" w:date="2019-01-15T23:22:00Z">
        <w:r w:rsidR="0030301A">
          <w:rPr>
            <w:rFonts w:ascii="B Lotus" w:eastAsia="Calibri" w:hAnsi="B Lotus" w:cs="B Nazanin" w:hint="cs"/>
            <w:i/>
            <w:iCs/>
            <w:sz w:val="20"/>
            <w:szCs w:val="20"/>
            <w:rtl/>
          </w:rPr>
          <w:t>‌</w:t>
        </w:r>
      </w:ins>
      <w:del w:id="21131" w:author="Mehrnazi Boojari" w:date="2019-01-15T23:22:00Z">
        <w:r w:rsidRPr="00206DD9" w:rsidDel="0030301A">
          <w:rPr>
            <w:rFonts w:ascii="B Lotus" w:eastAsia="Calibri" w:hAnsi="B Lotus" w:cs="B Lotus"/>
            <w:i/>
            <w:iCs/>
            <w:sz w:val="20"/>
            <w:szCs w:val="20"/>
            <w:rtl/>
            <w:rPrChange w:id="21132" w:author="Mehrnazi Boojari" w:date="2019-01-15T23:17:00Z">
              <w:rPr>
                <w:rFonts w:ascii="B Lotus" w:eastAsia="Calibri" w:hAnsi="B Lotus" w:cs="B Lotus"/>
                <w:bCs/>
                <w:noProof/>
                <w:sz w:val="20"/>
                <w:szCs w:val="20"/>
                <w:rtl/>
                <w:lang w:bidi="fa-IR"/>
              </w:rPr>
            </w:rPrChange>
          </w:rPr>
          <w:delText xml:space="preserve"> </w:delText>
        </w:r>
      </w:del>
      <w:r w:rsidRPr="00206DD9">
        <w:rPr>
          <w:rFonts w:ascii="B Lotus" w:eastAsia="Calibri" w:hAnsi="B Lotus" w:cs="B Lotus" w:hint="cs"/>
          <w:i/>
          <w:iCs/>
          <w:sz w:val="20"/>
          <w:szCs w:val="20"/>
          <w:rtl/>
          <w:rPrChange w:id="21133" w:author="Mehrnazi Boojari" w:date="2019-01-15T23:17:00Z">
            <w:rPr>
              <w:rFonts w:ascii="B Lotus" w:eastAsia="Calibri" w:hAnsi="B Lotus" w:cs="B Lotus" w:hint="cs"/>
              <w:bCs/>
              <w:noProof/>
              <w:sz w:val="20"/>
              <w:szCs w:val="20"/>
              <w:rtl/>
              <w:lang w:bidi="fa-IR"/>
            </w:rPr>
          </w:rPrChange>
        </w:rPr>
        <w:t>سوی</w:t>
      </w:r>
      <w:r w:rsidRPr="00206DD9">
        <w:rPr>
          <w:rFonts w:ascii="B Lotus" w:eastAsia="Calibri" w:hAnsi="B Lotus" w:cs="B Lotus"/>
          <w:i/>
          <w:iCs/>
          <w:sz w:val="20"/>
          <w:szCs w:val="20"/>
          <w:rtl/>
          <w:rPrChange w:id="21134" w:author="Mehrnazi Boojari" w:date="2019-01-15T23:17:00Z">
            <w:rPr>
              <w:rFonts w:ascii="B Lotus" w:eastAsia="Calibri" w:hAnsi="B Lotus" w:cs="B Lotus"/>
              <w:bCs/>
              <w:noProof/>
              <w:sz w:val="20"/>
              <w:szCs w:val="20"/>
              <w:rtl/>
              <w:lang w:bidi="fa-IR"/>
            </w:rPr>
          </w:rPrChange>
        </w:rPr>
        <w:t xml:space="preserve"> </w:t>
      </w:r>
      <w:del w:id="21135" w:author="Mehrnazi Boojari" w:date="2019-01-12T01:23:00Z">
        <w:r w:rsidRPr="00206DD9" w:rsidDel="00E7085F">
          <w:rPr>
            <w:rFonts w:ascii="B Lotus" w:eastAsia="Calibri" w:hAnsi="B Lotus" w:cs="B Lotus" w:hint="cs"/>
            <w:i/>
            <w:iCs/>
            <w:sz w:val="20"/>
            <w:szCs w:val="20"/>
            <w:rtl/>
            <w:rPrChange w:id="21136" w:author="Mehrnazi Boojari" w:date="2019-01-15T23:17:00Z">
              <w:rPr>
                <w:rFonts w:ascii="B Lotus" w:eastAsia="Calibri" w:hAnsi="B Lotus" w:cs="B Lotus" w:hint="cs"/>
                <w:bCs/>
                <w:noProof/>
                <w:sz w:val="20"/>
                <w:szCs w:val="20"/>
                <w:rtl/>
                <w:lang w:bidi="fa-IR"/>
              </w:rPr>
            </w:rPrChange>
          </w:rPr>
          <w:delText>سکونتگاه</w:delText>
        </w:r>
      </w:del>
      <w:ins w:id="21137" w:author="Mehrnazi Boojari" w:date="2019-01-12T01:23:00Z">
        <w:r w:rsidR="00E7085F" w:rsidRPr="00206DD9">
          <w:rPr>
            <w:rFonts w:ascii="B Lotus" w:eastAsia="Calibri" w:hAnsi="B Lotus" w:cs="B Lotus" w:hint="cs"/>
            <w:i/>
            <w:iCs/>
            <w:sz w:val="20"/>
            <w:szCs w:val="20"/>
            <w:rtl/>
            <w:rPrChange w:id="21138" w:author="Mehrnazi Boojari" w:date="2019-01-15T23:17:00Z">
              <w:rPr>
                <w:rFonts w:ascii="B Lotus" w:eastAsia="Calibri" w:hAnsi="B Lotus" w:cs="B Lotus" w:hint="cs"/>
                <w:bCs/>
                <w:noProof/>
                <w:sz w:val="20"/>
                <w:szCs w:val="20"/>
                <w:rtl/>
                <w:lang w:bidi="fa-IR"/>
              </w:rPr>
            </w:rPrChange>
          </w:rPr>
          <w:t>سکونت‌گاه</w:t>
        </w:r>
      </w:ins>
      <w:r w:rsidRPr="00206DD9">
        <w:rPr>
          <w:rFonts w:ascii="B Lotus" w:eastAsia="Calibri" w:hAnsi="B Lotus" w:cs="B Lotus"/>
          <w:i/>
          <w:iCs/>
          <w:sz w:val="20"/>
          <w:szCs w:val="20"/>
          <w:rtl/>
          <w:rPrChange w:id="21139" w:author="Mehrnazi Boojari" w:date="2019-01-15T23:17:00Z">
            <w:rPr>
              <w:rFonts w:ascii="B Lotus" w:eastAsia="Calibri" w:hAnsi="B Lotus" w:cs="B Lotus"/>
              <w:bCs/>
              <w:noProof/>
              <w:sz w:val="20"/>
              <w:szCs w:val="20"/>
              <w:rtl/>
              <w:lang w:bidi="fa-IR"/>
            </w:rPr>
          </w:rPrChange>
        </w:rPr>
        <w:t xml:space="preserve"> مطلوب</w:t>
      </w:r>
      <w:del w:id="21140" w:author="Mehrnazi Boojari" w:date="2019-01-07T22:34:00Z">
        <w:r w:rsidRPr="008F2EDA" w:rsidDel="00051F26">
          <w:rPr>
            <w:rFonts w:ascii="B Lotus" w:eastAsia="Calibri" w:hAnsi="B Lotus" w:cs="B Lotus" w:hint="cs"/>
            <w:sz w:val="20"/>
            <w:szCs w:val="20"/>
            <w:rtl/>
          </w:rPr>
          <w:delText>.ت</w:delText>
        </w:r>
      </w:del>
      <w:ins w:id="21141" w:author="Mehrnazi Boojari" w:date="2019-01-07T22:34:00Z">
        <w:r w:rsidR="00051F26">
          <w:rPr>
            <w:rFonts w:ascii="B Lotus" w:eastAsia="Calibri" w:hAnsi="B Lotus" w:cs="B Lotus" w:hint="cs"/>
            <w:sz w:val="20"/>
            <w:szCs w:val="20"/>
            <w:rtl/>
          </w:rPr>
          <w:t xml:space="preserve">. </w:t>
        </w:r>
      </w:ins>
      <w:del w:id="21142" w:author="Mehrnazi Boojari" w:date="2019-01-22T23:51:00Z">
        <w:r w:rsidRPr="008F2EDA" w:rsidDel="008A71C5">
          <w:rPr>
            <w:rFonts w:ascii="B Lotus" w:eastAsia="Calibri" w:hAnsi="B Lotus" w:cs="B Lotus" w:hint="cs"/>
            <w:sz w:val="20"/>
            <w:szCs w:val="20"/>
            <w:rtl/>
          </w:rPr>
          <w:delText>هران</w:delText>
        </w:r>
      </w:del>
      <w:del w:id="21143" w:author="Mehrnazi Boojari" w:date="2019-01-07T09:53:00Z">
        <w:r w:rsidRPr="008F2EDA" w:rsidDel="006F7CCF">
          <w:rPr>
            <w:rFonts w:ascii="B Lotus" w:eastAsia="Calibri" w:hAnsi="B Lotus" w:cs="B Lotus" w:hint="cs"/>
            <w:sz w:val="20"/>
            <w:szCs w:val="20"/>
            <w:rtl/>
          </w:rPr>
          <w:delText xml:space="preserve"> . </w:delText>
        </w:r>
      </w:del>
      <w:ins w:id="21144" w:author="Mehrnazi Boojari" w:date="2019-01-22T23:51:00Z">
        <w:r w:rsidR="008A71C5">
          <w:rPr>
            <w:rFonts w:ascii="B Lotus" w:eastAsia="Calibri" w:hAnsi="B Lotus" w:cs="B Lotus" w:hint="cs"/>
            <w:sz w:val="20"/>
            <w:szCs w:val="20"/>
            <w:rtl/>
          </w:rPr>
          <w:t xml:space="preserve">انتشارات </w:t>
        </w:r>
      </w:ins>
      <w:r w:rsidRPr="008F2EDA">
        <w:rPr>
          <w:rFonts w:ascii="B Lotus" w:eastAsia="Calibri" w:hAnsi="B Lotus" w:cs="B Lotus" w:hint="cs"/>
          <w:sz w:val="20"/>
          <w:szCs w:val="20"/>
          <w:rtl/>
        </w:rPr>
        <w:t>دانشگاه شهید بهشتی.</w:t>
      </w:r>
      <w:ins w:id="21145" w:author="Mehrnazi Boojari" w:date="2019-01-22T23:51:00Z">
        <w:r w:rsidR="008A71C5" w:rsidRPr="008A71C5">
          <w:rPr>
            <w:rFonts w:ascii="B Lotus" w:eastAsia="Calibri" w:hAnsi="B Lotus" w:cs="B Lotus" w:hint="cs"/>
            <w:sz w:val="20"/>
            <w:szCs w:val="20"/>
            <w:rtl/>
          </w:rPr>
          <w:t xml:space="preserve"> </w:t>
        </w:r>
        <w:r w:rsidR="008A71C5">
          <w:rPr>
            <w:rFonts w:ascii="B Lotus" w:eastAsia="Calibri" w:hAnsi="B Lotus" w:cs="B Lotus" w:hint="cs"/>
            <w:sz w:val="20"/>
            <w:szCs w:val="20"/>
            <w:rtl/>
          </w:rPr>
          <w:t>ت</w:t>
        </w:r>
        <w:r w:rsidR="008A71C5" w:rsidRPr="008F2EDA">
          <w:rPr>
            <w:rFonts w:ascii="B Lotus" w:eastAsia="Calibri" w:hAnsi="B Lotus" w:cs="B Lotus" w:hint="cs"/>
            <w:sz w:val="20"/>
            <w:szCs w:val="20"/>
            <w:rtl/>
          </w:rPr>
          <w:t>هران</w:t>
        </w:r>
        <w:r w:rsidR="008A71C5">
          <w:rPr>
            <w:rFonts w:ascii="B Lotus" w:eastAsia="Calibri" w:hAnsi="B Lotus" w:cs="B Lotus" w:hint="cs"/>
            <w:sz w:val="20"/>
            <w:szCs w:val="20"/>
            <w:rtl/>
          </w:rPr>
          <w:t>.</w:t>
        </w:r>
      </w:ins>
    </w:p>
    <w:p w14:paraId="309F1088" w14:textId="69477059" w:rsidR="008F2EDA" w:rsidRPr="008F2EDA" w:rsidRDefault="008F2EDA" w:rsidP="00BA5FB1">
      <w:pPr>
        <w:bidi/>
        <w:jc w:val="both"/>
        <w:rPr>
          <w:rFonts w:ascii="B Lotus" w:eastAsia="Calibri" w:hAnsi="B Lotus" w:cs="B Lotus"/>
          <w:sz w:val="20"/>
          <w:szCs w:val="20"/>
          <w:rtl/>
        </w:rPr>
      </w:pPr>
      <w:del w:id="21146" w:author="Mehrnazi Boojari" w:date="2019-01-10T06:31:00Z">
        <w:r w:rsidRPr="008F2EDA" w:rsidDel="00CD4BA1">
          <w:rPr>
            <w:rFonts w:ascii="B Lotus" w:eastAsia="Calibri" w:hAnsi="B Lotus" w:cs="B Lotus"/>
            <w:sz w:val="20"/>
            <w:szCs w:val="20"/>
            <w:rtl/>
          </w:rPr>
          <w:delText>سرتیپی پور</w:delText>
        </w:r>
      </w:del>
      <w:ins w:id="21147" w:author="Mehrnazi Boojari" w:date="2019-01-15T23:17:00Z">
        <w:r w:rsidR="00BC219F">
          <w:rPr>
            <w:rFonts w:ascii="B Lotus" w:eastAsia="Calibri" w:hAnsi="B Lotus" w:cs="B Lotus" w:hint="cs"/>
            <w:sz w:val="20"/>
            <w:szCs w:val="20"/>
            <w:rtl/>
          </w:rPr>
          <w:t>همو</w:t>
        </w:r>
      </w:ins>
      <w:ins w:id="21148" w:author="Mehrnazi Boojari" w:date="2019-01-22T23:48:00Z">
        <w:r w:rsidR="00BA5FB1">
          <w:rPr>
            <w:rFonts w:ascii="B Lotus" w:eastAsia="Calibri" w:hAnsi="B Lotus" w:cs="B Lotus" w:hint="cs"/>
            <w:sz w:val="20"/>
            <w:szCs w:val="20"/>
            <w:rtl/>
          </w:rPr>
          <w:t>.</w:t>
        </w:r>
      </w:ins>
      <w:del w:id="21149" w:author="Mehrnazi Boojari" w:date="2019-01-15T23:17:00Z">
        <w:r w:rsidRPr="008F2EDA" w:rsidDel="00BC219F">
          <w:rPr>
            <w:rFonts w:ascii="B Lotus" w:eastAsia="Calibri" w:hAnsi="B Lotus" w:cs="B Lotus"/>
            <w:sz w:val="20"/>
            <w:szCs w:val="20"/>
            <w:rtl/>
          </w:rPr>
          <w:delText>، محسن</w:delText>
        </w:r>
      </w:del>
      <w:del w:id="21150" w:author="Mehrnazi Boojari" w:date="2019-01-07T09:53:00Z">
        <w:r w:rsidRPr="008F2EDA" w:rsidDel="006F7CCF">
          <w:rPr>
            <w:rFonts w:ascii="B Lotus" w:eastAsia="Calibri" w:hAnsi="B Lotus" w:cs="B Lotus"/>
            <w:sz w:val="20"/>
            <w:szCs w:val="20"/>
            <w:rtl/>
          </w:rPr>
          <w:delText xml:space="preserve"> . </w:delText>
        </w:r>
      </w:del>
      <w:ins w:id="21151" w:author="Mehrnazi Boojari" w:date="2019-01-07T09:53:00Z">
        <w:r w:rsidR="006F7CCF">
          <w:rPr>
            <w:rFonts w:ascii="B Lotus" w:eastAsia="Calibri" w:hAnsi="B Lotus" w:cs="B Lotus"/>
            <w:sz w:val="20"/>
            <w:szCs w:val="20"/>
            <w:rtl/>
          </w:rPr>
          <w:t xml:space="preserve"> </w:t>
        </w:r>
      </w:ins>
      <w:r w:rsidRPr="008F2EDA">
        <w:rPr>
          <w:rFonts w:ascii="B Lotus" w:eastAsia="Calibri" w:hAnsi="B Lotus" w:cs="B Lotus"/>
          <w:sz w:val="20"/>
          <w:szCs w:val="20"/>
          <w:rtl/>
        </w:rPr>
        <w:t>(1385</w:t>
      </w:r>
      <w:del w:id="21152" w:author="Mehrnazi Boojari" w:date="2019-01-07T10:07:00Z">
        <w:r w:rsidRPr="008F2EDA" w:rsidDel="00A31D6F">
          <w:rPr>
            <w:rFonts w:ascii="B Lotus" w:eastAsia="Calibri" w:hAnsi="B Lotus" w:cs="B Lotus"/>
            <w:sz w:val="20"/>
            <w:szCs w:val="20"/>
            <w:rtl/>
          </w:rPr>
          <w:delText xml:space="preserve"> )</w:delText>
        </w:r>
      </w:del>
      <w:ins w:id="21153" w:author="Mehrnazi Boojari" w:date="2019-01-07T10:07:00Z">
        <w:r w:rsidR="00A31D6F">
          <w:rPr>
            <w:rFonts w:ascii="B Lotus" w:eastAsia="Calibri" w:hAnsi="B Lotus" w:cs="B Lotus"/>
            <w:sz w:val="20"/>
            <w:szCs w:val="20"/>
            <w:rtl/>
          </w:rPr>
          <w:t>)</w:t>
        </w:r>
      </w:ins>
      <w:del w:id="21154" w:author="Mehrnazi Boojari" w:date="2019-01-07T09:53:00Z">
        <w:r w:rsidRPr="008F2EDA" w:rsidDel="006F7CCF">
          <w:rPr>
            <w:rFonts w:ascii="B Lotus" w:eastAsia="Calibri" w:hAnsi="B Lotus" w:cs="B Lotus"/>
            <w:sz w:val="20"/>
            <w:szCs w:val="20"/>
            <w:rtl/>
          </w:rPr>
          <w:delText xml:space="preserve"> . </w:delText>
        </w:r>
      </w:del>
      <w:ins w:id="21155" w:author="Mehrnazi Boojari" w:date="2019-01-07T09:53:00Z">
        <w:r w:rsidR="006F7CCF">
          <w:rPr>
            <w:rFonts w:ascii="B Lotus" w:eastAsia="Calibri" w:hAnsi="B Lotus" w:cs="B Lotus"/>
            <w:sz w:val="20"/>
            <w:szCs w:val="20"/>
            <w:rtl/>
          </w:rPr>
          <w:t xml:space="preserve">. </w:t>
        </w:r>
      </w:ins>
      <w:ins w:id="21156" w:author="Mehrnazi Boojari" w:date="2019-01-15T23:23:00Z">
        <w:r w:rsidR="00D2769A">
          <w:rPr>
            <w:rFonts w:ascii="B Lotus" w:eastAsia="Calibri" w:hAnsi="B Lotus" w:cs="B Lotus" w:hint="cs"/>
            <w:sz w:val="20"/>
            <w:szCs w:val="20"/>
            <w:rtl/>
          </w:rPr>
          <w:t>«</w:t>
        </w:r>
      </w:ins>
      <w:r w:rsidRPr="008F2EDA">
        <w:rPr>
          <w:rFonts w:ascii="B Lotus" w:eastAsia="Calibri" w:hAnsi="B Lotus" w:cs="B Lotus"/>
          <w:sz w:val="20"/>
          <w:szCs w:val="20"/>
          <w:rtl/>
        </w:rPr>
        <w:t>مسکن روستایی در برنامـه</w:t>
      </w:r>
      <w:ins w:id="21157" w:author="Mehrnazi Boojari" w:date="2019-01-22T23:48:00Z">
        <w:r w:rsidR="00BA5FB1">
          <w:rPr>
            <w:rFonts w:ascii="B Lotus" w:eastAsia="Calibri" w:hAnsi="B Lotus" w:cs="B Nazanin" w:hint="cs"/>
            <w:sz w:val="20"/>
            <w:szCs w:val="20"/>
            <w:rtl/>
          </w:rPr>
          <w:t>‌</w:t>
        </w:r>
      </w:ins>
      <w:del w:id="21158" w:author="Mehrnazi Boojari" w:date="2019-01-22T23:48:00Z">
        <w:r w:rsidRPr="008F2EDA" w:rsidDel="00BA5FB1">
          <w:rPr>
            <w:rFonts w:ascii="B Lotus" w:eastAsia="Calibri" w:hAnsi="B Lotus" w:cs="B Lotus"/>
            <w:sz w:val="20"/>
            <w:szCs w:val="20"/>
            <w:rtl/>
          </w:rPr>
          <w:delText xml:space="preserve"> </w:delText>
        </w:r>
      </w:del>
      <w:r w:rsidRPr="008F2EDA">
        <w:rPr>
          <w:rFonts w:ascii="B Lotus" w:eastAsia="Calibri" w:hAnsi="B Lotus" w:cs="B Lotus"/>
          <w:sz w:val="20"/>
          <w:szCs w:val="20"/>
          <w:rtl/>
        </w:rPr>
        <w:t>هـاي توسعه</w:t>
      </w:r>
      <w:ins w:id="21159" w:author="Mehrnazi Boojari" w:date="2019-01-15T23:23:00Z">
        <w:r w:rsidR="00D2769A">
          <w:rPr>
            <w:rFonts w:ascii="B Lotus" w:eastAsia="Calibri" w:hAnsi="B Lotus" w:cs="B Lotus" w:hint="cs"/>
            <w:sz w:val="20"/>
            <w:szCs w:val="20"/>
            <w:rtl/>
          </w:rPr>
          <w:t>».</w:t>
        </w:r>
      </w:ins>
      <w:del w:id="21160" w:author="Mehrnazi Boojari" w:date="2019-01-15T23:23:00Z">
        <w:r w:rsidRPr="008F2EDA" w:rsidDel="00D2769A">
          <w:rPr>
            <w:rFonts w:ascii="B Lotus" w:eastAsia="Calibri" w:hAnsi="B Lotus" w:cs="B Lotus"/>
            <w:sz w:val="20"/>
            <w:szCs w:val="20"/>
            <w:rtl/>
          </w:rPr>
          <w:delText>،</w:delText>
        </w:r>
      </w:del>
      <w:r w:rsidRPr="008F2EDA">
        <w:rPr>
          <w:rFonts w:ascii="B Lotus" w:eastAsia="Calibri" w:hAnsi="B Lotus" w:cs="B Lotus"/>
          <w:sz w:val="20"/>
          <w:szCs w:val="20"/>
          <w:rtl/>
        </w:rPr>
        <w:t xml:space="preserve"> </w:t>
      </w:r>
      <w:ins w:id="21161" w:author="Mehrnazi Boojari" w:date="2019-01-22T23:44:00Z">
        <w:r w:rsidR="00E258F9">
          <w:rPr>
            <w:rFonts w:ascii="B Lotus" w:eastAsia="Calibri" w:hAnsi="B Lotus" w:cs="B Lotus" w:hint="cs"/>
            <w:i/>
            <w:iCs/>
            <w:sz w:val="20"/>
            <w:szCs w:val="20"/>
            <w:rtl/>
          </w:rPr>
          <w:t>مجله</w:t>
        </w:r>
      </w:ins>
      <w:ins w:id="21162" w:author="Mehrnazi Boojari" w:date="2019-01-15T23:23:00Z">
        <w:r w:rsidR="00D2769A" w:rsidRPr="00661D31">
          <w:rPr>
            <w:rFonts w:ascii="B Lotus" w:eastAsia="Calibri" w:hAnsi="B Lotus" w:cs="B Lotus"/>
            <w:i/>
            <w:iCs/>
            <w:sz w:val="20"/>
            <w:szCs w:val="20"/>
            <w:rtl/>
          </w:rPr>
          <w:t xml:space="preserve"> </w:t>
        </w:r>
      </w:ins>
      <w:r w:rsidRPr="00D2769A">
        <w:rPr>
          <w:rFonts w:ascii="B Lotus" w:eastAsia="Calibri" w:hAnsi="B Lotus" w:cs="B Lotus"/>
          <w:i/>
          <w:iCs/>
          <w:sz w:val="20"/>
          <w:szCs w:val="20"/>
          <w:rtl/>
          <w:rPrChange w:id="21163" w:author="Mehrnazi Boojari" w:date="2019-01-15T23:23:00Z">
            <w:rPr>
              <w:rFonts w:ascii="B Lotus" w:eastAsia="Calibri" w:hAnsi="B Lotus" w:cs="B Lotus"/>
              <w:bCs/>
              <w:noProof/>
              <w:sz w:val="20"/>
              <w:szCs w:val="20"/>
              <w:rtl/>
              <w:lang w:bidi="fa-IR"/>
            </w:rPr>
          </w:rPrChange>
        </w:rPr>
        <w:t>هنرهاي ز</w:t>
      </w:r>
      <w:r w:rsidRPr="00D2769A">
        <w:rPr>
          <w:rFonts w:ascii="B Lotus" w:eastAsia="Calibri" w:hAnsi="B Lotus" w:cs="B Lotus" w:hint="cs"/>
          <w:i/>
          <w:iCs/>
          <w:sz w:val="20"/>
          <w:szCs w:val="20"/>
          <w:rtl/>
          <w:rPrChange w:id="21164" w:author="Mehrnazi Boojari" w:date="2019-01-15T23:23:00Z">
            <w:rPr>
              <w:rFonts w:ascii="B Lotus" w:eastAsia="Calibri" w:hAnsi="B Lotus" w:cs="B Lotus" w:hint="cs"/>
              <w:bCs/>
              <w:noProof/>
              <w:sz w:val="20"/>
              <w:szCs w:val="20"/>
              <w:rtl/>
              <w:lang w:bidi="fa-IR"/>
            </w:rPr>
          </w:rPrChange>
        </w:rPr>
        <w:t>یبا</w:t>
      </w:r>
      <w:del w:id="21165" w:author="Mehrnazi Boojari" w:date="2019-01-15T23:23:00Z">
        <w:r w:rsidRPr="008F2EDA" w:rsidDel="00D2769A">
          <w:rPr>
            <w:rFonts w:ascii="B Lotus" w:eastAsia="Calibri" w:hAnsi="B Lotus" w:cs="B Lotus"/>
            <w:sz w:val="20"/>
            <w:szCs w:val="20"/>
            <w:rtl/>
          </w:rPr>
          <w:delText xml:space="preserve">، </w:delText>
        </w:r>
      </w:del>
      <w:ins w:id="21166" w:author="Mehrnazi Boojari" w:date="2019-01-15T23:23:00Z">
        <w:r w:rsidR="00D2769A">
          <w:rPr>
            <w:rFonts w:ascii="B Lotus" w:eastAsia="Calibri" w:hAnsi="B Lotus" w:cs="B Lotus" w:hint="cs"/>
            <w:sz w:val="20"/>
            <w:szCs w:val="20"/>
            <w:rtl/>
          </w:rPr>
          <w:t>.</w:t>
        </w:r>
        <w:r w:rsidR="00D2769A" w:rsidRPr="008F2EDA">
          <w:rPr>
            <w:rFonts w:ascii="B Lotus" w:eastAsia="Calibri" w:hAnsi="B Lotus" w:cs="B Lotus"/>
            <w:sz w:val="20"/>
            <w:szCs w:val="20"/>
            <w:rtl/>
          </w:rPr>
          <w:t xml:space="preserve"> </w:t>
        </w:r>
      </w:ins>
      <w:r w:rsidRPr="008F2EDA">
        <w:rPr>
          <w:rFonts w:ascii="B Lotus" w:eastAsia="Calibri" w:hAnsi="B Lotus" w:cs="B Lotus"/>
          <w:sz w:val="20"/>
          <w:szCs w:val="20"/>
          <w:rtl/>
        </w:rPr>
        <w:t>ش</w:t>
      </w:r>
      <w:ins w:id="21167" w:author="Mehrnazi Boojari" w:date="2019-01-22T23:44:00Z">
        <w:r w:rsidR="00E258F9">
          <w:rPr>
            <w:rFonts w:ascii="B Lotus" w:eastAsia="Calibri" w:hAnsi="B Lotus" w:cs="B Lotus" w:hint="cs"/>
            <w:sz w:val="20"/>
            <w:szCs w:val="20"/>
            <w:rtl/>
          </w:rPr>
          <w:t>ماره</w:t>
        </w:r>
      </w:ins>
      <w:del w:id="21168" w:author="Mehrnazi Boojari" w:date="2019-01-15T23:24:00Z">
        <w:r w:rsidRPr="008F2EDA" w:rsidDel="00D2769A">
          <w:rPr>
            <w:rFonts w:ascii="B Lotus" w:eastAsia="Calibri" w:hAnsi="B Lotus" w:cs="B Lotus"/>
            <w:sz w:val="20"/>
            <w:szCs w:val="20"/>
            <w:rtl/>
          </w:rPr>
          <w:delText>ماره</w:delText>
        </w:r>
      </w:del>
      <w:del w:id="21169" w:author="Mehrnazi Boojari" w:date="2019-01-07T09:47:00Z">
        <w:r w:rsidRPr="008F2EDA" w:rsidDel="006F7CCF">
          <w:rPr>
            <w:rFonts w:ascii="B Lotus" w:eastAsia="Calibri" w:hAnsi="B Lotus" w:cs="B Lotus"/>
            <w:sz w:val="20"/>
            <w:szCs w:val="20"/>
            <w:rtl/>
          </w:rPr>
          <w:delText xml:space="preserve"> ،</w:delText>
        </w:r>
      </w:del>
      <w:ins w:id="21170" w:author="Mehrnazi Boojari" w:date="2019-01-15T23:24:00Z">
        <w:r w:rsidR="00D2769A">
          <w:rPr>
            <w:rFonts w:ascii="B Lotus" w:eastAsia="Calibri" w:hAnsi="B Lotus" w:cs="B Lotus" w:hint="cs"/>
            <w:sz w:val="20"/>
            <w:szCs w:val="20"/>
            <w:rtl/>
          </w:rPr>
          <w:t xml:space="preserve"> </w:t>
        </w:r>
      </w:ins>
      <w:r w:rsidRPr="008F2EDA">
        <w:rPr>
          <w:rFonts w:ascii="B Lotus" w:eastAsia="Calibri" w:hAnsi="B Lotus" w:cs="B Lotus"/>
          <w:sz w:val="20"/>
          <w:szCs w:val="20"/>
          <w:rtl/>
        </w:rPr>
        <w:t>27</w:t>
      </w:r>
      <w:ins w:id="21171" w:author="Mehrnazi Boojari" w:date="2019-01-15T23:24:00Z">
        <w:r w:rsidR="00D2769A">
          <w:rPr>
            <w:rFonts w:ascii="B Lotus" w:eastAsia="Calibri" w:hAnsi="B Lotus" w:cs="B Lotus" w:hint="cs"/>
            <w:sz w:val="20"/>
            <w:szCs w:val="20"/>
            <w:rtl/>
          </w:rPr>
          <w:t xml:space="preserve">. </w:t>
        </w:r>
      </w:ins>
      <w:del w:id="21172" w:author="Mehrnazi Boojari" w:date="2019-01-15T23:24:00Z">
        <w:r w:rsidRPr="008F2EDA" w:rsidDel="00D2769A">
          <w:rPr>
            <w:rFonts w:ascii="B Lotus" w:eastAsia="Calibri" w:hAnsi="B Lotus" w:cs="B Lotus"/>
            <w:sz w:val="20"/>
            <w:szCs w:val="20"/>
            <w:rtl/>
          </w:rPr>
          <w:delText>ص</w:delText>
        </w:r>
      </w:del>
      <w:r w:rsidRPr="008F2EDA">
        <w:rPr>
          <w:rFonts w:ascii="B Lotus" w:eastAsia="Calibri" w:hAnsi="B Lotus" w:cs="B Lotus"/>
          <w:sz w:val="20"/>
          <w:szCs w:val="20"/>
          <w:rtl/>
        </w:rPr>
        <w:t>ص</w:t>
      </w:r>
      <w:del w:id="21173" w:author="Mehrnazi Boojari" w:date="2019-01-15T23:24:00Z">
        <w:r w:rsidRPr="008F2EDA" w:rsidDel="00D2769A">
          <w:rPr>
            <w:rFonts w:ascii="B Lotus" w:eastAsia="Calibri" w:hAnsi="B Lotus" w:cs="B Lotus"/>
            <w:sz w:val="20"/>
            <w:szCs w:val="20"/>
            <w:rtl/>
          </w:rPr>
          <w:delText>.</w:delText>
        </w:r>
      </w:del>
      <w:ins w:id="21174" w:author="Mehrnazi Boojari" w:date="2019-01-15T23:24:00Z">
        <w:r w:rsidR="00D2769A">
          <w:rPr>
            <w:rFonts w:ascii="B Lotus" w:eastAsia="Calibri" w:hAnsi="B Lotus" w:cs="Times New Roman" w:hint="cs"/>
            <w:sz w:val="20"/>
            <w:szCs w:val="20"/>
            <w:rtl/>
          </w:rPr>
          <w:t> </w:t>
        </w:r>
      </w:ins>
      <w:r w:rsidRPr="008F2EDA">
        <w:rPr>
          <w:rFonts w:ascii="B Lotus" w:eastAsia="Calibri" w:hAnsi="B Lotus" w:cs="B Lotus"/>
          <w:sz w:val="20"/>
          <w:szCs w:val="20"/>
          <w:rtl/>
        </w:rPr>
        <w:t>74-5</w:t>
      </w:r>
      <w:ins w:id="21175" w:author="Mehrnazi Boojari" w:date="2019-01-15T23:24:00Z">
        <w:r w:rsidR="00D2769A">
          <w:rPr>
            <w:rFonts w:ascii="B Lotus" w:eastAsia="Calibri" w:hAnsi="B Lotus" w:cs="B Lotus" w:hint="cs"/>
            <w:sz w:val="20"/>
            <w:szCs w:val="20"/>
            <w:rtl/>
          </w:rPr>
          <w:t>.</w:t>
        </w:r>
      </w:ins>
    </w:p>
    <w:p w14:paraId="6149EF25" w14:textId="2A5796EA" w:rsidR="008F2EDA" w:rsidRPr="008F2EDA" w:rsidRDefault="008F2EDA" w:rsidP="00BA5FB1">
      <w:pPr>
        <w:bidi/>
        <w:jc w:val="both"/>
        <w:rPr>
          <w:rFonts w:ascii="B Lotus" w:eastAsia="Calibri" w:hAnsi="B Lotus" w:cs="B Lotus"/>
          <w:sz w:val="20"/>
          <w:szCs w:val="20"/>
          <w:rtl/>
        </w:rPr>
      </w:pPr>
      <w:del w:id="21176" w:author="Mehrnazi Boojari" w:date="2019-01-10T06:31:00Z">
        <w:r w:rsidRPr="008F2EDA" w:rsidDel="00CD4BA1">
          <w:rPr>
            <w:rFonts w:ascii="B Lotus" w:eastAsia="Calibri" w:hAnsi="B Lotus" w:cs="B Lotus"/>
            <w:sz w:val="20"/>
            <w:szCs w:val="20"/>
            <w:rtl/>
          </w:rPr>
          <w:delText>سرتیپی پور</w:delText>
        </w:r>
      </w:del>
      <w:ins w:id="21177" w:author="Mehrnazi Boojari" w:date="2019-01-15T23:17:00Z">
        <w:r w:rsidR="00BC219F">
          <w:rPr>
            <w:rFonts w:ascii="B Lotus" w:eastAsia="Calibri" w:hAnsi="B Lotus" w:cs="B Lotus" w:hint="cs"/>
            <w:sz w:val="20"/>
            <w:szCs w:val="20"/>
            <w:rtl/>
          </w:rPr>
          <w:t>همو</w:t>
        </w:r>
      </w:ins>
      <w:ins w:id="21178" w:author="Mehrnazi Boojari" w:date="2019-01-22T23:48:00Z">
        <w:r w:rsidR="00BA5FB1">
          <w:rPr>
            <w:rFonts w:ascii="B Lotus" w:eastAsia="Calibri" w:hAnsi="B Lotus" w:cs="B Lotus" w:hint="cs"/>
            <w:sz w:val="20"/>
            <w:szCs w:val="20"/>
            <w:rtl/>
          </w:rPr>
          <w:t>.</w:t>
        </w:r>
      </w:ins>
      <w:del w:id="21179" w:author="Mehrnazi Boojari" w:date="2019-01-15T23:17:00Z">
        <w:r w:rsidRPr="008F2EDA" w:rsidDel="00BC219F">
          <w:rPr>
            <w:rFonts w:ascii="B Lotus" w:eastAsia="Calibri" w:hAnsi="B Lotus" w:cs="B Lotus"/>
            <w:sz w:val="20"/>
            <w:szCs w:val="20"/>
            <w:rtl/>
          </w:rPr>
          <w:delText>، محسن.</w:delText>
        </w:r>
      </w:del>
      <w:r w:rsidRPr="008F2EDA">
        <w:rPr>
          <w:rFonts w:ascii="B Lotus" w:eastAsia="Calibri" w:hAnsi="B Lotus" w:cs="B Lotus"/>
          <w:sz w:val="20"/>
          <w:szCs w:val="20"/>
          <w:rtl/>
        </w:rPr>
        <w:t xml:space="preserve"> </w:t>
      </w:r>
      <w:del w:id="21180" w:author="Mehrnazi Boojari" w:date="2019-01-15T23:17:00Z">
        <w:r w:rsidRPr="008F2EDA" w:rsidDel="00BC219F">
          <w:rPr>
            <w:rFonts w:ascii="B Lotus" w:eastAsia="Calibri" w:hAnsi="B Lotus" w:cs="B Lotus"/>
            <w:sz w:val="20"/>
            <w:szCs w:val="20"/>
            <w:rtl/>
          </w:rPr>
          <w:delText>(</w:delText>
        </w:r>
        <w:r w:rsidRPr="008F2EDA" w:rsidDel="00BC219F">
          <w:rPr>
            <w:rFonts w:ascii="B Lotus" w:eastAsia="Calibri" w:hAnsi="B Lotus" w:cs="B Lotus"/>
            <w:sz w:val="20"/>
            <w:szCs w:val="20"/>
            <w:rtl/>
            <w:lang w:bidi="fa-IR"/>
          </w:rPr>
          <w:delText>۱۳۸۴)</w:delText>
        </w:r>
        <w:r w:rsidRPr="008F2EDA" w:rsidDel="00BC219F">
          <w:rPr>
            <w:rFonts w:ascii="B Lotus" w:eastAsia="Calibri" w:hAnsi="B Lotus" w:cs="B Lotus"/>
            <w:sz w:val="20"/>
            <w:szCs w:val="20"/>
            <w:rtl/>
          </w:rPr>
          <w:delText xml:space="preserve">، </w:delText>
        </w:r>
      </w:del>
      <w:ins w:id="21181" w:author="Mehrnazi Boojari" w:date="2019-01-15T23:17:00Z">
        <w:r w:rsidR="00BC219F" w:rsidRPr="008F2EDA">
          <w:rPr>
            <w:rFonts w:ascii="B Lotus" w:eastAsia="Calibri" w:hAnsi="B Lotus" w:cs="B Lotus"/>
            <w:sz w:val="20"/>
            <w:szCs w:val="20"/>
            <w:rtl/>
          </w:rPr>
          <w:t>(</w:t>
        </w:r>
        <w:r w:rsidR="00BC219F" w:rsidRPr="008F2EDA">
          <w:rPr>
            <w:rFonts w:ascii="B Lotus" w:eastAsia="Calibri" w:hAnsi="B Lotus" w:cs="B Lotus"/>
            <w:sz w:val="20"/>
            <w:szCs w:val="20"/>
            <w:rtl/>
            <w:lang w:bidi="fa-IR"/>
          </w:rPr>
          <w:t>۱۳۸۴)</w:t>
        </w:r>
        <w:r w:rsidR="00BC219F">
          <w:rPr>
            <w:rFonts w:ascii="B Lotus" w:eastAsia="Calibri" w:hAnsi="B Lotus" w:cs="B Lotus" w:hint="cs"/>
            <w:sz w:val="20"/>
            <w:szCs w:val="20"/>
            <w:rtl/>
          </w:rPr>
          <w:t>.</w:t>
        </w:r>
        <w:r w:rsidR="00BC219F" w:rsidRPr="008F2EDA">
          <w:rPr>
            <w:rFonts w:ascii="B Lotus" w:eastAsia="Calibri" w:hAnsi="B Lotus" w:cs="B Lotus"/>
            <w:sz w:val="20"/>
            <w:szCs w:val="20"/>
            <w:rtl/>
          </w:rPr>
          <w:t xml:space="preserve"> </w:t>
        </w:r>
      </w:ins>
      <w:ins w:id="21182" w:author="Mehrnazi Boojari" w:date="2019-01-15T23:23:00Z">
        <w:r w:rsidR="00D2769A">
          <w:rPr>
            <w:rFonts w:ascii="B Lotus" w:eastAsia="Calibri" w:hAnsi="B Lotus" w:cs="B Lotus" w:hint="cs"/>
            <w:sz w:val="20"/>
            <w:szCs w:val="20"/>
            <w:rtl/>
          </w:rPr>
          <w:t>«</w:t>
        </w:r>
      </w:ins>
      <w:del w:id="21183" w:author="Mehrnazi Boojari" w:date="2019-01-07T10:18:00Z">
        <w:r w:rsidRPr="008F2EDA" w:rsidDel="0028073B">
          <w:rPr>
            <w:rFonts w:ascii="B Lotus" w:eastAsia="Calibri" w:hAnsi="B Lotus" w:cs="B Lotus"/>
            <w:sz w:val="20"/>
            <w:szCs w:val="20"/>
            <w:rtl/>
          </w:rPr>
          <w:delText>شاخص‌ها</w:delText>
        </w:r>
      </w:del>
      <w:ins w:id="21184" w:author="Mehrnazi Boojari" w:date="2019-01-07T10:18:00Z">
        <w:r w:rsidR="0028073B">
          <w:rPr>
            <w:rFonts w:ascii="B Lotus" w:eastAsia="Calibri" w:hAnsi="B Lotus" w:cs="B Lotus"/>
            <w:sz w:val="20"/>
            <w:szCs w:val="20"/>
            <w:rtl/>
          </w:rPr>
          <w:t>شاخص</w:t>
        </w:r>
        <w:r w:rsidR="0028073B">
          <w:rPr>
            <w:rFonts w:ascii="B Lotus" w:eastAsia="Calibri" w:hAnsi="B Lotus" w:cs="B Lotus" w:hint="cs"/>
            <w:sz w:val="20"/>
            <w:szCs w:val="20"/>
            <w:rtl/>
          </w:rPr>
          <w:t>‌</w:t>
        </w:r>
        <w:r w:rsidR="0028073B">
          <w:rPr>
            <w:rFonts w:ascii="B Lotus" w:eastAsia="Calibri" w:hAnsi="B Lotus" w:cs="B Lotus"/>
            <w:sz w:val="20"/>
            <w:szCs w:val="20"/>
            <w:rtl/>
          </w:rPr>
          <w:t>ها</w:t>
        </w:r>
      </w:ins>
      <w:r w:rsidRPr="008F2EDA">
        <w:rPr>
          <w:rFonts w:ascii="B Lotus" w:eastAsia="Calibri" w:hAnsi="B Lotus" w:cs="B Lotus"/>
          <w:sz w:val="20"/>
          <w:szCs w:val="20"/>
          <w:rtl/>
        </w:rPr>
        <w:t>ی معماری مسکن روستایی در ایران</w:t>
      </w:r>
      <w:ins w:id="21185" w:author="Mehrnazi Boojari" w:date="2019-01-15T23:23:00Z">
        <w:r w:rsidR="00D2769A">
          <w:rPr>
            <w:rFonts w:ascii="B Lotus" w:eastAsia="Calibri" w:hAnsi="B Lotus" w:cs="B Lotus" w:hint="cs"/>
            <w:sz w:val="20"/>
            <w:szCs w:val="20"/>
            <w:rtl/>
          </w:rPr>
          <w:t>».</w:t>
        </w:r>
      </w:ins>
      <w:del w:id="21186" w:author="Mehrnazi Boojari" w:date="2019-01-15T23:23:00Z">
        <w:r w:rsidRPr="008F2EDA" w:rsidDel="00D2769A">
          <w:rPr>
            <w:rFonts w:ascii="B Lotus" w:eastAsia="Calibri" w:hAnsi="B Lotus" w:cs="B Lotus"/>
            <w:sz w:val="20"/>
            <w:szCs w:val="20"/>
            <w:rtl/>
          </w:rPr>
          <w:delText>،</w:delText>
        </w:r>
      </w:del>
      <w:r w:rsidRPr="008F2EDA">
        <w:rPr>
          <w:rFonts w:ascii="B Lotus" w:eastAsia="Calibri" w:hAnsi="B Lotus" w:cs="B Lotus"/>
          <w:sz w:val="20"/>
          <w:szCs w:val="20"/>
          <w:rtl/>
        </w:rPr>
        <w:t xml:space="preserve"> </w:t>
      </w:r>
      <w:ins w:id="21187" w:author="Mehrnazi Boojari" w:date="2019-01-22T23:46:00Z">
        <w:r w:rsidR="00BA5FB1">
          <w:rPr>
            <w:rFonts w:ascii="B Lotus" w:eastAsia="Calibri" w:hAnsi="B Lotus" w:cs="B Lotus" w:hint="cs"/>
            <w:sz w:val="20"/>
            <w:szCs w:val="20"/>
            <w:rtl/>
          </w:rPr>
          <w:t>مجله</w:t>
        </w:r>
      </w:ins>
      <w:del w:id="21188" w:author="Mehrnazi Boojari" w:date="2019-01-22T23:46:00Z">
        <w:r w:rsidRPr="00D2769A" w:rsidDel="00BA5FB1">
          <w:rPr>
            <w:rFonts w:ascii="B Lotus" w:eastAsia="Calibri" w:hAnsi="B Lotus" w:cs="B Lotus"/>
            <w:i/>
            <w:iCs/>
            <w:sz w:val="20"/>
            <w:szCs w:val="20"/>
            <w:rtl/>
            <w:rPrChange w:id="21189" w:author="Mehrnazi Boojari" w:date="2019-01-15T23:23:00Z">
              <w:rPr>
                <w:rFonts w:ascii="B Lotus" w:eastAsia="Calibri" w:hAnsi="B Lotus" w:cs="B Lotus"/>
                <w:bCs/>
                <w:noProof/>
                <w:sz w:val="20"/>
                <w:szCs w:val="20"/>
                <w:rtl/>
                <w:lang w:bidi="fa-IR"/>
              </w:rPr>
            </w:rPrChange>
          </w:rPr>
          <w:delText>نشر</w:delText>
        </w:r>
        <w:r w:rsidRPr="00D2769A" w:rsidDel="00BA5FB1">
          <w:rPr>
            <w:rFonts w:ascii="B Lotus" w:eastAsia="Calibri" w:hAnsi="B Lotus" w:cs="B Lotus" w:hint="cs"/>
            <w:i/>
            <w:iCs/>
            <w:sz w:val="20"/>
            <w:szCs w:val="20"/>
            <w:rtl/>
            <w:rPrChange w:id="21190" w:author="Mehrnazi Boojari" w:date="2019-01-15T23:23:00Z">
              <w:rPr>
                <w:rFonts w:ascii="B Lotus" w:eastAsia="Calibri" w:hAnsi="B Lotus" w:cs="B Lotus" w:hint="cs"/>
                <w:bCs/>
                <w:noProof/>
                <w:sz w:val="20"/>
                <w:szCs w:val="20"/>
                <w:rtl/>
                <w:lang w:bidi="fa-IR"/>
              </w:rPr>
            </w:rPrChange>
          </w:rPr>
          <w:delText>یه</w:delText>
        </w:r>
      </w:del>
      <w:r w:rsidRPr="00D2769A">
        <w:rPr>
          <w:rFonts w:ascii="B Lotus" w:eastAsia="Calibri" w:hAnsi="B Lotus" w:cs="B Lotus"/>
          <w:i/>
          <w:iCs/>
          <w:sz w:val="20"/>
          <w:szCs w:val="20"/>
          <w:rtl/>
          <w:rPrChange w:id="21191" w:author="Mehrnazi Boojari" w:date="2019-01-15T23:23:00Z">
            <w:rPr>
              <w:rFonts w:ascii="B Lotus" w:eastAsia="Calibri" w:hAnsi="B Lotus" w:cs="B Lotus"/>
              <w:bCs/>
              <w:noProof/>
              <w:sz w:val="20"/>
              <w:szCs w:val="20"/>
              <w:rtl/>
              <w:lang w:bidi="fa-IR"/>
            </w:rPr>
          </w:rPrChange>
        </w:rPr>
        <w:t xml:space="preserve"> </w:t>
      </w:r>
      <w:r w:rsidRPr="00D2769A">
        <w:rPr>
          <w:rFonts w:ascii="B Lotus" w:eastAsia="Calibri" w:hAnsi="B Lotus" w:cs="B Lotus" w:hint="cs"/>
          <w:i/>
          <w:iCs/>
          <w:sz w:val="20"/>
          <w:szCs w:val="20"/>
          <w:rtl/>
          <w:rPrChange w:id="21192" w:author="Mehrnazi Boojari" w:date="2019-01-15T23:23:00Z">
            <w:rPr>
              <w:rFonts w:ascii="B Lotus" w:eastAsia="Calibri" w:hAnsi="B Lotus" w:cs="B Lotus" w:hint="cs"/>
              <w:bCs/>
              <w:noProof/>
              <w:sz w:val="20"/>
              <w:szCs w:val="20"/>
              <w:rtl/>
              <w:lang w:bidi="fa-IR"/>
            </w:rPr>
          </w:rPrChange>
        </w:rPr>
        <w:t>هنر‌های</w:t>
      </w:r>
      <w:r w:rsidRPr="00D2769A">
        <w:rPr>
          <w:rFonts w:ascii="B Lotus" w:eastAsia="Calibri" w:hAnsi="B Lotus" w:cs="B Lotus"/>
          <w:i/>
          <w:iCs/>
          <w:sz w:val="20"/>
          <w:szCs w:val="20"/>
          <w:rtl/>
          <w:rPrChange w:id="21193" w:author="Mehrnazi Boojari" w:date="2019-01-15T23:23:00Z">
            <w:rPr>
              <w:rFonts w:ascii="B Lotus" w:eastAsia="Calibri" w:hAnsi="B Lotus" w:cs="B Lotus"/>
              <w:bCs/>
              <w:noProof/>
              <w:sz w:val="20"/>
              <w:szCs w:val="20"/>
              <w:rtl/>
              <w:lang w:bidi="fa-IR"/>
            </w:rPr>
          </w:rPrChange>
        </w:rPr>
        <w:t xml:space="preserve"> </w:t>
      </w:r>
      <w:r w:rsidRPr="00D2769A">
        <w:rPr>
          <w:rFonts w:ascii="B Lotus" w:eastAsia="Calibri" w:hAnsi="B Lotus" w:cs="B Lotus" w:hint="cs"/>
          <w:i/>
          <w:iCs/>
          <w:sz w:val="20"/>
          <w:szCs w:val="20"/>
          <w:rtl/>
          <w:rPrChange w:id="21194" w:author="Mehrnazi Boojari" w:date="2019-01-15T23:23:00Z">
            <w:rPr>
              <w:rFonts w:ascii="B Lotus" w:eastAsia="Calibri" w:hAnsi="B Lotus" w:cs="B Lotus" w:hint="cs"/>
              <w:bCs/>
              <w:noProof/>
              <w:sz w:val="20"/>
              <w:szCs w:val="20"/>
              <w:rtl/>
              <w:lang w:bidi="fa-IR"/>
            </w:rPr>
          </w:rPrChange>
        </w:rPr>
        <w:t>زیبا</w:t>
      </w:r>
      <w:del w:id="21195" w:author="Mehrnazi Boojari" w:date="2019-01-15T23:23:00Z">
        <w:r w:rsidRPr="008F2EDA" w:rsidDel="00D2769A">
          <w:rPr>
            <w:rFonts w:ascii="B Lotus" w:eastAsia="Calibri" w:hAnsi="B Lotus" w:cs="B Lotus"/>
            <w:sz w:val="20"/>
            <w:szCs w:val="20"/>
            <w:rtl/>
          </w:rPr>
          <w:delText xml:space="preserve">، </w:delText>
        </w:r>
      </w:del>
      <w:ins w:id="21196" w:author="Mehrnazi Boojari" w:date="2019-01-15T23:23:00Z">
        <w:r w:rsidR="00D2769A">
          <w:rPr>
            <w:rFonts w:ascii="B Lotus" w:eastAsia="Calibri" w:hAnsi="B Lotus" w:cs="B Lotus" w:hint="cs"/>
            <w:sz w:val="20"/>
            <w:szCs w:val="20"/>
            <w:rtl/>
          </w:rPr>
          <w:t>.</w:t>
        </w:r>
        <w:r w:rsidR="00D2769A" w:rsidRPr="008F2EDA">
          <w:rPr>
            <w:rFonts w:ascii="B Lotus" w:eastAsia="Calibri" w:hAnsi="B Lotus" w:cs="B Lotus"/>
            <w:sz w:val="20"/>
            <w:szCs w:val="20"/>
            <w:rtl/>
          </w:rPr>
          <w:t xml:space="preserve"> </w:t>
        </w:r>
      </w:ins>
      <w:r w:rsidRPr="008F2EDA">
        <w:rPr>
          <w:rFonts w:ascii="B Lotus" w:eastAsia="Calibri" w:hAnsi="B Lotus" w:cs="B Lotus"/>
          <w:sz w:val="20"/>
          <w:szCs w:val="20"/>
          <w:rtl/>
        </w:rPr>
        <w:t>ش</w:t>
      </w:r>
      <w:ins w:id="21197" w:author="Mehrnazi Boojari" w:date="2019-01-22T23:44:00Z">
        <w:r w:rsidR="00E258F9">
          <w:rPr>
            <w:rFonts w:ascii="B Lotus" w:eastAsia="Calibri" w:hAnsi="B Lotus" w:cs="B Lotus" w:hint="cs"/>
            <w:sz w:val="20"/>
            <w:szCs w:val="20"/>
            <w:rtl/>
          </w:rPr>
          <w:t>ماره</w:t>
        </w:r>
      </w:ins>
      <w:ins w:id="21198" w:author="Mehrnazi Boojari" w:date="2019-01-15T23:24:00Z">
        <w:r w:rsidR="00D2769A">
          <w:rPr>
            <w:rFonts w:ascii="B Lotus" w:eastAsia="Calibri" w:hAnsi="B Lotus" w:cs="Times New Roman" w:hint="cs"/>
            <w:sz w:val="20"/>
            <w:szCs w:val="20"/>
            <w:rtl/>
          </w:rPr>
          <w:t> </w:t>
        </w:r>
      </w:ins>
      <w:del w:id="21199" w:author="Mehrnazi Boojari" w:date="2019-01-15T23:24:00Z">
        <w:r w:rsidRPr="008F2EDA" w:rsidDel="00D2769A">
          <w:rPr>
            <w:rFonts w:ascii="B Lotus" w:eastAsia="Calibri" w:hAnsi="B Lotus" w:cs="B Lotus"/>
            <w:sz w:val="20"/>
            <w:szCs w:val="20"/>
            <w:rtl/>
          </w:rPr>
          <w:delText xml:space="preserve">ماره </w:delText>
        </w:r>
      </w:del>
      <w:r w:rsidRPr="008F2EDA">
        <w:rPr>
          <w:rFonts w:ascii="B Lotus" w:eastAsia="Calibri" w:hAnsi="B Lotus" w:cs="B Lotus"/>
          <w:sz w:val="20"/>
          <w:szCs w:val="20"/>
          <w:rtl/>
          <w:lang w:bidi="fa-IR"/>
        </w:rPr>
        <w:t>۲۲</w:t>
      </w:r>
      <w:r w:rsidRPr="008F2EDA">
        <w:rPr>
          <w:rFonts w:ascii="B Lotus" w:eastAsia="Calibri" w:hAnsi="B Lotus" w:cs="B Lotus"/>
          <w:sz w:val="20"/>
          <w:szCs w:val="20"/>
        </w:rPr>
        <w:t>.</w:t>
      </w:r>
      <w:r w:rsidRPr="008F2EDA">
        <w:rPr>
          <w:rFonts w:ascii="B Lotus" w:eastAsia="Calibri" w:hAnsi="B Lotus" w:cs="B Lotus" w:hint="cs"/>
          <w:sz w:val="20"/>
          <w:szCs w:val="20"/>
          <w:rtl/>
        </w:rPr>
        <w:t xml:space="preserve"> </w:t>
      </w:r>
    </w:p>
    <w:p w14:paraId="6C68520E" w14:textId="3246EA22" w:rsidR="008F2EDA" w:rsidRPr="008F2EDA" w:rsidRDefault="008F2EDA" w:rsidP="00BA5FB1">
      <w:pPr>
        <w:bidi/>
        <w:jc w:val="both"/>
        <w:rPr>
          <w:rFonts w:ascii="B Lotus" w:eastAsia="Calibri" w:hAnsi="B Lotus" w:cs="B Lotus"/>
          <w:sz w:val="20"/>
          <w:szCs w:val="20"/>
          <w:rtl/>
          <w:lang w:bidi="fa-IR"/>
        </w:rPr>
      </w:pPr>
      <w:r w:rsidRPr="008F2EDA">
        <w:rPr>
          <w:rFonts w:ascii="B Lotus" w:eastAsia="Calibri" w:hAnsi="B Lotus" w:cs="B Lotus"/>
          <w:sz w:val="20"/>
          <w:szCs w:val="20"/>
          <w:rtl/>
        </w:rPr>
        <w:t>شمس</w:t>
      </w:r>
      <w:ins w:id="21200" w:author="Mehrnazi Boojari" w:date="2019-01-22T23:48:00Z">
        <w:r w:rsidR="00BA5FB1">
          <w:rPr>
            <w:rFonts w:ascii="B Lotus" w:eastAsia="Calibri" w:hAnsi="B Lotus" w:cs="B Lotus" w:hint="cs"/>
            <w:sz w:val="20"/>
            <w:szCs w:val="20"/>
            <w:rtl/>
          </w:rPr>
          <w:t>.</w:t>
        </w:r>
      </w:ins>
      <w:r w:rsidRPr="008F2EDA">
        <w:rPr>
          <w:rFonts w:ascii="B Lotus" w:eastAsia="Calibri" w:hAnsi="B Lotus" w:cs="B Lotus"/>
          <w:sz w:val="20"/>
          <w:szCs w:val="20"/>
          <w:rtl/>
        </w:rPr>
        <w:t xml:space="preserve"> مجید</w:t>
      </w:r>
      <w:del w:id="21201" w:author="Mehrnazi Boojari" w:date="2019-01-15T23:24:00Z">
        <w:r w:rsidRPr="008F2EDA" w:rsidDel="003C7FF1">
          <w:rPr>
            <w:rFonts w:ascii="B Lotus" w:eastAsia="Calibri" w:hAnsi="B Lotus" w:cs="B Lotus"/>
            <w:sz w:val="20"/>
            <w:szCs w:val="20"/>
            <w:rtl/>
          </w:rPr>
          <w:delText xml:space="preserve">، </w:delText>
        </w:r>
      </w:del>
      <w:ins w:id="21202" w:author="Mehrnazi Boojari" w:date="2019-01-22T23:48:00Z">
        <w:r w:rsidR="00BA5FB1">
          <w:rPr>
            <w:rFonts w:ascii="B Lotus" w:eastAsia="Calibri" w:hAnsi="B Lotus" w:cs="B Lotus" w:hint="cs"/>
            <w:sz w:val="20"/>
            <w:szCs w:val="20"/>
            <w:rtl/>
          </w:rPr>
          <w:t>.</w:t>
        </w:r>
      </w:ins>
      <w:ins w:id="21203" w:author="Mehrnazi Boojari" w:date="2019-01-15T23:24:00Z">
        <w:r w:rsidR="003C7FF1" w:rsidRPr="008F2EDA">
          <w:rPr>
            <w:rFonts w:ascii="B Lotus" w:eastAsia="Calibri" w:hAnsi="B Lotus" w:cs="B Lotus"/>
            <w:sz w:val="20"/>
            <w:szCs w:val="20"/>
            <w:rtl/>
          </w:rPr>
          <w:t xml:space="preserve"> </w:t>
        </w:r>
      </w:ins>
      <w:r w:rsidRPr="008F2EDA">
        <w:rPr>
          <w:rFonts w:ascii="B Lotus" w:eastAsia="Calibri" w:hAnsi="B Lotus" w:cs="B Lotus"/>
          <w:sz w:val="20"/>
          <w:szCs w:val="20"/>
          <w:rtl/>
        </w:rPr>
        <w:t>خداکرمی</w:t>
      </w:r>
      <w:ins w:id="21204" w:author="Mehrnazi Boojari" w:date="2019-01-22T23:48:00Z">
        <w:r w:rsidR="00BA5FB1">
          <w:rPr>
            <w:rFonts w:ascii="B Lotus" w:eastAsia="Calibri" w:hAnsi="B Lotus" w:cs="B Lotus" w:hint="cs"/>
            <w:sz w:val="20"/>
            <w:szCs w:val="20"/>
            <w:rtl/>
          </w:rPr>
          <w:t>.</w:t>
        </w:r>
      </w:ins>
      <w:r w:rsidRPr="008F2EDA">
        <w:rPr>
          <w:rFonts w:ascii="B Lotus" w:eastAsia="Calibri" w:hAnsi="B Lotus" w:cs="B Lotus"/>
          <w:sz w:val="20"/>
          <w:szCs w:val="20"/>
          <w:rtl/>
        </w:rPr>
        <w:t xml:space="preserve"> مهناز</w:t>
      </w:r>
      <w:ins w:id="21205" w:author="Mehrnazi Boojari" w:date="2019-01-22T23:48:00Z">
        <w:r w:rsidR="00BA5FB1">
          <w:rPr>
            <w:rFonts w:ascii="B Lotus" w:eastAsia="Calibri" w:hAnsi="B Lotus" w:cs="B Lotus" w:hint="cs"/>
            <w:sz w:val="20"/>
            <w:szCs w:val="20"/>
            <w:rtl/>
          </w:rPr>
          <w:t>.</w:t>
        </w:r>
      </w:ins>
      <w:del w:id="21206" w:author="Mehrnazi Boojari" w:date="2019-01-15T23:25:00Z">
        <w:r w:rsidRPr="008F2EDA" w:rsidDel="003C7FF1">
          <w:rPr>
            <w:rFonts w:ascii="B Lotus" w:eastAsia="Calibri" w:hAnsi="B Lotus" w:cs="B Lotus"/>
            <w:sz w:val="20"/>
            <w:szCs w:val="20"/>
            <w:rtl/>
          </w:rPr>
          <w:delText xml:space="preserve">، </w:delText>
        </w:r>
      </w:del>
      <w:ins w:id="21207" w:author="Mehrnazi Boojari" w:date="2019-01-15T23:25:00Z">
        <w:r w:rsidR="003C7FF1">
          <w:rPr>
            <w:rFonts w:ascii="B Lotus" w:eastAsia="Calibri" w:hAnsi="B Lotus" w:cs="B Lotus" w:hint="cs"/>
            <w:sz w:val="20"/>
            <w:szCs w:val="20"/>
            <w:rtl/>
          </w:rPr>
          <w:t xml:space="preserve"> (</w:t>
        </w:r>
        <w:r w:rsidR="003C7FF1" w:rsidRPr="008F2EDA">
          <w:rPr>
            <w:rFonts w:ascii="B Lotus" w:eastAsia="Calibri" w:hAnsi="B Lotus" w:cs="B Lotus"/>
            <w:sz w:val="20"/>
            <w:szCs w:val="20"/>
            <w:rtl/>
            <w:lang w:bidi="fa-IR"/>
          </w:rPr>
          <w:t>۱۳۸۹</w:t>
        </w:r>
        <w:r w:rsidR="003C7FF1">
          <w:rPr>
            <w:rFonts w:ascii="B Lotus" w:eastAsia="Calibri" w:hAnsi="B Lotus" w:cs="B Lotus" w:hint="cs"/>
            <w:sz w:val="20"/>
            <w:szCs w:val="20"/>
            <w:rtl/>
          </w:rPr>
          <w:t>).</w:t>
        </w:r>
        <w:r w:rsidR="003C7FF1" w:rsidRPr="008F2EDA">
          <w:rPr>
            <w:rFonts w:ascii="B Lotus" w:eastAsia="Calibri" w:hAnsi="B Lotus" w:cs="B Lotus"/>
            <w:sz w:val="20"/>
            <w:szCs w:val="20"/>
            <w:rtl/>
          </w:rPr>
          <w:t xml:space="preserve"> </w:t>
        </w:r>
        <w:r w:rsidR="003C7FF1">
          <w:rPr>
            <w:rFonts w:ascii="B Lotus" w:eastAsia="Calibri" w:hAnsi="B Lotus" w:cs="B Lotus" w:hint="cs"/>
            <w:sz w:val="20"/>
            <w:szCs w:val="20"/>
            <w:rtl/>
          </w:rPr>
          <w:t>«</w:t>
        </w:r>
      </w:ins>
      <w:r w:rsidRPr="008F2EDA">
        <w:rPr>
          <w:rFonts w:ascii="B Lotus" w:eastAsia="Calibri" w:hAnsi="B Lotus" w:cs="B Lotus"/>
          <w:sz w:val="20"/>
          <w:szCs w:val="20"/>
          <w:rtl/>
        </w:rPr>
        <w:t>بررسی معماری همساز با اقلیم سرد</w:t>
      </w:r>
      <w:ins w:id="21208" w:author="Mehrnazi Boojari" w:date="2019-01-15T23:25:00Z">
        <w:r w:rsidR="003C7FF1">
          <w:rPr>
            <w:rFonts w:ascii="B Lotus" w:eastAsia="Calibri" w:hAnsi="B Lotus" w:cs="B Lotus" w:hint="cs"/>
            <w:sz w:val="20"/>
            <w:szCs w:val="20"/>
            <w:rtl/>
          </w:rPr>
          <w:t>»</w:t>
        </w:r>
      </w:ins>
      <w:r w:rsidRPr="008F2EDA">
        <w:rPr>
          <w:rFonts w:ascii="B Lotus" w:eastAsia="Calibri" w:hAnsi="B Lotus" w:cs="B Lotus"/>
          <w:sz w:val="20"/>
          <w:szCs w:val="20"/>
          <w:rtl/>
        </w:rPr>
        <w:t xml:space="preserve"> (مطالعه موردی</w:t>
      </w:r>
      <w:del w:id="21209" w:author="Mehrnazi Boojari" w:date="2019-01-08T01:32:00Z">
        <w:r w:rsidRPr="008F2EDA" w:rsidDel="00952B49">
          <w:rPr>
            <w:rFonts w:ascii="B Lotus" w:eastAsia="Calibri" w:hAnsi="B Lotus" w:cs="B Lotus"/>
            <w:sz w:val="20"/>
            <w:szCs w:val="20"/>
            <w:rtl/>
          </w:rPr>
          <w:delText xml:space="preserve"> :</w:delText>
        </w:r>
      </w:del>
      <w:ins w:id="21210" w:author="Mehrnazi Boojari" w:date="2019-01-08T01:32:00Z">
        <w:r w:rsidR="00952B49">
          <w:rPr>
            <w:rFonts w:ascii="B Lotus" w:eastAsia="Calibri" w:hAnsi="B Lotus" w:cs="B Lotus"/>
            <w:sz w:val="20"/>
            <w:szCs w:val="20"/>
            <w:rtl/>
          </w:rPr>
          <w:t>:</w:t>
        </w:r>
      </w:ins>
      <w:ins w:id="21211" w:author="Mehrnazi Boojari" w:date="2019-01-15T23:18:00Z">
        <w:r w:rsidR="00BC219F">
          <w:rPr>
            <w:rFonts w:ascii="B Lotus" w:eastAsia="Calibri" w:hAnsi="B Lotus" w:cs="B Lotus" w:hint="cs"/>
            <w:sz w:val="20"/>
            <w:szCs w:val="20"/>
            <w:rtl/>
          </w:rPr>
          <w:t xml:space="preserve"> </w:t>
        </w:r>
      </w:ins>
      <w:del w:id="21212" w:author="Mehrnazi Boojari" w:date="2019-01-15T23:18:00Z">
        <w:r w:rsidRPr="008F2EDA" w:rsidDel="00BC219F">
          <w:rPr>
            <w:rFonts w:ascii="B Lotus" w:eastAsia="Calibri" w:hAnsi="B Lotus" w:cs="B Lotus"/>
            <w:sz w:val="20"/>
            <w:szCs w:val="20"/>
            <w:rtl/>
          </w:rPr>
          <w:delText xml:space="preserve">شهر </w:delText>
        </w:r>
      </w:del>
      <w:r w:rsidRPr="008F2EDA">
        <w:rPr>
          <w:rFonts w:ascii="B Lotus" w:eastAsia="Calibri" w:hAnsi="B Lotus" w:cs="B Lotus"/>
          <w:sz w:val="20"/>
          <w:szCs w:val="20"/>
          <w:rtl/>
        </w:rPr>
        <w:t>سنندج</w:t>
      </w:r>
      <w:del w:id="21213" w:author="Mehrnazi Boojari" w:date="2019-01-15T23:25:00Z">
        <w:r w:rsidRPr="008F2EDA" w:rsidDel="003C7FF1">
          <w:rPr>
            <w:rFonts w:ascii="B Lotus" w:eastAsia="Calibri" w:hAnsi="B Lotus" w:cs="B Lotus"/>
            <w:sz w:val="20"/>
            <w:szCs w:val="20"/>
            <w:rtl/>
          </w:rPr>
          <w:delText xml:space="preserve">)، </w:delText>
        </w:r>
      </w:del>
      <w:ins w:id="21214" w:author="Mehrnazi Boojari" w:date="2019-01-15T23:25:00Z">
        <w:r w:rsidR="003C7FF1" w:rsidRPr="008F2EDA">
          <w:rPr>
            <w:rFonts w:ascii="B Lotus" w:eastAsia="Calibri" w:hAnsi="B Lotus" w:cs="B Lotus"/>
            <w:sz w:val="20"/>
            <w:szCs w:val="20"/>
            <w:rtl/>
          </w:rPr>
          <w:t>)</w:t>
        </w:r>
        <w:r w:rsidR="003C7FF1">
          <w:rPr>
            <w:rFonts w:ascii="B Lotus" w:eastAsia="Calibri" w:hAnsi="B Lotus" w:cs="B Lotus" w:hint="cs"/>
            <w:sz w:val="20"/>
            <w:szCs w:val="20"/>
            <w:rtl/>
          </w:rPr>
          <w:t>.</w:t>
        </w:r>
        <w:r w:rsidR="003C7FF1" w:rsidRPr="008F2EDA">
          <w:rPr>
            <w:rFonts w:ascii="B Lotus" w:eastAsia="Calibri" w:hAnsi="B Lotus" w:cs="B Lotus"/>
            <w:sz w:val="20"/>
            <w:szCs w:val="20"/>
            <w:rtl/>
          </w:rPr>
          <w:t xml:space="preserve"> </w:t>
        </w:r>
      </w:ins>
      <w:r w:rsidRPr="003C7FF1">
        <w:rPr>
          <w:rFonts w:ascii="B Lotus" w:eastAsia="Calibri" w:hAnsi="B Lotus" w:cs="B Lotus"/>
          <w:i/>
          <w:iCs/>
          <w:sz w:val="20"/>
          <w:szCs w:val="20"/>
          <w:rtl/>
          <w:rPrChange w:id="21215" w:author="Mehrnazi Boojari" w:date="2019-01-15T23:25:00Z">
            <w:rPr>
              <w:rFonts w:ascii="B Lotus" w:eastAsia="Calibri" w:hAnsi="B Lotus" w:cs="B Lotus"/>
              <w:bCs/>
              <w:noProof/>
              <w:sz w:val="20"/>
              <w:szCs w:val="20"/>
              <w:rtl/>
              <w:lang w:bidi="fa-IR"/>
            </w:rPr>
          </w:rPrChange>
        </w:rPr>
        <w:t>فصل</w:t>
      </w:r>
      <w:ins w:id="21216" w:author="Mehrnazi Boojari" w:date="2019-01-15T23:18:00Z">
        <w:r w:rsidR="00BC219F" w:rsidRPr="003C7FF1">
          <w:rPr>
            <w:rFonts w:ascii="B Lotus" w:eastAsia="Calibri" w:hAnsi="B Lotus" w:cs="B Nazanin" w:hint="cs"/>
            <w:i/>
            <w:iCs/>
            <w:sz w:val="20"/>
            <w:szCs w:val="20"/>
            <w:rPrChange w:id="21217" w:author="Mehrnazi Boojari" w:date="2019-01-15T23:25:00Z">
              <w:rPr>
                <w:rFonts w:ascii="B Lotus" w:eastAsia="Calibri" w:hAnsi="B Lotus" w:cs="B Nazanin" w:hint="cs"/>
                <w:bCs/>
                <w:noProof/>
                <w:sz w:val="20"/>
                <w:szCs w:val="20"/>
                <w:lang w:bidi="fa-IR"/>
              </w:rPr>
            </w:rPrChange>
          </w:rPr>
          <w:t>‌</w:t>
        </w:r>
      </w:ins>
      <w:r w:rsidRPr="003C7FF1">
        <w:rPr>
          <w:rFonts w:ascii="B Lotus" w:eastAsia="Calibri" w:hAnsi="B Lotus" w:cs="B Lotus"/>
          <w:i/>
          <w:iCs/>
          <w:sz w:val="20"/>
          <w:szCs w:val="20"/>
          <w:rtl/>
          <w:rPrChange w:id="21218" w:author="Mehrnazi Boojari" w:date="2019-01-15T23:25:00Z">
            <w:rPr>
              <w:rFonts w:ascii="B Lotus" w:eastAsia="Calibri" w:hAnsi="B Lotus" w:cs="B Lotus"/>
              <w:bCs/>
              <w:noProof/>
              <w:sz w:val="20"/>
              <w:szCs w:val="20"/>
              <w:rtl/>
              <w:lang w:bidi="fa-IR"/>
            </w:rPr>
          </w:rPrChange>
        </w:rPr>
        <w:t>نامه جغراف</w:t>
      </w:r>
      <w:r w:rsidRPr="003C7FF1">
        <w:rPr>
          <w:rFonts w:ascii="B Lotus" w:eastAsia="Calibri" w:hAnsi="B Lotus" w:cs="B Lotus" w:hint="cs"/>
          <w:i/>
          <w:iCs/>
          <w:sz w:val="20"/>
          <w:szCs w:val="20"/>
          <w:rtl/>
          <w:rPrChange w:id="21219" w:author="Mehrnazi Boojari" w:date="2019-01-15T23:25:00Z">
            <w:rPr>
              <w:rFonts w:ascii="B Lotus" w:eastAsia="Calibri" w:hAnsi="B Lotus" w:cs="B Lotus" w:hint="cs"/>
              <w:bCs/>
              <w:noProof/>
              <w:sz w:val="20"/>
              <w:szCs w:val="20"/>
              <w:rtl/>
              <w:lang w:bidi="fa-IR"/>
            </w:rPr>
          </w:rPrChange>
        </w:rPr>
        <w:t>یایی</w:t>
      </w:r>
      <w:r w:rsidRPr="003C7FF1">
        <w:rPr>
          <w:rFonts w:ascii="B Lotus" w:eastAsia="Calibri" w:hAnsi="B Lotus" w:cs="B Lotus"/>
          <w:i/>
          <w:iCs/>
          <w:sz w:val="20"/>
          <w:szCs w:val="20"/>
          <w:rtl/>
          <w:rPrChange w:id="21220" w:author="Mehrnazi Boojari" w:date="2019-01-15T23:25:00Z">
            <w:rPr>
              <w:rFonts w:ascii="B Lotus" w:eastAsia="Calibri" w:hAnsi="B Lotus" w:cs="B Lotus"/>
              <w:bCs/>
              <w:noProof/>
              <w:sz w:val="20"/>
              <w:szCs w:val="20"/>
              <w:rtl/>
              <w:lang w:bidi="fa-IR"/>
            </w:rPr>
          </w:rPrChange>
        </w:rPr>
        <w:t xml:space="preserve"> </w:t>
      </w:r>
      <w:r w:rsidRPr="003C7FF1">
        <w:rPr>
          <w:rFonts w:ascii="B Lotus" w:eastAsia="Calibri" w:hAnsi="B Lotus" w:cs="B Lotus" w:hint="cs"/>
          <w:i/>
          <w:iCs/>
          <w:sz w:val="20"/>
          <w:szCs w:val="20"/>
          <w:rtl/>
          <w:rPrChange w:id="21221" w:author="Mehrnazi Boojari" w:date="2019-01-15T23:25:00Z">
            <w:rPr>
              <w:rFonts w:ascii="B Lotus" w:eastAsia="Calibri" w:hAnsi="B Lotus" w:cs="B Lotus" w:hint="cs"/>
              <w:bCs/>
              <w:noProof/>
              <w:sz w:val="20"/>
              <w:szCs w:val="20"/>
              <w:rtl/>
              <w:lang w:bidi="fa-IR"/>
            </w:rPr>
          </w:rPrChange>
        </w:rPr>
        <w:t>آمایش</w:t>
      </w:r>
      <w:r w:rsidRPr="003C7FF1">
        <w:rPr>
          <w:rFonts w:ascii="B Lotus" w:eastAsia="Calibri" w:hAnsi="B Lotus" w:cs="B Lotus"/>
          <w:i/>
          <w:iCs/>
          <w:sz w:val="20"/>
          <w:szCs w:val="20"/>
          <w:rtl/>
          <w:rPrChange w:id="21222" w:author="Mehrnazi Boojari" w:date="2019-01-15T23:25:00Z">
            <w:rPr>
              <w:rFonts w:ascii="B Lotus" w:eastAsia="Calibri" w:hAnsi="B Lotus" w:cs="B Lotus"/>
              <w:bCs/>
              <w:noProof/>
              <w:sz w:val="20"/>
              <w:szCs w:val="20"/>
              <w:rtl/>
              <w:lang w:bidi="fa-IR"/>
            </w:rPr>
          </w:rPrChange>
        </w:rPr>
        <w:t xml:space="preserve"> </w:t>
      </w:r>
      <w:r w:rsidRPr="003C7FF1">
        <w:rPr>
          <w:rFonts w:ascii="B Lotus" w:eastAsia="Calibri" w:hAnsi="B Lotus" w:cs="B Lotus" w:hint="cs"/>
          <w:i/>
          <w:iCs/>
          <w:sz w:val="20"/>
          <w:szCs w:val="20"/>
          <w:rtl/>
          <w:rPrChange w:id="21223" w:author="Mehrnazi Boojari" w:date="2019-01-15T23:25:00Z">
            <w:rPr>
              <w:rFonts w:ascii="B Lotus" w:eastAsia="Calibri" w:hAnsi="B Lotus" w:cs="B Lotus" w:hint="cs"/>
              <w:bCs/>
              <w:noProof/>
              <w:sz w:val="20"/>
              <w:szCs w:val="20"/>
              <w:rtl/>
              <w:lang w:bidi="fa-IR"/>
            </w:rPr>
          </w:rPrChange>
        </w:rPr>
        <w:t>محیط</w:t>
      </w:r>
      <w:del w:id="21224" w:author="Mehrnazi Boojari" w:date="2019-01-22T23:48:00Z">
        <w:r w:rsidRPr="008F2EDA" w:rsidDel="00BA5FB1">
          <w:rPr>
            <w:rFonts w:ascii="B Lotus" w:eastAsia="Calibri" w:hAnsi="B Lotus" w:cs="B Lotus"/>
            <w:sz w:val="20"/>
            <w:szCs w:val="20"/>
            <w:rtl/>
          </w:rPr>
          <w:delText xml:space="preserve">، </w:delText>
        </w:r>
      </w:del>
      <w:ins w:id="21225" w:author="Mehrnazi Boojari" w:date="2019-01-22T23:48:00Z">
        <w:r w:rsidR="00BA5FB1">
          <w:rPr>
            <w:rFonts w:ascii="B Lotus" w:eastAsia="Calibri" w:hAnsi="B Lotus" w:cs="B Lotus" w:hint="cs"/>
            <w:sz w:val="20"/>
            <w:szCs w:val="20"/>
            <w:rtl/>
          </w:rPr>
          <w:t>.</w:t>
        </w:r>
        <w:r w:rsidR="00BA5FB1" w:rsidRPr="008F2EDA">
          <w:rPr>
            <w:rFonts w:ascii="B Lotus" w:eastAsia="Calibri" w:hAnsi="B Lotus" w:cs="B Lotus"/>
            <w:sz w:val="20"/>
            <w:szCs w:val="20"/>
            <w:rtl/>
          </w:rPr>
          <w:t xml:space="preserve"> </w:t>
        </w:r>
      </w:ins>
      <w:r w:rsidRPr="008F2EDA">
        <w:rPr>
          <w:rFonts w:ascii="B Lotus" w:eastAsia="Calibri" w:hAnsi="B Lotus" w:cs="B Lotus"/>
          <w:sz w:val="20"/>
          <w:szCs w:val="20"/>
          <w:rtl/>
        </w:rPr>
        <w:t>ش</w:t>
      </w:r>
      <w:ins w:id="21226" w:author="Mehrnazi Boojari" w:date="2019-01-22T23:44:00Z">
        <w:r w:rsidR="00E258F9">
          <w:rPr>
            <w:rFonts w:ascii="B Lotus" w:eastAsia="Calibri" w:hAnsi="B Lotus" w:cs="B Lotus" w:hint="cs"/>
            <w:sz w:val="20"/>
            <w:szCs w:val="20"/>
            <w:rtl/>
          </w:rPr>
          <w:t>ماره</w:t>
        </w:r>
      </w:ins>
      <w:del w:id="21227" w:author="Mehrnazi Boojari" w:date="2019-01-15T23:25:00Z">
        <w:r w:rsidRPr="008F2EDA" w:rsidDel="003C7FF1">
          <w:rPr>
            <w:rFonts w:ascii="B Lotus" w:eastAsia="Calibri" w:hAnsi="B Lotus" w:cs="B Lotus"/>
            <w:sz w:val="20"/>
            <w:szCs w:val="20"/>
            <w:rtl/>
          </w:rPr>
          <w:delText xml:space="preserve">ماره </w:delText>
        </w:r>
      </w:del>
      <w:ins w:id="21228" w:author="Mehrnazi Boojari" w:date="2019-01-15T23:25:00Z">
        <w:r w:rsidR="003C7FF1">
          <w:rPr>
            <w:rFonts w:ascii="B Lotus" w:eastAsia="Calibri" w:hAnsi="B Lotus" w:cs="Times New Roman" w:hint="cs"/>
            <w:sz w:val="20"/>
            <w:szCs w:val="20"/>
            <w:rtl/>
          </w:rPr>
          <w:t> </w:t>
        </w:r>
      </w:ins>
      <w:del w:id="21229" w:author="Mehrnazi Boojari" w:date="2019-01-15T23:25:00Z">
        <w:r w:rsidRPr="008F2EDA" w:rsidDel="003C7FF1">
          <w:rPr>
            <w:rFonts w:ascii="B Lotus" w:eastAsia="Calibri" w:hAnsi="B Lotus" w:cs="B Lotus"/>
            <w:sz w:val="20"/>
            <w:szCs w:val="20"/>
            <w:rtl/>
            <w:lang w:bidi="fa-IR"/>
          </w:rPr>
          <w:delText>۱۰</w:delText>
        </w:r>
        <w:r w:rsidRPr="008F2EDA" w:rsidDel="003C7FF1">
          <w:rPr>
            <w:rFonts w:ascii="B Lotus" w:eastAsia="Calibri" w:hAnsi="B Lotus" w:cs="B Lotus"/>
            <w:sz w:val="20"/>
            <w:szCs w:val="20"/>
            <w:rtl/>
          </w:rPr>
          <w:delText xml:space="preserve">، </w:delText>
        </w:r>
      </w:del>
      <w:ins w:id="21230" w:author="Mehrnazi Boojari" w:date="2019-01-15T23:25:00Z">
        <w:r w:rsidR="003C7FF1" w:rsidRPr="008F2EDA">
          <w:rPr>
            <w:rFonts w:ascii="B Lotus" w:eastAsia="Calibri" w:hAnsi="B Lotus" w:cs="B Lotus"/>
            <w:sz w:val="20"/>
            <w:szCs w:val="20"/>
            <w:rtl/>
            <w:lang w:bidi="fa-IR"/>
          </w:rPr>
          <w:t>۱۰</w:t>
        </w:r>
        <w:r w:rsidR="003C7FF1">
          <w:rPr>
            <w:rFonts w:ascii="B Lotus" w:eastAsia="Calibri" w:hAnsi="B Lotus" w:cs="B Lotus" w:hint="cs"/>
            <w:sz w:val="20"/>
            <w:szCs w:val="20"/>
            <w:rtl/>
          </w:rPr>
          <w:t>.</w:t>
        </w:r>
        <w:r w:rsidR="003C7FF1" w:rsidRPr="008F2EDA">
          <w:rPr>
            <w:rFonts w:ascii="B Lotus" w:eastAsia="Calibri" w:hAnsi="B Lotus" w:cs="B Lotus"/>
            <w:sz w:val="20"/>
            <w:szCs w:val="20"/>
            <w:rtl/>
          </w:rPr>
          <w:t xml:space="preserve"> </w:t>
        </w:r>
      </w:ins>
      <w:del w:id="21231" w:author="Mehrnazi Boojari" w:date="2019-01-15T23:18:00Z">
        <w:r w:rsidRPr="008F2EDA" w:rsidDel="00BC219F">
          <w:rPr>
            <w:rFonts w:ascii="B Lotus" w:eastAsia="Calibri" w:hAnsi="B Lotus" w:cs="B Lotus"/>
            <w:sz w:val="20"/>
            <w:szCs w:val="20"/>
            <w:rtl/>
          </w:rPr>
          <w:delText>پائیز</w:delText>
        </w:r>
      </w:del>
      <w:del w:id="21232" w:author="Mehrnazi Boojari" w:date="2019-01-15T23:25:00Z">
        <w:r w:rsidRPr="008F2EDA" w:rsidDel="003C7FF1">
          <w:rPr>
            <w:rFonts w:ascii="B Lotus" w:eastAsia="Calibri" w:hAnsi="B Lotus" w:cs="B Lotus"/>
            <w:sz w:val="20"/>
            <w:szCs w:val="20"/>
            <w:rtl/>
            <w:lang w:bidi="fa-IR"/>
          </w:rPr>
          <w:delText>۱۳۸۹</w:delText>
        </w:r>
      </w:del>
    </w:p>
    <w:p w14:paraId="7920C756" w14:textId="500DEDE6" w:rsidR="008F2EDA" w:rsidRPr="008F2EDA" w:rsidRDefault="008F2EDA" w:rsidP="00886BC2">
      <w:pPr>
        <w:bidi/>
        <w:jc w:val="both"/>
        <w:rPr>
          <w:rFonts w:ascii="B Lotus" w:eastAsia="Calibri" w:hAnsi="B Lotus" w:cs="B Lotus"/>
          <w:sz w:val="20"/>
          <w:szCs w:val="20"/>
          <w:rtl/>
        </w:rPr>
      </w:pPr>
      <w:r w:rsidRPr="008F2EDA">
        <w:rPr>
          <w:rFonts w:ascii="B Lotus" w:eastAsia="Calibri" w:hAnsi="B Lotus" w:cs="B Lotus"/>
          <w:sz w:val="20"/>
          <w:szCs w:val="20"/>
          <w:rtl/>
        </w:rPr>
        <w:t>طالب</w:t>
      </w:r>
      <w:del w:id="21233" w:author="Mehrnazi Boojari" w:date="2019-01-22T23:48:00Z">
        <w:r w:rsidRPr="008F2EDA" w:rsidDel="00886BC2">
          <w:rPr>
            <w:rFonts w:ascii="B Lotus" w:eastAsia="Calibri" w:hAnsi="B Lotus" w:cs="B Lotus"/>
            <w:sz w:val="20"/>
            <w:szCs w:val="20"/>
            <w:rtl/>
          </w:rPr>
          <w:delText xml:space="preserve">، </w:delText>
        </w:r>
      </w:del>
      <w:ins w:id="21234" w:author="Mehrnazi Boojari" w:date="2019-01-22T23:48:00Z">
        <w:r w:rsidR="00886BC2">
          <w:rPr>
            <w:rFonts w:ascii="B Lotus" w:eastAsia="Calibri" w:hAnsi="B Lotus" w:cs="B Lotus" w:hint="cs"/>
            <w:sz w:val="20"/>
            <w:szCs w:val="20"/>
            <w:rtl/>
          </w:rPr>
          <w:t>.</w:t>
        </w:r>
        <w:r w:rsidR="00886BC2" w:rsidRPr="008F2EDA">
          <w:rPr>
            <w:rFonts w:ascii="B Lotus" w:eastAsia="Calibri" w:hAnsi="B Lotus" w:cs="B Lotus"/>
            <w:sz w:val="20"/>
            <w:szCs w:val="20"/>
            <w:rtl/>
          </w:rPr>
          <w:t xml:space="preserve"> </w:t>
        </w:r>
      </w:ins>
      <w:r w:rsidRPr="008F2EDA">
        <w:rPr>
          <w:rFonts w:ascii="B Lotus" w:eastAsia="Calibri" w:hAnsi="B Lotus" w:cs="B Lotus"/>
          <w:sz w:val="20"/>
          <w:szCs w:val="20"/>
          <w:rtl/>
        </w:rPr>
        <w:t>مهدی</w:t>
      </w:r>
      <w:del w:id="21235" w:author="Mehrnazi Boojari" w:date="2019-01-22T23:48:00Z">
        <w:r w:rsidRPr="008F2EDA" w:rsidDel="00886BC2">
          <w:rPr>
            <w:rFonts w:ascii="B Lotus" w:eastAsia="Calibri" w:hAnsi="B Lotus" w:cs="B Lotus"/>
            <w:sz w:val="20"/>
            <w:szCs w:val="20"/>
            <w:rtl/>
          </w:rPr>
          <w:delText xml:space="preserve">؛ </w:delText>
        </w:r>
      </w:del>
      <w:ins w:id="21236" w:author="Mehrnazi Boojari" w:date="2019-01-22T23:48:00Z">
        <w:r w:rsidR="00886BC2">
          <w:rPr>
            <w:rFonts w:ascii="B Lotus" w:eastAsia="Calibri" w:hAnsi="B Lotus" w:cs="B Lotus" w:hint="cs"/>
            <w:sz w:val="20"/>
            <w:szCs w:val="20"/>
            <w:rtl/>
          </w:rPr>
          <w:t>.</w:t>
        </w:r>
        <w:r w:rsidR="00886BC2" w:rsidRPr="008F2EDA">
          <w:rPr>
            <w:rFonts w:ascii="B Lotus" w:eastAsia="Calibri" w:hAnsi="B Lotus" w:cs="B Lotus"/>
            <w:sz w:val="20"/>
            <w:szCs w:val="20"/>
            <w:rtl/>
          </w:rPr>
          <w:t xml:space="preserve"> </w:t>
        </w:r>
      </w:ins>
      <w:r w:rsidRPr="008F2EDA">
        <w:rPr>
          <w:rFonts w:ascii="B Lotus" w:eastAsia="Calibri" w:hAnsi="B Lotus" w:cs="B Lotus"/>
          <w:sz w:val="20"/>
          <w:szCs w:val="20"/>
          <w:rtl/>
        </w:rPr>
        <w:t>بخشی‌زاده</w:t>
      </w:r>
      <w:del w:id="21237" w:author="Mehrnazi Boojari" w:date="2019-01-22T23:48:00Z">
        <w:r w:rsidRPr="008F2EDA" w:rsidDel="00886BC2">
          <w:rPr>
            <w:rFonts w:ascii="B Lotus" w:eastAsia="Calibri" w:hAnsi="B Lotus" w:cs="B Lotus"/>
            <w:sz w:val="20"/>
            <w:szCs w:val="20"/>
            <w:rtl/>
          </w:rPr>
          <w:delText>،</w:delText>
        </w:r>
      </w:del>
      <w:ins w:id="21238" w:author="Mehrnazi Boojari" w:date="2019-01-22T23:48:00Z">
        <w:r w:rsidR="00886BC2">
          <w:rPr>
            <w:rFonts w:ascii="B Lotus" w:eastAsia="Calibri" w:hAnsi="B Lotus" w:cs="B Lotus" w:hint="cs"/>
            <w:sz w:val="20"/>
            <w:szCs w:val="20"/>
            <w:rtl/>
          </w:rPr>
          <w:t xml:space="preserve">. </w:t>
        </w:r>
      </w:ins>
      <w:r w:rsidRPr="008F2EDA">
        <w:rPr>
          <w:rFonts w:ascii="B Lotus" w:eastAsia="Calibri" w:hAnsi="B Lotus" w:cs="B Lotus"/>
          <w:sz w:val="20"/>
          <w:szCs w:val="20"/>
          <w:rtl/>
        </w:rPr>
        <w:t>حسن</w:t>
      </w:r>
      <w:ins w:id="21239" w:author="Mehrnazi Boojari" w:date="2019-01-22T23:48:00Z">
        <w:r w:rsidR="00886BC2">
          <w:rPr>
            <w:rFonts w:ascii="B Lotus" w:eastAsia="Calibri" w:hAnsi="B Lotus" w:cs="B Lotus" w:hint="cs"/>
            <w:sz w:val="20"/>
            <w:szCs w:val="20"/>
            <w:rtl/>
          </w:rPr>
          <w:t>.</w:t>
        </w:r>
      </w:ins>
      <w:del w:id="21240" w:author="Mehrnazi Boojari" w:date="2019-01-15T23:18:00Z">
        <w:r w:rsidRPr="008F2EDA" w:rsidDel="00BC219F">
          <w:rPr>
            <w:rFonts w:ascii="B Lotus" w:eastAsia="Calibri" w:hAnsi="B Lotus" w:cs="B Lotus"/>
            <w:sz w:val="20"/>
            <w:szCs w:val="20"/>
            <w:rtl/>
          </w:rPr>
          <w:delText>.</w:delText>
        </w:r>
      </w:del>
      <w:r w:rsidRPr="008F2EDA">
        <w:rPr>
          <w:rFonts w:ascii="B Lotus" w:eastAsia="Calibri" w:hAnsi="B Lotus" w:cs="B Lotus"/>
          <w:sz w:val="20"/>
          <w:szCs w:val="20"/>
          <w:rtl/>
        </w:rPr>
        <w:t xml:space="preserve"> (1390)</w:t>
      </w:r>
      <w:del w:id="21241" w:author="Mehrnazi Boojari" w:date="2019-01-07T09:53:00Z">
        <w:r w:rsidRPr="008F2EDA" w:rsidDel="006F7CCF">
          <w:rPr>
            <w:rFonts w:ascii="B Lotus" w:eastAsia="Calibri" w:hAnsi="B Lotus" w:cs="B Lotus"/>
            <w:sz w:val="20"/>
            <w:szCs w:val="20"/>
            <w:rtl/>
          </w:rPr>
          <w:delText xml:space="preserve"> . </w:delText>
        </w:r>
      </w:del>
      <w:ins w:id="21242" w:author="Mehrnazi Boojari" w:date="2019-01-07T09:53:00Z">
        <w:r w:rsidR="006F7CCF">
          <w:rPr>
            <w:rFonts w:ascii="B Lotus" w:eastAsia="Calibri" w:hAnsi="B Lotus" w:cs="B Lotus"/>
            <w:sz w:val="20"/>
            <w:szCs w:val="20"/>
            <w:rtl/>
          </w:rPr>
          <w:t>.</w:t>
        </w:r>
      </w:ins>
      <w:del w:id="21243" w:author="Mehrnazi Boojari" w:date="2019-01-07T10:00:00Z">
        <w:r w:rsidRPr="008F2EDA" w:rsidDel="00A31D6F">
          <w:rPr>
            <w:rFonts w:ascii="B Lotus" w:eastAsia="Calibri" w:hAnsi="B Lotus" w:cs="B Lotus"/>
            <w:sz w:val="20"/>
            <w:szCs w:val="20"/>
            <w:rtl/>
          </w:rPr>
          <w:delText xml:space="preserve"> </w:delText>
        </w:r>
      </w:del>
      <w:ins w:id="21244" w:author="Mehrnazi Boojari" w:date="2019-01-07T10:00:00Z">
        <w:r w:rsidR="00A31D6F">
          <w:rPr>
            <w:rFonts w:ascii="B Lotus" w:eastAsia="Calibri" w:hAnsi="B Lotus" w:cs="B Lotus"/>
            <w:sz w:val="20"/>
            <w:szCs w:val="20"/>
            <w:rtl/>
          </w:rPr>
          <w:t xml:space="preserve"> </w:t>
        </w:r>
      </w:ins>
      <w:ins w:id="21245" w:author="Mehrnazi Boojari" w:date="2019-01-15T23:26:00Z">
        <w:r w:rsidR="001175E1">
          <w:rPr>
            <w:rFonts w:ascii="B Lotus" w:eastAsia="Calibri" w:hAnsi="B Lotus" w:cs="B Lotus" w:hint="cs"/>
            <w:sz w:val="20"/>
            <w:szCs w:val="20"/>
            <w:rtl/>
          </w:rPr>
          <w:t>«</w:t>
        </w:r>
      </w:ins>
      <w:r w:rsidRPr="008F2EDA">
        <w:rPr>
          <w:rFonts w:ascii="B Lotus" w:eastAsia="Calibri" w:hAnsi="B Lotus" w:cs="B Lotus"/>
          <w:sz w:val="20"/>
          <w:szCs w:val="20"/>
          <w:rtl/>
        </w:rPr>
        <w:t>سازمان‌های متولی روستایی در ایران</w:t>
      </w:r>
      <w:del w:id="21246" w:author="Mehrnazi Boojari" w:date="2019-01-15T23:26:00Z">
        <w:r w:rsidRPr="008F2EDA" w:rsidDel="001175E1">
          <w:rPr>
            <w:rFonts w:ascii="B Lotus" w:eastAsia="Calibri" w:hAnsi="B Lotus" w:cs="B Lotus"/>
            <w:sz w:val="20"/>
            <w:szCs w:val="20"/>
            <w:rtl/>
          </w:rPr>
          <w:delText xml:space="preserve">، </w:delText>
        </w:r>
      </w:del>
      <w:ins w:id="21247" w:author="Mehrnazi Boojari" w:date="2019-01-15T23:26:00Z">
        <w:r w:rsidR="001175E1">
          <w:rPr>
            <w:rFonts w:ascii="B Lotus" w:eastAsia="Calibri" w:hAnsi="B Lotus" w:cs="B Lotus" w:hint="cs"/>
            <w:sz w:val="20"/>
            <w:szCs w:val="20"/>
            <w:rtl/>
          </w:rPr>
          <w:t>».</w:t>
        </w:r>
        <w:r w:rsidR="001175E1" w:rsidRPr="008F2EDA">
          <w:rPr>
            <w:rFonts w:ascii="B Lotus" w:eastAsia="Calibri" w:hAnsi="B Lotus" w:cs="B Lotus"/>
            <w:sz w:val="20"/>
            <w:szCs w:val="20"/>
            <w:rtl/>
          </w:rPr>
          <w:t xml:space="preserve"> </w:t>
        </w:r>
      </w:ins>
      <w:r w:rsidRPr="001175E1">
        <w:rPr>
          <w:rFonts w:ascii="B Lotus" w:eastAsia="Calibri" w:hAnsi="B Lotus" w:cs="B Lotus"/>
          <w:i/>
          <w:iCs/>
          <w:sz w:val="20"/>
          <w:szCs w:val="20"/>
          <w:rtl/>
          <w:rPrChange w:id="21248" w:author="Mehrnazi Boojari" w:date="2019-01-15T23:26:00Z">
            <w:rPr>
              <w:rFonts w:ascii="B Lotus" w:eastAsia="Calibri" w:hAnsi="B Lotus" w:cs="B Lotus"/>
              <w:bCs/>
              <w:noProof/>
              <w:sz w:val="20"/>
              <w:szCs w:val="20"/>
              <w:rtl/>
              <w:lang w:bidi="fa-IR"/>
            </w:rPr>
          </w:rPrChange>
        </w:rPr>
        <w:t>کتاب ماه علوم اجتماع</w:t>
      </w:r>
      <w:r w:rsidRPr="001175E1">
        <w:rPr>
          <w:rFonts w:ascii="B Lotus" w:eastAsia="Calibri" w:hAnsi="B Lotus" w:cs="B Lotus" w:hint="cs"/>
          <w:i/>
          <w:iCs/>
          <w:sz w:val="20"/>
          <w:szCs w:val="20"/>
          <w:rtl/>
          <w:rPrChange w:id="21249" w:author="Mehrnazi Boojari" w:date="2019-01-15T23:26:00Z">
            <w:rPr>
              <w:rFonts w:ascii="B Lotus" w:eastAsia="Calibri" w:hAnsi="B Lotus" w:cs="B Lotus" w:hint="cs"/>
              <w:bCs/>
              <w:noProof/>
              <w:sz w:val="20"/>
              <w:szCs w:val="20"/>
              <w:rtl/>
              <w:lang w:bidi="fa-IR"/>
            </w:rPr>
          </w:rPrChange>
        </w:rPr>
        <w:t>ی</w:t>
      </w:r>
      <w:del w:id="21250" w:author="Mehrnazi Boojari" w:date="2019-01-07T09:47:00Z">
        <w:r w:rsidRPr="008F2EDA" w:rsidDel="006F7CCF">
          <w:rPr>
            <w:rFonts w:ascii="B Lotus" w:eastAsia="Calibri" w:hAnsi="B Lotus" w:cs="B Lotus"/>
            <w:sz w:val="20"/>
            <w:szCs w:val="20"/>
            <w:rtl/>
          </w:rPr>
          <w:delText xml:space="preserve"> ،</w:delText>
        </w:r>
      </w:del>
      <w:ins w:id="21251" w:author="Mehrnazi Boojari" w:date="2019-01-15T23:26:00Z">
        <w:r w:rsidR="001175E1">
          <w:rPr>
            <w:rFonts w:ascii="B Lotus" w:eastAsia="Calibri" w:hAnsi="B Lotus" w:cs="B Lotus" w:hint="cs"/>
            <w:sz w:val="20"/>
            <w:szCs w:val="20"/>
            <w:rtl/>
          </w:rPr>
          <w:t>.</w:t>
        </w:r>
      </w:ins>
      <w:r w:rsidRPr="008F2EDA">
        <w:rPr>
          <w:rFonts w:ascii="B Lotus" w:eastAsia="Calibri" w:hAnsi="B Lotus" w:cs="B Lotus"/>
          <w:sz w:val="20"/>
          <w:szCs w:val="20"/>
          <w:rtl/>
        </w:rPr>
        <w:t xml:space="preserve"> </w:t>
      </w:r>
      <w:del w:id="21252" w:author="Mehrnazi Boojari" w:date="2019-01-15T23:26:00Z">
        <w:r w:rsidRPr="008F2EDA" w:rsidDel="001175E1">
          <w:rPr>
            <w:rFonts w:ascii="B Lotus" w:eastAsia="Calibri" w:hAnsi="B Lotus" w:cs="B Lotus"/>
            <w:sz w:val="20"/>
            <w:szCs w:val="20"/>
            <w:rtl/>
          </w:rPr>
          <w:delText xml:space="preserve">شماره </w:delText>
        </w:r>
      </w:del>
      <w:ins w:id="21253" w:author="Mehrnazi Boojari" w:date="2019-01-15T23:26:00Z">
        <w:r w:rsidR="001175E1" w:rsidRPr="008F2EDA">
          <w:rPr>
            <w:rFonts w:ascii="B Lotus" w:eastAsia="Calibri" w:hAnsi="B Lotus" w:cs="B Lotus"/>
            <w:sz w:val="20"/>
            <w:szCs w:val="20"/>
            <w:rtl/>
          </w:rPr>
          <w:t>ش</w:t>
        </w:r>
      </w:ins>
      <w:ins w:id="21254" w:author="Mehrnazi Boojari" w:date="2019-01-22T23:44:00Z">
        <w:r w:rsidR="00E258F9">
          <w:rPr>
            <w:rFonts w:ascii="B Lotus" w:eastAsia="Calibri" w:hAnsi="B Lotus" w:cs="B Lotus" w:hint="cs"/>
            <w:sz w:val="20"/>
            <w:szCs w:val="20"/>
            <w:rtl/>
          </w:rPr>
          <w:t>ماره</w:t>
        </w:r>
      </w:ins>
      <w:ins w:id="21255" w:author="Mehrnazi Boojari" w:date="2019-01-15T23:26:00Z">
        <w:r w:rsidR="001175E1">
          <w:rPr>
            <w:rFonts w:ascii="B Lotus" w:eastAsia="Calibri" w:hAnsi="B Lotus" w:cs="Times New Roman" w:hint="cs"/>
            <w:sz w:val="20"/>
            <w:szCs w:val="20"/>
            <w:rtl/>
          </w:rPr>
          <w:t> </w:t>
        </w:r>
      </w:ins>
      <w:r w:rsidRPr="008F2EDA">
        <w:rPr>
          <w:rFonts w:ascii="B Lotus" w:eastAsia="Calibri" w:hAnsi="B Lotus" w:cs="B Lotus"/>
          <w:sz w:val="20"/>
          <w:szCs w:val="20"/>
          <w:rtl/>
        </w:rPr>
        <w:t>40</w:t>
      </w:r>
      <w:del w:id="21256" w:author="Mehrnazi Boojari" w:date="2019-01-07T10:12:00Z">
        <w:r w:rsidRPr="008F2EDA" w:rsidDel="00A31D6F">
          <w:rPr>
            <w:rFonts w:ascii="B Lotus" w:eastAsia="Calibri" w:hAnsi="B Lotus" w:cs="B Lotus"/>
            <w:sz w:val="20"/>
            <w:szCs w:val="20"/>
            <w:rtl/>
          </w:rPr>
          <w:delText xml:space="preserve"> .</w:delText>
        </w:r>
      </w:del>
      <w:ins w:id="21257" w:author="Mehrnazi Boojari" w:date="2019-01-07T10:12:00Z">
        <w:r w:rsidR="00A31D6F">
          <w:rPr>
            <w:rFonts w:ascii="B Lotus" w:eastAsia="Calibri" w:hAnsi="B Lotus" w:cs="B Lotus"/>
            <w:sz w:val="20"/>
            <w:szCs w:val="20"/>
            <w:rtl/>
          </w:rPr>
          <w:t>.</w:t>
        </w:r>
      </w:ins>
    </w:p>
    <w:p w14:paraId="798C2FF1" w14:textId="603DF68A" w:rsidR="008F2EDA" w:rsidRPr="008F2EDA" w:rsidRDefault="008F2EDA" w:rsidP="00886BC2">
      <w:pPr>
        <w:bidi/>
        <w:jc w:val="both"/>
        <w:rPr>
          <w:rFonts w:ascii="B Lotus" w:eastAsia="Calibri" w:hAnsi="B Lotus" w:cs="B Lotus"/>
          <w:sz w:val="20"/>
          <w:szCs w:val="20"/>
          <w:rtl/>
        </w:rPr>
      </w:pPr>
      <w:r w:rsidRPr="008F2EDA">
        <w:rPr>
          <w:rFonts w:ascii="B Lotus" w:eastAsia="Calibri" w:hAnsi="B Lotus" w:cs="B Lotus" w:hint="cs"/>
          <w:sz w:val="20"/>
          <w:szCs w:val="20"/>
          <w:rtl/>
        </w:rPr>
        <w:t>عزیزی</w:t>
      </w:r>
      <w:del w:id="21258" w:author="Mehrnazi Boojari" w:date="2019-01-10T06:23:00Z">
        <w:r w:rsidRPr="008F2EDA" w:rsidDel="00292B1F">
          <w:rPr>
            <w:rFonts w:ascii="B Lotus" w:eastAsia="Calibri" w:hAnsi="B Lotus" w:cs="B Lotus" w:hint="cs"/>
            <w:sz w:val="20"/>
            <w:szCs w:val="20"/>
            <w:rtl/>
          </w:rPr>
          <w:delText>،م</w:delText>
        </w:r>
      </w:del>
      <w:ins w:id="21259" w:author="Mehrnazi Boojari" w:date="2019-01-22T23:49:00Z">
        <w:r w:rsidR="00886BC2">
          <w:rPr>
            <w:rFonts w:ascii="B Lotus" w:eastAsia="Calibri" w:hAnsi="B Lotus" w:cs="B Lotus" w:hint="cs"/>
            <w:sz w:val="20"/>
            <w:szCs w:val="20"/>
            <w:rtl/>
          </w:rPr>
          <w:t>.</w:t>
        </w:r>
      </w:ins>
      <w:ins w:id="21260" w:author="Mehrnazi Boojari" w:date="2019-01-10T06:23:00Z">
        <w:r w:rsidR="00292B1F">
          <w:rPr>
            <w:rFonts w:ascii="B Lotus" w:eastAsia="Calibri" w:hAnsi="B Lotus" w:cs="B Lotus" w:hint="cs"/>
            <w:sz w:val="20"/>
            <w:szCs w:val="20"/>
            <w:rtl/>
          </w:rPr>
          <w:t xml:space="preserve"> م</w:t>
        </w:r>
      </w:ins>
      <w:r w:rsidRPr="008F2EDA">
        <w:rPr>
          <w:rFonts w:ascii="B Lotus" w:eastAsia="Calibri" w:hAnsi="B Lotus" w:cs="B Lotus" w:hint="cs"/>
          <w:sz w:val="20"/>
          <w:szCs w:val="20"/>
          <w:rtl/>
        </w:rPr>
        <w:t>حمدمهدی</w:t>
      </w:r>
      <w:ins w:id="21261" w:author="Mehrnazi Boojari" w:date="2019-01-22T23:49:00Z">
        <w:r w:rsidR="00886BC2">
          <w:rPr>
            <w:rFonts w:ascii="B Lotus" w:eastAsia="Calibri" w:hAnsi="B Lotus" w:cs="B Lotus" w:hint="cs"/>
            <w:sz w:val="20"/>
            <w:szCs w:val="20"/>
            <w:rtl/>
          </w:rPr>
          <w:t>.</w:t>
        </w:r>
      </w:ins>
      <w:del w:id="21262" w:author="Mehrnazi Boojari" w:date="2019-01-15T23:18:00Z">
        <w:r w:rsidRPr="008F2EDA" w:rsidDel="00BC219F">
          <w:rPr>
            <w:rFonts w:ascii="B Lotus" w:eastAsia="Calibri" w:hAnsi="B Lotus" w:cs="B Lotus" w:hint="cs"/>
            <w:sz w:val="20"/>
            <w:szCs w:val="20"/>
            <w:rtl/>
          </w:rPr>
          <w:delText>.(</w:delText>
        </w:r>
      </w:del>
      <w:ins w:id="21263" w:author="Mehrnazi Boojari" w:date="2019-01-15T23:18:00Z">
        <w:r w:rsidR="00BC219F">
          <w:rPr>
            <w:rFonts w:ascii="B Lotus" w:eastAsia="Calibri" w:hAnsi="B Lotus" w:cs="B Lotus" w:hint="cs"/>
            <w:sz w:val="20"/>
            <w:szCs w:val="20"/>
            <w:rtl/>
          </w:rPr>
          <w:t xml:space="preserve"> </w:t>
        </w:r>
        <w:r w:rsidR="00BC219F" w:rsidRPr="008F2EDA">
          <w:rPr>
            <w:rFonts w:ascii="B Lotus" w:eastAsia="Calibri" w:hAnsi="B Lotus" w:cs="B Lotus" w:hint="cs"/>
            <w:sz w:val="20"/>
            <w:szCs w:val="20"/>
            <w:rtl/>
          </w:rPr>
          <w:t>(</w:t>
        </w:r>
      </w:ins>
      <w:r w:rsidRPr="008F2EDA">
        <w:rPr>
          <w:rFonts w:ascii="B Lotus" w:eastAsia="Calibri" w:hAnsi="B Lotus" w:cs="B Lotus" w:hint="cs"/>
          <w:sz w:val="20"/>
          <w:szCs w:val="20"/>
          <w:rtl/>
        </w:rPr>
        <w:t>1383).</w:t>
      </w:r>
      <w:r w:rsidRPr="008F2EDA">
        <w:rPr>
          <w:rFonts w:ascii="B Lotus" w:eastAsia="Calibri" w:hAnsi="B Lotus" w:cs="B Lotus"/>
          <w:sz w:val="20"/>
          <w:szCs w:val="20"/>
          <w:rtl/>
          <w:lang w:bidi="fa-IR"/>
        </w:rPr>
        <w:t xml:space="preserve"> </w:t>
      </w:r>
      <w:ins w:id="21264" w:author="Mehrnazi Boojari" w:date="2019-01-15T23:26:00Z">
        <w:r w:rsidR="001175E1">
          <w:rPr>
            <w:rFonts w:ascii="B Lotus" w:eastAsia="Calibri" w:hAnsi="B Lotus" w:cs="B Lotus" w:hint="cs"/>
            <w:sz w:val="20"/>
            <w:szCs w:val="20"/>
            <w:rtl/>
            <w:lang w:bidi="fa-IR"/>
          </w:rPr>
          <w:t>«</w:t>
        </w:r>
      </w:ins>
      <w:r w:rsidRPr="008F2EDA">
        <w:rPr>
          <w:rFonts w:ascii="B Lotus" w:eastAsia="Calibri" w:hAnsi="B Lotus" w:cs="B Lotus"/>
          <w:sz w:val="20"/>
          <w:szCs w:val="20"/>
          <w:rtl/>
          <w:lang w:bidi="fa-IR"/>
        </w:rPr>
        <w:t>جایگاه شاخص</w:t>
      </w:r>
      <w:del w:id="21265" w:author="Mehrnazi Boojari" w:date="2019-01-07T09:46:00Z">
        <w:r w:rsidRPr="008F2EDA" w:rsidDel="006F7CCF">
          <w:rPr>
            <w:rFonts w:ascii="B Lotus" w:eastAsia="Calibri" w:hAnsi="B Lotus" w:cs="B Lotus"/>
            <w:sz w:val="20"/>
            <w:szCs w:val="20"/>
            <w:rtl/>
            <w:lang w:bidi="fa-IR"/>
          </w:rPr>
          <w:delText xml:space="preserve"> های </w:delText>
        </w:r>
      </w:del>
      <w:ins w:id="21266" w:author="Mehrnazi Boojari" w:date="2019-01-07T09:46:00Z">
        <w:r w:rsidR="006F7CCF">
          <w:rPr>
            <w:rFonts w:ascii="B Lotus" w:eastAsia="Calibri" w:hAnsi="B Lotus" w:cs="B Lotus" w:hint="cs"/>
            <w:sz w:val="20"/>
            <w:szCs w:val="20"/>
            <w:rtl/>
            <w:lang w:bidi="fa-IR"/>
          </w:rPr>
          <w:t>‌</w:t>
        </w:r>
        <w:r w:rsidR="006F7CCF">
          <w:rPr>
            <w:rFonts w:ascii="B Lotus" w:eastAsia="Calibri" w:hAnsi="B Lotus" w:cs="B Lotus"/>
            <w:sz w:val="20"/>
            <w:szCs w:val="20"/>
            <w:rtl/>
            <w:lang w:bidi="fa-IR"/>
          </w:rPr>
          <w:t xml:space="preserve">های </w:t>
        </w:r>
      </w:ins>
      <w:r w:rsidRPr="008F2EDA">
        <w:rPr>
          <w:rFonts w:ascii="B Lotus" w:eastAsia="Calibri" w:hAnsi="B Lotus" w:cs="B Lotus"/>
          <w:sz w:val="20"/>
          <w:szCs w:val="20"/>
          <w:rtl/>
          <w:lang w:bidi="fa-IR"/>
        </w:rPr>
        <w:t xml:space="preserve">مسکن در </w:t>
      </w:r>
      <w:del w:id="21267" w:author="Mehrnazi Boojari" w:date="2019-01-10T00:21:00Z">
        <w:r w:rsidRPr="008F2EDA" w:rsidDel="002E20FF">
          <w:rPr>
            <w:rFonts w:ascii="B Lotus" w:eastAsia="Calibri" w:hAnsi="B Lotus" w:cs="B Lotus"/>
            <w:sz w:val="20"/>
            <w:szCs w:val="20"/>
            <w:rtl/>
            <w:lang w:bidi="fa-IR"/>
          </w:rPr>
          <w:delText>فرآیند</w:delText>
        </w:r>
      </w:del>
      <w:ins w:id="21268" w:author="Mehrnazi Boojari" w:date="2019-01-10T00:21:00Z">
        <w:r w:rsidR="002E20FF">
          <w:rPr>
            <w:rFonts w:ascii="B Lotus" w:eastAsia="Calibri" w:hAnsi="B Lotus" w:cs="B Lotus"/>
            <w:sz w:val="20"/>
            <w:szCs w:val="20"/>
            <w:rtl/>
            <w:lang w:bidi="fa-IR"/>
          </w:rPr>
          <w:t>فرآیند</w:t>
        </w:r>
      </w:ins>
      <w:r w:rsidRPr="008F2EDA">
        <w:rPr>
          <w:rFonts w:ascii="B Lotus" w:eastAsia="Calibri" w:hAnsi="B Lotus" w:cs="B Lotus"/>
          <w:sz w:val="20"/>
          <w:szCs w:val="20"/>
          <w:rtl/>
          <w:lang w:bidi="fa-IR"/>
        </w:rPr>
        <w:t xml:space="preserve"> برنامه</w:t>
      </w:r>
      <w:del w:id="21269" w:author="Mehrnazi Boojari" w:date="2019-01-07T10:05:00Z">
        <w:r w:rsidRPr="008F2EDA" w:rsidDel="00A31D6F">
          <w:rPr>
            <w:rFonts w:ascii="B Lotus" w:eastAsia="Calibri" w:hAnsi="B Lotus" w:cs="B Lotus"/>
            <w:sz w:val="20"/>
            <w:szCs w:val="20"/>
            <w:rtl/>
            <w:lang w:bidi="fa-IR"/>
          </w:rPr>
          <w:delText xml:space="preserve"> ریزی </w:delText>
        </w:r>
      </w:del>
      <w:ins w:id="21270" w:author="Mehrnazi Boojari" w:date="2019-01-07T10:05:00Z">
        <w:r w:rsidR="00A31D6F">
          <w:rPr>
            <w:rFonts w:ascii="B Lotus" w:eastAsia="Calibri" w:hAnsi="B Lotus" w:cs="B Lotus" w:hint="cs"/>
            <w:sz w:val="20"/>
            <w:szCs w:val="20"/>
            <w:rtl/>
            <w:lang w:bidi="fa-IR"/>
          </w:rPr>
          <w:t>‌</w:t>
        </w:r>
        <w:r w:rsidR="00A31D6F">
          <w:rPr>
            <w:rFonts w:ascii="B Lotus" w:eastAsia="Calibri" w:hAnsi="B Lotus" w:cs="B Lotus"/>
            <w:sz w:val="20"/>
            <w:szCs w:val="20"/>
            <w:rtl/>
            <w:lang w:bidi="fa-IR"/>
          </w:rPr>
          <w:t xml:space="preserve">ریزی </w:t>
        </w:r>
      </w:ins>
      <w:r w:rsidRPr="008F2EDA">
        <w:rPr>
          <w:rFonts w:ascii="B Lotus" w:eastAsia="Calibri" w:hAnsi="B Lotus" w:cs="B Lotus"/>
          <w:sz w:val="20"/>
          <w:szCs w:val="20"/>
          <w:rtl/>
          <w:lang w:bidi="fa-IR"/>
        </w:rPr>
        <w:t>مسکن</w:t>
      </w:r>
      <w:ins w:id="21271" w:author="Mehrnazi Boojari" w:date="2019-01-15T23:26:00Z">
        <w:r w:rsidR="001175E1">
          <w:rPr>
            <w:rFonts w:ascii="B Lotus" w:eastAsia="Calibri" w:hAnsi="B Lotus" w:cs="B Lotus" w:hint="cs"/>
            <w:sz w:val="20"/>
            <w:szCs w:val="20"/>
            <w:rtl/>
            <w:lang w:bidi="fa-IR"/>
          </w:rPr>
          <w:t>»</w:t>
        </w:r>
      </w:ins>
      <w:del w:id="21272" w:author="Mehrnazi Boojari" w:date="2019-01-07T12:16:00Z">
        <w:r w:rsidRPr="008F2EDA" w:rsidDel="002F77AF">
          <w:rPr>
            <w:rFonts w:ascii="B Lotus" w:eastAsia="Calibri" w:hAnsi="B Lotus" w:cs="B Lotus" w:hint="cs"/>
            <w:sz w:val="20"/>
            <w:szCs w:val="20"/>
            <w:rtl/>
            <w:lang w:bidi="fa-IR"/>
          </w:rPr>
          <w:delText>.ن</w:delText>
        </w:r>
      </w:del>
      <w:ins w:id="21273" w:author="Mehrnazi Boojari" w:date="2019-01-07T12:16:00Z">
        <w:r w:rsidR="002F77AF">
          <w:rPr>
            <w:rFonts w:ascii="B Lotus" w:eastAsia="Calibri" w:hAnsi="B Lotus" w:cs="B Lotus" w:hint="cs"/>
            <w:sz w:val="20"/>
            <w:szCs w:val="20"/>
            <w:rtl/>
            <w:lang w:bidi="fa-IR"/>
          </w:rPr>
          <w:t xml:space="preserve">. </w:t>
        </w:r>
      </w:ins>
      <w:ins w:id="21274" w:author="Mehrnazi Boojari" w:date="2019-01-22T23:49:00Z">
        <w:r w:rsidR="00886BC2">
          <w:rPr>
            <w:rFonts w:ascii="B Lotus" w:eastAsia="Calibri" w:hAnsi="B Lotus" w:cs="B Lotus" w:hint="cs"/>
            <w:i/>
            <w:iCs/>
            <w:sz w:val="20"/>
            <w:szCs w:val="20"/>
            <w:rtl/>
            <w:lang w:bidi="fa-IR"/>
          </w:rPr>
          <w:t>مجله</w:t>
        </w:r>
      </w:ins>
      <w:del w:id="21275" w:author="Mehrnazi Boojari" w:date="2019-01-22T23:49:00Z">
        <w:r w:rsidRPr="001175E1" w:rsidDel="00886BC2">
          <w:rPr>
            <w:rFonts w:ascii="B Lotus" w:eastAsia="Calibri" w:hAnsi="B Lotus" w:cs="B Lotus" w:hint="cs"/>
            <w:i/>
            <w:iCs/>
            <w:sz w:val="20"/>
            <w:szCs w:val="20"/>
            <w:rtl/>
            <w:lang w:bidi="fa-IR"/>
            <w:rPrChange w:id="21276" w:author="Mehrnazi Boojari" w:date="2019-01-15T23:26:00Z">
              <w:rPr>
                <w:rFonts w:ascii="B Lotus" w:eastAsia="Calibri" w:hAnsi="B Lotus" w:cs="B Lotus" w:hint="cs"/>
                <w:bCs/>
                <w:noProof/>
                <w:sz w:val="20"/>
                <w:szCs w:val="20"/>
                <w:rtl/>
                <w:lang w:bidi="fa-IR"/>
              </w:rPr>
            </w:rPrChange>
          </w:rPr>
          <w:delText>شریه</w:delText>
        </w:r>
      </w:del>
      <w:r w:rsidRPr="001175E1">
        <w:rPr>
          <w:rFonts w:ascii="B Lotus" w:eastAsia="Calibri" w:hAnsi="B Lotus" w:cs="B Lotus"/>
          <w:i/>
          <w:iCs/>
          <w:sz w:val="20"/>
          <w:szCs w:val="20"/>
          <w:rtl/>
          <w:lang w:bidi="fa-IR"/>
          <w:rPrChange w:id="21277" w:author="Mehrnazi Boojari" w:date="2019-01-15T23:26:00Z">
            <w:rPr>
              <w:rFonts w:ascii="B Lotus" w:eastAsia="Calibri" w:hAnsi="B Lotus" w:cs="B Lotus"/>
              <w:bCs/>
              <w:noProof/>
              <w:sz w:val="20"/>
              <w:szCs w:val="20"/>
              <w:rtl/>
              <w:lang w:bidi="fa-IR"/>
            </w:rPr>
          </w:rPrChange>
        </w:rPr>
        <w:t xml:space="preserve"> </w:t>
      </w:r>
      <w:r w:rsidRPr="001175E1">
        <w:rPr>
          <w:rFonts w:ascii="B Lotus" w:eastAsia="Calibri" w:hAnsi="B Lotus" w:cs="B Lotus" w:hint="cs"/>
          <w:i/>
          <w:iCs/>
          <w:sz w:val="20"/>
          <w:szCs w:val="20"/>
          <w:rtl/>
          <w:lang w:bidi="fa-IR"/>
          <w:rPrChange w:id="21278" w:author="Mehrnazi Boojari" w:date="2019-01-15T23:26:00Z">
            <w:rPr>
              <w:rFonts w:ascii="B Lotus" w:eastAsia="Calibri" w:hAnsi="B Lotus" w:cs="B Lotus" w:hint="cs"/>
              <w:bCs/>
              <w:noProof/>
              <w:sz w:val="20"/>
              <w:szCs w:val="20"/>
              <w:rtl/>
              <w:lang w:bidi="fa-IR"/>
            </w:rPr>
          </w:rPrChange>
        </w:rPr>
        <w:t>هنرهای</w:t>
      </w:r>
      <w:r w:rsidRPr="001175E1">
        <w:rPr>
          <w:rFonts w:ascii="B Lotus" w:eastAsia="Calibri" w:hAnsi="B Lotus" w:cs="B Lotus"/>
          <w:i/>
          <w:iCs/>
          <w:sz w:val="20"/>
          <w:szCs w:val="20"/>
          <w:rtl/>
          <w:lang w:bidi="fa-IR"/>
          <w:rPrChange w:id="21279" w:author="Mehrnazi Boojari" w:date="2019-01-15T23:26:00Z">
            <w:rPr>
              <w:rFonts w:ascii="B Lotus" w:eastAsia="Calibri" w:hAnsi="B Lotus" w:cs="B Lotus"/>
              <w:bCs/>
              <w:noProof/>
              <w:sz w:val="20"/>
              <w:szCs w:val="20"/>
              <w:rtl/>
              <w:lang w:bidi="fa-IR"/>
            </w:rPr>
          </w:rPrChange>
        </w:rPr>
        <w:t xml:space="preserve"> </w:t>
      </w:r>
      <w:r w:rsidRPr="001175E1">
        <w:rPr>
          <w:rFonts w:ascii="B Lotus" w:eastAsia="Calibri" w:hAnsi="B Lotus" w:cs="B Lotus" w:hint="cs"/>
          <w:i/>
          <w:iCs/>
          <w:sz w:val="20"/>
          <w:szCs w:val="20"/>
          <w:rtl/>
          <w:lang w:bidi="fa-IR"/>
          <w:rPrChange w:id="21280" w:author="Mehrnazi Boojari" w:date="2019-01-15T23:26:00Z">
            <w:rPr>
              <w:rFonts w:ascii="B Lotus" w:eastAsia="Calibri" w:hAnsi="B Lotus" w:cs="B Lotus" w:hint="cs"/>
              <w:bCs/>
              <w:noProof/>
              <w:sz w:val="20"/>
              <w:szCs w:val="20"/>
              <w:rtl/>
              <w:lang w:bidi="fa-IR"/>
            </w:rPr>
          </w:rPrChange>
        </w:rPr>
        <w:t>زیبا</w:t>
      </w:r>
      <w:del w:id="21281" w:author="Mehrnazi Boojari" w:date="2019-01-07T22:25:00Z">
        <w:r w:rsidRPr="008F2EDA" w:rsidDel="00051F26">
          <w:rPr>
            <w:rFonts w:ascii="B Lotus" w:eastAsia="Calibri" w:hAnsi="B Lotus" w:cs="B Lotus" w:hint="cs"/>
            <w:sz w:val="20"/>
            <w:szCs w:val="20"/>
            <w:rtl/>
            <w:lang w:bidi="fa-IR"/>
          </w:rPr>
          <w:delText>.ش</w:delText>
        </w:r>
      </w:del>
      <w:ins w:id="21282" w:author="Mehrnazi Boojari" w:date="2019-01-07T22:25:00Z">
        <w:r w:rsidR="00051F26">
          <w:rPr>
            <w:rFonts w:ascii="B Lotus" w:eastAsia="Calibri" w:hAnsi="B Lotus" w:cs="B Lotus" w:hint="cs"/>
            <w:sz w:val="20"/>
            <w:szCs w:val="20"/>
            <w:rtl/>
            <w:lang w:bidi="fa-IR"/>
          </w:rPr>
          <w:t>. ش</w:t>
        </w:r>
      </w:ins>
      <w:ins w:id="21283" w:author="Mehrnazi Boojari" w:date="2019-01-22T23:44:00Z">
        <w:r w:rsidR="00E258F9">
          <w:rPr>
            <w:rFonts w:ascii="B Lotus" w:eastAsia="Calibri" w:hAnsi="B Lotus" w:cs="B Lotus" w:hint="cs"/>
            <w:sz w:val="20"/>
            <w:szCs w:val="20"/>
            <w:rtl/>
            <w:lang w:bidi="fa-IR"/>
          </w:rPr>
          <w:t>ماره</w:t>
        </w:r>
      </w:ins>
      <w:del w:id="21284" w:author="Mehrnazi Boojari" w:date="2019-01-15T23:26:00Z">
        <w:r w:rsidRPr="008F2EDA" w:rsidDel="001175E1">
          <w:rPr>
            <w:rFonts w:ascii="B Lotus" w:eastAsia="Calibri" w:hAnsi="B Lotus" w:cs="B Lotus" w:hint="cs"/>
            <w:sz w:val="20"/>
            <w:szCs w:val="20"/>
            <w:rtl/>
            <w:lang w:bidi="fa-IR"/>
          </w:rPr>
          <w:delText>ماره</w:delText>
        </w:r>
      </w:del>
      <w:r w:rsidRPr="008F2EDA">
        <w:rPr>
          <w:rFonts w:ascii="B Lotus" w:eastAsia="Calibri" w:hAnsi="B Lotus" w:cs="B Lotus" w:hint="cs"/>
          <w:sz w:val="20"/>
          <w:szCs w:val="20"/>
          <w:rtl/>
          <w:lang w:bidi="fa-IR"/>
        </w:rPr>
        <w:t xml:space="preserve"> 11.</w:t>
      </w:r>
    </w:p>
    <w:p w14:paraId="12181A94" w14:textId="20E76D1A" w:rsidR="008F2EDA" w:rsidRPr="008F2EDA" w:rsidRDefault="008F2EDA" w:rsidP="00274E2B">
      <w:pPr>
        <w:bidi/>
        <w:jc w:val="both"/>
        <w:rPr>
          <w:rFonts w:ascii="B Lotus" w:eastAsia="Calibri" w:hAnsi="B Lotus" w:cs="B Lotus"/>
          <w:sz w:val="20"/>
          <w:szCs w:val="20"/>
          <w:rtl/>
        </w:rPr>
      </w:pPr>
      <w:r w:rsidRPr="008F2EDA">
        <w:rPr>
          <w:rFonts w:ascii="B Lotus" w:eastAsia="Calibri" w:hAnsi="B Lotus" w:cs="B Lotus"/>
          <w:sz w:val="20"/>
          <w:szCs w:val="20"/>
          <w:rtl/>
        </w:rPr>
        <w:t>کلاشمی</w:t>
      </w:r>
      <w:del w:id="21285" w:author="Mehrnazi Boojari" w:date="2019-01-07T09:47:00Z">
        <w:r w:rsidRPr="008F2EDA" w:rsidDel="006F7CCF">
          <w:rPr>
            <w:rFonts w:ascii="B Lotus" w:eastAsia="Calibri" w:hAnsi="B Lotus" w:cs="B Lotus"/>
            <w:sz w:val="20"/>
            <w:szCs w:val="20"/>
            <w:rtl/>
          </w:rPr>
          <w:delText xml:space="preserve"> ،</w:delText>
        </w:r>
      </w:del>
      <w:ins w:id="21286" w:author="Mehrnazi Boojari" w:date="2019-01-22T23:49:00Z">
        <w:r w:rsidR="00274E2B">
          <w:rPr>
            <w:rFonts w:ascii="B Lotus" w:eastAsia="Calibri" w:hAnsi="B Lotus" w:cs="B Lotus" w:hint="cs"/>
            <w:sz w:val="20"/>
            <w:szCs w:val="20"/>
            <w:rtl/>
          </w:rPr>
          <w:t>.</w:t>
        </w:r>
      </w:ins>
      <w:r w:rsidRPr="008F2EDA">
        <w:rPr>
          <w:rFonts w:ascii="B Lotus" w:eastAsia="Calibri" w:hAnsi="B Lotus" w:cs="B Lotus"/>
          <w:sz w:val="20"/>
          <w:szCs w:val="20"/>
          <w:rtl/>
        </w:rPr>
        <w:t xml:space="preserve"> زهرا</w:t>
      </w:r>
      <w:del w:id="21287" w:author="Mehrnazi Boojari" w:date="2019-01-07T10:00:00Z">
        <w:r w:rsidRPr="008F2EDA" w:rsidDel="00A31D6F">
          <w:rPr>
            <w:rFonts w:ascii="B Lotus" w:eastAsia="Calibri" w:hAnsi="B Lotus" w:cs="B Lotus"/>
            <w:sz w:val="20"/>
            <w:szCs w:val="20"/>
            <w:rtl/>
          </w:rPr>
          <w:delText xml:space="preserve">  </w:delText>
        </w:r>
      </w:del>
      <w:ins w:id="21288" w:author="Mehrnazi Boojari" w:date="2019-01-22T23:49:00Z">
        <w:r w:rsidR="00274E2B">
          <w:rPr>
            <w:rFonts w:ascii="B Lotus" w:eastAsia="Calibri" w:hAnsi="B Lotus" w:cs="B Lotus" w:hint="cs"/>
            <w:sz w:val="20"/>
            <w:szCs w:val="20"/>
            <w:rtl/>
          </w:rPr>
          <w:t>.</w:t>
        </w:r>
      </w:ins>
      <w:ins w:id="21289" w:author="Mehrnazi Boojari" w:date="2019-01-15T23:26:00Z">
        <w:r w:rsidR="001175E1">
          <w:rPr>
            <w:rFonts w:ascii="B Lotus" w:eastAsia="Calibri" w:hAnsi="B Lotus" w:cs="B Lotus" w:hint="cs"/>
            <w:sz w:val="20"/>
            <w:szCs w:val="20"/>
            <w:rtl/>
          </w:rPr>
          <w:t xml:space="preserve"> </w:t>
        </w:r>
      </w:ins>
      <w:del w:id="21290" w:author="Mehrnazi Boojari" w:date="2019-01-15T23:26:00Z">
        <w:r w:rsidRPr="008F2EDA" w:rsidDel="001175E1">
          <w:rPr>
            <w:rFonts w:ascii="B Lotus" w:eastAsia="Calibri" w:hAnsi="B Lotus" w:cs="B Lotus"/>
            <w:sz w:val="20"/>
            <w:szCs w:val="20"/>
            <w:rtl/>
          </w:rPr>
          <w:delText xml:space="preserve">و </w:delText>
        </w:r>
      </w:del>
      <w:r w:rsidRPr="008F2EDA">
        <w:rPr>
          <w:rFonts w:ascii="B Lotus" w:eastAsia="Calibri" w:hAnsi="B Lotus" w:cs="B Lotus"/>
          <w:sz w:val="20"/>
          <w:szCs w:val="20"/>
          <w:rtl/>
        </w:rPr>
        <w:t>کبیری</w:t>
      </w:r>
      <w:del w:id="21291" w:author="Mehrnazi Boojari" w:date="2019-01-07T09:47:00Z">
        <w:r w:rsidRPr="008F2EDA" w:rsidDel="006F7CCF">
          <w:rPr>
            <w:rFonts w:ascii="B Lotus" w:eastAsia="Calibri" w:hAnsi="B Lotus" w:cs="B Lotus"/>
            <w:sz w:val="20"/>
            <w:szCs w:val="20"/>
            <w:rtl/>
          </w:rPr>
          <w:delText xml:space="preserve"> ،</w:delText>
        </w:r>
      </w:del>
      <w:ins w:id="21292" w:author="Mehrnazi Boojari" w:date="2019-01-22T23:49:00Z">
        <w:r w:rsidR="00274E2B">
          <w:rPr>
            <w:rFonts w:ascii="B Lotus" w:eastAsia="Calibri" w:hAnsi="B Lotus" w:cs="B Lotus" w:hint="cs"/>
            <w:sz w:val="20"/>
            <w:szCs w:val="20"/>
            <w:rtl/>
          </w:rPr>
          <w:t>.</w:t>
        </w:r>
      </w:ins>
      <w:r w:rsidRPr="008F2EDA">
        <w:rPr>
          <w:rFonts w:ascii="B Lotus" w:eastAsia="Calibri" w:hAnsi="B Lotus" w:cs="B Lotus"/>
          <w:sz w:val="20"/>
          <w:szCs w:val="20"/>
          <w:rtl/>
        </w:rPr>
        <w:t xml:space="preserve"> فاتح</w:t>
      </w:r>
      <w:ins w:id="21293" w:author="Mehrnazi Boojari" w:date="2019-01-22T23:49:00Z">
        <w:r w:rsidR="00274E2B">
          <w:rPr>
            <w:rFonts w:ascii="B Lotus" w:eastAsia="Calibri" w:hAnsi="B Lotus" w:cs="B Lotus" w:hint="cs"/>
            <w:sz w:val="20"/>
            <w:szCs w:val="20"/>
            <w:rtl/>
          </w:rPr>
          <w:t>.</w:t>
        </w:r>
      </w:ins>
      <w:r w:rsidRPr="008F2EDA">
        <w:rPr>
          <w:rFonts w:ascii="B Lotus" w:eastAsia="Calibri" w:hAnsi="B Lotus" w:cs="B Lotus"/>
          <w:sz w:val="20"/>
          <w:szCs w:val="20"/>
          <w:rtl/>
        </w:rPr>
        <w:t xml:space="preserve"> (1395)</w:t>
      </w:r>
      <w:del w:id="21294" w:author="Mehrnazi Boojari" w:date="2019-01-07T09:47:00Z">
        <w:r w:rsidRPr="008F2EDA" w:rsidDel="006F7CCF">
          <w:rPr>
            <w:rFonts w:ascii="B Lotus" w:eastAsia="Calibri" w:hAnsi="B Lotus" w:cs="B Lotus"/>
            <w:sz w:val="20"/>
            <w:szCs w:val="20"/>
            <w:rtl/>
          </w:rPr>
          <w:delText xml:space="preserve"> ،</w:delText>
        </w:r>
      </w:del>
      <w:ins w:id="21295" w:author="Mehrnazi Boojari" w:date="2019-01-15T23:27:00Z">
        <w:r w:rsidR="001175E1">
          <w:rPr>
            <w:rFonts w:ascii="B Lotus" w:eastAsia="Calibri" w:hAnsi="B Lotus" w:cs="B Lotus" w:hint="cs"/>
            <w:sz w:val="20"/>
            <w:szCs w:val="20"/>
            <w:rtl/>
          </w:rPr>
          <w:t>.</w:t>
        </w:r>
      </w:ins>
      <w:del w:id="21296" w:author="Mehrnazi Boojari" w:date="2019-01-15T23:27:00Z">
        <w:r w:rsidRPr="008F2EDA" w:rsidDel="001175E1">
          <w:rPr>
            <w:rFonts w:ascii="B Lotus" w:eastAsia="Calibri" w:hAnsi="B Lotus" w:cs="B Lotus"/>
            <w:sz w:val="20"/>
            <w:szCs w:val="20"/>
            <w:rtl/>
          </w:rPr>
          <w:delText xml:space="preserve"> </w:delText>
        </w:r>
      </w:del>
      <w:ins w:id="21297" w:author="Mehrnazi Boojari" w:date="2019-01-15T23:27:00Z">
        <w:r w:rsidR="001175E1">
          <w:rPr>
            <w:rFonts w:ascii="B Lotus" w:eastAsia="Calibri" w:hAnsi="B Lotus" w:cs="B Lotus" w:hint="cs"/>
            <w:sz w:val="20"/>
            <w:szCs w:val="20"/>
            <w:rtl/>
          </w:rPr>
          <w:t xml:space="preserve"> «</w:t>
        </w:r>
      </w:ins>
      <w:r w:rsidRPr="008F2EDA">
        <w:rPr>
          <w:rFonts w:ascii="B Lotus" w:eastAsia="Calibri" w:hAnsi="B Lotus" w:cs="B Lotus"/>
          <w:sz w:val="20"/>
          <w:szCs w:val="20"/>
          <w:rtl/>
        </w:rPr>
        <w:t>ارزیابی و آسیب</w:t>
      </w:r>
      <w:ins w:id="21298" w:author="Mehrnazi Boojari" w:date="2019-01-07T10:50:00Z">
        <w:r w:rsidR="006A1F1D">
          <w:rPr>
            <w:rFonts w:ascii="B Lotus" w:eastAsia="Calibri" w:hAnsi="B Lotus" w:cs="B Nazanin" w:hint="cs"/>
            <w:sz w:val="20"/>
            <w:szCs w:val="20"/>
            <w:rtl/>
          </w:rPr>
          <w:t>‌</w:t>
        </w:r>
      </w:ins>
      <w:del w:id="21299" w:author="Mehrnazi Boojari" w:date="2019-01-07T10:50:00Z">
        <w:r w:rsidRPr="008F2EDA" w:rsidDel="006A1F1D">
          <w:rPr>
            <w:rFonts w:ascii="B Lotus" w:eastAsia="Calibri" w:hAnsi="B Lotus" w:cs="B Lotus"/>
            <w:sz w:val="20"/>
            <w:szCs w:val="20"/>
            <w:rtl/>
          </w:rPr>
          <w:delText xml:space="preserve"> </w:delText>
        </w:r>
      </w:del>
      <w:r w:rsidRPr="008F2EDA">
        <w:rPr>
          <w:rFonts w:ascii="B Lotus" w:eastAsia="Calibri" w:hAnsi="B Lotus" w:cs="B Lotus"/>
          <w:sz w:val="20"/>
          <w:szCs w:val="20"/>
          <w:rtl/>
        </w:rPr>
        <w:t>شناسی سیاست</w:t>
      </w:r>
      <w:del w:id="21300" w:author="Mehrnazi Boojari" w:date="2019-01-07T10:51:00Z">
        <w:r w:rsidRPr="008F2EDA" w:rsidDel="006A1F1D">
          <w:rPr>
            <w:rFonts w:ascii="B Lotus" w:eastAsia="Calibri" w:hAnsi="B Lotus" w:cs="B Lotus"/>
            <w:sz w:val="20"/>
            <w:szCs w:val="20"/>
            <w:rtl/>
          </w:rPr>
          <w:delText xml:space="preserve"> تامین </w:delText>
        </w:r>
      </w:del>
      <w:ins w:id="21301" w:author="Mehrnazi Boojari" w:date="2019-01-07T10:51:00Z">
        <w:r w:rsidR="006A1F1D">
          <w:rPr>
            <w:rFonts w:ascii="B Lotus" w:eastAsia="Calibri" w:hAnsi="B Lotus" w:cs="B Lotus"/>
            <w:sz w:val="20"/>
            <w:szCs w:val="20"/>
            <w:rtl/>
          </w:rPr>
          <w:t xml:space="preserve"> تأمین </w:t>
        </w:r>
      </w:ins>
      <w:r w:rsidRPr="008F2EDA">
        <w:rPr>
          <w:rFonts w:ascii="B Lotus" w:eastAsia="Calibri" w:hAnsi="B Lotus" w:cs="B Lotus"/>
          <w:sz w:val="20"/>
          <w:szCs w:val="20"/>
          <w:rtl/>
        </w:rPr>
        <w:t>مسکن روستایی کشور در برنامه</w:t>
      </w:r>
      <w:del w:id="21302" w:author="Mehrnazi Boojari" w:date="2019-01-07T09:46:00Z">
        <w:r w:rsidRPr="008F2EDA" w:rsidDel="006F7CCF">
          <w:rPr>
            <w:rFonts w:ascii="B Lotus" w:eastAsia="Calibri" w:hAnsi="B Lotus" w:cs="B Lotus"/>
            <w:sz w:val="20"/>
            <w:szCs w:val="20"/>
            <w:rtl/>
          </w:rPr>
          <w:delText xml:space="preserve"> های </w:delText>
        </w:r>
      </w:del>
      <w:ins w:id="21303" w:author="Mehrnazi Boojari" w:date="2019-01-07T09:46:00Z">
        <w:r w:rsidR="006F7CCF">
          <w:rPr>
            <w:rFonts w:ascii="B Lotus" w:eastAsia="Calibri" w:hAnsi="B Lotus" w:cs="B Lotus" w:hint="cs"/>
            <w:sz w:val="20"/>
            <w:szCs w:val="20"/>
            <w:rtl/>
          </w:rPr>
          <w:t>‌</w:t>
        </w:r>
        <w:r w:rsidR="006F7CCF">
          <w:rPr>
            <w:rFonts w:ascii="B Lotus" w:eastAsia="Calibri" w:hAnsi="B Lotus" w:cs="B Lotus"/>
            <w:sz w:val="20"/>
            <w:szCs w:val="20"/>
            <w:rtl/>
          </w:rPr>
          <w:t xml:space="preserve">های </w:t>
        </w:r>
      </w:ins>
      <w:r w:rsidRPr="008F2EDA">
        <w:rPr>
          <w:rFonts w:ascii="B Lotus" w:eastAsia="Calibri" w:hAnsi="B Lotus" w:cs="B Lotus"/>
          <w:sz w:val="20"/>
          <w:szCs w:val="20"/>
          <w:rtl/>
        </w:rPr>
        <w:t>توسعه پس از انقلاب اسلامی</w:t>
      </w:r>
      <w:del w:id="21304" w:author="Mehrnazi Boojari" w:date="2019-01-07T09:47:00Z">
        <w:r w:rsidRPr="008F2EDA" w:rsidDel="006F7CCF">
          <w:rPr>
            <w:rFonts w:ascii="B Lotus" w:eastAsia="Calibri" w:hAnsi="B Lotus" w:cs="B Lotus"/>
            <w:sz w:val="20"/>
            <w:szCs w:val="20"/>
            <w:rtl/>
          </w:rPr>
          <w:delText xml:space="preserve"> ،</w:delText>
        </w:r>
      </w:del>
      <w:ins w:id="21305" w:author="Mehrnazi Boojari" w:date="2019-01-15T23:27:00Z">
        <w:r w:rsidR="001175E1">
          <w:rPr>
            <w:rFonts w:ascii="B Lotus" w:eastAsia="Calibri" w:hAnsi="B Lotus" w:cs="B Lotus" w:hint="cs"/>
            <w:sz w:val="20"/>
            <w:szCs w:val="20"/>
            <w:rtl/>
          </w:rPr>
          <w:t>».</w:t>
        </w:r>
      </w:ins>
      <w:r w:rsidRPr="008F2EDA">
        <w:rPr>
          <w:rFonts w:ascii="B Lotus" w:eastAsia="Calibri" w:hAnsi="B Lotus" w:cs="B Lotus"/>
          <w:sz w:val="20"/>
          <w:szCs w:val="20"/>
          <w:rtl/>
        </w:rPr>
        <w:t xml:space="preserve"> </w:t>
      </w:r>
      <w:r w:rsidRPr="001175E1">
        <w:rPr>
          <w:rFonts w:ascii="B Lotus" w:eastAsia="Calibri" w:hAnsi="B Lotus" w:cs="B Lotus"/>
          <w:i/>
          <w:iCs/>
          <w:sz w:val="20"/>
          <w:szCs w:val="20"/>
          <w:rtl/>
          <w:rPrChange w:id="21306" w:author="Mehrnazi Boojari" w:date="2019-01-15T23:27:00Z">
            <w:rPr>
              <w:rFonts w:ascii="B Lotus" w:eastAsia="Calibri" w:hAnsi="B Lotus" w:cs="B Lotus"/>
              <w:bCs/>
              <w:noProof/>
              <w:sz w:val="20"/>
              <w:szCs w:val="20"/>
              <w:rtl/>
              <w:lang w:bidi="fa-IR"/>
            </w:rPr>
          </w:rPrChange>
        </w:rPr>
        <w:t>مجله مسکن و مح</w:t>
      </w:r>
      <w:r w:rsidRPr="001175E1">
        <w:rPr>
          <w:rFonts w:ascii="B Lotus" w:eastAsia="Calibri" w:hAnsi="B Lotus" w:cs="B Lotus" w:hint="cs"/>
          <w:i/>
          <w:iCs/>
          <w:sz w:val="20"/>
          <w:szCs w:val="20"/>
          <w:rtl/>
          <w:rPrChange w:id="21307" w:author="Mehrnazi Boojari" w:date="2019-01-15T23:27:00Z">
            <w:rPr>
              <w:rFonts w:ascii="B Lotus" w:eastAsia="Calibri" w:hAnsi="B Lotus" w:cs="B Lotus" w:hint="cs"/>
              <w:bCs/>
              <w:noProof/>
              <w:sz w:val="20"/>
              <w:szCs w:val="20"/>
              <w:rtl/>
              <w:lang w:bidi="fa-IR"/>
            </w:rPr>
          </w:rPrChange>
        </w:rPr>
        <w:t>یط</w:t>
      </w:r>
      <w:r w:rsidRPr="001175E1">
        <w:rPr>
          <w:rFonts w:ascii="B Lotus" w:eastAsia="Calibri" w:hAnsi="B Lotus" w:cs="B Lotus"/>
          <w:i/>
          <w:iCs/>
          <w:sz w:val="20"/>
          <w:szCs w:val="20"/>
          <w:rtl/>
          <w:rPrChange w:id="21308" w:author="Mehrnazi Boojari" w:date="2019-01-15T23:27:00Z">
            <w:rPr>
              <w:rFonts w:ascii="B Lotus" w:eastAsia="Calibri" w:hAnsi="B Lotus" w:cs="B Lotus"/>
              <w:bCs/>
              <w:noProof/>
              <w:sz w:val="20"/>
              <w:szCs w:val="20"/>
              <w:rtl/>
              <w:lang w:bidi="fa-IR"/>
            </w:rPr>
          </w:rPrChange>
        </w:rPr>
        <w:t xml:space="preserve"> </w:t>
      </w:r>
      <w:r w:rsidRPr="001175E1">
        <w:rPr>
          <w:rFonts w:ascii="B Lotus" w:eastAsia="Calibri" w:hAnsi="B Lotus" w:cs="B Lotus" w:hint="cs"/>
          <w:i/>
          <w:iCs/>
          <w:sz w:val="20"/>
          <w:szCs w:val="20"/>
          <w:rtl/>
          <w:rPrChange w:id="21309" w:author="Mehrnazi Boojari" w:date="2019-01-15T23:27:00Z">
            <w:rPr>
              <w:rFonts w:ascii="B Lotus" w:eastAsia="Calibri" w:hAnsi="B Lotus" w:cs="B Lotus" w:hint="cs"/>
              <w:bCs/>
              <w:noProof/>
              <w:sz w:val="20"/>
              <w:szCs w:val="20"/>
              <w:rtl/>
              <w:lang w:bidi="fa-IR"/>
            </w:rPr>
          </w:rPrChange>
        </w:rPr>
        <w:t>روستا</w:t>
      </w:r>
      <w:del w:id="21310" w:author="Mehrnazi Boojari" w:date="2019-01-07T09:47:00Z">
        <w:r w:rsidRPr="008F2EDA" w:rsidDel="006F7CCF">
          <w:rPr>
            <w:rFonts w:ascii="B Lotus" w:eastAsia="Calibri" w:hAnsi="B Lotus" w:cs="B Lotus"/>
            <w:sz w:val="20"/>
            <w:szCs w:val="20"/>
            <w:rtl/>
          </w:rPr>
          <w:delText xml:space="preserve"> ،</w:delText>
        </w:r>
      </w:del>
      <w:ins w:id="21311" w:author="Mehrnazi Boojari" w:date="2019-01-15T23:29:00Z">
        <w:r w:rsidR="00E51A62">
          <w:rPr>
            <w:rFonts w:ascii="B Lotus" w:eastAsia="Calibri" w:hAnsi="B Lotus" w:cs="B Lotus" w:hint="cs"/>
            <w:sz w:val="20"/>
            <w:szCs w:val="20"/>
            <w:rtl/>
          </w:rPr>
          <w:t>.</w:t>
        </w:r>
      </w:ins>
      <w:r w:rsidRPr="008F2EDA">
        <w:rPr>
          <w:rFonts w:ascii="B Lotus" w:eastAsia="Calibri" w:hAnsi="B Lotus" w:cs="B Lotus"/>
          <w:sz w:val="20"/>
          <w:szCs w:val="20"/>
          <w:rtl/>
        </w:rPr>
        <w:t xml:space="preserve"> ش</w:t>
      </w:r>
      <w:ins w:id="21312" w:author="Mehrnazi Boojari" w:date="2019-01-22T23:44:00Z">
        <w:r w:rsidR="00E258F9">
          <w:rPr>
            <w:rFonts w:ascii="B Lotus" w:eastAsia="Calibri" w:hAnsi="B Lotus" w:cs="B Lotus" w:hint="cs"/>
            <w:sz w:val="20"/>
            <w:szCs w:val="20"/>
            <w:rtl/>
          </w:rPr>
          <w:t>ماره</w:t>
        </w:r>
      </w:ins>
      <w:del w:id="21313" w:author="Mehrnazi Boojari" w:date="2019-01-15T23:27:00Z">
        <w:r w:rsidRPr="008F2EDA" w:rsidDel="001175E1">
          <w:rPr>
            <w:rFonts w:ascii="B Lotus" w:eastAsia="Calibri" w:hAnsi="B Lotus" w:cs="B Lotus"/>
            <w:sz w:val="20"/>
            <w:szCs w:val="20"/>
            <w:rtl/>
          </w:rPr>
          <w:delText>ماره</w:delText>
        </w:r>
      </w:del>
      <w:r w:rsidRPr="008F2EDA">
        <w:rPr>
          <w:rFonts w:ascii="B Lotus" w:eastAsia="Calibri" w:hAnsi="B Lotus" w:cs="B Lotus"/>
          <w:sz w:val="20"/>
          <w:szCs w:val="20"/>
          <w:rtl/>
        </w:rPr>
        <w:t xml:space="preserve"> 95</w:t>
      </w:r>
      <w:del w:id="21314" w:author="Mehrnazi Boojari" w:date="2019-01-07T10:12:00Z">
        <w:r w:rsidRPr="008F2EDA" w:rsidDel="00A31D6F">
          <w:rPr>
            <w:rFonts w:ascii="B Lotus" w:eastAsia="Calibri" w:hAnsi="B Lotus" w:cs="B Lotus"/>
            <w:sz w:val="20"/>
            <w:szCs w:val="20"/>
            <w:rtl/>
          </w:rPr>
          <w:delText xml:space="preserve"> .</w:delText>
        </w:r>
      </w:del>
      <w:ins w:id="21315" w:author="Mehrnazi Boojari" w:date="2019-01-07T10:12:00Z">
        <w:r w:rsidR="00A31D6F">
          <w:rPr>
            <w:rFonts w:ascii="B Lotus" w:eastAsia="Calibri" w:hAnsi="B Lotus" w:cs="B Lotus"/>
            <w:sz w:val="20"/>
            <w:szCs w:val="20"/>
            <w:rtl/>
          </w:rPr>
          <w:t>.</w:t>
        </w:r>
      </w:ins>
    </w:p>
    <w:p w14:paraId="41C05424" w14:textId="4612A855" w:rsidR="008F2EDA" w:rsidRPr="008F2EDA" w:rsidRDefault="008F2EDA" w:rsidP="00E258F9">
      <w:pPr>
        <w:bidi/>
        <w:jc w:val="both"/>
        <w:rPr>
          <w:rFonts w:ascii="B Lotus" w:eastAsia="Calibri" w:hAnsi="B Lotus" w:cs="B Lotus"/>
          <w:sz w:val="20"/>
          <w:szCs w:val="20"/>
          <w:rtl/>
          <w:lang w:bidi="fa-IR"/>
        </w:rPr>
      </w:pPr>
      <w:r w:rsidRPr="008F2EDA">
        <w:rPr>
          <w:rFonts w:ascii="B Lotus" w:eastAsia="Calibri" w:hAnsi="B Lotus" w:cs="B Lotus" w:hint="cs"/>
          <w:sz w:val="20"/>
          <w:szCs w:val="20"/>
          <w:rtl/>
          <w:lang w:bidi="fa-IR"/>
        </w:rPr>
        <w:t>مخبر</w:t>
      </w:r>
      <w:del w:id="21316" w:author="Mehrnazi Boojari" w:date="2019-01-08T02:19:00Z">
        <w:r w:rsidRPr="008F2EDA" w:rsidDel="00011A5C">
          <w:rPr>
            <w:rFonts w:ascii="B Lotus" w:eastAsia="Calibri" w:hAnsi="B Lotus" w:cs="B Lotus" w:hint="cs"/>
            <w:sz w:val="20"/>
            <w:szCs w:val="20"/>
            <w:rtl/>
            <w:lang w:bidi="fa-IR"/>
          </w:rPr>
          <w:delText>،ع</w:delText>
        </w:r>
      </w:del>
      <w:ins w:id="21317" w:author="Mehrnazi Boojari" w:date="2019-01-22T23:45:00Z">
        <w:r w:rsidR="00E258F9">
          <w:rPr>
            <w:rFonts w:ascii="B Lotus" w:eastAsia="Calibri" w:hAnsi="B Lotus" w:cs="B Lotus" w:hint="cs"/>
            <w:sz w:val="20"/>
            <w:szCs w:val="20"/>
            <w:rtl/>
            <w:lang w:bidi="fa-IR"/>
          </w:rPr>
          <w:t>.</w:t>
        </w:r>
      </w:ins>
      <w:ins w:id="21318" w:author="Mehrnazi Boojari" w:date="2019-01-08T02:19:00Z">
        <w:r w:rsidR="00011A5C">
          <w:rPr>
            <w:rFonts w:ascii="B Lotus" w:eastAsia="Calibri" w:hAnsi="B Lotus" w:cs="B Lotus" w:hint="cs"/>
            <w:sz w:val="20"/>
            <w:szCs w:val="20"/>
            <w:rtl/>
            <w:lang w:bidi="fa-IR"/>
          </w:rPr>
          <w:t xml:space="preserve"> ع</w:t>
        </w:r>
      </w:ins>
      <w:r w:rsidRPr="008F2EDA">
        <w:rPr>
          <w:rFonts w:ascii="B Lotus" w:eastAsia="Calibri" w:hAnsi="B Lotus" w:cs="B Lotus" w:hint="cs"/>
          <w:sz w:val="20"/>
          <w:szCs w:val="20"/>
          <w:rtl/>
          <w:lang w:bidi="fa-IR"/>
        </w:rPr>
        <w:t>باس</w:t>
      </w:r>
      <w:ins w:id="21319" w:author="Mehrnazi Boojari" w:date="2019-01-22T23:45:00Z">
        <w:r w:rsidR="00E258F9">
          <w:rPr>
            <w:rFonts w:ascii="B Lotus" w:eastAsia="Calibri" w:hAnsi="B Lotus" w:cs="B Lotus" w:hint="cs"/>
            <w:sz w:val="20"/>
            <w:szCs w:val="20"/>
            <w:rtl/>
            <w:lang w:bidi="fa-IR"/>
          </w:rPr>
          <w:t>.</w:t>
        </w:r>
      </w:ins>
      <w:ins w:id="21320" w:author="Mehrnazi Boojari" w:date="2019-01-15T23:18:00Z">
        <w:r w:rsidR="00BC219F">
          <w:rPr>
            <w:rFonts w:ascii="B Lotus" w:eastAsia="Calibri" w:hAnsi="B Lotus" w:cs="B Lotus" w:hint="cs"/>
            <w:sz w:val="20"/>
            <w:szCs w:val="20"/>
            <w:rtl/>
            <w:lang w:bidi="fa-IR"/>
          </w:rPr>
          <w:t xml:space="preserve"> </w:t>
        </w:r>
      </w:ins>
      <w:r w:rsidRPr="008F2EDA">
        <w:rPr>
          <w:rFonts w:ascii="B Lotus" w:eastAsia="Calibri" w:hAnsi="B Lotus" w:cs="B Lotus" w:hint="cs"/>
          <w:sz w:val="20"/>
          <w:szCs w:val="20"/>
          <w:rtl/>
          <w:lang w:bidi="fa-IR"/>
        </w:rPr>
        <w:t>(1363).</w:t>
      </w:r>
      <w:r w:rsidRPr="008F2EDA">
        <w:rPr>
          <w:rFonts w:ascii="B Lotus" w:eastAsia="Calibri" w:hAnsi="B Lotus" w:cs="B Lotus"/>
          <w:sz w:val="20"/>
          <w:szCs w:val="20"/>
          <w:rtl/>
          <w:lang w:bidi="fa-IR"/>
        </w:rPr>
        <w:t xml:space="preserve"> </w:t>
      </w:r>
      <w:r w:rsidRPr="00BC219F">
        <w:rPr>
          <w:rFonts w:ascii="B Lotus" w:eastAsia="Calibri" w:hAnsi="B Lotus" w:cs="B Lotus" w:hint="cs"/>
          <w:i/>
          <w:iCs/>
          <w:sz w:val="20"/>
          <w:szCs w:val="20"/>
          <w:rtl/>
          <w:lang w:bidi="fa-IR"/>
          <w:rPrChange w:id="21321" w:author="Mehrnazi Boojari" w:date="2019-01-15T23:19:00Z">
            <w:rPr>
              <w:rFonts w:ascii="B Lotus" w:eastAsia="Calibri" w:hAnsi="B Lotus" w:cs="B Lotus" w:hint="cs"/>
              <w:bCs/>
              <w:noProof/>
              <w:sz w:val="20"/>
              <w:szCs w:val="20"/>
              <w:rtl/>
              <w:lang w:bidi="fa-IR"/>
            </w:rPr>
          </w:rPrChange>
        </w:rPr>
        <w:t>ابعاد</w:t>
      </w:r>
      <w:r w:rsidRPr="00BC219F">
        <w:rPr>
          <w:rFonts w:ascii="B Lotus" w:eastAsia="Calibri" w:hAnsi="B Lotus" w:cs="B Lotus"/>
          <w:i/>
          <w:iCs/>
          <w:sz w:val="20"/>
          <w:szCs w:val="20"/>
          <w:rtl/>
          <w:lang w:bidi="fa-IR"/>
          <w:rPrChange w:id="21322" w:author="Mehrnazi Boojari" w:date="2019-01-15T23:19:00Z">
            <w:rPr>
              <w:rFonts w:ascii="B Lotus" w:eastAsia="Calibri" w:hAnsi="B Lotus" w:cs="B Lotus"/>
              <w:bCs/>
              <w:noProof/>
              <w:sz w:val="20"/>
              <w:szCs w:val="20"/>
              <w:rtl/>
              <w:lang w:bidi="fa-IR"/>
            </w:rPr>
          </w:rPrChange>
        </w:rPr>
        <w:t xml:space="preserve"> </w:t>
      </w:r>
      <w:r w:rsidRPr="00BC219F">
        <w:rPr>
          <w:rFonts w:ascii="B Lotus" w:eastAsia="Calibri" w:hAnsi="B Lotus" w:cs="B Lotus" w:hint="cs"/>
          <w:i/>
          <w:iCs/>
          <w:sz w:val="20"/>
          <w:szCs w:val="20"/>
          <w:rtl/>
          <w:lang w:bidi="fa-IR"/>
          <w:rPrChange w:id="21323" w:author="Mehrnazi Boojari" w:date="2019-01-15T23:19:00Z">
            <w:rPr>
              <w:rFonts w:ascii="B Lotus" w:eastAsia="Calibri" w:hAnsi="B Lotus" w:cs="B Lotus" w:hint="cs"/>
              <w:bCs/>
              <w:noProof/>
              <w:sz w:val="20"/>
              <w:szCs w:val="20"/>
              <w:rtl/>
              <w:lang w:bidi="fa-IR"/>
            </w:rPr>
          </w:rPrChange>
        </w:rPr>
        <w:t>اجتماعی</w:t>
      </w:r>
      <w:r w:rsidRPr="00BC219F">
        <w:rPr>
          <w:rFonts w:ascii="B Lotus" w:eastAsia="Calibri" w:hAnsi="B Lotus" w:cs="B Lotus"/>
          <w:i/>
          <w:iCs/>
          <w:sz w:val="20"/>
          <w:szCs w:val="20"/>
          <w:rtl/>
          <w:lang w:bidi="fa-IR"/>
          <w:rPrChange w:id="21324" w:author="Mehrnazi Boojari" w:date="2019-01-15T23:19:00Z">
            <w:rPr>
              <w:rFonts w:ascii="B Lotus" w:eastAsia="Calibri" w:hAnsi="B Lotus" w:cs="B Lotus"/>
              <w:bCs/>
              <w:noProof/>
              <w:sz w:val="20"/>
              <w:szCs w:val="20"/>
              <w:rtl/>
              <w:lang w:bidi="fa-IR"/>
            </w:rPr>
          </w:rPrChange>
        </w:rPr>
        <w:t xml:space="preserve"> </w:t>
      </w:r>
      <w:r w:rsidRPr="00BC219F">
        <w:rPr>
          <w:rFonts w:ascii="B Lotus" w:eastAsia="Calibri" w:hAnsi="B Lotus" w:cs="B Lotus" w:hint="cs"/>
          <w:i/>
          <w:iCs/>
          <w:sz w:val="20"/>
          <w:szCs w:val="20"/>
          <w:rtl/>
          <w:lang w:bidi="fa-IR"/>
          <w:rPrChange w:id="21325" w:author="Mehrnazi Boojari" w:date="2019-01-15T23:19:00Z">
            <w:rPr>
              <w:rFonts w:ascii="B Lotus" w:eastAsia="Calibri" w:hAnsi="B Lotus" w:cs="B Lotus" w:hint="cs"/>
              <w:bCs/>
              <w:noProof/>
              <w:sz w:val="20"/>
              <w:szCs w:val="20"/>
              <w:rtl/>
              <w:lang w:bidi="fa-IR"/>
            </w:rPr>
          </w:rPrChange>
        </w:rPr>
        <w:t>مسکن</w:t>
      </w:r>
      <w:del w:id="21326" w:author="Mehrnazi Boojari" w:date="2019-01-07T09:53:00Z">
        <w:r w:rsidRPr="008F2EDA" w:rsidDel="006F7CCF">
          <w:rPr>
            <w:rFonts w:ascii="B Lotus" w:eastAsia="Calibri" w:hAnsi="B Lotus" w:cs="B Lotus" w:hint="cs"/>
            <w:sz w:val="20"/>
            <w:szCs w:val="20"/>
            <w:rtl/>
            <w:lang w:bidi="fa-IR"/>
          </w:rPr>
          <w:delText xml:space="preserve"> . </w:delText>
        </w:r>
      </w:del>
      <w:ins w:id="21327" w:author="Mehrnazi Boojari" w:date="2019-01-07T09:53:00Z">
        <w:r w:rsidR="006F7CCF">
          <w:rPr>
            <w:rFonts w:ascii="B Lotus" w:eastAsia="Calibri" w:hAnsi="B Lotus" w:cs="B Lotus" w:hint="cs"/>
            <w:sz w:val="20"/>
            <w:szCs w:val="20"/>
            <w:rtl/>
            <w:lang w:bidi="fa-IR"/>
          </w:rPr>
          <w:t xml:space="preserve">. </w:t>
        </w:r>
      </w:ins>
      <w:ins w:id="21328" w:author="Mehrnazi Boojari" w:date="2019-01-22T23:45:00Z">
        <w:r w:rsidR="00E258F9">
          <w:rPr>
            <w:rFonts w:ascii="B Lotus" w:eastAsia="Calibri" w:hAnsi="B Lotus" w:cs="B Lotus" w:hint="cs"/>
            <w:sz w:val="20"/>
            <w:szCs w:val="20"/>
            <w:rtl/>
            <w:lang w:bidi="fa-IR"/>
          </w:rPr>
          <w:t xml:space="preserve">انتشارات </w:t>
        </w:r>
      </w:ins>
      <w:del w:id="21329" w:author="Mehrnazi Boojari" w:date="2019-01-15T23:28:00Z">
        <w:r w:rsidRPr="008F2EDA" w:rsidDel="001C2EFA">
          <w:rPr>
            <w:rFonts w:ascii="B Lotus" w:eastAsia="Calibri" w:hAnsi="B Lotus" w:cs="B Lotus" w:hint="cs"/>
            <w:sz w:val="20"/>
            <w:szCs w:val="20"/>
            <w:rtl/>
            <w:lang w:bidi="fa-IR"/>
          </w:rPr>
          <w:delText>تهران</w:delText>
        </w:r>
      </w:del>
      <w:del w:id="21330" w:author="Mehrnazi Boojari" w:date="2019-01-07T09:53:00Z">
        <w:r w:rsidRPr="008F2EDA" w:rsidDel="006F7CCF">
          <w:rPr>
            <w:rFonts w:ascii="B Lotus" w:eastAsia="Calibri" w:hAnsi="B Lotus" w:cs="B Lotus" w:hint="cs"/>
            <w:sz w:val="20"/>
            <w:szCs w:val="20"/>
            <w:rtl/>
            <w:lang w:bidi="fa-IR"/>
          </w:rPr>
          <w:delText xml:space="preserve"> . </w:delText>
        </w:r>
      </w:del>
      <w:r w:rsidRPr="008F2EDA">
        <w:rPr>
          <w:rFonts w:ascii="B Lotus" w:eastAsia="Calibri" w:hAnsi="B Lotus" w:cs="B Lotus" w:hint="cs"/>
          <w:sz w:val="20"/>
          <w:szCs w:val="20"/>
          <w:rtl/>
          <w:lang w:bidi="fa-IR"/>
        </w:rPr>
        <w:t>سازمان برنامه و بودجه.</w:t>
      </w:r>
      <w:del w:id="21331" w:author="Mehrnazi Boojari" w:date="2019-01-07T10:00:00Z">
        <w:r w:rsidRPr="008F2EDA" w:rsidDel="00A31D6F">
          <w:rPr>
            <w:rFonts w:ascii="B Lotus" w:eastAsia="Calibri" w:hAnsi="B Lotus" w:cs="B Lotus"/>
            <w:sz w:val="20"/>
            <w:szCs w:val="20"/>
            <w:lang w:bidi="fa-IR"/>
          </w:rPr>
          <w:delText xml:space="preserve"> </w:delText>
        </w:r>
        <w:r w:rsidRPr="008F2EDA" w:rsidDel="00A31D6F">
          <w:rPr>
            <w:rFonts w:ascii="B Lotus" w:eastAsia="Calibri" w:hAnsi="B Lotus" w:cs="B Lotus" w:hint="cs"/>
            <w:sz w:val="20"/>
            <w:szCs w:val="20"/>
            <w:rtl/>
            <w:lang w:bidi="fa-IR"/>
          </w:rPr>
          <w:delText xml:space="preserve"> </w:delText>
        </w:r>
      </w:del>
      <w:ins w:id="21332" w:author="Mehrnazi Boojari" w:date="2019-01-07T10:00:00Z">
        <w:r w:rsidR="00A31D6F">
          <w:rPr>
            <w:rFonts w:ascii="B Lotus" w:eastAsia="Calibri" w:hAnsi="B Lotus" w:cs="B Lotus"/>
            <w:sz w:val="20"/>
            <w:szCs w:val="20"/>
            <w:rtl/>
            <w:lang w:bidi="fa-IR"/>
          </w:rPr>
          <w:t xml:space="preserve"> </w:t>
        </w:r>
      </w:ins>
      <w:ins w:id="21333" w:author="Mehrnazi Boojari" w:date="2019-01-15T23:31:00Z">
        <w:r w:rsidR="009F2375" w:rsidRPr="008F2EDA">
          <w:rPr>
            <w:rFonts w:ascii="B Lotus" w:eastAsia="Calibri" w:hAnsi="B Lotus" w:cs="B Lotus" w:hint="cs"/>
            <w:sz w:val="20"/>
            <w:szCs w:val="20"/>
            <w:rtl/>
            <w:lang w:bidi="fa-IR"/>
          </w:rPr>
          <w:t>تهران</w:t>
        </w:r>
        <w:r w:rsidR="009F2375">
          <w:rPr>
            <w:rFonts w:ascii="B Lotus" w:eastAsia="Calibri" w:hAnsi="B Lotus" w:cs="B Lotus" w:hint="cs"/>
            <w:sz w:val="20"/>
            <w:szCs w:val="20"/>
            <w:rtl/>
            <w:lang w:bidi="fa-IR"/>
          </w:rPr>
          <w:t>.</w:t>
        </w:r>
      </w:ins>
    </w:p>
    <w:p w14:paraId="0A68C1A6" w14:textId="13F452CC" w:rsidR="008F2EDA" w:rsidRPr="008F2EDA" w:rsidRDefault="008F2EDA" w:rsidP="00274E2B">
      <w:pPr>
        <w:bidi/>
        <w:jc w:val="both"/>
        <w:rPr>
          <w:rFonts w:ascii="B Lotus" w:eastAsia="Calibri" w:hAnsi="B Lotus" w:cs="B Lotus"/>
          <w:sz w:val="20"/>
          <w:szCs w:val="20"/>
          <w:rtl/>
          <w:lang w:bidi="fa-IR"/>
        </w:rPr>
      </w:pPr>
      <w:r w:rsidRPr="008F2EDA">
        <w:rPr>
          <w:rFonts w:ascii="B Lotus" w:eastAsia="Calibri" w:hAnsi="B Lotus" w:cs="B Lotus"/>
          <w:sz w:val="20"/>
          <w:szCs w:val="20"/>
          <w:rtl/>
          <w:lang w:bidi="fa-IR"/>
        </w:rPr>
        <w:t>مهدیان</w:t>
      </w:r>
      <w:del w:id="21334" w:author="Mehrnazi Boojari" w:date="2019-01-07T09:47:00Z">
        <w:r w:rsidRPr="008F2EDA" w:rsidDel="006F7CCF">
          <w:rPr>
            <w:rFonts w:ascii="B Lotus" w:eastAsia="Calibri" w:hAnsi="B Lotus" w:cs="B Lotus"/>
            <w:sz w:val="20"/>
            <w:szCs w:val="20"/>
            <w:rtl/>
            <w:lang w:bidi="fa-IR"/>
          </w:rPr>
          <w:delText xml:space="preserve"> ،</w:delText>
        </w:r>
      </w:del>
      <w:ins w:id="21335" w:author="Mehrnazi Boojari" w:date="2019-01-22T23:49:00Z">
        <w:r w:rsidR="00274E2B">
          <w:rPr>
            <w:rFonts w:ascii="B Lotus" w:eastAsia="Calibri" w:hAnsi="B Lotus" w:cs="B Lotus" w:hint="cs"/>
            <w:sz w:val="20"/>
            <w:szCs w:val="20"/>
            <w:rtl/>
            <w:lang w:bidi="fa-IR"/>
          </w:rPr>
          <w:t>.</w:t>
        </w:r>
      </w:ins>
      <w:r w:rsidRPr="008F2EDA">
        <w:rPr>
          <w:rFonts w:ascii="B Lotus" w:eastAsia="Calibri" w:hAnsi="B Lotus" w:cs="B Lotus"/>
          <w:sz w:val="20"/>
          <w:szCs w:val="20"/>
          <w:rtl/>
          <w:lang w:bidi="fa-IR"/>
        </w:rPr>
        <w:t xml:space="preserve"> عزیزاله</w:t>
      </w:r>
      <w:del w:id="21336" w:author="Mehrnazi Boojari" w:date="2019-01-07T09:47:00Z">
        <w:r w:rsidRPr="008F2EDA" w:rsidDel="006F7CCF">
          <w:rPr>
            <w:rFonts w:ascii="B Lotus" w:eastAsia="Calibri" w:hAnsi="B Lotus" w:cs="B Lotus"/>
            <w:sz w:val="20"/>
            <w:szCs w:val="20"/>
            <w:rtl/>
            <w:lang w:bidi="fa-IR"/>
          </w:rPr>
          <w:delText xml:space="preserve"> ؛</w:delText>
        </w:r>
      </w:del>
      <w:ins w:id="21337" w:author="Mehrnazi Boojari" w:date="2019-01-22T23:49:00Z">
        <w:r w:rsidR="00274E2B">
          <w:rPr>
            <w:rFonts w:ascii="B Lotus" w:eastAsia="Calibri" w:hAnsi="B Lotus" w:cs="B Lotus" w:hint="cs"/>
            <w:sz w:val="20"/>
            <w:szCs w:val="20"/>
            <w:rtl/>
            <w:lang w:bidi="fa-IR"/>
          </w:rPr>
          <w:t>.</w:t>
        </w:r>
      </w:ins>
      <w:r w:rsidRPr="008F2EDA">
        <w:rPr>
          <w:rFonts w:ascii="B Lotus" w:eastAsia="Calibri" w:hAnsi="B Lotus" w:cs="B Lotus"/>
          <w:sz w:val="20"/>
          <w:szCs w:val="20"/>
          <w:rtl/>
          <w:lang w:bidi="fa-IR"/>
        </w:rPr>
        <w:t xml:space="preserve"> </w:t>
      </w:r>
      <w:del w:id="21338" w:author="Mehrnazi Boojari" w:date="2019-01-10T06:31:00Z">
        <w:r w:rsidRPr="008F2EDA" w:rsidDel="00CD4BA1">
          <w:rPr>
            <w:rFonts w:ascii="B Lotus" w:eastAsia="Calibri" w:hAnsi="B Lotus" w:cs="B Lotus"/>
            <w:sz w:val="20"/>
            <w:szCs w:val="20"/>
            <w:rtl/>
            <w:lang w:bidi="fa-IR"/>
          </w:rPr>
          <w:delText>سرتیپی پور</w:delText>
        </w:r>
      </w:del>
      <w:ins w:id="21339" w:author="Mehrnazi Boojari" w:date="2019-01-10T06:31:00Z">
        <w:r w:rsidR="00CD4BA1">
          <w:rPr>
            <w:rFonts w:ascii="B Lotus" w:eastAsia="Calibri" w:hAnsi="B Lotus" w:cs="B Lotus"/>
            <w:sz w:val="20"/>
            <w:szCs w:val="20"/>
            <w:rtl/>
            <w:lang w:bidi="fa-IR"/>
          </w:rPr>
          <w:t>سرتیپی</w:t>
        </w:r>
        <w:r w:rsidR="00CD4BA1">
          <w:rPr>
            <w:rFonts w:ascii="B Lotus" w:eastAsia="Calibri" w:hAnsi="B Lotus" w:cs="B Lotus" w:hint="cs"/>
            <w:sz w:val="20"/>
            <w:szCs w:val="20"/>
            <w:rtl/>
            <w:lang w:bidi="fa-IR"/>
          </w:rPr>
          <w:t>‌</w:t>
        </w:r>
        <w:r w:rsidR="00CD4BA1">
          <w:rPr>
            <w:rFonts w:ascii="B Lotus" w:eastAsia="Calibri" w:hAnsi="B Lotus" w:cs="B Lotus"/>
            <w:sz w:val="20"/>
            <w:szCs w:val="20"/>
            <w:rtl/>
            <w:lang w:bidi="fa-IR"/>
          </w:rPr>
          <w:t>پور</w:t>
        </w:r>
      </w:ins>
      <w:del w:id="21340" w:author="Mehrnazi Boojari" w:date="2019-01-07T09:47:00Z">
        <w:r w:rsidRPr="008F2EDA" w:rsidDel="006F7CCF">
          <w:rPr>
            <w:rFonts w:ascii="B Lotus" w:eastAsia="Calibri" w:hAnsi="B Lotus" w:cs="B Lotus"/>
            <w:sz w:val="20"/>
            <w:szCs w:val="20"/>
            <w:rtl/>
            <w:lang w:bidi="fa-IR"/>
          </w:rPr>
          <w:delText xml:space="preserve"> ،</w:delText>
        </w:r>
      </w:del>
      <w:ins w:id="21341" w:author="Mehrnazi Boojari" w:date="2019-01-22T23:49:00Z">
        <w:r w:rsidR="00274E2B">
          <w:rPr>
            <w:rFonts w:ascii="B Lotus" w:eastAsia="Calibri" w:hAnsi="B Lotus" w:cs="B Lotus" w:hint="cs"/>
            <w:sz w:val="20"/>
            <w:szCs w:val="20"/>
            <w:rtl/>
            <w:lang w:bidi="fa-IR"/>
          </w:rPr>
          <w:t>.</w:t>
        </w:r>
      </w:ins>
      <w:r w:rsidRPr="008F2EDA">
        <w:rPr>
          <w:rFonts w:ascii="B Lotus" w:eastAsia="Calibri" w:hAnsi="B Lotus" w:cs="B Lotus"/>
          <w:sz w:val="20"/>
          <w:szCs w:val="20"/>
          <w:rtl/>
          <w:lang w:bidi="fa-IR"/>
        </w:rPr>
        <w:t xml:space="preserve"> محسن</w:t>
      </w:r>
      <w:ins w:id="21342" w:author="Mehrnazi Boojari" w:date="2019-01-22T23:45:00Z">
        <w:r w:rsidR="00E258F9">
          <w:rPr>
            <w:rFonts w:ascii="B Lotus" w:eastAsia="Calibri" w:hAnsi="B Lotus" w:cs="B Lotus" w:hint="cs"/>
            <w:sz w:val="20"/>
            <w:szCs w:val="20"/>
            <w:rtl/>
            <w:lang w:bidi="fa-IR"/>
          </w:rPr>
          <w:t>.</w:t>
        </w:r>
      </w:ins>
      <w:del w:id="21343" w:author="Mehrnazi Boojari" w:date="2019-01-07T09:53:00Z">
        <w:r w:rsidRPr="008F2EDA" w:rsidDel="006F7CCF">
          <w:rPr>
            <w:rFonts w:ascii="B Lotus" w:eastAsia="Calibri" w:hAnsi="B Lotus" w:cs="B Lotus"/>
            <w:sz w:val="20"/>
            <w:szCs w:val="20"/>
            <w:rtl/>
            <w:lang w:bidi="fa-IR"/>
          </w:rPr>
          <w:delText xml:space="preserve"> . </w:delText>
        </w:r>
      </w:del>
      <w:ins w:id="21344" w:author="Mehrnazi Boojari" w:date="2019-01-07T09:53:00Z">
        <w:r w:rsidR="006F7CCF">
          <w:rPr>
            <w:rFonts w:ascii="B Lotus" w:eastAsia="Calibri" w:hAnsi="B Lotus" w:cs="B Lotus"/>
            <w:sz w:val="20"/>
            <w:szCs w:val="20"/>
            <w:rtl/>
            <w:lang w:bidi="fa-IR"/>
          </w:rPr>
          <w:t xml:space="preserve"> </w:t>
        </w:r>
      </w:ins>
      <w:r w:rsidRPr="008F2EDA">
        <w:rPr>
          <w:rFonts w:ascii="B Lotus" w:eastAsia="Calibri" w:hAnsi="B Lotus" w:cs="B Lotus"/>
          <w:sz w:val="20"/>
          <w:szCs w:val="20"/>
          <w:rtl/>
          <w:lang w:bidi="fa-IR"/>
        </w:rPr>
        <w:t>(1391)</w:t>
      </w:r>
      <w:del w:id="21345" w:author="Mehrnazi Boojari" w:date="2019-01-07T09:53:00Z">
        <w:r w:rsidRPr="008F2EDA" w:rsidDel="006F7CCF">
          <w:rPr>
            <w:rFonts w:ascii="B Lotus" w:eastAsia="Calibri" w:hAnsi="B Lotus" w:cs="B Lotus"/>
            <w:sz w:val="20"/>
            <w:szCs w:val="20"/>
            <w:rtl/>
            <w:lang w:bidi="fa-IR"/>
          </w:rPr>
          <w:delText xml:space="preserve"> . </w:delText>
        </w:r>
      </w:del>
      <w:ins w:id="21346" w:author="Mehrnazi Boojari" w:date="2019-01-07T09:53:00Z">
        <w:r w:rsidR="006F7CCF">
          <w:rPr>
            <w:rFonts w:ascii="B Lotus" w:eastAsia="Calibri" w:hAnsi="B Lotus" w:cs="B Lotus"/>
            <w:sz w:val="20"/>
            <w:szCs w:val="20"/>
            <w:rtl/>
            <w:lang w:bidi="fa-IR"/>
          </w:rPr>
          <w:t xml:space="preserve">. </w:t>
        </w:r>
      </w:ins>
      <w:ins w:id="21347" w:author="Mehrnazi Boojari" w:date="2019-01-15T23:19:00Z">
        <w:r w:rsidR="00BC219F">
          <w:rPr>
            <w:rFonts w:ascii="B Lotus" w:eastAsia="Calibri" w:hAnsi="B Lotus" w:cs="B Lotus" w:hint="cs"/>
            <w:sz w:val="20"/>
            <w:szCs w:val="20"/>
            <w:rtl/>
            <w:lang w:bidi="fa-IR"/>
          </w:rPr>
          <w:t>«</w:t>
        </w:r>
      </w:ins>
      <w:r w:rsidRPr="008F2EDA">
        <w:rPr>
          <w:rFonts w:ascii="B Lotus" w:eastAsia="Calibri" w:hAnsi="B Lotus" w:cs="B Lotus"/>
          <w:sz w:val="20"/>
          <w:szCs w:val="20"/>
          <w:rtl/>
          <w:lang w:bidi="fa-IR"/>
        </w:rPr>
        <w:t xml:space="preserve">مروری بر تحولات بهسازی مسکن روستایی و </w:t>
      </w:r>
      <w:del w:id="21348" w:author="Mehrnazi Boojari" w:date="2019-01-08T02:35:00Z">
        <w:r w:rsidRPr="008F2EDA" w:rsidDel="00DB5910">
          <w:rPr>
            <w:rFonts w:ascii="B Lotus" w:eastAsia="Calibri" w:hAnsi="B Lotus" w:cs="B Lotus"/>
            <w:sz w:val="20"/>
            <w:szCs w:val="20"/>
            <w:rtl/>
            <w:lang w:bidi="fa-IR"/>
          </w:rPr>
          <w:delText>چشم انداز</w:delText>
        </w:r>
      </w:del>
      <w:ins w:id="21349" w:author="Mehrnazi Boojari" w:date="2019-01-08T02:35:00Z">
        <w:r w:rsidR="00DB5910">
          <w:rPr>
            <w:rFonts w:ascii="B Lotus" w:eastAsia="Calibri" w:hAnsi="B Lotus" w:cs="B Lotus"/>
            <w:sz w:val="20"/>
            <w:szCs w:val="20"/>
            <w:rtl/>
            <w:lang w:bidi="fa-IR"/>
          </w:rPr>
          <w:t>چشم</w:t>
        </w:r>
        <w:r w:rsidR="00DB5910">
          <w:rPr>
            <w:rFonts w:ascii="B Lotus" w:eastAsia="Calibri" w:hAnsi="B Lotus" w:cs="B Lotus" w:hint="cs"/>
            <w:sz w:val="20"/>
            <w:szCs w:val="20"/>
            <w:rtl/>
            <w:lang w:bidi="fa-IR"/>
          </w:rPr>
          <w:t>‌</w:t>
        </w:r>
        <w:r w:rsidR="00DB5910">
          <w:rPr>
            <w:rFonts w:ascii="B Lotus" w:eastAsia="Calibri" w:hAnsi="B Lotus" w:cs="B Lotus"/>
            <w:sz w:val="20"/>
            <w:szCs w:val="20"/>
            <w:rtl/>
            <w:lang w:bidi="fa-IR"/>
          </w:rPr>
          <w:t>انداز</w:t>
        </w:r>
      </w:ins>
      <w:r w:rsidRPr="008F2EDA">
        <w:rPr>
          <w:rFonts w:ascii="B Lotus" w:eastAsia="Calibri" w:hAnsi="B Lotus" w:cs="B Lotus"/>
          <w:sz w:val="20"/>
          <w:szCs w:val="20"/>
          <w:rtl/>
          <w:lang w:bidi="fa-IR"/>
        </w:rPr>
        <w:t xml:space="preserve"> آتی</w:t>
      </w:r>
      <w:ins w:id="21350" w:author="Mehrnazi Boojari" w:date="2019-01-15T23:19:00Z">
        <w:r w:rsidR="00BC219F">
          <w:rPr>
            <w:rFonts w:ascii="B Lotus" w:eastAsia="Calibri" w:hAnsi="B Lotus" w:cs="B Lotus" w:hint="cs"/>
            <w:sz w:val="20"/>
            <w:szCs w:val="20"/>
            <w:rtl/>
            <w:lang w:bidi="fa-IR"/>
          </w:rPr>
          <w:t>»</w:t>
        </w:r>
      </w:ins>
      <w:del w:id="21351" w:author="Mehrnazi Boojari" w:date="2019-01-07T09:53:00Z">
        <w:r w:rsidRPr="008F2EDA" w:rsidDel="006F7CCF">
          <w:rPr>
            <w:rFonts w:ascii="B Lotus" w:eastAsia="Calibri" w:hAnsi="B Lotus" w:cs="B Lotus"/>
            <w:sz w:val="20"/>
            <w:szCs w:val="20"/>
            <w:rtl/>
            <w:lang w:bidi="fa-IR"/>
          </w:rPr>
          <w:delText xml:space="preserve"> </w:delText>
        </w:r>
        <w:r w:rsidDel="006F7CCF">
          <w:rPr>
            <w:rFonts w:ascii="B Lotus" w:eastAsia="Calibri" w:hAnsi="B Lotus" w:cs="B Lotus"/>
            <w:sz w:val="20"/>
            <w:szCs w:val="20"/>
            <w:rtl/>
            <w:lang w:bidi="fa-IR"/>
          </w:rPr>
          <w:delText xml:space="preserve">. </w:delText>
        </w:r>
      </w:del>
      <w:ins w:id="21352" w:author="Mehrnazi Boojari" w:date="2019-01-07T09:53:00Z">
        <w:r w:rsidR="006F7CCF">
          <w:rPr>
            <w:rFonts w:ascii="B Lotus" w:eastAsia="Calibri" w:hAnsi="B Lotus" w:cs="B Lotus"/>
            <w:sz w:val="20"/>
            <w:szCs w:val="20"/>
            <w:rtl/>
            <w:lang w:bidi="fa-IR"/>
          </w:rPr>
          <w:t xml:space="preserve">. </w:t>
        </w:r>
      </w:ins>
      <w:ins w:id="21353" w:author="Mehrnazi Boojari" w:date="2019-01-22T23:49:00Z">
        <w:r w:rsidR="00274E2B">
          <w:rPr>
            <w:rFonts w:ascii="B Lotus" w:eastAsia="Calibri" w:hAnsi="B Lotus" w:cs="B Lotus" w:hint="cs"/>
            <w:sz w:val="20"/>
            <w:szCs w:val="20"/>
            <w:rtl/>
            <w:lang w:bidi="fa-IR"/>
          </w:rPr>
          <w:t xml:space="preserve">مجله </w:t>
        </w:r>
      </w:ins>
      <w:r w:rsidRPr="00BC219F">
        <w:rPr>
          <w:rFonts w:ascii="B Lotus" w:eastAsia="Calibri" w:hAnsi="B Lotus" w:cs="B Lotus"/>
          <w:i/>
          <w:iCs/>
          <w:sz w:val="20"/>
          <w:szCs w:val="20"/>
          <w:rtl/>
          <w:lang w:bidi="fa-IR"/>
          <w:rPrChange w:id="21354" w:author="Mehrnazi Boojari" w:date="2019-01-15T23:19:00Z">
            <w:rPr>
              <w:rFonts w:ascii="B Lotus" w:eastAsia="Calibri" w:hAnsi="B Lotus" w:cs="B Lotus"/>
              <w:bCs/>
              <w:noProof/>
              <w:sz w:val="20"/>
              <w:szCs w:val="20"/>
              <w:rtl/>
              <w:lang w:bidi="fa-IR"/>
            </w:rPr>
          </w:rPrChange>
        </w:rPr>
        <w:t>مسکن و مح</w:t>
      </w:r>
      <w:r w:rsidRPr="00BC219F">
        <w:rPr>
          <w:rFonts w:ascii="B Lotus" w:eastAsia="Calibri" w:hAnsi="B Lotus" w:cs="B Lotus" w:hint="cs"/>
          <w:i/>
          <w:iCs/>
          <w:sz w:val="20"/>
          <w:szCs w:val="20"/>
          <w:rtl/>
          <w:lang w:bidi="fa-IR"/>
          <w:rPrChange w:id="21355" w:author="Mehrnazi Boojari" w:date="2019-01-15T23:19:00Z">
            <w:rPr>
              <w:rFonts w:ascii="B Lotus" w:eastAsia="Calibri" w:hAnsi="B Lotus" w:cs="B Lotus" w:hint="cs"/>
              <w:bCs/>
              <w:noProof/>
              <w:sz w:val="20"/>
              <w:szCs w:val="20"/>
              <w:rtl/>
              <w:lang w:bidi="fa-IR"/>
            </w:rPr>
          </w:rPrChange>
        </w:rPr>
        <w:t>یط</w:t>
      </w:r>
      <w:r w:rsidRPr="00BC219F">
        <w:rPr>
          <w:rFonts w:ascii="B Lotus" w:eastAsia="Calibri" w:hAnsi="B Lotus" w:cs="B Lotus"/>
          <w:i/>
          <w:iCs/>
          <w:sz w:val="20"/>
          <w:szCs w:val="20"/>
          <w:rtl/>
          <w:lang w:bidi="fa-IR"/>
          <w:rPrChange w:id="21356" w:author="Mehrnazi Boojari" w:date="2019-01-15T23:19:00Z">
            <w:rPr>
              <w:rFonts w:ascii="B Lotus" w:eastAsia="Calibri" w:hAnsi="B Lotus" w:cs="B Lotus"/>
              <w:bCs/>
              <w:noProof/>
              <w:sz w:val="20"/>
              <w:szCs w:val="20"/>
              <w:rtl/>
              <w:lang w:bidi="fa-IR"/>
            </w:rPr>
          </w:rPrChange>
        </w:rPr>
        <w:t xml:space="preserve"> </w:t>
      </w:r>
      <w:r w:rsidRPr="00BC219F">
        <w:rPr>
          <w:rFonts w:ascii="B Lotus" w:eastAsia="Calibri" w:hAnsi="B Lotus" w:cs="B Lotus" w:hint="cs"/>
          <w:i/>
          <w:iCs/>
          <w:sz w:val="20"/>
          <w:szCs w:val="20"/>
          <w:rtl/>
          <w:lang w:bidi="fa-IR"/>
          <w:rPrChange w:id="21357" w:author="Mehrnazi Boojari" w:date="2019-01-15T23:19:00Z">
            <w:rPr>
              <w:rFonts w:ascii="B Lotus" w:eastAsia="Calibri" w:hAnsi="B Lotus" w:cs="B Lotus" w:hint="cs"/>
              <w:bCs/>
              <w:noProof/>
              <w:sz w:val="20"/>
              <w:szCs w:val="20"/>
              <w:rtl/>
              <w:lang w:bidi="fa-IR"/>
            </w:rPr>
          </w:rPrChange>
        </w:rPr>
        <w:t>روستا</w:t>
      </w:r>
      <w:del w:id="21358" w:author="Mehrnazi Boojari" w:date="2019-01-07T09:53:00Z">
        <w:r w:rsidDel="006F7CCF">
          <w:rPr>
            <w:rFonts w:ascii="B Lotus" w:eastAsia="Calibri" w:hAnsi="B Lotus" w:cs="B Lotus"/>
            <w:sz w:val="20"/>
            <w:szCs w:val="20"/>
            <w:rtl/>
            <w:lang w:bidi="fa-IR"/>
          </w:rPr>
          <w:delText xml:space="preserve"> . </w:delText>
        </w:r>
      </w:del>
      <w:ins w:id="21359" w:author="Mehrnazi Boojari" w:date="2019-01-07T09:53:00Z">
        <w:r w:rsidR="006F7CCF">
          <w:rPr>
            <w:rFonts w:ascii="B Lotus" w:eastAsia="Calibri" w:hAnsi="B Lotus" w:cs="B Lotus"/>
            <w:sz w:val="20"/>
            <w:szCs w:val="20"/>
            <w:rtl/>
            <w:lang w:bidi="fa-IR"/>
          </w:rPr>
          <w:t xml:space="preserve">. </w:t>
        </w:r>
      </w:ins>
      <w:r>
        <w:rPr>
          <w:rFonts w:ascii="B Lotus" w:eastAsia="Calibri" w:hAnsi="B Lotus" w:cs="B Lotus"/>
          <w:sz w:val="20"/>
          <w:szCs w:val="20"/>
          <w:rtl/>
          <w:lang w:bidi="fa-IR"/>
        </w:rPr>
        <w:t>ش</w:t>
      </w:r>
      <w:ins w:id="21360" w:author="Mehrnazi Boojari" w:date="2019-01-22T23:45:00Z">
        <w:r w:rsidR="00E258F9">
          <w:rPr>
            <w:rFonts w:ascii="B Lotus" w:eastAsia="Calibri" w:hAnsi="B Lotus" w:cs="B Lotus" w:hint="cs"/>
            <w:sz w:val="20"/>
            <w:szCs w:val="20"/>
            <w:rtl/>
            <w:lang w:bidi="fa-IR"/>
          </w:rPr>
          <w:t>ماره</w:t>
        </w:r>
      </w:ins>
      <w:del w:id="21361" w:author="Mehrnazi Boojari" w:date="2019-01-15T23:27:00Z">
        <w:r w:rsidDel="001175E1">
          <w:rPr>
            <w:rFonts w:ascii="B Lotus" w:eastAsia="Calibri" w:hAnsi="B Lotus" w:cs="B Lotus"/>
            <w:sz w:val="20"/>
            <w:szCs w:val="20"/>
            <w:rtl/>
            <w:lang w:bidi="fa-IR"/>
          </w:rPr>
          <w:delText>ماره</w:delText>
        </w:r>
      </w:del>
      <w:del w:id="21362" w:author="Mehrnazi Boojari" w:date="2019-01-22T23:45:00Z">
        <w:r w:rsidDel="00E258F9">
          <w:rPr>
            <w:rFonts w:ascii="B Lotus" w:eastAsia="Calibri" w:hAnsi="B Lotus" w:cs="B Lotus"/>
            <w:sz w:val="20"/>
            <w:szCs w:val="20"/>
            <w:rtl/>
            <w:lang w:bidi="fa-IR"/>
          </w:rPr>
          <w:delText xml:space="preserve"> </w:delText>
        </w:r>
      </w:del>
      <w:ins w:id="21363" w:author="Mehrnazi Boojari" w:date="2019-01-22T23:45:00Z">
        <w:r w:rsidR="00E258F9">
          <w:rPr>
            <w:rFonts w:ascii="B Lotus" w:eastAsia="Calibri" w:hAnsi="B Lotus" w:cs="Times New Roman" w:hint="cs"/>
            <w:sz w:val="20"/>
            <w:szCs w:val="20"/>
            <w:rtl/>
            <w:lang w:bidi="fa-IR"/>
          </w:rPr>
          <w:t> </w:t>
        </w:r>
      </w:ins>
      <w:r>
        <w:rPr>
          <w:rFonts w:ascii="B Lotus" w:eastAsia="Calibri" w:hAnsi="B Lotus" w:cs="B Lotus"/>
          <w:sz w:val="20"/>
          <w:szCs w:val="20"/>
          <w:rtl/>
          <w:lang w:bidi="fa-IR"/>
        </w:rPr>
        <w:t>140</w:t>
      </w:r>
      <w:r w:rsidRPr="008F2EDA">
        <w:rPr>
          <w:rFonts w:ascii="B Lotus" w:eastAsia="Calibri" w:hAnsi="B Lotus" w:cs="B Lotus"/>
          <w:sz w:val="20"/>
          <w:szCs w:val="20"/>
          <w:rtl/>
          <w:lang w:bidi="fa-IR"/>
        </w:rPr>
        <w:t>.</w:t>
      </w:r>
    </w:p>
    <w:p w14:paraId="6FD9A53D" w14:textId="77777777" w:rsidR="008F2EDA" w:rsidRDefault="008F2EDA" w:rsidP="008F2EDA">
      <w:pPr>
        <w:bidi/>
        <w:ind w:firstLine="227"/>
        <w:jc w:val="both"/>
        <w:rPr>
          <w:rFonts w:ascii="B Lotus" w:hAnsi="B Lotus" w:cs="B Lotus"/>
          <w:sz w:val="24"/>
          <w:szCs w:val="24"/>
          <w:rtl/>
          <w:lang w:bidi="fa-IR"/>
        </w:rPr>
      </w:pPr>
    </w:p>
    <w:p w14:paraId="0BA50E3F" w14:textId="77777777" w:rsidR="00EA6F4D" w:rsidRDefault="00EA6F4D" w:rsidP="00EA6F4D">
      <w:pPr>
        <w:bidi/>
        <w:ind w:firstLine="227"/>
        <w:jc w:val="both"/>
        <w:rPr>
          <w:rFonts w:ascii="B Lotus" w:hAnsi="B Lotus" w:cs="B Lotus"/>
          <w:sz w:val="24"/>
          <w:szCs w:val="24"/>
          <w:rtl/>
          <w:lang w:bidi="fa-IR"/>
        </w:rPr>
      </w:pPr>
    </w:p>
    <w:p w14:paraId="56204EBE" w14:textId="77777777" w:rsidR="00EA6F4D" w:rsidRDefault="00EA6F4D" w:rsidP="00EA6F4D">
      <w:pPr>
        <w:bidi/>
        <w:ind w:firstLine="227"/>
        <w:jc w:val="both"/>
        <w:rPr>
          <w:rFonts w:ascii="B Lotus" w:hAnsi="B Lotus" w:cs="B Lotus"/>
          <w:sz w:val="24"/>
          <w:szCs w:val="24"/>
          <w:rtl/>
          <w:lang w:bidi="fa-IR"/>
        </w:rPr>
      </w:pPr>
    </w:p>
    <w:p w14:paraId="3079B048" w14:textId="77777777" w:rsidR="00EA6F4D" w:rsidRDefault="00EA6F4D" w:rsidP="00EA6F4D">
      <w:pPr>
        <w:bidi/>
        <w:ind w:firstLine="227"/>
        <w:jc w:val="both"/>
        <w:rPr>
          <w:rFonts w:ascii="B Lotus" w:hAnsi="B Lotus" w:cs="B Lotus"/>
          <w:sz w:val="24"/>
          <w:szCs w:val="24"/>
          <w:rtl/>
          <w:lang w:bidi="fa-IR"/>
        </w:rPr>
      </w:pPr>
    </w:p>
    <w:p w14:paraId="476C8B27" w14:textId="77777777" w:rsidR="00EA6F4D" w:rsidRDefault="00EA6F4D" w:rsidP="00EA6F4D">
      <w:pPr>
        <w:bidi/>
        <w:ind w:firstLine="227"/>
        <w:jc w:val="both"/>
        <w:rPr>
          <w:rFonts w:ascii="B Lotus" w:hAnsi="B Lotus" w:cs="B Lotus"/>
          <w:sz w:val="24"/>
          <w:szCs w:val="24"/>
          <w:rtl/>
          <w:lang w:bidi="fa-IR"/>
        </w:rPr>
      </w:pPr>
    </w:p>
    <w:p w14:paraId="2A233E92" w14:textId="77777777" w:rsidR="00EA6F4D" w:rsidRDefault="00EA6F4D" w:rsidP="00EA6F4D">
      <w:pPr>
        <w:bidi/>
        <w:ind w:firstLine="227"/>
        <w:jc w:val="both"/>
        <w:rPr>
          <w:rFonts w:ascii="B Lotus" w:hAnsi="B Lotus" w:cs="B Lotus"/>
          <w:sz w:val="24"/>
          <w:szCs w:val="24"/>
          <w:rtl/>
          <w:lang w:bidi="fa-IR"/>
        </w:rPr>
      </w:pPr>
    </w:p>
    <w:p w14:paraId="252433FE" w14:textId="77777777" w:rsidR="00EA6F4D" w:rsidRDefault="00EA6F4D" w:rsidP="00EA6F4D">
      <w:pPr>
        <w:bidi/>
        <w:ind w:firstLine="227"/>
        <w:jc w:val="both"/>
        <w:rPr>
          <w:rFonts w:ascii="B Lotus" w:hAnsi="B Lotus" w:cs="B Lotus"/>
          <w:sz w:val="24"/>
          <w:szCs w:val="24"/>
          <w:rtl/>
          <w:lang w:bidi="fa-IR"/>
        </w:rPr>
      </w:pPr>
    </w:p>
    <w:p w14:paraId="78EB5FA7" w14:textId="77777777" w:rsidR="00EA6F4D" w:rsidRDefault="00EA6F4D" w:rsidP="00EA6F4D">
      <w:pPr>
        <w:bidi/>
        <w:ind w:firstLine="227"/>
        <w:jc w:val="both"/>
        <w:rPr>
          <w:rFonts w:ascii="B Lotus" w:hAnsi="B Lotus" w:cs="B Lotus"/>
          <w:sz w:val="24"/>
          <w:szCs w:val="24"/>
          <w:rtl/>
          <w:lang w:bidi="fa-IR"/>
        </w:rPr>
      </w:pPr>
    </w:p>
    <w:p w14:paraId="78C17556" w14:textId="77777777" w:rsidR="00EA6F4D" w:rsidRDefault="00EA6F4D" w:rsidP="00EA6F4D">
      <w:pPr>
        <w:bidi/>
        <w:ind w:firstLine="227"/>
        <w:jc w:val="both"/>
        <w:rPr>
          <w:rFonts w:ascii="B Lotus" w:hAnsi="B Lotus" w:cs="B Lotus"/>
          <w:sz w:val="24"/>
          <w:szCs w:val="24"/>
          <w:rtl/>
          <w:lang w:bidi="fa-IR"/>
        </w:rPr>
      </w:pPr>
    </w:p>
    <w:p w14:paraId="30BF6532" w14:textId="77777777" w:rsidR="00EA6F4D" w:rsidRDefault="00EA6F4D" w:rsidP="00EA6F4D">
      <w:pPr>
        <w:bidi/>
        <w:ind w:firstLine="227"/>
        <w:jc w:val="both"/>
        <w:rPr>
          <w:rFonts w:ascii="B Lotus" w:hAnsi="B Lotus" w:cs="B Lotus"/>
          <w:sz w:val="24"/>
          <w:szCs w:val="24"/>
          <w:rtl/>
          <w:lang w:bidi="fa-IR"/>
        </w:rPr>
      </w:pPr>
    </w:p>
    <w:p w14:paraId="3999F9DE" w14:textId="77777777" w:rsidR="00EA6F4D" w:rsidRDefault="00EA6F4D" w:rsidP="00EA6F4D">
      <w:pPr>
        <w:bidi/>
        <w:ind w:firstLine="227"/>
        <w:jc w:val="both"/>
        <w:rPr>
          <w:rFonts w:ascii="B Lotus" w:hAnsi="B Lotus" w:cs="B Lotus"/>
          <w:sz w:val="24"/>
          <w:szCs w:val="24"/>
          <w:rtl/>
          <w:lang w:bidi="fa-IR"/>
        </w:rPr>
      </w:pPr>
    </w:p>
    <w:p w14:paraId="63139728" w14:textId="77777777" w:rsidR="00EA6F4D" w:rsidRPr="00471054" w:rsidRDefault="00EA6F4D" w:rsidP="00EA6F4D">
      <w:pPr>
        <w:bidi/>
        <w:ind w:firstLine="227"/>
        <w:jc w:val="both"/>
        <w:rPr>
          <w:rFonts w:ascii="B Lotus" w:hAnsi="B Lotus" w:cs="B Lotus"/>
          <w:sz w:val="24"/>
          <w:szCs w:val="24"/>
          <w:rtl/>
          <w:lang w:bidi="fa-IR"/>
        </w:rPr>
      </w:pPr>
      <w:r>
        <w:rPr>
          <w:rFonts w:ascii="B Lotus" w:hAnsi="B Lotus" w:cs="B Lotus" w:hint="cs"/>
          <w:sz w:val="24"/>
          <w:szCs w:val="24"/>
          <w:rtl/>
          <w:lang w:bidi="fa-IR"/>
        </w:rPr>
        <w:t>پیوست</w:t>
      </w:r>
    </w:p>
    <w:p w14:paraId="019ACDC0" w14:textId="77777777" w:rsidR="008F2EDA" w:rsidRDefault="008F2EDA" w:rsidP="00971866">
      <w:pPr>
        <w:bidi/>
        <w:ind w:firstLine="227"/>
        <w:jc w:val="both"/>
        <w:rPr>
          <w:rFonts w:ascii="B Lotus" w:hAnsi="B Lotus" w:cs="B Lotus"/>
          <w:sz w:val="24"/>
          <w:szCs w:val="24"/>
          <w:rtl/>
          <w:lang w:bidi="fa-IR"/>
        </w:rPr>
      </w:pPr>
    </w:p>
    <w:p w14:paraId="2AD3E7AA" w14:textId="77777777" w:rsidR="008F2EDA" w:rsidRDefault="008F2EDA" w:rsidP="008F2EDA">
      <w:pPr>
        <w:bidi/>
        <w:ind w:firstLine="227"/>
        <w:jc w:val="both"/>
        <w:rPr>
          <w:rFonts w:ascii="B Lotus" w:hAnsi="B Lotus" w:cs="B Lotus"/>
          <w:sz w:val="24"/>
          <w:szCs w:val="24"/>
          <w:rtl/>
          <w:lang w:bidi="fa-IR"/>
        </w:rPr>
      </w:pPr>
    </w:p>
    <w:p w14:paraId="1E6B1EFB" w14:textId="77777777" w:rsidR="008F2EDA" w:rsidRDefault="008F2EDA" w:rsidP="008F2EDA">
      <w:pPr>
        <w:bidi/>
        <w:ind w:firstLine="227"/>
        <w:jc w:val="both"/>
        <w:rPr>
          <w:rFonts w:ascii="B Lotus" w:hAnsi="B Lotus" w:cs="B Lotus"/>
          <w:sz w:val="24"/>
          <w:szCs w:val="24"/>
          <w:rtl/>
          <w:lang w:bidi="fa-IR"/>
        </w:rPr>
      </w:pPr>
    </w:p>
    <w:p w14:paraId="0E904756" w14:textId="77777777" w:rsidR="008F2EDA" w:rsidRDefault="008F2EDA" w:rsidP="008F2EDA">
      <w:pPr>
        <w:bidi/>
        <w:ind w:firstLine="227"/>
        <w:jc w:val="both"/>
        <w:rPr>
          <w:rFonts w:ascii="B Lotus" w:hAnsi="B Lotus" w:cs="B Lotus"/>
          <w:sz w:val="24"/>
          <w:szCs w:val="24"/>
          <w:rtl/>
          <w:lang w:bidi="fa-IR"/>
        </w:rPr>
      </w:pPr>
    </w:p>
    <w:p w14:paraId="500D564A" w14:textId="77777777" w:rsidR="008F2EDA" w:rsidRDefault="008F2EDA" w:rsidP="008F2EDA">
      <w:pPr>
        <w:bidi/>
        <w:ind w:firstLine="227"/>
        <w:jc w:val="both"/>
        <w:rPr>
          <w:rFonts w:ascii="B Lotus" w:hAnsi="B Lotus" w:cs="B Lotus"/>
          <w:sz w:val="24"/>
          <w:szCs w:val="24"/>
          <w:rtl/>
          <w:lang w:bidi="fa-IR"/>
        </w:rPr>
      </w:pPr>
    </w:p>
    <w:p w14:paraId="2AB4453D" w14:textId="77777777" w:rsidR="008F2EDA" w:rsidRDefault="008F2EDA" w:rsidP="008F2EDA">
      <w:pPr>
        <w:bidi/>
        <w:ind w:firstLine="227"/>
        <w:jc w:val="both"/>
        <w:rPr>
          <w:rFonts w:ascii="B Lotus" w:hAnsi="B Lotus" w:cs="B Lotus"/>
          <w:sz w:val="24"/>
          <w:szCs w:val="24"/>
          <w:rtl/>
          <w:lang w:bidi="fa-IR"/>
        </w:rPr>
      </w:pPr>
    </w:p>
    <w:p w14:paraId="60D109FA" w14:textId="77777777" w:rsidR="008F2EDA" w:rsidRDefault="008F2EDA" w:rsidP="008F2EDA">
      <w:pPr>
        <w:bidi/>
        <w:ind w:firstLine="227"/>
        <w:jc w:val="both"/>
        <w:rPr>
          <w:rFonts w:ascii="B Lotus" w:hAnsi="B Lotus" w:cs="B Lotus"/>
          <w:sz w:val="24"/>
          <w:szCs w:val="24"/>
          <w:rtl/>
          <w:lang w:bidi="fa-IR"/>
        </w:rPr>
      </w:pPr>
    </w:p>
    <w:p w14:paraId="4E78AD56" w14:textId="77777777" w:rsidR="008F2EDA" w:rsidRDefault="008F2EDA" w:rsidP="008F2EDA">
      <w:pPr>
        <w:bidi/>
        <w:ind w:firstLine="227"/>
        <w:jc w:val="both"/>
        <w:rPr>
          <w:rFonts w:ascii="B Lotus" w:hAnsi="B Lotus" w:cs="B Lotus"/>
          <w:sz w:val="24"/>
          <w:szCs w:val="24"/>
          <w:rtl/>
          <w:lang w:bidi="fa-IR"/>
        </w:rPr>
      </w:pPr>
    </w:p>
    <w:p w14:paraId="069E9D34" w14:textId="77777777" w:rsidR="008F2EDA" w:rsidRDefault="008F2EDA" w:rsidP="008F2EDA">
      <w:pPr>
        <w:bidi/>
        <w:ind w:firstLine="227"/>
        <w:jc w:val="both"/>
        <w:rPr>
          <w:rFonts w:ascii="B Lotus" w:hAnsi="B Lotus" w:cs="B Lotus"/>
          <w:sz w:val="24"/>
          <w:szCs w:val="24"/>
          <w:rtl/>
          <w:lang w:bidi="fa-IR"/>
        </w:rPr>
      </w:pPr>
    </w:p>
    <w:p w14:paraId="0E018905" w14:textId="77777777" w:rsidR="008F2EDA" w:rsidRDefault="008F2EDA" w:rsidP="008F2EDA">
      <w:pPr>
        <w:bidi/>
        <w:ind w:firstLine="227"/>
        <w:jc w:val="both"/>
        <w:rPr>
          <w:rFonts w:ascii="B Lotus" w:hAnsi="B Lotus" w:cs="B Lotus"/>
          <w:sz w:val="24"/>
          <w:szCs w:val="24"/>
          <w:rtl/>
          <w:lang w:bidi="fa-IR"/>
        </w:rPr>
      </w:pPr>
    </w:p>
    <w:p w14:paraId="6BF22FF9" w14:textId="77777777" w:rsidR="008F2EDA" w:rsidRDefault="008F2EDA" w:rsidP="008F2EDA">
      <w:pPr>
        <w:bidi/>
        <w:ind w:firstLine="227"/>
        <w:jc w:val="both"/>
        <w:rPr>
          <w:rFonts w:ascii="B Lotus" w:hAnsi="B Lotus" w:cs="B Lotus"/>
          <w:sz w:val="24"/>
          <w:szCs w:val="24"/>
          <w:rtl/>
          <w:lang w:bidi="fa-IR"/>
        </w:rPr>
      </w:pPr>
    </w:p>
    <w:p w14:paraId="45275546" w14:textId="77777777" w:rsidR="008F2EDA" w:rsidRDefault="008F2EDA" w:rsidP="008F2EDA">
      <w:pPr>
        <w:bidi/>
        <w:ind w:firstLine="227"/>
        <w:jc w:val="both"/>
        <w:rPr>
          <w:rFonts w:ascii="B Lotus" w:hAnsi="B Lotus" w:cs="B Lotus"/>
          <w:sz w:val="24"/>
          <w:szCs w:val="24"/>
          <w:rtl/>
          <w:lang w:bidi="fa-IR"/>
        </w:rPr>
      </w:pPr>
    </w:p>
    <w:p w14:paraId="10FF34FA" w14:textId="77777777" w:rsidR="008F2EDA" w:rsidRDefault="008F2EDA" w:rsidP="008F2EDA">
      <w:pPr>
        <w:bidi/>
        <w:ind w:firstLine="227"/>
        <w:jc w:val="both"/>
        <w:rPr>
          <w:rFonts w:ascii="B Lotus" w:hAnsi="B Lotus" w:cs="B Lotus"/>
          <w:sz w:val="24"/>
          <w:szCs w:val="24"/>
          <w:rtl/>
          <w:lang w:bidi="fa-IR"/>
        </w:rPr>
      </w:pPr>
    </w:p>
    <w:p w14:paraId="29A0066E" w14:textId="77777777" w:rsidR="008F2EDA" w:rsidRDefault="008F2EDA" w:rsidP="008F2EDA">
      <w:pPr>
        <w:bidi/>
        <w:ind w:firstLine="227"/>
        <w:jc w:val="both"/>
        <w:rPr>
          <w:rFonts w:ascii="B Lotus" w:hAnsi="B Lotus" w:cs="B Lotus"/>
          <w:sz w:val="24"/>
          <w:szCs w:val="24"/>
          <w:rtl/>
          <w:lang w:bidi="fa-IR"/>
        </w:rPr>
      </w:pPr>
    </w:p>
    <w:p w14:paraId="7B2378DB" w14:textId="77777777" w:rsidR="008F2EDA" w:rsidRDefault="008F2EDA" w:rsidP="008F2EDA">
      <w:pPr>
        <w:bidi/>
        <w:ind w:firstLine="227"/>
        <w:jc w:val="both"/>
        <w:rPr>
          <w:rFonts w:ascii="B Lotus" w:hAnsi="B Lotus" w:cs="B Lotus"/>
          <w:sz w:val="24"/>
          <w:szCs w:val="24"/>
          <w:rtl/>
          <w:lang w:bidi="fa-IR"/>
        </w:rPr>
      </w:pPr>
    </w:p>
    <w:p w14:paraId="1AE07407" w14:textId="77777777" w:rsidR="008F2EDA" w:rsidRDefault="008F2EDA" w:rsidP="008F2EDA">
      <w:pPr>
        <w:bidi/>
        <w:ind w:firstLine="227"/>
        <w:jc w:val="both"/>
        <w:rPr>
          <w:rFonts w:ascii="B Lotus" w:hAnsi="B Lotus" w:cs="B Lotus"/>
          <w:sz w:val="24"/>
          <w:szCs w:val="24"/>
          <w:rtl/>
          <w:lang w:bidi="fa-IR"/>
        </w:rPr>
      </w:pPr>
    </w:p>
    <w:p w14:paraId="2FCFFDCC" w14:textId="77777777" w:rsidR="008F2EDA" w:rsidRDefault="008F2EDA" w:rsidP="008F2EDA">
      <w:pPr>
        <w:bidi/>
        <w:ind w:firstLine="227"/>
        <w:jc w:val="both"/>
        <w:rPr>
          <w:rFonts w:ascii="B Lotus" w:hAnsi="B Lotus" w:cs="B Lotus"/>
          <w:sz w:val="24"/>
          <w:szCs w:val="24"/>
          <w:rtl/>
          <w:lang w:bidi="fa-IR"/>
        </w:rPr>
      </w:pPr>
    </w:p>
    <w:p w14:paraId="59483900" w14:textId="77777777" w:rsidR="008F2EDA" w:rsidRDefault="008F2EDA" w:rsidP="008F2EDA">
      <w:pPr>
        <w:bidi/>
        <w:ind w:firstLine="227"/>
        <w:jc w:val="both"/>
        <w:rPr>
          <w:rFonts w:ascii="B Lotus" w:hAnsi="B Lotus" w:cs="B Lotus"/>
          <w:sz w:val="24"/>
          <w:szCs w:val="24"/>
          <w:rtl/>
          <w:lang w:bidi="fa-IR"/>
        </w:rPr>
      </w:pPr>
    </w:p>
    <w:p w14:paraId="42BF9030" w14:textId="77777777" w:rsidR="008F2EDA" w:rsidRDefault="008F2EDA" w:rsidP="008F2EDA">
      <w:pPr>
        <w:bidi/>
        <w:ind w:firstLine="227"/>
        <w:jc w:val="both"/>
        <w:rPr>
          <w:rFonts w:ascii="B Lotus" w:hAnsi="B Lotus" w:cs="B Lotus"/>
          <w:sz w:val="24"/>
          <w:szCs w:val="24"/>
          <w:rtl/>
          <w:lang w:bidi="fa-IR"/>
        </w:rPr>
      </w:pPr>
    </w:p>
    <w:p w14:paraId="4A0B5D73" w14:textId="77777777" w:rsidR="008F2EDA" w:rsidRDefault="008F2EDA" w:rsidP="008F2EDA">
      <w:pPr>
        <w:bidi/>
        <w:ind w:firstLine="227"/>
        <w:jc w:val="both"/>
        <w:rPr>
          <w:rFonts w:ascii="B Lotus" w:hAnsi="B Lotus" w:cs="B Lotus"/>
          <w:sz w:val="24"/>
          <w:szCs w:val="24"/>
          <w:rtl/>
          <w:lang w:bidi="fa-IR"/>
        </w:rPr>
      </w:pPr>
    </w:p>
    <w:p w14:paraId="310CE0B7" w14:textId="77777777" w:rsidR="008F2EDA" w:rsidRDefault="008F2EDA" w:rsidP="008F2EDA">
      <w:pPr>
        <w:bidi/>
        <w:ind w:firstLine="227"/>
        <w:jc w:val="both"/>
        <w:rPr>
          <w:rFonts w:ascii="B Lotus" w:hAnsi="B Lotus" w:cs="B Lotus"/>
          <w:sz w:val="24"/>
          <w:szCs w:val="24"/>
          <w:rtl/>
          <w:lang w:bidi="fa-IR"/>
        </w:rPr>
      </w:pPr>
    </w:p>
    <w:p w14:paraId="5615A173" w14:textId="77777777" w:rsidR="008F2EDA" w:rsidRDefault="008F2EDA" w:rsidP="008F2EDA">
      <w:pPr>
        <w:bidi/>
        <w:ind w:firstLine="227"/>
        <w:jc w:val="both"/>
        <w:rPr>
          <w:ins w:id="21364" w:author="Mehrnazi Boojari" w:date="2019-01-08T00:06:00Z"/>
          <w:rFonts w:ascii="B Lotus" w:hAnsi="B Lotus" w:cs="B Lotus"/>
          <w:sz w:val="24"/>
          <w:szCs w:val="24"/>
          <w:rtl/>
          <w:lang w:bidi="fa-IR"/>
        </w:rPr>
      </w:pPr>
    </w:p>
    <w:p w14:paraId="16DF91DF" w14:textId="77777777" w:rsidR="008E2EB9" w:rsidRDefault="008E2EB9" w:rsidP="008E2EB9">
      <w:pPr>
        <w:bidi/>
        <w:ind w:firstLine="227"/>
        <w:jc w:val="both"/>
        <w:rPr>
          <w:ins w:id="21365" w:author="Mehrnazi Boojari" w:date="2019-01-08T00:06:00Z"/>
          <w:rFonts w:ascii="B Lotus" w:hAnsi="B Lotus" w:cs="B Lotus"/>
          <w:sz w:val="24"/>
          <w:szCs w:val="24"/>
          <w:rtl/>
          <w:lang w:bidi="fa-IR"/>
        </w:rPr>
      </w:pPr>
    </w:p>
    <w:p w14:paraId="19EBCA5E" w14:textId="77777777" w:rsidR="008E2EB9" w:rsidRDefault="008E2EB9" w:rsidP="008E2EB9">
      <w:pPr>
        <w:bidi/>
        <w:ind w:firstLine="227"/>
        <w:jc w:val="both"/>
        <w:rPr>
          <w:rFonts w:ascii="B Lotus" w:hAnsi="B Lotus" w:cs="B Lotus"/>
          <w:sz w:val="24"/>
          <w:szCs w:val="24"/>
          <w:rtl/>
          <w:lang w:bidi="fa-IR"/>
        </w:rPr>
      </w:pPr>
    </w:p>
    <w:p w14:paraId="05BF2E07" w14:textId="77777777" w:rsidR="008F2EDA" w:rsidRPr="008F2EDA" w:rsidRDefault="00F6734C" w:rsidP="008F2EDA">
      <w:pPr>
        <w:bidi/>
        <w:ind w:firstLine="227"/>
        <w:jc w:val="both"/>
        <w:rPr>
          <w:rFonts w:ascii="B Lotus" w:hAnsi="B Lotus" w:cs="B Lotus"/>
          <w:sz w:val="24"/>
          <w:szCs w:val="24"/>
          <w:lang w:bidi="fa-IR"/>
        </w:rPr>
      </w:pPr>
      <w:r>
        <w:rPr>
          <w:rFonts w:ascii="B Lotus" w:hAnsi="B Lotus" w:cs="B Lotus" w:hint="cs"/>
          <w:sz w:val="24"/>
          <w:szCs w:val="24"/>
          <w:rtl/>
          <w:lang w:bidi="fa-IR"/>
        </w:rPr>
        <w:t>پیوست شماره 1</w:t>
      </w:r>
      <w:del w:id="21366" w:author="Mehrnazi Boojari" w:date="2019-01-07T10:35:00Z">
        <w:r w:rsidDel="006C73A5">
          <w:rPr>
            <w:rFonts w:ascii="B Lotus" w:hAnsi="B Lotus" w:cs="B Lotus" w:hint="cs"/>
            <w:sz w:val="24"/>
            <w:szCs w:val="24"/>
            <w:rtl/>
            <w:lang w:bidi="fa-IR"/>
          </w:rPr>
          <w:delText xml:space="preserve"> : </w:delText>
        </w:r>
      </w:del>
      <w:ins w:id="21367" w:author="Mehrnazi Boojari" w:date="2019-01-07T10:35:00Z">
        <w:r w:rsidR="006C73A5">
          <w:rPr>
            <w:rFonts w:ascii="B Lotus" w:hAnsi="B Lotus" w:cs="B Lotus" w:hint="cs"/>
            <w:sz w:val="24"/>
            <w:szCs w:val="24"/>
            <w:rtl/>
            <w:lang w:bidi="fa-IR"/>
          </w:rPr>
          <w:t xml:space="preserve">: </w:t>
        </w:r>
      </w:ins>
      <w:del w:id="21368" w:author="Mehrnazi Boojari" w:date="2019-01-09T23:34:00Z">
        <w:r w:rsidDel="00947B53">
          <w:rPr>
            <w:rFonts w:ascii="B Lotus" w:hAnsi="B Lotus" w:cs="B Lotus" w:hint="cs"/>
            <w:sz w:val="24"/>
            <w:szCs w:val="24"/>
            <w:rtl/>
            <w:lang w:bidi="fa-IR"/>
          </w:rPr>
          <w:delText>پرسشنامه</w:delText>
        </w:r>
      </w:del>
      <w:ins w:id="21369" w:author="Mehrnazi Boojari" w:date="2019-01-09T23:34:00Z">
        <w:r w:rsidR="00947B53">
          <w:rPr>
            <w:rFonts w:ascii="B Lotus" w:hAnsi="B Lotus" w:cs="B Lotus" w:hint="cs"/>
            <w:sz w:val="24"/>
            <w:szCs w:val="24"/>
            <w:rtl/>
            <w:lang w:bidi="fa-IR"/>
          </w:rPr>
          <w:t>پرسش‌نامه</w:t>
        </w:r>
      </w:ins>
    </w:p>
    <w:p w14:paraId="125566A9" w14:textId="77777777" w:rsidR="008F2EDA" w:rsidRPr="008F2EDA" w:rsidRDefault="008F2EDA" w:rsidP="008F2EDA">
      <w:pPr>
        <w:tabs>
          <w:tab w:val="left" w:pos="5831"/>
        </w:tabs>
        <w:jc w:val="center"/>
        <w:rPr>
          <w:rFonts w:ascii="Calibri" w:eastAsia="Calibri" w:hAnsi="Calibri" w:cs="B Lotus"/>
          <w:b/>
          <w:bCs/>
          <w:rtl/>
        </w:rPr>
      </w:pPr>
      <w:r w:rsidRPr="008F2EDA">
        <w:rPr>
          <w:rFonts w:ascii="Calibri" w:eastAsia="Calibri" w:hAnsi="Calibri" w:cs="B Lotus" w:hint="cs"/>
          <w:b/>
          <w:bCs/>
          <w:rtl/>
        </w:rPr>
        <w:t>بسمه تعالی</w:t>
      </w:r>
    </w:p>
    <w:p w14:paraId="715029FF" w14:textId="77777777" w:rsidR="008F2EDA" w:rsidRPr="00733397" w:rsidDel="00733397" w:rsidRDefault="008F2EDA" w:rsidP="00733397">
      <w:pPr>
        <w:tabs>
          <w:tab w:val="left" w:pos="5831"/>
        </w:tabs>
        <w:bidi/>
        <w:jc w:val="both"/>
        <w:rPr>
          <w:del w:id="21370" w:author="Mehrnazi Boojari" w:date="2019-01-15T23:32:00Z"/>
          <w:rFonts w:ascii="Calibri" w:eastAsia="Calibri" w:hAnsi="Calibri" w:cs="B Lotus"/>
          <w:sz w:val="28"/>
          <w:szCs w:val="28"/>
          <w:rtl/>
          <w:rPrChange w:id="21371" w:author="Mehrnazi Boojari" w:date="2019-01-15T23:32:00Z">
            <w:rPr>
              <w:del w:id="21372" w:author="Mehrnazi Boojari" w:date="2019-01-15T23:32:00Z"/>
              <w:rFonts w:ascii="Calibri" w:eastAsia="Calibri" w:hAnsi="Calibri" w:cs="B Lotus"/>
              <w:b/>
              <w:bCs/>
              <w:sz w:val="28"/>
              <w:szCs w:val="28"/>
              <w:rtl/>
            </w:rPr>
          </w:rPrChange>
        </w:rPr>
      </w:pPr>
      <w:r w:rsidRPr="00733397">
        <w:rPr>
          <w:rFonts w:ascii="Calibri" w:eastAsia="Calibri" w:hAnsi="Calibri" w:cs="B Lotus" w:hint="cs"/>
          <w:sz w:val="28"/>
          <w:szCs w:val="28"/>
          <w:rtl/>
          <w:rPrChange w:id="21373" w:author="Mehrnazi Boojari" w:date="2019-01-15T23:32:00Z">
            <w:rPr>
              <w:rFonts w:ascii="Calibri" w:eastAsia="Calibri" w:hAnsi="Calibri" w:cs="B Lotus" w:hint="cs"/>
              <w:b/>
              <w:bCs/>
              <w:noProof/>
              <w:sz w:val="28"/>
              <w:szCs w:val="28"/>
              <w:rtl/>
              <w:lang w:bidi="fa-IR"/>
            </w:rPr>
          </w:rPrChange>
        </w:rPr>
        <w:t>صاحب</w:t>
      </w:r>
      <w:ins w:id="21374" w:author="Mehrnazi Boojari" w:date="2019-01-15T23:32:00Z">
        <w:r w:rsidR="00733397" w:rsidRPr="00733397">
          <w:rPr>
            <w:rFonts w:ascii="Calibri" w:eastAsia="Calibri" w:hAnsi="Calibri" w:cs="B Nazanin" w:hint="cs"/>
            <w:sz w:val="28"/>
            <w:szCs w:val="28"/>
            <w:rPrChange w:id="21375" w:author="Mehrnazi Boojari" w:date="2019-01-15T23:32:00Z">
              <w:rPr>
                <w:rFonts w:ascii="Calibri" w:eastAsia="Calibri" w:hAnsi="Calibri" w:cs="B Nazanin" w:hint="cs"/>
                <w:b/>
                <w:bCs/>
                <w:noProof/>
                <w:sz w:val="28"/>
                <w:szCs w:val="28"/>
                <w:lang w:bidi="fa-IR"/>
              </w:rPr>
            </w:rPrChange>
          </w:rPr>
          <w:t>‌</w:t>
        </w:r>
      </w:ins>
      <w:del w:id="21376" w:author="Mehrnazi Boojari" w:date="2019-01-15T23:32:00Z">
        <w:r w:rsidRPr="00733397" w:rsidDel="00733397">
          <w:rPr>
            <w:rFonts w:ascii="Calibri" w:eastAsia="Calibri" w:hAnsi="Calibri" w:cs="B Lotus"/>
            <w:sz w:val="28"/>
            <w:szCs w:val="28"/>
            <w:rtl/>
            <w:rPrChange w:id="21377" w:author="Mehrnazi Boojari" w:date="2019-01-15T23:32:00Z">
              <w:rPr>
                <w:rFonts w:ascii="Calibri" w:eastAsia="Calibri" w:hAnsi="Calibri" w:cs="B Lotus"/>
                <w:b/>
                <w:bCs/>
                <w:noProof/>
                <w:sz w:val="28"/>
                <w:szCs w:val="28"/>
                <w:rtl/>
                <w:lang w:bidi="fa-IR"/>
              </w:rPr>
            </w:rPrChange>
          </w:rPr>
          <w:delText xml:space="preserve"> </w:delText>
        </w:r>
      </w:del>
      <w:r w:rsidRPr="00733397">
        <w:rPr>
          <w:rFonts w:ascii="Calibri" w:eastAsia="Calibri" w:hAnsi="Calibri" w:cs="B Lotus" w:hint="cs"/>
          <w:sz w:val="28"/>
          <w:szCs w:val="28"/>
          <w:rtl/>
          <w:rPrChange w:id="21378" w:author="Mehrnazi Boojari" w:date="2019-01-15T23:32:00Z">
            <w:rPr>
              <w:rFonts w:ascii="Calibri" w:eastAsia="Calibri" w:hAnsi="Calibri" w:cs="B Lotus" w:hint="cs"/>
              <w:b/>
              <w:bCs/>
              <w:noProof/>
              <w:sz w:val="28"/>
              <w:szCs w:val="28"/>
              <w:rtl/>
              <w:lang w:bidi="fa-IR"/>
            </w:rPr>
          </w:rPrChange>
        </w:rPr>
        <w:t>نظر</w:t>
      </w:r>
      <w:r w:rsidRPr="00733397">
        <w:rPr>
          <w:rFonts w:ascii="Calibri" w:eastAsia="Calibri" w:hAnsi="Calibri" w:cs="B Lotus"/>
          <w:sz w:val="28"/>
          <w:szCs w:val="28"/>
          <w:rtl/>
          <w:rPrChange w:id="21379" w:author="Mehrnazi Boojari" w:date="2019-01-15T23:32:00Z">
            <w:rPr>
              <w:rFonts w:ascii="Calibri" w:eastAsia="Calibri" w:hAnsi="Calibri" w:cs="B Lotus"/>
              <w:b/>
              <w:bCs/>
              <w:noProof/>
              <w:sz w:val="28"/>
              <w:szCs w:val="28"/>
              <w:rtl/>
              <w:lang w:bidi="fa-IR"/>
            </w:rPr>
          </w:rPrChange>
        </w:rPr>
        <w:t xml:space="preserve"> </w:t>
      </w:r>
      <w:r w:rsidRPr="00733397">
        <w:rPr>
          <w:rFonts w:ascii="Calibri" w:eastAsia="Calibri" w:hAnsi="Calibri" w:cs="B Lotus" w:hint="cs"/>
          <w:sz w:val="28"/>
          <w:szCs w:val="28"/>
          <w:rtl/>
          <w:rPrChange w:id="21380" w:author="Mehrnazi Boojari" w:date="2019-01-15T23:32:00Z">
            <w:rPr>
              <w:rFonts w:ascii="Calibri" w:eastAsia="Calibri" w:hAnsi="Calibri" w:cs="B Lotus" w:hint="cs"/>
              <w:b/>
              <w:bCs/>
              <w:noProof/>
              <w:sz w:val="28"/>
              <w:szCs w:val="28"/>
              <w:rtl/>
              <w:lang w:bidi="fa-IR"/>
            </w:rPr>
          </w:rPrChange>
        </w:rPr>
        <w:t>ارجمند</w:t>
      </w:r>
      <w:ins w:id="21381" w:author="Mehrnazi Boojari" w:date="2019-01-15T23:32:00Z">
        <w:r w:rsidR="00733397">
          <w:rPr>
            <w:rFonts w:ascii="Calibri" w:eastAsia="Calibri" w:hAnsi="Calibri" w:cs="B Lotus" w:hint="cs"/>
            <w:sz w:val="28"/>
            <w:szCs w:val="28"/>
            <w:rtl/>
          </w:rPr>
          <w:t>،</w:t>
        </w:r>
      </w:ins>
      <w:del w:id="21382" w:author="Mehrnazi Boojari" w:date="2019-01-15T23:32:00Z">
        <w:r w:rsidRPr="00733397" w:rsidDel="00733397">
          <w:rPr>
            <w:rFonts w:ascii="Calibri" w:eastAsia="Calibri" w:hAnsi="Calibri" w:cs="B Lotus"/>
            <w:sz w:val="28"/>
            <w:szCs w:val="28"/>
            <w:rtl/>
            <w:rPrChange w:id="21383" w:author="Mehrnazi Boojari" w:date="2019-01-15T23:32:00Z">
              <w:rPr>
                <w:rFonts w:ascii="Calibri" w:eastAsia="Calibri" w:hAnsi="Calibri" w:cs="B Lotus"/>
                <w:b/>
                <w:bCs/>
                <w:noProof/>
                <w:sz w:val="28"/>
                <w:szCs w:val="28"/>
                <w:rtl/>
                <w:lang w:bidi="fa-IR"/>
              </w:rPr>
            </w:rPrChange>
          </w:rPr>
          <w:delText xml:space="preserve"> </w:delText>
        </w:r>
      </w:del>
    </w:p>
    <w:p w14:paraId="2B681C37" w14:textId="77777777" w:rsidR="00733397" w:rsidRPr="00733397" w:rsidRDefault="008F2EDA" w:rsidP="00733397">
      <w:pPr>
        <w:tabs>
          <w:tab w:val="left" w:pos="5831"/>
        </w:tabs>
        <w:bidi/>
        <w:jc w:val="both"/>
        <w:rPr>
          <w:ins w:id="21384" w:author="Mehrnazi Boojari" w:date="2019-01-15T23:32:00Z"/>
          <w:rFonts w:ascii="Calibri" w:eastAsia="Calibri" w:hAnsi="Calibri" w:cs="B Lotus"/>
          <w:sz w:val="28"/>
          <w:szCs w:val="28"/>
          <w:rtl/>
        </w:rPr>
      </w:pPr>
      <w:del w:id="21385" w:author="Mehrnazi Boojari" w:date="2019-01-07T10:00:00Z">
        <w:r w:rsidRPr="00733397" w:rsidDel="00A31D6F">
          <w:rPr>
            <w:rFonts w:ascii="Calibri" w:eastAsia="Calibri" w:hAnsi="Calibri" w:cs="B Lotus"/>
            <w:sz w:val="28"/>
            <w:szCs w:val="28"/>
            <w:rtl/>
            <w:rPrChange w:id="21386" w:author="Mehrnazi Boojari" w:date="2019-01-15T23:32:00Z">
              <w:rPr>
                <w:rFonts w:ascii="Calibri" w:eastAsia="Calibri" w:hAnsi="Calibri" w:cs="B Lotus"/>
                <w:b/>
                <w:bCs/>
                <w:noProof/>
                <w:sz w:val="28"/>
                <w:szCs w:val="28"/>
                <w:rtl/>
                <w:lang w:bidi="fa-IR"/>
              </w:rPr>
            </w:rPrChange>
          </w:rPr>
          <w:delText xml:space="preserve">  </w:delText>
        </w:r>
      </w:del>
      <w:r w:rsidRPr="00733397">
        <w:rPr>
          <w:rFonts w:ascii="Calibri" w:eastAsia="Calibri" w:hAnsi="Calibri" w:cs="B Lotus"/>
          <w:sz w:val="28"/>
          <w:szCs w:val="28"/>
          <w:rtl/>
          <w:rPrChange w:id="21387" w:author="Mehrnazi Boojari" w:date="2019-01-15T23:32:00Z">
            <w:rPr>
              <w:rFonts w:ascii="Calibri" w:eastAsia="Calibri" w:hAnsi="Calibri" w:cs="B Lotus"/>
              <w:b/>
              <w:bCs/>
              <w:noProof/>
              <w:sz w:val="28"/>
              <w:szCs w:val="28"/>
              <w:rtl/>
              <w:lang w:bidi="fa-IR"/>
            </w:rPr>
          </w:rPrChange>
        </w:rPr>
        <w:t xml:space="preserve"> </w:t>
      </w:r>
      <w:r w:rsidRPr="00733397">
        <w:rPr>
          <w:rFonts w:ascii="Calibri" w:eastAsia="Calibri" w:hAnsi="Calibri" w:cs="B Lotus" w:hint="cs"/>
          <w:sz w:val="28"/>
          <w:szCs w:val="28"/>
          <w:rtl/>
          <w:rPrChange w:id="21388" w:author="Mehrnazi Boojari" w:date="2019-01-15T23:32:00Z">
            <w:rPr>
              <w:rFonts w:ascii="Calibri" w:eastAsia="Calibri" w:hAnsi="Calibri" w:cs="B Lotus" w:hint="cs"/>
              <w:b/>
              <w:bCs/>
              <w:noProof/>
              <w:sz w:val="28"/>
              <w:szCs w:val="28"/>
              <w:rtl/>
              <w:lang w:bidi="fa-IR"/>
            </w:rPr>
          </w:rPrChange>
        </w:rPr>
        <w:t>با</w:t>
      </w:r>
      <w:r w:rsidRPr="00733397">
        <w:rPr>
          <w:rFonts w:ascii="Calibri" w:eastAsia="Calibri" w:hAnsi="Calibri" w:cs="B Lotus"/>
          <w:sz w:val="28"/>
          <w:szCs w:val="28"/>
          <w:rtl/>
          <w:rPrChange w:id="21389" w:author="Mehrnazi Boojari" w:date="2019-01-15T23:32:00Z">
            <w:rPr>
              <w:rFonts w:ascii="Calibri" w:eastAsia="Calibri" w:hAnsi="Calibri" w:cs="B Lotus"/>
              <w:b/>
              <w:bCs/>
              <w:noProof/>
              <w:sz w:val="28"/>
              <w:szCs w:val="28"/>
              <w:rtl/>
              <w:lang w:bidi="fa-IR"/>
            </w:rPr>
          </w:rPrChange>
        </w:rPr>
        <w:t xml:space="preserve"> </w:t>
      </w:r>
      <w:r w:rsidRPr="00733397">
        <w:rPr>
          <w:rFonts w:ascii="Calibri" w:eastAsia="Calibri" w:hAnsi="Calibri" w:cs="B Lotus" w:hint="cs"/>
          <w:sz w:val="28"/>
          <w:szCs w:val="28"/>
          <w:rtl/>
          <w:rPrChange w:id="21390" w:author="Mehrnazi Boojari" w:date="2019-01-15T23:32:00Z">
            <w:rPr>
              <w:rFonts w:ascii="Calibri" w:eastAsia="Calibri" w:hAnsi="Calibri" w:cs="B Lotus" w:hint="cs"/>
              <w:b/>
              <w:bCs/>
              <w:noProof/>
              <w:sz w:val="28"/>
              <w:szCs w:val="28"/>
              <w:rtl/>
              <w:lang w:bidi="fa-IR"/>
            </w:rPr>
          </w:rPrChange>
        </w:rPr>
        <w:t>سلام</w:t>
      </w:r>
      <w:r w:rsidRPr="00733397">
        <w:rPr>
          <w:rFonts w:ascii="Calibri" w:eastAsia="Calibri" w:hAnsi="Calibri" w:cs="B Lotus"/>
          <w:sz w:val="28"/>
          <w:szCs w:val="28"/>
          <w:rtl/>
          <w:rPrChange w:id="21391" w:author="Mehrnazi Boojari" w:date="2019-01-15T23:32:00Z">
            <w:rPr>
              <w:rFonts w:ascii="Calibri" w:eastAsia="Calibri" w:hAnsi="Calibri" w:cs="B Lotus"/>
              <w:b/>
              <w:bCs/>
              <w:noProof/>
              <w:sz w:val="28"/>
              <w:szCs w:val="28"/>
              <w:rtl/>
              <w:lang w:bidi="fa-IR"/>
            </w:rPr>
          </w:rPrChange>
        </w:rPr>
        <w:t xml:space="preserve"> </w:t>
      </w:r>
      <w:r w:rsidRPr="00733397">
        <w:rPr>
          <w:rFonts w:ascii="Calibri" w:eastAsia="Calibri" w:hAnsi="Calibri" w:cs="B Lotus" w:hint="cs"/>
          <w:sz w:val="28"/>
          <w:szCs w:val="28"/>
          <w:rtl/>
          <w:rPrChange w:id="21392" w:author="Mehrnazi Boojari" w:date="2019-01-15T23:32:00Z">
            <w:rPr>
              <w:rFonts w:ascii="Calibri" w:eastAsia="Calibri" w:hAnsi="Calibri" w:cs="B Lotus" w:hint="cs"/>
              <w:b/>
              <w:bCs/>
              <w:noProof/>
              <w:sz w:val="28"/>
              <w:szCs w:val="28"/>
              <w:rtl/>
              <w:lang w:bidi="fa-IR"/>
            </w:rPr>
          </w:rPrChange>
        </w:rPr>
        <w:t>و</w:t>
      </w:r>
      <w:r w:rsidRPr="00733397">
        <w:rPr>
          <w:rFonts w:ascii="Calibri" w:eastAsia="Calibri" w:hAnsi="Calibri" w:cs="B Lotus"/>
          <w:sz w:val="28"/>
          <w:szCs w:val="28"/>
          <w:rtl/>
          <w:rPrChange w:id="21393" w:author="Mehrnazi Boojari" w:date="2019-01-15T23:32:00Z">
            <w:rPr>
              <w:rFonts w:ascii="Calibri" w:eastAsia="Calibri" w:hAnsi="Calibri" w:cs="B Lotus"/>
              <w:b/>
              <w:bCs/>
              <w:noProof/>
              <w:sz w:val="28"/>
              <w:szCs w:val="28"/>
              <w:rtl/>
              <w:lang w:bidi="fa-IR"/>
            </w:rPr>
          </w:rPrChange>
        </w:rPr>
        <w:t xml:space="preserve"> </w:t>
      </w:r>
      <w:r w:rsidRPr="00733397">
        <w:rPr>
          <w:rFonts w:ascii="Calibri" w:eastAsia="Calibri" w:hAnsi="Calibri" w:cs="B Lotus" w:hint="cs"/>
          <w:sz w:val="28"/>
          <w:szCs w:val="28"/>
          <w:rtl/>
          <w:rPrChange w:id="21394" w:author="Mehrnazi Boojari" w:date="2019-01-15T23:32:00Z">
            <w:rPr>
              <w:rFonts w:ascii="Calibri" w:eastAsia="Calibri" w:hAnsi="Calibri" w:cs="B Lotus" w:hint="cs"/>
              <w:b/>
              <w:bCs/>
              <w:noProof/>
              <w:sz w:val="28"/>
              <w:szCs w:val="28"/>
              <w:rtl/>
              <w:lang w:bidi="fa-IR"/>
            </w:rPr>
          </w:rPrChange>
        </w:rPr>
        <w:t>احترام</w:t>
      </w:r>
      <w:del w:id="21395" w:author="Mehrnazi Boojari" w:date="2019-01-07T09:47:00Z">
        <w:r w:rsidRPr="00733397" w:rsidDel="006F7CCF">
          <w:rPr>
            <w:rFonts w:ascii="Calibri" w:eastAsia="Calibri" w:hAnsi="Calibri" w:cs="B Lotus" w:hint="cs"/>
            <w:sz w:val="28"/>
            <w:szCs w:val="28"/>
            <w:rtl/>
          </w:rPr>
          <w:delText xml:space="preserve"> ؛</w:delText>
        </w:r>
      </w:del>
      <w:ins w:id="21396" w:author="Mehrnazi Boojari" w:date="2019-01-07T09:47:00Z">
        <w:r w:rsidR="006F7CCF" w:rsidRPr="00733397">
          <w:rPr>
            <w:rFonts w:ascii="Calibri" w:eastAsia="Calibri" w:hAnsi="Calibri" w:cs="B Lotus" w:hint="cs"/>
            <w:sz w:val="28"/>
            <w:szCs w:val="28"/>
            <w:rtl/>
          </w:rPr>
          <w:t>؛</w:t>
        </w:r>
      </w:ins>
    </w:p>
    <w:p w14:paraId="540F3821" w14:textId="77777777" w:rsidR="008F2EDA" w:rsidRPr="008F2EDA" w:rsidRDefault="008F2EDA" w:rsidP="00733397">
      <w:pPr>
        <w:tabs>
          <w:tab w:val="left" w:pos="5831"/>
        </w:tabs>
        <w:bidi/>
        <w:jc w:val="both"/>
        <w:rPr>
          <w:rFonts w:ascii="Calibri" w:eastAsia="Calibri" w:hAnsi="Calibri" w:cs="B Lotus"/>
          <w:sz w:val="28"/>
          <w:szCs w:val="28"/>
          <w:rtl/>
        </w:rPr>
      </w:pPr>
      <w:r w:rsidRPr="008F2EDA">
        <w:rPr>
          <w:rFonts w:ascii="Calibri" w:eastAsia="Calibri" w:hAnsi="Calibri" w:cs="B Lotus" w:hint="cs"/>
          <w:sz w:val="28"/>
          <w:szCs w:val="28"/>
          <w:rtl/>
        </w:rPr>
        <w:t xml:space="preserve"> </w:t>
      </w:r>
      <w:r w:rsidRPr="008F2EDA">
        <w:rPr>
          <w:rFonts w:ascii="Calibri" w:eastAsia="Calibri" w:hAnsi="Calibri" w:cs="B Lotus" w:hint="cs"/>
          <w:rtl/>
        </w:rPr>
        <w:t xml:space="preserve">این </w:t>
      </w:r>
      <w:del w:id="21397" w:author="Mehrnazi Boojari" w:date="2019-01-09T23:34:00Z">
        <w:r w:rsidRPr="008F2EDA" w:rsidDel="00947B53">
          <w:rPr>
            <w:rFonts w:ascii="Calibri" w:eastAsia="Calibri" w:hAnsi="Calibri" w:cs="B Lotus" w:hint="cs"/>
            <w:rtl/>
          </w:rPr>
          <w:delText>پرسشنامه</w:delText>
        </w:r>
      </w:del>
      <w:ins w:id="21398" w:author="Mehrnazi Boojari" w:date="2019-01-09T23:34:00Z">
        <w:r w:rsidR="00947B53">
          <w:rPr>
            <w:rFonts w:ascii="Calibri" w:eastAsia="Calibri" w:hAnsi="Calibri" w:cs="B Lotus" w:hint="cs"/>
            <w:rtl/>
          </w:rPr>
          <w:t>پرسش‌نامه</w:t>
        </w:r>
      </w:ins>
      <w:r w:rsidRPr="008F2EDA">
        <w:rPr>
          <w:rFonts w:ascii="Calibri" w:eastAsia="Calibri" w:hAnsi="Calibri" w:cs="B Lotus" w:hint="cs"/>
          <w:rtl/>
        </w:rPr>
        <w:t xml:space="preserve"> </w:t>
      </w:r>
      <w:del w:id="21399" w:author="Mehrnazi Boojari" w:date="2019-01-07T23:34:00Z">
        <w:r w:rsidRPr="008F2EDA" w:rsidDel="00A26EBB">
          <w:rPr>
            <w:rFonts w:ascii="Calibri" w:eastAsia="Calibri" w:hAnsi="Calibri" w:cs="B Lotus" w:hint="cs"/>
            <w:rtl/>
          </w:rPr>
          <w:delText>به منظور</w:delText>
        </w:r>
      </w:del>
      <w:ins w:id="21400" w:author="Mehrnazi Boojari" w:date="2019-01-07T23:34:00Z">
        <w:r w:rsidR="00A26EBB">
          <w:rPr>
            <w:rFonts w:ascii="Calibri" w:eastAsia="Calibri" w:hAnsi="Calibri" w:cs="B Lotus" w:hint="cs"/>
            <w:rtl/>
          </w:rPr>
          <w:t>به‌منظور</w:t>
        </w:r>
      </w:ins>
      <w:r w:rsidRPr="008F2EDA">
        <w:rPr>
          <w:rFonts w:ascii="Calibri" w:eastAsia="Calibri" w:hAnsi="Calibri" w:cs="B Lotus" w:hint="cs"/>
          <w:rtl/>
        </w:rPr>
        <w:t xml:space="preserve"> بهره</w:t>
      </w:r>
      <w:del w:id="21401" w:author="Mehrnazi Boojari" w:date="2019-01-07T09:52:00Z">
        <w:r w:rsidRPr="008F2EDA" w:rsidDel="006F7CCF">
          <w:rPr>
            <w:rFonts w:ascii="Calibri" w:eastAsia="Calibri" w:hAnsi="Calibri" w:cs="B Lotus" w:hint="cs"/>
            <w:rtl/>
          </w:rPr>
          <w:delText xml:space="preserve"> گیری </w:delText>
        </w:r>
      </w:del>
      <w:ins w:id="21402" w:author="Mehrnazi Boojari" w:date="2019-01-07T09:52:00Z">
        <w:r w:rsidR="006F7CCF">
          <w:rPr>
            <w:rFonts w:ascii="Calibri" w:eastAsia="Calibri" w:hAnsi="Calibri" w:cs="B Lotus" w:hint="cs"/>
            <w:rtl/>
          </w:rPr>
          <w:t xml:space="preserve">‌گیری </w:t>
        </w:r>
      </w:ins>
      <w:r w:rsidRPr="008F2EDA">
        <w:rPr>
          <w:rFonts w:ascii="Calibri" w:eastAsia="Calibri" w:hAnsi="Calibri" w:cs="B Lotus" w:hint="cs"/>
          <w:rtl/>
        </w:rPr>
        <w:t xml:space="preserve">از نظرات کارشناسی شما در </w:t>
      </w:r>
      <w:del w:id="21403" w:author="Mehrnazi Boojari" w:date="2019-01-10T00:21:00Z">
        <w:r w:rsidRPr="008F2EDA" w:rsidDel="002E20FF">
          <w:rPr>
            <w:rFonts w:ascii="Calibri" w:eastAsia="Calibri" w:hAnsi="Calibri" w:cs="B Lotus" w:hint="cs"/>
            <w:rtl/>
          </w:rPr>
          <w:delText>فرآیند</w:delText>
        </w:r>
      </w:del>
      <w:ins w:id="21404" w:author="Mehrnazi Boojari" w:date="2019-01-10T00:21:00Z">
        <w:r w:rsidR="002E20FF">
          <w:rPr>
            <w:rFonts w:ascii="Calibri" w:eastAsia="Calibri" w:hAnsi="Calibri" w:cs="B Lotus" w:hint="cs"/>
            <w:rtl/>
          </w:rPr>
          <w:t>فرآیند</w:t>
        </w:r>
      </w:ins>
      <w:r w:rsidRPr="008F2EDA">
        <w:rPr>
          <w:rFonts w:ascii="Calibri" w:eastAsia="Calibri" w:hAnsi="Calibri" w:cs="B Lotus" w:hint="cs"/>
          <w:rtl/>
        </w:rPr>
        <w:t xml:space="preserve"> پژوهشی در قرارگاه مطالعاتی نصرت</w:t>
      </w:r>
      <w:del w:id="21405" w:author="Mehrnazi Boojari" w:date="2019-01-07T10:00:00Z">
        <w:r w:rsidRPr="008F2EDA" w:rsidDel="00A31D6F">
          <w:rPr>
            <w:rFonts w:ascii="Calibri" w:eastAsia="Calibri" w:hAnsi="Calibri" w:cs="B Lotus" w:hint="cs"/>
            <w:rtl/>
          </w:rPr>
          <w:delText xml:space="preserve">  </w:delText>
        </w:r>
      </w:del>
      <w:ins w:id="21406" w:author="Mehrnazi Boojari" w:date="2019-01-07T10:00:00Z">
        <w:r w:rsidR="00A31D6F">
          <w:rPr>
            <w:rFonts w:ascii="Calibri" w:eastAsia="Calibri" w:hAnsi="Calibri" w:cs="B Lotus" w:hint="cs"/>
            <w:rtl/>
          </w:rPr>
          <w:t xml:space="preserve"> </w:t>
        </w:r>
      </w:ins>
      <w:r w:rsidRPr="008F2EDA">
        <w:rPr>
          <w:rFonts w:ascii="Calibri" w:eastAsia="Calibri" w:hAnsi="Calibri" w:cs="B Lotus" w:hint="cs"/>
          <w:rtl/>
        </w:rPr>
        <w:t xml:space="preserve">تحت عنوان </w:t>
      </w:r>
      <w:del w:id="21407" w:author="Mehrnazi Boojari" w:date="2019-01-07T11:03:00Z">
        <w:r w:rsidRPr="008F2EDA" w:rsidDel="00DB081F">
          <w:rPr>
            <w:rFonts w:ascii="Calibri" w:eastAsia="Calibri" w:hAnsi="Calibri" w:cs="B Lotus" w:hint="cs"/>
            <w:b/>
            <w:bCs/>
            <w:rtl/>
          </w:rPr>
          <w:delText>"</w:delText>
        </w:r>
      </w:del>
      <w:ins w:id="21408" w:author="Mehrnazi Boojari" w:date="2019-01-07T11:03:00Z">
        <w:r w:rsidR="00DB081F">
          <w:rPr>
            <w:rFonts w:ascii="Calibri" w:eastAsia="Calibri" w:hAnsi="Calibri" w:cs="B Lotus" w:hint="cs"/>
            <w:b/>
            <w:bCs/>
            <w:rtl/>
          </w:rPr>
          <w:t>«</w:t>
        </w:r>
      </w:ins>
      <w:r w:rsidRPr="008F2EDA">
        <w:rPr>
          <w:rFonts w:ascii="Calibri" w:eastAsia="Calibri" w:hAnsi="Calibri" w:cs="B Lotus" w:hint="cs"/>
          <w:b/>
          <w:bCs/>
          <w:rtl/>
        </w:rPr>
        <w:t xml:space="preserve">شناسایی و تعیین میزان اهمیت هر یک از عوامل </w:t>
      </w:r>
      <w:del w:id="21409" w:author="Mehrnazi Boojari" w:date="2019-01-07T10:04:00Z">
        <w:r w:rsidRPr="008F2EDA" w:rsidDel="00A31D6F">
          <w:rPr>
            <w:rFonts w:ascii="Calibri" w:eastAsia="Calibri" w:hAnsi="Calibri" w:cs="B Lotus" w:hint="cs"/>
            <w:b/>
            <w:bCs/>
            <w:rtl/>
          </w:rPr>
          <w:delText>تاثیر</w:delText>
        </w:r>
      </w:del>
      <w:ins w:id="21410" w:author="Mehrnazi Boojari" w:date="2019-01-07T10:04:00Z">
        <w:r w:rsidR="00A31D6F">
          <w:rPr>
            <w:rFonts w:ascii="Calibri" w:eastAsia="Calibri" w:hAnsi="Calibri" w:cs="B Lotus" w:hint="cs"/>
            <w:b/>
            <w:bCs/>
            <w:rtl/>
          </w:rPr>
          <w:t>تأثیر</w:t>
        </w:r>
      </w:ins>
      <w:r w:rsidRPr="008F2EDA">
        <w:rPr>
          <w:rFonts w:ascii="Calibri" w:eastAsia="Calibri" w:hAnsi="Calibri" w:cs="B Lotus" w:hint="cs"/>
          <w:b/>
          <w:bCs/>
          <w:rtl/>
        </w:rPr>
        <w:t xml:space="preserve">گذار بر محرومیت </w:t>
      </w:r>
      <w:r w:rsidR="005851CD">
        <w:rPr>
          <w:rFonts w:ascii="Calibri" w:eastAsia="Calibri" w:hAnsi="Calibri" w:cs="B Lotus" w:hint="cs"/>
          <w:b/>
          <w:bCs/>
          <w:rtl/>
        </w:rPr>
        <w:t xml:space="preserve">مسکن </w:t>
      </w:r>
      <w:r w:rsidRPr="008F2EDA">
        <w:rPr>
          <w:rFonts w:ascii="Calibri" w:eastAsia="Calibri" w:hAnsi="Calibri" w:cs="B Lotus" w:hint="cs"/>
          <w:b/>
          <w:bCs/>
          <w:rtl/>
        </w:rPr>
        <w:t>روستایی</w:t>
      </w:r>
      <w:del w:id="21411" w:author="Mehrnazi Boojari" w:date="2019-01-07T11:03:00Z">
        <w:r w:rsidRPr="008F2EDA" w:rsidDel="00DB081F">
          <w:rPr>
            <w:rFonts w:ascii="Calibri" w:eastAsia="Calibri" w:hAnsi="Calibri" w:cs="B Lotus" w:hint="cs"/>
            <w:b/>
            <w:bCs/>
            <w:rtl/>
          </w:rPr>
          <w:delText>"</w:delText>
        </w:r>
        <w:r w:rsidRPr="008F2EDA" w:rsidDel="00DB081F">
          <w:rPr>
            <w:rFonts w:ascii="Calibri" w:eastAsia="Calibri" w:hAnsi="Calibri" w:cs="B Lotus" w:hint="cs"/>
            <w:rtl/>
          </w:rPr>
          <w:delText xml:space="preserve"> </w:delText>
        </w:r>
      </w:del>
      <w:ins w:id="21412" w:author="Mehrnazi Boojari" w:date="2019-01-07T11:03:00Z">
        <w:r w:rsidR="00DB081F">
          <w:rPr>
            <w:rFonts w:ascii="Calibri" w:eastAsia="Calibri" w:hAnsi="Calibri" w:cs="B Lotus" w:hint="cs"/>
            <w:b/>
            <w:bCs/>
            <w:rtl/>
          </w:rPr>
          <w:t>»</w:t>
        </w:r>
        <w:r w:rsidR="00DB081F" w:rsidRPr="008F2EDA">
          <w:rPr>
            <w:rFonts w:ascii="Calibri" w:eastAsia="Calibri" w:hAnsi="Calibri" w:cs="B Lotus" w:hint="cs"/>
            <w:rtl/>
          </w:rPr>
          <w:t xml:space="preserve"> </w:t>
        </w:r>
      </w:ins>
      <w:r w:rsidRPr="008F2EDA">
        <w:rPr>
          <w:rFonts w:ascii="Calibri" w:eastAsia="Calibri" w:hAnsi="Calibri" w:cs="B Lotus" w:hint="cs"/>
          <w:rtl/>
        </w:rPr>
        <w:t>تهیه و تنظیم شده است. مشخصات شما در دو بخش در</w:t>
      </w:r>
      <w:del w:id="21413" w:author="Mehrnazi Boojari" w:date="2019-01-15T23:42:00Z">
        <w:r w:rsidRPr="008F2EDA" w:rsidDel="004A5829">
          <w:rPr>
            <w:rFonts w:ascii="Calibri" w:eastAsia="Calibri" w:hAnsi="Calibri" w:cs="B Lotus" w:hint="cs"/>
            <w:rtl/>
          </w:rPr>
          <w:delText xml:space="preserve"> </w:delText>
        </w:r>
      </w:del>
      <w:r w:rsidRPr="008F2EDA">
        <w:rPr>
          <w:rFonts w:ascii="Calibri" w:eastAsia="Calibri" w:hAnsi="Calibri" w:cs="B Lotus" w:hint="cs"/>
          <w:rtl/>
        </w:rPr>
        <w:t>خواست می</w:t>
      </w:r>
      <w:ins w:id="21414" w:author="Mehrnazi Boojari" w:date="2019-01-15T23:42:00Z">
        <w:r w:rsidR="004A5829">
          <w:rPr>
            <w:rFonts w:ascii="Calibri" w:eastAsia="Calibri" w:hAnsi="Calibri" w:cs="B Nazanin" w:hint="cs"/>
            <w:rtl/>
          </w:rPr>
          <w:t>‌</w:t>
        </w:r>
      </w:ins>
      <w:r w:rsidRPr="008F2EDA">
        <w:rPr>
          <w:rFonts w:ascii="Calibri" w:eastAsia="Calibri" w:hAnsi="Calibri" w:cs="B Lotus" w:hint="cs"/>
          <w:rtl/>
        </w:rPr>
        <w:t>شود</w:t>
      </w:r>
      <w:ins w:id="21415" w:author="Mehrnazi Boojari" w:date="2019-01-15T23:42:00Z">
        <w:r w:rsidR="004A5829">
          <w:rPr>
            <w:rFonts w:ascii="Calibri" w:eastAsia="Calibri" w:hAnsi="Calibri" w:cs="B Lotus" w:hint="cs"/>
            <w:rtl/>
          </w:rPr>
          <w:t>.</w:t>
        </w:r>
      </w:ins>
      <w:r w:rsidRPr="008F2EDA">
        <w:rPr>
          <w:rFonts w:ascii="Calibri" w:eastAsia="Calibri" w:hAnsi="Calibri" w:cs="B Lotus" w:hint="cs"/>
          <w:rtl/>
        </w:rPr>
        <w:t xml:space="preserve"> بخش اول این فرصت را به پژوهش</w:t>
      </w:r>
      <w:del w:id="21416" w:author="Mehrnazi Boojari" w:date="2019-01-07T09:49:00Z">
        <w:r w:rsidRPr="008F2EDA" w:rsidDel="006F7CCF">
          <w:rPr>
            <w:rFonts w:ascii="Calibri" w:eastAsia="Calibri" w:hAnsi="Calibri" w:cs="B Lotus" w:hint="cs"/>
            <w:rtl/>
          </w:rPr>
          <w:delText xml:space="preserve"> می </w:delText>
        </w:r>
      </w:del>
      <w:ins w:id="21417" w:author="Mehrnazi Boojari" w:date="2019-01-07T09:49:00Z">
        <w:r w:rsidR="006F7CCF">
          <w:rPr>
            <w:rFonts w:ascii="Calibri" w:eastAsia="Calibri" w:hAnsi="Calibri" w:cs="B Lotus" w:hint="cs"/>
            <w:rtl/>
          </w:rPr>
          <w:t xml:space="preserve"> می‌</w:t>
        </w:r>
      </w:ins>
      <w:r w:rsidRPr="008F2EDA">
        <w:rPr>
          <w:rFonts w:ascii="Calibri" w:eastAsia="Calibri" w:hAnsi="Calibri" w:cs="B Lotus" w:hint="cs"/>
          <w:rtl/>
        </w:rPr>
        <w:t>دهد که در آینده برای بررسی دقیق پاسخ</w:t>
      </w:r>
      <w:del w:id="21418" w:author="Mehrnazi Boojari" w:date="2019-01-07T09:45:00Z">
        <w:r w:rsidRPr="008F2EDA" w:rsidDel="006F7CCF">
          <w:rPr>
            <w:rFonts w:ascii="Calibri" w:eastAsia="Calibri" w:hAnsi="Calibri" w:cs="B Lotus" w:hint="cs"/>
            <w:rtl/>
          </w:rPr>
          <w:delText xml:space="preserve"> ها </w:delText>
        </w:r>
      </w:del>
      <w:ins w:id="21419" w:author="Mehrnazi Boojari" w:date="2019-01-07T09:45:00Z">
        <w:r w:rsidR="006F7CCF">
          <w:rPr>
            <w:rFonts w:ascii="Calibri" w:eastAsia="Calibri" w:hAnsi="Calibri" w:cs="B Lotus" w:hint="cs"/>
            <w:rtl/>
          </w:rPr>
          <w:t xml:space="preserve">‌ها </w:t>
        </w:r>
      </w:ins>
      <w:r w:rsidRPr="008F2EDA">
        <w:rPr>
          <w:rFonts w:ascii="Calibri" w:eastAsia="Calibri" w:hAnsi="Calibri" w:cs="B Lotus" w:hint="cs"/>
          <w:rtl/>
        </w:rPr>
        <w:t xml:space="preserve">با شما تماس برقرار کند و مشخصات بخش دوم در </w:t>
      </w:r>
      <w:del w:id="21420" w:author="Mehrnazi Boojari" w:date="2019-01-10T00:21:00Z">
        <w:r w:rsidRPr="008F2EDA" w:rsidDel="002E20FF">
          <w:rPr>
            <w:rFonts w:ascii="Calibri" w:eastAsia="Calibri" w:hAnsi="Calibri" w:cs="B Lotus" w:hint="cs"/>
            <w:rtl/>
          </w:rPr>
          <w:delText>فرآیند</w:delText>
        </w:r>
      </w:del>
      <w:ins w:id="21421" w:author="Mehrnazi Boojari" w:date="2019-01-10T00:21:00Z">
        <w:r w:rsidR="002E20FF">
          <w:rPr>
            <w:rFonts w:ascii="Calibri" w:eastAsia="Calibri" w:hAnsi="Calibri" w:cs="B Lotus" w:hint="cs"/>
            <w:rtl/>
          </w:rPr>
          <w:t>فرآیند</w:t>
        </w:r>
      </w:ins>
      <w:r w:rsidRPr="008F2EDA">
        <w:rPr>
          <w:rFonts w:ascii="Calibri" w:eastAsia="Calibri" w:hAnsi="Calibri" w:cs="B Lotus" w:hint="cs"/>
          <w:rtl/>
        </w:rPr>
        <w:t xml:space="preserve"> پژوهش برای طبقه</w:t>
      </w:r>
      <w:del w:id="21422" w:author="Mehrnazi Boojari" w:date="2019-01-07T10:01:00Z">
        <w:r w:rsidRPr="008F2EDA" w:rsidDel="00A31D6F">
          <w:rPr>
            <w:rFonts w:ascii="Calibri" w:eastAsia="Calibri" w:hAnsi="Calibri" w:cs="B Lotus" w:hint="cs"/>
            <w:rtl/>
          </w:rPr>
          <w:delText xml:space="preserve"> بندی </w:delText>
        </w:r>
      </w:del>
      <w:ins w:id="21423" w:author="Mehrnazi Boojari" w:date="2019-01-07T10:01:00Z">
        <w:r w:rsidR="00A31D6F">
          <w:rPr>
            <w:rFonts w:ascii="Calibri" w:eastAsia="Calibri" w:hAnsi="Calibri" w:cs="B Lotus" w:hint="cs"/>
            <w:rtl/>
          </w:rPr>
          <w:t xml:space="preserve">‌بندی </w:t>
        </w:r>
      </w:ins>
      <w:r w:rsidRPr="008F2EDA">
        <w:rPr>
          <w:rFonts w:ascii="Calibri" w:eastAsia="Calibri" w:hAnsi="Calibri" w:cs="B Lotus" w:hint="cs"/>
          <w:rtl/>
        </w:rPr>
        <w:t>پاسخ</w:t>
      </w:r>
      <w:del w:id="21424" w:author="Mehrnazi Boojari" w:date="2019-01-07T09:45:00Z">
        <w:r w:rsidRPr="008F2EDA" w:rsidDel="006F7CCF">
          <w:rPr>
            <w:rFonts w:ascii="Calibri" w:eastAsia="Calibri" w:hAnsi="Calibri" w:cs="B Lotus" w:hint="cs"/>
            <w:rtl/>
          </w:rPr>
          <w:delText xml:space="preserve"> ها </w:delText>
        </w:r>
      </w:del>
      <w:ins w:id="21425" w:author="Mehrnazi Boojari" w:date="2019-01-07T09:45:00Z">
        <w:r w:rsidR="006F7CCF">
          <w:rPr>
            <w:rFonts w:ascii="Calibri" w:eastAsia="Calibri" w:hAnsi="Calibri" w:cs="B Lotus" w:hint="cs"/>
            <w:rtl/>
          </w:rPr>
          <w:t xml:space="preserve">‌ها </w:t>
        </w:r>
      </w:ins>
      <w:r w:rsidRPr="008F2EDA">
        <w:rPr>
          <w:rFonts w:ascii="Calibri" w:eastAsia="Calibri" w:hAnsi="Calibri" w:cs="B Lotus" w:hint="cs"/>
          <w:rtl/>
        </w:rPr>
        <w:t>و تحلیل</w:t>
      </w:r>
      <w:del w:id="21426" w:author="Mehrnazi Boojari" w:date="2019-01-07T09:46:00Z">
        <w:r w:rsidRPr="008F2EDA" w:rsidDel="006F7CCF">
          <w:rPr>
            <w:rFonts w:ascii="Calibri" w:eastAsia="Calibri" w:hAnsi="Calibri" w:cs="B Lotus" w:hint="cs"/>
            <w:rtl/>
          </w:rPr>
          <w:delText xml:space="preserve"> های </w:delText>
        </w:r>
      </w:del>
      <w:ins w:id="21427" w:author="Mehrnazi Boojari" w:date="2019-01-07T09:46:00Z">
        <w:r w:rsidR="006F7CCF">
          <w:rPr>
            <w:rFonts w:ascii="Calibri" w:eastAsia="Calibri" w:hAnsi="Calibri" w:cs="B Lotus" w:hint="cs"/>
            <w:rtl/>
          </w:rPr>
          <w:t xml:space="preserve">‌های </w:t>
        </w:r>
      </w:ins>
      <w:r w:rsidRPr="008F2EDA">
        <w:rPr>
          <w:rFonts w:ascii="Calibri" w:eastAsia="Calibri" w:hAnsi="Calibri" w:cs="B Lotus" w:hint="cs"/>
          <w:rtl/>
        </w:rPr>
        <w:t>آماری مورد نیاز است</w:t>
      </w:r>
      <w:del w:id="21428" w:author="Mehrnazi Boojari" w:date="2019-01-07T10:12:00Z">
        <w:r w:rsidRPr="008F2EDA" w:rsidDel="00A31D6F">
          <w:rPr>
            <w:rFonts w:ascii="Calibri" w:eastAsia="Calibri" w:hAnsi="Calibri" w:cs="B Lotus" w:hint="cs"/>
            <w:rtl/>
          </w:rPr>
          <w:delText xml:space="preserve"> .</w:delText>
        </w:r>
      </w:del>
      <w:ins w:id="21429" w:author="Mehrnazi Boojari" w:date="2019-01-07T10:12:00Z">
        <w:r w:rsidR="00A31D6F">
          <w:rPr>
            <w:rFonts w:ascii="Calibri" w:eastAsia="Calibri" w:hAnsi="Calibri" w:cs="B Lotus" w:hint="cs"/>
            <w:rtl/>
          </w:rPr>
          <w:t>.</w:t>
        </w:r>
      </w:ins>
    </w:p>
    <w:p w14:paraId="66E93522" w14:textId="77777777" w:rsidR="008F2EDA" w:rsidRPr="008F2EDA" w:rsidRDefault="008F2EDA" w:rsidP="004A5829">
      <w:pPr>
        <w:tabs>
          <w:tab w:val="left" w:pos="5831"/>
        </w:tabs>
        <w:bidi/>
        <w:jc w:val="both"/>
        <w:rPr>
          <w:rFonts w:ascii="Calibri" w:eastAsia="Calibri" w:hAnsi="Calibri" w:cs="B Lotus"/>
          <w:rtl/>
        </w:rPr>
      </w:pPr>
      <w:r w:rsidRPr="008F2EDA">
        <w:rPr>
          <w:rFonts w:ascii="Calibri" w:eastAsia="Calibri" w:hAnsi="Calibri" w:cs="B Lotus" w:hint="cs"/>
          <w:rtl/>
        </w:rPr>
        <w:t>از آنجا که یکی از اصلی</w:t>
      </w:r>
      <w:del w:id="21430" w:author="Mehrnazi Boojari" w:date="2019-01-07T10:55:00Z">
        <w:r w:rsidRPr="008F2EDA" w:rsidDel="006A1F1D">
          <w:rPr>
            <w:rFonts w:ascii="Calibri" w:eastAsia="Calibri" w:hAnsi="Calibri" w:cs="B Lotus" w:hint="cs"/>
            <w:rtl/>
          </w:rPr>
          <w:delText xml:space="preserve"> ترین </w:delText>
        </w:r>
      </w:del>
      <w:ins w:id="21431" w:author="Mehrnazi Boojari" w:date="2019-01-07T10:55:00Z">
        <w:r w:rsidR="006A1F1D">
          <w:rPr>
            <w:rFonts w:ascii="Calibri" w:eastAsia="Calibri" w:hAnsi="Calibri" w:cs="B Lotus" w:hint="cs"/>
            <w:rtl/>
          </w:rPr>
          <w:t xml:space="preserve">‌ترین </w:t>
        </w:r>
      </w:ins>
      <w:r w:rsidRPr="008F2EDA">
        <w:rPr>
          <w:rFonts w:ascii="Calibri" w:eastAsia="Calibri" w:hAnsi="Calibri" w:cs="B Lotus" w:hint="cs"/>
          <w:rtl/>
        </w:rPr>
        <w:t>دغدغه</w:t>
      </w:r>
      <w:del w:id="21432" w:author="Mehrnazi Boojari" w:date="2019-01-07T09:46:00Z">
        <w:r w:rsidRPr="008F2EDA" w:rsidDel="006F7CCF">
          <w:rPr>
            <w:rFonts w:ascii="Calibri" w:eastAsia="Calibri" w:hAnsi="Calibri" w:cs="B Lotus" w:hint="cs"/>
            <w:rtl/>
          </w:rPr>
          <w:delText xml:space="preserve"> های </w:delText>
        </w:r>
      </w:del>
      <w:ins w:id="21433" w:author="Mehrnazi Boojari" w:date="2019-01-07T09:46:00Z">
        <w:r w:rsidR="006F7CCF">
          <w:rPr>
            <w:rFonts w:ascii="Calibri" w:eastAsia="Calibri" w:hAnsi="Calibri" w:cs="B Lotus" w:hint="cs"/>
            <w:rtl/>
          </w:rPr>
          <w:t>‌های</w:t>
        </w:r>
      </w:ins>
      <w:del w:id="21434" w:author="Mehrnazi Boojari" w:date="2019-01-07T10:00:00Z">
        <w:r w:rsidRPr="008F2EDA" w:rsidDel="00A31D6F">
          <w:rPr>
            <w:rFonts w:ascii="Calibri" w:eastAsia="Calibri" w:hAnsi="Calibri" w:cs="B Lotus" w:hint="cs"/>
            <w:rtl/>
          </w:rPr>
          <w:delText xml:space="preserve"> </w:delText>
        </w:r>
      </w:del>
      <w:ins w:id="21435" w:author="Mehrnazi Boojari" w:date="2019-01-07T10:00:00Z">
        <w:r w:rsidR="00A31D6F">
          <w:rPr>
            <w:rFonts w:ascii="Calibri" w:eastAsia="Calibri" w:hAnsi="Calibri" w:cs="B Lotus" w:hint="cs"/>
            <w:rtl/>
          </w:rPr>
          <w:t xml:space="preserve"> </w:t>
        </w:r>
      </w:ins>
      <w:r w:rsidRPr="008F2EDA">
        <w:rPr>
          <w:rFonts w:ascii="Calibri" w:eastAsia="Calibri" w:hAnsi="Calibri" w:cs="B Lotus" w:hint="cs"/>
          <w:rtl/>
        </w:rPr>
        <w:t>پژوهش دست</w:t>
      </w:r>
      <w:ins w:id="21436" w:author="Mehrnazi Boojari" w:date="2019-01-15T23:42:00Z">
        <w:r w:rsidR="004A5829">
          <w:rPr>
            <w:rFonts w:ascii="Calibri" w:eastAsia="Calibri" w:hAnsi="Calibri" w:cs="B Nazanin" w:hint="cs"/>
            <w:rtl/>
          </w:rPr>
          <w:t>‌</w:t>
        </w:r>
      </w:ins>
      <w:del w:id="21437" w:author="Mehrnazi Boojari" w:date="2019-01-15T23:42:00Z">
        <w:r w:rsidRPr="008F2EDA" w:rsidDel="004A5829">
          <w:rPr>
            <w:rFonts w:ascii="Calibri" w:eastAsia="Calibri" w:hAnsi="Calibri" w:cs="B Lotus" w:hint="cs"/>
            <w:rtl/>
          </w:rPr>
          <w:delText xml:space="preserve"> </w:delText>
        </w:r>
      </w:del>
      <w:r w:rsidRPr="008F2EDA">
        <w:rPr>
          <w:rFonts w:ascii="Calibri" w:eastAsia="Calibri" w:hAnsi="Calibri" w:cs="B Lotus" w:hint="cs"/>
          <w:rtl/>
        </w:rPr>
        <w:t>یافتن به نتایجی است که بتوان از آن در روند محرومیت</w:t>
      </w:r>
      <w:del w:id="21438" w:author="Mehrnazi Boojari" w:date="2019-01-07T22:41:00Z">
        <w:r w:rsidRPr="008F2EDA" w:rsidDel="00BF4CE5">
          <w:rPr>
            <w:rFonts w:ascii="Calibri" w:eastAsia="Calibri" w:hAnsi="Calibri" w:cs="B Lotus" w:hint="cs"/>
            <w:rtl/>
          </w:rPr>
          <w:delText xml:space="preserve"> زدایی</w:delText>
        </w:r>
      </w:del>
      <w:ins w:id="21439" w:author="Mehrnazi Boojari" w:date="2019-01-07T22:41:00Z">
        <w:r w:rsidR="00BF4CE5">
          <w:rPr>
            <w:rFonts w:ascii="Calibri" w:eastAsia="Calibri" w:hAnsi="Calibri" w:cs="B Lotus" w:hint="cs"/>
            <w:rtl/>
          </w:rPr>
          <w:t>‌زدایی</w:t>
        </w:r>
      </w:ins>
      <w:r w:rsidRPr="008F2EDA">
        <w:rPr>
          <w:rFonts w:ascii="Calibri" w:eastAsia="Calibri" w:hAnsi="Calibri" w:cs="B Lotus" w:hint="cs"/>
          <w:rtl/>
        </w:rPr>
        <w:t xml:space="preserve"> از روستاها استفاده کرد</w:t>
      </w:r>
      <w:ins w:id="21440" w:author="Mehrnazi Boojari" w:date="2019-01-15T23:42:00Z">
        <w:r w:rsidR="004A5829">
          <w:rPr>
            <w:rFonts w:ascii="Calibri" w:eastAsia="Calibri" w:hAnsi="Calibri" w:cs="B Lotus" w:hint="cs"/>
            <w:rtl/>
          </w:rPr>
          <w:t>،</w:t>
        </w:r>
      </w:ins>
      <w:r w:rsidRPr="008F2EDA">
        <w:rPr>
          <w:rFonts w:ascii="Calibri" w:eastAsia="Calibri" w:hAnsi="Calibri" w:cs="B Lotus" w:hint="cs"/>
          <w:rtl/>
        </w:rPr>
        <w:t xml:space="preserve"> لذا خواهشمند است حتی</w:t>
      </w:r>
      <w:ins w:id="21441" w:author="Mehrnazi Boojari" w:date="2019-01-15T23:42:00Z">
        <w:r w:rsidR="004A5829">
          <w:rPr>
            <w:rFonts w:ascii="Calibri" w:eastAsia="Calibri" w:hAnsi="Calibri" w:cs="B Nazanin" w:hint="cs"/>
            <w:rtl/>
          </w:rPr>
          <w:t>‌</w:t>
        </w:r>
      </w:ins>
      <w:del w:id="21442" w:author="Mehrnazi Boojari" w:date="2019-01-15T23:42:00Z">
        <w:r w:rsidRPr="008F2EDA" w:rsidDel="004A5829">
          <w:rPr>
            <w:rFonts w:ascii="Calibri" w:eastAsia="Calibri" w:hAnsi="Calibri" w:cs="B Lotus" w:hint="cs"/>
            <w:rtl/>
          </w:rPr>
          <w:delText xml:space="preserve"> </w:delText>
        </w:r>
      </w:del>
      <w:r w:rsidRPr="008F2EDA">
        <w:rPr>
          <w:rFonts w:ascii="Calibri" w:eastAsia="Calibri" w:hAnsi="Calibri" w:cs="B Lotus" w:hint="cs"/>
          <w:rtl/>
        </w:rPr>
        <w:t>المقدور با پاسخ</w:t>
      </w:r>
      <w:del w:id="21443" w:author="Mehrnazi Boojari" w:date="2019-01-07T09:46:00Z">
        <w:r w:rsidRPr="008F2EDA" w:rsidDel="006F7CCF">
          <w:rPr>
            <w:rFonts w:ascii="Calibri" w:eastAsia="Calibri" w:hAnsi="Calibri" w:cs="B Lotus" w:hint="cs"/>
            <w:rtl/>
          </w:rPr>
          <w:delText xml:space="preserve"> های </w:delText>
        </w:r>
      </w:del>
      <w:ins w:id="21444" w:author="Mehrnazi Boojari" w:date="2019-01-07T09:46:00Z">
        <w:r w:rsidR="006F7CCF">
          <w:rPr>
            <w:rFonts w:ascii="Calibri" w:eastAsia="Calibri" w:hAnsi="Calibri" w:cs="B Lotus" w:hint="cs"/>
            <w:rtl/>
          </w:rPr>
          <w:t xml:space="preserve">‌های </w:t>
        </w:r>
      </w:ins>
      <w:r w:rsidRPr="008F2EDA">
        <w:rPr>
          <w:rFonts w:ascii="Calibri" w:eastAsia="Calibri" w:hAnsi="Calibri" w:cs="B Lotus" w:hint="cs"/>
          <w:rtl/>
        </w:rPr>
        <w:t>دقیق خود ما را در این امر</w:t>
      </w:r>
      <w:del w:id="21445" w:author="Mehrnazi Boojari" w:date="2019-01-15T23:42:00Z">
        <w:r w:rsidRPr="008F2EDA" w:rsidDel="004A5829">
          <w:rPr>
            <w:rFonts w:ascii="Calibri" w:eastAsia="Calibri" w:hAnsi="Calibri" w:cs="B Lotus" w:hint="cs"/>
            <w:rtl/>
          </w:rPr>
          <w:delText>ی</w:delText>
        </w:r>
      </w:del>
      <w:r w:rsidRPr="008F2EDA">
        <w:rPr>
          <w:rFonts w:ascii="Calibri" w:eastAsia="Calibri" w:hAnsi="Calibri" w:cs="B Lotus" w:hint="cs"/>
          <w:rtl/>
        </w:rPr>
        <w:t xml:space="preserve"> یاری فرمایید. پیشاپیش از همکاری شما صمیمانه </w:t>
      </w:r>
      <w:del w:id="21446" w:author="Mehrnazi Boojari" w:date="2019-01-07T11:02:00Z">
        <w:r w:rsidRPr="008F2EDA" w:rsidDel="00DB081F">
          <w:rPr>
            <w:rFonts w:ascii="Calibri" w:eastAsia="Calibri" w:hAnsi="Calibri" w:cs="B Lotus" w:hint="cs"/>
            <w:rtl/>
          </w:rPr>
          <w:delText>سپاسگذاریم</w:delText>
        </w:r>
      </w:del>
      <w:ins w:id="21447" w:author="Mehrnazi Boojari" w:date="2019-01-07T11:02:00Z">
        <w:r w:rsidR="00DB081F" w:rsidRPr="008F2EDA">
          <w:rPr>
            <w:rFonts w:ascii="Calibri" w:eastAsia="Calibri" w:hAnsi="Calibri" w:cs="B Lotus" w:hint="cs"/>
            <w:rtl/>
          </w:rPr>
          <w:t>سپاس</w:t>
        </w:r>
        <w:r w:rsidR="00DB081F">
          <w:rPr>
            <w:rFonts w:ascii="Calibri" w:eastAsia="Calibri" w:hAnsi="Calibri" w:cs="B Nazanin" w:hint="cs"/>
            <w:rtl/>
          </w:rPr>
          <w:t>‌</w:t>
        </w:r>
        <w:r w:rsidR="00DB081F" w:rsidRPr="008F2EDA">
          <w:rPr>
            <w:rFonts w:ascii="Calibri" w:eastAsia="Calibri" w:hAnsi="Calibri" w:cs="B Lotus" w:hint="cs"/>
            <w:rtl/>
          </w:rPr>
          <w:t>گ</w:t>
        </w:r>
        <w:r w:rsidR="00DB081F">
          <w:rPr>
            <w:rFonts w:ascii="Calibri" w:eastAsia="Calibri" w:hAnsi="Calibri" w:cs="B Lotus" w:hint="cs"/>
            <w:rtl/>
          </w:rPr>
          <w:t>ز</w:t>
        </w:r>
        <w:r w:rsidR="00DB081F" w:rsidRPr="008F2EDA">
          <w:rPr>
            <w:rFonts w:ascii="Calibri" w:eastAsia="Calibri" w:hAnsi="Calibri" w:cs="B Lotus" w:hint="cs"/>
            <w:rtl/>
          </w:rPr>
          <w:t>اریم</w:t>
        </w:r>
      </w:ins>
      <w:r w:rsidRPr="008F2EDA">
        <w:rPr>
          <w:rFonts w:ascii="Calibri" w:eastAsia="Calibri" w:hAnsi="Calibri" w:cs="B Lotus" w:hint="cs"/>
          <w:rtl/>
        </w:rPr>
        <w:t xml:space="preserve">. </w:t>
      </w:r>
    </w:p>
    <w:p w14:paraId="1BA84FD1" w14:textId="77777777" w:rsidR="008F2EDA" w:rsidRPr="008F2EDA" w:rsidRDefault="008F2EDA" w:rsidP="008F2EDA">
      <w:pPr>
        <w:tabs>
          <w:tab w:val="left" w:pos="5831"/>
        </w:tabs>
        <w:bidi/>
        <w:spacing w:after="0" w:line="240" w:lineRule="auto"/>
        <w:jc w:val="center"/>
        <w:rPr>
          <w:rFonts w:ascii="Calibri" w:eastAsia="Calibri" w:hAnsi="Calibri" w:cs="B Lotus"/>
          <w:sz w:val="18"/>
          <w:szCs w:val="18"/>
          <w:rtl/>
        </w:rPr>
      </w:pPr>
      <w:r w:rsidRPr="008F2EDA">
        <w:rPr>
          <w:rFonts w:ascii="Calibri" w:eastAsia="Calibri" w:hAnsi="Calibri" w:cs="B Lotus" w:hint="cs"/>
          <w:sz w:val="18"/>
          <w:szCs w:val="18"/>
          <w:rtl/>
        </w:rPr>
        <w:t xml:space="preserve">                                                                                                            قرارگاه مطالعاتی نصرت   </w:t>
      </w:r>
    </w:p>
    <w:p w14:paraId="230ABF12" w14:textId="77777777" w:rsidR="008F2EDA" w:rsidRPr="008F2EDA" w:rsidRDefault="008F2EDA" w:rsidP="008F2EDA">
      <w:pPr>
        <w:tabs>
          <w:tab w:val="left" w:pos="5831"/>
        </w:tabs>
        <w:bidi/>
        <w:spacing w:after="0" w:line="240" w:lineRule="auto"/>
        <w:jc w:val="center"/>
        <w:rPr>
          <w:rFonts w:ascii="Calibri" w:eastAsia="Calibri" w:hAnsi="Calibri" w:cs="B Lotus"/>
          <w:sz w:val="18"/>
          <w:szCs w:val="18"/>
          <w:rtl/>
        </w:rPr>
      </w:pPr>
      <w:r w:rsidRPr="008F2EDA">
        <w:rPr>
          <w:rFonts w:ascii="Calibri" w:eastAsia="Calibri" w:hAnsi="Calibri" w:cs="B Lotus" w:hint="cs"/>
          <w:sz w:val="18"/>
          <w:szCs w:val="18"/>
          <w:rtl/>
        </w:rPr>
        <w:t xml:space="preserve">                                                                                                               شماره تماس</w:t>
      </w:r>
      <w:del w:id="21448" w:author="Mehrnazi Boojari" w:date="2019-01-07T10:35:00Z">
        <w:r w:rsidRPr="008F2EDA" w:rsidDel="006C73A5">
          <w:rPr>
            <w:rFonts w:ascii="Calibri" w:eastAsia="Calibri" w:hAnsi="Calibri" w:cs="B Lotus" w:hint="cs"/>
            <w:sz w:val="18"/>
            <w:szCs w:val="18"/>
            <w:rtl/>
          </w:rPr>
          <w:delText xml:space="preserve"> : </w:delText>
        </w:r>
      </w:del>
      <w:ins w:id="21449" w:author="Mehrnazi Boojari" w:date="2019-01-07T10:35:00Z">
        <w:r w:rsidR="006C73A5">
          <w:rPr>
            <w:rFonts w:ascii="Calibri" w:eastAsia="Calibri" w:hAnsi="Calibri" w:cs="B Lotus" w:hint="cs"/>
            <w:sz w:val="18"/>
            <w:szCs w:val="18"/>
            <w:rtl/>
          </w:rPr>
          <w:t xml:space="preserve">: </w:t>
        </w:r>
      </w:ins>
    </w:p>
    <w:p w14:paraId="6E50ED94" w14:textId="77777777" w:rsidR="008F2EDA" w:rsidRPr="008F2EDA" w:rsidRDefault="008F2EDA" w:rsidP="008F2EDA">
      <w:pPr>
        <w:tabs>
          <w:tab w:val="left" w:pos="5831"/>
        </w:tabs>
        <w:bidi/>
        <w:spacing w:after="0" w:line="240" w:lineRule="auto"/>
        <w:jc w:val="right"/>
        <w:rPr>
          <w:rFonts w:ascii="Times New Roman" w:eastAsia="Calibri" w:hAnsi="Times New Roman" w:cs="B Lotus"/>
          <w:sz w:val="18"/>
          <w:szCs w:val="18"/>
        </w:rPr>
      </w:pPr>
      <w:r w:rsidRPr="008F2EDA">
        <w:rPr>
          <w:rFonts w:ascii="Calibri" w:eastAsia="Calibri" w:hAnsi="Calibri" w:cs="B Lotus"/>
          <w:sz w:val="18"/>
          <w:szCs w:val="18"/>
        </w:rPr>
        <w:t xml:space="preserve">                                   </w:t>
      </w:r>
      <w:r w:rsidRPr="008F2EDA">
        <w:rPr>
          <w:rFonts w:ascii="Times New Roman" w:eastAsia="Calibri" w:hAnsi="Times New Roman" w:cs="B Lotus"/>
          <w:sz w:val="18"/>
          <w:szCs w:val="18"/>
        </w:rPr>
        <w:t xml:space="preserve">    Email: </w:t>
      </w:r>
    </w:p>
    <w:p w14:paraId="31B73104" w14:textId="77777777" w:rsidR="008F2EDA" w:rsidRPr="008F2EDA" w:rsidRDefault="008F2EDA" w:rsidP="008F2EDA">
      <w:pPr>
        <w:tabs>
          <w:tab w:val="left" w:pos="5831"/>
        </w:tabs>
        <w:bidi/>
        <w:spacing w:after="0" w:line="240" w:lineRule="auto"/>
        <w:jc w:val="right"/>
        <w:rPr>
          <w:rFonts w:ascii="Calibri" w:eastAsia="Calibri" w:hAnsi="Calibri" w:cs="B Lotus"/>
          <w:sz w:val="18"/>
          <w:szCs w:val="18"/>
        </w:rPr>
      </w:pPr>
      <w:r w:rsidRPr="008F2EDA">
        <w:rPr>
          <w:rFonts w:ascii="Calibri" w:eastAsia="Calibri" w:hAnsi="Calibri" w:cs="B Lotus" w:hint="cs"/>
          <w:sz w:val="18"/>
          <w:szCs w:val="18"/>
          <w:rtl/>
        </w:rPr>
        <w:t xml:space="preserve">  </w:t>
      </w:r>
      <w:r w:rsidRPr="008F2EDA">
        <w:rPr>
          <w:rFonts w:ascii="Calibri" w:eastAsia="Calibri" w:hAnsi="Calibri" w:cs="B Lotus"/>
          <w:sz w:val="18"/>
          <w:szCs w:val="18"/>
        </w:rPr>
        <w:t xml:space="preserve">                                    </w:t>
      </w:r>
      <w:r w:rsidRPr="008F2EDA">
        <w:rPr>
          <w:rFonts w:ascii="Calibri" w:eastAsia="Calibri" w:hAnsi="Calibri" w:cs="B Lotus" w:hint="cs"/>
          <w:sz w:val="18"/>
          <w:szCs w:val="18"/>
          <w:rtl/>
        </w:rPr>
        <w:t xml:space="preserve">     </w:t>
      </w:r>
    </w:p>
    <w:tbl>
      <w:tblPr>
        <w:tblStyle w:val="TableGrid3"/>
        <w:bidiVisual/>
        <w:tblW w:w="0" w:type="auto"/>
        <w:tblBorders>
          <w:insideH w:val="none" w:sz="0" w:space="0" w:color="auto"/>
          <w:insideV w:val="none" w:sz="0" w:space="0" w:color="auto"/>
        </w:tblBorders>
        <w:tblLook w:val="04A0" w:firstRow="1" w:lastRow="0" w:firstColumn="1" w:lastColumn="0" w:noHBand="0" w:noVBand="1"/>
      </w:tblPr>
      <w:tblGrid>
        <w:gridCol w:w="3110"/>
        <w:gridCol w:w="3055"/>
        <w:gridCol w:w="3080"/>
      </w:tblGrid>
      <w:tr w:rsidR="008F2EDA" w:rsidRPr="008F2EDA" w14:paraId="00052876" w14:textId="77777777" w:rsidTr="008F2EDA">
        <w:tc>
          <w:tcPr>
            <w:tcW w:w="3485" w:type="dxa"/>
            <w:shd w:val="clear" w:color="auto" w:fill="F2F2F2"/>
          </w:tcPr>
          <w:p w14:paraId="5BE02FCE" w14:textId="77777777" w:rsidR="008F2EDA" w:rsidRPr="008F2EDA" w:rsidRDefault="008F2EDA" w:rsidP="008F2EDA">
            <w:pPr>
              <w:tabs>
                <w:tab w:val="left" w:pos="5831"/>
              </w:tabs>
              <w:bidi/>
              <w:rPr>
                <w:rFonts w:ascii="Calibri" w:eastAsia="Calibri" w:hAnsi="Calibri" w:cs="B Lotus"/>
                <w:rtl/>
                <w:lang w:bidi="fa-IR"/>
              </w:rPr>
            </w:pPr>
            <w:r w:rsidRPr="008F2EDA">
              <w:rPr>
                <w:rFonts w:ascii="Calibri" w:eastAsia="Calibri" w:hAnsi="Calibri" w:cs="B Lotus" w:hint="cs"/>
                <w:rtl/>
                <w:lang w:bidi="fa-IR"/>
              </w:rPr>
              <w:t>مشخصات بخش اول</w:t>
            </w:r>
            <w:del w:id="21450" w:author="Mehrnazi Boojari" w:date="2019-01-07T10:35:00Z">
              <w:r w:rsidRPr="008F2EDA" w:rsidDel="006C73A5">
                <w:rPr>
                  <w:rFonts w:ascii="Calibri" w:eastAsia="Calibri" w:hAnsi="Calibri" w:cs="B Lotus" w:hint="cs"/>
                  <w:rtl/>
                  <w:lang w:bidi="fa-IR"/>
                </w:rPr>
                <w:delText xml:space="preserve"> : </w:delText>
              </w:r>
            </w:del>
            <w:ins w:id="21451" w:author="Mehrnazi Boojari" w:date="2019-01-07T10:35:00Z">
              <w:r w:rsidR="006C73A5">
                <w:rPr>
                  <w:rFonts w:ascii="Calibri" w:eastAsia="Calibri" w:hAnsi="Calibri" w:cs="B Lotus" w:hint="cs"/>
                  <w:rtl/>
                  <w:lang w:bidi="fa-IR"/>
                </w:rPr>
                <w:t xml:space="preserve">: </w:t>
              </w:r>
            </w:ins>
            <w:r w:rsidRPr="008F2EDA">
              <w:rPr>
                <w:rFonts w:ascii="Calibri" w:eastAsia="Calibri" w:hAnsi="Calibri" w:cs="B Lotus" w:hint="cs"/>
                <w:rtl/>
                <w:lang w:bidi="fa-IR"/>
              </w:rPr>
              <w:t xml:space="preserve"> (اختیاری)</w:t>
            </w:r>
            <w:del w:id="21452" w:author="Mehrnazi Boojari" w:date="2019-01-08T01:32:00Z">
              <w:r w:rsidRPr="008F2EDA" w:rsidDel="00952B49">
                <w:rPr>
                  <w:rFonts w:ascii="Calibri" w:eastAsia="Calibri" w:hAnsi="Calibri" w:cs="B Lotus" w:hint="cs"/>
                  <w:rtl/>
                  <w:lang w:bidi="fa-IR"/>
                </w:rPr>
                <w:delText xml:space="preserve"> :</w:delText>
              </w:r>
            </w:del>
            <w:ins w:id="21453" w:author="Mehrnazi Boojari" w:date="2019-01-08T01:32:00Z">
              <w:r w:rsidR="00952B49">
                <w:rPr>
                  <w:rFonts w:ascii="Calibri" w:eastAsia="Calibri" w:hAnsi="Calibri" w:cs="B Lotus" w:hint="cs"/>
                  <w:rtl/>
                  <w:lang w:bidi="fa-IR"/>
                </w:rPr>
                <w:t>:</w:t>
              </w:r>
            </w:ins>
          </w:p>
        </w:tc>
        <w:tc>
          <w:tcPr>
            <w:tcW w:w="3486" w:type="dxa"/>
            <w:shd w:val="clear" w:color="auto" w:fill="F2F2F2"/>
          </w:tcPr>
          <w:p w14:paraId="4296EB5F" w14:textId="77777777" w:rsidR="008F2EDA" w:rsidRPr="008F2EDA" w:rsidRDefault="008F2EDA" w:rsidP="008F2EDA">
            <w:pPr>
              <w:tabs>
                <w:tab w:val="left" w:pos="5831"/>
              </w:tabs>
              <w:bidi/>
              <w:rPr>
                <w:rFonts w:ascii="Calibri" w:eastAsia="Calibri" w:hAnsi="Calibri" w:cs="B Lotus"/>
                <w:rtl/>
              </w:rPr>
            </w:pPr>
          </w:p>
        </w:tc>
        <w:tc>
          <w:tcPr>
            <w:tcW w:w="3486" w:type="dxa"/>
            <w:shd w:val="clear" w:color="auto" w:fill="F2F2F2"/>
          </w:tcPr>
          <w:p w14:paraId="32D066D1" w14:textId="77777777" w:rsidR="008F2EDA" w:rsidRPr="008F2EDA" w:rsidRDefault="008F2EDA" w:rsidP="008F2EDA">
            <w:pPr>
              <w:tabs>
                <w:tab w:val="left" w:pos="5831"/>
              </w:tabs>
              <w:bidi/>
              <w:rPr>
                <w:rFonts w:ascii="Calibri" w:eastAsia="Calibri" w:hAnsi="Calibri" w:cs="B Lotus"/>
                <w:rtl/>
              </w:rPr>
            </w:pPr>
          </w:p>
        </w:tc>
      </w:tr>
      <w:tr w:rsidR="008F2EDA" w:rsidRPr="008F2EDA" w14:paraId="4047C58D" w14:textId="77777777" w:rsidTr="0033312E">
        <w:tc>
          <w:tcPr>
            <w:tcW w:w="3485" w:type="dxa"/>
          </w:tcPr>
          <w:p w14:paraId="60EDE3BF" w14:textId="77777777" w:rsidR="008F2EDA" w:rsidRPr="008F2EDA" w:rsidRDefault="008F2EDA" w:rsidP="004A5829">
            <w:pPr>
              <w:tabs>
                <w:tab w:val="left" w:pos="5831"/>
              </w:tabs>
              <w:bidi/>
              <w:rPr>
                <w:rFonts w:ascii="Calibri" w:eastAsia="Calibri" w:hAnsi="Calibri" w:cs="B Lotus"/>
                <w:rtl/>
              </w:rPr>
            </w:pPr>
            <w:r w:rsidRPr="008F2EDA">
              <w:rPr>
                <w:rFonts w:ascii="Calibri" w:eastAsia="Calibri" w:hAnsi="Calibri" w:cs="B Lotus" w:hint="cs"/>
                <w:rtl/>
              </w:rPr>
              <w:t>نام و نام</w:t>
            </w:r>
            <w:ins w:id="21454" w:author="Mehrnazi Boojari" w:date="2019-01-15T23:43:00Z">
              <w:r w:rsidR="004A5829">
                <w:rPr>
                  <w:rFonts w:ascii="Calibri" w:eastAsia="Calibri" w:hAnsi="Calibri" w:cs="B Nazanin" w:hint="cs"/>
                  <w:rtl/>
                </w:rPr>
                <w:t>‌</w:t>
              </w:r>
            </w:ins>
            <w:del w:id="21455" w:author="Mehrnazi Boojari" w:date="2019-01-15T23:43:00Z">
              <w:r w:rsidRPr="008F2EDA" w:rsidDel="004A5829">
                <w:rPr>
                  <w:rFonts w:ascii="Calibri" w:eastAsia="Calibri" w:hAnsi="Calibri" w:cs="B Lotus" w:hint="cs"/>
                  <w:rtl/>
                </w:rPr>
                <w:delText xml:space="preserve"> </w:delText>
              </w:r>
            </w:del>
            <w:r w:rsidRPr="008F2EDA">
              <w:rPr>
                <w:rFonts w:ascii="Calibri" w:eastAsia="Calibri" w:hAnsi="Calibri" w:cs="B Lotus" w:hint="cs"/>
                <w:rtl/>
              </w:rPr>
              <w:t>خانوادگی</w:t>
            </w:r>
            <w:del w:id="21456" w:author="Mehrnazi Boojari" w:date="2019-01-07T10:35:00Z">
              <w:r w:rsidRPr="008F2EDA" w:rsidDel="006C73A5">
                <w:rPr>
                  <w:rFonts w:ascii="Calibri" w:eastAsia="Calibri" w:hAnsi="Calibri" w:cs="B Lotus" w:hint="cs"/>
                  <w:rtl/>
                </w:rPr>
                <w:delText xml:space="preserve"> : </w:delText>
              </w:r>
            </w:del>
            <w:ins w:id="21457" w:author="Mehrnazi Boojari" w:date="2019-01-07T10:35:00Z">
              <w:r w:rsidR="006C73A5">
                <w:rPr>
                  <w:rFonts w:ascii="Calibri" w:eastAsia="Calibri" w:hAnsi="Calibri" w:cs="B Lotus" w:hint="cs"/>
                  <w:rtl/>
                </w:rPr>
                <w:t xml:space="preserve">: </w:t>
              </w:r>
            </w:ins>
          </w:p>
        </w:tc>
        <w:tc>
          <w:tcPr>
            <w:tcW w:w="3486" w:type="dxa"/>
          </w:tcPr>
          <w:p w14:paraId="21470F06" w14:textId="77777777" w:rsidR="008F2EDA" w:rsidRPr="008F2EDA" w:rsidRDefault="008F2EDA" w:rsidP="008F2EDA">
            <w:pPr>
              <w:tabs>
                <w:tab w:val="left" w:pos="5831"/>
              </w:tabs>
              <w:bidi/>
              <w:rPr>
                <w:rFonts w:ascii="Calibri" w:eastAsia="Calibri" w:hAnsi="Calibri" w:cs="B Lotus"/>
                <w:rtl/>
              </w:rPr>
            </w:pPr>
            <w:r w:rsidRPr="008F2EDA">
              <w:rPr>
                <w:rFonts w:ascii="Calibri" w:eastAsia="Calibri" w:hAnsi="Calibri" w:cs="B Lotus" w:hint="cs"/>
                <w:rtl/>
              </w:rPr>
              <w:t>تلفن</w:t>
            </w:r>
            <w:del w:id="21458" w:author="Mehrnazi Boojari" w:date="2019-01-07T10:35:00Z">
              <w:r w:rsidRPr="008F2EDA" w:rsidDel="006C73A5">
                <w:rPr>
                  <w:rFonts w:ascii="Calibri" w:eastAsia="Calibri" w:hAnsi="Calibri" w:cs="B Lotus" w:hint="cs"/>
                  <w:rtl/>
                </w:rPr>
                <w:delText xml:space="preserve"> : </w:delText>
              </w:r>
            </w:del>
            <w:ins w:id="21459" w:author="Mehrnazi Boojari" w:date="2019-01-07T10:35:00Z">
              <w:r w:rsidR="006C73A5">
                <w:rPr>
                  <w:rFonts w:ascii="Calibri" w:eastAsia="Calibri" w:hAnsi="Calibri" w:cs="B Lotus" w:hint="cs"/>
                  <w:rtl/>
                </w:rPr>
                <w:t xml:space="preserve">: </w:t>
              </w:r>
            </w:ins>
          </w:p>
        </w:tc>
        <w:tc>
          <w:tcPr>
            <w:tcW w:w="3486" w:type="dxa"/>
            <w:vAlign w:val="center"/>
          </w:tcPr>
          <w:p w14:paraId="3E182B74" w14:textId="77777777" w:rsidR="008F2EDA" w:rsidRPr="008F2EDA" w:rsidRDefault="008F2EDA">
            <w:pPr>
              <w:tabs>
                <w:tab w:val="left" w:pos="5831"/>
              </w:tabs>
              <w:jc w:val="right"/>
              <w:rPr>
                <w:rFonts w:ascii="Times New Roman" w:eastAsia="Calibri" w:hAnsi="Times New Roman" w:cs="B Lotus"/>
              </w:rPr>
              <w:pPrChange w:id="21460" w:author="Mehrnazi Boojari" w:date="2019-01-15T23:43:00Z">
                <w:pPr>
                  <w:tabs>
                    <w:tab w:val="left" w:pos="5831"/>
                  </w:tabs>
                  <w:bidi/>
                  <w:spacing w:after="160" w:line="259" w:lineRule="auto"/>
                  <w:jc w:val="right"/>
                </w:pPr>
              </w:pPrChange>
            </w:pPr>
            <w:r w:rsidRPr="008F2EDA">
              <w:rPr>
                <w:rFonts w:ascii="Times New Roman" w:eastAsia="Calibri" w:hAnsi="Times New Roman" w:cs="B Lotus"/>
                <w:sz w:val="20"/>
                <w:szCs w:val="20"/>
              </w:rPr>
              <w:t>Email</w:t>
            </w:r>
            <w:del w:id="21461" w:author="Mehrnazi Boojari" w:date="2019-01-07T10:35:00Z">
              <w:r w:rsidRPr="008F2EDA" w:rsidDel="006C73A5">
                <w:rPr>
                  <w:rFonts w:ascii="Times New Roman" w:eastAsia="Calibri" w:hAnsi="Times New Roman" w:cs="B Lotus"/>
                  <w:sz w:val="20"/>
                  <w:szCs w:val="20"/>
                </w:rPr>
                <w:delText xml:space="preserve"> : </w:delText>
              </w:r>
            </w:del>
            <w:ins w:id="21462" w:author="Mehrnazi Boojari" w:date="2019-01-15T23:43:00Z">
              <w:r w:rsidR="00684D8E">
                <w:rPr>
                  <w:rFonts w:ascii="Times New Roman" w:eastAsia="Calibri" w:hAnsi="Times New Roman" w:cs="B Lotus" w:hint="cs"/>
                  <w:sz w:val="20"/>
                  <w:szCs w:val="20"/>
                  <w:rtl/>
                </w:rPr>
                <w:t>:</w:t>
              </w:r>
            </w:ins>
          </w:p>
        </w:tc>
      </w:tr>
    </w:tbl>
    <w:p w14:paraId="1C7285D8" w14:textId="77777777" w:rsidR="008F2EDA" w:rsidRPr="008F2EDA" w:rsidRDefault="008F2EDA" w:rsidP="008F2EDA">
      <w:pPr>
        <w:tabs>
          <w:tab w:val="left" w:pos="5831"/>
        </w:tabs>
        <w:bidi/>
        <w:rPr>
          <w:rFonts w:ascii="Calibri" w:eastAsia="Calibri" w:hAnsi="Calibri" w:cs="B Lotus"/>
        </w:rPr>
      </w:pPr>
    </w:p>
    <w:tbl>
      <w:tblPr>
        <w:tblStyle w:val="TableGrid3"/>
        <w:bidiVisual/>
        <w:tblW w:w="0" w:type="auto"/>
        <w:tblLook w:val="04A0" w:firstRow="1" w:lastRow="0" w:firstColumn="1" w:lastColumn="0" w:noHBand="0" w:noVBand="1"/>
      </w:tblPr>
      <w:tblGrid>
        <w:gridCol w:w="3695"/>
        <w:gridCol w:w="5550"/>
      </w:tblGrid>
      <w:tr w:rsidR="008F2EDA" w:rsidRPr="008F2EDA" w14:paraId="4C480083" w14:textId="77777777" w:rsidTr="008F2EDA">
        <w:tc>
          <w:tcPr>
            <w:tcW w:w="10457" w:type="dxa"/>
            <w:gridSpan w:val="2"/>
            <w:shd w:val="clear" w:color="auto" w:fill="F2F2F2"/>
          </w:tcPr>
          <w:p w14:paraId="70857E37" w14:textId="77777777" w:rsidR="008F2EDA" w:rsidRPr="008F2EDA" w:rsidRDefault="008F2EDA" w:rsidP="008F2EDA">
            <w:pPr>
              <w:tabs>
                <w:tab w:val="left" w:pos="5831"/>
              </w:tabs>
              <w:bidi/>
              <w:rPr>
                <w:rFonts w:ascii="Calibri" w:eastAsia="Calibri" w:hAnsi="Calibri" w:cs="B Lotus"/>
                <w:rtl/>
              </w:rPr>
            </w:pPr>
            <w:r w:rsidRPr="008F2EDA">
              <w:rPr>
                <w:rFonts w:ascii="Calibri" w:eastAsia="Calibri" w:hAnsi="Calibri" w:cs="B Lotus" w:hint="cs"/>
                <w:rtl/>
                <w:lang w:bidi="fa-IR"/>
              </w:rPr>
              <w:t>م</w:t>
            </w:r>
            <w:r w:rsidRPr="008F2EDA">
              <w:rPr>
                <w:rFonts w:ascii="Calibri" w:eastAsia="Calibri" w:hAnsi="Calibri" w:cs="B Lotus" w:hint="cs"/>
                <w:shd w:val="clear" w:color="auto" w:fill="F2F2F2"/>
                <w:rtl/>
                <w:lang w:bidi="fa-IR"/>
              </w:rPr>
              <w:t>شخصات بخش دوم</w:t>
            </w:r>
            <w:del w:id="21463" w:author="Mehrnazi Boojari" w:date="2019-01-08T01:32:00Z">
              <w:r w:rsidRPr="008F2EDA" w:rsidDel="00952B49">
                <w:rPr>
                  <w:rFonts w:ascii="Calibri" w:eastAsia="Calibri" w:hAnsi="Calibri" w:cs="B Lotus" w:hint="cs"/>
                  <w:shd w:val="clear" w:color="auto" w:fill="F2F2F2"/>
                  <w:rtl/>
                  <w:lang w:bidi="fa-IR"/>
                </w:rPr>
                <w:delText xml:space="preserve"> :</w:delText>
              </w:r>
            </w:del>
            <w:ins w:id="21464" w:author="Mehrnazi Boojari" w:date="2019-01-08T01:32:00Z">
              <w:r w:rsidR="00952B49">
                <w:rPr>
                  <w:rFonts w:ascii="Calibri" w:eastAsia="Calibri" w:hAnsi="Calibri" w:cs="B Lotus" w:hint="cs"/>
                  <w:shd w:val="clear" w:color="auto" w:fill="F2F2F2"/>
                  <w:rtl/>
                  <w:lang w:bidi="fa-IR"/>
                </w:rPr>
                <w:t>:</w:t>
              </w:r>
            </w:ins>
            <w:r w:rsidRPr="008F2EDA">
              <w:rPr>
                <w:rFonts w:ascii="Calibri" w:eastAsia="Calibri" w:hAnsi="Calibri" w:cs="B Lotus"/>
                <w:shd w:val="clear" w:color="auto" w:fill="F2F2F2"/>
                <w:rtl/>
                <w:lang w:bidi="fa-IR"/>
              </w:rPr>
              <w:tab/>
            </w:r>
          </w:p>
        </w:tc>
      </w:tr>
      <w:tr w:rsidR="008F2EDA" w:rsidRPr="008F2EDA" w14:paraId="541303E0" w14:textId="77777777" w:rsidTr="0033312E">
        <w:tc>
          <w:tcPr>
            <w:tcW w:w="10457" w:type="dxa"/>
            <w:gridSpan w:val="2"/>
          </w:tcPr>
          <w:p w14:paraId="0148773D" w14:textId="77777777" w:rsidR="008F2EDA" w:rsidRPr="008F2EDA" w:rsidRDefault="008F2EDA" w:rsidP="008F2EDA">
            <w:pPr>
              <w:tabs>
                <w:tab w:val="left" w:pos="5831"/>
              </w:tabs>
              <w:bidi/>
              <w:rPr>
                <w:rFonts w:ascii="Calibri" w:eastAsia="Calibri" w:hAnsi="Calibri" w:cs="B Lotus"/>
                <w:rtl/>
              </w:rPr>
            </w:pPr>
            <w:r w:rsidRPr="008F2EDA">
              <w:rPr>
                <w:rFonts w:ascii="Calibri" w:eastAsia="Calibri" w:hAnsi="Calibri" w:cs="B Lotus" w:hint="cs"/>
                <w:rtl/>
              </w:rPr>
              <w:t xml:space="preserve">میزان تحصیلات </w:t>
            </w:r>
            <w:del w:id="21465" w:author="Mehrnazi Boojari" w:date="2019-01-07T10:08:00Z">
              <w:r w:rsidRPr="008F2EDA" w:rsidDel="00A31D6F">
                <w:rPr>
                  <w:rFonts w:ascii="Calibri" w:eastAsia="Calibri" w:hAnsi="Calibri" w:cs="B Lotus" w:hint="cs"/>
                  <w:rtl/>
                </w:rPr>
                <w:delText xml:space="preserve">( </w:delText>
              </w:r>
            </w:del>
            <w:ins w:id="21466" w:author="Mehrnazi Boojari" w:date="2019-01-07T10:08:00Z">
              <w:r w:rsidR="00A31D6F">
                <w:rPr>
                  <w:rFonts w:ascii="Calibri" w:eastAsia="Calibri" w:hAnsi="Calibri" w:cs="B Lotus" w:hint="cs"/>
                  <w:rtl/>
                </w:rPr>
                <w:t>(</w:t>
              </w:r>
            </w:ins>
            <w:r w:rsidRPr="008F2EDA">
              <w:rPr>
                <w:rFonts w:ascii="Calibri" w:eastAsia="Calibri" w:hAnsi="Calibri" w:cs="B Lotus" w:hint="cs"/>
                <w:rtl/>
              </w:rPr>
              <w:t>مدرک</w:t>
            </w:r>
            <w:del w:id="21467" w:author="Mehrnazi Boojari" w:date="2019-01-07T09:47:00Z">
              <w:r w:rsidRPr="008F2EDA" w:rsidDel="006F7CCF">
                <w:rPr>
                  <w:rFonts w:ascii="Calibri" w:eastAsia="Calibri" w:hAnsi="Calibri" w:cs="B Lotus" w:hint="cs"/>
                  <w:rtl/>
                </w:rPr>
                <w:delText xml:space="preserve"> ،</w:delText>
              </w:r>
            </w:del>
            <w:ins w:id="21468" w:author="Mehrnazi Boojari" w:date="2019-01-07T09:47:00Z">
              <w:r w:rsidR="006F7CCF">
                <w:rPr>
                  <w:rFonts w:ascii="Calibri" w:eastAsia="Calibri" w:hAnsi="Calibri" w:cs="B Lotus" w:hint="cs"/>
                  <w:rtl/>
                </w:rPr>
                <w:t>،</w:t>
              </w:r>
            </w:ins>
            <w:r w:rsidRPr="008F2EDA">
              <w:rPr>
                <w:rFonts w:ascii="Calibri" w:eastAsia="Calibri" w:hAnsi="Calibri" w:cs="B Lotus" w:hint="cs"/>
                <w:rtl/>
              </w:rPr>
              <w:t xml:space="preserve"> رشته</w:t>
            </w:r>
            <w:del w:id="21469" w:author="Mehrnazi Boojari" w:date="2019-01-07T09:47:00Z">
              <w:r w:rsidRPr="008F2EDA" w:rsidDel="006F7CCF">
                <w:rPr>
                  <w:rFonts w:ascii="Calibri" w:eastAsia="Calibri" w:hAnsi="Calibri" w:cs="B Lotus" w:hint="cs"/>
                  <w:rtl/>
                </w:rPr>
                <w:delText xml:space="preserve"> ،</w:delText>
              </w:r>
            </w:del>
            <w:ins w:id="21470" w:author="Mehrnazi Boojari" w:date="2019-01-07T09:47:00Z">
              <w:r w:rsidR="006F7CCF">
                <w:rPr>
                  <w:rFonts w:ascii="Calibri" w:eastAsia="Calibri" w:hAnsi="Calibri" w:cs="B Lotus" w:hint="cs"/>
                  <w:rtl/>
                </w:rPr>
                <w:t>،</w:t>
              </w:r>
            </w:ins>
            <w:r w:rsidRPr="008F2EDA">
              <w:rPr>
                <w:rFonts w:ascii="Calibri" w:eastAsia="Calibri" w:hAnsi="Calibri" w:cs="B Lotus" w:hint="cs"/>
                <w:rtl/>
              </w:rPr>
              <w:t xml:space="preserve"> گرایش</w:t>
            </w:r>
            <w:del w:id="21471" w:author="Mehrnazi Boojari" w:date="2019-01-07T10:07:00Z">
              <w:r w:rsidRPr="008F2EDA" w:rsidDel="00A31D6F">
                <w:rPr>
                  <w:rFonts w:ascii="Calibri" w:eastAsia="Calibri" w:hAnsi="Calibri" w:cs="B Lotus" w:hint="cs"/>
                  <w:rtl/>
                </w:rPr>
                <w:delText xml:space="preserve"> )</w:delText>
              </w:r>
            </w:del>
            <w:ins w:id="21472" w:author="Mehrnazi Boojari" w:date="2019-01-07T10:07:00Z">
              <w:r w:rsidR="00A31D6F">
                <w:rPr>
                  <w:rFonts w:ascii="Calibri" w:eastAsia="Calibri" w:hAnsi="Calibri" w:cs="B Lotus" w:hint="cs"/>
                  <w:rtl/>
                </w:rPr>
                <w:t>)</w:t>
              </w:r>
            </w:ins>
            <w:del w:id="21473" w:author="Mehrnazi Boojari" w:date="2019-01-07T10:35:00Z">
              <w:r w:rsidRPr="008F2EDA" w:rsidDel="006C73A5">
                <w:rPr>
                  <w:rFonts w:ascii="Calibri" w:eastAsia="Calibri" w:hAnsi="Calibri" w:cs="B Lotus" w:hint="cs"/>
                  <w:rtl/>
                </w:rPr>
                <w:delText xml:space="preserve"> : </w:delText>
              </w:r>
            </w:del>
            <w:ins w:id="21474" w:author="Mehrnazi Boojari" w:date="2019-01-07T10:35:00Z">
              <w:r w:rsidR="006C73A5">
                <w:rPr>
                  <w:rFonts w:ascii="Calibri" w:eastAsia="Calibri" w:hAnsi="Calibri" w:cs="B Lotus" w:hint="cs"/>
                  <w:rtl/>
                </w:rPr>
                <w:t xml:space="preserve">: </w:t>
              </w:r>
            </w:ins>
          </w:p>
        </w:tc>
      </w:tr>
      <w:tr w:rsidR="008F2EDA" w:rsidRPr="008F2EDA" w14:paraId="59730520" w14:textId="77777777" w:rsidTr="0033312E">
        <w:tc>
          <w:tcPr>
            <w:tcW w:w="4076" w:type="dxa"/>
          </w:tcPr>
          <w:p w14:paraId="7888825D" w14:textId="77777777" w:rsidR="008F2EDA" w:rsidRPr="008F2EDA" w:rsidRDefault="008F2EDA" w:rsidP="008F2EDA">
            <w:pPr>
              <w:tabs>
                <w:tab w:val="left" w:pos="5831"/>
              </w:tabs>
              <w:bidi/>
              <w:rPr>
                <w:rFonts w:ascii="Calibri" w:eastAsia="Calibri" w:hAnsi="Calibri" w:cs="B Lotus"/>
                <w:rtl/>
              </w:rPr>
            </w:pPr>
            <w:r w:rsidRPr="008F2EDA">
              <w:rPr>
                <w:rFonts w:ascii="Calibri" w:eastAsia="Calibri" w:hAnsi="Calibri" w:cs="B Lotus" w:hint="cs"/>
                <w:rtl/>
              </w:rPr>
              <w:t>استان محل کار</w:t>
            </w:r>
            <w:del w:id="21475" w:author="Mehrnazi Boojari" w:date="2019-01-07T10:35:00Z">
              <w:r w:rsidRPr="008F2EDA" w:rsidDel="006C73A5">
                <w:rPr>
                  <w:rFonts w:ascii="Calibri" w:eastAsia="Calibri" w:hAnsi="Calibri" w:cs="B Lotus" w:hint="cs"/>
                  <w:rtl/>
                </w:rPr>
                <w:delText xml:space="preserve"> : </w:delText>
              </w:r>
            </w:del>
            <w:ins w:id="21476" w:author="Mehrnazi Boojari" w:date="2019-01-07T10:35:00Z">
              <w:r w:rsidR="006C73A5">
                <w:rPr>
                  <w:rFonts w:ascii="Calibri" w:eastAsia="Calibri" w:hAnsi="Calibri" w:cs="B Lotus" w:hint="cs"/>
                  <w:rtl/>
                </w:rPr>
                <w:t xml:space="preserve">: </w:t>
              </w:r>
            </w:ins>
          </w:p>
        </w:tc>
        <w:tc>
          <w:tcPr>
            <w:tcW w:w="6381" w:type="dxa"/>
          </w:tcPr>
          <w:p w14:paraId="27FE14DC" w14:textId="77777777" w:rsidR="008F2EDA" w:rsidRPr="008F2EDA" w:rsidRDefault="008F2EDA" w:rsidP="008F2EDA">
            <w:pPr>
              <w:tabs>
                <w:tab w:val="left" w:pos="5831"/>
              </w:tabs>
              <w:bidi/>
              <w:rPr>
                <w:rFonts w:ascii="Calibri" w:eastAsia="Calibri" w:hAnsi="Calibri" w:cs="B Lotus"/>
                <w:rtl/>
              </w:rPr>
            </w:pPr>
            <w:r w:rsidRPr="008F2EDA">
              <w:rPr>
                <w:rFonts w:ascii="Calibri" w:eastAsia="Calibri" w:hAnsi="Calibri" w:cs="B Lotus" w:hint="cs"/>
                <w:rtl/>
              </w:rPr>
              <w:t>دهستان:</w:t>
            </w:r>
          </w:p>
        </w:tc>
      </w:tr>
    </w:tbl>
    <w:p w14:paraId="2C988839" w14:textId="77777777" w:rsidR="008F2EDA" w:rsidRPr="008F2EDA" w:rsidRDefault="008F2EDA" w:rsidP="008F2EDA">
      <w:pPr>
        <w:tabs>
          <w:tab w:val="left" w:pos="5831"/>
        </w:tabs>
        <w:bidi/>
        <w:spacing w:after="0"/>
        <w:jc w:val="both"/>
        <w:rPr>
          <w:rFonts w:ascii="Calibri" w:eastAsia="Calibri" w:hAnsi="Calibri" w:cs="B Lotus"/>
          <w:sz w:val="16"/>
          <w:szCs w:val="16"/>
        </w:rPr>
      </w:pPr>
      <w:r w:rsidRPr="008F2EDA">
        <w:rPr>
          <w:rFonts w:ascii="Calibri" w:eastAsia="Calibri" w:hAnsi="Calibri" w:cs="B Lotus" w:hint="cs"/>
          <w:sz w:val="16"/>
          <w:szCs w:val="16"/>
          <w:rtl/>
        </w:rPr>
        <w:t xml:space="preserve">  </w:t>
      </w:r>
    </w:p>
    <w:p w14:paraId="72AEC640" w14:textId="77777777" w:rsidR="008F2EDA" w:rsidRPr="008F2EDA" w:rsidRDefault="008F2EDA" w:rsidP="008F2EDA">
      <w:pPr>
        <w:tabs>
          <w:tab w:val="left" w:pos="5831"/>
        </w:tabs>
        <w:bidi/>
        <w:spacing w:after="0"/>
        <w:jc w:val="both"/>
        <w:rPr>
          <w:rFonts w:ascii="Calibri" w:eastAsia="Calibri" w:hAnsi="Calibri" w:cs="B Lotus"/>
          <w:sz w:val="16"/>
          <w:szCs w:val="16"/>
          <w:rtl/>
        </w:rPr>
      </w:pPr>
    </w:p>
    <w:p w14:paraId="35F87365" w14:textId="77777777" w:rsidR="008F2EDA" w:rsidRPr="008F2EDA" w:rsidRDefault="008F2EDA" w:rsidP="008F2EDA">
      <w:pPr>
        <w:tabs>
          <w:tab w:val="left" w:pos="5831"/>
        </w:tabs>
        <w:bidi/>
        <w:spacing w:after="0"/>
        <w:jc w:val="both"/>
        <w:rPr>
          <w:rFonts w:ascii="B Lotus" w:eastAsia="Calibri" w:hAnsi="B Lotus" w:cs="B Lotus"/>
          <w:b/>
          <w:bCs/>
          <w:sz w:val="24"/>
          <w:szCs w:val="24"/>
          <w:rtl/>
        </w:rPr>
      </w:pPr>
      <w:r w:rsidRPr="008F2EDA">
        <w:rPr>
          <w:rFonts w:ascii="B Lotus" w:eastAsia="Calibri" w:hAnsi="B Lotus" w:cs="B Lotus" w:hint="cs"/>
          <w:b/>
          <w:bCs/>
          <w:sz w:val="24"/>
          <w:szCs w:val="24"/>
          <w:rtl/>
        </w:rPr>
        <w:t>توضیحات</w:t>
      </w:r>
      <w:del w:id="21477" w:author="Mehrnazi Boojari" w:date="2019-01-08T01:32:00Z">
        <w:r w:rsidRPr="008F2EDA" w:rsidDel="00952B49">
          <w:rPr>
            <w:rFonts w:ascii="B Lotus" w:eastAsia="Calibri" w:hAnsi="B Lotus" w:cs="B Lotus" w:hint="cs"/>
            <w:b/>
            <w:bCs/>
            <w:sz w:val="24"/>
            <w:szCs w:val="24"/>
            <w:rtl/>
          </w:rPr>
          <w:delText xml:space="preserve"> :</w:delText>
        </w:r>
      </w:del>
      <w:ins w:id="21478" w:author="Mehrnazi Boojari" w:date="2019-01-08T01:32:00Z">
        <w:r w:rsidR="00952B49">
          <w:rPr>
            <w:rFonts w:ascii="B Lotus" w:eastAsia="Calibri" w:hAnsi="B Lotus" w:cs="B Lotus" w:hint="cs"/>
            <w:b/>
            <w:bCs/>
            <w:sz w:val="24"/>
            <w:szCs w:val="24"/>
            <w:rtl/>
          </w:rPr>
          <w:t>:</w:t>
        </w:r>
      </w:ins>
    </w:p>
    <w:p w14:paraId="176FC422" w14:textId="77777777" w:rsidR="008F2EDA" w:rsidRPr="008F2EDA" w:rsidRDefault="008F2EDA" w:rsidP="00684D8E">
      <w:pPr>
        <w:tabs>
          <w:tab w:val="left" w:pos="5831"/>
        </w:tabs>
        <w:bidi/>
        <w:spacing w:after="0"/>
        <w:jc w:val="both"/>
        <w:rPr>
          <w:rFonts w:ascii="B Lotus" w:eastAsia="Calibri" w:hAnsi="B Lotus" w:cs="B Lotus"/>
          <w:sz w:val="24"/>
          <w:szCs w:val="24"/>
          <w:rtl/>
        </w:rPr>
      </w:pPr>
      <w:r w:rsidRPr="008F2EDA">
        <w:rPr>
          <w:rFonts w:ascii="B Lotus" w:eastAsia="Calibri" w:hAnsi="B Lotus" w:cs="B Lotus" w:hint="cs"/>
          <w:sz w:val="24"/>
          <w:szCs w:val="24"/>
          <w:rtl/>
        </w:rPr>
        <w:t>1- پاسخ</w:t>
      </w:r>
      <w:ins w:id="21479" w:author="Mehrnazi Boojari" w:date="2019-01-15T23:44:00Z">
        <w:r w:rsidR="00684D8E">
          <w:rPr>
            <w:rFonts w:ascii="B Lotus" w:eastAsia="Calibri" w:hAnsi="B Lotus" w:cs="B Nazanin" w:hint="cs"/>
            <w:sz w:val="24"/>
            <w:szCs w:val="24"/>
            <w:rtl/>
          </w:rPr>
          <w:t>‌</w:t>
        </w:r>
      </w:ins>
      <w:del w:id="21480" w:author="Mehrnazi Boojari" w:date="2019-01-15T23:44:00Z">
        <w:r w:rsidRPr="008F2EDA" w:rsidDel="00684D8E">
          <w:rPr>
            <w:rFonts w:ascii="B Lotus" w:eastAsia="Calibri" w:hAnsi="B Lotus" w:cs="B Lotus" w:hint="cs"/>
            <w:sz w:val="24"/>
            <w:szCs w:val="24"/>
            <w:rtl/>
          </w:rPr>
          <w:delText xml:space="preserve"> </w:delText>
        </w:r>
      </w:del>
      <w:r w:rsidRPr="008F2EDA">
        <w:rPr>
          <w:rFonts w:ascii="B Lotus" w:eastAsia="Calibri" w:hAnsi="B Lotus" w:cs="B Lotus" w:hint="cs"/>
          <w:sz w:val="24"/>
          <w:szCs w:val="24"/>
          <w:rtl/>
        </w:rPr>
        <w:t>دادن به هر یک از پرسش</w:t>
      </w:r>
      <w:del w:id="21481" w:author="Mehrnazi Boojari" w:date="2019-01-07T09:45:00Z">
        <w:r w:rsidRPr="008F2EDA" w:rsidDel="006F7CCF">
          <w:rPr>
            <w:rFonts w:ascii="B Lotus" w:eastAsia="Calibri" w:hAnsi="B Lotus" w:cs="B Lotus" w:hint="cs"/>
            <w:sz w:val="24"/>
            <w:szCs w:val="24"/>
            <w:rtl/>
          </w:rPr>
          <w:delText xml:space="preserve"> ها </w:delText>
        </w:r>
      </w:del>
      <w:ins w:id="21482" w:author="Mehrnazi Boojari" w:date="2019-01-07T09:45:00Z">
        <w:r w:rsidR="006F7CCF">
          <w:rPr>
            <w:rFonts w:ascii="B Lotus" w:eastAsia="Calibri" w:hAnsi="B Lotus" w:cs="B Lotus" w:hint="cs"/>
            <w:sz w:val="24"/>
            <w:szCs w:val="24"/>
            <w:rtl/>
          </w:rPr>
          <w:t>‌ها</w:t>
        </w:r>
      </w:ins>
      <w:del w:id="21483" w:author="Mehrnazi Boojari" w:date="2019-01-08T01:32:00Z">
        <w:r w:rsidRPr="008F2EDA" w:rsidDel="00952B49">
          <w:rPr>
            <w:rFonts w:ascii="B Lotus" w:eastAsia="Calibri" w:hAnsi="B Lotus" w:cs="B Lotus" w:hint="cs"/>
            <w:sz w:val="24"/>
            <w:szCs w:val="24"/>
            <w:rtl/>
          </w:rPr>
          <w:delText>:</w:delText>
        </w:r>
      </w:del>
      <w:ins w:id="21484" w:author="Mehrnazi Boojari" w:date="2019-01-08T01:32:00Z">
        <w:r w:rsidR="00952B49">
          <w:rPr>
            <w:rFonts w:ascii="B Lotus" w:eastAsia="Calibri" w:hAnsi="B Lotus" w:cs="B Lotus" w:hint="cs"/>
            <w:sz w:val="24"/>
            <w:szCs w:val="24"/>
            <w:rtl/>
          </w:rPr>
          <w:t>:</w:t>
        </w:r>
      </w:ins>
    </w:p>
    <w:p w14:paraId="35C4090B" w14:textId="77777777" w:rsidR="008F2EDA" w:rsidRPr="008F2EDA" w:rsidRDefault="008F2EDA" w:rsidP="00DB081F">
      <w:pPr>
        <w:tabs>
          <w:tab w:val="left" w:pos="5831"/>
        </w:tabs>
        <w:bidi/>
        <w:spacing w:after="0"/>
        <w:jc w:val="both"/>
        <w:rPr>
          <w:rFonts w:ascii="B Lotus" w:eastAsia="Calibri" w:hAnsi="B Lotus" w:cs="B Lotus"/>
          <w:sz w:val="24"/>
          <w:szCs w:val="24"/>
          <w:rtl/>
        </w:rPr>
      </w:pPr>
      <w:r w:rsidRPr="008F2EDA">
        <w:rPr>
          <w:rFonts w:ascii="B Lotus" w:eastAsia="Calibri" w:hAnsi="B Lotus" w:cs="B Lotus" w:hint="cs"/>
          <w:sz w:val="24"/>
          <w:szCs w:val="24"/>
          <w:rtl/>
        </w:rPr>
        <w:lastRenderedPageBreak/>
        <w:t xml:space="preserve">  </w:t>
      </w:r>
      <w:r w:rsidRPr="008F2EDA">
        <w:rPr>
          <w:rFonts w:ascii="B Lotus" w:eastAsia="Calibri" w:hAnsi="B Lotus" w:cs="B Lotus" w:hint="cs"/>
          <w:rtl/>
        </w:rPr>
        <w:t>بخش اول چالش</w:t>
      </w:r>
      <w:del w:id="21485" w:author="Mehrnazi Boojari" w:date="2019-01-07T09:46:00Z">
        <w:r w:rsidRPr="008F2EDA" w:rsidDel="006F7CCF">
          <w:rPr>
            <w:rFonts w:ascii="B Lotus" w:eastAsia="Calibri" w:hAnsi="B Lotus" w:cs="B Lotus" w:hint="cs"/>
            <w:rtl/>
          </w:rPr>
          <w:delText xml:space="preserve"> های </w:delText>
        </w:r>
      </w:del>
      <w:ins w:id="21486" w:author="Mehrnazi Boojari" w:date="2019-01-07T09:46:00Z">
        <w:r w:rsidR="006F7CCF">
          <w:rPr>
            <w:rFonts w:ascii="B Lotus" w:eastAsia="Calibri" w:hAnsi="B Lotus" w:cs="B Lotus" w:hint="cs"/>
            <w:rtl/>
          </w:rPr>
          <w:t xml:space="preserve">‌های </w:t>
        </w:r>
      </w:ins>
      <w:r w:rsidRPr="008F2EDA">
        <w:rPr>
          <w:rFonts w:ascii="B Lotus" w:eastAsia="Calibri" w:hAnsi="B Lotus" w:cs="B Lotus" w:hint="cs"/>
          <w:rtl/>
        </w:rPr>
        <w:t xml:space="preserve">اصلی </w:t>
      </w:r>
      <w:r w:rsidR="005851CD" w:rsidRPr="005851CD">
        <w:rPr>
          <w:rFonts w:ascii="B Lotus" w:eastAsia="Calibri" w:hAnsi="B Lotus" w:cs="B Lotus" w:hint="cs"/>
          <w:rtl/>
        </w:rPr>
        <w:t>مسکن روستایی را</w:t>
      </w:r>
      <w:r w:rsidRPr="008F2EDA">
        <w:rPr>
          <w:rFonts w:ascii="B Lotus" w:eastAsia="Calibri" w:hAnsi="B Lotus" w:cs="B Lotus" w:hint="cs"/>
          <w:rtl/>
        </w:rPr>
        <w:t xml:space="preserve"> شامل</w:t>
      </w:r>
      <w:del w:id="21487" w:author="Mehrnazi Boojari" w:date="2019-01-07T09:49:00Z">
        <w:r w:rsidRPr="008F2EDA" w:rsidDel="006F7CCF">
          <w:rPr>
            <w:rFonts w:ascii="B Lotus" w:eastAsia="Calibri" w:hAnsi="B Lotus" w:cs="B Lotus" w:hint="cs"/>
            <w:rtl/>
          </w:rPr>
          <w:delText xml:space="preserve"> می </w:delText>
        </w:r>
      </w:del>
      <w:ins w:id="21488" w:author="Mehrnazi Boojari" w:date="2019-01-07T09:49:00Z">
        <w:r w:rsidR="006F7CCF">
          <w:rPr>
            <w:rFonts w:ascii="B Lotus" w:eastAsia="Calibri" w:hAnsi="B Lotus" w:cs="B Lotus" w:hint="cs"/>
            <w:rtl/>
          </w:rPr>
          <w:t xml:space="preserve"> می‌</w:t>
        </w:r>
      </w:ins>
      <w:r w:rsidRPr="008F2EDA">
        <w:rPr>
          <w:rFonts w:ascii="B Lotus" w:eastAsia="Calibri" w:hAnsi="B Lotus" w:cs="B Lotus" w:hint="cs"/>
          <w:rtl/>
        </w:rPr>
        <w:t>شود</w:t>
      </w:r>
      <w:r w:rsidR="005851CD" w:rsidRPr="005851CD">
        <w:rPr>
          <w:rFonts w:ascii="B Lotus" w:eastAsia="Calibri" w:hAnsi="B Lotus" w:cs="B Lotus" w:hint="cs"/>
          <w:rtl/>
        </w:rPr>
        <w:t xml:space="preserve"> و</w:t>
      </w:r>
      <w:r w:rsidRPr="008F2EDA">
        <w:rPr>
          <w:rFonts w:ascii="B Lotus" w:eastAsia="Calibri" w:hAnsi="B Lotus" w:cs="B Lotus" w:hint="cs"/>
          <w:rtl/>
        </w:rPr>
        <w:t xml:space="preserve"> بخش دوم عامل</w:t>
      </w:r>
      <w:del w:id="21489" w:author="Mehrnazi Boojari" w:date="2019-01-07T10:43:00Z">
        <w:r w:rsidRPr="008F2EDA" w:rsidDel="006A1F1D">
          <w:rPr>
            <w:rFonts w:ascii="B Lotus" w:eastAsia="Calibri" w:hAnsi="B Lotus" w:cs="B Lotus" w:hint="cs"/>
            <w:rtl/>
          </w:rPr>
          <w:delText xml:space="preserve"> هایی </w:delText>
        </w:r>
      </w:del>
      <w:ins w:id="21490" w:author="Mehrnazi Boojari" w:date="2019-01-07T10:43:00Z">
        <w:r w:rsidR="006A1F1D">
          <w:rPr>
            <w:rFonts w:ascii="B Lotus" w:eastAsia="Calibri" w:hAnsi="B Lotus" w:cs="B Lotus" w:hint="cs"/>
            <w:rtl/>
          </w:rPr>
          <w:t xml:space="preserve">‌هایی </w:t>
        </w:r>
      </w:ins>
      <w:r w:rsidRPr="008F2EDA">
        <w:rPr>
          <w:rFonts w:ascii="B Lotus" w:eastAsia="Calibri" w:hAnsi="B Lotus" w:cs="B Lotus" w:hint="cs"/>
          <w:rtl/>
        </w:rPr>
        <w:t xml:space="preserve">است که </w:t>
      </w:r>
      <w:del w:id="21491" w:author="Mehrnazi Boojari" w:date="2019-01-07T11:02:00Z">
        <w:r w:rsidRPr="008F2EDA" w:rsidDel="00DB081F">
          <w:rPr>
            <w:rFonts w:ascii="B Lotus" w:eastAsia="Calibri" w:hAnsi="B Lotus" w:cs="B Lotus" w:hint="cs"/>
            <w:rtl/>
          </w:rPr>
          <w:delText>باعث</w:delText>
        </w:r>
      </w:del>
      <w:ins w:id="21492" w:author="Mehrnazi Boojari" w:date="2019-01-07T11:02:00Z">
        <w:r w:rsidR="00DB081F">
          <w:rPr>
            <w:rFonts w:ascii="B Lotus" w:eastAsia="Calibri" w:hAnsi="B Lotus" w:cs="B Lotus" w:hint="cs"/>
            <w:rtl/>
          </w:rPr>
          <w:t>سبب</w:t>
        </w:r>
      </w:ins>
      <w:r w:rsidRPr="008F2EDA">
        <w:rPr>
          <w:rFonts w:ascii="B Lotus" w:eastAsia="Calibri" w:hAnsi="B Lotus" w:cs="B Lotus" w:hint="cs"/>
          <w:rtl/>
        </w:rPr>
        <w:t xml:space="preserve"> </w:t>
      </w:r>
      <w:del w:id="21493" w:author="Mehrnazi Boojari" w:date="2019-01-07T11:01:00Z">
        <w:r w:rsidRPr="008F2EDA" w:rsidDel="00DB081F">
          <w:rPr>
            <w:rFonts w:ascii="B Lotus" w:eastAsia="Calibri" w:hAnsi="B Lotus" w:cs="B Lotus" w:hint="cs"/>
            <w:rtl/>
          </w:rPr>
          <w:delText>بوجود</w:delText>
        </w:r>
      </w:del>
      <w:ins w:id="21494" w:author="Mehrnazi Boojari" w:date="2019-01-07T11:01:00Z">
        <w:r w:rsidR="00DB081F">
          <w:rPr>
            <w:rFonts w:ascii="B Lotus" w:eastAsia="Calibri" w:hAnsi="B Lotus" w:cs="B Lotus" w:hint="cs"/>
            <w:rtl/>
          </w:rPr>
          <w:t>به‌وجود</w:t>
        </w:r>
      </w:ins>
      <w:ins w:id="21495" w:author="Mehrnazi Boojari" w:date="2019-01-07T11:02:00Z">
        <w:r w:rsidR="00DB081F">
          <w:rPr>
            <w:rFonts w:ascii="B Lotus" w:eastAsia="Calibri" w:hAnsi="B Lotus" w:cs="B Nazanin" w:hint="cs"/>
            <w:rtl/>
          </w:rPr>
          <w:t>‌</w:t>
        </w:r>
      </w:ins>
      <w:del w:id="21496" w:author="Mehrnazi Boojari" w:date="2019-01-07T11:02:00Z">
        <w:r w:rsidRPr="008F2EDA" w:rsidDel="00DB081F">
          <w:rPr>
            <w:rFonts w:ascii="B Lotus" w:eastAsia="Calibri" w:hAnsi="B Lotus" w:cs="B Lotus" w:hint="cs"/>
            <w:rtl/>
          </w:rPr>
          <w:delText xml:space="preserve"> </w:delText>
        </w:r>
      </w:del>
      <w:r w:rsidRPr="008F2EDA">
        <w:rPr>
          <w:rFonts w:ascii="B Lotus" w:eastAsia="Calibri" w:hAnsi="B Lotus" w:cs="B Lotus" w:hint="cs"/>
          <w:rtl/>
        </w:rPr>
        <w:t>آمدن چالش اصلی در آن موضوع</w:t>
      </w:r>
      <w:del w:id="21497" w:author="Mehrnazi Boojari" w:date="2019-01-07T09:49:00Z">
        <w:r w:rsidRPr="008F2EDA" w:rsidDel="006F7CCF">
          <w:rPr>
            <w:rFonts w:ascii="B Lotus" w:eastAsia="Calibri" w:hAnsi="B Lotus" w:cs="B Lotus" w:hint="cs"/>
            <w:rtl/>
          </w:rPr>
          <w:delText xml:space="preserve"> می </w:delText>
        </w:r>
      </w:del>
      <w:ins w:id="21498" w:author="Mehrnazi Boojari" w:date="2019-01-07T09:49:00Z">
        <w:r w:rsidR="006F7CCF">
          <w:rPr>
            <w:rFonts w:ascii="B Lotus" w:eastAsia="Calibri" w:hAnsi="B Lotus" w:cs="B Lotus" w:hint="cs"/>
            <w:rtl/>
          </w:rPr>
          <w:t xml:space="preserve"> می‌</w:t>
        </w:r>
      </w:ins>
      <w:r w:rsidRPr="008F2EDA">
        <w:rPr>
          <w:rFonts w:ascii="B Lotus" w:eastAsia="Calibri" w:hAnsi="B Lotus" w:cs="B Lotus" w:hint="cs"/>
          <w:rtl/>
        </w:rPr>
        <w:t xml:space="preserve">شود که با استفاده از طیف </w:t>
      </w:r>
      <w:del w:id="21499" w:author="Mehrnazi Boojari" w:date="2019-01-07T11:00:00Z">
        <w:r w:rsidRPr="008F2EDA" w:rsidDel="00DB081F">
          <w:rPr>
            <w:rFonts w:ascii="B Lotus" w:eastAsia="Calibri" w:hAnsi="B Lotus" w:cs="B Lotus" w:hint="cs"/>
            <w:rtl/>
          </w:rPr>
          <w:delText xml:space="preserve">5 </w:delText>
        </w:r>
      </w:del>
      <w:ins w:id="21500" w:author="Mehrnazi Boojari" w:date="2019-01-07T11:00:00Z">
        <w:r w:rsidR="00DB081F">
          <w:rPr>
            <w:rFonts w:ascii="B Lotus" w:eastAsia="Calibri" w:hAnsi="B Lotus" w:cs="B Lotus" w:hint="cs"/>
            <w:rtl/>
          </w:rPr>
          <w:t>پنج</w:t>
        </w:r>
        <w:r w:rsidR="00DB081F">
          <w:rPr>
            <w:rFonts w:ascii="B Lotus" w:eastAsia="Calibri" w:hAnsi="B Lotus" w:cs="B Nazanin" w:hint="cs"/>
            <w:rtl/>
          </w:rPr>
          <w:t>‌</w:t>
        </w:r>
      </w:ins>
      <w:r w:rsidRPr="008F2EDA">
        <w:rPr>
          <w:rFonts w:ascii="B Lotus" w:eastAsia="Calibri" w:hAnsi="B Lotus" w:cs="B Lotus" w:hint="cs"/>
          <w:rtl/>
        </w:rPr>
        <w:t>گا</w:t>
      </w:r>
      <w:r w:rsidR="005851CD" w:rsidRPr="005851CD">
        <w:rPr>
          <w:rFonts w:ascii="B Lotus" w:eastAsia="Calibri" w:hAnsi="B Lotus" w:cs="B Lotus" w:hint="cs"/>
          <w:rtl/>
        </w:rPr>
        <w:t>نه درجه اهمیت آن</w:t>
      </w:r>
      <w:del w:id="21501" w:author="Mehrnazi Boojari" w:date="2019-01-07T09:45:00Z">
        <w:r w:rsidR="005851CD" w:rsidRPr="005851CD" w:rsidDel="006F7CCF">
          <w:rPr>
            <w:rFonts w:ascii="B Lotus" w:eastAsia="Calibri" w:hAnsi="B Lotus" w:cs="B Lotus" w:hint="cs"/>
            <w:rtl/>
          </w:rPr>
          <w:delText xml:space="preserve"> ها </w:delText>
        </w:r>
      </w:del>
      <w:ins w:id="21502" w:author="Mehrnazi Boojari" w:date="2019-01-07T09:45:00Z">
        <w:r w:rsidR="006F7CCF">
          <w:rPr>
            <w:rFonts w:ascii="B Lotus" w:eastAsia="Calibri" w:hAnsi="B Lotus" w:cs="B Lotus" w:hint="cs"/>
            <w:rtl/>
          </w:rPr>
          <w:t xml:space="preserve">‌ها </w:t>
        </w:r>
      </w:ins>
      <w:r w:rsidR="005851CD" w:rsidRPr="005851CD">
        <w:rPr>
          <w:rFonts w:ascii="B Lotus" w:eastAsia="Calibri" w:hAnsi="B Lotus" w:cs="B Lotus" w:hint="cs"/>
          <w:rtl/>
        </w:rPr>
        <w:t>مشخص</w:t>
      </w:r>
      <w:del w:id="21503" w:author="Mehrnazi Boojari" w:date="2019-01-07T09:49:00Z">
        <w:r w:rsidR="005851CD" w:rsidRPr="005851CD" w:rsidDel="006F7CCF">
          <w:rPr>
            <w:rFonts w:ascii="B Lotus" w:eastAsia="Calibri" w:hAnsi="B Lotus" w:cs="B Lotus" w:hint="cs"/>
            <w:rtl/>
          </w:rPr>
          <w:delText xml:space="preserve"> می </w:delText>
        </w:r>
      </w:del>
      <w:ins w:id="21504" w:author="Mehrnazi Boojari" w:date="2019-01-07T09:49:00Z">
        <w:r w:rsidR="006F7CCF">
          <w:rPr>
            <w:rFonts w:ascii="B Lotus" w:eastAsia="Calibri" w:hAnsi="B Lotus" w:cs="B Lotus" w:hint="cs"/>
            <w:rtl/>
          </w:rPr>
          <w:t xml:space="preserve"> می‌</w:t>
        </w:r>
      </w:ins>
      <w:r w:rsidR="005851CD" w:rsidRPr="005851CD">
        <w:rPr>
          <w:rFonts w:ascii="B Lotus" w:eastAsia="Calibri" w:hAnsi="B Lotus" w:cs="B Lotus" w:hint="cs"/>
          <w:rtl/>
        </w:rPr>
        <w:t>شود</w:t>
      </w:r>
      <w:r w:rsidRPr="008F2EDA">
        <w:rPr>
          <w:rFonts w:ascii="B Lotus" w:eastAsia="Calibri" w:hAnsi="B Lotus" w:cs="B Lotus" w:hint="cs"/>
          <w:rtl/>
        </w:rPr>
        <w:t>. لازم به ذکر است که ذیل هر یک از چالش</w:t>
      </w:r>
      <w:del w:id="21505" w:author="Mehrnazi Boojari" w:date="2019-01-07T09:45:00Z">
        <w:r w:rsidRPr="008F2EDA" w:rsidDel="006F7CCF">
          <w:rPr>
            <w:rFonts w:ascii="B Lotus" w:eastAsia="Calibri" w:hAnsi="B Lotus" w:cs="B Lotus" w:hint="cs"/>
            <w:rtl/>
          </w:rPr>
          <w:delText xml:space="preserve"> ها </w:delText>
        </w:r>
      </w:del>
      <w:ins w:id="21506" w:author="Mehrnazi Boojari" w:date="2019-01-07T09:45:00Z">
        <w:r w:rsidR="006F7CCF">
          <w:rPr>
            <w:rFonts w:ascii="B Lotus" w:eastAsia="Calibri" w:hAnsi="B Lotus" w:cs="B Lotus" w:hint="cs"/>
            <w:rtl/>
          </w:rPr>
          <w:t xml:space="preserve">‌ها </w:t>
        </w:r>
      </w:ins>
      <w:r w:rsidRPr="008F2EDA">
        <w:rPr>
          <w:rFonts w:ascii="B Lotus" w:eastAsia="Calibri" w:hAnsi="B Lotus" w:cs="B Lotus" w:hint="cs"/>
          <w:rtl/>
        </w:rPr>
        <w:t>و عوامل جای خالی برای استفاده بهینه از نظرات شما تعبیه شده است</w:t>
      </w:r>
      <w:del w:id="21507" w:author="Mehrnazi Boojari" w:date="2019-01-07T09:53:00Z">
        <w:r w:rsidRPr="008F2EDA" w:rsidDel="006F7CCF">
          <w:rPr>
            <w:rFonts w:ascii="B Lotus" w:eastAsia="Calibri" w:hAnsi="B Lotus" w:cs="B Lotus" w:hint="cs"/>
            <w:rtl/>
          </w:rPr>
          <w:delText xml:space="preserve"> . </w:delText>
        </w:r>
      </w:del>
      <w:ins w:id="21508" w:author="Mehrnazi Boojari" w:date="2019-01-07T09:53:00Z">
        <w:r w:rsidR="006F7CCF">
          <w:rPr>
            <w:rFonts w:ascii="B Lotus" w:eastAsia="Calibri" w:hAnsi="B Lotus" w:cs="B Lotus" w:hint="cs"/>
            <w:rtl/>
          </w:rPr>
          <w:t xml:space="preserve">. </w:t>
        </w:r>
      </w:ins>
    </w:p>
    <w:p w14:paraId="3C9BC9C8" w14:textId="77777777" w:rsidR="008F2EDA" w:rsidRDefault="008F2EDA" w:rsidP="008F2EDA">
      <w:pPr>
        <w:tabs>
          <w:tab w:val="left" w:pos="5831"/>
        </w:tabs>
        <w:bidi/>
        <w:spacing w:after="0"/>
        <w:jc w:val="both"/>
        <w:rPr>
          <w:ins w:id="21509" w:author="Mehrnazi Boojari" w:date="2019-01-20T03:01:00Z"/>
          <w:rFonts w:ascii="B Lotus" w:eastAsia="Calibri" w:hAnsi="B Lotus" w:cs="B Lotus"/>
          <w:sz w:val="24"/>
          <w:szCs w:val="24"/>
          <w:rtl/>
        </w:rPr>
      </w:pPr>
      <w:r w:rsidRPr="008F2EDA">
        <w:rPr>
          <w:rFonts w:ascii="B Lotus" w:eastAsia="Calibri" w:hAnsi="B Lotus" w:cs="B Lotus" w:hint="cs"/>
          <w:sz w:val="24"/>
          <w:szCs w:val="24"/>
          <w:rtl/>
        </w:rPr>
        <w:t>2- تکمیل جداول مقایسه</w:t>
      </w:r>
      <w:ins w:id="21510" w:author="Mehrnazi Boojari" w:date="2019-01-07T11:02:00Z">
        <w:r w:rsidR="00DB081F">
          <w:rPr>
            <w:rFonts w:ascii="B Lotus" w:eastAsia="Calibri" w:hAnsi="B Lotus" w:cs="B Nazanin" w:hint="cs"/>
            <w:sz w:val="24"/>
            <w:szCs w:val="24"/>
            <w:rtl/>
          </w:rPr>
          <w:t>‌</w:t>
        </w:r>
      </w:ins>
      <w:del w:id="21511" w:author="Mehrnazi Boojari" w:date="2019-01-07T10:41:00Z">
        <w:r w:rsidRPr="008F2EDA" w:rsidDel="006A1F1D">
          <w:rPr>
            <w:rFonts w:ascii="B Lotus" w:eastAsia="Calibri" w:hAnsi="B Lotus" w:cs="B Lotus" w:hint="cs"/>
            <w:sz w:val="24"/>
            <w:szCs w:val="24"/>
            <w:rtl/>
          </w:rPr>
          <w:delText xml:space="preserve"> ای </w:delText>
        </w:r>
      </w:del>
      <w:ins w:id="21512" w:author="Mehrnazi Boojari" w:date="2019-01-07T10:41:00Z">
        <w:r w:rsidR="006A1F1D">
          <w:rPr>
            <w:rFonts w:ascii="B Lotus" w:eastAsia="Calibri" w:hAnsi="B Lotus" w:cs="B Lotus" w:hint="cs"/>
            <w:sz w:val="24"/>
            <w:szCs w:val="24"/>
            <w:rtl/>
          </w:rPr>
          <w:t>‌ای</w:t>
        </w:r>
      </w:ins>
      <w:del w:id="21513" w:author="Mehrnazi Boojari" w:date="2019-01-08T01:32:00Z">
        <w:r w:rsidRPr="008F2EDA" w:rsidDel="00952B49">
          <w:rPr>
            <w:rFonts w:ascii="B Lotus" w:eastAsia="Calibri" w:hAnsi="B Lotus" w:cs="B Lotus" w:hint="cs"/>
            <w:sz w:val="24"/>
            <w:szCs w:val="24"/>
            <w:rtl/>
          </w:rPr>
          <w:delText>:</w:delText>
        </w:r>
      </w:del>
      <w:ins w:id="21514" w:author="Mehrnazi Boojari" w:date="2019-01-08T01:32:00Z">
        <w:r w:rsidR="00952B49">
          <w:rPr>
            <w:rFonts w:ascii="B Lotus" w:eastAsia="Calibri" w:hAnsi="B Lotus" w:cs="B Lotus" w:hint="cs"/>
            <w:sz w:val="24"/>
            <w:szCs w:val="24"/>
            <w:rtl/>
          </w:rPr>
          <w:t>:</w:t>
        </w:r>
      </w:ins>
    </w:p>
    <w:p w14:paraId="258AC32A" w14:textId="28682FB9" w:rsidR="000E6A79" w:rsidRPr="000E6A79" w:rsidRDefault="000E6A79">
      <w:pPr>
        <w:pStyle w:val="CommentText"/>
        <w:bidi/>
        <w:rPr>
          <w:rFonts w:cs="B Lotus"/>
          <w:sz w:val="22"/>
          <w:szCs w:val="22"/>
          <w:rtl/>
          <w:rPrChange w:id="21515" w:author="Mehrnazi Boojari" w:date="2019-01-20T03:02:00Z">
            <w:rPr>
              <w:rFonts w:ascii="B Lotus" w:eastAsia="Calibri" w:hAnsi="B Lotus" w:cs="B Lotus"/>
              <w:sz w:val="24"/>
              <w:szCs w:val="24"/>
              <w:rtl/>
            </w:rPr>
          </w:rPrChange>
        </w:rPr>
        <w:pPrChange w:id="21516" w:author="Mehrnazi Boojari" w:date="2019-01-20T03:03:00Z">
          <w:pPr>
            <w:tabs>
              <w:tab w:val="left" w:pos="5831"/>
            </w:tabs>
            <w:bidi/>
            <w:spacing w:after="0"/>
            <w:jc w:val="both"/>
          </w:pPr>
        </w:pPrChange>
      </w:pPr>
      <w:ins w:id="21517" w:author="Mehrnazi Boojari" w:date="2019-01-20T03:01:00Z">
        <w:r w:rsidRPr="000E6A79">
          <w:rPr>
            <w:rFonts w:cs="B Lotus"/>
            <w:sz w:val="22"/>
            <w:szCs w:val="22"/>
          </w:rPr>
          <w:t xml:space="preserve">   </w:t>
        </w:r>
        <w:r w:rsidRPr="000E6A79">
          <w:rPr>
            <w:rFonts w:cs="B Lotus" w:hint="cs"/>
            <w:sz w:val="22"/>
            <w:szCs w:val="22"/>
            <w:rtl/>
          </w:rPr>
          <w:t>برای</w:t>
        </w:r>
        <w:r w:rsidRPr="000E6A79">
          <w:rPr>
            <w:rFonts w:cs="B Lotus"/>
            <w:sz w:val="22"/>
            <w:szCs w:val="22"/>
            <w:rtl/>
          </w:rPr>
          <w:t xml:space="preserve"> </w:t>
        </w:r>
        <w:r w:rsidRPr="000E6A79">
          <w:rPr>
            <w:rFonts w:cs="B Lotus" w:hint="cs"/>
            <w:sz w:val="22"/>
            <w:szCs w:val="22"/>
            <w:rtl/>
          </w:rPr>
          <w:t>سنجش</w:t>
        </w:r>
        <w:r w:rsidRPr="000E6A79">
          <w:rPr>
            <w:rFonts w:cs="B Lotus"/>
            <w:sz w:val="22"/>
            <w:szCs w:val="22"/>
            <w:rtl/>
          </w:rPr>
          <w:t xml:space="preserve"> </w:t>
        </w:r>
        <w:r w:rsidRPr="000E6A79">
          <w:rPr>
            <w:rFonts w:cs="B Lotus" w:hint="cs"/>
            <w:sz w:val="22"/>
            <w:szCs w:val="22"/>
            <w:rtl/>
          </w:rPr>
          <w:t>بهتر</w:t>
        </w:r>
        <w:r w:rsidRPr="000E6A79">
          <w:rPr>
            <w:rFonts w:cs="B Lotus"/>
            <w:sz w:val="22"/>
            <w:szCs w:val="22"/>
            <w:rtl/>
          </w:rPr>
          <w:t xml:space="preserve"> </w:t>
        </w:r>
        <w:r w:rsidRPr="000E6A79">
          <w:rPr>
            <w:rFonts w:cs="B Lotus" w:hint="cs"/>
            <w:sz w:val="22"/>
            <w:szCs w:val="22"/>
            <w:rtl/>
          </w:rPr>
          <w:t>اهمیت</w:t>
        </w:r>
        <w:r w:rsidRPr="000E6A79">
          <w:rPr>
            <w:rFonts w:cs="B Lotus"/>
            <w:sz w:val="22"/>
            <w:szCs w:val="22"/>
            <w:rtl/>
          </w:rPr>
          <w:t xml:space="preserve"> </w:t>
        </w:r>
        <w:r w:rsidRPr="000E6A79">
          <w:rPr>
            <w:rFonts w:cs="B Lotus" w:hint="cs"/>
            <w:sz w:val="22"/>
            <w:szCs w:val="22"/>
            <w:rtl/>
          </w:rPr>
          <w:t>چالش‌ها</w:t>
        </w:r>
        <w:r w:rsidRPr="000E6A79">
          <w:rPr>
            <w:rFonts w:cs="B Lotus"/>
            <w:sz w:val="22"/>
            <w:szCs w:val="22"/>
            <w:rtl/>
          </w:rPr>
          <w:t xml:space="preserve"> </w:t>
        </w:r>
        <w:r w:rsidRPr="000E6A79">
          <w:rPr>
            <w:rFonts w:cs="B Lotus" w:hint="cs"/>
            <w:sz w:val="22"/>
            <w:szCs w:val="22"/>
            <w:rtl/>
          </w:rPr>
          <w:t>و</w:t>
        </w:r>
        <w:r w:rsidRPr="000E6A79">
          <w:rPr>
            <w:rFonts w:cs="B Lotus"/>
            <w:sz w:val="22"/>
            <w:szCs w:val="22"/>
            <w:rtl/>
          </w:rPr>
          <w:t xml:space="preserve"> </w:t>
        </w:r>
        <w:r w:rsidRPr="000E6A79">
          <w:rPr>
            <w:rFonts w:cs="B Lotus" w:hint="cs"/>
            <w:sz w:val="22"/>
            <w:szCs w:val="22"/>
            <w:rtl/>
          </w:rPr>
          <w:t>عوامل</w:t>
        </w:r>
      </w:ins>
      <w:ins w:id="21518" w:author="Mehrnazi Boojari" w:date="2019-01-20T03:02:00Z">
        <w:r>
          <w:rPr>
            <w:rFonts w:cs="B Lotus" w:hint="cs"/>
            <w:sz w:val="22"/>
            <w:szCs w:val="22"/>
            <w:rtl/>
          </w:rPr>
          <w:t>،</w:t>
        </w:r>
      </w:ins>
      <w:ins w:id="21519" w:author="Mehrnazi Boojari" w:date="2019-01-20T03:01:00Z">
        <w:r w:rsidRPr="000E6A79">
          <w:rPr>
            <w:rFonts w:cs="B Lotus"/>
            <w:sz w:val="22"/>
            <w:szCs w:val="22"/>
            <w:rtl/>
          </w:rPr>
          <w:t xml:space="preserve"> </w:t>
        </w:r>
        <w:r w:rsidRPr="000E6A79">
          <w:rPr>
            <w:rFonts w:cs="B Lotus" w:hint="cs"/>
            <w:sz w:val="22"/>
            <w:szCs w:val="22"/>
            <w:rtl/>
          </w:rPr>
          <w:t>علاوه</w:t>
        </w:r>
        <w:r w:rsidRPr="000E6A79">
          <w:rPr>
            <w:rFonts w:cs="B Lotus"/>
            <w:sz w:val="22"/>
            <w:szCs w:val="22"/>
            <w:rtl/>
          </w:rPr>
          <w:t xml:space="preserve"> </w:t>
        </w:r>
        <w:r w:rsidRPr="000E6A79">
          <w:rPr>
            <w:rFonts w:cs="B Lotus" w:hint="cs"/>
            <w:sz w:val="22"/>
            <w:szCs w:val="22"/>
            <w:rtl/>
          </w:rPr>
          <w:t>بر</w:t>
        </w:r>
        <w:r w:rsidRPr="000E6A79">
          <w:rPr>
            <w:rFonts w:cs="B Lotus"/>
            <w:sz w:val="22"/>
            <w:szCs w:val="22"/>
            <w:rtl/>
          </w:rPr>
          <w:t xml:space="preserve"> </w:t>
        </w:r>
        <w:r w:rsidRPr="000E6A79">
          <w:rPr>
            <w:rFonts w:cs="B Lotus" w:hint="cs"/>
            <w:sz w:val="22"/>
            <w:szCs w:val="22"/>
            <w:rtl/>
          </w:rPr>
          <w:t>مشخص</w:t>
        </w:r>
      </w:ins>
      <w:ins w:id="21520" w:author="Mehrnazi Boojari" w:date="2019-01-20T03:02:00Z">
        <w:r>
          <w:rPr>
            <w:rFonts w:cs="B Nazanin" w:hint="cs"/>
            <w:sz w:val="22"/>
            <w:szCs w:val="22"/>
            <w:rtl/>
          </w:rPr>
          <w:t>‌</w:t>
        </w:r>
      </w:ins>
      <w:ins w:id="21521" w:author="Mehrnazi Boojari" w:date="2019-01-20T03:01:00Z">
        <w:r w:rsidRPr="000E6A79">
          <w:rPr>
            <w:rFonts w:cs="B Lotus" w:hint="cs"/>
            <w:sz w:val="22"/>
            <w:szCs w:val="22"/>
            <w:rtl/>
          </w:rPr>
          <w:t>کردن</w:t>
        </w:r>
        <w:r w:rsidRPr="000E6A79">
          <w:rPr>
            <w:rFonts w:cs="B Lotus"/>
            <w:sz w:val="22"/>
            <w:szCs w:val="22"/>
            <w:rtl/>
          </w:rPr>
          <w:t xml:space="preserve"> </w:t>
        </w:r>
        <w:r w:rsidRPr="000E6A79">
          <w:rPr>
            <w:rFonts w:cs="B Lotus" w:hint="cs"/>
            <w:sz w:val="22"/>
            <w:szCs w:val="22"/>
            <w:rtl/>
          </w:rPr>
          <w:t>درج</w:t>
        </w:r>
      </w:ins>
      <w:ins w:id="21522" w:author="Mehrnazi Boojari" w:date="2019-01-20T03:03:00Z">
        <w:r>
          <w:rPr>
            <w:rFonts w:cs="B Lotus" w:hint="cs"/>
            <w:sz w:val="22"/>
            <w:szCs w:val="22"/>
            <w:rtl/>
          </w:rPr>
          <w:t>ۀ</w:t>
        </w:r>
      </w:ins>
      <w:ins w:id="21523" w:author="Mehrnazi Boojari" w:date="2019-01-20T03:01:00Z">
        <w:r w:rsidRPr="000E6A79">
          <w:rPr>
            <w:rFonts w:cs="B Lotus"/>
            <w:sz w:val="22"/>
            <w:szCs w:val="22"/>
            <w:rtl/>
          </w:rPr>
          <w:t xml:space="preserve"> </w:t>
        </w:r>
        <w:r w:rsidRPr="000E6A79">
          <w:rPr>
            <w:rFonts w:cs="B Lotus" w:hint="cs"/>
            <w:sz w:val="22"/>
            <w:szCs w:val="22"/>
            <w:rtl/>
          </w:rPr>
          <w:t>قوت</w:t>
        </w:r>
        <w:r w:rsidRPr="000E6A79">
          <w:rPr>
            <w:rFonts w:cs="B Lotus"/>
            <w:sz w:val="22"/>
            <w:szCs w:val="22"/>
            <w:rtl/>
          </w:rPr>
          <w:t xml:space="preserve"> </w:t>
        </w:r>
        <w:r w:rsidRPr="000E6A79">
          <w:rPr>
            <w:rFonts w:cs="B Lotus" w:hint="cs"/>
            <w:sz w:val="22"/>
            <w:szCs w:val="22"/>
            <w:rtl/>
          </w:rPr>
          <w:t>آن</w:t>
        </w:r>
      </w:ins>
      <w:ins w:id="21524" w:author="Mehrnazi Boojari" w:date="2019-01-20T03:02:00Z">
        <w:r>
          <w:rPr>
            <w:rFonts w:cs="B Nazanin" w:hint="cs"/>
            <w:sz w:val="22"/>
            <w:szCs w:val="22"/>
            <w:rtl/>
          </w:rPr>
          <w:t>‌</w:t>
        </w:r>
      </w:ins>
      <w:ins w:id="21525" w:author="Mehrnazi Boojari" w:date="2019-01-20T03:01:00Z">
        <w:r w:rsidRPr="000E6A79">
          <w:rPr>
            <w:rFonts w:cs="B Lotus" w:hint="cs"/>
            <w:sz w:val="22"/>
            <w:szCs w:val="22"/>
            <w:rtl/>
          </w:rPr>
          <w:t>ها</w:t>
        </w:r>
      </w:ins>
      <w:ins w:id="21526" w:author="Mehrnazi Boojari" w:date="2019-01-20T03:02:00Z">
        <w:r>
          <w:rPr>
            <w:rFonts w:cs="B Lotus" w:hint="cs"/>
            <w:sz w:val="22"/>
            <w:szCs w:val="22"/>
            <w:rtl/>
          </w:rPr>
          <w:t>،</w:t>
        </w:r>
      </w:ins>
      <w:ins w:id="21527" w:author="Mehrnazi Boojari" w:date="2019-01-20T03:01:00Z">
        <w:r w:rsidRPr="000E6A79">
          <w:rPr>
            <w:rFonts w:cs="B Lotus"/>
            <w:sz w:val="22"/>
            <w:szCs w:val="22"/>
            <w:rtl/>
          </w:rPr>
          <w:t xml:space="preserve"> </w:t>
        </w:r>
        <w:r w:rsidRPr="000E6A79">
          <w:rPr>
            <w:rFonts w:cs="B Lotus" w:hint="cs"/>
            <w:sz w:val="22"/>
            <w:szCs w:val="22"/>
            <w:rtl/>
          </w:rPr>
          <w:t>شماره</w:t>
        </w:r>
      </w:ins>
      <w:ins w:id="21528" w:author="Mehrnazi Boojari" w:date="2019-01-20T03:02:00Z">
        <w:r>
          <w:rPr>
            <w:rFonts w:cs="B Nazanin" w:hint="cs"/>
            <w:sz w:val="22"/>
            <w:szCs w:val="22"/>
            <w:rtl/>
          </w:rPr>
          <w:t>‌</w:t>
        </w:r>
      </w:ins>
      <w:ins w:id="21529" w:author="Mehrnazi Boojari" w:date="2019-01-20T03:01:00Z">
        <w:r w:rsidRPr="000E6A79">
          <w:rPr>
            <w:rFonts w:cs="B Lotus" w:hint="cs"/>
            <w:sz w:val="22"/>
            <w:szCs w:val="22"/>
            <w:rtl/>
          </w:rPr>
          <w:t>گذاری</w:t>
        </w:r>
        <w:r w:rsidRPr="000E6A79">
          <w:rPr>
            <w:rFonts w:cs="B Lotus"/>
            <w:sz w:val="22"/>
            <w:szCs w:val="22"/>
            <w:rtl/>
          </w:rPr>
          <w:t xml:space="preserve"> </w:t>
        </w:r>
        <w:r w:rsidRPr="000E6A79">
          <w:rPr>
            <w:rFonts w:cs="B Lotus" w:hint="cs"/>
            <w:sz w:val="22"/>
            <w:szCs w:val="22"/>
            <w:rtl/>
          </w:rPr>
          <w:t>چالش</w:t>
        </w:r>
      </w:ins>
      <w:ins w:id="21530" w:author="Mehrnazi Boojari" w:date="2019-01-20T03:02:00Z">
        <w:r>
          <w:rPr>
            <w:rFonts w:cs="B Nazanin" w:hint="cs"/>
            <w:sz w:val="22"/>
            <w:szCs w:val="22"/>
            <w:rtl/>
          </w:rPr>
          <w:t>‌</w:t>
        </w:r>
      </w:ins>
      <w:ins w:id="21531" w:author="Mehrnazi Boojari" w:date="2019-01-20T03:01:00Z">
        <w:r w:rsidRPr="000E6A79">
          <w:rPr>
            <w:rFonts w:cs="B Lotus" w:hint="cs"/>
            <w:sz w:val="22"/>
            <w:szCs w:val="22"/>
            <w:rtl/>
          </w:rPr>
          <w:t>ها</w:t>
        </w:r>
        <w:r w:rsidRPr="000E6A79">
          <w:rPr>
            <w:rFonts w:cs="B Lotus"/>
            <w:sz w:val="22"/>
            <w:szCs w:val="22"/>
            <w:rtl/>
          </w:rPr>
          <w:t xml:space="preserve"> </w:t>
        </w:r>
        <w:r w:rsidRPr="000E6A79">
          <w:rPr>
            <w:rFonts w:cs="B Lotus" w:hint="cs"/>
            <w:sz w:val="22"/>
            <w:szCs w:val="22"/>
            <w:rtl/>
          </w:rPr>
          <w:t>و</w:t>
        </w:r>
        <w:r w:rsidRPr="000E6A79">
          <w:rPr>
            <w:rFonts w:cs="B Lotus"/>
            <w:sz w:val="22"/>
            <w:szCs w:val="22"/>
            <w:rtl/>
          </w:rPr>
          <w:t xml:space="preserve"> </w:t>
        </w:r>
        <w:r w:rsidRPr="000E6A79">
          <w:rPr>
            <w:rFonts w:cs="B Lotus" w:hint="cs"/>
            <w:sz w:val="22"/>
            <w:szCs w:val="22"/>
            <w:rtl/>
          </w:rPr>
          <w:t>عوامل</w:t>
        </w:r>
        <w:r w:rsidRPr="000E6A79">
          <w:rPr>
            <w:rFonts w:cs="B Lotus"/>
            <w:sz w:val="22"/>
            <w:szCs w:val="22"/>
            <w:rtl/>
          </w:rPr>
          <w:t xml:space="preserve"> </w:t>
        </w:r>
        <w:r w:rsidRPr="000E6A79">
          <w:rPr>
            <w:rFonts w:cs="B Lotus" w:hint="cs"/>
            <w:sz w:val="22"/>
            <w:szCs w:val="22"/>
            <w:rtl/>
          </w:rPr>
          <w:t>به</w:t>
        </w:r>
        <w:r w:rsidRPr="000E6A79">
          <w:rPr>
            <w:rFonts w:cs="B Lotus"/>
            <w:sz w:val="22"/>
            <w:szCs w:val="22"/>
            <w:rtl/>
          </w:rPr>
          <w:t xml:space="preserve"> </w:t>
        </w:r>
        <w:r w:rsidRPr="000E6A79">
          <w:rPr>
            <w:rFonts w:cs="B Lotus" w:hint="cs"/>
            <w:sz w:val="22"/>
            <w:szCs w:val="22"/>
            <w:rtl/>
          </w:rPr>
          <w:t>ترتیب</w:t>
        </w:r>
        <w:r w:rsidRPr="000E6A79">
          <w:rPr>
            <w:rFonts w:cs="B Lotus"/>
            <w:sz w:val="22"/>
            <w:szCs w:val="22"/>
            <w:rtl/>
          </w:rPr>
          <w:t xml:space="preserve"> </w:t>
        </w:r>
        <w:r w:rsidRPr="000E6A79">
          <w:rPr>
            <w:rFonts w:cs="B Lotus" w:hint="cs"/>
            <w:sz w:val="22"/>
            <w:szCs w:val="22"/>
            <w:rtl/>
          </w:rPr>
          <w:t>درج</w:t>
        </w:r>
      </w:ins>
      <w:ins w:id="21532" w:author="Mehrnazi Boojari" w:date="2019-01-20T03:02:00Z">
        <w:r>
          <w:rPr>
            <w:rFonts w:cs="B Lotus" w:hint="cs"/>
            <w:sz w:val="22"/>
            <w:szCs w:val="22"/>
            <w:rtl/>
          </w:rPr>
          <w:t>ۀ</w:t>
        </w:r>
      </w:ins>
      <w:ins w:id="21533" w:author="Mehrnazi Boojari" w:date="2019-01-20T03:01:00Z">
        <w:r w:rsidRPr="000E6A79">
          <w:rPr>
            <w:rFonts w:cs="B Lotus"/>
            <w:sz w:val="22"/>
            <w:szCs w:val="22"/>
            <w:rtl/>
          </w:rPr>
          <w:t xml:space="preserve"> </w:t>
        </w:r>
        <w:r w:rsidRPr="000E6A79">
          <w:rPr>
            <w:rFonts w:cs="B Lotus" w:hint="cs"/>
            <w:sz w:val="22"/>
            <w:szCs w:val="22"/>
            <w:rtl/>
          </w:rPr>
          <w:t>اهمیت</w:t>
        </w:r>
        <w:r w:rsidRPr="000E6A79">
          <w:rPr>
            <w:rFonts w:cs="B Lotus"/>
            <w:sz w:val="22"/>
            <w:szCs w:val="22"/>
            <w:rtl/>
          </w:rPr>
          <w:t xml:space="preserve"> </w:t>
        </w:r>
        <w:r w:rsidRPr="000E6A79">
          <w:rPr>
            <w:rFonts w:cs="B Lotus" w:hint="cs"/>
            <w:sz w:val="22"/>
            <w:szCs w:val="22"/>
            <w:rtl/>
          </w:rPr>
          <w:t>آن‌ها</w:t>
        </w:r>
        <w:r w:rsidRPr="000E6A79">
          <w:rPr>
            <w:rFonts w:cs="B Lotus"/>
            <w:sz w:val="22"/>
            <w:szCs w:val="22"/>
            <w:rtl/>
          </w:rPr>
          <w:t xml:space="preserve"> </w:t>
        </w:r>
        <w:r w:rsidRPr="000E6A79">
          <w:rPr>
            <w:rFonts w:cs="B Lotus" w:hint="cs"/>
            <w:sz w:val="22"/>
            <w:szCs w:val="22"/>
            <w:rtl/>
          </w:rPr>
          <w:t>صورت</w:t>
        </w:r>
        <w:r w:rsidRPr="000E6A79">
          <w:rPr>
            <w:rFonts w:cs="B Lotus"/>
            <w:sz w:val="22"/>
            <w:szCs w:val="22"/>
            <w:rtl/>
          </w:rPr>
          <w:t xml:space="preserve"> </w:t>
        </w:r>
        <w:r w:rsidRPr="000E6A79">
          <w:rPr>
            <w:rFonts w:cs="B Lotus" w:hint="cs"/>
            <w:sz w:val="22"/>
            <w:szCs w:val="22"/>
            <w:rtl/>
          </w:rPr>
          <w:t>می‌گیرد</w:t>
        </w:r>
        <w:r w:rsidRPr="000E6A79">
          <w:rPr>
            <w:rFonts w:cs="B Lotus"/>
            <w:sz w:val="22"/>
            <w:szCs w:val="22"/>
            <w:rtl/>
          </w:rPr>
          <w:t>.</w:t>
        </w:r>
      </w:ins>
    </w:p>
    <w:p w14:paraId="3F98CEE1" w14:textId="370A00B4" w:rsidR="008F2EDA" w:rsidRPr="008F2EDA" w:rsidDel="000E6A79" w:rsidRDefault="008F2EDA" w:rsidP="000E6A79">
      <w:pPr>
        <w:tabs>
          <w:tab w:val="left" w:pos="5831"/>
        </w:tabs>
        <w:bidi/>
        <w:spacing w:after="0"/>
        <w:jc w:val="both"/>
        <w:rPr>
          <w:del w:id="21534" w:author="Mehrnazi Boojari" w:date="2019-01-20T03:01:00Z"/>
          <w:rFonts w:ascii="B Lotus" w:eastAsia="Calibri" w:hAnsi="B Lotus" w:cs="B Lotus"/>
          <w:rtl/>
        </w:rPr>
      </w:pPr>
      <w:r w:rsidRPr="008F2EDA">
        <w:rPr>
          <w:rFonts w:ascii="B Lotus" w:eastAsia="Calibri" w:hAnsi="B Lotus" w:cs="B Lotus" w:hint="cs"/>
          <w:rtl/>
        </w:rPr>
        <w:t xml:space="preserve">   </w:t>
      </w:r>
      <w:del w:id="21535" w:author="Mehrnazi Boojari" w:date="2019-01-08T02:17:00Z">
        <w:r w:rsidRPr="00B751BC" w:rsidDel="00011A5C">
          <w:rPr>
            <w:rFonts w:ascii="B Lotus" w:eastAsia="Calibri" w:hAnsi="B Lotus" w:cs="B Lotus" w:hint="cs"/>
            <w:highlight w:val="lightGray"/>
            <w:rtl/>
            <w:rPrChange w:id="21536" w:author="Mehrnazi Boojari" w:date="2019-01-15T23:52:00Z">
              <w:rPr>
                <w:rFonts w:ascii="B Lotus" w:eastAsia="Calibri" w:hAnsi="B Lotus" w:cs="B Lotus" w:hint="cs"/>
                <w:rtl/>
              </w:rPr>
            </w:rPrChange>
          </w:rPr>
          <w:delText>علاوه</w:delText>
        </w:r>
        <w:r w:rsidRPr="00B751BC" w:rsidDel="00011A5C">
          <w:rPr>
            <w:rFonts w:ascii="B Lotus" w:eastAsia="Calibri" w:hAnsi="B Lotus" w:cs="B Lotus"/>
            <w:highlight w:val="lightGray"/>
            <w:rtl/>
            <w:rPrChange w:id="21537" w:author="Mehrnazi Boojari" w:date="2019-01-15T23:52:00Z">
              <w:rPr>
                <w:rFonts w:ascii="B Lotus" w:eastAsia="Calibri" w:hAnsi="B Lotus" w:cs="B Lotus"/>
                <w:rtl/>
              </w:rPr>
            </w:rPrChange>
          </w:rPr>
          <w:delText xml:space="preserve"> </w:delText>
        </w:r>
        <w:r w:rsidRPr="00B751BC" w:rsidDel="00011A5C">
          <w:rPr>
            <w:rFonts w:ascii="B Lotus" w:eastAsia="Calibri" w:hAnsi="B Lotus" w:cs="B Lotus" w:hint="cs"/>
            <w:highlight w:val="lightGray"/>
            <w:rtl/>
            <w:rPrChange w:id="21538" w:author="Mehrnazi Boojari" w:date="2019-01-15T23:52:00Z">
              <w:rPr>
                <w:rFonts w:ascii="B Lotus" w:eastAsia="Calibri" w:hAnsi="B Lotus" w:cs="B Lotus" w:hint="cs"/>
                <w:rtl/>
              </w:rPr>
            </w:rPrChange>
          </w:rPr>
          <w:delText>بر</w:delText>
        </w:r>
      </w:del>
      <w:del w:id="21539" w:author="Mehrnazi Boojari" w:date="2019-01-20T03:01:00Z">
        <w:r w:rsidRPr="00B751BC" w:rsidDel="000E6A79">
          <w:rPr>
            <w:rFonts w:ascii="B Lotus" w:eastAsia="Calibri" w:hAnsi="B Lotus" w:cs="B Lotus"/>
            <w:highlight w:val="lightGray"/>
            <w:rtl/>
            <w:rPrChange w:id="21540" w:author="Mehrnazi Boojari" w:date="2019-01-15T23:52:00Z">
              <w:rPr>
                <w:rFonts w:ascii="B Lotus" w:eastAsia="Calibri" w:hAnsi="B Lotus" w:cs="B Lotus"/>
                <w:rtl/>
              </w:rPr>
            </w:rPrChange>
          </w:rPr>
          <w:delText xml:space="preserve"> مشخص</w:delText>
        </w:r>
      </w:del>
      <w:del w:id="21541" w:author="Mehrnazi Boojari" w:date="2019-01-07T10:01:00Z">
        <w:r w:rsidRPr="00B751BC" w:rsidDel="00A31D6F">
          <w:rPr>
            <w:rFonts w:ascii="B Lotus" w:eastAsia="Calibri" w:hAnsi="B Lotus" w:cs="B Lotus"/>
            <w:highlight w:val="lightGray"/>
            <w:rtl/>
            <w:rPrChange w:id="21542" w:author="Mehrnazi Boojari" w:date="2019-01-15T23:52:00Z">
              <w:rPr>
                <w:rFonts w:ascii="B Lotus" w:eastAsia="Calibri" w:hAnsi="B Lotus" w:cs="B Lotus"/>
                <w:rtl/>
              </w:rPr>
            </w:rPrChange>
          </w:rPr>
          <w:delText xml:space="preserve"> کردن </w:delText>
        </w:r>
      </w:del>
      <w:del w:id="21543" w:author="Mehrnazi Boojari" w:date="2019-01-20T03:01:00Z">
        <w:r w:rsidRPr="00B751BC" w:rsidDel="000E6A79">
          <w:rPr>
            <w:rFonts w:ascii="B Lotus" w:eastAsia="Calibri" w:hAnsi="B Lotus" w:cs="B Lotus" w:hint="cs"/>
            <w:highlight w:val="lightGray"/>
            <w:rtl/>
            <w:rPrChange w:id="21544" w:author="Mehrnazi Boojari" w:date="2019-01-15T23:52:00Z">
              <w:rPr>
                <w:rFonts w:ascii="B Lotus" w:eastAsia="Calibri" w:hAnsi="B Lotus" w:cs="B Lotus" w:hint="cs"/>
                <w:rtl/>
              </w:rPr>
            </w:rPrChange>
          </w:rPr>
          <w:delText>درجه</w:delText>
        </w:r>
        <w:r w:rsidRPr="00B751BC" w:rsidDel="000E6A79">
          <w:rPr>
            <w:rFonts w:ascii="B Lotus" w:eastAsia="Calibri" w:hAnsi="B Lotus" w:cs="B Lotus"/>
            <w:highlight w:val="lightGray"/>
            <w:rtl/>
            <w:rPrChange w:id="21545" w:author="Mehrnazi Boojari" w:date="2019-01-15T23:52:00Z">
              <w:rPr>
                <w:rFonts w:ascii="B Lotus" w:eastAsia="Calibri" w:hAnsi="B Lotus" w:cs="B Lotus"/>
                <w:rtl/>
              </w:rPr>
            </w:rPrChange>
          </w:rPr>
          <w:delText xml:space="preserve"> قوت هر </w:delText>
        </w:r>
        <w:r w:rsidRPr="00B751BC" w:rsidDel="000E6A79">
          <w:rPr>
            <w:rFonts w:ascii="B Lotus" w:eastAsia="Calibri" w:hAnsi="B Lotus" w:cs="B Lotus" w:hint="cs"/>
            <w:highlight w:val="lightGray"/>
            <w:rtl/>
            <w:rPrChange w:id="21546" w:author="Mehrnazi Boojari" w:date="2019-01-15T23:52:00Z">
              <w:rPr>
                <w:rFonts w:ascii="B Lotus" w:eastAsia="Calibri" w:hAnsi="B Lotus" w:cs="B Lotus" w:hint="cs"/>
                <w:rtl/>
              </w:rPr>
            </w:rPrChange>
          </w:rPr>
          <w:delText>یک</w:delText>
        </w:r>
        <w:r w:rsidRPr="00B751BC" w:rsidDel="000E6A79">
          <w:rPr>
            <w:rFonts w:ascii="B Lotus" w:eastAsia="Calibri" w:hAnsi="B Lotus" w:cs="B Lotus"/>
            <w:highlight w:val="lightGray"/>
            <w:rtl/>
            <w:rPrChange w:id="21547" w:author="Mehrnazi Boojari" w:date="2019-01-15T23:52:00Z">
              <w:rPr>
                <w:rFonts w:ascii="B Lotus" w:eastAsia="Calibri" w:hAnsi="B Lotus" w:cs="B Lotus"/>
                <w:rtl/>
              </w:rPr>
            </w:rPrChange>
          </w:rPr>
          <w:delText xml:space="preserve"> از </w:delText>
        </w:r>
        <w:r w:rsidRPr="00B751BC" w:rsidDel="000E6A79">
          <w:rPr>
            <w:rFonts w:ascii="B Lotus" w:eastAsia="Calibri" w:hAnsi="B Lotus" w:cs="B Lotus" w:hint="cs"/>
            <w:highlight w:val="yellow"/>
            <w:rtl/>
            <w:rPrChange w:id="21548" w:author="Mehrnazi Boojari" w:date="2019-01-15T23:53:00Z">
              <w:rPr>
                <w:rFonts w:ascii="B Lotus" w:eastAsia="Calibri" w:hAnsi="B Lotus" w:cs="B Lotus" w:hint="cs"/>
                <w:rtl/>
              </w:rPr>
            </w:rPrChange>
          </w:rPr>
          <w:delText>عوامل</w:delText>
        </w:r>
        <w:r w:rsidRPr="00B751BC" w:rsidDel="000E6A79">
          <w:rPr>
            <w:rFonts w:ascii="B Lotus" w:eastAsia="Calibri" w:hAnsi="B Lotus" w:cs="B Lotus"/>
            <w:highlight w:val="yellow"/>
            <w:rtl/>
            <w:rPrChange w:id="21549" w:author="Mehrnazi Boojari" w:date="2019-01-15T23:53:00Z">
              <w:rPr>
                <w:rFonts w:ascii="B Lotus" w:eastAsia="Calibri" w:hAnsi="B Lotus" w:cs="B Lotus"/>
                <w:rtl/>
              </w:rPr>
            </w:rPrChange>
          </w:rPr>
          <w:delText xml:space="preserve"> </w:delText>
        </w:r>
        <w:r w:rsidRPr="00B751BC" w:rsidDel="000E6A79">
          <w:rPr>
            <w:rFonts w:ascii="B Lotus" w:eastAsia="Calibri" w:hAnsi="B Lotus" w:cs="B Lotus" w:hint="cs"/>
            <w:highlight w:val="lightGray"/>
            <w:rtl/>
            <w:rPrChange w:id="21550" w:author="Mehrnazi Boojari" w:date="2019-01-15T23:52:00Z">
              <w:rPr>
                <w:rFonts w:ascii="B Lotus" w:eastAsia="Calibri" w:hAnsi="B Lotus" w:cs="B Lotus" w:hint="cs"/>
                <w:rtl/>
              </w:rPr>
            </w:rPrChange>
          </w:rPr>
          <w:delText>برای</w:delText>
        </w:r>
        <w:r w:rsidRPr="00B751BC" w:rsidDel="000E6A79">
          <w:rPr>
            <w:rFonts w:ascii="B Lotus" w:eastAsia="Calibri" w:hAnsi="B Lotus" w:cs="B Lotus"/>
            <w:highlight w:val="lightGray"/>
            <w:rtl/>
            <w:rPrChange w:id="21551" w:author="Mehrnazi Boojari" w:date="2019-01-15T23:52:00Z">
              <w:rPr>
                <w:rFonts w:ascii="B Lotus" w:eastAsia="Calibri" w:hAnsi="B Lotus" w:cs="B Lotus"/>
                <w:rtl/>
              </w:rPr>
            </w:rPrChange>
          </w:rPr>
          <w:delText xml:space="preserve"> بهتر سنج</w:delText>
        </w:r>
        <w:r w:rsidRPr="00B751BC" w:rsidDel="000E6A79">
          <w:rPr>
            <w:rFonts w:ascii="B Lotus" w:eastAsia="Calibri" w:hAnsi="B Lotus" w:cs="B Lotus" w:hint="cs"/>
            <w:highlight w:val="lightGray"/>
            <w:rtl/>
            <w:rPrChange w:id="21552" w:author="Mehrnazi Boojari" w:date="2019-01-15T23:52:00Z">
              <w:rPr>
                <w:rFonts w:ascii="B Lotus" w:eastAsia="Calibri" w:hAnsi="B Lotus" w:cs="B Lotus" w:hint="cs"/>
                <w:rtl/>
              </w:rPr>
            </w:rPrChange>
          </w:rPr>
          <w:delText>یدن</w:delText>
        </w:r>
        <w:r w:rsidRPr="00B751BC" w:rsidDel="000E6A79">
          <w:rPr>
            <w:rFonts w:ascii="B Lotus" w:eastAsia="Calibri" w:hAnsi="B Lotus" w:cs="B Lotus"/>
            <w:highlight w:val="lightGray"/>
            <w:rtl/>
            <w:rPrChange w:id="21553" w:author="Mehrnazi Boojari" w:date="2019-01-15T23:52:00Z">
              <w:rPr>
                <w:rFonts w:ascii="B Lotus" w:eastAsia="Calibri" w:hAnsi="B Lotus" w:cs="B Lotus"/>
                <w:rtl/>
              </w:rPr>
            </w:rPrChange>
          </w:rPr>
          <w:delText xml:space="preserve"> اهم</w:delText>
        </w:r>
        <w:r w:rsidRPr="00B751BC" w:rsidDel="000E6A79">
          <w:rPr>
            <w:rFonts w:ascii="B Lotus" w:eastAsia="Calibri" w:hAnsi="B Lotus" w:cs="B Lotus" w:hint="cs"/>
            <w:highlight w:val="lightGray"/>
            <w:rtl/>
            <w:rPrChange w:id="21554" w:author="Mehrnazi Boojari" w:date="2019-01-15T23:52:00Z">
              <w:rPr>
                <w:rFonts w:ascii="B Lotus" w:eastAsia="Calibri" w:hAnsi="B Lotus" w:cs="B Lotus" w:hint="cs"/>
                <w:rtl/>
              </w:rPr>
            </w:rPrChange>
          </w:rPr>
          <w:delText>یت</w:delText>
        </w:r>
        <w:r w:rsidRPr="00B751BC" w:rsidDel="000E6A79">
          <w:rPr>
            <w:rFonts w:ascii="B Lotus" w:eastAsia="Calibri" w:hAnsi="B Lotus" w:cs="B Lotus"/>
            <w:highlight w:val="lightGray"/>
            <w:rtl/>
            <w:rPrChange w:id="21555" w:author="Mehrnazi Boojari" w:date="2019-01-15T23:52:00Z">
              <w:rPr>
                <w:rFonts w:ascii="B Lotus" w:eastAsia="Calibri" w:hAnsi="B Lotus" w:cs="B Lotus"/>
                <w:rtl/>
              </w:rPr>
            </w:rPrChange>
          </w:rPr>
          <w:delText xml:space="preserve"> هر </w:delText>
        </w:r>
        <w:r w:rsidRPr="00B751BC" w:rsidDel="000E6A79">
          <w:rPr>
            <w:rFonts w:ascii="B Lotus" w:eastAsia="Calibri" w:hAnsi="B Lotus" w:cs="B Lotus" w:hint="cs"/>
            <w:highlight w:val="yellow"/>
            <w:rtl/>
            <w:rPrChange w:id="21556" w:author="Mehrnazi Boojari" w:date="2019-01-15T23:53:00Z">
              <w:rPr>
                <w:rFonts w:ascii="B Lotus" w:eastAsia="Calibri" w:hAnsi="B Lotus" w:cs="B Lotus" w:hint="cs"/>
                <w:rtl/>
              </w:rPr>
            </w:rPrChange>
          </w:rPr>
          <w:delText>عوامل</w:delText>
        </w:r>
        <w:r w:rsidRPr="00B751BC" w:rsidDel="000E6A79">
          <w:rPr>
            <w:rFonts w:ascii="B Lotus" w:eastAsia="Calibri" w:hAnsi="B Lotus" w:cs="B Lotus"/>
            <w:highlight w:val="yellow"/>
            <w:rtl/>
            <w:rPrChange w:id="21557" w:author="Mehrnazi Boojari" w:date="2019-01-15T23:53:00Z">
              <w:rPr>
                <w:rFonts w:ascii="B Lotus" w:eastAsia="Calibri" w:hAnsi="B Lotus" w:cs="B Lotus"/>
                <w:rtl/>
              </w:rPr>
            </w:rPrChange>
          </w:rPr>
          <w:delText xml:space="preserve"> </w:delText>
        </w:r>
        <w:r w:rsidRPr="00B751BC" w:rsidDel="000E6A79">
          <w:rPr>
            <w:rFonts w:ascii="B Lotus" w:eastAsia="Calibri" w:hAnsi="B Lotus" w:cs="B Lotus" w:hint="cs"/>
            <w:highlight w:val="lightGray"/>
            <w:rtl/>
            <w:rPrChange w:id="21558" w:author="Mehrnazi Boojari" w:date="2019-01-15T23:52:00Z">
              <w:rPr>
                <w:rFonts w:ascii="B Lotus" w:eastAsia="Calibri" w:hAnsi="B Lotus" w:cs="B Lotus" w:hint="cs"/>
                <w:rtl/>
              </w:rPr>
            </w:rPrChange>
          </w:rPr>
          <w:delText>در</w:delText>
        </w:r>
        <w:r w:rsidRPr="00B751BC" w:rsidDel="000E6A79">
          <w:rPr>
            <w:rFonts w:ascii="B Lotus" w:eastAsia="Calibri" w:hAnsi="B Lotus" w:cs="B Lotus"/>
            <w:highlight w:val="lightGray"/>
            <w:rtl/>
            <w:rPrChange w:id="21559" w:author="Mehrnazi Boojari" w:date="2019-01-15T23:52:00Z">
              <w:rPr>
                <w:rFonts w:ascii="B Lotus" w:eastAsia="Calibri" w:hAnsi="B Lotus" w:cs="B Lotus"/>
                <w:rtl/>
              </w:rPr>
            </w:rPrChange>
          </w:rPr>
          <w:delText xml:space="preserve"> </w:delText>
        </w:r>
        <w:r w:rsidRPr="00B751BC" w:rsidDel="000E6A79">
          <w:rPr>
            <w:rFonts w:ascii="B Lotus" w:eastAsia="Calibri" w:hAnsi="B Lotus" w:cs="B Lotus" w:hint="cs"/>
            <w:highlight w:val="lightGray"/>
            <w:rtl/>
            <w:rPrChange w:id="21560" w:author="Mehrnazi Boojari" w:date="2019-01-15T23:52:00Z">
              <w:rPr>
                <w:rFonts w:ascii="B Lotus" w:eastAsia="Calibri" w:hAnsi="B Lotus" w:cs="B Lotus" w:hint="cs"/>
                <w:rtl/>
              </w:rPr>
            </w:rPrChange>
          </w:rPr>
          <w:delText>چالش</w:delText>
        </w:r>
      </w:del>
      <w:del w:id="21561" w:author="Mehrnazi Boojari" w:date="2019-01-07T09:45:00Z">
        <w:r w:rsidRPr="00B751BC" w:rsidDel="006F7CCF">
          <w:rPr>
            <w:rFonts w:ascii="B Lotus" w:eastAsia="Calibri" w:hAnsi="B Lotus" w:cs="B Lotus"/>
            <w:highlight w:val="lightGray"/>
            <w:rtl/>
            <w:rPrChange w:id="21562" w:author="Mehrnazi Boojari" w:date="2019-01-15T23:52:00Z">
              <w:rPr>
                <w:rFonts w:ascii="B Lotus" w:eastAsia="Calibri" w:hAnsi="B Lotus" w:cs="B Lotus"/>
                <w:rtl/>
              </w:rPr>
            </w:rPrChange>
          </w:rPr>
          <w:delText xml:space="preserve"> ها </w:delText>
        </w:r>
      </w:del>
      <w:del w:id="21563" w:author="Mehrnazi Boojari" w:date="2019-01-20T03:01:00Z">
        <w:r w:rsidRPr="00B751BC" w:rsidDel="000E6A79">
          <w:rPr>
            <w:rFonts w:ascii="B Lotus" w:eastAsia="Calibri" w:hAnsi="B Lotus" w:cs="B Lotus" w:hint="cs"/>
            <w:highlight w:val="lightGray"/>
            <w:rtl/>
            <w:rPrChange w:id="21564" w:author="Mehrnazi Boojari" w:date="2019-01-15T23:52:00Z">
              <w:rPr>
                <w:rFonts w:ascii="B Lotus" w:eastAsia="Calibri" w:hAnsi="B Lotus" w:cs="B Lotus" w:hint="cs"/>
                <w:rtl/>
              </w:rPr>
            </w:rPrChange>
          </w:rPr>
          <w:delText>و</w:delText>
        </w:r>
        <w:r w:rsidRPr="00B751BC" w:rsidDel="000E6A79">
          <w:rPr>
            <w:rFonts w:ascii="B Lotus" w:eastAsia="Calibri" w:hAnsi="B Lotus" w:cs="B Lotus"/>
            <w:highlight w:val="lightGray"/>
            <w:rtl/>
            <w:rPrChange w:id="21565" w:author="Mehrnazi Boojari" w:date="2019-01-15T23:52:00Z">
              <w:rPr>
                <w:rFonts w:ascii="B Lotus" w:eastAsia="Calibri" w:hAnsi="B Lotus" w:cs="B Lotus"/>
                <w:rtl/>
              </w:rPr>
            </w:rPrChange>
          </w:rPr>
          <w:delText xml:space="preserve"> </w:delText>
        </w:r>
        <w:r w:rsidRPr="00B751BC" w:rsidDel="000E6A79">
          <w:rPr>
            <w:rFonts w:ascii="B Lotus" w:eastAsia="Calibri" w:hAnsi="B Lotus" w:cs="B Lotus" w:hint="cs"/>
            <w:highlight w:val="yellow"/>
            <w:rtl/>
            <w:rPrChange w:id="21566" w:author="Mehrnazi Boojari" w:date="2019-01-15T23:53:00Z">
              <w:rPr>
                <w:rFonts w:ascii="B Lotus" w:eastAsia="Calibri" w:hAnsi="B Lotus" w:cs="B Lotus" w:hint="cs"/>
                <w:rtl/>
              </w:rPr>
            </w:rPrChange>
          </w:rPr>
          <w:delText>عوامل</w:delText>
        </w:r>
        <w:r w:rsidRPr="00B751BC" w:rsidDel="000E6A79">
          <w:rPr>
            <w:rFonts w:ascii="B Lotus" w:eastAsia="Calibri" w:hAnsi="B Lotus" w:cs="B Lotus"/>
            <w:highlight w:val="yellow"/>
            <w:rtl/>
            <w:rPrChange w:id="21567" w:author="Mehrnazi Boojari" w:date="2019-01-15T23:53:00Z">
              <w:rPr>
                <w:rFonts w:ascii="B Lotus" w:eastAsia="Calibri" w:hAnsi="B Lotus" w:cs="B Lotus"/>
                <w:rtl/>
              </w:rPr>
            </w:rPrChange>
          </w:rPr>
          <w:delText xml:space="preserve"> </w:delText>
        </w:r>
        <w:r w:rsidRPr="00B751BC" w:rsidDel="000E6A79">
          <w:rPr>
            <w:rFonts w:ascii="B Lotus" w:eastAsia="Calibri" w:hAnsi="B Lotus" w:cs="B Lotus" w:hint="cs"/>
            <w:highlight w:val="lightGray"/>
            <w:rtl/>
            <w:rPrChange w:id="21568" w:author="Mehrnazi Boojari" w:date="2019-01-15T23:52:00Z">
              <w:rPr>
                <w:rFonts w:ascii="B Lotus" w:eastAsia="Calibri" w:hAnsi="B Lotus" w:cs="B Lotus" w:hint="cs"/>
                <w:rtl/>
              </w:rPr>
            </w:rPrChange>
          </w:rPr>
          <w:delText>به</w:delText>
        </w:r>
        <w:r w:rsidRPr="00B751BC" w:rsidDel="000E6A79">
          <w:rPr>
            <w:rFonts w:ascii="B Lotus" w:eastAsia="Calibri" w:hAnsi="B Lotus" w:cs="B Lotus"/>
            <w:highlight w:val="lightGray"/>
            <w:rtl/>
            <w:rPrChange w:id="21569" w:author="Mehrnazi Boojari" w:date="2019-01-15T23:52:00Z">
              <w:rPr>
                <w:rFonts w:ascii="B Lotus" w:eastAsia="Calibri" w:hAnsi="B Lotus" w:cs="B Lotus"/>
                <w:rtl/>
              </w:rPr>
            </w:rPrChange>
          </w:rPr>
          <w:delText xml:space="preserve"> ترت</w:delText>
        </w:r>
        <w:r w:rsidRPr="00B751BC" w:rsidDel="000E6A79">
          <w:rPr>
            <w:rFonts w:ascii="B Lotus" w:eastAsia="Calibri" w:hAnsi="B Lotus" w:cs="B Lotus" w:hint="cs"/>
            <w:highlight w:val="lightGray"/>
            <w:rtl/>
            <w:rPrChange w:id="21570" w:author="Mehrnazi Boojari" w:date="2019-01-15T23:52:00Z">
              <w:rPr>
                <w:rFonts w:ascii="B Lotus" w:eastAsia="Calibri" w:hAnsi="B Lotus" w:cs="B Lotus" w:hint="cs"/>
                <w:rtl/>
              </w:rPr>
            </w:rPrChange>
          </w:rPr>
          <w:delText>یب</w:delText>
        </w:r>
        <w:r w:rsidRPr="00B751BC" w:rsidDel="000E6A79">
          <w:rPr>
            <w:rFonts w:ascii="B Lotus" w:eastAsia="Calibri" w:hAnsi="B Lotus" w:cs="B Lotus"/>
            <w:highlight w:val="lightGray"/>
            <w:rtl/>
            <w:rPrChange w:id="21571" w:author="Mehrnazi Boojari" w:date="2019-01-15T23:52:00Z">
              <w:rPr>
                <w:rFonts w:ascii="B Lotus" w:eastAsia="Calibri" w:hAnsi="B Lotus" w:cs="B Lotus"/>
                <w:rtl/>
              </w:rPr>
            </w:rPrChange>
          </w:rPr>
          <w:delText xml:space="preserve"> اهم</w:delText>
        </w:r>
        <w:r w:rsidRPr="00B751BC" w:rsidDel="000E6A79">
          <w:rPr>
            <w:rFonts w:ascii="B Lotus" w:eastAsia="Calibri" w:hAnsi="B Lotus" w:cs="B Lotus" w:hint="cs"/>
            <w:highlight w:val="lightGray"/>
            <w:rtl/>
            <w:rPrChange w:id="21572" w:author="Mehrnazi Boojari" w:date="2019-01-15T23:52:00Z">
              <w:rPr>
                <w:rFonts w:ascii="B Lotus" w:eastAsia="Calibri" w:hAnsi="B Lotus" w:cs="B Lotus" w:hint="cs"/>
                <w:rtl/>
              </w:rPr>
            </w:rPrChange>
          </w:rPr>
          <w:delText>یت،</w:delText>
        </w:r>
        <w:r w:rsidRPr="00B751BC" w:rsidDel="000E6A79">
          <w:rPr>
            <w:rFonts w:ascii="B Lotus" w:eastAsia="Calibri" w:hAnsi="B Lotus" w:cs="B Lotus"/>
            <w:highlight w:val="lightGray"/>
            <w:rtl/>
            <w:rPrChange w:id="21573" w:author="Mehrnazi Boojari" w:date="2019-01-15T23:52:00Z">
              <w:rPr>
                <w:rFonts w:ascii="B Lotus" w:eastAsia="Calibri" w:hAnsi="B Lotus" w:cs="B Lotus"/>
                <w:rtl/>
              </w:rPr>
            </w:rPrChange>
          </w:rPr>
          <w:delText xml:space="preserve"> به تعداد </w:delText>
        </w:r>
        <w:r w:rsidRPr="00B751BC" w:rsidDel="000E6A79">
          <w:rPr>
            <w:rFonts w:ascii="B Lotus" w:eastAsia="Calibri" w:hAnsi="B Lotus" w:cs="B Lotus" w:hint="cs"/>
            <w:highlight w:val="yellow"/>
            <w:rtl/>
            <w:rPrChange w:id="21574" w:author="Mehrnazi Boojari" w:date="2019-01-15T23:53:00Z">
              <w:rPr>
                <w:rFonts w:ascii="B Lotus" w:eastAsia="Calibri" w:hAnsi="B Lotus" w:cs="B Lotus" w:hint="cs"/>
                <w:rtl/>
              </w:rPr>
            </w:rPrChange>
          </w:rPr>
          <w:delText>عوامل</w:delText>
        </w:r>
        <w:r w:rsidRPr="00B751BC" w:rsidDel="000E6A79">
          <w:rPr>
            <w:rFonts w:ascii="B Lotus" w:eastAsia="Calibri" w:hAnsi="B Lotus" w:cs="B Lotus"/>
            <w:highlight w:val="yellow"/>
            <w:rtl/>
            <w:rPrChange w:id="21575" w:author="Mehrnazi Boojari" w:date="2019-01-15T23:53:00Z">
              <w:rPr>
                <w:rFonts w:ascii="B Lotus" w:eastAsia="Calibri" w:hAnsi="B Lotus" w:cs="B Lotus"/>
                <w:rtl/>
              </w:rPr>
            </w:rPrChange>
          </w:rPr>
          <w:delText xml:space="preserve"> </w:delText>
        </w:r>
        <w:r w:rsidRPr="00B751BC" w:rsidDel="000E6A79">
          <w:rPr>
            <w:rFonts w:ascii="B Lotus" w:eastAsia="Calibri" w:hAnsi="B Lotus" w:cs="B Lotus" w:hint="cs"/>
            <w:highlight w:val="lightGray"/>
            <w:rtl/>
            <w:rPrChange w:id="21576" w:author="Mehrnazi Boojari" w:date="2019-01-15T23:52:00Z">
              <w:rPr>
                <w:rFonts w:ascii="B Lotus" w:eastAsia="Calibri" w:hAnsi="B Lotus" w:cs="B Lotus" w:hint="cs"/>
                <w:rtl/>
              </w:rPr>
            </w:rPrChange>
          </w:rPr>
          <w:delText>شماره</w:delText>
        </w:r>
      </w:del>
      <w:del w:id="21577" w:author="Mehrnazi Boojari" w:date="2019-01-07T10:06:00Z">
        <w:r w:rsidRPr="00B751BC" w:rsidDel="00A31D6F">
          <w:rPr>
            <w:rFonts w:ascii="B Lotus" w:eastAsia="Calibri" w:hAnsi="B Lotus" w:cs="B Lotus"/>
            <w:highlight w:val="lightGray"/>
            <w:rtl/>
            <w:rPrChange w:id="21578" w:author="Mehrnazi Boojari" w:date="2019-01-15T23:52:00Z">
              <w:rPr>
                <w:rFonts w:ascii="B Lotus" w:eastAsia="Calibri" w:hAnsi="B Lotus" w:cs="B Lotus"/>
                <w:rtl/>
              </w:rPr>
            </w:rPrChange>
          </w:rPr>
          <w:delText xml:space="preserve"> گذار</w:delText>
        </w:r>
        <w:r w:rsidRPr="00B751BC" w:rsidDel="00A31D6F">
          <w:rPr>
            <w:rFonts w:ascii="B Lotus" w:eastAsia="Calibri" w:hAnsi="B Lotus" w:cs="B Lotus" w:hint="cs"/>
            <w:highlight w:val="lightGray"/>
            <w:rtl/>
            <w:rPrChange w:id="21579" w:author="Mehrnazi Boojari" w:date="2019-01-15T23:52:00Z">
              <w:rPr>
                <w:rFonts w:ascii="B Lotus" w:eastAsia="Calibri" w:hAnsi="B Lotus" w:cs="B Lotus" w:hint="cs"/>
                <w:rtl/>
              </w:rPr>
            </w:rPrChange>
          </w:rPr>
          <w:delText>ی</w:delText>
        </w:r>
        <w:r w:rsidRPr="00B751BC" w:rsidDel="00A31D6F">
          <w:rPr>
            <w:rFonts w:ascii="B Lotus" w:eastAsia="Calibri" w:hAnsi="B Lotus" w:cs="B Lotus"/>
            <w:highlight w:val="lightGray"/>
            <w:rtl/>
            <w:rPrChange w:id="21580" w:author="Mehrnazi Boojari" w:date="2019-01-15T23:52:00Z">
              <w:rPr>
                <w:rFonts w:ascii="B Lotus" w:eastAsia="Calibri" w:hAnsi="B Lotus" w:cs="B Lotus"/>
                <w:rtl/>
              </w:rPr>
            </w:rPrChange>
          </w:rPr>
          <w:delText xml:space="preserve"> </w:delText>
        </w:r>
      </w:del>
      <w:del w:id="21581" w:author="Mehrnazi Boojari" w:date="2019-01-20T03:01:00Z">
        <w:r w:rsidRPr="00B751BC" w:rsidDel="000E6A79">
          <w:rPr>
            <w:rFonts w:ascii="B Lotus" w:eastAsia="Calibri" w:hAnsi="B Lotus" w:cs="B Lotus" w:hint="cs"/>
            <w:highlight w:val="lightGray"/>
            <w:rtl/>
            <w:rPrChange w:id="21582" w:author="Mehrnazi Boojari" w:date="2019-01-15T23:52:00Z">
              <w:rPr>
                <w:rFonts w:ascii="B Lotus" w:eastAsia="Calibri" w:hAnsi="B Lotus" w:cs="B Lotus" w:hint="cs"/>
                <w:rtl/>
              </w:rPr>
            </w:rPrChange>
          </w:rPr>
          <w:delText>صورت</w:delText>
        </w:r>
      </w:del>
      <w:del w:id="21583" w:author="Mehrnazi Boojari" w:date="2019-01-07T09:49:00Z">
        <w:r w:rsidRPr="00B751BC" w:rsidDel="006F7CCF">
          <w:rPr>
            <w:rFonts w:ascii="B Lotus" w:eastAsia="Calibri" w:hAnsi="B Lotus" w:cs="B Lotus"/>
            <w:highlight w:val="lightGray"/>
            <w:rtl/>
            <w:rPrChange w:id="21584" w:author="Mehrnazi Boojari" w:date="2019-01-15T23:52:00Z">
              <w:rPr>
                <w:rFonts w:ascii="B Lotus" w:eastAsia="Calibri" w:hAnsi="B Lotus" w:cs="B Lotus"/>
                <w:rtl/>
              </w:rPr>
            </w:rPrChange>
          </w:rPr>
          <w:delText xml:space="preserve"> م</w:delText>
        </w:r>
        <w:r w:rsidRPr="00B751BC" w:rsidDel="006F7CCF">
          <w:rPr>
            <w:rFonts w:ascii="B Lotus" w:eastAsia="Calibri" w:hAnsi="B Lotus" w:cs="B Lotus" w:hint="cs"/>
            <w:highlight w:val="lightGray"/>
            <w:rtl/>
            <w:rPrChange w:id="21585" w:author="Mehrnazi Boojari" w:date="2019-01-15T23:52:00Z">
              <w:rPr>
                <w:rFonts w:ascii="B Lotus" w:eastAsia="Calibri" w:hAnsi="B Lotus" w:cs="B Lotus" w:hint="cs"/>
                <w:rtl/>
              </w:rPr>
            </w:rPrChange>
          </w:rPr>
          <w:delText>ی</w:delText>
        </w:r>
        <w:r w:rsidRPr="00B751BC" w:rsidDel="006F7CCF">
          <w:rPr>
            <w:rFonts w:ascii="B Lotus" w:eastAsia="Calibri" w:hAnsi="B Lotus" w:cs="B Lotus"/>
            <w:highlight w:val="lightGray"/>
            <w:rtl/>
            <w:rPrChange w:id="21586" w:author="Mehrnazi Boojari" w:date="2019-01-15T23:52:00Z">
              <w:rPr>
                <w:rFonts w:ascii="B Lotus" w:eastAsia="Calibri" w:hAnsi="B Lotus" w:cs="B Lotus"/>
                <w:rtl/>
              </w:rPr>
            </w:rPrChange>
          </w:rPr>
          <w:delText xml:space="preserve"> </w:delText>
        </w:r>
      </w:del>
      <w:del w:id="21587" w:author="Mehrnazi Boojari" w:date="2019-01-20T03:01:00Z">
        <w:r w:rsidRPr="00B751BC" w:rsidDel="000E6A79">
          <w:rPr>
            <w:rFonts w:ascii="B Lotus" w:eastAsia="Calibri" w:hAnsi="B Lotus" w:cs="B Lotus" w:hint="cs"/>
            <w:highlight w:val="lightGray"/>
            <w:rtl/>
            <w:rPrChange w:id="21588" w:author="Mehrnazi Boojari" w:date="2019-01-15T23:52:00Z">
              <w:rPr>
                <w:rFonts w:ascii="B Lotus" w:eastAsia="Calibri" w:hAnsi="B Lotus" w:cs="B Lotus" w:hint="cs"/>
                <w:rtl/>
              </w:rPr>
            </w:rPrChange>
          </w:rPr>
          <w:delText>گیرد</w:delText>
        </w:r>
      </w:del>
      <w:del w:id="21589" w:author="Mehrnazi Boojari" w:date="2019-01-07T10:12:00Z">
        <w:r w:rsidRPr="008F2EDA" w:rsidDel="00A31D6F">
          <w:rPr>
            <w:rFonts w:ascii="B Lotus" w:eastAsia="Calibri" w:hAnsi="B Lotus" w:cs="B Lotus" w:hint="cs"/>
            <w:rtl/>
          </w:rPr>
          <w:delText xml:space="preserve"> .</w:delText>
        </w:r>
      </w:del>
    </w:p>
    <w:p w14:paraId="644563AE" w14:textId="77777777" w:rsidR="008F2EDA" w:rsidRPr="008F2EDA" w:rsidDel="000E6A79" w:rsidRDefault="008F2EDA" w:rsidP="008F2EDA">
      <w:pPr>
        <w:tabs>
          <w:tab w:val="left" w:pos="5831"/>
        </w:tabs>
        <w:bidi/>
        <w:spacing w:after="0"/>
        <w:jc w:val="both"/>
        <w:rPr>
          <w:del w:id="21590" w:author="Mehrnazi Boojari" w:date="2019-01-20T03:01:00Z"/>
          <w:rFonts w:ascii="B Lotus" w:eastAsia="Calibri" w:hAnsi="B Lotus" w:cs="B Lotus"/>
          <w:sz w:val="20"/>
          <w:szCs w:val="20"/>
          <w:rtl/>
        </w:rPr>
      </w:pPr>
    </w:p>
    <w:p w14:paraId="550DF129" w14:textId="77777777" w:rsidR="008F2EDA" w:rsidRPr="008F2EDA" w:rsidRDefault="008F2EDA" w:rsidP="000E6A79">
      <w:pPr>
        <w:tabs>
          <w:tab w:val="left" w:pos="5831"/>
        </w:tabs>
        <w:bidi/>
        <w:spacing w:after="0"/>
        <w:jc w:val="both"/>
        <w:rPr>
          <w:rFonts w:ascii="B Lotus" w:eastAsia="Calibri" w:hAnsi="B Lotus" w:cs="B Lotus"/>
          <w:sz w:val="20"/>
          <w:szCs w:val="20"/>
          <w:rtl/>
        </w:rPr>
      </w:pPr>
    </w:p>
    <w:p w14:paraId="12E9A1C4" w14:textId="77777777" w:rsidR="008F2EDA" w:rsidRPr="008F2EDA" w:rsidRDefault="008F2EDA" w:rsidP="008F2EDA">
      <w:pPr>
        <w:tabs>
          <w:tab w:val="left" w:pos="5831"/>
        </w:tabs>
        <w:bidi/>
        <w:spacing w:after="0"/>
        <w:jc w:val="both"/>
        <w:rPr>
          <w:rFonts w:ascii="B Lotus" w:eastAsia="Calibri" w:hAnsi="B Lotus" w:cs="B Lotus"/>
          <w:sz w:val="20"/>
          <w:szCs w:val="20"/>
          <w:rtl/>
        </w:rPr>
      </w:pPr>
    </w:p>
    <w:p w14:paraId="27EF96F3" w14:textId="77777777" w:rsidR="008F2EDA" w:rsidRPr="008F2EDA" w:rsidRDefault="008F2EDA" w:rsidP="008F2EDA">
      <w:pPr>
        <w:tabs>
          <w:tab w:val="left" w:pos="5831"/>
        </w:tabs>
        <w:bidi/>
        <w:spacing w:after="0"/>
        <w:jc w:val="both"/>
        <w:rPr>
          <w:rFonts w:ascii="B Lotus" w:eastAsia="Calibri" w:hAnsi="B Lotus" w:cs="B Lotus"/>
          <w:sz w:val="20"/>
          <w:szCs w:val="20"/>
          <w:rtl/>
        </w:rPr>
      </w:pPr>
    </w:p>
    <w:tbl>
      <w:tblPr>
        <w:tblStyle w:val="TableGrid3"/>
        <w:bidiVisual/>
        <w:tblW w:w="5000" w:type="pct"/>
        <w:tblLook w:val="04A0" w:firstRow="1" w:lastRow="0" w:firstColumn="1" w:lastColumn="0" w:noHBand="0" w:noVBand="1"/>
      </w:tblPr>
      <w:tblGrid>
        <w:gridCol w:w="512"/>
        <w:gridCol w:w="2235"/>
        <w:gridCol w:w="512"/>
        <w:gridCol w:w="3851"/>
        <w:gridCol w:w="427"/>
        <w:gridCol w:w="427"/>
        <w:gridCol w:w="427"/>
        <w:gridCol w:w="427"/>
        <w:gridCol w:w="427"/>
      </w:tblGrid>
      <w:tr w:rsidR="008F2EDA" w:rsidRPr="008F2EDA" w14:paraId="6F7FF1E2" w14:textId="77777777" w:rsidTr="008F2EDA">
        <w:trPr>
          <w:trHeight w:val="416"/>
        </w:trPr>
        <w:tc>
          <w:tcPr>
            <w:tcW w:w="5000" w:type="pct"/>
            <w:gridSpan w:val="9"/>
            <w:shd w:val="clear" w:color="auto" w:fill="D9D9D9"/>
          </w:tcPr>
          <w:p w14:paraId="2D7EAB57" w14:textId="77777777" w:rsidR="008F2EDA" w:rsidRPr="008F2EDA" w:rsidRDefault="008F2EDA" w:rsidP="008F2EDA">
            <w:pPr>
              <w:tabs>
                <w:tab w:val="left" w:pos="5831"/>
              </w:tabs>
              <w:bidi/>
              <w:jc w:val="center"/>
              <w:rPr>
                <w:rFonts w:ascii="B Lotus" w:eastAsia="Calibri" w:hAnsi="B Lotus" w:cs="B Lotus"/>
                <w:b/>
                <w:bCs/>
                <w:sz w:val="24"/>
                <w:szCs w:val="24"/>
                <w:rtl/>
              </w:rPr>
            </w:pPr>
            <w:r w:rsidRPr="008F2EDA">
              <w:rPr>
                <w:rFonts w:ascii="B Lotus" w:eastAsia="Calibri" w:hAnsi="B Lotus" w:cs="B Lotus" w:hint="cs"/>
                <w:b/>
                <w:bCs/>
                <w:sz w:val="28"/>
                <w:szCs w:val="28"/>
                <w:rtl/>
              </w:rPr>
              <w:t xml:space="preserve">مسکن </w:t>
            </w:r>
            <w:del w:id="21591" w:author="Mehrnazi Boojari" w:date="2019-01-07T10:03:00Z">
              <w:r w:rsidRPr="008F2EDA" w:rsidDel="00A31D6F">
                <w:rPr>
                  <w:rFonts w:ascii="B Lotus" w:eastAsia="Calibri" w:hAnsi="B Lotus" w:cs="B Lotus" w:hint="cs"/>
                  <w:b/>
                  <w:bCs/>
                  <w:sz w:val="28"/>
                  <w:szCs w:val="28"/>
                  <w:rtl/>
                </w:rPr>
                <w:delText>روستائی</w:delText>
              </w:r>
            </w:del>
            <w:ins w:id="21592" w:author="Mehrnazi Boojari" w:date="2019-01-07T10:03:00Z">
              <w:r w:rsidR="00A31D6F">
                <w:rPr>
                  <w:rFonts w:ascii="B Lotus" w:eastAsia="Calibri" w:hAnsi="B Lotus" w:cs="B Lotus" w:hint="cs"/>
                  <w:b/>
                  <w:bCs/>
                  <w:sz w:val="28"/>
                  <w:szCs w:val="28"/>
                  <w:rtl/>
                </w:rPr>
                <w:t>روستایی</w:t>
              </w:r>
            </w:ins>
            <w:r w:rsidRPr="008F2EDA">
              <w:rPr>
                <w:rFonts w:ascii="B Lotus" w:eastAsia="Calibri" w:hAnsi="B Lotus" w:cs="B Lotus" w:hint="cs"/>
                <w:b/>
                <w:bCs/>
                <w:sz w:val="28"/>
                <w:szCs w:val="28"/>
                <w:rtl/>
              </w:rPr>
              <w:t xml:space="preserve">  </w:t>
            </w:r>
          </w:p>
        </w:tc>
      </w:tr>
      <w:tr w:rsidR="008F2EDA" w:rsidRPr="008F2EDA" w14:paraId="4D3270E8" w14:textId="77777777" w:rsidTr="0033312E">
        <w:trPr>
          <w:cantSplit/>
          <w:trHeight w:val="1252"/>
        </w:trPr>
        <w:tc>
          <w:tcPr>
            <w:tcW w:w="269" w:type="pct"/>
            <w:textDirection w:val="btLr"/>
          </w:tcPr>
          <w:p w14:paraId="1A6F5DAB" w14:textId="77777777" w:rsidR="008F2EDA" w:rsidRPr="008F2EDA" w:rsidRDefault="008F2EDA" w:rsidP="008F2EDA">
            <w:pPr>
              <w:tabs>
                <w:tab w:val="left" w:pos="5831"/>
              </w:tabs>
              <w:bidi/>
              <w:ind w:left="113" w:right="113"/>
              <w:jc w:val="center"/>
              <w:rPr>
                <w:rFonts w:ascii="B Lotus" w:eastAsia="Calibri" w:hAnsi="B Lotus" w:cs="B Lotus"/>
                <w:b/>
                <w:bCs/>
                <w:sz w:val="16"/>
                <w:szCs w:val="16"/>
                <w:rtl/>
              </w:rPr>
            </w:pPr>
            <w:r w:rsidRPr="008F2EDA">
              <w:rPr>
                <w:rFonts w:ascii="B Lotus" w:eastAsia="Calibri" w:hAnsi="B Lotus" w:cs="B Lotus" w:hint="cs"/>
                <w:b/>
                <w:bCs/>
                <w:sz w:val="16"/>
                <w:szCs w:val="16"/>
                <w:rtl/>
              </w:rPr>
              <w:t xml:space="preserve">اهیمت چالش </w:t>
            </w:r>
          </w:p>
        </w:tc>
        <w:tc>
          <w:tcPr>
            <w:tcW w:w="1291" w:type="pct"/>
            <w:vAlign w:val="center"/>
          </w:tcPr>
          <w:p w14:paraId="3D69389F" w14:textId="77777777" w:rsidR="008F2EDA" w:rsidRPr="008F2EDA" w:rsidRDefault="008F2EDA" w:rsidP="008F2EDA">
            <w:pPr>
              <w:tabs>
                <w:tab w:val="left" w:pos="5831"/>
              </w:tabs>
              <w:bidi/>
              <w:jc w:val="center"/>
              <w:rPr>
                <w:rFonts w:ascii="B Lotus" w:eastAsia="Calibri" w:hAnsi="B Lotus" w:cs="B Lotus"/>
                <w:b/>
                <w:bCs/>
                <w:sz w:val="16"/>
                <w:szCs w:val="16"/>
                <w:rtl/>
              </w:rPr>
            </w:pPr>
            <w:r w:rsidRPr="008F2EDA">
              <w:rPr>
                <w:rFonts w:ascii="B Lotus" w:eastAsia="Calibri" w:hAnsi="B Lotus" w:cs="B Lotus" w:hint="cs"/>
                <w:b/>
                <w:bCs/>
                <w:sz w:val="16"/>
                <w:szCs w:val="16"/>
                <w:rtl/>
              </w:rPr>
              <w:t>چالش</w:t>
            </w:r>
            <w:ins w:id="21593" w:author="Mehrnazi Boojari" w:date="2019-01-15T23:45:00Z">
              <w:r w:rsidR="00684CDE">
                <w:rPr>
                  <w:rFonts w:ascii="B Lotus" w:eastAsia="Calibri" w:hAnsi="B Lotus" w:cs="B Nazanin" w:hint="cs"/>
                  <w:b/>
                  <w:bCs/>
                  <w:sz w:val="16"/>
                  <w:szCs w:val="16"/>
                  <w:rtl/>
                </w:rPr>
                <w:t>‌</w:t>
              </w:r>
            </w:ins>
            <w:del w:id="21594" w:author="Mehrnazi Boojari" w:date="2019-01-07T09:46:00Z">
              <w:r w:rsidRPr="008F2EDA" w:rsidDel="006F7CCF">
                <w:rPr>
                  <w:rFonts w:ascii="B Lotus" w:eastAsia="Calibri" w:hAnsi="B Lotus" w:cs="B Lotus" w:hint="cs"/>
                  <w:b/>
                  <w:bCs/>
                  <w:sz w:val="16"/>
                  <w:szCs w:val="16"/>
                  <w:rtl/>
                </w:rPr>
                <w:delText xml:space="preserve"> های </w:delText>
              </w:r>
            </w:del>
            <w:ins w:id="21595" w:author="Mehrnazi Boojari" w:date="2019-01-07T09:46:00Z">
              <w:r w:rsidR="006F7CCF">
                <w:rPr>
                  <w:rFonts w:ascii="B Lotus" w:eastAsia="Calibri" w:hAnsi="B Lotus" w:cs="B Lotus" w:hint="cs"/>
                  <w:b/>
                  <w:bCs/>
                  <w:sz w:val="16"/>
                  <w:szCs w:val="16"/>
                  <w:rtl/>
                </w:rPr>
                <w:t xml:space="preserve">‌های </w:t>
              </w:r>
            </w:ins>
            <w:r w:rsidRPr="008F2EDA">
              <w:rPr>
                <w:rFonts w:ascii="B Lotus" w:eastAsia="Calibri" w:hAnsi="B Lotus" w:cs="B Lotus" w:hint="cs"/>
                <w:b/>
                <w:bCs/>
                <w:sz w:val="16"/>
                <w:szCs w:val="16"/>
                <w:rtl/>
              </w:rPr>
              <w:t xml:space="preserve">اصلی </w:t>
            </w:r>
          </w:p>
        </w:tc>
        <w:tc>
          <w:tcPr>
            <w:tcW w:w="259" w:type="pct"/>
            <w:textDirection w:val="btLr"/>
            <w:vAlign w:val="center"/>
          </w:tcPr>
          <w:p w14:paraId="08ADFAE4" w14:textId="77777777" w:rsidR="008F2EDA" w:rsidRPr="008F2EDA" w:rsidRDefault="008F2EDA" w:rsidP="008F2EDA">
            <w:pPr>
              <w:tabs>
                <w:tab w:val="left" w:pos="5831"/>
              </w:tabs>
              <w:bidi/>
              <w:ind w:left="113" w:right="113"/>
              <w:jc w:val="center"/>
              <w:rPr>
                <w:rFonts w:ascii="B Lotus" w:eastAsia="Calibri" w:hAnsi="B Lotus" w:cs="B Lotus"/>
                <w:b/>
                <w:bCs/>
                <w:sz w:val="16"/>
                <w:szCs w:val="16"/>
                <w:rtl/>
              </w:rPr>
            </w:pPr>
            <w:r w:rsidRPr="008F2EDA">
              <w:rPr>
                <w:rFonts w:ascii="B Lotus" w:eastAsia="Calibri" w:hAnsi="B Lotus" w:cs="B Lotus" w:hint="cs"/>
                <w:b/>
                <w:bCs/>
                <w:sz w:val="16"/>
                <w:szCs w:val="16"/>
                <w:rtl/>
              </w:rPr>
              <w:t xml:space="preserve">اهمیت عامل </w:t>
            </w:r>
          </w:p>
        </w:tc>
        <w:tc>
          <w:tcPr>
            <w:tcW w:w="2165" w:type="pct"/>
            <w:vAlign w:val="center"/>
          </w:tcPr>
          <w:p w14:paraId="157EA91D" w14:textId="77777777" w:rsidR="008F2EDA" w:rsidRPr="008F2EDA" w:rsidRDefault="008F2EDA" w:rsidP="008F2EDA">
            <w:pPr>
              <w:tabs>
                <w:tab w:val="left" w:pos="5831"/>
              </w:tabs>
              <w:bidi/>
              <w:jc w:val="center"/>
              <w:rPr>
                <w:rFonts w:ascii="B Lotus" w:eastAsia="Calibri" w:hAnsi="B Lotus" w:cs="B Lotus"/>
                <w:sz w:val="18"/>
                <w:szCs w:val="18"/>
                <w:rtl/>
              </w:rPr>
            </w:pPr>
            <w:r w:rsidRPr="008F2EDA">
              <w:rPr>
                <w:rFonts w:ascii="B Lotus" w:eastAsia="Calibri" w:hAnsi="B Lotus" w:cs="B Lotus" w:hint="cs"/>
                <w:sz w:val="18"/>
                <w:szCs w:val="18"/>
                <w:rtl/>
              </w:rPr>
              <w:t xml:space="preserve">عوامل </w:t>
            </w:r>
          </w:p>
        </w:tc>
        <w:tc>
          <w:tcPr>
            <w:tcW w:w="203" w:type="pct"/>
            <w:textDirection w:val="btLr"/>
            <w:vAlign w:val="center"/>
          </w:tcPr>
          <w:p w14:paraId="372A7E6D" w14:textId="77777777" w:rsidR="008F2EDA" w:rsidRPr="008F2EDA" w:rsidRDefault="008F2EDA" w:rsidP="008F2EDA">
            <w:pPr>
              <w:tabs>
                <w:tab w:val="left" w:pos="5831"/>
              </w:tabs>
              <w:bidi/>
              <w:ind w:left="113" w:right="113"/>
              <w:jc w:val="center"/>
              <w:rPr>
                <w:rFonts w:ascii="B Lotus" w:eastAsia="Calibri" w:hAnsi="B Lotus" w:cs="B Lotus"/>
                <w:sz w:val="12"/>
                <w:szCs w:val="12"/>
                <w:rtl/>
              </w:rPr>
            </w:pPr>
            <w:r w:rsidRPr="008F2EDA">
              <w:rPr>
                <w:rFonts w:ascii="B Lotus" w:eastAsia="Calibri" w:hAnsi="B Lotus" w:cs="B Lotus" w:hint="cs"/>
                <w:sz w:val="12"/>
                <w:szCs w:val="12"/>
                <w:rtl/>
              </w:rPr>
              <w:t>خیلی کم (1)</w:t>
            </w:r>
          </w:p>
        </w:tc>
        <w:tc>
          <w:tcPr>
            <w:tcW w:w="203" w:type="pct"/>
            <w:textDirection w:val="btLr"/>
            <w:vAlign w:val="center"/>
          </w:tcPr>
          <w:p w14:paraId="7440DA9C" w14:textId="77777777" w:rsidR="008F2EDA" w:rsidRPr="008F2EDA" w:rsidRDefault="008F2EDA" w:rsidP="008F2EDA">
            <w:pPr>
              <w:tabs>
                <w:tab w:val="left" w:pos="5831"/>
              </w:tabs>
              <w:bidi/>
              <w:ind w:left="113" w:right="113"/>
              <w:jc w:val="center"/>
              <w:rPr>
                <w:rFonts w:ascii="B Lotus" w:eastAsia="Calibri" w:hAnsi="B Lotus" w:cs="B Lotus"/>
                <w:sz w:val="12"/>
                <w:szCs w:val="12"/>
                <w:rtl/>
              </w:rPr>
            </w:pPr>
            <w:r w:rsidRPr="008F2EDA">
              <w:rPr>
                <w:rFonts w:ascii="B Lotus" w:eastAsia="Calibri" w:hAnsi="B Lotus" w:cs="B Lotus" w:hint="cs"/>
                <w:sz w:val="12"/>
                <w:szCs w:val="12"/>
                <w:rtl/>
              </w:rPr>
              <w:t>کم (2)</w:t>
            </w:r>
          </w:p>
        </w:tc>
        <w:tc>
          <w:tcPr>
            <w:tcW w:w="203" w:type="pct"/>
            <w:textDirection w:val="btLr"/>
            <w:vAlign w:val="center"/>
          </w:tcPr>
          <w:p w14:paraId="770F89A8" w14:textId="77777777" w:rsidR="008F2EDA" w:rsidRPr="008F2EDA" w:rsidRDefault="008F2EDA" w:rsidP="008F2EDA">
            <w:pPr>
              <w:tabs>
                <w:tab w:val="left" w:pos="5831"/>
              </w:tabs>
              <w:bidi/>
              <w:ind w:left="113" w:right="113"/>
              <w:jc w:val="center"/>
              <w:rPr>
                <w:rFonts w:ascii="B Lotus" w:eastAsia="Calibri" w:hAnsi="B Lotus" w:cs="B Lotus"/>
                <w:sz w:val="12"/>
                <w:szCs w:val="12"/>
                <w:rtl/>
              </w:rPr>
            </w:pPr>
            <w:r w:rsidRPr="008F2EDA">
              <w:rPr>
                <w:rFonts w:ascii="B Lotus" w:eastAsia="Calibri" w:hAnsi="B Lotus" w:cs="B Lotus" w:hint="cs"/>
                <w:sz w:val="12"/>
                <w:szCs w:val="12"/>
                <w:rtl/>
              </w:rPr>
              <w:t>متوسط (3)</w:t>
            </w:r>
          </w:p>
        </w:tc>
        <w:tc>
          <w:tcPr>
            <w:tcW w:w="203" w:type="pct"/>
            <w:textDirection w:val="btLr"/>
            <w:vAlign w:val="center"/>
          </w:tcPr>
          <w:p w14:paraId="2A20DCF5" w14:textId="77777777" w:rsidR="008F2EDA" w:rsidRPr="008F2EDA" w:rsidRDefault="008F2EDA" w:rsidP="008F2EDA">
            <w:pPr>
              <w:tabs>
                <w:tab w:val="left" w:pos="5831"/>
              </w:tabs>
              <w:bidi/>
              <w:ind w:left="113" w:right="113"/>
              <w:jc w:val="center"/>
              <w:rPr>
                <w:rFonts w:ascii="B Lotus" w:eastAsia="Calibri" w:hAnsi="B Lotus" w:cs="B Lotus"/>
                <w:sz w:val="12"/>
                <w:szCs w:val="12"/>
                <w:rtl/>
              </w:rPr>
            </w:pPr>
            <w:r w:rsidRPr="008F2EDA">
              <w:rPr>
                <w:rFonts w:ascii="B Lotus" w:eastAsia="Calibri" w:hAnsi="B Lotus" w:cs="B Lotus" w:hint="cs"/>
                <w:sz w:val="12"/>
                <w:szCs w:val="12"/>
                <w:rtl/>
              </w:rPr>
              <w:t>زیاد (4)</w:t>
            </w:r>
          </w:p>
        </w:tc>
        <w:tc>
          <w:tcPr>
            <w:tcW w:w="204" w:type="pct"/>
            <w:textDirection w:val="btLr"/>
            <w:vAlign w:val="center"/>
          </w:tcPr>
          <w:p w14:paraId="49C95E46" w14:textId="77777777" w:rsidR="008F2EDA" w:rsidRPr="008F2EDA" w:rsidRDefault="008F2EDA" w:rsidP="008F2EDA">
            <w:pPr>
              <w:tabs>
                <w:tab w:val="left" w:pos="5831"/>
              </w:tabs>
              <w:bidi/>
              <w:ind w:left="113" w:right="113"/>
              <w:jc w:val="center"/>
              <w:rPr>
                <w:rFonts w:ascii="B Lotus" w:eastAsia="Calibri" w:hAnsi="B Lotus" w:cs="B Lotus"/>
                <w:sz w:val="12"/>
                <w:szCs w:val="12"/>
                <w:rtl/>
              </w:rPr>
            </w:pPr>
            <w:r w:rsidRPr="008F2EDA">
              <w:rPr>
                <w:rFonts w:ascii="B Lotus" w:eastAsia="Calibri" w:hAnsi="B Lotus" w:cs="B Lotus" w:hint="cs"/>
                <w:sz w:val="12"/>
                <w:szCs w:val="12"/>
                <w:rtl/>
              </w:rPr>
              <w:t>بسیار</w:t>
            </w:r>
            <w:ins w:id="21596" w:author="Mehrnazi Boojari" w:date="2019-01-15T23:45:00Z">
              <w:r w:rsidR="00684CDE">
                <w:rPr>
                  <w:rFonts w:ascii="B Lotus" w:eastAsia="Calibri" w:hAnsi="B Lotus" w:cs="B Lotus" w:hint="cs"/>
                  <w:sz w:val="12"/>
                  <w:szCs w:val="12"/>
                  <w:rtl/>
                </w:rPr>
                <w:t xml:space="preserve"> </w:t>
              </w:r>
            </w:ins>
            <w:r w:rsidRPr="008F2EDA">
              <w:rPr>
                <w:rFonts w:ascii="B Lotus" w:eastAsia="Calibri" w:hAnsi="B Lotus" w:cs="B Lotus" w:hint="cs"/>
                <w:sz w:val="12"/>
                <w:szCs w:val="12"/>
                <w:rtl/>
              </w:rPr>
              <w:t>زیاد (5)</w:t>
            </w:r>
          </w:p>
        </w:tc>
      </w:tr>
      <w:tr w:rsidR="008F2EDA" w:rsidRPr="005851CD" w14:paraId="6B773C04" w14:textId="77777777" w:rsidTr="008F2EDA">
        <w:trPr>
          <w:trHeight w:val="388"/>
        </w:trPr>
        <w:tc>
          <w:tcPr>
            <w:tcW w:w="269" w:type="pct"/>
            <w:vMerge w:val="restart"/>
            <w:shd w:val="clear" w:color="auto" w:fill="F2F2F2"/>
          </w:tcPr>
          <w:p w14:paraId="23224714" w14:textId="77777777" w:rsidR="008F2EDA" w:rsidRPr="008F2EDA" w:rsidRDefault="008F2EDA" w:rsidP="008F2EDA">
            <w:pPr>
              <w:bidi/>
              <w:jc w:val="center"/>
              <w:rPr>
                <w:rFonts w:ascii="B Lotus" w:eastAsia="Calibri" w:hAnsi="B Lotus" w:cs="B Lotus"/>
                <w:sz w:val="14"/>
                <w:szCs w:val="14"/>
                <w:rtl/>
              </w:rPr>
            </w:pPr>
          </w:p>
        </w:tc>
        <w:tc>
          <w:tcPr>
            <w:tcW w:w="1291" w:type="pct"/>
            <w:vMerge w:val="restart"/>
            <w:shd w:val="clear" w:color="auto" w:fill="F2F2F2"/>
            <w:vAlign w:val="center"/>
          </w:tcPr>
          <w:p w14:paraId="750D9916" w14:textId="77777777" w:rsidR="008F2EDA" w:rsidRPr="008F2EDA" w:rsidRDefault="008F2EDA" w:rsidP="008F2EDA">
            <w:pPr>
              <w:bidi/>
              <w:jc w:val="center"/>
              <w:rPr>
                <w:rFonts w:ascii="B Lotus" w:eastAsia="Calibri" w:hAnsi="B Lotus" w:cs="B Lotus"/>
                <w:sz w:val="20"/>
                <w:szCs w:val="20"/>
                <w:rtl/>
              </w:rPr>
            </w:pPr>
            <w:r w:rsidRPr="008F2EDA">
              <w:rPr>
                <w:rFonts w:ascii="B Lotus" w:eastAsia="Calibri" w:hAnsi="B Lotus" w:cs="B Lotus" w:hint="cs"/>
                <w:sz w:val="20"/>
                <w:szCs w:val="20"/>
                <w:rtl/>
              </w:rPr>
              <w:t xml:space="preserve">عدم ساخت مساکن روستایی </w:t>
            </w:r>
            <w:del w:id="21597" w:author="Mehrnazi Boojari" w:date="2019-01-10T01:06:00Z">
              <w:r w:rsidRPr="008F2EDA" w:rsidDel="00647583">
                <w:rPr>
                  <w:rFonts w:ascii="B Lotus" w:eastAsia="Calibri" w:hAnsi="B Lotus" w:cs="B Lotus" w:hint="cs"/>
                  <w:sz w:val="20"/>
                  <w:szCs w:val="20"/>
                  <w:rtl/>
                </w:rPr>
                <w:delText>مبتنی بر</w:delText>
              </w:r>
            </w:del>
            <w:ins w:id="21598" w:author="Mehrnazi Boojari" w:date="2019-01-10T01:06:00Z">
              <w:r w:rsidR="00647583">
                <w:rPr>
                  <w:rFonts w:ascii="B Lotus" w:eastAsia="Calibri" w:hAnsi="B Lotus" w:cs="B Lotus" w:hint="cs"/>
                  <w:sz w:val="20"/>
                  <w:szCs w:val="20"/>
                  <w:rtl/>
                </w:rPr>
                <w:t>مبتنی</w:t>
              </w:r>
              <w:r w:rsidR="00647583">
                <w:rPr>
                  <w:rFonts w:ascii="Times New Roman" w:eastAsia="Calibri" w:hAnsi="Times New Roman" w:cs="Times New Roman" w:hint="cs"/>
                  <w:sz w:val="20"/>
                  <w:szCs w:val="20"/>
                  <w:rtl/>
                </w:rPr>
                <w:t> </w:t>
              </w:r>
              <w:r w:rsidR="00647583">
                <w:rPr>
                  <w:rFonts w:ascii="B Lotus" w:eastAsia="Calibri" w:hAnsi="B Lotus" w:cs="B Lotus" w:hint="cs"/>
                  <w:sz w:val="20"/>
                  <w:szCs w:val="20"/>
                  <w:rtl/>
                </w:rPr>
                <w:t>بر</w:t>
              </w:r>
            </w:ins>
            <w:r w:rsidRPr="008F2EDA">
              <w:rPr>
                <w:rFonts w:ascii="B Lotus" w:eastAsia="Calibri" w:hAnsi="B Lotus" w:cs="B Lotus" w:hint="cs"/>
                <w:sz w:val="20"/>
                <w:szCs w:val="20"/>
                <w:rtl/>
              </w:rPr>
              <w:t xml:space="preserve"> اقلیم و بوم روستا </w:t>
            </w:r>
          </w:p>
        </w:tc>
        <w:tc>
          <w:tcPr>
            <w:tcW w:w="259" w:type="pct"/>
            <w:shd w:val="clear" w:color="auto" w:fill="F2F2F2"/>
            <w:vAlign w:val="center"/>
          </w:tcPr>
          <w:p w14:paraId="25B6E47E"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74688738"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تغییر فرهنگ و هویت روستایی  و نفوذ فرهنگ شهرنشینی و عدم اقبال به حفظ نوع معماری و سازه مساکن قدیم روستایی </w:t>
            </w:r>
          </w:p>
        </w:tc>
        <w:tc>
          <w:tcPr>
            <w:tcW w:w="203" w:type="pct"/>
            <w:shd w:val="clear" w:color="auto" w:fill="F2F2F2"/>
            <w:vAlign w:val="center"/>
          </w:tcPr>
          <w:p w14:paraId="69185A30"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648E489"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5745AB3"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2BC85354"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3F31903D" w14:textId="77777777" w:rsidR="008F2EDA" w:rsidRPr="008F2EDA" w:rsidRDefault="008F2EDA" w:rsidP="008F2EDA">
            <w:pPr>
              <w:bidi/>
              <w:jc w:val="center"/>
              <w:rPr>
                <w:rFonts w:ascii="B Lotus" w:eastAsia="Calibri" w:hAnsi="B Lotus" w:cs="B Lotus"/>
                <w:rtl/>
              </w:rPr>
            </w:pPr>
          </w:p>
        </w:tc>
      </w:tr>
      <w:tr w:rsidR="008F2EDA" w:rsidRPr="005851CD" w14:paraId="7032A2F5" w14:textId="77777777" w:rsidTr="008F2EDA">
        <w:trPr>
          <w:trHeight w:val="373"/>
        </w:trPr>
        <w:tc>
          <w:tcPr>
            <w:tcW w:w="269" w:type="pct"/>
            <w:vMerge/>
            <w:shd w:val="clear" w:color="auto" w:fill="F2F2F2"/>
          </w:tcPr>
          <w:p w14:paraId="584646B5"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1B138544"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56EC50AD"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42DFE7EC"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نبود قوانین و مقررات ملی </w:t>
            </w:r>
            <w:del w:id="21599" w:author="Mehrnazi Boojari" w:date="2019-01-07T22:28:00Z">
              <w:r w:rsidRPr="008F2EDA" w:rsidDel="00051F26">
                <w:rPr>
                  <w:rFonts w:ascii="B Lotus" w:eastAsia="Calibri" w:hAnsi="B Lotus" w:cs="B Lotus" w:hint="cs"/>
                  <w:sz w:val="18"/>
                  <w:szCs w:val="18"/>
                  <w:rtl/>
                </w:rPr>
                <w:delText>ساخت وساز</w:delText>
              </w:r>
            </w:del>
            <w:ins w:id="21600" w:author="Mehrnazi Boojari" w:date="2019-01-07T22:28:00Z">
              <w:r w:rsidR="00051F26">
                <w:rPr>
                  <w:rFonts w:ascii="B Lotus" w:eastAsia="Calibri" w:hAnsi="B Lotus" w:cs="B Lotus" w:hint="cs"/>
                  <w:sz w:val="18"/>
                  <w:szCs w:val="18"/>
                  <w:rtl/>
                </w:rPr>
                <w:t>ساخت</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و</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ساز</w:t>
              </w:r>
            </w:ins>
            <w:r w:rsidRPr="008F2EDA">
              <w:rPr>
                <w:rFonts w:ascii="B Lotus" w:eastAsia="Calibri" w:hAnsi="B Lotus" w:cs="B Lotus" w:hint="cs"/>
                <w:sz w:val="18"/>
                <w:szCs w:val="18"/>
                <w:rtl/>
              </w:rPr>
              <w:t xml:space="preserve"> روستایی (برای مثال</w:t>
            </w:r>
            <w:ins w:id="21601" w:author="Mehrnazi Boojari" w:date="2019-01-15T23:46:00Z">
              <w:r w:rsidR="00684CDE">
                <w:rPr>
                  <w:rFonts w:ascii="B Lotus" w:eastAsia="Calibri" w:hAnsi="B Lotus" w:cs="B Lotus" w:hint="cs"/>
                  <w:sz w:val="18"/>
                  <w:szCs w:val="18"/>
                  <w:rtl/>
                </w:rPr>
                <w:t>،</w:t>
              </w:r>
            </w:ins>
            <w:r w:rsidRPr="008F2EDA">
              <w:rPr>
                <w:rFonts w:ascii="B Lotus" w:eastAsia="Calibri" w:hAnsi="B Lotus" w:cs="B Lotus" w:hint="cs"/>
                <w:sz w:val="18"/>
                <w:szCs w:val="18"/>
                <w:rtl/>
              </w:rPr>
              <w:t xml:space="preserve"> نبود مقررات فنی ساخت مسکن با چوب)</w:t>
            </w:r>
          </w:p>
        </w:tc>
        <w:tc>
          <w:tcPr>
            <w:tcW w:w="203" w:type="pct"/>
            <w:shd w:val="clear" w:color="auto" w:fill="F2F2F2"/>
            <w:vAlign w:val="center"/>
          </w:tcPr>
          <w:p w14:paraId="22D111DE"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49A72FEA"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2DE5FBAD"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AF4E341"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4FBF126C" w14:textId="77777777" w:rsidR="008F2EDA" w:rsidRPr="008F2EDA" w:rsidRDefault="008F2EDA" w:rsidP="008F2EDA">
            <w:pPr>
              <w:bidi/>
              <w:jc w:val="center"/>
              <w:rPr>
                <w:rFonts w:ascii="B Lotus" w:eastAsia="Calibri" w:hAnsi="B Lotus" w:cs="B Lotus"/>
                <w:rtl/>
              </w:rPr>
            </w:pPr>
          </w:p>
        </w:tc>
      </w:tr>
      <w:tr w:rsidR="008F2EDA" w:rsidRPr="005851CD" w14:paraId="72870765" w14:textId="77777777" w:rsidTr="008F2EDA">
        <w:trPr>
          <w:trHeight w:val="373"/>
        </w:trPr>
        <w:tc>
          <w:tcPr>
            <w:tcW w:w="269" w:type="pct"/>
            <w:vMerge/>
            <w:shd w:val="clear" w:color="auto" w:fill="F2F2F2"/>
          </w:tcPr>
          <w:p w14:paraId="61A27628"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309BBEC3"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61F21DB3"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206A3438"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عدم دسترسی مناسب به مواد و مصالح بومی برای ساخت مسکن </w:t>
            </w:r>
            <w:del w:id="21602" w:author="Mehrnazi Boojari" w:date="2019-01-07T10:03:00Z">
              <w:r w:rsidRPr="008F2EDA" w:rsidDel="00A31D6F">
                <w:rPr>
                  <w:rFonts w:ascii="B Lotus" w:eastAsia="Calibri" w:hAnsi="B Lotus" w:cs="B Lotus" w:hint="cs"/>
                  <w:sz w:val="18"/>
                  <w:szCs w:val="18"/>
                  <w:rtl/>
                </w:rPr>
                <w:delText>روستائی</w:delText>
              </w:r>
            </w:del>
            <w:ins w:id="21603" w:author="Mehrnazi Boojari" w:date="2019-01-07T10:03:00Z">
              <w:r w:rsidR="00A31D6F">
                <w:rPr>
                  <w:rFonts w:ascii="B Lotus" w:eastAsia="Calibri" w:hAnsi="B Lotus" w:cs="B Lotus" w:hint="cs"/>
                  <w:sz w:val="18"/>
                  <w:szCs w:val="18"/>
                  <w:rtl/>
                </w:rPr>
                <w:t>روستایی</w:t>
              </w:r>
            </w:ins>
            <w:r w:rsidRPr="008F2EDA">
              <w:rPr>
                <w:rFonts w:ascii="B Lotus" w:eastAsia="Calibri" w:hAnsi="B Lotus" w:cs="B Lotus" w:hint="cs"/>
                <w:sz w:val="18"/>
                <w:szCs w:val="18"/>
                <w:rtl/>
              </w:rPr>
              <w:t xml:space="preserve"> </w:t>
            </w:r>
          </w:p>
        </w:tc>
        <w:tc>
          <w:tcPr>
            <w:tcW w:w="203" w:type="pct"/>
            <w:shd w:val="clear" w:color="auto" w:fill="F2F2F2"/>
            <w:vAlign w:val="center"/>
          </w:tcPr>
          <w:p w14:paraId="25621A2B"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3F92A496"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77C0D479"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3BA418D3"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21591BAA" w14:textId="77777777" w:rsidR="008F2EDA" w:rsidRPr="008F2EDA" w:rsidRDefault="008F2EDA" w:rsidP="008F2EDA">
            <w:pPr>
              <w:bidi/>
              <w:jc w:val="center"/>
              <w:rPr>
                <w:rFonts w:ascii="B Lotus" w:eastAsia="Calibri" w:hAnsi="B Lotus" w:cs="B Lotus"/>
                <w:rtl/>
              </w:rPr>
            </w:pPr>
          </w:p>
        </w:tc>
      </w:tr>
      <w:tr w:rsidR="008F2EDA" w:rsidRPr="005851CD" w14:paraId="0BB89636" w14:textId="77777777" w:rsidTr="008F2EDA">
        <w:trPr>
          <w:trHeight w:val="373"/>
        </w:trPr>
        <w:tc>
          <w:tcPr>
            <w:tcW w:w="269" w:type="pct"/>
            <w:vMerge/>
            <w:shd w:val="clear" w:color="auto" w:fill="F2F2F2"/>
          </w:tcPr>
          <w:p w14:paraId="4133A833"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75C885C4"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28C096DB"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7F6823B3"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ضعف در طراحی و دک</w:t>
            </w:r>
            <w:ins w:id="21604" w:author="Mehrnazi Boojari" w:date="2019-01-15T23:46:00Z">
              <w:r w:rsidR="00684CDE">
                <w:rPr>
                  <w:rFonts w:ascii="B Lotus" w:eastAsia="Calibri" w:hAnsi="B Lotus" w:cs="B Lotus" w:hint="cs"/>
                  <w:sz w:val="18"/>
                  <w:szCs w:val="18"/>
                  <w:rtl/>
                </w:rPr>
                <w:t>و</w:t>
              </w:r>
            </w:ins>
            <w:r w:rsidRPr="008F2EDA">
              <w:rPr>
                <w:rFonts w:ascii="B Lotus" w:eastAsia="Calibri" w:hAnsi="B Lotus" w:cs="B Lotus" w:hint="cs"/>
                <w:sz w:val="18"/>
                <w:szCs w:val="18"/>
                <w:rtl/>
              </w:rPr>
              <w:t xml:space="preserve">راسیون داخلی توسط معماران و مهندسان بومی </w:t>
            </w:r>
          </w:p>
        </w:tc>
        <w:tc>
          <w:tcPr>
            <w:tcW w:w="203" w:type="pct"/>
            <w:shd w:val="clear" w:color="auto" w:fill="F2F2F2"/>
            <w:vAlign w:val="center"/>
          </w:tcPr>
          <w:p w14:paraId="592E898E"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95FEC6B"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FFDAAED"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19308B5"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60C1F3F3" w14:textId="77777777" w:rsidR="008F2EDA" w:rsidRPr="008F2EDA" w:rsidRDefault="008F2EDA" w:rsidP="008F2EDA">
            <w:pPr>
              <w:bidi/>
              <w:jc w:val="center"/>
              <w:rPr>
                <w:rFonts w:ascii="B Lotus" w:eastAsia="Calibri" w:hAnsi="B Lotus" w:cs="B Lotus"/>
                <w:rtl/>
              </w:rPr>
            </w:pPr>
          </w:p>
        </w:tc>
      </w:tr>
      <w:tr w:rsidR="008F2EDA" w:rsidRPr="005851CD" w14:paraId="0CE1490E" w14:textId="77777777" w:rsidTr="008F2EDA">
        <w:trPr>
          <w:trHeight w:val="373"/>
        </w:trPr>
        <w:tc>
          <w:tcPr>
            <w:tcW w:w="269" w:type="pct"/>
            <w:vMerge/>
            <w:shd w:val="clear" w:color="auto" w:fill="F2F2F2"/>
          </w:tcPr>
          <w:p w14:paraId="43673C6E"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6A86253F"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374FC132"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09B376CE" w14:textId="77777777" w:rsidR="008F2EDA" w:rsidRPr="008F2EDA" w:rsidRDefault="008F2EDA" w:rsidP="00684CDE">
            <w:pPr>
              <w:bidi/>
              <w:rPr>
                <w:rFonts w:ascii="B Lotus" w:eastAsia="Calibri" w:hAnsi="B Lotus" w:cs="B Lotus"/>
                <w:sz w:val="18"/>
                <w:szCs w:val="18"/>
                <w:rtl/>
              </w:rPr>
            </w:pPr>
            <w:r w:rsidRPr="008F2EDA">
              <w:rPr>
                <w:rFonts w:ascii="B Lotus" w:eastAsia="Calibri" w:hAnsi="B Lotus" w:cs="B Lotus" w:hint="cs"/>
                <w:sz w:val="18"/>
                <w:szCs w:val="18"/>
                <w:rtl/>
              </w:rPr>
              <w:t>هزینه</w:t>
            </w:r>
            <w:del w:id="21605" w:author="Mehrnazi Boojari" w:date="2019-01-07T09:46:00Z">
              <w:r w:rsidRPr="008F2EDA" w:rsidDel="006F7CCF">
                <w:rPr>
                  <w:rFonts w:ascii="B Lotus" w:eastAsia="Calibri" w:hAnsi="B Lotus" w:cs="B Lotus" w:hint="cs"/>
                  <w:sz w:val="18"/>
                  <w:szCs w:val="18"/>
                  <w:rtl/>
                </w:rPr>
                <w:delText xml:space="preserve"> های </w:delText>
              </w:r>
            </w:del>
            <w:ins w:id="21606" w:author="Mehrnazi Boojari" w:date="2019-01-07T09:46:00Z">
              <w:r w:rsidR="006F7CCF">
                <w:rPr>
                  <w:rFonts w:ascii="B Lotus" w:eastAsia="Calibri" w:hAnsi="B Lotus" w:cs="B Lotus" w:hint="cs"/>
                  <w:sz w:val="18"/>
                  <w:szCs w:val="18"/>
                  <w:rtl/>
                </w:rPr>
                <w:t xml:space="preserve">‌های </w:t>
              </w:r>
            </w:ins>
            <w:del w:id="21607" w:author="Mehrnazi Boojari" w:date="2019-01-15T23:46:00Z">
              <w:r w:rsidRPr="008F2EDA" w:rsidDel="00684CDE">
                <w:rPr>
                  <w:rFonts w:ascii="B Lotus" w:eastAsia="Calibri" w:hAnsi="B Lotus" w:cs="B Lotus" w:hint="cs"/>
                  <w:sz w:val="18"/>
                  <w:szCs w:val="18"/>
                  <w:rtl/>
                </w:rPr>
                <w:delText xml:space="preserve">بالای </w:delText>
              </w:r>
            </w:del>
            <w:ins w:id="21608" w:author="Mehrnazi Boojari" w:date="2019-01-15T23:46:00Z">
              <w:r w:rsidR="00684CDE">
                <w:rPr>
                  <w:rFonts w:ascii="B Lotus" w:eastAsia="Calibri" w:hAnsi="B Lotus" w:cs="B Lotus" w:hint="cs"/>
                  <w:sz w:val="18"/>
                  <w:szCs w:val="18"/>
                  <w:rtl/>
                </w:rPr>
                <w:t>زیاد</w:t>
              </w:r>
              <w:r w:rsidR="00684CDE" w:rsidRPr="008F2EDA">
                <w:rPr>
                  <w:rFonts w:ascii="B Lotus" w:eastAsia="Calibri" w:hAnsi="B Lotus" w:cs="B Lotus" w:hint="cs"/>
                  <w:sz w:val="18"/>
                  <w:szCs w:val="18"/>
                  <w:rtl/>
                </w:rPr>
                <w:t xml:space="preserve"> </w:t>
              </w:r>
            </w:ins>
            <w:del w:id="21609" w:author="Mehrnazi Boojari" w:date="2019-01-07T22:28:00Z">
              <w:r w:rsidRPr="008F2EDA" w:rsidDel="00051F26">
                <w:rPr>
                  <w:rFonts w:ascii="B Lotus" w:eastAsia="Calibri" w:hAnsi="B Lotus" w:cs="B Lotus" w:hint="cs"/>
                  <w:sz w:val="18"/>
                  <w:szCs w:val="18"/>
                  <w:rtl/>
                </w:rPr>
                <w:delText>ساخت وساز</w:delText>
              </w:r>
            </w:del>
            <w:ins w:id="21610" w:author="Mehrnazi Boojari" w:date="2019-01-07T22:28:00Z">
              <w:r w:rsidR="00051F26">
                <w:rPr>
                  <w:rFonts w:ascii="B Lotus" w:eastAsia="Calibri" w:hAnsi="B Lotus" w:cs="B Lotus" w:hint="cs"/>
                  <w:sz w:val="18"/>
                  <w:szCs w:val="18"/>
                  <w:rtl/>
                </w:rPr>
                <w:t>ساخت</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و</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ساز</w:t>
              </w:r>
            </w:ins>
            <w:r w:rsidRPr="008F2EDA">
              <w:rPr>
                <w:rFonts w:ascii="B Lotus" w:eastAsia="Calibri" w:hAnsi="B Lotus" w:cs="B Lotus" w:hint="cs"/>
                <w:sz w:val="18"/>
                <w:szCs w:val="18"/>
                <w:rtl/>
              </w:rPr>
              <w:t xml:space="preserve"> </w:t>
            </w:r>
            <w:del w:id="21611" w:author="Mehrnazi Boojari" w:date="2019-01-10T01:06:00Z">
              <w:r w:rsidRPr="008F2EDA" w:rsidDel="00647583">
                <w:rPr>
                  <w:rFonts w:ascii="B Lotus" w:eastAsia="Calibri" w:hAnsi="B Lotus" w:cs="B Lotus" w:hint="cs"/>
                  <w:sz w:val="18"/>
                  <w:szCs w:val="18"/>
                  <w:rtl/>
                </w:rPr>
                <w:delText>مبتنی بر</w:delText>
              </w:r>
            </w:del>
            <w:ins w:id="21612" w:author="Mehrnazi Boojari" w:date="2019-01-10T01:06:00Z">
              <w:r w:rsidR="00647583">
                <w:rPr>
                  <w:rFonts w:ascii="B Lotus" w:eastAsia="Calibri" w:hAnsi="B Lotus" w:cs="B Lotus" w:hint="cs"/>
                  <w:sz w:val="18"/>
                  <w:szCs w:val="18"/>
                  <w:rtl/>
                </w:rPr>
                <w:t>مبتنی</w:t>
              </w:r>
              <w:r w:rsidR="00647583">
                <w:rPr>
                  <w:rFonts w:ascii="Times New Roman" w:eastAsia="Calibri" w:hAnsi="Times New Roman" w:cs="Times New Roman" w:hint="cs"/>
                  <w:sz w:val="18"/>
                  <w:szCs w:val="18"/>
                  <w:rtl/>
                </w:rPr>
                <w:t> </w:t>
              </w:r>
              <w:r w:rsidR="00647583">
                <w:rPr>
                  <w:rFonts w:ascii="B Lotus" w:eastAsia="Calibri" w:hAnsi="B Lotus" w:cs="B Lotus" w:hint="cs"/>
                  <w:sz w:val="18"/>
                  <w:szCs w:val="18"/>
                  <w:rtl/>
                </w:rPr>
                <w:t>بر</w:t>
              </w:r>
            </w:ins>
            <w:r w:rsidRPr="008F2EDA">
              <w:rPr>
                <w:rFonts w:ascii="B Lotus" w:eastAsia="Calibri" w:hAnsi="B Lotus" w:cs="B Lotus" w:hint="cs"/>
                <w:sz w:val="18"/>
                <w:szCs w:val="18"/>
                <w:rtl/>
              </w:rPr>
              <w:t xml:space="preserve"> اقلیم و هویت منطقه</w:t>
            </w:r>
          </w:p>
        </w:tc>
        <w:tc>
          <w:tcPr>
            <w:tcW w:w="203" w:type="pct"/>
            <w:shd w:val="clear" w:color="auto" w:fill="F2F2F2"/>
            <w:vAlign w:val="center"/>
          </w:tcPr>
          <w:p w14:paraId="44E175EE"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876150A"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0511D17D"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79E6C5F"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33B048B0" w14:textId="77777777" w:rsidR="008F2EDA" w:rsidRPr="008F2EDA" w:rsidRDefault="008F2EDA" w:rsidP="008F2EDA">
            <w:pPr>
              <w:bidi/>
              <w:jc w:val="center"/>
              <w:rPr>
                <w:rFonts w:ascii="B Lotus" w:eastAsia="Calibri" w:hAnsi="B Lotus" w:cs="B Lotus"/>
                <w:rtl/>
              </w:rPr>
            </w:pPr>
          </w:p>
        </w:tc>
      </w:tr>
      <w:tr w:rsidR="008F2EDA" w:rsidRPr="005851CD" w14:paraId="5F2D9E60" w14:textId="77777777" w:rsidTr="008F2EDA">
        <w:trPr>
          <w:trHeight w:val="373"/>
        </w:trPr>
        <w:tc>
          <w:tcPr>
            <w:tcW w:w="269" w:type="pct"/>
            <w:vMerge/>
            <w:shd w:val="clear" w:color="auto" w:fill="F2F2F2"/>
          </w:tcPr>
          <w:p w14:paraId="39BC4BA5"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07AEBD34"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559D3993"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0BB69366"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نظام مسائل طرح هادی روستایی و نظام کاربری زمین</w:t>
            </w:r>
          </w:p>
        </w:tc>
        <w:tc>
          <w:tcPr>
            <w:tcW w:w="203" w:type="pct"/>
            <w:shd w:val="clear" w:color="auto" w:fill="F2F2F2"/>
            <w:vAlign w:val="center"/>
          </w:tcPr>
          <w:p w14:paraId="76415F1B"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44EA91B5"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75E4B32E"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1BAD12A"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56F70FFF" w14:textId="77777777" w:rsidR="008F2EDA" w:rsidRPr="008F2EDA" w:rsidRDefault="008F2EDA" w:rsidP="008F2EDA">
            <w:pPr>
              <w:bidi/>
              <w:jc w:val="center"/>
              <w:rPr>
                <w:rFonts w:ascii="B Lotus" w:eastAsia="Calibri" w:hAnsi="B Lotus" w:cs="B Lotus"/>
                <w:rtl/>
              </w:rPr>
            </w:pPr>
          </w:p>
        </w:tc>
      </w:tr>
      <w:tr w:rsidR="008F2EDA" w:rsidRPr="005851CD" w14:paraId="6A595CE4" w14:textId="77777777" w:rsidTr="008F2EDA">
        <w:trPr>
          <w:trHeight w:val="388"/>
        </w:trPr>
        <w:tc>
          <w:tcPr>
            <w:tcW w:w="269" w:type="pct"/>
            <w:vMerge/>
            <w:shd w:val="clear" w:color="auto" w:fill="F2F2F2"/>
          </w:tcPr>
          <w:p w14:paraId="7421A290"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49665869"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765A95C6"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0C30C0C6" w14:textId="77777777" w:rsidR="008F2EDA" w:rsidRPr="00684CDE" w:rsidRDefault="008F2EDA" w:rsidP="008F2EDA">
            <w:pPr>
              <w:bidi/>
              <w:rPr>
                <w:rFonts w:ascii="B Lotus" w:eastAsia="Calibri" w:hAnsi="B Lotus" w:cs="B Lotus"/>
                <w:sz w:val="18"/>
                <w:szCs w:val="18"/>
                <w:rtl/>
              </w:rPr>
            </w:pPr>
            <w:r w:rsidRPr="00684CDE">
              <w:rPr>
                <w:rFonts w:ascii="B Lotus" w:eastAsia="Calibri" w:hAnsi="B Lotus" w:cs="B Lotus" w:hint="cs"/>
                <w:sz w:val="18"/>
                <w:szCs w:val="18"/>
                <w:rtl/>
                <w:rPrChange w:id="21613" w:author="Mehrnazi Boojari" w:date="2019-01-15T23:46:00Z">
                  <w:rPr>
                    <w:rFonts w:ascii="B Lotus" w:eastAsia="Calibri" w:hAnsi="B Lotus" w:cs="B Lotus" w:hint="cs"/>
                    <w:color w:val="D9D9D9"/>
                    <w:sz w:val="18"/>
                    <w:szCs w:val="18"/>
                    <w:rtl/>
                  </w:rPr>
                </w:rPrChange>
              </w:rPr>
              <w:t>عواملی</w:t>
            </w:r>
            <w:r w:rsidRPr="00684CDE">
              <w:rPr>
                <w:rFonts w:ascii="B Lotus" w:eastAsia="Calibri" w:hAnsi="B Lotus" w:cs="B Lotus"/>
                <w:sz w:val="18"/>
                <w:szCs w:val="18"/>
                <w:rtl/>
                <w:rPrChange w:id="21614" w:author="Mehrnazi Boojari" w:date="2019-01-15T23:46:00Z">
                  <w:rPr>
                    <w:rFonts w:ascii="B Lotus" w:eastAsia="Calibri" w:hAnsi="B Lotus" w:cs="B Lotus"/>
                    <w:color w:val="D9D9D9"/>
                    <w:sz w:val="18"/>
                    <w:szCs w:val="18"/>
                    <w:rtl/>
                  </w:rPr>
                </w:rPrChange>
              </w:rPr>
              <w:t xml:space="preserve"> که مد نظر شما در ا</w:t>
            </w:r>
            <w:r w:rsidRPr="00684CDE">
              <w:rPr>
                <w:rFonts w:ascii="B Lotus" w:eastAsia="Calibri" w:hAnsi="B Lotus" w:cs="B Lotus" w:hint="cs"/>
                <w:sz w:val="18"/>
                <w:szCs w:val="18"/>
                <w:rtl/>
                <w:rPrChange w:id="21615" w:author="Mehrnazi Boojari" w:date="2019-01-15T23:46:00Z">
                  <w:rPr>
                    <w:rFonts w:ascii="B Lotus" w:eastAsia="Calibri" w:hAnsi="B Lotus" w:cs="B Lotus" w:hint="cs"/>
                    <w:color w:val="D9D9D9"/>
                    <w:sz w:val="18"/>
                    <w:szCs w:val="18"/>
                    <w:rtl/>
                  </w:rPr>
                </w:rPrChange>
              </w:rPr>
              <w:t>ین</w:t>
            </w:r>
            <w:r w:rsidRPr="00684CDE">
              <w:rPr>
                <w:rFonts w:ascii="B Lotus" w:eastAsia="Calibri" w:hAnsi="B Lotus" w:cs="B Lotus"/>
                <w:sz w:val="18"/>
                <w:szCs w:val="18"/>
                <w:rtl/>
                <w:rPrChange w:id="21616" w:author="Mehrnazi Boojari" w:date="2019-01-15T23:46:00Z">
                  <w:rPr>
                    <w:rFonts w:ascii="B Lotus" w:eastAsia="Calibri" w:hAnsi="B Lotus" w:cs="B Lotus"/>
                    <w:color w:val="D9D9D9"/>
                    <w:sz w:val="18"/>
                    <w:szCs w:val="18"/>
                    <w:rtl/>
                  </w:rPr>
                </w:rPrChange>
              </w:rPr>
              <w:t xml:space="preserve"> چالش وجود دارد </w:t>
            </w:r>
          </w:p>
        </w:tc>
        <w:tc>
          <w:tcPr>
            <w:tcW w:w="203" w:type="pct"/>
            <w:shd w:val="clear" w:color="auto" w:fill="F2F2F2"/>
            <w:vAlign w:val="center"/>
          </w:tcPr>
          <w:p w14:paraId="45601883"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299365B"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AC6EF97"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5CE245FA"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6FA364A7" w14:textId="77777777" w:rsidR="008F2EDA" w:rsidRPr="008F2EDA" w:rsidRDefault="008F2EDA" w:rsidP="008F2EDA">
            <w:pPr>
              <w:bidi/>
              <w:jc w:val="center"/>
              <w:rPr>
                <w:rFonts w:ascii="B Lotus" w:eastAsia="Calibri" w:hAnsi="B Lotus" w:cs="B Lotus"/>
                <w:rtl/>
              </w:rPr>
            </w:pPr>
          </w:p>
        </w:tc>
      </w:tr>
      <w:tr w:rsidR="008F2EDA" w:rsidRPr="008F2EDA" w14:paraId="3CD34FAD" w14:textId="77777777" w:rsidTr="0033312E">
        <w:trPr>
          <w:trHeight w:val="388"/>
        </w:trPr>
        <w:tc>
          <w:tcPr>
            <w:tcW w:w="269" w:type="pct"/>
            <w:vMerge w:val="restart"/>
            <w:shd w:val="clear" w:color="auto" w:fill="auto"/>
          </w:tcPr>
          <w:p w14:paraId="014D8B59" w14:textId="77777777" w:rsidR="008F2EDA" w:rsidRPr="008F2EDA" w:rsidRDefault="008F2EDA" w:rsidP="008F2EDA">
            <w:pPr>
              <w:bidi/>
              <w:jc w:val="center"/>
              <w:rPr>
                <w:rFonts w:ascii="B Lotus" w:eastAsia="Calibri" w:hAnsi="B Lotus" w:cs="B Lotus"/>
                <w:sz w:val="14"/>
                <w:szCs w:val="14"/>
                <w:rtl/>
              </w:rPr>
            </w:pPr>
          </w:p>
        </w:tc>
        <w:tc>
          <w:tcPr>
            <w:tcW w:w="1291" w:type="pct"/>
            <w:vMerge w:val="restart"/>
            <w:shd w:val="clear" w:color="auto" w:fill="auto"/>
            <w:vAlign w:val="center"/>
          </w:tcPr>
          <w:p w14:paraId="16E773C1" w14:textId="77777777" w:rsidR="008F2EDA" w:rsidRPr="008F2EDA" w:rsidRDefault="008F2EDA" w:rsidP="008F2EDA">
            <w:pPr>
              <w:jc w:val="center"/>
              <w:rPr>
                <w:rFonts w:ascii="B Lotus" w:eastAsia="Calibri" w:hAnsi="B Lotus" w:cs="B Lotus"/>
                <w:sz w:val="20"/>
                <w:szCs w:val="20"/>
                <w:rtl/>
              </w:rPr>
            </w:pPr>
            <w:r w:rsidRPr="008F2EDA">
              <w:rPr>
                <w:rFonts w:ascii="B Lotus" w:eastAsia="Calibri" w:hAnsi="B Lotus" w:cs="B Lotus" w:hint="cs"/>
                <w:sz w:val="20"/>
                <w:szCs w:val="20"/>
                <w:rtl/>
              </w:rPr>
              <w:t xml:space="preserve">عدم ساخت مساکن </w:t>
            </w:r>
            <w:del w:id="21617" w:author="Mehrnazi Boojari" w:date="2019-01-07T10:03:00Z">
              <w:r w:rsidRPr="008F2EDA" w:rsidDel="00A31D6F">
                <w:rPr>
                  <w:rFonts w:ascii="B Lotus" w:eastAsia="Calibri" w:hAnsi="B Lotus" w:cs="B Lotus" w:hint="cs"/>
                  <w:sz w:val="20"/>
                  <w:szCs w:val="20"/>
                  <w:rtl/>
                </w:rPr>
                <w:delText>روستائی</w:delText>
              </w:r>
            </w:del>
            <w:ins w:id="21618" w:author="Mehrnazi Boojari" w:date="2019-01-07T10:03:00Z">
              <w:r w:rsidR="00A31D6F">
                <w:rPr>
                  <w:rFonts w:ascii="B Lotus" w:eastAsia="Calibri" w:hAnsi="B Lotus" w:cs="B Lotus" w:hint="cs"/>
                  <w:sz w:val="20"/>
                  <w:szCs w:val="20"/>
                  <w:rtl/>
                </w:rPr>
                <w:t>روستایی</w:t>
              </w:r>
            </w:ins>
            <w:r w:rsidRPr="008F2EDA">
              <w:rPr>
                <w:rFonts w:ascii="B Lotus" w:eastAsia="Calibri" w:hAnsi="B Lotus" w:cs="B Lotus" w:hint="cs"/>
                <w:sz w:val="20"/>
                <w:szCs w:val="20"/>
                <w:rtl/>
              </w:rPr>
              <w:t xml:space="preserve"> </w:t>
            </w:r>
            <w:del w:id="21619" w:author="Mehrnazi Boojari" w:date="2019-01-07T22:29:00Z">
              <w:r w:rsidRPr="008F2EDA" w:rsidDel="00051F26">
                <w:rPr>
                  <w:rFonts w:ascii="B Lotus" w:eastAsia="Calibri" w:hAnsi="B Lotus" w:cs="B Lotus" w:hint="cs"/>
                  <w:sz w:val="20"/>
                  <w:szCs w:val="20"/>
                  <w:rtl/>
                </w:rPr>
                <w:delText>معیشت محور</w:delText>
              </w:r>
            </w:del>
            <w:ins w:id="21620" w:author="Mehrnazi Boojari" w:date="2019-01-07T22:29:00Z">
              <w:r w:rsidR="00051F26">
                <w:rPr>
                  <w:rFonts w:ascii="B Lotus" w:eastAsia="Calibri" w:hAnsi="B Lotus" w:cs="B Lotus" w:hint="cs"/>
                  <w:sz w:val="20"/>
                  <w:szCs w:val="20"/>
                  <w:rtl/>
                </w:rPr>
                <w:t>معیشت‌محور</w:t>
              </w:r>
            </w:ins>
            <w:r w:rsidRPr="008F2EDA">
              <w:rPr>
                <w:rFonts w:ascii="B Lotus" w:eastAsia="Calibri" w:hAnsi="B Lotus" w:cs="B Lotus" w:hint="cs"/>
                <w:sz w:val="20"/>
                <w:szCs w:val="20"/>
                <w:rtl/>
              </w:rPr>
              <w:t xml:space="preserve"> </w:t>
            </w:r>
          </w:p>
        </w:tc>
        <w:tc>
          <w:tcPr>
            <w:tcW w:w="259" w:type="pct"/>
            <w:shd w:val="clear" w:color="auto" w:fill="auto"/>
            <w:vAlign w:val="center"/>
          </w:tcPr>
          <w:p w14:paraId="48508336"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53C69AA0" w14:textId="77777777" w:rsidR="008F2EDA" w:rsidRPr="008F2EDA" w:rsidRDefault="008F2EDA" w:rsidP="00684CDE">
            <w:pPr>
              <w:bidi/>
              <w:rPr>
                <w:rFonts w:ascii="B Lotus" w:eastAsia="Calibri" w:hAnsi="B Lotus" w:cs="B Lotus"/>
                <w:sz w:val="18"/>
                <w:szCs w:val="18"/>
                <w:rtl/>
              </w:rPr>
            </w:pPr>
            <w:r w:rsidRPr="008F2EDA">
              <w:rPr>
                <w:rFonts w:ascii="B Lotus" w:eastAsia="Calibri" w:hAnsi="B Lotus" w:cs="B Lotus" w:hint="cs"/>
                <w:sz w:val="18"/>
                <w:szCs w:val="18"/>
                <w:rtl/>
              </w:rPr>
              <w:t>ن</w:t>
            </w:r>
            <w:del w:id="21621" w:author="Mehrnazi Boojari" w:date="2019-01-15T23:47:00Z">
              <w:r w:rsidRPr="008F2EDA" w:rsidDel="00684CDE">
                <w:rPr>
                  <w:rFonts w:ascii="B Lotus" w:eastAsia="Calibri" w:hAnsi="B Lotus" w:cs="B Lotus" w:hint="cs"/>
                  <w:sz w:val="18"/>
                  <w:szCs w:val="18"/>
                  <w:rtl/>
                </w:rPr>
                <w:delText>ق</w:delText>
              </w:r>
            </w:del>
            <w:r w:rsidRPr="008F2EDA">
              <w:rPr>
                <w:rFonts w:ascii="B Lotus" w:eastAsia="Calibri" w:hAnsi="B Lotus" w:cs="B Lotus" w:hint="cs"/>
                <w:sz w:val="18"/>
                <w:szCs w:val="18"/>
                <w:rtl/>
              </w:rPr>
              <w:t>فوذ فرهنگ شهرنشینی به روستاها و</w:t>
            </w:r>
            <w:del w:id="21622" w:author="Mehrnazi Boojari" w:date="2019-01-12T23:20:00Z">
              <w:r w:rsidRPr="008F2EDA" w:rsidDel="000806BA">
                <w:rPr>
                  <w:rFonts w:ascii="B Lotus" w:eastAsia="Calibri" w:hAnsi="B Lotus" w:cs="B Lotus" w:hint="cs"/>
                  <w:sz w:val="18"/>
                  <w:szCs w:val="18"/>
                  <w:rtl/>
                </w:rPr>
                <w:delText xml:space="preserve"> به تبع </w:delText>
              </w:r>
            </w:del>
            <w:ins w:id="21623" w:author="Mehrnazi Boojari" w:date="2019-01-12T23:20:00Z">
              <w:r w:rsidR="000806BA">
                <w:rPr>
                  <w:rFonts w:ascii="B Lotus" w:eastAsia="Calibri" w:hAnsi="B Lotus" w:cs="B Lotus" w:hint="cs"/>
                  <w:sz w:val="18"/>
                  <w:szCs w:val="18"/>
                  <w:rtl/>
                </w:rPr>
                <w:t xml:space="preserve"> به‌تبع </w:t>
              </w:r>
            </w:ins>
            <w:r w:rsidRPr="008F2EDA">
              <w:rPr>
                <w:rFonts w:ascii="B Lotus" w:eastAsia="Calibri" w:hAnsi="B Lotus" w:cs="B Lotus" w:hint="cs"/>
                <w:sz w:val="18"/>
                <w:szCs w:val="18"/>
                <w:rtl/>
              </w:rPr>
              <w:t xml:space="preserve">ساخت مساکن روستایی </w:t>
            </w:r>
            <w:del w:id="21624" w:author="Mehrnazi Boojari" w:date="2019-01-15T23:47:00Z">
              <w:r w:rsidRPr="008F2EDA" w:rsidDel="00684CDE">
                <w:rPr>
                  <w:rFonts w:ascii="B Lotus" w:eastAsia="Calibri" w:hAnsi="B Lotus" w:cs="B Lotus" w:hint="cs"/>
                  <w:sz w:val="18"/>
                  <w:szCs w:val="18"/>
                  <w:rtl/>
                </w:rPr>
                <w:delText xml:space="preserve">به </w:delText>
              </w:r>
            </w:del>
            <w:r w:rsidRPr="008F2EDA">
              <w:rPr>
                <w:rFonts w:ascii="B Lotus" w:eastAsia="Calibri" w:hAnsi="B Lotus" w:cs="B Lotus" w:hint="cs"/>
                <w:sz w:val="18"/>
                <w:szCs w:val="18"/>
                <w:rtl/>
              </w:rPr>
              <w:t>مشابه مساکن شهری</w:t>
            </w:r>
          </w:p>
        </w:tc>
        <w:tc>
          <w:tcPr>
            <w:tcW w:w="203" w:type="pct"/>
            <w:shd w:val="clear" w:color="auto" w:fill="auto"/>
            <w:vAlign w:val="center"/>
          </w:tcPr>
          <w:p w14:paraId="0526D2C8"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3D70F04A"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30BF121D"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2D26A419"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3E722A73" w14:textId="77777777" w:rsidR="008F2EDA" w:rsidRPr="008F2EDA" w:rsidRDefault="008F2EDA" w:rsidP="008F2EDA">
            <w:pPr>
              <w:bidi/>
              <w:jc w:val="center"/>
              <w:rPr>
                <w:rFonts w:ascii="B Lotus" w:eastAsia="Calibri" w:hAnsi="B Lotus" w:cs="B Lotus"/>
                <w:rtl/>
              </w:rPr>
            </w:pPr>
          </w:p>
        </w:tc>
      </w:tr>
      <w:tr w:rsidR="008F2EDA" w:rsidRPr="008F2EDA" w14:paraId="1E33DA4D" w14:textId="77777777" w:rsidTr="0033312E">
        <w:trPr>
          <w:trHeight w:val="388"/>
        </w:trPr>
        <w:tc>
          <w:tcPr>
            <w:tcW w:w="269" w:type="pct"/>
            <w:vMerge/>
            <w:shd w:val="clear" w:color="auto" w:fill="auto"/>
          </w:tcPr>
          <w:p w14:paraId="11A467C8"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6B2E2584"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auto"/>
            <w:vAlign w:val="center"/>
          </w:tcPr>
          <w:p w14:paraId="64622C31"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25463BBA" w14:textId="77777777" w:rsidR="008F2EDA" w:rsidRPr="008F2EDA" w:rsidRDefault="008F2EDA" w:rsidP="00684CDE">
            <w:pPr>
              <w:bidi/>
              <w:rPr>
                <w:rFonts w:ascii="B Lotus" w:eastAsia="Calibri" w:hAnsi="B Lotus" w:cs="B Lotus"/>
                <w:sz w:val="18"/>
                <w:szCs w:val="18"/>
                <w:rtl/>
              </w:rPr>
            </w:pPr>
            <w:r w:rsidRPr="008F2EDA">
              <w:rPr>
                <w:rFonts w:ascii="B Lotus" w:eastAsia="Calibri" w:hAnsi="B Lotus" w:cs="B Lotus" w:hint="cs"/>
                <w:sz w:val="18"/>
                <w:szCs w:val="18"/>
                <w:rtl/>
              </w:rPr>
              <w:t>هزینه</w:t>
            </w:r>
            <w:del w:id="21625" w:author="Mehrnazi Boojari" w:date="2019-01-07T09:46:00Z">
              <w:r w:rsidRPr="008F2EDA" w:rsidDel="006F7CCF">
                <w:rPr>
                  <w:rFonts w:ascii="B Lotus" w:eastAsia="Calibri" w:hAnsi="B Lotus" w:cs="B Lotus" w:hint="cs"/>
                  <w:sz w:val="18"/>
                  <w:szCs w:val="18"/>
                  <w:rtl/>
                </w:rPr>
                <w:delText xml:space="preserve"> های </w:delText>
              </w:r>
            </w:del>
            <w:ins w:id="21626" w:author="Mehrnazi Boojari" w:date="2019-01-07T09:46:00Z">
              <w:r w:rsidR="006F7CCF">
                <w:rPr>
                  <w:rFonts w:ascii="B Lotus" w:eastAsia="Calibri" w:hAnsi="B Lotus" w:cs="B Lotus" w:hint="cs"/>
                  <w:sz w:val="18"/>
                  <w:szCs w:val="18"/>
                  <w:rtl/>
                </w:rPr>
                <w:t>‌</w:t>
              </w:r>
            </w:ins>
            <w:ins w:id="21627" w:author="Mehrnazi Boojari" w:date="2019-01-07T11:00:00Z">
              <w:r w:rsidR="00DB081F">
                <w:rPr>
                  <w:rFonts w:ascii="B Lotus" w:eastAsia="Calibri" w:hAnsi="B Lotus" w:cs="B Nazanin" w:hint="cs"/>
                  <w:sz w:val="18"/>
                  <w:szCs w:val="18"/>
                  <w:rtl/>
                </w:rPr>
                <w:t>‌</w:t>
              </w:r>
            </w:ins>
            <w:ins w:id="21628" w:author="Mehrnazi Boojari" w:date="2019-01-07T09:46:00Z">
              <w:r w:rsidR="006F7CCF">
                <w:rPr>
                  <w:rFonts w:ascii="B Lotus" w:eastAsia="Calibri" w:hAnsi="B Lotus" w:cs="B Lotus" w:hint="cs"/>
                  <w:sz w:val="18"/>
                  <w:szCs w:val="18"/>
                  <w:rtl/>
                </w:rPr>
                <w:t xml:space="preserve">های </w:t>
              </w:r>
            </w:ins>
            <w:del w:id="21629" w:author="Mehrnazi Boojari" w:date="2019-01-15T23:47:00Z">
              <w:r w:rsidRPr="008F2EDA" w:rsidDel="00684CDE">
                <w:rPr>
                  <w:rFonts w:ascii="B Lotus" w:eastAsia="Calibri" w:hAnsi="B Lotus" w:cs="B Lotus" w:hint="cs"/>
                  <w:sz w:val="18"/>
                  <w:szCs w:val="18"/>
                  <w:rtl/>
                </w:rPr>
                <w:delText xml:space="preserve">بالای </w:delText>
              </w:r>
            </w:del>
            <w:ins w:id="21630" w:author="Mehrnazi Boojari" w:date="2019-01-15T23:47:00Z">
              <w:r w:rsidR="00684CDE">
                <w:rPr>
                  <w:rFonts w:ascii="B Lotus" w:eastAsia="Calibri" w:hAnsi="B Lotus" w:cs="B Lotus" w:hint="cs"/>
                  <w:sz w:val="18"/>
                  <w:szCs w:val="18"/>
                  <w:rtl/>
                </w:rPr>
                <w:t>زیاد</w:t>
              </w:r>
              <w:r w:rsidR="00684CDE" w:rsidRPr="008F2EDA">
                <w:rPr>
                  <w:rFonts w:ascii="B Lotus" w:eastAsia="Calibri" w:hAnsi="B Lotus" w:cs="B Lotus" w:hint="cs"/>
                  <w:sz w:val="18"/>
                  <w:szCs w:val="18"/>
                  <w:rtl/>
                </w:rPr>
                <w:t xml:space="preserve"> </w:t>
              </w:r>
            </w:ins>
            <w:del w:id="21631" w:author="Mehrnazi Boojari" w:date="2019-01-07T22:28:00Z">
              <w:r w:rsidRPr="008F2EDA" w:rsidDel="00051F26">
                <w:rPr>
                  <w:rFonts w:ascii="B Lotus" w:eastAsia="Calibri" w:hAnsi="B Lotus" w:cs="B Lotus" w:hint="cs"/>
                  <w:sz w:val="18"/>
                  <w:szCs w:val="18"/>
                  <w:rtl/>
                </w:rPr>
                <w:delText>ساخت وساز</w:delText>
              </w:r>
            </w:del>
            <w:ins w:id="21632" w:author="Mehrnazi Boojari" w:date="2019-01-07T22:28:00Z">
              <w:r w:rsidR="00051F26">
                <w:rPr>
                  <w:rFonts w:ascii="B Lotus" w:eastAsia="Calibri" w:hAnsi="B Lotus" w:cs="B Lotus" w:hint="cs"/>
                  <w:sz w:val="18"/>
                  <w:szCs w:val="18"/>
                  <w:rtl/>
                </w:rPr>
                <w:t>ساخت</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و</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ساز</w:t>
              </w:r>
            </w:ins>
            <w:r w:rsidRPr="008F2EDA">
              <w:rPr>
                <w:rFonts w:ascii="B Lotus" w:eastAsia="Calibri" w:hAnsi="B Lotus" w:cs="B Lotus" w:hint="cs"/>
                <w:sz w:val="18"/>
                <w:szCs w:val="18"/>
                <w:rtl/>
              </w:rPr>
              <w:t xml:space="preserve"> مساکن </w:t>
            </w:r>
            <w:del w:id="21633" w:author="Mehrnazi Boojari" w:date="2019-01-07T22:29:00Z">
              <w:r w:rsidRPr="008F2EDA" w:rsidDel="00051F26">
                <w:rPr>
                  <w:rFonts w:ascii="B Lotus" w:eastAsia="Calibri" w:hAnsi="B Lotus" w:cs="B Lotus" w:hint="cs"/>
                  <w:sz w:val="18"/>
                  <w:szCs w:val="18"/>
                  <w:rtl/>
                </w:rPr>
                <w:delText>معیشت محور</w:delText>
              </w:r>
            </w:del>
            <w:ins w:id="21634" w:author="Mehrnazi Boojari" w:date="2019-01-07T22:29:00Z">
              <w:r w:rsidR="00051F26">
                <w:rPr>
                  <w:rFonts w:ascii="B Lotus" w:eastAsia="Calibri" w:hAnsi="B Lotus" w:cs="B Lotus" w:hint="cs"/>
                  <w:sz w:val="18"/>
                  <w:szCs w:val="18"/>
                  <w:rtl/>
                </w:rPr>
                <w:t>معیشت‌محور</w:t>
              </w:r>
            </w:ins>
            <w:r w:rsidRPr="008F2EDA">
              <w:rPr>
                <w:rFonts w:ascii="B Lotus" w:eastAsia="Calibri" w:hAnsi="B Lotus" w:cs="B Lotus" w:hint="cs"/>
                <w:sz w:val="18"/>
                <w:szCs w:val="18"/>
                <w:rtl/>
              </w:rPr>
              <w:t xml:space="preserve"> </w:t>
            </w:r>
          </w:p>
        </w:tc>
        <w:tc>
          <w:tcPr>
            <w:tcW w:w="203" w:type="pct"/>
            <w:shd w:val="clear" w:color="auto" w:fill="auto"/>
            <w:vAlign w:val="center"/>
          </w:tcPr>
          <w:p w14:paraId="126E25F1"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26B23A16"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1E6B25ED"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0F9AB6F7"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3D69C83E" w14:textId="77777777" w:rsidR="008F2EDA" w:rsidRPr="008F2EDA" w:rsidRDefault="008F2EDA" w:rsidP="008F2EDA">
            <w:pPr>
              <w:bidi/>
              <w:jc w:val="center"/>
              <w:rPr>
                <w:rFonts w:ascii="B Lotus" w:eastAsia="Calibri" w:hAnsi="B Lotus" w:cs="B Lotus"/>
                <w:rtl/>
              </w:rPr>
            </w:pPr>
          </w:p>
        </w:tc>
      </w:tr>
      <w:tr w:rsidR="008F2EDA" w:rsidRPr="008F2EDA" w14:paraId="3BB71F11" w14:textId="77777777" w:rsidTr="0033312E">
        <w:trPr>
          <w:trHeight w:val="388"/>
        </w:trPr>
        <w:tc>
          <w:tcPr>
            <w:tcW w:w="269" w:type="pct"/>
            <w:vMerge/>
            <w:shd w:val="clear" w:color="auto" w:fill="auto"/>
          </w:tcPr>
          <w:p w14:paraId="464A8567"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33EC9A8F"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auto"/>
            <w:vAlign w:val="center"/>
          </w:tcPr>
          <w:p w14:paraId="16F22722"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62D40C41"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lang w:bidi="fa-IR"/>
              </w:rPr>
              <w:t xml:space="preserve">نبود مقررات فنی مربوط به بحث طراحی و ساخت فضاهای معیشتی در مساکن روستایی </w:t>
            </w:r>
          </w:p>
        </w:tc>
        <w:tc>
          <w:tcPr>
            <w:tcW w:w="203" w:type="pct"/>
            <w:shd w:val="clear" w:color="auto" w:fill="auto"/>
            <w:vAlign w:val="center"/>
          </w:tcPr>
          <w:p w14:paraId="7BE70FB2"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6A522A0E"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6D2447CE"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23E3992E"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6D78508D" w14:textId="77777777" w:rsidR="008F2EDA" w:rsidRPr="008F2EDA" w:rsidRDefault="008F2EDA" w:rsidP="008F2EDA">
            <w:pPr>
              <w:bidi/>
              <w:jc w:val="center"/>
              <w:rPr>
                <w:rFonts w:ascii="B Lotus" w:eastAsia="Calibri" w:hAnsi="B Lotus" w:cs="B Lotus"/>
                <w:rtl/>
              </w:rPr>
            </w:pPr>
          </w:p>
        </w:tc>
      </w:tr>
      <w:tr w:rsidR="008F2EDA" w:rsidRPr="008F2EDA" w14:paraId="57308BFD" w14:textId="77777777" w:rsidTr="0033312E">
        <w:trPr>
          <w:trHeight w:val="388"/>
        </w:trPr>
        <w:tc>
          <w:tcPr>
            <w:tcW w:w="269" w:type="pct"/>
            <w:vMerge/>
            <w:shd w:val="clear" w:color="auto" w:fill="auto"/>
          </w:tcPr>
          <w:p w14:paraId="7B2FB41A"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701D3CFB"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auto"/>
            <w:vAlign w:val="center"/>
          </w:tcPr>
          <w:p w14:paraId="2CB96CFC"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6096C681"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ضعف در طراحی فضاهای معیشتی توسط معماران و مهندسان بومی</w:t>
            </w:r>
          </w:p>
        </w:tc>
        <w:tc>
          <w:tcPr>
            <w:tcW w:w="203" w:type="pct"/>
            <w:shd w:val="clear" w:color="auto" w:fill="auto"/>
            <w:vAlign w:val="center"/>
          </w:tcPr>
          <w:p w14:paraId="134A1D3B"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1D501629"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246EDF70"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4C7E9C89"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30480D3C" w14:textId="77777777" w:rsidR="008F2EDA" w:rsidRPr="008F2EDA" w:rsidRDefault="008F2EDA" w:rsidP="008F2EDA">
            <w:pPr>
              <w:bidi/>
              <w:jc w:val="center"/>
              <w:rPr>
                <w:rFonts w:ascii="B Lotus" w:eastAsia="Calibri" w:hAnsi="B Lotus" w:cs="B Lotus"/>
                <w:rtl/>
              </w:rPr>
            </w:pPr>
          </w:p>
        </w:tc>
      </w:tr>
      <w:tr w:rsidR="008F2EDA" w:rsidRPr="008F2EDA" w14:paraId="71E24C9A" w14:textId="77777777" w:rsidTr="0033312E">
        <w:trPr>
          <w:trHeight w:val="388"/>
        </w:trPr>
        <w:tc>
          <w:tcPr>
            <w:tcW w:w="269" w:type="pct"/>
            <w:vMerge/>
            <w:shd w:val="clear" w:color="auto" w:fill="auto"/>
          </w:tcPr>
          <w:p w14:paraId="7C7756E7"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094DCEA3"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auto"/>
            <w:vAlign w:val="center"/>
          </w:tcPr>
          <w:p w14:paraId="08FCFA4A"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6C1AAFC3"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نبود زمین کافی برای ساخت فضاهای معیشتی </w:t>
            </w:r>
          </w:p>
        </w:tc>
        <w:tc>
          <w:tcPr>
            <w:tcW w:w="203" w:type="pct"/>
            <w:shd w:val="clear" w:color="auto" w:fill="auto"/>
            <w:vAlign w:val="center"/>
          </w:tcPr>
          <w:p w14:paraId="56D5C599"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620A5EDD"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42E62DC9"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13774845"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621C4725" w14:textId="77777777" w:rsidR="008F2EDA" w:rsidRPr="008F2EDA" w:rsidRDefault="008F2EDA" w:rsidP="008F2EDA">
            <w:pPr>
              <w:bidi/>
              <w:jc w:val="center"/>
              <w:rPr>
                <w:rFonts w:ascii="B Lotus" w:eastAsia="Calibri" w:hAnsi="B Lotus" w:cs="B Lotus"/>
                <w:rtl/>
              </w:rPr>
            </w:pPr>
          </w:p>
        </w:tc>
      </w:tr>
      <w:tr w:rsidR="008F2EDA" w:rsidRPr="008F2EDA" w14:paraId="40F85D26" w14:textId="77777777" w:rsidTr="0033312E">
        <w:trPr>
          <w:trHeight w:val="388"/>
        </w:trPr>
        <w:tc>
          <w:tcPr>
            <w:tcW w:w="269" w:type="pct"/>
            <w:vMerge/>
            <w:shd w:val="clear" w:color="auto" w:fill="auto"/>
          </w:tcPr>
          <w:p w14:paraId="11A19AF2"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7FC1F812"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auto"/>
            <w:vAlign w:val="center"/>
          </w:tcPr>
          <w:p w14:paraId="4F56D9A7"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51E8B31C"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نظام مسائل طرح هادی روستایی و نظام کاربری زمین </w:t>
            </w:r>
          </w:p>
        </w:tc>
        <w:tc>
          <w:tcPr>
            <w:tcW w:w="203" w:type="pct"/>
            <w:shd w:val="clear" w:color="auto" w:fill="auto"/>
            <w:vAlign w:val="center"/>
          </w:tcPr>
          <w:p w14:paraId="672C1209"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20BCCD72"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062250A8"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6D7CE005"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6AAB1959" w14:textId="77777777" w:rsidR="008F2EDA" w:rsidRPr="008F2EDA" w:rsidRDefault="008F2EDA" w:rsidP="008F2EDA">
            <w:pPr>
              <w:bidi/>
              <w:jc w:val="center"/>
              <w:rPr>
                <w:rFonts w:ascii="B Lotus" w:eastAsia="Calibri" w:hAnsi="B Lotus" w:cs="B Lotus"/>
                <w:rtl/>
              </w:rPr>
            </w:pPr>
          </w:p>
        </w:tc>
      </w:tr>
      <w:tr w:rsidR="008F2EDA" w:rsidRPr="008F2EDA" w14:paraId="326FAFDA" w14:textId="77777777" w:rsidTr="0033312E">
        <w:trPr>
          <w:trHeight w:val="388"/>
        </w:trPr>
        <w:tc>
          <w:tcPr>
            <w:tcW w:w="269" w:type="pct"/>
            <w:vMerge/>
            <w:shd w:val="clear" w:color="auto" w:fill="auto"/>
          </w:tcPr>
          <w:p w14:paraId="131A5146"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73ACB56E"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auto"/>
            <w:vAlign w:val="center"/>
          </w:tcPr>
          <w:p w14:paraId="43B93658"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3366B1B3" w14:textId="77777777" w:rsidR="008F2EDA" w:rsidRPr="00684CDE" w:rsidRDefault="008F2EDA" w:rsidP="008F2EDA">
            <w:pPr>
              <w:bidi/>
              <w:rPr>
                <w:rFonts w:ascii="B Lotus" w:eastAsia="Calibri" w:hAnsi="B Lotus" w:cs="B Lotus"/>
                <w:sz w:val="18"/>
                <w:szCs w:val="18"/>
                <w:rtl/>
              </w:rPr>
            </w:pPr>
            <w:r w:rsidRPr="00684CDE">
              <w:rPr>
                <w:rFonts w:ascii="B Lotus" w:eastAsia="Calibri" w:hAnsi="B Lotus" w:cs="B Lotus" w:hint="cs"/>
                <w:sz w:val="18"/>
                <w:szCs w:val="18"/>
                <w:rtl/>
                <w:rPrChange w:id="21635" w:author="Mehrnazi Boojari" w:date="2019-01-15T23:47:00Z">
                  <w:rPr>
                    <w:rFonts w:ascii="B Lotus" w:eastAsia="Calibri" w:hAnsi="B Lotus" w:cs="B Lotus" w:hint="cs"/>
                    <w:color w:val="D9D9D9"/>
                    <w:sz w:val="18"/>
                    <w:szCs w:val="18"/>
                    <w:rtl/>
                  </w:rPr>
                </w:rPrChange>
              </w:rPr>
              <w:t>عواملی</w:t>
            </w:r>
            <w:r w:rsidRPr="00684CDE">
              <w:rPr>
                <w:rFonts w:ascii="B Lotus" w:eastAsia="Calibri" w:hAnsi="B Lotus" w:cs="B Lotus"/>
                <w:sz w:val="18"/>
                <w:szCs w:val="18"/>
                <w:rtl/>
                <w:rPrChange w:id="21636" w:author="Mehrnazi Boojari" w:date="2019-01-15T23:47: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637" w:author="Mehrnazi Boojari" w:date="2019-01-15T23:47:00Z">
                  <w:rPr>
                    <w:rFonts w:ascii="B Lotus" w:eastAsia="Calibri" w:hAnsi="B Lotus" w:cs="B Lotus" w:hint="cs"/>
                    <w:color w:val="D9D9D9"/>
                    <w:sz w:val="18"/>
                    <w:szCs w:val="18"/>
                    <w:rtl/>
                  </w:rPr>
                </w:rPrChange>
              </w:rPr>
              <w:t>که</w:t>
            </w:r>
            <w:r w:rsidRPr="00684CDE">
              <w:rPr>
                <w:rFonts w:ascii="B Lotus" w:eastAsia="Calibri" w:hAnsi="B Lotus" w:cs="B Lotus"/>
                <w:sz w:val="18"/>
                <w:szCs w:val="18"/>
                <w:rtl/>
                <w:rPrChange w:id="21638" w:author="Mehrnazi Boojari" w:date="2019-01-15T23:47: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639" w:author="Mehrnazi Boojari" w:date="2019-01-15T23:47:00Z">
                  <w:rPr>
                    <w:rFonts w:ascii="B Lotus" w:eastAsia="Calibri" w:hAnsi="B Lotus" w:cs="B Lotus" w:hint="cs"/>
                    <w:color w:val="D9D9D9"/>
                    <w:sz w:val="18"/>
                    <w:szCs w:val="18"/>
                    <w:rtl/>
                  </w:rPr>
                </w:rPrChange>
              </w:rPr>
              <w:t>مد</w:t>
            </w:r>
            <w:r w:rsidRPr="00684CDE">
              <w:rPr>
                <w:rFonts w:ascii="B Lotus" w:eastAsia="Calibri" w:hAnsi="B Lotus" w:cs="B Lotus"/>
                <w:sz w:val="18"/>
                <w:szCs w:val="18"/>
                <w:rtl/>
                <w:rPrChange w:id="21640" w:author="Mehrnazi Boojari" w:date="2019-01-15T23:47: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641" w:author="Mehrnazi Boojari" w:date="2019-01-15T23:47:00Z">
                  <w:rPr>
                    <w:rFonts w:ascii="B Lotus" w:eastAsia="Calibri" w:hAnsi="B Lotus" w:cs="B Lotus" w:hint="cs"/>
                    <w:color w:val="D9D9D9"/>
                    <w:sz w:val="18"/>
                    <w:szCs w:val="18"/>
                    <w:rtl/>
                  </w:rPr>
                </w:rPrChange>
              </w:rPr>
              <w:t>نظر</w:t>
            </w:r>
            <w:r w:rsidRPr="00684CDE">
              <w:rPr>
                <w:rFonts w:ascii="B Lotus" w:eastAsia="Calibri" w:hAnsi="B Lotus" w:cs="B Lotus"/>
                <w:sz w:val="18"/>
                <w:szCs w:val="18"/>
                <w:rtl/>
                <w:rPrChange w:id="21642" w:author="Mehrnazi Boojari" w:date="2019-01-15T23:47: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643" w:author="Mehrnazi Boojari" w:date="2019-01-15T23:47:00Z">
                  <w:rPr>
                    <w:rFonts w:ascii="B Lotus" w:eastAsia="Calibri" w:hAnsi="B Lotus" w:cs="B Lotus" w:hint="cs"/>
                    <w:color w:val="D9D9D9"/>
                    <w:sz w:val="18"/>
                    <w:szCs w:val="18"/>
                    <w:rtl/>
                  </w:rPr>
                </w:rPrChange>
              </w:rPr>
              <w:t>شما</w:t>
            </w:r>
            <w:r w:rsidRPr="00684CDE">
              <w:rPr>
                <w:rFonts w:ascii="B Lotus" w:eastAsia="Calibri" w:hAnsi="B Lotus" w:cs="B Lotus"/>
                <w:sz w:val="18"/>
                <w:szCs w:val="18"/>
                <w:rtl/>
                <w:rPrChange w:id="21644" w:author="Mehrnazi Boojari" w:date="2019-01-15T23:47: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645" w:author="Mehrnazi Boojari" w:date="2019-01-15T23:47:00Z">
                  <w:rPr>
                    <w:rFonts w:ascii="B Lotus" w:eastAsia="Calibri" w:hAnsi="B Lotus" w:cs="B Lotus" w:hint="cs"/>
                    <w:color w:val="D9D9D9"/>
                    <w:sz w:val="18"/>
                    <w:szCs w:val="18"/>
                    <w:rtl/>
                  </w:rPr>
                </w:rPrChange>
              </w:rPr>
              <w:t>در</w:t>
            </w:r>
            <w:r w:rsidRPr="00684CDE">
              <w:rPr>
                <w:rFonts w:ascii="B Lotus" w:eastAsia="Calibri" w:hAnsi="B Lotus" w:cs="B Lotus"/>
                <w:sz w:val="18"/>
                <w:szCs w:val="18"/>
                <w:rtl/>
                <w:rPrChange w:id="21646" w:author="Mehrnazi Boojari" w:date="2019-01-15T23:47: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647" w:author="Mehrnazi Boojari" w:date="2019-01-15T23:47:00Z">
                  <w:rPr>
                    <w:rFonts w:ascii="B Lotus" w:eastAsia="Calibri" w:hAnsi="B Lotus" w:cs="B Lotus" w:hint="cs"/>
                    <w:color w:val="D9D9D9"/>
                    <w:sz w:val="18"/>
                    <w:szCs w:val="18"/>
                    <w:rtl/>
                  </w:rPr>
                </w:rPrChange>
              </w:rPr>
              <w:t>این</w:t>
            </w:r>
            <w:r w:rsidRPr="00684CDE">
              <w:rPr>
                <w:rFonts w:ascii="B Lotus" w:eastAsia="Calibri" w:hAnsi="B Lotus" w:cs="B Lotus"/>
                <w:sz w:val="18"/>
                <w:szCs w:val="18"/>
                <w:rtl/>
                <w:rPrChange w:id="21648" w:author="Mehrnazi Boojari" w:date="2019-01-15T23:47: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649" w:author="Mehrnazi Boojari" w:date="2019-01-15T23:47:00Z">
                  <w:rPr>
                    <w:rFonts w:ascii="B Lotus" w:eastAsia="Calibri" w:hAnsi="B Lotus" w:cs="B Lotus" w:hint="cs"/>
                    <w:color w:val="D9D9D9"/>
                    <w:sz w:val="18"/>
                    <w:szCs w:val="18"/>
                    <w:rtl/>
                  </w:rPr>
                </w:rPrChange>
              </w:rPr>
              <w:t>چالش</w:t>
            </w:r>
            <w:r w:rsidRPr="00684CDE">
              <w:rPr>
                <w:rFonts w:ascii="B Lotus" w:eastAsia="Calibri" w:hAnsi="B Lotus" w:cs="B Lotus"/>
                <w:sz w:val="18"/>
                <w:szCs w:val="18"/>
                <w:rtl/>
                <w:rPrChange w:id="21650" w:author="Mehrnazi Boojari" w:date="2019-01-15T23:47: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651" w:author="Mehrnazi Boojari" w:date="2019-01-15T23:47:00Z">
                  <w:rPr>
                    <w:rFonts w:ascii="B Lotus" w:eastAsia="Calibri" w:hAnsi="B Lotus" w:cs="B Lotus" w:hint="cs"/>
                    <w:color w:val="D9D9D9"/>
                    <w:sz w:val="18"/>
                    <w:szCs w:val="18"/>
                    <w:rtl/>
                  </w:rPr>
                </w:rPrChange>
              </w:rPr>
              <w:t>وجود</w:t>
            </w:r>
            <w:r w:rsidRPr="00684CDE">
              <w:rPr>
                <w:rFonts w:ascii="B Lotus" w:eastAsia="Calibri" w:hAnsi="B Lotus" w:cs="B Lotus"/>
                <w:sz w:val="18"/>
                <w:szCs w:val="18"/>
                <w:rtl/>
                <w:rPrChange w:id="21652" w:author="Mehrnazi Boojari" w:date="2019-01-15T23:47: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653" w:author="Mehrnazi Boojari" w:date="2019-01-15T23:47:00Z">
                  <w:rPr>
                    <w:rFonts w:ascii="B Lotus" w:eastAsia="Calibri" w:hAnsi="B Lotus" w:cs="B Lotus" w:hint="cs"/>
                    <w:color w:val="D9D9D9"/>
                    <w:sz w:val="18"/>
                    <w:szCs w:val="18"/>
                    <w:rtl/>
                  </w:rPr>
                </w:rPrChange>
              </w:rPr>
              <w:t>دارد</w:t>
            </w:r>
          </w:p>
        </w:tc>
        <w:tc>
          <w:tcPr>
            <w:tcW w:w="203" w:type="pct"/>
            <w:shd w:val="clear" w:color="auto" w:fill="auto"/>
            <w:vAlign w:val="center"/>
          </w:tcPr>
          <w:p w14:paraId="05BBF0CE"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1611BAF9"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413E9569"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18F6A467"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490DD34B" w14:textId="77777777" w:rsidR="008F2EDA" w:rsidRPr="008F2EDA" w:rsidRDefault="008F2EDA" w:rsidP="008F2EDA">
            <w:pPr>
              <w:bidi/>
              <w:jc w:val="center"/>
              <w:rPr>
                <w:rFonts w:ascii="B Lotus" w:eastAsia="Calibri" w:hAnsi="B Lotus" w:cs="B Lotus"/>
                <w:rtl/>
              </w:rPr>
            </w:pPr>
          </w:p>
        </w:tc>
      </w:tr>
      <w:tr w:rsidR="008F2EDA" w:rsidRPr="005851CD" w14:paraId="36BD841D" w14:textId="77777777" w:rsidTr="008F2EDA">
        <w:trPr>
          <w:trHeight w:val="388"/>
        </w:trPr>
        <w:tc>
          <w:tcPr>
            <w:tcW w:w="269" w:type="pct"/>
            <w:vMerge w:val="restart"/>
            <w:shd w:val="clear" w:color="auto" w:fill="F2F2F2"/>
          </w:tcPr>
          <w:p w14:paraId="01B9FC3D" w14:textId="77777777" w:rsidR="008F2EDA" w:rsidRPr="008F2EDA" w:rsidRDefault="008F2EDA" w:rsidP="008F2EDA">
            <w:pPr>
              <w:bidi/>
              <w:jc w:val="center"/>
              <w:rPr>
                <w:rFonts w:ascii="B Lotus" w:eastAsia="Calibri" w:hAnsi="B Lotus" w:cs="B Lotus"/>
                <w:sz w:val="14"/>
                <w:szCs w:val="14"/>
                <w:rtl/>
              </w:rPr>
            </w:pPr>
          </w:p>
        </w:tc>
        <w:tc>
          <w:tcPr>
            <w:tcW w:w="1291" w:type="pct"/>
            <w:vMerge w:val="restart"/>
            <w:shd w:val="clear" w:color="auto" w:fill="F2F2F2"/>
            <w:vAlign w:val="center"/>
          </w:tcPr>
          <w:p w14:paraId="570E72EC" w14:textId="77777777" w:rsidR="008F2EDA" w:rsidRPr="008F2EDA" w:rsidRDefault="008F2EDA" w:rsidP="008F2EDA">
            <w:pPr>
              <w:bidi/>
              <w:jc w:val="center"/>
              <w:rPr>
                <w:rFonts w:ascii="B Lotus" w:eastAsia="Calibri" w:hAnsi="B Lotus" w:cs="B Lotus"/>
                <w:sz w:val="20"/>
                <w:szCs w:val="20"/>
                <w:rtl/>
              </w:rPr>
            </w:pPr>
            <w:r w:rsidRPr="008F2EDA">
              <w:rPr>
                <w:rFonts w:ascii="B Lotus" w:eastAsia="Calibri" w:hAnsi="B Lotus" w:cs="B Lotus" w:hint="cs"/>
                <w:sz w:val="20"/>
                <w:szCs w:val="20"/>
                <w:rtl/>
              </w:rPr>
              <w:t>مقاوم</w:t>
            </w:r>
            <w:del w:id="21654" w:author="Mehrnazi Boojari" w:date="2019-01-07T09:51:00Z">
              <w:r w:rsidRPr="008F2EDA" w:rsidDel="006F7CCF">
                <w:rPr>
                  <w:rFonts w:ascii="B Lotus" w:eastAsia="Calibri" w:hAnsi="B Lotus" w:cs="B Lotus" w:hint="cs"/>
                  <w:sz w:val="20"/>
                  <w:szCs w:val="20"/>
                  <w:rtl/>
                </w:rPr>
                <w:delText xml:space="preserve"> سازی </w:delText>
              </w:r>
            </w:del>
            <w:ins w:id="21655" w:author="Mehrnazi Boojari" w:date="2019-01-07T09:51:00Z">
              <w:r w:rsidR="006F7CCF">
                <w:rPr>
                  <w:rFonts w:ascii="B Lotus" w:eastAsia="Calibri" w:hAnsi="B Lotus" w:cs="B Lotus" w:hint="cs"/>
                  <w:sz w:val="20"/>
                  <w:szCs w:val="20"/>
                  <w:rtl/>
                </w:rPr>
                <w:t xml:space="preserve">‌سازی </w:t>
              </w:r>
            </w:ins>
            <w:r w:rsidRPr="008F2EDA">
              <w:rPr>
                <w:rFonts w:ascii="B Lotus" w:eastAsia="Calibri" w:hAnsi="B Lotus" w:cs="B Lotus" w:hint="cs"/>
                <w:sz w:val="20"/>
                <w:szCs w:val="20"/>
                <w:rtl/>
              </w:rPr>
              <w:t>و وام</w:t>
            </w:r>
            <w:del w:id="21656" w:author="Mehrnazi Boojari" w:date="2019-01-07T09:46:00Z">
              <w:r w:rsidRPr="008F2EDA" w:rsidDel="006F7CCF">
                <w:rPr>
                  <w:rFonts w:ascii="B Lotus" w:eastAsia="Calibri" w:hAnsi="B Lotus" w:cs="B Lotus" w:hint="cs"/>
                  <w:sz w:val="20"/>
                  <w:szCs w:val="20"/>
                  <w:rtl/>
                </w:rPr>
                <w:delText xml:space="preserve"> های </w:delText>
              </w:r>
            </w:del>
            <w:ins w:id="21657" w:author="Mehrnazi Boojari" w:date="2019-01-07T09:46:00Z">
              <w:r w:rsidR="006F7CCF">
                <w:rPr>
                  <w:rFonts w:ascii="B Lotus" w:eastAsia="Calibri" w:hAnsi="B Lotus" w:cs="B Lotus" w:hint="cs"/>
                  <w:sz w:val="20"/>
                  <w:szCs w:val="20"/>
                  <w:rtl/>
                </w:rPr>
                <w:t xml:space="preserve">‌های </w:t>
              </w:r>
            </w:ins>
            <w:r w:rsidRPr="008F2EDA">
              <w:rPr>
                <w:rFonts w:ascii="B Lotus" w:eastAsia="Calibri" w:hAnsi="B Lotus" w:cs="B Lotus" w:hint="cs"/>
                <w:sz w:val="20"/>
                <w:szCs w:val="20"/>
                <w:rtl/>
              </w:rPr>
              <w:t xml:space="preserve">نوسازی و بهسازی مساکن روستایی </w:t>
            </w:r>
          </w:p>
        </w:tc>
        <w:tc>
          <w:tcPr>
            <w:tcW w:w="259" w:type="pct"/>
            <w:shd w:val="clear" w:color="auto" w:fill="F2F2F2"/>
            <w:vAlign w:val="center"/>
          </w:tcPr>
          <w:p w14:paraId="605B9B81"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3569978E"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کافی</w:t>
            </w:r>
            <w:del w:id="21658" w:author="Mehrnazi Boojari" w:date="2019-01-08T23:47:00Z">
              <w:r w:rsidRPr="008F2EDA" w:rsidDel="00144BA7">
                <w:rPr>
                  <w:rFonts w:ascii="B Lotus" w:eastAsia="Calibri" w:hAnsi="B Lotus" w:cs="B Lotus" w:hint="cs"/>
                  <w:sz w:val="18"/>
                  <w:szCs w:val="18"/>
                  <w:rtl/>
                </w:rPr>
                <w:delText xml:space="preserve"> نبودن </w:delText>
              </w:r>
            </w:del>
            <w:ins w:id="21659" w:author="Mehrnazi Boojari" w:date="2019-01-08T23:47:00Z">
              <w:r w:rsidR="00144BA7">
                <w:rPr>
                  <w:rFonts w:ascii="B Lotus" w:eastAsia="Calibri" w:hAnsi="B Lotus" w:cs="B Lotus" w:hint="cs"/>
                  <w:sz w:val="18"/>
                  <w:szCs w:val="18"/>
                  <w:rtl/>
                </w:rPr>
                <w:t xml:space="preserve">‌نبودن </w:t>
              </w:r>
            </w:ins>
            <w:r w:rsidRPr="008F2EDA">
              <w:rPr>
                <w:rFonts w:ascii="B Lotus" w:eastAsia="Calibri" w:hAnsi="B Lotus" w:cs="B Lotus" w:hint="cs"/>
                <w:sz w:val="18"/>
                <w:szCs w:val="18"/>
                <w:rtl/>
              </w:rPr>
              <w:t xml:space="preserve">میزان وام برای </w:t>
            </w:r>
            <w:del w:id="21660" w:author="Mehrnazi Boojari" w:date="2019-01-07T22:28:00Z">
              <w:r w:rsidRPr="008F2EDA" w:rsidDel="00051F26">
                <w:rPr>
                  <w:rFonts w:ascii="B Lotus" w:eastAsia="Calibri" w:hAnsi="B Lotus" w:cs="B Lotus" w:hint="cs"/>
                  <w:sz w:val="18"/>
                  <w:szCs w:val="18"/>
                  <w:rtl/>
                </w:rPr>
                <w:delText>ساخت و ساز</w:delText>
              </w:r>
            </w:del>
            <w:ins w:id="21661" w:author="Mehrnazi Boojari" w:date="2019-01-07T22:28:00Z">
              <w:r w:rsidR="00051F26">
                <w:rPr>
                  <w:rFonts w:ascii="B Lotus" w:eastAsia="Calibri" w:hAnsi="B Lotus" w:cs="B Lotus" w:hint="cs"/>
                  <w:sz w:val="18"/>
                  <w:szCs w:val="18"/>
                  <w:rtl/>
                </w:rPr>
                <w:t>ساخت</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و</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ساز</w:t>
              </w:r>
            </w:ins>
            <w:r w:rsidRPr="008F2EDA">
              <w:rPr>
                <w:rFonts w:ascii="B Lotus" w:eastAsia="Calibri" w:hAnsi="B Lotus" w:cs="B Lotus" w:hint="cs"/>
                <w:sz w:val="18"/>
                <w:szCs w:val="18"/>
                <w:rtl/>
              </w:rPr>
              <w:t xml:space="preserve"> مسکن </w:t>
            </w:r>
            <w:del w:id="21662" w:author="Mehrnazi Boojari" w:date="2019-01-07T10:03:00Z">
              <w:r w:rsidRPr="008F2EDA" w:rsidDel="00A31D6F">
                <w:rPr>
                  <w:rFonts w:ascii="B Lotus" w:eastAsia="Calibri" w:hAnsi="B Lotus" w:cs="B Lotus" w:hint="cs"/>
                  <w:sz w:val="18"/>
                  <w:szCs w:val="18"/>
                  <w:rtl/>
                </w:rPr>
                <w:delText>روستائی</w:delText>
              </w:r>
            </w:del>
            <w:ins w:id="21663" w:author="Mehrnazi Boojari" w:date="2019-01-07T10:03:00Z">
              <w:r w:rsidR="00A31D6F">
                <w:rPr>
                  <w:rFonts w:ascii="B Lotus" w:eastAsia="Calibri" w:hAnsi="B Lotus" w:cs="B Lotus" w:hint="cs"/>
                  <w:sz w:val="18"/>
                  <w:szCs w:val="18"/>
                  <w:rtl/>
                </w:rPr>
                <w:t>روستایی</w:t>
              </w:r>
            </w:ins>
            <w:r w:rsidRPr="008F2EDA">
              <w:rPr>
                <w:rFonts w:ascii="B Lotus" w:eastAsia="Calibri" w:hAnsi="B Lotus" w:cs="B Lotus" w:hint="cs"/>
                <w:sz w:val="18"/>
                <w:szCs w:val="18"/>
                <w:rtl/>
              </w:rPr>
              <w:t xml:space="preserve"> </w:t>
            </w:r>
          </w:p>
        </w:tc>
        <w:tc>
          <w:tcPr>
            <w:tcW w:w="203" w:type="pct"/>
            <w:shd w:val="clear" w:color="auto" w:fill="F2F2F2"/>
            <w:vAlign w:val="center"/>
          </w:tcPr>
          <w:p w14:paraId="2EE7E772"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1A6D77C"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48A56612"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0C4998F5"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7E7DAF5D" w14:textId="77777777" w:rsidR="008F2EDA" w:rsidRPr="008F2EDA" w:rsidRDefault="008F2EDA" w:rsidP="008F2EDA">
            <w:pPr>
              <w:bidi/>
              <w:jc w:val="center"/>
              <w:rPr>
                <w:rFonts w:ascii="B Lotus" w:eastAsia="Calibri" w:hAnsi="B Lotus" w:cs="B Lotus"/>
                <w:rtl/>
              </w:rPr>
            </w:pPr>
          </w:p>
        </w:tc>
      </w:tr>
      <w:tr w:rsidR="008F2EDA" w:rsidRPr="005851CD" w14:paraId="56EC658A" w14:textId="77777777" w:rsidTr="008F2EDA">
        <w:trPr>
          <w:trHeight w:val="388"/>
        </w:trPr>
        <w:tc>
          <w:tcPr>
            <w:tcW w:w="269" w:type="pct"/>
            <w:vMerge/>
            <w:shd w:val="clear" w:color="auto" w:fill="F2F2F2"/>
          </w:tcPr>
          <w:p w14:paraId="1F8213CB"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5C3E229E"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56C2F95D"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10E54931"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بوروکراسی و </w:t>
            </w:r>
            <w:del w:id="21664" w:author="Mehrnazi Boojari" w:date="2019-01-10T00:21:00Z">
              <w:r w:rsidRPr="008F2EDA" w:rsidDel="002E20FF">
                <w:rPr>
                  <w:rFonts w:ascii="B Lotus" w:eastAsia="Calibri" w:hAnsi="B Lotus" w:cs="B Lotus" w:hint="cs"/>
                  <w:sz w:val="18"/>
                  <w:szCs w:val="18"/>
                  <w:rtl/>
                </w:rPr>
                <w:delText>فرایند</w:delText>
              </w:r>
            </w:del>
            <w:ins w:id="21665" w:author="Mehrnazi Boojari" w:date="2019-01-10T00:21:00Z">
              <w:r w:rsidR="002E20FF">
                <w:rPr>
                  <w:rFonts w:ascii="B Lotus" w:eastAsia="Calibri" w:hAnsi="B Lotus" w:cs="B Lotus" w:hint="cs"/>
                  <w:sz w:val="18"/>
                  <w:szCs w:val="18"/>
                  <w:rtl/>
                </w:rPr>
                <w:t>فرآیند</w:t>
              </w:r>
            </w:ins>
            <w:r w:rsidRPr="008F2EDA">
              <w:rPr>
                <w:rFonts w:ascii="B Lotus" w:eastAsia="Calibri" w:hAnsi="B Lotus" w:cs="B Lotus" w:hint="cs"/>
                <w:sz w:val="18"/>
                <w:szCs w:val="18"/>
                <w:rtl/>
              </w:rPr>
              <w:t xml:space="preserve"> پچیده بانکی برای اعطای وام (</w:t>
            </w:r>
            <w:del w:id="21666" w:author="Mehrnazi Boojari" w:date="2019-01-13T07:56:00Z">
              <w:r w:rsidRPr="008F2EDA" w:rsidDel="00FD65E1">
                <w:rPr>
                  <w:rFonts w:ascii="B Lotus" w:eastAsia="Calibri" w:hAnsi="B Lotus" w:cs="B Lotus" w:hint="cs"/>
                  <w:sz w:val="18"/>
                  <w:szCs w:val="18"/>
                  <w:rtl/>
                </w:rPr>
                <w:delText>ضامنین</w:delText>
              </w:r>
            </w:del>
            <w:ins w:id="21667" w:author="Mehrnazi Boojari" w:date="2019-01-13T07:56:00Z">
              <w:r w:rsidR="00FD65E1">
                <w:rPr>
                  <w:rFonts w:ascii="B Lotus" w:eastAsia="Calibri" w:hAnsi="B Lotus" w:cs="B Lotus" w:hint="cs"/>
                  <w:sz w:val="18"/>
                  <w:szCs w:val="18"/>
                  <w:rtl/>
                </w:rPr>
                <w:t>ضامن‌ها</w:t>
              </w:r>
            </w:ins>
            <w:del w:id="21668" w:author="Mehrnazi Boojari" w:date="2019-01-07T09:47:00Z">
              <w:r w:rsidRPr="008F2EDA" w:rsidDel="006F7CCF">
                <w:rPr>
                  <w:rFonts w:ascii="B Lotus" w:eastAsia="Calibri" w:hAnsi="B Lotus" w:cs="B Lotus" w:hint="cs"/>
                  <w:sz w:val="18"/>
                  <w:szCs w:val="18"/>
                  <w:rtl/>
                </w:rPr>
                <w:delText xml:space="preserve"> ،</w:delText>
              </w:r>
            </w:del>
            <w:ins w:id="21669" w:author="Mehrnazi Boojari" w:date="2019-01-07T09:47:00Z">
              <w:r w:rsidR="006F7CCF">
                <w:rPr>
                  <w:rFonts w:ascii="B Lotus" w:eastAsia="Calibri" w:hAnsi="B Lotus" w:cs="B Lotus" w:hint="cs"/>
                  <w:sz w:val="18"/>
                  <w:szCs w:val="18"/>
                  <w:rtl/>
                </w:rPr>
                <w:t>،</w:t>
              </w:r>
            </w:ins>
            <w:r w:rsidRPr="008F2EDA">
              <w:rPr>
                <w:rFonts w:ascii="B Lotus" w:eastAsia="Calibri" w:hAnsi="B Lotus" w:cs="B Lotus" w:hint="cs"/>
                <w:sz w:val="18"/>
                <w:szCs w:val="18"/>
                <w:rtl/>
              </w:rPr>
              <w:t xml:space="preserve"> میزان اقساط و ...)</w:t>
            </w:r>
          </w:p>
        </w:tc>
        <w:tc>
          <w:tcPr>
            <w:tcW w:w="203" w:type="pct"/>
            <w:shd w:val="clear" w:color="auto" w:fill="F2F2F2"/>
            <w:vAlign w:val="center"/>
          </w:tcPr>
          <w:p w14:paraId="47359F90"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F372B14"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327CA151"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72456E6C"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6CAA28CE" w14:textId="77777777" w:rsidR="008F2EDA" w:rsidRPr="008F2EDA" w:rsidRDefault="008F2EDA" w:rsidP="008F2EDA">
            <w:pPr>
              <w:bidi/>
              <w:jc w:val="center"/>
              <w:rPr>
                <w:rFonts w:ascii="B Lotus" w:eastAsia="Calibri" w:hAnsi="B Lotus" w:cs="B Lotus"/>
                <w:rtl/>
              </w:rPr>
            </w:pPr>
          </w:p>
        </w:tc>
      </w:tr>
      <w:tr w:rsidR="008F2EDA" w:rsidRPr="005851CD" w14:paraId="5130E45D" w14:textId="77777777" w:rsidTr="008F2EDA">
        <w:trPr>
          <w:trHeight w:val="388"/>
        </w:trPr>
        <w:tc>
          <w:tcPr>
            <w:tcW w:w="269" w:type="pct"/>
            <w:vMerge/>
            <w:shd w:val="clear" w:color="auto" w:fill="F2F2F2"/>
          </w:tcPr>
          <w:p w14:paraId="46003EF7"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127C6FC9"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4AD934A1"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09C4F0B0"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در نظر نگرفتن مقتضیات منطقه و شرایط افراد برای اعطای وام </w:t>
            </w:r>
            <w:r w:rsidRPr="008F2EDA">
              <w:rPr>
                <w:rFonts w:ascii="B Lotus" w:eastAsia="Calibri" w:hAnsi="B Lotus" w:cs="B Lotus" w:hint="cs"/>
                <w:sz w:val="18"/>
                <w:szCs w:val="18"/>
                <w:rtl/>
              </w:rPr>
              <w:lastRenderedPageBreak/>
              <w:t xml:space="preserve">(شغل </w:t>
            </w:r>
            <w:del w:id="21670" w:author="Mehrnazi Boojari" w:date="2019-01-07T10:03:00Z">
              <w:r w:rsidRPr="008F2EDA" w:rsidDel="00A31D6F">
                <w:rPr>
                  <w:rFonts w:ascii="B Lotus" w:eastAsia="Calibri" w:hAnsi="B Lotus" w:cs="B Lotus" w:hint="cs"/>
                  <w:sz w:val="18"/>
                  <w:szCs w:val="18"/>
                  <w:rtl/>
                </w:rPr>
                <w:delText>روستائی</w:delText>
              </w:r>
            </w:del>
            <w:ins w:id="21671" w:author="Mehrnazi Boojari" w:date="2019-01-07T10:03:00Z">
              <w:r w:rsidR="00A31D6F">
                <w:rPr>
                  <w:rFonts w:ascii="B Lotus" w:eastAsia="Calibri" w:hAnsi="B Lotus" w:cs="B Lotus" w:hint="cs"/>
                  <w:sz w:val="18"/>
                  <w:szCs w:val="18"/>
                  <w:rtl/>
                </w:rPr>
                <w:t>روستایی</w:t>
              </w:r>
            </w:ins>
            <w:r w:rsidRPr="008F2EDA">
              <w:rPr>
                <w:rFonts w:ascii="B Lotus" w:eastAsia="Calibri" w:hAnsi="B Lotus" w:cs="B Lotus" w:hint="cs"/>
                <w:sz w:val="18"/>
                <w:szCs w:val="18"/>
                <w:rtl/>
              </w:rPr>
              <w:t>، اقلیم منطقه</w:t>
            </w:r>
            <w:del w:id="21672" w:author="Mehrnazi Boojari" w:date="2019-01-07T09:47:00Z">
              <w:r w:rsidRPr="008F2EDA" w:rsidDel="006F7CCF">
                <w:rPr>
                  <w:rFonts w:ascii="B Lotus" w:eastAsia="Calibri" w:hAnsi="B Lotus" w:cs="B Lotus" w:hint="cs"/>
                  <w:sz w:val="18"/>
                  <w:szCs w:val="18"/>
                  <w:rtl/>
                </w:rPr>
                <w:delText xml:space="preserve"> ،</w:delText>
              </w:r>
            </w:del>
            <w:ins w:id="21673" w:author="Mehrnazi Boojari" w:date="2019-01-07T09:47:00Z">
              <w:r w:rsidR="006F7CCF">
                <w:rPr>
                  <w:rFonts w:ascii="B Lotus" w:eastAsia="Calibri" w:hAnsi="B Lotus" w:cs="B Lotus" w:hint="cs"/>
                  <w:sz w:val="18"/>
                  <w:szCs w:val="18"/>
                  <w:rtl/>
                </w:rPr>
                <w:t>،</w:t>
              </w:r>
            </w:ins>
            <w:r w:rsidRPr="008F2EDA">
              <w:rPr>
                <w:rFonts w:ascii="B Lotus" w:eastAsia="Calibri" w:hAnsi="B Lotus" w:cs="B Lotus" w:hint="cs"/>
                <w:sz w:val="18"/>
                <w:szCs w:val="18"/>
                <w:rtl/>
              </w:rPr>
              <w:t xml:space="preserve"> سطح درآمد و ...</w:t>
            </w:r>
            <w:del w:id="21674" w:author="Mehrnazi Boojari" w:date="2019-01-07T10:07:00Z">
              <w:r w:rsidRPr="008F2EDA" w:rsidDel="00A31D6F">
                <w:rPr>
                  <w:rFonts w:ascii="B Lotus" w:eastAsia="Calibri" w:hAnsi="B Lotus" w:cs="B Lotus" w:hint="cs"/>
                  <w:sz w:val="18"/>
                  <w:szCs w:val="18"/>
                  <w:rtl/>
                </w:rPr>
                <w:delText xml:space="preserve"> )</w:delText>
              </w:r>
            </w:del>
            <w:ins w:id="21675" w:author="Mehrnazi Boojari" w:date="2019-01-07T10:07:00Z">
              <w:r w:rsidR="00A31D6F">
                <w:rPr>
                  <w:rFonts w:ascii="B Lotus" w:eastAsia="Calibri" w:hAnsi="B Lotus" w:cs="B Lotus" w:hint="cs"/>
                  <w:sz w:val="18"/>
                  <w:szCs w:val="18"/>
                  <w:rtl/>
                </w:rPr>
                <w:t>)</w:t>
              </w:r>
            </w:ins>
            <w:r w:rsidRPr="008F2EDA">
              <w:rPr>
                <w:rFonts w:ascii="B Lotus" w:eastAsia="Calibri" w:hAnsi="B Lotus" w:cs="B Lotus" w:hint="cs"/>
                <w:sz w:val="18"/>
                <w:szCs w:val="18"/>
                <w:rtl/>
              </w:rPr>
              <w:t xml:space="preserve"> </w:t>
            </w:r>
          </w:p>
        </w:tc>
        <w:tc>
          <w:tcPr>
            <w:tcW w:w="203" w:type="pct"/>
            <w:shd w:val="clear" w:color="auto" w:fill="F2F2F2"/>
            <w:vAlign w:val="center"/>
          </w:tcPr>
          <w:p w14:paraId="63524E80"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79A780A"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2BFBF4EC"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7BEFBAAD"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36D980D9" w14:textId="77777777" w:rsidR="008F2EDA" w:rsidRPr="008F2EDA" w:rsidRDefault="008F2EDA" w:rsidP="008F2EDA">
            <w:pPr>
              <w:bidi/>
              <w:jc w:val="center"/>
              <w:rPr>
                <w:rFonts w:ascii="B Lotus" w:eastAsia="Calibri" w:hAnsi="B Lotus" w:cs="B Lotus"/>
                <w:rtl/>
              </w:rPr>
            </w:pPr>
          </w:p>
        </w:tc>
      </w:tr>
      <w:tr w:rsidR="008F2EDA" w:rsidRPr="005851CD" w14:paraId="5DB6A00D" w14:textId="77777777" w:rsidTr="008F2EDA">
        <w:trPr>
          <w:trHeight w:val="388"/>
        </w:trPr>
        <w:tc>
          <w:tcPr>
            <w:tcW w:w="269" w:type="pct"/>
            <w:vMerge/>
            <w:shd w:val="clear" w:color="auto" w:fill="F2F2F2"/>
          </w:tcPr>
          <w:p w14:paraId="5BB5B453"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64D3CD9C"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2C83C45F"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56113D2A" w14:textId="77777777" w:rsidR="008F2EDA" w:rsidRPr="008F2EDA" w:rsidRDefault="008F2EDA" w:rsidP="008F2EDA">
            <w:pPr>
              <w:bidi/>
              <w:rPr>
                <w:rFonts w:ascii="B Lotus" w:eastAsia="Calibri" w:hAnsi="B Lotus" w:cs="B Lotus"/>
                <w:sz w:val="18"/>
                <w:szCs w:val="18"/>
                <w:rtl/>
              </w:rPr>
            </w:pPr>
            <w:del w:id="21676" w:author="Mehrnazi Boojari" w:date="2019-01-15T23:47:00Z">
              <w:r w:rsidRPr="008F2EDA" w:rsidDel="00684CDE">
                <w:rPr>
                  <w:rFonts w:ascii="B Lotus" w:eastAsia="Calibri" w:hAnsi="B Lotus" w:cs="B Lotus" w:hint="cs"/>
                  <w:sz w:val="18"/>
                  <w:szCs w:val="18"/>
                  <w:rtl/>
                </w:rPr>
                <w:delText>بالا</w:delText>
              </w:r>
            </w:del>
            <w:ins w:id="21677" w:author="Mehrnazi Boojari" w:date="2019-01-15T23:47:00Z">
              <w:r w:rsidR="00684CDE">
                <w:rPr>
                  <w:rFonts w:ascii="B Lotus" w:eastAsia="Calibri" w:hAnsi="B Lotus" w:cs="B Lotus" w:hint="cs"/>
                  <w:sz w:val="18"/>
                  <w:szCs w:val="18"/>
                  <w:rtl/>
                </w:rPr>
                <w:t>زی</w:t>
              </w:r>
            </w:ins>
            <w:ins w:id="21678" w:author="Mehrnazi Boojari" w:date="2019-01-15T23:48:00Z">
              <w:r w:rsidR="00684CDE">
                <w:rPr>
                  <w:rFonts w:ascii="B Lotus" w:eastAsia="Calibri" w:hAnsi="B Lotus" w:cs="B Lotus" w:hint="cs"/>
                  <w:sz w:val="18"/>
                  <w:szCs w:val="18"/>
                  <w:rtl/>
                </w:rPr>
                <w:t>اد</w:t>
              </w:r>
            </w:ins>
            <w:del w:id="21679" w:author="Mehrnazi Boojari" w:date="2019-01-07T10:45:00Z">
              <w:r w:rsidRPr="008F2EDA" w:rsidDel="006A1F1D">
                <w:rPr>
                  <w:rFonts w:ascii="B Lotus" w:eastAsia="Calibri" w:hAnsi="B Lotus" w:cs="B Lotus" w:hint="cs"/>
                  <w:sz w:val="18"/>
                  <w:szCs w:val="18"/>
                  <w:rtl/>
                </w:rPr>
                <w:delText xml:space="preserve"> بودن </w:delText>
              </w:r>
            </w:del>
            <w:ins w:id="21680" w:author="Mehrnazi Boojari" w:date="2019-01-07T10:45:00Z">
              <w:r w:rsidR="006A1F1D">
                <w:rPr>
                  <w:rFonts w:ascii="B Lotus" w:eastAsia="Calibri" w:hAnsi="B Lotus" w:cs="B Lotus" w:hint="cs"/>
                  <w:sz w:val="18"/>
                  <w:szCs w:val="18"/>
                  <w:rtl/>
                </w:rPr>
                <w:t xml:space="preserve">‌بودن </w:t>
              </w:r>
            </w:ins>
            <w:r w:rsidRPr="008F2EDA">
              <w:rPr>
                <w:rFonts w:ascii="B Lotus" w:eastAsia="Calibri" w:hAnsi="B Lotus" w:cs="B Lotus" w:hint="cs"/>
                <w:sz w:val="18"/>
                <w:szCs w:val="18"/>
                <w:rtl/>
              </w:rPr>
              <w:t>هزینه مقاوم</w:t>
            </w:r>
            <w:del w:id="21681" w:author="Mehrnazi Boojari" w:date="2019-01-07T09:51:00Z">
              <w:r w:rsidRPr="008F2EDA" w:rsidDel="006F7CCF">
                <w:rPr>
                  <w:rFonts w:ascii="B Lotus" w:eastAsia="Calibri" w:hAnsi="B Lotus" w:cs="B Lotus" w:hint="cs"/>
                  <w:sz w:val="18"/>
                  <w:szCs w:val="18"/>
                  <w:rtl/>
                </w:rPr>
                <w:delText xml:space="preserve"> سازی </w:delText>
              </w:r>
            </w:del>
            <w:ins w:id="21682" w:author="Mehrnazi Boojari" w:date="2019-01-07T09:51:00Z">
              <w:r w:rsidR="006F7CCF">
                <w:rPr>
                  <w:rFonts w:ascii="B Lotus" w:eastAsia="Calibri" w:hAnsi="B Lotus" w:cs="B Lotus" w:hint="cs"/>
                  <w:sz w:val="18"/>
                  <w:szCs w:val="18"/>
                  <w:rtl/>
                </w:rPr>
                <w:t xml:space="preserve">‌سازی </w:t>
              </w:r>
            </w:ins>
            <w:r w:rsidRPr="008F2EDA">
              <w:rPr>
                <w:rFonts w:ascii="B Lotus" w:eastAsia="Calibri" w:hAnsi="B Lotus" w:cs="B Lotus" w:hint="cs"/>
                <w:sz w:val="18"/>
                <w:szCs w:val="18"/>
                <w:rtl/>
              </w:rPr>
              <w:t xml:space="preserve">و </w:t>
            </w:r>
            <w:ins w:id="21683" w:author="Mehrnazi Boojari" w:date="2019-01-15T23:48:00Z">
              <w:r w:rsidR="00684CDE">
                <w:rPr>
                  <w:rFonts w:ascii="B Lotus" w:eastAsia="Calibri" w:hAnsi="B Lotus" w:cs="B Lotus" w:hint="cs"/>
                  <w:sz w:val="18"/>
                  <w:szCs w:val="18"/>
                  <w:rtl/>
                </w:rPr>
                <w:t>کم</w:t>
              </w:r>
              <w:r w:rsidR="00684CDE">
                <w:rPr>
                  <w:rFonts w:ascii="B Lotus" w:eastAsia="Calibri" w:hAnsi="B Lotus" w:cs="B Nazanin" w:hint="cs"/>
                  <w:sz w:val="18"/>
                  <w:szCs w:val="18"/>
                  <w:rtl/>
                </w:rPr>
                <w:t>‌</w:t>
              </w:r>
            </w:ins>
            <w:del w:id="21684" w:author="Mehrnazi Boojari" w:date="2019-01-15T23:48:00Z">
              <w:r w:rsidRPr="008F2EDA" w:rsidDel="00684CDE">
                <w:rPr>
                  <w:rFonts w:ascii="B Lotus" w:eastAsia="Calibri" w:hAnsi="B Lotus" w:cs="B Lotus" w:hint="cs"/>
                  <w:sz w:val="18"/>
                  <w:szCs w:val="18"/>
                  <w:rtl/>
                </w:rPr>
                <w:delText>ن</w:delText>
              </w:r>
            </w:del>
            <w:r w:rsidRPr="008F2EDA">
              <w:rPr>
                <w:rFonts w:ascii="B Lotus" w:eastAsia="Calibri" w:hAnsi="B Lotus" w:cs="B Lotus" w:hint="cs"/>
                <w:sz w:val="18"/>
                <w:szCs w:val="18"/>
                <w:rtl/>
              </w:rPr>
              <w:t>بود</w:t>
            </w:r>
            <w:ins w:id="21685" w:author="Mehrnazi Boojari" w:date="2019-01-15T23:48:00Z">
              <w:r w:rsidR="00684CDE">
                <w:rPr>
                  <w:rFonts w:ascii="B Lotus" w:eastAsia="Calibri" w:hAnsi="B Lotus" w:cs="B Lotus" w:hint="cs"/>
                  <w:sz w:val="18"/>
                  <w:szCs w:val="18"/>
                  <w:rtl/>
                </w:rPr>
                <w:t>ن</w:t>
              </w:r>
            </w:ins>
            <w:r w:rsidRPr="008F2EDA">
              <w:rPr>
                <w:rFonts w:ascii="B Lotus" w:eastAsia="Calibri" w:hAnsi="B Lotus" w:cs="B Lotus" w:hint="cs"/>
                <w:sz w:val="18"/>
                <w:szCs w:val="18"/>
                <w:rtl/>
              </w:rPr>
              <w:t xml:space="preserve"> توان مالی افراد </w:t>
            </w:r>
          </w:p>
        </w:tc>
        <w:tc>
          <w:tcPr>
            <w:tcW w:w="203" w:type="pct"/>
            <w:shd w:val="clear" w:color="auto" w:fill="F2F2F2"/>
            <w:vAlign w:val="center"/>
          </w:tcPr>
          <w:p w14:paraId="6E644720"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80992C9"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4250DBBF"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330B071A"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491C4CAF" w14:textId="77777777" w:rsidR="008F2EDA" w:rsidRPr="008F2EDA" w:rsidRDefault="008F2EDA" w:rsidP="008F2EDA">
            <w:pPr>
              <w:bidi/>
              <w:jc w:val="center"/>
              <w:rPr>
                <w:rFonts w:ascii="B Lotus" w:eastAsia="Calibri" w:hAnsi="B Lotus" w:cs="B Lotus"/>
                <w:rtl/>
              </w:rPr>
            </w:pPr>
          </w:p>
        </w:tc>
      </w:tr>
      <w:tr w:rsidR="008F2EDA" w:rsidRPr="005851CD" w14:paraId="3C45B0E0" w14:textId="77777777" w:rsidTr="008F2EDA">
        <w:trPr>
          <w:trHeight w:val="388"/>
        </w:trPr>
        <w:tc>
          <w:tcPr>
            <w:tcW w:w="269" w:type="pct"/>
            <w:vMerge/>
            <w:shd w:val="clear" w:color="auto" w:fill="F2F2F2"/>
          </w:tcPr>
          <w:p w14:paraId="422701B1"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6D78BD83"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4C0B3F1A"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6680B3AA" w14:textId="77777777" w:rsidR="008F2EDA" w:rsidRPr="008F2EDA" w:rsidRDefault="008F2EDA" w:rsidP="00684CDE">
            <w:pPr>
              <w:bidi/>
              <w:rPr>
                <w:rFonts w:ascii="B Lotus" w:eastAsia="Calibri" w:hAnsi="B Lotus" w:cs="B Lotus"/>
                <w:sz w:val="18"/>
                <w:szCs w:val="18"/>
                <w:rtl/>
              </w:rPr>
            </w:pPr>
            <w:r w:rsidRPr="008F2EDA">
              <w:rPr>
                <w:rFonts w:ascii="B Lotus" w:eastAsia="Calibri" w:hAnsi="B Lotus" w:cs="B Lotus" w:hint="cs"/>
                <w:sz w:val="18"/>
                <w:szCs w:val="18"/>
                <w:rtl/>
              </w:rPr>
              <w:t>بی</w:t>
            </w:r>
            <w:ins w:id="21686" w:author="Mehrnazi Boojari" w:date="2019-01-15T23:48:00Z">
              <w:r w:rsidR="00684CDE">
                <w:rPr>
                  <w:rFonts w:ascii="B Lotus" w:eastAsia="Calibri" w:hAnsi="B Lotus" w:cs="B Nazanin" w:hint="cs"/>
                  <w:sz w:val="18"/>
                  <w:szCs w:val="18"/>
                  <w:rtl/>
                </w:rPr>
                <w:t>‌</w:t>
              </w:r>
            </w:ins>
            <w:del w:id="21687" w:author="Mehrnazi Boojari" w:date="2019-01-15T23:48:00Z">
              <w:r w:rsidRPr="008F2EDA" w:rsidDel="00684CDE">
                <w:rPr>
                  <w:rFonts w:ascii="B Lotus" w:eastAsia="Calibri" w:hAnsi="B Lotus" w:cs="B Lotus" w:hint="cs"/>
                  <w:sz w:val="18"/>
                  <w:szCs w:val="18"/>
                  <w:rtl/>
                </w:rPr>
                <w:delText xml:space="preserve"> </w:delText>
              </w:r>
            </w:del>
            <w:r w:rsidRPr="008F2EDA">
              <w:rPr>
                <w:rFonts w:ascii="B Lotus" w:eastAsia="Calibri" w:hAnsi="B Lotus" w:cs="B Lotus" w:hint="cs"/>
                <w:sz w:val="18"/>
                <w:szCs w:val="18"/>
                <w:rtl/>
              </w:rPr>
              <w:t>اهمیت</w:t>
            </w:r>
            <w:del w:id="21688" w:author="Mehrnazi Boojari" w:date="2019-01-07T10:45:00Z">
              <w:r w:rsidRPr="008F2EDA" w:rsidDel="006A1F1D">
                <w:rPr>
                  <w:rFonts w:ascii="B Lotus" w:eastAsia="Calibri" w:hAnsi="B Lotus" w:cs="B Lotus" w:hint="cs"/>
                  <w:sz w:val="18"/>
                  <w:szCs w:val="18"/>
                  <w:rtl/>
                </w:rPr>
                <w:delText xml:space="preserve"> بودن </w:delText>
              </w:r>
            </w:del>
            <w:ins w:id="21689" w:author="Mehrnazi Boojari" w:date="2019-01-07T10:45:00Z">
              <w:r w:rsidR="006A1F1D">
                <w:rPr>
                  <w:rFonts w:ascii="B Lotus" w:eastAsia="Calibri" w:hAnsi="B Lotus" w:cs="B Lotus" w:hint="cs"/>
                  <w:sz w:val="18"/>
                  <w:szCs w:val="18"/>
                  <w:rtl/>
                </w:rPr>
                <w:t xml:space="preserve">‌بودن </w:t>
              </w:r>
            </w:ins>
            <w:r w:rsidRPr="008F2EDA">
              <w:rPr>
                <w:rFonts w:ascii="B Lotus" w:eastAsia="Calibri" w:hAnsi="B Lotus" w:cs="B Lotus" w:hint="cs"/>
                <w:sz w:val="18"/>
                <w:szCs w:val="18"/>
                <w:rtl/>
              </w:rPr>
              <w:t>مقاوم</w:t>
            </w:r>
            <w:del w:id="21690" w:author="Mehrnazi Boojari" w:date="2019-01-07T09:51:00Z">
              <w:r w:rsidRPr="008F2EDA" w:rsidDel="006F7CCF">
                <w:rPr>
                  <w:rFonts w:ascii="B Lotus" w:eastAsia="Calibri" w:hAnsi="B Lotus" w:cs="B Lotus" w:hint="cs"/>
                  <w:sz w:val="18"/>
                  <w:szCs w:val="18"/>
                  <w:rtl/>
                </w:rPr>
                <w:delText xml:space="preserve"> سازی </w:delText>
              </w:r>
            </w:del>
            <w:ins w:id="21691" w:author="Mehrnazi Boojari" w:date="2019-01-07T09:51:00Z">
              <w:r w:rsidR="006F7CCF">
                <w:rPr>
                  <w:rFonts w:ascii="B Lotus" w:eastAsia="Calibri" w:hAnsi="B Lotus" w:cs="B Lotus" w:hint="cs"/>
                  <w:sz w:val="18"/>
                  <w:szCs w:val="18"/>
                  <w:rtl/>
                </w:rPr>
                <w:t xml:space="preserve">‌سازی </w:t>
              </w:r>
            </w:ins>
            <w:r w:rsidRPr="008F2EDA">
              <w:rPr>
                <w:rFonts w:ascii="B Lotus" w:eastAsia="Calibri" w:hAnsi="B Lotus" w:cs="B Lotus" w:hint="cs"/>
                <w:sz w:val="18"/>
                <w:szCs w:val="18"/>
                <w:rtl/>
              </w:rPr>
              <w:t xml:space="preserve">در نگاه </w:t>
            </w:r>
            <w:del w:id="21692" w:author="Mehrnazi Boojari" w:date="2019-01-07T10:03:00Z">
              <w:r w:rsidRPr="008F2EDA" w:rsidDel="00A31D6F">
                <w:rPr>
                  <w:rFonts w:ascii="B Lotus" w:eastAsia="Calibri" w:hAnsi="B Lotus" w:cs="B Lotus" w:hint="cs"/>
                  <w:sz w:val="18"/>
                  <w:szCs w:val="18"/>
                  <w:rtl/>
                </w:rPr>
                <w:delText>روستائی</w:delText>
              </w:r>
            </w:del>
            <w:ins w:id="21693" w:author="Mehrnazi Boojari" w:date="2019-01-07T10:03:00Z">
              <w:r w:rsidR="00A31D6F">
                <w:rPr>
                  <w:rFonts w:ascii="B Lotus" w:eastAsia="Calibri" w:hAnsi="B Lotus" w:cs="B Lotus" w:hint="cs"/>
                  <w:sz w:val="18"/>
                  <w:szCs w:val="18"/>
                  <w:rtl/>
                </w:rPr>
                <w:t>روستایی</w:t>
              </w:r>
            </w:ins>
            <w:r w:rsidRPr="008F2EDA">
              <w:rPr>
                <w:rFonts w:ascii="B Lotus" w:eastAsia="Calibri" w:hAnsi="B Lotus" w:cs="B Lotus" w:hint="cs"/>
                <w:sz w:val="18"/>
                <w:szCs w:val="18"/>
                <w:rtl/>
              </w:rPr>
              <w:t xml:space="preserve">ان </w:t>
            </w:r>
          </w:p>
        </w:tc>
        <w:tc>
          <w:tcPr>
            <w:tcW w:w="203" w:type="pct"/>
            <w:shd w:val="clear" w:color="auto" w:fill="F2F2F2"/>
            <w:vAlign w:val="center"/>
          </w:tcPr>
          <w:p w14:paraId="72797E2F"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39EAD3D3"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00CD1E26"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580A38C6"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1B30DAC6" w14:textId="77777777" w:rsidR="008F2EDA" w:rsidRPr="008F2EDA" w:rsidRDefault="008F2EDA" w:rsidP="008F2EDA">
            <w:pPr>
              <w:bidi/>
              <w:jc w:val="center"/>
              <w:rPr>
                <w:rFonts w:ascii="B Lotus" w:eastAsia="Calibri" w:hAnsi="B Lotus" w:cs="B Lotus"/>
                <w:rtl/>
              </w:rPr>
            </w:pPr>
          </w:p>
        </w:tc>
      </w:tr>
      <w:tr w:rsidR="008F2EDA" w:rsidRPr="005851CD" w14:paraId="52DC59DE" w14:textId="77777777" w:rsidTr="008F2EDA">
        <w:trPr>
          <w:trHeight w:val="388"/>
        </w:trPr>
        <w:tc>
          <w:tcPr>
            <w:tcW w:w="269" w:type="pct"/>
            <w:vMerge/>
            <w:shd w:val="clear" w:color="auto" w:fill="F2F2F2"/>
          </w:tcPr>
          <w:p w14:paraId="589F5E23"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74EB399B"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7F0DE7CA"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53823395" w14:textId="77777777" w:rsidR="008F2EDA" w:rsidRPr="008F2EDA" w:rsidRDefault="008F2EDA" w:rsidP="00684CDE">
            <w:pPr>
              <w:bidi/>
              <w:rPr>
                <w:rFonts w:ascii="B Lotus" w:eastAsia="Calibri" w:hAnsi="B Lotus" w:cs="B Lotus"/>
                <w:sz w:val="18"/>
                <w:szCs w:val="18"/>
                <w:rtl/>
              </w:rPr>
            </w:pPr>
            <w:r w:rsidRPr="008F2EDA">
              <w:rPr>
                <w:rFonts w:ascii="B Lotus" w:eastAsia="Calibri" w:hAnsi="B Lotus" w:cs="B Lotus" w:hint="cs"/>
                <w:sz w:val="18"/>
                <w:szCs w:val="18"/>
                <w:rtl/>
              </w:rPr>
              <w:t>مدیریت</w:t>
            </w:r>
            <w:ins w:id="21694" w:author="Mehrnazi Boojari" w:date="2019-01-15T23:48:00Z">
              <w:r w:rsidR="00684CDE">
                <w:rPr>
                  <w:rFonts w:ascii="B Lotus" w:eastAsia="Calibri" w:hAnsi="B Lotus" w:cs="B Nazanin" w:hint="cs"/>
                  <w:sz w:val="18"/>
                  <w:szCs w:val="18"/>
                  <w:rtl/>
                </w:rPr>
                <w:t>‌</w:t>
              </w:r>
            </w:ins>
            <w:del w:id="21695" w:author="Mehrnazi Boojari" w:date="2019-01-15T23:48:00Z">
              <w:r w:rsidRPr="008F2EDA" w:rsidDel="00684CDE">
                <w:rPr>
                  <w:rFonts w:ascii="B Lotus" w:eastAsia="Calibri" w:hAnsi="B Lotus" w:cs="B Lotus" w:hint="cs"/>
                  <w:sz w:val="18"/>
                  <w:szCs w:val="18"/>
                  <w:rtl/>
                </w:rPr>
                <w:delText xml:space="preserve"> </w:delText>
              </w:r>
            </w:del>
            <w:r w:rsidRPr="008F2EDA">
              <w:rPr>
                <w:rFonts w:ascii="B Lotus" w:eastAsia="Calibri" w:hAnsi="B Lotus" w:cs="B Lotus" w:hint="cs"/>
                <w:sz w:val="18"/>
                <w:szCs w:val="18"/>
                <w:rtl/>
              </w:rPr>
              <w:t>بخش</w:t>
            </w:r>
            <w:del w:id="21696" w:author="Mehrnazi Boojari" w:date="2019-01-07T10:47:00Z">
              <w:r w:rsidRPr="008F2EDA" w:rsidDel="006A1F1D">
                <w:rPr>
                  <w:rFonts w:ascii="B Lotus" w:eastAsia="Calibri" w:hAnsi="B Lotus" w:cs="B Lotus" w:hint="cs"/>
                  <w:sz w:val="18"/>
                  <w:szCs w:val="18"/>
                  <w:rtl/>
                </w:rPr>
                <w:delText>ی(</w:delText>
              </w:r>
            </w:del>
            <w:ins w:id="21697" w:author="Mehrnazi Boojari" w:date="2019-01-07T10:47:00Z">
              <w:r w:rsidR="006A1F1D">
                <w:rPr>
                  <w:rFonts w:ascii="B Lotus" w:eastAsia="Calibri" w:hAnsi="B Lotus" w:cs="B Lotus" w:hint="cs"/>
                  <w:sz w:val="18"/>
                  <w:szCs w:val="18"/>
                  <w:rtl/>
                </w:rPr>
                <w:t>ی (</w:t>
              </w:r>
            </w:ins>
            <w:r w:rsidRPr="008F2EDA">
              <w:rPr>
                <w:rFonts w:ascii="B Lotus" w:eastAsia="Calibri" w:hAnsi="B Lotus" w:cs="B Lotus" w:hint="cs"/>
                <w:sz w:val="18"/>
                <w:szCs w:val="18"/>
                <w:rtl/>
              </w:rPr>
              <w:t xml:space="preserve">بنیاد مسکن) در ساخت مسکن بدون </w:t>
            </w:r>
            <w:del w:id="21698" w:author="Mehrnazi Boojari" w:date="2019-01-07T22:30:00Z">
              <w:r w:rsidRPr="008F2EDA" w:rsidDel="00051F26">
                <w:rPr>
                  <w:rFonts w:ascii="B Lotus" w:eastAsia="Calibri" w:hAnsi="B Lotus" w:cs="B Lotus" w:hint="cs"/>
                  <w:sz w:val="18"/>
                  <w:szCs w:val="18"/>
                  <w:rtl/>
                </w:rPr>
                <w:delText>در نظر گرفتن</w:delText>
              </w:r>
            </w:del>
            <w:ins w:id="21699" w:author="Mehrnazi Boojari" w:date="2019-01-07T22:30:00Z">
              <w:r w:rsidR="00051F26">
                <w:rPr>
                  <w:rFonts w:ascii="B Lotus" w:eastAsia="Calibri" w:hAnsi="B Lotus" w:cs="B Lotus" w:hint="cs"/>
                  <w:sz w:val="18"/>
                  <w:szCs w:val="18"/>
                  <w:rtl/>
                </w:rPr>
                <w:t>در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نظر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گرفتن</w:t>
              </w:r>
            </w:ins>
            <w:r w:rsidRPr="008F2EDA">
              <w:rPr>
                <w:rFonts w:ascii="B Lotus" w:eastAsia="Calibri" w:hAnsi="B Lotus" w:cs="B Lotus" w:hint="cs"/>
                <w:sz w:val="18"/>
                <w:szCs w:val="18"/>
                <w:rtl/>
              </w:rPr>
              <w:t xml:space="preserve"> اشتغال و</w:t>
            </w:r>
            <w:ins w:id="21700" w:author="Mehrnazi Boojari" w:date="2019-01-15T23:48:00Z">
              <w:r w:rsidR="00684CDE">
                <w:rPr>
                  <w:rFonts w:ascii="B Lotus" w:eastAsia="Calibri" w:hAnsi="B Lotus" w:cs="B Lotus" w:hint="cs"/>
                  <w:sz w:val="18"/>
                  <w:szCs w:val="18"/>
                  <w:rtl/>
                </w:rPr>
                <w:t xml:space="preserve"> </w:t>
              </w:r>
            </w:ins>
            <w:r w:rsidRPr="008F2EDA">
              <w:rPr>
                <w:rFonts w:ascii="B Lotus" w:eastAsia="Calibri" w:hAnsi="B Lotus" w:cs="B Lotus" w:hint="cs"/>
                <w:sz w:val="18"/>
                <w:szCs w:val="18"/>
                <w:rtl/>
              </w:rPr>
              <w:t>...</w:t>
            </w:r>
          </w:p>
        </w:tc>
        <w:tc>
          <w:tcPr>
            <w:tcW w:w="203" w:type="pct"/>
            <w:shd w:val="clear" w:color="auto" w:fill="F2F2F2"/>
            <w:vAlign w:val="center"/>
          </w:tcPr>
          <w:p w14:paraId="4501B711"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DD8DC24"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33825088"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29584A33"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3B23435F" w14:textId="77777777" w:rsidR="008F2EDA" w:rsidRPr="008F2EDA" w:rsidRDefault="008F2EDA" w:rsidP="008F2EDA">
            <w:pPr>
              <w:bidi/>
              <w:jc w:val="center"/>
              <w:rPr>
                <w:rFonts w:ascii="B Lotus" w:eastAsia="Calibri" w:hAnsi="B Lotus" w:cs="B Lotus"/>
                <w:rtl/>
              </w:rPr>
            </w:pPr>
          </w:p>
        </w:tc>
      </w:tr>
      <w:tr w:rsidR="008F2EDA" w:rsidRPr="005851CD" w14:paraId="7CA65B66" w14:textId="77777777" w:rsidTr="008F2EDA">
        <w:trPr>
          <w:trHeight w:val="388"/>
        </w:trPr>
        <w:tc>
          <w:tcPr>
            <w:tcW w:w="269" w:type="pct"/>
            <w:vMerge/>
            <w:shd w:val="clear" w:color="auto" w:fill="F2F2F2"/>
          </w:tcPr>
          <w:p w14:paraId="6A7088FD"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7A444EF6" w14:textId="77777777" w:rsidR="008F2EDA" w:rsidRPr="008F2EDA" w:rsidRDefault="008F2EDA" w:rsidP="008F2EDA">
            <w:pPr>
              <w:bidi/>
              <w:jc w:val="center"/>
              <w:rPr>
                <w:rFonts w:ascii="B Lotus" w:eastAsia="Calibri" w:hAnsi="B Lotus" w:cs="B Lotus"/>
                <w:sz w:val="20"/>
                <w:szCs w:val="20"/>
                <w:rtl/>
              </w:rPr>
            </w:pPr>
          </w:p>
        </w:tc>
        <w:tc>
          <w:tcPr>
            <w:tcW w:w="259" w:type="pct"/>
            <w:shd w:val="clear" w:color="auto" w:fill="F2F2F2"/>
            <w:vAlign w:val="center"/>
          </w:tcPr>
          <w:p w14:paraId="299639A4"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032E0F3D" w14:textId="77777777" w:rsidR="008F2EDA" w:rsidRPr="00684CDE" w:rsidRDefault="008F2EDA" w:rsidP="008F2EDA">
            <w:pPr>
              <w:bidi/>
              <w:rPr>
                <w:rFonts w:ascii="B Lotus" w:eastAsia="Calibri" w:hAnsi="B Lotus" w:cs="B Lotus"/>
                <w:sz w:val="18"/>
                <w:szCs w:val="18"/>
                <w:rtl/>
              </w:rPr>
            </w:pPr>
            <w:r w:rsidRPr="00684CDE">
              <w:rPr>
                <w:rFonts w:ascii="B Lotus" w:eastAsia="Calibri" w:hAnsi="B Lotus" w:cs="B Lotus" w:hint="cs"/>
                <w:sz w:val="18"/>
                <w:szCs w:val="18"/>
                <w:rtl/>
                <w:rPrChange w:id="21701" w:author="Mehrnazi Boojari" w:date="2019-01-15T23:48:00Z">
                  <w:rPr>
                    <w:rFonts w:ascii="B Lotus" w:eastAsia="Calibri" w:hAnsi="B Lotus" w:cs="B Lotus" w:hint="cs"/>
                    <w:color w:val="D9D9D9"/>
                    <w:sz w:val="18"/>
                    <w:szCs w:val="18"/>
                    <w:rtl/>
                  </w:rPr>
                </w:rPrChange>
              </w:rPr>
              <w:t>عواملی</w:t>
            </w:r>
            <w:r w:rsidRPr="00684CDE">
              <w:rPr>
                <w:rFonts w:ascii="B Lotus" w:eastAsia="Calibri" w:hAnsi="B Lotus" w:cs="B Lotus"/>
                <w:sz w:val="18"/>
                <w:szCs w:val="18"/>
                <w:rtl/>
                <w:rPrChange w:id="21702" w:author="Mehrnazi Boojari" w:date="2019-01-15T23:48: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03" w:author="Mehrnazi Boojari" w:date="2019-01-15T23:48:00Z">
                  <w:rPr>
                    <w:rFonts w:ascii="B Lotus" w:eastAsia="Calibri" w:hAnsi="B Lotus" w:cs="B Lotus" w:hint="cs"/>
                    <w:color w:val="D9D9D9"/>
                    <w:sz w:val="18"/>
                    <w:szCs w:val="18"/>
                    <w:rtl/>
                  </w:rPr>
                </w:rPrChange>
              </w:rPr>
              <w:t>که</w:t>
            </w:r>
            <w:r w:rsidRPr="00684CDE">
              <w:rPr>
                <w:rFonts w:ascii="B Lotus" w:eastAsia="Calibri" w:hAnsi="B Lotus" w:cs="B Lotus"/>
                <w:sz w:val="18"/>
                <w:szCs w:val="18"/>
                <w:rtl/>
                <w:rPrChange w:id="21704" w:author="Mehrnazi Boojari" w:date="2019-01-15T23:48: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05" w:author="Mehrnazi Boojari" w:date="2019-01-15T23:48:00Z">
                  <w:rPr>
                    <w:rFonts w:ascii="B Lotus" w:eastAsia="Calibri" w:hAnsi="B Lotus" w:cs="B Lotus" w:hint="cs"/>
                    <w:color w:val="D9D9D9"/>
                    <w:sz w:val="18"/>
                    <w:szCs w:val="18"/>
                    <w:rtl/>
                  </w:rPr>
                </w:rPrChange>
              </w:rPr>
              <w:t>مد</w:t>
            </w:r>
            <w:r w:rsidRPr="00684CDE">
              <w:rPr>
                <w:rFonts w:ascii="B Lotus" w:eastAsia="Calibri" w:hAnsi="B Lotus" w:cs="B Lotus"/>
                <w:sz w:val="18"/>
                <w:szCs w:val="18"/>
                <w:rtl/>
                <w:rPrChange w:id="21706" w:author="Mehrnazi Boojari" w:date="2019-01-15T23:48: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07" w:author="Mehrnazi Boojari" w:date="2019-01-15T23:48:00Z">
                  <w:rPr>
                    <w:rFonts w:ascii="B Lotus" w:eastAsia="Calibri" w:hAnsi="B Lotus" w:cs="B Lotus" w:hint="cs"/>
                    <w:color w:val="D9D9D9"/>
                    <w:sz w:val="18"/>
                    <w:szCs w:val="18"/>
                    <w:rtl/>
                  </w:rPr>
                </w:rPrChange>
              </w:rPr>
              <w:t>نظر</w:t>
            </w:r>
            <w:r w:rsidRPr="00684CDE">
              <w:rPr>
                <w:rFonts w:ascii="B Lotus" w:eastAsia="Calibri" w:hAnsi="B Lotus" w:cs="B Lotus"/>
                <w:sz w:val="18"/>
                <w:szCs w:val="18"/>
                <w:rtl/>
                <w:rPrChange w:id="21708" w:author="Mehrnazi Boojari" w:date="2019-01-15T23:48: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09" w:author="Mehrnazi Boojari" w:date="2019-01-15T23:48:00Z">
                  <w:rPr>
                    <w:rFonts w:ascii="B Lotus" w:eastAsia="Calibri" w:hAnsi="B Lotus" w:cs="B Lotus" w:hint="cs"/>
                    <w:color w:val="D9D9D9"/>
                    <w:sz w:val="18"/>
                    <w:szCs w:val="18"/>
                    <w:rtl/>
                  </w:rPr>
                </w:rPrChange>
              </w:rPr>
              <w:t>شما</w:t>
            </w:r>
            <w:r w:rsidRPr="00684CDE">
              <w:rPr>
                <w:rFonts w:ascii="B Lotus" w:eastAsia="Calibri" w:hAnsi="B Lotus" w:cs="B Lotus"/>
                <w:sz w:val="18"/>
                <w:szCs w:val="18"/>
                <w:rtl/>
                <w:rPrChange w:id="21710" w:author="Mehrnazi Boojari" w:date="2019-01-15T23:48: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11" w:author="Mehrnazi Boojari" w:date="2019-01-15T23:48:00Z">
                  <w:rPr>
                    <w:rFonts w:ascii="B Lotus" w:eastAsia="Calibri" w:hAnsi="B Lotus" w:cs="B Lotus" w:hint="cs"/>
                    <w:color w:val="D9D9D9"/>
                    <w:sz w:val="18"/>
                    <w:szCs w:val="18"/>
                    <w:rtl/>
                  </w:rPr>
                </w:rPrChange>
              </w:rPr>
              <w:t>در</w:t>
            </w:r>
            <w:r w:rsidRPr="00684CDE">
              <w:rPr>
                <w:rFonts w:ascii="B Lotus" w:eastAsia="Calibri" w:hAnsi="B Lotus" w:cs="B Lotus"/>
                <w:sz w:val="18"/>
                <w:szCs w:val="18"/>
                <w:rtl/>
                <w:rPrChange w:id="21712" w:author="Mehrnazi Boojari" w:date="2019-01-15T23:48: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13" w:author="Mehrnazi Boojari" w:date="2019-01-15T23:48:00Z">
                  <w:rPr>
                    <w:rFonts w:ascii="B Lotus" w:eastAsia="Calibri" w:hAnsi="B Lotus" w:cs="B Lotus" w:hint="cs"/>
                    <w:color w:val="D9D9D9"/>
                    <w:sz w:val="18"/>
                    <w:szCs w:val="18"/>
                    <w:rtl/>
                  </w:rPr>
                </w:rPrChange>
              </w:rPr>
              <w:t>این</w:t>
            </w:r>
            <w:r w:rsidRPr="00684CDE">
              <w:rPr>
                <w:rFonts w:ascii="B Lotus" w:eastAsia="Calibri" w:hAnsi="B Lotus" w:cs="B Lotus"/>
                <w:sz w:val="18"/>
                <w:szCs w:val="18"/>
                <w:rtl/>
                <w:rPrChange w:id="21714" w:author="Mehrnazi Boojari" w:date="2019-01-15T23:48: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15" w:author="Mehrnazi Boojari" w:date="2019-01-15T23:48:00Z">
                  <w:rPr>
                    <w:rFonts w:ascii="B Lotus" w:eastAsia="Calibri" w:hAnsi="B Lotus" w:cs="B Lotus" w:hint="cs"/>
                    <w:color w:val="D9D9D9"/>
                    <w:sz w:val="18"/>
                    <w:szCs w:val="18"/>
                    <w:rtl/>
                  </w:rPr>
                </w:rPrChange>
              </w:rPr>
              <w:t>چالش</w:t>
            </w:r>
            <w:r w:rsidRPr="00684CDE">
              <w:rPr>
                <w:rFonts w:ascii="B Lotus" w:eastAsia="Calibri" w:hAnsi="B Lotus" w:cs="B Lotus"/>
                <w:sz w:val="18"/>
                <w:szCs w:val="18"/>
                <w:rtl/>
                <w:rPrChange w:id="21716" w:author="Mehrnazi Boojari" w:date="2019-01-15T23:48: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17" w:author="Mehrnazi Boojari" w:date="2019-01-15T23:48:00Z">
                  <w:rPr>
                    <w:rFonts w:ascii="B Lotus" w:eastAsia="Calibri" w:hAnsi="B Lotus" w:cs="B Lotus" w:hint="cs"/>
                    <w:color w:val="D9D9D9"/>
                    <w:sz w:val="18"/>
                    <w:szCs w:val="18"/>
                    <w:rtl/>
                  </w:rPr>
                </w:rPrChange>
              </w:rPr>
              <w:t>وجود</w:t>
            </w:r>
            <w:r w:rsidRPr="00684CDE">
              <w:rPr>
                <w:rFonts w:ascii="B Lotus" w:eastAsia="Calibri" w:hAnsi="B Lotus" w:cs="B Lotus"/>
                <w:sz w:val="18"/>
                <w:szCs w:val="18"/>
                <w:rtl/>
                <w:rPrChange w:id="21718" w:author="Mehrnazi Boojari" w:date="2019-01-15T23:48: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19" w:author="Mehrnazi Boojari" w:date="2019-01-15T23:48:00Z">
                  <w:rPr>
                    <w:rFonts w:ascii="B Lotus" w:eastAsia="Calibri" w:hAnsi="B Lotus" w:cs="B Lotus" w:hint="cs"/>
                    <w:color w:val="D9D9D9"/>
                    <w:sz w:val="18"/>
                    <w:szCs w:val="18"/>
                    <w:rtl/>
                  </w:rPr>
                </w:rPrChange>
              </w:rPr>
              <w:t>دارد</w:t>
            </w:r>
          </w:p>
        </w:tc>
        <w:tc>
          <w:tcPr>
            <w:tcW w:w="203" w:type="pct"/>
            <w:shd w:val="clear" w:color="auto" w:fill="F2F2F2"/>
            <w:vAlign w:val="center"/>
          </w:tcPr>
          <w:p w14:paraId="190B55A7"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2E1ADE0"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06D862CA"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36528EE3"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18407A73" w14:textId="77777777" w:rsidR="008F2EDA" w:rsidRPr="008F2EDA" w:rsidRDefault="008F2EDA" w:rsidP="008F2EDA">
            <w:pPr>
              <w:bidi/>
              <w:jc w:val="center"/>
              <w:rPr>
                <w:rFonts w:ascii="B Lotus" w:eastAsia="Calibri" w:hAnsi="B Lotus" w:cs="B Lotus"/>
                <w:rtl/>
              </w:rPr>
            </w:pPr>
          </w:p>
        </w:tc>
      </w:tr>
      <w:tr w:rsidR="008F2EDA" w:rsidRPr="008F2EDA" w14:paraId="3825C195" w14:textId="77777777" w:rsidTr="0033312E">
        <w:trPr>
          <w:trHeight w:val="388"/>
        </w:trPr>
        <w:tc>
          <w:tcPr>
            <w:tcW w:w="269" w:type="pct"/>
            <w:vMerge w:val="restart"/>
            <w:shd w:val="clear" w:color="auto" w:fill="auto"/>
          </w:tcPr>
          <w:p w14:paraId="150D5F27" w14:textId="77777777" w:rsidR="008F2EDA" w:rsidRPr="008F2EDA" w:rsidRDefault="008F2EDA" w:rsidP="008F2EDA">
            <w:pPr>
              <w:bidi/>
              <w:rPr>
                <w:rFonts w:ascii="B Lotus" w:eastAsia="Calibri" w:hAnsi="B Lotus" w:cs="B Lotus"/>
                <w:sz w:val="14"/>
                <w:szCs w:val="14"/>
                <w:rtl/>
              </w:rPr>
            </w:pPr>
          </w:p>
          <w:p w14:paraId="3D0821D3" w14:textId="77777777" w:rsidR="008F2EDA" w:rsidRPr="008F2EDA" w:rsidRDefault="008F2EDA" w:rsidP="008F2EDA">
            <w:pPr>
              <w:bidi/>
              <w:jc w:val="center"/>
              <w:rPr>
                <w:rFonts w:ascii="B Lotus" w:eastAsia="Calibri" w:hAnsi="B Lotus" w:cs="B Lotus"/>
                <w:sz w:val="14"/>
                <w:szCs w:val="14"/>
                <w:rtl/>
              </w:rPr>
            </w:pPr>
          </w:p>
          <w:p w14:paraId="7C068081" w14:textId="77777777" w:rsidR="008F2EDA" w:rsidRPr="008F2EDA" w:rsidRDefault="008F2EDA" w:rsidP="008F2EDA">
            <w:pPr>
              <w:bidi/>
              <w:jc w:val="center"/>
              <w:rPr>
                <w:rFonts w:ascii="B Lotus" w:eastAsia="Calibri" w:hAnsi="B Lotus" w:cs="B Lotus"/>
                <w:sz w:val="14"/>
                <w:szCs w:val="14"/>
                <w:rtl/>
              </w:rPr>
            </w:pPr>
          </w:p>
        </w:tc>
        <w:tc>
          <w:tcPr>
            <w:tcW w:w="1291" w:type="pct"/>
            <w:vMerge w:val="restart"/>
            <w:shd w:val="clear" w:color="auto" w:fill="auto"/>
            <w:vAlign w:val="center"/>
          </w:tcPr>
          <w:p w14:paraId="207CC170" w14:textId="77777777" w:rsidR="008F2EDA" w:rsidRPr="008F2EDA" w:rsidRDefault="008F2EDA" w:rsidP="008F2EDA">
            <w:pPr>
              <w:bidi/>
              <w:jc w:val="center"/>
              <w:rPr>
                <w:rFonts w:ascii="B Lotus" w:eastAsia="Calibri" w:hAnsi="B Lotus" w:cs="B Lotus"/>
                <w:sz w:val="20"/>
                <w:szCs w:val="20"/>
                <w:rtl/>
              </w:rPr>
            </w:pPr>
            <w:del w:id="21720" w:author="Mehrnazi Boojari" w:date="2019-01-15T23:50:00Z">
              <w:r w:rsidRPr="008F2EDA" w:rsidDel="00684CDE">
                <w:rPr>
                  <w:rFonts w:ascii="B Lotus" w:eastAsia="Calibri" w:hAnsi="B Lotus" w:cs="B Lotus" w:hint="cs"/>
                  <w:sz w:val="20"/>
                  <w:szCs w:val="20"/>
                  <w:rtl/>
                </w:rPr>
                <w:delText>بالا</w:delText>
              </w:r>
            </w:del>
            <w:ins w:id="21721" w:author="Mehrnazi Boojari" w:date="2019-01-15T23:50:00Z">
              <w:r w:rsidR="00684CDE">
                <w:rPr>
                  <w:rFonts w:ascii="B Lotus" w:eastAsia="Calibri" w:hAnsi="B Lotus" w:cs="B Lotus" w:hint="cs"/>
                  <w:sz w:val="20"/>
                  <w:szCs w:val="20"/>
                  <w:rtl/>
                </w:rPr>
                <w:t>زیاد</w:t>
              </w:r>
            </w:ins>
            <w:del w:id="21722" w:author="Mehrnazi Boojari" w:date="2019-01-07T10:45:00Z">
              <w:r w:rsidRPr="008F2EDA" w:rsidDel="006A1F1D">
                <w:rPr>
                  <w:rFonts w:ascii="B Lotus" w:eastAsia="Calibri" w:hAnsi="B Lotus" w:cs="B Lotus" w:hint="cs"/>
                  <w:sz w:val="20"/>
                  <w:szCs w:val="20"/>
                  <w:rtl/>
                </w:rPr>
                <w:delText xml:space="preserve"> بودن </w:delText>
              </w:r>
            </w:del>
            <w:ins w:id="21723" w:author="Mehrnazi Boojari" w:date="2019-01-07T10:45:00Z">
              <w:r w:rsidR="006A1F1D">
                <w:rPr>
                  <w:rFonts w:ascii="B Lotus" w:eastAsia="Calibri" w:hAnsi="B Lotus" w:cs="B Lotus" w:hint="cs"/>
                  <w:sz w:val="20"/>
                  <w:szCs w:val="20"/>
                  <w:rtl/>
                </w:rPr>
                <w:t xml:space="preserve">‌بودن </w:t>
              </w:r>
            </w:ins>
            <w:r w:rsidRPr="008F2EDA">
              <w:rPr>
                <w:rFonts w:ascii="B Lotus" w:eastAsia="Calibri" w:hAnsi="B Lotus" w:cs="B Lotus" w:hint="cs"/>
                <w:sz w:val="20"/>
                <w:szCs w:val="20"/>
                <w:rtl/>
              </w:rPr>
              <w:t xml:space="preserve">مصرف انرژی در مساکن روستایی </w:t>
            </w:r>
          </w:p>
        </w:tc>
        <w:tc>
          <w:tcPr>
            <w:tcW w:w="259" w:type="pct"/>
            <w:shd w:val="clear" w:color="auto" w:fill="auto"/>
            <w:vAlign w:val="center"/>
          </w:tcPr>
          <w:p w14:paraId="6D15A0CE"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71C6E4BC"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نبود فرهنگ صحیح استفاده از انرژی   </w:t>
            </w:r>
          </w:p>
        </w:tc>
        <w:tc>
          <w:tcPr>
            <w:tcW w:w="203" w:type="pct"/>
            <w:shd w:val="clear" w:color="auto" w:fill="auto"/>
            <w:vAlign w:val="center"/>
          </w:tcPr>
          <w:p w14:paraId="764201B2"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5D47FE2D"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2DEEEF92"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42698B1B"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660A6731" w14:textId="77777777" w:rsidR="008F2EDA" w:rsidRPr="008F2EDA" w:rsidRDefault="008F2EDA" w:rsidP="008F2EDA">
            <w:pPr>
              <w:bidi/>
              <w:jc w:val="center"/>
              <w:rPr>
                <w:rFonts w:ascii="B Lotus" w:eastAsia="Calibri" w:hAnsi="B Lotus" w:cs="B Lotus"/>
                <w:rtl/>
              </w:rPr>
            </w:pPr>
          </w:p>
        </w:tc>
      </w:tr>
      <w:tr w:rsidR="008F2EDA" w:rsidRPr="008F2EDA" w14:paraId="599B3E89" w14:textId="77777777" w:rsidTr="0033312E">
        <w:trPr>
          <w:trHeight w:val="388"/>
        </w:trPr>
        <w:tc>
          <w:tcPr>
            <w:tcW w:w="269" w:type="pct"/>
            <w:vMerge/>
            <w:shd w:val="clear" w:color="auto" w:fill="auto"/>
          </w:tcPr>
          <w:p w14:paraId="1B80317F"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1FF789BD" w14:textId="77777777" w:rsidR="008F2EDA" w:rsidRPr="008F2EDA" w:rsidRDefault="008F2EDA" w:rsidP="008F2EDA">
            <w:pPr>
              <w:bidi/>
              <w:jc w:val="center"/>
              <w:rPr>
                <w:rFonts w:ascii="B Lotus" w:eastAsia="Calibri" w:hAnsi="B Lotus" w:cs="B Lotus"/>
                <w:sz w:val="14"/>
                <w:szCs w:val="14"/>
                <w:rtl/>
              </w:rPr>
            </w:pPr>
          </w:p>
        </w:tc>
        <w:tc>
          <w:tcPr>
            <w:tcW w:w="259" w:type="pct"/>
            <w:shd w:val="clear" w:color="auto" w:fill="auto"/>
            <w:vAlign w:val="center"/>
          </w:tcPr>
          <w:p w14:paraId="766BDEC4"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234DED81" w14:textId="77777777" w:rsidR="008F2EDA" w:rsidRPr="008F2EDA" w:rsidRDefault="008F2EDA" w:rsidP="008F2EDA">
            <w:pPr>
              <w:bidi/>
              <w:rPr>
                <w:rFonts w:ascii="B Lotus" w:eastAsia="Calibri" w:hAnsi="B Lotus" w:cs="B Lotus"/>
                <w:sz w:val="18"/>
                <w:szCs w:val="18"/>
                <w:rtl/>
              </w:rPr>
            </w:pPr>
            <w:del w:id="21724" w:author="Mehrnazi Boojari" w:date="2019-01-15T23:48:00Z">
              <w:r w:rsidRPr="008F2EDA" w:rsidDel="00684CDE">
                <w:rPr>
                  <w:rFonts w:ascii="B Lotus" w:eastAsia="Calibri" w:hAnsi="B Lotus" w:cs="B Lotus" w:hint="cs"/>
                  <w:sz w:val="18"/>
                  <w:szCs w:val="18"/>
                  <w:rtl/>
                </w:rPr>
                <w:delText>بالا</w:delText>
              </w:r>
            </w:del>
            <w:ins w:id="21725" w:author="Mehrnazi Boojari" w:date="2019-01-15T23:48:00Z">
              <w:r w:rsidR="00684CDE">
                <w:rPr>
                  <w:rFonts w:ascii="B Lotus" w:eastAsia="Calibri" w:hAnsi="B Lotus" w:cs="B Lotus" w:hint="cs"/>
                  <w:sz w:val="18"/>
                  <w:szCs w:val="18"/>
                  <w:rtl/>
                </w:rPr>
                <w:t>زیاد</w:t>
              </w:r>
            </w:ins>
            <w:del w:id="21726" w:author="Mehrnazi Boojari" w:date="2019-01-07T10:45:00Z">
              <w:r w:rsidRPr="008F2EDA" w:rsidDel="006A1F1D">
                <w:rPr>
                  <w:rFonts w:ascii="B Lotus" w:eastAsia="Calibri" w:hAnsi="B Lotus" w:cs="B Lotus" w:hint="cs"/>
                  <w:sz w:val="18"/>
                  <w:szCs w:val="18"/>
                  <w:rtl/>
                </w:rPr>
                <w:delText xml:space="preserve"> بودن </w:delText>
              </w:r>
            </w:del>
            <w:ins w:id="21727" w:author="Mehrnazi Boojari" w:date="2019-01-07T10:45:00Z">
              <w:r w:rsidR="006A1F1D">
                <w:rPr>
                  <w:rFonts w:ascii="B Lotus" w:eastAsia="Calibri" w:hAnsi="B Lotus" w:cs="B Lotus" w:hint="cs"/>
                  <w:sz w:val="18"/>
                  <w:szCs w:val="18"/>
                  <w:rtl/>
                </w:rPr>
                <w:t xml:space="preserve">‌بودن </w:t>
              </w:r>
            </w:ins>
            <w:r w:rsidRPr="008F2EDA">
              <w:rPr>
                <w:rFonts w:ascii="B Lotus" w:eastAsia="Calibri" w:hAnsi="B Lotus" w:cs="B Lotus" w:hint="cs"/>
                <w:sz w:val="18"/>
                <w:szCs w:val="18"/>
                <w:rtl/>
              </w:rPr>
              <w:t>هزینه ب</w:t>
            </w:r>
            <w:ins w:id="21728" w:author="Mehrnazi Boojari" w:date="2019-01-15T23:48:00Z">
              <w:r w:rsidR="00684CDE">
                <w:rPr>
                  <w:rFonts w:ascii="B Lotus" w:eastAsia="Calibri" w:hAnsi="B Lotus" w:cs="B Lotus" w:hint="cs"/>
                  <w:sz w:val="18"/>
                  <w:szCs w:val="18"/>
                  <w:rtl/>
                </w:rPr>
                <w:t>ه</w:t>
              </w:r>
              <w:r w:rsidR="00684CDE">
                <w:rPr>
                  <w:rFonts w:ascii="B Lotus" w:eastAsia="Calibri" w:hAnsi="B Lotus" w:cs="B Nazanin" w:hint="cs"/>
                  <w:sz w:val="18"/>
                  <w:szCs w:val="18"/>
                  <w:rtl/>
                </w:rPr>
                <w:t>‌</w:t>
              </w:r>
            </w:ins>
            <w:r w:rsidRPr="008F2EDA">
              <w:rPr>
                <w:rFonts w:ascii="B Lotus" w:eastAsia="Calibri" w:hAnsi="B Lotus" w:cs="B Lotus" w:hint="cs"/>
                <w:sz w:val="18"/>
                <w:szCs w:val="18"/>
                <w:rtl/>
              </w:rPr>
              <w:t>کاربردن تکنولوژی ب</w:t>
            </w:r>
            <w:ins w:id="21729" w:author="Mehrnazi Boojari" w:date="2019-01-15T23:49:00Z">
              <w:r w:rsidR="00684CDE">
                <w:rPr>
                  <w:rFonts w:ascii="B Lotus" w:eastAsia="Calibri" w:hAnsi="B Lotus" w:cs="B Lotus" w:hint="cs"/>
                  <w:sz w:val="18"/>
                  <w:szCs w:val="18"/>
                  <w:rtl/>
                </w:rPr>
                <w:t>ه</w:t>
              </w:r>
              <w:r w:rsidR="00684CDE">
                <w:rPr>
                  <w:rFonts w:ascii="B Lotus" w:eastAsia="Calibri" w:hAnsi="B Lotus" w:cs="B Nazanin" w:hint="cs"/>
                  <w:sz w:val="18"/>
                  <w:szCs w:val="18"/>
                  <w:rtl/>
                </w:rPr>
                <w:t>‌</w:t>
              </w:r>
            </w:ins>
            <w:r w:rsidRPr="008F2EDA">
              <w:rPr>
                <w:rFonts w:ascii="B Lotus" w:eastAsia="Calibri" w:hAnsi="B Lotus" w:cs="B Lotus" w:hint="cs"/>
                <w:sz w:val="18"/>
                <w:szCs w:val="18"/>
                <w:rtl/>
              </w:rPr>
              <w:t>روز در وسایل گرمایشی و سرمایشی</w:t>
            </w:r>
          </w:p>
        </w:tc>
        <w:tc>
          <w:tcPr>
            <w:tcW w:w="203" w:type="pct"/>
            <w:shd w:val="clear" w:color="auto" w:fill="auto"/>
            <w:vAlign w:val="center"/>
          </w:tcPr>
          <w:p w14:paraId="7F9D41B4"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4EEEA068"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338CA61A"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35CCF1A3"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125ECAEA" w14:textId="77777777" w:rsidR="008F2EDA" w:rsidRPr="008F2EDA" w:rsidRDefault="008F2EDA" w:rsidP="008F2EDA">
            <w:pPr>
              <w:bidi/>
              <w:jc w:val="center"/>
              <w:rPr>
                <w:rFonts w:ascii="B Lotus" w:eastAsia="Calibri" w:hAnsi="B Lotus" w:cs="B Lotus"/>
                <w:rtl/>
              </w:rPr>
            </w:pPr>
          </w:p>
        </w:tc>
      </w:tr>
      <w:tr w:rsidR="008F2EDA" w:rsidRPr="008F2EDA" w14:paraId="07D062AC" w14:textId="77777777" w:rsidTr="0033312E">
        <w:trPr>
          <w:trHeight w:val="388"/>
        </w:trPr>
        <w:tc>
          <w:tcPr>
            <w:tcW w:w="269" w:type="pct"/>
            <w:vMerge/>
            <w:shd w:val="clear" w:color="auto" w:fill="auto"/>
          </w:tcPr>
          <w:p w14:paraId="33BAEB35"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24DE1723" w14:textId="77777777" w:rsidR="008F2EDA" w:rsidRPr="008F2EDA" w:rsidRDefault="008F2EDA" w:rsidP="008F2EDA">
            <w:pPr>
              <w:bidi/>
              <w:jc w:val="center"/>
              <w:rPr>
                <w:rFonts w:ascii="B Lotus" w:eastAsia="Calibri" w:hAnsi="B Lotus" w:cs="B Lotus"/>
                <w:sz w:val="14"/>
                <w:szCs w:val="14"/>
                <w:rtl/>
              </w:rPr>
            </w:pPr>
          </w:p>
        </w:tc>
        <w:tc>
          <w:tcPr>
            <w:tcW w:w="259" w:type="pct"/>
            <w:shd w:val="clear" w:color="auto" w:fill="auto"/>
            <w:vAlign w:val="center"/>
          </w:tcPr>
          <w:p w14:paraId="772A6D1B"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31A8AB62"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عدم حمایت</w:t>
            </w:r>
            <w:del w:id="21730" w:author="Mehrnazi Boojari" w:date="2019-01-07T09:46:00Z">
              <w:r w:rsidRPr="008F2EDA" w:rsidDel="006F7CCF">
                <w:rPr>
                  <w:rFonts w:ascii="B Lotus" w:eastAsia="Calibri" w:hAnsi="B Lotus" w:cs="B Lotus" w:hint="cs"/>
                  <w:sz w:val="18"/>
                  <w:szCs w:val="18"/>
                  <w:rtl/>
                </w:rPr>
                <w:delText xml:space="preserve"> های </w:delText>
              </w:r>
            </w:del>
            <w:ins w:id="21731" w:author="Mehrnazi Boojari" w:date="2019-01-07T09:46:00Z">
              <w:r w:rsidR="006F7CCF">
                <w:rPr>
                  <w:rFonts w:ascii="B Lotus" w:eastAsia="Calibri" w:hAnsi="B Lotus" w:cs="B Lotus" w:hint="cs"/>
                  <w:sz w:val="18"/>
                  <w:szCs w:val="18"/>
                  <w:rtl/>
                </w:rPr>
                <w:t xml:space="preserve">‌های </w:t>
              </w:r>
            </w:ins>
            <w:r w:rsidRPr="008F2EDA">
              <w:rPr>
                <w:rFonts w:ascii="B Lotus" w:eastAsia="Calibri" w:hAnsi="B Lotus" w:cs="B Lotus" w:hint="cs"/>
                <w:sz w:val="18"/>
                <w:szCs w:val="18"/>
                <w:rtl/>
              </w:rPr>
              <w:t>دولتی در</w:t>
            </w:r>
            <w:del w:id="21732" w:author="Mehrnazi Boojari" w:date="2019-01-07T10:51:00Z">
              <w:r w:rsidRPr="008F2EDA" w:rsidDel="006A1F1D">
                <w:rPr>
                  <w:rFonts w:ascii="B Lotus" w:eastAsia="Calibri" w:hAnsi="B Lotus" w:cs="B Lotus" w:hint="cs"/>
                  <w:sz w:val="18"/>
                  <w:szCs w:val="18"/>
                  <w:rtl/>
                </w:rPr>
                <w:delText xml:space="preserve"> تامین </w:delText>
              </w:r>
            </w:del>
            <w:ins w:id="21733" w:author="Mehrnazi Boojari" w:date="2019-01-07T10:51:00Z">
              <w:r w:rsidR="006A1F1D">
                <w:rPr>
                  <w:rFonts w:ascii="B Lotus" w:eastAsia="Calibri" w:hAnsi="B Lotus" w:cs="B Lotus" w:hint="cs"/>
                  <w:sz w:val="18"/>
                  <w:szCs w:val="18"/>
                  <w:rtl/>
                </w:rPr>
                <w:t xml:space="preserve"> تأمین </w:t>
              </w:r>
            </w:ins>
            <w:r w:rsidRPr="008F2EDA">
              <w:rPr>
                <w:rFonts w:ascii="B Lotus" w:eastAsia="Calibri" w:hAnsi="B Lotus" w:cs="B Lotus" w:hint="cs"/>
                <w:sz w:val="18"/>
                <w:szCs w:val="18"/>
                <w:rtl/>
              </w:rPr>
              <w:t>انرژی لازم برای مساکن روستایی</w:t>
            </w:r>
          </w:p>
        </w:tc>
        <w:tc>
          <w:tcPr>
            <w:tcW w:w="203" w:type="pct"/>
            <w:shd w:val="clear" w:color="auto" w:fill="auto"/>
            <w:vAlign w:val="center"/>
          </w:tcPr>
          <w:p w14:paraId="2EC38AC5"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1EAF7BF0"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4D326DE5"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22AEBD84"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24A923D5" w14:textId="77777777" w:rsidR="008F2EDA" w:rsidRPr="008F2EDA" w:rsidRDefault="008F2EDA" w:rsidP="008F2EDA">
            <w:pPr>
              <w:bidi/>
              <w:jc w:val="center"/>
              <w:rPr>
                <w:rFonts w:ascii="B Lotus" w:eastAsia="Calibri" w:hAnsi="B Lotus" w:cs="B Lotus"/>
                <w:rtl/>
              </w:rPr>
            </w:pPr>
          </w:p>
        </w:tc>
      </w:tr>
      <w:tr w:rsidR="008F2EDA" w:rsidRPr="008F2EDA" w14:paraId="205733E5" w14:textId="77777777" w:rsidTr="0033312E">
        <w:trPr>
          <w:trHeight w:val="388"/>
        </w:trPr>
        <w:tc>
          <w:tcPr>
            <w:tcW w:w="269" w:type="pct"/>
            <w:vMerge/>
            <w:shd w:val="clear" w:color="auto" w:fill="auto"/>
          </w:tcPr>
          <w:p w14:paraId="60660E1D"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46386020" w14:textId="77777777" w:rsidR="008F2EDA" w:rsidRPr="008F2EDA" w:rsidRDefault="008F2EDA" w:rsidP="008F2EDA">
            <w:pPr>
              <w:bidi/>
              <w:jc w:val="center"/>
              <w:rPr>
                <w:rFonts w:ascii="B Lotus" w:eastAsia="Calibri" w:hAnsi="B Lotus" w:cs="B Lotus"/>
                <w:sz w:val="14"/>
                <w:szCs w:val="14"/>
                <w:rtl/>
              </w:rPr>
            </w:pPr>
          </w:p>
        </w:tc>
        <w:tc>
          <w:tcPr>
            <w:tcW w:w="259" w:type="pct"/>
            <w:shd w:val="clear" w:color="auto" w:fill="auto"/>
            <w:vAlign w:val="center"/>
          </w:tcPr>
          <w:p w14:paraId="7BCC938C"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72455F96"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ضعف در طراحی و ساخت مساکن روستایی </w:t>
            </w:r>
            <w:del w:id="21734" w:author="Mehrnazi Boojari" w:date="2019-01-10T01:06:00Z">
              <w:r w:rsidRPr="008F2EDA" w:rsidDel="00647583">
                <w:rPr>
                  <w:rFonts w:ascii="B Lotus" w:eastAsia="Calibri" w:hAnsi="B Lotus" w:cs="B Lotus" w:hint="cs"/>
                  <w:sz w:val="18"/>
                  <w:szCs w:val="18"/>
                  <w:rtl/>
                </w:rPr>
                <w:delText>مبتنی بر</w:delText>
              </w:r>
            </w:del>
            <w:ins w:id="21735" w:author="Mehrnazi Boojari" w:date="2019-01-10T01:06:00Z">
              <w:r w:rsidR="00647583">
                <w:rPr>
                  <w:rFonts w:ascii="B Lotus" w:eastAsia="Calibri" w:hAnsi="B Lotus" w:cs="B Lotus" w:hint="cs"/>
                  <w:sz w:val="18"/>
                  <w:szCs w:val="18"/>
                  <w:rtl/>
                </w:rPr>
                <w:t>مبتنی</w:t>
              </w:r>
              <w:r w:rsidR="00647583">
                <w:rPr>
                  <w:rFonts w:ascii="Times New Roman" w:eastAsia="Calibri" w:hAnsi="Times New Roman" w:cs="Times New Roman" w:hint="cs"/>
                  <w:sz w:val="18"/>
                  <w:szCs w:val="18"/>
                  <w:rtl/>
                </w:rPr>
                <w:t> </w:t>
              </w:r>
              <w:r w:rsidR="00647583">
                <w:rPr>
                  <w:rFonts w:ascii="B Lotus" w:eastAsia="Calibri" w:hAnsi="B Lotus" w:cs="B Lotus" w:hint="cs"/>
                  <w:sz w:val="18"/>
                  <w:szCs w:val="18"/>
                  <w:rtl/>
                </w:rPr>
                <w:t>بر</w:t>
              </w:r>
            </w:ins>
            <w:r w:rsidRPr="008F2EDA">
              <w:rPr>
                <w:rFonts w:ascii="B Lotus" w:eastAsia="Calibri" w:hAnsi="B Lotus" w:cs="B Lotus" w:hint="cs"/>
                <w:sz w:val="18"/>
                <w:szCs w:val="18"/>
                <w:rtl/>
              </w:rPr>
              <w:t xml:space="preserve"> بهینگی مصرف انرژی </w:t>
            </w:r>
          </w:p>
        </w:tc>
        <w:tc>
          <w:tcPr>
            <w:tcW w:w="203" w:type="pct"/>
            <w:shd w:val="clear" w:color="auto" w:fill="auto"/>
            <w:vAlign w:val="center"/>
          </w:tcPr>
          <w:p w14:paraId="6A70F5E6"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0A9674DD"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490E02E0"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399114E1"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0DDADCD9" w14:textId="77777777" w:rsidR="008F2EDA" w:rsidRPr="008F2EDA" w:rsidRDefault="008F2EDA" w:rsidP="008F2EDA">
            <w:pPr>
              <w:bidi/>
              <w:jc w:val="center"/>
              <w:rPr>
                <w:rFonts w:ascii="B Lotus" w:eastAsia="Calibri" w:hAnsi="B Lotus" w:cs="B Lotus"/>
                <w:rtl/>
              </w:rPr>
            </w:pPr>
          </w:p>
        </w:tc>
      </w:tr>
      <w:tr w:rsidR="008F2EDA" w:rsidRPr="008F2EDA" w14:paraId="39787D84" w14:textId="77777777" w:rsidTr="0033312E">
        <w:trPr>
          <w:trHeight w:val="388"/>
        </w:trPr>
        <w:tc>
          <w:tcPr>
            <w:tcW w:w="269" w:type="pct"/>
            <w:vMerge/>
            <w:shd w:val="clear" w:color="auto" w:fill="auto"/>
          </w:tcPr>
          <w:p w14:paraId="4C6EA179"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auto"/>
            <w:vAlign w:val="center"/>
          </w:tcPr>
          <w:p w14:paraId="4B356B29" w14:textId="77777777" w:rsidR="008F2EDA" w:rsidRPr="008F2EDA" w:rsidRDefault="008F2EDA" w:rsidP="008F2EDA">
            <w:pPr>
              <w:bidi/>
              <w:jc w:val="center"/>
              <w:rPr>
                <w:rFonts w:ascii="B Lotus" w:eastAsia="Calibri" w:hAnsi="B Lotus" w:cs="B Lotus"/>
                <w:sz w:val="14"/>
                <w:szCs w:val="14"/>
                <w:rtl/>
              </w:rPr>
            </w:pPr>
          </w:p>
        </w:tc>
        <w:tc>
          <w:tcPr>
            <w:tcW w:w="259" w:type="pct"/>
            <w:shd w:val="clear" w:color="auto" w:fill="auto"/>
            <w:vAlign w:val="center"/>
          </w:tcPr>
          <w:p w14:paraId="5B5CD351"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auto"/>
            <w:vAlign w:val="center"/>
          </w:tcPr>
          <w:p w14:paraId="1323B8F3" w14:textId="77777777" w:rsidR="008F2EDA" w:rsidRPr="00684CDE" w:rsidRDefault="008F2EDA" w:rsidP="008F2EDA">
            <w:pPr>
              <w:bidi/>
              <w:rPr>
                <w:rFonts w:ascii="B Lotus" w:eastAsia="Calibri" w:hAnsi="B Lotus" w:cs="B Lotus"/>
                <w:sz w:val="18"/>
                <w:szCs w:val="18"/>
                <w:rtl/>
              </w:rPr>
            </w:pPr>
            <w:r w:rsidRPr="00684CDE">
              <w:rPr>
                <w:rFonts w:ascii="B Lotus" w:eastAsia="Calibri" w:hAnsi="B Lotus" w:cs="B Lotus" w:hint="cs"/>
                <w:sz w:val="18"/>
                <w:szCs w:val="18"/>
                <w:rtl/>
                <w:rPrChange w:id="21736" w:author="Mehrnazi Boojari" w:date="2019-01-15T23:49:00Z">
                  <w:rPr>
                    <w:rFonts w:ascii="B Lotus" w:eastAsia="Calibri" w:hAnsi="B Lotus" w:cs="B Lotus" w:hint="cs"/>
                    <w:color w:val="D9D9D9"/>
                    <w:sz w:val="18"/>
                    <w:szCs w:val="18"/>
                    <w:rtl/>
                  </w:rPr>
                </w:rPrChange>
              </w:rPr>
              <w:t>عواملی</w:t>
            </w:r>
            <w:r w:rsidRPr="00684CDE">
              <w:rPr>
                <w:rFonts w:ascii="B Lotus" w:eastAsia="Calibri" w:hAnsi="B Lotus" w:cs="B Lotus"/>
                <w:sz w:val="18"/>
                <w:szCs w:val="18"/>
                <w:rtl/>
                <w:rPrChange w:id="21737"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38" w:author="Mehrnazi Boojari" w:date="2019-01-15T23:49:00Z">
                  <w:rPr>
                    <w:rFonts w:ascii="B Lotus" w:eastAsia="Calibri" w:hAnsi="B Lotus" w:cs="B Lotus" w:hint="cs"/>
                    <w:color w:val="D9D9D9"/>
                    <w:sz w:val="18"/>
                    <w:szCs w:val="18"/>
                    <w:rtl/>
                  </w:rPr>
                </w:rPrChange>
              </w:rPr>
              <w:t>که</w:t>
            </w:r>
            <w:r w:rsidRPr="00684CDE">
              <w:rPr>
                <w:rFonts w:ascii="B Lotus" w:eastAsia="Calibri" w:hAnsi="B Lotus" w:cs="B Lotus"/>
                <w:sz w:val="18"/>
                <w:szCs w:val="18"/>
                <w:rtl/>
                <w:rPrChange w:id="21739"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40" w:author="Mehrnazi Boojari" w:date="2019-01-15T23:49:00Z">
                  <w:rPr>
                    <w:rFonts w:ascii="B Lotus" w:eastAsia="Calibri" w:hAnsi="B Lotus" w:cs="B Lotus" w:hint="cs"/>
                    <w:color w:val="D9D9D9"/>
                    <w:sz w:val="18"/>
                    <w:szCs w:val="18"/>
                    <w:rtl/>
                  </w:rPr>
                </w:rPrChange>
              </w:rPr>
              <w:t>مد</w:t>
            </w:r>
            <w:r w:rsidRPr="00684CDE">
              <w:rPr>
                <w:rFonts w:ascii="B Lotus" w:eastAsia="Calibri" w:hAnsi="B Lotus" w:cs="B Lotus"/>
                <w:sz w:val="18"/>
                <w:szCs w:val="18"/>
                <w:rtl/>
                <w:rPrChange w:id="21741"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42" w:author="Mehrnazi Boojari" w:date="2019-01-15T23:49:00Z">
                  <w:rPr>
                    <w:rFonts w:ascii="B Lotus" w:eastAsia="Calibri" w:hAnsi="B Lotus" w:cs="B Lotus" w:hint="cs"/>
                    <w:color w:val="D9D9D9"/>
                    <w:sz w:val="18"/>
                    <w:szCs w:val="18"/>
                    <w:rtl/>
                  </w:rPr>
                </w:rPrChange>
              </w:rPr>
              <w:t>نظر</w:t>
            </w:r>
            <w:r w:rsidRPr="00684CDE">
              <w:rPr>
                <w:rFonts w:ascii="B Lotus" w:eastAsia="Calibri" w:hAnsi="B Lotus" w:cs="B Lotus"/>
                <w:sz w:val="18"/>
                <w:szCs w:val="18"/>
                <w:rtl/>
                <w:rPrChange w:id="21743"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44" w:author="Mehrnazi Boojari" w:date="2019-01-15T23:49:00Z">
                  <w:rPr>
                    <w:rFonts w:ascii="B Lotus" w:eastAsia="Calibri" w:hAnsi="B Lotus" w:cs="B Lotus" w:hint="cs"/>
                    <w:color w:val="D9D9D9"/>
                    <w:sz w:val="18"/>
                    <w:szCs w:val="18"/>
                    <w:rtl/>
                  </w:rPr>
                </w:rPrChange>
              </w:rPr>
              <w:t>شما</w:t>
            </w:r>
            <w:r w:rsidRPr="00684CDE">
              <w:rPr>
                <w:rFonts w:ascii="B Lotus" w:eastAsia="Calibri" w:hAnsi="B Lotus" w:cs="B Lotus"/>
                <w:sz w:val="18"/>
                <w:szCs w:val="18"/>
                <w:rtl/>
                <w:rPrChange w:id="21745"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46" w:author="Mehrnazi Boojari" w:date="2019-01-15T23:49:00Z">
                  <w:rPr>
                    <w:rFonts w:ascii="B Lotus" w:eastAsia="Calibri" w:hAnsi="B Lotus" w:cs="B Lotus" w:hint="cs"/>
                    <w:color w:val="D9D9D9"/>
                    <w:sz w:val="18"/>
                    <w:szCs w:val="18"/>
                    <w:rtl/>
                  </w:rPr>
                </w:rPrChange>
              </w:rPr>
              <w:t>در</w:t>
            </w:r>
            <w:r w:rsidRPr="00684CDE">
              <w:rPr>
                <w:rFonts w:ascii="B Lotus" w:eastAsia="Calibri" w:hAnsi="B Lotus" w:cs="B Lotus"/>
                <w:sz w:val="18"/>
                <w:szCs w:val="18"/>
                <w:rtl/>
                <w:rPrChange w:id="21747"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48" w:author="Mehrnazi Boojari" w:date="2019-01-15T23:49:00Z">
                  <w:rPr>
                    <w:rFonts w:ascii="B Lotus" w:eastAsia="Calibri" w:hAnsi="B Lotus" w:cs="B Lotus" w:hint="cs"/>
                    <w:color w:val="D9D9D9"/>
                    <w:sz w:val="18"/>
                    <w:szCs w:val="18"/>
                    <w:rtl/>
                  </w:rPr>
                </w:rPrChange>
              </w:rPr>
              <w:t>این</w:t>
            </w:r>
            <w:r w:rsidRPr="00684CDE">
              <w:rPr>
                <w:rFonts w:ascii="B Lotus" w:eastAsia="Calibri" w:hAnsi="B Lotus" w:cs="B Lotus"/>
                <w:sz w:val="18"/>
                <w:szCs w:val="18"/>
                <w:rtl/>
                <w:rPrChange w:id="21749"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50" w:author="Mehrnazi Boojari" w:date="2019-01-15T23:49:00Z">
                  <w:rPr>
                    <w:rFonts w:ascii="B Lotus" w:eastAsia="Calibri" w:hAnsi="B Lotus" w:cs="B Lotus" w:hint="cs"/>
                    <w:color w:val="D9D9D9"/>
                    <w:sz w:val="18"/>
                    <w:szCs w:val="18"/>
                    <w:rtl/>
                  </w:rPr>
                </w:rPrChange>
              </w:rPr>
              <w:t>چالش</w:t>
            </w:r>
            <w:r w:rsidRPr="00684CDE">
              <w:rPr>
                <w:rFonts w:ascii="B Lotus" w:eastAsia="Calibri" w:hAnsi="B Lotus" w:cs="B Lotus"/>
                <w:sz w:val="18"/>
                <w:szCs w:val="18"/>
                <w:rtl/>
                <w:rPrChange w:id="21751"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52" w:author="Mehrnazi Boojari" w:date="2019-01-15T23:49:00Z">
                  <w:rPr>
                    <w:rFonts w:ascii="B Lotus" w:eastAsia="Calibri" w:hAnsi="B Lotus" w:cs="B Lotus" w:hint="cs"/>
                    <w:color w:val="D9D9D9"/>
                    <w:sz w:val="18"/>
                    <w:szCs w:val="18"/>
                    <w:rtl/>
                  </w:rPr>
                </w:rPrChange>
              </w:rPr>
              <w:t>وجود</w:t>
            </w:r>
            <w:r w:rsidRPr="00684CDE">
              <w:rPr>
                <w:rFonts w:ascii="B Lotus" w:eastAsia="Calibri" w:hAnsi="B Lotus" w:cs="B Lotus"/>
                <w:sz w:val="18"/>
                <w:szCs w:val="18"/>
                <w:rtl/>
                <w:rPrChange w:id="21753"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54" w:author="Mehrnazi Boojari" w:date="2019-01-15T23:49:00Z">
                  <w:rPr>
                    <w:rFonts w:ascii="B Lotus" w:eastAsia="Calibri" w:hAnsi="B Lotus" w:cs="B Lotus" w:hint="cs"/>
                    <w:color w:val="D9D9D9"/>
                    <w:sz w:val="18"/>
                    <w:szCs w:val="18"/>
                    <w:rtl/>
                  </w:rPr>
                </w:rPrChange>
              </w:rPr>
              <w:t>دارد</w:t>
            </w:r>
          </w:p>
        </w:tc>
        <w:tc>
          <w:tcPr>
            <w:tcW w:w="203" w:type="pct"/>
            <w:shd w:val="clear" w:color="auto" w:fill="auto"/>
            <w:vAlign w:val="center"/>
          </w:tcPr>
          <w:p w14:paraId="5C7AF2AE"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73BCE416"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308708E5" w14:textId="77777777" w:rsidR="008F2EDA" w:rsidRPr="008F2EDA" w:rsidRDefault="008F2EDA" w:rsidP="008F2EDA">
            <w:pPr>
              <w:bidi/>
              <w:jc w:val="center"/>
              <w:rPr>
                <w:rFonts w:ascii="B Lotus" w:eastAsia="Calibri" w:hAnsi="B Lotus" w:cs="B Lotus"/>
                <w:rtl/>
              </w:rPr>
            </w:pPr>
          </w:p>
        </w:tc>
        <w:tc>
          <w:tcPr>
            <w:tcW w:w="203" w:type="pct"/>
            <w:shd w:val="clear" w:color="auto" w:fill="auto"/>
            <w:vAlign w:val="center"/>
          </w:tcPr>
          <w:p w14:paraId="476CF80E" w14:textId="77777777" w:rsidR="008F2EDA" w:rsidRPr="008F2EDA" w:rsidRDefault="008F2EDA" w:rsidP="008F2EDA">
            <w:pPr>
              <w:bidi/>
              <w:jc w:val="center"/>
              <w:rPr>
                <w:rFonts w:ascii="B Lotus" w:eastAsia="Calibri" w:hAnsi="B Lotus" w:cs="B Lotus"/>
                <w:rtl/>
              </w:rPr>
            </w:pPr>
          </w:p>
        </w:tc>
        <w:tc>
          <w:tcPr>
            <w:tcW w:w="204" w:type="pct"/>
            <w:shd w:val="clear" w:color="auto" w:fill="auto"/>
            <w:vAlign w:val="center"/>
          </w:tcPr>
          <w:p w14:paraId="3A751A23" w14:textId="77777777" w:rsidR="008F2EDA" w:rsidRPr="008F2EDA" w:rsidRDefault="008F2EDA" w:rsidP="008F2EDA">
            <w:pPr>
              <w:bidi/>
              <w:jc w:val="center"/>
              <w:rPr>
                <w:rFonts w:ascii="B Lotus" w:eastAsia="Calibri" w:hAnsi="B Lotus" w:cs="B Lotus"/>
                <w:rtl/>
              </w:rPr>
            </w:pPr>
          </w:p>
        </w:tc>
      </w:tr>
      <w:tr w:rsidR="008F2EDA" w:rsidRPr="005851CD" w14:paraId="7C026A02" w14:textId="77777777" w:rsidTr="008F2EDA">
        <w:trPr>
          <w:trHeight w:val="388"/>
        </w:trPr>
        <w:tc>
          <w:tcPr>
            <w:tcW w:w="269" w:type="pct"/>
            <w:vMerge w:val="restart"/>
            <w:shd w:val="clear" w:color="auto" w:fill="F2F2F2"/>
          </w:tcPr>
          <w:p w14:paraId="5E7411C2" w14:textId="77777777" w:rsidR="008F2EDA" w:rsidRPr="008F2EDA" w:rsidRDefault="008F2EDA" w:rsidP="008F2EDA">
            <w:pPr>
              <w:bidi/>
              <w:jc w:val="center"/>
              <w:rPr>
                <w:rFonts w:ascii="B Lotus" w:eastAsia="Calibri" w:hAnsi="B Lotus" w:cs="B Lotus"/>
                <w:sz w:val="14"/>
                <w:szCs w:val="14"/>
                <w:rtl/>
              </w:rPr>
            </w:pPr>
          </w:p>
        </w:tc>
        <w:tc>
          <w:tcPr>
            <w:tcW w:w="1291" w:type="pct"/>
            <w:vMerge w:val="restart"/>
            <w:shd w:val="clear" w:color="auto" w:fill="F2F2F2"/>
            <w:vAlign w:val="center"/>
          </w:tcPr>
          <w:p w14:paraId="25DA3364" w14:textId="77777777" w:rsidR="008F2EDA" w:rsidRPr="008F2EDA" w:rsidRDefault="008F2EDA" w:rsidP="008F2EDA">
            <w:pPr>
              <w:bidi/>
              <w:jc w:val="center"/>
              <w:rPr>
                <w:rFonts w:ascii="B Lotus" w:eastAsia="Calibri" w:hAnsi="B Lotus" w:cs="B Lotus"/>
                <w:sz w:val="18"/>
                <w:szCs w:val="18"/>
                <w:rtl/>
              </w:rPr>
            </w:pPr>
            <w:r w:rsidRPr="008F2EDA">
              <w:rPr>
                <w:rFonts w:ascii="B Lotus" w:eastAsia="Calibri" w:hAnsi="B Lotus" w:cs="B Lotus" w:hint="cs"/>
                <w:sz w:val="18"/>
                <w:szCs w:val="18"/>
                <w:rtl/>
              </w:rPr>
              <w:t xml:space="preserve">عدم </w:t>
            </w:r>
            <w:del w:id="21755" w:author="Mehrnazi Boojari" w:date="2019-01-07T22:30:00Z">
              <w:r w:rsidRPr="008F2EDA" w:rsidDel="00051F26">
                <w:rPr>
                  <w:rFonts w:ascii="B Lotus" w:eastAsia="Calibri" w:hAnsi="B Lotus" w:cs="B Lotus" w:hint="cs"/>
                  <w:sz w:val="18"/>
                  <w:szCs w:val="18"/>
                  <w:rtl/>
                </w:rPr>
                <w:delText>در نظر گرفتن</w:delText>
              </w:r>
            </w:del>
            <w:ins w:id="21756" w:author="Mehrnazi Boojari" w:date="2019-01-07T22:30:00Z">
              <w:r w:rsidR="00051F26">
                <w:rPr>
                  <w:rFonts w:ascii="B Lotus" w:eastAsia="Calibri" w:hAnsi="B Lotus" w:cs="B Lotus" w:hint="cs"/>
                  <w:sz w:val="18"/>
                  <w:szCs w:val="18"/>
                  <w:rtl/>
                </w:rPr>
                <w:t>در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نظر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گرفتن</w:t>
              </w:r>
            </w:ins>
            <w:r w:rsidRPr="008F2EDA">
              <w:rPr>
                <w:rFonts w:ascii="B Lotus" w:eastAsia="Calibri" w:hAnsi="B Lotus" w:cs="B Lotus" w:hint="cs"/>
                <w:sz w:val="18"/>
                <w:szCs w:val="18"/>
                <w:rtl/>
              </w:rPr>
              <w:t xml:space="preserve"> شرایط فرهنگی و اجتماعی خانواده</w:t>
            </w:r>
            <w:del w:id="21757" w:author="Mehrnazi Boojari" w:date="2019-01-07T09:46:00Z">
              <w:r w:rsidRPr="008F2EDA" w:rsidDel="006F7CCF">
                <w:rPr>
                  <w:rFonts w:ascii="B Lotus" w:eastAsia="Calibri" w:hAnsi="B Lotus" w:cs="B Lotus" w:hint="cs"/>
                  <w:sz w:val="18"/>
                  <w:szCs w:val="18"/>
                  <w:rtl/>
                </w:rPr>
                <w:delText xml:space="preserve"> های </w:delText>
              </w:r>
            </w:del>
            <w:ins w:id="21758" w:author="Mehrnazi Boojari" w:date="2019-01-07T09:46:00Z">
              <w:r w:rsidR="006F7CCF">
                <w:rPr>
                  <w:rFonts w:ascii="B Lotus" w:eastAsia="Calibri" w:hAnsi="B Lotus" w:cs="B Lotus" w:hint="cs"/>
                  <w:sz w:val="18"/>
                  <w:szCs w:val="18"/>
                  <w:rtl/>
                </w:rPr>
                <w:t xml:space="preserve">‌های </w:t>
              </w:r>
            </w:ins>
            <w:r w:rsidRPr="008F2EDA">
              <w:rPr>
                <w:rFonts w:ascii="B Lotus" w:eastAsia="Calibri" w:hAnsi="B Lotus" w:cs="B Lotus" w:hint="cs"/>
                <w:sz w:val="18"/>
                <w:szCs w:val="18"/>
                <w:rtl/>
              </w:rPr>
              <w:t>روستایی در ساخت مسکن (اعتقادات محلی</w:t>
            </w:r>
            <w:del w:id="21759" w:author="Mehrnazi Boojari" w:date="2019-01-07T09:47:00Z">
              <w:r w:rsidRPr="008F2EDA" w:rsidDel="006F7CCF">
                <w:rPr>
                  <w:rFonts w:ascii="B Lotus" w:eastAsia="Calibri" w:hAnsi="B Lotus" w:cs="B Lotus" w:hint="cs"/>
                  <w:sz w:val="18"/>
                  <w:szCs w:val="18"/>
                  <w:rtl/>
                </w:rPr>
                <w:delText xml:space="preserve"> ،</w:delText>
              </w:r>
            </w:del>
            <w:ins w:id="21760" w:author="Mehrnazi Boojari" w:date="2019-01-07T09:47:00Z">
              <w:r w:rsidR="006F7CCF">
                <w:rPr>
                  <w:rFonts w:ascii="B Lotus" w:eastAsia="Calibri" w:hAnsi="B Lotus" w:cs="B Lotus" w:hint="cs"/>
                  <w:sz w:val="18"/>
                  <w:szCs w:val="18"/>
                  <w:rtl/>
                </w:rPr>
                <w:t>،</w:t>
              </w:r>
            </w:ins>
            <w:r w:rsidRPr="008F2EDA">
              <w:rPr>
                <w:rFonts w:ascii="B Lotus" w:eastAsia="Calibri" w:hAnsi="B Lotus" w:cs="B Lotus" w:hint="cs"/>
                <w:sz w:val="18"/>
                <w:szCs w:val="18"/>
                <w:rtl/>
              </w:rPr>
              <w:t xml:space="preserve"> فضای محرمیت، تعداد خانوار، همسایگی و ...</w:t>
            </w:r>
            <w:del w:id="21761" w:author="Mehrnazi Boojari" w:date="2019-01-07T10:07:00Z">
              <w:r w:rsidRPr="008F2EDA" w:rsidDel="00A31D6F">
                <w:rPr>
                  <w:rFonts w:ascii="B Lotus" w:eastAsia="Calibri" w:hAnsi="B Lotus" w:cs="B Lotus" w:hint="cs"/>
                  <w:sz w:val="18"/>
                  <w:szCs w:val="18"/>
                  <w:rtl/>
                </w:rPr>
                <w:delText xml:space="preserve"> )</w:delText>
              </w:r>
            </w:del>
            <w:ins w:id="21762" w:author="Mehrnazi Boojari" w:date="2019-01-07T10:07:00Z">
              <w:r w:rsidR="00A31D6F">
                <w:rPr>
                  <w:rFonts w:ascii="B Lotus" w:eastAsia="Calibri" w:hAnsi="B Lotus" w:cs="B Lotus" w:hint="cs"/>
                  <w:sz w:val="18"/>
                  <w:szCs w:val="18"/>
                  <w:rtl/>
                </w:rPr>
                <w:t>)</w:t>
              </w:r>
            </w:ins>
            <w:r w:rsidRPr="008F2EDA">
              <w:rPr>
                <w:rFonts w:ascii="B Lotus" w:eastAsia="Calibri" w:hAnsi="B Lotus" w:cs="B Lotus" w:hint="cs"/>
                <w:sz w:val="18"/>
                <w:szCs w:val="18"/>
                <w:rtl/>
              </w:rPr>
              <w:t xml:space="preserve"> </w:t>
            </w:r>
          </w:p>
        </w:tc>
        <w:tc>
          <w:tcPr>
            <w:tcW w:w="259" w:type="pct"/>
            <w:shd w:val="clear" w:color="auto" w:fill="F2F2F2"/>
            <w:vAlign w:val="center"/>
          </w:tcPr>
          <w:p w14:paraId="3EF25D18"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72EA2C6B"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نفوذ فرهنگ شهرنشینی و دچار چالش</w:t>
            </w:r>
            <w:del w:id="21763" w:author="Mehrnazi Boojari" w:date="2019-01-07T10:33:00Z">
              <w:r w:rsidRPr="008F2EDA" w:rsidDel="006C73A5">
                <w:rPr>
                  <w:rFonts w:ascii="B Lotus" w:eastAsia="Calibri" w:hAnsi="B Lotus" w:cs="B Lotus" w:hint="cs"/>
                  <w:sz w:val="18"/>
                  <w:szCs w:val="18"/>
                  <w:rtl/>
                </w:rPr>
                <w:delText xml:space="preserve"> شدن </w:delText>
              </w:r>
            </w:del>
            <w:ins w:id="21764" w:author="Mehrnazi Boojari" w:date="2019-01-07T10:33:00Z">
              <w:r w:rsidR="006C73A5">
                <w:rPr>
                  <w:rFonts w:ascii="B Lotus" w:eastAsia="Calibri" w:hAnsi="B Lotus" w:cs="B Lotus" w:hint="cs"/>
                  <w:sz w:val="18"/>
                  <w:szCs w:val="18"/>
                  <w:rtl/>
                </w:rPr>
                <w:t xml:space="preserve">‌شدن </w:t>
              </w:r>
            </w:ins>
            <w:r w:rsidRPr="008F2EDA">
              <w:rPr>
                <w:rFonts w:ascii="B Lotus" w:eastAsia="Calibri" w:hAnsi="B Lotus" w:cs="B Lotus" w:hint="cs"/>
                <w:sz w:val="18"/>
                <w:szCs w:val="18"/>
                <w:rtl/>
              </w:rPr>
              <w:t xml:space="preserve">هویت روستایی </w:t>
            </w:r>
          </w:p>
        </w:tc>
        <w:tc>
          <w:tcPr>
            <w:tcW w:w="203" w:type="pct"/>
            <w:shd w:val="clear" w:color="auto" w:fill="F2F2F2"/>
            <w:vAlign w:val="center"/>
          </w:tcPr>
          <w:p w14:paraId="1CB708BF"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34D7553D"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43EDD46F"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5FB86E9"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6D73514A" w14:textId="77777777" w:rsidR="008F2EDA" w:rsidRPr="008F2EDA" w:rsidRDefault="008F2EDA" w:rsidP="008F2EDA">
            <w:pPr>
              <w:bidi/>
              <w:jc w:val="center"/>
              <w:rPr>
                <w:rFonts w:ascii="B Lotus" w:eastAsia="Calibri" w:hAnsi="B Lotus" w:cs="B Lotus"/>
                <w:rtl/>
              </w:rPr>
            </w:pPr>
          </w:p>
        </w:tc>
      </w:tr>
      <w:tr w:rsidR="008F2EDA" w:rsidRPr="005851CD" w14:paraId="0CE3C129" w14:textId="77777777" w:rsidTr="008F2EDA">
        <w:trPr>
          <w:trHeight w:val="388"/>
        </w:trPr>
        <w:tc>
          <w:tcPr>
            <w:tcW w:w="269" w:type="pct"/>
            <w:vMerge/>
            <w:shd w:val="clear" w:color="auto" w:fill="F2F2F2"/>
          </w:tcPr>
          <w:p w14:paraId="03A9BEC0"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22076E25" w14:textId="77777777" w:rsidR="008F2EDA" w:rsidRPr="008F2EDA" w:rsidRDefault="008F2EDA" w:rsidP="008F2EDA">
            <w:pPr>
              <w:bidi/>
              <w:jc w:val="center"/>
              <w:rPr>
                <w:rFonts w:ascii="B Lotus" w:eastAsia="Calibri" w:hAnsi="B Lotus" w:cs="B Lotus"/>
                <w:color w:val="D9D9D9"/>
                <w:sz w:val="18"/>
                <w:szCs w:val="18"/>
                <w:rtl/>
              </w:rPr>
            </w:pPr>
          </w:p>
        </w:tc>
        <w:tc>
          <w:tcPr>
            <w:tcW w:w="259" w:type="pct"/>
            <w:shd w:val="clear" w:color="auto" w:fill="F2F2F2"/>
            <w:vAlign w:val="center"/>
          </w:tcPr>
          <w:p w14:paraId="1219433B"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6E34F457" w14:textId="77777777" w:rsidR="008F2EDA" w:rsidRPr="008F2EDA" w:rsidRDefault="008F2EDA" w:rsidP="00684CDE">
            <w:pPr>
              <w:bidi/>
              <w:rPr>
                <w:rFonts w:ascii="B Lotus" w:eastAsia="Calibri" w:hAnsi="B Lotus" w:cs="B Lotus"/>
                <w:sz w:val="18"/>
                <w:szCs w:val="18"/>
                <w:rtl/>
              </w:rPr>
            </w:pPr>
            <w:r w:rsidRPr="008F2EDA">
              <w:rPr>
                <w:rFonts w:ascii="B Lotus" w:eastAsia="Calibri" w:hAnsi="B Lotus" w:cs="B Lotus" w:hint="cs"/>
                <w:sz w:val="18"/>
                <w:szCs w:val="18"/>
                <w:rtl/>
              </w:rPr>
              <w:t>کم</w:t>
            </w:r>
            <w:ins w:id="21765" w:author="Mehrnazi Boojari" w:date="2019-01-15T23:49:00Z">
              <w:r w:rsidR="00684CDE">
                <w:rPr>
                  <w:rFonts w:ascii="B Lotus" w:eastAsia="Calibri" w:hAnsi="B Lotus" w:cs="B Nazanin" w:hint="cs"/>
                  <w:sz w:val="18"/>
                  <w:szCs w:val="18"/>
                  <w:rtl/>
                </w:rPr>
                <w:t>‌</w:t>
              </w:r>
            </w:ins>
            <w:del w:id="21766" w:author="Mehrnazi Boojari" w:date="2019-01-15T23:49:00Z">
              <w:r w:rsidRPr="008F2EDA" w:rsidDel="00684CDE">
                <w:rPr>
                  <w:rFonts w:ascii="B Lotus" w:eastAsia="Calibri" w:hAnsi="B Lotus" w:cs="B Lotus" w:hint="cs"/>
                  <w:sz w:val="18"/>
                  <w:szCs w:val="18"/>
                  <w:rtl/>
                </w:rPr>
                <w:delText xml:space="preserve"> </w:delText>
              </w:r>
            </w:del>
            <w:r w:rsidRPr="008F2EDA">
              <w:rPr>
                <w:rFonts w:ascii="B Lotus" w:eastAsia="Calibri" w:hAnsi="B Lotus" w:cs="B Lotus" w:hint="cs"/>
                <w:sz w:val="18"/>
                <w:szCs w:val="18"/>
                <w:rtl/>
              </w:rPr>
              <w:t>اهمیت</w:t>
            </w:r>
            <w:del w:id="21767" w:author="Mehrnazi Boojari" w:date="2019-01-07T10:33:00Z">
              <w:r w:rsidRPr="008F2EDA" w:rsidDel="006C73A5">
                <w:rPr>
                  <w:rFonts w:ascii="B Lotus" w:eastAsia="Calibri" w:hAnsi="B Lotus" w:cs="B Lotus" w:hint="cs"/>
                  <w:sz w:val="18"/>
                  <w:szCs w:val="18"/>
                  <w:rtl/>
                </w:rPr>
                <w:delText xml:space="preserve"> شدن </w:delText>
              </w:r>
            </w:del>
            <w:ins w:id="21768" w:author="Mehrnazi Boojari" w:date="2019-01-07T10:33:00Z">
              <w:r w:rsidR="006C73A5">
                <w:rPr>
                  <w:rFonts w:ascii="B Lotus" w:eastAsia="Calibri" w:hAnsi="B Lotus" w:cs="B Lotus" w:hint="cs"/>
                  <w:sz w:val="18"/>
                  <w:szCs w:val="18"/>
                  <w:rtl/>
                </w:rPr>
                <w:t xml:space="preserve">‌شدن </w:t>
              </w:r>
            </w:ins>
            <w:r w:rsidRPr="008F2EDA">
              <w:rPr>
                <w:rFonts w:ascii="B Lotus" w:eastAsia="Calibri" w:hAnsi="B Lotus" w:cs="B Lotus" w:hint="cs"/>
                <w:sz w:val="18"/>
                <w:szCs w:val="18"/>
                <w:rtl/>
              </w:rPr>
              <w:t>موارد ذکر</w:t>
            </w:r>
            <w:del w:id="21769" w:author="Mehrnazi Boojari" w:date="2019-01-15T23:49:00Z">
              <w:r w:rsidRPr="008F2EDA" w:rsidDel="00684CDE">
                <w:rPr>
                  <w:rFonts w:ascii="B Lotus" w:eastAsia="Calibri" w:hAnsi="B Lotus" w:cs="B Lotus" w:hint="cs"/>
                  <w:sz w:val="18"/>
                  <w:szCs w:val="18"/>
                  <w:rtl/>
                </w:rPr>
                <w:delText xml:space="preserve"> </w:delText>
              </w:r>
            </w:del>
            <w:r w:rsidRPr="008F2EDA">
              <w:rPr>
                <w:rFonts w:ascii="B Lotus" w:eastAsia="Calibri" w:hAnsi="B Lotus" w:cs="B Lotus" w:hint="cs"/>
                <w:sz w:val="18"/>
                <w:szCs w:val="18"/>
                <w:rtl/>
              </w:rPr>
              <w:t xml:space="preserve">شده در ذهن </w:t>
            </w:r>
            <w:del w:id="21770" w:author="Mehrnazi Boojari" w:date="2019-01-07T10:03:00Z">
              <w:r w:rsidRPr="008F2EDA" w:rsidDel="00A31D6F">
                <w:rPr>
                  <w:rFonts w:ascii="B Lotus" w:eastAsia="Calibri" w:hAnsi="B Lotus" w:cs="B Lotus" w:hint="cs"/>
                  <w:sz w:val="18"/>
                  <w:szCs w:val="18"/>
                  <w:rtl/>
                </w:rPr>
                <w:delText>روستائی</w:delText>
              </w:r>
            </w:del>
            <w:ins w:id="21771" w:author="Mehrnazi Boojari" w:date="2019-01-07T10:03:00Z">
              <w:r w:rsidR="00A31D6F">
                <w:rPr>
                  <w:rFonts w:ascii="B Lotus" w:eastAsia="Calibri" w:hAnsi="B Lotus" w:cs="B Lotus" w:hint="cs"/>
                  <w:sz w:val="18"/>
                  <w:szCs w:val="18"/>
                  <w:rtl/>
                </w:rPr>
                <w:t>روستایی</w:t>
              </w:r>
            </w:ins>
            <w:r w:rsidRPr="008F2EDA">
              <w:rPr>
                <w:rFonts w:ascii="B Lotus" w:eastAsia="Calibri" w:hAnsi="B Lotus" w:cs="B Lotus" w:hint="cs"/>
                <w:sz w:val="18"/>
                <w:szCs w:val="18"/>
                <w:rtl/>
              </w:rPr>
              <w:t xml:space="preserve">ان </w:t>
            </w:r>
          </w:p>
        </w:tc>
        <w:tc>
          <w:tcPr>
            <w:tcW w:w="203" w:type="pct"/>
            <w:shd w:val="clear" w:color="auto" w:fill="F2F2F2"/>
            <w:vAlign w:val="center"/>
          </w:tcPr>
          <w:p w14:paraId="008E9982"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79A3B2EA"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1813BF09"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48947D3B"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03952CC9" w14:textId="77777777" w:rsidR="008F2EDA" w:rsidRPr="008F2EDA" w:rsidRDefault="008F2EDA" w:rsidP="008F2EDA">
            <w:pPr>
              <w:bidi/>
              <w:jc w:val="center"/>
              <w:rPr>
                <w:rFonts w:ascii="B Lotus" w:eastAsia="Calibri" w:hAnsi="B Lotus" w:cs="B Lotus"/>
                <w:rtl/>
              </w:rPr>
            </w:pPr>
          </w:p>
        </w:tc>
      </w:tr>
      <w:tr w:rsidR="008F2EDA" w:rsidRPr="005851CD" w14:paraId="46B24D00" w14:textId="77777777" w:rsidTr="008F2EDA">
        <w:trPr>
          <w:trHeight w:val="388"/>
        </w:trPr>
        <w:tc>
          <w:tcPr>
            <w:tcW w:w="269" w:type="pct"/>
            <w:vMerge/>
            <w:shd w:val="clear" w:color="auto" w:fill="F2F2F2"/>
          </w:tcPr>
          <w:p w14:paraId="187606D5"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02F0D10E" w14:textId="77777777" w:rsidR="008F2EDA" w:rsidRPr="008F2EDA" w:rsidRDefault="008F2EDA" w:rsidP="008F2EDA">
            <w:pPr>
              <w:bidi/>
              <w:jc w:val="center"/>
              <w:rPr>
                <w:rFonts w:ascii="B Lotus" w:eastAsia="Calibri" w:hAnsi="B Lotus" w:cs="B Lotus"/>
                <w:color w:val="D9D9D9"/>
                <w:sz w:val="18"/>
                <w:szCs w:val="18"/>
                <w:rtl/>
              </w:rPr>
            </w:pPr>
          </w:p>
        </w:tc>
        <w:tc>
          <w:tcPr>
            <w:tcW w:w="259" w:type="pct"/>
            <w:shd w:val="clear" w:color="auto" w:fill="F2F2F2"/>
            <w:vAlign w:val="center"/>
          </w:tcPr>
          <w:p w14:paraId="6B90B7FC"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29EF3DB4"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ضعف در طراحی با </w:t>
            </w:r>
            <w:del w:id="21772" w:author="Mehrnazi Boojari" w:date="2019-01-07T22:30:00Z">
              <w:r w:rsidRPr="008F2EDA" w:rsidDel="00051F26">
                <w:rPr>
                  <w:rFonts w:ascii="B Lotus" w:eastAsia="Calibri" w:hAnsi="B Lotus" w:cs="B Lotus" w:hint="cs"/>
                  <w:sz w:val="18"/>
                  <w:szCs w:val="18"/>
                  <w:rtl/>
                </w:rPr>
                <w:delText>در نظر گرفتن</w:delText>
              </w:r>
            </w:del>
            <w:ins w:id="21773" w:author="Mehrnazi Boojari" w:date="2019-01-07T22:30:00Z">
              <w:r w:rsidR="00051F26">
                <w:rPr>
                  <w:rFonts w:ascii="B Lotus" w:eastAsia="Calibri" w:hAnsi="B Lotus" w:cs="B Lotus" w:hint="cs"/>
                  <w:sz w:val="18"/>
                  <w:szCs w:val="18"/>
                  <w:rtl/>
                </w:rPr>
                <w:t>در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نظر</w:t>
              </w:r>
              <w:r w:rsidR="00051F26">
                <w:rPr>
                  <w:rFonts w:ascii="Times New Roman" w:eastAsia="Calibri" w:hAnsi="Times New Roman" w:cs="Times New Roman" w:hint="cs"/>
                  <w:sz w:val="18"/>
                  <w:szCs w:val="18"/>
                  <w:rtl/>
                </w:rPr>
                <w:t> </w:t>
              </w:r>
              <w:r w:rsidR="00051F26">
                <w:rPr>
                  <w:rFonts w:ascii="B Lotus" w:eastAsia="Calibri" w:hAnsi="B Lotus" w:cs="B Lotus" w:hint="cs"/>
                  <w:sz w:val="18"/>
                  <w:szCs w:val="18"/>
                  <w:rtl/>
                </w:rPr>
                <w:t>گرفتن</w:t>
              </w:r>
            </w:ins>
            <w:r w:rsidRPr="008F2EDA">
              <w:rPr>
                <w:rFonts w:ascii="B Lotus" w:eastAsia="Calibri" w:hAnsi="B Lotus" w:cs="B Lotus" w:hint="cs"/>
                <w:sz w:val="18"/>
                <w:szCs w:val="18"/>
                <w:rtl/>
              </w:rPr>
              <w:t xml:space="preserve"> شرایط ذکر</w:t>
            </w:r>
            <w:del w:id="21774" w:author="Mehrnazi Boojari" w:date="2019-01-15T23:49:00Z">
              <w:r w:rsidRPr="008F2EDA" w:rsidDel="00684CDE">
                <w:rPr>
                  <w:rFonts w:ascii="B Lotus" w:eastAsia="Calibri" w:hAnsi="B Lotus" w:cs="B Lotus" w:hint="cs"/>
                  <w:sz w:val="18"/>
                  <w:szCs w:val="18"/>
                  <w:rtl/>
                </w:rPr>
                <w:delText xml:space="preserve"> </w:delText>
              </w:r>
            </w:del>
            <w:r w:rsidRPr="008F2EDA">
              <w:rPr>
                <w:rFonts w:ascii="B Lotus" w:eastAsia="Calibri" w:hAnsi="B Lotus" w:cs="B Lotus" w:hint="cs"/>
                <w:sz w:val="18"/>
                <w:szCs w:val="18"/>
                <w:rtl/>
              </w:rPr>
              <w:t>شده توسط معماران و مهندسان بومی</w:t>
            </w:r>
          </w:p>
        </w:tc>
        <w:tc>
          <w:tcPr>
            <w:tcW w:w="203" w:type="pct"/>
            <w:shd w:val="clear" w:color="auto" w:fill="F2F2F2"/>
            <w:vAlign w:val="center"/>
          </w:tcPr>
          <w:p w14:paraId="5A1EF63C"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70D93F73"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59640EF2"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E9E309B"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45BB8A37" w14:textId="77777777" w:rsidR="008F2EDA" w:rsidRPr="008F2EDA" w:rsidRDefault="008F2EDA" w:rsidP="008F2EDA">
            <w:pPr>
              <w:bidi/>
              <w:jc w:val="center"/>
              <w:rPr>
                <w:rFonts w:ascii="B Lotus" w:eastAsia="Calibri" w:hAnsi="B Lotus" w:cs="B Lotus"/>
                <w:rtl/>
              </w:rPr>
            </w:pPr>
          </w:p>
        </w:tc>
      </w:tr>
      <w:tr w:rsidR="008F2EDA" w:rsidRPr="005851CD" w14:paraId="27444891" w14:textId="77777777" w:rsidTr="008F2EDA">
        <w:trPr>
          <w:trHeight w:val="388"/>
        </w:trPr>
        <w:tc>
          <w:tcPr>
            <w:tcW w:w="269" w:type="pct"/>
            <w:vMerge/>
            <w:shd w:val="clear" w:color="auto" w:fill="F2F2F2"/>
          </w:tcPr>
          <w:p w14:paraId="4140DDDB"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708BE0C4" w14:textId="77777777" w:rsidR="008F2EDA" w:rsidRPr="008F2EDA" w:rsidRDefault="008F2EDA" w:rsidP="008F2EDA">
            <w:pPr>
              <w:bidi/>
              <w:jc w:val="center"/>
              <w:rPr>
                <w:rFonts w:ascii="B Lotus" w:eastAsia="Calibri" w:hAnsi="B Lotus" w:cs="B Lotus"/>
                <w:color w:val="D9D9D9"/>
                <w:sz w:val="18"/>
                <w:szCs w:val="18"/>
                <w:rtl/>
              </w:rPr>
            </w:pPr>
          </w:p>
        </w:tc>
        <w:tc>
          <w:tcPr>
            <w:tcW w:w="259" w:type="pct"/>
            <w:shd w:val="clear" w:color="auto" w:fill="F2F2F2"/>
            <w:vAlign w:val="center"/>
          </w:tcPr>
          <w:p w14:paraId="413AA09C"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01305F9C" w14:textId="77777777" w:rsidR="008F2EDA" w:rsidRPr="008F2EDA" w:rsidRDefault="008F2EDA" w:rsidP="008F2EDA">
            <w:pPr>
              <w:bidi/>
              <w:rPr>
                <w:rFonts w:ascii="B Lotus" w:eastAsia="Calibri" w:hAnsi="B Lotus" w:cs="B Lotus"/>
                <w:sz w:val="18"/>
                <w:szCs w:val="18"/>
                <w:rtl/>
              </w:rPr>
            </w:pPr>
            <w:r w:rsidRPr="008F2EDA">
              <w:rPr>
                <w:rFonts w:ascii="B Lotus" w:eastAsia="Calibri" w:hAnsi="B Lotus" w:cs="B Lotus" w:hint="cs"/>
                <w:sz w:val="18"/>
                <w:szCs w:val="18"/>
                <w:rtl/>
              </w:rPr>
              <w:t xml:space="preserve">نظام مسائل طرح هادی روستایی در از بین بردن فضاهای همسایگی </w:t>
            </w:r>
          </w:p>
        </w:tc>
        <w:tc>
          <w:tcPr>
            <w:tcW w:w="203" w:type="pct"/>
            <w:shd w:val="clear" w:color="auto" w:fill="F2F2F2"/>
            <w:vAlign w:val="center"/>
          </w:tcPr>
          <w:p w14:paraId="37D09C78"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590F754B"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4113B169"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2B89E9F4"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64E10331" w14:textId="77777777" w:rsidR="008F2EDA" w:rsidRPr="008F2EDA" w:rsidRDefault="008F2EDA" w:rsidP="008F2EDA">
            <w:pPr>
              <w:bidi/>
              <w:jc w:val="center"/>
              <w:rPr>
                <w:rFonts w:ascii="B Lotus" w:eastAsia="Calibri" w:hAnsi="B Lotus" w:cs="B Lotus"/>
                <w:rtl/>
              </w:rPr>
            </w:pPr>
          </w:p>
        </w:tc>
      </w:tr>
      <w:tr w:rsidR="008F2EDA" w:rsidRPr="005851CD" w14:paraId="6FE9C255" w14:textId="77777777" w:rsidTr="008F2EDA">
        <w:trPr>
          <w:trHeight w:val="388"/>
        </w:trPr>
        <w:tc>
          <w:tcPr>
            <w:tcW w:w="269" w:type="pct"/>
            <w:vMerge/>
            <w:shd w:val="clear" w:color="auto" w:fill="F2F2F2"/>
          </w:tcPr>
          <w:p w14:paraId="01A0AD62" w14:textId="77777777" w:rsidR="008F2EDA" w:rsidRPr="008F2EDA" w:rsidRDefault="008F2EDA" w:rsidP="008F2EDA">
            <w:pPr>
              <w:bidi/>
              <w:jc w:val="center"/>
              <w:rPr>
                <w:rFonts w:ascii="B Lotus" w:eastAsia="Calibri" w:hAnsi="B Lotus" w:cs="B Lotus"/>
                <w:sz w:val="14"/>
                <w:szCs w:val="14"/>
                <w:rtl/>
              </w:rPr>
            </w:pPr>
          </w:p>
        </w:tc>
        <w:tc>
          <w:tcPr>
            <w:tcW w:w="1291" w:type="pct"/>
            <w:vMerge/>
            <w:shd w:val="clear" w:color="auto" w:fill="F2F2F2"/>
            <w:vAlign w:val="center"/>
          </w:tcPr>
          <w:p w14:paraId="0C283FC1" w14:textId="77777777" w:rsidR="008F2EDA" w:rsidRPr="008F2EDA" w:rsidRDefault="008F2EDA" w:rsidP="008F2EDA">
            <w:pPr>
              <w:bidi/>
              <w:jc w:val="center"/>
              <w:rPr>
                <w:rFonts w:ascii="B Lotus" w:eastAsia="Calibri" w:hAnsi="B Lotus" w:cs="B Lotus"/>
                <w:color w:val="D9D9D9"/>
                <w:sz w:val="18"/>
                <w:szCs w:val="18"/>
                <w:rtl/>
              </w:rPr>
            </w:pPr>
          </w:p>
        </w:tc>
        <w:tc>
          <w:tcPr>
            <w:tcW w:w="259" w:type="pct"/>
            <w:shd w:val="clear" w:color="auto" w:fill="F2F2F2"/>
            <w:vAlign w:val="center"/>
          </w:tcPr>
          <w:p w14:paraId="7F227699"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682CCCB8" w14:textId="77777777" w:rsidR="008F2EDA" w:rsidRPr="00684CDE" w:rsidRDefault="008F2EDA" w:rsidP="008F2EDA">
            <w:pPr>
              <w:bidi/>
              <w:spacing w:after="160" w:line="259" w:lineRule="auto"/>
              <w:rPr>
                <w:rFonts w:ascii="B Lotus" w:eastAsia="Calibri" w:hAnsi="B Lotus" w:cs="B Lotus"/>
                <w:sz w:val="18"/>
                <w:szCs w:val="18"/>
                <w:rtl/>
                <w:rPrChange w:id="21775" w:author="Mehrnazi Boojari" w:date="2019-01-15T23:49:00Z">
                  <w:rPr>
                    <w:rFonts w:ascii="B Lotus" w:eastAsia="Calibri" w:hAnsi="B Lotus" w:cs="B Lotus"/>
                    <w:color w:val="D9D9D9"/>
                    <w:sz w:val="18"/>
                    <w:szCs w:val="18"/>
                    <w:rtl/>
                  </w:rPr>
                </w:rPrChange>
              </w:rPr>
            </w:pPr>
            <w:r w:rsidRPr="00684CDE">
              <w:rPr>
                <w:rFonts w:ascii="B Lotus" w:eastAsia="Calibri" w:hAnsi="B Lotus" w:cs="B Lotus" w:hint="cs"/>
                <w:sz w:val="18"/>
                <w:szCs w:val="18"/>
                <w:rtl/>
                <w:rPrChange w:id="21776" w:author="Mehrnazi Boojari" w:date="2019-01-15T23:49:00Z">
                  <w:rPr>
                    <w:rFonts w:ascii="B Lotus" w:eastAsia="Calibri" w:hAnsi="B Lotus" w:cs="B Lotus" w:hint="cs"/>
                    <w:color w:val="D9D9D9"/>
                    <w:sz w:val="18"/>
                    <w:szCs w:val="18"/>
                    <w:rtl/>
                  </w:rPr>
                </w:rPrChange>
              </w:rPr>
              <w:t>عواملی</w:t>
            </w:r>
            <w:r w:rsidRPr="00684CDE">
              <w:rPr>
                <w:rFonts w:ascii="B Lotus" w:eastAsia="Calibri" w:hAnsi="B Lotus" w:cs="B Lotus"/>
                <w:sz w:val="18"/>
                <w:szCs w:val="18"/>
                <w:rtl/>
                <w:rPrChange w:id="21777"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78" w:author="Mehrnazi Boojari" w:date="2019-01-15T23:49:00Z">
                  <w:rPr>
                    <w:rFonts w:ascii="B Lotus" w:eastAsia="Calibri" w:hAnsi="B Lotus" w:cs="B Lotus" w:hint="cs"/>
                    <w:color w:val="D9D9D9"/>
                    <w:sz w:val="18"/>
                    <w:szCs w:val="18"/>
                    <w:rtl/>
                  </w:rPr>
                </w:rPrChange>
              </w:rPr>
              <w:t>که</w:t>
            </w:r>
            <w:r w:rsidRPr="00684CDE">
              <w:rPr>
                <w:rFonts w:ascii="B Lotus" w:eastAsia="Calibri" w:hAnsi="B Lotus" w:cs="B Lotus"/>
                <w:sz w:val="18"/>
                <w:szCs w:val="18"/>
                <w:rtl/>
                <w:rPrChange w:id="21779"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80" w:author="Mehrnazi Boojari" w:date="2019-01-15T23:49:00Z">
                  <w:rPr>
                    <w:rFonts w:ascii="B Lotus" w:eastAsia="Calibri" w:hAnsi="B Lotus" w:cs="B Lotus" w:hint="cs"/>
                    <w:color w:val="D9D9D9"/>
                    <w:sz w:val="18"/>
                    <w:szCs w:val="18"/>
                    <w:rtl/>
                  </w:rPr>
                </w:rPrChange>
              </w:rPr>
              <w:t>مد</w:t>
            </w:r>
            <w:r w:rsidRPr="00684CDE">
              <w:rPr>
                <w:rFonts w:ascii="B Lotus" w:eastAsia="Calibri" w:hAnsi="B Lotus" w:cs="B Lotus"/>
                <w:sz w:val="18"/>
                <w:szCs w:val="18"/>
                <w:rtl/>
                <w:rPrChange w:id="21781"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82" w:author="Mehrnazi Boojari" w:date="2019-01-15T23:49:00Z">
                  <w:rPr>
                    <w:rFonts w:ascii="B Lotus" w:eastAsia="Calibri" w:hAnsi="B Lotus" w:cs="B Lotus" w:hint="cs"/>
                    <w:color w:val="D9D9D9"/>
                    <w:sz w:val="18"/>
                    <w:szCs w:val="18"/>
                    <w:rtl/>
                  </w:rPr>
                </w:rPrChange>
              </w:rPr>
              <w:t>نظر</w:t>
            </w:r>
            <w:r w:rsidRPr="00684CDE">
              <w:rPr>
                <w:rFonts w:ascii="B Lotus" w:eastAsia="Calibri" w:hAnsi="B Lotus" w:cs="B Lotus"/>
                <w:sz w:val="18"/>
                <w:szCs w:val="18"/>
                <w:rtl/>
                <w:rPrChange w:id="21783"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84" w:author="Mehrnazi Boojari" w:date="2019-01-15T23:49:00Z">
                  <w:rPr>
                    <w:rFonts w:ascii="B Lotus" w:eastAsia="Calibri" w:hAnsi="B Lotus" w:cs="B Lotus" w:hint="cs"/>
                    <w:color w:val="D9D9D9"/>
                    <w:sz w:val="18"/>
                    <w:szCs w:val="18"/>
                    <w:rtl/>
                  </w:rPr>
                </w:rPrChange>
              </w:rPr>
              <w:t>شما</w:t>
            </w:r>
            <w:r w:rsidRPr="00684CDE">
              <w:rPr>
                <w:rFonts w:ascii="B Lotus" w:eastAsia="Calibri" w:hAnsi="B Lotus" w:cs="B Lotus"/>
                <w:sz w:val="18"/>
                <w:szCs w:val="18"/>
                <w:rtl/>
                <w:rPrChange w:id="21785"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86" w:author="Mehrnazi Boojari" w:date="2019-01-15T23:49:00Z">
                  <w:rPr>
                    <w:rFonts w:ascii="B Lotus" w:eastAsia="Calibri" w:hAnsi="B Lotus" w:cs="B Lotus" w:hint="cs"/>
                    <w:color w:val="D9D9D9"/>
                    <w:sz w:val="18"/>
                    <w:szCs w:val="18"/>
                    <w:rtl/>
                  </w:rPr>
                </w:rPrChange>
              </w:rPr>
              <w:t>در</w:t>
            </w:r>
            <w:r w:rsidRPr="00684CDE">
              <w:rPr>
                <w:rFonts w:ascii="B Lotus" w:eastAsia="Calibri" w:hAnsi="B Lotus" w:cs="B Lotus"/>
                <w:sz w:val="18"/>
                <w:szCs w:val="18"/>
                <w:rtl/>
                <w:rPrChange w:id="21787"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88" w:author="Mehrnazi Boojari" w:date="2019-01-15T23:49:00Z">
                  <w:rPr>
                    <w:rFonts w:ascii="B Lotus" w:eastAsia="Calibri" w:hAnsi="B Lotus" w:cs="B Lotus" w:hint="cs"/>
                    <w:color w:val="D9D9D9"/>
                    <w:sz w:val="18"/>
                    <w:szCs w:val="18"/>
                    <w:rtl/>
                  </w:rPr>
                </w:rPrChange>
              </w:rPr>
              <w:t>این</w:t>
            </w:r>
            <w:r w:rsidRPr="00684CDE">
              <w:rPr>
                <w:rFonts w:ascii="B Lotus" w:eastAsia="Calibri" w:hAnsi="B Lotus" w:cs="B Lotus"/>
                <w:sz w:val="18"/>
                <w:szCs w:val="18"/>
                <w:rtl/>
                <w:rPrChange w:id="21789"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90" w:author="Mehrnazi Boojari" w:date="2019-01-15T23:49:00Z">
                  <w:rPr>
                    <w:rFonts w:ascii="B Lotus" w:eastAsia="Calibri" w:hAnsi="B Lotus" w:cs="B Lotus" w:hint="cs"/>
                    <w:color w:val="D9D9D9"/>
                    <w:sz w:val="18"/>
                    <w:szCs w:val="18"/>
                    <w:rtl/>
                  </w:rPr>
                </w:rPrChange>
              </w:rPr>
              <w:t>چالش</w:t>
            </w:r>
            <w:r w:rsidRPr="00684CDE">
              <w:rPr>
                <w:rFonts w:ascii="B Lotus" w:eastAsia="Calibri" w:hAnsi="B Lotus" w:cs="B Lotus"/>
                <w:sz w:val="18"/>
                <w:szCs w:val="18"/>
                <w:rtl/>
                <w:rPrChange w:id="21791"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92" w:author="Mehrnazi Boojari" w:date="2019-01-15T23:49:00Z">
                  <w:rPr>
                    <w:rFonts w:ascii="B Lotus" w:eastAsia="Calibri" w:hAnsi="B Lotus" w:cs="B Lotus" w:hint="cs"/>
                    <w:color w:val="D9D9D9"/>
                    <w:sz w:val="18"/>
                    <w:szCs w:val="18"/>
                    <w:rtl/>
                  </w:rPr>
                </w:rPrChange>
              </w:rPr>
              <w:t>وجود</w:t>
            </w:r>
            <w:r w:rsidRPr="00684CDE">
              <w:rPr>
                <w:rFonts w:ascii="B Lotus" w:eastAsia="Calibri" w:hAnsi="B Lotus" w:cs="B Lotus"/>
                <w:sz w:val="18"/>
                <w:szCs w:val="18"/>
                <w:rtl/>
                <w:rPrChange w:id="21793"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794" w:author="Mehrnazi Boojari" w:date="2019-01-15T23:49:00Z">
                  <w:rPr>
                    <w:rFonts w:ascii="B Lotus" w:eastAsia="Calibri" w:hAnsi="B Lotus" w:cs="B Lotus" w:hint="cs"/>
                    <w:color w:val="D9D9D9"/>
                    <w:sz w:val="18"/>
                    <w:szCs w:val="18"/>
                    <w:rtl/>
                  </w:rPr>
                </w:rPrChange>
              </w:rPr>
              <w:t>دارد</w:t>
            </w:r>
          </w:p>
        </w:tc>
        <w:tc>
          <w:tcPr>
            <w:tcW w:w="203" w:type="pct"/>
            <w:shd w:val="clear" w:color="auto" w:fill="F2F2F2"/>
            <w:vAlign w:val="center"/>
          </w:tcPr>
          <w:p w14:paraId="19B69E1D"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0DDC8E43"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614A5E01"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7D053902"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4C68EA1A" w14:textId="77777777" w:rsidR="008F2EDA" w:rsidRPr="008F2EDA" w:rsidRDefault="008F2EDA" w:rsidP="008F2EDA">
            <w:pPr>
              <w:bidi/>
              <w:jc w:val="center"/>
              <w:rPr>
                <w:rFonts w:ascii="B Lotus" w:eastAsia="Calibri" w:hAnsi="B Lotus" w:cs="B Lotus"/>
                <w:rtl/>
              </w:rPr>
            </w:pPr>
          </w:p>
        </w:tc>
      </w:tr>
      <w:tr w:rsidR="008F2EDA" w:rsidRPr="005851CD" w14:paraId="06937826" w14:textId="77777777" w:rsidTr="008F2EDA">
        <w:trPr>
          <w:trHeight w:val="388"/>
        </w:trPr>
        <w:tc>
          <w:tcPr>
            <w:tcW w:w="269" w:type="pct"/>
            <w:shd w:val="clear" w:color="auto" w:fill="F2F2F2"/>
          </w:tcPr>
          <w:p w14:paraId="75D11D61" w14:textId="77777777" w:rsidR="008F2EDA" w:rsidRPr="008F2EDA" w:rsidRDefault="008F2EDA" w:rsidP="008F2EDA">
            <w:pPr>
              <w:bidi/>
              <w:jc w:val="center"/>
              <w:rPr>
                <w:rFonts w:ascii="B Lotus" w:eastAsia="Calibri" w:hAnsi="B Lotus" w:cs="B Lotus"/>
                <w:sz w:val="14"/>
                <w:szCs w:val="14"/>
                <w:rtl/>
              </w:rPr>
            </w:pPr>
          </w:p>
        </w:tc>
        <w:tc>
          <w:tcPr>
            <w:tcW w:w="1291" w:type="pct"/>
            <w:shd w:val="clear" w:color="auto" w:fill="F2F2F2"/>
            <w:vAlign w:val="center"/>
          </w:tcPr>
          <w:p w14:paraId="7260FEA8" w14:textId="77777777" w:rsidR="008F2EDA" w:rsidRPr="00684CDE" w:rsidRDefault="008F2EDA" w:rsidP="008F2EDA">
            <w:pPr>
              <w:bidi/>
              <w:spacing w:after="160" w:line="259" w:lineRule="auto"/>
              <w:jc w:val="center"/>
              <w:rPr>
                <w:rFonts w:ascii="B Lotus" w:eastAsia="Calibri" w:hAnsi="B Lotus" w:cs="B Lotus"/>
                <w:sz w:val="18"/>
                <w:szCs w:val="18"/>
                <w:rtl/>
                <w:rPrChange w:id="21795" w:author="Mehrnazi Boojari" w:date="2019-01-15T23:49:00Z">
                  <w:rPr>
                    <w:rFonts w:ascii="B Lotus" w:eastAsia="Calibri" w:hAnsi="B Lotus" w:cs="B Lotus"/>
                    <w:color w:val="D9D9D9"/>
                    <w:sz w:val="18"/>
                    <w:szCs w:val="18"/>
                    <w:rtl/>
                  </w:rPr>
                </w:rPrChange>
              </w:rPr>
            </w:pPr>
            <w:r w:rsidRPr="00684CDE">
              <w:rPr>
                <w:rFonts w:ascii="B Lotus" w:eastAsia="Calibri" w:hAnsi="B Lotus" w:cs="B Lotus" w:hint="cs"/>
                <w:sz w:val="18"/>
                <w:szCs w:val="18"/>
                <w:rtl/>
                <w:rPrChange w:id="21796" w:author="Mehrnazi Boojari" w:date="2019-01-15T23:49:00Z">
                  <w:rPr>
                    <w:rFonts w:ascii="B Lotus" w:eastAsia="Calibri" w:hAnsi="B Lotus" w:cs="B Lotus" w:hint="cs"/>
                    <w:color w:val="D9D9D9"/>
                    <w:sz w:val="18"/>
                    <w:szCs w:val="18"/>
                    <w:rtl/>
                  </w:rPr>
                </w:rPrChange>
              </w:rPr>
              <w:t>چالش</w:t>
            </w:r>
            <w:r w:rsidRPr="00684CDE">
              <w:rPr>
                <w:rFonts w:ascii="B Lotus" w:eastAsia="Calibri" w:hAnsi="B Lotus" w:cs="B Lotus"/>
                <w:sz w:val="18"/>
                <w:szCs w:val="18"/>
                <w:rtl/>
                <w:rPrChange w:id="21797" w:author="Mehrnazi Boojari" w:date="2019-01-15T23:49:00Z">
                  <w:rPr>
                    <w:rFonts w:ascii="B Lotus" w:eastAsia="Calibri" w:hAnsi="B Lotus" w:cs="B Lotus"/>
                    <w:color w:val="D9D9D9"/>
                    <w:sz w:val="18"/>
                    <w:szCs w:val="18"/>
                    <w:rtl/>
                  </w:rPr>
                </w:rPrChange>
              </w:rPr>
              <w:t xml:space="preserve"> مد نظر شما در موضوع </w:t>
            </w:r>
          </w:p>
        </w:tc>
        <w:tc>
          <w:tcPr>
            <w:tcW w:w="259" w:type="pct"/>
            <w:shd w:val="clear" w:color="auto" w:fill="F2F2F2"/>
            <w:vAlign w:val="center"/>
          </w:tcPr>
          <w:p w14:paraId="0E166CF1" w14:textId="77777777" w:rsidR="008F2EDA" w:rsidRPr="008F2EDA" w:rsidRDefault="008F2EDA" w:rsidP="008F2EDA">
            <w:pPr>
              <w:bidi/>
              <w:jc w:val="center"/>
              <w:rPr>
                <w:rFonts w:ascii="B Lotus" w:eastAsia="Calibri" w:hAnsi="B Lotus" w:cs="B Lotus"/>
                <w:sz w:val="20"/>
                <w:szCs w:val="20"/>
                <w:rtl/>
              </w:rPr>
            </w:pPr>
          </w:p>
        </w:tc>
        <w:tc>
          <w:tcPr>
            <w:tcW w:w="2165" w:type="pct"/>
            <w:shd w:val="clear" w:color="auto" w:fill="F2F2F2"/>
            <w:vAlign w:val="center"/>
          </w:tcPr>
          <w:p w14:paraId="0D5E2169" w14:textId="77777777" w:rsidR="008F2EDA" w:rsidRPr="00684CDE" w:rsidRDefault="008F2EDA" w:rsidP="008F2EDA">
            <w:pPr>
              <w:bidi/>
              <w:rPr>
                <w:rFonts w:ascii="B Lotus" w:eastAsia="Calibri" w:hAnsi="B Lotus" w:cs="B Lotus"/>
                <w:sz w:val="18"/>
                <w:szCs w:val="18"/>
                <w:rtl/>
              </w:rPr>
            </w:pPr>
            <w:r w:rsidRPr="00684CDE">
              <w:rPr>
                <w:rFonts w:ascii="B Lotus" w:eastAsia="Calibri" w:hAnsi="B Lotus" w:cs="B Lotus" w:hint="cs"/>
                <w:sz w:val="18"/>
                <w:szCs w:val="18"/>
                <w:rtl/>
                <w:rPrChange w:id="21798" w:author="Mehrnazi Boojari" w:date="2019-01-15T23:49:00Z">
                  <w:rPr>
                    <w:rFonts w:ascii="B Lotus" w:eastAsia="Calibri" w:hAnsi="B Lotus" w:cs="B Lotus" w:hint="cs"/>
                    <w:color w:val="D9D9D9"/>
                    <w:sz w:val="18"/>
                    <w:szCs w:val="18"/>
                    <w:rtl/>
                  </w:rPr>
                </w:rPrChange>
              </w:rPr>
              <w:t>عواملی</w:t>
            </w:r>
            <w:r w:rsidRPr="00684CDE">
              <w:rPr>
                <w:rFonts w:ascii="B Lotus" w:eastAsia="Calibri" w:hAnsi="B Lotus" w:cs="B Lotus"/>
                <w:sz w:val="18"/>
                <w:szCs w:val="18"/>
                <w:rtl/>
                <w:rPrChange w:id="21799"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800" w:author="Mehrnazi Boojari" w:date="2019-01-15T23:49:00Z">
                  <w:rPr>
                    <w:rFonts w:ascii="B Lotus" w:eastAsia="Calibri" w:hAnsi="B Lotus" w:cs="B Lotus" w:hint="cs"/>
                    <w:color w:val="D9D9D9"/>
                    <w:sz w:val="18"/>
                    <w:szCs w:val="18"/>
                    <w:rtl/>
                  </w:rPr>
                </w:rPrChange>
              </w:rPr>
              <w:t>که</w:t>
            </w:r>
            <w:r w:rsidRPr="00684CDE">
              <w:rPr>
                <w:rFonts w:ascii="B Lotus" w:eastAsia="Calibri" w:hAnsi="B Lotus" w:cs="B Lotus"/>
                <w:sz w:val="18"/>
                <w:szCs w:val="18"/>
                <w:rtl/>
                <w:rPrChange w:id="21801"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802" w:author="Mehrnazi Boojari" w:date="2019-01-15T23:49:00Z">
                  <w:rPr>
                    <w:rFonts w:ascii="B Lotus" w:eastAsia="Calibri" w:hAnsi="B Lotus" w:cs="B Lotus" w:hint="cs"/>
                    <w:color w:val="D9D9D9"/>
                    <w:sz w:val="18"/>
                    <w:szCs w:val="18"/>
                    <w:rtl/>
                  </w:rPr>
                </w:rPrChange>
              </w:rPr>
              <w:t>مد</w:t>
            </w:r>
            <w:r w:rsidRPr="00684CDE">
              <w:rPr>
                <w:rFonts w:ascii="B Lotus" w:eastAsia="Calibri" w:hAnsi="B Lotus" w:cs="B Lotus"/>
                <w:sz w:val="18"/>
                <w:szCs w:val="18"/>
                <w:rtl/>
                <w:rPrChange w:id="21803"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804" w:author="Mehrnazi Boojari" w:date="2019-01-15T23:49:00Z">
                  <w:rPr>
                    <w:rFonts w:ascii="B Lotus" w:eastAsia="Calibri" w:hAnsi="B Lotus" w:cs="B Lotus" w:hint="cs"/>
                    <w:color w:val="D9D9D9"/>
                    <w:sz w:val="18"/>
                    <w:szCs w:val="18"/>
                    <w:rtl/>
                  </w:rPr>
                </w:rPrChange>
              </w:rPr>
              <w:t>نظر</w:t>
            </w:r>
            <w:r w:rsidRPr="00684CDE">
              <w:rPr>
                <w:rFonts w:ascii="B Lotus" w:eastAsia="Calibri" w:hAnsi="B Lotus" w:cs="B Lotus"/>
                <w:sz w:val="18"/>
                <w:szCs w:val="18"/>
                <w:rtl/>
                <w:rPrChange w:id="21805"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806" w:author="Mehrnazi Boojari" w:date="2019-01-15T23:49:00Z">
                  <w:rPr>
                    <w:rFonts w:ascii="B Lotus" w:eastAsia="Calibri" w:hAnsi="B Lotus" w:cs="B Lotus" w:hint="cs"/>
                    <w:color w:val="D9D9D9"/>
                    <w:sz w:val="18"/>
                    <w:szCs w:val="18"/>
                    <w:rtl/>
                  </w:rPr>
                </w:rPrChange>
              </w:rPr>
              <w:t>شما</w:t>
            </w:r>
            <w:r w:rsidRPr="00684CDE">
              <w:rPr>
                <w:rFonts w:ascii="B Lotus" w:eastAsia="Calibri" w:hAnsi="B Lotus" w:cs="B Lotus"/>
                <w:sz w:val="18"/>
                <w:szCs w:val="18"/>
                <w:rtl/>
                <w:rPrChange w:id="21807"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808" w:author="Mehrnazi Boojari" w:date="2019-01-15T23:49:00Z">
                  <w:rPr>
                    <w:rFonts w:ascii="B Lotus" w:eastAsia="Calibri" w:hAnsi="B Lotus" w:cs="B Lotus" w:hint="cs"/>
                    <w:color w:val="D9D9D9"/>
                    <w:sz w:val="18"/>
                    <w:szCs w:val="18"/>
                    <w:rtl/>
                  </w:rPr>
                </w:rPrChange>
              </w:rPr>
              <w:t>در</w:t>
            </w:r>
            <w:r w:rsidRPr="00684CDE">
              <w:rPr>
                <w:rFonts w:ascii="B Lotus" w:eastAsia="Calibri" w:hAnsi="B Lotus" w:cs="B Lotus"/>
                <w:sz w:val="18"/>
                <w:szCs w:val="18"/>
                <w:rtl/>
                <w:rPrChange w:id="21809"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810" w:author="Mehrnazi Boojari" w:date="2019-01-15T23:49:00Z">
                  <w:rPr>
                    <w:rFonts w:ascii="B Lotus" w:eastAsia="Calibri" w:hAnsi="B Lotus" w:cs="B Lotus" w:hint="cs"/>
                    <w:color w:val="D9D9D9"/>
                    <w:sz w:val="18"/>
                    <w:szCs w:val="18"/>
                    <w:rtl/>
                  </w:rPr>
                </w:rPrChange>
              </w:rPr>
              <w:t>این</w:t>
            </w:r>
            <w:r w:rsidRPr="00684CDE">
              <w:rPr>
                <w:rFonts w:ascii="B Lotus" w:eastAsia="Calibri" w:hAnsi="B Lotus" w:cs="B Lotus"/>
                <w:sz w:val="18"/>
                <w:szCs w:val="18"/>
                <w:rtl/>
                <w:rPrChange w:id="21811"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812" w:author="Mehrnazi Boojari" w:date="2019-01-15T23:49:00Z">
                  <w:rPr>
                    <w:rFonts w:ascii="B Lotus" w:eastAsia="Calibri" w:hAnsi="B Lotus" w:cs="B Lotus" w:hint="cs"/>
                    <w:color w:val="D9D9D9"/>
                    <w:sz w:val="18"/>
                    <w:szCs w:val="18"/>
                    <w:rtl/>
                  </w:rPr>
                </w:rPrChange>
              </w:rPr>
              <w:t>چالش</w:t>
            </w:r>
            <w:r w:rsidRPr="00684CDE">
              <w:rPr>
                <w:rFonts w:ascii="B Lotus" w:eastAsia="Calibri" w:hAnsi="B Lotus" w:cs="B Lotus"/>
                <w:sz w:val="18"/>
                <w:szCs w:val="18"/>
                <w:rtl/>
                <w:rPrChange w:id="21813"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814" w:author="Mehrnazi Boojari" w:date="2019-01-15T23:49:00Z">
                  <w:rPr>
                    <w:rFonts w:ascii="B Lotus" w:eastAsia="Calibri" w:hAnsi="B Lotus" w:cs="B Lotus" w:hint="cs"/>
                    <w:color w:val="D9D9D9"/>
                    <w:sz w:val="18"/>
                    <w:szCs w:val="18"/>
                    <w:rtl/>
                  </w:rPr>
                </w:rPrChange>
              </w:rPr>
              <w:t>وجود</w:t>
            </w:r>
            <w:r w:rsidRPr="00684CDE">
              <w:rPr>
                <w:rFonts w:ascii="B Lotus" w:eastAsia="Calibri" w:hAnsi="B Lotus" w:cs="B Lotus"/>
                <w:sz w:val="18"/>
                <w:szCs w:val="18"/>
                <w:rtl/>
                <w:rPrChange w:id="21815" w:author="Mehrnazi Boojari" w:date="2019-01-15T23:49:00Z">
                  <w:rPr>
                    <w:rFonts w:ascii="B Lotus" w:eastAsia="Calibri" w:hAnsi="B Lotus" w:cs="B Lotus"/>
                    <w:color w:val="D9D9D9"/>
                    <w:sz w:val="18"/>
                    <w:szCs w:val="18"/>
                    <w:rtl/>
                  </w:rPr>
                </w:rPrChange>
              </w:rPr>
              <w:t xml:space="preserve"> </w:t>
            </w:r>
            <w:r w:rsidRPr="00684CDE">
              <w:rPr>
                <w:rFonts w:ascii="B Lotus" w:eastAsia="Calibri" w:hAnsi="B Lotus" w:cs="B Lotus" w:hint="cs"/>
                <w:sz w:val="18"/>
                <w:szCs w:val="18"/>
                <w:rtl/>
                <w:rPrChange w:id="21816" w:author="Mehrnazi Boojari" w:date="2019-01-15T23:49:00Z">
                  <w:rPr>
                    <w:rFonts w:ascii="B Lotus" w:eastAsia="Calibri" w:hAnsi="B Lotus" w:cs="B Lotus" w:hint="cs"/>
                    <w:color w:val="D9D9D9"/>
                    <w:sz w:val="18"/>
                    <w:szCs w:val="18"/>
                    <w:rtl/>
                  </w:rPr>
                </w:rPrChange>
              </w:rPr>
              <w:t>دارد</w:t>
            </w:r>
          </w:p>
        </w:tc>
        <w:tc>
          <w:tcPr>
            <w:tcW w:w="203" w:type="pct"/>
            <w:shd w:val="clear" w:color="auto" w:fill="F2F2F2"/>
            <w:vAlign w:val="center"/>
          </w:tcPr>
          <w:p w14:paraId="6F347409"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4A5474A1"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250B2BF7" w14:textId="77777777" w:rsidR="008F2EDA" w:rsidRPr="008F2EDA" w:rsidRDefault="008F2EDA" w:rsidP="008F2EDA">
            <w:pPr>
              <w:bidi/>
              <w:jc w:val="center"/>
              <w:rPr>
                <w:rFonts w:ascii="B Lotus" w:eastAsia="Calibri" w:hAnsi="B Lotus" w:cs="B Lotus"/>
                <w:rtl/>
              </w:rPr>
            </w:pPr>
          </w:p>
        </w:tc>
        <w:tc>
          <w:tcPr>
            <w:tcW w:w="203" w:type="pct"/>
            <w:shd w:val="clear" w:color="auto" w:fill="F2F2F2"/>
            <w:vAlign w:val="center"/>
          </w:tcPr>
          <w:p w14:paraId="38A276A7" w14:textId="77777777" w:rsidR="008F2EDA" w:rsidRPr="008F2EDA" w:rsidRDefault="008F2EDA" w:rsidP="008F2EDA">
            <w:pPr>
              <w:bidi/>
              <w:jc w:val="center"/>
              <w:rPr>
                <w:rFonts w:ascii="B Lotus" w:eastAsia="Calibri" w:hAnsi="B Lotus" w:cs="B Lotus"/>
                <w:rtl/>
              </w:rPr>
            </w:pPr>
          </w:p>
        </w:tc>
        <w:tc>
          <w:tcPr>
            <w:tcW w:w="204" w:type="pct"/>
            <w:shd w:val="clear" w:color="auto" w:fill="F2F2F2"/>
            <w:vAlign w:val="center"/>
          </w:tcPr>
          <w:p w14:paraId="4BAEA8ED" w14:textId="77777777" w:rsidR="008F2EDA" w:rsidRPr="008F2EDA" w:rsidRDefault="008F2EDA" w:rsidP="008F2EDA">
            <w:pPr>
              <w:bidi/>
              <w:jc w:val="center"/>
              <w:rPr>
                <w:rFonts w:ascii="B Lotus" w:eastAsia="Calibri" w:hAnsi="B Lotus" w:cs="B Lotus"/>
                <w:rtl/>
              </w:rPr>
            </w:pPr>
          </w:p>
        </w:tc>
      </w:tr>
    </w:tbl>
    <w:p w14:paraId="6274FA6E" w14:textId="77777777" w:rsidR="008F2EDA" w:rsidRDefault="008F2EDA" w:rsidP="008F2EDA">
      <w:pPr>
        <w:bidi/>
        <w:ind w:firstLine="227"/>
        <w:jc w:val="both"/>
        <w:rPr>
          <w:rFonts w:ascii="B Lotus" w:hAnsi="B Lotus" w:cs="B Lotus"/>
          <w:sz w:val="24"/>
          <w:szCs w:val="24"/>
          <w:rtl/>
          <w:lang w:bidi="fa-IR"/>
        </w:rPr>
      </w:pPr>
    </w:p>
    <w:p w14:paraId="3CB849BE" w14:textId="77777777" w:rsidR="000003EC" w:rsidRPr="00471054" w:rsidRDefault="000003EC" w:rsidP="000003EC">
      <w:pPr>
        <w:bidi/>
        <w:ind w:firstLine="227"/>
        <w:jc w:val="both"/>
        <w:rPr>
          <w:rFonts w:ascii="B Lotus" w:hAnsi="B Lotus" w:cs="B Lotus"/>
          <w:sz w:val="24"/>
          <w:szCs w:val="24"/>
          <w:rtl/>
          <w:lang w:bidi="fa-IR"/>
        </w:rPr>
      </w:pPr>
      <w:r>
        <w:rPr>
          <w:rFonts w:ascii="B Lotus" w:hAnsi="B Lotus" w:cs="B Lotus" w:hint="cs"/>
          <w:sz w:val="24"/>
          <w:szCs w:val="24"/>
          <w:rtl/>
          <w:lang w:bidi="fa-IR"/>
        </w:rPr>
        <w:t>پیوست شماره 2</w:t>
      </w:r>
      <w:del w:id="21817" w:author="Mehrnazi Boojari" w:date="2019-01-07T10:35:00Z">
        <w:r w:rsidDel="006C73A5">
          <w:rPr>
            <w:rFonts w:ascii="B Lotus" w:hAnsi="B Lotus" w:cs="B Lotus" w:hint="cs"/>
            <w:sz w:val="24"/>
            <w:szCs w:val="24"/>
            <w:rtl/>
            <w:lang w:bidi="fa-IR"/>
          </w:rPr>
          <w:delText xml:space="preserve"> : </w:delText>
        </w:r>
      </w:del>
      <w:ins w:id="21818" w:author="Mehrnazi Boojari" w:date="2019-01-07T10:35:00Z">
        <w:r w:rsidR="006C73A5">
          <w:rPr>
            <w:rFonts w:ascii="B Lotus" w:hAnsi="B Lotus" w:cs="B Lotus" w:hint="cs"/>
            <w:sz w:val="24"/>
            <w:szCs w:val="24"/>
            <w:rtl/>
            <w:lang w:bidi="fa-IR"/>
          </w:rPr>
          <w:t xml:space="preserve">: </w:t>
        </w:r>
      </w:ins>
      <w:r>
        <w:rPr>
          <w:rFonts w:ascii="B Lotus" w:hAnsi="B Lotus" w:cs="B Lotus" w:hint="cs"/>
          <w:sz w:val="24"/>
          <w:szCs w:val="24"/>
          <w:rtl/>
          <w:lang w:bidi="fa-IR"/>
        </w:rPr>
        <w:t>نتایج آزمون</w:t>
      </w:r>
      <w:del w:id="21819" w:author="Mehrnazi Boojari" w:date="2019-01-07T09:46:00Z">
        <w:r w:rsidDel="006F7CCF">
          <w:rPr>
            <w:rFonts w:ascii="B Lotus" w:hAnsi="B Lotus" w:cs="B Lotus" w:hint="cs"/>
            <w:sz w:val="24"/>
            <w:szCs w:val="24"/>
            <w:rtl/>
            <w:lang w:bidi="fa-IR"/>
          </w:rPr>
          <w:delText xml:space="preserve"> های </w:delText>
        </w:r>
      </w:del>
      <w:ins w:id="21820" w:author="Mehrnazi Boojari" w:date="2019-01-07T09:46:00Z">
        <w:r w:rsidR="006F7CCF">
          <w:rPr>
            <w:rFonts w:ascii="B Lotus" w:hAnsi="B Lotus" w:cs="B Lotus" w:hint="cs"/>
            <w:sz w:val="24"/>
            <w:szCs w:val="24"/>
            <w:rtl/>
            <w:lang w:bidi="fa-IR"/>
          </w:rPr>
          <w:t xml:space="preserve">‌های </w:t>
        </w:r>
      </w:ins>
      <w:r>
        <w:rPr>
          <w:rFonts w:ascii="B Lotus" w:hAnsi="B Lotus" w:cs="B Lotus" w:hint="cs"/>
          <w:sz w:val="24"/>
          <w:szCs w:val="24"/>
          <w:rtl/>
          <w:lang w:bidi="fa-IR"/>
        </w:rPr>
        <w:t xml:space="preserve">چولگی و کشیدگی </w:t>
      </w:r>
    </w:p>
    <w:tbl>
      <w:tblPr>
        <w:tblW w:w="93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81"/>
        <w:gridCol w:w="1014"/>
        <w:gridCol w:w="1061"/>
        <w:gridCol w:w="1091"/>
        <w:gridCol w:w="1015"/>
        <w:gridCol w:w="1424"/>
        <w:gridCol w:w="1015"/>
        <w:gridCol w:w="1061"/>
      </w:tblGrid>
      <w:tr w:rsidR="0033312E" w:rsidRPr="0033312E" w14:paraId="4D5A864D" w14:textId="77777777" w:rsidTr="0033312E">
        <w:trPr>
          <w:cantSplit/>
          <w:jc w:val="center"/>
        </w:trPr>
        <w:tc>
          <w:tcPr>
            <w:tcW w:w="9356" w:type="dxa"/>
            <w:gridSpan w:val="8"/>
            <w:tcBorders>
              <w:top w:val="nil"/>
              <w:left w:val="nil"/>
              <w:bottom w:val="nil"/>
              <w:right w:val="nil"/>
            </w:tcBorders>
            <w:shd w:val="clear" w:color="auto" w:fill="FFFFFF"/>
            <w:vAlign w:val="center"/>
          </w:tcPr>
          <w:p w14:paraId="04F1DA9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b/>
                <w:bCs/>
                <w:color w:val="000000"/>
                <w:sz w:val="18"/>
                <w:szCs w:val="18"/>
              </w:rPr>
              <w:t>Descriptive Statistics</w:t>
            </w:r>
          </w:p>
        </w:tc>
      </w:tr>
      <w:tr w:rsidR="0033312E" w:rsidRPr="0033312E" w14:paraId="1C87B4B4" w14:textId="77777777" w:rsidTr="0033312E">
        <w:trPr>
          <w:cantSplit/>
          <w:jc w:val="center"/>
        </w:trPr>
        <w:tc>
          <w:tcPr>
            <w:tcW w:w="1681" w:type="dxa"/>
            <w:vMerge w:val="restart"/>
            <w:tcBorders>
              <w:top w:val="single" w:sz="16" w:space="0" w:color="000000"/>
              <w:left w:val="single" w:sz="16" w:space="0" w:color="000000"/>
              <w:bottom w:val="nil"/>
              <w:right w:val="single" w:sz="16" w:space="0" w:color="000000"/>
            </w:tcBorders>
            <w:shd w:val="clear" w:color="auto" w:fill="FFFFFF"/>
            <w:vAlign w:val="center"/>
          </w:tcPr>
          <w:p w14:paraId="24DF1676"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c>
          <w:tcPr>
            <w:tcW w:w="1014" w:type="dxa"/>
            <w:tcBorders>
              <w:top w:val="single" w:sz="16" w:space="0" w:color="000000"/>
              <w:left w:val="single" w:sz="16" w:space="0" w:color="000000"/>
            </w:tcBorders>
            <w:shd w:val="clear" w:color="auto" w:fill="FFFFFF"/>
            <w:vAlign w:val="center"/>
          </w:tcPr>
          <w:p w14:paraId="1D6D623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N</w:t>
            </w:r>
          </w:p>
        </w:tc>
        <w:tc>
          <w:tcPr>
            <w:tcW w:w="1060" w:type="dxa"/>
            <w:tcBorders>
              <w:top w:val="single" w:sz="16" w:space="0" w:color="000000"/>
            </w:tcBorders>
            <w:shd w:val="clear" w:color="auto" w:fill="FFFFFF"/>
            <w:vAlign w:val="center"/>
          </w:tcPr>
          <w:p w14:paraId="085DBE6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Minimum</w:t>
            </w:r>
          </w:p>
        </w:tc>
        <w:tc>
          <w:tcPr>
            <w:tcW w:w="1090" w:type="dxa"/>
            <w:tcBorders>
              <w:top w:val="single" w:sz="16" w:space="0" w:color="000000"/>
            </w:tcBorders>
            <w:shd w:val="clear" w:color="auto" w:fill="FFFFFF"/>
            <w:vAlign w:val="center"/>
          </w:tcPr>
          <w:p w14:paraId="0F5E813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Maximum</w:t>
            </w:r>
          </w:p>
        </w:tc>
        <w:tc>
          <w:tcPr>
            <w:tcW w:w="1014" w:type="dxa"/>
            <w:tcBorders>
              <w:top w:val="single" w:sz="16" w:space="0" w:color="000000"/>
            </w:tcBorders>
            <w:shd w:val="clear" w:color="auto" w:fill="FFFFFF"/>
            <w:vAlign w:val="center"/>
          </w:tcPr>
          <w:p w14:paraId="3790B26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Mean</w:t>
            </w:r>
          </w:p>
        </w:tc>
        <w:tc>
          <w:tcPr>
            <w:tcW w:w="1423" w:type="dxa"/>
            <w:tcBorders>
              <w:top w:val="single" w:sz="16" w:space="0" w:color="000000"/>
            </w:tcBorders>
            <w:shd w:val="clear" w:color="auto" w:fill="FFFFFF"/>
            <w:vAlign w:val="center"/>
          </w:tcPr>
          <w:p w14:paraId="451866C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Std. Deviation</w:t>
            </w:r>
          </w:p>
        </w:tc>
        <w:tc>
          <w:tcPr>
            <w:tcW w:w="2074" w:type="dxa"/>
            <w:gridSpan w:val="2"/>
            <w:tcBorders>
              <w:top w:val="single" w:sz="16" w:space="0" w:color="000000"/>
              <w:right w:val="single" w:sz="16" w:space="0" w:color="000000"/>
            </w:tcBorders>
            <w:shd w:val="clear" w:color="auto" w:fill="FFFFFF"/>
            <w:vAlign w:val="center"/>
          </w:tcPr>
          <w:p w14:paraId="542B4F2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Skewness</w:t>
            </w:r>
          </w:p>
        </w:tc>
      </w:tr>
      <w:tr w:rsidR="0033312E" w:rsidRPr="0033312E" w14:paraId="19461AC1" w14:textId="77777777" w:rsidTr="0033312E">
        <w:trPr>
          <w:cantSplit/>
          <w:jc w:val="center"/>
        </w:trPr>
        <w:tc>
          <w:tcPr>
            <w:tcW w:w="1681" w:type="dxa"/>
            <w:vMerge/>
            <w:tcBorders>
              <w:top w:val="single" w:sz="16" w:space="0" w:color="000000"/>
              <w:left w:val="single" w:sz="16" w:space="0" w:color="000000"/>
              <w:bottom w:val="nil"/>
              <w:right w:val="single" w:sz="16" w:space="0" w:color="000000"/>
            </w:tcBorders>
            <w:shd w:val="clear" w:color="auto" w:fill="FFFFFF"/>
            <w:vAlign w:val="center"/>
          </w:tcPr>
          <w:p w14:paraId="1D2C1FB4" w14:textId="77777777" w:rsidR="0033312E" w:rsidRPr="0033312E" w:rsidRDefault="0033312E" w:rsidP="0033312E">
            <w:pPr>
              <w:widowControl w:val="0"/>
              <w:autoSpaceDE w:val="0"/>
              <w:autoSpaceDN w:val="0"/>
              <w:adjustRightInd w:val="0"/>
              <w:spacing w:after="0" w:line="240" w:lineRule="auto"/>
              <w:jc w:val="center"/>
              <w:rPr>
                <w:rFonts w:ascii="Arial" w:eastAsiaTheme="minorEastAsia" w:hAnsi="Arial" w:cs="Arial"/>
                <w:color w:val="000000"/>
                <w:sz w:val="18"/>
                <w:szCs w:val="18"/>
              </w:rPr>
            </w:pPr>
          </w:p>
        </w:tc>
        <w:tc>
          <w:tcPr>
            <w:tcW w:w="1014" w:type="dxa"/>
            <w:tcBorders>
              <w:left w:val="single" w:sz="16" w:space="0" w:color="000000"/>
              <w:bottom w:val="single" w:sz="16" w:space="0" w:color="000000"/>
            </w:tcBorders>
            <w:shd w:val="clear" w:color="auto" w:fill="FFFFFF"/>
            <w:vAlign w:val="center"/>
          </w:tcPr>
          <w:p w14:paraId="40C90CB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Statistic</w:t>
            </w:r>
          </w:p>
        </w:tc>
        <w:tc>
          <w:tcPr>
            <w:tcW w:w="1060" w:type="dxa"/>
            <w:tcBorders>
              <w:bottom w:val="single" w:sz="16" w:space="0" w:color="000000"/>
            </w:tcBorders>
            <w:shd w:val="clear" w:color="auto" w:fill="FFFFFF"/>
            <w:vAlign w:val="center"/>
          </w:tcPr>
          <w:p w14:paraId="7BF9978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Statistic</w:t>
            </w:r>
          </w:p>
        </w:tc>
        <w:tc>
          <w:tcPr>
            <w:tcW w:w="1090" w:type="dxa"/>
            <w:tcBorders>
              <w:bottom w:val="single" w:sz="16" w:space="0" w:color="000000"/>
            </w:tcBorders>
            <w:shd w:val="clear" w:color="auto" w:fill="FFFFFF"/>
            <w:vAlign w:val="center"/>
          </w:tcPr>
          <w:p w14:paraId="3137081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Statistic</w:t>
            </w:r>
          </w:p>
        </w:tc>
        <w:tc>
          <w:tcPr>
            <w:tcW w:w="1014" w:type="dxa"/>
            <w:tcBorders>
              <w:bottom w:val="single" w:sz="16" w:space="0" w:color="000000"/>
            </w:tcBorders>
            <w:shd w:val="clear" w:color="auto" w:fill="FFFFFF"/>
            <w:vAlign w:val="center"/>
          </w:tcPr>
          <w:p w14:paraId="273DF92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Statistic</w:t>
            </w:r>
          </w:p>
        </w:tc>
        <w:tc>
          <w:tcPr>
            <w:tcW w:w="1423" w:type="dxa"/>
            <w:tcBorders>
              <w:bottom w:val="single" w:sz="16" w:space="0" w:color="000000"/>
            </w:tcBorders>
            <w:shd w:val="clear" w:color="auto" w:fill="FFFFFF"/>
            <w:vAlign w:val="center"/>
          </w:tcPr>
          <w:p w14:paraId="0F8C19B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Statistic</w:t>
            </w:r>
          </w:p>
        </w:tc>
        <w:tc>
          <w:tcPr>
            <w:tcW w:w="1014" w:type="dxa"/>
            <w:tcBorders>
              <w:bottom w:val="single" w:sz="16" w:space="0" w:color="000000"/>
            </w:tcBorders>
            <w:shd w:val="clear" w:color="auto" w:fill="FFFFFF"/>
            <w:vAlign w:val="center"/>
          </w:tcPr>
          <w:p w14:paraId="0CC4804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Statistic</w:t>
            </w:r>
          </w:p>
        </w:tc>
        <w:tc>
          <w:tcPr>
            <w:tcW w:w="1060" w:type="dxa"/>
            <w:tcBorders>
              <w:bottom w:val="single" w:sz="16" w:space="0" w:color="000000"/>
              <w:right w:val="single" w:sz="16" w:space="0" w:color="000000"/>
            </w:tcBorders>
            <w:shd w:val="clear" w:color="auto" w:fill="FFFFFF"/>
            <w:vAlign w:val="center"/>
          </w:tcPr>
          <w:p w14:paraId="697A70C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Std. Error</w:t>
            </w:r>
          </w:p>
        </w:tc>
      </w:tr>
      <w:tr w:rsidR="0033312E" w:rsidRPr="0033312E" w14:paraId="1B2CE49D" w14:textId="77777777" w:rsidTr="0033312E">
        <w:trPr>
          <w:cantSplit/>
          <w:jc w:val="center"/>
        </w:trPr>
        <w:tc>
          <w:tcPr>
            <w:tcW w:w="1681" w:type="dxa"/>
            <w:tcBorders>
              <w:top w:val="single" w:sz="16" w:space="0" w:color="000000"/>
              <w:left w:val="single" w:sz="16" w:space="0" w:color="000000"/>
              <w:bottom w:val="nil"/>
              <w:right w:val="single" w:sz="16" w:space="0" w:color="000000"/>
            </w:tcBorders>
            <w:shd w:val="clear" w:color="auto" w:fill="FFFFFF"/>
            <w:vAlign w:val="center"/>
          </w:tcPr>
          <w:p w14:paraId="317D0D0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w:t>
            </w:r>
          </w:p>
        </w:tc>
        <w:tc>
          <w:tcPr>
            <w:tcW w:w="1014" w:type="dxa"/>
            <w:tcBorders>
              <w:top w:val="single" w:sz="16" w:space="0" w:color="000000"/>
              <w:left w:val="single" w:sz="16" w:space="0" w:color="000000"/>
              <w:bottom w:val="nil"/>
            </w:tcBorders>
            <w:shd w:val="clear" w:color="auto" w:fill="FFFFFF"/>
            <w:vAlign w:val="center"/>
          </w:tcPr>
          <w:p w14:paraId="2569476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single" w:sz="16" w:space="0" w:color="000000"/>
              <w:bottom w:val="nil"/>
            </w:tcBorders>
            <w:shd w:val="clear" w:color="auto" w:fill="FFFFFF"/>
            <w:vAlign w:val="center"/>
          </w:tcPr>
          <w:p w14:paraId="52E59C1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single" w:sz="16" w:space="0" w:color="000000"/>
              <w:bottom w:val="nil"/>
            </w:tcBorders>
            <w:shd w:val="clear" w:color="auto" w:fill="FFFFFF"/>
            <w:vAlign w:val="center"/>
          </w:tcPr>
          <w:p w14:paraId="4DA26F2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single" w:sz="16" w:space="0" w:color="000000"/>
              <w:bottom w:val="nil"/>
            </w:tcBorders>
            <w:shd w:val="clear" w:color="auto" w:fill="FFFFFF"/>
            <w:vAlign w:val="center"/>
          </w:tcPr>
          <w:p w14:paraId="6B901A7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4.204</w:t>
            </w:r>
          </w:p>
        </w:tc>
        <w:tc>
          <w:tcPr>
            <w:tcW w:w="1423" w:type="dxa"/>
            <w:tcBorders>
              <w:top w:val="single" w:sz="16" w:space="0" w:color="000000"/>
              <w:bottom w:val="nil"/>
            </w:tcBorders>
            <w:shd w:val="clear" w:color="auto" w:fill="FFFFFF"/>
            <w:vAlign w:val="center"/>
          </w:tcPr>
          <w:p w14:paraId="1254308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.9464</w:t>
            </w:r>
          </w:p>
        </w:tc>
        <w:tc>
          <w:tcPr>
            <w:tcW w:w="1014" w:type="dxa"/>
            <w:tcBorders>
              <w:top w:val="single" w:sz="16" w:space="0" w:color="000000"/>
              <w:bottom w:val="nil"/>
            </w:tcBorders>
            <w:shd w:val="clear" w:color="auto" w:fill="FFFFFF"/>
            <w:vAlign w:val="center"/>
          </w:tcPr>
          <w:p w14:paraId="42D5A6A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-1.192</w:t>
            </w:r>
          </w:p>
        </w:tc>
        <w:tc>
          <w:tcPr>
            <w:tcW w:w="1060" w:type="dxa"/>
            <w:tcBorders>
              <w:top w:val="single" w:sz="16" w:space="0" w:color="000000"/>
              <w:bottom w:val="nil"/>
              <w:right w:val="single" w:sz="16" w:space="0" w:color="000000"/>
            </w:tcBorders>
            <w:shd w:val="clear" w:color="auto" w:fill="FFFFFF"/>
            <w:vAlign w:val="center"/>
          </w:tcPr>
          <w:p w14:paraId="1966E35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2E1D0B13"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244B2A9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w:t>
            </w:r>
          </w:p>
        </w:tc>
        <w:tc>
          <w:tcPr>
            <w:tcW w:w="1014" w:type="dxa"/>
            <w:tcBorders>
              <w:top w:val="nil"/>
              <w:left w:val="single" w:sz="16" w:space="0" w:color="000000"/>
              <w:bottom w:val="nil"/>
            </w:tcBorders>
            <w:shd w:val="clear" w:color="auto" w:fill="FFFFFF"/>
            <w:vAlign w:val="center"/>
          </w:tcPr>
          <w:p w14:paraId="72AE78C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2A5BC5B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1DBD583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03ED580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3.814</w:t>
            </w:r>
          </w:p>
        </w:tc>
        <w:tc>
          <w:tcPr>
            <w:tcW w:w="1423" w:type="dxa"/>
            <w:tcBorders>
              <w:top w:val="nil"/>
              <w:bottom w:val="nil"/>
            </w:tcBorders>
            <w:shd w:val="clear" w:color="auto" w:fill="FFFFFF"/>
            <w:vAlign w:val="center"/>
          </w:tcPr>
          <w:p w14:paraId="43569A3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1.3198</w:t>
            </w:r>
          </w:p>
        </w:tc>
        <w:tc>
          <w:tcPr>
            <w:tcW w:w="1014" w:type="dxa"/>
            <w:tcBorders>
              <w:top w:val="nil"/>
              <w:bottom w:val="nil"/>
            </w:tcBorders>
            <w:shd w:val="clear" w:color="auto" w:fill="FFFFFF"/>
            <w:vAlign w:val="center"/>
          </w:tcPr>
          <w:p w14:paraId="6C665CF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-.836</w:t>
            </w:r>
          </w:p>
        </w:tc>
        <w:tc>
          <w:tcPr>
            <w:tcW w:w="1060" w:type="dxa"/>
            <w:tcBorders>
              <w:top w:val="nil"/>
              <w:bottom w:val="nil"/>
              <w:right w:val="single" w:sz="16" w:space="0" w:color="000000"/>
            </w:tcBorders>
            <w:shd w:val="clear" w:color="auto" w:fill="FFFFFF"/>
            <w:vAlign w:val="center"/>
          </w:tcPr>
          <w:p w14:paraId="2E09195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05D59D65"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2B3E98C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h3</w:t>
            </w:r>
          </w:p>
        </w:tc>
        <w:tc>
          <w:tcPr>
            <w:tcW w:w="1014" w:type="dxa"/>
            <w:tcBorders>
              <w:top w:val="nil"/>
              <w:left w:val="single" w:sz="16" w:space="0" w:color="000000"/>
              <w:bottom w:val="nil"/>
            </w:tcBorders>
            <w:shd w:val="clear" w:color="auto" w:fill="FFFFFF"/>
            <w:vAlign w:val="center"/>
          </w:tcPr>
          <w:p w14:paraId="1B7862C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7471A37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4698D0C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6F8EB70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2.699</w:t>
            </w:r>
          </w:p>
        </w:tc>
        <w:tc>
          <w:tcPr>
            <w:tcW w:w="1423" w:type="dxa"/>
            <w:tcBorders>
              <w:top w:val="nil"/>
              <w:bottom w:val="nil"/>
            </w:tcBorders>
            <w:shd w:val="clear" w:color="auto" w:fill="FFFFFF"/>
            <w:vAlign w:val="center"/>
          </w:tcPr>
          <w:p w14:paraId="510FE1E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1.2669</w:t>
            </w:r>
          </w:p>
        </w:tc>
        <w:tc>
          <w:tcPr>
            <w:tcW w:w="1014" w:type="dxa"/>
            <w:tcBorders>
              <w:top w:val="nil"/>
              <w:bottom w:val="nil"/>
            </w:tcBorders>
            <w:shd w:val="clear" w:color="auto" w:fill="FFFFFF"/>
            <w:vAlign w:val="center"/>
          </w:tcPr>
          <w:p w14:paraId="695B3A6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.158</w:t>
            </w:r>
          </w:p>
        </w:tc>
        <w:tc>
          <w:tcPr>
            <w:tcW w:w="1060" w:type="dxa"/>
            <w:tcBorders>
              <w:top w:val="nil"/>
              <w:bottom w:val="nil"/>
              <w:right w:val="single" w:sz="16" w:space="0" w:color="000000"/>
            </w:tcBorders>
            <w:shd w:val="clear" w:color="auto" w:fill="FFFFFF"/>
            <w:vAlign w:val="center"/>
          </w:tcPr>
          <w:p w14:paraId="6BDC848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0FD68E8C"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6F03D78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h4</w:t>
            </w:r>
          </w:p>
        </w:tc>
        <w:tc>
          <w:tcPr>
            <w:tcW w:w="1014" w:type="dxa"/>
            <w:tcBorders>
              <w:top w:val="nil"/>
              <w:left w:val="single" w:sz="16" w:space="0" w:color="000000"/>
              <w:bottom w:val="nil"/>
            </w:tcBorders>
            <w:shd w:val="clear" w:color="auto" w:fill="FFFFFF"/>
            <w:vAlign w:val="center"/>
          </w:tcPr>
          <w:p w14:paraId="0170137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43A853C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2BA33AC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301209A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3.407</w:t>
            </w:r>
          </w:p>
        </w:tc>
        <w:tc>
          <w:tcPr>
            <w:tcW w:w="1423" w:type="dxa"/>
            <w:tcBorders>
              <w:top w:val="nil"/>
              <w:bottom w:val="nil"/>
            </w:tcBorders>
            <w:shd w:val="clear" w:color="auto" w:fill="FFFFFF"/>
            <w:vAlign w:val="center"/>
          </w:tcPr>
          <w:p w14:paraId="3F08479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1.2792</w:t>
            </w:r>
          </w:p>
        </w:tc>
        <w:tc>
          <w:tcPr>
            <w:tcW w:w="1014" w:type="dxa"/>
            <w:tcBorders>
              <w:top w:val="nil"/>
              <w:bottom w:val="nil"/>
            </w:tcBorders>
            <w:shd w:val="clear" w:color="auto" w:fill="FFFFFF"/>
            <w:vAlign w:val="center"/>
          </w:tcPr>
          <w:p w14:paraId="3BAE7CF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-.362</w:t>
            </w:r>
          </w:p>
        </w:tc>
        <w:tc>
          <w:tcPr>
            <w:tcW w:w="1060" w:type="dxa"/>
            <w:tcBorders>
              <w:top w:val="nil"/>
              <w:bottom w:val="nil"/>
              <w:right w:val="single" w:sz="16" w:space="0" w:color="000000"/>
            </w:tcBorders>
            <w:shd w:val="clear" w:color="auto" w:fill="FFFFFF"/>
            <w:vAlign w:val="center"/>
          </w:tcPr>
          <w:p w14:paraId="2FFCC9C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40059352"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352758D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h5</w:t>
            </w:r>
          </w:p>
        </w:tc>
        <w:tc>
          <w:tcPr>
            <w:tcW w:w="1014" w:type="dxa"/>
            <w:tcBorders>
              <w:top w:val="nil"/>
              <w:left w:val="single" w:sz="16" w:space="0" w:color="000000"/>
              <w:bottom w:val="nil"/>
            </w:tcBorders>
            <w:shd w:val="clear" w:color="auto" w:fill="FFFFFF"/>
            <w:vAlign w:val="center"/>
          </w:tcPr>
          <w:p w14:paraId="4189057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40A4087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6FE498D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2FC8360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2.796</w:t>
            </w:r>
          </w:p>
        </w:tc>
        <w:tc>
          <w:tcPr>
            <w:tcW w:w="1423" w:type="dxa"/>
            <w:tcBorders>
              <w:top w:val="nil"/>
              <w:bottom w:val="nil"/>
            </w:tcBorders>
            <w:shd w:val="clear" w:color="auto" w:fill="FFFFFF"/>
            <w:vAlign w:val="center"/>
          </w:tcPr>
          <w:p w14:paraId="2ECCFD1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1.4830</w:t>
            </w:r>
          </w:p>
        </w:tc>
        <w:tc>
          <w:tcPr>
            <w:tcW w:w="1014" w:type="dxa"/>
            <w:tcBorders>
              <w:top w:val="nil"/>
              <w:bottom w:val="nil"/>
            </w:tcBorders>
            <w:shd w:val="clear" w:color="auto" w:fill="FFFFFF"/>
            <w:vAlign w:val="center"/>
          </w:tcPr>
          <w:p w14:paraId="09151ED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.140</w:t>
            </w:r>
          </w:p>
        </w:tc>
        <w:tc>
          <w:tcPr>
            <w:tcW w:w="1060" w:type="dxa"/>
            <w:tcBorders>
              <w:top w:val="nil"/>
              <w:bottom w:val="nil"/>
              <w:right w:val="single" w:sz="16" w:space="0" w:color="000000"/>
            </w:tcBorders>
            <w:shd w:val="clear" w:color="auto" w:fill="FFFFFF"/>
            <w:vAlign w:val="center"/>
          </w:tcPr>
          <w:p w14:paraId="0A4CD14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5B0C9C20"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30F1744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h6</w:t>
            </w:r>
          </w:p>
        </w:tc>
        <w:tc>
          <w:tcPr>
            <w:tcW w:w="1014" w:type="dxa"/>
            <w:tcBorders>
              <w:top w:val="nil"/>
              <w:left w:val="single" w:sz="16" w:space="0" w:color="000000"/>
              <w:bottom w:val="nil"/>
            </w:tcBorders>
            <w:shd w:val="clear" w:color="auto" w:fill="FFFFFF"/>
            <w:vAlign w:val="center"/>
          </w:tcPr>
          <w:p w14:paraId="3A077AB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4BFAFED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77105C5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49B28F2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4.336</w:t>
            </w:r>
          </w:p>
        </w:tc>
        <w:tc>
          <w:tcPr>
            <w:tcW w:w="1423" w:type="dxa"/>
            <w:tcBorders>
              <w:top w:val="nil"/>
              <w:bottom w:val="nil"/>
            </w:tcBorders>
            <w:shd w:val="clear" w:color="auto" w:fill="FFFFFF"/>
            <w:vAlign w:val="center"/>
          </w:tcPr>
          <w:p w14:paraId="622BA60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.9221</w:t>
            </w:r>
          </w:p>
        </w:tc>
        <w:tc>
          <w:tcPr>
            <w:tcW w:w="1014" w:type="dxa"/>
            <w:tcBorders>
              <w:top w:val="nil"/>
              <w:bottom w:val="nil"/>
            </w:tcBorders>
            <w:shd w:val="clear" w:color="auto" w:fill="FFFFFF"/>
            <w:vAlign w:val="center"/>
          </w:tcPr>
          <w:p w14:paraId="3F8C93D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-1.558</w:t>
            </w:r>
          </w:p>
        </w:tc>
        <w:tc>
          <w:tcPr>
            <w:tcW w:w="1060" w:type="dxa"/>
            <w:tcBorders>
              <w:top w:val="nil"/>
              <w:bottom w:val="nil"/>
              <w:right w:val="single" w:sz="16" w:space="0" w:color="000000"/>
            </w:tcBorders>
            <w:shd w:val="clear" w:color="auto" w:fill="FFFFFF"/>
            <w:vAlign w:val="center"/>
          </w:tcPr>
          <w:p w14:paraId="0F0F5A6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6BE1149B"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0DCE6EF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h7</w:t>
            </w:r>
          </w:p>
        </w:tc>
        <w:tc>
          <w:tcPr>
            <w:tcW w:w="1014" w:type="dxa"/>
            <w:tcBorders>
              <w:top w:val="nil"/>
              <w:left w:val="single" w:sz="16" w:space="0" w:color="000000"/>
              <w:bottom w:val="nil"/>
            </w:tcBorders>
            <w:shd w:val="clear" w:color="auto" w:fill="FFFFFF"/>
            <w:vAlign w:val="center"/>
          </w:tcPr>
          <w:p w14:paraId="4384A0F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521F573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17623AD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2E77293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3.212</w:t>
            </w:r>
          </w:p>
        </w:tc>
        <w:tc>
          <w:tcPr>
            <w:tcW w:w="1423" w:type="dxa"/>
            <w:tcBorders>
              <w:top w:val="nil"/>
              <w:bottom w:val="nil"/>
            </w:tcBorders>
            <w:shd w:val="clear" w:color="auto" w:fill="FFFFFF"/>
            <w:vAlign w:val="center"/>
          </w:tcPr>
          <w:p w14:paraId="2C75BD5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1.2353</w:t>
            </w:r>
          </w:p>
        </w:tc>
        <w:tc>
          <w:tcPr>
            <w:tcW w:w="1014" w:type="dxa"/>
            <w:tcBorders>
              <w:top w:val="nil"/>
              <w:bottom w:val="nil"/>
            </w:tcBorders>
            <w:shd w:val="clear" w:color="auto" w:fill="FFFFFF"/>
            <w:vAlign w:val="center"/>
          </w:tcPr>
          <w:p w14:paraId="3BEC69B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-.212</w:t>
            </w:r>
          </w:p>
        </w:tc>
        <w:tc>
          <w:tcPr>
            <w:tcW w:w="1060" w:type="dxa"/>
            <w:tcBorders>
              <w:top w:val="nil"/>
              <w:bottom w:val="nil"/>
              <w:right w:val="single" w:sz="16" w:space="0" w:color="000000"/>
            </w:tcBorders>
            <w:shd w:val="clear" w:color="auto" w:fill="FFFFFF"/>
            <w:vAlign w:val="center"/>
          </w:tcPr>
          <w:p w14:paraId="77A0B8D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5849FB70"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34E0772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h8</w:t>
            </w:r>
          </w:p>
        </w:tc>
        <w:tc>
          <w:tcPr>
            <w:tcW w:w="1014" w:type="dxa"/>
            <w:tcBorders>
              <w:top w:val="nil"/>
              <w:left w:val="single" w:sz="16" w:space="0" w:color="000000"/>
              <w:bottom w:val="nil"/>
            </w:tcBorders>
            <w:shd w:val="clear" w:color="auto" w:fill="FFFFFF"/>
            <w:vAlign w:val="center"/>
          </w:tcPr>
          <w:p w14:paraId="2248860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5349EF5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566EC22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721C2AA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3.566</w:t>
            </w:r>
          </w:p>
        </w:tc>
        <w:tc>
          <w:tcPr>
            <w:tcW w:w="1423" w:type="dxa"/>
            <w:tcBorders>
              <w:top w:val="nil"/>
              <w:bottom w:val="nil"/>
            </w:tcBorders>
            <w:shd w:val="clear" w:color="auto" w:fill="FFFFFF"/>
            <w:vAlign w:val="center"/>
          </w:tcPr>
          <w:p w14:paraId="3D9E82D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1.0846</w:t>
            </w:r>
          </w:p>
        </w:tc>
        <w:tc>
          <w:tcPr>
            <w:tcW w:w="1014" w:type="dxa"/>
            <w:tcBorders>
              <w:top w:val="nil"/>
              <w:bottom w:val="nil"/>
            </w:tcBorders>
            <w:shd w:val="clear" w:color="auto" w:fill="FFFFFF"/>
            <w:vAlign w:val="center"/>
          </w:tcPr>
          <w:p w14:paraId="050D86E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-.558</w:t>
            </w:r>
          </w:p>
        </w:tc>
        <w:tc>
          <w:tcPr>
            <w:tcW w:w="1060" w:type="dxa"/>
            <w:tcBorders>
              <w:top w:val="nil"/>
              <w:bottom w:val="nil"/>
              <w:right w:val="single" w:sz="16" w:space="0" w:color="000000"/>
            </w:tcBorders>
            <w:shd w:val="clear" w:color="auto" w:fill="FFFFFF"/>
            <w:vAlign w:val="center"/>
          </w:tcPr>
          <w:p w14:paraId="72FC68B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2BCDA0B6"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293FD22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h9</w:t>
            </w:r>
          </w:p>
        </w:tc>
        <w:tc>
          <w:tcPr>
            <w:tcW w:w="1014" w:type="dxa"/>
            <w:tcBorders>
              <w:top w:val="nil"/>
              <w:left w:val="single" w:sz="16" w:space="0" w:color="000000"/>
              <w:bottom w:val="nil"/>
            </w:tcBorders>
            <w:shd w:val="clear" w:color="auto" w:fill="FFFFFF"/>
            <w:vAlign w:val="center"/>
          </w:tcPr>
          <w:p w14:paraId="106CF8A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3F8D09F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20C54CD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4C2269D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3.469</w:t>
            </w:r>
          </w:p>
        </w:tc>
        <w:tc>
          <w:tcPr>
            <w:tcW w:w="1423" w:type="dxa"/>
            <w:tcBorders>
              <w:top w:val="nil"/>
              <w:bottom w:val="nil"/>
            </w:tcBorders>
            <w:shd w:val="clear" w:color="auto" w:fill="FFFFFF"/>
            <w:vAlign w:val="center"/>
          </w:tcPr>
          <w:p w14:paraId="5F442A3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1.2325</w:t>
            </w:r>
          </w:p>
        </w:tc>
        <w:tc>
          <w:tcPr>
            <w:tcW w:w="1014" w:type="dxa"/>
            <w:tcBorders>
              <w:top w:val="nil"/>
              <w:bottom w:val="nil"/>
            </w:tcBorders>
            <w:shd w:val="clear" w:color="auto" w:fill="FFFFFF"/>
            <w:vAlign w:val="center"/>
          </w:tcPr>
          <w:p w14:paraId="55152FA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-.495</w:t>
            </w:r>
          </w:p>
        </w:tc>
        <w:tc>
          <w:tcPr>
            <w:tcW w:w="1060" w:type="dxa"/>
            <w:tcBorders>
              <w:top w:val="nil"/>
              <w:bottom w:val="nil"/>
              <w:right w:val="single" w:sz="16" w:space="0" w:color="000000"/>
            </w:tcBorders>
            <w:shd w:val="clear" w:color="auto" w:fill="FFFFFF"/>
            <w:vAlign w:val="center"/>
          </w:tcPr>
          <w:p w14:paraId="28D26DD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64E5BE13"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0A9B2F6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h10</w:t>
            </w:r>
          </w:p>
        </w:tc>
        <w:tc>
          <w:tcPr>
            <w:tcW w:w="1014" w:type="dxa"/>
            <w:tcBorders>
              <w:top w:val="nil"/>
              <w:left w:val="single" w:sz="16" w:space="0" w:color="000000"/>
              <w:bottom w:val="nil"/>
            </w:tcBorders>
            <w:shd w:val="clear" w:color="auto" w:fill="FFFFFF"/>
            <w:vAlign w:val="center"/>
          </w:tcPr>
          <w:p w14:paraId="7E76284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15F33B6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2F3AA69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78152C2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2.274</w:t>
            </w:r>
          </w:p>
        </w:tc>
        <w:tc>
          <w:tcPr>
            <w:tcW w:w="1423" w:type="dxa"/>
            <w:tcBorders>
              <w:top w:val="nil"/>
              <w:bottom w:val="nil"/>
            </w:tcBorders>
            <w:shd w:val="clear" w:color="auto" w:fill="FFFFFF"/>
            <w:vAlign w:val="center"/>
          </w:tcPr>
          <w:p w14:paraId="5F4C547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1.3903</w:t>
            </w:r>
          </w:p>
        </w:tc>
        <w:tc>
          <w:tcPr>
            <w:tcW w:w="1014" w:type="dxa"/>
            <w:tcBorders>
              <w:top w:val="nil"/>
              <w:bottom w:val="nil"/>
            </w:tcBorders>
            <w:shd w:val="clear" w:color="auto" w:fill="FFFFFF"/>
            <w:vAlign w:val="center"/>
          </w:tcPr>
          <w:p w14:paraId="0E52751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.752</w:t>
            </w:r>
          </w:p>
        </w:tc>
        <w:tc>
          <w:tcPr>
            <w:tcW w:w="1060" w:type="dxa"/>
            <w:tcBorders>
              <w:top w:val="nil"/>
              <w:bottom w:val="nil"/>
              <w:right w:val="single" w:sz="16" w:space="0" w:color="000000"/>
            </w:tcBorders>
            <w:shd w:val="clear" w:color="auto" w:fill="FFFFFF"/>
            <w:vAlign w:val="center"/>
          </w:tcPr>
          <w:p w14:paraId="0C639F5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533E28A5"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5CB9D27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h11</w:t>
            </w:r>
          </w:p>
        </w:tc>
        <w:tc>
          <w:tcPr>
            <w:tcW w:w="1014" w:type="dxa"/>
            <w:tcBorders>
              <w:top w:val="nil"/>
              <w:left w:val="single" w:sz="16" w:space="0" w:color="000000"/>
              <w:bottom w:val="nil"/>
            </w:tcBorders>
            <w:shd w:val="clear" w:color="auto" w:fill="FFFFFF"/>
            <w:vAlign w:val="center"/>
          </w:tcPr>
          <w:p w14:paraId="5FCB165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0D24C08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55FBBCD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3589236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3.965</w:t>
            </w:r>
          </w:p>
        </w:tc>
        <w:tc>
          <w:tcPr>
            <w:tcW w:w="1423" w:type="dxa"/>
            <w:tcBorders>
              <w:top w:val="nil"/>
              <w:bottom w:val="nil"/>
            </w:tcBorders>
            <w:shd w:val="clear" w:color="auto" w:fill="FFFFFF"/>
            <w:vAlign w:val="center"/>
          </w:tcPr>
          <w:p w14:paraId="691F29C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1.1254</w:t>
            </w:r>
          </w:p>
        </w:tc>
        <w:tc>
          <w:tcPr>
            <w:tcW w:w="1014" w:type="dxa"/>
            <w:tcBorders>
              <w:top w:val="nil"/>
              <w:bottom w:val="nil"/>
            </w:tcBorders>
            <w:shd w:val="clear" w:color="auto" w:fill="FFFFFF"/>
            <w:vAlign w:val="center"/>
          </w:tcPr>
          <w:p w14:paraId="6B93E7C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-.848</w:t>
            </w:r>
          </w:p>
        </w:tc>
        <w:tc>
          <w:tcPr>
            <w:tcW w:w="1060" w:type="dxa"/>
            <w:tcBorders>
              <w:top w:val="nil"/>
              <w:bottom w:val="nil"/>
              <w:right w:val="single" w:sz="16" w:space="0" w:color="000000"/>
            </w:tcBorders>
            <w:shd w:val="clear" w:color="auto" w:fill="FFFFFF"/>
            <w:vAlign w:val="center"/>
          </w:tcPr>
          <w:p w14:paraId="242FA79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3EC9E313"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12AA306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h12</w:t>
            </w:r>
          </w:p>
        </w:tc>
        <w:tc>
          <w:tcPr>
            <w:tcW w:w="1014" w:type="dxa"/>
            <w:tcBorders>
              <w:top w:val="nil"/>
              <w:left w:val="single" w:sz="16" w:space="0" w:color="000000"/>
              <w:bottom w:val="nil"/>
            </w:tcBorders>
            <w:shd w:val="clear" w:color="auto" w:fill="FFFFFF"/>
            <w:vAlign w:val="center"/>
          </w:tcPr>
          <w:p w14:paraId="260F15C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2BC2C4D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6A062E4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0A29CF7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4.434</w:t>
            </w:r>
          </w:p>
        </w:tc>
        <w:tc>
          <w:tcPr>
            <w:tcW w:w="1423" w:type="dxa"/>
            <w:tcBorders>
              <w:top w:val="nil"/>
              <w:bottom w:val="nil"/>
            </w:tcBorders>
            <w:shd w:val="clear" w:color="auto" w:fill="FFFFFF"/>
            <w:vAlign w:val="center"/>
          </w:tcPr>
          <w:p w14:paraId="01086C7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.9246</w:t>
            </w:r>
          </w:p>
        </w:tc>
        <w:tc>
          <w:tcPr>
            <w:tcW w:w="1014" w:type="dxa"/>
            <w:tcBorders>
              <w:top w:val="nil"/>
              <w:bottom w:val="nil"/>
            </w:tcBorders>
            <w:shd w:val="clear" w:color="auto" w:fill="FFFFFF"/>
            <w:vAlign w:val="center"/>
          </w:tcPr>
          <w:p w14:paraId="3B34A94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-1.734</w:t>
            </w:r>
          </w:p>
        </w:tc>
        <w:tc>
          <w:tcPr>
            <w:tcW w:w="1060" w:type="dxa"/>
            <w:tcBorders>
              <w:top w:val="nil"/>
              <w:bottom w:val="nil"/>
              <w:right w:val="single" w:sz="16" w:space="0" w:color="000000"/>
            </w:tcBorders>
            <w:shd w:val="clear" w:color="auto" w:fill="FFFFFF"/>
            <w:vAlign w:val="center"/>
          </w:tcPr>
          <w:p w14:paraId="6E4DEEA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145A56BB"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6219185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lastRenderedPageBreak/>
              <w:t>h13</w:t>
            </w:r>
          </w:p>
        </w:tc>
        <w:tc>
          <w:tcPr>
            <w:tcW w:w="1014" w:type="dxa"/>
            <w:tcBorders>
              <w:top w:val="nil"/>
              <w:left w:val="single" w:sz="16" w:space="0" w:color="000000"/>
              <w:bottom w:val="nil"/>
            </w:tcBorders>
            <w:shd w:val="clear" w:color="auto" w:fill="FFFFFF"/>
            <w:vAlign w:val="center"/>
          </w:tcPr>
          <w:p w14:paraId="77C84DB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5A59A26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3BB8CD5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3BAA871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4.150</w:t>
            </w:r>
          </w:p>
        </w:tc>
        <w:tc>
          <w:tcPr>
            <w:tcW w:w="1423" w:type="dxa"/>
            <w:tcBorders>
              <w:top w:val="nil"/>
              <w:bottom w:val="nil"/>
            </w:tcBorders>
            <w:shd w:val="clear" w:color="auto" w:fill="FFFFFF"/>
            <w:vAlign w:val="center"/>
          </w:tcPr>
          <w:p w14:paraId="180CE98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.9085</w:t>
            </w:r>
          </w:p>
        </w:tc>
        <w:tc>
          <w:tcPr>
            <w:tcW w:w="1014" w:type="dxa"/>
            <w:tcBorders>
              <w:top w:val="nil"/>
              <w:bottom w:val="nil"/>
            </w:tcBorders>
            <w:shd w:val="clear" w:color="auto" w:fill="FFFFFF"/>
            <w:vAlign w:val="center"/>
          </w:tcPr>
          <w:p w14:paraId="4266A82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-1.032</w:t>
            </w:r>
          </w:p>
        </w:tc>
        <w:tc>
          <w:tcPr>
            <w:tcW w:w="1060" w:type="dxa"/>
            <w:tcBorders>
              <w:top w:val="nil"/>
              <w:bottom w:val="nil"/>
              <w:right w:val="single" w:sz="16" w:space="0" w:color="000000"/>
            </w:tcBorders>
            <w:shd w:val="clear" w:color="auto" w:fill="FFFFFF"/>
            <w:vAlign w:val="center"/>
          </w:tcPr>
          <w:p w14:paraId="774E5D3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751FBB08"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68BDF84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h14</w:t>
            </w:r>
          </w:p>
        </w:tc>
        <w:tc>
          <w:tcPr>
            <w:tcW w:w="1014" w:type="dxa"/>
            <w:tcBorders>
              <w:top w:val="nil"/>
              <w:left w:val="single" w:sz="16" w:space="0" w:color="000000"/>
              <w:bottom w:val="nil"/>
            </w:tcBorders>
            <w:shd w:val="clear" w:color="auto" w:fill="FFFFFF"/>
            <w:vAlign w:val="center"/>
          </w:tcPr>
          <w:p w14:paraId="5AEBC74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22484A0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4A4BDB1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5B20A2D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4.204</w:t>
            </w:r>
          </w:p>
        </w:tc>
        <w:tc>
          <w:tcPr>
            <w:tcW w:w="1423" w:type="dxa"/>
            <w:tcBorders>
              <w:top w:val="nil"/>
              <w:bottom w:val="nil"/>
            </w:tcBorders>
            <w:shd w:val="clear" w:color="auto" w:fill="FFFFFF"/>
            <w:vAlign w:val="center"/>
          </w:tcPr>
          <w:p w14:paraId="0E14401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.8779</w:t>
            </w:r>
          </w:p>
        </w:tc>
        <w:tc>
          <w:tcPr>
            <w:tcW w:w="1014" w:type="dxa"/>
            <w:tcBorders>
              <w:top w:val="nil"/>
              <w:bottom w:val="nil"/>
            </w:tcBorders>
            <w:shd w:val="clear" w:color="auto" w:fill="FFFFFF"/>
            <w:vAlign w:val="center"/>
          </w:tcPr>
          <w:p w14:paraId="39EB835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-1.057</w:t>
            </w:r>
          </w:p>
        </w:tc>
        <w:tc>
          <w:tcPr>
            <w:tcW w:w="1060" w:type="dxa"/>
            <w:tcBorders>
              <w:top w:val="nil"/>
              <w:bottom w:val="nil"/>
              <w:right w:val="single" w:sz="16" w:space="0" w:color="000000"/>
            </w:tcBorders>
            <w:shd w:val="clear" w:color="auto" w:fill="FFFFFF"/>
            <w:vAlign w:val="center"/>
          </w:tcPr>
          <w:p w14:paraId="1B1AFB1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60B990CC"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5D5710A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h15</w:t>
            </w:r>
          </w:p>
        </w:tc>
        <w:tc>
          <w:tcPr>
            <w:tcW w:w="1014" w:type="dxa"/>
            <w:tcBorders>
              <w:top w:val="nil"/>
              <w:left w:val="single" w:sz="16" w:space="0" w:color="000000"/>
              <w:bottom w:val="nil"/>
            </w:tcBorders>
            <w:shd w:val="clear" w:color="auto" w:fill="FFFFFF"/>
            <w:vAlign w:val="center"/>
          </w:tcPr>
          <w:p w14:paraId="70269C2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1440601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04B29AD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52EAC6B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3.062</w:t>
            </w:r>
          </w:p>
        </w:tc>
        <w:tc>
          <w:tcPr>
            <w:tcW w:w="1423" w:type="dxa"/>
            <w:tcBorders>
              <w:top w:val="nil"/>
              <w:bottom w:val="nil"/>
            </w:tcBorders>
            <w:shd w:val="clear" w:color="auto" w:fill="FFFFFF"/>
            <w:vAlign w:val="center"/>
          </w:tcPr>
          <w:p w14:paraId="13D6B64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1.2413</w:t>
            </w:r>
          </w:p>
        </w:tc>
        <w:tc>
          <w:tcPr>
            <w:tcW w:w="1014" w:type="dxa"/>
            <w:tcBorders>
              <w:top w:val="nil"/>
              <w:bottom w:val="nil"/>
            </w:tcBorders>
            <w:shd w:val="clear" w:color="auto" w:fill="FFFFFF"/>
            <w:vAlign w:val="center"/>
          </w:tcPr>
          <w:p w14:paraId="2F1A5F3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-.176</w:t>
            </w:r>
          </w:p>
        </w:tc>
        <w:tc>
          <w:tcPr>
            <w:tcW w:w="1060" w:type="dxa"/>
            <w:tcBorders>
              <w:top w:val="nil"/>
              <w:bottom w:val="nil"/>
              <w:right w:val="single" w:sz="16" w:space="0" w:color="000000"/>
            </w:tcBorders>
            <w:shd w:val="clear" w:color="auto" w:fill="FFFFFF"/>
            <w:vAlign w:val="center"/>
          </w:tcPr>
          <w:p w14:paraId="21C369A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78EF0CF0"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49F4CD7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h16</w:t>
            </w:r>
          </w:p>
        </w:tc>
        <w:tc>
          <w:tcPr>
            <w:tcW w:w="1014" w:type="dxa"/>
            <w:tcBorders>
              <w:top w:val="nil"/>
              <w:left w:val="single" w:sz="16" w:space="0" w:color="000000"/>
              <w:bottom w:val="nil"/>
            </w:tcBorders>
            <w:shd w:val="clear" w:color="auto" w:fill="FFFFFF"/>
            <w:vAlign w:val="center"/>
          </w:tcPr>
          <w:p w14:paraId="4F7BCCB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5B68501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4BD50EC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47A5616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3.841</w:t>
            </w:r>
          </w:p>
        </w:tc>
        <w:tc>
          <w:tcPr>
            <w:tcW w:w="1423" w:type="dxa"/>
            <w:tcBorders>
              <w:top w:val="nil"/>
              <w:bottom w:val="nil"/>
            </w:tcBorders>
            <w:shd w:val="clear" w:color="auto" w:fill="FFFFFF"/>
            <w:vAlign w:val="center"/>
          </w:tcPr>
          <w:p w14:paraId="2E97911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.9961</w:t>
            </w:r>
          </w:p>
        </w:tc>
        <w:tc>
          <w:tcPr>
            <w:tcW w:w="1014" w:type="dxa"/>
            <w:tcBorders>
              <w:top w:val="nil"/>
              <w:bottom w:val="nil"/>
            </w:tcBorders>
            <w:shd w:val="clear" w:color="auto" w:fill="FFFFFF"/>
            <w:vAlign w:val="center"/>
          </w:tcPr>
          <w:p w14:paraId="07A5771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-.666</w:t>
            </w:r>
          </w:p>
        </w:tc>
        <w:tc>
          <w:tcPr>
            <w:tcW w:w="1060" w:type="dxa"/>
            <w:tcBorders>
              <w:top w:val="nil"/>
              <w:bottom w:val="nil"/>
              <w:right w:val="single" w:sz="16" w:space="0" w:color="000000"/>
            </w:tcBorders>
            <w:shd w:val="clear" w:color="auto" w:fill="FFFFFF"/>
            <w:vAlign w:val="center"/>
          </w:tcPr>
          <w:p w14:paraId="71D7A55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62129185"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05D049A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h17</w:t>
            </w:r>
          </w:p>
        </w:tc>
        <w:tc>
          <w:tcPr>
            <w:tcW w:w="1014" w:type="dxa"/>
            <w:tcBorders>
              <w:top w:val="nil"/>
              <w:left w:val="single" w:sz="16" w:space="0" w:color="000000"/>
              <w:bottom w:val="nil"/>
            </w:tcBorders>
            <w:shd w:val="clear" w:color="auto" w:fill="FFFFFF"/>
            <w:vAlign w:val="center"/>
          </w:tcPr>
          <w:p w14:paraId="22A645E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5FD3F47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6156AC1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5514919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3.292</w:t>
            </w:r>
          </w:p>
        </w:tc>
        <w:tc>
          <w:tcPr>
            <w:tcW w:w="1423" w:type="dxa"/>
            <w:tcBorders>
              <w:top w:val="nil"/>
              <w:bottom w:val="nil"/>
            </w:tcBorders>
            <w:shd w:val="clear" w:color="auto" w:fill="FFFFFF"/>
            <w:vAlign w:val="center"/>
          </w:tcPr>
          <w:p w14:paraId="1121761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1.2151</w:t>
            </w:r>
          </w:p>
        </w:tc>
        <w:tc>
          <w:tcPr>
            <w:tcW w:w="1014" w:type="dxa"/>
            <w:tcBorders>
              <w:top w:val="nil"/>
              <w:bottom w:val="nil"/>
            </w:tcBorders>
            <w:shd w:val="clear" w:color="auto" w:fill="FFFFFF"/>
            <w:vAlign w:val="center"/>
          </w:tcPr>
          <w:p w14:paraId="4BBD1BD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-.277</w:t>
            </w:r>
          </w:p>
        </w:tc>
        <w:tc>
          <w:tcPr>
            <w:tcW w:w="1060" w:type="dxa"/>
            <w:tcBorders>
              <w:top w:val="nil"/>
              <w:bottom w:val="nil"/>
              <w:right w:val="single" w:sz="16" w:space="0" w:color="000000"/>
            </w:tcBorders>
            <w:shd w:val="clear" w:color="auto" w:fill="FFFFFF"/>
            <w:vAlign w:val="center"/>
          </w:tcPr>
          <w:p w14:paraId="30E1D0C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4C2E0AA3"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7D657C7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h18</w:t>
            </w:r>
          </w:p>
        </w:tc>
        <w:tc>
          <w:tcPr>
            <w:tcW w:w="1014" w:type="dxa"/>
            <w:tcBorders>
              <w:top w:val="nil"/>
              <w:left w:val="single" w:sz="16" w:space="0" w:color="000000"/>
              <w:bottom w:val="nil"/>
            </w:tcBorders>
            <w:shd w:val="clear" w:color="auto" w:fill="FFFFFF"/>
            <w:vAlign w:val="center"/>
          </w:tcPr>
          <w:p w14:paraId="3966048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19C89A9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3FDE794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54DE7E8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4.106</w:t>
            </w:r>
          </w:p>
        </w:tc>
        <w:tc>
          <w:tcPr>
            <w:tcW w:w="1423" w:type="dxa"/>
            <w:tcBorders>
              <w:top w:val="nil"/>
              <w:bottom w:val="nil"/>
            </w:tcBorders>
            <w:shd w:val="clear" w:color="auto" w:fill="FFFFFF"/>
            <w:vAlign w:val="center"/>
          </w:tcPr>
          <w:p w14:paraId="76A867D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.9483</w:t>
            </w:r>
          </w:p>
        </w:tc>
        <w:tc>
          <w:tcPr>
            <w:tcW w:w="1014" w:type="dxa"/>
            <w:tcBorders>
              <w:top w:val="nil"/>
              <w:bottom w:val="nil"/>
            </w:tcBorders>
            <w:shd w:val="clear" w:color="auto" w:fill="FFFFFF"/>
            <w:vAlign w:val="center"/>
          </w:tcPr>
          <w:p w14:paraId="35A5884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-.855</w:t>
            </w:r>
          </w:p>
        </w:tc>
        <w:tc>
          <w:tcPr>
            <w:tcW w:w="1060" w:type="dxa"/>
            <w:tcBorders>
              <w:top w:val="nil"/>
              <w:bottom w:val="nil"/>
              <w:right w:val="single" w:sz="16" w:space="0" w:color="000000"/>
            </w:tcBorders>
            <w:shd w:val="clear" w:color="auto" w:fill="FFFFFF"/>
            <w:vAlign w:val="center"/>
          </w:tcPr>
          <w:p w14:paraId="2A6A543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71486D58"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1D5AF9B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h19</w:t>
            </w:r>
          </w:p>
        </w:tc>
        <w:tc>
          <w:tcPr>
            <w:tcW w:w="1014" w:type="dxa"/>
            <w:tcBorders>
              <w:top w:val="nil"/>
              <w:left w:val="single" w:sz="16" w:space="0" w:color="000000"/>
              <w:bottom w:val="nil"/>
            </w:tcBorders>
            <w:shd w:val="clear" w:color="auto" w:fill="FFFFFF"/>
            <w:vAlign w:val="center"/>
          </w:tcPr>
          <w:p w14:paraId="4629B30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48C6B29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09BE45E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638BF90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3.681</w:t>
            </w:r>
          </w:p>
        </w:tc>
        <w:tc>
          <w:tcPr>
            <w:tcW w:w="1423" w:type="dxa"/>
            <w:tcBorders>
              <w:top w:val="nil"/>
              <w:bottom w:val="nil"/>
            </w:tcBorders>
            <w:shd w:val="clear" w:color="auto" w:fill="FFFFFF"/>
            <w:vAlign w:val="center"/>
          </w:tcPr>
          <w:p w14:paraId="0BDE043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1.0287</w:t>
            </w:r>
          </w:p>
        </w:tc>
        <w:tc>
          <w:tcPr>
            <w:tcW w:w="1014" w:type="dxa"/>
            <w:tcBorders>
              <w:top w:val="nil"/>
              <w:bottom w:val="nil"/>
            </w:tcBorders>
            <w:shd w:val="clear" w:color="auto" w:fill="FFFFFF"/>
            <w:vAlign w:val="center"/>
          </w:tcPr>
          <w:p w14:paraId="5F53CCE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-.677</w:t>
            </w:r>
          </w:p>
        </w:tc>
        <w:tc>
          <w:tcPr>
            <w:tcW w:w="1060" w:type="dxa"/>
            <w:tcBorders>
              <w:top w:val="nil"/>
              <w:bottom w:val="nil"/>
              <w:right w:val="single" w:sz="16" w:space="0" w:color="000000"/>
            </w:tcBorders>
            <w:shd w:val="clear" w:color="auto" w:fill="FFFFFF"/>
            <w:vAlign w:val="center"/>
          </w:tcPr>
          <w:p w14:paraId="2CE8927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2DB25E95"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0297C20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h20</w:t>
            </w:r>
          </w:p>
        </w:tc>
        <w:tc>
          <w:tcPr>
            <w:tcW w:w="1014" w:type="dxa"/>
            <w:tcBorders>
              <w:top w:val="nil"/>
              <w:left w:val="single" w:sz="16" w:space="0" w:color="000000"/>
              <w:bottom w:val="nil"/>
            </w:tcBorders>
            <w:shd w:val="clear" w:color="auto" w:fill="FFFFFF"/>
            <w:vAlign w:val="center"/>
          </w:tcPr>
          <w:p w14:paraId="12FC5AF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7639B0C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1E40DD3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3972CBD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3.885</w:t>
            </w:r>
          </w:p>
        </w:tc>
        <w:tc>
          <w:tcPr>
            <w:tcW w:w="1423" w:type="dxa"/>
            <w:tcBorders>
              <w:top w:val="nil"/>
              <w:bottom w:val="nil"/>
            </w:tcBorders>
            <w:shd w:val="clear" w:color="auto" w:fill="FFFFFF"/>
            <w:vAlign w:val="center"/>
          </w:tcPr>
          <w:p w14:paraId="0403AB1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.9706</w:t>
            </w:r>
          </w:p>
        </w:tc>
        <w:tc>
          <w:tcPr>
            <w:tcW w:w="1014" w:type="dxa"/>
            <w:tcBorders>
              <w:top w:val="nil"/>
              <w:bottom w:val="nil"/>
            </w:tcBorders>
            <w:shd w:val="clear" w:color="auto" w:fill="FFFFFF"/>
            <w:vAlign w:val="center"/>
          </w:tcPr>
          <w:p w14:paraId="1BC64D1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-.601</w:t>
            </w:r>
          </w:p>
        </w:tc>
        <w:tc>
          <w:tcPr>
            <w:tcW w:w="1060" w:type="dxa"/>
            <w:tcBorders>
              <w:top w:val="nil"/>
              <w:bottom w:val="nil"/>
              <w:right w:val="single" w:sz="16" w:space="0" w:color="000000"/>
            </w:tcBorders>
            <w:shd w:val="clear" w:color="auto" w:fill="FFFFFF"/>
            <w:vAlign w:val="center"/>
          </w:tcPr>
          <w:p w14:paraId="21895C9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4DD9A252"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2EE33D6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h21</w:t>
            </w:r>
          </w:p>
        </w:tc>
        <w:tc>
          <w:tcPr>
            <w:tcW w:w="1014" w:type="dxa"/>
            <w:tcBorders>
              <w:top w:val="nil"/>
              <w:left w:val="single" w:sz="16" w:space="0" w:color="000000"/>
              <w:bottom w:val="nil"/>
            </w:tcBorders>
            <w:shd w:val="clear" w:color="auto" w:fill="FFFFFF"/>
            <w:vAlign w:val="center"/>
          </w:tcPr>
          <w:p w14:paraId="5EB7E9B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508D118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4EE5526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4E976A1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4.398</w:t>
            </w:r>
          </w:p>
        </w:tc>
        <w:tc>
          <w:tcPr>
            <w:tcW w:w="1423" w:type="dxa"/>
            <w:tcBorders>
              <w:top w:val="nil"/>
              <w:bottom w:val="nil"/>
            </w:tcBorders>
            <w:shd w:val="clear" w:color="auto" w:fill="FFFFFF"/>
            <w:vAlign w:val="center"/>
          </w:tcPr>
          <w:p w14:paraId="21CE26C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.8403</w:t>
            </w:r>
          </w:p>
        </w:tc>
        <w:tc>
          <w:tcPr>
            <w:tcW w:w="1014" w:type="dxa"/>
            <w:tcBorders>
              <w:top w:val="nil"/>
              <w:bottom w:val="nil"/>
            </w:tcBorders>
            <w:shd w:val="clear" w:color="auto" w:fill="FFFFFF"/>
            <w:vAlign w:val="center"/>
          </w:tcPr>
          <w:p w14:paraId="7CB1CCF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-1.787</w:t>
            </w:r>
          </w:p>
        </w:tc>
        <w:tc>
          <w:tcPr>
            <w:tcW w:w="1060" w:type="dxa"/>
            <w:tcBorders>
              <w:top w:val="nil"/>
              <w:bottom w:val="nil"/>
              <w:right w:val="single" w:sz="16" w:space="0" w:color="000000"/>
            </w:tcBorders>
            <w:shd w:val="clear" w:color="auto" w:fill="FFFFFF"/>
            <w:vAlign w:val="center"/>
          </w:tcPr>
          <w:p w14:paraId="4C1146E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6AAAAFE6"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3135098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h22</w:t>
            </w:r>
          </w:p>
        </w:tc>
        <w:tc>
          <w:tcPr>
            <w:tcW w:w="1014" w:type="dxa"/>
            <w:tcBorders>
              <w:top w:val="nil"/>
              <w:left w:val="single" w:sz="16" w:space="0" w:color="000000"/>
              <w:bottom w:val="nil"/>
            </w:tcBorders>
            <w:shd w:val="clear" w:color="auto" w:fill="FFFFFF"/>
            <w:vAlign w:val="center"/>
          </w:tcPr>
          <w:p w14:paraId="5ABBE69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758A51E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5674C7F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5928E9E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3.823</w:t>
            </w:r>
          </w:p>
        </w:tc>
        <w:tc>
          <w:tcPr>
            <w:tcW w:w="1423" w:type="dxa"/>
            <w:tcBorders>
              <w:top w:val="nil"/>
              <w:bottom w:val="nil"/>
            </w:tcBorders>
            <w:shd w:val="clear" w:color="auto" w:fill="FFFFFF"/>
            <w:vAlign w:val="center"/>
          </w:tcPr>
          <w:p w14:paraId="11A16D0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.9184</w:t>
            </w:r>
          </w:p>
        </w:tc>
        <w:tc>
          <w:tcPr>
            <w:tcW w:w="1014" w:type="dxa"/>
            <w:tcBorders>
              <w:top w:val="nil"/>
              <w:bottom w:val="nil"/>
            </w:tcBorders>
            <w:shd w:val="clear" w:color="auto" w:fill="FFFFFF"/>
            <w:vAlign w:val="center"/>
          </w:tcPr>
          <w:p w14:paraId="78E15F6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-.695</w:t>
            </w:r>
          </w:p>
        </w:tc>
        <w:tc>
          <w:tcPr>
            <w:tcW w:w="1060" w:type="dxa"/>
            <w:tcBorders>
              <w:top w:val="nil"/>
              <w:bottom w:val="nil"/>
              <w:right w:val="single" w:sz="16" w:space="0" w:color="000000"/>
            </w:tcBorders>
            <w:shd w:val="clear" w:color="auto" w:fill="FFFFFF"/>
            <w:vAlign w:val="center"/>
          </w:tcPr>
          <w:p w14:paraId="7916619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73C38AF1"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312B06D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h23</w:t>
            </w:r>
          </w:p>
        </w:tc>
        <w:tc>
          <w:tcPr>
            <w:tcW w:w="1014" w:type="dxa"/>
            <w:tcBorders>
              <w:top w:val="nil"/>
              <w:left w:val="single" w:sz="16" w:space="0" w:color="000000"/>
              <w:bottom w:val="nil"/>
            </w:tcBorders>
            <w:shd w:val="clear" w:color="auto" w:fill="FFFFFF"/>
            <w:vAlign w:val="center"/>
          </w:tcPr>
          <w:p w14:paraId="5AB30CD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2201B6E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36D1B6D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266065E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3.372</w:t>
            </w:r>
          </w:p>
        </w:tc>
        <w:tc>
          <w:tcPr>
            <w:tcW w:w="1423" w:type="dxa"/>
            <w:tcBorders>
              <w:top w:val="nil"/>
              <w:bottom w:val="nil"/>
            </w:tcBorders>
            <w:shd w:val="clear" w:color="auto" w:fill="FFFFFF"/>
            <w:vAlign w:val="center"/>
          </w:tcPr>
          <w:p w14:paraId="5B31CB7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1.1433</w:t>
            </w:r>
          </w:p>
        </w:tc>
        <w:tc>
          <w:tcPr>
            <w:tcW w:w="1014" w:type="dxa"/>
            <w:tcBorders>
              <w:top w:val="nil"/>
              <w:bottom w:val="nil"/>
            </w:tcBorders>
            <w:shd w:val="clear" w:color="auto" w:fill="FFFFFF"/>
            <w:vAlign w:val="center"/>
          </w:tcPr>
          <w:p w14:paraId="2057AD2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-.262</w:t>
            </w:r>
          </w:p>
        </w:tc>
        <w:tc>
          <w:tcPr>
            <w:tcW w:w="1060" w:type="dxa"/>
            <w:tcBorders>
              <w:top w:val="nil"/>
              <w:bottom w:val="nil"/>
              <w:right w:val="single" w:sz="16" w:space="0" w:color="000000"/>
            </w:tcBorders>
            <w:shd w:val="clear" w:color="auto" w:fill="FFFFFF"/>
            <w:vAlign w:val="center"/>
          </w:tcPr>
          <w:p w14:paraId="5E9ACD5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7E97C6BF" w14:textId="77777777" w:rsidTr="0033312E">
        <w:trPr>
          <w:cantSplit/>
          <w:jc w:val="center"/>
        </w:trPr>
        <w:tc>
          <w:tcPr>
            <w:tcW w:w="1681" w:type="dxa"/>
            <w:tcBorders>
              <w:top w:val="nil"/>
              <w:left w:val="single" w:sz="16" w:space="0" w:color="000000"/>
              <w:bottom w:val="nil"/>
              <w:right w:val="single" w:sz="16" w:space="0" w:color="000000"/>
            </w:tcBorders>
            <w:shd w:val="clear" w:color="auto" w:fill="FFFFFF"/>
            <w:vAlign w:val="center"/>
          </w:tcPr>
          <w:p w14:paraId="2FB63CA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h24</w:t>
            </w:r>
          </w:p>
        </w:tc>
        <w:tc>
          <w:tcPr>
            <w:tcW w:w="1014" w:type="dxa"/>
            <w:tcBorders>
              <w:top w:val="nil"/>
              <w:left w:val="single" w:sz="16" w:space="0" w:color="000000"/>
              <w:bottom w:val="nil"/>
            </w:tcBorders>
            <w:shd w:val="clear" w:color="auto" w:fill="FFFFFF"/>
            <w:vAlign w:val="center"/>
          </w:tcPr>
          <w:p w14:paraId="7D42C63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nil"/>
            </w:tcBorders>
            <w:shd w:val="clear" w:color="auto" w:fill="FFFFFF"/>
            <w:vAlign w:val="center"/>
          </w:tcPr>
          <w:p w14:paraId="05BBE2A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w:t>
            </w:r>
          </w:p>
        </w:tc>
        <w:tc>
          <w:tcPr>
            <w:tcW w:w="1090" w:type="dxa"/>
            <w:tcBorders>
              <w:top w:val="nil"/>
              <w:bottom w:val="nil"/>
            </w:tcBorders>
            <w:shd w:val="clear" w:color="auto" w:fill="FFFFFF"/>
            <w:vAlign w:val="center"/>
          </w:tcPr>
          <w:p w14:paraId="13F23DF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5.0</w:t>
            </w:r>
          </w:p>
        </w:tc>
        <w:tc>
          <w:tcPr>
            <w:tcW w:w="1014" w:type="dxa"/>
            <w:tcBorders>
              <w:top w:val="nil"/>
              <w:bottom w:val="nil"/>
            </w:tcBorders>
            <w:shd w:val="clear" w:color="auto" w:fill="FFFFFF"/>
            <w:vAlign w:val="center"/>
          </w:tcPr>
          <w:p w14:paraId="4F40E44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3.319</w:t>
            </w:r>
          </w:p>
        </w:tc>
        <w:tc>
          <w:tcPr>
            <w:tcW w:w="1423" w:type="dxa"/>
            <w:tcBorders>
              <w:top w:val="nil"/>
              <w:bottom w:val="nil"/>
            </w:tcBorders>
            <w:shd w:val="clear" w:color="auto" w:fill="FFFFFF"/>
            <w:vAlign w:val="center"/>
          </w:tcPr>
          <w:p w14:paraId="0782820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1.1281</w:t>
            </w:r>
          </w:p>
        </w:tc>
        <w:tc>
          <w:tcPr>
            <w:tcW w:w="1014" w:type="dxa"/>
            <w:tcBorders>
              <w:top w:val="nil"/>
              <w:bottom w:val="nil"/>
            </w:tcBorders>
            <w:shd w:val="clear" w:color="auto" w:fill="FFFFFF"/>
            <w:vAlign w:val="center"/>
          </w:tcPr>
          <w:p w14:paraId="34C371F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-.278</w:t>
            </w:r>
          </w:p>
        </w:tc>
        <w:tc>
          <w:tcPr>
            <w:tcW w:w="1060" w:type="dxa"/>
            <w:tcBorders>
              <w:top w:val="nil"/>
              <w:bottom w:val="nil"/>
              <w:right w:val="single" w:sz="16" w:space="0" w:color="000000"/>
            </w:tcBorders>
            <w:shd w:val="clear" w:color="auto" w:fill="FFFFFF"/>
            <w:vAlign w:val="center"/>
          </w:tcPr>
          <w:p w14:paraId="48F8747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.227</w:t>
            </w:r>
          </w:p>
        </w:tc>
      </w:tr>
      <w:tr w:rsidR="0033312E" w:rsidRPr="0033312E" w14:paraId="4ECA7EF1" w14:textId="77777777" w:rsidTr="0033312E">
        <w:trPr>
          <w:cantSplit/>
          <w:jc w:val="center"/>
        </w:trPr>
        <w:tc>
          <w:tcPr>
            <w:tcW w:w="1681" w:type="dxa"/>
            <w:tcBorders>
              <w:top w:val="nil"/>
              <w:left w:val="single" w:sz="16" w:space="0" w:color="000000"/>
              <w:bottom w:val="single" w:sz="16" w:space="0" w:color="000000"/>
              <w:right w:val="single" w:sz="16" w:space="0" w:color="000000"/>
            </w:tcBorders>
            <w:shd w:val="clear" w:color="auto" w:fill="FFFFFF"/>
            <w:vAlign w:val="center"/>
          </w:tcPr>
          <w:p w14:paraId="1FB09A5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Valid N (listwise)</w:t>
            </w:r>
          </w:p>
        </w:tc>
        <w:tc>
          <w:tcPr>
            <w:tcW w:w="1014" w:type="dxa"/>
            <w:tcBorders>
              <w:top w:val="nil"/>
              <w:left w:val="single" w:sz="16" w:space="0" w:color="000000"/>
              <w:bottom w:val="single" w:sz="16" w:space="0" w:color="000000"/>
            </w:tcBorders>
            <w:shd w:val="clear" w:color="auto" w:fill="FFFFFF"/>
            <w:vAlign w:val="center"/>
          </w:tcPr>
          <w:p w14:paraId="551D559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113</w:t>
            </w:r>
          </w:p>
        </w:tc>
        <w:tc>
          <w:tcPr>
            <w:tcW w:w="1060" w:type="dxa"/>
            <w:tcBorders>
              <w:top w:val="nil"/>
              <w:bottom w:val="single" w:sz="16" w:space="0" w:color="000000"/>
            </w:tcBorders>
            <w:shd w:val="clear" w:color="auto" w:fill="FFFFFF"/>
            <w:vAlign w:val="center"/>
          </w:tcPr>
          <w:p w14:paraId="616A64B7"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c>
          <w:tcPr>
            <w:tcW w:w="1090" w:type="dxa"/>
            <w:tcBorders>
              <w:top w:val="nil"/>
              <w:bottom w:val="single" w:sz="16" w:space="0" w:color="000000"/>
            </w:tcBorders>
            <w:shd w:val="clear" w:color="auto" w:fill="FFFFFF"/>
            <w:vAlign w:val="center"/>
          </w:tcPr>
          <w:p w14:paraId="49A6A3E9"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c>
          <w:tcPr>
            <w:tcW w:w="1014" w:type="dxa"/>
            <w:tcBorders>
              <w:top w:val="nil"/>
              <w:bottom w:val="single" w:sz="16" w:space="0" w:color="000000"/>
            </w:tcBorders>
            <w:shd w:val="clear" w:color="auto" w:fill="FFFFFF"/>
            <w:vAlign w:val="center"/>
          </w:tcPr>
          <w:p w14:paraId="18EAFCE9"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c>
          <w:tcPr>
            <w:tcW w:w="1423" w:type="dxa"/>
            <w:tcBorders>
              <w:top w:val="nil"/>
              <w:bottom w:val="single" w:sz="16" w:space="0" w:color="000000"/>
            </w:tcBorders>
            <w:shd w:val="clear" w:color="auto" w:fill="FFFFFF"/>
            <w:vAlign w:val="center"/>
          </w:tcPr>
          <w:p w14:paraId="09F53344"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c>
          <w:tcPr>
            <w:tcW w:w="1014" w:type="dxa"/>
            <w:tcBorders>
              <w:top w:val="nil"/>
              <w:bottom w:val="single" w:sz="16" w:space="0" w:color="000000"/>
            </w:tcBorders>
            <w:shd w:val="clear" w:color="auto" w:fill="FFFFFF"/>
            <w:vAlign w:val="center"/>
          </w:tcPr>
          <w:p w14:paraId="1EBC6928"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c>
          <w:tcPr>
            <w:tcW w:w="1060" w:type="dxa"/>
            <w:tcBorders>
              <w:top w:val="nil"/>
              <w:bottom w:val="single" w:sz="16" w:space="0" w:color="000000"/>
              <w:right w:val="single" w:sz="16" w:space="0" w:color="000000"/>
            </w:tcBorders>
            <w:shd w:val="clear" w:color="auto" w:fill="FFFFFF"/>
            <w:vAlign w:val="center"/>
          </w:tcPr>
          <w:p w14:paraId="3D1AF8E0"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r>
    </w:tbl>
    <w:p w14:paraId="4974CE06" w14:textId="77777777" w:rsidR="00971866" w:rsidRPr="00471054" w:rsidRDefault="00971866" w:rsidP="00971866">
      <w:pPr>
        <w:bidi/>
        <w:ind w:firstLine="227"/>
        <w:jc w:val="both"/>
        <w:rPr>
          <w:rFonts w:ascii="B Lotus" w:hAnsi="B Lotus" w:cs="B Lotus"/>
          <w:sz w:val="24"/>
          <w:szCs w:val="24"/>
          <w:rtl/>
          <w:lang w:bidi="fa-IR"/>
        </w:rPr>
      </w:pPr>
    </w:p>
    <w:tbl>
      <w:tblPr>
        <w:tblW w:w="59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9"/>
        <w:gridCol w:w="2529"/>
        <w:gridCol w:w="2642"/>
      </w:tblGrid>
      <w:tr w:rsidR="0033312E" w:rsidRPr="0033312E" w14:paraId="14FBE81F" w14:textId="77777777" w:rsidTr="0033312E">
        <w:trPr>
          <w:cantSplit/>
          <w:jc w:val="center"/>
        </w:trPr>
        <w:tc>
          <w:tcPr>
            <w:tcW w:w="5960" w:type="dxa"/>
            <w:gridSpan w:val="3"/>
            <w:tcBorders>
              <w:top w:val="nil"/>
              <w:left w:val="nil"/>
              <w:bottom w:val="nil"/>
              <w:right w:val="nil"/>
            </w:tcBorders>
            <w:shd w:val="clear" w:color="auto" w:fill="FFFFFF"/>
            <w:vAlign w:val="center"/>
          </w:tcPr>
          <w:p w14:paraId="21109A4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b/>
                <w:bCs/>
                <w:color w:val="000000"/>
                <w:sz w:val="18"/>
                <w:szCs w:val="18"/>
              </w:rPr>
              <w:t>Descriptive Statistics</w:t>
            </w:r>
          </w:p>
        </w:tc>
      </w:tr>
      <w:tr w:rsidR="0033312E" w:rsidRPr="0033312E" w14:paraId="002ABFD1" w14:textId="77777777" w:rsidTr="0033312E">
        <w:trPr>
          <w:cantSplit/>
          <w:jc w:val="center"/>
        </w:trPr>
        <w:tc>
          <w:tcPr>
            <w:tcW w:w="789" w:type="dxa"/>
            <w:vMerge w:val="restart"/>
            <w:tcBorders>
              <w:top w:val="single" w:sz="16" w:space="0" w:color="000000"/>
              <w:left w:val="single" w:sz="16" w:space="0" w:color="000000"/>
              <w:bottom w:val="nil"/>
              <w:right w:val="single" w:sz="16" w:space="0" w:color="000000"/>
            </w:tcBorders>
            <w:shd w:val="clear" w:color="auto" w:fill="FFFFFF"/>
            <w:vAlign w:val="center"/>
          </w:tcPr>
          <w:p w14:paraId="1F049B92"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c>
          <w:tcPr>
            <w:tcW w:w="5171" w:type="dxa"/>
            <w:gridSpan w:val="2"/>
            <w:tcBorders>
              <w:top w:val="single" w:sz="16" w:space="0" w:color="000000"/>
              <w:left w:val="single" w:sz="16" w:space="0" w:color="000000"/>
              <w:right w:val="single" w:sz="16" w:space="0" w:color="000000"/>
            </w:tcBorders>
            <w:shd w:val="clear" w:color="auto" w:fill="FFFFFF"/>
            <w:vAlign w:val="center"/>
          </w:tcPr>
          <w:p w14:paraId="0ED0ED42"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Kurtosis</w:t>
            </w:r>
          </w:p>
        </w:tc>
      </w:tr>
      <w:tr w:rsidR="0033312E" w:rsidRPr="0033312E" w14:paraId="69A0F43C" w14:textId="77777777" w:rsidTr="0033312E">
        <w:trPr>
          <w:cantSplit/>
          <w:jc w:val="center"/>
        </w:trPr>
        <w:tc>
          <w:tcPr>
            <w:tcW w:w="789" w:type="dxa"/>
            <w:vMerge/>
            <w:tcBorders>
              <w:top w:val="single" w:sz="16" w:space="0" w:color="000000"/>
              <w:left w:val="single" w:sz="16" w:space="0" w:color="000000"/>
              <w:bottom w:val="nil"/>
              <w:right w:val="single" w:sz="16" w:space="0" w:color="000000"/>
            </w:tcBorders>
            <w:shd w:val="clear" w:color="auto" w:fill="FFFFFF"/>
            <w:vAlign w:val="center"/>
          </w:tcPr>
          <w:p w14:paraId="030D694E" w14:textId="77777777" w:rsidR="0033312E" w:rsidRPr="0033312E" w:rsidRDefault="0033312E" w:rsidP="0033312E">
            <w:pPr>
              <w:widowControl w:val="0"/>
              <w:autoSpaceDE w:val="0"/>
              <w:autoSpaceDN w:val="0"/>
              <w:adjustRightInd w:val="0"/>
              <w:spacing w:after="0" w:line="240" w:lineRule="auto"/>
              <w:jc w:val="center"/>
              <w:rPr>
                <w:rFonts w:ascii="Arial" w:eastAsiaTheme="minorEastAsia" w:hAnsi="Arial" w:cs="Arial"/>
                <w:color w:val="000000"/>
                <w:sz w:val="18"/>
                <w:szCs w:val="18"/>
              </w:rPr>
            </w:pPr>
          </w:p>
        </w:tc>
        <w:tc>
          <w:tcPr>
            <w:tcW w:w="2529" w:type="dxa"/>
            <w:tcBorders>
              <w:left w:val="single" w:sz="16" w:space="0" w:color="000000"/>
              <w:bottom w:val="single" w:sz="16" w:space="0" w:color="000000"/>
            </w:tcBorders>
            <w:shd w:val="clear" w:color="auto" w:fill="FFFFFF"/>
            <w:vAlign w:val="center"/>
          </w:tcPr>
          <w:p w14:paraId="348D878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Statistic</w:t>
            </w:r>
          </w:p>
        </w:tc>
        <w:tc>
          <w:tcPr>
            <w:tcW w:w="2642" w:type="dxa"/>
            <w:tcBorders>
              <w:bottom w:val="single" w:sz="16" w:space="0" w:color="000000"/>
              <w:right w:val="single" w:sz="16" w:space="0" w:color="000000"/>
            </w:tcBorders>
            <w:shd w:val="clear" w:color="auto" w:fill="FFFFFF"/>
            <w:vAlign w:val="center"/>
          </w:tcPr>
          <w:p w14:paraId="349595C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Std. Error</w:t>
            </w:r>
          </w:p>
        </w:tc>
      </w:tr>
      <w:tr w:rsidR="0033312E" w:rsidRPr="0033312E" w14:paraId="3D381131" w14:textId="77777777" w:rsidTr="0033312E">
        <w:trPr>
          <w:cantSplit/>
          <w:jc w:val="center"/>
        </w:trPr>
        <w:tc>
          <w:tcPr>
            <w:tcW w:w="789" w:type="dxa"/>
            <w:tcBorders>
              <w:top w:val="single" w:sz="16" w:space="0" w:color="000000"/>
              <w:left w:val="single" w:sz="16" w:space="0" w:color="000000"/>
              <w:bottom w:val="nil"/>
              <w:right w:val="single" w:sz="16" w:space="0" w:color="000000"/>
            </w:tcBorders>
            <w:shd w:val="clear" w:color="auto" w:fill="FFFFFF"/>
            <w:vAlign w:val="center"/>
          </w:tcPr>
          <w:p w14:paraId="5EC695A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w:t>
            </w:r>
          </w:p>
        </w:tc>
        <w:tc>
          <w:tcPr>
            <w:tcW w:w="2529" w:type="dxa"/>
            <w:tcBorders>
              <w:top w:val="single" w:sz="16" w:space="0" w:color="000000"/>
              <w:left w:val="single" w:sz="16" w:space="0" w:color="000000"/>
              <w:bottom w:val="nil"/>
            </w:tcBorders>
            <w:shd w:val="clear" w:color="auto" w:fill="FFFFFF"/>
            <w:vAlign w:val="center"/>
          </w:tcPr>
          <w:p w14:paraId="0368D0F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1.173</w:t>
            </w:r>
          </w:p>
        </w:tc>
        <w:tc>
          <w:tcPr>
            <w:tcW w:w="2642" w:type="dxa"/>
            <w:tcBorders>
              <w:top w:val="single" w:sz="16" w:space="0" w:color="000000"/>
              <w:bottom w:val="nil"/>
              <w:right w:val="single" w:sz="16" w:space="0" w:color="000000"/>
            </w:tcBorders>
            <w:shd w:val="clear" w:color="auto" w:fill="FFFFFF"/>
            <w:vAlign w:val="center"/>
          </w:tcPr>
          <w:p w14:paraId="672623C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2E3139A2"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2AF8549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w:t>
            </w:r>
          </w:p>
        </w:tc>
        <w:tc>
          <w:tcPr>
            <w:tcW w:w="2529" w:type="dxa"/>
            <w:tcBorders>
              <w:top w:val="nil"/>
              <w:left w:val="single" w:sz="16" w:space="0" w:color="000000"/>
              <w:bottom w:val="nil"/>
            </w:tcBorders>
            <w:shd w:val="clear" w:color="auto" w:fill="FFFFFF"/>
            <w:vAlign w:val="center"/>
          </w:tcPr>
          <w:p w14:paraId="13D25C9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-.545</w:t>
            </w:r>
          </w:p>
        </w:tc>
        <w:tc>
          <w:tcPr>
            <w:tcW w:w="2642" w:type="dxa"/>
            <w:tcBorders>
              <w:top w:val="nil"/>
              <w:bottom w:val="nil"/>
              <w:right w:val="single" w:sz="16" w:space="0" w:color="000000"/>
            </w:tcBorders>
            <w:shd w:val="clear" w:color="auto" w:fill="FFFFFF"/>
            <w:vAlign w:val="center"/>
          </w:tcPr>
          <w:p w14:paraId="0836824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5150092A"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317CD32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h3</w:t>
            </w:r>
          </w:p>
        </w:tc>
        <w:tc>
          <w:tcPr>
            <w:tcW w:w="2529" w:type="dxa"/>
            <w:tcBorders>
              <w:top w:val="nil"/>
              <w:left w:val="single" w:sz="16" w:space="0" w:color="000000"/>
              <w:bottom w:val="nil"/>
            </w:tcBorders>
            <w:shd w:val="clear" w:color="auto" w:fill="FFFFFF"/>
            <w:vAlign w:val="center"/>
          </w:tcPr>
          <w:p w14:paraId="1CBCFD5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-1.100</w:t>
            </w:r>
          </w:p>
        </w:tc>
        <w:tc>
          <w:tcPr>
            <w:tcW w:w="2642" w:type="dxa"/>
            <w:tcBorders>
              <w:top w:val="nil"/>
              <w:bottom w:val="nil"/>
              <w:right w:val="single" w:sz="16" w:space="0" w:color="000000"/>
            </w:tcBorders>
            <w:shd w:val="clear" w:color="auto" w:fill="FFFFFF"/>
            <w:vAlign w:val="center"/>
          </w:tcPr>
          <w:p w14:paraId="1950F19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288A5C9E"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067C60A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h4</w:t>
            </w:r>
          </w:p>
        </w:tc>
        <w:tc>
          <w:tcPr>
            <w:tcW w:w="2529" w:type="dxa"/>
            <w:tcBorders>
              <w:top w:val="nil"/>
              <w:left w:val="single" w:sz="16" w:space="0" w:color="000000"/>
              <w:bottom w:val="nil"/>
            </w:tcBorders>
            <w:shd w:val="clear" w:color="auto" w:fill="FFFFFF"/>
            <w:vAlign w:val="center"/>
          </w:tcPr>
          <w:p w14:paraId="6C94E30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-.983</w:t>
            </w:r>
          </w:p>
        </w:tc>
        <w:tc>
          <w:tcPr>
            <w:tcW w:w="2642" w:type="dxa"/>
            <w:tcBorders>
              <w:top w:val="nil"/>
              <w:bottom w:val="nil"/>
              <w:right w:val="single" w:sz="16" w:space="0" w:color="000000"/>
            </w:tcBorders>
            <w:shd w:val="clear" w:color="auto" w:fill="FFFFFF"/>
            <w:vAlign w:val="center"/>
          </w:tcPr>
          <w:p w14:paraId="26D7314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694C5383"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5F0FDB7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h5</w:t>
            </w:r>
          </w:p>
        </w:tc>
        <w:tc>
          <w:tcPr>
            <w:tcW w:w="2529" w:type="dxa"/>
            <w:tcBorders>
              <w:top w:val="nil"/>
              <w:left w:val="single" w:sz="16" w:space="0" w:color="000000"/>
              <w:bottom w:val="nil"/>
            </w:tcBorders>
            <w:shd w:val="clear" w:color="auto" w:fill="FFFFFF"/>
            <w:vAlign w:val="center"/>
          </w:tcPr>
          <w:p w14:paraId="7E6405D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-1.394</w:t>
            </w:r>
          </w:p>
        </w:tc>
        <w:tc>
          <w:tcPr>
            <w:tcW w:w="2642" w:type="dxa"/>
            <w:tcBorders>
              <w:top w:val="nil"/>
              <w:bottom w:val="nil"/>
              <w:right w:val="single" w:sz="16" w:space="0" w:color="000000"/>
            </w:tcBorders>
            <w:shd w:val="clear" w:color="auto" w:fill="FFFFFF"/>
            <w:vAlign w:val="center"/>
          </w:tcPr>
          <w:p w14:paraId="5E40716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0365D3CA"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302CBE8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h6</w:t>
            </w:r>
          </w:p>
        </w:tc>
        <w:tc>
          <w:tcPr>
            <w:tcW w:w="2529" w:type="dxa"/>
            <w:tcBorders>
              <w:top w:val="nil"/>
              <w:left w:val="single" w:sz="16" w:space="0" w:color="000000"/>
              <w:bottom w:val="nil"/>
            </w:tcBorders>
            <w:shd w:val="clear" w:color="auto" w:fill="FFFFFF"/>
            <w:vAlign w:val="center"/>
          </w:tcPr>
          <w:p w14:paraId="3F96172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2.322</w:t>
            </w:r>
          </w:p>
        </w:tc>
        <w:tc>
          <w:tcPr>
            <w:tcW w:w="2642" w:type="dxa"/>
            <w:tcBorders>
              <w:top w:val="nil"/>
              <w:bottom w:val="nil"/>
              <w:right w:val="single" w:sz="16" w:space="0" w:color="000000"/>
            </w:tcBorders>
            <w:shd w:val="clear" w:color="auto" w:fill="FFFFFF"/>
            <w:vAlign w:val="center"/>
          </w:tcPr>
          <w:p w14:paraId="7C02683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6001D089"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747AA7F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h7</w:t>
            </w:r>
          </w:p>
        </w:tc>
        <w:tc>
          <w:tcPr>
            <w:tcW w:w="2529" w:type="dxa"/>
            <w:tcBorders>
              <w:top w:val="nil"/>
              <w:left w:val="single" w:sz="16" w:space="0" w:color="000000"/>
              <w:bottom w:val="nil"/>
            </w:tcBorders>
            <w:shd w:val="clear" w:color="auto" w:fill="FFFFFF"/>
            <w:vAlign w:val="center"/>
          </w:tcPr>
          <w:p w14:paraId="2089FEA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-.902</w:t>
            </w:r>
          </w:p>
        </w:tc>
        <w:tc>
          <w:tcPr>
            <w:tcW w:w="2642" w:type="dxa"/>
            <w:tcBorders>
              <w:top w:val="nil"/>
              <w:bottom w:val="nil"/>
              <w:right w:val="single" w:sz="16" w:space="0" w:color="000000"/>
            </w:tcBorders>
            <w:shd w:val="clear" w:color="auto" w:fill="FFFFFF"/>
            <w:vAlign w:val="center"/>
          </w:tcPr>
          <w:p w14:paraId="68FA28F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24BDA7F6"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40AA04F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h8</w:t>
            </w:r>
          </w:p>
        </w:tc>
        <w:tc>
          <w:tcPr>
            <w:tcW w:w="2529" w:type="dxa"/>
            <w:tcBorders>
              <w:top w:val="nil"/>
              <w:left w:val="single" w:sz="16" w:space="0" w:color="000000"/>
              <w:bottom w:val="nil"/>
            </w:tcBorders>
            <w:shd w:val="clear" w:color="auto" w:fill="FFFFFF"/>
            <w:vAlign w:val="center"/>
          </w:tcPr>
          <w:p w14:paraId="558C5DF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-.329</w:t>
            </w:r>
          </w:p>
        </w:tc>
        <w:tc>
          <w:tcPr>
            <w:tcW w:w="2642" w:type="dxa"/>
            <w:tcBorders>
              <w:top w:val="nil"/>
              <w:bottom w:val="nil"/>
              <w:right w:val="single" w:sz="16" w:space="0" w:color="000000"/>
            </w:tcBorders>
            <w:shd w:val="clear" w:color="auto" w:fill="FFFFFF"/>
            <w:vAlign w:val="center"/>
          </w:tcPr>
          <w:p w14:paraId="04FE242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093C695E"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1AE1604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h9</w:t>
            </w:r>
          </w:p>
        </w:tc>
        <w:tc>
          <w:tcPr>
            <w:tcW w:w="2529" w:type="dxa"/>
            <w:tcBorders>
              <w:top w:val="nil"/>
              <w:left w:val="single" w:sz="16" w:space="0" w:color="000000"/>
              <w:bottom w:val="nil"/>
            </w:tcBorders>
            <w:shd w:val="clear" w:color="auto" w:fill="FFFFFF"/>
            <w:vAlign w:val="center"/>
          </w:tcPr>
          <w:p w14:paraId="5336A04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-.680</w:t>
            </w:r>
          </w:p>
        </w:tc>
        <w:tc>
          <w:tcPr>
            <w:tcW w:w="2642" w:type="dxa"/>
            <w:tcBorders>
              <w:top w:val="nil"/>
              <w:bottom w:val="nil"/>
              <w:right w:val="single" w:sz="16" w:space="0" w:color="000000"/>
            </w:tcBorders>
            <w:shd w:val="clear" w:color="auto" w:fill="FFFFFF"/>
            <w:vAlign w:val="center"/>
          </w:tcPr>
          <w:p w14:paraId="71B0085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1A4266E7"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6DA2EF8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h10</w:t>
            </w:r>
          </w:p>
        </w:tc>
        <w:tc>
          <w:tcPr>
            <w:tcW w:w="2529" w:type="dxa"/>
            <w:tcBorders>
              <w:top w:val="nil"/>
              <w:left w:val="single" w:sz="16" w:space="0" w:color="000000"/>
              <w:bottom w:val="nil"/>
            </w:tcBorders>
            <w:shd w:val="clear" w:color="auto" w:fill="FFFFFF"/>
            <w:vAlign w:val="center"/>
          </w:tcPr>
          <w:p w14:paraId="1ECBC03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-.716</w:t>
            </w:r>
          </w:p>
        </w:tc>
        <w:tc>
          <w:tcPr>
            <w:tcW w:w="2642" w:type="dxa"/>
            <w:tcBorders>
              <w:top w:val="nil"/>
              <w:bottom w:val="nil"/>
              <w:right w:val="single" w:sz="16" w:space="0" w:color="000000"/>
            </w:tcBorders>
            <w:shd w:val="clear" w:color="auto" w:fill="FFFFFF"/>
            <w:vAlign w:val="center"/>
          </w:tcPr>
          <w:p w14:paraId="099AFF5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2579CCE3"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00726B8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h11</w:t>
            </w:r>
          </w:p>
        </w:tc>
        <w:tc>
          <w:tcPr>
            <w:tcW w:w="2529" w:type="dxa"/>
            <w:tcBorders>
              <w:top w:val="nil"/>
              <w:left w:val="single" w:sz="16" w:space="0" w:color="000000"/>
              <w:bottom w:val="nil"/>
            </w:tcBorders>
            <w:shd w:val="clear" w:color="auto" w:fill="FFFFFF"/>
            <w:vAlign w:val="center"/>
          </w:tcPr>
          <w:p w14:paraId="4094226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-.110</w:t>
            </w:r>
          </w:p>
        </w:tc>
        <w:tc>
          <w:tcPr>
            <w:tcW w:w="2642" w:type="dxa"/>
            <w:tcBorders>
              <w:top w:val="nil"/>
              <w:bottom w:val="nil"/>
              <w:right w:val="single" w:sz="16" w:space="0" w:color="000000"/>
            </w:tcBorders>
            <w:shd w:val="clear" w:color="auto" w:fill="FFFFFF"/>
            <w:vAlign w:val="center"/>
          </w:tcPr>
          <w:p w14:paraId="0DF9067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044E50B2"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4CB5E92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h12</w:t>
            </w:r>
          </w:p>
        </w:tc>
        <w:tc>
          <w:tcPr>
            <w:tcW w:w="2529" w:type="dxa"/>
            <w:tcBorders>
              <w:top w:val="nil"/>
              <w:left w:val="single" w:sz="16" w:space="0" w:color="000000"/>
              <w:bottom w:val="nil"/>
            </w:tcBorders>
            <w:shd w:val="clear" w:color="auto" w:fill="FFFFFF"/>
            <w:vAlign w:val="center"/>
          </w:tcPr>
          <w:p w14:paraId="79BE119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2.363</w:t>
            </w:r>
          </w:p>
        </w:tc>
        <w:tc>
          <w:tcPr>
            <w:tcW w:w="2642" w:type="dxa"/>
            <w:tcBorders>
              <w:top w:val="nil"/>
              <w:bottom w:val="nil"/>
              <w:right w:val="single" w:sz="16" w:space="0" w:color="000000"/>
            </w:tcBorders>
            <w:shd w:val="clear" w:color="auto" w:fill="FFFFFF"/>
            <w:vAlign w:val="center"/>
          </w:tcPr>
          <w:p w14:paraId="0BB6F12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4D16186A"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4B7A62E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h13</w:t>
            </w:r>
          </w:p>
        </w:tc>
        <w:tc>
          <w:tcPr>
            <w:tcW w:w="2529" w:type="dxa"/>
            <w:tcBorders>
              <w:top w:val="nil"/>
              <w:left w:val="single" w:sz="16" w:space="0" w:color="000000"/>
              <w:bottom w:val="nil"/>
            </w:tcBorders>
            <w:shd w:val="clear" w:color="auto" w:fill="FFFFFF"/>
            <w:vAlign w:val="center"/>
          </w:tcPr>
          <w:p w14:paraId="31301DA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1.088</w:t>
            </w:r>
          </w:p>
        </w:tc>
        <w:tc>
          <w:tcPr>
            <w:tcW w:w="2642" w:type="dxa"/>
            <w:tcBorders>
              <w:top w:val="nil"/>
              <w:bottom w:val="nil"/>
              <w:right w:val="single" w:sz="16" w:space="0" w:color="000000"/>
            </w:tcBorders>
            <w:shd w:val="clear" w:color="auto" w:fill="FFFFFF"/>
            <w:vAlign w:val="center"/>
          </w:tcPr>
          <w:p w14:paraId="1DEDF67F"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43BFECF8"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63B36FC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h14</w:t>
            </w:r>
          </w:p>
        </w:tc>
        <w:tc>
          <w:tcPr>
            <w:tcW w:w="2529" w:type="dxa"/>
            <w:tcBorders>
              <w:top w:val="nil"/>
              <w:left w:val="single" w:sz="16" w:space="0" w:color="000000"/>
              <w:bottom w:val="nil"/>
            </w:tcBorders>
            <w:shd w:val="clear" w:color="auto" w:fill="FFFFFF"/>
            <w:vAlign w:val="center"/>
          </w:tcPr>
          <w:p w14:paraId="75D3F3E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.936</w:t>
            </w:r>
          </w:p>
        </w:tc>
        <w:tc>
          <w:tcPr>
            <w:tcW w:w="2642" w:type="dxa"/>
            <w:tcBorders>
              <w:top w:val="nil"/>
              <w:bottom w:val="nil"/>
              <w:right w:val="single" w:sz="16" w:space="0" w:color="000000"/>
            </w:tcBorders>
            <w:shd w:val="clear" w:color="auto" w:fill="FFFFFF"/>
            <w:vAlign w:val="center"/>
          </w:tcPr>
          <w:p w14:paraId="5F40606C"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7353FB65"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34F2C8D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h15</w:t>
            </w:r>
          </w:p>
        </w:tc>
        <w:tc>
          <w:tcPr>
            <w:tcW w:w="2529" w:type="dxa"/>
            <w:tcBorders>
              <w:top w:val="nil"/>
              <w:left w:val="single" w:sz="16" w:space="0" w:color="000000"/>
              <w:bottom w:val="nil"/>
            </w:tcBorders>
            <w:shd w:val="clear" w:color="auto" w:fill="FFFFFF"/>
            <w:vAlign w:val="center"/>
          </w:tcPr>
          <w:p w14:paraId="6110161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-.851</w:t>
            </w:r>
          </w:p>
        </w:tc>
        <w:tc>
          <w:tcPr>
            <w:tcW w:w="2642" w:type="dxa"/>
            <w:tcBorders>
              <w:top w:val="nil"/>
              <w:bottom w:val="nil"/>
              <w:right w:val="single" w:sz="16" w:space="0" w:color="000000"/>
            </w:tcBorders>
            <w:shd w:val="clear" w:color="auto" w:fill="FFFFFF"/>
            <w:vAlign w:val="center"/>
          </w:tcPr>
          <w:p w14:paraId="412CEB8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1A6DC297"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77E046B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h16</w:t>
            </w:r>
          </w:p>
        </w:tc>
        <w:tc>
          <w:tcPr>
            <w:tcW w:w="2529" w:type="dxa"/>
            <w:tcBorders>
              <w:top w:val="nil"/>
              <w:left w:val="single" w:sz="16" w:space="0" w:color="000000"/>
              <w:bottom w:val="nil"/>
            </w:tcBorders>
            <w:shd w:val="clear" w:color="auto" w:fill="FFFFFF"/>
            <w:vAlign w:val="center"/>
          </w:tcPr>
          <w:p w14:paraId="72064348"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-.070</w:t>
            </w:r>
          </w:p>
        </w:tc>
        <w:tc>
          <w:tcPr>
            <w:tcW w:w="2642" w:type="dxa"/>
            <w:tcBorders>
              <w:top w:val="nil"/>
              <w:bottom w:val="nil"/>
              <w:right w:val="single" w:sz="16" w:space="0" w:color="000000"/>
            </w:tcBorders>
            <w:shd w:val="clear" w:color="auto" w:fill="FFFFFF"/>
            <w:vAlign w:val="center"/>
          </w:tcPr>
          <w:p w14:paraId="755008C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207F952E"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7FCEDDE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h17</w:t>
            </w:r>
          </w:p>
        </w:tc>
        <w:tc>
          <w:tcPr>
            <w:tcW w:w="2529" w:type="dxa"/>
            <w:tcBorders>
              <w:top w:val="nil"/>
              <w:left w:val="single" w:sz="16" w:space="0" w:color="000000"/>
              <w:bottom w:val="nil"/>
            </w:tcBorders>
            <w:shd w:val="clear" w:color="auto" w:fill="FFFFFF"/>
            <w:vAlign w:val="center"/>
          </w:tcPr>
          <w:p w14:paraId="3E2449A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-.863</w:t>
            </w:r>
          </w:p>
        </w:tc>
        <w:tc>
          <w:tcPr>
            <w:tcW w:w="2642" w:type="dxa"/>
            <w:tcBorders>
              <w:top w:val="nil"/>
              <w:bottom w:val="nil"/>
              <w:right w:val="single" w:sz="16" w:space="0" w:color="000000"/>
            </w:tcBorders>
            <w:shd w:val="clear" w:color="auto" w:fill="FFFFFF"/>
            <w:vAlign w:val="center"/>
          </w:tcPr>
          <w:p w14:paraId="112A580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7C9C5B32"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598AC5A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h18</w:t>
            </w:r>
          </w:p>
        </w:tc>
        <w:tc>
          <w:tcPr>
            <w:tcW w:w="2529" w:type="dxa"/>
            <w:tcBorders>
              <w:top w:val="nil"/>
              <w:left w:val="single" w:sz="16" w:space="0" w:color="000000"/>
              <w:bottom w:val="nil"/>
            </w:tcBorders>
            <w:shd w:val="clear" w:color="auto" w:fill="FFFFFF"/>
            <w:vAlign w:val="center"/>
          </w:tcPr>
          <w:p w14:paraId="3BCC62A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.100</w:t>
            </w:r>
          </w:p>
        </w:tc>
        <w:tc>
          <w:tcPr>
            <w:tcW w:w="2642" w:type="dxa"/>
            <w:tcBorders>
              <w:top w:val="nil"/>
              <w:bottom w:val="nil"/>
              <w:right w:val="single" w:sz="16" w:space="0" w:color="000000"/>
            </w:tcBorders>
            <w:shd w:val="clear" w:color="auto" w:fill="FFFFFF"/>
            <w:vAlign w:val="center"/>
          </w:tcPr>
          <w:p w14:paraId="2AF10D6A"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63E7B978"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1563762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h19</w:t>
            </w:r>
          </w:p>
        </w:tc>
        <w:tc>
          <w:tcPr>
            <w:tcW w:w="2529" w:type="dxa"/>
            <w:tcBorders>
              <w:top w:val="nil"/>
              <w:left w:val="single" w:sz="16" w:space="0" w:color="000000"/>
              <w:bottom w:val="nil"/>
            </w:tcBorders>
            <w:shd w:val="clear" w:color="auto" w:fill="FFFFFF"/>
            <w:vAlign w:val="center"/>
          </w:tcPr>
          <w:p w14:paraId="23B808FD"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.058</w:t>
            </w:r>
          </w:p>
        </w:tc>
        <w:tc>
          <w:tcPr>
            <w:tcW w:w="2642" w:type="dxa"/>
            <w:tcBorders>
              <w:top w:val="nil"/>
              <w:bottom w:val="nil"/>
              <w:right w:val="single" w:sz="16" w:space="0" w:color="000000"/>
            </w:tcBorders>
            <w:shd w:val="clear" w:color="auto" w:fill="FFFFFF"/>
            <w:vAlign w:val="center"/>
          </w:tcPr>
          <w:p w14:paraId="663D977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26D4221C"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4BC30E4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h20</w:t>
            </w:r>
          </w:p>
        </w:tc>
        <w:tc>
          <w:tcPr>
            <w:tcW w:w="2529" w:type="dxa"/>
            <w:tcBorders>
              <w:top w:val="nil"/>
              <w:left w:val="single" w:sz="16" w:space="0" w:color="000000"/>
              <w:bottom w:val="nil"/>
            </w:tcBorders>
            <w:shd w:val="clear" w:color="auto" w:fill="FFFFFF"/>
            <w:vAlign w:val="center"/>
          </w:tcPr>
          <w:p w14:paraId="1506AF67"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-.292</w:t>
            </w:r>
          </w:p>
        </w:tc>
        <w:tc>
          <w:tcPr>
            <w:tcW w:w="2642" w:type="dxa"/>
            <w:tcBorders>
              <w:top w:val="nil"/>
              <w:bottom w:val="nil"/>
              <w:right w:val="single" w:sz="16" w:space="0" w:color="000000"/>
            </w:tcBorders>
            <w:shd w:val="clear" w:color="auto" w:fill="FFFFFF"/>
            <w:vAlign w:val="center"/>
          </w:tcPr>
          <w:p w14:paraId="3C83C97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33C7BC97"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332D6424"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h21</w:t>
            </w:r>
          </w:p>
        </w:tc>
        <w:tc>
          <w:tcPr>
            <w:tcW w:w="2529" w:type="dxa"/>
            <w:tcBorders>
              <w:top w:val="nil"/>
              <w:left w:val="single" w:sz="16" w:space="0" w:color="000000"/>
              <w:bottom w:val="nil"/>
            </w:tcBorders>
            <w:shd w:val="clear" w:color="auto" w:fill="FFFFFF"/>
            <w:vAlign w:val="center"/>
          </w:tcPr>
          <w:p w14:paraId="6F6775F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3.960</w:t>
            </w:r>
          </w:p>
        </w:tc>
        <w:tc>
          <w:tcPr>
            <w:tcW w:w="2642" w:type="dxa"/>
            <w:tcBorders>
              <w:top w:val="nil"/>
              <w:bottom w:val="nil"/>
              <w:right w:val="single" w:sz="16" w:space="0" w:color="000000"/>
            </w:tcBorders>
            <w:shd w:val="clear" w:color="auto" w:fill="FFFFFF"/>
            <w:vAlign w:val="center"/>
          </w:tcPr>
          <w:p w14:paraId="6F2684F6"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3A68E5C7"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109AC40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h22</w:t>
            </w:r>
          </w:p>
        </w:tc>
        <w:tc>
          <w:tcPr>
            <w:tcW w:w="2529" w:type="dxa"/>
            <w:tcBorders>
              <w:top w:val="nil"/>
              <w:left w:val="single" w:sz="16" w:space="0" w:color="000000"/>
              <w:bottom w:val="nil"/>
            </w:tcBorders>
            <w:shd w:val="clear" w:color="auto" w:fill="FFFFFF"/>
            <w:vAlign w:val="center"/>
          </w:tcPr>
          <w:p w14:paraId="1C5DF0F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.126</w:t>
            </w:r>
          </w:p>
        </w:tc>
        <w:tc>
          <w:tcPr>
            <w:tcW w:w="2642" w:type="dxa"/>
            <w:tcBorders>
              <w:top w:val="nil"/>
              <w:bottom w:val="nil"/>
              <w:right w:val="single" w:sz="16" w:space="0" w:color="000000"/>
            </w:tcBorders>
            <w:shd w:val="clear" w:color="auto" w:fill="FFFFFF"/>
            <w:vAlign w:val="center"/>
          </w:tcPr>
          <w:p w14:paraId="5AF3149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46BF16DA"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6543DABB"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h23</w:t>
            </w:r>
          </w:p>
        </w:tc>
        <w:tc>
          <w:tcPr>
            <w:tcW w:w="2529" w:type="dxa"/>
            <w:tcBorders>
              <w:top w:val="nil"/>
              <w:left w:val="single" w:sz="16" w:space="0" w:color="000000"/>
              <w:bottom w:val="nil"/>
            </w:tcBorders>
            <w:shd w:val="clear" w:color="auto" w:fill="FFFFFF"/>
            <w:vAlign w:val="center"/>
          </w:tcPr>
          <w:p w14:paraId="772B3729"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-.664</w:t>
            </w:r>
          </w:p>
        </w:tc>
        <w:tc>
          <w:tcPr>
            <w:tcW w:w="2642" w:type="dxa"/>
            <w:tcBorders>
              <w:top w:val="nil"/>
              <w:bottom w:val="nil"/>
              <w:right w:val="single" w:sz="16" w:space="0" w:color="000000"/>
            </w:tcBorders>
            <w:shd w:val="clear" w:color="auto" w:fill="FFFFFF"/>
            <w:vAlign w:val="center"/>
          </w:tcPr>
          <w:p w14:paraId="4FF00A11"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416A0906" w14:textId="77777777" w:rsidTr="0033312E">
        <w:trPr>
          <w:cantSplit/>
          <w:jc w:val="center"/>
        </w:trPr>
        <w:tc>
          <w:tcPr>
            <w:tcW w:w="789" w:type="dxa"/>
            <w:tcBorders>
              <w:top w:val="nil"/>
              <w:left w:val="single" w:sz="16" w:space="0" w:color="000000"/>
              <w:bottom w:val="nil"/>
              <w:right w:val="single" w:sz="16" w:space="0" w:color="000000"/>
            </w:tcBorders>
            <w:shd w:val="clear" w:color="auto" w:fill="FFFFFF"/>
            <w:vAlign w:val="center"/>
          </w:tcPr>
          <w:p w14:paraId="2BDC7985"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h24</w:t>
            </w:r>
          </w:p>
        </w:tc>
        <w:tc>
          <w:tcPr>
            <w:tcW w:w="2529" w:type="dxa"/>
            <w:tcBorders>
              <w:top w:val="nil"/>
              <w:left w:val="single" w:sz="16" w:space="0" w:color="000000"/>
              <w:bottom w:val="nil"/>
            </w:tcBorders>
            <w:shd w:val="clear" w:color="auto" w:fill="FFFFFF"/>
            <w:vAlign w:val="center"/>
          </w:tcPr>
          <w:p w14:paraId="442EB25E"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-.698</w:t>
            </w:r>
          </w:p>
        </w:tc>
        <w:tc>
          <w:tcPr>
            <w:tcW w:w="2642" w:type="dxa"/>
            <w:tcBorders>
              <w:top w:val="nil"/>
              <w:bottom w:val="nil"/>
              <w:right w:val="single" w:sz="16" w:space="0" w:color="000000"/>
            </w:tcBorders>
            <w:shd w:val="clear" w:color="auto" w:fill="FFFFFF"/>
            <w:vAlign w:val="center"/>
          </w:tcPr>
          <w:p w14:paraId="4E7D8BD3"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t>.451</w:t>
            </w:r>
          </w:p>
        </w:tc>
      </w:tr>
      <w:tr w:rsidR="0033312E" w:rsidRPr="0033312E" w14:paraId="382FEAE9" w14:textId="77777777" w:rsidTr="0033312E">
        <w:trPr>
          <w:cantSplit/>
          <w:jc w:val="center"/>
        </w:trPr>
        <w:tc>
          <w:tcPr>
            <w:tcW w:w="789" w:type="dxa"/>
            <w:tcBorders>
              <w:top w:val="nil"/>
              <w:left w:val="single" w:sz="16" w:space="0" w:color="000000"/>
              <w:bottom w:val="single" w:sz="16" w:space="0" w:color="000000"/>
              <w:right w:val="single" w:sz="16" w:space="0" w:color="000000"/>
            </w:tcBorders>
            <w:shd w:val="clear" w:color="auto" w:fill="FFFFFF"/>
            <w:vAlign w:val="center"/>
          </w:tcPr>
          <w:p w14:paraId="1BE91030" w14:textId="77777777" w:rsidR="0033312E" w:rsidRPr="0033312E" w:rsidRDefault="0033312E" w:rsidP="0033312E">
            <w:pPr>
              <w:widowControl w:val="0"/>
              <w:autoSpaceDE w:val="0"/>
              <w:autoSpaceDN w:val="0"/>
              <w:adjustRightInd w:val="0"/>
              <w:spacing w:after="0" w:line="320" w:lineRule="atLeast"/>
              <w:ind w:left="60" w:right="60"/>
              <w:jc w:val="center"/>
              <w:rPr>
                <w:rFonts w:ascii="Arial" w:eastAsiaTheme="minorEastAsia" w:hAnsi="Arial" w:cs="Arial"/>
                <w:color w:val="000000"/>
                <w:sz w:val="18"/>
                <w:szCs w:val="18"/>
              </w:rPr>
            </w:pPr>
            <w:r w:rsidRPr="0033312E">
              <w:rPr>
                <w:rFonts w:ascii="Arial" w:eastAsiaTheme="minorEastAsia" w:hAnsi="Arial" w:cs="Arial"/>
                <w:color w:val="000000"/>
                <w:sz w:val="18"/>
                <w:szCs w:val="18"/>
              </w:rPr>
              <w:lastRenderedPageBreak/>
              <w:t>Valid N (listwise)</w:t>
            </w:r>
          </w:p>
        </w:tc>
        <w:tc>
          <w:tcPr>
            <w:tcW w:w="2529" w:type="dxa"/>
            <w:tcBorders>
              <w:top w:val="nil"/>
              <w:left w:val="single" w:sz="16" w:space="0" w:color="000000"/>
              <w:bottom w:val="single" w:sz="16" w:space="0" w:color="000000"/>
            </w:tcBorders>
            <w:shd w:val="clear" w:color="auto" w:fill="FFFFFF"/>
            <w:vAlign w:val="center"/>
          </w:tcPr>
          <w:p w14:paraId="571EAF38"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c>
          <w:tcPr>
            <w:tcW w:w="2642" w:type="dxa"/>
            <w:tcBorders>
              <w:top w:val="nil"/>
              <w:bottom w:val="single" w:sz="16" w:space="0" w:color="000000"/>
              <w:right w:val="single" w:sz="16" w:space="0" w:color="000000"/>
            </w:tcBorders>
            <w:shd w:val="clear" w:color="auto" w:fill="FFFFFF"/>
            <w:vAlign w:val="center"/>
          </w:tcPr>
          <w:p w14:paraId="4F34D082" w14:textId="77777777" w:rsidR="0033312E" w:rsidRPr="0033312E" w:rsidRDefault="0033312E" w:rsidP="0033312E">
            <w:pPr>
              <w:widowControl w:val="0"/>
              <w:autoSpaceDE w:val="0"/>
              <w:autoSpaceDN w:val="0"/>
              <w:adjustRightInd w:val="0"/>
              <w:spacing w:after="0" w:line="240" w:lineRule="auto"/>
              <w:jc w:val="center"/>
              <w:rPr>
                <w:rFonts w:ascii="Times New Roman" w:eastAsiaTheme="minorEastAsia" w:hAnsi="Times New Roman" w:cs="Times New Roman"/>
                <w:sz w:val="24"/>
                <w:szCs w:val="24"/>
              </w:rPr>
            </w:pPr>
          </w:p>
        </w:tc>
      </w:tr>
    </w:tbl>
    <w:p w14:paraId="2153C4C3" w14:textId="77777777" w:rsidR="004069DA" w:rsidRPr="00471054" w:rsidRDefault="004069DA" w:rsidP="00DD2FED">
      <w:pPr>
        <w:bidi/>
        <w:jc w:val="both"/>
        <w:rPr>
          <w:rFonts w:ascii="B Lotus" w:hAnsi="B Lotus" w:cs="B Lotus"/>
          <w:sz w:val="24"/>
          <w:szCs w:val="24"/>
          <w:rtl/>
          <w:lang w:bidi="fa-IR"/>
        </w:rPr>
      </w:pPr>
    </w:p>
    <w:p w14:paraId="25B037B2" w14:textId="77777777" w:rsidR="000D41FC" w:rsidRDefault="000D41FC" w:rsidP="00CF6545">
      <w:pPr>
        <w:bidi/>
        <w:ind w:firstLine="227"/>
        <w:rPr>
          <w:rFonts w:ascii="B Lotus" w:hAnsi="B Lotus" w:cs="B Lotus"/>
          <w:sz w:val="24"/>
          <w:szCs w:val="24"/>
          <w:rtl/>
          <w:lang w:bidi="fa-IR"/>
        </w:rPr>
      </w:pPr>
    </w:p>
    <w:p w14:paraId="74556CBF" w14:textId="77777777" w:rsidR="000D41FC" w:rsidRDefault="000D41FC" w:rsidP="00CF6545">
      <w:pPr>
        <w:bidi/>
        <w:ind w:firstLine="227"/>
        <w:rPr>
          <w:rFonts w:ascii="B Lotus" w:hAnsi="B Lotus" w:cs="B Lotus"/>
          <w:sz w:val="24"/>
          <w:szCs w:val="24"/>
          <w:rtl/>
          <w:lang w:bidi="fa-IR"/>
        </w:rPr>
      </w:pPr>
    </w:p>
    <w:p w14:paraId="0C39C75D" w14:textId="77777777" w:rsidR="000D41FC" w:rsidRDefault="000D41FC" w:rsidP="000D41FC">
      <w:pPr>
        <w:bidi/>
        <w:ind w:firstLine="227"/>
        <w:rPr>
          <w:rFonts w:ascii="B Lotus" w:hAnsi="B Lotus" w:cs="B Lotus"/>
          <w:sz w:val="24"/>
          <w:szCs w:val="24"/>
          <w:rtl/>
          <w:lang w:bidi="fa-IR"/>
        </w:rPr>
      </w:pPr>
    </w:p>
    <w:p w14:paraId="1FA1E486" w14:textId="77777777" w:rsidR="000D41FC" w:rsidRDefault="000D41FC" w:rsidP="000D41FC">
      <w:pPr>
        <w:bidi/>
        <w:ind w:firstLine="227"/>
        <w:rPr>
          <w:rFonts w:ascii="B Lotus" w:hAnsi="B Lotus" w:cs="B Lotus"/>
          <w:sz w:val="24"/>
          <w:szCs w:val="24"/>
          <w:rtl/>
          <w:lang w:bidi="fa-IR"/>
        </w:rPr>
      </w:pPr>
    </w:p>
    <w:p w14:paraId="20C8A2D4" w14:textId="77777777" w:rsidR="00CF6545" w:rsidRPr="00471054" w:rsidRDefault="000D41FC" w:rsidP="00B40D2B">
      <w:pPr>
        <w:pStyle w:val="EndNoteBibliography"/>
        <w:rPr>
          <w:rFonts w:ascii="B Lotus" w:hAnsi="B Lotus" w:cs="B Lotus"/>
          <w:sz w:val="24"/>
          <w:szCs w:val="24"/>
          <w:rtl/>
          <w:lang w:bidi="fa-IR"/>
        </w:rPr>
      </w:pPr>
      <w:r>
        <w:rPr>
          <w:rFonts w:ascii="B Lotus" w:hAnsi="B Lotus" w:cs="B Lotus"/>
          <w:sz w:val="24"/>
          <w:szCs w:val="24"/>
          <w:rtl/>
          <w:lang w:bidi="fa-IR"/>
        </w:rPr>
        <w:fldChar w:fldCharType="begin"/>
      </w:r>
      <w:r>
        <w:rPr>
          <w:rFonts w:ascii="B Lotus" w:hAnsi="B Lotus" w:cs="B Lotus"/>
          <w:sz w:val="24"/>
          <w:szCs w:val="24"/>
          <w:rtl/>
          <w:lang w:bidi="fa-IR"/>
        </w:rPr>
        <w:instrText xml:space="preserve"> </w:instrText>
      </w:r>
      <w:r>
        <w:rPr>
          <w:rFonts w:ascii="B Lotus" w:hAnsi="B Lotus" w:cs="B Lotus"/>
          <w:sz w:val="24"/>
          <w:szCs w:val="24"/>
          <w:lang w:bidi="fa-IR"/>
        </w:rPr>
        <w:instrText xml:space="preserve">ADDIN EN.REFLIST </w:instrText>
      </w:r>
      <w:r>
        <w:rPr>
          <w:rFonts w:ascii="B Lotus" w:hAnsi="B Lotus" w:cs="B Lotus"/>
          <w:sz w:val="24"/>
          <w:szCs w:val="24"/>
          <w:rtl/>
          <w:lang w:bidi="fa-IR"/>
        </w:rPr>
        <w:fldChar w:fldCharType="end"/>
      </w:r>
      <w:r w:rsidR="00236B55">
        <w:rPr>
          <w:rFonts w:ascii="B Lotus" w:hAnsi="B Lotus" w:cs="B Lotus" w:hint="cs"/>
          <w:sz w:val="24"/>
          <w:szCs w:val="24"/>
          <w:rtl/>
          <w:lang w:bidi="fa-IR"/>
        </w:rPr>
        <w:t>.</w:t>
      </w:r>
    </w:p>
    <w:sectPr w:rsidR="00CF6545" w:rsidRPr="00471054" w:rsidSect="007931D9">
      <w:footerReference w:type="default" r:id="rId27"/>
      <w:footnotePr>
        <w:numRestart w:val="eachPage"/>
      </w:footnotePr>
      <w:pgSz w:w="11909" w:h="16834"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354" w:author="Mehrnazi Boojari" w:date="2019-01-21T00:29:00Z" w:initials="Mehrnaz.B">
    <w:p w14:paraId="5026293B" w14:textId="5E075575" w:rsidR="00886BC2" w:rsidRDefault="00886BC2">
      <w:pPr>
        <w:pStyle w:val="CommentText"/>
        <w:rPr>
          <w:rtl/>
        </w:rPr>
      </w:pPr>
      <w:r>
        <w:rPr>
          <w:rStyle w:val="CommentReference"/>
        </w:rPr>
        <w:annotationRef/>
      </w:r>
      <w:r>
        <w:rPr>
          <w:rFonts w:hint="cs"/>
          <w:rtl/>
        </w:rPr>
        <w:t>به شرح کدام ذیل!</w:t>
      </w:r>
    </w:p>
    <w:p w14:paraId="07F4CFA0" w14:textId="623B8C5A" w:rsidR="00886BC2" w:rsidRPr="00B14620" w:rsidRDefault="00886BC2">
      <w:pPr>
        <w:pStyle w:val="CommentText"/>
        <w:rPr>
          <w:color w:val="FF0000"/>
        </w:rPr>
      </w:pPr>
      <w:r w:rsidRPr="00B14620">
        <w:rPr>
          <w:rFonts w:hint="cs"/>
          <w:color w:val="FF0000"/>
          <w:rtl/>
        </w:rPr>
        <w:t xml:space="preserve">متن قانون است حذف شده و ... جایگزین شود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C42A09" w15:done="0"/>
  <w15:commentEx w15:paraId="418D77A8" w15:done="0"/>
  <w15:commentEx w15:paraId="6B344072" w15:done="0"/>
  <w15:commentEx w15:paraId="4E993C24" w15:done="0"/>
  <w15:commentEx w15:paraId="67A50C1D" w15:done="0"/>
  <w15:commentEx w15:paraId="41CEA8F9" w15:done="0"/>
  <w15:commentEx w15:paraId="30353CA3" w15:done="0"/>
  <w15:commentEx w15:paraId="05640D70" w15:done="0"/>
  <w15:commentEx w15:paraId="6A643B74" w15:done="0"/>
  <w15:commentEx w15:paraId="2249D312" w15:done="0"/>
  <w15:commentEx w15:paraId="05330BAC" w15:done="0"/>
  <w15:commentEx w15:paraId="12536675" w15:done="0"/>
  <w15:commentEx w15:paraId="248E46FC" w15:done="0"/>
  <w15:commentEx w15:paraId="0145F908" w15:done="0"/>
  <w15:commentEx w15:paraId="746F6652" w15:done="0"/>
  <w15:commentEx w15:paraId="70B53D64" w15:done="0"/>
  <w15:commentEx w15:paraId="74011664" w15:done="0"/>
  <w15:commentEx w15:paraId="68C4FE46" w15:done="0"/>
  <w15:commentEx w15:paraId="685BBEAF" w15:done="0"/>
  <w15:commentEx w15:paraId="22AF3810" w15:done="0"/>
  <w15:commentEx w15:paraId="37067449" w15:done="0"/>
  <w15:commentEx w15:paraId="01A0BB10" w15:done="0"/>
  <w15:commentEx w15:paraId="779BEBAE" w15:done="0"/>
  <w15:commentEx w15:paraId="6CA688F5" w15:done="0"/>
  <w15:commentEx w15:paraId="7D2690C8" w15:done="0"/>
  <w15:commentEx w15:paraId="0EC24530" w15:done="0"/>
  <w15:commentEx w15:paraId="09157A83" w15:done="0"/>
  <w15:commentEx w15:paraId="68AF4FE2" w15:done="0"/>
  <w15:commentEx w15:paraId="6CEE3E2D" w15:done="0"/>
  <w15:commentEx w15:paraId="07F4CFA0" w15:done="0"/>
  <w15:commentEx w15:paraId="637505A6" w15:done="0"/>
  <w15:commentEx w15:paraId="4CE1A49E" w15:done="0"/>
  <w15:commentEx w15:paraId="5DFA0641" w15:done="0"/>
  <w15:commentEx w15:paraId="29099EB0" w15:done="0"/>
  <w15:commentEx w15:paraId="711996EF" w15:done="0"/>
  <w15:commentEx w15:paraId="51ED1C05" w15:done="0"/>
  <w15:commentEx w15:paraId="3BC86B7E" w15:done="0"/>
  <w15:commentEx w15:paraId="393FD42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21C83E" w14:textId="77777777" w:rsidR="005B6857" w:rsidRDefault="005B6857" w:rsidP="0059456B">
      <w:pPr>
        <w:spacing w:after="0" w:line="240" w:lineRule="auto"/>
      </w:pPr>
      <w:r>
        <w:separator/>
      </w:r>
    </w:p>
  </w:endnote>
  <w:endnote w:type="continuationSeparator" w:id="0">
    <w:p w14:paraId="6661A359" w14:textId="77777777" w:rsidR="005B6857" w:rsidRDefault="005B6857" w:rsidP="00594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Lotus">
    <w:altName w:val="Courier New"/>
    <w:panose1 w:val="00000400000000000000"/>
    <w:charset w:val="B2"/>
    <w:family w:val="auto"/>
    <w:pitch w:val="variable"/>
    <w:sig w:usb0="00002001" w:usb1="80000000" w:usb2="00000008" w:usb3="00000000" w:csb0="00000040" w:csb1="00000000"/>
  </w:font>
  <w:font w:name="B Nazanin">
    <w:altName w:val="Courier New"/>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Yagu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IRZar">
    <w:altName w:val="Segoe UI"/>
    <w:panose1 w:val="02000506000000020002"/>
    <w:charset w:val="00"/>
    <w:family w:val="auto"/>
    <w:pitch w:val="variable"/>
    <w:sig w:usb0="00002003"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042323"/>
      <w:docPartObj>
        <w:docPartGallery w:val="Page Numbers (Bottom of Page)"/>
        <w:docPartUnique/>
      </w:docPartObj>
    </w:sdtPr>
    <w:sdtEndPr>
      <w:rPr>
        <w:rFonts w:ascii="B Nazanin" w:hAnsi="B Nazanin" w:cs="B Nazanin"/>
        <w:noProof/>
      </w:rPr>
    </w:sdtEndPr>
    <w:sdtContent>
      <w:p w14:paraId="335DD7FD" w14:textId="424FE7CA" w:rsidR="00886BC2" w:rsidRPr="00A06196" w:rsidRDefault="00886BC2">
        <w:pPr>
          <w:pStyle w:val="Footer"/>
          <w:jc w:val="center"/>
          <w:rPr>
            <w:rFonts w:ascii="B Nazanin" w:hAnsi="B Nazanin" w:cs="B Nazanin"/>
          </w:rPr>
        </w:pPr>
        <w:r w:rsidRPr="00A06196">
          <w:rPr>
            <w:rFonts w:ascii="B Nazanin" w:hAnsi="B Nazanin" w:cs="B Nazanin"/>
          </w:rPr>
          <w:fldChar w:fldCharType="begin"/>
        </w:r>
        <w:r w:rsidRPr="00A06196">
          <w:rPr>
            <w:rFonts w:ascii="B Nazanin" w:hAnsi="B Nazanin" w:cs="B Nazanin"/>
          </w:rPr>
          <w:instrText xml:space="preserve"> PAGE   \* MERGEFORMAT </w:instrText>
        </w:r>
        <w:r w:rsidRPr="00A06196">
          <w:rPr>
            <w:rFonts w:ascii="B Nazanin" w:hAnsi="B Nazanin" w:cs="B Nazanin"/>
          </w:rPr>
          <w:fldChar w:fldCharType="separate"/>
        </w:r>
        <w:r w:rsidR="0020454F">
          <w:rPr>
            <w:rFonts w:ascii="B Nazanin" w:hAnsi="B Nazanin" w:cs="B Nazanin"/>
            <w:noProof/>
          </w:rPr>
          <w:t>23</w:t>
        </w:r>
        <w:r w:rsidRPr="00A06196">
          <w:rPr>
            <w:rFonts w:ascii="B Nazanin" w:hAnsi="B Nazanin" w:cs="B Nazanin"/>
            <w:noProof/>
          </w:rPr>
          <w:fldChar w:fldCharType="end"/>
        </w:r>
      </w:p>
    </w:sdtContent>
  </w:sdt>
  <w:p w14:paraId="3233CF51" w14:textId="77777777" w:rsidR="00886BC2" w:rsidRDefault="00886B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552368"/>
      <w:docPartObj>
        <w:docPartGallery w:val="Page Numbers (Bottom of Page)"/>
        <w:docPartUnique/>
      </w:docPartObj>
    </w:sdtPr>
    <w:sdtEndPr>
      <w:rPr>
        <w:rFonts w:ascii="B Nazanin" w:hAnsi="B Nazanin" w:cs="B Nazanin"/>
        <w:noProof/>
      </w:rPr>
    </w:sdtEndPr>
    <w:sdtContent>
      <w:p w14:paraId="4098FC26" w14:textId="223D0F03" w:rsidR="00886BC2" w:rsidRPr="00A06196" w:rsidRDefault="00886BC2">
        <w:pPr>
          <w:pStyle w:val="Footer"/>
          <w:jc w:val="center"/>
          <w:rPr>
            <w:rFonts w:ascii="B Nazanin" w:hAnsi="B Nazanin" w:cs="B Nazanin"/>
          </w:rPr>
        </w:pPr>
        <w:r w:rsidRPr="00A06196">
          <w:rPr>
            <w:rFonts w:ascii="B Nazanin" w:hAnsi="B Nazanin" w:cs="B Nazanin"/>
          </w:rPr>
          <w:fldChar w:fldCharType="begin"/>
        </w:r>
        <w:r w:rsidRPr="00A06196">
          <w:rPr>
            <w:rFonts w:ascii="B Nazanin" w:hAnsi="B Nazanin" w:cs="B Nazanin"/>
          </w:rPr>
          <w:instrText xml:space="preserve"> PAGE   \* MERGEFORMAT </w:instrText>
        </w:r>
        <w:r w:rsidRPr="00A06196">
          <w:rPr>
            <w:rFonts w:ascii="B Nazanin" w:hAnsi="B Nazanin" w:cs="B Nazanin"/>
          </w:rPr>
          <w:fldChar w:fldCharType="separate"/>
        </w:r>
        <w:r>
          <w:rPr>
            <w:rFonts w:ascii="B Nazanin" w:hAnsi="B Nazanin" w:cs="B Nazanin"/>
            <w:noProof/>
          </w:rPr>
          <w:t>64</w:t>
        </w:r>
        <w:r w:rsidRPr="00A06196">
          <w:rPr>
            <w:rFonts w:ascii="B Nazanin" w:hAnsi="B Nazanin" w:cs="B Nazanin"/>
            <w:noProof/>
          </w:rPr>
          <w:fldChar w:fldCharType="end"/>
        </w:r>
      </w:p>
    </w:sdtContent>
  </w:sdt>
  <w:p w14:paraId="480E0B95" w14:textId="77777777" w:rsidR="00886BC2" w:rsidRDefault="00886B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393696"/>
      <w:docPartObj>
        <w:docPartGallery w:val="Page Numbers (Bottom of Page)"/>
        <w:docPartUnique/>
      </w:docPartObj>
    </w:sdtPr>
    <w:sdtEndPr>
      <w:rPr>
        <w:rFonts w:ascii="B Nazanin" w:hAnsi="B Nazanin" w:cs="B Nazanin"/>
        <w:noProof/>
      </w:rPr>
    </w:sdtEndPr>
    <w:sdtContent>
      <w:p w14:paraId="532C5607" w14:textId="29E378FD" w:rsidR="00886BC2" w:rsidRPr="00C503F2" w:rsidRDefault="00886BC2">
        <w:pPr>
          <w:pStyle w:val="Footer"/>
          <w:jc w:val="center"/>
          <w:rPr>
            <w:rFonts w:ascii="B Nazanin" w:hAnsi="B Nazanin" w:cs="B Nazanin"/>
          </w:rPr>
        </w:pPr>
        <w:r w:rsidRPr="00C503F2">
          <w:rPr>
            <w:rFonts w:ascii="B Nazanin" w:hAnsi="B Nazanin" w:cs="B Nazanin"/>
          </w:rPr>
          <w:fldChar w:fldCharType="begin"/>
        </w:r>
        <w:r w:rsidRPr="00C503F2">
          <w:rPr>
            <w:rFonts w:ascii="B Nazanin" w:hAnsi="B Nazanin" w:cs="B Nazanin"/>
          </w:rPr>
          <w:instrText xml:space="preserve"> PAGE   \* MERGEFORMAT </w:instrText>
        </w:r>
        <w:r w:rsidRPr="00C503F2">
          <w:rPr>
            <w:rFonts w:ascii="B Nazanin" w:hAnsi="B Nazanin" w:cs="B Nazanin"/>
          </w:rPr>
          <w:fldChar w:fldCharType="separate"/>
        </w:r>
        <w:r w:rsidR="0020454F">
          <w:rPr>
            <w:rFonts w:ascii="B Nazanin" w:hAnsi="B Nazanin" w:cs="B Nazanin"/>
            <w:noProof/>
          </w:rPr>
          <w:t>61</w:t>
        </w:r>
        <w:r w:rsidRPr="00C503F2">
          <w:rPr>
            <w:rFonts w:ascii="B Nazanin" w:hAnsi="B Nazanin" w:cs="B Nazanin"/>
            <w:noProof/>
          </w:rPr>
          <w:fldChar w:fldCharType="end"/>
        </w:r>
      </w:p>
    </w:sdtContent>
  </w:sdt>
  <w:p w14:paraId="66ED292D" w14:textId="77777777" w:rsidR="00886BC2" w:rsidRDefault="00886BC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B Nazanin" w:hAnsi="B Nazanin"/>
      </w:rPr>
      <w:id w:val="-1414002662"/>
      <w:docPartObj>
        <w:docPartGallery w:val="Page Numbers (Bottom of Page)"/>
        <w:docPartUnique/>
      </w:docPartObj>
    </w:sdtPr>
    <w:sdtEndPr>
      <w:rPr>
        <w:rFonts w:cs="B Nazanin"/>
        <w:noProof/>
      </w:rPr>
    </w:sdtEndPr>
    <w:sdtContent>
      <w:p w14:paraId="5A9AF0D2" w14:textId="2412D702" w:rsidR="00886BC2" w:rsidRPr="00471054" w:rsidRDefault="00886BC2">
        <w:pPr>
          <w:pStyle w:val="Footer"/>
          <w:jc w:val="center"/>
          <w:rPr>
            <w:rFonts w:ascii="B Nazanin" w:hAnsi="B Nazanin" w:cs="B Nazanin"/>
          </w:rPr>
        </w:pPr>
        <w:r w:rsidRPr="00471054">
          <w:rPr>
            <w:rFonts w:ascii="B Nazanin" w:hAnsi="B Nazanin" w:cs="B Nazanin"/>
          </w:rPr>
          <w:fldChar w:fldCharType="begin"/>
        </w:r>
        <w:r w:rsidRPr="00471054">
          <w:rPr>
            <w:rFonts w:ascii="B Nazanin" w:hAnsi="B Nazanin" w:cs="B Nazanin"/>
          </w:rPr>
          <w:instrText xml:space="preserve"> PAGE   \* MERGEFORMAT </w:instrText>
        </w:r>
        <w:r w:rsidRPr="00471054">
          <w:rPr>
            <w:rFonts w:ascii="B Nazanin" w:hAnsi="B Nazanin" w:cs="B Nazanin"/>
          </w:rPr>
          <w:fldChar w:fldCharType="separate"/>
        </w:r>
        <w:r w:rsidR="0020454F">
          <w:rPr>
            <w:rFonts w:ascii="B Nazanin" w:hAnsi="B Nazanin" w:cs="B Nazanin"/>
            <w:noProof/>
          </w:rPr>
          <w:t>115</w:t>
        </w:r>
        <w:r w:rsidRPr="00471054">
          <w:rPr>
            <w:rFonts w:ascii="B Nazanin" w:hAnsi="B Nazanin" w:cs="B Nazanin"/>
            <w:noProof/>
          </w:rPr>
          <w:fldChar w:fldCharType="end"/>
        </w:r>
      </w:p>
    </w:sdtContent>
  </w:sdt>
  <w:p w14:paraId="05158E7F" w14:textId="77777777" w:rsidR="00886BC2" w:rsidRDefault="00886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338B7B" w14:textId="77777777" w:rsidR="005B6857" w:rsidRDefault="005B6857" w:rsidP="0059456B">
      <w:pPr>
        <w:spacing w:after="0" w:line="240" w:lineRule="auto"/>
      </w:pPr>
      <w:r>
        <w:separator/>
      </w:r>
    </w:p>
  </w:footnote>
  <w:footnote w:type="continuationSeparator" w:id="0">
    <w:p w14:paraId="201D75B2" w14:textId="77777777" w:rsidR="005B6857" w:rsidRDefault="005B6857" w:rsidP="0059456B">
      <w:pPr>
        <w:spacing w:after="0" w:line="240" w:lineRule="auto"/>
      </w:pPr>
      <w:r>
        <w:continuationSeparator/>
      </w:r>
    </w:p>
  </w:footnote>
  <w:footnote w:id="1">
    <w:p w14:paraId="2AA53FB4" w14:textId="77777777" w:rsidR="00886BC2" w:rsidRPr="00A26EBB" w:rsidRDefault="00886BC2" w:rsidP="00FC733D">
      <w:pPr>
        <w:pStyle w:val="FootnoteText"/>
        <w:bidi/>
        <w:jc w:val="both"/>
        <w:rPr>
          <w:rFonts w:ascii="B Lotus" w:hAnsi="B Lotus" w:cs="B Lotus"/>
          <w:color w:val="000000"/>
          <w:rtl/>
          <w:lang w:bidi="fa-IR"/>
        </w:rPr>
      </w:pPr>
      <w:r w:rsidRPr="00A26EBB">
        <w:rPr>
          <w:rStyle w:val="FootnoteReference"/>
          <w:rFonts w:ascii="B Lotus" w:hAnsi="B Lotus" w:cs="B Lotus"/>
          <w:color w:val="000000"/>
          <w:vertAlign w:val="baseline"/>
        </w:rPr>
        <w:footnoteRef/>
      </w:r>
      <w:r w:rsidRPr="00A26EBB">
        <w:rPr>
          <w:rFonts w:ascii="B Lotus" w:hAnsi="B Lotus" w:cs="B Lotus"/>
          <w:color w:val="000000"/>
        </w:rPr>
        <w:t xml:space="preserve"> </w:t>
      </w:r>
      <w:ins w:id="328" w:author="Mehrnazi Boojari" w:date="2019-01-07T23:37:00Z">
        <w:r>
          <w:rPr>
            <w:rFonts w:ascii="B Lotus" w:hAnsi="B Lotus" w:cs="B Lotus" w:hint="cs"/>
            <w:color w:val="000000"/>
            <w:rtl/>
          </w:rPr>
          <w:t xml:space="preserve">. </w:t>
        </w:r>
      </w:ins>
      <w:r w:rsidRPr="00A26EBB">
        <w:rPr>
          <w:rFonts w:ascii="B Lotus" w:hAnsi="B Lotus" w:cs="B Lotus"/>
          <w:color w:val="000000"/>
          <w:rtl/>
        </w:rPr>
        <w:t>ب</w:t>
      </w:r>
      <w:r w:rsidRPr="00A26EBB">
        <w:rPr>
          <w:rFonts w:ascii="B Lotus" w:hAnsi="B Lotus" w:cs="B Lotus" w:hint="cs"/>
          <w:color w:val="000000"/>
          <w:rtl/>
        </w:rPr>
        <w:t>ی</w:t>
      </w:r>
      <w:r w:rsidRPr="00A26EBB">
        <w:rPr>
          <w:rFonts w:ascii="B Lotus" w:hAnsi="B Lotus" w:cs="B Lotus" w:hint="eastAsia"/>
          <w:color w:val="000000"/>
          <w:rtl/>
        </w:rPr>
        <w:t>انات</w:t>
      </w:r>
      <w:r w:rsidRPr="00A26EBB">
        <w:rPr>
          <w:rFonts w:ascii="B Lotus" w:hAnsi="B Lotus" w:cs="B Lotus"/>
          <w:color w:val="000000"/>
          <w:rtl/>
        </w:rPr>
        <w:t xml:space="preserve"> </w:t>
      </w:r>
      <w:r w:rsidRPr="00A26EBB">
        <w:rPr>
          <w:rFonts w:ascii="B Lotus" w:hAnsi="B Lotus" w:cs="B Lotus" w:hint="cs"/>
          <w:color w:val="000000"/>
          <w:rtl/>
        </w:rPr>
        <w:t xml:space="preserve">رهبر معظم انقلاب </w:t>
      </w:r>
      <w:r w:rsidRPr="00A26EBB">
        <w:rPr>
          <w:rFonts w:ascii="B Lotus" w:hAnsi="B Lotus" w:cs="B Lotus"/>
          <w:color w:val="000000"/>
          <w:rtl/>
        </w:rPr>
        <w:t>در دانشگاه ش</w:t>
      </w:r>
      <w:r w:rsidRPr="00A26EBB">
        <w:rPr>
          <w:rFonts w:ascii="B Lotus" w:hAnsi="B Lotus" w:cs="B Lotus" w:hint="cs"/>
          <w:color w:val="000000"/>
          <w:rtl/>
        </w:rPr>
        <w:t>ی</w:t>
      </w:r>
      <w:r w:rsidRPr="00A26EBB">
        <w:rPr>
          <w:rFonts w:ascii="B Lotus" w:hAnsi="B Lotus" w:cs="B Lotus" w:hint="eastAsia"/>
          <w:color w:val="000000"/>
          <w:rtl/>
        </w:rPr>
        <w:t>راز</w:t>
      </w:r>
      <w:r w:rsidRPr="00A26EBB">
        <w:rPr>
          <w:rFonts w:ascii="B Lotus" w:hAnsi="B Lotus" w:cs="B Lotus" w:hint="cs"/>
          <w:color w:val="000000"/>
          <w:rtl/>
        </w:rPr>
        <w:t>؛</w:t>
      </w:r>
      <w:r w:rsidRPr="00A26EBB">
        <w:rPr>
          <w:rFonts w:ascii="B Lotus" w:hAnsi="B Lotus" w:cs="B Lotus"/>
          <w:color w:val="000000"/>
          <w:rtl/>
        </w:rPr>
        <w:t xml:space="preserve"> </w:t>
      </w:r>
      <w:r w:rsidRPr="00A26EBB">
        <w:rPr>
          <w:rFonts w:ascii="B Lotus" w:hAnsi="B Lotus" w:cs="B Lotus" w:hint="cs"/>
          <w:color w:val="000000"/>
          <w:rtl/>
        </w:rPr>
        <w:t>14/2/1387</w:t>
      </w:r>
      <w:del w:id="329" w:author="Mehrnazi Boojari" w:date="2019-01-07T10:08:00Z">
        <w:r w:rsidRPr="00A26EBB" w:rsidDel="00A31D6F">
          <w:rPr>
            <w:rFonts w:ascii="B Lotus" w:hAnsi="B Lotus" w:cs="B Lotus" w:hint="cs"/>
            <w:color w:val="000000"/>
            <w:rtl/>
          </w:rPr>
          <w:delText xml:space="preserve"> . </w:delText>
        </w:r>
      </w:del>
      <w:ins w:id="330" w:author="Mehrnazi Boojari" w:date="2019-01-07T10:08:00Z">
        <w:r w:rsidRPr="00A26EBB">
          <w:rPr>
            <w:rFonts w:ascii="B Lotus" w:hAnsi="B Lotus" w:cs="B Lotus" w:hint="cs"/>
            <w:color w:val="000000"/>
            <w:rtl/>
          </w:rPr>
          <w:t xml:space="preserve">. </w:t>
        </w:r>
      </w:ins>
    </w:p>
  </w:footnote>
  <w:footnote w:id="2">
    <w:p w14:paraId="2089A287" w14:textId="77777777" w:rsidR="00886BC2" w:rsidRPr="00A26EBB" w:rsidRDefault="00886BC2" w:rsidP="005A387F">
      <w:pPr>
        <w:pStyle w:val="FootnoteText"/>
        <w:bidi/>
        <w:jc w:val="both"/>
        <w:rPr>
          <w:rFonts w:ascii="B Lotus" w:hAnsi="B Lotus" w:cs="B Lotus"/>
          <w:color w:val="000000"/>
          <w:rtl/>
          <w:lang w:bidi="fa-IR"/>
        </w:rPr>
      </w:pPr>
      <w:r w:rsidRPr="00A26EBB">
        <w:rPr>
          <w:rStyle w:val="FootnoteReference"/>
          <w:rFonts w:ascii="B Lotus" w:hAnsi="B Lotus" w:cs="B Lotus"/>
          <w:color w:val="000000"/>
          <w:vertAlign w:val="baseline"/>
        </w:rPr>
        <w:footnoteRef/>
      </w:r>
      <w:r w:rsidRPr="00A26EBB">
        <w:rPr>
          <w:rFonts w:ascii="B Lotus" w:hAnsi="B Lotus" w:cs="B Lotus"/>
          <w:color w:val="000000"/>
        </w:rPr>
        <w:t xml:space="preserve"> </w:t>
      </w:r>
      <w:ins w:id="344" w:author="Mehrnazi Boojari" w:date="2019-01-07T23:37:00Z">
        <w:r>
          <w:rPr>
            <w:rFonts w:ascii="B Lotus" w:hAnsi="B Lotus" w:cs="B Lotus" w:hint="cs"/>
            <w:color w:val="000000"/>
            <w:rtl/>
          </w:rPr>
          <w:t xml:space="preserve">. </w:t>
        </w:r>
      </w:ins>
      <w:r w:rsidRPr="00A26EBB">
        <w:rPr>
          <w:rFonts w:ascii="B Lotus" w:hAnsi="B Lotus" w:cs="B Lotus"/>
          <w:color w:val="000000"/>
          <w:rtl/>
        </w:rPr>
        <w:t>بی‌شک تمدن اسلامی می‌تواند وارد میدان شود و با همان شیوه‌ای که تمدن‌های بزرگ تاریخ توانسته‌اند وارد میدان زندگی بشر شوند و منطقه</w:t>
      </w:r>
      <w:ins w:id="345" w:author="Mehrnazi Boojari" w:date="2019-01-10T03:26:00Z">
        <w:r>
          <w:rPr>
            <w:rFonts w:ascii="B Lotus" w:hAnsi="B Lotus" w:cs="B Nazanin" w:hint="cs"/>
            <w:color w:val="000000"/>
            <w:rtl/>
          </w:rPr>
          <w:t>‌</w:t>
        </w:r>
      </w:ins>
      <w:del w:id="346" w:author="Mehrnazi Boojari" w:date="2019-01-10T03:26:00Z">
        <w:r w:rsidRPr="00A26EBB" w:rsidDel="005A387F">
          <w:rPr>
            <w:rFonts w:ascii="B Lotus" w:hAnsi="B Lotus" w:cs="B Lotus"/>
            <w:color w:val="000000"/>
            <w:rtl/>
          </w:rPr>
          <w:delText>‌</w:delText>
        </w:r>
      </w:del>
      <w:r w:rsidRPr="00A26EBB">
        <w:rPr>
          <w:rFonts w:ascii="B Lotus" w:hAnsi="B Lotus" w:cs="B Lotus"/>
          <w:color w:val="000000"/>
          <w:rtl/>
        </w:rPr>
        <w:t xml:space="preserve">ای را (بزرگ یا کوچک) تصرف کنند و برکات خود یا صدمات خود را به آن‌ها برسانند، این </w:t>
      </w:r>
      <w:del w:id="347" w:author="Mehrnazi Boojari" w:date="2019-01-10T03:27:00Z">
        <w:r w:rsidRPr="00A26EBB" w:rsidDel="005A387F">
          <w:rPr>
            <w:rFonts w:ascii="B Lotus" w:hAnsi="B Lotus" w:cs="B Lotus"/>
            <w:color w:val="000000"/>
            <w:rtl/>
          </w:rPr>
          <w:delText xml:space="preserve">فرایند </w:delText>
        </w:r>
      </w:del>
      <w:ins w:id="348" w:author="Mehrnazi Boojari" w:date="2019-01-10T03:27:00Z">
        <w:r w:rsidRPr="00A26EBB">
          <w:rPr>
            <w:rFonts w:ascii="B Lotus" w:hAnsi="B Lotus" w:cs="B Lotus"/>
            <w:color w:val="000000"/>
            <w:rtl/>
          </w:rPr>
          <w:t>فر</w:t>
        </w:r>
        <w:r>
          <w:rPr>
            <w:rFonts w:ascii="B Lotus" w:hAnsi="B Lotus" w:cs="B Lotus" w:hint="cs"/>
            <w:color w:val="000000"/>
            <w:rtl/>
          </w:rPr>
          <w:t>آ</w:t>
        </w:r>
        <w:r w:rsidRPr="00A26EBB">
          <w:rPr>
            <w:rFonts w:ascii="B Lotus" w:hAnsi="B Lotus" w:cs="B Lotus"/>
            <w:color w:val="000000"/>
            <w:rtl/>
          </w:rPr>
          <w:t xml:space="preserve">یند </w:t>
        </w:r>
      </w:ins>
      <w:r w:rsidRPr="00A26EBB">
        <w:rPr>
          <w:rFonts w:ascii="B Lotus" w:hAnsi="B Lotus" w:cs="B Lotus"/>
          <w:color w:val="000000"/>
          <w:rtl/>
        </w:rPr>
        <w:t>پیچیده و طولانی و پُرکار را بپیماید و به آن نقطه برسد. البته تمدن اسلامی به‌صورت کامل در دوران ظهور حضرت بقیه</w:t>
      </w:r>
      <w:ins w:id="349" w:author="Mehrnazi Boojari" w:date="2019-01-10T03:27:00Z">
        <w:r>
          <w:rPr>
            <w:rFonts w:ascii="B Lotus" w:hAnsi="B Lotus" w:cs="B Lotus" w:hint="cs"/>
            <w:color w:val="000000"/>
            <w:rtl/>
          </w:rPr>
          <w:t>ًْ</w:t>
        </w:r>
      </w:ins>
      <w:r w:rsidRPr="00A26EBB">
        <w:rPr>
          <w:rFonts w:ascii="B Lotus" w:hAnsi="B Lotus" w:cs="B Lotus"/>
          <w:color w:val="000000"/>
          <w:rtl/>
        </w:rPr>
        <w:t>‌الله (ارواحنا فداه) است. در دوران ظهور، تمدن حقیقی اسلامی و دنیای حقیقی اسلامی به</w:t>
      </w:r>
      <w:ins w:id="350" w:author="Mehrnazi Boojari" w:date="2019-01-10T03:27:00Z">
        <w:r>
          <w:rPr>
            <w:rFonts w:ascii="B Lotus" w:hAnsi="B Lotus" w:cs="B Nazanin" w:hint="cs"/>
            <w:color w:val="000000"/>
            <w:rtl/>
          </w:rPr>
          <w:t>‌</w:t>
        </w:r>
      </w:ins>
      <w:del w:id="351" w:author="Mehrnazi Boojari" w:date="2019-01-10T03:27:00Z">
        <w:r w:rsidRPr="00A26EBB" w:rsidDel="005A387F">
          <w:rPr>
            <w:rFonts w:ascii="B Lotus" w:hAnsi="B Lotus" w:cs="B Lotus"/>
            <w:color w:val="000000"/>
            <w:rtl/>
          </w:rPr>
          <w:delText xml:space="preserve"> </w:delText>
        </w:r>
      </w:del>
      <w:r w:rsidRPr="00A26EBB">
        <w:rPr>
          <w:rFonts w:ascii="B Lotus" w:hAnsi="B Lotus" w:cs="B Lotus"/>
          <w:color w:val="000000"/>
          <w:rtl/>
        </w:rPr>
        <w:t>وجود خواهد آمد</w:t>
      </w:r>
      <w:r w:rsidRPr="00A26EBB">
        <w:rPr>
          <w:rFonts w:ascii="B Lotus" w:hAnsi="B Lotus" w:cs="B Lotus" w:hint="cs"/>
          <w:color w:val="000000"/>
          <w:rtl/>
        </w:rPr>
        <w:t>.</w:t>
      </w:r>
      <w:r w:rsidRPr="00A26EBB">
        <w:rPr>
          <w:rFonts w:ascii="B Lotus" w:hAnsi="B Lotus" w:cs="B Lotus"/>
          <w:color w:val="000000"/>
          <w:shd w:val="clear" w:color="auto" w:fill="FFFFFF"/>
          <w:rtl/>
        </w:rPr>
        <w:t xml:space="preserve"> </w:t>
      </w:r>
      <w:r w:rsidRPr="00A26EBB">
        <w:rPr>
          <w:rFonts w:ascii="B Lotus" w:hAnsi="B Lotus" w:cs="B Lotus"/>
          <w:color w:val="000000"/>
          <w:rtl/>
        </w:rPr>
        <w:t>بیانات در مدرسة فیضیه</w:t>
      </w:r>
      <w:r w:rsidRPr="00A26EBB">
        <w:rPr>
          <w:rFonts w:ascii="B Lotus" w:hAnsi="B Lotus" w:cs="B Lotus" w:hint="cs"/>
          <w:color w:val="000000"/>
          <w:rtl/>
        </w:rPr>
        <w:t xml:space="preserve">؛ 14/7/1379. </w:t>
      </w:r>
    </w:p>
  </w:footnote>
  <w:footnote w:id="3">
    <w:p w14:paraId="5B2CC91E" w14:textId="77777777" w:rsidR="00886BC2" w:rsidRPr="009355E1" w:rsidRDefault="00886BC2" w:rsidP="005A387F">
      <w:pPr>
        <w:pStyle w:val="FootnoteText"/>
        <w:bidi/>
        <w:jc w:val="both"/>
        <w:rPr>
          <w:rFonts w:ascii="B Lotus" w:hAnsi="B Lotus" w:cs="B Lotus"/>
          <w:rtl/>
          <w:lang w:bidi="fa-IR"/>
        </w:rPr>
      </w:pPr>
      <w:r w:rsidRPr="00A26EBB">
        <w:rPr>
          <w:rStyle w:val="FootnoteReference"/>
          <w:rFonts w:ascii="B Lotus" w:hAnsi="B Lotus" w:cs="B Lotus"/>
          <w:vertAlign w:val="baseline"/>
        </w:rPr>
        <w:footnoteRef/>
      </w:r>
      <w:r w:rsidRPr="00A26EBB">
        <w:rPr>
          <w:rFonts w:ascii="B Lotus" w:hAnsi="B Lotus" w:cs="B Lotus"/>
        </w:rPr>
        <w:t xml:space="preserve"> </w:t>
      </w:r>
      <w:ins w:id="362" w:author="Mehrnazi Boojari" w:date="2019-01-07T23:37:00Z">
        <w:r>
          <w:rPr>
            <w:rFonts w:ascii="B Lotus" w:hAnsi="B Lotus" w:cs="B Lotus" w:hint="cs"/>
            <w:rtl/>
          </w:rPr>
          <w:t xml:space="preserve">. </w:t>
        </w:r>
      </w:ins>
      <w:r w:rsidRPr="00A26EBB">
        <w:rPr>
          <w:rFonts w:ascii="B Lotus" w:hAnsi="B Lotus" w:cs="B Lotus"/>
          <w:rtl/>
        </w:rPr>
        <w:t>مبنا</w:t>
      </w:r>
      <w:r w:rsidRPr="00A26EBB">
        <w:rPr>
          <w:rFonts w:ascii="B Lotus" w:hAnsi="B Lotus" w:cs="B Lotus" w:hint="cs"/>
          <w:rtl/>
        </w:rPr>
        <w:t>ی</w:t>
      </w:r>
      <w:r w:rsidRPr="00A26EBB">
        <w:rPr>
          <w:rFonts w:ascii="B Lotus" w:hAnsi="B Lotus" w:cs="B Lotus"/>
          <w:rtl/>
        </w:rPr>
        <w:t xml:space="preserve"> انقلاب اسلام</w:t>
      </w:r>
      <w:r w:rsidRPr="00A26EBB">
        <w:rPr>
          <w:rFonts w:ascii="B Lotus" w:hAnsi="B Lotus" w:cs="B Lotus" w:hint="cs"/>
          <w:rtl/>
        </w:rPr>
        <w:t>ی</w:t>
      </w:r>
      <w:r w:rsidRPr="00A26EBB">
        <w:rPr>
          <w:rFonts w:ascii="B Lotus" w:hAnsi="B Lotus" w:cs="B Lotus"/>
          <w:rtl/>
        </w:rPr>
        <w:t xml:space="preserve"> به معنا</w:t>
      </w:r>
      <w:r w:rsidRPr="00A26EBB">
        <w:rPr>
          <w:rFonts w:ascii="B Lotus" w:hAnsi="B Lotus" w:cs="B Lotus" w:hint="cs"/>
          <w:rtl/>
        </w:rPr>
        <w:t>ی</w:t>
      </w:r>
      <w:r w:rsidRPr="00A26EBB">
        <w:rPr>
          <w:rFonts w:ascii="B Lotus" w:hAnsi="B Lotus" w:cs="B Lotus"/>
          <w:rtl/>
        </w:rPr>
        <w:t xml:space="preserve"> تفکر محور</w:t>
      </w:r>
      <w:r w:rsidRPr="00A26EBB">
        <w:rPr>
          <w:rFonts w:ascii="B Lotus" w:hAnsi="B Lotus" w:cs="B Lotus" w:hint="cs"/>
          <w:rtl/>
        </w:rPr>
        <w:t>ی</w:t>
      </w:r>
      <w:r w:rsidRPr="00A26EBB">
        <w:rPr>
          <w:rFonts w:ascii="B Lotus" w:hAnsi="B Lotus" w:cs="B Lotus"/>
          <w:rtl/>
        </w:rPr>
        <w:t xml:space="preserve"> است که انقلاب</w:t>
      </w:r>
      <w:del w:id="363" w:author="Mehrnazi Boojari" w:date="2019-01-10T03:27:00Z">
        <w:r w:rsidRPr="00A26EBB" w:rsidDel="005A387F">
          <w:rPr>
            <w:rFonts w:ascii="B Lotus" w:hAnsi="B Lotus" w:cs="B Lotus"/>
            <w:rtl/>
          </w:rPr>
          <w:delText>،</w:delText>
        </w:r>
      </w:del>
      <w:r w:rsidRPr="00A26EBB">
        <w:rPr>
          <w:rFonts w:ascii="B Lotus" w:hAnsi="B Lotus" w:cs="B Lotus"/>
          <w:rtl/>
        </w:rPr>
        <w:t xml:space="preserve"> اهداف خود را </w:t>
      </w:r>
      <w:del w:id="364" w:author="Mehrnazi Boojari" w:date="2019-01-07T23:37:00Z">
        <w:r w:rsidRPr="00A26EBB" w:rsidDel="00A26EBB">
          <w:rPr>
            <w:rFonts w:ascii="B Lotus" w:hAnsi="B Lotus" w:cs="B Lotus"/>
            <w:rtl/>
          </w:rPr>
          <w:delText>به وس</w:delText>
        </w:r>
        <w:r w:rsidRPr="00A26EBB" w:rsidDel="00A26EBB">
          <w:rPr>
            <w:rFonts w:ascii="B Lotus" w:hAnsi="B Lotus" w:cs="B Lotus" w:hint="cs"/>
            <w:rtl/>
          </w:rPr>
          <w:delText>ی</w:delText>
        </w:r>
        <w:r w:rsidRPr="00A26EBB" w:rsidDel="00A26EBB">
          <w:rPr>
            <w:rFonts w:ascii="B Lotus" w:hAnsi="B Lotus" w:cs="B Lotus" w:hint="eastAsia"/>
            <w:rtl/>
          </w:rPr>
          <w:delText>له</w:delText>
        </w:r>
      </w:del>
      <w:ins w:id="365" w:author="Mehrnazi Boojari" w:date="2019-01-07T23:37:00Z">
        <w:r>
          <w:rPr>
            <w:rFonts w:ascii="B Lotus" w:hAnsi="B Lotus" w:cs="B Lotus" w:hint="cs"/>
            <w:rtl/>
          </w:rPr>
          <w:t>با</w:t>
        </w:r>
      </w:ins>
      <w:r w:rsidRPr="00A26EBB">
        <w:rPr>
          <w:rFonts w:ascii="B Lotus" w:hAnsi="B Lotus" w:cs="B Lotus"/>
          <w:rtl/>
        </w:rPr>
        <w:t xml:space="preserve"> آن</w:t>
      </w:r>
      <w:ins w:id="366" w:author="Mehrnazi Boojari" w:date="2019-01-07T23:37:00Z">
        <w:r>
          <w:rPr>
            <w:rFonts w:ascii="B Lotus" w:hAnsi="B Lotus" w:cs="B Nazanin" w:hint="cs"/>
            <w:rtl/>
          </w:rPr>
          <w:t>‌</w:t>
        </w:r>
      </w:ins>
      <w:del w:id="367" w:author="Mehrnazi Boojari" w:date="2019-01-07T23:37:00Z">
        <w:r w:rsidRPr="00A26EBB" w:rsidDel="00A26EBB">
          <w:rPr>
            <w:rFonts w:ascii="B Lotus" w:hAnsi="B Lotus" w:cs="B Lotus"/>
            <w:rtl/>
          </w:rPr>
          <w:delText xml:space="preserve"> </w:delText>
        </w:r>
      </w:del>
      <w:r w:rsidRPr="00A26EBB">
        <w:rPr>
          <w:rFonts w:ascii="B Lotus" w:hAnsi="B Lotus" w:cs="B Lotus"/>
          <w:rtl/>
        </w:rPr>
        <w:t xml:space="preserve"> تفکر محور</w:t>
      </w:r>
      <w:r w:rsidRPr="00A26EBB">
        <w:rPr>
          <w:rFonts w:ascii="B Lotus" w:hAnsi="B Lotus" w:cs="B Lotus" w:hint="cs"/>
          <w:rtl/>
        </w:rPr>
        <w:t>ی</w:t>
      </w:r>
      <w:r w:rsidRPr="00A26EBB">
        <w:rPr>
          <w:rFonts w:ascii="B Lotus" w:hAnsi="B Lotus" w:cs="B Lotus"/>
          <w:rtl/>
        </w:rPr>
        <w:t xml:space="preserve"> محقق م</w:t>
      </w:r>
      <w:r w:rsidRPr="00A26EBB">
        <w:rPr>
          <w:rFonts w:ascii="B Lotus" w:hAnsi="B Lotus" w:cs="B Lotus" w:hint="cs"/>
          <w:rtl/>
        </w:rPr>
        <w:t>ی</w:t>
      </w:r>
      <w:ins w:id="368" w:author="Mehrnazi Boojari" w:date="2019-01-07T23:37:00Z">
        <w:r>
          <w:rPr>
            <w:rFonts w:ascii="B Lotus" w:hAnsi="B Lotus" w:cs="B Nazanin" w:hint="cs"/>
            <w:rtl/>
          </w:rPr>
          <w:t>‌</w:t>
        </w:r>
      </w:ins>
      <w:r w:rsidRPr="00A26EBB">
        <w:rPr>
          <w:rFonts w:ascii="B Lotus" w:hAnsi="B Lotus" w:cs="B Lotus" w:hint="eastAsia"/>
          <w:rtl/>
        </w:rPr>
        <w:t>کند</w:t>
      </w:r>
      <w:r w:rsidRPr="00A26EBB">
        <w:rPr>
          <w:rFonts w:ascii="B Lotus" w:hAnsi="B Lotus" w:cs="B Lotus"/>
          <w:rtl/>
        </w:rPr>
        <w:t>. بنابرا</w:t>
      </w:r>
      <w:r w:rsidRPr="00A26EBB">
        <w:rPr>
          <w:rFonts w:ascii="B Lotus" w:hAnsi="B Lotus" w:cs="B Lotus" w:hint="cs"/>
          <w:rtl/>
        </w:rPr>
        <w:t>ی</w:t>
      </w:r>
      <w:r w:rsidRPr="00A26EBB">
        <w:rPr>
          <w:rFonts w:ascii="B Lotus" w:hAnsi="B Lotus" w:cs="B Lotus" w:hint="eastAsia"/>
          <w:rtl/>
        </w:rPr>
        <w:t>ن</w:t>
      </w:r>
      <w:ins w:id="369" w:author="Mehrnazi Boojari" w:date="2019-01-07T23:37:00Z">
        <w:r>
          <w:rPr>
            <w:rFonts w:ascii="B Lotus" w:hAnsi="B Lotus" w:cs="B Lotus" w:hint="cs"/>
            <w:rtl/>
          </w:rPr>
          <w:t>،</w:t>
        </w:r>
      </w:ins>
      <w:r w:rsidRPr="00A26EBB">
        <w:rPr>
          <w:rFonts w:ascii="B Lotus" w:hAnsi="B Lotus" w:cs="B Lotus"/>
          <w:rtl/>
        </w:rPr>
        <w:t xml:space="preserve"> مبنا به معنا</w:t>
      </w:r>
      <w:r w:rsidRPr="00A26EBB">
        <w:rPr>
          <w:rFonts w:ascii="B Lotus" w:hAnsi="B Lotus" w:cs="B Lotus" w:hint="cs"/>
          <w:rtl/>
        </w:rPr>
        <w:t>ی</w:t>
      </w:r>
      <w:r w:rsidRPr="00A26EBB">
        <w:rPr>
          <w:rFonts w:ascii="B Lotus" w:hAnsi="B Lotus" w:cs="B Lotus"/>
          <w:rtl/>
        </w:rPr>
        <w:t xml:space="preserve"> تفکر محقق‌کنند</w:t>
      </w:r>
      <w:del w:id="370" w:author="Mehrnazi Boojari" w:date="2019-01-07T22:49:00Z">
        <w:r w:rsidRPr="00A26EBB" w:rsidDel="00BF4CE5">
          <w:rPr>
            <w:rFonts w:ascii="B Lotus" w:hAnsi="B Lotus" w:cs="B Lotus"/>
            <w:rtl/>
          </w:rPr>
          <w:delText>ه‌</w:delText>
        </w:r>
        <w:r w:rsidRPr="00A26EBB" w:rsidDel="00BF4CE5">
          <w:rPr>
            <w:rFonts w:ascii="B Lotus" w:hAnsi="B Lotus" w:cs="B Lotus" w:hint="cs"/>
            <w:rtl/>
          </w:rPr>
          <w:delText>ی</w:delText>
        </w:r>
        <w:r w:rsidRPr="00A26EBB" w:rsidDel="00BF4CE5">
          <w:rPr>
            <w:rFonts w:ascii="B Lotus" w:hAnsi="B Lotus" w:cs="B Lotus"/>
            <w:rtl/>
          </w:rPr>
          <w:delText xml:space="preserve"> </w:delText>
        </w:r>
      </w:del>
      <w:ins w:id="371" w:author="Mehrnazi Boojari" w:date="2019-01-07T22:49:00Z">
        <w:r w:rsidRPr="00A26EBB">
          <w:rPr>
            <w:rFonts w:ascii="B Lotus" w:hAnsi="B Lotus" w:cs="B Lotus"/>
            <w:rtl/>
          </w:rPr>
          <w:t xml:space="preserve">ۀ </w:t>
        </w:r>
      </w:ins>
      <w:r w:rsidRPr="00A26EBB">
        <w:rPr>
          <w:rFonts w:ascii="B Lotus" w:hAnsi="B Lotus" w:cs="B Lotus"/>
          <w:rtl/>
        </w:rPr>
        <w:t xml:space="preserve">اهداف </w:t>
      </w:r>
      <w:r w:rsidRPr="00A26EBB">
        <w:rPr>
          <w:rFonts w:ascii="B Lotus" w:hAnsi="B Lotus" w:cs="B Lotus" w:hint="cs"/>
          <w:rtl/>
        </w:rPr>
        <w:t>ی</w:t>
      </w:r>
      <w:r w:rsidRPr="00A26EBB">
        <w:rPr>
          <w:rFonts w:ascii="B Lotus" w:hAnsi="B Lotus" w:cs="B Lotus" w:hint="eastAsia"/>
          <w:rtl/>
        </w:rPr>
        <w:t>ک</w:t>
      </w:r>
      <w:r w:rsidRPr="00A26EBB">
        <w:rPr>
          <w:rFonts w:ascii="B Lotus" w:hAnsi="B Lotus" w:cs="B Lotus"/>
          <w:rtl/>
        </w:rPr>
        <w:t xml:space="preserve"> پد</w:t>
      </w:r>
      <w:r w:rsidRPr="00A26EBB">
        <w:rPr>
          <w:rFonts w:ascii="B Lotus" w:hAnsi="B Lotus" w:cs="B Lotus" w:hint="cs"/>
          <w:rtl/>
        </w:rPr>
        <w:t>ی</w:t>
      </w:r>
      <w:r w:rsidRPr="00A26EBB">
        <w:rPr>
          <w:rFonts w:ascii="B Lotus" w:hAnsi="B Lotus" w:cs="B Lotus" w:hint="eastAsia"/>
          <w:rtl/>
        </w:rPr>
        <w:t>ده</w:t>
      </w:r>
      <w:r w:rsidRPr="00A26EBB">
        <w:rPr>
          <w:rFonts w:ascii="B Lotus" w:hAnsi="B Lotus" w:cs="B Lotus"/>
          <w:rtl/>
        </w:rPr>
        <w:t xml:space="preserve"> است</w:t>
      </w:r>
      <w:r w:rsidRPr="00A26EBB">
        <w:rPr>
          <w:rFonts w:ascii="B Lotus" w:hAnsi="B Lotus" w:cs="B Lotus" w:hint="cs"/>
          <w:rtl/>
        </w:rPr>
        <w:t>.</w:t>
      </w:r>
    </w:p>
  </w:footnote>
  <w:footnote w:id="4">
    <w:p w14:paraId="602C66F4" w14:textId="77777777" w:rsidR="00886BC2" w:rsidRPr="00DB081F" w:rsidRDefault="00886BC2" w:rsidP="006750CF">
      <w:pPr>
        <w:pStyle w:val="FootnoteText"/>
        <w:bidi/>
        <w:jc w:val="both"/>
        <w:rPr>
          <w:rFonts w:ascii="B Lotus" w:hAnsi="B Lotus" w:cs="B Lotus"/>
          <w:b/>
          <w:bCs/>
          <w:rtl/>
          <w:lang w:bidi="fa-IR"/>
        </w:rPr>
      </w:pPr>
      <w:r w:rsidRPr="00DB081F">
        <w:rPr>
          <w:rStyle w:val="FootnoteReference"/>
          <w:rFonts w:ascii="B Lotus" w:hAnsi="B Lotus" w:cs="B Lotus"/>
          <w:b/>
          <w:bCs/>
          <w:vertAlign w:val="baseline"/>
        </w:rPr>
        <w:footnoteRef/>
      </w:r>
      <w:ins w:id="526" w:author="Mehrnazi Boojari" w:date="2019-01-07T23:37:00Z">
        <w:r>
          <w:rPr>
            <w:rFonts w:ascii="B Lotus" w:hAnsi="B Lotus" w:cs="B Lotus" w:hint="cs"/>
            <w:b/>
            <w:bCs/>
            <w:rtl/>
            <w:lang w:bidi="fa-IR"/>
          </w:rPr>
          <w:t>.</w:t>
        </w:r>
      </w:ins>
      <w:r w:rsidRPr="00DB081F">
        <w:rPr>
          <w:rFonts w:ascii="B Lotus" w:hAnsi="B Lotus" w:cs="B Lotus" w:hint="cs"/>
          <w:b/>
          <w:bCs/>
          <w:rtl/>
          <w:lang w:bidi="fa-IR"/>
        </w:rPr>
        <w:t xml:space="preserve"> </w:t>
      </w:r>
      <w:r w:rsidRPr="00DB081F">
        <w:rPr>
          <w:rFonts w:ascii="B Lotus" w:hAnsi="B Lotus" w:cs="B Lotus" w:hint="cs"/>
          <w:rtl/>
          <w:lang w:bidi="fa-IR"/>
        </w:rPr>
        <w:t>جلسه دوم از سلسله جلسات کانون اندیشه سمنان</w:t>
      </w:r>
      <w:ins w:id="527" w:author="Mehrnazi Boojari" w:date="2019-01-10T03:28:00Z">
        <w:r>
          <w:rPr>
            <w:rFonts w:ascii="B Lotus" w:hAnsi="B Lotus" w:cs="B Lotus" w:hint="cs"/>
            <w:rtl/>
            <w:lang w:bidi="fa-IR"/>
          </w:rPr>
          <w:t>؛</w:t>
        </w:r>
      </w:ins>
      <w:r w:rsidRPr="00DB081F">
        <w:rPr>
          <w:rFonts w:ascii="B Lotus" w:hAnsi="B Lotus" w:cs="B Lotus" w:hint="cs"/>
          <w:rtl/>
          <w:lang w:bidi="fa-IR"/>
        </w:rPr>
        <w:t xml:space="preserve"> 30/05/1392، شورای راهبردی الگوی پیشرفت اسلامی.</w:t>
      </w:r>
    </w:p>
  </w:footnote>
  <w:footnote w:id="5">
    <w:p w14:paraId="22767D6D" w14:textId="77777777" w:rsidR="00886BC2" w:rsidRPr="00DB081F" w:rsidRDefault="00886BC2" w:rsidP="00FC733D">
      <w:pPr>
        <w:pStyle w:val="FootnoteText"/>
        <w:bidi/>
        <w:jc w:val="both"/>
        <w:rPr>
          <w:rFonts w:ascii="B Lotus" w:hAnsi="B Lotus" w:cs="B Lotus"/>
          <w:b/>
          <w:bCs/>
          <w:rtl/>
          <w:lang w:bidi="fa-IR"/>
        </w:rPr>
      </w:pPr>
      <w:r w:rsidRPr="00DB081F">
        <w:rPr>
          <w:rStyle w:val="FootnoteReference"/>
          <w:rFonts w:ascii="B Lotus" w:hAnsi="B Lotus" w:cs="B Lotus"/>
          <w:b/>
          <w:bCs/>
          <w:vertAlign w:val="baseline"/>
        </w:rPr>
        <w:footnoteRef/>
      </w:r>
      <w:ins w:id="853" w:author="Mehrnazi Boojari" w:date="2019-01-07T23:37:00Z">
        <w:r>
          <w:rPr>
            <w:rFonts w:ascii="B Lotus" w:hAnsi="B Lotus" w:cs="B Lotus" w:hint="cs"/>
            <w:b/>
            <w:bCs/>
            <w:rtl/>
            <w:lang w:bidi="fa-IR"/>
          </w:rPr>
          <w:t>.</w:t>
        </w:r>
      </w:ins>
      <w:r w:rsidRPr="00DB081F">
        <w:rPr>
          <w:rFonts w:ascii="B Lotus" w:hAnsi="B Lotus" w:cs="B Lotus" w:hint="cs"/>
          <w:b/>
          <w:bCs/>
          <w:rtl/>
          <w:lang w:bidi="fa-IR"/>
        </w:rPr>
        <w:t xml:space="preserve"> </w:t>
      </w:r>
      <w:r w:rsidRPr="00DB081F">
        <w:rPr>
          <w:rFonts w:ascii="B Lotus" w:hAnsi="B Lotus" w:cs="B Lotus" w:hint="cs"/>
          <w:rtl/>
          <w:lang w:bidi="fa-IR"/>
        </w:rPr>
        <w:t>جلسه سوم از سلسله جلسات رویش کاشان</w:t>
      </w:r>
      <w:ins w:id="854" w:author="Mehrnazi Boojari" w:date="2019-01-10T03:28:00Z">
        <w:r>
          <w:rPr>
            <w:rFonts w:ascii="B Lotus" w:hAnsi="B Lotus" w:cs="B Lotus" w:hint="cs"/>
            <w:rtl/>
            <w:lang w:bidi="fa-IR"/>
          </w:rPr>
          <w:t>؛</w:t>
        </w:r>
      </w:ins>
      <w:r w:rsidRPr="00DB081F">
        <w:rPr>
          <w:rFonts w:ascii="B Lotus" w:hAnsi="B Lotus" w:cs="B Lotus" w:hint="cs"/>
          <w:rtl/>
          <w:lang w:bidi="fa-IR"/>
        </w:rPr>
        <w:t xml:space="preserve"> 29/01/1392، شورای راهبردی الگوی پیشرفت اسلامی</w:t>
      </w:r>
      <w:del w:id="855" w:author="Mehrnazi Boojari" w:date="2019-01-07T10:12:00Z">
        <w:r w:rsidRPr="00DB081F" w:rsidDel="00A31D6F">
          <w:rPr>
            <w:rFonts w:ascii="B Lotus" w:hAnsi="B Lotus" w:cs="B Lotus" w:hint="cs"/>
            <w:rtl/>
            <w:lang w:bidi="fa-IR"/>
          </w:rPr>
          <w:delText xml:space="preserve"> .</w:delText>
        </w:r>
      </w:del>
      <w:ins w:id="856" w:author="Mehrnazi Boojari" w:date="2019-01-07T10:12:00Z">
        <w:r w:rsidRPr="00DB081F">
          <w:rPr>
            <w:rFonts w:ascii="B Lotus" w:hAnsi="B Lotus" w:cs="B Lotus" w:hint="cs"/>
            <w:rtl/>
            <w:lang w:bidi="fa-IR"/>
          </w:rPr>
          <w:t>.</w:t>
        </w:r>
      </w:ins>
    </w:p>
  </w:footnote>
  <w:footnote w:id="6">
    <w:p w14:paraId="36B68FD2" w14:textId="77777777" w:rsidR="00886BC2" w:rsidRPr="00DB081F" w:rsidRDefault="00886BC2" w:rsidP="006750CF">
      <w:pPr>
        <w:pStyle w:val="FootnoteText"/>
        <w:bidi/>
        <w:jc w:val="both"/>
        <w:rPr>
          <w:rFonts w:ascii="B Lotus" w:hAnsi="B Lotus" w:cs="B Lotus"/>
          <w:b/>
          <w:bCs/>
          <w:rtl/>
          <w:lang w:bidi="fa-IR"/>
        </w:rPr>
      </w:pPr>
      <w:r w:rsidRPr="00DB081F">
        <w:rPr>
          <w:rStyle w:val="FootnoteReference"/>
          <w:rFonts w:ascii="B Lotus" w:hAnsi="B Lotus" w:cs="B Lotus"/>
          <w:b/>
          <w:bCs/>
          <w:vertAlign w:val="baseline"/>
        </w:rPr>
        <w:footnoteRef/>
      </w:r>
      <w:ins w:id="877" w:author="Mehrnazi Boojari" w:date="2019-01-07T23:37:00Z">
        <w:r>
          <w:rPr>
            <w:rFonts w:ascii="B Lotus" w:hAnsi="B Lotus" w:cs="B Lotus" w:hint="cs"/>
            <w:b/>
            <w:bCs/>
            <w:rtl/>
            <w:lang w:bidi="fa-IR"/>
          </w:rPr>
          <w:t>.</w:t>
        </w:r>
      </w:ins>
      <w:r w:rsidRPr="00DB081F">
        <w:rPr>
          <w:rFonts w:ascii="B Lotus" w:hAnsi="B Lotus" w:cs="B Lotus" w:hint="cs"/>
          <w:b/>
          <w:bCs/>
          <w:rtl/>
          <w:lang w:bidi="fa-IR"/>
        </w:rPr>
        <w:t xml:space="preserve"> </w:t>
      </w:r>
      <w:r w:rsidRPr="00DB081F">
        <w:rPr>
          <w:rFonts w:ascii="B Lotus" w:hAnsi="B Lotus" w:cs="B Lotus" w:hint="cs"/>
          <w:rtl/>
          <w:lang w:bidi="fa-IR"/>
        </w:rPr>
        <w:t>جلسه یازدهم از سلسله جلسات رادیو معارف</w:t>
      </w:r>
      <w:ins w:id="878" w:author="Mehrnazi Boojari" w:date="2019-01-10T03:28:00Z">
        <w:r>
          <w:rPr>
            <w:rFonts w:ascii="B Lotus" w:hAnsi="B Lotus" w:cs="B Lotus" w:hint="cs"/>
            <w:rtl/>
            <w:lang w:bidi="fa-IR"/>
          </w:rPr>
          <w:t>؛</w:t>
        </w:r>
      </w:ins>
      <w:r w:rsidRPr="00DB081F">
        <w:rPr>
          <w:rFonts w:ascii="B Lotus" w:hAnsi="B Lotus" w:cs="B Lotus" w:hint="cs"/>
          <w:rtl/>
          <w:lang w:bidi="fa-IR"/>
        </w:rPr>
        <w:t xml:space="preserve"> 21/05/1393</w:t>
      </w:r>
      <w:del w:id="879" w:author="Mehrnazi Boojari" w:date="2019-01-09T00:01:00Z">
        <w:r w:rsidRPr="00DB081F" w:rsidDel="00756134">
          <w:rPr>
            <w:rFonts w:ascii="B Lotus" w:hAnsi="B Lotus" w:cs="B Lotus" w:hint="cs"/>
            <w:rtl/>
            <w:lang w:bidi="fa-IR"/>
          </w:rPr>
          <w:delText xml:space="preserve"> ،</w:delText>
        </w:r>
      </w:del>
      <w:ins w:id="880" w:author="Mehrnazi Boojari" w:date="2019-01-09T00:01:00Z">
        <w:r>
          <w:rPr>
            <w:rFonts w:ascii="B Lotus" w:hAnsi="B Lotus" w:cs="B Lotus" w:hint="cs"/>
            <w:rtl/>
            <w:lang w:bidi="fa-IR"/>
          </w:rPr>
          <w:t>،</w:t>
        </w:r>
      </w:ins>
      <w:r w:rsidRPr="00DB081F">
        <w:rPr>
          <w:rFonts w:ascii="B Lotus" w:hAnsi="B Lotus" w:cs="B Lotus" w:hint="cs"/>
          <w:rtl/>
          <w:lang w:bidi="fa-IR"/>
        </w:rPr>
        <w:t xml:space="preserve"> شورای راهبردی الگوی پیشرفت اسلامی</w:t>
      </w:r>
      <w:del w:id="881" w:author="Mehrnazi Boojari" w:date="2019-01-07T10:12:00Z">
        <w:r w:rsidRPr="00DB081F" w:rsidDel="00A31D6F">
          <w:rPr>
            <w:rFonts w:ascii="B Lotus" w:hAnsi="B Lotus" w:cs="B Lotus" w:hint="cs"/>
            <w:rtl/>
            <w:lang w:bidi="fa-IR"/>
          </w:rPr>
          <w:delText xml:space="preserve"> .</w:delText>
        </w:r>
      </w:del>
      <w:ins w:id="882" w:author="Mehrnazi Boojari" w:date="2019-01-07T10:12:00Z">
        <w:r w:rsidRPr="00DB081F">
          <w:rPr>
            <w:rFonts w:ascii="B Lotus" w:hAnsi="B Lotus" w:cs="B Lotus" w:hint="cs"/>
            <w:rtl/>
            <w:lang w:bidi="fa-IR"/>
          </w:rPr>
          <w:t>.</w:t>
        </w:r>
      </w:ins>
    </w:p>
  </w:footnote>
  <w:footnote w:id="7">
    <w:p w14:paraId="14B8413C" w14:textId="77777777" w:rsidR="00886BC2" w:rsidRPr="00DB081F" w:rsidRDefault="00886BC2" w:rsidP="00FC733D">
      <w:pPr>
        <w:pStyle w:val="FootnoteText"/>
        <w:bidi/>
        <w:jc w:val="both"/>
        <w:rPr>
          <w:rFonts w:ascii="B Lotus" w:hAnsi="B Lotus" w:cs="B Lotus"/>
          <w:b/>
          <w:bCs/>
          <w:rtl/>
          <w:lang w:bidi="fa-IR"/>
        </w:rPr>
      </w:pPr>
      <w:r w:rsidRPr="00DB081F">
        <w:rPr>
          <w:rStyle w:val="FootnoteReference"/>
          <w:rFonts w:ascii="B Lotus" w:hAnsi="B Lotus" w:cs="B Lotus"/>
          <w:b/>
          <w:bCs/>
          <w:vertAlign w:val="baseline"/>
        </w:rPr>
        <w:footnoteRef/>
      </w:r>
      <w:ins w:id="913" w:author="Mehrnazi Boojari" w:date="2019-01-07T23:37:00Z">
        <w:r>
          <w:rPr>
            <w:rFonts w:ascii="B Lotus" w:hAnsi="B Lotus" w:cs="B Lotus" w:hint="cs"/>
            <w:b/>
            <w:bCs/>
            <w:rtl/>
            <w:lang w:bidi="fa-IR"/>
          </w:rPr>
          <w:t>.</w:t>
        </w:r>
      </w:ins>
      <w:r w:rsidRPr="00DB081F">
        <w:rPr>
          <w:rFonts w:ascii="B Lotus" w:hAnsi="B Lotus" w:cs="B Lotus" w:hint="cs"/>
          <w:b/>
          <w:bCs/>
          <w:rtl/>
          <w:lang w:bidi="fa-IR"/>
        </w:rPr>
        <w:t xml:space="preserve"> </w:t>
      </w:r>
      <w:r w:rsidRPr="00DB081F">
        <w:rPr>
          <w:rFonts w:ascii="B Lotus" w:hAnsi="B Lotus" w:cs="B Lotus" w:hint="cs"/>
          <w:rtl/>
          <w:lang w:bidi="fa-IR"/>
        </w:rPr>
        <w:t>جلسه چهارم از سلسله جلسات کانون اندیشه سمنان</w:t>
      </w:r>
      <w:ins w:id="914" w:author="Mehrnazi Boojari" w:date="2019-01-10T03:29:00Z">
        <w:r>
          <w:rPr>
            <w:rFonts w:ascii="B Lotus" w:hAnsi="B Lotus" w:cs="B Lotus" w:hint="cs"/>
            <w:rtl/>
            <w:lang w:bidi="fa-IR"/>
          </w:rPr>
          <w:t>؛</w:t>
        </w:r>
      </w:ins>
      <w:r w:rsidRPr="00DB081F">
        <w:rPr>
          <w:rFonts w:ascii="B Lotus" w:hAnsi="B Lotus" w:cs="B Lotus" w:hint="cs"/>
          <w:rtl/>
          <w:lang w:bidi="fa-IR"/>
        </w:rPr>
        <w:t xml:space="preserve"> 30/05/1392، شورای راهبردی الگوی پیشرفت اسلامی</w:t>
      </w:r>
      <w:del w:id="915" w:author="Mehrnazi Boojari" w:date="2019-01-07T10:12:00Z">
        <w:r w:rsidRPr="00DB081F" w:rsidDel="00A31D6F">
          <w:rPr>
            <w:rFonts w:ascii="B Lotus" w:hAnsi="B Lotus" w:cs="B Lotus" w:hint="cs"/>
            <w:rtl/>
            <w:lang w:bidi="fa-IR"/>
          </w:rPr>
          <w:delText xml:space="preserve"> .</w:delText>
        </w:r>
      </w:del>
      <w:ins w:id="916" w:author="Mehrnazi Boojari" w:date="2019-01-07T10:12:00Z">
        <w:r w:rsidRPr="00DB081F">
          <w:rPr>
            <w:rFonts w:ascii="B Lotus" w:hAnsi="B Lotus" w:cs="B Lotus" w:hint="cs"/>
            <w:rtl/>
            <w:lang w:bidi="fa-IR"/>
          </w:rPr>
          <w:t>.</w:t>
        </w:r>
      </w:ins>
    </w:p>
  </w:footnote>
  <w:footnote w:id="8">
    <w:p w14:paraId="7BAB5B62" w14:textId="77777777" w:rsidR="00886BC2" w:rsidRPr="00DB081F" w:rsidRDefault="00886BC2" w:rsidP="00FC733D">
      <w:pPr>
        <w:pStyle w:val="FootnoteText"/>
        <w:bidi/>
        <w:jc w:val="both"/>
        <w:rPr>
          <w:rFonts w:ascii="B Lotus" w:hAnsi="B Lotus" w:cs="B Lotus"/>
          <w:b/>
          <w:bCs/>
          <w:rtl/>
          <w:lang w:bidi="fa-IR"/>
        </w:rPr>
      </w:pPr>
      <w:r w:rsidRPr="00DB081F">
        <w:rPr>
          <w:rStyle w:val="FootnoteReference"/>
          <w:rFonts w:ascii="B Lotus" w:hAnsi="B Lotus" w:cs="B Lotus"/>
          <w:b/>
          <w:bCs/>
          <w:vertAlign w:val="baseline"/>
        </w:rPr>
        <w:footnoteRef/>
      </w:r>
      <w:ins w:id="978" w:author="Mehrnazi Boojari" w:date="2019-01-07T23:37:00Z">
        <w:r>
          <w:rPr>
            <w:rFonts w:ascii="B Lotus" w:hAnsi="B Lotus" w:cs="B Lotus" w:hint="cs"/>
            <w:b/>
            <w:bCs/>
            <w:rtl/>
            <w:lang w:bidi="fa-IR"/>
          </w:rPr>
          <w:t>.</w:t>
        </w:r>
      </w:ins>
      <w:r w:rsidRPr="00DB081F">
        <w:rPr>
          <w:rFonts w:ascii="B Lotus" w:hAnsi="B Lotus" w:cs="B Lotus" w:hint="cs"/>
          <w:b/>
          <w:bCs/>
          <w:rtl/>
          <w:lang w:bidi="fa-IR"/>
        </w:rPr>
        <w:t xml:space="preserve"> </w:t>
      </w:r>
      <w:r w:rsidRPr="00DB081F">
        <w:rPr>
          <w:rFonts w:ascii="B Lotus" w:hAnsi="B Lotus" w:cs="B Lotus" w:hint="cs"/>
          <w:rtl/>
          <w:lang w:bidi="fa-IR"/>
        </w:rPr>
        <w:t>جلسه سوم از سلسله جلسات رویش کاشان</w:t>
      </w:r>
      <w:ins w:id="979" w:author="Mehrnazi Boojari" w:date="2019-01-10T03:29:00Z">
        <w:r>
          <w:rPr>
            <w:rFonts w:ascii="B Lotus" w:hAnsi="B Lotus" w:cs="B Lotus" w:hint="cs"/>
            <w:rtl/>
            <w:lang w:bidi="fa-IR"/>
          </w:rPr>
          <w:t>؛</w:t>
        </w:r>
      </w:ins>
      <w:r w:rsidRPr="00DB081F">
        <w:rPr>
          <w:rFonts w:ascii="B Lotus" w:hAnsi="B Lotus" w:cs="B Lotus" w:hint="cs"/>
          <w:rtl/>
          <w:lang w:bidi="fa-IR"/>
        </w:rPr>
        <w:t xml:space="preserve"> 29/01/1392، شورای راهبردی الگوی پیشرفت اسلامی</w:t>
      </w:r>
      <w:del w:id="980" w:author="Mehrnazi Boojari" w:date="2019-01-07T10:12:00Z">
        <w:r w:rsidRPr="00DB081F" w:rsidDel="00A31D6F">
          <w:rPr>
            <w:rFonts w:ascii="B Lotus" w:hAnsi="B Lotus" w:cs="B Lotus" w:hint="cs"/>
            <w:rtl/>
            <w:lang w:bidi="fa-IR"/>
          </w:rPr>
          <w:delText xml:space="preserve"> .</w:delText>
        </w:r>
      </w:del>
      <w:ins w:id="981" w:author="Mehrnazi Boojari" w:date="2019-01-07T10:12:00Z">
        <w:r w:rsidRPr="00DB081F">
          <w:rPr>
            <w:rFonts w:ascii="B Lotus" w:hAnsi="B Lotus" w:cs="B Lotus" w:hint="cs"/>
            <w:rtl/>
            <w:lang w:bidi="fa-IR"/>
          </w:rPr>
          <w:t>.</w:t>
        </w:r>
      </w:ins>
    </w:p>
  </w:footnote>
  <w:footnote w:id="9">
    <w:p w14:paraId="77DDAE77" w14:textId="1BE1666D" w:rsidR="00886BC2" w:rsidRPr="00DB081F" w:rsidRDefault="00886BC2" w:rsidP="00A26EBB">
      <w:pPr>
        <w:pStyle w:val="FootnoteText"/>
        <w:bidi/>
        <w:jc w:val="both"/>
        <w:rPr>
          <w:rFonts w:ascii="B Lotus" w:hAnsi="B Lotus" w:cs="B Lotus"/>
          <w:color w:val="000000"/>
          <w:rtl/>
        </w:rPr>
      </w:pPr>
      <w:r w:rsidRPr="00DB081F">
        <w:rPr>
          <w:rStyle w:val="FootnoteReference"/>
          <w:rFonts w:ascii="B Lotus" w:hAnsi="B Lotus" w:cs="B Lotus"/>
          <w:color w:val="000000"/>
          <w:vertAlign w:val="baseline"/>
        </w:rPr>
        <w:footnoteRef/>
      </w:r>
      <w:del w:id="1047" w:author="Mehrnazi Boojari" w:date="2019-01-07T23:38:00Z">
        <w:r w:rsidRPr="00DB081F" w:rsidDel="00A26EBB">
          <w:rPr>
            <w:rFonts w:ascii="B Lotus" w:hAnsi="B Lotus" w:cs="B Lotus"/>
            <w:color w:val="000000"/>
          </w:rPr>
          <w:delText xml:space="preserve"> </w:delText>
        </w:r>
      </w:del>
      <w:ins w:id="1048" w:author="Mehrnazi Boojari" w:date="2019-01-07T23:38:00Z">
        <w:r>
          <w:rPr>
            <w:rFonts w:ascii="B Lotus" w:hAnsi="B Lotus" w:cs="B Lotus" w:hint="cs"/>
            <w:color w:val="000000"/>
            <w:rtl/>
          </w:rPr>
          <w:t>.</w:t>
        </w:r>
      </w:ins>
      <w:r w:rsidRPr="00DB081F">
        <w:rPr>
          <w:rFonts w:ascii="B Lotus" w:hAnsi="B Lotus" w:cs="B Lotus" w:hint="cs"/>
          <w:rtl/>
        </w:rPr>
        <w:t xml:space="preserve"> </w:t>
      </w:r>
      <w:ins w:id="1049" w:author="Mehrnazi Boojari" w:date="2019-01-22T23:56:00Z">
        <w:r w:rsidR="00545C77" w:rsidRPr="00DB081F">
          <w:rPr>
            <w:rFonts w:ascii="B Lotus" w:hAnsi="B Lotus" w:cs="B Lotus" w:hint="cs"/>
            <w:color w:val="000000"/>
            <w:rtl/>
          </w:rPr>
          <w:t xml:space="preserve">بیانات </w:t>
        </w:r>
      </w:ins>
      <w:r w:rsidRPr="00DB081F">
        <w:rPr>
          <w:rFonts w:ascii="B Lotus" w:hAnsi="B Lotus" w:cs="B Lotus" w:hint="cs"/>
          <w:rtl/>
        </w:rPr>
        <w:t>رهبر معظم انقلاب</w:t>
      </w:r>
      <w:r w:rsidRPr="00DB081F">
        <w:rPr>
          <w:rFonts w:ascii="B Lotus" w:hAnsi="B Lotus" w:cs="B Lotus"/>
          <w:rtl/>
        </w:rPr>
        <w:t xml:space="preserve"> در دیدار </w:t>
      </w:r>
      <w:ins w:id="1050" w:author="Mehrnazi Boojari" w:date="2019-01-10T03:40:00Z">
        <w:r>
          <w:rPr>
            <w:rFonts w:ascii="B Lotus" w:hAnsi="B Lotus" w:cs="B Lotus" w:hint="cs"/>
            <w:rtl/>
          </w:rPr>
          <w:t xml:space="preserve">با </w:t>
        </w:r>
      </w:ins>
      <w:r w:rsidRPr="00DB081F">
        <w:rPr>
          <w:rFonts w:ascii="B Lotus" w:hAnsi="B Lotus" w:cs="B Lotus"/>
          <w:rtl/>
        </w:rPr>
        <w:t>کارگزاران نظام</w:t>
      </w:r>
      <w:del w:id="1051" w:author="Mehrnazi Boojari" w:date="2019-01-07T10:13:00Z">
        <w:r w:rsidRPr="00DB081F" w:rsidDel="00A31D6F">
          <w:rPr>
            <w:rFonts w:ascii="B Lotus" w:hAnsi="B Lotus" w:cs="B Lotus" w:hint="cs"/>
            <w:color w:val="000000"/>
            <w:rtl/>
            <w:lang w:bidi="fa-IR"/>
          </w:rPr>
          <w:delText xml:space="preserve"> ؛ </w:delText>
        </w:r>
      </w:del>
      <w:ins w:id="1052" w:author="Mehrnazi Boojari" w:date="2019-01-07T10:13:00Z">
        <w:r w:rsidRPr="00DB081F">
          <w:rPr>
            <w:rFonts w:ascii="B Lotus" w:hAnsi="B Lotus" w:cs="B Lotus" w:hint="cs"/>
            <w:color w:val="000000"/>
            <w:rtl/>
            <w:lang w:bidi="fa-IR"/>
          </w:rPr>
          <w:t xml:space="preserve">؛ </w:t>
        </w:r>
      </w:ins>
      <w:r w:rsidRPr="00DB081F">
        <w:rPr>
          <w:rFonts w:ascii="B Lotus" w:hAnsi="B Lotus" w:cs="B Lotus" w:hint="cs"/>
          <w:color w:val="000000"/>
          <w:rtl/>
          <w:lang w:bidi="fa-IR"/>
        </w:rPr>
        <w:t>12/9/1379</w:t>
      </w:r>
      <w:del w:id="1053" w:author="Mehrnazi Boojari" w:date="2019-01-07T10:08:00Z">
        <w:r w:rsidRPr="00DB081F" w:rsidDel="00A31D6F">
          <w:rPr>
            <w:rFonts w:ascii="B Lotus" w:hAnsi="B Lotus" w:cs="B Lotus" w:hint="cs"/>
            <w:color w:val="000000"/>
            <w:rtl/>
            <w:lang w:bidi="fa-IR"/>
          </w:rPr>
          <w:delText xml:space="preserve"> . </w:delText>
        </w:r>
      </w:del>
      <w:ins w:id="1054" w:author="Mehrnazi Boojari" w:date="2019-01-07T10:08:00Z">
        <w:r w:rsidRPr="00DB081F">
          <w:rPr>
            <w:rFonts w:ascii="B Lotus" w:hAnsi="B Lotus" w:cs="B Lotus" w:hint="cs"/>
            <w:color w:val="000000"/>
            <w:rtl/>
            <w:lang w:bidi="fa-IR"/>
          </w:rPr>
          <w:t xml:space="preserve">. </w:t>
        </w:r>
      </w:ins>
    </w:p>
  </w:footnote>
  <w:footnote w:id="10">
    <w:p w14:paraId="0E7B12C7" w14:textId="77777777" w:rsidR="00886BC2" w:rsidRPr="00DB081F" w:rsidRDefault="00886BC2" w:rsidP="007716C8">
      <w:pPr>
        <w:pStyle w:val="FootnoteText"/>
        <w:bidi/>
        <w:jc w:val="both"/>
        <w:rPr>
          <w:rFonts w:ascii="B Lotus" w:hAnsi="B Lotus" w:cs="B Lotus"/>
          <w:color w:val="000000"/>
          <w:rtl/>
          <w:lang w:bidi="fa-IR"/>
        </w:rPr>
      </w:pPr>
      <w:r w:rsidRPr="00DB081F">
        <w:rPr>
          <w:rStyle w:val="FootnoteReference"/>
          <w:rFonts w:ascii="B Lotus" w:hAnsi="B Lotus" w:cs="B Lotus"/>
          <w:color w:val="000000"/>
          <w:vertAlign w:val="baseline"/>
        </w:rPr>
        <w:footnoteRef/>
      </w:r>
      <w:ins w:id="1065" w:author="Mehrnazi Boojari" w:date="2019-01-07T23:38:00Z">
        <w:r>
          <w:rPr>
            <w:rFonts w:ascii="B Lotus" w:hAnsi="B Lotus" w:cs="B Lotus" w:hint="cs"/>
            <w:color w:val="000000"/>
            <w:rtl/>
          </w:rPr>
          <w:t xml:space="preserve">. </w:t>
        </w:r>
      </w:ins>
      <w:del w:id="1066" w:author="Mehrnazi Boojari" w:date="2019-01-07T23:38:00Z">
        <w:r w:rsidRPr="00DB081F" w:rsidDel="00A26EBB">
          <w:rPr>
            <w:rFonts w:ascii="B Lotus" w:hAnsi="B Lotus" w:cs="B Lotus"/>
            <w:color w:val="000000"/>
          </w:rPr>
          <w:delText xml:space="preserve"> </w:delText>
        </w:r>
      </w:del>
      <w:r w:rsidRPr="00DB081F">
        <w:rPr>
          <w:rFonts w:ascii="B Lotus" w:hAnsi="B Lotus" w:cs="B Lotus" w:hint="cs"/>
          <w:color w:val="000000"/>
          <w:rtl/>
        </w:rPr>
        <w:t xml:space="preserve">مرور و بازخوانی مفاهیم اصلی هر پدیده اجتماعی </w:t>
      </w:r>
      <w:del w:id="1067" w:author="Mehrnazi Boojari" w:date="2019-01-10T03:29:00Z">
        <w:r w:rsidRPr="00DB081F" w:rsidDel="007716C8">
          <w:rPr>
            <w:rFonts w:ascii="B Lotus" w:hAnsi="B Lotus" w:cs="B Lotus" w:hint="cs"/>
            <w:color w:val="000000"/>
            <w:rtl/>
          </w:rPr>
          <w:delText xml:space="preserve">باعث </w:delText>
        </w:r>
      </w:del>
      <w:ins w:id="1068" w:author="Mehrnazi Boojari" w:date="2019-01-10T03:29:00Z">
        <w:r>
          <w:rPr>
            <w:rFonts w:ascii="B Lotus" w:hAnsi="B Lotus" w:cs="B Lotus" w:hint="cs"/>
            <w:color w:val="000000"/>
            <w:rtl/>
          </w:rPr>
          <w:t>موجب</w:t>
        </w:r>
        <w:r w:rsidRPr="00DB081F">
          <w:rPr>
            <w:rFonts w:ascii="B Lotus" w:hAnsi="B Lotus" w:cs="B Lotus" w:hint="cs"/>
            <w:color w:val="000000"/>
            <w:rtl/>
          </w:rPr>
          <w:t xml:space="preserve"> </w:t>
        </w:r>
      </w:ins>
      <w:r w:rsidRPr="00DB081F">
        <w:rPr>
          <w:rFonts w:ascii="B Lotus" w:hAnsi="B Lotus" w:cs="B Lotus" w:hint="cs"/>
          <w:color w:val="000000"/>
          <w:rtl/>
        </w:rPr>
        <w:t xml:space="preserve">عدم فراموشی این مفاهیم </w:t>
      </w:r>
      <w:ins w:id="1069" w:author="Mehrnazi Boojari" w:date="2019-01-10T03:30:00Z">
        <w:r>
          <w:rPr>
            <w:rFonts w:ascii="B Lotus" w:hAnsi="B Lotus" w:cs="B Lotus" w:hint="cs"/>
            <w:color w:val="000000"/>
            <w:rtl/>
          </w:rPr>
          <w:t>می</w:t>
        </w:r>
        <w:r>
          <w:rPr>
            <w:rFonts w:ascii="B Lotus" w:hAnsi="B Lotus" w:cs="B Nazanin" w:hint="cs"/>
            <w:color w:val="000000"/>
            <w:rtl/>
          </w:rPr>
          <w:t>‌</w:t>
        </w:r>
        <w:r>
          <w:rPr>
            <w:rFonts w:ascii="B Lotus" w:hAnsi="B Lotus" w:cs="B Lotus" w:hint="cs"/>
            <w:color w:val="000000"/>
            <w:rtl/>
          </w:rPr>
          <w:t xml:space="preserve">شود </w:t>
        </w:r>
      </w:ins>
      <w:r w:rsidRPr="00DB081F">
        <w:rPr>
          <w:rFonts w:ascii="B Lotus" w:hAnsi="B Lotus" w:cs="B Lotus" w:hint="cs"/>
          <w:color w:val="000000"/>
          <w:rtl/>
        </w:rPr>
        <w:t>و برای جلوگیری از به انحراف</w:t>
      </w:r>
      <w:ins w:id="1070" w:author="Mehrnazi Boojari" w:date="2019-01-10T03:30:00Z">
        <w:r>
          <w:rPr>
            <w:rFonts w:ascii="B Lotus" w:hAnsi="B Lotus" w:cs="B Nazanin" w:hint="cs"/>
            <w:color w:val="000000"/>
            <w:rtl/>
          </w:rPr>
          <w:t>‌</w:t>
        </w:r>
      </w:ins>
      <w:del w:id="1071" w:author="Mehrnazi Boojari" w:date="2019-01-10T03:30:00Z">
        <w:r w:rsidRPr="00DB081F" w:rsidDel="007716C8">
          <w:rPr>
            <w:rFonts w:ascii="B Lotus" w:hAnsi="B Lotus" w:cs="B Lotus" w:hint="cs"/>
            <w:color w:val="000000"/>
            <w:rtl/>
          </w:rPr>
          <w:delText xml:space="preserve"> </w:delText>
        </w:r>
      </w:del>
      <w:r w:rsidRPr="00DB081F">
        <w:rPr>
          <w:rFonts w:ascii="B Lotus" w:hAnsi="B Lotus" w:cs="B Lotus" w:hint="cs"/>
          <w:color w:val="000000"/>
          <w:rtl/>
        </w:rPr>
        <w:t>رفتن آن</w:t>
      </w:r>
      <w:ins w:id="1072" w:author="Mehrnazi Boojari" w:date="2019-01-07T23:38:00Z">
        <w:r>
          <w:rPr>
            <w:rFonts w:ascii="B Lotus" w:hAnsi="B Lotus" w:cs="B Nazanin" w:hint="cs"/>
            <w:color w:val="000000"/>
            <w:rtl/>
          </w:rPr>
          <w:t>‌</w:t>
        </w:r>
      </w:ins>
      <w:r w:rsidRPr="00DB081F">
        <w:rPr>
          <w:rFonts w:ascii="B Lotus" w:hAnsi="B Lotus" w:cs="B Lotus" w:hint="cs"/>
          <w:color w:val="000000"/>
          <w:rtl/>
        </w:rPr>
        <w:t>ها بسیار ضروری و حائز</w:t>
      </w:r>
      <w:del w:id="1073" w:author="Mehrnazi Boojari" w:date="2019-01-07T23:38:00Z">
        <w:r w:rsidRPr="00DB081F" w:rsidDel="00A26EBB">
          <w:rPr>
            <w:rFonts w:ascii="B Lotus" w:hAnsi="B Lotus" w:cs="B Lotus" w:hint="cs"/>
            <w:color w:val="000000"/>
            <w:rtl/>
          </w:rPr>
          <w:delText xml:space="preserve"> </w:delText>
        </w:r>
      </w:del>
      <w:r w:rsidRPr="00DB081F">
        <w:rPr>
          <w:rFonts w:ascii="B Lotus" w:hAnsi="B Lotus" w:cs="B Lotus" w:hint="cs"/>
          <w:color w:val="000000"/>
          <w:rtl/>
        </w:rPr>
        <w:t xml:space="preserve">اهمیت است. </w:t>
      </w:r>
    </w:p>
  </w:footnote>
  <w:footnote w:id="11">
    <w:p w14:paraId="75A9E32E" w14:textId="77777777" w:rsidR="00886BC2" w:rsidRPr="00DB081F" w:rsidRDefault="00886BC2" w:rsidP="00FC733D">
      <w:pPr>
        <w:pStyle w:val="FootnoteText"/>
        <w:bidi/>
        <w:jc w:val="both"/>
        <w:rPr>
          <w:rFonts w:ascii="B Lotus" w:hAnsi="B Lotus" w:cs="B Lotus"/>
          <w:color w:val="000000"/>
          <w:rtl/>
        </w:rPr>
      </w:pPr>
      <w:r w:rsidRPr="00DB081F">
        <w:rPr>
          <w:rFonts w:ascii="B Lotus" w:hAnsi="B Lotus" w:cs="B Lotus"/>
          <w:color w:val="000000"/>
          <w:rPrChange w:id="1096" w:author="Mehrnazi Boojari" w:date="2019-01-07T11:06:00Z">
            <w:rPr>
              <w:rFonts w:ascii="B Lotus" w:hAnsi="B Lotus" w:cs="B Lotus"/>
              <w:color w:val="000000"/>
              <w:sz w:val="22"/>
              <w:szCs w:val="22"/>
              <w:vertAlign w:val="superscript"/>
            </w:rPr>
          </w:rPrChange>
        </w:rPr>
        <w:footnoteRef/>
      </w:r>
      <w:ins w:id="1097" w:author="Mehrnazi Boojari" w:date="2019-01-07T23:38:00Z">
        <w:r>
          <w:rPr>
            <w:rFonts w:ascii="B Lotus" w:hAnsi="B Lotus" w:cs="B Lotus" w:hint="cs"/>
            <w:color w:val="000000"/>
            <w:rtl/>
          </w:rPr>
          <w:t>.</w:t>
        </w:r>
      </w:ins>
      <w:r w:rsidRPr="00DB081F">
        <w:rPr>
          <w:rFonts w:ascii="B Lotus" w:hAnsi="B Lotus" w:cs="B Lotus" w:hint="cs"/>
          <w:color w:val="000000"/>
          <w:rtl/>
        </w:rPr>
        <w:t xml:space="preserve"> بیانات رهبر معظم انقلاب اسلامی در دیدار </w:t>
      </w:r>
      <w:ins w:id="1098" w:author="Mehrnazi Boojari" w:date="2019-01-10T03:40:00Z">
        <w:r>
          <w:rPr>
            <w:rFonts w:ascii="B Lotus" w:hAnsi="B Lotus" w:cs="B Lotus" w:hint="cs"/>
            <w:color w:val="000000"/>
            <w:rtl/>
          </w:rPr>
          <w:t xml:space="preserve">با </w:t>
        </w:r>
      </w:ins>
      <w:r w:rsidRPr="00DB081F">
        <w:rPr>
          <w:rFonts w:ascii="B Lotus" w:hAnsi="B Lotus" w:cs="B Lotus" w:hint="cs"/>
          <w:color w:val="000000"/>
          <w:rtl/>
        </w:rPr>
        <w:t>دانشجویان کرمانشاه</w:t>
      </w:r>
      <w:del w:id="1099" w:author="Mehrnazi Boojari" w:date="2019-01-07T10:13:00Z">
        <w:r w:rsidRPr="00DB081F" w:rsidDel="00A31D6F">
          <w:rPr>
            <w:rFonts w:ascii="B Lotus" w:hAnsi="B Lotus" w:cs="B Lotus" w:hint="cs"/>
            <w:color w:val="000000"/>
            <w:rtl/>
          </w:rPr>
          <w:delText xml:space="preserve"> ؛ </w:delText>
        </w:r>
      </w:del>
      <w:ins w:id="1100" w:author="Mehrnazi Boojari" w:date="2019-01-07T10:13:00Z">
        <w:r w:rsidRPr="00DB081F">
          <w:rPr>
            <w:rFonts w:ascii="B Lotus" w:hAnsi="B Lotus" w:cs="B Lotus" w:hint="cs"/>
            <w:color w:val="000000"/>
            <w:rtl/>
          </w:rPr>
          <w:t xml:space="preserve">؛ </w:t>
        </w:r>
      </w:ins>
      <w:r w:rsidRPr="00DB081F">
        <w:rPr>
          <w:rFonts w:ascii="B Lotus" w:hAnsi="B Lotus" w:cs="B Lotus" w:hint="cs"/>
          <w:color w:val="000000"/>
          <w:rtl/>
        </w:rPr>
        <w:t xml:space="preserve">24/7/1390. </w:t>
      </w:r>
    </w:p>
  </w:footnote>
  <w:footnote w:id="12">
    <w:p w14:paraId="117D4A88" w14:textId="77777777" w:rsidR="00886BC2" w:rsidRPr="00DB081F" w:rsidRDefault="00886BC2" w:rsidP="00A26EBB">
      <w:pPr>
        <w:pStyle w:val="FootnoteText"/>
        <w:bidi/>
        <w:jc w:val="both"/>
        <w:rPr>
          <w:rFonts w:ascii="B Lotus" w:hAnsi="B Lotus" w:cs="B Lotus"/>
          <w:color w:val="000000"/>
          <w:rtl/>
          <w:lang w:bidi="fa-IR"/>
        </w:rPr>
      </w:pPr>
      <w:r w:rsidRPr="00DB081F">
        <w:rPr>
          <w:rStyle w:val="FootnoteReference"/>
          <w:rFonts w:ascii="B Lotus" w:hAnsi="B Lotus" w:cs="B Lotus"/>
          <w:color w:val="000000"/>
          <w:vertAlign w:val="baseline"/>
        </w:rPr>
        <w:footnoteRef/>
      </w:r>
      <w:del w:id="1172" w:author="Mehrnazi Boojari" w:date="2019-01-07T23:38:00Z">
        <w:r w:rsidRPr="00DB081F" w:rsidDel="00A26EBB">
          <w:rPr>
            <w:rFonts w:ascii="B Lotus" w:hAnsi="B Lotus" w:cs="B Lotus"/>
            <w:color w:val="000000"/>
          </w:rPr>
          <w:delText xml:space="preserve"> </w:delText>
        </w:r>
      </w:del>
      <w:ins w:id="1173" w:author="Mehrnazi Boojari" w:date="2019-01-07T23:38:00Z">
        <w:r>
          <w:rPr>
            <w:rFonts w:ascii="B Lotus" w:hAnsi="B Lotus" w:cs="B Lotus" w:hint="cs"/>
            <w:color w:val="000000"/>
            <w:rtl/>
          </w:rPr>
          <w:t xml:space="preserve">. </w:t>
        </w:r>
      </w:ins>
      <w:r w:rsidRPr="00DB081F">
        <w:rPr>
          <w:rFonts w:ascii="B Lotus" w:hAnsi="B Lotus" w:cs="B Lotus" w:hint="cs"/>
          <w:color w:val="000000"/>
          <w:rtl/>
        </w:rPr>
        <w:t>همان</w:t>
      </w:r>
      <w:del w:id="1174" w:author="Mehrnazi Boojari" w:date="2019-01-07T10:08:00Z">
        <w:r w:rsidRPr="00DB081F" w:rsidDel="00A31D6F">
          <w:rPr>
            <w:rFonts w:ascii="B Lotus" w:hAnsi="B Lotus" w:cs="B Lotus" w:hint="cs"/>
            <w:color w:val="000000"/>
            <w:rtl/>
          </w:rPr>
          <w:delText xml:space="preserve"> . </w:delText>
        </w:r>
      </w:del>
      <w:ins w:id="1175" w:author="Mehrnazi Boojari" w:date="2019-01-07T10:08:00Z">
        <w:r w:rsidRPr="00DB081F">
          <w:rPr>
            <w:rFonts w:ascii="B Lotus" w:hAnsi="B Lotus" w:cs="B Lotus" w:hint="cs"/>
            <w:color w:val="000000"/>
            <w:rtl/>
          </w:rPr>
          <w:t xml:space="preserve">. </w:t>
        </w:r>
      </w:ins>
    </w:p>
  </w:footnote>
  <w:footnote w:id="13">
    <w:p w14:paraId="0EA10FC3" w14:textId="77777777" w:rsidR="00886BC2" w:rsidRPr="00DB081F" w:rsidRDefault="00886BC2" w:rsidP="00A26EBB">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del w:id="1202" w:author="Mehrnazi Boojari" w:date="2019-01-07T23:38:00Z">
        <w:r w:rsidRPr="00DB081F" w:rsidDel="00A26EBB">
          <w:rPr>
            <w:rFonts w:ascii="B Lotus" w:hAnsi="B Lotus" w:cs="B Lotus"/>
          </w:rPr>
          <w:delText xml:space="preserve"> </w:delText>
        </w:r>
      </w:del>
      <w:ins w:id="1203" w:author="Mehrnazi Boojari" w:date="2019-01-07T23:38:00Z">
        <w:r>
          <w:rPr>
            <w:rFonts w:ascii="B Lotus" w:hAnsi="B Lotus" w:cs="B Lotus" w:hint="cs"/>
            <w:rtl/>
          </w:rPr>
          <w:t xml:space="preserve">. </w:t>
        </w:r>
      </w:ins>
      <w:r w:rsidRPr="00DB081F">
        <w:rPr>
          <w:rFonts w:ascii="B Lotus" w:hAnsi="B Lotus" w:cs="B Lotus" w:hint="cs"/>
          <w:rtl/>
        </w:rPr>
        <w:t>همان</w:t>
      </w:r>
      <w:del w:id="1204" w:author="Mehrnazi Boojari" w:date="2019-01-07T23:39:00Z">
        <w:r w:rsidRPr="00DB081F" w:rsidDel="00A26EBB">
          <w:rPr>
            <w:rFonts w:ascii="B Lotus" w:hAnsi="B Lotus" w:cs="B Lotus" w:hint="cs"/>
            <w:rtl/>
          </w:rPr>
          <w:delText xml:space="preserve"> </w:delText>
        </w:r>
      </w:del>
      <w:r w:rsidRPr="00DB081F">
        <w:rPr>
          <w:rFonts w:ascii="B Lotus" w:hAnsi="B Lotus" w:cs="B Lotus" w:hint="cs"/>
          <w:rtl/>
        </w:rPr>
        <w:t>.</w:t>
      </w:r>
    </w:p>
  </w:footnote>
  <w:footnote w:id="14">
    <w:p w14:paraId="53E662D6" w14:textId="77777777" w:rsidR="00886BC2" w:rsidRPr="00DB081F" w:rsidRDefault="00886BC2" w:rsidP="00040EF0">
      <w:pPr>
        <w:pStyle w:val="FootnoteText"/>
        <w:bidi/>
        <w:rPr>
          <w:rFonts w:ascii="B Lotus" w:hAnsi="B Lotus" w:cs="B Lotus"/>
          <w:rtl/>
          <w:lang w:bidi="fa-IR"/>
        </w:rPr>
      </w:pPr>
      <w:r w:rsidRPr="00DB081F">
        <w:rPr>
          <w:rStyle w:val="FootnoteReference"/>
          <w:rFonts w:ascii="B Lotus" w:hAnsi="B Lotus" w:cs="B Lotus"/>
          <w:vertAlign w:val="baseline"/>
        </w:rPr>
        <w:footnoteRef/>
      </w:r>
      <w:del w:id="1230" w:author="Mehrnazi Boojari" w:date="2019-01-07T23:39:00Z">
        <w:r w:rsidRPr="00DB081F" w:rsidDel="00A26EBB">
          <w:rPr>
            <w:rFonts w:ascii="B Lotus" w:hAnsi="B Lotus" w:cs="B Lotus"/>
          </w:rPr>
          <w:delText xml:space="preserve"> </w:delText>
        </w:r>
      </w:del>
      <w:ins w:id="1231" w:author="Mehrnazi Boojari" w:date="2019-01-07T23:38:00Z">
        <w:r>
          <w:rPr>
            <w:rFonts w:ascii="B Lotus" w:hAnsi="B Lotus" w:cs="B Lotus" w:hint="cs"/>
            <w:rtl/>
          </w:rPr>
          <w:t xml:space="preserve">. </w:t>
        </w:r>
      </w:ins>
      <w:r w:rsidRPr="00DB081F">
        <w:rPr>
          <w:rFonts w:ascii="B Lotus" w:hAnsi="B Lotus" w:cs="B Lotus" w:hint="cs"/>
          <w:color w:val="000000"/>
          <w:rtl/>
        </w:rPr>
        <w:t xml:space="preserve">بیانات در </w:t>
      </w:r>
      <w:del w:id="1232" w:author="Mehrnazi Boojari" w:date="2019-01-10T03:41:00Z">
        <w:r w:rsidRPr="00DB081F" w:rsidDel="00040EF0">
          <w:rPr>
            <w:rFonts w:ascii="B Lotus" w:hAnsi="B Lotus" w:cs="B Lotus" w:hint="cs"/>
            <w:color w:val="000000"/>
            <w:rtl/>
          </w:rPr>
          <w:delText xml:space="preserve">دیدار </w:delText>
        </w:r>
      </w:del>
      <w:r w:rsidRPr="00DB081F">
        <w:rPr>
          <w:rFonts w:ascii="B Lotus" w:hAnsi="B Lotus" w:cs="B Lotus" w:hint="cs"/>
          <w:color w:val="000000"/>
          <w:rtl/>
        </w:rPr>
        <w:t>حرم رضوی</w:t>
      </w:r>
      <w:ins w:id="1233" w:author="Mehrnazi Boojari" w:date="2019-01-10T03:30:00Z">
        <w:r>
          <w:rPr>
            <w:rFonts w:ascii="B Lotus" w:hAnsi="B Lotus" w:cs="B Lotus" w:hint="cs"/>
            <w:color w:val="000000"/>
            <w:rtl/>
          </w:rPr>
          <w:t>؛</w:t>
        </w:r>
      </w:ins>
      <w:r w:rsidRPr="00DB081F">
        <w:rPr>
          <w:rFonts w:ascii="B Lotus" w:hAnsi="B Lotus" w:cs="B Lotus" w:hint="cs"/>
          <w:color w:val="000000"/>
          <w:rtl/>
        </w:rPr>
        <w:t xml:space="preserve"> 1/1/1395 و دیدار با اعضای مجلس خبرگان رهبری</w:t>
      </w:r>
      <w:ins w:id="1234" w:author="Mehrnazi Boojari" w:date="2019-01-07T23:39:00Z">
        <w:r>
          <w:rPr>
            <w:rFonts w:ascii="B Lotus" w:hAnsi="B Lotus" w:cs="B Lotus" w:hint="cs"/>
            <w:color w:val="000000"/>
            <w:rtl/>
          </w:rPr>
          <w:t>؛</w:t>
        </w:r>
      </w:ins>
      <w:r w:rsidRPr="00DB081F">
        <w:rPr>
          <w:rFonts w:ascii="B Lotus" w:hAnsi="B Lotus" w:cs="B Lotus" w:hint="cs"/>
          <w:color w:val="000000"/>
          <w:rtl/>
        </w:rPr>
        <w:t xml:space="preserve"> 12/5/1392</w:t>
      </w:r>
      <w:del w:id="1235" w:author="Mehrnazi Boojari" w:date="2019-01-07T23:39:00Z">
        <w:r w:rsidRPr="00DB081F" w:rsidDel="00A26EBB">
          <w:rPr>
            <w:rFonts w:ascii="B Lotus" w:hAnsi="B Lotus" w:cs="B Lotus" w:hint="cs"/>
            <w:color w:val="000000"/>
            <w:rtl/>
          </w:rPr>
          <w:delText xml:space="preserve"> </w:delText>
        </w:r>
      </w:del>
      <w:r w:rsidRPr="00DB081F">
        <w:rPr>
          <w:rFonts w:ascii="B Lotus" w:hAnsi="B Lotus" w:cs="B Lotus" w:hint="cs"/>
          <w:color w:val="000000"/>
          <w:rtl/>
        </w:rPr>
        <w:t>.</w:t>
      </w:r>
    </w:p>
  </w:footnote>
  <w:footnote w:id="15">
    <w:p w14:paraId="486A9205" w14:textId="77777777" w:rsidR="00886BC2" w:rsidRPr="00DB081F" w:rsidRDefault="00886BC2" w:rsidP="00A26EBB">
      <w:pPr>
        <w:pStyle w:val="FootnoteText"/>
        <w:bidi/>
        <w:jc w:val="both"/>
        <w:rPr>
          <w:rFonts w:ascii="B Lotus" w:hAnsi="B Lotus" w:cs="B Lotus"/>
          <w:color w:val="000000"/>
          <w:rtl/>
        </w:rPr>
      </w:pPr>
      <w:r w:rsidRPr="00DB081F">
        <w:rPr>
          <w:rStyle w:val="FootnoteReference"/>
          <w:rFonts w:ascii="B Lotus" w:hAnsi="B Lotus" w:cs="B Lotus"/>
          <w:color w:val="000000"/>
          <w:vertAlign w:val="baseline"/>
        </w:rPr>
        <w:footnoteRef/>
      </w:r>
      <w:ins w:id="1268" w:author="Mehrnazi Boojari" w:date="2019-01-07T23:38:00Z">
        <w:r>
          <w:rPr>
            <w:rFonts w:ascii="B Lotus" w:hAnsi="B Lotus" w:cs="B Lotus" w:hint="cs"/>
            <w:color w:val="000000"/>
            <w:rtl/>
          </w:rPr>
          <w:t>.</w:t>
        </w:r>
      </w:ins>
      <w:r w:rsidRPr="00DB081F">
        <w:rPr>
          <w:rFonts w:ascii="B Lotus" w:hAnsi="B Lotus" w:cs="B Lotus" w:hint="cs"/>
          <w:color w:val="000000"/>
          <w:rtl/>
        </w:rPr>
        <w:t xml:space="preserve"> بی</w:t>
      </w:r>
      <w:r w:rsidRPr="00DB081F">
        <w:rPr>
          <w:rFonts w:ascii="B Lotus" w:hAnsi="B Lotus" w:cs="B Lotus" w:hint="eastAsia"/>
          <w:color w:val="000000"/>
          <w:rtl/>
        </w:rPr>
        <w:t>انات</w:t>
      </w:r>
      <w:r w:rsidRPr="00DB081F">
        <w:rPr>
          <w:rFonts w:ascii="B Lotus" w:hAnsi="B Lotus" w:cs="B Lotus" w:hint="cs"/>
          <w:color w:val="000000"/>
          <w:rtl/>
        </w:rPr>
        <w:t xml:space="preserve"> رهبر معظم انقلاب اسلامی </w:t>
      </w:r>
      <w:del w:id="1269" w:author="Mehrnazi Boojari" w:date="2019-01-07T23:39:00Z">
        <w:r w:rsidRPr="00DB081F" w:rsidDel="00A26EBB">
          <w:rPr>
            <w:rFonts w:ascii="B Lotus" w:hAnsi="B Lotus" w:cs="B Lotus"/>
            <w:color w:val="000000"/>
            <w:rtl/>
          </w:rPr>
          <w:delText xml:space="preserve"> </w:delText>
        </w:r>
      </w:del>
      <w:r w:rsidRPr="00DB081F">
        <w:rPr>
          <w:rFonts w:ascii="B Lotus" w:hAnsi="B Lotus" w:cs="B Lotus"/>
          <w:color w:val="000000"/>
          <w:rtl/>
        </w:rPr>
        <w:t>در د</w:t>
      </w:r>
      <w:r w:rsidRPr="00DB081F">
        <w:rPr>
          <w:rFonts w:ascii="B Lotus" w:hAnsi="B Lotus" w:cs="B Lotus" w:hint="cs"/>
          <w:color w:val="000000"/>
          <w:rtl/>
        </w:rPr>
        <w:t>ی</w:t>
      </w:r>
      <w:r w:rsidRPr="00DB081F">
        <w:rPr>
          <w:rFonts w:ascii="B Lotus" w:hAnsi="B Lotus" w:cs="B Lotus" w:hint="eastAsia"/>
          <w:color w:val="000000"/>
          <w:rtl/>
        </w:rPr>
        <w:t>دار</w:t>
      </w:r>
      <w:r w:rsidRPr="00DB081F">
        <w:rPr>
          <w:rFonts w:ascii="B Lotus" w:hAnsi="B Lotus" w:cs="B Lotus"/>
          <w:color w:val="000000"/>
          <w:rtl/>
        </w:rPr>
        <w:t xml:space="preserve"> </w:t>
      </w:r>
      <w:ins w:id="1270" w:author="Mehrnazi Boojari" w:date="2019-01-10T03:40:00Z">
        <w:r>
          <w:rPr>
            <w:rFonts w:ascii="B Lotus" w:hAnsi="B Lotus" w:cs="B Lotus" w:hint="cs"/>
            <w:color w:val="000000"/>
            <w:rtl/>
          </w:rPr>
          <w:t xml:space="preserve">با </w:t>
        </w:r>
      </w:ins>
      <w:r w:rsidRPr="00DB081F">
        <w:rPr>
          <w:rFonts w:ascii="B Lotus" w:hAnsi="B Lotus" w:cs="B Lotus"/>
          <w:color w:val="000000"/>
          <w:rtl/>
        </w:rPr>
        <w:t>رئ</w:t>
      </w:r>
      <w:r w:rsidRPr="00DB081F">
        <w:rPr>
          <w:rFonts w:ascii="B Lotus" w:hAnsi="B Lotus" w:cs="B Lotus" w:hint="cs"/>
          <w:color w:val="000000"/>
          <w:rtl/>
        </w:rPr>
        <w:t>ی</w:t>
      </w:r>
      <w:r w:rsidRPr="00DB081F">
        <w:rPr>
          <w:rFonts w:ascii="B Lotus" w:hAnsi="B Lotus" w:cs="B Lotus" w:hint="eastAsia"/>
          <w:color w:val="000000"/>
          <w:rtl/>
        </w:rPr>
        <w:t>س‌جمهور</w:t>
      </w:r>
      <w:r w:rsidRPr="00DB081F">
        <w:rPr>
          <w:rFonts w:ascii="B Lotus" w:hAnsi="B Lotus" w:cs="B Lotus"/>
          <w:color w:val="000000"/>
          <w:rtl/>
        </w:rPr>
        <w:t xml:space="preserve"> و اعضا</w:t>
      </w:r>
      <w:r w:rsidRPr="00DB081F">
        <w:rPr>
          <w:rFonts w:ascii="B Lotus" w:hAnsi="B Lotus" w:cs="B Lotus" w:hint="cs"/>
          <w:color w:val="000000"/>
          <w:rtl/>
        </w:rPr>
        <w:t>ی</w:t>
      </w:r>
      <w:r w:rsidRPr="00DB081F">
        <w:rPr>
          <w:rFonts w:ascii="B Lotus" w:hAnsi="B Lotus" w:cs="B Lotus"/>
          <w:color w:val="000000"/>
          <w:rtl/>
        </w:rPr>
        <w:t xml:space="preserve"> </w:t>
      </w:r>
      <w:del w:id="1271" w:author="Mehrnazi Boojari" w:date="2019-01-07T10:12:00Z">
        <w:r w:rsidRPr="00DB081F" w:rsidDel="00A31D6F">
          <w:rPr>
            <w:rFonts w:ascii="B Lotus" w:hAnsi="B Lotus" w:cs="B Lotus"/>
            <w:color w:val="000000"/>
            <w:rtl/>
          </w:rPr>
          <w:delText>ه</w:delText>
        </w:r>
        <w:r w:rsidRPr="00DB081F" w:rsidDel="00A31D6F">
          <w:rPr>
            <w:rFonts w:ascii="B Lotus" w:hAnsi="B Lotus" w:cs="B Lotus" w:hint="cs"/>
            <w:color w:val="000000"/>
            <w:rtl/>
          </w:rPr>
          <w:delText>ی</w:delText>
        </w:r>
        <w:r w:rsidRPr="00DB081F" w:rsidDel="00A31D6F">
          <w:rPr>
            <w:rFonts w:ascii="B Lotus" w:hAnsi="B Lotus" w:cs="B Lotus" w:hint="eastAsia"/>
            <w:color w:val="000000"/>
            <w:rtl/>
          </w:rPr>
          <w:delText>أت</w:delText>
        </w:r>
      </w:del>
      <w:ins w:id="1272" w:author="Mehrnazi Boojari" w:date="2019-01-07T10:12:00Z">
        <w:r w:rsidRPr="00DB081F">
          <w:rPr>
            <w:rFonts w:ascii="B Lotus" w:hAnsi="B Lotus" w:cs="B Lotus"/>
            <w:color w:val="000000"/>
            <w:rtl/>
          </w:rPr>
          <w:t>هیئت</w:t>
        </w:r>
      </w:ins>
      <w:r w:rsidRPr="00DB081F">
        <w:rPr>
          <w:rFonts w:ascii="B Lotus" w:hAnsi="B Lotus" w:cs="B Lotus"/>
          <w:color w:val="000000"/>
          <w:rtl/>
        </w:rPr>
        <w:t xml:space="preserve"> دولت</w:t>
      </w:r>
      <w:del w:id="1273" w:author="Mehrnazi Boojari" w:date="2019-01-07T10:13:00Z">
        <w:r w:rsidRPr="00DB081F" w:rsidDel="00A31D6F">
          <w:rPr>
            <w:rFonts w:ascii="B Lotus" w:hAnsi="B Lotus" w:cs="B Lotus"/>
            <w:color w:val="000000"/>
          </w:rPr>
          <w:delText xml:space="preserve"> </w:delText>
        </w:r>
        <w:r w:rsidRPr="00DB081F" w:rsidDel="00A31D6F">
          <w:rPr>
            <w:rFonts w:ascii="B Lotus" w:hAnsi="B Lotus" w:cs="B Lotus" w:hint="cs"/>
            <w:color w:val="000000"/>
            <w:rtl/>
          </w:rPr>
          <w:delText xml:space="preserve">؛ </w:delText>
        </w:r>
      </w:del>
      <w:ins w:id="1274" w:author="Mehrnazi Boojari" w:date="2019-01-07T10:13:00Z">
        <w:r w:rsidRPr="00DB081F">
          <w:rPr>
            <w:rFonts w:ascii="B Lotus" w:hAnsi="B Lotus" w:cs="B Lotus"/>
            <w:color w:val="000000"/>
            <w:rtl/>
          </w:rPr>
          <w:t xml:space="preserve">؛ </w:t>
        </w:r>
      </w:ins>
      <w:r w:rsidRPr="00DB081F">
        <w:rPr>
          <w:rFonts w:ascii="B Lotus" w:hAnsi="B Lotus" w:cs="B Lotus" w:hint="cs"/>
          <w:color w:val="000000"/>
          <w:rtl/>
        </w:rPr>
        <w:t>8/6/1384</w:t>
      </w:r>
      <w:del w:id="1275" w:author="Mehrnazi Boojari" w:date="2019-01-07T10:08:00Z">
        <w:r w:rsidRPr="00DB081F" w:rsidDel="00A31D6F">
          <w:rPr>
            <w:rFonts w:ascii="B Lotus" w:hAnsi="B Lotus" w:cs="B Lotus" w:hint="cs"/>
            <w:color w:val="000000"/>
            <w:rtl/>
          </w:rPr>
          <w:delText xml:space="preserve"> . </w:delText>
        </w:r>
      </w:del>
      <w:ins w:id="1276" w:author="Mehrnazi Boojari" w:date="2019-01-07T10:08:00Z">
        <w:r w:rsidRPr="00DB081F">
          <w:rPr>
            <w:rFonts w:ascii="B Lotus" w:hAnsi="B Lotus" w:cs="B Lotus" w:hint="cs"/>
            <w:color w:val="000000"/>
            <w:rtl/>
          </w:rPr>
          <w:t xml:space="preserve">. </w:t>
        </w:r>
      </w:ins>
    </w:p>
  </w:footnote>
  <w:footnote w:id="16">
    <w:p w14:paraId="3B70A155" w14:textId="77777777" w:rsidR="00886BC2" w:rsidRPr="00DB081F" w:rsidRDefault="00886BC2" w:rsidP="00A26EBB">
      <w:pPr>
        <w:pStyle w:val="FootnoteText"/>
        <w:bidi/>
        <w:jc w:val="both"/>
        <w:rPr>
          <w:rFonts w:ascii="B Lotus" w:hAnsi="B Lotus" w:cs="B Lotus"/>
          <w:color w:val="000000"/>
          <w:rtl/>
        </w:rPr>
      </w:pPr>
      <w:r w:rsidRPr="00DB081F">
        <w:rPr>
          <w:rFonts w:ascii="B Lotus" w:hAnsi="B Lotus" w:cs="B Lotus"/>
          <w:color w:val="000000"/>
          <w:rPrChange w:id="1289" w:author="Mehrnazi Boojari" w:date="2019-01-07T11:06:00Z">
            <w:rPr>
              <w:rFonts w:ascii="B Lotus" w:hAnsi="B Lotus" w:cs="B Lotus"/>
              <w:color w:val="000000"/>
              <w:sz w:val="22"/>
              <w:szCs w:val="22"/>
              <w:vertAlign w:val="superscript"/>
            </w:rPr>
          </w:rPrChange>
        </w:rPr>
        <w:footnoteRef/>
      </w:r>
      <w:del w:id="1290" w:author="Mehrnazi Boojari" w:date="2019-01-07T23:39:00Z">
        <w:r w:rsidRPr="00DB081F" w:rsidDel="00A26EBB">
          <w:rPr>
            <w:rFonts w:ascii="B Lotus" w:hAnsi="B Lotus" w:cs="B Lotus"/>
            <w:color w:val="000000"/>
          </w:rPr>
          <w:delText xml:space="preserve"> </w:delText>
        </w:r>
      </w:del>
      <w:ins w:id="1291" w:author="Mehrnazi Boojari" w:date="2019-01-07T23:38:00Z">
        <w:r>
          <w:rPr>
            <w:rFonts w:ascii="B Lotus" w:hAnsi="B Lotus" w:cs="B Lotus" w:hint="cs"/>
            <w:color w:val="000000"/>
            <w:rtl/>
          </w:rPr>
          <w:t xml:space="preserve">. </w:t>
        </w:r>
      </w:ins>
      <w:r w:rsidRPr="00DB081F">
        <w:fldChar w:fldCharType="begin"/>
      </w:r>
      <w:r w:rsidRPr="00DB081F">
        <w:instrText xml:space="preserve"> HYPERLINK "http://farsi.khamenei.ir/speech-content?id=3126" \t "_blank" </w:instrText>
      </w:r>
      <w:r w:rsidRPr="00DB081F">
        <w:fldChar w:fldCharType="separate"/>
      </w:r>
      <w:r w:rsidRPr="00DB081F">
        <w:rPr>
          <w:rFonts w:ascii="B Lotus" w:hAnsi="B Lotus" w:cs="B Lotus"/>
          <w:color w:val="000000"/>
          <w:rtl/>
        </w:rPr>
        <w:t xml:space="preserve">بیانات </w:t>
      </w:r>
      <w:r w:rsidRPr="00DB081F">
        <w:rPr>
          <w:rFonts w:ascii="B Lotus" w:hAnsi="B Lotus" w:cs="B Lotus" w:hint="cs"/>
          <w:color w:val="000000"/>
          <w:rtl/>
        </w:rPr>
        <w:t xml:space="preserve">رهبر معظم انقلاب اسلامی </w:t>
      </w:r>
      <w:r w:rsidRPr="00DB081F">
        <w:rPr>
          <w:rFonts w:ascii="B Lotus" w:hAnsi="B Lotus" w:cs="B Lotus"/>
          <w:color w:val="000000"/>
          <w:rtl/>
        </w:rPr>
        <w:t>در سالگرد ارتحال حضرت امام خمین</w:t>
      </w:r>
      <w:del w:id="1292" w:author="Mehrnazi Boojari" w:date="2019-01-07T10:12:00Z">
        <w:r w:rsidRPr="00DB081F" w:rsidDel="00A31D6F">
          <w:rPr>
            <w:rFonts w:ascii="B Lotus" w:hAnsi="B Lotus" w:cs="B Lotus"/>
            <w:color w:val="000000"/>
            <w:rtl/>
          </w:rPr>
          <w:delText>ی(</w:delText>
        </w:r>
      </w:del>
      <w:ins w:id="1293" w:author="Mehrnazi Boojari" w:date="2019-01-07T10:12:00Z">
        <w:r w:rsidRPr="00DB081F">
          <w:rPr>
            <w:rFonts w:ascii="B Lotus" w:hAnsi="B Lotus" w:cs="B Lotus"/>
            <w:color w:val="000000"/>
            <w:rtl/>
          </w:rPr>
          <w:t>ی (</w:t>
        </w:r>
      </w:ins>
      <w:r w:rsidRPr="00DB081F">
        <w:rPr>
          <w:rFonts w:ascii="B Lotus" w:hAnsi="B Lotus" w:cs="B Lotus"/>
          <w:color w:val="000000"/>
          <w:rtl/>
        </w:rPr>
        <w:t>ره</w:t>
      </w:r>
      <w:r w:rsidRPr="00DB081F">
        <w:rPr>
          <w:rFonts w:ascii="B Lotus" w:hAnsi="B Lotus" w:cs="B Lotus"/>
          <w:color w:val="000000"/>
        </w:rPr>
        <w:fldChar w:fldCharType="end"/>
      </w:r>
      <w:r w:rsidRPr="00DB081F">
        <w:rPr>
          <w:rFonts w:ascii="B Lotus" w:hAnsi="B Lotus" w:cs="B Lotus" w:hint="cs"/>
          <w:color w:val="000000"/>
          <w:rtl/>
        </w:rPr>
        <w:t>)؛ 14/3/1383</w:t>
      </w:r>
      <w:del w:id="1294" w:author="Mehrnazi Boojari" w:date="2019-01-07T23:39:00Z">
        <w:r w:rsidRPr="00DB081F" w:rsidDel="00A26EBB">
          <w:rPr>
            <w:rFonts w:ascii="B Lotus" w:hAnsi="B Lotus" w:cs="B Lotus" w:hint="cs"/>
            <w:color w:val="000000"/>
            <w:rtl/>
          </w:rPr>
          <w:delText xml:space="preserve"> </w:delText>
        </w:r>
      </w:del>
      <w:r w:rsidRPr="00DB081F">
        <w:rPr>
          <w:rFonts w:ascii="B Lotus" w:hAnsi="B Lotus" w:cs="B Lotus" w:hint="cs"/>
          <w:color w:val="000000"/>
          <w:rtl/>
        </w:rPr>
        <w:t>.</w:t>
      </w:r>
    </w:p>
  </w:footnote>
  <w:footnote w:id="17">
    <w:p w14:paraId="6AEA19B6" w14:textId="77777777" w:rsidR="00886BC2" w:rsidRPr="00DB081F" w:rsidRDefault="00886BC2" w:rsidP="00A26EBB">
      <w:pPr>
        <w:pStyle w:val="FootnoteText"/>
        <w:bidi/>
        <w:jc w:val="both"/>
        <w:rPr>
          <w:rFonts w:ascii="B Lotus" w:hAnsi="B Lotus" w:cs="B Lotus"/>
          <w:color w:val="000000"/>
          <w:rtl/>
        </w:rPr>
      </w:pPr>
      <w:r w:rsidRPr="00DB081F">
        <w:rPr>
          <w:rFonts w:ascii="B Lotus" w:hAnsi="B Lotus" w:cs="B Lotus"/>
          <w:color w:val="000000"/>
          <w:rPrChange w:id="1338" w:author="Mehrnazi Boojari" w:date="2019-01-07T11:06:00Z">
            <w:rPr>
              <w:rFonts w:ascii="B Lotus" w:hAnsi="B Lotus" w:cs="B Lotus"/>
              <w:color w:val="000000"/>
              <w:sz w:val="22"/>
              <w:szCs w:val="22"/>
              <w:vertAlign w:val="superscript"/>
            </w:rPr>
          </w:rPrChange>
        </w:rPr>
        <w:footnoteRef/>
      </w:r>
      <w:ins w:id="1339" w:author="Mehrnazi Boojari" w:date="2019-01-07T23:39:00Z">
        <w:r>
          <w:rPr>
            <w:rFonts w:ascii="B Lotus" w:hAnsi="B Lotus" w:cs="B Lotus" w:hint="cs"/>
            <w:color w:val="000000"/>
            <w:rtl/>
          </w:rPr>
          <w:t>.</w:t>
        </w:r>
      </w:ins>
      <w:r w:rsidRPr="00DB081F">
        <w:rPr>
          <w:rFonts w:ascii="B Lotus" w:hAnsi="B Lotus" w:cs="B Lotus"/>
          <w:color w:val="000000"/>
          <w:rtl/>
          <w:rPrChange w:id="1340" w:author="Mehrnazi Boojari" w:date="2019-01-07T11:06:00Z">
            <w:rPr>
              <w:rFonts w:ascii="B Lotus" w:hAnsi="B Lotus" w:cs="B Lotus"/>
              <w:color w:val="000000"/>
              <w:sz w:val="22"/>
              <w:szCs w:val="22"/>
              <w:vertAlign w:val="superscript"/>
              <w:rtl/>
            </w:rPr>
          </w:rPrChange>
        </w:rPr>
        <w:t xml:space="preserve"> </w:t>
      </w:r>
      <w:r w:rsidRPr="00DB081F">
        <w:rPr>
          <w:rFonts w:ascii="B Lotus" w:hAnsi="B Lotus" w:cs="B Lotus"/>
          <w:color w:val="000000"/>
          <w:rtl/>
        </w:rPr>
        <w:t xml:space="preserve">بیانات </w:t>
      </w:r>
      <w:r w:rsidRPr="00DB081F">
        <w:rPr>
          <w:rFonts w:ascii="B Lotus" w:hAnsi="B Lotus" w:cs="B Lotus" w:hint="cs"/>
          <w:color w:val="000000"/>
          <w:rtl/>
        </w:rPr>
        <w:t xml:space="preserve">رهبر معظم انقلاب اسلامی </w:t>
      </w:r>
      <w:r w:rsidRPr="00DB081F">
        <w:rPr>
          <w:rFonts w:ascii="B Lotus" w:hAnsi="B Lotus" w:cs="B Lotus"/>
          <w:color w:val="000000"/>
          <w:rtl/>
        </w:rPr>
        <w:t xml:space="preserve">در دیدار </w:t>
      </w:r>
      <w:ins w:id="1341" w:author="Mehrnazi Boojari" w:date="2019-01-10T03:40:00Z">
        <w:r>
          <w:rPr>
            <w:rFonts w:ascii="B Lotus" w:hAnsi="B Lotus" w:cs="B Lotus" w:hint="cs"/>
            <w:color w:val="000000"/>
            <w:rtl/>
          </w:rPr>
          <w:t xml:space="preserve">با </w:t>
        </w:r>
      </w:ins>
      <w:r w:rsidRPr="00DB081F">
        <w:rPr>
          <w:rFonts w:ascii="B Lotus" w:hAnsi="B Lotus" w:cs="B Lotus"/>
          <w:color w:val="000000"/>
          <w:rtl/>
        </w:rPr>
        <w:t>رئیس و اعضاى مجلس خبرگان رهبرى</w:t>
      </w:r>
      <w:r w:rsidRPr="00DB081F">
        <w:rPr>
          <w:rFonts w:ascii="B Lotus" w:hAnsi="B Lotus" w:cs="B Lotus" w:hint="cs"/>
          <w:color w:val="000000"/>
          <w:rtl/>
        </w:rPr>
        <w:t>؛ 20/12/1394</w:t>
      </w:r>
      <w:del w:id="1342" w:author="Mehrnazi Boojari" w:date="2019-01-07T23:40:00Z">
        <w:r w:rsidRPr="00DB081F" w:rsidDel="00A26EBB">
          <w:rPr>
            <w:rFonts w:ascii="B Lotus" w:hAnsi="B Lotus" w:cs="B Lotus" w:hint="cs"/>
            <w:color w:val="000000"/>
            <w:rtl/>
          </w:rPr>
          <w:delText xml:space="preserve"> </w:delText>
        </w:r>
      </w:del>
      <w:r w:rsidRPr="00DB081F">
        <w:rPr>
          <w:rFonts w:ascii="B Lotus" w:hAnsi="B Lotus" w:cs="B Lotus" w:hint="cs"/>
          <w:color w:val="000000"/>
          <w:rtl/>
        </w:rPr>
        <w:t>.</w:t>
      </w:r>
    </w:p>
  </w:footnote>
  <w:footnote w:id="18">
    <w:p w14:paraId="31E9412C" w14:textId="77777777" w:rsidR="00886BC2" w:rsidRPr="00DB081F" w:rsidRDefault="00886BC2" w:rsidP="00A26EBB">
      <w:pPr>
        <w:pStyle w:val="FootnoteText"/>
        <w:bidi/>
        <w:jc w:val="both"/>
        <w:rPr>
          <w:rFonts w:ascii="B Lotus" w:hAnsi="B Lotus" w:cs="B Lotus"/>
          <w:color w:val="000000"/>
          <w:rtl/>
        </w:rPr>
      </w:pPr>
      <w:r w:rsidRPr="00DB081F">
        <w:rPr>
          <w:rFonts w:ascii="B Lotus" w:hAnsi="B Lotus" w:cs="B Lotus"/>
          <w:color w:val="000000"/>
          <w:rPrChange w:id="1358" w:author="Mehrnazi Boojari" w:date="2019-01-07T11:06:00Z">
            <w:rPr>
              <w:rFonts w:ascii="B Lotus" w:hAnsi="B Lotus" w:cs="B Lotus"/>
              <w:color w:val="000000"/>
              <w:sz w:val="22"/>
              <w:szCs w:val="22"/>
              <w:vertAlign w:val="superscript"/>
            </w:rPr>
          </w:rPrChange>
        </w:rPr>
        <w:footnoteRef/>
      </w:r>
      <w:del w:id="1359" w:author="Mehrnazi Boojari" w:date="2019-01-07T23:40:00Z">
        <w:r w:rsidRPr="00DB081F" w:rsidDel="00A26EBB">
          <w:rPr>
            <w:rFonts w:ascii="B Lotus" w:hAnsi="B Lotus" w:cs="B Lotus"/>
            <w:color w:val="000000"/>
          </w:rPr>
          <w:delText xml:space="preserve"> </w:delText>
        </w:r>
      </w:del>
      <w:ins w:id="1360" w:author="Mehrnazi Boojari" w:date="2019-01-07T23:39:00Z">
        <w:r>
          <w:rPr>
            <w:rFonts w:ascii="B Lotus" w:hAnsi="B Lotus" w:cs="B Lotus" w:hint="cs"/>
            <w:color w:val="000000"/>
            <w:rtl/>
          </w:rPr>
          <w:t xml:space="preserve">. </w:t>
        </w:r>
      </w:ins>
      <w:r w:rsidRPr="00DB081F">
        <w:rPr>
          <w:rFonts w:ascii="B Lotus" w:hAnsi="B Lotus" w:cs="B Lotus" w:hint="cs"/>
          <w:color w:val="000000"/>
          <w:rtl/>
        </w:rPr>
        <w:t>بیانات رهبر معظم انقلاب اسلامی در دیدار</w:t>
      </w:r>
      <w:ins w:id="1361" w:author="Mehrnazi Boojari" w:date="2019-01-10T03:31:00Z">
        <w:r>
          <w:rPr>
            <w:rFonts w:ascii="B Lotus" w:hAnsi="B Lotus" w:cs="B Lotus" w:hint="cs"/>
            <w:color w:val="000000"/>
            <w:rtl/>
          </w:rPr>
          <w:t xml:space="preserve"> با</w:t>
        </w:r>
      </w:ins>
      <w:r w:rsidRPr="00DB081F">
        <w:rPr>
          <w:rFonts w:ascii="B Lotus" w:hAnsi="B Lotus" w:cs="B Lotus" w:hint="cs"/>
          <w:color w:val="000000"/>
          <w:rtl/>
        </w:rPr>
        <w:t xml:space="preserve"> اعضای شورای عالی مرکز الگوی اسلامی ایرانی پیشرفت</w:t>
      </w:r>
      <w:ins w:id="1362" w:author="Mehrnazi Boojari" w:date="2019-01-07T23:40:00Z">
        <w:r>
          <w:rPr>
            <w:rFonts w:ascii="B Lotus" w:hAnsi="B Lotus" w:cs="B Lotus" w:hint="cs"/>
            <w:color w:val="000000"/>
            <w:rtl/>
          </w:rPr>
          <w:t>؛</w:t>
        </w:r>
      </w:ins>
      <w:r w:rsidRPr="00DB081F">
        <w:rPr>
          <w:rFonts w:ascii="B Lotus" w:hAnsi="B Lotus" w:cs="B Lotus" w:hint="cs"/>
          <w:color w:val="000000"/>
          <w:rtl/>
        </w:rPr>
        <w:t xml:space="preserve"> 6/2/1395</w:t>
      </w:r>
      <w:del w:id="1363" w:author="Mehrnazi Boojari" w:date="2019-01-07T10:08:00Z">
        <w:r w:rsidRPr="00DB081F" w:rsidDel="00A31D6F">
          <w:rPr>
            <w:rFonts w:ascii="B Lotus" w:hAnsi="B Lotus" w:cs="B Lotus" w:hint="cs"/>
            <w:color w:val="000000"/>
            <w:rtl/>
          </w:rPr>
          <w:delText xml:space="preserve"> . </w:delText>
        </w:r>
      </w:del>
      <w:ins w:id="1364" w:author="Mehrnazi Boojari" w:date="2019-01-07T10:08:00Z">
        <w:r w:rsidRPr="00DB081F">
          <w:rPr>
            <w:rFonts w:ascii="B Lotus" w:hAnsi="B Lotus" w:cs="B Lotus" w:hint="cs"/>
            <w:color w:val="000000"/>
            <w:rtl/>
          </w:rPr>
          <w:t xml:space="preserve">. </w:t>
        </w:r>
      </w:ins>
    </w:p>
  </w:footnote>
  <w:footnote w:id="19">
    <w:p w14:paraId="5C75F7BE" w14:textId="77777777" w:rsidR="00886BC2" w:rsidRPr="00DB081F" w:rsidRDefault="00886BC2" w:rsidP="00A26EBB">
      <w:pPr>
        <w:pStyle w:val="FootnoteText"/>
        <w:bidi/>
        <w:jc w:val="both"/>
        <w:rPr>
          <w:rFonts w:ascii="B Lotus" w:hAnsi="B Lotus" w:cs="B Lotus"/>
          <w:color w:val="000000"/>
          <w:rtl/>
        </w:rPr>
      </w:pPr>
      <w:r w:rsidRPr="00DB081F">
        <w:rPr>
          <w:rStyle w:val="FootnoteReference"/>
          <w:rFonts w:ascii="B Lotus" w:hAnsi="B Lotus" w:cs="B Lotus"/>
          <w:color w:val="000000"/>
          <w:vertAlign w:val="baseline"/>
        </w:rPr>
        <w:footnoteRef/>
      </w:r>
      <w:del w:id="1439" w:author="Mehrnazi Boojari" w:date="2019-01-07T23:40:00Z">
        <w:r w:rsidRPr="00DB081F" w:rsidDel="00A26EBB">
          <w:rPr>
            <w:rFonts w:ascii="B Lotus" w:hAnsi="B Lotus" w:cs="B Lotus"/>
            <w:color w:val="000000"/>
          </w:rPr>
          <w:delText xml:space="preserve"> </w:delText>
        </w:r>
      </w:del>
      <w:ins w:id="1440" w:author="Mehrnazi Boojari" w:date="2019-01-07T23:39:00Z">
        <w:r>
          <w:rPr>
            <w:rFonts w:ascii="B Lotus" w:hAnsi="B Lotus" w:cs="B Lotus" w:hint="cs"/>
            <w:color w:val="000000"/>
            <w:rtl/>
          </w:rPr>
          <w:t xml:space="preserve">. </w:t>
        </w:r>
      </w:ins>
      <w:r w:rsidRPr="00DB081F">
        <w:rPr>
          <w:rFonts w:ascii="B Lotus" w:hAnsi="B Lotus" w:cs="B Lotus" w:hint="cs"/>
          <w:color w:val="000000"/>
          <w:rtl/>
        </w:rPr>
        <w:t xml:space="preserve">بیانات رهبر معظم انقلاب اسلامی در دیدار </w:t>
      </w:r>
      <w:ins w:id="1441" w:author="Mehrnazi Boojari" w:date="2019-01-10T03:31:00Z">
        <w:r>
          <w:rPr>
            <w:rFonts w:ascii="B Lotus" w:hAnsi="B Lotus" w:cs="B Lotus" w:hint="cs"/>
            <w:color w:val="000000"/>
            <w:rtl/>
          </w:rPr>
          <w:t xml:space="preserve">با </w:t>
        </w:r>
      </w:ins>
      <w:r w:rsidRPr="00DB081F">
        <w:rPr>
          <w:rFonts w:ascii="B Lotus" w:hAnsi="B Lotus" w:cs="B Lotus" w:hint="cs"/>
          <w:color w:val="000000"/>
          <w:rtl/>
        </w:rPr>
        <w:t>دانشجویان کرمانشاه</w:t>
      </w:r>
      <w:del w:id="1442" w:author="Mehrnazi Boojari" w:date="2019-01-07T10:13:00Z">
        <w:r w:rsidRPr="00DB081F" w:rsidDel="00A31D6F">
          <w:rPr>
            <w:rFonts w:ascii="B Lotus" w:hAnsi="B Lotus" w:cs="B Lotus" w:hint="cs"/>
            <w:color w:val="000000"/>
            <w:rtl/>
          </w:rPr>
          <w:delText xml:space="preserve"> ؛ </w:delText>
        </w:r>
      </w:del>
      <w:ins w:id="1443" w:author="Mehrnazi Boojari" w:date="2019-01-07T10:13:00Z">
        <w:r w:rsidRPr="00DB081F">
          <w:rPr>
            <w:rFonts w:ascii="B Lotus" w:hAnsi="B Lotus" w:cs="B Lotus" w:hint="cs"/>
            <w:color w:val="000000"/>
            <w:rtl/>
          </w:rPr>
          <w:t xml:space="preserve">؛ </w:t>
        </w:r>
      </w:ins>
      <w:r w:rsidRPr="00DB081F">
        <w:rPr>
          <w:rFonts w:ascii="B Lotus" w:hAnsi="B Lotus" w:cs="B Lotus" w:hint="cs"/>
          <w:color w:val="000000"/>
          <w:rtl/>
        </w:rPr>
        <w:t>24/7/1390.</w:t>
      </w:r>
    </w:p>
  </w:footnote>
  <w:footnote w:id="20">
    <w:p w14:paraId="34AE2E28" w14:textId="77777777" w:rsidR="00886BC2" w:rsidRPr="00DB081F" w:rsidRDefault="00886BC2" w:rsidP="00A26EBB">
      <w:pPr>
        <w:pStyle w:val="FootnoteText"/>
        <w:bidi/>
        <w:jc w:val="both"/>
        <w:rPr>
          <w:rFonts w:ascii="B Lotus" w:hAnsi="B Lotus" w:cs="B Lotus"/>
          <w:color w:val="000000"/>
          <w:rtl/>
        </w:rPr>
      </w:pPr>
      <w:r w:rsidRPr="00DB081F">
        <w:rPr>
          <w:rStyle w:val="FootnoteReference"/>
          <w:rFonts w:ascii="B Lotus" w:hAnsi="B Lotus" w:cs="B Lotus"/>
          <w:color w:val="000000"/>
          <w:vertAlign w:val="baseline"/>
        </w:rPr>
        <w:footnoteRef/>
      </w:r>
      <w:del w:id="1467" w:author="Mehrnazi Boojari" w:date="2019-01-07T23:40:00Z">
        <w:r w:rsidRPr="00DB081F" w:rsidDel="00A26EBB">
          <w:rPr>
            <w:rFonts w:ascii="B Lotus" w:hAnsi="B Lotus" w:cs="B Lotus"/>
            <w:color w:val="000000"/>
          </w:rPr>
          <w:delText xml:space="preserve"> </w:delText>
        </w:r>
      </w:del>
      <w:ins w:id="1468" w:author="Mehrnazi Boojari" w:date="2019-01-07T23:39:00Z">
        <w:r>
          <w:rPr>
            <w:rFonts w:ascii="B Lotus" w:hAnsi="B Lotus" w:cs="B Lotus" w:hint="cs"/>
            <w:color w:val="000000"/>
            <w:rtl/>
          </w:rPr>
          <w:t xml:space="preserve">. </w:t>
        </w:r>
      </w:ins>
      <w:r w:rsidRPr="00DB081F">
        <w:rPr>
          <w:rFonts w:ascii="B Lotus" w:hAnsi="B Lotus" w:cs="B Lotus" w:hint="cs"/>
          <w:color w:val="000000"/>
          <w:rtl/>
        </w:rPr>
        <w:t>بیانات رهبر معظم انقلاب اسلامی</w:t>
      </w:r>
      <w:r w:rsidRPr="00DB081F">
        <w:rPr>
          <w:rFonts w:ascii="B Lotus" w:hAnsi="B Lotus" w:cs="B Lotus"/>
          <w:color w:val="000000"/>
          <w:rtl/>
        </w:rPr>
        <w:t xml:space="preserve"> </w:t>
      </w:r>
      <w:r w:rsidRPr="00DB081F">
        <w:rPr>
          <w:rFonts w:ascii="B Lotus" w:hAnsi="B Lotus" w:cs="B Lotus" w:hint="cs"/>
          <w:color w:val="000000"/>
          <w:rtl/>
        </w:rPr>
        <w:t>در</w:t>
      </w:r>
      <w:r w:rsidRPr="00DB081F">
        <w:rPr>
          <w:rFonts w:ascii="B Lotus" w:hAnsi="B Lotus" w:cs="B Lotus"/>
          <w:color w:val="000000"/>
          <w:rtl/>
        </w:rPr>
        <w:t xml:space="preserve"> </w:t>
      </w:r>
      <w:r w:rsidRPr="00DB081F">
        <w:rPr>
          <w:rFonts w:ascii="B Lotus" w:hAnsi="B Lotus" w:cs="B Lotus" w:hint="cs"/>
          <w:color w:val="000000"/>
          <w:rtl/>
        </w:rPr>
        <w:t>دیدار</w:t>
      </w:r>
      <w:ins w:id="1469" w:author="Mehrnazi Boojari" w:date="2019-01-10T03:31:00Z">
        <w:r>
          <w:rPr>
            <w:rFonts w:ascii="B Lotus" w:hAnsi="B Lotus" w:cs="B Lotus" w:hint="cs"/>
            <w:color w:val="000000"/>
            <w:rtl/>
          </w:rPr>
          <w:t xml:space="preserve"> با</w:t>
        </w:r>
      </w:ins>
      <w:r w:rsidRPr="00DB081F">
        <w:rPr>
          <w:rFonts w:ascii="B Lotus" w:hAnsi="B Lotus" w:cs="B Lotus"/>
          <w:color w:val="000000"/>
          <w:rtl/>
        </w:rPr>
        <w:t xml:space="preserve"> </w:t>
      </w:r>
      <w:r w:rsidRPr="00DB081F">
        <w:rPr>
          <w:rFonts w:ascii="B Lotus" w:hAnsi="B Lotus" w:cs="B Lotus" w:hint="cs"/>
          <w:color w:val="000000"/>
          <w:rtl/>
        </w:rPr>
        <w:t>کارگزاران</w:t>
      </w:r>
      <w:r w:rsidRPr="00DB081F">
        <w:rPr>
          <w:rFonts w:ascii="B Lotus" w:hAnsi="B Lotus" w:cs="B Lotus"/>
          <w:color w:val="000000"/>
          <w:rtl/>
        </w:rPr>
        <w:t xml:space="preserve"> </w:t>
      </w:r>
      <w:r w:rsidRPr="00DB081F">
        <w:rPr>
          <w:rFonts w:ascii="B Lotus" w:hAnsi="B Lotus" w:cs="B Lotus" w:hint="cs"/>
          <w:color w:val="000000"/>
          <w:rtl/>
        </w:rPr>
        <w:t>نظام</w:t>
      </w:r>
      <w:del w:id="1470" w:author="Mehrnazi Boojari" w:date="2019-01-07T10:13:00Z">
        <w:r w:rsidRPr="00DB081F" w:rsidDel="00A31D6F">
          <w:rPr>
            <w:rFonts w:ascii="B Lotus" w:hAnsi="B Lotus" w:cs="B Lotus" w:hint="cs"/>
            <w:color w:val="000000"/>
            <w:rtl/>
            <w:lang w:bidi="fa-IR"/>
          </w:rPr>
          <w:delText xml:space="preserve"> ؛ </w:delText>
        </w:r>
      </w:del>
      <w:ins w:id="1471" w:author="Mehrnazi Boojari" w:date="2019-01-07T10:13:00Z">
        <w:r w:rsidRPr="00DB081F">
          <w:rPr>
            <w:rFonts w:ascii="B Lotus" w:hAnsi="B Lotus" w:cs="B Lotus" w:hint="cs"/>
            <w:color w:val="000000"/>
            <w:rtl/>
            <w:lang w:bidi="fa-IR"/>
          </w:rPr>
          <w:t xml:space="preserve">؛ </w:t>
        </w:r>
      </w:ins>
      <w:r w:rsidRPr="00DB081F">
        <w:rPr>
          <w:rFonts w:ascii="B Lotus" w:hAnsi="B Lotus" w:cs="B Lotus" w:hint="cs"/>
          <w:color w:val="000000"/>
          <w:rtl/>
          <w:lang w:bidi="fa-IR"/>
        </w:rPr>
        <w:t>21/9/1380</w:t>
      </w:r>
      <w:del w:id="1472" w:author="Mehrnazi Boojari" w:date="2019-01-07T10:08:00Z">
        <w:r w:rsidRPr="00DB081F" w:rsidDel="00A31D6F">
          <w:rPr>
            <w:rFonts w:ascii="B Lotus" w:hAnsi="B Lotus" w:cs="B Lotus" w:hint="cs"/>
            <w:color w:val="000000"/>
            <w:rtl/>
            <w:lang w:bidi="fa-IR"/>
          </w:rPr>
          <w:delText xml:space="preserve"> . </w:delText>
        </w:r>
      </w:del>
      <w:ins w:id="1473" w:author="Mehrnazi Boojari" w:date="2019-01-07T10:08:00Z">
        <w:r w:rsidRPr="00DB081F">
          <w:rPr>
            <w:rFonts w:ascii="B Lotus" w:hAnsi="B Lotus" w:cs="B Lotus" w:hint="cs"/>
            <w:color w:val="000000"/>
            <w:rtl/>
            <w:lang w:bidi="fa-IR"/>
          </w:rPr>
          <w:t xml:space="preserve">. </w:t>
        </w:r>
      </w:ins>
    </w:p>
  </w:footnote>
  <w:footnote w:id="21">
    <w:p w14:paraId="192D9138" w14:textId="77777777" w:rsidR="00886BC2" w:rsidRPr="00DB081F" w:rsidRDefault="00886BC2" w:rsidP="00A26EBB">
      <w:pPr>
        <w:pStyle w:val="FootnoteText"/>
        <w:bidi/>
        <w:jc w:val="both"/>
        <w:rPr>
          <w:rFonts w:ascii="B Lotus" w:hAnsi="B Lotus" w:cs="B Lotus"/>
          <w:rtl/>
        </w:rPr>
      </w:pPr>
      <w:r w:rsidRPr="00DB081F">
        <w:rPr>
          <w:rStyle w:val="FootnoteReference"/>
          <w:rFonts w:ascii="B Lotus" w:hAnsi="B Lotus" w:cs="B Lotus"/>
          <w:vertAlign w:val="baseline"/>
        </w:rPr>
        <w:footnoteRef/>
      </w:r>
      <w:del w:id="1551" w:author="Mehrnazi Boojari" w:date="2019-01-07T23:40:00Z">
        <w:r w:rsidRPr="00DB081F" w:rsidDel="00A26EBB">
          <w:rPr>
            <w:rFonts w:ascii="B Lotus" w:hAnsi="B Lotus" w:cs="B Lotus"/>
          </w:rPr>
          <w:delText xml:space="preserve"> </w:delText>
        </w:r>
      </w:del>
      <w:ins w:id="1552" w:author="Mehrnazi Boojari" w:date="2019-01-07T23:40:00Z">
        <w:r>
          <w:rPr>
            <w:rFonts w:ascii="B Lotus" w:hAnsi="B Lotus" w:cs="B Lotus" w:hint="cs"/>
            <w:rtl/>
          </w:rPr>
          <w:t xml:space="preserve">. </w:t>
        </w:r>
      </w:ins>
      <w:r w:rsidRPr="00DB081F">
        <w:rPr>
          <w:rFonts w:ascii="B Lotus" w:hAnsi="B Lotus" w:cs="B Lotus" w:hint="cs"/>
          <w:rtl/>
        </w:rPr>
        <w:t>همان</w:t>
      </w:r>
      <w:ins w:id="1553" w:author="Mehrnazi Boojari" w:date="2019-01-07T23:40:00Z">
        <w:r>
          <w:rPr>
            <w:rFonts w:ascii="B Lotus" w:hAnsi="B Lotus" w:cs="B Nazanin" w:hint="cs"/>
            <w:rtl/>
          </w:rPr>
          <w:t>‌</w:t>
        </w:r>
      </w:ins>
      <w:del w:id="1554" w:author="Mehrnazi Boojari" w:date="2019-01-07T23:40:00Z">
        <w:r w:rsidRPr="00DB081F" w:rsidDel="00A26EBB">
          <w:rPr>
            <w:rFonts w:ascii="B Lotus" w:hAnsi="B Lotus" w:cs="B Lotus" w:hint="cs"/>
            <w:rtl/>
          </w:rPr>
          <w:delText xml:space="preserve"> </w:delText>
        </w:r>
      </w:del>
      <w:r w:rsidRPr="00DB081F">
        <w:rPr>
          <w:rFonts w:ascii="B Lotus" w:hAnsi="B Lotus" w:cs="B Lotus" w:hint="cs"/>
          <w:rtl/>
        </w:rPr>
        <w:t>.</w:t>
      </w:r>
    </w:p>
  </w:footnote>
  <w:footnote w:id="22">
    <w:p w14:paraId="0428DF46" w14:textId="77777777" w:rsidR="00886BC2" w:rsidRPr="00DB081F" w:rsidRDefault="00886BC2" w:rsidP="00A26EBB">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del w:id="1560" w:author="Mehrnazi Boojari" w:date="2019-01-07T23:40:00Z">
        <w:r w:rsidRPr="00DB081F" w:rsidDel="00A26EBB">
          <w:rPr>
            <w:rFonts w:ascii="B Lotus" w:hAnsi="B Lotus" w:cs="B Lotus"/>
          </w:rPr>
          <w:delText xml:space="preserve"> </w:delText>
        </w:r>
      </w:del>
      <w:ins w:id="1561" w:author="Mehrnazi Boojari" w:date="2019-01-07T23:40:00Z">
        <w:r>
          <w:rPr>
            <w:rFonts w:ascii="B Lotus" w:hAnsi="B Lotus" w:cs="B Lotus" w:hint="cs"/>
            <w:rtl/>
          </w:rPr>
          <w:t xml:space="preserve">. </w:t>
        </w:r>
      </w:ins>
      <w:r w:rsidRPr="00DB081F">
        <w:rPr>
          <w:rFonts w:ascii="B Lotus" w:hAnsi="B Lotus" w:cs="B Lotus" w:hint="cs"/>
          <w:rtl/>
        </w:rPr>
        <w:t xml:space="preserve">بیانات رهبر معظم انقلاب اسلامی در دیدار </w:t>
      </w:r>
      <w:ins w:id="1562" w:author="Mehrnazi Boojari" w:date="2019-01-10T03:31:00Z">
        <w:r>
          <w:rPr>
            <w:rFonts w:ascii="B Lotus" w:hAnsi="B Lotus" w:cs="B Lotus" w:hint="cs"/>
            <w:rtl/>
          </w:rPr>
          <w:t xml:space="preserve">با </w:t>
        </w:r>
      </w:ins>
      <w:r w:rsidRPr="00DB081F">
        <w:rPr>
          <w:rFonts w:ascii="B Lotus" w:hAnsi="B Lotus" w:cs="B Lotus" w:hint="cs"/>
          <w:rtl/>
        </w:rPr>
        <w:t>دانشجویان کرمانشاه</w:t>
      </w:r>
      <w:del w:id="1563" w:author="Mehrnazi Boojari" w:date="2019-01-07T10:13:00Z">
        <w:r w:rsidRPr="00DB081F" w:rsidDel="00A31D6F">
          <w:rPr>
            <w:rFonts w:ascii="B Lotus" w:hAnsi="B Lotus" w:cs="B Lotus" w:hint="cs"/>
            <w:rtl/>
          </w:rPr>
          <w:delText xml:space="preserve"> ؛ </w:delText>
        </w:r>
      </w:del>
      <w:ins w:id="1564" w:author="Mehrnazi Boojari" w:date="2019-01-07T10:13:00Z">
        <w:r w:rsidRPr="00DB081F">
          <w:rPr>
            <w:rFonts w:ascii="B Lotus" w:hAnsi="B Lotus" w:cs="B Lotus" w:hint="cs"/>
            <w:rtl/>
          </w:rPr>
          <w:t xml:space="preserve">؛ </w:t>
        </w:r>
      </w:ins>
      <w:r w:rsidRPr="00DB081F">
        <w:rPr>
          <w:rFonts w:ascii="B Lotus" w:hAnsi="B Lotus" w:cs="B Lotus" w:hint="cs"/>
          <w:rtl/>
        </w:rPr>
        <w:t>24/7/1390.</w:t>
      </w:r>
    </w:p>
  </w:footnote>
  <w:footnote w:id="23">
    <w:p w14:paraId="2F0A304F" w14:textId="77777777" w:rsidR="00886BC2" w:rsidRPr="00DB081F" w:rsidRDefault="00886BC2" w:rsidP="00A26EBB">
      <w:pPr>
        <w:pStyle w:val="FootnoteText"/>
        <w:bidi/>
        <w:jc w:val="both"/>
        <w:rPr>
          <w:rFonts w:ascii="B Lotus" w:hAnsi="B Lotus" w:cs="B Lotus"/>
          <w:rtl/>
        </w:rPr>
      </w:pPr>
      <w:del w:id="1648" w:author="Mehrnazi Boojari" w:date="2019-01-07T23:40:00Z">
        <w:r w:rsidRPr="00DB081F" w:rsidDel="00A26EBB">
          <w:rPr>
            <w:rStyle w:val="FootnoteReference"/>
            <w:rFonts w:ascii="B Lotus" w:hAnsi="B Lotus" w:cs="B Lotus"/>
            <w:vertAlign w:val="baseline"/>
          </w:rPr>
          <w:footnoteRef/>
        </w:r>
        <w:r w:rsidRPr="00DB081F" w:rsidDel="00A26EBB">
          <w:rPr>
            <w:rFonts w:ascii="B Lotus" w:hAnsi="B Lotus" w:cs="B Lotus" w:hint="cs"/>
            <w:rtl/>
          </w:rPr>
          <w:delText xml:space="preserve"> </w:delText>
        </w:r>
      </w:del>
      <w:ins w:id="1649" w:author="Mehrnazi Boojari" w:date="2019-01-07T23:40:00Z">
        <w:r w:rsidRPr="00DB081F">
          <w:rPr>
            <w:rStyle w:val="FootnoteReference"/>
            <w:rFonts w:ascii="B Lotus" w:hAnsi="B Lotus" w:cs="B Lotus"/>
            <w:vertAlign w:val="baseline"/>
          </w:rPr>
          <w:footnoteRef/>
        </w:r>
        <w:r>
          <w:rPr>
            <w:rFonts w:ascii="B Lotus" w:hAnsi="B Lotus" w:cs="B Lotus" w:hint="cs"/>
            <w:rtl/>
          </w:rPr>
          <w:t xml:space="preserve">. </w:t>
        </w:r>
      </w:ins>
      <w:r w:rsidRPr="00DB081F">
        <w:rPr>
          <w:rFonts w:ascii="B Lotus" w:hAnsi="B Lotus" w:cs="B Lotus" w:hint="cs"/>
          <w:rtl/>
        </w:rPr>
        <w:t>بیانات رهبر معظم انقلاب</w:t>
      </w:r>
      <w:r w:rsidRPr="00DB081F">
        <w:rPr>
          <w:rFonts w:ascii="B Lotus" w:hAnsi="B Lotus" w:cs="B Lotus"/>
          <w:rtl/>
        </w:rPr>
        <w:t xml:space="preserve"> </w:t>
      </w:r>
      <w:r w:rsidRPr="00DB081F">
        <w:rPr>
          <w:rFonts w:ascii="B Lotus" w:hAnsi="B Lotus" w:cs="B Lotus" w:hint="cs"/>
          <w:rtl/>
        </w:rPr>
        <w:t>اسلامی در</w:t>
      </w:r>
      <w:r w:rsidRPr="00DB081F">
        <w:rPr>
          <w:rFonts w:ascii="B Lotus" w:hAnsi="B Lotus" w:cs="B Lotus"/>
          <w:rtl/>
        </w:rPr>
        <w:t xml:space="preserve"> </w:t>
      </w:r>
      <w:r w:rsidRPr="00DB081F">
        <w:rPr>
          <w:rFonts w:ascii="B Lotus" w:hAnsi="B Lotus" w:cs="B Lotus" w:hint="cs"/>
          <w:rtl/>
        </w:rPr>
        <w:t>دیدار</w:t>
      </w:r>
      <w:ins w:id="1650" w:author="Mehrnazi Boojari" w:date="2019-01-10T03:32:00Z">
        <w:r>
          <w:rPr>
            <w:rFonts w:ascii="B Lotus" w:hAnsi="B Lotus" w:cs="B Lotus" w:hint="cs"/>
            <w:rtl/>
          </w:rPr>
          <w:t xml:space="preserve"> با</w:t>
        </w:r>
      </w:ins>
      <w:r w:rsidRPr="00DB081F">
        <w:rPr>
          <w:rFonts w:ascii="B Lotus" w:hAnsi="B Lotus" w:cs="B Lotus"/>
          <w:rtl/>
        </w:rPr>
        <w:t xml:space="preserve"> </w:t>
      </w:r>
      <w:r w:rsidRPr="00DB081F">
        <w:rPr>
          <w:rFonts w:ascii="B Lotus" w:hAnsi="B Lotus" w:cs="B Lotus" w:hint="cs"/>
          <w:rtl/>
        </w:rPr>
        <w:t>کارگزاران</w:t>
      </w:r>
      <w:r w:rsidRPr="00DB081F">
        <w:rPr>
          <w:rFonts w:ascii="B Lotus" w:hAnsi="B Lotus" w:cs="B Lotus"/>
          <w:rtl/>
        </w:rPr>
        <w:t xml:space="preserve"> </w:t>
      </w:r>
      <w:r w:rsidRPr="00DB081F">
        <w:rPr>
          <w:rFonts w:ascii="B Lotus" w:hAnsi="B Lotus" w:cs="B Lotus" w:hint="cs"/>
          <w:rtl/>
        </w:rPr>
        <w:t>نظام</w:t>
      </w:r>
      <w:del w:id="1651" w:author="Mehrnazi Boojari" w:date="2019-01-07T10:13:00Z">
        <w:r w:rsidRPr="00DB081F" w:rsidDel="00A31D6F">
          <w:rPr>
            <w:rFonts w:ascii="B Lotus" w:hAnsi="B Lotus" w:cs="B Lotus"/>
          </w:rPr>
          <w:delText xml:space="preserve"> </w:delText>
        </w:r>
        <w:r w:rsidRPr="00DB081F" w:rsidDel="00A31D6F">
          <w:rPr>
            <w:rFonts w:ascii="B Lotus" w:hAnsi="B Lotus" w:cs="B Lotus" w:hint="cs"/>
            <w:rtl/>
          </w:rPr>
          <w:delText xml:space="preserve">؛ </w:delText>
        </w:r>
      </w:del>
      <w:ins w:id="1652" w:author="Mehrnazi Boojari" w:date="2019-01-07T10:13:00Z">
        <w:r w:rsidRPr="00DB081F">
          <w:rPr>
            <w:rFonts w:ascii="B Lotus" w:hAnsi="B Lotus" w:cs="B Lotus"/>
            <w:rtl/>
          </w:rPr>
          <w:t xml:space="preserve">؛ </w:t>
        </w:r>
      </w:ins>
      <w:r w:rsidRPr="00DB081F">
        <w:rPr>
          <w:rFonts w:ascii="B Lotus" w:hAnsi="B Lotus" w:cs="B Lotus" w:hint="cs"/>
          <w:rtl/>
        </w:rPr>
        <w:t>12/9/1379 .</w:t>
      </w:r>
    </w:p>
  </w:footnote>
  <w:footnote w:id="24">
    <w:p w14:paraId="34EC2329" w14:textId="77777777" w:rsidR="00886BC2" w:rsidRPr="00DB081F" w:rsidRDefault="00886BC2" w:rsidP="00A26EBB">
      <w:pPr>
        <w:pStyle w:val="FootnoteText"/>
        <w:bidi/>
        <w:jc w:val="both"/>
        <w:rPr>
          <w:rFonts w:ascii="B Lotus" w:hAnsi="B Lotus" w:cs="B Lotus"/>
        </w:rPr>
      </w:pPr>
      <w:r w:rsidRPr="00DB081F">
        <w:rPr>
          <w:rStyle w:val="FootnoteReference"/>
          <w:rFonts w:ascii="B Lotus" w:hAnsi="B Lotus" w:cs="B Lotus"/>
          <w:vertAlign w:val="baseline"/>
        </w:rPr>
        <w:footnoteRef/>
      </w:r>
      <w:del w:id="1678" w:author="Mehrnazi Boojari" w:date="2019-01-07T23:40:00Z">
        <w:r w:rsidRPr="00DB081F" w:rsidDel="00A26EBB">
          <w:rPr>
            <w:rFonts w:ascii="B Lotus" w:hAnsi="B Lotus" w:cs="B Lotus"/>
          </w:rPr>
          <w:delText xml:space="preserve"> </w:delText>
        </w:r>
      </w:del>
      <w:ins w:id="1679" w:author="Mehrnazi Boojari" w:date="2019-01-07T23:40:00Z">
        <w:r>
          <w:rPr>
            <w:rFonts w:ascii="B Lotus" w:hAnsi="B Lotus" w:cs="B Lotus" w:hint="cs"/>
            <w:rtl/>
          </w:rPr>
          <w:t xml:space="preserve">. </w:t>
        </w:r>
      </w:ins>
      <w:r w:rsidRPr="00DB081F">
        <w:rPr>
          <w:rFonts w:ascii="B Lotus" w:hAnsi="B Lotus" w:cs="B Lotus" w:hint="cs"/>
          <w:rtl/>
        </w:rPr>
        <w:t>بیانات رهبر معظم انقلاب اسلامی د</w:t>
      </w:r>
      <w:r w:rsidRPr="00DB081F">
        <w:rPr>
          <w:rFonts w:ascii="B Lotus" w:hAnsi="B Lotus" w:cs="B Lotus" w:hint="cs"/>
          <w:color w:val="000000" w:themeColor="text1"/>
          <w:rtl/>
        </w:rPr>
        <w:t xml:space="preserve">ر </w:t>
      </w:r>
      <w:r w:rsidRPr="00DB081F">
        <w:rPr>
          <w:rFonts w:ascii="B Lotus" w:hAnsi="B Lotus" w:cs="B Lotus"/>
          <w:color w:val="000000" w:themeColor="text1"/>
          <w:rtl/>
        </w:rPr>
        <w:t xml:space="preserve">دیدار </w:t>
      </w:r>
      <w:r w:rsidRPr="00DB081F">
        <w:rPr>
          <w:rFonts w:ascii="B Lotus" w:hAnsi="B Lotus" w:cs="B Lotus" w:hint="cs"/>
          <w:color w:val="000000" w:themeColor="text1"/>
          <w:rtl/>
        </w:rPr>
        <w:t xml:space="preserve">با </w:t>
      </w:r>
      <w:r w:rsidRPr="00DB081F">
        <w:rPr>
          <w:rFonts w:ascii="B Lotus" w:hAnsi="B Lotus" w:cs="B Lotus"/>
          <w:color w:val="000000" w:themeColor="text1"/>
          <w:rtl/>
        </w:rPr>
        <w:t>اعضای شورای عالی «مرکز الگوی اسلامی ایرانی پیشرفت»</w:t>
      </w:r>
      <w:del w:id="1680" w:author="Mehrnazi Boojari" w:date="2019-01-07T23:40:00Z">
        <w:r w:rsidRPr="00DB081F" w:rsidDel="00A26EBB">
          <w:rPr>
            <w:rFonts w:ascii="B Lotus" w:hAnsi="B Lotus" w:cs="B Lotus"/>
            <w:color w:val="000000" w:themeColor="text1"/>
            <w:rtl/>
          </w:rPr>
          <w:delText xml:space="preserve"> </w:delText>
        </w:r>
      </w:del>
      <w:del w:id="1681" w:author="Mehrnazi Boojari" w:date="2019-01-07T10:13:00Z">
        <w:r w:rsidRPr="00DB081F" w:rsidDel="00A31D6F">
          <w:rPr>
            <w:rFonts w:ascii="B Lotus" w:hAnsi="B Lotus" w:cs="B Lotus" w:hint="cs"/>
            <w:color w:val="000000"/>
            <w:rtl/>
          </w:rPr>
          <w:delText xml:space="preserve"> ؛ </w:delText>
        </w:r>
      </w:del>
      <w:ins w:id="1682" w:author="Mehrnazi Boojari" w:date="2019-01-07T10:13:00Z">
        <w:r w:rsidRPr="00DB081F">
          <w:rPr>
            <w:rFonts w:ascii="B Lotus" w:hAnsi="B Lotus" w:cs="B Lotus" w:hint="cs"/>
            <w:color w:val="000000"/>
            <w:rtl/>
          </w:rPr>
          <w:t xml:space="preserve">؛ </w:t>
        </w:r>
      </w:ins>
      <w:r w:rsidRPr="00DB081F">
        <w:rPr>
          <w:rFonts w:ascii="B Lotus" w:hAnsi="B Lotus" w:cs="B Lotus" w:hint="cs"/>
          <w:color w:val="000000"/>
          <w:rtl/>
        </w:rPr>
        <w:t>6/2/1395</w:t>
      </w:r>
      <w:del w:id="1683" w:author="Mehrnazi Boojari" w:date="2019-01-07T23:40:00Z">
        <w:r w:rsidRPr="00DB081F" w:rsidDel="00A26EBB">
          <w:rPr>
            <w:rFonts w:ascii="B Lotus" w:hAnsi="B Lotus" w:cs="B Lotus" w:hint="cs"/>
            <w:color w:val="000000"/>
            <w:rtl/>
          </w:rPr>
          <w:delText xml:space="preserve"> </w:delText>
        </w:r>
      </w:del>
      <w:r w:rsidRPr="00DB081F">
        <w:rPr>
          <w:rFonts w:ascii="B Lotus" w:hAnsi="B Lotus" w:cs="B Lotus" w:hint="cs"/>
          <w:color w:val="000000"/>
          <w:rtl/>
        </w:rPr>
        <w:t>.</w:t>
      </w:r>
    </w:p>
    <w:p w14:paraId="620DBB47" w14:textId="77777777" w:rsidR="00886BC2" w:rsidRPr="00DB081F" w:rsidRDefault="00886BC2" w:rsidP="00FC733D">
      <w:pPr>
        <w:pStyle w:val="FootnoteText"/>
        <w:bidi/>
        <w:jc w:val="both"/>
        <w:rPr>
          <w:rFonts w:ascii="B Lotus" w:hAnsi="B Lotus" w:cs="B Lotus"/>
          <w:rtl/>
          <w:lang w:bidi="fa-IR"/>
        </w:rPr>
      </w:pPr>
    </w:p>
  </w:footnote>
  <w:footnote w:id="25">
    <w:p w14:paraId="43D67566" w14:textId="77777777" w:rsidR="00886BC2" w:rsidRPr="00DB081F" w:rsidRDefault="00886BC2" w:rsidP="00040EF0">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2100" w:author="Mehrnazi Boojari" w:date="2019-01-07T23:41:00Z">
        <w:r>
          <w:rPr>
            <w:rFonts w:ascii="B Lotus" w:hAnsi="B Lotus" w:cs="B Lotus" w:hint="cs"/>
            <w:rtl/>
          </w:rPr>
          <w:t>.</w:t>
        </w:r>
      </w:ins>
      <w:r w:rsidRPr="00DB081F">
        <w:rPr>
          <w:rFonts w:ascii="B Lotus" w:hAnsi="B Lotus" w:cs="B Lotus" w:hint="cs"/>
          <w:rtl/>
        </w:rPr>
        <w:t xml:space="preserve"> *</w:t>
      </w:r>
      <w:r w:rsidRPr="00DB081F">
        <w:rPr>
          <w:rFonts w:ascii="B Lotus" w:hAnsi="B Lotus" w:cs="B Lotus"/>
        </w:rPr>
        <w:t xml:space="preserve"> </w:t>
      </w:r>
      <w:r w:rsidRPr="00DB081F">
        <w:rPr>
          <w:rFonts w:ascii="B Lotus" w:hAnsi="B Lotus" w:cs="B Lotus" w:hint="cs"/>
          <w:rtl/>
          <w:lang w:bidi="fa-IR"/>
        </w:rPr>
        <w:t>نگرش فردی</w:t>
      </w:r>
      <w:del w:id="2101" w:author="Mehrnazi Boojari" w:date="2019-01-07T10:13:00Z">
        <w:r w:rsidRPr="00DB081F" w:rsidDel="00A31D6F">
          <w:rPr>
            <w:rFonts w:ascii="B Lotus" w:hAnsi="B Lotus" w:cs="B Lotus" w:hint="cs"/>
            <w:rtl/>
            <w:lang w:bidi="fa-IR"/>
          </w:rPr>
          <w:delText xml:space="preserve"> ؛ </w:delText>
        </w:r>
      </w:del>
      <w:ins w:id="2102" w:author="Mehrnazi Boojari" w:date="2019-01-10T03:38:00Z">
        <w:r>
          <w:rPr>
            <w:rFonts w:ascii="B Lotus" w:hAnsi="B Lotus" w:cs="B Nazanin" w:hint="cs"/>
            <w:rtl/>
            <w:lang w:bidi="fa-IR"/>
          </w:rPr>
          <w:t>‌</w:t>
        </w:r>
      </w:ins>
      <w:ins w:id="2103" w:author="Mehrnazi Boojari" w:date="2019-01-07T10:13:00Z">
        <w:r w:rsidRPr="00DB081F">
          <w:rPr>
            <w:rFonts w:ascii="B Lotus" w:hAnsi="B Lotus" w:cs="B Lotus" w:hint="cs"/>
            <w:rtl/>
            <w:lang w:bidi="fa-IR"/>
          </w:rPr>
          <w:t xml:space="preserve"> </w:t>
        </w:r>
      </w:ins>
      <w:r w:rsidRPr="00DB081F">
        <w:rPr>
          <w:rFonts w:ascii="B Lotus" w:hAnsi="B Lotus" w:cs="B Lotus" w:hint="cs"/>
          <w:rtl/>
          <w:lang w:bidi="fa-IR"/>
        </w:rPr>
        <w:t>به معنای تحلیل منزلت و نیازها، تعلقات، بایدها و نبایدها، خواسته‌ها و ... فرد از خویشتن است.</w:t>
      </w:r>
      <w:ins w:id="2104" w:author="Mehrnazi Boojari" w:date="2019-01-10T03:38:00Z">
        <w:r>
          <w:rPr>
            <w:rFonts w:ascii="B Lotus" w:hAnsi="B Lotus" w:cs="B Lotus" w:hint="cs"/>
            <w:rtl/>
            <w:lang w:bidi="fa-IR"/>
          </w:rPr>
          <w:t xml:space="preserve"> </w:t>
        </w:r>
      </w:ins>
      <w:r w:rsidRPr="00DB081F">
        <w:rPr>
          <w:rFonts w:ascii="B Lotus" w:hAnsi="B Lotus" w:cs="B Lotus" w:hint="cs"/>
          <w:rtl/>
          <w:lang w:bidi="fa-IR"/>
        </w:rPr>
        <w:t>* نگرش‌های</w:t>
      </w:r>
      <w:r w:rsidRPr="00DB081F">
        <w:rPr>
          <w:rFonts w:ascii="B Lotus" w:hAnsi="B Lotus" w:cs="B Lotus"/>
          <w:rtl/>
          <w:lang w:bidi="fa-IR"/>
        </w:rPr>
        <w:t xml:space="preserve"> </w:t>
      </w:r>
      <w:r w:rsidRPr="00DB081F">
        <w:rPr>
          <w:rFonts w:ascii="B Lotus" w:hAnsi="B Lotus" w:cs="B Lotus" w:hint="cs"/>
          <w:rtl/>
          <w:lang w:bidi="fa-IR"/>
        </w:rPr>
        <w:t>اجتماعی</w:t>
      </w:r>
      <w:del w:id="2105" w:author="Mehrnazi Boojari" w:date="2019-01-07T10:13:00Z">
        <w:r w:rsidRPr="00DB081F" w:rsidDel="00A31D6F">
          <w:rPr>
            <w:rFonts w:ascii="B Lotus" w:hAnsi="B Lotus" w:cs="B Lotus"/>
            <w:rtl/>
            <w:lang w:bidi="fa-IR"/>
          </w:rPr>
          <w:delText xml:space="preserve"> </w:delText>
        </w:r>
        <w:r w:rsidRPr="00DB081F" w:rsidDel="00A31D6F">
          <w:rPr>
            <w:rFonts w:ascii="B Lotus" w:hAnsi="B Lotus" w:cs="B Lotus" w:hint="cs"/>
            <w:rtl/>
            <w:lang w:bidi="fa-IR"/>
          </w:rPr>
          <w:delText xml:space="preserve">؛ </w:delText>
        </w:r>
      </w:del>
      <w:ins w:id="2106" w:author="Mehrnazi Boojari" w:date="2019-01-10T03:38:00Z">
        <w:r>
          <w:rPr>
            <w:rFonts w:ascii="B Lotus" w:hAnsi="B Lotus" w:cs="B Nazanin" w:hint="cs"/>
            <w:rtl/>
            <w:lang w:bidi="fa-IR"/>
          </w:rPr>
          <w:t>‌</w:t>
        </w:r>
      </w:ins>
      <w:ins w:id="2107" w:author="Mehrnazi Boojari" w:date="2019-01-07T10:13:00Z">
        <w:r w:rsidRPr="00DB081F">
          <w:rPr>
            <w:rFonts w:ascii="B Lotus" w:hAnsi="B Lotus" w:cs="B Lotus"/>
            <w:rtl/>
            <w:lang w:bidi="fa-IR"/>
          </w:rPr>
          <w:t xml:space="preserve"> </w:t>
        </w:r>
      </w:ins>
      <w:r w:rsidRPr="00DB081F">
        <w:rPr>
          <w:rFonts w:ascii="B Lotus" w:hAnsi="B Lotus" w:cs="B Lotus" w:hint="cs"/>
          <w:rtl/>
          <w:lang w:bidi="fa-IR"/>
        </w:rPr>
        <w:t>شامل موانع و چالش</w:t>
      </w:r>
      <w:ins w:id="2108" w:author="Mehrnazi Boojari" w:date="2019-01-07T10:43:00Z">
        <w:r w:rsidRPr="00DB081F">
          <w:rPr>
            <w:rFonts w:ascii="B Lotus" w:hAnsi="B Lotus" w:cs="B Nazanin" w:hint="cs"/>
            <w:rtl/>
            <w:lang w:bidi="fa-IR"/>
          </w:rPr>
          <w:t>‌</w:t>
        </w:r>
      </w:ins>
      <w:del w:id="2109" w:author="Mehrnazi Boojari" w:date="2019-01-07T10:43:00Z">
        <w:r w:rsidRPr="00DB081F" w:rsidDel="006A1F1D">
          <w:rPr>
            <w:rFonts w:ascii="B Lotus" w:hAnsi="B Lotus" w:cs="B Lotus" w:hint="cs"/>
            <w:rtl/>
            <w:lang w:bidi="fa-IR"/>
          </w:rPr>
          <w:delText xml:space="preserve"> </w:delText>
        </w:r>
      </w:del>
      <w:r w:rsidRPr="00DB081F">
        <w:rPr>
          <w:rFonts w:ascii="B Lotus" w:hAnsi="B Lotus" w:cs="B Lotus" w:hint="cs"/>
          <w:rtl/>
          <w:lang w:bidi="fa-IR"/>
        </w:rPr>
        <w:t>هایی که بر سر تحقق نگرش</w:t>
      </w:r>
      <w:ins w:id="2110" w:author="Mehrnazi Boojari" w:date="2019-01-07T10:43:00Z">
        <w:r w:rsidRPr="00DB081F">
          <w:rPr>
            <w:rFonts w:ascii="B Lotus" w:hAnsi="B Lotus" w:cs="B Nazanin" w:hint="cs"/>
            <w:rtl/>
            <w:lang w:bidi="fa-IR"/>
          </w:rPr>
          <w:t>‌</w:t>
        </w:r>
      </w:ins>
      <w:del w:id="2111" w:author="Mehrnazi Boojari" w:date="2019-01-07T10:43:00Z">
        <w:r w:rsidRPr="00DB081F" w:rsidDel="006A1F1D">
          <w:rPr>
            <w:rFonts w:ascii="B Lotus" w:hAnsi="B Lotus" w:cs="B Lotus" w:hint="cs"/>
            <w:rtl/>
            <w:lang w:bidi="fa-IR"/>
          </w:rPr>
          <w:delText xml:space="preserve"> </w:delText>
        </w:r>
      </w:del>
      <w:r w:rsidRPr="00DB081F">
        <w:rPr>
          <w:rFonts w:ascii="B Lotus" w:hAnsi="B Lotus" w:cs="B Lotus" w:hint="cs"/>
          <w:rtl/>
          <w:lang w:bidi="fa-IR"/>
        </w:rPr>
        <w:t>های فردی وجود دارد* نگرش</w:t>
      </w:r>
      <w:ins w:id="2112" w:author="Mehrnazi Boojari" w:date="2019-01-07T10:43:00Z">
        <w:r w:rsidRPr="00DB081F">
          <w:rPr>
            <w:rFonts w:ascii="B Lotus" w:hAnsi="B Lotus" w:cs="B Nazanin" w:hint="cs"/>
            <w:rtl/>
            <w:lang w:bidi="fa-IR"/>
          </w:rPr>
          <w:t>‌</w:t>
        </w:r>
      </w:ins>
      <w:del w:id="2113" w:author="Mehrnazi Boojari" w:date="2019-01-07T10:43:00Z">
        <w:r w:rsidRPr="00DB081F" w:rsidDel="006A1F1D">
          <w:rPr>
            <w:rFonts w:ascii="B Lotus" w:hAnsi="B Lotus" w:cs="B Lotus" w:hint="cs"/>
            <w:rtl/>
            <w:lang w:bidi="fa-IR"/>
          </w:rPr>
          <w:delText xml:space="preserve"> </w:delText>
        </w:r>
      </w:del>
      <w:r w:rsidRPr="00DB081F">
        <w:rPr>
          <w:rFonts w:ascii="B Lotus" w:hAnsi="B Lotus" w:cs="B Lotus" w:hint="cs"/>
          <w:rtl/>
          <w:lang w:bidi="fa-IR"/>
        </w:rPr>
        <w:t>های تاریخی</w:t>
      </w:r>
      <w:ins w:id="2114" w:author="Mehrnazi Boojari" w:date="2019-01-10T03:38:00Z">
        <w:r>
          <w:rPr>
            <w:rFonts w:ascii="B Lotus" w:hAnsi="B Lotus" w:cs="B Nazanin" w:hint="cs"/>
            <w:rtl/>
            <w:lang w:bidi="fa-IR"/>
          </w:rPr>
          <w:t>‌</w:t>
        </w:r>
      </w:ins>
      <w:del w:id="2115" w:author="Mehrnazi Boojari" w:date="2019-01-10T03:38:00Z">
        <w:r w:rsidRPr="00DB081F" w:rsidDel="00040EF0">
          <w:rPr>
            <w:rFonts w:ascii="B Lotus" w:hAnsi="B Lotus" w:cs="B Lotus" w:hint="cs"/>
            <w:rtl/>
            <w:lang w:bidi="fa-IR"/>
          </w:rPr>
          <w:delText>؛</w:delText>
        </w:r>
      </w:del>
      <w:r w:rsidRPr="00DB081F">
        <w:rPr>
          <w:rFonts w:ascii="B Lotus" w:hAnsi="B Lotus" w:cs="B Lotus" w:hint="cs"/>
          <w:rtl/>
          <w:lang w:bidi="fa-IR"/>
        </w:rPr>
        <w:t xml:space="preserve"> موجب تحلیل کلان از عواقب تصمیم در افراد </w:t>
      </w:r>
      <w:del w:id="2116" w:author="Mehrnazi Boojari" w:date="2019-01-10T03:39:00Z">
        <w:r w:rsidRPr="00DB081F" w:rsidDel="00040EF0">
          <w:rPr>
            <w:rFonts w:ascii="B Lotus" w:hAnsi="B Lotus" w:cs="B Lotus" w:hint="cs"/>
            <w:rtl/>
            <w:lang w:bidi="fa-IR"/>
          </w:rPr>
          <w:delText xml:space="preserve">شده </w:delText>
        </w:r>
      </w:del>
      <w:ins w:id="2117" w:author="Mehrnazi Boojari" w:date="2019-01-10T03:39:00Z">
        <w:r>
          <w:rPr>
            <w:rFonts w:ascii="B Lotus" w:hAnsi="B Lotus" w:cs="B Lotus" w:hint="cs"/>
            <w:rtl/>
            <w:lang w:bidi="fa-IR"/>
          </w:rPr>
          <w:t>می</w:t>
        </w:r>
        <w:r>
          <w:rPr>
            <w:rFonts w:ascii="B Lotus" w:hAnsi="B Lotus" w:cs="B Nazanin" w:hint="cs"/>
            <w:rtl/>
            <w:lang w:bidi="fa-IR"/>
          </w:rPr>
          <w:t>‌</w:t>
        </w:r>
        <w:r>
          <w:rPr>
            <w:rFonts w:ascii="B Lotus" w:hAnsi="B Lotus" w:cs="B Lotus" w:hint="cs"/>
            <w:rtl/>
            <w:lang w:bidi="fa-IR"/>
          </w:rPr>
          <w:t>شود</w:t>
        </w:r>
        <w:r w:rsidRPr="00DB081F">
          <w:rPr>
            <w:rFonts w:ascii="B Lotus" w:hAnsi="B Lotus" w:cs="B Lotus" w:hint="cs"/>
            <w:rtl/>
            <w:lang w:bidi="fa-IR"/>
          </w:rPr>
          <w:t xml:space="preserve"> </w:t>
        </w:r>
      </w:ins>
      <w:r w:rsidRPr="00DB081F">
        <w:rPr>
          <w:rFonts w:ascii="B Lotus" w:hAnsi="B Lotus" w:cs="B Lotus" w:hint="cs"/>
          <w:rtl/>
          <w:lang w:bidi="fa-IR"/>
        </w:rPr>
        <w:t xml:space="preserve">و امکان تعویق و یا تسریع در اجرای تصمیم را در پی </w:t>
      </w:r>
      <w:del w:id="2118" w:author="Mehrnazi Boojari" w:date="2019-01-10T03:39:00Z">
        <w:r w:rsidRPr="00DB081F" w:rsidDel="00040EF0">
          <w:rPr>
            <w:rFonts w:ascii="B Lotus" w:hAnsi="B Lotus" w:cs="B Lotus" w:hint="cs"/>
            <w:rtl/>
            <w:lang w:bidi="fa-IR"/>
          </w:rPr>
          <w:delText>خواهد داشت</w:delText>
        </w:r>
      </w:del>
      <w:ins w:id="2119" w:author="Mehrnazi Boojari" w:date="2019-01-10T03:39:00Z">
        <w:r>
          <w:rPr>
            <w:rFonts w:ascii="B Lotus" w:hAnsi="B Lotus" w:cs="B Lotus" w:hint="cs"/>
            <w:rtl/>
            <w:lang w:bidi="fa-IR"/>
          </w:rPr>
          <w:t>دارد</w:t>
        </w:r>
      </w:ins>
      <w:r w:rsidRPr="00DB081F">
        <w:rPr>
          <w:rFonts w:ascii="B Lotus" w:hAnsi="B Lotus" w:cs="B Lotus" w:hint="cs"/>
          <w:rtl/>
          <w:lang w:bidi="fa-IR"/>
        </w:rPr>
        <w:t>.</w:t>
      </w:r>
    </w:p>
  </w:footnote>
  <w:footnote w:id="26">
    <w:p w14:paraId="1562A565" w14:textId="77777777" w:rsidR="00886BC2" w:rsidRPr="00DB081F" w:rsidRDefault="00886BC2" w:rsidP="00040EF0">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del w:id="2330" w:author="Mehrnazi Boojari" w:date="2019-01-07T23:41:00Z">
        <w:r w:rsidRPr="00DB081F" w:rsidDel="00A26EBB">
          <w:rPr>
            <w:rFonts w:ascii="B Lotus" w:hAnsi="B Lotus" w:cs="B Lotus"/>
          </w:rPr>
          <w:delText xml:space="preserve"> </w:delText>
        </w:r>
      </w:del>
      <w:ins w:id="2331" w:author="Mehrnazi Boojari" w:date="2019-01-07T23:41:00Z">
        <w:r>
          <w:rPr>
            <w:rFonts w:ascii="B Lotus" w:hAnsi="B Lotus" w:cs="B Lotus" w:hint="cs"/>
            <w:rtl/>
          </w:rPr>
          <w:t xml:space="preserve">. </w:t>
        </w:r>
      </w:ins>
      <w:r w:rsidRPr="00DB081F">
        <w:rPr>
          <w:rFonts w:ascii="B Lotus" w:hAnsi="B Lotus" w:cs="B Lotus" w:hint="cs"/>
          <w:rtl/>
          <w:lang w:bidi="fa-IR"/>
        </w:rPr>
        <w:t xml:space="preserve">در اینجا </w:t>
      </w:r>
      <w:del w:id="2332" w:author="Mehrnazi Boojari" w:date="2019-01-10T03:39:00Z">
        <w:r w:rsidRPr="00DB081F" w:rsidDel="00040EF0">
          <w:rPr>
            <w:rFonts w:ascii="B Lotus" w:hAnsi="B Lotus" w:cs="B Lotus" w:hint="cs"/>
            <w:rtl/>
            <w:lang w:bidi="fa-IR"/>
          </w:rPr>
          <w:delText xml:space="preserve">مراد </w:delText>
        </w:r>
      </w:del>
      <w:ins w:id="2333" w:author="Mehrnazi Boojari" w:date="2019-01-10T03:39:00Z">
        <w:r>
          <w:rPr>
            <w:rFonts w:ascii="B Lotus" w:hAnsi="B Lotus" w:cs="B Lotus" w:hint="cs"/>
            <w:rtl/>
            <w:lang w:bidi="fa-IR"/>
          </w:rPr>
          <w:t>منظور</w:t>
        </w:r>
        <w:r w:rsidRPr="00DB081F">
          <w:rPr>
            <w:rFonts w:ascii="B Lotus" w:hAnsi="B Lotus" w:cs="B Lotus" w:hint="cs"/>
            <w:rtl/>
            <w:lang w:bidi="fa-IR"/>
          </w:rPr>
          <w:t xml:space="preserve"> </w:t>
        </w:r>
      </w:ins>
      <w:r w:rsidRPr="00DB081F">
        <w:rPr>
          <w:rFonts w:ascii="B Lotus" w:hAnsi="B Lotus" w:cs="B Lotus" w:hint="cs"/>
          <w:rtl/>
          <w:lang w:bidi="fa-IR"/>
        </w:rPr>
        <w:t xml:space="preserve">از مسئول، فرد یا جریانی است که </w:t>
      </w:r>
      <w:del w:id="2334" w:author="Mehrnazi Boojari" w:date="2019-01-07T12:21:00Z">
        <w:r w:rsidRPr="00DB081F" w:rsidDel="002F77AF">
          <w:rPr>
            <w:rFonts w:ascii="B Lotus" w:hAnsi="B Lotus" w:cs="B Lotus" w:hint="cs"/>
            <w:rtl/>
            <w:lang w:bidi="fa-IR"/>
          </w:rPr>
          <w:delText>بر اساس</w:delText>
        </w:r>
      </w:del>
      <w:ins w:id="2335" w:author="Mehrnazi Boojari" w:date="2019-01-07T12:21:00Z">
        <w:r>
          <w:rPr>
            <w:rFonts w:ascii="B Lotus" w:hAnsi="B Lotus" w:cs="B Lotus" w:hint="cs"/>
            <w:rtl/>
            <w:lang w:bidi="fa-IR"/>
          </w:rPr>
          <w:t>بر</w:t>
        </w:r>
        <w:r>
          <w:rPr>
            <w:rFonts w:ascii="Times New Roman" w:hAnsi="Times New Roman" w:cs="Times New Roman" w:hint="cs"/>
            <w:rtl/>
            <w:lang w:bidi="fa-IR"/>
          </w:rPr>
          <w:t> </w:t>
        </w:r>
        <w:r>
          <w:rPr>
            <w:rFonts w:ascii="B Lotus" w:hAnsi="B Lotus" w:cs="B Lotus" w:hint="cs"/>
            <w:rtl/>
            <w:lang w:bidi="fa-IR"/>
          </w:rPr>
          <w:t>اساس</w:t>
        </w:r>
      </w:ins>
      <w:r w:rsidRPr="00DB081F">
        <w:rPr>
          <w:rFonts w:ascii="B Lotus" w:hAnsi="B Lotus" w:cs="B Lotus" w:hint="cs"/>
          <w:rtl/>
          <w:lang w:bidi="fa-IR"/>
        </w:rPr>
        <w:t xml:space="preserve"> فکر و نگرشی در موضوعات جهت</w:t>
      </w:r>
      <w:ins w:id="2336" w:author="Mehrnazi Boojari" w:date="2019-01-07T12:21:00Z">
        <w:r>
          <w:rPr>
            <w:rFonts w:ascii="B Lotus" w:hAnsi="B Lotus" w:cs="B Nazanin" w:hint="cs"/>
            <w:rtl/>
            <w:lang w:bidi="fa-IR"/>
          </w:rPr>
          <w:t>‌</w:t>
        </w:r>
      </w:ins>
      <w:del w:id="2337" w:author="Mehrnazi Boojari" w:date="2019-01-07T12:21:00Z">
        <w:r w:rsidRPr="00DB081F" w:rsidDel="002F77AF">
          <w:rPr>
            <w:rFonts w:ascii="B Lotus" w:hAnsi="B Lotus" w:cs="B Lotus" w:hint="cs"/>
            <w:rtl/>
            <w:lang w:bidi="fa-IR"/>
          </w:rPr>
          <w:delText xml:space="preserve"> </w:delText>
        </w:r>
      </w:del>
      <w:r w:rsidRPr="00DB081F">
        <w:rPr>
          <w:rFonts w:ascii="B Lotus" w:hAnsi="B Lotus" w:cs="B Lotus" w:hint="cs"/>
          <w:rtl/>
          <w:lang w:bidi="fa-IR"/>
        </w:rPr>
        <w:t>ساز تصمیم</w:t>
      </w:r>
      <w:ins w:id="2338" w:author="Mehrnazi Boojari" w:date="2019-01-07T12:20:00Z">
        <w:r>
          <w:rPr>
            <w:rFonts w:ascii="B Lotus" w:hAnsi="B Lotus" w:cs="B Nazanin" w:hint="cs"/>
            <w:rtl/>
            <w:lang w:bidi="fa-IR"/>
          </w:rPr>
          <w:t>‌</w:t>
        </w:r>
      </w:ins>
      <w:del w:id="2339" w:author="Mehrnazi Boojari" w:date="2019-01-07T12:20:00Z">
        <w:r w:rsidRPr="00DB081F" w:rsidDel="002F77AF">
          <w:rPr>
            <w:rFonts w:ascii="B Lotus" w:hAnsi="B Lotus" w:cs="B Lotus" w:hint="cs"/>
            <w:rtl/>
            <w:lang w:bidi="fa-IR"/>
          </w:rPr>
          <w:delText xml:space="preserve"> </w:delText>
        </w:r>
      </w:del>
      <w:r w:rsidRPr="00DB081F">
        <w:rPr>
          <w:rFonts w:ascii="B Lotus" w:hAnsi="B Lotus" w:cs="B Lotus" w:hint="cs"/>
          <w:rtl/>
          <w:lang w:bidi="fa-IR"/>
        </w:rPr>
        <w:t>گیری می</w:t>
      </w:r>
      <w:ins w:id="2340" w:author="Mehrnazi Boojari" w:date="2019-01-07T12:20:00Z">
        <w:r>
          <w:rPr>
            <w:rFonts w:ascii="B Lotus" w:hAnsi="B Lotus" w:cs="B Nazanin" w:hint="cs"/>
            <w:rtl/>
            <w:lang w:bidi="fa-IR"/>
          </w:rPr>
          <w:t>‌</w:t>
        </w:r>
      </w:ins>
      <w:del w:id="2341" w:author="Mehrnazi Boojari" w:date="2019-01-07T12:20:00Z">
        <w:r w:rsidRPr="00DB081F" w:rsidDel="002F77AF">
          <w:rPr>
            <w:rFonts w:ascii="B Lotus" w:hAnsi="B Lotus" w:cs="B Lotus" w:hint="cs"/>
            <w:rtl/>
            <w:lang w:bidi="fa-IR"/>
          </w:rPr>
          <w:delText xml:space="preserve"> </w:delText>
        </w:r>
      </w:del>
      <w:r w:rsidRPr="00DB081F">
        <w:rPr>
          <w:rFonts w:ascii="B Lotus" w:hAnsi="B Lotus" w:cs="B Lotus" w:hint="cs"/>
          <w:rtl/>
          <w:lang w:bidi="fa-IR"/>
        </w:rPr>
        <w:t>کند</w:t>
      </w:r>
      <w:ins w:id="2342" w:author="Mehrnazi Boojari" w:date="2019-01-07T23:41:00Z">
        <w:r>
          <w:rPr>
            <w:rFonts w:ascii="B Lotus" w:hAnsi="B Lotus" w:cs="B Nazanin" w:hint="cs"/>
            <w:rtl/>
            <w:lang w:bidi="fa-IR"/>
          </w:rPr>
          <w:t>‌</w:t>
        </w:r>
      </w:ins>
      <w:del w:id="2343" w:author="Mehrnazi Boojari" w:date="2019-01-07T23:41:00Z">
        <w:r w:rsidRPr="00DB081F" w:rsidDel="00A26EBB">
          <w:rPr>
            <w:rFonts w:ascii="B Lotus" w:hAnsi="B Lotus" w:cs="B Lotus" w:hint="cs"/>
            <w:rtl/>
            <w:lang w:bidi="fa-IR"/>
          </w:rPr>
          <w:delText xml:space="preserve"> </w:delText>
        </w:r>
      </w:del>
      <w:r w:rsidRPr="00DB081F">
        <w:rPr>
          <w:rFonts w:ascii="B Lotus" w:hAnsi="B Lotus" w:cs="B Lotus" w:hint="cs"/>
          <w:rtl/>
          <w:lang w:bidi="fa-IR"/>
        </w:rPr>
        <w:t>.</w:t>
      </w:r>
    </w:p>
  </w:footnote>
  <w:footnote w:id="27">
    <w:p w14:paraId="046FD748" w14:textId="77777777" w:rsidR="00886BC2" w:rsidRPr="00DB081F" w:rsidRDefault="00886BC2" w:rsidP="00A26EBB">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r w:rsidRPr="00DB081F">
        <w:rPr>
          <w:rFonts w:ascii="B Lotus" w:hAnsi="B Lotus" w:cs="B Lotus"/>
        </w:rPr>
        <w:t xml:space="preserve"> </w:t>
      </w:r>
      <w:ins w:id="3024" w:author="Mehrnazi Boojari" w:date="2019-01-07T23:41:00Z">
        <w:r>
          <w:rPr>
            <w:rFonts w:ascii="B Lotus" w:hAnsi="B Lotus" w:cs="B Lotus" w:hint="cs"/>
            <w:rtl/>
          </w:rPr>
          <w:t xml:space="preserve">. </w:t>
        </w:r>
      </w:ins>
      <w:r w:rsidRPr="00DB081F">
        <w:rPr>
          <w:rFonts w:ascii="B Lotus" w:hAnsi="B Lotus" w:cs="B Lotus"/>
          <w:rtl/>
          <w:lang w:bidi="fa-IR"/>
        </w:rPr>
        <w:t>دهخدا</w:t>
      </w:r>
      <w:del w:id="3025" w:author="Mehrnazi Boojari" w:date="2019-01-07T10:13:00Z">
        <w:r w:rsidRPr="00DB081F" w:rsidDel="00A31D6F">
          <w:rPr>
            <w:rFonts w:ascii="B Lotus" w:hAnsi="B Lotus" w:cs="B Lotus"/>
            <w:rtl/>
            <w:lang w:bidi="fa-IR"/>
          </w:rPr>
          <w:delText xml:space="preserve"> ؛ </w:delText>
        </w:r>
      </w:del>
      <w:ins w:id="3026" w:author="Mehrnazi Boojari" w:date="2019-01-07T10:13:00Z">
        <w:r w:rsidRPr="00DB081F">
          <w:rPr>
            <w:rFonts w:ascii="B Lotus" w:hAnsi="B Lotus" w:cs="B Lotus"/>
            <w:rtl/>
            <w:lang w:bidi="fa-IR"/>
          </w:rPr>
          <w:t xml:space="preserve">؛ </w:t>
        </w:r>
      </w:ins>
      <w:r w:rsidRPr="00DB081F">
        <w:rPr>
          <w:rFonts w:ascii="B Lotus" w:hAnsi="B Lotus" w:cs="B Lotus"/>
          <w:rtl/>
          <w:lang w:bidi="fa-IR"/>
        </w:rPr>
        <w:t>لغت</w:t>
      </w:r>
      <w:ins w:id="3027" w:author="Mehrnazi Boojari" w:date="2019-01-07T23:41:00Z">
        <w:r>
          <w:rPr>
            <w:rFonts w:ascii="B Lotus" w:hAnsi="B Lotus" w:cs="B Nazanin" w:hint="cs"/>
            <w:rtl/>
            <w:lang w:bidi="fa-IR"/>
          </w:rPr>
          <w:t>‌</w:t>
        </w:r>
      </w:ins>
      <w:del w:id="3028" w:author="Mehrnazi Boojari" w:date="2019-01-07T23:41:00Z">
        <w:r w:rsidRPr="00DB081F" w:rsidDel="00A26EBB">
          <w:rPr>
            <w:rFonts w:ascii="B Lotus" w:hAnsi="B Lotus" w:cs="B Lotus"/>
            <w:rtl/>
            <w:lang w:bidi="fa-IR"/>
          </w:rPr>
          <w:delText xml:space="preserve"> </w:delText>
        </w:r>
      </w:del>
      <w:r w:rsidRPr="00DB081F">
        <w:rPr>
          <w:rFonts w:ascii="B Lotus" w:hAnsi="B Lotus" w:cs="B Lotus"/>
          <w:rtl/>
          <w:lang w:bidi="fa-IR"/>
        </w:rPr>
        <w:t>نامه</w:t>
      </w:r>
      <w:ins w:id="3029" w:author="Mehrnazi Boojari" w:date="2019-01-07T23:41:00Z">
        <w:r>
          <w:rPr>
            <w:rFonts w:ascii="B Lotus" w:hAnsi="B Lotus" w:cs="B Nazanin" w:hint="cs"/>
            <w:rtl/>
            <w:lang w:bidi="fa-IR"/>
          </w:rPr>
          <w:t>‌</w:t>
        </w:r>
      </w:ins>
      <w:del w:id="3030" w:author="Mehrnazi Boojari" w:date="2019-01-07T23:41:00Z">
        <w:r w:rsidRPr="00DB081F" w:rsidDel="00A26EBB">
          <w:rPr>
            <w:rFonts w:ascii="B Lotus" w:hAnsi="B Lotus" w:cs="B Lotus"/>
            <w:rtl/>
            <w:lang w:bidi="fa-IR"/>
          </w:rPr>
          <w:delText xml:space="preserve"> </w:delText>
        </w:r>
      </w:del>
      <w:r w:rsidRPr="00DB081F">
        <w:rPr>
          <w:rFonts w:ascii="B Lotus" w:hAnsi="B Lotus" w:cs="B Lotus" w:hint="cs"/>
          <w:rtl/>
          <w:lang w:bidi="fa-IR"/>
        </w:rPr>
        <w:t>.</w:t>
      </w:r>
    </w:p>
  </w:footnote>
  <w:footnote w:id="28">
    <w:p w14:paraId="51A2927D" w14:textId="77777777" w:rsidR="00886BC2" w:rsidRPr="00DB081F" w:rsidRDefault="00886BC2" w:rsidP="00636B58">
      <w:pPr>
        <w:pStyle w:val="FootnoteText"/>
        <w:bidi/>
        <w:rPr>
          <w:rFonts w:ascii="B Lotus" w:hAnsi="B Lotus" w:cs="B Lotus"/>
          <w:rtl/>
        </w:rPr>
      </w:pPr>
      <w:r w:rsidRPr="00DB081F">
        <w:rPr>
          <w:rStyle w:val="FootnoteReference"/>
          <w:rFonts w:ascii="B Lotus" w:hAnsi="B Lotus" w:cs="B Lotus"/>
          <w:vertAlign w:val="baseline"/>
        </w:rPr>
        <w:footnoteRef/>
      </w:r>
      <w:r w:rsidRPr="00DB081F">
        <w:rPr>
          <w:rFonts w:ascii="B Lotus" w:hAnsi="B Lotus" w:cs="B Lotus"/>
        </w:rPr>
        <w:t xml:space="preserve"> </w:t>
      </w:r>
      <w:ins w:id="3159" w:author="Mehrnazi Boojari" w:date="2019-01-07T23:41:00Z">
        <w:r>
          <w:rPr>
            <w:rFonts w:ascii="B Lotus" w:hAnsi="B Lotus" w:cs="B Lotus" w:hint="cs"/>
            <w:rtl/>
          </w:rPr>
          <w:t xml:space="preserve">. </w:t>
        </w:r>
      </w:ins>
      <w:r w:rsidRPr="00DB081F">
        <w:rPr>
          <w:rFonts w:ascii="B Lotus" w:hAnsi="B Lotus" w:cs="B Lotus" w:hint="cs"/>
          <w:rtl/>
        </w:rPr>
        <w:t>وزارت راه و</w:t>
      </w:r>
      <w:ins w:id="3160" w:author="Mehrnazi Boojari" w:date="2019-01-10T06:34:00Z">
        <w:r>
          <w:rPr>
            <w:rFonts w:ascii="B Lotus" w:hAnsi="B Lotus" w:cs="B Lotus" w:hint="cs"/>
            <w:rtl/>
          </w:rPr>
          <w:t xml:space="preserve"> </w:t>
        </w:r>
      </w:ins>
      <w:r w:rsidRPr="00DB081F">
        <w:rPr>
          <w:rFonts w:ascii="B Lotus" w:hAnsi="B Lotus" w:cs="B Lotus" w:hint="cs"/>
          <w:rtl/>
        </w:rPr>
        <w:t>شهرسازی، مرکز اطلاعات راه،</w:t>
      </w:r>
      <w:ins w:id="3161" w:author="Mehrnazi Boojari" w:date="2019-01-07T23:41:00Z">
        <w:r>
          <w:rPr>
            <w:rFonts w:ascii="B Lotus" w:hAnsi="B Lotus" w:cs="B Lotus" w:hint="cs"/>
            <w:rtl/>
          </w:rPr>
          <w:t xml:space="preserve"> </w:t>
        </w:r>
      </w:ins>
      <w:r w:rsidRPr="00DB081F">
        <w:rPr>
          <w:rFonts w:ascii="B Lotus" w:hAnsi="B Lotus" w:cs="B Lotus" w:hint="cs"/>
          <w:rtl/>
        </w:rPr>
        <w:t>مسکن و شهرسازی،</w:t>
      </w:r>
      <w:ins w:id="3162" w:author="Mehrnazi Boojari" w:date="2019-01-07T23:41:00Z">
        <w:r>
          <w:rPr>
            <w:rFonts w:ascii="B Lotus" w:hAnsi="B Lotus" w:cs="B Lotus" w:hint="cs"/>
            <w:rtl/>
          </w:rPr>
          <w:t xml:space="preserve"> </w:t>
        </w:r>
      </w:ins>
      <w:r w:rsidRPr="00DB081F">
        <w:rPr>
          <w:rFonts w:ascii="B Lotus" w:hAnsi="B Lotus" w:cs="B Lotus" w:hint="cs"/>
          <w:rtl/>
        </w:rPr>
        <w:t>تعاریف و استانداردها</w:t>
      </w:r>
      <w:ins w:id="3163" w:author="Mehrnazi Boojari" w:date="2019-01-07T23:41:00Z">
        <w:r>
          <w:rPr>
            <w:rFonts w:ascii="B Lotus" w:hAnsi="B Lotus" w:cs="B Lotus" w:hint="cs"/>
            <w:rtl/>
          </w:rPr>
          <w:t>.</w:t>
        </w:r>
      </w:ins>
    </w:p>
    <w:p w14:paraId="64DA9B20" w14:textId="77777777" w:rsidR="00886BC2" w:rsidRPr="00DB081F" w:rsidRDefault="00886BC2" w:rsidP="00636B58">
      <w:pPr>
        <w:pStyle w:val="FootnoteText"/>
        <w:bidi/>
        <w:jc w:val="right"/>
        <w:rPr>
          <w:rFonts w:asciiTheme="majorBidi" w:hAnsiTheme="majorBidi" w:cstheme="majorBidi"/>
          <w:rtl/>
          <w:lang w:bidi="fa-IR"/>
        </w:rPr>
      </w:pPr>
      <w:r w:rsidRPr="00DB081F">
        <w:rPr>
          <w:rFonts w:asciiTheme="majorBidi" w:hAnsiTheme="majorBidi" w:cstheme="majorBidi"/>
        </w:rPr>
        <w:t>https://www.bhrc.ac.ir</w:t>
      </w:r>
      <w:r w:rsidRPr="00DB081F">
        <w:rPr>
          <w:rFonts w:asciiTheme="majorBidi" w:hAnsiTheme="majorBidi" w:cstheme="majorBidi"/>
          <w:rtl/>
        </w:rPr>
        <w:t xml:space="preserve"> </w:t>
      </w:r>
    </w:p>
  </w:footnote>
  <w:footnote w:id="29">
    <w:p w14:paraId="317E1309" w14:textId="77777777" w:rsidR="00886BC2" w:rsidRPr="00DB081F" w:rsidRDefault="00886BC2" w:rsidP="002613BC">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4043" w:author="Mehrnazi Boojari" w:date="2019-01-07T23:42:00Z">
        <w:r>
          <w:rPr>
            <w:rFonts w:ascii="B Lotus" w:hAnsi="B Lotus" w:cs="B Lotus" w:hint="cs"/>
            <w:rtl/>
          </w:rPr>
          <w:t xml:space="preserve">. </w:t>
        </w:r>
      </w:ins>
      <w:del w:id="4044" w:author="Mehrnazi Boojari" w:date="2019-01-07T23:42:00Z">
        <w:r w:rsidRPr="00DB081F" w:rsidDel="00A26EBB">
          <w:rPr>
            <w:rFonts w:ascii="B Lotus" w:hAnsi="B Lotus" w:cs="B Lotus"/>
          </w:rPr>
          <w:delText xml:space="preserve"> </w:delText>
        </w:r>
      </w:del>
      <w:r w:rsidRPr="00DB081F">
        <w:rPr>
          <w:rFonts w:ascii="B Lotus" w:hAnsi="B Lotus" w:cs="B Lotus"/>
          <w:rtl/>
          <w:lang w:bidi="fa-IR"/>
        </w:rPr>
        <w:t xml:space="preserve">بحث مسکن از منظر اسلام نیاز به اجتهاد فقهی از آیات و روایت دارد </w:t>
      </w:r>
      <w:del w:id="4045" w:author="Mehrnazi Boojari" w:date="2019-01-16T00:16:00Z">
        <w:r w:rsidRPr="00DB081F" w:rsidDel="002613BC">
          <w:rPr>
            <w:rFonts w:ascii="B Lotus" w:hAnsi="B Lotus" w:cs="B Lotus"/>
            <w:rtl/>
            <w:lang w:bidi="fa-IR"/>
          </w:rPr>
          <w:delText xml:space="preserve">که </w:delText>
        </w:r>
      </w:del>
      <w:r w:rsidRPr="00DB081F">
        <w:rPr>
          <w:rFonts w:ascii="B Lotus" w:hAnsi="B Lotus" w:cs="B Lotus"/>
          <w:rtl/>
          <w:lang w:bidi="fa-IR"/>
        </w:rPr>
        <w:t>که از این منظر این پژوهش به</w:t>
      </w:r>
      <w:ins w:id="4046" w:author="Mehrnazi Boojari" w:date="2019-01-07T23:42:00Z">
        <w:r>
          <w:rPr>
            <w:rFonts w:ascii="B Lotus" w:hAnsi="B Lotus" w:cs="B Nazanin" w:hint="cs"/>
            <w:rtl/>
            <w:lang w:bidi="fa-IR"/>
          </w:rPr>
          <w:t>‌</w:t>
        </w:r>
      </w:ins>
      <w:del w:id="4047" w:author="Mehrnazi Boojari" w:date="2019-01-07T23:42:00Z">
        <w:r w:rsidRPr="00DB081F" w:rsidDel="00A26EBB">
          <w:rPr>
            <w:rFonts w:ascii="B Lotus" w:hAnsi="B Lotus" w:cs="B Lotus"/>
            <w:rtl/>
            <w:lang w:bidi="fa-IR"/>
          </w:rPr>
          <w:delText xml:space="preserve"> </w:delText>
        </w:r>
      </w:del>
      <w:r w:rsidRPr="00DB081F">
        <w:rPr>
          <w:rFonts w:ascii="B Lotus" w:hAnsi="B Lotus" w:cs="B Lotus"/>
          <w:rtl/>
          <w:lang w:bidi="fa-IR"/>
        </w:rPr>
        <w:t xml:space="preserve">دنبال فقه در آیات و روایات </w:t>
      </w:r>
      <w:del w:id="4048" w:author="Mehrnazi Boojari" w:date="2019-01-16T00:17:00Z">
        <w:r w:rsidRPr="00DB081F" w:rsidDel="002613BC">
          <w:rPr>
            <w:rFonts w:ascii="B Lotus" w:hAnsi="B Lotus" w:cs="B Lotus"/>
            <w:rtl/>
            <w:lang w:bidi="fa-IR"/>
          </w:rPr>
          <w:delText xml:space="preserve">نبوده </w:delText>
        </w:r>
      </w:del>
      <w:ins w:id="4049" w:author="Mehrnazi Boojari" w:date="2019-01-16T00:17:00Z">
        <w:r w:rsidRPr="00DB081F">
          <w:rPr>
            <w:rFonts w:ascii="B Lotus" w:hAnsi="B Lotus" w:cs="B Lotus"/>
            <w:rtl/>
            <w:lang w:bidi="fa-IR"/>
          </w:rPr>
          <w:t>ن</w:t>
        </w:r>
        <w:r>
          <w:rPr>
            <w:rFonts w:ascii="B Lotus" w:hAnsi="B Lotus" w:cs="B Lotus" w:hint="cs"/>
            <w:rtl/>
            <w:lang w:bidi="fa-IR"/>
          </w:rPr>
          <w:t>یست</w:t>
        </w:r>
        <w:r w:rsidRPr="00DB081F">
          <w:rPr>
            <w:rFonts w:ascii="B Lotus" w:hAnsi="B Lotus" w:cs="B Lotus"/>
            <w:rtl/>
            <w:lang w:bidi="fa-IR"/>
          </w:rPr>
          <w:t xml:space="preserve"> </w:t>
        </w:r>
      </w:ins>
      <w:r w:rsidRPr="00DB081F">
        <w:rPr>
          <w:rFonts w:ascii="B Lotus" w:hAnsi="B Lotus" w:cs="B Lotus"/>
          <w:rtl/>
          <w:lang w:bidi="fa-IR"/>
        </w:rPr>
        <w:t>و</w:t>
      </w:r>
      <w:del w:id="4050" w:author="Mehrnazi Boojari" w:date="2019-01-07T10:45:00Z">
        <w:r w:rsidRPr="00DB081F" w:rsidDel="006A1F1D">
          <w:rPr>
            <w:rFonts w:ascii="B Lotus" w:hAnsi="B Lotus" w:cs="B Lotus"/>
            <w:rtl/>
            <w:lang w:bidi="fa-IR"/>
          </w:rPr>
          <w:delText xml:space="preserve"> صرفا </w:delText>
        </w:r>
      </w:del>
      <w:ins w:id="4051" w:author="Mehrnazi Boojari" w:date="2019-01-07T10:45:00Z">
        <w:r w:rsidRPr="00DB081F">
          <w:rPr>
            <w:rFonts w:ascii="B Lotus" w:hAnsi="B Lotus" w:cs="B Lotus"/>
            <w:rtl/>
            <w:lang w:bidi="fa-IR"/>
          </w:rPr>
          <w:t xml:space="preserve"> فقط </w:t>
        </w:r>
      </w:ins>
      <w:r w:rsidRPr="00DB081F">
        <w:rPr>
          <w:rFonts w:ascii="B Lotus" w:hAnsi="B Lotus" w:cs="B Lotus"/>
          <w:rtl/>
          <w:lang w:bidi="fa-IR"/>
        </w:rPr>
        <w:t>به پژوهش</w:t>
      </w:r>
      <w:ins w:id="4052" w:author="Mehrnazi Boojari" w:date="2019-01-16T00:16:00Z">
        <w:r>
          <w:rPr>
            <w:rFonts w:ascii="B Lotus" w:hAnsi="B Lotus" w:cs="B Nazanin" w:hint="cs"/>
            <w:rtl/>
            <w:lang w:bidi="fa-IR"/>
          </w:rPr>
          <w:t>‌</w:t>
        </w:r>
      </w:ins>
      <w:r w:rsidRPr="00DB081F">
        <w:rPr>
          <w:rFonts w:ascii="B Lotus" w:hAnsi="B Lotus" w:cs="B Lotus"/>
          <w:rtl/>
          <w:lang w:bidi="fa-IR"/>
        </w:rPr>
        <w:t>های انجام</w:t>
      </w:r>
      <w:ins w:id="4053" w:author="Mehrnazi Boojari" w:date="2019-01-16T00:16:00Z">
        <w:r>
          <w:rPr>
            <w:rFonts w:ascii="B Lotus" w:hAnsi="B Lotus" w:cs="B Nazanin" w:hint="cs"/>
            <w:rtl/>
            <w:lang w:bidi="fa-IR"/>
          </w:rPr>
          <w:t>‌</w:t>
        </w:r>
      </w:ins>
      <w:del w:id="4054" w:author="Mehrnazi Boojari" w:date="2019-01-16T00:16:00Z">
        <w:r w:rsidRPr="00DB081F" w:rsidDel="002613BC">
          <w:rPr>
            <w:rFonts w:ascii="B Lotus" w:hAnsi="B Lotus" w:cs="B Lotus"/>
            <w:rtl/>
            <w:lang w:bidi="fa-IR"/>
          </w:rPr>
          <w:delText xml:space="preserve"> </w:delText>
        </w:r>
      </w:del>
      <w:r w:rsidRPr="00DB081F">
        <w:rPr>
          <w:rFonts w:ascii="B Lotus" w:hAnsi="B Lotus" w:cs="B Lotus"/>
          <w:rtl/>
          <w:lang w:bidi="fa-IR"/>
        </w:rPr>
        <w:t xml:space="preserve">شده در این حوزه اکتفا </w:t>
      </w:r>
      <w:del w:id="4055" w:author="Mehrnazi Boojari" w:date="2019-01-16T00:16:00Z">
        <w:r w:rsidRPr="00DB081F" w:rsidDel="002613BC">
          <w:rPr>
            <w:rFonts w:ascii="B Lotus" w:hAnsi="B Lotus" w:cs="B Lotus"/>
            <w:rtl/>
            <w:lang w:bidi="fa-IR"/>
          </w:rPr>
          <w:delText>خواهد نمود</w:delText>
        </w:r>
      </w:del>
      <w:ins w:id="4056" w:author="Mehrnazi Boojari" w:date="2019-01-16T00:16:00Z">
        <w:r>
          <w:rPr>
            <w:rFonts w:ascii="B Lotus" w:hAnsi="B Lotus" w:cs="B Lotus" w:hint="cs"/>
            <w:rtl/>
            <w:lang w:bidi="fa-IR"/>
          </w:rPr>
          <w:t>می</w:t>
        </w:r>
        <w:r>
          <w:rPr>
            <w:rFonts w:ascii="B Lotus" w:hAnsi="B Lotus" w:cs="B Nazanin" w:hint="cs"/>
            <w:rtl/>
            <w:lang w:bidi="fa-IR"/>
          </w:rPr>
          <w:t>‌</w:t>
        </w:r>
        <w:r>
          <w:rPr>
            <w:rFonts w:ascii="B Lotus" w:hAnsi="B Lotus" w:cs="B Lotus" w:hint="cs"/>
            <w:rtl/>
            <w:lang w:bidi="fa-IR"/>
          </w:rPr>
          <w:t>کند</w:t>
        </w:r>
      </w:ins>
      <w:r w:rsidRPr="00DB081F">
        <w:rPr>
          <w:rFonts w:ascii="B Lotus" w:hAnsi="B Lotus" w:cs="B Lotus"/>
          <w:rtl/>
          <w:lang w:bidi="fa-IR"/>
        </w:rPr>
        <w:t xml:space="preserve">. </w:t>
      </w:r>
    </w:p>
  </w:footnote>
  <w:footnote w:id="30">
    <w:p w14:paraId="4CAD1623" w14:textId="77777777" w:rsidR="00886BC2" w:rsidRPr="00DB081F" w:rsidRDefault="00886BC2" w:rsidP="00A26EBB">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4119" w:author="Mehrnazi Boojari" w:date="2019-01-07T23:42:00Z">
        <w:r>
          <w:rPr>
            <w:rFonts w:ascii="B Lotus" w:hAnsi="B Lotus" w:cs="B Lotus" w:hint="cs"/>
            <w:rtl/>
          </w:rPr>
          <w:t xml:space="preserve">. </w:t>
        </w:r>
      </w:ins>
      <w:del w:id="4120" w:author="Mehrnazi Boojari" w:date="2019-01-07T23:42:00Z">
        <w:r w:rsidRPr="00DB081F" w:rsidDel="00A26EBB">
          <w:rPr>
            <w:rFonts w:ascii="B Lotus" w:hAnsi="B Lotus" w:cs="B Lotus"/>
          </w:rPr>
          <w:delText xml:space="preserve"> </w:delText>
        </w:r>
        <w:r w:rsidRPr="00DB081F" w:rsidDel="00A26EBB">
          <w:rPr>
            <w:rFonts w:ascii="Cambria" w:hAnsi="Cambria" w:cs="Cambria"/>
          </w:rPr>
          <w:delText> </w:delText>
        </w:r>
      </w:del>
      <w:r w:rsidRPr="00DB081F">
        <w:rPr>
          <w:rFonts w:ascii="B Lotus" w:hAnsi="B Lotus" w:cs="B Lotus"/>
          <w:rtl/>
        </w:rPr>
        <w:t>نحل، 80</w:t>
      </w:r>
      <w:r w:rsidRPr="00DB081F">
        <w:rPr>
          <w:rFonts w:ascii="B Lotus" w:hAnsi="B Lotus" w:cs="B Lotus"/>
        </w:rPr>
        <w:t>.</w:t>
      </w:r>
    </w:p>
  </w:footnote>
  <w:footnote w:id="31">
    <w:p w14:paraId="27371CB3" w14:textId="1D39C36E" w:rsidR="00886BC2" w:rsidRPr="00DB081F" w:rsidRDefault="00886BC2" w:rsidP="0020454F">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4149" w:author="Mehrnazi Boojari" w:date="2019-01-07T23:42:00Z">
        <w:r>
          <w:rPr>
            <w:rFonts w:ascii="B Lotus" w:hAnsi="B Lotus" w:cs="B Lotus" w:hint="cs"/>
            <w:rtl/>
          </w:rPr>
          <w:t xml:space="preserve">. </w:t>
        </w:r>
      </w:ins>
      <w:del w:id="4150" w:author="Mehrnazi Boojari" w:date="2019-01-07T23:42:00Z">
        <w:r w:rsidRPr="00DB081F" w:rsidDel="00A26EBB">
          <w:rPr>
            <w:rFonts w:ascii="B Lotus" w:hAnsi="B Lotus" w:cs="B Lotus"/>
          </w:rPr>
          <w:delText xml:space="preserve"> </w:delText>
        </w:r>
      </w:del>
      <w:r w:rsidRPr="00DB081F">
        <w:rPr>
          <w:rFonts w:ascii="B Lotus" w:hAnsi="B Lotus" w:cs="B Lotus" w:hint="cs"/>
          <w:rtl/>
          <w:lang w:bidi="fa-IR"/>
        </w:rPr>
        <w:t xml:space="preserve">مصاحبه گروه تخصصی </w:t>
      </w:r>
      <w:ins w:id="4151" w:author="Mehrnazi Boojari" w:date="2019-01-23T00:07:00Z">
        <w:r w:rsidR="00545C77">
          <w:rPr>
            <w:rFonts w:ascii="B Lotus" w:hAnsi="B Lotus" w:cs="B Lotus" w:hint="cs"/>
            <w:rtl/>
            <w:lang w:bidi="fa-IR"/>
          </w:rPr>
          <w:t>(</w:t>
        </w:r>
      </w:ins>
      <w:ins w:id="4152" w:author="Mehrnazi Boojari" w:date="2019-01-23T00:09:00Z">
        <w:r w:rsidR="00902465">
          <w:rPr>
            <w:rFonts w:ascii="B Lotus" w:hAnsi="B Lotus" w:cs="B Lotus" w:hint="cs"/>
            <w:rtl/>
            <w:lang w:bidi="fa-IR"/>
          </w:rPr>
          <w:t xml:space="preserve">موضوع </w:t>
        </w:r>
      </w:ins>
      <w:r w:rsidRPr="00DB081F">
        <w:rPr>
          <w:rFonts w:ascii="B Lotus" w:hAnsi="B Lotus" w:cs="B Lotus" w:hint="cs"/>
          <w:rtl/>
          <w:lang w:bidi="fa-IR"/>
        </w:rPr>
        <w:t>مسکن</w:t>
      </w:r>
      <w:ins w:id="4153" w:author="Mehrnazi Boojari" w:date="2019-01-23T00:09:00Z">
        <w:r w:rsidR="00902465">
          <w:rPr>
            <w:rFonts w:ascii="B Lotus" w:hAnsi="B Lotus" w:cs="B Lotus" w:hint="cs"/>
            <w:rtl/>
            <w:lang w:bidi="fa-IR"/>
          </w:rPr>
          <w:t xml:space="preserve"> روستایی</w:t>
        </w:r>
      </w:ins>
      <w:r w:rsidRPr="00DB081F">
        <w:rPr>
          <w:rFonts w:ascii="B Lotus" w:hAnsi="B Lotus" w:cs="B Lotus" w:hint="cs"/>
          <w:rtl/>
          <w:lang w:bidi="fa-IR"/>
        </w:rPr>
        <w:t xml:space="preserve"> با آقای آریان</w:t>
      </w:r>
      <w:ins w:id="4154" w:author="Mehrnazi Boojari" w:date="2019-01-16T00:21:00Z">
        <w:r>
          <w:rPr>
            <w:rFonts w:ascii="B Lotus" w:hAnsi="B Lotus" w:cs="B Nazanin" w:hint="cs"/>
            <w:rtl/>
            <w:lang w:bidi="fa-IR"/>
          </w:rPr>
          <w:t>‌</w:t>
        </w:r>
      </w:ins>
      <w:del w:id="4155" w:author="Mehrnazi Boojari" w:date="2019-01-16T00:21:00Z">
        <w:r w:rsidRPr="00DB081F" w:rsidDel="006D0288">
          <w:rPr>
            <w:rFonts w:ascii="B Lotus" w:hAnsi="B Lotus" w:cs="B Lotus" w:hint="cs"/>
            <w:rtl/>
            <w:lang w:bidi="fa-IR"/>
          </w:rPr>
          <w:delText xml:space="preserve"> </w:delText>
        </w:r>
      </w:del>
      <w:r w:rsidRPr="00DB081F">
        <w:rPr>
          <w:rFonts w:ascii="B Lotus" w:hAnsi="B Lotus" w:cs="B Lotus" w:hint="cs"/>
          <w:rtl/>
          <w:lang w:bidi="fa-IR"/>
        </w:rPr>
        <w:t>پور</w:t>
      </w:r>
      <w:del w:id="4156" w:author="Mehrnazi Boojari" w:date="2019-01-23T00:23:00Z">
        <w:r w:rsidRPr="00DB081F" w:rsidDel="0020454F">
          <w:rPr>
            <w:rFonts w:ascii="B Lotus" w:hAnsi="B Lotus" w:cs="B Lotus" w:hint="cs"/>
            <w:rtl/>
            <w:lang w:bidi="fa-IR"/>
          </w:rPr>
          <w:delText>،</w:delText>
        </w:r>
      </w:del>
      <w:ins w:id="4157" w:author="Mehrnazi Boojari" w:date="2019-01-23T00:23:00Z">
        <w:r w:rsidR="0020454F">
          <w:rPr>
            <w:rFonts w:ascii="B Lotus" w:hAnsi="B Lotus" w:cs="B Lotus" w:hint="cs"/>
            <w:rtl/>
            <w:lang w:bidi="fa-IR"/>
          </w:rPr>
          <w:t>؛</w:t>
        </w:r>
        <w:r w:rsidR="0020454F">
          <w:rPr>
            <w:rFonts w:ascii="B Lotus" w:hAnsi="B Lotus" w:cs="B Lotus" w:hint="cs"/>
            <w:rtl/>
            <w:lang w:bidi="fa-IR"/>
          </w:rPr>
          <w:t xml:space="preserve"> </w:t>
        </w:r>
      </w:ins>
      <w:r w:rsidRPr="00DB081F">
        <w:rPr>
          <w:rFonts w:ascii="B Lotus" w:hAnsi="B Lotus" w:cs="B Lotus" w:hint="cs"/>
          <w:rtl/>
          <w:lang w:bidi="fa-IR"/>
        </w:rPr>
        <w:t>کارشناس شورای راهبردی الگوی اسلامی پیشرفت</w:t>
      </w:r>
      <w:del w:id="4158" w:author="Mehrnazi Boojari" w:date="2019-01-23T00:09:00Z">
        <w:r w:rsidRPr="00DB081F" w:rsidDel="00902465">
          <w:rPr>
            <w:rFonts w:ascii="B Lotus" w:hAnsi="B Lotus" w:cs="B Lotus" w:hint="cs"/>
            <w:rtl/>
            <w:lang w:bidi="fa-IR"/>
          </w:rPr>
          <w:delText>،</w:delText>
        </w:r>
      </w:del>
      <w:ins w:id="4159" w:author="Mehrnazi Boojari" w:date="2019-01-23T00:10:00Z">
        <w:r w:rsidR="00477D81">
          <w:rPr>
            <w:rFonts w:ascii="B Lotus" w:hAnsi="B Lotus" w:cs="B Lotus" w:hint="cs"/>
            <w:rtl/>
            <w:lang w:bidi="fa-IR"/>
          </w:rPr>
          <w:t xml:space="preserve">، </w:t>
        </w:r>
      </w:ins>
      <w:r w:rsidRPr="00DB081F">
        <w:rPr>
          <w:rFonts w:ascii="B Lotus" w:hAnsi="B Lotus" w:cs="B Lotus" w:hint="cs"/>
          <w:rtl/>
          <w:lang w:bidi="fa-IR"/>
        </w:rPr>
        <w:t>شهریور 1397</w:t>
      </w:r>
      <w:ins w:id="4160" w:author="Mehrnazi Boojari" w:date="2019-01-23T00:07:00Z">
        <w:r w:rsidR="00545C77">
          <w:rPr>
            <w:rFonts w:ascii="B Lotus" w:hAnsi="B Lotus" w:cs="B Lotus" w:hint="cs"/>
            <w:rtl/>
            <w:lang w:bidi="fa-IR"/>
          </w:rPr>
          <w:t>)</w:t>
        </w:r>
      </w:ins>
      <w:del w:id="4161" w:author="Mehrnazi Boojari" w:date="2019-01-07T10:08:00Z">
        <w:r w:rsidRPr="00DB081F" w:rsidDel="00A31D6F">
          <w:rPr>
            <w:rFonts w:ascii="B Lotus" w:hAnsi="B Lotus" w:cs="B Lotus" w:hint="cs"/>
            <w:rtl/>
            <w:lang w:bidi="fa-IR"/>
          </w:rPr>
          <w:delText xml:space="preserve"> . </w:delText>
        </w:r>
      </w:del>
      <w:ins w:id="4162" w:author="Mehrnazi Boojari" w:date="2019-01-07T10:08:00Z">
        <w:r w:rsidRPr="00DB081F">
          <w:rPr>
            <w:rFonts w:ascii="B Lotus" w:hAnsi="B Lotus" w:cs="B Lotus" w:hint="cs"/>
            <w:rtl/>
            <w:lang w:bidi="fa-IR"/>
          </w:rPr>
          <w:t xml:space="preserve">. </w:t>
        </w:r>
      </w:ins>
      <w:r w:rsidRPr="00DB081F">
        <w:rPr>
          <w:rFonts w:ascii="B Lotus" w:hAnsi="B Lotus" w:cs="B Lotus"/>
          <w:rtl/>
          <w:lang w:bidi="fa-IR"/>
        </w:rPr>
        <w:t xml:space="preserve"> </w:t>
      </w:r>
    </w:p>
  </w:footnote>
  <w:footnote w:id="32">
    <w:p w14:paraId="0854CCA8" w14:textId="77777777" w:rsidR="00886BC2" w:rsidRPr="00DB081F" w:rsidRDefault="00886BC2" w:rsidP="00A06196">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4182" w:author="Mehrnazi Boojari" w:date="2019-01-07T23:42:00Z">
        <w:r>
          <w:rPr>
            <w:rFonts w:ascii="B Lotus" w:hAnsi="B Lotus" w:cs="B Lotus" w:hint="cs"/>
            <w:rtl/>
          </w:rPr>
          <w:t xml:space="preserve">. </w:t>
        </w:r>
      </w:ins>
      <w:r w:rsidRPr="00DB081F">
        <w:rPr>
          <w:rFonts w:ascii="B Lotus" w:hAnsi="B Lotus" w:cs="B Lotus" w:hint="cs"/>
          <w:rtl/>
        </w:rPr>
        <w:t>ا</w:t>
      </w:r>
      <w:del w:id="4183" w:author="Mehrnazi Boojari" w:date="2019-01-07T23:42:00Z">
        <w:r w:rsidRPr="00DB081F" w:rsidDel="00A26EBB">
          <w:rPr>
            <w:rFonts w:ascii="B Lotus" w:hAnsi="B Lotus" w:cs="B Lotus"/>
          </w:rPr>
          <w:delText xml:space="preserve"> </w:delText>
        </w:r>
      </w:del>
      <w:r w:rsidRPr="00DB081F">
        <w:rPr>
          <w:rFonts w:ascii="B Lotus" w:hAnsi="B Lotus" w:cs="B Lotus"/>
          <w:rtl/>
        </w:rPr>
        <w:t>مام صادق</w:t>
      </w:r>
      <w:r w:rsidRPr="00DB081F">
        <w:rPr>
          <w:rFonts w:ascii="Cambria" w:hAnsi="Cambria" w:cs="Cambria" w:hint="cs"/>
          <w:rtl/>
        </w:rPr>
        <w:t> </w:t>
      </w:r>
      <w:r w:rsidRPr="00DB081F">
        <w:rPr>
          <w:rFonts w:ascii="B Lotus" w:hAnsi="B Lotus" w:cs="B Lotus"/>
          <w:rtl/>
        </w:rPr>
        <w:t>(</w:t>
      </w:r>
      <w:r w:rsidRPr="00DB081F">
        <w:rPr>
          <w:rFonts w:ascii="B Lotus" w:hAnsi="B Lotus" w:cs="B Lotus" w:hint="cs"/>
          <w:rtl/>
        </w:rPr>
        <w:t>علیه</w:t>
      </w:r>
      <w:r w:rsidRPr="00DB081F">
        <w:rPr>
          <w:rFonts w:ascii="B Lotus" w:hAnsi="B Lotus" w:cs="B Lotus"/>
          <w:rtl/>
        </w:rPr>
        <w:t xml:space="preserve"> </w:t>
      </w:r>
      <w:r w:rsidRPr="00DB081F">
        <w:rPr>
          <w:rFonts w:ascii="B Lotus" w:hAnsi="B Lotus" w:cs="B Lotus" w:hint="cs"/>
          <w:rtl/>
        </w:rPr>
        <w:t>السلام</w:t>
      </w:r>
      <w:r w:rsidRPr="00DB081F">
        <w:rPr>
          <w:rFonts w:ascii="B Lotus" w:hAnsi="B Lotus" w:cs="B Lotus"/>
          <w:rtl/>
        </w:rPr>
        <w:t xml:space="preserve">) </w:t>
      </w:r>
      <w:r w:rsidRPr="00DB081F">
        <w:rPr>
          <w:rFonts w:ascii="B Lotus" w:hAnsi="B Lotus" w:cs="B Lotus" w:hint="cs"/>
          <w:rtl/>
        </w:rPr>
        <w:t>فرمود</w:t>
      </w:r>
      <w:ins w:id="4184" w:author="Mehrnazi Boojari" w:date="2019-01-16T00:21:00Z">
        <w:r>
          <w:rPr>
            <w:rFonts w:ascii="B Lotus" w:hAnsi="B Lotus" w:cs="B Lotus" w:hint="cs"/>
            <w:rtl/>
          </w:rPr>
          <w:t>ند:</w:t>
        </w:r>
      </w:ins>
      <w:r w:rsidRPr="00DB081F">
        <w:rPr>
          <w:rFonts w:ascii="B Lotus" w:hAnsi="B Lotus" w:cs="B Lotus"/>
          <w:rtl/>
        </w:rPr>
        <w:t xml:space="preserve"> </w:t>
      </w:r>
      <w:r w:rsidRPr="00DB081F">
        <w:rPr>
          <w:rFonts w:ascii="B Lotus" w:hAnsi="B Lotus" w:cs="B Lotus" w:hint="cs"/>
          <w:rtl/>
        </w:rPr>
        <w:t>اگر</w:t>
      </w:r>
      <w:r w:rsidRPr="00DB081F">
        <w:rPr>
          <w:rFonts w:ascii="B Lotus" w:hAnsi="B Lotus" w:cs="B Lotus"/>
          <w:rtl/>
        </w:rPr>
        <w:t xml:space="preserve"> </w:t>
      </w:r>
      <w:r w:rsidRPr="00DB081F">
        <w:rPr>
          <w:rFonts w:ascii="B Lotus" w:hAnsi="B Lotus" w:cs="B Lotus" w:hint="cs"/>
          <w:rtl/>
        </w:rPr>
        <w:t>كسی</w:t>
      </w:r>
      <w:r w:rsidRPr="00DB081F">
        <w:rPr>
          <w:rFonts w:ascii="B Lotus" w:hAnsi="B Lotus" w:cs="B Lotus"/>
          <w:rtl/>
        </w:rPr>
        <w:t xml:space="preserve"> </w:t>
      </w:r>
      <w:r w:rsidRPr="00DB081F">
        <w:rPr>
          <w:rFonts w:ascii="B Lotus" w:hAnsi="B Lotus" w:cs="B Lotus" w:hint="cs"/>
          <w:rtl/>
        </w:rPr>
        <w:t>در</w:t>
      </w:r>
      <w:r w:rsidRPr="00DB081F">
        <w:rPr>
          <w:rFonts w:ascii="B Lotus" w:hAnsi="B Lotus" w:cs="B Lotus"/>
          <w:rtl/>
        </w:rPr>
        <w:t xml:space="preserve"> </w:t>
      </w:r>
      <w:r w:rsidRPr="00DB081F">
        <w:rPr>
          <w:rFonts w:ascii="B Lotus" w:hAnsi="B Lotus" w:cs="B Lotus" w:hint="cs"/>
          <w:rtl/>
        </w:rPr>
        <w:t>زمین</w:t>
      </w:r>
      <w:r w:rsidRPr="00DB081F">
        <w:rPr>
          <w:rFonts w:ascii="B Lotus" w:hAnsi="B Lotus" w:cs="B Lotus"/>
          <w:rtl/>
        </w:rPr>
        <w:t xml:space="preserve"> </w:t>
      </w:r>
      <w:r w:rsidRPr="00DB081F">
        <w:rPr>
          <w:rFonts w:ascii="B Lotus" w:hAnsi="B Lotus" w:cs="B Lotus" w:hint="cs"/>
          <w:rtl/>
        </w:rPr>
        <w:t>غ</w:t>
      </w:r>
      <w:r w:rsidRPr="00DB081F">
        <w:rPr>
          <w:rFonts w:ascii="B Lotus" w:hAnsi="B Lotus" w:cs="B Lotus"/>
          <w:rtl/>
        </w:rPr>
        <w:t>صبی خانه بسازد و زمانی که صاحب زمین، زمین خود را طلب کند، حكومت اسلامی حق دارد خانه را خراب كند و زمین را به صاحبش برگرداند</w:t>
      </w:r>
      <w:r w:rsidRPr="00DB081F">
        <w:rPr>
          <w:rFonts w:ascii="B Lotus" w:hAnsi="B Lotus" w:cs="B Lotus"/>
        </w:rPr>
        <w:t>.</w:t>
      </w:r>
    </w:p>
  </w:footnote>
  <w:footnote w:id="33">
    <w:p w14:paraId="383C0367" w14:textId="77777777" w:rsidR="00886BC2" w:rsidRPr="00DB081F" w:rsidRDefault="00886BC2" w:rsidP="006D0288">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4199" w:author="Mehrnazi Boojari" w:date="2019-01-07T23:42:00Z">
        <w:r>
          <w:rPr>
            <w:rFonts w:ascii="B Lotus" w:hAnsi="B Lotus" w:cs="B Lotus" w:hint="cs"/>
            <w:rtl/>
          </w:rPr>
          <w:t xml:space="preserve">. </w:t>
        </w:r>
      </w:ins>
      <w:del w:id="4200" w:author="Mehrnazi Boojari" w:date="2019-01-07T23:42:00Z">
        <w:r w:rsidRPr="00DB081F" w:rsidDel="00A26EBB">
          <w:rPr>
            <w:rFonts w:ascii="B Lotus" w:hAnsi="B Lotus" w:cs="B Lotus"/>
          </w:rPr>
          <w:delText xml:space="preserve"> </w:delText>
        </w:r>
      </w:del>
      <w:r w:rsidRPr="00DB081F">
        <w:rPr>
          <w:rFonts w:ascii="B Lotus" w:hAnsi="B Lotus" w:cs="B Lotus"/>
          <w:rtl/>
        </w:rPr>
        <w:t>پیامبر (ص) می</w:t>
      </w:r>
      <w:ins w:id="4201" w:author="Mehrnazi Boojari" w:date="2019-01-16T00:22:00Z">
        <w:r>
          <w:rPr>
            <w:rFonts w:ascii="B Lotus" w:hAnsi="B Lotus" w:cs="B Nazanin" w:hint="cs"/>
            <w:rtl/>
          </w:rPr>
          <w:t>‌</w:t>
        </w:r>
      </w:ins>
      <w:del w:id="4202" w:author="Mehrnazi Boojari" w:date="2019-01-16T00:22:00Z">
        <w:r w:rsidRPr="00DB081F" w:rsidDel="006D0288">
          <w:rPr>
            <w:rFonts w:ascii="B Lotus" w:hAnsi="B Lotus" w:cs="B Lotus"/>
            <w:rtl/>
          </w:rPr>
          <w:delText xml:space="preserve"> </w:delText>
        </w:r>
      </w:del>
      <w:r w:rsidRPr="00DB081F">
        <w:rPr>
          <w:rFonts w:ascii="B Lotus" w:hAnsi="B Lotus" w:cs="B Lotus"/>
          <w:rtl/>
        </w:rPr>
        <w:t>فرمایند: از استعمال سنگ حرام در ساختمان بپرهیزید که مایة ویرانی است</w:t>
      </w:r>
      <w:del w:id="4203" w:author="Mehrnazi Boojari" w:date="2019-01-16T00:22:00Z">
        <w:r w:rsidRPr="00DB081F" w:rsidDel="006D0288">
          <w:rPr>
            <w:rFonts w:ascii="B Lotus" w:hAnsi="B Lotus" w:cs="B Lotus"/>
            <w:rtl/>
          </w:rPr>
          <w:delText>.</w:delText>
        </w:r>
      </w:del>
      <w:r w:rsidRPr="00DB081F">
        <w:rPr>
          <w:rFonts w:ascii="B Lotus" w:hAnsi="B Lotus" w:cs="B Lotus"/>
          <w:rtl/>
        </w:rPr>
        <w:t xml:space="preserve"> (مستدرک الوسائل، ج 3، ص 472)</w:t>
      </w:r>
      <w:ins w:id="4204" w:author="Mehrnazi Boojari" w:date="2019-01-16T00:22:00Z">
        <w:r>
          <w:rPr>
            <w:rFonts w:ascii="B Lotus" w:hAnsi="B Lotus" w:cs="B Lotus" w:hint="cs"/>
            <w:rtl/>
          </w:rPr>
          <w:t>.</w:t>
        </w:r>
      </w:ins>
    </w:p>
  </w:footnote>
  <w:footnote w:id="34">
    <w:p w14:paraId="715B4CFF" w14:textId="77777777" w:rsidR="00886BC2" w:rsidRPr="00DB081F" w:rsidRDefault="00886BC2" w:rsidP="006D0288">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4225" w:author="Mehrnazi Boojari" w:date="2019-01-07T23:44:00Z">
        <w:r>
          <w:rPr>
            <w:rFonts w:ascii="B Lotus" w:hAnsi="B Lotus" w:cs="B Lotus" w:hint="cs"/>
            <w:rtl/>
          </w:rPr>
          <w:t xml:space="preserve">. </w:t>
        </w:r>
      </w:ins>
      <w:del w:id="4226" w:author="Mehrnazi Boojari" w:date="2019-01-07T23:43:00Z">
        <w:r w:rsidRPr="00DB081F" w:rsidDel="00A26EBB">
          <w:rPr>
            <w:rFonts w:ascii="B Lotus" w:hAnsi="B Lotus" w:cs="B Lotus"/>
          </w:rPr>
          <w:delText xml:space="preserve"> </w:delText>
        </w:r>
      </w:del>
      <w:r w:rsidRPr="00DB081F">
        <w:rPr>
          <w:rFonts w:ascii="B Lotus" w:hAnsi="B Lotus" w:cs="B Lotus"/>
          <w:rtl/>
        </w:rPr>
        <w:t xml:space="preserve">امام علی (علیه السلام) در نهج البلاغه در نامه‌ </w:t>
      </w:r>
      <w:r w:rsidRPr="00DB081F">
        <w:rPr>
          <w:rFonts w:ascii="B Lotus" w:hAnsi="B Lotus" w:cs="B Lotus"/>
          <w:rtl/>
          <w:lang w:bidi="fa-IR"/>
        </w:rPr>
        <w:t>۶۹</w:t>
      </w:r>
      <w:r w:rsidRPr="00DB081F">
        <w:rPr>
          <w:rFonts w:ascii="B Lotus" w:hAnsi="B Lotus" w:cs="B Lotus"/>
          <w:rtl/>
        </w:rPr>
        <w:t xml:space="preserve"> به حارث همدانی می‌فرمای</w:t>
      </w:r>
      <w:ins w:id="4227" w:author="Mehrnazi Boojari" w:date="2019-01-16T00:22:00Z">
        <w:r>
          <w:rPr>
            <w:rFonts w:ascii="B Lotus" w:hAnsi="B Lotus" w:cs="B Lotus" w:hint="cs"/>
            <w:rtl/>
          </w:rPr>
          <w:t>ن</w:t>
        </w:r>
      </w:ins>
      <w:r w:rsidRPr="00DB081F">
        <w:rPr>
          <w:rFonts w:ascii="B Lotus" w:hAnsi="B Lotus" w:cs="B Lotus"/>
          <w:rtl/>
        </w:rPr>
        <w:t>د: «وَ اسْكُنِ الْأَمْصَارَ الْعِظَامَ فَإِنَّهَا جِمَاعُ الْمُسْلِمِینَ وَ احْذَرْ مَنَازِلَ الْغَفْلَةِ وَ الْجَفَاءِ»</w:t>
      </w:r>
      <w:ins w:id="4228" w:author="Mehrnazi Boojari" w:date="2019-01-16T00:22:00Z">
        <w:r>
          <w:rPr>
            <w:rFonts w:ascii="B Lotus" w:hAnsi="B Lotus" w:cs="B Lotus" w:hint="cs"/>
            <w:rtl/>
          </w:rPr>
          <w:t>؛</w:t>
        </w:r>
      </w:ins>
      <w:r w:rsidRPr="00DB081F">
        <w:rPr>
          <w:rFonts w:ascii="B Lotus" w:hAnsi="B Lotus" w:cs="B Lotus"/>
          <w:rtl/>
        </w:rPr>
        <w:t xml:space="preserve"> یعنی جای پرت خانه نساز</w:t>
      </w:r>
      <w:del w:id="4229" w:author="Mehrnazi Boojari" w:date="2019-01-16T00:22:00Z">
        <w:r w:rsidRPr="00DB081F" w:rsidDel="006D0288">
          <w:rPr>
            <w:rFonts w:ascii="B Lotus" w:hAnsi="B Lotus" w:cs="B Lotus"/>
            <w:rtl/>
          </w:rPr>
          <w:delText xml:space="preserve">. </w:delText>
        </w:r>
      </w:del>
      <w:ins w:id="4230" w:author="Mehrnazi Boojari" w:date="2019-01-16T00:22:00Z">
        <w:r>
          <w:rPr>
            <w:rFonts w:ascii="B Lotus" w:hAnsi="B Lotus" w:cs="B Lotus" w:hint="cs"/>
            <w:rtl/>
          </w:rPr>
          <w:t>،</w:t>
        </w:r>
        <w:r w:rsidRPr="00DB081F">
          <w:rPr>
            <w:rFonts w:ascii="B Lotus" w:hAnsi="B Lotus" w:cs="B Lotus"/>
            <w:rtl/>
          </w:rPr>
          <w:t xml:space="preserve"> </w:t>
        </w:r>
      </w:ins>
      <w:r w:rsidRPr="00DB081F">
        <w:rPr>
          <w:rFonts w:ascii="B Lotus" w:hAnsi="B Lotus" w:cs="B Lotus"/>
          <w:rtl/>
        </w:rPr>
        <w:t>یعنی از جامعه دور نشو.</w:t>
      </w:r>
    </w:p>
  </w:footnote>
  <w:footnote w:id="35">
    <w:p w14:paraId="56A5D6E2" w14:textId="77777777" w:rsidR="00886BC2" w:rsidRPr="00DB081F" w:rsidRDefault="00886BC2" w:rsidP="006D0288">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del w:id="4231" w:author="Mehrnazi Boojari" w:date="2019-01-07T23:48:00Z">
        <w:r w:rsidRPr="00DB081F" w:rsidDel="00B33F1D">
          <w:rPr>
            <w:rFonts w:ascii="B Lotus" w:hAnsi="B Lotus" w:cs="B Lotus"/>
          </w:rPr>
          <w:delText xml:space="preserve"> </w:delText>
        </w:r>
      </w:del>
      <w:ins w:id="4232" w:author="Mehrnazi Boojari" w:date="2019-01-07T23:44:00Z">
        <w:r>
          <w:rPr>
            <w:rFonts w:ascii="B Lotus" w:hAnsi="B Lotus" w:cs="B Lotus" w:hint="cs"/>
            <w:rtl/>
          </w:rPr>
          <w:t xml:space="preserve">. </w:t>
        </w:r>
      </w:ins>
      <w:r w:rsidRPr="00DB081F">
        <w:rPr>
          <w:rFonts w:ascii="B Lotus" w:hAnsi="B Lotus" w:cs="B Lotus"/>
          <w:rtl/>
        </w:rPr>
        <w:t>امام صادق</w:t>
      </w:r>
      <w:r w:rsidRPr="00DB081F">
        <w:rPr>
          <w:rFonts w:ascii="Cambria" w:hAnsi="Cambria" w:cs="Cambria" w:hint="cs"/>
          <w:rtl/>
        </w:rPr>
        <w:t> </w:t>
      </w:r>
      <w:r w:rsidRPr="00DB081F">
        <w:rPr>
          <w:rFonts w:ascii="B Lotus" w:hAnsi="B Lotus" w:cs="B Lotus"/>
          <w:rtl/>
        </w:rPr>
        <w:t>(</w:t>
      </w:r>
      <w:r w:rsidRPr="00DB081F">
        <w:rPr>
          <w:rFonts w:ascii="B Lotus" w:hAnsi="B Lotus" w:cs="B Lotus" w:hint="cs"/>
          <w:rtl/>
        </w:rPr>
        <w:t>علیه</w:t>
      </w:r>
      <w:r w:rsidRPr="00DB081F">
        <w:rPr>
          <w:rFonts w:ascii="B Lotus" w:hAnsi="B Lotus" w:cs="B Lotus"/>
          <w:rtl/>
        </w:rPr>
        <w:t xml:space="preserve"> </w:t>
      </w:r>
      <w:r w:rsidRPr="00DB081F">
        <w:rPr>
          <w:rFonts w:ascii="B Lotus" w:hAnsi="B Lotus" w:cs="B Lotus" w:hint="cs"/>
          <w:rtl/>
        </w:rPr>
        <w:t>السلام</w:t>
      </w:r>
      <w:r w:rsidRPr="00DB081F">
        <w:rPr>
          <w:rFonts w:ascii="B Lotus" w:hAnsi="B Lotus" w:cs="B Lotus"/>
          <w:rtl/>
        </w:rPr>
        <w:t xml:space="preserve">) </w:t>
      </w:r>
      <w:r w:rsidRPr="00DB081F">
        <w:rPr>
          <w:rFonts w:ascii="B Lotus" w:hAnsi="B Lotus" w:cs="B Lotus" w:hint="cs"/>
          <w:rtl/>
        </w:rPr>
        <w:t>و</w:t>
      </w:r>
      <w:r w:rsidRPr="00DB081F">
        <w:rPr>
          <w:rFonts w:ascii="B Lotus" w:hAnsi="B Lotus" w:cs="B Lotus"/>
          <w:rtl/>
        </w:rPr>
        <w:t xml:space="preserve"> </w:t>
      </w:r>
      <w:r w:rsidRPr="00DB081F">
        <w:rPr>
          <w:rFonts w:ascii="B Lotus" w:hAnsi="B Lotus" w:cs="B Lotus" w:hint="cs"/>
          <w:rtl/>
        </w:rPr>
        <w:t>ام</w:t>
      </w:r>
      <w:r w:rsidRPr="00DB081F">
        <w:rPr>
          <w:rFonts w:ascii="B Lotus" w:hAnsi="B Lotus" w:cs="B Lotus"/>
          <w:rtl/>
        </w:rPr>
        <w:t>ام باقر</w:t>
      </w:r>
      <w:r w:rsidRPr="00DB081F">
        <w:rPr>
          <w:rFonts w:ascii="Cambria" w:hAnsi="Cambria" w:cs="Cambria" w:hint="cs"/>
          <w:rtl/>
        </w:rPr>
        <w:t> </w:t>
      </w:r>
      <w:r w:rsidRPr="00DB081F">
        <w:rPr>
          <w:rFonts w:ascii="B Lotus" w:hAnsi="B Lotus" w:cs="B Lotus"/>
          <w:rtl/>
        </w:rPr>
        <w:t>(</w:t>
      </w:r>
      <w:r w:rsidRPr="00DB081F">
        <w:rPr>
          <w:rFonts w:ascii="B Lotus" w:hAnsi="B Lotus" w:cs="B Lotus" w:hint="cs"/>
          <w:rtl/>
        </w:rPr>
        <w:t>علیه</w:t>
      </w:r>
      <w:r w:rsidRPr="00DB081F">
        <w:rPr>
          <w:rFonts w:ascii="B Lotus" w:hAnsi="B Lotus" w:cs="B Lotus"/>
          <w:rtl/>
        </w:rPr>
        <w:t xml:space="preserve"> </w:t>
      </w:r>
      <w:r w:rsidRPr="00DB081F">
        <w:rPr>
          <w:rFonts w:ascii="B Lotus" w:hAnsi="B Lotus" w:cs="B Lotus" w:hint="cs"/>
          <w:rtl/>
        </w:rPr>
        <w:t>السلام</w:t>
      </w:r>
      <w:r w:rsidRPr="00DB081F">
        <w:rPr>
          <w:rFonts w:ascii="B Lotus" w:hAnsi="B Lotus" w:cs="B Lotus"/>
          <w:rtl/>
        </w:rPr>
        <w:t xml:space="preserve">) </w:t>
      </w:r>
      <w:r w:rsidRPr="00DB081F">
        <w:rPr>
          <w:rFonts w:ascii="B Lotus" w:hAnsi="B Lotus" w:cs="B Lotus" w:hint="cs"/>
          <w:rtl/>
        </w:rPr>
        <w:t>می‌فرمایند</w:t>
      </w:r>
      <w:ins w:id="4233" w:author="Mehrnazi Boojari" w:date="2019-01-16T00:22:00Z">
        <w:r>
          <w:rPr>
            <w:rFonts w:ascii="B Lotus" w:hAnsi="B Lotus" w:cs="B Lotus" w:hint="cs"/>
            <w:rtl/>
          </w:rPr>
          <w:t>:</w:t>
        </w:r>
      </w:ins>
      <w:r w:rsidRPr="00DB081F">
        <w:rPr>
          <w:rFonts w:ascii="B Lotus" w:hAnsi="B Lotus" w:cs="B Lotus"/>
          <w:rtl/>
        </w:rPr>
        <w:t xml:space="preserve"> </w:t>
      </w:r>
      <w:del w:id="4234" w:author="Mehrnazi Boojari" w:date="2019-01-16T00:22:00Z">
        <w:r w:rsidRPr="00DB081F" w:rsidDel="006D0288">
          <w:rPr>
            <w:rFonts w:ascii="B Lotus" w:hAnsi="B Lotus" w:cs="B Lotus" w:hint="cs"/>
            <w:rtl/>
          </w:rPr>
          <w:delText>مساله</w:delText>
        </w:r>
        <w:r w:rsidRPr="00DB081F" w:rsidDel="006D0288">
          <w:rPr>
            <w:rFonts w:ascii="B Lotus" w:hAnsi="B Lotus" w:cs="B Lotus"/>
            <w:rtl/>
          </w:rPr>
          <w:delText xml:space="preserve"> </w:delText>
        </w:r>
      </w:del>
      <w:ins w:id="4235" w:author="Mehrnazi Boojari" w:date="2019-01-16T00:22:00Z">
        <w:r w:rsidRPr="00DB081F">
          <w:rPr>
            <w:rFonts w:ascii="B Lotus" w:hAnsi="B Lotus" w:cs="B Lotus" w:hint="cs"/>
            <w:rtl/>
          </w:rPr>
          <w:t>مس</w:t>
        </w:r>
        <w:r>
          <w:rPr>
            <w:rFonts w:ascii="B Lotus" w:hAnsi="B Lotus" w:cs="B Lotus" w:hint="cs"/>
            <w:rtl/>
          </w:rPr>
          <w:t>ئ</w:t>
        </w:r>
        <w:r w:rsidRPr="00DB081F">
          <w:rPr>
            <w:rFonts w:ascii="B Lotus" w:hAnsi="B Lotus" w:cs="B Lotus" w:hint="cs"/>
            <w:rtl/>
          </w:rPr>
          <w:t>له</w:t>
        </w:r>
        <w:r w:rsidRPr="00DB081F">
          <w:rPr>
            <w:rFonts w:ascii="B Lotus" w:hAnsi="B Lotus" w:cs="B Lotus"/>
            <w:rtl/>
          </w:rPr>
          <w:t xml:space="preserve"> </w:t>
        </w:r>
      </w:ins>
      <w:r w:rsidRPr="00DB081F">
        <w:rPr>
          <w:rFonts w:ascii="B Lotus" w:hAnsi="B Lotus" w:cs="B Lotus" w:hint="cs"/>
          <w:rtl/>
        </w:rPr>
        <w:t>هوا</w:t>
      </w:r>
      <w:r w:rsidRPr="00DB081F">
        <w:rPr>
          <w:rFonts w:ascii="B Lotus" w:hAnsi="B Lotus" w:cs="B Lotus"/>
          <w:rtl/>
        </w:rPr>
        <w:t xml:space="preserve"> </w:t>
      </w:r>
      <w:r w:rsidRPr="00DB081F">
        <w:rPr>
          <w:rFonts w:ascii="B Lotus" w:hAnsi="B Lotus" w:cs="B Lotus" w:hint="cs"/>
          <w:rtl/>
        </w:rPr>
        <w:t>را</w:t>
      </w:r>
      <w:r w:rsidRPr="00DB081F">
        <w:rPr>
          <w:rFonts w:ascii="B Lotus" w:hAnsi="B Lotus" w:cs="B Lotus"/>
          <w:rtl/>
        </w:rPr>
        <w:t xml:space="preserve"> </w:t>
      </w:r>
      <w:r w:rsidRPr="00DB081F">
        <w:rPr>
          <w:rFonts w:ascii="B Lotus" w:hAnsi="B Lotus" w:cs="B Lotus" w:hint="cs"/>
          <w:rtl/>
        </w:rPr>
        <w:t>در</w:t>
      </w:r>
      <w:r w:rsidRPr="00DB081F">
        <w:rPr>
          <w:rFonts w:ascii="B Lotus" w:hAnsi="B Lotus" w:cs="B Lotus"/>
          <w:rtl/>
        </w:rPr>
        <w:t xml:space="preserve"> </w:t>
      </w:r>
      <w:r w:rsidRPr="00DB081F">
        <w:rPr>
          <w:rFonts w:ascii="B Lotus" w:hAnsi="B Lotus" w:cs="B Lotus" w:hint="cs"/>
          <w:rtl/>
        </w:rPr>
        <w:t>نظر</w:t>
      </w:r>
      <w:r w:rsidRPr="00DB081F">
        <w:rPr>
          <w:rFonts w:ascii="B Lotus" w:hAnsi="B Lotus" w:cs="B Lotus"/>
          <w:rtl/>
        </w:rPr>
        <w:t xml:space="preserve"> </w:t>
      </w:r>
      <w:r w:rsidRPr="00DB081F">
        <w:rPr>
          <w:rFonts w:ascii="B Lotus" w:hAnsi="B Lotus" w:cs="B Lotus" w:hint="cs"/>
          <w:rtl/>
        </w:rPr>
        <w:t>بگیرید.</w:t>
      </w:r>
    </w:p>
  </w:footnote>
  <w:footnote w:id="36">
    <w:p w14:paraId="33318CDF" w14:textId="77777777" w:rsidR="00886BC2" w:rsidRPr="00DB081F" w:rsidRDefault="00886BC2" w:rsidP="00C77E5C">
      <w:pPr>
        <w:pStyle w:val="FootnoteText"/>
        <w:bidi/>
        <w:rPr>
          <w:rFonts w:ascii="B Lotus" w:hAnsi="B Lotus" w:cs="B Lotus"/>
          <w:rtl/>
          <w:lang w:bidi="fa-IR"/>
        </w:rPr>
      </w:pPr>
      <w:r w:rsidRPr="00DB081F">
        <w:rPr>
          <w:rStyle w:val="FootnoteReference"/>
          <w:rFonts w:ascii="B Lotus" w:hAnsi="B Lotus" w:cs="B Lotus"/>
          <w:vertAlign w:val="baseline"/>
        </w:rPr>
        <w:footnoteRef/>
      </w:r>
      <w:ins w:id="4243" w:author="Mehrnazi Boojari" w:date="2019-01-07T23:44:00Z">
        <w:r>
          <w:rPr>
            <w:rFonts w:ascii="B Lotus" w:hAnsi="B Lotus" w:cs="B Lotus" w:hint="cs"/>
            <w:rtl/>
          </w:rPr>
          <w:t xml:space="preserve">. </w:t>
        </w:r>
      </w:ins>
      <w:r w:rsidRPr="00DB081F">
        <w:rPr>
          <w:rFonts w:ascii="B Lotus" w:hAnsi="B Lotus" w:cs="B Lotus" w:hint="cs"/>
          <w:rtl/>
        </w:rPr>
        <w:t>فقه نظام عمران شهری،</w:t>
      </w:r>
      <w:r w:rsidRPr="00DB081F">
        <w:rPr>
          <w:rFonts w:ascii="B Lotus" w:hAnsi="B Lotus" w:cs="B Lotus"/>
        </w:rPr>
        <w:t xml:space="preserve"> </w:t>
      </w:r>
      <w:r w:rsidRPr="00DB081F">
        <w:rPr>
          <w:rFonts w:ascii="B Lotus" w:hAnsi="B Lotus" w:cs="B Lotus" w:hint="cs"/>
          <w:rtl/>
        </w:rPr>
        <w:t>مشروح دروس حضرت آیت اله محسن اراکی در مبحث فقه شهرسازی اسلام</w:t>
      </w:r>
      <w:bookmarkStart w:id="4244" w:name="_GoBack"/>
      <w:bookmarkEnd w:id="4244"/>
      <w:r w:rsidRPr="00DB081F">
        <w:rPr>
          <w:rFonts w:ascii="B Lotus" w:hAnsi="B Lotus" w:cs="B Lotus" w:hint="cs"/>
          <w:rtl/>
        </w:rPr>
        <w:t>ی</w:t>
      </w:r>
      <w:ins w:id="4245" w:author="Mehrnazi Boojari" w:date="2019-01-07T23:45:00Z">
        <w:r>
          <w:rPr>
            <w:rFonts w:ascii="B Lotus" w:hAnsi="B Lotus" w:cs="B Nazanin" w:hint="cs"/>
            <w:rtl/>
          </w:rPr>
          <w:t>‌</w:t>
        </w:r>
      </w:ins>
      <w:del w:id="4246" w:author="Mehrnazi Boojari" w:date="2019-01-07T23:45:00Z">
        <w:r w:rsidRPr="00DB081F" w:rsidDel="00C77E5C">
          <w:rPr>
            <w:rFonts w:ascii="B Lotus" w:hAnsi="B Lotus" w:cs="B Lotus" w:hint="cs"/>
            <w:rtl/>
          </w:rPr>
          <w:delText xml:space="preserve"> </w:delText>
        </w:r>
      </w:del>
      <w:r w:rsidRPr="00DB081F">
        <w:rPr>
          <w:rFonts w:ascii="B Lotus" w:hAnsi="B Lotus" w:cs="B Lotus" w:hint="cs"/>
          <w:rtl/>
        </w:rPr>
        <w:t>،</w:t>
      </w:r>
      <w:ins w:id="4247" w:author="Mehrnazi Boojari" w:date="2019-01-07T23:45:00Z">
        <w:r>
          <w:rPr>
            <w:rFonts w:ascii="B Lotus" w:hAnsi="B Lotus" w:cs="B Lotus" w:hint="cs"/>
            <w:rtl/>
          </w:rPr>
          <w:t xml:space="preserve"> </w:t>
        </w:r>
      </w:ins>
      <w:r w:rsidRPr="00DB081F">
        <w:rPr>
          <w:rFonts w:ascii="B Lotus" w:hAnsi="B Lotus" w:cs="B Lotus" w:hint="cs"/>
          <w:rtl/>
        </w:rPr>
        <w:t>تیر</w:t>
      </w:r>
      <w:del w:id="4248" w:author="Mehrnazi Boojari" w:date="2019-01-07T23:45:00Z">
        <w:r w:rsidRPr="00DB081F" w:rsidDel="00C77E5C">
          <w:rPr>
            <w:rFonts w:ascii="B Lotus" w:hAnsi="B Lotus" w:cs="B Lotus" w:hint="cs"/>
            <w:rtl/>
          </w:rPr>
          <w:delText>ماه</w:delText>
        </w:r>
      </w:del>
      <w:r w:rsidRPr="00DB081F">
        <w:rPr>
          <w:rFonts w:ascii="B Lotus" w:hAnsi="B Lotus" w:cs="B Lotus" w:hint="cs"/>
          <w:rtl/>
        </w:rPr>
        <w:t xml:space="preserve"> 1397</w:t>
      </w:r>
      <w:ins w:id="4249" w:author="Mehrnazi Boojari" w:date="2019-01-07T23:45:00Z">
        <w:r>
          <w:rPr>
            <w:rFonts w:ascii="B Lotus" w:hAnsi="B Lotus" w:cs="B Nazanin" w:hint="cs"/>
            <w:rtl/>
          </w:rPr>
          <w:t>‌</w:t>
        </w:r>
      </w:ins>
      <w:del w:id="4250" w:author="Mehrnazi Boojari" w:date="2019-01-07T23:45:00Z">
        <w:r w:rsidRPr="00DB081F" w:rsidDel="00C77E5C">
          <w:rPr>
            <w:rFonts w:ascii="B Lotus" w:hAnsi="B Lotus" w:cs="B Lotus" w:hint="cs"/>
            <w:rtl/>
          </w:rPr>
          <w:delText xml:space="preserve"> </w:delText>
        </w:r>
      </w:del>
      <w:r w:rsidRPr="00DB081F">
        <w:rPr>
          <w:rFonts w:ascii="B Lotus" w:hAnsi="B Lotus" w:cs="B Lotus" w:hint="cs"/>
          <w:rtl/>
        </w:rPr>
        <w:t>.</w:t>
      </w:r>
    </w:p>
  </w:footnote>
  <w:footnote w:id="37">
    <w:p w14:paraId="0EF608A7" w14:textId="77777777" w:rsidR="00886BC2" w:rsidRPr="00DB081F" w:rsidRDefault="00886BC2" w:rsidP="00B33F1D">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del w:id="4264" w:author="Mehrnazi Boojari" w:date="2019-01-07T23:48:00Z">
        <w:r w:rsidRPr="00DB081F" w:rsidDel="00B33F1D">
          <w:rPr>
            <w:rFonts w:ascii="B Lotus" w:hAnsi="B Lotus" w:cs="B Lotus"/>
          </w:rPr>
          <w:delText xml:space="preserve"> </w:delText>
        </w:r>
      </w:del>
      <w:ins w:id="4265" w:author="Mehrnazi Boojari" w:date="2019-01-07T23:44:00Z">
        <w:r>
          <w:rPr>
            <w:rFonts w:ascii="B Lotus" w:hAnsi="B Lotus" w:cs="B Lotus" w:hint="cs"/>
            <w:rtl/>
          </w:rPr>
          <w:t xml:space="preserve">. </w:t>
        </w:r>
      </w:ins>
      <w:r w:rsidRPr="00DB081F">
        <w:rPr>
          <w:rFonts w:ascii="B Lotus" w:hAnsi="B Lotus" w:cs="B Lotus"/>
          <w:rtl/>
        </w:rPr>
        <w:t>کنز العمال، ج 3، ص 896، ش 9076</w:t>
      </w:r>
      <w:r w:rsidRPr="00DB081F">
        <w:rPr>
          <w:rFonts w:ascii="B Lotus" w:hAnsi="B Lotus" w:cs="B Lotus"/>
        </w:rPr>
        <w:t>.</w:t>
      </w:r>
    </w:p>
  </w:footnote>
  <w:footnote w:id="38">
    <w:p w14:paraId="0FB6A6A5" w14:textId="77777777" w:rsidR="00886BC2" w:rsidRPr="00DB081F" w:rsidRDefault="00886BC2" w:rsidP="00B33F1D">
      <w:pPr>
        <w:pStyle w:val="FootnoteText"/>
        <w:bidi/>
        <w:rPr>
          <w:rFonts w:ascii="B Lotus" w:hAnsi="B Lotus" w:cs="B Lotus"/>
          <w:rtl/>
          <w:lang w:bidi="fa-IR"/>
        </w:rPr>
      </w:pPr>
      <w:r w:rsidRPr="00DB081F">
        <w:rPr>
          <w:rStyle w:val="FootnoteReference"/>
          <w:rFonts w:ascii="B Lotus" w:hAnsi="B Lotus" w:cs="B Lotus"/>
          <w:vertAlign w:val="baseline"/>
        </w:rPr>
        <w:footnoteRef/>
      </w:r>
      <w:del w:id="4280" w:author="Mehrnazi Boojari" w:date="2019-01-07T23:48:00Z">
        <w:r w:rsidRPr="00DB081F" w:rsidDel="00B33F1D">
          <w:rPr>
            <w:rFonts w:ascii="B Lotus" w:hAnsi="B Lotus" w:cs="B Lotus"/>
          </w:rPr>
          <w:delText xml:space="preserve"> </w:delText>
        </w:r>
      </w:del>
      <w:ins w:id="4281" w:author="Mehrnazi Boojari" w:date="2019-01-07T23:45:00Z">
        <w:r>
          <w:rPr>
            <w:rFonts w:ascii="B Lotus" w:hAnsi="B Lotus" w:cs="B Lotus" w:hint="cs"/>
            <w:rtl/>
          </w:rPr>
          <w:t xml:space="preserve">. </w:t>
        </w:r>
      </w:ins>
      <w:r w:rsidRPr="00DB081F">
        <w:rPr>
          <w:rFonts w:ascii="B Lotus" w:hAnsi="B Lotus" w:cs="B Lotus" w:hint="cs"/>
          <w:rtl/>
          <w:lang w:bidi="fa-IR"/>
        </w:rPr>
        <w:t>کهف</w:t>
      </w:r>
      <w:del w:id="4282" w:author="Mehrnazi Boojari" w:date="2019-01-09T00:01:00Z">
        <w:r w:rsidRPr="00DB081F" w:rsidDel="00756134">
          <w:rPr>
            <w:rFonts w:ascii="B Lotus" w:hAnsi="B Lotus" w:cs="B Lotus" w:hint="cs"/>
            <w:rtl/>
            <w:lang w:bidi="fa-IR"/>
          </w:rPr>
          <w:delText xml:space="preserve"> ،</w:delText>
        </w:r>
      </w:del>
      <w:ins w:id="4283" w:author="Mehrnazi Boojari" w:date="2019-01-09T00:01:00Z">
        <w:r>
          <w:rPr>
            <w:rFonts w:ascii="B Lotus" w:hAnsi="B Lotus" w:cs="B Lotus" w:hint="cs"/>
            <w:rtl/>
            <w:lang w:bidi="fa-IR"/>
          </w:rPr>
          <w:t>،</w:t>
        </w:r>
      </w:ins>
      <w:r w:rsidRPr="00DB081F">
        <w:rPr>
          <w:rFonts w:ascii="B Lotus" w:hAnsi="B Lotus" w:cs="B Lotus" w:hint="cs"/>
          <w:rtl/>
          <w:lang w:bidi="fa-IR"/>
        </w:rPr>
        <w:t xml:space="preserve"> 69.</w:t>
      </w:r>
    </w:p>
  </w:footnote>
  <w:footnote w:id="39">
    <w:p w14:paraId="6D23AF5A" w14:textId="77777777" w:rsidR="00886BC2" w:rsidRPr="00DB081F" w:rsidRDefault="00886BC2" w:rsidP="00B33F1D">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del w:id="4319" w:author="Mehrnazi Boojari" w:date="2019-01-07T23:48:00Z">
        <w:r w:rsidRPr="00DB081F" w:rsidDel="00B33F1D">
          <w:rPr>
            <w:rFonts w:ascii="B Lotus" w:hAnsi="B Lotus" w:cs="B Lotus"/>
          </w:rPr>
          <w:delText xml:space="preserve"> </w:delText>
        </w:r>
      </w:del>
      <w:ins w:id="4320" w:author="Mehrnazi Boojari" w:date="2019-01-07T23:45:00Z">
        <w:r>
          <w:rPr>
            <w:rFonts w:ascii="B Lotus" w:hAnsi="B Lotus" w:cs="B Lotus" w:hint="cs"/>
            <w:rtl/>
          </w:rPr>
          <w:t xml:space="preserve">. </w:t>
        </w:r>
      </w:ins>
      <w:r w:rsidRPr="00DB081F">
        <w:rPr>
          <w:rFonts w:ascii="B Lotus" w:hAnsi="B Lotus" w:cs="B Lotus"/>
          <w:rtl/>
        </w:rPr>
        <w:t>المحاسن، ج 2، ص 608</w:t>
      </w:r>
      <w:r w:rsidRPr="00DB081F">
        <w:rPr>
          <w:rFonts w:ascii="B Lotus" w:hAnsi="B Lotus" w:cs="B Lotus"/>
        </w:rPr>
        <w:t>.</w:t>
      </w:r>
    </w:p>
  </w:footnote>
  <w:footnote w:id="40">
    <w:p w14:paraId="0D0AFE5E" w14:textId="77777777" w:rsidR="00886BC2" w:rsidRPr="00DB081F" w:rsidRDefault="00886BC2" w:rsidP="006D0288">
      <w:pPr>
        <w:pStyle w:val="FootnoteText"/>
        <w:bidi/>
        <w:rPr>
          <w:rFonts w:ascii="B Lotus" w:hAnsi="B Lotus" w:cs="B Lotus"/>
          <w:rtl/>
          <w:lang w:bidi="fa-IR"/>
        </w:rPr>
      </w:pPr>
      <w:r w:rsidRPr="00DB081F">
        <w:rPr>
          <w:rStyle w:val="FootnoteReference"/>
          <w:rFonts w:ascii="B Lotus" w:hAnsi="B Lotus" w:cs="B Lotus"/>
          <w:vertAlign w:val="baseline"/>
        </w:rPr>
        <w:footnoteRef/>
      </w:r>
      <w:del w:id="4365" w:author="Mehrnazi Boojari" w:date="2019-01-07T23:48:00Z">
        <w:r w:rsidRPr="00DB081F" w:rsidDel="00B33F1D">
          <w:rPr>
            <w:rFonts w:ascii="B Lotus" w:hAnsi="B Lotus" w:cs="B Lotus"/>
          </w:rPr>
          <w:delText xml:space="preserve"> </w:delText>
        </w:r>
      </w:del>
      <w:ins w:id="4366" w:author="Mehrnazi Boojari" w:date="2019-01-07T23:45:00Z">
        <w:r>
          <w:rPr>
            <w:rFonts w:ascii="B Lotus" w:hAnsi="B Lotus" w:cs="B Lotus" w:hint="cs"/>
            <w:rtl/>
          </w:rPr>
          <w:t xml:space="preserve">. </w:t>
        </w:r>
      </w:ins>
      <w:r w:rsidRPr="00DB081F">
        <w:rPr>
          <w:rFonts w:ascii="B Lotus" w:hAnsi="B Lotus" w:cs="B Lotus"/>
          <w:rtl/>
        </w:rPr>
        <w:t>حلیه</w:t>
      </w:r>
      <w:ins w:id="4367" w:author="Mehrnazi Boojari" w:date="2019-01-16T00:23:00Z">
        <w:r>
          <w:rPr>
            <w:rFonts w:ascii="B Lotus" w:hAnsi="B Lotus" w:cs="B Lotus" w:hint="cs"/>
            <w:rtl/>
          </w:rPr>
          <w:t>ًْ</w:t>
        </w:r>
        <w:r>
          <w:rPr>
            <w:rFonts w:ascii="B Lotus" w:hAnsi="B Lotus" w:cs="B Nazanin" w:hint="cs"/>
            <w:rtl/>
          </w:rPr>
          <w:t>‌</w:t>
        </w:r>
      </w:ins>
      <w:del w:id="4368" w:author="Mehrnazi Boojari" w:date="2019-01-16T00:23:00Z">
        <w:r w:rsidRPr="00DB081F" w:rsidDel="006D0288">
          <w:rPr>
            <w:rFonts w:ascii="B Lotus" w:hAnsi="B Lotus" w:cs="B Lotus"/>
            <w:rtl/>
          </w:rPr>
          <w:delText xml:space="preserve"> </w:delText>
        </w:r>
      </w:del>
      <w:r w:rsidRPr="00DB081F">
        <w:rPr>
          <w:rFonts w:ascii="B Lotus" w:hAnsi="B Lotus" w:cs="B Lotus"/>
          <w:rtl/>
        </w:rPr>
        <w:t>المتقین، ص 232</w:t>
      </w:r>
      <w:r w:rsidRPr="00DB081F">
        <w:rPr>
          <w:rFonts w:ascii="B Lotus" w:hAnsi="B Lotus" w:cs="B Lotus"/>
        </w:rPr>
        <w:t>.</w:t>
      </w:r>
    </w:p>
  </w:footnote>
  <w:footnote w:id="41">
    <w:p w14:paraId="79CD1A8F" w14:textId="5BCA2ABC" w:rsidR="00886BC2" w:rsidRPr="00DB081F" w:rsidRDefault="00886BC2" w:rsidP="00477D81">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del w:id="4375" w:author="Mehrnazi Boojari" w:date="2019-01-07T23:49:00Z">
        <w:r w:rsidRPr="00DB081F" w:rsidDel="00B33F1D">
          <w:rPr>
            <w:rFonts w:ascii="B Lotus" w:hAnsi="B Lotus" w:cs="B Lotus"/>
          </w:rPr>
          <w:delText xml:space="preserve"> </w:delText>
        </w:r>
      </w:del>
      <w:ins w:id="4376" w:author="Mehrnazi Boojari" w:date="2019-01-07T23:48:00Z">
        <w:r>
          <w:rPr>
            <w:rFonts w:ascii="B Lotus" w:hAnsi="B Lotus" w:cs="B Lotus" w:hint="cs"/>
            <w:rtl/>
          </w:rPr>
          <w:t xml:space="preserve">. </w:t>
        </w:r>
      </w:ins>
      <w:ins w:id="4377" w:author="Mehrnazi Boojari" w:date="2019-01-23T00:11:00Z">
        <w:r w:rsidR="00477D81">
          <w:rPr>
            <w:rFonts w:ascii="B Lotus" w:hAnsi="B Lotus" w:cs="B Lotus" w:hint="cs"/>
            <w:rtl/>
          </w:rPr>
          <w:t xml:space="preserve">بیانات </w:t>
        </w:r>
      </w:ins>
      <w:r w:rsidRPr="00DB081F">
        <w:rPr>
          <w:rFonts w:ascii="B Lotus" w:hAnsi="B Lotus" w:cs="B Lotus"/>
          <w:rtl/>
        </w:rPr>
        <w:t xml:space="preserve">مقام معظم رهبری، در </w:t>
      </w:r>
      <w:ins w:id="4378" w:author="Mehrnazi Boojari" w:date="2019-01-23T00:11:00Z">
        <w:r w:rsidR="00477D81">
          <w:rPr>
            <w:rFonts w:ascii="B Lotus" w:hAnsi="B Lotus" w:cs="B Lotus" w:hint="cs"/>
            <w:rtl/>
          </w:rPr>
          <w:t xml:space="preserve">با </w:t>
        </w:r>
      </w:ins>
      <w:r w:rsidRPr="00DB081F">
        <w:rPr>
          <w:rFonts w:ascii="B Lotus" w:hAnsi="B Lotus" w:cs="B Lotus"/>
          <w:rtl/>
        </w:rPr>
        <w:t>دیدار اعضای شوراهای فرهنگ عمومی استان</w:t>
      </w:r>
      <w:ins w:id="4379" w:author="Mehrnazi Boojari" w:date="2019-01-16T00:23:00Z">
        <w:r>
          <w:rPr>
            <w:rFonts w:ascii="B Lotus" w:hAnsi="B Lotus" w:cs="B Nazanin" w:hint="cs"/>
            <w:rtl/>
          </w:rPr>
          <w:t>‌</w:t>
        </w:r>
      </w:ins>
      <w:del w:id="4380" w:author="Mehrnazi Boojari" w:date="2019-01-16T00:23:00Z">
        <w:r w:rsidRPr="00DB081F" w:rsidDel="006D0288">
          <w:rPr>
            <w:rFonts w:ascii="B Lotus" w:hAnsi="B Lotus" w:cs="B Lotus"/>
            <w:rtl/>
          </w:rPr>
          <w:delText xml:space="preserve"> </w:delText>
        </w:r>
      </w:del>
      <w:r w:rsidRPr="00DB081F">
        <w:rPr>
          <w:rFonts w:ascii="B Lotus" w:hAnsi="B Lotus" w:cs="B Lotus"/>
          <w:rtl/>
        </w:rPr>
        <w:t>ها</w:t>
      </w:r>
      <w:del w:id="4381" w:author="Mehrnazi Boojari" w:date="2019-01-23T00:11:00Z">
        <w:r w:rsidRPr="00DB081F" w:rsidDel="00477D81">
          <w:rPr>
            <w:rFonts w:ascii="B Lotus" w:hAnsi="B Lotus" w:cs="B Lotus"/>
            <w:rtl/>
          </w:rPr>
          <w:delText xml:space="preserve">، </w:delText>
        </w:r>
      </w:del>
      <w:ins w:id="4382" w:author="Mehrnazi Boojari" w:date="2019-01-23T00:11:00Z">
        <w:r w:rsidR="00477D81">
          <w:rPr>
            <w:rFonts w:ascii="B Lotus" w:hAnsi="B Lotus" w:cs="B Lotus" w:hint="cs"/>
            <w:rtl/>
          </w:rPr>
          <w:t>؛</w:t>
        </w:r>
        <w:r w:rsidR="00477D81" w:rsidRPr="00DB081F">
          <w:rPr>
            <w:rFonts w:ascii="B Lotus" w:hAnsi="B Lotus" w:cs="B Lotus"/>
            <w:rtl/>
          </w:rPr>
          <w:t xml:space="preserve"> </w:t>
        </w:r>
      </w:ins>
      <w:r w:rsidRPr="00DB081F">
        <w:rPr>
          <w:rFonts w:ascii="B Lotus" w:hAnsi="B Lotus" w:cs="B Lotus"/>
          <w:rtl/>
        </w:rPr>
        <w:t>19/04/1374</w:t>
      </w:r>
      <w:r w:rsidRPr="00DB081F">
        <w:rPr>
          <w:rFonts w:ascii="B Lotus" w:hAnsi="B Lotus" w:cs="B Lotus"/>
        </w:rPr>
        <w:t>.</w:t>
      </w:r>
    </w:p>
  </w:footnote>
  <w:footnote w:id="42">
    <w:p w14:paraId="4C80EBEA" w14:textId="77777777" w:rsidR="00886BC2" w:rsidRPr="00DB081F" w:rsidRDefault="00886BC2" w:rsidP="006D0288">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del w:id="4389" w:author="Mehrnazi Boojari" w:date="2019-01-07T23:49:00Z">
        <w:r w:rsidRPr="00DB081F" w:rsidDel="00B33F1D">
          <w:rPr>
            <w:rFonts w:ascii="B Lotus" w:hAnsi="B Lotus" w:cs="B Lotus"/>
          </w:rPr>
          <w:delText xml:space="preserve"> </w:delText>
        </w:r>
      </w:del>
      <w:ins w:id="4390" w:author="Mehrnazi Boojari" w:date="2019-01-07T23:48:00Z">
        <w:r>
          <w:rPr>
            <w:rFonts w:ascii="B Lotus" w:hAnsi="B Lotus" w:cs="B Lotus" w:hint="cs"/>
            <w:rtl/>
          </w:rPr>
          <w:t xml:space="preserve">. </w:t>
        </w:r>
      </w:ins>
      <w:r w:rsidRPr="00DB081F">
        <w:rPr>
          <w:rFonts w:ascii="B Lotus" w:hAnsi="B Lotus" w:cs="B Lotus"/>
          <w:rtl/>
        </w:rPr>
        <w:t>گفته شد یا رسول الله [انسان] چطور برای خودنمایی و شهرت [خانه</w:t>
      </w:r>
      <w:ins w:id="4391" w:author="Mehrnazi Boojari" w:date="2019-01-16T00:23:00Z">
        <w:r>
          <w:rPr>
            <w:rFonts w:ascii="B Lotus" w:hAnsi="B Lotus" w:cs="B Nazanin" w:hint="cs"/>
            <w:rtl/>
          </w:rPr>
          <w:t>‌</w:t>
        </w:r>
      </w:ins>
      <w:del w:id="4392" w:author="Mehrnazi Boojari" w:date="2019-01-16T00:23:00Z">
        <w:r w:rsidRPr="00DB081F" w:rsidDel="006D0288">
          <w:rPr>
            <w:rFonts w:ascii="B Lotus" w:hAnsi="B Lotus" w:cs="B Lotus"/>
            <w:rtl/>
          </w:rPr>
          <w:delText xml:space="preserve"> </w:delText>
        </w:r>
      </w:del>
      <w:r w:rsidRPr="00DB081F">
        <w:rPr>
          <w:rFonts w:ascii="B Lotus" w:hAnsi="B Lotus" w:cs="B Lotus"/>
          <w:rtl/>
        </w:rPr>
        <w:t>ای] بنا می</w:t>
      </w:r>
      <w:ins w:id="4393" w:author="Mehrnazi Boojari" w:date="2019-01-16T00:23:00Z">
        <w:r>
          <w:rPr>
            <w:rFonts w:ascii="B Lotus" w:hAnsi="B Lotus" w:cs="B Nazanin" w:hint="cs"/>
            <w:rtl/>
          </w:rPr>
          <w:t>‌</w:t>
        </w:r>
      </w:ins>
      <w:del w:id="4394" w:author="Mehrnazi Boojari" w:date="2019-01-16T00:23:00Z">
        <w:r w:rsidRPr="00DB081F" w:rsidDel="006D0288">
          <w:rPr>
            <w:rFonts w:ascii="B Lotus" w:hAnsi="B Lotus" w:cs="B Lotus"/>
            <w:rtl/>
          </w:rPr>
          <w:delText xml:space="preserve"> </w:delText>
        </w:r>
      </w:del>
      <w:r w:rsidRPr="00DB081F">
        <w:rPr>
          <w:rFonts w:ascii="B Lotus" w:hAnsi="B Lotus" w:cs="B Lotus"/>
          <w:rtl/>
        </w:rPr>
        <w:t>کند؟ فرمودند: خانه را بیشتر از نیازش می</w:t>
      </w:r>
      <w:ins w:id="4395" w:author="Mehrnazi Boojari" w:date="2019-01-16T00:23:00Z">
        <w:r>
          <w:rPr>
            <w:rFonts w:ascii="B Lotus" w:hAnsi="B Lotus" w:cs="B Nazanin" w:hint="cs"/>
            <w:rtl/>
          </w:rPr>
          <w:t>‌</w:t>
        </w:r>
      </w:ins>
      <w:del w:id="4396" w:author="Mehrnazi Boojari" w:date="2019-01-16T00:23:00Z">
        <w:r w:rsidRPr="00DB081F" w:rsidDel="006D0288">
          <w:rPr>
            <w:rFonts w:ascii="B Lotus" w:hAnsi="B Lotus" w:cs="B Lotus"/>
            <w:rtl/>
          </w:rPr>
          <w:delText xml:space="preserve"> </w:delText>
        </w:r>
      </w:del>
      <w:r w:rsidRPr="00DB081F">
        <w:rPr>
          <w:rFonts w:ascii="B Lotus" w:hAnsi="B Lotus" w:cs="B Lotus"/>
          <w:rtl/>
        </w:rPr>
        <w:t>سازد تا بر همسایگان خویش تکبر ورزد و بر برادرانش فخر بفروشد</w:t>
      </w:r>
      <w:ins w:id="4397" w:author="Mehrnazi Boojari" w:date="2019-01-16T00:24:00Z">
        <w:r>
          <w:rPr>
            <w:rFonts w:ascii="B Lotus" w:hAnsi="B Lotus" w:cs="B Nazanin" w:hint="cs"/>
            <w:rtl/>
          </w:rPr>
          <w:t>‌</w:t>
        </w:r>
      </w:ins>
      <w:del w:id="4398" w:author="Mehrnazi Boojari" w:date="2019-01-16T00:24:00Z">
        <w:r w:rsidRPr="00DB081F" w:rsidDel="006D0288">
          <w:rPr>
            <w:rFonts w:ascii="B Lotus" w:hAnsi="B Lotus" w:cs="B Lotus"/>
            <w:rtl/>
          </w:rPr>
          <w:delText>.</w:delText>
        </w:r>
      </w:del>
      <w:r w:rsidRPr="00DB081F">
        <w:rPr>
          <w:rFonts w:ascii="B Lotus" w:hAnsi="B Lotus" w:cs="B Lotus"/>
          <w:rtl/>
        </w:rPr>
        <w:t xml:space="preserve"> (وسائل الشیعه، ج</w:t>
      </w:r>
      <w:ins w:id="4399" w:author="Mehrnazi Boojari" w:date="2019-01-16T00:23:00Z">
        <w:r>
          <w:rPr>
            <w:rFonts w:ascii="B Lotus" w:hAnsi="B Lotus" w:cs="Times New Roman" w:hint="cs"/>
            <w:rtl/>
          </w:rPr>
          <w:t> </w:t>
        </w:r>
      </w:ins>
      <w:r w:rsidRPr="00DB081F">
        <w:rPr>
          <w:rFonts w:ascii="B Lotus" w:hAnsi="B Lotus" w:cs="B Lotus"/>
          <w:rtl/>
        </w:rPr>
        <w:t>5، ص</w:t>
      </w:r>
      <w:ins w:id="4400" w:author="Mehrnazi Boojari" w:date="2019-01-16T00:24:00Z">
        <w:r>
          <w:rPr>
            <w:rFonts w:ascii="B Lotus" w:hAnsi="B Lotus" w:cs="Times New Roman" w:hint="cs"/>
            <w:rtl/>
          </w:rPr>
          <w:t> </w:t>
        </w:r>
      </w:ins>
      <w:r w:rsidRPr="00DB081F">
        <w:rPr>
          <w:rFonts w:ascii="B Lotus" w:hAnsi="B Lotus" w:cs="B Lotus"/>
          <w:rtl/>
        </w:rPr>
        <w:t>338)</w:t>
      </w:r>
      <w:ins w:id="4401" w:author="Mehrnazi Boojari" w:date="2019-01-16T00:24:00Z">
        <w:r>
          <w:rPr>
            <w:rFonts w:ascii="B Lotus" w:hAnsi="B Lotus" w:cs="B Lotus" w:hint="cs"/>
            <w:rtl/>
          </w:rPr>
          <w:t>.</w:t>
        </w:r>
      </w:ins>
    </w:p>
  </w:footnote>
  <w:footnote w:id="43">
    <w:p w14:paraId="08E7558A" w14:textId="77777777" w:rsidR="00886BC2" w:rsidRPr="00DB081F" w:rsidRDefault="00886BC2" w:rsidP="006D0288">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del w:id="4406" w:author="Mehrnazi Boojari" w:date="2019-01-07T23:49:00Z">
        <w:r w:rsidRPr="00DB081F" w:rsidDel="00B33F1D">
          <w:rPr>
            <w:rFonts w:ascii="B Lotus" w:hAnsi="B Lotus" w:cs="B Lotus"/>
          </w:rPr>
          <w:delText xml:space="preserve"> </w:delText>
        </w:r>
      </w:del>
      <w:ins w:id="4407" w:author="Mehrnazi Boojari" w:date="2019-01-07T23:48:00Z">
        <w:r>
          <w:rPr>
            <w:rFonts w:ascii="B Lotus" w:hAnsi="B Lotus" w:cs="B Lotus" w:hint="cs"/>
            <w:rtl/>
          </w:rPr>
          <w:t xml:space="preserve">. </w:t>
        </w:r>
      </w:ins>
      <w:r w:rsidRPr="00DB081F">
        <w:rPr>
          <w:rFonts w:ascii="B Lotus" w:hAnsi="B Lotus" w:cs="B Lotus"/>
          <w:rtl/>
        </w:rPr>
        <w:t>هر ساختمانی که بیش از حد کفاف باشد، روز قیامت وبال [گردن] مالکش خواهد بود</w:t>
      </w:r>
      <w:ins w:id="4408" w:author="Mehrnazi Boojari" w:date="2019-01-16T00:24:00Z">
        <w:r>
          <w:rPr>
            <w:rFonts w:ascii="B Lotus" w:hAnsi="B Lotus" w:cs="B Nazanin" w:hint="cs"/>
            <w:rtl/>
          </w:rPr>
          <w:t>‌</w:t>
        </w:r>
      </w:ins>
      <w:del w:id="4409" w:author="Mehrnazi Boojari" w:date="2019-01-16T00:24:00Z">
        <w:r w:rsidRPr="00DB081F" w:rsidDel="006D0288">
          <w:rPr>
            <w:rFonts w:ascii="B Lotus" w:hAnsi="B Lotus" w:cs="B Lotus"/>
            <w:rtl/>
          </w:rPr>
          <w:delText>.</w:delText>
        </w:r>
      </w:del>
      <w:r w:rsidRPr="00DB081F">
        <w:rPr>
          <w:rFonts w:ascii="B Lotus" w:hAnsi="B Lotus" w:cs="B Lotus"/>
          <w:rtl/>
        </w:rPr>
        <w:t xml:space="preserve"> (وسائل الشیعه، ج 5، ص 337)</w:t>
      </w:r>
      <w:ins w:id="4410" w:author="Mehrnazi Boojari" w:date="2019-01-16T00:24:00Z">
        <w:r>
          <w:rPr>
            <w:rFonts w:ascii="B Lotus" w:hAnsi="B Lotus" w:cs="B Lotus" w:hint="cs"/>
            <w:rtl/>
          </w:rPr>
          <w:t>.</w:t>
        </w:r>
      </w:ins>
    </w:p>
  </w:footnote>
  <w:footnote w:id="44">
    <w:p w14:paraId="2DC94755" w14:textId="77777777" w:rsidR="00886BC2" w:rsidRPr="00DB081F" w:rsidRDefault="00886BC2" w:rsidP="00B33F1D">
      <w:pPr>
        <w:pStyle w:val="FootnoteText"/>
        <w:bidi/>
        <w:rPr>
          <w:rFonts w:ascii="B Lotus" w:hAnsi="B Lotus" w:cs="B Lotus"/>
          <w:rtl/>
          <w:lang w:bidi="fa-IR"/>
        </w:rPr>
      </w:pPr>
      <w:r w:rsidRPr="00DB081F">
        <w:rPr>
          <w:rStyle w:val="FootnoteReference"/>
          <w:rFonts w:ascii="B Lotus" w:hAnsi="B Lotus" w:cs="B Lotus"/>
          <w:vertAlign w:val="baseline"/>
        </w:rPr>
        <w:footnoteRef/>
      </w:r>
      <w:del w:id="4453" w:author="Mehrnazi Boojari" w:date="2019-01-07T23:49:00Z">
        <w:r w:rsidRPr="00DB081F" w:rsidDel="00B33F1D">
          <w:rPr>
            <w:rFonts w:ascii="B Lotus" w:hAnsi="B Lotus" w:cs="B Lotus"/>
          </w:rPr>
          <w:delText xml:space="preserve"> </w:delText>
        </w:r>
      </w:del>
      <w:ins w:id="4454" w:author="Mehrnazi Boojari" w:date="2019-01-07T23:48:00Z">
        <w:r>
          <w:rPr>
            <w:rFonts w:ascii="B Lotus" w:hAnsi="B Lotus" w:cs="B Lotus" w:hint="cs"/>
            <w:rtl/>
          </w:rPr>
          <w:t xml:space="preserve">. </w:t>
        </w:r>
      </w:ins>
      <w:r w:rsidRPr="00DB081F">
        <w:rPr>
          <w:rFonts w:ascii="B Lotus" w:hAnsi="B Lotus" w:cs="B Lotus"/>
          <w:rtl/>
        </w:rPr>
        <w:t>معماری از نظر اسلام؛</w:t>
      </w:r>
      <w:r w:rsidRPr="00DB081F">
        <w:rPr>
          <w:rFonts w:ascii="B Lotus" w:hAnsi="B Lotus" w:cs="B Lotus"/>
        </w:rPr>
        <w:t xml:space="preserve"> </w:t>
      </w:r>
      <w:r w:rsidRPr="00DB081F">
        <w:rPr>
          <w:rFonts w:ascii="B Lotus" w:hAnsi="B Lotus" w:cs="B Lotus"/>
          <w:rtl/>
        </w:rPr>
        <w:t>مسکن ایده‌آل از نگاه پیامبر و اهل‌بی</w:t>
      </w:r>
      <w:del w:id="4455" w:author="Mehrnazi Boojari" w:date="2019-01-07T10:13:00Z">
        <w:r w:rsidRPr="00DB081F" w:rsidDel="00A31D6F">
          <w:rPr>
            <w:rFonts w:ascii="B Lotus" w:hAnsi="B Lotus" w:cs="B Lotus"/>
            <w:rtl/>
          </w:rPr>
          <w:delText>ت(</w:delText>
        </w:r>
      </w:del>
      <w:ins w:id="4456" w:author="Mehrnazi Boojari" w:date="2019-01-07T10:13:00Z">
        <w:r w:rsidRPr="00DB081F">
          <w:rPr>
            <w:rFonts w:ascii="B Lotus" w:hAnsi="B Lotus" w:cs="B Lotus"/>
            <w:rtl/>
          </w:rPr>
          <w:t>ت (</w:t>
        </w:r>
      </w:ins>
      <w:r w:rsidRPr="00DB081F">
        <w:rPr>
          <w:rFonts w:ascii="B Lotus" w:hAnsi="B Lotus" w:cs="B Lotus"/>
          <w:rtl/>
        </w:rPr>
        <w:t>ع)، حجت الاسلام فولادی</w:t>
      </w:r>
      <w:del w:id="4457" w:author="Mehrnazi Boojari" w:date="2019-01-09T00:01:00Z">
        <w:r w:rsidRPr="00DB081F" w:rsidDel="00756134">
          <w:rPr>
            <w:rFonts w:ascii="B Lotus" w:hAnsi="B Lotus" w:cs="B Lotus"/>
            <w:rtl/>
          </w:rPr>
          <w:delText xml:space="preserve"> ،</w:delText>
        </w:r>
      </w:del>
      <w:ins w:id="4458" w:author="Mehrnazi Boojari" w:date="2019-01-09T00:01:00Z">
        <w:r>
          <w:rPr>
            <w:rFonts w:ascii="B Lotus" w:hAnsi="B Lotus" w:cs="B Lotus"/>
            <w:rtl/>
          </w:rPr>
          <w:t>،</w:t>
        </w:r>
      </w:ins>
      <w:r w:rsidRPr="00DB081F">
        <w:rPr>
          <w:rFonts w:ascii="B Lotus" w:hAnsi="B Lotus" w:cs="B Lotus"/>
          <w:rtl/>
        </w:rPr>
        <w:t xml:space="preserve"> </w:t>
      </w:r>
      <w:r w:rsidRPr="00DB081F">
        <w:rPr>
          <w:rFonts w:ascii="B Lotus" w:hAnsi="B Lotus" w:cs="B Lotus" w:hint="cs"/>
          <w:rtl/>
        </w:rPr>
        <w:t>کد خبر:</w:t>
      </w:r>
      <w:ins w:id="4459" w:author="Mehrnazi Boojari" w:date="2019-01-16T00:24:00Z">
        <w:r>
          <w:rPr>
            <w:rFonts w:ascii="B Lotus" w:hAnsi="B Lotus" w:cs="B Lotus" w:hint="cs"/>
            <w:rtl/>
          </w:rPr>
          <w:t xml:space="preserve"> </w:t>
        </w:r>
      </w:ins>
      <w:r w:rsidRPr="00DB081F">
        <w:rPr>
          <w:rFonts w:ascii="B Lotus" w:hAnsi="B Lotus" w:cs="B Lotus" w:hint="cs"/>
          <w:rtl/>
        </w:rPr>
        <w:t>343879.</w:t>
      </w:r>
    </w:p>
  </w:footnote>
  <w:footnote w:id="45">
    <w:p w14:paraId="1DC24433" w14:textId="77777777" w:rsidR="00886BC2" w:rsidRPr="00DB081F" w:rsidRDefault="00886BC2" w:rsidP="00B33F1D">
      <w:pPr>
        <w:pStyle w:val="FootnoteText"/>
        <w:bidi/>
        <w:jc w:val="both"/>
        <w:rPr>
          <w:rFonts w:ascii="B Lotus" w:hAnsi="B Lotus" w:cs="B Lotus"/>
          <w:rtl/>
        </w:rPr>
      </w:pPr>
      <w:r w:rsidRPr="00DB081F">
        <w:rPr>
          <w:rStyle w:val="FootnoteReference"/>
          <w:rFonts w:ascii="B Lotus" w:hAnsi="B Lotus" w:cs="B Lotus"/>
          <w:vertAlign w:val="baseline"/>
        </w:rPr>
        <w:footnoteRef/>
      </w:r>
      <w:del w:id="4495" w:author="Mehrnazi Boojari" w:date="2019-01-07T23:49:00Z">
        <w:r w:rsidRPr="00DB081F" w:rsidDel="00B33F1D">
          <w:rPr>
            <w:rFonts w:ascii="B Lotus" w:hAnsi="B Lotus" w:cs="B Lotus"/>
          </w:rPr>
          <w:delText xml:space="preserve"> </w:delText>
        </w:r>
      </w:del>
      <w:ins w:id="4496" w:author="Mehrnazi Boojari" w:date="2019-01-07T23:48:00Z">
        <w:r>
          <w:rPr>
            <w:rFonts w:ascii="B Lotus" w:hAnsi="B Lotus" w:cs="B Lotus" w:hint="cs"/>
            <w:rtl/>
          </w:rPr>
          <w:t xml:space="preserve">. </w:t>
        </w:r>
      </w:ins>
      <w:r w:rsidRPr="00DB081F">
        <w:rPr>
          <w:rFonts w:ascii="B Lotus" w:hAnsi="B Lotus" w:cs="B Lotus" w:hint="cs"/>
          <w:rtl/>
        </w:rPr>
        <w:t>همان.</w:t>
      </w:r>
    </w:p>
  </w:footnote>
  <w:footnote w:id="46">
    <w:p w14:paraId="40BF1478" w14:textId="77777777" w:rsidR="00886BC2" w:rsidRPr="00DB081F" w:rsidRDefault="00886BC2" w:rsidP="00756134">
      <w:pPr>
        <w:pStyle w:val="FootnoteText"/>
        <w:bidi/>
        <w:rPr>
          <w:rFonts w:ascii="B Lotus" w:hAnsi="B Lotus" w:cs="B Lotus"/>
          <w:rtl/>
          <w:lang w:bidi="fa-IR"/>
        </w:rPr>
      </w:pPr>
      <w:r w:rsidRPr="00DB081F">
        <w:rPr>
          <w:rStyle w:val="FootnoteReference"/>
          <w:rFonts w:ascii="B Lotus" w:hAnsi="B Lotus" w:cs="B Lotus"/>
          <w:vertAlign w:val="baseline"/>
        </w:rPr>
        <w:footnoteRef/>
      </w:r>
      <w:del w:id="4513" w:author="Mehrnazi Boojari" w:date="2019-01-07T23:49:00Z">
        <w:r w:rsidRPr="00DB081F" w:rsidDel="00B33F1D">
          <w:rPr>
            <w:rFonts w:ascii="B Lotus" w:hAnsi="B Lotus" w:cs="B Lotus"/>
          </w:rPr>
          <w:delText xml:space="preserve"> </w:delText>
        </w:r>
      </w:del>
      <w:ins w:id="4514" w:author="Mehrnazi Boojari" w:date="2019-01-07T23:48:00Z">
        <w:r>
          <w:rPr>
            <w:rFonts w:ascii="B Lotus" w:hAnsi="B Lotus" w:cs="B Lotus" w:hint="cs"/>
            <w:rtl/>
          </w:rPr>
          <w:t xml:space="preserve">. </w:t>
        </w:r>
      </w:ins>
      <w:r w:rsidRPr="00DB081F">
        <w:rPr>
          <w:rFonts w:ascii="B Lotus" w:hAnsi="B Lotus" w:cs="B Lotus" w:hint="cs"/>
          <w:rtl/>
        </w:rPr>
        <w:t>فقه نظام عمران شهری،</w:t>
      </w:r>
      <w:r w:rsidRPr="00DB081F">
        <w:rPr>
          <w:rFonts w:ascii="B Lotus" w:hAnsi="B Lotus" w:cs="B Lotus"/>
          <w:lang w:bidi="fa-IR"/>
        </w:rPr>
        <w:t xml:space="preserve"> </w:t>
      </w:r>
      <w:r w:rsidRPr="00DB081F">
        <w:rPr>
          <w:rFonts w:ascii="B Lotus" w:hAnsi="B Lotus" w:cs="B Lotus" w:hint="cs"/>
          <w:rtl/>
        </w:rPr>
        <w:t>مشروح دروس حضرت آیت اله محسن اراکی در مبحث فقه شهرسازی اسلامی</w:t>
      </w:r>
      <w:ins w:id="4515" w:author="Mehrnazi Boojari" w:date="2019-01-09T00:01:00Z">
        <w:r>
          <w:rPr>
            <w:rFonts w:ascii="B Lotus" w:hAnsi="B Lotus" w:cs="B Nazanin" w:hint="cs"/>
            <w:rtl/>
          </w:rPr>
          <w:t>‌</w:t>
        </w:r>
      </w:ins>
      <w:del w:id="4516" w:author="Mehrnazi Boojari" w:date="2019-01-09T00:01:00Z">
        <w:r w:rsidRPr="00DB081F" w:rsidDel="00756134">
          <w:rPr>
            <w:rFonts w:ascii="B Lotus" w:hAnsi="B Lotus" w:cs="B Lotus" w:hint="cs"/>
            <w:rtl/>
          </w:rPr>
          <w:delText xml:space="preserve"> </w:delText>
        </w:r>
      </w:del>
      <w:r w:rsidRPr="00DB081F">
        <w:rPr>
          <w:rFonts w:ascii="B Lotus" w:hAnsi="B Lotus" w:cs="B Lotus" w:hint="cs"/>
          <w:rtl/>
        </w:rPr>
        <w:t>،</w:t>
      </w:r>
      <w:ins w:id="4517" w:author="Mehrnazi Boojari" w:date="2019-01-09T00:01:00Z">
        <w:r>
          <w:rPr>
            <w:rFonts w:ascii="B Lotus" w:hAnsi="B Lotus" w:cs="B Lotus" w:hint="cs"/>
            <w:rtl/>
          </w:rPr>
          <w:t xml:space="preserve"> </w:t>
        </w:r>
      </w:ins>
      <w:r w:rsidRPr="00DB081F">
        <w:rPr>
          <w:rFonts w:ascii="B Lotus" w:hAnsi="B Lotus" w:cs="B Lotus" w:hint="cs"/>
          <w:rtl/>
        </w:rPr>
        <w:t>تیر</w:t>
      </w:r>
      <w:del w:id="4518" w:author="Mehrnazi Boojari" w:date="2019-01-09T00:00:00Z">
        <w:r w:rsidRPr="00DB081F" w:rsidDel="00756134">
          <w:rPr>
            <w:rFonts w:ascii="B Lotus" w:hAnsi="B Lotus" w:cs="B Lotus" w:hint="cs"/>
            <w:rtl/>
          </w:rPr>
          <w:delText xml:space="preserve">ماه </w:delText>
        </w:r>
      </w:del>
      <w:ins w:id="4519" w:author="Mehrnazi Boojari" w:date="2019-01-09T00:00:00Z">
        <w:r>
          <w:rPr>
            <w:rFonts w:ascii="B Lotus" w:hAnsi="B Lotus" w:cs="B Lotus" w:hint="cs"/>
            <w:rtl/>
          </w:rPr>
          <w:t xml:space="preserve"> </w:t>
        </w:r>
      </w:ins>
      <w:r w:rsidRPr="00DB081F">
        <w:rPr>
          <w:rFonts w:ascii="B Lotus" w:hAnsi="B Lotus" w:cs="B Lotus" w:hint="cs"/>
          <w:rtl/>
        </w:rPr>
        <w:t>1397</w:t>
      </w:r>
      <w:ins w:id="4520" w:author="Mehrnazi Boojari" w:date="2019-01-09T00:00:00Z">
        <w:r>
          <w:rPr>
            <w:rFonts w:ascii="B Lotus" w:hAnsi="B Lotus" w:cs="B Nazanin" w:hint="cs"/>
            <w:rtl/>
          </w:rPr>
          <w:t>‌</w:t>
        </w:r>
      </w:ins>
      <w:del w:id="4521" w:author="Mehrnazi Boojari" w:date="2019-01-09T00:00:00Z">
        <w:r w:rsidRPr="00DB081F" w:rsidDel="00756134">
          <w:rPr>
            <w:rFonts w:ascii="B Lotus" w:hAnsi="B Lotus" w:cs="B Lotus" w:hint="cs"/>
            <w:rtl/>
          </w:rPr>
          <w:delText xml:space="preserve"> </w:delText>
        </w:r>
      </w:del>
      <w:r w:rsidRPr="00DB081F">
        <w:rPr>
          <w:rFonts w:ascii="B Lotus" w:hAnsi="B Lotus" w:cs="B Lotus" w:hint="cs"/>
          <w:rtl/>
        </w:rPr>
        <w:t>.</w:t>
      </w:r>
    </w:p>
  </w:footnote>
  <w:footnote w:id="47">
    <w:p w14:paraId="7D81256B" w14:textId="77777777" w:rsidR="00886BC2" w:rsidRPr="00DB081F" w:rsidRDefault="00886BC2" w:rsidP="00056536">
      <w:pPr>
        <w:pStyle w:val="FootnoteText"/>
        <w:bidi/>
        <w:rPr>
          <w:rFonts w:ascii="B Lotus" w:hAnsi="B Lotus" w:cs="B Lotus"/>
          <w:rtl/>
          <w:lang w:bidi="fa-IR"/>
        </w:rPr>
      </w:pPr>
      <w:r w:rsidRPr="00DB081F">
        <w:rPr>
          <w:rStyle w:val="FootnoteReference"/>
          <w:rFonts w:ascii="B Lotus" w:hAnsi="B Lotus" w:cs="B Lotus"/>
          <w:vertAlign w:val="baseline"/>
        </w:rPr>
        <w:footnoteRef/>
      </w:r>
      <w:ins w:id="4533" w:author="Mehrnazi Boojari" w:date="2019-01-07T23:51:00Z">
        <w:r>
          <w:rPr>
            <w:rFonts w:ascii="B Lotus" w:hAnsi="B Lotus" w:cs="B Nazanin" w:hint="cs"/>
          </w:rPr>
          <w:t>‌</w:t>
        </w:r>
        <w:r>
          <w:rPr>
            <w:rFonts w:ascii="B Lotus" w:hAnsi="B Lotus" w:cs="B Nazanin" w:hint="cs"/>
            <w:rtl/>
          </w:rPr>
          <w:t xml:space="preserve">. </w:t>
        </w:r>
      </w:ins>
      <w:del w:id="4534" w:author="Mehrnazi Boojari" w:date="2019-01-07T23:51:00Z">
        <w:r w:rsidRPr="00DB081F" w:rsidDel="00056536">
          <w:rPr>
            <w:rFonts w:ascii="B Lotus" w:hAnsi="B Lotus" w:cs="B Lotus"/>
          </w:rPr>
          <w:delText xml:space="preserve"> </w:delText>
        </w:r>
      </w:del>
      <w:r w:rsidRPr="00DB081F">
        <w:rPr>
          <w:rFonts w:ascii="B Lotus" w:hAnsi="B Lotus" w:cs="B Lotus"/>
          <w:rtl/>
        </w:rPr>
        <w:t>معماری از نظر اسلام؛</w:t>
      </w:r>
      <w:r w:rsidRPr="00DB081F">
        <w:rPr>
          <w:rFonts w:ascii="B Lotus" w:hAnsi="B Lotus" w:cs="B Lotus"/>
        </w:rPr>
        <w:t xml:space="preserve"> </w:t>
      </w:r>
      <w:r w:rsidRPr="00DB081F">
        <w:rPr>
          <w:rFonts w:ascii="B Lotus" w:hAnsi="B Lotus" w:cs="B Lotus"/>
          <w:rtl/>
        </w:rPr>
        <w:t>مسکن ایده‌آل از نگاه پیامبر و اهل‌بی</w:t>
      </w:r>
      <w:del w:id="4535" w:author="Mehrnazi Boojari" w:date="2019-01-07T10:13:00Z">
        <w:r w:rsidRPr="00DB081F" w:rsidDel="00A31D6F">
          <w:rPr>
            <w:rFonts w:ascii="B Lotus" w:hAnsi="B Lotus" w:cs="B Lotus"/>
            <w:rtl/>
          </w:rPr>
          <w:delText>ت(</w:delText>
        </w:r>
      </w:del>
      <w:ins w:id="4536" w:author="Mehrnazi Boojari" w:date="2019-01-07T10:13:00Z">
        <w:r w:rsidRPr="00DB081F">
          <w:rPr>
            <w:rFonts w:ascii="B Lotus" w:hAnsi="B Lotus" w:cs="B Lotus"/>
            <w:rtl/>
          </w:rPr>
          <w:t>ت (</w:t>
        </w:r>
      </w:ins>
      <w:r w:rsidRPr="00DB081F">
        <w:rPr>
          <w:rFonts w:ascii="B Lotus" w:hAnsi="B Lotus" w:cs="B Lotus"/>
          <w:rtl/>
        </w:rPr>
        <w:t>ع)، حجت الاسلام فولادی</w:t>
      </w:r>
      <w:del w:id="4537" w:author="Mehrnazi Boojari" w:date="2019-01-09T00:01:00Z">
        <w:r w:rsidRPr="00DB081F" w:rsidDel="00756134">
          <w:rPr>
            <w:rFonts w:ascii="B Lotus" w:hAnsi="B Lotus" w:cs="B Lotus"/>
            <w:rtl/>
          </w:rPr>
          <w:delText xml:space="preserve"> ،</w:delText>
        </w:r>
      </w:del>
      <w:ins w:id="4538" w:author="Mehrnazi Boojari" w:date="2019-01-09T00:01:00Z">
        <w:r>
          <w:rPr>
            <w:rFonts w:ascii="B Lotus" w:hAnsi="B Lotus" w:cs="B Lotus"/>
            <w:rtl/>
          </w:rPr>
          <w:t>،</w:t>
        </w:r>
      </w:ins>
      <w:r w:rsidRPr="00DB081F">
        <w:rPr>
          <w:rFonts w:ascii="B Lotus" w:hAnsi="B Lotus" w:cs="B Lotus"/>
          <w:rtl/>
        </w:rPr>
        <w:t xml:space="preserve"> </w:t>
      </w:r>
      <w:r w:rsidRPr="00DB081F">
        <w:rPr>
          <w:rFonts w:ascii="B Lotus" w:hAnsi="B Lotus" w:cs="B Lotus" w:hint="cs"/>
          <w:rtl/>
        </w:rPr>
        <w:t>کد خبر:</w:t>
      </w:r>
      <w:ins w:id="4539" w:author="Mehrnazi Boojari" w:date="2019-01-09T00:01:00Z">
        <w:r>
          <w:rPr>
            <w:rFonts w:ascii="B Lotus" w:hAnsi="B Lotus" w:cs="B Lotus" w:hint="cs"/>
            <w:rtl/>
          </w:rPr>
          <w:t xml:space="preserve"> </w:t>
        </w:r>
      </w:ins>
      <w:r w:rsidRPr="00DB081F">
        <w:rPr>
          <w:rFonts w:ascii="B Lotus" w:hAnsi="B Lotus" w:cs="B Lotus" w:hint="cs"/>
          <w:rtl/>
        </w:rPr>
        <w:t>343879.</w:t>
      </w:r>
    </w:p>
  </w:footnote>
  <w:footnote w:id="48">
    <w:p w14:paraId="5E85744D" w14:textId="77777777" w:rsidR="00886BC2" w:rsidRPr="00DB081F" w:rsidRDefault="00886BC2" w:rsidP="00056536">
      <w:pPr>
        <w:pStyle w:val="FootnoteText"/>
        <w:tabs>
          <w:tab w:val="left" w:pos="4122"/>
        </w:tabs>
        <w:bidi/>
        <w:jc w:val="both"/>
        <w:rPr>
          <w:rFonts w:ascii="B Lotus" w:hAnsi="B Lotus" w:cs="B Lotus"/>
          <w:rtl/>
          <w:lang w:bidi="fa-IR"/>
        </w:rPr>
      </w:pPr>
      <w:r w:rsidRPr="00DB081F">
        <w:rPr>
          <w:rStyle w:val="FootnoteReference"/>
          <w:rFonts w:ascii="B Lotus" w:hAnsi="B Lotus" w:cs="B Lotus"/>
          <w:vertAlign w:val="baseline"/>
        </w:rPr>
        <w:footnoteRef/>
      </w:r>
      <w:ins w:id="4557" w:author="Mehrnazi Boojari" w:date="2019-01-07T23:51:00Z">
        <w:r>
          <w:rPr>
            <w:rFonts w:ascii="B Lotus" w:hAnsi="B Lotus" w:cs="B Nazanin" w:hint="cs"/>
          </w:rPr>
          <w:t>‌</w:t>
        </w:r>
        <w:r>
          <w:rPr>
            <w:rFonts w:ascii="B Lotus" w:hAnsi="B Lotus" w:cs="B Nazanin" w:hint="cs"/>
            <w:rtl/>
          </w:rPr>
          <w:t xml:space="preserve">. </w:t>
        </w:r>
      </w:ins>
      <w:del w:id="4558" w:author="Mehrnazi Boojari" w:date="2019-01-07T23:51:00Z">
        <w:r w:rsidRPr="00DB081F" w:rsidDel="00056536">
          <w:rPr>
            <w:rFonts w:ascii="B Lotus" w:hAnsi="B Lotus" w:cs="B Lotus"/>
          </w:rPr>
          <w:delText xml:space="preserve"> </w:delText>
        </w:r>
      </w:del>
      <w:r w:rsidRPr="00DB081F">
        <w:rPr>
          <w:rFonts w:ascii="B Lotus" w:hAnsi="B Lotus" w:cs="B Lotus"/>
          <w:rtl/>
        </w:rPr>
        <w:t>عوالی اللئالی، ج 1، ص 108</w:t>
      </w:r>
      <w:r w:rsidRPr="00DB081F">
        <w:rPr>
          <w:rFonts w:ascii="B Lotus" w:hAnsi="B Lotus" w:cs="B Lotus"/>
        </w:rPr>
        <w:t>.</w:t>
      </w:r>
      <w:r w:rsidRPr="00DB081F">
        <w:rPr>
          <w:rFonts w:ascii="B Lotus" w:hAnsi="B Lotus" w:cs="B Lotus"/>
        </w:rPr>
        <w:tab/>
      </w:r>
    </w:p>
  </w:footnote>
  <w:footnote w:id="49">
    <w:p w14:paraId="40CBA6AF" w14:textId="77777777" w:rsidR="00886BC2" w:rsidRPr="00DB081F" w:rsidRDefault="00886BC2" w:rsidP="00756134">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4581" w:author="Mehrnazi Boojari" w:date="2019-01-07T23:51:00Z">
        <w:r>
          <w:rPr>
            <w:rFonts w:ascii="B Lotus" w:hAnsi="B Lotus" w:cs="B Nazanin" w:hint="cs"/>
          </w:rPr>
          <w:t>‌</w:t>
        </w:r>
        <w:r>
          <w:rPr>
            <w:rFonts w:ascii="B Lotus" w:hAnsi="B Lotus" w:cs="B Nazanin" w:hint="cs"/>
            <w:rtl/>
          </w:rPr>
          <w:t xml:space="preserve">. </w:t>
        </w:r>
      </w:ins>
      <w:del w:id="4582" w:author="Mehrnazi Boojari" w:date="2019-01-07T23:51:00Z">
        <w:r w:rsidRPr="00DB081F" w:rsidDel="00056536">
          <w:rPr>
            <w:rFonts w:ascii="B Lotus" w:hAnsi="B Lotus" w:cs="B Lotus"/>
          </w:rPr>
          <w:delText xml:space="preserve"> </w:delText>
        </w:r>
      </w:del>
      <w:r w:rsidRPr="00DB081F">
        <w:rPr>
          <w:rFonts w:ascii="B Lotus" w:hAnsi="B Lotus" w:cs="B Lotus"/>
          <w:rtl/>
          <w:lang w:bidi="fa-IR"/>
        </w:rPr>
        <w:t>فقه نظام عمران شهری، مشروح دروس حضرت آیت الله محسن اراکی در بحث فقه شهرسازی اسلامی</w:t>
      </w:r>
      <w:del w:id="4583" w:author="Mehrnazi Boojari" w:date="2019-01-09T00:01:00Z">
        <w:r w:rsidRPr="00DB081F" w:rsidDel="00756134">
          <w:rPr>
            <w:rFonts w:ascii="B Lotus" w:hAnsi="B Lotus" w:cs="B Lotus"/>
            <w:rtl/>
            <w:lang w:bidi="fa-IR"/>
          </w:rPr>
          <w:delText xml:space="preserve"> ،</w:delText>
        </w:r>
      </w:del>
      <w:ins w:id="4584" w:author="Mehrnazi Boojari" w:date="2019-01-09T00:01:00Z">
        <w:r>
          <w:rPr>
            <w:rFonts w:ascii="B Lotus" w:hAnsi="B Lotus" w:cs="B Lotus"/>
            <w:rtl/>
            <w:lang w:bidi="fa-IR"/>
          </w:rPr>
          <w:t>،</w:t>
        </w:r>
      </w:ins>
      <w:r w:rsidRPr="00DB081F">
        <w:rPr>
          <w:rFonts w:ascii="B Lotus" w:hAnsi="B Lotus" w:cs="B Lotus"/>
          <w:rtl/>
          <w:lang w:bidi="fa-IR"/>
        </w:rPr>
        <w:t xml:space="preserve"> تیر</w:t>
      </w:r>
      <w:del w:id="4585" w:author="Mehrnazi Boojari" w:date="2019-01-09T00:00:00Z">
        <w:r w:rsidRPr="00DB081F" w:rsidDel="00756134">
          <w:rPr>
            <w:rFonts w:ascii="B Lotus" w:hAnsi="B Lotus" w:cs="B Lotus"/>
            <w:rtl/>
            <w:lang w:bidi="fa-IR"/>
          </w:rPr>
          <w:delText>ماه</w:delText>
        </w:r>
      </w:del>
      <w:r w:rsidRPr="00DB081F">
        <w:rPr>
          <w:rFonts w:ascii="B Lotus" w:hAnsi="B Lotus" w:cs="B Lotus"/>
          <w:rtl/>
          <w:lang w:bidi="fa-IR"/>
        </w:rPr>
        <w:t xml:space="preserve"> 1397.</w:t>
      </w:r>
    </w:p>
  </w:footnote>
  <w:footnote w:id="50">
    <w:p w14:paraId="5FC652F3" w14:textId="77777777" w:rsidR="00886BC2" w:rsidRPr="00DB081F" w:rsidRDefault="00886BC2" w:rsidP="00056536">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4600" w:author="Mehrnazi Boojari" w:date="2019-01-07T23:51:00Z">
        <w:r>
          <w:rPr>
            <w:rFonts w:ascii="B Lotus" w:hAnsi="B Lotus" w:cs="B Nazanin" w:hint="cs"/>
          </w:rPr>
          <w:t>‌</w:t>
        </w:r>
        <w:r>
          <w:rPr>
            <w:rFonts w:ascii="B Lotus" w:hAnsi="B Lotus" w:cs="B Nazanin" w:hint="cs"/>
            <w:rtl/>
          </w:rPr>
          <w:t xml:space="preserve">. </w:t>
        </w:r>
      </w:ins>
      <w:del w:id="4601" w:author="Mehrnazi Boojari" w:date="2019-01-07T23:51:00Z">
        <w:r w:rsidRPr="00DB081F" w:rsidDel="00056536">
          <w:rPr>
            <w:rFonts w:ascii="B Lotus" w:hAnsi="B Lotus" w:cs="B Lotus"/>
          </w:rPr>
          <w:delText xml:space="preserve"> </w:delText>
        </w:r>
      </w:del>
      <w:r w:rsidRPr="00DB081F">
        <w:rPr>
          <w:rFonts w:ascii="B Lotus" w:hAnsi="B Lotus" w:cs="B Lotus"/>
          <w:rtl/>
        </w:rPr>
        <w:t>معماری از نظر اسلام؛</w:t>
      </w:r>
      <w:r w:rsidRPr="00DB081F">
        <w:rPr>
          <w:rFonts w:ascii="B Lotus" w:hAnsi="B Lotus" w:cs="B Lotus"/>
          <w:lang w:bidi="fa-IR"/>
        </w:rPr>
        <w:t xml:space="preserve"> </w:t>
      </w:r>
      <w:r w:rsidRPr="00DB081F">
        <w:rPr>
          <w:rFonts w:ascii="B Lotus" w:hAnsi="B Lotus" w:cs="B Lotus"/>
          <w:rtl/>
        </w:rPr>
        <w:t>مسکن ایده‌آل از نگاه پیامبر و اهل‌بی</w:t>
      </w:r>
      <w:del w:id="4602" w:author="Mehrnazi Boojari" w:date="2019-01-07T10:15:00Z">
        <w:r w:rsidRPr="00DB081F" w:rsidDel="000A654C">
          <w:rPr>
            <w:rFonts w:ascii="B Lotus" w:hAnsi="B Lotus" w:cs="B Lotus"/>
            <w:rtl/>
          </w:rPr>
          <w:delText>ت(</w:delText>
        </w:r>
      </w:del>
      <w:ins w:id="4603" w:author="Mehrnazi Boojari" w:date="2019-01-07T10:15:00Z">
        <w:r w:rsidRPr="00DB081F">
          <w:rPr>
            <w:rFonts w:ascii="B Lotus" w:hAnsi="B Lotus" w:cs="B Lotus"/>
            <w:rtl/>
          </w:rPr>
          <w:t>ت (</w:t>
        </w:r>
      </w:ins>
      <w:r w:rsidRPr="00DB081F">
        <w:rPr>
          <w:rFonts w:ascii="B Lotus" w:hAnsi="B Lotus" w:cs="B Lotus"/>
          <w:rtl/>
        </w:rPr>
        <w:t>ع)، حجت الاسلام فولادی</w:t>
      </w:r>
      <w:del w:id="4604" w:author="Mehrnazi Boojari" w:date="2019-01-09T00:01:00Z">
        <w:r w:rsidRPr="00DB081F" w:rsidDel="00756134">
          <w:rPr>
            <w:rFonts w:ascii="B Lotus" w:hAnsi="B Lotus" w:cs="B Lotus"/>
            <w:rtl/>
          </w:rPr>
          <w:delText xml:space="preserve"> ،</w:delText>
        </w:r>
      </w:del>
      <w:ins w:id="4605" w:author="Mehrnazi Boojari" w:date="2019-01-09T00:01:00Z">
        <w:r>
          <w:rPr>
            <w:rFonts w:ascii="B Lotus" w:hAnsi="B Lotus" w:cs="B Lotus"/>
            <w:rtl/>
          </w:rPr>
          <w:t>،</w:t>
        </w:r>
      </w:ins>
      <w:r w:rsidRPr="00DB081F">
        <w:rPr>
          <w:rFonts w:ascii="B Lotus" w:hAnsi="B Lotus" w:cs="B Lotus"/>
          <w:rtl/>
        </w:rPr>
        <w:t xml:space="preserve"> </w:t>
      </w:r>
      <w:r w:rsidRPr="00DB081F">
        <w:rPr>
          <w:rFonts w:ascii="B Lotus" w:hAnsi="B Lotus" w:cs="B Lotus" w:hint="cs"/>
          <w:rtl/>
        </w:rPr>
        <w:t>کد خبر:</w:t>
      </w:r>
      <w:ins w:id="4606" w:author="Mehrnazi Boojari" w:date="2019-01-09T00:02:00Z">
        <w:r>
          <w:rPr>
            <w:rFonts w:ascii="B Lotus" w:hAnsi="B Lotus" w:cs="B Lotus" w:hint="cs"/>
            <w:rtl/>
          </w:rPr>
          <w:t xml:space="preserve"> </w:t>
        </w:r>
      </w:ins>
      <w:r w:rsidRPr="00DB081F">
        <w:rPr>
          <w:rFonts w:ascii="B Lotus" w:hAnsi="B Lotus" w:cs="B Lotus" w:hint="cs"/>
          <w:rtl/>
        </w:rPr>
        <w:t>343879.</w:t>
      </w:r>
    </w:p>
  </w:footnote>
  <w:footnote w:id="51">
    <w:p w14:paraId="56692A23" w14:textId="77777777" w:rsidR="00886BC2" w:rsidRPr="00DB081F" w:rsidRDefault="00886BC2" w:rsidP="006D0288">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5057" w:author="Mehrnazi Boojari" w:date="2019-01-07T23:51:00Z">
        <w:r>
          <w:rPr>
            <w:rFonts w:ascii="B Lotus" w:hAnsi="B Lotus" w:cs="B Nazanin" w:hint="cs"/>
          </w:rPr>
          <w:t>‌</w:t>
        </w:r>
        <w:r>
          <w:rPr>
            <w:rFonts w:ascii="B Lotus" w:hAnsi="B Lotus" w:cs="B Nazanin" w:hint="cs"/>
            <w:rtl/>
          </w:rPr>
          <w:t xml:space="preserve">. </w:t>
        </w:r>
      </w:ins>
      <w:del w:id="5058" w:author="Mehrnazi Boojari" w:date="2019-01-07T23:51:00Z">
        <w:r w:rsidRPr="00DB081F" w:rsidDel="00056536">
          <w:rPr>
            <w:rFonts w:ascii="B Lotus" w:hAnsi="B Lotus" w:cs="B Lotus"/>
          </w:rPr>
          <w:delText xml:space="preserve"> </w:delText>
        </w:r>
      </w:del>
      <w:r w:rsidRPr="00DB081F">
        <w:rPr>
          <w:rFonts w:ascii="B Lotus" w:hAnsi="B Lotus" w:cs="B Lotus"/>
          <w:rtl/>
          <w:lang w:bidi="fa-IR"/>
        </w:rPr>
        <w:t>گزارش نتایج آمارگیری از ویژگی</w:t>
      </w:r>
      <w:ins w:id="5059" w:author="Mehrnazi Boojari" w:date="2019-01-07T10:44:00Z">
        <w:r w:rsidRPr="00DB081F">
          <w:rPr>
            <w:rFonts w:ascii="B Lotus" w:hAnsi="B Lotus" w:cs="B Nazanin" w:hint="cs"/>
            <w:rtl/>
            <w:lang w:bidi="fa-IR"/>
          </w:rPr>
          <w:t>‌</w:t>
        </w:r>
      </w:ins>
      <w:del w:id="5060" w:author="Mehrnazi Boojari" w:date="2019-01-07T10:44:00Z">
        <w:r w:rsidRPr="00DB081F" w:rsidDel="006A1F1D">
          <w:rPr>
            <w:rFonts w:ascii="B Lotus" w:hAnsi="B Lotus" w:cs="B Lotus"/>
            <w:rtl/>
            <w:lang w:bidi="fa-IR"/>
          </w:rPr>
          <w:delText xml:space="preserve"> </w:delText>
        </w:r>
      </w:del>
      <w:r w:rsidRPr="00DB081F">
        <w:rPr>
          <w:rFonts w:ascii="B Lotus" w:hAnsi="B Lotus" w:cs="B Lotus"/>
          <w:rtl/>
          <w:lang w:bidi="fa-IR"/>
        </w:rPr>
        <w:t>های مسکن روستایی</w:t>
      </w:r>
      <w:del w:id="5061" w:author="Mehrnazi Boojari" w:date="2019-01-07T10:13:00Z">
        <w:r w:rsidRPr="00DB081F" w:rsidDel="00A31D6F">
          <w:rPr>
            <w:rFonts w:ascii="B Lotus" w:hAnsi="B Lotus" w:cs="B Lotus"/>
            <w:rtl/>
            <w:lang w:bidi="fa-IR"/>
          </w:rPr>
          <w:delText xml:space="preserve"> ؛ </w:delText>
        </w:r>
      </w:del>
      <w:ins w:id="5062" w:author="Mehrnazi Boojari" w:date="2019-01-16T00:25:00Z">
        <w:r>
          <w:rPr>
            <w:rFonts w:ascii="B Lotus" w:hAnsi="B Lotus" w:cs="B Lotus" w:hint="cs"/>
            <w:rtl/>
            <w:lang w:bidi="fa-IR"/>
          </w:rPr>
          <w:t>،</w:t>
        </w:r>
      </w:ins>
      <w:ins w:id="5063" w:author="Mehrnazi Boojari" w:date="2019-01-07T10:13:00Z">
        <w:r w:rsidRPr="00DB081F">
          <w:rPr>
            <w:rFonts w:ascii="B Lotus" w:hAnsi="B Lotus" w:cs="B Lotus"/>
            <w:rtl/>
            <w:lang w:bidi="fa-IR"/>
          </w:rPr>
          <w:t xml:space="preserve"> </w:t>
        </w:r>
      </w:ins>
      <w:r w:rsidRPr="00DB081F">
        <w:rPr>
          <w:rFonts w:ascii="B Lotus" w:hAnsi="B Lotus" w:cs="B Lotus"/>
          <w:rtl/>
          <w:lang w:bidi="fa-IR"/>
        </w:rPr>
        <w:t>1392</w:t>
      </w:r>
      <w:del w:id="5064" w:author="Mehrnazi Boojari" w:date="2019-01-07T10:08:00Z">
        <w:r w:rsidRPr="00DB081F" w:rsidDel="00A31D6F">
          <w:rPr>
            <w:rFonts w:ascii="B Lotus" w:hAnsi="B Lotus" w:cs="B Lotus"/>
            <w:rtl/>
            <w:lang w:bidi="fa-IR"/>
          </w:rPr>
          <w:delText xml:space="preserve"> . </w:delText>
        </w:r>
      </w:del>
      <w:ins w:id="5065" w:author="Mehrnazi Boojari" w:date="2019-01-16T00:25:00Z">
        <w:r>
          <w:rPr>
            <w:rFonts w:ascii="B Lotus" w:hAnsi="B Lotus" w:cs="B Lotus" w:hint="cs"/>
            <w:rtl/>
            <w:lang w:bidi="fa-IR"/>
          </w:rPr>
          <w:t>،</w:t>
        </w:r>
      </w:ins>
      <w:ins w:id="5066" w:author="Mehrnazi Boojari" w:date="2019-01-07T10:08:00Z">
        <w:r w:rsidRPr="00DB081F">
          <w:rPr>
            <w:rFonts w:ascii="B Lotus" w:hAnsi="B Lotus" w:cs="B Lotus"/>
            <w:rtl/>
            <w:lang w:bidi="fa-IR"/>
          </w:rPr>
          <w:t xml:space="preserve"> </w:t>
        </w:r>
      </w:ins>
      <w:r w:rsidRPr="00DB081F">
        <w:rPr>
          <w:rFonts w:ascii="B Lotus" w:hAnsi="B Lotus" w:cs="B Lotus"/>
          <w:rtl/>
          <w:lang w:bidi="fa-IR"/>
        </w:rPr>
        <w:t>بنیاد مسکن انقلاب اسلامی</w:t>
      </w:r>
      <w:ins w:id="5067" w:author="Mehrnazi Boojari" w:date="2019-01-07T23:51:00Z">
        <w:r>
          <w:rPr>
            <w:rFonts w:ascii="B Lotus" w:hAnsi="B Lotus" w:cs="B Lotus" w:hint="cs"/>
            <w:rtl/>
            <w:lang w:bidi="fa-IR"/>
          </w:rPr>
          <w:t>.</w:t>
        </w:r>
      </w:ins>
      <w:del w:id="5068" w:author="Mehrnazi Boojari" w:date="2019-01-07T23:51:00Z">
        <w:r w:rsidRPr="00DB081F" w:rsidDel="00056536">
          <w:rPr>
            <w:rFonts w:ascii="B Lotus" w:hAnsi="B Lotus" w:cs="B Lotus"/>
            <w:rtl/>
            <w:lang w:bidi="fa-IR"/>
          </w:rPr>
          <w:delText xml:space="preserve"> </w:delText>
        </w:r>
      </w:del>
    </w:p>
  </w:footnote>
  <w:footnote w:id="52">
    <w:p w14:paraId="1B827634" w14:textId="77777777" w:rsidR="00886BC2" w:rsidRPr="00DB081F" w:rsidRDefault="00886BC2" w:rsidP="00620A34">
      <w:pPr>
        <w:pStyle w:val="FootnoteText"/>
        <w:bidi/>
        <w:jc w:val="both"/>
        <w:rPr>
          <w:rFonts w:ascii="B Lotus" w:hAnsi="B Lotus" w:cs="B Lotus"/>
          <w:rtl/>
        </w:rPr>
      </w:pPr>
      <w:r w:rsidRPr="00DB081F">
        <w:rPr>
          <w:rStyle w:val="FootnoteReference"/>
          <w:rFonts w:ascii="B Lotus" w:hAnsi="B Lotus" w:cs="B Lotus"/>
          <w:vertAlign w:val="baseline"/>
        </w:rPr>
        <w:footnoteRef/>
      </w:r>
      <w:ins w:id="5221" w:author="Mehrnazi Boojari" w:date="2019-01-07T23:51:00Z">
        <w:r>
          <w:rPr>
            <w:rFonts w:ascii="B Lotus" w:hAnsi="B Lotus" w:cs="B Nazanin" w:hint="cs"/>
          </w:rPr>
          <w:t>‌</w:t>
        </w:r>
        <w:r>
          <w:rPr>
            <w:rFonts w:ascii="B Lotus" w:hAnsi="B Lotus" w:cs="B Nazanin" w:hint="cs"/>
            <w:rtl/>
          </w:rPr>
          <w:t xml:space="preserve">. </w:t>
        </w:r>
      </w:ins>
      <w:del w:id="5222" w:author="Mehrnazi Boojari" w:date="2019-01-07T23:51:00Z">
        <w:r w:rsidRPr="00DB081F" w:rsidDel="00056536">
          <w:rPr>
            <w:rFonts w:ascii="B Lotus" w:hAnsi="B Lotus" w:cs="B Lotus"/>
          </w:rPr>
          <w:delText xml:space="preserve"> </w:delText>
        </w:r>
      </w:del>
      <w:r w:rsidRPr="00DB081F">
        <w:rPr>
          <w:rFonts w:ascii="B Lotus" w:hAnsi="B Lotus" w:cs="B Lotus"/>
          <w:rtl/>
        </w:rPr>
        <w:t>واحدهاي مسکونی هستند که از مصالح سخت، مانند آجر، آهن، سنگ، سیمان، چوب، خشت و ... به</w:t>
      </w:r>
      <w:ins w:id="5223" w:author="Mehrnazi Boojari" w:date="2019-01-07T23:53:00Z">
        <w:r>
          <w:rPr>
            <w:rFonts w:ascii="B Lotus" w:hAnsi="B Lotus" w:cs="B Nazanin" w:hint="cs"/>
            <w:rtl/>
          </w:rPr>
          <w:t>‌</w:t>
        </w:r>
      </w:ins>
      <w:del w:id="5224" w:author="Mehrnazi Boojari" w:date="2019-01-07T23:53:00Z">
        <w:r w:rsidRPr="00DB081F" w:rsidDel="00620A34">
          <w:rPr>
            <w:rFonts w:ascii="B Lotus" w:hAnsi="B Lotus" w:cs="B Lotus" w:hint="cs"/>
            <w:rtl/>
          </w:rPr>
          <w:delText xml:space="preserve"> </w:delText>
        </w:r>
      </w:del>
      <w:r w:rsidRPr="00DB081F">
        <w:rPr>
          <w:rFonts w:ascii="B Lotus" w:hAnsi="B Lotus" w:cs="B Lotus"/>
          <w:rtl/>
        </w:rPr>
        <w:t>منظور سکونت ساخته شده</w:t>
      </w:r>
      <w:ins w:id="5225" w:author="Mehrnazi Boojari" w:date="2019-01-07T23:52:00Z">
        <w:r>
          <w:rPr>
            <w:rFonts w:ascii="B Lotus" w:hAnsi="B Lotus" w:cs="B Nazanin" w:hint="cs"/>
            <w:rtl/>
          </w:rPr>
          <w:t>‌</w:t>
        </w:r>
      </w:ins>
      <w:del w:id="5226" w:author="Mehrnazi Boojari" w:date="2019-01-07T23:52:00Z">
        <w:r w:rsidRPr="00DB081F" w:rsidDel="00620A34">
          <w:rPr>
            <w:rFonts w:ascii="B Lotus" w:hAnsi="B Lotus" w:cs="B Lotus" w:hint="cs"/>
            <w:rtl/>
          </w:rPr>
          <w:delText xml:space="preserve"> </w:delText>
        </w:r>
      </w:del>
      <w:r w:rsidRPr="00DB081F">
        <w:rPr>
          <w:rFonts w:ascii="B Lotus" w:hAnsi="B Lotus" w:cs="B Lotus"/>
          <w:rtl/>
        </w:rPr>
        <w:t>اند</w:t>
      </w:r>
      <w:r w:rsidRPr="00DB081F">
        <w:rPr>
          <w:rFonts w:ascii="B Lotus" w:hAnsi="B Lotus" w:cs="B Lotus" w:hint="cs"/>
          <w:rtl/>
        </w:rPr>
        <w:t>.</w:t>
      </w:r>
    </w:p>
  </w:footnote>
  <w:footnote w:id="53">
    <w:p w14:paraId="76FD7B89" w14:textId="77777777" w:rsidR="00886BC2" w:rsidRPr="00DB081F" w:rsidRDefault="00886BC2" w:rsidP="008C4C00">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5652" w:author="Mehrnazi Boojari" w:date="2019-01-07T23:53:00Z">
        <w:r>
          <w:rPr>
            <w:rFonts w:ascii="B Lotus" w:hAnsi="B Lotus" w:cs="B Nazanin" w:hint="cs"/>
          </w:rPr>
          <w:t>‌</w:t>
        </w:r>
      </w:ins>
      <w:del w:id="5653" w:author="Mehrnazi Boojari" w:date="2019-01-07T23:53:00Z">
        <w:r w:rsidRPr="00DB081F" w:rsidDel="00620A34">
          <w:rPr>
            <w:rFonts w:ascii="B Lotus" w:hAnsi="B Lotus" w:cs="B Lotus"/>
          </w:rPr>
          <w:delText xml:space="preserve"> </w:delText>
        </w:r>
        <w:r w:rsidRPr="00DB081F" w:rsidDel="00620A34">
          <w:rPr>
            <w:rFonts w:ascii="B Lotus" w:hAnsi="B Lotus" w:cs="B Lotus"/>
            <w:rtl/>
            <w:lang w:bidi="fa-IR"/>
          </w:rPr>
          <w:delText xml:space="preserve"> </w:delText>
        </w:r>
      </w:del>
      <w:ins w:id="5654" w:author="Mehrnazi Boojari" w:date="2019-01-07T23:53:00Z">
        <w:r>
          <w:rPr>
            <w:rFonts w:ascii="B Lotus" w:hAnsi="B Lotus" w:cs="B Lotus" w:hint="cs"/>
            <w:rtl/>
          </w:rPr>
          <w:t xml:space="preserve">. </w:t>
        </w:r>
      </w:ins>
      <w:r w:rsidRPr="00DB081F">
        <w:rPr>
          <w:rFonts w:ascii="B Lotus" w:hAnsi="B Lotus" w:cs="B Lotus"/>
          <w:rtl/>
          <w:lang w:bidi="fa-IR"/>
        </w:rPr>
        <w:t>وظایف اساسی وزارت راه و شهرسازی</w:t>
      </w:r>
      <w:del w:id="5655" w:author="Mehrnazi Boojari" w:date="2019-01-09T00:01:00Z">
        <w:r w:rsidRPr="00DB081F" w:rsidDel="00756134">
          <w:rPr>
            <w:rFonts w:ascii="B Lotus" w:hAnsi="B Lotus" w:cs="B Lotus"/>
            <w:rtl/>
            <w:lang w:bidi="fa-IR"/>
          </w:rPr>
          <w:delText xml:space="preserve"> ،</w:delText>
        </w:r>
      </w:del>
      <w:ins w:id="5656" w:author="Mehrnazi Boojari" w:date="2019-01-09T00:01:00Z">
        <w:r>
          <w:rPr>
            <w:rFonts w:ascii="B Lotus" w:hAnsi="B Lotus" w:cs="B Lotus"/>
            <w:rtl/>
            <w:lang w:bidi="fa-IR"/>
          </w:rPr>
          <w:t>،</w:t>
        </w:r>
      </w:ins>
      <w:r w:rsidRPr="00DB081F">
        <w:rPr>
          <w:rFonts w:ascii="B Lotus" w:hAnsi="B Lotus" w:cs="B Lotus"/>
          <w:rtl/>
          <w:lang w:bidi="fa-IR"/>
        </w:rPr>
        <w:t xml:space="preserve"> سایت وزارت راه و</w:t>
      </w:r>
      <w:ins w:id="5657" w:author="Mehrnazi Boojari" w:date="2019-01-16T00:26:00Z">
        <w:r>
          <w:rPr>
            <w:rFonts w:ascii="B Lotus" w:hAnsi="B Lotus" w:cs="B Lotus" w:hint="cs"/>
            <w:rtl/>
            <w:lang w:bidi="fa-IR"/>
          </w:rPr>
          <w:t xml:space="preserve"> </w:t>
        </w:r>
      </w:ins>
      <w:r w:rsidRPr="00DB081F">
        <w:rPr>
          <w:rFonts w:ascii="B Lotus" w:hAnsi="B Lotus" w:cs="B Lotus"/>
          <w:rtl/>
          <w:lang w:bidi="fa-IR"/>
        </w:rPr>
        <w:t xml:space="preserve">شهرسازی </w:t>
      </w:r>
      <w:del w:id="5658" w:author="Mehrnazi Boojari" w:date="2019-01-11T08:50:00Z">
        <w:r w:rsidRPr="00DB081F" w:rsidDel="008C4C00">
          <w:rPr>
            <w:rFonts w:ascii="B Lotus" w:hAnsi="B Lotus" w:cs="B Lotus"/>
            <w:rtl/>
            <w:lang w:bidi="fa-IR"/>
          </w:rPr>
          <w:delText>.</w:delText>
        </w:r>
      </w:del>
      <w:r w:rsidRPr="00DB081F">
        <w:rPr>
          <w:rFonts w:ascii="B Lotus" w:hAnsi="B Lotus" w:cs="B Lotus"/>
          <w:rtl/>
          <w:lang w:bidi="fa-IR"/>
        </w:rPr>
        <w:t xml:space="preserve"> </w:t>
      </w:r>
      <w:r w:rsidRPr="00DB081F">
        <w:rPr>
          <w:rFonts w:ascii="Times New Roman" w:hAnsi="Times New Roman" w:cs="Times New Roman"/>
          <w:lang w:bidi="fa-IR"/>
        </w:rPr>
        <w:t>www.mrud.ir</w:t>
      </w:r>
    </w:p>
  </w:footnote>
  <w:footnote w:id="54">
    <w:p w14:paraId="75791E05" w14:textId="77777777" w:rsidR="00886BC2" w:rsidRPr="00DB081F" w:rsidRDefault="00886BC2" w:rsidP="006D0288">
      <w:pPr>
        <w:pStyle w:val="FootnoteText"/>
        <w:bidi/>
        <w:jc w:val="both"/>
        <w:rPr>
          <w:rFonts w:ascii="B Lotus" w:hAnsi="B Lotus" w:cs="B Lotus"/>
          <w:rtl/>
        </w:rPr>
      </w:pPr>
      <w:del w:id="5844" w:author="Mehrnazi Boojari" w:date="2019-01-07T23:53:00Z">
        <w:r w:rsidRPr="00DB081F" w:rsidDel="00620A34">
          <w:rPr>
            <w:rStyle w:val="FootnoteReference"/>
            <w:rFonts w:ascii="B Lotus" w:hAnsi="B Lotus" w:cs="B Lotus"/>
            <w:vertAlign w:val="baseline"/>
          </w:rPr>
          <w:footnoteRef/>
        </w:r>
        <w:r w:rsidRPr="00DB081F" w:rsidDel="00620A34">
          <w:rPr>
            <w:rFonts w:ascii="B Lotus" w:hAnsi="B Lotus" w:cs="B Lotus"/>
            <w:rtl/>
          </w:rPr>
          <w:delText xml:space="preserve"> </w:delText>
        </w:r>
      </w:del>
      <w:ins w:id="5845" w:author="Mehrnazi Boojari" w:date="2019-01-07T23:53:00Z">
        <w:r w:rsidRPr="00DB081F">
          <w:rPr>
            <w:rStyle w:val="FootnoteReference"/>
            <w:rFonts w:ascii="B Lotus" w:hAnsi="B Lotus" w:cs="B Lotus"/>
            <w:vertAlign w:val="baseline"/>
          </w:rPr>
          <w:footnoteRef/>
        </w:r>
        <w:r>
          <w:rPr>
            <w:rFonts w:ascii="B Lotus" w:hAnsi="B Lotus" w:cs="B Lotus" w:hint="cs"/>
            <w:rtl/>
          </w:rPr>
          <w:t xml:space="preserve">. </w:t>
        </w:r>
      </w:ins>
      <w:r w:rsidRPr="00DB081F">
        <w:rPr>
          <w:rFonts w:ascii="B Lotus" w:hAnsi="B Lotus" w:cs="B Lotus"/>
          <w:rtl/>
        </w:rPr>
        <w:t>وظایف عمرانی این قانون بسیار</w:t>
      </w:r>
      <w:ins w:id="5846" w:author="Mehrnazi Boojari" w:date="2019-01-16T00:26:00Z">
        <w:r>
          <w:rPr>
            <w:rFonts w:ascii="B Lotus" w:hAnsi="B Lotus" w:cs="B Lotus" w:hint="cs"/>
            <w:rtl/>
          </w:rPr>
          <w:t xml:space="preserve"> زیاد</w:t>
        </w:r>
      </w:ins>
      <w:r w:rsidRPr="00DB081F">
        <w:rPr>
          <w:rFonts w:ascii="B Lotus" w:hAnsi="B Lotus" w:cs="B Lotus"/>
          <w:rtl/>
        </w:rPr>
        <w:t xml:space="preserve"> </w:t>
      </w:r>
      <w:del w:id="5847" w:author="Mehrnazi Boojari" w:date="2019-01-16T00:26:00Z">
        <w:r w:rsidRPr="00DB081F" w:rsidDel="006D0288">
          <w:rPr>
            <w:rFonts w:ascii="B Lotus" w:hAnsi="B Lotus" w:cs="B Lotus"/>
            <w:rtl/>
          </w:rPr>
          <w:delText xml:space="preserve">بوده </w:delText>
        </w:r>
      </w:del>
      <w:ins w:id="5848" w:author="Mehrnazi Boojari" w:date="2019-01-16T00:26:00Z">
        <w:r>
          <w:rPr>
            <w:rFonts w:ascii="B Lotus" w:hAnsi="B Lotus" w:cs="B Lotus" w:hint="cs"/>
            <w:rtl/>
          </w:rPr>
          <w:t>است،</w:t>
        </w:r>
        <w:r w:rsidRPr="00DB081F">
          <w:rPr>
            <w:rFonts w:ascii="B Lotus" w:hAnsi="B Lotus" w:cs="B Lotus"/>
            <w:rtl/>
          </w:rPr>
          <w:t xml:space="preserve"> </w:t>
        </w:r>
      </w:ins>
      <w:r w:rsidRPr="00DB081F">
        <w:rPr>
          <w:rFonts w:ascii="B Lotus" w:hAnsi="B Lotus" w:cs="B Lotus"/>
          <w:rtl/>
        </w:rPr>
        <w:t>ولی آنچه در رابطه با مسکن روستایی به</w:t>
      </w:r>
      <w:ins w:id="5849" w:author="Mehrnazi Boojari" w:date="2019-01-16T00:26:00Z">
        <w:r>
          <w:rPr>
            <w:rFonts w:ascii="B Lotus" w:hAnsi="B Lotus" w:cs="B Nazanin" w:hint="cs"/>
            <w:rtl/>
          </w:rPr>
          <w:t>‌</w:t>
        </w:r>
      </w:ins>
      <w:del w:id="5850" w:author="Mehrnazi Boojari" w:date="2019-01-16T00:26:00Z">
        <w:r w:rsidRPr="00DB081F" w:rsidDel="006D0288">
          <w:rPr>
            <w:rFonts w:ascii="B Lotus" w:hAnsi="B Lotus" w:cs="B Lotus"/>
            <w:rtl/>
          </w:rPr>
          <w:delText xml:space="preserve"> </w:delText>
        </w:r>
      </w:del>
      <w:r w:rsidRPr="00DB081F">
        <w:rPr>
          <w:rFonts w:ascii="B Lotus" w:hAnsi="B Lotus" w:cs="B Lotus"/>
          <w:rtl/>
        </w:rPr>
        <w:t>چشم می</w:t>
      </w:r>
      <w:ins w:id="5851" w:author="Mehrnazi Boojari" w:date="2019-01-07T23:53:00Z">
        <w:r>
          <w:rPr>
            <w:rFonts w:ascii="B Lotus" w:hAnsi="B Lotus" w:cs="B Nazanin" w:hint="cs"/>
            <w:rtl/>
          </w:rPr>
          <w:t>‌</w:t>
        </w:r>
      </w:ins>
      <w:del w:id="5852" w:author="Mehrnazi Boojari" w:date="2019-01-07T23:53:00Z">
        <w:r w:rsidRPr="00DB081F" w:rsidDel="00620A34">
          <w:rPr>
            <w:rFonts w:ascii="B Lotus" w:hAnsi="B Lotus" w:cs="B Lotus"/>
            <w:rtl/>
          </w:rPr>
          <w:delText xml:space="preserve"> </w:delText>
        </w:r>
      </w:del>
      <w:r w:rsidRPr="00DB081F">
        <w:rPr>
          <w:rFonts w:ascii="B Lotus" w:hAnsi="B Lotus" w:cs="B Lotus"/>
          <w:rtl/>
        </w:rPr>
        <w:t>خورد</w:t>
      </w:r>
      <w:del w:id="5853" w:author="Mehrnazi Boojari" w:date="2019-01-07T23:53:00Z">
        <w:r w:rsidRPr="00DB081F" w:rsidDel="00620A34">
          <w:rPr>
            <w:rFonts w:ascii="B Lotus" w:hAnsi="B Lotus" w:cs="B Lotus"/>
            <w:rtl/>
          </w:rPr>
          <w:delText xml:space="preserve"> عبارتند از </w:delText>
        </w:r>
      </w:del>
      <w:r w:rsidRPr="00DB081F">
        <w:rPr>
          <w:rFonts w:ascii="B Lotus" w:hAnsi="B Lotus" w:cs="B Lotus"/>
          <w:rtl/>
        </w:rPr>
        <w:t xml:space="preserve">: </w:t>
      </w:r>
    </w:p>
    <w:p w14:paraId="42818B58" w14:textId="77777777" w:rsidR="00886BC2" w:rsidRPr="00DB081F" w:rsidRDefault="00886BC2" w:rsidP="00A25B54">
      <w:pPr>
        <w:pStyle w:val="FootnoteText"/>
        <w:numPr>
          <w:ilvl w:val="0"/>
          <w:numId w:val="15"/>
        </w:numPr>
        <w:bidi/>
        <w:jc w:val="both"/>
        <w:rPr>
          <w:rFonts w:ascii="B Lotus" w:hAnsi="B Lotus" w:cs="B Lotus"/>
        </w:rPr>
      </w:pPr>
      <w:r w:rsidRPr="00DB081F">
        <w:rPr>
          <w:rFonts w:ascii="B Lotus" w:hAnsi="B Lotus" w:cs="B Lotus"/>
          <w:rtl/>
        </w:rPr>
        <w:t>بررسی و تدوین برنامه‌های کشاورزی و عمران روستایی منطقه هماهنگ با سایر برنامه‌های استان و در قالب سیاست</w:t>
      </w:r>
      <w:ins w:id="5854" w:author="Mehrnazi Boojari" w:date="2019-01-16T00:26:00Z">
        <w:r>
          <w:rPr>
            <w:rFonts w:ascii="B Lotus" w:hAnsi="B Lotus" w:cs="B Nazanin" w:hint="cs"/>
            <w:rtl/>
          </w:rPr>
          <w:t>‌</w:t>
        </w:r>
      </w:ins>
      <w:r w:rsidRPr="00DB081F">
        <w:rPr>
          <w:rFonts w:ascii="B Lotus" w:hAnsi="B Lotus" w:cs="B Lotus"/>
          <w:rtl/>
        </w:rPr>
        <w:t>های اقتصادی و برنامه‌های‌عمرانی کشور</w:t>
      </w:r>
      <w:r w:rsidRPr="00DB081F">
        <w:rPr>
          <w:rFonts w:ascii="B Lotus" w:hAnsi="B Lotus" w:cs="B Lotus"/>
        </w:rPr>
        <w:t>.</w:t>
      </w:r>
    </w:p>
    <w:p w14:paraId="7ECB8D9A" w14:textId="77777777" w:rsidR="00886BC2" w:rsidRPr="00DB081F" w:rsidRDefault="00886BC2" w:rsidP="006D0288">
      <w:pPr>
        <w:pStyle w:val="FootnoteText"/>
        <w:numPr>
          <w:ilvl w:val="0"/>
          <w:numId w:val="15"/>
        </w:numPr>
        <w:bidi/>
        <w:jc w:val="both"/>
        <w:rPr>
          <w:rFonts w:ascii="B Lotus" w:hAnsi="B Lotus" w:cs="B Lotus"/>
          <w:rtl/>
        </w:rPr>
      </w:pPr>
      <w:r w:rsidRPr="00DB081F">
        <w:rPr>
          <w:rFonts w:ascii="B Lotus" w:hAnsi="B Lotus" w:cs="B Lotus"/>
          <w:rtl/>
        </w:rPr>
        <w:t>ایجاد و نوسازی و توسعه ساختمان</w:t>
      </w:r>
      <w:ins w:id="5855" w:author="Mehrnazi Boojari" w:date="2019-01-16T00:26:00Z">
        <w:r>
          <w:rPr>
            <w:rFonts w:ascii="B Lotus" w:hAnsi="B Lotus" w:cs="B Nazanin" w:hint="cs"/>
            <w:rtl/>
          </w:rPr>
          <w:t>‌</w:t>
        </w:r>
      </w:ins>
      <w:r w:rsidRPr="00DB081F">
        <w:rPr>
          <w:rFonts w:ascii="B Lotus" w:hAnsi="B Lotus" w:cs="B Lotus"/>
          <w:rtl/>
        </w:rPr>
        <w:t>های عمومی روستا شهرها و حوزه‌های عمرانی همچنین خانه‌های سازمانی روستا شهرها و کمک به اجرای‌</w:t>
      </w:r>
      <w:ins w:id="5856" w:author="Mehrnazi Boojari" w:date="2019-01-16T00:26:00Z">
        <w:r>
          <w:rPr>
            <w:rFonts w:ascii="B Lotus" w:hAnsi="B Lotus" w:cs="B Lotus" w:hint="cs"/>
            <w:rtl/>
          </w:rPr>
          <w:t xml:space="preserve"> </w:t>
        </w:r>
      </w:ins>
      <w:r w:rsidRPr="00DB081F">
        <w:rPr>
          <w:rFonts w:ascii="B Lotus" w:hAnsi="B Lotus" w:cs="B Lotus"/>
          <w:rtl/>
        </w:rPr>
        <w:t xml:space="preserve">برنامه‌های مسکن </w:t>
      </w:r>
      <w:del w:id="5857" w:author="Mehrnazi Boojari" w:date="2019-01-16T00:26:00Z">
        <w:r w:rsidRPr="00DB081F" w:rsidDel="006D0288">
          <w:rPr>
            <w:rFonts w:ascii="B Lotus" w:hAnsi="B Lotus" w:cs="B Lotus"/>
            <w:rtl/>
          </w:rPr>
          <w:delText xml:space="preserve">روستائیان </w:delText>
        </w:r>
      </w:del>
      <w:ins w:id="5858" w:author="Mehrnazi Boojari" w:date="2019-01-16T00:26:00Z">
        <w:r w:rsidRPr="00DB081F">
          <w:rPr>
            <w:rFonts w:ascii="B Lotus" w:hAnsi="B Lotus" w:cs="B Lotus"/>
            <w:rtl/>
          </w:rPr>
          <w:t>روستا</w:t>
        </w:r>
        <w:r>
          <w:rPr>
            <w:rFonts w:ascii="B Lotus" w:hAnsi="B Lotus" w:cs="B Lotus" w:hint="cs"/>
            <w:rtl/>
          </w:rPr>
          <w:t>ی</w:t>
        </w:r>
        <w:r w:rsidRPr="00DB081F">
          <w:rPr>
            <w:rFonts w:ascii="B Lotus" w:hAnsi="B Lotus" w:cs="B Lotus"/>
            <w:rtl/>
          </w:rPr>
          <w:t xml:space="preserve">یان </w:t>
        </w:r>
      </w:ins>
      <w:r w:rsidRPr="00DB081F">
        <w:rPr>
          <w:rFonts w:ascii="B Lotus" w:hAnsi="B Lotus" w:cs="B Lotus"/>
          <w:rtl/>
        </w:rPr>
        <w:t xml:space="preserve">از طریق وام و کمک بلاعوض و تجهیز منابع محلی با مشارکت و خودیاری </w:t>
      </w:r>
      <w:del w:id="5859" w:author="Mehrnazi Boojari" w:date="2019-01-07T23:53:00Z">
        <w:r w:rsidRPr="00DB081F" w:rsidDel="00620A34">
          <w:rPr>
            <w:rFonts w:ascii="B Lotus" w:hAnsi="B Lotus" w:cs="B Lotus"/>
            <w:rtl/>
          </w:rPr>
          <w:delText xml:space="preserve">مردم </w:delText>
        </w:r>
      </w:del>
      <w:ins w:id="5860" w:author="Mehrnazi Boojari" w:date="2019-01-07T23:53:00Z">
        <w:r w:rsidRPr="00DB081F">
          <w:rPr>
            <w:rFonts w:ascii="B Lotus" w:hAnsi="B Lotus" w:cs="B Lotus"/>
            <w:rtl/>
          </w:rPr>
          <w:t>مردم</w:t>
        </w:r>
        <w:r>
          <w:rPr>
            <w:rFonts w:ascii="B Lotus" w:hAnsi="B Lotus" w:cs="B Lotus" w:hint="cs"/>
            <w:rtl/>
          </w:rPr>
          <w:t>.</w:t>
        </w:r>
      </w:ins>
    </w:p>
  </w:footnote>
  <w:footnote w:id="55">
    <w:p w14:paraId="62043698" w14:textId="0B457242" w:rsidR="00886BC2" w:rsidRPr="00DB081F" w:rsidRDefault="00886BC2" w:rsidP="00C60810">
      <w:pPr>
        <w:pStyle w:val="FootnoteText"/>
        <w:bidi/>
        <w:jc w:val="both"/>
        <w:rPr>
          <w:rFonts w:ascii="B Lotus" w:hAnsi="B Lotus" w:cs="B Lotus"/>
          <w:rtl/>
        </w:rPr>
      </w:pPr>
      <w:del w:id="5866" w:author="Mehrnazi Boojari" w:date="2019-01-07T23:53:00Z">
        <w:r w:rsidRPr="00DB081F" w:rsidDel="00620A34">
          <w:rPr>
            <w:rStyle w:val="FootnoteReference"/>
            <w:rFonts w:ascii="B Lotus" w:hAnsi="B Lotus" w:cs="B Lotus"/>
            <w:vertAlign w:val="baseline"/>
          </w:rPr>
          <w:footnoteRef/>
        </w:r>
        <w:r w:rsidRPr="00DB081F" w:rsidDel="00620A34">
          <w:rPr>
            <w:rFonts w:ascii="B Lotus" w:hAnsi="B Lotus" w:cs="B Lotus"/>
            <w:rtl/>
          </w:rPr>
          <w:delText xml:space="preserve"> </w:delText>
        </w:r>
      </w:del>
      <w:ins w:id="5867" w:author="Mehrnazi Boojari" w:date="2019-01-07T23:53:00Z">
        <w:r w:rsidRPr="00DB081F">
          <w:rPr>
            <w:rStyle w:val="FootnoteReference"/>
            <w:rFonts w:ascii="B Lotus" w:hAnsi="B Lotus" w:cs="B Lotus"/>
            <w:vertAlign w:val="baseline"/>
          </w:rPr>
          <w:footnoteRef/>
        </w:r>
        <w:r>
          <w:rPr>
            <w:rFonts w:ascii="B Lotus" w:hAnsi="B Lotus" w:cs="B Lotus" w:hint="cs"/>
            <w:rtl/>
          </w:rPr>
          <w:t xml:space="preserve">. </w:t>
        </w:r>
      </w:ins>
      <w:del w:id="5868" w:author="Mehrnazi Boojari" w:date="2019-01-16T00:27:00Z">
        <w:r w:rsidRPr="00DB081F" w:rsidDel="006D0288">
          <w:rPr>
            <w:rFonts w:ascii="B Lotus" w:hAnsi="B Lotus" w:cs="B Lotus"/>
            <w:rtl/>
          </w:rPr>
          <w:delText xml:space="preserve">ماده </w:delText>
        </w:r>
      </w:del>
      <w:del w:id="5869" w:author="Mehrnazi Boojari" w:date="2019-01-23T00:14:00Z">
        <w:r w:rsidRPr="00DB081F" w:rsidDel="00945482">
          <w:rPr>
            <w:rFonts w:ascii="B Lotus" w:hAnsi="B Lotus" w:cs="B Lotus"/>
            <w:rtl/>
          </w:rPr>
          <w:delText xml:space="preserve">4 </w:delText>
        </w:r>
      </w:del>
      <w:r w:rsidRPr="00DB081F">
        <w:rPr>
          <w:rFonts w:ascii="B Lotus" w:hAnsi="B Lotus" w:cs="B Lotus"/>
          <w:rtl/>
        </w:rPr>
        <w:t>قانون تشکیل وزارت جهاد سازندگی</w:t>
      </w:r>
      <w:ins w:id="5870" w:author="Mehrnazi Boojari" w:date="2019-01-23T00:14:00Z">
        <w:r w:rsidR="00945482">
          <w:rPr>
            <w:rFonts w:ascii="B Lotus" w:hAnsi="B Lotus" w:cs="B Nazanin" w:hint="cs"/>
            <w:rtl/>
          </w:rPr>
          <w:t>؛</w:t>
        </w:r>
      </w:ins>
      <w:del w:id="5871" w:author="Mehrnazi Boojari" w:date="2019-01-07T23:53:00Z">
        <w:r w:rsidRPr="00DB081F" w:rsidDel="00620A34">
          <w:rPr>
            <w:rFonts w:ascii="B Lotus" w:hAnsi="B Lotus" w:cs="B Lotus"/>
            <w:rtl/>
          </w:rPr>
          <w:delText xml:space="preserve"> </w:delText>
        </w:r>
      </w:del>
      <w:del w:id="5872" w:author="Mehrnazi Boojari" w:date="2019-01-23T00:14:00Z">
        <w:r w:rsidRPr="00DB081F" w:rsidDel="00945482">
          <w:rPr>
            <w:rFonts w:ascii="B Lotus" w:hAnsi="B Lotus" w:cs="B Lotus"/>
            <w:rtl/>
          </w:rPr>
          <w:delText>،</w:delText>
        </w:r>
      </w:del>
      <w:ins w:id="5873" w:author="Mehrnazi Boojari" w:date="2019-01-23T00:14:00Z">
        <w:r w:rsidR="00945482" w:rsidRPr="00945482">
          <w:rPr>
            <w:rFonts w:ascii="B Lotus" w:hAnsi="B Lotus" w:cs="B Lotus"/>
            <w:rtl/>
          </w:rPr>
          <w:t xml:space="preserve"> </w:t>
        </w:r>
        <w:r w:rsidR="00945482" w:rsidRPr="00DB081F">
          <w:rPr>
            <w:rFonts w:ascii="B Lotus" w:hAnsi="B Lotus" w:cs="B Lotus"/>
            <w:rtl/>
          </w:rPr>
          <w:t>ماد</w:t>
        </w:r>
        <w:r w:rsidR="00945482">
          <w:rPr>
            <w:rFonts w:ascii="B Lotus" w:hAnsi="B Lotus" w:cs="B Lotus" w:hint="cs"/>
            <w:rtl/>
          </w:rPr>
          <w:t>ۀ</w:t>
        </w:r>
        <w:r w:rsidR="00945482" w:rsidRPr="00DB081F">
          <w:rPr>
            <w:rFonts w:ascii="B Lotus" w:hAnsi="B Lotus" w:cs="B Lotus"/>
            <w:rtl/>
          </w:rPr>
          <w:t xml:space="preserve"> </w:t>
        </w:r>
      </w:ins>
      <w:del w:id="5874" w:author="Mehrnazi Boojari" w:date="2019-01-23T00:15:00Z">
        <w:r w:rsidRPr="00DB081F" w:rsidDel="00945482">
          <w:rPr>
            <w:rFonts w:ascii="B Lotus" w:hAnsi="B Lotus" w:cs="B Lotus"/>
            <w:rtl/>
          </w:rPr>
          <w:delText xml:space="preserve"> </w:delText>
        </w:r>
      </w:del>
      <w:ins w:id="5875" w:author="Mehrnazi Boojari" w:date="2019-01-23T00:15:00Z">
        <w:r w:rsidR="00945482" w:rsidRPr="00DB081F">
          <w:rPr>
            <w:rFonts w:ascii="B Lotus" w:hAnsi="B Lotus" w:cs="B Lotus"/>
            <w:rtl/>
          </w:rPr>
          <w:t>4</w:t>
        </w:r>
        <w:r w:rsidR="00945482">
          <w:rPr>
            <w:rFonts w:ascii="B Lotus" w:hAnsi="B Lotus" w:cs="B Lotus" w:hint="cs"/>
            <w:rtl/>
          </w:rPr>
          <w:t xml:space="preserve">؛ </w:t>
        </w:r>
      </w:ins>
      <w:del w:id="5876" w:author="Mehrnazi Boojari" w:date="2019-01-23T00:15:00Z">
        <w:r w:rsidRPr="00DB081F" w:rsidDel="00C60810">
          <w:rPr>
            <w:rFonts w:ascii="B Lotus" w:hAnsi="B Lotus" w:cs="B Lotus"/>
            <w:rtl/>
          </w:rPr>
          <w:delText>8/9/</w:delText>
        </w:r>
      </w:del>
      <w:r w:rsidRPr="00DB081F">
        <w:rPr>
          <w:rFonts w:ascii="B Lotus" w:hAnsi="B Lotus" w:cs="B Lotus"/>
          <w:rtl/>
        </w:rPr>
        <w:t>1368</w:t>
      </w:r>
      <w:ins w:id="5877" w:author="Mehrnazi Boojari" w:date="2019-01-07T23:53:00Z">
        <w:r>
          <w:rPr>
            <w:rFonts w:ascii="B Lotus" w:hAnsi="B Lotus" w:cs="B Lotus" w:hint="cs"/>
            <w:rtl/>
          </w:rPr>
          <w:t>.</w:t>
        </w:r>
      </w:ins>
    </w:p>
  </w:footnote>
  <w:footnote w:id="56">
    <w:p w14:paraId="56AF438D" w14:textId="77777777" w:rsidR="00886BC2" w:rsidRPr="00DB081F" w:rsidRDefault="00886BC2" w:rsidP="006D0288">
      <w:pPr>
        <w:pStyle w:val="FootnoteText"/>
        <w:bidi/>
        <w:jc w:val="both"/>
        <w:rPr>
          <w:rFonts w:ascii="B Lotus" w:hAnsi="B Lotus" w:cs="B Lotus"/>
          <w:rtl/>
          <w:lang w:bidi="fa-IR"/>
        </w:rPr>
      </w:pPr>
      <w:del w:id="5959" w:author="Mehrnazi Boojari" w:date="2019-01-07T23:54:00Z">
        <w:r w:rsidRPr="00DB081F" w:rsidDel="00620A34">
          <w:rPr>
            <w:rStyle w:val="FootnoteReference"/>
            <w:rFonts w:ascii="B Lotus" w:hAnsi="B Lotus" w:cs="B Lotus"/>
            <w:vertAlign w:val="baseline"/>
          </w:rPr>
          <w:footnoteRef/>
        </w:r>
        <w:r w:rsidRPr="00DB081F" w:rsidDel="00620A34">
          <w:rPr>
            <w:rFonts w:ascii="B Lotus" w:hAnsi="B Lotus" w:cs="B Lotus" w:hint="cs"/>
            <w:rtl/>
          </w:rPr>
          <w:delText xml:space="preserve"> </w:delText>
        </w:r>
      </w:del>
      <w:ins w:id="5960" w:author="Mehrnazi Boojari" w:date="2019-01-07T23:54:00Z">
        <w:r w:rsidRPr="00DB081F">
          <w:rPr>
            <w:rStyle w:val="FootnoteReference"/>
            <w:rFonts w:ascii="B Lotus" w:hAnsi="B Lotus" w:cs="B Lotus"/>
            <w:vertAlign w:val="baseline"/>
          </w:rPr>
          <w:footnoteRef/>
        </w:r>
        <w:r>
          <w:rPr>
            <w:rFonts w:ascii="B Lotus" w:hAnsi="B Lotus" w:cs="B Lotus" w:hint="cs"/>
            <w:rtl/>
          </w:rPr>
          <w:t xml:space="preserve">. </w:t>
        </w:r>
      </w:ins>
      <w:r w:rsidRPr="00DB081F">
        <w:rPr>
          <w:rFonts w:ascii="B Lotus" w:hAnsi="B Lotus" w:cs="B Lotus"/>
          <w:rtl/>
        </w:rPr>
        <w:t>متن فرمان تاریخی رهبر کبیر انقلاب اسلامی حضرت امام خمینی (ره)</w:t>
      </w:r>
      <w:del w:id="5961" w:author="Mehrnazi Boojari" w:date="2019-01-09T00:01:00Z">
        <w:r w:rsidRPr="00DB081F" w:rsidDel="00756134">
          <w:rPr>
            <w:rFonts w:ascii="B Lotus" w:hAnsi="B Lotus" w:cs="B Lotus"/>
            <w:rtl/>
          </w:rPr>
          <w:delText xml:space="preserve"> ،</w:delText>
        </w:r>
      </w:del>
      <w:ins w:id="5962" w:author="Mehrnazi Boojari" w:date="2019-01-09T00:01:00Z">
        <w:r>
          <w:rPr>
            <w:rFonts w:ascii="B Lotus" w:hAnsi="B Lotus" w:cs="B Lotus"/>
            <w:rtl/>
          </w:rPr>
          <w:t>،</w:t>
        </w:r>
      </w:ins>
      <w:r w:rsidRPr="00DB081F">
        <w:rPr>
          <w:rFonts w:ascii="B Lotus" w:hAnsi="B Lotus" w:cs="B Lotus"/>
          <w:rtl/>
        </w:rPr>
        <w:t xml:space="preserve"> در خصوص </w:t>
      </w:r>
      <w:del w:id="5963" w:author="Mehrnazi Boojari" w:date="2019-01-16T00:27:00Z">
        <w:r w:rsidRPr="00DB081F" w:rsidDel="006D0288">
          <w:rPr>
            <w:rFonts w:ascii="B Lotus" w:hAnsi="B Lotus" w:cs="B Lotus"/>
            <w:rtl/>
          </w:rPr>
          <w:delText xml:space="preserve">تاسیس </w:delText>
        </w:r>
      </w:del>
      <w:ins w:id="5964" w:author="Mehrnazi Boojari" w:date="2019-01-16T00:27:00Z">
        <w:r w:rsidRPr="00DB081F">
          <w:rPr>
            <w:rFonts w:ascii="B Lotus" w:hAnsi="B Lotus" w:cs="B Lotus"/>
            <w:rtl/>
          </w:rPr>
          <w:t>ت</w:t>
        </w:r>
        <w:r>
          <w:rPr>
            <w:rFonts w:ascii="B Lotus" w:hAnsi="B Lotus" w:cs="B Lotus" w:hint="cs"/>
            <w:rtl/>
          </w:rPr>
          <w:t>أ</w:t>
        </w:r>
        <w:r w:rsidRPr="00DB081F">
          <w:rPr>
            <w:rFonts w:ascii="B Lotus" w:hAnsi="B Lotus" w:cs="B Lotus"/>
            <w:rtl/>
          </w:rPr>
          <w:t xml:space="preserve">سیس </w:t>
        </w:r>
      </w:ins>
      <w:r w:rsidRPr="00DB081F">
        <w:rPr>
          <w:rFonts w:ascii="B Lotus" w:hAnsi="B Lotus" w:cs="B Lotus"/>
          <w:rtl/>
        </w:rPr>
        <w:t>بنیاد مسکن انقلاب اسلامی</w:t>
      </w:r>
      <w:del w:id="5965" w:author="Mehrnazi Boojari" w:date="2019-01-07T10:08:00Z">
        <w:r w:rsidRPr="00DB081F" w:rsidDel="00A31D6F">
          <w:rPr>
            <w:rFonts w:ascii="B Lotus" w:hAnsi="B Lotus" w:cs="B Lotus"/>
          </w:rPr>
          <w:delText xml:space="preserve"> </w:delText>
        </w:r>
        <w:r w:rsidRPr="00DB081F" w:rsidDel="00A31D6F">
          <w:rPr>
            <w:rFonts w:ascii="B Lotus" w:hAnsi="B Lotus" w:cs="B Lotus"/>
            <w:rtl/>
          </w:rPr>
          <w:delText xml:space="preserve">. </w:delText>
        </w:r>
      </w:del>
      <w:ins w:id="5966" w:author="Mehrnazi Boojari" w:date="2019-01-07T23:54:00Z">
        <w:r>
          <w:rPr>
            <w:rFonts w:ascii="B Lotus" w:hAnsi="B Lotus" w:cs="B Lotus" w:hint="cs"/>
            <w:rtl/>
          </w:rPr>
          <w:t>؛</w:t>
        </w:r>
      </w:ins>
      <w:ins w:id="5967" w:author="Mehrnazi Boojari" w:date="2019-01-07T10:08:00Z">
        <w:r w:rsidRPr="00DB081F">
          <w:rPr>
            <w:rFonts w:ascii="B Lotus" w:hAnsi="B Lotus" w:cs="B Lotus"/>
            <w:rtl/>
          </w:rPr>
          <w:t xml:space="preserve"> </w:t>
        </w:r>
      </w:ins>
      <w:r w:rsidRPr="00DB081F">
        <w:rPr>
          <w:rFonts w:ascii="B Lotus" w:hAnsi="B Lotus" w:cs="B Lotus"/>
          <w:rtl/>
        </w:rPr>
        <w:t>21/1/1358</w:t>
      </w:r>
      <w:del w:id="5968" w:author="Mehrnazi Boojari" w:date="2019-01-07T10:08:00Z">
        <w:r w:rsidRPr="00DB081F" w:rsidDel="00A31D6F">
          <w:rPr>
            <w:rFonts w:ascii="B Lotus" w:hAnsi="B Lotus" w:cs="B Lotus"/>
            <w:rtl/>
          </w:rPr>
          <w:delText xml:space="preserve"> . </w:delText>
        </w:r>
      </w:del>
      <w:ins w:id="5969" w:author="Mehrnazi Boojari" w:date="2019-01-07T10:08:00Z">
        <w:r w:rsidRPr="00DB081F">
          <w:rPr>
            <w:rFonts w:ascii="B Lotus" w:hAnsi="B Lotus" w:cs="B Lotus"/>
            <w:rtl/>
          </w:rPr>
          <w:t xml:space="preserve">. </w:t>
        </w:r>
      </w:ins>
    </w:p>
  </w:footnote>
  <w:footnote w:id="57">
    <w:p w14:paraId="1CBF6C5D" w14:textId="77777777" w:rsidR="00886BC2" w:rsidRPr="00DB081F" w:rsidRDefault="00886BC2" w:rsidP="006D0288">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6057" w:author="Mehrnazi Boojari" w:date="2019-01-07T23:53:00Z">
        <w:r>
          <w:rPr>
            <w:rFonts w:ascii="B Lotus" w:hAnsi="B Lotus" w:cs="B Nazanin" w:hint="cs"/>
          </w:rPr>
          <w:t>‌</w:t>
        </w:r>
        <w:r>
          <w:rPr>
            <w:rFonts w:ascii="B Lotus" w:hAnsi="B Lotus" w:cs="B Nazanin" w:hint="cs"/>
            <w:rtl/>
          </w:rPr>
          <w:t xml:space="preserve">. </w:t>
        </w:r>
      </w:ins>
      <w:del w:id="6058" w:author="Mehrnazi Boojari" w:date="2019-01-07T23:53:00Z">
        <w:r w:rsidRPr="00DB081F" w:rsidDel="00620A34">
          <w:rPr>
            <w:rFonts w:ascii="B Lotus" w:hAnsi="B Lotus" w:cs="B Lotus"/>
          </w:rPr>
          <w:delText xml:space="preserve"> </w:delText>
        </w:r>
      </w:del>
      <w:r w:rsidRPr="00DB081F">
        <w:rPr>
          <w:rFonts w:ascii="B Lotus" w:hAnsi="B Lotus" w:cs="B Lotus"/>
          <w:rtl/>
          <w:lang w:bidi="fa-IR"/>
        </w:rPr>
        <w:t xml:space="preserve">موارد 1 تا 4 واقع در </w:t>
      </w:r>
      <w:r w:rsidRPr="00DB081F">
        <w:rPr>
          <w:rFonts w:ascii="B Lotus" w:hAnsi="B Lotus" w:cs="B Lotus"/>
          <w:rtl/>
        </w:rPr>
        <w:t>اساس</w:t>
      </w:r>
      <w:ins w:id="6059" w:author="Mehrnazi Boojari" w:date="2019-01-16T00:27:00Z">
        <w:r>
          <w:rPr>
            <w:rFonts w:ascii="B Lotus" w:hAnsi="B Lotus" w:cs="B Nazanin" w:hint="cs"/>
            <w:rtl/>
          </w:rPr>
          <w:t>‌</w:t>
        </w:r>
      </w:ins>
      <w:r w:rsidRPr="00DB081F">
        <w:rPr>
          <w:rFonts w:ascii="B Lotus" w:hAnsi="B Lotus" w:cs="B Lotus"/>
          <w:rtl/>
        </w:rPr>
        <w:t xml:space="preserve">نامه </w:t>
      </w:r>
      <w:r w:rsidRPr="00DB081F">
        <w:rPr>
          <w:rFonts w:ascii="B Lotus" w:hAnsi="B Lotus" w:cs="B Lotus"/>
          <w:rtl/>
          <w:lang w:bidi="fa-IR"/>
        </w:rPr>
        <w:t xml:space="preserve"> بنیاد مسکن انقلاب اسلامی</w:t>
      </w:r>
      <w:ins w:id="6060" w:author="Mehrnazi Boojari" w:date="2019-01-07T23:54:00Z">
        <w:r>
          <w:rPr>
            <w:rFonts w:ascii="B Lotus" w:hAnsi="B Lotus" w:cs="B Lotus" w:hint="cs"/>
            <w:rtl/>
            <w:lang w:bidi="fa-IR"/>
          </w:rPr>
          <w:t>؛</w:t>
        </w:r>
      </w:ins>
      <w:del w:id="6061" w:author="Mehrnazi Boojari" w:date="2019-01-16T00:27:00Z">
        <w:r w:rsidRPr="00DB081F" w:rsidDel="006D0288">
          <w:rPr>
            <w:rFonts w:ascii="B Lotus" w:hAnsi="B Lotus" w:cs="B Lotus"/>
            <w:rtl/>
          </w:rPr>
          <w:delText xml:space="preserve">  </w:delText>
        </w:r>
      </w:del>
      <w:r w:rsidRPr="00DB081F">
        <w:rPr>
          <w:rFonts w:ascii="B Lotus" w:hAnsi="B Lotus" w:cs="B Lotus"/>
          <w:rtl/>
        </w:rPr>
        <w:t xml:space="preserve"> </w:t>
      </w:r>
      <w:r w:rsidRPr="00DB081F">
        <w:rPr>
          <w:rFonts w:ascii="B Lotus" w:hAnsi="B Lotus" w:cs="B Lotus"/>
          <w:rtl/>
          <w:lang w:bidi="fa-IR"/>
        </w:rPr>
        <w:t>9/10/1366</w:t>
      </w:r>
      <w:ins w:id="6062" w:author="Mehrnazi Boojari" w:date="2019-01-07T23:54:00Z">
        <w:r>
          <w:rPr>
            <w:rFonts w:ascii="B Lotus" w:hAnsi="B Lotus" w:cs="B Lotus" w:hint="cs"/>
            <w:rtl/>
            <w:lang w:bidi="fa-IR"/>
          </w:rPr>
          <w:t>.</w:t>
        </w:r>
      </w:ins>
    </w:p>
  </w:footnote>
  <w:footnote w:id="58">
    <w:p w14:paraId="76ACF417" w14:textId="77777777" w:rsidR="00886BC2" w:rsidRPr="00DB081F" w:rsidRDefault="00886BC2" w:rsidP="00620A34">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6069" w:author="Mehrnazi Boojari" w:date="2019-01-07T23:53:00Z">
        <w:r>
          <w:rPr>
            <w:rFonts w:ascii="B Lotus" w:hAnsi="B Lotus" w:cs="B Nazanin" w:hint="cs"/>
          </w:rPr>
          <w:t>‌</w:t>
        </w:r>
      </w:ins>
      <w:del w:id="6070" w:author="Mehrnazi Boojari" w:date="2019-01-07T23:53:00Z">
        <w:r w:rsidRPr="00DB081F" w:rsidDel="00620A34">
          <w:rPr>
            <w:rFonts w:ascii="B Lotus" w:hAnsi="B Lotus" w:cs="B Lotus"/>
          </w:rPr>
          <w:delText xml:space="preserve"> </w:delText>
        </w:r>
        <w:r w:rsidRPr="00DB081F" w:rsidDel="00620A34">
          <w:rPr>
            <w:rFonts w:ascii="B Lotus" w:hAnsi="B Lotus" w:cs="B Lotus"/>
            <w:rtl/>
            <w:lang w:bidi="fa-IR"/>
          </w:rPr>
          <w:delText xml:space="preserve"> </w:delText>
        </w:r>
      </w:del>
      <w:ins w:id="6071" w:author="Mehrnazi Boojari" w:date="2019-01-07T23:53:00Z">
        <w:r>
          <w:rPr>
            <w:rFonts w:ascii="B Lotus" w:hAnsi="B Lotus" w:cs="B Lotus" w:hint="cs"/>
            <w:rtl/>
          </w:rPr>
          <w:t xml:space="preserve">. </w:t>
        </w:r>
      </w:ins>
      <w:r w:rsidRPr="00DB081F">
        <w:rPr>
          <w:rFonts w:ascii="B Lotus" w:hAnsi="B Lotus" w:cs="B Lotus"/>
          <w:rtl/>
          <w:lang w:bidi="fa-IR"/>
        </w:rPr>
        <w:t>برنامه</w:t>
      </w:r>
      <w:ins w:id="6072" w:author="Mehrnazi Boojari" w:date="2019-01-07T10:44:00Z">
        <w:r w:rsidRPr="00DB081F">
          <w:rPr>
            <w:rFonts w:ascii="B Lotus" w:hAnsi="B Lotus" w:cs="B Nazanin" w:hint="cs"/>
            <w:rtl/>
            <w:lang w:bidi="fa-IR"/>
          </w:rPr>
          <w:t>‌</w:t>
        </w:r>
      </w:ins>
      <w:del w:id="6073" w:author="Mehrnazi Boojari" w:date="2019-01-07T10:44:00Z">
        <w:r w:rsidRPr="00DB081F" w:rsidDel="006A1F1D">
          <w:rPr>
            <w:rFonts w:ascii="B Lotus" w:hAnsi="B Lotus" w:cs="B Lotus"/>
            <w:rtl/>
            <w:lang w:bidi="fa-IR"/>
          </w:rPr>
          <w:delText xml:space="preserve"> </w:delText>
        </w:r>
      </w:del>
      <w:r w:rsidRPr="00DB081F">
        <w:rPr>
          <w:rFonts w:ascii="B Lotus" w:hAnsi="B Lotus" w:cs="B Lotus"/>
          <w:rtl/>
          <w:lang w:bidi="fa-IR"/>
        </w:rPr>
        <w:t>های چهارم و پنجم توسعه فرهنگی اجتماعی جمهوری اسلامی ایران</w:t>
      </w:r>
      <w:del w:id="6074" w:author="Mehrnazi Boojari" w:date="2019-01-07T10:08:00Z">
        <w:r w:rsidRPr="00DB081F" w:rsidDel="00A31D6F">
          <w:rPr>
            <w:rFonts w:ascii="B Lotus" w:hAnsi="B Lotus" w:cs="B Lotus"/>
            <w:rtl/>
            <w:lang w:bidi="fa-IR"/>
          </w:rPr>
          <w:delText xml:space="preserve"> . </w:delText>
        </w:r>
      </w:del>
      <w:ins w:id="6075" w:author="Mehrnazi Boojari" w:date="2019-01-07T10:08:00Z">
        <w:r w:rsidRPr="00DB081F">
          <w:rPr>
            <w:rFonts w:ascii="B Lotus" w:hAnsi="B Lotus" w:cs="B Lotus"/>
            <w:rtl/>
            <w:lang w:bidi="fa-IR"/>
          </w:rPr>
          <w:t xml:space="preserve">. </w:t>
        </w:r>
      </w:ins>
    </w:p>
  </w:footnote>
  <w:footnote w:id="59">
    <w:p w14:paraId="641CFB0F" w14:textId="77777777" w:rsidR="00886BC2" w:rsidRPr="00DB081F" w:rsidRDefault="00886BC2" w:rsidP="00620A34">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6201" w:author="Mehrnazi Boojari" w:date="2019-01-07T23:54:00Z">
        <w:r>
          <w:rPr>
            <w:rFonts w:ascii="B Lotus" w:hAnsi="B Lotus" w:cs="B Nazanin" w:hint="cs"/>
          </w:rPr>
          <w:t>‌</w:t>
        </w:r>
      </w:ins>
      <w:del w:id="6202" w:author="Mehrnazi Boojari" w:date="2019-01-07T23:54:00Z">
        <w:r w:rsidRPr="00DB081F" w:rsidDel="00620A34">
          <w:rPr>
            <w:rFonts w:ascii="B Lotus" w:hAnsi="B Lotus" w:cs="B Lotus"/>
          </w:rPr>
          <w:delText xml:space="preserve"> </w:delText>
        </w:r>
        <w:r w:rsidRPr="00DB081F" w:rsidDel="00620A34">
          <w:rPr>
            <w:rFonts w:ascii="B Lotus" w:hAnsi="B Lotus" w:cs="B Lotus"/>
            <w:rtl/>
            <w:lang w:bidi="fa-IR"/>
          </w:rPr>
          <w:delText xml:space="preserve"> </w:delText>
        </w:r>
      </w:del>
      <w:ins w:id="6203" w:author="Mehrnazi Boojari" w:date="2019-01-07T23:54:00Z">
        <w:r>
          <w:rPr>
            <w:rFonts w:ascii="B Lotus" w:hAnsi="B Lotus" w:cs="B Lotus" w:hint="cs"/>
            <w:rtl/>
          </w:rPr>
          <w:t xml:space="preserve">. </w:t>
        </w:r>
      </w:ins>
      <w:r w:rsidRPr="00DB081F">
        <w:rPr>
          <w:rFonts w:ascii="B Lotus" w:hAnsi="B Lotus" w:cs="B Lotus"/>
          <w:rtl/>
          <w:lang w:bidi="fa-IR"/>
        </w:rPr>
        <w:t>شرح وظایف بنیاد مسکن انقلاب اسلامی</w:t>
      </w:r>
      <w:del w:id="6204" w:author="Mehrnazi Boojari" w:date="2019-01-07T23:54:00Z">
        <w:r w:rsidRPr="00DB081F" w:rsidDel="00620A34">
          <w:rPr>
            <w:rFonts w:ascii="B Lotus" w:hAnsi="B Lotus" w:cs="B Lotus"/>
            <w:rtl/>
            <w:lang w:bidi="fa-IR"/>
          </w:rPr>
          <w:delText xml:space="preserve"> : </w:delText>
        </w:r>
      </w:del>
      <w:ins w:id="6205" w:author="Mehrnazi Boojari" w:date="2019-01-07T23:54:00Z">
        <w:r>
          <w:rPr>
            <w:rFonts w:ascii="B Lotus" w:hAnsi="B Lotus" w:cs="B Lotus" w:hint="cs"/>
            <w:rtl/>
            <w:lang w:bidi="fa-IR"/>
          </w:rPr>
          <w:t xml:space="preserve">؛ </w:t>
        </w:r>
      </w:ins>
      <w:r w:rsidRPr="00DB081F">
        <w:rPr>
          <w:rFonts w:asciiTheme="majorBidi" w:hAnsiTheme="majorBidi" w:cstheme="majorBidi"/>
          <w:lang w:bidi="fa-IR"/>
        </w:rPr>
        <w:t>http://www.bonyadmaskan.ir</w:t>
      </w:r>
    </w:p>
  </w:footnote>
  <w:footnote w:id="60">
    <w:p w14:paraId="46D84D15" w14:textId="77777777" w:rsidR="00886BC2" w:rsidRPr="00DB081F" w:rsidRDefault="00886BC2" w:rsidP="00B4434D">
      <w:pPr>
        <w:pStyle w:val="FootnoteText"/>
        <w:bidi/>
        <w:rPr>
          <w:rFonts w:ascii="B Lotus" w:hAnsi="B Lotus" w:cs="B Lotus"/>
          <w:rtl/>
          <w:lang w:bidi="fa-IR"/>
        </w:rPr>
      </w:pPr>
      <w:r w:rsidRPr="00DB081F">
        <w:rPr>
          <w:rStyle w:val="FootnoteReference"/>
          <w:rFonts w:ascii="B Lotus" w:hAnsi="B Lotus" w:cs="B Lotus"/>
          <w:vertAlign w:val="baseline"/>
        </w:rPr>
        <w:footnoteRef/>
      </w:r>
      <w:ins w:id="6676" w:author="Mehrnazi Boojari" w:date="2019-01-07T23:54:00Z">
        <w:r>
          <w:rPr>
            <w:rFonts w:ascii="B Lotus" w:hAnsi="B Lotus" w:cs="B Nazanin" w:hint="cs"/>
          </w:rPr>
          <w:t>‌</w:t>
        </w:r>
        <w:r>
          <w:rPr>
            <w:rFonts w:ascii="B Lotus" w:hAnsi="B Lotus" w:cs="B Nazanin" w:hint="cs"/>
            <w:rtl/>
          </w:rPr>
          <w:t xml:space="preserve">. </w:t>
        </w:r>
      </w:ins>
      <w:del w:id="6677" w:author="Mehrnazi Boojari" w:date="2019-01-07T23:54:00Z">
        <w:r w:rsidRPr="00DB081F" w:rsidDel="00620A34">
          <w:rPr>
            <w:rFonts w:ascii="B Lotus" w:hAnsi="B Lotus" w:cs="B Lotus"/>
          </w:rPr>
          <w:delText xml:space="preserve"> </w:delText>
        </w:r>
      </w:del>
      <w:r w:rsidRPr="00DB081F">
        <w:rPr>
          <w:rFonts w:ascii="B Lotus" w:hAnsi="B Lotus" w:cs="B Lotus"/>
          <w:rtl/>
          <w:lang w:bidi="fa-IR"/>
        </w:rPr>
        <w:t>برگرفته از اسناد و گزارشات موجود</w:t>
      </w:r>
      <w:ins w:id="6678" w:author="Mehrnazi Boojari" w:date="2019-01-16T00:28:00Z">
        <w:r>
          <w:rPr>
            <w:rFonts w:ascii="B Lotus" w:hAnsi="B Lotus" w:cs="B Lotus" w:hint="cs"/>
            <w:rtl/>
            <w:lang w:bidi="fa-IR"/>
          </w:rPr>
          <w:t xml:space="preserve"> </w:t>
        </w:r>
      </w:ins>
      <w:r w:rsidRPr="00DB081F">
        <w:rPr>
          <w:rFonts w:ascii="B Lotus" w:hAnsi="B Lotus" w:cs="B Lotus"/>
          <w:rtl/>
          <w:lang w:bidi="fa-IR"/>
        </w:rPr>
        <w:t>(برنامه</w:t>
      </w:r>
      <w:ins w:id="6679" w:author="Mehrnazi Boojari" w:date="2019-01-07T10:44:00Z">
        <w:r w:rsidRPr="00DB081F">
          <w:rPr>
            <w:rFonts w:ascii="B Lotus" w:hAnsi="B Lotus" w:cs="B Nazanin" w:hint="cs"/>
            <w:rtl/>
            <w:lang w:bidi="fa-IR"/>
          </w:rPr>
          <w:t>‌</w:t>
        </w:r>
      </w:ins>
      <w:del w:id="6680" w:author="Mehrnazi Boojari" w:date="2019-01-07T10:44:00Z">
        <w:r w:rsidRPr="00DB081F" w:rsidDel="006A1F1D">
          <w:rPr>
            <w:rFonts w:ascii="B Lotus" w:hAnsi="B Lotus" w:cs="B Lotus"/>
            <w:rtl/>
            <w:lang w:bidi="fa-IR"/>
          </w:rPr>
          <w:delText xml:space="preserve"> </w:delText>
        </w:r>
      </w:del>
      <w:r w:rsidRPr="00DB081F">
        <w:rPr>
          <w:rFonts w:ascii="B Lotus" w:hAnsi="B Lotus" w:cs="B Lotus"/>
          <w:rtl/>
          <w:lang w:bidi="fa-IR"/>
        </w:rPr>
        <w:t xml:space="preserve">های </w:t>
      </w:r>
      <w:del w:id="6681" w:author="Mehrnazi Boojari" w:date="2019-01-16T00:28:00Z">
        <w:r w:rsidRPr="00DB081F" w:rsidDel="00B4434D">
          <w:rPr>
            <w:rFonts w:ascii="B Lotus" w:hAnsi="B Lotus" w:cs="B Lotus"/>
            <w:rtl/>
            <w:lang w:bidi="fa-IR"/>
          </w:rPr>
          <w:delText xml:space="preserve">5 </w:delText>
        </w:r>
      </w:del>
      <w:ins w:id="6682" w:author="Mehrnazi Boojari" w:date="2019-01-16T00:28:00Z">
        <w:r>
          <w:rPr>
            <w:rFonts w:ascii="B Lotus" w:hAnsi="B Lotus" w:cs="B Lotus" w:hint="cs"/>
            <w:rtl/>
            <w:lang w:bidi="fa-IR"/>
          </w:rPr>
          <w:t>پنج</w:t>
        </w:r>
        <w:r>
          <w:rPr>
            <w:rFonts w:ascii="B Lotus" w:hAnsi="B Lotus" w:cs="B Nazanin" w:hint="cs"/>
            <w:rtl/>
            <w:lang w:bidi="fa-IR"/>
          </w:rPr>
          <w:t>‌</w:t>
        </w:r>
      </w:ins>
      <w:r w:rsidRPr="00DB081F">
        <w:rPr>
          <w:rFonts w:ascii="B Lotus" w:hAnsi="B Lotus" w:cs="B Lotus"/>
          <w:rtl/>
          <w:lang w:bidi="fa-IR"/>
        </w:rPr>
        <w:t>ساله توسعه کشور از برنامه اول تا برنامه ششم و گزارشات بنیاد مسکن)، (سرتیپی</w:t>
      </w:r>
      <w:ins w:id="6683" w:author="Mehrnazi Boojari" w:date="2019-01-16T00:28:00Z">
        <w:r>
          <w:rPr>
            <w:rFonts w:ascii="B Lotus" w:hAnsi="B Lotus" w:cs="B Nazanin" w:hint="cs"/>
            <w:rtl/>
            <w:lang w:bidi="fa-IR"/>
          </w:rPr>
          <w:t>‌</w:t>
        </w:r>
        <w:r>
          <w:rPr>
            <w:rFonts w:ascii="B Lotus" w:hAnsi="B Lotus" w:cs="B Lotus" w:hint="cs"/>
            <w:rtl/>
            <w:lang w:bidi="fa-IR"/>
          </w:rPr>
          <w:t>پور</w:t>
        </w:r>
      </w:ins>
      <w:r w:rsidRPr="00DB081F">
        <w:rPr>
          <w:rFonts w:ascii="B Lotus" w:hAnsi="B Lotus" w:cs="B Lotus"/>
          <w:rtl/>
          <w:lang w:bidi="fa-IR"/>
        </w:rPr>
        <w:t>، 1386)،</w:t>
      </w:r>
      <w:ins w:id="6684" w:author="Mehrnazi Boojari" w:date="2019-01-16T00:28:00Z">
        <w:r>
          <w:rPr>
            <w:rFonts w:ascii="B Lotus" w:hAnsi="B Lotus" w:cs="B Lotus" w:hint="cs"/>
            <w:rtl/>
            <w:lang w:bidi="fa-IR"/>
          </w:rPr>
          <w:t xml:space="preserve"> </w:t>
        </w:r>
      </w:ins>
      <w:r w:rsidRPr="00DB081F">
        <w:rPr>
          <w:rFonts w:ascii="B Lotus" w:hAnsi="B Lotus" w:cs="B Lotus"/>
          <w:rtl/>
          <w:lang w:bidi="fa-IR"/>
        </w:rPr>
        <w:t>(کلاشمی و</w:t>
      </w:r>
      <w:ins w:id="6685" w:author="Mehrnazi Boojari" w:date="2019-01-16T00:28:00Z">
        <w:r>
          <w:rPr>
            <w:rFonts w:ascii="B Lotus" w:hAnsi="B Lotus" w:cs="B Lotus" w:hint="cs"/>
            <w:rtl/>
            <w:lang w:bidi="fa-IR"/>
          </w:rPr>
          <w:t xml:space="preserve"> </w:t>
        </w:r>
      </w:ins>
      <w:r w:rsidRPr="00DB081F">
        <w:rPr>
          <w:rFonts w:ascii="B Lotus" w:hAnsi="B Lotus" w:cs="B Lotus"/>
          <w:rtl/>
          <w:lang w:bidi="fa-IR"/>
        </w:rPr>
        <w:t>کبیری، 1395)</w:t>
      </w:r>
      <w:del w:id="6686" w:author="Mehrnazi Boojari" w:date="2019-01-07T23:54:00Z">
        <w:r w:rsidRPr="00DB081F" w:rsidDel="00620A34">
          <w:rPr>
            <w:rFonts w:ascii="B Lotus" w:hAnsi="B Lotus" w:cs="B Lotus"/>
            <w:rtl/>
            <w:lang w:bidi="fa-IR"/>
          </w:rPr>
          <w:delText xml:space="preserve"> .</w:delText>
        </w:r>
      </w:del>
      <w:ins w:id="6687" w:author="Mehrnazi Boojari" w:date="2019-01-07T23:54:00Z">
        <w:r>
          <w:rPr>
            <w:rFonts w:ascii="B Lotus" w:hAnsi="B Lotus" w:cs="B Lotus" w:hint="cs"/>
            <w:rtl/>
            <w:lang w:bidi="fa-IR"/>
          </w:rPr>
          <w:t>.</w:t>
        </w:r>
      </w:ins>
    </w:p>
  </w:footnote>
  <w:footnote w:id="61">
    <w:p w14:paraId="73120846" w14:textId="0DE430CA" w:rsidR="00886BC2" w:rsidRPr="00DB081F" w:rsidRDefault="00886BC2" w:rsidP="001821DB">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7690" w:author="Mehrnazi Boojari" w:date="2019-01-07T23:54:00Z">
        <w:r>
          <w:rPr>
            <w:rFonts w:ascii="B Lotus" w:hAnsi="B Lotus" w:cs="B Nazanin" w:hint="cs"/>
          </w:rPr>
          <w:t>‌</w:t>
        </w:r>
        <w:r>
          <w:rPr>
            <w:rFonts w:ascii="B Lotus" w:hAnsi="B Lotus" w:cs="B Nazanin" w:hint="cs"/>
            <w:rtl/>
          </w:rPr>
          <w:t xml:space="preserve">. </w:t>
        </w:r>
      </w:ins>
      <w:del w:id="7691" w:author="Mehrnazi Boojari" w:date="2019-01-07T23:54:00Z">
        <w:r w:rsidRPr="00DB081F" w:rsidDel="00620A34">
          <w:rPr>
            <w:rFonts w:ascii="B Lotus" w:hAnsi="B Lotus" w:cs="B Lotus"/>
          </w:rPr>
          <w:delText xml:space="preserve"> </w:delText>
        </w:r>
      </w:del>
      <w:del w:id="7692" w:author="Mehrnazi Boojari" w:date="2019-01-23T00:16:00Z">
        <w:r w:rsidRPr="00DB081F" w:rsidDel="001821DB">
          <w:rPr>
            <w:rFonts w:ascii="B Lotus" w:hAnsi="B Lotus" w:cs="B Lotus"/>
            <w:rtl/>
            <w:lang w:bidi="fa-IR"/>
          </w:rPr>
          <w:delText>ماد</w:delText>
        </w:r>
      </w:del>
      <w:del w:id="7693" w:author="Mehrnazi Boojari" w:date="2019-01-16T00:29:00Z">
        <w:r w:rsidRPr="00DB081F" w:rsidDel="00B4434D">
          <w:rPr>
            <w:rFonts w:ascii="B Lotus" w:hAnsi="B Lotus" w:cs="B Lotus"/>
            <w:rtl/>
            <w:lang w:bidi="fa-IR"/>
          </w:rPr>
          <w:delText>ه</w:delText>
        </w:r>
      </w:del>
      <w:del w:id="7694" w:author="Mehrnazi Boojari" w:date="2019-01-23T00:16:00Z">
        <w:r w:rsidRPr="00DB081F" w:rsidDel="001821DB">
          <w:rPr>
            <w:rFonts w:ascii="B Lotus" w:hAnsi="B Lotus" w:cs="B Lotus"/>
            <w:rtl/>
            <w:lang w:bidi="fa-IR"/>
          </w:rPr>
          <w:delText xml:space="preserve"> 1 </w:delText>
        </w:r>
      </w:del>
      <w:r w:rsidRPr="00DB081F">
        <w:rPr>
          <w:rFonts w:ascii="B Lotus" w:hAnsi="B Lotus" w:cs="B Lotus"/>
          <w:rtl/>
          <w:lang w:bidi="fa-IR"/>
        </w:rPr>
        <w:t xml:space="preserve">قانون تشکیل جهاد </w:t>
      </w:r>
      <w:del w:id="7695" w:author="Mehrnazi Boojari" w:date="2019-01-07T23:54:00Z">
        <w:r w:rsidRPr="00DB081F" w:rsidDel="00620A34">
          <w:rPr>
            <w:rFonts w:ascii="B Lotus" w:hAnsi="B Lotus" w:cs="B Lotus"/>
            <w:rtl/>
            <w:lang w:bidi="fa-IR"/>
          </w:rPr>
          <w:delText xml:space="preserve">کشاورزی </w:delText>
        </w:r>
      </w:del>
      <w:ins w:id="7696" w:author="Mehrnazi Boojari" w:date="2019-01-07T23:54:00Z">
        <w:r w:rsidRPr="00DB081F">
          <w:rPr>
            <w:rFonts w:ascii="B Lotus" w:hAnsi="B Lotus" w:cs="B Lotus"/>
            <w:rtl/>
            <w:lang w:bidi="fa-IR"/>
          </w:rPr>
          <w:t>کشاورزی</w:t>
        </w:r>
      </w:ins>
      <w:ins w:id="7697" w:author="Mehrnazi Boojari" w:date="2019-01-23T00:16:00Z">
        <w:r w:rsidR="001821DB">
          <w:rPr>
            <w:rFonts w:ascii="B Lotus" w:hAnsi="B Lotus" w:cs="B Lotus" w:hint="cs"/>
            <w:rtl/>
            <w:lang w:bidi="fa-IR"/>
          </w:rPr>
          <w:t xml:space="preserve">؛ </w:t>
        </w:r>
        <w:r w:rsidR="001821DB" w:rsidRPr="00DB081F">
          <w:rPr>
            <w:rFonts w:ascii="B Lotus" w:hAnsi="B Lotus" w:cs="B Lotus"/>
            <w:rtl/>
            <w:lang w:bidi="fa-IR"/>
          </w:rPr>
          <w:t>ماد</w:t>
        </w:r>
        <w:r w:rsidR="001821DB">
          <w:rPr>
            <w:rFonts w:ascii="B Lotus" w:hAnsi="B Lotus" w:cs="B Lotus" w:hint="cs"/>
            <w:rtl/>
            <w:lang w:bidi="fa-IR"/>
          </w:rPr>
          <w:t>ۀ</w:t>
        </w:r>
        <w:r w:rsidR="001821DB" w:rsidRPr="00DB081F">
          <w:rPr>
            <w:rFonts w:ascii="B Lotus" w:hAnsi="B Lotus" w:cs="B Lotus"/>
            <w:rtl/>
            <w:lang w:bidi="fa-IR"/>
          </w:rPr>
          <w:t xml:space="preserve"> 1</w:t>
        </w:r>
        <w:r w:rsidR="001821DB">
          <w:rPr>
            <w:rFonts w:ascii="B Lotus" w:hAnsi="B Lotus" w:cs="B Lotus" w:hint="cs"/>
            <w:rtl/>
            <w:lang w:bidi="fa-IR"/>
          </w:rPr>
          <w:t>.</w:t>
        </w:r>
      </w:ins>
    </w:p>
  </w:footnote>
  <w:footnote w:id="62">
    <w:p w14:paraId="15D469FB" w14:textId="77777777" w:rsidR="00886BC2" w:rsidRPr="00DB081F" w:rsidRDefault="00886BC2" w:rsidP="00B4434D">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7813" w:author="Mehrnazi Boojari" w:date="2019-01-07T23:55:00Z">
        <w:r>
          <w:rPr>
            <w:rFonts w:ascii="B Lotus" w:hAnsi="B Lotus" w:cs="B Nazanin" w:hint="cs"/>
          </w:rPr>
          <w:t>‌</w:t>
        </w:r>
        <w:r>
          <w:rPr>
            <w:rFonts w:ascii="B Lotus" w:hAnsi="B Lotus" w:cs="B Nazanin" w:hint="cs"/>
            <w:rtl/>
          </w:rPr>
          <w:t xml:space="preserve">. </w:t>
        </w:r>
      </w:ins>
      <w:del w:id="7814" w:author="Mehrnazi Boojari" w:date="2019-01-07T23:55:00Z">
        <w:r w:rsidRPr="00DB081F" w:rsidDel="00E141C2">
          <w:rPr>
            <w:rFonts w:ascii="B Lotus" w:hAnsi="B Lotus" w:cs="B Lotus"/>
          </w:rPr>
          <w:delText xml:space="preserve"> </w:delText>
        </w:r>
      </w:del>
      <w:r w:rsidRPr="00DB081F">
        <w:rPr>
          <w:rFonts w:ascii="B Lotus" w:hAnsi="B Lotus" w:cs="B Lotus"/>
          <w:rtl/>
        </w:rPr>
        <w:t>تصمیم</w:t>
      </w:r>
      <w:ins w:id="7815" w:author="Mehrnazi Boojari" w:date="2019-01-16T00:29:00Z">
        <w:r>
          <w:rPr>
            <w:rFonts w:ascii="B Lotus" w:hAnsi="B Lotus" w:cs="B Nazanin" w:hint="cs"/>
            <w:rtl/>
          </w:rPr>
          <w:t>‌</w:t>
        </w:r>
      </w:ins>
      <w:del w:id="7816" w:author="Mehrnazi Boojari" w:date="2019-01-16T00:29:00Z">
        <w:r w:rsidRPr="00DB081F" w:rsidDel="00B4434D">
          <w:rPr>
            <w:rFonts w:ascii="B Lotus" w:hAnsi="B Lotus" w:cs="B Lotus"/>
            <w:rtl/>
          </w:rPr>
          <w:delText xml:space="preserve"> </w:delText>
        </w:r>
      </w:del>
      <w:r w:rsidRPr="00DB081F">
        <w:rPr>
          <w:rFonts w:ascii="B Lotus" w:hAnsi="B Lotus" w:cs="B Lotus"/>
          <w:rtl/>
        </w:rPr>
        <w:t>نامه تخصیص مبلغ هفتصد میلیون ریال به</w:t>
      </w:r>
      <w:ins w:id="7817" w:author="Mehrnazi Boojari" w:date="2019-01-16T00:29:00Z">
        <w:r>
          <w:rPr>
            <w:rFonts w:ascii="B Lotus" w:hAnsi="B Lotus" w:cs="B Nazanin" w:hint="cs"/>
            <w:rtl/>
          </w:rPr>
          <w:t>‌</w:t>
        </w:r>
      </w:ins>
      <w:del w:id="7818" w:author="Mehrnazi Boojari" w:date="2019-01-16T00:29:00Z">
        <w:r w:rsidRPr="00DB081F" w:rsidDel="00B4434D">
          <w:rPr>
            <w:rFonts w:ascii="B Lotus" w:hAnsi="B Lotus" w:cs="B Lotus"/>
            <w:rtl/>
          </w:rPr>
          <w:delText xml:space="preserve"> </w:delText>
        </w:r>
      </w:del>
      <w:r w:rsidRPr="00DB081F">
        <w:rPr>
          <w:rFonts w:ascii="B Lotus" w:hAnsi="B Lotus" w:cs="B Lotus"/>
          <w:rtl/>
        </w:rPr>
        <w:t>منظور بازسازی روستاهای زلزله</w:t>
      </w:r>
      <w:ins w:id="7819" w:author="Mehrnazi Boojari" w:date="2019-01-16T00:29:00Z">
        <w:r>
          <w:rPr>
            <w:rFonts w:ascii="B Lotus" w:hAnsi="B Lotus" w:cs="B Nazanin" w:hint="cs"/>
            <w:rtl/>
          </w:rPr>
          <w:t>‌</w:t>
        </w:r>
      </w:ins>
      <w:del w:id="7820" w:author="Mehrnazi Boojari" w:date="2019-01-16T00:29:00Z">
        <w:r w:rsidRPr="00DB081F" w:rsidDel="00B4434D">
          <w:rPr>
            <w:rFonts w:ascii="B Lotus" w:hAnsi="B Lotus" w:cs="B Lotus"/>
            <w:rtl/>
          </w:rPr>
          <w:delText xml:space="preserve"> </w:delText>
        </w:r>
      </w:del>
      <w:r w:rsidRPr="00DB081F">
        <w:rPr>
          <w:rFonts w:ascii="B Lotus" w:hAnsi="B Lotus" w:cs="B Lotus"/>
          <w:rtl/>
        </w:rPr>
        <w:t>زده خراسان توسط وزارت مسکن و شهرسازی</w:t>
      </w:r>
      <w:del w:id="7821" w:author="Mehrnazi Boojari" w:date="2019-01-09T00:01:00Z">
        <w:r w:rsidRPr="00DB081F" w:rsidDel="00756134">
          <w:rPr>
            <w:rFonts w:ascii="B Lotus" w:hAnsi="B Lotus" w:cs="B Lotus"/>
            <w:rtl/>
          </w:rPr>
          <w:delText xml:space="preserve"> ،</w:delText>
        </w:r>
      </w:del>
      <w:ins w:id="7822" w:author="Mehrnazi Boojari" w:date="2019-01-09T00:01:00Z">
        <w:r>
          <w:rPr>
            <w:rFonts w:ascii="B Lotus" w:hAnsi="B Lotus" w:cs="B Lotus"/>
            <w:rtl/>
          </w:rPr>
          <w:t>،</w:t>
        </w:r>
      </w:ins>
      <w:r w:rsidRPr="00DB081F">
        <w:rPr>
          <w:rFonts w:ascii="B Lotus" w:hAnsi="B Lotus" w:cs="B Lotus"/>
          <w:rtl/>
        </w:rPr>
        <w:t xml:space="preserve"> مصوب 14/09/1358</w:t>
      </w:r>
      <w:del w:id="7823" w:author="Mehrnazi Boojari" w:date="2019-01-07T10:08:00Z">
        <w:r w:rsidRPr="00DB081F" w:rsidDel="00A31D6F">
          <w:rPr>
            <w:rFonts w:ascii="B Lotus" w:hAnsi="B Lotus" w:cs="B Lotus"/>
            <w:rtl/>
          </w:rPr>
          <w:delText xml:space="preserve"> . </w:delText>
        </w:r>
      </w:del>
      <w:ins w:id="7824" w:author="Mehrnazi Boojari" w:date="2019-01-07T10:08:00Z">
        <w:r w:rsidRPr="00DB081F">
          <w:rPr>
            <w:rFonts w:ascii="B Lotus" w:hAnsi="B Lotus" w:cs="B Lotus"/>
            <w:rtl/>
          </w:rPr>
          <w:t xml:space="preserve">. </w:t>
        </w:r>
      </w:ins>
    </w:p>
  </w:footnote>
  <w:footnote w:id="63">
    <w:p w14:paraId="10F2821A" w14:textId="7490951D" w:rsidR="00886BC2" w:rsidRPr="00DB081F" w:rsidRDefault="00886BC2" w:rsidP="00B4434D">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7911" w:author="Mehrnazi Boojari" w:date="2019-01-07T23:55:00Z">
        <w:r>
          <w:rPr>
            <w:rFonts w:ascii="B Lotus" w:hAnsi="B Lotus" w:cs="B Nazanin" w:hint="cs"/>
          </w:rPr>
          <w:t>‌</w:t>
        </w:r>
        <w:r>
          <w:rPr>
            <w:rFonts w:ascii="B Lotus" w:hAnsi="B Lotus" w:cs="B Nazanin" w:hint="cs"/>
            <w:rtl/>
          </w:rPr>
          <w:t xml:space="preserve">. </w:t>
        </w:r>
      </w:ins>
      <w:del w:id="7912" w:author="Mehrnazi Boojari" w:date="2019-01-07T23:55:00Z">
        <w:r w:rsidRPr="00DB081F" w:rsidDel="00E141C2">
          <w:rPr>
            <w:rFonts w:ascii="B Lotus" w:hAnsi="B Lotus" w:cs="B Lotus"/>
          </w:rPr>
          <w:delText xml:space="preserve"> </w:delText>
        </w:r>
      </w:del>
      <w:r w:rsidRPr="00DB081F">
        <w:rPr>
          <w:rFonts w:ascii="B Lotus" w:hAnsi="B Lotus" w:cs="B Lotus" w:hint="cs"/>
          <w:rtl/>
        </w:rPr>
        <w:t xml:space="preserve">مصاحبه گروه تخصصی </w:t>
      </w:r>
      <w:ins w:id="7913" w:author="Mehrnazi Boojari" w:date="2019-01-23T00:17:00Z">
        <w:r w:rsidR="0020454F">
          <w:rPr>
            <w:rFonts w:ascii="B Lotus" w:hAnsi="B Lotus" w:cs="B Lotus" w:hint="cs"/>
            <w:rtl/>
          </w:rPr>
          <w:t>(</w:t>
        </w:r>
      </w:ins>
      <w:ins w:id="7914" w:author="Mehrnazi Boojari" w:date="2019-01-23T00:18:00Z">
        <w:r w:rsidR="0020454F">
          <w:rPr>
            <w:rFonts w:ascii="B Lotus" w:hAnsi="B Lotus" w:cs="B Lotus" w:hint="cs"/>
            <w:rtl/>
          </w:rPr>
          <w:t xml:space="preserve">موضوع </w:t>
        </w:r>
      </w:ins>
      <w:r w:rsidRPr="00DB081F">
        <w:rPr>
          <w:rFonts w:ascii="B Lotus" w:hAnsi="B Lotus" w:cs="B Lotus" w:hint="cs"/>
          <w:rtl/>
        </w:rPr>
        <w:t xml:space="preserve">مسکن روستایی با آقای </w:t>
      </w:r>
      <w:r w:rsidRPr="00DB081F">
        <w:rPr>
          <w:rFonts w:ascii="B Lotus" w:hAnsi="B Lotus" w:cs="B Lotus"/>
          <w:rtl/>
        </w:rPr>
        <w:t>رستمی</w:t>
      </w:r>
      <w:del w:id="7915" w:author="Mehrnazi Boojari" w:date="2019-01-07T10:13:00Z">
        <w:r w:rsidRPr="00DB081F" w:rsidDel="00A31D6F">
          <w:rPr>
            <w:rFonts w:ascii="B Lotus" w:hAnsi="B Lotus" w:cs="B Lotus"/>
            <w:rtl/>
          </w:rPr>
          <w:delText xml:space="preserve"> ؛ </w:delText>
        </w:r>
      </w:del>
      <w:ins w:id="7916" w:author="Mehrnazi Boojari" w:date="2019-01-07T10:13:00Z">
        <w:r w:rsidRPr="00DB081F">
          <w:rPr>
            <w:rFonts w:ascii="B Lotus" w:hAnsi="B Lotus" w:cs="B Lotus"/>
            <w:rtl/>
          </w:rPr>
          <w:t xml:space="preserve">؛ </w:t>
        </w:r>
      </w:ins>
      <w:r w:rsidRPr="00DB081F">
        <w:rPr>
          <w:rFonts w:ascii="B Lotus" w:hAnsi="B Lotus" w:cs="B Lotus"/>
          <w:rtl/>
        </w:rPr>
        <w:t>کارشناس حوزه برنامه</w:t>
      </w:r>
      <w:ins w:id="7917" w:author="Mehrnazi Boojari" w:date="2019-01-07T10:05:00Z">
        <w:r w:rsidRPr="00DB081F">
          <w:rPr>
            <w:rFonts w:ascii="B Lotus" w:hAnsi="B Lotus" w:cs="B Nazanin" w:hint="cs"/>
            <w:rtl/>
          </w:rPr>
          <w:t>‌</w:t>
        </w:r>
      </w:ins>
      <w:del w:id="7918" w:author="Mehrnazi Boojari" w:date="2019-01-07T10:05:00Z">
        <w:r w:rsidRPr="00DB081F" w:rsidDel="00A31D6F">
          <w:rPr>
            <w:rFonts w:ascii="B Lotus" w:hAnsi="B Lotus" w:cs="B Lotus"/>
            <w:rtl/>
          </w:rPr>
          <w:delText xml:space="preserve"> </w:delText>
        </w:r>
      </w:del>
      <w:r w:rsidRPr="00DB081F">
        <w:rPr>
          <w:rFonts w:ascii="B Lotus" w:hAnsi="B Lotus" w:cs="B Lotus"/>
          <w:rtl/>
        </w:rPr>
        <w:t>ریزی معاونت مسکن روستایی بنیاد مسکن،</w:t>
      </w:r>
      <w:ins w:id="7919" w:author="Mehrnazi Boojari" w:date="2019-01-07T10:05:00Z">
        <w:r w:rsidRPr="00DB081F">
          <w:rPr>
            <w:rFonts w:ascii="B Lotus" w:hAnsi="B Lotus" w:cs="B Lotus" w:hint="cs"/>
            <w:rtl/>
          </w:rPr>
          <w:t xml:space="preserve"> </w:t>
        </w:r>
      </w:ins>
      <w:r w:rsidRPr="00DB081F">
        <w:rPr>
          <w:rFonts w:ascii="B Lotus" w:hAnsi="B Lotus" w:cs="B Lotus" w:hint="cs"/>
          <w:rtl/>
        </w:rPr>
        <w:t xml:space="preserve">خرداد </w:t>
      </w:r>
      <w:del w:id="7920" w:author="Mehrnazi Boojari" w:date="2019-01-16T00:30:00Z">
        <w:r w:rsidRPr="00DB081F" w:rsidDel="00B4434D">
          <w:rPr>
            <w:rFonts w:ascii="B Lotus" w:hAnsi="B Lotus" w:cs="B Lotus" w:hint="cs"/>
            <w:rtl/>
          </w:rPr>
          <w:delText xml:space="preserve">ماه </w:delText>
        </w:r>
      </w:del>
      <w:r w:rsidRPr="00DB081F">
        <w:rPr>
          <w:rFonts w:ascii="B Lotus" w:hAnsi="B Lotus" w:cs="B Lotus" w:hint="cs"/>
          <w:rtl/>
        </w:rPr>
        <w:t>1397</w:t>
      </w:r>
      <w:ins w:id="7921" w:author="Mehrnazi Boojari" w:date="2019-01-23T00:17:00Z">
        <w:r w:rsidR="0020454F">
          <w:rPr>
            <w:rFonts w:ascii="B Lotus" w:hAnsi="B Lotus" w:cs="B Lotus" w:hint="cs"/>
            <w:rtl/>
          </w:rPr>
          <w:t>)</w:t>
        </w:r>
      </w:ins>
      <w:r w:rsidRPr="00DB081F">
        <w:rPr>
          <w:rFonts w:ascii="B Lotus" w:hAnsi="B Lotus" w:cs="B Lotus" w:hint="cs"/>
          <w:rtl/>
        </w:rPr>
        <w:t xml:space="preserve">. </w:t>
      </w:r>
    </w:p>
  </w:footnote>
  <w:footnote w:id="64">
    <w:p w14:paraId="4275D099" w14:textId="77777777" w:rsidR="00886BC2" w:rsidRPr="00DB081F" w:rsidRDefault="00886BC2" w:rsidP="00B4434D">
      <w:pPr>
        <w:pStyle w:val="FootnoteText"/>
        <w:bidi/>
        <w:rPr>
          <w:rFonts w:ascii="B Lotus" w:hAnsi="B Lotus" w:cs="B Lotus"/>
          <w:rtl/>
          <w:lang w:bidi="fa-IR"/>
        </w:rPr>
      </w:pPr>
      <w:r w:rsidRPr="00DB081F">
        <w:rPr>
          <w:rStyle w:val="FootnoteReference"/>
          <w:rFonts w:ascii="B Lotus" w:hAnsi="B Lotus" w:cs="B Lotus"/>
          <w:vertAlign w:val="baseline"/>
        </w:rPr>
        <w:footnoteRef/>
      </w:r>
      <w:ins w:id="8265" w:author="Mehrnazi Boojari" w:date="2019-01-07T23:55:00Z">
        <w:r>
          <w:rPr>
            <w:rFonts w:ascii="B Lotus" w:hAnsi="B Lotus" w:cs="B Nazanin" w:hint="cs"/>
          </w:rPr>
          <w:t>‌</w:t>
        </w:r>
        <w:r>
          <w:rPr>
            <w:rFonts w:ascii="B Lotus" w:hAnsi="B Lotus" w:cs="B Nazanin" w:hint="cs"/>
            <w:rtl/>
          </w:rPr>
          <w:t xml:space="preserve">. </w:t>
        </w:r>
      </w:ins>
      <w:del w:id="8266" w:author="Mehrnazi Boojari" w:date="2019-01-07T23:55:00Z">
        <w:r w:rsidRPr="00DB081F" w:rsidDel="00E141C2">
          <w:rPr>
            <w:rFonts w:ascii="B Lotus" w:hAnsi="B Lotus" w:cs="B Lotus"/>
          </w:rPr>
          <w:delText xml:space="preserve"> </w:delText>
        </w:r>
      </w:del>
      <w:r w:rsidRPr="00DB081F">
        <w:rPr>
          <w:rFonts w:ascii="B Lotus" w:hAnsi="B Lotus" w:cs="B Lotus"/>
          <w:rtl/>
        </w:rPr>
        <w:t>سرشماری عمومی نفوس و مسکن (</w:t>
      </w:r>
      <w:del w:id="8267" w:author="Mehrnazi Boojari" w:date="2019-01-16T00:30:00Z">
        <w:r w:rsidRPr="00DB081F" w:rsidDel="00B4434D">
          <w:rPr>
            <w:rFonts w:ascii="B Lotus" w:hAnsi="B Lotus" w:cs="B Lotus"/>
            <w:rtl/>
          </w:rPr>
          <w:delText xml:space="preserve"> </w:delText>
        </w:r>
      </w:del>
      <w:r w:rsidRPr="00DB081F">
        <w:rPr>
          <w:rFonts w:ascii="B Lotus" w:hAnsi="B Lotus" w:cs="B Lotus"/>
          <w:rtl/>
        </w:rPr>
        <w:t>1395</w:t>
      </w:r>
      <w:del w:id="8268" w:author="Mehrnazi Boojari" w:date="2019-01-07T10:07:00Z">
        <w:r w:rsidRPr="00DB081F" w:rsidDel="00A31D6F">
          <w:rPr>
            <w:rFonts w:ascii="B Lotus" w:hAnsi="B Lotus" w:cs="B Lotus"/>
            <w:rtl/>
          </w:rPr>
          <w:delText xml:space="preserve"> )</w:delText>
        </w:r>
      </w:del>
      <w:ins w:id="8269" w:author="Mehrnazi Boojari" w:date="2019-01-07T10:07:00Z">
        <w:r w:rsidRPr="00DB081F">
          <w:rPr>
            <w:rFonts w:ascii="B Lotus" w:hAnsi="B Lotus" w:cs="B Lotus"/>
            <w:rtl/>
          </w:rPr>
          <w:t>)</w:t>
        </w:r>
      </w:ins>
      <w:r w:rsidRPr="00DB081F">
        <w:rPr>
          <w:rFonts w:ascii="B Lotus" w:hAnsi="B Lotus" w:cs="B Lotus"/>
          <w:rtl/>
        </w:rPr>
        <w:t>، مرکز آمار ایران.</w:t>
      </w:r>
    </w:p>
  </w:footnote>
  <w:footnote w:id="65">
    <w:p w14:paraId="3CD05D6A" w14:textId="77777777" w:rsidR="00886BC2" w:rsidRPr="00DB081F" w:rsidRDefault="00886BC2" w:rsidP="00E141C2">
      <w:pPr>
        <w:pStyle w:val="FootnoteText"/>
        <w:bidi/>
        <w:rPr>
          <w:rFonts w:ascii="B Lotus" w:hAnsi="B Lotus" w:cs="B Lotus"/>
          <w:rtl/>
          <w:lang w:bidi="fa-IR"/>
        </w:rPr>
      </w:pPr>
      <w:r w:rsidRPr="00DB081F">
        <w:rPr>
          <w:rStyle w:val="FootnoteReference"/>
          <w:rFonts w:ascii="B Lotus" w:hAnsi="B Lotus" w:cs="B Lotus"/>
          <w:vertAlign w:val="baseline"/>
        </w:rPr>
        <w:footnoteRef/>
      </w:r>
      <w:ins w:id="8505" w:author="Mehrnazi Boojari" w:date="2019-01-07T23:55:00Z">
        <w:r>
          <w:rPr>
            <w:rFonts w:ascii="B Lotus" w:hAnsi="B Lotus" w:cs="B Nazanin" w:hint="cs"/>
          </w:rPr>
          <w:t>‌</w:t>
        </w:r>
        <w:r>
          <w:rPr>
            <w:rFonts w:ascii="B Lotus" w:hAnsi="B Lotus" w:cs="B Nazanin" w:hint="cs"/>
            <w:rtl/>
          </w:rPr>
          <w:t xml:space="preserve">. </w:t>
        </w:r>
      </w:ins>
      <w:del w:id="8506" w:author="Mehrnazi Boojari" w:date="2019-01-07T23:55:00Z">
        <w:r w:rsidRPr="00DB081F" w:rsidDel="00E141C2">
          <w:rPr>
            <w:rFonts w:ascii="B Lotus" w:hAnsi="B Lotus" w:cs="B Lotus"/>
          </w:rPr>
          <w:delText xml:space="preserve"> </w:delText>
        </w:r>
      </w:del>
      <w:r w:rsidRPr="00DB081F">
        <w:rPr>
          <w:rFonts w:ascii="B Lotus" w:hAnsi="B Lotus" w:cs="B Lotus"/>
          <w:rtl/>
          <w:lang w:bidi="fa-IR"/>
        </w:rPr>
        <w:t>طبق تعریف مرکز آمار</w:t>
      </w:r>
      <w:ins w:id="8507" w:author="Mehrnazi Boojari" w:date="2019-01-16T00:31:00Z">
        <w:r>
          <w:rPr>
            <w:rFonts w:ascii="B Lotus" w:hAnsi="B Lotus" w:cs="B Lotus" w:hint="cs"/>
            <w:rtl/>
            <w:lang w:bidi="fa-IR"/>
          </w:rPr>
          <w:t>،</w:t>
        </w:r>
      </w:ins>
      <w:r w:rsidRPr="00DB081F">
        <w:rPr>
          <w:rFonts w:ascii="B Lotus" w:hAnsi="B Lotus" w:cs="B Lotus"/>
          <w:rtl/>
          <w:lang w:bidi="fa-IR"/>
        </w:rPr>
        <w:t xml:space="preserve"> منظور از واحد مسكوني معمولي بادوام (داراي اسكلت فلزي يا بتوني): واحدهاي مسكوني معمولي داراي اسكلت فلزي يا بتوني واحدهاي مسكوني معمولي بادوام محسوب مي‌شوند.</w:t>
      </w:r>
    </w:p>
  </w:footnote>
  <w:footnote w:id="66">
    <w:p w14:paraId="209C9190" w14:textId="6EABCE9C" w:rsidR="00886BC2" w:rsidRPr="00DB081F" w:rsidRDefault="00886BC2" w:rsidP="0020454F">
      <w:pPr>
        <w:pStyle w:val="FootnoteText"/>
        <w:bidi/>
        <w:rPr>
          <w:rFonts w:ascii="B Lotus" w:hAnsi="B Lotus" w:cs="B Lotus"/>
          <w:rtl/>
          <w:lang w:bidi="fa-IR"/>
        </w:rPr>
      </w:pPr>
      <w:r w:rsidRPr="00DB081F">
        <w:rPr>
          <w:rStyle w:val="FootnoteReference"/>
          <w:rFonts w:ascii="B Lotus" w:hAnsi="B Lotus" w:cs="B Lotus"/>
          <w:vertAlign w:val="baseline"/>
        </w:rPr>
        <w:footnoteRef/>
      </w:r>
      <w:ins w:id="9226" w:author="Mehrnazi Boojari" w:date="2019-01-07T23:56:00Z">
        <w:r>
          <w:rPr>
            <w:rFonts w:ascii="B Lotus" w:hAnsi="B Lotus" w:cs="B Lotus" w:hint="cs"/>
            <w:rtl/>
          </w:rPr>
          <w:t>.</w:t>
        </w:r>
      </w:ins>
      <w:del w:id="9227" w:author="Mehrnazi Boojari" w:date="2019-01-07T10:03:00Z">
        <w:r w:rsidRPr="00DB081F" w:rsidDel="00A31D6F">
          <w:rPr>
            <w:rFonts w:ascii="B Lotus" w:hAnsi="B Lotus" w:cs="B Lotus"/>
          </w:rPr>
          <w:delText xml:space="preserve"> </w:delText>
        </w:r>
        <w:r w:rsidRPr="00DB081F" w:rsidDel="00A31D6F">
          <w:rPr>
            <w:rFonts w:ascii="B Lotus" w:hAnsi="B Lotus" w:cs="B Lotus"/>
            <w:rtl/>
            <w:lang w:bidi="fa-IR"/>
          </w:rPr>
          <w:delText xml:space="preserve">بی </w:delText>
        </w:r>
      </w:del>
      <w:ins w:id="9228" w:author="Mehrnazi Boojari" w:date="2019-01-07T10:03:00Z">
        <w:r w:rsidRPr="00DB081F">
          <w:rPr>
            <w:rFonts w:ascii="B Lotus" w:hAnsi="B Lotus" w:cs="B Lotus"/>
            <w:rtl/>
          </w:rPr>
          <w:t xml:space="preserve"> بی</w:t>
        </w:r>
        <w:r w:rsidRPr="00DB081F">
          <w:rPr>
            <w:rFonts w:ascii="B Lotus" w:hAnsi="B Lotus" w:cs="B Lotus" w:hint="cs"/>
            <w:rtl/>
          </w:rPr>
          <w:t>‌</w:t>
        </w:r>
      </w:ins>
      <w:r w:rsidRPr="00DB081F">
        <w:rPr>
          <w:rFonts w:ascii="B Lotus" w:hAnsi="B Lotus" w:cs="B Lotus"/>
          <w:rtl/>
          <w:lang w:bidi="fa-IR"/>
        </w:rPr>
        <w:t>شک یکی از زمان</w:t>
      </w:r>
      <w:ins w:id="9229" w:author="Mehrnazi Boojari" w:date="2019-01-16T00:32:00Z">
        <w:r>
          <w:rPr>
            <w:rFonts w:ascii="B Lotus" w:hAnsi="B Lotus" w:cs="B Nazanin" w:hint="cs"/>
            <w:rtl/>
            <w:lang w:bidi="fa-IR"/>
          </w:rPr>
          <w:t>‌</w:t>
        </w:r>
      </w:ins>
      <w:del w:id="9230" w:author="Mehrnazi Boojari" w:date="2019-01-16T00:32:00Z">
        <w:r w:rsidRPr="00DB081F" w:rsidDel="00FD3F2F">
          <w:rPr>
            <w:rFonts w:ascii="B Lotus" w:hAnsi="B Lotus" w:cs="B Lotus"/>
            <w:rtl/>
            <w:lang w:bidi="fa-IR"/>
          </w:rPr>
          <w:delText xml:space="preserve"> </w:delText>
        </w:r>
      </w:del>
      <w:r w:rsidRPr="00DB081F">
        <w:rPr>
          <w:rFonts w:ascii="B Lotus" w:hAnsi="B Lotus" w:cs="B Lotus"/>
          <w:rtl/>
          <w:lang w:bidi="fa-IR"/>
        </w:rPr>
        <w:t>برترین و سخت</w:t>
      </w:r>
      <w:ins w:id="9231" w:author="Mehrnazi Boojari" w:date="2019-01-07T23:56:00Z">
        <w:r>
          <w:rPr>
            <w:rFonts w:ascii="B Lotus" w:hAnsi="B Lotus" w:cs="B Nazanin" w:hint="cs"/>
            <w:rtl/>
            <w:lang w:bidi="fa-IR"/>
          </w:rPr>
          <w:t>‌</w:t>
        </w:r>
      </w:ins>
      <w:del w:id="9232" w:author="Mehrnazi Boojari" w:date="2019-01-07T23:56:00Z">
        <w:r w:rsidRPr="00DB081F" w:rsidDel="00E141C2">
          <w:rPr>
            <w:rFonts w:ascii="B Lotus" w:hAnsi="B Lotus" w:cs="B Lotus"/>
            <w:rtl/>
            <w:lang w:bidi="fa-IR"/>
          </w:rPr>
          <w:delText xml:space="preserve"> </w:delText>
        </w:r>
      </w:del>
      <w:r w:rsidRPr="00DB081F">
        <w:rPr>
          <w:rFonts w:ascii="B Lotus" w:hAnsi="B Lotus" w:cs="B Lotus"/>
          <w:rtl/>
          <w:lang w:bidi="fa-IR"/>
        </w:rPr>
        <w:t>ترین مراحل پژوهش</w:t>
      </w:r>
      <w:del w:id="9233" w:author="Mehrnazi Boojari" w:date="2019-01-09T00:01:00Z">
        <w:r w:rsidRPr="00DB081F" w:rsidDel="00756134">
          <w:rPr>
            <w:rFonts w:ascii="B Lotus" w:hAnsi="B Lotus" w:cs="B Lotus"/>
            <w:rtl/>
            <w:lang w:bidi="fa-IR"/>
          </w:rPr>
          <w:delText xml:space="preserve"> ،</w:delText>
        </w:r>
      </w:del>
      <w:ins w:id="9234" w:author="Mehrnazi Boojari" w:date="2019-01-09T00:01:00Z">
        <w:r>
          <w:rPr>
            <w:rFonts w:ascii="B Lotus" w:hAnsi="B Lotus" w:cs="B Lotus"/>
            <w:rtl/>
            <w:lang w:bidi="fa-IR"/>
          </w:rPr>
          <w:t>،</w:t>
        </w:r>
      </w:ins>
      <w:r w:rsidRPr="00DB081F">
        <w:rPr>
          <w:rFonts w:ascii="B Lotus" w:hAnsi="B Lotus" w:cs="B Lotus"/>
          <w:rtl/>
          <w:lang w:bidi="fa-IR"/>
        </w:rPr>
        <w:t xml:space="preserve"> انجام مصاحبه با متولیان یک موضوع است که گزارش حاضر نیز شامل این موضوع می</w:t>
      </w:r>
      <w:ins w:id="9235" w:author="Mehrnazi Boojari" w:date="2019-01-16T00:32:00Z">
        <w:r>
          <w:rPr>
            <w:rFonts w:ascii="B Lotus" w:hAnsi="B Lotus" w:cs="B Nazanin" w:hint="cs"/>
            <w:rtl/>
            <w:lang w:bidi="fa-IR"/>
          </w:rPr>
          <w:t>‌</w:t>
        </w:r>
      </w:ins>
      <w:del w:id="9236" w:author="Mehrnazi Boojari" w:date="2019-01-16T00:32:00Z">
        <w:r w:rsidRPr="00DB081F" w:rsidDel="00FD3F2F">
          <w:rPr>
            <w:rFonts w:ascii="B Lotus" w:hAnsi="B Lotus" w:cs="B Lotus"/>
            <w:rtl/>
            <w:lang w:bidi="fa-IR"/>
          </w:rPr>
          <w:delText xml:space="preserve"> </w:delText>
        </w:r>
      </w:del>
      <w:del w:id="9237" w:author="Mehrnazi Boojari" w:date="2019-01-23T00:18:00Z">
        <w:r w:rsidRPr="00DB081F" w:rsidDel="0020454F">
          <w:rPr>
            <w:rFonts w:ascii="B Lotus" w:hAnsi="B Lotus" w:cs="B Lotus"/>
            <w:rtl/>
            <w:lang w:bidi="fa-IR"/>
          </w:rPr>
          <w:delText>گرد</w:delText>
        </w:r>
      </w:del>
      <w:ins w:id="9238" w:author="Mehrnazi Boojari" w:date="2019-01-23T00:18:00Z">
        <w:r w:rsidR="0020454F">
          <w:rPr>
            <w:rFonts w:ascii="B Lotus" w:hAnsi="B Lotus" w:cs="B Lotus" w:hint="cs"/>
            <w:rtl/>
            <w:lang w:bidi="fa-IR"/>
          </w:rPr>
          <w:t>شو</w:t>
        </w:r>
      </w:ins>
      <w:r w:rsidRPr="00DB081F">
        <w:rPr>
          <w:rFonts w:ascii="B Lotus" w:hAnsi="B Lotus" w:cs="B Lotus"/>
          <w:rtl/>
          <w:lang w:bidi="fa-IR"/>
        </w:rPr>
        <w:t>د</w:t>
      </w:r>
      <w:del w:id="9239" w:author="Mehrnazi Boojari" w:date="2019-01-07T10:08:00Z">
        <w:r w:rsidRPr="00DB081F" w:rsidDel="00A31D6F">
          <w:rPr>
            <w:rFonts w:ascii="B Lotus" w:hAnsi="B Lotus" w:cs="B Lotus"/>
            <w:rtl/>
            <w:lang w:bidi="fa-IR"/>
          </w:rPr>
          <w:delText xml:space="preserve"> . </w:delText>
        </w:r>
      </w:del>
      <w:ins w:id="9240" w:author="Mehrnazi Boojari" w:date="2019-01-07T10:08:00Z">
        <w:r w:rsidRPr="00DB081F">
          <w:rPr>
            <w:rFonts w:ascii="B Lotus" w:hAnsi="B Lotus" w:cs="B Lotus"/>
            <w:rtl/>
            <w:lang w:bidi="fa-IR"/>
          </w:rPr>
          <w:t xml:space="preserve">. </w:t>
        </w:r>
      </w:ins>
      <w:r w:rsidRPr="00DB081F">
        <w:rPr>
          <w:rFonts w:ascii="B Lotus" w:hAnsi="B Lotus" w:cs="B Lotus"/>
          <w:rtl/>
          <w:lang w:bidi="fa-IR"/>
        </w:rPr>
        <w:t>در فصل دوم</w:t>
      </w:r>
      <w:ins w:id="9241" w:author="Mehrnazi Boojari" w:date="2019-01-16T00:33:00Z">
        <w:r>
          <w:rPr>
            <w:rFonts w:ascii="B Lotus" w:hAnsi="B Lotus" w:cs="B Lotus" w:hint="cs"/>
            <w:rtl/>
            <w:lang w:bidi="fa-IR"/>
          </w:rPr>
          <w:t>،</w:t>
        </w:r>
      </w:ins>
      <w:r w:rsidRPr="00DB081F">
        <w:rPr>
          <w:rFonts w:ascii="B Lotus" w:hAnsi="B Lotus" w:cs="B Lotus"/>
          <w:rtl/>
          <w:lang w:bidi="fa-IR"/>
        </w:rPr>
        <w:t xml:space="preserve"> در جدول نظام کارشناسان</w:t>
      </w:r>
      <w:ins w:id="9242" w:author="Mehrnazi Boojari" w:date="2019-01-16T00:33:00Z">
        <w:r>
          <w:rPr>
            <w:rFonts w:ascii="B Lotus" w:hAnsi="B Lotus" w:cs="B Lotus" w:hint="cs"/>
            <w:rtl/>
            <w:lang w:bidi="fa-IR"/>
          </w:rPr>
          <w:t>،</w:t>
        </w:r>
      </w:ins>
      <w:r w:rsidRPr="00DB081F">
        <w:rPr>
          <w:rFonts w:ascii="B Lotus" w:hAnsi="B Lotus" w:cs="B Lotus"/>
          <w:rtl/>
          <w:lang w:bidi="fa-IR"/>
        </w:rPr>
        <w:t xml:space="preserve"> نام و سمت برخی از این افراد ذکر </w:t>
      </w:r>
      <w:del w:id="9243" w:author="Mehrnazi Boojari" w:date="2019-01-07T23:56:00Z">
        <w:r w:rsidRPr="00DB081F" w:rsidDel="00E141C2">
          <w:rPr>
            <w:rFonts w:ascii="B Lotus" w:hAnsi="B Lotus" w:cs="B Lotus"/>
            <w:rtl/>
            <w:lang w:bidi="fa-IR"/>
          </w:rPr>
          <w:delText xml:space="preserve">گردیده </w:delText>
        </w:r>
      </w:del>
      <w:ins w:id="9244" w:author="Mehrnazi Boojari" w:date="2019-01-07T23:56:00Z">
        <w:r>
          <w:rPr>
            <w:rFonts w:ascii="B Lotus" w:hAnsi="B Lotus" w:cs="B Lotus" w:hint="cs"/>
            <w:rtl/>
            <w:lang w:bidi="fa-IR"/>
          </w:rPr>
          <w:t>ش</w:t>
        </w:r>
        <w:r w:rsidRPr="00DB081F">
          <w:rPr>
            <w:rFonts w:ascii="B Lotus" w:hAnsi="B Lotus" w:cs="B Lotus"/>
            <w:rtl/>
            <w:lang w:bidi="fa-IR"/>
          </w:rPr>
          <w:t xml:space="preserve">ده </w:t>
        </w:r>
      </w:ins>
      <w:del w:id="9245" w:author="Mehrnazi Boojari" w:date="2019-01-07T23:56:00Z">
        <w:r w:rsidRPr="00DB081F" w:rsidDel="00E141C2">
          <w:rPr>
            <w:rFonts w:ascii="B Lotus" w:hAnsi="B Lotus" w:cs="B Lotus"/>
            <w:rtl/>
            <w:lang w:bidi="fa-IR"/>
          </w:rPr>
          <w:delText xml:space="preserve">است </w:delText>
        </w:r>
      </w:del>
      <w:ins w:id="9246" w:author="Mehrnazi Boojari" w:date="2019-01-07T23:56:00Z">
        <w:r w:rsidRPr="00DB081F">
          <w:rPr>
            <w:rFonts w:ascii="B Lotus" w:hAnsi="B Lotus" w:cs="B Lotus"/>
            <w:rtl/>
            <w:lang w:bidi="fa-IR"/>
          </w:rPr>
          <w:t>است</w:t>
        </w:r>
        <w:r>
          <w:rPr>
            <w:rFonts w:ascii="B Lotus" w:hAnsi="B Lotus" w:cs="B Nazanin" w:hint="cs"/>
            <w:rtl/>
            <w:lang w:bidi="fa-IR"/>
          </w:rPr>
          <w:t>‌</w:t>
        </w:r>
      </w:ins>
      <w:r w:rsidRPr="00DB081F">
        <w:rPr>
          <w:rFonts w:ascii="B Lotus" w:hAnsi="B Lotus" w:cs="B Lotus"/>
          <w:rtl/>
          <w:lang w:bidi="fa-IR"/>
        </w:rPr>
        <w:t>.</w:t>
      </w:r>
    </w:p>
  </w:footnote>
  <w:footnote w:id="67">
    <w:p w14:paraId="318903ED" w14:textId="77777777" w:rsidR="00886BC2" w:rsidRPr="00DB081F" w:rsidRDefault="00886BC2" w:rsidP="008302F2">
      <w:pPr>
        <w:pStyle w:val="FootnoteText"/>
        <w:bidi/>
        <w:rPr>
          <w:rFonts w:ascii="B Lotus" w:hAnsi="B Lotus" w:cs="B Lotus"/>
          <w:rtl/>
          <w:lang w:bidi="fa-IR"/>
        </w:rPr>
      </w:pPr>
      <w:r w:rsidRPr="00DB081F">
        <w:rPr>
          <w:rStyle w:val="FootnoteReference"/>
          <w:rFonts w:ascii="B Lotus" w:hAnsi="B Lotus" w:cs="B Lotus"/>
          <w:vertAlign w:val="baseline"/>
        </w:rPr>
        <w:footnoteRef/>
      </w:r>
      <w:ins w:id="9566" w:author="Mehrnazi Boojari" w:date="2019-01-07T23:56:00Z">
        <w:r>
          <w:rPr>
            <w:rFonts w:ascii="B Lotus" w:hAnsi="B Lotus" w:cs="B Nazanin" w:hint="cs"/>
          </w:rPr>
          <w:t>‌</w:t>
        </w:r>
      </w:ins>
      <w:del w:id="9567" w:author="Mehrnazi Boojari" w:date="2019-01-07T23:56:00Z">
        <w:r w:rsidRPr="00DB081F" w:rsidDel="00E141C2">
          <w:rPr>
            <w:rFonts w:ascii="B Lotus" w:hAnsi="B Lotus" w:cs="B Lotus"/>
          </w:rPr>
          <w:delText xml:space="preserve"> </w:delText>
        </w:r>
      </w:del>
      <w:ins w:id="9568" w:author="Mehrnazi Boojari" w:date="2019-01-07T23:56:00Z">
        <w:r>
          <w:rPr>
            <w:rFonts w:ascii="B Lotus" w:hAnsi="B Lotus" w:cs="B Lotus" w:hint="cs"/>
            <w:rtl/>
          </w:rPr>
          <w:t xml:space="preserve">. </w:t>
        </w:r>
      </w:ins>
      <w:r w:rsidRPr="00DB081F">
        <w:rPr>
          <w:rFonts w:ascii="B Lotus" w:hAnsi="B Lotus" w:cs="B Lotus"/>
          <w:rtl/>
          <w:lang w:bidi="fa-IR"/>
        </w:rPr>
        <w:t>در فصل دوم</w:t>
      </w:r>
      <w:ins w:id="9569" w:author="Mehrnazi Boojari" w:date="2019-01-16T00:34:00Z">
        <w:r>
          <w:rPr>
            <w:rFonts w:ascii="B Lotus" w:hAnsi="B Lotus" w:cs="B Lotus" w:hint="cs"/>
            <w:rtl/>
            <w:lang w:bidi="fa-IR"/>
          </w:rPr>
          <w:t>،</w:t>
        </w:r>
      </w:ins>
      <w:r w:rsidRPr="00DB081F">
        <w:rPr>
          <w:rFonts w:ascii="B Lotus" w:hAnsi="B Lotus" w:cs="B Lotus"/>
          <w:rtl/>
          <w:lang w:bidi="fa-IR"/>
        </w:rPr>
        <w:t xml:space="preserve"> در بخش نظام کارشناسان</w:t>
      </w:r>
      <w:ins w:id="9570" w:author="Mehrnazi Boojari" w:date="2019-01-16T00:35:00Z">
        <w:r>
          <w:rPr>
            <w:rFonts w:ascii="B Lotus" w:hAnsi="B Lotus" w:cs="B Lotus" w:hint="cs"/>
            <w:rtl/>
            <w:lang w:bidi="fa-IR"/>
          </w:rPr>
          <w:t>،</w:t>
        </w:r>
      </w:ins>
      <w:r w:rsidRPr="00DB081F">
        <w:rPr>
          <w:rFonts w:ascii="B Lotus" w:hAnsi="B Lotus" w:cs="B Lotus"/>
          <w:rtl/>
          <w:lang w:bidi="fa-IR"/>
        </w:rPr>
        <w:t xml:space="preserve"> </w:t>
      </w:r>
      <w:del w:id="9571" w:author="Mehrnazi Boojari" w:date="2019-01-16T00:35:00Z">
        <w:r w:rsidRPr="00DB081F" w:rsidDel="008302F2">
          <w:rPr>
            <w:rFonts w:ascii="B Lotus" w:hAnsi="B Lotus" w:cs="B Lotus"/>
            <w:rtl/>
            <w:lang w:bidi="fa-IR"/>
          </w:rPr>
          <w:delText xml:space="preserve">اسم </w:delText>
        </w:r>
      </w:del>
      <w:ins w:id="9572" w:author="Mehrnazi Boojari" w:date="2019-01-16T00:35:00Z">
        <w:r>
          <w:rPr>
            <w:rFonts w:ascii="B Lotus" w:hAnsi="B Lotus" w:cs="B Lotus" w:hint="cs"/>
            <w:rtl/>
            <w:lang w:bidi="fa-IR"/>
          </w:rPr>
          <w:t>نام</w:t>
        </w:r>
        <w:r w:rsidRPr="00DB081F">
          <w:rPr>
            <w:rFonts w:ascii="B Lotus" w:hAnsi="B Lotus" w:cs="B Lotus"/>
            <w:rtl/>
            <w:lang w:bidi="fa-IR"/>
          </w:rPr>
          <w:t xml:space="preserve"> </w:t>
        </w:r>
      </w:ins>
      <w:r w:rsidRPr="00DB081F">
        <w:rPr>
          <w:rFonts w:ascii="B Lotus" w:hAnsi="B Lotus" w:cs="B Lotus"/>
          <w:rtl/>
          <w:lang w:bidi="fa-IR"/>
        </w:rPr>
        <w:t>و اعتبار علمی برخی از این افراد ذکر شده است.</w:t>
      </w:r>
    </w:p>
  </w:footnote>
  <w:footnote w:id="68">
    <w:p w14:paraId="706860EE" w14:textId="77777777" w:rsidR="00886BC2" w:rsidRPr="00DB081F" w:rsidRDefault="00886BC2" w:rsidP="0029715C">
      <w:pPr>
        <w:pStyle w:val="FootnoteText"/>
        <w:bidi/>
        <w:rPr>
          <w:rFonts w:ascii="B Lotus" w:hAnsi="B Lotus" w:cs="B Lotus"/>
          <w:rtl/>
          <w:lang w:bidi="fa-IR"/>
        </w:rPr>
      </w:pPr>
      <w:r w:rsidRPr="00DB081F">
        <w:rPr>
          <w:rStyle w:val="FootnoteReference"/>
          <w:rFonts w:ascii="B Lotus" w:hAnsi="B Lotus" w:cs="B Lotus"/>
          <w:vertAlign w:val="baseline"/>
        </w:rPr>
        <w:footnoteRef/>
      </w:r>
      <w:ins w:id="12000" w:author="Mehrnazi Boojari" w:date="2019-01-07T23:56:00Z">
        <w:r>
          <w:rPr>
            <w:rFonts w:ascii="B Lotus" w:hAnsi="B Lotus" w:cs="B Nazanin" w:hint="cs"/>
          </w:rPr>
          <w:t>‌</w:t>
        </w:r>
      </w:ins>
      <w:del w:id="12001" w:author="Mehrnazi Boojari" w:date="2019-01-07T23:56:00Z">
        <w:r w:rsidRPr="00DB081F" w:rsidDel="00E141C2">
          <w:rPr>
            <w:rFonts w:ascii="B Lotus" w:hAnsi="B Lotus" w:cs="B Lotus"/>
          </w:rPr>
          <w:delText xml:space="preserve"> </w:delText>
        </w:r>
      </w:del>
      <w:ins w:id="12002" w:author="Mehrnazi Boojari" w:date="2019-01-07T23:56:00Z">
        <w:r>
          <w:rPr>
            <w:rFonts w:ascii="B Lotus" w:hAnsi="B Lotus" w:cs="B Lotus" w:hint="cs"/>
            <w:rtl/>
          </w:rPr>
          <w:t xml:space="preserve">. </w:t>
        </w:r>
      </w:ins>
      <w:r w:rsidRPr="00DB081F">
        <w:rPr>
          <w:rFonts w:ascii="B Lotus" w:hAnsi="B Lotus" w:cs="B Lotus"/>
          <w:rtl/>
          <w:lang w:bidi="fa-IR"/>
        </w:rPr>
        <w:t>آنچه در این گزارش بدان پرداخته شده است</w:t>
      </w:r>
      <w:del w:id="12003" w:author="Mehrnazi Boojari" w:date="2019-01-16T00:40:00Z">
        <w:r w:rsidRPr="00DB081F" w:rsidDel="0029715C">
          <w:rPr>
            <w:rFonts w:ascii="B Lotus" w:hAnsi="B Lotus" w:cs="B Lotus"/>
            <w:rtl/>
            <w:lang w:bidi="fa-IR"/>
          </w:rPr>
          <w:delText>،</w:delText>
        </w:r>
      </w:del>
      <w:r w:rsidRPr="00DB081F">
        <w:rPr>
          <w:rFonts w:ascii="B Lotus" w:hAnsi="B Lotus" w:cs="B Lotus"/>
          <w:rtl/>
          <w:lang w:bidi="fa-IR"/>
        </w:rPr>
        <w:t xml:space="preserve"> بررسی موشکافانه و</w:t>
      </w:r>
      <w:ins w:id="12004" w:author="Mehrnazi Boojari" w:date="2019-01-13T06:02:00Z">
        <w:r>
          <w:rPr>
            <w:rFonts w:ascii="B Lotus" w:hAnsi="B Lotus" w:cs="B Lotus" w:hint="cs"/>
            <w:rtl/>
            <w:lang w:bidi="fa-IR"/>
          </w:rPr>
          <w:t xml:space="preserve"> </w:t>
        </w:r>
      </w:ins>
      <w:r w:rsidRPr="00DB081F">
        <w:rPr>
          <w:rFonts w:ascii="B Lotus" w:hAnsi="B Lotus" w:cs="B Lotus"/>
          <w:rtl/>
          <w:lang w:bidi="fa-IR"/>
        </w:rPr>
        <w:t>عمیقی از نسبت موضوع مسکن روستایی با اسناد بین</w:t>
      </w:r>
      <w:ins w:id="12005" w:author="Mehrnazi Boojari" w:date="2019-01-13T06:01:00Z">
        <w:r>
          <w:rPr>
            <w:rFonts w:ascii="B Lotus" w:hAnsi="B Lotus" w:cs="B Nazanin" w:hint="cs"/>
            <w:rtl/>
            <w:lang w:bidi="fa-IR"/>
          </w:rPr>
          <w:t>‌</w:t>
        </w:r>
      </w:ins>
      <w:del w:id="12006" w:author="Mehrnazi Boojari" w:date="2019-01-13T06:01:00Z">
        <w:r w:rsidRPr="00DB081F" w:rsidDel="0093126D">
          <w:rPr>
            <w:rFonts w:ascii="B Lotus" w:hAnsi="B Lotus" w:cs="B Lotus"/>
            <w:rtl/>
            <w:lang w:bidi="fa-IR"/>
          </w:rPr>
          <w:delText xml:space="preserve"> </w:delText>
        </w:r>
      </w:del>
      <w:r w:rsidRPr="00DB081F">
        <w:rPr>
          <w:rFonts w:ascii="B Lotus" w:hAnsi="B Lotus" w:cs="B Lotus"/>
          <w:rtl/>
          <w:lang w:bidi="fa-IR"/>
        </w:rPr>
        <w:t>المللی نیست</w:t>
      </w:r>
      <w:del w:id="12007" w:author="Mehrnazi Boojari" w:date="2019-01-08T23:59:00Z">
        <w:r w:rsidRPr="00DB081F" w:rsidDel="00756134">
          <w:rPr>
            <w:rFonts w:ascii="B Lotus" w:hAnsi="B Lotus" w:cs="B Lotus"/>
            <w:rtl/>
            <w:lang w:bidi="fa-IR"/>
          </w:rPr>
          <w:delText xml:space="preserve"> بلکه</w:delText>
        </w:r>
      </w:del>
      <w:ins w:id="12008" w:author="Mehrnazi Boojari" w:date="2019-01-08T23:59:00Z">
        <w:r>
          <w:rPr>
            <w:rFonts w:ascii="B Lotus" w:hAnsi="B Lotus" w:cs="B Lotus"/>
            <w:rtl/>
            <w:lang w:bidi="fa-IR"/>
          </w:rPr>
          <w:t>، بلکه</w:t>
        </w:r>
      </w:ins>
      <w:r w:rsidRPr="00DB081F">
        <w:rPr>
          <w:rFonts w:ascii="B Lotus" w:hAnsi="B Lotus" w:cs="B Lotus"/>
          <w:rtl/>
          <w:lang w:bidi="fa-IR"/>
        </w:rPr>
        <w:t xml:space="preserve"> زاویه نگاه اسناد بین</w:t>
      </w:r>
      <w:ins w:id="12009" w:author="Mehrnazi Boojari" w:date="2019-01-16T00:40:00Z">
        <w:r>
          <w:rPr>
            <w:rFonts w:ascii="B Lotus" w:hAnsi="B Lotus" w:cs="B Nazanin" w:hint="cs"/>
            <w:rtl/>
            <w:lang w:bidi="fa-IR"/>
          </w:rPr>
          <w:t>‌</w:t>
        </w:r>
      </w:ins>
      <w:del w:id="12010" w:author="Mehrnazi Boojari" w:date="2019-01-16T00:40:00Z">
        <w:r w:rsidRPr="00DB081F" w:rsidDel="0029715C">
          <w:rPr>
            <w:rFonts w:ascii="B Lotus" w:hAnsi="B Lotus" w:cs="B Lotus"/>
            <w:rtl/>
            <w:lang w:bidi="fa-IR"/>
          </w:rPr>
          <w:delText xml:space="preserve"> </w:delText>
        </w:r>
      </w:del>
      <w:r w:rsidRPr="00DB081F">
        <w:rPr>
          <w:rFonts w:ascii="B Lotus" w:hAnsi="B Lotus" w:cs="B Lotus"/>
          <w:rtl/>
          <w:lang w:bidi="fa-IR"/>
        </w:rPr>
        <w:t>المللی به مسکن روستایی مورد نظر بوده و بررسی دقیق</w:t>
      </w:r>
      <w:ins w:id="12011" w:author="Mehrnazi Boojari" w:date="2019-01-07T10:54:00Z">
        <w:r w:rsidRPr="00DB081F">
          <w:rPr>
            <w:rFonts w:ascii="B Lotus" w:hAnsi="B Lotus" w:cs="B Nazanin" w:hint="cs"/>
            <w:rtl/>
            <w:lang w:bidi="fa-IR"/>
          </w:rPr>
          <w:t>‌</w:t>
        </w:r>
      </w:ins>
      <w:del w:id="12012" w:author="Mehrnazi Boojari" w:date="2019-01-07T10:54:00Z">
        <w:r w:rsidRPr="00DB081F" w:rsidDel="006A1F1D">
          <w:rPr>
            <w:rFonts w:ascii="B Lotus" w:hAnsi="B Lotus" w:cs="B Lotus"/>
            <w:rtl/>
            <w:lang w:bidi="fa-IR"/>
          </w:rPr>
          <w:delText xml:space="preserve"> </w:delText>
        </w:r>
      </w:del>
      <w:r w:rsidRPr="00DB081F">
        <w:rPr>
          <w:rFonts w:ascii="B Lotus" w:hAnsi="B Lotus" w:cs="B Lotus"/>
          <w:rtl/>
          <w:lang w:bidi="fa-IR"/>
        </w:rPr>
        <w:t>تر موضوع به گزارشات دیگری محول شده است</w:t>
      </w:r>
      <w:ins w:id="12013" w:author="Mehrnazi Boojari" w:date="2019-01-07T23:56:00Z">
        <w:r>
          <w:rPr>
            <w:rFonts w:ascii="B Lotus" w:hAnsi="B Lotus" w:cs="B Nazanin" w:hint="cs"/>
            <w:rtl/>
            <w:lang w:bidi="fa-IR"/>
          </w:rPr>
          <w:t>‌</w:t>
        </w:r>
      </w:ins>
      <w:del w:id="12014" w:author="Mehrnazi Boojari" w:date="2019-01-07T23:56:00Z">
        <w:r w:rsidRPr="00DB081F" w:rsidDel="00E141C2">
          <w:rPr>
            <w:rFonts w:ascii="B Lotus" w:hAnsi="B Lotus" w:cs="B Lotus"/>
            <w:rtl/>
            <w:lang w:bidi="fa-IR"/>
          </w:rPr>
          <w:delText xml:space="preserve"> </w:delText>
        </w:r>
      </w:del>
      <w:r w:rsidRPr="00DB081F">
        <w:rPr>
          <w:rFonts w:ascii="B Lotus" w:hAnsi="B Lotus" w:cs="B Lotus"/>
          <w:rtl/>
          <w:lang w:bidi="fa-IR"/>
        </w:rPr>
        <w:t>.</w:t>
      </w:r>
    </w:p>
  </w:footnote>
  <w:footnote w:id="69">
    <w:p w14:paraId="6F5B6F63" w14:textId="77777777" w:rsidR="00886BC2" w:rsidRPr="00DB081F" w:rsidRDefault="00886BC2" w:rsidP="00E91C41">
      <w:pPr>
        <w:pStyle w:val="FootnoteText"/>
        <w:rPr>
          <w:rFonts w:asciiTheme="majorBidi" w:hAnsiTheme="majorBidi" w:cstheme="majorBidi"/>
          <w:rtl/>
          <w:lang w:bidi="fa-IR"/>
        </w:rPr>
      </w:pPr>
      <w:r w:rsidRPr="00DB081F">
        <w:rPr>
          <w:rStyle w:val="FootnoteReference"/>
          <w:rFonts w:asciiTheme="majorBidi" w:hAnsiTheme="majorBidi" w:cstheme="majorBidi"/>
          <w:vertAlign w:val="baseline"/>
        </w:rPr>
        <w:footnoteRef/>
      </w:r>
      <w:ins w:id="12016" w:author="Mehrnazi Boojari" w:date="2019-01-07T23:56:00Z">
        <w:r>
          <w:rPr>
            <w:rFonts w:asciiTheme="majorBidi" w:hAnsiTheme="majorBidi" w:cstheme="majorBidi" w:hint="cs"/>
            <w:rtl/>
          </w:rPr>
          <w:t>.</w:t>
        </w:r>
      </w:ins>
      <w:r w:rsidRPr="00DB081F">
        <w:rPr>
          <w:rFonts w:asciiTheme="majorBidi" w:hAnsiTheme="majorBidi" w:cstheme="majorBidi"/>
        </w:rPr>
        <w:t xml:space="preserve"> Sustainable Development Goals</w:t>
      </w:r>
      <w:ins w:id="12017" w:author="Mehrnazi Boojari" w:date="2019-01-07T23:57:00Z">
        <w:r>
          <w:rPr>
            <w:rFonts w:asciiTheme="majorBidi" w:hAnsiTheme="majorBidi" w:cstheme="majorBidi" w:hint="cs"/>
            <w:rtl/>
          </w:rPr>
          <w:t>.</w:t>
        </w:r>
      </w:ins>
    </w:p>
  </w:footnote>
  <w:footnote w:id="70">
    <w:p w14:paraId="21CD1C95" w14:textId="77777777" w:rsidR="00886BC2" w:rsidRPr="00DB081F" w:rsidRDefault="00886BC2" w:rsidP="00E91C41">
      <w:pPr>
        <w:pStyle w:val="FootnoteText"/>
        <w:rPr>
          <w:rFonts w:asciiTheme="majorBidi" w:hAnsiTheme="majorBidi" w:cstheme="majorBidi"/>
          <w:rtl/>
          <w:lang w:bidi="fa-IR"/>
        </w:rPr>
      </w:pPr>
      <w:r w:rsidRPr="00DB081F">
        <w:rPr>
          <w:rStyle w:val="FootnoteReference"/>
          <w:rFonts w:asciiTheme="majorBidi" w:hAnsiTheme="majorBidi" w:cstheme="majorBidi"/>
          <w:vertAlign w:val="baseline"/>
        </w:rPr>
        <w:footnoteRef/>
      </w:r>
      <w:ins w:id="12132" w:author="Mehrnazi Boojari" w:date="2019-01-07T23:56:00Z">
        <w:r>
          <w:rPr>
            <w:rFonts w:asciiTheme="majorBidi" w:hAnsiTheme="majorBidi" w:cstheme="majorBidi" w:hint="cs"/>
            <w:rtl/>
          </w:rPr>
          <w:t>.</w:t>
        </w:r>
      </w:ins>
      <w:r w:rsidRPr="00DB081F">
        <w:rPr>
          <w:rFonts w:asciiTheme="majorBidi" w:hAnsiTheme="majorBidi" w:cstheme="majorBidi"/>
        </w:rPr>
        <w:t xml:space="preserve"> United Nations Human Settlements Program</w:t>
      </w:r>
      <w:ins w:id="12133" w:author="Mehrnazi Boojari" w:date="2019-01-07T23:57:00Z">
        <w:r>
          <w:rPr>
            <w:rFonts w:asciiTheme="majorBidi" w:hAnsiTheme="majorBidi" w:cstheme="majorBidi" w:hint="cs"/>
            <w:rtl/>
          </w:rPr>
          <w:t>.</w:t>
        </w:r>
      </w:ins>
    </w:p>
  </w:footnote>
  <w:footnote w:id="71">
    <w:p w14:paraId="54CE3E18" w14:textId="51068EEB" w:rsidR="00886BC2" w:rsidRPr="00DB081F" w:rsidRDefault="00886BC2" w:rsidP="00E141C2">
      <w:pPr>
        <w:pStyle w:val="FootnoteText"/>
        <w:bidi/>
        <w:rPr>
          <w:rFonts w:ascii="B Lotus" w:hAnsi="B Lotus" w:cs="B Lotus"/>
          <w:rtl/>
        </w:rPr>
      </w:pPr>
      <w:r w:rsidRPr="00DB081F">
        <w:rPr>
          <w:rStyle w:val="FootnoteReference"/>
          <w:rFonts w:ascii="B Lotus" w:hAnsi="B Lotus" w:cs="B Lotus"/>
          <w:vertAlign w:val="baseline"/>
        </w:rPr>
        <w:footnoteRef/>
      </w:r>
      <w:ins w:id="12344" w:author="Mehrnazi Boojari" w:date="2019-01-07T23:57:00Z">
        <w:r>
          <w:rPr>
            <w:rFonts w:ascii="B Lotus" w:hAnsi="B Lotus" w:cs="B Nazanin" w:hint="cs"/>
          </w:rPr>
          <w:t>‌</w:t>
        </w:r>
        <w:r>
          <w:rPr>
            <w:rFonts w:ascii="B Lotus" w:hAnsi="B Lotus" w:cs="B Nazanin" w:hint="cs"/>
            <w:rtl/>
          </w:rPr>
          <w:t xml:space="preserve">. </w:t>
        </w:r>
      </w:ins>
      <w:del w:id="12345" w:author="Mehrnazi Boojari" w:date="2019-01-07T23:57:00Z">
        <w:r w:rsidRPr="00DB081F" w:rsidDel="00E141C2">
          <w:rPr>
            <w:rFonts w:ascii="B Lotus" w:hAnsi="B Lotus" w:cs="B Lotus"/>
          </w:rPr>
          <w:delText xml:space="preserve"> </w:delText>
        </w:r>
      </w:del>
      <w:r w:rsidRPr="00DB081F">
        <w:rPr>
          <w:rFonts w:ascii="B Lotus" w:hAnsi="B Lotus" w:cs="B Lotus"/>
          <w:rtl/>
        </w:rPr>
        <w:t>مسعود ا</w:t>
      </w:r>
      <w:r w:rsidRPr="00DB081F">
        <w:rPr>
          <w:rFonts w:ascii="B Lotus" w:hAnsi="B Lotus" w:cs="B Lotus" w:hint="cs"/>
          <w:rtl/>
        </w:rPr>
        <w:t>ی</w:t>
      </w:r>
      <w:r w:rsidRPr="00DB081F">
        <w:rPr>
          <w:rFonts w:ascii="B Lotus" w:hAnsi="B Lotus" w:cs="B Lotus" w:hint="eastAsia"/>
          <w:rtl/>
        </w:rPr>
        <w:t>زد</w:t>
      </w:r>
      <w:r w:rsidRPr="00DB081F">
        <w:rPr>
          <w:rFonts w:ascii="B Lotus" w:hAnsi="B Lotus" w:cs="B Lotus" w:hint="cs"/>
          <w:rtl/>
        </w:rPr>
        <w:t>ی</w:t>
      </w:r>
      <w:r w:rsidRPr="00DB081F">
        <w:rPr>
          <w:rtl/>
        </w:rPr>
        <w:t xml:space="preserve"> </w:t>
      </w:r>
      <w:r w:rsidRPr="00DB081F">
        <w:rPr>
          <w:rFonts w:ascii="B Lotus" w:hAnsi="B Lotus" w:cs="B Lotus"/>
          <w:rtl/>
        </w:rPr>
        <w:t>مد</w:t>
      </w:r>
      <w:r w:rsidRPr="00DB081F">
        <w:rPr>
          <w:rFonts w:ascii="B Lotus" w:hAnsi="B Lotus" w:cs="B Lotus" w:hint="cs"/>
          <w:rtl/>
        </w:rPr>
        <w:t>ی</w:t>
      </w:r>
      <w:r w:rsidRPr="00DB081F">
        <w:rPr>
          <w:rFonts w:ascii="B Lotus" w:hAnsi="B Lotus" w:cs="B Lotus" w:hint="eastAsia"/>
          <w:rtl/>
        </w:rPr>
        <w:t>ر</w:t>
      </w:r>
      <w:r w:rsidRPr="00DB081F">
        <w:rPr>
          <w:rFonts w:ascii="B Lotus" w:hAnsi="B Lotus" w:cs="B Lotus"/>
          <w:rtl/>
        </w:rPr>
        <w:t xml:space="preserve"> امور ارتباطات و بازار</w:t>
      </w:r>
      <w:r w:rsidRPr="00DB081F">
        <w:rPr>
          <w:rFonts w:ascii="B Lotus" w:hAnsi="B Lotus" w:cs="B Lotus" w:hint="cs"/>
          <w:rtl/>
        </w:rPr>
        <w:t>ی</w:t>
      </w:r>
      <w:r w:rsidRPr="00DB081F">
        <w:rPr>
          <w:rFonts w:ascii="B Lotus" w:hAnsi="B Lotus" w:cs="B Lotus" w:hint="eastAsia"/>
          <w:rtl/>
        </w:rPr>
        <w:t>اب</w:t>
      </w:r>
      <w:r w:rsidRPr="00DB081F">
        <w:rPr>
          <w:rFonts w:ascii="B Lotus" w:hAnsi="B Lotus" w:cs="B Lotus" w:hint="cs"/>
          <w:rtl/>
        </w:rPr>
        <w:t>ی</w:t>
      </w:r>
      <w:r w:rsidRPr="00DB081F">
        <w:rPr>
          <w:rFonts w:ascii="B Lotus" w:hAnsi="B Lotus" w:cs="B Lotus"/>
          <w:rtl/>
        </w:rPr>
        <w:t xml:space="preserve"> بانک مسکن در گفت</w:t>
      </w:r>
      <w:ins w:id="12346" w:author="Mehrnazi Boojari" w:date="2019-01-07T23:57:00Z">
        <w:r>
          <w:rPr>
            <w:rFonts w:ascii="B Lotus" w:hAnsi="B Lotus" w:cs="B Nazanin" w:hint="cs"/>
            <w:rtl/>
          </w:rPr>
          <w:t>‌</w:t>
        </w:r>
      </w:ins>
      <w:del w:id="12347" w:author="Mehrnazi Boojari" w:date="2019-01-07T23:57:00Z">
        <w:r w:rsidRPr="00DB081F" w:rsidDel="00E141C2">
          <w:rPr>
            <w:rFonts w:ascii="B Lotus" w:hAnsi="B Lotus" w:cs="B Lotus"/>
            <w:rtl/>
          </w:rPr>
          <w:delText xml:space="preserve"> </w:delText>
        </w:r>
      </w:del>
      <w:r w:rsidRPr="00DB081F">
        <w:rPr>
          <w:rFonts w:ascii="B Lotus" w:hAnsi="B Lotus" w:cs="B Lotus"/>
          <w:rtl/>
        </w:rPr>
        <w:t>و</w:t>
      </w:r>
      <w:ins w:id="12348" w:author="Mehrnazi Boojari" w:date="2019-01-07T23:57:00Z">
        <w:r>
          <w:rPr>
            <w:rFonts w:ascii="B Lotus" w:hAnsi="B Lotus" w:cs="B Nazanin" w:hint="cs"/>
            <w:rtl/>
          </w:rPr>
          <w:t>‌</w:t>
        </w:r>
      </w:ins>
      <w:del w:id="12349" w:author="Mehrnazi Boojari" w:date="2019-01-07T23:57:00Z">
        <w:r w:rsidRPr="00DB081F" w:rsidDel="00E141C2">
          <w:rPr>
            <w:rFonts w:ascii="B Lotus" w:hAnsi="B Lotus" w:cs="B Lotus"/>
            <w:rtl/>
          </w:rPr>
          <w:delText xml:space="preserve"> </w:delText>
        </w:r>
      </w:del>
      <w:r w:rsidRPr="00DB081F">
        <w:rPr>
          <w:rFonts w:ascii="B Lotus" w:hAnsi="B Lotus" w:cs="B Lotus"/>
          <w:rtl/>
        </w:rPr>
        <w:t>گو با پا</w:t>
      </w:r>
      <w:r w:rsidRPr="00DB081F">
        <w:rPr>
          <w:rFonts w:ascii="B Lotus" w:hAnsi="B Lotus" w:cs="B Lotus" w:hint="cs"/>
          <w:rtl/>
        </w:rPr>
        <w:t>ی</w:t>
      </w:r>
      <w:r w:rsidRPr="00DB081F">
        <w:rPr>
          <w:rFonts w:ascii="B Lotus" w:hAnsi="B Lotus" w:cs="B Lotus" w:hint="eastAsia"/>
          <w:rtl/>
        </w:rPr>
        <w:t>گاه</w:t>
      </w:r>
      <w:r w:rsidRPr="00DB081F">
        <w:rPr>
          <w:rFonts w:ascii="B Lotus" w:hAnsi="B Lotus" w:cs="B Lotus"/>
          <w:rtl/>
        </w:rPr>
        <w:t xml:space="preserve"> خبر</w:t>
      </w:r>
      <w:r w:rsidRPr="00DB081F">
        <w:rPr>
          <w:rFonts w:ascii="B Lotus" w:hAnsi="B Lotus" w:cs="B Lotus" w:hint="cs"/>
          <w:rtl/>
        </w:rPr>
        <w:t>ی</w:t>
      </w:r>
      <w:r w:rsidRPr="00DB081F">
        <w:rPr>
          <w:rFonts w:ascii="B Lotus" w:hAnsi="B Lotus" w:cs="B Lotus"/>
          <w:rtl/>
        </w:rPr>
        <w:t xml:space="preserve"> بانک مسکن</w:t>
      </w:r>
      <w:r w:rsidRPr="00DB081F">
        <w:rPr>
          <w:rFonts w:ascii="B Lotus" w:hAnsi="B Lotus" w:cs="B Lotus" w:hint="cs"/>
          <w:rtl/>
        </w:rPr>
        <w:t>.</w:t>
      </w:r>
    </w:p>
  </w:footnote>
  <w:footnote w:id="72">
    <w:p w14:paraId="073100E1" w14:textId="77777777" w:rsidR="00886BC2" w:rsidRPr="00DB081F" w:rsidRDefault="00886BC2" w:rsidP="0029715C">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12477" w:author="Mehrnazi Boojari" w:date="2019-01-07T23:57:00Z">
        <w:r>
          <w:rPr>
            <w:rFonts w:ascii="B Lotus" w:hAnsi="B Lotus" w:cs="B Nazanin" w:hint="cs"/>
          </w:rPr>
          <w:t>‌</w:t>
        </w:r>
        <w:r>
          <w:rPr>
            <w:rFonts w:ascii="B Lotus" w:hAnsi="B Lotus" w:cs="B Nazanin" w:hint="cs"/>
            <w:rtl/>
          </w:rPr>
          <w:t xml:space="preserve">. </w:t>
        </w:r>
      </w:ins>
      <w:del w:id="12478" w:author="Mehrnazi Boojari" w:date="2019-01-07T23:57:00Z">
        <w:r w:rsidRPr="00DB081F" w:rsidDel="00E141C2">
          <w:rPr>
            <w:rFonts w:ascii="B Lotus" w:hAnsi="B Lotus" w:cs="B Lotus"/>
          </w:rPr>
          <w:delText xml:space="preserve"> </w:delText>
        </w:r>
      </w:del>
      <w:r w:rsidRPr="00DB081F">
        <w:rPr>
          <w:rFonts w:ascii="B Lotus" w:hAnsi="B Lotus" w:cs="B Lotus"/>
          <w:rtl/>
          <w:lang w:bidi="fa-IR"/>
        </w:rPr>
        <w:t>مسئول</w:t>
      </w:r>
      <w:del w:id="12479" w:author="Mehrnazi Boojari" w:date="2019-01-07T23:57:00Z">
        <w:r w:rsidRPr="00DB081F" w:rsidDel="00E141C2">
          <w:rPr>
            <w:rFonts w:ascii="B Lotus" w:hAnsi="B Lotus" w:cs="B Lotus"/>
            <w:rtl/>
            <w:lang w:bidi="fa-IR"/>
          </w:rPr>
          <w:delText>ی</w:delText>
        </w:r>
      </w:del>
      <w:ins w:id="12480" w:author="Mehrnazi Boojari" w:date="2019-01-07T23:57:00Z">
        <w:r>
          <w:rPr>
            <w:rFonts w:ascii="B Lotus" w:hAnsi="B Lotus" w:cs="B Lotus" w:hint="cs"/>
            <w:rtl/>
            <w:lang w:bidi="fa-IR"/>
          </w:rPr>
          <w:t>ا</w:t>
        </w:r>
      </w:ins>
      <w:r w:rsidRPr="00DB081F">
        <w:rPr>
          <w:rFonts w:ascii="B Lotus" w:hAnsi="B Lotus" w:cs="B Lotus"/>
          <w:rtl/>
          <w:lang w:bidi="fa-IR"/>
        </w:rPr>
        <w:t>ن دهستان افرادی هستند که ذیل قرارگاه پیشرفت و</w:t>
      </w:r>
      <w:ins w:id="12481" w:author="Mehrnazi Boojari" w:date="2019-01-07T23:57:00Z">
        <w:r>
          <w:rPr>
            <w:rFonts w:ascii="B Lotus" w:hAnsi="B Lotus" w:cs="B Lotus" w:hint="cs"/>
            <w:rtl/>
            <w:lang w:bidi="fa-IR"/>
          </w:rPr>
          <w:t xml:space="preserve"> </w:t>
        </w:r>
      </w:ins>
      <w:del w:id="12482" w:author="Mehrnazi Boojari" w:date="2019-01-07T23:57:00Z">
        <w:r w:rsidRPr="00DB081F" w:rsidDel="00E141C2">
          <w:rPr>
            <w:rFonts w:ascii="B Lotus" w:hAnsi="B Lotus" w:cs="B Lotus"/>
            <w:rtl/>
            <w:lang w:bidi="fa-IR"/>
          </w:rPr>
          <w:delText xml:space="preserve">ابادانی </w:delText>
        </w:r>
      </w:del>
      <w:ins w:id="12483" w:author="Mehrnazi Boojari" w:date="2019-01-07T23:57:00Z">
        <w:r>
          <w:rPr>
            <w:rFonts w:ascii="B Lotus" w:hAnsi="B Lotus" w:cs="B Lotus" w:hint="cs"/>
            <w:rtl/>
            <w:lang w:bidi="fa-IR"/>
          </w:rPr>
          <w:t>آ</w:t>
        </w:r>
        <w:r w:rsidRPr="00DB081F">
          <w:rPr>
            <w:rFonts w:ascii="B Lotus" w:hAnsi="B Lotus" w:cs="B Lotus"/>
            <w:rtl/>
            <w:lang w:bidi="fa-IR"/>
          </w:rPr>
          <w:t xml:space="preserve">بادانی </w:t>
        </w:r>
      </w:ins>
      <w:r w:rsidRPr="00DB081F">
        <w:rPr>
          <w:rFonts w:ascii="B Lotus" w:hAnsi="B Lotus" w:cs="B Lotus"/>
          <w:rtl/>
          <w:lang w:bidi="fa-IR"/>
        </w:rPr>
        <w:t>برای امر محرومیت</w:t>
      </w:r>
      <w:ins w:id="12484" w:author="Mehrnazi Boojari" w:date="2019-01-07T23:57:00Z">
        <w:r>
          <w:rPr>
            <w:rFonts w:ascii="B Lotus" w:hAnsi="B Lotus" w:cs="B Nazanin" w:hint="cs"/>
            <w:rtl/>
            <w:lang w:bidi="fa-IR"/>
          </w:rPr>
          <w:t>‌</w:t>
        </w:r>
      </w:ins>
      <w:del w:id="12485" w:author="Mehrnazi Boojari" w:date="2019-01-07T23:57:00Z">
        <w:r w:rsidRPr="00DB081F" w:rsidDel="00E141C2">
          <w:rPr>
            <w:rFonts w:ascii="B Lotus" w:hAnsi="B Lotus" w:cs="B Lotus"/>
            <w:rtl/>
            <w:lang w:bidi="fa-IR"/>
          </w:rPr>
          <w:delText xml:space="preserve"> </w:delText>
        </w:r>
      </w:del>
      <w:r w:rsidRPr="00DB081F">
        <w:rPr>
          <w:rFonts w:ascii="B Lotus" w:hAnsi="B Lotus" w:cs="B Lotus"/>
          <w:rtl/>
          <w:lang w:bidi="fa-IR"/>
        </w:rPr>
        <w:t>زدایی از روستاهای محروم کشور قرار</w:t>
      </w:r>
      <w:ins w:id="12486" w:author="Mehrnazi Boojari" w:date="2019-01-16T00:41:00Z">
        <w:r>
          <w:rPr>
            <w:rFonts w:ascii="B Lotus" w:hAnsi="B Lotus" w:cs="B Lotus" w:hint="cs"/>
            <w:rtl/>
            <w:lang w:bidi="fa-IR"/>
          </w:rPr>
          <w:t xml:space="preserve"> </w:t>
        </w:r>
      </w:ins>
      <w:r w:rsidRPr="00DB081F">
        <w:rPr>
          <w:rFonts w:ascii="B Lotus" w:hAnsi="B Lotus" w:cs="B Lotus"/>
          <w:rtl/>
          <w:lang w:bidi="fa-IR"/>
        </w:rPr>
        <w:t>گرفته</w:t>
      </w:r>
      <w:del w:id="12487" w:author="Mehrnazi Boojari" w:date="2019-01-07T10:35:00Z">
        <w:r w:rsidRPr="00DB081F" w:rsidDel="006C73A5">
          <w:rPr>
            <w:rFonts w:ascii="B Lotus" w:hAnsi="B Lotus" w:cs="B Lotus"/>
            <w:rtl/>
            <w:lang w:bidi="fa-IR"/>
          </w:rPr>
          <w:delText xml:space="preserve"> اند </w:delText>
        </w:r>
      </w:del>
      <w:ins w:id="12488" w:author="Mehrnazi Boojari" w:date="2019-01-07T10:35:00Z">
        <w:r w:rsidRPr="00DB081F">
          <w:rPr>
            <w:rFonts w:ascii="B Lotus" w:hAnsi="B Lotus" w:cs="B Lotus" w:hint="cs"/>
            <w:rtl/>
            <w:lang w:bidi="fa-IR"/>
          </w:rPr>
          <w:t>‌</w:t>
        </w:r>
        <w:r w:rsidRPr="00DB081F">
          <w:rPr>
            <w:rFonts w:ascii="B Lotus" w:hAnsi="B Lotus" w:cs="B Lotus"/>
            <w:rtl/>
            <w:lang w:bidi="fa-IR"/>
          </w:rPr>
          <w:t xml:space="preserve">اند </w:t>
        </w:r>
      </w:ins>
      <w:r w:rsidRPr="00DB081F">
        <w:rPr>
          <w:rFonts w:ascii="B Lotus" w:hAnsi="B Lotus" w:cs="B Lotus"/>
          <w:rtl/>
          <w:lang w:bidi="fa-IR"/>
        </w:rPr>
        <w:t xml:space="preserve">و در حال حاضر در </w:t>
      </w:r>
      <w:del w:id="12489" w:author="Mehrnazi Boojari" w:date="2019-01-16T00:41:00Z">
        <w:r w:rsidRPr="00DB081F" w:rsidDel="0029715C">
          <w:rPr>
            <w:rFonts w:ascii="B Lotus" w:hAnsi="B Lotus" w:cs="B Lotus"/>
            <w:rtl/>
            <w:lang w:bidi="fa-IR"/>
          </w:rPr>
          <w:delText xml:space="preserve">تمامی </w:delText>
        </w:r>
      </w:del>
      <w:ins w:id="12490" w:author="Mehrnazi Boojari" w:date="2019-01-16T00:41:00Z">
        <w:r>
          <w:rPr>
            <w:rFonts w:ascii="B Lotus" w:hAnsi="B Lotus" w:cs="B Lotus" w:hint="cs"/>
            <w:rtl/>
            <w:lang w:bidi="fa-IR"/>
          </w:rPr>
          <w:t>همۀ</w:t>
        </w:r>
        <w:r w:rsidRPr="00DB081F">
          <w:rPr>
            <w:rFonts w:ascii="B Lotus" w:hAnsi="B Lotus" w:cs="B Lotus"/>
            <w:rtl/>
            <w:lang w:bidi="fa-IR"/>
          </w:rPr>
          <w:t xml:space="preserve"> </w:t>
        </w:r>
      </w:ins>
      <w:r w:rsidRPr="00DB081F">
        <w:rPr>
          <w:rFonts w:ascii="B Lotus" w:hAnsi="B Lotus" w:cs="B Lotus"/>
          <w:rtl/>
          <w:lang w:bidi="fa-IR"/>
        </w:rPr>
        <w:t xml:space="preserve">31 استان و </w:t>
      </w:r>
      <w:del w:id="12491" w:author="Mehrnazi Boojari" w:date="2019-01-16T00:41:00Z">
        <w:r w:rsidRPr="00DB081F" w:rsidDel="0029715C">
          <w:rPr>
            <w:rFonts w:ascii="B Lotus" w:hAnsi="B Lotus" w:cs="B Lotus"/>
            <w:rtl/>
            <w:lang w:bidi="fa-IR"/>
          </w:rPr>
          <w:delText xml:space="preserve">نزدیک </w:delText>
        </w:r>
      </w:del>
      <w:ins w:id="12492" w:author="Mehrnazi Boojari" w:date="2019-01-16T00:41:00Z">
        <w:r>
          <w:rPr>
            <w:rFonts w:ascii="B Lotus" w:hAnsi="B Lotus" w:cs="B Lotus" w:hint="cs"/>
            <w:rtl/>
            <w:lang w:bidi="fa-IR"/>
          </w:rPr>
          <w:t>تقریباً</w:t>
        </w:r>
        <w:r w:rsidRPr="00DB081F">
          <w:rPr>
            <w:rFonts w:ascii="B Lotus" w:hAnsi="B Lotus" w:cs="B Lotus"/>
            <w:rtl/>
            <w:lang w:bidi="fa-IR"/>
          </w:rPr>
          <w:t xml:space="preserve"> </w:t>
        </w:r>
      </w:ins>
      <w:r w:rsidRPr="00DB081F">
        <w:rPr>
          <w:rFonts w:ascii="B Lotus" w:hAnsi="B Lotus" w:cs="B Lotus"/>
          <w:rtl/>
          <w:lang w:bidi="fa-IR"/>
        </w:rPr>
        <w:t>133 دهستان کشور حضور دارند.</w:t>
      </w:r>
    </w:p>
  </w:footnote>
  <w:footnote w:id="73">
    <w:p w14:paraId="7DFB6943" w14:textId="77777777" w:rsidR="00886BC2" w:rsidRPr="00DB081F" w:rsidRDefault="00886BC2" w:rsidP="00E141C2">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12574" w:author="Mehrnazi Boojari" w:date="2019-01-07T23:57:00Z">
        <w:r>
          <w:rPr>
            <w:rFonts w:ascii="B Lotus" w:hAnsi="B Lotus" w:cs="B Nazanin" w:hint="cs"/>
          </w:rPr>
          <w:t>‌</w:t>
        </w:r>
        <w:r>
          <w:rPr>
            <w:rFonts w:ascii="B Lotus" w:hAnsi="B Lotus" w:cs="B Nazanin" w:hint="cs"/>
            <w:rtl/>
          </w:rPr>
          <w:t xml:space="preserve">. </w:t>
        </w:r>
      </w:ins>
      <w:del w:id="12575" w:author="Mehrnazi Boojari" w:date="2019-01-07T23:57:00Z">
        <w:r w:rsidRPr="00DB081F" w:rsidDel="00E141C2">
          <w:rPr>
            <w:rFonts w:ascii="B Lotus" w:hAnsi="B Lotus" w:cs="B Lotus"/>
          </w:rPr>
          <w:delText xml:space="preserve"> </w:delText>
        </w:r>
      </w:del>
      <w:r w:rsidRPr="00DB081F">
        <w:rPr>
          <w:rFonts w:ascii="B Lotus" w:hAnsi="B Lotus" w:cs="B Lotus"/>
          <w:rtl/>
          <w:lang w:bidi="fa-IR"/>
        </w:rPr>
        <w:t>فایل پرسش</w:t>
      </w:r>
      <w:ins w:id="12576" w:author="Mehrnazi Boojari" w:date="2019-01-16T00:41:00Z">
        <w:r>
          <w:rPr>
            <w:rFonts w:ascii="B Lotus" w:hAnsi="B Lotus" w:cs="B Nazanin" w:hint="cs"/>
            <w:rtl/>
            <w:lang w:bidi="fa-IR"/>
          </w:rPr>
          <w:t>‌</w:t>
        </w:r>
      </w:ins>
      <w:r w:rsidRPr="00DB081F">
        <w:rPr>
          <w:rFonts w:ascii="B Lotus" w:hAnsi="B Lotus" w:cs="B Lotus"/>
          <w:rtl/>
          <w:lang w:bidi="fa-IR"/>
        </w:rPr>
        <w:t>نامه در پیوست</w:t>
      </w:r>
      <w:r w:rsidRPr="00DB081F">
        <w:rPr>
          <w:rFonts w:ascii="B Lotus" w:hAnsi="B Lotus" w:cs="B Lotus" w:hint="cs"/>
          <w:rtl/>
          <w:lang w:bidi="fa-IR"/>
        </w:rPr>
        <w:t xml:space="preserve"> شماره</w:t>
      </w:r>
      <w:ins w:id="12577" w:author="Mehrnazi Boojari" w:date="2019-01-07T23:57:00Z">
        <w:r>
          <w:rPr>
            <w:rFonts w:ascii="B Lotus" w:hAnsi="B Lotus" w:cs="B Lotus" w:hint="cs"/>
            <w:rtl/>
            <w:lang w:bidi="fa-IR"/>
          </w:rPr>
          <w:t xml:space="preserve"> </w:t>
        </w:r>
      </w:ins>
      <w:r w:rsidRPr="00DB081F">
        <w:rPr>
          <w:rFonts w:ascii="B Lotus" w:hAnsi="B Lotus" w:cs="B Lotus" w:hint="cs"/>
          <w:rtl/>
          <w:lang w:bidi="fa-IR"/>
        </w:rPr>
        <w:t>1</w:t>
      </w:r>
      <w:del w:id="12578" w:author="Mehrnazi Boojari" w:date="2019-01-07T10:08:00Z">
        <w:r w:rsidRPr="00DB081F" w:rsidDel="00A31D6F">
          <w:rPr>
            <w:rFonts w:ascii="B Lotus" w:hAnsi="B Lotus" w:cs="B Lotus" w:hint="cs"/>
            <w:rtl/>
            <w:lang w:bidi="fa-IR"/>
          </w:rPr>
          <w:delText xml:space="preserve"> . </w:delText>
        </w:r>
      </w:del>
      <w:ins w:id="12579" w:author="Mehrnazi Boojari" w:date="2019-01-07T10:08:00Z">
        <w:r w:rsidRPr="00DB081F">
          <w:rPr>
            <w:rFonts w:ascii="B Lotus" w:hAnsi="B Lotus" w:cs="B Lotus" w:hint="cs"/>
            <w:rtl/>
            <w:lang w:bidi="fa-IR"/>
          </w:rPr>
          <w:t xml:space="preserve">. </w:t>
        </w:r>
      </w:ins>
    </w:p>
  </w:footnote>
  <w:footnote w:id="74">
    <w:p w14:paraId="31023204" w14:textId="251A2A56" w:rsidR="00886BC2" w:rsidRPr="00DB081F" w:rsidRDefault="00886BC2" w:rsidP="00E141C2">
      <w:pPr>
        <w:pStyle w:val="FootnoteText"/>
        <w:bidi/>
        <w:rPr>
          <w:rFonts w:ascii="B Lotus" w:hAnsi="B Lotus" w:cs="B Lotus"/>
          <w:rtl/>
          <w:lang w:bidi="fa-IR"/>
        </w:rPr>
      </w:pPr>
      <w:r w:rsidRPr="00DB081F">
        <w:rPr>
          <w:rStyle w:val="FootnoteReference"/>
          <w:rFonts w:ascii="B Lotus" w:hAnsi="B Lotus" w:cs="B Lotus"/>
          <w:vertAlign w:val="baseline"/>
        </w:rPr>
        <w:footnoteRef/>
      </w:r>
      <w:ins w:id="13009" w:author="Mehrnazi Boojari" w:date="2019-01-07T23:58:00Z">
        <w:r>
          <w:rPr>
            <w:rFonts w:ascii="B Lotus" w:hAnsi="B Lotus" w:cs="B Nazanin" w:hint="cs"/>
          </w:rPr>
          <w:t>‌</w:t>
        </w:r>
      </w:ins>
      <w:del w:id="13010" w:author="Mehrnazi Boojari" w:date="2019-01-07T23:58:00Z">
        <w:r w:rsidRPr="00DB081F" w:rsidDel="00E141C2">
          <w:rPr>
            <w:rFonts w:ascii="B Lotus" w:hAnsi="B Lotus" w:cs="B Lotus"/>
          </w:rPr>
          <w:delText xml:space="preserve"> </w:delText>
        </w:r>
      </w:del>
      <w:ins w:id="13011" w:author="Mehrnazi Boojari" w:date="2019-01-07T23:57:00Z">
        <w:r>
          <w:rPr>
            <w:rFonts w:ascii="B Lotus" w:hAnsi="B Lotus" w:cs="B Lotus" w:hint="cs"/>
            <w:rtl/>
          </w:rPr>
          <w:t xml:space="preserve">. </w:t>
        </w:r>
      </w:ins>
      <w:r w:rsidRPr="00DB081F">
        <w:rPr>
          <w:rFonts w:ascii="B Lotus" w:hAnsi="B Lotus" w:cs="B Lotus" w:hint="cs"/>
          <w:rtl/>
          <w:lang w:bidi="fa-IR"/>
        </w:rPr>
        <w:t>پیوست شماره 2</w:t>
      </w:r>
      <w:del w:id="13012" w:author="Mehrnazi Boojari" w:date="2019-01-07T10:08:00Z">
        <w:r w:rsidRPr="00DB081F" w:rsidDel="00A31D6F">
          <w:rPr>
            <w:rFonts w:ascii="B Lotus" w:hAnsi="B Lotus" w:cs="B Lotus" w:hint="cs"/>
            <w:rtl/>
            <w:lang w:bidi="fa-IR"/>
          </w:rPr>
          <w:delText xml:space="preserve"> . </w:delText>
        </w:r>
      </w:del>
      <w:ins w:id="13013" w:author="Mehrnazi Boojari" w:date="2019-01-23T00:21:00Z">
        <w:r w:rsidR="0020454F">
          <w:rPr>
            <w:rFonts w:ascii="B Lotus" w:hAnsi="B Lotus" w:cs="B Lotus" w:hint="cs"/>
            <w:rtl/>
            <w:lang w:bidi="fa-IR"/>
          </w:rPr>
          <w:t>.</w:t>
        </w:r>
      </w:ins>
    </w:p>
  </w:footnote>
  <w:footnote w:id="75">
    <w:p w14:paraId="3C4594E7" w14:textId="77777777" w:rsidR="00886BC2" w:rsidRPr="00DB081F" w:rsidRDefault="00886BC2" w:rsidP="008E2EB9">
      <w:pPr>
        <w:pStyle w:val="FootnoteText"/>
        <w:bidi/>
        <w:rPr>
          <w:rFonts w:ascii="B Lotus" w:hAnsi="B Lotus" w:cs="B Lotus"/>
          <w:rtl/>
          <w:lang w:bidi="fa-IR"/>
        </w:rPr>
      </w:pPr>
      <w:r w:rsidRPr="00DB081F">
        <w:rPr>
          <w:rStyle w:val="FootnoteReference"/>
          <w:rFonts w:ascii="B Lotus" w:hAnsi="B Lotus" w:cs="B Lotus"/>
          <w:vertAlign w:val="baseline"/>
        </w:rPr>
        <w:footnoteRef/>
      </w:r>
      <w:ins w:id="16059" w:author="Mehrnazi Boojari" w:date="2019-01-07T23:58:00Z">
        <w:r>
          <w:rPr>
            <w:rFonts w:ascii="B Lotus" w:hAnsi="B Lotus" w:cs="B Nazanin" w:hint="cs"/>
          </w:rPr>
          <w:t>‌</w:t>
        </w:r>
        <w:r>
          <w:rPr>
            <w:rFonts w:ascii="B Lotus" w:hAnsi="B Lotus" w:cs="B Nazanin" w:hint="cs"/>
            <w:rtl/>
          </w:rPr>
          <w:t>.</w:t>
        </w:r>
      </w:ins>
      <w:ins w:id="16060" w:author="Mehrnazi Boojari" w:date="2019-01-07T23:59:00Z">
        <w:r>
          <w:rPr>
            <w:rFonts w:ascii="B Lotus" w:hAnsi="B Lotus" w:cs="B Nazanin" w:hint="cs"/>
            <w:rtl/>
          </w:rPr>
          <w:t xml:space="preserve"> </w:t>
        </w:r>
      </w:ins>
      <w:del w:id="16061" w:author="Mehrnazi Boojari" w:date="2019-01-07T23:58:00Z">
        <w:r w:rsidRPr="00DB081F" w:rsidDel="008E2EB9">
          <w:rPr>
            <w:rFonts w:ascii="B Lotus" w:hAnsi="B Lotus" w:cs="B Lotus"/>
          </w:rPr>
          <w:delText xml:space="preserve"> </w:delText>
        </w:r>
      </w:del>
      <w:r w:rsidRPr="00DB081F">
        <w:rPr>
          <w:rFonts w:ascii="B Lotus" w:hAnsi="B Lotus" w:cs="B Lotus" w:hint="cs"/>
          <w:rtl/>
          <w:lang w:bidi="fa-IR"/>
        </w:rPr>
        <w:t>ضوابط و مقررات تا حدودی با هم تفاوت دارند، ضابطه برای طراحان و مقررات برای طراحان و مجریان است.</w:t>
      </w:r>
    </w:p>
  </w:footnote>
  <w:footnote w:id="76">
    <w:p w14:paraId="546E2667" w14:textId="77777777" w:rsidR="00886BC2" w:rsidRPr="00DB081F" w:rsidRDefault="00886BC2" w:rsidP="008E2EB9">
      <w:pPr>
        <w:pStyle w:val="FootnoteText"/>
        <w:bidi/>
        <w:jc w:val="both"/>
        <w:rPr>
          <w:rFonts w:ascii="B Lotus" w:hAnsi="B Lotus" w:cs="B Lotus"/>
          <w:rtl/>
          <w:lang w:bidi="fa-IR"/>
        </w:rPr>
      </w:pPr>
      <w:r w:rsidRPr="00DB081F">
        <w:rPr>
          <w:rStyle w:val="FootnoteReference"/>
          <w:rFonts w:ascii="B Lotus" w:hAnsi="B Lotus" w:cs="B Lotus"/>
          <w:vertAlign w:val="baseline"/>
        </w:rPr>
        <w:footnoteRef/>
      </w:r>
      <w:ins w:id="17809" w:author="Mehrnazi Boojari" w:date="2019-01-07T23:59:00Z">
        <w:r>
          <w:rPr>
            <w:rFonts w:ascii="B Lotus" w:hAnsi="B Lotus" w:cs="B Nazanin" w:hint="cs"/>
          </w:rPr>
          <w:t>‌</w:t>
        </w:r>
        <w:r>
          <w:rPr>
            <w:rFonts w:ascii="B Lotus" w:hAnsi="B Lotus" w:cs="B Nazanin" w:hint="cs"/>
            <w:rtl/>
          </w:rPr>
          <w:t xml:space="preserve">. </w:t>
        </w:r>
      </w:ins>
      <w:del w:id="17810" w:author="Mehrnazi Boojari" w:date="2019-01-07T23:59:00Z">
        <w:r w:rsidRPr="00DB081F" w:rsidDel="008E2EB9">
          <w:rPr>
            <w:rFonts w:ascii="B Lotus" w:hAnsi="B Lotus" w:cs="B Lotus"/>
          </w:rPr>
          <w:delText xml:space="preserve"> </w:delText>
        </w:r>
      </w:del>
      <w:r w:rsidRPr="00DB081F">
        <w:rPr>
          <w:rFonts w:ascii="B Lotus" w:hAnsi="B Lotus" w:cs="B Lotus" w:hint="cs"/>
          <w:rtl/>
          <w:lang w:bidi="fa-IR"/>
        </w:rPr>
        <w:t>در تعیین فراوانی</w:t>
      </w:r>
      <w:del w:id="17811" w:author="Mehrnazi Boojari" w:date="2019-01-07T10:45:00Z">
        <w:r w:rsidRPr="00DB081F" w:rsidDel="006A1F1D">
          <w:rPr>
            <w:rFonts w:ascii="B Lotus" w:hAnsi="B Lotus" w:cs="B Lotus" w:hint="cs"/>
            <w:rtl/>
            <w:lang w:bidi="fa-IR"/>
          </w:rPr>
          <w:delText xml:space="preserve"> صرفا </w:delText>
        </w:r>
      </w:del>
      <w:ins w:id="17812" w:author="Mehrnazi Boojari" w:date="2019-01-07T10:45:00Z">
        <w:r w:rsidRPr="00DB081F">
          <w:rPr>
            <w:rFonts w:ascii="B Lotus" w:hAnsi="B Lotus" w:cs="B Lotus" w:hint="cs"/>
            <w:rtl/>
            <w:lang w:bidi="fa-IR"/>
          </w:rPr>
          <w:t xml:space="preserve"> فقط </w:t>
        </w:r>
      </w:ins>
      <w:r w:rsidRPr="00DB081F">
        <w:rPr>
          <w:rFonts w:ascii="B Lotus" w:hAnsi="B Lotus" w:cs="B Lotus" w:hint="cs"/>
          <w:rtl/>
          <w:lang w:bidi="fa-IR"/>
        </w:rPr>
        <w:t>چالش</w:t>
      </w:r>
      <w:ins w:id="17813" w:author="Mehrnazi Boojari" w:date="2019-01-07T10:44:00Z">
        <w:r w:rsidRPr="00DB081F">
          <w:rPr>
            <w:rFonts w:ascii="B Lotus" w:hAnsi="B Lotus" w:cs="B Nazanin" w:hint="cs"/>
            <w:rtl/>
            <w:lang w:bidi="fa-IR"/>
          </w:rPr>
          <w:t>‌</w:t>
        </w:r>
      </w:ins>
      <w:del w:id="17814" w:author="Mehrnazi Boojari" w:date="2019-01-07T10:44:00Z">
        <w:r w:rsidRPr="00DB081F" w:rsidDel="006A1F1D">
          <w:rPr>
            <w:rFonts w:ascii="B Lotus" w:hAnsi="B Lotus" w:cs="B Lotus" w:hint="cs"/>
            <w:rtl/>
            <w:lang w:bidi="fa-IR"/>
          </w:rPr>
          <w:delText xml:space="preserve"> </w:delText>
        </w:r>
      </w:del>
      <w:r w:rsidRPr="00DB081F">
        <w:rPr>
          <w:rFonts w:ascii="B Lotus" w:hAnsi="B Lotus" w:cs="B Lotus" w:hint="cs"/>
          <w:rtl/>
          <w:lang w:bidi="fa-IR"/>
        </w:rPr>
        <w:t>ها و عامل</w:t>
      </w:r>
      <w:ins w:id="17815" w:author="Mehrnazi Boojari" w:date="2019-01-07T10:44:00Z">
        <w:r w:rsidRPr="00DB081F">
          <w:rPr>
            <w:rFonts w:ascii="B Lotus" w:hAnsi="B Lotus" w:cs="B Nazanin" w:hint="cs"/>
            <w:rtl/>
            <w:lang w:bidi="fa-IR"/>
          </w:rPr>
          <w:t>‌</w:t>
        </w:r>
      </w:ins>
      <w:del w:id="17816" w:author="Mehrnazi Boojari" w:date="2019-01-07T10:44:00Z">
        <w:r w:rsidRPr="00DB081F" w:rsidDel="006A1F1D">
          <w:rPr>
            <w:rFonts w:ascii="B Lotus" w:hAnsi="B Lotus" w:cs="B Lotus" w:hint="cs"/>
            <w:rtl/>
            <w:lang w:bidi="fa-IR"/>
          </w:rPr>
          <w:delText xml:space="preserve"> </w:delText>
        </w:r>
      </w:del>
      <w:r w:rsidRPr="00DB081F">
        <w:rPr>
          <w:rFonts w:ascii="B Lotus" w:hAnsi="B Lotus" w:cs="B Lotus" w:hint="cs"/>
          <w:rtl/>
          <w:lang w:bidi="fa-IR"/>
        </w:rPr>
        <w:t>های انتخاب</w:t>
      </w:r>
      <w:ins w:id="17817" w:author="Mehrnazi Boojari" w:date="2019-01-07T23:59:00Z">
        <w:r>
          <w:rPr>
            <w:rFonts w:ascii="B Lotus" w:hAnsi="B Lotus" w:cs="B Nazanin" w:hint="cs"/>
            <w:rtl/>
            <w:lang w:bidi="fa-IR"/>
          </w:rPr>
          <w:t>‌</w:t>
        </w:r>
      </w:ins>
      <w:del w:id="17818" w:author="Mehrnazi Boojari" w:date="2019-01-07T23:59:00Z">
        <w:r w:rsidRPr="00DB081F" w:rsidDel="008E2EB9">
          <w:rPr>
            <w:rFonts w:ascii="B Lotus" w:hAnsi="B Lotus" w:cs="B Lotus" w:hint="cs"/>
            <w:rtl/>
            <w:lang w:bidi="fa-IR"/>
          </w:rPr>
          <w:delText xml:space="preserve"> </w:delText>
        </w:r>
      </w:del>
      <w:r w:rsidRPr="00DB081F">
        <w:rPr>
          <w:rFonts w:ascii="B Lotus" w:hAnsi="B Lotus" w:cs="B Lotus" w:hint="cs"/>
          <w:rtl/>
          <w:lang w:bidi="fa-IR"/>
        </w:rPr>
        <w:t>شده در فصل چهار ملاک قرار گرفته است</w:t>
      </w:r>
      <w:ins w:id="17819" w:author="Mehrnazi Boojari" w:date="2019-01-07T10:45:00Z">
        <w:r w:rsidRPr="00DB081F">
          <w:rPr>
            <w:rFonts w:ascii="B Lotus" w:hAnsi="B Lotus" w:cs="B Nazanin" w:hint="cs"/>
            <w:rtl/>
            <w:lang w:bidi="fa-IR"/>
          </w:rPr>
          <w:t>‌</w:t>
        </w:r>
      </w:ins>
      <w:del w:id="17820" w:author="Mehrnazi Boojari" w:date="2019-01-07T10:45:00Z">
        <w:r w:rsidRPr="00DB081F" w:rsidDel="006A1F1D">
          <w:rPr>
            <w:rFonts w:ascii="B Lotus" w:hAnsi="B Lotus" w:cs="B Lotus" w:hint="cs"/>
            <w:rtl/>
            <w:lang w:bidi="fa-IR"/>
          </w:rPr>
          <w:delText xml:space="preserve"> </w:delText>
        </w:r>
      </w:del>
      <w:r w:rsidRPr="00DB081F">
        <w:rPr>
          <w:rFonts w:ascii="B Lotus" w:hAnsi="B Lotus" w:cs="B Lotus" w:hint="cs"/>
          <w:rtl/>
          <w:lang w:bidi="fa-IR"/>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6D25"/>
    <w:multiLevelType w:val="hybridMultilevel"/>
    <w:tmpl w:val="0AF4ABE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82102A3"/>
    <w:multiLevelType w:val="hybridMultilevel"/>
    <w:tmpl w:val="03DA27C2"/>
    <w:lvl w:ilvl="0" w:tplc="04090001">
      <w:start w:val="1"/>
      <w:numFmt w:val="bullet"/>
      <w:lvlText w:val=""/>
      <w:lvlJc w:val="left"/>
      <w:pPr>
        <w:ind w:left="1008" w:hanging="360"/>
      </w:pPr>
      <w:rPr>
        <w:rFonts w:ascii="Symbol" w:hAnsi="Symbol" w:hint="default"/>
      </w:rPr>
    </w:lvl>
    <w:lvl w:ilvl="1" w:tplc="90B876C8">
      <w:numFmt w:val="bullet"/>
      <w:lvlText w:val="-"/>
      <w:lvlJc w:val="left"/>
      <w:pPr>
        <w:ind w:left="1728" w:hanging="360"/>
      </w:pPr>
      <w:rPr>
        <w:rFonts w:ascii="Calibri" w:eastAsiaTheme="minorHAnsi" w:hAnsi="Calibri" w:cs="Calibri"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nsid w:val="09DC5FF6"/>
    <w:multiLevelType w:val="hybridMultilevel"/>
    <w:tmpl w:val="7B0E3FA2"/>
    <w:lvl w:ilvl="0" w:tplc="C03C5204">
      <w:start w:val="1"/>
      <w:numFmt w:val="bullet"/>
      <w:lvlText w:val=""/>
      <w:lvlJc w:val="left"/>
      <w:pPr>
        <w:ind w:left="36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8375CB"/>
    <w:multiLevelType w:val="hybridMultilevel"/>
    <w:tmpl w:val="81B8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B507C"/>
    <w:multiLevelType w:val="hybridMultilevel"/>
    <w:tmpl w:val="B4D2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D96B28"/>
    <w:multiLevelType w:val="hybridMultilevel"/>
    <w:tmpl w:val="749CE42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0D227D8E"/>
    <w:multiLevelType w:val="hybridMultilevel"/>
    <w:tmpl w:val="04326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B15A85"/>
    <w:multiLevelType w:val="hybridMultilevel"/>
    <w:tmpl w:val="EB3A9B0C"/>
    <w:lvl w:ilvl="0" w:tplc="C03C5204">
      <w:start w:val="1"/>
      <w:numFmt w:val="bullet"/>
      <w:lvlText w:val=""/>
      <w:lvlJc w:val="left"/>
      <w:pPr>
        <w:ind w:left="720" w:hanging="360"/>
      </w:pPr>
      <w:rPr>
        <w:rFonts w:ascii="Symbol" w:hAnsi="Symbol" w:cs="Symbol" w:hint="default"/>
        <w:strike w:val="0"/>
        <w:dstrike w:val="0"/>
        <w:spacing w:val="0"/>
        <w:kern w:val="16"/>
        <w:position w:val="-2"/>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986430"/>
    <w:multiLevelType w:val="hybridMultilevel"/>
    <w:tmpl w:val="9830052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nsid w:val="102B03F0"/>
    <w:multiLevelType w:val="hybridMultilevel"/>
    <w:tmpl w:val="EF509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0DA361A"/>
    <w:multiLevelType w:val="hybridMultilevel"/>
    <w:tmpl w:val="960CB96E"/>
    <w:lvl w:ilvl="0" w:tplc="C03C5204">
      <w:start w:val="1"/>
      <w:numFmt w:val="bullet"/>
      <w:lvlText w:val=""/>
      <w:lvlJc w:val="left"/>
      <w:pPr>
        <w:ind w:left="36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12E4CE9"/>
    <w:multiLevelType w:val="hybridMultilevel"/>
    <w:tmpl w:val="146E0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F1E35"/>
    <w:multiLevelType w:val="hybridMultilevel"/>
    <w:tmpl w:val="2102BD34"/>
    <w:lvl w:ilvl="0" w:tplc="C03C5204">
      <w:start w:val="1"/>
      <w:numFmt w:val="bullet"/>
      <w:lvlText w:val=""/>
      <w:lvlJc w:val="left"/>
      <w:pPr>
        <w:ind w:left="587"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3">
    <w:nsid w:val="15BF0566"/>
    <w:multiLevelType w:val="hybridMultilevel"/>
    <w:tmpl w:val="97869F22"/>
    <w:lvl w:ilvl="0" w:tplc="C03C5204">
      <w:start w:val="1"/>
      <w:numFmt w:val="bullet"/>
      <w:lvlText w:val=""/>
      <w:lvlJc w:val="left"/>
      <w:pPr>
        <w:ind w:left="72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DA0788"/>
    <w:multiLevelType w:val="hybridMultilevel"/>
    <w:tmpl w:val="3644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DD0FB4"/>
    <w:multiLevelType w:val="hybridMultilevel"/>
    <w:tmpl w:val="49302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94A6219"/>
    <w:multiLevelType w:val="hybridMultilevel"/>
    <w:tmpl w:val="68585C04"/>
    <w:lvl w:ilvl="0" w:tplc="C03C5204">
      <w:start w:val="1"/>
      <w:numFmt w:val="bullet"/>
      <w:lvlText w:val=""/>
      <w:lvlJc w:val="left"/>
      <w:pPr>
        <w:ind w:left="720" w:hanging="360"/>
      </w:pPr>
      <w:rPr>
        <w:rFonts w:ascii="Symbol" w:hAnsi="Symbol" w:cs="Symbol" w:hint="default"/>
        <w:strike w:val="0"/>
        <w:dstrike w:val="0"/>
        <w:spacing w:val="0"/>
        <w:kern w:val="16"/>
        <w:position w:val="-2"/>
        <w:vertAlign w:val="baseline"/>
      </w:rPr>
    </w:lvl>
    <w:lvl w:ilvl="1" w:tplc="35A680B0">
      <w:numFmt w:val="bullet"/>
      <w:lvlText w:val="•"/>
      <w:lvlJc w:val="left"/>
      <w:pPr>
        <w:ind w:left="1440" w:hanging="360"/>
      </w:pPr>
      <w:rPr>
        <w:rFonts w:ascii="Calibri" w:eastAsiaTheme="minorHAnsi" w:hAnsi="Calibri" w:cs="Calibri" w:hint="default"/>
      </w:rPr>
    </w:lvl>
    <w:lvl w:ilvl="2" w:tplc="80FCC440">
      <w:numFmt w:val="bullet"/>
      <w:lvlText w:val="-"/>
      <w:lvlJc w:val="left"/>
      <w:pPr>
        <w:ind w:left="2160" w:hanging="360"/>
      </w:pPr>
      <w:rPr>
        <w:rFonts w:ascii="Times New Roman" w:eastAsia="Calibri" w:hAnsi="Times New Roman" w:cs="B Lotu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B326AC"/>
    <w:multiLevelType w:val="hybridMultilevel"/>
    <w:tmpl w:val="D24C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352487"/>
    <w:multiLevelType w:val="hybridMultilevel"/>
    <w:tmpl w:val="339665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D0487E"/>
    <w:multiLevelType w:val="hybridMultilevel"/>
    <w:tmpl w:val="97C60E4E"/>
    <w:lvl w:ilvl="0" w:tplc="C03C5204">
      <w:start w:val="1"/>
      <w:numFmt w:val="bullet"/>
      <w:lvlText w:val=""/>
      <w:lvlJc w:val="left"/>
      <w:pPr>
        <w:ind w:left="472"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192" w:hanging="360"/>
      </w:pPr>
      <w:rPr>
        <w:rFonts w:ascii="Courier New" w:hAnsi="Courier New" w:cs="Courier New" w:hint="default"/>
      </w:rPr>
    </w:lvl>
    <w:lvl w:ilvl="2" w:tplc="04090005" w:tentative="1">
      <w:start w:val="1"/>
      <w:numFmt w:val="bullet"/>
      <w:lvlText w:val=""/>
      <w:lvlJc w:val="left"/>
      <w:pPr>
        <w:ind w:left="1912" w:hanging="360"/>
      </w:pPr>
      <w:rPr>
        <w:rFonts w:ascii="Wingdings" w:hAnsi="Wingdings" w:hint="default"/>
      </w:rPr>
    </w:lvl>
    <w:lvl w:ilvl="3" w:tplc="04090001" w:tentative="1">
      <w:start w:val="1"/>
      <w:numFmt w:val="bullet"/>
      <w:lvlText w:val=""/>
      <w:lvlJc w:val="left"/>
      <w:pPr>
        <w:ind w:left="2632" w:hanging="360"/>
      </w:pPr>
      <w:rPr>
        <w:rFonts w:ascii="Symbol" w:hAnsi="Symbol" w:hint="default"/>
      </w:rPr>
    </w:lvl>
    <w:lvl w:ilvl="4" w:tplc="04090003" w:tentative="1">
      <w:start w:val="1"/>
      <w:numFmt w:val="bullet"/>
      <w:lvlText w:val="o"/>
      <w:lvlJc w:val="left"/>
      <w:pPr>
        <w:ind w:left="3352" w:hanging="360"/>
      </w:pPr>
      <w:rPr>
        <w:rFonts w:ascii="Courier New" w:hAnsi="Courier New" w:cs="Courier New" w:hint="default"/>
      </w:rPr>
    </w:lvl>
    <w:lvl w:ilvl="5" w:tplc="04090005" w:tentative="1">
      <w:start w:val="1"/>
      <w:numFmt w:val="bullet"/>
      <w:lvlText w:val=""/>
      <w:lvlJc w:val="left"/>
      <w:pPr>
        <w:ind w:left="4072" w:hanging="360"/>
      </w:pPr>
      <w:rPr>
        <w:rFonts w:ascii="Wingdings" w:hAnsi="Wingdings" w:hint="default"/>
      </w:rPr>
    </w:lvl>
    <w:lvl w:ilvl="6" w:tplc="04090001" w:tentative="1">
      <w:start w:val="1"/>
      <w:numFmt w:val="bullet"/>
      <w:lvlText w:val=""/>
      <w:lvlJc w:val="left"/>
      <w:pPr>
        <w:ind w:left="4792" w:hanging="360"/>
      </w:pPr>
      <w:rPr>
        <w:rFonts w:ascii="Symbol" w:hAnsi="Symbol" w:hint="default"/>
      </w:rPr>
    </w:lvl>
    <w:lvl w:ilvl="7" w:tplc="04090003" w:tentative="1">
      <w:start w:val="1"/>
      <w:numFmt w:val="bullet"/>
      <w:lvlText w:val="o"/>
      <w:lvlJc w:val="left"/>
      <w:pPr>
        <w:ind w:left="5512" w:hanging="360"/>
      </w:pPr>
      <w:rPr>
        <w:rFonts w:ascii="Courier New" w:hAnsi="Courier New" w:cs="Courier New" w:hint="default"/>
      </w:rPr>
    </w:lvl>
    <w:lvl w:ilvl="8" w:tplc="04090005" w:tentative="1">
      <w:start w:val="1"/>
      <w:numFmt w:val="bullet"/>
      <w:lvlText w:val=""/>
      <w:lvlJc w:val="left"/>
      <w:pPr>
        <w:ind w:left="6232" w:hanging="360"/>
      </w:pPr>
      <w:rPr>
        <w:rFonts w:ascii="Wingdings" w:hAnsi="Wingdings" w:hint="default"/>
      </w:rPr>
    </w:lvl>
  </w:abstractNum>
  <w:abstractNum w:abstractNumId="20">
    <w:nsid w:val="1F623334"/>
    <w:multiLevelType w:val="hybridMultilevel"/>
    <w:tmpl w:val="1242C8A4"/>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20406C58"/>
    <w:multiLevelType w:val="hybridMultilevel"/>
    <w:tmpl w:val="76C61046"/>
    <w:lvl w:ilvl="0" w:tplc="C03C5204">
      <w:start w:val="1"/>
      <w:numFmt w:val="bullet"/>
      <w:lvlText w:val=""/>
      <w:lvlJc w:val="left"/>
      <w:pPr>
        <w:ind w:left="36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4EF14C8"/>
    <w:multiLevelType w:val="hybridMultilevel"/>
    <w:tmpl w:val="EED6205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nsid w:val="2DE67BDA"/>
    <w:multiLevelType w:val="hybridMultilevel"/>
    <w:tmpl w:val="3A96D84E"/>
    <w:lvl w:ilvl="0" w:tplc="C03C5204">
      <w:start w:val="1"/>
      <w:numFmt w:val="bullet"/>
      <w:lvlText w:val=""/>
      <w:lvlJc w:val="left"/>
      <w:pPr>
        <w:ind w:left="720" w:hanging="360"/>
      </w:pPr>
      <w:rPr>
        <w:rFonts w:ascii="Symbol" w:hAnsi="Symbol" w:cs="Symbol" w:hint="default"/>
        <w:strike w:val="0"/>
        <w:dstrike w:val="0"/>
        <w:spacing w:val="0"/>
        <w:kern w:val="16"/>
        <w:position w:val="-2"/>
        <w:u w:val="none"/>
        <w:effect w:val="none"/>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16B153D"/>
    <w:multiLevelType w:val="hybridMultilevel"/>
    <w:tmpl w:val="D1BC940C"/>
    <w:lvl w:ilvl="0" w:tplc="C03C5204">
      <w:start w:val="1"/>
      <w:numFmt w:val="bullet"/>
      <w:lvlText w:val=""/>
      <w:lvlJc w:val="left"/>
      <w:pPr>
        <w:ind w:left="108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74C29B1"/>
    <w:multiLevelType w:val="multilevel"/>
    <w:tmpl w:val="B002B6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383633B4"/>
    <w:multiLevelType w:val="hybridMultilevel"/>
    <w:tmpl w:val="60262FC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88046D5"/>
    <w:multiLevelType w:val="hybridMultilevel"/>
    <w:tmpl w:val="568EF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213E48"/>
    <w:multiLevelType w:val="hybridMultilevel"/>
    <w:tmpl w:val="1EE0E8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3819A2"/>
    <w:multiLevelType w:val="hybridMultilevel"/>
    <w:tmpl w:val="30F47E7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0">
    <w:nsid w:val="3C362530"/>
    <w:multiLevelType w:val="hybridMultilevel"/>
    <w:tmpl w:val="9D58AC6E"/>
    <w:lvl w:ilvl="0" w:tplc="04090001">
      <w:start w:val="1"/>
      <w:numFmt w:val="bullet"/>
      <w:lvlText w:val=""/>
      <w:lvlJc w:val="left"/>
      <w:pPr>
        <w:ind w:left="388" w:hanging="360"/>
      </w:pPr>
      <w:rPr>
        <w:rFonts w:ascii="Symbol" w:hAnsi="Symbol" w:hint="default"/>
      </w:rPr>
    </w:lvl>
    <w:lvl w:ilvl="1" w:tplc="04090003" w:tentative="1">
      <w:start w:val="1"/>
      <w:numFmt w:val="bullet"/>
      <w:lvlText w:val="o"/>
      <w:lvlJc w:val="left"/>
      <w:pPr>
        <w:ind w:left="1108" w:hanging="360"/>
      </w:pPr>
      <w:rPr>
        <w:rFonts w:ascii="Courier New" w:hAnsi="Courier New" w:cs="Courier New" w:hint="default"/>
      </w:rPr>
    </w:lvl>
    <w:lvl w:ilvl="2" w:tplc="04090005" w:tentative="1">
      <w:start w:val="1"/>
      <w:numFmt w:val="bullet"/>
      <w:lvlText w:val=""/>
      <w:lvlJc w:val="left"/>
      <w:pPr>
        <w:ind w:left="1828" w:hanging="360"/>
      </w:pPr>
      <w:rPr>
        <w:rFonts w:ascii="Wingdings" w:hAnsi="Wingdings" w:hint="default"/>
      </w:rPr>
    </w:lvl>
    <w:lvl w:ilvl="3" w:tplc="04090001" w:tentative="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31">
    <w:nsid w:val="42AD1902"/>
    <w:multiLevelType w:val="hybridMultilevel"/>
    <w:tmpl w:val="4FEC6B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E31F15"/>
    <w:multiLevelType w:val="hybridMultilevel"/>
    <w:tmpl w:val="518E0FB2"/>
    <w:lvl w:ilvl="0" w:tplc="C03C5204">
      <w:start w:val="1"/>
      <w:numFmt w:val="bullet"/>
      <w:lvlText w:val=""/>
      <w:lvlJc w:val="left"/>
      <w:pPr>
        <w:ind w:left="36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42171E1"/>
    <w:multiLevelType w:val="hybridMultilevel"/>
    <w:tmpl w:val="20606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81E6854"/>
    <w:multiLevelType w:val="hybridMultilevel"/>
    <w:tmpl w:val="6EC858B8"/>
    <w:lvl w:ilvl="0" w:tplc="C03C5204">
      <w:start w:val="1"/>
      <w:numFmt w:val="bullet"/>
      <w:lvlText w:val=""/>
      <w:lvlJc w:val="left"/>
      <w:pPr>
        <w:ind w:left="727"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5">
    <w:nsid w:val="487F6934"/>
    <w:multiLevelType w:val="hybridMultilevel"/>
    <w:tmpl w:val="887C9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AB70A69"/>
    <w:multiLevelType w:val="hybridMultilevel"/>
    <w:tmpl w:val="35E2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962C91"/>
    <w:multiLevelType w:val="hybridMultilevel"/>
    <w:tmpl w:val="CFE41946"/>
    <w:lvl w:ilvl="0" w:tplc="04090001">
      <w:start w:val="1"/>
      <w:numFmt w:val="bullet"/>
      <w:lvlText w:val=""/>
      <w:lvlJc w:val="left"/>
      <w:pPr>
        <w:ind w:left="1667" w:hanging="360"/>
      </w:pPr>
      <w:rPr>
        <w:rFonts w:ascii="Symbol" w:hAnsi="Symbol"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38">
    <w:nsid w:val="4DB1449D"/>
    <w:multiLevelType w:val="hybridMultilevel"/>
    <w:tmpl w:val="98266B52"/>
    <w:lvl w:ilvl="0" w:tplc="04090011">
      <w:start w:val="1"/>
      <w:numFmt w:val="decimal"/>
      <w:lvlText w:val="%1)"/>
      <w:lvlJc w:val="left"/>
      <w:pPr>
        <w:ind w:left="360" w:hanging="360"/>
      </w:pPr>
    </w:lvl>
    <w:lvl w:ilvl="1" w:tplc="944CAAB4">
      <w:start w:val="1"/>
      <w:numFmt w:val="decimal"/>
      <w:lvlText w:val="%2."/>
      <w:lvlJc w:val="left"/>
      <w:pPr>
        <w:ind w:left="1080" w:hanging="360"/>
      </w:pPr>
      <w:rPr>
        <w:rFonts w:hint="default"/>
        <w:sz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4F55271C"/>
    <w:multiLevelType w:val="hybridMultilevel"/>
    <w:tmpl w:val="35845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0631DFC"/>
    <w:multiLevelType w:val="hybridMultilevel"/>
    <w:tmpl w:val="E340A87E"/>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41">
    <w:nsid w:val="521B1ACE"/>
    <w:multiLevelType w:val="hybridMultilevel"/>
    <w:tmpl w:val="0BE0D60C"/>
    <w:lvl w:ilvl="0" w:tplc="C03C5204">
      <w:start w:val="1"/>
      <w:numFmt w:val="bullet"/>
      <w:lvlText w:val=""/>
      <w:lvlJc w:val="left"/>
      <w:pPr>
        <w:ind w:left="587"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42">
    <w:nsid w:val="5361736C"/>
    <w:multiLevelType w:val="hybridMultilevel"/>
    <w:tmpl w:val="791A7D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3">
    <w:nsid w:val="546F7E2B"/>
    <w:multiLevelType w:val="hybridMultilevel"/>
    <w:tmpl w:val="FA7AC5FE"/>
    <w:lvl w:ilvl="0" w:tplc="C03C5204">
      <w:start w:val="1"/>
      <w:numFmt w:val="bullet"/>
      <w:lvlText w:val=""/>
      <w:lvlJc w:val="left"/>
      <w:pPr>
        <w:ind w:left="36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64A1489"/>
    <w:multiLevelType w:val="hybridMultilevel"/>
    <w:tmpl w:val="0D389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715C16"/>
    <w:multiLevelType w:val="hybridMultilevel"/>
    <w:tmpl w:val="20D00D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D456E15"/>
    <w:multiLevelType w:val="hybridMultilevel"/>
    <w:tmpl w:val="F3862438"/>
    <w:lvl w:ilvl="0" w:tplc="04090001">
      <w:start w:val="1"/>
      <w:numFmt w:val="bullet"/>
      <w:lvlText w:val=""/>
      <w:lvlJc w:val="left"/>
      <w:pPr>
        <w:ind w:left="587" w:hanging="36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47">
    <w:nsid w:val="61F12751"/>
    <w:multiLevelType w:val="hybridMultilevel"/>
    <w:tmpl w:val="16340E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629C4A5B"/>
    <w:multiLevelType w:val="hybridMultilevel"/>
    <w:tmpl w:val="1786BC4C"/>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9">
    <w:nsid w:val="62F81CBB"/>
    <w:multiLevelType w:val="hybridMultilevel"/>
    <w:tmpl w:val="DA7E9FBA"/>
    <w:lvl w:ilvl="0" w:tplc="C03C5204">
      <w:start w:val="1"/>
      <w:numFmt w:val="bullet"/>
      <w:lvlText w:val=""/>
      <w:lvlJc w:val="left"/>
      <w:pPr>
        <w:ind w:left="36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7625DBC"/>
    <w:multiLevelType w:val="hybridMultilevel"/>
    <w:tmpl w:val="734A37B6"/>
    <w:lvl w:ilvl="0" w:tplc="04090011">
      <w:start w:val="1"/>
      <w:numFmt w:val="decimal"/>
      <w:lvlText w:val="%1)"/>
      <w:lvlJc w:val="left"/>
      <w:pPr>
        <w:ind w:left="322" w:hanging="360"/>
      </w:pPr>
      <w:rPr>
        <w:rFonts w:hint="default"/>
      </w:rPr>
    </w:lvl>
    <w:lvl w:ilvl="1" w:tplc="04090003" w:tentative="1">
      <w:start w:val="1"/>
      <w:numFmt w:val="bullet"/>
      <w:lvlText w:val="o"/>
      <w:lvlJc w:val="left"/>
      <w:pPr>
        <w:ind w:left="1042" w:hanging="360"/>
      </w:pPr>
      <w:rPr>
        <w:rFonts w:ascii="Courier New" w:hAnsi="Courier New" w:cs="Courier New" w:hint="default"/>
      </w:rPr>
    </w:lvl>
    <w:lvl w:ilvl="2" w:tplc="04090005" w:tentative="1">
      <w:start w:val="1"/>
      <w:numFmt w:val="bullet"/>
      <w:lvlText w:val=""/>
      <w:lvlJc w:val="left"/>
      <w:pPr>
        <w:ind w:left="1762" w:hanging="360"/>
      </w:pPr>
      <w:rPr>
        <w:rFonts w:ascii="Wingdings" w:hAnsi="Wingdings" w:hint="default"/>
      </w:rPr>
    </w:lvl>
    <w:lvl w:ilvl="3" w:tplc="04090001" w:tentative="1">
      <w:start w:val="1"/>
      <w:numFmt w:val="bullet"/>
      <w:lvlText w:val=""/>
      <w:lvlJc w:val="left"/>
      <w:pPr>
        <w:ind w:left="2482" w:hanging="360"/>
      </w:pPr>
      <w:rPr>
        <w:rFonts w:ascii="Symbol" w:hAnsi="Symbol" w:hint="default"/>
      </w:rPr>
    </w:lvl>
    <w:lvl w:ilvl="4" w:tplc="04090003" w:tentative="1">
      <w:start w:val="1"/>
      <w:numFmt w:val="bullet"/>
      <w:lvlText w:val="o"/>
      <w:lvlJc w:val="left"/>
      <w:pPr>
        <w:ind w:left="3202" w:hanging="360"/>
      </w:pPr>
      <w:rPr>
        <w:rFonts w:ascii="Courier New" w:hAnsi="Courier New" w:cs="Courier New" w:hint="default"/>
      </w:rPr>
    </w:lvl>
    <w:lvl w:ilvl="5" w:tplc="04090005" w:tentative="1">
      <w:start w:val="1"/>
      <w:numFmt w:val="bullet"/>
      <w:lvlText w:val=""/>
      <w:lvlJc w:val="left"/>
      <w:pPr>
        <w:ind w:left="3922" w:hanging="360"/>
      </w:pPr>
      <w:rPr>
        <w:rFonts w:ascii="Wingdings" w:hAnsi="Wingdings" w:hint="default"/>
      </w:rPr>
    </w:lvl>
    <w:lvl w:ilvl="6" w:tplc="04090001" w:tentative="1">
      <w:start w:val="1"/>
      <w:numFmt w:val="bullet"/>
      <w:lvlText w:val=""/>
      <w:lvlJc w:val="left"/>
      <w:pPr>
        <w:ind w:left="4642" w:hanging="360"/>
      </w:pPr>
      <w:rPr>
        <w:rFonts w:ascii="Symbol" w:hAnsi="Symbol" w:hint="default"/>
      </w:rPr>
    </w:lvl>
    <w:lvl w:ilvl="7" w:tplc="04090003" w:tentative="1">
      <w:start w:val="1"/>
      <w:numFmt w:val="bullet"/>
      <w:lvlText w:val="o"/>
      <w:lvlJc w:val="left"/>
      <w:pPr>
        <w:ind w:left="5362" w:hanging="360"/>
      </w:pPr>
      <w:rPr>
        <w:rFonts w:ascii="Courier New" w:hAnsi="Courier New" w:cs="Courier New" w:hint="default"/>
      </w:rPr>
    </w:lvl>
    <w:lvl w:ilvl="8" w:tplc="04090005" w:tentative="1">
      <w:start w:val="1"/>
      <w:numFmt w:val="bullet"/>
      <w:lvlText w:val=""/>
      <w:lvlJc w:val="left"/>
      <w:pPr>
        <w:ind w:left="6082" w:hanging="360"/>
      </w:pPr>
      <w:rPr>
        <w:rFonts w:ascii="Wingdings" w:hAnsi="Wingdings" w:hint="default"/>
      </w:rPr>
    </w:lvl>
  </w:abstractNum>
  <w:abstractNum w:abstractNumId="51">
    <w:nsid w:val="67700FB7"/>
    <w:multiLevelType w:val="hybridMultilevel"/>
    <w:tmpl w:val="118C72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948362D"/>
    <w:multiLevelType w:val="hybridMultilevel"/>
    <w:tmpl w:val="4C384FFE"/>
    <w:lvl w:ilvl="0" w:tplc="0409000D">
      <w:start w:val="1"/>
      <w:numFmt w:val="bullet"/>
      <w:lvlText w:val=""/>
      <w:lvlJc w:val="left"/>
      <w:pPr>
        <w:ind w:left="1354" w:hanging="360"/>
      </w:pPr>
      <w:rPr>
        <w:rFonts w:ascii="Wingdings" w:hAnsi="Wingdings" w:hint="default"/>
        <w:strike w:val="0"/>
        <w:dstrike w:val="0"/>
        <w:spacing w:val="0"/>
        <w:kern w:val="16"/>
        <w:position w:val="-2"/>
        <w:u w:val="none"/>
        <w:effect w:val="none"/>
        <w:vertAlign w:val="baseline"/>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start w:val="1"/>
      <w:numFmt w:val="bullet"/>
      <w:lvlText w:val="o"/>
      <w:lvlJc w:val="left"/>
      <w:pPr>
        <w:ind w:left="4234" w:hanging="360"/>
      </w:pPr>
      <w:rPr>
        <w:rFonts w:ascii="Courier New" w:hAnsi="Courier New" w:cs="Courier New" w:hint="default"/>
      </w:rPr>
    </w:lvl>
    <w:lvl w:ilvl="5" w:tplc="04090005">
      <w:start w:val="1"/>
      <w:numFmt w:val="bullet"/>
      <w:lvlText w:val=""/>
      <w:lvlJc w:val="left"/>
      <w:pPr>
        <w:ind w:left="4954" w:hanging="360"/>
      </w:pPr>
      <w:rPr>
        <w:rFonts w:ascii="Wingdings" w:hAnsi="Wingdings" w:hint="default"/>
      </w:rPr>
    </w:lvl>
    <w:lvl w:ilvl="6" w:tplc="04090001">
      <w:start w:val="1"/>
      <w:numFmt w:val="bullet"/>
      <w:lvlText w:val=""/>
      <w:lvlJc w:val="left"/>
      <w:pPr>
        <w:ind w:left="5674" w:hanging="360"/>
      </w:pPr>
      <w:rPr>
        <w:rFonts w:ascii="Symbol" w:hAnsi="Symbol" w:hint="default"/>
      </w:rPr>
    </w:lvl>
    <w:lvl w:ilvl="7" w:tplc="04090003">
      <w:start w:val="1"/>
      <w:numFmt w:val="bullet"/>
      <w:lvlText w:val="o"/>
      <w:lvlJc w:val="left"/>
      <w:pPr>
        <w:ind w:left="6394" w:hanging="360"/>
      </w:pPr>
      <w:rPr>
        <w:rFonts w:ascii="Courier New" w:hAnsi="Courier New" w:cs="Courier New" w:hint="default"/>
      </w:rPr>
    </w:lvl>
    <w:lvl w:ilvl="8" w:tplc="04090005">
      <w:start w:val="1"/>
      <w:numFmt w:val="bullet"/>
      <w:lvlText w:val=""/>
      <w:lvlJc w:val="left"/>
      <w:pPr>
        <w:ind w:left="7114" w:hanging="360"/>
      </w:pPr>
      <w:rPr>
        <w:rFonts w:ascii="Wingdings" w:hAnsi="Wingdings" w:hint="default"/>
      </w:rPr>
    </w:lvl>
  </w:abstractNum>
  <w:abstractNum w:abstractNumId="53">
    <w:nsid w:val="69C20B71"/>
    <w:multiLevelType w:val="hybridMultilevel"/>
    <w:tmpl w:val="8228E17C"/>
    <w:lvl w:ilvl="0" w:tplc="C03C5204">
      <w:start w:val="1"/>
      <w:numFmt w:val="bullet"/>
      <w:lvlText w:val=""/>
      <w:lvlJc w:val="left"/>
      <w:pPr>
        <w:ind w:left="720" w:hanging="360"/>
      </w:pPr>
      <w:rPr>
        <w:rFonts w:ascii="Symbol" w:hAnsi="Symbol" w:cs="Symbol" w:hint="default"/>
        <w:strike w:val="0"/>
        <w:dstrike w:val="0"/>
        <w:spacing w:val="0"/>
        <w:kern w:val="16"/>
        <w:position w:val="-2"/>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A8A116E"/>
    <w:multiLevelType w:val="hybridMultilevel"/>
    <w:tmpl w:val="C3DA2702"/>
    <w:lvl w:ilvl="0" w:tplc="C03C5204">
      <w:start w:val="1"/>
      <w:numFmt w:val="bullet"/>
      <w:lvlText w:val=""/>
      <w:lvlJc w:val="left"/>
      <w:pPr>
        <w:ind w:left="720" w:hanging="360"/>
      </w:pPr>
      <w:rPr>
        <w:rFonts w:ascii="Symbol" w:hAnsi="Symbol" w:cs="Symbol" w:hint="default"/>
        <w:strike w:val="0"/>
        <w:dstrike w:val="0"/>
        <w:spacing w:val="0"/>
        <w:kern w:val="16"/>
        <w:position w:val="-2"/>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7C46CB"/>
    <w:multiLevelType w:val="hybridMultilevel"/>
    <w:tmpl w:val="1B9A2BFE"/>
    <w:lvl w:ilvl="0" w:tplc="04090001">
      <w:start w:val="1"/>
      <w:numFmt w:val="bullet"/>
      <w:lvlText w:val=""/>
      <w:lvlJc w:val="left"/>
      <w:pPr>
        <w:ind w:left="713" w:hanging="360"/>
      </w:pPr>
      <w:rPr>
        <w:rFonts w:ascii="Symbol" w:hAnsi="Symbol" w:hint="default"/>
      </w:rPr>
    </w:lvl>
    <w:lvl w:ilvl="1" w:tplc="04090003" w:tentative="1">
      <w:start w:val="1"/>
      <w:numFmt w:val="bullet"/>
      <w:lvlText w:val="o"/>
      <w:lvlJc w:val="left"/>
      <w:pPr>
        <w:ind w:left="1433" w:hanging="360"/>
      </w:pPr>
      <w:rPr>
        <w:rFonts w:ascii="Courier New" w:hAnsi="Courier New" w:cs="Courier New" w:hint="default"/>
      </w:rPr>
    </w:lvl>
    <w:lvl w:ilvl="2" w:tplc="04090005" w:tentative="1">
      <w:start w:val="1"/>
      <w:numFmt w:val="bullet"/>
      <w:lvlText w:val=""/>
      <w:lvlJc w:val="left"/>
      <w:pPr>
        <w:ind w:left="2153" w:hanging="360"/>
      </w:pPr>
      <w:rPr>
        <w:rFonts w:ascii="Wingdings" w:hAnsi="Wingdings" w:hint="default"/>
      </w:rPr>
    </w:lvl>
    <w:lvl w:ilvl="3" w:tplc="04090001" w:tentative="1">
      <w:start w:val="1"/>
      <w:numFmt w:val="bullet"/>
      <w:lvlText w:val=""/>
      <w:lvlJc w:val="left"/>
      <w:pPr>
        <w:ind w:left="2873" w:hanging="360"/>
      </w:pPr>
      <w:rPr>
        <w:rFonts w:ascii="Symbol" w:hAnsi="Symbol" w:hint="default"/>
      </w:rPr>
    </w:lvl>
    <w:lvl w:ilvl="4" w:tplc="04090003" w:tentative="1">
      <w:start w:val="1"/>
      <w:numFmt w:val="bullet"/>
      <w:lvlText w:val="o"/>
      <w:lvlJc w:val="left"/>
      <w:pPr>
        <w:ind w:left="3593" w:hanging="360"/>
      </w:pPr>
      <w:rPr>
        <w:rFonts w:ascii="Courier New" w:hAnsi="Courier New" w:cs="Courier New" w:hint="default"/>
      </w:rPr>
    </w:lvl>
    <w:lvl w:ilvl="5" w:tplc="04090005" w:tentative="1">
      <w:start w:val="1"/>
      <w:numFmt w:val="bullet"/>
      <w:lvlText w:val=""/>
      <w:lvlJc w:val="left"/>
      <w:pPr>
        <w:ind w:left="4313" w:hanging="360"/>
      </w:pPr>
      <w:rPr>
        <w:rFonts w:ascii="Wingdings" w:hAnsi="Wingdings" w:hint="default"/>
      </w:rPr>
    </w:lvl>
    <w:lvl w:ilvl="6" w:tplc="04090001" w:tentative="1">
      <w:start w:val="1"/>
      <w:numFmt w:val="bullet"/>
      <w:lvlText w:val=""/>
      <w:lvlJc w:val="left"/>
      <w:pPr>
        <w:ind w:left="5033" w:hanging="360"/>
      </w:pPr>
      <w:rPr>
        <w:rFonts w:ascii="Symbol" w:hAnsi="Symbol" w:hint="default"/>
      </w:rPr>
    </w:lvl>
    <w:lvl w:ilvl="7" w:tplc="04090003" w:tentative="1">
      <w:start w:val="1"/>
      <w:numFmt w:val="bullet"/>
      <w:lvlText w:val="o"/>
      <w:lvlJc w:val="left"/>
      <w:pPr>
        <w:ind w:left="5753" w:hanging="360"/>
      </w:pPr>
      <w:rPr>
        <w:rFonts w:ascii="Courier New" w:hAnsi="Courier New" w:cs="Courier New" w:hint="default"/>
      </w:rPr>
    </w:lvl>
    <w:lvl w:ilvl="8" w:tplc="04090005" w:tentative="1">
      <w:start w:val="1"/>
      <w:numFmt w:val="bullet"/>
      <w:lvlText w:val=""/>
      <w:lvlJc w:val="left"/>
      <w:pPr>
        <w:ind w:left="6473" w:hanging="360"/>
      </w:pPr>
      <w:rPr>
        <w:rFonts w:ascii="Wingdings" w:hAnsi="Wingdings" w:hint="default"/>
      </w:rPr>
    </w:lvl>
  </w:abstractNum>
  <w:abstractNum w:abstractNumId="56">
    <w:nsid w:val="6CCD350B"/>
    <w:multiLevelType w:val="hybridMultilevel"/>
    <w:tmpl w:val="31563FD2"/>
    <w:lvl w:ilvl="0" w:tplc="B8ECEA58">
      <w:start w:val="1"/>
      <w:numFmt w:val="bullet"/>
      <w:lvlText w:val=""/>
      <w:lvlJc w:val="left"/>
      <w:pPr>
        <w:ind w:left="990" w:hanging="360"/>
      </w:pPr>
      <w:rPr>
        <w:rFonts w:ascii="Symbol" w:hAnsi="Symbol" w:hint="default"/>
        <w:b/>
        <w:bCs w:val="0"/>
        <w:i w:val="0"/>
        <w:iCs/>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D367092"/>
    <w:multiLevelType w:val="hybridMultilevel"/>
    <w:tmpl w:val="B4781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1E31BA"/>
    <w:multiLevelType w:val="hybridMultilevel"/>
    <w:tmpl w:val="C1FECC9E"/>
    <w:lvl w:ilvl="0" w:tplc="C03C5204">
      <w:start w:val="1"/>
      <w:numFmt w:val="bullet"/>
      <w:lvlText w:val=""/>
      <w:lvlJc w:val="left"/>
      <w:pPr>
        <w:ind w:left="947"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59">
    <w:nsid w:val="6F764B6C"/>
    <w:multiLevelType w:val="hybridMultilevel"/>
    <w:tmpl w:val="4FFA7D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0">
    <w:nsid w:val="6FE44DC4"/>
    <w:multiLevelType w:val="hybridMultilevel"/>
    <w:tmpl w:val="190C28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1">
    <w:nsid w:val="710C277C"/>
    <w:multiLevelType w:val="hybridMultilevel"/>
    <w:tmpl w:val="DCB4708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62">
    <w:nsid w:val="72092297"/>
    <w:multiLevelType w:val="multilevel"/>
    <w:tmpl w:val="E4DC53CE"/>
    <w:lvl w:ilvl="0">
      <w:start w:val="1"/>
      <w:numFmt w:val="decimal"/>
      <w:pStyle w:val="Heading1"/>
      <w:lvlText w:val="%1-"/>
      <w:lvlJc w:val="left"/>
      <w:pPr>
        <w:ind w:left="432" w:hanging="432"/>
      </w:pPr>
      <w:rPr>
        <w:rFonts w:ascii="B Nazanin" w:hAnsi="B Nazanin" w:cs="B Nazanin" w:hint="cs"/>
      </w:rPr>
    </w:lvl>
    <w:lvl w:ilvl="1">
      <w:start w:val="1"/>
      <w:numFmt w:val="decimal"/>
      <w:pStyle w:val="Heading2"/>
      <w:lvlText w:val="%1-%2"/>
      <w:lvlJc w:val="left"/>
      <w:pPr>
        <w:ind w:left="859" w:hanging="576"/>
      </w:pPr>
      <w:rPr>
        <w:rFonts w:ascii="B Nazanin" w:hAnsi="B Nazanin" w:cs="B Nazanin" w:hint="cs"/>
      </w:rPr>
    </w:lvl>
    <w:lvl w:ilvl="2">
      <w:start w:val="1"/>
      <w:numFmt w:val="decimal"/>
      <w:pStyle w:val="Heading3"/>
      <w:isLgl/>
      <w:lvlText w:val="%1-%2-%3"/>
      <w:lvlJc w:val="left"/>
      <w:pPr>
        <w:ind w:left="720" w:hanging="720"/>
      </w:pPr>
      <w:rPr>
        <w:rFonts w:ascii="B Nazanin" w:hAnsi="B Nazanin" w:cs="B Nazanin" w:hint="cs"/>
        <w:spacing w:val="0"/>
      </w:rPr>
    </w:lvl>
    <w:lvl w:ilvl="3">
      <w:start w:val="1"/>
      <w:numFmt w:val="decimal"/>
      <w:pStyle w:val="Heading4"/>
      <w:lvlText w:val="%1-%2-%3-%4"/>
      <w:lvlJc w:val="left"/>
      <w:pPr>
        <w:ind w:left="864" w:hanging="864"/>
      </w:pPr>
      <w:rPr>
        <w:rFonts w:ascii="B Nazanin" w:hAnsi="B Nazanin" w:cs="B Nazanin" w:hint="cs"/>
      </w:rPr>
    </w:lvl>
    <w:lvl w:ilvl="4">
      <w:start w:val="1"/>
      <w:numFmt w:val="decimal"/>
      <w:pStyle w:val="Heading5"/>
      <w:lvlText w:val="%1-%2-%3-%4-%5"/>
      <w:lvlJc w:val="left"/>
      <w:pPr>
        <w:ind w:left="1008" w:hanging="1008"/>
      </w:pPr>
      <w:rPr>
        <w:rFonts w:ascii="B Nazanin" w:hAnsi="B Nazanin" w:cs="B Nazanin" w:hint="cs"/>
      </w:rPr>
    </w:lvl>
    <w:lvl w:ilvl="5">
      <w:start w:val="1"/>
      <w:numFmt w:val="decimal"/>
      <w:pStyle w:val="Heading6"/>
      <w:lvlText w:val="%1-%2-%3-%4-%5-%6"/>
      <w:lvlJc w:val="left"/>
      <w:pPr>
        <w:ind w:left="1152" w:hanging="1152"/>
      </w:pPr>
      <w:rPr>
        <w:rFonts w:ascii="B Nazanin" w:hAnsi="B Nazanin" w:cs="B Nazanin" w:hint="cs"/>
      </w:rPr>
    </w:lvl>
    <w:lvl w:ilvl="6">
      <w:start w:val="1"/>
      <w:numFmt w:val="decimal"/>
      <w:lvlText w:val="%1.%2.%3.%4.%5.%6.%7"/>
      <w:lvlJc w:val="left"/>
      <w:pPr>
        <w:ind w:left="1296" w:hanging="1296"/>
      </w:pPr>
      <w:rPr>
        <w:rFonts w:ascii="B Nazanin" w:hAnsi="B Nazanin" w:cs="B Nazanin" w:hint="cs"/>
      </w:rPr>
    </w:lvl>
    <w:lvl w:ilvl="7">
      <w:start w:val="1"/>
      <w:numFmt w:val="decimal"/>
      <w:lvlText w:val="%1.%2.%3.%4.%5.%6.%7.%8"/>
      <w:lvlJc w:val="left"/>
      <w:pPr>
        <w:ind w:left="1440" w:hanging="1440"/>
      </w:pPr>
      <w:rPr>
        <w:rFonts w:ascii="B Nazanin" w:hAnsi="B Nazanin" w:cs="B Nazanin" w:hint="cs"/>
      </w:rPr>
    </w:lvl>
    <w:lvl w:ilvl="8">
      <w:start w:val="1"/>
      <w:numFmt w:val="decimal"/>
      <w:lvlText w:val="%1.%2.%3.%4.%5.%6.%7.%8.%9"/>
      <w:lvlJc w:val="left"/>
      <w:pPr>
        <w:ind w:left="1584" w:hanging="1584"/>
      </w:pPr>
      <w:rPr>
        <w:rFonts w:ascii="B Nazanin" w:hAnsi="B Nazanin" w:cs="B Nazanin" w:hint="cs"/>
      </w:rPr>
    </w:lvl>
  </w:abstractNum>
  <w:abstractNum w:abstractNumId="63">
    <w:nsid w:val="76EF06D1"/>
    <w:multiLevelType w:val="hybridMultilevel"/>
    <w:tmpl w:val="7F92A9B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4">
    <w:nsid w:val="7A9A35DE"/>
    <w:multiLevelType w:val="hybridMultilevel"/>
    <w:tmpl w:val="9DA4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B071656"/>
    <w:multiLevelType w:val="hybridMultilevel"/>
    <w:tmpl w:val="1FBA9740"/>
    <w:lvl w:ilvl="0" w:tplc="C03C5204">
      <w:start w:val="1"/>
      <w:numFmt w:val="bullet"/>
      <w:lvlText w:val=""/>
      <w:lvlJc w:val="left"/>
      <w:pPr>
        <w:ind w:left="71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66">
    <w:nsid w:val="7B3A2E91"/>
    <w:multiLevelType w:val="hybridMultilevel"/>
    <w:tmpl w:val="39282C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B8E56CF"/>
    <w:multiLevelType w:val="hybridMultilevel"/>
    <w:tmpl w:val="2294E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D8B2452"/>
    <w:multiLevelType w:val="hybridMultilevel"/>
    <w:tmpl w:val="4B86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1B1B97"/>
    <w:multiLevelType w:val="hybridMultilevel"/>
    <w:tmpl w:val="671E55DE"/>
    <w:lvl w:ilvl="0" w:tplc="C03C5204">
      <w:start w:val="1"/>
      <w:numFmt w:val="bullet"/>
      <w:lvlText w:val=""/>
      <w:lvlJc w:val="left"/>
      <w:pPr>
        <w:ind w:left="720" w:hanging="360"/>
      </w:pPr>
      <w:rPr>
        <w:rFonts w:ascii="Symbol" w:hAnsi="Symbol" w:cs="Symbol" w:hint="default"/>
        <w:strike w:val="0"/>
        <w:dstrike w:val="0"/>
        <w:spacing w:val="0"/>
        <w:kern w:val="16"/>
        <w:position w:val="-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E597D28"/>
    <w:multiLevelType w:val="hybridMultilevel"/>
    <w:tmpl w:val="69240DB2"/>
    <w:lvl w:ilvl="0" w:tplc="04090001">
      <w:start w:val="1"/>
      <w:numFmt w:val="bullet"/>
      <w:lvlText w:val=""/>
      <w:lvlJc w:val="left"/>
      <w:pPr>
        <w:ind w:left="808" w:hanging="360"/>
      </w:pPr>
      <w:rPr>
        <w:rFonts w:ascii="Symbol" w:hAnsi="Symbol" w:hint="default"/>
      </w:rPr>
    </w:lvl>
    <w:lvl w:ilvl="1" w:tplc="04090001">
      <w:start w:val="1"/>
      <w:numFmt w:val="bullet"/>
      <w:lvlText w:val=""/>
      <w:lvlJc w:val="left"/>
      <w:pPr>
        <w:ind w:left="1528" w:hanging="360"/>
      </w:pPr>
      <w:rPr>
        <w:rFonts w:ascii="Symbol" w:hAnsi="Symbol" w:hint="default"/>
      </w:rPr>
    </w:lvl>
    <w:lvl w:ilvl="2" w:tplc="04090005" w:tentative="1">
      <w:start w:val="1"/>
      <w:numFmt w:val="bullet"/>
      <w:lvlText w:val=""/>
      <w:lvlJc w:val="left"/>
      <w:pPr>
        <w:ind w:left="2248" w:hanging="360"/>
      </w:pPr>
      <w:rPr>
        <w:rFonts w:ascii="Wingdings" w:hAnsi="Wingdings" w:hint="default"/>
      </w:rPr>
    </w:lvl>
    <w:lvl w:ilvl="3" w:tplc="04090001" w:tentative="1">
      <w:start w:val="1"/>
      <w:numFmt w:val="bullet"/>
      <w:lvlText w:val=""/>
      <w:lvlJc w:val="left"/>
      <w:pPr>
        <w:ind w:left="2968" w:hanging="360"/>
      </w:pPr>
      <w:rPr>
        <w:rFonts w:ascii="Symbol" w:hAnsi="Symbol" w:hint="default"/>
      </w:rPr>
    </w:lvl>
    <w:lvl w:ilvl="4" w:tplc="04090003" w:tentative="1">
      <w:start w:val="1"/>
      <w:numFmt w:val="bullet"/>
      <w:lvlText w:val="o"/>
      <w:lvlJc w:val="left"/>
      <w:pPr>
        <w:ind w:left="3688" w:hanging="360"/>
      </w:pPr>
      <w:rPr>
        <w:rFonts w:ascii="Courier New" w:hAnsi="Courier New" w:cs="Courier New" w:hint="default"/>
      </w:rPr>
    </w:lvl>
    <w:lvl w:ilvl="5" w:tplc="04090005" w:tentative="1">
      <w:start w:val="1"/>
      <w:numFmt w:val="bullet"/>
      <w:lvlText w:val=""/>
      <w:lvlJc w:val="left"/>
      <w:pPr>
        <w:ind w:left="4408" w:hanging="360"/>
      </w:pPr>
      <w:rPr>
        <w:rFonts w:ascii="Wingdings" w:hAnsi="Wingdings" w:hint="default"/>
      </w:rPr>
    </w:lvl>
    <w:lvl w:ilvl="6" w:tplc="04090001" w:tentative="1">
      <w:start w:val="1"/>
      <w:numFmt w:val="bullet"/>
      <w:lvlText w:val=""/>
      <w:lvlJc w:val="left"/>
      <w:pPr>
        <w:ind w:left="5128" w:hanging="360"/>
      </w:pPr>
      <w:rPr>
        <w:rFonts w:ascii="Symbol" w:hAnsi="Symbol" w:hint="default"/>
      </w:rPr>
    </w:lvl>
    <w:lvl w:ilvl="7" w:tplc="04090003" w:tentative="1">
      <w:start w:val="1"/>
      <w:numFmt w:val="bullet"/>
      <w:lvlText w:val="o"/>
      <w:lvlJc w:val="left"/>
      <w:pPr>
        <w:ind w:left="5848" w:hanging="360"/>
      </w:pPr>
      <w:rPr>
        <w:rFonts w:ascii="Courier New" w:hAnsi="Courier New" w:cs="Courier New" w:hint="default"/>
      </w:rPr>
    </w:lvl>
    <w:lvl w:ilvl="8" w:tplc="04090005" w:tentative="1">
      <w:start w:val="1"/>
      <w:numFmt w:val="bullet"/>
      <w:lvlText w:val=""/>
      <w:lvlJc w:val="left"/>
      <w:pPr>
        <w:ind w:left="6568" w:hanging="360"/>
      </w:pPr>
      <w:rPr>
        <w:rFonts w:ascii="Wingdings" w:hAnsi="Wingdings" w:hint="default"/>
      </w:rPr>
    </w:lvl>
  </w:abstractNum>
  <w:abstractNum w:abstractNumId="71">
    <w:nsid w:val="7F9258CA"/>
    <w:multiLevelType w:val="hybridMultilevel"/>
    <w:tmpl w:val="0456A504"/>
    <w:lvl w:ilvl="0" w:tplc="C03C5204">
      <w:start w:val="1"/>
      <w:numFmt w:val="bullet"/>
      <w:lvlText w:val=""/>
      <w:lvlJc w:val="left"/>
      <w:pPr>
        <w:ind w:left="720" w:hanging="360"/>
      </w:pPr>
      <w:rPr>
        <w:rFonts w:ascii="Symbol" w:hAnsi="Symbol" w:cs="Symbol" w:hint="default"/>
        <w:strike w:val="0"/>
        <w:dstrike w:val="0"/>
        <w:spacing w:val="0"/>
        <w:kern w:val="16"/>
        <w:position w:val="-2"/>
        <w:u w:val="none"/>
        <w:effect w:val="none"/>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5"/>
  </w:num>
  <w:num w:numId="2">
    <w:abstractNumId w:val="62"/>
  </w:num>
  <w:num w:numId="3">
    <w:abstractNumId w:val="29"/>
  </w:num>
  <w:num w:numId="4">
    <w:abstractNumId w:val="61"/>
  </w:num>
  <w:num w:numId="5">
    <w:abstractNumId w:val="66"/>
  </w:num>
  <w:num w:numId="6">
    <w:abstractNumId w:val="18"/>
  </w:num>
  <w:num w:numId="7">
    <w:abstractNumId w:val="26"/>
  </w:num>
  <w:num w:numId="8">
    <w:abstractNumId w:val="57"/>
  </w:num>
  <w:num w:numId="9">
    <w:abstractNumId w:val="13"/>
  </w:num>
  <w:num w:numId="10">
    <w:abstractNumId w:val="53"/>
  </w:num>
  <w:num w:numId="11">
    <w:abstractNumId w:val="16"/>
  </w:num>
  <w:num w:numId="12">
    <w:abstractNumId w:val="24"/>
  </w:num>
  <w:num w:numId="13">
    <w:abstractNumId w:val="69"/>
  </w:num>
  <w:num w:numId="14">
    <w:abstractNumId w:val="34"/>
  </w:num>
  <w:num w:numId="15">
    <w:abstractNumId w:val="6"/>
  </w:num>
  <w:num w:numId="16">
    <w:abstractNumId w:val="11"/>
  </w:num>
  <w:num w:numId="17">
    <w:abstractNumId w:val="38"/>
  </w:num>
  <w:num w:numId="18">
    <w:abstractNumId w:val="49"/>
  </w:num>
  <w:num w:numId="19">
    <w:abstractNumId w:val="21"/>
  </w:num>
  <w:num w:numId="20">
    <w:abstractNumId w:val="10"/>
  </w:num>
  <w:num w:numId="21">
    <w:abstractNumId w:val="71"/>
  </w:num>
  <w:num w:numId="22">
    <w:abstractNumId w:val="23"/>
  </w:num>
  <w:num w:numId="23">
    <w:abstractNumId w:val="51"/>
  </w:num>
  <w:num w:numId="24">
    <w:abstractNumId w:val="47"/>
  </w:num>
  <w:num w:numId="25">
    <w:abstractNumId w:val="52"/>
  </w:num>
  <w:num w:numId="26">
    <w:abstractNumId w:val="5"/>
  </w:num>
  <w:num w:numId="27">
    <w:abstractNumId w:val="15"/>
  </w:num>
  <w:num w:numId="28">
    <w:abstractNumId w:val="27"/>
  </w:num>
  <w:num w:numId="29">
    <w:abstractNumId w:val="33"/>
  </w:num>
  <w:num w:numId="30">
    <w:abstractNumId w:val="55"/>
  </w:num>
  <w:num w:numId="31">
    <w:abstractNumId w:val="59"/>
  </w:num>
  <w:num w:numId="32">
    <w:abstractNumId w:val="64"/>
  </w:num>
  <w:num w:numId="33">
    <w:abstractNumId w:val="3"/>
  </w:num>
  <w:num w:numId="34">
    <w:abstractNumId w:val="48"/>
  </w:num>
  <w:num w:numId="35">
    <w:abstractNumId w:val="20"/>
  </w:num>
  <w:num w:numId="36">
    <w:abstractNumId w:val="68"/>
  </w:num>
  <w:num w:numId="37">
    <w:abstractNumId w:val="28"/>
  </w:num>
  <w:num w:numId="38">
    <w:abstractNumId w:val="2"/>
  </w:num>
  <w:num w:numId="39">
    <w:abstractNumId w:val="14"/>
  </w:num>
  <w:num w:numId="40">
    <w:abstractNumId w:val="8"/>
  </w:num>
  <w:num w:numId="41">
    <w:abstractNumId w:val="36"/>
  </w:num>
  <w:num w:numId="42">
    <w:abstractNumId w:val="40"/>
  </w:num>
  <w:num w:numId="43">
    <w:abstractNumId w:val="54"/>
  </w:num>
  <w:num w:numId="44">
    <w:abstractNumId w:val="65"/>
  </w:num>
  <w:num w:numId="45">
    <w:abstractNumId w:val="7"/>
  </w:num>
  <w:num w:numId="46">
    <w:abstractNumId w:val="19"/>
  </w:num>
  <w:num w:numId="47">
    <w:abstractNumId w:val="30"/>
  </w:num>
  <w:num w:numId="48">
    <w:abstractNumId w:val="56"/>
  </w:num>
  <w:num w:numId="49">
    <w:abstractNumId w:val="42"/>
  </w:num>
  <w:num w:numId="50">
    <w:abstractNumId w:val="4"/>
  </w:num>
  <w:num w:numId="51">
    <w:abstractNumId w:val="31"/>
  </w:num>
  <w:num w:numId="52">
    <w:abstractNumId w:val="0"/>
  </w:num>
  <w:num w:numId="53">
    <w:abstractNumId w:val="60"/>
  </w:num>
  <w:num w:numId="54">
    <w:abstractNumId w:val="22"/>
  </w:num>
  <w:num w:numId="55">
    <w:abstractNumId w:val="63"/>
  </w:num>
  <w:num w:numId="56">
    <w:abstractNumId w:val="1"/>
  </w:num>
  <w:num w:numId="57">
    <w:abstractNumId w:val="70"/>
  </w:num>
  <w:num w:numId="58">
    <w:abstractNumId w:val="50"/>
  </w:num>
  <w:num w:numId="59">
    <w:abstractNumId w:val="17"/>
  </w:num>
  <w:num w:numId="60">
    <w:abstractNumId w:val="58"/>
  </w:num>
  <w:num w:numId="61">
    <w:abstractNumId w:val="44"/>
  </w:num>
  <w:num w:numId="62">
    <w:abstractNumId w:val="37"/>
  </w:num>
  <w:num w:numId="63">
    <w:abstractNumId w:val="67"/>
  </w:num>
  <w:num w:numId="64">
    <w:abstractNumId w:val="32"/>
  </w:num>
  <w:num w:numId="65">
    <w:abstractNumId w:val="41"/>
  </w:num>
  <w:num w:numId="66">
    <w:abstractNumId w:val="12"/>
  </w:num>
  <w:num w:numId="67">
    <w:abstractNumId w:val="43"/>
  </w:num>
  <w:num w:numId="68">
    <w:abstractNumId w:val="35"/>
  </w:num>
  <w:num w:numId="69">
    <w:abstractNumId w:val="9"/>
  </w:num>
  <w:num w:numId="70">
    <w:abstractNumId w:val="45"/>
  </w:num>
  <w:num w:numId="71">
    <w:abstractNumId w:val="39"/>
  </w:num>
  <w:num w:numId="72">
    <w:abstractNumId w:val="46"/>
  </w:num>
  <w:numIdMacAtCleanup w:val="7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trackRevision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zxd5tdr5ppw7e0z055fzace5vdfas5zdr2&quot;&gt;مسکن&lt;record-ids&gt;&lt;item&gt;9&lt;/item&gt;&lt;/record-ids&gt;&lt;/item&gt;&lt;/Libraries&gt;"/>
  </w:docVars>
  <w:rsids>
    <w:rsidRoot w:val="0055102B"/>
    <w:rsid w:val="000003EC"/>
    <w:rsid w:val="00001F96"/>
    <w:rsid w:val="00002C61"/>
    <w:rsid w:val="00004F42"/>
    <w:rsid w:val="00005B15"/>
    <w:rsid w:val="000062DD"/>
    <w:rsid w:val="00007F3F"/>
    <w:rsid w:val="000101D8"/>
    <w:rsid w:val="00011A5C"/>
    <w:rsid w:val="00012F52"/>
    <w:rsid w:val="00013BA9"/>
    <w:rsid w:val="00013C21"/>
    <w:rsid w:val="000169E0"/>
    <w:rsid w:val="00020A7B"/>
    <w:rsid w:val="000214CE"/>
    <w:rsid w:val="00023958"/>
    <w:rsid w:val="00023C10"/>
    <w:rsid w:val="00023D04"/>
    <w:rsid w:val="00023D7E"/>
    <w:rsid w:val="00026D43"/>
    <w:rsid w:val="000327CA"/>
    <w:rsid w:val="000358B4"/>
    <w:rsid w:val="00037AE4"/>
    <w:rsid w:val="00040EF0"/>
    <w:rsid w:val="00041966"/>
    <w:rsid w:val="00042A47"/>
    <w:rsid w:val="00042E31"/>
    <w:rsid w:val="00051F26"/>
    <w:rsid w:val="00051F7C"/>
    <w:rsid w:val="000522B2"/>
    <w:rsid w:val="00053BA0"/>
    <w:rsid w:val="0005411D"/>
    <w:rsid w:val="00055E34"/>
    <w:rsid w:val="00056536"/>
    <w:rsid w:val="0005655C"/>
    <w:rsid w:val="00060ED7"/>
    <w:rsid w:val="00060FB1"/>
    <w:rsid w:val="0008010D"/>
    <w:rsid w:val="000806BA"/>
    <w:rsid w:val="000858A9"/>
    <w:rsid w:val="000901A8"/>
    <w:rsid w:val="0009063A"/>
    <w:rsid w:val="000954BD"/>
    <w:rsid w:val="000971CB"/>
    <w:rsid w:val="00097BF1"/>
    <w:rsid w:val="000A03B1"/>
    <w:rsid w:val="000A19A5"/>
    <w:rsid w:val="000A2FDF"/>
    <w:rsid w:val="000A3005"/>
    <w:rsid w:val="000A36C6"/>
    <w:rsid w:val="000A3EC2"/>
    <w:rsid w:val="000A654C"/>
    <w:rsid w:val="000A7EDC"/>
    <w:rsid w:val="000B0C60"/>
    <w:rsid w:val="000B1CD0"/>
    <w:rsid w:val="000B61EA"/>
    <w:rsid w:val="000C0B1B"/>
    <w:rsid w:val="000C2A38"/>
    <w:rsid w:val="000C38FF"/>
    <w:rsid w:val="000C47EC"/>
    <w:rsid w:val="000C77D2"/>
    <w:rsid w:val="000D2D0F"/>
    <w:rsid w:val="000D41FC"/>
    <w:rsid w:val="000D44C4"/>
    <w:rsid w:val="000E32D2"/>
    <w:rsid w:val="000E6A79"/>
    <w:rsid w:val="000E7BB7"/>
    <w:rsid w:val="000F0B05"/>
    <w:rsid w:val="000F1177"/>
    <w:rsid w:val="000F15B2"/>
    <w:rsid w:val="000F1AAD"/>
    <w:rsid w:val="000F3E6E"/>
    <w:rsid w:val="000F3F76"/>
    <w:rsid w:val="000F48CD"/>
    <w:rsid w:val="000F514A"/>
    <w:rsid w:val="000F691F"/>
    <w:rsid w:val="0010013C"/>
    <w:rsid w:val="001021F0"/>
    <w:rsid w:val="00105ACB"/>
    <w:rsid w:val="00105FEE"/>
    <w:rsid w:val="0010614B"/>
    <w:rsid w:val="00110E98"/>
    <w:rsid w:val="0011263A"/>
    <w:rsid w:val="00114E38"/>
    <w:rsid w:val="001175E1"/>
    <w:rsid w:val="00122DA6"/>
    <w:rsid w:val="00123213"/>
    <w:rsid w:val="00123291"/>
    <w:rsid w:val="00144BA7"/>
    <w:rsid w:val="001517C0"/>
    <w:rsid w:val="0015326A"/>
    <w:rsid w:val="0015382E"/>
    <w:rsid w:val="00155BA7"/>
    <w:rsid w:val="00156D8E"/>
    <w:rsid w:val="001601DB"/>
    <w:rsid w:val="001626E1"/>
    <w:rsid w:val="0016388B"/>
    <w:rsid w:val="00165EBF"/>
    <w:rsid w:val="001707C5"/>
    <w:rsid w:val="00170A13"/>
    <w:rsid w:val="0017317E"/>
    <w:rsid w:val="00174759"/>
    <w:rsid w:val="00175559"/>
    <w:rsid w:val="00175889"/>
    <w:rsid w:val="00177A01"/>
    <w:rsid w:val="001810EC"/>
    <w:rsid w:val="00181215"/>
    <w:rsid w:val="001821DB"/>
    <w:rsid w:val="001828B6"/>
    <w:rsid w:val="00182A69"/>
    <w:rsid w:val="0018308F"/>
    <w:rsid w:val="00183C28"/>
    <w:rsid w:val="00184C12"/>
    <w:rsid w:val="001869EA"/>
    <w:rsid w:val="001943BC"/>
    <w:rsid w:val="001A41B4"/>
    <w:rsid w:val="001A54E8"/>
    <w:rsid w:val="001A54EE"/>
    <w:rsid w:val="001B389B"/>
    <w:rsid w:val="001B51C1"/>
    <w:rsid w:val="001B6958"/>
    <w:rsid w:val="001C2D56"/>
    <w:rsid w:val="001C2EFA"/>
    <w:rsid w:val="001D4B78"/>
    <w:rsid w:val="001D595A"/>
    <w:rsid w:val="001D716E"/>
    <w:rsid w:val="001E7124"/>
    <w:rsid w:val="001F2E80"/>
    <w:rsid w:val="001F4F03"/>
    <w:rsid w:val="001F6790"/>
    <w:rsid w:val="001F78AF"/>
    <w:rsid w:val="002008E0"/>
    <w:rsid w:val="0020454F"/>
    <w:rsid w:val="00206DD9"/>
    <w:rsid w:val="00211C41"/>
    <w:rsid w:val="00222967"/>
    <w:rsid w:val="00225374"/>
    <w:rsid w:val="00226258"/>
    <w:rsid w:val="00226DAA"/>
    <w:rsid w:val="00226E9E"/>
    <w:rsid w:val="00227C3A"/>
    <w:rsid w:val="00232046"/>
    <w:rsid w:val="002324C2"/>
    <w:rsid w:val="00234AB3"/>
    <w:rsid w:val="00234F94"/>
    <w:rsid w:val="0023528A"/>
    <w:rsid w:val="0023589F"/>
    <w:rsid w:val="00236B55"/>
    <w:rsid w:val="002428E2"/>
    <w:rsid w:val="0024356C"/>
    <w:rsid w:val="002444A9"/>
    <w:rsid w:val="00244678"/>
    <w:rsid w:val="00246165"/>
    <w:rsid w:val="00246EAA"/>
    <w:rsid w:val="00250FB8"/>
    <w:rsid w:val="00251E09"/>
    <w:rsid w:val="002542BC"/>
    <w:rsid w:val="002570C7"/>
    <w:rsid w:val="002613BC"/>
    <w:rsid w:val="00261981"/>
    <w:rsid w:val="00262EF0"/>
    <w:rsid w:val="002630A4"/>
    <w:rsid w:val="0026436A"/>
    <w:rsid w:val="002659BD"/>
    <w:rsid w:val="002677D7"/>
    <w:rsid w:val="00271993"/>
    <w:rsid w:val="002749F0"/>
    <w:rsid w:val="00274E2B"/>
    <w:rsid w:val="0028073B"/>
    <w:rsid w:val="00283581"/>
    <w:rsid w:val="0028398E"/>
    <w:rsid w:val="00287B0C"/>
    <w:rsid w:val="0029072E"/>
    <w:rsid w:val="002921B8"/>
    <w:rsid w:val="00292B1F"/>
    <w:rsid w:val="0029301F"/>
    <w:rsid w:val="0029388E"/>
    <w:rsid w:val="00294042"/>
    <w:rsid w:val="00295B4F"/>
    <w:rsid w:val="00296394"/>
    <w:rsid w:val="00296ECC"/>
    <w:rsid w:val="0029709A"/>
    <w:rsid w:val="0029715C"/>
    <w:rsid w:val="002A350E"/>
    <w:rsid w:val="002A379A"/>
    <w:rsid w:val="002A7C08"/>
    <w:rsid w:val="002B1315"/>
    <w:rsid w:val="002B2300"/>
    <w:rsid w:val="002B590E"/>
    <w:rsid w:val="002C185A"/>
    <w:rsid w:val="002C2640"/>
    <w:rsid w:val="002C64F2"/>
    <w:rsid w:val="002C6FC8"/>
    <w:rsid w:val="002C6FEE"/>
    <w:rsid w:val="002C7B50"/>
    <w:rsid w:val="002D1D19"/>
    <w:rsid w:val="002D66F7"/>
    <w:rsid w:val="002D7CE2"/>
    <w:rsid w:val="002D7FCC"/>
    <w:rsid w:val="002E0049"/>
    <w:rsid w:val="002E153B"/>
    <w:rsid w:val="002E20FF"/>
    <w:rsid w:val="002E4661"/>
    <w:rsid w:val="002E51AF"/>
    <w:rsid w:val="002E5595"/>
    <w:rsid w:val="002E594A"/>
    <w:rsid w:val="002E605F"/>
    <w:rsid w:val="002E7778"/>
    <w:rsid w:val="002F0B5F"/>
    <w:rsid w:val="002F137D"/>
    <w:rsid w:val="002F1C17"/>
    <w:rsid w:val="002F267C"/>
    <w:rsid w:val="002F3C3B"/>
    <w:rsid w:val="002F657C"/>
    <w:rsid w:val="002F77AF"/>
    <w:rsid w:val="003003A6"/>
    <w:rsid w:val="0030301A"/>
    <w:rsid w:val="003034B1"/>
    <w:rsid w:val="003053F2"/>
    <w:rsid w:val="00310224"/>
    <w:rsid w:val="00310BDA"/>
    <w:rsid w:val="00312BFD"/>
    <w:rsid w:val="00312CCA"/>
    <w:rsid w:val="00313944"/>
    <w:rsid w:val="0033312E"/>
    <w:rsid w:val="003338D6"/>
    <w:rsid w:val="00340355"/>
    <w:rsid w:val="00341650"/>
    <w:rsid w:val="00342576"/>
    <w:rsid w:val="00342657"/>
    <w:rsid w:val="00342C97"/>
    <w:rsid w:val="003431BB"/>
    <w:rsid w:val="0034447B"/>
    <w:rsid w:val="003506B4"/>
    <w:rsid w:val="00351A09"/>
    <w:rsid w:val="003539CE"/>
    <w:rsid w:val="00354964"/>
    <w:rsid w:val="00354E1B"/>
    <w:rsid w:val="00354E57"/>
    <w:rsid w:val="00355648"/>
    <w:rsid w:val="0036513F"/>
    <w:rsid w:val="003748BC"/>
    <w:rsid w:val="00377F7B"/>
    <w:rsid w:val="00382486"/>
    <w:rsid w:val="003831BF"/>
    <w:rsid w:val="003837FE"/>
    <w:rsid w:val="00385769"/>
    <w:rsid w:val="00386F0C"/>
    <w:rsid w:val="00387025"/>
    <w:rsid w:val="00387BDD"/>
    <w:rsid w:val="00390686"/>
    <w:rsid w:val="00395CE2"/>
    <w:rsid w:val="003965DD"/>
    <w:rsid w:val="00397B9A"/>
    <w:rsid w:val="003A07E5"/>
    <w:rsid w:val="003A0E6C"/>
    <w:rsid w:val="003A41AF"/>
    <w:rsid w:val="003A5FD6"/>
    <w:rsid w:val="003B2417"/>
    <w:rsid w:val="003B3F3D"/>
    <w:rsid w:val="003B6ACB"/>
    <w:rsid w:val="003B6E94"/>
    <w:rsid w:val="003C1959"/>
    <w:rsid w:val="003C1F88"/>
    <w:rsid w:val="003C26DE"/>
    <w:rsid w:val="003C27F3"/>
    <w:rsid w:val="003C3316"/>
    <w:rsid w:val="003C4322"/>
    <w:rsid w:val="003C7061"/>
    <w:rsid w:val="003C70BF"/>
    <w:rsid w:val="003C7675"/>
    <w:rsid w:val="003C7FF1"/>
    <w:rsid w:val="003D0DDD"/>
    <w:rsid w:val="003D3CF4"/>
    <w:rsid w:val="003D5039"/>
    <w:rsid w:val="003E0227"/>
    <w:rsid w:val="003E1A09"/>
    <w:rsid w:val="003E2710"/>
    <w:rsid w:val="003E4B7D"/>
    <w:rsid w:val="003E5789"/>
    <w:rsid w:val="003E57AF"/>
    <w:rsid w:val="003E692D"/>
    <w:rsid w:val="003F26C3"/>
    <w:rsid w:val="003F31C5"/>
    <w:rsid w:val="003F34B6"/>
    <w:rsid w:val="003F590C"/>
    <w:rsid w:val="00400AF6"/>
    <w:rsid w:val="004069DA"/>
    <w:rsid w:val="0040760A"/>
    <w:rsid w:val="004116FD"/>
    <w:rsid w:val="00412D58"/>
    <w:rsid w:val="0041465B"/>
    <w:rsid w:val="004159A8"/>
    <w:rsid w:val="00415A4F"/>
    <w:rsid w:val="0041726C"/>
    <w:rsid w:val="00417494"/>
    <w:rsid w:val="004224F7"/>
    <w:rsid w:val="00427A9B"/>
    <w:rsid w:val="00430595"/>
    <w:rsid w:val="0043087F"/>
    <w:rsid w:val="00431CEA"/>
    <w:rsid w:val="00435347"/>
    <w:rsid w:val="00437F64"/>
    <w:rsid w:val="004409DF"/>
    <w:rsid w:val="00442601"/>
    <w:rsid w:val="00444564"/>
    <w:rsid w:val="004522C4"/>
    <w:rsid w:val="0045375F"/>
    <w:rsid w:val="004538AE"/>
    <w:rsid w:val="004557FE"/>
    <w:rsid w:val="0045716D"/>
    <w:rsid w:val="0046274E"/>
    <w:rsid w:val="00464C39"/>
    <w:rsid w:val="00471054"/>
    <w:rsid w:val="00471848"/>
    <w:rsid w:val="0047294D"/>
    <w:rsid w:val="004736C0"/>
    <w:rsid w:val="004745DB"/>
    <w:rsid w:val="00477D81"/>
    <w:rsid w:val="00483D50"/>
    <w:rsid w:val="00483E30"/>
    <w:rsid w:val="004851C6"/>
    <w:rsid w:val="00486833"/>
    <w:rsid w:val="00490924"/>
    <w:rsid w:val="004957EA"/>
    <w:rsid w:val="00495D74"/>
    <w:rsid w:val="00496F17"/>
    <w:rsid w:val="004A2806"/>
    <w:rsid w:val="004A3AA1"/>
    <w:rsid w:val="004A5829"/>
    <w:rsid w:val="004A6754"/>
    <w:rsid w:val="004A67B7"/>
    <w:rsid w:val="004B1F04"/>
    <w:rsid w:val="004B380B"/>
    <w:rsid w:val="004B3E2E"/>
    <w:rsid w:val="004B47DD"/>
    <w:rsid w:val="004B4D3F"/>
    <w:rsid w:val="004B4EEE"/>
    <w:rsid w:val="004B627A"/>
    <w:rsid w:val="004B665D"/>
    <w:rsid w:val="004B6EB2"/>
    <w:rsid w:val="004B7A03"/>
    <w:rsid w:val="004C0277"/>
    <w:rsid w:val="004C06D4"/>
    <w:rsid w:val="004C1C28"/>
    <w:rsid w:val="004C317E"/>
    <w:rsid w:val="004D29C5"/>
    <w:rsid w:val="004D40D1"/>
    <w:rsid w:val="004E14E1"/>
    <w:rsid w:val="004E5F19"/>
    <w:rsid w:val="004E6380"/>
    <w:rsid w:val="004F1045"/>
    <w:rsid w:val="004F411A"/>
    <w:rsid w:val="004F6260"/>
    <w:rsid w:val="005005AE"/>
    <w:rsid w:val="00500E87"/>
    <w:rsid w:val="005064EE"/>
    <w:rsid w:val="00506A1A"/>
    <w:rsid w:val="005121A6"/>
    <w:rsid w:val="0051384E"/>
    <w:rsid w:val="00513E11"/>
    <w:rsid w:val="00514EBF"/>
    <w:rsid w:val="00517C7F"/>
    <w:rsid w:val="005203A5"/>
    <w:rsid w:val="00524243"/>
    <w:rsid w:val="0052487D"/>
    <w:rsid w:val="00525A4A"/>
    <w:rsid w:val="005261CA"/>
    <w:rsid w:val="005272AD"/>
    <w:rsid w:val="00532041"/>
    <w:rsid w:val="00532417"/>
    <w:rsid w:val="00536E85"/>
    <w:rsid w:val="0054576B"/>
    <w:rsid w:val="00545C77"/>
    <w:rsid w:val="0054680C"/>
    <w:rsid w:val="005468B0"/>
    <w:rsid w:val="005473D9"/>
    <w:rsid w:val="005504DB"/>
    <w:rsid w:val="00550EF3"/>
    <w:rsid w:val="0055102B"/>
    <w:rsid w:val="00551EDD"/>
    <w:rsid w:val="00553A55"/>
    <w:rsid w:val="00554C8A"/>
    <w:rsid w:val="00560529"/>
    <w:rsid w:val="00564D68"/>
    <w:rsid w:val="00565C79"/>
    <w:rsid w:val="005668F7"/>
    <w:rsid w:val="005672F3"/>
    <w:rsid w:val="0056755E"/>
    <w:rsid w:val="00572590"/>
    <w:rsid w:val="00572891"/>
    <w:rsid w:val="00576649"/>
    <w:rsid w:val="005800E6"/>
    <w:rsid w:val="00580111"/>
    <w:rsid w:val="005851CD"/>
    <w:rsid w:val="005857E1"/>
    <w:rsid w:val="00586E2F"/>
    <w:rsid w:val="005877E2"/>
    <w:rsid w:val="0059269B"/>
    <w:rsid w:val="00592901"/>
    <w:rsid w:val="005941B3"/>
    <w:rsid w:val="0059456B"/>
    <w:rsid w:val="005A0AF7"/>
    <w:rsid w:val="005A1CE3"/>
    <w:rsid w:val="005A34F6"/>
    <w:rsid w:val="005A387F"/>
    <w:rsid w:val="005A434C"/>
    <w:rsid w:val="005A76EA"/>
    <w:rsid w:val="005B3974"/>
    <w:rsid w:val="005B3D03"/>
    <w:rsid w:val="005B5998"/>
    <w:rsid w:val="005B6857"/>
    <w:rsid w:val="005B69F5"/>
    <w:rsid w:val="005B6B25"/>
    <w:rsid w:val="005C0238"/>
    <w:rsid w:val="005C3E0D"/>
    <w:rsid w:val="005C5932"/>
    <w:rsid w:val="005D02FB"/>
    <w:rsid w:val="005E28A3"/>
    <w:rsid w:val="005E28D0"/>
    <w:rsid w:val="005E2A34"/>
    <w:rsid w:val="005E761A"/>
    <w:rsid w:val="005E7966"/>
    <w:rsid w:val="005E7B61"/>
    <w:rsid w:val="005F2421"/>
    <w:rsid w:val="005F2976"/>
    <w:rsid w:val="005F34A5"/>
    <w:rsid w:val="005F5174"/>
    <w:rsid w:val="005F6F58"/>
    <w:rsid w:val="005F72D8"/>
    <w:rsid w:val="00604A56"/>
    <w:rsid w:val="00607B2B"/>
    <w:rsid w:val="00610F49"/>
    <w:rsid w:val="00612198"/>
    <w:rsid w:val="00613437"/>
    <w:rsid w:val="00620A34"/>
    <w:rsid w:val="00620B67"/>
    <w:rsid w:val="00621D59"/>
    <w:rsid w:val="00622C32"/>
    <w:rsid w:val="006238F3"/>
    <w:rsid w:val="00624E84"/>
    <w:rsid w:val="00626013"/>
    <w:rsid w:val="00630729"/>
    <w:rsid w:val="00630803"/>
    <w:rsid w:val="00632EB0"/>
    <w:rsid w:val="00636B58"/>
    <w:rsid w:val="00641175"/>
    <w:rsid w:val="00647583"/>
    <w:rsid w:val="00660A8E"/>
    <w:rsid w:val="00662240"/>
    <w:rsid w:val="00662368"/>
    <w:rsid w:val="00664596"/>
    <w:rsid w:val="00666313"/>
    <w:rsid w:val="006744FC"/>
    <w:rsid w:val="00674D87"/>
    <w:rsid w:val="006750CF"/>
    <w:rsid w:val="006770E1"/>
    <w:rsid w:val="00684CDE"/>
    <w:rsid w:val="00684D8E"/>
    <w:rsid w:val="0069059D"/>
    <w:rsid w:val="0069237F"/>
    <w:rsid w:val="00694F14"/>
    <w:rsid w:val="00695F03"/>
    <w:rsid w:val="006A1708"/>
    <w:rsid w:val="006A1F1D"/>
    <w:rsid w:val="006A4BA1"/>
    <w:rsid w:val="006A5147"/>
    <w:rsid w:val="006A5374"/>
    <w:rsid w:val="006B22DF"/>
    <w:rsid w:val="006B32AF"/>
    <w:rsid w:val="006B54B9"/>
    <w:rsid w:val="006B684D"/>
    <w:rsid w:val="006C21EE"/>
    <w:rsid w:val="006C2653"/>
    <w:rsid w:val="006C47D7"/>
    <w:rsid w:val="006C5605"/>
    <w:rsid w:val="006C654B"/>
    <w:rsid w:val="006C6FD8"/>
    <w:rsid w:val="006C73A5"/>
    <w:rsid w:val="006C7FE4"/>
    <w:rsid w:val="006D0288"/>
    <w:rsid w:val="006D1F2B"/>
    <w:rsid w:val="006D250F"/>
    <w:rsid w:val="006D2574"/>
    <w:rsid w:val="006E0A69"/>
    <w:rsid w:val="006E1AA5"/>
    <w:rsid w:val="006E3F87"/>
    <w:rsid w:val="006E67CB"/>
    <w:rsid w:val="006E7A39"/>
    <w:rsid w:val="006F0633"/>
    <w:rsid w:val="006F347E"/>
    <w:rsid w:val="006F3BB4"/>
    <w:rsid w:val="006F42EC"/>
    <w:rsid w:val="006F53E7"/>
    <w:rsid w:val="006F7CCF"/>
    <w:rsid w:val="00701A68"/>
    <w:rsid w:val="00704E63"/>
    <w:rsid w:val="00705BEB"/>
    <w:rsid w:val="00711484"/>
    <w:rsid w:val="007208C7"/>
    <w:rsid w:val="0072208B"/>
    <w:rsid w:val="007224E7"/>
    <w:rsid w:val="007240A4"/>
    <w:rsid w:val="0072530B"/>
    <w:rsid w:val="007332F5"/>
    <w:rsid w:val="00733397"/>
    <w:rsid w:val="00733E79"/>
    <w:rsid w:val="00734339"/>
    <w:rsid w:val="007426F5"/>
    <w:rsid w:val="007454AD"/>
    <w:rsid w:val="007518FD"/>
    <w:rsid w:val="007549DC"/>
    <w:rsid w:val="00755EAB"/>
    <w:rsid w:val="00756134"/>
    <w:rsid w:val="0075663D"/>
    <w:rsid w:val="00757DA9"/>
    <w:rsid w:val="00760FF5"/>
    <w:rsid w:val="00761097"/>
    <w:rsid w:val="00762817"/>
    <w:rsid w:val="0076500D"/>
    <w:rsid w:val="0076683D"/>
    <w:rsid w:val="00767B2A"/>
    <w:rsid w:val="007713DE"/>
    <w:rsid w:val="007716C8"/>
    <w:rsid w:val="00771D37"/>
    <w:rsid w:val="00776C0E"/>
    <w:rsid w:val="0077797D"/>
    <w:rsid w:val="00777E9F"/>
    <w:rsid w:val="00782209"/>
    <w:rsid w:val="0078738D"/>
    <w:rsid w:val="00790784"/>
    <w:rsid w:val="0079274B"/>
    <w:rsid w:val="007931D9"/>
    <w:rsid w:val="007934C7"/>
    <w:rsid w:val="007934CF"/>
    <w:rsid w:val="00795D75"/>
    <w:rsid w:val="00796234"/>
    <w:rsid w:val="0079756C"/>
    <w:rsid w:val="007A0EF5"/>
    <w:rsid w:val="007A2699"/>
    <w:rsid w:val="007A50D3"/>
    <w:rsid w:val="007A511B"/>
    <w:rsid w:val="007A5DC2"/>
    <w:rsid w:val="007A5F8B"/>
    <w:rsid w:val="007A723C"/>
    <w:rsid w:val="007B105A"/>
    <w:rsid w:val="007B10C4"/>
    <w:rsid w:val="007B219A"/>
    <w:rsid w:val="007B2758"/>
    <w:rsid w:val="007B2E41"/>
    <w:rsid w:val="007B33B2"/>
    <w:rsid w:val="007B349F"/>
    <w:rsid w:val="007B768E"/>
    <w:rsid w:val="007C1F1A"/>
    <w:rsid w:val="007C1F91"/>
    <w:rsid w:val="007C3002"/>
    <w:rsid w:val="007C39B2"/>
    <w:rsid w:val="007C51BB"/>
    <w:rsid w:val="007C5E01"/>
    <w:rsid w:val="007D2AE7"/>
    <w:rsid w:val="007D7DFD"/>
    <w:rsid w:val="007E0629"/>
    <w:rsid w:val="007F0A19"/>
    <w:rsid w:val="007F5AE6"/>
    <w:rsid w:val="007F69B5"/>
    <w:rsid w:val="007F7622"/>
    <w:rsid w:val="00802417"/>
    <w:rsid w:val="00803C0A"/>
    <w:rsid w:val="008136FA"/>
    <w:rsid w:val="00814085"/>
    <w:rsid w:val="00814458"/>
    <w:rsid w:val="008165A3"/>
    <w:rsid w:val="00816798"/>
    <w:rsid w:val="00820FC2"/>
    <w:rsid w:val="008215F7"/>
    <w:rsid w:val="00821C12"/>
    <w:rsid w:val="00822F6A"/>
    <w:rsid w:val="00827F2A"/>
    <w:rsid w:val="00827F9A"/>
    <w:rsid w:val="0083010E"/>
    <w:rsid w:val="008302F2"/>
    <w:rsid w:val="00830E21"/>
    <w:rsid w:val="00831FC9"/>
    <w:rsid w:val="00833A68"/>
    <w:rsid w:val="00835864"/>
    <w:rsid w:val="0083733C"/>
    <w:rsid w:val="00837410"/>
    <w:rsid w:val="008449F2"/>
    <w:rsid w:val="00845A31"/>
    <w:rsid w:val="00847DA6"/>
    <w:rsid w:val="00850420"/>
    <w:rsid w:val="0085281A"/>
    <w:rsid w:val="008535D5"/>
    <w:rsid w:val="00857D4C"/>
    <w:rsid w:val="008612CE"/>
    <w:rsid w:val="0086210F"/>
    <w:rsid w:val="00862844"/>
    <w:rsid w:val="00863B15"/>
    <w:rsid w:val="00863DDC"/>
    <w:rsid w:val="00864766"/>
    <w:rsid w:val="00864F03"/>
    <w:rsid w:val="008700D9"/>
    <w:rsid w:val="008704AD"/>
    <w:rsid w:val="00870CBE"/>
    <w:rsid w:val="00871168"/>
    <w:rsid w:val="00871730"/>
    <w:rsid w:val="0087416B"/>
    <w:rsid w:val="0087464A"/>
    <w:rsid w:val="0087584F"/>
    <w:rsid w:val="008765BE"/>
    <w:rsid w:val="00882292"/>
    <w:rsid w:val="008837FD"/>
    <w:rsid w:val="008850C5"/>
    <w:rsid w:val="00886BC2"/>
    <w:rsid w:val="00887DD8"/>
    <w:rsid w:val="008910AE"/>
    <w:rsid w:val="008A4886"/>
    <w:rsid w:val="008A528E"/>
    <w:rsid w:val="008A71C5"/>
    <w:rsid w:val="008A77F8"/>
    <w:rsid w:val="008A7ED7"/>
    <w:rsid w:val="008B5645"/>
    <w:rsid w:val="008C055F"/>
    <w:rsid w:val="008C439C"/>
    <w:rsid w:val="008C4C00"/>
    <w:rsid w:val="008C4C49"/>
    <w:rsid w:val="008C4C97"/>
    <w:rsid w:val="008C58A2"/>
    <w:rsid w:val="008C7A85"/>
    <w:rsid w:val="008D111B"/>
    <w:rsid w:val="008D37CB"/>
    <w:rsid w:val="008D5E80"/>
    <w:rsid w:val="008D5EDC"/>
    <w:rsid w:val="008D6571"/>
    <w:rsid w:val="008D6CF9"/>
    <w:rsid w:val="008E2EB9"/>
    <w:rsid w:val="008E30E0"/>
    <w:rsid w:val="008E7541"/>
    <w:rsid w:val="008E7C41"/>
    <w:rsid w:val="008F0D99"/>
    <w:rsid w:val="008F222E"/>
    <w:rsid w:val="008F2EDA"/>
    <w:rsid w:val="008F621C"/>
    <w:rsid w:val="009009AE"/>
    <w:rsid w:val="00902465"/>
    <w:rsid w:val="009035DF"/>
    <w:rsid w:val="0090379A"/>
    <w:rsid w:val="00913D28"/>
    <w:rsid w:val="00914A5D"/>
    <w:rsid w:val="009205C7"/>
    <w:rsid w:val="0092583C"/>
    <w:rsid w:val="0093126D"/>
    <w:rsid w:val="0093341E"/>
    <w:rsid w:val="00935184"/>
    <w:rsid w:val="009355E1"/>
    <w:rsid w:val="00936864"/>
    <w:rsid w:val="009369F4"/>
    <w:rsid w:val="0093764C"/>
    <w:rsid w:val="0094444C"/>
    <w:rsid w:val="00945482"/>
    <w:rsid w:val="00945625"/>
    <w:rsid w:val="0094710C"/>
    <w:rsid w:val="00947957"/>
    <w:rsid w:val="00947B53"/>
    <w:rsid w:val="0095005B"/>
    <w:rsid w:val="00950338"/>
    <w:rsid w:val="0095169A"/>
    <w:rsid w:val="00952B49"/>
    <w:rsid w:val="009531E6"/>
    <w:rsid w:val="009559CA"/>
    <w:rsid w:val="0096156A"/>
    <w:rsid w:val="00962204"/>
    <w:rsid w:val="00967D53"/>
    <w:rsid w:val="00971866"/>
    <w:rsid w:val="00971C04"/>
    <w:rsid w:val="00972223"/>
    <w:rsid w:val="00976342"/>
    <w:rsid w:val="0097763A"/>
    <w:rsid w:val="00981169"/>
    <w:rsid w:val="009825EB"/>
    <w:rsid w:val="00982BE2"/>
    <w:rsid w:val="00990020"/>
    <w:rsid w:val="00990354"/>
    <w:rsid w:val="00991B8E"/>
    <w:rsid w:val="00992562"/>
    <w:rsid w:val="009934A4"/>
    <w:rsid w:val="0099377B"/>
    <w:rsid w:val="0099562E"/>
    <w:rsid w:val="0099659E"/>
    <w:rsid w:val="00996E34"/>
    <w:rsid w:val="009A01DD"/>
    <w:rsid w:val="009A156B"/>
    <w:rsid w:val="009A29D3"/>
    <w:rsid w:val="009A3B31"/>
    <w:rsid w:val="009A45AC"/>
    <w:rsid w:val="009B0544"/>
    <w:rsid w:val="009B1CD8"/>
    <w:rsid w:val="009B24C1"/>
    <w:rsid w:val="009B3D13"/>
    <w:rsid w:val="009C549C"/>
    <w:rsid w:val="009C655E"/>
    <w:rsid w:val="009C7AC7"/>
    <w:rsid w:val="009C7B1D"/>
    <w:rsid w:val="009D0F01"/>
    <w:rsid w:val="009D2630"/>
    <w:rsid w:val="009D3710"/>
    <w:rsid w:val="009D5D25"/>
    <w:rsid w:val="009E00DA"/>
    <w:rsid w:val="009E07B0"/>
    <w:rsid w:val="009E1C22"/>
    <w:rsid w:val="009E1D4D"/>
    <w:rsid w:val="009E27F4"/>
    <w:rsid w:val="009F0F2E"/>
    <w:rsid w:val="009F2375"/>
    <w:rsid w:val="009F30B0"/>
    <w:rsid w:val="009F5AE1"/>
    <w:rsid w:val="00A00490"/>
    <w:rsid w:val="00A06196"/>
    <w:rsid w:val="00A070C0"/>
    <w:rsid w:val="00A07602"/>
    <w:rsid w:val="00A1263D"/>
    <w:rsid w:val="00A139D0"/>
    <w:rsid w:val="00A15481"/>
    <w:rsid w:val="00A17356"/>
    <w:rsid w:val="00A22F8A"/>
    <w:rsid w:val="00A256C8"/>
    <w:rsid w:val="00A25997"/>
    <w:rsid w:val="00A25B54"/>
    <w:rsid w:val="00A26EBB"/>
    <w:rsid w:val="00A31D6F"/>
    <w:rsid w:val="00A41955"/>
    <w:rsid w:val="00A4426B"/>
    <w:rsid w:val="00A44A39"/>
    <w:rsid w:val="00A45207"/>
    <w:rsid w:val="00A4670A"/>
    <w:rsid w:val="00A47244"/>
    <w:rsid w:val="00A50263"/>
    <w:rsid w:val="00A5198C"/>
    <w:rsid w:val="00A559F2"/>
    <w:rsid w:val="00A56ECC"/>
    <w:rsid w:val="00A61902"/>
    <w:rsid w:val="00A649CD"/>
    <w:rsid w:val="00A6601A"/>
    <w:rsid w:val="00A663B2"/>
    <w:rsid w:val="00A66B9C"/>
    <w:rsid w:val="00A70414"/>
    <w:rsid w:val="00A70DF6"/>
    <w:rsid w:val="00A82617"/>
    <w:rsid w:val="00A84217"/>
    <w:rsid w:val="00A8431B"/>
    <w:rsid w:val="00A85688"/>
    <w:rsid w:val="00A86A0A"/>
    <w:rsid w:val="00A87288"/>
    <w:rsid w:val="00A87665"/>
    <w:rsid w:val="00A90460"/>
    <w:rsid w:val="00A93CC8"/>
    <w:rsid w:val="00A97350"/>
    <w:rsid w:val="00A97B96"/>
    <w:rsid w:val="00A97F3D"/>
    <w:rsid w:val="00AA0F2D"/>
    <w:rsid w:val="00AA4437"/>
    <w:rsid w:val="00AB2153"/>
    <w:rsid w:val="00AB4AD9"/>
    <w:rsid w:val="00AB4B97"/>
    <w:rsid w:val="00AB6077"/>
    <w:rsid w:val="00AB69D5"/>
    <w:rsid w:val="00AC1143"/>
    <w:rsid w:val="00AC35D3"/>
    <w:rsid w:val="00AC3ADF"/>
    <w:rsid w:val="00AC481C"/>
    <w:rsid w:val="00AC79CC"/>
    <w:rsid w:val="00AC7FCF"/>
    <w:rsid w:val="00AD05D2"/>
    <w:rsid w:val="00AD0B9E"/>
    <w:rsid w:val="00AD191A"/>
    <w:rsid w:val="00AD29F8"/>
    <w:rsid w:val="00AD3B37"/>
    <w:rsid w:val="00AD5F47"/>
    <w:rsid w:val="00AD61BC"/>
    <w:rsid w:val="00AE00CA"/>
    <w:rsid w:val="00AE2A86"/>
    <w:rsid w:val="00AE5EDE"/>
    <w:rsid w:val="00AE674B"/>
    <w:rsid w:val="00AE6BE9"/>
    <w:rsid w:val="00AE733A"/>
    <w:rsid w:val="00AE7AAB"/>
    <w:rsid w:val="00AE7DF6"/>
    <w:rsid w:val="00AE7FAD"/>
    <w:rsid w:val="00AF1727"/>
    <w:rsid w:val="00AF3EB6"/>
    <w:rsid w:val="00AF55ED"/>
    <w:rsid w:val="00AF602C"/>
    <w:rsid w:val="00AF7744"/>
    <w:rsid w:val="00B02C51"/>
    <w:rsid w:val="00B04906"/>
    <w:rsid w:val="00B04AA2"/>
    <w:rsid w:val="00B07651"/>
    <w:rsid w:val="00B10732"/>
    <w:rsid w:val="00B120C2"/>
    <w:rsid w:val="00B12299"/>
    <w:rsid w:val="00B140A3"/>
    <w:rsid w:val="00B14620"/>
    <w:rsid w:val="00B229FE"/>
    <w:rsid w:val="00B2440A"/>
    <w:rsid w:val="00B24914"/>
    <w:rsid w:val="00B30A8B"/>
    <w:rsid w:val="00B30FC2"/>
    <w:rsid w:val="00B32ADB"/>
    <w:rsid w:val="00B33F1D"/>
    <w:rsid w:val="00B36A20"/>
    <w:rsid w:val="00B40D2B"/>
    <w:rsid w:val="00B4434D"/>
    <w:rsid w:val="00B44F1E"/>
    <w:rsid w:val="00B523D1"/>
    <w:rsid w:val="00B55887"/>
    <w:rsid w:val="00B564D8"/>
    <w:rsid w:val="00B569FE"/>
    <w:rsid w:val="00B56AF1"/>
    <w:rsid w:val="00B575EB"/>
    <w:rsid w:val="00B6120E"/>
    <w:rsid w:val="00B62363"/>
    <w:rsid w:val="00B625B3"/>
    <w:rsid w:val="00B64BB6"/>
    <w:rsid w:val="00B65029"/>
    <w:rsid w:val="00B657BD"/>
    <w:rsid w:val="00B70055"/>
    <w:rsid w:val="00B706E4"/>
    <w:rsid w:val="00B70DF8"/>
    <w:rsid w:val="00B751BC"/>
    <w:rsid w:val="00B76460"/>
    <w:rsid w:val="00B80234"/>
    <w:rsid w:val="00B80BBA"/>
    <w:rsid w:val="00B82693"/>
    <w:rsid w:val="00B90F5E"/>
    <w:rsid w:val="00B92A68"/>
    <w:rsid w:val="00B9758E"/>
    <w:rsid w:val="00B97A91"/>
    <w:rsid w:val="00BA12D6"/>
    <w:rsid w:val="00BA347D"/>
    <w:rsid w:val="00BA4409"/>
    <w:rsid w:val="00BA5FB1"/>
    <w:rsid w:val="00BA647A"/>
    <w:rsid w:val="00BB09AE"/>
    <w:rsid w:val="00BB0DD8"/>
    <w:rsid w:val="00BB3B1D"/>
    <w:rsid w:val="00BB685F"/>
    <w:rsid w:val="00BB7656"/>
    <w:rsid w:val="00BC08F8"/>
    <w:rsid w:val="00BC0B71"/>
    <w:rsid w:val="00BC1021"/>
    <w:rsid w:val="00BC219F"/>
    <w:rsid w:val="00BC2845"/>
    <w:rsid w:val="00BC3F16"/>
    <w:rsid w:val="00BD2B24"/>
    <w:rsid w:val="00BD3566"/>
    <w:rsid w:val="00BD53EE"/>
    <w:rsid w:val="00BD653F"/>
    <w:rsid w:val="00BD6B5F"/>
    <w:rsid w:val="00BD7753"/>
    <w:rsid w:val="00BE3954"/>
    <w:rsid w:val="00BE41CD"/>
    <w:rsid w:val="00BE5C84"/>
    <w:rsid w:val="00BE6810"/>
    <w:rsid w:val="00BE7AD6"/>
    <w:rsid w:val="00BF26BF"/>
    <w:rsid w:val="00BF4CE5"/>
    <w:rsid w:val="00BF6695"/>
    <w:rsid w:val="00BF69F8"/>
    <w:rsid w:val="00BF72D1"/>
    <w:rsid w:val="00BF7D4F"/>
    <w:rsid w:val="00C00358"/>
    <w:rsid w:val="00C01F4F"/>
    <w:rsid w:val="00C111B0"/>
    <w:rsid w:val="00C17C93"/>
    <w:rsid w:val="00C20ACD"/>
    <w:rsid w:val="00C25F14"/>
    <w:rsid w:val="00C330EC"/>
    <w:rsid w:val="00C34A23"/>
    <w:rsid w:val="00C34C3F"/>
    <w:rsid w:val="00C409C0"/>
    <w:rsid w:val="00C445E2"/>
    <w:rsid w:val="00C44BB7"/>
    <w:rsid w:val="00C46E8C"/>
    <w:rsid w:val="00C47045"/>
    <w:rsid w:val="00C4727E"/>
    <w:rsid w:val="00C503F2"/>
    <w:rsid w:val="00C50FB5"/>
    <w:rsid w:val="00C53E52"/>
    <w:rsid w:val="00C55F29"/>
    <w:rsid w:val="00C55F42"/>
    <w:rsid w:val="00C56E00"/>
    <w:rsid w:val="00C60810"/>
    <w:rsid w:val="00C632DD"/>
    <w:rsid w:val="00C64DBD"/>
    <w:rsid w:val="00C70F59"/>
    <w:rsid w:val="00C72D9E"/>
    <w:rsid w:val="00C75BF9"/>
    <w:rsid w:val="00C75FB0"/>
    <w:rsid w:val="00C7701F"/>
    <w:rsid w:val="00C77673"/>
    <w:rsid w:val="00C776BE"/>
    <w:rsid w:val="00C77E5C"/>
    <w:rsid w:val="00C84B84"/>
    <w:rsid w:val="00C86A5A"/>
    <w:rsid w:val="00C92AF9"/>
    <w:rsid w:val="00C93539"/>
    <w:rsid w:val="00C97701"/>
    <w:rsid w:val="00CA20F2"/>
    <w:rsid w:val="00CA285C"/>
    <w:rsid w:val="00CA4C7E"/>
    <w:rsid w:val="00CA4F2E"/>
    <w:rsid w:val="00CA643C"/>
    <w:rsid w:val="00CA733E"/>
    <w:rsid w:val="00CA7E5D"/>
    <w:rsid w:val="00CB26C3"/>
    <w:rsid w:val="00CB3551"/>
    <w:rsid w:val="00CC17B6"/>
    <w:rsid w:val="00CC22A4"/>
    <w:rsid w:val="00CD1566"/>
    <w:rsid w:val="00CD449D"/>
    <w:rsid w:val="00CD4BA1"/>
    <w:rsid w:val="00CD6C4A"/>
    <w:rsid w:val="00CD6DB3"/>
    <w:rsid w:val="00CF076E"/>
    <w:rsid w:val="00CF1D2D"/>
    <w:rsid w:val="00CF6545"/>
    <w:rsid w:val="00CF7DDC"/>
    <w:rsid w:val="00D04785"/>
    <w:rsid w:val="00D1365C"/>
    <w:rsid w:val="00D15DBC"/>
    <w:rsid w:val="00D16BDF"/>
    <w:rsid w:val="00D1789E"/>
    <w:rsid w:val="00D22857"/>
    <w:rsid w:val="00D241F7"/>
    <w:rsid w:val="00D25C03"/>
    <w:rsid w:val="00D2769A"/>
    <w:rsid w:val="00D27963"/>
    <w:rsid w:val="00D304B5"/>
    <w:rsid w:val="00D328FB"/>
    <w:rsid w:val="00D353B5"/>
    <w:rsid w:val="00D4032F"/>
    <w:rsid w:val="00D4282C"/>
    <w:rsid w:val="00D42E14"/>
    <w:rsid w:val="00D4339A"/>
    <w:rsid w:val="00D43C18"/>
    <w:rsid w:val="00D4775D"/>
    <w:rsid w:val="00D5129C"/>
    <w:rsid w:val="00D54304"/>
    <w:rsid w:val="00D549B5"/>
    <w:rsid w:val="00D55F47"/>
    <w:rsid w:val="00D6189F"/>
    <w:rsid w:val="00D65318"/>
    <w:rsid w:val="00D73595"/>
    <w:rsid w:val="00D774BA"/>
    <w:rsid w:val="00D81B26"/>
    <w:rsid w:val="00D83881"/>
    <w:rsid w:val="00D84CF1"/>
    <w:rsid w:val="00D84DC1"/>
    <w:rsid w:val="00D94067"/>
    <w:rsid w:val="00D9501C"/>
    <w:rsid w:val="00D95F32"/>
    <w:rsid w:val="00D96C95"/>
    <w:rsid w:val="00DA11D6"/>
    <w:rsid w:val="00DA2E1D"/>
    <w:rsid w:val="00DA3FA4"/>
    <w:rsid w:val="00DA515E"/>
    <w:rsid w:val="00DB081F"/>
    <w:rsid w:val="00DB53BB"/>
    <w:rsid w:val="00DB5910"/>
    <w:rsid w:val="00DB798D"/>
    <w:rsid w:val="00DC3770"/>
    <w:rsid w:val="00DC5325"/>
    <w:rsid w:val="00DD04EF"/>
    <w:rsid w:val="00DD0FD6"/>
    <w:rsid w:val="00DD2FED"/>
    <w:rsid w:val="00DD6E4E"/>
    <w:rsid w:val="00DD72BC"/>
    <w:rsid w:val="00DD75B5"/>
    <w:rsid w:val="00DE12E8"/>
    <w:rsid w:val="00DE149B"/>
    <w:rsid w:val="00DE17D8"/>
    <w:rsid w:val="00DE186E"/>
    <w:rsid w:val="00DE42BA"/>
    <w:rsid w:val="00DE43A3"/>
    <w:rsid w:val="00DE6326"/>
    <w:rsid w:val="00DF11A2"/>
    <w:rsid w:val="00DF2348"/>
    <w:rsid w:val="00DF37F0"/>
    <w:rsid w:val="00DF3FE4"/>
    <w:rsid w:val="00E01229"/>
    <w:rsid w:val="00E01F05"/>
    <w:rsid w:val="00E04E5E"/>
    <w:rsid w:val="00E04EC3"/>
    <w:rsid w:val="00E0501B"/>
    <w:rsid w:val="00E077D3"/>
    <w:rsid w:val="00E1248E"/>
    <w:rsid w:val="00E12A62"/>
    <w:rsid w:val="00E12B28"/>
    <w:rsid w:val="00E141C2"/>
    <w:rsid w:val="00E20C87"/>
    <w:rsid w:val="00E215EF"/>
    <w:rsid w:val="00E24A7E"/>
    <w:rsid w:val="00E258F9"/>
    <w:rsid w:val="00E30EE6"/>
    <w:rsid w:val="00E31064"/>
    <w:rsid w:val="00E322E9"/>
    <w:rsid w:val="00E330DD"/>
    <w:rsid w:val="00E410C3"/>
    <w:rsid w:val="00E436D1"/>
    <w:rsid w:val="00E47B06"/>
    <w:rsid w:val="00E51998"/>
    <w:rsid w:val="00E51A62"/>
    <w:rsid w:val="00E61B6E"/>
    <w:rsid w:val="00E6209C"/>
    <w:rsid w:val="00E62B1C"/>
    <w:rsid w:val="00E6527F"/>
    <w:rsid w:val="00E6682E"/>
    <w:rsid w:val="00E7085F"/>
    <w:rsid w:val="00E70FA0"/>
    <w:rsid w:val="00E7186E"/>
    <w:rsid w:val="00E71ACD"/>
    <w:rsid w:val="00E7215B"/>
    <w:rsid w:val="00E728A1"/>
    <w:rsid w:val="00E73E3C"/>
    <w:rsid w:val="00E752D9"/>
    <w:rsid w:val="00E828BF"/>
    <w:rsid w:val="00E833D0"/>
    <w:rsid w:val="00E8730A"/>
    <w:rsid w:val="00E90336"/>
    <w:rsid w:val="00E91C41"/>
    <w:rsid w:val="00EA0CD8"/>
    <w:rsid w:val="00EA1397"/>
    <w:rsid w:val="00EA6F4D"/>
    <w:rsid w:val="00EA7237"/>
    <w:rsid w:val="00EA7EFA"/>
    <w:rsid w:val="00EB1AB0"/>
    <w:rsid w:val="00EB2D38"/>
    <w:rsid w:val="00EC0015"/>
    <w:rsid w:val="00EC0464"/>
    <w:rsid w:val="00EC107D"/>
    <w:rsid w:val="00EC17C0"/>
    <w:rsid w:val="00EC2C54"/>
    <w:rsid w:val="00EC44A3"/>
    <w:rsid w:val="00EC4D25"/>
    <w:rsid w:val="00EC59EB"/>
    <w:rsid w:val="00ED053C"/>
    <w:rsid w:val="00ED317F"/>
    <w:rsid w:val="00ED34DF"/>
    <w:rsid w:val="00ED405C"/>
    <w:rsid w:val="00ED4194"/>
    <w:rsid w:val="00ED6A09"/>
    <w:rsid w:val="00EE38C5"/>
    <w:rsid w:val="00EE3935"/>
    <w:rsid w:val="00EE7CC2"/>
    <w:rsid w:val="00EF05C5"/>
    <w:rsid w:val="00EF51DE"/>
    <w:rsid w:val="00F00EDA"/>
    <w:rsid w:val="00F0164B"/>
    <w:rsid w:val="00F053C8"/>
    <w:rsid w:val="00F06C53"/>
    <w:rsid w:val="00F1037C"/>
    <w:rsid w:val="00F11200"/>
    <w:rsid w:val="00F11B79"/>
    <w:rsid w:val="00F12233"/>
    <w:rsid w:val="00F140A6"/>
    <w:rsid w:val="00F14E4F"/>
    <w:rsid w:val="00F160A0"/>
    <w:rsid w:val="00F20A8A"/>
    <w:rsid w:val="00F20BAE"/>
    <w:rsid w:val="00F219FD"/>
    <w:rsid w:val="00F21CFD"/>
    <w:rsid w:val="00F22558"/>
    <w:rsid w:val="00F2469D"/>
    <w:rsid w:val="00F2672B"/>
    <w:rsid w:val="00F27FE9"/>
    <w:rsid w:val="00F30DCB"/>
    <w:rsid w:val="00F31C83"/>
    <w:rsid w:val="00F34079"/>
    <w:rsid w:val="00F35F3D"/>
    <w:rsid w:val="00F3741B"/>
    <w:rsid w:val="00F41B91"/>
    <w:rsid w:val="00F453F0"/>
    <w:rsid w:val="00F47AAC"/>
    <w:rsid w:val="00F5248B"/>
    <w:rsid w:val="00F53ABE"/>
    <w:rsid w:val="00F56452"/>
    <w:rsid w:val="00F567E6"/>
    <w:rsid w:val="00F60C8B"/>
    <w:rsid w:val="00F61B11"/>
    <w:rsid w:val="00F65241"/>
    <w:rsid w:val="00F6734C"/>
    <w:rsid w:val="00F701AB"/>
    <w:rsid w:val="00F7064E"/>
    <w:rsid w:val="00F70C28"/>
    <w:rsid w:val="00F73B8F"/>
    <w:rsid w:val="00F77BEE"/>
    <w:rsid w:val="00F8210D"/>
    <w:rsid w:val="00F838B3"/>
    <w:rsid w:val="00F84DCA"/>
    <w:rsid w:val="00F8542C"/>
    <w:rsid w:val="00F85952"/>
    <w:rsid w:val="00F87361"/>
    <w:rsid w:val="00F874F2"/>
    <w:rsid w:val="00F90D80"/>
    <w:rsid w:val="00F91263"/>
    <w:rsid w:val="00F9285C"/>
    <w:rsid w:val="00F940F9"/>
    <w:rsid w:val="00FA2216"/>
    <w:rsid w:val="00FA2B15"/>
    <w:rsid w:val="00FB0B67"/>
    <w:rsid w:val="00FB23E5"/>
    <w:rsid w:val="00FB373E"/>
    <w:rsid w:val="00FB432C"/>
    <w:rsid w:val="00FB4F4D"/>
    <w:rsid w:val="00FC1797"/>
    <w:rsid w:val="00FC31C9"/>
    <w:rsid w:val="00FC36EA"/>
    <w:rsid w:val="00FC3979"/>
    <w:rsid w:val="00FC590B"/>
    <w:rsid w:val="00FC6F2F"/>
    <w:rsid w:val="00FC733D"/>
    <w:rsid w:val="00FC78A5"/>
    <w:rsid w:val="00FD3F2F"/>
    <w:rsid w:val="00FD62E5"/>
    <w:rsid w:val="00FD65E1"/>
    <w:rsid w:val="00FD75E8"/>
    <w:rsid w:val="00FE34A6"/>
    <w:rsid w:val="00FE42A0"/>
    <w:rsid w:val="00FE4C7F"/>
    <w:rsid w:val="00FE61BB"/>
    <w:rsid w:val="00FF0738"/>
    <w:rsid w:val="00FF0B75"/>
    <w:rsid w:val="00FF15FC"/>
    <w:rsid w:val="00FF1B16"/>
    <w:rsid w:val="00FF293C"/>
    <w:rsid w:val="00FF5EDD"/>
    <w:rsid w:val="00FF67FC"/>
    <w:rsid w:val="00FF71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0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B28"/>
  </w:style>
  <w:style w:type="paragraph" w:styleId="Heading1">
    <w:name w:val="heading 1"/>
    <w:basedOn w:val="Normal"/>
    <w:next w:val="Normal"/>
    <w:link w:val="Heading1Char"/>
    <w:uiPriority w:val="9"/>
    <w:qFormat/>
    <w:rsid w:val="003C3316"/>
    <w:pPr>
      <w:keepNext/>
      <w:keepLines/>
      <w:numPr>
        <w:numId w:val="2"/>
      </w:numPr>
      <w:bidi/>
      <w:spacing w:before="240" w:after="0"/>
      <w:outlineLvl w:val="0"/>
    </w:pPr>
    <w:rPr>
      <w:rFonts w:ascii="B Nazanin" w:eastAsia="B Nazanin" w:hAnsi="B Nazanin" w:cs="B Nazanin"/>
      <w:b/>
      <w:bCs/>
      <w:color w:val="000000" w:themeColor="text1"/>
      <w:sz w:val="32"/>
      <w:szCs w:val="32"/>
      <w:lang w:bidi="fa-IR"/>
    </w:rPr>
  </w:style>
  <w:style w:type="paragraph" w:styleId="Heading2">
    <w:name w:val="heading 2"/>
    <w:basedOn w:val="Normal"/>
    <w:next w:val="Normal"/>
    <w:link w:val="Heading2Char"/>
    <w:uiPriority w:val="9"/>
    <w:unhideWhenUsed/>
    <w:qFormat/>
    <w:rsid w:val="003C3316"/>
    <w:pPr>
      <w:keepNext/>
      <w:keepLines/>
      <w:numPr>
        <w:ilvl w:val="1"/>
        <w:numId w:val="2"/>
      </w:numPr>
      <w:bidi/>
      <w:spacing w:before="40" w:after="0"/>
      <w:outlineLvl w:val="1"/>
    </w:pPr>
    <w:rPr>
      <w:rFonts w:ascii="B Nazanin" w:eastAsia="B Nazanin" w:hAnsi="B Nazanin" w:cs="B Nazanin"/>
      <w:b/>
      <w:bCs/>
      <w:color w:val="000000" w:themeColor="text1"/>
      <w:sz w:val="28"/>
      <w:szCs w:val="28"/>
      <w:lang w:bidi="fa-IR"/>
    </w:rPr>
  </w:style>
  <w:style w:type="paragraph" w:styleId="Heading3">
    <w:name w:val="heading 3"/>
    <w:basedOn w:val="Normal"/>
    <w:next w:val="Normal"/>
    <w:link w:val="Heading3Char"/>
    <w:uiPriority w:val="9"/>
    <w:unhideWhenUsed/>
    <w:qFormat/>
    <w:rsid w:val="003C3316"/>
    <w:pPr>
      <w:keepNext/>
      <w:keepLines/>
      <w:numPr>
        <w:ilvl w:val="2"/>
        <w:numId w:val="2"/>
      </w:numPr>
      <w:bidi/>
      <w:spacing w:before="40" w:after="0"/>
      <w:outlineLvl w:val="2"/>
    </w:pPr>
    <w:rPr>
      <w:rFonts w:ascii="B Nazanin" w:eastAsia="B Nazanin" w:hAnsi="B Nazanin" w:cs="B Nazanin"/>
      <w:b/>
      <w:bCs/>
      <w:color w:val="000000" w:themeColor="text1"/>
      <w:sz w:val="26"/>
      <w:szCs w:val="26"/>
      <w:lang w:bidi="fa-IR"/>
    </w:rPr>
  </w:style>
  <w:style w:type="paragraph" w:styleId="Heading4">
    <w:name w:val="heading 4"/>
    <w:basedOn w:val="Normal"/>
    <w:next w:val="Normal"/>
    <w:link w:val="Heading4Char"/>
    <w:uiPriority w:val="9"/>
    <w:unhideWhenUsed/>
    <w:qFormat/>
    <w:rsid w:val="003C3316"/>
    <w:pPr>
      <w:keepNext/>
      <w:keepLines/>
      <w:numPr>
        <w:ilvl w:val="3"/>
        <w:numId w:val="2"/>
      </w:numPr>
      <w:bidi/>
      <w:spacing w:before="40" w:after="0"/>
      <w:outlineLvl w:val="3"/>
    </w:pPr>
    <w:rPr>
      <w:rFonts w:ascii="B Nazanin" w:eastAsia="B Nazanin" w:hAnsi="B Nazanin" w:cs="B Nazanin"/>
      <w:b/>
      <w:bCs/>
      <w:color w:val="000000" w:themeColor="text1"/>
      <w:sz w:val="24"/>
      <w:szCs w:val="24"/>
    </w:rPr>
  </w:style>
  <w:style w:type="paragraph" w:styleId="Heading5">
    <w:name w:val="heading 5"/>
    <w:basedOn w:val="Normal"/>
    <w:next w:val="Normal"/>
    <w:link w:val="Heading5Char"/>
    <w:uiPriority w:val="9"/>
    <w:unhideWhenUsed/>
    <w:qFormat/>
    <w:rsid w:val="003C3316"/>
    <w:pPr>
      <w:keepNext/>
      <w:keepLines/>
      <w:numPr>
        <w:ilvl w:val="4"/>
        <w:numId w:val="2"/>
      </w:numPr>
      <w:bidi/>
      <w:spacing w:before="40" w:after="0"/>
      <w:outlineLvl w:val="4"/>
    </w:pPr>
    <w:rPr>
      <w:rFonts w:ascii="B Nazanin" w:eastAsia="B Nazanin" w:hAnsi="B Nazanin" w:cs="B Nazanin"/>
      <w:b/>
      <w:bCs/>
      <w:color w:val="000000" w:themeColor="text1"/>
      <w:sz w:val="24"/>
      <w:szCs w:val="24"/>
    </w:rPr>
  </w:style>
  <w:style w:type="paragraph" w:styleId="Heading6">
    <w:name w:val="heading 6"/>
    <w:basedOn w:val="Normal"/>
    <w:next w:val="Normal"/>
    <w:link w:val="Heading6Char"/>
    <w:uiPriority w:val="9"/>
    <w:unhideWhenUsed/>
    <w:qFormat/>
    <w:rsid w:val="00E70FA0"/>
    <w:pPr>
      <w:keepNext/>
      <w:keepLines/>
      <w:numPr>
        <w:ilvl w:val="5"/>
        <w:numId w:val="2"/>
      </w:numPr>
      <w:spacing w:before="40" w:after="0"/>
      <w:outlineLvl w:val="5"/>
    </w:pPr>
    <w:rPr>
      <w:rFonts w:ascii="B Nazanin" w:eastAsia="B Nazanin" w:hAnsi="B Nazanin" w:cs="B Nazanin"/>
      <w:b/>
      <w:bCs/>
      <w:color w:val="000000" w:themeColor="text1"/>
      <w:sz w:val="24"/>
      <w:szCs w:val="24"/>
    </w:rPr>
  </w:style>
  <w:style w:type="paragraph" w:styleId="Heading7">
    <w:name w:val="heading 7"/>
    <w:basedOn w:val="Normal"/>
    <w:next w:val="Normal"/>
    <w:link w:val="Heading7Char"/>
    <w:uiPriority w:val="9"/>
    <w:unhideWhenUsed/>
    <w:qFormat/>
    <w:rsid w:val="00E70FA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aliases w:val="جداول"/>
    <w:basedOn w:val="Normal"/>
    <w:next w:val="Normal"/>
    <w:link w:val="Heading8Char"/>
    <w:uiPriority w:val="9"/>
    <w:unhideWhenUsed/>
    <w:qFormat/>
    <w:rsid w:val="00E70FA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0FA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3"/>
    <w:basedOn w:val="Heading3"/>
    <w:next w:val="Normal"/>
    <w:link w:val="TitleChar"/>
    <w:uiPriority w:val="10"/>
    <w:rsid w:val="0051384E"/>
    <w:pPr>
      <w:spacing w:line="240" w:lineRule="auto"/>
      <w:contextualSpacing/>
    </w:pPr>
    <w:rPr>
      <w:b w:val="0"/>
      <w:bCs w:val="0"/>
      <w:spacing w:val="-10"/>
      <w:kern w:val="28"/>
    </w:rPr>
  </w:style>
  <w:style w:type="character" w:customStyle="1" w:styleId="TitleChar">
    <w:name w:val="Title Char"/>
    <w:aliases w:val="3 Char"/>
    <w:basedOn w:val="DefaultParagraphFont"/>
    <w:link w:val="Title"/>
    <w:uiPriority w:val="10"/>
    <w:rsid w:val="0051384E"/>
    <w:rPr>
      <w:rFonts w:ascii="B Nazanin" w:eastAsia="B Nazanin" w:hAnsi="B Nazanin" w:cs="B Nazanin"/>
      <w:color w:val="000000" w:themeColor="text1"/>
      <w:spacing w:val="-10"/>
      <w:kern w:val="28"/>
      <w:sz w:val="26"/>
      <w:szCs w:val="26"/>
      <w:lang w:bidi="fa-IR"/>
    </w:rPr>
  </w:style>
  <w:style w:type="character" w:customStyle="1" w:styleId="Heading3Char">
    <w:name w:val="Heading 3 Char"/>
    <w:basedOn w:val="DefaultParagraphFont"/>
    <w:link w:val="Heading3"/>
    <w:uiPriority w:val="9"/>
    <w:rsid w:val="003C3316"/>
    <w:rPr>
      <w:rFonts w:ascii="B Nazanin" w:eastAsia="B Nazanin" w:hAnsi="B Nazanin" w:cs="B Nazanin"/>
      <w:b/>
      <w:bCs/>
      <w:color w:val="000000" w:themeColor="text1"/>
      <w:sz w:val="26"/>
      <w:szCs w:val="26"/>
      <w:lang w:bidi="fa-IR"/>
    </w:rPr>
  </w:style>
  <w:style w:type="character" w:customStyle="1" w:styleId="Heading2Char">
    <w:name w:val="Heading 2 Char"/>
    <w:basedOn w:val="DefaultParagraphFont"/>
    <w:link w:val="Heading2"/>
    <w:uiPriority w:val="9"/>
    <w:rsid w:val="003C3316"/>
    <w:rPr>
      <w:rFonts w:ascii="B Nazanin" w:eastAsia="B Nazanin" w:hAnsi="B Nazanin" w:cs="B Nazanin"/>
      <w:b/>
      <w:bCs/>
      <w:color w:val="000000" w:themeColor="text1"/>
      <w:sz w:val="28"/>
      <w:szCs w:val="28"/>
      <w:lang w:bidi="fa-IR"/>
    </w:rPr>
  </w:style>
  <w:style w:type="character" w:customStyle="1" w:styleId="Heading4Char">
    <w:name w:val="Heading 4 Char"/>
    <w:basedOn w:val="DefaultParagraphFont"/>
    <w:link w:val="Heading4"/>
    <w:uiPriority w:val="9"/>
    <w:rsid w:val="003C3316"/>
    <w:rPr>
      <w:rFonts w:ascii="B Nazanin" w:eastAsia="B Nazanin" w:hAnsi="B Nazanin" w:cs="B Nazanin"/>
      <w:b/>
      <w:bCs/>
      <w:color w:val="000000" w:themeColor="text1"/>
      <w:sz w:val="24"/>
      <w:szCs w:val="24"/>
    </w:rPr>
  </w:style>
  <w:style w:type="character" w:customStyle="1" w:styleId="Heading5Char">
    <w:name w:val="Heading 5 Char"/>
    <w:basedOn w:val="DefaultParagraphFont"/>
    <w:link w:val="Heading5"/>
    <w:uiPriority w:val="9"/>
    <w:rsid w:val="003C3316"/>
    <w:rPr>
      <w:rFonts w:ascii="B Nazanin" w:eastAsia="B Nazanin" w:hAnsi="B Nazanin" w:cs="B Nazanin"/>
      <w:b/>
      <w:bCs/>
      <w:color w:val="000000" w:themeColor="text1"/>
      <w:sz w:val="24"/>
      <w:szCs w:val="24"/>
    </w:rPr>
  </w:style>
  <w:style w:type="character" w:customStyle="1" w:styleId="Heading1Char">
    <w:name w:val="Heading 1 Char"/>
    <w:basedOn w:val="DefaultParagraphFont"/>
    <w:link w:val="Heading1"/>
    <w:uiPriority w:val="9"/>
    <w:rsid w:val="003C3316"/>
    <w:rPr>
      <w:rFonts w:ascii="B Nazanin" w:eastAsia="B Nazanin" w:hAnsi="B Nazanin" w:cs="B Nazanin"/>
      <w:b/>
      <w:bCs/>
      <w:color w:val="000000" w:themeColor="text1"/>
      <w:sz w:val="32"/>
      <w:szCs w:val="32"/>
      <w:lang w:bidi="fa-IR"/>
    </w:rPr>
  </w:style>
  <w:style w:type="character" w:customStyle="1" w:styleId="Heading6Char">
    <w:name w:val="Heading 6 Char"/>
    <w:basedOn w:val="DefaultParagraphFont"/>
    <w:link w:val="Heading6"/>
    <w:uiPriority w:val="9"/>
    <w:rsid w:val="00E70FA0"/>
    <w:rPr>
      <w:rFonts w:ascii="B Nazanin" w:eastAsia="B Nazanin" w:hAnsi="B Nazanin" w:cs="B Nazanin"/>
      <w:b/>
      <w:bCs/>
      <w:color w:val="000000" w:themeColor="text1"/>
      <w:sz w:val="24"/>
      <w:szCs w:val="24"/>
    </w:rPr>
  </w:style>
  <w:style w:type="character" w:customStyle="1" w:styleId="Heading7Char">
    <w:name w:val="Heading 7 Char"/>
    <w:basedOn w:val="DefaultParagraphFont"/>
    <w:link w:val="Heading7"/>
    <w:uiPriority w:val="9"/>
    <w:rsid w:val="00E70FA0"/>
    <w:rPr>
      <w:rFonts w:asciiTheme="majorHAnsi" w:eastAsiaTheme="majorEastAsia" w:hAnsiTheme="majorHAnsi" w:cstheme="majorBidi"/>
      <w:i/>
      <w:iCs/>
      <w:color w:val="1F4D78" w:themeColor="accent1" w:themeShade="7F"/>
    </w:rPr>
  </w:style>
  <w:style w:type="character" w:customStyle="1" w:styleId="Heading8Char">
    <w:name w:val="Heading 8 Char"/>
    <w:aliases w:val="جداول Char"/>
    <w:basedOn w:val="DefaultParagraphFont"/>
    <w:link w:val="Heading8"/>
    <w:uiPriority w:val="9"/>
    <w:rsid w:val="00E70FA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0FA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224F7"/>
    <w:pPr>
      <w:spacing w:after="200" w:line="240" w:lineRule="auto"/>
      <w:jc w:val="center"/>
    </w:pPr>
    <w:rPr>
      <w:rFonts w:ascii="B Lotus" w:eastAsia="B Lotus" w:hAnsi="B Lotus" w:cs="B Lotus"/>
      <w:sz w:val="20"/>
      <w:szCs w:val="20"/>
    </w:rPr>
  </w:style>
  <w:style w:type="paragraph" w:styleId="ListParagraph">
    <w:name w:val="List Paragraph"/>
    <w:basedOn w:val="Normal"/>
    <w:uiPriority w:val="34"/>
    <w:qFormat/>
    <w:rsid w:val="002C6FC8"/>
    <w:pPr>
      <w:ind w:left="720"/>
      <w:contextualSpacing/>
      <w:jc w:val="right"/>
    </w:pPr>
    <w:rPr>
      <w:rFonts w:ascii="B Lotus" w:eastAsia="B Lotus" w:hAnsi="B Lotus" w:cs="B Lotus"/>
      <w:sz w:val="24"/>
      <w:szCs w:val="24"/>
    </w:rPr>
  </w:style>
  <w:style w:type="paragraph" w:styleId="FootnoteText">
    <w:name w:val="footnote text"/>
    <w:basedOn w:val="Normal"/>
    <w:link w:val="FootnoteTextChar"/>
    <w:uiPriority w:val="99"/>
    <w:unhideWhenUsed/>
    <w:rsid w:val="0059456B"/>
    <w:pPr>
      <w:spacing w:after="0" w:line="240" w:lineRule="auto"/>
    </w:pPr>
    <w:rPr>
      <w:sz w:val="20"/>
      <w:szCs w:val="20"/>
    </w:rPr>
  </w:style>
  <w:style w:type="character" w:customStyle="1" w:styleId="FootnoteTextChar">
    <w:name w:val="Footnote Text Char"/>
    <w:basedOn w:val="DefaultParagraphFont"/>
    <w:link w:val="FootnoteText"/>
    <w:uiPriority w:val="99"/>
    <w:rsid w:val="0059456B"/>
    <w:rPr>
      <w:sz w:val="20"/>
      <w:szCs w:val="20"/>
    </w:rPr>
  </w:style>
  <w:style w:type="character" w:styleId="FootnoteReference">
    <w:name w:val="footnote reference"/>
    <w:basedOn w:val="DefaultParagraphFont"/>
    <w:uiPriority w:val="99"/>
    <w:unhideWhenUsed/>
    <w:rsid w:val="0059456B"/>
    <w:rPr>
      <w:vertAlign w:val="superscript"/>
    </w:rPr>
  </w:style>
  <w:style w:type="table" w:customStyle="1" w:styleId="TableGrid21">
    <w:name w:val="Table Grid21"/>
    <w:basedOn w:val="TableNormal"/>
    <w:next w:val="TableGrid"/>
    <w:uiPriority w:val="39"/>
    <w:rsid w:val="00524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524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3C43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8A4886"/>
    <w:rPr>
      <w:rFonts w:ascii="Times New Roman" w:hAnsi="Times New Roman" w:cs="Times New Roman"/>
      <w:sz w:val="24"/>
      <w:szCs w:val="24"/>
    </w:rPr>
  </w:style>
  <w:style w:type="paragraph" w:styleId="Subtitle">
    <w:name w:val="Subtitle"/>
    <w:aliases w:val="شکل"/>
    <w:next w:val="Normal"/>
    <w:link w:val="SubtitleChar"/>
    <w:uiPriority w:val="11"/>
    <w:rsid w:val="0046274E"/>
    <w:pPr>
      <w:numPr>
        <w:ilvl w:val="1"/>
      </w:numPr>
      <w:jc w:val="center"/>
    </w:pPr>
    <w:rPr>
      <w:rFonts w:ascii="B Nazanin" w:eastAsia="B Nazanin" w:hAnsi="B Nazanin" w:cs="B Nazanin"/>
      <w:color w:val="000000" w:themeColor="text1"/>
      <w:spacing w:val="15"/>
      <w:sz w:val="20"/>
      <w:szCs w:val="20"/>
    </w:rPr>
  </w:style>
  <w:style w:type="character" w:customStyle="1" w:styleId="SubtitleChar">
    <w:name w:val="Subtitle Char"/>
    <w:aliases w:val="شکل Char"/>
    <w:basedOn w:val="DefaultParagraphFont"/>
    <w:link w:val="Subtitle"/>
    <w:uiPriority w:val="11"/>
    <w:rsid w:val="0046274E"/>
    <w:rPr>
      <w:rFonts w:ascii="B Nazanin" w:eastAsia="B Nazanin" w:hAnsi="B Nazanin" w:cs="B Nazanin"/>
      <w:color w:val="000000" w:themeColor="text1"/>
      <w:spacing w:val="15"/>
      <w:sz w:val="20"/>
      <w:szCs w:val="20"/>
    </w:rPr>
  </w:style>
  <w:style w:type="paragraph" w:styleId="NoSpacing">
    <w:name w:val="No Spacing"/>
    <w:uiPriority w:val="1"/>
    <w:qFormat/>
    <w:rsid w:val="00BC0B71"/>
    <w:pPr>
      <w:spacing w:after="0" w:line="240" w:lineRule="auto"/>
    </w:pPr>
  </w:style>
  <w:style w:type="paragraph" w:styleId="Header">
    <w:name w:val="header"/>
    <w:basedOn w:val="Normal"/>
    <w:link w:val="HeaderChar"/>
    <w:uiPriority w:val="99"/>
    <w:unhideWhenUsed/>
    <w:rsid w:val="00977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63A"/>
  </w:style>
  <w:style w:type="paragraph" w:styleId="Footer">
    <w:name w:val="footer"/>
    <w:basedOn w:val="Normal"/>
    <w:link w:val="FooterChar"/>
    <w:uiPriority w:val="99"/>
    <w:unhideWhenUsed/>
    <w:rsid w:val="00977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63A"/>
  </w:style>
  <w:style w:type="paragraph" w:styleId="TOC1">
    <w:name w:val="toc 1"/>
    <w:basedOn w:val="Normal"/>
    <w:next w:val="Normal"/>
    <w:autoRedefine/>
    <w:uiPriority w:val="39"/>
    <w:unhideWhenUsed/>
    <w:rsid w:val="00AF7744"/>
    <w:pPr>
      <w:tabs>
        <w:tab w:val="left" w:pos="2820"/>
        <w:tab w:val="right" w:leader="dot" w:pos="9019"/>
      </w:tabs>
      <w:bidi/>
      <w:spacing w:before="120" w:after="0"/>
      <w:jc w:val="both"/>
      <w:pPrChange w:id="0" w:author="Mehrnazi Boojari" w:date="2019-01-15T22:32:00Z">
        <w:pPr>
          <w:spacing w:before="120" w:line="259" w:lineRule="auto"/>
        </w:pPr>
      </w:pPrChange>
    </w:pPr>
    <w:rPr>
      <w:rFonts w:ascii="B Lotus" w:hAnsi="B Lotus" w:cs="B Lotus"/>
      <w:bCs/>
      <w:noProof/>
      <w:sz w:val="20"/>
      <w:lang w:bidi="fa-IR"/>
      <w:rPrChange w:id="0" w:author="Mehrnazi Boojari" w:date="2019-01-15T22:32:00Z">
        <w:rPr>
          <w:rFonts w:asciiTheme="minorHAnsi" w:eastAsiaTheme="minorHAnsi" w:hAnsiTheme="minorHAnsi" w:cstheme="minorHAnsi"/>
          <w:b/>
          <w:bCs/>
          <w:i/>
          <w:iCs/>
          <w:sz w:val="24"/>
          <w:szCs w:val="28"/>
          <w:lang w:val="en-US" w:eastAsia="en-US" w:bidi="ar-SA"/>
        </w:rPr>
      </w:rPrChange>
    </w:rPr>
  </w:style>
  <w:style w:type="paragraph" w:styleId="TOC2">
    <w:name w:val="toc 2"/>
    <w:basedOn w:val="Normal"/>
    <w:next w:val="Normal"/>
    <w:autoRedefine/>
    <w:uiPriority w:val="39"/>
    <w:unhideWhenUsed/>
    <w:rsid w:val="0097763A"/>
    <w:pPr>
      <w:spacing w:before="120" w:after="0"/>
      <w:ind w:left="220"/>
    </w:pPr>
    <w:rPr>
      <w:rFonts w:cstheme="minorHAnsi"/>
      <w:b/>
      <w:bCs/>
      <w:szCs w:val="26"/>
    </w:rPr>
  </w:style>
  <w:style w:type="paragraph" w:styleId="TOC3">
    <w:name w:val="toc 3"/>
    <w:basedOn w:val="Normal"/>
    <w:next w:val="Normal"/>
    <w:autoRedefine/>
    <w:uiPriority w:val="39"/>
    <w:unhideWhenUsed/>
    <w:rsid w:val="0097763A"/>
    <w:pPr>
      <w:spacing w:after="0"/>
      <w:ind w:left="440"/>
    </w:pPr>
    <w:rPr>
      <w:rFonts w:cstheme="minorHAnsi"/>
      <w:sz w:val="20"/>
      <w:szCs w:val="24"/>
    </w:rPr>
  </w:style>
  <w:style w:type="paragraph" w:styleId="TOC4">
    <w:name w:val="toc 4"/>
    <w:basedOn w:val="Normal"/>
    <w:next w:val="Normal"/>
    <w:autoRedefine/>
    <w:uiPriority w:val="39"/>
    <w:unhideWhenUsed/>
    <w:rsid w:val="0097763A"/>
    <w:pPr>
      <w:spacing w:after="0"/>
      <w:ind w:left="660"/>
    </w:pPr>
    <w:rPr>
      <w:rFonts w:cstheme="minorHAnsi"/>
      <w:sz w:val="20"/>
      <w:szCs w:val="24"/>
    </w:rPr>
  </w:style>
  <w:style w:type="paragraph" w:styleId="TOC5">
    <w:name w:val="toc 5"/>
    <w:basedOn w:val="Normal"/>
    <w:next w:val="Normal"/>
    <w:autoRedefine/>
    <w:uiPriority w:val="39"/>
    <w:unhideWhenUsed/>
    <w:rsid w:val="0097763A"/>
    <w:pPr>
      <w:spacing w:after="0"/>
      <w:ind w:left="880"/>
    </w:pPr>
    <w:rPr>
      <w:rFonts w:cstheme="minorHAnsi"/>
      <w:sz w:val="20"/>
      <w:szCs w:val="24"/>
    </w:rPr>
  </w:style>
  <w:style w:type="paragraph" w:styleId="TOC6">
    <w:name w:val="toc 6"/>
    <w:basedOn w:val="Normal"/>
    <w:next w:val="Normal"/>
    <w:autoRedefine/>
    <w:uiPriority w:val="39"/>
    <w:unhideWhenUsed/>
    <w:rsid w:val="0097763A"/>
    <w:pPr>
      <w:spacing w:after="0"/>
      <w:ind w:left="1100"/>
    </w:pPr>
    <w:rPr>
      <w:rFonts w:cstheme="minorHAnsi"/>
      <w:sz w:val="20"/>
      <w:szCs w:val="24"/>
    </w:rPr>
  </w:style>
  <w:style w:type="paragraph" w:styleId="TOC7">
    <w:name w:val="toc 7"/>
    <w:basedOn w:val="Normal"/>
    <w:next w:val="Normal"/>
    <w:autoRedefine/>
    <w:uiPriority w:val="39"/>
    <w:unhideWhenUsed/>
    <w:rsid w:val="0097763A"/>
    <w:pPr>
      <w:spacing w:after="0"/>
      <w:ind w:left="1320"/>
    </w:pPr>
    <w:rPr>
      <w:rFonts w:cstheme="minorHAnsi"/>
      <w:sz w:val="20"/>
      <w:szCs w:val="24"/>
    </w:rPr>
  </w:style>
  <w:style w:type="paragraph" w:styleId="TOC8">
    <w:name w:val="toc 8"/>
    <w:basedOn w:val="Normal"/>
    <w:next w:val="Normal"/>
    <w:autoRedefine/>
    <w:uiPriority w:val="39"/>
    <w:unhideWhenUsed/>
    <w:rsid w:val="0097763A"/>
    <w:pPr>
      <w:spacing w:after="0"/>
      <w:ind w:left="1540"/>
    </w:pPr>
    <w:rPr>
      <w:rFonts w:cstheme="minorHAnsi"/>
      <w:sz w:val="20"/>
      <w:szCs w:val="24"/>
    </w:rPr>
  </w:style>
  <w:style w:type="paragraph" w:styleId="TOC9">
    <w:name w:val="toc 9"/>
    <w:basedOn w:val="Normal"/>
    <w:next w:val="Normal"/>
    <w:autoRedefine/>
    <w:uiPriority w:val="39"/>
    <w:unhideWhenUsed/>
    <w:rsid w:val="0097763A"/>
    <w:pPr>
      <w:spacing w:after="0"/>
      <w:ind w:left="1760"/>
    </w:pPr>
    <w:rPr>
      <w:rFonts w:cstheme="minorHAnsi"/>
      <w:sz w:val="20"/>
      <w:szCs w:val="24"/>
    </w:rPr>
  </w:style>
  <w:style w:type="character" w:styleId="Hyperlink">
    <w:name w:val="Hyperlink"/>
    <w:basedOn w:val="DefaultParagraphFont"/>
    <w:uiPriority w:val="99"/>
    <w:unhideWhenUsed/>
    <w:rsid w:val="0097763A"/>
    <w:rPr>
      <w:color w:val="0563C1" w:themeColor="hyperlink"/>
      <w:u w:val="single"/>
    </w:rPr>
  </w:style>
  <w:style w:type="paragraph" w:styleId="TableofFigures">
    <w:name w:val="table of figures"/>
    <w:basedOn w:val="Normal"/>
    <w:next w:val="Normal"/>
    <w:uiPriority w:val="99"/>
    <w:unhideWhenUsed/>
    <w:rsid w:val="004069DA"/>
    <w:pPr>
      <w:spacing w:after="0"/>
    </w:pPr>
  </w:style>
  <w:style w:type="numbering" w:customStyle="1" w:styleId="NoList1">
    <w:name w:val="No List1"/>
    <w:next w:val="NoList"/>
    <w:uiPriority w:val="99"/>
    <w:semiHidden/>
    <w:unhideWhenUsed/>
    <w:rsid w:val="00A06196"/>
  </w:style>
  <w:style w:type="paragraph" w:styleId="BalloonText">
    <w:name w:val="Balloon Text"/>
    <w:basedOn w:val="Normal"/>
    <w:link w:val="BalloonTextChar"/>
    <w:uiPriority w:val="99"/>
    <w:semiHidden/>
    <w:unhideWhenUsed/>
    <w:rsid w:val="00A061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196"/>
    <w:rPr>
      <w:rFonts w:ascii="Segoe UI" w:hAnsi="Segoe UI" w:cs="Segoe UI"/>
      <w:sz w:val="18"/>
      <w:szCs w:val="18"/>
    </w:rPr>
  </w:style>
  <w:style w:type="numbering" w:customStyle="1" w:styleId="NoList2">
    <w:name w:val="No List2"/>
    <w:next w:val="NoList"/>
    <w:uiPriority w:val="99"/>
    <w:semiHidden/>
    <w:unhideWhenUsed/>
    <w:rsid w:val="00A06196"/>
  </w:style>
  <w:style w:type="numbering" w:customStyle="1" w:styleId="NoList3">
    <w:name w:val="No List3"/>
    <w:next w:val="NoList"/>
    <w:uiPriority w:val="99"/>
    <w:semiHidden/>
    <w:unhideWhenUsed/>
    <w:rsid w:val="00A06196"/>
  </w:style>
  <w:style w:type="character" w:styleId="CommentReference">
    <w:name w:val="annotation reference"/>
    <w:basedOn w:val="DefaultParagraphFont"/>
    <w:uiPriority w:val="99"/>
    <w:semiHidden/>
    <w:unhideWhenUsed/>
    <w:rsid w:val="00A06196"/>
    <w:rPr>
      <w:sz w:val="16"/>
      <w:szCs w:val="16"/>
    </w:rPr>
  </w:style>
  <w:style w:type="paragraph" w:styleId="CommentText">
    <w:name w:val="annotation text"/>
    <w:basedOn w:val="Normal"/>
    <w:link w:val="CommentTextChar"/>
    <w:uiPriority w:val="99"/>
    <w:unhideWhenUsed/>
    <w:rsid w:val="00A06196"/>
    <w:pPr>
      <w:spacing w:line="240" w:lineRule="auto"/>
    </w:pPr>
    <w:rPr>
      <w:sz w:val="20"/>
      <w:szCs w:val="20"/>
    </w:rPr>
  </w:style>
  <w:style w:type="character" w:customStyle="1" w:styleId="CommentTextChar">
    <w:name w:val="Comment Text Char"/>
    <w:basedOn w:val="DefaultParagraphFont"/>
    <w:link w:val="CommentText"/>
    <w:uiPriority w:val="99"/>
    <w:rsid w:val="00A06196"/>
    <w:rPr>
      <w:sz w:val="20"/>
      <w:szCs w:val="20"/>
    </w:rPr>
  </w:style>
  <w:style w:type="paragraph" w:styleId="CommentSubject">
    <w:name w:val="annotation subject"/>
    <w:basedOn w:val="CommentText"/>
    <w:next w:val="CommentText"/>
    <w:link w:val="CommentSubjectChar"/>
    <w:uiPriority w:val="99"/>
    <w:semiHidden/>
    <w:unhideWhenUsed/>
    <w:rsid w:val="00A06196"/>
    <w:rPr>
      <w:b/>
      <w:bCs/>
    </w:rPr>
  </w:style>
  <w:style w:type="character" w:customStyle="1" w:styleId="CommentSubjectChar">
    <w:name w:val="Comment Subject Char"/>
    <w:basedOn w:val="CommentTextChar"/>
    <w:link w:val="CommentSubject"/>
    <w:uiPriority w:val="99"/>
    <w:semiHidden/>
    <w:rsid w:val="00A06196"/>
    <w:rPr>
      <w:b/>
      <w:bCs/>
      <w:sz w:val="20"/>
      <w:szCs w:val="20"/>
    </w:rPr>
  </w:style>
  <w:style w:type="numbering" w:customStyle="1" w:styleId="NoList11">
    <w:name w:val="No List11"/>
    <w:next w:val="NoList"/>
    <w:uiPriority w:val="99"/>
    <w:semiHidden/>
    <w:unhideWhenUsed/>
    <w:rsid w:val="00A06196"/>
  </w:style>
  <w:style w:type="character" w:customStyle="1" w:styleId="title11">
    <w:name w:val="title11"/>
    <w:basedOn w:val="DefaultParagraphFont"/>
    <w:rsid w:val="00A06196"/>
    <w:rPr>
      <w:rFonts w:ascii="Tahoma" w:hAnsi="Tahoma" w:cs="Tahoma" w:hint="default"/>
      <w:b/>
      <w:bCs/>
      <w:color w:val="333333"/>
      <w:sz w:val="17"/>
      <w:szCs w:val="17"/>
    </w:rPr>
  </w:style>
  <w:style w:type="table" w:customStyle="1" w:styleId="TableGrid1">
    <w:name w:val="Table Grid1"/>
    <w:basedOn w:val="TableNormal"/>
    <w:next w:val="TableGrid"/>
    <w:uiPriority w:val="59"/>
    <w:rsid w:val="00A06196"/>
    <w:pPr>
      <w:spacing w:after="0" w:line="240" w:lineRule="auto"/>
    </w:pPr>
    <w:rPr>
      <w:rFonts w:ascii="Calibri" w:eastAsia="Calibri"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
    <w:name w:val="تیÊÑ ãÊä"/>
    <w:basedOn w:val="Normal"/>
    <w:uiPriority w:val="99"/>
    <w:rsid w:val="00A06196"/>
    <w:pPr>
      <w:bidi/>
      <w:spacing w:before="200" w:after="200" w:line="240" w:lineRule="auto"/>
      <w:jc w:val="lowKashida"/>
    </w:pPr>
    <w:rPr>
      <w:rFonts w:ascii="Times New Roman" w:eastAsia="Times New Roman" w:hAnsi="Times New Roman" w:cs="B Yagut"/>
      <w:b/>
      <w:bCs/>
      <w:shadow/>
      <w:color w:val="FF3300"/>
      <w:sz w:val="24"/>
      <w:szCs w:val="28"/>
    </w:rPr>
  </w:style>
  <w:style w:type="character" w:customStyle="1" w:styleId="main-content1">
    <w:name w:val="main-content1"/>
    <w:basedOn w:val="DefaultParagraphFont"/>
    <w:rsid w:val="00A06196"/>
    <w:rPr>
      <w:rFonts w:ascii="Tahoma" w:hAnsi="Tahoma" w:cs="Tahoma" w:hint="default"/>
      <w:color w:val="737373"/>
      <w:sz w:val="17"/>
      <w:szCs w:val="17"/>
    </w:rPr>
  </w:style>
  <w:style w:type="character" w:styleId="PageNumber">
    <w:name w:val="page number"/>
    <w:basedOn w:val="DefaultParagraphFont"/>
    <w:rsid w:val="00A06196"/>
  </w:style>
  <w:style w:type="paragraph" w:styleId="EndnoteText">
    <w:name w:val="endnote text"/>
    <w:basedOn w:val="Normal"/>
    <w:link w:val="EndnoteTextChar"/>
    <w:uiPriority w:val="99"/>
    <w:semiHidden/>
    <w:unhideWhenUsed/>
    <w:rsid w:val="00A06196"/>
    <w:pPr>
      <w:bidi/>
      <w:spacing w:after="0" w:line="240" w:lineRule="auto"/>
    </w:pPr>
    <w:rPr>
      <w:rFonts w:ascii="Times New Roman" w:eastAsia="Calibri" w:hAnsi="Times New Roman" w:cs="Times New Roman"/>
      <w:sz w:val="20"/>
      <w:szCs w:val="20"/>
    </w:rPr>
  </w:style>
  <w:style w:type="character" w:customStyle="1" w:styleId="EndnoteTextChar">
    <w:name w:val="Endnote Text Char"/>
    <w:basedOn w:val="DefaultParagraphFont"/>
    <w:link w:val="EndnoteText"/>
    <w:uiPriority w:val="99"/>
    <w:semiHidden/>
    <w:rsid w:val="00A06196"/>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A06196"/>
    <w:rPr>
      <w:vertAlign w:val="superscript"/>
    </w:rPr>
  </w:style>
  <w:style w:type="numbering" w:customStyle="1" w:styleId="NoList4">
    <w:name w:val="No List4"/>
    <w:next w:val="NoList"/>
    <w:uiPriority w:val="99"/>
    <w:semiHidden/>
    <w:unhideWhenUsed/>
    <w:rsid w:val="00A06196"/>
  </w:style>
  <w:style w:type="table" w:customStyle="1" w:styleId="TableGrid2">
    <w:name w:val="Table Grid2"/>
    <w:basedOn w:val="TableNormal"/>
    <w:next w:val="TableGrid"/>
    <w:uiPriority w:val="39"/>
    <w:rsid w:val="00A061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DefaultParagraphFont"/>
    <w:rsid w:val="00A06196"/>
  </w:style>
  <w:style w:type="character" w:customStyle="1" w:styleId="mw-cite-backlink">
    <w:name w:val="mw-cite-backlink"/>
    <w:basedOn w:val="DefaultParagraphFont"/>
    <w:rsid w:val="00A06196"/>
  </w:style>
  <w:style w:type="character" w:customStyle="1" w:styleId="cite-accessibility-label">
    <w:name w:val="cite-accessibility-label"/>
    <w:basedOn w:val="DefaultParagraphFont"/>
    <w:rsid w:val="00A06196"/>
  </w:style>
  <w:style w:type="paragraph" w:customStyle="1" w:styleId="EndNoteBibliographyTitle">
    <w:name w:val="EndNote Bibliography Title"/>
    <w:basedOn w:val="Normal"/>
    <w:link w:val="EndNoteBibliographyTitleChar"/>
    <w:rsid w:val="000D41F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D41FC"/>
    <w:rPr>
      <w:rFonts w:ascii="Calibri" w:hAnsi="Calibri" w:cs="Calibri"/>
      <w:noProof/>
    </w:rPr>
  </w:style>
  <w:style w:type="paragraph" w:customStyle="1" w:styleId="EndNoteBibliography">
    <w:name w:val="EndNote Bibliography"/>
    <w:basedOn w:val="Normal"/>
    <w:link w:val="EndNoteBibliographyChar"/>
    <w:rsid w:val="000D41F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0D41FC"/>
    <w:rPr>
      <w:rFonts w:ascii="Calibri" w:hAnsi="Calibri" w:cs="Calibri"/>
      <w:noProof/>
    </w:rPr>
  </w:style>
  <w:style w:type="table" w:customStyle="1" w:styleId="TableGrid3">
    <w:name w:val="Table Grid3"/>
    <w:basedOn w:val="TableNormal"/>
    <w:next w:val="TableGrid"/>
    <w:uiPriority w:val="39"/>
    <w:rsid w:val="008F2E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6F7CC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B28"/>
  </w:style>
  <w:style w:type="paragraph" w:styleId="Heading1">
    <w:name w:val="heading 1"/>
    <w:basedOn w:val="Normal"/>
    <w:next w:val="Normal"/>
    <w:link w:val="Heading1Char"/>
    <w:uiPriority w:val="9"/>
    <w:qFormat/>
    <w:rsid w:val="003C3316"/>
    <w:pPr>
      <w:keepNext/>
      <w:keepLines/>
      <w:numPr>
        <w:numId w:val="2"/>
      </w:numPr>
      <w:bidi/>
      <w:spacing w:before="240" w:after="0"/>
      <w:outlineLvl w:val="0"/>
    </w:pPr>
    <w:rPr>
      <w:rFonts w:ascii="B Nazanin" w:eastAsia="B Nazanin" w:hAnsi="B Nazanin" w:cs="B Nazanin"/>
      <w:b/>
      <w:bCs/>
      <w:color w:val="000000" w:themeColor="text1"/>
      <w:sz w:val="32"/>
      <w:szCs w:val="32"/>
      <w:lang w:bidi="fa-IR"/>
    </w:rPr>
  </w:style>
  <w:style w:type="paragraph" w:styleId="Heading2">
    <w:name w:val="heading 2"/>
    <w:basedOn w:val="Normal"/>
    <w:next w:val="Normal"/>
    <w:link w:val="Heading2Char"/>
    <w:uiPriority w:val="9"/>
    <w:unhideWhenUsed/>
    <w:qFormat/>
    <w:rsid w:val="003C3316"/>
    <w:pPr>
      <w:keepNext/>
      <w:keepLines/>
      <w:numPr>
        <w:ilvl w:val="1"/>
        <w:numId w:val="2"/>
      </w:numPr>
      <w:bidi/>
      <w:spacing w:before="40" w:after="0"/>
      <w:outlineLvl w:val="1"/>
    </w:pPr>
    <w:rPr>
      <w:rFonts w:ascii="B Nazanin" w:eastAsia="B Nazanin" w:hAnsi="B Nazanin" w:cs="B Nazanin"/>
      <w:b/>
      <w:bCs/>
      <w:color w:val="000000" w:themeColor="text1"/>
      <w:sz w:val="28"/>
      <w:szCs w:val="28"/>
      <w:lang w:bidi="fa-IR"/>
    </w:rPr>
  </w:style>
  <w:style w:type="paragraph" w:styleId="Heading3">
    <w:name w:val="heading 3"/>
    <w:basedOn w:val="Normal"/>
    <w:next w:val="Normal"/>
    <w:link w:val="Heading3Char"/>
    <w:uiPriority w:val="9"/>
    <w:unhideWhenUsed/>
    <w:qFormat/>
    <w:rsid w:val="003C3316"/>
    <w:pPr>
      <w:keepNext/>
      <w:keepLines/>
      <w:numPr>
        <w:ilvl w:val="2"/>
        <w:numId w:val="2"/>
      </w:numPr>
      <w:bidi/>
      <w:spacing w:before="40" w:after="0"/>
      <w:outlineLvl w:val="2"/>
    </w:pPr>
    <w:rPr>
      <w:rFonts w:ascii="B Nazanin" w:eastAsia="B Nazanin" w:hAnsi="B Nazanin" w:cs="B Nazanin"/>
      <w:b/>
      <w:bCs/>
      <w:color w:val="000000" w:themeColor="text1"/>
      <w:sz w:val="26"/>
      <w:szCs w:val="26"/>
      <w:lang w:bidi="fa-IR"/>
    </w:rPr>
  </w:style>
  <w:style w:type="paragraph" w:styleId="Heading4">
    <w:name w:val="heading 4"/>
    <w:basedOn w:val="Normal"/>
    <w:next w:val="Normal"/>
    <w:link w:val="Heading4Char"/>
    <w:uiPriority w:val="9"/>
    <w:unhideWhenUsed/>
    <w:qFormat/>
    <w:rsid w:val="003C3316"/>
    <w:pPr>
      <w:keepNext/>
      <w:keepLines/>
      <w:numPr>
        <w:ilvl w:val="3"/>
        <w:numId w:val="2"/>
      </w:numPr>
      <w:bidi/>
      <w:spacing w:before="40" w:after="0"/>
      <w:outlineLvl w:val="3"/>
    </w:pPr>
    <w:rPr>
      <w:rFonts w:ascii="B Nazanin" w:eastAsia="B Nazanin" w:hAnsi="B Nazanin" w:cs="B Nazanin"/>
      <w:b/>
      <w:bCs/>
      <w:color w:val="000000" w:themeColor="text1"/>
      <w:sz w:val="24"/>
      <w:szCs w:val="24"/>
    </w:rPr>
  </w:style>
  <w:style w:type="paragraph" w:styleId="Heading5">
    <w:name w:val="heading 5"/>
    <w:basedOn w:val="Normal"/>
    <w:next w:val="Normal"/>
    <w:link w:val="Heading5Char"/>
    <w:uiPriority w:val="9"/>
    <w:unhideWhenUsed/>
    <w:qFormat/>
    <w:rsid w:val="003C3316"/>
    <w:pPr>
      <w:keepNext/>
      <w:keepLines/>
      <w:numPr>
        <w:ilvl w:val="4"/>
        <w:numId w:val="2"/>
      </w:numPr>
      <w:bidi/>
      <w:spacing w:before="40" w:after="0"/>
      <w:outlineLvl w:val="4"/>
    </w:pPr>
    <w:rPr>
      <w:rFonts w:ascii="B Nazanin" w:eastAsia="B Nazanin" w:hAnsi="B Nazanin" w:cs="B Nazanin"/>
      <w:b/>
      <w:bCs/>
      <w:color w:val="000000" w:themeColor="text1"/>
      <w:sz w:val="24"/>
      <w:szCs w:val="24"/>
    </w:rPr>
  </w:style>
  <w:style w:type="paragraph" w:styleId="Heading6">
    <w:name w:val="heading 6"/>
    <w:basedOn w:val="Normal"/>
    <w:next w:val="Normal"/>
    <w:link w:val="Heading6Char"/>
    <w:uiPriority w:val="9"/>
    <w:unhideWhenUsed/>
    <w:qFormat/>
    <w:rsid w:val="00E70FA0"/>
    <w:pPr>
      <w:keepNext/>
      <w:keepLines/>
      <w:numPr>
        <w:ilvl w:val="5"/>
        <w:numId w:val="2"/>
      </w:numPr>
      <w:spacing w:before="40" w:after="0"/>
      <w:outlineLvl w:val="5"/>
    </w:pPr>
    <w:rPr>
      <w:rFonts w:ascii="B Nazanin" w:eastAsia="B Nazanin" w:hAnsi="B Nazanin" w:cs="B Nazanin"/>
      <w:b/>
      <w:bCs/>
      <w:color w:val="000000" w:themeColor="text1"/>
      <w:sz w:val="24"/>
      <w:szCs w:val="24"/>
    </w:rPr>
  </w:style>
  <w:style w:type="paragraph" w:styleId="Heading7">
    <w:name w:val="heading 7"/>
    <w:basedOn w:val="Normal"/>
    <w:next w:val="Normal"/>
    <w:link w:val="Heading7Char"/>
    <w:uiPriority w:val="9"/>
    <w:unhideWhenUsed/>
    <w:qFormat/>
    <w:rsid w:val="00E70FA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aliases w:val="جداول"/>
    <w:basedOn w:val="Normal"/>
    <w:next w:val="Normal"/>
    <w:link w:val="Heading8Char"/>
    <w:uiPriority w:val="9"/>
    <w:unhideWhenUsed/>
    <w:qFormat/>
    <w:rsid w:val="00E70FA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0FA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3"/>
    <w:basedOn w:val="Heading3"/>
    <w:next w:val="Normal"/>
    <w:link w:val="TitleChar"/>
    <w:uiPriority w:val="10"/>
    <w:rsid w:val="0051384E"/>
    <w:pPr>
      <w:spacing w:line="240" w:lineRule="auto"/>
      <w:contextualSpacing/>
    </w:pPr>
    <w:rPr>
      <w:b w:val="0"/>
      <w:bCs w:val="0"/>
      <w:spacing w:val="-10"/>
      <w:kern w:val="28"/>
    </w:rPr>
  </w:style>
  <w:style w:type="character" w:customStyle="1" w:styleId="TitleChar">
    <w:name w:val="Title Char"/>
    <w:aliases w:val="3 Char"/>
    <w:basedOn w:val="DefaultParagraphFont"/>
    <w:link w:val="Title"/>
    <w:uiPriority w:val="10"/>
    <w:rsid w:val="0051384E"/>
    <w:rPr>
      <w:rFonts w:ascii="B Nazanin" w:eastAsia="B Nazanin" w:hAnsi="B Nazanin" w:cs="B Nazanin"/>
      <w:color w:val="000000" w:themeColor="text1"/>
      <w:spacing w:val="-10"/>
      <w:kern w:val="28"/>
      <w:sz w:val="26"/>
      <w:szCs w:val="26"/>
      <w:lang w:bidi="fa-IR"/>
    </w:rPr>
  </w:style>
  <w:style w:type="character" w:customStyle="1" w:styleId="Heading3Char">
    <w:name w:val="Heading 3 Char"/>
    <w:basedOn w:val="DefaultParagraphFont"/>
    <w:link w:val="Heading3"/>
    <w:uiPriority w:val="9"/>
    <w:rsid w:val="003C3316"/>
    <w:rPr>
      <w:rFonts w:ascii="B Nazanin" w:eastAsia="B Nazanin" w:hAnsi="B Nazanin" w:cs="B Nazanin"/>
      <w:b/>
      <w:bCs/>
      <w:color w:val="000000" w:themeColor="text1"/>
      <w:sz w:val="26"/>
      <w:szCs w:val="26"/>
      <w:lang w:bidi="fa-IR"/>
    </w:rPr>
  </w:style>
  <w:style w:type="character" w:customStyle="1" w:styleId="Heading2Char">
    <w:name w:val="Heading 2 Char"/>
    <w:basedOn w:val="DefaultParagraphFont"/>
    <w:link w:val="Heading2"/>
    <w:uiPriority w:val="9"/>
    <w:rsid w:val="003C3316"/>
    <w:rPr>
      <w:rFonts w:ascii="B Nazanin" w:eastAsia="B Nazanin" w:hAnsi="B Nazanin" w:cs="B Nazanin"/>
      <w:b/>
      <w:bCs/>
      <w:color w:val="000000" w:themeColor="text1"/>
      <w:sz w:val="28"/>
      <w:szCs w:val="28"/>
      <w:lang w:bidi="fa-IR"/>
    </w:rPr>
  </w:style>
  <w:style w:type="character" w:customStyle="1" w:styleId="Heading4Char">
    <w:name w:val="Heading 4 Char"/>
    <w:basedOn w:val="DefaultParagraphFont"/>
    <w:link w:val="Heading4"/>
    <w:uiPriority w:val="9"/>
    <w:rsid w:val="003C3316"/>
    <w:rPr>
      <w:rFonts w:ascii="B Nazanin" w:eastAsia="B Nazanin" w:hAnsi="B Nazanin" w:cs="B Nazanin"/>
      <w:b/>
      <w:bCs/>
      <w:color w:val="000000" w:themeColor="text1"/>
      <w:sz w:val="24"/>
      <w:szCs w:val="24"/>
    </w:rPr>
  </w:style>
  <w:style w:type="character" w:customStyle="1" w:styleId="Heading5Char">
    <w:name w:val="Heading 5 Char"/>
    <w:basedOn w:val="DefaultParagraphFont"/>
    <w:link w:val="Heading5"/>
    <w:uiPriority w:val="9"/>
    <w:rsid w:val="003C3316"/>
    <w:rPr>
      <w:rFonts w:ascii="B Nazanin" w:eastAsia="B Nazanin" w:hAnsi="B Nazanin" w:cs="B Nazanin"/>
      <w:b/>
      <w:bCs/>
      <w:color w:val="000000" w:themeColor="text1"/>
      <w:sz w:val="24"/>
      <w:szCs w:val="24"/>
    </w:rPr>
  </w:style>
  <w:style w:type="character" w:customStyle="1" w:styleId="Heading1Char">
    <w:name w:val="Heading 1 Char"/>
    <w:basedOn w:val="DefaultParagraphFont"/>
    <w:link w:val="Heading1"/>
    <w:uiPriority w:val="9"/>
    <w:rsid w:val="003C3316"/>
    <w:rPr>
      <w:rFonts w:ascii="B Nazanin" w:eastAsia="B Nazanin" w:hAnsi="B Nazanin" w:cs="B Nazanin"/>
      <w:b/>
      <w:bCs/>
      <w:color w:val="000000" w:themeColor="text1"/>
      <w:sz w:val="32"/>
      <w:szCs w:val="32"/>
      <w:lang w:bidi="fa-IR"/>
    </w:rPr>
  </w:style>
  <w:style w:type="character" w:customStyle="1" w:styleId="Heading6Char">
    <w:name w:val="Heading 6 Char"/>
    <w:basedOn w:val="DefaultParagraphFont"/>
    <w:link w:val="Heading6"/>
    <w:uiPriority w:val="9"/>
    <w:rsid w:val="00E70FA0"/>
    <w:rPr>
      <w:rFonts w:ascii="B Nazanin" w:eastAsia="B Nazanin" w:hAnsi="B Nazanin" w:cs="B Nazanin"/>
      <w:b/>
      <w:bCs/>
      <w:color w:val="000000" w:themeColor="text1"/>
      <w:sz w:val="24"/>
      <w:szCs w:val="24"/>
    </w:rPr>
  </w:style>
  <w:style w:type="character" w:customStyle="1" w:styleId="Heading7Char">
    <w:name w:val="Heading 7 Char"/>
    <w:basedOn w:val="DefaultParagraphFont"/>
    <w:link w:val="Heading7"/>
    <w:uiPriority w:val="9"/>
    <w:rsid w:val="00E70FA0"/>
    <w:rPr>
      <w:rFonts w:asciiTheme="majorHAnsi" w:eastAsiaTheme="majorEastAsia" w:hAnsiTheme="majorHAnsi" w:cstheme="majorBidi"/>
      <w:i/>
      <w:iCs/>
      <w:color w:val="1F4D78" w:themeColor="accent1" w:themeShade="7F"/>
    </w:rPr>
  </w:style>
  <w:style w:type="character" w:customStyle="1" w:styleId="Heading8Char">
    <w:name w:val="Heading 8 Char"/>
    <w:aliases w:val="جداول Char"/>
    <w:basedOn w:val="DefaultParagraphFont"/>
    <w:link w:val="Heading8"/>
    <w:uiPriority w:val="9"/>
    <w:rsid w:val="00E70FA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0FA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224F7"/>
    <w:pPr>
      <w:spacing w:after="200" w:line="240" w:lineRule="auto"/>
      <w:jc w:val="center"/>
    </w:pPr>
    <w:rPr>
      <w:rFonts w:ascii="B Lotus" w:eastAsia="B Lotus" w:hAnsi="B Lotus" w:cs="B Lotus"/>
      <w:sz w:val="20"/>
      <w:szCs w:val="20"/>
    </w:rPr>
  </w:style>
  <w:style w:type="paragraph" w:styleId="ListParagraph">
    <w:name w:val="List Paragraph"/>
    <w:basedOn w:val="Normal"/>
    <w:uiPriority w:val="34"/>
    <w:qFormat/>
    <w:rsid w:val="002C6FC8"/>
    <w:pPr>
      <w:ind w:left="720"/>
      <w:contextualSpacing/>
      <w:jc w:val="right"/>
    </w:pPr>
    <w:rPr>
      <w:rFonts w:ascii="B Lotus" w:eastAsia="B Lotus" w:hAnsi="B Lotus" w:cs="B Lotus"/>
      <w:sz w:val="24"/>
      <w:szCs w:val="24"/>
    </w:rPr>
  </w:style>
  <w:style w:type="paragraph" w:styleId="FootnoteText">
    <w:name w:val="footnote text"/>
    <w:basedOn w:val="Normal"/>
    <w:link w:val="FootnoteTextChar"/>
    <w:uiPriority w:val="99"/>
    <w:unhideWhenUsed/>
    <w:rsid w:val="0059456B"/>
    <w:pPr>
      <w:spacing w:after="0" w:line="240" w:lineRule="auto"/>
    </w:pPr>
    <w:rPr>
      <w:sz w:val="20"/>
      <w:szCs w:val="20"/>
    </w:rPr>
  </w:style>
  <w:style w:type="character" w:customStyle="1" w:styleId="FootnoteTextChar">
    <w:name w:val="Footnote Text Char"/>
    <w:basedOn w:val="DefaultParagraphFont"/>
    <w:link w:val="FootnoteText"/>
    <w:uiPriority w:val="99"/>
    <w:rsid w:val="0059456B"/>
    <w:rPr>
      <w:sz w:val="20"/>
      <w:szCs w:val="20"/>
    </w:rPr>
  </w:style>
  <w:style w:type="character" w:styleId="FootnoteReference">
    <w:name w:val="footnote reference"/>
    <w:basedOn w:val="DefaultParagraphFont"/>
    <w:uiPriority w:val="99"/>
    <w:unhideWhenUsed/>
    <w:rsid w:val="0059456B"/>
    <w:rPr>
      <w:vertAlign w:val="superscript"/>
    </w:rPr>
  </w:style>
  <w:style w:type="table" w:customStyle="1" w:styleId="TableGrid21">
    <w:name w:val="Table Grid21"/>
    <w:basedOn w:val="TableNormal"/>
    <w:next w:val="TableGrid"/>
    <w:uiPriority w:val="39"/>
    <w:rsid w:val="00524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524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3C43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8A4886"/>
    <w:rPr>
      <w:rFonts w:ascii="Times New Roman" w:hAnsi="Times New Roman" w:cs="Times New Roman"/>
      <w:sz w:val="24"/>
      <w:szCs w:val="24"/>
    </w:rPr>
  </w:style>
  <w:style w:type="paragraph" w:styleId="Subtitle">
    <w:name w:val="Subtitle"/>
    <w:aliases w:val="شکل"/>
    <w:next w:val="Normal"/>
    <w:link w:val="SubtitleChar"/>
    <w:uiPriority w:val="11"/>
    <w:rsid w:val="0046274E"/>
    <w:pPr>
      <w:numPr>
        <w:ilvl w:val="1"/>
      </w:numPr>
      <w:jc w:val="center"/>
    </w:pPr>
    <w:rPr>
      <w:rFonts w:ascii="B Nazanin" w:eastAsia="B Nazanin" w:hAnsi="B Nazanin" w:cs="B Nazanin"/>
      <w:color w:val="000000" w:themeColor="text1"/>
      <w:spacing w:val="15"/>
      <w:sz w:val="20"/>
      <w:szCs w:val="20"/>
    </w:rPr>
  </w:style>
  <w:style w:type="character" w:customStyle="1" w:styleId="SubtitleChar">
    <w:name w:val="Subtitle Char"/>
    <w:aliases w:val="شکل Char"/>
    <w:basedOn w:val="DefaultParagraphFont"/>
    <w:link w:val="Subtitle"/>
    <w:uiPriority w:val="11"/>
    <w:rsid w:val="0046274E"/>
    <w:rPr>
      <w:rFonts w:ascii="B Nazanin" w:eastAsia="B Nazanin" w:hAnsi="B Nazanin" w:cs="B Nazanin"/>
      <w:color w:val="000000" w:themeColor="text1"/>
      <w:spacing w:val="15"/>
      <w:sz w:val="20"/>
      <w:szCs w:val="20"/>
    </w:rPr>
  </w:style>
  <w:style w:type="paragraph" w:styleId="NoSpacing">
    <w:name w:val="No Spacing"/>
    <w:uiPriority w:val="1"/>
    <w:qFormat/>
    <w:rsid w:val="00BC0B71"/>
    <w:pPr>
      <w:spacing w:after="0" w:line="240" w:lineRule="auto"/>
    </w:pPr>
  </w:style>
  <w:style w:type="paragraph" w:styleId="Header">
    <w:name w:val="header"/>
    <w:basedOn w:val="Normal"/>
    <w:link w:val="HeaderChar"/>
    <w:uiPriority w:val="99"/>
    <w:unhideWhenUsed/>
    <w:rsid w:val="00977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63A"/>
  </w:style>
  <w:style w:type="paragraph" w:styleId="Footer">
    <w:name w:val="footer"/>
    <w:basedOn w:val="Normal"/>
    <w:link w:val="FooterChar"/>
    <w:uiPriority w:val="99"/>
    <w:unhideWhenUsed/>
    <w:rsid w:val="00977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63A"/>
  </w:style>
  <w:style w:type="paragraph" w:styleId="TOC1">
    <w:name w:val="toc 1"/>
    <w:basedOn w:val="Normal"/>
    <w:next w:val="Normal"/>
    <w:autoRedefine/>
    <w:uiPriority w:val="39"/>
    <w:unhideWhenUsed/>
    <w:rsid w:val="00AF7744"/>
    <w:pPr>
      <w:tabs>
        <w:tab w:val="left" w:pos="2820"/>
        <w:tab w:val="right" w:leader="dot" w:pos="9019"/>
      </w:tabs>
      <w:bidi/>
      <w:spacing w:before="120" w:after="0"/>
      <w:jc w:val="both"/>
      <w:pPrChange w:id="1" w:author="Mehrnazi Boojari" w:date="2019-01-15T22:32:00Z">
        <w:pPr>
          <w:spacing w:before="120" w:line="259" w:lineRule="auto"/>
        </w:pPr>
      </w:pPrChange>
    </w:pPr>
    <w:rPr>
      <w:rFonts w:ascii="B Lotus" w:hAnsi="B Lotus" w:cs="B Lotus"/>
      <w:bCs/>
      <w:noProof/>
      <w:sz w:val="20"/>
      <w:lang w:bidi="fa-IR"/>
      <w:rPrChange w:id="1" w:author="Mehrnazi Boojari" w:date="2019-01-15T22:32:00Z">
        <w:rPr>
          <w:rFonts w:asciiTheme="minorHAnsi" w:eastAsiaTheme="minorHAnsi" w:hAnsiTheme="minorHAnsi" w:cstheme="minorHAnsi"/>
          <w:b/>
          <w:bCs/>
          <w:i/>
          <w:iCs/>
          <w:sz w:val="24"/>
          <w:szCs w:val="28"/>
          <w:lang w:val="en-US" w:eastAsia="en-US" w:bidi="ar-SA"/>
        </w:rPr>
      </w:rPrChange>
    </w:rPr>
  </w:style>
  <w:style w:type="paragraph" w:styleId="TOC2">
    <w:name w:val="toc 2"/>
    <w:basedOn w:val="Normal"/>
    <w:next w:val="Normal"/>
    <w:autoRedefine/>
    <w:uiPriority w:val="39"/>
    <w:unhideWhenUsed/>
    <w:rsid w:val="0097763A"/>
    <w:pPr>
      <w:spacing w:before="120" w:after="0"/>
      <w:ind w:left="220"/>
    </w:pPr>
    <w:rPr>
      <w:rFonts w:cstheme="minorHAnsi"/>
      <w:b/>
      <w:bCs/>
      <w:szCs w:val="26"/>
    </w:rPr>
  </w:style>
  <w:style w:type="paragraph" w:styleId="TOC3">
    <w:name w:val="toc 3"/>
    <w:basedOn w:val="Normal"/>
    <w:next w:val="Normal"/>
    <w:autoRedefine/>
    <w:uiPriority w:val="39"/>
    <w:unhideWhenUsed/>
    <w:rsid w:val="0097763A"/>
    <w:pPr>
      <w:spacing w:after="0"/>
      <w:ind w:left="440"/>
    </w:pPr>
    <w:rPr>
      <w:rFonts w:cstheme="minorHAnsi"/>
      <w:sz w:val="20"/>
      <w:szCs w:val="24"/>
    </w:rPr>
  </w:style>
  <w:style w:type="paragraph" w:styleId="TOC4">
    <w:name w:val="toc 4"/>
    <w:basedOn w:val="Normal"/>
    <w:next w:val="Normal"/>
    <w:autoRedefine/>
    <w:uiPriority w:val="39"/>
    <w:unhideWhenUsed/>
    <w:rsid w:val="0097763A"/>
    <w:pPr>
      <w:spacing w:after="0"/>
      <w:ind w:left="660"/>
    </w:pPr>
    <w:rPr>
      <w:rFonts w:cstheme="minorHAnsi"/>
      <w:sz w:val="20"/>
      <w:szCs w:val="24"/>
    </w:rPr>
  </w:style>
  <w:style w:type="paragraph" w:styleId="TOC5">
    <w:name w:val="toc 5"/>
    <w:basedOn w:val="Normal"/>
    <w:next w:val="Normal"/>
    <w:autoRedefine/>
    <w:uiPriority w:val="39"/>
    <w:unhideWhenUsed/>
    <w:rsid w:val="0097763A"/>
    <w:pPr>
      <w:spacing w:after="0"/>
      <w:ind w:left="880"/>
    </w:pPr>
    <w:rPr>
      <w:rFonts w:cstheme="minorHAnsi"/>
      <w:sz w:val="20"/>
      <w:szCs w:val="24"/>
    </w:rPr>
  </w:style>
  <w:style w:type="paragraph" w:styleId="TOC6">
    <w:name w:val="toc 6"/>
    <w:basedOn w:val="Normal"/>
    <w:next w:val="Normal"/>
    <w:autoRedefine/>
    <w:uiPriority w:val="39"/>
    <w:unhideWhenUsed/>
    <w:rsid w:val="0097763A"/>
    <w:pPr>
      <w:spacing w:after="0"/>
      <w:ind w:left="1100"/>
    </w:pPr>
    <w:rPr>
      <w:rFonts w:cstheme="minorHAnsi"/>
      <w:sz w:val="20"/>
      <w:szCs w:val="24"/>
    </w:rPr>
  </w:style>
  <w:style w:type="paragraph" w:styleId="TOC7">
    <w:name w:val="toc 7"/>
    <w:basedOn w:val="Normal"/>
    <w:next w:val="Normal"/>
    <w:autoRedefine/>
    <w:uiPriority w:val="39"/>
    <w:unhideWhenUsed/>
    <w:rsid w:val="0097763A"/>
    <w:pPr>
      <w:spacing w:after="0"/>
      <w:ind w:left="1320"/>
    </w:pPr>
    <w:rPr>
      <w:rFonts w:cstheme="minorHAnsi"/>
      <w:sz w:val="20"/>
      <w:szCs w:val="24"/>
    </w:rPr>
  </w:style>
  <w:style w:type="paragraph" w:styleId="TOC8">
    <w:name w:val="toc 8"/>
    <w:basedOn w:val="Normal"/>
    <w:next w:val="Normal"/>
    <w:autoRedefine/>
    <w:uiPriority w:val="39"/>
    <w:unhideWhenUsed/>
    <w:rsid w:val="0097763A"/>
    <w:pPr>
      <w:spacing w:after="0"/>
      <w:ind w:left="1540"/>
    </w:pPr>
    <w:rPr>
      <w:rFonts w:cstheme="minorHAnsi"/>
      <w:sz w:val="20"/>
      <w:szCs w:val="24"/>
    </w:rPr>
  </w:style>
  <w:style w:type="paragraph" w:styleId="TOC9">
    <w:name w:val="toc 9"/>
    <w:basedOn w:val="Normal"/>
    <w:next w:val="Normal"/>
    <w:autoRedefine/>
    <w:uiPriority w:val="39"/>
    <w:unhideWhenUsed/>
    <w:rsid w:val="0097763A"/>
    <w:pPr>
      <w:spacing w:after="0"/>
      <w:ind w:left="1760"/>
    </w:pPr>
    <w:rPr>
      <w:rFonts w:cstheme="minorHAnsi"/>
      <w:sz w:val="20"/>
      <w:szCs w:val="24"/>
    </w:rPr>
  </w:style>
  <w:style w:type="character" w:styleId="Hyperlink">
    <w:name w:val="Hyperlink"/>
    <w:basedOn w:val="DefaultParagraphFont"/>
    <w:uiPriority w:val="99"/>
    <w:unhideWhenUsed/>
    <w:rsid w:val="0097763A"/>
    <w:rPr>
      <w:color w:val="0563C1" w:themeColor="hyperlink"/>
      <w:u w:val="single"/>
    </w:rPr>
  </w:style>
  <w:style w:type="paragraph" w:styleId="TableofFigures">
    <w:name w:val="table of figures"/>
    <w:basedOn w:val="Normal"/>
    <w:next w:val="Normal"/>
    <w:uiPriority w:val="99"/>
    <w:unhideWhenUsed/>
    <w:rsid w:val="004069DA"/>
    <w:pPr>
      <w:spacing w:after="0"/>
    </w:pPr>
  </w:style>
  <w:style w:type="numbering" w:customStyle="1" w:styleId="NoList1">
    <w:name w:val="No List1"/>
    <w:next w:val="NoList"/>
    <w:uiPriority w:val="99"/>
    <w:semiHidden/>
    <w:unhideWhenUsed/>
    <w:rsid w:val="00A06196"/>
  </w:style>
  <w:style w:type="paragraph" w:styleId="BalloonText">
    <w:name w:val="Balloon Text"/>
    <w:basedOn w:val="Normal"/>
    <w:link w:val="BalloonTextChar"/>
    <w:uiPriority w:val="99"/>
    <w:semiHidden/>
    <w:unhideWhenUsed/>
    <w:rsid w:val="00A061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196"/>
    <w:rPr>
      <w:rFonts w:ascii="Segoe UI" w:hAnsi="Segoe UI" w:cs="Segoe UI"/>
      <w:sz w:val="18"/>
      <w:szCs w:val="18"/>
    </w:rPr>
  </w:style>
  <w:style w:type="numbering" w:customStyle="1" w:styleId="NoList2">
    <w:name w:val="No List2"/>
    <w:next w:val="NoList"/>
    <w:uiPriority w:val="99"/>
    <w:semiHidden/>
    <w:unhideWhenUsed/>
    <w:rsid w:val="00A06196"/>
  </w:style>
  <w:style w:type="numbering" w:customStyle="1" w:styleId="NoList3">
    <w:name w:val="No List3"/>
    <w:next w:val="NoList"/>
    <w:uiPriority w:val="99"/>
    <w:semiHidden/>
    <w:unhideWhenUsed/>
    <w:rsid w:val="00A06196"/>
  </w:style>
  <w:style w:type="character" w:styleId="CommentReference">
    <w:name w:val="annotation reference"/>
    <w:basedOn w:val="DefaultParagraphFont"/>
    <w:uiPriority w:val="99"/>
    <w:semiHidden/>
    <w:unhideWhenUsed/>
    <w:rsid w:val="00A06196"/>
    <w:rPr>
      <w:sz w:val="16"/>
      <w:szCs w:val="16"/>
    </w:rPr>
  </w:style>
  <w:style w:type="paragraph" w:styleId="CommentText">
    <w:name w:val="annotation text"/>
    <w:basedOn w:val="Normal"/>
    <w:link w:val="CommentTextChar"/>
    <w:uiPriority w:val="99"/>
    <w:unhideWhenUsed/>
    <w:rsid w:val="00A06196"/>
    <w:pPr>
      <w:spacing w:line="240" w:lineRule="auto"/>
    </w:pPr>
    <w:rPr>
      <w:sz w:val="20"/>
      <w:szCs w:val="20"/>
    </w:rPr>
  </w:style>
  <w:style w:type="character" w:customStyle="1" w:styleId="CommentTextChar">
    <w:name w:val="Comment Text Char"/>
    <w:basedOn w:val="DefaultParagraphFont"/>
    <w:link w:val="CommentText"/>
    <w:uiPriority w:val="99"/>
    <w:rsid w:val="00A06196"/>
    <w:rPr>
      <w:sz w:val="20"/>
      <w:szCs w:val="20"/>
    </w:rPr>
  </w:style>
  <w:style w:type="paragraph" w:styleId="CommentSubject">
    <w:name w:val="annotation subject"/>
    <w:basedOn w:val="CommentText"/>
    <w:next w:val="CommentText"/>
    <w:link w:val="CommentSubjectChar"/>
    <w:uiPriority w:val="99"/>
    <w:semiHidden/>
    <w:unhideWhenUsed/>
    <w:rsid w:val="00A06196"/>
    <w:rPr>
      <w:b/>
      <w:bCs/>
    </w:rPr>
  </w:style>
  <w:style w:type="character" w:customStyle="1" w:styleId="CommentSubjectChar">
    <w:name w:val="Comment Subject Char"/>
    <w:basedOn w:val="CommentTextChar"/>
    <w:link w:val="CommentSubject"/>
    <w:uiPriority w:val="99"/>
    <w:semiHidden/>
    <w:rsid w:val="00A06196"/>
    <w:rPr>
      <w:b/>
      <w:bCs/>
      <w:sz w:val="20"/>
      <w:szCs w:val="20"/>
    </w:rPr>
  </w:style>
  <w:style w:type="numbering" w:customStyle="1" w:styleId="NoList11">
    <w:name w:val="No List11"/>
    <w:next w:val="NoList"/>
    <w:uiPriority w:val="99"/>
    <w:semiHidden/>
    <w:unhideWhenUsed/>
    <w:rsid w:val="00A06196"/>
  </w:style>
  <w:style w:type="character" w:customStyle="1" w:styleId="title11">
    <w:name w:val="title11"/>
    <w:basedOn w:val="DefaultParagraphFont"/>
    <w:rsid w:val="00A06196"/>
    <w:rPr>
      <w:rFonts w:ascii="Tahoma" w:hAnsi="Tahoma" w:cs="Tahoma" w:hint="default"/>
      <w:b/>
      <w:bCs/>
      <w:color w:val="333333"/>
      <w:sz w:val="17"/>
      <w:szCs w:val="17"/>
    </w:rPr>
  </w:style>
  <w:style w:type="table" w:customStyle="1" w:styleId="TableGrid1">
    <w:name w:val="Table Grid1"/>
    <w:basedOn w:val="TableNormal"/>
    <w:next w:val="TableGrid"/>
    <w:uiPriority w:val="59"/>
    <w:rsid w:val="00A06196"/>
    <w:pPr>
      <w:spacing w:after="0" w:line="240" w:lineRule="auto"/>
    </w:pPr>
    <w:rPr>
      <w:rFonts w:ascii="Calibri" w:eastAsia="Calibri"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
    <w:name w:val="تیÊÑ ãÊä"/>
    <w:basedOn w:val="Normal"/>
    <w:uiPriority w:val="99"/>
    <w:rsid w:val="00A06196"/>
    <w:pPr>
      <w:bidi/>
      <w:spacing w:before="200" w:after="200" w:line="240" w:lineRule="auto"/>
      <w:jc w:val="lowKashida"/>
    </w:pPr>
    <w:rPr>
      <w:rFonts w:ascii="Times New Roman" w:eastAsia="Times New Roman" w:hAnsi="Times New Roman" w:cs="B Yagut"/>
      <w:b/>
      <w:bCs/>
      <w:shadow/>
      <w:color w:val="FF3300"/>
      <w:sz w:val="24"/>
      <w:szCs w:val="28"/>
    </w:rPr>
  </w:style>
  <w:style w:type="character" w:customStyle="1" w:styleId="main-content1">
    <w:name w:val="main-content1"/>
    <w:basedOn w:val="DefaultParagraphFont"/>
    <w:rsid w:val="00A06196"/>
    <w:rPr>
      <w:rFonts w:ascii="Tahoma" w:hAnsi="Tahoma" w:cs="Tahoma" w:hint="default"/>
      <w:color w:val="737373"/>
      <w:sz w:val="17"/>
      <w:szCs w:val="17"/>
    </w:rPr>
  </w:style>
  <w:style w:type="character" w:styleId="PageNumber">
    <w:name w:val="page number"/>
    <w:basedOn w:val="DefaultParagraphFont"/>
    <w:rsid w:val="00A06196"/>
  </w:style>
  <w:style w:type="paragraph" w:styleId="EndnoteText">
    <w:name w:val="endnote text"/>
    <w:basedOn w:val="Normal"/>
    <w:link w:val="EndnoteTextChar"/>
    <w:uiPriority w:val="99"/>
    <w:semiHidden/>
    <w:unhideWhenUsed/>
    <w:rsid w:val="00A06196"/>
    <w:pPr>
      <w:bidi/>
      <w:spacing w:after="0" w:line="240" w:lineRule="auto"/>
    </w:pPr>
    <w:rPr>
      <w:rFonts w:ascii="Times New Roman" w:eastAsia="Calibri" w:hAnsi="Times New Roman" w:cs="Times New Roman"/>
      <w:sz w:val="20"/>
      <w:szCs w:val="20"/>
    </w:rPr>
  </w:style>
  <w:style w:type="character" w:customStyle="1" w:styleId="EndnoteTextChar">
    <w:name w:val="Endnote Text Char"/>
    <w:basedOn w:val="DefaultParagraphFont"/>
    <w:link w:val="EndnoteText"/>
    <w:uiPriority w:val="99"/>
    <w:semiHidden/>
    <w:rsid w:val="00A06196"/>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A06196"/>
    <w:rPr>
      <w:vertAlign w:val="superscript"/>
    </w:rPr>
  </w:style>
  <w:style w:type="numbering" w:customStyle="1" w:styleId="NoList4">
    <w:name w:val="No List4"/>
    <w:next w:val="NoList"/>
    <w:uiPriority w:val="99"/>
    <w:semiHidden/>
    <w:unhideWhenUsed/>
    <w:rsid w:val="00A06196"/>
  </w:style>
  <w:style w:type="table" w:customStyle="1" w:styleId="TableGrid2">
    <w:name w:val="Table Grid2"/>
    <w:basedOn w:val="TableNormal"/>
    <w:next w:val="TableGrid"/>
    <w:uiPriority w:val="39"/>
    <w:rsid w:val="00A061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DefaultParagraphFont"/>
    <w:rsid w:val="00A06196"/>
  </w:style>
  <w:style w:type="character" w:customStyle="1" w:styleId="mw-cite-backlink">
    <w:name w:val="mw-cite-backlink"/>
    <w:basedOn w:val="DefaultParagraphFont"/>
    <w:rsid w:val="00A06196"/>
  </w:style>
  <w:style w:type="character" w:customStyle="1" w:styleId="cite-accessibility-label">
    <w:name w:val="cite-accessibility-label"/>
    <w:basedOn w:val="DefaultParagraphFont"/>
    <w:rsid w:val="00A06196"/>
  </w:style>
  <w:style w:type="paragraph" w:customStyle="1" w:styleId="EndNoteBibliographyTitle">
    <w:name w:val="EndNote Bibliography Title"/>
    <w:basedOn w:val="Normal"/>
    <w:link w:val="EndNoteBibliographyTitleChar"/>
    <w:rsid w:val="000D41F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D41FC"/>
    <w:rPr>
      <w:rFonts w:ascii="Calibri" w:hAnsi="Calibri" w:cs="Calibri"/>
      <w:noProof/>
    </w:rPr>
  </w:style>
  <w:style w:type="paragraph" w:customStyle="1" w:styleId="EndNoteBibliography">
    <w:name w:val="EndNote Bibliography"/>
    <w:basedOn w:val="Normal"/>
    <w:link w:val="EndNoteBibliographyChar"/>
    <w:rsid w:val="000D41F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0D41FC"/>
    <w:rPr>
      <w:rFonts w:ascii="Calibri" w:hAnsi="Calibri" w:cs="Calibri"/>
      <w:noProof/>
    </w:rPr>
  </w:style>
  <w:style w:type="table" w:customStyle="1" w:styleId="TableGrid3">
    <w:name w:val="Table Grid3"/>
    <w:basedOn w:val="TableNormal"/>
    <w:next w:val="TableGrid"/>
    <w:uiPriority w:val="39"/>
    <w:rsid w:val="008F2E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6F7CC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5513">
      <w:bodyDiv w:val="1"/>
      <w:marLeft w:val="0"/>
      <w:marRight w:val="0"/>
      <w:marTop w:val="0"/>
      <w:marBottom w:val="0"/>
      <w:divBdr>
        <w:top w:val="none" w:sz="0" w:space="0" w:color="auto"/>
        <w:left w:val="none" w:sz="0" w:space="0" w:color="auto"/>
        <w:bottom w:val="none" w:sz="0" w:space="0" w:color="auto"/>
        <w:right w:val="none" w:sz="0" w:space="0" w:color="auto"/>
      </w:divBdr>
      <w:divsChild>
        <w:div w:id="2106071720">
          <w:marLeft w:val="0"/>
          <w:marRight w:val="0"/>
          <w:marTop w:val="0"/>
          <w:marBottom w:val="0"/>
          <w:divBdr>
            <w:top w:val="none" w:sz="0" w:space="0" w:color="auto"/>
            <w:left w:val="none" w:sz="0" w:space="0" w:color="auto"/>
            <w:bottom w:val="none" w:sz="0" w:space="0" w:color="auto"/>
            <w:right w:val="none" w:sz="0" w:space="0" w:color="auto"/>
          </w:divBdr>
        </w:div>
        <w:div w:id="563838429">
          <w:marLeft w:val="0"/>
          <w:marRight w:val="0"/>
          <w:marTop w:val="0"/>
          <w:marBottom w:val="0"/>
          <w:divBdr>
            <w:top w:val="none" w:sz="0" w:space="0" w:color="auto"/>
            <w:left w:val="none" w:sz="0" w:space="0" w:color="auto"/>
            <w:bottom w:val="none" w:sz="0" w:space="0" w:color="auto"/>
            <w:right w:val="none" w:sz="0" w:space="0" w:color="auto"/>
          </w:divBdr>
        </w:div>
        <w:div w:id="571045936">
          <w:marLeft w:val="0"/>
          <w:marRight w:val="0"/>
          <w:marTop w:val="0"/>
          <w:marBottom w:val="0"/>
          <w:divBdr>
            <w:top w:val="none" w:sz="0" w:space="0" w:color="auto"/>
            <w:left w:val="none" w:sz="0" w:space="0" w:color="auto"/>
            <w:bottom w:val="none" w:sz="0" w:space="0" w:color="auto"/>
            <w:right w:val="none" w:sz="0" w:space="0" w:color="auto"/>
          </w:divBdr>
        </w:div>
        <w:div w:id="2092004001">
          <w:marLeft w:val="0"/>
          <w:marRight w:val="0"/>
          <w:marTop w:val="0"/>
          <w:marBottom w:val="0"/>
          <w:divBdr>
            <w:top w:val="none" w:sz="0" w:space="0" w:color="auto"/>
            <w:left w:val="none" w:sz="0" w:space="0" w:color="auto"/>
            <w:bottom w:val="none" w:sz="0" w:space="0" w:color="auto"/>
            <w:right w:val="none" w:sz="0" w:space="0" w:color="auto"/>
          </w:divBdr>
        </w:div>
        <w:div w:id="858003795">
          <w:marLeft w:val="0"/>
          <w:marRight w:val="0"/>
          <w:marTop w:val="0"/>
          <w:marBottom w:val="0"/>
          <w:divBdr>
            <w:top w:val="none" w:sz="0" w:space="0" w:color="auto"/>
            <w:left w:val="none" w:sz="0" w:space="0" w:color="auto"/>
            <w:bottom w:val="none" w:sz="0" w:space="0" w:color="auto"/>
            <w:right w:val="none" w:sz="0" w:space="0" w:color="auto"/>
          </w:divBdr>
        </w:div>
        <w:div w:id="140512316">
          <w:marLeft w:val="0"/>
          <w:marRight w:val="0"/>
          <w:marTop w:val="0"/>
          <w:marBottom w:val="0"/>
          <w:divBdr>
            <w:top w:val="none" w:sz="0" w:space="0" w:color="auto"/>
            <w:left w:val="none" w:sz="0" w:space="0" w:color="auto"/>
            <w:bottom w:val="none" w:sz="0" w:space="0" w:color="auto"/>
            <w:right w:val="none" w:sz="0" w:space="0" w:color="auto"/>
          </w:divBdr>
        </w:div>
        <w:div w:id="2015494221">
          <w:marLeft w:val="0"/>
          <w:marRight w:val="0"/>
          <w:marTop w:val="0"/>
          <w:marBottom w:val="0"/>
          <w:divBdr>
            <w:top w:val="none" w:sz="0" w:space="0" w:color="auto"/>
            <w:left w:val="none" w:sz="0" w:space="0" w:color="auto"/>
            <w:bottom w:val="none" w:sz="0" w:space="0" w:color="auto"/>
            <w:right w:val="none" w:sz="0" w:space="0" w:color="auto"/>
          </w:divBdr>
        </w:div>
      </w:divsChild>
    </w:div>
    <w:div w:id="301807844">
      <w:bodyDiv w:val="1"/>
      <w:marLeft w:val="0"/>
      <w:marRight w:val="0"/>
      <w:marTop w:val="0"/>
      <w:marBottom w:val="0"/>
      <w:divBdr>
        <w:top w:val="none" w:sz="0" w:space="0" w:color="auto"/>
        <w:left w:val="none" w:sz="0" w:space="0" w:color="auto"/>
        <w:bottom w:val="none" w:sz="0" w:space="0" w:color="auto"/>
        <w:right w:val="none" w:sz="0" w:space="0" w:color="auto"/>
      </w:divBdr>
      <w:divsChild>
        <w:div w:id="15038464">
          <w:marLeft w:val="0"/>
          <w:marRight w:val="0"/>
          <w:marTop w:val="0"/>
          <w:marBottom w:val="0"/>
          <w:divBdr>
            <w:top w:val="none" w:sz="0" w:space="0" w:color="auto"/>
            <w:left w:val="none" w:sz="0" w:space="0" w:color="auto"/>
            <w:bottom w:val="none" w:sz="0" w:space="0" w:color="auto"/>
            <w:right w:val="none" w:sz="0" w:space="0" w:color="auto"/>
          </w:divBdr>
        </w:div>
        <w:div w:id="1327513401">
          <w:marLeft w:val="0"/>
          <w:marRight w:val="0"/>
          <w:marTop w:val="0"/>
          <w:marBottom w:val="0"/>
          <w:divBdr>
            <w:top w:val="none" w:sz="0" w:space="0" w:color="auto"/>
            <w:left w:val="none" w:sz="0" w:space="0" w:color="auto"/>
            <w:bottom w:val="none" w:sz="0" w:space="0" w:color="auto"/>
            <w:right w:val="none" w:sz="0" w:space="0" w:color="auto"/>
          </w:divBdr>
        </w:div>
      </w:divsChild>
    </w:div>
    <w:div w:id="642777190">
      <w:bodyDiv w:val="1"/>
      <w:marLeft w:val="0"/>
      <w:marRight w:val="0"/>
      <w:marTop w:val="0"/>
      <w:marBottom w:val="0"/>
      <w:divBdr>
        <w:top w:val="none" w:sz="0" w:space="0" w:color="auto"/>
        <w:left w:val="none" w:sz="0" w:space="0" w:color="auto"/>
        <w:bottom w:val="none" w:sz="0" w:space="0" w:color="auto"/>
        <w:right w:val="none" w:sz="0" w:space="0" w:color="auto"/>
      </w:divBdr>
    </w:div>
    <w:div w:id="870651534">
      <w:bodyDiv w:val="1"/>
      <w:marLeft w:val="0"/>
      <w:marRight w:val="0"/>
      <w:marTop w:val="0"/>
      <w:marBottom w:val="0"/>
      <w:divBdr>
        <w:top w:val="none" w:sz="0" w:space="0" w:color="auto"/>
        <w:left w:val="none" w:sz="0" w:space="0" w:color="auto"/>
        <w:bottom w:val="none" w:sz="0" w:space="0" w:color="auto"/>
        <w:right w:val="none" w:sz="0" w:space="0" w:color="auto"/>
      </w:divBdr>
      <w:divsChild>
        <w:div w:id="1627199895">
          <w:marLeft w:val="0"/>
          <w:marRight w:val="0"/>
          <w:marTop w:val="0"/>
          <w:marBottom w:val="0"/>
          <w:divBdr>
            <w:top w:val="none" w:sz="0" w:space="0" w:color="auto"/>
            <w:left w:val="none" w:sz="0" w:space="0" w:color="auto"/>
            <w:bottom w:val="none" w:sz="0" w:space="0" w:color="auto"/>
            <w:right w:val="none" w:sz="0" w:space="0" w:color="auto"/>
          </w:divBdr>
        </w:div>
        <w:div w:id="1248687840">
          <w:marLeft w:val="0"/>
          <w:marRight w:val="0"/>
          <w:marTop w:val="0"/>
          <w:marBottom w:val="0"/>
          <w:divBdr>
            <w:top w:val="none" w:sz="0" w:space="0" w:color="auto"/>
            <w:left w:val="none" w:sz="0" w:space="0" w:color="auto"/>
            <w:bottom w:val="none" w:sz="0" w:space="0" w:color="auto"/>
            <w:right w:val="none" w:sz="0" w:space="0" w:color="auto"/>
          </w:divBdr>
        </w:div>
        <w:div w:id="759957781">
          <w:marLeft w:val="0"/>
          <w:marRight w:val="0"/>
          <w:marTop w:val="0"/>
          <w:marBottom w:val="0"/>
          <w:divBdr>
            <w:top w:val="none" w:sz="0" w:space="0" w:color="auto"/>
            <w:left w:val="none" w:sz="0" w:space="0" w:color="auto"/>
            <w:bottom w:val="none" w:sz="0" w:space="0" w:color="auto"/>
            <w:right w:val="none" w:sz="0" w:space="0" w:color="auto"/>
          </w:divBdr>
        </w:div>
        <w:div w:id="2036422544">
          <w:marLeft w:val="0"/>
          <w:marRight w:val="0"/>
          <w:marTop w:val="0"/>
          <w:marBottom w:val="0"/>
          <w:divBdr>
            <w:top w:val="none" w:sz="0" w:space="0" w:color="auto"/>
            <w:left w:val="none" w:sz="0" w:space="0" w:color="auto"/>
            <w:bottom w:val="none" w:sz="0" w:space="0" w:color="auto"/>
            <w:right w:val="none" w:sz="0" w:space="0" w:color="auto"/>
          </w:divBdr>
        </w:div>
        <w:div w:id="1469854098">
          <w:marLeft w:val="0"/>
          <w:marRight w:val="0"/>
          <w:marTop w:val="0"/>
          <w:marBottom w:val="0"/>
          <w:divBdr>
            <w:top w:val="none" w:sz="0" w:space="0" w:color="auto"/>
            <w:left w:val="none" w:sz="0" w:space="0" w:color="auto"/>
            <w:bottom w:val="none" w:sz="0" w:space="0" w:color="auto"/>
            <w:right w:val="none" w:sz="0" w:space="0" w:color="auto"/>
          </w:divBdr>
        </w:div>
        <w:div w:id="939726265">
          <w:marLeft w:val="0"/>
          <w:marRight w:val="0"/>
          <w:marTop w:val="0"/>
          <w:marBottom w:val="0"/>
          <w:divBdr>
            <w:top w:val="none" w:sz="0" w:space="0" w:color="auto"/>
            <w:left w:val="none" w:sz="0" w:space="0" w:color="auto"/>
            <w:bottom w:val="none" w:sz="0" w:space="0" w:color="auto"/>
            <w:right w:val="none" w:sz="0" w:space="0" w:color="auto"/>
          </w:divBdr>
        </w:div>
        <w:div w:id="1499804922">
          <w:marLeft w:val="0"/>
          <w:marRight w:val="0"/>
          <w:marTop w:val="0"/>
          <w:marBottom w:val="0"/>
          <w:divBdr>
            <w:top w:val="none" w:sz="0" w:space="0" w:color="auto"/>
            <w:left w:val="none" w:sz="0" w:space="0" w:color="auto"/>
            <w:bottom w:val="none" w:sz="0" w:space="0" w:color="auto"/>
            <w:right w:val="none" w:sz="0" w:space="0" w:color="auto"/>
          </w:divBdr>
        </w:div>
        <w:div w:id="2040013304">
          <w:marLeft w:val="0"/>
          <w:marRight w:val="0"/>
          <w:marTop w:val="0"/>
          <w:marBottom w:val="0"/>
          <w:divBdr>
            <w:top w:val="none" w:sz="0" w:space="0" w:color="auto"/>
            <w:left w:val="none" w:sz="0" w:space="0" w:color="auto"/>
            <w:bottom w:val="none" w:sz="0" w:space="0" w:color="auto"/>
            <w:right w:val="none" w:sz="0" w:space="0" w:color="auto"/>
          </w:divBdr>
        </w:div>
      </w:divsChild>
    </w:div>
    <w:div w:id="877427905">
      <w:bodyDiv w:val="1"/>
      <w:marLeft w:val="0"/>
      <w:marRight w:val="0"/>
      <w:marTop w:val="0"/>
      <w:marBottom w:val="0"/>
      <w:divBdr>
        <w:top w:val="none" w:sz="0" w:space="0" w:color="auto"/>
        <w:left w:val="none" w:sz="0" w:space="0" w:color="auto"/>
        <w:bottom w:val="none" w:sz="0" w:space="0" w:color="auto"/>
        <w:right w:val="none" w:sz="0" w:space="0" w:color="auto"/>
      </w:divBdr>
    </w:div>
    <w:div w:id="937298569">
      <w:bodyDiv w:val="1"/>
      <w:marLeft w:val="0"/>
      <w:marRight w:val="0"/>
      <w:marTop w:val="0"/>
      <w:marBottom w:val="0"/>
      <w:divBdr>
        <w:top w:val="none" w:sz="0" w:space="0" w:color="auto"/>
        <w:left w:val="none" w:sz="0" w:space="0" w:color="auto"/>
        <w:bottom w:val="none" w:sz="0" w:space="0" w:color="auto"/>
        <w:right w:val="none" w:sz="0" w:space="0" w:color="auto"/>
      </w:divBdr>
      <w:divsChild>
        <w:div w:id="1909149445">
          <w:marLeft w:val="0"/>
          <w:marRight w:val="0"/>
          <w:marTop w:val="0"/>
          <w:marBottom w:val="200"/>
          <w:divBdr>
            <w:top w:val="none" w:sz="0" w:space="0" w:color="auto"/>
            <w:left w:val="none" w:sz="0" w:space="0" w:color="auto"/>
            <w:bottom w:val="none" w:sz="0" w:space="0" w:color="auto"/>
            <w:right w:val="none" w:sz="0" w:space="0" w:color="auto"/>
          </w:divBdr>
        </w:div>
        <w:div w:id="252905547">
          <w:marLeft w:val="0"/>
          <w:marRight w:val="0"/>
          <w:marTop w:val="0"/>
          <w:marBottom w:val="200"/>
          <w:divBdr>
            <w:top w:val="none" w:sz="0" w:space="0" w:color="auto"/>
            <w:left w:val="none" w:sz="0" w:space="0" w:color="auto"/>
            <w:bottom w:val="none" w:sz="0" w:space="0" w:color="auto"/>
            <w:right w:val="none" w:sz="0" w:space="0" w:color="auto"/>
          </w:divBdr>
        </w:div>
      </w:divsChild>
    </w:div>
    <w:div w:id="1826358869">
      <w:bodyDiv w:val="1"/>
      <w:marLeft w:val="0"/>
      <w:marRight w:val="0"/>
      <w:marTop w:val="0"/>
      <w:marBottom w:val="0"/>
      <w:divBdr>
        <w:top w:val="none" w:sz="0" w:space="0" w:color="auto"/>
        <w:left w:val="none" w:sz="0" w:space="0" w:color="auto"/>
        <w:bottom w:val="none" w:sz="0" w:space="0" w:color="auto"/>
        <w:right w:val="none" w:sz="0" w:space="0" w:color="auto"/>
      </w:divBdr>
      <w:divsChild>
        <w:div w:id="58674450">
          <w:marLeft w:val="0"/>
          <w:marRight w:val="0"/>
          <w:marTop w:val="0"/>
          <w:marBottom w:val="200"/>
          <w:divBdr>
            <w:top w:val="none" w:sz="0" w:space="0" w:color="auto"/>
            <w:left w:val="none" w:sz="0" w:space="0" w:color="auto"/>
            <w:bottom w:val="none" w:sz="0" w:space="0" w:color="auto"/>
            <w:right w:val="none" w:sz="0" w:space="0" w:color="auto"/>
          </w:divBdr>
        </w:div>
        <w:div w:id="1461456860">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chart" Target="charts/chart11.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hart" Target="charts/chart9.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chart" Target="charts/chart8.xml"/><Relationship Id="rId28"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chart" Target="charts/chart4.xml"/><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2.png"/><Relationship Id="rId22" Type="http://schemas.openxmlformats.org/officeDocument/2006/relationships/chart" Target="charts/chart7.xml"/><Relationship Id="rId27" Type="http://schemas.openxmlformats.org/officeDocument/2006/relationships/footer" Target="footer4.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11.xlsx"/><Relationship Id="rId1" Type="http://schemas.openxmlformats.org/officeDocument/2006/relationships/themeOverride" Target="../theme/themeOverride1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mn-lt"/>
              <a:ea typeface="+mn-ea"/>
              <a:cs typeface="B Lotus" panose="00000400000000000000" pitchFamily="2" charset="-78"/>
            </a:defRPr>
          </a:pPr>
          <a:endParaRPr lang="ar-SA"/>
        </a:p>
      </c:txPr>
    </c:title>
    <c:autoTitleDeleted val="0"/>
    <c:plotArea>
      <c:layout/>
      <c:scatterChart>
        <c:scatterStyle val="lineMarker"/>
        <c:varyColors val="0"/>
        <c:ser>
          <c:idx val="0"/>
          <c:order val="0"/>
          <c:tx>
            <c:strRef>
              <c:f>Sheet1!$D$3</c:f>
              <c:strCache>
                <c:ptCount val="1"/>
                <c:pt idx="0">
                  <c:v>جمعیت روستایی</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Sheet1!$C$4:$C$10</c:f>
              <c:numCache>
                <c:formatCode>General</c:formatCode>
                <c:ptCount val="7"/>
                <c:pt idx="0">
                  <c:v>1335</c:v>
                </c:pt>
                <c:pt idx="1">
                  <c:v>1345</c:v>
                </c:pt>
                <c:pt idx="2">
                  <c:v>1355</c:v>
                </c:pt>
                <c:pt idx="3">
                  <c:v>1365</c:v>
                </c:pt>
                <c:pt idx="4">
                  <c:v>1375</c:v>
                </c:pt>
                <c:pt idx="5">
                  <c:v>1385</c:v>
                </c:pt>
                <c:pt idx="6">
                  <c:v>1395</c:v>
                </c:pt>
              </c:numCache>
            </c:numRef>
          </c:xVal>
          <c:yVal>
            <c:numRef>
              <c:f>Sheet1!$D$4:$D$10</c:f>
              <c:numCache>
                <c:formatCode>General</c:formatCode>
                <c:ptCount val="7"/>
                <c:pt idx="0">
                  <c:v>12952082</c:v>
                </c:pt>
                <c:pt idx="1">
                  <c:v>15992912</c:v>
                </c:pt>
                <c:pt idx="2">
                  <c:v>17854064</c:v>
                </c:pt>
                <c:pt idx="3">
                  <c:v>26600449</c:v>
                </c:pt>
                <c:pt idx="4">
                  <c:v>23237699</c:v>
                </c:pt>
                <c:pt idx="5">
                  <c:v>22131101</c:v>
                </c:pt>
                <c:pt idx="6">
                  <c:v>20730625</c:v>
                </c:pt>
              </c:numCache>
            </c:numRef>
          </c:yVal>
          <c:smooth val="0"/>
          <c:extLst xmlns:c16r2="http://schemas.microsoft.com/office/drawing/2015/06/chart">
            <c:ext xmlns:c16="http://schemas.microsoft.com/office/drawing/2014/chart" uri="{C3380CC4-5D6E-409C-BE32-E72D297353CC}">
              <c16:uniqueId val="{00000000-A657-431B-8997-901E5A5840E5}"/>
            </c:ext>
          </c:extLst>
        </c:ser>
        <c:dLbls>
          <c:showLegendKey val="0"/>
          <c:showVal val="0"/>
          <c:showCatName val="0"/>
          <c:showSerName val="0"/>
          <c:showPercent val="0"/>
          <c:showBubbleSize val="0"/>
        </c:dLbls>
        <c:axId val="95807360"/>
        <c:axId val="205039104"/>
      </c:scatterChart>
      <c:valAx>
        <c:axId val="95807360"/>
        <c:scaling>
          <c:orientation val="minMax"/>
          <c:max val="1395"/>
          <c:min val="133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B Lotus" panose="00000400000000000000" pitchFamily="2" charset="-78"/>
                  </a:defRPr>
                </a:pPr>
                <a:r>
                  <a:rPr lang="fa-IR"/>
                  <a:t>سال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B Lotus" panose="00000400000000000000" pitchFamily="2" charset="-78"/>
              </a:defRPr>
            </a:pPr>
            <a:endParaRPr lang="ar-SA"/>
          </a:p>
        </c:txPr>
        <c:crossAx val="205039104"/>
        <c:crosses val="autoZero"/>
        <c:crossBetween val="midCat"/>
      </c:valAx>
      <c:valAx>
        <c:axId val="205039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B Lotus" panose="00000400000000000000" pitchFamily="2" charset="-78"/>
                  </a:defRPr>
                </a:pPr>
                <a:r>
                  <a:rPr lang="fa-IR"/>
                  <a:t>جمعیت (میلیون  نفر)</a:t>
                </a:r>
                <a:r>
                  <a:rPr lang="en-US"/>
                  <a:t>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B Lotus" panose="00000400000000000000" pitchFamily="2" charset="-78"/>
              </a:defRPr>
            </a:pPr>
            <a:endParaRPr lang="ar-SA"/>
          </a:p>
        </c:txPr>
        <c:crossAx val="95807360"/>
        <c:crosses val="autoZero"/>
        <c:crossBetween val="midCat"/>
        <c:dispUnits>
          <c:builtInUnit val="million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cs typeface="B Lotus" panose="00000400000000000000" pitchFamily="2" charset="-78"/>
        </a:defRPr>
      </a:pPr>
      <a:endParaRPr lang="ar-SA"/>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6C48-4D66-883D-A7480D06E62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6C48-4D66-883D-A7480D06E622}"/>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B Nazanin" panose="00000400000000000000" pitchFamily="2" charset="-78"/>
                  </a:defRPr>
                </a:pPr>
                <a:endParaRPr lang="ar-SA"/>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Sheet1!$B$22:$B$23</c:f>
              <c:strCache>
                <c:ptCount val="2"/>
                <c:pt idx="0">
                  <c:v>قوانین بالادستی </c:v>
                </c:pt>
                <c:pt idx="1">
                  <c:v>قوانین موضوعی و اقدام</c:v>
                </c:pt>
              </c:strCache>
            </c:strRef>
          </c:cat>
          <c:val>
            <c:numRef>
              <c:f>Sheet1!$C$22:$C$23</c:f>
              <c:numCache>
                <c:formatCode>General</c:formatCode>
                <c:ptCount val="2"/>
                <c:pt idx="0">
                  <c:v>30</c:v>
                </c:pt>
                <c:pt idx="1">
                  <c:v>22</c:v>
                </c:pt>
              </c:numCache>
            </c:numRef>
          </c:val>
          <c:extLst xmlns:c16r2="http://schemas.microsoft.com/office/drawing/2015/06/chart">
            <c:ext xmlns:c16="http://schemas.microsoft.com/office/drawing/2014/chart" uri="{C3380CC4-5D6E-409C-BE32-E72D297353CC}">
              <c16:uniqueId val="{00000004-6C48-4D66-883D-A7480D06E62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B Nazanin" panose="00000400000000000000" pitchFamily="2" charset="-78"/>
            </a:defRPr>
          </a:pPr>
          <a:endParaRPr lang="ar-S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cs typeface="B Nazanin" panose="00000400000000000000" pitchFamily="2" charset="-78"/>
        </a:defRPr>
      </a:pPr>
      <a:endParaRPr lang="ar-SA"/>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65A7-4F62-9511-BAACB4DBA7B7}"/>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65A7-4F62-9511-BAACB4DBA7B7}"/>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B Nazanin" panose="00000400000000000000" pitchFamily="2" charset="-78"/>
                  </a:defRPr>
                </a:pPr>
                <a:endParaRPr lang="ar-SA"/>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Sheet1!$B$22:$B$23</c:f>
              <c:strCache>
                <c:ptCount val="2"/>
                <c:pt idx="0">
                  <c:v>قوانین بالادستی </c:v>
                </c:pt>
                <c:pt idx="1">
                  <c:v>قوانین موضوعی و اقدام</c:v>
                </c:pt>
              </c:strCache>
            </c:strRef>
          </c:cat>
          <c:val>
            <c:numRef>
              <c:f>Sheet1!$D$22:$D$23</c:f>
              <c:numCache>
                <c:formatCode>General</c:formatCode>
                <c:ptCount val="2"/>
                <c:pt idx="0">
                  <c:v>8</c:v>
                </c:pt>
                <c:pt idx="1">
                  <c:v>20</c:v>
                </c:pt>
              </c:numCache>
            </c:numRef>
          </c:val>
          <c:extLst xmlns:c16r2="http://schemas.microsoft.com/office/drawing/2015/06/chart">
            <c:ext xmlns:c16="http://schemas.microsoft.com/office/drawing/2014/chart" uri="{C3380CC4-5D6E-409C-BE32-E72D297353CC}">
              <c16:uniqueId val="{00000004-65A7-4F62-9511-BAACB4DBA7B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B Nazanin" panose="00000400000000000000" pitchFamily="2" charset="-78"/>
            </a:defRPr>
          </a:pPr>
          <a:endParaRPr lang="ar-S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cs typeface="B Nazanin" panose="00000400000000000000" pitchFamily="2" charset="-78"/>
        </a:defRPr>
      </a:pPr>
      <a:endParaRPr lang="ar-SA"/>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solidFill>
              <a:latin typeface="+mn-lt"/>
              <a:ea typeface="+mn-ea"/>
              <a:cs typeface="B Lotus" panose="00000400000000000000" pitchFamily="2" charset="-78"/>
            </a:defRPr>
          </a:pPr>
          <a:endParaRPr lang="ar-SA"/>
        </a:p>
      </c:txPr>
    </c:title>
    <c:autoTitleDeleted val="0"/>
    <c:plotArea>
      <c:layout>
        <c:manualLayout>
          <c:layoutTarget val="inner"/>
          <c:xMode val="edge"/>
          <c:yMode val="edge"/>
          <c:x val="0.15983340799854212"/>
          <c:y val="0.27583519227075975"/>
          <c:w val="0.77549285365365972"/>
          <c:h val="0.43933698719179803"/>
        </c:manualLayout>
      </c:layout>
      <c:scatterChart>
        <c:scatterStyle val="lineMarker"/>
        <c:varyColors val="0"/>
        <c:ser>
          <c:idx val="0"/>
          <c:order val="0"/>
          <c:tx>
            <c:strRef>
              <c:f>Sheet1!$E$13</c:f>
              <c:strCache>
                <c:ptCount val="1"/>
                <c:pt idx="0">
                  <c:v>تعداد آبادی‏ها</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mn-lt"/>
                    <a:ea typeface="+mn-ea"/>
                    <a:cs typeface="B Lotus" panose="00000400000000000000" pitchFamily="2" charset="-78"/>
                  </a:defRPr>
                </a:pPr>
                <a:endParaRPr lang="ar-SA"/>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Sheet1!$D$14:$D$19</c:f>
              <c:numCache>
                <c:formatCode>General</c:formatCode>
                <c:ptCount val="6"/>
                <c:pt idx="0">
                  <c:v>1345</c:v>
                </c:pt>
                <c:pt idx="1">
                  <c:v>1355</c:v>
                </c:pt>
                <c:pt idx="2">
                  <c:v>1365</c:v>
                </c:pt>
                <c:pt idx="3">
                  <c:v>1375</c:v>
                </c:pt>
                <c:pt idx="4">
                  <c:v>1385</c:v>
                </c:pt>
                <c:pt idx="5">
                  <c:v>1395</c:v>
                </c:pt>
              </c:numCache>
            </c:numRef>
          </c:xVal>
          <c:yVal>
            <c:numRef>
              <c:f>Sheet1!$E$14:$E$19</c:f>
              <c:numCache>
                <c:formatCode>General</c:formatCode>
                <c:ptCount val="6"/>
                <c:pt idx="0">
                  <c:v>66438</c:v>
                </c:pt>
                <c:pt idx="1">
                  <c:v>65055</c:v>
                </c:pt>
                <c:pt idx="2">
                  <c:v>65349</c:v>
                </c:pt>
                <c:pt idx="3">
                  <c:v>68122</c:v>
                </c:pt>
                <c:pt idx="4">
                  <c:v>63772</c:v>
                </c:pt>
                <c:pt idx="5">
                  <c:v>62274</c:v>
                </c:pt>
              </c:numCache>
            </c:numRef>
          </c:yVal>
          <c:smooth val="0"/>
          <c:extLst xmlns:c16r2="http://schemas.microsoft.com/office/drawing/2015/06/chart">
            <c:ext xmlns:c16="http://schemas.microsoft.com/office/drawing/2014/chart" uri="{C3380CC4-5D6E-409C-BE32-E72D297353CC}">
              <c16:uniqueId val="{00000000-7CC4-4668-8C19-AF976182B439}"/>
            </c:ext>
          </c:extLst>
        </c:ser>
        <c:dLbls>
          <c:showLegendKey val="0"/>
          <c:showVal val="0"/>
          <c:showCatName val="0"/>
          <c:showSerName val="0"/>
          <c:showPercent val="0"/>
          <c:showBubbleSize val="0"/>
        </c:dLbls>
        <c:axId val="188735488"/>
        <c:axId val="188737408"/>
      </c:scatterChart>
      <c:valAx>
        <c:axId val="188735488"/>
        <c:scaling>
          <c:orientation val="minMax"/>
          <c:max val="1395"/>
          <c:min val="133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B Lotus" panose="00000400000000000000" pitchFamily="2" charset="-78"/>
                  </a:defRPr>
                </a:pPr>
                <a:r>
                  <a:rPr lang="fa-IR"/>
                  <a:t>سال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mn-lt"/>
                <a:ea typeface="+mn-ea"/>
                <a:cs typeface="B Lotus" panose="00000400000000000000" pitchFamily="2" charset="-78"/>
              </a:defRPr>
            </a:pPr>
            <a:endParaRPr lang="ar-SA"/>
          </a:p>
        </c:txPr>
        <c:crossAx val="188737408"/>
        <c:crosses val="autoZero"/>
        <c:crossBetween val="midCat"/>
      </c:valAx>
      <c:valAx>
        <c:axId val="188737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B Lotus" panose="00000400000000000000" pitchFamily="2" charset="-78"/>
                  </a:defRPr>
                </a:pPr>
                <a:r>
                  <a:rPr lang="fa-IR"/>
                  <a:t> (هزار)</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B Lotus" panose="00000400000000000000" pitchFamily="2" charset="-78"/>
              </a:defRPr>
            </a:pPr>
            <a:endParaRPr lang="ar-SA"/>
          </a:p>
        </c:txPr>
        <c:crossAx val="188735488"/>
        <c:crosses val="autoZero"/>
        <c:crossBetween val="midCat"/>
        <c:dispUnits>
          <c:builtInUnit val="thousan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cs typeface="B Lotus" panose="00000400000000000000" pitchFamily="2" charset="-78"/>
        </a:defRPr>
      </a:pPr>
      <a:endParaRPr lang="ar-SA"/>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baseline="0">
                <a:solidFill>
                  <a:schemeClr val="tx1"/>
                </a:solidFill>
                <a:latin typeface="+mn-lt"/>
                <a:ea typeface="+mn-ea"/>
                <a:cs typeface="B Nazanin" panose="00000400000000000000" pitchFamily="2" charset="-78"/>
              </a:defRPr>
            </a:pPr>
            <a:r>
              <a:rPr lang="fa-IR"/>
              <a:t>امتیاز نهایی عوامل </a:t>
            </a:r>
          </a:p>
        </c:rich>
      </c:tx>
      <c:layout>
        <c:manualLayout>
          <c:xMode val="edge"/>
          <c:yMode val="edge"/>
          <c:x val="0.42516615282244646"/>
          <c:y val="3.2615026208503206E-2"/>
        </c:manualLayout>
      </c:layout>
      <c:overlay val="0"/>
      <c:spPr>
        <a:noFill/>
        <a:ln>
          <a:noFill/>
        </a:ln>
        <a:effectLst/>
      </c:spPr>
    </c:title>
    <c:autoTitleDeleted val="0"/>
    <c:plotArea>
      <c:layout>
        <c:manualLayout>
          <c:layoutTarget val="inner"/>
          <c:xMode val="edge"/>
          <c:yMode val="edge"/>
          <c:x val="0.58618878174886935"/>
          <c:y val="9.8142245905924547E-2"/>
          <c:w val="0.39117450189763364"/>
          <c:h val="0.87731606219782654"/>
        </c:manualLayout>
      </c:layout>
      <c:barChart>
        <c:barDir val="bar"/>
        <c:grouping val="clustered"/>
        <c:varyColors val="0"/>
        <c:ser>
          <c:idx val="0"/>
          <c:order val="0"/>
          <c:tx>
            <c:strRef>
              <c:f>Sheet2!$H$2</c:f>
              <c:strCache>
                <c:ptCount val="1"/>
                <c:pt idx="0">
                  <c:v>میانگین لیکرت</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mn-lt"/>
                    <a:ea typeface="+mn-ea"/>
                    <a:cs typeface="B Lotus" panose="00000400000000000000" pitchFamily="2" charset="-78"/>
                  </a:defRPr>
                </a:pPr>
                <a:endParaRPr lang="ar-SA"/>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Sheet2!$F$3:$F$26</c:f>
              <c:strCache>
                <c:ptCount val="24"/>
                <c:pt idx="0">
                  <c:v>عدم دسترسی به مصالح ساختمانی نوین برای حفظ انرژی در ساختمان</c:v>
                </c:pt>
                <c:pt idx="1">
                  <c:v>بی اهمیت بودن مقاوم سازی مسکن در نگاه روستائیان </c:v>
                </c:pt>
                <c:pt idx="2">
                  <c:v>ضعف در قوانین و مقررات فنی برای بحث انرژی در ساختمان های روستایی</c:v>
                </c:pt>
                <c:pt idx="3">
                  <c:v>مدیریت بخشی(بنیاد مسکن) در ساخت مسکن بدون در نظر گرفتن اشتغال و...</c:v>
                </c:pt>
                <c:pt idx="4">
                  <c:v>نبود زمین کافی برای ساخت فضاهای معیشتی </c:v>
                </c:pt>
                <c:pt idx="5">
                  <c:v>هزینه های بالای ساخت وساز مبتنی بر اقلیم و بوم منطقه</c:v>
                </c:pt>
                <c:pt idx="6">
                  <c:v>ضعف در طراحی و ساخت مساکن روستایی مبتنی بر بهینگی مصرف انرژی </c:v>
                </c:pt>
                <c:pt idx="7">
                  <c:v>پیاده سازی طرح هادی روستایی و تاثیرات ناشی از آن همچون از بین رفتن فضاهای همسایگی </c:v>
                </c:pt>
                <c:pt idx="8">
                  <c:v>ضعف در طراحی با در نظر گرفتن شرایط فرهنگی و اجتماعی  توسط معماران و مهندسان بومی</c:v>
                </c:pt>
                <c:pt idx="9">
                  <c:v>در نظر نگرفتن مقتضیات منطقه و شرایط افراد برای اعطای وام در نوسازی و ساخت مسکن </c:v>
                </c:pt>
                <c:pt idx="10">
                  <c:v>عدم دسترسی مناسب به مواد و مصالح بومی برای ساخت مسکن روستائی </c:v>
                </c:pt>
                <c:pt idx="11">
                  <c:v>هزینه های بالای ساخت وساز مساکن معیشت محور </c:v>
                </c:pt>
                <c:pt idx="12">
                  <c:v>بالا بودن هزینه مقاوم سازی و نبود توان مالی افراد در نوسازی و ساخت مسکن </c:v>
                </c:pt>
                <c:pt idx="13">
                  <c:v>بالا بودن هزینه بکاربردن تکنولوژی بروز در وسایل گرمایشی و سرمایشی</c:v>
                </c:pt>
                <c:pt idx="14">
                  <c:v>ضعف در طراحی فضاهای معیشتی توسط معماران و مهندسان بومی</c:v>
                </c:pt>
                <c:pt idx="15">
                  <c:v>بوروکراسی و فرایند پچیده بانکی برای اعطای وام در ساخت و نوسازی مسکن </c:v>
                </c:pt>
                <c:pt idx="16">
                  <c:v>کم اهمیت شدن موارد فرهنگی و اجتماعی و اعتقادی در نگاه روستائیان </c:v>
                </c:pt>
                <c:pt idx="17">
                  <c:v>کافی نبودن میزان وام برای ساخت و ساز و نوسازی مسکن روستائی </c:v>
                </c:pt>
                <c:pt idx="18">
                  <c:v>ضعف در طراحی و دکوراسیون داخلی مبتنی بر اقلیم و بوم توسط معماران و مهندسان بومی </c:v>
                </c:pt>
                <c:pt idx="19">
                  <c:v>نبود مقررات فنی مربوط به بحث طراحی و ساخت فضاهای معیشتی </c:v>
                </c:pt>
                <c:pt idx="20">
                  <c:v>نفوذ فرهنگ شهرنشینی و به تبع آن به حاشیه رفتن شرایط فرهنگی و اجتماعی </c:v>
                </c:pt>
                <c:pt idx="21">
                  <c:v>نبود قوانین و مقررات ملی ساخت وساز روستایی مبتنی بر اقلیم و بوم</c:v>
                </c:pt>
                <c:pt idx="22">
                  <c:v>نفوذ فرهنگ شهرنشینی و به تبع ساخت مساکن به مشابه مساکن شهری و حذف فضاهای معیشتی </c:v>
                </c:pt>
                <c:pt idx="23">
                  <c:v>نفوذ فرهنگ شهرنشینی و تاثیر آن در عدم ساخت مساکن روستایی مبتنی بر اقلیم و بوم روستا </c:v>
                </c:pt>
              </c:strCache>
            </c:strRef>
          </c:cat>
          <c:val>
            <c:numRef>
              <c:f>Sheet2!$I$3:$I$26</c:f>
              <c:numCache>
                <c:formatCode>0.00</c:formatCode>
                <c:ptCount val="24"/>
                <c:pt idx="0">
                  <c:v>2.3044247787610619E-2</c:v>
                </c:pt>
                <c:pt idx="1">
                  <c:v>2.4495575221238939E-2</c:v>
                </c:pt>
                <c:pt idx="2">
                  <c:v>3.3132743362831854E-2</c:v>
                </c:pt>
                <c:pt idx="3">
                  <c:v>3.8407079646017701E-2</c:v>
                </c:pt>
                <c:pt idx="4">
                  <c:v>4.5486725663716816E-2</c:v>
                </c:pt>
                <c:pt idx="5">
                  <c:v>6.1522123893805306E-2</c:v>
                </c:pt>
                <c:pt idx="6">
                  <c:v>6.2159292035398231E-2</c:v>
                </c:pt>
                <c:pt idx="7">
                  <c:v>6.9690265486725675E-2</c:v>
                </c:pt>
                <c:pt idx="8">
                  <c:v>7.7548672566371685E-2</c:v>
                </c:pt>
                <c:pt idx="9">
                  <c:v>7.8858407079646003E-2</c:v>
                </c:pt>
                <c:pt idx="10">
                  <c:v>8.63716814159292E-2</c:v>
                </c:pt>
                <c:pt idx="11">
                  <c:v>8.9946902654867253E-2</c:v>
                </c:pt>
                <c:pt idx="12">
                  <c:v>0.10508849557522125</c:v>
                </c:pt>
                <c:pt idx="13">
                  <c:v>0.11086725663716815</c:v>
                </c:pt>
                <c:pt idx="14">
                  <c:v>0.13529203539823009</c:v>
                </c:pt>
                <c:pt idx="15">
                  <c:v>0.18621238938053097</c:v>
                </c:pt>
                <c:pt idx="16">
                  <c:v>0.18732743362831861</c:v>
                </c:pt>
                <c:pt idx="17">
                  <c:v>0.21012389380530971</c:v>
                </c:pt>
                <c:pt idx="18">
                  <c:v>0.21464601769911507</c:v>
                </c:pt>
                <c:pt idx="19">
                  <c:v>0.23538053097345135</c:v>
                </c:pt>
                <c:pt idx="20">
                  <c:v>0.3342654867256637</c:v>
                </c:pt>
                <c:pt idx="21">
                  <c:v>0.35853097345132745</c:v>
                </c:pt>
                <c:pt idx="22">
                  <c:v>0.4336283185840708</c:v>
                </c:pt>
                <c:pt idx="23">
                  <c:v>0.63053097345132747</c:v>
                </c:pt>
              </c:numCache>
            </c:numRef>
          </c:val>
          <c:extLst xmlns:c16r2="http://schemas.microsoft.com/office/drawing/2015/06/chart">
            <c:ext xmlns:c16="http://schemas.microsoft.com/office/drawing/2014/chart" uri="{C3380CC4-5D6E-409C-BE32-E72D297353CC}">
              <c16:uniqueId val="{00000000-B638-4DDC-A04F-BD0EA07FD2A2}"/>
            </c:ext>
          </c:extLst>
        </c:ser>
        <c:dLbls>
          <c:showLegendKey val="0"/>
          <c:showVal val="1"/>
          <c:showCatName val="0"/>
          <c:showSerName val="0"/>
          <c:showPercent val="0"/>
          <c:showBubbleSize val="0"/>
        </c:dLbls>
        <c:gapWidth val="150"/>
        <c:overlap val="-25"/>
        <c:axId val="188537472"/>
        <c:axId val="202126848"/>
      </c:barChart>
      <c:catAx>
        <c:axId val="1885374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700" b="0" i="0" u="none" strike="noStrike" kern="1200" baseline="0">
                <a:solidFill>
                  <a:schemeClr val="tx1"/>
                </a:solidFill>
                <a:latin typeface="+mn-lt"/>
                <a:ea typeface="+mn-ea"/>
                <a:cs typeface="B Nazanin" panose="00000400000000000000" pitchFamily="2" charset="-78"/>
              </a:defRPr>
            </a:pPr>
            <a:endParaRPr lang="ar-SA"/>
          </a:p>
        </c:txPr>
        <c:crossAx val="202126848"/>
        <c:crosses val="autoZero"/>
        <c:auto val="1"/>
        <c:lblAlgn val="ctr"/>
        <c:lblOffset val="100"/>
        <c:noMultiLvlLbl val="0"/>
      </c:catAx>
      <c:valAx>
        <c:axId val="202126848"/>
        <c:scaling>
          <c:orientation val="minMax"/>
        </c:scaling>
        <c:delete val="1"/>
        <c:axPos val="b"/>
        <c:numFmt formatCode="0.00" sourceLinked="1"/>
        <c:majorTickMark val="none"/>
        <c:minorTickMark val="none"/>
        <c:tickLblPos val="nextTo"/>
        <c:crossAx val="188537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cs typeface="B Nazanin" panose="00000400000000000000" pitchFamily="2" charset="-78"/>
        </a:defRPr>
      </a:pPr>
      <a:endParaRPr lang="ar-SA"/>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944-45C2-BDDC-B6391ECCBC6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944-45C2-BDDC-B6391ECCBC6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944-45C2-BDDC-B6391ECCBC6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944-45C2-BDDC-B6391ECCBC6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944-45C2-BDDC-B6391ECCBC60}"/>
              </c:ext>
            </c:extLst>
          </c:dPt>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B Nazanin" panose="00000400000000000000" pitchFamily="2" charset="-78"/>
                  </a:defRPr>
                </a:pPr>
                <a:endParaRPr lang="ar-SA"/>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Sheet1!$B$3:$B$7</c:f>
              <c:strCache>
                <c:ptCount val="5"/>
                <c:pt idx="0">
                  <c:v>ساختاری </c:v>
                </c:pt>
                <c:pt idx="1">
                  <c:v>تقنینی </c:v>
                </c:pt>
                <c:pt idx="2">
                  <c:v>برنامه ریزی </c:v>
                </c:pt>
                <c:pt idx="3">
                  <c:v>مدیریتی </c:v>
                </c:pt>
                <c:pt idx="4">
                  <c:v>اجرائی </c:v>
                </c:pt>
              </c:strCache>
            </c:strRef>
          </c:cat>
          <c:val>
            <c:numRef>
              <c:f>Sheet1!$C$3:$C$7</c:f>
              <c:numCache>
                <c:formatCode>General</c:formatCode>
                <c:ptCount val="5"/>
                <c:pt idx="0">
                  <c:v>0</c:v>
                </c:pt>
                <c:pt idx="1">
                  <c:v>4</c:v>
                </c:pt>
                <c:pt idx="2">
                  <c:v>11</c:v>
                </c:pt>
                <c:pt idx="3">
                  <c:v>1</c:v>
                </c:pt>
                <c:pt idx="4">
                  <c:v>8</c:v>
                </c:pt>
              </c:numCache>
            </c:numRef>
          </c:val>
          <c:extLst xmlns:c16r2="http://schemas.microsoft.com/office/drawing/2015/06/chart">
            <c:ext xmlns:c16="http://schemas.microsoft.com/office/drawing/2014/chart" uri="{C3380CC4-5D6E-409C-BE32-E72D297353CC}">
              <c16:uniqueId val="{0000000A-B944-45C2-BDDC-B6391ECCBC6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cs typeface="B Nazanin" panose="00000400000000000000" pitchFamily="2" charset="-78"/>
        </a:defRPr>
      </a:pPr>
      <a:endParaRPr lang="ar-SA"/>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ED58-41D6-A47A-9BD3ED9BDB07}"/>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ED58-41D6-A47A-9BD3ED9BDB07}"/>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B Nazanin" panose="00000400000000000000" pitchFamily="2" charset="-78"/>
                  </a:defRPr>
                </a:pPr>
                <a:endParaRPr lang="ar-SA"/>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Sheet1!$B$22:$B$23</c:f>
              <c:strCache>
                <c:ptCount val="2"/>
                <c:pt idx="0">
                  <c:v>قوانین بالادستی </c:v>
                </c:pt>
                <c:pt idx="1">
                  <c:v>قوانین موضوعی و اقدام</c:v>
                </c:pt>
              </c:strCache>
            </c:strRef>
          </c:cat>
          <c:val>
            <c:numRef>
              <c:f>Sheet1!$C$22:$C$23</c:f>
              <c:numCache>
                <c:formatCode>General</c:formatCode>
                <c:ptCount val="2"/>
                <c:pt idx="0">
                  <c:v>30</c:v>
                </c:pt>
                <c:pt idx="1">
                  <c:v>22</c:v>
                </c:pt>
              </c:numCache>
            </c:numRef>
          </c:val>
          <c:extLst xmlns:c16r2="http://schemas.microsoft.com/office/drawing/2015/06/chart">
            <c:ext xmlns:c16="http://schemas.microsoft.com/office/drawing/2014/chart" uri="{C3380CC4-5D6E-409C-BE32-E72D297353CC}">
              <c16:uniqueId val="{00000004-ED58-41D6-A47A-9BD3ED9BDB0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B Nazanin" panose="00000400000000000000" pitchFamily="2" charset="-78"/>
            </a:defRPr>
          </a:pPr>
          <a:endParaRPr lang="ar-S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cs typeface="B Nazanin" panose="00000400000000000000" pitchFamily="2" charset="-78"/>
        </a:defRPr>
      </a:pPr>
      <a:endParaRPr lang="ar-SA"/>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1A-455D-9B65-DD48C6C3389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1A-455D-9B65-DD48C6C3389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1A-455D-9B65-DD48C6C3389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1A-455D-9B65-DD48C6C3389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1A-455D-9B65-DD48C6C33894}"/>
              </c:ext>
            </c:extLst>
          </c:dPt>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B Nazanin" panose="00000400000000000000" pitchFamily="2" charset="-78"/>
                  </a:defRPr>
                </a:pPr>
                <a:endParaRPr lang="ar-SA"/>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Sheet1!$B$3:$B$7</c:f>
              <c:strCache>
                <c:ptCount val="5"/>
                <c:pt idx="0">
                  <c:v>ساختاری </c:v>
                </c:pt>
                <c:pt idx="1">
                  <c:v>تقنینی </c:v>
                </c:pt>
                <c:pt idx="2">
                  <c:v>برنامه ریزی </c:v>
                </c:pt>
                <c:pt idx="3">
                  <c:v>مدیریتی </c:v>
                </c:pt>
                <c:pt idx="4">
                  <c:v>اجرائی </c:v>
                </c:pt>
              </c:strCache>
            </c:strRef>
          </c:cat>
          <c:val>
            <c:numRef>
              <c:f>Sheet1!$D$3:$D$7</c:f>
              <c:numCache>
                <c:formatCode>General</c:formatCode>
                <c:ptCount val="5"/>
                <c:pt idx="0">
                  <c:v>0</c:v>
                </c:pt>
                <c:pt idx="1">
                  <c:v>5</c:v>
                </c:pt>
                <c:pt idx="2">
                  <c:v>4</c:v>
                </c:pt>
                <c:pt idx="3">
                  <c:v>0</c:v>
                </c:pt>
                <c:pt idx="4">
                  <c:v>3</c:v>
                </c:pt>
              </c:numCache>
            </c:numRef>
          </c:val>
          <c:extLst xmlns:c16r2="http://schemas.microsoft.com/office/drawing/2015/06/chart">
            <c:ext xmlns:c16="http://schemas.microsoft.com/office/drawing/2014/chart" uri="{C3380CC4-5D6E-409C-BE32-E72D297353CC}">
              <c16:uniqueId val="{0000000A-0E1A-455D-9B65-DD48C6C3389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cs typeface="B Nazanin" panose="00000400000000000000" pitchFamily="2" charset="-78"/>
        </a:defRPr>
      </a:pPr>
      <a:endParaRPr lang="ar-SA"/>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3B78-4472-9E27-C5F00BA1A3D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3B78-4472-9E27-C5F00BA1A3DB}"/>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B Nazanin" panose="00000400000000000000" pitchFamily="2" charset="-78"/>
                  </a:defRPr>
                </a:pPr>
                <a:endParaRPr lang="ar-SA"/>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Sheet1!$B$22:$B$23</c:f>
              <c:strCache>
                <c:ptCount val="2"/>
                <c:pt idx="0">
                  <c:v>قوانین بالادستی </c:v>
                </c:pt>
                <c:pt idx="1">
                  <c:v>قوانین موضوعی و اقدام</c:v>
                </c:pt>
              </c:strCache>
            </c:strRef>
          </c:cat>
          <c:val>
            <c:numRef>
              <c:f>Sheet1!$D$22:$D$23</c:f>
              <c:numCache>
                <c:formatCode>General</c:formatCode>
                <c:ptCount val="2"/>
                <c:pt idx="0">
                  <c:v>8</c:v>
                </c:pt>
                <c:pt idx="1">
                  <c:v>20</c:v>
                </c:pt>
              </c:numCache>
            </c:numRef>
          </c:val>
          <c:extLst xmlns:c16r2="http://schemas.microsoft.com/office/drawing/2015/06/chart">
            <c:ext xmlns:c16="http://schemas.microsoft.com/office/drawing/2014/chart" uri="{C3380CC4-5D6E-409C-BE32-E72D297353CC}">
              <c16:uniqueId val="{00000004-3B78-4472-9E27-C5F00BA1A3D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B Nazanin" panose="00000400000000000000" pitchFamily="2" charset="-78"/>
            </a:defRPr>
          </a:pPr>
          <a:endParaRPr lang="ar-S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cs typeface="B Nazanin" panose="00000400000000000000" pitchFamily="2" charset="-78"/>
        </a:defRPr>
      </a:pPr>
      <a:endParaRPr lang="ar-SA"/>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9E1-44F9-9C4A-A37BE1DE828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9E1-44F9-9C4A-A37BE1DE828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9E1-44F9-9C4A-A37BE1DE828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9E1-44F9-9C4A-A37BE1DE828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9E1-44F9-9C4A-A37BE1DE8287}"/>
              </c:ext>
            </c:extLst>
          </c:dPt>
          <c:dLbls>
            <c:dLbl>
              <c:idx val="2"/>
              <c:layout>
                <c:manualLayout>
                  <c:x val="-0.20839911588253868"/>
                  <c:y val="-0.1528929235085283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5585727818124407"/>
                      <c:h val="0.35812672176308535"/>
                    </c:manualLayout>
                  </c15:layout>
                </c:ext>
                <c:ext xmlns:c16="http://schemas.microsoft.com/office/drawing/2014/chart" uri="{C3380CC4-5D6E-409C-BE32-E72D297353CC}">
                  <c16:uniqueId val="{00000005-69E1-44F9-9C4A-A37BE1DE8287}"/>
                </c:ext>
              </c:extLst>
            </c:dLbl>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B Nazanin" panose="00000400000000000000" pitchFamily="2" charset="-78"/>
                  </a:defRPr>
                </a:pPr>
                <a:endParaRPr lang="ar-SA"/>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Sheet1!$B$3:$B$7</c:f>
              <c:strCache>
                <c:ptCount val="5"/>
                <c:pt idx="0">
                  <c:v>ساختاری </c:v>
                </c:pt>
                <c:pt idx="1">
                  <c:v>تقنینی </c:v>
                </c:pt>
                <c:pt idx="2">
                  <c:v>برنامه ریزی </c:v>
                </c:pt>
                <c:pt idx="3">
                  <c:v>مدیریتی </c:v>
                </c:pt>
                <c:pt idx="4">
                  <c:v>اجرائی </c:v>
                </c:pt>
              </c:strCache>
            </c:strRef>
          </c:cat>
          <c:val>
            <c:numRef>
              <c:f>Sheet1!$C$3:$C$7</c:f>
              <c:numCache>
                <c:formatCode>General</c:formatCode>
                <c:ptCount val="5"/>
                <c:pt idx="0">
                  <c:v>0</c:v>
                </c:pt>
                <c:pt idx="1">
                  <c:v>4</c:v>
                </c:pt>
                <c:pt idx="2">
                  <c:v>11</c:v>
                </c:pt>
                <c:pt idx="3">
                  <c:v>1</c:v>
                </c:pt>
                <c:pt idx="4">
                  <c:v>8</c:v>
                </c:pt>
              </c:numCache>
            </c:numRef>
          </c:val>
          <c:extLst xmlns:c16r2="http://schemas.microsoft.com/office/drawing/2015/06/chart">
            <c:ext xmlns:c16="http://schemas.microsoft.com/office/drawing/2014/chart" uri="{C3380CC4-5D6E-409C-BE32-E72D297353CC}">
              <c16:uniqueId val="{0000000A-69E1-44F9-9C4A-A37BE1DE828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cs typeface="B Nazanin" panose="00000400000000000000" pitchFamily="2" charset="-78"/>
        </a:defRPr>
      </a:pPr>
      <a:endParaRPr lang="ar-SA"/>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915-4320-A39B-D34324C3AE7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915-4320-A39B-D34324C3AE7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915-4320-A39B-D34324C3AE7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915-4320-A39B-D34324C3AE7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915-4320-A39B-D34324C3AE7B}"/>
              </c:ext>
            </c:extLst>
          </c:dPt>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B Nazanin" panose="00000400000000000000" pitchFamily="2" charset="-78"/>
                  </a:defRPr>
                </a:pPr>
                <a:endParaRPr lang="ar-SA"/>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Sheet1!$B$3:$B$7</c:f>
              <c:strCache>
                <c:ptCount val="5"/>
                <c:pt idx="0">
                  <c:v>ساختاری </c:v>
                </c:pt>
                <c:pt idx="1">
                  <c:v>تقنینی </c:v>
                </c:pt>
                <c:pt idx="2">
                  <c:v>برنامه ریزی </c:v>
                </c:pt>
                <c:pt idx="3">
                  <c:v>مدیریتی </c:v>
                </c:pt>
                <c:pt idx="4">
                  <c:v>اجرائی </c:v>
                </c:pt>
              </c:strCache>
            </c:strRef>
          </c:cat>
          <c:val>
            <c:numRef>
              <c:f>Sheet1!$D$3:$D$7</c:f>
              <c:numCache>
                <c:formatCode>General</c:formatCode>
                <c:ptCount val="5"/>
                <c:pt idx="0">
                  <c:v>0</c:v>
                </c:pt>
                <c:pt idx="1">
                  <c:v>5</c:v>
                </c:pt>
                <c:pt idx="2">
                  <c:v>4</c:v>
                </c:pt>
                <c:pt idx="3">
                  <c:v>0</c:v>
                </c:pt>
                <c:pt idx="4">
                  <c:v>3</c:v>
                </c:pt>
              </c:numCache>
            </c:numRef>
          </c:val>
          <c:extLst xmlns:c16r2="http://schemas.microsoft.com/office/drawing/2015/06/chart">
            <c:ext xmlns:c16="http://schemas.microsoft.com/office/drawing/2014/chart" uri="{C3380CC4-5D6E-409C-BE32-E72D297353CC}">
              <c16:uniqueId val="{0000000A-8915-4320-A39B-D34324C3AE7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cs typeface="B Nazanin" panose="00000400000000000000" pitchFamily="2" charset="-78"/>
        </a:defRPr>
      </a:pPr>
      <a:endParaRPr lang="ar-SA"/>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6D657-41B8-428D-90B4-B1C09D6E3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134</Pages>
  <Words>44746</Words>
  <Characters>255056</Characters>
  <Application>Microsoft Office Word</Application>
  <DocSecurity>0</DocSecurity>
  <Lines>2125</Lines>
  <Paragraphs>598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Mehrnazi Boojari</cp:lastModifiedBy>
  <cp:revision>2</cp:revision>
  <cp:lastPrinted>2019-01-07T08:52:00Z</cp:lastPrinted>
  <dcterms:created xsi:type="dcterms:W3CDTF">2019-01-22T20:55:00Z</dcterms:created>
  <dcterms:modified xsi:type="dcterms:W3CDTF">2019-01-22T20:55:00Z</dcterms:modified>
</cp:coreProperties>
</file>